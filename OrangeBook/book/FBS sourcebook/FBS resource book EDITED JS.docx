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78FA688C" w14:textId="27AF6487" w:rsidR="00982B99" w:rsidRPr="00F31509" w:rsidRDefault="00982B99" w:rsidP="00982B99">
      <w:pPr>
        <w:pStyle w:val="Titolo"/>
        <w:rPr>
          <w:rFonts w:asciiTheme="majorBidi" w:hAnsiTheme="majorBidi"/>
          <w:lang w:val="en-GB"/>
        </w:rPr>
      </w:pPr>
      <w:bookmarkStart w:id="0" w:name="_Toc428383815"/>
      <w:bookmarkStart w:id="1" w:name="_Toc421025833"/>
      <w:bookmarkStart w:id="2" w:name="_Toc323537491"/>
      <w:del w:id="3" w:author="Jane Shaw" w:date="2015-10-28T15:36:00Z">
        <w:r w:rsidRPr="00F31509" w:rsidDel="00516E00">
          <w:rPr>
            <w:rFonts w:asciiTheme="majorBidi" w:hAnsiTheme="majorBidi"/>
            <w:lang w:val="en-GB"/>
          </w:rPr>
          <w:delText xml:space="preserve">The </w:delText>
        </w:r>
      </w:del>
      <w:r w:rsidRPr="00F31509">
        <w:rPr>
          <w:rFonts w:asciiTheme="majorBidi" w:hAnsiTheme="majorBidi"/>
          <w:lang w:val="en-GB"/>
        </w:rPr>
        <w:t xml:space="preserve">FAO </w:t>
      </w:r>
      <w:ins w:id="4" w:author="Jane Shaw" w:date="2015-11-07T13:17:00Z">
        <w:r w:rsidR="00A81CE9">
          <w:rPr>
            <w:rFonts w:asciiTheme="majorBidi" w:hAnsiTheme="majorBidi"/>
            <w:lang w:val="en-GB"/>
          </w:rPr>
          <w:t>re</w:t>
        </w:r>
      </w:ins>
      <w:r w:rsidRPr="00F31509">
        <w:rPr>
          <w:rFonts w:asciiTheme="majorBidi" w:hAnsiTheme="majorBidi"/>
          <w:lang w:val="en-GB"/>
        </w:rPr>
        <w:t xml:space="preserve">source book for </w:t>
      </w:r>
      <w:del w:id="5" w:author="Jane Shaw" w:date="2015-10-30T10:11:00Z">
        <w:r w:rsidRPr="00F31509" w:rsidDel="00233581">
          <w:rPr>
            <w:rFonts w:asciiTheme="majorBidi" w:hAnsiTheme="majorBidi"/>
            <w:lang w:val="en-GB"/>
          </w:rPr>
          <w:delText xml:space="preserve">the compilation </w:delText>
        </w:r>
      </w:del>
      <w:ins w:id="6" w:author="Jane Shaw" w:date="2015-10-30T10:11:00Z">
        <w:r w:rsidR="00233581">
          <w:rPr>
            <w:rFonts w:asciiTheme="majorBidi" w:hAnsiTheme="majorBidi"/>
            <w:lang w:val="en-GB"/>
          </w:rPr>
          <w:t xml:space="preserve">compilers </w:t>
        </w:r>
      </w:ins>
      <w:r w:rsidRPr="00F31509">
        <w:rPr>
          <w:rFonts w:asciiTheme="majorBidi" w:hAnsiTheme="majorBidi"/>
          <w:lang w:val="en-GB"/>
        </w:rPr>
        <w:t xml:space="preserve">of </w:t>
      </w:r>
      <w:r w:rsidR="00C748DC" w:rsidRPr="00F31509">
        <w:rPr>
          <w:rFonts w:asciiTheme="majorBidi" w:hAnsiTheme="majorBidi"/>
          <w:lang w:val="en-GB"/>
        </w:rPr>
        <w:t>food balance sheets</w:t>
      </w:r>
    </w:p>
    <w:p w14:paraId="3989C34A" w14:textId="77777777"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14:paraId="7515AE3E" w14:textId="744F0E5B" w:rsidR="00982B99" w:rsidRDefault="00982B99" w:rsidP="00374C82">
      <w:pPr>
        <w:pStyle w:val="Titolo1"/>
        <w:rPr>
          <w:rFonts w:asciiTheme="majorBidi" w:hAnsiTheme="majorBidi" w:cstheme="majorBidi"/>
        </w:rPr>
      </w:pPr>
      <w:bookmarkStart w:id="7" w:name="_Toc428436034"/>
      <w:bookmarkStart w:id="8" w:name="_Toc428436335"/>
      <w:del w:id="9" w:author="Jane Shaw" w:date="2015-10-31T11:42:00Z">
        <w:r w:rsidRPr="00F31509" w:rsidDel="00233F4B">
          <w:rPr>
            <w:rFonts w:asciiTheme="majorBidi" w:hAnsiTheme="majorBidi" w:cstheme="majorBidi"/>
          </w:rPr>
          <w:lastRenderedPageBreak/>
          <w:delText xml:space="preserve">Table of </w:delText>
        </w:r>
      </w:del>
      <w:bookmarkStart w:id="10" w:name="_Toc308029336"/>
      <w:bookmarkStart w:id="11" w:name="_Toc308029527"/>
      <w:r w:rsidRPr="00F31509">
        <w:rPr>
          <w:rFonts w:asciiTheme="majorBidi" w:hAnsiTheme="majorBidi" w:cstheme="majorBidi"/>
        </w:rPr>
        <w:t>Contents</w:t>
      </w:r>
      <w:bookmarkEnd w:id="7"/>
      <w:bookmarkEnd w:id="8"/>
      <w:bookmarkEnd w:id="10"/>
      <w:bookmarkEnd w:id="11"/>
    </w:p>
    <w:p w14:paraId="37170A5C" w14:textId="15DC6061"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bCs w:val="0"/>
          <w:lang w:val="en-GB" w:eastAsia="en-US"/>
        </w:rPr>
        <w:fldChar w:fldCharType="begin"/>
      </w:r>
      <w:r w:rsidRPr="00E20F2A">
        <w:rPr>
          <w:rFonts w:cs="Times New Roman"/>
          <w:bCs w:val="0"/>
          <w:lang w:val="en-GB" w:eastAsia="en-US"/>
        </w:rPr>
        <w:instrText xml:space="preserve"> TOC \o "1-2" </w:instrText>
      </w:r>
      <w:r w:rsidRPr="00E20F2A">
        <w:rPr>
          <w:rFonts w:cs="Times New Roman"/>
          <w:bCs w:val="0"/>
          <w:lang w:val="en-GB" w:eastAsia="en-US"/>
        </w:rPr>
        <w:fldChar w:fldCharType="separate"/>
      </w:r>
      <w:r w:rsidRPr="00E20F2A">
        <w:rPr>
          <w:rFonts w:eastAsiaTheme="majorEastAsia" w:cs="Times New Roman"/>
          <w:noProof/>
          <w:lang w:eastAsia="en-US"/>
        </w:rPr>
        <w:t>Tables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_Toc308029528 \h </w:instrText>
      </w:r>
      <w:r w:rsidRPr="00E20F2A">
        <w:rPr>
          <w:rFonts w:cs="Times New Roman"/>
          <w:noProof/>
        </w:rPr>
      </w:r>
      <w:r w:rsidRPr="00E20F2A">
        <w:rPr>
          <w:rFonts w:cs="Times New Roman"/>
          <w:noProof/>
        </w:rPr>
        <w:fldChar w:fldCharType="separate"/>
      </w:r>
      <w:ins w:id="12" w:author="Jane Shaw" w:date="2015-11-01T20:53:00Z">
        <w:r w:rsidR="00311179">
          <w:rPr>
            <w:rFonts w:cs="Times New Roman"/>
            <w:noProof/>
          </w:rPr>
          <w:t>4</w:t>
        </w:r>
      </w:ins>
      <w:del w:id="13" w:author="Jane Shaw" w:date="2015-11-01T20:44:00Z">
        <w:r w:rsidRPr="00E20F2A" w:rsidDel="00311179">
          <w:rPr>
            <w:rFonts w:cs="Times New Roman"/>
            <w:noProof/>
          </w:rPr>
          <w:delText>5</w:delText>
        </w:r>
      </w:del>
      <w:r w:rsidRPr="00E20F2A">
        <w:rPr>
          <w:rFonts w:cs="Times New Roman"/>
          <w:noProof/>
        </w:rPr>
        <w:fldChar w:fldCharType="end"/>
      </w:r>
    </w:p>
    <w:p w14:paraId="09F54ABC" w14:textId="134F146F"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Figures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_Toc308029529 \h </w:instrText>
      </w:r>
      <w:r w:rsidRPr="00E20F2A">
        <w:rPr>
          <w:rFonts w:cs="Times New Roman"/>
          <w:noProof/>
        </w:rPr>
      </w:r>
      <w:r w:rsidRPr="00E20F2A">
        <w:rPr>
          <w:rFonts w:cs="Times New Roman"/>
          <w:noProof/>
        </w:rPr>
        <w:fldChar w:fldCharType="separate"/>
      </w:r>
      <w:ins w:id="14" w:author="Jane Shaw" w:date="2015-11-01T20:53:00Z">
        <w:r w:rsidR="00311179">
          <w:rPr>
            <w:rFonts w:cs="Times New Roman"/>
            <w:noProof/>
          </w:rPr>
          <w:t>6</w:t>
        </w:r>
      </w:ins>
      <w:del w:id="15" w:author="Jane Shaw" w:date="2015-11-01T20:44:00Z">
        <w:r w:rsidRPr="00E20F2A" w:rsidDel="00311179">
          <w:rPr>
            <w:rFonts w:cs="Times New Roman"/>
            <w:noProof/>
          </w:rPr>
          <w:delText>7</w:delText>
        </w:r>
      </w:del>
      <w:r w:rsidRPr="00E20F2A">
        <w:rPr>
          <w:rFonts w:cs="Times New Roman"/>
          <w:noProof/>
        </w:rPr>
        <w:fldChar w:fldCharType="end"/>
      </w:r>
    </w:p>
    <w:p w14:paraId="2240C393"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Acronyms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_Toc308029530 \h </w:instrText>
      </w:r>
      <w:r w:rsidRPr="00E20F2A">
        <w:rPr>
          <w:rFonts w:cs="Times New Roman"/>
          <w:noProof/>
        </w:rPr>
      </w:r>
      <w:r w:rsidRPr="00E20F2A">
        <w:rPr>
          <w:rFonts w:cs="Times New Roman"/>
          <w:noProof/>
        </w:rPr>
        <w:fldChar w:fldCharType="separate"/>
      </w:r>
      <w:ins w:id="16" w:author="Jane Shaw" w:date="2015-11-01T20:53:00Z">
        <w:r w:rsidR="00311179">
          <w:rPr>
            <w:rFonts w:cs="Times New Roman"/>
            <w:noProof/>
          </w:rPr>
          <w:t>7</w:t>
        </w:r>
      </w:ins>
      <w:del w:id="17" w:author="Jane Shaw" w:date="2015-11-01T20:44:00Z">
        <w:r w:rsidRPr="00E20F2A" w:rsidDel="00311179">
          <w:rPr>
            <w:rFonts w:cs="Times New Roman"/>
            <w:noProof/>
          </w:rPr>
          <w:delText>8</w:delText>
        </w:r>
      </w:del>
      <w:r w:rsidRPr="00E20F2A">
        <w:rPr>
          <w:rFonts w:cs="Times New Roman"/>
          <w:noProof/>
        </w:rPr>
        <w:fldChar w:fldCharType="end"/>
      </w:r>
    </w:p>
    <w:p w14:paraId="299B9780"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About this document</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_Toc308029531 \h </w:instrText>
      </w:r>
      <w:r w:rsidRPr="00E20F2A">
        <w:rPr>
          <w:rFonts w:cs="Times New Roman"/>
          <w:noProof/>
        </w:rPr>
      </w:r>
      <w:r w:rsidRPr="00E20F2A">
        <w:rPr>
          <w:rFonts w:cs="Times New Roman"/>
          <w:noProof/>
        </w:rPr>
        <w:fldChar w:fldCharType="separate"/>
      </w:r>
      <w:ins w:id="18" w:author="Jane Shaw" w:date="2015-11-01T20:53:00Z">
        <w:r w:rsidR="00311179">
          <w:rPr>
            <w:rFonts w:cs="Times New Roman"/>
            <w:noProof/>
          </w:rPr>
          <w:t>8</w:t>
        </w:r>
      </w:ins>
      <w:del w:id="19" w:author="Jane Shaw" w:date="2015-11-01T20:44:00Z">
        <w:r w:rsidRPr="00E20F2A" w:rsidDel="00311179">
          <w:rPr>
            <w:rFonts w:cs="Times New Roman"/>
            <w:noProof/>
          </w:rPr>
          <w:delText>9</w:delText>
        </w:r>
      </w:del>
      <w:r w:rsidRPr="00E20F2A">
        <w:rPr>
          <w:rFonts w:cs="Times New Roman"/>
          <w:noProof/>
        </w:rPr>
        <w:fldChar w:fldCharType="end"/>
      </w:r>
    </w:p>
    <w:p w14:paraId="510FCCB6"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Overarching findings and principles guiding the FBS revisions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_Toc308029532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20" w:author="Jane Shaw" w:date="2015-11-01T20:53:00Z">
        <w:r w:rsidR="00311179">
          <w:rPr>
            <w:rFonts w:ascii="Times New Roman" w:hAnsi="Times New Roman" w:cs="Times New Roman"/>
            <w:noProof/>
          </w:rPr>
          <w:t>9</w:t>
        </w:r>
      </w:ins>
      <w:del w:id="21" w:author="Jane Shaw" w:date="2015-11-01T20:44:00Z">
        <w:r w:rsidRPr="00E20F2A" w:rsidDel="00311179">
          <w:rPr>
            <w:rFonts w:ascii="Times New Roman" w:hAnsi="Times New Roman" w:cs="Times New Roman"/>
            <w:noProof/>
          </w:rPr>
          <w:delText>10</w:delText>
        </w:r>
      </w:del>
      <w:r w:rsidRPr="00E20F2A">
        <w:rPr>
          <w:rFonts w:ascii="Times New Roman" w:hAnsi="Times New Roman" w:cs="Times New Roman"/>
          <w:noProof/>
        </w:rPr>
        <w:fldChar w:fldCharType="end"/>
      </w:r>
    </w:p>
    <w:p w14:paraId="662D3955"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Introduction</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_Toc308029533 \h </w:instrText>
      </w:r>
      <w:r w:rsidRPr="00E20F2A">
        <w:rPr>
          <w:rFonts w:cs="Times New Roman"/>
          <w:noProof/>
        </w:rPr>
      </w:r>
      <w:r w:rsidRPr="00E20F2A">
        <w:rPr>
          <w:rFonts w:cs="Times New Roman"/>
          <w:noProof/>
        </w:rPr>
        <w:fldChar w:fldCharType="separate"/>
      </w:r>
      <w:ins w:id="22" w:author="Jane Shaw" w:date="2015-11-01T20:53:00Z">
        <w:r w:rsidR="00311179">
          <w:rPr>
            <w:rFonts w:cs="Times New Roman"/>
            <w:noProof/>
          </w:rPr>
          <w:t>10</w:t>
        </w:r>
      </w:ins>
      <w:del w:id="23" w:author="Jane Shaw" w:date="2015-11-01T20:44:00Z">
        <w:r w:rsidRPr="00E20F2A" w:rsidDel="00311179">
          <w:rPr>
            <w:rFonts w:cs="Times New Roman"/>
            <w:noProof/>
          </w:rPr>
          <w:delText>11</w:delText>
        </w:r>
      </w:del>
      <w:r w:rsidRPr="00E20F2A">
        <w:rPr>
          <w:rFonts w:cs="Times New Roman"/>
          <w:noProof/>
        </w:rPr>
        <w:fldChar w:fldCharType="end"/>
      </w:r>
    </w:p>
    <w:p w14:paraId="6FFD5C33"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eastAsia="Calibri" w:hAnsi="Times New Roman" w:cs="Times New Roman"/>
          <w:noProof/>
          <w:lang w:eastAsia="en-US"/>
        </w:rPr>
        <w:t>History and background of food balance sheets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24" w:author="Jane Shaw" w:date="2015-11-01T20:53:00Z">
        <w:r w:rsidR="00311179">
          <w:rPr>
            <w:rFonts w:ascii="Times New Roman" w:hAnsi="Times New Roman" w:cs="Times New Roman"/>
            <w:noProof/>
          </w:rPr>
          <w:t>10</w:t>
        </w:r>
      </w:ins>
      <w:del w:id="25" w:author="Jane Shaw" w:date="2015-11-01T20:44:00Z">
        <w:r w:rsidRPr="00E20F2A" w:rsidDel="00311179">
          <w:rPr>
            <w:rFonts w:ascii="Times New Roman" w:hAnsi="Times New Roman" w:cs="Times New Roman"/>
            <w:noProof/>
          </w:rPr>
          <w:delText>11</w:delText>
        </w:r>
      </w:del>
      <w:r w:rsidRPr="00E20F2A">
        <w:rPr>
          <w:rFonts w:ascii="Times New Roman" w:hAnsi="Times New Roman" w:cs="Times New Roman"/>
          <w:noProof/>
        </w:rPr>
        <w:fldChar w:fldCharType="end"/>
      </w:r>
    </w:p>
    <w:p w14:paraId="65C70710"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Use and usefulness of FBS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_Toc308029535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26" w:author="Jane Shaw" w:date="2015-11-01T20:53:00Z">
        <w:r w:rsidR="00311179">
          <w:rPr>
            <w:rFonts w:ascii="Times New Roman" w:hAnsi="Times New Roman" w:cs="Times New Roman"/>
            <w:noProof/>
          </w:rPr>
          <w:t>12</w:t>
        </w:r>
      </w:ins>
      <w:del w:id="27" w:author="Jane Shaw" w:date="2015-11-01T20:44:00Z">
        <w:r w:rsidRPr="00E20F2A" w:rsidDel="00311179">
          <w:rPr>
            <w:rFonts w:ascii="Times New Roman" w:hAnsi="Times New Roman" w:cs="Times New Roman"/>
            <w:noProof/>
          </w:rPr>
          <w:delText>13</w:delText>
        </w:r>
      </w:del>
      <w:r w:rsidRPr="00E20F2A">
        <w:rPr>
          <w:rFonts w:ascii="Times New Roman" w:hAnsi="Times New Roman" w:cs="Times New Roman"/>
          <w:noProof/>
        </w:rPr>
        <w:fldChar w:fldCharType="end"/>
      </w:r>
    </w:p>
    <w:p w14:paraId="1F66D87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eastAsia="Calibri" w:hAnsi="Times New Roman" w:cs="Times New Roman"/>
          <w:noProof/>
          <w:lang w:eastAsia="en-US"/>
        </w:rPr>
        <w:t>Limitations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_Toc308029536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28" w:author="Jane Shaw" w:date="2015-11-01T20:53:00Z">
        <w:r w:rsidR="00311179">
          <w:rPr>
            <w:rFonts w:ascii="Times New Roman" w:hAnsi="Times New Roman" w:cs="Times New Roman"/>
            <w:noProof/>
          </w:rPr>
          <w:t>13</w:t>
        </w:r>
      </w:ins>
      <w:del w:id="29" w:author="Jane Shaw" w:date="2015-11-01T20:44:00Z">
        <w:r w:rsidRPr="00E20F2A" w:rsidDel="00311179">
          <w:rPr>
            <w:rFonts w:ascii="Times New Roman" w:hAnsi="Times New Roman" w:cs="Times New Roman"/>
            <w:noProof/>
          </w:rPr>
          <w:delText>14</w:delText>
        </w:r>
      </w:del>
      <w:r w:rsidRPr="00E20F2A">
        <w:rPr>
          <w:rFonts w:ascii="Times New Roman" w:hAnsi="Times New Roman" w:cs="Times New Roman"/>
          <w:noProof/>
        </w:rPr>
        <w:fldChar w:fldCharType="end"/>
      </w:r>
    </w:p>
    <w:p w14:paraId="478A228B"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1. FBS</w:t>
      </w:r>
      <w:del w:id="30" w:author="Jane Shaw" w:date="2015-11-07T13:19:00Z">
        <w:r w:rsidRPr="00E20F2A" w:rsidDel="00A81CE9">
          <w:rPr>
            <w:rFonts w:cs="Times New Roman"/>
            <w:noProof/>
          </w:rPr>
          <w:delText>s</w:delText>
        </w:r>
      </w:del>
      <w:r w:rsidRPr="00E20F2A">
        <w:rPr>
          <w:rFonts w:cs="Times New Roman"/>
          <w:noProof/>
        </w:rPr>
        <w:t xml:space="preserve"> and SUAs, underlying data, sources, measurement and imputation</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_Toc308029537 \h </w:instrText>
      </w:r>
      <w:r w:rsidRPr="00E20F2A">
        <w:rPr>
          <w:rFonts w:cs="Times New Roman"/>
          <w:noProof/>
        </w:rPr>
      </w:r>
      <w:r w:rsidRPr="00E20F2A">
        <w:rPr>
          <w:rFonts w:cs="Times New Roman"/>
          <w:noProof/>
        </w:rPr>
        <w:fldChar w:fldCharType="separate"/>
      </w:r>
      <w:ins w:id="31" w:author="Jane Shaw" w:date="2015-11-01T20:53:00Z">
        <w:r w:rsidR="00311179">
          <w:rPr>
            <w:rFonts w:cs="Times New Roman"/>
            <w:noProof/>
          </w:rPr>
          <w:t>16</w:t>
        </w:r>
      </w:ins>
      <w:del w:id="32" w:author="Jane Shaw" w:date="2015-11-01T20:44:00Z">
        <w:r w:rsidRPr="00E20F2A" w:rsidDel="00311179">
          <w:rPr>
            <w:rFonts w:cs="Times New Roman"/>
            <w:noProof/>
          </w:rPr>
          <w:delText>17</w:delText>
        </w:r>
      </w:del>
      <w:r w:rsidRPr="00E20F2A">
        <w:rPr>
          <w:rFonts w:cs="Times New Roman"/>
          <w:noProof/>
        </w:rPr>
        <w:fldChar w:fldCharType="end"/>
      </w:r>
    </w:p>
    <w:p w14:paraId="195C10E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1.1 FBS</w:t>
      </w:r>
      <w:del w:id="33" w:author="Jane Shaw" w:date="2015-11-07T13:19:00Z">
        <w:r w:rsidRPr="00E20F2A" w:rsidDel="00A81CE9">
          <w:rPr>
            <w:rFonts w:ascii="Times New Roman" w:hAnsi="Times New Roman" w:cs="Times New Roman"/>
            <w:noProof/>
          </w:rPr>
          <w:delText>s</w:delText>
        </w:r>
      </w:del>
      <w:r w:rsidRPr="00E20F2A">
        <w:rPr>
          <w:rFonts w:ascii="Times New Roman" w:hAnsi="Times New Roman" w:cs="Times New Roman"/>
          <w:noProof/>
        </w:rPr>
        <w:t xml:space="preserve"> and SUAs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_Toc308029538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34" w:author="Jane Shaw" w:date="2015-11-01T20:53:00Z">
        <w:r w:rsidR="00311179">
          <w:rPr>
            <w:rFonts w:ascii="Times New Roman" w:hAnsi="Times New Roman" w:cs="Times New Roman"/>
            <w:noProof/>
          </w:rPr>
          <w:t>16</w:t>
        </w:r>
      </w:ins>
      <w:del w:id="35" w:author="Jane Shaw" w:date="2015-11-01T20:44:00Z">
        <w:r w:rsidRPr="00E20F2A" w:rsidDel="00311179">
          <w:rPr>
            <w:rFonts w:ascii="Times New Roman" w:hAnsi="Times New Roman" w:cs="Times New Roman"/>
            <w:noProof/>
          </w:rPr>
          <w:delText>17</w:delText>
        </w:r>
      </w:del>
      <w:r w:rsidRPr="00E20F2A">
        <w:rPr>
          <w:rFonts w:ascii="Times New Roman" w:hAnsi="Times New Roman" w:cs="Times New Roman"/>
          <w:noProof/>
        </w:rPr>
        <w:fldChar w:fldCharType="end"/>
      </w:r>
    </w:p>
    <w:p w14:paraId="7C004E2B"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1.2 Sources and collection of FBS data</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_Toc308029539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36" w:author="Jane Shaw" w:date="2015-11-01T20:53:00Z">
        <w:r w:rsidR="00311179">
          <w:rPr>
            <w:rFonts w:ascii="Times New Roman" w:hAnsi="Times New Roman" w:cs="Times New Roman"/>
            <w:noProof/>
          </w:rPr>
          <w:t>20</w:t>
        </w:r>
      </w:ins>
      <w:del w:id="37" w:author="Jane Shaw" w:date="2015-11-01T20:44:00Z">
        <w:r w:rsidRPr="00E20F2A" w:rsidDel="00311179">
          <w:rPr>
            <w:rFonts w:ascii="Times New Roman" w:hAnsi="Times New Roman" w:cs="Times New Roman"/>
            <w:noProof/>
          </w:rPr>
          <w:delText>21</w:delText>
        </w:r>
      </w:del>
      <w:r w:rsidRPr="00E20F2A">
        <w:rPr>
          <w:rFonts w:ascii="Times New Roman" w:hAnsi="Times New Roman" w:cs="Times New Roman"/>
          <w:noProof/>
        </w:rPr>
        <w:fldChar w:fldCharType="end"/>
      </w:r>
    </w:p>
    <w:p w14:paraId="32C3BDEF"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1.3 Data collection for FBS compilation</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_Toc308029540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38" w:author="Jane Shaw" w:date="2015-11-01T20:53:00Z">
        <w:r w:rsidR="00311179">
          <w:rPr>
            <w:rFonts w:ascii="Times New Roman" w:hAnsi="Times New Roman" w:cs="Times New Roman"/>
            <w:noProof/>
          </w:rPr>
          <w:t>21</w:t>
        </w:r>
      </w:ins>
      <w:del w:id="39" w:author="Jane Shaw" w:date="2015-11-01T20:44:00Z">
        <w:r w:rsidRPr="00E20F2A" w:rsidDel="00311179">
          <w:rPr>
            <w:rFonts w:ascii="Times New Roman" w:hAnsi="Times New Roman" w:cs="Times New Roman"/>
            <w:noProof/>
          </w:rPr>
          <w:delText>22</w:delText>
        </w:r>
      </w:del>
      <w:r w:rsidRPr="00E20F2A">
        <w:rPr>
          <w:rFonts w:ascii="Times New Roman" w:hAnsi="Times New Roman" w:cs="Times New Roman"/>
          <w:noProof/>
        </w:rPr>
        <w:fldChar w:fldCharType="end"/>
      </w:r>
    </w:p>
    <w:p w14:paraId="1A5A4C79" w14:textId="46D6419E" w:rsidR="005372F6" w:rsidRPr="00E20F2A" w:rsidDel="00A81CE9" w:rsidRDefault="005372F6" w:rsidP="00E20F2A">
      <w:pPr>
        <w:pStyle w:val="Sommario2"/>
        <w:tabs>
          <w:tab w:val="right" w:pos="9016"/>
        </w:tabs>
        <w:spacing w:after="0"/>
        <w:rPr>
          <w:del w:id="40" w:author="Jane Shaw" w:date="2015-11-07T13:18:00Z"/>
          <w:rFonts w:ascii="Times New Roman" w:eastAsiaTheme="minorEastAsia" w:hAnsi="Times New Roman" w:cs="Times New Roman"/>
          <w:noProof/>
          <w:sz w:val="24"/>
          <w:szCs w:val="24"/>
          <w:lang w:val="en-GB" w:eastAsia="ja-JP"/>
        </w:rPr>
      </w:pPr>
      <w:del w:id="41" w:author="Jane Shaw" w:date="2015-11-07T13:18:00Z">
        <w:r w:rsidRPr="00E20F2A" w:rsidDel="00A81CE9">
          <w:rPr>
            <w:rFonts w:ascii="Times New Roman" w:hAnsi="Times New Roman" w:cs="Times New Roman"/>
            <w:noProof/>
          </w:rPr>
          <w:delText>1.4 Production data</w:delText>
        </w:r>
        <w:r w:rsidRPr="00E20F2A" w:rsidDel="00A81CE9">
          <w:rPr>
            <w:rFonts w:ascii="Times New Roman" w:hAnsi="Times New Roman" w:cs="Times New Roman"/>
            <w:noProof/>
          </w:rPr>
          <w:tab/>
        </w:r>
        <w:r w:rsidRPr="00E20F2A" w:rsidDel="00A81CE9">
          <w:rPr>
            <w:rFonts w:ascii="Times New Roman" w:hAnsi="Times New Roman" w:cs="Times New Roman"/>
            <w:noProof/>
          </w:rPr>
          <w:fldChar w:fldCharType="begin"/>
        </w:r>
        <w:r w:rsidRPr="00E20F2A" w:rsidDel="00A81CE9">
          <w:rPr>
            <w:rFonts w:ascii="Times New Roman" w:hAnsi="Times New Roman" w:cs="Times New Roman"/>
            <w:noProof/>
          </w:rPr>
          <w:delInstrText xml:space="preserve"> PAGEREF _Toc308029541 \h </w:delInstrText>
        </w:r>
        <w:r w:rsidRPr="00E20F2A" w:rsidDel="00A81CE9">
          <w:rPr>
            <w:rFonts w:ascii="Times New Roman" w:hAnsi="Times New Roman" w:cs="Times New Roman"/>
            <w:noProof/>
          </w:rPr>
        </w:r>
        <w:r w:rsidRPr="00E20F2A" w:rsidDel="00A81CE9">
          <w:rPr>
            <w:rFonts w:ascii="Times New Roman" w:hAnsi="Times New Roman" w:cs="Times New Roman"/>
            <w:noProof/>
          </w:rPr>
          <w:fldChar w:fldCharType="separate"/>
        </w:r>
      </w:del>
      <w:del w:id="42" w:author="Jane Shaw" w:date="2015-11-01T20:44:00Z">
        <w:r w:rsidRPr="00E20F2A" w:rsidDel="00311179">
          <w:rPr>
            <w:rFonts w:ascii="Times New Roman" w:hAnsi="Times New Roman" w:cs="Times New Roman"/>
            <w:noProof/>
          </w:rPr>
          <w:delText>23</w:delText>
        </w:r>
      </w:del>
      <w:del w:id="43" w:author="Jane Shaw" w:date="2015-11-07T13:18:00Z">
        <w:r w:rsidRPr="00E20F2A" w:rsidDel="00A81CE9">
          <w:rPr>
            <w:rFonts w:ascii="Times New Roman" w:hAnsi="Times New Roman" w:cs="Times New Roman"/>
            <w:noProof/>
          </w:rPr>
          <w:fldChar w:fldCharType="end"/>
        </w:r>
      </w:del>
    </w:p>
    <w:p w14:paraId="19F309D9"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2. Balancing and standardization</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_Toc308029543 \h </w:instrText>
      </w:r>
      <w:r w:rsidRPr="00E20F2A">
        <w:rPr>
          <w:rFonts w:cs="Times New Roman"/>
          <w:noProof/>
        </w:rPr>
      </w:r>
      <w:r w:rsidRPr="00E20F2A">
        <w:rPr>
          <w:rFonts w:cs="Times New Roman"/>
          <w:noProof/>
        </w:rPr>
        <w:fldChar w:fldCharType="separate"/>
      </w:r>
      <w:ins w:id="44" w:author="Jane Shaw" w:date="2015-11-01T20:53:00Z">
        <w:r w:rsidR="00311179">
          <w:rPr>
            <w:rFonts w:cs="Times New Roman"/>
            <w:noProof/>
          </w:rPr>
          <w:t>35</w:t>
        </w:r>
      </w:ins>
      <w:del w:id="45" w:author="Jane Shaw" w:date="2015-11-01T20:44:00Z">
        <w:r w:rsidRPr="00E20F2A" w:rsidDel="00311179">
          <w:rPr>
            <w:rFonts w:cs="Times New Roman"/>
            <w:noProof/>
          </w:rPr>
          <w:delText>36</w:delText>
        </w:r>
      </w:del>
      <w:r w:rsidRPr="00E20F2A">
        <w:rPr>
          <w:rFonts w:cs="Times New Roman"/>
          <w:noProof/>
        </w:rPr>
        <w:fldChar w:fldCharType="end"/>
      </w:r>
    </w:p>
    <w:p w14:paraId="1BCD9A7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2.1 The basic balance and the balancing mechanism</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_Toc308029544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46" w:author="Jane Shaw" w:date="2015-11-01T20:53:00Z">
        <w:r w:rsidR="00311179">
          <w:rPr>
            <w:rFonts w:ascii="Times New Roman" w:hAnsi="Times New Roman" w:cs="Times New Roman"/>
            <w:noProof/>
          </w:rPr>
          <w:t>35</w:t>
        </w:r>
      </w:ins>
      <w:del w:id="47" w:author="Jane Shaw" w:date="2015-11-01T20:44:00Z">
        <w:r w:rsidRPr="00E20F2A" w:rsidDel="00311179">
          <w:rPr>
            <w:rFonts w:ascii="Times New Roman" w:hAnsi="Times New Roman" w:cs="Times New Roman"/>
            <w:noProof/>
          </w:rPr>
          <w:delText>36</w:delText>
        </w:r>
      </w:del>
      <w:r w:rsidRPr="00E20F2A">
        <w:rPr>
          <w:rFonts w:ascii="Times New Roman" w:hAnsi="Times New Roman" w:cs="Times New Roman"/>
          <w:noProof/>
        </w:rPr>
        <w:fldChar w:fldCharType="end"/>
      </w:r>
    </w:p>
    <w:p w14:paraId="39AB3F10" w14:textId="52339F08" w:rsidR="005372F6" w:rsidRPr="00E20F2A" w:rsidRDefault="00E20F2A" w:rsidP="00E20F2A">
      <w:pPr>
        <w:pStyle w:val="Sommario2"/>
        <w:tabs>
          <w:tab w:val="right" w:pos="9016"/>
        </w:tabs>
        <w:spacing w:after="0"/>
        <w:rPr>
          <w:rFonts w:ascii="Times New Roman" w:eastAsiaTheme="minorEastAsia" w:hAnsi="Times New Roman" w:cs="Times New Roman"/>
          <w:noProof/>
          <w:sz w:val="24"/>
          <w:szCs w:val="24"/>
          <w:lang w:val="en-GB" w:eastAsia="ja-JP"/>
        </w:rPr>
      </w:pPr>
      <w:r>
        <w:rPr>
          <w:rFonts w:ascii="Times New Roman" w:hAnsi="Times New Roman" w:cs="Times New Roman"/>
          <w:noProof/>
        </w:rPr>
        <w:t>2</w:t>
      </w:r>
      <w:r w:rsidR="005372F6" w:rsidRPr="00E20F2A">
        <w:rPr>
          <w:rFonts w:ascii="Times New Roman" w:hAnsi="Times New Roman" w:cs="Times New Roman"/>
          <w:noProof/>
        </w:rPr>
        <w:t>.2 Standardization</w:t>
      </w:r>
      <w:r w:rsidR="005372F6" w:rsidRPr="00E20F2A">
        <w:rPr>
          <w:rFonts w:ascii="Times New Roman" w:hAnsi="Times New Roman" w:cs="Times New Roman"/>
          <w:noProof/>
        </w:rPr>
        <w:tab/>
      </w:r>
      <w:r w:rsidR="005372F6" w:rsidRPr="00E20F2A">
        <w:rPr>
          <w:rFonts w:ascii="Times New Roman" w:hAnsi="Times New Roman" w:cs="Times New Roman"/>
          <w:noProof/>
        </w:rPr>
        <w:fldChar w:fldCharType="begin"/>
      </w:r>
      <w:r w:rsidR="005372F6" w:rsidRPr="00E20F2A">
        <w:rPr>
          <w:rFonts w:ascii="Times New Roman" w:hAnsi="Times New Roman" w:cs="Times New Roman"/>
          <w:noProof/>
        </w:rPr>
        <w:instrText xml:space="preserve"> PAGEREF _Toc308029545 \h </w:instrText>
      </w:r>
      <w:r w:rsidR="005372F6" w:rsidRPr="00E20F2A">
        <w:rPr>
          <w:rFonts w:ascii="Times New Roman" w:hAnsi="Times New Roman" w:cs="Times New Roman"/>
          <w:noProof/>
        </w:rPr>
      </w:r>
      <w:r w:rsidR="005372F6" w:rsidRPr="00E20F2A">
        <w:rPr>
          <w:rFonts w:ascii="Times New Roman" w:hAnsi="Times New Roman" w:cs="Times New Roman"/>
          <w:noProof/>
        </w:rPr>
        <w:fldChar w:fldCharType="separate"/>
      </w:r>
      <w:ins w:id="48" w:author="Jane Shaw" w:date="2015-11-01T20:53:00Z">
        <w:r w:rsidR="00311179">
          <w:rPr>
            <w:rFonts w:ascii="Times New Roman" w:hAnsi="Times New Roman" w:cs="Times New Roman"/>
            <w:noProof/>
          </w:rPr>
          <w:t>41</w:t>
        </w:r>
      </w:ins>
      <w:del w:id="49" w:author="Jane Shaw" w:date="2015-11-01T20:44:00Z">
        <w:r w:rsidR="005372F6" w:rsidRPr="00E20F2A" w:rsidDel="00311179">
          <w:rPr>
            <w:rFonts w:ascii="Times New Roman" w:hAnsi="Times New Roman" w:cs="Times New Roman"/>
            <w:noProof/>
          </w:rPr>
          <w:delText>42</w:delText>
        </w:r>
      </w:del>
      <w:r w:rsidR="005372F6" w:rsidRPr="00E20F2A">
        <w:rPr>
          <w:rFonts w:ascii="Times New Roman" w:hAnsi="Times New Roman" w:cs="Times New Roman"/>
          <w:noProof/>
        </w:rPr>
        <w:fldChar w:fldCharType="end"/>
      </w:r>
    </w:p>
    <w:p w14:paraId="799F2A5E" w14:textId="4F4109AD" w:rsidR="005372F6" w:rsidRPr="00E20F2A" w:rsidRDefault="00E20F2A" w:rsidP="00E20F2A">
      <w:pPr>
        <w:pStyle w:val="Sommario2"/>
        <w:tabs>
          <w:tab w:val="right" w:pos="9016"/>
        </w:tabs>
        <w:spacing w:after="0"/>
        <w:rPr>
          <w:rFonts w:ascii="Times New Roman" w:eastAsiaTheme="minorEastAsia" w:hAnsi="Times New Roman" w:cs="Times New Roman"/>
          <w:noProof/>
          <w:sz w:val="24"/>
          <w:szCs w:val="24"/>
          <w:lang w:val="en-GB" w:eastAsia="ja-JP"/>
        </w:rPr>
      </w:pPr>
      <w:r>
        <w:rPr>
          <w:rFonts w:ascii="Times New Roman" w:hAnsi="Times New Roman" w:cs="Times New Roman"/>
          <w:noProof/>
        </w:rPr>
        <w:t>2.3</w:t>
      </w:r>
      <w:r w:rsidR="005372F6" w:rsidRPr="00E20F2A">
        <w:rPr>
          <w:rFonts w:ascii="Times New Roman" w:hAnsi="Times New Roman" w:cs="Times New Roman"/>
          <w:noProof/>
        </w:rPr>
        <w:t xml:space="preserve"> SUAs and processed products</w:t>
      </w:r>
      <w:r w:rsidR="005372F6" w:rsidRPr="00E20F2A">
        <w:rPr>
          <w:rFonts w:ascii="Times New Roman" w:hAnsi="Times New Roman" w:cs="Times New Roman"/>
          <w:noProof/>
        </w:rPr>
        <w:tab/>
      </w:r>
      <w:r w:rsidR="005372F6" w:rsidRPr="00E20F2A">
        <w:rPr>
          <w:rFonts w:ascii="Times New Roman" w:hAnsi="Times New Roman" w:cs="Times New Roman"/>
          <w:noProof/>
        </w:rPr>
        <w:fldChar w:fldCharType="begin"/>
      </w:r>
      <w:r w:rsidR="005372F6" w:rsidRPr="00E20F2A">
        <w:rPr>
          <w:rFonts w:ascii="Times New Roman" w:hAnsi="Times New Roman" w:cs="Times New Roman"/>
          <w:noProof/>
        </w:rPr>
        <w:instrText xml:space="preserve"> PAGEREF _Toc308029546 \h </w:instrText>
      </w:r>
      <w:r w:rsidR="005372F6" w:rsidRPr="00E20F2A">
        <w:rPr>
          <w:rFonts w:ascii="Times New Roman" w:hAnsi="Times New Roman" w:cs="Times New Roman"/>
          <w:noProof/>
        </w:rPr>
      </w:r>
      <w:r w:rsidR="005372F6" w:rsidRPr="00E20F2A">
        <w:rPr>
          <w:rFonts w:ascii="Times New Roman" w:hAnsi="Times New Roman" w:cs="Times New Roman"/>
          <w:noProof/>
        </w:rPr>
        <w:fldChar w:fldCharType="separate"/>
      </w:r>
      <w:ins w:id="50" w:author="Jane Shaw" w:date="2015-11-01T20:53:00Z">
        <w:r w:rsidR="00311179">
          <w:rPr>
            <w:rFonts w:ascii="Times New Roman" w:hAnsi="Times New Roman" w:cs="Times New Roman"/>
            <w:noProof/>
          </w:rPr>
          <w:t>43</w:t>
        </w:r>
      </w:ins>
      <w:del w:id="51" w:author="Jane Shaw" w:date="2015-11-01T20:44:00Z">
        <w:r w:rsidR="005372F6" w:rsidRPr="00E20F2A" w:rsidDel="00311179">
          <w:rPr>
            <w:rFonts w:ascii="Times New Roman" w:hAnsi="Times New Roman" w:cs="Times New Roman"/>
            <w:noProof/>
          </w:rPr>
          <w:delText>44</w:delText>
        </w:r>
      </w:del>
      <w:r w:rsidR="005372F6" w:rsidRPr="00E20F2A">
        <w:rPr>
          <w:rFonts w:ascii="Times New Roman" w:hAnsi="Times New Roman" w:cs="Times New Roman"/>
          <w:noProof/>
        </w:rPr>
        <w:fldChar w:fldCharType="end"/>
      </w:r>
    </w:p>
    <w:p w14:paraId="6A294504" w14:textId="2EC36BB2" w:rsidR="005372F6" w:rsidRPr="00E20F2A" w:rsidRDefault="00E20F2A" w:rsidP="00E20F2A">
      <w:pPr>
        <w:pStyle w:val="Sommario2"/>
        <w:tabs>
          <w:tab w:val="right" w:pos="9016"/>
        </w:tabs>
        <w:spacing w:after="0"/>
        <w:rPr>
          <w:rFonts w:ascii="Times New Roman" w:eastAsiaTheme="minorEastAsia" w:hAnsi="Times New Roman" w:cs="Times New Roman"/>
          <w:noProof/>
          <w:sz w:val="24"/>
          <w:szCs w:val="24"/>
          <w:lang w:val="en-GB" w:eastAsia="ja-JP"/>
        </w:rPr>
      </w:pPr>
      <w:r>
        <w:rPr>
          <w:rFonts w:ascii="Times New Roman" w:hAnsi="Times New Roman" w:cs="Times New Roman"/>
          <w:noProof/>
        </w:rPr>
        <w:t>2</w:t>
      </w:r>
      <w:r w:rsidR="005372F6" w:rsidRPr="00E20F2A">
        <w:rPr>
          <w:rFonts w:ascii="Times New Roman" w:hAnsi="Times New Roman" w:cs="Times New Roman"/>
          <w:noProof/>
        </w:rPr>
        <w:t>.4 SUAs and commodity trees</w:t>
      </w:r>
      <w:r w:rsidR="005372F6" w:rsidRPr="00E20F2A">
        <w:rPr>
          <w:rFonts w:ascii="Times New Roman" w:hAnsi="Times New Roman" w:cs="Times New Roman"/>
          <w:noProof/>
        </w:rPr>
        <w:tab/>
      </w:r>
      <w:r w:rsidR="005372F6" w:rsidRPr="00E20F2A">
        <w:rPr>
          <w:rFonts w:ascii="Times New Roman" w:hAnsi="Times New Roman" w:cs="Times New Roman"/>
          <w:noProof/>
        </w:rPr>
        <w:fldChar w:fldCharType="begin"/>
      </w:r>
      <w:r w:rsidR="005372F6" w:rsidRPr="00E20F2A">
        <w:rPr>
          <w:rFonts w:ascii="Times New Roman" w:hAnsi="Times New Roman" w:cs="Times New Roman"/>
          <w:noProof/>
        </w:rPr>
        <w:instrText xml:space="preserve"> PAGEREF _Toc308029547 \h </w:instrText>
      </w:r>
      <w:r w:rsidR="005372F6" w:rsidRPr="00E20F2A">
        <w:rPr>
          <w:rFonts w:ascii="Times New Roman" w:hAnsi="Times New Roman" w:cs="Times New Roman"/>
          <w:noProof/>
        </w:rPr>
      </w:r>
      <w:r w:rsidR="005372F6" w:rsidRPr="00E20F2A">
        <w:rPr>
          <w:rFonts w:ascii="Times New Roman" w:hAnsi="Times New Roman" w:cs="Times New Roman"/>
          <w:noProof/>
        </w:rPr>
        <w:fldChar w:fldCharType="separate"/>
      </w:r>
      <w:ins w:id="52" w:author="Jane Shaw" w:date="2015-11-01T20:53:00Z">
        <w:r w:rsidR="00311179">
          <w:rPr>
            <w:rFonts w:ascii="Times New Roman" w:hAnsi="Times New Roman" w:cs="Times New Roman"/>
            <w:noProof/>
          </w:rPr>
          <w:t>44</w:t>
        </w:r>
      </w:ins>
      <w:del w:id="53" w:author="Jane Shaw" w:date="2015-11-01T20:44:00Z">
        <w:r w:rsidR="005372F6" w:rsidRPr="00E20F2A" w:rsidDel="00311179">
          <w:rPr>
            <w:rFonts w:ascii="Times New Roman" w:hAnsi="Times New Roman" w:cs="Times New Roman"/>
            <w:noProof/>
          </w:rPr>
          <w:delText>45</w:delText>
        </w:r>
      </w:del>
      <w:r w:rsidR="005372F6" w:rsidRPr="00E20F2A">
        <w:rPr>
          <w:rFonts w:ascii="Times New Roman" w:hAnsi="Times New Roman" w:cs="Times New Roman"/>
          <w:noProof/>
        </w:rPr>
        <w:fldChar w:fldCharType="end"/>
      </w:r>
    </w:p>
    <w:p w14:paraId="4C49A7CF"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2.5 Standardization and trade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_Toc308029548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54" w:author="Jane Shaw" w:date="2015-11-01T20:53:00Z">
        <w:r w:rsidR="00311179">
          <w:rPr>
            <w:rFonts w:ascii="Times New Roman" w:hAnsi="Times New Roman" w:cs="Times New Roman"/>
            <w:noProof/>
          </w:rPr>
          <w:t>44</w:t>
        </w:r>
      </w:ins>
      <w:del w:id="55" w:author="Jane Shaw" w:date="2015-11-01T20:44:00Z">
        <w:r w:rsidRPr="00E20F2A" w:rsidDel="00311179">
          <w:rPr>
            <w:rFonts w:ascii="Times New Roman" w:hAnsi="Times New Roman" w:cs="Times New Roman"/>
            <w:noProof/>
          </w:rPr>
          <w:delText>45</w:delText>
        </w:r>
      </w:del>
      <w:r w:rsidRPr="00E20F2A">
        <w:rPr>
          <w:rFonts w:ascii="Times New Roman" w:hAnsi="Times New Roman" w:cs="Times New Roman"/>
          <w:noProof/>
        </w:rPr>
        <w:fldChar w:fldCharType="end"/>
      </w:r>
    </w:p>
    <w:p w14:paraId="40B7859E"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3. Imputation methods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_Toc308029549 \h </w:instrText>
      </w:r>
      <w:r w:rsidRPr="00E20F2A">
        <w:rPr>
          <w:rFonts w:cs="Times New Roman"/>
          <w:noProof/>
        </w:rPr>
      </w:r>
      <w:r w:rsidRPr="00E20F2A">
        <w:rPr>
          <w:rFonts w:cs="Times New Roman"/>
          <w:noProof/>
        </w:rPr>
        <w:fldChar w:fldCharType="separate"/>
      </w:r>
      <w:ins w:id="56" w:author="Jane Shaw" w:date="2015-11-01T20:53:00Z">
        <w:r w:rsidR="00311179">
          <w:rPr>
            <w:rFonts w:cs="Times New Roman"/>
            <w:noProof/>
          </w:rPr>
          <w:t>46</w:t>
        </w:r>
      </w:ins>
      <w:del w:id="57" w:author="Jane Shaw" w:date="2015-11-01T20:44:00Z">
        <w:r w:rsidRPr="00E20F2A" w:rsidDel="00311179">
          <w:rPr>
            <w:rFonts w:cs="Times New Roman"/>
            <w:noProof/>
          </w:rPr>
          <w:delText>47</w:delText>
        </w:r>
      </w:del>
      <w:r w:rsidRPr="00E20F2A">
        <w:rPr>
          <w:rFonts w:cs="Times New Roman"/>
          <w:noProof/>
        </w:rPr>
        <w:fldChar w:fldCharType="end"/>
      </w:r>
    </w:p>
    <w:p w14:paraId="6C14E92D" w14:textId="19DE5C5A"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color w:val="000000" w:themeColor="text1"/>
        </w:rPr>
        <w:t>3.1</w:t>
      </w:r>
      <w:r w:rsidR="00E20F2A">
        <w:rPr>
          <w:rFonts w:ascii="Times New Roman" w:hAnsi="Times New Roman" w:cs="Times New Roman"/>
          <w:noProof/>
        </w:rPr>
        <w:t xml:space="preserve"> </w:t>
      </w:r>
      <w:del w:id="58" w:author="Jane Shaw" w:date="2015-11-07T13:18:00Z">
        <w:r w:rsidRPr="00E20F2A" w:rsidDel="00A81CE9">
          <w:rPr>
            <w:rFonts w:ascii="Times New Roman" w:hAnsi="Times New Roman" w:cs="Times New Roman"/>
            <w:noProof/>
          </w:rPr>
          <w:delText xml:space="preserve">Imputation of </w:delText>
        </w:r>
      </w:del>
      <w:r w:rsidR="00A81CE9" w:rsidRPr="00E20F2A">
        <w:rPr>
          <w:rFonts w:ascii="Times New Roman" w:hAnsi="Times New Roman" w:cs="Times New Roman"/>
          <w:noProof/>
        </w:rPr>
        <w:t xml:space="preserve">Production </w:t>
      </w:r>
      <w:r w:rsidRPr="00E20F2A">
        <w:rPr>
          <w:rFonts w:ascii="Times New Roman" w:hAnsi="Times New Roman" w:cs="Times New Roman"/>
          <w:noProof/>
        </w:rPr>
        <w:t>data</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_Toc308029551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59" w:author="Jane Shaw" w:date="2015-11-01T20:53:00Z">
        <w:r w:rsidR="00311179">
          <w:rPr>
            <w:rFonts w:ascii="Times New Roman" w:hAnsi="Times New Roman" w:cs="Times New Roman"/>
            <w:noProof/>
          </w:rPr>
          <w:t>46</w:t>
        </w:r>
      </w:ins>
      <w:del w:id="60" w:author="Jane Shaw" w:date="2015-11-01T20:44:00Z">
        <w:r w:rsidRPr="00E20F2A" w:rsidDel="00311179">
          <w:rPr>
            <w:rFonts w:ascii="Times New Roman" w:hAnsi="Times New Roman" w:cs="Times New Roman"/>
            <w:noProof/>
          </w:rPr>
          <w:delText>47</w:delText>
        </w:r>
      </w:del>
      <w:r w:rsidRPr="00E20F2A">
        <w:rPr>
          <w:rFonts w:ascii="Times New Roman" w:hAnsi="Times New Roman" w:cs="Times New Roman"/>
          <w:noProof/>
        </w:rPr>
        <w:fldChar w:fldCharType="end"/>
      </w:r>
    </w:p>
    <w:p w14:paraId="794241D4"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3.2 Trade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_Toc308029552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61" w:author="Jane Shaw" w:date="2015-11-01T20:53:00Z">
        <w:r w:rsidR="00311179">
          <w:rPr>
            <w:rFonts w:ascii="Times New Roman" w:hAnsi="Times New Roman" w:cs="Times New Roman"/>
            <w:noProof/>
          </w:rPr>
          <w:t>49</w:t>
        </w:r>
      </w:ins>
      <w:del w:id="62" w:author="Jane Shaw" w:date="2015-11-01T20:44:00Z">
        <w:r w:rsidRPr="00E20F2A" w:rsidDel="00311179">
          <w:rPr>
            <w:rFonts w:ascii="Times New Roman" w:hAnsi="Times New Roman" w:cs="Times New Roman"/>
            <w:noProof/>
          </w:rPr>
          <w:delText>50</w:delText>
        </w:r>
      </w:del>
      <w:r w:rsidRPr="00E20F2A">
        <w:rPr>
          <w:rFonts w:ascii="Times New Roman" w:hAnsi="Times New Roman" w:cs="Times New Roman"/>
          <w:noProof/>
        </w:rPr>
        <w:fldChar w:fldCharType="end"/>
      </w:r>
    </w:p>
    <w:p w14:paraId="7DE4642A"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3.3 Stocks and stock changes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_Toc308029553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63" w:author="Jane Shaw" w:date="2015-11-01T20:53:00Z">
        <w:r w:rsidR="00311179">
          <w:rPr>
            <w:rFonts w:ascii="Times New Roman" w:hAnsi="Times New Roman" w:cs="Times New Roman"/>
            <w:noProof/>
          </w:rPr>
          <w:t>55</w:t>
        </w:r>
      </w:ins>
      <w:del w:id="64" w:author="Jane Shaw" w:date="2015-11-01T20:44:00Z">
        <w:r w:rsidRPr="00E20F2A" w:rsidDel="00311179">
          <w:rPr>
            <w:rFonts w:ascii="Times New Roman" w:hAnsi="Times New Roman" w:cs="Times New Roman"/>
            <w:noProof/>
          </w:rPr>
          <w:delText>56</w:delText>
        </w:r>
      </w:del>
      <w:r w:rsidRPr="00E20F2A">
        <w:rPr>
          <w:rFonts w:ascii="Times New Roman" w:hAnsi="Times New Roman" w:cs="Times New Roman"/>
          <w:noProof/>
        </w:rPr>
        <w:fldChar w:fldCharType="end"/>
      </w:r>
    </w:p>
    <w:p w14:paraId="3DE38CBA"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3.4 Feed use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65" w:author="Jane Shaw" w:date="2015-11-01T20:53:00Z">
        <w:r w:rsidR="00311179">
          <w:rPr>
            <w:rFonts w:ascii="Times New Roman" w:hAnsi="Times New Roman" w:cs="Times New Roman"/>
            <w:noProof/>
          </w:rPr>
          <w:t>59</w:t>
        </w:r>
      </w:ins>
      <w:del w:id="66" w:author="Jane Shaw" w:date="2015-11-01T20:44:00Z">
        <w:r w:rsidRPr="00E20F2A" w:rsidDel="00311179">
          <w:rPr>
            <w:rFonts w:ascii="Times New Roman" w:hAnsi="Times New Roman" w:cs="Times New Roman"/>
            <w:noProof/>
          </w:rPr>
          <w:delText>60</w:delText>
        </w:r>
      </w:del>
      <w:r w:rsidRPr="00E20F2A">
        <w:rPr>
          <w:rFonts w:ascii="Times New Roman" w:hAnsi="Times New Roman" w:cs="Times New Roman"/>
          <w:noProof/>
        </w:rPr>
        <w:fldChar w:fldCharType="end"/>
      </w:r>
    </w:p>
    <w:p w14:paraId="5D9AA3F2"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3.5 Food</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_Toc308029555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67" w:author="Jane Shaw" w:date="2015-11-01T20:53:00Z">
        <w:r w:rsidR="00311179">
          <w:rPr>
            <w:rFonts w:ascii="Times New Roman" w:hAnsi="Times New Roman" w:cs="Times New Roman"/>
            <w:noProof/>
          </w:rPr>
          <w:t>67</w:t>
        </w:r>
      </w:ins>
      <w:del w:id="68" w:author="Jane Shaw" w:date="2015-11-01T20:44:00Z">
        <w:r w:rsidRPr="00E20F2A" w:rsidDel="00311179">
          <w:rPr>
            <w:rFonts w:ascii="Times New Roman" w:hAnsi="Times New Roman" w:cs="Times New Roman"/>
            <w:noProof/>
          </w:rPr>
          <w:delText>68</w:delText>
        </w:r>
      </w:del>
      <w:r w:rsidRPr="00E20F2A">
        <w:rPr>
          <w:rFonts w:ascii="Times New Roman" w:hAnsi="Times New Roman" w:cs="Times New Roman"/>
          <w:noProof/>
        </w:rPr>
        <w:fldChar w:fldCharType="end"/>
      </w:r>
    </w:p>
    <w:p w14:paraId="109055BB" w14:textId="347C4764"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 xml:space="preserve">3.6 Tourist </w:t>
      </w:r>
      <w:r w:rsidR="00E20F2A" w:rsidRPr="00E20F2A">
        <w:rPr>
          <w:rFonts w:ascii="Times New Roman" w:hAnsi="Times New Roman" w:cs="Times New Roman"/>
          <w:noProof/>
        </w:rPr>
        <w:t>consumption</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_Toc308029556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69" w:author="Jane Shaw" w:date="2015-11-01T20:53:00Z">
        <w:r w:rsidR="00311179">
          <w:rPr>
            <w:rFonts w:ascii="Times New Roman" w:hAnsi="Times New Roman" w:cs="Times New Roman"/>
            <w:noProof/>
          </w:rPr>
          <w:t>69</w:t>
        </w:r>
      </w:ins>
      <w:del w:id="70" w:author="Jane Shaw" w:date="2015-11-01T20:44:00Z">
        <w:r w:rsidRPr="00E20F2A" w:rsidDel="00311179">
          <w:rPr>
            <w:rFonts w:ascii="Times New Roman" w:hAnsi="Times New Roman" w:cs="Times New Roman"/>
            <w:noProof/>
          </w:rPr>
          <w:delText>70</w:delText>
        </w:r>
      </w:del>
      <w:r w:rsidRPr="00E20F2A">
        <w:rPr>
          <w:rFonts w:ascii="Times New Roman" w:hAnsi="Times New Roman" w:cs="Times New Roman"/>
          <w:noProof/>
        </w:rPr>
        <w:fldChar w:fldCharType="end"/>
      </w:r>
    </w:p>
    <w:p w14:paraId="0C35A01B"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3.7 Industrial use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_Toc308029557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71" w:author="Jane Shaw" w:date="2015-11-01T20:53:00Z">
        <w:r w:rsidR="00311179">
          <w:rPr>
            <w:rFonts w:ascii="Times New Roman" w:hAnsi="Times New Roman" w:cs="Times New Roman"/>
            <w:noProof/>
          </w:rPr>
          <w:t>71</w:t>
        </w:r>
      </w:ins>
      <w:del w:id="72" w:author="Jane Shaw" w:date="2015-11-01T20:44:00Z">
        <w:r w:rsidRPr="00E20F2A" w:rsidDel="00311179">
          <w:rPr>
            <w:rFonts w:ascii="Times New Roman" w:hAnsi="Times New Roman" w:cs="Times New Roman"/>
            <w:noProof/>
          </w:rPr>
          <w:delText>72</w:delText>
        </w:r>
      </w:del>
      <w:r w:rsidRPr="00E20F2A">
        <w:rPr>
          <w:rFonts w:ascii="Times New Roman" w:hAnsi="Times New Roman" w:cs="Times New Roman"/>
          <w:noProof/>
        </w:rPr>
        <w:fldChar w:fldCharType="end"/>
      </w:r>
    </w:p>
    <w:p w14:paraId="004BF5FE"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3.8 Food losses and waste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_Toc308029558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73" w:author="Jane Shaw" w:date="2015-11-01T20:53:00Z">
        <w:r w:rsidR="00311179">
          <w:rPr>
            <w:rFonts w:ascii="Times New Roman" w:hAnsi="Times New Roman" w:cs="Times New Roman"/>
            <w:noProof/>
          </w:rPr>
          <w:t>73</w:t>
        </w:r>
      </w:ins>
      <w:del w:id="74" w:author="Jane Shaw" w:date="2015-11-01T20:44:00Z">
        <w:r w:rsidRPr="00E20F2A" w:rsidDel="00311179">
          <w:rPr>
            <w:rFonts w:ascii="Times New Roman" w:hAnsi="Times New Roman" w:cs="Times New Roman"/>
            <w:noProof/>
          </w:rPr>
          <w:delText>74</w:delText>
        </w:r>
      </w:del>
      <w:r w:rsidRPr="00E20F2A">
        <w:rPr>
          <w:rFonts w:ascii="Times New Roman" w:hAnsi="Times New Roman" w:cs="Times New Roman"/>
          <w:noProof/>
        </w:rPr>
        <w:fldChar w:fldCharType="end"/>
      </w:r>
    </w:p>
    <w:p w14:paraId="7D28BE01" w14:textId="76FD628C" w:rsidR="005372F6" w:rsidRPr="00E20F2A" w:rsidRDefault="00E20F2A" w:rsidP="00E20F2A">
      <w:pPr>
        <w:pStyle w:val="Sommario2"/>
        <w:tabs>
          <w:tab w:val="right" w:pos="9016"/>
        </w:tabs>
        <w:spacing w:after="0"/>
        <w:rPr>
          <w:rFonts w:ascii="Times New Roman" w:eastAsiaTheme="minorEastAsia" w:hAnsi="Times New Roman" w:cs="Times New Roman"/>
          <w:noProof/>
          <w:sz w:val="24"/>
          <w:szCs w:val="24"/>
          <w:lang w:val="en-GB" w:eastAsia="ja-JP"/>
        </w:rPr>
      </w:pPr>
      <w:r>
        <w:rPr>
          <w:rFonts w:ascii="Times New Roman" w:hAnsi="Times New Roman" w:cs="Times New Roman"/>
          <w:noProof/>
        </w:rPr>
        <w:t>3.9</w:t>
      </w:r>
      <w:r w:rsidR="005372F6" w:rsidRPr="00E20F2A">
        <w:rPr>
          <w:rFonts w:ascii="Times New Roman" w:hAnsi="Times New Roman" w:cs="Times New Roman"/>
          <w:noProof/>
        </w:rPr>
        <w:t xml:space="preserve"> Seed use</w:t>
      </w:r>
      <w:r w:rsidR="005372F6" w:rsidRPr="00E20F2A">
        <w:rPr>
          <w:rFonts w:ascii="Times New Roman" w:hAnsi="Times New Roman" w:cs="Times New Roman"/>
          <w:noProof/>
        </w:rPr>
        <w:tab/>
      </w:r>
      <w:r w:rsidR="005372F6" w:rsidRPr="00E20F2A">
        <w:rPr>
          <w:rFonts w:ascii="Times New Roman" w:hAnsi="Times New Roman" w:cs="Times New Roman"/>
          <w:noProof/>
        </w:rPr>
        <w:fldChar w:fldCharType="begin"/>
      </w:r>
      <w:r w:rsidR="005372F6" w:rsidRPr="00E20F2A">
        <w:rPr>
          <w:rFonts w:ascii="Times New Roman" w:hAnsi="Times New Roman" w:cs="Times New Roman"/>
          <w:noProof/>
        </w:rPr>
        <w:instrText xml:space="preserve"> PAGEREF _Toc308029559 \h </w:instrText>
      </w:r>
      <w:r w:rsidR="005372F6" w:rsidRPr="00E20F2A">
        <w:rPr>
          <w:rFonts w:ascii="Times New Roman" w:hAnsi="Times New Roman" w:cs="Times New Roman"/>
          <w:noProof/>
        </w:rPr>
      </w:r>
      <w:r w:rsidR="005372F6" w:rsidRPr="00E20F2A">
        <w:rPr>
          <w:rFonts w:ascii="Times New Roman" w:hAnsi="Times New Roman" w:cs="Times New Roman"/>
          <w:noProof/>
        </w:rPr>
        <w:fldChar w:fldCharType="separate"/>
      </w:r>
      <w:ins w:id="75" w:author="Jane Shaw" w:date="2015-11-01T20:53:00Z">
        <w:r w:rsidR="00311179">
          <w:rPr>
            <w:rFonts w:ascii="Times New Roman" w:hAnsi="Times New Roman" w:cs="Times New Roman"/>
            <w:noProof/>
          </w:rPr>
          <w:t>76</w:t>
        </w:r>
      </w:ins>
      <w:del w:id="76" w:author="Jane Shaw" w:date="2015-11-01T20:44:00Z">
        <w:r w:rsidR="005372F6" w:rsidRPr="00E20F2A" w:rsidDel="00311179">
          <w:rPr>
            <w:rFonts w:ascii="Times New Roman" w:hAnsi="Times New Roman" w:cs="Times New Roman"/>
            <w:noProof/>
          </w:rPr>
          <w:delText>77</w:delText>
        </w:r>
      </w:del>
      <w:r w:rsidR="005372F6" w:rsidRPr="00E20F2A">
        <w:rPr>
          <w:rFonts w:ascii="Times New Roman" w:hAnsi="Times New Roman" w:cs="Times New Roman"/>
          <w:noProof/>
        </w:rPr>
        <w:fldChar w:fldCharType="end"/>
      </w:r>
    </w:p>
    <w:p w14:paraId="1F0E1711" w14:textId="7B6BDD3E" w:rsidR="005372F6" w:rsidRPr="00E20F2A" w:rsidRDefault="00E20F2A" w:rsidP="00E20F2A">
      <w:pPr>
        <w:pStyle w:val="Sommario2"/>
        <w:tabs>
          <w:tab w:val="right" w:pos="9016"/>
        </w:tabs>
        <w:spacing w:after="0"/>
        <w:rPr>
          <w:rFonts w:ascii="Times New Roman" w:eastAsiaTheme="minorEastAsia" w:hAnsi="Times New Roman" w:cs="Times New Roman"/>
          <w:noProof/>
          <w:sz w:val="24"/>
          <w:szCs w:val="24"/>
          <w:lang w:val="en-GB" w:eastAsia="ja-JP"/>
        </w:rPr>
      </w:pPr>
      <w:r>
        <w:rPr>
          <w:rFonts w:ascii="Times New Roman" w:hAnsi="Times New Roman" w:cs="Times New Roman"/>
          <w:noProof/>
        </w:rPr>
        <w:t>3.10</w:t>
      </w:r>
      <w:r w:rsidR="005372F6" w:rsidRPr="00E20F2A">
        <w:rPr>
          <w:rFonts w:ascii="Times New Roman" w:hAnsi="Times New Roman" w:cs="Times New Roman"/>
          <w:noProof/>
        </w:rPr>
        <w:t xml:space="preserve"> Residual</w:t>
      </w:r>
      <w:ins w:id="77" w:author="Jane Shaw" w:date="2015-11-07T13:18:00Z">
        <w:r w:rsidR="00A81CE9">
          <w:rPr>
            <w:rFonts w:ascii="Times New Roman" w:hAnsi="Times New Roman" w:cs="Times New Roman"/>
            <w:noProof/>
          </w:rPr>
          <w:t>/</w:t>
        </w:r>
      </w:ins>
      <w:del w:id="78" w:author="Jane Shaw" w:date="2015-11-07T13:18:00Z">
        <w:r w:rsidR="005372F6" w:rsidRPr="00E20F2A" w:rsidDel="00A81CE9">
          <w:rPr>
            <w:rFonts w:ascii="Times New Roman" w:hAnsi="Times New Roman" w:cs="Times New Roman"/>
            <w:noProof/>
          </w:rPr>
          <w:delText xml:space="preserve"> </w:delText>
        </w:r>
      </w:del>
      <w:r w:rsidR="005372F6" w:rsidRPr="00E20F2A">
        <w:rPr>
          <w:rFonts w:ascii="Times New Roman" w:hAnsi="Times New Roman" w:cs="Times New Roman"/>
          <w:noProof/>
        </w:rPr>
        <w:t>other uses</w:t>
      </w:r>
      <w:r w:rsidR="005372F6" w:rsidRPr="00E20F2A">
        <w:rPr>
          <w:rFonts w:ascii="Times New Roman" w:hAnsi="Times New Roman" w:cs="Times New Roman"/>
          <w:noProof/>
        </w:rPr>
        <w:tab/>
      </w:r>
      <w:r w:rsidR="005372F6" w:rsidRPr="00E20F2A">
        <w:rPr>
          <w:rFonts w:ascii="Times New Roman" w:hAnsi="Times New Roman" w:cs="Times New Roman"/>
          <w:noProof/>
        </w:rPr>
        <w:fldChar w:fldCharType="begin"/>
      </w:r>
      <w:r w:rsidR="005372F6" w:rsidRPr="00E20F2A">
        <w:rPr>
          <w:rFonts w:ascii="Times New Roman" w:hAnsi="Times New Roman" w:cs="Times New Roman"/>
          <w:noProof/>
        </w:rPr>
        <w:instrText xml:space="preserve"> PAGEREF _Toc308029560 \h </w:instrText>
      </w:r>
      <w:r w:rsidR="005372F6" w:rsidRPr="00E20F2A">
        <w:rPr>
          <w:rFonts w:ascii="Times New Roman" w:hAnsi="Times New Roman" w:cs="Times New Roman"/>
          <w:noProof/>
        </w:rPr>
      </w:r>
      <w:r w:rsidR="005372F6" w:rsidRPr="00E20F2A">
        <w:rPr>
          <w:rFonts w:ascii="Times New Roman" w:hAnsi="Times New Roman" w:cs="Times New Roman"/>
          <w:noProof/>
        </w:rPr>
        <w:fldChar w:fldCharType="separate"/>
      </w:r>
      <w:ins w:id="79" w:author="Jane Shaw" w:date="2015-11-01T20:53:00Z">
        <w:r w:rsidR="00311179">
          <w:rPr>
            <w:rFonts w:ascii="Times New Roman" w:hAnsi="Times New Roman" w:cs="Times New Roman"/>
            <w:noProof/>
          </w:rPr>
          <w:t>78</w:t>
        </w:r>
      </w:ins>
      <w:del w:id="80" w:author="Jane Shaw" w:date="2015-11-01T20:44:00Z">
        <w:r w:rsidR="005372F6" w:rsidRPr="00E20F2A" w:rsidDel="00311179">
          <w:rPr>
            <w:rFonts w:ascii="Times New Roman" w:hAnsi="Times New Roman" w:cs="Times New Roman"/>
            <w:noProof/>
          </w:rPr>
          <w:delText>79</w:delText>
        </w:r>
      </w:del>
      <w:r w:rsidR="005372F6" w:rsidRPr="00E20F2A">
        <w:rPr>
          <w:rFonts w:ascii="Times New Roman" w:hAnsi="Times New Roman" w:cs="Times New Roman"/>
          <w:noProof/>
        </w:rPr>
        <w:fldChar w:fldCharType="end"/>
      </w:r>
    </w:p>
    <w:p w14:paraId="7A979BD9"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4. Compilation of food balance sheets: a step-by-step introduction</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_Toc308029561 \h </w:instrText>
      </w:r>
      <w:r w:rsidRPr="00E20F2A">
        <w:rPr>
          <w:rFonts w:cs="Times New Roman"/>
          <w:noProof/>
        </w:rPr>
      </w:r>
      <w:r w:rsidRPr="00E20F2A">
        <w:rPr>
          <w:rFonts w:cs="Times New Roman"/>
          <w:noProof/>
        </w:rPr>
        <w:fldChar w:fldCharType="separate"/>
      </w:r>
      <w:ins w:id="81" w:author="Jane Shaw" w:date="2015-11-01T20:53:00Z">
        <w:r w:rsidR="00311179">
          <w:rPr>
            <w:rFonts w:cs="Times New Roman"/>
            <w:noProof/>
          </w:rPr>
          <w:t>79</w:t>
        </w:r>
      </w:ins>
      <w:del w:id="82" w:author="Jane Shaw" w:date="2015-11-01T20:44:00Z">
        <w:r w:rsidRPr="00E20F2A" w:rsidDel="00311179">
          <w:rPr>
            <w:rFonts w:cs="Times New Roman"/>
            <w:noProof/>
          </w:rPr>
          <w:delText>80</w:delText>
        </w:r>
      </w:del>
      <w:r w:rsidRPr="00E20F2A">
        <w:rPr>
          <w:rFonts w:cs="Times New Roman"/>
          <w:noProof/>
        </w:rPr>
        <w:fldChar w:fldCharType="end"/>
      </w:r>
    </w:p>
    <w:p w14:paraId="2542C846"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4.1 Wheat</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_Toc308029562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83" w:author="Jane Shaw" w:date="2015-11-01T20:53:00Z">
        <w:r w:rsidR="00311179">
          <w:rPr>
            <w:rFonts w:ascii="Times New Roman" w:hAnsi="Times New Roman" w:cs="Times New Roman"/>
            <w:noProof/>
          </w:rPr>
          <w:t>79</w:t>
        </w:r>
      </w:ins>
      <w:del w:id="84" w:author="Jane Shaw" w:date="2015-11-01T20:44:00Z">
        <w:r w:rsidRPr="00E20F2A" w:rsidDel="00311179">
          <w:rPr>
            <w:rFonts w:ascii="Times New Roman" w:hAnsi="Times New Roman" w:cs="Times New Roman"/>
            <w:noProof/>
          </w:rPr>
          <w:delText>80</w:delText>
        </w:r>
      </w:del>
      <w:r w:rsidRPr="00E20F2A">
        <w:rPr>
          <w:rFonts w:ascii="Times New Roman" w:hAnsi="Times New Roman" w:cs="Times New Roman"/>
          <w:noProof/>
        </w:rPr>
        <w:fldChar w:fldCharType="end"/>
      </w:r>
    </w:p>
    <w:p w14:paraId="0E09E366"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4.2 Sugar</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_Toc308029563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85" w:author="Jane Shaw" w:date="2015-11-01T20:53:00Z">
        <w:r w:rsidR="00311179">
          <w:rPr>
            <w:rFonts w:ascii="Times New Roman" w:hAnsi="Times New Roman" w:cs="Times New Roman"/>
            <w:noProof/>
          </w:rPr>
          <w:t>93</w:t>
        </w:r>
      </w:ins>
      <w:del w:id="86" w:author="Jane Shaw" w:date="2015-11-01T20:44:00Z">
        <w:r w:rsidRPr="00E20F2A" w:rsidDel="00311179">
          <w:rPr>
            <w:rFonts w:ascii="Times New Roman" w:hAnsi="Times New Roman" w:cs="Times New Roman"/>
            <w:noProof/>
          </w:rPr>
          <w:delText>94</w:delText>
        </w:r>
      </w:del>
      <w:r w:rsidRPr="00E20F2A">
        <w:rPr>
          <w:rFonts w:ascii="Times New Roman" w:hAnsi="Times New Roman" w:cs="Times New Roman"/>
          <w:noProof/>
        </w:rPr>
        <w:fldChar w:fldCharType="end"/>
      </w:r>
    </w:p>
    <w:p w14:paraId="2C657BD9"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4.3 Palm oil</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87" w:author="Jane Shaw" w:date="2015-11-01T20:53:00Z">
        <w:r w:rsidR="00311179">
          <w:rPr>
            <w:rFonts w:ascii="Times New Roman" w:hAnsi="Times New Roman" w:cs="Times New Roman"/>
            <w:noProof/>
          </w:rPr>
          <w:t>102</w:t>
        </w:r>
      </w:ins>
      <w:del w:id="88" w:author="Jane Shaw" w:date="2015-11-01T20:44:00Z">
        <w:r w:rsidRPr="00E20F2A" w:rsidDel="00311179">
          <w:rPr>
            <w:rFonts w:ascii="Times New Roman" w:hAnsi="Times New Roman" w:cs="Times New Roman"/>
            <w:noProof/>
          </w:rPr>
          <w:delText>103</w:delText>
        </w:r>
      </w:del>
      <w:r w:rsidRPr="00E20F2A">
        <w:rPr>
          <w:rFonts w:ascii="Times New Roman" w:hAnsi="Times New Roman" w:cs="Times New Roman"/>
          <w:noProof/>
        </w:rPr>
        <w:fldChar w:fldCharType="end"/>
      </w:r>
    </w:p>
    <w:p w14:paraId="4C4D0BB9"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5. Processing of agricultural trade data</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_Toc308029565 \h </w:instrText>
      </w:r>
      <w:r w:rsidRPr="00E20F2A">
        <w:rPr>
          <w:rFonts w:cs="Times New Roman"/>
          <w:noProof/>
        </w:rPr>
      </w:r>
      <w:r w:rsidRPr="00E20F2A">
        <w:rPr>
          <w:rFonts w:cs="Times New Roman"/>
          <w:noProof/>
        </w:rPr>
        <w:fldChar w:fldCharType="separate"/>
      </w:r>
      <w:ins w:id="89" w:author="Jane Shaw" w:date="2015-11-01T20:53:00Z">
        <w:r w:rsidR="00311179">
          <w:rPr>
            <w:rFonts w:cs="Times New Roman"/>
            <w:noProof/>
          </w:rPr>
          <w:t>111</w:t>
        </w:r>
      </w:ins>
      <w:del w:id="90" w:author="Jane Shaw" w:date="2015-11-01T20:44:00Z">
        <w:r w:rsidRPr="00E20F2A" w:rsidDel="00311179">
          <w:rPr>
            <w:rFonts w:cs="Times New Roman"/>
            <w:noProof/>
          </w:rPr>
          <w:delText>112</w:delText>
        </w:r>
      </w:del>
      <w:r w:rsidRPr="00E20F2A">
        <w:rPr>
          <w:rFonts w:cs="Times New Roman"/>
          <w:noProof/>
        </w:rPr>
        <w:fldChar w:fldCharType="end"/>
      </w:r>
    </w:p>
    <w:p w14:paraId="42C7948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5.1 Key processing steps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_Toc308029566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91" w:author="Jane Shaw" w:date="2015-11-01T20:53:00Z">
        <w:r w:rsidR="00311179">
          <w:rPr>
            <w:rFonts w:ascii="Times New Roman" w:hAnsi="Times New Roman" w:cs="Times New Roman"/>
            <w:noProof/>
          </w:rPr>
          <w:t>112</w:t>
        </w:r>
      </w:ins>
      <w:del w:id="92" w:author="Jane Shaw" w:date="2015-11-01T20:44:00Z">
        <w:r w:rsidRPr="00E20F2A" w:rsidDel="00311179">
          <w:rPr>
            <w:rFonts w:ascii="Times New Roman" w:hAnsi="Times New Roman" w:cs="Times New Roman"/>
            <w:noProof/>
          </w:rPr>
          <w:delText>113</w:delText>
        </w:r>
      </w:del>
      <w:r w:rsidRPr="00E20F2A">
        <w:rPr>
          <w:rFonts w:ascii="Times New Roman" w:hAnsi="Times New Roman" w:cs="Times New Roman"/>
          <w:noProof/>
        </w:rPr>
        <w:fldChar w:fldCharType="end"/>
      </w:r>
    </w:p>
    <w:p w14:paraId="7D9983C3"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5.2 Trade flow aggregation and commodity balances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_Toc308029567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93" w:author="Jane Shaw" w:date="2015-11-01T20:53:00Z">
        <w:r w:rsidR="00311179">
          <w:rPr>
            <w:rFonts w:ascii="Times New Roman" w:hAnsi="Times New Roman" w:cs="Times New Roman"/>
            <w:noProof/>
          </w:rPr>
          <w:t>117</w:t>
        </w:r>
      </w:ins>
      <w:del w:id="94" w:author="Jane Shaw" w:date="2015-11-01T20:44:00Z">
        <w:r w:rsidRPr="00E20F2A" w:rsidDel="00311179">
          <w:rPr>
            <w:rFonts w:ascii="Times New Roman" w:hAnsi="Times New Roman" w:cs="Times New Roman"/>
            <w:noProof/>
          </w:rPr>
          <w:delText>118</w:delText>
        </w:r>
      </w:del>
      <w:r w:rsidRPr="00E20F2A">
        <w:rPr>
          <w:rFonts w:ascii="Times New Roman" w:hAnsi="Times New Roman" w:cs="Times New Roman"/>
          <w:noProof/>
        </w:rPr>
        <w:fldChar w:fldCharType="end"/>
      </w:r>
    </w:p>
    <w:p w14:paraId="0560BAB1"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6. Commodity classifications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_Toc308029568 \h </w:instrText>
      </w:r>
      <w:r w:rsidRPr="00E20F2A">
        <w:rPr>
          <w:rFonts w:cs="Times New Roman"/>
          <w:noProof/>
        </w:rPr>
      </w:r>
      <w:r w:rsidRPr="00E20F2A">
        <w:rPr>
          <w:rFonts w:cs="Times New Roman"/>
          <w:noProof/>
        </w:rPr>
        <w:fldChar w:fldCharType="separate"/>
      </w:r>
      <w:ins w:id="95" w:author="Jane Shaw" w:date="2015-11-01T20:53:00Z">
        <w:r w:rsidR="00311179">
          <w:rPr>
            <w:rFonts w:cs="Times New Roman"/>
            <w:noProof/>
          </w:rPr>
          <w:t>119</w:t>
        </w:r>
      </w:ins>
      <w:del w:id="96" w:author="Jane Shaw" w:date="2015-11-01T20:44:00Z">
        <w:r w:rsidRPr="00E20F2A" w:rsidDel="00311179">
          <w:rPr>
            <w:rFonts w:cs="Times New Roman"/>
            <w:noProof/>
          </w:rPr>
          <w:delText>120</w:delText>
        </w:r>
      </w:del>
      <w:r w:rsidRPr="00E20F2A">
        <w:rPr>
          <w:rFonts w:cs="Times New Roman"/>
          <w:noProof/>
        </w:rPr>
        <w:fldChar w:fldCharType="end"/>
      </w:r>
    </w:p>
    <w:p w14:paraId="6AE6CCAC"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6.1 Overview of classification systems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_Toc308029569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97" w:author="Jane Shaw" w:date="2015-11-01T20:53:00Z">
        <w:r w:rsidR="00311179">
          <w:rPr>
            <w:rFonts w:ascii="Times New Roman" w:hAnsi="Times New Roman" w:cs="Times New Roman"/>
            <w:noProof/>
          </w:rPr>
          <w:t>119</w:t>
        </w:r>
      </w:ins>
      <w:del w:id="98" w:author="Jane Shaw" w:date="2015-11-01T20:44:00Z">
        <w:r w:rsidRPr="00E20F2A" w:rsidDel="00311179">
          <w:rPr>
            <w:rFonts w:ascii="Times New Roman" w:hAnsi="Times New Roman" w:cs="Times New Roman"/>
            <w:noProof/>
          </w:rPr>
          <w:delText>120</w:delText>
        </w:r>
      </w:del>
      <w:r w:rsidRPr="00E20F2A">
        <w:rPr>
          <w:rFonts w:ascii="Times New Roman" w:hAnsi="Times New Roman" w:cs="Times New Roman"/>
          <w:noProof/>
        </w:rPr>
        <w:fldChar w:fldCharType="end"/>
      </w:r>
    </w:p>
    <w:p w14:paraId="3346E16A"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6.2 CPC implementation in the production and trade domains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_Toc308029570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99" w:author="Jane Shaw" w:date="2015-11-01T20:53:00Z">
        <w:r w:rsidR="00311179">
          <w:rPr>
            <w:rFonts w:ascii="Times New Roman" w:hAnsi="Times New Roman" w:cs="Times New Roman"/>
            <w:noProof/>
          </w:rPr>
          <w:t>120</w:t>
        </w:r>
      </w:ins>
      <w:del w:id="100" w:author="Jane Shaw" w:date="2015-11-01T20:44:00Z">
        <w:r w:rsidRPr="00E20F2A" w:rsidDel="00311179">
          <w:rPr>
            <w:rFonts w:ascii="Times New Roman" w:hAnsi="Times New Roman" w:cs="Times New Roman"/>
            <w:noProof/>
          </w:rPr>
          <w:delText>121</w:delText>
        </w:r>
      </w:del>
      <w:r w:rsidRPr="00E20F2A">
        <w:rPr>
          <w:rFonts w:ascii="Times New Roman" w:hAnsi="Times New Roman" w:cs="Times New Roman"/>
          <w:noProof/>
        </w:rPr>
        <w:fldChar w:fldCharType="end"/>
      </w:r>
    </w:p>
    <w:p w14:paraId="41426DF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6.3 CPC implementation for SUAs and FBS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_Toc308029571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01" w:author="Jane Shaw" w:date="2015-11-01T20:53:00Z">
        <w:r w:rsidR="00311179">
          <w:rPr>
            <w:rFonts w:ascii="Times New Roman" w:hAnsi="Times New Roman" w:cs="Times New Roman"/>
            <w:noProof/>
          </w:rPr>
          <w:t>122</w:t>
        </w:r>
      </w:ins>
      <w:del w:id="102" w:author="Jane Shaw" w:date="2015-11-01T20:44:00Z">
        <w:r w:rsidRPr="00E20F2A" w:rsidDel="00311179">
          <w:rPr>
            <w:rFonts w:ascii="Times New Roman" w:hAnsi="Times New Roman" w:cs="Times New Roman"/>
            <w:noProof/>
          </w:rPr>
          <w:delText>123</w:delText>
        </w:r>
      </w:del>
      <w:r w:rsidRPr="00E20F2A">
        <w:rPr>
          <w:rFonts w:ascii="Times New Roman" w:hAnsi="Times New Roman" w:cs="Times New Roman"/>
          <w:noProof/>
        </w:rPr>
        <w:fldChar w:fldCharType="end"/>
      </w:r>
    </w:p>
    <w:p w14:paraId="2C8130AA"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Appendix</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_Toc308029572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03" w:author="Jane Shaw" w:date="2015-11-01T20:53:00Z">
        <w:r w:rsidR="00311179">
          <w:rPr>
            <w:rFonts w:ascii="Times New Roman" w:hAnsi="Times New Roman" w:cs="Times New Roman"/>
            <w:noProof/>
          </w:rPr>
          <w:t>124</w:t>
        </w:r>
      </w:ins>
      <w:del w:id="104" w:author="Jane Shaw" w:date="2015-11-01T20:44:00Z">
        <w:r w:rsidRPr="00E20F2A" w:rsidDel="00311179">
          <w:rPr>
            <w:rFonts w:ascii="Times New Roman" w:hAnsi="Times New Roman" w:cs="Times New Roman"/>
            <w:noProof/>
          </w:rPr>
          <w:delText>125</w:delText>
        </w:r>
      </w:del>
      <w:r w:rsidRPr="00E20F2A">
        <w:rPr>
          <w:rFonts w:ascii="Times New Roman" w:hAnsi="Times New Roman" w:cs="Times New Roman"/>
          <w:noProof/>
        </w:rPr>
        <w:fldChar w:fldCharType="end"/>
      </w:r>
    </w:p>
    <w:p w14:paraId="7334A95E" w14:textId="77777777" w:rsidR="005372F6" w:rsidRPr="00E20F2A" w:rsidRDefault="005372F6" w:rsidP="00E20F2A">
      <w:pPr>
        <w:pStyle w:val="Sommario1"/>
        <w:tabs>
          <w:tab w:val="right" w:pos="9016"/>
        </w:tabs>
        <w:spacing w:line="276" w:lineRule="auto"/>
        <w:rPr>
          <w:rFonts w:eastAsiaTheme="minorEastAsia" w:cs="Times New Roman"/>
          <w:bCs w:val="0"/>
          <w:noProof/>
          <w:sz w:val="24"/>
          <w:szCs w:val="24"/>
          <w:lang w:val="en-GB" w:eastAsia="ja-JP"/>
        </w:rPr>
      </w:pPr>
      <w:r w:rsidRPr="00E20F2A">
        <w:rPr>
          <w:rFonts w:cs="Times New Roman"/>
          <w:noProof/>
        </w:rPr>
        <w:t>7. Concepts and definitions used in the FAO food balance sheets</w:t>
      </w:r>
      <w:r w:rsidRPr="00E20F2A">
        <w:rPr>
          <w:rFonts w:cs="Times New Roman"/>
          <w:noProof/>
        </w:rPr>
        <w:tab/>
      </w:r>
      <w:r w:rsidRPr="00E20F2A">
        <w:rPr>
          <w:rFonts w:cs="Times New Roman"/>
          <w:noProof/>
        </w:rPr>
        <w:fldChar w:fldCharType="begin"/>
      </w:r>
      <w:r w:rsidRPr="00E20F2A">
        <w:rPr>
          <w:rFonts w:cs="Times New Roman"/>
          <w:noProof/>
        </w:rPr>
        <w:instrText xml:space="preserve"> PAGEREF _Toc308029573 \h </w:instrText>
      </w:r>
      <w:r w:rsidRPr="00E20F2A">
        <w:rPr>
          <w:rFonts w:cs="Times New Roman"/>
          <w:noProof/>
        </w:rPr>
      </w:r>
      <w:r w:rsidRPr="00E20F2A">
        <w:rPr>
          <w:rFonts w:cs="Times New Roman"/>
          <w:noProof/>
        </w:rPr>
        <w:fldChar w:fldCharType="separate"/>
      </w:r>
      <w:ins w:id="105" w:author="Jane Shaw" w:date="2015-11-01T20:53:00Z">
        <w:r w:rsidR="00311179">
          <w:rPr>
            <w:rFonts w:cs="Times New Roman"/>
            <w:noProof/>
          </w:rPr>
          <w:t>128</w:t>
        </w:r>
      </w:ins>
      <w:del w:id="106" w:author="Jane Shaw" w:date="2015-11-01T20:44:00Z">
        <w:r w:rsidRPr="00E20F2A" w:rsidDel="00311179">
          <w:rPr>
            <w:rFonts w:cs="Times New Roman"/>
            <w:noProof/>
          </w:rPr>
          <w:delText>129</w:delText>
        </w:r>
      </w:del>
      <w:r w:rsidRPr="00E20F2A">
        <w:rPr>
          <w:rFonts w:cs="Times New Roman"/>
          <w:noProof/>
        </w:rPr>
        <w:fldChar w:fldCharType="end"/>
      </w:r>
    </w:p>
    <w:p w14:paraId="4652838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 Commodity coverage</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07" w:author="Jane Shaw" w:date="2015-11-01T20:53:00Z">
        <w:r w:rsidR="00311179">
          <w:rPr>
            <w:rFonts w:ascii="Times New Roman" w:hAnsi="Times New Roman" w:cs="Times New Roman"/>
            <w:noProof/>
          </w:rPr>
          <w:t>128</w:t>
        </w:r>
      </w:ins>
      <w:del w:id="108" w:author="Jane Shaw" w:date="2015-11-01T20:44:00Z">
        <w:r w:rsidRPr="00E20F2A" w:rsidDel="00311179">
          <w:rPr>
            <w:rFonts w:ascii="Times New Roman" w:hAnsi="Times New Roman" w:cs="Times New Roman"/>
            <w:noProof/>
          </w:rPr>
          <w:delText>129</w:delText>
        </w:r>
      </w:del>
      <w:r w:rsidRPr="00E20F2A">
        <w:rPr>
          <w:rFonts w:ascii="Times New Roman" w:hAnsi="Times New Roman" w:cs="Times New Roman"/>
          <w:noProof/>
        </w:rPr>
        <w:fldChar w:fldCharType="end"/>
      </w:r>
    </w:p>
    <w:p w14:paraId="668C4F4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7.2 Cereals and cereal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_Toc308029575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09" w:author="Jane Shaw" w:date="2015-11-01T20:53:00Z">
        <w:r w:rsidR="00311179">
          <w:rPr>
            <w:rFonts w:ascii="Times New Roman" w:hAnsi="Times New Roman" w:cs="Times New Roman"/>
            <w:noProof/>
          </w:rPr>
          <w:t>129</w:t>
        </w:r>
      </w:ins>
      <w:del w:id="110" w:author="Jane Shaw" w:date="2015-11-01T20:44:00Z">
        <w:r w:rsidRPr="00E20F2A" w:rsidDel="00311179">
          <w:rPr>
            <w:rFonts w:ascii="Times New Roman" w:hAnsi="Times New Roman" w:cs="Times New Roman"/>
            <w:noProof/>
          </w:rPr>
          <w:delText>130</w:delText>
        </w:r>
      </w:del>
      <w:r w:rsidRPr="00E20F2A">
        <w:rPr>
          <w:rFonts w:ascii="Times New Roman" w:hAnsi="Times New Roman" w:cs="Times New Roman"/>
          <w:noProof/>
        </w:rPr>
        <w:fldChar w:fldCharType="end"/>
      </w:r>
    </w:p>
    <w:p w14:paraId="2FC9EE9F"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lastRenderedPageBreak/>
        <w:t>7.3 Roots and tubers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_Toc308029576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11" w:author="Jane Shaw" w:date="2015-11-01T20:53:00Z">
        <w:r w:rsidR="00311179">
          <w:rPr>
            <w:rFonts w:ascii="Times New Roman" w:hAnsi="Times New Roman" w:cs="Times New Roman"/>
            <w:noProof/>
          </w:rPr>
          <w:t>133</w:t>
        </w:r>
      </w:ins>
      <w:del w:id="112" w:author="Jane Shaw" w:date="2015-11-01T20:44:00Z">
        <w:r w:rsidRPr="00E20F2A" w:rsidDel="00311179">
          <w:rPr>
            <w:rFonts w:ascii="Times New Roman" w:hAnsi="Times New Roman" w:cs="Times New Roman"/>
            <w:noProof/>
          </w:rPr>
          <w:delText>134</w:delText>
        </w:r>
      </w:del>
      <w:r w:rsidRPr="00E20F2A">
        <w:rPr>
          <w:rFonts w:ascii="Times New Roman" w:hAnsi="Times New Roman" w:cs="Times New Roman"/>
          <w:noProof/>
        </w:rPr>
        <w:fldChar w:fldCharType="end"/>
      </w:r>
    </w:p>
    <w:p w14:paraId="70D41A75"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7.4 Sugar crops and sweeteners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_Toc308029577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13" w:author="Jane Shaw" w:date="2015-11-01T20:53:00Z">
        <w:r w:rsidR="00311179">
          <w:rPr>
            <w:rFonts w:ascii="Times New Roman" w:hAnsi="Times New Roman" w:cs="Times New Roman"/>
            <w:noProof/>
          </w:rPr>
          <w:t>136</w:t>
        </w:r>
      </w:ins>
      <w:del w:id="114" w:author="Jane Shaw" w:date="2015-11-01T20:44:00Z">
        <w:r w:rsidRPr="00E20F2A" w:rsidDel="00311179">
          <w:rPr>
            <w:rFonts w:ascii="Times New Roman" w:hAnsi="Times New Roman" w:cs="Times New Roman"/>
            <w:noProof/>
          </w:rPr>
          <w:delText>137</w:delText>
        </w:r>
      </w:del>
      <w:r w:rsidRPr="00E20F2A">
        <w:rPr>
          <w:rFonts w:ascii="Times New Roman" w:hAnsi="Times New Roman" w:cs="Times New Roman"/>
          <w:noProof/>
        </w:rPr>
        <w:fldChar w:fldCharType="end"/>
      </w:r>
    </w:p>
    <w:p w14:paraId="1407EC66"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7.5 Pulses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_Toc308029578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15" w:author="Jane Shaw" w:date="2015-11-01T20:53:00Z">
        <w:r w:rsidR="00311179">
          <w:rPr>
            <w:rFonts w:ascii="Times New Roman" w:hAnsi="Times New Roman" w:cs="Times New Roman"/>
            <w:noProof/>
          </w:rPr>
          <w:t>139</w:t>
        </w:r>
      </w:ins>
      <w:del w:id="116" w:author="Jane Shaw" w:date="2015-11-01T20:44:00Z">
        <w:r w:rsidRPr="00E20F2A" w:rsidDel="00311179">
          <w:rPr>
            <w:rFonts w:ascii="Times New Roman" w:hAnsi="Times New Roman" w:cs="Times New Roman"/>
            <w:noProof/>
          </w:rPr>
          <w:delText>140</w:delText>
        </w:r>
      </w:del>
      <w:r w:rsidRPr="00E20F2A">
        <w:rPr>
          <w:rFonts w:ascii="Times New Roman" w:hAnsi="Times New Roman" w:cs="Times New Roman"/>
          <w:noProof/>
        </w:rPr>
        <w:fldChar w:fldCharType="end"/>
      </w:r>
    </w:p>
    <w:p w14:paraId="0F04BC2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7.6 Nuts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_Toc308029579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17" w:author="Jane Shaw" w:date="2015-11-01T20:53:00Z">
        <w:r w:rsidR="00311179">
          <w:rPr>
            <w:rFonts w:ascii="Times New Roman" w:hAnsi="Times New Roman" w:cs="Times New Roman"/>
            <w:noProof/>
          </w:rPr>
          <w:t>141</w:t>
        </w:r>
      </w:ins>
      <w:del w:id="118" w:author="Jane Shaw" w:date="2015-11-01T20:44:00Z">
        <w:r w:rsidRPr="00E20F2A" w:rsidDel="00311179">
          <w:rPr>
            <w:rFonts w:ascii="Times New Roman" w:hAnsi="Times New Roman" w:cs="Times New Roman"/>
            <w:noProof/>
          </w:rPr>
          <w:delText>142</w:delText>
        </w:r>
      </w:del>
      <w:r w:rsidRPr="00E20F2A">
        <w:rPr>
          <w:rFonts w:ascii="Times New Roman" w:hAnsi="Times New Roman" w:cs="Times New Roman"/>
          <w:noProof/>
        </w:rPr>
        <w:fldChar w:fldCharType="end"/>
      </w:r>
    </w:p>
    <w:p w14:paraId="43B204DF"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7.7 Oil-bearing crops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_Toc308029580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19" w:author="Jane Shaw" w:date="2015-11-01T20:53:00Z">
        <w:r w:rsidR="00311179">
          <w:rPr>
            <w:rFonts w:ascii="Times New Roman" w:hAnsi="Times New Roman" w:cs="Times New Roman"/>
            <w:noProof/>
          </w:rPr>
          <w:t>143</w:t>
        </w:r>
      </w:ins>
      <w:del w:id="120" w:author="Jane Shaw" w:date="2015-11-01T20:44:00Z">
        <w:r w:rsidRPr="00E20F2A" w:rsidDel="00311179">
          <w:rPr>
            <w:rFonts w:ascii="Times New Roman" w:hAnsi="Times New Roman" w:cs="Times New Roman"/>
            <w:noProof/>
          </w:rPr>
          <w:delText>144</w:delText>
        </w:r>
      </w:del>
      <w:r w:rsidRPr="00E20F2A">
        <w:rPr>
          <w:rFonts w:ascii="Times New Roman" w:hAnsi="Times New Roman" w:cs="Times New Roman"/>
          <w:noProof/>
        </w:rPr>
        <w:fldChar w:fldCharType="end"/>
      </w:r>
    </w:p>
    <w:p w14:paraId="1F71B269"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7.8 Vegetable oils and fats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_Toc308029581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21" w:author="Jane Shaw" w:date="2015-11-01T20:53:00Z">
        <w:r w:rsidR="00311179">
          <w:rPr>
            <w:rFonts w:ascii="Times New Roman" w:hAnsi="Times New Roman" w:cs="Times New Roman"/>
            <w:noProof/>
          </w:rPr>
          <w:t>147</w:t>
        </w:r>
      </w:ins>
      <w:del w:id="122" w:author="Jane Shaw" w:date="2015-11-01T20:44:00Z">
        <w:r w:rsidRPr="00E20F2A" w:rsidDel="00311179">
          <w:rPr>
            <w:rFonts w:ascii="Times New Roman" w:hAnsi="Times New Roman" w:cs="Times New Roman"/>
            <w:noProof/>
          </w:rPr>
          <w:delText>148</w:delText>
        </w:r>
      </w:del>
      <w:r w:rsidRPr="00E20F2A">
        <w:rPr>
          <w:rFonts w:ascii="Times New Roman" w:hAnsi="Times New Roman" w:cs="Times New Roman"/>
          <w:noProof/>
        </w:rPr>
        <w:fldChar w:fldCharType="end"/>
      </w:r>
    </w:p>
    <w:p w14:paraId="67D61FFD"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7.9 Vegetables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_Toc308029582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23" w:author="Jane Shaw" w:date="2015-11-01T20:53:00Z">
        <w:r w:rsidR="00311179">
          <w:rPr>
            <w:rFonts w:ascii="Times New Roman" w:hAnsi="Times New Roman" w:cs="Times New Roman"/>
            <w:noProof/>
          </w:rPr>
          <w:t>152</w:t>
        </w:r>
      </w:ins>
      <w:del w:id="124" w:author="Jane Shaw" w:date="2015-11-01T20:44:00Z">
        <w:r w:rsidRPr="00E20F2A" w:rsidDel="00311179">
          <w:rPr>
            <w:rFonts w:ascii="Times New Roman" w:hAnsi="Times New Roman" w:cs="Times New Roman"/>
            <w:noProof/>
          </w:rPr>
          <w:delText>153</w:delText>
        </w:r>
      </w:del>
      <w:r w:rsidRPr="00E20F2A">
        <w:rPr>
          <w:rFonts w:ascii="Times New Roman" w:hAnsi="Times New Roman" w:cs="Times New Roman"/>
          <w:noProof/>
        </w:rPr>
        <w:fldChar w:fldCharType="end"/>
      </w:r>
    </w:p>
    <w:p w14:paraId="1C960F7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7.10 Fruits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_Toc308029583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25" w:author="Jane Shaw" w:date="2015-11-01T20:53:00Z">
        <w:r w:rsidR="00311179">
          <w:rPr>
            <w:rFonts w:ascii="Times New Roman" w:hAnsi="Times New Roman" w:cs="Times New Roman"/>
            <w:noProof/>
          </w:rPr>
          <w:t>156</w:t>
        </w:r>
      </w:ins>
      <w:del w:id="126" w:author="Jane Shaw" w:date="2015-11-01T20:44:00Z">
        <w:r w:rsidRPr="00E20F2A" w:rsidDel="00311179">
          <w:rPr>
            <w:rFonts w:ascii="Times New Roman" w:hAnsi="Times New Roman" w:cs="Times New Roman"/>
            <w:noProof/>
          </w:rPr>
          <w:delText>157</w:delText>
        </w:r>
      </w:del>
      <w:r w:rsidRPr="00E20F2A">
        <w:rPr>
          <w:rFonts w:ascii="Times New Roman" w:hAnsi="Times New Roman" w:cs="Times New Roman"/>
          <w:noProof/>
        </w:rPr>
        <w:fldChar w:fldCharType="end"/>
      </w:r>
    </w:p>
    <w:p w14:paraId="43DB366C"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7.11 Stimulant crops and derived products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_Toc308029584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27" w:author="Jane Shaw" w:date="2015-11-01T20:53:00Z">
        <w:r w:rsidR="00311179">
          <w:rPr>
            <w:rFonts w:ascii="Times New Roman" w:hAnsi="Times New Roman" w:cs="Times New Roman"/>
            <w:noProof/>
          </w:rPr>
          <w:t>162</w:t>
        </w:r>
      </w:ins>
      <w:del w:id="128" w:author="Jane Shaw" w:date="2015-11-01T20:44:00Z">
        <w:r w:rsidRPr="00E20F2A" w:rsidDel="00311179">
          <w:rPr>
            <w:rFonts w:ascii="Times New Roman" w:hAnsi="Times New Roman" w:cs="Times New Roman"/>
            <w:noProof/>
          </w:rPr>
          <w:delText>163</w:delText>
        </w:r>
      </w:del>
      <w:r w:rsidRPr="00E20F2A">
        <w:rPr>
          <w:rFonts w:ascii="Times New Roman" w:hAnsi="Times New Roman" w:cs="Times New Roman"/>
          <w:noProof/>
        </w:rPr>
        <w:fldChar w:fldCharType="end"/>
      </w:r>
    </w:p>
    <w:p w14:paraId="4BC394F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7.12 Spices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_Toc308029585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29" w:author="Jane Shaw" w:date="2015-11-01T20:53:00Z">
        <w:r w:rsidR="00311179">
          <w:rPr>
            <w:rFonts w:ascii="Times New Roman" w:hAnsi="Times New Roman" w:cs="Times New Roman"/>
            <w:noProof/>
          </w:rPr>
          <w:t>164</w:t>
        </w:r>
      </w:ins>
      <w:del w:id="130" w:author="Jane Shaw" w:date="2015-11-01T20:44:00Z">
        <w:r w:rsidRPr="00E20F2A" w:rsidDel="00311179">
          <w:rPr>
            <w:rFonts w:ascii="Times New Roman" w:hAnsi="Times New Roman" w:cs="Times New Roman"/>
            <w:noProof/>
          </w:rPr>
          <w:delText>165</w:delText>
        </w:r>
      </w:del>
      <w:r w:rsidRPr="00E20F2A">
        <w:rPr>
          <w:rFonts w:ascii="Times New Roman" w:hAnsi="Times New Roman" w:cs="Times New Roman"/>
          <w:noProof/>
        </w:rPr>
        <w:fldChar w:fldCharType="end"/>
      </w:r>
    </w:p>
    <w:p w14:paraId="2935B4DF"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7.13 Alcoholic beverages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_Toc308029586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31" w:author="Jane Shaw" w:date="2015-11-01T20:53:00Z">
        <w:r w:rsidR="00311179">
          <w:rPr>
            <w:rFonts w:ascii="Times New Roman" w:hAnsi="Times New Roman" w:cs="Times New Roman"/>
            <w:noProof/>
          </w:rPr>
          <w:t>166</w:t>
        </w:r>
      </w:ins>
      <w:del w:id="132" w:author="Jane Shaw" w:date="2015-11-01T20:44:00Z">
        <w:r w:rsidRPr="00E20F2A" w:rsidDel="00311179">
          <w:rPr>
            <w:rFonts w:ascii="Times New Roman" w:hAnsi="Times New Roman" w:cs="Times New Roman"/>
            <w:noProof/>
          </w:rPr>
          <w:delText>167</w:delText>
        </w:r>
      </w:del>
      <w:r w:rsidRPr="00E20F2A">
        <w:rPr>
          <w:rFonts w:ascii="Times New Roman" w:hAnsi="Times New Roman" w:cs="Times New Roman"/>
          <w:noProof/>
        </w:rPr>
        <w:fldChar w:fldCharType="end"/>
      </w:r>
    </w:p>
    <w:p w14:paraId="0C68A841"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7.14 Products from slaughtered animals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_Toc308029587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33" w:author="Jane Shaw" w:date="2015-11-01T20:53:00Z">
        <w:r w:rsidR="00311179">
          <w:rPr>
            <w:rFonts w:ascii="Times New Roman" w:hAnsi="Times New Roman" w:cs="Times New Roman"/>
            <w:noProof/>
          </w:rPr>
          <w:t>169</w:t>
        </w:r>
      </w:ins>
      <w:del w:id="134" w:author="Jane Shaw" w:date="2015-11-01T20:44:00Z">
        <w:r w:rsidRPr="00E20F2A" w:rsidDel="00311179">
          <w:rPr>
            <w:rFonts w:ascii="Times New Roman" w:hAnsi="Times New Roman" w:cs="Times New Roman"/>
            <w:noProof/>
          </w:rPr>
          <w:delText>170</w:delText>
        </w:r>
      </w:del>
      <w:r w:rsidRPr="00E20F2A">
        <w:rPr>
          <w:rFonts w:ascii="Times New Roman" w:hAnsi="Times New Roman" w:cs="Times New Roman"/>
          <w:noProof/>
        </w:rPr>
        <w:fldChar w:fldCharType="end"/>
      </w:r>
    </w:p>
    <w:p w14:paraId="260B85E7"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7.15 Animal fats and oils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_Toc308029588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35" w:author="Jane Shaw" w:date="2015-11-01T20:53:00Z">
        <w:r w:rsidR="00311179">
          <w:rPr>
            <w:rFonts w:ascii="Times New Roman" w:hAnsi="Times New Roman" w:cs="Times New Roman"/>
            <w:noProof/>
          </w:rPr>
          <w:t>173</w:t>
        </w:r>
      </w:ins>
      <w:del w:id="136" w:author="Jane Shaw" w:date="2015-11-01T20:44:00Z">
        <w:r w:rsidRPr="00E20F2A" w:rsidDel="00311179">
          <w:rPr>
            <w:rFonts w:ascii="Times New Roman" w:hAnsi="Times New Roman" w:cs="Times New Roman"/>
            <w:noProof/>
          </w:rPr>
          <w:delText>174</w:delText>
        </w:r>
      </w:del>
      <w:r w:rsidRPr="00E20F2A">
        <w:rPr>
          <w:rFonts w:ascii="Times New Roman" w:hAnsi="Times New Roman" w:cs="Times New Roman"/>
          <w:noProof/>
        </w:rPr>
        <w:fldChar w:fldCharType="end"/>
      </w:r>
    </w:p>
    <w:p w14:paraId="231CC2EA" w14:textId="77777777" w:rsidR="005372F6" w:rsidRPr="00E20F2A" w:rsidRDefault="005372F6" w:rsidP="00E20F2A">
      <w:pPr>
        <w:pStyle w:val="Sommario2"/>
        <w:tabs>
          <w:tab w:val="right" w:pos="9016"/>
        </w:tabs>
        <w:spacing w:after="0"/>
        <w:rPr>
          <w:rFonts w:ascii="Times New Roman" w:eastAsiaTheme="minorEastAsia" w:hAnsi="Times New Roman" w:cs="Times New Roman"/>
          <w:noProof/>
          <w:sz w:val="24"/>
          <w:szCs w:val="24"/>
          <w:lang w:val="en-GB" w:eastAsia="ja-JP"/>
        </w:rPr>
      </w:pPr>
      <w:r w:rsidRPr="00E20F2A">
        <w:rPr>
          <w:rFonts w:ascii="Times New Roman" w:hAnsi="Times New Roman" w:cs="Times New Roman"/>
          <w:noProof/>
        </w:rPr>
        <w:t>7.16 Products from live animals</w:t>
      </w:r>
      <w:r w:rsidRPr="00E20F2A">
        <w:rPr>
          <w:rFonts w:ascii="Times New Roman" w:hAnsi="Times New Roman" w:cs="Times New Roman"/>
          <w:noProof/>
        </w:rPr>
        <w:tab/>
      </w:r>
      <w:r w:rsidRPr="00E20F2A">
        <w:rPr>
          <w:rFonts w:ascii="Times New Roman" w:hAnsi="Times New Roman" w:cs="Times New Roman"/>
          <w:noProof/>
        </w:rPr>
        <w:fldChar w:fldCharType="begin"/>
      </w:r>
      <w:r w:rsidRPr="00E20F2A">
        <w:rPr>
          <w:rFonts w:ascii="Times New Roman" w:hAnsi="Times New Roman" w:cs="Times New Roman"/>
          <w:noProof/>
        </w:rPr>
        <w:instrText xml:space="preserve"> PAGEREF _Toc308029589 \h </w:instrText>
      </w:r>
      <w:r w:rsidRPr="00E20F2A">
        <w:rPr>
          <w:rFonts w:ascii="Times New Roman" w:hAnsi="Times New Roman" w:cs="Times New Roman"/>
          <w:noProof/>
        </w:rPr>
      </w:r>
      <w:r w:rsidRPr="00E20F2A">
        <w:rPr>
          <w:rFonts w:ascii="Times New Roman" w:hAnsi="Times New Roman" w:cs="Times New Roman"/>
          <w:noProof/>
        </w:rPr>
        <w:fldChar w:fldCharType="separate"/>
      </w:r>
      <w:ins w:id="137" w:author="Jane Shaw" w:date="2015-11-01T20:53:00Z">
        <w:r w:rsidR="00311179">
          <w:rPr>
            <w:rFonts w:ascii="Times New Roman" w:hAnsi="Times New Roman" w:cs="Times New Roman"/>
            <w:noProof/>
          </w:rPr>
          <w:t>174</w:t>
        </w:r>
      </w:ins>
      <w:del w:id="138" w:author="Jane Shaw" w:date="2015-11-01T20:44:00Z">
        <w:r w:rsidRPr="00E20F2A" w:rsidDel="00311179">
          <w:rPr>
            <w:rFonts w:ascii="Times New Roman" w:hAnsi="Times New Roman" w:cs="Times New Roman"/>
            <w:noProof/>
          </w:rPr>
          <w:delText>175</w:delText>
        </w:r>
      </w:del>
      <w:r w:rsidRPr="00E20F2A">
        <w:rPr>
          <w:rFonts w:ascii="Times New Roman" w:hAnsi="Times New Roman" w:cs="Times New Roman"/>
          <w:noProof/>
        </w:rPr>
        <w:fldChar w:fldCharType="end"/>
      </w:r>
    </w:p>
    <w:p w14:paraId="48EDF5FA" w14:textId="54F91294" w:rsidR="00982B99" w:rsidRPr="00F31509" w:rsidRDefault="005372F6" w:rsidP="00E20F2A">
      <w:pPr>
        <w:spacing w:after="0"/>
        <w:rPr>
          <w:rFonts w:asciiTheme="majorBidi" w:hAnsiTheme="majorBidi" w:cstheme="majorBidi"/>
          <w:lang w:val="en-GB" w:eastAsia="en-US"/>
        </w:rPr>
      </w:pPr>
      <w:r w:rsidRPr="00E20F2A">
        <w:rPr>
          <w:rFonts w:ascii="Times New Roman" w:eastAsia="SimSun" w:hAnsi="Times New Roman" w:cs="Times New Roman"/>
          <w:bCs/>
          <w:szCs w:val="20"/>
          <w:lang w:val="en-GB" w:eastAsia="en-US"/>
        </w:rPr>
        <w:fldChar w:fldCharType="end"/>
      </w:r>
    </w:p>
    <w:p w14:paraId="6C024E5C" w14:textId="071C516B" w:rsidR="00982B99" w:rsidRPr="00F31509" w:rsidDel="002A60C4" w:rsidRDefault="00982B99" w:rsidP="00982B99">
      <w:pPr>
        <w:pStyle w:val="Titolo"/>
        <w:rPr>
          <w:del w:id="139" w:author="Jane Shaw" w:date="2015-11-01T20:09:00Z"/>
          <w:rFonts w:asciiTheme="majorBidi" w:hAnsiTheme="majorBidi"/>
          <w:lang w:val="en-GB"/>
        </w:rPr>
      </w:pPr>
    </w:p>
    <w:p w14:paraId="2F8517C2" w14:textId="0B6C6B24" w:rsidR="00982B99" w:rsidRDefault="00982B99" w:rsidP="00374C82">
      <w:pPr>
        <w:pStyle w:val="Titolo1"/>
        <w:rPr>
          <w:rFonts w:asciiTheme="majorBidi" w:eastAsiaTheme="majorEastAsia" w:hAnsiTheme="majorBidi" w:cstheme="majorBidi"/>
          <w:lang w:eastAsia="en-US"/>
        </w:rPr>
      </w:pPr>
      <w:bookmarkStart w:id="140" w:name="_Toc428436035"/>
      <w:bookmarkStart w:id="141" w:name="_Toc428436336"/>
      <w:del w:id="142" w:author="Jane Shaw" w:date="2015-11-01T20:09:00Z">
        <w:r w:rsidRPr="00F31509" w:rsidDel="002A60C4">
          <w:rPr>
            <w:rFonts w:asciiTheme="majorBidi" w:eastAsiaTheme="majorEastAsia" w:hAnsiTheme="majorBidi" w:cstheme="majorBidi"/>
            <w:lang w:eastAsia="en-US"/>
          </w:rPr>
          <w:lastRenderedPageBreak/>
          <w:delText xml:space="preserve">List of </w:delText>
        </w:r>
      </w:del>
      <w:bookmarkStart w:id="143" w:name="_Toc308029337"/>
      <w:bookmarkStart w:id="144" w:name="_Toc308029528"/>
      <w:r w:rsidRPr="00F31509">
        <w:rPr>
          <w:rFonts w:asciiTheme="majorBidi" w:eastAsiaTheme="majorEastAsia" w:hAnsiTheme="majorBidi" w:cstheme="majorBidi"/>
          <w:lang w:eastAsia="en-US"/>
        </w:rPr>
        <w:t>Tables</w:t>
      </w:r>
      <w:bookmarkEnd w:id="140"/>
      <w:bookmarkEnd w:id="141"/>
      <w:bookmarkEnd w:id="143"/>
      <w:bookmarkEnd w:id="144"/>
    </w:p>
    <w:p w14:paraId="6B37D2B8" w14:textId="60E25ACB" w:rsidR="00AA5F53" w:rsidRPr="00F31509" w:rsidRDefault="003D789C">
      <w:pPr>
        <w:pStyle w:val="Indicedellefigure"/>
        <w:tabs>
          <w:tab w:val="right" w:leader="dot" w:pos="9016"/>
        </w:tabs>
        <w:rPr>
          <w:rFonts w:asciiTheme="majorBidi" w:hAnsiTheme="majorBidi" w:cstheme="majorBidi"/>
          <w:noProof/>
          <w:lang w:val="en-GB" w:eastAsia="en-US"/>
        </w:rPr>
      </w:pPr>
      <w:r w:rsidRPr="00F31509">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F31509">
        <w:rPr>
          <w:rFonts w:asciiTheme="majorBidi" w:hAnsiTheme="majorBidi" w:cstheme="majorBidi"/>
          <w:lang w:val="en-GB"/>
        </w:rPr>
        <w:fldChar w:fldCharType="separate"/>
      </w:r>
      <w:r w:rsidR="000F35E3">
        <w:fldChar w:fldCharType="begin"/>
      </w:r>
      <w:r w:rsidR="000F35E3">
        <w:instrText xml:space="preserve"> HYPERLINK \l "_Toc428423540" </w:instrText>
      </w:r>
      <w:r w:rsidR="000F35E3">
        <w:fldChar w:fldCharType="separate"/>
      </w:r>
      <w:r w:rsidR="00AA5F53" w:rsidRPr="00F31509">
        <w:rPr>
          <w:rStyle w:val="Collegamentoipertestuale"/>
          <w:rFonts w:asciiTheme="majorBidi" w:hAnsiTheme="majorBidi" w:cstheme="majorBidi"/>
          <w:smallCaps w:val="0"/>
          <w:noProof/>
          <w:lang w:val="en-GB"/>
        </w:rPr>
        <w:t xml:space="preserve">Table 1: Basic and auxiliary variables </w:t>
      </w:r>
      <w:del w:id="145" w:author="Jane Shaw" w:date="2015-11-01T20:16:00Z">
        <w:r w:rsidR="00AA5F53" w:rsidRPr="00F31509" w:rsidDel="00381E07">
          <w:rPr>
            <w:rStyle w:val="Collegamentoipertestuale"/>
            <w:rFonts w:asciiTheme="majorBidi" w:hAnsiTheme="majorBidi" w:cstheme="majorBidi"/>
            <w:smallCaps w:val="0"/>
            <w:noProof/>
            <w:lang w:val="en-GB"/>
          </w:rPr>
          <w:delText xml:space="preserve">to </w:delText>
        </w:r>
      </w:del>
      <w:ins w:id="146" w:author="Jane Shaw" w:date="2015-11-01T20:16:00Z">
        <w:r w:rsidR="00381E07">
          <w:rPr>
            <w:rStyle w:val="Collegamentoipertestuale"/>
            <w:rFonts w:asciiTheme="majorBidi" w:hAnsiTheme="majorBidi" w:cstheme="majorBidi"/>
            <w:smallCaps w:val="0"/>
            <w:noProof/>
            <w:lang w:val="en-GB"/>
          </w:rPr>
          <w:t xml:space="preserve">for </w:t>
        </w:r>
      </w:ins>
      <w:r w:rsidR="00AA5F53" w:rsidRPr="00F31509">
        <w:rPr>
          <w:rStyle w:val="Collegamentoipertestuale"/>
          <w:rFonts w:asciiTheme="majorBidi" w:hAnsiTheme="majorBidi" w:cstheme="majorBidi"/>
          <w:smallCaps w:val="0"/>
          <w:noProof/>
          <w:lang w:val="en-GB"/>
        </w:rPr>
        <w:t>produc</w:t>
      </w:r>
      <w:ins w:id="147" w:author="Jane Shaw" w:date="2015-11-01T20:16:00Z">
        <w:r w:rsidR="00381E07">
          <w:rPr>
            <w:rStyle w:val="Collegamentoipertestuale"/>
            <w:rFonts w:asciiTheme="majorBidi" w:hAnsiTheme="majorBidi" w:cstheme="majorBidi"/>
            <w:smallCaps w:val="0"/>
            <w:noProof/>
            <w:lang w:val="en-GB"/>
          </w:rPr>
          <w:t>ing</w:t>
        </w:r>
      </w:ins>
      <w:del w:id="148" w:author="Jane Shaw" w:date="2015-11-01T20:16:00Z">
        <w:r w:rsidR="00AA5F53" w:rsidRPr="00F31509" w:rsidDel="00381E07">
          <w:rPr>
            <w:rStyle w:val="Collegamentoipertestuale"/>
            <w:rFonts w:asciiTheme="majorBidi" w:hAnsiTheme="majorBidi" w:cstheme="majorBidi"/>
            <w:smallCaps w:val="0"/>
            <w:noProof/>
            <w:lang w:val="en-GB"/>
          </w:rPr>
          <w:delText>e</w:delText>
        </w:r>
      </w:del>
      <w:r w:rsidR="00AA5F53" w:rsidRPr="00F31509">
        <w:rPr>
          <w:rStyle w:val="Collegamentoipertestuale"/>
          <w:rFonts w:asciiTheme="majorBidi" w:hAnsiTheme="majorBidi" w:cstheme="majorBidi"/>
          <w:smallCaps w:val="0"/>
          <w:noProof/>
          <w:lang w:val="en-GB"/>
        </w:rPr>
        <w:t xml:space="preserve"> FBS</w:t>
      </w:r>
      <w:del w:id="149" w:author="Jane Shaw" w:date="2015-11-07T13:18:00Z">
        <w:r w:rsidR="00AA5F53" w:rsidRPr="00F31509" w:rsidDel="00A81CE9">
          <w:rPr>
            <w:rStyle w:val="Collegamentoipertestuale"/>
            <w:rFonts w:asciiTheme="majorBidi" w:hAnsiTheme="majorBidi" w:cstheme="majorBidi"/>
            <w:smallCaps w:val="0"/>
            <w:noProof/>
            <w:lang w:val="en-GB"/>
          </w:rPr>
          <w:delText>s</w:delText>
        </w:r>
      </w:del>
      <w:r w:rsidR="00AA5F53" w:rsidRPr="00F31509">
        <w:rPr>
          <w:rStyle w:val="Collegamentoipertestuale"/>
          <w:rFonts w:asciiTheme="majorBidi" w:hAnsiTheme="majorBidi" w:cstheme="majorBidi"/>
          <w:smallCaps w:val="0"/>
          <w:noProof/>
          <w:lang w:val="en-GB"/>
        </w:rPr>
        <w:t xml:space="preserve">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ins w:id="150" w:author="Jane Shaw" w:date="2015-11-01T20:53:00Z">
        <w:r w:rsidR="00311179">
          <w:rPr>
            <w:rFonts w:asciiTheme="majorBidi" w:hAnsiTheme="majorBidi" w:cstheme="majorBidi"/>
            <w:noProof/>
            <w:webHidden/>
            <w:lang w:val="en-GB"/>
          </w:rPr>
          <w:t>19</w:t>
        </w:r>
      </w:ins>
      <w:del w:id="151" w:author="Jane Shaw" w:date="2015-11-01T20:44:00Z">
        <w:r w:rsidR="00E24798" w:rsidDel="00311179">
          <w:rPr>
            <w:rFonts w:asciiTheme="majorBidi" w:hAnsiTheme="majorBidi" w:cstheme="majorBidi"/>
            <w:noProof/>
            <w:webHidden/>
            <w:lang w:val="en-GB"/>
          </w:rPr>
          <w:delText>18</w:delText>
        </w:r>
      </w:del>
      <w:r w:rsidRPr="00F31509">
        <w:rPr>
          <w:rFonts w:asciiTheme="majorBidi" w:hAnsiTheme="majorBidi" w:cstheme="majorBidi"/>
          <w:noProof/>
          <w:webHidden/>
          <w:lang w:val="en-GB"/>
        </w:rPr>
        <w:fldChar w:fldCharType="end"/>
      </w:r>
      <w:r w:rsidR="000F35E3">
        <w:rPr>
          <w:rFonts w:asciiTheme="majorBidi" w:hAnsiTheme="majorBidi" w:cstheme="majorBidi"/>
          <w:noProof/>
          <w:lang w:val="en-GB"/>
        </w:rPr>
        <w:fldChar w:fldCharType="end"/>
      </w:r>
    </w:p>
    <w:p w14:paraId="579BC837" w14:textId="2BB238B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"_Toc428423541" </w:instrText>
      </w:r>
      <w:r>
        <w:fldChar w:fldCharType="separate"/>
      </w:r>
      <w:r w:rsidR="00AA5F53" w:rsidRPr="00F31509">
        <w:rPr>
          <w:rStyle w:val="Collegamentoipertestuale"/>
          <w:rFonts w:asciiTheme="majorBidi" w:hAnsiTheme="majorBidi" w:cstheme="majorBidi"/>
          <w:smallCaps w:val="0"/>
          <w:noProof/>
          <w:lang w:val="en-GB"/>
        </w:rPr>
        <w:t>Table 2: Proportion</w:t>
      </w:r>
      <w:ins w:id="152" w:author="Jane Shaw" w:date="2015-11-01T20:16:00Z">
        <w:r w:rsidR="00381E07">
          <w:rPr>
            <w:rStyle w:val="Collegamentoipertestuale"/>
            <w:rFonts w:asciiTheme="majorBidi" w:hAnsiTheme="majorBidi" w:cstheme="majorBidi"/>
            <w:smallCaps w:val="0"/>
            <w:noProof/>
            <w:lang w:val="en-GB"/>
          </w:rPr>
          <w:t>s</w:t>
        </w:r>
      </w:ins>
      <w:r w:rsidR="00AA5F53" w:rsidRPr="00F31509">
        <w:rPr>
          <w:rStyle w:val="Collegamentoipertestuale"/>
          <w:rFonts w:asciiTheme="majorBidi" w:hAnsiTheme="majorBidi" w:cstheme="majorBidi"/>
          <w:smallCaps w:val="0"/>
          <w:noProof/>
          <w:lang w:val="en-GB"/>
        </w:rPr>
        <w:t xml:space="preserve"> of data for FBS compilation collected from official sources, 2011</w:t>
      </w:r>
      <w:ins w:id="153" w:author="Jane Shaw" w:date="2015-11-01T20:16:00Z">
        <w:r w:rsidR="00381E07">
          <w:rPr>
            <w:rStyle w:val="Collegamentoipertestuale"/>
            <w:rFonts w:asciiTheme="majorBidi" w:hAnsiTheme="majorBidi" w:cstheme="majorBidi"/>
            <w:smallCaps w:val="0"/>
            <w:noProof/>
            <w:lang w:val="en-GB"/>
          </w:rPr>
          <w:t>–</w:t>
        </w:r>
      </w:ins>
      <w:del w:id="154" w:author="Jane Shaw" w:date="2015-11-01T20:16: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2013</w:t>
      </w:r>
      <w:ins w:id="155" w:author="Jane Shaw" w:date="2015-11-01T20:16:00Z">
        <w:r w:rsidR="00381E07">
          <w:rPr>
            <w:rStyle w:val="Collegamentoipertestuale"/>
            <w:rFonts w:asciiTheme="majorBidi" w:hAnsiTheme="majorBidi" w:cstheme="majorBidi"/>
            <w:smallCaps w:val="0"/>
            <w:noProof/>
            <w:lang w:val="en-GB"/>
          </w:rPr>
          <w:t xml:space="preserve"> </w:t>
        </w:r>
      </w:ins>
      <w:del w:id="156" w:author="Jane Shaw" w:date="2015-11-01T20:16:00Z">
        <w:r w:rsidR="00AA5F53" w:rsidRPr="00F31509" w:rsidDel="00381E07">
          <w:rPr>
            <w:rStyle w:val="Collegamentoipertestuale"/>
            <w:rFonts w:asciiTheme="majorBidi" w:hAnsiTheme="majorBidi" w:cstheme="majorBidi"/>
            <w:smallCaps w:val="0"/>
            <w:noProof/>
            <w:lang w:val="en-GB"/>
          </w:rPr>
          <w:delText xml:space="preserve">, in </w:delText>
        </w:r>
      </w:del>
      <w:del w:id="157" w:author="Jane Shaw" w:date="2015-11-07T13:19:00Z">
        <w:r w:rsidR="00AA5F53" w:rsidRPr="00F31509" w:rsidDel="00A81CE9">
          <w:rPr>
            <w:rStyle w:val="Collegamentoipertestuale"/>
            <w:rFonts w:asciiTheme="majorBidi" w:hAnsiTheme="majorBidi" w:cstheme="majorBidi"/>
            <w:smallCaps w:val="0"/>
            <w:noProof/>
            <w:lang w:val="en-GB"/>
          </w:rPr>
          <w:delText>percent</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58" w:author="Jane Shaw" w:date="2015-11-01T20:53:00Z">
        <w:r w:rsidR="00311179">
          <w:rPr>
            <w:rFonts w:asciiTheme="majorBidi" w:hAnsiTheme="majorBidi" w:cstheme="majorBidi"/>
            <w:noProof/>
            <w:webHidden/>
            <w:lang w:val="en-GB"/>
          </w:rPr>
          <w:t>21</w:t>
        </w:r>
      </w:ins>
      <w:del w:id="159" w:author="Jane Shaw" w:date="2015-11-01T20:44:00Z">
        <w:r w:rsidR="00E24798" w:rsidDel="00311179">
          <w:rPr>
            <w:rFonts w:asciiTheme="majorBidi" w:hAnsiTheme="majorBidi" w:cstheme="majorBidi"/>
            <w:noProof/>
            <w:webHidden/>
            <w:lang w:val="en-GB"/>
          </w:rPr>
          <w:delText>20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E5CCB10" w14:textId="70F0E0E9" w:rsidR="00AA5F53" w:rsidRPr="00F31509" w:rsidRDefault="00D13E0A">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"_Toc428423542" </w:instrText>
      </w:r>
      <w:r>
        <w:fldChar w:fldCharType="separate"/>
      </w:r>
      <w:r w:rsidR="00AA5F53" w:rsidRPr="00F31509">
        <w:rPr>
          <w:rStyle w:val="Collegamentoipertestuale"/>
          <w:rFonts w:asciiTheme="majorBidi" w:hAnsiTheme="majorBidi" w:cstheme="majorBidi"/>
          <w:smallCaps w:val="0"/>
          <w:noProof/>
          <w:lang w:val="en-GB"/>
        </w:rPr>
        <w:t>Table 3</w:t>
      </w:r>
      <w:r w:rsidR="00AA5F53" w:rsidRPr="002A60C4">
        <w:rPr>
          <w:rStyle w:val="Collegamentoipertestuale"/>
          <w:rFonts w:asciiTheme="majorBidi" w:hAnsiTheme="majorBidi" w:cstheme="majorBidi"/>
          <w:smallCaps w:val="0"/>
          <w:noProof/>
          <w:lang w:val="en-GB"/>
        </w:rPr>
        <w:t>:</w:t>
      </w:r>
      <w:r w:rsidR="00AA5F53" w:rsidRPr="00F31509">
        <w:rPr>
          <w:rStyle w:val="Collegamentoipertestuale"/>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r w:rsidR="00311179">
        <w:rPr>
          <w:rFonts w:asciiTheme="majorBidi" w:hAnsiTheme="majorBidi" w:cstheme="majorBidi"/>
          <w:noProof/>
          <w:webHidden/>
          <w:lang w:val="en-GB"/>
        </w:rPr>
        <w:t>41</w:t>
      </w:r>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8E6D991" w14:textId="403F75F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"_Toc428423543" </w:instrText>
      </w:r>
      <w:r>
        <w:fldChar w:fldCharType="separate"/>
      </w:r>
      <w:r w:rsidR="00AA5F53" w:rsidRPr="00F31509">
        <w:rPr>
          <w:rStyle w:val="Collegamentoipertestuale"/>
          <w:rFonts w:asciiTheme="majorBidi" w:hAnsiTheme="majorBidi" w:cstheme="majorBidi"/>
          <w:smallCaps w:val="0"/>
          <w:noProof/>
          <w:lang w:val="en-GB"/>
        </w:rPr>
        <w:t xml:space="preserve">Table 4: Trade </w:t>
      </w:r>
      <w:ins w:id="160" w:author="Jane Shaw" w:date="2015-11-07T13:19:00Z">
        <w:r w:rsidR="00A81CE9">
          <w:rPr>
            <w:rStyle w:val="Collegamentoipertestuale"/>
            <w:rFonts w:asciiTheme="majorBidi" w:hAnsiTheme="majorBidi" w:cstheme="majorBidi"/>
            <w:smallCaps w:val="0"/>
            <w:noProof/>
            <w:lang w:val="en-GB"/>
          </w:rPr>
          <w:t xml:space="preserve">data </w:t>
        </w:r>
      </w:ins>
      <w:r w:rsidR="00AA5F53" w:rsidRPr="00F31509">
        <w:rPr>
          <w:rStyle w:val="Collegamentoipertestuale"/>
          <w:rFonts w:asciiTheme="majorBidi" w:hAnsiTheme="majorBidi" w:cstheme="majorBidi"/>
          <w:smallCaps w:val="0"/>
          <w:noProof/>
          <w:lang w:val="en-GB"/>
        </w:rPr>
        <w:t>products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61" w:author="Jane Shaw" w:date="2015-11-01T20:53:00Z">
        <w:r w:rsidR="00311179">
          <w:rPr>
            <w:rFonts w:asciiTheme="majorBidi" w:hAnsiTheme="majorBidi" w:cstheme="majorBidi"/>
            <w:noProof/>
            <w:webHidden/>
            <w:lang w:val="en-GB"/>
          </w:rPr>
          <w:t>52</w:t>
        </w:r>
      </w:ins>
      <w:del w:id="162" w:author="Jane Shaw" w:date="2015-11-01T20:44:00Z">
        <w:r w:rsidR="00E24798" w:rsidDel="00311179">
          <w:rPr>
            <w:rFonts w:asciiTheme="majorBidi" w:hAnsiTheme="majorBidi" w:cstheme="majorBidi"/>
            <w:noProof/>
            <w:webHidden/>
            <w:lang w:val="en-GB"/>
          </w:rPr>
          <w:delText>54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B353E5B" w14:textId="3BBA0E0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"_Toc428423544" </w:instrText>
      </w:r>
      <w:r>
        <w:fldChar w:fldCharType="separate"/>
      </w:r>
      <w:r w:rsidR="00AA5F53" w:rsidRPr="00F31509">
        <w:rPr>
          <w:rStyle w:val="Collegamentoipertestuale"/>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63" w:author="Jane Shaw" w:date="2015-11-01T20:53:00Z">
        <w:r w:rsidR="00311179">
          <w:rPr>
            <w:rFonts w:asciiTheme="majorBidi" w:hAnsiTheme="majorBidi" w:cstheme="majorBidi"/>
            <w:noProof/>
            <w:webHidden/>
            <w:lang w:val="en-GB"/>
          </w:rPr>
          <w:t>79</w:t>
        </w:r>
      </w:ins>
      <w:del w:id="164" w:author="Jane Shaw" w:date="2015-11-01T20:44:00Z">
        <w:r w:rsidR="00E24798" w:rsidDel="00311179">
          <w:rPr>
            <w:rFonts w:asciiTheme="majorBidi" w:hAnsiTheme="majorBidi" w:cstheme="majorBidi"/>
            <w:noProof/>
            <w:webHidden/>
            <w:lang w:val="en-GB"/>
          </w:rPr>
          <w:delText>89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4A6091D" w14:textId="6BB90765"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"_Toc428423545" </w:instrText>
      </w:r>
      <w:r>
        <w:fldChar w:fldCharType="separate"/>
      </w:r>
      <w:r w:rsidR="00AA5F53" w:rsidRPr="00F31509">
        <w:rPr>
          <w:rStyle w:val="Collegamentoipertestuale"/>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65" w:author="Jane Shaw" w:date="2015-11-01T20:53:00Z">
        <w:r w:rsidR="00311179">
          <w:rPr>
            <w:rFonts w:asciiTheme="majorBidi" w:hAnsiTheme="majorBidi" w:cstheme="majorBidi"/>
            <w:noProof/>
            <w:webHidden/>
            <w:lang w:val="en-GB"/>
          </w:rPr>
          <w:t>80</w:t>
        </w:r>
      </w:ins>
      <w:del w:id="166" w:author="Jane Shaw" w:date="2015-11-01T20:44:00Z">
        <w:r w:rsidR="00E24798" w:rsidDel="00311179">
          <w:rPr>
            <w:rFonts w:asciiTheme="majorBidi" w:hAnsiTheme="majorBidi" w:cstheme="majorBidi"/>
            <w:noProof/>
            <w:webHidden/>
            <w:lang w:val="en-GB"/>
          </w:rPr>
          <w:delText>90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0B898A5" w14:textId="345D9A4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"_Toc428423546" </w:instrText>
      </w:r>
      <w:r>
        <w:fldChar w:fldCharType="separate"/>
      </w:r>
      <w:r w:rsidR="00AA5F53" w:rsidRPr="00F31509">
        <w:rPr>
          <w:rStyle w:val="Collegamentoipertestuale"/>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67" w:author="Jane Shaw" w:date="2015-11-01T20:53:00Z">
        <w:r w:rsidR="00311179">
          <w:rPr>
            <w:rFonts w:asciiTheme="majorBidi" w:hAnsiTheme="majorBidi" w:cstheme="majorBidi"/>
            <w:noProof/>
            <w:webHidden/>
            <w:lang w:val="en-GB"/>
          </w:rPr>
          <w:t>80</w:t>
        </w:r>
      </w:ins>
      <w:del w:id="168" w:author="Jane Shaw" w:date="2015-11-01T20:44:00Z">
        <w:r w:rsidR="00E24798" w:rsidDel="00311179">
          <w:rPr>
            <w:rFonts w:asciiTheme="majorBidi" w:hAnsiTheme="majorBidi" w:cstheme="majorBidi"/>
            <w:noProof/>
            <w:webHidden/>
            <w:lang w:val="en-GB"/>
          </w:rPr>
          <w:delText>91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4C4B633" w14:textId="05F3DDD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"_Toc428423547" </w:instrText>
      </w:r>
      <w:r>
        <w:fldChar w:fldCharType="separate"/>
      </w:r>
      <w:r w:rsidR="00AA5F53" w:rsidRPr="00F31509">
        <w:rPr>
          <w:rStyle w:val="Collegamentoipertestuale"/>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69" w:author="Jane Shaw" w:date="2015-11-01T20:53:00Z">
        <w:r w:rsidR="00311179">
          <w:rPr>
            <w:rFonts w:asciiTheme="majorBidi" w:hAnsiTheme="majorBidi" w:cstheme="majorBidi"/>
            <w:noProof/>
            <w:webHidden/>
            <w:lang w:val="en-GB"/>
          </w:rPr>
          <w:t>81</w:t>
        </w:r>
      </w:ins>
      <w:del w:id="170" w:author="Jane Shaw" w:date="2015-11-01T20:44:00Z">
        <w:r w:rsidR="00E24798" w:rsidDel="00311179">
          <w:rPr>
            <w:rFonts w:asciiTheme="majorBidi" w:hAnsiTheme="majorBidi" w:cstheme="majorBidi"/>
            <w:noProof/>
            <w:webHidden/>
            <w:lang w:val="en-GB"/>
          </w:rPr>
          <w:delText>91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98EAE92" w14:textId="001A6AA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"_Toc428423548" </w:instrText>
      </w:r>
      <w:r>
        <w:fldChar w:fldCharType="separate"/>
      </w:r>
      <w:r w:rsidR="00AA5F53" w:rsidRPr="00F31509">
        <w:rPr>
          <w:rStyle w:val="Collegamentoipertestuale"/>
          <w:rFonts w:asciiTheme="majorBidi" w:hAnsiTheme="majorBidi" w:cstheme="majorBidi"/>
          <w:smallCaps w:val="0"/>
          <w:noProof/>
          <w:lang w:val="en-GB"/>
        </w:rPr>
        <w:t xml:space="preserve">Table 9: Introducing estimates </w:t>
      </w:r>
      <w:del w:id="171" w:author="Jane Shaw" w:date="2015-11-01T20:17:00Z">
        <w:r w:rsidR="00AA5F53" w:rsidRPr="00F31509" w:rsidDel="00381E07">
          <w:rPr>
            <w:rStyle w:val="Collegamentoipertestuale"/>
            <w:rFonts w:asciiTheme="majorBidi" w:hAnsiTheme="majorBidi" w:cstheme="majorBidi"/>
            <w:smallCaps w:val="0"/>
            <w:noProof/>
            <w:lang w:val="en-GB"/>
          </w:rPr>
          <w:delText xml:space="preserve">for </w:delText>
        </w:r>
      </w:del>
      <w:ins w:id="172" w:author="Jane Shaw" w:date="2015-11-01T20:17:00Z">
        <w:r w:rsidR="00381E07">
          <w:rPr>
            <w:rStyle w:val="Collegamentoipertestuale"/>
            <w:rFonts w:asciiTheme="majorBidi" w:hAnsiTheme="majorBidi" w:cstheme="majorBidi"/>
            <w:smallCaps w:val="0"/>
            <w:noProof/>
            <w:lang w:val="en-GB"/>
          </w:rPr>
          <w:t xml:space="preserve">of </w:t>
        </w:r>
      </w:ins>
      <w:r w:rsidR="00AA5F53" w:rsidRPr="00F31509">
        <w:rPr>
          <w:rStyle w:val="Collegamentoipertestuale"/>
          <w:rFonts w:asciiTheme="majorBidi" w:hAnsiTheme="majorBidi" w:cstheme="majorBidi"/>
          <w:smallCaps w:val="0"/>
          <w:noProof/>
          <w:lang w:val="en-GB"/>
        </w:rPr>
        <w:t>wheat and flour production in</w:t>
      </w:r>
      <w:ins w:id="173" w:author="Jane Shaw" w:date="2015-11-07T13:20:00Z">
        <w:r w:rsidR="00A81CE9">
          <w:rPr>
            <w:rStyle w:val="Collegamentoipertestuale"/>
            <w:rFonts w:asciiTheme="majorBidi" w:hAnsiTheme="majorBidi" w:cstheme="majorBidi"/>
            <w:smallCaps w:val="0"/>
            <w:noProof/>
            <w:lang w:val="en-GB"/>
          </w:rPr>
          <w:t>to</w:t>
        </w:r>
      </w:ins>
      <w:r w:rsidR="00AA5F53" w:rsidRPr="00F31509">
        <w:rPr>
          <w:rStyle w:val="Collegamentoipertestuale"/>
          <w:rFonts w:asciiTheme="majorBidi" w:hAnsiTheme="majorBidi" w:cstheme="majorBidi"/>
          <w:smallCaps w:val="0"/>
          <w:noProof/>
          <w:lang w:val="en-GB"/>
        </w:rPr>
        <w:t xml:space="preserve">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74" w:author="Jane Shaw" w:date="2015-11-01T20:53:00Z">
        <w:r w:rsidR="00311179">
          <w:rPr>
            <w:rFonts w:asciiTheme="majorBidi" w:hAnsiTheme="majorBidi" w:cstheme="majorBidi"/>
            <w:noProof/>
            <w:webHidden/>
            <w:lang w:val="en-GB"/>
          </w:rPr>
          <w:t>81</w:t>
        </w:r>
      </w:ins>
      <w:del w:id="175" w:author="Jane Shaw" w:date="2015-11-01T20:44:00Z">
        <w:r w:rsidR="00E24798" w:rsidDel="00311179">
          <w:rPr>
            <w:rFonts w:asciiTheme="majorBidi" w:hAnsiTheme="majorBidi" w:cstheme="majorBidi"/>
            <w:noProof/>
            <w:webHidden/>
            <w:lang w:val="en-GB"/>
          </w:rPr>
          <w:delText>92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1CC1465" w14:textId="6AF2F15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"_Toc428423549" </w:instrText>
      </w:r>
      <w:r>
        <w:fldChar w:fldCharType="separate"/>
      </w:r>
      <w:r w:rsidR="00AA5F53" w:rsidRPr="00F31509">
        <w:rPr>
          <w:rStyle w:val="Collegamentoipertestuale"/>
          <w:rFonts w:asciiTheme="majorBidi" w:hAnsiTheme="majorBidi" w:cstheme="majorBidi"/>
          <w:smallCaps w:val="0"/>
          <w:noProof/>
          <w:lang w:val="en-GB"/>
        </w:rPr>
        <w:t xml:space="preserve">Table 10: Trade flow information </w:t>
      </w:r>
      <w:del w:id="176" w:author="Jane Shaw" w:date="2015-11-07T13:20:00Z">
        <w:r w:rsidR="00AA5F53" w:rsidRPr="00F31509" w:rsidDel="00A81CE9">
          <w:rPr>
            <w:rStyle w:val="Collegamentoipertestuale"/>
            <w:rFonts w:asciiTheme="majorBidi" w:hAnsiTheme="majorBidi" w:cstheme="majorBidi"/>
            <w:smallCaps w:val="0"/>
            <w:noProof/>
            <w:lang w:val="en-GB"/>
          </w:rPr>
          <w:delText xml:space="preserve">for </w:delText>
        </w:r>
      </w:del>
      <w:ins w:id="177" w:author="Jane Shaw" w:date="2015-11-07T13:20:00Z">
        <w:r w:rsidR="00A81CE9">
          <w:rPr>
            <w:rStyle w:val="Collegamentoipertestuale"/>
            <w:rFonts w:asciiTheme="majorBidi" w:hAnsiTheme="majorBidi" w:cstheme="majorBidi"/>
            <w:smallCaps w:val="0"/>
            <w:noProof/>
            <w:lang w:val="en-GB"/>
          </w:rPr>
          <w:t xml:space="preserve">on </w:t>
        </w:r>
      </w:ins>
      <w:r w:rsidR="00AA5F53" w:rsidRPr="00F31509">
        <w:rPr>
          <w:rStyle w:val="Collegamentoipertestuale"/>
          <w:rFonts w:asciiTheme="majorBidi" w:hAnsiTheme="majorBidi" w:cstheme="majorBidi"/>
          <w:smallCaps w:val="0"/>
          <w:noProof/>
          <w:lang w:val="en-GB"/>
        </w:rPr>
        <w:t>wheat and products at HS6 disaggregation</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78" w:author="Jane Shaw" w:date="2015-11-01T20:53:00Z">
        <w:r w:rsidR="00311179">
          <w:rPr>
            <w:rFonts w:asciiTheme="majorBidi" w:hAnsiTheme="majorBidi" w:cstheme="majorBidi"/>
            <w:noProof/>
            <w:webHidden/>
            <w:lang w:val="en-GB"/>
          </w:rPr>
          <w:t>82</w:t>
        </w:r>
      </w:ins>
      <w:del w:id="179" w:author="Jane Shaw" w:date="2015-11-01T20:44:00Z">
        <w:r w:rsidR="00E24798" w:rsidDel="00311179">
          <w:rPr>
            <w:rFonts w:asciiTheme="majorBidi" w:hAnsiTheme="majorBidi" w:cstheme="majorBidi"/>
            <w:noProof/>
            <w:webHidden/>
            <w:lang w:val="en-GB"/>
          </w:rPr>
          <w:delText>92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D373C1C" w14:textId="786DD32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"_Toc428423550" </w:instrText>
      </w:r>
      <w:r>
        <w:fldChar w:fldCharType="separate"/>
      </w:r>
      <w:r w:rsidR="00AA5F53" w:rsidRPr="00F31509">
        <w:rPr>
          <w:rStyle w:val="Collegamentoipertestuale"/>
          <w:rFonts w:asciiTheme="majorBidi" w:hAnsiTheme="majorBidi" w:cstheme="majorBidi"/>
          <w:smallCaps w:val="0"/>
          <w:noProof/>
          <w:lang w:val="en-GB"/>
        </w:rPr>
        <w:t xml:space="preserve">Table 11: Adding trade information to the </w:t>
      </w:r>
      <w:del w:id="180" w:author="Jane Shaw" w:date="2015-11-01T20:17:00Z">
        <w:r w:rsidR="00AA5F53" w:rsidRPr="00F31509" w:rsidDel="00381E07">
          <w:rPr>
            <w:rStyle w:val="Collegamentoipertestuale"/>
            <w:rFonts w:asciiTheme="majorBidi" w:hAnsiTheme="majorBidi" w:cstheme="majorBidi"/>
            <w:smallCaps w:val="0"/>
            <w:noProof/>
            <w:lang w:val="en-GB"/>
          </w:rPr>
          <w:delText xml:space="preserve">initial </w:delText>
        </w:r>
      </w:del>
      <w:r w:rsidR="00AA5F53" w:rsidRPr="00F31509">
        <w:rPr>
          <w:rStyle w:val="Collegamentoipertestuale"/>
          <w:rFonts w:asciiTheme="majorBidi" w:hAnsiTheme="majorBidi" w:cstheme="majorBidi"/>
          <w:smallCaps w:val="0"/>
          <w:noProof/>
          <w:lang w:val="en-GB"/>
        </w:rPr>
        <w:t>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81" w:author="Jane Shaw" w:date="2015-11-01T20:53:00Z">
        <w:r w:rsidR="00311179">
          <w:rPr>
            <w:rFonts w:asciiTheme="majorBidi" w:hAnsiTheme="majorBidi" w:cstheme="majorBidi"/>
            <w:noProof/>
            <w:webHidden/>
            <w:lang w:val="en-GB"/>
          </w:rPr>
          <w:t>82</w:t>
        </w:r>
      </w:ins>
      <w:del w:id="182" w:author="Jane Shaw" w:date="2015-11-01T20:44:00Z">
        <w:r w:rsidR="00E24798" w:rsidDel="00311179">
          <w:rPr>
            <w:rFonts w:asciiTheme="majorBidi" w:hAnsiTheme="majorBidi" w:cstheme="majorBidi"/>
            <w:noProof/>
            <w:webHidden/>
            <w:lang w:val="en-GB"/>
          </w:rPr>
          <w:delText>93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B09DAB5" w14:textId="7BB2363C"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"_Toc428423551" </w:instrText>
      </w:r>
      <w:r>
        <w:fldChar w:fldCharType="separate"/>
      </w:r>
      <w:r w:rsidR="00AA5F53" w:rsidRPr="00F31509">
        <w:rPr>
          <w:rStyle w:val="Collegamentoipertestuale"/>
          <w:rFonts w:asciiTheme="majorBidi" w:hAnsiTheme="majorBidi" w:cstheme="majorBidi"/>
          <w:smallCaps w:val="0"/>
          <w:noProof/>
          <w:lang w:val="en-GB"/>
        </w:rPr>
        <w:t xml:space="preserve">Table 12: Completing </w:t>
      </w:r>
      <w:ins w:id="183" w:author="Jane Shaw" w:date="2015-11-01T20:17:00Z">
        <w:r w:rsidR="00381E07">
          <w:rPr>
            <w:rStyle w:val="Collegamentoipertestuale"/>
            <w:rFonts w:asciiTheme="majorBidi" w:hAnsiTheme="majorBidi" w:cstheme="majorBidi"/>
            <w:smallCaps w:val="0"/>
            <w:noProof/>
            <w:lang w:val="en-GB"/>
          </w:rPr>
          <w:t xml:space="preserve">the </w:t>
        </w:r>
      </w:ins>
      <w:r w:rsidR="00AA5F53" w:rsidRPr="00F31509">
        <w:rPr>
          <w:rStyle w:val="Collegamentoipertestuale"/>
          <w:rFonts w:asciiTheme="majorBidi" w:hAnsiTheme="majorBidi" w:cstheme="majorBidi"/>
          <w:smallCaps w:val="0"/>
          <w:noProof/>
          <w:lang w:val="en-GB"/>
        </w:rPr>
        <w:t xml:space="preserve">trade data </w:t>
      </w:r>
      <w:del w:id="184" w:author="Jane Shaw" w:date="2015-11-01T20:17:00Z">
        <w:r w:rsidR="00AA5F53" w:rsidRPr="00F31509" w:rsidDel="00381E07">
          <w:rPr>
            <w:rStyle w:val="Collegamentoipertestuale"/>
            <w:rFonts w:asciiTheme="majorBidi" w:hAnsiTheme="majorBidi" w:cstheme="majorBidi"/>
            <w:smallCaps w:val="0"/>
            <w:noProof/>
            <w:lang w:val="en-GB"/>
          </w:rPr>
          <w:delText xml:space="preserve">through imputing missing flows </w:delText>
        </w:r>
      </w:del>
      <w:r w:rsidR="00AA5F53" w:rsidRPr="00F31509">
        <w:rPr>
          <w:rStyle w:val="Collegamentoipertestuale"/>
          <w:rFonts w:asciiTheme="majorBidi" w:hAnsiTheme="majorBidi" w:cstheme="majorBidi"/>
          <w:smallCaps w:val="0"/>
          <w:noProof/>
          <w:lang w:val="en-GB"/>
        </w:rPr>
        <w:t>in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85" w:author="Jane Shaw" w:date="2015-11-01T20:53:00Z">
        <w:r w:rsidR="00311179">
          <w:rPr>
            <w:rFonts w:asciiTheme="majorBidi" w:hAnsiTheme="majorBidi" w:cstheme="majorBidi"/>
            <w:noProof/>
            <w:webHidden/>
            <w:lang w:val="en-GB"/>
          </w:rPr>
          <w:t>83</w:t>
        </w:r>
      </w:ins>
      <w:del w:id="186" w:author="Jane Shaw" w:date="2015-11-01T20:44:00Z">
        <w:r w:rsidR="00E24798" w:rsidDel="00311179">
          <w:rPr>
            <w:rFonts w:asciiTheme="majorBidi" w:hAnsiTheme="majorBidi" w:cstheme="majorBidi"/>
            <w:noProof/>
            <w:webHidden/>
            <w:lang w:val="en-GB"/>
          </w:rPr>
          <w:delText>93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418381C" w14:textId="5228E86A"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"_Toc428423552" </w:instrText>
      </w:r>
      <w:r>
        <w:fldChar w:fldCharType="separate"/>
      </w:r>
      <w:r w:rsidR="00AA5F53" w:rsidRPr="00F31509">
        <w:rPr>
          <w:rStyle w:val="Collegamentoipertestuale"/>
          <w:rFonts w:asciiTheme="majorBidi" w:hAnsiTheme="majorBidi" w:cstheme="majorBidi"/>
          <w:smallCaps w:val="0"/>
          <w:noProof/>
          <w:lang w:val="en-GB"/>
        </w:rPr>
        <w:t xml:space="preserve">Table 13: Improving trade data by </w:t>
      </w:r>
      <w:del w:id="187" w:author="Jane Shaw" w:date="2015-11-01T20:18:00Z">
        <w:r w:rsidR="00AA5F53" w:rsidRPr="00F31509" w:rsidDel="00381E07">
          <w:rPr>
            <w:rStyle w:val="Collegamentoipertestuale"/>
            <w:rFonts w:asciiTheme="majorBidi" w:hAnsiTheme="majorBidi" w:cstheme="majorBidi"/>
            <w:smallCaps w:val="0"/>
            <w:noProof/>
            <w:lang w:val="en-GB"/>
          </w:rPr>
          <w:delText xml:space="preserve">fixing </w:delText>
        </w:r>
      </w:del>
      <w:ins w:id="188" w:author="Jane Shaw" w:date="2015-11-01T20:18:00Z">
        <w:r w:rsidR="00381E07">
          <w:rPr>
            <w:rStyle w:val="Collegamentoipertestuale"/>
            <w:rFonts w:asciiTheme="majorBidi" w:hAnsiTheme="majorBidi" w:cstheme="majorBidi"/>
            <w:smallCaps w:val="0"/>
            <w:noProof/>
            <w:lang w:val="en-GB"/>
          </w:rPr>
          <w:t xml:space="preserve">correcting </w:t>
        </w:r>
      </w:ins>
      <w:r w:rsidR="00AA5F53" w:rsidRPr="00F31509">
        <w:rPr>
          <w:rStyle w:val="Collegamentoipertestuale"/>
          <w:rFonts w:asciiTheme="majorBidi" w:hAnsiTheme="majorBidi" w:cstheme="majorBidi"/>
          <w:smallCaps w:val="0"/>
          <w:noProof/>
          <w:lang w:val="en-GB"/>
        </w:rPr>
        <w:t>obvious reporting errors in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89" w:author="Jane Shaw" w:date="2015-11-01T20:53:00Z">
        <w:r w:rsidR="00311179">
          <w:rPr>
            <w:rFonts w:asciiTheme="majorBidi" w:hAnsiTheme="majorBidi" w:cstheme="majorBidi"/>
            <w:noProof/>
            <w:webHidden/>
            <w:lang w:val="en-GB"/>
          </w:rPr>
          <w:t>83</w:t>
        </w:r>
      </w:ins>
      <w:del w:id="190" w:author="Jane Shaw" w:date="2015-11-01T20:44:00Z">
        <w:r w:rsidR="00E24798" w:rsidDel="00311179">
          <w:rPr>
            <w:rFonts w:asciiTheme="majorBidi" w:hAnsiTheme="majorBidi" w:cstheme="majorBidi"/>
            <w:noProof/>
            <w:webHidden/>
            <w:lang w:val="en-GB"/>
          </w:rPr>
          <w:delText>94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02D424B" w14:textId="5A24F26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"_Toc428423553" </w:instrText>
      </w:r>
      <w:r>
        <w:fldChar w:fldCharType="separate"/>
      </w:r>
      <w:r w:rsidR="00AA5F53" w:rsidRPr="00F31509">
        <w:rPr>
          <w:rStyle w:val="Collegamentoipertestuale"/>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91" w:author="Jane Shaw" w:date="2015-11-01T20:53:00Z">
        <w:r w:rsidR="00311179">
          <w:rPr>
            <w:rFonts w:asciiTheme="majorBidi" w:hAnsiTheme="majorBidi" w:cstheme="majorBidi"/>
            <w:noProof/>
            <w:webHidden/>
            <w:lang w:val="en-GB"/>
          </w:rPr>
          <w:t>84</w:t>
        </w:r>
      </w:ins>
      <w:del w:id="192" w:author="Jane Shaw" w:date="2015-11-01T20:44:00Z">
        <w:r w:rsidR="00E24798" w:rsidDel="00311179">
          <w:rPr>
            <w:rFonts w:asciiTheme="majorBidi" w:hAnsiTheme="majorBidi" w:cstheme="majorBidi"/>
            <w:noProof/>
            <w:webHidden/>
            <w:lang w:val="en-GB"/>
          </w:rPr>
          <w:delText>94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35512F5" w14:textId="567582A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"_Toc428423554" </w:instrText>
      </w:r>
      <w:r>
        <w:fldChar w:fldCharType="separate"/>
      </w:r>
      <w:r w:rsidR="00AA5F53" w:rsidRPr="00F31509">
        <w:rPr>
          <w:rStyle w:val="Collegamentoipertestuale"/>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93" w:author="Jane Shaw" w:date="2015-11-01T20:53:00Z">
        <w:r w:rsidR="00311179">
          <w:rPr>
            <w:rFonts w:asciiTheme="majorBidi" w:hAnsiTheme="majorBidi" w:cstheme="majorBidi"/>
            <w:noProof/>
            <w:webHidden/>
            <w:lang w:val="en-GB"/>
          </w:rPr>
          <w:t>85</w:t>
        </w:r>
      </w:ins>
      <w:del w:id="194" w:author="Jane Shaw" w:date="2015-11-01T20:44:00Z">
        <w:r w:rsidR="00E24798" w:rsidDel="00311179">
          <w:rPr>
            <w:rFonts w:asciiTheme="majorBidi" w:hAnsiTheme="majorBidi" w:cstheme="majorBidi"/>
            <w:noProof/>
            <w:webHidden/>
            <w:lang w:val="en-GB"/>
          </w:rPr>
          <w:delText>95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1C5276F" w14:textId="752179C8"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"_Toc428423555" </w:instrText>
      </w:r>
      <w:r>
        <w:fldChar w:fldCharType="separate"/>
      </w:r>
      <w:r w:rsidR="00AA5F53" w:rsidRPr="00F31509">
        <w:rPr>
          <w:rStyle w:val="Collegamentoipertestuale"/>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95" w:author="Jane Shaw" w:date="2015-11-01T20:53:00Z">
        <w:r w:rsidR="00311179">
          <w:rPr>
            <w:rFonts w:asciiTheme="majorBidi" w:hAnsiTheme="majorBidi" w:cstheme="majorBidi"/>
            <w:noProof/>
            <w:webHidden/>
            <w:lang w:val="en-GB"/>
          </w:rPr>
          <w:t>86</w:t>
        </w:r>
      </w:ins>
      <w:del w:id="196" w:author="Jane Shaw" w:date="2015-11-01T20:44:00Z">
        <w:r w:rsidR="00E24798" w:rsidDel="00311179">
          <w:rPr>
            <w:rFonts w:asciiTheme="majorBidi" w:hAnsiTheme="majorBidi" w:cstheme="majorBidi"/>
            <w:noProof/>
            <w:webHidden/>
            <w:lang w:val="en-GB"/>
          </w:rPr>
          <w:delText>96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3868C6B" w14:textId="2DFD93B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"_Toc428423556" </w:instrText>
      </w:r>
      <w:r>
        <w:fldChar w:fldCharType="separate"/>
      </w:r>
      <w:r w:rsidR="00AA5F53" w:rsidRPr="00F31509">
        <w:rPr>
          <w:rStyle w:val="Collegamentoipertestuale"/>
          <w:rFonts w:asciiTheme="majorBidi" w:hAnsiTheme="majorBidi" w:cstheme="majorBidi"/>
          <w:smallCaps w:val="0"/>
          <w:noProof/>
          <w:lang w:val="en-GB"/>
        </w:rPr>
        <w:t xml:space="preserve">Table 17: Adding FLW to the SUA </w:t>
      </w:r>
      <w:r w:rsidR="00381E07" w:rsidRPr="00F31509">
        <w:rPr>
          <w:rStyle w:val="Collegamentoipertestuale"/>
          <w:rFonts w:asciiTheme="majorBidi" w:hAnsiTheme="majorBidi" w:cstheme="majorBidi"/>
          <w:smallCaps w:val="0"/>
          <w:noProof/>
          <w:lang w:val="en-GB"/>
        </w:rPr>
        <w:t xml:space="preserve">table </w:t>
      </w:r>
      <w:r w:rsidR="00AA5F53" w:rsidRPr="00F31509">
        <w:rPr>
          <w:rStyle w:val="Collegamentoipertestuale"/>
          <w:rFonts w:asciiTheme="majorBidi" w:hAnsiTheme="majorBidi" w:cstheme="majorBidi"/>
          <w:smallCaps w:val="0"/>
          <w:noProof/>
          <w:lang w:val="en-GB"/>
        </w:rPr>
        <w:t>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97" w:author="Jane Shaw" w:date="2015-11-01T20:53:00Z">
        <w:r w:rsidR="00311179">
          <w:rPr>
            <w:rFonts w:asciiTheme="majorBidi" w:hAnsiTheme="majorBidi" w:cstheme="majorBidi"/>
            <w:noProof/>
            <w:webHidden/>
            <w:lang w:val="en-GB"/>
          </w:rPr>
          <w:t>86</w:t>
        </w:r>
      </w:ins>
      <w:del w:id="198" w:author="Jane Shaw" w:date="2015-11-01T20:44:00Z">
        <w:r w:rsidR="00E24798" w:rsidDel="00311179">
          <w:rPr>
            <w:rFonts w:asciiTheme="majorBidi" w:hAnsiTheme="majorBidi" w:cstheme="majorBidi"/>
            <w:noProof/>
            <w:webHidden/>
            <w:lang w:val="en-GB"/>
          </w:rPr>
          <w:delText>96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BC5961A" w14:textId="502E178C"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"_Toc428423557" </w:instrText>
      </w:r>
      <w:r>
        <w:fldChar w:fldCharType="separate"/>
      </w:r>
      <w:r w:rsidR="00AA5F53" w:rsidRPr="00F31509">
        <w:rPr>
          <w:rStyle w:val="Collegamentoipertestuale"/>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199" w:author="Jane Shaw" w:date="2015-11-01T20:53:00Z">
        <w:r w:rsidR="00311179">
          <w:rPr>
            <w:rFonts w:asciiTheme="majorBidi" w:hAnsiTheme="majorBidi" w:cstheme="majorBidi"/>
            <w:noProof/>
            <w:webHidden/>
            <w:lang w:val="en-GB"/>
          </w:rPr>
          <w:t>87</w:t>
        </w:r>
      </w:ins>
      <w:del w:id="200" w:author="Jane Shaw" w:date="2015-11-01T20:44:00Z">
        <w:r w:rsidR="00E24798" w:rsidDel="00311179">
          <w:rPr>
            <w:rFonts w:asciiTheme="majorBidi" w:hAnsiTheme="majorBidi" w:cstheme="majorBidi"/>
            <w:noProof/>
            <w:webHidden/>
            <w:lang w:val="en-GB"/>
          </w:rPr>
          <w:delText>97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61C3AE1" w14:textId="5804C3A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"_Toc428423558" </w:instrText>
      </w:r>
      <w:r>
        <w:fldChar w:fldCharType="separate"/>
      </w:r>
      <w:r w:rsidR="00AA5F53" w:rsidRPr="00F31509">
        <w:rPr>
          <w:rStyle w:val="Collegamentoipertestuale"/>
          <w:rFonts w:asciiTheme="majorBidi" w:hAnsiTheme="majorBidi" w:cstheme="majorBidi"/>
          <w:smallCaps w:val="0"/>
          <w:noProof/>
          <w:lang w:val="en-GB"/>
        </w:rPr>
        <w:t xml:space="preserve">Table 19: </w:t>
      </w:r>
      <w:del w:id="201" w:author="Jane Shaw" w:date="2015-11-01T20:18:00Z">
        <w:r w:rsidR="00AA5F53" w:rsidRPr="00F31509" w:rsidDel="00381E07">
          <w:rPr>
            <w:rStyle w:val="Collegamentoipertestuale"/>
            <w:rFonts w:asciiTheme="majorBidi" w:hAnsiTheme="majorBidi" w:cstheme="majorBidi"/>
            <w:smallCaps w:val="0"/>
            <w:noProof/>
            <w:lang w:val="en-GB"/>
          </w:rPr>
          <w:delText xml:space="preserve">Addition </w:delText>
        </w:r>
      </w:del>
      <w:ins w:id="202" w:author="Jane Shaw" w:date="2015-11-01T20:18:00Z">
        <w:r w:rsidR="00381E07" w:rsidRPr="00F31509">
          <w:rPr>
            <w:rStyle w:val="Collegamentoipertestuale"/>
            <w:rFonts w:asciiTheme="majorBidi" w:hAnsiTheme="majorBidi" w:cstheme="majorBidi"/>
            <w:smallCaps w:val="0"/>
            <w:noProof/>
            <w:lang w:val="en-GB"/>
          </w:rPr>
          <w:t>Addi</w:t>
        </w:r>
        <w:r w:rsidR="00381E07">
          <w:rPr>
            <w:rStyle w:val="Collegamentoipertestuale"/>
            <w:rFonts w:asciiTheme="majorBidi" w:hAnsiTheme="majorBidi" w:cstheme="majorBidi"/>
            <w:smallCaps w:val="0"/>
            <w:noProof/>
            <w:lang w:val="en-GB"/>
          </w:rPr>
          <w:t xml:space="preserve">ng </w:t>
        </w:r>
      </w:ins>
      <w:r w:rsidR="00AA5F53" w:rsidRPr="00F31509">
        <w:rPr>
          <w:rStyle w:val="Collegamentoipertestuale"/>
          <w:rFonts w:asciiTheme="majorBidi" w:hAnsiTheme="majorBidi" w:cstheme="majorBidi"/>
          <w:smallCaps w:val="0"/>
          <w:noProof/>
          <w:lang w:val="en-GB"/>
        </w:rPr>
        <w:t>industrial use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03" w:author="Jane Shaw" w:date="2015-11-01T20:53:00Z">
        <w:r w:rsidR="00311179">
          <w:rPr>
            <w:rFonts w:asciiTheme="majorBidi" w:hAnsiTheme="majorBidi" w:cstheme="majorBidi"/>
            <w:noProof/>
            <w:webHidden/>
            <w:lang w:val="en-GB"/>
          </w:rPr>
          <w:t>87</w:t>
        </w:r>
      </w:ins>
      <w:del w:id="204" w:author="Jane Shaw" w:date="2015-11-01T20:44:00Z">
        <w:r w:rsidR="00E24798" w:rsidDel="00311179">
          <w:rPr>
            <w:rFonts w:asciiTheme="majorBidi" w:hAnsiTheme="majorBidi" w:cstheme="majorBidi"/>
            <w:noProof/>
            <w:webHidden/>
            <w:lang w:val="en-GB"/>
          </w:rPr>
          <w:delText>97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40B9351" w14:textId="109FA21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"_Toc428423559" </w:instrText>
      </w:r>
      <w:r>
        <w:fldChar w:fldCharType="separate"/>
      </w:r>
      <w:r w:rsidR="00AA5F53" w:rsidRPr="00F31509">
        <w:rPr>
          <w:rStyle w:val="Collegamentoipertestuale"/>
          <w:rFonts w:asciiTheme="majorBidi" w:hAnsiTheme="majorBidi" w:cstheme="majorBidi"/>
          <w:smallCaps w:val="0"/>
          <w:noProof/>
          <w:lang w:val="en-GB"/>
        </w:rPr>
        <w:t>Table 20: Adding</w:t>
      </w:r>
      <w:del w:id="205" w:author="Jane Shaw" w:date="2015-11-07T13:20:00Z">
        <w:r w:rsidR="00AA5F53" w:rsidRPr="00F31509" w:rsidDel="00A81CE9">
          <w:rPr>
            <w:rStyle w:val="Collegamentoipertestuale"/>
            <w:rFonts w:asciiTheme="majorBidi" w:hAnsiTheme="majorBidi" w:cstheme="majorBidi"/>
            <w:smallCaps w:val="0"/>
            <w:noProof/>
            <w:lang w:val="en-GB"/>
          </w:rPr>
          <w:delText xml:space="preserve"> estimates</w:delText>
        </w:r>
      </w:del>
      <w:r w:rsidR="00AA5F53" w:rsidRPr="00F31509">
        <w:rPr>
          <w:rStyle w:val="Collegamentoipertestuale"/>
          <w:rFonts w:asciiTheme="majorBidi" w:hAnsiTheme="majorBidi" w:cstheme="majorBidi"/>
          <w:smallCaps w:val="0"/>
          <w:noProof/>
          <w:lang w:val="en-GB"/>
        </w:rPr>
        <w:t xml:space="preserve"> </w:t>
      </w:r>
      <w:del w:id="206" w:author="Jane Shaw" w:date="2015-11-01T20:18:00Z">
        <w:r w:rsidR="00AA5F53" w:rsidRPr="00F31509" w:rsidDel="00381E07">
          <w:rPr>
            <w:rStyle w:val="Collegamentoipertestuale"/>
            <w:rFonts w:asciiTheme="majorBidi" w:hAnsiTheme="majorBidi" w:cstheme="majorBidi"/>
            <w:smallCaps w:val="0"/>
            <w:noProof/>
            <w:lang w:val="en-GB"/>
          </w:rPr>
          <w:delText xml:space="preserve">for </w:delText>
        </w:r>
      </w:del>
      <w:r w:rsidR="00AA5F53" w:rsidRPr="00F31509">
        <w:rPr>
          <w:rStyle w:val="Collegamentoipertestuale"/>
          <w:rFonts w:asciiTheme="majorBidi" w:hAnsiTheme="majorBidi" w:cstheme="majorBidi"/>
          <w:smallCaps w:val="0"/>
          <w:noProof/>
          <w:lang w:val="en-GB"/>
        </w:rPr>
        <w:t>tourist consumption to the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07" w:author="Jane Shaw" w:date="2015-11-01T20:53:00Z">
        <w:r w:rsidR="00311179">
          <w:rPr>
            <w:rFonts w:asciiTheme="majorBidi" w:hAnsiTheme="majorBidi" w:cstheme="majorBidi"/>
            <w:noProof/>
            <w:webHidden/>
            <w:lang w:val="en-GB"/>
          </w:rPr>
          <w:t>88</w:t>
        </w:r>
      </w:ins>
      <w:del w:id="208" w:author="Jane Shaw" w:date="2015-11-01T20:44:00Z">
        <w:r w:rsidR="00E24798" w:rsidDel="00311179">
          <w:rPr>
            <w:rFonts w:asciiTheme="majorBidi" w:hAnsiTheme="majorBidi" w:cstheme="majorBidi"/>
            <w:noProof/>
            <w:webHidden/>
            <w:lang w:val="en-GB"/>
          </w:rPr>
          <w:delText>98</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B1F7281" w14:textId="22D41D32"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"_Toc428423560" </w:instrText>
      </w:r>
      <w:r>
        <w:fldChar w:fldCharType="separate"/>
      </w:r>
      <w:r w:rsidR="00AA5F53" w:rsidRPr="00F31509">
        <w:rPr>
          <w:rStyle w:val="Collegamentoipertestuale"/>
          <w:rFonts w:asciiTheme="majorBidi" w:hAnsiTheme="majorBidi" w:cstheme="majorBidi"/>
          <w:smallCaps w:val="0"/>
          <w:noProof/>
          <w:lang w:val="en-GB"/>
        </w:rPr>
        <w:t xml:space="preserve">Table 21: Initial, but complete pre-standardization </w:t>
      </w:r>
      <w:ins w:id="209" w:author="Jane Shaw" w:date="2015-11-01T20:18: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10" w:author="Jane Shaw" w:date="2015-11-01T20:53:00Z">
        <w:r w:rsidR="00311179">
          <w:rPr>
            <w:rFonts w:asciiTheme="majorBidi" w:hAnsiTheme="majorBidi" w:cstheme="majorBidi"/>
            <w:noProof/>
            <w:webHidden/>
            <w:lang w:val="en-GB"/>
          </w:rPr>
          <w:t>88</w:t>
        </w:r>
      </w:ins>
      <w:del w:id="211" w:author="Jane Shaw" w:date="2015-11-01T20:44:00Z">
        <w:r w:rsidR="00E24798" w:rsidDel="00311179">
          <w:rPr>
            <w:rFonts w:asciiTheme="majorBidi" w:hAnsiTheme="majorBidi" w:cstheme="majorBidi"/>
            <w:noProof/>
            <w:webHidden/>
            <w:lang w:val="en-GB"/>
          </w:rPr>
          <w:delText>99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0787DCD" w14:textId="6CFE0AF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"_Toc428423561" </w:instrText>
      </w:r>
      <w:r>
        <w:fldChar w:fldCharType="separate"/>
      </w:r>
      <w:r w:rsidR="00AA5F53" w:rsidRPr="00F31509">
        <w:rPr>
          <w:rStyle w:val="Collegamentoipertestuale"/>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12" w:author="Jane Shaw" w:date="2015-11-01T20:53:00Z">
        <w:r w:rsidR="00311179">
          <w:rPr>
            <w:rFonts w:asciiTheme="majorBidi" w:hAnsiTheme="majorBidi" w:cstheme="majorBidi"/>
            <w:noProof/>
            <w:webHidden/>
            <w:lang w:val="en-GB"/>
          </w:rPr>
          <w:t>89</w:t>
        </w:r>
      </w:ins>
      <w:del w:id="213" w:author="Jane Shaw" w:date="2015-11-01T20:44:00Z">
        <w:r w:rsidR="00E24798" w:rsidDel="00311179">
          <w:rPr>
            <w:rFonts w:asciiTheme="majorBidi" w:hAnsiTheme="majorBidi" w:cstheme="majorBidi"/>
            <w:noProof/>
            <w:webHidden/>
            <w:lang w:val="en-GB"/>
          </w:rPr>
          <w:delText>99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97F117E" w14:textId="17F3ADF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"_Toc428423562" </w:instrText>
      </w:r>
      <w:r>
        <w:fldChar w:fldCharType="separate"/>
      </w:r>
      <w:r w:rsidR="00AA5F53" w:rsidRPr="00F31509">
        <w:rPr>
          <w:rStyle w:val="Collegamentoipertestuale"/>
          <w:rFonts w:asciiTheme="majorBidi" w:hAnsiTheme="majorBidi" w:cstheme="majorBidi"/>
          <w:smallCaps w:val="0"/>
          <w:noProof/>
          <w:lang w:val="en-GB"/>
        </w:rPr>
        <w:t xml:space="preserve">Table 23: Accounting for derived products in the </w:t>
      </w:r>
      <w:del w:id="214" w:author="Jane Shaw" w:date="2015-11-01T20:18:00Z">
        <w:r w:rsidR="00AA5F53" w:rsidRPr="00F31509" w:rsidDel="00381E07">
          <w:rPr>
            <w:rStyle w:val="Collegamentoipertestuale"/>
            <w:rFonts w:asciiTheme="majorBidi" w:hAnsiTheme="majorBidi" w:cstheme="majorBidi"/>
            <w:smallCaps w:val="0"/>
            <w:noProof/>
            <w:lang w:val="en-GB"/>
          </w:rPr>
          <w:delText xml:space="preserve">wheat </w:delText>
        </w:r>
      </w:del>
      <w:r w:rsidR="00AA5F53" w:rsidRPr="00F31509">
        <w:rPr>
          <w:rStyle w:val="Collegamentoipertestuale"/>
          <w:rFonts w:asciiTheme="majorBidi" w:hAnsiTheme="majorBidi" w:cstheme="majorBidi"/>
          <w:smallCaps w:val="0"/>
          <w:noProof/>
          <w:lang w:val="en-GB"/>
        </w:rPr>
        <w:t>SUA table</w:t>
      </w:r>
      <w:ins w:id="215" w:author="Jane Shaw" w:date="2015-11-01T20:18:00Z">
        <w:r w:rsidR="00381E07">
          <w:rPr>
            <w:rStyle w:val="Collegamentoipertestuale"/>
            <w:rFonts w:asciiTheme="majorBidi" w:hAnsiTheme="majorBidi" w:cstheme="majorBidi"/>
            <w:smallCaps w:val="0"/>
            <w:noProof/>
            <w:lang w:val="en-GB"/>
          </w:rPr>
          <w:t xml:space="preserve"> for wheat</w:t>
        </w:r>
      </w:ins>
      <w:del w:id="216" w:author="Jane Shaw" w:date="2015-11-01T20:18:00Z">
        <w:r w:rsidR="00AA5F53" w:rsidRPr="00F31509" w:rsidDel="00381E07">
          <w:rPr>
            <w:rStyle w:val="Collegamentoipertestuale"/>
            <w:rFonts w:asciiTheme="majorBidi" w:hAnsiTheme="majorBidi" w:cstheme="majorBidi"/>
            <w:smallCaps w:val="0"/>
            <w:noProof/>
            <w:lang w:val="en-GB"/>
          </w:rPr>
          <w:delText>s</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17" w:author="Jane Shaw" w:date="2015-11-01T20:53:00Z">
        <w:r w:rsidR="00311179">
          <w:rPr>
            <w:rFonts w:asciiTheme="majorBidi" w:hAnsiTheme="majorBidi" w:cstheme="majorBidi"/>
            <w:noProof/>
            <w:webHidden/>
            <w:lang w:val="en-GB"/>
          </w:rPr>
          <w:t>89</w:t>
        </w:r>
      </w:ins>
      <w:del w:id="218" w:author="Jane Shaw" w:date="2015-11-01T20:44:00Z">
        <w:r w:rsidR="00E24798" w:rsidDel="00311179">
          <w:rPr>
            <w:rFonts w:asciiTheme="majorBidi" w:hAnsiTheme="majorBidi" w:cstheme="majorBidi"/>
            <w:noProof/>
            <w:webHidden/>
            <w:lang w:val="en-GB"/>
          </w:rPr>
          <w:delText>99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ACED774" w14:textId="2CC06BF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"_Toc428423563" </w:instrText>
      </w:r>
      <w:r>
        <w:fldChar w:fldCharType="separate"/>
      </w:r>
      <w:r w:rsidR="00AA5F53" w:rsidRPr="00F31509">
        <w:rPr>
          <w:rStyle w:val="Collegamentoipertestuale"/>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19" w:author="Jane Shaw" w:date="2015-11-01T20:53:00Z">
        <w:r w:rsidR="00311179">
          <w:rPr>
            <w:rFonts w:asciiTheme="majorBidi" w:hAnsiTheme="majorBidi" w:cstheme="majorBidi"/>
            <w:noProof/>
            <w:webHidden/>
            <w:lang w:val="en-GB"/>
          </w:rPr>
          <w:t>90</w:t>
        </w:r>
      </w:ins>
      <w:del w:id="220" w:author="Jane Shaw" w:date="2015-11-01T20:44:00Z">
        <w:r w:rsidR="00E24798" w:rsidDel="00311179">
          <w:rPr>
            <w:rFonts w:asciiTheme="majorBidi" w:hAnsiTheme="majorBidi" w:cstheme="majorBidi"/>
            <w:noProof/>
            <w:webHidden/>
            <w:lang w:val="en-GB"/>
          </w:rPr>
          <w:delText>100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C2C5E52" w14:textId="6145ECC5"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"_Toc428423564" </w:instrText>
      </w:r>
      <w:r>
        <w:fldChar w:fldCharType="separate"/>
      </w:r>
      <w:r w:rsidR="00AA5F53" w:rsidRPr="00F31509">
        <w:rPr>
          <w:rStyle w:val="Collegamentoipertestuale"/>
          <w:rFonts w:asciiTheme="majorBidi" w:hAnsiTheme="majorBidi" w:cstheme="majorBidi"/>
          <w:smallCaps w:val="0"/>
          <w:noProof/>
          <w:lang w:val="en-GB"/>
        </w:rPr>
        <w:t xml:space="preserve">Table 25: Allocating excess trade </w:t>
      </w:r>
      <w:del w:id="221" w:author="Jane Shaw" w:date="2015-11-01T20:18:00Z">
        <w:r w:rsidR="00AA5F53" w:rsidRPr="00F31509" w:rsidDel="00381E07">
          <w:rPr>
            <w:rStyle w:val="Collegamentoipertestuale"/>
            <w:rFonts w:asciiTheme="majorBidi" w:hAnsiTheme="majorBidi" w:cstheme="majorBidi"/>
            <w:smallCaps w:val="0"/>
            <w:noProof/>
            <w:lang w:val="en-GB"/>
          </w:rPr>
          <w:delText xml:space="preserve">for </w:delText>
        </w:r>
      </w:del>
      <w:ins w:id="222" w:author="Jane Shaw" w:date="2015-11-01T20:18:00Z">
        <w:r w:rsidR="00381E07">
          <w:rPr>
            <w:rStyle w:val="Collegamentoipertestuale"/>
            <w:rFonts w:asciiTheme="majorBidi" w:hAnsiTheme="majorBidi" w:cstheme="majorBidi"/>
            <w:smallCaps w:val="0"/>
            <w:noProof/>
            <w:lang w:val="en-GB"/>
          </w:rPr>
          <w:t xml:space="preserve">in </w:t>
        </w:r>
      </w:ins>
      <w:r w:rsidR="00AA5F53" w:rsidRPr="00F31509">
        <w:rPr>
          <w:rStyle w:val="Collegamentoipertestuale"/>
          <w:rFonts w:asciiTheme="majorBidi" w:hAnsiTheme="majorBidi" w:cstheme="majorBidi"/>
          <w:smallCaps w:val="0"/>
          <w:noProof/>
          <w:lang w:val="en-GB"/>
        </w:rPr>
        <w:t xml:space="preserve">the SUA table </w:t>
      </w:r>
      <w:del w:id="223" w:author="Jane Shaw" w:date="2015-11-01T20:18:00Z">
        <w:r w:rsidR="00AA5F53" w:rsidRPr="00F31509" w:rsidDel="00381E07">
          <w:rPr>
            <w:rStyle w:val="Collegamentoipertestuale"/>
            <w:rFonts w:asciiTheme="majorBidi" w:hAnsiTheme="majorBidi" w:cstheme="majorBidi"/>
            <w:smallCaps w:val="0"/>
            <w:noProof/>
            <w:lang w:val="en-GB"/>
          </w:rPr>
          <w:delText xml:space="preserve">of </w:delText>
        </w:r>
      </w:del>
      <w:ins w:id="224" w:author="Jane Shaw" w:date="2015-11-01T20:18:00Z">
        <w:r w:rsidR="00381E07">
          <w:rPr>
            <w:rStyle w:val="Collegamentoipertestuale"/>
            <w:rFonts w:asciiTheme="majorBidi" w:hAnsiTheme="majorBidi" w:cstheme="majorBidi"/>
            <w:smallCaps w:val="0"/>
            <w:noProof/>
            <w:lang w:val="en-GB"/>
          </w:rPr>
          <w:t xml:space="preserve">for </w:t>
        </w:r>
      </w:ins>
      <w:r w:rsidR="00AA5F53" w:rsidRPr="00F31509">
        <w:rPr>
          <w:rStyle w:val="Collegamentoipertestuale"/>
          <w:rFonts w:asciiTheme="majorBidi" w:hAnsiTheme="majorBidi" w:cstheme="majorBidi"/>
          <w:smallCaps w:val="0"/>
          <w:noProof/>
          <w:lang w:val="en-GB"/>
        </w:rPr>
        <w:t>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25" w:author="Jane Shaw" w:date="2015-11-01T20:53:00Z">
        <w:r w:rsidR="00311179">
          <w:rPr>
            <w:rFonts w:asciiTheme="majorBidi" w:hAnsiTheme="majorBidi" w:cstheme="majorBidi"/>
            <w:noProof/>
            <w:webHidden/>
            <w:lang w:val="en-GB"/>
          </w:rPr>
          <w:t>90</w:t>
        </w:r>
      </w:ins>
      <w:del w:id="226" w:author="Jane Shaw" w:date="2015-11-01T20:44:00Z">
        <w:r w:rsidR="00E24798" w:rsidDel="00311179">
          <w:rPr>
            <w:rFonts w:asciiTheme="majorBidi" w:hAnsiTheme="majorBidi" w:cstheme="majorBidi"/>
            <w:noProof/>
            <w:webHidden/>
            <w:lang w:val="en-GB"/>
          </w:rPr>
          <w:delText>100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D2B602E" w14:textId="20A806FE"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"_Toc428423565" </w:instrText>
      </w:r>
      <w:r>
        <w:fldChar w:fldCharType="separate"/>
      </w:r>
      <w:r w:rsidR="00AA5F53" w:rsidRPr="00F31509">
        <w:rPr>
          <w:rStyle w:val="Collegamentoipertestuale"/>
          <w:rFonts w:asciiTheme="majorBidi" w:hAnsiTheme="majorBidi" w:cstheme="majorBidi"/>
          <w:smallCaps w:val="0"/>
          <w:noProof/>
          <w:lang w:val="en-GB"/>
        </w:rPr>
        <w:t xml:space="preserve">Table 26: Fully standardized, but still imbalanced </w:t>
      </w:r>
      <w:del w:id="227" w:author="Jane Shaw" w:date="2015-11-01T20:19:00Z">
        <w:r w:rsidR="00AA5F53" w:rsidRPr="00F31509" w:rsidDel="00381E07">
          <w:rPr>
            <w:rStyle w:val="Collegamentoipertestuale"/>
            <w:rFonts w:asciiTheme="majorBidi" w:hAnsiTheme="majorBidi" w:cstheme="majorBidi"/>
            <w:smallCaps w:val="0"/>
            <w:noProof/>
            <w:lang w:val="en-GB"/>
          </w:rPr>
          <w:delText xml:space="preserve">FBS </w:delText>
        </w:r>
      </w:del>
      <w:ins w:id="228" w:author="Jane Shaw" w:date="2015-11-01T20:19: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table for wheat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29" w:author="Jane Shaw" w:date="2015-11-01T20:53:00Z">
        <w:r w:rsidR="00311179">
          <w:rPr>
            <w:rFonts w:asciiTheme="majorBidi" w:hAnsiTheme="majorBidi" w:cstheme="majorBidi"/>
            <w:noProof/>
            <w:webHidden/>
            <w:lang w:val="en-GB"/>
          </w:rPr>
          <w:t>91</w:t>
        </w:r>
      </w:ins>
      <w:del w:id="230" w:author="Jane Shaw" w:date="2015-11-01T20:44:00Z">
        <w:r w:rsidR="00E24798" w:rsidDel="00311179">
          <w:rPr>
            <w:rFonts w:asciiTheme="majorBidi" w:hAnsiTheme="majorBidi" w:cstheme="majorBidi"/>
            <w:noProof/>
            <w:webHidden/>
            <w:lang w:val="en-GB"/>
          </w:rPr>
          <w:delText>101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415B03B" w14:textId="7532E3C1"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"_Toc428423566" </w:instrText>
      </w:r>
      <w:r>
        <w:fldChar w:fldCharType="separate"/>
      </w:r>
      <w:r w:rsidR="00AA5F53" w:rsidRPr="00F31509">
        <w:rPr>
          <w:rStyle w:val="Collegamentoipertestuale"/>
          <w:rFonts w:asciiTheme="majorBidi" w:hAnsiTheme="majorBidi" w:cstheme="majorBidi"/>
          <w:smallCaps w:val="0"/>
          <w:noProof/>
          <w:lang w:val="en-GB"/>
        </w:rPr>
        <w:t>Table 27: Unbalanced table for wheat</w:t>
      </w:r>
      <w:ins w:id="231" w:author="Jane Shaw" w:date="2015-11-01T20:19:00Z">
        <w:r w:rsidR="00381E07">
          <w:rPr>
            <w:rStyle w:val="Collegamentoipertestuale"/>
            <w:rFonts w:asciiTheme="majorBidi" w:hAnsiTheme="majorBidi" w:cstheme="majorBidi"/>
            <w:smallCaps w:val="0"/>
            <w:noProof/>
            <w:lang w:val="en-GB"/>
          </w:rPr>
          <w:t>,</w:t>
        </w:r>
      </w:ins>
      <w:r w:rsidR="00AA5F53" w:rsidRPr="00F31509">
        <w:rPr>
          <w:rStyle w:val="Collegamentoipertestuale"/>
          <w:rFonts w:asciiTheme="majorBidi" w:hAnsiTheme="majorBidi" w:cstheme="majorBidi"/>
          <w:smallCaps w:val="0"/>
          <w:noProof/>
          <w:lang w:val="en-GB"/>
        </w:rPr>
        <w:t xml:space="preserve"> including measurement errors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32" w:author="Jane Shaw" w:date="2015-11-01T20:53:00Z">
        <w:r w:rsidR="00311179">
          <w:rPr>
            <w:rFonts w:asciiTheme="majorBidi" w:hAnsiTheme="majorBidi" w:cstheme="majorBidi"/>
            <w:noProof/>
            <w:webHidden/>
            <w:lang w:val="en-GB"/>
          </w:rPr>
          <w:t>91</w:t>
        </w:r>
      </w:ins>
      <w:del w:id="233" w:author="Jane Shaw" w:date="2015-11-01T20:44:00Z">
        <w:r w:rsidR="00E24798" w:rsidDel="00311179">
          <w:rPr>
            <w:rFonts w:asciiTheme="majorBidi" w:hAnsiTheme="majorBidi" w:cstheme="majorBidi"/>
            <w:noProof/>
            <w:webHidden/>
            <w:lang w:val="en-GB"/>
          </w:rPr>
          <w:delText>101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F16BA60" w14:textId="0444B62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"_Toc428423567" </w:instrText>
      </w:r>
      <w:r>
        <w:fldChar w:fldCharType="separate"/>
      </w:r>
      <w:r w:rsidR="00AA5F53" w:rsidRPr="00F31509">
        <w:rPr>
          <w:rStyle w:val="Collegamentoipertestuale"/>
          <w:rFonts w:asciiTheme="majorBidi" w:hAnsiTheme="majorBidi" w:cstheme="majorBidi"/>
          <w:smallCaps w:val="0"/>
          <w:noProof/>
          <w:lang w:val="en-GB"/>
        </w:rPr>
        <w:t xml:space="preserve">Table 28: Accounting for inaccuracies in </w:t>
      </w:r>
      <w:del w:id="234" w:author="Jane Shaw" w:date="2015-11-01T20:19:00Z">
        <w:r w:rsidR="00AA5F53" w:rsidRPr="00F31509" w:rsidDel="00381E07">
          <w:rPr>
            <w:rStyle w:val="Collegamentoipertestuale"/>
            <w:rFonts w:asciiTheme="majorBidi" w:hAnsiTheme="majorBidi" w:cstheme="majorBidi"/>
            <w:smallCaps w:val="0"/>
            <w:noProof/>
            <w:lang w:val="en-GB"/>
          </w:rPr>
          <w:delText xml:space="preserve">the </w:delText>
        </w:r>
      </w:del>
      <w:r w:rsidR="00AA5F53" w:rsidRPr="00F31509">
        <w:rPr>
          <w:rStyle w:val="Collegamentoipertestuale"/>
          <w:rFonts w:asciiTheme="majorBidi" w:hAnsiTheme="majorBidi" w:cstheme="majorBidi"/>
          <w:smallCaps w:val="0"/>
          <w:noProof/>
          <w:lang w:val="en-GB"/>
        </w:rPr>
        <w:t xml:space="preserve">estimates of the various </w:t>
      </w:r>
      <w:del w:id="235" w:author="Jane Shaw" w:date="2015-11-01T20:19:00Z">
        <w:r w:rsidR="00AA5F53" w:rsidRPr="00F31509" w:rsidDel="00381E07">
          <w:rPr>
            <w:rStyle w:val="Collegamentoipertestuale"/>
            <w:rFonts w:asciiTheme="majorBidi" w:hAnsiTheme="majorBidi" w:cstheme="majorBidi"/>
            <w:smallCaps w:val="0"/>
            <w:noProof/>
            <w:lang w:val="en-GB"/>
          </w:rPr>
          <w:delText xml:space="preserve">FBS/SUA </w:delText>
        </w:r>
      </w:del>
      <w:r w:rsidR="00AA5F53" w:rsidRPr="00F31509">
        <w:rPr>
          <w:rStyle w:val="Collegamentoipertestuale"/>
          <w:rFonts w:asciiTheme="majorBidi" w:hAnsiTheme="majorBidi" w:cstheme="majorBidi"/>
          <w:smallCaps w:val="0"/>
          <w:noProof/>
          <w:lang w:val="en-GB"/>
        </w:rPr>
        <w:t>variables</w:t>
      </w:r>
      <w:ins w:id="236" w:author="Jane Shaw" w:date="2015-11-01T20:19:00Z">
        <w:r w:rsidR="00381E07">
          <w:rPr>
            <w:rStyle w:val="Collegamentoipertestuale"/>
            <w:rFonts w:asciiTheme="majorBidi" w:hAnsiTheme="majorBidi" w:cstheme="majorBidi"/>
            <w:smallCaps w:val="0"/>
            <w:noProof/>
            <w:lang w:val="en-GB"/>
          </w:rPr>
          <w:t xml:space="preserve"> in the FBS/SUA table for wheat and products</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37" w:author="Jane Shaw" w:date="2015-11-01T20:53:00Z">
        <w:r w:rsidR="00311179">
          <w:rPr>
            <w:rFonts w:asciiTheme="majorBidi" w:hAnsiTheme="majorBidi" w:cstheme="majorBidi"/>
            <w:noProof/>
            <w:webHidden/>
            <w:lang w:val="en-GB"/>
          </w:rPr>
          <w:t>91</w:t>
        </w:r>
      </w:ins>
      <w:del w:id="238" w:author="Jane Shaw" w:date="2015-11-01T20:44:00Z">
        <w:r w:rsidR="00E24798" w:rsidDel="00311179">
          <w:rPr>
            <w:rFonts w:asciiTheme="majorBidi" w:hAnsiTheme="majorBidi" w:cstheme="majorBidi"/>
            <w:noProof/>
            <w:webHidden/>
            <w:lang w:val="en-GB"/>
          </w:rPr>
          <w:delText>102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5F8C0C8" w14:textId="0AE102E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"_Toc428423568" </w:instrText>
      </w:r>
      <w:r>
        <w:fldChar w:fldCharType="separate"/>
      </w:r>
      <w:r w:rsidR="00AA5F53" w:rsidRPr="00F31509">
        <w:rPr>
          <w:rStyle w:val="Collegamentoipertestuale"/>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39" w:author="Jane Shaw" w:date="2015-11-01T20:53:00Z">
        <w:r w:rsidR="00311179">
          <w:rPr>
            <w:rFonts w:asciiTheme="majorBidi" w:hAnsiTheme="majorBidi" w:cstheme="majorBidi"/>
            <w:noProof/>
            <w:webHidden/>
            <w:lang w:val="en-GB"/>
          </w:rPr>
          <w:t>92</w:t>
        </w:r>
      </w:ins>
      <w:del w:id="240" w:author="Jane Shaw" w:date="2015-11-01T20:44:00Z">
        <w:r w:rsidR="00E24798" w:rsidDel="00311179">
          <w:rPr>
            <w:rFonts w:asciiTheme="majorBidi" w:hAnsiTheme="majorBidi" w:cstheme="majorBidi"/>
            <w:noProof/>
            <w:webHidden/>
            <w:lang w:val="en-GB"/>
          </w:rPr>
          <w:delText>102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3086C36" w14:textId="763F398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"_Toc428423569" </w:instrText>
      </w:r>
      <w:r>
        <w:fldChar w:fldCharType="separate"/>
      </w:r>
      <w:r w:rsidR="00AA5F53" w:rsidRPr="00F31509">
        <w:rPr>
          <w:rStyle w:val="Collegamentoipertestuale"/>
          <w:rFonts w:asciiTheme="majorBidi" w:hAnsiTheme="majorBidi" w:cstheme="majorBidi"/>
          <w:smallCaps w:val="0"/>
          <w:noProof/>
          <w:lang w:val="en-GB"/>
        </w:rPr>
        <w:t xml:space="preserve">Table 30: </w:t>
      </w:r>
      <w:del w:id="241" w:author="Jane Shaw" w:date="2015-11-07T13:20:00Z">
        <w:r w:rsidR="00AA5F53" w:rsidRPr="00F31509" w:rsidDel="00A81CE9">
          <w:rPr>
            <w:rStyle w:val="Collegamentoipertestuale"/>
            <w:rFonts w:asciiTheme="majorBidi" w:hAnsiTheme="majorBidi" w:cstheme="majorBidi"/>
            <w:smallCaps w:val="0"/>
            <w:noProof/>
            <w:lang w:val="en-GB"/>
          </w:rPr>
          <w:delText xml:space="preserve">Final </w:delText>
        </w:r>
      </w:del>
      <w:r w:rsidR="00A81CE9" w:rsidRPr="00F31509">
        <w:rPr>
          <w:rStyle w:val="Collegamentoipertestuale"/>
          <w:rFonts w:asciiTheme="majorBidi" w:hAnsiTheme="majorBidi" w:cstheme="majorBidi"/>
          <w:smallCaps w:val="0"/>
          <w:noProof/>
          <w:lang w:val="en-GB"/>
        </w:rPr>
        <w:t xml:space="preserve">Total </w:t>
      </w:r>
      <w:r w:rsidR="00AA5F53" w:rsidRPr="00F31509">
        <w:rPr>
          <w:rStyle w:val="Collegamentoipertestuale"/>
          <w:rFonts w:asciiTheme="majorBidi" w:hAnsiTheme="majorBidi" w:cstheme="majorBidi"/>
          <w:smallCaps w:val="0"/>
          <w:noProof/>
          <w:lang w:val="en-GB"/>
        </w:rPr>
        <w:t xml:space="preserve">nutrient content </w:t>
      </w:r>
      <w:del w:id="242" w:author="Jane Shaw" w:date="2015-11-01T20:19:00Z">
        <w:r w:rsidR="00AA5F53" w:rsidRPr="00F31509" w:rsidDel="00381E07">
          <w:rPr>
            <w:rStyle w:val="Collegamentoipertestuale"/>
            <w:rFonts w:asciiTheme="majorBidi" w:hAnsiTheme="majorBidi" w:cstheme="majorBidi"/>
            <w:smallCaps w:val="0"/>
            <w:noProof/>
            <w:lang w:val="en-GB"/>
          </w:rPr>
          <w:delText xml:space="preserve">from </w:delText>
        </w:r>
      </w:del>
      <w:ins w:id="243" w:author="Jane Shaw" w:date="2015-11-01T20:19:00Z">
        <w:r w:rsidR="00381E07">
          <w:rPr>
            <w:rStyle w:val="Collegamentoipertestuale"/>
            <w:rFonts w:asciiTheme="majorBidi" w:hAnsiTheme="majorBidi" w:cstheme="majorBidi"/>
            <w:smallCaps w:val="0"/>
            <w:noProof/>
            <w:lang w:val="en-GB"/>
          </w:rPr>
          <w:t xml:space="preserve">of </w:t>
        </w:r>
      </w:ins>
      <w:r w:rsidR="00AA5F53" w:rsidRPr="00F31509">
        <w:rPr>
          <w:rStyle w:val="Collegamentoipertestuale"/>
          <w:rFonts w:asciiTheme="majorBidi" w:hAnsiTheme="majorBidi" w:cstheme="majorBidi"/>
          <w:smallCaps w:val="0"/>
          <w:noProof/>
          <w:lang w:val="en-GB"/>
        </w:rPr>
        <w:t>wheat and wheat products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44" w:author="Jane Shaw" w:date="2015-11-01T20:53:00Z">
        <w:r w:rsidR="00311179">
          <w:rPr>
            <w:rFonts w:asciiTheme="majorBidi" w:hAnsiTheme="majorBidi" w:cstheme="majorBidi"/>
            <w:noProof/>
            <w:webHidden/>
            <w:lang w:val="en-GB"/>
          </w:rPr>
          <w:t>92</w:t>
        </w:r>
      </w:ins>
      <w:del w:id="245" w:author="Jane Shaw" w:date="2015-11-01T20:44:00Z">
        <w:r w:rsidR="00E24798" w:rsidDel="00311179">
          <w:rPr>
            <w:rFonts w:asciiTheme="majorBidi" w:hAnsiTheme="majorBidi" w:cstheme="majorBidi"/>
            <w:noProof/>
            <w:webHidden/>
            <w:lang w:val="en-GB"/>
          </w:rPr>
          <w:delText>102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52C05E4" w14:textId="32B1642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"_Toc428423570" </w:instrText>
      </w:r>
      <w:r>
        <w:fldChar w:fldCharType="separate"/>
      </w:r>
      <w:r w:rsidR="00AA5F53" w:rsidRPr="00F31509">
        <w:rPr>
          <w:rStyle w:val="Collegamentoipertestuale"/>
          <w:rFonts w:asciiTheme="majorBidi" w:hAnsiTheme="majorBidi" w:cstheme="majorBidi"/>
          <w:smallCaps w:val="0"/>
          <w:noProof/>
          <w:lang w:val="en-GB"/>
        </w:rPr>
        <w:t xml:space="preserve">Table 31: </w:t>
      </w:r>
      <w:del w:id="246" w:author="Jane Shaw" w:date="2015-11-07T13:20:00Z">
        <w:r w:rsidR="00AA5F53" w:rsidRPr="00F31509" w:rsidDel="00A81CE9">
          <w:rPr>
            <w:rStyle w:val="Collegamentoipertestuale"/>
            <w:rFonts w:asciiTheme="majorBidi" w:hAnsiTheme="majorBidi" w:cstheme="majorBidi"/>
            <w:smallCaps w:val="0"/>
            <w:noProof/>
            <w:lang w:val="en-GB"/>
          </w:rPr>
          <w:delText xml:space="preserve">Final </w:delText>
        </w:r>
      </w:del>
      <w:r w:rsidR="00A81CE9" w:rsidRPr="00F31509">
        <w:rPr>
          <w:rStyle w:val="Collegamentoipertestuale"/>
          <w:rFonts w:asciiTheme="majorBidi" w:hAnsiTheme="majorBidi" w:cstheme="majorBidi"/>
          <w:smallCaps w:val="0"/>
          <w:noProof/>
          <w:lang w:val="en-GB"/>
        </w:rPr>
        <w:t xml:space="preserve">Per </w:t>
      </w:r>
      <w:r w:rsidR="00AA5F53" w:rsidRPr="00F31509">
        <w:rPr>
          <w:rStyle w:val="Collegamentoipertestuale"/>
          <w:rFonts w:asciiTheme="majorBidi" w:hAnsiTheme="majorBidi" w:cstheme="majorBidi"/>
          <w:smallCaps w:val="0"/>
          <w:noProof/>
          <w:lang w:val="en-GB"/>
        </w:rPr>
        <w:t xml:space="preserve">capita nutrient content </w:t>
      </w:r>
      <w:del w:id="247" w:author="Jane Shaw" w:date="2015-11-01T20:19:00Z">
        <w:r w:rsidR="00AA5F53" w:rsidRPr="00F31509" w:rsidDel="00381E07">
          <w:rPr>
            <w:rStyle w:val="Collegamentoipertestuale"/>
            <w:rFonts w:asciiTheme="majorBidi" w:hAnsiTheme="majorBidi" w:cstheme="majorBidi"/>
            <w:smallCaps w:val="0"/>
            <w:noProof/>
            <w:lang w:val="en-GB"/>
          </w:rPr>
          <w:delText xml:space="preserve">from </w:delText>
        </w:r>
      </w:del>
      <w:ins w:id="248" w:author="Jane Shaw" w:date="2015-11-01T20:19:00Z">
        <w:r w:rsidR="00381E07">
          <w:rPr>
            <w:rStyle w:val="Collegamentoipertestuale"/>
            <w:rFonts w:asciiTheme="majorBidi" w:hAnsiTheme="majorBidi" w:cstheme="majorBidi"/>
            <w:smallCaps w:val="0"/>
            <w:noProof/>
            <w:lang w:val="en-GB"/>
          </w:rPr>
          <w:t xml:space="preserve">of </w:t>
        </w:r>
      </w:ins>
      <w:r w:rsidR="00AA5F53" w:rsidRPr="00F31509">
        <w:rPr>
          <w:rStyle w:val="Collegamentoipertestuale"/>
          <w:rFonts w:asciiTheme="majorBidi" w:hAnsiTheme="majorBidi" w:cstheme="majorBidi"/>
          <w:smallCaps w:val="0"/>
          <w:noProof/>
          <w:lang w:val="en-GB"/>
        </w:rPr>
        <w:t>wheat and wheat products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49" w:author="Jane Shaw" w:date="2015-11-01T20:53:00Z">
        <w:r w:rsidR="00311179">
          <w:rPr>
            <w:rFonts w:asciiTheme="majorBidi" w:hAnsiTheme="majorBidi" w:cstheme="majorBidi"/>
            <w:noProof/>
            <w:webHidden/>
            <w:lang w:val="en-GB"/>
          </w:rPr>
          <w:t>92</w:t>
        </w:r>
      </w:ins>
      <w:del w:id="250" w:author="Jane Shaw" w:date="2015-11-01T20:44:00Z">
        <w:r w:rsidR="00E24798" w:rsidDel="00311179">
          <w:rPr>
            <w:rFonts w:asciiTheme="majorBidi" w:hAnsiTheme="majorBidi" w:cstheme="majorBidi"/>
            <w:noProof/>
            <w:webHidden/>
            <w:lang w:val="en-GB"/>
          </w:rPr>
          <w:delText>102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4EAF777" w14:textId="549EFD4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"_Toc428423571" </w:instrText>
      </w:r>
      <w:r>
        <w:fldChar w:fldCharType="separate"/>
      </w:r>
      <w:r w:rsidR="00AA5F53" w:rsidRPr="00F31509">
        <w:rPr>
          <w:rStyle w:val="Collegamentoipertestuale"/>
          <w:rFonts w:asciiTheme="majorBidi" w:hAnsiTheme="majorBidi" w:cstheme="majorBidi"/>
          <w:smallCaps w:val="0"/>
          <w:noProof/>
          <w:lang w:val="en-GB"/>
        </w:rPr>
        <w:t>Table 32: Initial</w:t>
      </w:r>
      <w:ins w:id="251" w:author="Jane Shaw" w:date="2015-11-01T20:19:00Z">
        <w:r w:rsidR="00381E07">
          <w:rPr>
            <w:rStyle w:val="Collegamentoipertestuale"/>
            <w:rFonts w:asciiTheme="majorBidi" w:hAnsiTheme="majorBidi" w:cstheme="majorBidi"/>
            <w:smallCaps w:val="0"/>
            <w:noProof/>
            <w:lang w:val="en-GB"/>
          </w:rPr>
          <w:t>, empty</w:t>
        </w:r>
      </w:ins>
      <w:r w:rsidR="00AA5F53" w:rsidRPr="00F31509">
        <w:rPr>
          <w:rStyle w:val="Collegamentoipertestuale"/>
          <w:rFonts w:asciiTheme="majorBidi" w:hAnsiTheme="majorBidi" w:cstheme="majorBidi"/>
          <w:smallCaps w:val="0"/>
          <w:noProof/>
          <w:lang w:val="en-GB"/>
        </w:rPr>
        <w:t xml:space="preserve"> </w:t>
      </w:r>
      <w:ins w:id="252" w:author="Jane Shaw" w:date="2015-11-07T13:20:00Z">
        <w:r w:rsidR="00A81CE9">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 xml:space="preserve">table for </w:t>
      </w:r>
      <w:del w:id="253" w:author="Jane Shaw" w:date="2015-11-07T13:20:00Z">
        <w:r w:rsidR="00AA5F53" w:rsidRPr="00F31509" w:rsidDel="00A81CE9">
          <w:rPr>
            <w:rStyle w:val="Collegamentoipertestuale"/>
            <w:rFonts w:asciiTheme="majorBidi" w:hAnsiTheme="majorBidi" w:cstheme="majorBidi"/>
            <w:smallCaps w:val="0"/>
            <w:noProof/>
            <w:lang w:val="en-GB"/>
          </w:rPr>
          <w:delText xml:space="preserve">the </w:delText>
        </w:r>
      </w:del>
      <w:r w:rsidR="00AA5F53" w:rsidRPr="00F31509">
        <w:rPr>
          <w:rStyle w:val="Collegamentoipertestuale"/>
          <w:rFonts w:asciiTheme="majorBidi" w:hAnsiTheme="majorBidi" w:cstheme="majorBidi"/>
          <w:smallCaps w:val="0"/>
          <w:noProof/>
          <w:lang w:val="en-GB"/>
        </w:rPr>
        <w:t>sugar</w:t>
      </w:r>
      <w:del w:id="254" w:author="Jane Shaw" w:date="2015-11-07T13:20:00Z">
        <w:r w:rsidR="00AA5F53" w:rsidRPr="00F31509" w:rsidDel="00A81CE9">
          <w:rPr>
            <w:rStyle w:val="Collegamentoipertestuale"/>
            <w:rFonts w:asciiTheme="majorBidi" w:hAnsiTheme="majorBidi" w:cstheme="majorBidi"/>
            <w:smallCaps w:val="0"/>
            <w:noProof/>
            <w:lang w:val="en-GB"/>
          </w:rPr>
          <w:delText xml:space="preserve"> FBS/SUA</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55" w:author="Jane Shaw" w:date="2015-11-01T20:53:00Z">
        <w:r w:rsidR="00311179">
          <w:rPr>
            <w:rFonts w:asciiTheme="majorBidi" w:hAnsiTheme="majorBidi" w:cstheme="majorBidi"/>
            <w:noProof/>
            <w:webHidden/>
            <w:lang w:val="en-GB"/>
          </w:rPr>
          <w:t>93</w:t>
        </w:r>
      </w:ins>
      <w:del w:id="256" w:author="Jane Shaw" w:date="2015-11-01T20:44:00Z">
        <w:r w:rsidR="00E24798" w:rsidDel="00311179">
          <w:rPr>
            <w:rFonts w:asciiTheme="majorBidi" w:hAnsiTheme="majorBidi" w:cstheme="majorBidi"/>
            <w:noProof/>
            <w:webHidden/>
            <w:lang w:val="en-GB"/>
          </w:rPr>
          <w:delText>103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5244F8C" w14:textId="44A4C748"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"_Toc428423572" </w:instrText>
      </w:r>
      <w:r>
        <w:fldChar w:fldCharType="separate"/>
      </w:r>
      <w:r w:rsidR="00AA5F53" w:rsidRPr="00F31509">
        <w:rPr>
          <w:rStyle w:val="Collegamentoipertestuale"/>
          <w:rFonts w:asciiTheme="majorBidi" w:hAnsiTheme="majorBidi" w:cstheme="majorBidi"/>
          <w:smallCaps w:val="0"/>
          <w:noProof/>
          <w:lang w:val="en-GB"/>
        </w:rPr>
        <w:t xml:space="preserve">Table 33: </w:t>
      </w:r>
      <w:del w:id="257" w:author="Jane Shaw" w:date="2015-11-01T20:20:00Z">
        <w:r w:rsidR="00AA5F53" w:rsidRPr="00F31509" w:rsidDel="00381E07">
          <w:rPr>
            <w:rStyle w:val="Collegamentoipertestuale"/>
            <w:rFonts w:asciiTheme="majorBidi" w:hAnsiTheme="majorBidi" w:cstheme="majorBidi"/>
            <w:smallCaps w:val="0"/>
            <w:noProof/>
            <w:lang w:val="en-GB"/>
          </w:rPr>
          <w:delText xml:space="preserve">SUA table with </w:delText>
        </w:r>
      </w:del>
      <w:ins w:id="258" w:author="Jane Shaw" w:date="2015-11-01T20:20:00Z">
        <w:r w:rsidR="00381E07">
          <w:rPr>
            <w:rStyle w:val="Collegamentoipertestuale"/>
            <w:rFonts w:asciiTheme="majorBidi" w:hAnsiTheme="majorBidi" w:cstheme="majorBidi"/>
            <w:smallCaps w:val="0"/>
            <w:noProof/>
            <w:lang w:val="en-GB"/>
          </w:rPr>
          <w:t xml:space="preserve">Adding </w:t>
        </w:r>
      </w:ins>
      <w:r w:rsidR="00AA5F53" w:rsidRPr="00F31509">
        <w:rPr>
          <w:rStyle w:val="Collegamentoipertestuale"/>
          <w:rFonts w:asciiTheme="majorBidi" w:hAnsiTheme="majorBidi" w:cstheme="majorBidi"/>
          <w:smallCaps w:val="0"/>
          <w:noProof/>
          <w:lang w:val="en-GB"/>
        </w:rPr>
        <w:t xml:space="preserve">production estimates </w:t>
      </w:r>
      <w:del w:id="259" w:author="Jane Shaw" w:date="2015-11-07T13:21:00Z">
        <w:r w:rsidR="00AA5F53" w:rsidRPr="00F31509" w:rsidDel="00A81CE9">
          <w:rPr>
            <w:rStyle w:val="Collegamentoipertestuale"/>
            <w:rFonts w:asciiTheme="majorBidi" w:hAnsiTheme="majorBidi" w:cstheme="majorBidi"/>
            <w:smallCaps w:val="0"/>
            <w:noProof/>
            <w:lang w:val="en-GB"/>
          </w:rPr>
          <w:delText xml:space="preserve">for </w:delText>
        </w:r>
      </w:del>
      <w:ins w:id="260" w:author="Jane Shaw" w:date="2015-11-07T13:21:00Z">
        <w:r w:rsidR="00A81CE9">
          <w:rPr>
            <w:rStyle w:val="Collegamentoipertestuale"/>
            <w:rFonts w:asciiTheme="majorBidi" w:hAnsiTheme="majorBidi" w:cstheme="majorBidi"/>
            <w:smallCaps w:val="0"/>
            <w:noProof/>
            <w:lang w:val="en-GB"/>
          </w:rPr>
          <w:t xml:space="preserve">of </w:t>
        </w:r>
      </w:ins>
      <w:r w:rsidR="00AA5F53" w:rsidRPr="00F31509">
        <w:rPr>
          <w:rStyle w:val="Collegamentoipertestuale"/>
          <w:rFonts w:asciiTheme="majorBidi" w:hAnsiTheme="majorBidi" w:cstheme="majorBidi"/>
          <w:smallCaps w:val="0"/>
          <w:noProof/>
          <w:lang w:val="en-GB"/>
        </w:rPr>
        <w:t xml:space="preserve">primary </w:t>
      </w:r>
      <w:del w:id="261" w:author="Jane Shaw" w:date="2015-11-01T20:20:00Z">
        <w:r w:rsidR="00AA5F53" w:rsidRPr="00F31509" w:rsidDel="00381E07">
          <w:rPr>
            <w:rStyle w:val="Collegamentoipertestuale"/>
            <w:rFonts w:asciiTheme="majorBidi" w:hAnsiTheme="majorBidi" w:cstheme="majorBidi"/>
            <w:smallCaps w:val="0"/>
            <w:noProof/>
            <w:lang w:val="en-GB"/>
          </w:rPr>
          <w:delText xml:space="preserve">sugar </w:delText>
        </w:r>
      </w:del>
      <w:r w:rsidR="00AA5F53" w:rsidRPr="00F31509">
        <w:rPr>
          <w:rStyle w:val="Collegamentoipertestuale"/>
          <w:rFonts w:asciiTheme="majorBidi" w:hAnsiTheme="majorBidi" w:cstheme="majorBidi"/>
          <w:smallCaps w:val="0"/>
          <w:noProof/>
          <w:lang w:val="en-GB"/>
        </w:rPr>
        <w:t>crops</w:t>
      </w:r>
      <w:ins w:id="262" w:author="Jane Shaw" w:date="2015-11-01T20:20:00Z">
        <w:r w:rsidR="00381E07">
          <w:rPr>
            <w:rStyle w:val="Collegamentoipertestuale"/>
            <w:rFonts w:asciiTheme="majorBidi" w:hAnsiTheme="majorBidi" w:cstheme="majorBidi"/>
            <w:smallCaps w:val="0"/>
            <w:noProof/>
            <w:lang w:val="en-GB"/>
          </w:rPr>
          <w:t xml:space="preserve"> to the </w:t>
        </w:r>
        <w:r w:rsidR="00381E07" w:rsidRPr="00381E07">
          <w:rPr>
            <w:rStyle w:val="Collegamentoipertestuale"/>
            <w:rFonts w:asciiTheme="majorBidi" w:hAnsiTheme="majorBidi" w:cstheme="majorBidi"/>
            <w:smallCaps w:val="0"/>
            <w:noProof/>
            <w:lang w:val="en-GB"/>
          </w:rPr>
          <w:t>SUA table</w:t>
        </w:r>
        <w:r w:rsidR="00381E07">
          <w:rPr>
            <w:rStyle w:val="Collegamentoipertestuale"/>
            <w:rFonts w:asciiTheme="majorBidi" w:hAnsiTheme="majorBidi" w:cstheme="majorBidi"/>
            <w:smallCaps w:val="0"/>
            <w:noProof/>
            <w:lang w:val="en-GB"/>
          </w:rPr>
          <w:t xml:space="preserve"> for sugar</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63" w:author="Jane Shaw" w:date="2015-11-01T20:53:00Z">
        <w:r w:rsidR="00311179">
          <w:rPr>
            <w:rFonts w:asciiTheme="majorBidi" w:hAnsiTheme="majorBidi" w:cstheme="majorBidi"/>
            <w:noProof/>
            <w:webHidden/>
            <w:lang w:val="en-GB"/>
          </w:rPr>
          <w:t>93</w:t>
        </w:r>
      </w:ins>
      <w:del w:id="264" w:author="Jane Shaw" w:date="2015-11-01T20:44:00Z">
        <w:r w:rsidR="00E24798" w:rsidDel="00311179">
          <w:rPr>
            <w:rFonts w:asciiTheme="majorBidi" w:hAnsiTheme="majorBidi" w:cstheme="majorBidi"/>
            <w:noProof/>
            <w:webHidden/>
            <w:lang w:val="en-GB"/>
          </w:rPr>
          <w:delText>103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D0C73FE" w14:textId="5067362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"_Toc428423573" </w:instrText>
      </w:r>
      <w:r>
        <w:fldChar w:fldCharType="separate"/>
      </w:r>
      <w:r w:rsidR="00AA5F53" w:rsidRPr="00F31509">
        <w:rPr>
          <w:rStyle w:val="Collegamentoipertestuale"/>
          <w:rFonts w:asciiTheme="majorBidi" w:hAnsiTheme="majorBidi" w:cstheme="majorBidi"/>
          <w:smallCaps w:val="0"/>
          <w:noProof/>
          <w:lang w:val="en-GB"/>
        </w:rPr>
        <w:t xml:space="preserve">Table 34: </w:t>
      </w:r>
      <w:del w:id="265" w:author="Jane Shaw" w:date="2015-11-01T20:20:00Z">
        <w:r w:rsidR="00AA5F53" w:rsidRPr="00F31509" w:rsidDel="00381E07">
          <w:rPr>
            <w:rStyle w:val="Collegamentoipertestuale"/>
            <w:rFonts w:asciiTheme="majorBidi" w:hAnsiTheme="majorBidi" w:cstheme="majorBidi"/>
            <w:smallCaps w:val="0"/>
            <w:noProof/>
            <w:lang w:val="en-GB"/>
          </w:rPr>
          <w:delText xml:space="preserve">SUA table for sugar including </w:delText>
        </w:r>
      </w:del>
      <w:ins w:id="266" w:author="Jane Shaw" w:date="2015-11-01T20:20:00Z">
        <w:r w:rsidR="00381E07">
          <w:rPr>
            <w:rStyle w:val="Collegamentoipertestuale"/>
            <w:rFonts w:asciiTheme="majorBidi" w:hAnsiTheme="majorBidi" w:cstheme="majorBidi"/>
            <w:smallCaps w:val="0"/>
            <w:noProof/>
            <w:lang w:val="en-GB"/>
          </w:rPr>
          <w:t xml:space="preserve">Adding </w:t>
        </w:r>
      </w:ins>
      <w:r w:rsidR="00AA5F53" w:rsidRPr="00F31509">
        <w:rPr>
          <w:rStyle w:val="Collegamentoipertestuale"/>
          <w:rFonts w:asciiTheme="majorBidi" w:hAnsiTheme="majorBidi" w:cstheme="majorBidi"/>
          <w:smallCaps w:val="0"/>
          <w:noProof/>
          <w:lang w:val="en-GB"/>
        </w:rPr>
        <w:t>trade estimates</w:t>
      </w:r>
      <w:ins w:id="267" w:author="Jane Shaw" w:date="2015-11-01T20:20:00Z">
        <w:r w:rsidR="00381E07">
          <w:rPr>
            <w:rStyle w:val="Collegamentoipertestuale"/>
            <w:rFonts w:asciiTheme="majorBidi" w:hAnsiTheme="majorBidi" w:cstheme="majorBidi"/>
            <w:smallCaps w:val="0"/>
            <w:noProof/>
            <w:lang w:val="en-GB"/>
          </w:rPr>
          <w:t xml:space="preserve"> to the </w:t>
        </w:r>
        <w:r w:rsidR="00381E07" w:rsidRPr="00381E07">
          <w:rPr>
            <w:rStyle w:val="Collegamentoipertestuale"/>
            <w:rFonts w:asciiTheme="majorBidi" w:hAnsiTheme="majorBidi" w:cstheme="majorBidi"/>
            <w:smallCaps w:val="0"/>
            <w:noProof/>
            <w:lang w:val="en-GB"/>
          </w:rPr>
          <w:t>SUA table for sugar</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68" w:author="Jane Shaw" w:date="2015-11-01T20:53:00Z">
        <w:r w:rsidR="00311179">
          <w:rPr>
            <w:rFonts w:asciiTheme="majorBidi" w:hAnsiTheme="majorBidi" w:cstheme="majorBidi"/>
            <w:noProof/>
            <w:webHidden/>
            <w:lang w:val="en-GB"/>
          </w:rPr>
          <w:t>93</w:t>
        </w:r>
      </w:ins>
      <w:del w:id="269" w:author="Jane Shaw" w:date="2015-11-01T20:44:00Z">
        <w:r w:rsidR="00E24798" w:rsidDel="00311179">
          <w:rPr>
            <w:rFonts w:asciiTheme="majorBidi" w:hAnsiTheme="majorBidi" w:cstheme="majorBidi"/>
            <w:noProof/>
            <w:webHidden/>
            <w:lang w:val="en-GB"/>
          </w:rPr>
          <w:delText>104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1CAB1B6" w14:textId="402206C8"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"_Toc428423574" </w:instrText>
      </w:r>
      <w:r>
        <w:fldChar w:fldCharType="separate"/>
      </w:r>
      <w:r w:rsidR="00AA5F53" w:rsidRPr="00F31509">
        <w:rPr>
          <w:rStyle w:val="Collegamentoipertestuale"/>
          <w:rFonts w:asciiTheme="majorBidi" w:hAnsiTheme="majorBidi" w:cstheme="majorBidi"/>
          <w:smallCaps w:val="0"/>
          <w:noProof/>
          <w:lang w:val="en-GB"/>
        </w:rPr>
        <w:t xml:space="preserve">Table 35: </w:t>
      </w:r>
      <w:del w:id="270" w:author="Jane Shaw" w:date="2015-11-01T20:20:00Z">
        <w:r w:rsidR="00AA5F53" w:rsidRPr="00F31509" w:rsidDel="00381E07">
          <w:rPr>
            <w:rStyle w:val="Collegamentoipertestuale"/>
            <w:rFonts w:asciiTheme="majorBidi" w:hAnsiTheme="majorBidi" w:cstheme="majorBidi"/>
            <w:smallCaps w:val="0"/>
            <w:noProof/>
            <w:lang w:val="en-GB"/>
          </w:rPr>
          <w:delText xml:space="preserve">SUA table for sugar including </w:delText>
        </w:r>
      </w:del>
      <w:ins w:id="271" w:author="Jane Shaw" w:date="2015-11-01T20:20:00Z">
        <w:r w:rsidR="00381E07">
          <w:rPr>
            <w:rStyle w:val="Collegamentoipertestuale"/>
            <w:rFonts w:asciiTheme="majorBidi" w:hAnsiTheme="majorBidi" w:cstheme="majorBidi"/>
            <w:smallCaps w:val="0"/>
            <w:noProof/>
            <w:lang w:val="en-GB"/>
          </w:rPr>
          <w:t xml:space="preserve">Adding </w:t>
        </w:r>
      </w:ins>
      <w:r w:rsidR="00AA5F53" w:rsidRPr="00F31509">
        <w:rPr>
          <w:rStyle w:val="Collegamentoipertestuale"/>
          <w:rFonts w:asciiTheme="majorBidi" w:hAnsiTheme="majorBidi" w:cstheme="majorBidi"/>
          <w:smallCaps w:val="0"/>
          <w:noProof/>
          <w:lang w:val="en-GB"/>
        </w:rPr>
        <w:t>stock estimates</w:t>
      </w:r>
      <w:ins w:id="272" w:author="Jane Shaw" w:date="2015-11-01T20:20:00Z">
        <w:r w:rsidR="00381E07">
          <w:rPr>
            <w:rStyle w:val="Collegamentoipertestuale"/>
            <w:rFonts w:asciiTheme="majorBidi" w:hAnsiTheme="majorBidi" w:cstheme="majorBidi"/>
            <w:smallCaps w:val="0"/>
            <w:noProof/>
            <w:lang w:val="en-GB"/>
          </w:rPr>
          <w:t xml:space="preserve"> to the </w:t>
        </w:r>
        <w:r w:rsidR="00381E07" w:rsidRPr="00381E07">
          <w:rPr>
            <w:rStyle w:val="Collegamentoipertestuale"/>
            <w:rFonts w:asciiTheme="majorBidi" w:hAnsiTheme="majorBidi" w:cstheme="majorBidi"/>
            <w:smallCaps w:val="0"/>
            <w:noProof/>
            <w:lang w:val="en-GB"/>
          </w:rPr>
          <w:t>SUA table for sugar</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73" w:author="Jane Shaw" w:date="2015-11-01T20:53:00Z">
        <w:r w:rsidR="00311179">
          <w:rPr>
            <w:rFonts w:asciiTheme="majorBidi" w:hAnsiTheme="majorBidi" w:cstheme="majorBidi"/>
            <w:noProof/>
            <w:webHidden/>
            <w:lang w:val="en-GB"/>
          </w:rPr>
          <w:t>94</w:t>
        </w:r>
      </w:ins>
      <w:del w:id="274" w:author="Jane Shaw" w:date="2015-11-01T20:44:00Z">
        <w:r w:rsidR="00E24798" w:rsidDel="00311179">
          <w:rPr>
            <w:rFonts w:asciiTheme="majorBidi" w:hAnsiTheme="majorBidi" w:cstheme="majorBidi"/>
            <w:noProof/>
            <w:webHidden/>
            <w:lang w:val="en-GB"/>
          </w:rPr>
          <w:delText>104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810762D" w14:textId="69EA46E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"_Toc428423575" </w:instrText>
      </w:r>
      <w:r>
        <w:fldChar w:fldCharType="separate"/>
      </w:r>
      <w:r w:rsidR="00AA5F53" w:rsidRPr="00F31509">
        <w:rPr>
          <w:rStyle w:val="Collegamentoipertestuale"/>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75" w:author="Jane Shaw" w:date="2015-11-01T20:53:00Z">
        <w:r w:rsidR="00311179">
          <w:rPr>
            <w:rFonts w:asciiTheme="majorBidi" w:hAnsiTheme="majorBidi" w:cstheme="majorBidi"/>
            <w:noProof/>
            <w:webHidden/>
            <w:lang w:val="en-GB"/>
          </w:rPr>
          <w:t>95</w:t>
        </w:r>
      </w:ins>
      <w:del w:id="276" w:author="Jane Shaw" w:date="2015-11-01T20:44:00Z">
        <w:r w:rsidR="00E24798" w:rsidDel="00311179">
          <w:rPr>
            <w:rFonts w:asciiTheme="majorBidi" w:hAnsiTheme="majorBidi" w:cstheme="majorBidi"/>
            <w:noProof/>
            <w:webHidden/>
            <w:lang w:val="en-GB"/>
          </w:rPr>
          <w:delText>105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A9254EA" w14:textId="5BADEB32"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"_Toc428423576" </w:instrText>
      </w:r>
      <w:r>
        <w:fldChar w:fldCharType="separate"/>
      </w:r>
      <w:r w:rsidR="00AA5F53" w:rsidRPr="00F31509">
        <w:rPr>
          <w:rStyle w:val="Collegamentoipertestuale"/>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77" w:author="Jane Shaw" w:date="2015-11-01T20:53:00Z">
        <w:r w:rsidR="00311179">
          <w:rPr>
            <w:rFonts w:asciiTheme="majorBidi" w:hAnsiTheme="majorBidi" w:cstheme="majorBidi"/>
            <w:noProof/>
            <w:webHidden/>
            <w:lang w:val="en-GB"/>
          </w:rPr>
          <w:t>95</w:t>
        </w:r>
      </w:ins>
      <w:del w:id="278" w:author="Jane Shaw" w:date="2015-11-01T20:44:00Z">
        <w:r w:rsidR="00E24798" w:rsidDel="00311179">
          <w:rPr>
            <w:rFonts w:asciiTheme="majorBidi" w:hAnsiTheme="majorBidi" w:cstheme="majorBidi"/>
            <w:noProof/>
            <w:webHidden/>
            <w:lang w:val="en-GB"/>
          </w:rPr>
          <w:delText>105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AD09A87" w14:textId="3A24C59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"_Toc428423577" </w:instrText>
      </w:r>
      <w:r>
        <w:fldChar w:fldCharType="separate"/>
      </w:r>
      <w:r w:rsidR="00AA5F53" w:rsidRPr="00F31509">
        <w:rPr>
          <w:rStyle w:val="Collegamentoipertestuale"/>
          <w:rFonts w:asciiTheme="majorBidi" w:hAnsiTheme="majorBidi" w:cstheme="majorBidi"/>
          <w:smallCaps w:val="0"/>
          <w:noProof/>
          <w:lang w:val="en-GB"/>
        </w:rPr>
        <w:t>Table 38:</w:t>
      </w:r>
      <w:r w:rsidR="008568EC">
        <w:rPr>
          <w:rStyle w:val="Collegamentoipertestuale"/>
          <w:rFonts w:asciiTheme="majorBidi" w:hAnsiTheme="majorBidi" w:cstheme="majorBidi"/>
          <w:smallCaps w:val="0"/>
          <w:noProof/>
          <w:lang w:val="en-GB"/>
        </w:rPr>
        <w:t xml:space="preserve"> </w:t>
      </w:r>
      <w:r w:rsidR="00AA5F53" w:rsidRPr="00F31509">
        <w:rPr>
          <w:rStyle w:val="Collegamentoipertestuale"/>
          <w:rFonts w:asciiTheme="majorBidi" w:hAnsiTheme="majorBidi" w:cstheme="majorBidi"/>
          <w:smallCaps w:val="0"/>
          <w:noProof/>
          <w:lang w:val="en-GB"/>
        </w:rPr>
        <w:t>Adding seed use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79" w:author="Jane Shaw" w:date="2015-11-01T20:53:00Z">
        <w:r w:rsidR="00311179">
          <w:rPr>
            <w:rFonts w:asciiTheme="majorBidi" w:hAnsiTheme="majorBidi" w:cstheme="majorBidi"/>
            <w:noProof/>
            <w:webHidden/>
            <w:lang w:val="en-GB"/>
          </w:rPr>
          <w:t>96</w:t>
        </w:r>
      </w:ins>
      <w:del w:id="280" w:author="Jane Shaw" w:date="2015-11-01T20:44:00Z">
        <w:r w:rsidR="00E24798" w:rsidDel="00311179">
          <w:rPr>
            <w:rFonts w:asciiTheme="majorBidi" w:hAnsiTheme="majorBidi" w:cstheme="majorBidi"/>
            <w:noProof/>
            <w:webHidden/>
            <w:lang w:val="en-GB"/>
          </w:rPr>
          <w:delText>105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FC52143" w14:textId="2865A35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"_Toc428423578" </w:instrText>
      </w:r>
      <w:r>
        <w:fldChar w:fldCharType="separate"/>
      </w:r>
      <w:r w:rsidR="00AA5F53" w:rsidRPr="00F31509">
        <w:rPr>
          <w:rStyle w:val="Collegamentoipertestuale"/>
          <w:rFonts w:asciiTheme="majorBidi" w:hAnsiTheme="majorBidi" w:cstheme="majorBidi"/>
          <w:smallCaps w:val="0"/>
          <w:noProof/>
          <w:lang w:val="en-GB"/>
        </w:rPr>
        <w:t>Table 39:</w:t>
      </w:r>
      <w:r w:rsidR="008568EC">
        <w:rPr>
          <w:rStyle w:val="Collegamentoipertestuale"/>
          <w:rFonts w:asciiTheme="majorBidi" w:hAnsiTheme="majorBidi" w:cstheme="majorBidi"/>
          <w:smallCaps w:val="0"/>
          <w:noProof/>
          <w:lang w:val="en-GB"/>
        </w:rPr>
        <w:t xml:space="preserve"> </w:t>
      </w:r>
      <w:ins w:id="281" w:author="Jane Shaw" w:date="2015-11-07T13:21:00Z">
        <w:r w:rsidR="00A81CE9">
          <w:rPr>
            <w:rStyle w:val="Collegamentoipertestuale"/>
            <w:rFonts w:asciiTheme="majorBidi" w:hAnsiTheme="majorBidi" w:cstheme="majorBidi"/>
            <w:smallCaps w:val="0"/>
            <w:noProof/>
            <w:lang w:val="en-GB"/>
          </w:rPr>
          <w:t xml:space="preserve">Adding </w:t>
        </w:r>
      </w:ins>
      <w:r w:rsidR="00A81CE9" w:rsidRPr="00F31509">
        <w:rPr>
          <w:rStyle w:val="Collegamentoipertestuale"/>
          <w:rFonts w:asciiTheme="majorBidi" w:hAnsiTheme="majorBidi" w:cstheme="majorBidi"/>
          <w:smallCaps w:val="0"/>
          <w:noProof/>
          <w:lang w:val="en-GB"/>
        </w:rPr>
        <w:t xml:space="preserve">industrial </w:t>
      </w:r>
      <w:r w:rsidR="00AA5F53" w:rsidRPr="00F31509">
        <w:rPr>
          <w:rStyle w:val="Collegamentoipertestuale"/>
          <w:rFonts w:asciiTheme="majorBidi" w:hAnsiTheme="majorBidi" w:cstheme="majorBidi"/>
          <w:smallCaps w:val="0"/>
          <w:noProof/>
          <w:lang w:val="en-GB"/>
        </w:rPr>
        <w:t xml:space="preserve">use </w:t>
      </w:r>
      <w:del w:id="282" w:author="Jane Shaw" w:date="2015-11-07T13:21:00Z">
        <w:r w:rsidR="00AA5F53" w:rsidRPr="00F31509" w:rsidDel="00A81CE9">
          <w:rPr>
            <w:rStyle w:val="Collegamentoipertestuale"/>
            <w:rFonts w:asciiTheme="majorBidi" w:hAnsiTheme="majorBidi" w:cstheme="majorBidi"/>
            <w:smallCaps w:val="0"/>
            <w:noProof/>
            <w:lang w:val="en-GB"/>
          </w:rPr>
          <w:delText xml:space="preserve">in </w:delText>
        </w:r>
      </w:del>
      <w:ins w:id="283" w:author="Jane Shaw" w:date="2015-11-07T13:21:00Z">
        <w:r w:rsidR="00A81CE9">
          <w:rPr>
            <w:rStyle w:val="Collegamentoipertestuale"/>
            <w:rFonts w:asciiTheme="majorBidi" w:hAnsiTheme="majorBidi" w:cstheme="majorBidi"/>
            <w:smallCaps w:val="0"/>
            <w:noProof/>
            <w:lang w:val="en-GB"/>
          </w:rPr>
          <w:t xml:space="preserve">to </w:t>
        </w:r>
      </w:ins>
      <w:r w:rsidR="00AA5F53" w:rsidRPr="00F31509">
        <w:rPr>
          <w:rStyle w:val="Collegamentoipertestuale"/>
          <w:rFonts w:asciiTheme="majorBidi" w:hAnsiTheme="majorBidi" w:cstheme="majorBidi"/>
          <w:smallCaps w:val="0"/>
          <w:noProof/>
          <w:lang w:val="en-GB"/>
        </w:rPr>
        <w:t>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84" w:author="Jane Shaw" w:date="2015-11-01T20:53:00Z">
        <w:r w:rsidR="00311179">
          <w:rPr>
            <w:rFonts w:asciiTheme="majorBidi" w:hAnsiTheme="majorBidi" w:cstheme="majorBidi"/>
            <w:noProof/>
            <w:webHidden/>
            <w:lang w:val="en-GB"/>
          </w:rPr>
          <w:t>96</w:t>
        </w:r>
      </w:ins>
      <w:del w:id="285" w:author="Jane Shaw" w:date="2015-11-01T20:44:00Z">
        <w:r w:rsidR="00E24798" w:rsidDel="00311179">
          <w:rPr>
            <w:rFonts w:asciiTheme="majorBidi" w:hAnsiTheme="majorBidi" w:cstheme="majorBidi"/>
            <w:noProof/>
            <w:webHidden/>
            <w:lang w:val="en-GB"/>
          </w:rPr>
          <w:delText>106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899B041" w14:textId="2625A25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"_Toc428423579" </w:instrText>
      </w:r>
      <w:r>
        <w:fldChar w:fldCharType="separate"/>
      </w:r>
      <w:r w:rsidR="00AA5F53" w:rsidRPr="00F31509">
        <w:rPr>
          <w:rStyle w:val="Collegamentoipertestuale"/>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86" w:author="Jane Shaw" w:date="2015-11-01T20:53:00Z">
        <w:r w:rsidR="00311179">
          <w:rPr>
            <w:rFonts w:asciiTheme="majorBidi" w:hAnsiTheme="majorBidi" w:cstheme="majorBidi"/>
            <w:noProof/>
            <w:webHidden/>
            <w:lang w:val="en-GB"/>
          </w:rPr>
          <w:t>97</w:t>
        </w:r>
      </w:ins>
      <w:del w:id="287" w:author="Jane Shaw" w:date="2015-11-01T20:44:00Z">
        <w:r w:rsidR="00E24798" w:rsidDel="00311179">
          <w:rPr>
            <w:rFonts w:asciiTheme="majorBidi" w:hAnsiTheme="majorBidi" w:cstheme="majorBidi"/>
            <w:noProof/>
            <w:webHidden/>
            <w:lang w:val="en-GB"/>
          </w:rPr>
          <w:delText>106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B0B67D5" w14:textId="0CD1AE2A"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"_Toc428423580" </w:instrText>
      </w:r>
      <w:r>
        <w:fldChar w:fldCharType="separate"/>
      </w:r>
      <w:r w:rsidR="00AA5F53" w:rsidRPr="00F31509">
        <w:rPr>
          <w:rStyle w:val="Collegamentoipertestuale"/>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88" w:author="Jane Shaw" w:date="2015-11-01T20:53:00Z">
        <w:r w:rsidR="00311179">
          <w:rPr>
            <w:rFonts w:asciiTheme="majorBidi" w:hAnsiTheme="majorBidi" w:cstheme="majorBidi"/>
            <w:noProof/>
            <w:webHidden/>
            <w:lang w:val="en-GB"/>
          </w:rPr>
          <w:t>97</w:t>
        </w:r>
      </w:ins>
      <w:del w:id="289" w:author="Jane Shaw" w:date="2015-11-01T20:44:00Z">
        <w:r w:rsidR="00E24798" w:rsidDel="00311179">
          <w:rPr>
            <w:rFonts w:asciiTheme="majorBidi" w:hAnsiTheme="majorBidi" w:cstheme="majorBidi"/>
            <w:noProof/>
            <w:webHidden/>
            <w:lang w:val="en-GB"/>
          </w:rPr>
          <w:delText>107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F9B3563" w14:textId="3DABB65E" w:rsidR="00AA5F53" w:rsidRPr="00F31509" w:rsidRDefault="000F35E3">
      <w:pPr>
        <w:pStyle w:val="Indicedellefigure"/>
        <w:tabs>
          <w:tab w:val="right" w:leader="dot" w:pos="9016"/>
        </w:tabs>
        <w:rPr>
          <w:rFonts w:asciiTheme="majorBidi" w:hAnsiTheme="majorBidi" w:cstheme="majorBidi"/>
          <w:noProof/>
          <w:lang w:val="en-GB" w:eastAsia="en-US"/>
        </w:rPr>
      </w:pPr>
      <w:r>
        <w:lastRenderedPageBreak/>
        <w:fldChar w:fldCharType="begin"/>
      </w:r>
      <w:r>
        <w:instrText xml:space="preserve"> HYPERLINK \l "_Toc428423581" </w:instrText>
      </w:r>
      <w:r>
        <w:fldChar w:fldCharType="separate"/>
      </w:r>
      <w:r w:rsidR="00AA5F53" w:rsidRPr="00F31509">
        <w:rPr>
          <w:rStyle w:val="Collegamentoipertestuale"/>
          <w:rFonts w:asciiTheme="majorBidi" w:hAnsiTheme="majorBidi" w:cstheme="majorBidi"/>
          <w:smallCaps w:val="0"/>
          <w:noProof/>
          <w:lang w:val="en-GB"/>
        </w:rPr>
        <w:t xml:space="preserve">Table 42: </w:t>
      </w:r>
      <w:del w:id="290" w:author="Jane Shaw" w:date="2015-11-01T20:21:00Z">
        <w:r w:rsidR="00AA5F53" w:rsidRPr="00F31509" w:rsidDel="00381E07">
          <w:rPr>
            <w:rStyle w:val="Collegamentoipertestuale"/>
            <w:rFonts w:asciiTheme="majorBidi" w:hAnsiTheme="majorBidi" w:cstheme="majorBidi"/>
            <w:smallCaps w:val="0"/>
            <w:noProof/>
            <w:lang w:val="en-GB"/>
          </w:rPr>
          <w:delText xml:space="preserve">Completing the sugar table for </w:delText>
        </w:r>
      </w:del>
      <w:ins w:id="291" w:author="Jane Shaw" w:date="2015-11-01T20:21:00Z">
        <w:r w:rsidR="00381E07">
          <w:rPr>
            <w:rStyle w:val="Collegamentoipertestuale"/>
            <w:rFonts w:asciiTheme="majorBidi" w:hAnsiTheme="majorBidi" w:cstheme="majorBidi"/>
            <w:smallCaps w:val="0"/>
            <w:noProof/>
            <w:lang w:val="en-GB"/>
          </w:rPr>
          <w:t xml:space="preserve">Adding </w:t>
        </w:r>
      </w:ins>
      <w:r w:rsidR="00AA5F53" w:rsidRPr="00F31509">
        <w:rPr>
          <w:rStyle w:val="Collegamentoipertestuale"/>
          <w:rFonts w:asciiTheme="majorBidi" w:hAnsiTheme="majorBidi" w:cstheme="majorBidi"/>
          <w:smallCaps w:val="0"/>
          <w:noProof/>
          <w:lang w:val="en-GB"/>
        </w:rPr>
        <w:t xml:space="preserve">by-products of </w:t>
      </w:r>
      <w:del w:id="292" w:author="Jane Shaw" w:date="2015-11-01T20:21:00Z">
        <w:r w:rsidR="00AA5F53" w:rsidRPr="00F31509" w:rsidDel="00381E07">
          <w:rPr>
            <w:rStyle w:val="Collegamentoipertestuale"/>
            <w:rFonts w:asciiTheme="majorBidi" w:hAnsiTheme="majorBidi" w:cstheme="majorBidi"/>
            <w:smallCaps w:val="0"/>
            <w:noProof/>
            <w:lang w:val="en-GB"/>
          </w:rPr>
          <w:delText xml:space="preserve">sugar </w:delText>
        </w:r>
      </w:del>
      <w:r w:rsidR="00AA5F53" w:rsidRPr="00F31509">
        <w:rPr>
          <w:rStyle w:val="Collegamentoipertestuale"/>
          <w:rFonts w:asciiTheme="majorBidi" w:hAnsiTheme="majorBidi" w:cstheme="majorBidi"/>
          <w:smallCaps w:val="0"/>
          <w:noProof/>
          <w:lang w:val="en-GB"/>
        </w:rPr>
        <w:t>production/processing</w:t>
      </w:r>
      <w:ins w:id="293" w:author="Jane Shaw" w:date="2015-11-01T20:21:00Z">
        <w:r w:rsidR="00381E07">
          <w:rPr>
            <w:rStyle w:val="Collegamentoipertestuale"/>
            <w:rFonts w:asciiTheme="majorBidi" w:hAnsiTheme="majorBidi" w:cstheme="majorBidi"/>
            <w:smallCaps w:val="0"/>
            <w:noProof/>
            <w:lang w:val="en-GB"/>
          </w:rPr>
          <w:t xml:space="preserve"> to the SUA table for sugar</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94" w:author="Jane Shaw" w:date="2015-11-01T20:53:00Z">
        <w:r w:rsidR="00311179">
          <w:rPr>
            <w:rFonts w:asciiTheme="majorBidi" w:hAnsiTheme="majorBidi" w:cstheme="majorBidi"/>
            <w:noProof/>
            <w:webHidden/>
            <w:lang w:val="en-GB"/>
          </w:rPr>
          <w:t>97</w:t>
        </w:r>
      </w:ins>
      <w:del w:id="295" w:author="Jane Shaw" w:date="2015-11-01T20:44:00Z">
        <w:r w:rsidR="00E24798" w:rsidDel="00311179">
          <w:rPr>
            <w:rFonts w:asciiTheme="majorBidi" w:hAnsiTheme="majorBidi" w:cstheme="majorBidi"/>
            <w:noProof/>
            <w:webHidden/>
            <w:lang w:val="en-GB"/>
          </w:rPr>
          <w:delText>107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05BFD17" w14:textId="715113AF"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"_Toc428423582" </w:instrText>
      </w:r>
      <w:r>
        <w:fldChar w:fldCharType="separate"/>
      </w:r>
      <w:r w:rsidR="00AA5F53" w:rsidRPr="00F31509">
        <w:rPr>
          <w:rStyle w:val="Collegamentoipertestuale"/>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296" w:author="Jane Shaw" w:date="2015-11-01T20:53:00Z">
        <w:r w:rsidR="00311179">
          <w:rPr>
            <w:rFonts w:asciiTheme="majorBidi" w:hAnsiTheme="majorBidi" w:cstheme="majorBidi"/>
            <w:noProof/>
            <w:webHidden/>
            <w:lang w:val="en-GB"/>
          </w:rPr>
          <w:t>98</w:t>
        </w:r>
      </w:ins>
      <w:del w:id="297" w:author="Jane Shaw" w:date="2015-11-01T20:44:00Z">
        <w:r w:rsidR="00E24798" w:rsidDel="00311179">
          <w:rPr>
            <w:rFonts w:asciiTheme="majorBidi" w:hAnsiTheme="majorBidi" w:cstheme="majorBidi"/>
            <w:noProof/>
            <w:webHidden/>
            <w:lang w:val="en-GB"/>
          </w:rPr>
          <w:delText>107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4094B4C" w14:textId="50BE874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"_Toc428423583" </w:instrText>
      </w:r>
      <w:r>
        <w:fldChar w:fldCharType="separate"/>
      </w:r>
      <w:r w:rsidR="00AA5F53" w:rsidRPr="00F31509">
        <w:rPr>
          <w:rStyle w:val="Collegamentoipertestuale"/>
          <w:rFonts w:asciiTheme="majorBidi" w:hAnsiTheme="majorBidi" w:cstheme="majorBidi"/>
          <w:smallCaps w:val="0"/>
          <w:noProof/>
          <w:lang w:val="en-GB"/>
        </w:rPr>
        <w:t>Table 44: Initial</w:t>
      </w:r>
      <w:ins w:id="298" w:author="Jane Shaw" w:date="2015-11-01T20:21:00Z">
        <w:r w:rsidR="00381E07">
          <w:rPr>
            <w:rStyle w:val="Collegamentoipertestuale"/>
            <w:rFonts w:asciiTheme="majorBidi" w:hAnsiTheme="majorBidi" w:cstheme="majorBidi"/>
            <w:smallCaps w:val="0"/>
            <w:noProof/>
            <w:lang w:val="en-GB"/>
          </w:rPr>
          <w:t>,</w:t>
        </w:r>
      </w:ins>
      <w:r w:rsidR="00AA5F53" w:rsidRPr="00F31509">
        <w:rPr>
          <w:rStyle w:val="Collegamentoipertestuale"/>
          <w:rFonts w:asciiTheme="majorBidi" w:hAnsiTheme="majorBidi" w:cstheme="majorBidi"/>
          <w:smallCaps w:val="0"/>
          <w:noProof/>
          <w:lang w:val="en-GB"/>
        </w:rPr>
        <w:t xml:space="preserve"> </w:t>
      </w:r>
      <w:ins w:id="299" w:author="Jane Shaw" w:date="2015-11-01T20:21:00Z">
        <w:r w:rsidR="00381E07">
          <w:rPr>
            <w:rStyle w:val="Collegamentoipertestuale"/>
            <w:rFonts w:asciiTheme="majorBidi" w:hAnsiTheme="majorBidi" w:cstheme="majorBidi"/>
            <w:smallCaps w:val="0"/>
            <w:noProof/>
            <w:lang w:val="en-GB"/>
          </w:rPr>
          <w:t>pre-</w:t>
        </w:r>
      </w:ins>
      <w:del w:id="300" w:author="Jane Shaw" w:date="2015-11-01T20:21:00Z">
        <w:r w:rsidR="00AA5F53" w:rsidRPr="00F31509" w:rsidDel="00381E07">
          <w:rPr>
            <w:rStyle w:val="Collegamentoipertestuale"/>
            <w:rFonts w:asciiTheme="majorBidi" w:hAnsiTheme="majorBidi" w:cstheme="majorBidi"/>
            <w:smallCaps w:val="0"/>
            <w:noProof/>
            <w:lang w:val="en-GB"/>
          </w:rPr>
          <w:delText xml:space="preserve">table for the </w:delText>
        </w:r>
      </w:del>
      <w:r w:rsidR="00AA5F53" w:rsidRPr="00F31509">
        <w:rPr>
          <w:rStyle w:val="Collegamentoipertestuale"/>
          <w:rFonts w:asciiTheme="majorBidi" w:hAnsiTheme="majorBidi" w:cstheme="majorBidi"/>
          <w:smallCaps w:val="0"/>
          <w:noProof/>
          <w:lang w:val="en-GB"/>
        </w:rPr>
        <w:t>standardiz</w:t>
      </w:r>
      <w:ins w:id="301" w:author="Jane Shaw" w:date="2015-11-01T20:21:00Z">
        <w:r w:rsidR="00381E07">
          <w:rPr>
            <w:rStyle w:val="Collegamentoipertestuale"/>
            <w:rFonts w:asciiTheme="majorBidi" w:hAnsiTheme="majorBidi" w:cstheme="majorBidi"/>
            <w:smallCaps w:val="0"/>
            <w:noProof/>
            <w:lang w:val="en-GB"/>
          </w:rPr>
          <w:t>ed</w:t>
        </w:r>
      </w:ins>
      <w:del w:id="302" w:author="Jane Shaw" w:date="2015-11-01T20:21:00Z">
        <w:r w:rsidR="00AA5F53" w:rsidRPr="00F31509" w:rsidDel="00381E07">
          <w:rPr>
            <w:rStyle w:val="Collegamentoipertestuale"/>
            <w:rFonts w:asciiTheme="majorBidi" w:hAnsiTheme="majorBidi" w:cstheme="majorBidi"/>
            <w:smallCaps w:val="0"/>
            <w:noProof/>
            <w:lang w:val="en-GB"/>
          </w:rPr>
          <w:delText>ation</w:delText>
        </w:r>
      </w:del>
      <w:r w:rsidR="00AA5F53" w:rsidRPr="00F31509">
        <w:rPr>
          <w:rStyle w:val="Collegamentoipertestuale"/>
          <w:rFonts w:asciiTheme="majorBidi" w:hAnsiTheme="majorBidi" w:cstheme="majorBidi"/>
          <w:smallCaps w:val="0"/>
          <w:noProof/>
          <w:lang w:val="en-GB"/>
        </w:rPr>
        <w:t xml:space="preserve"> </w:t>
      </w:r>
      <w:del w:id="303" w:author="Jane Shaw" w:date="2015-11-01T20:21:00Z">
        <w:r w:rsidR="00AA5F53" w:rsidRPr="00F31509" w:rsidDel="00381E07">
          <w:rPr>
            <w:rStyle w:val="Collegamentoipertestuale"/>
            <w:rFonts w:asciiTheme="majorBidi" w:hAnsiTheme="majorBidi" w:cstheme="majorBidi"/>
            <w:smallCaps w:val="0"/>
            <w:noProof/>
            <w:lang w:val="en-GB"/>
          </w:rPr>
          <w:delText xml:space="preserve">process of </w:delText>
        </w:r>
      </w:del>
      <w:ins w:id="304" w:author="Jane Shaw" w:date="2015-11-01T20:21:00Z">
        <w:r w:rsidR="00381E07">
          <w:rPr>
            <w:rStyle w:val="Collegamentoipertestuale"/>
            <w:rFonts w:asciiTheme="majorBidi" w:hAnsiTheme="majorBidi" w:cstheme="majorBidi"/>
            <w:smallCaps w:val="0"/>
            <w:noProof/>
            <w:lang w:val="en-GB"/>
          </w:rPr>
          <w:t xml:space="preserve">SUA table for </w:t>
        </w:r>
      </w:ins>
      <w:r w:rsidR="00AA5F53" w:rsidRPr="00F31509">
        <w:rPr>
          <w:rStyle w:val="Collegamentoipertestuale"/>
          <w:rFonts w:asciiTheme="majorBidi" w:hAnsiTheme="majorBidi" w:cstheme="majorBidi"/>
          <w:smallCaps w:val="0"/>
          <w:noProof/>
          <w:lang w:val="en-GB"/>
        </w:rPr>
        <w:t>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05" w:author="Jane Shaw" w:date="2015-11-01T20:53:00Z">
        <w:r w:rsidR="00311179">
          <w:rPr>
            <w:rFonts w:asciiTheme="majorBidi" w:hAnsiTheme="majorBidi" w:cstheme="majorBidi"/>
            <w:noProof/>
            <w:webHidden/>
            <w:lang w:val="en-GB"/>
          </w:rPr>
          <w:t>98</w:t>
        </w:r>
      </w:ins>
      <w:del w:id="306" w:author="Jane Shaw" w:date="2015-11-01T20:44:00Z">
        <w:r w:rsidR="00E24798" w:rsidDel="00311179">
          <w:rPr>
            <w:rFonts w:asciiTheme="majorBidi" w:hAnsiTheme="majorBidi" w:cstheme="majorBidi"/>
            <w:noProof/>
            <w:webHidden/>
            <w:lang w:val="en-GB"/>
          </w:rPr>
          <w:delText>108</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39A8AB0" w14:textId="484FA6A5"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"_Toc428423584" </w:instrText>
      </w:r>
      <w:r>
        <w:fldChar w:fldCharType="separate"/>
      </w:r>
      <w:r w:rsidR="00AA5F53" w:rsidRPr="00F31509">
        <w:rPr>
          <w:rStyle w:val="Collegamentoipertestuale"/>
          <w:rFonts w:asciiTheme="majorBidi" w:hAnsiTheme="majorBidi" w:cstheme="majorBidi"/>
          <w:smallCaps w:val="0"/>
          <w:noProof/>
          <w:lang w:val="en-GB"/>
        </w:rPr>
        <w:t xml:space="preserve">Table 45: Complete, but still unbalanced </w:t>
      </w:r>
      <w:ins w:id="307" w:author="Jane Shaw" w:date="2015-11-01T20:22:00Z">
        <w:r w:rsidR="00381E07">
          <w:rPr>
            <w:rStyle w:val="Collegamentoipertestuale"/>
            <w:rFonts w:asciiTheme="majorBidi" w:hAnsiTheme="majorBidi" w:cstheme="majorBidi"/>
            <w:smallCaps w:val="0"/>
            <w:noProof/>
            <w:lang w:val="en-GB"/>
          </w:rPr>
          <w:t xml:space="preserve">SUA </w:t>
        </w:r>
      </w:ins>
      <w:del w:id="308" w:author="Jane Shaw" w:date="2015-11-01T20:22:00Z">
        <w:r w:rsidR="00AA5F53" w:rsidRPr="00F31509" w:rsidDel="00381E07">
          <w:rPr>
            <w:rStyle w:val="Collegamentoipertestuale"/>
            <w:rFonts w:asciiTheme="majorBidi" w:hAnsiTheme="majorBidi" w:cstheme="majorBidi"/>
            <w:smallCaps w:val="0"/>
            <w:noProof/>
            <w:lang w:val="en-GB"/>
          </w:rPr>
          <w:delText xml:space="preserve">output </w:delText>
        </w:r>
      </w:del>
      <w:r w:rsidR="00AA5F53" w:rsidRPr="00F31509">
        <w:rPr>
          <w:rStyle w:val="Collegamentoipertestuale"/>
          <w:rFonts w:asciiTheme="majorBidi" w:hAnsiTheme="majorBidi" w:cstheme="majorBidi"/>
          <w:smallCaps w:val="0"/>
          <w:noProof/>
          <w:lang w:val="en-GB"/>
        </w:rPr>
        <w:t>table for refined 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09" w:author="Jane Shaw" w:date="2015-11-01T20:53:00Z">
        <w:r w:rsidR="00311179">
          <w:rPr>
            <w:rFonts w:asciiTheme="majorBidi" w:hAnsiTheme="majorBidi" w:cstheme="majorBidi"/>
            <w:noProof/>
            <w:webHidden/>
            <w:lang w:val="en-GB"/>
          </w:rPr>
          <w:t>99</w:t>
        </w:r>
      </w:ins>
      <w:del w:id="310" w:author="Jane Shaw" w:date="2015-11-01T20:44:00Z">
        <w:r w:rsidR="00E24798" w:rsidDel="00311179">
          <w:rPr>
            <w:rFonts w:asciiTheme="majorBidi" w:hAnsiTheme="majorBidi" w:cstheme="majorBidi"/>
            <w:noProof/>
            <w:webHidden/>
            <w:lang w:val="en-GB"/>
          </w:rPr>
          <w:delText>109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AC740E0" w14:textId="46DA2C3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"_Toc428423585" </w:instrText>
      </w:r>
      <w:r>
        <w:fldChar w:fldCharType="separate"/>
      </w:r>
      <w:r w:rsidR="00AA5F53" w:rsidRPr="00F31509">
        <w:rPr>
          <w:rStyle w:val="Collegamentoipertestuale"/>
          <w:rFonts w:asciiTheme="majorBidi" w:hAnsiTheme="majorBidi" w:cstheme="majorBidi"/>
          <w:smallCaps w:val="0"/>
          <w:noProof/>
          <w:lang w:val="en-GB"/>
        </w:rPr>
        <w:t xml:space="preserve">Table 46: </w:t>
      </w:r>
      <w:del w:id="311" w:author="Jane Shaw" w:date="2015-11-01T20:22:00Z">
        <w:r w:rsidR="00AA5F53" w:rsidRPr="00F31509" w:rsidDel="00381E07">
          <w:rPr>
            <w:rStyle w:val="Collegamentoipertestuale"/>
            <w:rFonts w:asciiTheme="majorBidi" w:hAnsiTheme="majorBidi" w:cstheme="majorBidi"/>
            <w:smallCaps w:val="0"/>
            <w:noProof/>
            <w:lang w:val="en-GB"/>
          </w:rPr>
          <w:delText xml:space="preserve">Output </w:delText>
        </w:r>
      </w:del>
      <w:ins w:id="312" w:author="Jane Shaw" w:date="2015-11-01T20:22: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 xml:space="preserve">table for refined sugar, balanced at </w:t>
      </w:r>
      <w:ins w:id="313" w:author="Jane Shaw" w:date="2015-11-01T20:22:00Z">
        <w:r w:rsidR="00381E07">
          <w:rPr>
            <w:rStyle w:val="Collegamentoipertestuale"/>
            <w:rFonts w:asciiTheme="majorBidi" w:hAnsiTheme="majorBidi" w:cstheme="majorBidi"/>
            <w:smallCaps w:val="0"/>
            <w:noProof/>
            <w:lang w:val="en-GB"/>
          </w:rPr>
          <w:t xml:space="preserve">the </w:t>
        </w:r>
      </w:ins>
      <w:r w:rsidR="00AA5F53" w:rsidRPr="00F31509">
        <w:rPr>
          <w:rStyle w:val="Collegamentoipertestuale"/>
          <w:rFonts w:asciiTheme="majorBidi" w:hAnsiTheme="majorBidi" w:cstheme="majorBidi"/>
          <w:smallCaps w:val="0"/>
          <w:noProof/>
          <w:lang w:val="en-GB"/>
        </w:rPr>
        <w:t>processing level</w:t>
      </w:r>
      <w:del w:id="314" w:author="Jane Shaw" w:date="2015-11-01T20:22:00Z">
        <w:r w:rsidR="00AA5F53" w:rsidRPr="00F31509" w:rsidDel="00381E07">
          <w:rPr>
            <w:rStyle w:val="Collegamentoipertestuale"/>
            <w:rFonts w:asciiTheme="majorBidi" w:hAnsiTheme="majorBidi" w:cstheme="majorBidi"/>
            <w:smallCaps w:val="0"/>
            <w:noProof/>
            <w:lang w:val="en-GB"/>
          </w:rPr>
          <w:delText>s</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15" w:author="Jane Shaw" w:date="2015-11-01T20:53:00Z">
        <w:r w:rsidR="00311179">
          <w:rPr>
            <w:rFonts w:asciiTheme="majorBidi" w:hAnsiTheme="majorBidi" w:cstheme="majorBidi"/>
            <w:noProof/>
            <w:webHidden/>
            <w:lang w:val="en-GB"/>
          </w:rPr>
          <w:t>99</w:t>
        </w:r>
      </w:ins>
      <w:del w:id="316" w:author="Jane Shaw" w:date="2015-11-01T20:44:00Z">
        <w:r w:rsidR="00E24798" w:rsidDel="00311179">
          <w:rPr>
            <w:rFonts w:asciiTheme="majorBidi" w:hAnsiTheme="majorBidi" w:cstheme="majorBidi"/>
            <w:noProof/>
            <w:webHidden/>
            <w:lang w:val="en-GB"/>
          </w:rPr>
          <w:delText>109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5910C164" w14:textId="2E78A2EE"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"_Toc428423586" </w:instrText>
      </w:r>
      <w:r>
        <w:fldChar w:fldCharType="separate"/>
      </w:r>
      <w:r w:rsidR="00AA5F53" w:rsidRPr="00F31509">
        <w:rPr>
          <w:rStyle w:val="Collegamentoipertestuale"/>
          <w:rFonts w:asciiTheme="majorBidi" w:hAnsiTheme="majorBidi" w:cstheme="majorBidi"/>
          <w:smallCaps w:val="0"/>
          <w:noProof/>
          <w:lang w:val="en-GB"/>
        </w:rPr>
        <w:t>Table 47: Initial</w:t>
      </w:r>
      <w:ins w:id="317" w:author="Jane Shaw" w:date="2015-11-01T20:22:00Z">
        <w:r w:rsidR="00381E07">
          <w:rPr>
            <w:rStyle w:val="Collegamentoipertestuale"/>
            <w:rFonts w:asciiTheme="majorBidi" w:hAnsiTheme="majorBidi" w:cstheme="majorBidi"/>
            <w:smallCaps w:val="0"/>
            <w:noProof/>
            <w:lang w:val="en-GB"/>
          </w:rPr>
          <w:t>,</w:t>
        </w:r>
      </w:ins>
      <w:r w:rsidR="00AA5F53" w:rsidRPr="00F31509">
        <w:rPr>
          <w:rStyle w:val="Collegamentoipertestuale"/>
          <w:rFonts w:asciiTheme="majorBidi" w:hAnsiTheme="majorBidi" w:cstheme="majorBidi"/>
          <w:smallCaps w:val="0"/>
          <w:noProof/>
          <w:lang w:val="en-GB"/>
        </w:rPr>
        <w:t xml:space="preserve"> </w:t>
      </w:r>
      <w:del w:id="318" w:author="Jane Shaw" w:date="2015-11-01T20:22: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unbalanced</w:t>
      </w:r>
      <w:del w:id="319" w:author="Jane Shaw" w:date="2015-11-01T20:22: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w:t>
      </w:r>
      <w:ins w:id="320" w:author="Jane Shaw" w:date="2015-11-01T20:22: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 xml:space="preserve">table for </w:t>
      </w:r>
      <w:r w:rsidR="00381E07" w:rsidRPr="00F31509">
        <w:rPr>
          <w:rStyle w:val="Collegamentoipertestuale"/>
          <w:rFonts w:asciiTheme="majorBidi" w:hAnsiTheme="majorBidi" w:cstheme="majorBidi"/>
          <w:smallCaps w:val="0"/>
          <w:noProof/>
          <w:lang w:val="en-GB"/>
        </w:rPr>
        <w:t xml:space="preserve">raw </w:t>
      </w:r>
      <w:r w:rsidR="00AA5F53" w:rsidRPr="00F31509">
        <w:rPr>
          <w:rStyle w:val="Collegamentoipertestuale"/>
          <w:rFonts w:asciiTheme="majorBidi" w:hAnsiTheme="majorBidi" w:cstheme="majorBidi"/>
          <w:smallCaps w:val="0"/>
          <w:noProof/>
          <w:lang w:val="en-GB"/>
        </w:rPr>
        <w:t>sugar</w:t>
      </w:r>
      <w:del w:id="321" w:author="Jane Shaw" w:date="2015-11-07T13:21:00Z">
        <w:r w:rsidR="00AA5F53" w:rsidRPr="00F31509" w:rsidDel="00A81CE9">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containing all standardized products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22" w:author="Jane Shaw" w:date="2015-11-01T20:53:00Z">
        <w:r w:rsidR="00311179">
          <w:rPr>
            <w:rFonts w:asciiTheme="majorBidi" w:hAnsiTheme="majorBidi" w:cstheme="majorBidi"/>
            <w:noProof/>
            <w:webHidden/>
            <w:lang w:val="en-GB"/>
          </w:rPr>
          <w:t>99</w:t>
        </w:r>
      </w:ins>
      <w:del w:id="323" w:author="Jane Shaw" w:date="2015-11-01T20:44:00Z">
        <w:r w:rsidR="00E24798" w:rsidDel="00311179">
          <w:rPr>
            <w:rFonts w:asciiTheme="majorBidi" w:hAnsiTheme="majorBidi" w:cstheme="majorBidi"/>
            <w:noProof/>
            <w:webHidden/>
            <w:lang w:val="en-GB"/>
          </w:rPr>
          <w:delText>109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2D8085E" w14:textId="4ACF8DA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"_Toc428423587" </w:instrText>
      </w:r>
      <w:r>
        <w:fldChar w:fldCharType="separate"/>
      </w:r>
      <w:r w:rsidR="00AA5F53" w:rsidRPr="00F31509">
        <w:rPr>
          <w:rStyle w:val="Collegamentoipertestuale"/>
          <w:rFonts w:asciiTheme="majorBidi" w:hAnsiTheme="majorBidi" w:cstheme="majorBidi"/>
          <w:smallCaps w:val="0"/>
          <w:noProof/>
          <w:lang w:val="en-GB"/>
        </w:rPr>
        <w:t xml:space="preserve">Table 48: Unbalanced </w:t>
      </w:r>
      <w:ins w:id="324" w:author="Jane Shaw" w:date="2015-11-01T20:22: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table for raw sugar, including standard deviations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25" w:author="Jane Shaw" w:date="2015-11-01T20:53:00Z">
        <w:r w:rsidR="00311179">
          <w:rPr>
            <w:rFonts w:asciiTheme="majorBidi" w:hAnsiTheme="majorBidi" w:cstheme="majorBidi"/>
            <w:noProof/>
            <w:webHidden/>
            <w:lang w:val="en-GB"/>
          </w:rPr>
          <w:t>100</w:t>
        </w:r>
      </w:ins>
      <w:del w:id="326" w:author="Jane Shaw" w:date="2015-11-01T20:44:00Z">
        <w:r w:rsidR="00E24798" w:rsidDel="00311179">
          <w:rPr>
            <w:rFonts w:asciiTheme="majorBidi" w:hAnsiTheme="majorBidi" w:cstheme="majorBidi"/>
            <w:noProof/>
            <w:webHidden/>
            <w:lang w:val="en-GB"/>
          </w:rPr>
          <w:delText>110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4C605B1" w14:textId="0A1CFCF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"_Toc428423588" </w:instrText>
      </w:r>
      <w:r>
        <w:fldChar w:fldCharType="separate"/>
      </w:r>
      <w:r w:rsidR="00AA5F53" w:rsidRPr="00F31509">
        <w:rPr>
          <w:rStyle w:val="Collegamentoipertestuale"/>
          <w:rFonts w:asciiTheme="majorBidi" w:hAnsiTheme="majorBidi" w:cstheme="majorBidi"/>
          <w:smallCaps w:val="0"/>
          <w:noProof/>
          <w:lang w:val="en-GB"/>
        </w:rPr>
        <w:t xml:space="preserve">Table 49: Final balanced </w:t>
      </w:r>
      <w:ins w:id="327" w:author="Jane Shaw" w:date="2015-11-01T20:22:00Z">
        <w:r w:rsidR="00381E07">
          <w:rPr>
            <w:rStyle w:val="Collegamentoipertestuale"/>
            <w:rFonts w:asciiTheme="majorBidi" w:hAnsiTheme="majorBidi" w:cstheme="majorBidi"/>
            <w:smallCaps w:val="0"/>
            <w:noProof/>
            <w:lang w:val="en-GB"/>
          </w:rPr>
          <w:t xml:space="preserve">SUA </w:t>
        </w:r>
      </w:ins>
      <w:r w:rsidR="00AA5F53" w:rsidRPr="00F31509">
        <w:rPr>
          <w:rStyle w:val="Collegamentoipertestuale"/>
          <w:rFonts w:asciiTheme="majorBidi" w:hAnsiTheme="majorBidi" w:cstheme="majorBidi"/>
          <w:smallCaps w:val="0"/>
          <w:noProof/>
          <w:lang w:val="en-GB"/>
        </w:rPr>
        <w:t>table for raw sugar, including all processed commodities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28" w:author="Jane Shaw" w:date="2015-11-01T20:53:00Z">
        <w:r w:rsidR="00311179">
          <w:rPr>
            <w:rFonts w:asciiTheme="majorBidi" w:hAnsiTheme="majorBidi" w:cstheme="majorBidi"/>
            <w:noProof/>
            <w:webHidden/>
            <w:lang w:val="en-GB"/>
          </w:rPr>
          <w:t>100</w:t>
        </w:r>
      </w:ins>
      <w:del w:id="329" w:author="Jane Shaw" w:date="2015-11-01T20:44:00Z">
        <w:r w:rsidR="00E24798" w:rsidDel="00311179">
          <w:rPr>
            <w:rFonts w:asciiTheme="majorBidi" w:hAnsiTheme="majorBidi" w:cstheme="majorBidi"/>
            <w:noProof/>
            <w:webHidden/>
            <w:lang w:val="en-GB"/>
          </w:rPr>
          <w:delText>110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BD547C5" w14:textId="16EE535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"_Toc428423589" </w:instrText>
      </w:r>
      <w:r>
        <w:fldChar w:fldCharType="separate"/>
      </w:r>
      <w:r w:rsidR="00AA5F53" w:rsidRPr="00F31509">
        <w:rPr>
          <w:rStyle w:val="Collegamentoipertestuale"/>
          <w:rFonts w:asciiTheme="majorBidi" w:hAnsiTheme="majorBidi" w:cstheme="majorBidi"/>
          <w:smallCaps w:val="0"/>
          <w:noProof/>
          <w:lang w:val="en-GB"/>
        </w:rPr>
        <w:t>Table 50: Calorie, protein</w:t>
      </w:r>
      <w:del w:id="330" w:author="Jane Shaw" w:date="2015-11-01T20:22: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and fat quantities </w:t>
      </w:r>
      <w:del w:id="331" w:author="Jane Shaw" w:date="2015-11-01T20:23:00Z">
        <w:r w:rsidR="00AA5F53" w:rsidRPr="00F31509" w:rsidDel="00381E07">
          <w:rPr>
            <w:rStyle w:val="Collegamentoipertestuale"/>
            <w:rFonts w:asciiTheme="majorBidi" w:hAnsiTheme="majorBidi" w:cstheme="majorBidi"/>
            <w:smallCaps w:val="0"/>
            <w:noProof/>
            <w:lang w:val="en-GB"/>
          </w:rPr>
          <w:delText xml:space="preserve">for </w:delText>
        </w:r>
      </w:del>
      <w:ins w:id="332" w:author="Jane Shaw" w:date="2015-11-01T20:23:00Z">
        <w:r w:rsidR="00381E07">
          <w:rPr>
            <w:rStyle w:val="Collegamentoipertestuale"/>
            <w:rFonts w:asciiTheme="majorBidi" w:hAnsiTheme="majorBidi" w:cstheme="majorBidi"/>
            <w:smallCaps w:val="0"/>
            <w:noProof/>
            <w:lang w:val="en-GB"/>
          </w:rPr>
          <w:t xml:space="preserve">from </w:t>
        </w:r>
      </w:ins>
      <w:r w:rsidR="00AA5F53" w:rsidRPr="00F31509">
        <w:rPr>
          <w:rStyle w:val="Collegamentoipertestuale"/>
          <w:rFonts w:asciiTheme="majorBidi" w:hAnsiTheme="majorBidi" w:cstheme="majorBidi"/>
          <w:smallCaps w:val="0"/>
          <w:noProof/>
          <w:lang w:val="en-GB"/>
        </w:rPr>
        <w:t>consumed sugar products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33" w:author="Jane Shaw" w:date="2015-11-01T20:53:00Z">
        <w:r w:rsidR="00311179">
          <w:rPr>
            <w:rFonts w:asciiTheme="majorBidi" w:hAnsiTheme="majorBidi" w:cstheme="majorBidi"/>
            <w:noProof/>
            <w:webHidden/>
            <w:lang w:val="en-GB"/>
          </w:rPr>
          <w:t>100</w:t>
        </w:r>
      </w:ins>
      <w:del w:id="334" w:author="Jane Shaw" w:date="2015-11-01T20:44:00Z">
        <w:r w:rsidR="00E24798" w:rsidDel="00311179">
          <w:rPr>
            <w:rFonts w:asciiTheme="majorBidi" w:hAnsiTheme="majorBidi" w:cstheme="majorBidi"/>
            <w:noProof/>
            <w:webHidden/>
            <w:lang w:val="en-GB"/>
          </w:rPr>
          <w:delText>110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02F1CB1" w14:textId="389168EE"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"_Toc428423590" </w:instrText>
      </w:r>
      <w:r>
        <w:fldChar w:fldCharType="separate"/>
      </w:r>
      <w:r w:rsidR="00AA5F53" w:rsidRPr="00F31509">
        <w:rPr>
          <w:rStyle w:val="Collegamentoipertestuale"/>
          <w:rFonts w:asciiTheme="majorBidi" w:hAnsiTheme="majorBidi" w:cstheme="majorBidi"/>
          <w:smallCaps w:val="0"/>
          <w:noProof/>
          <w:lang w:val="en-GB"/>
        </w:rPr>
        <w:t>Table 51: Total calories</w:t>
      </w:r>
      <w:ins w:id="335" w:author="Jane Shaw" w:date="2015-11-01T20:23:00Z">
        <w:r w:rsidR="00381E07">
          <w:rPr>
            <w:rStyle w:val="Collegamentoipertestuale"/>
            <w:rFonts w:asciiTheme="majorBidi" w:hAnsiTheme="majorBidi" w:cstheme="majorBidi"/>
            <w:smallCaps w:val="0"/>
            <w:noProof/>
            <w:lang w:val="en-GB"/>
          </w:rPr>
          <w:t xml:space="preserve">, </w:t>
        </w:r>
      </w:ins>
      <w:del w:id="336" w:author="Jane Shaw" w:date="2015-11-01T20:23: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proteins</w:t>
      </w:r>
      <w:ins w:id="337" w:author="Jane Shaw" w:date="2015-11-01T20:23:00Z">
        <w:r w:rsidR="00381E07">
          <w:rPr>
            <w:rStyle w:val="Collegamentoipertestuale"/>
            <w:rFonts w:asciiTheme="majorBidi" w:hAnsiTheme="majorBidi" w:cstheme="majorBidi"/>
            <w:smallCaps w:val="0"/>
            <w:noProof/>
            <w:lang w:val="en-GB"/>
          </w:rPr>
          <w:t xml:space="preserve"> and </w:t>
        </w:r>
      </w:ins>
      <w:del w:id="338" w:author="Jane Shaw" w:date="2015-11-01T20:23: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fats from sugar</w:t>
      </w:r>
      <w:del w:id="339" w:author="Jane Shaw" w:date="2015-11-07T13:21:00Z">
        <w:r w:rsidR="00AA5F53" w:rsidRPr="00F31509" w:rsidDel="00A81CE9">
          <w:rPr>
            <w:rStyle w:val="Collegamentoipertestuale"/>
            <w:rFonts w:asciiTheme="majorBidi" w:hAnsiTheme="majorBidi" w:cstheme="majorBidi"/>
            <w:smallCaps w:val="0"/>
            <w:noProof/>
            <w:lang w:val="en-GB"/>
          </w:rPr>
          <w:delText xml:space="preserve"> (per year)</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40" w:author="Jane Shaw" w:date="2015-11-01T20:53:00Z">
        <w:r w:rsidR="00311179">
          <w:rPr>
            <w:rFonts w:asciiTheme="majorBidi" w:hAnsiTheme="majorBidi" w:cstheme="majorBidi"/>
            <w:noProof/>
            <w:webHidden/>
            <w:lang w:val="en-GB"/>
          </w:rPr>
          <w:t>101</w:t>
        </w:r>
      </w:ins>
      <w:del w:id="341" w:author="Jane Shaw" w:date="2015-11-01T20:44:00Z">
        <w:r w:rsidR="00E24798" w:rsidDel="00311179">
          <w:rPr>
            <w:rFonts w:asciiTheme="majorBidi" w:hAnsiTheme="majorBidi" w:cstheme="majorBidi"/>
            <w:noProof/>
            <w:webHidden/>
            <w:lang w:val="en-GB"/>
          </w:rPr>
          <w:delText>111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A6CA120" w14:textId="0BCCE9E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"_Toc428423591" </w:instrText>
      </w:r>
      <w:r>
        <w:fldChar w:fldCharType="separate"/>
      </w:r>
      <w:r w:rsidR="00AA5F53" w:rsidRPr="00F31509">
        <w:rPr>
          <w:rStyle w:val="Collegamentoipertestuale"/>
          <w:rFonts w:asciiTheme="majorBidi" w:hAnsiTheme="majorBidi" w:cstheme="majorBidi"/>
          <w:smallCaps w:val="0"/>
          <w:noProof/>
          <w:lang w:val="en-GB"/>
        </w:rPr>
        <w:t>Table 52: Daily per capita calories</w:t>
      </w:r>
      <w:ins w:id="342" w:author="Jane Shaw" w:date="2015-11-01T20:23:00Z">
        <w:r w:rsidR="00381E07">
          <w:rPr>
            <w:rStyle w:val="Collegamentoipertestuale"/>
            <w:rFonts w:asciiTheme="majorBidi" w:hAnsiTheme="majorBidi" w:cstheme="majorBidi"/>
            <w:smallCaps w:val="0"/>
            <w:noProof/>
            <w:lang w:val="en-GB"/>
          </w:rPr>
          <w:t xml:space="preserve">, </w:t>
        </w:r>
      </w:ins>
      <w:del w:id="343" w:author="Jane Shaw" w:date="2015-11-01T20:23: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proteins</w:t>
      </w:r>
      <w:ins w:id="344" w:author="Jane Shaw" w:date="2015-11-01T20:23:00Z">
        <w:r w:rsidR="00381E07">
          <w:rPr>
            <w:rStyle w:val="Collegamentoipertestuale"/>
            <w:rFonts w:asciiTheme="majorBidi" w:hAnsiTheme="majorBidi" w:cstheme="majorBidi"/>
            <w:smallCaps w:val="0"/>
            <w:noProof/>
            <w:lang w:val="en-GB"/>
          </w:rPr>
          <w:t xml:space="preserve"> and </w:t>
        </w:r>
      </w:ins>
      <w:del w:id="345" w:author="Jane Shaw" w:date="2015-11-01T20:23: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fats </w:t>
      </w:r>
      <w:del w:id="346" w:author="Jane Shaw" w:date="2015-11-01T20:23:00Z">
        <w:r w:rsidR="00AA5F53" w:rsidRPr="00F31509" w:rsidDel="00381E07">
          <w:rPr>
            <w:rStyle w:val="Collegamentoipertestuale"/>
            <w:rFonts w:asciiTheme="majorBidi" w:hAnsiTheme="majorBidi" w:cstheme="majorBidi"/>
            <w:smallCaps w:val="0"/>
            <w:noProof/>
            <w:lang w:val="en-GB"/>
          </w:rPr>
          <w:delText xml:space="preserve">for </w:delText>
        </w:r>
      </w:del>
      <w:ins w:id="347" w:author="Jane Shaw" w:date="2015-11-01T20:23:00Z">
        <w:r w:rsidR="00381E07">
          <w:rPr>
            <w:rStyle w:val="Collegamentoipertestuale"/>
            <w:rFonts w:asciiTheme="majorBidi" w:hAnsiTheme="majorBidi" w:cstheme="majorBidi"/>
            <w:smallCaps w:val="0"/>
            <w:noProof/>
            <w:lang w:val="en-GB"/>
          </w:rPr>
          <w:t xml:space="preserve">from </w:t>
        </w:r>
      </w:ins>
      <w:r w:rsidR="00AA5F53" w:rsidRPr="00F31509">
        <w:rPr>
          <w:rStyle w:val="Collegamentoipertestuale"/>
          <w:rFonts w:asciiTheme="majorBidi" w:hAnsiTheme="majorBidi" w:cstheme="majorBidi"/>
          <w:smallCaps w:val="0"/>
          <w:noProof/>
          <w:lang w:val="en-GB"/>
        </w:rPr>
        <w:t>sugar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48" w:author="Jane Shaw" w:date="2015-11-01T20:53:00Z">
        <w:r w:rsidR="00311179">
          <w:rPr>
            <w:rFonts w:asciiTheme="majorBidi" w:hAnsiTheme="majorBidi" w:cstheme="majorBidi"/>
            <w:noProof/>
            <w:webHidden/>
            <w:lang w:val="en-GB"/>
          </w:rPr>
          <w:t>101</w:t>
        </w:r>
      </w:ins>
      <w:del w:id="349" w:author="Jane Shaw" w:date="2015-11-01T20:44:00Z">
        <w:r w:rsidR="00E24798" w:rsidDel="00311179">
          <w:rPr>
            <w:rFonts w:asciiTheme="majorBidi" w:hAnsiTheme="majorBidi" w:cstheme="majorBidi"/>
            <w:noProof/>
            <w:webHidden/>
            <w:lang w:val="en-GB"/>
          </w:rPr>
          <w:delText>111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46DEE8B" w14:textId="5A2C9A1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"_Toc428423592" </w:instrText>
      </w:r>
      <w:r>
        <w:fldChar w:fldCharType="separate"/>
      </w:r>
      <w:r w:rsidR="00AA5F53" w:rsidRPr="00F31509">
        <w:rPr>
          <w:rStyle w:val="Collegamentoipertestuale"/>
          <w:rFonts w:asciiTheme="majorBidi" w:hAnsiTheme="majorBidi" w:cstheme="majorBidi"/>
          <w:smallCaps w:val="0"/>
          <w:noProof/>
          <w:lang w:val="en-GB"/>
        </w:rPr>
        <w:t>Table 53: Initial</w:t>
      </w:r>
      <w:ins w:id="350" w:author="Jane Shaw" w:date="2015-11-01T20:23:00Z">
        <w:r w:rsidR="00381E07">
          <w:rPr>
            <w:rStyle w:val="Collegamentoipertestuale"/>
            <w:rFonts w:asciiTheme="majorBidi" w:hAnsiTheme="majorBidi" w:cstheme="majorBidi"/>
            <w:smallCaps w:val="0"/>
            <w:noProof/>
            <w:lang w:val="en-GB"/>
          </w:rPr>
          <w:t>, empty</w:t>
        </w:r>
      </w:ins>
      <w:r w:rsidR="00AA5F53" w:rsidRPr="00F31509">
        <w:rPr>
          <w:rStyle w:val="Collegamentoipertestuale"/>
          <w:rFonts w:asciiTheme="majorBidi" w:hAnsiTheme="majorBidi" w:cstheme="majorBidi"/>
          <w:smallCaps w:val="0"/>
          <w:noProof/>
          <w:lang w:val="en-GB"/>
        </w:rPr>
        <w:t xml:space="preserv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51" w:author="Jane Shaw" w:date="2015-11-01T20:53:00Z">
        <w:r w:rsidR="00311179">
          <w:rPr>
            <w:rFonts w:asciiTheme="majorBidi" w:hAnsiTheme="majorBidi" w:cstheme="majorBidi"/>
            <w:noProof/>
            <w:webHidden/>
            <w:lang w:val="en-GB"/>
          </w:rPr>
          <w:t>102</w:t>
        </w:r>
      </w:ins>
      <w:del w:id="352" w:author="Jane Shaw" w:date="2015-11-01T20:44:00Z">
        <w:r w:rsidR="00E24798" w:rsidDel="00311179">
          <w:rPr>
            <w:rFonts w:asciiTheme="majorBidi" w:hAnsiTheme="majorBidi" w:cstheme="majorBidi"/>
            <w:noProof/>
            <w:webHidden/>
            <w:lang w:val="en-GB"/>
          </w:rPr>
          <w:delText>112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864FA87" w14:textId="3E24D3C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"_Toc428423593" </w:instrText>
      </w:r>
      <w:r>
        <w:fldChar w:fldCharType="separate"/>
      </w:r>
      <w:r w:rsidR="00AA5F53" w:rsidRPr="00F31509">
        <w:rPr>
          <w:rStyle w:val="Collegamentoipertestuale"/>
          <w:rFonts w:asciiTheme="majorBidi" w:hAnsiTheme="majorBidi" w:cstheme="majorBidi"/>
          <w:smallCaps w:val="0"/>
          <w:noProof/>
          <w:lang w:val="en-GB"/>
        </w:rPr>
        <w:t>Table 54: Adding production data to the SUA table for palm oil</w:t>
      </w:r>
      <w:del w:id="353" w:author="Jane Shaw" w:date="2015-11-01T20:23:00Z">
        <w:r w:rsidR="00AA5F53" w:rsidRPr="00F31509" w:rsidDel="00381E07">
          <w:rPr>
            <w:rStyle w:val="Collegamentoipertestuale"/>
            <w:rFonts w:asciiTheme="majorBidi" w:hAnsiTheme="majorBidi" w:cstheme="majorBidi"/>
            <w:smallCaps w:val="0"/>
            <w:noProof/>
            <w:lang w:val="en-GB"/>
          </w:rPr>
          <w:delText xml:space="preserve"> and products</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54" w:author="Jane Shaw" w:date="2015-11-01T20:53:00Z">
        <w:r w:rsidR="00311179">
          <w:rPr>
            <w:rFonts w:asciiTheme="majorBidi" w:hAnsiTheme="majorBidi" w:cstheme="majorBidi"/>
            <w:noProof/>
            <w:webHidden/>
            <w:lang w:val="en-GB"/>
          </w:rPr>
          <w:t>102</w:t>
        </w:r>
      </w:ins>
      <w:del w:id="355" w:author="Jane Shaw" w:date="2015-11-01T20:44:00Z">
        <w:r w:rsidR="00E24798" w:rsidDel="00311179">
          <w:rPr>
            <w:rFonts w:asciiTheme="majorBidi" w:hAnsiTheme="majorBidi" w:cstheme="majorBidi"/>
            <w:noProof/>
            <w:webHidden/>
            <w:lang w:val="en-GB"/>
          </w:rPr>
          <w:delText>112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4EBD114" w14:textId="40AEC15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"_Toc428423594" </w:instrText>
      </w:r>
      <w:r>
        <w:fldChar w:fldCharType="separate"/>
      </w:r>
      <w:r w:rsidR="00AA5F53" w:rsidRPr="00F31509">
        <w:rPr>
          <w:rStyle w:val="Collegamentoipertestuale"/>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56" w:author="Jane Shaw" w:date="2015-11-01T20:53:00Z">
        <w:r w:rsidR="00311179">
          <w:rPr>
            <w:rFonts w:asciiTheme="majorBidi" w:hAnsiTheme="majorBidi" w:cstheme="majorBidi"/>
            <w:noProof/>
            <w:webHidden/>
            <w:lang w:val="en-GB"/>
          </w:rPr>
          <w:t>103</w:t>
        </w:r>
      </w:ins>
      <w:del w:id="357" w:author="Jane Shaw" w:date="2015-11-01T20:44:00Z">
        <w:r w:rsidR="00E24798" w:rsidDel="00311179">
          <w:rPr>
            <w:rFonts w:asciiTheme="majorBidi" w:hAnsiTheme="majorBidi" w:cstheme="majorBidi"/>
            <w:noProof/>
            <w:webHidden/>
            <w:lang w:val="en-GB"/>
          </w:rPr>
          <w:delText>113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5C0C369" w14:textId="7F0004B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"_Toc428423595" </w:instrText>
      </w:r>
      <w:r>
        <w:fldChar w:fldCharType="separate"/>
      </w:r>
      <w:r w:rsidR="00AA5F53" w:rsidRPr="00F31509">
        <w:rPr>
          <w:rStyle w:val="Collegamentoipertestuale"/>
          <w:rFonts w:asciiTheme="majorBidi" w:hAnsiTheme="majorBidi" w:cstheme="majorBidi"/>
          <w:smallCaps w:val="0"/>
          <w:noProof/>
          <w:lang w:val="en-GB"/>
        </w:rPr>
        <w:t xml:space="preserve">Table 56: Adding stock changes to the SUA table for </w:t>
      </w:r>
      <w:del w:id="358" w:author="Jane Shaw" w:date="2015-11-07T13:21:00Z">
        <w:r w:rsidR="00AA5F53" w:rsidRPr="00F31509" w:rsidDel="00A81CE9">
          <w:rPr>
            <w:rStyle w:val="Collegamentoipertestuale"/>
            <w:rFonts w:asciiTheme="majorBidi" w:hAnsiTheme="majorBidi" w:cstheme="majorBidi"/>
            <w:smallCaps w:val="0"/>
            <w:noProof/>
            <w:lang w:val="en-GB"/>
          </w:rPr>
          <w:delText>stock changes</w:delText>
        </w:r>
      </w:del>
      <w:ins w:id="359" w:author="Jane Shaw" w:date="2015-11-07T13:21:00Z">
        <w:r w:rsidR="00A81CE9">
          <w:rPr>
            <w:rStyle w:val="Collegamentoipertestuale"/>
            <w:rFonts w:asciiTheme="majorBidi" w:hAnsiTheme="majorBidi" w:cstheme="majorBidi"/>
            <w:smallCaps w:val="0"/>
            <w:noProof/>
            <w:lang w:val="en-GB"/>
          </w:rPr>
          <w:t>palm oil</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60" w:author="Jane Shaw" w:date="2015-11-01T20:53:00Z">
        <w:r w:rsidR="00311179">
          <w:rPr>
            <w:rFonts w:asciiTheme="majorBidi" w:hAnsiTheme="majorBidi" w:cstheme="majorBidi"/>
            <w:noProof/>
            <w:webHidden/>
            <w:lang w:val="en-GB"/>
          </w:rPr>
          <w:t>103</w:t>
        </w:r>
      </w:ins>
      <w:del w:id="361" w:author="Jane Shaw" w:date="2015-11-01T20:44:00Z">
        <w:r w:rsidR="00E24798" w:rsidDel="00311179">
          <w:rPr>
            <w:rFonts w:asciiTheme="majorBidi" w:hAnsiTheme="majorBidi" w:cstheme="majorBidi"/>
            <w:noProof/>
            <w:webHidden/>
            <w:lang w:val="en-GB"/>
          </w:rPr>
          <w:delText>113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F155023" w14:textId="4A72F578"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"_Toc428423596" </w:instrText>
      </w:r>
      <w:r>
        <w:fldChar w:fldCharType="separate"/>
      </w:r>
      <w:r w:rsidR="00AA5F53" w:rsidRPr="00F31509">
        <w:rPr>
          <w:rStyle w:val="Collegamentoipertestuale"/>
          <w:rFonts w:asciiTheme="majorBidi" w:hAnsiTheme="majorBidi" w:cstheme="majorBidi"/>
          <w:smallCaps w:val="0"/>
          <w:noProof/>
          <w:lang w:val="en-GB"/>
        </w:rPr>
        <w:t xml:space="preserve">Table 57: Primary products (oilseeds and </w:t>
      </w:r>
      <w:ins w:id="362" w:author="Jane Shaw" w:date="2015-11-01T20:23:00Z">
        <w:r w:rsidR="00381E07">
          <w:rPr>
            <w:rStyle w:val="Collegamentoipertestuale"/>
            <w:rFonts w:asciiTheme="majorBidi" w:hAnsiTheme="majorBidi" w:cstheme="majorBidi"/>
            <w:smallCaps w:val="0"/>
            <w:noProof/>
            <w:lang w:val="en-GB"/>
          </w:rPr>
          <w:t xml:space="preserve">oil </w:t>
        </w:r>
      </w:ins>
      <w:r w:rsidR="00AA5F53" w:rsidRPr="00F31509">
        <w:rPr>
          <w:rStyle w:val="Collegamentoipertestuale"/>
          <w:rFonts w:asciiTheme="majorBidi" w:hAnsiTheme="majorBidi" w:cstheme="majorBidi"/>
          <w:smallCaps w:val="0"/>
          <w:noProof/>
          <w:lang w:val="en-GB"/>
        </w:rPr>
        <w:t>crops) used to produce margarine</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63" w:author="Jane Shaw" w:date="2015-11-01T20:53:00Z">
        <w:r w:rsidR="00311179">
          <w:rPr>
            <w:rFonts w:asciiTheme="majorBidi" w:hAnsiTheme="majorBidi" w:cstheme="majorBidi"/>
            <w:noProof/>
            <w:webHidden/>
            <w:lang w:val="en-GB"/>
          </w:rPr>
          <w:t>104</w:t>
        </w:r>
      </w:ins>
      <w:del w:id="364" w:author="Jane Shaw" w:date="2015-11-01T20:44:00Z">
        <w:r w:rsidR="00E24798" w:rsidDel="00311179">
          <w:rPr>
            <w:rFonts w:asciiTheme="majorBidi" w:hAnsiTheme="majorBidi" w:cstheme="majorBidi"/>
            <w:noProof/>
            <w:webHidden/>
            <w:lang w:val="en-GB"/>
          </w:rPr>
          <w:delText>114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FB02301" w14:textId="17AB7DA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"_Toc428423597" </w:instrText>
      </w:r>
      <w:r>
        <w:fldChar w:fldCharType="separate"/>
      </w:r>
      <w:r w:rsidR="00AA5F53" w:rsidRPr="00F31509">
        <w:rPr>
          <w:rStyle w:val="Collegamentoipertestuale"/>
          <w:rFonts w:asciiTheme="majorBidi" w:hAnsiTheme="majorBidi" w:cstheme="majorBidi"/>
          <w:smallCaps w:val="0"/>
          <w:noProof/>
          <w:lang w:val="en-GB"/>
        </w:rPr>
        <w:t xml:space="preserve">Table 58: Adding food processing to the SUA table </w:t>
      </w:r>
      <w:del w:id="365" w:author="Jane Shaw" w:date="2015-11-07T13:21:00Z">
        <w:r w:rsidR="00AA5F53" w:rsidRPr="00F31509" w:rsidDel="00A81CE9">
          <w:rPr>
            <w:rStyle w:val="Collegamentoipertestuale"/>
            <w:rFonts w:asciiTheme="majorBidi" w:hAnsiTheme="majorBidi" w:cstheme="majorBidi"/>
            <w:smallCaps w:val="0"/>
            <w:noProof/>
            <w:lang w:val="en-GB"/>
          </w:rPr>
          <w:delText xml:space="preserve">of </w:delText>
        </w:r>
      </w:del>
      <w:ins w:id="366" w:author="Jane Shaw" w:date="2015-11-07T13:21:00Z">
        <w:r w:rsidR="00A81CE9">
          <w:rPr>
            <w:rStyle w:val="Collegamentoipertestuale"/>
            <w:rFonts w:asciiTheme="majorBidi" w:hAnsiTheme="majorBidi" w:cstheme="majorBidi"/>
            <w:smallCaps w:val="0"/>
            <w:noProof/>
            <w:lang w:val="en-GB"/>
          </w:rPr>
          <w:t xml:space="preserve">for </w:t>
        </w:r>
      </w:ins>
      <w:r w:rsidR="00AA5F53" w:rsidRPr="00F31509">
        <w:rPr>
          <w:rStyle w:val="Collegamentoipertestuale"/>
          <w:rFonts w:asciiTheme="majorBidi" w:hAnsiTheme="majorBidi" w:cstheme="majorBidi"/>
          <w:smallCaps w:val="0"/>
          <w:noProof/>
          <w:lang w:val="en-GB"/>
        </w:rPr>
        <w:t>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67" w:author="Jane Shaw" w:date="2015-11-01T20:53:00Z">
        <w:r w:rsidR="00311179">
          <w:rPr>
            <w:rFonts w:asciiTheme="majorBidi" w:hAnsiTheme="majorBidi" w:cstheme="majorBidi"/>
            <w:noProof/>
            <w:webHidden/>
            <w:lang w:val="en-GB"/>
          </w:rPr>
          <w:t>104</w:t>
        </w:r>
      </w:ins>
      <w:del w:id="368" w:author="Jane Shaw" w:date="2015-11-01T20:44:00Z">
        <w:r w:rsidR="00E24798" w:rsidDel="00311179">
          <w:rPr>
            <w:rFonts w:asciiTheme="majorBidi" w:hAnsiTheme="majorBidi" w:cstheme="majorBidi"/>
            <w:noProof/>
            <w:webHidden/>
            <w:lang w:val="en-GB"/>
          </w:rPr>
          <w:delText>114</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33BEAD4" w14:textId="232589E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"_Toc428423598" </w:instrText>
      </w:r>
      <w:r>
        <w:fldChar w:fldCharType="separate"/>
      </w:r>
      <w:r w:rsidR="00AA5F53" w:rsidRPr="00F31509">
        <w:rPr>
          <w:rStyle w:val="Collegamentoipertestuale"/>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69" w:author="Jane Shaw" w:date="2015-11-01T20:53:00Z">
        <w:r w:rsidR="00311179">
          <w:rPr>
            <w:rFonts w:asciiTheme="majorBidi" w:hAnsiTheme="majorBidi" w:cstheme="majorBidi"/>
            <w:noProof/>
            <w:webHidden/>
            <w:lang w:val="en-GB"/>
          </w:rPr>
          <w:t>105</w:t>
        </w:r>
      </w:ins>
      <w:del w:id="370" w:author="Jane Shaw" w:date="2015-11-01T20:44:00Z">
        <w:r w:rsidR="00E24798" w:rsidDel="00311179">
          <w:rPr>
            <w:rFonts w:asciiTheme="majorBidi" w:hAnsiTheme="majorBidi" w:cstheme="majorBidi"/>
            <w:noProof/>
            <w:webHidden/>
            <w:lang w:val="en-GB"/>
          </w:rPr>
          <w:delText>115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CAC9E75" w14:textId="354C1B2A"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"_Toc428423599" </w:instrText>
      </w:r>
      <w:r>
        <w:fldChar w:fldCharType="separate"/>
      </w:r>
      <w:r w:rsidR="00AA5F53" w:rsidRPr="00F31509">
        <w:rPr>
          <w:rStyle w:val="Collegamentoipertestuale"/>
          <w:rFonts w:asciiTheme="majorBidi" w:hAnsiTheme="majorBidi" w:cstheme="majorBidi"/>
          <w:smallCaps w:val="0"/>
          <w:noProof/>
          <w:lang w:val="en-GB"/>
        </w:rPr>
        <w:t xml:space="preserve">Table 60: Adding </w:t>
      </w:r>
      <w:del w:id="371" w:author="Jane Shaw" w:date="2015-11-07T13:22:00Z">
        <w:r w:rsidR="00AA5F53" w:rsidRPr="00F31509" w:rsidDel="00A81CE9">
          <w:rPr>
            <w:rStyle w:val="Collegamentoipertestuale"/>
            <w:rFonts w:asciiTheme="majorBidi" w:hAnsiTheme="majorBidi" w:cstheme="majorBidi"/>
            <w:smallCaps w:val="0"/>
            <w:noProof/>
            <w:lang w:val="en-GB"/>
          </w:rPr>
          <w:delText xml:space="preserve">Food Losses and Waste </w:delText>
        </w:r>
      </w:del>
      <w:ins w:id="372" w:author="Jane Shaw" w:date="2015-11-07T13:22:00Z">
        <w:r w:rsidR="00A81CE9">
          <w:rPr>
            <w:rStyle w:val="Collegamentoipertestuale"/>
            <w:rFonts w:asciiTheme="majorBidi" w:hAnsiTheme="majorBidi" w:cstheme="majorBidi"/>
            <w:smallCaps w:val="0"/>
            <w:noProof/>
            <w:lang w:val="en-GB"/>
          </w:rPr>
          <w:t xml:space="preserve">FLW </w:t>
        </w:r>
      </w:ins>
      <w:r w:rsidR="00AA5F53" w:rsidRPr="00F31509">
        <w:rPr>
          <w:rStyle w:val="Collegamentoipertestuale"/>
          <w:rFonts w:asciiTheme="majorBidi" w:hAnsiTheme="majorBidi" w:cstheme="majorBidi"/>
          <w:smallCaps w:val="0"/>
          <w:noProof/>
          <w:lang w:val="en-GB"/>
        </w:rPr>
        <w:t>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73" w:author="Jane Shaw" w:date="2015-11-01T20:53:00Z">
        <w:r w:rsidR="00311179">
          <w:rPr>
            <w:rFonts w:asciiTheme="majorBidi" w:hAnsiTheme="majorBidi" w:cstheme="majorBidi"/>
            <w:noProof/>
            <w:webHidden/>
            <w:lang w:val="en-GB"/>
          </w:rPr>
          <w:t>105</w:t>
        </w:r>
      </w:ins>
      <w:del w:id="374" w:author="Jane Shaw" w:date="2015-11-01T20:44:00Z">
        <w:r w:rsidR="00E24798" w:rsidDel="00311179">
          <w:rPr>
            <w:rFonts w:asciiTheme="majorBidi" w:hAnsiTheme="majorBidi" w:cstheme="majorBidi"/>
            <w:noProof/>
            <w:webHidden/>
            <w:lang w:val="en-GB"/>
          </w:rPr>
          <w:delText>115</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547C75F" w14:textId="05CD9F6E"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"_Toc428423600" </w:instrText>
      </w:r>
      <w:r>
        <w:fldChar w:fldCharType="separate"/>
      </w:r>
      <w:r w:rsidR="00AA5F53" w:rsidRPr="00F31509">
        <w:rPr>
          <w:rStyle w:val="Collegamentoipertestuale"/>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75" w:author="Jane Shaw" w:date="2015-11-01T20:53:00Z">
        <w:r w:rsidR="00311179">
          <w:rPr>
            <w:rFonts w:asciiTheme="majorBidi" w:hAnsiTheme="majorBidi" w:cstheme="majorBidi"/>
            <w:noProof/>
            <w:webHidden/>
            <w:lang w:val="en-GB"/>
          </w:rPr>
          <w:t>106</w:t>
        </w:r>
      </w:ins>
      <w:del w:id="376" w:author="Jane Shaw" w:date="2015-11-01T20:44:00Z">
        <w:r w:rsidR="00E24798" w:rsidDel="00311179">
          <w:rPr>
            <w:rFonts w:asciiTheme="majorBidi" w:hAnsiTheme="majorBidi" w:cstheme="majorBidi"/>
            <w:noProof/>
            <w:webHidden/>
            <w:lang w:val="en-GB"/>
          </w:rPr>
          <w:delText>116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DB84B52" w14:textId="3C69EC4B"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"_Toc428423601" </w:instrText>
      </w:r>
      <w:r>
        <w:fldChar w:fldCharType="separate"/>
      </w:r>
      <w:r w:rsidR="00AA5F53" w:rsidRPr="00F31509">
        <w:rPr>
          <w:rStyle w:val="Collegamentoipertestuale"/>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77" w:author="Jane Shaw" w:date="2015-11-01T20:53:00Z">
        <w:r w:rsidR="00311179">
          <w:rPr>
            <w:rFonts w:asciiTheme="majorBidi" w:hAnsiTheme="majorBidi" w:cstheme="majorBidi"/>
            <w:noProof/>
            <w:webHidden/>
            <w:lang w:val="en-GB"/>
          </w:rPr>
          <w:t>106</w:t>
        </w:r>
      </w:ins>
      <w:del w:id="378" w:author="Jane Shaw" w:date="2015-11-01T20:44:00Z">
        <w:r w:rsidR="00E24798" w:rsidDel="00311179">
          <w:rPr>
            <w:rFonts w:asciiTheme="majorBidi" w:hAnsiTheme="majorBidi" w:cstheme="majorBidi"/>
            <w:noProof/>
            <w:webHidden/>
            <w:lang w:val="en-GB"/>
          </w:rPr>
          <w:delText>116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222E7164" w14:textId="469ACEF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"_Toc428423602" </w:instrText>
      </w:r>
      <w:r>
        <w:fldChar w:fldCharType="separate"/>
      </w:r>
      <w:r w:rsidR="00AA5F53" w:rsidRPr="00F31509">
        <w:rPr>
          <w:rStyle w:val="Collegamentoipertestuale"/>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79" w:author="Jane Shaw" w:date="2015-11-01T20:53:00Z">
        <w:r w:rsidR="00311179">
          <w:rPr>
            <w:rFonts w:asciiTheme="majorBidi" w:hAnsiTheme="majorBidi" w:cstheme="majorBidi"/>
            <w:noProof/>
            <w:webHidden/>
            <w:lang w:val="en-GB"/>
          </w:rPr>
          <w:t>107</w:t>
        </w:r>
      </w:ins>
      <w:del w:id="380" w:author="Jane Shaw" w:date="2015-11-01T20:44:00Z">
        <w:r w:rsidR="00E24798" w:rsidDel="00311179">
          <w:rPr>
            <w:rFonts w:asciiTheme="majorBidi" w:hAnsiTheme="majorBidi" w:cstheme="majorBidi"/>
            <w:noProof/>
            <w:webHidden/>
            <w:lang w:val="en-GB"/>
          </w:rPr>
          <w:delText>117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AC0D2AE" w14:textId="3C02ABC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"_Toc428423603" </w:instrText>
      </w:r>
      <w:r>
        <w:fldChar w:fldCharType="separate"/>
      </w:r>
      <w:r w:rsidR="00AA5F53" w:rsidRPr="00F31509">
        <w:rPr>
          <w:rStyle w:val="Collegamentoipertestuale"/>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81" w:author="Jane Shaw" w:date="2015-11-01T20:53:00Z">
        <w:r w:rsidR="00311179">
          <w:rPr>
            <w:rFonts w:asciiTheme="majorBidi" w:hAnsiTheme="majorBidi" w:cstheme="majorBidi"/>
            <w:noProof/>
            <w:webHidden/>
            <w:lang w:val="en-GB"/>
          </w:rPr>
          <w:t>107</w:t>
        </w:r>
      </w:ins>
      <w:del w:id="382" w:author="Jane Shaw" w:date="2015-11-01T20:44:00Z">
        <w:r w:rsidR="00E24798" w:rsidDel="00311179">
          <w:rPr>
            <w:rFonts w:asciiTheme="majorBidi" w:hAnsiTheme="majorBidi" w:cstheme="majorBidi"/>
            <w:noProof/>
            <w:webHidden/>
            <w:lang w:val="en-GB"/>
          </w:rPr>
          <w:delText>117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25F56C0" w14:textId="50B2D41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"_Toc428423604" </w:instrText>
      </w:r>
      <w:r>
        <w:fldChar w:fldCharType="separate"/>
      </w:r>
      <w:r w:rsidR="00AA5F53" w:rsidRPr="00F31509">
        <w:rPr>
          <w:rStyle w:val="Collegamentoipertestuale"/>
          <w:rFonts w:asciiTheme="majorBidi" w:hAnsiTheme="majorBidi" w:cstheme="majorBidi"/>
          <w:smallCaps w:val="0"/>
          <w:noProof/>
          <w:lang w:val="en-GB"/>
        </w:rPr>
        <w:t>Table 65: Initial</w:t>
      </w:r>
      <w:ins w:id="383" w:author="Jane Shaw" w:date="2015-11-07T13:22:00Z">
        <w:r w:rsidR="00A81CE9">
          <w:rPr>
            <w:rStyle w:val="Collegamentoipertestuale"/>
            <w:rFonts w:asciiTheme="majorBidi" w:hAnsiTheme="majorBidi" w:cstheme="majorBidi"/>
            <w:smallCaps w:val="0"/>
            <w:noProof/>
            <w:lang w:val="en-GB"/>
          </w:rPr>
          <w:t>,</w:t>
        </w:r>
      </w:ins>
      <w:r w:rsidR="00AA5F53" w:rsidRPr="00F31509">
        <w:rPr>
          <w:rStyle w:val="Collegamentoipertestuale"/>
          <w:rFonts w:asciiTheme="majorBidi" w:hAnsiTheme="majorBidi" w:cstheme="majorBidi"/>
          <w:smallCaps w:val="0"/>
          <w:noProof/>
          <w:lang w:val="en-GB"/>
        </w:rPr>
        <w:t xml:space="preserve"> </w:t>
      </w:r>
      <w:ins w:id="384" w:author="Jane Shaw" w:date="2015-11-01T20:24:00Z">
        <w:r w:rsidR="00381E07">
          <w:rPr>
            <w:rStyle w:val="Collegamentoipertestuale"/>
            <w:rFonts w:asciiTheme="majorBidi" w:hAnsiTheme="majorBidi" w:cstheme="majorBidi"/>
            <w:smallCaps w:val="0"/>
            <w:noProof/>
            <w:lang w:val="en-GB"/>
          </w:rPr>
          <w:t>pre</w:t>
        </w:r>
      </w:ins>
      <w:ins w:id="385" w:author="Jane Shaw" w:date="2015-11-07T13:22:00Z">
        <w:r w:rsidR="00A81CE9">
          <w:rPr>
            <w:rStyle w:val="Collegamentoipertestuale"/>
            <w:rFonts w:asciiTheme="majorBidi" w:hAnsiTheme="majorBidi" w:cstheme="majorBidi"/>
            <w:smallCaps w:val="0"/>
            <w:noProof/>
            <w:lang w:val="en-GB"/>
          </w:rPr>
          <w:t>-</w:t>
        </w:r>
      </w:ins>
      <w:ins w:id="386" w:author="Jane Shaw" w:date="2015-11-01T20:24:00Z">
        <w:r w:rsidR="00381E07">
          <w:rPr>
            <w:rStyle w:val="Collegamentoipertestuale"/>
            <w:rFonts w:asciiTheme="majorBidi" w:hAnsiTheme="majorBidi" w:cstheme="majorBidi"/>
            <w:smallCaps w:val="0"/>
            <w:noProof/>
            <w:lang w:val="en-GB"/>
          </w:rPr>
          <w:t xml:space="preserve">standardized </w:t>
        </w:r>
      </w:ins>
      <w:r w:rsidR="00AA5F53" w:rsidRPr="00F31509">
        <w:rPr>
          <w:rStyle w:val="Collegamentoipertestuale"/>
          <w:rFonts w:asciiTheme="majorBidi" w:hAnsiTheme="majorBidi" w:cstheme="majorBidi"/>
          <w:smallCaps w:val="0"/>
          <w:noProof/>
          <w:lang w:val="en-GB"/>
        </w:rPr>
        <w:t>SUA table</w:t>
      </w:r>
      <w:ins w:id="387" w:author="Jane Shaw" w:date="2015-11-01T20:24:00Z">
        <w:r w:rsidR="00381E07">
          <w:rPr>
            <w:rStyle w:val="Collegamentoipertestuale"/>
            <w:rFonts w:asciiTheme="majorBidi" w:hAnsiTheme="majorBidi" w:cstheme="majorBidi"/>
            <w:smallCaps w:val="0"/>
            <w:noProof/>
            <w:lang w:val="en-GB"/>
          </w:rPr>
          <w:t xml:space="preserve"> for palm oil</w:t>
        </w:r>
      </w:ins>
      <w:del w:id="388" w:author="Jane Shaw" w:date="2015-11-01T20:24:00Z">
        <w:r w:rsidR="00AA5F53" w:rsidRPr="00F31509" w:rsidDel="00381E07">
          <w:rPr>
            <w:rStyle w:val="Collegamentoipertestuale"/>
            <w:rFonts w:asciiTheme="majorBidi" w:hAnsiTheme="majorBidi" w:cstheme="majorBidi"/>
            <w:smallCaps w:val="0"/>
            <w:noProof/>
            <w:lang w:val="en-GB"/>
          </w:rPr>
          <w:delText>, with all inputs to the standardization process</w:delText>
        </w:r>
      </w:del>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89" w:author="Jane Shaw" w:date="2015-11-01T20:53:00Z">
        <w:r w:rsidR="00311179">
          <w:rPr>
            <w:rFonts w:asciiTheme="majorBidi" w:hAnsiTheme="majorBidi" w:cstheme="majorBidi"/>
            <w:noProof/>
            <w:webHidden/>
            <w:lang w:val="en-GB"/>
          </w:rPr>
          <w:t>108</w:t>
        </w:r>
      </w:ins>
      <w:del w:id="390" w:author="Jane Shaw" w:date="2015-11-01T20:44:00Z">
        <w:r w:rsidR="00E24798" w:rsidDel="00311179">
          <w:rPr>
            <w:rFonts w:asciiTheme="majorBidi" w:hAnsiTheme="majorBidi" w:cstheme="majorBidi"/>
            <w:noProof/>
            <w:webHidden/>
            <w:lang w:val="en-GB"/>
          </w:rPr>
          <w:delText>118</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E8FA8B1" w14:textId="0939E408"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"_Toc428423605" </w:instrText>
      </w:r>
      <w:r>
        <w:fldChar w:fldCharType="separate"/>
      </w:r>
      <w:r w:rsidR="00AA5F53" w:rsidRPr="00F31509">
        <w:rPr>
          <w:rStyle w:val="Collegamentoipertestuale"/>
          <w:rFonts w:asciiTheme="majorBidi" w:hAnsiTheme="majorBidi" w:cstheme="majorBidi"/>
          <w:smallCaps w:val="0"/>
          <w:noProof/>
          <w:lang w:val="en-GB"/>
        </w:rPr>
        <w:t xml:space="preserve">Table 66: Updating the SUA table </w:t>
      </w:r>
      <w:ins w:id="391" w:author="Jane Shaw" w:date="2015-11-01T20:24:00Z">
        <w:r w:rsidR="00381E07">
          <w:rPr>
            <w:rStyle w:val="Collegamentoipertestuale"/>
            <w:rFonts w:asciiTheme="majorBidi" w:hAnsiTheme="majorBidi" w:cstheme="majorBidi"/>
            <w:smallCaps w:val="0"/>
            <w:noProof/>
            <w:lang w:val="en-GB"/>
          </w:rPr>
          <w:t xml:space="preserve">for palm oil </w:t>
        </w:r>
      </w:ins>
      <w:r w:rsidR="00AA5F53" w:rsidRPr="00F31509">
        <w:rPr>
          <w:rStyle w:val="Collegamentoipertestuale"/>
          <w:rFonts w:asciiTheme="majorBidi" w:hAnsiTheme="majorBidi" w:cstheme="majorBidi"/>
          <w:smallCaps w:val="0"/>
          <w:noProof/>
          <w:lang w:val="en-GB"/>
        </w:rPr>
        <w:t>with food processing information</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92" w:author="Jane Shaw" w:date="2015-11-01T20:53:00Z">
        <w:r w:rsidR="00311179">
          <w:rPr>
            <w:rFonts w:asciiTheme="majorBidi" w:hAnsiTheme="majorBidi" w:cstheme="majorBidi"/>
            <w:noProof/>
            <w:webHidden/>
            <w:lang w:val="en-GB"/>
          </w:rPr>
          <w:t>108</w:t>
        </w:r>
      </w:ins>
      <w:del w:id="393" w:author="Jane Shaw" w:date="2015-11-01T20:44:00Z">
        <w:r w:rsidR="00E24798" w:rsidDel="00311179">
          <w:rPr>
            <w:rFonts w:asciiTheme="majorBidi" w:hAnsiTheme="majorBidi" w:cstheme="majorBidi"/>
            <w:noProof/>
            <w:webHidden/>
            <w:lang w:val="en-GB"/>
          </w:rPr>
          <w:delText>119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84756D6" w14:textId="194C9DC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"_Toc428423606" </w:instrText>
      </w:r>
      <w:r>
        <w:fldChar w:fldCharType="separate"/>
      </w:r>
      <w:r w:rsidR="00AA5F53" w:rsidRPr="00F31509">
        <w:rPr>
          <w:rStyle w:val="Collegamentoipertestuale"/>
          <w:rFonts w:asciiTheme="majorBidi" w:hAnsiTheme="majorBidi" w:cstheme="majorBidi"/>
          <w:smallCaps w:val="0"/>
          <w:noProof/>
          <w:lang w:val="en-GB"/>
        </w:rPr>
        <w:t xml:space="preserve">Table 67: Removing remaining imbalances </w:t>
      </w:r>
      <w:del w:id="394" w:author="Jane Shaw" w:date="2015-11-01T20:24:00Z">
        <w:r w:rsidR="00AA5F53" w:rsidRPr="00F31509" w:rsidDel="00381E07">
          <w:rPr>
            <w:rStyle w:val="Collegamentoipertestuale"/>
            <w:rFonts w:asciiTheme="majorBidi" w:hAnsiTheme="majorBidi" w:cstheme="majorBidi"/>
            <w:smallCaps w:val="0"/>
            <w:noProof/>
            <w:lang w:val="en-GB"/>
          </w:rPr>
          <w:delText xml:space="preserve">in </w:delText>
        </w:r>
      </w:del>
      <w:ins w:id="395" w:author="Jane Shaw" w:date="2015-11-01T20:24:00Z">
        <w:r w:rsidR="00381E07">
          <w:rPr>
            <w:rStyle w:val="Collegamentoipertestuale"/>
            <w:rFonts w:asciiTheme="majorBidi" w:hAnsiTheme="majorBidi" w:cstheme="majorBidi"/>
            <w:smallCaps w:val="0"/>
            <w:noProof/>
            <w:lang w:val="en-GB"/>
          </w:rPr>
          <w:t xml:space="preserve">from </w:t>
        </w:r>
      </w:ins>
      <w:r w:rsidR="00AA5F53" w:rsidRPr="00F31509">
        <w:rPr>
          <w:rStyle w:val="Collegamentoipertestuale"/>
          <w:rFonts w:asciiTheme="majorBidi" w:hAnsiTheme="majorBidi" w:cstheme="majorBidi"/>
          <w:smallCaps w:val="0"/>
          <w:noProof/>
          <w:lang w:val="en-GB"/>
        </w:rPr>
        <w:t xml:space="preserve">the </w:t>
      </w:r>
      <w:del w:id="396" w:author="Jane Shaw" w:date="2015-11-01T20:24:00Z">
        <w:r w:rsidR="00AA5F53" w:rsidRPr="00F31509" w:rsidDel="00381E07">
          <w:rPr>
            <w:rStyle w:val="Collegamentoipertestuale"/>
            <w:rFonts w:asciiTheme="majorBidi" w:hAnsiTheme="majorBidi" w:cstheme="majorBidi"/>
            <w:smallCaps w:val="0"/>
            <w:noProof/>
            <w:lang w:val="en-GB"/>
          </w:rPr>
          <w:delText xml:space="preserve">Palm oil </w:delText>
        </w:r>
      </w:del>
      <w:r w:rsidR="00AA5F53" w:rsidRPr="00F31509">
        <w:rPr>
          <w:rStyle w:val="Collegamentoipertestuale"/>
          <w:rFonts w:asciiTheme="majorBidi" w:hAnsiTheme="majorBidi" w:cstheme="majorBidi"/>
          <w:smallCaps w:val="0"/>
          <w:noProof/>
          <w:lang w:val="en-GB"/>
        </w:rPr>
        <w:t>SUA table</w:t>
      </w:r>
      <w:ins w:id="397" w:author="Jane Shaw" w:date="2015-11-01T20:24:00Z">
        <w:r w:rsidR="00381E07">
          <w:rPr>
            <w:rStyle w:val="Collegamentoipertestuale"/>
            <w:rFonts w:asciiTheme="majorBidi" w:hAnsiTheme="majorBidi" w:cstheme="majorBidi"/>
            <w:smallCaps w:val="0"/>
            <w:noProof/>
            <w:lang w:val="en-GB"/>
          </w:rPr>
          <w:t xml:space="preserve"> for palm oil</w:t>
        </w:r>
      </w:ins>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398" w:author="Jane Shaw" w:date="2015-11-01T20:53:00Z">
        <w:r w:rsidR="00311179">
          <w:rPr>
            <w:rFonts w:asciiTheme="majorBidi" w:hAnsiTheme="majorBidi" w:cstheme="majorBidi"/>
            <w:noProof/>
            <w:webHidden/>
            <w:lang w:val="en-GB"/>
          </w:rPr>
          <w:t>109</w:t>
        </w:r>
      </w:ins>
      <w:del w:id="399" w:author="Jane Shaw" w:date="2015-11-01T20:44:00Z">
        <w:r w:rsidR="00E24798" w:rsidDel="00311179">
          <w:rPr>
            <w:rFonts w:asciiTheme="majorBidi" w:hAnsiTheme="majorBidi" w:cstheme="majorBidi"/>
            <w:noProof/>
            <w:webHidden/>
            <w:lang w:val="en-GB"/>
          </w:rPr>
          <w:delText>119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33DB13A1" w14:textId="6EB1288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"_Toc428423607" </w:instrText>
      </w:r>
      <w:r>
        <w:fldChar w:fldCharType="separate"/>
      </w:r>
      <w:r w:rsidR="00AA5F53" w:rsidRPr="00F31509">
        <w:rPr>
          <w:rStyle w:val="Collegamentoipertestuale"/>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00" w:author="Jane Shaw" w:date="2015-11-01T20:53:00Z">
        <w:r w:rsidR="00311179">
          <w:rPr>
            <w:rFonts w:asciiTheme="majorBidi" w:hAnsiTheme="majorBidi" w:cstheme="majorBidi"/>
            <w:noProof/>
            <w:webHidden/>
            <w:lang w:val="en-GB"/>
          </w:rPr>
          <w:t>109</w:t>
        </w:r>
      </w:ins>
      <w:del w:id="401" w:author="Jane Shaw" w:date="2015-11-01T20:44:00Z">
        <w:r w:rsidR="00E24798" w:rsidDel="00311179">
          <w:rPr>
            <w:rFonts w:asciiTheme="majorBidi" w:hAnsiTheme="majorBidi" w:cstheme="majorBidi"/>
            <w:noProof/>
            <w:webHidden/>
            <w:lang w:val="en-GB"/>
          </w:rPr>
          <w:delText>119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68CD0B1" w14:textId="1925807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"_Toc428423608" </w:instrText>
      </w:r>
      <w:r>
        <w:fldChar w:fldCharType="separate"/>
      </w:r>
      <w:r w:rsidR="00AA5F53" w:rsidRPr="00F31509">
        <w:rPr>
          <w:rStyle w:val="Collegamentoipertestuale"/>
          <w:rFonts w:asciiTheme="majorBidi" w:hAnsiTheme="majorBidi" w:cstheme="majorBidi"/>
          <w:smallCaps w:val="0"/>
          <w:noProof/>
          <w:lang w:val="en-GB"/>
        </w:rPr>
        <w:t>Table 69: FBS balances for palm oil</w:t>
      </w:r>
      <w:ins w:id="402" w:author="Jane Shaw" w:date="2015-11-01T20:24:00Z">
        <w:r w:rsidR="00381E07">
          <w:rPr>
            <w:rStyle w:val="Collegamentoipertestuale"/>
            <w:rFonts w:asciiTheme="majorBidi" w:hAnsiTheme="majorBidi" w:cstheme="majorBidi"/>
            <w:smallCaps w:val="0"/>
            <w:noProof/>
            <w:lang w:val="en-GB"/>
          </w:rPr>
          <w:t>,</w:t>
        </w:r>
      </w:ins>
      <w:r w:rsidR="00AA5F53" w:rsidRPr="00F31509">
        <w:rPr>
          <w:rStyle w:val="Collegamentoipertestuale"/>
          <w:rFonts w:asciiTheme="majorBidi" w:hAnsiTheme="majorBidi" w:cstheme="majorBidi"/>
          <w:smallCaps w:val="0"/>
          <w:noProof/>
          <w:lang w:val="en-GB"/>
        </w:rPr>
        <w:t xml:space="preserve"> inclusive of measurement errors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03" w:author="Jane Shaw" w:date="2015-11-01T20:53:00Z">
        <w:r w:rsidR="00311179">
          <w:rPr>
            <w:rFonts w:asciiTheme="majorBidi" w:hAnsiTheme="majorBidi" w:cstheme="majorBidi"/>
            <w:noProof/>
            <w:webHidden/>
            <w:lang w:val="en-GB"/>
          </w:rPr>
          <w:t>109</w:t>
        </w:r>
      </w:ins>
      <w:del w:id="404" w:author="Jane Shaw" w:date="2015-11-01T20:44:00Z">
        <w:r w:rsidR="00E24798" w:rsidDel="00311179">
          <w:rPr>
            <w:rFonts w:asciiTheme="majorBidi" w:hAnsiTheme="majorBidi" w:cstheme="majorBidi"/>
            <w:noProof/>
            <w:webHidden/>
            <w:lang w:val="en-GB"/>
          </w:rPr>
          <w:delText>120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32F01E7" w14:textId="5C69219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"_Toc428423609" </w:instrText>
      </w:r>
      <w:r>
        <w:fldChar w:fldCharType="separate"/>
      </w:r>
      <w:r w:rsidR="00AA5F53" w:rsidRPr="00F31509">
        <w:rPr>
          <w:rStyle w:val="Collegamentoipertestuale"/>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05" w:author="Jane Shaw" w:date="2015-11-01T20:53:00Z">
        <w:r w:rsidR="00311179">
          <w:rPr>
            <w:rFonts w:asciiTheme="majorBidi" w:hAnsiTheme="majorBidi" w:cstheme="majorBidi"/>
            <w:noProof/>
            <w:webHidden/>
            <w:lang w:val="en-GB"/>
          </w:rPr>
          <w:t>109</w:t>
        </w:r>
      </w:ins>
      <w:del w:id="406" w:author="Jane Shaw" w:date="2015-11-01T20:44:00Z">
        <w:r w:rsidR="00E24798" w:rsidDel="00311179">
          <w:rPr>
            <w:rFonts w:asciiTheme="majorBidi" w:hAnsiTheme="majorBidi" w:cstheme="majorBidi"/>
            <w:noProof/>
            <w:webHidden/>
            <w:lang w:val="en-GB"/>
          </w:rPr>
          <w:delText>120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D68A81A" w14:textId="321B1642"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"_Toc428423610" </w:instrText>
      </w:r>
      <w:r>
        <w:fldChar w:fldCharType="separate"/>
      </w:r>
      <w:r w:rsidR="00AA5F53" w:rsidRPr="00F31509">
        <w:rPr>
          <w:rStyle w:val="Collegamentoipertestuale"/>
          <w:rFonts w:asciiTheme="majorBidi" w:hAnsiTheme="majorBidi" w:cstheme="majorBidi"/>
          <w:smallCaps w:val="0"/>
          <w:noProof/>
          <w:lang w:val="en-GB"/>
        </w:rPr>
        <w:t xml:space="preserve">Table 71: Calculating the nutrient content of </w:t>
      </w:r>
      <w:ins w:id="407" w:author="Jane Shaw" w:date="2015-11-07T13:22:00Z">
        <w:r w:rsidR="00A81CE9">
          <w:rPr>
            <w:rStyle w:val="Collegamentoipertestuale"/>
            <w:rFonts w:asciiTheme="majorBidi" w:hAnsiTheme="majorBidi" w:cstheme="majorBidi"/>
            <w:smallCaps w:val="0"/>
            <w:noProof/>
            <w:lang w:val="en-GB"/>
          </w:rPr>
          <w:t xml:space="preserve">the </w:t>
        </w:r>
      </w:ins>
      <w:r w:rsidR="00AA5F53" w:rsidRPr="00F31509">
        <w:rPr>
          <w:rStyle w:val="Collegamentoipertestuale"/>
          <w:rFonts w:asciiTheme="majorBidi" w:hAnsiTheme="majorBidi" w:cstheme="majorBidi"/>
          <w:smallCaps w:val="0"/>
          <w:noProof/>
          <w:lang w:val="en-GB"/>
        </w:rPr>
        <w:t>palm oil food supply</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08" w:author="Jane Shaw" w:date="2015-11-01T20:53:00Z">
        <w:r w:rsidR="00311179">
          <w:rPr>
            <w:rFonts w:asciiTheme="majorBidi" w:hAnsiTheme="majorBidi" w:cstheme="majorBidi"/>
            <w:noProof/>
            <w:webHidden/>
            <w:lang w:val="en-GB"/>
          </w:rPr>
          <w:t>110</w:t>
        </w:r>
      </w:ins>
      <w:del w:id="409" w:author="Jane Shaw" w:date="2015-11-01T20:44:00Z">
        <w:r w:rsidR="00E24798" w:rsidDel="00311179">
          <w:rPr>
            <w:rFonts w:asciiTheme="majorBidi" w:hAnsiTheme="majorBidi" w:cstheme="majorBidi"/>
            <w:noProof/>
            <w:webHidden/>
            <w:lang w:val="en-GB"/>
          </w:rPr>
          <w:delText>120</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305B53B" w14:textId="2474BE6D"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"_Toc428423611" </w:instrText>
      </w:r>
      <w:r>
        <w:fldChar w:fldCharType="separate"/>
      </w:r>
      <w:r w:rsidR="00AA5F53" w:rsidRPr="00F31509">
        <w:rPr>
          <w:rStyle w:val="Collegamentoipertestuale"/>
          <w:rFonts w:asciiTheme="majorBidi" w:hAnsiTheme="majorBidi" w:cstheme="majorBidi"/>
          <w:smallCaps w:val="0"/>
          <w:noProof/>
          <w:lang w:val="en-GB"/>
        </w:rPr>
        <w:t xml:space="preserve">Table 72: </w:t>
      </w:r>
      <w:del w:id="410" w:author="Jane Shaw" w:date="2015-11-07T13:22:00Z">
        <w:r w:rsidR="00AA5F53" w:rsidRPr="00F31509" w:rsidDel="00A81CE9">
          <w:rPr>
            <w:rStyle w:val="Collegamentoipertestuale"/>
            <w:rFonts w:asciiTheme="majorBidi" w:hAnsiTheme="majorBidi" w:cstheme="majorBidi"/>
            <w:smallCaps w:val="0"/>
            <w:noProof/>
            <w:lang w:val="en-GB"/>
          </w:rPr>
          <w:delText xml:space="preserve">Final, </w:delText>
        </w:r>
      </w:del>
      <w:r w:rsidR="00A81CE9" w:rsidRPr="00F31509">
        <w:rPr>
          <w:rStyle w:val="Collegamentoipertestuale"/>
          <w:rFonts w:asciiTheme="majorBidi" w:hAnsiTheme="majorBidi" w:cstheme="majorBidi"/>
          <w:smallCaps w:val="0"/>
          <w:noProof/>
          <w:lang w:val="en-GB"/>
        </w:rPr>
        <w:t xml:space="preserve">Total </w:t>
      </w:r>
      <w:r w:rsidR="00AA5F53" w:rsidRPr="00F31509">
        <w:rPr>
          <w:rStyle w:val="Collegamentoipertestuale"/>
          <w:rFonts w:asciiTheme="majorBidi" w:hAnsiTheme="majorBidi" w:cstheme="majorBidi"/>
          <w:smallCaps w:val="0"/>
          <w:noProof/>
          <w:lang w:val="en-GB"/>
        </w:rPr>
        <w:t>nutrient supplies from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11" w:author="Jane Shaw" w:date="2015-11-01T20:53:00Z">
        <w:r w:rsidR="00311179">
          <w:rPr>
            <w:rFonts w:asciiTheme="majorBidi" w:hAnsiTheme="majorBidi" w:cstheme="majorBidi"/>
            <w:noProof/>
            <w:webHidden/>
            <w:lang w:val="en-GB"/>
          </w:rPr>
          <w:t>110</w:t>
        </w:r>
      </w:ins>
      <w:del w:id="412" w:author="Jane Shaw" w:date="2015-11-01T20:44:00Z">
        <w:r w:rsidR="00E24798" w:rsidDel="00311179">
          <w:rPr>
            <w:rFonts w:asciiTheme="majorBidi" w:hAnsiTheme="majorBidi" w:cstheme="majorBidi"/>
            <w:noProof/>
            <w:webHidden/>
            <w:lang w:val="en-GB"/>
          </w:rPr>
          <w:delText>121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D064C5D" w14:textId="6D26F1E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"_Toc428423612" </w:instrText>
      </w:r>
      <w:r>
        <w:fldChar w:fldCharType="separate"/>
      </w:r>
      <w:r w:rsidR="00AA5F53" w:rsidRPr="00F31509">
        <w:rPr>
          <w:rStyle w:val="Collegamentoipertestuale"/>
          <w:rFonts w:asciiTheme="majorBidi" w:hAnsiTheme="majorBidi" w:cstheme="majorBidi"/>
          <w:smallCaps w:val="0"/>
          <w:noProof/>
          <w:lang w:val="en-GB"/>
        </w:rPr>
        <w:t xml:space="preserve">Table 73: </w:t>
      </w:r>
      <w:del w:id="413" w:author="Jane Shaw" w:date="2015-11-07T13:22:00Z">
        <w:r w:rsidR="00AA5F53" w:rsidRPr="00F31509" w:rsidDel="00A81CE9">
          <w:rPr>
            <w:rStyle w:val="Collegamentoipertestuale"/>
            <w:rFonts w:asciiTheme="majorBidi" w:hAnsiTheme="majorBidi" w:cstheme="majorBidi"/>
            <w:smallCaps w:val="0"/>
            <w:noProof/>
            <w:lang w:val="en-GB"/>
          </w:rPr>
          <w:delText xml:space="preserve">Final, </w:delText>
        </w:r>
      </w:del>
      <w:r w:rsidR="00A81CE9" w:rsidRPr="00F31509">
        <w:rPr>
          <w:rStyle w:val="Collegamentoipertestuale"/>
          <w:rFonts w:asciiTheme="majorBidi" w:hAnsiTheme="majorBidi" w:cstheme="majorBidi"/>
          <w:smallCaps w:val="0"/>
          <w:noProof/>
          <w:lang w:val="en-GB"/>
        </w:rPr>
        <w:t xml:space="preserve">Per </w:t>
      </w:r>
      <w:r w:rsidR="00AA5F53" w:rsidRPr="00F31509">
        <w:rPr>
          <w:rStyle w:val="Collegamentoipertestuale"/>
          <w:rFonts w:asciiTheme="majorBidi" w:hAnsiTheme="majorBidi" w:cstheme="majorBidi"/>
          <w:smallCaps w:val="0"/>
          <w:noProof/>
          <w:lang w:val="en-GB"/>
        </w:rPr>
        <w:t>capita nutrient supplies from palm oil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14" w:author="Jane Shaw" w:date="2015-11-01T20:53:00Z">
        <w:r w:rsidR="00311179">
          <w:rPr>
            <w:rFonts w:asciiTheme="majorBidi" w:hAnsiTheme="majorBidi" w:cstheme="majorBidi"/>
            <w:noProof/>
            <w:webHidden/>
            <w:lang w:val="en-GB"/>
          </w:rPr>
          <w:t>110</w:t>
        </w:r>
      </w:ins>
      <w:del w:id="415" w:author="Jane Shaw" w:date="2015-11-01T20:44:00Z">
        <w:r w:rsidR="00E24798" w:rsidDel="00311179">
          <w:rPr>
            <w:rFonts w:asciiTheme="majorBidi" w:hAnsiTheme="majorBidi" w:cstheme="majorBidi"/>
            <w:noProof/>
            <w:webHidden/>
            <w:lang w:val="en-GB"/>
          </w:rPr>
          <w:delText>121</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45AC3A8B" w14:textId="27480DD2"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"_Toc428423613" </w:instrText>
      </w:r>
      <w:r>
        <w:fldChar w:fldCharType="separate"/>
      </w:r>
      <w:r w:rsidR="00AA5F53" w:rsidRPr="00F31509">
        <w:rPr>
          <w:rStyle w:val="Collegamentoipertestuale"/>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16" w:author="Jane Shaw" w:date="2015-11-01T20:53:00Z">
        <w:r w:rsidR="00311179">
          <w:rPr>
            <w:rFonts w:asciiTheme="majorBidi" w:hAnsiTheme="majorBidi" w:cstheme="majorBidi"/>
            <w:noProof/>
            <w:webHidden/>
            <w:lang w:val="en-GB"/>
          </w:rPr>
          <w:t>111</w:t>
        </w:r>
      </w:ins>
      <w:del w:id="417" w:author="Jane Shaw" w:date="2015-11-01T20:44:00Z">
        <w:r w:rsidR="00E24798" w:rsidDel="00311179">
          <w:rPr>
            <w:rFonts w:asciiTheme="majorBidi" w:hAnsiTheme="majorBidi" w:cstheme="majorBidi"/>
            <w:noProof/>
            <w:webHidden/>
            <w:lang w:val="en-GB"/>
          </w:rPr>
          <w:delText>122</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B4EBE26" w14:textId="1F712F1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"_Toc428423614" </w:instrText>
      </w:r>
      <w:r>
        <w:fldChar w:fldCharType="separate"/>
      </w:r>
      <w:r w:rsidR="00AA5F53" w:rsidRPr="00F31509">
        <w:rPr>
          <w:rStyle w:val="Collegamentoipertestuale"/>
          <w:rFonts w:asciiTheme="majorBidi" w:hAnsiTheme="majorBidi" w:cstheme="majorBidi"/>
          <w:smallCaps w:val="0"/>
          <w:noProof/>
          <w:lang w:val="en-GB"/>
        </w:rPr>
        <w:t>Table 75: Example of trade flow disaggregation at the 10</w:t>
      </w:r>
      <w:ins w:id="418" w:author="Jane Shaw" w:date="2015-11-01T20:25:00Z">
        <w:r w:rsidR="00381E07">
          <w:rPr>
            <w:rStyle w:val="Collegamentoipertestuale"/>
            <w:rFonts w:asciiTheme="majorBidi" w:hAnsiTheme="majorBidi" w:cstheme="majorBidi"/>
            <w:smallCaps w:val="0"/>
            <w:noProof/>
            <w:lang w:val="en-GB"/>
          </w:rPr>
          <w:t>-</w:t>
        </w:r>
      </w:ins>
      <w:del w:id="419" w:author="Jane Shaw" w:date="2015-11-01T20:25:00Z">
        <w:r w:rsidR="00AA5F53" w:rsidRPr="00F31509" w:rsidDel="00381E07">
          <w:rPr>
            <w:rStyle w:val="Collegamentoipertestuale"/>
            <w:rFonts w:asciiTheme="majorBidi" w:hAnsiTheme="majorBidi" w:cstheme="majorBidi"/>
            <w:smallCaps w:val="0"/>
            <w:noProof/>
            <w:lang w:val="en-GB"/>
          </w:rPr>
          <w:delText xml:space="preserve"> </w:delText>
        </w:r>
      </w:del>
      <w:r w:rsidR="00AA5F53" w:rsidRPr="00F31509">
        <w:rPr>
          <w:rStyle w:val="Collegamentoipertestuale"/>
          <w:rFonts w:asciiTheme="majorBidi" w:hAnsiTheme="majorBidi" w:cstheme="majorBidi"/>
          <w:smallCaps w:val="0"/>
          <w:noProof/>
          <w:lang w:val="en-GB"/>
        </w:rPr>
        <w:t xml:space="preserve">digit </w:t>
      </w:r>
      <w:ins w:id="420" w:author="Jane Shaw" w:date="2015-11-07T13:22:00Z">
        <w:r w:rsidR="00A81CE9">
          <w:rPr>
            <w:rStyle w:val="Collegamentoipertestuale"/>
            <w:rFonts w:asciiTheme="majorBidi" w:hAnsiTheme="majorBidi" w:cstheme="majorBidi"/>
            <w:smallCaps w:val="0"/>
            <w:noProof/>
            <w:lang w:val="en-GB"/>
          </w:rPr>
          <w:t xml:space="preserve">HS </w:t>
        </w:r>
      </w:ins>
      <w:r w:rsidR="00AA5F53" w:rsidRPr="00F31509">
        <w:rPr>
          <w:rStyle w:val="Collegamentoipertestuale"/>
          <w:rFonts w:asciiTheme="majorBidi" w:hAnsiTheme="majorBidi" w:cstheme="majorBidi"/>
          <w:smallCaps w:val="0"/>
          <w:noProof/>
          <w:lang w:val="en-GB"/>
        </w:rPr>
        <w:t>level</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21" w:author="Jane Shaw" w:date="2015-11-01T20:53:00Z">
        <w:r w:rsidR="00311179">
          <w:rPr>
            <w:rFonts w:asciiTheme="majorBidi" w:hAnsiTheme="majorBidi" w:cstheme="majorBidi"/>
            <w:noProof/>
            <w:webHidden/>
            <w:lang w:val="en-GB"/>
          </w:rPr>
          <w:t>112</w:t>
        </w:r>
      </w:ins>
      <w:del w:id="422" w:author="Jane Shaw" w:date="2015-11-01T20:44:00Z">
        <w:r w:rsidR="00E24798" w:rsidDel="00311179">
          <w:rPr>
            <w:rFonts w:asciiTheme="majorBidi" w:hAnsiTheme="majorBidi" w:cstheme="majorBidi"/>
            <w:noProof/>
            <w:webHidden/>
            <w:lang w:val="en-GB"/>
          </w:rPr>
          <w:delText>123</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6E1BCA8" w14:textId="47FEDFA1"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"_Toc428423615" </w:instrText>
      </w:r>
      <w:r>
        <w:fldChar w:fldCharType="separate"/>
      </w:r>
      <w:r w:rsidR="00AA5F53" w:rsidRPr="00F31509">
        <w:rPr>
          <w:rStyle w:val="Collegamentoipertestuale"/>
          <w:rFonts w:asciiTheme="majorBidi" w:hAnsiTheme="majorBidi" w:cstheme="majorBidi"/>
          <w:smallCaps w:val="0"/>
          <w:noProof/>
          <w:lang w:val="en-GB"/>
        </w:rPr>
        <w:t>Table 76: Identifying and mending outliers</w:t>
      </w:r>
      <w:del w:id="423" w:author="Jane Shaw" w:date="2015-11-07T13:22:00Z">
        <w:r w:rsidR="00AA5F53" w:rsidRPr="00F31509" w:rsidDel="00A81CE9">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based on</w:t>
      </w:r>
      <w:r w:rsidR="008568EC">
        <w:rPr>
          <w:rStyle w:val="Collegamentoipertestuale"/>
          <w:rFonts w:asciiTheme="majorBidi" w:hAnsiTheme="majorBidi" w:cstheme="majorBidi"/>
          <w:smallCaps w:val="0"/>
          <w:noProof/>
          <w:lang w:val="en-GB"/>
        </w:rPr>
        <w:t xml:space="preserve"> </w:t>
      </w:r>
      <w:r w:rsidR="00AA5F53" w:rsidRPr="00F31509">
        <w:rPr>
          <w:rStyle w:val="Collegamentoipertestuale"/>
          <w:rFonts w:asciiTheme="majorBidi" w:hAnsiTheme="majorBidi" w:cstheme="majorBidi"/>
          <w:smallCaps w:val="0"/>
          <w:noProof/>
          <w:lang w:val="en-GB"/>
        </w:rPr>
        <w:t>trade flows with missing quantities and outlier unit values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24" w:author="Jane Shaw" w:date="2015-11-01T20:53:00Z">
        <w:r w:rsidR="00311179">
          <w:rPr>
            <w:rFonts w:asciiTheme="majorBidi" w:hAnsiTheme="majorBidi" w:cstheme="majorBidi"/>
            <w:noProof/>
            <w:webHidden/>
            <w:lang w:val="en-GB"/>
          </w:rPr>
          <w:t>114</w:t>
        </w:r>
      </w:ins>
      <w:del w:id="425" w:author="Jane Shaw" w:date="2015-11-01T20:44:00Z">
        <w:r w:rsidR="00E24798" w:rsidDel="00311179">
          <w:rPr>
            <w:rFonts w:asciiTheme="majorBidi" w:hAnsiTheme="majorBidi" w:cstheme="majorBidi"/>
            <w:noProof/>
            <w:webHidden/>
            <w:lang w:val="en-GB"/>
          </w:rPr>
          <w:delText>126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D0F2E74" w14:textId="17D5FF47"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"_Toc428423616" </w:instrText>
      </w:r>
      <w:r>
        <w:fldChar w:fldCharType="separate"/>
      </w:r>
      <w:r w:rsidR="00AA5F53" w:rsidRPr="00F31509">
        <w:rPr>
          <w:rStyle w:val="Collegamentoipertestuale"/>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26" w:author="Jane Shaw" w:date="2015-11-01T20:53:00Z">
        <w:r w:rsidR="00311179">
          <w:rPr>
            <w:rFonts w:asciiTheme="majorBidi" w:hAnsiTheme="majorBidi" w:cstheme="majorBidi"/>
            <w:noProof/>
            <w:webHidden/>
            <w:lang w:val="en-GB"/>
          </w:rPr>
          <w:t>114</w:t>
        </w:r>
      </w:ins>
      <w:del w:id="427" w:author="Jane Shaw" w:date="2015-11-01T20:44:00Z">
        <w:r w:rsidR="00E24798" w:rsidDel="00311179">
          <w:rPr>
            <w:rFonts w:asciiTheme="majorBidi" w:hAnsiTheme="majorBidi" w:cstheme="majorBidi"/>
            <w:noProof/>
            <w:webHidden/>
            <w:lang w:val="en-GB"/>
          </w:rPr>
          <w:delText>126</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A760588" w14:textId="07AF0DD4"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"_Toc428423617" </w:instrText>
      </w:r>
      <w:r>
        <w:fldChar w:fldCharType="separate"/>
      </w:r>
      <w:r w:rsidR="00AA5F53" w:rsidRPr="00F31509">
        <w:rPr>
          <w:rStyle w:val="Collegamentoipertestuale"/>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28" w:author="Jane Shaw" w:date="2015-11-01T20:53:00Z">
        <w:r w:rsidR="00311179">
          <w:rPr>
            <w:rFonts w:asciiTheme="majorBidi" w:hAnsiTheme="majorBidi" w:cstheme="majorBidi"/>
            <w:noProof/>
            <w:webHidden/>
            <w:lang w:val="en-GB"/>
          </w:rPr>
          <w:t>115</w:t>
        </w:r>
      </w:ins>
      <w:del w:id="429" w:author="Jane Shaw" w:date="2015-11-01T20:44:00Z">
        <w:r w:rsidR="00E24798" w:rsidDel="00311179">
          <w:rPr>
            <w:rFonts w:asciiTheme="majorBidi" w:hAnsiTheme="majorBidi" w:cstheme="majorBidi"/>
            <w:noProof/>
            <w:webHidden/>
            <w:lang w:val="en-GB"/>
          </w:rPr>
          <w:delText>127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CBF3A1B" w14:textId="11A29553"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"_Toc428423618" </w:instrText>
      </w:r>
      <w:r>
        <w:fldChar w:fldCharType="separate"/>
      </w:r>
      <w:r w:rsidR="00AA5F53" w:rsidRPr="00F31509">
        <w:rPr>
          <w:rStyle w:val="Collegamentoipertestuale"/>
          <w:rFonts w:asciiTheme="majorBidi" w:hAnsiTheme="majorBidi" w:cstheme="majorBidi"/>
          <w:smallCaps w:val="0"/>
          <w:noProof/>
          <w:lang w:val="en-GB"/>
        </w:rPr>
        <w:t xml:space="preserve">Table 79: </w:t>
      </w:r>
      <w:del w:id="430" w:author="Jane Shaw" w:date="2015-11-01T20:25:00Z">
        <w:r w:rsidR="00AA5F53" w:rsidRPr="00F31509" w:rsidDel="00381E07">
          <w:rPr>
            <w:rStyle w:val="Collegamentoipertestuale"/>
            <w:rFonts w:asciiTheme="majorBidi" w:hAnsiTheme="majorBidi" w:cstheme="majorBidi"/>
            <w:smallCaps w:val="0"/>
            <w:noProof/>
            <w:lang w:val="en-GB"/>
          </w:rPr>
          <w:delText>Step-by-</w:delText>
        </w:r>
      </w:del>
      <w:ins w:id="431" w:author="Jane Shaw" w:date="2015-11-01T20:25:00Z">
        <w:r w:rsidR="00381E07">
          <w:rPr>
            <w:rStyle w:val="Collegamentoipertestuale"/>
            <w:rFonts w:asciiTheme="majorBidi" w:hAnsiTheme="majorBidi" w:cstheme="majorBidi"/>
            <w:smallCaps w:val="0"/>
            <w:noProof/>
            <w:lang w:val="en-GB"/>
          </w:rPr>
          <w:t xml:space="preserve">First </w:t>
        </w:r>
      </w:ins>
      <w:r w:rsidR="00AA5F53" w:rsidRPr="00F31509">
        <w:rPr>
          <w:rStyle w:val="Collegamentoipertestuale"/>
          <w:rFonts w:asciiTheme="majorBidi" w:hAnsiTheme="majorBidi" w:cstheme="majorBidi"/>
          <w:smallCaps w:val="0"/>
          <w:noProof/>
          <w:lang w:val="en-GB"/>
        </w:rPr>
        <w:t xml:space="preserve">step </w:t>
      </w:r>
      <w:del w:id="432" w:author="Jane Shaw" w:date="2015-11-01T20:25:00Z">
        <w:r w:rsidR="00AA5F53" w:rsidRPr="00F31509" w:rsidDel="00381E07">
          <w:rPr>
            <w:rStyle w:val="Collegamentoipertestuale"/>
            <w:rFonts w:asciiTheme="majorBidi" w:hAnsiTheme="majorBidi" w:cstheme="majorBidi"/>
            <w:smallCaps w:val="0"/>
            <w:noProof/>
            <w:lang w:val="en-GB"/>
          </w:rPr>
          <w:delText xml:space="preserve">introduction </w:delText>
        </w:r>
      </w:del>
      <w:r w:rsidR="00AA5F53" w:rsidRPr="00F31509">
        <w:rPr>
          <w:rStyle w:val="Collegamentoipertestuale"/>
          <w:rFonts w:asciiTheme="majorBidi" w:hAnsiTheme="majorBidi" w:cstheme="majorBidi"/>
          <w:smallCaps w:val="0"/>
          <w:noProof/>
          <w:lang w:val="en-GB"/>
        </w:rPr>
        <w:t>in</w:t>
      </w:r>
      <w:del w:id="433" w:author="Jane Shaw" w:date="2015-11-01T20:25:00Z">
        <w:r w:rsidR="00AA5F53" w:rsidRPr="00F31509" w:rsidDel="00381E07">
          <w:rPr>
            <w:rStyle w:val="Collegamentoipertestuale"/>
            <w:rFonts w:asciiTheme="majorBidi" w:hAnsiTheme="majorBidi" w:cstheme="majorBidi"/>
            <w:smallCaps w:val="0"/>
            <w:noProof/>
            <w:lang w:val="en-GB"/>
          </w:rPr>
          <w:delText>to</w:delText>
        </w:r>
      </w:del>
      <w:r w:rsidR="00AA5F53" w:rsidRPr="00F31509">
        <w:rPr>
          <w:rStyle w:val="Collegamentoipertestuale"/>
          <w:rFonts w:asciiTheme="majorBidi" w:hAnsiTheme="majorBidi" w:cstheme="majorBidi"/>
          <w:smallCaps w:val="0"/>
          <w:noProof/>
          <w:lang w:val="en-GB"/>
        </w:rPr>
        <w:t xml:space="preserve"> the </w:t>
      </w:r>
      <w:del w:id="434" w:author="Jane Shaw" w:date="2015-11-01T20:25: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mirroring</w:t>
      </w:r>
      <w:del w:id="435" w:author="Jane Shaw" w:date="2015-11-01T20:25: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process</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36" w:author="Jane Shaw" w:date="2015-11-01T20:53:00Z">
        <w:r w:rsidR="00311179">
          <w:rPr>
            <w:rFonts w:asciiTheme="majorBidi" w:hAnsiTheme="majorBidi" w:cstheme="majorBidi"/>
            <w:noProof/>
            <w:webHidden/>
            <w:lang w:val="en-GB"/>
          </w:rPr>
          <w:t>115</w:t>
        </w:r>
      </w:ins>
      <w:del w:id="437" w:author="Jane Shaw" w:date="2015-11-01T20:44:00Z">
        <w:r w:rsidR="00E24798" w:rsidDel="00311179">
          <w:rPr>
            <w:rFonts w:asciiTheme="majorBidi" w:hAnsiTheme="majorBidi" w:cstheme="majorBidi"/>
            <w:noProof/>
            <w:webHidden/>
            <w:lang w:val="en-GB"/>
          </w:rPr>
          <w:delText>127</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F24CF7C" w14:textId="6DDC00E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"_Toc428423619" </w:instrText>
      </w:r>
      <w:r>
        <w:fldChar w:fldCharType="separate"/>
      </w:r>
      <w:r w:rsidR="00AA5F53" w:rsidRPr="00F31509">
        <w:rPr>
          <w:rStyle w:val="Collegamentoipertestuale"/>
          <w:rFonts w:asciiTheme="majorBidi" w:hAnsiTheme="majorBidi" w:cstheme="majorBidi"/>
          <w:smallCaps w:val="0"/>
          <w:noProof/>
          <w:lang w:val="en-GB"/>
        </w:rPr>
        <w:t>Table 80: Introducing CIF/FOB corrections to the mirrored trade data</w:t>
      </w:r>
      <w:ins w:id="438" w:author="Jane Shaw" w:date="2015-11-07T13:22:00Z">
        <w:r w:rsidR="00A81CE9">
          <w:rPr>
            <w:rStyle w:val="Collegamentoipertestuale"/>
            <w:rFonts w:asciiTheme="majorBidi" w:hAnsiTheme="majorBidi" w:cstheme="majorBidi"/>
            <w:smallCaps w:val="0"/>
            <w:noProof/>
            <w:lang w:val="en-GB"/>
          </w:rPr>
          <w:t xml:space="preserve"> </w:t>
        </w:r>
      </w:ins>
      <w:r w:rsidR="00AA5F53" w:rsidRPr="00F31509">
        <w:rPr>
          <w:rStyle w:val="Collegamentoipertestuale"/>
          <w:rFonts w:asciiTheme="majorBidi" w:hAnsiTheme="majorBidi" w:cstheme="majorBidi"/>
          <w:smallCaps w:val="0"/>
          <w:noProof/>
          <w:lang w:val="en-GB"/>
        </w:rPr>
        <w:t>set</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39" w:author="Jane Shaw" w:date="2015-11-01T20:53:00Z">
        <w:r w:rsidR="00311179">
          <w:rPr>
            <w:rFonts w:asciiTheme="majorBidi" w:hAnsiTheme="majorBidi" w:cstheme="majorBidi"/>
            <w:noProof/>
            <w:webHidden/>
            <w:lang w:val="en-GB"/>
          </w:rPr>
          <w:t>116</w:t>
        </w:r>
      </w:ins>
      <w:del w:id="440" w:author="Jane Shaw" w:date="2015-11-01T20:44:00Z">
        <w:r w:rsidR="00E24798" w:rsidDel="00311179">
          <w:rPr>
            <w:rFonts w:asciiTheme="majorBidi" w:hAnsiTheme="majorBidi" w:cstheme="majorBidi"/>
            <w:noProof/>
            <w:webHidden/>
            <w:lang w:val="en-GB"/>
          </w:rPr>
          <w:delText>128</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7238B24B" w14:textId="0FCACBE0"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"_Toc428423620" </w:instrText>
      </w:r>
      <w:r>
        <w:fldChar w:fldCharType="separate"/>
      </w:r>
      <w:r w:rsidR="00AA5F53" w:rsidRPr="00F31509">
        <w:rPr>
          <w:rStyle w:val="Collegamentoipertestuale"/>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41" w:author="Jane Shaw" w:date="2015-11-01T20:53:00Z">
        <w:r w:rsidR="00311179">
          <w:rPr>
            <w:rFonts w:asciiTheme="majorBidi" w:hAnsiTheme="majorBidi" w:cstheme="majorBidi"/>
            <w:noProof/>
            <w:webHidden/>
            <w:lang w:val="en-GB"/>
          </w:rPr>
          <w:t>116</w:t>
        </w:r>
      </w:ins>
      <w:del w:id="442" w:author="Jane Shaw" w:date="2015-11-01T20:44:00Z">
        <w:r w:rsidR="00E24798" w:rsidDel="00311179">
          <w:rPr>
            <w:rFonts w:asciiTheme="majorBidi" w:hAnsiTheme="majorBidi" w:cstheme="majorBidi"/>
            <w:noProof/>
            <w:webHidden/>
            <w:lang w:val="en-GB"/>
          </w:rPr>
          <w:delText>128</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041CD6F8" w14:textId="71FBF75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"_Toc428423621" </w:instrText>
      </w:r>
      <w:r>
        <w:fldChar w:fldCharType="separate"/>
      </w:r>
      <w:r w:rsidR="00AA5F53" w:rsidRPr="00F31509">
        <w:rPr>
          <w:rStyle w:val="Collegamentoipertestuale"/>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43" w:author="Jane Shaw" w:date="2015-11-01T20:53:00Z">
        <w:r w:rsidR="00311179">
          <w:rPr>
            <w:rFonts w:asciiTheme="majorBidi" w:hAnsiTheme="majorBidi" w:cstheme="majorBidi"/>
            <w:noProof/>
            <w:webHidden/>
            <w:lang w:val="en-GB"/>
          </w:rPr>
          <w:t>117</w:t>
        </w:r>
      </w:ins>
      <w:del w:id="444" w:author="Jane Shaw" w:date="2015-11-01T20:44:00Z">
        <w:r w:rsidR="00E24798" w:rsidDel="00311179">
          <w:rPr>
            <w:rFonts w:asciiTheme="majorBidi" w:hAnsiTheme="majorBidi" w:cstheme="majorBidi"/>
            <w:noProof/>
            <w:webHidden/>
            <w:lang w:val="en-GB"/>
          </w:rPr>
          <w:delText>129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616F94F9" w14:textId="6A4C8976" w:rsidR="00AA5F53" w:rsidRPr="00F31509" w:rsidRDefault="000F35E3">
      <w:pPr>
        <w:pStyle w:val="Indicedellefigure"/>
        <w:tabs>
          <w:tab w:val="right" w:leader="dot" w:pos="9016"/>
        </w:tabs>
        <w:rPr>
          <w:rFonts w:asciiTheme="majorBidi" w:hAnsiTheme="majorBidi" w:cstheme="majorBidi"/>
          <w:noProof/>
          <w:lang w:val="en-GB" w:eastAsia="en-US"/>
        </w:rPr>
      </w:pPr>
      <w:r>
        <w:fldChar w:fldCharType="begin"/>
      </w:r>
      <w:r>
        <w:instrText xml:space="preserve"> HYPERLINK \l "_Toc428423622" </w:instrText>
      </w:r>
      <w:r>
        <w:fldChar w:fldCharType="separate"/>
      </w:r>
      <w:r w:rsidR="00AA5F53" w:rsidRPr="00F31509">
        <w:rPr>
          <w:rStyle w:val="Collegamentoipertestuale"/>
          <w:rFonts w:asciiTheme="majorBidi" w:hAnsiTheme="majorBidi" w:cstheme="majorBidi"/>
          <w:smallCaps w:val="0"/>
          <w:noProof/>
          <w:lang w:val="en-GB"/>
        </w:rPr>
        <w:t>Table 83: Aggregated</w:t>
      </w:r>
      <w:del w:id="445" w:author="Jane Shaw" w:date="2015-11-01T20:25:00Z">
        <w:r w:rsidR="00AA5F53" w:rsidRPr="00F31509" w:rsidDel="00381E07">
          <w:rPr>
            <w:rStyle w:val="Collegamentoipertestuale"/>
            <w:rFonts w:asciiTheme="majorBidi" w:hAnsiTheme="majorBidi" w:cstheme="majorBidi"/>
            <w:smallCaps w:val="0"/>
            <w:noProof/>
            <w:lang w:val="en-GB"/>
          </w:rPr>
          <w:delText>,</w:delText>
        </w:r>
      </w:del>
      <w:r w:rsidR="00AA5F53" w:rsidRPr="00F31509">
        <w:rPr>
          <w:rStyle w:val="Collegamentoipertestuale"/>
          <w:rFonts w:asciiTheme="majorBidi" w:hAnsiTheme="majorBidi" w:cstheme="majorBidi"/>
          <w:smallCaps w:val="0"/>
          <w:noProof/>
          <w:lang w:val="en-GB"/>
        </w:rPr>
        <w:t xml:space="preserve"> total flows for dissemination</w:t>
      </w:r>
      <w:r w:rsidR="00AA5F53" w:rsidRPr="00F31509">
        <w:rPr>
          <w:rFonts w:asciiTheme="majorBidi" w:hAnsiTheme="majorBidi" w:cstheme="majorBidi"/>
          <w:noProof/>
          <w:webHidden/>
          <w:lang w:val="en-GB"/>
        </w:rPr>
        <w:tab/>
      </w:r>
      <w:r w:rsidR="003D789C"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003D789C" w:rsidRPr="00F31509">
        <w:rPr>
          <w:rFonts w:asciiTheme="majorBidi" w:hAnsiTheme="majorBidi" w:cstheme="majorBidi"/>
          <w:noProof/>
          <w:webHidden/>
          <w:lang w:val="en-GB"/>
        </w:rPr>
      </w:r>
      <w:r w:rsidR="003D789C" w:rsidRPr="00F31509">
        <w:rPr>
          <w:rFonts w:asciiTheme="majorBidi" w:hAnsiTheme="majorBidi" w:cstheme="majorBidi"/>
          <w:noProof/>
          <w:webHidden/>
          <w:lang w:val="en-GB"/>
        </w:rPr>
        <w:fldChar w:fldCharType="separate"/>
      </w:r>
      <w:ins w:id="446" w:author="Jane Shaw" w:date="2015-11-01T20:53:00Z">
        <w:r w:rsidR="00311179">
          <w:rPr>
            <w:rFonts w:asciiTheme="majorBidi" w:hAnsiTheme="majorBidi" w:cstheme="majorBidi"/>
            <w:noProof/>
            <w:webHidden/>
            <w:lang w:val="en-GB"/>
          </w:rPr>
          <w:t>117</w:t>
        </w:r>
      </w:ins>
      <w:del w:id="447" w:author="Jane Shaw" w:date="2015-11-01T20:44:00Z">
        <w:r w:rsidR="00E24798" w:rsidDel="00311179">
          <w:rPr>
            <w:rFonts w:asciiTheme="majorBidi" w:hAnsiTheme="majorBidi" w:cstheme="majorBidi"/>
            <w:noProof/>
            <w:webHidden/>
            <w:lang w:val="en-GB"/>
          </w:rPr>
          <w:delText>129</w:delText>
        </w:r>
      </w:del>
      <w:r w:rsidR="003D789C" w:rsidRPr="00F31509">
        <w:rPr>
          <w:rFonts w:asciiTheme="majorBidi" w:hAnsiTheme="majorBidi" w:cstheme="majorBidi"/>
          <w:noProof/>
          <w:webHidden/>
          <w:lang w:val="en-GB"/>
        </w:rPr>
        <w:fldChar w:fldCharType="end"/>
      </w:r>
      <w:r>
        <w:rPr>
          <w:rFonts w:asciiTheme="majorBidi" w:hAnsiTheme="majorBidi" w:cstheme="majorBidi"/>
          <w:noProof/>
          <w:lang w:val="en-GB"/>
        </w:rPr>
        <w:fldChar w:fldCharType="end"/>
      </w:r>
    </w:p>
    <w:p w14:paraId="10B30D18" w14:textId="163E7AC9" w:rsidR="00982B99" w:rsidRPr="00F31509" w:rsidRDefault="003D789C" w:rsidP="00374C82">
      <w:pPr>
        <w:pStyle w:val="Titolo1"/>
        <w:rPr>
          <w:rFonts w:asciiTheme="majorBidi" w:hAnsiTheme="majorBidi" w:cstheme="majorBidi"/>
        </w:rPr>
      </w:pPr>
      <w:r w:rsidRPr="00F31509">
        <w:rPr>
          <w:rFonts w:asciiTheme="majorBidi" w:hAnsiTheme="majorBidi" w:cstheme="majorBidi"/>
          <w:sz w:val="22"/>
        </w:rPr>
        <w:lastRenderedPageBreak/>
        <w:fldChar w:fldCharType="end"/>
      </w:r>
      <w:bookmarkStart w:id="448" w:name="_Toc428436036"/>
      <w:bookmarkStart w:id="449" w:name="_Toc428436337"/>
      <w:bookmarkStart w:id="450" w:name="_Toc308029338"/>
      <w:bookmarkStart w:id="451" w:name="_Toc308029529"/>
      <w:r w:rsidR="00982B99" w:rsidRPr="00F31509">
        <w:rPr>
          <w:rFonts w:asciiTheme="majorBidi" w:hAnsiTheme="majorBidi" w:cstheme="majorBidi"/>
        </w:rPr>
        <w:t>Figures</w:t>
      </w:r>
      <w:bookmarkEnd w:id="448"/>
      <w:bookmarkEnd w:id="449"/>
      <w:bookmarkEnd w:id="450"/>
      <w:bookmarkEnd w:id="451"/>
    </w:p>
    <w:p w14:paraId="400A1621" w14:textId="59B46A72" w:rsidR="004F7A80" w:rsidRPr="004F7A80" w:rsidRDefault="003D789C">
      <w:pPr>
        <w:pStyle w:val="Indicedellefigure"/>
        <w:tabs>
          <w:tab w:val="right" w:leader="dot" w:pos="9016"/>
        </w:tabs>
        <w:rPr>
          <w:rFonts w:cs="Times New Roman"/>
          <w:noProof/>
          <w:lang w:eastAsia="en-US"/>
        </w:rPr>
      </w:pPr>
      <w:r w:rsidRPr="004F7A80">
        <w:rPr>
          <w:rFonts w:cs="Times New Roman"/>
          <w:b/>
          <w:bCs/>
          <w:sz w:val="24"/>
          <w:szCs w:val="24"/>
          <w:lang w:val="en-GB"/>
        </w:rPr>
        <w:fldChar w:fldCharType="begin"/>
      </w:r>
      <w:r w:rsidR="002744C3" w:rsidRPr="004F7A80">
        <w:rPr>
          <w:rFonts w:cs="Times New Roman"/>
          <w:b/>
          <w:bCs/>
          <w:sz w:val="24"/>
          <w:szCs w:val="24"/>
          <w:lang w:val="en-GB"/>
        </w:rPr>
        <w:instrText xml:space="preserve"> TOC \h \z \c "Figure" </w:instrText>
      </w:r>
      <w:r w:rsidRPr="004F7A80">
        <w:rPr>
          <w:rFonts w:cs="Times New Roman"/>
          <w:b/>
          <w:bCs/>
          <w:sz w:val="24"/>
          <w:szCs w:val="24"/>
          <w:lang w:val="en-GB"/>
        </w:rPr>
        <w:fldChar w:fldCharType="separate"/>
      </w:r>
      <w:r w:rsidR="000F35E3">
        <w:fldChar w:fldCharType="begin"/>
      </w:r>
      <w:r w:rsidR="000F35E3">
        <w:instrText xml:space="preserve"> HYPERLINK \l "_Toc430872503" </w:instrText>
      </w:r>
      <w:r w:rsidR="000F35E3">
        <w:fldChar w:fldCharType="separate"/>
      </w:r>
      <w:r w:rsidR="004F7A80" w:rsidRPr="004F7A80">
        <w:rPr>
          <w:rStyle w:val="Collegamentoipertestuale"/>
          <w:rFonts w:ascii="Times New Roman" w:eastAsia="Times New Roman" w:hAnsi="Times New Roman" w:cs="Times New Roman"/>
          <w:smallCaps w:val="0"/>
          <w:noProof/>
          <w:lang w:val="en-GB"/>
        </w:rPr>
        <w:t>Figure 1: U</w:t>
      </w:r>
      <w:ins w:id="452" w:author="Jane Shaw" w:date="2015-11-01T20:25:00Z">
        <w:r w:rsidR="00381E07">
          <w:rPr>
            <w:rStyle w:val="Collegamentoipertestuale"/>
            <w:rFonts w:ascii="Times New Roman" w:eastAsia="Times New Roman" w:hAnsi="Times New Roman" w:cs="Times New Roman"/>
            <w:smallCaps w:val="0"/>
            <w:noProof/>
            <w:lang w:val="en-GB"/>
          </w:rPr>
          <w:t xml:space="preserve">nited </w:t>
        </w:r>
      </w:ins>
      <w:r w:rsidR="004F7A80" w:rsidRPr="004F7A80">
        <w:rPr>
          <w:rStyle w:val="Collegamentoipertestuale"/>
          <w:rFonts w:ascii="Times New Roman" w:eastAsia="Times New Roman" w:hAnsi="Times New Roman" w:cs="Times New Roman"/>
          <w:smallCaps w:val="0"/>
          <w:noProof/>
          <w:lang w:val="en-GB"/>
        </w:rPr>
        <w:t>S</w:t>
      </w:r>
      <w:ins w:id="453" w:author="Jane Shaw" w:date="2015-11-01T20:25:00Z">
        <w:r w:rsidR="00381E07">
          <w:rPr>
            <w:rStyle w:val="Collegamentoipertestuale"/>
            <w:rFonts w:ascii="Times New Roman" w:eastAsia="Times New Roman" w:hAnsi="Times New Roman" w:cs="Times New Roman"/>
            <w:smallCaps w:val="0"/>
            <w:noProof/>
            <w:lang w:val="en-GB"/>
          </w:rPr>
          <w:t>tates</w:t>
        </w:r>
      </w:ins>
      <w:r w:rsidR="004F7A80" w:rsidRPr="004F7A80">
        <w:rPr>
          <w:rStyle w:val="Collegamentoipertestuale"/>
          <w:rFonts w:ascii="Times New Roman" w:eastAsia="Times New Roman" w:hAnsi="Times New Roman" w:cs="Times New Roman"/>
          <w:smallCaps w:val="0"/>
          <w:noProof/>
          <w:lang w:val="en-GB"/>
        </w:rPr>
        <w:t xml:space="preserve"> wheat, unbalanced (</w:t>
      </w:r>
      <w:del w:id="454" w:author="Jane Shaw" w:date="2015-11-07T13:22:00Z">
        <w:r w:rsidR="004F7A80" w:rsidRPr="004F7A80" w:rsidDel="00A81CE9">
          <w:rPr>
            <w:rStyle w:val="Collegamentoipertestuale"/>
            <w:rFonts w:ascii="Times New Roman" w:eastAsia="Times New Roman" w:hAnsi="Times New Roman" w:cs="Times New Roman"/>
            <w:smallCaps w:val="0"/>
            <w:noProof/>
            <w:lang w:val="en-GB"/>
          </w:rPr>
          <w:delText>top pane</w:delText>
        </w:r>
      </w:del>
      <w:ins w:id="455" w:author="Jane Shaw" w:date="2015-11-07T13:22:00Z">
        <w:r w:rsidR="00A81CE9">
          <w:rPr>
            <w:rStyle w:val="Collegamentoipertestuale"/>
            <w:rFonts w:ascii="Times New Roman" w:eastAsia="Times New Roman" w:hAnsi="Times New Roman" w:cs="Times New Roman"/>
            <w:smallCaps w:val="0"/>
            <w:noProof/>
            <w:lang w:val="en-GB"/>
          </w:rPr>
          <w:t>upper level</w:t>
        </w:r>
      </w:ins>
      <w:r w:rsidR="004F7A80" w:rsidRPr="004F7A80">
        <w:rPr>
          <w:rStyle w:val="Collegamentoipertestuale"/>
          <w:rFonts w:ascii="Times New Roman" w:eastAsia="Times New Roman" w:hAnsi="Times New Roman" w:cs="Times New Roman"/>
          <w:smallCaps w:val="0"/>
          <w:noProof/>
          <w:lang w:val="en-GB"/>
        </w:rPr>
        <w:t>)</w:t>
      </w:r>
      <w:ins w:id="456" w:author="Jane Shaw" w:date="2015-11-07T13:22:00Z">
        <w:r w:rsidR="00A81CE9">
          <w:rPr>
            <w:rStyle w:val="Collegamentoipertestuale"/>
            <w:rFonts w:ascii="Times New Roman" w:eastAsia="Times New Roman" w:hAnsi="Times New Roman" w:cs="Times New Roman"/>
            <w:smallCaps w:val="0"/>
            <w:noProof/>
            <w:lang w:val="en-GB"/>
          </w:rPr>
          <w:t xml:space="preserve"> and</w:t>
        </w:r>
      </w:ins>
      <w:del w:id="457" w:author="Jane Shaw" w:date="2015-11-07T13:22:00Z">
        <w:r w:rsidR="004F7A80" w:rsidRPr="004F7A80" w:rsidDel="00A81CE9">
          <w:rPr>
            <w:rStyle w:val="Collegamentoipertestuale"/>
            <w:rFonts w:ascii="Times New Roman" w:eastAsia="Times New Roman" w:hAnsi="Times New Roman" w:cs="Times New Roman"/>
            <w:smallCaps w:val="0"/>
            <w:noProof/>
            <w:lang w:val="en-GB"/>
          </w:rPr>
          <w:delText>,</w:delText>
        </w:r>
      </w:del>
      <w:r w:rsidR="004F7A80" w:rsidRPr="004F7A80">
        <w:rPr>
          <w:rStyle w:val="Collegamentoipertestuale"/>
          <w:rFonts w:ascii="Times New Roman" w:eastAsia="Times New Roman" w:hAnsi="Times New Roman" w:cs="Times New Roman"/>
          <w:smallCaps w:val="0"/>
          <w:noProof/>
          <w:lang w:val="en-GB"/>
        </w:rPr>
        <w:t xml:space="preserve"> balanced (</w:t>
      </w:r>
      <w:del w:id="458" w:author="Jane Shaw" w:date="2015-11-07T13:23:00Z">
        <w:r w:rsidR="004F7A80" w:rsidRPr="004F7A80" w:rsidDel="00A81CE9">
          <w:rPr>
            <w:rStyle w:val="Collegamentoipertestuale"/>
            <w:rFonts w:ascii="Times New Roman" w:eastAsia="Times New Roman" w:hAnsi="Times New Roman" w:cs="Times New Roman"/>
            <w:smallCaps w:val="0"/>
            <w:noProof/>
            <w:lang w:val="en-GB"/>
          </w:rPr>
          <w:delText>bottom pane</w:delText>
        </w:r>
      </w:del>
      <w:ins w:id="459" w:author="Jane Shaw" w:date="2015-11-07T13:23:00Z">
        <w:r w:rsidR="00A81CE9">
          <w:rPr>
            <w:rStyle w:val="Collegamentoipertestuale"/>
            <w:rFonts w:ascii="Times New Roman" w:eastAsia="Times New Roman" w:hAnsi="Times New Roman" w:cs="Times New Roman"/>
            <w:smallCaps w:val="0"/>
            <w:noProof/>
            <w:lang w:val="en-GB"/>
          </w:rPr>
          <w:t>lower level</w:t>
        </w:r>
      </w:ins>
      <w:r w:rsidR="004F7A80" w:rsidRPr="004F7A80">
        <w:rPr>
          <w:rStyle w:val="Collegamentoipertestuale"/>
          <w:rFonts w:ascii="Times New Roman" w:eastAsia="Times New Roman" w:hAnsi="Times New Roman" w:cs="Times New Roman"/>
          <w:smallCaps w:val="0"/>
          <w:noProof/>
          <w:lang w:val="en-GB"/>
        </w:rPr>
        <w:t>)</w:t>
      </w:r>
      <w:del w:id="460" w:author="Jane Shaw" w:date="2015-11-01T20:26:00Z">
        <w:r w:rsidR="004F7A80" w:rsidRPr="004F7A80" w:rsidDel="005372F6">
          <w:rPr>
            <w:rStyle w:val="Collegamentoipertestuale"/>
            <w:rFonts w:ascii="Times New Roman" w:eastAsia="Times New Roman" w:hAnsi="Times New Roman" w:cs="Times New Roman"/>
            <w:smallCaps w:val="0"/>
            <w:noProof/>
            <w:lang w:val="en-GB"/>
          </w:rPr>
          <w:delText>.</w:delText>
        </w:r>
        <w:r w:rsidR="008568EC" w:rsidDel="005372F6">
          <w:rPr>
            <w:rStyle w:val="Collegamentoipertestuale"/>
            <w:rFonts w:ascii="Times New Roman" w:eastAsia="Times New Roman" w:hAnsi="Times New Roman" w:cs="Times New Roman"/>
            <w:smallCaps w:val="0"/>
            <w:noProof/>
            <w:lang w:val="en-GB"/>
          </w:rPr>
          <w:delText xml:space="preserve"> </w:delText>
        </w:r>
        <w:r w:rsidR="004F7A80" w:rsidRPr="004F7A80" w:rsidDel="005372F6">
          <w:rPr>
            <w:rStyle w:val="Collegamentoipertestuale"/>
            <w:rFonts w:ascii="Times New Roman" w:eastAsia="Times New Roman" w:hAnsi="Times New Roman" w:cs="Times New Roman"/>
            <w:smallCaps w:val="0"/>
            <w:noProof/>
            <w:lang w:val="en-GB"/>
          </w:rPr>
          <w:delText>In the top pane, the expected value is represented by the dashed line (and the highest point of the distribution).</w:delText>
        </w:r>
        <w:r w:rsidR="008568EC" w:rsidDel="005372F6">
          <w:rPr>
            <w:rStyle w:val="Collegamentoipertestuale"/>
            <w:rFonts w:ascii="Times New Roman" w:eastAsia="Times New Roman" w:hAnsi="Times New Roman" w:cs="Times New Roman"/>
            <w:smallCaps w:val="0"/>
            <w:noProof/>
            <w:lang w:val="en-GB"/>
          </w:rPr>
          <w:delText xml:space="preserve"> </w:delText>
        </w:r>
        <w:r w:rsidR="004F7A80" w:rsidRPr="004F7A80" w:rsidDel="005372F6">
          <w:rPr>
            <w:rStyle w:val="Collegamentoipertestuale"/>
            <w:rFonts w:ascii="Times New Roman" w:eastAsia="Times New Roman" w:hAnsi="Times New Roman" w:cs="Times New Roman"/>
            <w:smallCaps w:val="0"/>
            <w:noProof/>
            <w:lang w:val="en-GB"/>
          </w:rPr>
          <w:delText>In the bottom pane, the dashed line represents the value after balancing.</w:delText>
        </w:r>
      </w:del>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_Toc430872503 \h </w:instrText>
      </w:r>
      <w:r w:rsidRPr="004F7A80">
        <w:rPr>
          <w:rFonts w:cs="Times New Roman"/>
          <w:noProof/>
          <w:webHidden/>
        </w:rPr>
      </w:r>
      <w:r w:rsidRPr="004F7A80">
        <w:rPr>
          <w:rFonts w:cs="Times New Roman"/>
          <w:noProof/>
          <w:webHidden/>
        </w:rPr>
        <w:fldChar w:fldCharType="separate"/>
      </w:r>
      <w:r w:rsidR="00311179">
        <w:rPr>
          <w:rFonts w:cs="Times New Roman"/>
          <w:noProof/>
          <w:webHidden/>
        </w:rPr>
        <w:t>39</w:t>
      </w:r>
      <w:r w:rsidRPr="004F7A80">
        <w:rPr>
          <w:rFonts w:cs="Times New Roman"/>
          <w:noProof/>
          <w:webHidden/>
        </w:rPr>
        <w:fldChar w:fldCharType="end"/>
      </w:r>
      <w:r w:rsidR="000F35E3">
        <w:rPr>
          <w:rFonts w:cs="Times New Roman"/>
          <w:noProof/>
        </w:rPr>
        <w:fldChar w:fldCharType="end"/>
      </w:r>
    </w:p>
    <w:p w14:paraId="5DFFC39B" w14:textId="77777777"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"_Toc430872504" </w:instrText>
      </w:r>
      <w:r>
        <w:fldChar w:fldCharType="separate"/>
      </w:r>
      <w:r w:rsidR="004F7A80" w:rsidRPr="004F7A80">
        <w:rPr>
          <w:rStyle w:val="Collegamentoipertestuale"/>
          <w:rFonts w:ascii="Times New Roman" w:hAnsi="Times New Roman" w:cs="Times New Roman"/>
          <w:smallCaps w:val="0"/>
          <w:noProof/>
          <w:lang w:val="en-GB"/>
        </w:rPr>
        <w:t>Figure 2: Standardization of wheat</w:t>
      </w:r>
      <w:del w:id="461" w:author="Jane Shaw" w:date="2015-11-07T13:23:00Z">
        <w:r w:rsidR="004F7A80" w:rsidRPr="004F7A80" w:rsidDel="00A81CE9">
          <w:rPr>
            <w:rStyle w:val="Collegamentoipertestuale"/>
            <w:rFonts w:ascii="Times New Roman" w:hAnsi="Times New Roman" w:cs="Times New Roman"/>
            <w:smallCaps w:val="0"/>
            <w:noProof/>
            <w:lang w:val="en-GB"/>
          </w:rPr>
          <w:delText>,</w:delText>
        </w:r>
      </w:del>
      <w:r w:rsidR="004F7A80" w:rsidRPr="004F7A80">
        <w:rPr>
          <w:rStyle w:val="Collegamentoipertestuale"/>
          <w:rFonts w:ascii="Times New Roman" w:hAnsi="Times New Roman" w:cs="Times New Roman"/>
          <w:smallCaps w:val="0"/>
          <w:noProof/>
          <w:lang w:val="en-GB"/>
        </w:rPr>
        <w:t xml:space="preserve"> processing flows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_Toc430872504 \h </w:instrText>
      </w:r>
      <w:r w:rsidR="003D789C" w:rsidRPr="004F7A80">
        <w:rPr>
          <w:rFonts w:cs="Times New Roman"/>
          <w:noProof/>
          <w:webHidden/>
        </w:rPr>
      </w:r>
      <w:r w:rsidR="003D789C" w:rsidRPr="004F7A80">
        <w:rPr>
          <w:rFonts w:cs="Times New Roman"/>
          <w:noProof/>
          <w:webHidden/>
        </w:rPr>
        <w:fldChar w:fldCharType="separate"/>
      </w:r>
      <w:ins w:id="462" w:author="Jane Shaw" w:date="2015-11-01T20:53:00Z">
        <w:r w:rsidR="00311179">
          <w:rPr>
            <w:rFonts w:cs="Times New Roman"/>
            <w:noProof/>
            <w:webHidden/>
          </w:rPr>
          <w:t>44</w:t>
        </w:r>
      </w:ins>
      <w:del w:id="463" w:author="Jane Shaw" w:date="2015-11-01T20:44:00Z">
        <w:r w:rsidR="00E24798" w:rsidDel="00311179">
          <w:rPr>
            <w:rFonts w:cs="Times New Roman"/>
            <w:noProof/>
            <w:webHidden/>
          </w:rPr>
          <w:delText>45</w:delText>
        </w:r>
      </w:del>
      <w:r w:rsidR="003D789C" w:rsidRPr="004F7A80">
        <w:rPr>
          <w:rFonts w:cs="Times New Roman"/>
          <w:noProof/>
          <w:webHidden/>
        </w:rPr>
        <w:fldChar w:fldCharType="end"/>
      </w:r>
      <w:r>
        <w:rPr>
          <w:rFonts w:cs="Times New Roman"/>
          <w:noProof/>
        </w:rPr>
        <w:fldChar w:fldCharType="end"/>
      </w:r>
    </w:p>
    <w:p w14:paraId="3800066C" w14:textId="77777777"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"_Toc430872505" </w:instrText>
      </w:r>
      <w:r>
        <w:fldChar w:fldCharType="separate"/>
      </w:r>
      <w:r w:rsidR="004F7A80" w:rsidRPr="004F7A80">
        <w:rPr>
          <w:rStyle w:val="Collegamentoipertestuale"/>
          <w:rFonts w:ascii="Times New Roman" w:hAnsi="Times New Roman" w:cs="Times New Roman"/>
          <w:smallCaps w:val="0"/>
          <w:noProof/>
          <w:lang w:val="en-GB"/>
        </w:rPr>
        <w:t>Figure 3: Standardization and negative utilization</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_Toc430872505 \h </w:instrText>
      </w:r>
      <w:r w:rsidR="003D789C" w:rsidRPr="004F7A80">
        <w:rPr>
          <w:rFonts w:cs="Times New Roman"/>
          <w:noProof/>
          <w:webHidden/>
        </w:rPr>
      </w:r>
      <w:r w:rsidR="003D789C" w:rsidRPr="004F7A80">
        <w:rPr>
          <w:rFonts w:cs="Times New Roman"/>
          <w:noProof/>
          <w:webHidden/>
        </w:rPr>
        <w:fldChar w:fldCharType="separate"/>
      </w:r>
      <w:ins w:id="464" w:author="Jane Shaw" w:date="2015-11-01T20:53:00Z">
        <w:r w:rsidR="00311179">
          <w:rPr>
            <w:rFonts w:cs="Times New Roman"/>
            <w:noProof/>
            <w:webHidden/>
          </w:rPr>
          <w:t>44</w:t>
        </w:r>
      </w:ins>
      <w:del w:id="465" w:author="Jane Shaw" w:date="2015-11-01T20:44:00Z">
        <w:r w:rsidR="00E24798" w:rsidDel="00311179">
          <w:rPr>
            <w:rFonts w:cs="Times New Roman"/>
            <w:noProof/>
            <w:webHidden/>
          </w:rPr>
          <w:delText>46</w:delText>
        </w:r>
      </w:del>
      <w:r w:rsidR="003D789C" w:rsidRPr="004F7A80">
        <w:rPr>
          <w:rFonts w:cs="Times New Roman"/>
          <w:noProof/>
          <w:webHidden/>
        </w:rPr>
        <w:fldChar w:fldCharType="end"/>
      </w:r>
      <w:r>
        <w:rPr>
          <w:rFonts w:cs="Times New Roman"/>
          <w:noProof/>
        </w:rPr>
        <w:fldChar w:fldCharType="end"/>
      </w:r>
    </w:p>
    <w:p w14:paraId="74033366" w14:textId="77777777"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"_Toc430872506" </w:instrText>
      </w:r>
      <w:r>
        <w:fldChar w:fldCharType="separate"/>
      </w:r>
      <w:r w:rsidR="004F7A80" w:rsidRPr="004F7A80">
        <w:rPr>
          <w:rStyle w:val="Collegamentoipertestuale"/>
          <w:rFonts w:ascii="Times New Roman" w:hAnsi="Times New Roman" w:cs="Times New Roman"/>
          <w:smallCaps w:val="0"/>
          <w:noProof/>
        </w:rPr>
        <w:t>Figure 4: Trade processing</w:t>
      </w:r>
      <w:del w:id="466" w:author="Jane Shaw" w:date="2015-11-07T13:23:00Z">
        <w:r w:rsidR="004F7A80" w:rsidRPr="004F7A80" w:rsidDel="00A81CE9">
          <w:rPr>
            <w:rStyle w:val="Collegamentoipertestuale"/>
            <w:rFonts w:ascii="Times New Roman" w:hAnsi="Times New Roman" w:cs="Times New Roman"/>
            <w:smallCaps w:val="0"/>
            <w:noProof/>
          </w:rPr>
          <w:delText>,</w:delText>
        </w:r>
      </w:del>
      <w:r w:rsidR="004F7A80" w:rsidRPr="004F7A80">
        <w:rPr>
          <w:rStyle w:val="Collegamentoipertestuale"/>
          <w:rFonts w:ascii="Times New Roman" w:hAnsi="Times New Roman" w:cs="Times New Roman"/>
          <w:smallCaps w:val="0"/>
          <w:noProof/>
        </w:rPr>
        <w:t xml:space="preserve"> work flows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_Toc430872506 \h </w:instrText>
      </w:r>
      <w:r w:rsidR="003D789C" w:rsidRPr="004F7A80">
        <w:rPr>
          <w:rFonts w:cs="Times New Roman"/>
          <w:noProof/>
          <w:webHidden/>
        </w:rPr>
      </w:r>
      <w:r w:rsidR="003D789C" w:rsidRPr="004F7A80">
        <w:rPr>
          <w:rFonts w:cs="Times New Roman"/>
          <w:noProof/>
          <w:webHidden/>
        </w:rPr>
        <w:fldChar w:fldCharType="separate"/>
      </w:r>
      <w:ins w:id="467" w:author="Jane Shaw" w:date="2015-11-01T20:53:00Z">
        <w:r w:rsidR="00311179">
          <w:rPr>
            <w:rFonts w:cs="Times New Roman"/>
            <w:noProof/>
            <w:webHidden/>
          </w:rPr>
          <w:t>51</w:t>
        </w:r>
      </w:ins>
      <w:del w:id="468" w:author="Jane Shaw" w:date="2015-11-01T20:44:00Z">
        <w:r w:rsidR="00E24798" w:rsidDel="00311179">
          <w:rPr>
            <w:rFonts w:cs="Times New Roman"/>
            <w:noProof/>
            <w:webHidden/>
          </w:rPr>
          <w:delText>53</w:delText>
        </w:r>
      </w:del>
      <w:r w:rsidR="003D789C" w:rsidRPr="004F7A80">
        <w:rPr>
          <w:rFonts w:cs="Times New Roman"/>
          <w:noProof/>
          <w:webHidden/>
        </w:rPr>
        <w:fldChar w:fldCharType="end"/>
      </w:r>
      <w:r>
        <w:rPr>
          <w:rFonts w:cs="Times New Roman"/>
          <w:noProof/>
        </w:rPr>
        <w:fldChar w:fldCharType="end"/>
      </w:r>
    </w:p>
    <w:p w14:paraId="39D7CBE9" w14:textId="6101B521"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"_Toc430872507" </w:instrText>
      </w:r>
      <w:r>
        <w:fldChar w:fldCharType="separate"/>
      </w:r>
      <w:r w:rsidR="004F7A80" w:rsidRPr="004F7A80">
        <w:rPr>
          <w:rStyle w:val="Collegamentoipertestuale"/>
          <w:rFonts w:ascii="Times New Roman" w:hAnsi="Times New Roman" w:cs="Times New Roman"/>
          <w:smallCaps w:val="0"/>
          <w:noProof/>
          <w:lang w:val="en-GB"/>
        </w:rPr>
        <w:t xml:space="preserve">Figure 5: Calculation of unit values based on </w:t>
      </w:r>
      <w:ins w:id="469" w:author="Jane Shaw" w:date="2015-11-07T13:23:00Z">
        <w:r w:rsidR="00A81CE9">
          <w:rPr>
            <w:rStyle w:val="Collegamentoipertestuale"/>
            <w:rFonts w:ascii="Times New Roman" w:hAnsi="Times New Roman" w:cs="Times New Roman"/>
            <w:smallCaps w:val="0"/>
            <w:noProof/>
            <w:lang w:val="en-GB"/>
          </w:rPr>
          <w:t xml:space="preserve">information from </w:t>
        </w:r>
      </w:ins>
      <w:r w:rsidR="004F7A80" w:rsidRPr="004F7A80">
        <w:rPr>
          <w:rStyle w:val="Collegamentoipertestuale"/>
          <w:rFonts w:ascii="Times New Roman" w:hAnsi="Times New Roman" w:cs="Times New Roman"/>
          <w:smallCaps w:val="0"/>
          <w:noProof/>
          <w:lang w:val="en-GB"/>
        </w:rPr>
        <w:t>trading partners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_Toc430872507 \h </w:instrText>
      </w:r>
      <w:r w:rsidR="003D789C" w:rsidRPr="004F7A80">
        <w:rPr>
          <w:rFonts w:cs="Times New Roman"/>
          <w:noProof/>
          <w:webHidden/>
        </w:rPr>
      </w:r>
      <w:r w:rsidR="003D789C" w:rsidRPr="004F7A80">
        <w:rPr>
          <w:rFonts w:cs="Times New Roman"/>
          <w:noProof/>
          <w:webHidden/>
        </w:rPr>
        <w:fldChar w:fldCharType="separate"/>
      </w:r>
      <w:ins w:id="470" w:author="Jane Shaw" w:date="2015-11-01T20:53:00Z">
        <w:r w:rsidR="00311179">
          <w:rPr>
            <w:rFonts w:cs="Times New Roman"/>
            <w:noProof/>
            <w:webHidden/>
          </w:rPr>
          <w:t>53</w:t>
        </w:r>
      </w:ins>
      <w:del w:id="471" w:author="Jane Shaw" w:date="2015-11-01T20:44:00Z">
        <w:r w:rsidR="00E24798" w:rsidDel="00311179">
          <w:rPr>
            <w:rFonts w:cs="Times New Roman"/>
            <w:noProof/>
            <w:webHidden/>
          </w:rPr>
          <w:delText>55</w:delText>
        </w:r>
      </w:del>
      <w:r w:rsidR="003D789C" w:rsidRPr="004F7A80">
        <w:rPr>
          <w:rFonts w:cs="Times New Roman"/>
          <w:noProof/>
          <w:webHidden/>
        </w:rPr>
        <w:fldChar w:fldCharType="end"/>
      </w:r>
      <w:r>
        <w:rPr>
          <w:rFonts w:cs="Times New Roman"/>
          <w:noProof/>
        </w:rPr>
        <w:fldChar w:fldCharType="end"/>
      </w:r>
    </w:p>
    <w:p w14:paraId="26B68D3A" w14:textId="77777777"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"file:///C:\\Users\\ramaschiello\\Documents\\00_2015%20telework\\orange%20book\\master_v3_VG_VR.docx" \l "_Toc430872508" </w:instrText>
      </w:r>
      <w:r>
        <w:fldChar w:fldCharType="separate"/>
      </w:r>
      <w:r w:rsidR="004F7A80" w:rsidRPr="004F7A80">
        <w:rPr>
          <w:rStyle w:val="Collegamentoipertestuale"/>
          <w:rFonts w:ascii="Times New Roman" w:hAnsi="Times New Roman" w:cs="Times New Roman"/>
          <w:smallCaps w:val="0"/>
          <w:noProof/>
        </w:rPr>
        <w:t>Figure 6: Reliability index calculation</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_Toc430872508 \h </w:instrText>
      </w:r>
      <w:r w:rsidR="003D789C" w:rsidRPr="004F7A80">
        <w:rPr>
          <w:rFonts w:cs="Times New Roman"/>
          <w:noProof/>
          <w:webHidden/>
        </w:rPr>
      </w:r>
      <w:r w:rsidR="003D789C" w:rsidRPr="004F7A80">
        <w:rPr>
          <w:rFonts w:cs="Times New Roman"/>
          <w:noProof/>
          <w:webHidden/>
        </w:rPr>
        <w:fldChar w:fldCharType="separate"/>
      </w:r>
      <w:ins w:id="472" w:author="Jane Shaw" w:date="2015-11-01T20:53:00Z">
        <w:r w:rsidR="00311179">
          <w:rPr>
            <w:rFonts w:cs="Times New Roman"/>
            <w:noProof/>
            <w:webHidden/>
          </w:rPr>
          <w:t>54</w:t>
        </w:r>
      </w:ins>
      <w:del w:id="473" w:author="Jane Shaw" w:date="2015-11-01T20:44:00Z">
        <w:r w:rsidR="00E24798" w:rsidDel="00311179">
          <w:rPr>
            <w:rFonts w:cs="Times New Roman"/>
            <w:noProof/>
            <w:webHidden/>
          </w:rPr>
          <w:delText>57</w:delText>
        </w:r>
      </w:del>
      <w:r w:rsidR="003D789C" w:rsidRPr="004F7A80">
        <w:rPr>
          <w:rFonts w:cs="Times New Roman"/>
          <w:noProof/>
          <w:webHidden/>
        </w:rPr>
        <w:fldChar w:fldCharType="end"/>
      </w:r>
      <w:r>
        <w:rPr>
          <w:rFonts w:cs="Times New Roman"/>
          <w:noProof/>
        </w:rPr>
        <w:fldChar w:fldCharType="end"/>
      </w:r>
    </w:p>
    <w:p w14:paraId="4454ACE8" w14:textId="20D4C311" w:rsidR="004F7A80" w:rsidRPr="004F7A80" w:rsidDel="005372F6" w:rsidRDefault="000F35E3">
      <w:pPr>
        <w:pStyle w:val="Indicedellefigure"/>
        <w:tabs>
          <w:tab w:val="right" w:leader="dot" w:pos="9016"/>
        </w:tabs>
        <w:rPr>
          <w:del w:id="474" w:author="Jane Shaw" w:date="2015-11-01T20:27:00Z"/>
          <w:rFonts w:cs="Times New Roman"/>
          <w:noProof/>
          <w:lang w:eastAsia="en-US"/>
        </w:rPr>
      </w:pPr>
      <w:del w:id="475" w:author="Jane Shaw" w:date="2015-11-01T20:27:00Z">
        <w:r w:rsidDel="005372F6">
          <w:fldChar w:fldCharType="begin"/>
        </w:r>
        <w:r w:rsidDel="005372F6">
          <w:delInstrText xml:space="preserve"> HYPERLINK "file:///C:\\Users\\ramaschiello\\Documents\\00_2015%20telework\\orange%20book\\master_v3_VG_VR.docx" \l "_Toc430872509" </w:delInstrText>
        </w:r>
        <w:r w:rsidDel="005372F6">
          <w:fldChar w:fldCharType="separate"/>
        </w:r>
        <w:r w:rsidR="004F7A80" w:rsidRPr="004F7A80" w:rsidDel="005372F6">
          <w:rPr>
            <w:rStyle w:val="Collegamentoipertestuale"/>
            <w:rFonts w:ascii="Times New Roman" w:hAnsi="Times New Roman" w:cs="Times New Roman"/>
            <w:smallCaps w:val="0"/>
            <w:noProof/>
          </w:rPr>
          <w:delText>Figure 7: Reliability index calculation over two iterationsfigure 8: Reliability index calculation</w:delText>
        </w:r>
        <w:r w:rsidR="004F7A80" w:rsidRPr="004F7A80" w:rsidDel="005372F6">
          <w:rPr>
            <w:rFonts w:cs="Times New Roman"/>
            <w:noProof/>
            <w:webHidden/>
          </w:rPr>
          <w:tab/>
        </w:r>
        <w:r w:rsidR="003D789C" w:rsidRPr="004F7A80" w:rsidDel="005372F6">
          <w:rPr>
            <w:rFonts w:cs="Times New Roman"/>
            <w:noProof/>
            <w:webHidden/>
          </w:rPr>
          <w:fldChar w:fldCharType="begin"/>
        </w:r>
        <w:r w:rsidR="004F7A80" w:rsidRPr="004F7A80" w:rsidDel="005372F6">
          <w:rPr>
            <w:rFonts w:cs="Times New Roman"/>
            <w:noProof/>
            <w:webHidden/>
          </w:rPr>
          <w:delInstrText xml:space="preserve"> PAGEREF _Toc430872509 \h </w:delInstrText>
        </w:r>
        <w:r w:rsidR="003D789C" w:rsidRPr="004F7A80" w:rsidDel="005372F6">
          <w:rPr>
            <w:rFonts w:cs="Times New Roman"/>
            <w:noProof/>
            <w:webHidden/>
          </w:rPr>
        </w:r>
        <w:r w:rsidR="003D789C" w:rsidRPr="004F7A80" w:rsidDel="005372F6">
          <w:rPr>
            <w:rFonts w:cs="Times New Roman"/>
            <w:noProof/>
            <w:webHidden/>
          </w:rPr>
          <w:fldChar w:fldCharType="separate"/>
        </w:r>
      </w:del>
      <w:ins w:id="476" w:author="Jane Shaw" w:date="2015-11-01T20:53:00Z">
        <w:r w:rsidR="00311179">
          <w:rPr>
            <w:rFonts w:cs="Times New Roman"/>
            <w:noProof/>
            <w:webHidden/>
          </w:rPr>
          <w:t>54</w:t>
        </w:r>
      </w:ins>
      <w:del w:id="477" w:author="Jane Shaw" w:date="2015-11-01T20:27:00Z">
        <w:r w:rsidR="00E24798" w:rsidDel="005372F6">
          <w:rPr>
            <w:rFonts w:cs="Times New Roman"/>
            <w:noProof/>
            <w:webHidden/>
          </w:rPr>
          <w:delText>57</w:delText>
        </w:r>
        <w:r w:rsidR="003D789C" w:rsidRPr="004F7A80" w:rsidDel="005372F6">
          <w:rPr>
            <w:rFonts w:cs="Times New Roman"/>
            <w:noProof/>
            <w:webHidden/>
          </w:rPr>
          <w:fldChar w:fldCharType="end"/>
        </w:r>
        <w:r w:rsidDel="005372F6">
          <w:rPr>
            <w:rFonts w:cs="Times New Roman"/>
            <w:noProof/>
          </w:rPr>
          <w:fldChar w:fldCharType="end"/>
        </w:r>
      </w:del>
    </w:p>
    <w:p w14:paraId="7F7A1B04" w14:textId="565193DC"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"_Toc430872510"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478" w:author="Jane Shaw" w:date="2015-11-01T20:27:00Z">
        <w:r w:rsidR="005372F6">
          <w:rPr>
            <w:rStyle w:val="Collegamentoipertestuale"/>
            <w:rFonts w:ascii="Times New Roman" w:eastAsia="Times New Roman" w:hAnsi="Times New Roman" w:cs="Times New Roman"/>
            <w:smallCaps w:val="0"/>
            <w:noProof/>
            <w:lang w:val="en-GB"/>
          </w:rPr>
          <w:t>7</w:t>
        </w:r>
      </w:ins>
      <w:del w:id="479"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9</w:delText>
        </w:r>
      </w:del>
      <w:r w:rsidR="004F7A80" w:rsidRPr="004F7A80">
        <w:rPr>
          <w:rStyle w:val="Collegamentoipertestuale"/>
          <w:rFonts w:ascii="Times New Roman" w:eastAsia="Times New Roman" w:hAnsi="Times New Roman" w:cs="Times New Roman"/>
          <w:smallCaps w:val="0"/>
          <w:noProof/>
          <w:lang w:val="en-GB"/>
        </w:rPr>
        <w:t>: Bounded uniform distribution with a zero mean</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_Toc430872510 \h </w:instrText>
      </w:r>
      <w:r w:rsidR="003D789C" w:rsidRPr="004F7A80">
        <w:rPr>
          <w:rFonts w:cs="Times New Roman"/>
          <w:noProof/>
          <w:webHidden/>
        </w:rPr>
      </w:r>
      <w:r w:rsidR="003D789C" w:rsidRPr="004F7A80">
        <w:rPr>
          <w:rFonts w:cs="Times New Roman"/>
          <w:noProof/>
          <w:webHidden/>
        </w:rPr>
        <w:fldChar w:fldCharType="separate"/>
      </w:r>
      <w:ins w:id="480" w:author="Jane Shaw" w:date="2015-11-01T20:53:00Z">
        <w:r w:rsidR="00311179">
          <w:rPr>
            <w:rFonts w:cs="Times New Roman"/>
            <w:noProof/>
            <w:webHidden/>
          </w:rPr>
          <w:t>56</w:t>
        </w:r>
      </w:ins>
      <w:del w:id="481" w:author="Jane Shaw" w:date="2015-11-01T20:44:00Z">
        <w:r w:rsidR="00E24798" w:rsidDel="00311179">
          <w:rPr>
            <w:rFonts w:cs="Times New Roman"/>
            <w:noProof/>
            <w:webHidden/>
          </w:rPr>
          <w:delText>59</w:delText>
        </w:r>
      </w:del>
      <w:r w:rsidR="003D789C" w:rsidRPr="004F7A80">
        <w:rPr>
          <w:rFonts w:cs="Times New Roman"/>
          <w:noProof/>
          <w:webHidden/>
        </w:rPr>
        <w:fldChar w:fldCharType="end"/>
      </w:r>
      <w:r>
        <w:rPr>
          <w:rFonts w:cs="Times New Roman"/>
          <w:noProof/>
        </w:rPr>
        <w:fldChar w:fldCharType="end"/>
      </w:r>
    </w:p>
    <w:p w14:paraId="0A6B6763" w14:textId="50D89B74"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"_Toc430872511"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482" w:author="Jane Shaw" w:date="2015-11-01T20:27:00Z">
        <w:r w:rsidR="005372F6">
          <w:rPr>
            <w:rStyle w:val="Collegamentoipertestuale"/>
            <w:rFonts w:ascii="Times New Roman" w:eastAsia="Times New Roman" w:hAnsi="Times New Roman" w:cs="Times New Roman"/>
            <w:smallCaps w:val="0"/>
            <w:noProof/>
            <w:lang w:val="en-GB"/>
          </w:rPr>
          <w:t>8</w:t>
        </w:r>
      </w:ins>
      <w:del w:id="483"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10</w:delText>
        </w:r>
      </w:del>
      <w:r w:rsidR="004F7A80" w:rsidRPr="004F7A80">
        <w:rPr>
          <w:rStyle w:val="Collegamentoipertestuale"/>
          <w:rFonts w:ascii="Times New Roman" w:eastAsia="Times New Roman" w:hAnsi="Times New Roman" w:cs="Times New Roman"/>
          <w:smallCaps w:val="0"/>
          <w:noProof/>
          <w:lang w:val="en-GB"/>
        </w:rPr>
        <w:t>: Distribution of year-to-year changes in U</w:t>
      </w:r>
      <w:ins w:id="484" w:author="Jane Shaw" w:date="2015-11-07T13:23:00Z">
        <w:r w:rsidR="00A81CE9">
          <w:rPr>
            <w:rStyle w:val="Collegamentoipertestuale"/>
            <w:rFonts w:ascii="Times New Roman" w:eastAsia="Times New Roman" w:hAnsi="Times New Roman" w:cs="Times New Roman"/>
            <w:smallCaps w:val="0"/>
            <w:noProof/>
            <w:lang w:val="en-GB"/>
          </w:rPr>
          <w:t xml:space="preserve">nited </w:t>
        </w:r>
      </w:ins>
      <w:r w:rsidR="004F7A80" w:rsidRPr="004F7A80">
        <w:rPr>
          <w:rStyle w:val="Collegamentoipertestuale"/>
          <w:rFonts w:ascii="Times New Roman" w:eastAsia="Times New Roman" w:hAnsi="Times New Roman" w:cs="Times New Roman"/>
          <w:smallCaps w:val="0"/>
          <w:noProof/>
          <w:lang w:val="en-GB"/>
        </w:rPr>
        <w:t>S</w:t>
      </w:r>
      <w:ins w:id="485" w:author="Jane Shaw" w:date="2015-11-07T13:23:00Z">
        <w:r w:rsidR="00A81CE9">
          <w:rPr>
            <w:rStyle w:val="Collegamentoipertestuale"/>
            <w:rFonts w:ascii="Times New Roman" w:eastAsia="Times New Roman" w:hAnsi="Times New Roman" w:cs="Times New Roman"/>
            <w:smallCaps w:val="0"/>
            <w:noProof/>
            <w:lang w:val="en-GB"/>
          </w:rPr>
          <w:t>tates</w:t>
        </w:r>
      </w:ins>
      <w:r w:rsidR="004F7A80" w:rsidRPr="004F7A80">
        <w:rPr>
          <w:rStyle w:val="Collegamentoipertestuale"/>
          <w:rFonts w:ascii="Times New Roman" w:eastAsia="Times New Roman" w:hAnsi="Times New Roman" w:cs="Times New Roman"/>
          <w:smallCaps w:val="0"/>
          <w:noProof/>
          <w:lang w:val="en-GB"/>
        </w:rPr>
        <w:t xml:space="preserve"> wheat stocks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_Toc430872511 \h </w:instrText>
      </w:r>
      <w:r w:rsidR="003D789C" w:rsidRPr="004F7A80">
        <w:rPr>
          <w:rFonts w:cs="Times New Roman"/>
          <w:noProof/>
          <w:webHidden/>
        </w:rPr>
      </w:r>
      <w:r w:rsidR="003D789C" w:rsidRPr="004F7A80">
        <w:rPr>
          <w:rFonts w:cs="Times New Roman"/>
          <w:noProof/>
          <w:webHidden/>
        </w:rPr>
        <w:fldChar w:fldCharType="separate"/>
      </w:r>
      <w:ins w:id="486" w:author="Jane Shaw" w:date="2015-11-01T20:53:00Z">
        <w:r w:rsidR="00311179">
          <w:rPr>
            <w:rFonts w:cs="Times New Roman"/>
            <w:noProof/>
            <w:webHidden/>
          </w:rPr>
          <w:t>56</w:t>
        </w:r>
      </w:ins>
      <w:del w:id="487" w:author="Jane Shaw" w:date="2015-11-01T20:44:00Z">
        <w:r w:rsidR="00E24798" w:rsidDel="00311179">
          <w:rPr>
            <w:rFonts w:cs="Times New Roman"/>
            <w:noProof/>
            <w:webHidden/>
          </w:rPr>
          <w:delText>60</w:delText>
        </w:r>
      </w:del>
      <w:r w:rsidR="003D789C" w:rsidRPr="004F7A80">
        <w:rPr>
          <w:rFonts w:cs="Times New Roman"/>
          <w:noProof/>
          <w:webHidden/>
        </w:rPr>
        <w:fldChar w:fldCharType="end"/>
      </w:r>
      <w:r>
        <w:rPr>
          <w:rFonts w:cs="Times New Roman"/>
          <w:noProof/>
        </w:rPr>
        <w:fldChar w:fldCharType="end"/>
      </w:r>
    </w:p>
    <w:p w14:paraId="5569E90D" w14:textId="0C1E86E3"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"_Toc430872512"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488" w:author="Jane Shaw" w:date="2015-11-01T20:27:00Z">
        <w:r w:rsidR="005372F6">
          <w:rPr>
            <w:rStyle w:val="Collegamentoipertestuale"/>
            <w:rFonts w:ascii="Times New Roman" w:eastAsia="Times New Roman" w:hAnsi="Times New Roman" w:cs="Times New Roman"/>
            <w:smallCaps w:val="0"/>
            <w:noProof/>
            <w:lang w:val="en-GB"/>
          </w:rPr>
          <w:t>9</w:t>
        </w:r>
      </w:ins>
      <w:del w:id="489"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11</w:delText>
        </w:r>
      </w:del>
      <w:r w:rsidR="004F7A80" w:rsidRPr="004F7A80">
        <w:rPr>
          <w:rStyle w:val="Collegamentoipertestuale"/>
          <w:rFonts w:ascii="Times New Roman" w:eastAsia="Times New Roman" w:hAnsi="Times New Roman" w:cs="Times New Roman"/>
          <w:smallCaps w:val="0"/>
          <w:noProof/>
          <w:lang w:val="en-GB"/>
        </w:rPr>
        <w:t>: Stock changes in t in relation to cumulative past stock changes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_Toc430872512 \h </w:instrText>
      </w:r>
      <w:r w:rsidR="003D789C" w:rsidRPr="004F7A80">
        <w:rPr>
          <w:rFonts w:cs="Times New Roman"/>
          <w:noProof/>
          <w:webHidden/>
        </w:rPr>
      </w:r>
      <w:r w:rsidR="003D789C" w:rsidRPr="004F7A80">
        <w:rPr>
          <w:rFonts w:cs="Times New Roman"/>
          <w:noProof/>
          <w:webHidden/>
        </w:rPr>
        <w:fldChar w:fldCharType="separate"/>
      </w:r>
      <w:ins w:id="490" w:author="Jane Shaw" w:date="2015-11-01T20:53:00Z">
        <w:r w:rsidR="00311179">
          <w:rPr>
            <w:rFonts w:cs="Times New Roman"/>
            <w:noProof/>
            <w:webHidden/>
          </w:rPr>
          <w:t>57</w:t>
        </w:r>
      </w:ins>
      <w:del w:id="491" w:author="Jane Shaw" w:date="2015-11-01T20:44:00Z">
        <w:r w:rsidR="00E24798" w:rsidDel="00311179">
          <w:rPr>
            <w:rFonts w:cs="Times New Roman"/>
            <w:noProof/>
            <w:webHidden/>
          </w:rPr>
          <w:delText>62</w:delText>
        </w:r>
      </w:del>
      <w:r w:rsidR="003D789C" w:rsidRPr="004F7A80">
        <w:rPr>
          <w:rFonts w:cs="Times New Roman"/>
          <w:noProof/>
          <w:webHidden/>
        </w:rPr>
        <w:fldChar w:fldCharType="end"/>
      </w:r>
      <w:r>
        <w:rPr>
          <w:rFonts w:cs="Times New Roman"/>
          <w:noProof/>
        </w:rPr>
        <w:fldChar w:fldCharType="end"/>
      </w:r>
    </w:p>
    <w:p w14:paraId="5B1E7861" w14:textId="3EF5286D"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"_Toc430872513"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492" w:author="Jane Shaw" w:date="2015-11-01T20:27:00Z">
        <w:r w:rsidR="005372F6">
          <w:rPr>
            <w:rStyle w:val="Collegamentoipertestuale"/>
            <w:rFonts w:ascii="Times New Roman" w:eastAsia="Times New Roman" w:hAnsi="Times New Roman" w:cs="Times New Roman"/>
            <w:smallCaps w:val="0"/>
            <w:noProof/>
            <w:lang w:val="en-GB"/>
          </w:rPr>
          <w:t>10</w:t>
        </w:r>
      </w:ins>
      <w:del w:id="493"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12</w:delText>
        </w:r>
      </w:del>
      <w:r w:rsidR="004F7A80" w:rsidRPr="004F7A80">
        <w:rPr>
          <w:rStyle w:val="Collegamentoipertestuale"/>
          <w:rFonts w:ascii="Times New Roman" w:eastAsia="Times New Roman" w:hAnsi="Times New Roman" w:cs="Times New Roman"/>
          <w:smallCaps w:val="0"/>
          <w:noProof/>
          <w:lang w:val="en-GB"/>
        </w:rPr>
        <w:t>: Testing for normality</w:t>
      </w:r>
      <w:del w:id="494" w:author="Jane Shaw" w:date="2015-11-07T13:23:00Z">
        <w:r w:rsidR="004F7A80" w:rsidRPr="004F7A80" w:rsidDel="00A81CE9">
          <w:rPr>
            <w:rStyle w:val="Collegamentoipertestuale"/>
            <w:rFonts w:ascii="Times New Roman" w:eastAsia="Times New Roman" w:hAnsi="Times New Roman" w:cs="Times New Roman"/>
            <w:smallCaps w:val="0"/>
            <w:noProof/>
            <w:lang w:val="en-GB"/>
          </w:rPr>
          <w:delText>,</w:delText>
        </w:r>
      </w:del>
      <w:ins w:id="495" w:author="Jane Shaw" w:date="2015-11-07T13:23:00Z">
        <w:r w:rsidR="00A81CE9">
          <w:rPr>
            <w:rStyle w:val="Collegamentoipertestuale"/>
            <w:rFonts w:ascii="Times New Roman" w:eastAsia="Times New Roman" w:hAnsi="Times New Roman" w:cs="Times New Roman"/>
            <w:smallCaps w:val="0"/>
            <w:noProof/>
            <w:lang w:val="en-GB"/>
          </w:rPr>
          <w:t xml:space="preserve"> in United States </w:t>
        </w:r>
      </w:ins>
      <w:del w:id="496" w:author="Jane Shaw" w:date="2015-11-07T13:23:00Z">
        <w:r w:rsidR="004F7A80" w:rsidRPr="004F7A80" w:rsidDel="00A81CE9">
          <w:rPr>
            <w:rStyle w:val="Collegamentoipertestuale"/>
            <w:rFonts w:ascii="Times New Roman" w:eastAsia="Times New Roman" w:hAnsi="Times New Roman" w:cs="Times New Roman"/>
            <w:smallCaps w:val="0"/>
            <w:noProof/>
            <w:lang w:val="en-GB"/>
          </w:rPr>
          <w:delText xml:space="preserve"> </w:delText>
        </w:r>
      </w:del>
      <w:r w:rsidR="004F7A80" w:rsidRPr="004F7A80">
        <w:rPr>
          <w:rStyle w:val="Collegamentoipertestuale"/>
          <w:rFonts w:ascii="Times New Roman" w:eastAsia="Times New Roman" w:hAnsi="Times New Roman" w:cs="Times New Roman"/>
          <w:smallCaps w:val="0"/>
          <w:noProof/>
          <w:lang w:val="en-GB"/>
        </w:rPr>
        <w:t>wheat stocks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_Toc430872513 \h </w:instrText>
      </w:r>
      <w:r w:rsidR="003D789C" w:rsidRPr="004F7A80">
        <w:rPr>
          <w:rFonts w:cs="Times New Roman"/>
          <w:noProof/>
          <w:webHidden/>
        </w:rPr>
      </w:r>
      <w:r w:rsidR="003D789C" w:rsidRPr="004F7A80">
        <w:rPr>
          <w:rFonts w:cs="Times New Roman"/>
          <w:noProof/>
          <w:webHidden/>
        </w:rPr>
        <w:fldChar w:fldCharType="separate"/>
      </w:r>
      <w:ins w:id="497" w:author="Jane Shaw" w:date="2015-11-01T20:53:00Z">
        <w:r w:rsidR="00311179">
          <w:rPr>
            <w:rFonts w:cs="Times New Roman"/>
            <w:noProof/>
            <w:webHidden/>
          </w:rPr>
          <w:t>58</w:t>
        </w:r>
      </w:ins>
      <w:del w:id="498" w:author="Jane Shaw" w:date="2015-11-01T20:44:00Z">
        <w:r w:rsidR="00E24798" w:rsidDel="00311179">
          <w:rPr>
            <w:rFonts w:cs="Times New Roman"/>
            <w:noProof/>
            <w:webHidden/>
          </w:rPr>
          <w:delText>63</w:delText>
        </w:r>
      </w:del>
      <w:r w:rsidR="003D789C" w:rsidRPr="004F7A80">
        <w:rPr>
          <w:rFonts w:cs="Times New Roman"/>
          <w:noProof/>
          <w:webHidden/>
        </w:rPr>
        <w:fldChar w:fldCharType="end"/>
      </w:r>
      <w:r>
        <w:rPr>
          <w:rFonts w:cs="Times New Roman"/>
          <w:noProof/>
        </w:rPr>
        <w:fldChar w:fldCharType="end"/>
      </w:r>
    </w:p>
    <w:p w14:paraId="3AFD0737" w14:textId="7281DF82"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"_Toc430872514" </w:instrText>
      </w:r>
      <w:r>
        <w:fldChar w:fldCharType="separate"/>
      </w:r>
      <w:r w:rsidR="004F7A80" w:rsidRPr="004F7A80">
        <w:rPr>
          <w:rStyle w:val="Collegamentoipertestuale"/>
          <w:rFonts w:ascii="Times New Roman" w:eastAsia="Times New Roman" w:hAnsi="Times New Roman" w:cs="Times New Roman"/>
          <w:smallCaps w:val="0"/>
          <w:noProof/>
          <w:lang w:val="en-GB"/>
        </w:rPr>
        <w:t>Figure 1</w:t>
      </w:r>
      <w:ins w:id="499" w:author="Jane Shaw" w:date="2015-11-01T20:27:00Z">
        <w:r w:rsidR="005372F6">
          <w:rPr>
            <w:rStyle w:val="Collegamentoipertestuale"/>
            <w:rFonts w:ascii="Times New Roman" w:eastAsia="Times New Roman" w:hAnsi="Times New Roman" w:cs="Times New Roman"/>
            <w:smallCaps w:val="0"/>
            <w:noProof/>
            <w:lang w:val="en-GB"/>
          </w:rPr>
          <w:t>1</w:t>
        </w:r>
      </w:ins>
      <w:del w:id="500"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3</w:delText>
        </w:r>
      </w:del>
      <w:r w:rsidR="004F7A80" w:rsidRPr="004F7A80">
        <w:rPr>
          <w:rStyle w:val="Collegamentoipertestuale"/>
          <w:rFonts w:ascii="Times New Roman" w:eastAsia="Times New Roman" w:hAnsi="Times New Roman" w:cs="Times New Roman"/>
          <w:smallCaps w:val="0"/>
          <w:noProof/>
          <w:lang w:val="en-GB"/>
        </w:rPr>
        <w:t>: Testing for normality</w:t>
      </w:r>
      <w:ins w:id="501" w:author="Jane Shaw" w:date="2015-11-07T13:23:00Z">
        <w:r w:rsidR="00A81CE9">
          <w:rPr>
            <w:rStyle w:val="Collegamentoipertestuale"/>
            <w:rFonts w:ascii="Times New Roman" w:eastAsia="Times New Roman" w:hAnsi="Times New Roman" w:cs="Times New Roman"/>
            <w:smallCaps w:val="0"/>
            <w:noProof/>
            <w:lang w:val="en-GB"/>
          </w:rPr>
          <w:t xml:space="preserve"> in United States</w:t>
        </w:r>
      </w:ins>
      <w:del w:id="502" w:author="Jane Shaw" w:date="2015-11-07T13:23:00Z">
        <w:r w:rsidR="004F7A80" w:rsidRPr="004F7A80" w:rsidDel="00A81CE9">
          <w:rPr>
            <w:rStyle w:val="Collegamentoipertestuale"/>
            <w:rFonts w:ascii="Times New Roman" w:eastAsia="Times New Roman" w:hAnsi="Times New Roman" w:cs="Times New Roman"/>
            <w:smallCaps w:val="0"/>
            <w:noProof/>
            <w:lang w:val="en-GB"/>
          </w:rPr>
          <w:delText>,</w:delText>
        </w:r>
      </w:del>
      <w:r w:rsidR="004F7A80" w:rsidRPr="004F7A80">
        <w:rPr>
          <w:rStyle w:val="Collegamentoipertestuale"/>
          <w:rFonts w:ascii="Times New Roman" w:eastAsia="Times New Roman" w:hAnsi="Times New Roman" w:cs="Times New Roman"/>
          <w:smallCaps w:val="0"/>
          <w:noProof/>
          <w:lang w:val="en-GB"/>
        </w:rPr>
        <w:t xml:space="preserve"> maize stocks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_Toc430872514 \h </w:instrText>
      </w:r>
      <w:r w:rsidR="003D789C" w:rsidRPr="004F7A80">
        <w:rPr>
          <w:rFonts w:cs="Times New Roman"/>
          <w:noProof/>
          <w:webHidden/>
        </w:rPr>
      </w:r>
      <w:r w:rsidR="003D789C" w:rsidRPr="004F7A80">
        <w:rPr>
          <w:rFonts w:cs="Times New Roman"/>
          <w:noProof/>
          <w:webHidden/>
        </w:rPr>
        <w:fldChar w:fldCharType="separate"/>
      </w:r>
      <w:ins w:id="503" w:author="Jane Shaw" w:date="2015-11-01T20:53:00Z">
        <w:r w:rsidR="00311179">
          <w:rPr>
            <w:rFonts w:cs="Times New Roman"/>
            <w:noProof/>
            <w:webHidden/>
          </w:rPr>
          <w:t>58</w:t>
        </w:r>
      </w:ins>
      <w:del w:id="504" w:author="Jane Shaw" w:date="2015-11-01T20:44:00Z">
        <w:r w:rsidR="00E24798" w:rsidDel="00311179">
          <w:rPr>
            <w:rFonts w:cs="Times New Roman"/>
            <w:noProof/>
            <w:webHidden/>
          </w:rPr>
          <w:delText>63</w:delText>
        </w:r>
      </w:del>
      <w:r w:rsidR="003D789C" w:rsidRPr="004F7A80">
        <w:rPr>
          <w:rFonts w:cs="Times New Roman"/>
          <w:noProof/>
          <w:webHidden/>
        </w:rPr>
        <w:fldChar w:fldCharType="end"/>
      </w:r>
      <w:r>
        <w:rPr>
          <w:rFonts w:cs="Times New Roman"/>
          <w:noProof/>
        </w:rPr>
        <w:fldChar w:fldCharType="end"/>
      </w:r>
    </w:p>
    <w:p w14:paraId="180AAAFD" w14:textId="0E6E5A18"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"file:///C:\\Users\\ramaschiello\\Documents\\00_2015%20telework\\orange%20book\\master_v3_VG_VR.docx" \l "_Toc430872515" </w:instrText>
      </w:r>
      <w:r>
        <w:fldChar w:fldCharType="separate"/>
      </w:r>
      <w:r w:rsidR="004F7A80" w:rsidRPr="004F7A80">
        <w:rPr>
          <w:rStyle w:val="Collegamentoipertestuale"/>
          <w:rFonts w:ascii="Times New Roman" w:hAnsi="Times New Roman" w:cs="Times New Roman"/>
          <w:smallCaps w:val="0"/>
          <w:noProof/>
        </w:rPr>
        <w:t>Figure 1</w:t>
      </w:r>
      <w:ins w:id="505" w:author="Jane Shaw" w:date="2015-11-01T20:27:00Z">
        <w:r w:rsidR="005372F6">
          <w:rPr>
            <w:rStyle w:val="Collegamentoipertestuale"/>
            <w:rFonts w:ascii="Times New Roman" w:hAnsi="Times New Roman" w:cs="Times New Roman"/>
            <w:smallCaps w:val="0"/>
            <w:noProof/>
          </w:rPr>
          <w:t>2</w:t>
        </w:r>
      </w:ins>
      <w:del w:id="506" w:author="Jane Shaw" w:date="2015-11-01T20:27:00Z">
        <w:r w:rsidR="004F7A80" w:rsidRPr="004F7A80" w:rsidDel="005372F6">
          <w:rPr>
            <w:rStyle w:val="Collegamentoipertestuale"/>
            <w:rFonts w:ascii="Times New Roman" w:hAnsi="Times New Roman" w:cs="Times New Roman"/>
            <w:smallCaps w:val="0"/>
            <w:noProof/>
          </w:rPr>
          <w:delText>4</w:delText>
        </w:r>
      </w:del>
      <w:r w:rsidR="004F7A80" w:rsidRPr="004F7A80">
        <w:rPr>
          <w:rStyle w:val="Collegamentoipertestuale"/>
          <w:rFonts w:ascii="Times New Roman" w:hAnsi="Times New Roman" w:cs="Times New Roman"/>
          <w:smallCaps w:val="0"/>
          <w:noProof/>
        </w:rPr>
        <w:t xml:space="preserve">: </w:t>
      </w:r>
      <w:del w:id="507" w:author="Jane Shaw" w:date="2015-11-07T13:23:00Z">
        <w:r w:rsidR="004F7A80" w:rsidRPr="004F7A80" w:rsidDel="00A81CE9">
          <w:rPr>
            <w:rStyle w:val="Collegamentoipertestuale"/>
            <w:rFonts w:ascii="Times New Roman" w:hAnsi="Times New Roman" w:cs="Times New Roman"/>
            <w:smallCaps w:val="0"/>
            <w:noProof/>
          </w:rPr>
          <w:delText xml:space="preserve">Results of </w:delText>
        </w:r>
      </w:del>
      <w:del w:id="508" w:author="Jane Shaw" w:date="2015-11-01T20:27:00Z">
        <w:r w:rsidR="004F7A80" w:rsidRPr="004F7A80" w:rsidDel="005372F6">
          <w:rPr>
            <w:rStyle w:val="Collegamentoipertestuale"/>
            <w:rFonts w:ascii="Times New Roman" w:hAnsi="Times New Roman" w:cs="Times New Roman"/>
            <w:smallCaps w:val="0"/>
            <w:noProof/>
          </w:rPr>
          <w:delText xml:space="preserve">the </w:delText>
        </w:r>
      </w:del>
      <w:r w:rsidR="00A81CE9" w:rsidRPr="004F7A80">
        <w:rPr>
          <w:rStyle w:val="Collegamentoipertestuale"/>
          <w:rFonts w:ascii="Times New Roman" w:hAnsi="Times New Roman" w:cs="Times New Roman"/>
          <w:smallCaps w:val="0"/>
          <w:noProof/>
        </w:rPr>
        <w:t xml:space="preserve">Feed </w:t>
      </w:r>
      <w:r w:rsidR="004F7A80" w:rsidRPr="004F7A80">
        <w:rPr>
          <w:rStyle w:val="Collegamentoipertestuale"/>
          <w:rFonts w:ascii="Times New Roman" w:hAnsi="Times New Roman" w:cs="Times New Roman"/>
          <w:smallCaps w:val="0"/>
          <w:noProof/>
        </w:rPr>
        <w:t>estimates at the global level</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_Toc430872515 \h </w:instrText>
      </w:r>
      <w:r w:rsidR="003D789C" w:rsidRPr="004F7A80">
        <w:rPr>
          <w:rFonts w:cs="Times New Roman"/>
          <w:noProof/>
          <w:webHidden/>
        </w:rPr>
      </w:r>
      <w:r w:rsidR="003D789C" w:rsidRPr="004F7A80">
        <w:rPr>
          <w:rFonts w:cs="Times New Roman"/>
          <w:noProof/>
          <w:webHidden/>
        </w:rPr>
        <w:fldChar w:fldCharType="separate"/>
      </w:r>
      <w:ins w:id="509" w:author="Jane Shaw" w:date="2015-11-01T20:53:00Z">
        <w:r w:rsidR="00311179">
          <w:rPr>
            <w:rFonts w:cs="Times New Roman"/>
            <w:noProof/>
            <w:webHidden/>
          </w:rPr>
          <w:t>64</w:t>
        </w:r>
      </w:ins>
      <w:del w:id="510" w:author="Jane Shaw" w:date="2015-11-01T20:44:00Z">
        <w:r w:rsidR="00E24798" w:rsidDel="00311179">
          <w:rPr>
            <w:rFonts w:cs="Times New Roman"/>
            <w:noProof/>
            <w:webHidden/>
          </w:rPr>
          <w:delText>69</w:delText>
        </w:r>
      </w:del>
      <w:r w:rsidR="003D789C" w:rsidRPr="004F7A80">
        <w:rPr>
          <w:rFonts w:cs="Times New Roman"/>
          <w:noProof/>
          <w:webHidden/>
        </w:rPr>
        <w:fldChar w:fldCharType="end"/>
      </w:r>
      <w:r>
        <w:rPr>
          <w:rFonts w:cs="Times New Roman"/>
          <w:noProof/>
        </w:rPr>
        <w:fldChar w:fldCharType="end"/>
      </w:r>
    </w:p>
    <w:p w14:paraId="6C4E75DD" w14:textId="716933FC"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"_Toc430872516" </w:instrText>
      </w:r>
      <w:r>
        <w:fldChar w:fldCharType="separate"/>
      </w:r>
      <w:r w:rsidR="004F7A80" w:rsidRPr="004F7A80">
        <w:rPr>
          <w:rStyle w:val="Collegamentoipertestuale"/>
          <w:rFonts w:ascii="Times New Roman" w:hAnsi="Times New Roman" w:cs="Times New Roman"/>
          <w:smallCaps w:val="0"/>
          <w:noProof/>
          <w:lang w:val="en-GB"/>
        </w:rPr>
        <w:t>Figure 1</w:t>
      </w:r>
      <w:ins w:id="511" w:author="Jane Shaw" w:date="2015-11-01T20:27:00Z">
        <w:r w:rsidR="005372F6">
          <w:rPr>
            <w:rStyle w:val="Collegamentoipertestuale"/>
            <w:rFonts w:ascii="Times New Roman" w:hAnsi="Times New Roman" w:cs="Times New Roman"/>
            <w:smallCaps w:val="0"/>
            <w:noProof/>
            <w:lang w:val="en-GB"/>
          </w:rPr>
          <w:t>3</w:t>
        </w:r>
      </w:ins>
      <w:del w:id="512" w:author="Jane Shaw" w:date="2015-11-01T20:27:00Z">
        <w:r w:rsidR="004F7A80" w:rsidRPr="004F7A80" w:rsidDel="005372F6">
          <w:rPr>
            <w:rStyle w:val="Collegamentoipertestuale"/>
            <w:rFonts w:ascii="Times New Roman" w:hAnsi="Times New Roman" w:cs="Times New Roman"/>
            <w:smallCaps w:val="0"/>
            <w:noProof/>
            <w:lang w:val="en-GB"/>
          </w:rPr>
          <w:delText>7</w:delText>
        </w:r>
      </w:del>
      <w:r w:rsidR="004F7A80" w:rsidRPr="004F7A80">
        <w:rPr>
          <w:rStyle w:val="Collegamentoipertestuale"/>
          <w:rFonts w:ascii="Times New Roman" w:hAnsi="Times New Roman" w:cs="Times New Roman"/>
          <w:smallCaps w:val="0"/>
          <w:noProof/>
          <w:lang w:val="en-GB"/>
        </w:rPr>
        <w:t xml:space="preserve">: Estimated </w:t>
      </w:r>
      <w:del w:id="513" w:author="Jane Shaw" w:date="2015-11-01T20:27:00Z">
        <w:r w:rsidR="004F7A80" w:rsidRPr="004F7A80" w:rsidDel="005372F6">
          <w:rPr>
            <w:rStyle w:val="Collegamentoipertestuale"/>
            <w:rFonts w:ascii="Times New Roman" w:hAnsi="Times New Roman" w:cs="Times New Roman"/>
            <w:smallCaps w:val="0"/>
            <w:noProof/>
            <w:lang w:val="en-GB"/>
          </w:rPr>
          <w:delText xml:space="preserve">vs </w:delText>
        </w:r>
      </w:del>
      <w:ins w:id="514" w:author="Jane Shaw" w:date="2015-11-01T20:27:00Z">
        <w:r w:rsidR="005372F6">
          <w:rPr>
            <w:rStyle w:val="Collegamentoipertestuale"/>
            <w:rFonts w:ascii="Times New Roman" w:hAnsi="Times New Roman" w:cs="Times New Roman"/>
            <w:smallCaps w:val="0"/>
            <w:noProof/>
            <w:lang w:val="en-GB"/>
          </w:rPr>
          <w:t xml:space="preserve">versus </w:t>
        </w:r>
      </w:ins>
      <w:r w:rsidR="004F7A80" w:rsidRPr="004F7A80">
        <w:rPr>
          <w:rStyle w:val="Collegamentoipertestuale"/>
          <w:rFonts w:ascii="Times New Roman" w:hAnsi="Times New Roman" w:cs="Times New Roman"/>
          <w:smallCaps w:val="0"/>
          <w:noProof/>
          <w:lang w:val="en-GB"/>
        </w:rPr>
        <w:t>collected value</w:t>
      </w:r>
      <w:ins w:id="515" w:author="Jane Shaw" w:date="2015-11-07T13:23:00Z">
        <w:r w:rsidR="00A81CE9">
          <w:rPr>
            <w:rStyle w:val="Collegamentoipertestuale"/>
            <w:rFonts w:ascii="Times New Roman" w:hAnsi="Times New Roman" w:cs="Times New Roman"/>
            <w:smallCaps w:val="0"/>
            <w:noProof/>
            <w:lang w:val="en-GB"/>
          </w:rPr>
          <w:t>s</w:t>
        </w:r>
      </w:ins>
      <w:r w:rsidR="004F7A80" w:rsidRPr="004F7A80">
        <w:rPr>
          <w:rStyle w:val="Collegamentoipertestuale"/>
          <w:rFonts w:ascii="Times New Roman" w:hAnsi="Times New Roman" w:cs="Times New Roman"/>
          <w:smallCaps w:val="0"/>
          <w:noProof/>
          <w:lang w:val="en-GB"/>
        </w:rPr>
        <w:t xml:space="preserve"> for metabolizable energy</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_Toc430872516 \h </w:instrText>
      </w:r>
      <w:r w:rsidR="003D789C" w:rsidRPr="004F7A80">
        <w:rPr>
          <w:rFonts w:cs="Times New Roman"/>
          <w:noProof/>
          <w:webHidden/>
        </w:rPr>
      </w:r>
      <w:r w:rsidR="003D789C" w:rsidRPr="004F7A80">
        <w:rPr>
          <w:rFonts w:cs="Times New Roman"/>
          <w:noProof/>
          <w:webHidden/>
        </w:rPr>
        <w:fldChar w:fldCharType="separate"/>
      </w:r>
      <w:ins w:id="516" w:author="Jane Shaw" w:date="2015-11-01T20:53:00Z">
        <w:r w:rsidR="00311179">
          <w:rPr>
            <w:rFonts w:cs="Times New Roman"/>
            <w:noProof/>
            <w:webHidden/>
          </w:rPr>
          <w:t>64</w:t>
        </w:r>
      </w:ins>
      <w:del w:id="517" w:author="Jane Shaw" w:date="2015-11-01T20:44:00Z">
        <w:r w:rsidR="00E24798" w:rsidDel="00311179">
          <w:rPr>
            <w:rFonts w:cs="Times New Roman"/>
            <w:noProof/>
            <w:webHidden/>
          </w:rPr>
          <w:delText>70</w:delText>
        </w:r>
      </w:del>
      <w:r w:rsidR="003D789C" w:rsidRPr="004F7A80">
        <w:rPr>
          <w:rFonts w:cs="Times New Roman"/>
          <w:noProof/>
          <w:webHidden/>
        </w:rPr>
        <w:fldChar w:fldCharType="end"/>
      </w:r>
      <w:r>
        <w:rPr>
          <w:rFonts w:cs="Times New Roman"/>
          <w:noProof/>
        </w:rPr>
        <w:fldChar w:fldCharType="end"/>
      </w:r>
    </w:p>
    <w:p w14:paraId="190C83D7" w14:textId="2C8B7F9C" w:rsidR="004F7A80" w:rsidRPr="004F7A80" w:rsidDel="005372F6" w:rsidRDefault="000F35E3">
      <w:pPr>
        <w:pStyle w:val="Indicedellefigure"/>
        <w:tabs>
          <w:tab w:val="right" w:leader="dot" w:pos="9016"/>
        </w:tabs>
        <w:rPr>
          <w:del w:id="518" w:author="Jane Shaw" w:date="2015-11-01T20:27:00Z"/>
          <w:rFonts w:cs="Times New Roman"/>
          <w:noProof/>
          <w:lang w:eastAsia="en-US"/>
        </w:rPr>
      </w:pPr>
      <w:del w:id="519" w:author="Jane Shaw" w:date="2015-11-01T20:27:00Z">
        <w:r w:rsidDel="005372F6">
          <w:fldChar w:fldCharType="begin"/>
        </w:r>
        <w:r w:rsidDel="005372F6">
          <w:delInstrText xml:space="preserve"> HYPERLINK "file:///C:\\Users\\ramaschiello\\Documents\\00_2015%20telework\\orange%20book\\master_v3_VG_VR.docx" \l "_Toc430872517" </w:delInstrText>
        </w:r>
        <w:r w:rsidDel="005372F6">
          <w:fldChar w:fldCharType="separate"/>
        </w:r>
        <w:r w:rsidR="004F7A80" w:rsidRPr="004F7A80" w:rsidDel="005372F6">
          <w:rPr>
            <w:rStyle w:val="Collegamentoipertestuale"/>
            <w:rFonts w:ascii="Times New Roman" w:hAnsi="Times New Roman" w:cs="Times New Roman"/>
            <w:smallCaps w:val="0"/>
            <w:noProof/>
          </w:rPr>
          <w:delText>Figure 15: Results of the feed estimates at the global levelfigure 16: Results of the feed estimates at the global level</w:delText>
        </w:r>
        <w:r w:rsidR="004F7A80" w:rsidRPr="004F7A80" w:rsidDel="005372F6">
          <w:rPr>
            <w:rFonts w:cs="Times New Roman"/>
            <w:noProof/>
            <w:webHidden/>
          </w:rPr>
          <w:tab/>
        </w:r>
        <w:r w:rsidR="003D789C" w:rsidRPr="004F7A80" w:rsidDel="005372F6">
          <w:rPr>
            <w:rFonts w:cs="Times New Roman"/>
            <w:noProof/>
            <w:webHidden/>
          </w:rPr>
          <w:fldChar w:fldCharType="begin"/>
        </w:r>
        <w:r w:rsidR="004F7A80" w:rsidRPr="004F7A80" w:rsidDel="005372F6">
          <w:rPr>
            <w:rFonts w:cs="Times New Roman"/>
            <w:noProof/>
            <w:webHidden/>
          </w:rPr>
          <w:delInstrText xml:space="preserve"> PAGEREF _Toc430872517 \h </w:delInstrText>
        </w:r>
        <w:r w:rsidR="003D789C" w:rsidRPr="004F7A80" w:rsidDel="005372F6">
          <w:rPr>
            <w:rFonts w:cs="Times New Roman"/>
            <w:noProof/>
            <w:webHidden/>
          </w:rPr>
        </w:r>
        <w:r w:rsidR="003D789C" w:rsidRPr="004F7A80" w:rsidDel="005372F6">
          <w:rPr>
            <w:rFonts w:cs="Times New Roman"/>
            <w:noProof/>
            <w:webHidden/>
          </w:rPr>
          <w:fldChar w:fldCharType="separate"/>
        </w:r>
      </w:del>
      <w:ins w:id="520" w:author="Jane Shaw" w:date="2015-11-01T20:53:00Z">
        <w:r w:rsidR="00311179">
          <w:rPr>
            <w:rFonts w:cs="Times New Roman"/>
            <w:noProof/>
            <w:webHidden/>
          </w:rPr>
          <w:t>64</w:t>
        </w:r>
      </w:ins>
      <w:del w:id="521" w:author="Jane Shaw" w:date="2015-11-01T20:27:00Z">
        <w:r w:rsidR="00E24798" w:rsidDel="005372F6">
          <w:rPr>
            <w:rFonts w:cs="Times New Roman"/>
            <w:noProof/>
            <w:webHidden/>
          </w:rPr>
          <w:delText>70</w:delText>
        </w:r>
        <w:r w:rsidR="003D789C" w:rsidRPr="004F7A80" w:rsidDel="005372F6">
          <w:rPr>
            <w:rFonts w:cs="Times New Roman"/>
            <w:noProof/>
            <w:webHidden/>
          </w:rPr>
          <w:fldChar w:fldCharType="end"/>
        </w:r>
        <w:r w:rsidDel="005372F6">
          <w:rPr>
            <w:rFonts w:cs="Times New Roman"/>
            <w:noProof/>
          </w:rPr>
          <w:fldChar w:fldCharType="end"/>
        </w:r>
      </w:del>
    </w:p>
    <w:p w14:paraId="102A9FF5" w14:textId="3CA8B650"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"_Toc430872518" </w:instrText>
      </w:r>
      <w:r>
        <w:fldChar w:fldCharType="separate"/>
      </w:r>
      <w:r w:rsidR="004F7A80" w:rsidRPr="004F7A80">
        <w:rPr>
          <w:rStyle w:val="Collegamentoipertestuale"/>
          <w:rFonts w:ascii="Times New Roman" w:eastAsia="Times New Roman" w:hAnsi="Times New Roman" w:cs="Times New Roman"/>
          <w:smallCaps w:val="0"/>
          <w:noProof/>
          <w:lang w:val="en-GB"/>
        </w:rPr>
        <w:t>Figure 1</w:t>
      </w:r>
      <w:ins w:id="522" w:author="Jane Shaw" w:date="2015-11-01T20:27:00Z">
        <w:r w:rsidR="005372F6">
          <w:rPr>
            <w:rStyle w:val="Collegamentoipertestuale"/>
            <w:rFonts w:ascii="Times New Roman" w:eastAsia="Times New Roman" w:hAnsi="Times New Roman" w:cs="Times New Roman"/>
            <w:smallCaps w:val="0"/>
            <w:noProof/>
            <w:lang w:val="en-GB"/>
          </w:rPr>
          <w:t>4</w:t>
        </w:r>
      </w:ins>
      <w:del w:id="523" w:author="Jane Shaw" w:date="2015-11-01T20:27:00Z">
        <w:r w:rsidR="004F7A80" w:rsidRPr="004F7A80" w:rsidDel="005372F6">
          <w:rPr>
            <w:rStyle w:val="Collegamentoipertestuale"/>
            <w:rFonts w:ascii="Times New Roman" w:eastAsia="Times New Roman" w:hAnsi="Times New Roman" w:cs="Times New Roman"/>
            <w:smallCaps w:val="0"/>
            <w:noProof/>
            <w:lang w:val="en-GB"/>
          </w:rPr>
          <w:delText>8</w:delText>
        </w:r>
      </w:del>
      <w:r w:rsidR="004F7A80" w:rsidRPr="004F7A80">
        <w:rPr>
          <w:rStyle w:val="Collegamentoipertestuale"/>
          <w:rFonts w:ascii="Times New Roman" w:eastAsia="Times New Roman" w:hAnsi="Times New Roman" w:cs="Times New Roman"/>
          <w:smallCaps w:val="0"/>
          <w:noProof/>
          <w:lang w:val="en-GB"/>
        </w:rPr>
        <w:t>:</w:t>
      </w:r>
      <w:r w:rsidR="008568EC">
        <w:rPr>
          <w:rStyle w:val="Collegamentoipertestuale"/>
          <w:rFonts w:ascii="Times New Roman" w:eastAsia="Times New Roman" w:hAnsi="Times New Roman" w:cs="Times New Roman"/>
          <w:smallCaps w:val="0"/>
          <w:noProof/>
          <w:lang w:val="en-GB"/>
        </w:rPr>
        <w:t xml:space="preserve"> </w:t>
      </w:r>
      <w:r w:rsidR="004F7A80" w:rsidRPr="004F7A80">
        <w:rPr>
          <w:rStyle w:val="Collegamentoipertestuale"/>
          <w:rFonts w:ascii="Times New Roman" w:eastAsia="Times New Roman" w:hAnsi="Times New Roman" w:cs="Times New Roman"/>
          <w:smallCaps w:val="0"/>
          <w:noProof/>
          <w:lang w:val="en-GB"/>
        </w:rPr>
        <w:t>World cereal feeds, comparing results at the global level</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_Toc430872518 \h </w:instrText>
      </w:r>
      <w:r w:rsidR="003D789C" w:rsidRPr="004F7A80">
        <w:rPr>
          <w:rFonts w:cs="Times New Roman"/>
          <w:noProof/>
          <w:webHidden/>
        </w:rPr>
      </w:r>
      <w:r w:rsidR="003D789C" w:rsidRPr="004F7A80">
        <w:rPr>
          <w:rFonts w:cs="Times New Roman"/>
          <w:noProof/>
          <w:webHidden/>
        </w:rPr>
        <w:fldChar w:fldCharType="separate"/>
      </w:r>
      <w:ins w:id="524" w:author="Jane Shaw" w:date="2015-11-01T20:53:00Z">
        <w:r w:rsidR="00311179">
          <w:rPr>
            <w:rFonts w:cs="Times New Roman"/>
            <w:noProof/>
            <w:webHidden/>
          </w:rPr>
          <w:t>65</w:t>
        </w:r>
      </w:ins>
      <w:del w:id="525" w:author="Jane Shaw" w:date="2015-11-01T20:44:00Z">
        <w:r w:rsidR="00E24798" w:rsidDel="00311179">
          <w:rPr>
            <w:rFonts w:cs="Times New Roman"/>
            <w:noProof/>
            <w:webHidden/>
          </w:rPr>
          <w:delText>72</w:delText>
        </w:r>
      </w:del>
      <w:r w:rsidR="003D789C" w:rsidRPr="004F7A80">
        <w:rPr>
          <w:rFonts w:cs="Times New Roman"/>
          <w:noProof/>
          <w:webHidden/>
        </w:rPr>
        <w:fldChar w:fldCharType="end"/>
      </w:r>
      <w:r>
        <w:rPr>
          <w:rFonts w:cs="Times New Roman"/>
          <w:noProof/>
        </w:rPr>
        <w:fldChar w:fldCharType="end"/>
      </w:r>
    </w:p>
    <w:p w14:paraId="4E472D1B" w14:textId="22E8E31A"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"_Toc430872519" </w:instrText>
      </w:r>
      <w:r>
        <w:fldChar w:fldCharType="separate"/>
      </w:r>
      <w:r w:rsidR="004F7A80" w:rsidRPr="004F7A80">
        <w:rPr>
          <w:rStyle w:val="Collegamentoipertestuale"/>
          <w:rFonts w:ascii="Times New Roman" w:eastAsia="Times New Roman" w:hAnsi="Times New Roman" w:cs="Times New Roman"/>
          <w:smallCaps w:val="0"/>
          <w:noProof/>
          <w:lang w:val="en-GB"/>
        </w:rPr>
        <w:t>Figure 1</w:t>
      </w:r>
      <w:ins w:id="526" w:author="Jane Shaw" w:date="2015-11-01T20:28:00Z">
        <w:r w:rsidR="005372F6">
          <w:rPr>
            <w:rStyle w:val="Collegamentoipertestuale"/>
            <w:rFonts w:ascii="Times New Roman" w:eastAsia="Times New Roman" w:hAnsi="Times New Roman" w:cs="Times New Roman"/>
            <w:smallCaps w:val="0"/>
            <w:noProof/>
            <w:lang w:val="en-GB"/>
          </w:rPr>
          <w:t>5</w:t>
        </w:r>
      </w:ins>
      <w:del w:id="527"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9</w:delText>
        </w:r>
      </w:del>
      <w:r w:rsidR="004F7A80" w:rsidRPr="004F7A80">
        <w:rPr>
          <w:rStyle w:val="Collegamentoipertestuale"/>
          <w:rFonts w:ascii="Times New Roman" w:eastAsia="Times New Roman" w:hAnsi="Times New Roman" w:cs="Times New Roman"/>
          <w:smallCaps w:val="0"/>
          <w:noProof/>
          <w:lang w:val="en-GB"/>
        </w:rPr>
        <w:t>: Oilcake</w:t>
      </w:r>
      <w:del w:id="528"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s</w:delText>
        </w:r>
      </w:del>
      <w:r w:rsidR="004F7A80" w:rsidRPr="004F7A80">
        <w:rPr>
          <w:rStyle w:val="Collegamentoipertestuale"/>
          <w:rFonts w:ascii="Times New Roman" w:eastAsia="Times New Roman" w:hAnsi="Times New Roman" w:cs="Times New Roman"/>
          <w:smallCaps w:val="0"/>
          <w:noProof/>
          <w:lang w:val="en-GB"/>
        </w:rPr>
        <w:t>, oil</w:t>
      </w:r>
      <w:del w:id="529"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 xml:space="preserve"> </w:delText>
        </w:r>
      </w:del>
      <w:r w:rsidR="004F7A80" w:rsidRPr="004F7A80">
        <w:rPr>
          <w:rStyle w:val="Collegamentoipertestuale"/>
          <w:rFonts w:ascii="Times New Roman" w:eastAsia="Times New Roman" w:hAnsi="Times New Roman" w:cs="Times New Roman"/>
          <w:smallCaps w:val="0"/>
          <w:noProof/>
          <w:lang w:val="en-GB"/>
        </w:rPr>
        <w:t>meal</w:t>
      </w:r>
      <w:del w:id="530"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s</w:delText>
        </w:r>
      </w:del>
      <w:r w:rsidR="004F7A80" w:rsidRPr="004F7A80">
        <w:rPr>
          <w:rStyle w:val="Collegamentoipertestuale"/>
          <w:rFonts w:ascii="Times New Roman" w:eastAsia="Times New Roman" w:hAnsi="Times New Roman" w:cs="Times New Roman"/>
          <w:smallCaps w:val="0"/>
          <w:noProof/>
          <w:lang w:val="en-GB"/>
        </w:rPr>
        <w:t xml:space="preserve"> and bran</w:t>
      </w:r>
      <w:del w:id="531"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s</w:delText>
        </w:r>
      </w:del>
      <w:r w:rsidR="004F7A80" w:rsidRPr="004F7A80">
        <w:rPr>
          <w:rStyle w:val="Collegamentoipertestuale"/>
          <w:rFonts w:ascii="Times New Roman" w:eastAsia="Times New Roman" w:hAnsi="Times New Roman" w:cs="Times New Roman"/>
          <w:smallCaps w:val="0"/>
          <w:noProof/>
          <w:lang w:val="en-GB"/>
        </w:rPr>
        <w:t xml:space="preserve"> supply </w:t>
      </w:r>
      <w:del w:id="532"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 xml:space="preserve">vs. </w:delText>
        </w:r>
      </w:del>
      <w:ins w:id="533" w:author="Jane Shaw" w:date="2015-11-01T20:28:00Z">
        <w:r w:rsidR="005372F6">
          <w:rPr>
            <w:rStyle w:val="Collegamentoipertestuale"/>
            <w:rFonts w:ascii="Times New Roman" w:eastAsia="Times New Roman" w:hAnsi="Times New Roman" w:cs="Times New Roman"/>
            <w:smallCaps w:val="0"/>
            <w:noProof/>
            <w:lang w:val="en-GB"/>
          </w:rPr>
          <w:t xml:space="preserve">versus </w:t>
        </w:r>
      </w:ins>
      <w:r w:rsidR="005372F6" w:rsidRPr="004F7A80">
        <w:rPr>
          <w:rStyle w:val="Collegamentoipertestuale"/>
          <w:rFonts w:ascii="Times New Roman" w:eastAsia="Times New Roman" w:hAnsi="Times New Roman" w:cs="Times New Roman"/>
          <w:smallCaps w:val="0"/>
          <w:noProof/>
          <w:lang w:val="en-GB"/>
        </w:rPr>
        <w:t>demand</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_Toc430872519 \h </w:instrText>
      </w:r>
      <w:r w:rsidR="003D789C" w:rsidRPr="004F7A80">
        <w:rPr>
          <w:rFonts w:cs="Times New Roman"/>
          <w:noProof/>
          <w:webHidden/>
        </w:rPr>
      </w:r>
      <w:r w:rsidR="003D789C" w:rsidRPr="004F7A80">
        <w:rPr>
          <w:rFonts w:cs="Times New Roman"/>
          <w:noProof/>
          <w:webHidden/>
        </w:rPr>
        <w:fldChar w:fldCharType="separate"/>
      </w:r>
      <w:ins w:id="534" w:author="Jane Shaw" w:date="2015-11-01T20:53:00Z">
        <w:r w:rsidR="00311179">
          <w:rPr>
            <w:rFonts w:cs="Times New Roman"/>
            <w:noProof/>
            <w:webHidden/>
          </w:rPr>
          <w:t>66</w:t>
        </w:r>
      </w:ins>
      <w:del w:id="535" w:author="Jane Shaw" w:date="2015-11-01T20:44:00Z">
        <w:r w:rsidR="00E24798" w:rsidDel="00311179">
          <w:rPr>
            <w:rFonts w:cs="Times New Roman"/>
            <w:noProof/>
            <w:webHidden/>
          </w:rPr>
          <w:delText>74</w:delText>
        </w:r>
      </w:del>
      <w:r w:rsidR="003D789C" w:rsidRPr="004F7A80">
        <w:rPr>
          <w:rFonts w:cs="Times New Roman"/>
          <w:noProof/>
          <w:webHidden/>
        </w:rPr>
        <w:fldChar w:fldCharType="end"/>
      </w:r>
      <w:r>
        <w:rPr>
          <w:rFonts w:cs="Times New Roman"/>
          <w:noProof/>
        </w:rPr>
        <w:fldChar w:fldCharType="end"/>
      </w:r>
    </w:p>
    <w:p w14:paraId="1B9A3A01" w14:textId="0C514FFD"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"_Toc430872520"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36" w:author="Jane Shaw" w:date="2015-11-01T20:28:00Z">
        <w:r w:rsidR="005372F6">
          <w:rPr>
            <w:rStyle w:val="Collegamentoipertestuale"/>
            <w:rFonts w:ascii="Times New Roman" w:eastAsia="Times New Roman" w:hAnsi="Times New Roman" w:cs="Times New Roman"/>
            <w:smallCaps w:val="0"/>
            <w:noProof/>
            <w:lang w:val="en-GB"/>
          </w:rPr>
          <w:t>16</w:t>
        </w:r>
      </w:ins>
      <w:del w:id="537"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20</w:delText>
        </w:r>
      </w:del>
      <w:r w:rsidR="004F7A80" w:rsidRPr="004F7A80">
        <w:rPr>
          <w:rStyle w:val="Collegamentoipertestuale"/>
          <w:rFonts w:ascii="Times New Roman" w:eastAsia="Times New Roman" w:hAnsi="Times New Roman" w:cs="Times New Roman"/>
          <w:smallCaps w:val="0"/>
          <w:noProof/>
          <w:lang w:val="en-GB"/>
        </w:rPr>
        <w:t xml:space="preserve">: Vegetable oils: </w:t>
      </w:r>
      <w:r w:rsidR="005372F6" w:rsidRPr="004F7A80">
        <w:rPr>
          <w:rStyle w:val="Collegamentoipertestuale"/>
          <w:rFonts w:ascii="Times New Roman" w:eastAsia="Times New Roman" w:hAnsi="Times New Roman" w:cs="Times New Roman"/>
          <w:smallCaps w:val="0"/>
          <w:noProof/>
          <w:lang w:val="en-GB"/>
        </w:rPr>
        <w:t xml:space="preserve">other </w:t>
      </w:r>
      <w:r w:rsidR="004F7A80" w:rsidRPr="004F7A80">
        <w:rPr>
          <w:rStyle w:val="Collegamentoipertestuale"/>
          <w:rFonts w:ascii="Times New Roman" w:eastAsia="Times New Roman" w:hAnsi="Times New Roman" w:cs="Times New Roman"/>
          <w:smallCaps w:val="0"/>
          <w:noProof/>
          <w:lang w:val="en-GB"/>
        </w:rPr>
        <w:t xml:space="preserve">uses </w:t>
      </w:r>
      <w:del w:id="538" w:author="Jane Shaw" w:date="2015-11-07T13:23:00Z">
        <w:r w:rsidR="004F7A80" w:rsidRPr="004F7A80" w:rsidDel="00A81CE9">
          <w:rPr>
            <w:rStyle w:val="Collegamentoipertestuale"/>
            <w:rFonts w:ascii="Times New Roman" w:eastAsia="Times New Roman" w:hAnsi="Times New Roman" w:cs="Times New Roman"/>
            <w:smallCaps w:val="0"/>
            <w:noProof/>
            <w:lang w:val="en-GB"/>
          </w:rPr>
          <w:delText xml:space="preserve">of </w:delText>
        </w:r>
      </w:del>
      <w:ins w:id="539" w:author="Jane Shaw" w:date="2015-11-07T13:23:00Z">
        <w:r w:rsidR="00A81CE9">
          <w:rPr>
            <w:rStyle w:val="Collegamentoipertestuale"/>
            <w:rFonts w:ascii="Times New Roman" w:eastAsia="Times New Roman" w:hAnsi="Times New Roman" w:cs="Times New Roman"/>
            <w:smallCaps w:val="0"/>
            <w:noProof/>
            <w:lang w:val="en-GB"/>
          </w:rPr>
          <w:t xml:space="preserve">from </w:t>
        </w:r>
      </w:ins>
      <w:r w:rsidR="004F7A80" w:rsidRPr="004F7A80">
        <w:rPr>
          <w:rStyle w:val="Collegamentoipertestuale"/>
          <w:rFonts w:ascii="Times New Roman" w:eastAsia="Times New Roman" w:hAnsi="Times New Roman" w:cs="Times New Roman"/>
          <w:smallCaps w:val="0"/>
          <w:noProof/>
          <w:lang w:val="en-GB"/>
        </w:rPr>
        <w:t>FAOSTAT v</w:t>
      </w:r>
      <w:ins w:id="540" w:author="Jane Shaw" w:date="2015-11-01T20:28:00Z">
        <w:r w:rsidR="005372F6">
          <w:rPr>
            <w:rStyle w:val="Collegamentoipertestuale"/>
            <w:rFonts w:ascii="Times New Roman" w:eastAsia="Times New Roman" w:hAnsi="Times New Roman" w:cs="Times New Roman"/>
            <w:smallCaps w:val="0"/>
            <w:noProof/>
            <w:lang w:val="en-GB"/>
          </w:rPr>
          <w:t>ersus</w:t>
        </w:r>
      </w:ins>
      <w:r w:rsidR="004F7A80" w:rsidRPr="004F7A80">
        <w:rPr>
          <w:rStyle w:val="Collegamentoipertestuale"/>
          <w:rFonts w:ascii="Times New Roman" w:eastAsia="Times New Roman" w:hAnsi="Times New Roman" w:cs="Times New Roman"/>
          <w:smallCaps w:val="0"/>
          <w:noProof/>
          <w:lang w:val="en-GB"/>
        </w:rPr>
        <w:t xml:space="preserve"> industrial use </w:t>
      </w:r>
      <w:del w:id="541" w:author="Jane Shaw" w:date="2015-11-07T13:24:00Z">
        <w:r w:rsidR="004F7A80" w:rsidRPr="004F7A80" w:rsidDel="00A81CE9">
          <w:rPr>
            <w:rStyle w:val="Collegamentoipertestuale"/>
            <w:rFonts w:ascii="Times New Roman" w:eastAsia="Times New Roman" w:hAnsi="Times New Roman" w:cs="Times New Roman"/>
            <w:smallCaps w:val="0"/>
            <w:noProof/>
            <w:lang w:val="en-GB"/>
          </w:rPr>
          <w:delText xml:space="preserve">of </w:delText>
        </w:r>
      </w:del>
      <w:ins w:id="542" w:author="Jane Shaw" w:date="2015-11-07T13:24:00Z">
        <w:r w:rsidR="00A81CE9">
          <w:rPr>
            <w:rStyle w:val="Collegamentoipertestuale"/>
            <w:rFonts w:ascii="Times New Roman" w:eastAsia="Times New Roman" w:hAnsi="Times New Roman" w:cs="Times New Roman"/>
            <w:smallCaps w:val="0"/>
            <w:noProof/>
            <w:lang w:val="en-GB"/>
          </w:rPr>
          <w:t xml:space="preserve">from USDA’s </w:t>
        </w:r>
      </w:ins>
      <w:r w:rsidR="004F7A80" w:rsidRPr="004F7A80">
        <w:rPr>
          <w:rStyle w:val="Collegamentoipertestuale"/>
          <w:rFonts w:ascii="Times New Roman" w:eastAsia="Times New Roman" w:hAnsi="Times New Roman" w:cs="Times New Roman"/>
          <w:smallCaps w:val="0"/>
          <w:noProof/>
          <w:lang w:val="en-GB"/>
        </w:rPr>
        <w:t>PS</w:t>
      </w:r>
      <w:ins w:id="543" w:author="Jane Shaw" w:date="2015-11-07T13:24:00Z">
        <w:r w:rsidR="00A81CE9">
          <w:rPr>
            <w:rStyle w:val="Collegamentoipertestuale"/>
            <w:rFonts w:ascii="Times New Roman" w:eastAsia="Times New Roman" w:hAnsi="Times New Roman" w:cs="Times New Roman"/>
            <w:smallCaps w:val="0"/>
            <w:noProof/>
            <w:lang w:val="en-GB"/>
          </w:rPr>
          <w:t>&amp;</w:t>
        </w:r>
      </w:ins>
      <w:r w:rsidR="004F7A80" w:rsidRPr="004F7A80">
        <w:rPr>
          <w:rStyle w:val="Collegamentoipertestuale"/>
          <w:rFonts w:ascii="Times New Roman" w:eastAsia="Times New Roman" w:hAnsi="Times New Roman" w:cs="Times New Roman"/>
          <w:smallCaps w:val="0"/>
          <w:noProof/>
          <w:lang w:val="en-GB"/>
        </w:rPr>
        <w:t>D</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_Toc430872520 \h </w:instrText>
      </w:r>
      <w:r w:rsidR="003D789C" w:rsidRPr="004F7A80">
        <w:rPr>
          <w:rFonts w:cs="Times New Roman"/>
          <w:noProof/>
          <w:webHidden/>
        </w:rPr>
      </w:r>
      <w:r w:rsidR="003D789C" w:rsidRPr="004F7A80">
        <w:rPr>
          <w:rFonts w:cs="Times New Roman"/>
          <w:noProof/>
          <w:webHidden/>
        </w:rPr>
        <w:fldChar w:fldCharType="separate"/>
      </w:r>
      <w:ins w:id="544" w:author="Jane Shaw" w:date="2015-11-01T20:53:00Z">
        <w:r w:rsidR="00311179">
          <w:rPr>
            <w:rFonts w:cs="Times New Roman"/>
            <w:noProof/>
            <w:webHidden/>
          </w:rPr>
          <w:t>71</w:t>
        </w:r>
      </w:ins>
      <w:del w:id="545" w:author="Jane Shaw" w:date="2015-11-01T20:44:00Z">
        <w:r w:rsidR="00E24798" w:rsidDel="00311179">
          <w:rPr>
            <w:rFonts w:cs="Times New Roman"/>
            <w:noProof/>
            <w:webHidden/>
          </w:rPr>
          <w:delText>80</w:delText>
        </w:r>
      </w:del>
      <w:r w:rsidR="003D789C" w:rsidRPr="004F7A80">
        <w:rPr>
          <w:rFonts w:cs="Times New Roman"/>
          <w:noProof/>
          <w:webHidden/>
        </w:rPr>
        <w:fldChar w:fldCharType="end"/>
      </w:r>
      <w:r>
        <w:rPr>
          <w:rFonts w:cs="Times New Roman"/>
          <w:noProof/>
        </w:rPr>
        <w:fldChar w:fldCharType="end"/>
      </w:r>
    </w:p>
    <w:p w14:paraId="06B00000" w14:textId="320ABC49"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"_Toc430872521"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46" w:author="Jane Shaw" w:date="2015-11-01T20:28:00Z">
        <w:r w:rsidR="005372F6">
          <w:rPr>
            <w:rStyle w:val="Collegamentoipertestuale"/>
            <w:rFonts w:ascii="Times New Roman" w:eastAsia="Times New Roman" w:hAnsi="Times New Roman" w:cs="Times New Roman"/>
            <w:smallCaps w:val="0"/>
            <w:noProof/>
            <w:lang w:val="en-GB"/>
          </w:rPr>
          <w:t>17</w:t>
        </w:r>
      </w:ins>
      <w:del w:id="547"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21</w:delText>
        </w:r>
      </w:del>
      <w:r w:rsidR="004F7A80" w:rsidRPr="004F7A80">
        <w:rPr>
          <w:rStyle w:val="Collegamentoipertestuale"/>
          <w:rFonts w:ascii="Times New Roman" w:eastAsia="Times New Roman" w:hAnsi="Times New Roman" w:cs="Times New Roman"/>
          <w:smallCaps w:val="0"/>
          <w:noProof/>
          <w:lang w:val="en-GB"/>
        </w:rPr>
        <w:t>: Flow chart of food losses and wast</w:t>
      </w:r>
      <w:del w:id="548"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ag</w:delText>
        </w:r>
      </w:del>
      <w:r w:rsidR="004F7A80" w:rsidRPr="004F7A80">
        <w:rPr>
          <w:rStyle w:val="Collegamentoipertestuale"/>
          <w:rFonts w:ascii="Times New Roman" w:eastAsia="Times New Roman" w:hAnsi="Times New Roman" w:cs="Times New Roman"/>
          <w:smallCaps w:val="0"/>
          <w:noProof/>
          <w:lang w:val="en-GB"/>
        </w:rPr>
        <w:t>e</w:t>
      </w:r>
      <w:del w:id="549"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s</w:delText>
        </w:r>
      </w:del>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_Toc430872521 \h </w:instrText>
      </w:r>
      <w:r w:rsidR="003D789C" w:rsidRPr="004F7A80">
        <w:rPr>
          <w:rFonts w:cs="Times New Roman"/>
          <w:noProof/>
          <w:webHidden/>
        </w:rPr>
      </w:r>
      <w:r w:rsidR="003D789C" w:rsidRPr="004F7A80">
        <w:rPr>
          <w:rFonts w:cs="Times New Roman"/>
          <w:noProof/>
          <w:webHidden/>
        </w:rPr>
        <w:fldChar w:fldCharType="separate"/>
      </w:r>
      <w:ins w:id="550" w:author="Jane Shaw" w:date="2015-11-01T20:53:00Z">
        <w:r w:rsidR="00311179">
          <w:rPr>
            <w:rFonts w:cs="Times New Roman"/>
            <w:noProof/>
            <w:webHidden/>
          </w:rPr>
          <w:t>73</w:t>
        </w:r>
      </w:ins>
      <w:del w:id="551" w:author="Jane Shaw" w:date="2015-11-01T20:44:00Z">
        <w:r w:rsidR="00E24798" w:rsidDel="00311179">
          <w:rPr>
            <w:rFonts w:cs="Times New Roman"/>
            <w:noProof/>
            <w:webHidden/>
          </w:rPr>
          <w:delText>83</w:delText>
        </w:r>
      </w:del>
      <w:r w:rsidR="003D789C" w:rsidRPr="004F7A80">
        <w:rPr>
          <w:rFonts w:cs="Times New Roman"/>
          <w:noProof/>
          <w:webHidden/>
        </w:rPr>
        <w:fldChar w:fldCharType="end"/>
      </w:r>
      <w:r>
        <w:rPr>
          <w:rFonts w:cs="Times New Roman"/>
          <w:noProof/>
        </w:rPr>
        <w:fldChar w:fldCharType="end"/>
      </w:r>
    </w:p>
    <w:p w14:paraId="28FCA5FE" w14:textId="48A543A4"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"_Toc430872522"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52" w:author="Jane Shaw" w:date="2015-11-01T20:28:00Z">
        <w:r w:rsidR="005372F6">
          <w:rPr>
            <w:rStyle w:val="Collegamentoipertestuale"/>
            <w:rFonts w:ascii="Times New Roman" w:eastAsia="Times New Roman" w:hAnsi="Times New Roman" w:cs="Times New Roman"/>
            <w:smallCaps w:val="0"/>
            <w:noProof/>
            <w:lang w:val="en-GB"/>
          </w:rPr>
          <w:t>18</w:t>
        </w:r>
      </w:ins>
      <w:del w:id="553" w:author="Jane Shaw" w:date="2015-11-01T20:28:00Z">
        <w:r w:rsidR="004F7A80" w:rsidRPr="004F7A80" w:rsidDel="005372F6">
          <w:rPr>
            <w:rStyle w:val="Collegamentoipertestuale"/>
            <w:rFonts w:ascii="Times New Roman" w:eastAsia="Times New Roman" w:hAnsi="Times New Roman" w:cs="Times New Roman"/>
            <w:smallCaps w:val="0"/>
            <w:noProof/>
            <w:lang w:val="en-GB"/>
          </w:rPr>
          <w:delText>22</w:delText>
        </w:r>
      </w:del>
      <w:r w:rsidR="004F7A80" w:rsidRPr="004F7A80">
        <w:rPr>
          <w:rStyle w:val="Collegamentoipertestuale"/>
          <w:rFonts w:ascii="Times New Roman" w:eastAsia="Times New Roman" w:hAnsi="Times New Roman" w:cs="Times New Roman"/>
          <w:smallCaps w:val="0"/>
          <w:noProof/>
          <w:lang w:val="en-GB"/>
        </w:rPr>
        <w:t xml:space="preserve">: Ensemble modelling </w:t>
      </w:r>
      <w:ins w:id="554" w:author="Jane Shaw" w:date="2015-11-01T20:29:00Z">
        <w:r w:rsidR="005372F6">
          <w:rPr>
            <w:rStyle w:val="Collegamentoipertestuale"/>
            <w:rFonts w:ascii="Times New Roman" w:eastAsia="Times New Roman" w:hAnsi="Times New Roman" w:cs="Times New Roman"/>
            <w:smallCaps w:val="0"/>
            <w:noProof/>
            <w:lang w:val="en-GB"/>
          </w:rPr>
          <w:t xml:space="preserve">of </w:t>
        </w:r>
      </w:ins>
      <w:r w:rsidR="004F7A80" w:rsidRPr="004F7A80">
        <w:rPr>
          <w:rStyle w:val="Collegamentoipertestuale"/>
          <w:rFonts w:ascii="Times New Roman" w:eastAsia="Times New Roman" w:hAnsi="Times New Roman" w:cs="Times New Roman"/>
          <w:smallCaps w:val="0"/>
          <w:noProof/>
          <w:lang w:val="en-GB"/>
        </w:rPr>
        <w:t>results for yield estimates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_Toc430872522 \h </w:instrText>
      </w:r>
      <w:r w:rsidR="003D789C" w:rsidRPr="004F7A80">
        <w:rPr>
          <w:rFonts w:cs="Times New Roman"/>
          <w:noProof/>
          <w:webHidden/>
        </w:rPr>
      </w:r>
      <w:r w:rsidR="003D789C" w:rsidRPr="004F7A80">
        <w:rPr>
          <w:rFonts w:cs="Times New Roman"/>
          <w:noProof/>
          <w:webHidden/>
        </w:rPr>
        <w:fldChar w:fldCharType="separate"/>
      </w:r>
      <w:ins w:id="555" w:author="Jane Shaw" w:date="2015-11-01T20:53:00Z">
        <w:r w:rsidR="00311179">
          <w:rPr>
            <w:rFonts w:cs="Times New Roman"/>
            <w:noProof/>
            <w:webHidden/>
          </w:rPr>
          <w:t>80</w:t>
        </w:r>
      </w:ins>
      <w:del w:id="556" w:author="Jane Shaw" w:date="2015-11-01T20:44:00Z">
        <w:r w:rsidR="00E24798" w:rsidDel="00311179">
          <w:rPr>
            <w:rFonts w:cs="Times New Roman"/>
            <w:noProof/>
            <w:webHidden/>
          </w:rPr>
          <w:delText>91</w:delText>
        </w:r>
      </w:del>
      <w:r w:rsidR="003D789C" w:rsidRPr="004F7A80">
        <w:rPr>
          <w:rFonts w:cs="Times New Roman"/>
          <w:noProof/>
          <w:webHidden/>
        </w:rPr>
        <w:fldChar w:fldCharType="end"/>
      </w:r>
      <w:r>
        <w:rPr>
          <w:rFonts w:cs="Times New Roman"/>
          <w:noProof/>
        </w:rPr>
        <w:fldChar w:fldCharType="end"/>
      </w:r>
    </w:p>
    <w:p w14:paraId="7F78B844" w14:textId="62E273CC" w:rsidR="004F7A80" w:rsidRPr="004F7A80" w:rsidRDefault="000F35E3">
      <w:pPr>
        <w:pStyle w:val="Indicedellefigure"/>
        <w:tabs>
          <w:tab w:val="right" w:leader="dot" w:pos="9016"/>
        </w:tabs>
        <w:rPr>
          <w:rFonts w:cs="Times New Roman"/>
          <w:noProof/>
          <w:lang w:eastAsia="en-US"/>
        </w:rPr>
      </w:pPr>
      <w:r>
        <w:fldChar w:fldCharType="begin"/>
      </w:r>
      <w:r>
        <w:instrText xml:space="preserve"> HYPERLINK \l "_Toc430872523"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57" w:author="Jane Shaw" w:date="2015-11-01T20:29:00Z">
        <w:r w:rsidR="005372F6">
          <w:rPr>
            <w:rStyle w:val="Collegamentoipertestuale"/>
            <w:rFonts w:ascii="Times New Roman" w:eastAsia="Times New Roman" w:hAnsi="Times New Roman" w:cs="Times New Roman"/>
            <w:smallCaps w:val="0"/>
            <w:noProof/>
            <w:lang w:val="en-GB"/>
          </w:rPr>
          <w:t>19</w:t>
        </w:r>
      </w:ins>
      <w:del w:id="558"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23</w:delText>
        </w:r>
      </w:del>
      <w:r w:rsidR="004F7A80" w:rsidRPr="004F7A80">
        <w:rPr>
          <w:rStyle w:val="Collegamentoipertestuale"/>
          <w:rFonts w:ascii="Times New Roman" w:eastAsia="Times New Roman" w:hAnsi="Times New Roman" w:cs="Times New Roman"/>
          <w:smallCaps w:val="0"/>
          <w:noProof/>
          <w:lang w:val="en-GB"/>
        </w:rPr>
        <w:t xml:space="preserve">: </w:t>
      </w:r>
      <w:del w:id="559"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 xml:space="preserve">the processing/standardization </w:delText>
        </w:r>
      </w:del>
      <w:ins w:id="560" w:author="Jane Shaw" w:date="2015-11-01T20:29:00Z">
        <w:r w:rsidR="005372F6">
          <w:rPr>
            <w:rStyle w:val="Collegamentoipertestuale"/>
            <w:rFonts w:ascii="Times New Roman" w:eastAsia="Times New Roman" w:hAnsi="Times New Roman" w:cs="Times New Roman"/>
            <w:smallCaps w:val="0"/>
            <w:noProof/>
            <w:lang w:val="en-GB"/>
          </w:rPr>
          <w:t xml:space="preserve">Commodity </w:t>
        </w:r>
      </w:ins>
      <w:r w:rsidR="004F7A80" w:rsidRPr="004F7A80">
        <w:rPr>
          <w:rStyle w:val="Collegamentoipertestuale"/>
          <w:rFonts w:ascii="Times New Roman" w:eastAsia="Times New Roman" w:hAnsi="Times New Roman" w:cs="Times New Roman"/>
          <w:smallCaps w:val="0"/>
          <w:noProof/>
          <w:lang w:val="en-GB"/>
        </w:rPr>
        <w:t xml:space="preserve">tree for wheat and </w:t>
      </w:r>
      <w:del w:id="561"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 xml:space="preserve">wheat </w:delText>
        </w:r>
      </w:del>
      <w:r w:rsidR="004F7A80" w:rsidRPr="004F7A80">
        <w:rPr>
          <w:rStyle w:val="Collegamentoipertestuale"/>
          <w:rFonts w:ascii="Times New Roman" w:eastAsia="Times New Roman" w:hAnsi="Times New Roman" w:cs="Times New Roman"/>
          <w:smallCaps w:val="0"/>
          <w:noProof/>
          <w:lang w:val="en-GB"/>
        </w:rPr>
        <w:t>products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_Toc430872523 \h </w:instrText>
      </w:r>
      <w:r w:rsidR="003D789C" w:rsidRPr="004F7A80">
        <w:rPr>
          <w:rFonts w:cs="Times New Roman"/>
          <w:noProof/>
          <w:webHidden/>
        </w:rPr>
      </w:r>
      <w:r w:rsidR="003D789C" w:rsidRPr="004F7A80">
        <w:rPr>
          <w:rFonts w:cs="Times New Roman"/>
          <w:noProof/>
          <w:webHidden/>
        </w:rPr>
        <w:fldChar w:fldCharType="separate"/>
      </w:r>
      <w:ins w:id="562" w:author="Jane Shaw" w:date="2015-11-01T20:53:00Z">
        <w:r w:rsidR="00311179">
          <w:rPr>
            <w:rFonts w:cs="Times New Roman"/>
            <w:noProof/>
            <w:webHidden/>
          </w:rPr>
          <w:t>88</w:t>
        </w:r>
      </w:ins>
      <w:del w:id="563" w:author="Jane Shaw" w:date="2015-11-01T20:44:00Z">
        <w:r w:rsidR="00E24798" w:rsidDel="00311179">
          <w:rPr>
            <w:rFonts w:cs="Times New Roman"/>
            <w:noProof/>
            <w:webHidden/>
          </w:rPr>
          <w:delText>98</w:delText>
        </w:r>
      </w:del>
      <w:r w:rsidR="003D789C" w:rsidRPr="004F7A80">
        <w:rPr>
          <w:rFonts w:cs="Times New Roman"/>
          <w:noProof/>
          <w:webHidden/>
        </w:rPr>
        <w:fldChar w:fldCharType="end"/>
      </w:r>
      <w:r>
        <w:rPr>
          <w:rFonts w:cs="Times New Roman"/>
          <w:noProof/>
        </w:rPr>
        <w:fldChar w:fldCharType="end"/>
      </w:r>
    </w:p>
    <w:p w14:paraId="55421558" w14:textId="72A6124D" w:rsidR="004F7A80" w:rsidRPr="004F7A80" w:rsidRDefault="000F35E3" w:rsidP="004F7A80">
      <w:pPr>
        <w:pStyle w:val="Indicedellefigure"/>
        <w:tabs>
          <w:tab w:val="right" w:leader="dot" w:pos="9016"/>
        </w:tabs>
        <w:rPr>
          <w:rFonts w:cs="Times New Roman"/>
          <w:noProof/>
          <w:lang w:eastAsia="en-US"/>
        </w:rPr>
      </w:pPr>
      <w:r>
        <w:fldChar w:fldCharType="begin"/>
      </w:r>
      <w:r>
        <w:instrText xml:space="preserve"> HYPERLINK \l "_Toc430872524"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64" w:author="Jane Shaw" w:date="2015-11-01T20:29:00Z">
        <w:r w:rsidR="005372F6">
          <w:rPr>
            <w:rStyle w:val="Collegamentoipertestuale"/>
            <w:rFonts w:ascii="Times New Roman" w:eastAsia="Times New Roman" w:hAnsi="Times New Roman" w:cs="Times New Roman"/>
            <w:smallCaps w:val="0"/>
            <w:noProof/>
            <w:lang w:val="en-GB"/>
          </w:rPr>
          <w:t>20</w:t>
        </w:r>
      </w:ins>
      <w:del w:id="565"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24</w:delText>
        </w:r>
      </w:del>
      <w:r w:rsidR="004F7A80" w:rsidRPr="004F7A80">
        <w:rPr>
          <w:rStyle w:val="Collegamentoipertestuale"/>
          <w:rFonts w:ascii="Times New Roman" w:eastAsia="Times New Roman" w:hAnsi="Times New Roman" w:cs="Times New Roman"/>
          <w:smallCaps w:val="0"/>
          <w:noProof/>
          <w:lang w:val="en-GB"/>
        </w:rPr>
        <w:t xml:space="preserve">: </w:t>
      </w:r>
      <w:del w:id="566"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 xml:space="preserve">Processing </w:delText>
        </w:r>
      </w:del>
      <w:ins w:id="567" w:author="Jane Shaw" w:date="2015-11-01T20:29:00Z">
        <w:r w:rsidR="005372F6">
          <w:rPr>
            <w:rStyle w:val="Collegamentoipertestuale"/>
            <w:rFonts w:ascii="Times New Roman" w:eastAsia="Times New Roman" w:hAnsi="Times New Roman" w:cs="Times New Roman"/>
            <w:smallCaps w:val="0"/>
            <w:noProof/>
            <w:lang w:val="en-GB"/>
          </w:rPr>
          <w:t xml:space="preserve">Commodity </w:t>
        </w:r>
      </w:ins>
      <w:r w:rsidR="004F7A80" w:rsidRPr="004F7A80">
        <w:rPr>
          <w:rStyle w:val="Collegamentoipertestuale"/>
          <w:rFonts w:ascii="Times New Roman" w:eastAsia="Times New Roman" w:hAnsi="Times New Roman" w:cs="Times New Roman"/>
          <w:smallCaps w:val="0"/>
          <w:noProof/>
          <w:lang w:val="en-GB"/>
        </w:rPr>
        <w:t>tree for sugar crops and products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_Toc430872524 \h </w:instrText>
      </w:r>
      <w:r w:rsidR="003D789C" w:rsidRPr="004F7A80">
        <w:rPr>
          <w:rFonts w:cs="Times New Roman"/>
          <w:noProof/>
          <w:webHidden/>
        </w:rPr>
      </w:r>
      <w:r w:rsidR="003D789C" w:rsidRPr="004F7A80">
        <w:rPr>
          <w:rFonts w:cs="Times New Roman"/>
          <w:noProof/>
          <w:webHidden/>
        </w:rPr>
        <w:fldChar w:fldCharType="separate"/>
      </w:r>
      <w:ins w:id="568" w:author="Jane Shaw" w:date="2015-11-01T20:53:00Z">
        <w:r w:rsidR="00311179">
          <w:rPr>
            <w:rFonts w:cs="Times New Roman"/>
            <w:noProof/>
            <w:webHidden/>
          </w:rPr>
          <w:t>98</w:t>
        </w:r>
      </w:ins>
      <w:del w:id="569" w:author="Jane Shaw" w:date="2015-11-01T20:44:00Z">
        <w:r w:rsidR="00E24798" w:rsidDel="00311179">
          <w:rPr>
            <w:rFonts w:cs="Times New Roman"/>
            <w:noProof/>
            <w:webHidden/>
          </w:rPr>
          <w:delText>108</w:delText>
        </w:r>
      </w:del>
      <w:r w:rsidR="003D789C" w:rsidRPr="004F7A80">
        <w:rPr>
          <w:rFonts w:cs="Times New Roman"/>
          <w:noProof/>
          <w:webHidden/>
        </w:rPr>
        <w:fldChar w:fldCharType="end"/>
      </w:r>
      <w:r>
        <w:rPr>
          <w:rFonts w:cs="Times New Roman"/>
          <w:noProof/>
        </w:rPr>
        <w:fldChar w:fldCharType="end"/>
      </w:r>
    </w:p>
    <w:p w14:paraId="6339A88F" w14:textId="61505BE6" w:rsidR="004F7A80" w:rsidRPr="004F7A80" w:rsidRDefault="000F35E3" w:rsidP="004F7A80">
      <w:pPr>
        <w:pStyle w:val="Indicedellefigure"/>
        <w:tabs>
          <w:tab w:val="right" w:leader="dot" w:pos="9016"/>
        </w:tabs>
        <w:rPr>
          <w:rFonts w:cs="Times New Roman"/>
          <w:noProof/>
          <w:lang w:eastAsia="en-US"/>
        </w:rPr>
      </w:pPr>
      <w:r>
        <w:fldChar w:fldCharType="begin"/>
      </w:r>
      <w:r>
        <w:instrText xml:space="preserve"> HYPERLINK \l "_Toc430872525"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70" w:author="Jane Shaw" w:date="2015-11-01T20:29:00Z">
        <w:r w:rsidR="005372F6">
          <w:rPr>
            <w:rStyle w:val="Collegamentoipertestuale"/>
            <w:rFonts w:ascii="Times New Roman" w:eastAsia="Times New Roman" w:hAnsi="Times New Roman" w:cs="Times New Roman"/>
            <w:smallCaps w:val="0"/>
            <w:noProof/>
            <w:lang w:val="en-GB"/>
          </w:rPr>
          <w:t>21</w:t>
        </w:r>
      </w:ins>
      <w:del w:id="571"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25</w:delText>
        </w:r>
      </w:del>
      <w:r w:rsidR="004F7A80" w:rsidRPr="004F7A80">
        <w:rPr>
          <w:rStyle w:val="Collegamentoipertestuale"/>
          <w:rFonts w:ascii="Times New Roman" w:eastAsia="Times New Roman" w:hAnsi="Times New Roman" w:cs="Times New Roman"/>
          <w:smallCaps w:val="0"/>
          <w:noProof/>
          <w:lang w:val="en-GB"/>
        </w:rPr>
        <w:t>: Commodity tree for palm oil</w:t>
      </w:r>
      <w:ins w:id="572" w:author="Jane Shaw" w:date="2015-11-01T20:29:00Z">
        <w:r w:rsidR="005372F6">
          <w:rPr>
            <w:rStyle w:val="Collegamentoipertestuale"/>
            <w:rFonts w:ascii="Times New Roman" w:eastAsia="Times New Roman" w:hAnsi="Times New Roman" w:cs="Times New Roman"/>
            <w:smallCaps w:val="0"/>
            <w:noProof/>
            <w:lang w:val="en-GB"/>
          </w:rPr>
          <w:t xml:space="preserve"> and products</w:t>
        </w:r>
      </w:ins>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_Toc430872525 \h </w:instrText>
      </w:r>
      <w:r w:rsidR="003D789C" w:rsidRPr="004F7A80">
        <w:rPr>
          <w:rFonts w:cs="Times New Roman"/>
          <w:noProof/>
          <w:webHidden/>
        </w:rPr>
      </w:r>
      <w:r w:rsidR="003D789C" w:rsidRPr="004F7A80">
        <w:rPr>
          <w:rFonts w:cs="Times New Roman"/>
          <w:noProof/>
          <w:webHidden/>
        </w:rPr>
        <w:fldChar w:fldCharType="separate"/>
      </w:r>
      <w:ins w:id="573" w:author="Jane Shaw" w:date="2015-11-01T20:53:00Z">
        <w:r w:rsidR="00311179">
          <w:rPr>
            <w:rFonts w:cs="Times New Roman"/>
            <w:noProof/>
            <w:webHidden/>
          </w:rPr>
          <w:t>107</w:t>
        </w:r>
      </w:ins>
      <w:del w:id="574" w:author="Jane Shaw" w:date="2015-11-01T20:44:00Z">
        <w:r w:rsidR="00E24798" w:rsidDel="00311179">
          <w:rPr>
            <w:rFonts w:cs="Times New Roman"/>
            <w:noProof/>
            <w:webHidden/>
          </w:rPr>
          <w:delText>118</w:delText>
        </w:r>
      </w:del>
      <w:r w:rsidR="003D789C" w:rsidRPr="004F7A80">
        <w:rPr>
          <w:rFonts w:cs="Times New Roman"/>
          <w:noProof/>
          <w:webHidden/>
        </w:rPr>
        <w:fldChar w:fldCharType="end"/>
      </w:r>
      <w:r>
        <w:rPr>
          <w:rFonts w:cs="Times New Roman"/>
          <w:noProof/>
        </w:rPr>
        <w:fldChar w:fldCharType="end"/>
      </w:r>
    </w:p>
    <w:p w14:paraId="36045CC0" w14:textId="663D2B44" w:rsidR="004F7A80" w:rsidRPr="004F7A80" w:rsidRDefault="000F35E3" w:rsidP="004F7A80">
      <w:pPr>
        <w:pStyle w:val="Indicedellefigure"/>
        <w:tabs>
          <w:tab w:val="right" w:leader="dot" w:pos="9016"/>
        </w:tabs>
        <w:rPr>
          <w:rFonts w:cs="Times New Roman"/>
          <w:noProof/>
          <w:lang w:eastAsia="en-US"/>
        </w:rPr>
      </w:pPr>
      <w:r>
        <w:fldChar w:fldCharType="begin"/>
      </w:r>
      <w:r>
        <w:instrText xml:space="preserve"> HYPERLINK \l "_Toc430872526"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75" w:author="Jane Shaw" w:date="2015-11-01T20:29:00Z">
        <w:r w:rsidR="005372F6">
          <w:rPr>
            <w:rStyle w:val="Collegamentoipertestuale"/>
            <w:rFonts w:ascii="Times New Roman" w:eastAsia="Times New Roman" w:hAnsi="Times New Roman" w:cs="Times New Roman"/>
            <w:smallCaps w:val="0"/>
            <w:noProof/>
            <w:lang w:val="en-GB"/>
          </w:rPr>
          <w:t>22</w:t>
        </w:r>
      </w:ins>
      <w:del w:id="576"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26</w:delText>
        </w:r>
      </w:del>
      <w:r w:rsidR="004F7A80" w:rsidRPr="004F7A80">
        <w:rPr>
          <w:rStyle w:val="Collegamentoipertestuale"/>
          <w:rFonts w:ascii="Times New Roman" w:eastAsia="Times New Roman" w:hAnsi="Times New Roman" w:cs="Times New Roman"/>
          <w:smallCaps w:val="0"/>
          <w:noProof/>
          <w:lang w:val="en-GB"/>
        </w:rPr>
        <w:t xml:space="preserve">: </w:t>
      </w:r>
      <w:del w:id="577"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 xml:space="preserve">Trade </w:delText>
        </w:r>
      </w:del>
      <w:r w:rsidR="005372F6" w:rsidRPr="004F7A80">
        <w:rPr>
          <w:rStyle w:val="Collegamentoipertestuale"/>
          <w:rFonts w:ascii="Times New Roman" w:eastAsia="Times New Roman" w:hAnsi="Times New Roman" w:cs="Times New Roman"/>
          <w:smallCaps w:val="0"/>
          <w:noProof/>
          <w:lang w:val="en-GB"/>
        </w:rPr>
        <w:t xml:space="preserve">Processing </w:t>
      </w:r>
      <w:del w:id="578"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 xml:space="preserve">steps </w:delText>
        </w:r>
      </w:del>
      <w:ins w:id="579" w:author="Jane Shaw" w:date="2015-11-01T20:29:00Z">
        <w:r w:rsidR="005372F6">
          <w:rPr>
            <w:rStyle w:val="Collegamentoipertestuale"/>
            <w:rFonts w:ascii="Times New Roman" w:eastAsia="Times New Roman" w:hAnsi="Times New Roman" w:cs="Times New Roman"/>
            <w:smallCaps w:val="0"/>
            <w:noProof/>
            <w:lang w:val="en-GB"/>
          </w:rPr>
          <w:t xml:space="preserve">of trade data </w:t>
        </w:r>
      </w:ins>
      <w:r w:rsidR="004F7A80" w:rsidRPr="004F7A80">
        <w:rPr>
          <w:rStyle w:val="Collegamentoipertestuale"/>
          <w:rFonts w:ascii="Times New Roman" w:eastAsia="Times New Roman" w:hAnsi="Times New Roman" w:cs="Times New Roman"/>
          <w:smallCaps w:val="0"/>
          <w:noProof/>
          <w:lang w:val="en-GB"/>
        </w:rPr>
        <w:t>at FAO</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_Toc430872526 \h </w:instrText>
      </w:r>
      <w:r w:rsidR="003D789C" w:rsidRPr="004F7A80">
        <w:rPr>
          <w:rFonts w:cs="Times New Roman"/>
          <w:noProof/>
          <w:webHidden/>
        </w:rPr>
      </w:r>
      <w:r w:rsidR="003D789C" w:rsidRPr="004F7A80">
        <w:rPr>
          <w:rFonts w:cs="Times New Roman"/>
          <w:noProof/>
          <w:webHidden/>
        </w:rPr>
        <w:fldChar w:fldCharType="separate"/>
      </w:r>
      <w:ins w:id="580" w:author="Jane Shaw" w:date="2015-11-01T20:53:00Z">
        <w:r w:rsidR="00311179">
          <w:rPr>
            <w:rFonts w:cs="Times New Roman"/>
            <w:noProof/>
            <w:webHidden/>
          </w:rPr>
          <w:t>113</w:t>
        </w:r>
      </w:ins>
      <w:del w:id="581" w:author="Jane Shaw" w:date="2015-11-01T20:44:00Z">
        <w:r w:rsidR="00E24798" w:rsidDel="00311179">
          <w:rPr>
            <w:rFonts w:cs="Times New Roman"/>
            <w:noProof/>
            <w:webHidden/>
          </w:rPr>
          <w:delText>124</w:delText>
        </w:r>
      </w:del>
      <w:r w:rsidR="003D789C" w:rsidRPr="004F7A80">
        <w:rPr>
          <w:rFonts w:cs="Times New Roman"/>
          <w:noProof/>
          <w:webHidden/>
        </w:rPr>
        <w:fldChar w:fldCharType="end"/>
      </w:r>
      <w:r>
        <w:rPr>
          <w:rFonts w:cs="Times New Roman"/>
          <w:noProof/>
        </w:rPr>
        <w:fldChar w:fldCharType="end"/>
      </w:r>
    </w:p>
    <w:p w14:paraId="606713AE" w14:textId="5A87CB3A" w:rsidR="004F7A80" w:rsidRPr="004F7A80" w:rsidRDefault="000F35E3" w:rsidP="004F7A80">
      <w:pPr>
        <w:pStyle w:val="Indicedellefigure"/>
        <w:tabs>
          <w:tab w:val="right" w:leader="dot" w:pos="9016"/>
        </w:tabs>
        <w:rPr>
          <w:rFonts w:cs="Times New Roman"/>
          <w:noProof/>
          <w:lang w:eastAsia="en-US"/>
        </w:rPr>
      </w:pPr>
      <w:r>
        <w:fldChar w:fldCharType="begin"/>
      </w:r>
      <w:r>
        <w:instrText xml:space="preserve"> HYPERLINK \l "_Toc430872527" </w:instrText>
      </w:r>
      <w:r>
        <w:fldChar w:fldCharType="separate"/>
      </w:r>
      <w:r w:rsidR="004F7A80" w:rsidRPr="004F7A80">
        <w:rPr>
          <w:rStyle w:val="Collegamentoipertestuale"/>
          <w:rFonts w:ascii="Times New Roman" w:eastAsia="Times New Roman" w:hAnsi="Times New Roman" w:cs="Times New Roman"/>
          <w:smallCaps w:val="0"/>
          <w:noProof/>
          <w:lang w:val="en-GB"/>
        </w:rPr>
        <w:t xml:space="preserve">Figure </w:t>
      </w:r>
      <w:ins w:id="582" w:author="Jane Shaw" w:date="2015-11-01T20:29:00Z">
        <w:r w:rsidR="005372F6">
          <w:rPr>
            <w:rStyle w:val="Collegamentoipertestuale"/>
            <w:rFonts w:ascii="Times New Roman" w:eastAsia="Times New Roman" w:hAnsi="Times New Roman" w:cs="Times New Roman"/>
            <w:smallCaps w:val="0"/>
            <w:noProof/>
            <w:lang w:val="en-GB"/>
          </w:rPr>
          <w:t>23</w:t>
        </w:r>
      </w:ins>
      <w:del w:id="583" w:author="Jane Shaw" w:date="2015-11-01T20:29:00Z">
        <w:r w:rsidR="004F7A80" w:rsidRPr="004F7A80" w:rsidDel="005372F6">
          <w:rPr>
            <w:rStyle w:val="Collegamentoipertestuale"/>
            <w:rFonts w:ascii="Times New Roman" w:eastAsia="Times New Roman" w:hAnsi="Times New Roman" w:cs="Times New Roman"/>
            <w:smallCaps w:val="0"/>
            <w:noProof/>
            <w:lang w:val="en-GB"/>
          </w:rPr>
          <w:delText>27</w:delText>
        </w:r>
      </w:del>
      <w:r w:rsidR="004F7A80" w:rsidRPr="004F7A80">
        <w:rPr>
          <w:rStyle w:val="Collegamentoipertestuale"/>
          <w:rFonts w:ascii="Times New Roman" w:eastAsia="Times New Roman" w:hAnsi="Times New Roman" w:cs="Times New Roman"/>
          <w:smallCaps w:val="0"/>
          <w:noProof/>
          <w:lang w:val="en-GB"/>
        </w:rPr>
        <w:t>: Results of outlier tests</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_Toc430872527 \h </w:instrText>
      </w:r>
      <w:r w:rsidR="003D789C" w:rsidRPr="004F7A80">
        <w:rPr>
          <w:rFonts w:cs="Times New Roman"/>
          <w:noProof/>
          <w:webHidden/>
        </w:rPr>
      </w:r>
      <w:r w:rsidR="003D789C" w:rsidRPr="004F7A80">
        <w:rPr>
          <w:rFonts w:cs="Times New Roman"/>
          <w:noProof/>
          <w:webHidden/>
        </w:rPr>
        <w:fldChar w:fldCharType="separate"/>
      </w:r>
      <w:ins w:id="584" w:author="Jane Shaw" w:date="2015-11-01T20:53:00Z">
        <w:r w:rsidR="00311179">
          <w:rPr>
            <w:rFonts w:cs="Times New Roman"/>
            <w:noProof/>
            <w:webHidden/>
          </w:rPr>
          <w:t>113</w:t>
        </w:r>
      </w:ins>
      <w:del w:id="585" w:author="Jane Shaw" w:date="2015-11-01T20:44:00Z">
        <w:r w:rsidR="00E24798" w:rsidDel="00311179">
          <w:rPr>
            <w:rFonts w:cs="Times New Roman"/>
            <w:noProof/>
            <w:webHidden/>
          </w:rPr>
          <w:delText>125</w:delText>
        </w:r>
      </w:del>
      <w:r w:rsidR="003D789C" w:rsidRPr="004F7A80">
        <w:rPr>
          <w:rFonts w:cs="Times New Roman"/>
          <w:noProof/>
          <w:webHidden/>
        </w:rPr>
        <w:fldChar w:fldCharType="end"/>
      </w:r>
      <w:r>
        <w:rPr>
          <w:rFonts w:cs="Times New Roman"/>
          <w:noProof/>
        </w:rPr>
        <w:fldChar w:fldCharType="end"/>
      </w:r>
    </w:p>
    <w:p w14:paraId="6D6AE38F" w14:textId="14E9D829" w:rsidR="004F7A80" w:rsidRPr="004F7A80" w:rsidRDefault="000F35E3" w:rsidP="004F7A80">
      <w:pPr>
        <w:pStyle w:val="Indicedellefigure"/>
        <w:tabs>
          <w:tab w:val="right" w:leader="dot" w:pos="9016"/>
        </w:tabs>
        <w:rPr>
          <w:rFonts w:cs="Times New Roman"/>
          <w:noProof/>
          <w:lang w:eastAsia="en-US"/>
        </w:rPr>
      </w:pPr>
      <w:r>
        <w:fldChar w:fldCharType="begin"/>
      </w:r>
      <w:r>
        <w:instrText xml:space="preserve"> HYPERLINK \l "_Toc430872528" </w:instrText>
      </w:r>
      <w:r>
        <w:fldChar w:fldCharType="separate"/>
      </w:r>
      <w:r w:rsidR="004F7A80" w:rsidRPr="004F7A80">
        <w:rPr>
          <w:rStyle w:val="Collegamentoipertestuale"/>
          <w:rFonts w:ascii="Times New Roman" w:eastAsia="Times New Roman" w:hAnsi="Times New Roman" w:cs="Times New Roman"/>
          <w:smallCaps w:val="0"/>
          <w:noProof/>
          <w:lang w:val="en-GB"/>
        </w:rPr>
        <w:t>Figure 2</w:t>
      </w:r>
      <w:ins w:id="586" w:author="Jane Shaw" w:date="2015-11-01T20:30:00Z">
        <w:r w:rsidR="005372F6">
          <w:rPr>
            <w:rStyle w:val="Collegamentoipertestuale"/>
            <w:rFonts w:ascii="Times New Roman" w:eastAsia="Times New Roman" w:hAnsi="Times New Roman" w:cs="Times New Roman"/>
            <w:smallCaps w:val="0"/>
            <w:noProof/>
            <w:lang w:val="en-GB"/>
          </w:rPr>
          <w:t>4</w:t>
        </w:r>
      </w:ins>
      <w:del w:id="587" w:author="Jane Shaw" w:date="2015-11-01T20:30:00Z">
        <w:r w:rsidR="004F7A80" w:rsidRPr="004F7A80" w:rsidDel="005372F6">
          <w:rPr>
            <w:rStyle w:val="Collegamentoipertestuale"/>
            <w:rFonts w:ascii="Times New Roman" w:eastAsia="Times New Roman" w:hAnsi="Times New Roman" w:cs="Times New Roman"/>
            <w:smallCaps w:val="0"/>
            <w:noProof/>
            <w:lang w:val="en-GB"/>
          </w:rPr>
          <w:delText>8</w:delText>
        </w:r>
      </w:del>
      <w:r w:rsidR="004F7A80" w:rsidRPr="004F7A80">
        <w:rPr>
          <w:rStyle w:val="Collegamentoipertestuale"/>
          <w:rFonts w:ascii="Times New Roman" w:eastAsia="Times New Roman" w:hAnsi="Times New Roman" w:cs="Times New Roman"/>
          <w:smallCaps w:val="0"/>
          <w:noProof/>
          <w:lang w:val="en-GB"/>
        </w:rPr>
        <w:t xml:space="preserve">: Quality of links between </w:t>
      </w:r>
      <w:ins w:id="588" w:author="Jane Shaw" w:date="2015-11-01T20:30:00Z">
        <w:r w:rsidR="005372F6">
          <w:rPr>
            <w:rStyle w:val="Collegamentoipertestuale"/>
            <w:rFonts w:ascii="Times New Roman" w:eastAsia="Times New Roman" w:hAnsi="Times New Roman" w:cs="Times New Roman"/>
            <w:smallCaps w:val="0"/>
            <w:noProof/>
            <w:lang w:val="en-GB"/>
          </w:rPr>
          <w:t xml:space="preserve">the </w:t>
        </w:r>
      </w:ins>
      <w:r w:rsidR="004F7A80" w:rsidRPr="004F7A80">
        <w:rPr>
          <w:rStyle w:val="Collegamentoipertestuale"/>
          <w:rFonts w:ascii="Times New Roman" w:eastAsia="Times New Roman" w:hAnsi="Times New Roman" w:cs="Times New Roman"/>
          <w:smallCaps w:val="0"/>
          <w:noProof/>
          <w:lang w:val="en-GB"/>
        </w:rPr>
        <w:t xml:space="preserve">HS </w:t>
      </w:r>
      <w:del w:id="589" w:author="Jane Shaw" w:date="2015-11-01T20:30:00Z">
        <w:r w:rsidR="004F7A80" w:rsidRPr="004F7A80" w:rsidDel="005372F6">
          <w:rPr>
            <w:rStyle w:val="Collegamentoipertestuale"/>
            <w:rFonts w:ascii="Times New Roman" w:eastAsia="Times New Roman" w:hAnsi="Times New Roman" w:cs="Times New Roman"/>
            <w:smallCaps w:val="0"/>
            <w:noProof/>
            <w:lang w:val="en-GB"/>
          </w:rPr>
          <w:delText xml:space="preserve">– </w:delText>
        </w:r>
      </w:del>
      <w:ins w:id="590" w:author="Jane Shaw" w:date="2015-11-01T20:30:00Z">
        <w:r w:rsidR="005372F6">
          <w:rPr>
            <w:rStyle w:val="Collegamentoipertestuale"/>
            <w:rFonts w:ascii="Times New Roman" w:eastAsia="Times New Roman" w:hAnsi="Times New Roman" w:cs="Times New Roman"/>
            <w:smallCaps w:val="0"/>
            <w:noProof/>
            <w:lang w:val="en-GB"/>
          </w:rPr>
          <w:t xml:space="preserve">and the </w:t>
        </w:r>
      </w:ins>
      <w:r w:rsidR="004F7A80" w:rsidRPr="004F7A80">
        <w:rPr>
          <w:rStyle w:val="Collegamentoipertestuale"/>
          <w:rFonts w:ascii="Times New Roman" w:eastAsia="Times New Roman" w:hAnsi="Times New Roman" w:cs="Times New Roman"/>
          <w:smallCaps w:val="0"/>
          <w:noProof/>
          <w:lang w:val="en-GB"/>
        </w:rPr>
        <w:t>FCL</w:t>
      </w:r>
      <w:del w:id="591" w:author="Jane Shaw" w:date="2015-11-01T20:30:00Z">
        <w:r w:rsidR="004F7A80" w:rsidRPr="004F7A80" w:rsidDel="005372F6">
          <w:rPr>
            <w:rStyle w:val="Collegamentoipertestuale"/>
            <w:rFonts w:ascii="Times New Roman" w:eastAsia="Times New Roman" w:hAnsi="Times New Roman" w:cs="Times New Roman"/>
            <w:smallCaps w:val="0"/>
            <w:noProof/>
            <w:lang w:val="en-GB"/>
          </w:rPr>
          <w:delText>(shaded)</w:delText>
        </w:r>
      </w:del>
      <w:r w:rsidR="008568EC">
        <w:rPr>
          <w:rStyle w:val="Collegamentoipertestuale"/>
          <w:rFonts w:ascii="Times New Roman" w:eastAsia="Times New Roman" w:hAnsi="Times New Roman" w:cs="Times New Roman"/>
          <w:smallCaps w:val="0"/>
          <w:noProof/>
          <w:lang w:val="en-GB"/>
        </w:rPr>
        <w:t xml:space="preserve"> </w:t>
      </w:r>
      <w:r w:rsidR="004F7A80" w:rsidRPr="004F7A80">
        <w:rPr>
          <w:rStyle w:val="Collegamentoipertestuale"/>
          <w:rFonts w:ascii="Times New Roman" w:eastAsia="Times New Roman" w:hAnsi="Times New Roman" w:cs="Times New Roman"/>
          <w:smallCaps w:val="0"/>
          <w:noProof/>
          <w:lang w:val="en-GB"/>
        </w:rPr>
        <w:t xml:space="preserve">and </w:t>
      </w:r>
      <w:ins w:id="592" w:author="Jane Shaw" w:date="2015-11-01T20:30:00Z">
        <w:r w:rsidR="005372F6">
          <w:rPr>
            <w:rStyle w:val="Collegamentoipertestuale"/>
            <w:rFonts w:ascii="Times New Roman" w:eastAsia="Times New Roman" w:hAnsi="Times New Roman" w:cs="Times New Roman"/>
            <w:smallCaps w:val="0"/>
            <w:noProof/>
            <w:lang w:val="en-GB"/>
          </w:rPr>
          <w:t xml:space="preserve">between the </w:t>
        </w:r>
      </w:ins>
      <w:r w:rsidR="004F7A80" w:rsidRPr="004F7A80">
        <w:rPr>
          <w:rStyle w:val="Collegamentoipertestuale"/>
          <w:rFonts w:ascii="Times New Roman" w:eastAsia="Times New Roman" w:hAnsi="Times New Roman" w:cs="Times New Roman"/>
          <w:smallCaps w:val="0"/>
          <w:noProof/>
          <w:lang w:val="en-GB"/>
        </w:rPr>
        <w:t xml:space="preserve">HS </w:t>
      </w:r>
      <w:ins w:id="593" w:author="Jane Shaw" w:date="2015-11-01T20:30:00Z">
        <w:r w:rsidR="005372F6">
          <w:rPr>
            <w:rStyle w:val="Collegamentoipertestuale"/>
            <w:rFonts w:ascii="Times New Roman" w:eastAsia="Times New Roman" w:hAnsi="Times New Roman" w:cs="Times New Roman"/>
            <w:smallCaps w:val="0"/>
            <w:noProof/>
            <w:lang w:val="en-GB"/>
          </w:rPr>
          <w:t>and the</w:t>
        </w:r>
      </w:ins>
      <w:del w:id="594" w:author="Jane Shaw" w:date="2015-11-01T20:30:00Z">
        <w:r w:rsidR="004F7A80" w:rsidRPr="004F7A80" w:rsidDel="005372F6">
          <w:rPr>
            <w:rStyle w:val="Collegamentoipertestuale"/>
            <w:rFonts w:ascii="Times New Roman" w:eastAsia="Times New Roman" w:hAnsi="Times New Roman" w:cs="Times New Roman"/>
            <w:smallCaps w:val="0"/>
            <w:noProof/>
            <w:lang w:val="en-GB"/>
          </w:rPr>
          <w:delText>-</w:delText>
        </w:r>
      </w:del>
      <w:r w:rsidR="004F7A80" w:rsidRPr="004F7A80">
        <w:rPr>
          <w:rStyle w:val="Collegamentoipertestuale"/>
          <w:rFonts w:ascii="Times New Roman" w:eastAsia="Times New Roman" w:hAnsi="Times New Roman" w:cs="Times New Roman"/>
          <w:smallCaps w:val="0"/>
          <w:noProof/>
          <w:lang w:val="en-GB"/>
        </w:rPr>
        <w:t xml:space="preserve"> CPC</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_Toc430872528 \h </w:instrText>
      </w:r>
      <w:r w:rsidR="003D789C" w:rsidRPr="004F7A80">
        <w:rPr>
          <w:rFonts w:cs="Times New Roman"/>
          <w:noProof/>
          <w:webHidden/>
        </w:rPr>
      </w:r>
      <w:r w:rsidR="003D789C" w:rsidRPr="004F7A80">
        <w:rPr>
          <w:rFonts w:cs="Times New Roman"/>
          <w:noProof/>
          <w:webHidden/>
        </w:rPr>
        <w:fldChar w:fldCharType="separate"/>
      </w:r>
      <w:ins w:id="595" w:author="Jane Shaw" w:date="2015-11-01T20:53:00Z">
        <w:r w:rsidR="00311179">
          <w:rPr>
            <w:rFonts w:cs="Times New Roman"/>
            <w:noProof/>
            <w:webHidden/>
          </w:rPr>
          <w:t>120</w:t>
        </w:r>
      </w:ins>
      <w:del w:id="596" w:author="Jane Shaw" w:date="2015-11-01T20:44:00Z">
        <w:r w:rsidR="00E24798" w:rsidDel="00311179">
          <w:rPr>
            <w:rFonts w:cs="Times New Roman"/>
            <w:noProof/>
            <w:webHidden/>
          </w:rPr>
          <w:delText>131</w:delText>
        </w:r>
      </w:del>
      <w:r w:rsidR="003D789C" w:rsidRPr="004F7A80">
        <w:rPr>
          <w:rFonts w:cs="Times New Roman"/>
          <w:noProof/>
          <w:webHidden/>
        </w:rPr>
        <w:fldChar w:fldCharType="end"/>
      </w:r>
      <w:r>
        <w:rPr>
          <w:rFonts w:cs="Times New Roman"/>
          <w:noProof/>
        </w:rPr>
        <w:fldChar w:fldCharType="end"/>
      </w:r>
    </w:p>
    <w:p w14:paraId="38A8CDA0" w14:textId="74730CC3" w:rsidR="004F7A80" w:rsidRPr="004F7A80" w:rsidRDefault="000F35E3" w:rsidP="004F7A80">
      <w:pPr>
        <w:pStyle w:val="Indicedellefigure"/>
        <w:tabs>
          <w:tab w:val="right" w:leader="dot" w:pos="9016"/>
        </w:tabs>
        <w:rPr>
          <w:rStyle w:val="Collegamentoipertestuale"/>
          <w:rFonts w:ascii="Times New Roman" w:hAnsi="Times New Roman" w:cs="Times New Roman"/>
          <w:smallCaps w:val="0"/>
          <w:noProof/>
        </w:rPr>
      </w:pPr>
      <w:r>
        <w:fldChar w:fldCharType="begin"/>
      </w:r>
      <w:r>
        <w:instrText xml:space="preserve"> HYPERLINK \l "_Toc430872529" </w:instrText>
      </w:r>
      <w:r>
        <w:fldChar w:fldCharType="separate"/>
      </w:r>
      <w:r w:rsidR="004F7A80" w:rsidRPr="004F7A80">
        <w:rPr>
          <w:rStyle w:val="Collegamentoipertestuale"/>
          <w:rFonts w:ascii="Times New Roman" w:eastAsia="Times New Roman" w:hAnsi="Times New Roman" w:cs="Times New Roman"/>
          <w:smallCaps w:val="0"/>
          <w:noProof/>
          <w:lang w:val="en-GB"/>
        </w:rPr>
        <w:t>Figure 2</w:t>
      </w:r>
      <w:ins w:id="597" w:author="Jane Shaw" w:date="2015-11-01T20:30:00Z">
        <w:r w:rsidR="005372F6">
          <w:rPr>
            <w:rStyle w:val="Collegamentoipertestuale"/>
            <w:rFonts w:ascii="Times New Roman" w:hAnsi="Times New Roman" w:cs="Times New Roman"/>
            <w:smallCaps w:val="0"/>
            <w:noProof/>
            <w:lang w:val="en-GB"/>
          </w:rPr>
          <w:t>5</w:t>
        </w:r>
      </w:ins>
      <w:del w:id="598" w:author="Jane Shaw" w:date="2015-11-01T20:30:00Z">
        <w:r w:rsidR="004F7A80" w:rsidRPr="004F7A80" w:rsidDel="005372F6">
          <w:rPr>
            <w:rStyle w:val="Collegamentoipertestuale"/>
            <w:rFonts w:ascii="Times New Roman" w:hAnsi="Times New Roman" w:cs="Times New Roman"/>
            <w:smallCaps w:val="0"/>
            <w:noProof/>
            <w:lang w:val="en-GB"/>
          </w:rPr>
          <w:delText>9</w:delText>
        </w:r>
      </w:del>
      <w:r w:rsidR="004F7A80" w:rsidRPr="004F7A80">
        <w:rPr>
          <w:rStyle w:val="Collegamentoipertestuale"/>
          <w:rFonts w:ascii="Times New Roman" w:eastAsia="Times New Roman" w:hAnsi="Times New Roman" w:cs="Times New Roman"/>
          <w:smallCaps w:val="0"/>
          <w:noProof/>
          <w:lang w:val="en-GB"/>
        </w:rPr>
        <w:t xml:space="preserve">: CPC expanded code for “Mixed grain” (0103 in </w:t>
      </w:r>
      <w:ins w:id="599" w:author="Jane Shaw" w:date="2015-11-01T20:30:00Z">
        <w:r w:rsidR="005372F6">
          <w:rPr>
            <w:rStyle w:val="Collegamentoipertestuale"/>
            <w:rFonts w:ascii="Times New Roman" w:eastAsia="Times New Roman" w:hAnsi="Times New Roman" w:cs="Times New Roman"/>
            <w:smallCaps w:val="0"/>
            <w:noProof/>
            <w:lang w:val="en-GB"/>
          </w:rPr>
          <w:t xml:space="preserve">the </w:t>
        </w:r>
      </w:ins>
      <w:r w:rsidR="004F7A80" w:rsidRPr="004F7A80">
        <w:rPr>
          <w:rStyle w:val="Collegamentoipertestuale"/>
          <w:rFonts w:ascii="Times New Roman" w:eastAsia="Times New Roman" w:hAnsi="Times New Roman" w:cs="Times New Roman"/>
          <w:smallCaps w:val="0"/>
          <w:noProof/>
          <w:lang w:val="en-GB"/>
        </w:rPr>
        <w:t>FCL)</w:t>
      </w:r>
      <w:r w:rsidR="004F7A80" w:rsidRPr="004F7A80">
        <w:rPr>
          <w:rFonts w:cs="Times New Roman"/>
          <w:noProof/>
          <w:webHidden/>
        </w:rPr>
        <w:tab/>
      </w:r>
      <w:r w:rsidR="003D789C" w:rsidRPr="004F7A80">
        <w:rPr>
          <w:rFonts w:cs="Times New Roman"/>
          <w:noProof/>
          <w:webHidden/>
        </w:rPr>
        <w:fldChar w:fldCharType="begin"/>
      </w:r>
      <w:r w:rsidR="004F7A80" w:rsidRPr="004F7A80">
        <w:rPr>
          <w:rFonts w:cs="Times New Roman"/>
          <w:noProof/>
          <w:webHidden/>
        </w:rPr>
        <w:instrText xml:space="preserve"> PAGEREF _Toc430872529 \h </w:instrText>
      </w:r>
      <w:r w:rsidR="003D789C" w:rsidRPr="004F7A80">
        <w:rPr>
          <w:rFonts w:cs="Times New Roman"/>
          <w:noProof/>
          <w:webHidden/>
        </w:rPr>
      </w:r>
      <w:r w:rsidR="003D789C" w:rsidRPr="004F7A80">
        <w:rPr>
          <w:rFonts w:cs="Times New Roman"/>
          <w:noProof/>
          <w:webHidden/>
        </w:rPr>
        <w:fldChar w:fldCharType="separate"/>
      </w:r>
      <w:ins w:id="600" w:author="Jane Shaw" w:date="2015-11-01T20:53:00Z">
        <w:r w:rsidR="00311179">
          <w:rPr>
            <w:rFonts w:cs="Times New Roman"/>
            <w:noProof/>
            <w:webHidden/>
          </w:rPr>
          <w:t>120</w:t>
        </w:r>
      </w:ins>
      <w:del w:id="601" w:author="Jane Shaw" w:date="2015-11-01T20:44:00Z">
        <w:r w:rsidR="00E24798" w:rsidDel="00311179">
          <w:rPr>
            <w:rFonts w:cs="Times New Roman"/>
            <w:noProof/>
            <w:webHidden/>
          </w:rPr>
          <w:delText>132</w:delText>
        </w:r>
      </w:del>
      <w:r w:rsidR="003D789C" w:rsidRPr="004F7A80">
        <w:rPr>
          <w:rFonts w:cs="Times New Roman"/>
          <w:noProof/>
          <w:webHidden/>
        </w:rPr>
        <w:fldChar w:fldCharType="end"/>
      </w:r>
      <w:r>
        <w:rPr>
          <w:rFonts w:cs="Times New Roman"/>
          <w:noProof/>
        </w:rPr>
        <w:fldChar w:fldCharType="end"/>
      </w:r>
    </w:p>
    <w:p w14:paraId="3EE54386" w14:textId="410BA4D4" w:rsidR="004F7A80" w:rsidRPr="004F7A80" w:rsidRDefault="004F7A80" w:rsidP="004F7A80">
      <w:pPr>
        <w:pStyle w:val="Didascalia"/>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ins w:id="602" w:author="Jane Shaw" w:date="2015-11-01T20:31:00Z">
        <w:r w:rsidR="005372F6">
          <w:rPr>
            <w:rFonts w:asciiTheme="majorBidi" w:eastAsia="Times New Roman" w:hAnsiTheme="majorBidi" w:cstheme="majorBidi"/>
            <w:i w:val="0"/>
            <w:sz w:val="22"/>
            <w:szCs w:val="22"/>
            <w:lang w:val="en-GB"/>
          </w:rPr>
          <w:t>26</w:t>
        </w:r>
      </w:ins>
      <w:del w:id="603" w:author="Jane Shaw" w:date="2015-11-01T20:31:00Z">
        <w:r w:rsidRPr="004F7A80" w:rsidDel="005372F6">
          <w:rPr>
            <w:rFonts w:asciiTheme="majorBidi" w:eastAsia="Times New Roman" w:hAnsiTheme="majorBidi" w:cstheme="majorBidi"/>
            <w:i w:val="0"/>
            <w:sz w:val="22"/>
            <w:szCs w:val="22"/>
            <w:lang w:val="en-GB"/>
          </w:rPr>
          <w:delText>30</w:delText>
        </w:r>
      </w:del>
      <w:r w:rsidRPr="004F7A80">
        <w:rPr>
          <w:rFonts w:asciiTheme="majorBidi" w:eastAsia="Times New Roman" w:hAnsiTheme="majorBidi" w:cstheme="majorBidi"/>
          <w:i w:val="0"/>
          <w:sz w:val="22"/>
          <w:szCs w:val="22"/>
          <w:lang w:val="en-GB"/>
        </w:rPr>
        <w:t xml:space="preserve">: Classification of millet and its derived products in </w:t>
      </w:r>
      <w:ins w:id="604" w:author="Jane Shaw" w:date="2015-11-01T20:30:00Z">
        <w:r w:rsidR="005372F6">
          <w:rPr>
            <w:rFonts w:asciiTheme="majorBidi" w:eastAsia="Times New Roman" w:hAnsiTheme="majorBidi" w:cstheme="majorBidi"/>
            <w:i w:val="0"/>
            <w:sz w:val="22"/>
            <w:szCs w:val="22"/>
            <w:lang w:val="en-GB"/>
          </w:rPr>
          <w:t xml:space="preserve">the </w:t>
        </w:r>
      </w:ins>
      <w:r w:rsidRPr="004F7A80">
        <w:rPr>
          <w:rFonts w:asciiTheme="majorBidi" w:eastAsia="Times New Roman" w:hAnsiTheme="majorBidi" w:cstheme="majorBidi"/>
          <w:i w:val="0"/>
          <w:sz w:val="22"/>
          <w:szCs w:val="22"/>
          <w:lang w:val="en-GB"/>
        </w:rPr>
        <w:t>FCL</w:t>
      </w:r>
    </w:p>
    <w:p w14:paraId="7C5C41B2" w14:textId="6076D573" w:rsidR="004F7A80" w:rsidRPr="004F7A80" w:rsidRDefault="004F7A80" w:rsidP="004F7A80">
      <w:pPr>
        <w:pStyle w:val="Didascalia"/>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ins w:id="605" w:author="Jane Shaw" w:date="2015-11-01T20:31:00Z">
        <w:r w:rsidR="005372F6">
          <w:rPr>
            <w:rFonts w:asciiTheme="majorBidi" w:eastAsia="Times New Roman" w:hAnsiTheme="majorBidi" w:cstheme="majorBidi"/>
            <w:i w:val="0"/>
            <w:sz w:val="22"/>
            <w:szCs w:val="22"/>
            <w:lang w:val="en-GB"/>
          </w:rPr>
          <w:t>27</w:t>
        </w:r>
      </w:ins>
      <w:del w:id="606" w:author="Jane Shaw" w:date="2015-11-01T20:31:00Z">
        <w:r w:rsidRPr="004F7A80" w:rsidDel="005372F6">
          <w:rPr>
            <w:rFonts w:asciiTheme="majorBidi" w:eastAsia="Times New Roman" w:hAnsiTheme="majorBidi" w:cstheme="majorBidi"/>
            <w:i w:val="0"/>
            <w:sz w:val="22"/>
            <w:szCs w:val="22"/>
            <w:lang w:val="en-GB"/>
          </w:rPr>
          <w:delText>31</w:delText>
        </w:r>
      </w:del>
      <w:r w:rsidRPr="004F7A80">
        <w:rPr>
          <w:rFonts w:asciiTheme="majorBidi" w:eastAsia="Times New Roman" w:hAnsiTheme="majorBidi" w:cstheme="majorBidi"/>
          <w:i w:val="0"/>
          <w:sz w:val="22"/>
          <w:szCs w:val="22"/>
          <w:lang w:val="en-GB"/>
        </w:rPr>
        <w:t xml:space="preserve">: Commodity tree </w:t>
      </w:r>
      <w:del w:id="607" w:author="Jane Shaw" w:date="2015-11-07T13:24:00Z">
        <w:r w:rsidRPr="004F7A80" w:rsidDel="00A81CE9">
          <w:rPr>
            <w:rFonts w:asciiTheme="majorBidi" w:eastAsia="Times New Roman" w:hAnsiTheme="majorBidi" w:cstheme="majorBidi"/>
            <w:i w:val="0"/>
            <w:sz w:val="22"/>
            <w:szCs w:val="22"/>
            <w:lang w:val="en-GB"/>
          </w:rPr>
          <w:delText xml:space="preserve">of </w:delText>
        </w:r>
      </w:del>
      <w:ins w:id="608" w:author="Jane Shaw" w:date="2015-11-07T13:24:00Z">
        <w:r w:rsidR="00A81CE9">
          <w:rPr>
            <w:rFonts w:asciiTheme="majorBidi" w:eastAsia="Times New Roman" w:hAnsiTheme="majorBidi" w:cstheme="majorBidi"/>
            <w:i w:val="0"/>
            <w:sz w:val="22"/>
            <w:szCs w:val="22"/>
            <w:lang w:val="en-GB"/>
          </w:rPr>
          <w:t xml:space="preserve">for </w:t>
        </w:r>
      </w:ins>
      <w:r w:rsidRPr="004F7A80">
        <w:rPr>
          <w:rFonts w:asciiTheme="majorBidi" w:eastAsia="Times New Roman" w:hAnsiTheme="majorBidi" w:cstheme="majorBidi"/>
          <w:i w:val="0"/>
          <w:sz w:val="22"/>
          <w:szCs w:val="22"/>
          <w:lang w:val="en-GB"/>
        </w:rPr>
        <w:t xml:space="preserve">millet </w:t>
      </w:r>
      <w:del w:id="609" w:author="Jane Shaw" w:date="2015-11-01T20:31:00Z">
        <w:r w:rsidRPr="004F7A80" w:rsidDel="005372F6">
          <w:rPr>
            <w:rFonts w:asciiTheme="majorBidi" w:eastAsia="Times New Roman" w:hAnsiTheme="majorBidi" w:cstheme="majorBidi"/>
            <w:i w:val="0"/>
            <w:sz w:val="22"/>
            <w:szCs w:val="22"/>
            <w:lang w:val="en-GB"/>
          </w:rPr>
          <w:delText xml:space="preserve">(a simple example as it only includes 1st level processed products) </w:delText>
        </w:r>
      </w:del>
    </w:p>
    <w:p w14:paraId="7A513795" w14:textId="644BAFC1" w:rsidR="004F7A80" w:rsidRPr="004F7A80" w:rsidRDefault="004F7A80" w:rsidP="004F7A80">
      <w:pPr>
        <w:pStyle w:val="Didascalia"/>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ins w:id="610" w:author="Jane Shaw" w:date="2015-11-01T20:31:00Z">
        <w:r w:rsidR="005372F6">
          <w:rPr>
            <w:rFonts w:asciiTheme="majorBidi" w:hAnsiTheme="majorBidi" w:cstheme="majorBidi"/>
            <w:i w:val="0"/>
            <w:sz w:val="22"/>
            <w:szCs w:val="22"/>
            <w:lang w:val="en-GB"/>
          </w:rPr>
          <w:t>28</w:t>
        </w:r>
      </w:ins>
      <w:del w:id="611" w:author="Jane Shaw" w:date="2015-11-01T20:31:00Z">
        <w:r w:rsidRPr="004F7A80" w:rsidDel="005372F6">
          <w:rPr>
            <w:rFonts w:asciiTheme="majorBidi" w:hAnsiTheme="majorBidi" w:cstheme="majorBidi"/>
            <w:i w:val="0"/>
            <w:sz w:val="22"/>
            <w:szCs w:val="22"/>
            <w:lang w:val="en-GB"/>
          </w:rPr>
          <w:delText>32</w:delText>
        </w:r>
      </w:del>
      <w:r w:rsidRPr="004F7A80">
        <w:rPr>
          <w:rFonts w:asciiTheme="majorBidi" w:eastAsia="Times New Roman" w:hAnsiTheme="majorBidi" w:cstheme="majorBidi"/>
          <w:i w:val="0"/>
          <w:sz w:val="22"/>
          <w:szCs w:val="22"/>
          <w:lang w:val="en-GB"/>
        </w:rPr>
        <w:t xml:space="preserve">: Commodity tree </w:t>
      </w:r>
      <w:del w:id="612" w:author="Jane Shaw" w:date="2015-11-07T13:24:00Z">
        <w:r w:rsidRPr="004F7A80" w:rsidDel="00A81CE9">
          <w:rPr>
            <w:rFonts w:asciiTheme="majorBidi" w:eastAsia="Times New Roman" w:hAnsiTheme="majorBidi" w:cstheme="majorBidi"/>
            <w:i w:val="0"/>
            <w:sz w:val="22"/>
            <w:szCs w:val="22"/>
            <w:lang w:val="en-GB"/>
          </w:rPr>
          <w:delText xml:space="preserve">of </w:delText>
        </w:r>
      </w:del>
      <w:ins w:id="613" w:author="Jane Shaw" w:date="2015-11-07T13:24:00Z">
        <w:r w:rsidR="00A81CE9">
          <w:rPr>
            <w:rFonts w:asciiTheme="majorBidi" w:eastAsia="Times New Roman" w:hAnsiTheme="majorBidi" w:cstheme="majorBidi"/>
            <w:i w:val="0"/>
            <w:sz w:val="22"/>
            <w:szCs w:val="22"/>
            <w:lang w:val="en-GB"/>
          </w:rPr>
          <w:t xml:space="preserve">for </w:t>
        </w:r>
      </w:ins>
      <w:r w:rsidRPr="004F7A80">
        <w:rPr>
          <w:rFonts w:asciiTheme="majorBidi" w:eastAsia="Times New Roman" w:hAnsiTheme="majorBidi" w:cstheme="majorBidi"/>
          <w:i w:val="0"/>
          <w:sz w:val="22"/>
          <w:szCs w:val="22"/>
          <w:lang w:val="en-GB"/>
        </w:rPr>
        <w:t xml:space="preserve">millet in </w:t>
      </w:r>
      <w:ins w:id="614" w:author="Jane Shaw" w:date="2015-11-01T20:31:00Z">
        <w:r w:rsidR="005372F6">
          <w:rPr>
            <w:rFonts w:asciiTheme="majorBidi" w:eastAsia="Times New Roman" w:hAnsiTheme="majorBidi" w:cstheme="majorBidi"/>
            <w:i w:val="0"/>
            <w:sz w:val="22"/>
            <w:szCs w:val="22"/>
            <w:lang w:val="en-GB"/>
          </w:rPr>
          <w:t xml:space="preserve">the </w:t>
        </w:r>
      </w:ins>
      <w:r w:rsidRPr="004F7A80">
        <w:rPr>
          <w:rFonts w:asciiTheme="majorBidi" w:eastAsia="Times New Roman" w:hAnsiTheme="majorBidi" w:cstheme="majorBidi"/>
          <w:i w:val="0"/>
          <w:sz w:val="22"/>
          <w:szCs w:val="22"/>
          <w:lang w:val="en-GB"/>
        </w:rPr>
        <w:t>CPC</w:t>
      </w:r>
    </w:p>
    <w:p w14:paraId="18CE3AF4" w14:textId="5C9C666E" w:rsidR="004F7A80" w:rsidRPr="004F7A80" w:rsidRDefault="004F7A80" w:rsidP="004F7A80">
      <w:pPr>
        <w:pStyle w:val="Didascalia"/>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ins w:id="615" w:author="Jane Shaw" w:date="2015-11-01T20:31:00Z">
        <w:r w:rsidR="005372F6">
          <w:rPr>
            <w:rFonts w:asciiTheme="majorBidi" w:hAnsiTheme="majorBidi" w:cstheme="majorBidi"/>
            <w:i w:val="0"/>
            <w:sz w:val="22"/>
            <w:szCs w:val="22"/>
            <w:lang w:val="en-GB"/>
          </w:rPr>
          <w:t>29</w:t>
        </w:r>
      </w:ins>
      <w:del w:id="616" w:author="Jane Shaw" w:date="2015-11-01T20:31:00Z">
        <w:r w:rsidRPr="004F7A80" w:rsidDel="005372F6">
          <w:rPr>
            <w:rFonts w:asciiTheme="majorBidi" w:hAnsiTheme="majorBidi" w:cstheme="majorBidi"/>
            <w:i w:val="0"/>
            <w:sz w:val="22"/>
            <w:szCs w:val="22"/>
            <w:lang w:val="en-GB"/>
          </w:rPr>
          <w:delText>33</w:delText>
        </w:r>
      </w:del>
      <w:r w:rsidRPr="004F7A80">
        <w:rPr>
          <w:rFonts w:asciiTheme="majorBidi" w:eastAsia="Times New Roman" w:hAnsiTheme="majorBidi" w:cstheme="majorBidi"/>
          <w:i w:val="0"/>
          <w:sz w:val="22"/>
          <w:szCs w:val="22"/>
          <w:lang w:val="en-GB"/>
        </w:rPr>
        <w:t xml:space="preserve">: Classification of millet and its derived products in </w:t>
      </w:r>
      <w:ins w:id="617" w:author="Jane Shaw" w:date="2015-11-01T20:31:00Z">
        <w:r w:rsidR="005372F6">
          <w:rPr>
            <w:rFonts w:asciiTheme="majorBidi" w:eastAsia="Times New Roman" w:hAnsiTheme="majorBidi" w:cstheme="majorBidi"/>
            <w:i w:val="0"/>
            <w:sz w:val="22"/>
            <w:szCs w:val="22"/>
            <w:lang w:val="en-GB"/>
          </w:rPr>
          <w:t xml:space="preserve">the </w:t>
        </w:r>
      </w:ins>
      <w:r w:rsidRPr="004F7A80">
        <w:rPr>
          <w:rFonts w:asciiTheme="majorBidi" w:eastAsia="Times New Roman" w:hAnsiTheme="majorBidi" w:cstheme="majorBidi"/>
          <w:i w:val="0"/>
          <w:sz w:val="22"/>
          <w:szCs w:val="22"/>
          <w:lang w:val="en-GB"/>
        </w:rPr>
        <w:t>CPC</w:t>
      </w:r>
      <w:del w:id="618" w:author="Jane Shaw" w:date="2015-11-01T20:31:00Z">
        <w:r w:rsidRPr="004F7A80" w:rsidDel="005372F6">
          <w:rPr>
            <w:rFonts w:asciiTheme="majorBidi" w:eastAsia="Times New Roman" w:hAnsiTheme="majorBidi" w:cstheme="majorBidi"/>
            <w:i w:val="0"/>
            <w:sz w:val="22"/>
            <w:szCs w:val="22"/>
            <w:lang w:val="en-GB"/>
          </w:rPr>
          <w:delText>; CPC hierarchy reflects the economic activity of origin</w:delText>
        </w:r>
      </w:del>
    </w:p>
    <w:p w14:paraId="3AB864CE" w14:textId="070D4A54" w:rsidR="004F7A80" w:rsidRPr="004F7A80" w:rsidRDefault="004F7A80" w:rsidP="004F7A80">
      <w:pPr>
        <w:pStyle w:val="Didascalia"/>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w:t>
      </w:r>
      <w:ins w:id="619" w:author="Jane Shaw" w:date="2015-11-01T20:31:00Z">
        <w:r w:rsidR="005372F6">
          <w:rPr>
            <w:rFonts w:asciiTheme="majorBidi" w:hAnsiTheme="majorBidi" w:cstheme="majorBidi"/>
            <w:i w:val="0"/>
            <w:sz w:val="22"/>
            <w:szCs w:val="22"/>
            <w:lang w:val="en-GB"/>
          </w:rPr>
          <w:t>0</w:t>
        </w:r>
      </w:ins>
      <w:del w:id="620" w:author="Jane Shaw" w:date="2015-11-01T20:31:00Z">
        <w:r w:rsidRPr="004F7A80" w:rsidDel="005372F6">
          <w:rPr>
            <w:rFonts w:asciiTheme="majorBidi" w:hAnsiTheme="majorBidi" w:cstheme="majorBidi"/>
            <w:i w:val="0"/>
            <w:sz w:val="22"/>
            <w:szCs w:val="22"/>
            <w:lang w:val="en-GB"/>
          </w:rPr>
          <w:delText>4</w:delText>
        </w:r>
      </w:del>
      <w:r w:rsidRPr="004F7A80">
        <w:rPr>
          <w:rFonts w:asciiTheme="majorBidi" w:eastAsia="Times New Roman" w:hAnsiTheme="majorBidi" w:cstheme="majorBidi"/>
          <w:i w:val="0"/>
          <w:sz w:val="22"/>
          <w:szCs w:val="22"/>
          <w:lang w:val="en-GB"/>
        </w:rPr>
        <w:t>: Classification scheme used in the new system</w:t>
      </w:r>
    </w:p>
    <w:p w14:paraId="4EFFF539" w14:textId="77777777" w:rsidR="004F7A80" w:rsidRPr="004F7A80" w:rsidRDefault="004F7A80" w:rsidP="004F7A80">
      <w:pPr>
        <w:pStyle w:val="Didascalia"/>
        <w:jc w:val="both"/>
        <w:rPr>
          <w:rFonts w:asciiTheme="majorBidi" w:hAnsiTheme="majorBidi" w:cstheme="majorBidi"/>
          <w:i w:val="0"/>
          <w:sz w:val="22"/>
          <w:szCs w:val="22"/>
          <w:lang w:val="en-GB"/>
        </w:rPr>
      </w:pPr>
    </w:p>
    <w:p w14:paraId="4C6F6300" w14:textId="77777777" w:rsidR="004F7A80" w:rsidRPr="004F7A80" w:rsidRDefault="004F7A80" w:rsidP="004F7A80">
      <w:pPr>
        <w:pStyle w:val="Didascalia"/>
        <w:jc w:val="both"/>
        <w:rPr>
          <w:rFonts w:asciiTheme="majorBidi" w:eastAsia="Times New Roman" w:hAnsiTheme="majorBidi" w:cstheme="majorBidi"/>
          <w:i w:val="0"/>
          <w:lang w:val="en-GB"/>
        </w:rPr>
      </w:pPr>
    </w:p>
    <w:p w14:paraId="6835C1ED" w14:textId="77777777" w:rsidR="004F7A80" w:rsidRPr="004F7A80" w:rsidRDefault="004F7A80" w:rsidP="004F7A80">
      <w:pPr>
        <w:pStyle w:val="Didascalia"/>
        <w:jc w:val="both"/>
        <w:rPr>
          <w:rFonts w:asciiTheme="majorBidi" w:hAnsiTheme="majorBidi" w:cstheme="majorBidi"/>
          <w:i w:val="0"/>
          <w:lang w:val="en-GB"/>
        </w:rPr>
      </w:pPr>
    </w:p>
    <w:p w14:paraId="715D9383" w14:textId="347F801F" w:rsidR="002A60C4" w:rsidRDefault="002A60C4">
      <w:pPr>
        <w:suppressAutoHyphens w:val="0"/>
        <w:spacing w:after="0" w:line="240" w:lineRule="auto"/>
        <w:rPr>
          <w:ins w:id="621" w:author="Jane Shaw" w:date="2015-11-01T20:07:00Z"/>
          <w:lang w:val="en-GB"/>
        </w:rPr>
      </w:pPr>
      <w:ins w:id="622" w:author="Jane Shaw" w:date="2015-11-01T20:07:00Z">
        <w:r>
          <w:rPr>
            <w:lang w:val="en-GB"/>
          </w:rPr>
          <w:br w:type="page"/>
        </w:r>
      </w:ins>
    </w:p>
    <w:p w14:paraId="7D3D2794" w14:textId="77777777" w:rsidR="002A60C4" w:rsidRPr="00387363" w:rsidRDefault="002A60C4">
      <w:pPr>
        <w:pStyle w:val="Titolo1"/>
        <w:rPr>
          <w:ins w:id="623" w:author="Jane Shaw" w:date="2015-11-01T20:07:00Z"/>
        </w:rPr>
        <w:pPrChange w:id="624" w:author="Jane Shaw" w:date="2015-11-01T20:07:00Z">
          <w:pPr/>
        </w:pPrChange>
      </w:pPr>
      <w:bookmarkStart w:id="625" w:name="_Toc308029339"/>
      <w:bookmarkStart w:id="626" w:name="_Toc308029530"/>
      <w:ins w:id="627" w:author="Jane Shaw" w:date="2015-11-01T20:07:00Z">
        <w:r w:rsidRPr="00387363">
          <w:lastRenderedPageBreak/>
          <w:t>Acronyms</w:t>
        </w:r>
        <w:bookmarkEnd w:id="625"/>
        <w:bookmarkEnd w:id="626"/>
        <w:r w:rsidRPr="00387363">
          <w:t xml:space="preserve"> </w:t>
        </w:r>
      </w:ins>
    </w:p>
    <w:p w14:paraId="2E246136" w14:textId="77777777" w:rsidR="002A60C4" w:rsidRPr="00387363" w:rsidRDefault="002A60C4" w:rsidP="002A60C4">
      <w:pPr>
        <w:rPr>
          <w:ins w:id="628" w:author="Jane Shaw" w:date="2015-11-01T20:07:00Z"/>
        </w:rPr>
      </w:pPr>
    </w:p>
    <w:p w14:paraId="44B2259D" w14:textId="77777777" w:rsidR="002A60C4" w:rsidRPr="002A60C4" w:rsidRDefault="002A60C4">
      <w:pPr>
        <w:spacing w:after="0"/>
        <w:rPr>
          <w:ins w:id="629" w:author="Jane Shaw" w:date="2015-11-01T20:07:00Z"/>
          <w:rFonts w:ascii="Times New Roman" w:eastAsia="Times New Roman" w:hAnsi="Times New Roman" w:cs="Times New Roman"/>
          <w:rPrChange w:id="630" w:author="Jane Shaw" w:date="2015-11-01T20:08:00Z">
            <w:rPr>
              <w:ins w:id="631" w:author="Jane Shaw" w:date="2015-11-01T20:07:00Z"/>
              <w:rFonts w:asciiTheme="majorBidi" w:eastAsia="Times New Roman" w:hAnsiTheme="majorBidi" w:cstheme="majorBidi"/>
            </w:rPr>
          </w:rPrChange>
        </w:rPr>
        <w:pPrChange w:id="632" w:author="Jane Shaw" w:date="2015-11-01T20:07:00Z">
          <w:pPr/>
        </w:pPrChange>
      </w:pPr>
      <w:ins w:id="633" w:author="Jane Shaw" w:date="2015-11-01T20:07:00Z">
        <w:r w:rsidRPr="002A60C4">
          <w:rPr>
            <w:rFonts w:ascii="Times New Roman" w:hAnsi="Times New Roman" w:cs="Times New Roman"/>
            <w:rPrChange w:id="634" w:author="Jane Shaw" w:date="2015-11-01T20:08:00Z">
              <w:rPr/>
            </w:rPrChange>
          </w:rPr>
          <w:t>AGRIS</w:t>
        </w:r>
        <w:r w:rsidRPr="002A60C4">
          <w:rPr>
            <w:rFonts w:ascii="Times New Roman" w:hAnsi="Times New Roman" w:cs="Times New Roman"/>
            <w:rPrChange w:id="635" w:author="Jane Shaw" w:date="2015-11-01T20:08:00Z">
              <w:rPr/>
            </w:rPrChange>
          </w:rPr>
          <w:tab/>
        </w:r>
        <w:r w:rsidRPr="002A60C4">
          <w:rPr>
            <w:rFonts w:ascii="Times New Roman" w:hAnsi="Times New Roman" w:cs="Times New Roman"/>
            <w:rPrChange w:id="636" w:author="Jane Shaw" w:date="2015-11-01T20:08:00Z">
              <w:rPr/>
            </w:rPrChange>
          </w:rPr>
          <w:tab/>
        </w:r>
        <w:r w:rsidRPr="002A60C4">
          <w:rPr>
            <w:rFonts w:ascii="Times New Roman" w:hAnsi="Times New Roman" w:cs="Times New Roman"/>
            <w:rPrChange w:id="637" w:author="Jane Shaw" w:date="2015-11-01T20:08:00Z">
              <w:rPr/>
            </w:rPrChange>
          </w:rPr>
          <w:tab/>
        </w:r>
        <w:r w:rsidRPr="002A60C4">
          <w:rPr>
            <w:rFonts w:ascii="Times New Roman" w:eastAsia="Times New Roman" w:hAnsi="Times New Roman" w:cs="Times New Roman"/>
            <w:rPrChange w:id="638" w:author="Jane Shaw" w:date="2015-11-01T20:08:00Z">
              <w:rPr>
                <w:rFonts w:asciiTheme="majorBidi" w:eastAsia="Times New Roman" w:hAnsiTheme="majorBidi" w:cstheme="majorBidi"/>
              </w:rPr>
            </w:rPrChange>
          </w:rPr>
          <w:t xml:space="preserve">Agricultural and Rural Integrated Survey </w:t>
        </w:r>
      </w:ins>
    </w:p>
    <w:p w14:paraId="0159DF71" w14:textId="77777777" w:rsidR="002A60C4" w:rsidRPr="002A60C4" w:rsidRDefault="002A60C4">
      <w:pPr>
        <w:spacing w:after="0"/>
        <w:rPr>
          <w:ins w:id="639" w:author="Jane Shaw" w:date="2015-11-01T20:07:00Z"/>
          <w:rFonts w:ascii="Times New Roman" w:hAnsi="Times New Roman" w:cs="Times New Roman"/>
          <w:rPrChange w:id="640" w:author="Jane Shaw" w:date="2015-11-01T20:08:00Z">
            <w:rPr>
              <w:ins w:id="641" w:author="Jane Shaw" w:date="2015-11-01T20:07:00Z"/>
            </w:rPr>
          </w:rPrChange>
        </w:rPr>
        <w:pPrChange w:id="642" w:author="Jane Shaw" w:date="2015-11-01T20:07:00Z">
          <w:pPr/>
        </w:pPrChange>
      </w:pPr>
      <w:ins w:id="643" w:author="Jane Shaw" w:date="2015-11-01T20:07:00Z">
        <w:r w:rsidRPr="002A60C4">
          <w:rPr>
            <w:rFonts w:ascii="Times New Roman" w:hAnsi="Times New Roman" w:cs="Times New Roman"/>
            <w:rPrChange w:id="644" w:author="Jane Shaw" w:date="2015-11-01T20:08:00Z">
              <w:rPr/>
            </w:rPrChange>
          </w:rPr>
          <w:t>AMIS</w:t>
        </w:r>
        <w:r w:rsidRPr="002A60C4">
          <w:rPr>
            <w:rFonts w:ascii="Times New Roman" w:hAnsi="Times New Roman" w:cs="Times New Roman"/>
            <w:rPrChange w:id="645" w:author="Jane Shaw" w:date="2015-11-01T20:08:00Z">
              <w:rPr/>
            </w:rPrChange>
          </w:rPr>
          <w:tab/>
        </w:r>
        <w:r w:rsidRPr="002A60C4">
          <w:rPr>
            <w:rFonts w:ascii="Times New Roman" w:hAnsi="Times New Roman" w:cs="Times New Roman"/>
            <w:rPrChange w:id="646" w:author="Jane Shaw" w:date="2015-11-01T20:08:00Z">
              <w:rPr/>
            </w:rPrChange>
          </w:rPr>
          <w:tab/>
        </w:r>
        <w:r w:rsidRPr="002A60C4">
          <w:rPr>
            <w:rFonts w:ascii="Times New Roman" w:hAnsi="Times New Roman" w:cs="Times New Roman"/>
            <w:rPrChange w:id="647" w:author="Jane Shaw" w:date="2015-11-01T20:08:00Z">
              <w:rPr/>
            </w:rPrChange>
          </w:rPr>
          <w:tab/>
        </w:r>
        <w:r w:rsidRPr="002A60C4">
          <w:rPr>
            <w:rFonts w:ascii="Times New Roman" w:eastAsia="Times New Roman" w:hAnsi="Times New Roman" w:cs="Times New Roman"/>
            <w:color w:val="000000" w:themeColor="text1"/>
            <w:rPrChange w:id="648" w:author="Jane Shaw" w:date="2015-11-01T20:08:00Z">
              <w:rPr>
                <w:rFonts w:asciiTheme="majorBidi" w:eastAsia="Times New Roman" w:hAnsiTheme="majorBidi" w:cstheme="majorBidi"/>
                <w:color w:val="000000" w:themeColor="text1"/>
              </w:rPr>
            </w:rPrChange>
          </w:rPr>
          <w:t>Agricultural Market Information System</w:t>
        </w:r>
      </w:ins>
    </w:p>
    <w:p w14:paraId="6FDD98A3" w14:textId="77777777" w:rsidR="002A60C4" w:rsidRPr="002A60C4" w:rsidRDefault="002A60C4">
      <w:pPr>
        <w:spacing w:after="0"/>
        <w:rPr>
          <w:ins w:id="649" w:author="Jane Shaw" w:date="2015-11-01T20:07:00Z"/>
          <w:rFonts w:ascii="Times New Roman" w:hAnsi="Times New Roman" w:cs="Times New Roman"/>
          <w:rPrChange w:id="650" w:author="Jane Shaw" w:date="2015-11-01T20:08:00Z">
            <w:rPr>
              <w:ins w:id="651" w:author="Jane Shaw" w:date="2015-11-01T20:07:00Z"/>
            </w:rPr>
          </w:rPrChange>
        </w:rPr>
        <w:pPrChange w:id="652" w:author="Jane Shaw" w:date="2015-11-01T20:07:00Z">
          <w:pPr/>
        </w:pPrChange>
      </w:pPr>
      <w:ins w:id="653" w:author="Jane Shaw" w:date="2015-11-01T20:07:00Z">
        <w:r w:rsidRPr="002A60C4">
          <w:rPr>
            <w:rFonts w:ascii="Times New Roman" w:hAnsi="Times New Roman" w:cs="Times New Roman"/>
            <w:rPrChange w:id="654" w:author="Jane Shaw" w:date="2015-11-01T20:08:00Z">
              <w:rPr/>
            </w:rPrChange>
          </w:rPr>
          <w:t>CC</w:t>
        </w:r>
        <w:r w:rsidRPr="002A60C4">
          <w:rPr>
            <w:rFonts w:ascii="Times New Roman" w:hAnsi="Times New Roman" w:cs="Times New Roman"/>
            <w:rPrChange w:id="655" w:author="Jane Shaw" w:date="2015-11-01T20:08:00Z">
              <w:rPr/>
            </w:rPrChange>
          </w:rPr>
          <w:tab/>
        </w:r>
        <w:r w:rsidRPr="002A60C4">
          <w:rPr>
            <w:rFonts w:ascii="Times New Roman" w:hAnsi="Times New Roman" w:cs="Times New Roman"/>
            <w:rPrChange w:id="656" w:author="Jane Shaw" w:date="2015-11-01T20:08:00Z">
              <w:rPr/>
            </w:rPrChange>
          </w:rPr>
          <w:tab/>
        </w:r>
        <w:r w:rsidRPr="002A60C4">
          <w:rPr>
            <w:rFonts w:ascii="Times New Roman" w:hAnsi="Times New Roman" w:cs="Times New Roman"/>
            <w:rPrChange w:id="657" w:author="Jane Shaw" w:date="2015-11-01T20:08:00Z">
              <w:rPr/>
            </w:rPrChange>
          </w:rPr>
          <w:tab/>
        </w:r>
        <w:r w:rsidRPr="002A60C4">
          <w:rPr>
            <w:rFonts w:ascii="Times New Roman" w:hAnsi="Times New Roman" w:cs="Times New Roman"/>
            <w:color w:val="000000" w:themeColor="text1"/>
            <w:rPrChange w:id="658" w:author="Jane Shaw" w:date="2015-11-01T20:08:00Z">
              <w:rPr>
                <w:rFonts w:asciiTheme="majorBidi" w:hAnsiTheme="majorBidi" w:cstheme="majorBidi"/>
                <w:color w:val="000000" w:themeColor="text1"/>
              </w:rPr>
            </w:rPrChange>
          </w:rPr>
          <w:t>compound and concentrate (feeds)</w:t>
        </w:r>
      </w:ins>
    </w:p>
    <w:p w14:paraId="233593F6" w14:textId="7A419E5A" w:rsidR="002A60C4" w:rsidRPr="002A60C4" w:rsidRDefault="00A81CE9">
      <w:pPr>
        <w:spacing w:after="0"/>
        <w:rPr>
          <w:ins w:id="659" w:author="Jane Shaw" w:date="2015-11-01T20:07:00Z"/>
          <w:rFonts w:ascii="Times New Roman" w:hAnsi="Times New Roman" w:cs="Times New Roman"/>
          <w:rPrChange w:id="660" w:author="Jane Shaw" w:date="2015-11-01T20:08:00Z">
            <w:rPr>
              <w:ins w:id="661" w:author="Jane Shaw" w:date="2015-11-01T20:07:00Z"/>
            </w:rPr>
          </w:rPrChange>
        </w:rPr>
        <w:pPrChange w:id="662" w:author="Jane Shaw" w:date="2015-11-01T20:07:00Z">
          <w:pPr/>
        </w:pPrChange>
      </w:pPr>
      <w:ins w:id="663" w:author="Jane Shaw" w:date="2015-11-01T20:07:00Z">
        <w:r w:rsidRPr="00A81CE9">
          <w:rPr>
            <w:rFonts w:ascii="Times New Roman" w:hAnsi="Times New Roman" w:cs="Times New Roman"/>
          </w:rPr>
          <w:t>CIF</w:t>
        </w:r>
        <w:r w:rsidR="002A60C4" w:rsidRPr="002A60C4">
          <w:rPr>
            <w:rFonts w:ascii="Times New Roman" w:hAnsi="Times New Roman" w:cs="Times New Roman"/>
            <w:rPrChange w:id="664" w:author="Jane Shaw" w:date="2015-11-01T20:08:00Z">
              <w:rPr/>
            </w:rPrChange>
          </w:rPr>
          <w:tab/>
        </w:r>
        <w:r w:rsidR="002A60C4" w:rsidRPr="002A60C4">
          <w:rPr>
            <w:rFonts w:ascii="Times New Roman" w:hAnsi="Times New Roman" w:cs="Times New Roman"/>
            <w:rPrChange w:id="665" w:author="Jane Shaw" w:date="2015-11-01T20:08:00Z">
              <w:rPr/>
            </w:rPrChange>
          </w:rPr>
          <w:tab/>
        </w:r>
        <w:r w:rsidR="002A60C4" w:rsidRPr="002A60C4">
          <w:rPr>
            <w:rFonts w:ascii="Times New Roman" w:hAnsi="Times New Roman" w:cs="Times New Roman"/>
            <w:rPrChange w:id="666" w:author="Jane Shaw" w:date="2015-11-01T20:08:00Z">
              <w:rPr/>
            </w:rPrChange>
          </w:rPr>
          <w:tab/>
        </w:r>
        <w:r w:rsidR="002A60C4" w:rsidRPr="002A60C4">
          <w:rPr>
            <w:rFonts w:ascii="Times New Roman" w:eastAsia="Times New Roman" w:hAnsi="Times New Roman" w:cs="Times New Roman"/>
            <w:rPrChange w:id="667" w:author="Jane Shaw" w:date="2015-11-01T20:08:00Z">
              <w:rPr>
                <w:rFonts w:asciiTheme="majorBidi" w:eastAsia="Times New Roman" w:hAnsiTheme="majorBidi" w:cstheme="majorBidi"/>
              </w:rPr>
            </w:rPrChange>
          </w:rPr>
          <w:t>cost, insurance, freight</w:t>
        </w:r>
      </w:ins>
    </w:p>
    <w:p w14:paraId="597A1537" w14:textId="77777777" w:rsidR="002A60C4" w:rsidRPr="002A60C4" w:rsidRDefault="002A60C4">
      <w:pPr>
        <w:spacing w:after="0"/>
        <w:rPr>
          <w:ins w:id="668" w:author="Jane Shaw" w:date="2015-11-01T20:07:00Z"/>
          <w:rFonts w:ascii="Times New Roman" w:hAnsi="Times New Roman" w:cs="Times New Roman"/>
          <w:rPrChange w:id="669" w:author="Jane Shaw" w:date="2015-11-01T20:08:00Z">
            <w:rPr>
              <w:ins w:id="670" w:author="Jane Shaw" w:date="2015-11-01T20:07:00Z"/>
            </w:rPr>
          </w:rPrChange>
        </w:rPr>
        <w:pPrChange w:id="671" w:author="Jane Shaw" w:date="2015-11-01T20:07:00Z">
          <w:pPr/>
        </w:pPrChange>
      </w:pPr>
      <w:ins w:id="672" w:author="Jane Shaw" w:date="2015-11-01T20:07:00Z">
        <w:r w:rsidRPr="002A60C4">
          <w:rPr>
            <w:rFonts w:ascii="Times New Roman" w:hAnsi="Times New Roman" w:cs="Times New Roman"/>
            <w:rPrChange w:id="673" w:author="Jane Shaw" w:date="2015-11-01T20:08:00Z">
              <w:rPr/>
            </w:rPrChange>
          </w:rPr>
          <w:t>CPC</w:t>
        </w:r>
        <w:r w:rsidRPr="002A60C4">
          <w:rPr>
            <w:rFonts w:ascii="Times New Roman" w:hAnsi="Times New Roman" w:cs="Times New Roman"/>
            <w:rPrChange w:id="674" w:author="Jane Shaw" w:date="2015-11-01T20:08:00Z">
              <w:rPr/>
            </w:rPrChange>
          </w:rPr>
          <w:tab/>
        </w:r>
        <w:r w:rsidRPr="002A60C4">
          <w:rPr>
            <w:rFonts w:ascii="Times New Roman" w:hAnsi="Times New Roman" w:cs="Times New Roman"/>
            <w:rPrChange w:id="675" w:author="Jane Shaw" w:date="2015-11-01T20:08:00Z">
              <w:rPr/>
            </w:rPrChange>
          </w:rPr>
          <w:tab/>
        </w:r>
        <w:r w:rsidRPr="002A60C4">
          <w:rPr>
            <w:rFonts w:ascii="Times New Roman" w:hAnsi="Times New Roman" w:cs="Times New Roman"/>
            <w:rPrChange w:id="676" w:author="Jane Shaw" w:date="2015-11-01T20:08:00Z">
              <w:rPr/>
            </w:rPrChange>
          </w:rPr>
          <w:tab/>
        </w:r>
        <w:r w:rsidRPr="002A60C4">
          <w:rPr>
            <w:rFonts w:ascii="Times New Roman" w:hAnsi="Times New Roman" w:cs="Times New Roman"/>
            <w:bCs/>
            <w:rPrChange w:id="677" w:author="Jane Shaw" w:date="2015-11-01T20:08:00Z">
              <w:rPr>
                <w:rFonts w:cs="Times New Roman"/>
                <w:bCs/>
              </w:rPr>
            </w:rPrChange>
          </w:rPr>
          <w:t>Central Product Classification</w:t>
        </w:r>
      </w:ins>
    </w:p>
    <w:p w14:paraId="3B8CB872" w14:textId="77777777" w:rsidR="002A60C4" w:rsidRPr="002A60C4" w:rsidRDefault="002A60C4">
      <w:pPr>
        <w:spacing w:after="0"/>
        <w:rPr>
          <w:ins w:id="678" w:author="Jane Shaw" w:date="2015-11-01T20:07:00Z"/>
          <w:rFonts w:ascii="Times New Roman" w:hAnsi="Times New Roman" w:cs="Times New Roman"/>
          <w:rPrChange w:id="679" w:author="Jane Shaw" w:date="2015-11-01T20:08:00Z">
            <w:rPr>
              <w:ins w:id="680" w:author="Jane Shaw" w:date="2015-11-01T20:07:00Z"/>
            </w:rPr>
          </w:rPrChange>
        </w:rPr>
        <w:pPrChange w:id="681" w:author="Jane Shaw" w:date="2015-11-01T20:07:00Z">
          <w:pPr/>
        </w:pPrChange>
      </w:pPr>
      <w:ins w:id="682" w:author="Jane Shaw" w:date="2015-11-01T20:07:00Z">
        <w:r w:rsidRPr="002A60C4">
          <w:rPr>
            <w:rFonts w:ascii="Times New Roman" w:hAnsi="Times New Roman" w:cs="Times New Roman"/>
            <w:rPrChange w:id="683" w:author="Jane Shaw" w:date="2015-11-01T20:08:00Z">
              <w:rPr/>
            </w:rPrChange>
          </w:rPr>
          <w:t>DDGS</w:t>
        </w:r>
        <w:r w:rsidRPr="002A60C4">
          <w:rPr>
            <w:rFonts w:ascii="Times New Roman" w:hAnsi="Times New Roman" w:cs="Times New Roman"/>
            <w:rPrChange w:id="684" w:author="Jane Shaw" w:date="2015-11-01T20:08:00Z">
              <w:rPr/>
            </w:rPrChange>
          </w:rPr>
          <w:tab/>
        </w:r>
        <w:r w:rsidRPr="002A60C4">
          <w:rPr>
            <w:rFonts w:ascii="Times New Roman" w:hAnsi="Times New Roman" w:cs="Times New Roman"/>
            <w:rPrChange w:id="685" w:author="Jane Shaw" w:date="2015-11-01T20:08:00Z">
              <w:rPr/>
            </w:rPrChange>
          </w:rPr>
          <w:tab/>
        </w:r>
        <w:r w:rsidRPr="002A60C4">
          <w:rPr>
            <w:rFonts w:ascii="Times New Roman" w:hAnsi="Times New Roman" w:cs="Times New Roman"/>
            <w:rPrChange w:id="686" w:author="Jane Shaw" w:date="2015-11-01T20:08:00Z">
              <w:rPr/>
            </w:rPrChange>
          </w:rPr>
          <w:tab/>
          <w:t>distiller’s dried grains with solubles</w:t>
        </w:r>
      </w:ins>
    </w:p>
    <w:p w14:paraId="208CC29C" w14:textId="77777777" w:rsidR="002A60C4" w:rsidRPr="002A60C4" w:rsidRDefault="002A60C4">
      <w:pPr>
        <w:spacing w:after="0"/>
        <w:rPr>
          <w:ins w:id="687" w:author="Jane Shaw" w:date="2015-11-01T20:07:00Z"/>
          <w:rFonts w:ascii="Times New Roman" w:hAnsi="Times New Roman" w:cs="Times New Roman"/>
          <w:rPrChange w:id="688" w:author="Jane Shaw" w:date="2015-11-01T20:08:00Z">
            <w:rPr>
              <w:ins w:id="689" w:author="Jane Shaw" w:date="2015-11-01T20:07:00Z"/>
            </w:rPr>
          </w:rPrChange>
        </w:rPr>
        <w:pPrChange w:id="690" w:author="Jane Shaw" w:date="2015-11-01T20:07:00Z">
          <w:pPr/>
        </w:pPrChange>
      </w:pPr>
      <w:ins w:id="691" w:author="Jane Shaw" w:date="2015-11-01T20:07:00Z">
        <w:r w:rsidRPr="002A60C4">
          <w:rPr>
            <w:rFonts w:ascii="Times New Roman" w:hAnsi="Times New Roman" w:cs="Times New Roman"/>
            <w:rPrChange w:id="692" w:author="Jane Shaw" w:date="2015-11-01T20:08:00Z">
              <w:rPr/>
            </w:rPrChange>
          </w:rPr>
          <w:t>DES</w:t>
        </w:r>
        <w:r w:rsidRPr="002A60C4">
          <w:rPr>
            <w:rFonts w:ascii="Times New Roman" w:hAnsi="Times New Roman" w:cs="Times New Roman"/>
            <w:rPrChange w:id="693" w:author="Jane Shaw" w:date="2015-11-01T20:08:00Z">
              <w:rPr/>
            </w:rPrChange>
          </w:rPr>
          <w:tab/>
        </w:r>
        <w:r w:rsidRPr="002A60C4">
          <w:rPr>
            <w:rFonts w:ascii="Times New Roman" w:hAnsi="Times New Roman" w:cs="Times New Roman"/>
            <w:rPrChange w:id="694" w:author="Jane Shaw" w:date="2015-11-01T20:08:00Z">
              <w:rPr/>
            </w:rPrChange>
          </w:rPr>
          <w:tab/>
        </w:r>
        <w:r w:rsidRPr="002A60C4">
          <w:rPr>
            <w:rFonts w:ascii="Times New Roman" w:hAnsi="Times New Roman" w:cs="Times New Roman"/>
            <w:rPrChange w:id="695" w:author="Jane Shaw" w:date="2015-11-01T20:08:00Z">
              <w:rPr/>
            </w:rPrChange>
          </w:rPr>
          <w:tab/>
        </w:r>
        <w:r w:rsidRPr="002A60C4">
          <w:rPr>
            <w:rFonts w:ascii="Times New Roman" w:eastAsia="Times New Roman" w:hAnsi="Times New Roman" w:cs="Times New Roman"/>
            <w:rPrChange w:id="696" w:author="Jane Shaw" w:date="2015-11-01T20:08:00Z">
              <w:rPr>
                <w:rFonts w:asciiTheme="majorBidi" w:eastAsia="Times New Roman" w:hAnsiTheme="majorBidi" w:cstheme="majorBidi"/>
              </w:rPr>
            </w:rPrChange>
          </w:rPr>
          <w:t>dietary energy supply</w:t>
        </w:r>
      </w:ins>
    </w:p>
    <w:p w14:paraId="5312A24D" w14:textId="77777777" w:rsidR="002A60C4" w:rsidRPr="002A60C4" w:rsidRDefault="002A60C4">
      <w:pPr>
        <w:spacing w:after="0"/>
        <w:rPr>
          <w:ins w:id="697" w:author="Jane Shaw" w:date="2015-11-01T20:07:00Z"/>
          <w:rFonts w:ascii="Times New Roman" w:hAnsi="Times New Roman" w:cs="Times New Roman"/>
          <w:rPrChange w:id="698" w:author="Jane Shaw" w:date="2015-11-01T20:08:00Z">
            <w:rPr>
              <w:ins w:id="699" w:author="Jane Shaw" w:date="2015-11-01T20:07:00Z"/>
            </w:rPr>
          </w:rPrChange>
        </w:rPr>
        <w:pPrChange w:id="700" w:author="Jane Shaw" w:date="2015-11-01T20:07:00Z">
          <w:pPr/>
        </w:pPrChange>
      </w:pPr>
      <w:ins w:id="701" w:author="Jane Shaw" w:date="2015-11-01T20:07:00Z">
        <w:r w:rsidRPr="002A60C4">
          <w:rPr>
            <w:rFonts w:ascii="Times New Roman" w:hAnsi="Times New Roman" w:cs="Times New Roman"/>
            <w:rPrChange w:id="702" w:author="Jane Shaw" w:date="2015-11-01T20:08:00Z">
              <w:rPr/>
            </w:rPrChange>
          </w:rPr>
          <w:t>ESS</w:t>
        </w:r>
        <w:r w:rsidRPr="002A60C4">
          <w:rPr>
            <w:rFonts w:ascii="Times New Roman" w:hAnsi="Times New Roman" w:cs="Times New Roman"/>
            <w:rPrChange w:id="703" w:author="Jane Shaw" w:date="2015-11-01T20:08:00Z">
              <w:rPr/>
            </w:rPrChange>
          </w:rPr>
          <w:tab/>
        </w:r>
        <w:r w:rsidRPr="002A60C4">
          <w:rPr>
            <w:rFonts w:ascii="Times New Roman" w:hAnsi="Times New Roman" w:cs="Times New Roman"/>
            <w:rPrChange w:id="704" w:author="Jane Shaw" w:date="2015-11-01T20:08:00Z">
              <w:rPr/>
            </w:rPrChange>
          </w:rPr>
          <w:tab/>
        </w:r>
        <w:r w:rsidRPr="002A60C4">
          <w:rPr>
            <w:rFonts w:ascii="Times New Roman" w:hAnsi="Times New Roman" w:cs="Times New Roman"/>
            <w:rPrChange w:id="705" w:author="Jane Shaw" w:date="2015-11-01T20:08:00Z">
              <w:rPr/>
            </w:rPrChange>
          </w:rPr>
          <w:tab/>
        </w:r>
        <w:r w:rsidRPr="002A60C4">
          <w:rPr>
            <w:rFonts w:ascii="Times New Roman" w:hAnsi="Times New Roman" w:cs="Times New Roman"/>
            <w:bCs/>
            <w:color w:val="000000" w:themeColor="text1"/>
            <w:rPrChange w:id="706" w:author="Jane Shaw" w:date="2015-11-01T20:08:00Z">
              <w:rPr>
                <w:rFonts w:asciiTheme="majorBidi" w:hAnsiTheme="majorBidi" w:cstheme="majorBidi"/>
                <w:bCs/>
                <w:color w:val="000000" w:themeColor="text1"/>
              </w:rPr>
            </w:rPrChange>
          </w:rPr>
          <w:t>Statistics Division (FAO)</w:t>
        </w:r>
      </w:ins>
    </w:p>
    <w:p w14:paraId="0CE956B1" w14:textId="77777777" w:rsidR="002A60C4" w:rsidRPr="002A60C4" w:rsidRDefault="002A60C4">
      <w:pPr>
        <w:spacing w:after="0"/>
        <w:rPr>
          <w:ins w:id="707" w:author="Jane Shaw" w:date="2015-11-01T20:07:00Z"/>
          <w:rFonts w:ascii="Times New Roman" w:hAnsi="Times New Roman" w:cs="Times New Roman"/>
          <w:rPrChange w:id="708" w:author="Jane Shaw" w:date="2015-11-01T20:08:00Z">
            <w:rPr>
              <w:ins w:id="709" w:author="Jane Shaw" w:date="2015-11-01T20:07:00Z"/>
            </w:rPr>
          </w:rPrChange>
        </w:rPr>
        <w:pPrChange w:id="710" w:author="Jane Shaw" w:date="2015-11-01T20:07:00Z">
          <w:pPr/>
        </w:pPrChange>
      </w:pPr>
      <w:ins w:id="711" w:author="Jane Shaw" w:date="2015-11-01T20:07:00Z">
        <w:r w:rsidRPr="002A60C4">
          <w:rPr>
            <w:rFonts w:ascii="Times New Roman" w:hAnsi="Times New Roman" w:cs="Times New Roman"/>
            <w:rPrChange w:id="712" w:author="Jane Shaw" w:date="2015-11-01T20:08:00Z">
              <w:rPr/>
            </w:rPrChange>
          </w:rPr>
          <w:t>EU</w:t>
        </w:r>
        <w:r w:rsidRPr="002A60C4">
          <w:rPr>
            <w:rFonts w:ascii="Times New Roman" w:hAnsi="Times New Roman" w:cs="Times New Roman"/>
            <w:rPrChange w:id="713" w:author="Jane Shaw" w:date="2015-11-01T20:08:00Z">
              <w:rPr/>
            </w:rPrChange>
          </w:rPr>
          <w:tab/>
        </w:r>
        <w:r w:rsidRPr="002A60C4">
          <w:rPr>
            <w:rFonts w:ascii="Times New Roman" w:hAnsi="Times New Roman" w:cs="Times New Roman"/>
            <w:rPrChange w:id="714" w:author="Jane Shaw" w:date="2015-11-01T20:08:00Z">
              <w:rPr/>
            </w:rPrChange>
          </w:rPr>
          <w:tab/>
        </w:r>
        <w:r w:rsidRPr="002A60C4">
          <w:rPr>
            <w:rFonts w:ascii="Times New Roman" w:hAnsi="Times New Roman" w:cs="Times New Roman"/>
            <w:rPrChange w:id="715" w:author="Jane Shaw" w:date="2015-11-01T20:08:00Z">
              <w:rPr/>
            </w:rPrChange>
          </w:rPr>
          <w:tab/>
          <w:t>European Union</w:t>
        </w:r>
      </w:ins>
    </w:p>
    <w:p w14:paraId="6EAF7B4C" w14:textId="77777777" w:rsidR="002A60C4" w:rsidRPr="002A60C4" w:rsidRDefault="002A60C4">
      <w:pPr>
        <w:spacing w:after="0"/>
        <w:rPr>
          <w:ins w:id="716" w:author="Jane Shaw" w:date="2015-11-01T20:07:00Z"/>
          <w:rFonts w:ascii="Times New Roman" w:hAnsi="Times New Roman" w:cs="Times New Roman"/>
          <w:rPrChange w:id="717" w:author="Jane Shaw" w:date="2015-11-01T20:08:00Z">
            <w:rPr>
              <w:ins w:id="718" w:author="Jane Shaw" w:date="2015-11-01T20:07:00Z"/>
            </w:rPr>
          </w:rPrChange>
        </w:rPr>
        <w:pPrChange w:id="719" w:author="Jane Shaw" w:date="2015-11-01T20:07:00Z">
          <w:pPr/>
        </w:pPrChange>
      </w:pPr>
      <w:ins w:id="720" w:author="Jane Shaw" w:date="2015-11-01T20:07:00Z">
        <w:r w:rsidRPr="002A60C4">
          <w:rPr>
            <w:rFonts w:ascii="Times New Roman" w:hAnsi="Times New Roman" w:cs="Times New Roman"/>
            <w:rPrChange w:id="721" w:author="Jane Shaw" w:date="2015-11-01T20:08:00Z">
              <w:rPr/>
            </w:rPrChange>
          </w:rPr>
          <w:t>EUROSTAT</w:t>
        </w:r>
        <w:r w:rsidRPr="002A60C4">
          <w:rPr>
            <w:rFonts w:ascii="Times New Roman" w:hAnsi="Times New Roman" w:cs="Times New Roman"/>
            <w:rPrChange w:id="722" w:author="Jane Shaw" w:date="2015-11-01T20:08:00Z">
              <w:rPr/>
            </w:rPrChange>
          </w:rPr>
          <w:tab/>
        </w:r>
        <w:r w:rsidRPr="002A60C4">
          <w:rPr>
            <w:rFonts w:ascii="Times New Roman" w:hAnsi="Times New Roman" w:cs="Times New Roman"/>
            <w:rPrChange w:id="723" w:author="Jane Shaw" w:date="2015-11-01T20:08:00Z">
              <w:rPr/>
            </w:rPrChange>
          </w:rPr>
          <w:tab/>
        </w:r>
        <w:r w:rsidRPr="002A60C4">
          <w:rPr>
            <w:rFonts w:ascii="Times New Roman" w:hAnsi="Times New Roman" w:cs="Times New Roman"/>
            <w:color w:val="000000" w:themeColor="text1"/>
            <w:rPrChange w:id="724" w:author="Jane Shaw" w:date="2015-11-01T20:08:00Z">
              <w:rPr>
                <w:rFonts w:asciiTheme="majorBidi" w:hAnsiTheme="majorBidi" w:cstheme="majorBidi"/>
                <w:color w:val="000000" w:themeColor="text1"/>
              </w:rPr>
            </w:rPrChange>
          </w:rPr>
          <w:t>Statistical Office of the European Communities</w:t>
        </w:r>
      </w:ins>
    </w:p>
    <w:p w14:paraId="486DF40E" w14:textId="77777777" w:rsidR="002A60C4" w:rsidRPr="002A60C4" w:rsidRDefault="002A60C4">
      <w:pPr>
        <w:spacing w:after="0"/>
        <w:rPr>
          <w:ins w:id="725" w:author="Jane Shaw" w:date="2015-11-01T20:07:00Z"/>
          <w:rFonts w:ascii="Times New Roman" w:hAnsi="Times New Roman" w:cs="Times New Roman"/>
          <w:bCs/>
          <w:color w:val="000000" w:themeColor="text1"/>
          <w:rPrChange w:id="726" w:author="Jane Shaw" w:date="2015-11-01T20:08:00Z">
            <w:rPr>
              <w:ins w:id="727" w:author="Jane Shaw" w:date="2015-11-01T20:07:00Z"/>
              <w:rFonts w:asciiTheme="majorBidi" w:hAnsiTheme="majorBidi" w:cstheme="majorBidi"/>
              <w:bCs/>
              <w:color w:val="000000" w:themeColor="text1"/>
            </w:rPr>
          </w:rPrChange>
        </w:rPr>
        <w:pPrChange w:id="728" w:author="Jane Shaw" w:date="2015-11-01T20:07:00Z">
          <w:pPr/>
        </w:pPrChange>
      </w:pPr>
      <w:ins w:id="729" w:author="Jane Shaw" w:date="2015-11-01T20:07:00Z">
        <w:r w:rsidRPr="002A60C4">
          <w:rPr>
            <w:rFonts w:ascii="Times New Roman" w:hAnsi="Times New Roman" w:cs="Times New Roman"/>
            <w:rPrChange w:id="730" w:author="Jane Shaw" w:date="2015-11-01T20:08:00Z">
              <w:rPr/>
            </w:rPrChange>
          </w:rPr>
          <w:t>FBS</w:t>
        </w:r>
        <w:r w:rsidRPr="002A60C4">
          <w:rPr>
            <w:rFonts w:ascii="Times New Roman" w:hAnsi="Times New Roman" w:cs="Times New Roman"/>
            <w:rPrChange w:id="731" w:author="Jane Shaw" w:date="2015-11-01T20:08:00Z">
              <w:rPr/>
            </w:rPrChange>
          </w:rPr>
          <w:tab/>
        </w:r>
        <w:r w:rsidRPr="002A60C4">
          <w:rPr>
            <w:rFonts w:ascii="Times New Roman" w:hAnsi="Times New Roman" w:cs="Times New Roman"/>
            <w:rPrChange w:id="732" w:author="Jane Shaw" w:date="2015-11-01T20:08:00Z">
              <w:rPr/>
            </w:rPrChange>
          </w:rPr>
          <w:tab/>
        </w:r>
        <w:r w:rsidRPr="002A60C4">
          <w:rPr>
            <w:rFonts w:ascii="Times New Roman" w:hAnsi="Times New Roman" w:cs="Times New Roman"/>
            <w:rPrChange w:id="733" w:author="Jane Shaw" w:date="2015-11-01T20:08:00Z">
              <w:rPr/>
            </w:rPrChange>
          </w:rPr>
          <w:tab/>
        </w:r>
        <w:r w:rsidRPr="002A60C4">
          <w:rPr>
            <w:rFonts w:ascii="Times New Roman" w:hAnsi="Times New Roman" w:cs="Times New Roman"/>
            <w:bCs/>
            <w:color w:val="000000" w:themeColor="text1"/>
            <w:rPrChange w:id="734" w:author="Jane Shaw" w:date="2015-11-01T20:08:00Z">
              <w:rPr>
                <w:rFonts w:asciiTheme="majorBidi" w:hAnsiTheme="majorBidi" w:cstheme="majorBidi"/>
                <w:bCs/>
                <w:color w:val="000000" w:themeColor="text1"/>
              </w:rPr>
            </w:rPrChange>
          </w:rPr>
          <w:t>food balance sheet(s)</w:t>
        </w:r>
      </w:ins>
    </w:p>
    <w:p w14:paraId="3D38A3E3" w14:textId="77777777" w:rsidR="002A60C4" w:rsidRPr="002A60C4" w:rsidRDefault="002A60C4">
      <w:pPr>
        <w:spacing w:after="0"/>
        <w:rPr>
          <w:ins w:id="735" w:author="Jane Shaw" w:date="2015-11-01T20:07:00Z"/>
          <w:rFonts w:ascii="Times New Roman" w:hAnsi="Times New Roman" w:cs="Times New Roman"/>
          <w:bCs/>
          <w:rPrChange w:id="736" w:author="Jane Shaw" w:date="2015-11-01T20:08:00Z">
            <w:rPr>
              <w:ins w:id="737" w:author="Jane Shaw" w:date="2015-11-01T20:07:00Z"/>
              <w:rFonts w:cs="Times New Roman"/>
              <w:bCs/>
            </w:rPr>
          </w:rPrChange>
        </w:rPr>
        <w:pPrChange w:id="738" w:author="Jane Shaw" w:date="2015-11-01T20:07:00Z">
          <w:pPr/>
        </w:pPrChange>
      </w:pPr>
      <w:ins w:id="739" w:author="Jane Shaw" w:date="2015-11-01T20:07:00Z">
        <w:r w:rsidRPr="002A60C4">
          <w:rPr>
            <w:rFonts w:ascii="Times New Roman" w:hAnsi="Times New Roman" w:cs="Times New Roman"/>
            <w:bCs/>
            <w:color w:val="000000" w:themeColor="text1"/>
            <w:rPrChange w:id="740" w:author="Jane Shaw" w:date="2015-11-01T20:08:00Z">
              <w:rPr>
                <w:rFonts w:asciiTheme="majorBidi" w:hAnsiTheme="majorBidi" w:cstheme="majorBidi"/>
                <w:bCs/>
                <w:color w:val="000000" w:themeColor="text1"/>
              </w:rPr>
            </w:rPrChange>
          </w:rPr>
          <w:t>FCL</w:t>
        </w:r>
        <w:r w:rsidRPr="002A60C4">
          <w:rPr>
            <w:rFonts w:ascii="Times New Roman" w:hAnsi="Times New Roman" w:cs="Times New Roman"/>
            <w:bCs/>
            <w:color w:val="000000" w:themeColor="text1"/>
            <w:rPrChange w:id="741"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742"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743"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rPrChange w:id="744" w:author="Jane Shaw" w:date="2015-11-01T20:08:00Z">
              <w:rPr>
                <w:rFonts w:cs="Times New Roman"/>
                <w:bCs/>
              </w:rPr>
            </w:rPrChange>
          </w:rPr>
          <w:t>FAOSTAT commodity list</w:t>
        </w:r>
      </w:ins>
    </w:p>
    <w:p w14:paraId="40F41D65" w14:textId="77777777" w:rsidR="002A60C4" w:rsidRPr="002A60C4" w:rsidRDefault="002A60C4">
      <w:pPr>
        <w:spacing w:after="0"/>
        <w:rPr>
          <w:ins w:id="745" w:author="Jane Shaw" w:date="2015-11-01T20:07:00Z"/>
          <w:rFonts w:ascii="Times New Roman" w:hAnsi="Times New Roman" w:cs="Times New Roman"/>
          <w:bCs/>
          <w:rPrChange w:id="746" w:author="Jane Shaw" w:date="2015-11-01T20:08:00Z">
            <w:rPr>
              <w:ins w:id="747" w:author="Jane Shaw" w:date="2015-11-01T20:07:00Z"/>
              <w:rFonts w:cs="Times New Roman"/>
              <w:bCs/>
            </w:rPr>
          </w:rPrChange>
        </w:rPr>
        <w:pPrChange w:id="748" w:author="Jane Shaw" w:date="2015-11-01T20:07:00Z">
          <w:pPr/>
        </w:pPrChange>
      </w:pPr>
      <w:ins w:id="749" w:author="Jane Shaw" w:date="2015-11-01T20:07:00Z">
        <w:r w:rsidRPr="002A60C4">
          <w:rPr>
            <w:rFonts w:ascii="Times New Roman" w:hAnsi="Times New Roman" w:cs="Times New Roman"/>
            <w:bCs/>
            <w:rPrChange w:id="750" w:author="Jane Shaw" w:date="2015-11-01T20:08:00Z">
              <w:rPr>
                <w:rFonts w:cs="Times New Roman"/>
                <w:bCs/>
              </w:rPr>
            </w:rPrChange>
          </w:rPr>
          <w:t>FLW</w:t>
        </w:r>
        <w:r w:rsidRPr="002A60C4">
          <w:rPr>
            <w:rFonts w:ascii="Times New Roman" w:hAnsi="Times New Roman" w:cs="Times New Roman"/>
            <w:bCs/>
            <w:rPrChange w:id="751" w:author="Jane Shaw" w:date="2015-11-01T20:08:00Z">
              <w:rPr>
                <w:rFonts w:cs="Times New Roman"/>
                <w:bCs/>
              </w:rPr>
            </w:rPrChange>
          </w:rPr>
          <w:tab/>
        </w:r>
        <w:r w:rsidRPr="002A60C4">
          <w:rPr>
            <w:rFonts w:ascii="Times New Roman" w:hAnsi="Times New Roman" w:cs="Times New Roman"/>
            <w:bCs/>
            <w:rPrChange w:id="752" w:author="Jane Shaw" w:date="2015-11-01T20:08:00Z">
              <w:rPr>
                <w:rFonts w:cs="Times New Roman"/>
                <w:bCs/>
              </w:rPr>
            </w:rPrChange>
          </w:rPr>
          <w:tab/>
        </w:r>
        <w:r w:rsidRPr="002A60C4">
          <w:rPr>
            <w:rFonts w:ascii="Times New Roman" w:hAnsi="Times New Roman" w:cs="Times New Roman"/>
            <w:bCs/>
            <w:rPrChange w:id="753" w:author="Jane Shaw" w:date="2015-11-01T20:08:00Z">
              <w:rPr>
                <w:rFonts w:cs="Times New Roman"/>
                <w:bCs/>
              </w:rPr>
            </w:rPrChange>
          </w:rPr>
          <w:tab/>
          <w:t>food losses and waste</w:t>
        </w:r>
      </w:ins>
    </w:p>
    <w:p w14:paraId="7018950A" w14:textId="77777777" w:rsidR="002A60C4" w:rsidRPr="002A60C4" w:rsidRDefault="002A60C4">
      <w:pPr>
        <w:spacing w:after="0"/>
        <w:rPr>
          <w:ins w:id="754" w:author="Jane Shaw" w:date="2015-11-01T20:07:00Z"/>
          <w:rFonts w:ascii="Times New Roman" w:hAnsi="Times New Roman" w:cs="Times New Roman"/>
          <w:bCs/>
          <w:rPrChange w:id="755" w:author="Jane Shaw" w:date="2015-11-01T20:08:00Z">
            <w:rPr>
              <w:ins w:id="756" w:author="Jane Shaw" w:date="2015-11-01T20:07:00Z"/>
              <w:rFonts w:cs="Times New Roman"/>
              <w:bCs/>
            </w:rPr>
          </w:rPrChange>
        </w:rPr>
        <w:pPrChange w:id="757" w:author="Jane Shaw" w:date="2015-11-01T20:07:00Z">
          <w:pPr/>
        </w:pPrChange>
      </w:pPr>
      <w:ins w:id="758" w:author="Jane Shaw" w:date="2015-11-01T20:07:00Z">
        <w:r w:rsidRPr="002A60C4">
          <w:rPr>
            <w:rFonts w:ascii="Times New Roman" w:hAnsi="Times New Roman" w:cs="Times New Roman"/>
            <w:bCs/>
            <w:rPrChange w:id="759" w:author="Jane Shaw" w:date="2015-11-01T20:08:00Z">
              <w:rPr>
                <w:rFonts w:cs="Times New Roman"/>
                <w:bCs/>
              </w:rPr>
            </w:rPrChange>
          </w:rPr>
          <w:t>FOB</w:t>
        </w:r>
        <w:r w:rsidRPr="002A60C4">
          <w:rPr>
            <w:rFonts w:ascii="Times New Roman" w:hAnsi="Times New Roman" w:cs="Times New Roman"/>
            <w:bCs/>
            <w:rPrChange w:id="760" w:author="Jane Shaw" w:date="2015-11-01T20:08:00Z">
              <w:rPr>
                <w:rFonts w:cs="Times New Roman"/>
                <w:bCs/>
              </w:rPr>
            </w:rPrChange>
          </w:rPr>
          <w:tab/>
        </w:r>
        <w:r w:rsidRPr="002A60C4">
          <w:rPr>
            <w:rFonts w:ascii="Times New Roman" w:hAnsi="Times New Roman" w:cs="Times New Roman"/>
            <w:bCs/>
            <w:rPrChange w:id="761" w:author="Jane Shaw" w:date="2015-11-01T20:08:00Z">
              <w:rPr>
                <w:rFonts w:cs="Times New Roman"/>
                <w:bCs/>
              </w:rPr>
            </w:rPrChange>
          </w:rPr>
          <w:tab/>
        </w:r>
        <w:r w:rsidRPr="002A60C4">
          <w:rPr>
            <w:rFonts w:ascii="Times New Roman" w:hAnsi="Times New Roman" w:cs="Times New Roman"/>
            <w:bCs/>
            <w:rPrChange w:id="762" w:author="Jane Shaw" w:date="2015-11-01T20:08:00Z">
              <w:rPr>
                <w:rFonts w:cs="Times New Roman"/>
                <w:bCs/>
              </w:rPr>
            </w:rPrChange>
          </w:rPr>
          <w:tab/>
        </w:r>
        <w:r w:rsidRPr="002A60C4">
          <w:rPr>
            <w:rFonts w:ascii="Times New Roman" w:eastAsia="Times New Roman" w:hAnsi="Times New Roman" w:cs="Times New Roman"/>
            <w:rPrChange w:id="763" w:author="Jane Shaw" w:date="2015-11-01T20:08:00Z">
              <w:rPr>
                <w:rFonts w:asciiTheme="majorBidi" w:eastAsia="Times New Roman" w:hAnsiTheme="majorBidi" w:cstheme="majorBidi"/>
              </w:rPr>
            </w:rPrChange>
          </w:rPr>
          <w:t>free on board</w:t>
        </w:r>
        <w:r w:rsidRPr="002A60C4">
          <w:rPr>
            <w:rFonts w:ascii="Times New Roman" w:hAnsi="Times New Roman" w:cs="Times New Roman"/>
            <w:bCs/>
            <w:rPrChange w:id="764" w:author="Jane Shaw" w:date="2015-11-01T20:08:00Z">
              <w:rPr>
                <w:rFonts w:cs="Times New Roman"/>
                <w:bCs/>
              </w:rPr>
            </w:rPrChange>
          </w:rPr>
          <w:t xml:space="preserve"> </w:t>
        </w:r>
      </w:ins>
    </w:p>
    <w:p w14:paraId="7A1A894E" w14:textId="77777777" w:rsidR="002A60C4" w:rsidRPr="002A60C4" w:rsidRDefault="002A60C4">
      <w:pPr>
        <w:spacing w:after="0"/>
        <w:rPr>
          <w:ins w:id="765" w:author="Jane Shaw" w:date="2015-11-01T20:07:00Z"/>
          <w:rFonts w:ascii="Times New Roman" w:hAnsi="Times New Roman" w:cs="Times New Roman"/>
          <w:bCs/>
          <w:rPrChange w:id="766" w:author="Jane Shaw" w:date="2015-11-01T20:08:00Z">
            <w:rPr>
              <w:ins w:id="767" w:author="Jane Shaw" w:date="2015-11-01T20:07:00Z"/>
              <w:rFonts w:cs="Times New Roman"/>
              <w:bCs/>
            </w:rPr>
          </w:rPrChange>
        </w:rPr>
        <w:pPrChange w:id="768" w:author="Jane Shaw" w:date="2015-11-01T20:07:00Z">
          <w:pPr/>
        </w:pPrChange>
      </w:pPr>
      <w:ins w:id="769" w:author="Jane Shaw" w:date="2015-11-01T20:07:00Z">
        <w:r w:rsidRPr="002A60C4">
          <w:rPr>
            <w:rFonts w:ascii="Times New Roman" w:hAnsi="Times New Roman" w:cs="Times New Roman"/>
            <w:bCs/>
            <w:rPrChange w:id="770" w:author="Jane Shaw" w:date="2015-11-01T20:08:00Z">
              <w:rPr>
                <w:rFonts w:cs="Times New Roman"/>
                <w:bCs/>
              </w:rPr>
            </w:rPrChange>
          </w:rPr>
          <w:t>GDP</w:t>
        </w:r>
        <w:r w:rsidRPr="002A60C4">
          <w:rPr>
            <w:rFonts w:ascii="Times New Roman" w:hAnsi="Times New Roman" w:cs="Times New Roman"/>
            <w:bCs/>
            <w:rPrChange w:id="771" w:author="Jane Shaw" w:date="2015-11-01T20:08:00Z">
              <w:rPr>
                <w:rFonts w:cs="Times New Roman"/>
                <w:bCs/>
              </w:rPr>
            </w:rPrChange>
          </w:rPr>
          <w:tab/>
        </w:r>
        <w:r w:rsidRPr="002A60C4">
          <w:rPr>
            <w:rFonts w:ascii="Times New Roman" w:hAnsi="Times New Roman" w:cs="Times New Roman"/>
            <w:bCs/>
            <w:rPrChange w:id="772" w:author="Jane Shaw" w:date="2015-11-01T20:08:00Z">
              <w:rPr>
                <w:rFonts w:cs="Times New Roman"/>
                <w:bCs/>
              </w:rPr>
            </w:rPrChange>
          </w:rPr>
          <w:tab/>
        </w:r>
        <w:r w:rsidRPr="002A60C4">
          <w:rPr>
            <w:rFonts w:ascii="Times New Roman" w:hAnsi="Times New Roman" w:cs="Times New Roman"/>
            <w:bCs/>
            <w:rPrChange w:id="773" w:author="Jane Shaw" w:date="2015-11-01T20:08:00Z">
              <w:rPr>
                <w:rFonts w:cs="Times New Roman"/>
                <w:bCs/>
              </w:rPr>
            </w:rPrChange>
          </w:rPr>
          <w:tab/>
        </w:r>
        <w:r w:rsidRPr="002A60C4">
          <w:rPr>
            <w:rFonts w:ascii="Times New Roman" w:eastAsia="Times New Roman" w:hAnsi="Times New Roman" w:cs="Times New Roman"/>
            <w:rPrChange w:id="774" w:author="Jane Shaw" w:date="2015-11-01T20:08:00Z">
              <w:rPr>
                <w:rFonts w:asciiTheme="majorBidi" w:eastAsia="Times New Roman" w:hAnsiTheme="majorBidi" w:cstheme="majorBidi"/>
              </w:rPr>
            </w:rPrChange>
          </w:rPr>
          <w:t>gross domestic product</w:t>
        </w:r>
      </w:ins>
    </w:p>
    <w:p w14:paraId="67126C18" w14:textId="59A4C5DD" w:rsidR="002A60C4" w:rsidRPr="002A60C4" w:rsidRDefault="00A81CE9">
      <w:pPr>
        <w:spacing w:after="0"/>
        <w:rPr>
          <w:ins w:id="775" w:author="Jane Shaw" w:date="2015-11-01T20:07:00Z"/>
          <w:rFonts w:ascii="Times New Roman" w:hAnsi="Times New Roman" w:cs="Times New Roman"/>
          <w:bCs/>
          <w:rPrChange w:id="776" w:author="Jane Shaw" w:date="2015-11-01T20:08:00Z">
            <w:rPr>
              <w:ins w:id="777" w:author="Jane Shaw" w:date="2015-11-01T20:07:00Z"/>
              <w:rFonts w:cs="Times New Roman"/>
              <w:bCs/>
            </w:rPr>
          </w:rPrChange>
        </w:rPr>
        <w:pPrChange w:id="778" w:author="Jane Shaw" w:date="2015-11-01T20:07:00Z">
          <w:pPr/>
        </w:pPrChange>
      </w:pPr>
      <w:ins w:id="779" w:author="Jane Shaw" w:date="2015-11-01T20:07:00Z">
        <w:r w:rsidRPr="00A81CE9">
          <w:rPr>
            <w:rFonts w:ascii="Times New Roman" w:hAnsi="Times New Roman" w:cs="Times New Roman"/>
            <w:bCs/>
          </w:rPr>
          <w:t>GPS</w:t>
        </w:r>
        <w:r w:rsidR="002A60C4" w:rsidRPr="002A60C4">
          <w:rPr>
            <w:rFonts w:ascii="Times New Roman" w:hAnsi="Times New Roman" w:cs="Times New Roman"/>
            <w:bCs/>
            <w:rPrChange w:id="780" w:author="Jane Shaw" w:date="2015-11-01T20:08:00Z">
              <w:rPr>
                <w:rFonts w:cs="Times New Roman"/>
                <w:bCs/>
              </w:rPr>
            </w:rPrChange>
          </w:rPr>
          <w:tab/>
        </w:r>
        <w:r w:rsidR="002A60C4" w:rsidRPr="002A60C4">
          <w:rPr>
            <w:rFonts w:ascii="Times New Roman" w:hAnsi="Times New Roman" w:cs="Times New Roman"/>
            <w:bCs/>
            <w:rPrChange w:id="781" w:author="Jane Shaw" w:date="2015-11-01T20:08:00Z">
              <w:rPr>
                <w:rFonts w:cs="Times New Roman"/>
                <w:bCs/>
              </w:rPr>
            </w:rPrChange>
          </w:rPr>
          <w:tab/>
        </w:r>
        <w:r w:rsidR="002A60C4" w:rsidRPr="002A60C4">
          <w:rPr>
            <w:rFonts w:ascii="Times New Roman" w:hAnsi="Times New Roman" w:cs="Times New Roman"/>
            <w:bCs/>
            <w:rPrChange w:id="782" w:author="Jane Shaw" w:date="2015-11-01T20:08:00Z">
              <w:rPr>
                <w:rFonts w:cs="Times New Roman"/>
                <w:bCs/>
              </w:rPr>
            </w:rPrChange>
          </w:rPr>
          <w:tab/>
        </w:r>
        <w:r w:rsidR="002A60C4" w:rsidRPr="002A60C4">
          <w:rPr>
            <w:rFonts w:ascii="Times New Roman" w:hAnsi="Times New Roman" w:cs="Times New Roman"/>
            <w:rPrChange w:id="783" w:author="Jane Shaw" w:date="2015-11-01T20:08:00Z">
              <w:rPr>
                <w:rFonts w:asciiTheme="majorBidi" w:hAnsiTheme="majorBidi" w:cstheme="majorBidi"/>
              </w:rPr>
            </w:rPrChange>
          </w:rPr>
          <w:t>Global Positioning System(s)</w:t>
        </w:r>
      </w:ins>
    </w:p>
    <w:p w14:paraId="48C9D12D" w14:textId="77777777" w:rsidR="002A60C4" w:rsidRPr="002A60C4" w:rsidRDefault="002A60C4">
      <w:pPr>
        <w:spacing w:after="0"/>
        <w:rPr>
          <w:ins w:id="784" w:author="Jane Shaw" w:date="2015-11-01T20:07:00Z"/>
          <w:rFonts w:ascii="Times New Roman" w:hAnsi="Times New Roman" w:cs="Times New Roman"/>
          <w:bCs/>
          <w:rPrChange w:id="785" w:author="Jane Shaw" w:date="2015-11-01T20:08:00Z">
            <w:rPr>
              <w:ins w:id="786" w:author="Jane Shaw" w:date="2015-11-01T20:07:00Z"/>
              <w:rFonts w:cs="Times New Roman"/>
              <w:bCs/>
            </w:rPr>
          </w:rPrChange>
        </w:rPr>
        <w:pPrChange w:id="787" w:author="Jane Shaw" w:date="2015-11-01T20:07:00Z">
          <w:pPr/>
        </w:pPrChange>
      </w:pPr>
      <w:ins w:id="788" w:author="Jane Shaw" w:date="2015-11-01T20:07:00Z">
        <w:r w:rsidRPr="002A60C4">
          <w:rPr>
            <w:rFonts w:ascii="Times New Roman" w:hAnsi="Times New Roman" w:cs="Times New Roman"/>
            <w:bCs/>
            <w:rPrChange w:id="789" w:author="Jane Shaw" w:date="2015-11-01T20:08:00Z">
              <w:rPr>
                <w:rFonts w:cs="Times New Roman"/>
                <w:bCs/>
              </w:rPr>
            </w:rPrChange>
          </w:rPr>
          <w:t>HS</w:t>
        </w:r>
        <w:r w:rsidRPr="002A60C4">
          <w:rPr>
            <w:rFonts w:ascii="Times New Roman" w:hAnsi="Times New Roman" w:cs="Times New Roman"/>
            <w:bCs/>
            <w:rPrChange w:id="790" w:author="Jane Shaw" w:date="2015-11-01T20:08:00Z">
              <w:rPr>
                <w:rFonts w:cs="Times New Roman"/>
                <w:bCs/>
              </w:rPr>
            </w:rPrChange>
          </w:rPr>
          <w:tab/>
        </w:r>
        <w:r w:rsidRPr="002A60C4">
          <w:rPr>
            <w:rFonts w:ascii="Times New Roman" w:hAnsi="Times New Roman" w:cs="Times New Roman"/>
            <w:bCs/>
            <w:rPrChange w:id="791" w:author="Jane Shaw" w:date="2015-11-01T20:08:00Z">
              <w:rPr>
                <w:rFonts w:cs="Times New Roman"/>
                <w:bCs/>
              </w:rPr>
            </w:rPrChange>
          </w:rPr>
          <w:tab/>
        </w:r>
        <w:r w:rsidRPr="002A60C4">
          <w:rPr>
            <w:rFonts w:ascii="Times New Roman" w:hAnsi="Times New Roman" w:cs="Times New Roman"/>
            <w:bCs/>
            <w:rPrChange w:id="792" w:author="Jane Shaw" w:date="2015-11-01T20:08:00Z">
              <w:rPr>
                <w:rFonts w:cs="Times New Roman"/>
                <w:bCs/>
              </w:rPr>
            </w:rPrChange>
          </w:rPr>
          <w:tab/>
          <w:t>Harmonized System</w:t>
        </w:r>
      </w:ins>
    </w:p>
    <w:p w14:paraId="016A79E0" w14:textId="77777777" w:rsidR="002A60C4" w:rsidRPr="002A60C4" w:rsidRDefault="002A60C4">
      <w:pPr>
        <w:spacing w:after="0"/>
        <w:rPr>
          <w:ins w:id="793" w:author="Jane Shaw" w:date="2015-11-01T20:07:00Z"/>
          <w:rFonts w:ascii="Times New Roman" w:hAnsi="Times New Roman" w:cs="Times New Roman"/>
          <w:bCs/>
          <w:color w:val="000000" w:themeColor="text1"/>
          <w:rPrChange w:id="794" w:author="Jane Shaw" w:date="2015-11-01T20:08:00Z">
            <w:rPr>
              <w:ins w:id="795" w:author="Jane Shaw" w:date="2015-11-01T20:07:00Z"/>
              <w:rFonts w:asciiTheme="majorBidi" w:hAnsiTheme="majorBidi" w:cstheme="majorBidi"/>
              <w:bCs/>
              <w:color w:val="000000" w:themeColor="text1"/>
            </w:rPr>
          </w:rPrChange>
        </w:rPr>
        <w:pPrChange w:id="796" w:author="Jane Shaw" w:date="2015-11-01T20:07:00Z">
          <w:pPr/>
        </w:pPrChange>
      </w:pPr>
      <w:ins w:id="797" w:author="Jane Shaw" w:date="2015-11-01T20:07:00Z">
        <w:r w:rsidRPr="002A60C4">
          <w:rPr>
            <w:rFonts w:ascii="Times New Roman" w:hAnsi="Times New Roman" w:cs="Times New Roman"/>
            <w:bCs/>
            <w:color w:val="000000" w:themeColor="text1"/>
            <w:rPrChange w:id="798" w:author="Jane Shaw" w:date="2015-11-01T20:08:00Z">
              <w:rPr>
                <w:rFonts w:asciiTheme="majorBidi" w:hAnsiTheme="majorBidi" w:cstheme="majorBidi"/>
                <w:bCs/>
                <w:color w:val="000000" w:themeColor="text1"/>
              </w:rPr>
            </w:rPrChange>
          </w:rPr>
          <w:t>ICT</w:t>
        </w:r>
        <w:r w:rsidRPr="002A60C4">
          <w:rPr>
            <w:rFonts w:ascii="Times New Roman" w:hAnsi="Times New Roman" w:cs="Times New Roman"/>
            <w:bCs/>
            <w:color w:val="000000" w:themeColor="text1"/>
            <w:rPrChange w:id="79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00"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01" w:author="Jane Shaw" w:date="2015-11-01T20:08:00Z">
              <w:rPr>
                <w:rFonts w:asciiTheme="majorBidi" w:hAnsiTheme="majorBidi" w:cstheme="majorBidi"/>
                <w:bCs/>
                <w:color w:val="000000" w:themeColor="text1"/>
              </w:rPr>
            </w:rPrChange>
          </w:rPr>
          <w:tab/>
        </w:r>
        <w:r w:rsidRPr="002A60C4">
          <w:rPr>
            <w:rFonts w:ascii="Times New Roman" w:hAnsi="Times New Roman" w:cs="Times New Roman"/>
            <w:color w:val="222222"/>
            <w:shd w:val="clear" w:color="auto" w:fill="FFFFFF"/>
            <w:rPrChange w:id="802" w:author="Jane Shaw" w:date="2015-11-01T20:08:00Z">
              <w:rPr>
                <w:rFonts w:asciiTheme="majorBidi" w:hAnsiTheme="majorBidi" w:cstheme="majorBidi"/>
                <w:color w:val="222222"/>
                <w:shd w:val="clear" w:color="auto" w:fill="FFFFFF"/>
              </w:rPr>
            </w:rPrChange>
          </w:rPr>
          <w:t>information and communications technology</w:t>
        </w:r>
      </w:ins>
    </w:p>
    <w:p w14:paraId="6CD247A3" w14:textId="77777777" w:rsidR="002A60C4" w:rsidRPr="002A60C4" w:rsidRDefault="002A60C4">
      <w:pPr>
        <w:spacing w:after="0"/>
        <w:rPr>
          <w:ins w:id="803" w:author="Jane Shaw" w:date="2015-11-01T20:07:00Z"/>
          <w:rFonts w:ascii="Times New Roman" w:hAnsi="Times New Roman" w:cs="Times New Roman"/>
          <w:bCs/>
          <w:color w:val="000000" w:themeColor="text1"/>
          <w:rPrChange w:id="804" w:author="Jane Shaw" w:date="2015-11-01T20:08:00Z">
            <w:rPr>
              <w:ins w:id="805" w:author="Jane Shaw" w:date="2015-11-01T20:07:00Z"/>
              <w:rFonts w:asciiTheme="majorBidi" w:hAnsiTheme="majorBidi" w:cstheme="majorBidi"/>
              <w:bCs/>
              <w:color w:val="000000" w:themeColor="text1"/>
            </w:rPr>
          </w:rPrChange>
        </w:rPr>
        <w:pPrChange w:id="806" w:author="Jane Shaw" w:date="2015-11-01T20:07:00Z">
          <w:pPr/>
        </w:pPrChange>
      </w:pPr>
      <w:ins w:id="807" w:author="Jane Shaw" w:date="2015-11-01T20:07:00Z">
        <w:r w:rsidRPr="002A60C4">
          <w:rPr>
            <w:rFonts w:ascii="Times New Roman" w:hAnsi="Times New Roman" w:cs="Times New Roman"/>
            <w:bCs/>
            <w:color w:val="000000" w:themeColor="text1"/>
            <w:rPrChange w:id="808" w:author="Jane Shaw" w:date="2015-11-01T20:08:00Z">
              <w:rPr>
                <w:rFonts w:asciiTheme="majorBidi" w:hAnsiTheme="majorBidi" w:cstheme="majorBidi"/>
                <w:bCs/>
                <w:color w:val="000000" w:themeColor="text1"/>
              </w:rPr>
            </w:rPrChange>
          </w:rPr>
          <w:t>ISIC</w:t>
        </w:r>
        <w:r w:rsidRPr="002A60C4">
          <w:rPr>
            <w:rFonts w:ascii="Times New Roman" w:hAnsi="Times New Roman" w:cs="Times New Roman"/>
            <w:bCs/>
            <w:color w:val="000000" w:themeColor="text1"/>
            <w:rPrChange w:id="80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10"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11" w:author="Jane Shaw" w:date="2015-11-01T20:08:00Z">
              <w:rPr>
                <w:rFonts w:asciiTheme="majorBidi" w:hAnsiTheme="majorBidi" w:cstheme="majorBidi"/>
                <w:bCs/>
                <w:color w:val="000000" w:themeColor="text1"/>
              </w:rPr>
            </w:rPrChange>
          </w:rPr>
          <w:tab/>
        </w:r>
        <w:r w:rsidRPr="002A60C4">
          <w:rPr>
            <w:rFonts w:ascii="Times New Roman" w:eastAsia="Times New Roman" w:hAnsi="Times New Roman" w:cs="Times New Roman"/>
            <w:rPrChange w:id="812" w:author="Jane Shaw" w:date="2015-11-01T20:08:00Z">
              <w:rPr>
                <w:rFonts w:asciiTheme="majorBidi" w:eastAsia="Times New Roman" w:hAnsiTheme="majorBidi" w:cstheme="majorBidi"/>
              </w:rPr>
            </w:rPrChange>
          </w:rPr>
          <w:t>International Standard Industrial Classification of all Economic Activities</w:t>
        </w:r>
      </w:ins>
    </w:p>
    <w:p w14:paraId="29DC1276" w14:textId="5DEA46E9" w:rsidR="002A60C4" w:rsidRPr="002A60C4" w:rsidRDefault="002A60C4">
      <w:pPr>
        <w:spacing w:after="0"/>
        <w:rPr>
          <w:ins w:id="813" w:author="Jane Shaw" w:date="2015-11-01T20:07:00Z"/>
          <w:rFonts w:ascii="Times New Roman" w:hAnsi="Times New Roman" w:cs="Times New Roman"/>
          <w:bCs/>
          <w:color w:val="000000" w:themeColor="text1"/>
          <w:rPrChange w:id="814" w:author="Jane Shaw" w:date="2015-11-01T20:08:00Z">
            <w:rPr>
              <w:ins w:id="815" w:author="Jane Shaw" w:date="2015-11-01T20:07:00Z"/>
              <w:rFonts w:asciiTheme="majorBidi" w:hAnsiTheme="majorBidi" w:cstheme="majorBidi"/>
              <w:bCs/>
              <w:color w:val="000000" w:themeColor="text1"/>
            </w:rPr>
          </w:rPrChange>
        </w:rPr>
        <w:pPrChange w:id="816" w:author="Jane Shaw" w:date="2015-11-01T20:07:00Z">
          <w:pPr/>
        </w:pPrChange>
      </w:pPr>
      <w:ins w:id="817" w:author="Jane Shaw" w:date="2015-11-01T20:07:00Z">
        <w:r w:rsidRPr="002A60C4">
          <w:rPr>
            <w:rFonts w:ascii="Times New Roman" w:hAnsi="Times New Roman" w:cs="Times New Roman"/>
            <w:bCs/>
            <w:color w:val="000000" w:themeColor="text1"/>
            <w:rPrChange w:id="818" w:author="Jane Shaw" w:date="2015-11-01T20:08:00Z">
              <w:rPr>
                <w:rFonts w:asciiTheme="majorBidi" w:hAnsiTheme="majorBidi" w:cstheme="majorBidi"/>
                <w:bCs/>
                <w:color w:val="000000" w:themeColor="text1"/>
              </w:rPr>
            </w:rPrChange>
          </w:rPr>
          <w:t>LOESS</w:t>
        </w:r>
        <w:r w:rsidRPr="002A60C4">
          <w:rPr>
            <w:rFonts w:ascii="Times New Roman" w:hAnsi="Times New Roman" w:cs="Times New Roman"/>
            <w:bCs/>
            <w:color w:val="000000" w:themeColor="text1"/>
            <w:rPrChange w:id="81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20" w:author="Jane Shaw" w:date="2015-11-01T20:08:00Z">
              <w:rPr>
                <w:rFonts w:asciiTheme="majorBidi" w:hAnsiTheme="majorBidi" w:cstheme="majorBidi"/>
                <w:bCs/>
                <w:color w:val="000000" w:themeColor="text1"/>
              </w:rPr>
            </w:rPrChange>
          </w:rPr>
          <w:tab/>
        </w:r>
      </w:ins>
      <w:ins w:id="821" w:author="Jane Shaw" w:date="2015-11-01T20:08:00Z">
        <w:r>
          <w:rPr>
            <w:rFonts w:ascii="Times New Roman" w:hAnsi="Times New Roman" w:cs="Times New Roman"/>
            <w:bCs/>
            <w:color w:val="000000" w:themeColor="text1"/>
          </w:rPr>
          <w:tab/>
          <w:t>local regression</w:t>
        </w:r>
      </w:ins>
    </w:p>
    <w:p w14:paraId="7ABCFE3F" w14:textId="77777777" w:rsidR="002A60C4" w:rsidRPr="002A60C4" w:rsidRDefault="002A60C4">
      <w:pPr>
        <w:spacing w:after="0"/>
        <w:rPr>
          <w:ins w:id="822" w:author="Jane Shaw" w:date="2015-11-01T20:07:00Z"/>
          <w:rFonts w:ascii="Times New Roman" w:hAnsi="Times New Roman" w:cs="Times New Roman"/>
          <w:bCs/>
          <w:color w:val="000000" w:themeColor="text1"/>
          <w:rPrChange w:id="823" w:author="Jane Shaw" w:date="2015-11-01T20:08:00Z">
            <w:rPr>
              <w:ins w:id="824" w:author="Jane Shaw" w:date="2015-11-01T20:07:00Z"/>
              <w:rFonts w:asciiTheme="majorBidi" w:hAnsiTheme="majorBidi" w:cstheme="majorBidi"/>
              <w:bCs/>
              <w:color w:val="000000" w:themeColor="text1"/>
            </w:rPr>
          </w:rPrChange>
        </w:rPr>
        <w:pPrChange w:id="825" w:author="Jane Shaw" w:date="2015-11-01T20:07:00Z">
          <w:pPr/>
        </w:pPrChange>
      </w:pPr>
      <w:ins w:id="826" w:author="Jane Shaw" w:date="2015-11-01T20:07:00Z">
        <w:r w:rsidRPr="002A60C4">
          <w:rPr>
            <w:rFonts w:ascii="Times New Roman" w:hAnsi="Times New Roman" w:cs="Times New Roman"/>
            <w:bCs/>
            <w:color w:val="000000" w:themeColor="text1"/>
            <w:rPrChange w:id="827" w:author="Jane Shaw" w:date="2015-11-01T20:08:00Z">
              <w:rPr>
                <w:rFonts w:asciiTheme="majorBidi" w:hAnsiTheme="majorBidi" w:cstheme="majorBidi"/>
                <w:bCs/>
                <w:color w:val="000000" w:themeColor="text1"/>
              </w:rPr>
            </w:rPrChange>
          </w:rPr>
          <w:t>NEC</w:t>
        </w:r>
        <w:r w:rsidRPr="002A60C4">
          <w:rPr>
            <w:rFonts w:ascii="Times New Roman" w:hAnsi="Times New Roman" w:cs="Times New Roman"/>
            <w:bCs/>
            <w:color w:val="000000" w:themeColor="text1"/>
            <w:rPrChange w:id="82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2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30" w:author="Jane Shaw" w:date="2015-11-01T20:08:00Z">
              <w:rPr>
                <w:rFonts w:asciiTheme="majorBidi" w:hAnsiTheme="majorBidi" w:cstheme="majorBidi"/>
                <w:bCs/>
                <w:color w:val="000000" w:themeColor="text1"/>
              </w:rPr>
            </w:rPrChange>
          </w:rPr>
          <w:tab/>
        </w:r>
        <w:r w:rsidRPr="002A60C4">
          <w:rPr>
            <w:rFonts w:ascii="Times New Roman" w:eastAsia="Times New Roman" w:hAnsi="Times New Roman" w:cs="Times New Roman"/>
            <w:lang w:eastAsia="en-GB"/>
            <w:rPrChange w:id="831" w:author="Jane Shaw" w:date="2015-11-01T20:08:00Z">
              <w:rPr>
                <w:rFonts w:asciiTheme="majorBidi" w:eastAsia="Times New Roman" w:hAnsiTheme="majorBidi" w:cstheme="majorBidi"/>
                <w:lang w:eastAsia="en-GB"/>
              </w:rPr>
            </w:rPrChange>
          </w:rPr>
          <w:t>not elsewhere classified</w:t>
        </w:r>
      </w:ins>
    </w:p>
    <w:p w14:paraId="3F72BEBB" w14:textId="77777777" w:rsidR="002A60C4" w:rsidRPr="002A60C4" w:rsidRDefault="002A60C4">
      <w:pPr>
        <w:spacing w:after="0"/>
        <w:rPr>
          <w:ins w:id="832" w:author="Jane Shaw" w:date="2015-11-01T20:07:00Z"/>
          <w:rFonts w:ascii="Times New Roman" w:hAnsi="Times New Roman" w:cs="Times New Roman"/>
          <w:bCs/>
          <w:color w:val="000000" w:themeColor="text1"/>
          <w:rPrChange w:id="833" w:author="Jane Shaw" w:date="2015-11-01T20:08:00Z">
            <w:rPr>
              <w:ins w:id="834" w:author="Jane Shaw" w:date="2015-11-01T20:07:00Z"/>
              <w:rFonts w:asciiTheme="majorBidi" w:hAnsiTheme="majorBidi" w:cstheme="majorBidi"/>
              <w:bCs/>
              <w:color w:val="000000" w:themeColor="text1"/>
            </w:rPr>
          </w:rPrChange>
        </w:rPr>
        <w:pPrChange w:id="835" w:author="Jane Shaw" w:date="2015-11-01T20:07:00Z">
          <w:pPr/>
        </w:pPrChange>
      </w:pPr>
      <w:ins w:id="836" w:author="Jane Shaw" w:date="2015-11-01T20:07:00Z">
        <w:r w:rsidRPr="002A60C4">
          <w:rPr>
            <w:rFonts w:ascii="Times New Roman" w:hAnsi="Times New Roman" w:cs="Times New Roman"/>
            <w:bCs/>
            <w:color w:val="000000" w:themeColor="text1"/>
            <w:rPrChange w:id="837" w:author="Jane Shaw" w:date="2015-11-01T20:08:00Z">
              <w:rPr>
                <w:rFonts w:asciiTheme="majorBidi" w:hAnsiTheme="majorBidi" w:cstheme="majorBidi"/>
                <w:bCs/>
                <w:color w:val="000000" w:themeColor="text1"/>
              </w:rPr>
            </w:rPrChange>
          </w:rPr>
          <w:t>OECD</w:t>
        </w:r>
        <w:r w:rsidRPr="002A60C4">
          <w:rPr>
            <w:rFonts w:ascii="Times New Roman" w:hAnsi="Times New Roman" w:cs="Times New Roman"/>
            <w:bCs/>
            <w:color w:val="000000" w:themeColor="text1"/>
            <w:rPrChange w:id="83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3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40" w:author="Jane Shaw" w:date="2015-11-01T20:08:00Z">
              <w:rPr>
                <w:rFonts w:asciiTheme="majorBidi" w:hAnsiTheme="majorBidi" w:cstheme="majorBidi"/>
                <w:bCs/>
                <w:color w:val="000000" w:themeColor="text1"/>
              </w:rPr>
            </w:rPrChange>
          </w:rPr>
          <w:tab/>
        </w:r>
        <w:r w:rsidRPr="002A60C4">
          <w:rPr>
            <w:rFonts w:ascii="Times New Roman" w:eastAsia="Times New Roman" w:hAnsi="Times New Roman" w:cs="Times New Roman"/>
            <w:rPrChange w:id="841" w:author="Jane Shaw" w:date="2015-11-01T20:08:00Z">
              <w:rPr>
                <w:rFonts w:asciiTheme="majorBidi" w:eastAsia="Times New Roman" w:hAnsiTheme="majorBidi" w:cstheme="majorBidi"/>
              </w:rPr>
            </w:rPrChange>
          </w:rPr>
          <w:t>Organisation for Economic Co-operation and Development</w:t>
        </w:r>
      </w:ins>
    </w:p>
    <w:p w14:paraId="300BF1EA" w14:textId="77777777" w:rsidR="002A60C4" w:rsidRPr="002A60C4" w:rsidRDefault="002A60C4">
      <w:pPr>
        <w:spacing w:after="0"/>
        <w:rPr>
          <w:ins w:id="842" w:author="Jane Shaw" w:date="2015-11-01T20:07:00Z"/>
          <w:rFonts w:ascii="Times New Roman" w:eastAsia="Times New Roman" w:hAnsi="Times New Roman" w:cs="Times New Roman"/>
          <w:rPrChange w:id="843" w:author="Jane Shaw" w:date="2015-11-01T20:08:00Z">
            <w:rPr>
              <w:ins w:id="844" w:author="Jane Shaw" w:date="2015-11-01T20:07:00Z"/>
              <w:rFonts w:asciiTheme="majorBidi" w:eastAsia="Times New Roman" w:hAnsiTheme="majorBidi" w:cstheme="majorBidi"/>
            </w:rPr>
          </w:rPrChange>
        </w:rPr>
        <w:pPrChange w:id="845" w:author="Jane Shaw" w:date="2015-11-01T20:07:00Z">
          <w:pPr/>
        </w:pPrChange>
      </w:pPr>
      <w:ins w:id="846" w:author="Jane Shaw" w:date="2015-11-01T20:07:00Z">
        <w:r w:rsidRPr="002A60C4">
          <w:rPr>
            <w:rFonts w:ascii="Times New Roman" w:hAnsi="Times New Roman" w:cs="Times New Roman"/>
            <w:bCs/>
            <w:color w:val="000000" w:themeColor="text1"/>
            <w:rPrChange w:id="847" w:author="Jane Shaw" w:date="2015-11-01T20:08:00Z">
              <w:rPr>
                <w:rFonts w:asciiTheme="majorBidi" w:hAnsiTheme="majorBidi" w:cstheme="majorBidi"/>
                <w:bCs/>
                <w:color w:val="000000" w:themeColor="text1"/>
              </w:rPr>
            </w:rPrChange>
          </w:rPr>
          <w:t>PQ</w:t>
        </w:r>
        <w:r w:rsidRPr="002A60C4">
          <w:rPr>
            <w:rFonts w:ascii="Times New Roman" w:hAnsi="Times New Roman" w:cs="Times New Roman"/>
            <w:bCs/>
            <w:color w:val="000000" w:themeColor="text1"/>
            <w:rPrChange w:id="84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4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50" w:author="Jane Shaw" w:date="2015-11-01T20:08:00Z">
              <w:rPr>
                <w:rFonts w:asciiTheme="majorBidi" w:hAnsiTheme="majorBidi" w:cstheme="majorBidi"/>
                <w:bCs/>
                <w:color w:val="000000" w:themeColor="text1"/>
              </w:rPr>
            </w:rPrChange>
          </w:rPr>
          <w:tab/>
        </w:r>
        <w:r w:rsidRPr="002A60C4">
          <w:rPr>
            <w:rFonts w:ascii="Times New Roman" w:eastAsia="Times New Roman" w:hAnsi="Times New Roman" w:cs="Times New Roman"/>
            <w:rPrChange w:id="851" w:author="Jane Shaw" w:date="2015-11-01T20:08:00Z">
              <w:rPr>
                <w:rFonts w:asciiTheme="majorBidi" w:eastAsia="Times New Roman" w:hAnsiTheme="majorBidi" w:cstheme="majorBidi"/>
              </w:rPr>
            </w:rPrChange>
          </w:rPr>
          <w:t xml:space="preserve">production questionnaire </w:t>
        </w:r>
      </w:ins>
    </w:p>
    <w:p w14:paraId="554C59A6" w14:textId="77777777" w:rsidR="002A60C4" w:rsidRPr="002A60C4" w:rsidRDefault="002A60C4">
      <w:pPr>
        <w:spacing w:after="0"/>
        <w:rPr>
          <w:ins w:id="852" w:author="Jane Shaw" w:date="2015-11-01T20:07:00Z"/>
          <w:rFonts w:ascii="Times New Roman" w:hAnsi="Times New Roman" w:cs="Times New Roman"/>
          <w:bCs/>
          <w:color w:val="000000" w:themeColor="text1"/>
          <w:rPrChange w:id="853" w:author="Jane Shaw" w:date="2015-11-01T20:08:00Z">
            <w:rPr>
              <w:ins w:id="854" w:author="Jane Shaw" w:date="2015-11-01T20:07:00Z"/>
              <w:rFonts w:asciiTheme="majorBidi" w:hAnsiTheme="majorBidi" w:cstheme="majorBidi"/>
              <w:bCs/>
              <w:color w:val="000000" w:themeColor="text1"/>
            </w:rPr>
          </w:rPrChange>
        </w:rPr>
        <w:pPrChange w:id="855" w:author="Jane Shaw" w:date="2015-11-01T20:07:00Z">
          <w:pPr/>
        </w:pPrChange>
      </w:pPr>
      <w:ins w:id="856" w:author="Jane Shaw" w:date="2015-11-01T20:07:00Z">
        <w:r w:rsidRPr="002A60C4">
          <w:rPr>
            <w:rFonts w:ascii="Times New Roman" w:hAnsi="Times New Roman" w:cs="Times New Roman"/>
            <w:bCs/>
            <w:color w:val="000000" w:themeColor="text1"/>
            <w:rPrChange w:id="857" w:author="Jane Shaw" w:date="2015-11-01T20:08:00Z">
              <w:rPr>
                <w:rFonts w:asciiTheme="majorBidi" w:hAnsiTheme="majorBidi" w:cstheme="majorBidi"/>
                <w:bCs/>
                <w:color w:val="000000" w:themeColor="text1"/>
              </w:rPr>
            </w:rPrChange>
          </w:rPr>
          <w:t>PS&amp;D</w:t>
        </w:r>
        <w:r w:rsidRPr="002A60C4">
          <w:rPr>
            <w:rFonts w:ascii="Times New Roman" w:hAnsi="Times New Roman" w:cs="Times New Roman"/>
            <w:bCs/>
            <w:color w:val="000000" w:themeColor="text1"/>
            <w:rPrChange w:id="85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5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60" w:author="Jane Shaw" w:date="2015-11-01T20:08:00Z">
              <w:rPr>
                <w:rFonts w:asciiTheme="majorBidi" w:hAnsiTheme="majorBidi" w:cstheme="majorBidi"/>
                <w:bCs/>
                <w:color w:val="000000" w:themeColor="text1"/>
              </w:rPr>
            </w:rPrChange>
          </w:rPr>
          <w:tab/>
        </w:r>
        <w:r w:rsidRPr="002A60C4">
          <w:rPr>
            <w:rFonts w:ascii="Times New Roman" w:hAnsi="Times New Roman" w:cs="Times New Roman"/>
            <w:color w:val="000000" w:themeColor="text1"/>
            <w:rPrChange w:id="861" w:author="Jane Shaw" w:date="2015-11-01T20:08:00Z">
              <w:rPr>
                <w:rFonts w:asciiTheme="majorBidi" w:hAnsiTheme="majorBidi" w:cstheme="majorBidi"/>
                <w:color w:val="000000" w:themeColor="text1"/>
              </w:rPr>
            </w:rPrChange>
          </w:rPr>
          <w:t>Production, Supply and Distribution (database)</w:t>
        </w:r>
      </w:ins>
    </w:p>
    <w:p w14:paraId="0105D947" w14:textId="77777777" w:rsidR="002A60C4" w:rsidRPr="002A60C4" w:rsidRDefault="002A60C4">
      <w:pPr>
        <w:spacing w:after="0"/>
        <w:rPr>
          <w:ins w:id="862" w:author="Jane Shaw" w:date="2015-11-01T20:07:00Z"/>
          <w:rFonts w:ascii="Times New Roman" w:hAnsi="Times New Roman" w:cs="Times New Roman"/>
          <w:bCs/>
          <w:color w:val="000000" w:themeColor="text1"/>
          <w:rPrChange w:id="863" w:author="Jane Shaw" w:date="2015-11-01T20:08:00Z">
            <w:rPr>
              <w:ins w:id="864" w:author="Jane Shaw" w:date="2015-11-01T20:07:00Z"/>
              <w:rFonts w:asciiTheme="majorBidi" w:hAnsiTheme="majorBidi" w:cstheme="majorBidi"/>
              <w:bCs/>
              <w:color w:val="000000" w:themeColor="text1"/>
            </w:rPr>
          </w:rPrChange>
        </w:rPr>
        <w:pPrChange w:id="865" w:author="Jane Shaw" w:date="2015-11-01T20:07:00Z">
          <w:pPr/>
        </w:pPrChange>
      </w:pPr>
      <w:ins w:id="866" w:author="Jane Shaw" w:date="2015-11-01T20:07:00Z">
        <w:r w:rsidRPr="002A60C4">
          <w:rPr>
            <w:rFonts w:ascii="Times New Roman" w:hAnsi="Times New Roman" w:cs="Times New Roman"/>
            <w:bCs/>
            <w:color w:val="000000" w:themeColor="text1"/>
            <w:rPrChange w:id="867" w:author="Jane Shaw" w:date="2015-11-01T20:08:00Z">
              <w:rPr>
                <w:rFonts w:asciiTheme="majorBidi" w:hAnsiTheme="majorBidi" w:cstheme="majorBidi"/>
                <w:bCs/>
                <w:color w:val="000000" w:themeColor="text1"/>
              </w:rPr>
            </w:rPrChange>
          </w:rPr>
          <w:t>SUA</w:t>
        </w:r>
        <w:r w:rsidRPr="002A60C4">
          <w:rPr>
            <w:rFonts w:ascii="Times New Roman" w:hAnsi="Times New Roman" w:cs="Times New Roman"/>
            <w:bCs/>
            <w:color w:val="000000" w:themeColor="text1"/>
            <w:rPrChange w:id="86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6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70" w:author="Jane Shaw" w:date="2015-11-01T20:08:00Z">
              <w:rPr>
                <w:rFonts w:asciiTheme="majorBidi" w:hAnsiTheme="majorBidi" w:cstheme="majorBidi"/>
                <w:bCs/>
                <w:color w:val="000000" w:themeColor="text1"/>
              </w:rPr>
            </w:rPrChange>
          </w:rPr>
          <w:tab/>
        </w:r>
        <w:r w:rsidRPr="002A60C4">
          <w:rPr>
            <w:rFonts w:ascii="Times New Roman" w:hAnsi="Times New Roman" w:cs="Times New Roman"/>
            <w:rPrChange w:id="871" w:author="Jane Shaw" w:date="2015-11-01T20:08:00Z">
              <w:rPr>
                <w:rFonts w:asciiTheme="majorBidi" w:hAnsiTheme="majorBidi" w:cstheme="majorBidi"/>
              </w:rPr>
            </w:rPrChange>
          </w:rPr>
          <w:t>supply utilization account</w:t>
        </w:r>
      </w:ins>
    </w:p>
    <w:p w14:paraId="586D2BE5" w14:textId="77777777" w:rsidR="002A60C4" w:rsidRPr="002A60C4" w:rsidRDefault="002A60C4">
      <w:pPr>
        <w:spacing w:after="0"/>
        <w:rPr>
          <w:ins w:id="872" w:author="Jane Shaw" w:date="2015-11-01T20:07:00Z"/>
          <w:rFonts w:ascii="Times New Roman" w:hAnsi="Times New Roman" w:cs="Times New Roman"/>
          <w:bCs/>
          <w:color w:val="000000" w:themeColor="text1"/>
          <w:rPrChange w:id="873" w:author="Jane Shaw" w:date="2015-11-01T20:08:00Z">
            <w:rPr>
              <w:ins w:id="874" w:author="Jane Shaw" w:date="2015-11-01T20:07:00Z"/>
              <w:rFonts w:asciiTheme="majorBidi" w:hAnsiTheme="majorBidi" w:cstheme="majorBidi"/>
              <w:bCs/>
              <w:color w:val="000000" w:themeColor="text1"/>
            </w:rPr>
          </w:rPrChange>
        </w:rPr>
        <w:pPrChange w:id="875" w:author="Jane Shaw" w:date="2015-11-01T20:07:00Z">
          <w:pPr/>
        </w:pPrChange>
      </w:pPr>
      <w:ins w:id="876" w:author="Jane Shaw" w:date="2015-11-01T20:07:00Z">
        <w:r w:rsidRPr="002A60C4">
          <w:rPr>
            <w:rFonts w:ascii="Times New Roman" w:hAnsi="Times New Roman" w:cs="Times New Roman"/>
            <w:bCs/>
            <w:color w:val="000000" w:themeColor="text1"/>
            <w:rPrChange w:id="877" w:author="Jane Shaw" w:date="2015-11-01T20:08:00Z">
              <w:rPr>
                <w:rFonts w:asciiTheme="majorBidi" w:hAnsiTheme="majorBidi" w:cstheme="majorBidi"/>
                <w:bCs/>
                <w:color w:val="000000" w:themeColor="text1"/>
              </w:rPr>
            </w:rPrChange>
          </w:rPr>
          <w:t>UN</w:t>
        </w:r>
        <w:r w:rsidRPr="002A60C4">
          <w:rPr>
            <w:rFonts w:ascii="Times New Roman" w:hAnsi="Times New Roman" w:cs="Times New Roman"/>
            <w:bCs/>
            <w:color w:val="000000" w:themeColor="text1"/>
            <w:rPrChange w:id="87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79"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80" w:author="Jane Shaw" w:date="2015-11-01T20:08:00Z">
              <w:rPr>
                <w:rFonts w:asciiTheme="majorBidi" w:hAnsiTheme="majorBidi" w:cstheme="majorBidi"/>
                <w:bCs/>
                <w:color w:val="000000" w:themeColor="text1"/>
              </w:rPr>
            </w:rPrChange>
          </w:rPr>
          <w:tab/>
        </w:r>
        <w:r w:rsidRPr="002A60C4">
          <w:rPr>
            <w:rFonts w:ascii="Times New Roman" w:hAnsi="Times New Roman" w:cs="Times New Roman"/>
            <w:rPrChange w:id="881" w:author="Jane Shaw" w:date="2015-11-01T20:08:00Z">
              <w:rPr>
                <w:rFonts w:asciiTheme="majorBidi" w:hAnsiTheme="majorBidi" w:cstheme="majorBidi"/>
              </w:rPr>
            </w:rPrChange>
          </w:rPr>
          <w:t>United Nations</w:t>
        </w:r>
      </w:ins>
    </w:p>
    <w:p w14:paraId="6F39C562" w14:textId="77777777" w:rsidR="002A60C4" w:rsidRPr="002A60C4" w:rsidRDefault="002A60C4">
      <w:pPr>
        <w:spacing w:after="0"/>
        <w:rPr>
          <w:ins w:id="882" w:author="Jane Shaw" w:date="2015-11-01T20:07:00Z"/>
          <w:rFonts w:ascii="Times New Roman" w:hAnsi="Times New Roman" w:cs="Times New Roman"/>
          <w:bCs/>
          <w:color w:val="000000" w:themeColor="text1"/>
          <w:rPrChange w:id="883" w:author="Jane Shaw" w:date="2015-11-01T20:08:00Z">
            <w:rPr>
              <w:ins w:id="884" w:author="Jane Shaw" w:date="2015-11-01T20:07:00Z"/>
              <w:rFonts w:asciiTheme="majorBidi" w:hAnsiTheme="majorBidi" w:cstheme="majorBidi"/>
              <w:bCs/>
              <w:color w:val="000000" w:themeColor="text1"/>
            </w:rPr>
          </w:rPrChange>
        </w:rPr>
        <w:pPrChange w:id="885" w:author="Jane Shaw" w:date="2015-11-01T20:07:00Z">
          <w:pPr/>
        </w:pPrChange>
      </w:pPr>
      <w:ins w:id="886" w:author="Jane Shaw" w:date="2015-11-01T20:07:00Z">
        <w:r w:rsidRPr="002A60C4">
          <w:rPr>
            <w:rFonts w:ascii="Times New Roman" w:hAnsi="Times New Roman" w:cs="Times New Roman"/>
            <w:bCs/>
            <w:color w:val="000000" w:themeColor="text1"/>
            <w:rPrChange w:id="887" w:author="Jane Shaw" w:date="2015-11-01T20:08:00Z">
              <w:rPr>
                <w:rFonts w:asciiTheme="majorBidi" w:hAnsiTheme="majorBidi" w:cstheme="majorBidi"/>
                <w:bCs/>
                <w:color w:val="000000" w:themeColor="text1"/>
              </w:rPr>
            </w:rPrChange>
          </w:rPr>
          <w:t>UN COMTRADE</w:t>
        </w:r>
        <w:r w:rsidRPr="002A60C4">
          <w:rPr>
            <w:rFonts w:ascii="Times New Roman" w:hAnsi="Times New Roman" w:cs="Times New Roman"/>
            <w:bCs/>
            <w:color w:val="000000" w:themeColor="text1"/>
            <w:rPrChange w:id="88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color w:val="000000" w:themeColor="text1"/>
            <w:rPrChange w:id="889" w:author="Jane Shaw" w:date="2015-11-01T20:08:00Z">
              <w:rPr>
                <w:rFonts w:asciiTheme="majorBidi" w:hAnsiTheme="majorBidi" w:cstheme="majorBidi"/>
                <w:color w:val="000000" w:themeColor="text1"/>
              </w:rPr>
            </w:rPrChange>
          </w:rPr>
          <w:t>United Nations Commodity Trade Statistics Database</w:t>
        </w:r>
      </w:ins>
    </w:p>
    <w:p w14:paraId="16563A10" w14:textId="77777777" w:rsidR="002A60C4" w:rsidRPr="002A60C4" w:rsidRDefault="002A60C4">
      <w:pPr>
        <w:spacing w:after="0"/>
        <w:rPr>
          <w:ins w:id="890" w:author="Jane Shaw" w:date="2015-11-01T20:07:00Z"/>
          <w:rFonts w:ascii="Times New Roman" w:hAnsi="Times New Roman" w:cs="Times New Roman"/>
          <w:bCs/>
          <w:color w:val="000000" w:themeColor="text1"/>
          <w:rPrChange w:id="891" w:author="Jane Shaw" w:date="2015-11-01T20:08:00Z">
            <w:rPr>
              <w:ins w:id="892" w:author="Jane Shaw" w:date="2015-11-01T20:07:00Z"/>
              <w:rFonts w:asciiTheme="majorBidi" w:hAnsiTheme="majorBidi" w:cstheme="majorBidi"/>
              <w:bCs/>
              <w:color w:val="000000" w:themeColor="text1"/>
            </w:rPr>
          </w:rPrChange>
        </w:rPr>
        <w:pPrChange w:id="893" w:author="Jane Shaw" w:date="2015-11-01T20:07:00Z">
          <w:pPr/>
        </w:pPrChange>
      </w:pPr>
      <w:ins w:id="894" w:author="Jane Shaw" w:date="2015-11-01T20:07:00Z">
        <w:r w:rsidRPr="002A60C4">
          <w:rPr>
            <w:rFonts w:ascii="Times New Roman" w:hAnsi="Times New Roman" w:cs="Times New Roman"/>
            <w:bCs/>
            <w:color w:val="000000" w:themeColor="text1"/>
            <w:rPrChange w:id="895" w:author="Jane Shaw" w:date="2015-11-01T20:08:00Z">
              <w:rPr>
                <w:rFonts w:asciiTheme="majorBidi" w:hAnsiTheme="majorBidi" w:cstheme="majorBidi"/>
                <w:bCs/>
                <w:color w:val="000000" w:themeColor="text1"/>
              </w:rPr>
            </w:rPrChange>
          </w:rPr>
          <w:t>UNPD</w:t>
        </w:r>
        <w:r w:rsidRPr="002A60C4">
          <w:rPr>
            <w:rFonts w:ascii="Times New Roman" w:hAnsi="Times New Roman" w:cs="Times New Roman"/>
            <w:bCs/>
            <w:color w:val="000000" w:themeColor="text1"/>
            <w:rPrChange w:id="896"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97" w:author="Jane Shaw" w:date="2015-11-01T20:08:00Z">
              <w:rPr>
                <w:rFonts w:asciiTheme="majorBidi" w:hAnsiTheme="majorBidi" w:cstheme="majorBidi"/>
                <w:bCs/>
                <w:color w:val="000000" w:themeColor="text1"/>
              </w:rPr>
            </w:rPrChange>
          </w:rPr>
          <w:tab/>
        </w:r>
        <w:r w:rsidRPr="002A60C4">
          <w:rPr>
            <w:rFonts w:ascii="Times New Roman" w:hAnsi="Times New Roman" w:cs="Times New Roman"/>
            <w:bCs/>
            <w:color w:val="000000" w:themeColor="text1"/>
            <w:rPrChange w:id="898" w:author="Jane Shaw" w:date="2015-11-01T20:08:00Z">
              <w:rPr>
                <w:rFonts w:asciiTheme="majorBidi" w:hAnsiTheme="majorBidi" w:cstheme="majorBidi"/>
                <w:bCs/>
                <w:color w:val="000000" w:themeColor="text1"/>
              </w:rPr>
            </w:rPrChange>
          </w:rPr>
          <w:tab/>
        </w:r>
        <w:r w:rsidRPr="002A60C4">
          <w:rPr>
            <w:rFonts w:ascii="Times New Roman" w:hAnsi="Times New Roman" w:cs="Times New Roman"/>
            <w:rPrChange w:id="899" w:author="Jane Shaw" w:date="2015-11-01T20:08:00Z">
              <w:rPr>
                <w:rFonts w:asciiTheme="majorBidi" w:hAnsiTheme="majorBidi" w:cstheme="majorBidi"/>
              </w:rPr>
            </w:rPrChange>
          </w:rPr>
          <w:t>United Nations Population Division</w:t>
        </w:r>
      </w:ins>
    </w:p>
    <w:p w14:paraId="04FE3C3A" w14:textId="77777777" w:rsidR="002A60C4" w:rsidRPr="002A60C4" w:rsidRDefault="002A60C4">
      <w:pPr>
        <w:spacing w:after="0"/>
        <w:rPr>
          <w:ins w:id="900" w:author="Jane Shaw" w:date="2015-11-01T20:07:00Z"/>
          <w:rFonts w:ascii="Times New Roman" w:hAnsi="Times New Roman" w:cs="Times New Roman"/>
          <w:rPrChange w:id="901" w:author="Jane Shaw" w:date="2015-11-01T20:08:00Z">
            <w:rPr>
              <w:ins w:id="902" w:author="Jane Shaw" w:date="2015-11-01T20:07:00Z"/>
            </w:rPr>
          </w:rPrChange>
        </w:rPr>
        <w:pPrChange w:id="903" w:author="Jane Shaw" w:date="2015-11-01T20:07:00Z">
          <w:pPr/>
        </w:pPrChange>
      </w:pPr>
      <w:ins w:id="904" w:author="Jane Shaw" w:date="2015-11-01T20:07:00Z">
        <w:r w:rsidRPr="002A60C4">
          <w:rPr>
            <w:rFonts w:ascii="Times New Roman" w:hAnsi="Times New Roman" w:cs="Times New Roman"/>
            <w:rPrChange w:id="905" w:author="Jane Shaw" w:date="2015-11-01T20:08:00Z">
              <w:rPr/>
            </w:rPrChange>
          </w:rPr>
          <w:t>UNSD</w:t>
        </w:r>
        <w:r w:rsidRPr="002A60C4">
          <w:rPr>
            <w:rFonts w:ascii="Times New Roman" w:hAnsi="Times New Roman" w:cs="Times New Roman"/>
            <w:rPrChange w:id="906" w:author="Jane Shaw" w:date="2015-11-01T20:08:00Z">
              <w:rPr/>
            </w:rPrChange>
          </w:rPr>
          <w:tab/>
        </w:r>
        <w:r w:rsidRPr="002A60C4">
          <w:rPr>
            <w:rFonts w:ascii="Times New Roman" w:hAnsi="Times New Roman" w:cs="Times New Roman"/>
            <w:rPrChange w:id="907" w:author="Jane Shaw" w:date="2015-11-01T20:08:00Z">
              <w:rPr/>
            </w:rPrChange>
          </w:rPr>
          <w:tab/>
        </w:r>
        <w:r w:rsidRPr="002A60C4">
          <w:rPr>
            <w:rFonts w:ascii="Times New Roman" w:hAnsi="Times New Roman" w:cs="Times New Roman"/>
            <w:rPrChange w:id="908" w:author="Jane Shaw" w:date="2015-11-01T20:08:00Z">
              <w:rPr/>
            </w:rPrChange>
          </w:rPr>
          <w:tab/>
          <w:t>United Nations Statistics Division</w:t>
        </w:r>
        <w:r w:rsidRPr="002A60C4">
          <w:rPr>
            <w:rFonts w:ascii="Times New Roman" w:hAnsi="Times New Roman" w:cs="Times New Roman"/>
            <w:rPrChange w:id="909" w:author="Jane Shaw" w:date="2015-11-01T20:08:00Z">
              <w:rPr/>
            </w:rPrChange>
          </w:rPr>
          <w:tab/>
        </w:r>
      </w:ins>
    </w:p>
    <w:p w14:paraId="28592A54" w14:textId="77777777" w:rsidR="002A60C4" w:rsidRPr="002A60C4" w:rsidRDefault="002A60C4">
      <w:pPr>
        <w:spacing w:after="0"/>
        <w:rPr>
          <w:ins w:id="910" w:author="Jane Shaw" w:date="2015-11-01T20:07:00Z"/>
          <w:rFonts w:ascii="Times New Roman" w:eastAsia="Times New Roman" w:hAnsi="Times New Roman" w:cs="Times New Roman"/>
          <w:rPrChange w:id="911" w:author="Jane Shaw" w:date="2015-11-01T20:08:00Z">
            <w:rPr>
              <w:ins w:id="912" w:author="Jane Shaw" w:date="2015-11-01T20:07:00Z"/>
              <w:rFonts w:asciiTheme="majorBidi" w:eastAsia="Times New Roman" w:hAnsiTheme="majorBidi" w:cstheme="majorBidi"/>
            </w:rPr>
          </w:rPrChange>
        </w:rPr>
        <w:pPrChange w:id="913" w:author="Jane Shaw" w:date="2015-11-01T20:07:00Z">
          <w:pPr/>
        </w:pPrChange>
      </w:pPr>
      <w:ins w:id="914" w:author="Jane Shaw" w:date="2015-11-01T20:07:00Z">
        <w:r w:rsidRPr="002A60C4">
          <w:rPr>
            <w:rFonts w:ascii="Times New Roman" w:hAnsi="Times New Roman" w:cs="Times New Roman"/>
            <w:rPrChange w:id="915" w:author="Jane Shaw" w:date="2015-11-01T20:08:00Z">
              <w:rPr/>
            </w:rPrChange>
          </w:rPr>
          <w:t>UNWTO</w:t>
        </w:r>
        <w:r w:rsidRPr="002A60C4">
          <w:rPr>
            <w:rFonts w:ascii="Times New Roman" w:hAnsi="Times New Roman" w:cs="Times New Roman"/>
            <w:rPrChange w:id="916" w:author="Jane Shaw" w:date="2015-11-01T20:08:00Z">
              <w:rPr/>
            </w:rPrChange>
          </w:rPr>
          <w:tab/>
        </w:r>
        <w:r w:rsidRPr="002A60C4">
          <w:rPr>
            <w:rFonts w:ascii="Times New Roman" w:hAnsi="Times New Roman" w:cs="Times New Roman"/>
            <w:rPrChange w:id="917" w:author="Jane Shaw" w:date="2015-11-01T20:08:00Z">
              <w:rPr/>
            </w:rPrChange>
          </w:rPr>
          <w:tab/>
        </w:r>
        <w:r w:rsidRPr="002A60C4">
          <w:rPr>
            <w:rFonts w:ascii="Times New Roman" w:eastAsia="Times New Roman" w:hAnsi="Times New Roman" w:cs="Times New Roman"/>
            <w:rPrChange w:id="918" w:author="Jane Shaw" w:date="2015-11-01T20:08:00Z">
              <w:rPr>
                <w:rFonts w:asciiTheme="majorBidi" w:eastAsia="Times New Roman" w:hAnsiTheme="majorBidi" w:cstheme="majorBidi"/>
              </w:rPr>
            </w:rPrChange>
          </w:rPr>
          <w:t xml:space="preserve">United Nations World Tourism Organization </w:t>
        </w:r>
      </w:ins>
    </w:p>
    <w:p w14:paraId="7FB9A743" w14:textId="77777777" w:rsidR="002A60C4" w:rsidRPr="002A60C4" w:rsidRDefault="002A60C4">
      <w:pPr>
        <w:spacing w:after="0"/>
        <w:rPr>
          <w:ins w:id="919" w:author="Jane Shaw" w:date="2015-11-01T20:07:00Z"/>
          <w:rFonts w:ascii="Times New Roman" w:hAnsi="Times New Roman" w:cs="Times New Roman"/>
          <w:rPrChange w:id="920" w:author="Jane Shaw" w:date="2015-11-01T20:08:00Z">
            <w:rPr>
              <w:ins w:id="921" w:author="Jane Shaw" w:date="2015-11-01T20:07:00Z"/>
            </w:rPr>
          </w:rPrChange>
        </w:rPr>
        <w:pPrChange w:id="922" w:author="Jane Shaw" w:date="2015-11-01T20:07:00Z">
          <w:pPr/>
        </w:pPrChange>
      </w:pPr>
      <w:ins w:id="923" w:author="Jane Shaw" w:date="2015-11-01T20:07:00Z">
        <w:r w:rsidRPr="002A60C4">
          <w:rPr>
            <w:rFonts w:ascii="Times New Roman" w:hAnsi="Times New Roman" w:cs="Times New Roman"/>
            <w:rPrChange w:id="924" w:author="Jane Shaw" w:date="2015-11-01T20:08:00Z">
              <w:rPr/>
            </w:rPrChange>
          </w:rPr>
          <w:t>USDA</w:t>
        </w:r>
        <w:r w:rsidRPr="002A60C4">
          <w:rPr>
            <w:rFonts w:ascii="Times New Roman" w:hAnsi="Times New Roman" w:cs="Times New Roman"/>
            <w:rPrChange w:id="925" w:author="Jane Shaw" w:date="2015-11-01T20:08:00Z">
              <w:rPr/>
            </w:rPrChange>
          </w:rPr>
          <w:tab/>
        </w:r>
        <w:r w:rsidRPr="002A60C4">
          <w:rPr>
            <w:rFonts w:ascii="Times New Roman" w:hAnsi="Times New Roman" w:cs="Times New Roman"/>
            <w:rPrChange w:id="926" w:author="Jane Shaw" w:date="2015-11-01T20:08:00Z">
              <w:rPr/>
            </w:rPrChange>
          </w:rPr>
          <w:tab/>
        </w:r>
        <w:r w:rsidRPr="002A60C4">
          <w:rPr>
            <w:rFonts w:ascii="Times New Roman" w:hAnsi="Times New Roman" w:cs="Times New Roman"/>
            <w:rPrChange w:id="927" w:author="Jane Shaw" w:date="2015-11-01T20:08:00Z">
              <w:rPr/>
            </w:rPrChange>
          </w:rPr>
          <w:tab/>
        </w:r>
        <w:r w:rsidRPr="002A60C4">
          <w:rPr>
            <w:rFonts w:ascii="Times New Roman" w:eastAsia="Times New Roman" w:hAnsi="Times New Roman" w:cs="Times New Roman"/>
            <w:rPrChange w:id="928" w:author="Jane Shaw" w:date="2015-11-01T20:08:00Z">
              <w:rPr>
                <w:rFonts w:asciiTheme="majorBidi" w:eastAsia="Times New Roman" w:hAnsiTheme="majorBidi" w:cstheme="majorBidi"/>
              </w:rPr>
            </w:rPrChange>
          </w:rPr>
          <w:t>United States Department of Agriculture</w:t>
        </w:r>
      </w:ins>
    </w:p>
    <w:p w14:paraId="1052B1E0" w14:textId="77777777" w:rsidR="002A60C4" w:rsidRPr="002A60C4" w:rsidRDefault="002A60C4">
      <w:pPr>
        <w:spacing w:after="0"/>
        <w:rPr>
          <w:ins w:id="929" w:author="Jane Shaw" w:date="2015-11-01T20:07:00Z"/>
          <w:rFonts w:ascii="Times New Roman" w:hAnsi="Times New Roman" w:cs="Times New Roman"/>
          <w:rPrChange w:id="930" w:author="Jane Shaw" w:date="2015-11-01T20:08:00Z">
            <w:rPr>
              <w:ins w:id="931" w:author="Jane Shaw" w:date="2015-11-01T20:07:00Z"/>
            </w:rPr>
          </w:rPrChange>
        </w:rPr>
        <w:pPrChange w:id="932" w:author="Jane Shaw" w:date="2015-11-01T20:07:00Z">
          <w:pPr/>
        </w:pPrChange>
      </w:pPr>
      <w:ins w:id="933" w:author="Jane Shaw" w:date="2015-11-01T20:07:00Z">
        <w:r w:rsidRPr="002A60C4">
          <w:rPr>
            <w:rFonts w:ascii="Times New Roman" w:hAnsi="Times New Roman" w:cs="Times New Roman"/>
            <w:rPrChange w:id="934" w:author="Jane Shaw" w:date="2015-11-01T20:08:00Z">
              <w:rPr/>
            </w:rPrChange>
          </w:rPr>
          <w:t>WCO</w:t>
        </w:r>
        <w:r w:rsidRPr="002A60C4">
          <w:rPr>
            <w:rFonts w:ascii="Times New Roman" w:hAnsi="Times New Roman" w:cs="Times New Roman"/>
            <w:rPrChange w:id="935" w:author="Jane Shaw" w:date="2015-11-01T20:08:00Z">
              <w:rPr/>
            </w:rPrChange>
          </w:rPr>
          <w:tab/>
        </w:r>
        <w:r w:rsidRPr="002A60C4">
          <w:rPr>
            <w:rFonts w:ascii="Times New Roman" w:hAnsi="Times New Roman" w:cs="Times New Roman"/>
            <w:rPrChange w:id="936" w:author="Jane Shaw" w:date="2015-11-01T20:08:00Z">
              <w:rPr/>
            </w:rPrChange>
          </w:rPr>
          <w:tab/>
        </w:r>
        <w:r w:rsidRPr="002A60C4">
          <w:rPr>
            <w:rFonts w:ascii="Times New Roman" w:hAnsi="Times New Roman" w:cs="Times New Roman"/>
            <w:rPrChange w:id="937" w:author="Jane Shaw" w:date="2015-11-01T20:08:00Z">
              <w:rPr/>
            </w:rPrChange>
          </w:rPr>
          <w:tab/>
          <w:t>World Customs Organization</w:t>
        </w:r>
        <w:r w:rsidRPr="002A60C4">
          <w:rPr>
            <w:rFonts w:ascii="Times New Roman" w:hAnsi="Times New Roman" w:cs="Times New Roman"/>
            <w:rPrChange w:id="938" w:author="Jane Shaw" w:date="2015-11-01T20:08:00Z">
              <w:rPr/>
            </w:rPrChange>
          </w:rPr>
          <w:tab/>
        </w:r>
      </w:ins>
    </w:p>
    <w:p w14:paraId="1A62E6C0" w14:textId="77777777" w:rsidR="004F7A80" w:rsidRPr="004F7A80" w:rsidRDefault="004F7A80" w:rsidP="004F7A80">
      <w:pPr>
        <w:rPr>
          <w:lang w:val="en-GB"/>
        </w:rPr>
      </w:pPr>
    </w:p>
    <w:p w14:paraId="2DF0F071" w14:textId="77777777" w:rsidR="004B3819" w:rsidRPr="00F31509" w:rsidRDefault="003D789C" w:rsidP="00BD24CC">
      <w:pPr>
        <w:pStyle w:val="Titolo1"/>
        <w:rPr>
          <w:rFonts w:asciiTheme="majorBidi" w:hAnsiTheme="majorBidi" w:cstheme="majorBidi"/>
        </w:rPr>
      </w:pPr>
      <w:r w:rsidRPr="004F7A80">
        <w:rPr>
          <w:rFonts w:eastAsiaTheme="minorEastAsia"/>
          <w:b w:val="0"/>
          <w:bCs w:val="0"/>
          <w:color w:val="auto"/>
          <w:kern w:val="0"/>
          <w:sz w:val="24"/>
          <w:szCs w:val="24"/>
          <w:lang w:eastAsia="zh-CN"/>
        </w:rPr>
        <w:lastRenderedPageBreak/>
        <w:fldChar w:fldCharType="end"/>
      </w:r>
      <w:bookmarkStart w:id="939" w:name="_Toc428436037"/>
      <w:bookmarkStart w:id="940" w:name="_Toc428436338"/>
      <w:bookmarkStart w:id="941" w:name="_Toc308029340"/>
      <w:bookmarkStart w:id="942" w:name="_Toc308029531"/>
      <w:r w:rsidR="00505EE3" w:rsidRPr="00F31509">
        <w:rPr>
          <w:rFonts w:asciiTheme="majorBidi" w:hAnsiTheme="majorBidi" w:cstheme="majorBidi"/>
        </w:rPr>
        <w:t>About this document</w:t>
      </w:r>
      <w:bookmarkEnd w:id="0"/>
      <w:bookmarkEnd w:id="939"/>
      <w:bookmarkEnd w:id="940"/>
      <w:bookmarkEnd w:id="941"/>
      <w:bookmarkEnd w:id="942"/>
      <w:r w:rsidR="00505EE3" w:rsidRPr="00F31509">
        <w:rPr>
          <w:rFonts w:asciiTheme="majorBidi" w:hAnsiTheme="majorBidi" w:cstheme="majorBidi"/>
        </w:rPr>
        <w:t xml:space="preserve"> </w:t>
      </w:r>
      <w:bookmarkEnd w:id="1"/>
    </w:p>
    <w:p w14:paraId="0F44EF9A" w14:textId="64BB60B2"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w:t>
      </w:r>
      <w:commentRangeStart w:id="943"/>
      <w:r w:rsidR="00B15268" w:rsidRPr="00F31509">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first draft o</w:t>
      </w:r>
      <w:commentRangeEnd w:id="943"/>
      <w:r w:rsidR="000F0B1C">
        <w:rPr>
          <w:rStyle w:val="Rimandocommento"/>
        </w:rPr>
        <w:commentReference w:id="943"/>
      </w:r>
      <w:r w:rsidR="00AD6356" w:rsidRPr="00F31509">
        <w:rPr>
          <w:rFonts w:asciiTheme="majorBidi" w:hAnsiTheme="majorBidi" w:cstheme="majorBidi"/>
          <w:bCs/>
          <w:color w:val="000000" w:themeColor="text1"/>
          <w:szCs w:val="24"/>
          <w:lang w:val="en-GB"/>
        </w:rPr>
        <w:t xml:space="preserve">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0F0B1C" w:rsidRPr="00F31509">
        <w:rPr>
          <w:rFonts w:asciiTheme="majorBidi" w:hAnsiTheme="majorBidi" w:cstheme="majorBidi"/>
          <w:bCs/>
          <w:color w:val="000000" w:themeColor="text1"/>
          <w:szCs w:val="24"/>
          <w:lang w:val="en-GB"/>
        </w:rPr>
        <w:t xml:space="preserve">food balance sheets </w:t>
      </w:r>
      <w:r w:rsidR="00AD6356" w:rsidRPr="00F31509">
        <w:rPr>
          <w:rFonts w:asciiTheme="majorBidi" w:hAnsiTheme="majorBidi" w:cstheme="majorBidi"/>
          <w:bCs/>
          <w:color w:val="000000" w:themeColor="text1"/>
          <w:szCs w:val="24"/>
          <w:lang w:val="en-GB"/>
        </w:rPr>
        <w:t xml:space="preserve">(FBS) at </w:t>
      </w:r>
      <w:ins w:id="944" w:author="Jane Shaw" w:date="2015-10-16T11:15:00Z">
        <w:r w:rsidR="000F0B1C">
          <w:rPr>
            <w:rFonts w:asciiTheme="majorBidi" w:hAnsiTheme="majorBidi" w:cstheme="majorBidi"/>
            <w:bCs/>
            <w:color w:val="000000" w:themeColor="text1"/>
            <w:szCs w:val="24"/>
            <w:lang w:val="en-GB"/>
          </w:rPr>
          <w:t xml:space="preserve">the </w:t>
        </w:r>
      </w:ins>
      <w:r w:rsidR="00AD6356" w:rsidRPr="00F31509">
        <w:rPr>
          <w:rFonts w:asciiTheme="majorBidi" w:hAnsiTheme="majorBidi" w:cstheme="majorBidi"/>
          <w:bCs/>
          <w:color w:val="000000" w:themeColor="text1"/>
          <w:szCs w:val="24"/>
          <w:lang w:val="en-GB"/>
        </w:rPr>
        <w:t xml:space="preserve">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w:t>
      </w:r>
      <w:ins w:id="945" w:author="Jane Shaw" w:date="2015-11-07T14:02:00Z">
        <w:r w:rsidR="00F3743E">
          <w:rPr>
            <w:rFonts w:asciiTheme="majorBidi" w:hAnsiTheme="majorBidi" w:cstheme="majorBidi"/>
            <w:bCs/>
            <w:color w:val="000000" w:themeColor="text1"/>
            <w:szCs w:val="24"/>
            <w:lang w:val="en-GB"/>
          </w:rPr>
          <w:t xml:space="preserve">(ESS) </w:t>
        </w:r>
      </w:ins>
      <w:r w:rsidR="00AD6356" w:rsidRPr="00F31509">
        <w:rPr>
          <w:rFonts w:asciiTheme="majorBidi" w:hAnsiTheme="majorBidi" w:cstheme="majorBidi"/>
          <w:bCs/>
          <w:color w:val="000000" w:themeColor="text1"/>
          <w:szCs w:val="24"/>
          <w:lang w:val="en-GB"/>
        </w:rPr>
        <w:t xml:space="preserve">and allows FBS compilers at </w:t>
      </w:r>
      <w:ins w:id="946" w:author="Jane Shaw" w:date="2015-10-16T11:15:00Z">
        <w:r w:rsidR="000F0B1C">
          <w:rPr>
            <w:rFonts w:asciiTheme="majorBidi" w:hAnsiTheme="majorBidi" w:cstheme="majorBidi"/>
            <w:bCs/>
            <w:color w:val="000000" w:themeColor="text1"/>
            <w:szCs w:val="24"/>
            <w:lang w:val="en-GB"/>
          </w:rPr>
          <w:t xml:space="preserve">the </w:t>
        </w:r>
      </w:ins>
      <w:r w:rsidR="00AD6356" w:rsidRPr="00F31509">
        <w:rPr>
          <w:rFonts w:asciiTheme="majorBidi" w:hAnsiTheme="majorBidi" w:cstheme="majorBidi"/>
          <w:bCs/>
          <w:color w:val="000000" w:themeColor="text1"/>
          <w:szCs w:val="24"/>
          <w:lang w:val="en-GB"/>
        </w:rPr>
        <w:t xml:space="preserve">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del w:id="947" w:author="Jane Shaw" w:date="2015-10-16T13:29:00Z">
        <w:r w:rsidR="00BD5B80" w:rsidRPr="00F31509" w:rsidDel="00EF7CB4">
          <w:rPr>
            <w:rFonts w:asciiTheme="majorBidi" w:hAnsiTheme="majorBidi" w:cstheme="majorBidi"/>
            <w:bCs/>
            <w:color w:val="000000" w:themeColor="text1"/>
            <w:szCs w:val="24"/>
            <w:lang w:val="en-GB"/>
          </w:rPr>
          <w:delText>s</w:delText>
        </w:r>
      </w:del>
      <w:r w:rsidR="00AD6356" w:rsidRPr="00F31509">
        <w:rPr>
          <w:rFonts w:asciiTheme="majorBidi" w:hAnsiTheme="majorBidi" w:cstheme="majorBidi"/>
          <w:bCs/>
          <w:color w:val="000000" w:themeColor="text1"/>
          <w:szCs w:val="24"/>
          <w:lang w:val="en-GB"/>
        </w:rPr>
        <w:t xml:space="preserve"> </w:t>
      </w:r>
      <w:del w:id="948" w:author="Jane Shaw" w:date="2015-10-16T11:18:00Z">
        <w:r w:rsidR="00AD6356" w:rsidRPr="00F31509" w:rsidDel="000F0B1C">
          <w:rPr>
            <w:rFonts w:asciiTheme="majorBidi" w:hAnsiTheme="majorBidi" w:cstheme="majorBidi"/>
            <w:bCs/>
            <w:color w:val="000000" w:themeColor="text1"/>
            <w:szCs w:val="24"/>
            <w:lang w:val="en-GB"/>
          </w:rPr>
          <w:delText xml:space="preserve">in </w:delText>
        </w:r>
      </w:del>
      <w:ins w:id="949" w:author="Jane Shaw" w:date="2015-10-16T11:18:00Z">
        <w:r w:rsidR="000F0B1C">
          <w:rPr>
            <w:rFonts w:asciiTheme="majorBidi" w:hAnsiTheme="majorBidi" w:cstheme="majorBidi"/>
            <w:bCs/>
            <w:color w:val="000000" w:themeColor="text1"/>
            <w:szCs w:val="24"/>
            <w:lang w:val="en-GB"/>
          </w:rPr>
          <w:t xml:space="preserve">by following </w:t>
        </w:r>
      </w:ins>
      <w:r w:rsidR="00AD6356" w:rsidRPr="00F31509">
        <w:rPr>
          <w:rFonts w:asciiTheme="majorBidi" w:hAnsiTheme="majorBidi" w:cstheme="majorBidi"/>
          <w:bCs/>
          <w:color w:val="000000" w:themeColor="text1"/>
          <w:szCs w:val="24"/>
          <w:lang w:val="en-GB"/>
        </w:rPr>
        <w:t xml:space="preserve">a step-by-step </w:t>
      </w:r>
      <w:del w:id="950" w:author="Jane Shaw" w:date="2015-10-16T11:16:00Z">
        <w:r w:rsidR="00AD6356" w:rsidRPr="00F31509" w:rsidDel="000F0B1C">
          <w:rPr>
            <w:rFonts w:asciiTheme="majorBidi" w:hAnsiTheme="majorBidi" w:cstheme="majorBidi"/>
            <w:bCs/>
            <w:color w:val="000000" w:themeColor="text1"/>
            <w:szCs w:val="24"/>
            <w:lang w:val="en-GB"/>
          </w:rPr>
          <w:delText>manner</w:delText>
        </w:r>
      </w:del>
      <w:ins w:id="951" w:author="Jane Shaw" w:date="2015-10-16T11:18:00Z">
        <w:r w:rsidR="000F0B1C">
          <w:rPr>
            <w:rFonts w:asciiTheme="majorBidi" w:hAnsiTheme="majorBidi" w:cstheme="majorBidi"/>
            <w:bCs/>
            <w:color w:val="000000" w:themeColor="text1"/>
            <w:szCs w:val="24"/>
            <w:lang w:val="en-GB"/>
          </w:rPr>
          <w:t>procedure</w:t>
        </w:r>
      </w:ins>
      <w:r w:rsidR="00AD6356" w:rsidRPr="00F31509">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w:t>
      </w:r>
      <w:del w:id="952" w:author="Jane Shaw" w:date="2015-10-16T11:19: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 xml:space="preserve"> </w:t>
      </w:r>
      <w:del w:id="953" w:author="Jane Shaw" w:date="2015-10-16T11:19:00Z">
        <w:r w:rsidR="00B15268" w:rsidRPr="00F31509" w:rsidDel="000F0B1C">
          <w:rPr>
            <w:rFonts w:asciiTheme="majorBidi" w:hAnsiTheme="majorBidi" w:cstheme="majorBidi"/>
            <w:bCs/>
            <w:color w:val="000000" w:themeColor="text1"/>
            <w:szCs w:val="24"/>
            <w:lang w:val="en-GB"/>
          </w:rPr>
          <w:delText xml:space="preserve">all </w:delText>
        </w:r>
      </w:del>
      <w:r w:rsidR="00B15268" w:rsidRPr="00F31509">
        <w:rPr>
          <w:rFonts w:asciiTheme="majorBidi" w:hAnsiTheme="majorBidi" w:cstheme="majorBidi"/>
          <w:bCs/>
          <w:color w:val="000000" w:themeColor="text1"/>
          <w:szCs w:val="24"/>
          <w:lang w:val="en-GB"/>
        </w:rPr>
        <w:t xml:space="preserve">aimed at </w:t>
      </w:r>
      <w:del w:id="954" w:author="Jane Shaw" w:date="2015-11-07T14:03:00Z">
        <w:r w:rsidR="00B15268" w:rsidRPr="00F31509" w:rsidDel="00F3743E">
          <w:rPr>
            <w:rFonts w:asciiTheme="majorBidi" w:hAnsiTheme="majorBidi" w:cstheme="majorBidi"/>
            <w:bCs/>
            <w:color w:val="000000" w:themeColor="text1"/>
            <w:szCs w:val="24"/>
            <w:lang w:val="en-GB"/>
          </w:rPr>
          <w:delText xml:space="preserve">enabling </w:delText>
        </w:r>
      </w:del>
      <w:ins w:id="955" w:author="Jane Shaw" w:date="2015-11-07T14:03:00Z">
        <w:r w:rsidR="00F3743E">
          <w:rPr>
            <w:rFonts w:asciiTheme="majorBidi" w:hAnsiTheme="majorBidi" w:cstheme="majorBidi"/>
            <w:bCs/>
            <w:color w:val="000000" w:themeColor="text1"/>
            <w:szCs w:val="24"/>
            <w:lang w:val="en-GB"/>
          </w:rPr>
          <w:t xml:space="preserve">facilitating </w:t>
        </w:r>
      </w:ins>
      <w:r w:rsidR="00B15268" w:rsidRPr="00F31509">
        <w:rPr>
          <w:rFonts w:asciiTheme="majorBidi" w:hAnsiTheme="majorBidi" w:cstheme="majorBidi"/>
          <w:bCs/>
          <w:color w:val="000000" w:themeColor="text1"/>
          <w:szCs w:val="24"/>
          <w:lang w:val="en-GB"/>
        </w:rPr>
        <w:t>access to and implementation of the new methods. It will also come with a separate software package that allows countries to</w:t>
      </w:r>
      <w:ins w:id="956" w:author="Jane Shaw" w:date="2015-10-16T11:20:00Z">
        <w:r w:rsidR="000F0B1C">
          <w:rPr>
            <w:rFonts w:asciiTheme="majorBidi" w:hAnsiTheme="majorBidi" w:cstheme="majorBidi"/>
            <w:bCs/>
            <w:color w:val="000000" w:themeColor="text1"/>
            <w:szCs w:val="24"/>
            <w:lang w:val="en-GB"/>
          </w:rPr>
          <w:t>:</w:t>
        </w:r>
      </w:ins>
      <w:r w:rsidR="00B15268" w:rsidRPr="00F31509">
        <w:rPr>
          <w:rFonts w:asciiTheme="majorBidi" w:hAnsiTheme="majorBidi" w:cstheme="majorBidi"/>
          <w:bCs/>
          <w:color w:val="000000" w:themeColor="text1"/>
          <w:szCs w:val="24"/>
          <w:lang w:val="en-GB"/>
        </w:rPr>
        <w:t xml:space="preserve"> </w:t>
      </w:r>
      <w:del w:id="957" w:author="Jane Shaw" w:date="2015-10-16T11:20: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i) review the basic data used by FAO in the past</w:t>
      </w:r>
      <w:ins w:id="958" w:author="Jane Shaw" w:date="2015-10-16T11:20:00Z">
        <w:r w:rsidR="000F0B1C">
          <w:rPr>
            <w:rFonts w:asciiTheme="majorBidi" w:hAnsiTheme="majorBidi" w:cstheme="majorBidi"/>
            <w:bCs/>
            <w:color w:val="000000" w:themeColor="text1"/>
            <w:szCs w:val="24"/>
            <w:lang w:val="en-GB"/>
          </w:rPr>
          <w:t>;</w:t>
        </w:r>
      </w:ins>
      <w:del w:id="959" w:author="Jane Shaw" w:date="2015-10-16T11:20: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 xml:space="preserve"> </w:t>
      </w:r>
      <w:del w:id="960" w:author="Jane Shaw" w:date="2015-10-16T11:20: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ii) revise and possibly replace the principal parameters used by FAO in the new system</w:t>
      </w:r>
      <w:ins w:id="961" w:author="Jane Shaw" w:date="2015-10-16T11:20:00Z">
        <w:r w:rsidR="000F0B1C">
          <w:rPr>
            <w:rFonts w:asciiTheme="majorBidi" w:hAnsiTheme="majorBidi" w:cstheme="majorBidi"/>
            <w:bCs/>
            <w:color w:val="000000" w:themeColor="text1"/>
            <w:szCs w:val="24"/>
            <w:lang w:val="en-GB"/>
          </w:rPr>
          <w:t>;</w:t>
        </w:r>
      </w:ins>
      <w:del w:id="962" w:author="Jane Shaw" w:date="2015-10-16T11:20:00Z">
        <w:r w:rsidR="00B76A92"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 xml:space="preserve"> </w:t>
      </w:r>
      <w:del w:id="963" w:author="Jane Shaw" w:date="2015-10-16T11:20: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 xml:space="preserve">iii) reproduce </w:t>
      </w:r>
      <w:del w:id="964" w:author="Jane Shaw" w:date="2015-10-16T11:20:00Z">
        <w:r w:rsidR="00B15268" w:rsidRPr="00F31509" w:rsidDel="000F0B1C">
          <w:rPr>
            <w:rFonts w:asciiTheme="majorBidi" w:hAnsiTheme="majorBidi" w:cstheme="majorBidi"/>
            <w:bCs/>
            <w:color w:val="000000" w:themeColor="text1"/>
            <w:szCs w:val="24"/>
            <w:lang w:val="en-GB"/>
          </w:rPr>
          <w:delText xml:space="preserve">Food Balance Sheets </w:delText>
        </w:r>
      </w:del>
      <w:ins w:id="965" w:author="Jane Shaw" w:date="2015-10-16T11:20:00Z">
        <w:r w:rsidR="00EF7CB4">
          <w:rPr>
            <w:rFonts w:asciiTheme="majorBidi" w:hAnsiTheme="majorBidi" w:cstheme="majorBidi"/>
            <w:bCs/>
            <w:color w:val="000000" w:themeColor="text1"/>
            <w:szCs w:val="24"/>
            <w:lang w:val="en-GB"/>
          </w:rPr>
          <w:t>FBS</w:t>
        </w:r>
        <w:r w:rsidR="000F0B1C">
          <w:rPr>
            <w:rFonts w:asciiTheme="majorBidi" w:hAnsiTheme="majorBidi" w:cstheme="majorBidi"/>
            <w:bCs/>
            <w:color w:val="000000" w:themeColor="text1"/>
            <w:szCs w:val="24"/>
            <w:lang w:val="en-GB"/>
          </w:rPr>
          <w:t xml:space="preserve"> </w:t>
        </w:r>
      </w:ins>
      <w:r w:rsidR="00B15268" w:rsidRPr="00F31509">
        <w:rPr>
          <w:rFonts w:asciiTheme="majorBidi" w:hAnsiTheme="majorBidi" w:cstheme="majorBidi"/>
          <w:bCs/>
          <w:color w:val="000000" w:themeColor="text1"/>
          <w:szCs w:val="24"/>
          <w:lang w:val="en-GB"/>
        </w:rPr>
        <w:t>for any year in the past</w:t>
      </w:r>
      <w:ins w:id="966" w:author="Jane Shaw" w:date="2015-10-16T11:20:00Z">
        <w:r w:rsidR="000F0B1C">
          <w:rPr>
            <w:rFonts w:asciiTheme="majorBidi" w:hAnsiTheme="majorBidi" w:cstheme="majorBidi"/>
            <w:bCs/>
            <w:color w:val="000000" w:themeColor="text1"/>
            <w:szCs w:val="24"/>
            <w:lang w:val="en-GB"/>
          </w:rPr>
          <w:t>;</w:t>
        </w:r>
      </w:ins>
      <w:r w:rsidR="00B15268" w:rsidRPr="00F31509">
        <w:rPr>
          <w:rFonts w:asciiTheme="majorBidi" w:hAnsiTheme="majorBidi" w:cstheme="majorBidi"/>
          <w:bCs/>
          <w:color w:val="000000" w:themeColor="text1"/>
          <w:szCs w:val="24"/>
          <w:lang w:val="en-GB"/>
        </w:rPr>
        <w:t xml:space="preserve"> and </w:t>
      </w:r>
      <w:del w:id="967" w:author="Jane Shaw" w:date="2015-10-16T11:20:00Z">
        <w:r w:rsidR="00B15268" w:rsidRPr="00F31509" w:rsidDel="000F0B1C">
          <w:rPr>
            <w:rFonts w:asciiTheme="majorBidi" w:hAnsiTheme="majorBidi" w:cstheme="majorBidi"/>
            <w:bCs/>
            <w:color w:val="000000" w:themeColor="text1"/>
            <w:szCs w:val="24"/>
            <w:lang w:val="en-GB"/>
          </w:rPr>
          <w:delText>(</w:delText>
        </w:r>
      </w:del>
      <w:r w:rsidR="00B15268" w:rsidRPr="00F31509">
        <w:rPr>
          <w:rFonts w:asciiTheme="majorBidi" w:hAnsiTheme="majorBidi" w:cstheme="majorBidi"/>
          <w:bCs/>
          <w:color w:val="000000" w:themeColor="text1"/>
          <w:szCs w:val="24"/>
          <w:lang w:val="en-GB"/>
        </w:rPr>
        <w:t xml:space="preserve">iv) provide updated FBS to FAO as new basic data become available. The software package will enable FAO and FBS compilers at </w:t>
      </w:r>
      <w:ins w:id="968" w:author="Jane Shaw" w:date="2015-10-16T11:20:00Z">
        <w:r w:rsidR="000F0B1C">
          <w:rPr>
            <w:rFonts w:asciiTheme="majorBidi" w:hAnsiTheme="majorBidi" w:cstheme="majorBidi"/>
            <w:bCs/>
            <w:color w:val="000000" w:themeColor="text1"/>
            <w:szCs w:val="24"/>
            <w:lang w:val="en-GB"/>
          </w:rPr>
          <w:t xml:space="preserve">the </w:t>
        </w:r>
      </w:ins>
      <w:r w:rsidR="00B15268" w:rsidRPr="00F31509">
        <w:rPr>
          <w:rFonts w:asciiTheme="majorBidi" w:hAnsiTheme="majorBidi" w:cstheme="majorBidi"/>
          <w:bCs/>
          <w:color w:val="000000" w:themeColor="text1"/>
          <w:szCs w:val="24"/>
          <w:lang w:val="en-GB"/>
        </w:rPr>
        <w:t xml:space="preserve">country level to share the same input and output files. It is written in “R” </w:t>
      </w:r>
      <w:del w:id="969" w:author="Jane Shaw" w:date="2015-10-16T11:21:00Z">
        <w:r w:rsidR="00B15268" w:rsidRPr="00F31509" w:rsidDel="000F0B1C">
          <w:rPr>
            <w:rFonts w:asciiTheme="majorBidi" w:hAnsiTheme="majorBidi" w:cstheme="majorBidi"/>
            <w:bCs/>
            <w:color w:val="000000" w:themeColor="text1"/>
            <w:szCs w:val="24"/>
            <w:lang w:val="en-GB"/>
          </w:rPr>
          <w:delText xml:space="preserve">and thus </w:delText>
        </w:r>
      </w:del>
      <w:ins w:id="970" w:author="Jane Shaw" w:date="2015-10-16T11:21:00Z">
        <w:r w:rsidR="000F0B1C">
          <w:rPr>
            <w:rFonts w:asciiTheme="majorBidi" w:hAnsiTheme="majorBidi" w:cstheme="majorBidi"/>
            <w:bCs/>
            <w:color w:val="000000" w:themeColor="text1"/>
            <w:szCs w:val="24"/>
            <w:lang w:val="en-GB"/>
          </w:rPr>
          <w:t xml:space="preserve">to </w:t>
        </w:r>
      </w:ins>
      <w:r w:rsidR="00B15268" w:rsidRPr="00F31509">
        <w:rPr>
          <w:rFonts w:asciiTheme="majorBidi" w:hAnsiTheme="majorBidi" w:cstheme="majorBidi"/>
          <w:bCs/>
          <w:color w:val="000000" w:themeColor="text1"/>
          <w:szCs w:val="24"/>
          <w:lang w:val="en-GB"/>
        </w:rPr>
        <w:t>allow</w:t>
      </w:r>
      <w:del w:id="971" w:author="Jane Shaw" w:date="2015-10-16T11:21:00Z">
        <w:r w:rsidR="00B15268" w:rsidRPr="00F31509" w:rsidDel="000F0B1C">
          <w:rPr>
            <w:rFonts w:asciiTheme="majorBidi" w:hAnsiTheme="majorBidi" w:cstheme="majorBidi"/>
            <w:bCs/>
            <w:color w:val="000000" w:themeColor="text1"/>
            <w:szCs w:val="24"/>
            <w:lang w:val="en-GB"/>
          </w:rPr>
          <w:delText>s</w:delText>
        </w:r>
      </w:del>
      <w:r w:rsidR="00B15268" w:rsidRPr="00F31509">
        <w:rPr>
          <w:rFonts w:asciiTheme="majorBidi" w:hAnsiTheme="majorBidi" w:cstheme="majorBidi"/>
          <w:bCs/>
          <w:color w:val="000000" w:themeColor="text1"/>
          <w:szCs w:val="24"/>
          <w:lang w:val="en-GB"/>
        </w:rPr>
        <w:t xml:space="preserve"> </w:t>
      </w:r>
      <w:r w:rsidR="00B76A92" w:rsidRPr="00F31509">
        <w:rPr>
          <w:rFonts w:asciiTheme="majorBidi" w:hAnsiTheme="majorBidi" w:cstheme="majorBidi"/>
          <w:bCs/>
          <w:color w:val="000000" w:themeColor="text1"/>
          <w:szCs w:val="24"/>
          <w:lang w:val="en-GB"/>
        </w:rPr>
        <w:t xml:space="preserve">all centrally </w:t>
      </w:r>
      <w:del w:id="972" w:author="Jane Shaw" w:date="2015-11-07T14:03:00Z">
        <w:r w:rsidR="00B76A92" w:rsidRPr="00F31509" w:rsidDel="00F3743E">
          <w:rPr>
            <w:rFonts w:asciiTheme="majorBidi" w:hAnsiTheme="majorBidi" w:cstheme="majorBidi"/>
            <w:bCs/>
            <w:color w:val="000000" w:themeColor="text1"/>
            <w:szCs w:val="24"/>
            <w:lang w:val="en-GB"/>
          </w:rPr>
          <w:delText xml:space="preserve">written </w:delText>
        </w:r>
      </w:del>
      <w:ins w:id="973" w:author="Jane Shaw" w:date="2015-11-07T14:03:00Z">
        <w:r w:rsidR="00F3743E">
          <w:rPr>
            <w:rFonts w:asciiTheme="majorBidi" w:hAnsiTheme="majorBidi" w:cstheme="majorBidi"/>
            <w:bCs/>
            <w:color w:val="000000" w:themeColor="text1"/>
            <w:szCs w:val="24"/>
            <w:lang w:val="en-GB"/>
          </w:rPr>
          <w:t xml:space="preserve">designed </w:t>
        </w:r>
      </w:ins>
      <w:r w:rsidR="00B76A92" w:rsidRPr="00F31509">
        <w:rPr>
          <w:rFonts w:asciiTheme="majorBidi" w:hAnsiTheme="majorBidi" w:cstheme="majorBidi"/>
          <w:bCs/>
          <w:color w:val="000000" w:themeColor="text1"/>
          <w:szCs w:val="24"/>
          <w:lang w:val="en-GB"/>
        </w:rPr>
        <w:t xml:space="preserve">procedures </w:t>
      </w:r>
      <w:r w:rsidR="00B15268" w:rsidRPr="00F31509">
        <w:rPr>
          <w:rFonts w:asciiTheme="majorBidi" w:hAnsiTheme="majorBidi" w:cstheme="majorBidi"/>
          <w:bCs/>
          <w:color w:val="000000" w:themeColor="text1"/>
          <w:szCs w:val="24"/>
          <w:lang w:val="en-GB"/>
        </w:rPr>
        <w:t xml:space="preserve">to </w:t>
      </w:r>
      <w:ins w:id="974" w:author="Jane Shaw" w:date="2015-11-07T14:03:00Z">
        <w:r w:rsidR="00F3743E">
          <w:rPr>
            <w:rFonts w:asciiTheme="majorBidi" w:hAnsiTheme="majorBidi" w:cstheme="majorBidi"/>
            <w:bCs/>
            <w:color w:val="000000" w:themeColor="text1"/>
            <w:szCs w:val="24"/>
            <w:lang w:val="en-GB"/>
          </w:rPr>
          <w:t xml:space="preserve">be </w:t>
        </w:r>
      </w:ins>
      <w:r w:rsidR="00B15268" w:rsidRPr="00F31509">
        <w:rPr>
          <w:rFonts w:asciiTheme="majorBidi" w:hAnsiTheme="majorBidi" w:cstheme="majorBidi"/>
          <w:bCs/>
          <w:color w:val="000000" w:themeColor="text1"/>
          <w:szCs w:val="24"/>
          <w:lang w:val="en-GB"/>
        </w:rPr>
        <w:t>roll</w:t>
      </w:r>
      <w:ins w:id="975" w:author="Jane Shaw" w:date="2015-11-07T14:03:00Z">
        <w:r w:rsidR="00F3743E">
          <w:rPr>
            <w:rFonts w:asciiTheme="majorBidi" w:hAnsiTheme="majorBidi" w:cstheme="majorBidi"/>
            <w:bCs/>
            <w:color w:val="000000" w:themeColor="text1"/>
            <w:szCs w:val="24"/>
            <w:lang w:val="en-GB"/>
          </w:rPr>
          <w:t>ed</w:t>
        </w:r>
      </w:ins>
      <w:r w:rsidR="00B15268" w:rsidRPr="00F31509">
        <w:rPr>
          <w:rFonts w:asciiTheme="majorBidi" w:hAnsiTheme="majorBidi" w:cstheme="majorBidi"/>
          <w:bCs/>
          <w:color w:val="000000" w:themeColor="text1"/>
          <w:szCs w:val="24"/>
          <w:lang w:val="en-GB"/>
        </w:rPr>
        <w:t xml:space="preserve"> out </w:t>
      </w:r>
      <w:del w:id="976" w:author="Jane Shaw" w:date="2015-10-16T11:21:00Z">
        <w:r w:rsidR="00B15268" w:rsidRPr="00F31509" w:rsidDel="000F0B1C">
          <w:rPr>
            <w:rFonts w:asciiTheme="majorBidi" w:hAnsiTheme="majorBidi" w:cstheme="majorBidi"/>
            <w:bCs/>
            <w:color w:val="000000" w:themeColor="text1"/>
            <w:szCs w:val="24"/>
            <w:lang w:val="en-GB"/>
          </w:rPr>
          <w:delText>in a seamless way</w:delText>
        </w:r>
      </w:del>
      <w:ins w:id="977" w:author="Jane Shaw" w:date="2015-10-16T11:21:00Z">
        <w:r w:rsidR="000F0B1C">
          <w:rPr>
            <w:rFonts w:asciiTheme="majorBidi" w:hAnsiTheme="majorBidi" w:cstheme="majorBidi"/>
            <w:bCs/>
            <w:color w:val="000000" w:themeColor="text1"/>
            <w:szCs w:val="24"/>
            <w:lang w:val="en-GB"/>
          </w:rPr>
          <w:t>smoothly</w:t>
        </w:r>
      </w:ins>
      <w:r w:rsidR="00B15268" w:rsidRPr="00F31509">
        <w:rPr>
          <w:rFonts w:asciiTheme="majorBidi" w:hAnsiTheme="majorBidi" w:cstheme="majorBidi"/>
          <w:bCs/>
          <w:color w:val="000000" w:themeColor="text1"/>
          <w:szCs w:val="24"/>
          <w:lang w:val="en-GB"/>
        </w:rPr>
        <w:t>.</w:t>
      </w:r>
    </w:p>
    <w:p w14:paraId="62A8A489" w14:textId="4AF1FA5F"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w:t>
      </w:r>
      <w:del w:id="978" w:author="Jane Shaw" w:date="2015-10-16T11:22:00Z">
        <w:r w:rsidRPr="00F31509" w:rsidDel="000F0B1C">
          <w:rPr>
            <w:rFonts w:asciiTheme="majorBidi" w:hAnsiTheme="majorBidi" w:cstheme="majorBidi"/>
            <w:bCs/>
            <w:color w:val="000000" w:themeColor="text1"/>
            <w:lang w:val="en-GB"/>
          </w:rPr>
          <w:delText xml:space="preserve">already </w:delText>
        </w:r>
      </w:del>
      <w:r w:rsidRPr="00F31509">
        <w:rPr>
          <w:rFonts w:asciiTheme="majorBidi" w:hAnsiTheme="majorBidi" w:cstheme="majorBidi"/>
          <w:bCs/>
          <w:color w:val="000000" w:themeColor="text1"/>
          <w:lang w:val="en-GB"/>
        </w:rPr>
        <w:t xml:space="preserve">been presented to the FAO Interdepartmental Working Group on Statistics </w:t>
      </w:r>
      <w:del w:id="979" w:author="Jane Shaw" w:date="2015-10-16T11:23:00Z">
        <w:r w:rsidRPr="00F31509" w:rsidDel="000F0B1C">
          <w:rPr>
            <w:rFonts w:asciiTheme="majorBidi" w:hAnsiTheme="majorBidi" w:cstheme="majorBidi"/>
            <w:bCs/>
            <w:color w:val="000000" w:themeColor="text1"/>
            <w:lang w:val="en-GB"/>
          </w:rPr>
          <w:delText xml:space="preserve">(IDWG). IDWG </w:delText>
        </w:r>
      </w:del>
      <w:ins w:id="980" w:author="Jane Shaw" w:date="2015-10-16T11:23:00Z">
        <w:r w:rsidR="000F0B1C">
          <w:rPr>
            <w:rFonts w:asciiTheme="majorBidi" w:hAnsiTheme="majorBidi" w:cstheme="majorBidi"/>
            <w:bCs/>
            <w:color w:val="000000" w:themeColor="text1"/>
            <w:lang w:val="en-GB"/>
          </w:rPr>
          <w:t xml:space="preserve">whose </w:t>
        </w:r>
      </w:ins>
      <w:r w:rsidR="000F0B1C" w:rsidRPr="00F31509">
        <w:rPr>
          <w:rFonts w:asciiTheme="majorBidi" w:hAnsiTheme="majorBidi" w:cstheme="majorBidi"/>
          <w:bCs/>
          <w:color w:val="000000" w:themeColor="text1"/>
          <w:lang w:val="en-GB"/>
        </w:rPr>
        <w:t xml:space="preserve">members </w:t>
      </w:r>
      <w:r w:rsidRPr="00F31509">
        <w:rPr>
          <w:rFonts w:asciiTheme="majorBidi" w:hAnsiTheme="majorBidi" w:cstheme="majorBidi"/>
          <w:bCs/>
          <w:color w:val="000000" w:themeColor="text1"/>
          <w:lang w:val="en-GB"/>
        </w:rPr>
        <w:t xml:space="preserve">provided </w:t>
      </w:r>
      <w:r w:rsidR="00B15268" w:rsidRPr="00F31509">
        <w:rPr>
          <w:rFonts w:asciiTheme="majorBidi" w:hAnsiTheme="majorBidi" w:cstheme="majorBidi"/>
          <w:bCs/>
          <w:color w:val="000000" w:themeColor="text1"/>
          <w:lang w:val="en-GB"/>
        </w:rPr>
        <w:t>comments</w:t>
      </w:r>
      <w:del w:id="981" w:author="Jane Shaw" w:date="2015-10-16T11:23:00Z">
        <w:r w:rsidRPr="00F31509" w:rsidDel="000F0B1C">
          <w:rPr>
            <w:rFonts w:asciiTheme="majorBidi" w:hAnsiTheme="majorBidi" w:cstheme="majorBidi"/>
            <w:bCs/>
            <w:color w:val="000000" w:themeColor="text1"/>
            <w:lang w:val="en-GB"/>
          </w:rPr>
          <w:delText>,</w:delText>
        </w:r>
      </w:del>
      <w:r w:rsidRPr="00F31509">
        <w:rPr>
          <w:rFonts w:asciiTheme="majorBidi" w:hAnsiTheme="majorBidi" w:cstheme="majorBidi"/>
          <w:bCs/>
          <w:color w:val="000000" w:themeColor="text1"/>
          <w:lang w:val="en-GB"/>
        </w:rPr>
        <w:t xml:space="preserve"> </w:t>
      </w:r>
      <w:del w:id="982" w:author="Jane Shaw" w:date="2015-10-16T11:23:00Z">
        <w:r w:rsidRPr="00F31509" w:rsidDel="000F0B1C">
          <w:rPr>
            <w:rFonts w:asciiTheme="majorBidi" w:hAnsiTheme="majorBidi" w:cstheme="majorBidi"/>
            <w:bCs/>
            <w:color w:val="000000" w:themeColor="text1"/>
            <w:lang w:val="en-GB"/>
          </w:rPr>
          <w:delText xml:space="preserve">which </w:delText>
        </w:r>
      </w:del>
      <w:ins w:id="983" w:author="Jane Shaw" w:date="2015-10-16T11:23:00Z">
        <w:r w:rsidR="000F0B1C">
          <w:rPr>
            <w:rFonts w:asciiTheme="majorBidi" w:hAnsiTheme="majorBidi" w:cstheme="majorBidi"/>
            <w:bCs/>
            <w:color w:val="000000" w:themeColor="text1"/>
            <w:lang w:val="en-GB"/>
          </w:rPr>
          <w:t xml:space="preserve">that </w:t>
        </w:r>
      </w:ins>
      <w:r w:rsidRPr="00F31509">
        <w:rPr>
          <w:rFonts w:asciiTheme="majorBidi" w:hAnsiTheme="majorBidi" w:cstheme="majorBidi"/>
          <w:bCs/>
          <w:color w:val="000000" w:themeColor="text1"/>
          <w:lang w:val="en-GB"/>
        </w:rPr>
        <w:t xml:space="preserve">have </w:t>
      </w:r>
      <w:del w:id="984" w:author="Jane Shaw" w:date="2015-10-16T11:23:00Z">
        <w:r w:rsidR="00AD6356" w:rsidRPr="00F31509" w:rsidDel="000F0B1C">
          <w:rPr>
            <w:rFonts w:asciiTheme="majorBidi" w:hAnsiTheme="majorBidi" w:cstheme="majorBidi"/>
            <w:bCs/>
            <w:color w:val="000000" w:themeColor="text1"/>
            <w:lang w:val="en-GB"/>
          </w:rPr>
          <w:delText xml:space="preserve">subsequently </w:delText>
        </w:r>
      </w:del>
      <w:r w:rsidRPr="00F31509">
        <w:rPr>
          <w:rFonts w:asciiTheme="majorBidi" w:hAnsiTheme="majorBidi" w:cstheme="majorBidi"/>
          <w:bCs/>
          <w:color w:val="000000" w:themeColor="text1"/>
          <w:lang w:val="en-GB"/>
        </w:rPr>
        <w:t xml:space="preserve">been incorporated into </w:t>
      </w:r>
      <w:ins w:id="985" w:author="Jane Shaw" w:date="2015-10-16T11:23:00Z">
        <w:r w:rsidR="000F0B1C">
          <w:rPr>
            <w:rFonts w:asciiTheme="majorBidi" w:hAnsiTheme="majorBidi" w:cstheme="majorBidi"/>
            <w:bCs/>
            <w:color w:val="000000" w:themeColor="text1"/>
            <w:lang w:val="en-GB"/>
          </w:rPr>
          <w:t xml:space="preserve">the </w:t>
        </w:r>
      </w:ins>
      <w:r w:rsidR="00AD6356" w:rsidRPr="00F31509">
        <w:rPr>
          <w:rFonts w:asciiTheme="majorBidi" w:hAnsiTheme="majorBidi" w:cstheme="majorBidi"/>
          <w:bCs/>
          <w:color w:val="000000" w:themeColor="text1"/>
          <w:lang w:val="en-GB"/>
        </w:rPr>
        <w:t xml:space="preserve">methodology and </w:t>
      </w:r>
      <w:del w:id="986" w:author="Jane Shaw" w:date="2015-10-16T11:23:00Z">
        <w:r w:rsidR="00AD6356" w:rsidRPr="00F31509" w:rsidDel="000F0B1C">
          <w:rPr>
            <w:rFonts w:asciiTheme="majorBidi" w:hAnsiTheme="majorBidi" w:cstheme="majorBidi"/>
            <w:bCs/>
            <w:color w:val="000000" w:themeColor="text1"/>
            <w:lang w:val="en-GB"/>
          </w:rPr>
          <w:delText xml:space="preserve">eventually </w:delText>
        </w:r>
      </w:del>
      <w:r w:rsidR="00AD6356" w:rsidRPr="00F31509">
        <w:rPr>
          <w:rFonts w:asciiTheme="majorBidi" w:hAnsiTheme="majorBidi" w:cstheme="majorBidi"/>
          <w:bCs/>
          <w:color w:val="000000" w:themeColor="text1"/>
          <w:lang w:val="en-GB"/>
        </w:rPr>
        <w:t xml:space="preserve">into </w:t>
      </w:r>
      <w:r w:rsidRPr="00F31509">
        <w:rPr>
          <w:rFonts w:asciiTheme="majorBidi" w:hAnsiTheme="majorBidi" w:cstheme="majorBidi"/>
          <w:bCs/>
          <w:color w:val="000000" w:themeColor="text1"/>
          <w:lang w:val="en-GB"/>
        </w:rPr>
        <w:t xml:space="preserve">this document. In addition, </w:t>
      </w:r>
      <w:del w:id="987" w:author="Jane Shaw" w:date="2015-10-16T11:24:00Z">
        <w:r w:rsidRPr="00F31509" w:rsidDel="000F0B1C">
          <w:rPr>
            <w:rFonts w:asciiTheme="majorBidi" w:hAnsiTheme="majorBidi" w:cstheme="majorBidi"/>
            <w:bCs/>
            <w:color w:val="000000" w:themeColor="text1"/>
            <w:lang w:val="en-GB"/>
          </w:rPr>
          <w:delText xml:space="preserve">the various </w:delText>
        </w:r>
      </w:del>
      <w:r w:rsidRPr="00F31509">
        <w:rPr>
          <w:rFonts w:asciiTheme="majorBidi" w:hAnsiTheme="majorBidi" w:cstheme="majorBidi"/>
          <w:bCs/>
          <w:color w:val="000000" w:themeColor="text1"/>
          <w:lang w:val="en-GB"/>
        </w:rPr>
        <w:t xml:space="preserve">elements of the new methodology have been exposed to </w:t>
      </w:r>
      <w:del w:id="988" w:author="Jane Shaw" w:date="2015-10-16T11:23:00Z">
        <w:r w:rsidRPr="00F31509" w:rsidDel="000F0B1C">
          <w:rPr>
            <w:rFonts w:asciiTheme="majorBidi" w:hAnsiTheme="majorBidi" w:cstheme="majorBidi"/>
            <w:bCs/>
            <w:color w:val="000000" w:themeColor="text1"/>
            <w:lang w:val="en-GB"/>
          </w:rPr>
          <w:delText xml:space="preserve">various </w:delText>
        </w:r>
      </w:del>
      <w:r w:rsidRPr="00F31509">
        <w:rPr>
          <w:rFonts w:asciiTheme="majorBidi" w:hAnsiTheme="majorBidi" w:cstheme="majorBidi"/>
          <w:bCs/>
          <w:color w:val="000000" w:themeColor="text1"/>
          <w:lang w:val="en-GB"/>
        </w:rPr>
        <w:t xml:space="preserve">external reviews, notably the </w:t>
      </w:r>
      <w:del w:id="989" w:author="Jane Shaw" w:date="2015-11-07T14:03:00Z">
        <w:r w:rsidRPr="00F31509" w:rsidDel="00F3743E">
          <w:rPr>
            <w:rFonts w:asciiTheme="majorBidi" w:hAnsiTheme="majorBidi" w:cstheme="majorBidi"/>
            <w:bCs/>
            <w:color w:val="000000" w:themeColor="text1"/>
            <w:lang w:val="en-GB"/>
          </w:rPr>
          <w:delText xml:space="preserve">chapters </w:delText>
        </w:r>
      </w:del>
      <w:ins w:id="990" w:author="Jane Shaw" w:date="2015-11-07T14:03:00Z">
        <w:r w:rsidR="00F3743E">
          <w:rPr>
            <w:rFonts w:asciiTheme="majorBidi" w:hAnsiTheme="majorBidi" w:cstheme="majorBidi"/>
            <w:bCs/>
            <w:color w:val="000000" w:themeColor="text1"/>
            <w:lang w:val="en-GB"/>
          </w:rPr>
          <w:t xml:space="preserve">sections </w:t>
        </w:r>
      </w:ins>
      <w:r w:rsidRPr="00F31509">
        <w:rPr>
          <w:rFonts w:asciiTheme="majorBidi" w:hAnsiTheme="majorBidi" w:cstheme="majorBidi"/>
          <w:bCs/>
          <w:color w:val="000000" w:themeColor="text1"/>
          <w:lang w:val="en-GB"/>
        </w:rPr>
        <w:t xml:space="preserve">on trade, </w:t>
      </w:r>
      <w:commentRangeStart w:id="991"/>
      <w:del w:id="992" w:author="Jane Shaw" w:date="2015-10-16T11:24:00Z">
        <w:r w:rsidR="003C239D" w:rsidRPr="00F31509" w:rsidDel="000F0B1C">
          <w:rPr>
            <w:rFonts w:asciiTheme="majorBidi" w:hAnsiTheme="majorBidi" w:cstheme="majorBidi"/>
            <w:bCs/>
            <w:color w:val="000000" w:themeColor="text1"/>
            <w:lang w:val="en-GB"/>
          </w:rPr>
          <w:delText xml:space="preserve">the </w:delText>
        </w:r>
      </w:del>
      <w:r w:rsidR="003C239D" w:rsidRPr="00F31509">
        <w:rPr>
          <w:rFonts w:asciiTheme="majorBidi" w:hAnsiTheme="majorBidi" w:cstheme="majorBidi"/>
          <w:bCs/>
          <w:color w:val="000000" w:themeColor="text1"/>
          <w:lang w:val="en-GB"/>
        </w:rPr>
        <w:t xml:space="preserve">trade endorsement calculations, </w:t>
      </w:r>
      <w:commentRangeEnd w:id="991"/>
      <w:r w:rsidR="0093481E">
        <w:rPr>
          <w:rStyle w:val="Rimandocommento"/>
        </w:rPr>
        <w:commentReference w:id="991"/>
      </w:r>
      <w:ins w:id="993" w:author="Jane Shaw" w:date="2015-10-16T11:26:00Z">
        <w:r w:rsidR="000F0B1C">
          <w:rPr>
            <w:rFonts w:asciiTheme="majorBidi" w:hAnsiTheme="majorBidi" w:cstheme="majorBidi"/>
            <w:bCs/>
            <w:color w:val="000000" w:themeColor="text1"/>
            <w:lang w:val="en-GB"/>
          </w:rPr>
          <w:t xml:space="preserve">food losses and </w:t>
        </w:r>
      </w:ins>
      <w:r w:rsidR="003C239D" w:rsidRPr="00F31509">
        <w:rPr>
          <w:rFonts w:asciiTheme="majorBidi" w:hAnsiTheme="majorBidi" w:cstheme="majorBidi"/>
          <w:bCs/>
          <w:color w:val="000000" w:themeColor="text1"/>
          <w:lang w:val="en-GB"/>
        </w:rPr>
        <w:t>waste</w:t>
      </w:r>
      <w:ins w:id="994" w:author="Jane Shaw" w:date="2015-10-16T11:26:00Z">
        <w:r w:rsidR="000F0B1C">
          <w:rPr>
            <w:rFonts w:asciiTheme="majorBidi" w:hAnsiTheme="majorBidi" w:cstheme="majorBidi"/>
            <w:bCs/>
            <w:color w:val="000000" w:themeColor="text1"/>
            <w:lang w:val="en-GB"/>
          </w:rPr>
          <w:t>,</w:t>
        </w:r>
      </w:ins>
      <w:r w:rsidR="003C239D" w:rsidRPr="00F31509">
        <w:rPr>
          <w:rFonts w:asciiTheme="majorBidi" w:hAnsiTheme="majorBidi" w:cstheme="majorBidi"/>
          <w:bCs/>
          <w:color w:val="000000" w:themeColor="text1"/>
          <w:lang w:val="en-GB"/>
        </w:rPr>
        <w:t xml:space="preserve"> </w:t>
      </w:r>
      <w:ins w:id="995" w:author="Jane Shaw" w:date="2015-10-16T11:26:00Z">
        <w:r w:rsidR="000F0B1C">
          <w:rPr>
            <w:rFonts w:asciiTheme="majorBidi" w:hAnsiTheme="majorBidi" w:cstheme="majorBidi"/>
            <w:bCs/>
            <w:color w:val="000000" w:themeColor="text1"/>
            <w:lang w:val="en-GB"/>
          </w:rPr>
          <w:t xml:space="preserve">and </w:t>
        </w:r>
      </w:ins>
      <w:del w:id="996" w:author="Jane Shaw" w:date="2015-10-16T11:26:00Z">
        <w:r w:rsidR="003C239D" w:rsidRPr="00F31509" w:rsidDel="000F0B1C">
          <w:rPr>
            <w:rFonts w:asciiTheme="majorBidi" w:hAnsiTheme="majorBidi" w:cstheme="majorBidi"/>
            <w:bCs/>
            <w:color w:val="000000" w:themeColor="text1"/>
            <w:lang w:val="en-GB"/>
          </w:rPr>
          <w:delText xml:space="preserve">and losses or </w:delText>
        </w:r>
      </w:del>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Some approaches have already been adopted by other</w:t>
      </w:r>
      <w:del w:id="997" w:author="Jane Shaw" w:date="2015-10-16T11:27:00Z">
        <w:r w:rsidR="00472224" w:rsidRPr="00F31509" w:rsidDel="0093481E">
          <w:rPr>
            <w:rFonts w:asciiTheme="majorBidi" w:hAnsiTheme="majorBidi" w:cstheme="majorBidi"/>
            <w:bCs/>
            <w:color w:val="000000" w:themeColor="text1"/>
            <w:lang w:val="en-GB"/>
          </w:rPr>
          <w:delText>s</w:delText>
        </w:r>
      </w:del>
      <w:r w:rsidR="00472224" w:rsidRPr="00F31509">
        <w:rPr>
          <w:rFonts w:asciiTheme="majorBidi" w:hAnsiTheme="majorBidi" w:cstheme="majorBidi"/>
          <w:bCs/>
          <w:color w:val="000000" w:themeColor="text1"/>
          <w:lang w:val="en-GB"/>
        </w:rPr>
        <w:t xml:space="preserve"> users</w:t>
      </w:r>
      <w:ins w:id="998" w:author="Jane Shaw" w:date="2015-10-16T11:27:00Z">
        <w:r w:rsidR="0093481E">
          <w:rPr>
            <w:rFonts w:asciiTheme="majorBidi" w:hAnsiTheme="majorBidi" w:cstheme="majorBidi"/>
            <w:bCs/>
            <w:color w:val="000000" w:themeColor="text1"/>
            <w:lang w:val="en-GB"/>
          </w:rPr>
          <w:t>;</w:t>
        </w:r>
      </w:ins>
      <w:del w:id="999" w:author="Jane Shaw" w:date="2015-10-16T11:27:00Z">
        <w:r w:rsidR="00472224" w:rsidRPr="00F31509" w:rsidDel="0093481E">
          <w:rPr>
            <w:rFonts w:asciiTheme="majorBidi" w:hAnsiTheme="majorBidi" w:cstheme="majorBidi"/>
            <w:bCs/>
            <w:color w:val="000000" w:themeColor="text1"/>
            <w:lang w:val="en-GB"/>
          </w:rPr>
          <w:delText>.</w:delText>
        </w:r>
      </w:del>
      <w:r w:rsidR="00472224" w:rsidRPr="00F31509">
        <w:rPr>
          <w:rFonts w:asciiTheme="majorBidi" w:hAnsiTheme="majorBidi" w:cstheme="majorBidi"/>
          <w:bCs/>
          <w:color w:val="000000" w:themeColor="text1"/>
          <w:lang w:val="en-GB"/>
        </w:rPr>
        <w:t xml:space="preserve"> </w:t>
      </w:r>
      <w:ins w:id="1000" w:author="Jane Shaw" w:date="2015-10-16T11:27:00Z">
        <w:r w:rsidR="0093481E">
          <w:rPr>
            <w:rFonts w:asciiTheme="majorBidi" w:hAnsiTheme="majorBidi" w:cstheme="majorBidi"/>
            <w:bCs/>
            <w:color w:val="000000" w:themeColor="text1"/>
            <w:lang w:val="en-GB"/>
          </w:rPr>
          <w:t xml:space="preserve">for instance, </w:t>
        </w:r>
      </w:ins>
      <w:r w:rsidR="0093481E" w:rsidRPr="00F31509">
        <w:rPr>
          <w:rFonts w:asciiTheme="majorBidi" w:hAnsiTheme="majorBidi" w:cstheme="majorBidi"/>
          <w:bCs/>
          <w:color w:val="000000" w:themeColor="text1"/>
          <w:lang w:val="en-GB"/>
        </w:rPr>
        <w:t xml:space="preserve">the </w:t>
      </w:r>
      <w:r w:rsidR="003C239D" w:rsidRPr="00F31509">
        <w:rPr>
          <w:rFonts w:asciiTheme="majorBidi" w:hAnsiTheme="majorBidi" w:cstheme="majorBidi"/>
          <w:bCs/>
          <w:color w:val="000000" w:themeColor="text1"/>
          <w:lang w:val="en-GB"/>
        </w:rPr>
        <w:t xml:space="preserve">feed use methodology </w:t>
      </w:r>
      <w:r w:rsidR="004200D2" w:rsidRPr="00F31509">
        <w:rPr>
          <w:rFonts w:asciiTheme="majorBidi" w:hAnsiTheme="majorBidi" w:cstheme="majorBidi"/>
          <w:bCs/>
          <w:color w:val="000000" w:themeColor="text1"/>
          <w:lang w:val="en-GB"/>
        </w:rPr>
        <w:t xml:space="preserve">has </w:t>
      </w:r>
      <w:del w:id="1001" w:author="Jane Shaw" w:date="2015-10-16T11:27:00Z">
        <w:r w:rsidR="00472224" w:rsidRPr="00F31509" w:rsidDel="0093481E">
          <w:rPr>
            <w:rFonts w:asciiTheme="majorBidi" w:hAnsiTheme="majorBidi" w:cstheme="majorBidi"/>
            <w:bCs/>
            <w:color w:val="000000" w:themeColor="text1"/>
            <w:lang w:val="en-GB"/>
          </w:rPr>
          <w:delText xml:space="preserve">for instance </w:delText>
        </w:r>
      </w:del>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w:t>
      </w:r>
      <w:del w:id="1002" w:author="Jane Shaw" w:date="2015-10-16T11:29:00Z">
        <w:r w:rsidR="004200D2" w:rsidRPr="00F31509" w:rsidDel="0093481E">
          <w:rPr>
            <w:rFonts w:asciiTheme="majorBidi" w:hAnsiTheme="majorBidi" w:cstheme="majorBidi"/>
            <w:bCs/>
            <w:color w:val="000000" w:themeColor="text1"/>
            <w:lang w:val="en-GB"/>
          </w:rPr>
          <w:delText xml:space="preserve">to </w:delText>
        </w:r>
      </w:del>
      <w:r w:rsidR="004200D2" w:rsidRPr="00F31509">
        <w:rPr>
          <w:rFonts w:asciiTheme="majorBidi" w:hAnsiTheme="majorBidi" w:cstheme="majorBidi"/>
          <w:bCs/>
          <w:color w:val="000000" w:themeColor="text1"/>
          <w:lang w:val="en-GB"/>
        </w:rPr>
        <w:t>its members</w:t>
      </w:r>
      <w:ins w:id="1003" w:author="Jane Shaw" w:date="2015-10-16T11:29:00Z">
        <w:r w:rsidR="0093481E" w:rsidRPr="0093481E">
          <w:rPr>
            <w:rFonts w:asciiTheme="majorBidi" w:hAnsiTheme="majorBidi" w:cstheme="majorBidi"/>
            <w:bCs/>
            <w:color w:val="000000" w:themeColor="text1"/>
            <w:lang w:val="en-GB"/>
          </w:rPr>
          <w:t xml:space="preserve"> </w:t>
        </w:r>
        <w:r w:rsidR="0093481E" w:rsidRPr="00F31509">
          <w:rPr>
            <w:rFonts w:asciiTheme="majorBidi" w:hAnsiTheme="majorBidi" w:cstheme="majorBidi"/>
            <w:bCs/>
            <w:color w:val="000000" w:themeColor="text1"/>
            <w:lang w:val="en-GB"/>
          </w:rPr>
          <w:t>an online calculator for feed use</w:t>
        </w:r>
      </w:ins>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w:t>
      </w:r>
      <w:del w:id="1004" w:author="Jane Shaw" w:date="2015-10-16T11:29:00Z">
        <w:r w:rsidR="003C239D" w:rsidRPr="00F31509" w:rsidDel="0093481E">
          <w:rPr>
            <w:rFonts w:asciiTheme="majorBidi" w:hAnsiTheme="majorBidi" w:cstheme="majorBidi"/>
            <w:bCs/>
            <w:color w:val="000000" w:themeColor="text1"/>
            <w:lang w:val="en-GB"/>
          </w:rPr>
          <w:delText>, an online calculator</w:delText>
        </w:r>
        <w:r w:rsidR="004200D2" w:rsidRPr="00F31509" w:rsidDel="0093481E">
          <w:rPr>
            <w:rFonts w:asciiTheme="majorBidi" w:hAnsiTheme="majorBidi" w:cstheme="majorBidi"/>
            <w:bCs/>
            <w:color w:val="000000" w:themeColor="text1"/>
            <w:lang w:val="en-GB"/>
          </w:rPr>
          <w:delText xml:space="preserve"> for feed use</w:delText>
        </w:r>
      </w:del>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w:t>
      </w:r>
      <w:r w:rsidR="008568EC">
        <w:rPr>
          <w:rFonts w:asciiTheme="majorBidi" w:eastAsia="Calibri" w:hAnsiTheme="majorBidi" w:cstheme="majorBidi"/>
          <w:lang w:val="en-GB" w:eastAsia="en-US"/>
        </w:rPr>
        <w:t xml:space="preserve"> </w:t>
      </w:r>
      <w:r w:rsidR="00090BA3" w:rsidRPr="00F31509">
        <w:rPr>
          <w:rFonts w:asciiTheme="majorBidi" w:eastAsia="Calibri" w:hAnsiTheme="majorBidi" w:cstheme="majorBidi"/>
          <w:lang w:val="en-GB" w:eastAsia="en-US"/>
        </w:rPr>
        <w:t xml:space="preserve">Specifically, </w:t>
      </w:r>
      <w:del w:id="1005" w:author="Jane Shaw" w:date="2015-10-16T11:29:00Z">
        <w:r w:rsidR="00090BA3" w:rsidRPr="00F31509" w:rsidDel="0093481E">
          <w:rPr>
            <w:rFonts w:asciiTheme="majorBidi" w:eastAsia="Calibri" w:hAnsiTheme="majorBidi" w:cstheme="majorBidi"/>
            <w:lang w:val="en-GB" w:eastAsia="en-US"/>
          </w:rPr>
          <w:delText>t</w:delText>
        </w:r>
        <w:r w:rsidR="00090BA3" w:rsidRPr="00F31509" w:rsidDel="0093481E">
          <w:rPr>
            <w:rFonts w:asciiTheme="majorBidi" w:hAnsiTheme="majorBidi" w:cstheme="majorBidi"/>
            <w:lang w:val="en-GB" w:eastAsia="en-US"/>
          </w:rPr>
          <w:delText xml:space="preserve">he following </w:delText>
        </w:r>
      </w:del>
      <w:r w:rsidR="00090BA3" w:rsidRPr="00F31509">
        <w:rPr>
          <w:rFonts w:asciiTheme="majorBidi" w:hAnsiTheme="majorBidi" w:cstheme="majorBidi"/>
          <w:lang w:val="en-GB" w:eastAsia="en-US"/>
        </w:rPr>
        <w:t>collaboration</w:t>
      </w:r>
      <w:ins w:id="1006" w:author="Jane Shaw" w:date="2015-10-16T11:29:00Z">
        <w:r w:rsidR="0093481E">
          <w:rPr>
            <w:rFonts w:asciiTheme="majorBidi" w:hAnsiTheme="majorBidi" w:cstheme="majorBidi"/>
            <w:lang w:val="en-GB" w:eastAsia="en-US"/>
          </w:rPr>
          <w:t xml:space="preserve"> with the following </w:t>
        </w:r>
      </w:ins>
      <w:ins w:id="1007" w:author="Jane Shaw" w:date="2015-10-16T11:44:00Z">
        <w:r w:rsidR="008B1B74">
          <w:rPr>
            <w:rFonts w:asciiTheme="majorBidi" w:hAnsiTheme="majorBidi" w:cstheme="majorBidi"/>
            <w:lang w:val="en-GB" w:eastAsia="en-US"/>
          </w:rPr>
          <w:t>FAO division</w:t>
        </w:r>
      </w:ins>
      <w:r w:rsidR="00090BA3" w:rsidRPr="00F31509">
        <w:rPr>
          <w:rFonts w:asciiTheme="majorBidi" w:hAnsiTheme="majorBidi" w:cstheme="majorBidi"/>
          <w:lang w:val="en-GB" w:eastAsia="en-US"/>
        </w:rPr>
        <w:t xml:space="preserve">s helped improve the </w:t>
      </w:r>
      <w:del w:id="1008" w:author="Jane Shaw" w:date="2015-10-16T11:35:00Z">
        <w:r w:rsidR="00090BA3" w:rsidRPr="00F31509" w:rsidDel="0093481E">
          <w:rPr>
            <w:rFonts w:asciiTheme="majorBidi" w:hAnsiTheme="majorBidi" w:cstheme="majorBidi"/>
            <w:lang w:val="en-GB" w:eastAsia="en-US"/>
          </w:rPr>
          <w:delText>SUA</w:delText>
        </w:r>
      </w:del>
      <w:ins w:id="1009" w:author="Jane Shaw" w:date="2015-10-16T11:35:00Z">
        <w:r w:rsidR="0093481E">
          <w:rPr>
            <w:rFonts w:asciiTheme="majorBidi" w:hAnsiTheme="majorBidi" w:cstheme="majorBidi"/>
            <w:lang w:val="en-GB" w:eastAsia="en-US"/>
          </w:rPr>
          <w:t>supply utilization accounts</w:t>
        </w:r>
      </w:ins>
      <w:ins w:id="1010" w:author="Jane Shaw" w:date="2015-11-07T14:03:00Z">
        <w:r w:rsidR="00F3743E">
          <w:rPr>
            <w:rFonts w:asciiTheme="majorBidi" w:hAnsiTheme="majorBidi" w:cstheme="majorBidi"/>
            <w:lang w:val="en-GB" w:eastAsia="en-US"/>
          </w:rPr>
          <w:t xml:space="preserve"> (SUAs)</w:t>
        </w:r>
      </w:ins>
      <w:r w:rsidR="00090BA3" w:rsidRPr="00F31509">
        <w:rPr>
          <w:rFonts w:asciiTheme="majorBidi" w:hAnsiTheme="majorBidi" w:cstheme="majorBidi"/>
          <w:lang w:val="en-GB" w:eastAsia="en-US"/>
        </w:rPr>
        <w:t>/FBS:</w:t>
      </w:r>
    </w:p>
    <w:p w14:paraId="7ABD0172" w14:textId="1B3E452E" w:rsidR="00090BA3" w:rsidRPr="00F31509" w:rsidRDefault="00090BA3" w:rsidP="006F2F31">
      <w:pPr>
        <w:numPr>
          <w:ilvl w:val="0"/>
          <w:numId w:val="5"/>
        </w:numPr>
        <w:ind w:left="714" w:hanging="357"/>
        <w:jc w:val="both"/>
        <w:rPr>
          <w:rFonts w:asciiTheme="majorBidi" w:hAnsiTheme="majorBidi" w:cstheme="majorBidi"/>
          <w:lang w:val="en-GB" w:eastAsia="en-US"/>
        </w:rPr>
      </w:pPr>
      <w:del w:id="1011" w:author="Jane Shaw" w:date="2015-10-16T11:29:00Z">
        <w:r w:rsidRPr="00F31509" w:rsidDel="0093481E">
          <w:rPr>
            <w:rFonts w:asciiTheme="majorBidi" w:hAnsiTheme="majorBidi" w:cstheme="majorBidi"/>
            <w:lang w:val="en-GB" w:eastAsia="en-US"/>
          </w:rPr>
          <w:delText>Agricultural Market Information System (</w:delText>
        </w:r>
      </w:del>
      <w:r w:rsidRPr="00F31509">
        <w:rPr>
          <w:rFonts w:asciiTheme="majorBidi" w:hAnsiTheme="majorBidi" w:cstheme="majorBidi"/>
          <w:lang w:val="en-GB" w:eastAsia="en-US"/>
        </w:rPr>
        <w:t>AMIS</w:t>
      </w:r>
      <w:del w:id="1012" w:author="Jane Shaw" w:date="2015-10-16T11:29:00Z">
        <w:r w:rsidRPr="00F31509" w:rsidDel="0093481E">
          <w:rPr>
            <w:rFonts w:asciiTheme="majorBidi" w:hAnsiTheme="majorBidi" w:cstheme="majorBidi"/>
            <w:lang w:val="en-GB" w:eastAsia="en-US"/>
          </w:rPr>
          <w:delText>)</w:delText>
        </w:r>
      </w:del>
      <w:r w:rsidRPr="00F31509">
        <w:rPr>
          <w:rFonts w:asciiTheme="majorBidi" w:hAnsiTheme="majorBidi" w:cstheme="majorBidi"/>
          <w:lang w:val="en-GB" w:eastAsia="en-US"/>
        </w:rPr>
        <w:t xml:space="preserve">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14:paraId="3FED5EE9" w14:textId="1CFDB331"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he Rural Infrastructure and Agro-</w:t>
      </w:r>
      <w:r w:rsidR="0093481E" w:rsidRPr="00F31509">
        <w:rPr>
          <w:rFonts w:asciiTheme="majorBidi" w:hAnsiTheme="majorBidi" w:cstheme="majorBidi"/>
          <w:lang w:val="en-GB" w:eastAsia="en-US"/>
        </w:rPr>
        <w:t>Industr</w:t>
      </w:r>
      <w:ins w:id="1013" w:author="Jane Shaw" w:date="2015-10-16T11:30:00Z">
        <w:r w:rsidR="0093481E">
          <w:rPr>
            <w:rFonts w:asciiTheme="majorBidi" w:hAnsiTheme="majorBidi" w:cstheme="majorBidi"/>
            <w:lang w:val="en-GB" w:eastAsia="en-US"/>
          </w:rPr>
          <w:t>ies</w:t>
        </w:r>
      </w:ins>
      <w:del w:id="1014" w:author="Jane Shaw" w:date="2015-10-16T11:30:00Z">
        <w:r w:rsidR="0093481E" w:rsidRPr="00F31509" w:rsidDel="0093481E">
          <w:rPr>
            <w:rFonts w:asciiTheme="majorBidi" w:hAnsiTheme="majorBidi" w:cstheme="majorBidi"/>
            <w:lang w:val="en-GB" w:eastAsia="en-US"/>
          </w:rPr>
          <w:delText>y</w:delText>
        </w:r>
      </w:del>
      <w:r w:rsidR="0093481E" w:rsidRPr="00F31509">
        <w:rPr>
          <w:rFonts w:asciiTheme="majorBidi" w:hAnsiTheme="majorBidi" w:cstheme="majorBidi"/>
          <w:lang w:val="en-GB" w:eastAsia="en-US"/>
        </w:rPr>
        <w:t xml:space="preserve"> </w:t>
      </w:r>
      <w:r w:rsidR="00090BA3" w:rsidRPr="00F31509">
        <w:rPr>
          <w:rFonts w:asciiTheme="majorBidi" w:hAnsiTheme="majorBidi" w:cstheme="majorBidi"/>
          <w:lang w:val="en-GB" w:eastAsia="en-US"/>
        </w:rPr>
        <w:t xml:space="preserve">Division (AGS) </w:t>
      </w:r>
      <w:del w:id="1015" w:author="Jane Shaw" w:date="2015-10-16T11:44:00Z">
        <w:r w:rsidR="00090BA3" w:rsidRPr="00F31509" w:rsidDel="008B1B74">
          <w:rPr>
            <w:rFonts w:asciiTheme="majorBidi" w:hAnsiTheme="majorBidi" w:cstheme="majorBidi"/>
            <w:lang w:val="en-GB" w:eastAsia="en-US"/>
          </w:rPr>
          <w:delText xml:space="preserve">of FAO </w:delText>
        </w:r>
      </w:del>
      <w:r w:rsidRPr="00F31509">
        <w:rPr>
          <w:rFonts w:asciiTheme="majorBidi" w:hAnsiTheme="majorBidi" w:cstheme="majorBidi"/>
          <w:lang w:val="en-GB" w:eastAsia="en-US"/>
        </w:rPr>
        <w:t xml:space="preserve">helped to improve </w:t>
      </w:r>
      <w:ins w:id="1016" w:author="Jane Shaw" w:date="2015-10-16T11:36:00Z">
        <w:r w:rsidR="008B1B74">
          <w:rPr>
            <w:rFonts w:asciiTheme="majorBidi" w:hAnsiTheme="majorBidi" w:cstheme="majorBidi"/>
            <w:lang w:val="en-GB" w:eastAsia="en-US"/>
          </w:rPr>
          <w:t xml:space="preserve">sections </w:t>
        </w:r>
      </w:ins>
      <w:r w:rsidR="00090BA3" w:rsidRPr="00F31509">
        <w:rPr>
          <w:rFonts w:asciiTheme="majorBidi" w:hAnsiTheme="majorBidi" w:cstheme="majorBidi"/>
          <w:lang w:val="en-GB" w:eastAsia="en-US"/>
        </w:rPr>
        <w:t xml:space="preserve">on post-harvest losses </w:t>
      </w:r>
      <w:del w:id="1017" w:author="Jane Shaw" w:date="2015-10-16T11:36:00Z">
        <w:r w:rsidR="00090BA3" w:rsidRPr="00F31509" w:rsidDel="008B1B74">
          <w:rPr>
            <w:rFonts w:asciiTheme="majorBidi" w:hAnsiTheme="majorBidi" w:cstheme="majorBidi"/>
            <w:lang w:val="en-GB" w:eastAsia="en-US"/>
          </w:rPr>
          <w:delText xml:space="preserve">(PHL) </w:delText>
        </w:r>
      </w:del>
      <w:r w:rsidR="00090BA3" w:rsidRPr="00F31509">
        <w:rPr>
          <w:rFonts w:asciiTheme="majorBidi" w:hAnsiTheme="majorBidi" w:cstheme="majorBidi"/>
          <w:lang w:val="en-GB" w:eastAsia="en-US"/>
        </w:rPr>
        <w:t xml:space="preserve">and waste </w:t>
      </w:r>
      <w:del w:id="1018" w:author="Jane Shaw" w:date="2015-10-16T11:36:00Z">
        <w:r w:rsidR="00090BA3" w:rsidRPr="00F31509" w:rsidDel="008B1B74">
          <w:rPr>
            <w:rFonts w:asciiTheme="majorBidi" w:hAnsiTheme="majorBidi" w:cstheme="majorBidi"/>
            <w:lang w:val="en-GB" w:eastAsia="en-US"/>
          </w:rPr>
          <w:delText xml:space="preserve">as well as in </w:delText>
        </w:r>
      </w:del>
      <w:ins w:id="1019" w:author="Jane Shaw" w:date="2015-10-16T11:36:00Z">
        <w:r w:rsidR="008B1B74">
          <w:rPr>
            <w:rFonts w:asciiTheme="majorBidi" w:hAnsiTheme="majorBidi" w:cstheme="majorBidi"/>
            <w:lang w:val="en-GB" w:eastAsia="en-US"/>
          </w:rPr>
          <w:t xml:space="preserve">and </w:t>
        </w:r>
      </w:ins>
      <w:r w:rsidR="00090BA3" w:rsidRPr="00F31509">
        <w:rPr>
          <w:rFonts w:asciiTheme="majorBidi" w:hAnsiTheme="majorBidi" w:cstheme="majorBidi"/>
          <w:lang w:val="en-GB" w:eastAsia="en-US"/>
        </w:rPr>
        <w:t>explor</w:t>
      </w:r>
      <w:ins w:id="1020" w:author="Jane Shaw" w:date="2015-10-16T11:36:00Z">
        <w:r w:rsidR="008B1B74">
          <w:rPr>
            <w:rFonts w:asciiTheme="majorBidi" w:hAnsiTheme="majorBidi" w:cstheme="majorBidi"/>
            <w:lang w:val="en-GB" w:eastAsia="en-US"/>
          </w:rPr>
          <w:t>ed</w:t>
        </w:r>
      </w:ins>
      <w:del w:id="1021" w:author="Jane Shaw" w:date="2015-10-16T11:36:00Z">
        <w:r w:rsidR="00090BA3" w:rsidRPr="00F31509" w:rsidDel="008B1B74">
          <w:rPr>
            <w:rFonts w:asciiTheme="majorBidi" w:hAnsiTheme="majorBidi" w:cstheme="majorBidi"/>
            <w:lang w:val="en-GB" w:eastAsia="en-US"/>
          </w:rPr>
          <w:delText>ing</w:delText>
        </w:r>
      </w:del>
      <w:r w:rsidR="00090BA3" w:rsidRPr="00F31509">
        <w:rPr>
          <w:rFonts w:asciiTheme="majorBidi" w:hAnsiTheme="majorBidi" w:cstheme="majorBidi"/>
          <w:lang w:val="en-GB" w:eastAsia="en-US"/>
        </w:rPr>
        <w:t xml:space="preserve"> new </w:t>
      </w:r>
      <w:ins w:id="1022" w:author="Jane Shaw" w:date="2015-10-16T11:36:00Z">
        <w:r w:rsidR="008B1B74">
          <w:rPr>
            <w:rFonts w:asciiTheme="majorBidi" w:hAnsiTheme="majorBidi" w:cstheme="majorBidi"/>
            <w:lang w:val="en-GB" w:eastAsia="en-US"/>
          </w:rPr>
          <w:t xml:space="preserve">sources of </w:t>
        </w:r>
      </w:ins>
      <w:r w:rsidR="00090BA3" w:rsidRPr="00F31509">
        <w:rPr>
          <w:rFonts w:asciiTheme="majorBidi" w:hAnsiTheme="majorBidi" w:cstheme="majorBidi"/>
          <w:lang w:val="en-GB" w:eastAsia="en-US"/>
        </w:rPr>
        <w:t xml:space="preserve">data </w:t>
      </w:r>
      <w:del w:id="1023" w:author="Jane Shaw" w:date="2015-10-16T11:37:00Z">
        <w:r w:rsidR="00090BA3" w:rsidRPr="00F31509" w:rsidDel="008B1B74">
          <w:rPr>
            <w:rFonts w:asciiTheme="majorBidi" w:hAnsiTheme="majorBidi" w:cstheme="majorBidi"/>
            <w:lang w:val="en-GB" w:eastAsia="en-US"/>
          </w:rPr>
          <w:delText xml:space="preserve">sources for </w:delText>
        </w:r>
      </w:del>
      <w:ins w:id="1024" w:author="Jane Shaw" w:date="2015-10-16T11:37:00Z">
        <w:r w:rsidR="008B1B74">
          <w:rPr>
            <w:rFonts w:asciiTheme="majorBidi" w:hAnsiTheme="majorBidi" w:cstheme="majorBidi"/>
            <w:lang w:val="en-GB" w:eastAsia="en-US"/>
          </w:rPr>
          <w:t xml:space="preserve">on </w:t>
        </w:r>
      </w:ins>
      <w:r w:rsidR="00090BA3" w:rsidRPr="00F31509">
        <w:rPr>
          <w:rFonts w:asciiTheme="majorBidi" w:hAnsiTheme="majorBidi" w:cstheme="majorBidi"/>
          <w:lang w:val="en-GB" w:eastAsia="en-US"/>
        </w:rPr>
        <w:t>industrial use of food commodities.</w:t>
      </w:r>
    </w:p>
    <w:p w14:paraId="105EEB16" w14:textId="30EDE57A"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w:t>
      </w:r>
      <w:del w:id="1025" w:author="Jane Shaw" w:date="2015-10-16T11:37:00Z">
        <w:r w:rsidR="00090BA3" w:rsidRPr="00F31509" w:rsidDel="008B1B74">
          <w:rPr>
            <w:rFonts w:asciiTheme="majorBidi" w:hAnsiTheme="majorBidi" w:cstheme="majorBidi"/>
            <w:lang w:val="en-GB" w:eastAsia="en-US"/>
          </w:rPr>
          <w:delText xml:space="preserve">of FAO </w:delText>
        </w:r>
      </w:del>
      <w:r w:rsidR="00090BA3" w:rsidRPr="00F31509">
        <w:rPr>
          <w:rFonts w:asciiTheme="majorBidi" w:hAnsiTheme="majorBidi" w:cstheme="majorBidi"/>
          <w:lang w:val="en-GB" w:eastAsia="en-US"/>
        </w:rPr>
        <w:t xml:space="preserve">(AGA) </w:t>
      </w:r>
      <w:r w:rsidRPr="00F31509">
        <w:rPr>
          <w:rFonts w:asciiTheme="majorBidi" w:hAnsiTheme="majorBidi" w:cstheme="majorBidi"/>
          <w:lang w:val="en-GB" w:eastAsia="en-US"/>
        </w:rPr>
        <w:t xml:space="preserve">helped to improve </w:t>
      </w:r>
      <w:del w:id="1026" w:author="Jane Shaw" w:date="2015-10-16T11:37:00Z">
        <w:r w:rsidR="00090BA3" w:rsidRPr="00F31509" w:rsidDel="008B1B74">
          <w:rPr>
            <w:rFonts w:asciiTheme="majorBidi" w:hAnsiTheme="majorBidi" w:cstheme="majorBidi"/>
            <w:lang w:val="en-GB" w:eastAsia="en-US"/>
          </w:rPr>
          <w:delText xml:space="preserve">on </w:delText>
        </w:r>
      </w:del>
      <w:r w:rsidR="00090BA3" w:rsidRPr="00F31509">
        <w:rPr>
          <w:rFonts w:asciiTheme="majorBidi" w:hAnsiTheme="majorBidi" w:cstheme="majorBidi"/>
          <w:lang w:val="en-GB" w:eastAsia="en-US"/>
        </w:rPr>
        <w:t xml:space="preserve">feed estimates, using </w:t>
      </w:r>
      <w:del w:id="1027" w:author="Jane Shaw" w:date="2015-10-16T11:37:00Z">
        <w:r w:rsidR="00090BA3" w:rsidRPr="00F31509" w:rsidDel="008B1B74">
          <w:rPr>
            <w:rFonts w:asciiTheme="majorBidi" w:hAnsiTheme="majorBidi" w:cstheme="majorBidi"/>
            <w:lang w:val="en-GB" w:eastAsia="en-US"/>
          </w:rPr>
          <w:delText xml:space="preserve">the </w:delText>
        </w:r>
      </w:del>
      <w:r w:rsidR="00090BA3" w:rsidRPr="00F31509">
        <w:rPr>
          <w:rFonts w:asciiTheme="majorBidi" w:hAnsiTheme="majorBidi" w:cstheme="majorBidi"/>
          <w:lang w:val="en-GB" w:eastAsia="en-US"/>
        </w:rPr>
        <w:t xml:space="preserve">expert knowledge and information from various databases, notably the </w:t>
      </w:r>
      <w:ins w:id="1028" w:author="Jane Shaw" w:date="2015-10-16T11:38:00Z">
        <w:r w:rsidR="008B1B74">
          <w:rPr>
            <w:rFonts w:asciiTheme="majorBidi" w:hAnsiTheme="majorBidi" w:cstheme="majorBidi"/>
            <w:lang w:val="en-GB" w:eastAsia="en-US"/>
          </w:rPr>
          <w:t>Global Livestock Environmental Accounting Model</w:t>
        </w:r>
      </w:ins>
      <w:del w:id="1029" w:author="Jane Shaw" w:date="2015-10-16T11:38:00Z">
        <w:r w:rsidR="00090BA3" w:rsidRPr="00F31509" w:rsidDel="008B1B74">
          <w:rPr>
            <w:rFonts w:asciiTheme="majorBidi" w:hAnsiTheme="majorBidi" w:cstheme="majorBidi"/>
            <w:lang w:val="en-GB" w:eastAsia="en-US"/>
          </w:rPr>
          <w:delText>GLEAM</w:delText>
        </w:r>
        <w:r w:rsidR="004C0D51" w:rsidRPr="00F31509" w:rsidDel="008B1B74">
          <w:rPr>
            <w:rStyle w:val="Rimandonotaapidipagina"/>
            <w:rFonts w:asciiTheme="majorBidi" w:hAnsiTheme="majorBidi" w:cstheme="majorBidi"/>
            <w:lang w:val="en-GB" w:eastAsia="en-US"/>
          </w:rPr>
          <w:footnoteReference w:id="2"/>
        </w:r>
      </w:del>
      <w:r w:rsidR="00090BA3" w:rsidRPr="00F31509">
        <w:rPr>
          <w:rFonts w:asciiTheme="majorBidi" w:hAnsiTheme="majorBidi" w:cstheme="majorBidi"/>
          <w:lang w:val="en-GB" w:eastAsia="en-US"/>
        </w:rPr>
        <w:t xml:space="preserve"> database. </w:t>
      </w:r>
    </w:p>
    <w:p w14:paraId="246D67B0" w14:textId="3B6F868D" w:rsidR="00090BA3" w:rsidRPr="00F31509" w:rsidRDefault="008B1B74" w:rsidP="003C6AA5">
      <w:pPr>
        <w:numPr>
          <w:ilvl w:val="0"/>
          <w:numId w:val="5"/>
        </w:numPr>
        <w:jc w:val="both"/>
        <w:rPr>
          <w:rFonts w:asciiTheme="majorBidi" w:hAnsiTheme="majorBidi" w:cstheme="majorBidi"/>
          <w:lang w:val="en-GB" w:eastAsia="en-US"/>
        </w:rPr>
      </w:pPr>
      <w:ins w:id="1032" w:author="Jane Shaw" w:date="2015-10-16T11:38:00Z">
        <w:r>
          <w:rPr>
            <w:rFonts w:asciiTheme="majorBidi" w:hAnsiTheme="majorBidi" w:cstheme="majorBidi"/>
            <w:lang w:val="en-GB" w:eastAsia="en-US"/>
          </w:rPr>
          <w:t xml:space="preserve">The </w:t>
        </w:r>
      </w:ins>
      <w:r w:rsidR="00090BA3" w:rsidRPr="00F31509">
        <w:rPr>
          <w:rFonts w:asciiTheme="majorBidi" w:hAnsiTheme="majorBidi" w:cstheme="majorBidi"/>
          <w:lang w:val="en-GB" w:eastAsia="en-US"/>
        </w:rPr>
        <w:t xml:space="preserve">Plant Production and Protection Division </w:t>
      </w:r>
      <w:del w:id="1033" w:author="Jane Shaw" w:date="2015-10-16T11:39:00Z">
        <w:r w:rsidR="00090BA3" w:rsidRPr="00F31509" w:rsidDel="008B1B74">
          <w:rPr>
            <w:rFonts w:asciiTheme="majorBidi" w:hAnsiTheme="majorBidi" w:cstheme="majorBidi"/>
            <w:lang w:val="en-GB" w:eastAsia="en-US"/>
          </w:rPr>
          <w:delText xml:space="preserve">of FAO </w:delText>
        </w:r>
      </w:del>
      <w:r w:rsidR="00090BA3" w:rsidRPr="00F31509">
        <w:rPr>
          <w:rFonts w:asciiTheme="majorBidi" w:hAnsiTheme="majorBidi" w:cstheme="majorBidi"/>
          <w:lang w:val="en-GB" w:eastAsia="en-US"/>
        </w:rPr>
        <w:t xml:space="preserve">(AGP) </w:t>
      </w:r>
      <w:r w:rsidR="00B76A92" w:rsidRPr="00F31509">
        <w:rPr>
          <w:rFonts w:asciiTheme="majorBidi" w:hAnsiTheme="majorBidi" w:cstheme="majorBidi"/>
          <w:lang w:val="en-GB" w:eastAsia="en-US"/>
        </w:rPr>
        <w:t xml:space="preserve">helped to improve </w:t>
      </w:r>
      <w:ins w:id="1034" w:author="Jane Shaw" w:date="2015-11-07T14:03:00Z">
        <w:r w:rsidR="00F3743E">
          <w:rPr>
            <w:rFonts w:asciiTheme="majorBidi" w:hAnsiTheme="majorBidi" w:cstheme="majorBidi"/>
            <w:lang w:val="en-GB" w:eastAsia="en-US"/>
          </w:rPr>
          <w:t xml:space="preserve">the paragraphs </w:t>
        </w:r>
      </w:ins>
      <w:r w:rsidR="00090BA3" w:rsidRPr="00F31509">
        <w:rPr>
          <w:rFonts w:asciiTheme="majorBidi" w:hAnsiTheme="majorBidi" w:cstheme="majorBidi"/>
          <w:lang w:val="en-GB" w:eastAsia="en-US"/>
        </w:rPr>
        <w:t xml:space="preserve">on seed rates and the </w:t>
      </w:r>
      <w:del w:id="1035" w:author="Jane Shaw" w:date="2015-11-07T14:03:00Z">
        <w:r w:rsidR="00090BA3" w:rsidRPr="00F31509" w:rsidDel="00F3743E">
          <w:rPr>
            <w:rFonts w:asciiTheme="majorBidi" w:hAnsiTheme="majorBidi" w:cstheme="majorBidi"/>
            <w:lang w:val="en-GB" w:eastAsia="en-US"/>
          </w:rPr>
          <w:delText xml:space="preserve">imputation </w:delText>
        </w:r>
      </w:del>
      <w:r w:rsidR="00090BA3" w:rsidRPr="00F31509">
        <w:rPr>
          <w:rFonts w:asciiTheme="majorBidi" w:hAnsiTheme="majorBidi" w:cstheme="majorBidi"/>
          <w:lang w:val="en-GB" w:eastAsia="en-US"/>
        </w:rPr>
        <w:t xml:space="preserve">method for </w:t>
      </w:r>
      <w:ins w:id="1036" w:author="Jane Shaw" w:date="2015-11-07T14:04:00Z">
        <w:r w:rsidR="00F3743E">
          <w:rPr>
            <w:rFonts w:asciiTheme="majorBidi" w:hAnsiTheme="majorBidi" w:cstheme="majorBidi"/>
            <w:lang w:val="en-GB" w:eastAsia="en-US"/>
          </w:rPr>
          <w:t>imputing</w:t>
        </w:r>
        <w:r w:rsidR="00F3743E" w:rsidRPr="00F31509">
          <w:rPr>
            <w:rFonts w:asciiTheme="majorBidi" w:hAnsiTheme="majorBidi" w:cstheme="majorBidi"/>
            <w:lang w:val="en-GB" w:eastAsia="en-US"/>
          </w:rPr>
          <w:t xml:space="preserve"> </w:t>
        </w:r>
      </w:ins>
      <w:r w:rsidR="00090BA3" w:rsidRPr="00F31509">
        <w:rPr>
          <w:rFonts w:asciiTheme="majorBidi" w:hAnsiTheme="majorBidi" w:cstheme="majorBidi"/>
          <w:lang w:val="en-GB" w:eastAsia="en-US"/>
        </w:rPr>
        <w:t>seed use.</w:t>
      </w:r>
    </w:p>
    <w:p w14:paraId="142F835D" w14:textId="4DB3E5CF" w:rsidR="00090BA3" w:rsidRDefault="00B76A92" w:rsidP="003C6AA5">
      <w:pPr>
        <w:numPr>
          <w:ilvl w:val="0"/>
          <w:numId w:val="6"/>
        </w:numPr>
        <w:jc w:val="both"/>
        <w:rPr>
          <w:rFonts w:asciiTheme="majorBidi" w:hAnsiTheme="majorBidi" w:cstheme="majorBidi"/>
          <w:lang w:val="en-GB" w:eastAsia="en-US"/>
        </w:rPr>
      </w:pPr>
      <w:del w:id="1037" w:author="Jane Shaw" w:date="2015-10-16T11:39:00Z">
        <w:r w:rsidRPr="00F31509" w:rsidDel="008B1B74">
          <w:rPr>
            <w:rFonts w:asciiTheme="majorBidi" w:hAnsiTheme="majorBidi" w:cstheme="majorBidi"/>
            <w:lang w:val="en-GB" w:eastAsia="en-US"/>
          </w:rPr>
          <w:delText>T</w:delText>
        </w:r>
        <w:r w:rsidR="00090BA3" w:rsidRPr="00F31509" w:rsidDel="008B1B74">
          <w:rPr>
            <w:rFonts w:asciiTheme="majorBidi" w:hAnsiTheme="majorBidi" w:cstheme="majorBidi"/>
            <w:lang w:val="en-GB" w:eastAsia="en-US"/>
          </w:rPr>
          <w:delText xml:space="preserve">he </w:delText>
        </w:r>
      </w:del>
      <w:ins w:id="1038" w:author="Jane Shaw" w:date="2015-10-16T11:40:00Z">
        <w:r w:rsidR="008B1B74">
          <w:rPr>
            <w:rFonts w:asciiTheme="majorBidi" w:hAnsiTheme="majorBidi" w:cstheme="majorBidi"/>
            <w:lang w:val="en-GB" w:eastAsia="en-US"/>
          </w:rPr>
          <w:t xml:space="preserve">The African Commission on Agricultural Statistics </w:t>
        </w:r>
      </w:ins>
      <w:del w:id="1039" w:author="Jane Shaw" w:date="2015-10-16T11:40:00Z">
        <w:r w:rsidR="00090BA3" w:rsidRPr="00F31509" w:rsidDel="008B1B74">
          <w:rPr>
            <w:rFonts w:asciiTheme="majorBidi" w:hAnsiTheme="majorBidi" w:cstheme="majorBidi"/>
            <w:lang w:val="en-GB" w:eastAsia="en-US"/>
          </w:rPr>
          <w:delText xml:space="preserve">regional statistical statutory meetings </w:delText>
        </w:r>
      </w:del>
      <w:r w:rsidR="00090BA3" w:rsidRPr="00F31509">
        <w:rPr>
          <w:rFonts w:asciiTheme="majorBidi" w:hAnsiTheme="majorBidi" w:cstheme="majorBidi"/>
          <w:lang w:val="en-GB" w:eastAsia="en-US"/>
        </w:rPr>
        <w:t>(AFCAS</w:t>
      </w:r>
      <w:ins w:id="1040" w:author="Jane Shaw" w:date="2015-10-16T11:41:00Z">
        <w:r w:rsidR="008B1B74">
          <w:rPr>
            <w:rFonts w:asciiTheme="majorBidi" w:hAnsiTheme="majorBidi" w:cstheme="majorBidi"/>
            <w:lang w:val="en-GB" w:eastAsia="en-US"/>
          </w:rPr>
          <w:t>)</w:t>
        </w:r>
      </w:ins>
      <w:r w:rsidR="00090BA3" w:rsidRPr="00F31509">
        <w:rPr>
          <w:rFonts w:asciiTheme="majorBidi" w:hAnsiTheme="majorBidi" w:cstheme="majorBidi"/>
          <w:lang w:val="en-GB" w:eastAsia="en-US"/>
        </w:rPr>
        <w:t xml:space="preserve">, </w:t>
      </w:r>
      <w:ins w:id="1041" w:author="Jane Shaw" w:date="2015-10-16T11:41:00Z">
        <w:r w:rsidR="008B1B74">
          <w:rPr>
            <w:rFonts w:asciiTheme="majorBidi" w:hAnsiTheme="majorBidi" w:cstheme="majorBidi"/>
            <w:lang w:val="en-GB" w:eastAsia="en-US"/>
          </w:rPr>
          <w:t xml:space="preserve">the Asia and </w:t>
        </w:r>
      </w:ins>
      <w:ins w:id="1042" w:author="Jane Shaw" w:date="2015-10-16T11:42:00Z">
        <w:r w:rsidR="008B1B74">
          <w:rPr>
            <w:rFonts w:asciiTheme="majorBidi" w:hAnsiTheme="majorBidi" w:cstheme="majorBidi"/>
            <w:lang w:val="en-GB" w:eastAsia="en-US"/>
          </w:rPr>
          <w:t>Pacific Commission on Agricultural Statistics (</w:t>
        </w:r>
      </w:ins>
      <w:r w:rsidR="00090BA3" w:rsidRPr="00F31509">
        <w:rPr>
          <w:rFonts w:asciiTheme="majorBidi" w:hAnsiTheme="majorBidi" w:cstheme="majorBidi"/>
          <w:lang w:val="en-GB" w:eastAsia="en-US"/>
        </w:rPr>
        <w:t>APCAS</w:t>
      </w:r>
      <w:ins w:id="1043" w:author="Jane Shaw" w:date="2015-10-16T11:42:00Z">
        <w:r w:rsidR="008B1B74">
          <w:rPr>
            <w:rFonts w:asciiTheme="majorBidi" w:hAnsiTheme="majorBidi" w:cstheme="majorBidi"/>
            <w:lang w:val="en-GB" w:eastAsia="en-US"/>
          </w:rPr>
          <w:t>)</w:t>
        </w:r>
      </w:ins>
      <w:ins w:id="1044" w:author="Jane Shaw" w:date="2015-10-16T11:43:00Z">
        <w:r w:rsidR="008B1B74">
          <w:rPr>
            <w:rFonts w:asciiTheme="majorBidi" w:hAnsiTheme="majorBidi" w:cstheme="majorBidi"/>
            <w:lang w:val="en-GB" w:eastAsia="en-US"/>
          </w:rPr>
          <w:t xml:space="preserve"> and the Inter-American Institute for Cooperation in Agriculture</w:t>
        </w:r>
      </w:ins>
      <w:del w:id="1045" w:author="Jane Shaw" w:date="2015-10-16T11:43:00Z">
        <w:r w:rsidR="00090BA3" w:rsidRPr="00F31509" w:rsidDel="008B1B74">
          <w:rPr>
            <w:rFonts w:asciiTheme="majorBidi" w:hAnsiTheme="majorBidi" w:cstheme="majorBidi"/>
            <w:lang w:val="en-GB" w:eastAsia="en-US"/>
          </w:rPr>
          <w:delText>,</w:delText>
        </w:r>
      </w:del>
      <w:r w:rsidR="00090BA3" w:rsidRPr="00F31509">
        <w:rPr>
          <w:rFonts w:asciiTheme="majorBidi" w:hAnsiTheme="majorBidi" w:cstheme="majorBidi"/>
          <w:lang w:val="en-GB" w:eastAsia="en-US"/>
        </w:rPr>
        <w:t xml:space="preserve"> </w:t>
      </w:r>
      <w:ins w:id="1046" w:author="Jane Shaw" w:date="2015-10-16T11:43:00Z">
        <w:r w:rsidR="008B1B74">
          <w:rPr>
            <w:rFonts w:asciiTheme="majorBidi" w:hAnsiTheme="majorBidi" w:cstheme="majorBidi"/>
            <w:lang w:val="en-GB" w:eastAsia="en-US"/>
          </w:rPr>
          <w:t>(</w:t>
        </w:r>
      </w:ins>
      <w:commentRangeStart w:id="1047"/>
      <w:r w:rsidR="00090BA3" w:rsidRPr="00F31509">
        <w:rPr>
          <w:rFonts w:asciiTheme="majorBidi" w:hAnsiTheme="majorBidi" w:cstheme="majorBidi"/>
          <w:lang w:val="en-GB" w:eastAsia="en-US"/>
        </w:rPr>
        <w:t>IICA</w:t>
      </w:r>
      <w:commentRangeEnd w:id="1047"/>
      <w:r w:rsidR="008B1B74">
        <w:rPr>
          <w:rStyle w:val="Rimandocommento"/>
        </w:rPr>
        <w:commentReference w:id="1047"/>
      </w:r>
      <w:r w:rsidR="00090BA3" w:rsidRPr="00F31509">
        <w:rPr>
          <w:rFonts w:asciiTheme="majorBidi" w:hAnsiTheme="majorBidi" w:cstheme="majorBidi"/>
          <w:lang w:val="en-GB" w:eastAsia="en-US"/>
        </w:rPr>
        <w:t xml:space="preserve">) </w:t>
      </w:r>
      <w:del w:id="1048" w:author="Jane Shaw" w:date="2015-10-16T11:44:00Z">
        <w:r w:rsidR="00090BA3" w:rsidRPr="00F31509" w:rsidDel="008B1B74">
          <w:rPr>
            <w:rFonts w:asciiTheme="majorBidi" w:hAnsiTheme="majorBidi" w:cstheme="majorBidi"/>
            <w:lang w:val="en-GB" w:eastAsia="en-US"/>
          </w:rPr>
          <w:delText xml:space="preserve">of FAO </w:delText>
        </w:r>
      </w:del>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 xml:space="preserve">feedback, inputs, updates on methodological innovations and </w:t>
      </w:r>
      <w:del w:id="1049" w:author="Jane Shaw" w:date="2015-10-16T11:44:00Z">
        <w:r w:rsidR="00090BA3" w:rsidRPr="00F31509" w:rsidDel="008B1B74">
          <w:rPr>
            <w:rFonts w:asciiTheme="majorBidi" w:hAnsiTheme="majorBidi" w:cstheme="majorBidi"/>
            <w:lang w:val="en-GB" w:eastAsia="en-US"/>
          </w:rPr>
          <w:delText xml:space="preserve">to build </w:delText>
        </w:r>
      </w:del>
      <w:r w:rsidR="00090BA3" w:rsidRPr="00F31509">
        <w:rPr>
          <w:rFonts w:asciiTheme="majorBidi" w:hAnsiTheme="majorBidi" w:cstheme="majorBidi"/>
          <w:lang w:val="en-GB" w:eastAsia="en-US"/>
        </w:rPr>
        <w:t>capacity</w:t>
      </w:r>
      <w:ins w:id="1050" w:author="Jane Shaw" w:date="2015-10-16T11:44:00Z">
        <w:r w:rsidR="008B1B74">
          <w:rPr>
            <w:rFonts w:asciiTheme="majorBidi" w:hAnsiTheme="majorBidi" w:cstheme="majorBidi"/>
            <w:lang w:val="en-GB" w:eastAsia="en-US"/>
          </w:rPr>
          <w:t xml:space="preserve"> development</w:t>
        </w:r>
      </w:ins>
      <w:r w:rsidR="00090BA3" w:rsidRPr="00F31509">
        <w:rPr>
          <w:rFonts w:asciiTheme="majorBidi" w:hAnsiTheme="majorBidi" w:cstheme="majorBidi"/>
          <w:lang w:val="en-GB" w:eastAsia="en-US"/>
        </w:rPr>
        <w:t>.</w:t>
      </w:r>
    </w:p>
    <w:p w14:paraId="7DCF31A4" w14:textId="3556690F" w:rsidR="006F2F31" w:rsidRPr="00C9492D" w:rsidRDefault="006F2F31" w:rsidP="00C500F7">
      <w:pPr>
        <w:ind w:left="360"/>
        <w:jc w:val="both"/>
        <w:rPr>
          <w:rFonts w:ascii="Times New Roman" w:hAnsi="Times New Roman"/>
        </w:rPr>
      </w:pPr>
      <w:r w:rsidRPr="00C9492D">
        <w:rPr>
          <w:rFonts w:ascii="Times New Roman" w:hAnsi="Times New Roman"/>
        </w:rPr>
        <w:lastRenderedPageBreak/>
        <w:t xml:space="preserve">Collaboration with the United Nations Statistics Division (UNSD) and the World Customs Organization (WCO) </w:t>
      </w:r>
      <w:del w:id="1051" w:author="Jane Shaw" w:date="2015-10-16T11:48:00Z">
        <w:r w:rsidRPr="00C9492D" w:rsidDel="008B1B74">
          <w:rPr>
            <w:rFonts w:ascii="Times New Roman" w:hAnsi="Times New Roman"/>
          </w:rPr>
          <w:delText xml:space="preserve">allowed </w:delText>
        </w:r>
      </w:del>
      <w:ins w:id="1052" w:author="Jane Shaw" w:date="2015-10-16T11:48:00Z">
        <w:r w:rsidR="008B1B74">
          <w:rPr>
            <w:rFonts w:ascii="Times New Roman" w:hAnsi="Times New Roman"/>
          </w:rPr>
          <w:t xml:space="preserve">facilitated </w:t>
        </w:r>
      </w:ins>
      <w:del w:id="1053" w:author="Jane Shaw" w:date="2015-10-16T11:49:00Z">
        <w:r w:rsidRPr="00C9492D" w:rsidDel="008B1B74">
          <w:rPr>
            <w:rFonts w:ascii="Times New Roman" w:hAnsi="Times New Roman"/>
          </w:rPr>
          <w:delText xml:space="preserve">the </w:delText>
        </w:r>
      </w:del>
      <w:r w:rsidRPr="00C9492D">
        <w:rPr>
          <w:rFonts w:ascii="Times New Roman" w:hAnsi="Times New Roman"/>
        </w:rPr>
        <w:t xml:space="preserve">implementation of a new classification system </w:t>
      </w:r>
      <w:ins w:id="1054" w:author="Jane Shaw" w:date="2015-10-16T11:49:00Z">
        <w:r w:rsidR="008B1B74">
          <w:rPr>
            <w:rFonts w:ascii="Times New Roman" w:hAnsi="Times New Roman"/>
          </w:rPr>
          <w:t xml:space="preserve">that is </w:t>
        </w:r>
      </w:ins>
      <w:r w:rsidRPr="00C9492D">
        <w:rPr>
          <w:rFonts w:ascii="Times New Roman" w:hAnsi="Times New Roman"/>
        </w:rPr>
        <w:t xml:space="preserve">more </w:t>
      </w:r>
      <w:ins w:id="1055" w:author="Jane Shaw" w:date="2015-10-16T11:49:00Z">
        <w:r w:rsidR="008B1B74">
          <w:rPr>
            <w:rFonts w:ascii="Times New Roman" w:hAnsi="Times New Roman"/>
          </w:rPr>
          <w:t>in-</w:t>
        </w:r>
      </w:ins>
      <w:r w:rsidRPr="00C9492D">
        <w:rPr>
          <w:rFonts w:ascii="Times New Roman" w:hAnsi="Times New Roman"/>
        </w:rPr>
        <w:t xml:space="preserve">line with international standards. </w:t>
      </w:r>
    </w:p>
    <w:p w14:paraId="10B05CE3" w14:textId="77777777" w:rsidR="00090BA3" w:rsidRPr="00F31509" w:rsidRDefault="00090BA3" w:rsidP="00C4334D">
      <w:pPr>
        <w:pStyle w:val="Titolo2"/>
      </w:pPr>
      <w:bookmarkStart w:id="1056" w:name="_Toc428383816"/>
      <w:bookmarkStart w:id="1057" w:name="_Toc428436038"/>
      <w:bookmarkStart w:id="1058" w:name="_Toc428436339"/>
      <w:bookmarkStart w:id="1059" w:name="_Toc308029341"/>
      <w:bookmarkStart w:id="1060" w:name="_Toc308029532"/>
      <w:r w:rsidRPr="00F31509">
        <w:t>Overarching findings and principles guiding the FBS revisions</w:t>
      </w:r>
      <w:bookmarkEnd w:id="1056"/>
      <w:bookmarkEnd w:id="1057"/>
      <w:bookmarkEnd w:id="1058"/>
      <w:bookmarkEnd w:id="1059"/>
      <w:bookmarkEnd w:id="1060"/>
    </w:p>
    <w:p w14:paraId="58E83120" w14:textId="3C5729AA" w:rsidR="00090BA3" w:rsidRPr="00C500F7" w:rsidRDefault="008B1B74" w:rsidP="00C500F7">
      <w:pPr>
        <w:keepNext/>
        <w:jc w:val="both"/>
        <w:rPr>
          <w:rFonts w:asciiTheme="majorBidi" w:hAnsiTheme="majorBidi" w:cstheme="majorBidi"/>
          <w:bCs/>
          <w:color w:val="000000" w:themeColor="text1"/>
          <w:lang w:val="en-GB"/>
        </w:rPr>
      </w:pPr>
      <w:ins w:id="1061" w:author="Jane Shaw" w:date="2015-10-16T11:49:00Z">
        <w:r>
          <w:rPr>
            <w:rFonts w:asciiTheme="majorBidi" w:hAnsiTheme="majorBidi" w:cstheme="majorBidi"/>
            <w:bCs/>
            <w:color w:val="000000" w:themeColor="text1"/>
            <w:lang w:val="en-GB"/>
          </w:rPr>
          <w:t xml:space="preserve">The following are the </w:t>
        </w:r>
      </w:ins>
      <w:del w:id="1062" w:author="Jane Shaw" w:date="2015-10-16T11:49:00Z">
        <w:r w:rsidR="00090BA3" w:rsidRPr="00C500F7" w:rsidDel="008B1B74">
          <w:rPr>
            <w:rFonts w:asciiTheme="majorBidi" w:hAnsiTheme="majorBidi" w:cstheme="majorBidi"/>
            <w:bCs/>
            <w:color w:val="000000" w:themeColor="text1"/>
            <w:lang w:val="en-GB"/>
          </w:rPr>
          <w:delText xml:space="preserve">A number of </w:delText>
        </w:r>
      </w:del>
      <w:del w:id="1063" w:author="Jane Shaw" w:date="2015-10-16T11:50:00Z">
        <w:r w:rsidR="00090BA3" w:rsidRPr="00C500F7" w:rsidDel="008B1B74">
          <w:rPr>
            <w:rFonts w:asciiTheme="majorBidi" w:hAnsiTheme="majorBidi" w:cstheme="majorBidi"/>
            <w:bCs/>
            <w:color w:val="000000" w:themeColor="text1"/>
            <w:lang w:val="en-GB"/>
          </w:rPr>
          <w:delText xml:space="preserve">overarching </w:delText>
        </w:r>
      </w:del>
      <w:ins w:id="1064" w:author="Jane Shaw" w:date="2015-10-16T11:50:00Z">
        <w:r>
          <w:rPr>
            <w:rFonts w:asciiTheme="majorBidi" w:hAnsiTheme="majorBidi" w:cstheme="majorBidi"/>
            <w:bCs/>
            <w:color w:val="000000" w:themeColor="text1"/>
            <w:lang w:val="en-GB"/>
          </w:rPr>
          <w:t xml:space="preserve">most important findings and </w:t>
        </w:r>
      </w:ins>
      <w:r w:rsidR="00090BA3" w:rsidRPr="00C500F7">
        <w:rPr>
          <w:rFonts w:asciiTheme="majorBidi" w:hAnsiTheme="majorBidi" w:cstheme="majorBidi"/>
          <w:bCs/>
          <w:color w:val="000000" w:themeColor="text1"/>
          <w:lang w:val="en-GB"/>
        </w:rPr>
        <w:t xml:space="preserve">principles </w:t>
      </w:r>
      <w:ins w:id="1065" w:author="Jane Shaw" w:date="2015-10-16T11:49:00Z">
        <w:r>
          <w:rPr>
            <w:rFonts w:asciiTheme="majorBidi" w:hAnsiTheme="majorBidi" w:cstheme="majorBidi"/>
            <w:bCs/>
            <w:color w:val="000000" w:themeColor="text1"/>
            <w:lang w:val="en-GB"/>
          </w:rPr>
          <w:t xml:space="preserve">that </w:t>
        </w:r>
      </w:ins>
      <w:r w:rsidR="00090BA3" w:rsidRPr="00C500F7">
        <w:rPr>
          <w:rFonts w:asciiTheme="majorBidi" w:hAnsiTheme="majorBidi" w:cstheme="majorBidi"/>
          <w:bCs/>
          <w:color w:val="000000" w:themeColor="text1"/>
          <w:lang w:val="en-GB"/>
        </w:rPr>
        <w:t xml:space="preserve">guided the </w:t>
      </w:r>
      <w:del w:id="1066" w:author="Jane Shaw" w:date="2015-10-16T11:50:00Z">
        <w:r w:rsidR="00090BA3" w:rsidRPr="00C500F7" w:rsidDel="008B1B74">
          <w:rPr>
            <w:rFonts w:asciiTheme="majorBidi" w:hAnsiTheme="majorBidi" w:cstheme="majorBidi"/>
            <w:bCs/>
            <w:color w:val="000000" w:themeColor="text1"/>
            <w:lang w:val="en-GB"/>
          </w:rPr>
          <w:delText xml:space="preserve">current </w:delText>
        </w:r>
      </w:del>
      <w:r w:rsidR="00090BA3" w:rsidRPr="00C500F7">
        <w:rPr>
          <w:rFonts w:asciiTheme="majorBidi" w:hAnsiTheme="majorBidi" w:cstheme="majorBidi"/>
          <w:bCs/>
          <w:color w:val="000000" w:themeColor="text1"/>
          <w:lang w:val="en-GB"/>
        </w:rPr>
        <w:t>FBS revisions</w:t>
      </w:r>
      <w:ins w:id="1067" w:author="Jane Shaw" w:date="2015-10-16T11:50:00Z">
        <w:r>
          <w:rPr>
            <w:rFonts w:asciiTheme="majorBidi" w:hAnsiTheme="majorBidi" w:cstheme="majorBidi"/>
            <w:bCs/>
            <w:color w:val="000000" w:themeColor="text1"/>
            <w:lang w:val="en-GB"/>
          </w:rPr>
          <w:t>:</w:t>
        </w:r>
      </w:ins>
      <w:del w:id="1068" w:author="Jane Shaw" w:date="2015-10-16T11:50:00Z">
        <w:r w:rsidR="00090BA3" w:rsidRPr="00C500F7" w:rsidDel="008B1B74">
          <w:rPr>
            <w:rFonts w:asciiTheme="majorBidi" w:hAnsiTheme="majorBidi" w:cstheme="majorBidi"/>
            <w:bCs/>
            <w:color w:val="000000" w:themeColor="text1"/>
            <w:lang w:val="en-GB"/>
          </w:rPr>
          <w:delText>.</w:delText>
        </w:r>
      </w:del>
      <w:r w:rsidR="00090BA3" w:rsidRPr="00C500F7">
        <w:rPr>
          <w:rFonts w:asciiTheme="majorBidi" w:hAnsiTheme="majorBidi" w:cstheme="majorBidi"/>
          <w:bCs/>
          <w:color w:val="000000" w:themeColor="text1"/>
          <w:lang w:val="en-GB"/>
        </w:rPr>
        <w:t xml:space="preserve"> </w:t>
      </w:r>
      <w:del w:id="1069" w:author="Jane Shaw" w:date="2015-10-16T11:50:00Z">
        <w:r w:rsidR="00090BA3" w:rsidRPr="00C500F7" w:rsidDel="008B1B74">
          <w:rPr>
            <w:rFonts w:asciiTheme="majorBidi" w:hAnsiTheme="majorBidi" w:cstheme="majorBidi"/>
            <w:bCs/>
            <w:color w:val="000000" w:themeColor="text1"/>
            <w:lang w:val="en-GB"/>
          </w:rPr>
          <w:delText>Importantly,</w:delText>
        </w:r>
        <w:r w:rsidR="008568EC" w:rsidDel="008B1B74">
          <w:rPr>
            <w:rFonts w:asciiTheme="majorBidi" w:hAnsiTheme="majorBidi" w:cstheme="majorBidi"/>
            <w:bCs/>
            <w:color w:val="000000" w:themeColor="text1"/>
            <w:lang w:val="en-GB"/>
          </w:rPr>
          <w:delText xml:space="preserve"> </w:delText>
        </w:r>
      </w:del>
    </w:p>
    <w:p w14:paraId="5EB18F76" w14:textId="55C74362" w:rsidR="00090BA3" w:rsidRPr="00C500F7" w:rsidRDefault="00090BA3" w:rsidP="00C500F7">
      <w:pPr>
        <w:pStyle w:val="Paragrafoelenco"/>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w:t>
      </w:r>
      <w:del w:id="1070" w:author="Jane Shaw" w:date="2015-10-16T11:51:00Z">
        <w:r w:rsidRPr="00C500F7" w:rsidDel="008B1B74">
          <w:rPr>
            <w:rFonts w:asciiTheme="majorBidi" w:hAnsiTheme="majorBidi" w:cstheme="majorBidi"/>
            <w:bCs/>
            <w:color w:val="000000" w:themeColor="text1"/>
          </w:rPr>
          <w:delText xml:space="preserve">made </w:delText>
        </w:r>
      </w:del>
      <w:r w:rsidRPr="00C500F7">
        <w:rPr>
          <w:rFonts w:asciiTheme="majorBidi" w:hAnsiTheme="majorBidi" w:cstheme="majorBidi"/>
          <w:bCs/>
          <w:color w:val="000000" w:themeColor="text1"/>
        </w:rPr>
        <w:t xml:space="preserve">are </w:t>
      </w:r>
      <w:ins w:id="1071" w:author="Jane Shaw" w:date="2015-10-16T11:51:00Z">
        <w:r w:rsidR="008B1B74">
          <w:rPr>
            <w:rFonts w:asciiTheme="majorBidi" w:hAnsiTheme="majorBidi" w:cstheme="majorBidi"/>
            <w:bCs/>
            <w:color w:val="000000" w:themeColor="text1"/>
          </w:rPr>
          <w:t xml:space="preserve">made </w:t>
        </w:r>
      </w:ins>
      <w:r w:rsidRPr="00C500F7">
        <w:rPr>
          <w:rFonts w:asciiTheme="majorBidi" w:hAnsiTheme="majorBidi" w:cstheme="majorBidi"/>
          <w:bCs/>
          <w:color w:val="000000" w:themeColor="text1"/>
        </w:rPr>
        <w:t xml:space="preserve">explicit and are documented. The same commitment </w:t>
      </w:r>
      <w:del w:id="1072" w:author="Jane Shaw" w:date="2015-11-07T14:04:00Z">
        <w:r w:rsidRPr="00C500F7" w:rsidDel="00F3743E">
          <w:rPr>
            <w:rFonts w:asciiTheme="majorBidi" w:hAnsiTheme="majorBidi" w:cstheme="majorBidi"/>
            <w:bCs/>
            <w:color w:val="000000" w:themeColor="text1"/>
          </w:rPr>
          <w:delText xml:space="preserve">holds for </w:delText>
        </w:r>
      </w:del>
      <w:ins w:id="1073" w:author="Jane Shaw" w:date="2015-11-07T14:04:00Z">
        <w:r w:rsidR="00F3743E">
          <w:rPr>
            <w:rFonts w:asciiTheme="majorBidi" w:hAnsiTheme="majorBidi" w:cstheme="majorBidi"/>
            <w:bCs/>
            <w:color w:val="000000" w:themeColor="text1"/>
          </w:rPr>
          <w:t xml:space="preserve">will apply to </w:t>
        </w:r>
      </w:ins>
      <w:r w:rsidRPr="00C500F7">
        <w:rPr>
          <w:rFonts w:asciiTheme="majorBidi" w:hAnsiTheme="majorBidi" w:cstheme="majorBidi"/>
          <w:bCs/>
          <w:color w:val="000000" w:themeColor="text1"/>
        </w:rPr>
        <w:t>future changes and new assumptions</w:t>
      </w:r>
      <w:del w:id="1074" w:author="Jane Shaw" w:date="2015-10-16T11:51:00Z">
        <w:r w:rsidRPr="00C500F7" w:rsidDel="008B1B74">
          <w:rPr>
            <w:rFonts w:asciiTheme="majorBidi" w:hAnsiTheme="majorBidi" w:cstheme="majorBidi"/>
            <w:bCs/>
            <w:color w:val="000000" w:themeColor="text1"/>
          </w:rPr>
          <w:delText xml:space="preserve"> made</w:delText>
        </w:r>
      </w:del>
      <w:r w:rsidRPr="00C500F7">
        <w:rPr>
          <w:rFonts w:asciiTheme="majorBidi" w:hAnsiTheme="majorBidi" w:cstheme="majorBidi"/>
          <w:bCs/>
          <w:color w:val="000000" w:themeColor="text1"/>
        </w:rPr>
        <w:t xml:space="preserve">. </w:t>
      </w:r>
    </w:p>
    <w:p w14:paraId="5CD97EDA" w14:textId="715BF04A" w:rsidR="00090BA3" w:rsidRPr="00C500F7" w:rsidRDefault="00090BA3" w:rsidP="00C500F7">
      <w:pPr>
        <w:pStyle w:val="Paragrafoelenco"/>
        <w:keepNext/>
        <w:numPr>
          <w:ilvl w:val="0"/>
          <w:numId w:val="8"/>
        </w:numPr>
        <w:jc w:val="both"/>
        <w:rPr>
          <w:rFonts w:asciiTheme="majorBidi" w:hAnsiTheme="majorBidi" w:cstheme="majorBidi"/>
          <w:bCs/>
          <w:color w:val="000000" w:themeColor="text1"/>
        </w:rPr>
      </w:pPr>
      <w:del w:id="1075" w:author="Jane Shaw" w:date="2015-10-16T11:51:00Z">
        <w:r w:rsidRPr="00C500F7" w:rsidDel="008B1B74">
          <w:rPr>
            <w:rFonts w:asciiTheme="majorBidi" w:hAnsiTheme="majorBidi" w:cstheme="majorBidi"/>
            <w:bCs/>
            <w:color w:val="000000" w:themeColor="text1"/>
          </w:rPr>
          <w:delText>Food Balance Sheets (</w:delText>
        </w:r>
      </w:del>
      <w:r w:rsidRPr="00C500F7">
        <w:rPr>
          <w:rFonts w:asciiTheme="majorBidi" w:hAnsiTheme="majorBidi" w:cstheme="majorBidi"/>
          <w:bCs/>
          <w:color w:val="000000" w:themeColor="text1"/>
        </w:rPr>
        <w:t>FBS</w:t>
      </w:r>
      <w:del w:id="1076" w:author="Jane Shaw" w:date="2015-10-16T11:51:00Z">
        <w:r w:rsidRPr="00C500F7" w:rsidDel="008B1B74">
          <w:rPr>
            <w:rFonts w:asciiTheme="majorBidi" w:hAnsiTheme="majorBidi" w:cstheme="majorBidi"/>
            <w:bCs/>
            <w:color w:val="000000" w:themeColor="text1"/>
          </w:rPr>
          <w:delText>)</w:delText>
        </w:r>
      </w:del>
      <w:r w:rsidRPr="00C500F7">
        <w:rPr>
          <w:rFonts w:asciiTheme="majorBidi" w:hAnsiTheme="majorBidi" w:cstheme="majorBidi"/>
          <w:bCs/>
          <w:color w:val="000000" w:themeColor="text1"/>
        </w:rPr>
        <w:t xml:space="preserve"> are analytical data sets. They will always have to combine measured with imputed information. Imputation methods cannot replace data collection efforts, no matter how sophisticated they are.</w:t>
      </w:r>
      <w:r w:rsidR="008568EC">
        <w:rPr>
          <w:rFonts w:asciiTheme="majorBidi" w:hAnsiTheme="majorBidi" w:cstheme="majorBidi"/>
          <w:bCs/>
          <w:color w:val="000000" w:themeColor="text1"/>
        </w:rPr>
        <w:t xml:space="preserve"> </w:t>
      </w:r>
    </w:p>
    <w:p w14:paraId="1EE45AFF" w14:textId="316C5703" w:rsidR="00090BA3" w:rsidRPr="00C500F7" w:rsidRDefault="00090BA3" w:rsidP="00C500F7">
      <w:pPr>
        <w:pStyle w:val="Paragrafoelenco"/>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Every effort </w:t>
      </w:r>
      <w:del w:id="1077" w:author="Jane Shaw" w:date="2015-10-16T11:51:00Z">
        <w:r w:rsidRPr="00C500F7" w:rsidDel="008B1B74">
          <w:rPr>
            <w:rFonts w:asciiTheme="majorBidi" w:hAnsiTheme="majorBidi" w:cstheme="majorBidi"/>
            <w:bCs/>
            <w:color w:val="000000" w:themeColor="text1"/>
          </w:rPr>
          <w:delText xml:space="preserve">has to </w:delText>
        </w:r>
      </w:del>
      <w:ins w:id="1078" w:author="Jane Shaw" w:date="2015-10-16T11:51:00Z">
        <w:r w:rsidR="008B1B74">
          <w:rPr>
            <w:rFonts w:asciiTheme="majorBidi" w:hAnsiTheme="majorBidi" w:cstheme="majorBidi"/>
            <w:bCs/>
            <w:color w:val="000000" w:themeColor="text1"/>
          </w:rPr>
          <w:t xml:space="preserve">must </w:t>
        </w:r>
      </w:ins>
      <w:r w:rsidRPr="00C500F7">
        <w:rPr>
          <w:rFonts w:asciiTheme="majorBidi" w:hAnsiTheme="majorBidi" w:cstheme="majorBidi"/>
          <w:bCs/>
          <w:color w:val="000000" w:themeColor="text1"/>
        </w:rPr>
        <w:t>be made to collect more and better</w:t>
      </w:r>
      <w:ins w:id="1079" w:author="Jane Shaw" w:date="2015-10-16T11:51:00Z">
        <w:r w:rsidR="008B1B74">
          <w:rPr>
            <w:rFonts w:asciiTheme="majorBidi" w:hAnsiTheme="majorBidi" w:cstheme="majorBidi"/>
            <w:bCs/>
            <w:color w:val="000000" w:themeColor="text1"/>
          </w:rPr>
          <w:t>-</w:t>
        </w:r>
      </w:ins>
      <w:del w:id="1080" w:author="Jane Shaw" w:date="2015-10-16T11:51:00Z">
        <w:r w:rsidRPr="00C500F7" w:rsidDel="008B1B74">
          <w:rPr>
            <w:rFonts w:asciiTheme="majorBidi" w:hAnsiTheme="majorBidi" w:cstheme="majorBidi"/>
            <w:bCs/>
            <w:color w:val="000000" w:themeColor="text1"/>
          </w:rPr>
          <w:delText xml:space="preserve"> </w:delText>
        </w:r>
      </w:del>
      <w:r w:rsidRPr="00C500F7">
        <w:rPr>
          <w:rFonts w:asciiTheme="majorBidi" w:hAnsiTheme="majorBidi" w:cstheme="majorBidi"/>
          <w:bCs/>
          <w:color w:val="000000" w:themeColor="text1"/>
        </w:rPr>
        <w:t>quality data at the country level</w:t>
      </w:r>
      <w:ins w:id="1081" w:author="Jane Shaw" w:date="2015-11-07T14:04:00Z">
        <w:r w:rsidR="00F3743E">
          <w:rPr>
            <w:rFonts w:asciiTheme="majorBidi" w:hAnsiTheme="majorBidi" w:cstheme="majorBidi"/>
            <w:bCs/>
            <w:color w:val="000000" w:themeColor="text1"/>
          </w:rPr>
          <w:t>;</w:t>
        </w:r>
      </w:ins>
      <w:del w:id="1082" w:author="Jane Shaw" w:date="2015-11-07T14:04:00Z">
        <w:r w:rsidRPr="00C500F7" w:rsidDel="00F3743E">
          <w:rPr>
            <w:rFonts w:asciiTheme="majorBidi" w:hAnsiTheme="majorBidi" w:cstheme="majorBidi"/>
            <w:bCs/>
            <w:color w:val="000000" w:themeColor="text1"/>
          </w:rPr>
          <w:delText>,</w:delText>
        </w:r>
      </w:del>
      <w:r w:rsidRPr="00C500F7">
        <w:rPr>
          <w:rFonts w:asciiTheme="majorBidi" w:hAnsiTheme="majorBidi" w:cstheme="majorBidi"/>
          <w:bCs/>
          <w:color w:val="000000" w:themeColor="text1"/>
        </w:rPr>
        <w:t xml:space="preserve"> </w:t>
      </w:r>
      <w:del w:id="1083" w:author="Jane Shaw" w:date="2015-11-07T14:04:00Z">
        <w:r w:rsidRPr="00C500F7" w:rsidDel="00F3743E">
          <w:rPr>
            <w:rFonts w:asciiTheme="majorBidi" w:hAnsiTheme="majorBidi" w:cstheme="majorBidi"/>
            <w:bCs/>
            <w:color w:val="000000" w:themeColor="text1"/>
          </w:rPr>
          <w:delText xml:space="preserve">not least because </w:delText>
        </w:r>
      </w:del>
      <w:r w:rsidRPr="00C500F7">
        <w:rPr>
          <w:rFonts w:asciiTheme="majorBidi" w:hAnsiTheme="majorBidi" w:cstheme="majorBidi"/>
          <w:bCs/>
          <w:color w:val="000000" w:themeColor="text1"/>
        </w:rPr>
        <w:t xml:space="preserve">the quality of the results of any imputation depends critically on the quality of </w:t>
      </w:r>
      <w:ins w:id="1084" w:author="Jane Shaw" w:date="2015-10-16T11:52:00Z">
        <w:r w:rsidR="008B1B74">
          <w:rPr>
            <w:rFonts w:asciiTheme="majorBidi" w:hAnsiTheme="majorBidi" w:cstheme="majorBidi"/>
            <w:bCs/>
            <w:color w:val="000000" w:themeColor="text1"/>
          </w:rPr>
          <w:t xml:space="preserve">the </w:t>
        </w:r>
      </w:ins>
      <w:r w:rsidRPr="00C500F7">
        <w:rPr>
          <w:rFonts w:asciiTheme="majorBidi" w:hAnsiTheme="majorBidi" w:cstheme="majorBidi"/>
          <w:bCs/>
          <w:color w:val="000000" w:themeColor="text1"/>
        </w:rPr>
        <w:t>measured information.</w:t>
      </w:r>
    </w:p>
    <w:p w14:paraId="3983AE65" w14:textId="42031EEF" w:rsidR="00090BA3" w:rsidRPr="00C500F7" w:rsidRDefault="00090BA3" w:rsidP="00C500F7">
      <w:pPr>
        <w:pStyle w:val="Paragrafoelenco"/>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w:t>
      </w:r>
      <w:del w:id="1085" w:author="Jane Shaw" w:date="2015-11-07T14:04:00Z">
        <w:r w:rsidRPr="00C500F7" w:rsidDel="00F3743E">
          <w:rPr>
            <w:rFonts w:asciiTheme="majorBidi" w:hAnsiTheme="majorBidi" w:cstheme="majorBidi"/>
            <w:bCs/>
            <w:color w:val="000000" w:themeColor="text1"/>
          </w:rPr>
          <w:delText xml:space="preserve">inappropriate </w:delText>
        </w:r>
      </w:del>
      <w:ins w:id="1086" w:author="Jane Shaw" w:date="2015-11-07T14:04:00Z">
        <w:r w:rsidR="00F3743E">
          <w:rPr>
            <w:rFonts w:asciiTheme="majorBidi" w:hAnsiTheme="majorBidi" w:cstheme="majorBidi"/>
            <w:bCs/>
            <w:color w:val="000000" w:themeColor="text1"/>
          </w:rPr>
          <w:t xml:space="preserve">inaccurate </w:t>
        </w:r>
      </w:ins>
      <w:r w:rsidRPr="00C500F7">
        <w:rPr>
          <w:rFonts w:asciiTheme="majorBidi" w:hAnsiTheme="majorBidi" w:cstheme="majorBidi"/>
          <w:bCs/>
          <w:color w:val="000000" w:themeColor="text1"/>
        </w:rPr>
        <w:t>results even where they are based on solid data.</w:t>
      </w:r>
      <w:r w:rsidR="008568EC">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Every effort </w:t>
      </w:r>
      <w:del w:id="1087" w:author="Jane Shaw" w:date="2015-10-16T11:56:00Z">
        <w:r w:rsidRPr="00C500F7" w:rsidDel="00A97CFE">
          <w:rPr>
            <w:rFonts w:asciiTheme="majorBidi" w:hAnsiTheme="majorBidi" w:cstheme="majorBidi"/>
            <w:bCs/>
            <w:color w:val="000000" w:themeColor="text1"/>
          </w:rPr>
          <w:delText xml:space="preserve">was </w:delText>
        </w:r>
      </w:del>
      <w:ins w:id="1088" w:author="Jane Shaw" w:date="2015-10-16T11:56:00Z">
        <w:r w:rsidR="00A97CFE">
          <w:rPr>
            <w:rFonts w:asciiTheme="majorBidi" w:hAnsiTheme="majorBidi" w:cstheme="majorBidi"/>
            <w:bCs/>
            <w:color w:val="000000" w:themeColor="text1"/>
          </w:rPr>
          <w:t xml:space="preserve">has been </w:t>
        </w:r>
      </w:ins>
      <w:r w:rsidRPr="00C500F7">
        <w:rPr>
          <w:rFonts w:asciiTheme="majorBidi" w:hAnsiTheme="majorBidi" w:cstheme="majorBidi"/>
          <w:bCs/>
          <w:color w:val="000000" w:themeColor="text1"/>
        </w:rPr>
        <w:t>made to identify sound imputation methods and base them</w:t>
      </w:r>
      <w:ins w:id="1089" w:author="Jane Shaw" w:date="2015-10-16T11:56:00Z">
        <w:r w:rsidR="00A97CFE">
          <w:rPr>
            <w:rFonts w:asciiTheme="majorBidi" w:hAnsiTheme="majorBidi" w:cstheme="majorBidi"/>
            <w:bCs/>
            <w:color w:val="000000" w:themeColor="text1"/>
          </w:rPr>
          <w:t>,</w:t>
        </w:r>
      </w:ins>
      <w:r w:rsidRPr="00C500F7">
        <w:rPr>
          <w:rFonts w:asciiTheme="majorBidi" w:hAnsiTheme="majorBidi" w:cstheme="majorBidi"/>
          <w:bCs/>
          <w:color w:val="000000" w:themeColor="text1"/>
        </w:rPr>
        <w:t xml:space="preserve"> to the extent possible</w:t>
      </w:r>
      <w:ins w:id="1090" w:author="Jane Shaw" w:date="2015-10-16T11:56:00Z">
        <w:r w:rsidR="00A97CFE">
          <w:rPr>
            <w:rFonts w:asciiTheme="majorBidi" w:hAnsiTheme="majorBidi" w:cstheme="majorBidi"/>
            <w:bCs/>
            <w:color w:val="000000" w:themeColor="text1"/>
          </w:rPr>
          <w:t>,</w:t>
        </w:r>
      </w:ins>
      <w:r w:rsidRPr="00C500F7">
        <w:rPr>
          <w:rFonts w:asciiTheme="majorBidi" w:hAnsiTheme="majorBidi" w:cstheme="majorBidi"/>
          <w:bCs/>
          <w:color w:val="000000" w:themeColor="text1"/>
        </w:rPr>
        <w:t xml:space="preserve"> on solid data. </w:t>
      </w:r>
    </w:p>
    <w:p w14:paraId="0BC636A8" w14:textId="234E592D" w:rsidR="00090BA3" w:rsidRPr="00C500F7" w:rsidRDefault="00090BA3" w:rsidP="00C500F7">
      <w:pPr>
        <w:pStyle w:val="Paragrafoelenco"/>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Imputation methods </w:t>
      </w:r>
      <w:del w:id="1091" w:author="Jane Shaw" w:date="2015-10-16T11:56:00Z">
        <w:r w:rsidRPr="00C500F7" w:rsidDel="00A97CFE">
          <w:rPr>
            <w:rFonts w:asciiTheme="majorBidi" w:hAnsiTheme="majorBidi" w:cstheme="majorBidi"/>
            <w:bCs/>
            <w:color w:val="000000" w:themeColor="text1"/>
          </w:rPr>
          <w:delText xml:space="preserve">try </w:delText>
        </w:r>
      </w:del>
      <w:ins w:id="1092" w:author="Jane Shaw" w:date="2015-10-16T11:56:00Z">
        <w:r w:rsidR="00A97CFE">
          <w:rPr>
            <w:rFonts w:asciiTheme="majorBidi" w:hAnsiTheme="majorBidi" w:cstheme="majorBidi"/>
            <w:bCs/>
            <w:color w:val="000000" w:themeColor="text1"/>
          </w:rPr>
          <w:t xml:space="preserve">seek </w:t>
        </w:r>
      </w:ins>
      <w:r w:rsidRPr="00C500F7">
        <w:rPr>
          <w:rFonts w:asciiTheme="majorBidi" w:hAnsiTheme="majorBidi" w:cstheme="majorBidi"/>
          <w:bCs/>
          <w:color w:val="000000" w:themeColor="text1"/>
        </w:rPr>
        <w:t xml:space="preserve">to harness links between the various FBS variables and elements and information from outside the FBS. This allows triangulation of information and ensures overall consistency </w:t>
      </w:r>
      <w:del w:id="1093" w:author="Jane Shaw" w:date="2015-10-16T11:57:00Z">
        <w:r w:rsidRPr="00C500F7" w:rsidDel="00A97CFE">
          <w:rPr>
            <w:rFonts w:asciiTheme="majorBidi" w:hAnsiTheme="majorBidi" w:cstheme="majorBidi"/>
            <w:bCs/>
            <w:color w:val="000000" w:themeColor="text1"/>
          </w:rPr>
          <w:delText xml:space="preserve">between </w:delText>
        </w:r>
      </w:del>
      <w:ins w:id="1094" w:author="Jane Shaw" w:date="2015-10-16T11:57:00Z">
        <w:r w:rsidR="00A97CFE">
          <w:rPr>
            <w:rFonts w:asciiTheme="majorBidi" w:hAnsiTheme="majorBidi" w:cstheme="majorBidi"/>
            <w:bCs/>
            <w:color w:val="000000" w:themeColor="text1"/>
          </w:rPr>
          <w:t xml:space="preserve">among </w:t>
        </w:r>
      </w:ins>
      <w:r w:rsidRPr="00C500F7">
        <w:rPr>
          <w:rFonts w:asciiTheme="majorBidi" w:hAnsiTheme="majorBidi" w:cstheme="majorBidi"/>
          <w:bCs/>
          <w:color w:val="000000" w:themeColor="text1"/>
        </w:rPr>
        <w:t xml:space="preserve">FBS variables. The new </w:t>
      </w:r>
      <w:del w:id="1095" w:author="Jane Shaw" w:date="2015-10-16T11:57:00Z">
        <w:r w:rsidRPr="00C500F7" w:rsidDel="00A97CFE">
          <w:rPr>
            <w:rFonts w:asciiTheme="majorBidi" w:hAnsiTheme="majorBidi" w:cstheme="majorBidi"/>
            <w:bCs/>
            <w:color w:val="000000" w:themeColor="text1"/>
          </w:rPr>
          <w:delText xml:space="preserve">feed use </w:delText>
        </w:r>
      </w:del>
      <w:r w:rsidRPr="00C500F7">
        <w:rPr>
          <w:rFonts w:asciiTheme="majorBidi" w:hAnsiTheme="majorBidi" w:cstheme="majorBidi"/>
          <w:bCs/>
          <w:color w:val="000000" w:themeColor="text1"/>
        </w:rPr>
        <w:t xml:space="preserve">imputation method </w:t>
      </w:r>
      <w:ins w:id="1096" w:author="Jane Shaw" w:date="2015-10-16T11:57:00Z">
        <w:r w:rsidR="00A97CFE">
          <w:rPr>
            <w:rFonts w:asciiTheme="majorBidi" w:hAnsiTheme="majorBidi" w:cstheme="majorBidi"/>
            <w:bCs/>
            <w:color w:val="000000" w:themeColor="text1"/>
          </w:rPr>
          <w:t xml:space="preserve">for feed use </w:t>
        </w:r>
      </w:ins>
      <w:r w:rsidRPr="00C500F7">
        <w:rPr>
          <w:rFonts w:asciiTheme="majorBidi" w:hAnsiTheme="majorBidi" w:cstheme="majorBidi"/>
          <w:bCs/>
          <w:color w:val="000000" w:themeColor="text1"/>
        </w:rPr>
        <w:t>is probably the best example of how this has been implemented in practice.</w:t>
      </w:r>
    </w:p>
    <w:p w14:paraId="4E2B75F7" w14:textId="59E43002" w:rsidR="00090BA3" w:rsidRPr="00C500F7" w:rsidRDefault="00090BA3" w:rsidP="00C500F7">
      <w:pPr>
        <w:pStyle w:val="Paragrafoelenco"/>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w:t>
      </w:r>
      <w:ins w:id="1097" w:author="Jane Shaw" w:date="2015-10-16T11:59:00Z">
        <w:r w:rsidR="00A97CFE">
          <w:rPr>
            <w:rFonts w:asciiTheme="majorBidi" w:hAnsiTheme="majorBidi" w:cstheme="majorBidi"/>
            <w:bCs/>
            <w:color w:val="000000" w:themeColor="text1"/>
          </w:rPr>
          <w:t xml:space="preserve"> </w:t>
        </w:r>
      </w:ins>
      <w:r w:rsidRPr="00C500F7">
        <w:rPr>
          <w:rFonts w:asciiTheme="majorBidi" w:hAnsiTheme="majorBidi" w:cstheme="majorBidi"/>
          <w:bCs/>
          <w:color w:val="000000" w:themeColor="text1"/>
        </w:rPr>
        <w:t>sets are always associated with large</w:t>
      </w:r>
      <w:del w:id="1098" w:author="Jane Shaw" w:date="2015-10-16T11:59:00Z">
        <w:r w:rsidRPr="00C500F7" w:rsidDel="00A97CFE">
          <w:rPr>
            <w:rFonts w:asciiTheme="majorBidi" w:hAnsiTheme="majorBidi" w:cstheme="majorBidi"/>
            <w:bCs/>
            <w:color w:val="000000" w:themeColor="text1"/>
          </w:rPr>
          <w:delText>r</w:delText>
        </w:r>
      </w:del>
      <w:r w:rsidRPr="00C500F7">
        <w:rPr>
          <w:rFonts w:asciiTheme="majorBidi" w:hAnsiTheme="majorBidi" w:cstheme="majorBidi"/>
          <w:bCs/>
          <w:color w:val="000000" w:themeColor="text1"/>
        </w:rPr>
        <w:t xml:space="preserve"> inaccuracies, stemming from differences in data definitions</w:t>
      </w:r>
      <w:ins w:id="1099" w:author="Jane Shaw" w:date="2015-10-16T11:59:00Z">
        <w:r w:rsidR="00A97CFE">
          <w:rPr>
            <w:rFonts w:asciiTheme="majorBidi" w:hAnsiTheme="majorBidi" w:cstheme="majorBidi"/>
            <w:bCs/>
            <w:color w:val="000000" w:themeColor="text1"/>
          </w:rPr>
          <w:t xml:space="preserve"> and</w:t>
        </w:r>
      </w:ins>
      <w:del w:id="1100" w:author="Jane Shaw" w:date="2015-10-16T11:59:00Z">
        <w:r w:rsidRPr="00C500F7" w:rsidDel="00A97CFE">
          <w:rPr>
            <w:rFonts w:asciiTheme="majorBidi" w:hAnsiTheme="majorBidi" w:cstheme="majorBidi"/>
            <w:bCs/>
            <w:color w:val="000000" w:themeColor="text1"/>
          </w:rPr>
          <w:delText>,</w:delText>
        </w:r>
      </w:del>
      <w:r w:rsidRPr="00C500F7">
        <w:rPr>
          <w:rFonts w:asciiTheme="majorBidi" w:hAnsiTheme="majorBidi" w:cstheme="majorBidi"/>
          <w:bCs/>
          <w:color w:val="000000" w:themeColor="text1"/>
        </w:rPr>
        <w:t xml:space="preserve">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ins w:id="1101" w:author="Jane Shaw" w:date="2015-10-16T12:00:00Z">
        <w:r w:rsidR="00A97CFE">
          <w:rPr>
            <w:rFonts w:asciiTheme="majorBidi" w:hAnsiTheme="majorBidi" w:cstheme="majorBidi"/>
            <w:bCs/>
            <w:color w:val="000000" w:themeColor="text1"/>
          </w:rPr>
          <w:t>.</w:t>
        </w:r>
      </w:ins>
      <w:r w:rsidRPr="00C500F7">
        <w:rPr>
          <w:rStyle w:val="Rimandonotaapidipagina"/>
          <w:rFonts w:asciiTheme="majorBidi" w:hAnsiTheme="majorBidi" w:cstheme="majorBidi"/>
          <w:bCs/>
          <w:color w:val="000000" w:themeColor="text1"/>
        </w:rPr>
        <w:footnoteReference w:id="3"/>
      </w:r>
      <w:del w:id="1104" w:author="Jane Shaw" w:date="2015-10-16T12:00:00Z">
        <w:r w:rsidRPr="00C500F7" w:rsidDel="00A97CFE">
          <w:rPr>
            <w:rFonts w:asciiTheme="majorBidi" w:hAnsiTheme="majorBidi" w:cstheme="majorBidi"/>
            <w:bCs/>
            <w:color w:val="000000" w:themeColor="text1"/>
          </w:rPr>
          <w:delText>.</w:delText>
        </w:r>
      </w:del>
    </w:p>
    <w:p w14:paraId="745961A4" w14:textId="6EED75ED" w:rsidR="00090BA3" w:rsidRPr="00C500F7" w:rsidRDefault="00090BA3" w:rsidP="00C500F7">
      <w:pPr>
        <w:pStyle w:val="Paragrafoelenco"/>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w:t>
      </w:r>
      <w:del w:id="1105" w:author="Jane Shaw" w:date="2015-11-07T14:04:00Z">
        <w:r w:rsidRPr="00C500F7" w:rsidDel="00F3743E">
          <w:rPr>
            <w:rFonts w:asciiTheme="majorBidi" w:hAnsiTheme="majorBidi" w:cstheme="majorBidi"/>
            <w:bCs/>
            <w:color w:val="000000" w:themeColor="text1"/>
          </w:rPr>
          <w:delText xml:space="preserve">approaches </w:delText>
        </w:r>
      </w:del>
      <w:ins w:id="1106" w:author="Jane Shaw" w:date="2015-11-07T14:04:00Z">
        <w:r w:rsidR="00F3743E">
          <w:rPr>
            <w:rFonts w:asciiTheme="majorBidi" w:hAnsiTheme="majorBidi" w:cstheme="majorBidi"/>
            <w:bCs/>
            <w:color w:val="000000" w:themeColor="text1"/>
          </w:rPr>
          <w:t xml:space="preserve">methodologies </w:t>
        </w:r>
      </w:ins>
      <w:r w:rsidRPr="00C500F7">
        <w:rPr>
          <w:rFonts w:asciiTheme="majorBidi" w:hAnsiTheme="majorBidi" w:cstheme="majorBidi"/>
          <w:bCs/>
          <w:color w:val="000000" w:themeColor="text1"/>
        </w:rPr>
        <w:t xml:space="preserve">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 xml:space="preserve">ICT) to </w:t>
      </w:r>
      <w:ins w:id="1107" w:author="Jane Shaw" w:date="2015-10-16T12:01:00Z">
        <w:r w:rsidR="00A97CFE">
          <w:rPr>
            <w:rFonts w:asciiTheme="majorBidi" w:hAnsiTheme="majorBidi" w:cstheme="majorBidi"/>
            <w:bCs/>
            <w:color w:val="000000" w:themeColor="text1"/>
          </w:rPr>
          <w:t>the</w:t>
        </w:r>
      </w:ins>
      <w:del w:id="1108" w:author="Jane Shaw" w:date="2015-10-16T12:01:00Z">
        <w:r w:rsidRPr="00C500F7" w:rsidDel="00A97CFE">
          <w:rPr>
            <w:rFonts w:asciiTheme="majorBidi" w:hAnsiTheme="majorBidi" w:cstheme="majorBidi"/>
            <w:bCs/>
            <w:color w:val="000000" w:themeColor="text1"/>
          </w:rPr>
          <w:delText>a</w:delText>
        </w:r>
      </w:del>
      <w:r w:rsidRPr="00C500F7">
        <w:rPr>
          <w:rFonts w:asciiTheme="majorBidi" w:hAnsiTheme="majorBidi" w:cstheme="majorBidi"/>
          <w:bCs/>
          <w:color w:val="000000" w:themeColor="text1"/>
        </w:rPr>
        <w:t xml:space="preserve"> maximum extent</w:t>
      </w:r>
      <w:ins w:id="1109" w:author="Jane Shaw" w:date="2015-10-16T12:01:00Z">
        <w:r w:rsidR="00A97CFE">
          <w:rPr>
            <w:rFonts w:asciiTheme="majorBidi" w:hAnsiTheme="majorBidi" w:cstheme="majorBidi"/>
            <w:bCs/>
            <w:color w:val="000000" w:themeColor="text1"/>
          </w:rPr>
          <w:t xml:space="preserve"> possible</w:t>
        </w:r>
      </w:ins>
      <w:r w:rsidRPr="00C500F7">
        <w:rPr>
          <w:rFonts w:asciiTheme="majorBidi" w:hAnsiTheme="majorBidi" w:cstheme="majorBidi"/>
          <w:bCs/>
          <w:color w:val="000000" w:themeColor="text1"/>
        </w:rPr>
        <w:t xml:space="preserve">. However, they </w:t>
      </w:r>
      <w:del w:id="1110" w:author="Jane Shaw" w:date="2015-10-16T12:01:00Z">
        <w:r w:rsidRPr="00C500F7" w:rsidDel="00A97CFE">
          <w:rPr>
            <w:rFonts w:asciiTheme="majorBidi" w:hAnsiTheme="majorBidi" w:cstheme="majorBidi"/>
            <w:bCs/>
            <w:color w:val="000000" w:themeColor="text1"/>
          </w:rPr>
          <w:delText xml:space="preserve">do </w:delText>
        </w:r>
      </w:del>
      <w:ins w:id="1111" w:author="Jane Shaw" w:date="2015-10-16T12:01:00Z">
        <w:r w:rsidR="00A97CFE">
          <w:rPr>
            <w:rFonts w:asciiTheme="majorBidi" w:hAnsiTheme="majorBidi" w:cstheme="majorBidi"/>
            <w:bCs/>
            <w:color w:val="000000" w:themeColor="text1"/>
          </w:rPr>
          <w:t xml:space="preserve">are </w:t>
        </w:r>
      </w:ins>
      <w:r w:rsidRPr="00C500F7">
        <w:rPr>
          <w:rFonts w:asciiTheme="majorBidi" w:hAnsiTheme="majorBidi" w:cstheme="majorBidi"/>
          <w:bCs/>
          <w:color w:val="000000" w:themeColor="text1"/>
        </w:rPr>
        <w:t>not intend</w:t>
      </w:r>
      <w:ins w:id="1112" w:author="Jane Shaw" w:date="2015-10-16T12:01:00Z">
        <w:r w:rsidR="00A97CFE">
          <w:rPr>
            <w:rFonts w:asciiTheme="majorBidi" w:hAnsiTheme="majorBidi" w:cstheme="majorBidi"/>
            <w:bCs/>
            <w:color w:val="000000" w:themeColor="text1"/>
          </w:rPr>
          <w:t>ed</w:t>
        </w:r>
      </w:ins>
      <w:r w:rsidRPr="00C500F7">
        <w:rPr>
          <w:rFonts w:asciiTheme="majorBidi" w:hAnsiTheme="majorBidi" w:cstheme="majorBidi"/>
          <w:bCs/>
          <w:color w:val="000000" w:themeColor="text1"/>
        </w:rPr>
        <w:t xml:space="preserve"> to replace manual inputs and quality checks. On the contrary, time saved through automatic procedures </w:t>
      </w:r>
      <w:del w:id="1113" w:author="Jane Shaw" w:date="2015-10-16T12:01:00Z">
        <w:r w:rsidRPr="00C500F7" w:rsidDel="00A97CFE">
          <w:rPr>
            <w:rFonts w:asciiTheme="majorBidi" w:hAnsiTheme="majorBidi" w:cstheme="majorBidi"/>
            <w:bCs/>
            <w:color w:val="000000" w:themeColor="text1"/>
          </w:rPr>
          <w:delText xml:space="preserve">is meant to </w:delText>
        </w:r>
      </w:del>
      <w:r w:rsidRPr="00C500F7">
        <w:rPr>
          <w:rFonts w:asciiTheme="majorBidi" w:hAnsiTheme="majorBidi" w:cstheme="majorBidi"/>
          <w:bCs/>
          <w:color w:val="000000" w:themeColor="text1"/>
        </w:rPr>
        <w:t>provide</w:t>
      </w:r>
      <w:ins w:id="1114" w:author="Jane Shaw" w:date="2015-10-16T12:01:00Z">
        <w:r w:rsidR="00A97CFE">
          <w:rPr>
            <w:rFonts w:asciiTheme="majorBidi" w:hAnsiTheme="majorBidi" w:cstheme="majorBidi"/>
            <w:bCs/>
            <w:color w:val="000000" w:themeColor="text1"/>
          </w:rPr>
          <w:t>s</w:t>
        </w:r>
      </w:ins>
      <w:r w:rsidRPr="00C500F7">
        <w:rPr>
          <w:rFonts w:asciiTheme="majorBidi" w:hAnsiTheme="majorBidi" w:cstheme="majorBidi"/>
          <w:bCs/>
          <w:color w:val="000000" w:themeColor="text1"/>
        </w:rPr>
        <w:t xml:space="preserve"> more time for quality assurance and quality control</w:t>
      </w:r>
      <w:del w:id="1115" w:author="Jane Shaw" w:date="2015-11-04T15:35:00Z">
        <w:r w:rsidRPr="00C500F7" w:rsidDel="00455BD6">
          <w:rPr>
            <w:rFonts w:asciiTheme="majorBidi" w:hAnsiTheme="majorBidi" w:cstheme="majorBidi"/>
            <w:bCs/>
            <w:color w:val="000000" w:themeColor="text1"/>
          </w:rPr>
          <w:delText xml:space="preserve"> (</w:delText>
        </w:r>
      </w:del>
      <w:del w:id="1116" w:author="Jane Shaw" w:date="2015-10-16T12:01:00Z">
        <w:r w:rsidRPr="00C500F7" w:rsidDel="00A97CFE">
          <w:rPr>
            <w:rFonts w:asciiTheme="majorBidi" w:hAnsiTheme="majorBidi" w:cstheme="majorBidi"/>
            <w:bCs/>
            <w:color w:val="000000" w:themeColor="text1"/>
          </w:rPr>
          <w:delText>QA/</w:delText>
        </w:r>
      </w:del>
      <w:del w:id="1117" w:author="Jane Shaw" w:date="2015-11-04T15:35:00Z">
        <w:r w:rsidRPr="00C500F7" w:rsidDel="00455BD6">
          <w:rPr>
            <w:rFonts w:asciiTheme="majorBidi" w:hAnsiTheme="majorBidi" w:cstheme="majorBidi"/>
            <w:bCs/>
            <w:color w:val="000000" w:themeColor="text1"/>
          </w:rPr>
          <w:delText>QC)</w:delText>
        </w:r>
      </w:del>
      <w:r w:rsidRPr="00C500F7">
        <w:rPr>
          <w:rFonts w:asciiTheme="majorBidi" w:hAnsiTheme="majorBidi" w:cstheme="majorBidi"/>
          <w:bCs/>
          <w:color w:val="000000" w:themeColor="text1"/>
        </w:rPr>
        <w:t>.</w:t>
      </w:r>
    </w:p>
    <w:p w14:paraId="2403B369" w14:textId="495B7DD2" w:rsidR="00090BA3" w:rsidRPr="00C500F7" w:rsidRDefault="00090BA3" w:rsidP="00C500F7">
      <w:pPr>
        <w:pStyle w:val="Paragrafoelenco"/>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w:t>
      </w:r>
      <w:ins w:id="1118" w:author="Jane Shaw" w:date="2015-11-04T15:35:00Z">
        <w:r w:rsidR="00455BD6">
          <w:rPr>
            <w:rFonts w:asciiTheme="majorBidi" w:hAnsiTheme="majorBidi" w:cstheme="majorBidi"/>
            <w:bCs/>
            <w:color w:val="000000" w:themeColor="text1"/>
          </w:rPr>
          <w:t>uality control</w:t>
        </w:r>
      </w:ins>
      <w:del w:id="1119" w:author="Jane Shaw" w:date="2015-11-04T15:35:00Z">
        <w:r w:rsidRPr="00C500F7" w:rsidDel="00455BD6">
          <w:rPr>
            <w:rFonts w:asciiTheme="majorBidi" w:hAnsiTheme="majorBidi" w:cstheme="majorBidi"/>
            <w:bCs/>
            <w:color w:val="000000" w:themeColor="text1"/>
          </w:rPr>
          <w:delText>C</w:delText>
        </w:r>
      </w:del>
      <w:r w:rsidRPr="00C500F7">
        <w:rPr>
          <w:rFonts w:asciiTheme="majorBidi" w:hAnsiTheme="majorBidi" w:cstheme="majorBidi"/>
          <w:bCs/>
          <w:color w:val="000000" w:themeColor="text1"/>
        </w:rPr>
        <w:t>/</w:t>
      </w:r>
      <w:del w:id="1120" w:author="Jane Shaw" w:date="2015-11-04T15:36:00Z">
        <w:r w:rsidRPr="00C500F7" w:rsidDel="00455BD6">
          <w:rPr>
            <w:rFonts w:asciiTheme="majorBidi" w:hAnsiTheme="majorBidi" w:cstheme="majorBidi"/>
            <w:bCs/>
            <w:color w:val="000000" w:themeColor="text1"/>
          </w:rPr>
          <w:delText xml:space="preserve">QA </w:delText>
        </w:r>
      </w:del>
      <w:ins w:id="1121" w:author="Jane Shaw" w:date="2015-11-04T15:36:00Z">
        <w:r w:rsidR="00455BD6">
          <w:rPr>
            <w:rFonts w:asciiTheme="majorBidi" w:hAnsiTheme="majorBidi" w:cstheme="majorBidi"/>
            <w:bCs/>
            <w:color w:val="000000" w:themeColor="text1"/>
          </w:rPr>
          <w:t>assurance</w:t>
        </w:r>
        <w:r w:rsidR="00455BD6" w:rsidRPr="00C500F7">
          <w:rPr>
            <w:rFonts w:asciiTheme="majorBidi" w:hAnsiTheme="majorBidi" w:cstheme="majorBidi"/>
            <w:bCs/>
            <w:color w:val="000000" w:themeColor="text1"/>
          </w:rPr>
          <w:t xml:space="preserve"> </w:t>
        </w:r>
      </w:ins>
      <w:r w:rsidRPr="00C500F7">
        <w:rPr>
          <w:rFonts w:asciiTheme="majorBidi" w:hAnsiTheme="majorBidi" w:cstheme="majorBidi"/>
          <w:bCs/>
          <w:color w:val="000000" w:themeColor="text1"/>
        </w:rPr>
        <w:t xml:space="preserve">procedures are built into the system at various stages. Full compliance with </w:t>
      </w:r>
      <w:del w:id="1122" w:author="Jane Shaw" w:date="2015-10-16T12:03:00Z">
        <w:r w:rsidRPr="00C500F7" w:rsidDel="00A97CFE">
          <w:rPr>
            <w:rFonts w:asciiTheme="majorBidi" w:hAnsiTheme="majorBidi" w:cstheme="majorBidi"/>
            <w:bCs/>
            <w:color w:val="000000" w:themeColor="text1"/>
          </w:rPr>
          <w:delText xml:space="preserve">the </w:delText>
        </w:r>
      </w:del>
      <w:ins w:id="1123" w:author="Jane Shaw" w:date="2015-10-16T12:03:00Z">
        <w:r w:rsidR="00A97CFE">
          <w:rPr>
            <w:rFonts w:asciiTheme="majorBidi" w:hAnsiTheme="majorBidi" w:cstheme="majorBidi"/>
            <w:bCs/>
            <w:color w:val="000000" w:themeColor="text1"/>
          </w:rPr>
          <w:t xml:space="preserve">FAO’s </w:t>
        </w:r>
      </w:ins>
      <w:r w:rsidRPr="00C500F7">
        <w:rPr>
          <w:rFonts w:asciiTheme="majorBidi" w:hAnsiTheme="majorBidi" w:cstheme="majorBidi"/>
          <w:bCs/>
          <w:color w:val="000000" w:themeColor="text1"/>
        </w:rPr>
        <w:t xml:space="preserve">new </w:t>
      </w:r>
      <w:del w:id="1124" w:author="Jane Shaw" w:date="2015-10-16T12:03:00Z">
        <w:r w:rsidRPr="00C500F7" w:rsidDel="00A97CFE">
          <w:rPr>
            <w:rFonts w:asciiTheme="majorBidi" w:hAnsiTheme="majorBidi" w:cstheme="majorBidi"/>
            <w:bCs/>
            <w:color w:val="000000" w:themeColor="text1"/>
          </w:rPr>
          <w:delText xml:space="preserve">FAO </w:delText>
        </w:r>
      </w:del>
      <w:ins w:id="1125" w:author="Jane Shaw" w:date="2015-10-16T12:03:00Z">
        <w:r w:rsidR="00A97CFE">
          <w:rPr>
            <w:rFonts w:asciiTheme="majorBidi" w:hAnsiTheme="majorBidi" w:cstheme="majorBidi"/>
            <w:bCs/>
            <w:color w:val="000000" w:themeColor="text1"/>
          </w:rPr>
          <w:t xml:space="preserve">Statistical </w:t>
        </w:r>
      </w:ins>
      <w:r w:rsidRPr="00C500F7">
        <w:rPr>
          <w:rFonts w:asciiTheme="majorBidi" w:hAnsiTheme="majorBidi" w:cstheme="majorBidi"/>
          <w:bCs/>
          <w:color w:val="000000" w:themeColor="text1"/>
        </w:rPr>
        <w:t xml:space="preserve">Quality Assurance Framework </w:t>
      </w:r>
      <w:del w:id="1126" w:author="Jane Shaw" w:date="2015-10-16T12:03:00Z">
        <w:r w:rsidRPr="00C500F7" w:rsidDel="00A97CFE">
          <w:rPr>
            <w:rFonts w:asciiTheme="majorBidi" w:hAnsiTheme="majorBidi" w:cstheme="majorBidi"/>
            <w:bCs/>
            <w:color w:val="000000" w:themeColor="text1"/>
          </w:rPr>
          <w:delText xml:space="preserve">(SQAF) </w:delText>
        </w:r>
      </w:del>
      <w:r w:rsidRPr="00C500F7">
        <w:rPr>
          <w:rFonts w:asciiTheme="majorBidi" w:hAnsiTheme="majorBidi" w:cstheme="majorBidi"/>
          <w:bCs/>
          <w:color w:val="000000" w:themeColor="text1"/>
        </w:rPr>
        <w:t xml:space="preserve">will be achieved as </w:t>
      </w:r>
      <w:del w:id="1127" w:author="Jane Shaw" w:date="2015-11-07T14:05:00Z">
        <w:r w:rsidRPr="00C500F7" w:rsidDel="00F3743E">
          <w:rPr>
            <w:rFonts w:asciiTheme="majorBidi" w:hAnsiTheme="majorBidi" w:cstheme="majorBidi"/>
            <w:bCs/>
            <w:color w:val="000000" w:themeColor="text1"/>
          </w:rPr>
          <w:delText xml:space="preserve">both frameworks </w:delText>
        </w:r>
      </w:del>
      <w:ins w:id="1128" w:author="Jane Shaw" w:date="2015-11-07T14:05:00Z">
        <w:r w:rsidR="00F3743E">
          <w:rPr>
            <w:rFonts w:asciiTheme="majorBidi" w:hAnsiTheme="majorBidi" w:cstheme="majorBidi"/>
            <w:bCs/>
            <w:color w:val="000000" w:themeColor="text1"/>
          </w:rPr>
          <w:t xml:space="preserve">it and the new procedures </w:t>
        </w:r>
      </w:ins>
      <w:r w:rsidRPr="00C500F7">
        <w:rPr>
          <w:rFonts w:asciiTheme="majorBidi" w:hAnsiTheme="majorBidi" w:cstheme="majorBidi"/>
          <w:bCs/>
          <w:color w:val="000000" w:themeColor="text1"/>
        </w:rPr>
        <w:t>mature.</w:t>
      </w:r>
    </w:p>
    <w:p w14:paraId="4F87F35F" w14:textId="02595910" w:rsidR="00D13E0A" w:rsidRDefault="00090BA3" w:rsidP="00C500F7">
      <w:pPr>
        <w:jc w:val="both"/>
        <w:rPr>
          <w:ins w:id="1129" w:author="Jane Shaw" w:date="2015-11-07T18:07:00Z"/>
          <w:rFonts w:ascii="Times New Roman" w:hAnsi="Times New Roman" w:cs="Times New Roman"/>
          <w:bCs/>
          <w:lang w:val="en-GB"/>
        </w:rPr>
      </w:pPr>
      <w:r w:rsidRPr="00C500F7">
        <w:rPr>
          <w:rFonts w:asciiTheme="majorBidi" w:hAnsiTheme="majorBidi" w:cstheme="majorBidi"/>
          <w:bCs/>
          <w:color w:val="000000" w:themeColor="text1"/>
          <w:lang w:val="en-GB"/>
        </w:rPr>
        <w:t>The rest of this document is org</w:t>
      </w:r>
      <w:r w:rsidRPr="00F3743E">
        <w:rPr>
          <w:rFonts w:asciiTheme="majorBidi" w:hAnsiTheme="majorBidi" w:cstheme="majorBidi"/>
          <w:bCs/>
          <w:color w:val="000000" w:themeColor="text1"/>
          <w:lang w:val="en-GB"/>
        </w:rPr>
        <w:t xml:space="preserve">anized as follows. The </w:t>
      </w:r>
      <w:r w:rsidRPr="00F3743E">
        <w:rPr>
          <w:rFonts w:asciiTheme="majorBidi" w:hAnsiTheme="majorBidi" w:cstheme="majorBidi"/>
          <w:bCs/>
          <w:iCs/>
          <w:color w:val="000000" w:themeColor="text1"/>
          <w:lang w:val="en-GB"/>
          <w:rPrChange w:id="1130" w:author="Jane Shaw" w:date="2015-11-07T14:05:00Z">
            <w:rPr>
              <w:rFonts w:asciiTheme="majorBidi" w:hAnsiTheme="majorBidi" w:cstheme="majorBidi"/>
              <w:bCs/>
              <w:i/>
              <w:iCs/>
              <w:color w:val="000000" w:themeColor="text1"/>
              <w:lang w:val="en-GB"/>
            </w:rPr>
          </w:rPrChange>
        </w:rPr>
        <w:t>first</w:t>
      </w:r>
      <w:r w:rsidRPr="00F3743E">
        <w:rPr>
          <w:rFonts w:asciiTheme="majorBidi" w:hAnsiTheme="majorBidi" w:cstheme="majorBidi"/>
          <w:bCs/>
          <w:color w:val="000000" w:themeColor="text1"/>
          <w:lang w:val="en-GB"/>
        </w:rPr>
        <w:t xml:space="preserve"> </w:t>
      </w:r>
      <w:del w:id="1131" w:author="Jane Shaw" w:date="2015-11-07T14:06:00Z">
        <w:r w:rsidRPr="00F3743E" w:rsidDel="00F3743E">
          <w:rPr>
            <w:rFonts w:asciiTheme="majorBidi" w:hAnsiTheme="majorBidi" w:cstheme="majorBidi"/>
            <w:bCs/>
            <w:color w:val="000000" w:themeColor="text1"/>
            <w:lang w:val="en-GB"/>
          </w:rPr>
          <w:delText xml:space="preserve">section </w:delText>
        </w:r>
      </w:del>
      <w:ins w:id="1132" w:author="Jane Shaw" w:date="2015-11-07T14:07:00Z">
        <w:r w:rsidR="00F3743E">
          <w:rPr>
            <w:rFonts w:asciiTheme="majorBidi" w:hAnsiTheme="majorBidi" w:cstheme="majorBidi"/>
            <w:bCs/>
            <w:color w:val="000000" w:themeColor="text1"/>
            <w:lang w:val="en-GB"/>
          </w:rPr>
          <w:t xml:space="preserve">part </w:t>
        </w:r>
      </w:ins>
      <w:r w:rsidRPr="00F3743E">
        <w:rPr>
          <w:rFonts w:asciiTheme="majorBidi" w:hAnsiTheme="majorBidi" w:cstheme="majorBidi"/>
          <w:bCs/>
          <w:color w:val="000000" w:themeColor="text1"/>
          <w:lang w:val="en-GB"/>
        </w:rPr>
        <w:t xml:space="preserve">provides a </w:t>
      </w:r>
      <w:r w:rsidR="00E01500" w:rsidRPr="00F3743E">
        <w:rPr>
          <w:rFonts w:asciiTheme="majorBidi" w:hAnsiTheme="majorBidi" w:cstheme="majorBidi"/>
          <w:bCs/>
          <w:color w:val="000000" w:themeColor="text1"/>
          <w:lang w:val="en-GB"/>
        </w:rPr>
        <w:t xml:space="preserve">basic introduction with a </w:t>
      </w:r>
      <w:r w:rsidRPr="00F3743E">
        <w:rPr>
          <w:rFonts w:asciiTheme="majorBidi" w:hAnsiTheme="majorBidi" w:cstheme="majorBidi"/>
          <w:bCs/>
          <w:color w:val="000000" w:themeColor="text1"/>
          <w:lang w:val="en-GB"/>
        </w:rPr>
        <w:t>quick overview of the history of FBS, their basic use</w:t>
      </w:r>
      <w:ins w:id="1133" w:author="Jane Shaw" w:date="2015-10-16T12:04:00Z">
        <w:r w:rsidR="00A97CFE" w:rsidRPr="00F3743E">
          <w:rPr>
            <w:rFonts w:asciiTheme="majorBidi" w:hAnsiTheme="majorBidi" w:cstheme="majorBidi"/>
            <w:bCs/>
            <w:color w:val="000000" w:themeColor="text1"/>
            <w:lang w:val="en-GB"/>
          </w:rPr>
          <w:t>s</w:t>
        </w:r>
      </w:ins>
      <w:del w:id="1134" w:author="Jane Shaw" w:date="2015-10-16T12:04:00Z">
        <w:r w:rsidRPr="00F3743E" w:rsidDel="00A97CFE">
          <w:rPr>
            <w:rFonts w:asciiTheme="majorBidi" w:hAnsiTheme="majorBidi" w:cstheme="majorBidi"/>
            <w:bCs/>
            <w:color w:val="000000" w:themeColor="text1"/>
            <w:lang w:val="en-GB"/>
          </w:rPr>
          <w:delText xml:space="preserve"> cases,</w:delText>
        </w:r>
      </w:del>
      <w:r w:rsidRPr="00F3743E">
        <w:rPr>
          <w:rFonts w:asciiTheme="majorBidi" w:hAnsiTheme="majorBidi" w:cstheme="majorBidi"/>
          <w:bCs/>
          <w:color w:val="000000" w:themeColor="text1"/>
          <w:lang w:val="en-GB"/>
        </w:rPr>
        <w:t xml:space="preserve"> </w:t>
      </w:r>
      <w:del w:id="1135" w:author="Jane Shaw" w:date="2015-10-16T12:04:00Z">
        <w:r w:rsidRPr="00F3743E" w:rsidDel="00A97CFE">
          <w:rPr>
            <w:rFonts w:asciiTheme="majorBidi" w:hAnsiTheme="majorBidi" w:cstheme="majorBidi"/>
            <w:bCs/>
            <w:color w:val="000000" w:themeColor="text1"/>
            <w:lang w:val="en-GB"/>
          </w:rPr>
          <w:delText xml:space="preserve">their </w:delText>
        </w:r>
      </w:del>
      <w:ins w:id="1136" w:author="Jane Shaw" w:date="2015-10-16T12:04:00Z">
        <w:r w:rsidR="00A97CFE" w:rsidRPr="00F3743E">
          <w:rPr>
            <w:rFonts w:asciiTheme="majorBidi" w:hAnsiTheme="majorBidi" w:cstheme="majorBidi"/>
            <w:bCs/>
            <w:color w:val="000000" w:themeColor="text1"/>
            <w:lang w:val="en-GB"/>
          </w:rPr>
          <w:t xml:space="preserve">and </w:t>
        </w:r>
      </w:ins>
      <w:r w:rsidRPr="00F3743E">
        <w:rPr>
          <w:rFonts w:asciiTheme="majorBidi" w:hAnsiTheme="majorBidi" w:cstheme="majorBidi"/>
          <w:bCs/>
          <w:color w:val="000000" w:themeColor="text1"/>
          <w:lang w:val="en-GB"/>
        </w:rPr>
        <w:t>usefulness</w:t>
      </w:r>
      <w:ins w:id="1137" w:author="Jane Shaw" w:date="2015-10-16T12:04:00Z">
        <w:r w:rsidR="00A97CFE" w:rsidRPr="00F3743E">
          <w:rPr>
            <w:rFonts w:asciiTheme="majorBidi" w:hAnsiTheme="majorBidi" w:cstheme="majorBidi"/>
            <w:bCs/>
            <w:color w:val="000000" w:themeColor="text1"/>
            <w:lang w:val="en-GB"/>
          </w:rPr>
          <w:t>,</w:t>
        </w:r>
      </w:ins>
      <w:r w:rsidRPr="00F3743E">
        <w:rPr>
          <w:rFonts w:asciiTheme="majorBidi" w:hAnsiTheme="majorBidi" w:cstheme="majorBidi"/>
          <w:bCs/>
          <w:color w:val="000000" w:themeColor="text1"/>
          <w:lang w:val="en-GB"/>
        </w:rPr>
        <w:t xml:space="preserve"> </w:t>
      </w:r>
      <w:del w:id="1138" w:author="Jane Shaw" w:date="2015-10-16T12:04:00Z">
        <w:r w:rsidRPr="00F3743E" w:rsidDel="00A97CFE">
          <w:rPr>
            <w:rFonts w:asciiTheme="majorBidi" w:hAnsiTheme="majorBidi" w:cstheme="majorBidi"/>
            <w:bCs/>
            <w:color w:val="000000" w:themeColor="text1"/>
            <w:lang w:val="en-GB"/>
          </w:rPr>
          <w:delText xml:space="preserve">as well as </w:delText>
        </w:r>
      </w:del>
      <w:ins w:id="1139" w:author="Jane Shaw" w:date="2015-10-16T12:04:00Z">
        <w:r w:rsidR="00A97CFE" w:rsidRPr="00F3743E">
          <w:rPr>
            <w:rFonts w:asciiTheme="majorBidi" w:hAnsiTheme="majorBidi" w:cstheme="majorBidi"/>
            <w:bCs/>
            <w:color w:val="000000" w:themeColor="text1"/>
            <w:lang w:val="en-GB"/>
          </w:rPr>
          <w:t xml:space="preserve">and </w:t>
        </w:r>
      </w:ins>
      <w:r w:rsidRPr="00F3743E">
        <w:rPr>
          <w:rFonts w:asciiTheme="majorBidi" w:hAnsiTheme="majorBidi" w:cstheme="majorBidi"/>
          <w:bCs/>
          <w:color w:val="000000" w:themeColor="text1"/>
          <w:lang w:val="en-GB"/>
        </w:rPr>
        <w:t xml:space="preserve">the limits to </w:t>
      </w:r>
      <w:del w:id="1140" w:author="Jane Shaw" w:date="2015-10-16T12:05:00Z">
        <w:r w:rsidRPr="00F3743E" w:rsidDel="00A97CFE">
          <w:rPr>
            <w:rFonts w:asciiTheme="majorBidi" w:hAnsiTheme="majorBidi" w:cstheme="majorBidi"/>
            <w:bCs/>
            <w:color w:val="000000" w:themeColor="text1"/>
            <w:lang w:val="en-GB"/>
          </w:rPr>
          <w:delText xml:space="preserve">which FBS can be </w:delText>
        </w:r>
      </w:del>
      <w:ins w:id="1141" w:author="Jane Shaw" w:date="2015-10-16T12:05:00Z">
        <w:r w:rsidR="00A97CFE" w:rsidRPr="00F3743E">
          <w:rPr>
            <w:rFonts w:asciiTheme="majorBidi" w:hAnsiTheme="majorBidi" w:cstheme="majorBidi"/>
            <w:bCs/>
            <w:color w:val="000000" w:themeColor="text1"/>
            <w:lang w:val="en-GB"/>
          </w:rPr>
          <w:t xml:space="preserve">these </w:t>
        </w:r>
      </w:ins>
      <w:r w:rsidRPr="00F3743E">
        <w:rPr>
          <w:rFonts w:asciiTheme="majorBidi" w:hAnsiTheme="majorBidi" w:cstheme="majorBidi"/>
          <w:bCs/>
          <w:color w:val="000000" w:themeColor="text1"/>
          <w:lang w:val="en-GB"/>
        </w:rPr>
        <w:t>use</w:t>
      </w:r>
      <w:ins w:id="1142" w:author="Jane Shaw" w:date="2015-11-07T14:07:00Z">
        <w:r w:rsidR="00F3743E">
          <w:rPr>
            <w:rFonts w:asciiTheme="majorBidi" w:hAnsiTheme="majorBidi" w:cstheme="majorBidi"/>
            <w:bCs/>
            <w:color w:val="000000" w:themeColor="text1"/>
            <w:lang w:val="en-GB"/>
          </w:rPr>
          <w:t>s</w:t>
        </w:r>
      </w:ins>
      <w:del w:id="1143" w:author="Jane Shaw" w:date="2015-10-16T12:05:00Z">
        <w:r w:rsidRPr="00F3743E" w:rsidDel="00A97CFE">
          <w:rPr>
            <w:rFonts w:asciiTheme="majorBidi" w:hAnsiTheme="majorBidi" w:cstheme="majorBidi"/>
            <w:bCs/>
            <w:color w:val="000000" w:themeColor="text1"/>
            <w:lang w:val="en-GB"/>
          </w:rPr>
          <w:delText>d</w:delText>
        </w:r>
      </w:del>
      <w:r w:rsidRPr="00F3743E">
        <w:rPr>
          <w:rFonts w:asciiTheme="majorBidi" w:hAnsiTheme="majorBidi" w:cstheme="majorBidi"/>
          <w:bCs/>
          <w:color w:val="000000" w:themeColor="text1"/>
          <w:lang w:val="en-GB"/>
        </w:rPr>
        <w:t xml:space="preserve"> and </w:t>
      </w:r>
      <w:del w:id="1144" w:author="Jane Shaw" w:date="2015-10-16T12:05:00Z">
        <w:r w:rsidRPr="00F3743E" w:rsidDel="00A97CFE">
          <w:rPr>
            <w:rFonts w:asciiTheme="majorBidi" w:hAnsiTheme="majorBidi" w:cstheme="majorBidi"/>
            <w:bCs/>
            <w:color w:val="000000" w:themeColor="text1"/>
            <w:lang w:val="en-GB"/>
          </w:rPr>
          <w:delText xml:space="preserve">be </w:delText>
        </w:r>
      </w:del>
      <w:r w:rsidRPr="00F3743E">
        <w:rPr>
          <w:rFonts w:asciiTheme="majorBidi" w:hAnsiTheme="majorBidi" w:cstheme="majorBidi"/>
          <w:bCs/>
          <w:color w:val="000000" w:themeColor="text1"/>
          <w:lang w:val="en-GB"/>
        </w:rPr>
        <w:t>useful</w:t>
      </w:r>
      <w:ins w:id="1145" w:author="Jane Shaw" w:date="2015-10-16T12:05:00Z">
        <w:r w:rsidR="00A97CFE" w:rsidRPr="00F3743E">
          <w:rPr>
            <w:rFonts w:asciiTheme="majorBidi" w:hAnsiTheme="majorBidi" w:cstheme="majorBidi"/>
            <w:bCs/>
            <w:color w:val="000000" w:themeColor="text1"/>
            <w:lang w:val="en-GB"/>
          </w:rPr>
          <w:t>ness</w:t>
        </w:r>
      </w:ins>
      <w:r w:rsidRPr="00F3743E">
        <w:rPr>
          <w:rFonts w:asciiTheme="majorBidi" w:hAnsiTheme="majorBidi" w:cstheme="majorBidi"/>
          <w:bCs/>
          <w:color w:val="000000" w:themeColor="text1"/>
          <w:lang w:val="en-GB"/>
        </w:rPr>
        <w:t xml:space="preserve">. </w:t>
      </w:r>
      <w:del w:id="1146" w:author="Jane Shaw" w:date="2015-11-07T14:07:00Z">
        <w:r w:rsidRPr="00F3743E" w:rsidDel="00F3743E">
          <w:rPr>
            <w:rFonts w:asciiTheme="majorBidi" w:hAnsiTheme="majorBidi" w:cstheme="majorBidi"/>
            <w:bCs/>
            <w:color w:val="000000" w:themeColor="text1"/>
            <w:lang w:val="en-GB"/>
          </w:rPr>
          <w:delText xml:space="preserve">The </w:delText>
        </w:r>
        <w:r w:rsidRPr="00F3743E" w:rsidDel="00F3743E">
          <w:rPr>
            <w:rFonts w:asciiTheme="majorBidi" w:hAnsiTheme="majorBidi" w:cstheme="majorBidi"/>
            <w:bCs/>
            <w:iCs/>
            <w:color w:val="000000" w:themeColor="text1"/>
            <w:lang w:val="en-GB"/>
            <w:rPrChange w:id="1147" w:author="Jane Shaw" w:date="2015-11-07T14:05:00Z">
              <w:rPr>
                <w:rFonts w:asciiTheme="majorBidi" w:hAnsiTheme="majorBidi" w:cstheme="majorBidi"/>
                <w:bCs/>
                <w:i/>
                <w:iCs/>
                <w:color w:val="000000" w:themeColor="text1"/>
                <w:lang w:val="en-GB"/>
              </w:rPr>
            </w:rPrChange>
          </w:rPr>
          <w:delText>second</w:delText>
        </w:r>
        <w:r w:rsidRPr="00F3743E" w:rsidDel="00F3743E">
          <w:rPr>
            <w:rFonts w:asciiTheme="majorBidi" w:hAnsiTheme="majorBidi" w:cstheme="majorBidi"/>
            <w:bCs/>
            <w:color w:val="000000" w:themeColor="text1"/>
            <w:lang w:val="en-GB"/>
          </w:rPr>
          <w:delText xml:space="preserve"> </w:delText>
        </w:r>
      </w:del>
      <w:del w:id="1148" w:author="Jane Shaw" w:date="2015-11-07T14:06:00Z">
        <w:r w:rsidRPr="00F3743E" w:rsidDel="00F3743E">
          <w:rPr>
            <w:rFonts w:asciiTheme="majorBidi" w:hAnsiTheme="majorBidi" w:cstheme="majorBidi"/>
            <w:bCs/>
            <w:color w:val="000000" w:themeColor="text1"/>
            <w:lang w:val="en-GB"/>
          </w:rPr>
          <w:delText xml:space="preserve">part </w:delText>
        </w:r>
      </w:del>
      <w:ins w:id="1149" w:author="Jane Shaw" w:date="2015-11-07T14:06:00Z">
        <w:r w:rsidR="00F3743E">
          <w:rPr>
            <w:rFonts w:asciiTheme="majorBidi" w:hAnsiTheme="majorBidi" w:cstheme="majorBidi"/>
            <w:bCs/>
            <w:color w:val="000000" w:themeColor="text1"/>
            <w:lang w:val="en-GB"/>
          </w:rPr>
          <w:t xml:space="preserve">Chapter </w:t>
        </w:r>
      </w:ins>
      <w:ins w:id="1150" w:author="Jane Shaw" w:date="2015-11-07T14:07:00Z">
        <w:r w:rsidR="00F3743E">
          <w:rPr>
            <w:rFonts w:asciiTheme="majorBidi" w:hAnsiTheme="majorBidi" w:cstheme="majorBidi"/>
            <w:bCs/>
            <w:color w:val="000000" w:themeColor="text1"/>
            <w:lang w:val="en-GB"/>
          </w:rPr>
          <w:t xml:space="preserve">1 and 2 </w:t>
        </w:r>
      </w:ins>
      <w:r w:rsidRPr="00F3743E">
        <w:rPr>
          <w:rFonts w:asciiTheme="majorBidi" w:hAnsiTheme="majorBidi" w:cstheme="majorBidi"/>
          <w:bCs/>
          <w:color w:val="000000" w:themeColor="text1"/>
          <w:lang w:val="en-GB"/>
        </w:rPr>
        <w:t>introduce</w:t>
      </w:r>
      <w:del w:id="1151" w:author="Jane Shaw" w:date="2015-11-07T14:07:00Z">
        <w:r w:rsidRPr="00F3743E" w:rsidDel="00F3743E">
          <w:rPr>
            <w:rFonts w:asciiTheme="majorBidi" w:hAnsiTheme="majorBidi" w:cstheme="majorBidi"/>
            <w:bCs/>
            <w:color w:val="000000" w:themeColor="text1"/>
            <w:lang w:val="en-GB"/>
          </w:rPr>
          <w:delText>s</w:delText>
        </w:r>
      </w:del>
      <w:r w:rsidRPr="00F3743E">
        <w:rPr>
          <w:rFonts w:asciiTheme="majorBidi" w:hAnsiTheme="majorBidi" w:cstheme="majorBidi"/>
          <w:bCs/>
          <w:color w:val="000000" w:themeColor="text1"/>
          <w:lang w:val="en-GB"/>
        </w:rPr>
        <w:t xml:space="preserve"> the main sources of data, new imputation methods </w:t>
      </w:r>
      <w:del w:id="1152" w:author="Jane Shaw" w:date="2015-10-16T12:05:00Z">
        <w:r w:rsidRPr="00F3743E" w:rsidDel="00A97CFE">
          <w:rPr>
            <w:rFonts w:asciiTheme="majorBidi" w:hAnsiTheme="majorBidi" w:cstheme="majorBidi"/>
            <w:bCs/>
            <w:color w:val="000000" w:themeColor="text1"/>
            <w:lang w:val="en-GB"/>
          </w:rPr>
          <w:delText xml:space="preserve">as well as </w:delText>
        </w:r>
      </w:del>
      <w:ins w:id="1153" w:author="Jane Shaw" w:date="2015-10-16T12:05:00Z">
        <w:r w:rsidR="00A97CFE" w:rsidRPr="00F3743E">
          <w:rPr>
            <w:rFonts w:asciiTheme="majorBidi" w:hAnsiTheme="majorBidi" w:cstheme="majorBidi"/>
            <w:bCs/>
            <w:color w:val="000000" w:themeColor="text1"/>
            <w:lang w:val="en-GB"/>
          </w:rPr>
          <w:t xml:space="preserve">and </w:t>
        </w:r>
      </w:ins>
      <w:r w:rsidRPr="00F3743E">
        <w:rPr>
          <w:rFonts w:asciiTheme="majorBidi" w:hAnsiTheme="majorBidi" w:cstheme="majorBidi"/>
          <w:bCs/>
          <w:color w:val="000000" w:themeColor="text1"/>
          <w:lang w:val="en-GB"/>
        </w:rPr>
        <w:t xml:space="preserve">the new balancing mechanism. </w:t>
      </w:r>
      <w:del w:id="1154" w:author="Jane Shaw" w:date="2015-11-07T14:08:00Z">
        <w:r w:rsidRPr="00F3743E" w:rsidDel="00F3743E">
          <w:rPr>
            <w:rFonts w:asciiTheme="majorBidi" w:hAnsiTheme="majorBidi" w:cstheme="majorBidi"/>
            <w:bCs/>
            <w:lang w:val="en-GB"/>
          </w:rPr>
          <w:delText xml:space="preserve">The </w:delText>
        </w:r>
        <w:r w:rsidRPr="00F3743E" w:rsidDel="00F3743E">
          <w:rPr>
            <w:rFonts w:asciiTheme="majorBidi" w:hAnsiTheme="majorBidi" w:cstheme="majorBidi"/>
            <w:bCs/>
            <w:iCs/>
            <w:lang w:val="en-GB"/>
            <w:rPrChange w:id="1155" w:author="Jane Shaw" w:date="2015-11-07T14:05:00Z">
              <w:rPr>
                <w:rFonts w:asciiTheme="majorBidi" w:hAnsiTheme="majorBidi" w:cstheme="majorBidi"/>
                <w:bCs/>
                <w:i/>
                <w:iCs/>
                <w:lang w:val="en-GB"/>
              </w:rPr>
            </w:rPrChange>
          </w:rPr>
          <w:delText>third</w:delText>
        </w:r>
        <w:r w:rsidRPr="00F3743E" w:rsidDel="00F3743E">
          <w:rPr>
            <w:rFonts w:asciiTheme="majorBidi" w:hAnsiTheme="majorBidi" w:cstheme="majorBidi"/>
            <w:bCs/>
            <w:lang w:val="en-GB"/>
          </w:rPr>
          <w:delText xml:space="preserve"> part </w:delText>
        </w:r>
      </w:del>
      <w:ins w:id="1156" w:author="Jane Shaw" w:date="2015-11-07T14:08:00Z">
        <w:r w:rsidR="00F3743E">
          <w:rPr>
            <w:rFonts w:asciiTheme="majorBidi" w:hAnsiTheme="majorBidi" w:cstheme="majorBidi"/>
            <w:bCs/>
            <w:lang w:val="en-GB"/>
          </w:rPr>
          <w:t xml:space="preserve">Chapters 3 and 4 </w:t>
        </w:r>
      </w:ins>
      <w:del w:id="1157" w:author="Jane Shaw" w:date="2015-10-16T12:05:00Z">
        <w:r w:rsidRPr="00F3743E" w:rsidDel="00A97CFE">
          <w:rPr>
            <w:rFonts w:asciiTheme="majorBidi" w:hAnsiTheme="majorBidi" w:cstheme="majorBidi"/>
            <w:bCs/>
            <w:lang w:val="en-GB"/>
          </w:rPr>
          <w:delText xml:space="preserve">finally </w:delText>
        </w:r>
      </w:del>
      <w:r w:rsidRPr="00F3743E">
        <w:rPr>
          <w:rFonts w:asciiTheme="majorBidi" w:hAnsiTheme="majorBidi" w:cstheme="majorBidi"/>
          <w:bCs/>
          <w:lang w:val="en-GB"/>
        </w:rPr>
        <w:t>provide</w:t>
      </w:r>
      <w:del w:id="1158" w:author="Jane Shaw" w:date="2015-11-07T14:08:00Z">
        <w:r w:rsidRPr="00F3743E" w:rsidDel="00F3743E">
          <w:rPr>
            <w:rFonts w:asciiTheme="majorBidi" w:hAnsiTheme="majorBidi" w:cstheme="majorBidi"/>
            <w:bCs/>
            <w:lang w:val="en-GB"/>
          </w:rPr>
          <w:delText>s</w:delText>
        </w:r>
      </w:del>
      <w:r w:rsidRPr="00F3743E">
        <w:rPr>
          <w:rFonts w:asciiTheme="majorBidi" w:hAnsiTheme="majorBidi" w:cstheme="majorBidi"/>
          <w:bCs/>
          <w:lang w:val="en-GB"/>
        </w:rPr>
        <w:t xml:space="preserve"> a step-by-step introduction </w:t>
      </w:r>
      <w:del w:id="1159" w:author="Jane Shaw" w:date="2015-10-16T12:05:00Z">
        <w:r w:rsidRPr="00F3743E" w:rsidDel="00A97CFE">
          <w:rPr>
            <w:rFonts w:asciiTheme="majorBidi" w:hAnsiTheme="majorBidi" w:cstheme="majorBidi"/>
            <w:bCs/>
            <w:lang w:val="en-GB"/>
          </w:rPr>
          <w:delText xml:space="preserve">of </w:delText>
        </w:r>
      </w:del>
      <w:ins w:id="1160" w:author="Jane Shaw" w:date="2015-10-16T12:05:00Z">
        <w:r w:rsidR="00A97CFE" w:rsidRPr="00F3743E">
          <w:rPr>
            <w:rFonts w:asciiTheme="majorBidi" w:hAnsiTheme="majorBidi" w:cstheme="majorBidi"/>
            <w:bCs/>
            <w:lang w:val="en-GB"/>
          </w:rPr>
          <w:t xml:space="preserve">to </w:t>
        </w:r>
      </w:ins>
      <w:r w:rsidRPr="00F3743E">
        <w:rPr>
          <w:rFonts w:asciiTheme="majorBidi" w:hAnsiTheme="majorBidi" w:cstheme="majorBidi"/>
          <w:bCs/>
          <w:lang w:val="en-GB"/>
        </w:rPr>
        <w:t xml:space="preserve">the new methods based on worked examples. </w:t>
      </w:r>
      <w:r w:rsidR="006F2F31" w:rsidRPr="00F3743E">
        <w:rPr>
          <w:rFonts w:ascii="Times New Roman" w:hAnsi="Times New Roman" w:cs="Times New Roman"/>
          <w:bCs/>
          <w:lang w:val="en-GB"/>
        </w:rPr>
        <w:t xml:space="preserve">The document concludes with an overview of the changes introduced by the shift to </w:t>
      </w:r>
      <w:del w:id="1161" w:author="Jane Shaw" w:date="2015-10-16T12:06:00Z">
        <w:r w:rsidR="006F2F31" w:rsidRPr="00F3743E" w:rsidDel="00A97CFE">
          <w:rPr>
            <w:rFonts w:ascii="Times New Roman" w:hAnsi="Times New Roman" w:cs="Times New Roman"/>
            <w:bCs/>
            <w:lang w:val="en-GB"/>
          </w:rPr>
          <w:delText xml:space="preserve">the </w:delText>
        </w:r>
      </w:del>
      <w:r w:rsidR="006F2F31" w:rsidRPr="00F3743E">
        <w:rPr>
          <w:rFonts w:ascii="Times New Roman" w:hAnsi="Times New Roman" w:cs="Times New Roman"/>
          <w:bCs/>
          <w:lang w:val="en-GB"/>
        </w:rPr>
        <w:t>new commodity classification schemes</w:t>
      </w:r>
      <w:ins w:id="1162" w:author="Jane Shaw" w:date="2015-10-16T12:06:00Z">
        <w:r w:rsidR="00A97CFE" w:rsidRPr="00F3743E">
          <w:rPr>
            <w:rFonts w:ascii="Times New Roman" w:hAnsi="Times New Roman" w:cs="Times New Roman"/>
            <w:bCs/>
            <w:lang w:val="en-GB"/>
          </w:rPr>
          <w:t>,</w:t>
        </w:r>
      </w:ins>
      <w:r w:rsidR="006F2F31" w:rsidRPr="00F3743E">
        <w:rPr>
          <w:rFonts w:ascii="Times New Roman" w:hAnsi="Times New Roman" w:cs="Times New Roman"/>
          <w:bCs/>
          <w:lang w:val="en-GB"/>
        </w:rPr>
        <w:t xml:space="preserve"> and </w:t>
      </w:r>
      <w:ins w:id="1163" w:author="Jane Shaw" w:date="2015-10-16T12:06:00Z">
        <w:r w:rsidR="00A97CFE" w:rsidRPr="00F3743E">
          <w:rPr>
            <w:rFonts w:ascii="Times New Roman" w:hAnsi="Times New Roman" w:cs="Times New Roman"/>
            <w:bCs/>
            <w:lang w:val="en-GB"/>
          </w:rPr>
          <w:t xml:space="preserve">of how these changes </w:t>
        </w:r>
      </w:ins>
      <w:del w:id="1164" w:author="Jane Shaw" w:date="2015-10-16T12:06:00Z">
        <w:r w:rsidR="006F2F31" w:rsidRPr="00F3743E" w:rsidDel="00A97CFE">
          <w:rPr>
            <w:rFonts w:ascii="Times New Roman" w:hAnsi="Times New Roman" w:cs="Times New Roman"/>
            <w:bCs/>
            <w:lang w:val="en-GB"/>
          </w:rPr>
          <w:delText xml:space="preserve">their </w:delText>
        </w:r>
      </w:del>
      <w:r w:rsidR="006F2F31" w:rsidRPr="00F3743E">
        <w:rPr>
          <w:rFonts w:ascii="Times New Roman" w:hAnsi="Times New Roman" w:cs="Times New Roman"/>
          <w:bCs/>
          <w:lang w:val="en-GB"/>
        </w:rPr>
        <w:lastRenderedPageBreak/>
        <w:t>relat</w:t>
      </w:r>
      <w:ins w:id="1165" w:author="Jane Shaw" w:date="2015-10-16T12:06:00Z">
        <w:r w:rsidR="00A97CFE" w:rsidRPr="00F3743E">
          <w:rPr>
            <w:rFonts w:ascii="Times New Roman" w:hAnsi="Times New Roman" w:cs="Times New Roman"/>
            <w:bCs/>
            <w:lang w:val="en-GB"/>
          </w:rPr>
          <w:t>e</w:t>
        </w:r>
      </w:ins>
      <w:del w:id="1166" w:author="Jane Shaw" w:date="2015-10-16T12:06:00Z">
        <w:r w:rsidR="006F2F31" w:rsidRPr="00F3743E" w:rsidDel="00A97CFE">
          <w:rPr>
            <w:rFonts w:ascii="Times New Roman" w:hAnsi="Times New Roman" w:cs="Times New Roman"/>
            <w:bCs/>
            <w:lang w:val="en-GB"/>
          </w:rPr>
          <w:delText>ionship</w:delText>
        </w:r>
      </w:del>
      <w:r w:rsidR="006F2F31" w:rsidRPr="00F3743E">
        <w:rPr>
          <w:rFonts w:ascii="Times New Roman" w:hAnsi="Times New Roman" w:cs="Times New Roman"/>
          <w:bCs/>
          <w:lang w:val="en-GB"/>
        </w:rPr>
        <w:t xml:space="preserve"> </w:t>
      </w:r>
      <w:del w:id="1167" w:author="Jane Shaw" w:date="2015-10-16T12:06:00Z">
        <w:r w:rsidR="006F2F31" w:rsidRPr="00F3743E" w:rsidDel="00A97CFE">
          <w:rPr>
            <w:rFonts w:ascii="Times New Roman" w:hAnsi="Times New Roman" w:cs="Times New Roman"/>
            <w:bCs/>
            <w:lang w:val="en-GB"/>
          </w:rPr>
          <w:delText xml:space="preserve">with </w:delText>
        </w:r>
      </w:del>
      <w:ins w:id="1168" w:author="Jane Shaw" w:date="2015-10-16T12:06:00Z">
        <w:r w:rsidR="00A97CFE" w:rsidRPr="00F3743E">
          <w:rPr>
            <w:rFonts w:ascii="Times New Roman" w:hAnsi="Times New Roman" w:cs="Times New Roman"/>
            <w:bCs/>
            <w:lang w:val="en-GB"/>
          </w:rPr>
          <w:t xml:space="preserve">to </w:t>
        </w:r>
      </w:ins>
      <w:r w:rsidR="006F2F31" w:rsidRPr="00F3743E">
        <w:rPr>
          <w:rFonts w:ascii="Times New Roman" w:hAnsi="Times New Roman" w:cs="Times New Roman"/>
          <w:bCs/>
          <w:lang w:val="en-GB"/>
        </w:rPr>
        <w:t>the existing system</w:t>
      </w:r>
      <w:ins w:id="1169" w:author="Jane Shaw" w:date="2015-11-07T14:09:00Z">
        <w:r w:rsidR="00F3743E">
          <w:rPr>
            <w:rFonts w:ascii="Times New Roman" w:hAnsi="Times New Roman" w:cs="Times New Roman"/>
            <w:bCs/>
            <w:lang w:val="en-GB"/>
          </w:rPr>
          <w:t xml:space="preserve"> (chapters 5 and 6)</w:t>
        </w:r>
      </w:ins>
      <w:r w:rsidR="006F2F31" w:rsidRPr="00F3743E">
        <w:rPr>
          <w:rFonts w:ascii="Times New Roman" w:hAnsi="Times New Roman" w:cs="Times New Roman"/>
          <w:bCs/>
          <w:lang w:val="en-GB"/>
        </w:rPr>
        <w:t>.</w:t>
      </w:r>
      <w:ins w:id="1170" w:author="Jane Shaw" w:date="2015-11-07T14:09:00Z">
        <w:r w:rsidR="00F3743E">
          <w:rPr>
            <w:rFonts w:ascii="Times New Roman" w:hAnsi="Times New Roman" w:cs="Times New Roman"/>
            <w:bCs/>
            <w:lang w:val="en-GB"/>
          </w:rPr>
          <w:t xml:space="preserve"> Chapter 7 provides concepts and d</w:t>
        </w:r>
        <w:r w:rsidR="00D13E0A">
          <w:rPr>
            <w:rFonts w:ascii="Times New Roman" w:hAnsi="Times New Roman" w:cs="Times New Roman"/>
            <w:bCs/>
            <w:lang w:val="en-GB"/>
          </w:rPr>
          <w:t>efinitions used in the FAO FBS.</w:t>
        </w:r>
      </w:ins>
    </w:p>
    <w:p w14:paraId="10675D6B" w14:textId="2D9052F0" w:rsidR="00D13E0A" w:rsidRPr="00F3743E" w:rsidDel="00D13E0A" w:rsidRDefault="00D13E0A" w:rsidP="00C500F7">
      <w:pPr>
        <w:jc w:val="both"/>
        <w:rPr>
          <w:del w:id="1171" w:author="Jane Shaw" w:date="2015-11-07T18:02:00Z"/>
          <w:rFonts w:ascii="Times New Roman" w:hAnsi="Times New Roman" w:cs="Times New Roman"/>
          <w:bCs/>
          <w:lang w:val="en-GB"/>
        </w:rPr>
      </w:pPr>
    </w:p>
    <w:p w14:paraId="5C415FE0" w14:textId="0C6F5ACE" w:rsidR="00090BA3" w:rsidRPr="00F31509" w:rsidDel="00D13E0A" w:rsidRDefault="00090BA3" w:rsidP="006F2F31">
      <w:pPr>
        <w:jc w:val="both"/>
        <w:rPr>
          <w:del w:id="1172" w:author="Jane Shaw" w:date="2015-11-07T18:00:00Z"/>
          <w:rFonts w:asciiTheme="majorBidi" w:hAnsiTheme="majorBidi" w:cstheme="majorBidi"/>
          <w:sz w:val="24"/>
          <w:lang w:val="en-GB" w:eastAsia="en-US"/>
        </w:rPr>
      </w:pPr>
    </w:p>
    <w:p w14:paraId="5BA029E9" w14:textId="77777777" w:rsidR="00505EE3" w:rsidRPr="00F31509" w:rsidRDefault="00505EE3" w:rsidP="00374C82">
      <w:pPr>
        <w:pStyle w:val="Titolo1"/>
        <w:rPr>
          <w:rFonts w:asciiTheme="majorBidi" w:hAnsiTheme="majorBidi" w:cstheme="majorBidi"/>
        </w:rPr>
      </w:pPr>
      <w:bookmarkStart w:id="1173" w:name="_Toc428383817"/>
      <w:bookmarkStart w:id="1174" w:name="_Toc428436039"/>
      <w:bookmarkStart w:id="1175" w:name="_Toc428436340"/>
      <w:bookmarkStart w:id="1176" w:name="_Toc308029342"/>
      <w:bookmarkStart w:id="1177" w:name="_Toc308029533"/>
      <w:r w:rsidRPr="00F31509">
        <w:rPr>
          <w:rFonts w:asciiTheme="majorBidi" w:hAnsiTheme="majorBidi" w:cstheme="majorBidi"/>
        </w:rPr>
        <w:lastRenderedPageBreak/>
        <w:t>Introduction</w:t>
      </w:r>
      <w:bookmarkEnd w:id="1173"/>
      <w:bookmarkEnd w:id="1174"/>
      <w:bookmarkEnd w:id="1175"/>
      <w:bookmarkEnd w:id="1176"/>
      <w:bookmarkEnd w:id="1177"/>
    </w:p>
    <w:p w14:paraId="2A74C18A" w14:textId="2B2FD9A5"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w:t>
      </w:r>
      <w:ins w:id="1178" w:author="Jane Shaw" w:date="2015-10-16T12:08:00Z">
        <w:r w:rsidR="00A97CFE">
          <w:rPr>
            <w:rFonts w:asciiTheme="majorBidi" w:hAnsiTheme="majorBidi" w:cstheme="majorBidi"/>
            <w:bCs/>
            <w:color w:val="000000" w:themeColor="text1"/>
            <w:szCs w:val="24"/>
            <w:lang w:val="en-GB"/>
          </w:rPr>
          <w:t xml:space="preserve">regularly </w:t>
        </w:r>
      </w:ins>
      <w:r w:rsidRPr="00F31509">
        <w:rPr>
          <w:rFonts w:asciiTheme="majorBidi" w:hAnsiTheme="majorBidi" w:cstheme="majorBidi"/>
          <w:bCs/>
          <w:color w:val="000000" w:themeColor="text1"/>
          <w:szCs w:val="24"/>
          <w:lang w:val="en-GB"/>
        </w:rPr>
        <w:t xml:space="preserve">reviews and revises the methodological approaches for all </w:t>
      </w:r>
      <w:ins w:id="1179" w:author="Jane Shaw" w:date="2015-10-16T12:08:00Z">
        <w:r w:rsidR="00A97CFE">
          <w:rPr>
            <w:rFonts w:asciiTheme="majorBidi" w:hAnsiTheme="majorBidi" w:cstheme="majorBidi"/>
            <w:bCs/>
            <w:color w:val="000000" w:themeColor="text1"/>
            <w:szCs w:val="24"/>
            <w:lang w:val="en-GB"/>
          </w:rPr>
          <w:t xml:space="preserve">of </w:t>
        </w:r>
      </w:ins>
      <w:r w:rsidRPr="00F31509">
        <w:rPr>
          <w:rFonts w:asciiTheme="majorBidi" w:hAnsiTheme="majorBidi" w:cstheme="majorBidi"/>
          <w:bCs/>
          <w:color w:val="000000" w:themeColor="text1"/>
          <w:szCs w:val="24"/>
          <w:lang w:val="en-GB"/>
        </w:rPr>
        <w:t>its products</w:t>
      </w:r>
      <w:del w:id="1180" w:author="Jane Shaw" w:date="2015-10-16T12:08:00Z">
        <w:r w:rsidRPr="00F31509" w:rsidDel="00A97CFE">
          <w:rPr>
            <w:rFonts w:asciiTheme="majorBidi" w:hAnsiTheme="majorBidi" w:cstheme="majorBidi"/>
            <w:bCs/>
            <w:color w:val="000000" w:themeColor="text1"/>
            <w:szCs w:val="24"/>
            <w:lang w:val="en-GB"/>
          </w:rPr>
          <w:delText xml:space="preserve"> on a regular basis</w:delText>
        </w:r>
      </w:del>
      <w:r w:rsidRPr="00F31509">
        <w:rPr>
          <w:rFonts w:asciiTheme="majorBidi" w:hAnsiTheme="majorBidi" w:cstheme="majorBidi"/>
          <w:bCs/>
          <w:color w:val="000000" w:themeColor="text1"/>
          <w:szCs w:val="24"/>
          <w:lang w:val="en-GB"/>
        </w:rPr>
        <w:t xml:space="preserve">. Such revisions include all </w:t>
      </w:r>
      <w:ins w:id="1181" w:author="Jane Shaw" w:date="2015-10-16T12:09:00Z">
        <w:r w:rsidR="00A97CFE">
          <w:rPr>
            <w:rFonts w:asciiTheme="majorBidi" w:hAnsiTheme="majorBidi" w:cstheme="majorBidi"/>
            <w:bCs/>
            <w:color w:val="000000" w:themeColor="text1"/>
            <w:szCs w:val="24"/>
            <w:lang w:val="en-GB"/>
          </w:rPr>
          <w:t xml:space="preserve">the </w:t>
        </w:r>
      </w:ins>
      <w:r w:rsidRPr="00F31509">
        <w:rPr>
          <w:rFonts w:asciiTheme="majorBidi" w:hAnsiTheme="majorBidi" w:cstheme="majorBidi"/>
          <w:bCs/>
          <w:color w:val="000000" w:themeColor="text1"/>
          <w:szCs w:val="24"/>
          <w:lang w:val="en-GB"/>
        </w:rPr>
        <w:t xml:space="preserve">databases maintained at ESS, their underlying and accompanying metadata, </w:t>
      </w:r>
      <w:ins w:id="1182" w:author="Jane Shaw" w:date="2015-10-16T12:09:00Z">
        <w:r w:rsidR="00A97CFE">
          <w:rPr>
            <w:rFonts w:asciiTheme="majorBidi" w:hAnsiTheme="majorBidi" w:cstheme="majorBidi"/>
            <w:bCs/>
            <w:color w:val="000000" w:themeColor="text1"/>
            <w:szCs w:val="24"/>
            <w:lang w:val="en-GB"/>
          </w:rPr>
          <w:t xml:space="preserve">and </w:t>
        </w:r>
      </w:ins>
      <w:r w:rsidRPr="00F31509">
        <w:rPr>
          <w:rFonts w:asciiTheme="majorBidi" w:hAnsiTheme="majorBidi" w:cstheme="majorBidi"/>
          <w:bCs/>
          <w:color w:val="000000" w:themeColor="text1"/>
          <w:szCs w:val="24"/>
          <w:lang w:val="en-GB"/>
        </w:rPr>
        <w:t xml:space="preserve">the approaches </w:t>
      </w:r>
      <w:del w:id="1183" w:author="Jane Shaw" w:date="2015-10-16T12:09:00Z">
        <w:r w:rsidRPr="00F31509" w:rsidDel="00A97CFE">
          <w:rPr>
            <w:rFonts w:asciiTheme="majorBidi" w:hAnsiTheme="majorBidi" w:cstheme="majorBidi"/>
            <w:bCs/>
            <w:color w:val="000000" w:themeColor="text1"/>
            <w:szCs w:val="24"/>
            <w:lang w:val="en-GB"/>
          </w:rPr>
          <w:delText xml:space="preserve">to </w:delText>
        </w:r>
      </w:del>
      <w:ins w:id="1184" w:author="Jane Shaw" w:date="2015-10-16T12:09:00Z">
        <w:r w:rsidR="00A97CFE">
          <w:rPr>
            <w:rFonts w:asciiTheme="majorBidi" w:hAnsiTheme="majorBidi" w:cstheme="majorBidi"/>
            <w:bCs/>
            <w:color w:val="000000" w:themeColor="text1"/>
            <w:szCs w:val="24"/>
            <w:lang w:val="en-GB"/>
          </w:rPr>
          <w:t xml:space="preserve">for </w:t>
        </w:r>
      </w:ins>
      <w:r w:rsidRPr="00F31509">
        <w:rPr>
          <w:rFonts w:asciiTheme="majorBidi" w:hAnsiTheme="majorBidi" w:cstheme="majorBidi"/>
          <w:bCs/>
          <w:color w:val="000000" w:themeColor="text1"/>
          <w:szCs w:val="24"/>
          <w:lang w:val="en-GB"/>
        </w:rPr>
        <w:t>imput</w:t>
      </w:r>
      <w:ins w:id="1185" w:author="Jane Shaw" w:date="2015-10-16T12:09:00Z">
        <w:r w:rsidR="00A97CFE">
          <w:rPr>
            <w:rFonts w:asciiTheme="majorBidi" w:hAnsiTheme="majorBidi" w:cstheme="majorBidi"/>
            <w:bCs/>
            <w:color w:val="000000" w:themeColor="text1"/>
            <w:szCs w:val="24"/>
            <w:lang w:val="en-GB"/>
          </w:rPr>
          <w:t>ing</w:t>
        </w:r>
      </w:ins>
      <w:del w:id="1186" w:author="Jane Shaw" w:date="2015-10-16T12:09:00Z">
        <w:r w:rsidRPr="00F31509" w:rsidDel="00A97CFE">
          <w:rPr>
            <w:rFonts w:asciiTheme="majorBidi" w:hAnsiTheme="majorBidi" w:cstheme="majorBidi"/>
            <w:bCs/>
            <w:color w:val="000000" w:themeColor="text1"/>
            <w:szCs w:val="24"/>
            <w:lang w:val="en-GB"/>
          </w:rPr>
          <w:delText>e</w:delText>
        </w:r>
      </w:del>
      <w:r w:rsidRPr="00F31509">
        <w:rPr>
          <w:rFonts w:asciiTheme="majorBidi" w:hAnsiTheme="majorBidi" w:cstheme="majorBidi"/>
          <w:bCs/>
          <w:color w:val="000000" w:themeColor="text1"/>
          <w:szCs w:val="24"/>
          <w:lang w:val="en-GB"/>
        </w:rPr>
        <w:t xml:space="preserve"> missing data or </w:t>
      </w:r>
      <w:del w:id="1187" w:author="Jane Shaw" w:date="2015-10-16T12:09:00Z">
        <w:r w:rsidRPr="00F31509" w:rsidDel="00A97CFE">
          <w:rPr>
            <w:rFonts w:asciiTheme="majorBidi" w:hAnsiTheme="majorBidi" w:cstheme="majorBidi"/>
            <w:bCs/>
            <w:color w:val="000000" w:themeColor="text1"/>
            <w:szCs w:val="24"/>
            <w:lang w:val="en-GB"/>
          </w:rPr>
          <w:delText xml:space="preserve">to </w:delText>
        </w:r>
      </w:del>
      <w:r w:rsidRPr="00F31509">
        <w:rPr>
          <w:rFonts w:asciiTheme="majorBidi" w:hAnsiTheme="majorBidi" w:cstheme="majorBidi"/>
          <w:bCs/>
          <w:color w:val="000000" w:themeColor="text1"/>
          <w:szCs w:val="24"/>
          <w:lang w:val="en-GB"/>
        </w:rPr>
        <w:t>creat</w:t>
      </w:r>
      <w:ins w:id="1188" w:author="Jane Shaw" w:date="2015-10-16T12:09:00Z">
        <w:r w:rsidR="00A97CFE">
          <w:rPr>
            <w:rFonts w:asciiTheme="majorBidi" w:hAnsiTheme="majorBidi" w:cstheme="majorBidi"/>
            <w:bCs/>
            <w:color w:val="000000" w:themeColor="text1"/>
            <w:szCs w:val="24"/>
            <w:lang w:val="en-GB"/>
          </w:rPr>
          <w:t>ing</w:t>
        </w:r>
      </w:ins>
      <w:del w:id="1189" w:author="Jane Shaw" w:date="2015-10-16T12:09:00Z">
        <w:r w:rsidRPr="00F31509" w:rsidDel="00A97CFE">
          <w:rPr>
            <w:rFonts w:asciiTheme="majorBidi" w:hAnsiTheme="majorBidi" w:cstheme="majorBidi"/>
            <w:bCs/>
            <w:color w:val="000000" w:themeColor="text1"/>
            <w:szCs w:val="24"/>
            <w:lang w:val="en-GB"/>
          </w:rPr>
          <w:delText>e</w:delText>
        </w:r>
      </w:del>
      <w:r w:rsidRPr="00F31509">
        <w:rPr>
          <w:rFonts w:asciiTheme="majorBidi" w:hAnsiTheme="majorBidi" w:cstheme="majorBidi"/>
          <w:bCs/>
          <w:color w:val="000000" w:themeColor="text1"/>
          <w:szCs w:val="24"/>
          <w:lang w:val="en-GB"/>
        </w:rPr>
        <w:t xml:space="preserve"> analytical databases such as </w:t>
      </w:r>
      <w:del w:id="1190" w:author="Jane Shaw" w:date="2015-10-16T12:09:00Z">
        <w:r w:rsidRPr="00F31509" w:rsidDel="00A97CFE">
          <w:rPr>
            <w:rFonts w:asciiTheme="majorBidi" w:hAnsiTheme="majorBidi" w:cstheme="majorBidi"/>
            <w:bCs/>
            <w:color w:val="000000" w:themeColor="text1"/>
            <w:szCs w:val="24"/>
            <w:lang w:val="en-GB"/>
          </w:rPr>
          <w:delText xml:space="preserve">the </w:delText>
        </w:r>
      </w:del>
      <w:r w:rsidR="00A97CFE" w:rsidRPr="00F31509">
        <w:rPr>
          <w:rFonts w:asciiTheme="majorBidi" w:hAnsiTheme="majorBidi" w:cstheme="majorBidi"/>
          <w:bCs/>
          <w:color w:val="000000" w:themeColor="text1"/>
          <w:szCs w:val="24"/>
          <w:lang w:val="en-GB"/>
        </w:rPr>
        <w:t>green</w:t>
      </w:r>
      <w:del w:id="1191" w:author="Jane Shaw" w:date="2015-10-16T12:09:00Z">
        <w:r w:rsidR="00A97CFE" w:rsidRPr="00F31509" w:rsidDel="00A97CFE">
          <w:rPr>
            <w:rFonts w:asciiTheme="majorBidi" w:hAnsiTheme="majorBidi" w:cstheme="majorBidi"/>
            <w:bCs/>
            <w:color w:val="000000" w:themeColor="text1"/>
            <w:szCs w:val="24"/>
            <w:lang w:val="en-GB"/>
          </w:rPr>
          <w:delText xml:space="preserve"> </w:delText>
        </w:r>
      </w:del>
      <w:r w:rsidR="00A97CFE" w:rsidRPr="00F31509">
        <w:rPr>
          <w:rFonts w:asciiTheme="majorBidi" w:hAnsiTheme="majorBidi" w:cstheme="majorBidi"/>
          <w:bCs/>
          <w:color w:val="000000" w:themeColor="text1"/>
          <w:szCs w:val="24"/>
          <w:lang w:val="en-GB"/>
        </w:rPr>
        <w:t xml:space="preserve">house gas </w:t>
      </w:r>
      <w:del w:id="1192" w:author="Jane Shaw" w:date="2015-10-16T12:09:00Z">
        <w:r w:rsidRPr="00F31509" w:rsidDel="00A97CFE">
          <w:rPr>
            <w:rFonts w:asciiTheme="majorBidi" w:hAnsiTheme="majorBidi" w:cstheme="majorBidi"/>
            <w:bCs/>
            <w:color w:val="000000" w:themeColor="text1"/>
            <w:szCs w:val="24"/>
            <w:lang w:val="en-GB"/>
          </w:rPr>
          <w:delText xml:space="preserve">(GHG) </w:delText>
        </w:r>
      </w:del>
      <w:r w:rsidRPr="00F31509">
        <w:rPr>
          <w:rFonts w:asciiTheme="majorBidi" w:hAnsiTheme="majorBidi" w:cstheme="majorBidi"/>
          <w:bCs/>
          <w:color w:val="000000" w:themeColor="text1"/>
          <w:szCs w:val="24"/>
          <w:lang w:val="en-GB"/>
        </w:rPr>
        <w:t xml:space="preserve">inventories, </w:t>
      </w:r>
      <w:del w:id="1193" w:author="Jane Shaw" w:date="2015-10-16T12:09:00Z">
        <w:r w:rsidRPr="00F31509" w:rsidDel="00A97CFE">
          <w:rPr>
            <w:rFonts w:asciiTheme="majorBidi" w:hAnsiTheme="majorBidi" w:cstheme="majorBidi"/>
            <w:bCs/>
            <w:color w:val="000000" w:themeColor="text1"/>
            <w:szCs w:val="24"/>
            <w:lang w:val="en-GB"/>
          </w:rPr>
          <w:delText xml:space="preserve">the </w:delText>
        </w:r>
      </w:del>
      <w:r w:rsidR="00A97CFE" w:rsidRPr="00F31509">
        <w:rPr>
          <w:rFonts w:asciiTheme="majorBidi" w:hAnsiTheme="majorBidi" w:cstheme="majorBidi"/>
          <w:bCs/>
          <w:color w:val="000000" w:themeColor="text1"/>
          <w:szCs w:val="24"/>
          <w:lang w:val="en-GB"/>
        </w:rPr>
        <w:t xml:space="preserve">food balance sheets </w:t>
      </w:r>
      <w:r w:rsidRPr="00F31509">
        <w:rPr>
          <w:rFonts w:asciiTheme="majorBidi" w:hAnsiTheme="majorBidi" w:cstheme="majorBidi"/>
          <w:bCs/>
          <w:color w:val="000000" w:themeColor="text1"/>
          <w:szCs w:val="24"/>
          <w:lang w:val="en-GB"/>
        </w:rPr>
        <w:t>(FBS)</w:t>
      </w:r>
      <w:del w:id="1194" w:author="Jane Shaw" w:date="2015-10-16T12:09:00Z">
        <w:r w:rsidRPr="00F31509" w:rsidDel="00A97CFE">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or</w:t>
      </w:r>
      <w:ins w:id="1195" w:author="Jane Shaw" w:date="2015-10-16T12:09:00Z">
        <w:r w:rsidR="00A97CFE">
          <w:rPr>
            <w:rFonts w:asciiTheme="majorBidi" w:hAnsiTheme="majorBidi" w:cstheme="majorBidi"/>
            <w:bCs/>
            <w:color w:val="000000" w:themeColor="text1"/>
            <w:szCs w:val="24"/>
            <w:lang w:val="en-GB"/>
          </w:rPr>
          <w:t>,</w:t>
        </w:r>
      </w:ins>
      <w:r w:rsidRPr="00F31509">
        <w:rPr>
          <w:rFonts w:asciiTheme="majorBidi" w:hAnsiTheme="majorBidi" w:cstheme="majorBidi"/>
          <w:bCs/>
          <w:color w:val="000000" w:themeColor="text1"/>
          <w:szCs w:val="24"/>
          <w:lang w:val="en-GB"/>
        </w:rPr>
        <w:t xml:space="preserve"> most recently, the System of Economic Environmental Accounts for Agriculture, Fisheries and Forestry</w:t>
      </w:r>
      <w:del w:id="1196" w:author="Jane Shaw" w:date="2015-10-16T12:11:00Z">
        <w:r w:rsidRPr="00F31509" w:rsidDel="00A97CFE">
          <w:rPr>
            <w:rFonts w:asciiTheme="majorBidi" w:hAnsiTheme="majorBidi" w:cstheme="majorBidi"/>
            <w:bCs/>
            <w:color w:val="000000" w:themeColor="text1"/>
            <w:szCs w:val="24"/>
            <w:lang w:val="en-GB"/>
          </w:rPr>
          <w:delText>, SEEA-AFF</w:delText>
        </w:r>
      </w:del>
      <w:r w:rsidRPr="00F31509">
        <w:rPr>
          <w:rFonts w:asciiTheme="majorBidi" w:hAnsiTheme="majorBidi" w:cstheme="majorBidi"/>
          <w:bCs/>
          <w:color w:val="000000" w:themeColor="text1"/>
          <w:szCs w:val="24"/>
          <w:lang w:val="en-GB"/>
        </w:rPr>
        <w:t xml:space="preserve">. </w:t>
      </w:r>
    </w:p>
    <w:p w14:paraId="5C318234" w14:textId="799EC551"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All analytical databases</w:t>
      </w:r>
      <w:del w:id="1197" w:author="Jane Shaw" w:date="2015-11-07T14:10:00Z">
        <w:r w:rsidRPr="00F31509" w:rsidDel="00F3743E">
          <w:rPr>
            <w:rFonts w:asciiTheme="majorBidi" w:hAnsiTheme="majorBidi" w:cstheme="majorBidi"/>
            <w:bCs/>
            <w:color w:val="000000" w:themeColor="text1"/>
            <w:szCs w:val="24"/>
            <w:lang w:val="en-GB"/>
          </w:rPr>
          <w:delText xml:space="preserve"> are</w:delText>
        </w:r>
      </w:del>
      <w:r w:rsidRPr="00F31509">
        <w:rPr>
          <w:rFonts w:asciiTheme="majorBidi" w:hAnsiTheme="majorBidi" w:cstheme="majorBidi"/>
          <w:bCs/>
          <w:color w:val="000000" w:themeColor="text1"/>
          <w:szCs w:val="24"/>
          <w:lang w:val="en-GB"/>
        </w:rPr>
        <w:t xml:space="preserve">, by their very nature, </w:t>
      </w:r>
      <w:del w:id="1198" w:author="Jane Shaw" w:date="2015-11-07T14:10:00Z">
        <w:r w:rsidRPr="00F31509" w:rsidDel="00F3743E">
          <w:rPr>
            <w:rFonts w:asciiTheme="majorBidi" w:hAnsiTheme="majorBidi" w:cstheme="majorBidi"/>
            <w:bCs/>
            <w:color w:val="000000" w:themeColor="text1"/>
            <w:szCs w:val="24"/>
            <w:lang w:val="en-GB"/>
          </w:rPr>
          <w:delText xml:space="preserve">datasets that </w:delText>
        </w:r>
      </w:del>
      <w:r w:rsidRPr="00F31509">
        <w:rPr>
          <w:rFonts w:asciiTheme="majorBidi" w:hAnsiTheme="majorBidi" w:cstheme="majorBidi"/>
          <w:bCs/>
          <w:color w:val="000000" w:themeColor="text1"/>
          <w:szCs w:val="24"/>
          <w:lang w:val="en-GB"/>
        </w:rPr>
        <w:t xml:space="preserve">include a large number of imputed data or analytically derived data. </w:t>
      </w:r>
      <w:del w:id="1199" w:author="Jane Shaw" w:date="2015-10-16T12:11:00Z">
        <w:r w:rsidRPr="00F31509" w:rsidDel="00A97CFE">
          <w:rPr>
            <w:rFonts w:asciiTheme="majorBidi" w:hAnsiTheme="majorBidi" w:cstheme="majorBidi"/>
            <w:bCs/>
            <w:color w:val="000000" w:themeColor="text1"/>
            <w:szCs w:val="24"/>
            <w:lang w:val="en-GB"/>
          </w:rPr>
          <w:delText xml:space="preserve">Food Balance Sheets </w:delText>
        </w:r>
      </w:del>
      <w:ins w:id="1200" w:author="Jane Shaw" w:date="2015-10-16T12:11:00Z">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ins>
      <w:r w:rsidRPr="00F31509">
        <w:rPr>
          <w:rFonts w:asciiTheme="majorBidi" w:hAnsiTheme="majorBidi" w:cstheme="majorBidi"/>
          <w:bCs/>
          <w:color w:val="000000" w:themeColor="text1"/>
          <w:szCs w:val="24"/>
          <w:lang w:val="en-GB"/>
        </w:rPr>
        <w:t>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w:t>
      </w:r>
      <w:ins w:id="1201" w:author="Jane Shaw" w:date="2015-11-07T14:10:00Z">
        <w:r w:rsidR="00F3743E">
          <w:rPr>
            <w:rFonts w:asciiTheme="majorBidi" w:hAnsiTheme="majorBidi" w:cstheme="majorBidi"/>
            <w:bCs/>
            <w:color w:val="000000" w:themeColor="text1"/>
            <w:szCs w:val="24"/>
            <w:lang w:val="en-GB"/>
          </w:rPr>
          <w:t>,</w:t>
        </w:r>
      </w:ins>
      <w:r w:rsidRPr="00F31509">
        <w:rPr>
          <w:rFonts w:asciiTheme="majorBidi" w:hAnsiTheme="majorBidi" w:cstheme="majorBidi"/>
          <w:bCs/>
          <w:color w:val="000000" w:themeColor="text1"/>
          <w:szCs w:val="24"/>
          <w:lang w:val="en-GB"/>
        </w:rPr>
        <w:t xml:space="preserve"> and encourages all countries to improve and increase data collection efforts through the Global Strategy to Improve </w:t>
      </w:r>
      <w:del w:id="1202" w:author="Jane Shaw" w:date="2015-10-16T13:52:00Z">
        <w:r w:rsidRPr="00F31509" w:rsidDel="00655D98">
          <w:rPr>
            <w:rFonts w:asciiTheme="majorBidi" w:hAnsiTheme="majorBidi" w:cstheme="majorBidi"/>
            <w:bCs/>
            <w:color w:val="000000" w:themeColor="text1"/>
            <w:szCs w:val="24"/>
            <w:lang w:val="en-GB"/>
          </w:rPr>
          <w:delText xml:space="preserve">Rural </w:delText>
        </w:r>
      </w:del>
      <w:r w:rsidRPr="00F31509">
        <w:rPr>
          <w:rFonts w:asciiTheme="majorBidi" w:hAnsiTheme="majorBidi" w:cstheme="majorBidi"/>
          <w:bCs/>
          <w:color w:val="000000" w:themeColor="text1"/>
          <w:szCs w:val="24"/>
          <w:lang w:val="en-GB"/>
        </w:rPr>
        <w:t xml:space="preserve">Agricultural </w:t>
      </w:r>
      <w:ins w:id="1203" w:author="Jane Shaw" w:date="2015-10-16T12:12:00Z">
        <w:r w:rsidR="00A97CFE">
          <w:rPr>
            <w:rFonts w:asciiTheme="majorBidi" w:hAnsiTheme="majorBidi" w:cstheme="majorBidi"/>
            <w:bCs/>
            <w:color w:val="000000" w:themeColor="text1"/>
            <w:szCs w:val="24"/>
            <w:lang w:val="en-GB"/>
          </w:rPr>
          <w:t xml:space="preserve">and Rural </w:t>
        </w:r>
      </w:ins>
      <w:r w:rsidRPr="00F31509">
        <w:rPr>
          <w:rFonts w:asciiTheme="majorBidi" w:hAnsiTheme="majorBidi" w:cstheme="majorBidi"/>
          <w:bCs/>
          <w:color w:val="000000" w:themeColor="text1"/>
          <w:szCs w:val="24"/>
          <w:lang w:val="en-GB"/>
        </w:rPr>
        <w:t xml:space="preserve">Statistics. </w:t>
      </w:r>
      <w:r w:rsidR="006A0525" w:rsidRPr="00F31509">
        <w:rPr>
          <w:rFonts w:asciiTheme="majorBidi" w:hAnsiTheme="majorBidi" w:cstheme="majorBidi"/>
          <w:bCs/>
          <w:color w:val="000000" w:themeColor="text1"/>
          <w:szCs w:val="24"/>
          <w:lang w:val="en-GB"/>
        </w:rPr>
        <w:t xml:space="preserve">Notwithstanding </w:t>
      </w:r>
      <w:del w:id="1204" w:author="Jane Shaw" w:date="2015-10-16T12:12:00Z">
        <w:r w:rsidR="006A0525" w:rsidRPr="00F31509" w:rsidDel="00A97CFE">
          <w:rPr>
            <w:rFonts w:asciiTheme="majorBidi" w:hAnsiTheme="majorBidi" w:cstheme="majorBidi"/>
            <w:bCs/>
            <w:color w:val="000000" w:themeColor="text1"/>
            <w:szCs w:val="24"/>
            <w:lang w:val="en-GB"/>
          </w:rPr>
          <w:delText>t</w:delText>
        </w:r>
        <w:r w:rsidRPr="00F31509" w:rsidDel="00A97CFE">
          <w:rPr>
            <w:rFonts w:asciiTheme="majorBidi" w:hAnsiTheme="majorBidi" w:cstheme="majorBidi"/>
            <w:bCs/>
            <w:color w:val="000000" w:themeColor="text1"/>
            <w:szCs w:val="24"/>
            <w:lang w:val="en-GB"/>
          </w:rPr>
          <w:delText xml:space="preserve">he </w:delText>
        </w:r>
      </w:del>
      <w:r w:rsidRPr="00F31509">
        <w:rPr>
          <w:rFonts w:asciiTheme="majorBidi" w:hAnsiTheme="majorBidi" w:cstheme="majorBidi"/>
          <w:bCs/>
          <w:color w:val="000000" w:themeColor="text1"/>
          <w:szCs w:val="24"/>
          <w:lang w:val="en-GB"/>
        </w:rPr>
        <w:t xml:space="preserve">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w:t>
      </w:r>
      <w:ins w:id="1205" w:author="Jane Shaw" w:date="2015-10-16T12:13:00Z">
        <w:r w:rsidR="00A97CFE">
          <w:rPr>
            <w:rFonts w:asciiTheme="majorBidi" w:hAnsiTheme="majorBidi" w:cstheme="majorBidi"/>
            <w:bCs/>
            <w:color w:val="000000" w:themeColor="text1"/>
            <w:szCs w:val="24"/>
            <w:lang w:val="en-GB"/>
          </w:rPr>
          <w:t xml:space="preserve">the process of </w:t>
        </w:r>
      </w:ins>
      <w:r w:rsidRPr="00F31509">
        <w:rPr>
          <w:rFonts w:asciiTheme="majorBidi" w:hAnsiTheme="majorBidi" w:cstheme="majorBidi"/>
          <w:bCs/>
          <w:color w:val="000000" w:themeColor="text1"/>
          <w:szCs w:val="24"/>
          <w:lang w:val="en-GB"/>
        </w:rPr>
        <w:t xml:space="preserve">establishing </w:t>
      </w:r>
      <w:del w:id="1206" w:author="Jane Shaw" w:date="2015-10-16T12:12:00Z">
        <w:r w:rsidRPr="00F31509" w:rsidDel="00A97CFE">
          <w:rPr>
            <w:rFonts w:asciiTheme="majorBidi" w:hAnsiTheme="majorBidi" w:cstheme="majorBidi"/>
            <w:bCs/>
            <w:color w:val="000000" w:themeColor="text1"/>
            <w:szCs w:val="24"/>
            <w:lang w:val="en-GB"/>
          </w:rPr>
          <w:delText xml:space="preserve">Food Balance Sheets </w:delText>
        </w:r>
      </w:del>
      <w:ins w:id="1207" w:author="Jane Shaw" w:date="2015-10-16T12:12:00Z">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ins>
      <w:del w:id="1208" w:author="Jane Shaw" w:date="2015-10-16T12:13:00Z">
        <w:r w:rsidRPr="00F31509" w:rsidDel="00A97CFE">
          <w:rPr>
            <w:rFonts w:asciiTheme="majorBidi" w:hAnsiTheme="majorBidi" w:cstheme="majorBidi"/>
            <w:bCs/>
            <w:color w:val="000000" w:themeColor="text1"/>
            <w:szCs w:val="24"/>
            <w:lang w:val="en-GB"/>
          </w:rPr>
          <w:delText xml:space="preserve">is </w:delText>
        </w:r>
      </w:del>
      <w:r w:rsidRPr="00F31509">
        <w:rPr>
          <w:rFonts w:asciiTheme="majorBidi" w:hAnsiTheme="majorBidi" w:cstheme="majorBidi"/>
          <w:bCs/>
          <w:color w:val="000000" w:themeColor="text1"/>
          <w:szCs w:val="24"/>
          <w:lang w:val="en-GB"/>
        </w:rPr>
        <w:t xml:space="preserve">often </w:t>
      </w:r>
      <w:del w:id="1209" w:author="Jane Shaw" w:date="2015-10-16T12:13:00Z">
        <w:r w:rsidRPr="00F31509" w:rsidDel="00A97CFE">
          <w:rPr>
            <w:rFonts w:asciiTheme="majorBidi" w:hAnsiTheme="majorBidi" w:cstheme="majorBidi"/>
            <w:bCs/>
            <w:color w:val="000000" w:themeColor="text1"/>
            <w:szCs w:val="24"/>
            <w:lang w:val="en-GB"/>
          </w:rPr>
          <w:delText xml:space="preserve">a process that </w:delText>
        </w:r>
      </w:del>
      <w:r w:rsidRPr="00F31509">
        <w:rPr>
          <w:rFonts w:asciiTheme="majorBidi" w:hAnsiTheme="majorBidi" w:cstheme="majorBidi"/>
          <w:bCs/>
          <w:color w:val="000000" w:themeColor="text1"/>
          <w:szCs w:val="24"/>
          <w:lang w:val="en-GB"/>
        </w:rPr>
        <w:t>starts with a rather limited set of hard statistics. For many countries and many commodities, actual measurement of the constituting variables is entirely absent</w:t>
      </w:r>
      <w:del w:id="1210" w:author="Jane Shaw" w:date="2015-10-16T12:13:00Z">
        <w:r w:rsidRPr="00F31509" w:rsidDel="00A97CFE">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or</w:t>
      </w:r>
      <w:ins w:id="1211" w:author="Jane Shaw" w:date="2015-10-16T12:13:00Z">
        <w:r w:rsidR="00A97CFE">
          <w:rPr>
            <w:rFonts w:asciiTheme="majorBidi" w:hAnsiTheme="majorBidi" w:cstheme="majorBidi"/>
            <w:bCs/>
            <w:color w:val="000000" w:themeColor="text1"/>
            <w:szCs w:val="24"/>
            <w:lang w:val="en-GB"/>
          </w:rPr>
          <w:t>,</w:t>
        </w:r>
      </w:ins>
      <w:r w:rsidRPr="00F31509">
        <w:rPr>
          <w:rFonts w:asciiTheme="majorBidi" w:hAnsiTheme="majorBidi" w:cstheme="majorBidi"/>
          <w:bCs/>
          <w:color w:val="000000" w:themeColor="text1"/>
          <w:szCs w:val="24"/>
          <w:lang w:val="en-GB"/>
        </w:rPr>
        <w:t xml:space="preserve"> where available, </w:t>
      </w:r>
      <w:ins w:id="1212" w:author="Jane Shaw" w:date="2015-10-16T12:13:00Z">
        <w:r w:rsidR="00A97CFE">
          <w:rPr>
            <w:rFonts w:asciiTheme="majorBidi" w:hAnsiTheme="majorBidi" w:cstheme="majorBidi"/>
            <w:bCs/>
            <w:color w:val="000000" w:themeColor="text1"/>
            <w:szCs w:val="24"/>
            <w:lang w:val="en-GB"/>
          </w:rPr>
          <w:t xml:space="preserve">is </w:t>
        </w:r>
      </w:ins>
      <w:r w:rsidRPr="00F31509">
        <w:rPr>
          <w:rFonts w:asciiTheme="majorBidi" w:hAnsiTheme="majorBidi" w:cstheme="majorBidi"/>
          <w:bCs/>
          <w:color w:val="000000" w:themeColor="text1"/>
          <w:szCs w:val="24"/>
          <w:lang w:val="en-GB"/>
        </w:rPr>
        <w:t xml:space="preserve">associated with large implicit or explicit measurement errors. </w:t>
      </w:r>
    </w:p>
    <w:p w14:paraId="725CF222" w14:textId="33FCD2E6"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w:t>
      </w:r>
      <w:r w:rsidR="00A97CFE" w:rsidRPr="00F31509">
        <w:rPr>
          <w:rFonts w:asciiTheme="majorBidi" w:hAnsiTheme="majorBidi" w:cstheme="majorBidi"/>
          <w:bCs/>
          <w:color w:val="000000" w:themeColor="text1"/>
          <w:szCs w:val="24"/>
          <w:lang w:val="en-GB"/>
        </w:rPr>
        <w:t xml:space="preserve">food balances </w:t>
      </w:r>
      <w:ins w:id="1213" w:author="Jane Shaw" w:date="2015-11-07T14:10:00Z">
        <w:r w:rsidR="00F3743E">
          <w:rPr>
            <w:rFonts w:asciiTheme="majorBidi" w:hAnsiTheme="majorBidi" w:cstheme="majorBidi"/>
            <w:bCs/>
            <w:color w:val="000000" w:themeColor="text1"/>
            <w:szCs w:val="24"/>
            <w:lang w:val="en-GB"/>
          </w:rPr>
          <w:t xml:space="preserve">also </w:t>
        </w:r>
      </w:ins>
      <w:r w:rsidRPr="00F31509">
        <w:rPr>
          <w:rFonts w:asciiTheme="majorBidi" w:hAnsiTheme="majorBidi" w:cstheme="majorBidi"/>
          <w:bCs/>
          <w:color w:val="000000" w:themeColor="text1"/>
          <w:szCs w:val="24"/>
          <w:lang w:val="en-GB"/>
        </w:rPr>
        <w:t xml:space="preserve">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w:t>
      </w:r>
      <w:del w:id="1214" w:author="Jane Shaw" w:date="2015-10-16T12:14:00Z">
        <w:r w:rsidRPr="00C9492D" w:rsidDel="00A97CFE">
          <w:rPr>
            <w:rFonts w:asciiTheme="majorBidi" w:hAnsiTheme="majorBidi" w:cstheme="majorBidi"/>
            <w:bCs/>
            <w:szCs w:val="24"/>
            <w:lang w:val="en-GB"/>
          </w:rPr>
          <w:delText>at a much lower speed</w:delText>
        </w:r>
      </w:del>
      <w:ins w:id="1215" w:author="Jane Shaw" w:date="2015-10-16T12:14:00Z">
        <w:r w:rsidR="00A97CFE">
          <w:rPr>
            <w:rFonts w:asciiTheme="majorBidi" w:hAnsiTheme="majorBidi" w:cstheme="majorBidi"/>
            <w:bCs/>
            <w:szCs w:val="24"/>
            <w:lang w:val="en-GB"/>
          </w:rPr>
          <w:t>far more slowly</w:t>
        </w:r>
      </w:ins>
      <w:r w:rsidRPr="00C9492D">
        <w:rPr>
          <w:rFonts w:asciiTheme="majorBidi" w:hAnsiTheme="majorBidi" w:cstheme="majorBidi"/>
          <w:bCs/>
          <w:szCs w:val="24"/>
          <w:lang w:val="en-GB"/>
        </w:rPr>
        <w:t xml:space="preserve">. For this round of FBS revisions, </w:t>
      </w:r>
      <w:del w:id="1216" w:author="Jane Shaw" w:date="2015-10-16T12:14:00Z">
        <w:r w:rsidRPr="00C9492D" w:rsidDel="00A97CFE">
          <w:rPr>
            <w:rFonts w:asciiTheme="majorBidi" w:hAnsiTheme="majorBidi" w:cstheme="majorBidi"/>
            <w:bCs/>
            <w:szCs w:val="24"/>
            <w:lang w:val="en-GB"/>
          </w:rPr>
          <w:delText xml:space="preserve">the </w:delText>
        </w:r>
      </w:del>
      <w:r w:rsidRPr="00C9492D">
        <w:rPr>
          <w:rFonts w:asciiTheme="majorBidi" w:hAnsiTheme="majorBidi" w:cstheme="majorBidi"/>
          <w:bCs/>
          <w:szCs w:val="24"/>
          <w:lang w:val="en-GB"/>
        </w:rPr>
        <w:t xml:space="preserve">changes in conversion rates and factors were more important than on previous occasions. </w:t>
      </w:r>
      <w:r w:rsidR="001D6393" w:rsidRPr="00C9492D">
        <w:rPr>
          <w:rFonts w:ascii="Times New Roman" w:hAnsi="Times New Roman" w:cs="Times New Roman"/>
          <w:bCs/>
          <w:szCs w:val="24"/>
          <w:lang w:val="en-GB"/>
        </w:rPr>
        <w:t xml:space="preserve">The main reason for additional changes </w:t>
      </w:r>
      <w:del w:id="1217" w:author="Jane Shaw" w:date="2015-10-16T12:15:00Z">
        <w:r w:rsidR="001D6393" w:rsidRPr="00C9492D" w:rsidDel="00A97CFE">
          <w:rPr>
            <w:rFonts w:ascii="Times New Roman" w:hAnsi="Times New Roman" w:cs="Times New Roman"/>
            <w:bCs/>
            <w:szCs w:val="24"/>
            <w:lang w:val="en-GB"/>
          </w:rPr>
          <w:delText xml:space="preserve">lies in the fact </w:delText>
        </w:r>
      </w:del>
      <w:ins w:id="1218" w:author="Jane Shaw" w:date="2015-10-16T12:15:00Z">
        <w:r w:rsidR="00A97CFE">
          <w:rPr>
            <w:rFonts w:ascii="Times New Roman" w:hAnsi="Times New Roman" w:cs="Times New Roman"/>
            <w:bCs/>
            <w:szCs w:val="24"/>
            <w:lang w:val="en-GB"/>
          </w:rPr>
          <w:t xml:space="preserve">is </w:t>
        </w:r>
      </w:ins>
      <w:r w:rsidR="001D6393" w:rsidRPr="00C9492D">
        <w:rPr>
          <w:rFonts w:ascii="Times New Roman" w:hAnsi="Times New Roman" w:cs="Times New Roman"/>
          <w:bCs/>
          <w:szCs w:val="24"/>
          <w:lang w:val="en-GB"/>
        </w:rPr>
        <w:t>that the underlying commodity classification system has been revised as part of the overall reform effort</w:t>
      </w:r>
      <w:del w:id="1219" w:author="Jane Shaw" w:date="2015-11-07T14:10:00Z">
        <w:r w:rsidR="001D6393" w:rsidRPr="00C9492D" w:rsidDel="00F3743E">
          <w:rPr>
            <w:rFonts w:ascii="Times New Roman" w:hAnsi="Times New Roman" w:cs="Times New Roman"/>
            <w:bCs/>
            <w:szCs w:val="24"/>
            <w:lang w:val="en-GB"/>
          </w:rPr>
          <w:delText>s</w:delText>
        </w:r>
      </w:del>
      <w:r w:rsidR="001D6393" w:rsidRPr="00C9492D">
        <w:rPr>
          <w:rFonts w:ascii="Times New Roman" w:hAnsi="Times New Roman" w:cs="Times New Roman"/>
          <w:bCs/>
          <w:szCs w:val="24"/>
          <w:lang w:val="en-GB"/>
        </w:rPr>
        <w:t xml:space="preserve">. The commodity list traditionally used in the system, the </w:t>
      </w:r>
      <w:del w:id="1220" w:author="Jane Shaw" w:date="2015-11-07T14:10:00Z">
        <w:r w:rsidR="001D6393" w:rsidRPr="00C9492D" w:rsidDel="00F3743E">
          <w:rPr>
            <w:rFonts w:ascii="Times New Roman" w:hAnsi="Times New Roman" w:cs="Times New Roman"/>
            <w:bCs/>
            <w:szCs w:val="24"/>
            <w:lang w:val="en-GB"/>
          </w:rPr>
          <w:delText xml:space="preserve">so-called </w:delText>
        </w:r>
      </w:del>
      <w:r w:rsidR="001D6393" w:rsidRPr="00C9492D">
        <w:rPr>
          <w:rFonts w:ascii="Times New Roman" w:hAnsi="Times New Roman" w:cs="Times New Roman"/>
          <w:bCs/>
          <w:szCs w:val="24"/>
          <w:lang w:val="en-GB"/>
        </w:rPr>
        <w:t xml:space="preserve">FAOSTAT commodity list (FCL), has been replaced by </w:t>
      </w:r>
      <w:del w:id="1221" w:author="Jane Shaw" w:date="2015-10-16T12:17:00Z">
        <w:r w:rsidR="001D6393" w:rsidRPr="00C9492D" w:rsidDel="007B46D1">
          <w:rPr>
            <w:rFonts w:ascii="Times New Roman" w:hAnsi="Times New Roman" w:cs="Times New Roman"/>
            <w:bCs/>
            <w:szCs w:val="24"/>
            <w:lang w:val="en-GB"/>
          </w:rPr>
          <w:delText xml:space="preserve">adopting </w:delText>
        </w:r>
      </w:del>
      <w:r w:rsidR="001D6393" w:rsidRPr="00C9492D">
        <w:rPr>
          <w:rFonts w:ascii="Times New Roman" w:hAnsi="Times New Roman" w:cs="Times New Roman"/>
          <w:bCs/>
          <w:szCs w:val="24"/>
          <w:lang w:val="en-GB"/>
        </w:rPr>
        <w:t>a system of international classifications. In particular</w:t>
      </w:r>
      <w:ins w:id="1222" w:author="Jane Shaw" w:date="2015-10-16T12:17:00Z">
        <w:r w:rsidR="007B46D1">
          <w:rPr>
            <w:rFonts w:ascii="Times New Roman" w:hAnsi="Times New Roman" w:cs="Times New Roman"/>
            <w:bCs/>
            <w:szCs w:val="24"/>
            <w:lang w:val="en-GB"/>
          </w:rPr>
          <w:t>,</w:t>
        </w:r>
      </w:ins>
      <w:r w:rsidR="001D6393" w:rsidRPr="00C9492D">
        <w:rPr>
          <w:rFonts w:ascii="Times New Roman" w:hAnsi="Times New Roman" w:cs="Times New Roman"/>
          <w:bCs/>
          <w:szCs w:val="24"/>
          <w:lang w:val="en-GB"/>
        </w:rPr>
        <w:t xml:space="preserve"> the Harmonized System (HS) will be used for all trade variables, and the U</w:t>
      </w:r>
      <w:ins w:id="1223" w:author="Jane Shaw" w:date="2015-10-16T12:18:00Z">
        <w:r w:rsidR="007B46D1">
          <w:rPr>
            <w:rFonts w:ascii="Times New Roman" w:hAnsi="Times New Roman" w:cs="Times New Roman"/>
            <w:bCs/>
            <w:szCs w:val="24"/>
            <w:lang w:val="en-GB"/>
          </w:rPr>
          <w:t xml:space="preserve">nited </w:t>
        </w:r>
      </w:ins>
      <w:r w:rsidR="001D6393" w:rsidRPr="00C9492D">
        <w:rPr>
          <w:rFonts w:ascii="Times New Roman" w:hAnsi="Times New Roman" w:cs="Times New Roman"/>
          <w:bCs/>
          <w:szCs w:val="24"/>
          <w:lang w:val="en-GB"/>
        </w:rPr>
        <w:t>N</w:t>
      </w:r>
      <w:ins w:id="1224" w:author="Jane Shaw" w:date="2015-10-16T12:18:00Z">
        <w:r w:rsidR="007B46D1">
          <w:rPr>
            <w:rFonts w:ascii="Times New Roman" w:hAnsi="Times New Roman" w:cs="Times New Roman"/>
            <w:bCs/>
            <w:szCs w:val="24"/>
            <w:lang w:val="en-GB"/>
          </w:rPr>
          <w:t>ations</w:t>
        </w:r>
      </w:ins>
      <w:r w:rsidR="001D6393" w:rsidRPr="00C9492D">
        <w:rPr>
          <w:rFonts w:ascii="Times New Roman" w:hAnsi="Times New Roman" w:cs="Times New Roman"/>
          <w:bCs/>
          <w:szCs w:val="24"/>
          <w:lang w:val="en-GB"/>
        </w:rPr>
        <w:t xml:space="preserve"> Central Product Classification (CPC)</w:t>
      </w:r>
      <w:ins w:id="1225" w:author="Jane Shaw" w:date="2015-10-16T12:19:00Z">
        <w:r w:rsidR="007B46D1">
          <w:rPr>
            <w:rFonts w:ascii="Times New Roman" w:hAnsi="Times New Roman" w:cs="Times New Roman"/>
            <w:bCs/>
            <w:szCs w:val="24"/>
            <w:lang w:val="en-GB"/>
          </w:rPr>
          <w:t>,</w:t>
        </w:r>
      </w:ins>
      <w:r w:rsidR="001D6393" w:rsidRPr="00C9492D">
        <w:rPr>
          <w:rFonts w:ascii="Times New Roman" w:hAnsi="Times New Roman" w:cs="Times New Roman"/>
          <w:bCs/>
          <w:szCs w:val="24"/>
          <w:lang w:val="en-GB"/>
        </w:rPr>
        <w:t xml:space="preserve"> expanded for FAO purpose</w:t>
      </w:r>
      <w:ins w:id="1226" w:author="Jane Shaw" w:date="2015-10-16T12:19:00Z">
        <w:r w:rsidR="007B46D1">
          <w:rPr>
            <w:rFonts w:ascii="Times New Roman" w:hAnsi="Times New Roman" w:cs="Times New Roman"/>
            <w:bCs/>
            <w:szCs w:val="24"/>
            <w:lang w:val="en-GB"/>
          </w:rPr>
          <w:t>s,</w:t>
        </w:r>
      </w:ins>
      <w:r w:rsidR="001D6393" w:rsidRPr="00C9492D">
        <w:rPr>
          <w:rFonts w:ascii="Times New Roman" w:hAnsi="Times New Roman" w:cs="Times New Roman"/>
          <w:bCs/>
          <w:szCs w:val="24"/>
          <w:lang w:val="en-GB"/>
        </w:rPr>
        <w:t xml:space="preserve"> will be used for all other variables in the balance. Every effort </w:t>
      </w:r>
      <w:del w:id="1227" w:author="Jane Shaw" w:date="2015-10-16T12:19:00Z">
        <w:r w:rsidR="001D6393" w:rsidRPr="00C9492D" w:rsidDel="007B46D1">
          <w:rPr>
            <w:rFonts w:ascii="Times New Roman" w:hAnsi="Times New Roman" w:cs="Times New Roman"/>
            <w:bCs/>
            <w:szCs w:val="24"/>
            <w:lang w:val="en-GB"/>
          </w:rPr>
          <w:delText>was</w:delText>
        </w:r>
        <w:r w:rsidR="001D6393" w:rsidRPr="00E93C3B" w:rsidDel="007B46D1">
          <w:rPr>
            <w:rFonts w:ascii="Times New Roman" w:hAnsi="Times New Roman" w:cs="Times New Roman"/>
            <w:bCs/>
            <w:color w:val="000000" w:themeColor="text1"/>
            <w:szCs w:val="24"/>
            <w:lang w:val="en-GB"/>
          </w:rPr>
          <w:delText xml:space="preserve"> </w:delText>
        </w:r>
      </w:del>
      <w:ins w:id="1228" w:author="Jane Shaw" w:date="2015-10-16T12:19:00Z">
        <w:r w:rsidR="007B46D1">
          <w:rPr>
            <w:rFonts w:ascii="Times New Roman" w:hAnsi="Times New Roman" w:cs="Times New Roman"/>
            <w:bCs/>
            <w:szCs w:val="24"/>
            <w:lang w:val="en-GB"/>
          </w:rPr>
          <w:t xml:space="preserve">has been </w:t>
        </w:r>
      </w:ins>
      <w:r w:rsidR="001D6393" w:rsidRPr="00E93C3B">
        <w:rPr>
          <w:rFonts w:ascii="Times New Roman" w:hAnsi="Times New Roman" w:cs="Times New Roman"/>
          <w:bCs/>
          <w:color w:val="000000" w:themeColor="text1"/>
          <w:szCs w:val="24"/>
          <w:lang w:val="en-GB"/>
        </w:rPr>
        <w:t xml:space="preserve">made to ensure consistency between old and new systems and across the new systems. </w:t>
      </w:r>
      <w:ins w:id="1229" w:author="Jane Shaw" w:date="2015-10-16T12:20:00Z">
        <w:r w:rsidR="007B46D1">
          <w:rPr>
            <w:rFonts w:ascii="Times New Roman" w:hAnsi="Times New Roman" w:cs="Times New Roman"/>
            <w:bCs/>
            <w:color w:val="000000" w:themeColor="text1"/>
            <w:szCs w:val="24"/>
            <w:lang w:val="en-GB"/>
          </w:rPr>
          <w:t xml:space="preserve">However, in spite of </w:t>
        </w:r>
      </w:ins>
      <w:r w:rsidR="007B46D1" w:rsidRPr="00E93C3B">
        <w:rPr>
          <w:rFonts w:ascii="Times New Roman" w:hAnsi="Times New Roman" w:cs="Times New Roman"/>
          <w:bCs/>
          <w:color w:val="000000" w:themeColor="text1"/>
          <w:szCs w:val="24"/>
          <w:lang w:val="en-GB"/>
        </w:rPr>
        <w:t xml:space="preserve">all </w:t>
      </w:r>
      <w:ins w:id="1230" w:author="Jane Shaw" w:date="2015-10-16T12:20:00Z">
        <w:r w:rsidR="007B46D1">
          <w:rPr>
            <w:rFonts w:ascii="Times New Roman" w:hAnsi="Times New Roman" w:cs="Times New Roman"/>
            <w:bCs/>
            <w:color w:val="000000" w:themeColor="text1"/>
            <w:szCs w:val="24"/>
            <w:lang w:val="en-GB"/>
          </w:rPr>
          <w:t xml:space="preserve">of </w:t>
        </w:r>
      </w:ins>
      <w:r w:rsidR="001D6393" w:rsidRPr="00E93C3B">
        <w:rPr>
          <w:rFonts w:ascii="Times New Roman" w:hAnsi="Times New Roman" w:cs="Times New Roman"/>
          <w:bCs/>
          <w:color w:val="000000" w:themeColor="text1"/>
          <w:szCs w:val="24"/>
          <w:lang w:val="en-GB"/>
        </w:rPr>
        <w:t>these efforts</w:t>
      </w:r>
      <w:del w:id="1231" w:author="Jane Shaw" w:date="2015-10-16T12:20:00Z">
        <w:r w:rsidR="001D6393" w:rsidRPr="00E93C3B" w:rsidDel="007B46D1">
          <w:rPr>
            <w:rFonts w:ascii="Times New Roman" w:hAnsi="Times New Roman" w:cs="Times New Roman"/>
            <w:bCs/>
            <w:color w:val="000000" w:themeColor="text1"/>
            <w:szCs w:val="24"/>
            <w:lang w:val="en-GB"/>
          </w:rPr>
          <w:delText xml:space="preserve"> notwithstanding</w:delText>
        </w:r>
      </w:del>
      <w:r w:rsidR="001D6393" w:rsidRPr="00E93C3B">
        <w:rPr>
          <w:rFonts w:ascii="Times New Roman" w:hAnsi="Times New Roman" w:cs="Times New Roman"/>
          <w:bCs/>
          <w:color w:val="000000" w:themeColor="text1"/>
          <w:szCs w:val="24"/>
          <w:lang w:val="en-GB"/>
        </w:rPr>
        <w:t xml:space="preserve">, some conversion factors </w:t>
      </w:r>
      <w:ins w:id="1232" w:author="Jane Shaw" w:date="2015-10-16T12:20:00Z">
        <w:r w:rsidR="007B46D1">
          <w:rPr>
            <w:rFonts w:ascii="Times New Roman" w:hAnsi="Times New Roman" w:cs="Times New Roman"/>
            <w:bCs/>
            <w:color w:val="000000" w:themeColor="text1"/>
            <w:szCs w:val="24"/>
            <w:lang w:val="en-GB"/>
          </w:rPr>
          <w:t xml:space="preserve">have </w:t>
        </w:r>
      </w:ins>
      <w:r w:rsidR="001D6393" w:rsidRPr="00E93C3B">
        <w:rPr>
          <w:rFonts w:ascii="Times New Roman" w:hAnsi="Times New Roman" w:cs="Times New Roman"/>
          <w:bCs/>
          <w:color w:val="000000" w:themeColor="text1"/>
          <w:szCs w:val="24"/>
          <w:lang w:val="en-GB"/>
        </w:rPr>
        <w:t xml:space="preserve">had to be adjusted to reflect the product definitions of the newly adopted systems. </w:t>
      </w:r>
    </w:p>
    <w:p w14:paraId="72C1FC1B" w14:textId="04EB725A" w:rsidR="004B3819" w:rsidRPr="00F31509" w:rsidRDefault="00F3743E"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w:t>
      </w:r>
      <w:del w:id="1233" w:author="Jane Shaw" w:date="2015-11-07T14:10:00Z">
        <w:r w:rsidR="004B3819" w:rsidRPr="00F31509" w:rsidDel="00F3743E">
          <w:rPr>
            <w:rFonts w:asciiTheme="majorBidi" w:hAnsiTheme="majorBidi" w:cstheme="majorBidi"/>
            <w:bCs/>
            <w:color w:val="000000" w:themeColor="text1"/>
            <w:szCs w:val="24"/>
            <w:lang w:val="en-GB"/>
          </w:rPr>
          <w:delText xml:space="preserve">focus of the </w:delText>
        </w:r>
      </w:del>
      <w:r w:rsidR="004B3819" w:rsidRPr="00F31509">
        <w:rPr>
          <w:rFonts w:asciiTheme="majorBidi" w:hAnsiTheme="majorBidi" w:cstheme="majorBidi"/>
          <w:bCs/>
          <w:color w:val="000000" w:themeColor="text1"/>
          <w:szCs w:val="24"/>
          <w:lang w:val="en-GB"/>
        </w:rPr>
        <w:t xml:space="preserve">revisions </w:t>
      </w:r>
      <w:del w:id="1234" w:author="Jane Shaw" w:date="2015-11-07T14:10:00Z">
        <w:r w:rsidR="004B3819" w:rsidRPr="00F31509" w:rsidDel="00F3743E">
          <w:rPr>
            <w:rFonts w:asciiTheme="majorBidi" w:hAnsiTheme="majorBidi" w:cstheme="majorBidi"/>
            <w:bCs/>
            <w:color w:val="000000" w:themeColor="text1"/>
            <w:szCs w:val="24"/>
            <w:lang w:val="en-GB"/>
          </w:rPr>
          <w:delText>was</w:delText>
        </w:r>
      </w:del>
      <w:del w:id="1235" w:author="Jane Shaw" w:date="2015-10-16T12:20:00Z">
        <w:r w:rsidR="004B3819" w:rsidRPr="00F31509" w:rsidDel="007B46D1">
          <w:rPr>
            <w:rFonts w:asciiTheme="majorBidi" w:hAnsiTheme="majorBidi" w:cstheme="majorBidi"/>
            <w:bCs/>
            <w:color w:val="000000" w:themeColor="text1"/>
            <w:szCs w:val="24"/>
            <w:lang w:val="en-GB"/>
          </w:rPr>
          <w:delText>, however, placed</w:delText>
        </w:r>
      </w:del>
      <w:del w:id="1236" w:author="Jane Shaw" w:date="2015-11-07T14:10:00Z">
        <w:r w:rsidR="004B3819" w:rsidRPr="00F31509" w:rsidDel="00F3743E">
          <w:rPr>
            <w:rFonts w:asciiTheme="majorBidi" w:hAnsiTheme="majorBidi" w:cstheme="majorBidi"/>
            <w:bCs/>
            <w:color w:val="000000" w:themeColor="text1"/>
            <w:szCs w:val="24"/>
            <w:lang w:val="en-GB"/>
          </w:rPr>
          <w:delText xml:space="preserve"> </w:delText>
        </w:r>
      </w:del>
      <w:ins w:id="1237" w:author="Jane Shaw" w:date="2015-11-07T14:10:00Z">
        <w:r>
          <w:rPr>
            <w:rFonts w:asciiTheme="majorBidi" w:hAnsiTheme="majorBidi" w:cstheme="majorBidi"/>
            <w:bCs/>
            <w:color w:val="000000" w:themeColor="text1"/>
            <w:szCs w:val="24"/>
            <w:lang w:val="en-GB"/>
          </w:rPr>
          <w:t xml:space="preserve">focused </w:t>
        </w:r>
      </w:ins>
      <w:r w:rsidR="004B3819" w:rsidRPr="00F31509">
        <w:rPr>
          <w:rFonts w:asciiTheme="majorBidi" w:hAnsiTheme="majorBidi" w:cstheme="majorBidi"/>
          <w:bCs/>
          <w:color w:val="000000" w:themeColor="text1"/>
          <w:szCs w:val="24"/>
          <w:lang w:val="en-GB"/>
        </w:rPr>
        <w:t>on updating the various (imputation) methods of the FBS components and</w:t>
      </w:r>
      <w:ins w:id="1238" w:author="Jane Shaw" w:date="2015-10-16T12:20:00Z">
        <w:r w:rsidR="007B46D1">
          <w:rPr>
            <w:rFonts w:asciiTheme="majorBidi" w:hAnsiTheme="majorBidi" w:cstheme="majorBidi"/>
            <w:bCs/>
            <w:color w:val="000000" w:themeColor="text1"/>
            <w:szCs w:val="24"/>
            <w:lang w:val="en-GB"/>
          </w:rPr>
          <w:t xml:space="preserve"> –</w:t>
        </w:r>
      </w:ins>
      <w:del w:id="1239" w:author="Jane Shaw" w:date="2015-10-16T12:20:00Z">
        <w:r w:rsidR="004B3819" w:rsidRPr="00F31509" w:rsidDel="007B46D1">
          <w:rPr>
            <w:rFonts w:asciiTheme="majorBidi" w:hAnsiTheme="majorBidi" w:cstheme="majorBidi"/>
            <w:bCs/>
            <w:color w:val="000000" w:themeColor="text1"/>
            <w:szCs w:val="24"/>
            <w:lang w:val="en-GB"/>
          </w:rPr>
          <w:delText>,</w:delText>
        </w:r>
      </w:del>
      <w:r w:rsidR="004B3819" w:rsidRPr="00F31509">
        <w:rPr>
          <w:rFonts w:asciiTheme="majorBidi" w:hAnsiTheme="majorBidi" w:cstheme="majorBidi"/>
          <w:bCs/>
          <w:color w:val="000000" w:themeColor="text1"/>
          <w:szCs w:val="24"/>
          <w:lang w:val="en-GB"/>
        </w:rPr>
        <w:t xml:space="preserve"> </w:t>
      </w:r>
      <w:ins w:id="1240" w:author="Jane Shaw" w:date="2015-10-16T12:20:00Z">
        <w:r w:rsidR="007B46D1">
          <w:rPr>
            <w:rFonts w:asciiTheme="majorBidi" w:hAnsiTheme="majorBidi" w:cstheme="majorBidi"/>
            <w:bCs/>
            <w:color w:val="000000" w:themeColor="text1"/>
            <w:szCs w:val="24"/>
            <w:lang w:val="en-GB"/>
          </w:rPr>
          <w:t xml:space="preserve">of particular </w:t>
        </w:r>
      </w:ins>
      <w:r w:rsidR="004B3819" w:rsidRPr="00F31509">
        <w:rPr>
          <w:rFonts w:asciiTheme="majorBidi" w:hAnsiTheme="majorBidi" w:cstheme="majorBidi"/>
          <w:bCs/>
          <w:color w:val="000000" w:themeColor="text1"/>
          <w:szCs w:val="24"/>
          <w:lang w:val="en-GB"/>
        </w:rPr>
        <w:t>importan</w:t>
      </w:r>
      <w:ins w:id="1241" w:author="Jane Shaw" w:date="2015-10-16T12:20:00Z">
        <w:r w:rsidR="007B46D1">
          <w:rPr>
            <w:rFonts w:asciiTheme="majorBidi" w:hAnsiTheme="majorBidi" w:cstheme="majorBidi"/>
            <w:bCs/>
            <w:color w:val="000000" w:themeColor="text1"/>
            <w:szCs w:val="24"/>
            <w:lang w:val="en-GB"/>
          </w:rPr>
          <w:t>ce</w:t>
        </w:r>
      </w:ins>
      <w:del w:id="1242" w:author="Jane Shaw" w:date="2015-10-16T12:20:00Z">
        <w:r w:rsidR="004B3819" w:rsidRPr="00F31509" w:rsidDel="007B46D1">
          <w:rPr>
            <w:rFonts w:asciiTheme="majorBidi" w:hAnsiTheme="majorBidi" w:cstheme="majorBidi"/>
            <w:bCs/>
            <w:color w:val="000000" w:themeColor="text1"/>
            <w:szCs w:val="24"/>
            <w:lang w:val="en-GB"/>
          </w:rPr>
          <w:delText>tly</w:delText>
        </w:r>
      </w:del>
      <w:ins w:id="1243" w:author="Jane Shaw" w:date="2015-10-16T12:21:00Z">
        <w:r w:rsidR="007B46D1">
          <w:rPr>
            <w:rFonts w:asciiTheme="majorBidi" w:hAnsiTheme="majorBidi" w:cstheme="majorBidi"/>
            <w:bCs/>
            <w:color w:val="000000" w:themeColor="text1"/>
            <w:szCs w:val="24"/>
            <w:lang w:val="en-GB"/>
          </w:rPr>
          <w:t xml:space="preserve"> –</w:t>
        </w:r>
      </w:ins>
      <w:del w:id="1244" w:author="Jane Shaw" w:date="2015-10-16T12:21:00Z">
        <w:r w:rsidR="004B3819" w:rsidRPr="00F31509" w:rsidDel="007B46D1">
          <w:rPr>
            <w:rFonts w:asciiTheme="majorBidi" w:hAnsiTheme="majorBidi" w:cstheme="majorBidi"/>
            <w:bCs/>
            <w:color w:val="000000" w:themeColor="text1"/>
            <w:szCs w:val="24"/>
            <w:lang w:val="en-GB"/>
          </w:rPr>
          <w:delText>,</w:delText>
        </w:r>
      </w:del>
      <w:r w:rsidR="004B3819" w:rsidRPr="00F31509">
        <w:rPr>
          <w:rFonts w:asciiTheme="majorBidi" w:hAnsiTheme="majorBidi" w:cstheme="majorBidi"/>
          <w:bCs/>
          <w:color w:val="000000" w:themeColor="text1"/>
          <w:szCs w:val="24"/>
          <w:lang w:val="en-GB"/>
        </w:rPr>
        <w:t xml:space="preserve"> the overall approach </w:t>
      </w:r>
      <w:del w:id="1245" w:author="Jane Shaw" w:date="2015-10-16T12:21:00Z">
        <w:r w:rsidR="004B3819" w:rsidRPr="00F31509" w:rsidDel="007B46D1">
          <w:rPr>
            <w:rFonts w:asciiTheme="majorBidi" w:hAnsiTheme="majorBidi" w:cstheme="majorBidi"/>
            <w:bCs/>
            <w:color w:val="000000" w:themeColor="text1"/>
            <w:szCs w:val="24"/>
            <w:lang w:val="en-GB"/>
          </w:rPr>
          <w:delText xml:space="preserve">to </w:delText>
        </w:r>
      </w:del>
      <w:ins w:id="1246" w:author="Jane Shaw" w:date="2015-10-16T12:21:00Z">
        <w:r w:rsidR="007B46D1">
          <w:rPr>
            <w:rFonts w:asciiTheme="majorBidi" w:hAnsiTheme="majorBidi" w:cstheme="majorBidi"/>
            <w:bCs/>
            <w:color w:val="000000" w:themeColor="text1"/>
            <w:szCs w:val="24"/>
            <w:lang w:val="en-GB"/>
          </w:rPr>
          <w:t xml:space="preserve">for </w:t>
        </w:r>
      </w:ins>
      <w:r w:rsidR="004B3819" w:rsidRPr="00F31509">
        <w:rPr>
          <w:rFonts w:asciiTheme="majorBidi" w:hAnsiTheme="majorBidi" w:cstheme="majorBidi"/>
          <w:bCs/>
          <w:color w:val="000000" w:themeColor="text1"/>
          <w:szCs w:val="24"/>
          <w:lang w:val="en-GB"/>
        </w:rPr>
        <w:t>set</w:t>
      </w:r>
      <w:ins w:id="1247" w:author="Jane Shaw" w:date="2015-10-16T12:21:00Z">
        <w:r w:rsidR="007B46D1">
          <w:rPr>
            <w:rFonts w:asciiTheme="majorBidi" w:hAnsiTheme="majorBidi" w:cstheme="majorBidi"/>
            <w:bCs/>
            <w:color w:val="000000" w:themeColor="text1"/>
            <w:szCs w:val="24"/>
            <w:lang w:val="en-GB"/>
          </w:rPr>
          <w:t>ting</w:t>
        </w:r>
      </w:ins>
      <w:r w:rsidR="004B3819" w:rsidRPr="00F31509">
        <w:rPr>
          <w:rFonts w:asciiTheme="majorBidi" w:hAnsiTheme="majorBidi" w:cstheme="majorBidi"/>
          <w:bCs/>
          <w:color w:val="000000" w:themeColor="text1"/>
          <w:szCs w:val="24"/>
          <w:lang w:val="en-GB"/>
        </w:rPr>
        <w:t xml:space="preserve"> up and solv</w:t>
      </w:r>
      <w:ins w:id="1248" w:author="Jane Shaw" w:date="2015-10-16T12:21:00Z">
        <w:r w:rsidR="007B46D1">
          <w:rPr>
            <w:rFonts w:asciiTheme="majorBidi" w:hAnsiTheme="majorBidi" w:cstheme="majorBidi"/>
            <w:bCs/>
            <w:color w:val="000000" w:themeColor="text1"/>
            <w:szCs w:val="24"/>
            <w:lang w:val="en-GB"/>
          </w:rPr>
          <w:t>ing</w:t>
        </w:r>
      </w:ins>
      <w:del w:id="1249" w:author="Jane Shaw" w:date="2015-10-16T12:21:00Z">
        <w:r w:rsidR="004B3819" w:rsidRPr="00F31509" w:rsidDel="007B46D1">
          <w:rPr>
            <w:rFonts w:asciiTheme="majorBidi" w:hAnsiTheme="majorBidi" w:cstheme="majorBidi"/>
            <w:bCs/>
            <w:color w:val="000000" w:themeColor="text1"/>
            <w:szCs w:val="24"/>
            <w:lang w:val="en-GB"/>
          </w:rPr>
          <w:delText>e</w:delText>
        </w:r>
      </w:del>
      <w:r w:rsidR="004B3819" w:rsidRPr="00F31509">
        <w:rPr>
          <w:rFonts w:asciiTheme="majorBidi" w:hAnsiTheme="majorBidi" w:cstheme="majorBidi"/>
          <w:bCs/>
          <w:color w:val="000000" w:themeColor="text1"/>
          <w:szCs w:val="24"/>
          <w:lang w:val="en-GB"/>
        </w:rPr>
        <w:t xml:space="preserve"> the balance between all variables of supply and utilization. The motivations for these changes and the differences to existing approaches are laid out in the </w:t>
      </w:r>
      <w:del w:id="1250" w:author="Jane Shaw" w:date="2015-10-16T12:21:00Z">
        <w:r w:rsidR="004B3819" w:rsidRPr="00F31509" w:rsidDel="007B46D1">
          <w:rPr>
            <w:rFonts w:asciiTheme="majorBidi" w:hAnsiTheme="majorBidi" w:cstheme="majorBidi"/>
            <w:bCs/>
            <w:color w:val="000000" w:themeColor="text1"/>
            <w:szCs w:val="24"/>
            <w:lang w:val="en-GB"/>
          </w:rPr>
          <w:delText xml:space="preserve">various </w:delText>
        </w:r>
      </w:del>
      <w:ins w:id="1251" w:author="Jane Shaw" w:date="2015-11-07T14:10:00Z">
        <w:r w:rsidR="00775616">
          <w:rPr>
            <w:rFonts w:asciiTheme="majorBidi" w:hAnsiTheme="majorBidi" w:cstheme="majorBidi"/>
            <w:bCs/>
            <w:color w:val="000000" w:themeColor="text1"/>
            <w:szCs w:val="24"/>
            <w:lang w:val="en-GB"/>
          </w:rPr>
          <w:t xml:space="preserve">different sections </w:t>
        </w:r>
      </w:ins>
      <w:del w:id="1252" w:author="Jane Shaw" w:date="2015-11-07T14:10:00Z">
        <w:r w:rsidR="004B3819" w:rsidRPr="00F31509" w:rsidDel="00775616">
          <w:rPr>
            <w:rFonts w:asciiTheme="majorBidi" w:hAnsiTheme="majorBidi" w:cstheme="majorBidi"/>
            <w:bCs/>
            <w:color w:val="000000" w:themeColor="text1"/>
            <w:szCs w:val="24"/>
            <w:lang w:val="en-GB"/>
          </w:rPr>
          <w:delText xml:space="preserve">chapters </w:delText>
        </w:r>
      </w:del>
      <w:r w:rsidR="004B3819" w:rsidRPr="00F31509">
        <w:rPr>
          <w:rFonts w:asciiTheme="majorBidi" w:hAnsiTheme="majorBidi" w:cstheme="majorBidi"/>
          <w:bCs/>
          <w:color w:val="000000" w:themeColor="text1"/>
          <w:szCs w:val="24"/>
          <w:lang w:val="en-GB"/>
        </w:rPr>
        <w:t xml:space="preserve">of this document. An important change relates to the </w:t>
      </w:r>
      <w:ins w:id="1253" w:author="Jane Shaw" w:date="2015-11-07T14:11:00Z">
        <w:r w:rsidR="00775616">
          <w:rPr>
            <w:rFonts w:asciiTheme="majorBidi" w:hAnsiTheme="majorBidi" w:cstheme="majorBidi"/>
            <w:bCs/>
            <w:color w:val="000000" w:themeColor="text1"/>
            <w:szCs w:val="24"/>
            <w:lang w:val="en-GB"/>
          </w:rPr>
          <w:t xml:space="preserve">new </w:t>
        </w:r>
      </w:ins>
      <w:r w:rsidR="004B3819" w:rsidRPr="00F31509">
        <w:rPr>
          <w:rFonts w:asciiTheme="majorBidi" w:hAnsiTheme="majorBidi" w:cstheme="majorBidi"/>
          <w:bCs/>
          <w:color w:val="000000" w:themeColor="text1"/>
          <w:szCs w:val="24"/>
          <w:lang w:val="en-GB"/>
        </w:rPr>
        <w:t xml:space="preserve">approach </w:t>
      </w:r>
      <w:del w:id="1254" w:author="Jane Shaw" w:date="2015-11-07T14:11:00Z">
        <w:r w:rsidR="004B3819" w:rsidRPr="00F31509" w:rsidDel="00775616">
          <w:rPr>
            <w:rFonts w:asciiTheme="majorBidi" w:hAnsiTheme="majorBidi" w:cstheme="majorBidi"/>
            <w:bCs/>
            <w:color w:val="000000" w:themeColor="text1"/>
            <w:szCs w:val="24"/>
            <w:lang w:val="en-GB"/>
          </w:rPr>
          <w:delText xml:space="preserve">taken </w:delText>
        </w:r>
      </w:del>
      <w:r w:rsidR="004B3819" w:rsidRPr="00F31509">
        <w:rPr>
          <w:rFonts w:asciiTheme="majorBidi" w:hAnsiTheme="majorBidi" w:cstheme="majorBidi"/>
          <w:bCs/>
          <w:color w:val="000000" w:themeColor="text1"/>
          <w:szCs w:val="24"/>
          <w:lang w:val="en-GB"/>
        </w:rPr>
        <w:t xml:space="preserve">to solving the overall balance. In essence, it constitutes a move from a deterministic approach towards </w:t>
      </w:r>
      <w:del w:id="1255" w:author="Jane Shaw" w:date="2015-10-16T12:21:00Z">
        <w:r w:rsidR="004B3819" w:rsidRPr="00F31509" w:rsidDel="007B46D1">
          <w:rPr>
            <w:rFonts w:asciiTheme="majorBidi" w:hAnsiTheme="majorBidi" w:cstheme="majorBidi"/>
            <w:bCs/>
            <w:color w:val="000000" w:themeColor="text1"/>
            <w:szCs w:val="24"/>
            <w:lang w:val="en-GB"/>
          </w:rPr>
          <w:delText xml:space="preserve">establishing </w:delText>
        </w:r>
      </w:del>
      <w:r w:rsidR="004B3819" w:rsidRPr="00F31509">
        <w:rPr>
          <w:rFonts w:asciiTheme="majorBidi" w:hAnsiTheme="majorBidi" w:cstheme="majorBidi"/>
          <w:bCs/>
          <w:color w:val="000000" w:themeColor="text1"/>
          <w:szCs w:val="24"/>
          <w:lang w:val="en-GB"/>
        </w:rPr>
        <w:t xml:space="preserve">a process that takes into account not only the expected values but also the accuracy </w:t>
      </w:r>
      <w:del w:id="1256" w:author="Jane Shaw" w:date="2015-10-16T12:22:00Z">
        <w:r w:rsidR="004B3819" w:rsidRPr="00F31509" w:rsidDel="007B46D1">
          <w:rPr>
            <w:rFonts w:asciiTheme="majorBidi" w:hAnsiTheme="majorBidi" w:cstheme="majorBidi"/>
            <w:bCs/>
            <w:color w:val="000000" w:themeColor="text1"/>
            <w:szCs w:val="24"/>
            <w:lang w:val="en-GB"/>
          </w:rPr>
          <w:delText xml:space="preserve">with </w:delText>
        </w:r>
      </w:del>
      <w:ins w:id="1257" w:author="Jane Shaw" w:date="2015-10-16T12:22:00Z">
        <w:r w:rsidR="007B46D1">
          <w:rPr>
            <w:rFonts w:asciiTheme="majorBidi" w:hAnsiTheme="majorBidi" w:cstheme="majorBidi"/>
            <w:bCs/>
            <w:color w:val="000000" w:themeColor="text1"/>
            <w:szCs w:val="24"/>
            <w:lang w:val="en-GB"/>
          </w:rPr>
          <w:t xml:space="preserve">of </w:t>
        </w:r>
      </w:ins>
      <w:r w:rsidR="004B3819" w:rsidRPr="00F31509">
        <w:rPr>
          <w:rFonts w:asciiTheme="majorBidi" w:hAnsiTheme="majorBidi" w:cstheme="majorBidi"/>
          <w:bCs/>
          <w:color w:val="000000" w:themeColor="text1"/>
          <w:szCs w:val="24"/>
          <w:lang w:val="en-GB"/>
        </w:rPr>
        <w:t xml:space="preserve">the various variables (“elements”) of the balance that are being measured. The approach eventually selects a combination of values for the various variables that provides the most likely outcome while taking into account the boundaries of confidence/measurement for </w:t>
      </w:r>
      <w:del w:id="1258" w:author="Jane Shaw" w:date="2015-10-16T12:22:00Z">
        <w:r w:rsidR="004B3819" w:rsidRPr="00F31509" w:rsidDel="007B46D1">
          <w:rPr>
            <w:rFonts w:asciiTheme="majorBidi" w:hAnsiTheme="majorBidi" w:cstheme="majorBidi"/>
            <w:bCs/>
            <w:color w:val="000000" w:themeColor="text1"/>
            <w:szCs w:val="24"/>
            <w:lang w:val="en-GB"/>
          </w:rPr>
          <w:delText xml:space="preserve">every </w:delText>
        </w:r>
      </w:del>
      <w:ins w:id="1259" w:author="Jane Shaw" w:date="2015-10-16T12:22:00Z">
        <w:r w:rsidR="007B46D1">
          <w:rPr>
            <w:rFonts w:asciiTheme="majorBidi" w:hAnsiTheme="majorBidi" w:cstheme="majorBidi"/>
            <w:bCs/>
            <w:color w:val="000000" w:themeColor="text1"/>
            <w:szCs w:val="24"/>
            <w:lang w:val="en-GB"/>
          </w:rPr>
          <w:t xml:space="preserve">each </w:t>
        </w:r>
      </w:ins>
      <w:del w:id="1260" w:author="Jane Shaw" w:date="2015-10-16T12:22:00Z">
        <w:r w:rsidR="004B3819" w:rsidRPr="00F31509" w:rsidDel="007B46D1">
          <w:rPr>
            <w:rFonts w:asciiTheme="majorBidi" w:hAnsiTheme="majorBidi" w:cstheme="majorBidi"/>
            <w:bCs/>
            <w:color w:val="000000" w:themeColor="text1"/>
            <w:szCs w:val="24"/>
            <w:lang w:val="en-GB"/>
          </w:rPr>
          <w:delText xml:space="preserve">individual </w:delText>
        </w:r>
      </w:del>
      <w:r w:rsidR="004B3819" w:rsidRPr="00F31509">
        <w:rPr>
          <w:rFonts w:asciiTheme="majorBidi" w:hAnsiTheme="majorBidi" w:cstheme="majorBidi"/>
          <w:bCs/>
          <w:color w:val="000000" w:themeColor="text1"/>
          <w:szCs w:val="24"/>
          <w:lang w:val="en-GB"/>
        </w:rPr>
        <w:t xml:space="preserve">variable. </w:t>
      </w:r>
    </w:p>
    <w:p w14:paraId="16F19E75" w14:textId="77777777" w:rsidR="00090BA3" w:rsidRPr="00F31509" w:rsidRDefault="00090BA3" w:rsidP="004B3819">
      <w:pPr>
        <w:jc w:val="both"/>
        <w:rPr>
          <w:rFonts w:asciiTheme="majorBidi" w:hAnsiTheme="majorBidi" w:cstheme="majorBidi"/>
          <w:bCs/>
          <w:color w:val="000000" w:themeColor="text1"/>
          <w:szCs w:val="24"/>
          <w:lang w:val="en-GB"/>
        </w:rPr>
      </w:pPr>
    </w:p>
    <w:p w14:paraId="4E58B1B7" w14:textId="7127C6F1" w:rsidR="0097372B" w:rsidRPr="00F31509" w:rsidDel="007B46D1" w:rsidRDefault="00353BD5" w:rsidP="00C4334D">
      <w:pPr>
        <w:pStyle w:val="Titolo2"/>
        <w:rPr>
          <w:del w:id="1261" w:author="Jane Shaw" w:date="2015-10-16T12:22:00Z"/>
          <w:rFonts w:eastAsia="Calibri"/>
          <w:lang w:eastAsia="en-US"/>
        </w:rPr>
      </w:pPr>
      <w:bookmarkStart w:id="1262" w:name="_Toc428383818"/>
      <w:bookmarkStart w:id="1263" w:name="_Toc428436040"/>
      <w:bookmarkStart w:id="1264" w:name="_Toc428436341"/>
      <w:del w:id="1265" w:author="Jane Shaw" w:date="2015-10-16T12:22:00Z">
        <w:r w:rsidRPr="00F31509" w:rsidDel="007B46D1">
          <w:rPr>
            <w:rFonts w:eastAsia="Calibri"/>
            <w:lang w:eastAsia="en-US"/>
          </w:rPr>
          <w:lastRenderedPageBreak/>
          <w:delText xml:space="preserve">FBS </w:delText>
        </w:r>
      </w:del>
      <w:bookmarkStart w:id="1266" w:name="_Toc308029343"/>
      <w:bookmarkStart w:id="1267" w:name="_Toc308029534"/>
      <w:r w:rsidR="007B46D1" w:rsidRPr="00F31509">
        <w:rPr>
          <w:rFonts w:eastAsia="Calibri"/>
          <w:lang w:eastAsia="en-US"/>
        </w:rPr>
        <w:t xml:space="preserve">History </w:t>
      </w:r>
      <w:r w:rsidRPr="00F31509">
        <w:rPr>
          <w:rFonts w:eastAsia="Calibri"/>
          <w:lang w:eastAsia="en-US"/>
        </w:rPr>
        <w:t>and b</w:t>
      </w:r>
      <w:r w:rsidR="00D01AE7" w:rsidRPr="00F31509">
        <w:rPr>
          <w:rFonts w:eastAsia="Calibri"/>
          <w:lang w:eastAsia="en-US"/>
        </w:rPr>
        <w:t>ackground</w:t>
      </w:r>
      <w:bookmarkEnd w:id="2"/>
      <w:bookmarkEnd w:id="1262"/>
      <w:bookmarkEnd w:id="1263"/>
      <w:bookmarkEnd w:id="1264"/>
      <w:ins w:id="1268" w:author="Jane Shaw" w:date="2015-10-16T12:23:00Z">
        <w:r w:rsidR="007B46D1">
          <w:rPr>
            <w:rFonts w:eastAsia="Calibri"/>
            <w:lang w:eastAsia="en-US"/>
          </w:rPr>
          <w:t xml:space="preserve"> of food balance sheets</w:t>
        </w:r>
      </w:ins>
      <w:bookmarkEnd w:id="1266"/>
      <w:bookmarkEnd w:id="1267"/>
    </w:p>
    <w:p w14:paraId="3BA690B3" w14:textId="77777777" w:rsidR="00A95227" w:rsidRPr="007B46D1" w:rsidRDefault="00A95227">
      <w:pPr>
        <w:pStyle w:val="Titolo2"/>
        <w:rPr>
          <w:rFonts w:asciiTheme="majorBidi" w:eastAsia="Calibri" w:hAnsiTheme="majorBidi" w:cstheme="majorBidi"/>
          <w:sz w:val="24"/>
          <w:szCs w:val="24"/>
          <w:lang w:eastAsia="en-US"/>
          <w:rPrChange w:id="1269" w:author="Jane Shaw" w:date="2015-10-16T12:22:00Z">
            <w:rPr>
              <w:lang w:eastAsia="en-US"/>
            </w:rPr>
          </w:rPrChange>
        </w:rPr>
        <w:pPrChange w:id="1270" w:author="Jane Shaw" w:date="2015-10-16T12:22:00Z">
          <w:pPr>
            <w:keepNext/>
            <w:suppressAutoHyphens w:val="0"/>
            <w:spacing w:after="0"/>
            <w:jc w:val="both"/>
          </w:pPr>
        </w:pPrChange>
      </w:pPr>
    </w:p>
    <w:p w14:paraId="0009E6FE" w14:textId="798556D8"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As defined by FAO, a</w:t>
      </w:r>
      <w:ins w:id="1271" w:author="Jane Shaw" w:date="2015-10-16T12:22:00Z">
        <w:r w:rsidR="007B46D1">
          <w:rPr>
            <w:rFonts w:asciiTheme="majorBidi" w:eastAsia="Calibri" w:hAnsiTheme="majorBidi" w:cstheme="majorBidi"/>
            <w:szCs w:val="24"/>
            <w:lang w:val="en-GB" w:eastAsia="en-US"/>
          </w:rPr>
          <w:t>n</w:t>
        </w:r>
      </w:ins>
      <w:r w:rsidRPr="00F31509">
        <w:rPr>
          <w:rFonts w:asciiTheme="majorBidi" w:eastAsia="Calibri" w:hAnsiTheme="majorBidi" w:cstheme="majorBidi"/>
          <w:szCs w:val="24"/>
          <w:lang w:val="en-GB" w:eastAsia="en-US"/>
        </w:rPr>
        <w:t xml:space="preserve"> </w:t>
      </w:r>
      <w:del w:id="1272" w:author="Jane Shaw" w:date="2015-10-16T12:22:00Z">
        <w:r w:rsidR="00721FA3" w:rsidRPr="00F31509" w:rsidDel="007B46D1">
          <w:rPr>
            <w:rFonts w:asciiTheme="majorBidi" w:eastAsia="Calibri" w:hAnsiTheme="majorBidi" w:cstheme="majorBidi"/>
            <w:szCs w:val="24"/>
            <w:lang w:val="en-GB" w:eastAsia="en-US"/>
          </w:rPr>
          <w:delText>F</w:delText>
        </w:r>
        <w:r w:rsidRPr="00F31509" w:rsidDel="007B46D1">
          <w:rPr>
            <w:rFonts w:asciiTheme="majorBidi" w:eastAsia="Calibri" w:hAnsiTheme="majorBidi" w:cstheme="majorBidi"/>
            <w:szCs w:val="24"/>
            <w:lang w:val="en-GB" w:eastAsia="en-US"/>
          </w:rPr>
          <w:delText xml:space="preserve">ood </w:delText>
        </w:r>
        <w:r w:rsidR="00721FA3" w:rsidRPr="00F31509" w:rsidDel="007B46D1">
          <w:rPr>
            <w:rFonts w:asciiTheme="majorBidi" w:eastAsia="Calibri" w:hAnsiTheme="majorBidi" w:cstheme="majorBidi"/>
            <w:szCs w:val="24"/>
            <w:lang w:val="en-GB" w:eastAsia="en-US"/>
          </w:rPr>
          <w:delText>B</w:delText>
        </w:r>
        <w:r w:rsidRPr="00F31509" w:rsidDel="007B46D1">
          <w:rPr>
            <w:rFonts w:asciiTheme="majorBidi" w:eastAsia="Calibri" w:hAnsiTheme="majorBidi" w:cstheme="majorBidi"/>
            <w:szCs w:val="24"/>
            <w:lang w:val="en-GB" w:eastAsia="en-US"/>
          </w:rPr>
          <w:delText xml:space="preserve">alance </w:delText>
        </w:r>
        <w:r w:rsidR="00721FA3" w:rsidRPr="00F31509" w:rsidDel="007B46D1">
          <w:rPr>
            <w:rFonts w:asciiTheme="majorBidi" w:eastAsia="Calibri" w:hAnsiTheme="majorBidi" w:cstheme="majorBidi"/>
            <w:szCs w:val="24"/>
            <w:lang w:val="en-GB" w:eastAsia="en-US"/>
          </w:rPr>
          <w:delText>S</w:delText>
        </w:r>
        <w:r w:rsidRPr="00F31509" w:rsidDel="007B46D1">
          <w:rPr>
            <w:rFonts w:asciiTheme="majorBidi" w:eastAsia="Calibri" w:hAnsiTheme="majorBidi" w:cstheme="majorBidi"/>
            <w:szCs w:val="24"/>
            <w:lang w:val="en-GB" w:eastAsia="en-US"/>
          </w:rPr>
          <w:delText xml:space="preserve">heet </w:delText>
        </w:r>
        <w:r w:rsidR="00721FA3" w:rsidRPr="00F31509" w:rsidDel="007B46D1">
          <w:rPr>
            <w:rFonts w:asciiTheme="majorBidi" w:eastAsia="Calibri" w:hAnsiTheme="majorBidi" w:cstheme="majorBidi"/>
            <w:szCs w:val="24"/>
            <w:lang w:val="en-GB" w:eastAsia="en-US"/>
          </w:rPr>
          <w:delText>(</w:delText>
        </w:r>
      </w:del>
      <w:r w:rsidR="00721FA3" w:rsidRPr="00F31509">
        <w:rPr>
          <w:rFonts w:asciiTheme="majorBidi" w:eastAsia="Calibri" w:hAnsiTheme="majorBidi" w:cstheme="majorBidi"/>
          <w:szCs w:val="24"/>
          <w:lang w:val="en-GB" w:eastAsia="en-US"/>
        </w:rPr>
        <w:t>FBS</w:t>
      </w:r>
      <w:del w:id="1273" w:author="Jane Shaw" w:date="2015-10-16T12:22:00Z">
        <w:r w:rsidR="00721FA3" w:rsidRPr="00F31509" w:rsidDel="007B46D1">
          <w:rPr>
            <w:rFonts w:asciiTheme="majorBidi" w:eastAsia="Calibri" w:hAnsiTheme="majorBidi" w:cstheme="majorBidi"/>
            <w:szCs w:val="24"/>
            <w:lang w:val="en-GB" w:eastAsia="en-US"/>
          </w:rPr>
          <w:delText>)</w:delText>
        </w:r>
      </w:del>
      <w:r w:rsidR="00721FA3" w:rsidRPr="00F31509">
        <w:rPr>
          <w:rFonts w:asciiTheme="majorBidi" w:eastAsia="Calibri" w:hAnsiTheme="majorBidi" w:cstheme="majorBidi"/>
          <w:szCs w:val="24"/>
          <w:lang w:val="en-GB" w:eastAsia="en-US"/>
        </w:rPr>
        <w:t xml:space="preserve">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w:t>
      </w:r>
      <w:ins w:id="1274" w:author="Jane Shaw" w:date="2015-10-16T12:23:00Z">
        <w:r w:rsidR="007B46D1">
          <w:rPr>
            <w:rFonts w:asciiTheme="majorBidi" w:eastAsia="Calibri" w:hAnsiTheme="majorBidi" w:cstheme="majorBidi"/>
            <w:szCs w:val="24"/>
            <w:lang w:val="en-GB" w:eastAsia="en-US"/>
          </w:rPr>
          <w:t>’</w:t>
        </w:r>
      </w:ins>
      <w:del w:id="1275" w:author="Jane Shaw" w:date="2015-10-16T12:23:00Z">
        <w:r w:rsidRPr="00F31509" w:rsidDel="007B46D1">
          <w:rPr>
            <w:rFonts w:asciiTheme="majorBidi" w:eastAsia="Calibri" w:hAnsiTheme="majorBidi" w:cstheme="majorBidi"/>
            <w:szCs w:val="24"/>
            <w:lang w:val="en-GB" w:eastAsia="en-US"/>
          </w:rPr>
          <w:delText>'</w:delText>
        </w:r>
      </w:del>
      <w:r w:rsidRPr="00F31509">
        <w:rPr>
          <w:rFonts w:asciiTheme="majorBidi" w:eastAsia="Calibri" w:hAnsiTheme="majorBidi" w:cstheme="majorBidi"/>
          <w:szCs w:val="24"/>
          <w:lang w:val="en-GB" w:eastAsia="en-US"/>
        </w:rPr>
        <w:t>s food supply during a specified reference period.</w:t>
      </w:r>
      <w:r w:rsidR="008568EC">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The preparation of </w:t>
      </w:r>
      <w:del w:id="1276" w:author="Jane Shaw" w:date="2015-10-16T12:23:00Z">
        <w:r w:rsidR="00A31E23" w:rsidRPr="00F31509" w:rsidDel="007B46D1">
          <w:rPr>
            <w:rFonts w:asciiTheme="majorBidi" w:eastAsia="Calibri" w:hAnsiTheme="majorBidi" w:cstheme="majorBidi"/>
            <w:szCs w:val="24"/>
            <w:lang w:val="en-GB" w:eastAsia="en-US"/>
          </w:rPr>
          <w:delText xml:space="preserve">food balance sheets </w:delText>
        </w:r>
      </w:del>
      <w:ins w:id="1277" w:author="Jane Shaw" w:date="2015-10-16T12:23:00Z">
        <w:r w:rsidR="00EF7CB4">
          <w:rPr>
            <w:rFonts w:asciiTheme="majorBidi" w:eastAsia="Calibri" w:hAnsiTheme="majorBidi" w:cstheme="majorBidi"/>
            <w:szCs w:val="24"/>
            <w:lang w:val="en-GB" w:eastAsia="en-US"/>
          </w:rPr>
          <w:t>FBS</w:t>
        </w:r>
        <w:r w:rsidR="007B46D1">
          <w:rPr>
            <w:rFonts w:asciiTheme="majorBidi" w:eastAsia="Calibri" w:hAnsiTheme="majorBidi" w:cstheme="majorBidi"/>
            <w:szCs w:val="24"/>
            <w:lang w:val="en-GB" w:eastAsia="en-US"/>
          </w:rPr>
          <w:t xml:space="preserve"> </w:t>
        </w:r>
      </w:ins>
      <w:r w:rsidR="00A31E23" w:rsidRPr="00F31509">
        <w:rPr>
          <w:rFonts w:asciiTheme="majorBidi" w:eastAsia="Calibri" w:hAnsiTheme="majorBidi" w:cstheme="majorBidi"/>
          <w:szCs w:val="24"/>
          <w:lang w:val="en-GB" w:eastAsia="en-US"/>
        </w:rPr>
        <w:t xml:space="preserve">has a </w:t>
      </w:r>
      <w:del w:id="1278" w:author="Jane Shaw" w:date="2015-10-16T12:23:00Z">
        <w:r w:rsidR="00A31E23" w:rsidRPr="00F31509" w:rsidDel="007B46D1">
          <w:rPr>
            <w:rFonts w:asciiTheme="majorBidi" w:eastAsia="Calibri" w:hAnsiTheme="majorBidi" w:cstheme="majorBidi"/>
            <w:szCs w:val="24"/>
            <w:lang w:val="en-GB" w:eastAsia="en-US"/>
          </w:rPr>
          <w:delText xml:space="preserve">particularly </w:delText>
        </w:r>
      </w:del>
      <w:r w:rsidR="00A31E23" w:rsidRPr="00F31509">
        <w:rPr>
          <w:rFonts w:asciiTheme="majorBidi" w:eastAsia="Calibri" w:hAnsiTheme="majorBidi" w:cstheme="majorBidi"/>
          <w:szCs w:val="24"/>
          <w:lang w:val="en-GB" w:eastAsia="en-US"/>
        </w:rPr>
        <w:t xml:space="preserve">long history, extending </w:t>
      </w:r>
      <w:del w:id="1279" w:author="Jane Shaw" w:date="2015-10-16T12:23:00Z">
        <w:r w:rsidR="00A31E23" w:rsidRPr="00F31509" w:rsidDel="007B46D1">
          <w:rPr>
            <w:rFonts w:asciiTheme="majorBidi" w:eastAsia="Calibri" w:hAnsiTheme="majorBidi" w:cstheme="majorBidi"/>
            <w:szCs w:val="24"/>
            <w:lang w:val="en-GB" w:eastAsia="en-US"/>
          </w:rPr>
          <w:delText xml:space="preserve">as far </w:delText>
        </w:r>
      </w:del>
      <w:r w:rsidR="00A31E23" w:rsidRPr="00F31509">
        <w:rPr>
          <w:rFonts w:asciiTheme="majorBidi" w:eastAsia="Calibri" w:hAnsiTheme="majorBidi" w:cstheme="majorBidi"/>
          <w:szCs w:val="24"/>
          <w:lang w:val="en-GB" w:eastAsia="en-US"/>
        </w:rPr>
        <w:t xml:space="preserve">back </w:t>
      </w:r>
      <w:del w:id="1280" w:author="Jane Shaw" w:date="2015-10-16T12:23:00Z">
        <w:r w:rsidR="00A31E23" w:rsidRPr="00F31509" w:rsidDel="007B46D1">
          <w:rPr>
            <w:rFonts w:asciiTheme="majorBidi" w:eastAsia="Calibri" w:hAnsiTheme="majorBidi" w:cstheme="majorBidi"/>
            <w:szCs w:val="24"/>
            <w:lang w:val="en-GB" w:eastAsia="en-US"/>
          </w:rPr>
          <w:delText xml:space="preserve">as the period </w:delText>
        </w:r>
      </w:del>
      <w:ins w:id="1281" w:author="Jane Shaw" w:date="2015-10-16T12:23:00Z">
        <w:r w:rsidR="007B46D1">
          <w:rPr>
            <w:rFonts w:asciiTheme="majorBidi" w:eastAsia="Calibri" w:hAnsiTheme="majorBidi" w:cstheme="majorBidi"/>
            <w:szCs w:val="24"/>
            <w:lang w:val="en-GB" w:eastAsia="en-US"/>
          </w:rPr>
          <w:t xml:space="preserve">to </w:t>
        </w:r>
      </w:ins>
      <w:r w:rsidR="00A31E23" w:rsidRPr="00F31509">
        <w:rPr>
          <w:rFonts w:asciiTheme="majorBidi" w:eastAsia="Calibri" w:hAnsiTheme="majorBidi" w:cstheme="majorBidi"/>
          <w:szCs w:val="24"/>
          <w:lang w:val="en-GB" w:eastAsia="en-US"/>
        </w:rPr>
        <w:t>1934</w:t>
      </w:r>
      <w:ins w:id="1282" w:author="Jane Shaw" w:date="2015-10-16T12:23:00Z">
        <w:r w:rsidR="007B46D1">
          <w:rPr>
            <w:rFonts w:asciiTheme="majorBidi" w:eastAsia="Calibri" w:hAnsiTheme="majorBidi" w:cstheme="majorBidi"/>
            <w:szCs w:val="24"/>
            <w:lang w:val="en-GB" w:eastAsia="en-US"/>
          </w:rPr>
          <w:t>–19</w:t>
        </w:r>
      </w:ins>
      <w:del w:id="1283" w:author="Jane Shaw" w:date="2015-10-16T12:23:00Z">
        <w:r w:rsidR="00A31E23" w:rsidRPr="00F31509" w:rsidDel="007B46D1">
          <w:rPr>
            <w:rFonts w:asciiTheme="majorBidi" w:eastAsia="Calibri" w:hAnsiTheme="majorBidi" w:cstheme="majorBidi"/>
            <w:szCs w:val="24"/>
            <w:lang w:val="en-GB" w:eastAsia="en-US"/>
          </w:rPr>
          <w:delText>-</w:delText>
        </w:r>
      </w:del>
      <w:r w:rsidR="00A31E23" w:rsidRPr="00F31509">
        <w:rPr>
          <w:rFonts w:asciiTheme="majorBidi" w:eastAsia="Calibri" w:hAnsiTheme="majorBidi" w:cstheme="majorBidi"/>
          <w:szCs w:val="24"/>
          <w:lang w:val="en-GB" w:eastAsia="en-US"/>
        </w:rPr>
        <w:t>38. Over time, FBS</w:t>
      </w:r>
      <w:del w:id="1284" w:author="Jane Shaw" w:date="2015-10-16T13:34:00Z">
        <w:r w:rsidR="00A65712" w:rsidRPr="00F31509" w:rsidDel="00F82BD2">
          <w:rPr>
            <w:rFonts w:asciiTheme="majorBidi" w:eastAsia="Calibri" w:hAnsiTheme="majorBidi" w:cstheme="majorBidi"/>
            <w:szCs w:val="24"/>
            <w:lang w:val="en-GB" w:eastAsia="en-US"/>
          </w:rPr>
          <w:delText>s</w:delText>
        </w:r>
      </w:del>
      <w:r w:rsidR="00A31E23" w:rsidRPr="00F31509">
        <w:rPr>
          <w:rFonts w:asciiTheme="majorBidi" w:eastAsia="Calibri" w:hAnsiTheme="majorBidi" w:cstheme="majorBidi"/>
          <w:szCs w:val="24"/>
          <w:lang w:val="en-GB" w:eastAsia="en-US"/>
        </w:rPr>
        <w:t xml:space="preserve"> have undergone methodological change, but since 1984, when </w:t>
      </w:r>
      <w:del w:id="1285" w:author="Jane Shaw" w:date="2015-10-16T12:23:00Z">
        <w:r w:rsidR="00A31E23" w:rsidRPr="00F31509" w:rsidDel="007B46D1">
          <w:rPr>
            <w:rFonts w:asciiTheme="majorBidi" w:eastAsia="Calibri" w:hAnsiTheme="majorBidi" w:cstheme="majorBidi"/>
            <w:szCs w:val="24"/>
            <w:lang w:val="en-GB" w:eastAsia="en-US"/>
          </w:rPr>
          <w:delText xml:space="preserve">FBS </w:delText>
        </w:r>
      </w:del>
      <w:ins w:id="1286" w:author="Jane Shaw" w:date="2015-10-16T12:23:00Z">
        <w:r w:rsidR="007B46D1">
          <w:rPr>
            <w:rFonts w:asciiTheme="majorBidi" w:eastAsia="Calibri" w:hAnsiTheme="majorBidi" w:cstheme="majorBidi"/>
            <w:szCs w:val="24"/>
            <w:lang w:val="en-GB" w:eastAsia="en-US"/>
          </w:rPr>
          <w:t xml:space="preserve">they </w:t>
        </w:r>
      </w:ins>
      <w:r w:rsidR="00A31E23" w:rsidRPr="00F31509">
        <w:rPr>
          <w:rFonts w:asciiTheme="majorBidi" w:eastAsia="Calibri" w:hAnsiTheme="majorBidi" w:cstheme="majorBidi"/>
          <w:szCs w:val="24"/>
          <w:lang w:val="en-GB" w:eastAsia="en-US"/>
        </w:rPr>
        <w:t xml:space="preserve">were </w:t>
      </w:r>
      <w:ins w:id="1287" w:author="Jane Shaw" w:date="2015-10-16T12:24:00Z">
        <w:r w:rsidR="007B46D1">
          <w:rPr>
            <w:rFonts w:asciiTheme="majorBidi" w:eastAsia="Calibri" w:hAnsiTheme="majorBidi" w:cstheme="majorBidi"/>
            <w:szCs w:val="24"/>
            <w:lang w:val="en-GB" w:eastAsia="en-US"/>
          </w:rPr>
          <w:t xml:space="preserve">first </w:t>
        </w:r>
      </w:ins>
      <w:r w:rsidR="00A31E23" w:rsidRPr="00F31509">
        <w:rPr>
          <w:rFonts w:asciiTheme="majorBidi" w:eastAsia="Calibri" w:hAnsiTheme="majorBidi" w:cstheme="majorBidi"/>
          <w:szCs w:val="24"/>
          <w:lang w:val="en-GB" w:eastAsia="en-US"/>
        </w:rPr>
        <w:t xml:space="preserve">published in </w:t>
      </w:r>
      <w:ins w:id="1288" w:author="Jane Shaw" w:date="2015-10-16T12:23:00Z">
        <w:r w:rsidR="007B46D1">
          <w:rPr>
            <w:rFonts w:asciiTheme="majorBidi" w:eastAsia="Calibri" w:hAnsiTheme="majorBidi" w:cstheme="majorBidi"/>
            <w:szCs w:val="24"/>
            <w:lang w:val="en-GB" w:eastAsia="en-US"/>
          </w:rPr>
          <w:t xml:space="preserve">a </w:t>
        </w:r>
      </w:ins>
      <w:del w:id="1289" w:author="Jane Shaw" w:date="2015-10-16T12:23:00Z">
        <w:r w:rsidR="00A31E23" w:rsidRPr="00F31509" w:rsidDel="007B46D1">
          <w:rPr>
            <w:rFonts w:asciiTheme="majorBidi" w:eastAsia="Calibri" w:hAnsiTheme="majorBidi" w:cstheme="majorBidi"/>
            <w:szCs w:val="24"/>
            <w:lang w:val="en-GB" w:eastAsia="en-US"/>
          </w:rPr>
          <w:delText>“</w:delText>
        </w:r>
      </w:del>
      <w:r w:rsidR="00A31E23" w:rsidRPr="00F31509">
        <w:rPr>
          <w:rFonts w:asciiTheme="majorBidi" w:eastAsia="Calibri" w:hAnsiTheme="majorBidi" w:cstheme="majorBidi"/>
          <w:szCs w:val="24"/>
          <w:lang w:val="en-GB" w:eastAsia="en-US"/>
        </w:rPr>
        <w:t>standardized</w:t>
      </w:r>
      <w:del w:id="1290" w:author="Jane Shaw" w:date="2015-10-16T12:23:00Z">
        <w:r w:rsidR="00A31E23" w:rsidRPr="00F31509" w:rsidDel="007B46D1">
          <w:rPr>
            <w:rFonts w:asciiTheme="majorBidi" w:eastAsia="Calibri" w:hAnsiTheme="majorBidi" w:cstheme="majorBidi"/>
            <w:szCs w:val="24"/>
            <w:lang w:val="en-GB" w:eastAsia="en-US"/>
          </w:rPr>
          <w:delText>”</w:delText>
        </w:r>
      </w:del>
      <w:r w:rsidR="00A31E23" w:rsidRPr="00F31509">
        <w:rPr>
          <w:rFonts w:asciiTheme="majorBidi" w:eastAsia="Calibri" w:hAnsiTheme="majorBidi" w:cstheme="majorBidi"/>
          <w:szCs w:val="24"/>
          <w:lang w:val="en-GB" w:eastAsia="en-US"/>
        </w:rPr>
        <w:t xml:space="preserve"> format, FBS methods have been left largely unaltered, despite periodic review</w:t>
      </w:r>
      <w:r w:rsidR="00A65712" w:rsidRPr="00F31509">
        <w:rPr>
          <w:rFonts w:asciiTheme="majorBidi" w:eastAsia="Calibri" w:hAnsiTheme="majorBidi" w:cstheme="majorBidi"/>
          <w:szCs w:val="24"/>
          <w:lang w:val="en-GB" w:eastAsia="en-US"/>
        </w:rPr>
        <w:t>.</w:t>
      </w:r>
    </w:p>
    <w:p w14:paraId="16EF4816" w14:textId="77777777"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14:paraId="74AD351A" w14:textId="77777777"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14:paraId="33DB2E63" w14:textId="20E47D5A" w:rsidR="00A800FF" w:rsidRPr="00F31509" w:rsidRDefault="00BA43AE" w:rsidP="00BA43AE">
      <w:pPr>
        <w:suppressAutoHyphens w:val="0"/>
        <w:spacing w:after="0"/>
        <w:jc w:val="both"/>
        <w:rPr>
          <w:rFonts w:asciiTheme="majorBidi" w:eastAsia="Calibri" w:hAnsiTheme="majorBidi" w:cstheme="majorBidi"/>
          <w:szCs w:val="24"/>
          <w:lang w:val="en-GB" w:eastAsia="en-US"/>
        </w:rPr>
      </w:pPr>
      <w:del w:id="1294" w:author="Jane Shaw" w:date="2015-10-16T12:26:00Z">
        <w:r w:rsidRPr="00F31509" w:rsidDel="007B46D1">
          <w:rPr>
            <w:rFonts w:asciiTheme="majorBidi" w:eastAsia="Calibri" w:hAnsiTheme="majorBidi" w:cstheme="majorBidi"/>
            <w:szCs w:val="24"/>
            <w:lang w:val="en-GB" w:eastAsia="en-US"/>
          </w:rPr>
          <w:delText>F</w:delText>
        </w:r>
        <w:r w:rsidR="00A800FF" w:rsidRPr="00F31509" w:rsidDel="007B46D1">
          <w:rPr>
            <w:rFonts w:asciiTheme="majorBidi" w:eastAsia="Calibri" w:hAnsiTheme="majorBidi" w:cstheme="majorBidi"/>
            <w:szCs w:val="24"/>
            <w:lang w:val="en-GB" w:eastAsia="en-US"/>
          </w:rPr>
          <w:delText>ood balance sheet</w:delText>
        </w:r>
        <w:r w:rsidRPr="00F31509" w:rsidDel="007B46D1">
          <w:rPr>
            <w:rFonts w:asciiTheme="majorBidi" w:eastAsia="Calibri" w:hAnsiTheme="majorBidi" w:cstheme="majorBidi"/>
            <w:szCs w:val="24"/>
            <w:lang w:val="en-GB" w:eastAsia="en-US"/>
          </w:rPr>
          <w:delText>s show</w:delText>
        </w:r>
        <w:r w:rsidR="00A800FF" w:rsidRPr="00F31509" w:rsidDel="007B46D1">
          <w:rPr>
            <w:rFonts w:asciiTheme="majorBidi" w:eastAsia="Calibri" w:hAnsiTheme="majorBidi" w:cstheme="majorBidi"/>
            <w:szCs w:val="24"/>
            <w:lang w:val="en-GB" w:eastAsia="en-US"/>
          </w:rPr>
          <w:delText xml:space="preserve"> </w:delText>
        </w:r>
      </w:del>
      <w:r w:rsidR="007B46D1" w:rsidRPr="00F31509">
        <w:rPr>
          <w:rFonts w:asciiTheme="majorBidi" w:eastAsia="Calibri" w:hAnsiTheme="majorBidi" w:cstheme="majorBidi"/>
          <w:szCs w:val="24"/>
          <w:lang w:val="en-GB" w:eastAsia="en-US"/>
        </w:rPr>
        <w:t xml:space="preserve">For </w:t>
      </w:r>
      <w:r w:rsidR="00A800FF" w:rsidRPr="00F31509">
        <w:rPr>
          <w:rFonts w:asciiTheme="majorBidi" w:eastAsia="Calibri" w:hAnsiTheme="majorBidi" w:cstheme="majorBidi"/>
          <w:szCs w:val="24"/>
          <w:lang w:val="en-GB" w:eastAsia="en-US"/>
        </w:rPr>
        <w:t>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w:t>
      </w:r>
      <w:del w:id="1295" w:author="Jane Shaw" w:date="2015-10-16T12:26:00Z">
        <w:r w:rsidR="00A65712" w:rsidRPr="00F31509" w:rsidDel="007B46D1">
          <w:rPr>
            <w:rFonts w:asciiTheme="majorBidi" w:eastAsia="Calibri" w:hAnsiTheme="majorBidi" w:cstheme="majorBidi"/>
            <w:szCs w:val="24"/>
            <w:lang w:val="en-GB" w:eastAsia="en-US"/>
          </w:rPr>
          <w:delText xml:space="preserve">cases </w:delText>
        </w:r>
      </w:del>
      <w:r w:rsidR="00A65712" w:rsidRPr="00F31509">
        <w:rPr>
          <w:rFonts w:asciiTheme="majorBidi" w:eastAsia="Calibri" w:hAnsiTheme="majorBidi" w:cstheme="majorBidi"/>
          <w:szCs w:val="24"/>
          <w:lang w:val="en-GB" w:eastAsia="en-US"/>
        </w:rPr>
        <w:t xml:space="preserve">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ins w:id="1296" w:author="Jane Shaw" w:date="2015-10-16T12:26:00Z">
        <w:r w:rsidR="00EF7CB4">
          <w:rPr>
            <w:rFonts w:asciiTheme="majorBidi" w:eastAsia="Calibri" w:hAnsiTheme="majorBidi" w:cstheme="majorBidi"/>
            <w:szCs w:val="24"/>
            <w:lang w:val="en-GB" w:eastAsia="en-US"/>
          </w:rPr>
          <w:t xml:space="preserve">, </w:t>
        </w:r>
      </w:ins>
      <w:ins w:id="1297" w:author="Jane Shaw" w:date="2015-10-16T13:31:00Z">
        <w:r w:rsidR="00EF7CB4">
          <w:rPr>
            <w:rFonts w:asciiTheme="majorBidi" w:eastAsia="Calibri" w:hAnsiTheme="majorBidi" w:cstheme="majorBidi"/>
            <w:szCs w:val="24"/>
            <w:lang w:val="en-GB" w:eastAsia="en-US"/>
          </w:rPr>
          <w:t xml:space="preserve">the </w:t>
        </w:r>
      </w:ins>
      <w:ins w:id="1298" w:author="Jane Shaw" w:date="2015-10-16T12:26:00Z">
        <w:r w:rsidR="00EF7CB4">
          <w:rPr>
            <w:rFonts w:asciiTheme="majorBidi" w:eastAsia="Calibri" w:hAnsiTheme="majorBidi" w:cstheme="majorBidi"/>
            <w:szCs w:val="24"/>
            <w:lang w:val="en-GB" w:eastAsia="en-US"/>
          </w:rPr>
          <w:t>FBS</w:t>
        </w:r>
        <w:r w:rsidR="007B46D1">
          <w:rPr>
            <w:rFonts w:asciiTheme="majorBidi" w:eastAsia="Calibri" w:hAnsiTheme="majorBidi" w:cstheme="majorBidi"/>
            <w:szCs w:val="24"/>
            <w:lang w:val="en-GB" w:eastAsia="en-US"/>
          </w:rPr>
          <w:t xml:space="preserve"> show</w:t>
        </w:r>
      </w:ins>
      <w:ins w:id="1299" w:author="Jane Shaw" w:date="2015-10-16T13:31:00Z">
        <w:r w:rsidR="00EF7CB4">
          <w:rPr>
            <w:rFonts w:asciiTheme="majorBidi" w:eastAsia="Calibri" w:hAnsiTheme="majorBidi" w:cstheme="majorBidi"/>
            <w:szCs w:val="24"/>
            <w:lang w:val="en-GB" w:eastAsia="en-US"/>
          </w:rPr>
          <w:t>s</w:t>
        </w:r>
      </w:ins>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w:t>
      </w:r>
      <w:del w:id="1300" w:author="Jane Shaw" w:date="2015-10-16T12:26:00Z">
        <w:r w:rsidR="00A65712" w:rsidRPr="00F31509" w:rsidDel="007B46D1">
          <w:rPr>
            <w:rFonts w:asciiTheme="majorBidi" w:eastAsia="Calibri" w:hAnsiTheme="majorBidi" w:cstheme="majorBidi"/>
            <w:szCs w:val="24"/>
            <w:lang w:val="en-GB" w:eastAsia="en-US"/>
          </w:rPr>
          <w:delText xml:space="preserve"> of foodstuffs</w:delText>
        </w:r>
      </w:del>
      <w:ins w:id="1301" w:author="Jane Shaw" w:date="2015-10-16T12:26:00Z">
        <w:r w:rsidR="007B46D1">
          <w:rPr>
            <w:rFonts w:asciiTheme="majorBidi" w:eastAsia="Calibri" w:hAnsiTheme="majorBidi" w:cstheme="majorBidi"/>
            <w:szCs w:val="24"/>
            <w:lang w:val="en-GB" w:eastAsia="en-US"/>
          </w:rPr>
          <w:t>.</w:t>
        </w:r>
      </w:ins>
      <w:r w:rsidR="00351629" w:rsidRPr="00F31509">
        <w:rPr>
          <w:rStyle w:val="Rimandonotaapidipagina"/>
          <w:rFonts w:asciiTheme="majorBidi" w:eastAsia="Calibri" w:hAnsiTheme="majorBidi" w:cstheme="majorBidi"/>
          <w:szCs w:val="24"/>
          <w:lang w:val="en-GB" w:eastAsia="en-US"/>
        </w:rPr>
        <w:footnoteReference w:id="5"/>
      </w:r>
      <w:del w:id="1305" w:author="Jane Shaw" w:date="2015-10-16T12:26:00Z">
        <w:r w:rsidR="00A65712" w:rsidRPr="00F31509" w:rsidDel="007B46D1">
          <w:rPr>
            <w:rFonts w:asciiTheme="majorBidi" w:eastAsia="Calibri" w:hAnsiTheme="majorBidi" w:cstheme="majorBidi"/>
            <w:szCs w:val="24"/>
            <w:lang w:val="en-GB" w:eastAsia="en-US"/>
          </w:rPr>
          <w:delText>.</w:delText>
        </w:r>
      </w:del>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w:t>
      </w:r>
      <w:ins w:id="1306" w:author="Jane Shaw" w:date="2015-10-16T12:27:00Z">
        <w:r w:rsidR="007B46D1">
          <w:rPr>
            <w:rFonts w:asciiTheme="majorBidi" w:eastAsia="Calibri" w:hAnsiTheme="majorBidi" w:cstheme="majorBidi"/>
            <w:szCs w:val="24"/>
            <w:lang w:val="en-GB" w:eastAsia="en-US"/>
          </w:rPr>
          <w:t>,</w:t>
        </w:r>
      </w:ins>
      <w:r w:rsidR="00A800FF" w:rsidRPr="00F31509">
        <w:rPr>
          <w:rFonts w:asciiTheme="majorBidi" w:eastAsia="Calibri" w:hAnsiTheme="majorBidi" w:cstheme="majorBidi"/>
          <w:szCs w:val="24"/>
          <w:lang w:val="en-GB" w:eastAsia="en-US"/>
        </w:rPr>
        <w:t xml:space="preserve"> added to the total quantity imported and adjusted to any change in stocks that may have occurred since the beginning of the reference period gives the supply available during that period. On the utilization side, </w:t>
      </w:r>
      <w:del w:id="1307" w:author="Jane Shaw" w:date="2015-10-16T12:27:00Z">
        <w:r w:rsidR="00A800FF" w:rsidRPr="00F31509" w:rsidDel="007B46D1">
          <w:rPr>
            <w:rFonts w:asciiTheme="majorBidi" w:eastAsia="Calibri" w:hAnsiTheme="majorBidi" w:cstheme="majorBidi"/>
            <w:szCs w:val="24"/>
            <w:lang w:val="en-GB" w:eastAsia="en-US"/>
          </w:rPr>
          <w:delText xml:space="preserve">a </w:delText>
        </w:r>
      </w:del>
      <w:r w:rsidR="00A800FF" w:rsidRPr="00F31509">
        <w:rPr>
          <w:rFonts w:asciiTheme="majorBidi" w:eastAsia="Calibri" w:hAnsiTheme="majorBidi" w:cstheme="majorBidi"/>
          <w:szCs w:val="24"/>
          <w:lang w:val="en-GB" w:eastAsia="en-US"/>
        </w:rPr>
        <w:t>distinction</w:t>
      </w:r>
      <w:ins w:id="1308" w:author="Jane Shaw" w:date="2015-10-16T12:27:00Z">
        <w:r w:rsidR="007B46D1">
          <w:rPr>
            <w:rFonts w:asciiTheme="majorBidi" w:eastAsia="Calibri" w:hAnsiTheme="majorBidi" w:cstheme="majorBidi"/>
            <w:szCs w:val="24"/>
            <w:lang w:val="en-GB" w:eastAsia="en-US"/>
          </w:rPr>
          <w:t>s</w:t>
        </w:r>
      </w:ins>
      <w:r w:rsidR="00A800FF" w:rsidRPr="00F31509">
        <w:rPr>
          <w:rFonts w:asciiTheme="majorBidi" w:eastAsia="Calibri" w:hAnsiTheme="majorBidi" w:cstheme="majorBidi"/>
          <w:szCs w:val="24"/>
          <w:lang w:val="en-GB" w:eastAsia="en-US"/>
        </w:rPr>
        <w:t xml:space="preserve"> </w:t>
      </w:r>
      <w:del w:id="1309" w:author="Jane Shaw" w:date="2015-10-16T12:27:00Z">
        <w:r w:rsidR="00A800FF" w:rsidRPr="00F31509" w:rsidDel="007B46D1">
          <w:rPr>
            <w:rFonts w:asciiTheme="majorBidi" w:eastAsia="Calibri" w:hAnsiTheme="majorBidi" w:cstheme="majorBidi"/>
            <w:szCs w:val="24"/>
            <w:lang w:val="en-GB" w:eastAsia="en-US"/>
          </w:rPr>
          <w:delText xml:space="preserve">is </w:delText>
        </w:r>
      </w:del>
      <w:ins w:id="1310" w:author="Jane Shaw" w:date="2015-10-16T12:27:00Z">
        <w:r w:rsidR="007B46D1">
          <w:rPr>
            <w:rFonts w:asciiTheme="majorBidi" w:eastAsia="Calibri" w:hAnsiTheme="majorBidi" w:cstheme="majorBidi"/>
            <w:szCs w:val="24"/>
            <w:lang w:val="en-GB" w:eastAsia="en-US"/>
          </w:rPr>
          <w:t xml:space="preserve">are </w:t>
        </w:r>
      </w:ins>
      <w:r w:rsidR="00A800FF" w:rsidRPr="00F31509">
        <w:rPr>
          <w:rFonts w:asciiTheme="majorBidi" w:eastAsia="Calibri" w:hAnsiTheme="majorBidi" w:cstheme="majorBidi"/>
          <w:szCs w:val="24"/>
          <w:lang w:val="en-GB" w:eastAsia="en-US"/>
        </w:rPr>
        <w:t xml:space="preserve">made between the quantities exported, fed to livestock, used for seed, </w:t>
      </w:r>
      <w:del w:id="1311" w:author="Jane Shaw" w:date="2015-11-07T14:11:00Z">
        <w:r w:rsidR="00A800FF" w:rsidRPr="00F31509" w:rsidDel="00775616">
          <w:rPr>
            <w:rFonts w:asciiTheme="majorBidi" w:eastAsia="Calibri" w:hAnsiTheme="majorBidi" w:cstheme="majorBidi"/>
            <w:szCs w:val="24"/>
            <w:lang w:val="en-GB" w:eastAsia="en-US"/>
          </w:rPr>
          <w:delText xml:space="preserve">put to </w:delText>
        </w:r>
      </w:del>
      <w:ins w:id="1312" w:author="Jane Shaw" w:date="2015-11-07T14:11:00Z">
        <w:r w:rsidR="00775616">
          <w:rPr>
            <w:rFonts w:asciiTheme="majorBidi" w:eastAsia="Calibri" w:hAnsiTheme="majorBidi" w:cstheme="majorBidi"/>
            <w:szCs w:val="24"/>
            <w:lang w:val="en-GB" w:eastAsia="en-US"/>
          </w:rPr>
          <w:t xml:space="preserve">used in the </w:t>
        </w:r>
      </w:ins>
      <w:r w:rsidR="00A800FF" w:rsidRPr="00F31509">
        <w:rPr>
          <w:rFonts w:asciiTheme="majorBidi" w:eastAsia="Calibri" w:hAnsiTheme="majorBidi" w:cstheme="majorBidi"/>
          <w:szCs w:val="24"/>
          <w:lang w:val="en-GB" w:eastAsia="en-US"/>
        </w:rPr>
        <w:t xml:space="preserve">manufacture </w:t>
      </w:r>
      <w:del w:id="1313" w:author="Jane Shaw" w:date="2015-11-07T14:11:00Z">
        <w:r w:rsidR="00A800FF" w:rsidRPr="00F31509" w:rsidDel="00775616">
          <w:rPr>
            <w:rFonts w:asciiTheme="majorBidi" w:eastAsia="Calibri" w:hAnsiTheme="majorBidi" w:cstheme="majorBidi"/>
            <w:szCs w:val="24"/>
            <w:lang w:val="en-GB" w:eastAsia="en-US"/>
          </w:rPr>
          <w:delText xml:space="preserve">for </w:delText>
        </w:r>
      </w:del>
      <w:ins w:id="1314" w:author="Jane Shaw" w:date="2015-11-07T14:11:00Z">
        <w:r w:rsidR="00775616">
          <w:rPr>
            <w:rFonts w:asciiTheme="majorBidi" w:eastAsia="Calibri" w:hAnsiTheme="majorBidi" w:cstheme="majorBidi"/>
            <w:szCs w:val="24"/>
            <w:lang w:val="en-GB" w:eastAsia="en-US"/>
          </w:rPr>
          <w:t xml:space="preserve">of </w:t>
        </w:r>
      </w:ins>
      <w:r w:rsidR="00A800FF" w:rsidRPr="00F31509">
        <w:rPr>
          <w:rFonts w:asciiTheme="majorBidi" w:eastAsia="Calibri" w:hAnsiTheme="majorBidi" w:cstheme="majorBidi"/>
          <w:szCs w:val="24"/>
          <w:lang w:val="en-GB" w:eastAsia="en-US"/>
        </w:rPr>
        <w:t xml:space="preserve">food </w:t>
      </w:r>
      <w:del w:id="1315" w:author="Jane Shaw" w:date="2015-11-07T14:11:00Z">
        <w:r w:rsidR="00A800FF" w:rsidRPr="00F31509" w:rsidDel="00775616">
          <w:rPr>
            <w:rFonts w:asciiTheme="majorBidi" w:eastAsia="Calibri" w:hAnsiTheme="majorBidi" w:cstheme="majorBidi"/>
            <w:szCs w:val="24"/>
            <w:lang w:val="en-GB" w:eastAsia="en-US"/>
          </w:rPr>
          <w:delText xml:space="preserve">use </w:delText>
        </w:r>
      </w:del>
      <w:r w:rsidR="00A800FF" w:rsidRPr="00F31509">
        <w:rPr>
          <w:rFonts w:asciiTheme="majorBidi" w:eastAsia="Calibri" w:hAnsiTheme="majorBidi" w:cstheme="majorBidi"/>
          <w:szCs w:val="24"/>
          <w:lang w:val="en-GB" w:eastAsia="en-US"/>
        </w:rPr>
        <w:t xml:space="preserve">and non-food </w:t>
      </w:r>
      <w:del w:id="1316" w:author="Jane Shaw" w:date="2015-11-07T14:11:00Z">
        <w:r w:rsidR="00A800FF" w:rsidRPr="00F31509" w:rsidDel="00775616">
          <w:rPr>
            <w:rFonts w:asciiTheme="majorBidi" w:eastAsia="Calibri" w:hAnsiTheme="majorBidi" w:cstheme="majorBidi"/>
            <w:szCs w:val="24"/>
            <w:lang w:val="en-GB" w:eastAsia="en-US"/>
          </w:rPr>
          <w:delText>uses</w:delText>
        </w:r>
      </w:del>
      <w:ins w:id="1317" w:author="Jane Shaw" w:date="2015-11-07T14:11:00Z">
        <w:r w:rsidR="00775616">
          <w:rPr>
            <w:rFonts w:asciiTheme="majorBidi" w:eastAsia="Calibri" w:hAnsiTheme="majorBidi" w:cstheme="majorBidi"/>
            <w:szCs w:val="24"/>
            <w:lang w:val="en-GB" w:eastAsia="en-US"/>
          </w:rPr>
          <w:t>items</w:t>
        </w:r>
      </w:ins>
      <w:r w:rsidR="00A800FF" w:rsidRPr="00F31509">
        <w:rPr>
          <w:rFonts w:asciiTheme="majorBidi" w:eastAsia="Calibri" w:hAnsiTheme="majorBidi" w:cstheme="majorBidi"/>
          <w:szCs w:val="24"/>
          <w:lang w:val="en-GB" w:eastAsia="en-US"/>
        </w:rPr>
        <w:t>, los</w:t>
      </w:r>
      <w:ins w:id="1318" w:author="Jane Shaw" w:date="2015-10-16T12:28:00Z">
        <w:r w:rsidR="007B46D1">
          <w:rPr>
            <w:rFonts w:asciiTheme="majorBidi" w:eastAsia="Calibri" w:hAnsiTheme="majorBidi" w:cstheme="majorBidi"/>
            <w:szCs w:val="24"/>
            <w:lang w:val="en-GB" w:eastAsia="en-US"/>
          </w:rPr>
          <w:t>t</w:t>
        </w:r>
      </w:ins>
      <w:del w:id="1319" w:author="Jane Shaw" w:date="2015-10-16T12:28:00Z">
        <w:r w:rsidR="00A800FF" w:rsidRPr="00F31509" w:rsidDel="007B46D1">
          <w:rPr>
            <w:rFonts w:asciiTheme="majorBidi" w:eastAsia="Calibri" w:hAnsiTheme="majorBidi" w:cstheme="majorBidi"/>
            <w:szCs w:val="24"/>
            <w:lang w:val="en-GB" w:eastAsia="en-US"/>
          </w:rPr>
          <w:delText>ses</w:delText>
        </w:r>
      </w:del>
      <w:r w:rsidR="00A800FF" w:rsidRPr="00F31509">
        <w:rPr>
          <w:rFonts w:asciiTheme="majorBidi" w:eastAsia="Calibri" w:hAnsiTheme="majorBidi" w:cstheme="majorBidi"/>
          <w:szCs w:val="24"/>
          <w:lang w:val="en-GB" w:eastAsia="en-US"/>
        </w:rPr>
        <w:t xml:space="preserve"> during storage and transportation, and </w:t>
      </w:r>
      <w:del w:id="1320" w:author="Jane Shaw" w:date="2015-10-16T12:28:00Z">
        <w:r w:rsidR="00A800FF" w:rsidRPr="00F31509" w:rsidDel="007B46D1">
          <w:rPr>
            <w:rFonts w:asciiTheme="majorBidi" w:eastAsia="Calibri" w:hAnsiTheme="majorBidi" w:cstheme="majorBidi"/>
            <w:szCs w:val="24"/>
            <w:lang w:val="en-GB" w:eastAsia="en-US"/>
          </w:rPr>
          <w:delText xml:space="preserve">food supplies </w:delText>
        </w:r>
      </w:del>
      <w:r w:rsidR="00A800FF" w:rsidRPr="00F31509">
        <w:rPr>
          <w:rFonts w:asciiTheme="majorBidi" w:eastAsia="Calibri" w:hAnsiTheme="majorBidi" w:cstheme="majorBidi"/>
          <w:szCs w:val="24"/>
          <w:lang w:val="en-GB" w:eastAsia="en-US"/>
        </w:rPr>
        <w:t>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 xml:space="preserve">supply of each </w:t>
      </w:r>
      <w:del w:id="1321" w:author="Jane Shaw" w:date="2015-10-16T12:28:00Z">
        <w:r w:rsidR="00A800FF" w:rsidRPr="00F31509" w:rsidDel="007B46D1">
          <w:rPr>
            <w:rFonts w:asciiTheme="majorBidi" w:eastAsia="Calibri" w:hAnsiTheme="majorBidi" w:cstheme="majorBidi"/>
            <w:szCs w:val="24"/>
            <w:lang w:val="en-GB" w:eastAsia="en-US"/>
          </w:rPr>
          <w:delText xml:space="preserve">such </w:delText>
        </w:r>
      </w:del>
      <w:r w:rsidR="00A800FF" w:rsidRPr="00F31509">
        <w:rPr>
          <w:rFonts w:asciiTheme="majorBidi" w:eastAsia="Calibri" w:hAnsiTheme="majorBidi" w:cstheme="majorBidi"/>
          <w:szCs w:val="24"/>
          <w:lang w:val="en-GB" w:eastAsia="en-US"/>
        </w:rPr>
        <w:t xml:space="preserve">food item available for human consumption is </w:t>
      </w:r>
      <w:del w:id="1322" w:author="Jane Shaw" w:date="2015-10-16T12:28:00Z">
        <w:r w:rsidR="00A800FF" w:rsidRPr="00F31509" w:rsidDel="007B46D1">
          <w:rPr>
            <w:rFonts w:asciiTheme="majorBidi" w:eastAsia="Calibri" w:hAnsiTheme="majorBidi" w:cstheme="majorBidi"/>
            <w:szCs w:val="24"/>
            <w:lang w:val="en-GB" w:eastAsia="en-US"/>
          </w:rPr>
          <w:delText xml:space="preserve">then </w:delText>
        </w:r>
      </w:del>
      <w:r w:rsidR="00A800FF" w:rsidRPr="00F31509">
        <w:rPr>
          <w:rFonts w:asciiTheme="majorBidi" w:eastAsia="Calibri" w:hAnsiTheme="majorBidi" w:cstheme="majorBidi"/>
          <w:szCs w:val="24"/>
          <w:lang w:val="en-GB" w:eastAsia="en-US"/>
        </w:rPr>
        <w:t xml:space="preserve">obtained by dividing the respective quantity by the related data on the population </w:t>
      </w:r>
      <w:del w:id="1323" w:author="Jane Shaw" w:date="2015-10-16T12:28:00Z">
        <w:r w:rsidR="00A800FF" w:rsidRPr="00F31509" w:rsidDel="007B46D1">
          <w:rPr>
            <w:rFonts w:asciiTheme="majorBidi" w:eastAsia="Calibri" w:hAnsiTheme="majorBidi" w:cstheme="majorBidi"/>
            <w:szCs w:val="24"/>
            <w:lang w:val="en-GB" w:eastAsia="en-US"/>
          </w:rPr>
          <w:delText xml:space="preserve">actually </w:delText>
        </w:r>
      </w:del>
      <w:r w:rsidR="00A800FF" w:rsidRPr="00F31509">
        <w:rPr>
          <w:rFonts w:asciiTheme="majorBidi" w:eastAsia="Calibri" w:hAnsiTheme="majorBidi" w:cstheme="majorBidi"/>
          <w:szCs w:val="24"/>
          <w:lang w:val="en-GB" w:eastAsia="en-US"/>
        </w:rPr>
        <w:t>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w:t>
      </w:r>
      <w:ins w:id="1324" w:author="Jane Shaw" w:date="2015-10-16T12:29:00Z">
        <w:r w:rsidR="007B46D1">
          <w:rPr>
            <w:rFonts w:asciiTheme="majorBidi" w:eastAsia="Calibri" w:hAnsiTheme="majorBidi" w:cstheme="majorBidi"/>
            <w:szCs w:val="24"/>
            <w:lang w:val="en-GB" w:eastAsia="en-US"/>
          </w:rPr>
          <w:t>,</w:t>
        </w:r>
      </w:ins>
      <w:r w:rsidR="00A800FF" w:rsidRPr="00F31509">
        <w:rPr>
          <w:rFonts w:asciiTheme="majorBidi" w:eastAsia="Calibri" w:hAnsiTheme="majorBidi" w:cstheme="majorBidi"/>
          <w:szCs w:val="24"/>
          <w:lang w:val="en-GB" w:eastAsia="en-US"/>
        </w:rPr>
        <w:t xml:space="preserve"> and </w:t>
      </w:r>
      <w:ins w:id="1325" w:author="Jane Shaw" w:date="2015-10-16T12:29:00Z">
        <w:r w:rsidR="007B46D1">
          <w:rPr>
            <w:rFonts w:asciiTheme="majorBidi" w:eastAsia="Calibri" w:hAnsiTheme="majorBidi" w:cstheme="majorBidi"/>
            <w:szCs w:val="24"/>
            <w:lang w:val="en-GB" w:eastAsia="en-US"/>
          </w:rPr>
          <w:t>–</w:t>
        </w:r>
      </w:ins>
      <w:del w:id="1326" w:author="Jane Shaw" w:date="2015-10-16T12:28:00Z">
        <w:r w:rsidR="00A800FF" w:rsidRPr="00F31509" w:rsidDel="007B46D1">
          <w:rPr>
            <w:rFonts w:asciiTheme="majorBidi" w:eastAsia="Calibri" w:hAnsiTheme="majorBidi" w:cstheme="majorBidi"/>
            <w:szCs w:val="24"/>
            <w:lang w:val="en-GB" w:eastAsia="en-US"/>
          </w:rPr>
          <w:delText>-</w:delText>
        </w:r>
      </w:del>
      <w:r w:rsidR="00A800FF" w:rsidRPr="00F31509">
        <w:rPr>
          <w:rFonts w:asciiTheme="majorBidi" w:eastAsia="Calibri" w:hAnsiTheme="majorBidi" w:cstheme="majorBidi"/>
          <w:szCs w:val="24"/>
          <w:lang w:val="en-GB" w:eastAsia="en-US"/>
        </w:rPr>
        <w:t xml:space="preserve"> by applying appropriate food composition factors for all primary and processed products </w:t>
      </w:r>
      <w:ins w:id="1327" w:author="Jane Shaw" w:date="2015-10-16T12:29:00Z">
        <w:r w:rsidR="007B46D1">
          <w:rPr>
            <w:rFonts w:asciiTheme="majorBidi" w:eastAsia="Calibri" w:hAnsiTheme="majorBidi" w:cstheme="majorBidi"/>
            <w:szCs w:val="24"/>
            <w:lang w:val="en-GB" w:eastAsia="en-US"/>
          </w:rPr>
          <w:t>–</w:t>
        </w:r>
      </w:ins>
      <w:del w:id="1328" w:author="Jane Shaw" w:date="2015-10-16T12:29:00Z">
        <w:r w:rsidR="00A800FF" w:rsidRPr="00F31509" w:rsidDel="007B46D1">
          <w:rPr>
            <w:rFonts w:asciiTheme="majorBidi" w:eastAsia="Calibri" w:hAnsiTheme="majorBidi" w:cstheme="majorBidi"/>
            <w:szCs w:val="24"/>
            <w:lang w:val="en-GB" w:eastAsia="en-US"/>
          </w:rPr>
          <w:delText xml:space="preserve">- </w:delText>
        </w:r>
      </w:del>
      <w:ins w:id="1329" w:author="Jane Shaw" w:date="2015-10-16T12:29:00Z">
        <w:r w:rsidR="007B46D1">
          <w:rPr>
            <w:rFonts w:asciiTheme="majorBidi" w:eastAsia="Calibri" w:hAnsiTheme="majorBidi" w:cstheme="majorBidi"/>
            <w:szCs w:val="24"/>
            <w:lang w:val="en-GB" w:eastAsia="en-US"/>
          </w:rPr>
          <w:t xml:space="preserve"> </w:t>
        </w:r>
      </w:ins>
      <w:del w:id="1330" w:author="Jane Shaw" w:date="2015-10-16T12:29:00Z">
        <w:r w:rsidR="00A800FF" w:rsidRPr="00F31509" w:rsidDel="007B46D1">
          <w:rPr>
            <w:rFonts w:asciiTheme="majorBidi" w:eastAsia="Calibri" w:hAnsiTheme="majorBidi" w:cstheme="majorBidi"/>
            <w:szCs w:val="24"/>
            <w:lang w:val="en-GB" w:eastAsia="en-US"/>
          </w:rPr>
          <w:delText xml:space="preserve">also in terms of </w:delText>
        </w:r>
      </w:del>
      <w:r w:rsidR="00A800FF" w:rsidRPr="00F31509">
        <w:rPr>
          <w:rFonts w:asciiTheme="majorBidi" w:eastAsia="Calibri" w:hAnsiTheme="majorBidi" w:cstheme="majorBidi"/>
          <w:szCs w:val="24"/>
          <w:lang w:val="en-GB" w:eastAsia="en-US"/>
        </w:rPr>
        <w:t xml:space="preserve">caloric value </w:t>
      </w:r>
      <w:del w:id="1331" w:author="Jane Shaw" w:date="2015-10-16T12:29:00Z">
        <w:r w:rsidR="00A800FF" w:rsidRPr="00F31509" w:rsidDel="007B46D1">
          <w:rPr>
            <w:rFonts w:asciiTheme="majorBidi" w:eastAsia="Calibri" w:hAnsiTheme="majorBidi" w:cstheme="majorBidi"/>
            <w:szCs w:val="24"/>
            <w:lang w:val="en-GB" w:eastAsia="en-US"/>
          </w:rPr>
          <w:delText>a</w:delText>
        </w:r>
        <w:r w:rsidR="00204903" w:rsidRPr="00F31509" w:rsidDel="007B46D1">
          <w:rPr>
            <w:rFonts w:asciiTheme="majorBidi" w:eastAsia="Calibri" w:hAnsiTheme="majorBidi" w:cstheme="majorBidi"/>
            <w:szCs w:val="24"/>
            <w:lang w:val="en-GB" w:eastAsia="en-US"/>
          </w:rPr>
          <w:delText xml:space="preserve">s well as </w:delText>
        </w:r>
      </w:del>
      <w:ins w:id="1332" w:author="Jane Shaw" w:date="2015-10-16T12:29:00Z">
        <w:r w:rsidR="007B46D1">
          <w:rPr>
            <w:rFonts w:asciiTheme="majorBidi" w:eastAsia="Calibri" w:hAnsiTheme="majorBidi" w:cstheme="majorBidi"/>
            <w:szCs w:val="24"/>
            <w:lang w:val="en-GB" w:eastAsia="en-US"/>
          </w:rPr>
          <w:t xml:space="preserve">and </w:t>
        </w:r>
      </w:ins>
      <w:r w:rsidR="00A800FF" w:rsidRPr="00F31509">
        <w:rPr>
          <w:rFonts w:asciiTheme="majorBidi" w:eastAsia="Calibri" w:hAnsiTheme="majorBidi" w:cstheme="majorBidi"/>
          <w:szCs w:val="24"/>
          <w:lang w:val="en-GB" w:eastAsia="en-US"/>
        </w:rPr>
        <w:t>protein and fat content.</w:t>
      </w:r>
    </w:p>
    <w:p w14:paraId="7A8F4AAD" w14:textId="77777777" w:rsidR="00A800FF" w:rsidRPr="00F31509" w:rsidDel="007B46D1" w:rsidRDefault="00A800FF" w:rsidP="00171E58">
      <w:pPr>
        <w:suppressAutoHyphens w:val="0"/>
        <w:spacing w:after="0"/>
        <w:jc w:val="both"/>
        <w:rPr>
          <w:del w:id="1333" w:author="Jane Shaw" w:date="2015-10-16T12:29:00Z"/>
          <w:rFonts w:asciiTheme="majorBidi" w:eastAsia="Calibri" w:hAnsiTheme="majorBidi" w:cstheme="majorBidi"/>
          <w:szCs w:val="24"/>
          <w:lang w:val="en-GB" w:eastAsia="en-US"/>
        </w:rPr>
      </w:pPr>
    </w:p>
    <w:p w14:paraId="6630D052" w14:textId="1CC890B8"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w:t>
      </w:r>
      <w:del w:id="1334" w:author="Jane Shaw" w:date="2015-10-16T12:39:00Z">
        <w:r w:rsidRPr="00F31509" w:rsidDel="006C3797">
          <w:rPr>
            <w:rFonts w:asciiTheme="majorBidi" w:eastAsia="Calibri" w:hAnsiTheme="majorBidi" w:cstheme="majorBidi"/>
            <w:szCs w:val="24"/>
            <w:lang w:val="en-GB" w:eastAsia="en-US"/>
          </w:rPr>
          <w:delText xml:space="preserve">food balance sheets </w:delText>
        </w:r>
      </w:del>
      <w:ins w:id="1335" w:author="Jane Shaw" w:date="2015-10-16T12:39:00Z">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that are </w:t>
        </w:r>
      </w:ins>
      <w:r w:rsidRPr="00F31509">
        <w:rPr>
          <w:rFonts w:asciiTheme="majorBidi" w:eastAsia="Calibri" w:hAnsiTheme="majorBidi" w:cstheme="majorBidi"/>
          <w:szCs w:val="24"/>
          <w:lang w:val="en-GB" w:eastAsia="en-US"/>
        </w:rPr>
        <w:t xml:space="preserve">tabulated regularly over </w:t>
      </w:r>
      <w:del w:id="1336" w:author="Jane Shaw" w:date="2015-10-16T12:39:00Z">
        <w:r w:rsidRPr="00F31509" w:rsidDel="006C3797">
          <w:rPr>
            <w:rFonts w:asciiTheme="majorBidi" w:eastAsia="Calibri" w:hAnsiTheme="majorBidi" w:cstheme="majorBidi"/>
            <w:szCs w:val="24"/>
            <w:lang w:val="en-GB" w:eastAsia="en-US"/>
          </w:rPr>
          <w:delText xml:space="preserve">a period of </w:delText>
        </w:r>
      </w:del>
      <w:ins w:id="1337" w:author="Jane Shaw" w:date="2015-10-16T12:39:00Z">
        <w:r w:rsidR="006C3797">
          <w:rPr>
            <w:rFonts w:asciiTheme="majorBidi" w:eastAsia="Calibri" w:hAnsiTheme="majorBidi" w:cstheme="majorBidi"/>
            <w:szCs w:val="24"/>
            <w:lang w:val="en-GB" w:eastAsia="en-US"/>
          </w:rPr>
          <w:t xml:space="preserve">several </w:t>
        </w:r>
      </w:ins>
      <w:r w:rsidRPr="00F31509">
        <w:rPr>
          <w:rFonts w:asciiTheme="majorBidi" w:eastAsia="Calibri" w:hAnsiTheme="majorBidi" w:cstheme="majorBidi"/>
          <w:szCs w:val="24"/>
          <w:lang w:val="en-GB" w:eastAsia="en-US"/>
        </w:rPr>
        <w:t xml:space="preserve">years will show </w:t>
      </w:r>
      <w:del w:id="1338" w:author="Jane Shaw" w:date="2015-10-16T12:39:00Z">
        <w:r w:rsidRPr="00F31509" w:rsidDel="006C3797">
          <w:rPr>
            <w:rFonts w:asciiTheme="majorBidi" w:eastAsia="Calibri" w:hAnsiTheme="majorBidi" w:cstheme="majorBidi"/>
            <w:szCs w:val="24"/>
            <w:lang w:val="en-GB" w:eastAsia="en-US"/>
          </w:rPr>
          <w:delText xml:space="preserve">the </w:delText>
        </w:r>
      </w:del>
      <w:r w:rsidRPr="00F31509">
        <w:rPr>
          <w:rFonts w:asciiTheme="majorBidi" w:eastAsia="Calibri" w:hAnsiTheme="majorBidi" w:cstheme="majorBidi"/>
          <w:szCs w:val="24"/>
          <w:lang w:val="en-GB" w:eastAsia="en-US"/>
        </w:rPr>
        <w:t>trends in the overall national food supply, disclose changes that may have taken place in the types of food consumed</w:t>
      </w:r>
      <w:ins w:id="1339" w:author="Jane Shaw" w:date="2015-10-16T12:39:00Z">
        <w:r w:rsidR="006C3797">
          <w:rPr>
            <w:rFonts w:asciiTheme="majorBidi" w:eastAsia="Calibri" w:hAnsiTheme="majorBidi" w:cstheme="majorBidi"/>
            <w:szCs w:val="24"/>
            <w:lang w:val="en-GB" w:eastAsia="en-US"/>
          </w:rPr>
          <w:t xml:space="preserve"> –</w:t>
        </w:r>
      </w:ins>
      <w:del w:id="1340" w:author="Jane Shaw" w:date="2015-10-16T12:39:00Z">
        <w:r w:rsidRPr="00F31509" w:rsidDel="006C3797">
          <w:rPr>
            <w:rFonts w:asciiTheme="majorBidi" w:eastAsia="Calibri" w:hAnsiTheme="majorBidi" w:cstheme="majorBidi"/>
            <w:szCs w:val="24"/>
            <w:lang w:val="en-GB" w:eastAsia="en-US"/>
          </w:rPr>
          <w:delText xml:space="preserve">, </w:delText>
        </w:r>
      </w:del>
      <w:ins w:id="1341" w:author="Jane Shaw" w:date="2015-10-16T12:39:00Z">
        <w:r w:rsidR="006C3797">
          <w:rPr>
            <w:rFonts w:asciiTheme="majorBidi" w:eastAsia="Calibri" w:hAnsiTheme="majorBidi" w:cstheme="majorBidi"/>
            <w:szCs w:val="24"/>
            <w:lang w:val="en-GB" w:eastAsia="en-US"/>
          </w:rPr>
          <w:t xml:space="preserve"> </w:t>
        </w:r>
      </w:ins>
      <w:del w:id="1342" w:author="Jane Shaw" w:date="2015-10-16T12:39:00Z">
        <w:r w:rsidRPr="00F31509" w:rsidDel="006C3797">
          <w:rPr>
            <w:rFonts w:asciiTheme="majorBidi" w:eastAsia="Calibri" w:hAnsiTheme="majorBidi" w:cstheme="majorBidi"/>
            <w:szCs w:val="24"/>
            <w:lang w:val="en-GB" w:eastAsia="en-US"/>
          </w:rPr>
          <w:delText xml:space="preserve">i.e., </w:delText>
        </w:r>
      </w:del>
      <w:r w:rsidRPr="00F31509">
        <w:rPr>
          <w:rFonts w:asciiTheme="majorBidi" w:eastAsia="Calibri" w:hAnsiTheme="majorBidi" w:cstheme="majorBidi"/>
          <w:szCs w:val="24"/>
          <w:lang w:val="en-GB" w:eastAsia="en-US"/>
        </w:rPr>
        <w:t>the pattern of the diet</w:t>
      </w:r>
      <w:ins w:id="1343" w:author="Jane Shaw" w:date="2015-10-16T12:39:00Z">
        <w:r w:rsidR="006C3797">
          <w:rPr>
            <w:rFonts w:asciiTheme="majorBidi" w:eastAsia="Calibri" w:hAnsiTheme="majorBidi" w:cstheme="majorBidi"/>
            <w:szCs w:val="24"/>
            <w:lang w:val="en-GB" w:eastAsia="en-US"/>
          </w:rPr>
          <w:t xml:space="preserve"> –</w:t>
        </w:r>
      </w:ins>
      <w:del w:id="1344" w:author="Jane Shaw" w:date="2015-10-16T12:39:00Z">
        <w:r w:rsidRPr="00F31509" w:rsidDel="006C3797">
          <w:rPr>
            <w:rFonts w:asciiTheme="majorBidi" w:eastAsia="Calibri" w:hAnsiTheme="majorBidi" w:cstheme="majorBidi"/>
            <w:szCs w:val="24"/>
            <w:lang w:val="en-GB" w:eastAsia="en-US"/>
          </w:rPr>
          <w:delText>,</w:delText>
        </w:r>
      </w:del>
      <w:r w:rsidRPr="00F31509">
        <w:rPr>
          <w:rFonts w:asciiTheme="majorBidi" w:eastAsia="Calibri" w:hAnsiTheme="majorBidi" w:cstheme="majorBidi"/>
          <w:szCs w:val="24"/>
          <w:lang w:val="en-GB" w:eastAsia="en-US"/>
        </w:rPr>
        <w:t xml:space="preserve"> and reveal the extent to which the </w:t>
      </w:r>
      <w:ins w:id="1345" w:author="Jane Shaw" w:date="2015-10-16T12:40:00Z">
        <w:r w:rsidR="006C3797">
          <w:rPr>
            <w:rFonts w:asciiTheme="majorBidi" w:eastAsia="Calibri" w:hAnsiTheme="majorBidi" w:cstheme="majorBidi"/>
            <w:szCs w:val="24"/>
            <w:lang w:val="en-GB" w:eastAsia="en-US"/>
          </w:rPr>
          <w:t xml:space="preserve">country’s </w:t>
        </w:r>
      </w:ins>
      <w:ins w:id="1346" w:author="Jane Shaw" w:date="2015-11-07T14:11:00Z">
        <w:r w:rsidR="00775616">
          <w:rPr>
            <w:rFonts w:asciiTheme="majorBidi" w:eastAsia="Calibri" w:hAnsiTheme="majorBidi" w:cstheme="majorBidi"/>
            <w:szCs w:val="24"/>
            <w:lang w:val="en-GB" w:eastAsia="en-US"/>
          </w:rPr>
          <w:t xml:space="preserve">overall </w:t>
        </w:r>
      </w:ins>
      <w:r w:rsidRPr="00F31509">
        <w:rPr>
          <w:rFonts w:asciiTheme="majorBidi" w:eastAsia="Calibri" w:hAnsiTheme="majorBidi" w:cstheme="majorBidi"/>
          <w:szCs w:val="24"/>
          <w:lang w:val="en-GB" w:eastAsia="en-US"/>
        </w:rPr>
        <w:t>food supply</w:t>
      </w:r>
      <w:del w:id="1347" w:author="Jane Shaw" w:date="2015-10-16T12:40:00Z">
        <w:r w:rsidRPr="00F31509" w:rsidDel="006C3797">
          <w:rPr>
            <w:rFonts w:asciiTheme="majorBidi" w:eastAsia="Calibri" w:hAnsiTheme="majorBidi" w:cstheme="majorBidi"/>
            <w:szCs w:val="24"/>
            <w:lang w:val="en-GB" w:eastAsia="en-US"/>
          </w:rPr>
          <w:delText xml:space="preserve"> of the country</w:delText>
        </w:r>
      </w:del>
      <w:del w:id="1348" w:author="Jane Shaw" w:date="2015-11-07T14:12:00Z">
        <w:r w:rsidRPr="00F31509" w:rsidDel="00775616">
          <w:rPr>
            <w:rFonts w:asciiTheme="majorBidi" w:eastAsia="Calibri" w:hAnsiTheme="majorBidi" w:cstheme="majorBidi"/>
            <w:szCs w:val="24"/>
            <w:lang w:val="en-GB" w:eastAsia="en-US"/>
          </w:rPr>
          <w:delText>, as a whole,</w:delText>
        </w:r>
      </w:del>
      <w:r w:rsidRPr="00F31509">
        <w:rPr>
          <w:rFonts w:asciiTheme="majorBidi" w:eastAsia="Calibri" w:hAnsiTheme="majorBidi" w:cstheme="majorBidi"/>
          <w:szCs w:val="24"/>
          <w:lang w:val="en-GB" w:eastAsia="en-US"/>
        </w:rPr>
        <w:t xml:space="preserve"> is adequate in relation to nutritional requirements.</w:t>
      </w:r>
      <w:r w:rsidR="008568EC">
        <w:rPr>
          <w:rFonts w:asciiTheme="majorBidi" w:eastAsia="Calibri" w:hAnsiTheme="majorBidi" w:cstheme="majorBidi"/>
          <w:szCs w:val="24"/>
          <w:lang w:val="en-GB" w:eastAsia="en-US"/>
        </w:rPr>
        <w:t xml:space="preserve"> </w:t>
      </w:r>
    </w:p>
    <w:p w14:paraId="79B4D531" w14:textId="77777777" w:rsidR="00A800FF" w:rsidRPr="00F31509" w:rsidDel="006C3797" w:rsidRDefault="00A800FF" w:rsidP="00171E58">
      <w:pPr>
        <w:suppressAutoHyphens w:val="0"/>
        <w:spacing w:after="0"/>
        <w:jc w:val="both"/>
        <w:rPr>
          <w:del w:id="1349" w:author="Jane Shaw" w:date="2015-10-16T12:40:00Z"/>
          <w:rFonts w:asciiTheme="majorBidi" w:eastAsia="Calibri" w:hAnsiTheme="majorBidi" w:cstheme="majorBidi"/>
          <w:szCs w:val="24"/>
          <w:lang w:val="en-GB" w:eastAsia="en-US"/>
        </w:rPr>
      </w:pPr>
    </w:p>
    <w:p w14:paraId="2963BF39" w14:textId="3F389737"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an consumption</w:t>
      </w:r>
      <w:del w:id="1350" w:author="Jane Shaw" w:date="2015-11-07T14:12:00Z">
        <w:r w:rsidR="0097372B" w:rsidRPr="00F31509" w:rsidDel="00775616">
          <w:rPr>
            <w:rFonts w:asciiTheme="majorBidi" w:eastAsia="Calibri" w:hAnsiTheme="majorBidi" w:cstheme="majorBidi"/>
            <w:szCs w:val="24"/>
            <w:lang w:val="en-GB" w:eastAsia="en-US"/>
          </w:rPr>
          <w:delText>,</w:delText>
        </w:r>
      </w:del>
      <w:r w:rsidR="0097372B" w:rsidRPr="00F31509">
        <w:rPr>
          <w:rFonts w:asciiTheme="majorBidi" w:eastAsia="Calibri" w:hAnsiTheme="majorBidi" w:cstheme="majorBidi"/>
          <w:szCs w:val="24"/>
          <w:lang w:val="en-GB" w:eastAsia="en-US"/>
        </w:rPr>
        <w:t xml:space="preserve"> as estimated in </w:t>
      </w:r>
      <w:r w:rsidRPr="00F31509">
        <w:rPr>
          <w:rFonts w:asciiTheme="majorBidi" w:eastAsia="Calibri" w:hAnsiTheme="majorBidi" w:cstheme="majorBidi"/>
          <w:szCs w:val="24"/>
          <w:lang w:val="en-GB" w:eastAsia="en-US"/>
        </w:rPr>
        <w:t xml:space="preserve">the </w:t>
      </w:r>
      <w:del w:id="1351" w:author="Jane Shaw" w:date="2015-10-16T12:40:00Z">
        <w:r w:rsidRPr="00F31509" w:rsidDel="006C3797">
          <w:rPr>
            <w:rFonts w:asciiTheme="majorBidi" w:eastAsia="Calibri" w:hAnsiTheme="majorBidi" w:cstheme="majorBidi"/>
            <w:szCs w:val="24"/>
            <w:lang w:val="en-GB" w:eastAsia="en-US"/>
          </w:rPr>
          <w:delText>food balance sheet</w:delText>
        </w:r>
      </w:del>
      <w:ins w:id="1352" w:author="Jane Shaw" w:date="2015-10-16T12:40:00Z">
        <w:r w:rsidR="006C3797">
          <w:rPr>
            <w:rFonts w:asciiTheme="majorBidi" w:eastAsia="Calibri" w:hAnsiTheme="majorBidi" w:cstheme="majorBidi"/>
            <w:szCs w:val="24"/>
            <w:lang w:val="en-GB" w:eastAsia="en-US"/>
          </w:rPr>
          <w:t>FBS</w:t>
        </w:r>
      </w:ins>
      <w:r w:rsidRPr="00F31509">
        <w:rPr>
          <w:rFonts w:asciiTheme="majorBidi" w:eastAsia="Calibri" w:hAnsiTheme="majorBidi" w:cstheme="majorBidi"/>
          <w:szCs w:val="24"/>
          <w:lang w:val="en-GB" w:eastAsia="en-US"/>
        </w:rPr>
        <w:t xml:space="preserve">,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w:t>
      </w:r>
      <w:del w:id="1353" w:author="Jane Shaw" w:date="2015-10-16T12:40:00Z">
        <w:r w:rsidRPr="00F31509" w:rsidDel="006C3797">
          <w:rPr>
            <w:rFonts w:asciiTheme="majorBidi" w:eastAsia="Calibri" w:hAnsiTheme="majorBidi" w:cstheme="majorBidi"/>
            <w:szCs w:val="24"/>
            <w:lang w:val="en-GB" w:eastAsia="en-US"/>
          </w:rPr>
          <w:delText xml:space="preserve">food balance </w:delText>
        </w:r>
        <w:r w:rsidR="009B5855" w:rsidRPr="00F31509" w:rsidDel="006C3797">
          <w:rPr>
            <w:rFonts w:asciiTheme="majorBidi" w:eastAsia="Calibri" w:hAnsiTheme="majorBidi" w:cstheme="majorBidi"/>
            <w:szCs w:val="24"/>
            <w:lang w:val="en-GB" w:eastAsia="en-US"/>
          </w:rPr>
          <w:delText xml:space="preserve">sheet </w:delText>
        </w:r>
      </w:del>
      <w:ins w:id="1354" w:author="Jane Shaw" w:date="2015-10-16T12:40:00Z">
        <w:r w:rsidR="006C3797">
          <w:rPr>
            <w:rFonts w:asciiTheme="majorBidi" w:eastAsia="Calibri" w:hAnsiTheme="majorBidi" w:cstheme="majorBidi"/>
            <w:szCs w:val="24"/>
            <w:lang w:val="en-GB" w:eastAsia="en-US"/>
          </w:rPr>
          <w:t xml:space="preserve">FBS, </w:t>
        </w:r>
      </w:ins>
      <w:r w:rsidR="009B5855" w:rsidRPr="00F31509">
        <w:rPr>
          <w:rFonts w:asciiTheme="majorBidi" w:eastAsia="Calibri" w:hAnsiTheme="majorBidi" w:cstheme="majorBidi"/>
          <w:szCs w:val="24"/>
          <w:lang w:val="en-GB" w:eastAsia="en-US"/>
        </w:rPr>
        <w:t>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w:t>
      </w:r>
      <w:del w:id="1355" w:author="Jane Shaw" w:date="2015-10-16T12:41:00Z">
        <w:r w:rsidRPr="00F31509" w:rsidDel="006C3797">
          <w:rPr>
            <w:rFonts w:asciiTheme="majorBidi" w:eastAsia="Calibri" w:hAnsiTheme="majorBidi" w:cstheme="majorBidi"/>
            <w:szCs w:val="24"/>
            <w:lang w:val="en-GB" w:eastAsia="en-US"/>
          </w:rPr>
          <w:delText xml:space="preserve">e.g. </w:delText>
        </w:r>
      </w:del>
      <w:ins w:id="1356" w:author="Jane Shaw" w:date="2015-10-16T12:41:00Z">
        <w:r w:rsidR="006C3797">
          <w:rPr>
            <w:rFonts w:asciiTheme="majorBidi" w:eastAsia="Calibri" w:hAnsiTheme="majorBidi" w:cstheme="majorBidi"/>
            <w:szCs w:val="24"/>
            <w:lang w:val="en-GB" w:eastAsia="en-US"/>
          </w:rPr>
          <w:t xml:space="preserve">such as </w:t>
        </w:r>
      </w:ins>
      <w:r w:rsidRPr="00F31509">
        <w:rPr>
          <w:rFonts w:asciiTheme="majorBidi" w:eastAsia="Calibri" w:hAnsiTheme="majorBidi" w:cstheme="majorBidi"/>
          <w:szCs w:val="24"/>
          <w:lang w:val="en-GB" w:eastAsia="en-US"/>
        </w:rPr>
        <w:t>during storage, in preparation and cooking (which affect vitamins and minerals to a greater extent than they do calories, protein and fat), as plate-waste</w:t>
      </w:r>
      <w:ins w:id="1357" w:author="Jane Shaw" w:date="2015-10-16T12:41:00Z">
        <w:r w:rsidR="006C3797">
          <w:rPr>
            <w:rFonts w:asciiTheme="majorBidi" w:eastAsia="Calibri" w:hAnsiTheme="majorBidi" w:cstheme="majorBidi"/>
            <w:szCs w:val="24"/>
            <w:lang w:val="en-GB" w:eastAsia="en-US"/>
          </w:rPr>
          <w:t>,</w:t>
        </w:r>
      </w:ins>
      <w:r w:rsidRPr="00F31509">
        <w:rPr>
          <w:rFonts w:asciiTheme="majorBidi" w:eastAsia="Calibri" w:hAnsiTheme="majorBidi" w:cstheme="majorBidi"/>
          <w:szCs w:val="24"/>
          <w:lang w:val="en-GB" w:eastAsia="en-US"/>
        </w:rPr>
        <w:t xml:space="preserve"> or </w:t>
      </w:r>
      <w:ins w:id="1358" w:author="Jane Shaw" w:date="2015-10-16T12:41:00Z">
        <w:r w:rsidR="006C3797">
          <w:rPr>
            <w:rFonts w:asciiTheme="majorBidi" w:eastAsia="Calibri" w:hAnsiTheme="majorBidi" w:cstheme="majorBidi"/>
            <w:szCs w:val="24"/>
            <w:lang w:val="en-GB" w:eastAsia="en-US"/>
          </w:rPr>
          <w:t xml:space="preserve">as </w:t>
        </w:r>
      </w:ins>
      <w:r w:rsidRPr="00F31509">
        <w:rPr>
          <w:rFonts w:asciiTheme="majorBidi" w:eastAsia="Calibri" w:hAnsiTheme="majorBidi" w:cstheme="majorBidi"/>
          <w:szCs w:val="24"/>
          <w:lang w:val="en-GB" w:eastAsia="en-US"/>
        </w:rPr>
        <w:t>quantities fed to domestic animals and pets</w:t>
      </w:r>
      <w:del w:id="1359" w:author="Jane Shaw" w:date="2015-10-16T12:41:00Z">
        <w:r w:rsidRPr="00F31509" w:rsidDel="006C3797">
          <w:rPr>
            <w:rFonts w:asciiTheme="majorBidi" w:eastAsia="Calibri" w:hAnsiTheme="majorBidi" w:cstheme="majorBidi"/>
            <w:szCs w:val="24"/>
            <w:lang w:val="en-GB" w:eastAsia="en-US"/>
          </w:rPr>
          <w:delText>,</w:delText>
        </w:r>
      </w:del>
      <w:r w:rsidRPr="00F31509">
        <w:rPr>
          <w:rFonts w:asciiTheme="majorBidi" w:eastAsia="Calibri" w:hAnsiTheme="majorBidi" w:cstheme="majorBidi"/>
          <w:szCs w:val="24"/>
          <w:lang w:val="en-GB" w:eastAsia="en-US"/>
        </w:rPr>
        <w:t xml:space="preserve"> or thrown away. </w:t>
      </w:r>
    </w:p>
    <w:p w14:paraId="72ABC273" w14:textId="77777777" w:rsidR="00340E3F" w:rsidRPr="00F31509" w:rsidDel="006C3797" w:rsidRDefault="00340E3F" w:rsidP="00171E58">
      <w:pPr>
        <w:suppressAutoHyphens w:val="0"/>
        <w:spacing w:after="0"/>
        <w:jc w:val="both"/>
        <w:rPr>
          <w:del w:id="1360" w:author="Jane Shaw" w:date="2015-10-16T12:41:00Z"/>
          <w:rFonts w:asciiTheme="majorBidi" w:eastAsia="Calibri" w:hAnsiTheme="majorBidi" w:cstheme="majorBidi"/>
          <w:szCs w:val="24"/>
          <w:lang w:val="en-GB" w:eastAsia="en-US"/>
        </w:rPr>
      </w:pPr>
    </w:p>
    <w:p w14:paraId="424FA053" w14:textId="0AD301BB"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w:t>
      </w:r>
      <w:del w:id="1361" w:author="Jane Shaw" w:date="2015-10-16T12:41:00Z">
        <w:r w:rsidRPr="00F31509" w:rsidDel="006C3797">
          <w:rPr>
            <w:rFonts w:asciiTheme="majorBidi" w:eastAsia="Calibri" w:hAnsiTheme="majorBidi" w:cstheme="majorBidi"/>
            <w:szCs w:val="24"/>
            <w:lang w:val="en-GB" w:eastAsia="en-US"/>
          </w:rPr>
          <w:delText>food balance sheet</w:delText>
        </w:r>
      </w:del>
      <w:ins w:id="1362" w:author="Jane Shaw" w:date="2015-10-16T12:41:00Z">
        <w:r w:rsidR="006C3797">
          <w:rPr>
            <w:rFonts w:asciiTheme="majorBidi" w:eastAsia="Calibri" w:hAnsiTheme="majorBidi" w:cstheme="majorBidi"/>
            <w:szCs w:val="24"/>
            <w:lang w:val="en-GB" w:eastAsia="en-US"/>
          </w:rPr>
          <w:t>FBS</w:t>
        </w:r>
      </w:ins>
      <w:r w:rsidRPr="00F31509">
        <w:rPr>
          <w:rFonts w:asciiTheme="majorBidi" w:eastAsia="Calibri" w:hAnsiTheme="majorBidi" w:cstheme="majorBidi"/>
          <w:szCs w:val="24"/>
          <w:lang w:val="en-GB" w:eastAsia="en-US"/>
        </w:rPr>
        <w:t xml:space="preserve">. Technical losses occurring during the transformation of primary commodities into processed products are taken into account in the assessment of </w:t>
      </w:r>
      <w:del w:id="1363" w:author="Jane Shaw" w:date="2015-10-16T12:41:00Z">
        <w:r w:rsidRPr="00F31509" w:rsidDel="006C3797">
          <w:rPr>
            <w:rFonts w:asciiTheme="majorBidi" w:eastAsia="Calibri" w:hAnsiTheme="majorBidi" w:cstheme="majorBidi"/>
            <w:szCs w:val="24"/>
            <w:lang w:val="en-GB" w:eastAsia="en-US"/>
          </w:rPr>
          <w:delText xml:space="preserve">respective </w:delText>
        </w:r>
      </w:del>
      <w:r w:rsidRPr="00F31509">
        <w:rPr>
          <w:rFonts w:asciiTheme="majorBidi" w:eastAsia="Calibri" w:hAnsiTheme="majorBidi" w:cstheme="majorBidi"/>
          <w:szCs w:val="24"/>
          <w:lang w:val="en-GB" w:eastAsia="en-US"/>
        </w:rPr>
        <w:lastRenderedPageBreak/>
        <w:t>extraction/conversion rates.</w:t>
      </w:r>
      <w:r w:rsidR="008568EC">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There are very few surveys </w:t>
      </w:r>
      <w:del w:id="1364" w:author="Jane Shaw" w:date="2015-11-07T14:12:00Z">
        <w:r w:rsidRPr="00F31509" w:rsidDel="00775616">
          <w:rPr>
            <w:rFonts w:asciiTheme="majorBidi" w:eastAsia="Calibri" w:hAnsiTheme="majorBidi" w:cstheme="majorBidi"/>
            <w:szCs w:val="24"/>
            <w:lang w:val="en-GB" w:eastAsia="en-US"/>
          </w:rPr>
          <w:delText xml:space="preserve">so far known </w:delText>
        </w:r>
      </w:del>
      <w:r w:rsidRPr="00F31509">
        <w:rPr>
          <w:rFonts w:asciiTheme="majorBidi" w:eastAsia="Calibri" w:hAnsiTheme="majorBidi" w:cstheme="majorBidi"/>
          <w:szCs w:val="24"/>
          <w:lang w:val="en-GB" w:eastAsia="en-US"/>
        </w:rPr>
        <w:t xml:space="preserve">on which to base sound figures for waste, and </w:t>
      </w:r>
      <w:del w:id="1365" w:author="Jane Shaw" w:date="2015-10-16T12:43:00Z">
        <w:r w:rsidRPr="00F31509" w:rsidDel="006C3797">
          <w:rPr>
            <w:rFonts w:asciiTheme="majorBidi" w:eastAsia="Calibri" w:hAnsiTheme="majorBidi" w:cstheme="majorBidi"/>
            <w:szCs w:val="24"/>
            <w:lang w:val="en-GB" w:eastAsia="en-US"/>
          </w:rPr>
          <w:delText xml:space="preserve">in some cases these </w:delText>
        </w:r>
      </w:del>
      <w:ins w:id="1366" w:author="Jane Shaw" w:date="2015-11-07T14:12:00Z">
        <w:r w:rsidR="00775616">
          <w:rPr>
            <w:rFonts w:asciiTheme="majorBidi" w:eastAsia="Calibri" w:hAnsiTheme="majorBidi" w:cstheme="majorBidi"/>
            <w:szCs w:val="24"/>
            <w:lang w:val="en-GB" w:eastAsia="en-US"/>
          </w:rPr>
          <w:t xml:space="preserve">the few that are currently available </w:t>
        </w:r>
      </w:ins>
      <w:r w:rsidRPr="00F31509">
        <w:rPr>
          <w:rFonts w:asciiTheme="majorBidi" w:eastAsia="Calibri" w:hAnsiTheme="majorBidi" w:cstheme="majorBidi"/>
          <w:szCs w:val="24"/>
          <w:lang w:val="en-GB" w:eastAsia="en-US"/>
        </w:rPr>
        <w:t xml:space="preserve">are </w:t>
      </w:r>
      <w:del w:id="1367" w:author="Jane Shaw" w:date="2015-11-07T14:12:00Z">
        <w:r w:rsidR="000C422B" w:rsidRPr="00F31509" w:rsidDel="00775616">
          <w:rPr>
            <w:rFonts w:asciiTheme="majorBidi" w:eastAsia="Calibri" w:hAnsiTheme="majorBidi" w:cstheme="majorBidi"/>
            <w:szCs w:val="24"/>
            <w:lang w:val="en-GB" w:eastAsia="en-US"/>
          </w:rPr>
          <w:delText xml:space="preserve">also </w:delText>
        </w:r>
      </w:del>
      <w:ins w:id="1368" w:author="Jane Shaw" w:date="2015-10-16T12:44:00Z">
        <w:r w:rsidR="006C3797">
          <w:rPr>
            <w:rFonts w:asciiTheme="majorBidi" w:eastAsia="Calibri" w:hAnsiTheme="majorBidi" w:cstheme="majorBidi"/>
            <w:szCs w:val="24"/>
            <w:lang w:val="en-GB" w:eastAsia="en-US"/>
          </w:rPr>
          <w:t xml:space="preserve">sometimes </w:t>
        </w:r>
      </w:ins>
      <w:r w:rsidRPr="00F31509">
        <w:rPr>
          <w:rFonts w:asciiTheme="majorBidi" w:eastAsia="Calibri" w:hAnsiTheme="majorBidi" w:cstheme="majorBidi"/>
          <w:szCs w:val="24"/>
          <w:lang w:val="en-GB" w:eastAsia="en-US"/>
        </w:rPr>
        <w:t xml:space="preserve">subject to significant margins of error. In most cases, the assumptions for waste used in </w:t>
      </w:r>
      <w:del w:id="1369" w:author="Jane Shaw" w:date="2015-10-16T12:44:00Z">
        <w:r w:rsidRPr="00F31509" w:rsidDel="006C3797">
          <w:rPr>
            <w:rFonts w:asciiTheme="majorBidi" w:eastAsia="Calibri" w:hAnsiTheme="majorBidi" w:cstheme="majorBidi"/>
            <w:szCs w:val="24"/>
            <w:lang w:val="en-GB" w:eastAsia="en-US"/>
          </w:rPr>
          <w:delText xml:space="preserve">food balance sheets </w:delText>
        </w:r>
      </w:del>
      <w:ins w:id="1370" w:author="Jane Shaw" w:date="2015-10-16T12:44:00Z">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w:t>
        </w:r>
      </w:ins>
      <w:r w:rsidRPr="00F31509">
        <w:rPr>
          <w:rFonts w:asciiTheme="majorBidi" w:eastAsia="Calibri" w:hAnsiTheme="majorBidi" w:cstheme="majorBidi"/>
          <w:szCs w:val="24"/>
          <w:lang w:val="en-GB" w:eastAsia="en-US"/>
        </w:rPr>
        <w:t>are based on expert opinion obtained in the countries.</w:t>
      </w:r>
      <w:r w:rsidR="00351629" w:rsidRPr="00F31509">
        <w:rPr>
          <w:rFonts w:asciiTheme="majorBidi" w:eastAsia="Calibri" w:hAnsiTheme="majorBidi" w:cstheme="majorBidi"/>
          <w:szCs w:val="24"/>
          <w:lang w:val="en-GB" w:eastAsia="en-US"/>
        </w:rPr>
        <w:t xml:space="preserve"> </w:t>
      </w:r>
    </w:p>
    <w:p w14:paraId="03C67562" w14:textId="77777777" w:rsidR="00340E3F" w:rsidRPr="00F31509" w:rsidDel="006C3797" w:rsidRDefault="00340E3F" w:rsidP="00171E58">
      <w:pPr>
        <w:suppressAutoHyphens w:val="0"/>
        <w:spacing w:after="0"/>
        <w:jc w:val="both"/>
        <w:rPr>
          <w:del w:id="1371" w:author="Jane Shaw" w:date="2015-10-16T12:44:00Z"/>
          <w:rFonts w:asciiTheme="majorBidi" w:eastAsia="Calibri" w:hAnsiTheme="majorBidi" w:cstheme="majorBidi"/>
          <w:szCs w:val="24"/>
          <w:lang w:val="en-GB" w:eastAsia="en-US"/>
        </w:rPr>
      </w:pPr>
    </w:p>
    <w:p w14:paraId="6F91F349" w14:textId="18D5A581"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ins w:id="1372" w:author="Jane Shaw" w:date="2015-10-16T12:44:00Z">
        <w:r w:rsidR="006C3797">
          <w:rPr>
            <w:rFonts w:asciiTheme="majorBidi" w:eastAsia="Calibri" w:hAnsiTheme="majorBidi" w:cstheme="majorBidi"/>
            <w:szCs w:val="24"/>
            <w:lang w:val="en-GB" w:eastAsia="en-US"/>
          </w:rPr>
          <w:t xml:space="preserve">data on more than </w:t>
        </w:r>
      </w:ins>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00</w:t>
      </w:r>
      <w:del w:id="1373" w:author="Jane Shaw" w:date="2015-10-16T12:44:00Z">
        <w:r w:rsidRPr="00F31509" w:rsidDel="006C3797">
          <w:rPr>
            <w:rFonts w:asciiTheme="majorBidi" w:eastAsia="Calibri" w:hAnsiTheme="majorBidi" w:cstheme="majorBidi"/>
            <w:szCs w:val="24"/>
            <w:lang w:val="en-GB" w:eastAsia="en-US"/>
          </w:rPr>
          <w:delText>+</w:delText>
        </w:r>
      </w:del>
      <w:r w:rsidRPr="00F31509">
        <w:rPr>
          <w:rFonts w:asciiTheme="majorBidi" w:eastAsia="Calibri" w:hAnsiTheme="majorBidi" w:cstheme="majorBidi"/>
          <w:szCs w:val="24"/>
          <w:lang w:val="en-GB" w:eastAsia="en-US"/>
        </w:rPr>
        <w:t xml:space="preserve"> primary and processed commodities</w:t>
      </w:r>
      <w:ins w:id="1374" w:author="Jane Shaw" w:date="2015-10-16T12:45:00Z">
        <w:r w:rsidR="006C3797">
          <w:rPr>
            <w:rFonts w:asciiTheme="majorBidi" w:eastAsia="Calibri" w:hAnsiTheme="majorBidi" w:cstheme="majorBidi"/>
            <w:szCs w:val="24"/>
            <w:lang w:val="en-GB" w:eastAsia="en-US"/>
          </w:rPr>
          <w:t>,</w:t>
        </w:r>
      </w:ins>
      <w:del w:id="1375" w:author="Jane Shaw" w:date="2015-10-16T12:44:00Z">
        <w:r w:rsidRPr="00F31509" w:rsidDel="006C3797">
          <w:rPr>
            <w:rFonts w:asciiTheme="majorBidi" w:eastAsia="Calibri" w:hAnsiTheme="majorBidi" w:cstheme="majorBidi"/>
            <w:szCs w:val="24"/>
            <w:lang w:val="en-GB" w:eastAsia="en-US"/>
          </w:rPr>
          <w:delText>,</w:delText>
        </w:r>
      </w:del>
      <w:r w:rsidRPr="00F31509">
        <w:rPr>
          <w:rFonts w:asciiTheme="majorBidi" w:eastAsia="Calibri" w:hAnsiTheme="majorBidi" w:cstheme="majorBidi"/>
          <w:szCs w:val="24"/>
          <w:lang w:val="en-GB" w:eastAsia="en-US"/>
        </w:rPr>
        <w:t xml:space="preserve"> </w:t>
      </w:r>
      <w:del w:id="1376" w:author="Jane Shaw" w:date="2015-10-16T12:45:00Z">
        <w:r w:rsidR="005474CD" w:rsidRPr="00F31509" w:rsidDel="006C3797">
          <w:rPr>
            <w:rFonts w:asciiTheme="majorBidi" w:eastAsia="Calibri" w:hAnsiTheme="majorBidi" w:cstheme="majorBidi"/>
            <w:szCs w:val="24"/>
            <w:lang w:val="en-GB" w:eastAsia="en-US"/>
          </w:rPr>
          <w:delText>by way of</w:delText>
        </w:r>
        <w:r w:rsidRPr="00F31509" w:rsidDel="006C3797">
          <w:rPr>
            <w:rFonts w:asciiTheme="majorBidi" w:eastAsia="Calibri" w:hAnsiTheme="majorBidi" w:cstheme="majorBidi"/>
            <w:szCs w:val="24"/>
            <w:lang w:val="en-GB" w:eastAsia="en-US"/>
          </w:rPr>
          <w:delText xml:space="preserve"> </w:delText>
        </w:r>
      </w:del>
      <w:ins w:id="1377" w:author="Jane Shaw" w:date="2015-11-07T14:12:00Z">
        <w:r w:rsidR="00775616">
          <w:rPr>
            <w:rFonts w:asciiTheme="majorBidi" w:eastAsia="Calibri" w:hAnsiTheme="majorBidi" w:cstheme="majorBidi"/>
            <w:szCs w:val="24"/>
            <w:lang w:val="en-GB" w:eastAsia="en-US"/>
          </w:rPr>
          <w:t xml:space="preserve">using </w:t>
        </w:r>
      </w:ins>
      <w:ins w:id="1378" w:author="Jane Shaw" w:date="2015-10-16T12:45:00Z">
        <w:r w:rsidR="006C3797">
          <w:rPr>
            <w:rFonts w:asciiTheme="majorBidi" w:eastAsia="Calibri" w:hAnsiTheme="majorBidi" w:cstheme="majorBidi"/>
            <w:szCs w:val="24"/>
            <w:lang w:val="en-GB" w:eastAsia="en-US"/>
          </w:rPr>
          <w:t xml:space="preserve">the </w:t>
        </w:r>
      </w:ins>
      <w:r w:rsidRPr="00F31509">
        <w:rPr>
          <w:rFonts w:asciiTheme="majorBidi" w:eastAsia="Calibri" w:hAnsiTheme="majorBidi" w:cstheme="majorBidi"/>
          <w:szCs w:val="24"/>
          <w:lang w:val="en-GB" w:eastAsia="en-US"/>
        </w:rPr>
        <w:t>supply utilization accounts</w:t>
      </w:r>
      <w:r w:rsidR="005474CD" w:rsidRPr="00F31509">
        <w:rPr>
          <w:rFonts w:asciiTheme="majorBidi" w:eastAsia="Calibri" w:hAnsiTheme="majorBidi" w:cstheme="majorBidi"/>
          <w:szCs w:val="24"/>
          <w:lang w:val="en-GB" w:eastAsia="en-US"/>
        </w:rPr>
        <w:t xml:space="preserve"> </w:t>
      </w:r>
      <w:ins w:id="1379" w:author="Jane Shaw" w:date="2015-10-16T12:45:00Z">
        <w:r w:rsidR="006C3797">
          <w:rPr>
            <w:rFonts w:asciiTheme="majorBidi" w:eastAsia="Calibri" w:hAnsiTheme="majorBidi" w:cstheme="majorBidi"/>
            <w:szCs w:val="24"/>
            <w:lang w:val="en-GB" w:eastAsia="en-US"/>
          </w:rPr>
          <w:t xml:space="preserve">(SUAs) </w:t>
        </w:r>
      </w:ins>
      <w:del w:id="1380" w:author="Jane Shaw" w:date="2015-11-07T14:12:00Z">
        <w:r w:rsidR="005474CD" w:rsidRPr="00F31509" w:rsidDel="00775616">
          <w:rPr>
            <w:rFonts w:asciiTheme="majorBidi" w:eastAsia="Calibri" w:hAnsiTheme="majorBidi" w:cstheme="majorBidi"/>
            <w:szCs w:val="24"/>
            <w:lang w:val="en-GB" w:eastAsia="en-US"/>
          </w:rPr>
          <w:delText>that</w:delText>
        </w:r>
        <w:r w:rsidRPr="00F31509" w:rsidDel="00775616">
          <w:rPr>
            <w:rFonts w:asciiTheme="majorBidi" w:eastAsia="Calibri" w:hAnsiTheme="majorBidi" w:cstheme="majorBidi"/>
            <w:szCs w:val="24"/>
            <w:lang w:val="en-GB" w:eastAsia="en-US"/>
          </w:rPr>
          <w:delText xml:space="preserve"> are </w:delText>
        </w:r>
      </w:del>
      <w:r w:rsidRPr="00F31509">
        <w:rPr>
          <w:rFonts w:asciiTheme="majorBidi" w:eastAsia="Calibri" w:hAnsiTheme="majorBidi" w:cstheme="majorBidi"/>
          <w:szCs w:val="24"/>
          <w:lang w:val="en-GB" w:eastAsia="en-US"/>
        </w:rPr>
        <w:t xml:space="preserve">compiled </w:t>
      </w:r>
      <w:del w:id="1381" w:author="Jane Shaw" w:date="2015-11-07T14:12:00Z">
        <w:r w:rsidRPr="00F31509" w:rsidDel="00775616">
          <w:rPr>
            <w:rFonts w:asciiTheme="majorBidi" w:eastAsia="Calibri" w:hAnsiTheme="majorBidi" w:cstheme="majorBidi"/>
            <w:szCs w:val="24"/>
            <w:lang w:val="en-GB" w:eastAsia="en-US"/>
          </w:rPr>
          <w:delText xml:space="preserve">by </w:delText>
        </w:r>
      </w:del>
      <w:ins w:id="1382" w:author="Jane Shaw" w:date="2015-11-07T14:12:00Z">
        <w:r w:rsidR="00775616">
          <w:rPr>
            <w:rFonts w:asciiTheme="majorBidi" w:eastAsia="Calibri" w:hAnsiTheme="majorBidi" w:cstheme="majorBidi"/>
            <w:szCs w:val="24"/>
            <w:lang w:val="en-GB" w:eastAsia="en-US"/>
          </w:rPr>
          <w:t xml:space="preserve">for </w:t>
        </w:r>
      </w:ins>
      <w:ins w:id="1383" w:author="Jane Shaw" w:date="2015-10-16T12:46:00Z">
        <w:r w:rsidR="006C3797">
          <w:rPr>
            <w:rFonts w:asciiTheme="majorBidi" w:eastAsia="Calibri" w:hAnsiTheme="majorBidi" w:cstheme="majorBidi"/>
            <w:szCs w:val="24"/>
            <w:lang w:val="en-GB" w:eastAsia="en-US"/>
          </w:rPr>
          <w:t xml:space="preserve">each </w:t>
        </w:r>
      </w:ins>
      <w:r w:rsidRPr="00F31509">
        <w:rPr>
          <w:rFonts w:asciiTheme="majorBidi" w:eastAsia="Calibri" w:hAnsiTheme="majorBidi" w:cstheme="majorBidi"/>
          <w:szCs w:val="24"/>
          <w:lang w:val="en-GB" w:eastAsia="en-US"/>
        </w:rPr>
        <w:t>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del w:id="1384" w:author="Jane Shaw" w:date="2015-11-07T14:12:00Z">
        <w:r w:rsidR="00DC2C8B" w:rsidRPr="00F31509" w:rsidDel="00775616">
          <w:rPr>
            <w:rFonts w:asciiTheme="majorBidi" w:eastAsia="Calibri" w:hAnsiTheme="majorBidi" w:cstheme="majorBidi"/>
            <w:szCs w:val="24"/>
            <w:lang w:val="en-GB" w:eastAsia="en-US"/>
          </w:rPr>
          <w:delText>and</w:delText>
        </w:r>
        <w:r w:rsidRPr="00F31509" w:rsidDel="00775616">
          <w:rPr>
            <w:rFonts w:asciiTheme="majorBidi" w:eastAsia="Calibri" w:hAnsiTheme="majorBidi" w:cstheme="majorBidi"/>
            <w:szCs w:val="24"/>
            <w:lang w:val="en-GB" w:eastAsia="en-US"/>
          </w:rPr>
          <w:delText xml:space="preserve"> </w:delText>
        </w:r>
      </w:del>
      <w:r w:rsidRPr="00F31509">
        <w:rPr>
          <w:rFonts w:asciiTheme="majorBidi" w:eastAsia="Calibri" w:hAnsiTheme="majorBidi" w:cstheme="majorBidi"/>
          <w:szCs w:val="24"/>
          <w:lang w:val="en-GB" w:eastAsia="en-US"/>
        </w:rPr>
        <w:t xml:space="preserve">which are </w:t>
      </w:r>
      <w:r w:rsidR="005474CD" w:rsidRPr="00F31509">
        <w:rPr>
          <w:rFonts w:asciiTheme="majorBidi" w:eastAsia="Calibri" w:hAnsiTheme="majorBidi" w:cstheme="majorBidi"/>
          <w:szCs w:val="24"/>
          <w:lang w:val="en-GB" w:eastAsia="en-US"/>
        </w:rPr>
        <w:t xml:space="preserve">then </w:t>
      </w:r>
      <w:del w:id="1385" w:author="Jane Shaw" w:date="2015-10-16T12:46:00Z">
        <w:r w:rsidR="00351629" w:rsidRPr="00F31509" w:rsidDel="006C3797">
          <w:rPr>
            <w:rFonts w:asciiTheme="majorBidi" w:eastAsia="Calibri" w:hAnsiTheme="majorBidi" w:cstheme="majorBidi"/>
            <w:szCs w:val="24"/>
            <w:lang w:val="en-GB" w:eastAsia="en-US"/>
          </w:rPr>
          <w:delText>“</w:delText>
        </w:r>
      </w:del>
      <w:r w:rsidR="00351629" w:rsidRPr="00F31509">
        <w:rPr>
          <w:rFonts w:asciiTheme="majorBidi" w:eastAsia="Calibri" w:hAnsiTheme="majorBidi" w:cstheme="majorBidi"/>
          <w:szCs w:val="24"/>
          <w:lang w:val="en-GB" w:eastAsia="en-US"/>
        </w:rPr>
        <w:t>standardized</w:t>
      </w:r>
      <w:del w:id="1386" w:author="Jane Shaw" w:date="2015-10-16T12:46:00Z">
        <w:r w:rsidR="00351629" w:rsidRPr="00F31509" w:rsidDel="006C3797">
          <w:rPr>
            <w:rFonts w:asciiTheme="majorBidi" w:eastAsia="Calibri" w:hAnsiTheme="majorBidi" w:cstheme="majorBidi"/>
            <w:szCs w:val="24"/>
            <w:lang w:val="en-GB" w:eastAsia="en-US"/>
          </w:rPr>
          <w:delText>”</w:delText>
        </w:r>
      </w:del>
      <w:r w:rsidR="00351629"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into </w:t>
      </w:r>
      <w:del w:id="1387" w:author="Jane Shaw" w:date="2015-10-16T12:46:00Z">
        <w:r w:rsidR="005474CD" w:rsidRPr="00F31509" w:rsidDel="006C3797">
          <w:rPr>
            <w:rFonts w:asciiTheme="majorBidi" w:eastAsia="Calibri" w:hAnsiTheme="majorBidi" w:cstheme="majorBidi"/>
            <w:szCs w:val="24"/>
            <w:lang w:val="en-GB" w:eastAsia="en-US"/>
          </w:rPr>
          <w:delText xml:space="preserve">over </w:delText>
        </w:r>
      </w:del>
      <w:ins w:id="1388" w:author="Jane Shaw" w:date="2015-10-16T12:46:00Z">
        <w:r w:rsidR="006C3797">
          <w:rPr>
            <w:rFonts w:asciiTheme="majorBidi" w:eastAsia="Calibri" w:hAnsiTheme="majorBidi" w:cstheme="majorBidi"/>
            <w:szCs w:val="24"/>
            <w:lang w:val="en-GB" w:eastAsia="en-US"/>
          </w:rPr>
          <w:t xml:space="preserve">more than </w:t>
        </w:r>
      </w:ins>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w:t>
      </w:r>
      <w:del w:id="1389" w:author="Jane Shaw" w:date="2015-10-16T12:46:00Z">
        <w:r w:rsidR="00BA43AE" w:rsidRPr="00F31509" w:rsidDel="006C3797">
          <w:rPr>
            <w:rFonts w:asciiTheme="majorBidi" w:eastAsia="Calibri" w:hAnsiTheme="majorBidi" w:cstheme="majorBidi"/>
            <w:szCs w:val="24"/>
            <w:lang w:val="en-GB" w:eastAsia="en-US"/>
          </w:rPr>
          <w:delText xml:space="preserve">over </w:delText>
        </w:r>
      </w:del>
      <w:r w:rsidR="00BA43AE" w:rsidRPr="00F31509">
        <w:rPr>
          <w:rFonts w:asciiTheme="majorBidi" w:eastAsia="Calibri" w:hAnsiTheme="majorBidi" w:cstheme="majorBidi"/>
          <w:szCs w:val="24"/>
          <w:lang w:val="en-GB" w:eastAsia="en-US"/>
        </w:rPr>
        <w:t xml:space="preserve">up to four levels of processing. </w:t>
      </w:r>
    </w:p>
    <w:p w14:paraId="4D2F2AAF" w14:textId="0E7E3A13" w:rsidR="00CB6E4A" w:rsidRPr="00F31509" w:rsidDel="006C3797" w:rsidRDefault="006C3797" w:rsidP="00171E58">
      <w:pPr>
        <w:suppressAutoHyphens w:val="0"/>
        <w:spacing w:after="0"/>
        <w:jc w:val="both"/>
        <w:rPr>
          <w:del w:id="1390" w:author="Jane Shaw" w:date="2015-10-16T12:46:00Z"/>
          <w:rFonts w:asciiTheme="majorBidi" w:eastAsia="Calibri" w:hAnsiTheme="majorBidi" w:cstheme="majorBidi"/>
          <w:szCs w:val="24"/>
          <w:lang w:val="en-GB" w:eastAsia="en-US"/>
        </w:rPr>
      </w:pPr>
      <w:ins w:id="1391" w:author="Jane Shaw" w:date="2015-10-16T12:47:00Z">
        <w:r>
          <w:rPr>
            <w:rFonts w:asciiTheme="majorBidi" w:eastAsia="Calibri" w:hAnsiTheme="majorBidi" w:cstheme="majorBidi"/>
            <w:szCs w:val="24"/>
            <w:lang w:val="en-GB" w:eastAsia="en-US"/>
          </w:rPr>
          <w:t xml:space="preserve">“Vertical standardization” is the conversion of </w:t>
        </w:r>
      </w:ins>
    </w:p>
    <w:p w14:paraId="25855C75" w14:textId="64FB9AF2" w:rsidR="00340E3F" w:rsidRDefault="00BA43AE" w:rsidP="006C3797">
      <w:pPr>
        <w:suppressAutoHyphens w:val="0"/>
        <w:spacing w:after="0"/>
        <w:jc w:val="both"/>
        <w:rPr>
          <w:ins w:id="1392" w:author="Jane Shaw" w:date="2015-10-16T12:51:00Z"/>
          <w:rFonts w:asciiTheme="majorBidi" w:eastAsia="Calibri" w:hAnsiTheme="majorBidi" w:cstheme="majorBidi"/>
          <w:szCs w:val="24"/>
          <w:lang w:val="en-GB" w:eastAsia="en-US"/>
        </w:rPr>
      </w:pPr>
      <w:del w:id="1393" w:author="Jane Shaw" w:date="2015-10-16T12:47:00Z">
        <w:r w:rsidRPr="00F31509" w:rsidDel="006C3797">
          <w:rPr>
            <w:rFonts w:asciiTheme="majorBidi" w:eastAsia="Calibri" w:hAnsiTheme="majorBidi" w:cstheme="majorBidi"/>
            <w:szCs w:val="24"/>
            <w:lang w:val="en-GB" w:eastAsia="en-US"/>
          </w:rPr>
          <w:delText xml:space="preserve">When </w:delText>
        </w:r>
      </w:del>
      <w:r w:rsidR="00340E3F" w:rsidRPr="00F31509">
        <w:rPr>
          <w:rFonts w:asciiTheme="majorBidi" w:eastAsia="Calibri" w:hAnsiTheme="majorBidi" w:cstheme="majorBidi"/>
          <w:szCs w:val="24"/>
          <w:lang w:val="en-GB" w:eastAsia="en-US"/>
        </w:rPr>
        <w:t xml:space="preserve">processed commodities </w:t>
      </w:r>
      <w:del w:id="1394" w:author="Jane Shaw" w:date="2015-10-16T12:47:00Z">
        <w:r w:rsidR="00340E3F" w:rsidRPr="00F31509" w:rsidDel="006C3797">
          <w:rPr>
            <w:rFonts w:asciiTheme="majorBidi" w:eastAsia="Calibri" w:hAnsiTheme="majorBidi" w:cstheme="majorBidi"/>
            <w:szCs w:val="24"/>
            <w:lang w:val="en-GB" w:eastAsia="en-US"/>
          </w:rPr>
          <w:delText xml:space="preserve">are converted </w:delText>
        </w:r>
      </w:del>
      <w:r w:rsidR="00340E3F" w:rsidRPr="00F31509">
        <w:rPr>
          <w:rFonts w:asciiTheme="majorBidi" w:eastAsia="Calibri" w:hAnsiTheme="majorBidi" w:cstheme="majorBidi"/>
          <w:szCs w:val="24"/>
          <w:lang w:val="en-GB" w:eastAsia="en-US"/>
        </w:rPr>
        <w:t>back to their primary equivalent</w:t>
      </w:r>
      <w:ins w:id="1395" w:author="Jane Shaw" w:date="2015-11-07T14:13:00Z">
        <w:r w:rsidR="00775616">
          <w:rPr>
            <w:rFonts w:asciiTheme="majorBidi" w:eastAsia="Calibri" w:hAnsiTheme="majorBidi" w:cstheme="majorBidi"/>
            <w:szCs w:val="24"/>
            <w:lang w:val="en-GB" w:eastAsia="en-US"/>
          </w:rPr>
          <w:t>s</w:t>
        </w:r>
      </w:ins>
      <w:del w:id="1396" w:author="Jane Shaw" w:date="2015-10-16T12:47:00Z">
        <w:r w:rsidRPr="00F31509" w:rsidDel="006C3797">
          <w:rPr>
            <w:rFonts w:asciiTheme="majorBidi" w:eastAsia="Calibri" w:hAnsiTheme="majorBidi" w:cstheme="majorBidi"/>
            <w:szCs w:val="24"/>
            <w:lang w:val="en-GB" w:eastAsia="en-US"/>
          </w:rPr>
          <w:delText xml:space="preserve">, </w:delText>
        </w:r>
        <w:r w:rsidR="00340E3F" w:rsidRPr="00F31509" w:rsidDel="006C3797">
          <w:rPr>
            <w:rFonts w:asciiTheme="majorBidi" w:eastAsia="Calibri" w:hAnsiTheme="majorBidi" w:cstheme="majorBidi"/>
            <w:szCs w:val="24"/>
            <w:lang w:val="en-GB" w:eastAsia="en-US"/>
          </w:rPr>
          <w:delText>this is called "vertical standardization"</w:delText>
        </w:r>
      </w:del>
      <w:r w:rsidR="00340E3F" w:rsidRPr="00F31509">
        <w:rPr>
          <w:rFonts w:asciiTheme="majorBidi" w:eastAsia="Calibri" w:hAnsiTheme="majorBidi" w:cstheme="majorBidi"/>
          <w:szCs w:val="24"/>
          <w:lang w:val="en-GB" w:eastAsia="en-US"/>
        </w:rPr>
        <w:t xml:space="preserve">. The extraction rates or technical coefficients </w:t>
      </w:r>
      <w:del w:id="1397" w:author="Jane Shaw" w:date="2015-10-16T12:47:00Z">
        <w:r w:rsidR="00340E3F" w:rsidRPr="00F31509" w:rsidDel="006C3797">
          <w:rPr>
            <w:rFonts w:asciiTheme="majorBidi" w:eastAsia="Calibri" w:hAnsiTheme="majorBidi" w:cstheme="majorBidi"/>
            <w:szCs w:val="24"/>
            <w:lang w:val="en-GB" w:eastAsia="en-US"/>
          </w:rPr>
          <w:delText xml:space="preserve">which </w:delText>
        </w:r>
      </w:del>
      <w:ins w:id="1398" w:author="Jane Shaw" w:date="2015-10-16T12:47:00Z">
        <w:r w:rsidR="006C3797">
          <w:rPr>
            <w:rFonts w:asciiTheme="majorBidi" w:eastAsia="Calibri" w:hAnsiTheme="majorBidi" w:cstheme="majorBidi"/>
            <w:szCs w:val="24"/>
            <w:lang w:val="en-GB" w:eastAsia="en-US"/>
          </w:rPr>
          <w:t xml:space="preserve">that </w:t>
        </w:r>
      </w:ins>
      <w:r w:rsidR="00340E3F" w:rsidRPr="00F31509">
        <w:rPr>
          <w:rFonts w:asciiTheme="majorBidi" w:eastAsia="Calibri" w:hAnsiTheme="majorBidi" w:cstheme="majorBidi"/>
          <w:szCs w:val="24"/>
          <w:lang w:val="en-GB" w:eastAsia="en-US"/>
        </w:rPr>
        <w:t>were used in building up the database are used to carry out th</w:t>
      </w:r>
      <w:ins w:id="1399" w:author="Jane Shaw" w:date="2015-10-16T12:48:00Z">
        <w:r w:rsidR="006C3797">
          <w:rPr>
            <w:rFonts w:asciiTheme="majorBidi" w:eastAsia="Calibri" w:hAnsiTheme="majorBidi" w:cstheme="majorBidi"/>
            <w:szCs w:val="24"/>
            <w:lang w:val="en-GB" w:eastAsia="en-US"/>
          </w:rPr>
          <w:t>is</w:t>
        </w:r>
      </w:ins>
      <w:del w:id="1400" w:author="Jane Shaw" w:date="2015-10-16T12:48:00Z">
        <w:r w:rsidR="00340E3F" w:rsidRPr="00F31509" w:rsidDel="006C3797">
          <w:rPr>
            <w:rFonts w:asciiTheme="majorBidi" w:eastAsia="Calibri" w:hAnsiTheme="majorBidi" w:cstheme="majorBidi"/>
            <w:szCs w:val="24"/>
            <w:lang w:val="en-GB" w:eastAsia="en-US"/>
          </w:rPr>
          <w:delText>e</w:delText>
        </w:r>
      </w:del>
      <w:r w:rsidR="00340E3F" w:rsidRPr="00F31509">
        <w:rPr>
          <w:rFonts w:asciiTheme="majorBidi" w:eastAsia="Calibri" w:hAnsiTheme="majorBidi" w:cstheme="majorBidi"/>
          <w:szCs w:val="24"/>
          <w:lang w:val="en-GB" w:eastAsia="en-US"/>
        </w:rPr>
        <w:t xml:space="preserve"> conversion back to the primary level</w:t>
      </w:r>
      <w:ins w:id="1401" w:author="Jane Shaw" w:date="2015-10-16T12:48:00Z">
        <w:r w:rsidR="006C3797">
          <w:rPr>
            <w:rFonts w:asciiTheme="majorBidi" w:eastAsia="Calibri" w:hAnsiTheme="majorBidi" w:cstheme="majorBidi"/>
            <w:szCs w:val="24"/>
            <w:lang w:val="en-GB" w:eastAsia="en-US"/>
          </w:rPr>
          <w:t>,</w:t>
        </w:r>
      </w:ins>
      <w:r w:rsidR="00340E3F" w:rsidRPr="00F31509">
        <w:rPr>
          <w:rFonts w:asciiTheme="majorBidi" w:eastAsia="Calibri" w:hAnsiTheme="majorBidi" w:cstheme="majorBidi"/>
          <w:szCs w:val="24"/>
          <w:lang w:val="en-GB" w:eastAsia="en-US"/>
        </w:rPr>
        <w:t xml:space="preserve">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There are several reasons for this standardization process. First</w:t>
      </w:r>
      <w:del w:id="1402" w:author="Jane Shaw" w:date="2015-10-16T12:48:00Z">
        <w:r w:rsidRPr="00F31509" w:rsidDel="006C3797">
          <w:rPr>
            <w:rFonts w:asciiTheme="majorBidi" w:eastAsia="Calibri" w:hAnsiTheme="majorBidi" w:cstheme="majorBidi"/>
            <w:szCs w:val="24"/>
            <w:lang w:val="en-GB" w:eastAsia="en-US"/>
          </w:rPr>
          <w:delText>ly</w:delText>
        </w:r>
      </w:del>
      <w:r w:rsidRPr="00F31509">
        <w:rPr>
          <w:rFonts w:asciiTheme="majorBidi" w:eastAsia="Calibri" w:hAnsiTheme="majorBidi" w:cstheme="majorBidi"/>
          <w:szCs w:val="24"/>
          <w:lang w:val="en-GB" w:eastAsia="en-US"/>
        </w:rPr>
        <w:t xml:space="preserve">, </w:t>
      </w:r>
      <w:del w:id="1403" w:author="Jane Shaw" w:date="2015-10-16T12:48:00Z">
        <w:r w:rsidRPr="00F31509" w:rsidDel="006C3797">
          <w:rPr>
            <w:rFonts w:asciiTheme="majorBidi" w:eastAsia="Calibri" w:hAnsiTheme="majorBidi" w:cstheme="majorBidi"/>
            <w:szCs w:val="24"/>
            <w:lang w:val="en-GB" w:eastAsia="en-US"/>
          </w:rPr>
          <w:delText xml:space="preserve">there is </w:delText>
        </w:r>
        <w:r w:rsidR="00342E17" w:rsidRPr="00F31509" w:rsidDel="006C3797">
          <w:rPr>
            <w:rFonts w:asciiTheme="majorBidi" w:eastAsia="Calibri" w:hAnsiTheme="majorBidi" w:cstheme="majorBidi"/>
            <w:szCs w:val="24"/>
            <w:lang w:val="en-GB" w:eastAsia="en-US"/>
          </w:rPr>
          <w:delText xml:space="preserve">to </w:delText>
        </w:r>
      </w:del>
      <w:ins w:id="1404" w:author="Jane Shaw" w:date="2015-10-16T12:48:00Z">
        <w:r w:rsidR="006C3797">
          <w:rPr>
            <w:rFonts w:asciiTheme="majorBidi" w:eastAsia="Calibri" w:hAnsiTheme="majorBidi" w:cstheme="majorBidi"/>
            <w:szCs w:val="24"/>
            <w:lang w:val="en-GB" w:eastAsia="en-US"/>
          </w:rPr>
          <w:t xml:space="preserve">it </w:t>
        </w:r>
      </w:ins>
      <w:r w:rsidR="00342E17" w:rsidRPr="00F31509">
        <w:rPr>
          <w:rFonts w:asciiTheme="majorBidi" w:eastAsia="Calibri" w:hAnsiTheme="majorBidi" w:cstheme="majorBidi"/>
          <w:szCs w:val="24"/>
          <w:lang w:val="en-GB" w:eastAsia="en-US"/>
        </w:rPr>
        <w:t>reduce</w:t>
      </w:r>
      <w:ins w:id="1405" w:author="Jane Shaw" w:date="2015-10-16T12:48:00Z">
        <w:r w:rsidR="006C3797">
          <w:rPr>
            <w:rFonts w:asciiTheme="majorBidi" w:eastAsia="Calibri" w:hAnsiTheme="majorBidi" w:cstheme="majorBidi"/>
            <w:szCs w:val="24"/>
            <w:lang w:val="en-GB" w:eastAsia="en-US"/>
          </w:rPr>
          <w:t>s</w:t>
        </w:r>
      </w:ins>
      <w:r w:rsidR="00342E17" w:rsidRPr="00F31509">
        <w:rPr>
          <w:rFonts w:asciiTheme="majorBidi" w:eastAsia="Calibri" w:hAnsiTheme="majorBidi" w:cstheme="majorBidi"/>
          <w:szCs w:val="24"/>
          <w:lang w:val="en-GB" w:eastAsia="en-US"/>
        </w:rPr>
        <w:t xml:space="preserve"> excess information o</w:t>
      </w:r>
      <w:ins w:id="1406" w:author="Jane Shaw" w:date="2015-10-16T12:48:00Z">
        <w:r w:rsidR="006C3797">
          <w:rPr>
            <w:rFonts w:asciiTheme="majorBidi" w:eastAsia="Calibri" w:hAnsiTheme="majorBidi" w:cstheme="majorBidi"/>
            <w:szCs w:val="24"/>
            <w:lang w:val="en-GB" w:eastAsia="en-US"/>
          </w:rPr>
          <w:t>n</w:t>
        </w:r>
      </w:ins>
      <w:del w:id="1407" w:author="Jane Shaw" w:date="2015-10-16T12:48:00Z">
        <w:r w:rsidR="00342E17" w:rsidRPr="00F31509" w:rsidDel="006C3797">
          <w:rPr>
            <w:rFonts w:asciiTheme="majorBidi" w:eastAsia="Calibri" w:hAnsiTheme="majorBidi" w:cstheme="majorBidi"/>
            <w:szCs w:val="24"/>
            <w:lang w:val="en-GB" w:eastAsia="en-US"/>
          </w:rPr>
          <w:delText>f</w:delText>
        </w:r>
      </w:del>
      <w:r w:rsidR="00342E17" w:rsidRPr="00F31509">
        <w:rPr>
          <w:rFonts w:asciiTheme="majorBidi" w:eastAsia="Calibri" w:hAnsiTheme="majorBidi" w:cstheme="majorBidi"/>
          <w:szCs w:val="24"/>
          <w:lang w:val="en-GB" w:eastAsia="en-US"/>
        </w:rPr>
        <w:t xml:space="preserve"> many different and heterogeneous processed and primary products to a set of products that allow analysts and policy</w:t>
      </w:r>
      <w:ins w:id="1408" w:author="Jane Shaw" w:date="2015-10-16T12:48:00Z">
        <w:r w:rsidR="006C3797">
          <w:rPr>
            <w:rFonts w:asciiTheme="majorBidi" w:eastAsia="Calibri" w:hAnsiTheme="majorBidi" w:cstheme="majorBidi"/>
            <w:szCs w:val="24"/>
            <w:lang w:val="en-GB" w:eastAsia="en-US"/>
          </w:rPr>
          <w:t>-</w:t>
        </w:r>
      </w:ins>
      <w:del w:id="1409" w:author="Jane Shaw" w:date="2015-10-16T12:48:00Z">
        <w:r w:rsidR="00342E17" w:rsidRPr="00F31509" w:rsidDel="006C3797">
          <w:rPr>
            <w:rFonts w:asciiTheme="majorBidi" w:eastAsia="Calibri" w:hAnsiTheme="majorBidi" w:cstheme="majorBidi"/>
            <w:szCs w:val="24"/>
            <w:lang w:val="en-GB" w:eastAsia="en-US"/>
          </w:rPr>
          <w:delText xml:space="preserve"> </w:delText>
        </w:r>
      </w:del>
      <w:r w:rsidR="00342E17" w:rsidRPr="00F31509">
        <w:rPr>
          <w:rFonts w:asciiTheme="majorBidi" w:eastAsia="Calibri" w:hAnsiTheme="majorBidi" w:cstheme="majorBidi"/>
          <w:szCs w:val="24"/>
          <w:lang w:val="en-GB" w:eastAsia="en-US"/>
        </w:rPr>
        <w:t xml:space="preserve">makers to obtain a quick and meaningful overview of the food economy of a country. </w:t>
      </w:r>
      <w:r w:rsidR="00340E3F" w:rsidRPr="00F31509">
        <w:rPr>
          <w:rFonts w:asciiTheme="majorBidi" w:eastAsia="Calibri" w:hAnsiTheme="majorBidi" w:cstheme="majorBidi"/>
          <w:szCs w:val="24"/>
          <w:lang w:val="en-GB" w:eastAsia="en-US"/>
        </w:rPr>
        <w:t>Second</w:t>
      </w:r>
      <w:del w:id="1410" w:author="Jane Shaw" w:date="2015-10-16T12:49:00Z">
        <w:r w:rsidR="00340E3F" w:rsidRPr="00F31509" w:rsidDel="006C3797">
          <w:rPr>
            <w:rFonts w:asciiTheme="majorBidi" w:eastAsia="Calibri" w:hAnsiTheme="majorBidi" w:cstheme="majorBidi"/>
            <w:szCs w:val="24"/>
            <w:lang w:val="en-GB" w:eastAsia="en-US"/>
          </w:rPr>
          <w:delText>ly</w:delText>
        </w:r>
      </w:del>
      <w:r w:rsidR="00340E3F" w:rsidRPr="00F31509">
        <w:rPr>
          <w:rFonts w:asciiTheme="majorBidi" w:eastAsia="Calibri" w:hAnsiTheme="majorBidi" w:cstheme="majorBidi"/>
          <w:szCs w:val="24"/>
          <w:lang w:val="en-GB" w:eastAsia="en-US"/>
        </w:rPr>
        <w:t xml:space="preserve">, preparing standardized </w:t>
      </w:r>
      <w:del w:id="1411" w:author="Jane Shaw" w:date="2015-10-16T12:49:00Z">
        <w:r w:rsidR="00340E3F" w:rsidRPr="00F31509" w:rsidDel="006C3797">
          <w:rPr>
            <w:rFonts w:asciiTheme="majorBidi" w:eastAsia="Calibri" w:hAnsiTheme="majorBidi" w:cstheme="majorBidi"/>
            <w:szCs w:val="24"/>
            <w:lang w:val="en-GB" w:eastAsia="en-US"/>
          </w:rPr>
          <w:delText xml:space="preserve">food balance sheets </w:delText>
        </w:r>
      </w:del>
      <w:ins w:id="1412" w:author="Jane Shaw" w:date="2015-10-16T12:49:00Z">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w:t>
        </w:r>
      </w:ins>
      <w:r w:rsidR="00342E17" w:rsidRPr="00F31509">
        <w:rPr>
          <w:rFonts w:asciiTheme="majorBidi" w:eastAsia="Calibri" w:hAnsiTheme="majorBidi" w:cstheme="majorBidi"/>
          <w:szCs w:val="24"/>
          <w:lang w:val="en-GB" w:eastAsia="en-US"/>
        </w:rPr>
        <w:t xml:space="preserve">at an aggregate level makes the food supply and use data more comparable </w:t>
      </w:r>
      <w:del w:id="1413" w:author="Jane Shaw" w:date="2015-10-16T12:49:00Z">
        <w:r w:rsidR="00342E17" w:rsidRPr="00F31509" w:rsidDel="006C3797">
          <w:rPr>
            <w:rFonts w:asciiTheme="majorBidi" w:eastAsia="Calibri" w:hAnsiTheme="majorBidi" w:cstheme="majorBidi"/>
            <w:szCs w:val="24"/>
            <w:lang w:val="en-GB" w:eastAsia="en-US"/>
          </w:rPr>
          <w:delText xml:space="preserve">across </w:delText>
        </w:r>
      </w:del>
      <w:ins w:id="1414" w:author="Jane Shaw" w:date="2015-10-16T12:49:00Z">
        <w:r w:rsidR="006C3797">
          <w:rPr>
            <w:rFonts w:asciiTheme="majorBidi" w:eastAsia="Calibri" w:hAnsiTheme="majorBidi" w:cstheme="majorBidi"/>
            <w:szCs w:val="24"/>
            <w:lang w:val="en-GB" w:eastAsia="en-US"/>
          </w:rPr>
          <w:t xml:space="preserve">among </w:t>
        </w:r>
      </w:ins>
      <w:r w:rsidR="00342E17" w:rsidRPr="00F31509">
        <w:rPr>
          <w:rFonts w:asciiTheme="majorBidi" w:eastAsia="Calibri" w:hAnsiTheme="majorBidi" w:cstheme="majorBidi"/>
          <w:szCs w:val="24"/>
          <w:lang w:val="en-GB" w:eastAsia="en-US"/>
        </w:rPr>
        <w:t xml:space="preserve">countries and over time. </w:t>
      </w:r>
      <w:del w:id="1415" w:author="Jane Shaw" w:date="2015-11-07T14:13:00Z">
        <w:r w:rsidR="00342E17" w:rsidRPr="00F31509" w:rsidDel="00775616">
          <w:rPr>
            <w:rFonts w:asciiTheme="majorBidi" w:eastAsia="Calibri" w:hAnsiTheme="majorBidi" w:cstheme="majorBidi"/>
            <w:szCs w:val="24"/>
            <w:lang w:val="en-GB" w:eastAsia="en-US"/>
          </w:rPr>
          <w:delText>Finally</w:delText>
        </w:r>
      </w:del>
      <w:ins w:id="1416" w:author="Jane Shaw" w:date="2015-11-07T14:13:00Z">
        <w:r w:rsidR="00775616">
          <w:rPr>
            <w:rFonts w:asciiTheme="majorBidi" w:eastAsia="Calibri" w:hAnsiTheme="majorBidi" w:cstheme="majorBidi"/>
            <w:szCs w:val="24"/>
            <w:lang w:val="en-GB" w:eastAsia="en-US"/>
          </w:rPr>
          <w:t>Third</w:t>
        </w:r>
      </w:ins>
      <w:r w:rsidR="00342E17" w:rsidRPr="00F31509">
        <w:rPr>
          <w:rFonts w:asciiTheme="majorBidi" w:eastAsia="Calibri" w:hAnsiTheme="majorBidi" w:cstheme="majorBidi"/>
          <w:szCs w:val="24"/>
          <w:lang w:val="en-GB" w:eastAsia="en-US"/>
        </w:rPr>
        <w:t xml:space="preserve">,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applications</w:t>
      </w:r>
      <w:ins w:id="1417" w:author="Jane Shaw" w:date="2015-11-07T14:13:00Z">
        <w:r w:rsidR="00775616">
          <w:rPr>
            <w:rFonts w:asciiTheme="majorBidi" w:eastAsia="Calibri" w:hAnsiTheme="majorBidi" w:cstheme="majorBidi"/>
            <w:szCs w:val="24"/>
            <w:lang w:val="en-GB" w:eastAsia="en-US"/>
          </w:rPr>
          <w:t>,</w:t>
        </w:r>
      </w:ins>
      <w:r w:rsidR="00342E17" w:rsidRPr="00F31509">
        <w:rPr>
          <w:rFonts w:asciiTheme="majorBidi" w:eastAsia="Calibri" w:hAnsiTheme="majorBidi" w:cstheme="majorBidi"/>
          <w:szCs w:val="24"/>
          <w:lang w:val="en-GB" w:eastAsia="en-US"/>
        </w:rPr>
        <w:t xml:space="preserve"> such as projection</w:t>
      </w:r>
      <w:del w:id="1418" w:author="Jane Shaw" w:date="2015-10-16T12:49:00Z">
        <w:r w:rsidR="00342E17" w:rsidRPr="00F31509" w:rsidDel="006C3797">
          <w:rPr>
            <w:rFonts w:asciiTheme="majorBidi" w:eastAsia="Calibri" w:hAnsiTheme="majorBidi" w:cstheme="majorBidi"/>
            <w:szCs w:val="24"/>
            <w:lang w:val="en-GB" w:eastAsia="en-US"/>
          </w:rPr>
          <w:delText>s</w:delText>
        </w:r>
      </w:del>
      <w:r w:rsidR="00342E17" w:rsidRPr="00F31509">
        <w:rPr>
          <w:rFonts w:asciiTheme="majorBidi" w:eastAsia="Calibri" w:hAnsiTheme="majorBidi" w:cstheme="majorBidi"/>
          <w:szCs w:val="24"/>
          <w:lang w:val="en-GB" w:eastAsia="en-US"/>
        </w:rPr>
        <w:t xml:space="preserve"> models</w:t>
      </w:r>
      <w:ins w:id="1419" w:author="Jane Shaw" w:date="2015-11-07T14:13:00Z">
        <w:r w:rsidR="00775616">
          <w:rPr>
            <w:rFonts w:asciiTheme="majorBidi" w:eastAsia="Calibri" w:hAnsiTheme="majorBidi" w:cstheme="majorBidi"/>
            <w:szCs w:val="24"/>
            <w:lang w:val="en-GB" w:eastAsia="en-US"/>
          </w:rPr>
          <w:t>,</w:t>
        </w:r>
      </w:ins>
      <w:r w:rsidR="00342E17" w:rsidRPr="00F31509">
        <w:rPr>
          <w:rFonts w:asciiTheme="majorBidi" w:eastAsia="Calibri" w:hAnsiTheme="majorBidi" w:cstheme="majorBidi"/>
          <w:szCs w:val="24"/>
          <w:lang w:val="en-GB" w:eastAsia="en-US"/>
        </w:rPr>
        <w:t xml:space="preserve">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aggregation</w:t>
      </w:r>
      <w:ins w:id="1420" w:author="Jane Shaw" w:date="2015-10-16T12:50:00Z">
        <w:r w:rsidR="00794265">
          <w:rPr>
            <w:rFonts w:asciiTheme="majorBidi" w:eastAsia="Calibri" w:hAnsiTheme="majorBidi" w:cstheme="majorBidi"/>
            <w:szCs w:val="24"/>
            <w:lang w:val="en-GB" w:eastAsia="en-US"/>
          </w:rPr>
          <w:t>;</w:t>
        </w:r>
      </w:ins>
      <w:del w:id="1421" w:author="Jane Shaw" w:date="2015-10-16T12:50:00Z">
        <w:r w:rsidR="00342E17" w:rsidRPr="00F31509" w:rsidDel="00794265">
          <w:rPr>
            <w:rFonts w:asciiTheme="majorBidi" w:eastAsia="Calibri" w:hAnsiTheme="majorBidi" w:cstheme="majorBidi"/>
            <w:szCs w:val="24"/>
            <w:lang w:val="en-GB" w:eastAsia="en-US"/>
          </w:rPr>
          <w:delText>,</w:delText>
        </w:r>
      </w:del>
      <w:r w:rsidR="00342E17" w:rsidRPr="00F31509">
        <w:rPr>
          <w:rFonts w:asciiTheme="majorBidi" w:eastAsia="Calibri" w:hAnsiTheme="majorBidi" w:cstheme="majorBidi"/>
          <w:szCs w:val="24"/>
          <w:lang w:val="en-GB" w:eastAsia="en-US"/>
        </w:rPr>
        <w:t xml:space="preserve"> in fact, </w:t>
      </w:r>
      <w:del w:id="1422" w:author="Jane Shaw" w:date="2015-10-16T12:50:00Z">
        <w:r w:rsidR="00342E17" w:rsidRPr="00F31509" w:rsidDel="00794265">
          <w:rPr>
            <w:rFonts w:asciiTheme="majorBidi" w:eastAsia="Calibri" w:hAnsiTheme="majorBidi" w:cstheme="majorBidi"/>
            <w:szCs w:val="24"/>
            <w:lang w:val="en-GB" w:eastAsia="en-US"/>
          </w:rPr>
          <w:delText xml:space="preserve">often </w:delText>
        </w:r>
        <w:r w:rsidR="00205D58" w:rsidRPr="00F31509" w:rsidDel="00794265">
          <w:rPr>
            <w:rFonts w:asciiTheme="majorBidi" w:eastAsia="Calibri" w:hAnsiTheme="majorBidi" w:cstheme="majorBidi"/>
            <w:szCs w:val="24"/>
            <w:lang w:val="en-GB" w:eastAsia="en-US"/>
          </w:rPr>
          <w:delText xml:space="preserve">beyond the </w:delText>
        </w:r>
      </w:del>
      <w:ins w:id="1423" w:author="Jane Shaw" w:date="2015-10-16T12:50:00Z">
        <w:r w:rsidR="00794265">
          <w:rPr>
            <w:rFonts w:asciiTheme="majorBidi" w:eastAsia="Calibri" w:hAnsiTheme="majorBidi" w:cstheme="majorBidi"/>
            <w:szCs w:val="24"/>
            <w:lang w:val="en-GB" w:eastAsia="en-US"/>
          </w:rPr>
          <w:t xml:space="preserve">many require a </w:t>
        </w:r>
      </w:ins>
      <w:r w:rsidR="00205D58" w:rsidRPr="00F31509">
        <w:rPr>
          <w:rFonts w:asciiTheme="majorBidi" w:eastAsia="Calibri" w:hAnsiTheme="majorBidi" w:cstheme="majorBidi"/>
          <w:szCs w:val="24"/>
          <w:lang w:val="en-GB" w:eastAsia="en-US"/>
        </w:rPr>
        <w:t xml:space="preserve">level of aggregation </w:t>
      </w:r>
      <w:ins w:id="1424" w:author="Jane Shaw" w:date="2015-10-16T12:50:00Z">
        <w:r w:rsidR="00794265">
          <w:rPr>
            <w:rFonts w:asciiTheme="majorBidi" w:eastAsia="Calibri" w:hAnsiTheme="majorBidi" w:cstheme="majorBidi"/>
            <w:szCs w:val="24"/>
            <w:lang w:val="en-GB" w:eastAsia="en-US"/>
          </w:rPr>
          <w:t xml:space="preserve">that is </w:t>
        </w:r>
      </w:ins>
      <w:ins w:id="1425" w:author="Jane Shaw" w:date="2015-10-16T12:51:00Z">
        <w:r w:rsidR="00794265">
          <w:rPr>
            <w:rFonts w:asciiTheme="majorBidi" w:eastAsia="Calibri" w:hAnsiTheme="majorBidi" w:cstheme="majorBidi"/>
            <w:szCs w:val="24"/>
            <w:lang w:val="en-GB" w:eastAsia="en-US"/>
          </w:rPr>
          <w:t>beyond</w:t>
        </w:r>
      </w:ins>
      <w:ins w:id="1426" w:author="Jane Shaw" w:date="2015-10-16T12:50:00Z">
        <w:r w:rsidR="00794265">
          <w:rPr>
            <w:rFonts w:asciiTheme="majorBidi" w:eastAsia="Calibri" w:hAnsiTheme="majorBidi" w:cstheme="majorBidi"/>
            <w:szCs w:val="24"/>
            <w:lang w:val="en-GB" w:eastAsia="en-US"/>
          </w:rPr>
          <w:t xml:space="preserve"> </w:t>
        </w:r>
      </w:ins>
      <w:ins w:id="1427" w:author="Jane Shaw" w:date="2015-10-16T12:51:00Z">
        <w:r w:rsidR="00794265">
          <w:rPr>
            <w:rFonts w:asciiTheme="majorBidi" w:eastAsia="Calibri" w:hAnsiTheme="majorBidi" w:cstheme="majorBidi"/>
            <w:szCs w:val="24"/>
            <w:lang w:val="en-GB" w:eastAsia="en-US"/>
          </w:rPr>
          <w:t xml:space="preserve">that </w:t>
        </w:r>
      </w:ins>
      <w:r w:rsidR="00205D58" w:rsidRPr="00F31509">
        <w:rPr>
          <w:rFonts w:asciiTheme="majorBidi" w:eastAsia="Calibri" w:hAnsiTheme="majorBidi" w:cstheme="majorBidi"/>
          <w:szCs w:val="24"/>
          <w:lang w:val="en-GB" w:eastAsia="en-US"/>
        </w:rPr>
        <w:t>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w:t>
      </w:r>
      <w:ins w:id="1428" w:author="Jane Shaw" w:date="2015-10-16T12:51:00Z">
        <w:r w:rsidR="00794265">
          <w:rPr>
            <w:rFonts w:asciiTheme="majorBidi" w:eastAsia="Calibri" w:hAnsiTheme="majorBidi" w:cstheme="majorBidi"/>
            <w:szCs w:val="24"/>
            <w:lang w:val="en-GB" w:eastAsia="en-US"/>
          </w:rPr>
          <w:t xml:space="preserve">more than </w:t>
        </w:r>
      </w:ins>
      <w:commentRangeStart w:id="1429"/>
      <w:r w:rsidR="00342E17" w:rsidRPr="00F31509">
        <w:rPr>
          <w:rFonts w:asciiTheme="majorBidi" w:eastAsia="Calibri" w:hAnsiTheme="majorBidi" w:cstheme="majorBidi"/>
          <w:szCs w:val="24"/>
          <w:lang w:val="en-GB" w:eastAsia="en-US"/>
        </w:rPr>
        <w:t>60</w:t>
      </w:r>
      <w:del w:id="1430" w:author="Jane Shaw" w:date="2015-10-16T12:51:00Z">
        <w:r w:rsidR="00342E17" w:rsidRPr="00F31509" w:rsidDel="00794265">
          <w:rPr>
            <w:rFonts w:asciiTheme="majorBidi" w:eastAsia="Calibri" w:hAnsiTheme="majorBidi" w:cstheme="majorBidi"/>
            <w:szCs w:val="24"/>
            <w:lang w:val="en-GB" w:eastAsia="en-US"/>
          </w:rPr>
          <w:delText>+</w:delText>
        </w:r>
      </w:del>
      <w:r w:rsidR="00342E17" w:rsidRPr="00F31509">
        <w:rPr>
          <w:rFonts w:asciiTheme="majorBidi" w:eastAsia="Calibri" w:hAnsiTheme="majorBidi" w:cstheme="majorBidi"/>
          <w:szCs w:val="24"/>
          <w:lang w:val="en-GB" w:eastAsia="en-US"/>
        </w:rPr>
        <w:t xml:space="preserve"> individual </w:t>
      </w:r>
      <w:commentRangeEnd w:id="1429"/>
      <w:r w:rsidR="00F82BD2">
        <w:rPr>
          <w:rStyle w:val="Rimandocommento"/>
        </w:rPr>
        <w:commentReference w:id="1429"/>
      </w:r>
      <w:r w:rsidR="00342E17" w:rsidRPr="00F31509">
        <w:rPr>
          <w:rFonts w:asciiTheme="majorBidi" w:eastAsia="Calibri" w:hAnsiTheme="majorBidi" w:cstheme="majorBidi"/>
          <w:szCs w:val="24"/>
          <w:lang w:val="en-GB" w:eastAsia="en-US"/>
        </w:rPr>
        <w:t xml:space="preserve">commodities presented in the </w:t>
      </w:r>
      <w:del w:id="1431" w:author="Jane Shaw" w:date="2015-10-16T12:51:00Z">
        <w:r w:rsidR="00342E17" w:rsidRPr="00F31509" w:rsidDel="00794265">
          <w:rPr>
            <w:rFonts w:asciiTheme="majorBidi" w:eastAsia="Calibri" w:hAnsiTheme="majorBidi" w:cstheme="majorBidi"/>
            <w:szCs w:val="24"/>
            <w:lang w:val="en-GB" w:eastAsia="en-US"/>
          </w:rPr>
          <w:delText>Food balance sheets</w:delText>
        </w:r>
      </w:del>
      <w:ins w:id="1432" w:author="Jane Shaw" w:date="2015-10-16T12:51:00Z">
        <w:r w:rsidR="00794265">
          <w:rPr>
            <w:rFonts w:asciiTheme="majorBidi" w:eastAsia="Calibri" w:hAnsiTheme="majorBidi" w:cstheme="majorBidi"/>
            <w:szCs w:val="24"/>
            <w:lang w:val="en-GB" w:eastAsia="en-US"/>
          </w:rPr>
          <w:t>FBS</w:t>
        </w:r>
      </w:ins>
      <w:r w:rsidR="00342E17" w:rsidRPr="00F31509">
        <w:rPr>
          <w:rFonts w:asciiTheme="majorBidi" w:eastAsia="Calibri" w:hAnsiTheme="majorBidi" w:cstheme="majorBidi"/>
          <w:szCs w:val="24"/>
          <w:lang w:val="en-GB" w:eastAsia="en-US"/>
        </w:rPr>
        <w:t xml:space="preserve">. </w:t>
      </w:r>
    </w:p>
    <w:p w14:paraId="71CBFBF5" w14:textId="77777777" w:rsidR="00794265" w:rsidRPr="00F31509" w:rsidRDefault="00794265" w:rsidP="006C3797">
      <w:pPr>
        <w:suppressAutoHyphens w:val="0"/>
        <w:spacing w:after="0"/>
        <w:jc w:val="both"/>
        <w:rPr>
          <w:rFonts w:asciiTheme="majorBidi" w:eastAsia="Calibri" w:hAnsiTheme="majorBidi" w:cstheme="majorBidi"/>
          <w:szCs w:val="24"/>
          <w:lang w:val="en-GB" w:eastAsia="en-US"/>
        </w:rPr>
      </w:pPr>
    </w:p>
    <w:p w14:paraId="0838C907" w14:textId="77777777" w:rsidR="00171E58" w:rsidRPr="00F31509" w:rsidRDefault="00171E58" w:rsidP="00C4334D">
      <w:pPr>
        <w:pStyle w:val="Titolo2"/>
      </w:pPr>
      <w:bookmarkStart w:id="1433" w:name="_Toc428383819"/>
      <w:bookmarkStart w:id="1434" w:name="_Toc428436041"/>
      <w:bookmarkStart w:id="1435" w:name="_Toc428436342"/>
      <w:bookmarkStart w:id="1436" w:name="_Toc308029344"/>
      <w:bookmarkStart w:id="1437" w:name="_Toc308029535"/>
      <w:r w:rsidRPr="00F31509">
        <w:t>Use and usefulness of FBS</w:t>
      </w:r>
      <w:bookmarkEnd w:id="1433"/>
      <w:bookmarkEnd w:id="1434"/>
      <w:bookmarkEnd w:id="1435"/>
      <w:bookmarkEnd w:id="1436"/>
      <w:bookmarkEnd w:id="1437"/>
      <w:r w:rsidRPr="00F31509">
        <w:t xml:space="preserve"> </w:t>
      </w:r>
    </w:p>
    <w:p w14:paraId="0584C0D4" w14:textId="52D8E468" w:rsidR="00171E58" w:rsidRPr="00F31509" w:rsidRDefault="483DA69D" w:rsidP="483DA69D">
      <w:pPr>
        <w:keepNext/>
        <w:jc w:val="both"/>
        <w:rPr>
          <w:rFonts w:asciiTheme="majorBidi" w:hAnsiTheme="majorBidi" w:cstheme="majorBidi"/>
          <w:szCs w:val="24"/>
          <w:lang w:val="en-GB"/>
        </w:rPr>
      </w:pPr>
      <w:del w:id="1438" w:author="Jane Shaw" w:date="2015-10-16T12:51:00Z">
        <w:r w:rsidRPr="00F31509" w:rsidDel="00794265">
          <w:rPr>
            <w:rFonts w:asciiTheme="majorBidi" w:eastAsia="Times New Roman" w:hAnsiTheme="majorBidi" w:cstheme="majorBidi"/>
            <w:lang w:val="en-GB"/>
          </w:rPr>
          <w:delText xml:space="preserve">Food Balance Sheets </w:delText>
        </w:r>
      </w:del>
      <w:ins w:id="1439" w:author="Jane Shaw" w:date="2015-10-16T12:51:00Z">
        <w:r w:rsidR="00F82BD2">
          <w:rPr>
            <w:rFonts w:asciiTheme="majorBidi" w:eastAsia="Times New Roman" w:hAnsiTheme="majorBidi" w:cstheme="majorBidi"/>
            <w:lang w:val="en-GB"/>
          </w:rPr>
          <w:t>FBS</w:t>
        </w:r>
        <w:r w:rsidR="00794265">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have been compiled for nearly 80 years and have been used for numerous different purposes ever since. They provide a wealth of information on food and nutrient availability and, when available over longer timeframes and compiled with consistent methodologies, provide the basis for </w:t>
      </w:r>
      <w:ins w:id="1440" w:author="Jane Shaw" w:date="2015-10-16T12:52:00Z">
        <w:r w:rsidR="00794265">
          <w:rPr>
            <w:rFonts w:asciiTheme="majorBidi" w:eastAsia="Times New Roman" w:hAnsiTheme="majorBidi" w:cstheme="majorBidi"/>
            <w:lang w:val="en-GB"/>
          </w:rPr>
          <w:t xml:space="preserve">identifying </w:t>
        </w:r>
      </w:ins>
      <w:r w:rsidRPr="00F31509">
        <w:rPr>
          <w:rFonts w:asciiTheme="majorBidi" w:eastAsia="Times New Roman" w:hAnsiTheme="majorBidi" w:cstheme="majorBidi"/>
          <w:lang w:val="en-GB"/>
        </w:rPr>
        <w:t xml:space="preserve">trends and developments </w:t>
      </w:r>
      <w:del w:id="1441" w:author="Jane Shaw" w:date="2015-10-16T12:52:00Z">
        <w:r w:rsidRPr="00F31509" w:rsidDel="00794265">
          <w:rPr>
            <w:rFonts w:asciiTheme="majorBidi" w:eastAsia="Times New Roman" w:hAnsiTheme="majorBidi" w:cstheme="majorBidi"/>
            <w:lang w:val="en-GB"/>
          </w:rPr>
          <w:delText xml:space="preserve">of </w:delText>
        </w:r>
      </w:del>
      <w:ins w:id="1442" w:author="Jane Shaw" w:date="2015-10-16T12:52:00Z">
        <w:r w:rsidR="00794265">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the food economy of a country, a region or worldwide</w:t>
      </w:r>
      <w:ins w:id="1443" w:author="Jane Shaw" w:date="2015-10-16T12:52:00Z">
        <w:r w:rsidR="00794265">
          <w:rPr>
            <w:rFonts w:asciiTheme="majorBidi" w:eastAsia="Times New Roman" w:hAnsiTheme="majorBidi" w:cstheme="majorBidi"/>
            <w:lang w:val="en-GB"/>
          </w:rPr>
          <w:t>:</w:t>
        </w:r>
      </w:ins>
      <w:del w:id="1444" w:author="Jane Shaw" w:date="2015-10-16T12:52:00Z">
        <w:r w:rsidRPr="00F31509" w:rsidDel="0079426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p>
    <w:p w14:paraId="50E629BB" w14:textId="015FD78B" w:rsidR="00171E58" w:rsidRPr="00F31509" w:rsidRDefault="483DA69D" w:rsidP="483DA69D">
      <w:pPr>
        <w:pStyle w:val="Paragrafoelenco"/>
        <w:numPr>
          <w:ilvl w:val="0"/>
          <w:numId w:val="7"/>
        </w:numPr>
        <w:jc w:val="both"/>
        <w:rPr>
          <w:rFonts w:asciiTheme="majorBidi" w:eastAsia="Times New Roman" w:hAnsiTheme="majorBidi" w:cstheme="majorBidi"/>
        </w:rPr>
      </w:pPr>
      <w:del w:id="1445" w:author="Jane Shaw" w:date="2015-11-07T14:13:00Z">
        <w:r w:rsidRPr="00F31509" w:rsidDel="00775616">
          <w:rPr>
            <w:rFonts w:asciiTheme="majorBidi" w:eastAsia="Times New Roman" w:hAnsiTheme="majorBidi" w:cstheme="majorBidi"/>
          </w:rPr>
          <w:delText xml:space="preserve">Arguably </w:delText>
        </w:r>
      </w:del>
      <w:ins w:id="1446" w:author="Jane Shaw" w:date="2015-11-07T14:13:00Z">
        <w:r w:rsidR="00775616">
          <w:rPr>
            <w:rFonts w:asciiTheme="majorBidi" w:eastAsia="Times New Roman" w:hAnsiTheme="majorBidi" w:cstheme="majorBidi"/>
          </w:rPr>
          <w:t xml:space="preserve">One of </w:t>
        </w:r>
      </w:ins>
      <w:r w:rsidRPr="00F31509">
        <w:rPr>
          <w:rFonts w:asciiTheme="majorBidi" w:eastAsia="Times New Roman" w:hAnsiTheme="majorBidi" w:cstheme="majorBidi"/>
        </w:rPr>
        <w:t>the most important use</w:t>
      </w:r>
      <w:ins w:id="1447" w:author="Jane Shaw" w:date="2015-11-07T14:13:00Z">
        <w:r w:rsidR="00775616">
          <w:rPr>
            <w:rFonts w:asciiTheme="majorBidi" w:eastAsia="Times New Roman" w:hAnsiTheme="majorBidi" w:cstheme="majorBidi"/>
          </w:rPr>
          <w:t>s</w:t>
        </w:r>
      </w:ins>
      <w:r w:rsidRPr="00F31509">
        <w:rPr>
          <w:rFonts w:asciiTheme="majorBidi" w:eastAsia="Times New Roman" w:hAnsiTheme="majorBidi" w:cstheme="majorBidi"/>
        </w:rPr>
        <w:t xml:space="preserve"> of the </w:t>
      </w:r>
      <w:del w:id="1448" w:author="Jane Shaw" w:date="2015-10-16T12:56:00Z">
        <w:r w:rsidRPr="00F31509" w:rsidDel="001844FB">
          <w:rPr>
            <w:rFonts w:asciiTheme="majorBidi" w:eastAsia="Times New Roman" w:hAnsiTheme="majorBidi" w:cstheme="majorBidi"/>
          </w:rPr>
          <w:delText xml:space="preserve">food balance sheets </w:delText>
        </w:r>
      </w:del>
      <w:ins w:id="1449" w:author="Jane Shaw" w:date="2015-10-16T12:56:00Z">
        <w:r w:rsidR="00F82BD2">
          <w:rPr>
            <w:rFonts w:asciiTheme="majorBidi" w:eastAsia="Times New Roman" w:hAnsiTheme="majorBidi" w:cstheme="majorBidi"/>
          </w:rPr>
          <w:t>FBS</w:t>
        </w:r>
        <w:r w:rsidR="001844FB">
          <w:rPr>
            <w:rFonts w:asciiTheme="majorBidi" w:eastAsia="Times New Roman" w:hAnsiTheme="majorBidi" w:cstheme="majorBidi"/>
          </w:rPr>
          <w:t xml:space="preserve"> </w:t>
        </w:r>
      </w:ins>
      <w:r w:rsidRPr="00F31509">
        <w:rPr>
          <w:rFonts w:asciiTheme="majorBidi" w:eastAsia="Times New Roman" w:hAnsiTheme="majorBidi" w:cstheme="majorBidi"/>
        </w:rPr>
        <w:t xml:space="preserve">arises from the fact that they provide a measure of the overall average calorie supply in a country. The </w:t>
      </w:r>
      <w:del w:id="1450" w:author="Jane Shaw" w:date="2015-10-16T12:57:00Z">
        <w:r w:rsidRPr="00F31509" w:rsidDel="001844FB">
          <w:rPr>
            <w:rFonts w:asciiTheme="majorBidi" w:eastAsia="Times New Roman" w:hAnsiTheme="majorBidi" w:cstheme="majorBidi"/>
          </w:rPr>
          <w:delText>DES (</w:delText>
        </w:r>
      </w:del>
      <w:r w:rsidR="001844FB" w:rsidRPr="00F31509">
        <w:rPr>
          <w:rFonts w:asciiTheme="majorBidi" w:eastAsia="Times New Roman" w:hAnsiTheme="majorBidi" w:cstheme="majorBidi"/>
        </w:rPr>
        <w:t>dietary energy supply</w:t>
      </w:r>
      <w:ins w:id="1451" w:author="Jane Shaw" w:date="2015-10-16T12:57:00Z">
        <w:r w:rsidR="001844FB">
          <w:rPr>
            <w:rFonts w:asciiTheme="majorBidi" w:eastAsia="Times New Roman" w:hAnsiTheme="majorBidi" w:cstheme="majorBidi"/>
          </w:rPr>
          <w:t xml:space="preserve"> (</w:t>
        </w:r>
        <w:r w:rsidR="001844FB" w:rsidRPr="00F31509">
          <w:rPr>
            <w:rFonts w:asciiTheme="majorBidi" w:eastAsia="Times New Roman" w:hAnsiTheme="majorBidi" w:cstheme="majorBidi"/>
          </w:rPr>
          <w:t>DES</w:t>
        </w:r>
      </w:ins>
      <w:r w:rsidRPr="00F31509">
        <w:rPr>
          <w:rFonts w:asciiTheme="majorBidi" w:eastAsia="Times New Roman" w:hAnsiTheme="majorBidi" w:cstheme="majorBidi"/>
        </w:rPr>
        <w:t>) is not only a standard output of the FBS, but also the key input into the FAO indicator of undernourishment</w:t>
      </w:r>
      <w:ins w:id="1452" w:author="Jane Shaw" w:date="2015-11-07T14:13:00Z">
        <w:r w:rsidR="00775616">
          <w:rPr>
            <w:rFonts w:asciiTheme="majorBidi" w:eastAsia="Times New Roman" w:hAnsiTheme="majorBidi" w:cstheme="majorBidi"/>
          </w:rPr>
          <w:t xml:space="preserve"> –</w:t>
        </w:r>
      </w:ins>
      <w:del w:id="1453" w:author="Jane Shaw" w:date="2015-11-07T14:13:00Z">
        <w:r w:rsidRPr="00F31509" w:rsidDel="00775616">
          <w:rPr>
            <w:rFonts w:asciiTheme="majorBidi" w:eastAsia="Times New Roman" w:hAnsiTheme="majorBidi" w:cstheme="majorBidi"/>
          </w:rPr>
          <w:delText xml:space="preserve">, </w:delText>
        </w:r>
      </w:del>
      <w:ins w:id="1454" w:author="Jane Shaw" w:date="2015-11-07T14:13:00Z">
        <w:r w:rsidR="00775616">
          <w:rPr>
            <w:rFonts w:asciiTheme="majorBidi" w:eastAsia="Times New Roman" w:hAnsiTheme="majorBidi" w:cstheme="majorBidi"/>
          </w:rPr>
          <w:t xml:space="preserve"> </w:t>
        </w:r>
      </w:ins>
      <w:del w:id="1455" w:author="Jane Shaw" w:date="2015-11-07T14:13:00Z">
        <w:r w:rsidRPr="00F31509" w:rsidDel="00775616">
          <w:rPr>
            <w:rFonts w:asciiTheme="majorBidi" w:eastAsia="Times New Roman" w:hAnsiTheme="majorBidi" w:cstheme="majorBidi"/>
          </w:rPr>
          <w:delText xml:space="preserve">i.e. </w:delText>
        </w:r>
      </w:del>
      <w:r w:rsidRPr="00F31509">
        <w:rPr>
          <w:rFonts w:asciiTheme="majorBidi" w:eastAsia="Times New Roman" w:hAnsiTheme="majorBidi" w:cstheme="majorBidi"/>
        </w:rPr>
        <w:t xml:space="preserve">the number </w:t>
      </w:r>
      <w:ins w:id="1456" w:author="Jane Shaw" w:date="2015-10-16T12:59:00Z">
        <w:r w:rsidR="00DC7F0B">
          <w:rPr>
            <w:rFonts w:asciiTheme="majorBidi" w:eastAsia="Times New Roman" w:hAnsiTheme="majorBidi" w:cstheme="majorBidi"/>
          </w:rPr>
          <w:t xml:space="preserve">of undernourished people </w:t>
        </w:r>
      </w:ins>
      <w:del w:id="1457" w:author="Jane Shaw" w:date="2015-10-16T12:59:00Z">
        <w:r w:rsidRPr="00F31509" w:rsidDel="00DC7F0B">
          <w:rPr>
            <w:rFonts w:asciiTheme="majorBidi" w:eastAsia="Times New Roman" w:hAnsiTheme="majorBidi" w:cstheme="majorBidi"/>
          </w:rPr>
          <w:delText xml:space="preserve">(NoU) </w:delText>
        </w:r>
      </w:del>
      <w:r w:rsidRPr="00F31509">
        <w:rPr>
          <w:rFonts w:asciiTheme="majorBidi" w:eastAsia="Times New Roman" w:hAnsiTheme="majorBidi" w:cstheme="majorBidi"/>
        </w:rPr>
        <w:t>and the prevalence of undernourishment</w:t>
      </w:r>
      <w:del w:id="1458" w:author="Jane Shaw" w:date="2015-10-16T12:59:00Z">
        <w:r w:rsidRPr="00F31509" w:rsidDel="00DC7F0B">
          <w:rPr>
            <w:rFonts w:asciiTheme="majorBidi" w:eastAsia="Times New Roman" w:hAnsiTheme="majorBidi" w:cstheme="majorBidi"/>
          </w:rPr>
          <w:delText xml:space="preserve"> (PoU)</w:delText>
        </w:r>
      </w:del>
      <w:r w:rsidRPr="00F31509">
        <w:rPr>
          <w:rFonts w:asciiTheme="majorBidi" w:eastAsia="Times New Roman" w:hAnsiTheme="majorBidi" w:cstheme="majorBidi"/>
        </w:rPr>
        <w:t xml:space="preserve">. The DES enters the </w:t>
      </w:r>
      <w:del w:id="1459" w:author="Jane Shaw" w:date="2015-10-16T13:00:00Z">
        <w:r w:rsidRPr="00F31509" w:rsidDel="00DC7F0B">
          <w:rPr>
            <w:rFonts w:asciiTheme="majorBidi" w:eastAsia="Times New Roman" w:hAnsiTheme="majorBidi" w:cstheme="majorBidi"/>
          </w:rPr>
          <w:delText xml:space="preserve">PoU </w:delText>
        </w:r>
      </w:del>
      <w:ins w:id="1460" w:author="Jane Shaw" w:date="2015-10-16T13:00:00Z">
        <w:r w:rsidR="00DC7F0B">
          <w:rPr>
            <w:rFonts w:asciiTheme="majorBidi" w:eastAsia="Times New Roman" w:hAnsiTheme="majorBidi" w:cstheme="majorBidi"/>
          </w:rPr>
          <w:t xml:space="preserve">prevalence of undernourishment </w:t>
        </w:r>
      </w:ins>
      <w:r w:rsidRPr="00F31509">
        <w:rPr>
          <w:rFonts w:asciiTheme="majorBidi" w:eastAsia="Times New Roman" w:hAnsiTheme="majorBidi" w:cstheme="majorBidi"/>
        </w:rPr>
        <w:t>measurement as the mean of a distribution, which</w:t>
      </w:r>
      <w:ins w:id="1461" w:author="Jane Shaw" w:date="2015-10-16T13:01:00Z">
        <w:r w:rsidR="00DC7F0B">
          <w:rPr>
            <w:rFonts w:asciiTheme="majorBidi" w:eastAsia="Times New Roman" w:hAnsiTheme="majorBidi" w:cstheme="majorBidi"/>
          </w:rPr>
          <w:t>,</w:t>
        </w:r>
      </w:ins>
      <w:r w:rsidRPr="00F31509">
        <w:rPr>
          <w:rFonts w:asciiTheme="majorBidi" w:eastAsia="Times New Roman" w:hAnsiTheme="majorBidi" w:cstheme="majorBidi"/>
        </w:rPr>
        <w:t xml:space="preserve"> together with a cut-off point</w:t>
      </w:r>
      <w:ins w:id="1462" w:author="Jane Shaw" w:date="2015-10-16T13:01:00Z">
        <w:r w:rsidR="00DC7F0B">
          <w:rPr>
            <w:rFonts w:asciiTheme="majorBidi" w:eastAsia="Times New Roman" w:hAnsiTheme="majorBidi" w:cstheme="majorBidi"/>
          </w:rPr>
          <w:t xml:space="preserve"> –</w:t>
        </w:r>
      </w:ins>
      <w:del w:id="1463" w:author="Jane Shaw" w:date="2015-10-16T13:01:00Z">
        <w:r w:rsidRPr="00F31509" w:rsidDel="00DC7F0B">
          <w:rPr>
            <w:rFonts w:asciiTheme="majorBidi" w:eastAsia="Times New Roman" w:hAnsiTheme="majorBidi" w:cstheme="majorBidi"/>
          </w:rPr>
          <w:delText>,</w:delText>
        </w:r>
      </w:del>
      <w:r w:rsidRPr="00F31509">
        <w:rPr>
          <w:rFonts w:asciiTheme="majorBidi" w:eastAsia="Times New Roman" w:hAnsiTheme="majorBidi" w:cstheme="majorBidi"/>
        </w:rPr>
        <w:t xml:space="preserve"> the </w:t>
      </w:r>
      <w:r w:rsidR="00DC7F0B" w:rsidRPr="00F31509">
        <w:rPr>
          <w:rFonts w:asciiTheme="majorBidi" w:eastAsia="Times New Roman" w:hAnsiTheme="majorBidi" w:cstheme="majorBidi"/>
        </w:rPr>
        <w:t xml:space="preserve">minimum dietary energy </w:t>
      </w:r>
      <w:r w:rsidRPr="00F31509">
        <w:rPr>
          <w:rFonts w:asciiTheme="majorBidi" w:eastAsia="Times New Roman" w:hAnsiTheme="majorBidi" w:cstheme="majorBidi"/>
        </w:rPr>
        <w:t xml:space="preserve">requirement </w:t>
      </w:r>
      <w:ins w:id="1464" w:author="Jane Shaw" w:date="2015-10-16T13:01:00Z">
        <w:r w:rsidR="00DC7F0B">
          <w:rPr>
            <w:rFonts w:asciiTheme="majorBidi" w:eastAsia="Times New Roman" w:hAnsiTheme="majorBidi" w:cstheme="majorBidi"/>
          </w:rPr>
          <w:t xml:space="preserve">– </w:t>
        </w:r>
      </w:ins>
      <w:del w:id="1465" w:author="Jane Shaw" w:date="2015-10-16T13:01:00Z">
        <w:r w:rsidRPr="00F31509" w:rsidDel="00DC7F0B">
          <w:rPr>
            <w:rFonts w:asciiTheme="majorBidi" w:eastAsia="Times New Roman" w:hAnsiTheme="majorBidi" w:cstheme="majorBidi"/>
          </w:rPr>
          <w:delText xml:space="preserve">(MDER), </w:delText>
        </w:r>
      </w:del>
      <w:r w:rsidRPr="00F31509">
        <w:rPr>
          <w:rFonts w:asciiTheme="majorBidi" w:eastAsia="Times New Roman" w:hAnsiTheme="majorBidi" w:cstheme="majorBidi"/>
        </w:rPr>
        <w:t xml:space="preserve">allows FBS users to calculate the number and percentage of people in a population without </w:t>
      </w:r>
      <w:del w:id="1466" w:author="Jane Shaw" w:date="2015-11-07T14:13:00Z">
        <w:r w:rsidRPr="00F31509" w:rsidDel="00775616">
          <w:rPr>
            <w:rFonts w:asciiTheme="majorBidi" w:eastAsia="Times New Roman" w:hAnsiTheme="majorBidi" w:cstheme="majorBidi"/>
          </w:rPr>
          <w:delText xml:space="preserve">sufficient </w:delText>
        </w:r>
      </w:del>
      <w:r w:rsidRPr="00F31509">
        <w:rPr>
          <w:rFonts w:asciiTheme="majorBidi" w:eastAsia="Times New Roman" w:hAnsiTheme="majorBidi" w:cstheme="majorBidi"/>
        </w:rPr>
        <w:t xml:space="preserve">access to </w:t>
      </w:r>
      <w:ins w:id="1467" w:author="Jane Shaw" w:date="2015-11-07T14:13:00Z">
        <w:r w:rsidR="00775616" w:rsidRPr="00F31509">
          <w:rPr>
            <w:rFonts w:asciiTheme="majorBidi" w:eastAsia="Times New Roman" w:hAnsiTheme="majorBidi" w:cstheme="majorBidi"/>
          </w:rPr>
          <w:t xml:space="preserve">sufficient </w:t>
        </w:r>
      </w:ins>
      <w:r w:rsidRPr="00F31509">
        <w:rPr>
          <w:rFonts w:asciiTheme="majorBidi" w:eastAsia="Times New Roman" w:hAnsiTheme="majorBidi" w:cstheme="majorBidi"/>
        </w:rPr>
        <w:t xml:space="preserve">calories. </w:t>
      </w:r>
    </w:p>
    <w:p w14:paraId="28DBC4ED" w14:textId="2221FD22" w:rsidR="00171E58" w:rsidRPr="00F31509" w:rsidRDefault="483DA69D" w:rsidP="483DA69D">
      <w:pPr>
        <w:pStyle w:val="Paragrafoelenco"/>
        <w:numPr>
          <w:ilvl w:val="0"/>
          <w:numId w:val="7"/>
        </w:numPr>
        <w:jc w:val="both"/>
        <w:rPr>
          <w:rFonts w:asciiTheme="majorBidi" w:eastAsia="Times New Roman" w:hAnsiTheme="majorBidi" w:cstheme="majorBidi"/>
        </w:rPr>
      </w:pPr>
      <w:del w:id="1468" w:author="Jane Shaw" w:date="2015-10-16T13:01:00Z">
        <w:r w:rsidRPr="00F31509" w:rsidDel="00DC7F0B">
          <w:rPr>
            <w:rFonts w:asciiTheme="majorBidi" w:eastAsia="Times New Roman" w:hAnsiTheme="majorBidi" w:cstheme="majorBidi"/>
          </w:rPr>
          <w:delText xml:space="preserve">The </w:delText>
        </w:r>
      </w:del>
      <w:r w:rsidRPr="00F31509">
        <w:rPr>
          <w:rFonts w:asciiTheme="majorBidi" w:eastAsia="Times New Roman" w:hAnsiTheme="majorBidi" w:cstheme="majorBidi"/>
        </w:rPr>
        <w:t xml:space="preserve">FBS have also been used to examine changes in dietary patterns. While this is possible in principle, it is important to note that the observed changes </w:t>
      </w:r>
      <w:del w:id="1469" w:author="Jane Shaw" w:date="2015-10-16T13:02:00Z">
        <w:r w:rsidRPr="00F31509" w:rsidDel="00DC7F0B">
          <w:rPr>
            <w:rFonts w:asciiTheme="majorBidi" w:eastAsia="Times New Roman" w:hAnsiTheme="majorBidi" w:cstheme="majorBidi"/>
          </w:rPr>
          <w:delText xml:space="preserve">are </w:delText>
        </w:r>
      </w:del>
      <w:ins w:id="1470" w:author="Jane Shaw" w:date="2015-10-16T13:02:00Z">
        <w:r w:rsidR="00DC7F0B">
          <w:rPr>
            <w:rFonts w:asciiTheme="majorBidi" w:eastAsia="Times New Roman" w:hAnsiTheme="majorBidi" w:cstheme="majorBidi"/>
          </w:rPr>
          <w:t xml:space="preserve">refer </w:t>
        </w:r>
      </w:ins>
      <w:r w:rsidRPr="00F31509">
        <w:rPr>
          <w:rFonts w:asciiTheme="majorBidi" w:eastAsia="Times New Roman" w:hAnsiTheme="majorBidi" w:cstheme="majorBidi"/>
        </w:rPr>
        <w:t xml:space="preserve">only </w:t>
      </w:r>
      <w:del w:id="1471" w:author="Jane Shaw" w:date="2015-10-16T13:02:00Z">
        <w:r w:rsidRPr="00F31509" w:rsidDel="00DC7F0B">
          <w:rPr>
            <w:rFonts w:asciiTheme="majorBidi" w:eastAsia="Times New Roman" w:hAnsiTheme="majorBidi" w:cstheme="majorBidi"/>
          </w:rPr>
          <w:delText xml:space="preserve">the changes in </w:delText>
        </w:r>
      </w:del>
      <w:ins w:id="1472" w:author="Jane Shaw" w:date="2015-10-16T13:02:00Z">
        <w:r w:rsidR="00DC7F0B">
          <w:rPr>
            <w:rFonts w:asciiTheme="majorBidi" w:eastAsia="Times New Roman" w:hAnsiTheme="majorBidi" w:cstheme="majorBidi"/>
          </w:rPr>
          <w:t xml:space="preserve">to </w:t>
        </w:r>
      </w:ins>
      <w:r w:rsidRPr="00F31509">
        <w:rPr>
          <w:rFonts w:asciiTheme="majorBidi" w:eastAsia="Times New Roman" w:hAnsiTheme="majorBidi" w:cstheme="majorBidi"/>
        </w:rPr>
        <w:t xml:space="preserve">the average diet and therefore do not allow </w:t>
      </w:r>
      <w:del w:id="1473" w:author="Jane Shaw" w:date="2015-10-16T13:02:00Z">
        <w:r w:rsidRPr="00F31509" w:rsidDel="00DC7F0B">
          <w:rPr>
            <w:rFonts w:asciiTheme="majorBidi" w:eastAsia="Times New Roman" w:hAnsiTheme="majorBidi" w:cstheme="majorBidi"/>
          </w:rPr>
          <w:delText xml:space="preserve">drawing of </w:delText>
        </w:r>
      </w:del>
      <w:r w:rsidRPr="00F31509">
        <w:rPr>
          <w:rFonts w:asciiTheme="majorBidi" w:eastAsia="Times New Roman" w:hAnsiTheme="majorBidi" w:cstheme="majorBidi"/>
        </w:rPr>
        <w:t xml:space="preserve">inferences </w:t>
      </w:r>
      <w:ins w:id="1474" w:author="Jane Shaw" w:date="2015-10-16T13:02:00Z">
        <w:r w:rsidR="00DC7F0B">
          <w:rPr>
            <w:rFonts w:asciiTheme="majorBidi" w:eastAsia="Times New Roman" w:hAnsiTheme="majorBidi" w:cstheme="majorBidi"/>
          </w:rPr>
          <w:t xml:space="preserve">to be drawn </w:t>
        </w:r>
      </w:ins>
      <w:r w:rsidRPr="00F31509">
        <w:rPr>
          <w:rFonts w:asciiTheme="majorBidi" w:eastAsia="Times New Roman" w:hAnsiTheme="majorBidi" w:cstheme="majorBidi"/>
        </w:rPr>
        <w:t xml:space="preserve">on whether the dietary quality in a country has improved or deteriorated. In fact, it is </w:t>
      </w:r>
      <w:del w:id="1475" w:author="Jane Shaw" w:date="2015-10-16T13:03:00Z">
        <w:r w:rsidRPr="00F31509" w:rsidDel="00DC7F0B">
          <w:rPr>
            <w:rFonts w:asciiTheme="majorBidi" w:eastAsia="Times New Roman" w:hAnsiTheme="majorBidi" w:cstheme="majorBidi"/>
          </w:rPr>
          <w:delText xml:space="preserve">not even </w:delText>
        </w:r>
      </w:del>
      <w:ins w:id="1476" w:author="Jane Shaw" w:date="2015-10-16T13:03:00Z">
        <w:r w:rsidR="00DC7F0B">
          <w:rPr>
            <w:rFonts w:asciiTheme="majorBidi" w:eastAsia="Times New Roman" w:hAnsiTheme="majorBidi" w:cstheme="majorBidi"/>
          </w:rPr>
          <w:t>im</w:t>
        </w:r>
      </w:ins>
      <w:r w:rsidRPr="00F31509">
        <w:rPr>
          <w:rFonts w:asciiTheme="majorBidi" w:eastAsia="Times New Roman" w:hAnsiTheme="majorBidi" w:cstheme="majorBidi"/>
        </w:rPr>
        <w:t xml:space="preserve">possible to </w:t>
      </w:r>
      <w:del w:id="1477" w:author="Jane Shaw" w:date="2015-10-16T13:04:00Z">
        <w:r w:rsidRPr="00F31509" w:rsidDel="00DC7F0B">
          <w:rPr>
            <w:rFonts w:asciiTheme="majorBidi" w:eastAsia="Times New Roman" w:hAnsiTheme="majorBidi" w:cstheme="majorBidi"/>
          </w:rPr>
          <w:delText xml:space="preserve">say </w:delText>
        </w:r>
      </w:del>
      <w:ins w:id="1478" w:author="Jane Shaw" w:date="2015-10-16T13:04:00Z">
        <w:r w:rsidR="00DC7F0B">
          <w:rPr>
            <w:rFonts w:asciiTheme="majorBidi" w:eastAsia="Times New Roman" w:hAnsiTheme="majorBidi" w:cstheme="majorBidi"/>
          </w:rPr>
          <w:t>conclude</w:t>
        </w:r>
        <w:r w:rsidR="00DC7F0B" w:rsidRPr="00F31509">
          <w:rPr>
            <w:rFonts w:asciiTheme="majorBidi" w:eastAsia="Times New Roman" w:hAnsiTheme="majorBidi" w:cstheme="majorBidi"/>
          </w:rPr>
          <w:t xml:space="preserve"> </w:t>
        </w:r>
      </w:ins>
      <w:r w:rsidRPr="00F31509">
        <w:rPr>
          <w:rFonts w:asciiTheme="majorBidi" w:eastAsia="Times New Roman" w:hAnsiTheme="majorBidi" w:cstheme="majorBidi"/>
        </w:rPr>
        <w:t xml:space="preserve">much about the quality of the average diet. The estimates provided may simply </w:t>
      </w:r>
      <w:r w:rsidRPr="00F31509">
        <w:rPr>
          <w:rFonts w:asciiTheme="majorBidi" w:eastAsia="Times New Roman" w:hAnsiTheme="majorBidi" w:cstheme="majorBidi"/>
        </w:rPr>
        <w:lastRenderedPageBreak/>
        <w:t>be the average</w:t>
      </w:r>
      <w:ins w:id="1479" w:author="Jane Shaw" w:date="2015-10-16T13:05:00Z">
        <w:r w:rsidR="00DC7F0B">
          <w:rPr>
            <w:rFonts w:asciiTheme="majorBidi" w:eastAsia="Times New Roman" w:hAnsiTheme="majorBidi" w:cstheme="majorBidi"/>
          </w:rPr>
          <w:t>s</w:t>
        </w:r>
      </w:ins>
      <w:r w:rsidRPr="00F31509">
        <w:rPr>
          <w:rFonts w:asciiTheme="majorBidi" w:eastAsia="Times New Roman" w:hAnsiTheme="majorBidi" w:cstheme="majorBidi"/>
        </w:rPr>
        <w:t xml:space="preserve"> of unhealthy overnutrition and unhealthy undernutrition</w:t>
      </w:r>
      <w:ins w:id="1480" w:author="Jane Shaw" w:date="2015-11-07T14:14:00Z">
        <w:r w:rsidR="00775616">
          <w:rPr>
            <w:rFonts w:asciiTheme="majorBidi" w:eastAsia="Times New Roman" w:hAnsiTheme="majorBidi" w:cstheme="majorBidi"/>
          </w:rPr>
          <w:t>;</w:t>
        </w:r>
      </w:ins>
      <w:del w:id="1481" w:author="Jane Shaw" w:date="2015-11-07T14:14:00Z">
        <w:r w:rsidRPr="00F31509" w:rsidDel="00775616">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482" w:author="Jane Shaw" w:date="2015-11-07T14:14:00Z">
        <w:r w:rsidRPr="00F31509" w:rsidDel="00775616">
          <w:rPr>
            <w:rFonts w:asciiTheme="majorBidi" w:eastAsia="Times New Roman" w:hAnsiTheme="majorBidi" w:cstheme="majorBidi"/>
          </w:rPr>
          <w:delText xml:space="preserve">while </w:delText>
        </w:r>
      </w:del>
      <w:ins w:id="1483" w:author="Jane Shaw" w:date="2015-11-07T14:14:00Z">
        <w:r w:rsidR="00775616">
          <w:rPr>
            <w:rFonts w:asciiTheme="majorBidi" w:eastAsia="Times New Roman" w:hAnsiTheme="majorBidi" w:cstheme="majorBidi"/>
          </w:rPr>
          <w:t xml:space="preserve">thus </w:t>
        </w:r>
      </w:ins>
      <w:r w:rsidRPr="00F31509">
        <w:rPr>
          <w:rFonts w:asciiTheme="majorBidi" w:eastAsia="Times New Roman" w:hAnsiTheme="majorBidi" w:cstheme="majorBidi"/>
        </w:rPr>
        <w:t>the average diet may appear to be about right in terms of volume and composition</w:t>
      </w:r>
      <w:ins w:id="1484" w:author="Jane Shaw" w:date="2015-11-07T14:14:00Z">
        <w:r w:rsidR="00775616">
          <w:rPr>
            <w:rFonts w:asciiTheme="majorBidi" w:eastAsia="Times New Roman" w:hAnsiTheme="majorBidi" w:cstheme="majorBidi"/>
          </w:rPr>
          <w:t xml:space="preserve"> </w:t>
        </w:r>
      </w:ins>
      <w:del w:id="1485" w:author="Jane Shaw" w:date="2015-11-07T14:14:00Z">
        <w:r w:rsidRPr="00F31509" w:rsidDel="00775616">
          <w:rPr>
            <w:rFonts w:asciiTheme="majorBidi" w:eastAsia="Times New Roman" w:hAnsiTheme="majorBidi" w:cstheme="majorBidi"/>
          </w:rPr>
          <w:delText xml:space="preserve">; thus, </w:delText>
        </w:r>
      </w:del>
      <w:ins w:id="1486" w:author="Jane Shaw" w:date="2015-11-07T14:14:00Z">
        <w:r w:rsidR="00775616">
          <w:rPr>
            <w:rFonts w:asciiTheme="majorBidi" w:eastAsia="Times New Roman" w:hAnsiTheme="majorBidi" w:cstheme="majorBidi"/>
          </w:rPr>
          <w:t xml:space="preserve">although </w:t>
        </w:r>
      </w:ins>
      <w:r w:rsidRPr="00F31509">
        <w:rPr>
          <w:rFonts w:asciiTheme="majorBidi" w:eastAsia="Times New Roman" w:hAnsiTheme="majorBidi" w:cstheme="majorBidi"/>
        </w:rPr>
        <w:t xml:space="preserve">most people in </w:t>
      </w:r>
      <w:ins w:id="1487" w:author="Jane Shaw" w:date="2015-11-07T14:14:00Z">
        <w:r w:rsidR="00775616">
          <w:rPr>
            <w:rFonts w:asciiTheme="majorBidi" w:eastAsia="Times New Roman" w:hAnsiTheme="majorBidi" w:cstheme="majorBidi"/>
          </w:rPr>
          <w:t>the</w:t>
        </w:r>
      </w:ins>
      <w:del w:id="1488" w:author="Jane Shaw" w:date="2015-11-07T14:14:00Z">
        <w:r w:rsidRPr="00F31509" w:rsidDel="00775616">
          <w:rPr>
            <w:rFonts w:asciiTheme="majorBidi" w:eastAsia="Times New Roman" w:hAnsiTheme="majorBidi" w:cstheme="majorBidi"/>
          </w:rPr>
          <w:delText>a</w:delText>
        </w:r>
      </w:del>
      <w:r w:rsidRPr="00F31509">
        <w:rPr>
          <w:rFonts w:asciiTheme="majorBidi" w:eastAsia="Times New Roman" w:hAnsiTheme="majorBidi" w:cstheme="majorBidi"/>
        </w:rPr>
        <w:t xml:space="preserve"> country </w:t>
      </w:r>
      <w:del w:id="1489" w:author="Jane Shaw" w:date="2015-11-07T14:14:00Z">
        <w:r w:rsidRPr="00F31509" w:rsidDel="00775616">
          <w:rPr>
            <w:rFonts w:asciiTheme="majorBidi" w:eastAsia="Times New Roman" w:hAnsiTheme="majorBidi" w:cstheme="majorBidi"/>
          </w:rPr>
          <w:delText xml:space="preserve">may </w:delText>
        </w:r>
      </w:del>
      <w:ins w:id="1490" w:author="Jane Shaw" w:date="2015-11-07T14:14:00Z">
        <w:r w:rsidR="00775616">
          <w:rPr>
            <w:rFonts w:asciiTheme="majorBidi" w:eastAsia="Times New Roman" w:hAnsiTheme="majorBidi" w:cstheme="majorBidi"/>
          </w:rPr>
          <w:t xml:space="preserve">are </w:t>
        </w:r>
      </w:ins>
      <w:r w:rsidRPr="00F31509">
        <w:rPr>
          <w:rFonts w:asciiTheme="majorBidi" w:eastAsia="Times New Roman" w:hAnsiTheme="majorBidi" w:cstheme="majorBidi"/>
        </w:rPr>
        <w:t>consum</w:t>
      </w:r>
      <w:ins w:id="1491" w:author="Jane Shaw" w:date="2015-11-07T14:14:00Z">
        <w:r w:rsidR="00775616">
          <w:rPr>
            <w:rFonts w:asciiTheme="majorBidi" w:eastAsia="Times New Roman" w:hAnsiTheme="majorBidi" w:cstheme="majorBidi"/>
          </w:rPr>
          <w:t>ing</w:t>
        </w:r>
      </w:ins>
      <w:del w:id="1492" w:author="Jane Shaw" w:date="2015-11-07T14:14:00Z">
        <w:r w:rsidRPr="00F31509" w:rsidDel="00775616">
          <w:rPr>
            <w:rFonts w:asciiTheme="majorBidi" w:eastAsia="Times New Roman" w:hAnsiTheme="majorBidi" w:cstheme="majorBidi"/>
          </w:rPr>
          <w:delText>e</w:delText>
        </w:r>
      </w:del>
      <w:r w:rsidRPr="00F31509">
        <w:rPr>
          <w:rFonts w:asciiTheme="majorBidi" w:eastAsia="Times New Roman" w:hAnsiTheme="majorBidi" w:cstheme="majorBidi"/>
        </w:rPr>
        <w:t xml:space="preserve"> an unhealthy diet. </w:t>
      </w:r>
    </w:p>
    <w:p w14:paraId="121E7159" w14:textId="575D2BA0" w:rsidR="00171E58" w:rsidRPr="00F31509" w:rsidRDefault="00171E58" w:rsidP="483DA69D">
      <w:pPr>
        <w:pStyle w:val="Paragrafoelenco"/>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are the starting and </w:t>
      </w:r>
      <w:del w:id="1493" w:author="Jane Shaw" w:date="2015-10-16T13:05:00Z">
        <w:r w:rsidRPr="00F31509" w:rsidDel="00DC7F0B">
          <w:rPr>
            <w:rFonts w:asciiTheme="majorBidi" w:eastAsia="Times New Roman" w:hAnsiTheme="majorBidi" w:cstheme="majorBidi"/>
          </w:rPr>
          <w:delText xml:space="preserve">the </w:delText>
        </w:r>
      </w:del>
      <w:r w:rsidRPr="00F31509">
        <w:rPr>
          <w:rFonts w:asciiTheme="majorBidi" w:eastAsia="Times New Roman" w:hAnsiTheme="majorBidi" w:cstheme="majorBidi"/>
        </w:rPr>
        <w:t>end point</w:t>
      </w:r>
      <w:ins w:id="1494" w:author="Jane Shaw" w:date="2015-10-16T13:05:00Z">
        <w:r w:rsidR="00DC7F0B">
          <w:rPr>
            <w:rFonts w:asciiTheme="majorBidi" w:eastAsia="Times New Roman" w:hAnsiTheme="majorBidi" w:cstheme="majorBidi"/>
          </w:rPr>
          <w:t>s</w:t>
        </w:r>
      </w:ins>
      <w:r w:rsidRPr="00F31509">
        <w:rPr>
          <w:rFonts w:asciiTheme="majorBidi" w:eastAsia="Times New Roman" w:hAnsiTheme="majorBidi" w:cstheme="majorBidi"/>
        </w:rPr>
        <w:t xml:space="preserve">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ins w:id="1495" w:author="Jane Shaw" w:date="2015-10-16T13:05:00Z">
        <w:r w:rsidR="00DC7F0B">
          <w:rPr>
            <w:rFonts w:asciiTheme="majorBidi" w:eastAsia="Times New Roman" w:hAnsiTheme="majorBidi" w:cstheme="majorBidi"/>
          </w:rPr>
          <w:t>.</w:t>
        </w:r>
      </w:ins>
      <w:r w:rsidRPr="00F31509">
        <w:rPr>
          <w:rStyle w:val="Rimandonotaapidipagina"/>
          <w:rFonts w:asciiTheme="majorBidi" w:eastAsia="Times New Roman" w:hAnsiTheme="majorBidi" w:cstheme="majorBidi"/>
        </w:rPr>
        <w:footnoteReference w:id="6"/>
      </w:r>
      <w:del w:id="1500" w:author="Jane Shaw" w:date="2015-10-16T13:05:00Z">
        <w:r w:rsidRPr="00F31509" w:rsidDel="00DC7F0B">
          <w:rPr>
            <w:rFonts w:asciiTheme="majorBidi" w:eastAsia="Times New Roman" w:hAnsiTheme="majorBidi" w:cstheme="majorBidi"/>
          </w:rPr>
          <w:delText>.</w:delText>
        </w:r>
      </w:del>
      <w:r w:rsidRPr="00F31509">
        <w:rPr>
          <w:rFonts w:asciiTheme="majorBidi" w:eastAsia="Times New Roman" w:hAnsiTheme="majorBidi" w:cstheme="majorBidi"/>
        </w:rPr>
        <w:t xml:space="preserve"> Models such as the </w:t>
      </w:r>
      <w:del w:id="1501" w:author="Jane Shaw" w:date="2015-10-16T13:08:00Z">
        <w:r w:rsidRPr="00F31509" w:rsidDel="00DC7F0B">
          <w:rPr>
            <w:rFonts w:asciiTheme="majorBidi" w:eastAsia="Times New Roman" w:hAnsiTheme="majorBidi" w:cstheme="majorBidi"/>
          </w:rPr>
          <w:delText xml:space="preserve">OECD/FAO </w:delText>
        </w:r>
      </w:del>
      <w:r w:rsidRPr="00F31509">
        <w:rPr>
          <w:rFonts w:asciiTheme="majorBidi" w:eastAsia="Times New Roman" w:hAnsiTheme="majorBidi" w:cstheme="majorBidi"/>
        </w:rPr>
        <w:t>Aglink model</w:t>
      </w:r>
      <w:ins w:id="1502" w:author="Jane Shaw" w:date="2015-10-16T13:08:00Z">
        <w:r w:rsidR="00DC7F0B">
          <w:rPr>
            <w:rFonts w:asciiTheme="majorBidi" w:eastAsia="Times New Roman" w:hAnsiTheme="majorBidi" w:cstheme="majorBidi"/>
          </w:rPr>
          <w:t xml:space="preserve"> of the Organisation for Economic Co-operation and Development (</w:t>
        </w:r>
        <w:r w:rsidR="00DC7F0B" w:rsidRPr="00F31509">
          <w:rPr>
            <w:rFonts w:asciiTheme="majorBidi" w:eastAsia="Times New Roman" w:hAnsiTheme="majorBidi" w:cstheme="majorBidi"/>
          </w:rPr>
          <w:t>OECD</w:t>
        </w:r>
      </w:ins>
      <w:ins w:id="1503" w:author="Jane Shaw" w:date="2015-10-16T13:09:00Z">
        <w:r w:rsidR="00DC7F0B">
          <w:rPr>
            <w:rFonts w:asciiTheme="majorBidi" w:eastAsia="Times New Roman" w:hAnsiTheme="majorBidi" w:cstheme="majorBidi"/>
          </w:rPr>
          <w:t xml:space="preserve">) </w:t>
        </w:r>
      </w:ins>
      <w:ins w:id="1504" w:author="Jane Shaw" w:date="2015-10-16T13:08:00Z">
        <w:r w:rsidR="00DC7F0B">
          <w:rPr>
            <w:rFonts w:asciiTheme="majorBidi" w:eastAsia="Times New Roman" w:hAnsiTheme="majorBidi" w:cstheme="majorBidi"/>
          </w:rPr>
          <w:t xml:space="preserve">and </w:t>
        </w:r>
        <w:r w:rsidR="00DC7F0B" w:rsidRPr="00F31509">
          <w:rPr>
            <w:rFonts w:asciiTheme="majorBidi" w:eastAsia="Times New Roman" w:hAnsiTheme="majorBidi" w:cstheme="majorBidi"/>
          </w:rPr>
          <w:t>FAO</w:t>
        </w:r>
      </w:ins>
      <w:r w:rsidRPr="00F31509">
        <w:rPr>
          <w:rFonts w:asciiTheme="majorBidi" w:eastAsia="Times New Roman" w:hAnsiTheme="majorBidi" w:cstheme="majorBidi"/>
        </w:rPr>
        <w:t xml:space="preserve">, the </w:t>
      </w:r>
      <w:ins w:id="1505" w:author="Jane Shaw" w:date="2015-10-16T13:09:00Z">
        <w:r w:rsidR="00DC7F0B">
          <w:rPr>
            <w:rFonts w:asciiTheme="majorBidi" w:eastAsia="Times New Roman" w:hAnsiTheme="majorBidi" w:cstheme="majorBidi"/>
          </w:rPr>
          <w:t>International Food Policy Research Inst</w:t>
        </w:r>
      </w:ins>
      <w:ins w:id="1506" w:author="Jane Shaw" w:date="2015-10-16T13:10:00Z">
        <w:r w:rsidR="00DC7F0B">
          <w:rPr>
            <w:rFonts w:asciiTheme="majorBidi" w:eastAsia="Times New Roman" w:hAnsiTheme="majorBidi" w:cstheme="majorBidi"/>
          </w:rPr>
          <w:t>i</w:t>
        </w:r>
      </w:ins>
      <w:ins w:id="1507" w:author="Jane Shaw" w:date="2015-10-16T13:09:00Z">
        <w:r w:rsidR="00DC7F0B">
          <w:rPr>
            <w:rFonts w:asciiTheme="majorBidi" w:eastAsia="Times New Roman" w:hAnsiTheme="majorBidi" w:cstheme="majorBidi"/>
          </w:rPr>
          <w:t xml:space="preserve">tute’s </w:t>
        </w:r>
      </w:ins>
      <w:del w:id="1508" w:author="Jane Shaw" w:date="2015-10-16T13:10:00Z">
        <w:r w:rsidRPr="00F31509" w:rsidDel="00DC7F0B">
          <w:rPr>
            <w:rFonts w:asciiTheme="majorBidi" w:eastAsia="Times New Roman" w:hAnsiTheme="majorBidi" w:cstheme="majorBidi"/>
          </w:rPr>
          <w:delText xml:space="preserve">IFPRI </w:delText>
        </w:r>
      </w:del>
      <w:r w:rsidRPr="00F31509">
        <w:rPr>
          <w:rFonts w:asciiTheme="majorBidi" w:eastAsia="Times New Roman" w:hAnsiTheme="majorBidi" w:cstheme="majorBidi"/>
        </w:rPr>
        <w:t>IMPACT model</w:t>
      </w:r>
      <w:ins w:id="1509" w:author="Jane Shaw" w:date="2015-10-16T13:10:00Z">
        <w:r w:rsidR="00DC7F0B">
          <w:rPr>
            <w:rFonts w:asciiTheme="majorBidi" w:eastAsia="Times New Roman" w:hAnsiTheme="majorBidi" w:cstheme="majorBidi"/>
          </w:rPr>
          <w:t>,</w:t>
        </w:r>
      </w:ins>
      <w:r w:rsidRPr="00F31509">
        <w:rPr>
          <w:rFonts w:asciiTheme="majorBidi" w:eastAsia="Times New Roman" w:hAnsiTheme="majorBidi" w:cstheme="majorBidi"/>
        </w:rPr>
        <w:t xml:space="preserve"> and partial equilibrium models for food and agriculture </w:t>
      </w:r>
      <w:del w:id="1510" w:author="Jane Shaw" w:date="2015-10-16T13:10:00Z">
        <w:r w:rsidRPr="00F31509" w:rsidDel="00DC7F0B">
          <w:rPr>
            <w:rFonts w:asciiTheme="majorBidi" w:eastAsia="Times New Roman" w:hAnsiTheme="majorBidi" w:cstheme="majorBidi"/>
          </w:rPr>
          <w:delText xml:space="preserve">more </w:delText>
        </w:r>
      </w:del>
      <w:r w:rsidRPr="00F31509">
        <w:rPr>
          <w:rFonts w:asciiTheme="majorBidi" w:eastAsia="Times New Roman" w:hAnsiTheme="majorBidi" w:cstheme="majorBidi"/>
        </w:rPr>
        <w:t>generally use commodity balances as the basis for their projections. They typically use every element/variable of the balance on the left</w:t>
      </w:r>
      <w:del w:id="1511" w:author="Jane Shaw" w:date="2015-10-16T13:10:00Z">
        <w:r w:rsidRPr="00F31509" w:rsidDel="00DC7F0B">
          <w:rPr>
            <w:rFonts w:asciiTheme="majorBidi" w:eastAsia="Times New Roman" w:hAnsiTheme="majorBidi" w:cstheme="majorBidi"/>
          </w:rPr>
          <w:delText>-</w:delText>
        </w:r>
      </w:del>
      <w:ins w:id="1512" w:author="Jane Shaw" w:date="2015-10-16T13:10:00Z">
        <w:r w:rsidR="00DC7F0B" w:rsidRPr="00F31509" w:rsidDel="00DC7F0B">
          <w:rPr>
            <w:rFonts w:asciiTheme="majorBidi" w:eastAsia="Times New Roman" w:hAnsiTheme="majorBidi" w:cstheme="majorBidi"/>
          </w:rPr>
          <w:t xml:space="preserve"> </w:t>
        </w:r>
      </w:ins>
      <w:del w:id="1513" w:author="Jane Shaw" w:date="2015-10-16T13:10:00Z">
        <w:r w:rsidRPr="00F31509" w:rsidDel="00DC7F0B">
          <w:rPr>
            <w:rFonts w:asciiTheme="majorBidi" w:eastAsia="Times New Roman" w:hAnsiTheme="majorBidi" w:cstheme="majorBidi"/>
          </w:rPr>
          <w:delText>hand-</w:delText>
        </w:r>
      </w:del>
      <w:r w:rsidRPr="00F31509">
        <w:rPr>
          <w:rFonts w:asciiTheme="majorBidi" w:eastAsia="Times New Roman" w:hAnsiTheme="majorBidi" w:cstheme="majorBidi"/>
        </w:rPr>
        <w:t>side of the</w:t>
      </w:r>
      <w:del w:id="1514" w:author="Jane Shaw" w:date="2015-10-16T13:10:00Z">
        <w:r w:rsidRPr="00F31509" w:rsidDel="00DC7F0B">
          <w:rPr>
            <w:rFonts w:asciiTheme="majorBidi" w:eastAsia="Times New Roman" w:hAnsiTheme="majorBidi" w:cstheme="majorBidi"/>
          </w:rPr>
          <w:delText>ir</w:delText>
        </w:r>
      </w:del>
      <w:r w:rsidRPr="00F31509">
        <w:rPr>
          <w:rFonts w:asciiTheme="majorBidi" w:eastAsia="Times New Roman" w:hAnsiTheme="majorBidi" w:cstheme="majorBidi"/>
        </w:rPr>
        <w:t xml:space="preserve"> equation and project the starting values of the FBS (commodity balances) into the future.</w:t>
      </w:r>
      <w:r w:rsidR="008568EC">
        <w:rPr>
          <w:rFonts w:asciiTheme="majorBidi" w:eastAsia="Times New Roman" w:hAnsiTheme="majorBidi" w:cstheme="majorBidi"/>
        </w:rPr>
        <w:t xml:space="preserve"> </w:t>
      </w:r>
      <w:r w:rsidRPr="00F31509">
        <w:rPr>
          <w:rFonts w:asciiTheme="majorBidi" w:eastAsia="Times New Roman" w:hAnsiTheme="majorBidi" w:cstheme="majorBidi"/>
        </w:rPr>
        <w:t xml:space="preserve">As most of these models use zero global net trade as their closure rules, imports and exports are not projected separately but </w:t>
      </w:r>
      <w:ins w:id="1515" w:author="Jane Shaw" w:date="2015-11-07T14:14:00Z">
        <w:r w:rsidR="00775616">
          <w:rPr>
            <w:rFonts w:asciiTheme="majorBidi" w:eastAsia="Times New Roman" w:hAnsiTheme="majorBidi" w:cstheme="majorBidi"/>
          </w:rPr>
          <w:t xml:space="preserve">are </w:t>
        </w:r>
      </w:ins>
      <w:r w:rsidRPr="00F31509">
        <w:rPr>
          <w:rFonts w:asciiTheme="majorBidi" w:eastAsia="Times New Roman" w:hAnsiTheme="majorBidi" w:cstheme="majorBidi"/>
        </w:rPr>
        <w:t>collapsed into one variable</w:t>
      </w:r>
      <w:del w:id="1516" w:author="Jane Shaw" w:date="2015-10-16T13:11:00Z">
        <w:r w:rsidRPr="00F31509" w:rsidDel="00DC7F0B">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517" w:author="Jane Shaw" w:date="2015-10-16T13:11:00Z">
        <w:r w:rsidRPr="00F31509" w:rsidDel="00DC7F0B">
          <w:rPr>
            <w:rFonts w:asciiTheme="majorBidi" w:eastAsia="Times New Roman" w:hAnsiTheme="majorBidi" w:cstheme="majorBidi"/>
          </w:rPr>
          <w:delText xml:space="preserve">i.e. </w:delText>
        </w:r>
      </w:del>
      <w:ins w:id="1518" w:author="Jane Shaw" w:date="2015-10-16T13:11:00Z">
        <w:r w:rsidR="00DC7F0B">
          <w:rPr>
            <w:rFonts w:asciiTheme="majorBidi" w:eastAsia="Times New Roman" w:hAnsiTheme="majorBidi" w:cstheme="majorBidi"/>
          </w:rPr>
          <w:t xml:space="preserve">as </w:t>
        </w:r>
      </w:ins>
      <w:r w:rsidRPr="00F31509">
        <w:rPr>
          <w:rFonts w:asciiTheme="majorBidi" w:eastAsia="Times New Roman" w:hAnsiTheme="majorBidi" w:cstheme="majorBidi"/>
        </w:rPr>
        <w:t xml:space="preserve">net trade. </w:t>
      </w:r>
      <w:r w:rsidR="00114A21" w:rsidRPr="00F31509">
        <w:rPr>
          <w:rFonts w:asciiTheme="majorBidi" w:eastAsia="Times New Roman" w:hAnsiTheme="majorBidi" w:cstheme="majorBidi"/>
        </w:rPr>
        <w:t xml:space="preserve">FBS are to be seen as a subset of the </w:t>
      </w:r>
      <w:del w:id="1519" w:author="Jane Shaw" w:date="2015-10-16T13:11:00Z">
        <w:r w:rsidR="00114A21" w:rsidRPr="00F31509" w:rsidDel="00DC7F0B">
          <w:rPr>
            <w:rFonts w:asciiTheme="majorBidi" w:eastAsia="Times New Roman" w:hAnsiTheme="majorBidi" w:cstheme="majorBidi"/>
          </w:rPr>
          <w:delText xml:space="preserve">general </w:delText>
        </w:r>
      </w:del>
      <w:r w:rsidR="00114A21" w:rsidRPr="00F31509">
        <w:rPr>
          <w:rFonts w:asciiTheme="majorBidi" w:eastAsia="Times New Roman" w:hAnsiTheme="majorBidi" w:cstheme="majorBidi"/>
        </w:rPr>
        <w:t>family of commodity balances, i.e. commodity balances for food items.</w:t>
      </w:r>
    </w:p>
    <w:p w14:paraId="34EF0E1E" w14:textId="0FDA0D79" w:rsidR="00171E58" w:rsidRPr="00F31509" w:rsidRDefault="483DA69D" w:rsidP="483DA69D">
      <w:pPr>
        <w:pStyle w:val="Paragrafoelenco"/>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w:t>
      </w:r>
      <w:del w:id="1520" w:author="Jane Shaw" w:date="2015-10-16T13:12:00Z">
        <w:r w:rsidRPr="00F31509" w:rsidDel="00DC7F0B">
          <w:rPr>
            <w:rFonts w:asciiTheme="majorBidi" w:eastAsia="Times New Roman" w:hAnsiTheme="majorBidi" w:cstheme="majorBidi"/>
          </w:rPr>
          <w:delText xml:space="preserve">to </w:delText>
        </w:r>
      </w:del>
      <w:ins w:id="1521" w:author="Jane Shaw" w:date="2015-10-16T13:12:00Z">
        <w:r w:rsidR="00DC7F0B">
          <w:rPr>
            <w:rFonts w:asciiTheme="majorBidi" w:eastAsia="Times New Roman" w:hAnsiTheme="majorBidi" w:cstheme="majorBidi"/>
          </w:rPr>
          <w:t xml:space="preserve">for </w:t>
        </w:r>
      </w:ins>
      <w:r w:rsidRPr="00F31509">
        <w:rPr>
          <w:rFonts w:asciiTheme="majorBidi" w:eastAsia="Times New Roman" w:hAnsiTheme="majorBidi" w:cstheme="majorBidi"/>
        </w:rPr>
        <w:t>calculat</w:t>
      </w:r>
      <w:ins w:id="1522" w:author="Jane Shaw" w:date="2015-10-16T13:12:00Z">
        <w:r w:rsidR="00DC7F0B">
          <w:rPr>
            <w:rFonts w:asciiTheme="majorBidi" w:eastAsia="Times New Roman" w:hAnsiTheme="majorBidi" w:cstheme="majorBidi"/>
          </w:rPr>
          <w:t>ing</w:t>
        </w:r>
      </w:ins>
      <w:del w:id="1523" w:author="Jane Shaw" w:date="2015-10-16T13:12:00Z">
        <w:r w:rsidRPr="00F31509" w:rsidDel="00DC7F0B">
          <w:rPr>
            <w:rFonts w:asciiTheme="majorBidi" w:eastAsia="Times New Roman" w:hAnsiTheme="majorBidi" w:cstheme="majorBidi"/>
          </w:rPr>
          <w:delText>e</w:delText>
        </w:r>
      </w:del>
      <w:r w:rsidRPr="00F31509">
        <w:rPr>
          <w:rFonts w:asciiTheme="majorBidi" w:eastAsia="Times New Roman" w:hAnsiTheme="majorBidi" w:cstheme="majorBidi"/>
        </w:rPr>
        <w:t xml:space="preserve"> numerous other and simpler indicators. The most straightforward indicators are simple ratios such as self-sufficiency and import-dependency ratios. But FBS also provide inputs into policy measures such as the producer subsidy and consumer subsidy equivalents, </w:t>
      </w:r>
      <w:ins w:id="1524" w:author="Jane Shaw" w:date="2015-11-07T14:14:00Z">
        <w:r w:rsidR="00775616">
          <w:rPr>
            <w:rFonts w:asciiTheme="majorBidi" w:eastAsia="Times New Roman" w:hAnsiTheme="majorBidi" w:cstheme="majorBidi"/>
          </w:rPr>
          <w:t xml:space="preserve">which are </w:t>
        </w:r>
      </w:ins>
      <w:r w:rsidRPr="00F31509">
        <w:rPr>
          <w:rFonts w:asciiTheme="majorBidi" w:eastAsia="Times New Roman" w:hAnsiTheme="majorBidi" w:cstheme="majorBidi"/>
        </w:rPr>
        <w:t xml:space="preserve">regularly updated by </w:t>
      </w:r>
      <w:del w:id="1525" w:author="Jane Shaw" w:date="2015-10-16T13:12:00Z">
        <w:r w:rsidRPr="00F31509" w:rsidDel="00DC7F0B">
          <w:rPr>
            <w:rFonts w:asciiTheme="majorBidi" w:eastAsia="Times New Roman" w:hAnsiTheme="majorBidi" w:cstheme="majorBidi"/>
          </w:rPr>
          <w:delText xml:space="preserve">the </w:delText>
        </w:r>
      </w:del>
      <w:r w:rsidRPr="00F31509">
        <w:rPr>
          <w:rFonts w:asciiTheme="majorBidi" w:eastAsia="Times New Roman" w:hAnsiTheme="majorBidi" w:cstheme="majorBidi"/>
        </w:rPr>
        <w:t>OECD</w:t>
      </w:r>
      <w:ins w:id="1526" w:author="Jane Shaw" w:date="2015-10-16T13:13:00Z">
        <w:r w:rsidR="00DC7F0B">
          <w:rPr>
            <w:rFonts w:asciiTheme="majorBidi" w:eastAsia="Times New Roman" w:hAnsiTheme="majorBidi" w:cstheme="majorBidi"/>
          </w:rPr>
          <w:t>,</w:t>
        </w:r>
      </w:ins>
      <w:del w:id="1527" w:author="Jane Shaw" w:date="2015-10-16T13:13:00Z">
        <w:r w:rsidRPr="00F31509" w:rsidDel="00DC7F0B">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528" w:author="Jane Shaw" w:date="2015-10-16T13:13:00Z">
        <w:r w:rsidRPr="00F31509" w:rsidDel="00DC7F0B">
          <w:rPr>
            <w:rFonts w:asciiTheme="majorBidi" w:eastAsia="Times New Roman" w:hAnsiTheme="majorBidi" w:cstheme="majorBidi"/>
          </w:rPr>
          <w:delText xml:space="preserve">the same holds for </w:delText>
        </w:r>
      </w:del>
      <w:ins w:id="1529" w:author="Jane Shaw" w:date="2015-11-07T14:14:00Z">
        <w:r w:rsidR="00775616">
          <w:rPr>
            <w:rFonts w:asciiTheme="majorBidi" w:eastAsia="Times New Roman" w:hAnsiTheme="majorBidi" w:cstheme="majorBidi"/>
          </w:rPr>
          <w:t xml:space="preserve">and </w:t>
        </w:r>
      </w:ins>
      <w:del w:id="1530" w:author="Jane Shaw" w:date="2015-10-16T13:12:00Z">
        <w:r w:rsidRPr="00F31509" w:rsidDel="00DC7F0B">
          <w:rPr>
            <w:rFonts w:asciiTheme="majorBidi" w:eastAsia="Times New Roman" w:hAnsiTheme="majorBidi" w:cstheme="majorBidi"/>
          </w:rPr>
          <w:delText xml:space="preserve">their </w:delText>
        </w:r>
      </w:del>
      <w:ins w:id="1531" w:author="Jane Shaw" w:date="2015-10-16T13:12:00Z">
        <w:r w:rsidR="00DC7F0B">
          <w:rPr>
            <w:rFonts w:asciiTheme="majorBidi" w:eastAsia="Times New Roman" w:hAnsiTheme="majorBidi" w:cstheme="majorBidi"/>
          </w:rPr>
          <w:t xml:space="preserve">the </w:t>
        </w:r>
      </w:ins>
      <w:r w:rsidRPr="00F31509">
        <w:rPr>
          <w:rFonts w:asciiTheme="majorBidi" w:eastAsia="Times New Roman" w:hAnsiTheme="majorBidi" w:cstheme="majorBidi"/>
        </w:rPr>
        <w:t>trade policy analogue</w:t>
      </w:r>
      <w:ins w:id="1532" w:author="Jane Shaw" w:date="2015-10-16T13:12:00Z">
        <w:r w:rsidR="00F82BD2">
          <w:rPr>
            <w:rFonts w:asciiTheme="majorBidi" w:eastAsia="Times New Roman" w:hAnsiTheme="majorBidi" w:cstheme="majorBidi"/>
          </w:rPr>
          <w:t xml:space="preserve"> of FBS</w:t>
        </w:r>
      </w:ins>
      <w:del w:id="1533" w:author="Jane Shaw" w:date="2015-10-16T13:13:00Z">
        <w:r w:rsidRPr="00F31509" w:rsidDel="00DC7F0B">
          <w:rPr>
            <w:rFonts w:asciiTheme="majorBidi" w:eastAsia="Times New Roman" w:hAnsiTheme="majorBidi" w:cstheme="majorBidi"/>
          </w:rPr>
          <w:delText>,</w:delText>
        </w:r>
      </w:del>
      <w:r w:rsidRPr="00F31509">
        <w:rPr>
          <w:rFonts w:asciiTheme="majorBidi" w:eastAsia="Times New Roman" w:hAnsiTheme="majorBidi" w:cstheme="majorBidi"/>
        </w:rPr>
        <w:t xml:space="preserve"> </w:t>
      </w:r>
      <w:ins w:id="1534" w:author="Jane Shaw" w:date="2015-10-16T13:14:00Z">
        <w:r w:rsidR="00DC7F0B">
          <w:rPr>
            <w:rFonts w:asciiTheme="majorBidi" w:eastAsia="Times New Roman" w:hAnsiTheme="majorBidi" w:cstheme="majorBidi"/>
          </w:rPr>
          <w:t xml:space="preserve">provides inputs into </w:t>
        </w:r>
      </w:ins>
      <w:r w:rsidRPr="00F31509">
        <w:rPr>
          <w:rFonts w:asciiTheme="majorBidi" w:eastAsia="Times New Roman" w:hAnsiTheme="majorBidi" w:cstheme="majorBidi"/>
        </w:rPr>
        <w:t xml:space="preserve">the </w:t>
      </w:r>
      <w:r w:rsidR="00DC7F0B" w:rsidRPr="00F31509">
        <w:rPr>
          <w:rFonts w:asciiTheme="majorBidi" w:eastAsia="Times New Roman" w:hAnsiTheme="majorBidi" w:cstheme="majorBidi"/>
        </w:rPr>
        <w:t xml:space="preserve">aggregate measure of support </w:t>
      </w:r>
      <w:r w:rsidRPr="00F31509">
        <w:rPr>
          <w:rFonts w:asciiTheme="majorBidi" w:eastAsia="Times New Roman" w:hAnsiTheme="majorBidi" w:cstheme="majorBidi"/>
        </w:rPr>
        <w:t xml:space="preserve">used by the </w:t>
      </w:r>
      <w:del w:id="1535" w:author="Jane Shaw" w:date="2015-10-16T13:15:00Z">
        <w:r w:rsidRPr="00F31509" w:rsidDel="001B455D">
          <w:rPr>
            <w:rFonts w:asciiTheme="majorBidi" w:eastAsia="Times New Roman" w:hAnsiTheme="majorBidi" w:cstheme="majorBidi"/>
          </w:rPr>
          <w:delText>WTO</w:delText>
        </w:r>
      </w:del>
      <w:ins w:id="1536" w:author="Jane Shaw" w:date="2015-10-16T13:15:00Z">
        <w:r w:rsidR="001B455D">
          <w:rPr>
            <w:rFonts w:asciiTheme="majorBidi" w:eastAsia="Times New Roman" w:hAnsiTheme="majorBidi" w:cstheme="majorBidi"/>
          </w:rPr>
          <w:t>World Trade Organization</w:t>
        </w:r>
      </w:ins>
      <w:r w:rsidRPr="00F31509">
        <w:rPr>
          <w:rFonts w:asciiTheme="majorBidi" w:eastAsia="Times New Roman" w:hAnsiTheme="majorBidi" w:cstheme="majorBidi"/>
        </w:rPr>
        <w:t xml:space="preserve">. </w:t>
      </w:r>
    </w:p>
    <w:p w14:paraId="51FD63DF" w14:textId="5953F772" w:rsidR="00171E58" w:rsidRPr="00F31509" w:rsidRDefault="483DA69D" w:rsidP="483DA69D">
      <w:pPr>
        <w:pStyle w:val="Paragrafoelenco"/>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w:t>
      </w:r>
      <w:del w:id="1537" w:author="Jane Shaw" w:date="2015-10-16T13:16:00Z">
        <w:r w:rsidRPr="00F31509" w:rsidDel="001B455D">
          <w:rPr>
            <w:rFonts w:asciiTheme="majorBidi" w:eastAsia="Times New Roman" w:hAnsiTheme="majorBidi" w:cstheme="majorBidi"/>
          </w:rPr>
          <w:delText xml:space="preserve">daily energy intake </w:delText>
        </w:r>
      </w:del>
      <w:ins w:id="1538" w:author="Jane Shaw" w:date="2015-10-16T13:16:00Z">
        <w:r w:rsidR="001B455D">
          <w:rPr>
            <w:rFonts w:asciiTheme="majorBidi" w:eastAsia="Times New Roman" w:hAnsiTheme="majorBidi" w:cstheme="majorBidi"/>
          </w:rPr>
          <w:t xml:space="preserve">DES </w:t>
        </w:r>
      </w:ins>
      <w:r w:rsidRPr="00F31509">
        <w:rPr>
          <w:rFonts w:asciiTheme="majorBidi" w:eastAsia="Times New Roman" w:hAnsiTheme="majorBidi" w:cstheme="majorBidi"/>
        </w:rPr>
        <w:t>and fat and protein intake (</w:t>
      </w:r>
      <w:ins w:id="1539" w:author="Jane Shaw" w:date="2015-10-16T13:23:00Z">
        <w:r w:rsidR="001A6A91">
          <w:rPr>
            <w:rFonts w:asciiTheme="majorBidi" w:eastAsia="Times New Roman" w:hAnsiTheme="majorBidi" w:cstheme="majorBidi"/>
          </w:rPr>
          <w:t>e.g.</w:t>
        </w:r>
      </w:ins>
      <w:commentRangeStart w:id="1540"/>
      <w:ins w:id="1541" w:author="Jane Shaw" w:date="2015-10-16T13:21:00Z">
        <w:r w:rsidR="001B455D">
          <w:rPr>
            <w:rFonts w:asciiTheme="majorBidi" w:eastAsia="Times New Roman" w:hAnsiTheme="majorBidi" w:cstheme="majorBidi"/>
          </w:rPr>
          <w:t xml:space="preserve"> </w:t>
        </w:r>
      </w:ins>
      <w:ins w:id="1542" w:author="Jane Shaw" w:date="2015-10-16T13:19:00Z">
        <w:r w:rsidR="001B455D">
          <w:rPr>
            <w:rFonts w:asciiTheme="majorBidi" w:eastAsia="Times New Roman" w:hAnsiTheme="majorBidi" w:cstheme="majorBidi"/>
          </w:rPr>
          <w:t xml:space="preserve">by the United States Department of Agriculture’s </w:t>
        </w:r>
      </w:ins>
      <w:ins w:id="1543" w:author="Jane Shaw" w:date="2015-11-07T14:14:00Z">
        <w:r w:rsidR="00775616">
          <w:rPr>
            <w:rFonts w:asciiTheme="majorBidi" w:eastAsia="Times New Roman" w:hAnsiTheme="majorBidi" w:cstheme="majorBidi"/>
          </w:rPr>
          <w:t xml:space="preserve">[USDA’s] </w:t>
        </w:r>
      </w:ins>
      <w:ins w:id="1544" w:author="Jane Shaw" w:date="2015-10-16T13:20:00Z">
        <w:r w:rsidR="001B455D">
          <w:rPr>
            <w:rFonts w:asciiTheme="majorBidi" w:eastAsia="Times New Roman" w:hAnsiTheme="majorBidi" w:cstheme="majorBidi"/>
          </w:rPr>
          <w:t>Economic Research Service [</w:t>
        </w:r>
      </w:ins>
      <w:del w:id="1545" w:author="Jane Shaw" w:date="2015-11-07T14:15:00Z">
        <w:r w:rsidRPr="00F31509" w:rsidDel="00775616">
          <w:rPr>
            <w:rFonts w:asciiTheme="majorBidi" w:eastAsia="Times New Roman" w:hAnsiTheme="majorBidi" w:cstheme="majorBidi"/>
          </w:rPr>
          <w:delText>USDA/</w:delText>
        </w:r>
      </w:del>
      <w:r w:rsidRPr="00F31509">
        <w:rPr>
          <w:rFonts w:asciiTheme="majorBidi" w:eastAsia="Times New Roman" w:hAnsiTheme="majorBidi" w:cstheme="majorBidi"/>
        </w:rPr>
        <w:t>ERS</w:t>
      </w:r>
      <w:ins w:id="1546" w:author="Jane Shaw" w:date="2015-10-16T13:20:00Z">
        <w:r w:rsidR="001B455D">
          <w:rPr>
            <w:rFonts w:asciiTheme="majorBidi" w:eastAsia="Times New Roman" w:hAnsiTheme="majorBidi" w:cstheme="majorBidi"/>
          </w:rPr>
          <w:t>]</w:t>
        </w:r>
      </w:ins>
      <w:ins w:id="1547" w:author="Jane Shaw" w:date="2015-10-16T13:25:00Z">
        <w:r w:rsidR="001A6A91">
          <w:rPr>
            <w:rFonts w:asciiTheme="majorBidi" w:eastAsia="Times New Roman" w:hAnsiTheme="majorBidi" w:cstheme="majorBidi"/>
          </w:rPr>
          <w:t>,</w:t>
        </w:r>
      </w:ins>
      <w:ins w:id="1548" w:author="Jane Shaw" w:date="2015-10-16T13:20:00Z">
        <w:r w:rsidR="001B455D">
          <w:rPr>
            <w:rFonts w:asciiTheme="majorBidi" w:eastAsia="Times New Roman" w:hAnsiTheme="majorBidi" w:cstheme="majorBidi"/>
          </w:rPr>
          <w:t xml:space="preserve"> </w:t>
        </w:r>
      </w:ins>
      <w:del w:id="1549" w:author="Jane Shaw" w:date="2015-10-16T13:20:00Z">
        <w:r w:rsidRPr="00F31509" w:rsidDel="001B455D">
          <w:rPr>
            <w:rFonts w:asciiTheme="majorBidi" w:eastAsia="Times New Roman" w:hAnsiTheme="majorBidi" w:cstheme="majorBidi"/>
          </w:rPr>
          <w:delText>,</w:delText>
        </w:r>
      </w:del>
      <w:del w:id="1550" w:author="Jane Shaw" w:date="2015-10-16T13:25:00Z">
        <w:r w:rsidRPr="00F31509" w:rsidDel="001A6A91">
          <w:rPr>
            <w:rFonts w:asciiTheme="majorBidi" w:eastAsia="Times New Roman" w:hAnsiTheme="majorBidi" w:cstheme="majorBidi"/>
          </w:rPr>
          <w:delText xml:space="preserve"> </w:delText>
        </w:r>
      </w:del>
      <w:r w:rsidRPr="00F31509">
        <w:rPr>
          <w:rFonts w:asciiTheme="majorBidi" w:eastAsia="Times New Roman" w:hAnsiTheme="majorBidi" w:cstheme="majorBidi"/>
        </w:rPr>
        <w:t>Grigg</w:t>
      </w:r>
      <w:del w:id="1551" w:author="Jane Shaw" w:date="2015-10-16T13:20:00Z">
        <w:r w:rsidRPr="00F31509" w:rsidDel="001B455D">
          <w:rPr>
            <w:rFonts w:asciiTheme="majorBidi" w:eastAsia="Times New Roman" w:hAnsiTheme="majorBidi" w:cstheme="majorBidi"/>
          </w:rPr>
          <w:delText xml:space="preserve"> 1996, Grigg 1993</w:delText>
        </w:r>
      </w:del>
      <w:r w:rsidRPr="00F31509">
        <w:rPr>
          <w:rFonts w:asciiTheme="majorBidi" w:eastAsia="Times New Roman" w:hAnsiTheme="majorBidi" w:cstheme="majorBidi"/>
        </w:rPr>
        <w:t>, Hopper, Pinstrup-Andersen, Svedberg, Trueblood</w:t>
      </w:r>
      <w:ins w:id="1552" w:author="Jane Shaw" w:date="2015-10-16T13:36:00Z">
        <w:r w:rsidR="00F82BD2">
          <w:rPr>
            <w:rFonts w:asciiTheme="majorBidi" w:eastAsia="Times New Roman" w:hAnsiTheme="majorBidi" w:cstheme="majorBidi"/>
          </w:rPr>
          <w:t>,</w:t>
        </w:r>
      </w:ins>
      <w:ins w:id="1553" w:author="Jane Shaw" w:date="2015-10-16T13:20:00Z">
        <w:r w:rsidR="001B455D">
          <w:rPr>
            <w:rFonts w:asciiTheme="majorBidi" w:eastAsia="Times New Roman" w:hAnsiTheme="majorBidi" w:cstheme="majorBidi"/>
          </w:rPr>
          <w:t xml:space="preserve"> </w:t>
        </w:r>
      </w:ins>
      <w:del w:id="1554" w:author="Jane Shaw" w:date="2015-10-16T13:20:00Z">
        <w:r w:rsidRPr="00F31509" w:rsidDel="001B455D">
          <w:rPr>
            <w:rFonts w:asciiTheme="majorBidi" w:eastAsia="Times New Roman" w:hAnsiTheme="majorBidi" w:cstheme="majorBidi"/>
          </w:rPr>
          <w:delText>,</w:delText>
        </w:r>
      </w:del>
      <w:del w:id="1555" w:author="Jane Shaw" w:date="2015-10-16T13:36:00Z">
        <w:r w:rsidRPr="00F31509" w:rsidDel="00F82BD2">
          <w:rPr>
            <w:rFonts w:asciiTheme="majorBidi" w:eastAsia="Times New Roman" w:hAnsiTheme="majorBidi" w:cstheme="majorBidi"/>
          </w:rPr>
          <w:delText xml:space="preserve"> </w:delText>
        </w:r>
      </w:del>
      <w:r w:rsidRPr="00F31509">
        <w:rPr>
          <w:rFonts w:asciiTheme="majorBidi" w:eastAsia="Times New Roman" w:hAnsiTheme="majorBidi" w:cstheme="majorBidi"/>
        </w:rPr>
        <w:t>Smil</w:t>
      </w:r>
      <w:commentRangeEnd w:id="1540"/>
      <w:r w:rsidR="001A6A91">
        <w:rPr>
          <w:rStyle w:val="Rimandocommento"/>
          <w:rFonts w:eastAsia="Arial" w:cs="Arial"/>
          <w:lang w:val="en-US" w:eastAsia="ar-SA"/>
        </w:rPr>
        <w:commentReference w:id="1540"/>
      </w:r>
      <w:r w:rsidRPr="00F31509">
        <w:rPr>
          <w:rFonts w:asciiTheme="majorBidi" w:eastAsia="Times New Roman" w:hAnsiTheme="majorBidi" w:cstheme="majorBidi"/>
        </w:rPr>
        <w:t>). Estimates of intakes of other nutrients including vitamins, minerals</w:t>
      </w:r>
      <w:del w:id="1556" w:author="Jane Shaw" w:date="2015-10-16T13:23:00Z">
        <w:r w:rsidRPr="00F31509" w:rsidDel="001A6A91">
          <w:rPr>
            <w:rFonts w:asciiTheme="majorBidi" w:eastAsia="Times New Roman" w:hAnsiTheme="majorBidi" w:cstheme="majorBidi"/>
          </w:rPr>
          <w:delText>,</w:delText>
        </w:r>
      </w:del>
      <w:r w:rsidRPr="00F31509">
        <w:rPr>
          <w:rFonts w:asciiTheme="majorBidi" w:eastAsia="Times New Roman" w:hAnsiTheme="majorBidi" w:cstheme="majorBidi"/>
        </w:rPr>
        <w:t xml:space="preserve"> and amino acids</w:t>
      </w:r>
      <w:ins w:id="1557" w:author="Jane Shaw" w:date="2015-11-07T14:15:00Z">
        <w:r w:rsidR="00775616">
          <w:rPr>
            <w:rFonts w:asciiTheme="majorBidi" w:eastAsia="Times New Roman" w:hAnsiTheme="majorBidi" w:cstheme="majorBidi"/>
          </w:rPr>
          <w:t>,</w:t>
        </w:r>
      </w:ins>
      <w:r w:rsidRPr="00F31509">
        <w:rPr>
          <w:rFonts w:asciiTheme="majorBidi" w:eastAsia="Times New Roman" w:hAnsiTheme="majorBidi" w:cstheme="majorBidi"/>
        </w:rPr>
        <w:t xml:space="preserve"> are also based on FBS data on food availability. FBS information has also been used to spot shortfalls and surpluses in a nation’s energy and nutrient intake (</w:t>
      </w:r>
      <w:ins w:id="1558" w:author="Jane Shaw" w:date="2015-10-16T13:23:00Z">
        <w:r w:rsidR="001A6A91">
          <w:rPr>
            <w:rFonts w:asciiTheme="majorBidi" w:eastAsia="Times New Roman" w:hAnsiTheme="majorBidi" w:cstheme="majorBidi"/>
          </w:rPr>
          <w:t xml:space="preserve">e.g. by </w:t>
        </w:r>
      </w:ins>
      <w:ins w:id="1559" w:author="Jane Shaw" w:date="2015-10-16T13:24:00Z">
        <w:r w:rsidR="001A6A91">
          <w:rPr>
            <w:rFonts w:asciiTheme="majorBidi" w:eastAsia="Times New Roman" w:hAnsiTheme="majorBidi" w:cstheme="majorBidi"/>
          </w:rPr>
          <w:t>the Southern African Development Community</w:t>
        </w:r>
      </w:ins>
      <w:del w:id="1560" w:author="Jane Shaw" w:date="2015-10-16T13:24:00Z">
        <w:r w:rsidRPr="00F31509" w:rsidDel="001A6A91">
          <w:rPr>
            <w:rFonts w:asciiTheme="majorBidi" w:eastAsia="Times New Roman" w:hAnsiTheme="majorBidi" w:cstheme="majorBidi"/>
          </w:rPr>
          <w:delText>SADC</w:delText>
        </w:r>
      </w:del>
      <w:r w:rsidRPr="00F31509">
        <w:rPr>
          <w:rFonts w:asciiTheme="majorBidi" w:eastAsia="Times New Roman" w:hAnsiTheme="majorBidi" w:cstheme="majorBidi"/>
        </w:rPr>
        <w:t>, USDA/ERS) or to examine the availability of a particular commodity or class of commodities (</w:t>
      </w:r>
      <w:ins w:id="1561" w:author="Jane Shaw" w:date="2015-10-16T13:24:00Z">
        <w:r w:rsidR="001A6A91">
          <w:rPr>
            <w:rFonts w:asciiTheme="majorBidi" w:eastAsia="Times New Roman" w:hAnsiTheme="majorBidi" w:cstheme="majorBidi"/>
          </w:rPr>
          <w:t xml:space="preserve">e.g. by </w:t>
        </w:r>
      </w:ins>
      <w:commentRangeStart w:id="1562"/>
      <w:r w:rsidRPr="00F31509">
        <w:rPr>
          <w:rFonts w:asciiTheme="majorBidi" w:eastAsia="Times New Roman" w:hAnsiTheme="majorBidi" w:cstheme="majorBidi"/>
        </w:rPr>
        <w:t>el Obeid, Hopper, Helsing</w:t>
      </w:r>
      <w:commentRangeEnd w:id="1562"/>
      <w:r w:rsidR="00FA7738">
        <w:rPr>
          <w:rStyle w:val="Rimandocommento"/>
          <w:rFonts w:eastAsia="Arial" w:cs="Arial"/>
          <w:lang w:val="en-US" w:eastAsia="ar-SA"/>
        </w:rPr>
        <w:commentReference w:id="1562"/>
      </w:r>
      <w:r w:rsidRPr="00F31509">
        <w:rPr>
          <w:rFonts w:asciiTheme="majorBidi" w:eastAsia="Times New Roman" w:hAnsiTheme="majorBidi" w:cstheme="majorBidi"/>
        </w:rPr>
        <w:t xml:space="preserve">). </w:t>
      </w:r>
    </w:p>
    <w:p w14:paraId="00ED4D17" w14:textId="7BD85143" w:rsidR="00171E58" w:rsidRPr="00F31509" w:rsidRDefault="00171E58" w:rsidP="483DA69D">
      <w:pPr>
        <w:pStyle w:val="Paragrafoelenco"/>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Finally, the medical community has also made use of </w:t>
      </w:r>
      <w:del w:id="1563" w:author="Jane Shaw" w:date="2015-10-16T13:35:00Z">
        <w:r w:rsidRPr="00F31509" w:rsidDel="00F82BD2">
          <w:rPr>
            <w:rFonts w:asciiTheme="majorBidi" w:eastAsia="Times New Roman" w:hAnsiTheme="majorBidi" w:cstheme="majorBidi"/>
          </w:rPr>
          <w:delText xml:space="preserve">the </w:delText>
        </w:r>
      </w:del>
      <w:r w:rsidRPr="00F31509">
        <w:rPr>
          <w:rFonts w:asciiTheme="majorBidi" w:eastAsia="Times New Roman" w:hAnsiTheme="majorBidi" w:cstheme="majorBidi"/>
        </w:rPr>
        <w:t>FBS. Researchers have used food and protein availabilit</w:t>
      </w:r>
      <w:ins w:id="1564" w:author="Jane Shaw" w:date="2015-11-07T14:15:00Z">
        <w:r w:rsidR="00775616">
          <w:rPr>
            <w:rFonts w:asciiTheme="majorBidi" w:eastAsia="Times New Roman" w:hAnsiTheme="majorBidi" w:cstheme="majorBidi"/>
          </w:rPr>
          <w:t>y</w:t>
        </w:r>
      </w:ins>
      <w:del w:id="1565" w:author="Jane Shaw" w:date="2015-11-07T14:15:00Z">
        <w:r w:rsidRPr="00F31509" w:rsidDel="00775616">
          <w:rPr>
            <w:rFonts w:asciiTheme="majorBidi" w:eastAsia="Times New Roman" w:hAnsiTheme="majorBidi" w:cstheme="majorBidi"/>
          </w:rPr>
          <w:delText>ies</w:delText>
        </w:r>
      </w:del>
      <w:r w:rsidRPr="00F31509">
        <w:rPr>
          <w:rFonts w:asciiTheme="majorBidi" w:eastAsia="Times New Roman" w:hAnsiTheme="majorBidi" w:cstheme="majorBidi"/>
        </w:rPr>
        <w:t xml:space="preserve"> from the FBS to study the availabilit</w:t>
      </w:r>
      <w:ins w:id="1566" w:author="Jane Shaw" w:date="2015-11-07T14:15:00Z">
        <w:r w:rsidR="00775616">
          <w:rPr>
            <w:rFonts w:asciiTheme="majorBidi" w:eastAsia="Times New Roman" w:hAnsiTheme="majorBidi" w:cstheme="majorBidi"/>
          </w:rPr>
          <w:t>y</w:t>
        </w:r>
      </w:ins>
      <w:del w:id="1567" w:author="Jane Shaw" w:date="2015-11-07T14:15:00Z">
        <w:r w:rsidRPr="00F31509" w:rsidDel="00775616">
          <w:rPr>
            <w:rFonts w:asciiTheme="majorBidi" w:eastAsia="Times New Roman" w:hAnsiTheme="majorBidi" w:cstheme="majorBidi"/>
          </w:rPr>
          <w:delText>ies</w:delText>
        </w:r>
      </w:del>
      <w:r w:rsidRPr="00F31509">
        <w:rPr>
          <w:rFonts w:asciiTheme="majorBidi" w:eastAsia="Times New Roman" w:hAnsiTheme="majorBidi" w:cstheme="majorBidi"/>
        </w:rPr>
        <w:t xml:space="preserve"> and importance of various amino acids and different sources of proteins. They </w:t>
      </w:r>
      <w:ins w:id="1568" w:author="Jane Shaw" w:date="2015-10-16T13:35:00Z">
        <w:r w:rsidR="00F82BD2">
          <w:rPr>
            <w:rFonts w:asciiTheme="majorBidi" w:eastAsia="Times New Roman" w:hAnsiTheme="majorBidi" w:cstheme="majorBidi"/>
          </w:rPr>
          <w:t xml:space="preserve">have </w:t>
        </w:r>
      </w:ins>
      <w:del w:id="1569" w:author="Jane Shaw" w:date="2015-10-16T13:37:00Z">
        <w:r w:rsidRPr="00F31509" w:rsidDel="00F82BD2">
          <w:rPr>
            <w:rFonts w:asciiTheme="majorBidi" w:eastAsia="Times New Roman" w:hAnsiTheme="majorBidi" w:cstheme="majorBidi"/>
          </w:rPr>
          <w:delText xml:space="preserve">also </w:delText>
        </w:r>
      </w:del>
      <w:del w:id="1570" w:author="Jane Shaw" w:date="2015-10-16T13:35:00Z">
        <w:r w:rsidRPr="00F31509" w:rsidDel="00F82BD2">
          <w:rPr>
            <w:rFonts w:asciiTheme="majorBidi" w:eastAsia="Times New Roman" w:hAnsiTheme="majorBidi" w:cstheme="majorBidi"/>
          </w:rPr>
          <w:delText xml:space="preserve">have </w:delText>
        </w:r>
      </w:del>
      <w:r w:rsidRPr="00F31509">
        <w:rPr>
          <w:rFonts w:asciiTheme="majorBidi" w:eastAsia="Times New Roman" w:hAnsiTheme="majorBidi" w:cstheme="majorBidi"/>
        </w:rPr>
        <w:t>examined relationships among calori</w:t>
      </w:r>
      <w:ins w:id="1571" w:author="Jane Shaw" w:date="2015-11-07T14:15:00Z">
        <w:r w:rsidR="00775616">
          <w:rPr>
            <w:rFonts w:asciiTheme="majorBidi" w:eastAsia="Times New Roman" w:hAnsiTheme="majorBidi" w:cstheme="majorBidi"/>
          </w:rPr>
          <w:t>e</w:t>
        </w:r>
      </w:ins>
      <w:del w:id="1572" w:author="Jane Shaw" w:date="2015-11-07T14:15:00Z">
        <w:r w:rsidRPr="00F31509" w:rsidDel="00775616">
          <w:rPr>
            <w:rFonts w:asciiTheme="majorBidi" w:eastAsia="Times New Roman" w:hAnsiTheme="majorBidi" w:cstheme="majorBidi"/>
          </w:rPr>
          <w:delText>c</w:delText>
        </w:r>
      </w:del>
      <w:r w:rsidRPr="00F31509">
        <w:rPr>
          <w:rFonts w:asciiTheme="majorBidi" w:eastAsia="Times New Roman" w:hAnsiTheme="majorBidi" w:cstheme="majorBidi"/>
        </w:rPr>
        <w:t xml:space="preserve"> intake, protein types</w:t>
      </w:r>
      <w:del w:id="1573" w:author="Jane Shaw" w:date="2015-10-16T13:35:00Z">
        <w:r w:rsidRPr="00F31509" w:rsidDel="00F82BD2">
          <w:rPr>
            <w:rFonts w:asciiTheme="majorBidi" w:eastAsia="Times New Roman" w:hAnsiTheme="majorBidi" w:cstheme="majorBidi"/>
          </w:rPr>
          <w:delText>,</w:delText>
        </w:r>
      </w:del>
      <w:r w:rsidRPr="00F31509">
        <w:rPr>
          <w:rFonts w:asciiTheme="majorBidi" w:eastAsia="Times New Roman" w:hAnsiTheme="majorBidi" w:cstheme="majorBidi"/>
        </w:rPr>
        <w:t xml:space="preserve"> and amino acids in the diet (</w:t>
      </w:r>
      <w:r w:rsidRPr="00F82BD2">
        <w:rPr>
          <w:rFonts w:asciiTheme="majorBidi" w:eastAsia="Times New Roman" w:hAnsiTheme="majorBidi" w:cstheme="majorBidi"/>
          <w:highlight w:val="yellow"/>
          <w:rPrChange w:id="1574" w:author="Jane Shaw" w:date="2015-10-16T13:36:00Z">
            <w:rPr>
              <w:rFonts w:asciiTheme="majorBidi" w:eastAsia="Times New Roman" w:hAnsiTheme="majorBidi" w:cstheme="majorBidi"/>
            </w:rPr>
          </w:rPrChange>
        </w:rPr>
        <w:t>Hopper, Young, Kazuo</w:t>
      </w:r>
      <w:r w:rsidRPr="00F31509">
        <w:rPr>
          <w:rFonts w:asciiTheme="majorBidi" w:eastAsia="Times New Roman" w:hAnsiTheme="majorBidi" w:cstheme="majorBidi"/>
        </w:rPr>
        <w:t xml:space="preserve">). </w:t>
      </w:r>
      <w:del w:id="1575" w:author="Jane Shaw" w:date="2015-10-16T13:37:00Z">
        <w:r w:rsidRPr="00F31509" w:rsidDel="00F82BD2">
          <w:rPr>
            <w:rFonts w:asciiTheme="majorBidi" w:eastAsia="Times New Roman" w:hAnsiTheme="majorBidi" w:cstheme="majorBidi"/>
          </w:rPr>
          <w:delText xml:space="preserve">Additionally, </w:delText>
        </w:r>
      </w:del>
      <w:r w:rsidR="00F82BD2" w:rsidRPr="00F31509">
        <w:rPr>
          <w:rFonts w:asciiTheme="majorBidi" w:eastAsia="Times New Roman" w:hAnsiTheme="majorBidi" w:cstheme="majorBidi"/>
        </w:rPr>
        <w:t xml:space="preserve">Medical </w:t>
      </w:r>
      <w:r w:rsidRPr="00F31509">
        <w:rPr>
          <w:rFonts w:asciiTheme="majorBidi" w:eastAsia="Times New Roman" w:hAnsiTheme="majorBidi" w:cstheme="majorBidi"/>
        </w:rPr>
        <w:t>research has used FBS data to investigate connections between diet and health, especially cardiac health and cancers (</w:t>
      </w:r>
      <w:r w:rsidRPr="00F82BD2">
        <w:rPr>
          <w:rFonts w:asciiTheme="majorBidi" w:eastAsia="Times New Roman" w:hAnsiTheme="majorBidi" w:cstheme="majorBidi"/>
          <w:highlight w:val="yellow"/>
          <w:rPrChange w:id="1576" w:author="Jane Shaw" w:date="2015-10-16T13:37:00Z">
            <w:rPr>
              <w:rFonts w:asciiTheme="majorBidi" w:eastAsia="Times New Roman" w:hAnsiTheme="majorBidi" w:cstheme="majorBidi"/>
            </w:rPr>
          </w:rPrChange>
        </w:rPr>
        <w:t>Sasaki, Helsing</w:t>
      </w:r>
      <w:r w:rsidRPr="00F31509">
        <w:rPr>
          <w:rFonts w:asciiTheme="majorBidi" w:eastAsia="Times New Roman" w:hAnsiTheme="majorBidi" w:cstheme="majorBidi"/>
        </w:rPr>
        <w:t xml:space="preserve">). Medical researchers have also evaluated </w:t>
      </w:r>
      <w:del w:id="1577" w:author="Jane Shaw" w:date="2015-10-16T13:38:00Z">
        <w:r w:rsidRPr="00F31509" w:rsidDel="00D73C95">
          <w:rPr>
            <w:rFonts w:asciiTheme="majorBidi" w:eastAsia="Times New Roman" w:hAnsiTheme="majorBidi" w:cstheme="majorBidi"/>
          </w:rPr>
          <w:delText xml:space="preserve">the </w:delText>
        </w:r>
      </w:del>
      <w:ins w:id="1578" w:author="Jane Shaw" w:date="2015-10-16T13:39:00Z">
        <w:r w:rsidR="00D73C95">
          <w:rPr>
            <w:rFonts w:asciiTheme="majorBidi" w:eastAsia="Times New Roman" w:hAnsiTheme="majorBidi" w:cstheme="majorBidi"/>
          </w:rPr>
          <w:t xml:space="preserve">the degree to which FBS data are </w:t>
        </w:r>
      </w:ins>
      <w:del w:id="1579" w:author="Jane Shaw" w:date="2015-10-16T13:38:00Z">
        <w:r w:rsidRPr="00F31509" w:rsidDel="00D73C95">
          <w:rPr>
            <w:rFonts w:asciiTheme="majorBidi" w:eastAsia="Times New Roman" w:hAnsiTheme="majorBidi" w:cstheme="majorBidi"/>
          </w:rPr>
          <w:delText xml:space="preserve">usability </w:delText>
        </w:r>
      </w:del>
      <w:ins w:id="1580" w:author="Jane Shaw" w:date="2015-10-16T13:38:00Z">
        <w:r w:rsidR="00D73C95" w:rsidRPr="00F31509">
          <w:rPr>
            <w:rFonts w:asciiTheme="majorBidi" w:eastAsia="Times New Roman" w:hAnsiTheme="majorBidi" w:cstheme="majorBidi"/>
          </w:rPr>
          <w:t>us</w:t>
        </w:r>
        <w:r w:rsidR="00D73C95">
          <w:rPr>
            <w:rFonts w:asciiTheme="majorBidi" w:eastAsia="Times New Roman" w:hAnsiTheme="majorBidi" w:cstheme="majorBidi"/>
          </w:rPr>
          <w:t>e</w:t>
        </w:r>
        <w:r w:rsidR="00D73C95" w:rsidRPr="00F31509">
          <w:rPr>
            <w:rFonts w:asciiTheme="majorBidi" w:eastAsia="Times New Roman" w:hAnsiTheme="majorBidi" w:cstheme="majorBidi"/>
          </w:rPr>
          <w:t>ab</w:t>
        </w:r>
        <w:r w:rsidR="00D73C95">
          <w:rPr>
            <w:rFonts w:asciiTheme="majorBidi" w:eastAsia="Times New Roman" w:hAnsiTheme="majorBidi" w:cstheme="majorBidi"/>
          </w:rPr>
          <w:t xml:space="preserve">le </w:t>
        </w:r>
      </w:ins>
      <w:r w:rsidRPr="00F31509">
        <w:rPr>
          <w:rFonts w:asciiTheme="majorBidi" w:eastAsia="Times New Roman" w:hAnsiTheme="majorBidi" w:cstheme="majorBidi"/>
        </w:rPr>
        <w:t>and relevan</w:t>
      </w:r>
      <w:ins w:id="1581" w:author="Jane Shaw" w:date="2015-10-16T13:39:00Z">
        <w:r w:rsidR="00D73C95">
          <w:rPr>
            <w:rFonts w:asciiTheme="majorBidi" w:eastAsia="Times New Roman" w:hAnsiTheme="majorBidi" w:cstheme="majorBidi"/>
          </w:rPr>
          <w:t>t</w:t>
        </w:r>
      </w:ins>
      <w:del w:id="1582" w:author="Jane Shaw" w:date="2015-10-16T13:39:00Z">
        <w:r w:rsidRPr="00F31509" w:rsidDel="00D73C95">
          <w:rPr>
            <w:rFonts w:asciiTheme="majorBidi" w:eastAsia="Times New Roman" w:hAnsiTheme="majorBidi" w:cstheme="majorBidi"/>
          </w:rPr>
          <w:delText>ce of FBS data</w:delText>
        </w:r>
      </w:del>
      <w:r w:rsidRPr="00F31509">
        <w:rPr>
          <w:rFonts w:asciiTheme="majorBidi" w:eastAsia="Times New Roman" w:hAnsiTheme="majorBidi" w:cstheme="majorBidi"/>
        </w:rPr>
        <w:t xml:space="preserve">. For example, </w:t>
      </w:r>
      <w:r w:rsidRPr="00D73C95">
        <w:rPr>
          <w:rFonts w:asciiTheme="majorBidi" w:eastAsia="Times New Roman" w:hAnsiTheme="majorBidi" w:cstheme="majorBidi"/>
          <w:highlight w:val="yellow"/>
          <w:rPrChange w:id="1583" w:author="Jane Shaw" w:date="2015-10-16T13:39:00Z">
            <w:rPr>
              <w:rFonts w:asciiTheme="majorBidi" w:eastAsia="Times New Roman" w:hAnsiTheme="majorBidi" w:cstheme="majorBidi"/>
            </w:rPr>
          </w:rPrChange>
        </w:rPr>
        <w:t>Sasaki and Kesteloot</w:t>
      </w:r>
      <w:r w:rsidRPr="00F31509">
        <w:rPr>
          <w:rFonts w:asciiTheme="majorBidi" w:eastAsia="Times New Roman" w:hAnsiTheme="majorBidi" w:cstheme="majorBidi"/>
        </w:rPr>
        <w:t xml:space="preserve"> examined correlations between FAO data and data from multiple surveys in 19 countries and deemed the FBS data us</w:t>
      </w:r>
      <w:ins w:id="1584" w:author="Jane Shaw" w:date="2015-10-16T13:40:00Z">
        <w:r w:rsidR="00D73C95">
          <w:rPr>
            <w:rFonts w:asciiTheme="majorBidi" w:eastAsia="Times New Roman" w:hAnsiTheme="majorBidi" w:cstheme="majorBidi"/>
          </w:rPr>
          <w:t>e</w:t>
        </w:r>
      </w:ins>
      <w:r w:rsidRPr="00F31509">
        <w:rPr>
          <w:rFonts w:asciiTheme="majorBidi" w:eastAsia="Times New Roman" w:hAnsiTheme="majorBidi" w:cstheme="majorBidi"/>
        </w:rPr>
        <w:t>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w:t>
      </w:r>
      <w:ins w:id="1585" w:author="Jane Shaw" w:date="2015-11-07T14:16:00Z">
        <w:r w:rsidR="00775616">
          <w:rPr>
            <w:rFonts w:asciiTheme="majorBidi" w:eastAsia="Times New Roman" w:hAnsiTheme="majorBidi" w:cstheme="majorBidi"/>
          </w:rPr>
          <w:t>se</w:t>
        </w:r>
      </w:ins>
      <w:r w:rsidRPr="00F31509">
        <w:rPr>
          <w:rFonts w:asciiTheme="majorBidi" w:eastAsia="Times New Roman" w:hAnsiTheme="majorBidi" w:cstheme="majorBidi"/>
        </w:rPr>
        <w:t xml:space="preserve"> studies </w:t>
      </w:r>
      <w:del w:id="1586" w:author="Jane Shaw" w:date="2015-10-16T13:41:00Z">
        <w:r w:rsidRPr="00F31509" w:rsidDel="00D73C95">
          <w:rPr>
            <w:rFonts w:asciiTheme="majorBidi" w:eastAsia="Times New Roman" w:hAnsiTheme="majorBidi" w:cstheme="majorBidi"/>
          </w:rPr>
          <w:delText xml:space="preserve">are </w:delText>
        </w:r>
      </w:del>
      <w:ins w:id="1587" w:author="Jane Shaw" w:date="2015-10-16T13:41:00Z">
        <w:r w:rsidR="00D73C95">
          <w:rPr>
            <w:rFonts w:asciiTheme="majorBidi" w:eastAsia="Times New Roman" w:hAnsiTheme="majorBidi" w:cstheme="majorBidi"/>
          </w:rPr>
          <w:t xml:space="preserve">were </w:t>
        </w:r>
      </w:ins>
      <w:r w:rsidRPr="00F31509">
        <w:rPr>
          <w:rFonts w:asciiTheme="majorBidi" w:eastAsia="Times New Roman" w:hAnsiTheme="majorBidi" w:cstheme="majorBidi"/>
        </w:rPr>
        <w:t>for developed countries, which have more reliable data and clearer methodological approaches.</w:t>
      </w:r>
    </w:p>
    <w:p w14:paraId="2AB30E20" w14:textId="77777777" w:rsidR="001E58EB" w:rsidRPr="00F31509" w:rsidRDefault="001E58EB" w:rsidP="00C4334D">
      <w:pPr>
        <w:pStyle w:val="Titolo2"/>
        <w:rPr>
          <w:rFonts w:eastAsia="Calibri"/>
          <w:lang w:eastAsia="en-US"/>
        </w:rPr>
      </w:pPr>
      <w:bookmarkStart w:id="1588" w:name="_Toc428383820"/>
      <w:bookmarkStart w:id="1589" w:name="_Toc428436042"/>
      <w:bookmarkStart w:id="1590" w:name="_Toc428436343"/>
      <w:bookmarkStart w:id="1591" w:name="_Toc308029345"/>
      <w:bookmarkStart w:id="1592" w:name="_Toc308029536"/>
      <w:r w:rsidRPr="00F31509">
        <w:rPr>
          <w:rFonts w:eastAsia="Calibri"/>
          <w:lang w:eastAsia="en-US"/>
        </w:rPr>
        <w:t>Limitations</w:t>
      </w:r>
      <w:bookmarkEnd w:id="1588"/>
      <w:bookmarkEnd w:id="1589"/>
      <w:bookmarkEnd w:id="1590"/>
      <w:bookmarkEnd w:id="1591"/>
      <w:bookmarkEnd w:id="1592"/>
    </w:p>
    <w:p w14:paraId="32319FE5" w14:textId="6E16AF94"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FBS</w:t>
      </w:r>
      <w:del w:id="1593" w:author="Jane Shaw" w:date="2015-10-16T13:41:00Z">
        <w:r w:rsidRPr="00F31509" w:rsidDel="00D73C95">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are the most comprehensive collection of data </w:t>
      </w:r>
      <w:del w:id="1594" w:author="Jane Shaw" w:date="2015-11-07T14:17:00Z">
        <w:r w:rsidRPr="00F31509" w:rsidDel="00775616">
          <w:rPr>
            <w:rFonts w:asciiTheme="majorBidi" w:eastAsia="Times New Roman" w:hAnsiTheme="majorBidi" w:cstheme="majorBidi"/>
            <w:lang w:val="en-GB"/>
          </w:rPr>
          <w:delText xml:space="preserve">available on a very large set of countries that is </w:delText>
        </w:r>
      </w:del>
      <w:r w:rsidRPr="00F31509">
        <w:rPr>
          <w:rFonts w:asciiTheme="majorBidi" w:eastAsia="Times New Roman" w:hAnsiTheme="majorBidi" w:cstheme="majorBidi"/>
          <w:lang w:val="en-GB"/>
        </w:rPr>
        <w:t xml:space="preserve">related to food commodity supply and </w:t>
      </w:r>
      <w:del w:id="1595" w:author="Jane Shaw" w:date="2015-10-16T13:45:00Z">
        <w:r w:rsidRPr="00F31509" w:rsidDel="00251B1F">
          <w:rPr>
            <w:rFonts w:asciiTheme="majorBidi" w:eastAsia="Times New Roman" w:hAnsiTheme="majorBidi" w:cstheme="majorBidi"/>
            <w:lang w:val="en-GB"/>
          </w:rPr>
          <w:delText xml:space="preserve">food commodity </w:delText>
        </w:r>
      </w:del>
      <w:r w:rsidRPr="00F31509">
        <w:rPr>
          <w:rFonts w:asciiTheme="majorBidi" w:eastAsia="Times New Roman" w:hAnsiTheme="majorBidi" w:cstheme="majorBidi"/>
          <w:lang w:val="en-GB"/>
        </w:rPr>
        <w:t>utilization</w:t>
      </w:r>
      <w:ins w:id="1596" w:author="Jane Shaw" w:date="2015-11-07T14:17:00Z">
        <w:r w:rsidR="00775616" w:rsidRPr="00775616">
          <w:rPr>
            <w:rFonts w:asciiTheme="majorBidi" w:eastAsia="Times New Roman" w:hAnsiTheme="majorBidi" w:cstheme="majorBidi"/>
            <w:lang w:val="en-GB"/>
          </w:rPr>
          <w:t xml:space="preserve"> </w:t>
        </w:r>
        <w:r w:rsidR="00775616">
          <w:rPr>
            <w:rFonts w:asciiTheme="majorBidi" w:eastAsia="Times New Roman" w:hAnsiTheme="majorBidi" w:cstheme="majorBidi"/>
            <w:lang w:val="en-GB"/>
          </w:rPr>
          <w:t xml:space="preserve">that is </w:t>
        </w:r>
        <w:r w:rsidR="00775616" w:rsidRPr="00F31509">
          <w:rPr>
            <w:rFonts w:asciiTheme="majorBidi" w:eastAsia="Times New Roman" w:hAnsiTheme="majorBidi" w:cstheme="majorBidi"/>
            <w:lang w:val="en-GB"/>
          </w:rPr>
          <w:t xml:space="preserve">available </w:t>
        </w:r>
        <w:r w:rsidR="00775616">
          <w:rPr>
            <w:rFonts w:asciiTheme="majorBidi" w:eastAsia="Times New Roman" w:hAnsiTheme="majorBidi" w:cstheme="majorBidi"/>
            <w:lang w:val="en-GB"/>
          </w:rPr>
          <w:t xml:space="preserve">for </w:t>
        </w:r>
        <w:r w:rsidR="00775616" w:rsidRPr="00F31509">
          <w:rPr>
            <w:rFonts w:asciiTheme="majorBidi" w:eastAsia="Times New Roman" w:hAnsiTheme="majorBidi" w:cstheme="majorBidi"/>
            <w:lang w:val="en-GB"/>
          </w:rPr>
          <w:t xml:space="preserve">a very large set </w:t>
        </w:r>
        <w:r w:rsidR="00775616" w:rsidRPr="00F31509">
          <w:rPr>
            <w:rFonts w:asciiTheme="majorBidi" w:eastAsia="Times New Roman" w:hAnsiTheme="majorBidi" w:cstheme="majorBidi"/>
            <w:lang w:val="en-GB"/>
          </w:rPr>
          <w:lastRenderedPageBreak/>
          <w:t>of countries</w:t>
        </w:r>
      </w:ins>
      <w:r w:rsidRPr="00F31509">
        <w:rPr>
          <w:rFonts w:asciiTheme="majorBidi" w:eastAsia="Times New Roman" w:hAnsiTheme="majorBidi" w:cstheme="majorBidi"/>
          <w:lang w:val="en-GB"/>
        </w:rPr>
        <w:t>. The data are regularly revised</w:t>
      </w:r>
      <w:ins w:id="1597" w:author="Jane Shaw" w:date="2015-10-16T13:45:00Z">
        <w:r w:rsidR="00251B1F">
          <w:rPr>
            <w:rFonts w:asciiTheme="majorBidi" w:eastAsia="Times New Roman" w:hAnsiTheme="majorBidi" w:cstheme="majorBidi"/>
            <w:lang w:val="en-GB"/>
          </w:rPr>
          <w:t>,</w:t>
        </w:r>
      </w:ins>
      <w:del w:id="1598" w:author="Jane Shaw" w:date="2015-10-16T13:45:00Z">
        <w:r w:rsidRPr="00F31509" w:rsidDel="00251B1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continually improving and becoming more consistent. In their totality, FBS provide a wealth of information and </w:t>
      </w:r>
      <w:del w:id="1599" w:author="Jane Shaw" w:date="2015-10-16T13:45:00Z">
        <w:r w:rsidRPr="00F31509" w:rsidDel="00251B1F">
          <w:rPr>
            <w:rFonts w:asciiTheme="majorBidi" w:eastAsia="Times New Roman" w:hAnsiTheme="majorBidi" w:cstheme="majorBidi"/>
            <w:lang w:val="en-GB"/>
          </w:rPr>
          <w:delText xml:space="preserve">offer </w:delText>
        </w:r>
      </w:del>
      <w:ins w:id="1600" w:author="Jane Shaw" w:date="2015-10-16T13:45:00Z">
        <w:r w:rsidR="00251B1F">
          <w:rPr>
            <w:rFonts w:asciiTheme="majorBidi" w:eastAsia="Times New Roman" w:hAnsiTheme="majorBidi" w:cstheme="majorBidi"/>
            <w:lang w:val="en-GB"/>
          </w:rPr>
          <w:t xml:space="preserve">serve </w:t>
        </w:r>
      </w:ins>
      <w:r w:rsidRPr="00F31509">
        <w:rPr>
          <w:rFonts w:asciiTheme="majorBidi" w:eastAsia="Times New Roman" w:hAnsiTheme="majorBidi" w:cstheme="majorBidi"/>
          <w:lang w:val="en-GB"/>
        </w:rPr>
        <w:t>numerous use</w:t>
      </w:r>
      <w:ins w:id="1601" w:author="Jane Shaw" w:date="2015-10-16T13:45:00Z">
        <w:r w:rsidR="00251B1F">
          <w:rPr>
            <w:rFonts w:asciiTheme="majorBidi" w:eastAsia="Times New Roman" w:hAnsiTheme="majorBidi" w:cstheme="majorBidi"/>
            <w:lang w:val="en-GB"/>
          </w:rPr>
          <w:t>s</w:t>
        </w:r>
      </w:ins>
      <w:del w:id="1602" w:author="Jane Shaw" w:date="2015-10-16T13:45:00Z">
        <w:r w:rsidRPr="00F31509" w:rsidDel="00251B1F">
          <w:rPr>
            <w:rFonts w:asciiTheme="majorBidi" w:eastAsia="Times New Roman" w:hAnsiTheme="majorBidi" w:cstheme="majorBidi"/>
            <w:lang w:val="en-GB"/>
          </w:rPr>
          <w:delText xml:space="preserve"> cases</w:delText>
        </w:r>
      </w:del>
      <w:r w:rsidRPr="00F31509">
        <w:rPr>
          <w:rFonts w:asciiTheme="majorBidi" w:eastAsia="Times New Roman" w:hAnsiTheme="majorBidi" w:cstheme="majorBidi"/>
          <w:lang w:val="en-GB"/>
        </w:rPr>
        <w:t xml:space="preserve">. </w:t>
      </w:r>
      <w:del w:id="1603" w:author="Jane Shaw" w:date="2015-10-16T13:45:00Z">
        <w:r w:rsidRPr="00F31509" w:rsidDel="00251B1F">
          <w:rPr>
            <w:rFonts w:asciiTheme="majorBidi" w:eastAsia="Times New Roman" w:hAnsiTheme="majorBidi" w:cstheme="majorBidi"/>
            <w:lang w:val="en-GB"/>
          </w:rPr>
          <w:delText xml:space="preserve">But </w:delText>
        </w:r>
      </w:del>
      <w:ins w:id="1604" w:author="Jane Shaw" w:date="2015-10-16T13:45:00Z">
        <w:r w:rsidR="00251B1F">
          <w:rPr>
            <w:rFonts w:asciiTheme="majorBidi" w:eastAsia="Times New Roman" w:hAnsiTheme="majorBidi" w:cstheme="majorBidi"/>
            <w:lang w:val="en-GB"/>
          </w:rPr>
          <w:t xml:space="preserve">However, </w:t>
        </w:r>
      </w:ins>
      <w:r w:rsidRPr="00F31509">
        <w:rPr>
          <w:rFonts w:asciiTheme="majorBidi" w:eastAsia="Times New Roman" w:hAnsiTheme="majorBidi" w:cstheme="majorBidi"/>
          <w:lang w:val="en-GB"/>
        </w:rPr>
        <w:t xml:space="preserve">there are also strict limits to their applicability and </w:t>
      </w:r>
      <w:del w:id="1605" w:author="Jane Shaw" w:date="2015-10-16T13:45:00Z">
        <w:r w:rsidRPr="00F31509" w:rsidDel="00251B1F">
          <w:rPr>
            <w:rFonts w:asciiTheme="majorBidi" w:eastAsia="Times New Roman" w:hAnsiTheme="majorBidi" w:cstheme="majorBidi"/>
            <w:lang w:val="en-GB"/>
          </w:rPr>
          <w:delText xml:space="preserve">their </w:delText>
        </w:r>
      </w:del>
      <w:r w:rsidRPr="00F31509">
        <w:rPr>
          <w:rFonts w:asciiTheme="majorBidi" w:eastAsia="Times New Roman" w:hAnsiTheme="majorBidi" w:cstheme="majorBidi"/>
          <w:lang w:val="en-GB"/>
        </w:rPr>
        <w:t xml:space="preserve">usefulness. FBS compilers and users must be aware of these limitations </w:t>
      </w:r>
      <w:del w:id="1606" w:author="Jane Shaw" w:date="2015-10-16T13:46:00Z">
        <w:r w:rsidRPr="00F31509" w:rsidDel="00251B1F">
          <w:rPr>
            <w:rFonts w:asciiTheme="majorBidi" w:eastAsia="Times New Roman" w:hAnsiTheme="majorBidi" w:cstheme="majorBidi"/>
            <w:lang w:val="en-GB"/>
          </w:rPr>
          <w:delText xml:space="preserve">as well as </w:delText>
        </w:r>
      </w:del>
      <w:ins w:id="1607" w:author="Jane Shaw" w:date="2015-10-16T13:46:00Z">
        <w:r w:rsidR="00251B1F">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of the potential errors that exist in estimates</w:t>
      </w:r>
      <w:ins w:id="1608" w:author="Jane Shaw" w:date="2015-10-16T13:46:00Z">
        <w:r w:rsidR="00251B1F">
          <w:rPr>
            <w:rFonts w:asciiTheme="majorBidi" w:eastAsia="Times New Roman" w:hAnsiTheme="majorBidi" w:cstheme="majorBidi"/>
            <w:lang w:val="en-GB"/>
          </w:rPr>
          <w:t>:</w:t>
        </w:r>
      </w:ins>
      <w:del w:id="1609" w:author="Jane Shaw" w:date="2015-10-16T13:46:00Z">
        <w:r w:rsidRPr="00F31509" w:rsidDel="00251B1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610" w:author="Jane Shaw" w:date="2015-10-16T13:46:00Z">
        <w:r w:rsidRPr="00F31509" w:rsidDel="00251B1F">
          <w:rPr>
            <w:rFonts w:asciiTheme="majorBidi" w:eastAsia="Times New Roman" w:hAnsiTheme="majorBidi" w:cstheme="majorBidi"/>
            <w:lang w:val="en-GB"/>
          </w:rPr>
          <w:delText xml:space="preserve">e.g. that </w:delText>
        </w:r>
      </w:del>
      <w:ins w:id="1611" w:author="Jane Shaw" w:date="2015-10-16T13:46:00Z">
        <w:r w:rsidR="00251B1F">
          <w:rPr>
            <w:rFonts w:asciiTheme="majorBidi" w:eastAsia="Times New Roman" w:hAnsiTheme="majorBidi" w:cstheme="majorBidi"/>
            <w:lang w:val="en-GB"/>
          </w:rPr>
          <w:t xml:space="preserve">for example, </w:t>
        </w:r>
      </w:ins>
      <w:r w:rsidRPr="00F31509">
        <w:rPr>
          <w:rFonts w:asciiTheme="majorBidi" w:eastAsia="Times New Roman" w:hAnsiTheme="majorBidi" w:cstheme="majorBidi"/>
          <w:lang w:val="en-GB"/>
        </w:rPr>
        <w:t xml:space="preserve">availability is not the same as intake, </w:t>
      </w:r>
      <w:del w:id="1612" w:author="Jane Shaw" w:date="2015-10-16T13:46:00Z">
        <w:r w:rsidRPr="00F31509" w:rsidDel="00251B1F">
          <w:rPr>
            <w:rFonts w:asciiTheme="majorBidi" w:eastAsia="Times New Roman" w:hAnsiTheme="majorBidi" w:cstheme="majorBidi"/>
            <w:lang w:val="en-GB"/>
          </w:rPr>
          <w:delText xml:space="preserve">or that the </w:delText>
        </w:r>
      </w:del>
      <w:ins w:id="1613" w:author="Jane Shaw" w:date="2015-10-16T13:46:00Z">
        <w:r w:rsidR="00251B1F">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FBS</w:t>
      </w:r>
      <w:del w:id="1614" w:author="Jane Shaw" w:date="2015-10-16T13:46:00Z">
        <w:r w:rsidRPr="00F31509" w:rsidDel="00251B1F">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del w:id="1615" w:author="Jane Shaw" w:date="2015-10-16T13:46:00Z">
        <w:r w:rsidRPr="00F31509" w:rsidDel="00251B1F">
          <w:rPr>
            <w:rFonts w:asciiTheme="majorBidi" w:eastAsia="Times New Roman" w:hAnsiTheme="majorBidi" w:cstheme="majorBidi"/>
            <w:lang w:val="en-GB"/>
          </w:rPr>
          <w:delText xml:space="preserve">fail to </w:delText>
        </w:r>
      </w:del>
      <w:ins w:id="1616" w:author="Jane Shaw" w:date="2015-10-16T13:46:00Z">
        <w:r w:rsidR="00251B1F">
          <w:rPr>
            <w:rFonts w:asciiTheme="majorBidi" w:eastAsia="Times New Roman" w:hAnsiTheme="majorBidi" w:cstheme="majorBidi"/>
            <w:lang w:val="en-GB"/>
          </w:rPr>
          <w:t xml:space="preserve">do not </w:t>
        </w:r>
      </w:ins>
      <w:r w:rsidRPr="00F31509">
        <w:rPr>
          <w:rFonts w:asciiTheme="majorBidi" w:eastAsia="Times New Roman" w:hAnsiTheme="majorBidi" w:cstheme="majorBidi"/>
          <w:lang w:val="en-GB"/>
        </w:rPr>
        <w:t xml:space="preserve">say anything about the distribution of food and nutrient access within a country. Some </w:t>
      </w:r>
      <w:del w:id="1617" w:author="Jane Shaw" w:date="2015-10-16T13:46:00Z">
        <w:r w:rsidRPr="00F31509" w:rsidDel="00251B1F">
          <w:rPr>
            <w:rFonts w:asciiTheme="majorBidi" w:eastAsia="Times New Roman" w:hAnsiTheme="majorBidi" w:cstheme="majorBidi"/>
            <w:lang w:val="en-GB"/>
          </w:rPr>
          <w:delText xml:space="preserve">key </w:delText>
        </w:r>
      </w:del>
      <w:ins w:id="1618" w:author="Jane Shaw" w:date="2015-10-16T13:46:00Z">
        <w:r w:rsidR="00251B1F">
          <w:rPr>
            <w:rFonts w:asciiTheme="majorBidi" w:eastAsia="Times New Roman" w:hAnsiTheme="majorBidi" w:cstheme="majorBidi"/>
            <w:lang w:val="en-GB"/>
          </w:rPr>
          <w:t xml:space="preserve">major </w:t>
        </w:r>
      </w:ins>
      <w:r w:rsidRPr="00F31509">
        <w:rPr>
          <w:rFonts w:asciiTheme="majorBidi" w:eastAsia="Times New Roman" w:hAnsiTheme="majorBidi" w:cstheme="majorBidi"/>
          <w:lang w:val="en-GB"/>
        </w:rPr>
        <w:t xml:space="preserve">limitations </w:t>
      </w:r>
      <w:del w:id="1619" w:author="Jane Shaw" w:date="2015-10-16T13:46:00Z">
        <w:r w:rsidRPr="00F31509" w:rsidDel="00251B1F">
          <w:rPr>
            <w:rFonts w:asciiTheme="majorBidi" w:eastAsia="Times New Roman" w:hAnsiTheme="majorBidi" w:cstheme="majorBidi"/>
            <w:lang w:val="en-GB"/>
          </w:rPr>
          <w:delText xml:space="preserve">can be </w:delText>
        </w:r>
      </w:del>
      <w:ins w:id="1620" w:author="Jane Shaw" w:date="2015-10-16T13:46:00Z">
        <w:r w:rsidR="00251B1F">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 xml:space="preserve">summarized </w:t>
      </w:r>
      <w:del w:id="1621" w:author="Jane Shaw" w:date="2015-10-16T13:46:00Z">
        <w:r w:rsidRPr="00F31509" w:rsidDel="00251B1F">
          <w:rPr>
            <w:rFonts w:asciiTheme="majorBidi" w:eastAsia="Times New Roman" w:hAnsiTheme="majorBidi" w:cstheme="majorBidi"/>
            <w:lang w:val="en-GB"/>
          </w:rPr>
          <w:delText xml:space="preserve">as </w:delText>
        </w:r>
      </w:del>
      <w:ins w:id="1622" w:author="Jane Shaw" w:date="2015-10-16T13:46:00Z">
        <w:r w:rsidR="00251B1F">
          <w:rPr>
            <w:rFonts w:asciiTheme="majorBidi" w:eastAsia="Times New Roman" w:hAnsiTheme="majorBidi" w:cstheme="majorBidi"/>
            <w:lang w:val="en-GB"/>
          </w:rPr>
          <w:t xml:space="preserve">in the </w:t>
        </w:r>
      </w:ins>
      <w:r w:rsidRPr="00F31509">
        <w:rPr>
          <w:rFonts w:asciiTheme="majorBidi" w:eastAsia="Times New Roman" w:hAnsiTheme="majorBidi" w:cstheme="majorBidi"/>
          <w:lang w:val="en-GB"/>
        </w:rPr>
        <w:t>follow</w:t>
      </w:r>
      <w:ins w:id="1623" w:author="Jane Shaw" w:date="2015-10-16T13:46:00Z">
        <w:r w:rsidR="00251B1F">
          <w:rPr>
            <w:rFonts w:asciiTheme="majorBidi" w:eastAsia="Times New Roman" w:hAnsiTheme="majorBidi" w:cstheme="majorBidi"/>
            <w:lang w:val="en-GB"/>
          </w:rPr>
          <w:t>ing</w:t>
        </w:r>
      </w:ins>
      <w:del w:id="1624" w:author="Jane Shaw" w:date="2015-10-16T13:46:00Z">
        <w:r w:rsidRPr="00F31509" w:rsidDel="00251B1F">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p>
    <w:p w14:paraId="34CFD0FF" w14:textId="4B786C41" w:rsidR="001562E7" w:rsidRPr="00F31509" w:rsidDel="00655D98" w:rsidRDefault="001562E7" w:rsidP="007A7332">
      <w:pPr>
        <w:pStyle w:val="Paragrafoelenco"/>
        <w:numPr>
          <w:ilvl w:val="0"/>
          <w:numId w:val="54"/>
        </w:numPr>
        <w:spacing w:after="0"/>
        <w:jc w:val="both"/>
        <w:rPr>
          <w:del w:id="1625" w:author="Jane Shaw" w:date="2015-10-16T13:50:00Z"/>
          <w:rFonts w:asciiTheme="majorBidi" w:eastAsia="Calibri" w:hAnsiTheme="majorBidi" w:cstheme="majorBidi"/>
          <w:szCs w:val="24"/>
        </w:rPr>
      </w:pPr>
      <w:r w:rsidRPr="00F31509">
        <w:rPr>
          <w:rFonts w:asciiTheme="majorBidi" w:hAnsiTheme="majorBidi" w:cstheme="majorBidi"/>
          <w:szCs w:val="24"/>
        </w:rPr>
        <w:t xml:space="preserve">FBS </w:t>
      </w:r>
      <w:del w:id="1626" w:author="Jane Shaw" w:date="2015-10-16T13:47:00Z">
        <w:r w:rsidRPr="00F31509" w:rsidDel="00251B1F">
          <w:rPr>
            <w:rFonts w:asciiTheme="majorBidi" w:hAnsiTheme="majorBidi" w:cstheme="majorBidi"/>
            <w:szCs w:val="24"/>
          </w:rPr>
          <w:delText xml:space="preserve">merely </w:delText>
        </w:r>
      </w:del>
      <w:r w:rsidRPr="00F31509">
        <w:rPr>
          <w:rFonts w:asciiTheme="majorBidi" w:hAnsiTheme="majorBidi" w:cstheme="majorBidi"/>
          <w:szCs w:val="24"/>
        </w:rPr>
        <w:t xml:space="preserve">provide </w:t>
      </w:r>
      <w:ins w:id="1627" w:author="Jane Shaw" w:date="2015-10-16T13:47:00Z">
        <w:r w:rsidR="00251B1F">
          <w:rPr>
            <w:rFonts w:asciiTheme="majorBidi" w:hAnsiTheme="majorBidi" w:cstheme="majorBidi"/>
            <w:szCs w:val="24"/>
          </w:rPr>
          <w:t xml:space="preserve">only </w:t>
        </w:r>
      </w:ins>
      <w:r w:rsidRPr="00F31509">
        <w:rPr>
          <w:rFonts w:asciiTheme="majorBidi" w:hAnsiTheme="majorBidi" w:cstheme="majorBidi"/>
          <w:szCs w:val="24"/>
        </w:rPr>
        <w:t xml:space="preserve">estimates </w:t>
      </w:r>
      <w:del w:id="1628" w:author="Jane Shaw" w:date="2015-10-16T13:47:00Z">
        <w:r w:rsidRPr="00F31509" w:rsidDel="00251B1F">
          <w:rPr>
            <w:rFonts w:asciiTheme="majorBidi" w:hAnsiTheme="majorBidi" w:cstheme="majorBidi"/>
            <w:szCs w:val="24"/>
          </w:rPr>
          <w:delText xml:space="preserve">for </w:delText>
        </w:r>
      </w:del>
      <w:ins w:id="1629" w:author="Jane Shaw" w:date="2015-10-16T13:47:00Z">
        <w:r w:rsidR="00251B1F">
          <w:rPr>
            <w:rFonts w:asciiTheme="majorBidi" w:hAnsiTheme="majorBidi" w:cstheme="majorBidi"/>
            <w:szCs w:val="24"/>
          </w:rPr>
          <w:t>of</w:t>
        </w:r>
        <w:r w:rsidR="00251B1F" w:rsidRPr="00F31509">
          <w:rPr>
            <w:rFonts w:asciiTheme="majorBidi" w:hAnsiTheme="majorBidi" w:cstheme="majorBidi"/>
            <w:szCs w:val="24"/>
          </w:rPr>
          <w:t xml:space="preserve"> </w:t>
        </w:r>
      </w:ins>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w:t>
      </w:r>
      <w:del w:id="1630" w:author="Jane Shaw" w:date="2015-11-07T14:18:00Z">
        <w:r w:rsidRPr="00F31509" w:rsidDel="00775616">
          <w:rPr>
            <w:rFonts w:asciiTheme="majorBidi" w:hAnsiTheme="majorBidi" w:cstheme="majorBidi"/>
            <w:szCs w:val="24"/>
          </w:rPr>
          <w:delText xml:space="preserve">on </w:delText>
        </w:r>
      </w:del>
      <w:ins w:id="1631" w:author="Jane Shaw" w:date="2015-11-07T14:18:00Z">
        <w:r w:rsidR="00775616">
          <w:rPr>
            <w:rFonts w:asciiTheme="majorBidi" w:hAnsiTheme="majorBidi" w:cstheme="majorBidi"/>
            <w:szCs w:val="24"/>
          </w:rPr>
          <w:t xml:space="preserve">into the </w:t>
        </w:r>
      </w:ins>
      <w:r w:rsidRPr="00F31509">
        <w:rPr>
          <w:rFonts w:asciiTheme="majorBidi" w:hAnsiTheme="majorBidi" w:cstheme="majorBidi"/>
          <w:szCs w:val="24"/>
        </w:rPr>
        <w:t xml:space="preserve">distributional aspects </w:t>
      </w:r>
      <w:del w:id="1632" w:author="Jane Shaw" w:date="2015-10-16T13:47:00Z">
        <w:r w:rsidRPr="00F31509" w:rsidDel="00251B1F">
          <w:rPr>
            <w:rFonts w:asciiTheme="majorBidi" w:hAnsiTheme="majorBidi" w:cstheme="majorBidi"/>
            <w:szCs w:val="24"/>
          </w:rPr>
          <w:delText xml:space="preserve">for </w:delText>
        </w:r>
      </w:del>
      <w:ins w:id="1633" w:author="Jane Shaw" w:date="2015-10-16T13:47:00Z">
        <w:r w:rsidR="00251B1F">
          <w:rPr>
            <w:rFonts w:asciiTheme="majorBidi" w:hAnsiTheme="majorBidi" w:cstheme="majorBidi"/>
            <w:szCs w:val="24"/>
          </w:rPr>
          <w:t xml:space="preserve">of </w:t>
        </w:r>
      </w:ins>
      <w:r w:rsidRPr="00F31509">
        <w:rPr>
          <w:rFonts w:asciiTheme="majorBidi" w:hAnsiTheme="majorBidi" w:cstheme="majorBidi"/>
          <w:szCs w:val="24"/>
        </w:rPr>
        <w:t xml:space="preserve">food and nutrient availability. This means that they </w:t>
      </w:r>
      <w:del w:id="1634" w:author="Jane Shaw" w:date="2015-10-16T13:47:00Z">
        <w:r w:rsidRPr="00F31509" w:rsidDel="00251B1F">
          <w:rPr>
            <w:rFonts w:asciiTheme="majorBidi" w:hAnsiTheme="majorBidi" w:cstheme="majorBidi"/>
            <w:szCs w:val="24"/>
          </w:rPr>
          <w:delText xml:space="preserve">would </w:delText>
        </w:r>
      </w:del>
      <w:r w:rsidRPr="00F31509">
        <w:rPr>
          <w:rFonts w:asciiTheme="majorBidi" w:hAnsiTheme="majorBidi" w:cstheme="majorBidi"/>
          <w:szCs w:val="24"/>
        </w:rPr>
        <w:t>allow</w:t>
      </w:r>
      <w:r w:rsidR="00C720F5" w:rsidRPr="00F31509">
        <w:rPr>
          <w:rFonts w:asciiTheme="majorBidi" w:hAnsiTheme="majorBidi" w:cstheme="majorBidi"/>
          <w:szCs w:val="24"/>
        </w:rPr>
        <w:t xml:space="preserve"> </w:t>
      </w:r>
      <w:del w:id="1635" w:author="Jane Shaw" w:date="2015-10-16T13:47:00Z">
        <w:r w:rsidR="007A7332" w:rsidRPr="00F31509" w:rsidDel="00251B1F">
          <w:rPr>
            <w:rFonts w:asciiTheme="majorBidi" w:hAnsiTheme="majorBidi" w:cstheme="majorBidi"/>
            <w:szCs w:val="24"/>
          </w:rPr>
          <w:delText xml:space="preserve">FBS </w:delText>
        </w:r>
      </w:del>
      <w:ins w:id="1636" w:author="Jane Shaw" w:date="2015-10-16T13:47:00Z">
        <w:r w:rsidR="00251B1F">
          <w:rPr>
            <w:rFonts w:asciiTheme="majorBidi" w:hAnsiTheme="majorBidi" w:cstheme="majorBidi"/>
            <w:szCs w:val="24"/>
          </w:rPr>
          <w:t xml:space="preserve">their </w:t>
        </w:r>
      </w:ins>
      <w:r w:rsidR="007A7332" w:rsidRPr="00F31509">
        <w:rPr>
          <w:rFonts w:asciiTheme="majorBidi" w:hAnsiTheme="majorBidi" w:cstheme="majorBidi"/>
          <w:szCs w:val="24"/>
        </w:rPr>
        <w:t>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 xml:space="preserve">the diet of </w:t>
      </w:r>
      <w:del w:id="1637" w:author="Jane Shaw" w:date="2015-10-16T13:48:00Z">
        <w:r w:rsidRPr="00F31509" w:rsidDel="00655D98">
          <w:rPr>
            <w:rFonts w:asciiTheme="majorBidi" w:hAnsiTheme="majorBidi" w:cstheme="majorBidi"/>
            <w:szCs w:val="24"/>
          </w:rPr>
          <w:delText xml:space="preserve">the </w:delText>
        </w:r>
      </w:del>
      <w:r w:rsidRPr="00F31509">
        <w:rPr>
          <w:rFonts w:asciiTheme="majorBidi" w:hAnsiTheme="majorBidi" w:cstheme="majorBidi"/>
          <w:szCs w:val="24"/>
        </w:rPr>
        <w:t>food</w:t>
      </w:r>
      <w:ins w:id="1638" w:author="Jane Shaw" w:date="2015-10-16T13:48:00Z">
        <w:r w:rsidR="00655D98">
          <w:rPr>
            <w:rFonts w:asciiTheme="majorBidi" w:hAnsiTheme="majorBidi" w:cstheme="majorBidi"/>
            <w:szCs w:val="24"/>
          </w:rPr>
          <w:t>-</w:t>
        </w:r>
      </w:ins>
      <w:del w:id="1639" w:author="Jane Shaw" w:date="2015-10-16T13:48:00Z">
        <w:r w:rsidRPr="00F31509" w:rsidDel="00655D98">
          <w:rPr>
            <w:rFonts w:asciiTheme="majorBidi" w:hAnsiTheme="majorBidi" w:cstheme="majorBidi"/>
            <w:szCs w:val="24"/>
          </w:rPr>
          <w:delText xml:space="preserve"> </w:delText>
        </w:r>
      </w:del>
      <w:r w:rsidRPr="00F31509">
        <w:rPr>
          <w:rFonts w:asciiTheme="majorBidi" w:hAnsiTheme="majorBidi" w:cstheme="majorBidi"/>
          <w:szCs w:val="24"/>
        </w:rPr>
        <w:t>insecure or poor</w:t>
      </w:r>
      <w:ins w:id="1640" w:author="Jane Shaw" w:date="2015-10-16T13:48:00Z">
        <w:r w:rsidR="00655D98">
          <w:rPr>
            <w:rFonts w:asciiTheme="majorBidi" w:hAnsiTheme="majorBidi" w:cstheme="majorBidi"/>
            <w:szCs w:val="24"/>
          </w:rPr>
          <w:t xml:space="preserve"> people</w:t>
        </w:r>
      </w:ins>
      <w:r w:rsidRPr="00F31509">
        <w:rPr>
          <w:rFonts w:asciiTheme="majorBidi" w:hAnsiTheme="majorBidi" w:cstheme="majorBidi"/>
          <w:szCs w:val="24"/>
        </w:rPr>
        <w:t xml:space="preserve">. </w:t>
      </w:r>
      <w:del w:id="1641" w:author="Jane Shaw" w:date="2015-10-16T13:48:00Z">
        <w:r w:rsidRPr="00F31509" w:rsidDel="00655D98">
          <w:rPr>
            <w:rFonts w:asciiTheme="majorBidi" w:hAnsiTheme="majorBidi" w:cstheme="majorBidi"/>
            <w:szCs w:val="24"/>
          </w:rPr>
          <w:delText xml:space="preserve">Nor do </w:delText>
        </w:r>
      </w:del>
      <w:del w:id="1642" w:author="Jane Shaw" w:date="2015-10-16T13:49:00Z">
        <w:r w:rsidR="00655D98" w:rsidRPr="00F31509" w:rsidDel="00655D98">
          <w:rPr>
            <w:rFonts w:asciiTheme="majorBidi" w:hAnsiTheme="majorBidi" w:cstheme="majorBidi"/>
            <w:szCs w:val="24"/>
          </w:rPr>
          <w:delText xml:space="preserve">They </w:delText>
        </w:r>
      </w:del>
      <w:ins w:id="1643" w:author="Jane Shaw" w:date="2015-10-16T13:49:00Z">
        <w:r w:rsidR="00655D98">
          <w:rPr>
            <w:rFonts w:asciiTheme="majorBidi" w:hAnsiTheme="majorBidi" w:cstheme="majorBidi"/>
            <w:szCs w:val="24"/>
          </w:rPr>
          <w:t xml:space="preserve">FBS </w:t>
        </w:r>
      </w:ins>
      <w:ins w:id="1644" w:author="Jane Shaw" w:date="2015-10-16T13:48:00Z">
        <w:r w:rsidR="00655D98">
          <w:rPr>
            <w:rFonts w:asciiTheme="majorBidi" w:hAnsiTheme="majorBidi" w:cstheme="majorBidi"/>
            <w:szCs w:val="24"/>
          </w:rPr>
          <w:t xml:space="preserve">also do not </w:t>
        </w:r>
      </w:ins>
      <w:r w:rsidRPr="00F31509">
        <w:rPr>
          <w:rFonts w:asciiTheme="majorBidi" w:hAnsiTheme="majorBidi" w:cstheme="majorBidi"/>
          <w:szCs w:val="24"/>
        </w:rPr>
        <w:t xml:space="preserve">provide information about the regional distribution within a country, </w:t>
      </w:r>
      <w:ins w:id="1645" w:author="Jane Shaw" w:date="2015-10-16T13:49:00Z">
        <w:r w:rsidR="00655D98">
          <w:rPr>
            <w:rFonts w:asciiTheme="majorBidi" w:hAnsiTheme="majorBidi" w:cstheme="majorBidi"/>
            <w:szCs w:val="24"/>
          </w:rPr>
          <w:t xml:space="preserve">the </w:t>
        </w:r>
      </w:ins>
      <w:r w:rsidRPr="00F31509">
        <w:rPr>
          <w:rFonts w:asciiTheme="majorBidi" w:hAnsiTheme="majorBidi" w:cstheme="majorBidi"/>
          <w:szCs w:val="24"/>
        </w:rPr>
        <w:t xml:space="preserve">access of </w:t>
      </w:r>
      <w:del w:id="1646" w:author="Jane Shaw" w:date="2015-10-16T13:49:00Z">
        <w:r w:rsidRPr="00F31509" w:rsidDel="00655D98">
          <w:rPr>
            <w:rFonts w:asciiTheme="majorBidi" w:hAnsiTheme="majorBidi" w:cstheme="majorBidi"/>
            <w:szCs w:val="24"/>
          </w:rPr>
          <w:delText xml:space="preserve">a </w:delText>
        </w:r>
      </w:del>
      <w:r w:rsidRPr="00F31509">
        <w:rPr>
          <w:rFonts w:asciiTheme="majorBidi" w:hAnsiTheme="majorBidi" w:cstheme="majorBidi"/>
          <w:szCs w:val="24"/>
        </w:rPr>
        <w:t>particular group</w:t>
      </w:r>
      <w:ins w:id="1647" w:author="Jane Shaw" w:date="2015-10-16T13:49:00Z">
        <w:r w:rsidR="00655D98">
          <w:rPr>
            <w:rFonts w:asciiTheme="majorBidi" w:hAnsiTheme="majorBidi" w:cstheme="majorBidi"/>
            <w:szCs w:val="24"/>
          </w:rPr>
          <w:t>s</w:t>
        </w:r>
      </w:ins>
      <w:r w:rsidRPr="00F31509">
        <w:rPr>
          <w:rFonts w:asciiTheme="majorBidi" w:hAnsiTheme="majorBidi" w:cstheme="majorBidi"/>
          <w:szCs w:val="24"/>
        </w:rPr>
        <w:t xml:space="preserve"> of households</w:t>
      </w:r>
      <w:ins w:id="1648" w:author="Jane Shaw" w:date="2015-11-07T14:18:00Z">
        <w:r w:rsidR="00775616">
          <w:rPr>
            <w:rFonts w:asciiTheme="majorBidi" w:hAnsiTheme="majorBidi" w:cstheme="majorBidi"/>
            <w:szCs w:val="24"/>
          </w:rPr>
          <w:t>,</w:t>
        </w:r>
      </w:ins>
      <w:r w:rsidRPr="00F31509">
        <w:rPr>
          <w:rFonts w:asciiTheme="majorBidi" w:hAnsiTheme="majorBidi" w:cstheme="majorBidi"/>
          <w:szCs w:val="24"/>
        </w:rPr>
        <w:t xml:space="preserve"> or </w:t>
      </w:r>
      <w:del w:id="1649" w:author="Jane Shaw" w:date="2015-11-07T14:18:00Z">
        <w:r w:rsidRPr="00F31509" w:rsidDel="00775616">
          <w:rPr>
            <w:rFonts w:asciiTheme="majorBidi" w:hAnsiTheme="majorBidi" w:cstheme="majorBidi"/>
            <w:szCs w:val="24"/>
          </w:rPr>
          <w:delText xml:space="preserve">their </w:delText>
        </w:r>
      </w:del>
      <w:r w:rsidRPr="00F31509">
        <w:rPr>
          <w:rFonts w:asciiTheme="majorBidi" w:hAnsiTheme="majorBidi" w:cstheme="majorBidi"/>
          <w:szCs w:val="24"/>
        </w:rPr>
        <w:t>dietary habits. With these caveats in mind, FBS can</w:t>
      </w:r>
      <w:r w:rsidR="007A7332" w:rsidRPr="00F31509">
        <w:rPr>
          <w:rFonts w:asciiTheme="majorBidi" w:hAnsiTheme="majorBidi" w:cstheme="majorBidi"/>
          <w:szCs w:val="24"/>
        </w:rPr>
        <w:t xml:space="preserve"> </w:t>
      </w:r>
      <w:del w:id="1650" w:author="Jane Shaw" w:date="2015-10-16T13:49:00Z">
        <w:r w:rsidR="007A7332" w:rsidRPr="00F31509" w:rsidDel="00655D98">
          <w:rPr>
            <w:rFonts w:asciiTheme="majorBidi" w:hAnsiTheme="majorBidi" w:cstheme="majorBidi"/>
            <w:szCs w:val="24"/>
          </w:rPr>
          <w:delText>be</w:delText>
        </w:r>
        <w:r w:rsidRPr="00F31509" w:rsidDel="00655D98">
          <w:rPr>
            <w:rFonts w:asciiTheme="majorBidi" w:hAnsiTheme="majorBidi" w:cstheme="majorBidi"/>
            <w:szCs w:val="24"/>
          </w:rPr>
          <w:delText xml:space="preserve"> </w:delText>
        </w:r>
      </w:del>
      <w:r w:rsidRPr="00F31509">
        <w:rPr>
          <w:rFonts w:asciiTheme="majorBidi" w:hAnsiTheme="majorBidi" w:cstheme="majorBidi"/>
          <w:szCs w:val="24"/>
        </w:rPr>
        <w:t xml:space="preserve">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w:t>
      </w:r>
      <w:ins w:id="1651" w:author="Jane Shaw" w:date="2015-10-16T13:49:00Z">
        <w:r w:rsidR="00655D98">
          <w:rPr>
            <w:rFonts w:asciiTheme="majorBidi" w:hAnsiTheme="majorBidi" w:cstheme="majorBidi"/>
            <w:szCs w:val="24"/>
          </w:rPr>
          <w:t xml:space="preserve">as </w:t>
        </w:r>
      </w:ins>
      <w:r w:rsidRPr="00F31509">
        <w:rPr>
          <w:rFonts w:asciiTheme="majorBidi" w:hAnsiTheme="majorBidi" w:cstheme="majorBidi"/>
          <w:szCs w:val="24"/>
        </w:rPr>
        <w:t xml:space="preserve">either </w:t>
      </w:r>
      <w:del w:id="1652" w:author="Jane Shaw" w:date="2015-10-16T13:49:00Z">
        <w:r w:rsidRPr="00F31509" w:rsidDel="00655D98">
          <w:rPr>
            <w:rFonts w:asciiTheme="majorBidi" w:hAnsiTheme="majorBidi" w:cstheme="majorBidi"/>
            <w:szCs w:val="24"/>
          </w:rPr>
          <w:delText xml:space="preserve">as </w:delText>
        </w:r>
      </w:del>
      <w:r w:rsidRPr="00F31509">
        <w:rPr>
          <w:rFonts w:asciiTheme="majorBidi" w:hAnsiTheme="majorBidi" w:cstheme="majorBidi"/>
          <w:szCs w:val="24"/>
        </w:rPr>
        <w:t xml:space="preserve">a contributing factor or the sole basis for </w:t>
      </w:r>
      <w:del w:id="1653" w:author="Jane Shaw" w:date="2015-10-16T13:50:00Z">
        <w:r w:rsidR="007A7332" w:rsidRPr="00F31509" w:rsidDel="00655D98">
          <w:rPr>
            <w:rFonts w:asciiTheme="majorBidi" w:hAnsiTheme="majorBidi" w:cstheme="majorBidi"/>
            <w:szCs w:val="24"/>
          </w:rPr>
          <w:delText xml:space="preserve">the </w:delText>
        </w:r>
      </w:del>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w:t>
      </w:r>
      <w:ins w:id="1654" w:author="Jane Shaw" w:date="2015-11-07T14:18:00Z">
        <w:r w:rsidR="00775616">
          <w:rPr>
            <w:rFonts w:asciiTheme="majorBidi" w:eastAsia="Calibri" w:hAnsiTheme="majorBidi" w:cstheme="majorBidi"/>
            <w:szCs w:val="24"/>
          </w:rPr>
          <w:t xml:space="preserve">each </w:t>
        </w:r>
      </w:ins>
      <w:del w:id="1655" w:author="Jane Shaw" w:date="2015-10-16T13:50:00Z">
        <w:r w:rsidRPr="00F31509" w:rsidDel="00655D98">
          <w:rPr>
            <w:rFonts w:asciiTheme="majorBidi" w:eastAsia="Calibri" w:hAnsiTheme="majorBidi" w:cstheme="majorBidi"/>
            <w:szCs w:val="24"/>
          </w:rPr>
          <w:delText xml:space="preserve">the </w:delText>
        </w:r>
      </w:del>
      <w:r w:rsidRPr="00F31509">
        <w:rPr>
          <w:rFonts w:asciiTheme="majorBidi" w:eastAsia="Calibri" w:hAnsiTheme="majorBidi" w:cstheme="majorBidi"/>
          <w:szCs w:val="24"/>
        </w:rPr>
        <w:t>countr</w:t>
      </w:r>
      <w:ins w:id="1656" w:author="Jane Shaw" w:date="2015-11-07T14:18:00Z">
        <w:r w:rsidR="00775616">
          <w:rPr>
            <w:rFonts w:asciiTheme="majorBidi" w:eastAsia="Calibri" w:hAnsiTheme="majorBidi" w:cstheme="majorBidi"/>
            <w:szCs w:val="24"/>
          </w:rPr>
          <w:t>y</w:t>
        </w:r>
      </w:ins>
      <w:del w:id="1657" w:author="Jane Shaw" w:date="2015-11-07T14:18:00Z">
        <w:r w:rsidRPr="00F31509" w:rsidDel="00775616">
          <w:rPr>
            <w:rFonts w:asciiTheme="majorBidi" w:eastAsia="Calibri" w:hAnsiTheme="majorBidi" w:cstheme="majorBidi"/>
            <w:szCs w:val="24"/>
          </w:rPr>
          <w:delText>ies</w:delText>
        </w:r>
      </w:del>
      <w:r w:rsidRPr="00F31509">
        <w:rPr>
          <w:rFonts w:asciiTheme="majorBidi" w:eastAsia="Calibri" w:hAnsiTheme="majorBidi" w:cstheme="majorBidi"/>
          <w:szCs w:val="24"/>
        </w:rPr>
        <w:t xml:space="preserve">. </w:t>
      </w:r>
    </w:p>
    <w:p w14:paraId="23919CB2" w14:textId="77777777" w:rsidR="001E58EB" w:rsidRPr="00655D98" w:rsidRDefault="001E58EB">
      <w:pPr>
        <w:pStyle w:val="Paragrafoelenco"/>
        <w:numPr>
          <w:ilvl w:val="0"/>
          <w:numId w:val="54"/>
        </w:numPr>
        <w:spacing w:after="0"/>
        <w:jc w:val="both"/>
        <w:rPr>
          <w:rFonts w:asciiTheme="majorBidi" w:eastAsia="Calibri" w:hAnsiTheme="majorBidi" w:cstheme="majorBidi"/>
          <w:szCs w:val="24"/>
          <w:rPrChange w:id="1658" w:author="Jane Shaw" w:date="2015-10-16T13:50:00Z">
            <w:rPr/>
          </w:rPrChange>
        </w:rPr>
        <w:pPrChange w:id="1659" w:author="Jane Shaw" w:date="2015-10-16T13:50:00Z">
          <w:pPr>
            <w:suppressAutoHyphens w:val="0"/>
            <w:spacing w:after="0"/>
            <w:jc w:val="both"/>
          </w:pPr>
        </w:pPrChange>
      </w:pPr>
    </w:p>
    <w:p w14:paraId="24351086" w14:textId="421A5C72" w:rsidR="001562E7" w:rsidRPr="00F31509" w:rsidDel="00655D98" w:rsidRDefault="007A7332" w:rsidP="007A7332">
      <w:pPr>
        <w:pStyle w:val="Paragrafoelenco"/>
        <w:numPr>
          <w:ilvl w:val="0"/>
          <w:numId w:val="54"/>
        </w:numPr>
        <w:spacing w:after="0"/>
        <w:jc w:val="both"/>
        <w:rPr>
          <w:del w:id="1660" w:author="Jane Shaw" w:date="2015-10-16T14:02:00Z"/>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w:t>
      </w:r>
      <w:del w:id="1661" w:author="Jane Shaw" w:date="2015-11-07T14:18:00Z">
        <w:r w:rsidR="001562E7" w:rsidRPr="00F31509" w:rsidDel="00775616">
          <w:rPr>
            <w:rFonts w:asciiTheme="majorBidi" w:eastAsia="Calibri" w:hAnsiTheme="majorBidi" w:cstheme="majorBidi"/>
            <w:szCs w:val="24"/>
          </w:rPr>
          <w:delText xml:space="preserve">possibility of </w:delText>
        </w:r>
      </w:del>
      <w:r w:rsidR="001562E7" w:rsidRPr="00F31509">
        <w:rPr>
          <w:rFonts w:asciiTheme="majorBidi" w:eastAsia="Calibri" w:hAnsiTheme="majorBidi" w:cstheme="majorBidi"/>
          <w:szCs w:val="24"/>
        </w:rPr>
        <w:t>imput</w:t>
      </w:r>
      <w:ins w:id="1662" w:author="Jane Shaw" w:date="2015-11-07T14:18:00Z">
        <w:r w:rsidR="00775616">
          <w:rPr>
            <w:rFonts w:asciiTheme="majorBidi" w:eastAsia="Calibri" w:hAnsiTheme="majorBidi" w:cstheme="majorBidi"/>
            <w:szCs w:val="24"/>
          </w:rPr>
          <w:t>ation of</w:t>
        </w:r>
      </w:ins>
      <w:del w:id="1663" w:author="Jane Shaw" w:date="2015-11-07T14:18:00Z">
        <w:r w:rsidR="001562E7" w:rsidRPr="00F31509" w:rsidDel="00775616">
          <w:rPr>
            <w:rFonts w:asciiTheme="majorBidi" w:eastAsia="Calibri" w:hAnsiTheme="majorBidi" w:cstheme="majorBidi"/>
            <w:szCs w:val="24"/>
          </w:rPr>
          <w:delText>ing</w:delText>
        </w:r>
      </w:del>
      <w:r w:rsidR="001562E7" w:rsidRPr="00F31509">
        <w:rPr>
          <w:rFonts w:asciiTheme="majorBidi" w:eastAsia="Calibri" w:hAnsiTheme="majorBidi" w:cstheme="majorBidi"/>
          <w:szCs w:val="24"/>
        </w:rPr>
        <w:t xml:space="preserve">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w:t>
      </w:r>
      <w:del w:id="1664" w:author="Jane Shaw" w:date="2015-10-16T13:50:00Z">
        <w:r w:rsidR="001562E7" w:rsidRPr="00F31509" w:rsidDel="00655D98">
          <w:rPr>
            <w:rFonts w:asciiTheme="majorBidi" w:eastAsia="Calibri" w:hAnsiTheme="majorBidi" w:cstheme="majorBidi"/>
            <w:szCs w:val="24"/>
          </w:rPr>
          <w:delText xml:space="preserve">to </w:delText>
        </w:r>
      </w:del>
      <w:ins w:id="1665" w:author="Jane Shaw" w:date="2015-10-16T13:50:00Z">
        <w:r w:rsidR="00655D98">
          <w:rPr>
            <w:rFonts w:asciiTheme="majorBidi" w:eastAsia="Calibri" w:hAnsiTheme="majorBidi" w:cstheme="majorBidi"/>
            <w:szCs w:val="24"/>
          </w:rPr>
          <w:t xml:space="preserve">for </w:t>
        </w:r>
      </w:ins>
      <w:r w:rsidR="001562E7" w:rsidRPr="00F31509">
        <w:rPr>
          <w:rFonts w:asciiTheme="majorBidi" w:eastAsia="Calibri" w:hAnsiTheme="majorBidi" w:cstheme="majorBidi"/>
          <w:szCs w:val="24"/>
        </w:rPr>
        <w:t>detect</w:t>
      </w:r>
      <w:ins w:id="1666" w:author="Jane Shaw" w:date="2015-10-16T13:50:00Z">
        <w:r w:rsidR="00655D98">
          <w:rPr>
            <w:rFonts w:asciiTheme="majorBidi" w:eastAsia="Calibri" w:hAnsiTheme="majorBidi" w:cstheme="majorBidi"/>
            <w:szCs w:val="24"/>
          </w:rPr>
          <w:t>ing</w:t>
        </w:r>
      </w:ins>
      <w:r w:rsidR="001562E7" w:rsidRPr="00F31509">
        <w:rPr>
          <w:rFonts w:asciiTheme="majorBidi" w:eastAsia="Calibri" w:hAnsiTheme="majorBidi" w:cstheme="majorBidi"/>
          <w:szCs w:val="24"/>
        </w:rPr>
        <w:t xml:space="preserve"> inconsistencies, </w:t>
      </w:r>
      <w:del w:id="1667" w:author="Jane Shaw" w:date="2015-10-16T13:50:00Z">
        <w:r w:rsidR="001562E7" w:rsidRPr="00F31509" w:rsidDel="00655D98">
          <w:rPr>
            <w:rFonts w:asciiTheme="majorBidi" w:eastAsia="Calibri" w:hAnsiTheme="majorBidi" w:cstheme="majorBidi"/>
            <w:szCs w:val="24"/>
          </w:rPr>
          <w:delText xml:space="preserve">to </w:delText>
        </w:r>
      </w:del>
      <w:r w:rsidR="001562E7" w:rsidRPr="00F31509">
        <w:rPr>
          <w:rFonts w:asciiTheme="majorBidi" w:eastAsia="Calibri" w:hAnsiTheme="majorBidi" w:cstheme="majorBidi"/>
          <w:szCs w:val="24"/>
        </w:rPr>
        <w:t>imput</w:t>
      </w:r>
      <w:ins w:id="1668" w:author="Jane Shaw" w:date="2015-10-16T13:50:00Z">
        <w:r w:rsidR="00655D98">
          <w:rPr>
            <w:rFonts w:asciiTheme="majorBidi" w:eastAsia="Calibri" w:hAnsiTheme="majorBidi" w:cstheme="majorBidi"/>
            <w:szCs w:val="24"/>
          </w:rPr>
          <w:t>ing</w:t>
        </w:r>
      </w:ins>
      <w:del w:id="1669" w:author="Jane Shaw" w:date="2015-10-16T13:50:00Z">
        <w:r w:rsidR="001562E7" w:rsidRPr="00F31509" w:rsidDel="00655D98">
          <w:rPr>
            <w:rFonts w:asciiTheme="majorBidi" w:eastAsia="Calibri" w:hAnsiTheme="majorBidi" w:cstheme="majorBidi"/>
            <w:szCs w:val="24"/>
          </w:rPr>
          <w:delText>e</w:delText>
        </w:r>
      </w:del>
      <w:r w:rsidR="001562E7" w:rsidRPr="00F31509">
        <w:rPr>
          <w:rFonts w:asciiTheme="majorBidi" w:eastAsia="Calibri" w:hAnsiTheme="majorBidi" w:cstheme="majorBidi"/>
          <w:szCs w:val="24"/>
        </w:rPr>
        <w:t xml:space="preserve"> missing data and </w:t>
      </w:r>
      <w:del w:id="1670" w:author="Jane Shaw" w:date="2015-10-16T13:50:00Z">
        <w:r w:rsidR="001562E7" w:rsidRPr="00F31509" w:rsidDel="00655D98">
          <w:rPr>
            <w:rFonts w:asciiTheme="majorBidi" w:eastAsia="Calibri" w:hAnsiTheme="majorBidi" w:cstheme="majorBidi"/>
            <w:szCs w:val="24"/>
          </w:rPr>
          <w:delText xml:space="preserve">to </w:delText>
        </w:r>
      </w:del>
      <w:r w:rsidR="001562E7" w:rsidRPr="00F31509">
        <w:rPr>
          <w:rFonts w:asciiTheme="majorBidi" w:eastAsia="Calibri" w:hAnsiTheme="majorBidi" w:cstheme="majorBidi"/>
          <w:szCs w:val="24"/>
        </w:rPr>
        <w:t>fill</w:t>
      </w:r>
      <w:ins w:id="1671" w:author="Jane Shaw" w:date="2015-10-16T13:50:00Z">
        <w:r w:rsidR="00655D98">
          <w:rPr>
            <w:rFonts w:asciiTheme="majorBidi" w:eastAsia="Calibri" w:hAnsiTheme="majorBidi" w:cstheme="majorBidi"/>
            <w:szCs w:val="24"/>
          </w:rPr>
          <w:t>ing</w:t>
        </w:r>
      </w:ins>
      <w:r w:rsidR="001562E7" w:rsidRPr="00F31509">
        <w:rPr>
          <w:rFonts w:asciiTheme="majorBidi" w:eastAsia="Calibri" w:hAnsiTheme="majorBidi" w:cstheme="majorBidi"/>
          <w:szCs w:val="24"/>
        </w:rPr>
        <w:t xml:space="preserve"> data gaps. However, </w:t>
      </w:r>
      <w:del w:id="1672" w:author="Jane Shaw" w:date="2015-11-07T14:19:00Z">
        <w:r w:rsidR="001562E7" w:rsidRPr="00F31509" w:rsidDel="00775616">
          <w:rPr>
            <w:rFonts w:asciiTheme="majorBidi" w:eastAsia="Calibri" w:hAnsiTheme="majorBidi" w:cstheme="majorBidi"/>
            <w:szCs w:val="24"/>
          </w:rPr>
          <w:delText xml:space="preserve">such imputation methods cannot </w:delText>
        </w:r>
        <w:r w:rsidRPr="00F31509" w:rsidDel="00775616">
          <w:rPr>
            <w:rFonts w:asciiTheme="majorBidi" w:eastAsia="Calibri" w:hAnsiTheme="majorBidi" w:cstheme="majorBidi"/>
            <w:szCs w:val="24"/>
          </w:rPr>
          <w:delText xml:space="preserve">replace proper data </w:delText>
        </w:r>
        <w:r w:rsidR="001562E7" w:rsidRPr="00F31509" w:rsidDel="00775616">
          <w:rPr>
            <w:rFonts w:asciiTheme="majorBidi" w:eastAsia="Calibri" w:hAnsiTheme="majorBidi" w:cstheme="majorBidi"/>
            <w:szCs w:val="24"/>
          </w:rPr>
          <w:delText xml:space="preserve">collection. </w:delText>
        </w:r>
      </w:del>
      <w:r w:rsidR="00775616" w:rsidRPr="00F31509">
        <w:rPr>
          <w:rFonts w:asciiTheme="majorBidi" w:eastAsia="Calibri" w:hAnsiTheme="majorBidi" w:cstheme="majorBidi"/>
          <w:szCs w:val="24"/>
        </w:rPr>
        <w:t xml:space="preserve">no </w:t>
      </w:r>
      <w:r w:rsidR="001562E7" w:rsidRPr="00F31509">
        <w:rPr>
          <w:rFonts w:asciiTheme="majorBidi" w:eastAsia="Calibri" w:hAnsiTheme="majorBidi" w:cstheme="majorBidi"/>
          <w:szCs w:val="24"/>
        </w:rPr>
        <w:t>model-based approach can substitute for, let alone produce more accurate information</w:t>
      </w:r>
      <w:del w:id="1673" w:author="Jane Shaw" w:date="2015-10-16T13:50:00Z">
        <w:r w:rsidR="00E5297B" w:rsidRPr="00F31509" w:rsidDel="00655D98">
          <w:rPr>
            <w:rFonts w:asciiTheme="majorBidi" w:eastAsia="Calibri" w:hAnsiTheme="majorBidi" w:cstheme="majorBidi"/>
            <w:szCs w:val="24"/>
          </w:rPr>
          <w:delText>,</w:delText>
        </w:r>
      </w:del>
      <w:r w:rsidR="001562E7" w:rsidRPr="00F31509">
        <w:rPr>
          <w:rFonts w:asciiTheme="majorBidi" w:eastAsia="Calibri" w:hAnsiTheme="majorBidi" w:cstheme="majorBidi"/>
          <w:szCs w:val="24"/>
        </w:rPr>
        <w:t xml:space="preserve"> than</w:t>
      </w:r>
      <w:ins w:id="1674" w:author="Jane Shaw" w:date="2015-10-16T13:50:00Z">
        <w:r w:rsidR="00655D98">
          <w:rPr>
            <w:rFonts w:asciiTheme="majorBidi" w:eastAsia="Calibri" w:hAnsiTheme="majorBidi" w:cstheme="majorBidi"/>
            <w:szCs w:val="24"/>
          </w:rPr>
          <w:t>,</w:t>
        </w:r>
      </w:ins>
      <w:r w:rsidR="001562E7" w:rsidRPr="00F31509">
        <w:rPr>
          <w:rFonts w:asciiTheme="majorBidi" w:eastAsia="Calibri" w:hAnsiTheme="majorBidi" w:cstheme="majorBidi"/>
          <w:szCs w:val="24"/>
        </w:rPr>
        <w:t xml:space="preserve">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del w:id="1675" w:author="Jane Shaw" w:date="2015-11-07T14:19:00Z">
        <w:r w:rsidR="00C720F5" w:rsidRPr="00F31509" w:rsidDel="00775616">
          <w:rPr>
            <w:rFonts w:asciiTheme="majorBidi" w:eastAsia="Calibri" w:hAnsiTheme="majorBidi" w:cstheme="majorBidi"/>
            <w:szCs w:val="24"/>
          </w:rPr>
          <w:delText>,</w:delText>
        </w:r>
        <w:r w:rsidR="001562E7" w:rsidRPr="00F31509" w:rsidDel="00775616">
          <w:rPr>
            <w:rFonts w:asciiTheme="majorBidi" w:eastAsia="Calibri" w:hAnsiTheme="majorBidi" w:cstheme="majorBidi"/>
            <w:szCs w:val="24"/>
          </w:rPr>
          <w:delText xml:space="preserve"> in the process of</w:delText>
        </w:r>
      </w:del>
      <w:r w:rsidR="001562E7" w:rsidRPr="00F31509">
        <w:rPr>
          <w:rFonts w:asciiTheme="majorBidi" w:eastAsia="Calibri" w:hAnsiTheme="majorBidi" w:cstheme="majorBidi"/>
          <w:szCs w:val="24"/>
        </w:rPr>
        <w:t xml:space="preserve"> creating their own FBS</w:t>
      </w:r>
      <w:del w:id="1676" w:author="Jane Shaw" w:date="2015-10-16T13:51:00Z">
        <w:r w:rsidR="001562E7" w:rsidRPr="00F31509" w:rsidDel="00655D98">
          <w:rPr>
            <w:rFonts w:asciiTheme="majorBidi" w:eastAsia="Calibri" w:hAnsiTheme="majorBidi" w:cstheme="majorBidi"/>
            <w:szCs w:val="24"/>
          </w:rPr>
          <w:delText>s</w:delText>
        </w:r>
      </w:del>
      <w:del w:id="1677" w:author="Jane Shaw" w:date="2015-11-07T14:19:00Z">
        <w:r w:rsidR="00C720F5" w:rsidRPr="00F31509" w:rsidDel="00775616">
          <w:rPr>
            <w:rFonts w:asciiTheme="majorBidi" w:eastAsia="Calibri" w:hAnsiTheme="majorBidi" w:cstheme="majorBidi"/>
            <w:szCs w:val="24"/>
          </w:rPr>
          <w:delText>,</w:delText>
        </w:r>
      </w:del>
      <w:r w:rsidR="001562E7" w:rsidRPr="00F31509">
        <w:rPr>
          <w:rFonts w:asciiTheme="majorBidi" w:eastAsia="Calibri" w:hAnsiTheme="majorBidi" w:cstheme="majorBidi"/>
          <w:szCs w:val="24"/>
        </w:rPr>
        <w:t xml:space="preserve"> first take stock of food supply and utilization data, juxtapose available data with data needs</w:t>
      </w:r>
      <w:ins w:id="1678" w:author="Jane Shaw" w:date="2015-10-16T13:51:00Z">
        <w:r w:rsidR="00655D98">
          <w:rPr>
            <w:rFonts w:asciiTheme="majorBidi" w:eastAsia="Calibri" w:hAnsiTheme="majorBidi" w:cstheme="majorBidi"/>
            <w:szCs w:val="24"/>
          </w:rPr>
          <w:t>,</w:t>
        </w:r>
      </w:ins>
      <w:r w:rsidR="001562E7" w:rsidRPr="00F31509">
        <w:rPr>
          <w:rFonts w:asciiTheme="majorBidi" w:eastAsia="Calibri" w:hAnsiTheme="majorBidi" w:cstheme="majorBidi"/>
          <w:szCs w:val="24"/>
        </w:rPr>
        <w:t xml:space="preserve"> and make </w:t>
      </w:r>
      <w:del w:id="1679" w:author="Jane Shaw" w:date="2015-10-16T13:51:00Z">
        <w:r w:rsidR="001562E7" w:rsidRPr="00F31509" w:rsidDel="00655D98">
          <w:rPr>
            <w:rFonts w:asciiTheme="majorBidi" w:eastAsia="Calibri" w:hAnsiTheme="majorBidi" w:cstheme="majorBidi"/>
            <w:szCs w:val="24"/>
          </w:rPr>
          <w:delText xml:space="preserve">the </w:delText>
        </w:r>
      </w:del>
      <w:ins w:id="1680" w:author="Jane Shaw" w:date="2015-10-16T13:51:00Z">
        <w:r w:rsidR="00655D98">
          <w:rPr>
            <w:rFonts w:asciiTheme="majorBidi" w:eastAsia="Calibri" w:hAnsiTheme="majorBidi" w:cstheme="majorBidi"/>
            <w:szCs w:val="24"/>
          </w:rPr>
          <w:t xml:space="preserve">a </w:t>
        </w:r>
      </w:ins>
      <w:r w:rsidR="001562E7" w:rsidRPr="00F31509">
        <w:rPr>
          <w:rFonts w:asciiTheme="majorBidi" w:eastAsia="Calibri" w:hAnsiTheme="majorBidi" w:cstheme="majorBidi"/>
          <w:szCs w:val="24"/>
        </w:rPr>
        <w:t xml:space="preserve">final decision </w:t>
      </w:r>
      <w:del w:id="1681" w:author="Jane Shaw" w:date="2015-10-16T13:51:00Z">
        <w:r w:rsidR="001562E7" w:rsidRPr="00F31509" w:rsidDel="00655D98">
          <w:rPr>
            <w:rFonts w:asciiTheme="majorBidi" w:eastAsia="Calibri" w:hAnsiTheme="majorBidi" w:cstheme="majorBidi"/>
            <w:szCs w:val="24"/>
          </w:rPr>
          <w:delText xml:space="preserve">of </w:delText>
        </w:r>
      </w:del>
      <w:ins w:id="1682" w:author="Jane Shaw" w:date="2015-10-16T13:51:00Z">
        <w:r w:rsidR="00655D98">
          <w:rPr>
            <w:rFonts w:asciiTheme="majorBidi" w:eastAsia="Calibri" w:hAnsiTheme="majorBidi" w:cstheme="majorBidi"/>
            <w:szCs w:val="24"/>
          </w:rPr>
          <w:t xml:space="preserve">on </w:t>
        </w:r>
      </w:ins>
      <w:r w:rsidR="001562E7" w:rsidRPr="00F31509">
        <w:rPr>
          <w:rFonts w:asciiTheme="majorBidi" w:eastAsia="Calibri" w:hAnsiTheme="majorBidi" w:cstheme="majorBidi"/>
          <w:szCs w:val="24"/>
        </w:rPr>
        <w:t xml:space="preserve">whether FBS can be built with confidence contingent on remaining data gaps. Where </w:t>
      </w:r>
      <w:del w:id="1683" w:author="Jane Shaw" w:date="2015-11-07T14:19:00Z">
        <w:r w:rsidR="001562E7" w:rsidRPr="00F31509" w:rsidDel="00775616">
          <w:rPr>
            <w:rFonts w:asciiTheme="majorBidi" w:eastAsia="Calibri" w:hAnsiTheme="majorBidi" w:cstheme="majorBidi"/>
            <w:szCs w:val="24"/>
          </w:rPr>
          <w:delText xml:space="preserve">needs exceed </w:delText>
        </w:r>
      </w:del>
      <w:ins w:id="1684" w:author="Jane Shaw" w:date="2015-11-07T14:19:00Z">
        <w:r w:rsidR="00775616">
          <w:rPr>
            <w:rFonts w:asciiTheme="majorBidi" w:eastAsia="Calibri" w:hAnsiTheme="majorBidi" w:cstheme="majorBidi"/>
            <w:szCs w:val="24"/>
          </w:rPr>
          <w:t xml:space="preserve">insufficient </w:t>
        </w:r>
      </w:ins>
      <w:ins w:id="1685" w:author="Jane Shaw" w:date="2015-10-16T13:51:00Z">
        <w:r w:rsidR="00655D98">
          <w:rPr>
            <w:rFonts w:asciiTheme="majorBidi" w:eastAsia="Calibri" w:hAnsiTheme="majorBidi" w:cstheme="majorBidi"/>
            <w:szCs w:val="24"/>
          </w:rPr>
          <w:t xml:space="preserve">data </w:t>
        </w:r>
      </w:ins>
      <w:ins w:id="1686" w:author="Jane Shaw" w:date="2015-11-07T14:19:00Z">
        <w:r w:rsidR="00775616">
          <w:rPr>
            <w:rFonts w:asciiTheme="majorBidi" w:eastAsia="Calibri" w:hAnsiTheme="majorBidi" w:cstheme="majorBidi"/>
            <w:szCs w:val="24"/>
          </w:rPr>
          <w:t xml:space="preserve">are </w:t>
        </w:r>
      </w:ins>
      <w:r w:rsidR="001562E7" w:rsidRPr="00F31509">
        <w:rPr>
          <w:rFonts w:asciiTheme="majorBidi" w:eastAsia="Calibri" w:hAnsiTheme="majorBidi" w:cstheme="majorBidi"/>
          <w:szCs w:val="24"/>
        </w:rPr>
        <w:t>availab</w:t>
      </w:r>
      <w:ins w:id="1687" w:author="Jane Shaw" w:date="2015-11-07T14:19:00Z">
        <w:r w:rsidR="00775616">
          <w:rPr>
            <w:rFonts w:asciiTheme="majorBidi" w:eastAsia="Calibri" w:hAnsiTheme="majorBidi" w:cstheme="majorBidi"/>
            <w:szCs w:val="24"/>
          </w:rPr>
          <w:t>le</w:t>
        </w:r>
      </w:ins>
      <w:del w:id="1688" w:author="Jane Shaw" w:date="2015-11-07T14:19:00Z">
        <w:r w:rsidR="001562E7" w:rsidRPr="00F31509" w:rsidDel="00775616">
          <w:rPr>
            <w:rFonts w:asciiTheme="majorBidi" w:eastAsia="Calibri" w:hAnsiTheme="majorBidi" w:cstheme="majorBidi"/>
            <w:szCs w:val="24"/>
          </w:rPr>
          <w:delText>ility</w:delText>
        </w:r>
      </w:del>
      <w:r w:rsidR="001562E7" w:rsidRPr="00F31509">
        <w:rPr>
          <w:rFonts w:asciiTheme="majorBidi" w:eastAsia="Calibri" w:hAnsiTheme="majorBidi" w:cstheme="majorBidi"/>
          <w:szCs w:val="24"/>
        </w:rPr>
        <w:t xml:space="preserve"> for many commodities and variables/elements, it may be necessary </w:t>
      </w:r>
      <w:del w:id="1689" w:author="Jane Shaw" w:date="2015-10-16T13:51:00Z">
        <w:r w:rsidR="001562E7" w:rsidRPr="00F31509" w:rsidDel="00655D98">
          <w:rPr>
            <w:rFonts w:asciiTheme="majorBidi" w:eastAsia="Calibri" w:hAnsiTheme="majorBidi" w:cstheme="majorBidi"/>
            <w:szCs w:val="24"/>
          </w:rPr>
          <w:delText xml:space="preserve">to </w:delText>
        </w:r>
      </w:del>
      <w:r w:rsidR="001562E7" w:rsidRPr="00F31509">
        <w:rPr>
          <w:rFonts w:asciiTheme="majorBidi" w:eastAsia="Calibri" w:hAnsiTheme="majorBidi" w:cstheme="majorBidi"/>
          <w:szCs w:val="24"/>
        </w:rPr>
        <w:t xml:space="preserve">first </w:t>
      </w:r>
      <w:ins w:id="1690" w:author="Jane Shaw" w:date="2015-10-16T13:51:00Z">
        <w:r w:rsidR="00655D98">
          <w:rPr>
            <w:rFonts w:asciiTheme="majorBidi" w:eastAsia="Calibri" w:hAnsiTheme="majorBidi" w:cstheme="majorBidi"/>
            <w:szCs w:val="24"/>
          </w:rPr>
          <w:t xml:space="preserve">to </w:t>
        </w:r>
      </w:ins>
      <w:r w:rsidR="001562E7" w:rsidRPr="00F31509">
        <w:rPr>
          <w:rFonts w:asciiTheme="majorBidi" w:eastAsia="Calibri" w:hAnsiTheme="majorBidi" w:cstheme="majorBidi"/>
          <w:szCs w:val="24"/>
        </w:rPr>
        <w:t xml:space="preserve">improve the domestic database, focus on data collection </w:t>
      </w:r>
      <w:del w:id="1691" w:author="Jane Shaw" w:date="2015-10-16T13:52:00Z">
        <w:r w:rsidR="001562E7" w:rsidRPr="00F31509" w:rsidDel="00655D98">
          <w:rPr>
            <w:rFonts w:asciiTheme="majorBidi" w:eastAsia="Calibri" w:hAnsiTheme="majorBidi" w:cstheme="majorBidi"/>
            <w:szCs w:val="24"/>
          </w:rPr>
          <w:delText xml:space="preserve">of </w:delText>
        </w:r>
      </w:del>
      <w:ins w:id="1692" w:author="Jane Shaw" w:date="2015-10-16T13:52:00Z">
        <w:r w:rsidR="00655D98">
          <w:rPr>
            <w:rFonts w:asciiTheme="majorBidi" w:eastAsia="Calibri" w:hAnsiTheme="majorBidi" w:cstheme="majorBidi"/>
            <w:szCs w:val="24"/>
          </w:rPr>
          <w:t xml:space="preserve">for </w:t>
        </w:r>
      </w:ins>
      <w:r w:rsidR="001562E7" w:rsidRPr="00F31509">
        <w:rPr>
          <w:rFonts w:asciiTheme="majorBidi" w:eastAsia="Calibri" w:hAnsiTheme="majorBidi" w:cstheme="majorBidi"/>
          <w:szCs w:val="24"/>
        </w:rPr>
        <w:t xml:space="preserve">missing elements and resume the FBS compilation once </w:t>
      </w:r>
      <w:del w:id="1693" w:author="Jane Shaw" w:date="2015-11-07T14:20:00Z">
        <w:r w:rsidR="001562E7" w:rsidRPr="00F31509" w:rsidDel="00775616">
          <w:rPr>
            <w:rFonts w:asciiTheme="majorBidi" w:eastAsia="Calibri" w:hAnsiTheme="majorBidi" w:cstheme="majorBidi"/>
            <w:szCs w:val="24"/>
          </w:rPr>
          <w:delText xml:space="preserve">the </w:delText>
        </w:r>
      </w:del>
      <w:ins w:id="1694" w:author="Jane Shaw" w:date="2015-11-07T14:20:00Z">
        <w:r w:rsidR="00775616">
          <w:rPr>
            <w:rFonts w:asciiTheme="majorBidi" w:eastAsia="Calibri" w:hAnsiTheme="majorBidi" w:cstheme="majorBidi"/>
            <w:szCs w:val="24"/>
          </w:rPr>
          <w:t xml:space="preserve">sufficient </w:t>
        </w:r>
      </w:ins>
      <w:r w:rsidR="001562E7" w:rsidRPr="00F31509">
        <w:rPr>
          <w:rFonts w:asciiTheme="majorBidi" w:eastAsia="Calibri" w:hAnsiTheme="majorBidi" w:cstheme="majorBidi"/>
          <w:szCs w:val="24"/>
        </w:rPr>
        <w:t>basic data are available</w:t>
      </w:r>
      <w:del w:id="1695" w:author="Jane Shaw" w:date="2015-11-07T14:20:00Z">
        <w:r w:rsidR="001562E7" w:rsidRPr="00F31509" w:rsidDel="00775616">
          <w:rPr>
            <w:rFonts w:asciiTheme="majorBidi" w:eastAsia="Calibri" w:hAnsiTheme="majorBidi" w:cstheme="majorBidi"/>
            <w:szCs w:val="24"/>
          </w:rPr>
          <w:delText xml:space="preserve"> at a sufficient level</w:delText>
        </w:r>
      </w:del>
      <w:r w:rsidR="001562E7" w:rsidRPr="00F31509">
        <w:rPr>
          <w:rFonts w:asciiTheme="majorBidi" w:eastAsia="Calibri" w:hAnsiTheme="majorBidi" w:cstheme="majorBidi"/>
          <w:szCs w:val="24"/>
        </w:rPr>
        <w:t xml:space="preserve">. The Global Strategy </w:t>
      </w:r>
      <w:del w:id="1696" w:author="Jane Shaw" w:date="2015-10-16T13:53:00Z">
        <w:r w:rsidR="001562E7" w:rsidRPr="00F31509" w:rsidDel="00655D98">
          <w:rPr>
            <w:rFonts w:asciiTheme="majorBidi" w:eastAsia="Calibri" w:hAnsiTheme="majorBidi" w:cstheme="majorBidi"/>
            <w:szCs w:val="24"/>
          </w:rPr>
          <w:delText xml:space="preserve">(GS) </w:delText>
        </w:r>
      </w:del>
      <w:r w:rsidR="001562E7" w:rsidRPr="00F31509">
        <w:rPr>
          <w:rFonts w:asciiTheme="majorBidi" w:eastAsia="Calibri" w:hAnsiTheme="majorBidi" w:cstheme="majorBidi"/>
          <w:szCs w:val="24"/>
        </w:rPr>
        <w:t xml:space="preserve">to Improve </w:t>
      </w:r>
      <w:del w:id="1697" w:author="Jane Shaw" w:date="2015-10-16T13:53:00Z">
        <w:r w:rsidR="001562E7" w:rsidRPr="00F31509" w:rsidDel="00655D98">
          <w:rPr>
            <w:rFonts w:asciiTheme="majorBidi" w:eastAsia="Calibri" w:hAnsiTheme="majorBidi" w:cstheme="majorBidi"/>
            <w:szCs w:val="24"/>
          </w:rPr>
          <w:delText xml:space="preserve">Rural and </w:delText>
        </w:r>
      </w:del>
      <w:r w:rsidR="001562E7" w:rsidRPr="00F31509">
        <w:rPr>
          <w:rFonts w:asciiTheme="majorBidi" w:eastAsia="Calibri" w:hAnsiTheme="majorBidi" w:cstheme="majorBidi"/>
          <w:szCs w:val="24"/>
        </w:rPr>
        <w:t xml:space="preserve">Agricultural </w:t>
      </w:r>
      <w:ins w:id="1698" w:author="Jane Shaw" w:date="2015-10-16T13:53:00Z">
        <w:r w:rsidR="00655D98">
          <w:rPr>
            <w:rFonts w:asciiTheme="majorBidi" w:eastAsia="Calibri" w:hAnsiTheme="majorBidi" w:cstheme="majorBidi"/>
            <w:szCs w:val="24"/>
          </w:rPr>
          <w:t xml:space="preserve">and Rural </w:t>
        </w:r>
      </w:ins>
      <w:r w:rsidR="001562E7" w:rsidRPr="00F31509">
        <w:rPr>
          <w:rFonts w:asciiTheme="majorBidi" w:eastAsia="Calibri" w:hAnsiTheme="majorBidi" w:cstheme="majorBidi"/>
          <w:szCs w:val="24"/>
        </w:rPr>
        <w:t>Statistics provides the basis for such an endeavour</w:t>
      </w:r>
      <w:ins w:id="1699" w:author="Jane Shaw" w:date="2015-10-16T14:01:00Z">
        <w:r w:rsidR="00655D98">
          <w:rPr>
            <w:rFonts w:asciiTheme="majorBidi" w:eastAsia="Calibri" w:hAnsiTheme="majorBidi" w:cstheme="majorBidi"/>
            <w:szCs w:val="24"/>
          </w:rPr>
          <w:t xml:space="preserve"> by </w:t>
        </w:r>
      </w:ins>
      <w:del w:id="1700" w:author="Jane Shaw" w:date="2015-10-16T14:01:00Z">
        <w:r w:rsidR="001562E7" w:rsidRPr="00F31509" w:rsidDel="00655D98">
          <w:rPr>
            <w:rFonts w:asciiTheme="majorBidi" w:eastAsia="Calibri" w:hAnsiTheme="majorBidi" w:cstheme="majorBidi"/>
            <w:szCs w:val="24"/>
          </w:rPr>
          <w:delText>.</w:delText>
        </w:r>
      </w:del>
      <w:del w:id="1701" w:author="Jane Shaw" w:date="2015-10-16T14:02:00Z">
        <w:r w:rsidR="001562E7" w:rsidRPr="00F31509" w:rsidDel="00655D98">
          <w:rPr>
            <w:rFonts w:asciiTheme="majorBidi" w:eastAsia="Calibri" w:hAnsiTheme="majorBidi" w:cstheme="majorBidi"/>
            <w:szCs w:val="24"/>
          </w:rPr>
          <w:delText xml:space="preserve"> The GS </w:delText>
        </w:r>
      </w:del>
      <w:r w:rsidR="001562E7" w:rsidRPr="00F31509">
        <w:rPr>
          <w:rFonts w:asciiTheme="majorBidi" w:eastAsia="Calibri" w:hAnsiTheme="majorBidi" w:cstheme="majorBidi"/>
          <w:szCs w:val="24"/>
        </w:rPr>
        <w:t>offer</w:t>
      </w:r>
      <w:ins w:id="1702" w:author="Jane Shaw" w:date="2015-10-16T14:02:00Z">
        <w:r w:rsidR="00655D98">
          <w:rPr>
            <w:rFonts w:asciiTheme="majorBidi" w:eastAsia="Calibri" w:hAnsiTheme="majorBidi" w:cstheme="majorBidi"/>
            <w:szCs w:val="24"/>
          </w:rPr>
          <w:t>ing</w:t>
        </w:r>
      </w:ins>
      <w:del w:id="1703" w:author="Jane Shaw" w:date="2015-10-16T14:02:00Z">
        <w:r w:rsidR="001562E7" w:rsidRPr="00F31509" w:rsidDel="00655D98">
          <w:rPr>
            <w:rFonts w:asciiTheme="majorBidi" w:eastAsia="Calibri" w:hAnsiTheme="majorBidi" w:cstheme="majorBidi"/>
            <w:szCs w:val="24"/>
          </w:rPr>
          <w:delText>s</w:delText>
        </w:r>
      </w:del>
      <w:r w:rsidR="001562E7" w:rsidRPr="00F31509">
        <w:rPr>
          <w:rFonts w:asciiTheme="majorBidi" w:eastAsia="Calibri" w:hAnsiTheme="majorBidi" w:cstheme="majorBidi"/>
          <w:szCs w:val="24"/>
        </w:rPr>
        <w:t xml:space="preserve"> cost-efficient methods for data collection and provid</w:t>
      </w:r>
      <w:ins w:id="1704" w:author="Jane Shaw" w:date="2015-10-16T14:02:00Z">
        <w:r w:rsidR="00655D98">
          <w:rPr>
            <w:rFonts w:asciiTheme="majorBidi" w:eastAsia="Calibri" w:hAnsiTheme="majorBidi" w:cstheme="majorBidi"/>
            <w:szCs w:val="24"/>
          </w:rPr>
          <w:t>ing</w:t>
        </w:r>
      </w:ins>
      <w:del w:id="1705" w:author="Jane Shaw" w:date="2015-10-16T14:02:00Z">
        <w:r w:rsidR="001562E7" w:rsidRPr="00F31509" w:rsidDel="00655D98">
          <w:rPr>
            <w:rFonts w:asciiTheme="majorBidi" w:eastAsia="Calibri" w:hAnsiTheme="majorBidi" w:cstheme="majorBidi"/>
            <w:szCs w:val="24"/>
          </w:rPr>
          <w:delText>es</w:delText>
        </w:r>
      </w:del>
      <w:r w:rsidR="001562E7" w:rsidRPr="00F31509">
        <w:rPr>
          <w:rFonts w:asciiTheme="majorBidi" w:eastAsia="Calibri" w:hAnsiTheme="majorBidi" w:cstheme="majorBidi"/>
          <w:szCs w:val="24"/>
        </w:rPr>
        <w:t xml:space="preserve"> capacity development </w:t>
      </w:r>
      <w:del w:id="1706" w:author="Jane Shaw" w:date="2015-10-16T14:02:00Z">
        <w:r w:rsidR="001562E7" w:rsidRPr="00F31509" w:rsidDel="00655D98">
          <w:rPr>
            <w:rFonts w:asciiTheme="majorBidi" w:eastAsia="Calibri" w:hAnsiTheme="majorBidi" w:cstheme="majorBidi"/>
            <w:szCs w:val="24"/>
          </w:rPr>
          <w:delText xml:space="preserve">efforts </w:delText>
        </w:r>
      </w:del>
      <w:ins w:id="1707" w:author="Jane Shaw" w:date="2015-10-16T14:02:00Z">
        <w:r w:rsidR="00655D98">
          <w:rPr>
            <w:rFonts w:asciiTheme="majorBidi" w:eastAsia="Calibri" w:hAnsiTheme="majorBidi" w:cstheme="majorBidi"/>
            <w:szCs w:val="24"/>
          </w:rPr>
          <w:t xml:space="preserve">support </w:t>
        </w:r>
      </w:ins>
      <w:del w:id="1708" w:author="Jane Shaw" w:date="2015-11-07T14:20:00Z">
        <w:r w:rsidR="001562E7" w:rsidRPr="00F31509" w:rsidDel="00775616">
          <w:rPr>
            <w:rFonts w:asciiTheme="majorBidi" w:eastAsia="Calibri" w:hAnsiTheme="majorBidi" w:cstheme="majorBidi"/>
            <w:szCs w:val="24"/>
          </w:rPr>
          <w:delText xml:space="preserve">that afford practical </w:delText>
        </w:r>
      </w:del>
      <w:ins w:id="1709" w:author="Jane Shaw" w:date="2015-11-07T14:20:00Z">
        <w:r w:rsidR="00775616">
          <w:rPr>
            <w:rFonts w:asciiTheme="majorBidi" w:eastAsia="Calibri" w:hAnsiTheme="majorBidi" w:cstheme="majorBidi"/>
            <w:szCs w:val="24"/>
          </w:rPr>
          <w:t xml:space="preserve">to facilitate </w:t>
        </w:r>
      </w:ins>
      <w:r w:rsidR="001562E7" w:rsidRPr="00F31509">
        <w:rPr>
          <w:rFonts w:asciiTheme="majorBidi" w:eastAsia="Calibri" w:hAnsiTheme="majorBidi" w:cstheme="majorBidi"/>
          <w:szCs w:val="24"/>
        </w:rPr>
        <w:t xml:space="preserve">access to </w:t>
      </w:r>
      <w:del w:id="1710" w:author="Jane Shaw" w:date="2015-10-16T14:02:00Z">
        <w:r w:rsidR="001562E7" w:rsidRPr="00F31509" w:rsidDel="00655D98">
          <w:rPr>
            <w:rFonts w:asciiTheme="majorBidi" w:eastAsia="Calibri" w:hAnsiTheme="majorBidi" w:cstheme="majorBidi"/>
            <w:szCs w:val="24"/>
          </w:rPr>
          <w:delText xml:space="preserve">such </w:delText>
        </w:r>
      </w:del>
      <w:ins w:id="1711" w:author="Jane Shaw" w:date="2015-10-16T14:02:00Z">
        <w:r w:rsidR="00655D98">
          <w:rPr>
            <w:rFonts w:asciiTheme="majorBidi" w:eastAsia="Calibri" w:hAnsiTheme="majorBidi" w:cstheme="majorBidi"/>
            <w:szCs w:val="24"/>
          </w:rPr>
          <w:t xml:space="preserve">these </w:t>
        </w:r>
      </w:ins>
      <w:del w:id="1712" w:author="Jane Shaw" w:date="2015-11-07T14:20:00Z">
        <w:r w:rsidR="001562E7" w:rsidRPr="00F31509" w:rsidDel="00775616">
          <w:rPr>
            <w:rFonts w:asciiTheme="majorBidi" w:eastAsia="Calibri" w:hAnsiTheme="majorBidi" w:cstheme="majorBidi"/>
            <w:szCs w:val="24"/>
          </w:rPr>
          <w:delText xml:space="preserve">cost-efficient </w:delText>
        </w:r>
      </w:del>
      <w:r w:rsidR="001562E7" w:rsidRPr="00F31509">
        <w:rPr>
          <w:rFonts w:asciiTheme="majorBidi" w:eastAsia="Calibri" w:hAnsiTheme="majorBidi" w:cstheme="majorBidi"/>
          <w:szCs w:val="24"/>
        </w:rPr>
        <w:t xml:space="preserve">methods. </w:t>
      </w:r>
    </w:p>
    <w:p w14:paraId="22C7BB30" w14:textId="77777777" w:rsidR="001E58EB" w:rsidRPr="00655D98" w:rsidRDefault="001E58EB">
      <w:pPr>
        <w:pStyle w:val="Paragrafoelenco"/>
        <w:numPr>
          <w:ilvl w:val="0"/>
          <w:numId w:val="54"/>
        </w:numPr>
        <w:spacing w:after="0"/>
        <w:jc w:val="both"/>
        <w:rPr>
          <w:rFonts w:asciiTheme="majorBidi" w:eastAsia="Calibri" w:hAnsiTheme="majorBidi" w:cstheme="majorBidi"/>
          <w:szCs w:val="24"/>
          <w:rPrChange w:id="1713" w:author="Jane Shaw" w:date="2015-10-16T14:02:00Z">
            <w:rPr/>
          </w:rPrChange>
        </w:rPr>
        <w:pPrChange w:id="1714" w:author="Jane Shaw" w:date="2015-10-16T14:02:00Z">
          <w:pPr>
            <w:suppressAutoHyphens w:val="0"/>
            <w:spacing w:after="0"/>
            <w:jc w:val="both"/>
          </w:pPr>
        </w:pPrChange>
      </w:pPr>
    </w:p>
    <w:p w14:paraId="6364DBBE" w14:textId="67F03247" w:rsidR="001562E7" w:rsidRPr="00F31509" w:rsidDel="000C352D" w:rsidRDefault="007A7332" w:rsidP="007A7332">
      <w:pPr>
        <w:pStyle w:val="Paragrafoelenco"/>
        <w:numPr>
          <w:ilvl w:val="0"/>
          <w:numId w:val="54"/>
        </w:numPr>
        <w:spacing w:after="0"/>
        <w:jc w:val="both"/>
        <w:rPr>
          <w:del w:id="1715" w:author="Jane Shaw" w:date="2015-10-16T14:32:00Z"/>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w:t>
      </w:r>
      <w:ins w:id="1716" w:author="Jane Shaw" w:date="2015-10-16T14:02:00Z">
        <w:r w:rsidR="00655D98">
          <w:rPr>
            <w:rFonts w:asciiTheme="majorBidi" w:eastAsia="Calibri" w:hAnsiTheme="majorBidi" w:cstheme="majorBidi"/>
            <w:szCs w:val="24"/>
          </w:rPr>
          <w:t xml:space="preserve">of the </w:t>
        </w:r>
      </w:ins>
      <w:r w:rsidR="001562E7" w:rsidRPr="00F31509">
        <w:rPr>
          <w:rFonts w:asciiTheme="majorBidi" w:eastAsia="Calibri" w:hAnsiTheme="majorBidi" w:cstheme="majorBidi"/>
          <w:szCs w:val="24"/>
        </w:rPr>
        <w:t xml:space="preserve">data needed to compile FBS are available, there is a considerable challenge </w:t>
      </w:r>
      <w:del w:id="1717" w:author="Jane Shaw" w:date="2015-10-16T14:17:00Z">
        <w:r w:rsidR="001562E7" w:rsidRPr="00F31509" w:rsidDel="000F7CB4">
          <w:rPr>
            <w:rFonts w:asciiTheme="majorBidi" w:eastAsia="Calibri" w:hAnsiTheme="majorBidi" w:cstheme="majorBidi"/>
            <w:szCs w:val="24"/>
          </w:rPr>
          <w:delText xml:space="preserve">to </w:delText>
        </w:r>
      </w:del>
      <w:ins w:id="1718" w:author="Jane Shaw" w:date="2015-10-16T14:17:00Z">
        <w:r w:rsidR="000F7CB4">
          <w:rPr>
            <w:rFonts w:asciiTheme="majorBidi" w:eastAsia="Calibri" w:hAnsiTheme="majorBidi" w:cstheme="majorBidi"/>
            <w:szCs w:val="24"/>
          </w:rPr>
          <w:t xml:space="preserve">in </w:t>
        </w:r>
      </w:ins>
      <w:r w:rsidR="001562E7" w:rsidRPr="00F31509">
        <w:rPr>
          <w:rFonts w:asciiTheme="majorBidi" w:eastAsia="Calibri" w:hAnsiTheme="majorBidi" w:cstheme="majorBidi"/>
          <w:szCs w:val="24"/>
        </w:rPr>
        <w:t>assembl</w:t>
      </w:r>
      <w:ins w:id="1719" w:author="Jane Shaw" w:date="2015-10-16T14:17:00Z">
        <w:r w:rsidR="000F7CB4">
          <w:rPr>
            <w:rFonts w:asciiTheme="majorBidi" w:eastAsia="Calibri" w:hAnsiTheme="majorBidi" w:cstheme="majorBidi"/>
            <w:szCs w:val="24"/>
          </w:rPr>
          <w:t>ing</w:t>
        </w:r>
      </w:ins>
      <w:del w:id="1720" w:author="Jane Shaw" w:date="2015-10-16T14:17:00Z">
        <w:r w:rsidR="001562E7" w:rsidRPr="00F31509" w:rsidDel="000F7CB4">
          <w:rPr>
            <w:rFonts w:asciiTheme="majorBidi" w:eastAsia="Calibri" w:hAnsiTheme="majorBidi" w:cstheme="majorBidi"/>
            <w:szCs w:val="24"/>
          </w:rPr>
          <w:delText>e</w:delText>
        </w:r>
      </w:del>
      <w:r w:rsidR="001562E7" w:rsidRPr="00F31509">
        <w:rPr>
          <w:rFonts w:asciiTheme="majorBidi" w:eastAsia="Calibri" w:hAnsiTheme="majorBidi" w:cstheme="majorBidi"/>
          <w:szCs w:val="24"/>
        </w:rPr>
        <w:t xml:space="preserve"> FBS data from </w:t>
      </w:r>
      <w:del w:id="1721" w:author="Jane Shaw" w:date="2015-10-16T14:17:00Z">
        <w:r w:rsidR="001562E7" w:rsidRPr="00F31509" w:rsidDel="000F7CB4">
          <w:rPr>
            <w:rFonts w:asciiTheme="majorBidi" w:eastAsia="Calibri" w:hAnsiTheme="majorBidi" w:cstheme="majorBidi"/>
            <w:szCs w:val="24"/>
          </w:rPr>
          <w:delText xml:space="preserve">a number of </w:delText>
        </w:r>
      </w:del>
      <w:r w:rsidR="001562E7" w:rsidRPr="00F31509">
        <w:rPr>
          <w:rFonts w:asciiTheme="majorBidi" w:eastAsia="Calibri" w:hAnsiTheme="majorBidi" w:cstheme="majorBidi"/>
          <w:szCs w:val="24"/>
        </w:rPr>
        <w:t>different sources whose coverage and quality vary greatly.</w:t>
      </w:r>
      <w:r w:rsidR="008568EC">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More often than not, the underlying accounting system </w:t>
      </w:r>
      <w:del w:id="1722" w:author="Jane Shaw" w:date="2015-11-07T14:20:00Z">
        <w:r w:rsidR="001562E7" w:rsidRPr="00F31509" w:rsidDel="00775616">
          <w:rPr>
            <w:rFonts w:asciiTheme="majorBidi" w:eastAsia="Calibri" w:hAnsiTheme="majorBidi" w:cstheme="majorBidi"/>
            <w:szCs w:val="24"/>
          </w:rPr>
          <w:delText xml:space="preserve">is </w:delText>
        </w:r>
      </w:del>
      <w:ins w:id="1723" w:author="Jane Shaw" w:date="2015-11-07T14:20:00Z">
        <w:r w:rsidR="00775616">
          <w:rPr>
            <w:rFonts w:asciiTheme="majorBidi" w:eastAsia="Calibri" w:hAnsiTheme="majorBidi" w:cstheme="majorBidi"/>
            <w:szCs w:val="24"/>
          </w:rPr>
          <w:t xml:space="preserve">uses </w:t>
        </w:r>
      </w:ins>
      <w:r w:rsidR="001562E7" w:rsidRPr="00F31509">
        <w:rPr>
          <w:rFonts w:asciiTheme="majorBidi" w:eastAsia="Calibri" w:hAnsiTheme="majorBidi" w:cstheme="majorBidi"/>
          <w:szCs w:val="24"/>
        </w:rPr>
        <w:t xml:space="preserve">a </w:t>
      </w:r>
      <w:del w:id="1724" w:author="Jane Shaw" w:date="2015-10-16T14:18:00Z">
        <w:r w:rsidR="001562E7" w:rsidRPr="00F31509" w:rsidDel="0092723C">
          <w:rPr>
            <w:rFonts w:asciiTheme="majorBidi" w:eastAsia="Calibri" w:hAnsiTheme="majorBidi" w:cstheme="majorBidi"/>
            <w:szCs w:val="24"/>
          </w:rPr>
          <w:delText xml:space="preserve">collage </w:delText>
        </w:r>
      </w:del>
      <w:ins w:id="1725" w:author="Jane Shaw" w:date="2015-10-16T14:18:00Z">
        <w:r w:rsidR="0092723C">
          <w:rPr>
            <w:rFonts w:asciiTheme="majorBidi" w:eastAsia="Calibri" w:hAnsiTheme="majorBidi" w:cstheme="majorBidi"/>
            <w:szCs w:val="24"/>
          </w:rPr>
          <w:t xml:space="preserve">mixture </w:t>
        </w:r>
      </w:ins>
      <w:r w:rsidR="001562E7" w:rsidRPr="00F31509">
        <w:rPr>
          <w:rFonts w:asciiTheme="majorBidi" w:eastAsia="Calibri" w:hAnsiTheme="majorBidi" w:cstheme="majorBidi"/>
          <w:szCs w:val="24"/>
        </w:rPr>
        <w:t xml:space="preserve">of data from different sources of disparate quality with </w:t>
      </w:r>
      <w:del w:id="1726" w:author="Jane Shaw" w:date="2015-10-16T14:18:00Z">
        <w:r w:rsidR="001562E7" w:rsidRPr="00F31509" w:rsidDel="0092723C">
          <w:rPr>
            <w:rFonts w:asciiTheme="majorBidi" w:eastAsia="Calibri" w:hAnsiTheme="majorBidi" w:cstheme="majorBidi"/>
            <w:szCs w:val="24"/>
          </w:rPr>
          <w:delText xml:space="preserve">an </w:delText>
        </w:r>
      </w:del>
      <w:r w:rsidR="001562E7" w:rsidRPr="00F31509">
        <w:rPr>
          <w:rFonts w:asciiTheme="majorBidi" w:eastAsia="Calibri" w:hAnsiTheme="majorBidi" w:cstheme="majorBidi"/>
          <w:szCs w:val="24"/>
        </w:rPr>
        <w:t>unknown size</w:t>
      </w:r>
      <w:ins w:id="1727" w:author="Jane Shaw" w:date="2015-10-16T14:18:00Z">
        <w:r w:rsidR="0092723C">
          <w:rPr>
            <w:rFonts w:asciiTheme="majorBidi" w:eastAsia="Calibri" w:hAnsiTheme="majorBidi" w:cstheme="majorBidi"/>
            <w:szCs w:val="24"/>
          </w:rPr>
          <w:t>s</w:t>
        </w:r>
      </w:ins>
      <w:r w:rsidR="001562E7" w:rsidRPr="00F31509">
        <w:rPr>
          <w:rFonts w:asciiTheme="majorBidi" w:eastAsia="Calibri" w:hAnsiTheme="majorBidi" w:cstheme="majorBidi"/>
          <w:szCs w:val="24"/>
        </w:rPr>
        <w:t xml:space="preserve"> of error. In practice, primary production and trade </w:t>
      </w:r>
      <w:ins w:id="1728" w:author="Jane Shaw" w:date="2015-10-16T14:18:00Z">
        <w:r w:rsidR="0092723C">
          <w:rPr>
            <w:rFonts w:asciiTheme="majorBidi" w:eastAsia="Calibri" w:hAnsiTheme="majorBidi" w:cstheme="majorBidi"/>
            <w:szCs w:val="24"/>
          </w:rPr>
          <w:t xml:space="preserve">data </w:t>
        </w:r>
      </w:ins>
      <w:r w:rsidR="001562E7" w:rsidRPr="00F31509">
        <w:rPr>
          <w:rFonts w:asciiTheme="majorBidi" w:eastAsia="Calibri" w:hAnsiTheme="majorBidi" w:cstheme="majorBidi"/>
          <w:szCs w:val="24"/>
        </w:rPr>
        <w:t xml:space="preserve">are often the only official data regularly collected, while data </w:t>
      </w:r>
      <w:del w:id="1729" w:author="Jane Shaw" w:date="2015-10-16T14:18:00Z">
        <w:r w:rsidR="001562E7" w:rsidRPr="00F31509" w:rsidDel="0092723C">
          <w:rPr>
            <w:rFonts w:asciiTheme="majorBidi" w:eastAsia="Calibri" w:hAnsiTheme="majorBidi" w:cstheme="majorBidi"/>
            <w:szCs w:val="24"/>
          </w:rPr>
          <w:delText xml:space="preserve">for </w:delText>
        </w:r>
      </w:del>
      <w:ins w:id="1730" w:author="Jane Shaw" w:date="2015-10-16T14:18:00Z">
        <w:r w:rsidR="0092723C">
          <w:rPr>
            <w:rFonts w:asciiTheme="majorBidi" w:eastAsia="Calibri" w:hAnsiTheme="majorBidi" w:cstheme="majorBidi"/>
            <w:szCs w:val="24"/>
          </w:rPr>
          <w:t xml:space="preserve">on </w:t>
        </w:r>
      </w:ins>
      <w:r w:rsidR="001562E7" w:rsidRPr="00F31509">
        <w:rPr>
          <w:rFonts w:asciiTheme="majorBidi" w:eastAsia="Calibri" w:hAnsiTheme="majorBidi" w:cstheme="majorBidi"/>
          <w:szCs w:val="24"/>
        </w:rPr>
        <w:t xml:space="preserve">the production </w:t>
      </w:r>
      <w:ins w:id="1731" w:author="Jane Shaw" w:date="2015-11-07T14:20:00Z">
        <w:r w:rsidR="00775616" w:rsidRPr="00F31509">
          <w:rPr>
            <w:rFonts w:asciiTheme="majorBidi" w:eastAsia="Calibri" w:hAnsiTheme="majorBidi" w:cstheme="majorBidi"/>
            <w:szCs w:val="24"/>
          </w:rPr>
          <w:t xml:space="preserve">and </w:t>
        </w:r>
        <w:commentRangeStart w:id="1732"/>
        <w:r w:rsidR="00775616" w:rsidRPr="00F31509">
          <w:rPr>
            <w:rFonts w:asciiTheme="majorBidi" w:eastAsia="Calibri" w:hAnsiTheme="majorBidi" w:cstheme="majorBidi"/>
            <w:szCs w:val="24"/>
          </w:rPr>
          <w:t xml:space="preserve">utilization </w:t>
        </w:r>
        <w:commentRangeEnd w:id="1732"/>
        <w:r w:rsidR="00775616">
          <w:rPr>
            <w:rStyle w:val="Rimandocommento"/>
            <w:rFonts w:eastAsia="Arial" w:cs="Arial"/>
            <w:lang w:val="en-US" w:eastAsia="ar-SA"/>
          </w:rPr>
          <w:commentReference w:id="1732"/>
        </w:r>
      </w:ins>
      <w:r w:rsidR="001562E7" w:rsidRPr="00F31509">
        <w:rPr>
          <w:rFonts w:asciiTheme="majorBidi" w:eastAsia="Calibri" w:hAnsiTheme="majorBidi" w:cstheme="majorBidi"/>
          <w:szCs w:val="24"/>
        </w:rPr>
        <w:t xml:space="preserve">of processed commodities </w:t>
      </w:r>
      <w:del w:id="1733" w:author="Jane Shaw" w:date="2015-11-07T14:20:00Z">
        <w:r w:rsidR="001562E7" w:rsidRPr="00F31509" w:rsidDel="00775616">
          <w:rPr>
            <w:rFonts w:asciiTheme="majorBidi" w:eastAsia="Calibri" w:hAnsiTheme="majorBidi" w:cstheme="majorBidi"/>
            <w:szCs w:val="24"/>
          </w:rPr>
          <w:delText xml:space="preserve">and </w:delText>
        </w:r>
        <w:commentRangeStart w:id="1734"/>
        <w:r w:rsidR="001562E7" w:rsidRPr="00F31509" w:rsidDel="00775616">
          <w:rPr>
            <w:rFonts w:asciiTheme="majorBidi" w:eastAsia="Calibri" w:hAnsiTheme="majorBidi" w:cstheme="majorBidi"/>
            <w:szCs w:val="24"/>
          </w:rPr>
          <w:delText xml:space="preserve">utilization </w:delText>
        </w:r>
        <w:commentRangeEnd w:id="1734"/>
        <w:r w:rsidR="00777819" w:rsidDel="00775616">
          <w:rPr>
            <w:rStyle w:val="Rimandocommento"/>
            <w:rFonts w:eastAsia="Arial" w:cs="Arial"/>
            <w:lang w:val="en-US" w:eastAsia="ar-SA"/>
          </w:rPr>
          <w:commentReference w:id="1734"/>
        </w:r>
      </w:del>
      <w:del w:id="1735" w:author="Jane Shaw" w:date="2015-10-16T14:21:00Z">
        <w:r w:rsidR="001562E7" w:rsidRPr="00F31509" w:rsidDel="002C7C08">
          <w:rPr>
            <w:rFonts w:asciiTheme="majorBidi" w:eastAsia="Calibri" w:hAnsiTheme="majorBidi" w:cstheme="majorBidi"/>
            <w:i/>
            <w:szCs w:val="24"/>
          </w:rPr>
          <w:delText>per se</w:delText>
        </w:r>
        <w:r w:rsidR="001562E7" w:rsidRPr="00F31509" w:rsidDel="002C7C08">
          <w:rPr>
            <w:rFonts w:asciiTheme="majorBidi" w:eastAsia="Calibri" w:hAnsiTheme="majorBidi" w:cstheme="majorBidi"/>
            <w:szCs w:val="24"/>
          </w:rPr>
          <w:delText xml:space="preserve"> </w:delText>
        </w:r>
      </w:del>
      <w:r w:rsidR="001562E7" w:rsidRPr="00F31509">
        <w:rPr>
          <w:rFonts w:asciiTheme="majorBidi" w:eastAsia="Calibri" w:hAnsiTheme="majorBidi" w:cstheme="majorBidi"/>
          <w:szCs w:val="24"/>
        </w:rPr>
        <w:t>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w:t>
      </w:r>
      <w:del w:id="1736" w:author="Jane Shaw" w:date="2015-10-16T14:19:00Z">
        <w:r w:rsidR="001562E7" w:rsidRPr="00F31509" w:rsidDel="0092723C">
          <w:rPr>
            <w:rFonts w:asciiTheme="majorBidi" w:eastAsia="Calibri" w:hAnsiTheme="majorBidi" w:cstheme="majorBidi"/>
            <w:szCs w:val="24"/>
          </w:rPr>
          <w:delText xml:space="preserve">are </w:delText>
        </w:r>
      </w:del>
      <w:r w:rsidR="001562E7" w:rsidRPr="00F31509">
        <w:rPr>
          <w:rFonts w:asciiTheme="majorBidi" w:eastAsia="Calibri" w:hAnsiTheme="majorBidi" w:cstheme="majorBidi"/>
          <w:szCs w:val="24"/>
        </w:rPr>
        <w:t>sparse at best. In addition to the collection of basic data, the compilation of FBS</w:t>
      </w:r>
      <w:del w:id="1737" w:author="Jane Shaw" w:date="2015-10-16T14:23:00Z">
        <w:r w:rsidR="001562E7" w:rsidRPr="00F31509" w:rsidDel="00777819">
          <w:rPr>
            <w:rFonts w:asciiTheme="majorBidi" w:eastAsia="Calibri" w:hAnsiTheme="majorBidi" w:cstheme="majorBidi"/>
            <w:szCs w:val="24"/>
          </w:rPr>
          <w:delText>s</w:delText>
        </w:r>
      </w:del>
      <w:r w:rsidR="001562E7" w:rsidRPr="00F31509">
        <w:rPr>
          <w:rFonts w:asciiTheme="majorBidi" w:eastAsia="Calibri" w:hAnsiTheme="majorBidi" w:cstheme="majorBidi"/>
          <w:szCs w:val="24"/>
        </w:rPr>
        <w:t xml:space="preserve"> requires a multitude of coefficients. </w:t>
      </w:r>
      <w:del w:id="1738" w:author="Jane Shaw" w:date="2015-10-16T14:23:00Z">
        <w:r w:rsidR="001562E7" w:rsidRPr="00F31509" w:rsidDel="00777819">
          <w:rPr>
            <w:rFonts w:asciiTheme="majorBidi" w:eastAsia="Calibri" w:hAnsiTheme="majorBidi" w:cstheme="majorBidi"/>
            <w:szCs w:val="24"/>
          </w:rPr>
          <w:delText xml:space="preserve">They </w:delText>
        </w:r>
      </w:del>
      <w:ins w:id="1739" w:author="Jane Shaw" w:date="2015-10-16T14:23:00Z">
        <w:r w:rsidR="00777819">
          <w:rPr>
            <w:rFonts w:asciiTheme="majorBidi" w:eastAsia="Calibri" w:hAnsiTheme="majorBidi" w:cstheme="majorBidi"/>
            <w:szCs w:val="24"/>
          </w:rPr>
          <w:t xml:space="preserve">These coefficients </w:t>
        </w:r>
      </w:ins>
      <w:r w:rsidR="001562E7" w:rsidRPr="00F31509">
        <w:rPr>
          <w:rFonts w:asciiTheme="majorBidi" w:eastAsia="Calibri" w:hAnsiTheme="majorBidi" w:cstheme="majorBidi"/>
          <w:szCs w:val="24"/>
        </w:rPr>
        <w:t>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w:t>
      </w:r>
      <w:del w:id="1740" w:author="Jane Shaw" w:date="2015-10-16T14:23:00Z">
        <w:r w:rsidR="001562E7" w:rsidRPr="00F31509" w:rsidDel="00777819">
          <w:rPr>
            <w:rFonts w:asciiTheme="majorBidi" w:eastAsia="Calibri" w:hAnsiTheme="majorBidi" w:cstheme="majorBidi"/>
            <w:szCs w:val="24"/>
          </w:rPr>
          <w:delText xml:space="preserve">either </w:delText>
        </w:r>
      </w:del>
      <w:r w:rsidR="001562E7" w:rsidRPr="00F31509">
        <w:rPr>
          <w:rFonts w:asciiTheme="majorBidi" w:eastAsia="Calibri" w:hAnsiTheme="majorBidi" w:cstheme="majorBidi"/>
          <w:szCs w:val="24"/>
        </w:rPr>
        <w:t>collected or estimated years ago</w:t>
      </w:r>
      <w:del w:id="1741" w:author="Jane Shaw" w:date="2015-10-16T14:24:00Z">
        <w:r w:rsidR="001562E7" w:rsidRPr="00F31509" w:rsidDel="00777819">
          <w:rPr>
            <w:rFonts w:asciiTheme="majorBidi" w:eastAsia="Calibri" w:hAnsiTheme="majorBidi" w:cstheme="majorBidi"/>
            <w:szCs w:val="24"/>
          </w:rPr>
          <w:delText xml:space="preserve"> and are still used</w:delText>
        </w:r>
      </w:del>
      <w:r w:rsidR="001562E7" w:rsidRPr="00F31509">
        <w:rPr>
          <w:rFonts w:asciiTheme="majorBidi" w:eastAsia="Calibri" w:hAnsiTheme="majorBidi" w:cstheme="majorBidi"/>
          <w:szCs w:val="24"/>
        </w:rPr>
        <w:t>. They are also needed in the assessment of feed use, the calculation of nutrient</w:t>
      </w:r>
      <w:del w:id="1742" w:author="Jane Shaw" w:date="2015-11-07T14:21:00Z">
        <w:r w:rsidR="001562E7" w:rsidRPr="00F31509" w:rsidDel="00775616">
          <w:rPr>
            <w:rFonts w:asciiTheme="majorBidi" w:eastAsia="Calibri" w:hAnsiTheme="majorBidi" w:cstheme="majorBidi"/>
            <w:szCs w:val="24"/>
          </w:rPr>
          <w:delText>s</w:delText>
        </w:r>
      </w:del>
      <w:r w:rsidR="001562E7" w:rsidRPr="00F31509">
        <w:rPr>
          <w:rFonts w:asciiTheme="majorBidi" w:eastAsia="Calibri" w:hAnsiTheme="majorBidi" w:cstheme="majorBidi"/>
          <w:szCs w:val="24"/>
        </w:rPr>
        <w:t xml:space="preserve"> </w:t>
      </w:r>
      <w:del w:id="1743" w:author="Jane Shaw" w:date="2015-11-07T14:21:00Z">
        <w:r w:rsidR="001562E7" w:rsidRPr="00F31509" w:rsidDel="00775616">
          <w:rPr>
            <w:rFonts w:asciiTheme="majorBidi" w:eastAsia="Calibri" w:hAnsiTheme="majorBidi" w:cstheme="majorBidi"/>
            <w:szCs w:val="24"/>
          </w:rPr>
          <w:delText xml:space="preserve">contained in </w:delText>
        </w:r>
      </w:del>
      <w:ins w:id="1744" w:author="Jane Shaw" w:date="2015-11-07T14:21:00Z">
        <w:r w:rsidR="00775616">
          <w:rPr>
            <w:rFonts w:asciiTheme="majorBidi" w:eastAsia="Calibri" w:hAnsiTheme="majorBidi" w:cstheme="majorBidi"/>
            <w:szCs w:val="24"/>
          </w:rPr>
          <w:t xml:space="preserve">contents of </w:t>
        </w:r>
      </w:ins>
      <w:del w:id="1745" w:author="Jane Shaw" w:date="2015-10-16T14:24:00Z">
        <w:r w:rsidR="001562E7" w:rsidRPr="00F31509" w:rsidDel="00777819">
          <w:rPr>
            <w:rFonts w:asciiTheme="majorBidi" w:eastAsia="Calibri" w:hAnsiTheme="majorBidi" w:cstheme="majorBidi"/>
            <w:szCs w:val="24"/>
          </w:rPr>
          <w:delText xml:space="preserve">the </w:delText>
        </w:r>
      </w:del>
      <w:r w:rsidR="001562E7" w:rsidRPr="00F31509">
        <w:rPr>
          <w:rFonts w:asciiTheme="majorBidi" w:eastAsia="Calibri" w:hAnsiTheme="majorBidi" w:cstheme="majorBidi"/>
          <w:szCs w:val="24"/>
        </w:rPr>
        <w:t>foods, the derivation of food consumption by tourists</w:t>
      </w:r>
      <w:ins w:id="1746" w:author="Jane Shaw" w:date="2015-10-16T14:24:00Z">
        <w:r w:rsidR="00777819">
          <w:rPr>
            <w:rFonts w:asciiTheme="majorBidi" w:eastAsia="Calibri" w:hAnsiTheme="majorBidi" w:cstheme="majorBidi"/>
            <w:szCs w:val="24"/>
          </w:rPr>
          <w:t>,</w:t>
        </w:r>
      </w:ins>
      <w:r w:rsidR="001562E7" w:rsidRPr="00F31509">
        <w:rPr>
          <w:rFonts w:asciiTheme="majorBidi" w:eastAsia="Calibri" w:hAnsiTheme="majorBidi" w:cstheme="majorBidi"/>
          <w:szCs w:val="24"/>
        </w:rPr>
        <w:t xml:space="preserve"> and many more calculations. </w:t>
      </w:r>
      <w:del w:id="1747" w:author="Jane Shaw" w:date="2015-10-16T14:25:00Z">
        <w:r w:rsidR="001562E7" w:rsidRPr="00F31509" w:rsidDel="00777819">
          <w:rPr>
            <w:rFonts w:asciiTheme="majorBidi" w:eastAsia="Calibri" w:hAnsiTheme="majorBidi" w:cstheme="majorBidi"/>
            <w:szCs w:val="24"/>
          </w:rPr>
          <w:delText xml:space="preserve">Finally, </w:delText>
        </w:r>
      </w:del>
      <w:r w:rsidR="00777819" w:rsidRPr="00F31509">
        <w:rPr>
          <w:rFonts w:asciiTheme="majorBidi" w:eastAsia="Calibri" w:hAnsiTheme="majorBidi" w:cstheme="majorBidi"/>
          <w:szCs w:val="24"/>
        </w:rPr>
        <w:t xml:space="preserve">Where </w:t>
      </w:r>
      <w:r w:rsidR="001562E7" w:rsidRPr="00F31509">
        <w:rPr>
          <w:rFonts w:asciiTheme="majorBidi" w:eastAsia="Calibri" w:hAnsiTheme="majorBidi" w:cstheme="majorBidi"/>
          <w:szCs w:val="24"/>
        </w:rPr>
        <w:t xml:space="preserve">food is used as a balancing variable/element, </w:t>
      </w:r>
      <w:del w:id="1748" w:author="Jane Shaw" w:date="2015-10-16T14:25:00Z">
        <w:r w:rsidR="001562E7" w:rsidRPr="00F31509" w:rsidDel="00777819">
          <w:rPr>
            <w:rFonts w:asciiTheme="majorBidi" w:eastAsia="Calibri" w:hAnsiTheme="majorBidi" w:cstheme="majorBidi"/>
            <w:szCs w:val="24"/>
          </w:rPr>
          <w:delText xml:space="preserve">which </w:delText>
        </w:r>
      </w:del>
      <w:ins w:id="1749" w:author="Jane Shaw" w:date="2015-10-16T14:25:00Z">
        <w:r w:rsidR="00777819">
          <w:rPr>
            <w:rFonts w:asciiTheme="majorBidi" w:eastAsia="Calibri" w:hAnsiTheme="majorBidi" w:cstheme="majorBidi"/>
            <w:szCs w:val="24"/>
          </w:rPr>
          <w:t xml:space="preserve">as it </w:t>
        </w:r>
      </w:ins>
      <w:r w:rsidR="001562E7" w:rsidRPr="00F31509">
        <w:rPr>
          <w:rFonts w:asciiTheme="majorBidi" w:eastAsia="Calibri" w:hAnsiTheme="majorBidi" w:cstheme="majorBidi"/>
          <w:szCs w:val="24"/>
        </w:rPr>
        <w:t xml:space="preserve">was </w:t>
      </w:r>
      <w:del w:id="1750" w:author="Jane Shaw" w:date="2015-10-16T14:25:00Z">
        <w:r w:rsidR="001562E7" w:rsidRPr="00F31509" w:rsidDel="00777819">
          <w:rPr>
            <w:rFonts w:asciiTheme="majorBidi" w:eastAsia="Calibri" w:hAnsiTheme="majorBidi" w:cstheme="majorBidi"/>
            <w:szCs w:val="24"/>
          </w:rPr>
          <w:delText xml:space="preserve">the case </w:delText>
        </w:r>
      </w:del>
      <w:r w:rsidR="001562E7" w:rsidRPr="00F31509">
        <w:rPr>
          <w:rFonts w:asciiTheme="majorBidi" w:eastAsia="Calibri" w:hAnsiTheme="majorBidi" w:cstheme="majorBidi"/>
          <w:szCs w:val="24"/>
        </w:rPr>
        <w:t xml:space="preserve">in the FAO FBS system </w:t>
      </w:r>
      <w:del w:id="1751" w:author="Jane Shaw" w:date="2015-10-16T14:25:00Z">
        <w:r w:rsidR="001562E7" w:rsidRPr="00F31509" w:rsidDel="00777819">
          <w:rPr>
            <w:rFonts w:asciiTheme="majorBidi" w:eastAsia="Calibri" w:hAnsiTheme="majorBidi" w:cstheme="majorBidi"/>
            <w:szCs w:val="24"/>
          </w:rPr>
          <w:delText xml:space="preserve">in </w:delText>
        </w:r>
      </w:del>
      <w:ins w:id="1752" w:author="Jane Shaw" w:date="2015-10-16T14:25:00Z">
        <w:r w:rsidR="00777819">
          <w:rPr>
            <w:rFonts w:asciiTheme="majorBidi" w:eastAsia="Calibri" w:hAnsiTheme="majorBidi" w:cstheme="majorBidi"/>
            <w:szCs w:val="24"/>
          </w:rPr>
          <w:t xml:space="preserve">of </w:t>
        </w:r>
      </w:ins>
      <w:r w:rsidR="001562E7" w:rsidRPr="00F31509">
        <w:rPr>
          <w:rFonts w:asciiTheme="majorBidi" w:eastAsia="Calibri" w:hAnsiTheme="majorBidi" w:cstheme="majorBidi"/>
          <w:szCs w:val="24"/>
        </w:rPr>
        <w:t xml:space="preserve">the past, extra caution in checking the results is warranted. The balancing item in a supply/utilization system always assumes all </w:t>
      </w:r>
      <w:ins w:id="1753" w:author="Jane Shaw" w:date="2015-10-16T14:26:00Z">
        <w:r w:rsidR="00777819">
          <w:rPr>
            <w:rFonts w:asciiTheme="majorBidi" w:eastAsia="Calibri" w:hAnsiTheme="majorBidi" w:cstheme="majorBidi"/>
            <w:szCs w:val="24"/>
          </w:rPr>
          <w:t xml:space="preserve">the </w:t>
        </w:r>
      </w:ins>
      <w:r w:rsidR="001562E7" w:rsidRPr="00F31509">
        <w:rPr>
          <w:rFonts w:asciiTheme="majorBidi" w:eastAsia="Calibri" w:hAnsiTheme="majorBidi" w:cstheme="majorBidi"/>
          <w:szCs w:val="24"/>
        </w:rPr>
        <w:t xml:space="preserve">measurement errors of all other elements in the balance. As there is no </w:t>
      </w:r>
      <w:del w:id="1754" w:author="Jane Shaw" w:date="2015-10-16T14:26:00Z">
        <w:r w:rsidR="001562E7" w:rsidRPr="00F31509" w:rsidDel="00777819">
          <w:rPr>
            <w:rFonts w:asciiTheme="majorBidi" w:hAnsiTheme="majorBidi" w:cstheme="majorBidi"/>
          </w:rPr>
          <w:delText>a priori</w:delText>
        </w:r>
        <w:r w:rsidR="001562E7" w:rsidRPr="00F31509" w:rsidDel="00777819">
          <w:rPr>
            <w:rFonts w:asciiTheme="majorBidi" w:eastAsia="Calibri" w:hAnsiTheme="majorBidi" w:cstheme="majorBidi"/>
            <w:szCs w:val="24"/>
          </w:rPr>
          <w:delText xml:space="preserve"> </w:delText>
        </w:r>
      </w:del>
      <w:r w:rsidR="001562E7" w:rsidRPr="00F31509">
        <w:rPr>
          <w:rFonts w:asciiTheme="majorBidi" w:eastAsia="Calibri" w:hAnsiTheme="majorBidi" w:cstheme="majorBidi"/>
          <w:szCs w:val="24"/>
        </w:rPr>
        <w:t xml:space="preserve">reason to assume that these measurement errors cancel </w:t>
      </w:r>
      <w:ins w:id="1755" w:author="Jane Shaw" w:date="2015-11-07T14:21:00Z">
        <w:r w:rsidR="00775616">
          <w:rPr>
            <w:rFonts w:asciiTheme="majorBidi" w:eastAsia="Calibri" w:hAnsiTheme="majorBidi" w:cstheme="majorBidi"/>
            <w:szCs w:val="24"/>
          </w:rPr>
          <w:t xml:space="preserve">each other </w:t>
        </w:r>
      </w:ins>
      <w:r w:rsidR="001562E7" w:rsidRPr="00F31509">
        <w:rPr>
          <w:rFonts w:asciiTheme="majorBidi" w:eastAsia="Calibri" w:hAnsiTheme="majorBidi" w:cstheme="majorBidi"/>
          <w:szCs w:val="24"/>
        </w:rPr>
        <w:t>out, the balancing element is the least reliable</w:t>
      </w:r>
      <w:ins w:id="1756" w:author="Jane Shaw" w:date="2015-10-16T14:27:00Z">
        <w:r w:rsidR="00777819">
          <w:rPr>
            <w:rFonts w:asciiTheme="majorBidi" w:eastAsia="Calibri" w:hAnsiTheme="majorBidi" w:cstheme="majorBidi"/>
            <w:szCs w:val="24"/>
          </w:rPr>
          <w:t xml:space="preserve"> –</w:t>
        </w:r>
      </w:ins>
      <w:del w:id="1757" w:author="Jane Shaw" w:date="2015-10-16T14:27:00Z">
        <w:r w:rsidR="007912C4" w:rsidRPr="00F31509" w:rsidDel="00777819">
          <w:rPr>
            <w:rFonts w:asciiTheme="majorBidi" w:eastAsia="Calibri" w:hAnsiTheme="majorBidi" w:cstheme="majorBidi"/>
            <w:szCs w:val="24"/>
          </w:rPr>
          <w:delText>,</w:delText>
        </w:r>
      </w:del>
      <w:r w:rsidR="007912C4" w:rsidRPr="00F31509">
        <w:rPr>
          <w:rFonts w:asciiTheme="majorBidi" w:eastAsia="Calibri" w:hAnsiTheme="majorBidi" w:cstheme="majorBidi"/>
          <w:szCs w:val="24"/>
        </w:rPr>
        <w:t xml:space="preserve"> or at least </w:t>
      </w:r>
      <w:ins w:id="1758" w:author="Jane Shaw" w:date="2015-10-16T14:27:00Z">
        <w:r w:rsidR="00777819">
          <w:rPr>
            <w:rFonts w:asciiTheme="majorBidi" w:eastAsia="Calibri" w:hAnsiTheme="majorBidi" w:cstheme="majorBidi"/>
            <w:szCs w:val="24"/>
          </w:rPr>
          <w:t xml:space="preserve">the </w:t>
        </w:r>
      </w:ins>
      <w:r w:rsidR="007912C4" w:rsidRPr="00F31509">
        <w:rPr>
          <w:rFonts w:asciiTheme="majorBidi" w:eastAsia="Calibri" w:hAnsiTheme="majorBidi" w:cstheme="majorBidi"/>
          <w:szCs w:val="24"/>
        </w:rPr>
        <w:t>most variable</w:t>
      </w:r>
      <w:ins w:id="1759" w:author="Jane Shaw" w:date="2015-10-16T14:32:00Z">
        <w:r w:rsidR="000C352D">
          <w:rPr>
            <w:rFonts w:asciiTheme="majorBidi" w:eastAsia="Calibri" w:hAnsiTheme="majorBidi" w:cstheme="majorBidi"/>
            <w:szCs w:val="24"/>
          </w:rPr>
          <w:t xml:space="preserve"> –</w:t>
        </w:r>
      </w:ins>
      <w:del w:id="1760" w:author="Jane Shaw" w:date="2015-10-16T14:32:00Z">
        <w:r w:rsidR="007912C4" w:rsidRPr="00F31509" w:rsidDel="000C352D">
          <w:rPr>
            <w:rFonts w:asciiTheme="majorBidi" w:eastAsia="Calibri" w:hAnsiTheme="majorBidi" w:cstheme="majorBidi"/>
            <w:szCs w:val="24"/>
          </w:rPr>
          <w:delText>,</w:delText>
        </w:r>
      </w:del>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w:t>
      </w:r>
      <w:ins w:id="1761" w:author="Jane Shaw" w:date="2015-10-16T14:37:00Z">
        <w:r w:rsidR="000C352D">
          <w:rPr>
            <w:rFonts w:asciiTheme="majorBidi" w:eastAsia="Calibri" w:hAnsiTheme="majorBidi" w:cstheme="majorBidi"/>
            <w:szCs w:val="24"/>
          </w:rPr>
          <w:t>re</w:t>
        </w:r>
      </w:ins>
      <w:r w:rsidR="001562E7" w:rsidRPr="00F31509">
        <w:rPr>
          <w:rFonts w:asciiTheme="majorBidi" w:eastAsia="Calibri" w:hAnsiTheme="majorBidi" w:cstheme="majorBidi"/>
          <w:szCs w:val="24"/>
        </w:rPr>
        <w:t>source</w:t>
      </w:r>
      <w:ins w:id="1762" w:author="Jane Shaw" w:date="2015-10-16T14:37:00Z">
        <w:r w:rsidR="000C352D">
          <w:rPr>
            <w:rFonts w:asciiTheme="majorBidi" w:eastAsia="Calibri" w:hAnsiTheme="majorBidi" w:cstheme="majorBidi"/>
            <w:szCs w:val="24"/>
          </w:rPr>
          <w:t xml:space="preserve"> </w:t>
        </w:r>
      </w:ins>
      <w:r w:rsidR="001562E7" w:rsidRPr="00F31509">
        <w:rPr>
          <w:rFonts w:asciiTheme="majorBidi" w:eastAsia="Calibri" w:hAnsiTheme="majorBidi" w:cstheme="majorBidi"/>
          <w:szCs w:val="24"/>
        </w:rPr>
        <w:t xml:space="preserve">book therefore proposes a new approach that explicitly takes into account </w:t>
      </w:r>
      <w:ins w:id="1763" w:author="Jane Shaw" w:date="2015-10-16T14:32:00Z">
        <w:r w:rsidR="000C352D">
          <w:rPr>
            <w:rFonts w:asciiTheme="majorBidi" w:eastAsia="Calibri" w:hAnsiTheme="majorBidi" w:cstheme="majorBidi"/>
            <w:szCs w:val="24"/>
          </w:rPr>
          <w:t xml:space="preserve">the fact </w:t>
        </w:r>
      </w:ins>
      <w:r w:rsidR="001562E7" w:rsidRPr="00F31509">
        <w:rPr>
          <w:rFonts w:asciiTheme="majorBidi" w:eastAsia="Calibri" w:hAnsiTheme="majorBidi" w:cstheme="majorBidi"/>
          <w:szCs w:val="24"/>
        </w:rPr>
        <w:t>that all variables/elements are measured with a certain degree of inaccuracy</w:t>
      </w:r>
      <w:ins w:id="1764" w:author="Jane Shaw" w:date="2015-10-16T14:32:00Z">
        <w:r w:rsidR="000C352D">
          <w:rPr>
            <w:rFonts w:asciiTheme="majorBidi" w:eastAsia="Calibri" w:hAnsiTheme="majorBidi" w:cstheme="majorBidi"/>
            <w:szCs w:val="24"/>
          </w:rPr>
          <w:t>,</w:t>
        </w:r>
      </w:ins>
      <w:r w:rsidR="001562E7" w:rsidRPr="00F31509">
        <w:rPr>
          <w:rFonts w:asciiTheme="majorBidi" w:eastAsia="Calibri" w:hAnsiTheme="majorBidi" w:cstheme="majorBidi"/>
          <w:szCs w:val="24"/>
        </w:rPr>
        <w:t xml:space="preserve"> and avoids relegating measurement errors to one single element. </w:t>
      </w:r>
    </w:p>
    <w:p w14:paraId="2F4EEC2B" w14:textId="77777777" w:rsidR="001E58EB" w:rsidRPr="000C352D" w:rsidRDefault="001E58EB">
      <w:pPr>
        <w:pStyle w:val="Paragrafoelenco"/>
        <w:numPr>
          <w:ilvl w:val="0"/>
          <w:numId w:val="54"/>
        </w:numPr>
        <w:spacing w:after="0"/>
        <w:jc w:val="both"/>
        <w:rPr>
          <w:rFonts w:asciiTheme="majorBidi" w:eastAsia="Calibri" w:hAnsiTheme="majorBidi" w:cstheme="majorBidi"/>
          <w:szCs w:val="24"/>
          <w:rPrChange w:id="1765" w:author="Jane Shaw" w:date="2015-10-16T14:32:00Z">
            <w:rPr/>
          </w:rPrChange>
        </w:rPr>
        <w:pPrChange w:id="1766" w:author="Jane Shaw" w:date="2015-10-16T14:32:00Z">
          <w:pPr>
            <w:suppressAutoHyphens w:val="0"/>
            <w:spacing w:after="0"/>
            <w:jc w:val="both"/>
          </w:pPr>
        </w:pPrChange>
      </w:pPr>
    </w:p>
    <w:p w14:paraId="01C6EB37" w14:textId="10893BF7" w:rsidR="001562E7" w:rsidRPr="00F31509" w:rsidRDefault="001562E7" w:rsidP="007A7332">
      <w:pPr>
        <w:pStyle w:val="Paragrafoelenco"/>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w:t>
      </w:r>
      <w:del w:id="1767" w:author="Jane Shaw" w:date="2015-10-16T14:33:00Z">
        <w:r w:rsidRPr="00F31509" w:rsidDel="000C352D">
          <w:rPr>
            <w:rFonts w:asciiTheme="majorBidi" w:eastAsia="Calibri" w:hAnsiTheme="majorBidi" w:cstheme="majorBidi"/>
            <w:szCs w:val="24"/>
          </w:rPr>
          <w:delText xml:space="preserve">is </w:delText>
        </w:r>
      </w:del>
      <w:ins w:id="1768" w:author="Jane Shaw" w:date="2015-10-16T14:33:00Z">
        <w:r w:rsidR="000C352D">
          <w:rPr>
            <w:rFonts w:asciiTheme="majorBidi" w:eastAsia="Calibri" w:hAnsiTheme="majorBidi" w:cstheme="majorBidi"/>
            <w:szCs w:val="24"/>
          </w:rPr>
          <w:t>can</w:t>
        </w:r>
      </w:ins>
      <w:r w:rsidRPr="00F31509">
        <w:rPr>
          <w:rFonts w:asciiTheme="majorBidi" w:eastAsia="Calibri" w:hAnsiTheme="majorBidi" w:cstheme="majorBidi"/>
          <w:szCs w:val="24"/>
        </w:rPr>
        <w:t xml:space="preserve">not </w:t>
      </w:r>
      <w:ins w:id="1769" w:author="Jane Shaw" w:date="2015-10-16T14:33:00Z">
        <w:r w:rsidR="000C352D">
          <w:rPr>
            <w:rFonts w:asciiTheme="majorBidi" w:eastAsia="Calibri" w:hAnsiTheme="majorBidi" w:cstheme="majorBidi"/>
            <w:szCs w:val="24"/>
          </w:rPr>
          <w:t xml:space="preserve">be </w:t>
        </w:r>
      </w:ins>
      <w:r w:rsidRPr="00F31509">
        <w:rPr>
          <w:rFonts w:asciiTheme="majorBidi" w:eastAsia="Calibri" w:hAnsiTheme="majorBidi" w:cstheme="majorBidi"/>
          <w:szCs w:val="24"/>
        </w:rPr>
        <w:t>directly compar</w:t>
      </w:r>
      <w:ins w:id="1770" w:author="Jane Shaw" w:date="2015-10-16T14:33:00Z">
        <w:r w:rsidR="000C352D">
          <w:rPr>
            <w:rFonts w:asciiTheme="majorBidi" w:eastAsia="Calibri" w:hAnsiTheme="majorBidi" w:cstheme="majorBidi"/>
            <w:szCs w:val="24"/>
          </w:rPr>
          <w:t>ed</w:t>
        </w:r>
      </w:ins>
      <w:del w:id="1771" w:author="Jane Shaw" w:date="2015-10-16T14:33:00Z">
        <w:r w:rsidRPr="00F31509" w:rsidDel="000C352D">
          <w:rPr>
            <w:rFonts w:asciiTheme="majorBidi" w:eastAsia="Calibri" w:hAnsiTheme="majorBidi" w:cstheme="majorBidi"/>
            <w:szCs w:val="24"/>
          </w:rPr>
          <w:delText>able</w:delText>
        </w:r>
      </w:del>
      <w:r w:rsidRPr="00F31509">
        <w:rPr>
          <w:rFonts w:asciiTheme="majorBidi" w:eastAsia="Calibri" w:hAnsiTheme="majorBidi" w:cstheme="majorBidi"/>
          <w:szCs w:val="24"/>
        </w:rPr>
        <w:t xml:space="preserve"> with food consumption data from household surveys. The differences are manifold, </w:t>
      </w:r>
      <w:del w:id="1772" w:author="Jane Shaw" w:date="2015-10-16T14:33:00Z">
        <w:r w:rsidRPr="00F31509" w:rsidDel="000C352D">
          <w:rPr>
            <w:rFonts w:asciiTheme="majorBidi" w:eastAsia="Calibri" w:hAnsiTheme="majorBidi" w:cstheme="majorBidi"/>
            <w:szCs w:val="24"/>
          </w:rPr>
          <w:delText xml:space="preserve">they </w:delText>
        </w:r>
      </w:del>
      <w:ins w:id="1773" w:author="Jane Shaw" w:date="2015-10-16T14:33:00Z">
        <w:r w:rsidR="000C352D">
          <w:rPr>
            <w:rFonts w:asciiTheme="majorBidi" w:eastAsia="Calibri" w:hAnsiTheme="majorBidi" w:cstheme="majorBidi"/>
            <w:szCs w:val="24"/>
          </w:rPr>
          <w:t xml:space="preserve">and </w:t>
        </w:r>
      </w:ins>
      <w:r w:rsidRPr="00F31509">
        <w:rPr>
          <w:rFonts w:asciiTheme="majorBidi" w:eastAsia="Calibri" w:hAnsiTheme="majorBidi" w:cstheme="majorBidi"/>
          <w:szCs w:val="24"/>
        </w:rPr>
        <w:t>include</w:t>
      </w:r>
      <w:del w:id="1774" w:author="Jane Shaw" w:date="2015-10-16T14:33:00Z">
        <w:r w:rsidRPr="00F31509" w:rsidDel="000C352D">
          <w:rPr>
            <w:rFonts w:asciiTheme="majorBidi" w:eastAsia="Calibri" w:hAnsiTheme="majorBidi" w:cstheme="majorBidi"/>
            <w:szCs w:val="24"/>
          </w:rPr>
          <w:delText>, inter alia,</w:delText>
        </w:r>
      </w:del>
      <w:r w:rsidRPr="00F31509">
        <w:rPr>
          <w:rFonts w:asciiTheme="majorBidi" w:eastAsia="Calibri" w:hAnsiTheme="majorBidi" w:cstheme="majorBidi"/>
          <w:szCs w:val="24"/>
        </w:rPr>
        <w:t xml:space="preserve"> </w:t>
      </w:r>
      <w:del w:id="1775" w:author="Jane Shaw" w:date="2015-10-16T14:33:00Z">
        <w:r w:rsidRPr="00F31509" w:rsidDel="000C352D">
          <w:rPr>
            <w:rFonts w:asciiTheme="majorBidi" w:eastAsia="Calibri" w:hAnsiTheme="majorBidi" w:cstheme="majorBidi"/>
            <w:szCs w:val="24"/>
          </w:rPr>
          <w:delText xml:space="preserve">a </w:delText>
        </w:r>
      </w:del>
      <w:ins w:id="1776" w:author="Jane Shaw" w:date="2015-10-16T14:33:00Z">
        <w:r w:rsidR="000C352D">
          <w:rPr>
            <w:rFonts w:asciiTheme="majorBidi" w:eastAsia="Calibri" w:hAnsiTheme="majorBidi" w:cstheme="majorBidi"/>
            <w:szCs w:val="24"/>
          </w:rPr>
          <w:t xml:space="preserve">the </w:t>
        </w:r>
      </w:ins>
      <w:r w:rsidRPr="00F31509">
        <w:rPr>
          <w:rFonts w:asciiTheme="majorBidi" w:eastAsia="Calibri" w:hAnsiTheme="majorBidi" w:cstheme="majorBidi"/>
          <w:szCs w:val="24"/>
        </w:rPr>
        <w:t xml:space="preserve">different coverage of food consumption </w:t>
      </w:r>
      <w:ins w:id="1777" w:author="Jane Shaw" w:date="2015-10-16T14:34:00Z">
        <w:r w:rsidR="000C352D">
          <w:rPr>
            <w:rFonts w:asciiTheme="majorBidi" w:eastAsia="Calibri" w:hAnsiTheme="majorBidi" w:cstheme="majorBidi"/>
            <w:szCs w:val="24"/>
          </w:rPr>
          <w:t xml:space="preserve">– </w:t>
        </w:r>
      </w:ins>
      <w:del w:id="1778" w:author="Jane Shaw" w:date="2015-10-16T14:35:00Z">
        <w:r w:rsidRPr="00F31509" w:rsidDel="000C352D">
          <w:rPr>
            <w:rFonts w:asciiTheme="majorBidi" w:eastAsia="Calibri" w:hAnsiTheme="majorBidi" w:cstheme="majorBidi"/>
            <w:szCs w:val="24"/>
          </w:rPr>
          <w:delText>(</w:delText>
        </w:r>
      </w:del>
      <w:del w:id="1779" w:author="Jane Shaw" w:date="2015-10-16T14:34:00Z">
        <w:r w:rsidRPr="00F31509" w:rsidDel="000C352D">
          <w:rPr>
            <w:rFonts w:asciiTheme="majorBidi" w:eastAsia="Calibri" w:hAnsiTheme="majorBidi" w:cstheme="majorBidi"/>
            <w:szCs w:val="24"/>
          </w:rPr>
          <w:delText>HH</w:delText>
        </w:r>
      </w:del>
      <w:ins w:id="1780" w:author="Jane Shaw" w:date="2015-10-16T14:34:00Z">
        <w:r w:rsidR="000C352D">
          <w:rPr>
            <w:rFonts w:asciiTheme="majorBidi" w:eastAsia="Calibri" w:hAnsiTheme="majorBidi" w:cstheme="majorBidi"/>
            <w:szCs w:val="24"/>
          </w:rPr>
          <w:t>household</w:t>
        </w:r>
      </w:ins>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t xml:space="preserve">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prisons, </w:t>
      </w:r>
      <w:r w:rsidR="007912C4" w:rsidRPr="00F31509">
        <w:rPr>
          <w:rFonts w:asciiTheme="majorBidi" w:eastAsia="Calibri" w:hAnsiTheme="majorBidi" w:cstheme="majorBidi"/>
          <w:szCs w:val="24"/>
        </w:rPr>
        <w:t xml:space="preserve">nor do they </w:t>
      </w:r>
      <w:del w:id="1781" w:author="Jane Shaw" w:date="2015-10-16T14:36:00Z">
        <w:r w:rsidR="007912C4" w:rsidRPr="00F31509" w:rsidDel="000C352D">
          <w:rPr>
            <w:rFonts w:asciiTheme="majorBidi" w:eastAsia="Calibri" w:hAnsiTheme="majorBidi" w:cstheme="majorBidi"/>
            <w:szCs w:val="24"/>
          </w:rPr>
          <w:delText xml:space="preserve">cover, at least </w:delText>
        </w:r>
      </w:del>
      <w:r w:rsidR="007912C4" w:rsidRPr="00F31509">
        <w:rPr>
          <w:rFonts w:asciiTheme="majorBidi" w:eastAsia="Calibri" w:hAnsiTheme="majorBidi" w:cstheme="majorBidi"/>
          <w:szCs w:val="24"/>
        </w:rPr>
        <w:t>completely</w:t>
      </w:r>
      <w:ins w:id="1782" w:author="Jane Shaw" w:date="2015-10-16T14:36:00Z">
        <w:r w:rsidR="000C352D">
          <w:rPr>
            <w:rFonts w:asciiTheme="majorBidi" w:eastAsia="Calibri" w:hAnsiTheme="majorBidi" w:cstheme="majorBidi"/>
            <w:szCs w:val="24"/>
          </w:rPr>
          <w:t xml:space="preserve"> cover</w:t>
        </w:r>
      </w:ins>
      <w:del w:id="1783" w:author="Jane Shaw" w:date="2015-10-16T14:36:00Z">
        <w:r w:rsidR="007912C4" w:rsidRPr="00F31509" w:rsidDel="000C352D">
          <w:rPr>
            <w:rFonts w:asciiTheme="majorBidi" w:eastAsia="Calibri" w:hAnsiTheme="majorBidi" w:cstheme="majorBidi"/>
            <w:szCs w:val="24"/>
          </w:rPr>
          <w:delText>,</w:delText>
        </w:r>
      </w:del>
      <w:r w:rsidRPr="00F31509">
        <w:rPr>
          <w:rFonts w:asciiTheme="majorBidi" w:eastAsia="Calibri" w:hAnsiTheme="majorBidi" w:cstheme="majorBidi"/>
          <w:szCs w:val="24"/>
        </w:rPr>
        <w:t xml:space="preserve"> out</w:t>
      </w:r>
      <w:ins w:id="1784" w:author="Jane Shaw" w:date="2015-10-16T14:36:00Z">
        <w:r w:rsidR="000C352D">
          <w:rPr>
            <w:rFonts w:asciiTheme="majorBidi" w:eastAsia="Calibri" w:hAnsiTheme="majorBidi" w:cstheme="majorBidi"/>
            <w:szCs w:val="24"/>
          </w:rPr>
          <w:t>-</w:t>
        </w:r>
      </w:ins>
      <w:del w:id="1785" w:author="Jane Shaw" w:date="2015-10-16T14:36:00Z">
        <w:r w:rsidRPr="00F31509" w:rsidDel="000C352D">
          <w:rPr>
            <w:rFonts w:asciiTheme="majorBidi" w:eastAsia="Calibri" w:hAnsiTheme="majorBidi" w:cstheme="majorBidi"/>
            <w:szCs w:val="24"/>
          </w:rPr>
          <w:delText xml:space="preserve"> </w:delText>
        </w:r>
      </w:del>
      <w:r w:rsidRPr="00F31509">
        <w:rPr>
          <w:rFonts w:asciiTheme="majorBidi" w:eastAsia="Calibri" w:hAnsiTheme="majorBidi" w:cstheme="majorBidi"/>
          <w:szCs w:val="24"/>
        </w:rPr>
        <w:t>of</w:t>
      </w:r>
      <w:ins w:id="1786" w:author="Jane Shaw" w:date="2015-10-16T14:36:00Z">
        <w:r w:rsidR="000C352D">
          <w:rPr>
            <w:rFonts w:asciiTheme="majorBidi" w:eastAsia="Calibri" w:hAnsiTheme="majorBidi" w:cstheme="majorBidi"/>
            <w:szCs w:val="24"/>
          </w:rPr>
          <w:t>-</w:t>
        </w:r>
      </w:ins>
      <w:del w:id="1787" w:author="Jane Shaw" w:date="2015-10-16T14:36:00Z">
        <w:r w:rsidRPr="00F31509" w:rsidDel="000C352D">
          <w:rPr>
            <w:rFonts w:asciiTheme="majorBidi" w:eastAsia="Calibri" w:hAnsiTheme="majorBidi" w:cstheme="majorBidi"/>
            <w:szCs w:val="24"/>
          </w:rPr>
          <w:delText xml:space="preserve"> </w:delText>
        </w:r>
      </w:del>
      <w:r w:rsidRPr="00F31509">
        <w:rPr>
          <w:rFonts w:asciiTheme="majorBidi" w:eastAsia="Calibri" w:hAnsiTheme="majorBidi" w:cstheme="majorBidi"/>
          <w:szCs w:val="24"/>
        </w:rPr>
        <w:t xml:space="preserve">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 xml:space="preserve">hey </w:t>
      </w:r>
      <w:del w:id="1788" w:author="Jane Shaw" w:date="2015-10-16T14:36:00Z">
        <w:r w:rsidRPr="00F31509" w:rsidDel="000C352D">
          <w:rPr>
            <w:rFonts w:asciiTheme="majorBidi" w:eastAsia="Calibri" w:hAnsiTheme="majorBidi" w:cstheme="majorBidi"/>
            <w:szCs w:val="24"/>
          </w:rPr>
          <w:delText>are</w:delText>
        </w:r>
        <w:r w:rsidR="007912C4" w:rsidRPr="00F31509" w:rsidDel="000C352D">
          <w:rPr>
            <w:rFonts w:asciiTheme="majorBidi" w:eastAsia="Calibri" w:hAnsiTheme="majorBidi" w:cstheme="majorBidi"/>
            <w:szCs w:val="24"/>
          </w:rPr>
          <w:delText>, however,</w:delText>
        </w:r>
        <w:r w:rsidRPr="00F31509" w:rsidDel="000C352D">
          <w:rPr>
            <w:rFonts w:asciiTheme="majorBidi" w:eastAsia="Calibri" w:hAnsiTheme="majorBidi" w:cstheme="majorBidi"/>
            <w:szCs w:val="24"/>
          </w:rPr>
          <w:delText xml:space="preserve"> </w:delText>
        </w:r>
      </w:del>
      <w:r w:rsidRPr="00F31509">
        <w:rPr>
          <w:rFonts w:asciiTheme="majorBidi" w:eastAsia="Calibri" w:hAnsiTheme="majorBidi" w:cstheme="majorBidi"/>
          <w:szCs w:val="24"/>
        </w:rPr>
        <w:t>present</w:t>
      </w:r>
      <w:del w:id="1789" w:author="Jane Shaw" w:date="2015-10-16T14:36:00Z">
        <w:r w:rsidRPr="00F31509" w:rsidDel="000C352D">
          <w:rPr>
            <w:rFonts w:asciiTheme="majorBidi" w:eastAsia="Calibri" w:hAnsiTheme="majorBidi" w:cstheme="majorBidi"/>
            <w:szCs w:val="24"/>
          </w:rPr>
          <w:delText>ing</w:delText>
        </w:r>
      </w:del>
      <w:r w:rsidRPr="00F31509">
        <w:rPr>
          <w:rFonts w:asciiTheme="majorBidi" w:eastAsia="Calibri" w:hAnsiTheme="majorBidi" w:cstheme="majorBidi"/>
          <w:szCs w:val="24"/>
        </w:rPr>
        <w:t xml:space="preserve"> food consumption net of retail waste, which is included in the FBS</w:t>
      </w:r>
      <w:del w:id="1790" w:author="Jane Shaw" w:date="2015-10-16T14:36:00Z">
        <w:r w:rsidRPr="00F31509" w:rsidDel="000C352D">
          <w:rPr>
            <w:rFonts w:asciiTheme="majorBidi" w:eastAsia="Calibri" w:hAnsiTheme="majorBidi" w:cstheme="majorBidi"/>
            <w:szCs w:val="24"/>
          </w:rPr>
          <w:delText>s)</w:delText>
        </w:r>
      </w:del>
      <w:r w:rsidRPr="00F31509">
        <w:rPr>
          <w:rFonts w:asciiTheme="majorBidi" w:eastAsia="Calibri" w:hAnsiTheme="majorBidi" w:cstheme="majorBidi"/>
          <w:szCs w:val="24"/>
        </w:rPr>
        <w:t xml:space="preserve">. </w:t>
      </w:r>
      <w:del w:id="1791" w:author="Jane Shaw" w:date="2015-10-16T14:35:00Z">
        <w:r w:rsidRPr="00F31509" w:rsidDel="000C352D">
          <w:rPr>
            <w:rFonts w:asciiTheme="majorBidi" w:eastAsia="Calibri" w:hAnsiTheme="majorBidi" w:cstheme="majorBidi"/>
            <w:szCs w:val="24"/>
          </w:rPr>
          <w:delText>HH</w:delText>
        </w:r>
      </w:del>
      <w:ins w:id="1792" w:author="Jane Shaw" w:date="2015-10-16T14:35:00Z">
        <w:r w:rsidR="000C352D">
          <w:rPr>
            <w:rFonts w:asciiTheme="majorBidi" w:eastAsia="Calibri" w:hAnsiTheme="majorBidi" w:cstheme="majorBidi"/>
            <w:szCs w:val="24"/>
          </w:rPr>
          <w:t>Household</w:t>
        </w:r>
      </w:ins>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t xml:space="preserve">surveys may also lack representative coverage over the </w:t>
      </w:r>
      <w:del w:id="1793" w:author="Jane Shaw" w:date="2015-10-16T14:36:00Z">
        <w:r w:rsidRPr="00F31509" w:rsidDel="000C352D">
          <w:rPr>
            <w:rFonts w:asciiTheme="majorBidi" w:eastAsia="Calibri" w:hAnsiTheme="majorBidi" w:cstheme="majorBidi"/>
            <w:szCs w:val="24"/>
          </w:rPr>
          <w:delText xml:space="preserve">complete </w:delText>
        </w:r>
      </w:del>
      <w:ins w:id="1794" w:author="Jane Shaw" w:date="2015-10-16T14:36:00Z">
        <w:r w:rsidR="000C352D">
          <w:rPr>
            <w:rFonts w:asciiTheme="majorBidi" w:eastAsia="Calibri" w:hAnsiTheme="majorBidi" w:cstheme="majorBidi"/>
            <w:szCs w:val="24"/>
          </w:rPr>
          <w:t xml:space="preserve">full </w:t>
        </w:r>
      </w:ins>
      <w:r w:rsidRPr="00F31509">
        <w:rPr>
          <w:rFonts w:asciiTheme="majorBidi" w:eastAsia="Calibri" w:hAnsiTheme="majorBidi" w:cstheme="majorBidi"/>
          <w:szCs w:val="24"/>
        </w:rPr>
        <w:t>reference period of a</w:t>
      </w:r>
      <w:ins w:id="1795" w:author="Jane Shaw" w:date="2015-10-16T14:36:00Z">
        <w:r w:rsidR="000C352D">
          <w:rPr>
            <w:rFonts w:asciiTheme="majorBidi" w:eastAsia="Calibri" w:hAnsiTheme="majorBidi" w:cstheme="majorBidi"/>
            <w:szCs w:val="24"/>
          </w:rPr>
          <w:t>n</w:t>
        </w:r>
      </w:ins>
      <w:r w:rsidRPr="00F31509">
        <w:rPr>
          <w:rFonts w:asciiTheme="majorBidi" w:eastAsia="Calibri" w:hAnsiTheme="majorBidi" w:cstheme="majorBidi"/>
          <w:szCs w:val="24"/>
        </w:rPr>
        <w:t xml:space="preserve"> FBS</w:t>
      </w:r>
      <w:del w:id="1796" w:author="Jane Shaw" w:date="2015-10-16T14:36:00Z">
        <w:r w:rsidRPr="00F31509" w:rsidDel="000C352D">
          <w:rPr>
            <w:rFonts w:asciiTheme="majorBidi" w:eastAsia="Calibri" w:hAnsiTheme="majorBidi" w:cstheme="majorBidi"/>
            <w:szCs w:val="24"/>
          </w:rPr>
          <w:delText>,</w:delText>
        </w:r>
      </w:del>
      <w:ins w:id="1797" w:author="Jane Shaw" w:date="2015-10-16T14:36:00Z">
        <w:r w:rsidR="000C352D">
          <w:rPr>
            <w:rFonts w:asciiTheme="majorBidi" w:eastAsia="Calibri" w:hAnsiTheme="majorBidi" w:cstheme="majorBidi"/>
            <w:szCs w:val="24"/>
          </w:rPr>
          <w:t xml:space="preserve"> – </w:t>
        </w:r>
      </w:ins>
      <w:del w:id="1798" w:author="Jane Shaw" w:date="2015-10-16T14:36:00Z">
        <w:r w:rsidRPr="00F31509" w:rsidDel="000C352D">
          <w:rPr>
            <w:rFonts w:asciiTheme="majorBidi" w:eastAsia="Calibri" w:hAnsiTheme="majorBidi" w:cstheme="majorBidi"/>
            <w:szCs w:val="24"/>
          </w:rPr>
          <w:delText xml:space="preserve"> i.e. </w:delText>
        </w:r>
      </w:del>
      <w:r w:rsidRPr="00F31509">
        <w:rPr>
          <w:rFonts w:asciiTheme="majorBidi" w:eastAsia="Calibri" w:hAnsiTheme="majorBidi" w:cstheme="majorBidi"/>
          <w:szCs w:val="24"/>
        </w:rPr>
        <w:t>a calendar year. In this resource book, no systematic attempt is made to tally FBS results with food consumption or expenditures from household surveys</w:t>
      </w:r>
      <w:ins w:id="1799" w:author="Jane Shaw" w:date="2015-10-16T14:38:00Z">
        <w:r w:rsidR="006B4488">
          <w:rPr>
            <w:rFonts w:asciiTheme="majorBidi" w:eastAsia="Calibri" w:hAnsiTheme="majorBidi" w:cstheme="majorBidi"/>
            <w:szCs w:val="24"/>
          </w:rPr>
          <w:t>.</w:t>
        </w:r>
      </w:ins>
      <w:del w:id="1800" w:author="Jane Shaw" w:date="2015-10-16T14:38:00Z">
        <w:r w:rsidRPr="00F31509" w:rsidDel="006B4488">
          <w:rPr>
            <w:rFonts w:asciiTheme="majorBidi" w:eastAsia="Calibri" w:hAnsiTheme="majorBidi" w:cstheme="majorBidi"/>
            <w:szCs w:val="24"/>
          </w:rPr>
          <w:delText>.</w:delText>
        </w:r>
      </w:del>
      <w:r w:rsidRPr="00F31509">
        <w:rPr>
          <w:rFonts w:asciiTheme="majorBidi" w:eastAsia="Calibri" w:hAnsiTheme="majorBidi" w:cstheme="majorBidi"/>
          <w:szCs w:val="24"/>
        </w:rPr>
        <w:t xml:space="preserve"> </w:t>
      </w:r>
      <w:del w:id="1801" w:author="Jane Shaw" w:date="2015-10-16T14:38:00Z">
        <w:r w:rsidR="006B4488" w:rsidRPr="00F31509" w:rsidDel="006B4488">
          <w:rPr>
            <w:rFonts w:asciiTheme="majorBidi" w:eastAsia="Calibri" w:hAnsiTheme="majorBidi" w:cstheme="majorBidi"/>
            <w:szCs w:val="24"/>
          </w:rPr>
          <w:delText xml:space="preserve">but </w:delText>
        </w:r>
      </w:del>
      <w:r w:rsidRPr="00F31509">
        <w:rPr>
          <w:rFonts w:asciiTheme="majorBidi" w:eastAsia="Calibri" w:hAnsiTheme="majorBidi" w:cstheme="majorBidi"/>
          <w:szCs w:val="24"/>
        </w:rPr>
        <w:t xml:space="preserve">FAO working papers are available that </w:t>
      </w:r>
      <w:del w:id="1802" w:author="Jane Shaw" w:date="2015-11-07T14:21:00Z">
        <w:r w:rsidRPr="00F31509" w:rsidDel="00775616">
          <w:rPr>
            <w:rFonts w:asciiTheme="majorBidi" w:eastAsia="Calibri" w:hAnsiTheme="majorBidi" w:cstheme="majorBidi"/>
            <w:szCs w:val="24"/>
          </w:rPr>
          <w:delText xml:space="preserve">have </w:delText>
        </w:r>
      </w:del>
      <w:r w:rsidRPr="00F31509">
        <w:rPr>
          <w:rFonts w:asciiTheme="majorBidi" w:eastAsia="Calibri" w:hAnsiTheme="majorBidi" w:cstheme="majorBidi"/>
          <w:szCs w:val="24"/>
        </w:rPr>
        <w:t>systematically compare</w:t>
      </w:r>
      <w:del w:id="1803" w:author="Jane Shaw" w:date="2015-11-07T14:21:00Z">
        <w:r w:rsidRPr="00F31509" w:rsidDel="00775616">
          <w:rPr>
            <w:rFonts w:asciiTheme="majorBidi" w:eastAsia="Calibri" w:hAnsiTheme="majorBidi" w:cstheme="majorBidi"/>
            <w:szCs w:val="24"/>
          </w:rPr>
          <w:delText>d</w:delText>
        </w:r>
      </w:del>
      <w:r w:rsidRPr="00F31509">
        <w:rPr>
          <w:rFonts w:asciiTheme="majorBidi" w:eastAsia="Calibri" w:hAnsiTheme="majorBidi" w:cstheme="majorBidi"/>
          <w:szCs w:val="24"/>
        </w:rPr>
        <w:t xml:space="preserve"> FBS estimates with results from </w:t>
      </w:r>
      <w:del w:id="1804" w:author="Jane Shaw" w:date="2015-10-16T14:35:00Z">
        <w:r w:rsidRPr="00F31509" w:rsidDel="000C352D">
          <w:rPr>
            <w:rFonts w:asciiTheme="majorBidi" w:eastAsia="Calibri" w:hAnsiTheme="majorBidi" w:cstheme="majorBidi"/>
            <w:szCs w:val="24"/>
          </w:rPr>
          <w:delText>HH</w:delText>
        </w:r>
      </w:del>
      <w:ins w:id="1805" w:author="Jane Shaw" w:date="2015-10-16T14:35:00Z">
        <w:r w:rsidR="000C352D">
          <w:rPr>
            <w:rFonts w:asciiTheme="majorBidi" w:eastAsia="Calibri" w:hAnsiTheme="majorBidi" w:cstheme="majorBidi"/>
            <w:szCs w:val="24"/>
          </w:rPr>
          <w:t>household</w:t>
        </w:r>
      </w:ins>
      <w:r w:rsidRPr="00F31509">
        <w:rPr>
          <w:rFonts w:asciiTheme="majorBidi" w:eastAsia="Calibri" w:hAnsiTheme="majorBidi" w:cstheme="majorBidi"/>
          <w:szCs w:val="24"/>
        </w:rPr>
        <w:t xml:space="preserve"> surveys</w:t>
      </w:r>
      <w:ins w:id="1806" w:author="Jane Shaw" w:date="2015-11-07T14:21:00Z">
        <w:r w:rsidR="00775616">
          <w:rPr>
            <w:rFonts w:asciiTheme="majorBidi" w:eastAsia="Calibri" w:hAnsiTheme="majorBidi" w:cstheme="majorBidi"/>
            <w:szCs w:val="24"/>
          </w:rPr>
          <w:t>,</w:t>
        </w:r>
      </w:ins>
      <w:r w:rsidRPr="00F31509">
        <w:rPr>
          <w:rFonts w:asciiTheme="majorBidi" w:eastAsia="Calibri" w:hAnsiTheme="majorBidi" w:cstheme="majorBidi"/>
          <w:szCs w:val="24"/>
        </w:rPr>
        <w:t xml:space="preserve"> and </w:t>
      </w:r>
      <w:ins w:id="1807" w:author="Jane Shaw" w:date="2015-10-16T14:38:00Z">
        <w:r w:rsidR="006B4488">
          <w:rPr>
            <w:rFonts w:asciiTheme="majorBidi" w:eastAsia="Calibri" w:hAnsiTheme="majorBidi" w:cstheme="majorBidi"/>
            <w:szCs w:val="24"/>
          </w:rPr>
          <w:t xml:space="preserve">these </w:t>
        </w:r>
      </w:ins>
      <w:r w:rsidRPr="00F31509">
        <w:rPr>
          <w:rFonts w:asciiTheme="majorBidi" w:eastAsia="Calibri" w:hAnsiTheme="majorBidi" w:cstheme="majorBidi"/>
          <w:szCs w:val="24"/>
        </w:rPr>
        <w:t xml:space="preserve">should be consulted before using </w:t>
      </w:r>
      <w:del w:id="1808" w:author="Jane Shaw" w:date="2015-10-16T14:35:00Z">
        <w:r w:rsidRPr="00F31509" w:rsidDel="000C352D">
          <w:rPr>
            <w:rFonts w:asciiTheme="majorBidi" w:eastAsia="Calibri" w:hAnsiTheme="majorBidi" w:cstheme="majorBidi"/>
            <w:szCs w:val="24"/>
          </w:rPr>
          <w:delText>HH</w:delText>
        </w:r>
      </w:del>
      <w:ins w:id="1809" w:author="Jane Shaw" w:date="2015-10-16T14:35:00Z">
        <w:r w:rsidR="000C352D">
          <w:rPr>
            <w:rFonts w:asciiTheme="majorBidi" w:eastAsia="Calibri" w:hAnsiTheme="majorBidi" w:cstheme="majorBidi"/>
            <w:szCs w:val="24"/>
          </w:rPr>
          <w:t>household</w:t>
        </w:r>
      </w:ins>
      <w:r w:rsidRPr="00F31509">
        <w:rPr>
          <w:rFonts w:asciiTheme="majorBidi" w:eastAsia="Calibri" w:hAnsiTheme="majorBidi" w:cstheme="majorBidi"/>
          <w:szCs w:val="24"/>
        </w:rPr>
        <w:t xml:space="preserve"> survey results to guide FBS food estimates</w:t>
      </w:r>
      <w:ins w:id="1810" w:author="Jane Shaw" w:date="2015-10-16T14:39:00Z">
        <w:r w:rsidR="006B4488">
          <w:rPr>
            <w:rFonts w:asciiTheme="majorBidi" w:eastAsia="Calibri" w:hAnsiTheme="majorBidi" w:cstheme="majorBidi"/>
            <w:szCs w:val="24"/>
          </w:rPr>
          <w:t>.</w:t>
        </w:r>
      </w:ins>
      <w:r w:rsidR="001E58EB" w:rsidRPr="00F31509">
        <w:rPr>
          <w:rStyle w:val="Rimandonotaapidipagina"/>
          <w:rFonts w:asciiTheme="majorBidi" w:eastAsia="Calibri" w:hAnsiTheme="majorBidi" w:cstheme="majorBidi"/>
          <w:szCs w:val="24"/>
        </w:rPr>
        <w:footnoteReference w:id="7"/>
      </w:r>
      <w:del w:id="1824" w:author="Jane Shaw" w:date="2015-10-16T14:39:00Z">
        <w:r w:rsidRPr="00F31509" w:rsidDel="006B4488">
          <w:rPr>
            <w:rFonts w:asciiTheme="majorBidi" w:eastAsia="Calibri" w:hAnsiTheme="majorBidi" w:cstheme="majorBidi"/>
            <w:szCs w:val="24"/>
          </w:rPr>
          <w:delText>.</w:delText>
        </w:r>
      </w:del>
      <w:r w:rsidRPr="00F31509">
        <w:rPr>
          <w:rFonts w:asciiTheme="majorBidi" w:eastAsia="Calibri" w:hAnsiTheme="majorBidi" w:cstheme="majorBidi"/>
          <w:szCs w:val="24"/>
        </w:rPr>
        <w:t xml:space="preserve"> </w:t>
      </w:r>
    </w:p>
    <w:p w14:paraId="473A5C4B" w14:textId="77777777" w:rsidR="001E58EB" w:rsidRDefault="001E58EB" w:rsidP="001E58EB">
      <w:pPr>
        <w:suppressAutoHyphens w:val="0"/>
        <w:spacing w:after="0"/>
        <w:jc w:val="both"/>
        <w:rPr>
          <w:ins w:id="1825" w:author="Jane Shaw" w:date="2015-10-16T14:42:00Z"/>
          <w:rFonts w:asciiTheme="majorBidi" w:eastAsia="Calibri" w:hAnsiTheme="majorBidi" w:cstheme="majorBidi"/>
          <w:szCs w:val="24"/>
          <w:lang w:val="en-GB" w:eastAsia="en-US"/>
        </w:rPr>
      </w:pPr>
    </w:p>
    <w:p w14:paraId="7497FFE7" w14:textId="23ECB86A" w:rsidR="006B4488" w:rsidRDefault="0013760B">
      <w:pPr>
        <w:pStyle w:val="Titolo3"/>
        <w:rPr>
          <w:ins w:id="1826" w:author="Jane Shaw" w:date="2015-10-16T14:42:00Z"/>
          <w:rFonts w:eastAsia="Calibri"/>
          <w:lang w:val="en-GB" w:eastAsia="en-US"/>
        </w:rPr>
        <w:pPrChange w:id="1827" w:author="Jane Shaw" w:date="2015-10-16T21:10:00Z">
          <w:pPr>
            <w:suppressAutoHyphens w:val="0"/>
            <w:spacing w:after="0"/>
            <w:jc w:val="both"/>
          </w:pPr>
        </w:pPrChange>
      </w:pPr>
      <w:ins w:id="1828" w:author="Jane Shaw" w:date="2015-10-16T14:42:00Z">
        <w:r>
          <w:rPr>
            <w:rFonts w:eastAsia="Calibri"/>
            <w:lang w:val="en-GB" w:eastAsia="en-US"/>
          </w:rPr>
          <w:t>Reference</w:t>
        </w:r>
        <w:r w:rsidR="006B4488">
          <w:rPr>
            <w:rFonts w:eastAsia="Calibri"/>
            <w:lang w:val="en-GB" w:eastAsia="en-US"/>
          </w:rPr>
          <w:t xml:space="preserve"> </w:t>
        </w:r>
      </w:ins>
    </w:p>
    <w:p w14:paraId="3EAFCA5D" w14:textId="48F7CC32" w:rsidR="006B4488" w:rsidRPr="006B4488" w:rsidRDefault="006B4488" w:rsidP="001E58EB">
      <w:pPr>
        <w:suppressAutoHyphens w:val="0"/>
        <w:spacing w:after="0"/>
        <w:jc w:val="both"/>
        <w:rPr>
          <w:rFonts w:asciiTheme="majorBidi" w:eastAsia="Calibri" w:hAnsiTheme="majorBidi" w:cstheme="majorBidi"/>
          <w:szCs w:val="24"/>
          <w:lang w:val="en-GB" w:eastAsia="en-US"/>
        </w:rPr>
      </w:pPr>
      <w:ins w:id="1829" w:author="Jane Shaw" w:date="2015-10-16T14:42:00Z">
        <w:r w:rsidRPr="006B4488">
          <w:rPr>
            <w:rFonts w:asciiTheme="majorBidi" w:eastAsia="Calibri" w:hAnsiTheme="majorBidi" w:cstheme="majorBidi"/>
            <w:b/>
            <w:szCs w:val="24"/>
            <w:lang w:val="en-GB" w:eastAsia="en-US"/>
            <w:rPrChange w:id="1830" w:author="Jane Shaw" w:date="2015-10-16T14:45:00Z">
              <w:rPr>
                <w:rFonts w:asciiTheme="majorBidi" w:eastAsia="Calibri" w:hAnsiTheme="majorBidi" w:cstheme="majorBidi"/>
                <w:szCs w:val="24"/>
                <w:lang w:val="en-GB" w:eastAsia="en-US"/>
              </w:rPr>
            </w:rPrChange>
          </w:rPr>
          <w:t>Gr</w:t>
        </w:r>
        <w:r w:rsidRPr="006B4488">
          <w:rPr>
            <w:rFonts w:ascii="Times New Roman" w:eastAsia="Calibri" w:hAnsi="Times New Roman" w:cs="Times New Roman"/>
            <w:b/>
            <w:szCs w:val="24"/>
            <w:lang w:val="en-GB" w:eastAsia="en-US"/>
            <w:rPrChange w:id="1831" w:author="Jane Shaw" w:date="2015-10-16T14:45:00Z">
              <w:rPr>
                <w:rFonts w:ascii="Times New Roman" w:eastAsia="Calibri" w:hAnsi="Times New Roman" w:cs="Times New Roman"/>
                <w:szCs w:val="24"/>
                <w:lang w:val="en-GB" w:eastAsia="en-US"/>
              </w:rPr>
            </w:rPrChange>
          </w:rPr>
          <w:t>ü</w:t>
        </w:r>
      </w:ins>
      <w:ins w:id="1832" w:author="Jane Shaw" w:date="2015-10-16T14:43:00Z">
        <w:r w:rsidRPr="006B4488">
          <w:rPr>
            <w:rFonts w:asciiTheme="majorBidi" w:eastAsia="Calibri" w:hAnsiTheme="majorBidi" w:cstheme="majorBidi"/>
            <w:b/>
            <w:szCs w:val="24"/>
            <w:lang w:val="en-GB" w:eastAsia="en-US"/>
            <w:rPrChange w:id="1833" w:author="Jane Shaw" w:date="2015-10-16T14:45:00Z">
              <w:rPr>
                <w:rFonts w:asciiTheme="majorBidi" w:eastAsia="Calibri" w:hAnsiTheme="majorBidi" w:cstheme="majorBidi"/>
                <w:szCs w:val="24"/>
                <w:lang w:val="en-GB" w:eastAsia="en-US"/>
              </w:rPr>
            </w:rPrChange>
          </w:rPr>
          <w:t xml:space="preserve">nberger, K. </w:t>
        </w:r>
        <w:r>
          <w:rPr>
            <w:rFonts w:asciiTheme="majorBidi" w:eastAsia="Calibri" w:hAnsiTheme="majorBidi" w:cstheme="majorBidi"/>
            <w:szCs w:val="24"/>
            <w:lang w:val="en-GB" w:eastAsia="en-US"/>
          </w:rPr>
          <w:t xml:space="preserve">2014. </w:t>
        </w:r>
        <w:r w:rsidRPr="006B4488">
          <w:rPr>
            <w:rFonts w:asciiTheme="majorBidi" w:eastAsia="Calibri" w:hAnsiTheme="majorBidi" w:cstheme="majorBidi"/>
            <w:i/>
            <w:szCs w:val="24"/>
            <w:lang w:val="en-GB" w:eastAsia="en-US"/>
            <w:rPrChange w:id="1834" w:author="Jane Shaw" w:date="2015-10-16T14:45:00Z">
              <w:rPr>
                <w:rFonts w:asciiTheme="majorBidi" w:eastAsia="Calibri" w:hAnsiTheme="majorBidi" w:cstheme="majorBidi"/>
                <w:szCs w:val="24"/>
                <w:lang w:val="en-GB" w:eastAsia="en-US"/>
              </w:rPr>
            </w:rPrChange>
          </w:rPr>
          <w:t xml:space="preserve">Estimating food consumption patterns by reconciling food balance sheets and household </w:t>
        </w:r>
      </w:ins>
      <w:ins w:id="1835" w:author="Jane Shaw" w:date="2015-10-16T14:44:00Z">
        <w:r w:rsidRPr="006B4488">
          <w:rPr>
            <w:rFonts w:asciiTheme="majorBidi" w:eastAsia="Calibri" w:hAnsiTheme="majorBidi" w:cstheme="majorBidi"/>
            <w:i/>
            <w:szCs w:val="24"/>
            <w:lang w:val="en-GB" w:eastAsia="en-US"/>
            <w:rPrChange w:id="1836" w:author="Jane Shaw" w:date="2015-10-16T14:45:00Z">
              <w:rPr>
                <w:rFonts w:asciiTheme="majorBidi" w:eastAsia="Calibri" w:hAnsiTheme="majorBidi" w:cstheme="majorBidi"/>
                <w:szCs w:val="24"/>
                <w:lang w:val="en-GB" w:eastAsia="en-US"/>
              </w:rPr>
            </w:rPrChange>
          </w:rPr>
          <w:t xml:space="preserve">budget </w:t>
        </w:r>
      </w:ins>
      <w:ins w:id="1837" w:author="Jane Shaw" w:date="2015-10-16T14:43:00Z">
        <w:r w:rsidRPr="006B4488">
          <w:rPr>
            <w:rFonts w:asciiTheme="majorBidi" w:eastAsia="Calibri" w:hAnsiTheme="majorBidi" w:cstheme="majorBidi"/>
            <w:i/>
            <w:szCs w:val="24"/>
            <w:lang w:val="en-GB" w:eastAsia="en-US"/>
            <w:rPrChange w:id="1838" w:author="Jane Shaw" w:date="2015-10-16T14:45:00Z">
              <w:rPr>
                <w:rFonts w:asciiTheme="majorBidi" w:eastAsia="Calibri" w:hAnsiTheme="majorBidi" w:cstheme="majorBidi"/>
                <w:szCs w:val="24"/>
                <w:lang w:val="en-GB" w:eastAsia="en-US"/>
              </w:rPr>
            </w:rPrChange>
          </w:rPr>
          <w:t>surveys</w:t>
        </w:r>
        <w:r>
          <w:rPr>
            <w:rFonts w:asciiTheme="majorBidi" w:eastAsia="Calibri" w:hAnsiTheme="majorBidi" w:cstheme="majorBidi"/>
            <w:szCs w:val="24"/>
            <w:lang w:val="en-GB" w:eastAsia="en-US"/>
          </w:rPr>
          <w:t xml:space="preserve">. </w:t>
        </w:r>
      </w:ins>
      <w:ins w:id="1839" w:author="Jane Shaw" w:date="2015-10-16T14:45:00Z">
        <w:r>
          <w:rPr>
            <w:rFonts w:asciiTheme="majorBidi" w:eastAsia="Calibri" w:hAnsiTheme="majorBidi" w:cstheme="majorBidi"/>
            <w:szCs w:val="24"/>
            <w:lang w:val="en-GB" w:eastAsia="en-US"/>
          </w:rPr>
          <w:t xml:space="preserve">FAO </w:t>
        </w:r>
      </w:ins>
      <w:ins w:id="1840" w:author="Jane Shaw" w:date="2015-10-16T14:44:00Z">
        <w:r>
          <w:rPr>
            <w:rFonts w:asciiTheme="majorBidi" w:eastAsia="Calibri" w:hAnsiTheme="majorBidi" w:cstheme="majorBidi"/>
            <w:szCs w:val="24"/>
            <w:lang w:val="en-GB" w:eastAsia="en-US"/>
          </w:rPr>
          <w:t>Statistics Division Working Paper Series No. ESS/14.08. Rome, FAO.</w:t>
        </w:r>
      </w:ins>
      <w:ins w:id="1841" w:author="Jane Shaw" w:date="2015-10-16T19:58:00Z">
        <w:r w:rsidR="009A0116">
          <w:rPr>
            <w:rFonts w:ascii="Times New Roman" w:hAnsi="Times New Roman" w:cs="Times New Roman"/>
          </w:rPr>
          <w:t xml:space="preserve"> </w:t>
        </w:r>
        <w:r w:rsidR="009A0116" w:rsidRPr="009A0116">
          <w:rPr>
            <w:rFonts w:ascii="Times New Roman" w:hAnsi="Times New Roman" w:cs="Times New Roman"/>
          </w:rPr>
          <w:t>http://www.fao.org/3/a-i4315e.pdf</w:t>
        </w:r>
      </w:ins>
      <w:ins w:id="1842" w:author="Jane Shaw" w:date="2015-10-16T14:45:00Z">
        <w:r>
          <w:rPr>
            <w:rFonts w:ascii="Times New Roman" w:hAnsi="Times New Roman" w:cs="Times New Roman"/>
          </w:rPr>
          <w:t>.</w:t>
        </w:r>
      </w:ins>
    </w:p>
    <w:p w14:paraId="24F395BF" w14:textId="77777777"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14:paraId="2FC48B77" w14:textId="675415CF" w:rsidR="00C500F7" w:rsidRDefault="00DC2782" w:rsidP="00C500F7">
      <w:pPr>
        <w:pStyle w:val="Titolo1"/>
        <w:spacing w:before="0" w:after="200"/>
        <w:rPr>
          <w:rFonts w:asciiTheme="majorBidi" w:hAnsiTheme="majorBidi" w:cstheme="majorBidi"/>
        </w:rPr>
      </w:pPr>
      <w:bookmarkStart w:id="1843" w:name="_Toc428383821"/>
      <w:bookmarkStart w:id="1844" w:name="_Toc428436043"/>
      <w:bookmarkStart w:id="1845" w:name="_Toc428436344"/>
      <w:bookmarkStart w:id="1846" w:name="_Toc308029346"/>
      <w:bookmarkStart w:id="1847" w:name="_Toc308029537"/>
      <w:ins w:id="1848" w:author="Jane Shaw" w:date="2015-10-16T21:08:00Z">
        <w:r>
          <w:rPr>
            <w:rFonts w:asciiTheme="majorBidi" w:hAnsiTheme="majorBidi" w:cstheme="majorBidi"/>
          </w:rPr>
          <w:t xml:space="preserve">1. </w:t>
        </w:r>
      </w:ins>
      <w:r w:rsidR="00E70192" w:rsidRPr="00F31509">
        <w:rPr>
          <w:rFonts w:asciiTheme="majorBidi" w:hAnsiTheme="majorBidi" w:cstheme="majorBidi"/>
        </w:rPr>
        <w:t>FBS</w:t>
      </w:r>
      <w:del w:id="1849" w:author="Jane Shaw" w:date="2015-11-07T14:22:00Z">
        <w:r w:rsidR="00E70192" w:rsidRPr="00F31509" w:rsidDel="0013760B">
          <w:rPr>
            <w:rFonts w:asciiTheme="majorBidi" w:hAnsiTheme="majorBidi" w:cstheme="majorBidi"/>
          </w:rPr>
          <w:delText>s</w:delText>
        </w:r>
      </w:del>
      <w:r w:rsidR="00E70192" w:rsidRPr="00F31509">
        <w:rPr>
          <w:rFonts w:asciiTheme="majorBidi" w:hAnsiTheme="majorBidi" w:cstheme="majorBidi"/>
        </w:rPr>
        <w:t xml:space="preserve"> and SUAs, underlying data, sources, measurement and imputation</w:t>
      </w:r>
      <w:bookmarkStart w:id="1850" w:name="_Toc428383822"/>
      <w:bookmarkStart w:id="1851" w:name="_Toc428436044"/>
      <w:bookmarkStart w:id="1852" w:name="_Toc428436345"/>
      <w:bookmarkEnd w:id="1843"/>
      <w:bookmarkEnd w:id="1844"/>
      <w:bookmarkEnd w:id="1845"/>
      <w:bookmarkEnd w:id="1846"/>
      <w:bookmarkEnd w:id="1847"/>
    </w:p>
    <w:p w14:paraId="22272E39" w14:textId="19A3B5D9" w:rsidR="00E70192" w:rsidRPr="00C500F7" w:rsidRDefault="00DC2782" w:rsidP="00C4334D">
      <w:pPr>
        <w:pStyle w:val="Titolo2"/>
      </w:pPr>
      <w:bookmarkStart w:id="1853" w:name="_Toc308029347"/>
      <w:bookmarkStart w:id="1854" w:name="_Toc308029538"/>
      <w:ins w:id="1855" w:author="Jane Shaw" w:date="2015-10-16T21:08:00Z">
        <w:r>
          <w:t xml:space="preserve">1.1 </w:t>
        </w:r>
      </w:ins>
      <w:r w:rsidR="00E70192" w:rsidRPr="00F31509">
        <w:t>FBS</w:t>
      </w:r>
      <w:del w:id="1856" w:author="Jane Shaw" w:date="2015-11-07T14:22:00Z">
        <w:r w:rsidR="00E70192" w:rsidRPr="00F31509" w:rsidDel="0013760B">
          <w:delText>s</w:delText>
        </w:r>
      </w:del>
      <w:r w:rsidR="00E70192" w:rsidRPr="00F31509">
        <w:t xml:space="preserve"> and SUAs</w:t>
      </w:r>
      <w:bookmarkEnd w:id="1850"/>
      <w:bookmarkEnd w:id="1851"/>
      <w:bookmarkEnd w:id="1852"/>
      <w:bookmarkEnd w:id="1853"/>
      <w:bookmarkEnd w:id="1854"/>
    </w:p>
    <w:p w14:paraId="5424F9F4" w14:textId="68ECDC30" w:rsidR="00E70192" w:rsidRPr="00C500F7" w:rsidRDefault="00E70192" w:rsidP="00C500F7">
      <w:pPr>
        <w:pStyle w:val="Paragrafoelenco"/>
        <w:ind w:left="0"/>
        <w:jc w:val="both"/>
        <w:rPr>
          <w:rFonts w:asciiTheme="majorBidi" w:hAnsiTheme="majorBidi" w:cstheme="majorBidi"/>
          <w:szCs w:val="24"/>
        </w:rPr>
      </w:pPr>
      <w:r w:rsidRPr="00F31509">
        <w:rPr>
          <w:rFonts w:asciiTheme="majorBidi" w:hAnsiTheme="majorBidi" w:cstheme="majorBidi"/>
          <w:szCs w:val="24"/>
        </w:rPr>
        <w:t xml:space="preserve">This </w:t>
      </w:r>
      <w:ins w:id="1857" w:author="Jane Shaw" w:date="2015-11-07T14:22:00Z">
        <w:r w:rsidR="0013760B">
          <w:rPr>
            <w:rFonts w:asciiTheme="majorBidi" w:hAnsiTheme="majorBidi" w:cstheme="majorBidi"/>
            <w:szCs w:val="24"/>
          </w:rPr>
          <w:t>re</w:t>
        </w:r>
      </w:ins>
      <w:r w:rsidRPr="00F31509">
        <w:rPr>
          <w:rFonts w:asciiTheme="majorBidi" w:hAnsiTheme="majorBidi" w:cstheme="majorBidi"/>
          <w:szCs w:val="24"/>
        </w:rPr>
        <w:t>source</w:t>
      </w:r>
      <w:ins w:id="1858" w:author="Jane Shaw" w:date="2015-11-07T14:22:00Z">
        <w:r w:rsidR="0013760B">
          <w:rPr>
            <w:rFonts w:asciiTheme="majorBidi" w:hAnsiTheme="majorBidi" w:cstheme="majorBidi"/>
            <w:szCs w:val="24"/>
          </w:rPr>
          <w:t xml:space="preserve"> </w:t>
        </w:r>
      </w:ins>
      <w:r w:rsidRPr="00F31509">
        <w:rPr>
          <w:rFonts w:asciiTheme="majorBidi" w:hAnsiTheme="majorBidi" w:cstheme="majorBidi"/>
          <w:szCs w:val="24"/>
        </w:rPr>
        <w:t xml:space="preserve">book provides </w:t>
      </w:r>
      <w:del w:id="1859" w:author="Jane Shaw" w:date="2015-10-16T20:33:00Z">
        <w:r w:rsidRPr="00F31509" w:rsidDel="000A283D">
          <w:rPr>
            <w:rFonts w:asciiTheme="majorBidi" w:hAnsiTheme="majorBidi" w:cstheme="majorBidi"/>
            <w:szCs w:val="24"/>
          </w:rPr>
          <w:delText xml:space="preserve">a </w:delText>
        </w:r>
      </w:del>
      <w:r w:rsidRPr="00F31509">
        <w:rPr>
          <w:rFonts w:asciiTheme="majorBidi" w:hAnsiTheme="majorBidi" w:cstheme="majorBidi"/>
          <w:szCs w:val="24"/>
        </w:rPr>
        <w:t>description</w:t>
      </w:r>
      <w:ins w:id="1860" w:author="Jane Shaw" w:date="2015-10-16T20:33:00Z">
        <w:r w:rsidR="000A283D">
          <w:rPr>
            <w:rFonts w:asciiTheme="majorBidi" w:hAnsiTheme="majorBidi" w:cstheme="majorBidi"/>
            <w:szCs w:val="24"/>
          </w:rPr>
          <w:t>s</w:t>
        </w:r>
      </w:ins>
      <w:r w:rsidRPr="00F31509">
        <w:rPr>
          <w:rFonts w:asciiTheme="majorBidi" w:hAnsiTheme="majorBidi" w:cstheme="majorBidi"/>
          <w:szCs w:val="24"/>
        </w:rPr>
        <w:t xml:space="preserve"> of the methodologies, </w:t>
      </w:r>
      <w:del w:id="1861" w:author="Jane Shaw" w:date="2015-10-16T20:33:00Z">
        <w:r w:rsidRPr="00F31509" w:rsidDel="000A283D">
          <w:rPr>
            <w:rFonts w:asciiTheme="majorBidi" w:hAnsiTheme="majorBidi" w:cstheme="majorBidi"/>
            <w:szCs w:val="24"/>
          </w:rPr>
          <w:delText xml:space="preserve">the </w:delText>
        </w:r>
      </w:del>
      <w:r w:rsidRPr="00F31509">
        <w:rPr>
          <w:rFonts w:asciiTheme="majorBidi" w:hAnsiTheme="majorBidi" w:cstheme="majorBidi"/>
          <w:szCs w:val="24"/>
        </w:rPr>
        <w:t>processes</w:t>
      </w:r>
      <w:del w:id="1862" w:author="Jane Shaw" w:date="2015-10-16T20:33:00Z">
        <w:r w:rsidRPr="00F31509" w:rsidDel="000A283D">
          <w:rPr>
            <w:rFonts w:asciiTheme="majorBidi" w:hAnsiTheme="majorBidi" w:cstheme="majorBidi"/>
            <w:szCs w:val="24"/>
          </w:rPr>
          <w:delText>,</w:delText>
        </w:r>
      </w:del>
      <w:r w:rsidRPr="00F31509">
        <w:rPr>
          <w:rFonts w:asciiTheme="majorBidi" w:hAnsiTheme="majorBidi" w:cstheme="majorBidi"/>
          <w:szCs w:val="24"/>
        </w:rPr>
        <w:t xml:space="preserve"> and </w:t>
      </w:r>
      <w:del w:id="1863" w:author="Jane Shaw" w:date="2015-10-16T20:33:00Z">
        <w:r w:rsidRPr="00F31509" w:rsidDel="000A283D">
          <w:rPr>
            <w:rFonts w:asciiTheme="majorBidi" w:hAnsiTheme="majorBidi" w:cstheme="majorBidi"/>
            <w:szCs w:val="24"/>
          </w:rPr>
          <w:delText xml:space="preserve">the </w:delText>
        </w:r>
      </w:del>
      <w:r w:rsidRPr="00F31509">
        <w:rPr>
          <w:rFonts w:asciiTheme="majorBidi" w:hAnsiTheme="majorBidi" w:cstheme="majorBidi"/>
          <w:szCs w:val="24"/>
        </w:rPr>
        <w:t xml:space="preserve">practical steps </w:t>
      </w:r>
      <w:del w:id="1864" w:author="Jane Shaw" w:date="2015-10-16T20:33:00Z">
        <w:r w:rsidRPr="00F31509" w:rsidDel="000A283D">
          <w:rPr>
            <w:rFonts w:asciiTheme="majorBidi" w:hAnsiTheme="majorBidi" w:cstheme="majorBidi"/>
            <w:szCs w:val="24"/>
          </w:rPr>
          <w:delText xml:space="preserve">to </w:delText>
        </w:r>
      </w:del>
      <w:ins w:id="1865" w:author="Jane Shaw" w:date="2015-10-16T20:33:00Z">
        <w:r w:rsidR="000A283D">
          <w:rPr>
            <w:rFonts w:asciiTheme="majorBidi" w:hAnsiTheme="majorBidi" w:cstheme="majorBidi"/>
            <w:szCs w:val="24"/>
          </w:rPr>
          <w:t xml:space="preserve">for </w:t>
        </w:r>
      </w:ins>
      <w:r w:rsidRPr="00F31509">
        <w:rPr>
          <w:rFonts w:asciiTheme="majorBidi" w:hAnsiTheme="majorBidi" w:cstheme="majorBidi"/>
          <w:szCs w:val="24"/>
        </w:rPr>
        <w:t>construct</w:t>
      </w:r>
      <w:ins w:id="1866" w:author="Jane Shaw" w:date="2015-10-16T20:33:00Z">
        <w:r w:rsidR="000A283D">
          <w:rPr>
            <w:rFonts w:asciiTheme="majorBidi" w:hAnsiTheme="majorBidi" w:cstheme="majorBidi"/>
            <w:szCs w:val="24"/>
          </w:rPr>
          <w:t>ing</w:t>
        </w:r>
      </w:ins>
      <w:r w:rsidRPr="00F31509">
        <w:rPr>
          <w:rFonts w:asciiTheme="majorBidi" w:hAnsiTheme="majorBidi" w:cstheme="majorBidi"/>
          <w:szCs w:val="24"/>
        </w:rPr>
        <w:t xml:space="preserve"> a</w:t>
      </w:r>
      <w:ins w:id="1867" w:author="Jane Shaw" w:date="2015-10-16T20:50:00Z">
        <w:r w:rsidR="00117B5A">
          <w:rPr>
            <w:rFonts w:asciiTheme="majorBidi" w:hAnsiTheme="majorBidi" w:cstheme="majorBidi"/>
            <w:szCs w:val="24"/>
          </w:rPr>
          <w:t>n</w:t>
        </w:r>
      </w:ins>
      <w:r w:rsidRPr="00F31509">
        <w:rPr>
          <w:rFonts w:asciiTheme="majorBidi" w:hAnsiTheme="majorBidi" w:cstheme="majorBidi"/>
          <w:szCs w:val="24"/>
        </w:rPr>
        <w:t xml:space="preserve"> </w:t>
      </w:r>
      <w:del w:id="1868" w:author="Jane Shaw" w:date="2015-10-16T20:50:00Z">
        <w:r w:rsidR="000A283D" w:rsidRPr="00F31509" w:rsidDel="00117B5A">
          <w:rPr>
            <w:rFonts w:asciiTheme="majorBidi" w:hAnsiTheme="majorBidi" w:cstheme="majorBidi"/>
            <w:szCs w:val="24"/>
          </w:rPr>
          <w:delText xml:space="preserve">food balance sheet </w:delText>
        </w:r>
        <w:r w:rsidRPr="00F31509" w:rsidDel="00117B5A">
          <w:rPr>
            <w:rFonts w:asciiTheme="majorBidi" w:hAnsiTheme="majorBidi" w:cstheme="majorBidi"/>
            <w:szCs w:val="24"/>
          </w:rPr>
          <w:delText>(</w:delText>
        </w:r>
      </w:del>
      <w:r w:rsidRPr="00F31509">
        <w:rPr>
          <w:rFonts w:asciiTheme="majorBidi" w:hAnsiTheme="majorBidi" w:cstheme="majorBidi"/>
          <w:szCs w:val="24"/>
        </w:rPr>
        <w:t>FBS</w:t>
      </w:r>
      <w:del w:id="1869" w:author="Jane Shaw" w:date="2015-10-16T20:50:00Z">
        <w:r w:rsidRPr="00F31509" w:rsidDel="00117B5A">
          <w:rPr>
            <w:rFonts w:asciiTheme="majorBidi" w:hAnsiTheme="majorBidi" w:cstheme="majorBidi"/>
            <w:szCs w:val="24"/>
          </w:rPr>
          <w:delText>)</w:delText>
        </w:r>
      </w:del>
      <w:r w:rsidRPr="00F31509">
        <w:rPr>
          <w:rFonts w:asciiTheme="majorBidi" w:hAnsiTheme="majorBidi" w:cstheme="majorBidi"/>
          <w:szCs w:val="24"/>
        </w:rPr>
        <w:t xml:space="preserve">. </w:t>
      </w:r>
      <w:del w:id="1870" w:author="Jane Shaw" w:date="2015-11-07T18:08:00Z">
        <w:r w:rsidRPr="00F31509" w:rsidDel="003024E6">
          <w:rPr>
            <w:rFonts w:asciiTheme="majorBidi" w:hAnsiTheme="majorBidi" w:cstheme="majorBidi"/>
            <w:szCs w:val="24"/>
          </w:rPr>
          <w:delText xml:space="preserve">FBS compilers will realize that </w:delText>
        </w:r>
      </w:del>
      <w:r w:rsidR="003024E6" w:rsidRPr="00F31509">
        <w:rPr>
          <w:rFonts w:asciiTheme="majorBidi" w:hAnsiTheme="majorBidi" w:cstheme="majorBidi"/>
          <w:szCs w:val="24"/>
        </w:rPr>
        <w:t xml:space="preserve">All </w:t>
      </w:r>
      <w:ins w:id="1871" w:author="Jane Shaw" w:date="2015-10-16T20:33:00Z">
        <w:r w:rsidR="000A283D">
          <w:rPr>
            <w:rFonts w:asciiTheme="majorBidi" w:hAnsiTheme="majorBidi" w:cstheme="majorBidi"/>
            <w:szCs w:val="24"/>
          </w:rPr>
          <w:t xml:space="preserve">the </w:t>
        </w:r>
      </w:ins>
      <w:del w:id="1872" w:author="Jane Shaw" w:date="2015-10-16T20:33:00Z">
        <w:r w:rsidRPr="00F31509" w:rsidDel="000A283D">
          <w:rPr>
            <w:rFonts w:asciiTheme="majorBidi" w:hAnsiTheme="majorBidi" w:cstheme="majorBidi"/>
            <w:szCs w:val="24"/>
          </w:rPr>
          <w:delText xml:space="preserve">compilation </w:delText>
        </w:r>
      </w:del>
      <w:r w:rsidRPr="00F31509">
        <w:rPr>
          <w:rFonts w:asciiTheme="majorBidi" w:hAnsiTheme="majorBidi" w:cstheme="majorBidi"/>
          <w:szCs w:val="24"/>
        </w:rPr>
        <w:t xml:space="preserve">steps </w:t>
      </w:r>
      <w:del w:id="1873" w:author="Jane Shaw" w:date="2015-10-16T20:33:00Z">
        <w:r w:rsidRPr="00F31509" w:rsidDel="000A283D">
          <w:rPr>
            <w:rFonts w:asciiTheme="majorBidi" w:hAnsiTheme="majorBidi" w:cstheme="majorBidi"/>
            <w:szCs w:val="24"/>
          </w:rPr>
          <w:delText xml:space="preserve">to </w:delText>
        </w:r>
      </w:del>
      <w:ins w:id="1874" w:author="Jane Shaw" w:date="2015-10-16T20:33:00Z">
        <w:r w:rsidR="000A283D">
          <w:rPr>
            <w:rFonts w:asciiTheme="majorBidi" w:hAnsiTheme="majorBidi" w:cstheme="majorBidi"/>
            <w:szCs w:val="24"/>
          </w:rPr>
          <w:t xml:space="preserve">for </w:t>
        </w:r>
      </w:ins>
      <w:del w:id="1875" w:author="Jane Shaw" w:date="2015-10-16T20:33:00Z">
        <w:r w:rsidRPr="00F31509" w:rsidDel="000A283D">
          <w:rPr>
            <w:rFonts w:asciiTheme="majorBidi" w:hAnsiTheme="majorBidi" w:cstheme="majorBidi"/>
            <w:szCs w:val="24"/>
          </w:rPr>
          <w:delText xml:space="preserve">arrive at </w:delText>
        </w:r>
      </w:del>
      <w:ins w:id="1876" w:author="Jane Shaw" w:date="2015-10-16T20:33:00Z">
        <w:r w:rsidR="000A283D">
          <w:rPr>
            <w:rFonts w:asciiTheme="majorBidi" w:hAnsiTheme="majorBidi" w:cstheme="majorBidi"/>
            <w:szCs w:val="24"/>
          </w:rPr>
          <w:t xml:space="preserve">compiling </w:t>
        </w:r>
      </w:ins>
      <w:r w:rsidRPr="00F31509">
        <w:rPr>
          <w:rFonts w:asciiTheme="majorBidi" w:hAnsiTheme="majorBidi" w:cstheme="majorBidi"/>
          <w:szCs w:val="24"/>
        </w:rPr>
        <w:t xml:space="preserve">a final FBS </w:t>
      </w:r>
      <w:del w:id="1877" w:author="Jane Shaw" w:date="2015-10-16T20:34:00Z">
        <w:r w:rsidRPr="00F31509" w:rsidDel="000A283D">
          <w:rPr>
            <w:rFonts w:asciiTheme="majorBidi" w:hAnsiTheme="majorBidi" w:cstheme="majorBidi"/>
            <w:szCs w:val="24"/>
          </w:rPr>
          <w:delText xml:space="preserve">actually </w:delText>
        </w:r>
      </w:del>
      <w:del w:id="1878" w:author="Jane Shaw" w:date="2015-11-07T18:08:00Z">
        <w:r w:rsidRPr="00F31509" w:rsidDel="003024E6">
          <w:rPr>
            <w:rFonts w:asciiTheme="majorBidi" w:hAnsiTheme="majorBidi" w:cstheme="majorBidi"/>
            <w:szCs w:val="24"/>
          </w:rPr>
          <w:delText xml:space="preserve">refer to </w:delText>
        </w:r>
      </w:del>
      <w:ins w:id="1879" w:author="Jane Shaw" w:date="2015-11-07T18:08:00Z">
        <w:r w:rsidR="003024E6">
          <w:rPr>
            <w:rFonts w:asciiTheme="majorBidi" w:hAnsiTheme="majorBidi" w:cstheme="majorBidi"/>
            <w:szCs w:val="24"/>
          </w:rPr>
          <w:t xml:space="preserve">are based on </w:t>
        </w:r>
      </w:ins>
      <w:del w:id="1880" w:author="Jane Shaw" w:date="2015-10-16T20:34:00Z">
        <w:r w:rsidRPr="00F31509" w:rsidDel="000A283D">
          <w:rPr>
            <w:rFonts w:asciiTheme="majorBidi" w:hAnsiTheme="majorBidi" w:cstheme="majorBidi"/>
            <w:szCs w:val="24"/>
          </w:rPr>
          <w:delText xml:space="preserve">much </w:delText>
        </w:r>
      </w:del>
      <w:ins w:id="1881" w:author="Jane Shaw" w:date="2015-10-16T20:34:00Z">
        <w:r w:rsidR="000A283D">
          <w:rPr>
            <w:rFonts w:asciiTheme="majorBidi" w:hAnsiTheme="majorBidi" w:cstheme="majorBidi"/>
            <w:szCs w:val="24"/>
          </w:rPr>
          <w:t xml:space="preserve">far </w:t>
        </w:r>
      </w:ins>
      <w:r w:rsidRPr="00F31509">
        <w:rPr>
          <w:rFonts w:asciiTheme="majorBidi" w:hAnsiTheme="majorBidi" w:cstheme="majorBidi"/>
          <w:szCs w:val="24"/>
        </w:rPr>
        <w:t xml:space="preserve">more disaggregated balances of primary and processed products, </w:t>
      </w:r>
      <w:del w:id="1882" w:author="Jane Shaw" w:date="2015-10-16T20:34:00Z">
        <w:r w:rsidRPr="00F31509" w:rsidDel="000A283D">
          <w:rPr>
            <w:rFonts w:asciiTheme="majorBidi" w:hAnsiTheme="majorBidi" w:cstheme="majorBidi"/>
            <w:szCs w:val="24"/>
          </w:rPr>
          <w:delText xml:space="preserve">here </w:delText>
        </w:r>
      </w:del>
      <w:ins w:id="1883" w:author="Jane Shaw" w:date="2015-10-16T20:34:00Z">
        <w:r w:rsidR="000A283D">
          <w:rPr>
            <w:rFonts w:asciiTheme="majorBidi" w:hAnsiTheme="majorBidi" w:cstheme="majorBidi"/>
            <w:szCs w:val="24"/>
          </w:rPr>
          <w:t xml:space="preserve">which are </w:t>
        </w:r>
      </w:ins>
      <w:r w:rsidRPr="00F31509">
        <w:rPr>
          <w:rFonts w:asciiTheme="majorBidi" w:hAnsiTheme="majorBidi" w:cstheme="majorBidi"/>
          <w:szCs w:val="24"/>
        </w:rPr>
        <w:t xml:space="preserve">referred to as </w:t>
      </w:r>
      <w:r w:rsidR="000A283D" w:rsidRPr="00F31509">
        <w:rPr>
          <w:rFonts w:asciiTheme="majorBidi" w:hAnsiTheme="majorBidi" w:cstheme="majorBidi"/>
          <w:szCs w:val="24"/>
        </w:rPr>
        <w:t>supply</w:t>
      </w:r>
      <w:ins w:id="1884" w:author="Jane Shaw" w:date="2015-10-16T20:34:00Z">
        <w:r w:rsidR="000A283D">
          <w:rPr>
            <w:rFonts w:asciiTheme="majorBidi" w:hAnsiTheme="majorBidi" w:cstheme="majorBidi"/>
            <w:szCs w:val="24"/>
          </w:rPr>
          <w:t xml:space="preserve"> </w:t>
        </w:r>
      </w:ins>
      <w:del w:id="1885" w:author="Jane Shaw" w:date="2015-10-16T20:34:00Z">
        <w:r w:rsidR="000A283D" w:rsidRPr="00F31509" w:rsidDel="000A283D">
          <w:rPr>
            <w:rFonts w:asciiTheme="majorBidi" w:hAnsiTheme="majorBidi" w:cstheme="majorBidi"/>
            <w:szCs w:val="24"/>
          </w:rPr>
          <w:delText>-</w:delText>
        </w:r>
      </w:del>
      <w:r w:rsidR="000A283D" w:rsidRPr="00F31509">
        <w:rPr>
          <w:rFonts w:asciiTheme="majorBidi" w:hAnsiTheme="majorBidi" w:cstheme="majorBidi"/>
          <w:szCs w:val="24"/>
        </w:rPr>
        <w:t xml:space="preserve">utilization accounts </w:t>
      </w:r>
      <w:r w:rsidRPr="00F31509">
        <w:rPr>
          <w:rFonts w:asciiTheme="majorBidi" w:hAnsiTheme="majorBidi" w:cstheme="majorBidi"/>
          <w:szCs w:val="24"/>
        </w:rPr>
        <w:t xml:space="preserve">(SUAs). It is only </w:t>
      </w:r>
      <w:ins w:id="1886" w:author="Jane Shaw" w:date="2015-10-16T20:35:00Z">
        <w:r w:rsidR="00DD0042">
          <w:rPr>
            <w:rFonts w:asciiTheme="majorBidi" w:hAnsiTheme="majorBidi" w:cstheme="majorBidi"/>
            <w:szCs w:val="24"/>
          </w:rPr>
          <w:t xml:space="preserve">at </w:t>
        </w:r>
      </w:ins>
      <w:r w:rsidRPr="00F31509">
        <w:rPr>
          <w:rFonts w:asciiTheme="majorBidi" w:hAnsiTheme="majorBidi" w:cstheme="majorBidi"/>
          <w:szCs w:val="24"/>
        </w:rPr>
        <w:t>the final step of aggregation</w:t>
      </w:r>
      <w:ins w:id="1887" w:author="Jane Shaw" w:date="2015-10-16T20:36:00Z">
        <w:r w:rsidR="00DD0042">
          <w:rPr>
            <w:rFonts w:asciiTheme="majorBidi" w:hAnsiTheme="majorBidi" w:cstheme="majorBidi"/>
            <w:szCs w:val="24"/>
          </w:rPr>
          <w:t xml:space="preserve"> –</w:t>
        </w:r>
      </w:ins>
      <w:del w:id="1888" w:author="Jane Shaw" w:date="2015-10-16T20:36:00Z">
        <w:r w:rsidRPr="00F31509" w:rsidDel="00DD0042">
          <w:rPr>
            <w:rFonts w:asciiTheme="majorBidi" w:hAnsiTheme="majorBidi" w:cstheme="majorBidi"/>
            <w:szCs w:val="24"/>
          </w:rPr>
          <w:delText>,</w:delText>
        </w:r>
      </w:del>
      <w:r w:rsidRPr="00F31509">
        <w:rPr>
          <w:rFonts w:asciiTheme="majorBidi" w:hAnsiTheme="majorBidi" w:cstheme="majorBidi"/>
          <w:szCs w:val="24"/>
        </w:rPr>
        <w:t xml:space="preserve"> the so-called “standardization” (see </w:t>
      </w:r>
      <w:del w:id="1889" w:author="Jane Shaw" w:date="2015-10-19T16:13:00Z">
        <w:r w:rsidRPr="00F31509" w:rsidDel="003E0665">
          <w:rPr>
            <w:rFonts w:asciiTheme="majorBidi" w:hAnsiTheme="majorBidi" w:cstheme="majorBidi"/>
            <w:szCs w:val="24"/>
          </w:rPr>
          <w:delText xml:space="preserve">chapter </w:delText>
        </w:r>
      </w:del>
      <w:ins w:id="1890" w:author="Jane Shaw" w:date="2015-10-19T16:13:00Z">
        <w:r w:rsidR="003E0665">
          <w:rPr>
            <w:rFonts w:asciiTheme="majorBidi" w:hAnsiTheme="majorBidi" w:cstheme="majorBidi"/>
            <w:szCs w:val="24"/>
          </w:rPr>
          <w:t xml:space="preserve">section </w:t>
        </w:r>
      </w:ins>
      <w:r w:rsidRPr="00F31509">
        <w:rPr>
          <w:rFonts w:asciiTheme="majorBidi" w:hAnsiTheme="majorBidi" w:cstheme="majorBidi"/>
          <w:szCs w:val="24"/>
        </w:rPr>
        <w:t>2.</w:t>
      </w:r>
      <w:ins w:id="1891" w:author="Jane Shaw" w:date="2015-11-07T18:08:00Z">
        <w:r w:rsidR="003024E6">
          <w:rPr>
            <w:rFonts w:asciiTheme="majorBidi" w:hAnsiTheme="majorBidi" w:cstheme="majorBidi"/>
            <w:szCs w:val="24"/>
          </w:rPr>
          <w:t>2</w:t>
        </w:r>
      </w:ins>
      <w:del w:id="1892" w:author="Jane Shaw" w:date="2015-11-07T18:08:00Z">
        <w:r w:rsidRPr="00F31509" w:rsidDel="003024E6">
          <w:rPr>
            <w:rFonts w:asciiTheme="majorBidi" w:hAnsiTheme="majorBidi" w:cstheme="majorBidi"/>
            <w:szCs w:val="24"/>
          </w:rPr>
          <w:delText>3</w:delText>
        </w:r>
      </w:del>
      <w:r w:rsidRPr="00F31509">
        <w:rPr>
          <w:rFonts w:asciiTheme="majorBidi" w:hAnsiTheme="majorBidi" w:cstheme="majorBidi"/>
          <w:szCs w:val="24"/>
        </w:rPr>
        <w:t xml:space="preserve"> for the methodology and </w:t>
      </w:r>
      <w:r w:rsidR="003E0665" w:rsidRPr="00F31509">
        <w:rPr>
          <w:rFonts w:asciiTheme="majorBidi" w:hAnsiTheme="majorBidi" w:cstheme="majorBidi"/>
          <w:szCs w:val="24"/>
        </w:rPr>
        <w:t xml:space="preserve">chapter </w:t>
      </w:r>
      <w:ins w:id="1893" w:author="Jane Shaw" w:date="2015-10-28T17:00:00Z">
        <w:r w:rsidR="001D6E84">
          <w:rPr>
            <w:rFonts w:asciiTheme="majorBidi" w:hAnsiTheme="majorBidi" w:cstheme="majorBidi"/>
            <w:szCs w:val="24"/>
          </w:rPr>
          <w:t>4</w:t>
        </w:r>
      </w:ins>
      <w:del w:id="1894" w:author="Jane Shaw" w:date="2015-10-28T17:00:00Z">
        <w:r w:rsidRPr="00F31509" w:rsidDel="001D6E84">
          <w:rPr>
            <w:rFonts w:asciiTheme="majorBidi" w:hAnsiTheme="majorBidi" w:cstheme="majorBidi"/>
            <w:szCs w:val="24"/>
          </w:rPr>
          <w:delText>3</w:delText>
        </w:r>
      </w:del>
      <w:r w:rsidRPr="00F31509">
        <w:rPr>
          <w:rFonts w:asciiTheme="majorBidi" w:hAnsiTheme="majorBidi" w:cstheme="majorBidi"/>
          <w:szCs w:val="24"/>
        </w:rPr>
        <w:t xml:space="preserve"> for practical examples)</w:t>
      </w:r>
      <w:ins w:id="1895" w:author="Jane Shaw" w:date="2015-10-16T20:35:00Z">
        <w:r w:rsidR="00DD0042">
          <w:rPr>
            <w:rFonts w:asciiTheme="majorBidi" w:hAnsiTheme="majorBidi" w:cstheme="majorBidi"/>
            <w:szCs w:val="24"/>
          </w:rPr>
          <w:t xml:space="preserve"> –</w:t>
        </w:r>
      </w:ins>
      <w:r w:rsidRPr="00F31509">
        <w:rPr>
          <w:rFonts w:asciiTheme="majorBidi" w:hAnsiTheme="majorBidi" w:cstheme="majorBidi"/>
          <w:szCs w:val="24"/>
        </w:rPr>
        <w:t xml:space="preserve"> that </w:t>
      </w:r>
      <w:del w:id="1896" w:author="Jane Shaw" w:date="2015-10-16T20:36:00Z">
        <w:r w:rsidRPr="00F31509" w:rsidDel="00DD0042">
          <w:rPr>
            <w:rFonts w:asciiTheme="majorBidi" w:hAnsiTheme="majorBidi" w:cstheme="majorBidi"/>
            <w:szCs w:val="24"/>
          </w:rPr>
          <w:delText xml:space="preserve">eventually creates </w:delText>
        </w:r>
      </w:del>
      <w:r w:rsidRPr="00F31509">
        <w:rPr>
          <w:rFonts w:asciiTheme="majorBidi" w:hAnsiTheme="majorBidi" w:cstheme="majorBidi"/>
          <w:szCs w:val="24"/>
        </w:rPr>
        <w:t>the more aggregate and standardized template</w:t>
      </w:r>
      <w:del w:id="1897" w:author="Jane Shaw" w:date="2015-10-16T20:36:00Z">
        <w:r w:rsidRPr="00F31509" w:rsidDel="00DD0042">
          <w:rPr>
            <w:rFonts w:asciiTheme="majorBidi" w:hAnsiTheme="majorBidi" w:cstheme="majorBidi"/>
            <w:szCs w:val="24"/>
          </w:rPr>
          <w:delText>,</w:delText>
        </w:r>
      </w:del>
      <w:r w:rsidRPr="00F31509">
        <w:rPr>
          <w:rFonts w:asciiTheme="majorBidi" w:hAnsiTheme="majorBidi" w:cstheme="majorBidi"/>
          <w:szCs w:val="24"/>
        </w:rPr>
        <w:t xml:space="preserve"> known as </w:t>
      </w:r>
      <w:ins w:id="1898" w:author="Jane Shaw" w:date="2015-10-16T20:36:00Z">
        <w:r w:rsidR="00DD0042">
          <w:rPr>
            <w:rFonts w:asciiTheme="majorBidi" w:hAnsiTheme="majorBidi" w:cstheme="majorBidi"/>
            <w:szCs w:val="24"/>
          </w:rPr>
          <w:t xml:space="preserve">the </w:t>
        </w:r>
      </w:ins>
      <w:r w:rsidRPr="00F31509">
        <w:rPr>
          <w:rFonts w:asciiTheme="majorBidi" w:hAnsiTheme="majorBidi" w:cstheme="majorBidi"/>
          <w:szCs w:val="24"/>
        </w:rPr>
        <w:t>FBS</w:t>
      </w:r>
      <w:ins w:id="1899" w:author="Jane Shaw" w:date="2015-10-16T20:36:00Z">
        <w:r w:rsidR="00DD0042">
          <w:rPr>
            <w:rFonts w:asciiTheme="majorBidi" w:hAnsiTheme="majorBidi" w:cstheme="majorBidi"/>
            <w:szCs w:val="24"/>
          </w:rPr>
          <w:t xml:space="preserve"> is created</w:t>
        </w:r>
      </w:ins>
      <w:r w:rsidRPr="00F31509">
        <w:rPr>
          <w:rFonts w:asciiTheme="majorBidi" w:hAnsiTheme="majorBidi" w:cstheme="majorBidi"/>
          <w:szCs w:val="24"/>
        </w:rPr>
        <w:t xml:space="preserve">. While almost all compilation steps refer to the finely disaggregated SUAs, the many hundreds of individual balances they contain are </w:t>
      </w:r>
      <w:del w:id="1900" w:author="Jane Shaw" w:date="2015-10-16T20:36:00Z">
        <w:r w:rsidRPr="00F31509" w:rsidDel="00DD0042">
          <w:rPr>
            <w:rFonts w:asciiTheme="majorBidi" w:hAnsiTheme="majorBidi" w:cstheme="majorBidi"/>
            <w:szCs w:val="24"/>
          </w:rPr>
          <w:delText xml:space="preserve">hardly </w:delText>
        </w:r>
      </w:del>
      <w:ins w:id="1901" w:author="Jane Shaw" w:date="2015-10-16T20:36:00Z">
        <w:r w:rsidR="00DD0042">
          <w:rPr>
            <w:rFonts w:asciiTheme="majorBidi" w:hAnsiTheme="majorBidi" w:cstheme="majorBidi"/>
            <w:szCs w:val="24"/>
          </w:rPr>
          <w:t xml:space="preserve">of little </w:t>
        </w:r>
      </w:ins>
      <w:r w:rsidRPr="00F31509">
        <w:rPr>
          <w:rFonts w:asciiTheme="majorBidi" w:hAnsiTheme="majorBidi" w:cstheme="majorBidi"/>
          <w:szCs w:val="24"/>
        </w:rPr>
        <w:t>use</w:t>
      </w:r>
      <w:del w:id="1902" w:author="Jane Shaw" w:date="2015-10-16T20:36:00Z">
        <w:r w:rsidRPr="00F31509" w:rsidDel="00DD0042">
          <w:rPr>
            <w:rFonts w:asciiTheme="majorBidi" w:hAnsiTheme="majorBidi" w:cstheme="majorBidi"/>
            <w:szCs w:val="24"/>
          </w:rPr>
          <w:delText>ful</w:delText>
        </w:r>
      </w:del>
      <w:r w:rsidRPr="00F31509">
        <w:rPr>
          <w:rFonts w:asciiTheme="majorBidi" w:hAnsiTheme="majorBidi" w:cstheme="majorBidi"/>
          <w:szCs w:val="24"/>
        </w:rPr>
        <w:t xml:space="preserve"> </w:t>
      </w:r>
      <w:del w:id="1903" w:author="Jane Shaw" w:date="2015-10-16T20:36:00Z">
        <w:r w:rsidRPr="00F31509" w:rsidDel="00DD0042">
          <w:rPr>
            <w:rFonts w:asciiTheme="majorBidi" w:hAnsiTheme="majorBidi" w:cstheme="majorBidi"/>
            <w:szCs w:val="24"/>
          </w:rPr>
          <w:delText xml:space="preserve">for </w:delText>
        </w:r>
      </w:del>
      <w:ins w:id="1904" w:author="Jane Shaw" w:date="2015-10-16T20:36:00Z">
        <w:r w:rsidR="00DD0042">
          <w:rPr>
            <w:rFonts w:asciiTheme="majorBidi" w:hAnsiTheme="majorBidi" w:cstheme="majorBidi"/>
            <w:szCs w:val="24"/>
          </w:rPr>
          <w:t xml:space="preserve">to </w:t>
        </w:r>
      </w:ins>
      <w:r w:rsidRPr="00F31509">
        <w:rPr>
          <w:rFonts w:asciiTheme="majorBidi" w:hAnsiTheme="majorBidi" w:cstheme="majorBidi"/>
          <w:szCs w:val="24"/>
        </w:rPr>
        <w:t>policy</w:t>
      </w:r>
      <w:ins w:id="1905" w:author="Jane Shaw" w:date="2015-10-16T20:36:00Z">
        <w:r w:rsidR="00DD0042">
          <w:rPr>
            <w:rFonts w:asciiTheme="majorBidi" w:hAnsiTheme="majorBidi" w:cstheme="majorBidi"/>
            <w:szCs w:val="24"/>
          </w:rPr>
          <w:t>-</w:t>
        </w:r>
      </w:ins>
      <w:del w:id="1906" w:author="Jane Shaw" w:date="2015-10-16T20:36:00Z">
        <w:r w:rsidRPr="00F31509" w:rsidDel="00DD0042">
          <w:rPr>
            <w:rFonts w:asciiTheme="majorBidi" w:hAnsiTheme="majorBidi" w:cstheme="majorBidi"/>
            <w:szCs w:val="24"/>
          </w:rPr>
          <w:delText xml:space="preserve"> </w:delText>
        </w:r>
      </w:del>
      <w:r w:rsidRPr="00F31509">
        <w:rPr>
          <w:rFonts w:asciiTheme="majorBidi" w:hAnsiTheme="majorBidi" w:cstheme="majorBidi"/>
          <w:szCs w:val="24"/>
        </w:rPr>
        <w:t>makers</w:t>
      </w:r>
      <w:ins w:id="1907" w:author="Jane Shaw" w:date="2015-10-16T20:36:00Z">
        <w:r w:rsidR="00DD0042">
          <w:rPr>
            <w:rFonts w:asciiTheme="majorBidi" w:hAnsiTheme="majorBidi" w:cstheme="majorBidi"/>
            <w:szCs w:val="24"/>
          </w:rPr>
          <w:t>,</w:t>
        </w:r>
      </w:ins>
      <w:r w:rsidRPr="00F31509">
        <w:rPr>
          <w:rFonts w:asciiTheme="majorBidi" w:hAnsiTheme="majorBidi" w:cstheme="majorBidi"/>
          <w:szCs w:val="24"/>
        </w:rPr>
        <w:t xml:space="preserve"> </w:t>
      </w:r>
      <w:del w:id="1908" w:author="Jane Shaw" w:date="2015-10-16T20:36:00Z">
        <w:r w:rsidRPr="00F31509" w:rsidDel="00DD0042">
          <w:rPr>
            <w:rFonts w:asciiTheme="majorBidi" w:hAnsiTheme="majorBidi" w:cstheme="majorBidi"/>
            <w:szCs w:val="24"/>
          </w:rPr>
          <w:delText xml:space="preserve">and, indeed, not </w:delText>
        </w:r>
      </w:del>
      <w:ins w:id="1909" w:author="Jane Shaw" w:date="2015-10-16T20:36:00Z">
        <w:r w:rsidR="00DD0042">
          <w:rPr>
            <w:rFonts w:asciiTheme="majorBidi" w:hAnsiTheme="majorBidi" w:cstheme="majorBidi"/>
            <w:szCs w:val="24"/>
          </w:rPr>
          <w:t xml:space="preserve">or </w:t>
        </w:r>
      </w:ins>
      <w:r w:rsidRPr="00F31509">
        <w:rPr>
          <w:rFonts w:asciiTheme="majorBidi" w:hAnsiTheme="majorBidi" w:cstheme="majorBidi"/>
          <w:szCs w:val="24"/>
        </w:rPr>
        <w:t xml:space="preserve">even </w:t>
      </w:r>
      <w:del w:id="1910" w:author="Jane Shaw" w:date="2015-10-16T20:36:00Z">
        <w:r w:rsidRPr="00F31509" w:rsidDel="00DD0042">
          <w:rPr>
            <w:rFonts w:asciiTheme="majorBidi" w:hAnsiTheme="majorBidi" w:cstheme="majorBidi"/>
            <w:szCs w:val="24"/>
          </w:rPr>
          <w:delText xml:space="preserve">for </w:delText>
        </w:r>
      </w:del>
      <w:r w:rsidRPr="00F31509">
        <w:rPr>
          <w:rFonts w:asciiTheme="majorBidi" w:hAnsiTheme="majorBidi" w:cstheme="majorBidi"/>
          <w:szCs w:val="24"/>
        </w:rPr>
        <w:t xml:space="preserve">analysts. They are therefore not disseminated by FAO. </w:t>
      </w:r>
      <w:del w:id="1911" w:author="Jane Shaw" w:date="2015-10-16T20:37:00Z">
        <w:r w:rsidRPr="00F31509" w:rsidDel="00DD0042">
          <w:rPr>
            <w:rFonts w:asciiTheme="majorBidi" w:hAnsiTheme="majorBidi" w:cstheme="majorBidi"/>
            <w:szCs w:val="24"/>
          </w:rPr>
          <w:delText xml:space="preserve">Also, </w:delText>
        </w:r>
      </w:del>
      <w:r w:rsidR="00DD0042" w:rsidRPr="00F31509">
        <w:rPr>
          <w:rFonts w:asciiTheme="majorBidi" w:hAnsiTheme="majorBidi" w:cstheme="majorBidi"/>
          <w:szCs w:val="24"/>
        </w:rPr>
        <w:t xml:space="preserve">National </w:t>
      </w:r>
      <w:r w:rsidRPr="00F31509">
        <w:rPr>
          <w:rFonts w:asciiTheme="majorBidi" w:hAnsiTheme="majorBidi" w:cstheme="majorBidi"/>
          <w:szCs w:val="24"/>
        </w:rPr>
        <w:t xml:space="preserve">FBS compilers may need to </w:t>
      </w:r>
      <w:del w:id="1912" w:author="Jane Shaw" w:date="2015-10-16T20:37:00Z">
        <w:r w:rsidRPr="00F31509" w:rsidDel="00DD0042">
          <w:rPr>
            <w:rFonts w:asciiTheme="majorBidi" w:hAnsiTheme="majorBidi" w:cstheme="majorBidi"/>
            <w:szCs w:val="24"/>
          </w:rPr>
          <w:delText xml:space="preserve">carefully </w:delText>
        </w:r>
      </w:del>
      <w:r w:rsidRPr="00F31509">
        <w:rPr>
          <w:rFonts w:asciiTheme="majorBidi" w:hAnsiTheme="majorBidi" w:cstheme="majorBidi"/>
          <w:szCs w:val="24"/>
        </w:rPr>
        <w:t xml:space="preserve">weigh </w:t>
      </w:r>
      <w:ins w:id="1913" w:author="Jane Shaw" w:date="2015-10-16T20:37:00Z">
        <w:r w:rsidR="00DD0042" w:rsidRPr="00F31509">
          <w:rPr>
            <w:rFonts w:asciiTheme="majorBidi" w:hAnsiTheme="majorBidi" w:cstheme="majorBidi"/>
            <w:szCs w:val="24"/>
          </w:rPr>
          <w:t xml:space="preserve">carefully </w:t>
        </w:r>
      </w:ins>
      <w:r w:rsidRPr="00F31509">
        <w:rPr>
          <w:rFonts w:asciiTheme="majorBidi" w:hAnsiTheme="majorBidi" w:cstheme="majorBidi"/>
          <w:szCs w:val="24"/>
        </w:rPr>
        <w:t>the pros and cons of making these detailed SUA balances available</w:t>
      </w:r>
      <w:ins w:id="1914" w:author="Jane Shaw" w:date="2015-10-16T20:37:00Z">
        <w:r w:rsidR="00DD0042">
          <w:rPr>
            <w:rFonts w:asciiTheme="majorBidi" w:hAnsiTheme="majorBidi" w:cstheme="majorBidi"/>
            <w:szCs w:val="24"/>
          </w:rPr>
          <w:t>.</w:t>
        </w:r>
      </w:ins>
      <w:r w:rsidRPr="00F31509">
        <w:rPr>
          <w:rStyle w:val="Rimandonotaapidipagina"/>
          <w:rFonts w:asciiTheme="majorBidi" w:hAnsiTheme="majorBidi" w:cstheme="majorBidi"/>
          <w:szCs w:val="24"/>
        </w:rPr>
        <w:footnoteReference w:id="8"/>
      </w:r>
      <w:del w:id="1927" w:author="Jane Shaw" w:date="2015-10-16T20:37:00Z">
        <w:r w:rsidRPr="00F31509" w:rsidDel="00DD0042">
          <w:rPr>
            <w:rFonts w:asciiTheme="majorBidi" w:hAnsiTheme="majorBidi" w:cstheme="majorBidi"/>
            <w:szCs w:val="24"/>
          </w:rPr>
          <w:delText>.</w:delText>
        </w:r>
      </w:del>
      <w:r w:rsidRPr="00F31509">
        <w:rPr>
          <w:rFonts w:asciiTheme="majorBidi" w:hAnsiTheme="majorBidi" w:cstheme="majorBidi"/>
          <w:szCs w:val="24"/>
        </w:rPr>
        <w:t xml:space="preserve"> </w:t>
      </w:r>
    </w:p>
    <w:p w14:paraId="2995D6CA" w14:textId="77777777" w:rsidR="00E70192" w:rsidRPr="00F31509" w:rsidRDefault="00E70192" w:rsidP="00C500F7">
      <w:pPr>
        <w:pStyle w:val="Titolo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14:paraId="745DD25B" w14:textId="7955DE44"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FBS</w:t>
      </w:r>
      <w:del w:id="1928" w:author="Jane Shaw" w:date="2015-11-07T18:08:00Z">
        <w:r w:rsidRPr="00F31509" w:rsidDel="003024E6">
          <w:rPr>
            <w:rFonts w:asciiTheme="majorBidi" w:hAnsiTheme="majorBidi" w:cstheme="majorBidi"/>
            <w:szCs w:val="24"/>
            <w:lang w:val="en-GB"/>
          </w:rPr>
          <w:delText>s</w:delText>
        </w:r>
      </w:del>
      <w:r w:rsidRPr="00F31509">
        <w:rPr>
          <w:rFonts w:asciiTheme="majorBidi" w:hAnsiTheme="majorBidi" w:cstheme="majorBidi"/>
          <w:szCs w:val="24"/>
          <w:lang w:val="en-GB"/>
        </w:rPr>
        <w:t xml:space="preserve"> and SUAs consist of </w:t>
      </w:r>
      <w:del w:id="1929" w:author="Jane Shaw" w:date="2015-10-16T20:39:00Z">
        <w:r w:rsidRPr="00F31509" w:rsidDel="00DD0042">
          <w:rPr>
            <w:rFonts w:asciiTheme="majorBidi" w:hAnsiTheme="majorBidi" w:cstheme="majorBidi"/>
            <w:szCs w:val="24"/>
            <w:lang w:val="en-GB"/>
          </w:rPr>
          <w:delText xml:space="preserve">a </w:delText>
        </w:r>
      </w:del>
      <w:r w:rsidRPr="00F31509">
        <w:rPr>
          <w:rFonts w:asciiTheme="majorBidi" w:hAnsiTheme="majorBidi" w:cstheme="majorBidi"/>
          <w:szCs w:val="24"/>
          <w:lang w:val="en-GB"/>
        </w:rPr>
        <w:t>set</w:t>
      </w:r>
      <w:ins w:id="1930" w:author="Jane Shaw" w:date="2015-10-16T20:39:00Z">
        <w:r w:rsidR="00DD0042">
          <w:rPr>
            <w:rFonts w:asciiTheme="majorBidi" w:hAnsiTheme="majorBidi" w:cstheme="majorBidi"/>
            <w:szCs w:val="24"/>
            <w:lang w:val="en-GB"/>
          </w:rPr>
          <w:t>s</w:t>
        </w:r>
      </w:ins>
      <w:r w:rsidRPr="00F31509">
        <w:rPr>
          <w:rFonts w:asciiTheme="majorBidi" w:hAnsiTheme="majorBidi" w:cstheme="majorBidi"/>
          <w:szCs w:val="24"/>
          <w:lang w:val="en-GB"/>
        </w:rPr>
        <w:t xml:space="preserve"> of variables describing the various forms of supply and utilization of food. All variables used and presented in the FBS</w:t>
      </w:r>
      <w:del w:id="1931" w:author="Jane Shaw" w:date="2015-10-16T20:39:00Z">
        <w:r w:rsidRPr="00F31509" w:rsidDel="00DD0042">
          <w:rPr>
            <w:rFonts w:asciiTheme="majorBidi" w:hAnsiTheme="majorBidi" w:cstheme="majorBidi"/>
            <w:szCs w:val="24"/>
            <w:lang w:val="en-GB"/>
          </w:rPr>
          <w:delText>s</w:delText>
        </w:r>
      </w:del>
      <w:r w:rsidRPr="00F31509">
        <w:rPr>
          <w:rFonts w:asciiTheme="majorBidi" w:hAnsiTheme="majorBidi" w:cstheme="majorBidi"/>
          <w:szCs w:val="24"/>
          <w:lang w:val="en-GB"/>
        </w:rPr>
        <w:t xml:space="preserve"> are also included in the SUAs. In addition, the compilation of SUA information requires a multitude of auxiliary variables such as conversion factors, shares and ratios </w:t>
      </w:r>
      <w:ins w:id="1932" w:author="Jane Shaw" w:date="2015-11-07T18:08:00Z">
        <w:r w:rsidR="003024E6">
          <w:rPr>
            <w:rFonts w:asciiTheme="majorBidi" w:hAnsiTheme="majorBidi" w:cstheme="majorBidi"/>
            <w:szCs w:val="24"/>
            <w:lang w:val="en-GB"/>
          </w:rPr>
          <w:t xml:space="preserve">– </w:t>
        </w:r>
      </w:ins>
      <w:r w:rsidRPr="00F31509">
        <w:rPr>
          <w:rFonts w:asciiTheme="majorBidi" w:hAnsiTheme="majorBidi" w:cstheme="majorBidi"/>
          <w:szCs w:val="24"/>
          <w:lang w:val="en-GB"/>
        </w:rPr>
        <w:t>and</w:t>
      </w:r>
      <w:ins w:id="1933" w:author="Jane Shaw" w:date="2015-10-16T20:39:00Z">
        <w:r w:rsidR="00DD0042">
          <w:rPr>
            <w:rFonts w:asciiTheme="majorBidi" w:hAnsiTheme="majorBidi" w:cstheme="majorBidi"/>
            <w:szCs w:val="24"/>
            <w:lang w:val="en-GB"/>
          </w:rPr>
          <w:t xml:space="preserve"> particular</w:t>
        </w:r>
      </w:ins>
      <w:ins w:id="1934" w:author="Jane Shaw" w:date="2015-11-07T18:09:00Z">
        <w:r w:rsidR="003024E6">
          <w:rPr>
            <w:rFonts w:asciiTheme="majorBidi" w:hAnsiTheme="majorBidi" w:cstheme="majorBidi"/>
            <w:szCs w:val="24"/>
            <w:lang w:val="en-GB"/>
          </w:rPr>
          <w:t>ly</w:t>
        </w:r>
      </w:ins>
      <w:ins w:id="1935" w:author="Jane Shaw" w:date="2015-10-16T20:39:00Z">
        <w:r w:rsidR="00DD0042">
          <w:rPr>
            <w:rFonts w:asciiTheme="majorBidi" w:hAnsiTheme="majorBidi" w:cstheme="majorBidi"/>
            <w:szCs w:val="24"/>
            <w:lang w:val="en-GB"/>
          </w:rPr>
          <w:t xml:space="preserve"> </w:t>
        </w:r>
      </w:ins>
      <w:del w:id="1936" w:author="Jane Shaw" w:date="2015-10-16T20:39:00Z">
        <w:r w:rsidRPr="00F31509" w:rsidDel="00DD0042">
          <w:rPr>
            <w:rFonts w:asciiTheme="majorBidi" w:hAnsiTheme="majorBidi" w:cstheme="majorBidi"/>
            <w:szCs w:val="24"/>
            <w:lang w:val="en-GB"/>
          </w:rPr>
          <w:delText xml:space="preserve">, importantly, </w:delText>
        </w:r>
      </w:del>
      <w:r w:rsidRPr="00F31509">
        <w:rPr>
          <w:rFonts w:asciiTheme="majorBidi" w:hAnsiTheme="majorBidi" w:cstheme="majorBidi"/>
          <w:szCs w:val="24"/>
          <w:lang w:val="en-GB"/>
        </w:rPr>
        <w:t xml:space="preserve">information </w:t>
      </w:r>
      <w:del w:id="1937" w:author="Jane Shaw" w:date="2015-11-07T18:09:00Z">
        <w:r w:rsidRPr="00F31509" w:rsidDel="003024E6">
          <w:rPr>
            <w:rFonts w:asciiTheme="majorBidi" w:hAnsiTheme="majorBidi" w:cstheme="majorBidi"/>
            <w:szCs w:val="24"/>
            <w:lang w:val="en-GB"/>
          </w:rPr>
          <w:delText xml:space="preserve">of </w:delText>
        </w:r>
      </w:del>
      <w:ins w:id="1938" w:author="Jane Shaw" w:date="2015-11-07T18:09:00Z">
        <w:r w:rsidR="003024E6">
          <w:rPr>
            <w:rFonts w:asciiTheme="majorBidi" w:hAnsiTheme="majorBidi" w:cstheme="majorBidi"/>
            <w:szCs w:val="24"/>
            <w:lang w:val="en-GB"/>
          </w:rPr>
          <w:t xml:space="preserve">on </w:t>
        </w:r>
      </w:ins>
      <w:r w:rsidRPr="00F31509">
        <w:rPr>
          <w:rFonts w:asciiTheme="majorBidi" w:hAnsiTheme="majorBidi" w:cstheme="majorBidi"/>
          <w:szCs w:val="24"/>
          <w:lang w:val="en-GB"/>
        </w:rPr>
        <w:t xml:space="preserve">how the various processed products relate to their primary product equivalents. The relationships between processed and primary products </w:t>
      </w:r>
      <w:del w:id="1939" w:author="Jane Shaw" w:date="2015-10-16T20:39:00Z">
        <w:r w:rsidRPr="00F31509" w:rsidDel="00DD0042">
          <w:rPr>
            <w:rFonts w:asciiTheme="majorBidi" w:hAnsiTheme="majorBidi" w:cstheme="majorBidi"/>
            <w:szCs w:val="24"/>
            <w:lang w:val="en-GB"/>
          </w:rPr>
          <w:delText xml:space="preserve">is </w:delText>
        </w:r>
      </w:del>
      <w:ins w:id="1940" w:author="Jane Shaw" w:date="2015-10-16T20:39:00Z">
        <w:r w:rsidR="00DD0042">
          <w:rPr>
            <w:rFonts w:asciiTheme="majorBidi" w:hAnsiTheme="majorBidi" w:cstheme="majorBidi"/>
            <w:szCs w:val="24"/>
            <w:lang w:val="en-GB"/>
          </w:rPr>
          <w:t xml:space="preserve">are </w:t>
        </w:r>
      </w:ins>
      <w:r w:rsidRPr="00F31509">
        <w:rPr>
          <w:rFonts w:asciiTheme="majorBidi" w:hAnsiTheme="majorBidi" w:cstheme="majorBidi"/>
          <w:szCs w:val="24"/>
          <w:lang w:val="en-GB"/>
        </w:rPr>
        <w:t xml:space="preserve">encapsulated in </w:t>
      </w:r>
      <w:del w:id="1941" w:author="Jane Shaw" w:date="2015-11-07T18:09:00Z">
        <w:r w:rsidRPr="00F31509" w:rsidDel="003024E6">
          <w:rPr>
            <w:rFonts w:asciiTheme="majorBidi" w:hAnsiTheme="majorBidi" w:cstheme="majorBidi"/>
            <w:szCs w:val="24"/>
            <w:lang w:val="en-GB"/>
          </w:rPr>
          <w:delText xml:space="preserve">the so-called </w:delText>
        </w:r>
      </w:del>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ins w:id="1942" w:author="Jane Shaw" w:date="2015-11-07T18:09:00Z">
        <w:r w:rsidR="003024E6">
          <w:rPr>
            <w:rFonts w:asciiTheme="majorBidi" w:hAnsiTheme="majorBidi" w:cstheme="majorBidi"/>
            <w:szCs w:val="24"/>
            <w:lang w:val="en-GB"/>
          </w:rPr>
          <w:t>,</w:t>
        </w:r>
      </w:ins>
      <w:del w:id="1943" w:author="Jane Shaw" w:date="2015-11-07T18:09:00Z">
        <w:r w:rsidRPr="00F31509" w:rsidDel="003024E6">
          <w:rPr>
            <w:rFonts w:asciiTheme="majorBidi" w:hAnsiTheme="majorBidi" w:cstheme="majorBidi"/>
            <w:szCs w:val="24"/>
            <w:lang w:val="en-GB"/>
          </w:rPr>
          <w:delText>.</w:delText>
        </w:r>
      </w:del>
      <w:r w:rsidRPr="00F31509">
        <w:rPr>
          <w:rFonts w:asciiTheme="majorBidi" w:hAnsiTheme="majorBidi" w:cstheme="majorBidi"/>
          <w:szCs w:val="24"/>
          <w:lang w:val="en-GB"/>
        </w:rPr>
        <w:t xml:space="preserve"> </w:t>
      </w:r>
      <w:del w:id="1944" w:author="Jane Shaw" w:date="2015-11-07T18:09:00Z">
        <w:r w:rsidRPr="00F31509" w:rsidDel="003024E6">
          <w:rPr>
            <w:rFonts w:asciiTheme="majorBidi" w:hAnsiTheme="majorBidi" w:cstheme="majorBidi"/>
            <w:szCs w:val="24"/>
            <w:lang w:val="en-GB"/>
          </w:rPr>
          <w:delText xml:space="preserve">These trees </w:delText>
        </w:r>
      </w:del>
      <w:ins w:id="1945" w:author="Jane Shaw" w:date="2015-11-07T18:09:00Z">
        <w:r w:rsidR="003024E6">
          <w:rPr>
            <w:rFonts w:asciiTheme="majorBidi" w:hAnsiTheme="majorBidi" w:cstheme="majorBidi"/>
            <w:szCs w:val="24"/>
            <w:lang w:val="en-GB"/>
          </w:rPr>
          <w:t xml:space="preserve">which </w:t>
        </w:r>
      </w:ins>
      <w:r w:rsidRPr="00F31509">
        <w:rPr>
          <w:rFonts w:asciiTheme="majorBidi" w:hAnsiTheme="majorBidi" w:cstheme="majorBidi"/>
          <w:szCs w:val="24"/>
          <w:lang w:val="en-GB"/>
        </w:rPr>
        <w:t xml:space="preserve">provide the basic roadmap for consistent commodity aggregation, </w:t>
      </w:r>
      <w:del w:id="1946" w:author="Jane Shaw" w:date="2015-10-16T20:40:00Z">
        <w:r w:rsidRPr="00F31509" w:rsidDel="00DD0042">
          <w:rPr>
            <w:rFonts w:asciiTheme="majorBidi" w:hAnsiTheme="majorBidi" w:cstheme="majorBidi"/>
            <w:szCs w:val="24"/>
            <w:lang w:val="en-GB"/>
          </w:rPr>
          <w:delText>the so-called</w:delText>
        </w:r>
      </w:del>
      <w:ins w:id="1947" w:author="Jane Shaw" w:date="2015-10-16T20:40:00Z">
        <w:r w:rsidR="00DD0042">
          <w:rPr>
            <w:rFonts w:asciiTheme="majorBidi" w:hAnsiTheme="majorBidi" w:cstheme="majorBidi"/>
            <w:szCs w:val="24"/>
            <w:lang w:val="en-GB"/>
          </w:rPr>
          <w:t>or</w:t>
        </w:r>
      </w:ins>
      <w:r w:rsidRPr="00F31509">
        <w:rPr>
          <w:rFonts w:asciiTheme="majorBidi" w:hAnsiTheme="majorBidi" w:cstheme="majorBidi"/>
          <w:szCs w:val="24"/>
          <w:lang w:val="en-GB"/>
        </w:rPr>
        <w:t xml:space="preserve"> standardization. The conversion factors, ratios and shares</w:t>
      </w:r>
      <w:del w:id="1948" w:author="Jane Shaw" w:date="2015-11-07T18:09:00Z">
        <w:r w:rsidRPr="00F31509" w:rsidDel="003024E6">
          <w:rPr>
            <w:rFonts w:asciiTheme="majorBidi" w:hAnsiTheme="majorBidi" w:cstheme="majorBidi"/>
            <w:szCs w:val="24"/>
            <w:lang w:val="en-GB"/>
          </w:rPr>
          <w:delText>,</w:delText>
        </w:r>
      </w:del>
      <w:r w:rsidRPr="00F31509">
        <w:rPr>
          <w:rFonts w:asciiTheme="majorBidi" w:hAnsiTheme="majorBidi" w:cstheme="majorBidi"/>
          <w:szCs w:val="24"/>
          <w:lang w:val="en-GB"/>
        </w:rPr>
        <w:t xml:space="preserve"> </w:t>
      </w:r>
      <w:del w:id="1949" w:author="Jane Shaw" w:date="2015-10-16T20:40:00Z">
        <w:r w:rsidRPr="00F31509" w:rsidDel="00DD0042">
          <w:rPr>
            <w:rFonts w:asciiTheme="majorBidi" w:hAnsiTheme="majorBidi" w:cstheme="majorBidi"/>
            <w:szCs w:val="24"/>
            <w:lang w:val="en-GB"/>
          </w:rPr>
          <w:delText xml:space="preserve">as well as the trees and the logic of standardization, will be </w:delText>
        </w:r>
      </w:del>
      <w:ins w:id="1950" w:author="Jane Shaw" w:date="2015-10-16T20:40:00Z">
        <w:r w:rsidR="00DD0042">
          <w:rPr>
            <w:rFonts w:asciiTheme="majorBidi" w:hAnsiTheme="majorBidi" w:cstheme="majorBidi"/>
            <w:szCs w:val="24"/>
            <w:lang w:val="en-GB"/>
          </w:rPr>
          <w:t xml:space="preserve">are </w:t>
        </w:r>
      </w:ins>
      <w:r w:rsidRPr="00F31509">
        <w:rPr>
          <w:rFonts w:asciiTheme="majorBidi" w:hAnsiTheme="majorBidi" w:cstheme="majorBidi"/>
          <w:szCs w:val="24"/>
          <w:lang w:val="en-GB"/>
        </w:rPr>
        <w:t>presented later in this section</w:t>
      </w:r>
      <w:ins w:id="1951" w:author="Jane Shaw" w:date="2015-10-16T20:40:00Z">
        <w:r w:rsidR="00DD0042">
          <w:rPr>
            <w:rFonts w:asciiTheme="majorBidi" w:hAnsiTheme="majorBidi" w:cstheme="majorBidi"/>
            <w:szCs w:val="24"/>
            <w:lang w:val="en-GB"/>
          </w:rPr>
          <w:t xml:space="preserve">, along with </w:t>
        </w:r>
        <w:r w:rsidR="00DD0042" w:rsidRPr="00F31509">
          <w:rPr>
            <w:rFonts w:asciiTheme="majorBidi" w:hAnsiTheme="majorBidi" w:cstheme="majorBidi"/>
            <w:szCs w:val="24"/>
            <w:lang w:val="en-GB"/>
          </w:rPr>
          <w:t>the trees and the logic of standardization</w:t>
        </w:r>
      </w:ins>
      <w:r w:rsidRPr="00F31509">
        <w:rPr>
          <w:rFonts w:asciiTheme="majorBidi" w:hAnsiTheme="majorBidi" w:cstheme="majorBidi"/>
          <w:szCs w:val="24"/>
          <w:lang w:val="en-GB"/>
        </w:rPr>
        <w:t>. Before delving into these details, it is important to define and delineate the basic SUA/FBS variables.</w:t>
      </w:r>
    </w:p>
    <w:p w14:paraId="4E5BD821" w14:textId="2D330971"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w:t>
      </w:r>
      <w:ins w:id="1952" w:author="Jane Shaw" w:date="2015-10-16T20:41:00Z">
        <w:r w:rsidR="00DD0042">
          <w:rPr>
            <w:rFonts w:asciiTheme="majorBidi" w:hAnsiTheme="majorBidi" w:cstheme="majorBidi"/>
            <w:szCs w:val="24"/>
            <w:lang w:val="en-GB"/>
          </w:rPr>
          <w:t>s</w:t>
        </w:r>
      </w:ins>
      <w:r w:rsidRPr="00F31509">
        <w:rPr>
          <w:rFonts w:asciiTheme="majorBidi" w:hAnsiTheme="majorBidi" w:cstheme="majorBidi"/>
          <w:szCs w:val="24"/>
          <w:lang w:val="en-GB"/>
        </w:rPr>
        <w:t xml:space="preserve"> present simple balances between supply and utilization. They include production, imports and stock withdrawals on the supply side</w:t>
      </w:r>
      <w:ins w:id="1953" w:author="Jane Shaw" w:date="2015-10-16T20:46:00Z">
        <w:r w:rsidR="00117B5A">
          <w:rPr>
            <w:rFonts w:asciiTheme="majorBidi" w:hAnsiTheme="majorBidi" w:cstheme="majorBidi"/>
            <w:szCs w:val="24"/>
            <w:lang w:val="en-GB"/>
          </w:rPr>
          <w:t>,</w:t>
        </w:r>
      </w:ins>
      <w:r w:rsidRPr="00F31509">
        <w:rPr>
          <w:rFonts w:asciiTheme="majorBidi" w:hAnsiTheme="majorBidi" w:cstheme="majorBidi"/>
          <w:szCs w:val="24"/>
          <w:lang w:val="en-GB"/>
        </w:rPr>
        <w:t xml:space="preserve"> and exports, food (of the resident population), tourist consumption, feed, seed, waste and losses, industrial use </w:t>
      </w:r>
      <w:del w:id="1954" w:author="Jane Shaw" w:date="2015-10-16T20:46:00Z">
        <w:r w:rsidRPr="00F31509" w:rsidDel="00117B5A">
          <w:rPr>
            <w:rFonts w:asciiTheme="majorBidi" w:hAnsiTheme="majorBidi" w:cstheme="majorBidi"/>
            <w:szCs w:val="24"/>
            <w:lang w:val="en-GB"/>
          </w:rPr>
          <w:delText xml:space="preserve">as well as </w:delText>
        </w:r>
      </w:del>
      <w:ins w:id="1955" w:author="Jane Shaw" w:date="2015-10-16T20:46:00Z">
        <w:r w:rsidR="00117B5A">
          <w:rPr>
            <w:rFonts w:asciiTheme="majorBidi" w:hAnsiTheme="majorBidi" w:cstheme="majorBidi"/>
            <w:szCs w:val="24"/>
            <w:lang w:val="en-GB"/>
          </w:rPr>
          <w:t xml:space="preserve">and </w:t>
        </w:r>
      </w:ins>
      <w:r w:rsidRPr="00F31509">
        <w:rPr>
          <w:rFonts w:asciiTheme="majorBidi" w:hAnsiTheme="majorBidi" w:cstheme="majorBidi"/>
          <w:szCs w:val="24"/>
          <w:lang w:val="en-GB"/>
        </w:rPr>
        <w:t>stock additions on the utilization side. The</w:t>
      </w:r>
      <w:ins w:id="1956" w:author="Jane Shaw" w:date="2015-11-07T18:09:00Z">
        <w:r w:rsidR="003024E6">
          <w:rPr>
            <w:rFonts w:asciiTheme="majorBidi" w:hAnsiTheme="majorBidi" w:cstheme="majorBidi"/>
            <w:szCs w:val="24"/>
            <w:lang w:val="en-GB"/>
          </w:rPr>
          <w:t>se</w:t>
        </w:r>
      </w:ins>
      <w:r w:rsidRPr="00F31509">
        <w:rPr>
          <w:rFonts w:asciiTheme="majorBidi" w:hAnsiTheme="majorBidi" w:cstheme="majorBidi"/>
          <w:szCs w:val="24"/>
          <w:lang w:val="en-GB"/>
        </w:rPr>
        <w:t xml:space="preserve"> </w:t>
      </w:r>
      <w:del w:id="1957" w:author="Jane Shaw" w:date="2015-11-07T18:09:00Z">
        <w:r w:rsidRPr="00F31509" w:rsidDel="003024E6">
          <w:rPr>
            <w:rFonts w:asciiTheme="majorBidi" w:hAnsiTheme="majorBidi" w:cstheme="majorBidi"/>
            <w:szCs w:val="24"/>
            <w:lang w:val="en-GB"/>
          </w:rPr>
          <w:delText xml:space="preserve">various </w:delText>
        </w:r>
      </w:del>
      <w:r w:rsidRPr="00F31509">
        <w:rPr>
          <w:rFonts w:asciiTheme="majorBidi" w:hAnsiTheme="majorBidi" w:cstheme="majorBidi"/>
          <w:szCs w:val="24"/>
          <w:lang w:val="en-GB"/>
        </w:rPr>
        <w:t>variables are defined as follows.</w:t>
      </w:r>
    </w:p>
    <w:p w14:paraId="347F598F" w14:textId="77777777" w:rsidR="00E70192" w:rsidRPr="00F31509" w:rsidRDefault="00E70192" w:rsidP="003C6AA5">
      <w:pPr>
        <w:pStyle w:val="Paragrafoelenco"/>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14:paraId="149B8830" w14:textId="1627B4A7" w:rsidR="00E70192" w:rsidDel="00117B5A" w:rsidRDefault="00E70192" w:rsidP="00C500F7">
      <w:pPr>
        <w:pStyle w:val="Paragrafoelenco"/>
        <w:ind w:left="0"/>
        <w:jc w:val="both"/>
        <w:rPr>
          <w:del w:id="1958" w:author="Jane Shaw" w:date="2015-10-16T20:47:00Z"/>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w:t>
      </w:r>
      <w:del w:id="1959" w:author="Jane Shaw" w:date="2015-10-16T20:46:00Z">
        <w:r w:rsidRPr="00F31509" w:rsidDel="00117B5A">
          <w:rPr>
            <w:rFonts w:asciiTheme="majorBidi" w:hAnsiTheme="majorBidi" w:cstheme="majorBidi"/>
            <w:bCs/>
            <w:szCs w:val="24"/>
          </w:rPr>
          <w:delText>s</w:delText>
        </w:r>
      </w:del>
      <w:r w:rsidRPr="00F31509">
        <w:rPr>
          <w:rFonts w:asciiTheme="majorBidi" w:hAnsiTheme="majorBidi" w:cstheme="majorBidi"/>
          <w:bCs/>
          <w:szCs w:val="24"/>
        </w:rPr>
        <w:t xml:space="preserve"> aim </w:t>
      </w:r>
      <w:del w:id="1960" w:author="Jane Shaw" w:date="2015-10-16T20:46:00Z">
        <w:r w:rsidRPr="00F31509" w:rsidDel="00117B5A">
          <w:rPr>
            <w:rFonts w:asciiTheme="majorBidi" w:hAnsiTheme="majorBidi" w:cstheme="majorBidi"/>
            <w:bCs/>
            <w:szCs w:val="24"/>
          </w:rPr>
          <w:delText xml:space="preserve">at </w:delText>
        </w:r>
      </w:del>
      <w:ins w:id="1961" w:author="Jane Shaw" w:date="2015-10-16T20:46:00Z">
        <w:r w:rsidR="00117B5A">
          <w:rPr>
            <w:rFonts w:asciiTheme="majorBidi" w:hAnsiTheme="majorBidi" w:cstheme="majorBidi"/>
            <w:bCs/>
            <w:szCs w:val="24"/>
          </w:rPr>
          <w:t xml:space="preserve">to </w:t>
        </w:r>
      </w:ins>
      <w:r w:rsidRPr="00F31509">
        <w:rPr>
          <w:rFonts w:asciiTheme="majorBidi" w:hAnsiTheme="majorBidi" w:cstheme="majorBidi"/>
          <w:bCs/>
          <w:szCs w:val="24"/>
        </w:rPr>
        <w:t>provid</w:t>
      </w:r>
      <w:ins w:id="1962" w:author="Jane Shaw" w:date="2015-10-16T20:46:00Z">
        <w:r w:rsidR="00117B5A">
          <w:rPr>
            <w:rFonts w:asciiTheme="majorBidi" w:hAnsiTheme="majorBidi" w:cstheme="majorBidi"/>
            <w:bCs/>
            <w:szCs w:val="24"/>
          </w:rPr>
          <w:t>e</w:t>
        </w:r>
      </w:ins>
      <w:del w:id="1963" w:author="Jane Shaw" w:date="2015-10-16T20:46:00Z">
        <w:r w:rsidRPr="00F31509" w:rsidDel="00117B5A">
          <w:rPr>
            <w:rFonts w:asciiTheme="majorBidi" w:hAnsiTheme="majorBidi" w:cstheme="majorBidi"/>
            <w:bCs/>
            <w:szCs w:val="24"/>
          </w:rPr>
          <w:delText>ing</w:delText>
        </w:r>
      </w:del>
      <w:r w:rsidRPr="00F31509">
        <w:rPr>
          <w:rFonts w:asciiTheme="majorBidi" w:hAnsiTheme="majorBidi" w:cstheme="majorBidi"/>
          <w:bCs/>
          <w:szCs w:val="24"/>
        </w:rPr>
        <w:t xml:space="preserve"> food security information, production </w:t>
      </w:r>
      <w:del w:id="1964" w:author="Jane Shaw" w:date="2015-10-16T20:46:00Z">
        <w:r w:rsidRPr="00F31509" w:rsidDel="00117B5A">
          <w:rPr>
            <w:rFonts w:asciiTheme="majorBidi" w:hAnsiTheme="majorBidi" w:cstheme="majorBidi"/>
            <w:bCs/>
            <w:szCs w:val="24"/>
          </w:rPr>
          <w:delText xml:space="preserve">not only </w:delText>
        </w:r>
      </w:del>
      <w:r w:rsidRPr="00F31509">
        <w:rPr>
          <w:rFonts w:asciiTheme="majorBidi" w:hAnsiTheme="majorBidi" w:cstheme="majorBidi"/>
          <w:bCs/>
          <w:szCs w:val="24"/>
        </w:rPr>
        <w:t xml:space="preserve">includes </w:t>
      </w:r>
      <w:ins w:id="1965" w:author="Jane Shaw" w:date="2015-10-16T20:46:00Z">
        <w:r w:rsidR="00117B5A" w:rsidRPr="00F31509">
          <w:rPr>
            <w:rFonts w:asciiTheme="majorBidi" w:hAnsiTheme="majorBidi" w:cstheme="majorBidi"/>
            <w:bCs/>
            <w:szCs w:val="24"/>
          </w:rPr>
          <w:t xml:space="preserve">not only </w:t>
        </w:r>
      </w:ins>
      <w:r w:rsidRPr="00F31509">
        <w:rPr>
          <w:rFonts w:asciiTheme="majorBidi" w:hAnsiTheme="majorBidi" w:cstheme="majorBidi"/>
          <w:bCs/>
          <w:szCs w:val="24"/>
        </w:rPr>
        <w:t>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 xml:space="preserve">subsistence farming, including foods from orchards and home gardens. Production of primary crops is reported at the farm level, excluding harvesting losses. Output </w:t>
      </w:r>
      <w:del w:id="1966" w:author="Jane Shaw" w:date="2015-10-16T20:47:00Z">
        <w:r w:rsidRPr="00F31509" w:rsidDel="00117B5A">
          <w:rPr>
            <w:rFonts w:asciiTheme="majorBidi" w:hAnsiTheme="majorBidi" w:cstheme="majorBidi"/>
            <w:bCs/>
            <w:szCs w:val="24"/>
          </w:rPr>
          <w:delText xml:space="preserve">for </w:delText>
        </w:r>
      </w:del>
      <w:ins w:id="1967" w:author="Jane Shaw" w:date="2015-10-16T20:47:00Z">
        <w:r w:rsidR="00117B5A">
          <w:rPr>
            <w:rFonts w:asciiTheme="majorBidi" w:hAnsiTheme="majorBidi" w:cstheme="majorBidi"/>
            <w:bCs/>
            <w:szCs w:val="24"/>
          </w:rPr>
          <w:t xml:space="preserve">of </w:t>
        </w:r>
      </w:ins>
      <w:r w:rsidRPr="00F31509">
        <w:rPr>
          <w:rFonts w:asciiTheme="majorBidi" w:hAnsiTheme="majorBidi" w:cstheme="majorBidi"/>
          <w:bCs/>
          <w:szCs w:val="24"/>
        </w:rPr>
        <w:t>all crop</w:t>
      </w:r>
      <w:del w:id="1968" w:author="Jane Shaw" w:date="2015-10-16T20:47:00Z">
        <w:r w:rsidRPr="00F31509" w:rsidDel="00117B5A">
          <w:rPr>
            <w:rFonts w:asciiTheme="majorBidi" w:hAnsiTheme="majorBidi" w:cstheme="majorBidi"/>
            <w:bCs/>
            <w:szCs w:val="24"/>
          </w:rPr>
          <w:delText>s</w:delText>
        </w:r>
      </w:del>
      <w:r w:rsidRPr="00F31509">
        <w:rPr>
          <w:rFonts w:asciiTheme="majorBidi" w:hAnsiTheme="majorBidi" w:cstheme="majorBidi"/>
          <w:bCs/>
          <w:szCs w:val="24"/>
        </w:rPr>
        <w:t xml:space="preserve"> products is expressed in metric tonnes. The same holds for livestock products, </w:t>
      </w:r>
      <w:del w:id="1969" w:author="Jane Shaw" w:date="2015-10-16T20:47:00Z">
        <w:r w:rsidRPr="00F31509" w:rsidDel="00117B5A">
          <w:rPr>
            <w:rFonts w:asciiTheme="majorBidi" w:hAnsiTheme="majorBidi" w:cstheme="majorBidi"/>
            <w:bCs/>
            <w:szCs w:val="24"/>
          </w:rPr>
          <w:delText xml:space="preserve">whereby </w:delText>
        </w:r>
      </w:del>
      <w:ins w:id="1970" w:author="Jane Shaw" w:date="2015-10-16T20:47:00Z">
        <w:r w:rsidR="00117B5A">
          <w:rPr>
            <w:rFonts w:asciiTheme="majorBidi" w:hAnsiTheme="majorBidi" w:cstheme="majorBidi"/>
            <w:bCs/>
            <w:szCs w:val="24"/>
          </w:rPr>
          <w:t xml:space="preserve">with </w:t>
        </w:r>
      </w:ins>
      <w:r w:rsidRPr="00F31509">
        <w:rPr>
          <w:rFonts w:asciiTheme="majorBidi" w:hAnsiTheme="majorBidi" w:cstheme="majorBidi"/>
          <w:bCs/>
          <w:szCs w:val="24"/>
        </w:rPr>
        <w:t xml:space="preserve">meat production </w:t>
      </w:r>
      <w:del w:id="1971" w:author="Jane Shaw" w:date="2015-10-16T20:47:00Z">
        <w:r w:rsidRPr="00F31509" w:rsidDel="00117B5A">
          <w:rPr>
            <w:rFonts w:asciiTheme="majorBidi" w:hAnsiTheme="majorBidi" w:cstheme="majorBidi"/>
            <w:bCs/>
            <w:szCs w:val="24"/>
          </w:rPr>
          <w:delText xml:space="preserve">is </w:delText>
        </w:r>
      </w:del>
      <w:r w:rsidRPr="00F31509">
        <w:rPr>
          <w:rFonts w:asciiTheme="majorBidi" w:hAnsiTheme="majorBidi" w:cstheme="majorBidi"/>
          <w:bCs/>
          <w:szCs w:val="24"/>
        </w:rPr>
        <w:t>defined in terms of carcass weight. For processed and derived commodities, production refers to the total amount of output at the manufacturing level.</w:t>
      </w:r>
    </w:p>
    <w:p w14:paraId="2DC4469F" w14:textId="77777777" w:rsidR="00C500F7" w:rsidRDefault="00C500F7" w:rsidP="00C500F7">
      <w:pPr>
        <w:pStyle w:val="Paragrafoelenco"/>
        <w:ind w:left="0"/>
        <w:jc w:val="both"/>
        <w:rPr>
          <w:rFonts w:asciiTheme="majorBidi" w:hAnsiTheme="majorBidi" w:cstheme="majorBidi"/>
          <w:bCs/>
          <w:szCs w:val="24"/>
        </w:rPr>
      </w:pPr>
    </w:p>
    <w:p w14:paraId="5DD6098B" w14:textId="77777777" w:rsidR="00C500F7" w:rsidRPr="00F31509" w:rsidRDefault="00C500F7" w:rsidP="00C500F7">
      <w:pPr>
        <w:pStyle w:val="Paragrafoelenco"/>
        <w:ind w:left="0"/>
        <w:jc w:val="both"/>
        <w:rPr>
          <w:rFonts w:asciiTheme="majorBidi" w:hAnsiTheme="majorBidi" w:cstheme="majorBidi"/>
          <w:bCs/>
          <w:color w:val="FF0000"/>
          <w:szCs w:val="24"/>
        </w:rPr>
      </w:pPr>
    </w:p>
    <w:p w14:paraId="7738F3C8" w14:textId="77777777" w:rsidR="00E70192" w:rsidRPr="00F31509" w:rsidRDefault="00E70192" w:rsidP="003C6AA5">
      <w:pPr>
        <w:pStyle w:val="Paragrafoelenco"/>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14:paraId="5EED3B23" w14:textId="27F6089A"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w:t>
      </w:r>
      <w:del w:id="1972" w:author="Jane Shaw" w:date="2015-10-16T20:48:00Z">
        <w:r w:rsidRPr="00F31509" w:rsidDel="00117B5A">
          <w:rPr>
            <w:rFonts w:asciiTheme="majorBidi" w:hAnsiTheme="majorBidi" w:cstheme="majorBidi"/>
            <w:bCs/>
            <w:szCs w:val="24"/>
            <w:lang w:val="en-GB"/>
          </w:rPr>
          <w:delText xml:space="preserve">At the stage of </w:delText>
        </w:r>
      </w:del>
      <w:ins w:id="1973" w:author="Jane Shaw" w:date="2015-10-16T20:48:00Z">
        <w:r w:rsidR="00117B5A">
          <w:rPr>
            <w:rFonts w:asciiTheme="majorBidi" w:hAnsiTheme="majorBidi" w:cstheme="majorBidi"/>
            <w:bCs/>
            <w:szCs w:val="24"/>
            <w:lang w:val="en-GB"/>
          </w:rPr>
          <w:t xml:space="preserve">During </w:t>
        </w:r>
      </w:ins>
      <w:r w:rsidRPr="00F31509">
        <w:rPr>
          <w:rFonts w:asciiTheme="majorBidi" w:hAnsiTheme="majorBidi" w:cstheme="majorBidi"/>
          <w:bCs/>
          <w:szCs w:val="24"/>
          <w:lang w:val="en-GB"/>
        </w:rPr>
        <w:t xml:space="preserve">data collection, exports and imports of processed and primary products are often reported in their initial units of measurement. These can be </w:t>
      </w:r>
      <w:del w:id="1974" w:author="Jane Shaw" w:date="2015-10-16T20:48:00Z">
        <w:r w:rsidRPr="00F31509" w:rsidDel="00117B5A">
          <w:rPr>
            <w:rFonts w:asciiTheme="majorBidi" w:hAnsiTheme="majorBidi" w:cstheme="majorBidi"/>
            <w:bCs/>
            <w:szCs w:val="24"/>
            <w:lang w:val="en-GB"/>
          </w:rPr>
          <w:delText xml:space="preserve">in </w:delText>
        </w:r>
      </w:del>
      <w:r w:rsidRPr="00F31509">
        <w:rPr>
          <w:rFonts w:asciiTheme="majorBidi" w:hAnsiTheme="majorBidi" w:cstheme="majorBidi"/>
          <w:bCs/>
          <w:szCs w:val="24"/>
          <w:lang w:val="en-GB"/>
        </w:rPr>
        <w:t>heads, pieces, or measures of volume such as litres, hectolitres, bushels, barrels, bales</w:t>
      </w:r>
      <w:del w:id="1975" w:author="Jane Shaw" w:date="2015-10-16T20:49:00Z">
        <w:r w:rsidRPr="00F31509" w:rsidDel="00117B5A">
          <w:rPr>
            <w:rFonts w:asciiTheme="majorBidi" w:hAnsiTheme="majorBidi" w:cstheme="majorBidi"/>
            <w:bCs/>
            <w:szCs w:val="24"/>
            <w:lang w:val="en-GB"/>
          </w:rPr>
          <w:delText>,</w:delText>
        </w:r>
      </w:del>
      <w:r w:rsidRPr="00F31509">
        <w:rPr>
          <w:rFonts w:asciiTheme="majorBidi" w:hAnsiTheme="majorBidi" w:cstheme="majorBidi"/>
          <w:bCs/>
          <w:szCs w:val="24"/>
          <w:lang w:val="en-GB"/>
        </w:rPr>
        <w:t xml:space="preserve"> </w:t>
      </w:r>
      <w:del w:id="1976" w:author="Jane Shaw" w:date="2015-10-16T20:48:00Z">
        <w:r w:rsidRPr="00F31509" w:rsidDel="00117B5A">
          <w:rPr>
            <w:rFonts w:asciiTheme="majorBidi" w:hAnsiTheme="majorBidi" w:cstheme="majorBidi"/>
            <w:bCs/>
            <w:szCs w:val="24"/>
            <w:lang w:val="en-GB"/>
          </w:rPr>
          <w:delText xml:space="preserve">etc., </w:delText>
        </w:r>
      </w:del>
      <w:r w:rsidRPr="00F31509">
        <w:rPr>
          <w:rFonts w:asciiTheme="majorBidi" w:hAnsiTheme="majorBidi" w:cstheme="majorBidi"/>
          <w:bCs/>
          <w:szCs w:val="24"/>
          <w:lang w:val="en-GB"/>
        </w:rPr>
        <w:t xml:space="preserve">and </w:t>
      </w:r>
      <w:del w:id="1977" w:author="Jane Shaw" w:date="2015-10-16T20:49:00Z">
        <w:r w:rsidRPr="00F31509" w:rsidDel="00117B5A">
          <w:rPr>
            <w:rFonts w:asciiTheme="majorBidi" w:hAnsiTheme="majorBidi" w:cstheme="majorBidi"/>
            <w:bCs/>
            <w:szCs w:val="24"/>
            <w:lang w:val="en-GB"/>
          </w:rPr>
          <w:delText xml:space="preserve">in </w:delText>
        </w:r>
      </w:del>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del w:id="1978" w:author="Jane Shaw" w:date="2015-11-07T18:10:00Z">
        <w:r w:rsidRPr="00F31509" w:rsidDel="003024E6">
          <w:rPr>
            <w:rFonts w:asciiTheme="majorBidi" w:hAnsiTheme="majorBidi" w:cstheme="majorBidi"/>
            <w:bCs/>
            <w:szCs w:val="24"/>
            <w:lang w:val="en-GB"/>
          </w:rPr>
          <w:delText xml:space="preserve"> of measurement</w:delText>
        </w:r>
      </w:del>
      <w:r w:rsidRPr="00F31509">
        <w:rPr>
          <w:rFonts w:asciiTheme="majorBidi" w:hAnsiTheme="majorBidi" w:cstheme="majorBidi"/>
          <w:bCs/>
          <w:szCs w:val="24"/>
          <w:lang w:val="en-GB"/>
        </w:rPr>
        <w:t xml:space="preserve">. The FBS/SUA system requires </w:t>
      </w:r>
      <w:ins w:id="1979" w:author="Jane Shaw" w:date="2015-10-16T20:49:00Z">
        <w:r w:rsidR="00117B5A">
          <w:rPr>
            <w:rFonts w:asciiTheme="majorBidi" w:hAnsiTheme="majorBidi" w:cstheme="majorBidi"/>
            <w:bCs/>
            <w:szCs w:val="24"/>
            <w:lang w:val="en-GB"/>
          </w:rPr>
          <w:t xml:space="preserve">that </w:t>
        </w:r>
      </w:ins>
      <w:r w:rsidRPr="00F31509">
        <w:rPr>
          <w:rFonts w:asciiTheme="majorBidi" w:hAnsiTheme="majorBidi" w:cstheme="majorBidi"/>
          <w:bCs/>
          <w:szCs w:val="24"/>
          <w:lang w:val="en-GB"/>
        </w:rPr>
        <w:t xml:space="preserve">all variables be expressed in metric tonnes. FBS compilers must therefore ensure that all trade data are converted into metric tonnes. </w:t>
      </w:r>
      <w:del w:id="1980" w:author="Jane Shaw" w:date="2015-10-16T20:49:00Z">
        <w:r w:rsidRPr="00F31509" w:rsidDel="00117B5A">
          <w:rPr>
            <w:rFonts w:asciiTheme="majorBidi" w:hAnsiTheme="majorBidi" w:cstheme="majorBidi"/>
            <w:bCs/>
            <w:szCs w:val="24"/>
            <w:lang w:val="en-GB"/>
          </w:rPr>
          <w:delText xml:space="preserve">They </w:delText>
        </w:r>
      </w:del>
      <w:ins w:id="1981" w:author="Jane Shaw" w:date="2015-10-16T20:49:00Z">
        <w:r w:rsidR="00117B5A">
          <w:rPr>
            <w:rFonts w:asciiTheme="majorBidi" w:hAnsiTheme="majorBidi" w:cstheme="majorBidi"/>
            <w:bCs/>
            <w:szCs w:val="24"/>
            <w:lang w:val="en-GB"/>
          </w:rPr>
          <w:t xml:space="preserve">Compilers </w:t>
        </w:r>
      </w:ins>
      <w:r w:rsidRPr="00F31509">
        <w:rPr>
          <w:rFonts w:asciiTheme="majorBidi" w:hAnsiTheme="majorBidi" w:cstheme="majorBidi"/>
          <w:bCs/>
          <w:szCs w:val="24"/>
          <w:lang w:val="en-GB"/>
        </w:rPr>
        <w:t xml:space="preserve">may want to refer to relevant conversion factors provided by </w:t>
      </w:r>
      <w:ins w:id="1982" w:author="Jane Shaw" w:date="2015-11-03T12:56:00Z">
        <w:r w:rsidR="009B42AE">
          <w:rPr>
            <w:rFonts w:asciiTheme="majorBidi" w:hAnsiTheme="majorBidi" w:cstheme="majorBidi"/>
            <w:bCs/>
            <w:szCs w:val="24"/>
            <w:lang w:val="en-GB"/>
          </w:rPr>
          <w:t>the United Nations Statistics Division (</w:t>
        </w:r>
      </w:ins>
      <w:r w:rsidRPr="00F31509">
        <w:rPr>
          <w:rFonts w:asciiTheme="majorBidi" w:hAnsiTheme="majorBidi" w:cstheme="majorBidi"/>
          <w:bCs/>
          <w:szCs w:val="24"/>
          <w:lang w:val="en-GB"/>
        </w:rPr>
        <w:t>UNSD</w:t>
      </w:r>
      <w:ins w:id="1983" w:author="Jane Shaw" w:date="2015-11-03T12:56:00Z">
        <w:r w:rsidR="009B42AE">
          <w:rPr>
            <w:rFonts w:asciiTheme="majorBidi" w:hAnsiTheme="majorBidi" w:cstheme="majorBidi"/>
            <w:bCs/>
            <w:szCs w:val="24"/>
            <w:lang w:val="en-GB"/>
          </w:rPr>
          <w:t>)</w:t>
        </w:r>
      </w:ins>
      <w:ins w:id="1984" w:author="Jane Shaw" w:date="2015-11-07T18:10:00Z">
        <w:r w:rsidR="003024E6">
          <w:rPr>
            <w:rFonts w:asciiTheme="majorBidi" w:hAnsiTheme="majorBidi" w:cstheme="majorBidi"/>
            <w:bCs/>
            <w:szCs w:val="24"/>
            <w:lang w:val="en-GB"/>
          </w:rPr>
          <w:t>,</w:t>
        </w:r>
      </w:ins>
      <w:r w:rsidRPr="00F31509">
        <w:rPr>
          <w:rFonts w:asciiTheme="majorBidi" w:hAnsiTheme="majorBidi" w:cstheme="majorBidi"/>
          <w:bCs/>
          <w:szCs w:val="24"/>
          <w:lang w:val="en-GB"/>
        </w:rPr>
        <w:t xml:space="preserve"> or use FAO trade data instead. </w:t>
      </w:r>
    </w:p>
    <w:p w14:paraId="4E0294BE" w14:textId="77777777" w:rsidR="00E70192" w:rsidRPr="00F31509" w:rsidRDefault="00E70192" w:rsidP="003C6AA5">
      <w:pPr>
        <w:pStyle w:val="Paragrafoelenco"/>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14:paraId="54110D7F" w14:textId="649E18EE"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w:t>
      </w:r>
      <w:r w:rsidR="008568EC">
        <w:rPr>
          <w:rFonts w:asciiTheme="majorBidi" w:hAnsiTheme="majorBidi" w:cstheme="majorBidi"/>
          <w:szCs w:val="24"/>
          <w:lang w:val="en-GB"/>
        </w:rPr>
        <w:t xml:space="preserve"> </w:t>
      </w:r>
      <w:del w:id="1985" w:author="Jane Shaw" w:date="2015-10-16T20:51:00Z">
        <w:r w:rsidRPr="00F31509" w:rsidDel="00117B5A">
          <w:rPr>
            <w:rFonts w:asciiTheme="majorBidi" w:hAnsiTheme="majorBidi" w:cstheme="majorBidi"/>
            <w:szCs w:val="24"/>
            <w:lang w:val="en-GB"/>
          </w:rPr>
          <w:delText xml:space="preserve">It </w:delText>
        </w:r>
      </w:del>
      <w:ins w:id="1986" w:author="Jane Shaw" w:date="2015-10-16T20:51:00Z">
        <w:r w:rsidR="00117B5A">
          <w:rPr>
            <w:rFonts w:asciiTheme="majorBidi" w:hAnsiTheme="majorBidi" w:cstheme="majorBidi"/>
            <w:szCs w:val="24"/>
            <w:lang w:val="en-GB"/>
          </w:rPr>
          <w:t xml:space="preserve">This variable </w:t>
        </w:r>
      </w:ins>
      <w:r w:rsidRPr="00F31509">
        <w:rPr>
          <w:rFonts w:asciiTheme="majorBidi" w:hAnsiTheme="majorBidi" w:cstheme="majorBidi"/>
          <w:szCs w:val="24"/>
          <w:lang w:val="en-GB"/>
        </w:rPr>
        <w:t xml:space="preserve">presents the amounts of food reaching the retail level and is therefore inclusive of all waste and losses that occur at or after </w:t>
      </w:r>
      <w:del w:id="1987" w:author="Jane Shaw" w:date="2015-10-16T20:51:00Z">
        <w:r w:rsidRPr="00F31509" w:rsidDel="00117B5A">
          <w:rPr>
            <w:rFonts w:asciiTheme="majorBidi" w:hAnsiTheme="majorBidi" w:cstheme="majorBidi"/>
            <w:szCs w:val="24"/>
            <w:lang w:val="en-GB"/>
          </w:rPr>
          <w:delText xml:space="preserve">the </w:delText>
        </w:r>
      </w:del>
      <w:r w:rsidRPr="00F31509">
        <w:rPr>
          <w:rFonts w:asciiTheme="majorBidi" w:hAnsiTheme="majorBidi" w:cstheme="majorBidi"/>
          <w:szCs w:val="24"/>
          <w:lang w:val="en-GB"/>
        </w:rPr>
        <w:t>retail</w:t>
      </w:r>
      <w:del w:id="1988" w:author="Jane Shaw" w:date="2015-10-16T20:51:00Z">
        <w:r w:rsidRPr="00F31509" w:rsidDel="00117B5A">
          <w:rPr>
            <w:rFonts w:asciiTheme="majorBidi" w:hAnsiTheme="majorBidi" w:cstheme="majorBidi"/>
            <w:szCs w:val="24"/>
            <w:lang w:val="en-GB"/>
          </w:rPr>
          <w:delText xml:space="preserve"> level</w:delText>
        </w:r>
      </w:del>
      <w:r w:rsidRPr="00F31509">
        <w:rPr>
          <w:rFonts w:asciiTheme="majorBidi" w:hAnsiTheme="majorBidi" w:cstheme="majorBidi"/>
          <w:szCs w:val="24"/>
          <w:lang w:val="en-GB"/>
        </w:rPr>
        <w:t xml:space="preserve">. FBS food amounts are therefore typically higher than the amounts of food reported by other measurement methods, such as </w:t>
      </w:r>
      <w:r w:rsidR="00117B5A" w:rsidRPr="00F31509">
        <w:rPr>
          <w:rFonts w:asciiTheme="majorBidi" w:hAnsiTheme="majorBidi" w:cstheme="majorBidi"/>
          <w:szCs w:val="24"/>
          <w:lang w:val="en-GB"/>
        </w:rPr>
        <w:t xml:space="preserve">household income and expenditure surveys </w:t>
      </w:r>
      <w:del w:id="1989" w:author="Jane Shaw" w:date="2015-10-16T20:52:00Z">
        <w:r w:rsidRPr="00F31509" w:rsidDel="00117B5A">
          <w:rPr>
            <w:rFonts w:asciiTheme="majorBidi" w:hAnsiTheme="majorBidi" w:cstheme="majorBidi"/>
            <w:szCs w:val="24"/>
            <w:lang w:val="en-GB"/>
          </w:rPr>
          <w:delText xml:space="preserve">(HIES) </w:delText>
        </w:r>
      </w:del>
      <w:r w:rsidRPr="00F31509">
        <w:rPr>
          <w:rFonts w:asciiTheme="majorBidi" w:hAnsiTheme="majorBidi" w:cstheme="majorBidi"/>
          <w:szCs w:val="24"/>
          <w:lang w:val="en-GB"/>
        </w:rPr>
        <w:t xml:space="preserve">or, </w:t>
      </w:r>
      <w:del w:id="1990" w:author="Jane Shaw" w:date="2015-10-16T20:52:00Z">
        <w:r w:rsidRPr="00F31509" w:rsidDel="00117B5A">
          <w:rPr>
            <w:rFonts w:asciiTheme="majorBidi" w:hAnsiTheme="majorBidi" w:cstheme="majorBidi"/>
            <w:szCs w:val="24"/>
            <w:lang w:val="en-GB"/>
          </w:rPr>
          <w:delText xml:space="preserve">and </w:delText>
        </w:r>
      </w:del>
      <w:r w:rsidRPr="00F31509">
        <w:rPr>
          <w:rFonts w:asciiTheme="majorBidi" w:hAnsiTheme="majorBidi" w:cstheme="majorBidi"/>
          <w:szCs w:val="24"/>
          <w:lang w:val="en-GB"/>
        </w:rPr>
        <w:t xml:space="preserve">even more so, </w:t>
      </w:r>
      <w:del w:id="1991" w:author="Jane Shaw" w:date="2015-10-16T20:52:00Z">
        <w:r w:rsidRPr="00F31509" w:rsidDel="00117B5A">
          <w:rPr>
            <w:rFonts w:asciiTheme="majorBidi" w:hAnsiTheme="majorBidi" w:cstheme="majorBidi"/>
            <w:szCs w:val="24"/>
            <w:lang w:val="en-GB"/>
          </w:rPr>
          <w:delText xml:space="preserve">by </w:delText>
        </w:r>
      </w:del>
      <w:r w:rsidRPr="00F31509">
        <w:rPr>
          <w:rFonts w:asciiTheme="majorBidi" w:hAnsiTheme="majorBidi" w:cstheme="majorBidi"/>
          <w:szCs w:val="24"/>
          <w:lang w:val="en-GB"/>
        </w:rPr>
        <w:t xml:space="preserve">nutrition surveys. Both </w:t>
      </w:r>
      <w:ins w:id="1992" w:author="Jane Shaw" w:date="2015-10-16T20:53:00Z">
        <w:r w:rsidR="00117B5A">
          <w:rPr>
            <w:rFonts w:asciiTheme="majorBidi" w:hAnsiTheme="majorBidi" w:cstheme="majorBidi"/>
            <w:szCs w:val="24"/>
            <w:lang w:val="en-GB"/>
          </w:rPr>
          <w:t xml:space="preserve">of these methods </w:t>
        </w:r>
      </w:ins>
      <w:r w:rsidRPr="00F31509">
        <w:rPr>
          <w:rFonts w:asciiTheme="majorBidi" w:hAnsiTheme="majorBidi" w:cstheme="majorBidi"/>
          <w:szCs w:val="24"/>
          <w:lang w:val="en-GB"/>
        </w:rPr>
        <w:t xml:space="preserve">are exclusive of certain amounts of waste. </w:t>
      </w:r>
      <w:ins w:id="1993" w:author="Jane Shaw" w:date="2015-10-16T20:54:00Z">
        <w:r w:rsidR="00251267">
          <w:rPr>
            <w:rFonts w:asciiTheme="majorBidi" w:hAnsiTheme="majorBidi" w:cstheme="majorBidi"/>
            <w:szCs w:val="24"/>
            <w:lang w:val="en-GB"/>
          </w:rPr>
          <w:t xml:space="preserve">In contrast to this, </w:t>
        </w:r>
      </w:ins>
      <w:r w:rsidRPr="00F31509">
        <w:rPr>
          <w:rFonts w:asciiTheme="majorBidi" w:hAnsiTheme="majorBidi" w:cstheme="majorBidi"/>
          <w:szCs w:val="24"/>
          <w:lang w:val="en-GB"/>
        </w:rPr>
        <w:t xml:space="preserve">FBS food </w:t>
      </w:r>
      <w:del w:id="1994" w:author="Jane Shaw" w:date="2015-10-16T20:54:00Z">
        <w:r w:rsidRPr="00F31509" w:rsidDel="00251267">
          <w:rPr>
            <w:rFonts w:asciiTheme="majorBidi" w:hAnsiTheme="majorBidi" w:cstheme="majorBidi"/>
            <w:szCs w:val="24"/>
            <w:lang w:val="en-GB"/>
          </w:rPr>
          <w:delText xml:space="preserve">by contrast </w:delText>
        </w:r>
      </w:del>
      <w:r w:rsidRPr="00F31509">
        <w:rPr>
          <w:rFonts w:asciiTheme="majorBidi" w:hAnsiTheme="majorBidi" w:cstheme="majorBidi"/>
          <w:szCs w:val="24"/>
          <w:lang w:val="en-GB"/>
        </w:rPr>
        <w:t>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w:t>
      </w:r>
      <w:del w:id="1995" w:author="Jane Shaw" w:date="2015-10-16T20:54:00Z">
        <w:r w:rsidRPr="00F31509" w:rsidDel="00251267">
          <w:rPr>
            <w:rFonts w:asciiTheme="majorBidi" w:hAnsiTheme="majorBidi" w:cstheme="majorBidi"/>
            <w:szCs w:val="24"/>
            <w:lang w:val="en-GB"/>
          </w:rPr>
          <w:delText xml:space="preserve">e.g. </w:delText>
        </w:r>
      </w:del>
      <w:ins w:id="1996" w:author="Jane Shaw" w:date="2015-10-16T20:54:00Z">
        <w:r w:rsidR="00251267">
          <w:rPr>
            <w:rFonts w:asciiTheme="majorBidi" w:hAnsiTheme="majorBidi" w:cstheme="majorBidi"/>
            <w:szCs w:val="24"/>
            <w:lang w:val="en-GB"/>
          </w:rPr>
          <w:t xml:space="preserve">such as </w:t>
        </w:r>
      </w:ins>
      <w:r w:rsidRPr="00F31509">
        <w:rPr>
          <w:rFonts w:asciiTheme="majorBidi" w:hAnsiTheme="majorBidi" w:cstheme="majorBidi"/>
          <w:szCs w:val="24"/>
          <w:lang w:val="en-GB"/>
        </w:rPr>
        <w:t>during storage, in preparation and cooking, as plate-waste</w:t>
      </w:r>
      <w:ins w:id="1997" w:author="Jane Shaw" w:date="2015-11-07T18:10:00Z">
        <w:r w:rsidR="003024E6">
          <w:rPr>
            <w:rFonts w:asciiTheme="majorBidi" w:hAnsiTheme="majorBidi" w:cstheme="majorBidi"/>
            <w:szCs w:val="24"/>
            <w:lang w:val="en-GB"/>
          </w:rPr>
          <w:t>,</w:t>
        </w:r>
      </w:ins>
      <w:del w:id="1998" w:author="Jane Shaw" w:date="2015-10-16T20:55:00Z">
        <w:r w:rsidRPr="00F31509" w:rsidDel="00251267">
          <w:rPr>
            <w:rFonts w:asciiTheme="majorBidi" w:hAnsiTheme="majorBidi" w:cstheme="majorBidi"/>
            <w:szCs w:val="24"/>
            <w:lang w:val="en-GB"/>
          </w:rPr>
          <w:delText>,</w:delText>
        </w:r>
      </w:del>
      <w:r w:rsidRPr="00F31509">
        <w:rPr>
          <w:rFonts w:asciiTheme="majorBidi" w:hAnsiTheme="majorBidi" w:cstheme="majorBidi"/>
          <w:szCs w:val="24"/>
          <w:lang w:val="en-GB"/>
        </w:rPr>
        <w:t xml:space="preserve"> </w:t>
      </w:r>
      <w:del w:id="1999" w:author="Jane Shaw" w:date="2015-11-07T18:10:00Z">
        <w:r w:rsidRPr="00F31509" w:rsidDel="003024E6">
          <w:rPr>
            <w:rFonts w:asciiTheme="majorBidi" w:hAnsiTheme="majorBidi" w:cstheme="majorBidi"/>
            <w:szCs w:val="24"/>
            <w:lang w:val="en-GB"/>
          </w:rPr>
          <w:delText xml:space="preserve">or </w:delText>
        </w:r>
      </w:del>
      <w:del w:id="2000" w:author="Jane Shaw" w:date="2015-10-16T20:55:00Z">
        <w:r w:rsidRPr="00F31509" w:rsidDel="00251267">
          <w:rPr>
            <w:rFonts w:asciiTheme="majorBidi" w:hAnsiTheme="majorBidi" w:cstheme="majorBidi"/>
            <w:szCs w:val="24"/>
            <w:lang w:val="en-GB"/>
          </w:rPr>
          <w:delText xml:space="preserve">quantities </w:delText>
        </w:r>
      </w:del>
      <w:r w:rsidRPr="00F31509">
        <w:rPr>
          <w:rFonts w:asciiTheme="majorBidi" w:hAnsiTheme="majorBidi" w:cstheme="majorBidi"/>
          <w:szCs w:val="24"/>
          <w:lang w:val="en-GB"/>
        </w:rPr>
        <w:t xml:space="preserve">fed to domestic animals and pets, or </w:t>
      </w:r>
      <w:del w:id="2001" w:author="Jane Shaw" w:date="2015-11-07T18:10:00Z">
        <w:r w:rsidR="008604DA" w:rsidRPr="00F31509" w:rsidDel="003024E6">
          <w:rPr>
            <w:rFonts w:asciiTheme="majorBidi" w:hAnsiTheme="majorBidi" w:cstheme="majorBidi"/>
            <w:szCs w:val="24"/>
            <w:lang w:val="en-GB"/>
          </w:rPr>
          <w:delText xml:space="preserve">that </w:delText>
        </w:r>
        <w:r w:rsidRPr="00F31509" w:rsidDel="003024E6">
          <w:rPr>
            <w:rFonts w:asciiTheme="majorBidi" w:hAnsiTheme="majorBidi" w:cstheme="majorBidi"/>
            <w:szCs w:val="24"/>
            <w:lang w:val="en-GB"/>
          </w:rPr>
          <w:delText xml:space="preserve">is </w:delText>
        </w:r>
      </w:del>
      <w:r w:rsidRPr="00F31509">
        <w:rPr>
          <w:rFonts w:asciiTheme="majorBidi" w:hAnsiTheme="majorBidi" w:cstheme="majorBidi"/>
          <w:szCs w:val="24"/>
          <w:lang w:val="en-GB"/>
        </w:rPr>
        <w:t>simply thrown away. It also includes food consumed in hospitals, schools, restaurants, military</w:t>
      </w:r>
      <w:ins w:id="2002" w:author="Jane Shaw" w:date="2015-10-16T20:56:00Z">
        <w:r w:rsidR="00251267">
          <w:rPr>
            <w:rFonts w:asciiTheme="majorBidi" w:hAnsiTheme="majorBidi" w:cstheme="majorBidi"/>
            <w:szCs w:val="24"/>
            <w:lang w:val="en-GB"/>
          </w:rPr>
          <w:t xml:space="preserve"> establishments</w:t>
        </w:r>
      </w:ins>
      <w:r w:rsidRPr="00F31509">
        <w:rPr>
          <w:rFonts w:asciiTheme="majorBidi" w:hAnsiTheme="majorBidi" w:cstheme="majorBidi"/>
          <w:szCs w:val="24"/>
          <w:lang w:val="en-GB"/>
        </w:rPr>
        <w:t xml:space="preserve">, prisons, etc. </w:t>
      </w:r>
    </w:p>
    <w:p w14:paraId="2D3F9E20" w14:textId="77777777" w:rsidR="00E70192" w:rsidRPr="00F31509" w:rsidRDefault="00E70192" w:rsidP="003C6AA5">
      <w:pPr>
        <w:pStyle w:val="Paragrafoelenco"/>
        <w:numPr>
          <w:ilvl w:val="0"/>
          <w:numId w:val="9"/>
        </w:numPr>
        <w:rPr>
          <w:rFonts w:asciiTheme="majorBidi" w:hAnsiTheme="majorBidi" w:cstheme="majorBidi"/>
          <w:bCs/>
          <w:szCs w:val="24"/>
        </w:rPr>
      </w:pPr>
      <w:r w:rsidRPr="00F31509">
        <w:rPr>
          <w:rFonts w:asciiTheme="majorBidi" w:hAnsiTheme="majorBidi" w:cstheme="majorBidi"/>
          <w:bCs/>
          <w:szCs w:val="24"/>
        </w:rPr>
        <w:t>Feed</w:t>
      </w:r>
    </w:p>
    <w:p w14:paraId="7CA1F50F" w14:textId="1DDFF633"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Feed represents the quantity of edible products</w:t>
      </w:r>
      <w:del w:id="2003" w:author="Jane Shaw" w:date="2015-10-16T20:57:00Z">
        <w:r w:rsidRPr="00F31509" w:rsidDel="00251267">
          <w:rPr>
            <w:rFonts w:asciiTheme="majorBidi" w:hAnsiTheme="majorBidi" w:cstheme="majorBidi"/>
            <w:szCs w:val="24"/>
            <w:lang w:val="en-GB"/>
          </w:rPr>
          <w:delText xml:space="preserve"> available for livestock production</w:delText>
        </w:r>
      </w:del>
      <w:ins w:id="2004" w:author="Jane Shaw" w:date="2015-10-16T20:57:00Z">
        <w:r w:rsidR="00251267">
          <w:rPr>
            <w:rFonts w:asciiTheme="majorBidi" w:hAnsiTheme="majorBidi" w:cstheme="majorBidi"/>
            <w:szCs w:val="24"/>
            <w:lang w:val="en-GB"/>
          </w:rPr>
          <w:t xml:space="preserve"> –</w:t>
        </w:r>
      </w:ins>
      <w:del w:id="2005" w:author="Jane Shaw" w:date="2015-10-16T20:57:00Z">
        <w:r w:rsidRPr="00F31509" w:rsidDel="00251267">
          <w:rPr>
            <w:rFonts w:asciiTheme="majorBidi" w:hAnsiTheme="majorBidi" w:cstheme="majorBidi"/>
            <w:szCs w:val="24"/>
            <w:lang w:val="en-GB"/>
          </w:rPr>
          <w:delText>,</w:delText>
        </w:r>
      </w:del>
      <w:r w:rsidRPr="00F31509">
        <w:rPr>
          <w:rFonts w:asciiTheme="majorBidi" w:hAnsiTheme="majorBidi" w:cstheme="majorBidi"/>
          <w:szCs w:val="24"/>
          <w:lang w:val="en-GB"/>
        </w:rPr>
        <w:t xml:space="preserve"> both domestically produced and imported</w:t>
      </w:r>
      <w:ins w:id="2006" w:author="Jane Shaw" w:date="2015-10-16T20:57:00Z">
        <w:r w:rsidR="00251267">
          <w:rPr>
            <w:rFonts w:asciiTheme="majorBidi" w:hAnsiTheme="majorBidi" w:cstheme="majorBidi"/>
            <w:szCs w:val="24"/>
            <w:lang w:val="en-GB"/>
          </w:rPr>
          <w:t xml:space="preserve"> – that is</w:t>
        </w:r>
        <w:r w:rsidR="00251267" w:rsidRPr="00251267">
          <w:rPr>
            <w:rFonts w:asciiTheme="majorBidi" w:hAnsiTheme="majorBidi" w:cstheme="majorBidi"/>
            <w:szCs w:val="24"/>
            <w:lang w:val="en-GB"/>
          </w:rPr>
          <w:t xml:space="preserve"> </w:t>
        </w:r>
        <w:r w:rsidR="00251267" w:rsidRPr="00F31509">
          <w:rPr>
            <w:rFonts w:asciiTheme="majorBidi" w:hAnsiTheme="majorBidi" w:cstheme="majorBidi"/>
            <w:szCs w:val="24"/>
            <w:lang w:val="en-GB"/>
          </w:rPr>
          <w:t>available for livestock production</w:t>
        </w:r>
      </w:ins>
      <w:r w:rsidRPr="00F31509">
        <w:rPr>
          <w:rFonts w:asciiTheme="majorBidi" w:hAnsiTheme="majorBidi" w:cstheme="majorBidi"/>
          <w:szCs w:val="24"/>
          <w:lang w:val="en-GB"/>
        </w:rPr>
        <w:t xml:space="preserve">. It therefore excludes all feeds that are not foodstuffs or not destined for human consumption, </w:t>
      </w:r>
      <w:del w:id="2007" w:author="Jane Shaw" w:date="2015-11-07T18:10:00Z">
        <w:r w:rsidRPr="00F31509" w:rsidDel="003024E6">
          <w:rPr>
            <w:rFonts w:asciiTheme="majorBidi" w:hAnsiTheme="majorBidi" w:cstheme="majorBidi"/>
            <w:szCs w:val="24"/>
            <w:lang w:val="en-GB"/>
          </w:rPr>
          <w:delText xml:space="preserve">such as </w:delText>
        </w:r>
      </w:del>
      <w:ins w:id="2008" w:author="Jane Shaw" w:date="2015-11-07T18:10:00Z">
        <w:r w:rsidR="003024E6">
          <w:rPr>
            <w:rFonts w:asciiTheme="majorBidi" w:hAnsiTheme="majorBidi" w:cstheme="majorBidi"/>
            <w:szCs w:val="24"/>
            <w:lang w:val="en-GB"/>
          </w:rPr>
          <w:t xml:space="preserve">including </w:t>
        </w:r>
      </w:ins>
      <w:r w:rsidRPr="00F31509">
        <w:rPr>
          <w:rFonts w:asciiTheme="majorBidi" w:hAnsiTheme="majorBidi" w:cstheme="majorBidi"/>
          <w:szCs w:val="24"/>
          <w:lang w:val="en-GB"/>
        </w:rPr>
        <w:t>roughages</w:t>
      </w:r>
      <w:del w:id="2009" w:author="Jane Shaw" w:date="2015-11-07T18:10:00Z">
        <w:r w:rsidRPr="00F31509" w:rsidDel="003024E6">
          <w:rPr>
            <w:rFonts w:asciiTheme="majorBidi" w:hAnsiTheme="majorBidi" w:cstheme="majorBidi"/>
            <w:szCs w:val="24"/>
            <w:lang w:val="en-GB"/>
          </w:rPr>
          <w:delText>,</w:delText>
        </w:r>
      </w:del>
      <w:r w:rsidRPr="00F31509">
        <w:rPr>
          <w:rFonts w:asciiTheme="majorBidi" w:hAnsiTheme="majorBidi" w:cstheme="majorBidi"/>
          <w:szCs w:val="24"/>
          <w:lang w:val="en-GB"/>
        </w:rPr>
        <w:t xml:space="preserve"> </w:t>
      </w:r>
      <w:del w:id="2010" w:author="Jane Shaw" w:date="2015-10-16T20:58:00Z">
        <w:r w:rsidRPr="00F31509" w:rsidDel="00251267">
          <w:rPr>
            <w:rFonts w:asciiTheme="majorBidi" w:hAnsiTheme="majorBidi" w:cstheme="majorBidi"/>
            <w:szCs w:val="24"/>
            <w:lang w:val="en-GB"/>
          </w:rPr>
          <w:delText xml:space="preserve">or </w:delText>
        </w:r>
      </w:del>
      <w:ins w:id="2011" w:author="Jane Shaw" w:date="2015-10-16T20:58:00Z">
        <w:r w:rsidR="00251267">
          <w:rPr>
            <w:rFonts w:asciiTheme="majorBidi" w:hAnsiTheme="majorBidi" w:cstheme="majorBidi"/>
            <w:szCs w:val="24"/>
            <w:lang w:val="en-GB"/>
          </w:rPr>
          <w:t xml:space="preserve">and </w:t>
        </w:r>
      </w:ins>
      <w:r w:rsidRPr="00F31509">
        <w:rPr>
          <w:rFonts w:asciiTheme="majorBidi" w:hAnsiTheme="majorBidi" w:cstheme="majorBidi"/>
          <w:szCs w:val="24"/>
          <w:lang w:val="en-GB"/>
        </w:rPr>
        <w:t>by</w:t>
      </w:r>
      <w:ins w:id="2012" w:author="Jane Shaw" w:date="2015-10-16T20:58:00Z">
        <w:r w:rsidR="00251267">
          <w:rPr>
            <w:rFonts w:asciiTheme="majorBidi" w:hAnsiTheme="majorBidi" w:cstheme="majorBidi"/>
            <w:szCs w:val="24"/>
            <w:lang w:val="en-GB"/>
          </w:rPr>
          <w:t>-</w:t>
        </w:r>
      </w:ins>
      <w:del w:id="2013" w:author="Jane Shaw" w:date="2015-10-16T20:58:00Z">
        <w:r w:rsidRPr="00F31509" w:rsidDel="00251267">
          <w:rPr>
            <w:rFonts w:asciiTheme="majorBidi" w:hAnsiTheme="majorBidi" w:cstheme="majorBidi"/>
            <w:szCs w:val="24"/>
            <w:lang w:val="en-GB"/>
          </w:rPr>
          <w:delText xml:space="preserve"> </w:delText>
        </w:r>
      </w:del>
      <w:r w:rsidRPr="00F31509">
        <w:rPr>
          <w:rFonts w:asciiTheme="majorBidi" w:hAnsiTheme="majorBidi" w:cstheme="majorBidi"/>
          <w:szCs w:val="24"/>
          <w:lang w:val="en-GB"/>
        </w:rPr>
        <w:t>products</w:t>
      </w:r>
      <w:ins w:id="2014" w:author="Jane Shaw" w:date="2015-11-07T18:10:00Z">
        <w:r w:rsidR="003024E6">
          <w:rPr>
            <w:rFonts w:asciiTheme="majorBidi" w:hAnsiTheme="majorBidi" w:cstheme="majorBidi"/>
            <w:szCs w:val="24"/>
            <w:lang w:val="en-GB"/>
          </w:rPr>
          <w:t>,</w:t>
        </w:r>
      </w:ins>
      <w:r w:rsidRPr="00F31509">
        <w:rPr>
          <w:rFonts w:asciiTheme="majorBidi" w:hAnsiTheme="majorBidi" w:cstheme="majorBidi"/>
          <w:szCs w:val="24"/>
          <w:lang w:val="en-GB"/>
        </w:rPr>
        <w:t xml:space="preserve"> such as oilcakes, </w:t>
      </w:r>
      <w:r w:rsidR="00251267" w:rsidRPr="00F31509">
        <w:rPr>
          <w:rFonts w:asciiTheme="majorBidi" w:hAnsiTheme="majorBidi" w:cstheme="majorBidi"/>
          <w:szCs w:val="24"/>
          <w:lang w:val="en-GB"/>
        </w:rPr>
        <w:t xml:space="preserve">distiller’s dried grains with solubles </w:t>
      </w:r>
      <w:r w:rsidRPr="00F31509">
        <w:rPr>
          <w:rFonts w:asciiTheme="majorBidi" w:hAnsiTheme="majorBidi" w:cstheme="majorBidi"/>
          <w:szCs w:val="24"/>
          <w:lang w:val="en-GB"/>
        </w:rPr>
        <w:t xml:space="preserve">(DDGS),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w:t>
      </w:r>
      <w:del w:id="2015" w:author="Jane Shaw" w:date="2015-10-16T20:59:00Z">
        <w:r w:rsidRPr="00F31509" w:rsidDel="00251267">
          <w:rPr>
            <w:rFonts w:asciiTheme="majorBidi" w:hAnsiTheme="majorBidi" w:cstheme="majorBidi"/>
            <w:szCs w:val="24"/>
            <w:lang w:val="en-GB"/>
          </w:rPr>
          <w:delText xml:space="preserve">in </w:delText>
        </w:r>
      </w:del>
      <w:ins w:id="2016" w:author="Jane Shaw" w:date="2015-10-16T20:59:00Z">
        <w:r w:rsidR="00251267">
          <w:rPr>
            <w:rFonts w:asciiTheme="majorBidi" w:hAnsiTheme="majorBidi" w:cstheme="majorBidi"/>
            <w:szCs w:val="24"/>
            <w:lang w:val="en-GB"/>
          </w:rPr>
          <w:t xml:space="preserve">from </w:t>
        </w:r>
      </w:ins>
      <w:r w:rsidRPr="00F31509">
        <w:rPr>
          <w:rFonts w:asciiTheme="majorBidi" w:hAnsiTheme="majorBidi" w:cstheme="majorBidi"/>
          <w:szCs w:val="24"/>
          <w:lang w:val="en-GB"/>
        </w:rPr>
        <w:t xml:space="preserve">the FBS calculations and presentation. </w:t>
      </w:r>
    </w:p>
    <w:p w14:paraId="6C432C92" w14:textId="77777777" w:rsidR="00E70192" w:rsidRPr="00F31509" w:rsidRDefault="00E70192" w:rsidP="003C6AA5">
      <w:pPr>
        <w:pStyle w:val="Paragrafoelenco"/>
        <w:numPr>
          <w:ilvl w:val="0"/>
          <w:numId w:val="9"/>
        </w:numPr>
        <w:rPr>
          <w:rFonts w:asciiTheme="majorBidi" w:hAnsiTheme="majorBidi" w:cstheme="majorBidi"/>
          <w:bCs/>
          <w:szCs w:val="24"/>
        </w:rPr>
      </w:pPr>
      <w:r w:rsidRPr="00F31509">
        <w:rPr>
          <w:rFonts w:asciiTheme="majorBidi" w:hAnsiTheme="majorBidi" w:cstheme="majorBidi"/>
          <w:bCs/>
          <w:szCs w:val="24"/>
        </w:rPr>
        <w:t>Seed</w:t>
      </w:r>
    </w:p>
    <w:p w14:paraId="6811BB12" w14:textId="2A16A98B" w:rsidR="00E70192" w:rsidRPr="00F31509" w:rsidRDefault="00E70192" w:rsidP="00E70192">
      <w:pPr>
        <w:pStyle w:val="Paragrafoelenco"/>
        <w:ind w:left="0"/>
        <w:jc w:val="both"/>
        <w:rPr>
          <w:rFonts w:asciiTheme="majorBidi" w:hAnsiTheme="majorBidi" w:cstheme="majorBidi"/>
          <w:b/>
          <w:bCs/>
          <w:szCs w:val="24"/>
        </w:rPr>
      </w:pPr>
      <w:r w:rsidRPr="00F31509">
        <w:rPr>
          <w:rFonts w:asciiTheme="majorBidi" w:hAnsiTheme="majorBidi" w:cstheme="majorBidi"/>
          <w:szCs w:val="24"/>
        </w:rPr>
        <w:t xml:space="preserve">Seed includes amounts of a commodity set aside for sowing or planting (or </w:t>
      </w:r>
      <w:del w:id="2017" w:author="Jane Shaw" w:date="2015-10-16T20:59:00Z">
        <w:r w:rsidRPr="00F31509" w:rsidDel="00251267">
          <w:rPr>
            <w:rFonts w:asciiTheme="majorBidi" w:hAnsiTheme="majorBidi" w:cstheme="majorBidi"/>
            <w:szCs w:val="24"/>
          </w:rPr>
          <w:delText xml:space="preserve">generally </w:delText>
        </w:r>
      </w:del>
      <w:r w:rsidRPr="00F31509">
        <w:rPr>
          <w:rFonts w:asciiTheme="majorBidi" w:hAnsiTheme="majorBidi" w:cstheme="majorBidi"/>
          <w:szCs w:val="24"/>
        </w:rPr>
        <w:t>for reproduction purposes</w:t>
      </w:r>
      <w:ins w:id="2018" w:author="Jane Shaw" w:date="2015-10-16T21:00:00Z">
        <w:r w:rsidR="00251267">
          <w:rPr>
            <w:rFonts w:asciiTheme="majorBidi" w:hAnsiTheme="majorBidi" w:cstheme="majorBidi"/>
            <w:szCs w:val="24"/>
          </w:rPr>
          <w:t xml:space="preserve"> in general</w:t>
        </w:r>
      </w:ins>
      <w:r w:rsidRPr="00F31509">
        <w:rPr>
          <w:rFonts w:asciiTheme="majorBidi" w:hAnsiTheme="majorBidi" w:cstheme="majorBidi"/>
          <w:szCs w:val="24"/>
        </w:rPr>
        <w:t>) during the year.</w:t>
      </w:r>
      <w:del w:id="2019" w:author="Jane Shaw" w:date="2015-11-07T18:11:00Z">
        <w:r w:rsidRPr="00F31509" w:rsidDel="003024E6">
          <w:rPr>
            <w:rFonts w:asciiTheme="majorBidi" w:hAnsiTheme="majorBidi" w:cstheme="majorBidi"/>
            <w:szCs w:val="24"/>
          </w:rPr>
          <w:delText xml:space="preserve"> Usually,</w:delText>
        </w:r>
      </w:del>
      <w:r w:rsidRPr="00F31509">
        <w:rPr>
          <w:rFonts w:asciiTheme="majorBidi" w:hAnsiTheme="majorBidi" w:cstheme="majorBidi"/>
          <w:szCs w:val="24"/>
        </w:rPr>
        <w:t xml:space="preserve"> </w:t>
      </w:r>
      <w:r w:rsidR="003024E6" w:rsidRPr="00F31509">
        <w:rPr>
          <w:rFonts w:asciiTheme="majorBidi" w:hAnsiTheme="majorBidi" w:cstheme="majorBidi"/>
          <w:szCs w:val="24"/>
        </w:rPr>
        <w:t xml:space="preserve">The </w:t>
      </w:r>
      <w:r w:rsidRPr="00F31509">
        <w:rPr>
          <w:rFonts w:asciiTheme="majorBidi" w:hAnsiTheme="majorBidi" w:cstheme="majorBidi"/>
          <w:szCs w:val="24"/>
        </w:rPr>
        <w:t xml:space="preserve">average amount of seed needed per hectare planted </w:t>
      </w:r>
      <w:ins w:id="2020" w:author="Jane Shaw" w:date="2015-11-07T18:11:00Z">
        <w:r w:rsidR="003024E6">
          <w:rPr>
            <w:rFonts w:asciiTheme="majorBidi" w:hAnsiTheme="majorBidi" w:cstheme="majorBidi"/>
            <w:szCs w:val="24"/>
          </w:rPr>
          <w:t xml:space="preserve">for a given crop </w:t>
        </w:r>
      </w:ins>
      <w:r w:rsidRPr="00F31509">
        <w:rPr>
          <w:rFonts w:asciiTheme="majorBidi" w:hAnsiTheme="majorBidi" w:cstheme="majorBidi"/>
          <w:szCs w:val="24"/>
        </w:rPr>
        <w:t>in a</w:t>
      </w:r>
      <w:del w:id="2021" w:author="Jane Shaw" w:date="2015-11-07T18:11:00Z">
        <w:r w:rsidRPr="00F31509" w:rsidDel="003024E6">
          <w:rPr>
            <w:rFonts w:asciiTheme="majorBidi" w:hAnsiTheme="majorBidi" w:cstheme="majorBidi"/>
            <w:szCs w:val="24"/>
          </w:rPr>
          <w:delText>ny</w:delText>
        </w:r>
      </w:del>
      <w:r w:rsidRPr="00F31509">
        <w:rPr>
          <w:rFonts w:asciiTheme="majorBidi" w:hAnsiTheme="majorBidi" w:cstheme="majorBidi"/>
          <w:szCs w:val="24"/>
        </w:rPr>
        <w:t xml:space="preserve"> given country does not </w:t>
      </w:r>
      <w:ins w:id="2022" w:author="Jane Shaw" w:date="2015-11-07T18:11:00Z">
        <w:r w:rsidR="003024E6" w:rsidRPr="00F31509">
          <w:rPr>
            <w:rFonts w:asciiTheme="majorBidi" w:hAnsiTheme="majorBidi" w:cstheme="majorBidi"/>
            <w:szCs w:val="24"/>
          </w:rPr>
          <w:t>usually</w:t>
        </w:r>
        <w:r w:rsidR="003024E6">
          <w:rPr>
            <w:rFonts w:asciiTheme="majorBidi" w:hAnsiTheme="majorBidi" w:cstheme="majorBidi"/>
            <w:szCs w:val="24"/>
          </w:rPr>
          <w:t xml:space="preserve"> </w:t>
        </w:r>
      </w:ins>
      <w:ins w:id="2023" w:author="Jane Shaw" w:date="2015-10-16T21:00:00Z">
        <w:r w:rsidR="00251267">
          <w:rPr>
            <w:rFonts w:asciiTheme="majorBidi" w:hAnsiTheme="majorBidi" w:cstheme="majorBidi"/>
            <w:szCs w:val="24"/>
          </w:rPr>
          <w:t xml:space="preserve">vary </w:t>
        </w:r>
      </w:ins>
      <w:r w:rsidRPr="00F31509">
        <w:rPr>
          <w:rFonts w:asciiTheme="majorBidi" w:hAnsiTheme="majorBidi" w:cstheme="majorBidi"/>
          <w:szCs w:val="24"/>
        </w:rPr>
        <w:t xml:space="preserve">greatly </w:t>
      </w:r>
      <w:del w:id="2024" w:author="Jane Shaw" w:date="2015-10-16T21:00:00Z">
        <w:r w:rsidRPr="00F31509" w:rsidDel="00251267">
          <w:rPr>
            <w:rFonts w:asciiTheme="majorBidi" w:hAnsiTheme="majorBidi" w:cstheme="majorBidi"/>
            <w:szCs w:val="24"/>
          </w:rPr>
          <w:delText xml:space="preserve">vary </w:delText>
        </w:r>
      </w:del>
      <w:r w:rsidRPr="00F31509">
        <w:rPr>
          <w:rFonts w:asciiTheme="majorBidi" w:hAnsiTheme="majorBidi" w:cstheme="majorBidi"/>
          <w:szCs w:val="24"/>
        </w:rPr>
        <w:t>from year to year.</w:t>
      </w:r>
    </w:p>
    <w:p w14:paraId="0B42A03F" w14:textId="77777777" w:rsidR="00E70192" w:rsidRPr="00F31509" w:rsidRDefault="00E70192" w:rsidP="00E70192">
      <w:pPr>
        <w:pStyle w:val="Paragrafoelenco"/>
        <w:ind w:left="0"/>
        <w:rPr>
          <w:rFonts w:asciiTheme="majorBidi" w:hAnsiTheme="majorBidi" w:cstheme="majorBidi"/>
          <w:b/>
          <w:bCs/>
          <w:szCs w:val="24"/>
        </w:rPr>
      </w:pPr>
    </w:p>
    <w:p w14:paraId="160A4A49" w14:textId="77777777" w:rsidR="00E70192" w:rsidRPr="00F31509" w:rsidRDefault="00E70192" w:rsidP="003C6AA5">
      <w:pPr>
        <w:pStyle w:val="Paragrafoelenco"/>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14:paraId="23D08B3E" w14:textId="229026F9"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w:t>
      </w:r>
      <w:del w:id="2025" w:author="Jane Shaw" w:date="2015-10-16T21:01:00Z">
        <w:r w:rsidRPr="00F31509" w:rsidDel="00251267">
          <w:rPr>
            <w:rFonts w:asciiTheme="majorBidi" w:hAnsiTheme="majorBidi" w:cstheme="majorBidi"/>
            <w:bCs/>
            <w:szCs w:val="24"/>
            <w:lang w:val="en-GB"/>
          </w:rPr>
          <w:delText xml:space="preserve">refer to </w:delText>
        </w:r>
      </w:del>
      <w:ins w:id="2026" w:author="Jane Shaw" w:date="2015-10-16T21:01:00Z">
        <w:r w:rsidR="00251267">
          <w:rPr>
            <w:rFonts w:asciiTheme="majorBidi" w:hAnsiTheme="majorBidi" w:cstheme="majorBidi"/>
            <w:bCs/>
            <w:szCs w:val="24"/>
            <w:lang w:val="en-GB"/>
          </w:rPr>
          <w:t xml:space="preserve">are </w:t>
        </w:r>
      </w:ins>
      <w:r w:rsidRPr="00F31509">
        <w:rPr>
          <w:rFonts w:asciiTheme="majorBidi" w:hAnsiTheme="majorBidi" w:cstheme="majorBidi"/>
          <w:bCs/>
          <w:szCs w:val="24"/>
          <w:lang w:val="en-GB"/>
        </w:rPr>
        <w:t xml:space="preserve">the amounts of all food products </w:t>
      </w:r>
      <w:ins w:id="2027" w:author="Jane Shaw" w:date="2015-10-16T21:01:00Z">
        <w:r w:rsidR="00251267">
          <w:rPr>
            <w:rFonts w:asciiTheme="majorBidi" w:hAnsiTheme="majorBidi" w:cstheme="majorBidi"/>
            <w:bCs/>
            <w:szCs w:val="24"/>
            <w:lang w:val="en-GB"/>
          </w:rPr>
          <w:t xml:space="preserve">that are </w:t>
        </w:r>
      </w:ins>
      <w:r w:rsidRPr="00F31509">
        <w:rPr>
          <w:rFonts w:asciiTheme="majorBidi" w:hAnsiTheme="majorBidi" w:cstheme="majorBidi"/>
          <w:bCs/>
          <w:szCs w:val="24"/>
          <w:lang w:val="en-GB"/>
        </w:rPr>
        <w:t>lost at any stage of the supply chain</w:t>
      </w:r>
      <w:ins w:id="2028" w:author="Jane Shaw" w:date="2015-10-16T21:01:00Z">
        <w:r w:rsidR="00251267">
          <w:rPr>
            <w:rFonts w:asciiTheme="majorBidi" w:hAnsiTheme="majorBidi" w:cstheme="majorBidi"/>
            <w:bCs/>
            <w:szCs w:val="24"/>
            <w:lang w:val="en-GB"/>
          </w:rPr>
          <w:t>,</w:t>
        </w:r>
      </w:ins>
      <w:r w:rsidRPr="00F31509">
        <w:rPr>
          <w:rFonts w:asciiTheme="majorBidi" w:hAnsiTheme="majorBidi" w:cstheme="majorBidi"/>
          <w:bCs/>
          <w:szCs w:val="24"/>
          <w:lang w:val="en-GB"/>
        </w:rPr>
        <w:t xml:space="preserve"> from the farm up to</w:t>
      </w:r>
      <w:del w:id="2029" w:author="Jane Shaw" w:date="2015-11-07T18:12:00Z">
        <w:r w:rsidRPr="00F31509" w:rsidDel="003024E6">
          <w:rPr>
            <w:rFonts w:asciiTheme="majorBidi" w:hAnsiTheme="majorBidi" w:cstheme="majorBidi"/>
            <w:bCs/>
            <w:szCs w:val="24"/>
            <w:lang w:val="en-GB"/>
          </w:rPr>
          <w:delText>,</w:delText>
        </w:r>
      </w:del>
      <w:r w:rsidRPr="00F31509">
        <w:rPr>
          <w:rFonts w:asciiTheme="majorBidi" w:hAnsiTheme="majorBidi" w:cstheme="majorBidi"/>
          <w:bCs/>
          <w:szCs w:val="24"/>
          <w:lang w:val="en-GB"/>
        </w:rPr>
        <w:t xml:space="preserve"> but excluding the retail level. Also excluded are all losses during the pre-harvest and harvesting stages, </w:t>
      </w:r>
      <w:ins w:id="2030" w:author="Jane Shaw" w:date="2015-10-16T21:02:00Z">
        <w:r w:rsidR="00251267">
          <w:rPr>
            <w:rFonts w:asciiTheme="majorBidi" w:hAnsiTheme="majorBidi" w:cstheme="majorBidi"/>
            <w:bCs/>
            <w:szCs w:val="24"/>
            <w:lang w:val="en-GB"/>
          </w:rPr>
          <w:t xml:space="preserve">and </w:t>
        </w:r>
      </w:ins>
      <w:r w:rsidRPr="00F31509">
        <w:rPr>
          <w:rFonts w:asciiTheme="majorBidi" w:hAnsiTheme="majorBidi" w:cstheme="majorBidi"/>
          <w:bCs/>
          <w:szCs w:val="24"/>
          <w:lang w:val="en-GB"/>
        </w:rPr>
        <w:t xml:space="preserve">technical losses occurring during </w:t>
      </w:r>
      <w:del w:id="2031" w:author="Jane Shaw" w:date="2015-10-16T21:02:00Z">
        <w:r w:rsidRPr="00F31509" w:rsidDel="00251267">
          <w:rPr>
            <w:rFonts w:asciiTheme="majorBidi" w:hAnsiTheme="majorBidi" w:cstheme="majorBidi"/>
            <w:bCs/>
            <w:szCs w:val="24"/>
            <w:lang w:val="en-GB"/>
          </w:rPr>
          <w:delText xml:space="preserve">the </w:delText>
        </w:r>
      </w:del>
      <w:r w:rsidRPr="00F31509">
        <w:rPr>
          <w:rFonts w:asciiTheme="majorBidi" w:hAnsiTheme="majorBidi" w:cstheme="majorBidi"/>
          <w:bCs/>
          <w:szCs w:val="24"/>
          <w:lang w:val="en-GB"/>
        </w:rPr>
        <w:t xml:space="preserve">transformation of the primary commodities into processed products. The latter are </w:t>
      </w:r>
      <w:del w:id="2032" w:author="Jane Shaw" w:date="2015-11-07T18:12:00Z">
        <w:r w:rsidRPr="00F31509" w:rsidDel="003024E6">
          <w:rPr>
            <w:rFonts w:asciiTheme="majorBidi" w:hAnsiTheme="majorBidi" w:cstheme="majorBidi"/>
            <w:bCs/>
            <w:szCs w:val="24"/>
            <w:lang w:val="en-GB"/>
          </w:rPr>
          <w:delText>captured</w:delText>
        </w:r>
      </w:del>
      <w:del w:id="2033" w:author="Jane Shaw" w:date="2015-10-16T21:02:00Z">
        <w:r w:rsidRPr="00F31509" w:rsidDel="00251267">
          <w:rPr>
            <w:rFonts w:asciiTheme="majorBidi" w:hAnsiTheme="majorBidi" w:cstheme="majorBidi"/>
            <w:bCs/>
            <w:szCs w:val="24"/>
            <w:lang w:val="en-GB"/>
          </w:rPr>
          <w:delText>,</w:delText>
        </w:r>
      </w:del>
      <w:del w:id="2034" w:author="Jane Shaw" w:date="2015-11-07T18:12:00Z">
        <w:r w:rsidRPr="00F31509" w:rsidDel="003024E6">
          <w:rPr>
            <w:rFonts w:asciiTheme="majorBidi" w:hAnsiTheme="majorBidi" w:cstheme="majorBidi"/>
            <w:bCs/>
            <w:szCs w:val="24"/>
            <w:lang w:val="en-GB"/>
          </w:rPr>
          <w:delText xml:space="preserve"> and </w:delText>
        </w:r>
      </w:del>
      <w:r w:rsidRPr="00F31509">
        <w:rPr>
          <w:rFonts w:asciiTheme="majorBidi" w:hAnsiTheme="majorBidi" w:cstheme="majorBidi"/>
          <w:bCs/>
          <w:szCs w:val="24"/>
          <w:lang w:val="en-GB"/>
        </w:rPr>
        <w:t xml:space="preserve">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w:t>
      </w:r>
      <w:del w:id="2035" w:author="Jane Shaw" w:date="2015-10-16T21:02:00Z">
        <w:r w:rsidRPr="00F31509" w:rsidDel="00251267">
          <w:rPr>
            <w:rFonts w:asciiTheme="majorBidi" w:hAnsiTheme="majorBidi" w:cstheme="majorBidi"/>
            <w:bCs/>
            <w:szCs w:val="24"/>
            <w:lang w:val="en-GB"/>
          </w:rPr>
          <w:delText>,</w:delText>
        </w:r>
      </w:del>
      <w:r w:rsidRPr="00F31509">
        <w:rPr>
          <w:rFonts w:asciiTheme="majorBidi" w:hAnsiTheme="majorBidi" w:cstheme="majorBidi"/>
          <w:bCs/>
          <w:szCs w:val="24"/>
          <w:lang w:val="en-GB"/>
        </w:rPr>
        <w:t xml:space="preserve"> in the standardization process through appropriate extraction rates/conversion factors reflecting processing losses.</w:t>
      </w:r>
    </w:p>
    <w:p w14:paraId="127A9042" w14:textId="01A7D956" w:rsidR="00E70192" w:rsidRPr="00F31509" w:rsidRDefault="00E70192" w:rsidP="003C6AA5">
      <w:pPr>
        <w:pStyle w:val="Paragrafoelenco"/>
        <w:numPr>
          <w:ilvl w:val="0"/>
          <w:numId w:val="9"/>
        </w:numPr>
        <w:rPr>
          <w:rFonts w:asciiTheme="majorBidi" w:hAnsiTheme="majorBidi" w:cstheme="majorBidi"/>
          <w:bCs/>
          <w:szCs w:val="24"/>
        </w:rPr>
      </w:pPr>
      <w:r w:rsidRPr="00F31509">
        <w:rPr>
          <w:rFonts w:asciiTheme="majorBidi" w:hAnsiTheme="majorBidi" w:cstheme="majorBidi"/>
          <w:bCs/>
          <w:szCs w:val="24"/>
        </w:rPr>
        <w:t xml:space="preserve">Industrial </w:t>
      </w:r>
      <w:del w:id="2036" w:author="Jane Shaw" w:date="2015-11-07T18:12:00Z">
        <w:r w:rsidR="00251267" w:rsidRPr="00F31509" w:rsidDel="003024E6">
          <w:rPr>
            <w:rFonts w:asciiTheme="majorBidi" w:hAnsiTheme="majorBidi" w:cstheme="majorBidi"/>
            <w:bCs/>
            <w:szCs w:val="24"/>
          </w:rPr>
          <w:delText>utilization</w:delText>
        </w:r>
      </w:del>
      <w:ins w:id="2037" w:author="Jane Shaw" w:date="2015-11-07T18:12:00Z">
        <w:r w:rsidR="003024E6">
          <w:rPr>
            <w:rFonts w:asciiTheme="majorBidi" w:hAnsiTheme="majorBidi" w:cstheme="majorBidi"/>
            <w:bCs/>
            <w:szCs w:val="24"/>
          </w:rPr>
          <w:t xml:space="preserve">use </w:t>
        </w:r>
      </w:ins>
    </w:p>
    <w:p w14:paraId="02FCF970" w14:textId="240D6DE3"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w:t>
      </w:r>
      <w:del w:id="2038" w:author="Jane Shaw" w:date="2015-11-07T18:12:00Z">
        <w:r w:rsidR="00251267" w:rsidRPr="00F31509" w:rsidDel="003024E6">
          <w:rPr>
            <w:rFonts w:asciiTheme="majorBidi" w:hAnsiTheme="majorBidi" w:cstheme="majorBidi"/>
            <w:bCs/>
            <w:szCs w:val="24"/>
            <w:lang w:val="en-GB"/>
          </w:rPr>
          <w:delText xml:space="preserve">utilization </w:delText>
        </w:r>
      </w:del>
      <w:ins w:id="2039" w:author="Jane Shaw" w:date="2015-11-07T18:12:00Z">
        <w:r w:rsidR="003024E6">
          <w:rPr>
            <w:rFonts w:asciiTheme="majorBidi" w:hAnsiTheme="majorBidi" w:cstheme="majorBidi"/>
            <w:bCs/>
            <w:szCs w:val="24"/>
            <w:lang w:val="en-GB"/>
          </w:rPr>
          <w:t xml:space="preserve">use </w:t>
        </w:r>
      </w:ins>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bio</w:t>
      </w:r>
      <w:del w:id="2040" w:author="Jane Shaw" w:date="2015-10-16T21:02:00Z">
        <w:r w:rsidR="00E70192" w:rsidRPr="00F31509" w:rsidDel="00251267">
          <w:rPr>
            <w:rFonts w:asciiTheme="majorBidi" w:hAnsiTheme="majorBidi" w:cstheme="majorBidi"/>
            <w:szCs w:val="24"/>
            <w:lang w:val="en-GB"/>
          </w:rPr>
          <w:delText>-</w:delText>
        </w:r>
      </w:del>
      <w:r w:rsidR="00E70192" w:rsidRPr="00F31509">
        <w:rPr>
          <w:rFonts w:asciiTheme="majorBidi" w:hAnsiTheme="majorBidi" w:cstheme="majorBidi"/>
          <w:szCs w:val="24"/>
          <w:lang w:val="en-GB"/>
        </w:rPr>
        <w:t>fuels, paints, detergents</w:t>
      </w:r>
      <w:ins w:id="2041" w:author="Jane Shaw" w:date="2015-10-16T21:02:00Z">
        <w:r w:rsidR="00251267">
          <w:rPr>
            <w:rFonts w:asciiTheme="majorBidi" w:hAnsiTheme="majorBidi" w:cstheme="majorBidi"/>
            <w:szCs w:val="24"/>
            <w:lang w:val="en-GB"/>
          </w:rPr>
          <w:t xml:space="preserve"> and</w:t>
        </w:r>
      </w:ins>
      <w:del w:id="2042" w:author="Jane Shaw" w:date="2015-10-16T21:02:00Z">
        <w:r w:rsidR="00E70192" w:rsidRPr="00F31509" w:rsidDel="00251267">
          <w:rPr>
            <w:rFonts w:asciiTheme="majorBidi" w:hAnsiTheme="majorBidi" w:cstheme="majorBidi"/>
            <w:szCs w:val="24"/>
            <w:lang w:val="en-GB"/>
          </w:rPr>
          <w:delText>,</w:delText>
        </w:r>
      </w:del>
      <w:r w:rsidR="00E70192" w:rsidRPr="00F31509">
        <w:rPr>
          <w:rFonts w:asciiTheme="majorBidi" w:hAnsiTheme="majorBidi" w:cstheme="majorBidi"/>
          <w:szCs w:val="24"/>
          <w:lang w:val="en-GB"/>
        </w:rPr>
        <w:t xml:space="preserve"> cosmetics</w:t>
      </w:r>
      <w:del w:id="2043" w:author="Jane Shaw" w:date="2015-10-16T21:02:00Z">
        <w:r w:rsidR="00E70192" w:rsidRPr="00F31509" w:rsidDel="00251267">
          <w:rPr>
            <w:rFonts w:asciiTheme="majorBidi" w:hAnsiTheme="majorBidi" w:cstheme="majorBidi"/>
            <w:szCs w:val="24"/>
            <w:lang w:val="en-GB"/>
          </w:rPr>
          <w:delText>, etc</w:delText>
        </w:r>
      </w:del>
      <w:r w:rsidR="00E70192" w:rsidRPr="00F31509">
        <w:rPr>
          <w:rFonts w:asciiTheme="majorBidi" w:hAnsiTheme="majorBidi" w:cstheme="majorBidi"/>
          <w:szCs w:val="24"/>
          <w:lang w:val="en-GB"/>
        </w:rPr>
        <w:t xml:space="preserve">. </w:t>
      </w:r>
    </w:p>
    <w:p w14:paraId="3DF9FFC6" w14:textId="16734D40" w:rsidR="00E70192" w:rsidRPr="00F31509" w:rsidRDefault="00E70192" w:rsidP="002D546A">
      <w:pPr>
        <w:pStyle w:val="Paragrafoelenco"/>
        <w:keepNext/>
        <w:numPr>
          <w:ilvl w:val="0"/>
          <w:numId w:val="9"/>
        </w:numPr>
        <w:rPr>
          <w:rFonts w:asciiTheme="majorBidi" w:hAnsiTheme="majorBidi" w:cstheme="majorBidi"/>
          <w:bCs/>
          <w:szCs w:val="24"/>
        </w:rPr>
      </w:pPr>
      <w:r w:rsidRPr="00F31509">
        <w:rPr>
          <w:rFonts w:asciiTheme="majorBidi" w:hAnsiTheme="majorBidi" w:cstheme="majorBidi"/>
          <w:bCs/>
          <w:szCs w:val="24"/>
        </w:rPr>
        <w:t xml:space="preserve">Tourist </w:t>
      </w:r>
      <w:r w:rsidR="00251267" w:rsidRPr="00F31509">
        <w:rPr>
          <w:rFonts w:asciiTheme="majorBidi" w:hAnsiTheme="majorBidi" w:cstheme="majorBidi"/>
          <w:bCs/>
          <w:szCs w:val="24"/>
        </w:rPr>
        <w:t>consumption</w:t>
      </w:r>
    </w:p>
    <w:p w14:paraId="3AD630B7" w14:textId="5FE29963" w:rsidR="00E70192" w:rsidRPr="00F31509" w:rsidRDefault="00251267" w:rsidP="002D546A">
      <w:pPr>
        <w:keepNext/>
        <w:rPr>
          <w:rFonts w:asciiTheme="majorBidi" w:hAnsiTheme="majorBidi" w:cstheme="majorBidi"/>
          <w:bCs/>
          <w:szCs w:val="24"/>
          <w:lang w:val="en-GB"/>
        </w:rPr>
      </w:pPr>
      <w:ins w:id="2044" w:author="Jane Shaw" w:date="2015-10-16T21:03:00Z">
        <w:r>
          <w:rPr>
            <w:rFonts w:asciiTheme="majorBidi" w:hAnsiTheme="majorBidi" w:cstheme="majorBidi"/>
            <w:bCs/>
            <w:szCs w:val="24"/>
            <w:lang w:val="en-GB"/>
          </w:rPr>
          <w:t xml:space="preserve">Tourist consumption </w:t>
        </w:r>
      </w:ins>
      <w:del w:id="2045" w:author="Jane Shaw" w:date="2015-10-16T21:03:00Z">
        <w:r w:rsidRPr="00F31509" w:rsidDel="00251267">
          <w:rPr>
            <w:rFonts w:asciiTheme="majorBidi" w:hAnsiTheme="majorBidi" w:cstheme="majorBidi"/>
            <w:bCs/>
            <w:szCs w:val="24"/>
            <w:lang w:val="en-GB"/>
          </w:rPr>
          <w:delText xml:space="preserve">includes </w:delText>
        </w:r>
      </w:del>
      <w:ins w:id="2046" w:author="Jane Shaw" w:date="2015-10-16T21:03:00Z">
        <w:r>
          <w:rPr>
            <w:rFonts w:asciiTheme="majorBidi" w:hAnsiTheme="majorBidi" w:cstheme="majorBidi"/>
            <w:bCs/>
            <w:szCs w:val="24"/>
            <w:lang w:val="en-GB"/>
          </w:rPr>
          <w:t xml:space="preserve">comprises </w:t>
        </w:r>
      </w:ins>
      <w:r w:rsidR="00E70192" w:rsidRPr="00F31509">
        <w:rPr>
          <w:rFonts w:asciiTheme="majorBidi" w:hAnsiTheme="majorBidi" w:cstheme="majorBidi"/>
          <w:bCs/>
          <w:szCs w:val="24"/>
          <w:lang w:val="en-GB"/>
        </w:rPr>
        <w:t xml:space="preserve">the food consumed by non-resident visitors during their stay </w:t>
      </w:r>
      <w:del w:id="2047" w:author="Jane Shaw" w:date="2015-11-07T18:12:00Z">
        <w:r w:rsidR="00E70192" w:rsidRPr="00F31509" w:rsidDel="003024E6">
          <w:rPr>
            <w:rFonts w:asciiTheme="majorBidi" w:hAnsiTheme="majorBidi" w:cstheme="majorBidi"/>
            <w:bCs/>
            <w:szCs w:val="24"/>
            <w:lang w:val="en-GB"/>
          </w:rPr>
          <w:delText xml:space="preserve">at </w:delText>
        </w:r>
      </w:del>
      <w:ins w:id="2048" w:author="Jane Shaw" w:date="2015-11-07T18:12:00Z">
        <w:r w:rsidR="003024E6">
          <w:rPr>
            <w:rFonts w:asciiTheme="majorBidi" w:hAnsiTheme="majorBidi" w:cstheme="majorBidi"/>
            <w:bCs/>
            <w:szCs w:val="24"/>
            <w:lang w:val="en-GB"/>
          </w:rPr>
          <w:t xml:space="preserve">in </w:t>
        </w:r>
      </w:ins>
      <w:r w:rsidR="00E70192" w:rsidRPr="00F31509">
        <w:rPr>
          <w:rFonts w:asciiTheme="majorBidi" w:hAnsiTheme="majorBidi" w:cstheme="majorBidi"/>
          <w:bCs/>
          <w:szCs w:val="24"/>
          <w:lang w:val="en-GB"/>
        </w:rPr>
        <w:t>the country</w:t>
      </w:r>
      <w:del w:id="2049" w:author="Jane Shaw" w:date="2015-11-07T18:12:00Z">
        <w:r w:rsidR="00E70192" w:rsidRPr="00F31509" w:rsidDel="003024E6">
          <w:rPr>
            <w:rFonts w:asciiTheme="majorBidi" w:hAnsiTheme="majorBidi" w:cstheme="majorBidi"/>
            <w:bCs/>
            <w:szCs w:val="24"/>
            <w:lang w:val="en-GB"/>
          </w:rPr>
          <w:delText xml:space="preserve"> of destination</w:delText>
        </w:r>
      </w:del>
      <w:r w:rsidR="00E70192" w:rsidRPr="00F31509">
        <w:rPr>
          <w:rFonts w:asciiTheme="majorBidi" w:hAnsiTheme="majorBidi" w:cstheme="majorBidi"/>
          <w:bCs/>
          <w:szCs w:val="24"/>
          <w:lang w:val="en-GB"/>
        </w:rPr>
        <w:t>.</w:t>
      </w:r>
    </w:p>
    <w:p w14:paraId="4617A888" w14:textId="77777777" w:rsidR="00E70192" w:rsidRPr="00F31509" w:rsidRDefault="00E70192" w:rsidP="003C6AA5">
      <w:pPr>
        <w:pStyle w:val="Paragrafoelenco"/>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14:paraId="14A95143" w14:textId="4E9CDBC5"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to amounts of food allocated to</w:t>
      </w:r>
      <w:del w:id="2050" w:author="Jane Shaw" w:date="2015-10-16T21:03:00Z">
        <w:r w:rsidR="00E70192" w:rsidRPr="00F31509" w:rsidDel="00251267">
          <w:rPr>
            <w:rFonts w:asciiTheme="majorBidi" w:hAnsiTheme="majorBidi" w:cstheme="majorBidi"/>
            <w:bCs/>
            <w:szCs w:val="24"/>
            <w:lang w:val="en-GB"/>
          </w:rPr>
          <w:delText>,</w:delText>
        </w:r>
      </w:del>
      <w:r w:rsidR="00E70192" w:rsidRPr="00F31509">
        <w:rPr>
          <w:rFonts w:asciiTheme="majorBidi" w:hAnsiTheme="majorBidi" w:cstheme="majorBidi"/>
          <w:bCs/>
          <w:szCs w:val="24"/>
          <w:lang w:val="en-GB"/>
        </w:rPr>
        <w:t xml:space="preserve"> or taken from</w:t>
      </w:r>
      <w:del w:id="2051" w:author="Jane Shaw" w:date="2015-10-16T21:03:00Z">
        <w:r w:rsidR="00E70192" w:rsidRPr="00F31509" w:rsidDel="00251267">
          <w:rPr>
            <w:rFonts w:asciiTheme="majorBidi" w:hAnsiTheme="majorBidi" w:cstheme="majorBidi"/>
            <w:bCs/>
            <w:szCs w:val="24"/>
            <w:lang w:val="en-GB"/>
          </w:rPr>
          <w:delText>,</w:delText>
        </w:r>
      </w:del>
      <w:r w:rsidR="00E70192" w:rsidRPr="00F31509">
        <w:rPr>
          <w:rFonts w:asciiTheme="majorBidi" w:hAnsiTheme="majorBidi" w:cstheme="majorBidi"/>
          <w:bCs/>
          <w:szCs w:val="24"/>
          <w:lang w:val="en-GB"/>
        </w:rPr>
        <w:t xml:space="preserve"> storage </w:t>
      </w:r>
      <w:del w:id="2052" w:author="Jane Shaw" w:date="2015-11-07T18:12:00Z">
        <w:r w:rsidR="00E70192" w:rsidRPr="00F31509" w:rsidDel="003024E6">
          <w:rPr>
            <w:rFonts w:asciiTheme="majorBidi" w:hAnsiTheme="majorBidi" w:cstheme="majorBidi"/>
            <w:bCs/>
            <w:szCs w:val="24"/>
            <w:lang w:val="en-GB"/>
          </w:rPr>
          <w:delText xml:space="preserve">to be </w:delText>
        </w:r>
      </w:del>
      <w:ins w:id="2053" w:author="Jane Shaw" w:date="2015-11-07T18:12:00Z">
        <w:r w:rsidR="003024E6">
          <w:rPr>
            <w:rFonts w:asciiTheme="majorBidi" w:hAnsiTheme="majorBidi" w:cstheme="majorBidi"/>
            <w:bCs/>
            <w:szCs w:val="24"/>
            <w:lang w:val="en-GB"/>
          </w:rPr>
          <w:t xml:space="preserve">for </w:t>
        </w:r>
      </w:ins>
      <w:r w:rsidR="00E70192" w:rsidRPr="00F31509">
        <w:rPr>
          <w:rFonts w:asciiTheme="majorBidi" w:hAnsiTheme="majorBidi" w:cstheme="majorBidi"/>
          <w:bCs/>
          <w:szCs w:val="24"/>
          <w:lang w:val="en-GB"/>
        </w:rPr>
        <w:t>use</w:t>
      </w:r>
      <w:del w:id="2054" w:author="Jane Shaw" w:date="2015-11-07T18:12:00Z">
        <w:r w:rsidR="00E70192" w:rsidRPr="00F31509" w:rsidDel="003024E6">
          <w:rPr>
            <w:rFonts w:asciiTheme="majorBidi" w:hAnsiTheme="majorBidi" w:cstheme="majorBidi"/>
            <w:bCs/>
            <w:szCs w:val="24"/>
            <w:lang w:val="en-GB"/>
          </w:rPr>
          <w:delText>d</w:delText>
        </w:r>
      </w:del>
      <w:r w:rsidR="00E70192" w:rsidRPr="00F31509">
        <w:rPr>
          <w:rFonts w:asciiTheme="majorBidi" w:hAnsiTheme="majorBidi" w:cstheme="majorBidi"/>
          <w:bCs/>
          <w:szCs w:val="24"/>
          <w:lang w:val="en-GB"/>
        </w:rPr>
        <w:t xml:space="preserve"> at </w:t>
      </w:r>
      <w:commentRangeStart w:id="2055"/>
      <w:r w:rsidR="00E70192" w:rsidRPr="00F31509">
        <w:rPr>
          <w:rFonts w:asciiTheme="majorBidi" w:hAnsiTheme="majorBidi" w:cstheme="majorBidi"/>
          <w:bCs/>
          <w:szCs w:val="24"/>
          <w:lang w:val="en-GB"/>
        </w:rPr>
        <w:t>later stages</w:t>
      </w:r>
      <w:ins w:id="2056" w:author="Jane Shaw" w:date="2015-10-16T21:03:00Z">
        <w:r w:rsidR="00251267">
          <w:rPr>
            <w:rFonts w:asciiTheme="majorBidi" w:hAnsiTheme="majorBidi" w:cstheme="majorBidi"/>
            <w:bCs/>
            <w:szCs w:val="24"/>
            <w:lang w:val="en-GB"/>
          </w:rPr>
          <w:t xml:space="preserve"> in the supply chain</w:t>
        </w:r>
      </w:ins>
      <w:commentRangeEnd w:id="2055"/>
      <w:ins w:id="2057" w:author="Jane Shaw" w:date="2015-10-16T21:04:00Z">
        <w:r w:rsidR="00251267">
          <w:rPr>
            <w:rStyle w:val="Rimandocommento"/>
          </w:rPr>
          <w:commentReference w:id="2055"/>
        </w:r>
      </w:ins>
      <w:r w:rsidR="00E70192" w:rsidRPr="00F31509">
        <w:rPr>
          <w:rFonts w:asciiTheme="majorBidi" w:hAnsiTheme="majorBidi" w:cstheme="majorBidi"/>
          <w:bCs/>
          <w:szCs w:val="24"/>
          <w:lang w:val="en-GB"/>
        </w:rPr>
        <w:t xml:space="preserve">. They include stocks held at all levels of the supply chain, from production to retail. </w:t>
      </w:r>
    </w:p>
    <w:p w14:paraId="3E9F2160"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14:paraId="79D035E4" w14:textId="69775E2F"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w:t>
      </w:r>
      <w:del w:id="2058" w:author="Jane Shaw" w:date="2015-10-16T21:04:00Z">
        <w:r w:rsidRPr="00F31509" w:rsidDel="00251267">
          <w:rPr>
            <w:rFonts w:asciiTheme="majorBidi" w:hAnsiTheme="majorBidi" w:cstheme="majorBidi"/>
            <w:szCs w:val="24"/>
            <w:lang w:val="en-GB"/>
          </w:rPr>
          <w:delText xml:space="preserve">for </w:delText>
        </w:r>
      </w:del>
      <w:ins w:id="2059" w:author="Jane Shaw" w:date="2015-10-16T21:04:00Z">
        <w:r w:rsidR="00251267">
          <w:rPr>
            <w:rFonts w:asciiTheme="majorBidi" w:hAnsiTheme="majorBidi" w:cstheme="majorBidi"/>
            <w:szCs w:val="24"/>
            <w:lang w:val="en-GB"/>
          </w:rPr>
          <w:t xml:space="preserve">of </w:t>
        </w:r>
      </w:ins>
      <w:r w:rsidRPr="00F31509">
        <w:rPr>
          <w:rFonts w:asciiTheme="majorBidi" w:hAnsiTheme="majorBidi" w:cstheme="majorBidi"/>
          <w:szCs w:val="24"/>
          <w:lang w:val="en-GB"/>
        </w:rPr>
        <w:t xml:space="preserve">calorie, protein and fat availability. </w:t>
      </w:r>
      <w:del w:id="2060" w:author="Jane Shaw" w:date="2015-10-16T21:05:00Z">
        <w:r w:rsidRPr="00F31509" w:rsidDel="00251267">
          <w:rPr>
            <w:rFonts w:asciiTheme="majorBidi" w:hAnsiTheme="majorBidi" w:cstheme="majorBidi"/>
            <w:szCs w:val="24"/>
            <w:lang w:val="en-GB"/>
          </w:rPr>
          <w:delText xml:space="preserve">Arguably the most important output of the FBS table is </w:delText>
        </w:r>
      </w:del>
      <w:r w:rsidR="00251267"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sum of all calories available for human consumption</w:t>
      </w:r>
      <w:ins w:id="2061" w:author="Jane Shaw" w:date="2015-10-16T21:05:00Z">
        <w:r w:rsidR="00251267">
          <w:rPr>
            <w:rFonts w:asciiTheme="majorBidi" w:hAnsiTheme="majorBidi" w:cstheme="majorBidi"/>
            <w:szCs w:val="24"/>
            <w:lang w:val="en-GB"/>
          </w:rPr>
          <w:t xml:space="preserve"> –</w:t>
        </w:r>
      </w:ins>
      <w:del w:id="2062" w:author="Jane Shaw" w:date="2015-10-16T21:05:00Z">
        <w:r w:rsidRPr="00F31509" w:rsidDel="00251267">
          <w:rPr>
            <w:rFonts w:asciiTheme="majorBidi" w:hAnsiTheme="majorBidi" w:cstheme="majorBidi"/>
            <w:szCs w:val="24"/>
            <w:lang w:val="en-GB"/>
          </w:rPr>
          <w:delText>,</w:delText>
        </w:r>
        <w:r w:rsidRPr="00F31509" w:rsidDel="00DC2782">
          <w:rPr>
            <w:rFonts w:asciiTheme="majorBidi" w:hAnsiTheme="majorBidi" w:cstheme="majorBidi"/>
            <w:szCs w:val="24"/>
            <w:lang w:val="en-GB"/>
          </w:rPr>
          <w:delText xml:space="preserve"> </w:delText>
        </w:r>
      </w:del>
      <w:ins w:id="2063" w:author="Jane Shaw" w:date="2015-10-16T21:05:00Z">
        <w:r w:rsidR="00DC2782">
          <w:rPr>
            <w:rFonts w:asciiTheme="majorBidi" w:hAnsiTheme="majorBidi" w:cstheme="majorBidi"/>
            <w:szCs w:val="24"/>
            <w:lang w:val="en-GB"/>
          </w:rPr>
          <w:t xml:space="preserve"> </w:t>
        </w:r>
      </w:ins>
      <w:del w:id="2064" w:author="Jane Shaw" w:date="2015-10-16T21:05:00Z">
        <w:r w:rsidRPr="00F31509" w:rsidDel="00DC2782">
          <w:rPr>
            <w:rFonts w:asciiTheme="majorBidi" w:hAnsiTheme="majorBidi" w:cstheme="majorBidi"/>
            <w:szCs w:val="24"/>
            <w:lang w:val="en-GB"/>
          </w:rPr>
          <w:delText xml:space="preserve">known as the Dietary Energy Supply, or </w:delText>
        </w:r>
        <w:r w:rsidR="008604DA" w:rsidRPr="00F31509" w:rsidDel="00DC2782">
          <w:rPr>
            <w:rFonts w:asciiTheme="majorBidi" w:hAnsiTheme="majorBidi" w:cstheme="majorBidi"/>
            <w:szCs w:val="24"/>
            <w:lang w:val="en-GB"/>
          </w:rPr>
          <w:delText xml:space="preserve">in </w:delText>
        </w:r>
        <w:r w:rsidRPr="00F31509" w:rsidDel="00DC2782">
          <w:rPr>
            <w:rFonts w:asciiTheme="majorBidi" w:hAnsiTheme="majorBidi" w:cstheme="majorBidi"/>
            <w:szCs w:val="24"/>
            <w:lang w:val="en-GB"/>
          </w:rPr>
          <w:delText xml:space="preserve">short </w:delText>
        </w:r>
      </w:del>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DES</w:t>
      </w:r>
      <w:ins w:id="2065" w:author="Jane Shaw" w:date="2015-10-16T21:05:00Z">
        <w:r w:rsidR="00DC2782">
          <w:rPr>
            <w:rFonts w:asciiTheme="majorBidi" w:hAnsiTheme="majorBidi" w:cstheme="majorBidi"/>
            <w:szCs w:val="24"/>
            <w:lang w:val="en-GB"/>
          </w:rPr>
          <w:t xml:space="preserve"> – is </w:t>
        </w:r>
        <w:r w:rsidR="00DC2782" w:rsidRPr="00F31509">
          <w:rPr>
            <w:rFonts w:asciiTheme="majorBidi" w:hAnsiTheme="majorBidi" w:cstheme="majorBidi"/>
            <w:szCs w:val="24"/>
            <w:lang w:val="en-GB"/>
          </w:rPr>
          <w:t>arguably the most important output of the FBS table</w:t>
        </w:r>
      </w:ins>
      <w:r w:rsidRPr="00F31509">
        <w:rPr>
          <w:rFonts w:asciiTheme="majorBidi" w:hAnsiTheme="majorBidi" w:cstheme="majorBidi"/>
          <w:szCs w:val="24"/>
          <w:lang w:val="en-GB"/>
        </w:rPr>
        <w:t>. In addition, FBS tables also provide fat and protein availability</w:t>
      </w:r>
      <w:ins w:id="2066" w:author="Jane Shaw" w:date="2015-11-07T18:12:00Z">
        <w:r w:rsidR="003024E6">
          <w:rPr>
            <w:rFonts w:asciiTheme="majorBidi" w:hAnsiTheme="majorBidi" w:cstheme="majorBidi"/>
            <w:szCs w:val="24"/>
            <w:lang w:val="en-GB"/>
          </w:rPr>
          <w:t>,</w:t>
        </w:r>
      </w:ins>
      <w:r w:rsidRPr="00F31509">
        <w:rPr>
          <w:rFonts w:asciiTheme="majorBidi" w:hAnsiTheme="majorBidi" w:cstheme="majorBidi"/>
          <w:szCs w:val="24"/>
          <w:lang w:val="en-GB"/>
        </w:rPr>
        <w:t xml:space="preserve"> by product</w:t>
      </w:r>
      <w:ins w:id="2067" w:author="Jane Shaw" w:date="2015-10-16T21:06:00Z">
        <w:r w:rsidR="00DC2782">
          <w:rPr>
            <w:rFonts w:asciiTheme="majorBidi" w:hAnsiTheme="majorBidi" w:cstheme="majorBidi"/>
            <w:szCs w:val="24"/>
            <w:lang w:val="en-GB"/>
          </w:rPr>
          <w:t>,</w:t>
        </w:r>
      </w:ins>
      <w:r w:rsidRPr="00F31509">
        <w:rPr>
          <w:rFonts w:asciiTheme="majorBidi" w:hAnsiTheme="majorBidi" w:cstheme="majorBidi"/>
          <w:szCs w:val="24"/>
          <w:lang w:val="en-GB"/>
        </w:rPr>
        <w:t xml:space="preserve"> </w:t>
      </w:r>
      <w:del w:id="2068" w:author="Jane Shaw" w:date="2015-10-16T21:06:00Z">
        <w:r w:rsidRPr="00F31509" w:rsidDel="00DC2782">
          <w:rPr>
            <w:rFonts w:asciiTheme="majorBidi" w:hAnsiTheme="majorBidi" w:cstheme="majorBidi"/>
            <w:szCs w:val="24"/>
            <w:lang w:val="en-GB"/>
          </w:rPr>
          <w:delText xml:space="preserve">as well as </w:delText>
        </w:r>
      </w:del>
      <w:ins w:id="2069" w:author="Jane Shaw" w:date="2015-10-16T21:06:00Z">
        <w:r w:rsidR="00DC2782">
          <w:rPr>
            <w:rFonts w:asciiTheme="majorBidi" w:hAnsiTheme="majorBidi" w:cstheme="majorBidi"/>
            <w:szCs w:val="24"/>
            <w:lang w:val="en-GB"/>
          </w:rPr>
          <w:t xml:space="preserve">and </w:t>
        </w:r>
      </w:ins>
      <w:del w:id="2070" w:author="Jane Shaw" w:date="2015-11-07T18:12:00Z">
        <w:r w:rsidRPr="00F31509" w:rsidDel="003024E6">
          <w:rPr>
            <w:rFonts w:asciiTheme="majorBidi" w:hAnsiTheme="majorBidi" w:cstheme="majorBidi"/>
            <w:szCs w:val="24"/>
            <w:lang w:val="en-GB"/>
          </w:rPr>
          <w:delText xml:space="preserve">the sums for </w:delText>
        </w:r>
      </w:del>
      <w:ins w:id="2071" w:author="Jane Shaw" w:date="2015-11-07T18:12:00Z">
        <w:r w:rsidR="003024E6">
          <w:rPr>
            <w:rFonts w:asciiTheme="majorBidi" w:hAnsiTheme="majorBidi" w:cstheme="majorBidi"/>
            <w:szCs w:val="24"/>
            <w:lang w:val="en-GB"/>
          </w:rPr>
          <w:t xml:space="preserve">from </w:t>
        </w:r>
      </w:ins>
      <w:r w:rsidRPr="00F31509">
        <w:rPr>
          <w:rFonts w:asciiTheme="majorBidi" w:hAnsiTheme="majorBidi" w:cstheme="majorBidi"/>
          <w:szCs w:val="24"/>
          <w:lang w:val="en-GB"/>
        </w:rPr>
        <w:t xml:space="preserve">all products. Nutrient estimates are calculated </w:t>
      </w:r>
      <w:del w:id="2072" w:author="Jane Shaw" w:date="2015-10-16T21:06:00Z">
        <w:r w:rsidR="008604DA" w:rsidRPr="00F31509" w:rsidDel="00DC2782">
          <w:rPr>
            <w:rFonts w:asciiTheme="majorBidi" w:hAnsiTheme="majorBidi" w:cstheme="majorBidi"/>
            <w:szCs w:val="24"/>
            <w:lang w:val="en-GB"/>
          </w:rPr>
          <w:delText xml:space="preserve">at </w:delText>
        </w:r>
      </w:del>
      <w:ins w:id="2073" w:author="Jane Shaw" w:date="2015-10-16T21:06:00Z">
        <w:r w:rsidR="00DC2782">
          <w:rPr>
            <w:rFonts w:asciiTheme="majorBidi" w:hAnsiTheme="majorBidi" w:cstheme="majorBidi"/>
            <w:szCs w:val="24"/>
            <w:lang w:val="en-GB"/>
          </w:rPr>
          <w:t xml:space="preserve">during </w:t>
        </w:r>
      </w:ins>
      <w:r w:rsidRPr="00F31509">
        <w:rPr>
          <w:rFonts w:asciiTheme="majorBidi" w:hAnsiTheme="majorBidi" w:cstheme="majorBidi"/>
          <w:szCs w:val="24"/>
          <w:lang w:val="en-GB"/>
        </w:rPr>
        <w:t>the SUA process and, apart from nutrient conversion factors, do not require any separate inputs.</w:t>
      </w:r>
    </w:p>
    <w:p w14:paraId="43B059BF" w14:textId="6A03BACF" w:rsidR="00E70192" w:rsidRPr="00F31509" w:rsidRDefault="00E70192" w:rsidP="00E70192">
      <w:pPr>
        <w:pStyle w:val="Titolo3"/>
        <w:rPr>
          <w:rFonts w:asciiTheme="majorBidi" w:hAnsiTheme="majorBidi" w:cstheme="majorBidi"/>
          <w:lang w:val="en-GB"/>
        </w:rPr>
      </w:pPr>
      <w:r w:rsidRPr="00F31509">
        <w:rPr>
          <w:rFonts w:asciiTheme="majorBidi" w:hAnsiTheme="majorBidi" w:cstheme="majorBidi"/>
          <w:lang w:val="en-GB"/>
        </w:rPr>
        <w:t xml:space="preserve">Auxiliary </w:t>
      </w:r>
      <w:r w:rsidR="00DC2782" w:rsidRPr="00F31509">
        <w:rPr>
          <w:rFonts w:asciiTheme="majorBidi" w:hAnsiTheme="majorBidi" w:cstheme="majorBidi"/>
          <w:lang w:val="en-GB"/>
        </w:rPr>
        <w:t>variables</w:t>
      </w:r>
    </w:p>
    <w:p w14:paraId="5F6FE035" w14:textId="6F1B1AC0"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w:t>
      </w:r>
      <w:ins w:id="2074" w:author="Jane Shaw" w:date="2015-10-19T11:49:00Z">
        <w:r w:rsidR="00E4380F">
          <w:rPr>
            <w:rFonts w:asciiTheme="majorBidi" w:hAnsiTheme="majorBidi" w:cstheme="majorBidi"/>
            <w:szCs w:val="24"/>
            <w:lang w:val="en-GB"/>
          </w:rPr>
          <w:t>,</w:t>
        </w:r>
      </w:ins>
      <w:r w:rsidRPr="00F31509">
        <w:rPr>
          <w:rFonts w:asciiTheme="majorBidi" w:hAnsiTheme="majorBidi" w:cstheme="majorBidi"/>
          <w:szCs w:val="24"/>
          <w:lang w:val="en-GB"/>
        </w:rPr>
        <w:t xml:space="preserve"> </w:t>
      </w:r>
      <w:del w:id="2075" w:author="Jane Shaw" w:date="2015-10-19T11:49:00Z">
        <w:r w:rsidRPr="00F31509" w:rsidDel="00E4380F">
          <w:rPr>
            <w:rFonts w:asciiTheme="majorBidi" w:hAnsiTheme="majorBidi" w:cstheme="majorBidi"/>
            <w:szCs w:val="24"/>
            <w:lang w:val="en-GB"/>
          </w:rPr>
          <w:delText xml:space="preserve">or </w:delText>
        </w:r>
      </w:del>
      <w:ins w:id="2076" w:author="Jane Shaw" w:date="2015-10-19T11:49:00Z">
        <w:r w:rsidR="00E4380F">
          <w:rPr>
            <w:rFonts w:asciiTheme="majorBidi" w:hAnsiTheme="majorBidi" w:cstheme="majorBidi"/>
            <w:szCs w:val="24"/>
            <w:lang w:val="en-GB"/>
          </w:rPr>
          <w:t xml:space="preserve">and </w:t>
        </w:r>
      </w:ins>
      <w:r w:rsidRPr="00F31509">
        <w:rPr>
          <w:rFonts w:asciiTheme="majorBidi" w:hAnsiTheme="majorBidi" w:cstheme="majorBidi"/>
          <w:szCs w:val="24"/>
          <w:lang w:val="en-GB"/>
        </w:rPr>
        <w:t>to facilitate standardization, additional variables need to be collected by FBS compilers. They include</w:t>
      </w:r>
      <w:ins w:id="2077" w:author="Jane Shaw" w:date="2015-10-19T11:49:00Z">
        <w:r w:rsidR="00E4380F">
          <w:rPr>
            <w:rFonts w:asciiTheme="majorBidi" w:hAnsiTheme="majorBidi" w:cstheme="majorBidi"/>
            <w:szCs w:val="24"/>
            <w:lang w:val="en-GB"/>
          </w:rPr>
          <w:t xml:space="preserve"> the following.</w:t>
        </w:r>
      </w:ins>
      <w:del w:id="2078" w:author="Jane Shaw" w:date="2015-10-19T11:49:00Z">
        <w:r w:rsidRPr="00F31509" w:rsidDel="00E4380F">
          <w:rPr>
            <w:rFonts w:asciiTheme="majorBidi" w:hAnsiTheme="majorBidi" w:cstheme="majorBidi"/>
            <w:szCs w:val="24"/>
            <w:lang w:val="en-GB"/>
          </w:rPr>
          <w:delText>:</w:delText>
        </w:r>
      </w:del>
    </w:p>
    <w:p w14:paraId="61F939B4" w14:textId="77777777" w:rsidR="00E70192" w:rsidRPr="00F31509" w:rsidRDefault="00E70192" w:rsidP="003C6AA5">
      <w:pPr>
        <w:pStyle w:val="Paragrafoelenco"/>
        <w:numPr>
          <w:ilvl w:val="0"/>
          <w:numId w:val="11"/>
        </w:numPr>
        <w:rPr>
          <w:rFonts w:asciiTheme="majorBidi" w:hAnsiTheme="majorBidi" w:cstheme="majorBidi"/>
          <w:szCs w:val="24"/>
        </w:rPr>
      </w:pPr>
      <w:r w:rsidRPr="00F31509">
        <w:rPr>
          <w:rFonts w:asciiTheme="majorBidi" w:hAnsiTheme="majorBidi" w:cstheme="majorBidi"/>
          <w:szCs w:val="24"/>
        </w:rPr>
        <w:t>Population</w:t>
      </w:r>
    </w:p>
    <w:p w14:paraId="3127902C" w14:textId="03FD526C"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w:t>
      </w:r>
      <w:del w:id="2079" w:author="Jane Shaw" w:date="2015-10-19T11:50:00Z">
        <w:r w:rsidRPr="00F31509" w:rsidDel="00E4380F">
          <w:rPr>
            <w:rFonts w:asciiTheme="majorBidi" w:hAnsiTheme="majorBidi" w:cstheme="majorBidi"/>
            <w:szCs w:val="24"/>
            <w:lang w:val="en-GB"/>
          </w:rPr>
          <w:delText xml:space="preserve">for </w:delText>
        </w:r>
      </w:del>
      <w:ins w:id="2080" w:author="Jane Shaw" w:date="2015-10-19T11:50:00Z">
        <w:r w:rsidR="00E4380F">
          <w:rPr>
            <w:rFonts w:asciiTheme="majorBidi" w:hAnsiTheme="majorBidi" w:cstheme="majorBidi"/>
            <w:szCs w:val="24"/>
            <w:lang w:val="en-GB"/>
          </w:rPr>
          <w:t xml:space="preserve">of </w:t>
        </w:r>
      </w:ins>
      <w:r w:rsidRPr="00F31509">
        <w:rPr>
          <w:rFonts w:asciiTheme="majorBidi" w:hAnsiTheme="majorBidi" w:cstheme="majorBidi"/>
          <w:szCs w:val="24"/>
          <w:lang w:val="en-GB"/>
        </w:rPr>
        <w:t>the resident population are available from the U</w:t>
      </w:r>
      <w:ins w:id="2081" w:author="Jane Shaw" w:date="2015-10-19T11:50:00Z">
        <w:r w:rsidR="00E4380F">
          <w:rPr>
            <w:rFonts w:asciiTheme="majorBidi" w:hAnsiTheme="majorBidi" w:cstheme="majorBidi"/>
            <w:szCs w:val="24"/>
            <w:lang w:val="en-GB"/>
          </w:rPr>
          <w:t xml:space="preserve">nited </w:t>
        </w:r>
      </w:ins>
      <w:r w:rsidRPr="00F31509">
        <w:rPr>
          <w:rFonts w:asciiTheme="majorBidi" w:hAnsiTheme="majorBidi" w:cstheme="majorBidi"/>
          <w:szCs w:val="24"/>
          <w:lang w:val="en-GB"/>
        </w:rPr>
        <w:t>N</w:t>
      </w:r>
      <w:ins w:id="2082" w:author="Jane Shaw" w:date="2015-10-19T11:50:00Z">
        <w:r w:rsidR="00E4380F">
          <w:rPr>
            <w:rFonts w:asciiTheme="majorBidi" w:hAnsiTheme="majorBidi" w:cstheme="majorBidi"/>
            <w:szCs w:val="24"/>
            <w:lang w:val="en-GB"/>
          </w:rPr>
          <w:t>ations</w:t>
        </w:r>
      </w:ins>
      <w:r w:rsidRPr="00F31509">
        <w:rPr>
          <w:rFonts w:asciiTheme="majorBidi" w:hAnsiTheme="majorBidi" w:cstheme="majorBidi"/>
          <w:szCs w:val="24"/>
          <w:lang w:val="en-GB"/>
        </w:rPr>
        <w:t xml:space="preserve"> Population Division (UNPD)</w:t>
      </w:r>
      <w:ins w:id="2083" w:author="Jane Shaw" w:date="2015-10-19T11:52:00Z">
        <w:r w:rsidR="007603D6">
          <w:rPr>
            <w:rFonts w:asciiTheme="majorBidi" w:hAnsiTheme="majorBidi" w:cstheme="majorBidi"/>
            <w:szCs w:val="24"/>
            <w:lang w:val="en-GB"/>
          </w:rPr>
          <w:t xml:space="preserve">, and </w:t>
        </w:r>
      </w:ins>
      <w:del w:id="2084" w:author="Jane Shaw" w:date="2015-10-19T11:52:00Z">
        <w:r w:rsidRPr="00F31509" w:rsidDel="007603D6">
          <w:rPr>
            <w:rFonts w:asciiTheme="majorBidi" w:hAnsiTheme="majorBidi" w:cstheme="majorBidi"/>
            <w:szCs w:val="24"/>
            <w:lang w:val="en-GB"/>
          </w:rPr>
          <w:delText xml:space="preserve">. </w:delText>
        </w:r>
      </w:del>
      <w:r w:rsidR="007603D6" w:rsidRPr="00F31509">
        <w:rPr>
          <w:rFonts w:asciiTheme="majorBidi" w:hAnsiTheme="majorBidi" w:cstheme="majorBidi"/>
          <w:szCs w:val="24"/>
          <w:lang w:val="en-GB"/>
        </w:rPr>
        <w:t xml:space="preserve">it </w:t>
      </w:r>
      <w:r w:rsidRPr="00F31509">
        <w:rPr>
          <w:rFonts w:asciiTheme="majorBidi" w:hAnsiTheme="majorBidi" w:cstheme="majorBidi"/>
          <w:szCs w:val="24"/>
          <w:lang w:val="en-GB"/>
        </w:rPr>
        <w:t xml:space="preserve">is highly recommended that </w:t>
      </w:r>
      <w:del w:id="2085" w:author="Jane Shaw" w:date="2015-11-07T18:13:00Z">
        <w:r w:rsidRPr="00F31509" w:rsidDel="003024E6">
          <w:rPr>
            <w:rFonts w:asciiTheme="majorBidi" w:hAnsiTheme="majorBidi" w:cstheme="majorBidi"/>
            <w:szCs w:val="24"/>
            <w:lang w:val="en-GB"/>
          </w:rPr>
          <w:delText xml:space="preserve">all </w:delText>
        </w:r>
      </w:del>
      <w:r w:rsidRPr="00F31509">
        <w:rPr>
          <w:rFonts w:asciiTheme="majorBidi" w:hAnsiTheme="majorBidi" w:cstheme="majorBidi"/>
          <w:szCs w:val="24"/>
          <w:lang w:val="en-GB"/>
        </w:rPr>
        <w:t xml:space="preserve">FBS compilers use </w:t>
      </w:r>
      <w:del w:id="2086" w:author="Jane Shaw" w:date="2015-10-19T11:53:00Z">
        <w:r w:rsidRPr="00F31509" w:rsidDel="007603D6">
          <w:rPr>
            <w:rFonts w:asciiTheme="majorBidi" w:hAnsiTheme="majorBidi" w:cstheme="majorBidi"/>
            <w:szCs w:val="24"/>
            <w:lang w:val="en-GB"/>
          </w:rPr>
          <w:delText xml:space="preserve">UNPD population </w:delText>
        </w:r>
      </w:del>
      <w:ins w:id="2087" w:author="Jane Shaw" w:date="2015-10-19T11:53:00Z">
        <w:r w:rsidR="007603D6">
          <w:rPr>
            <w:rFonts w:asciiTheme="majorBidi" w:hAnsiTheme="majorBidi" w:cstheme="majorBidi"/>
            <w:szCs w:val="24"/>
            <w:lang w:val="en-GB"/>
          </w:rPr>
          <w:t xml:space="preserve">these </w:t>
        </w:r>
      </w:ins>
      <w:r w:rsidRPr="00F31509">
        <w:rPr>
          <w:rFonts w:asciiTheme="majorBidi" w:hAnsiTheme="majorBidi" w:cstheme="majorBidi"/>
          <w:szCs w:val="24"/>
          <w:lang w:val="en-GB"/>
        </w:rPr>
        <w:t xml:space="preserve">estimates, even if alternative national sources are available. UNPD estimates are derived through a globally consistent methodology and serve as the basis </w:t>
      </w:r>
      <w:del w:id="2088" w:author="Jane Shaw" w:date="2015-10-19T11:53:00Z">
        <w:r w:rsidRPr="00F31509" w:rsidDel="007603D6">
          <w:rPr>
            <w:rFonts w:asciiTheme="majorBidi" w:hAnsiTheme="majorBidi" w:cstheme="majorBidi"/>
            <w:szCs w:val="24"/>
            <w:lang w:val="en-GB"/>
          </w:rPr>
          <w:delText xml:space="preserve">of </w:delText>
        </w:r>
      </w:del>
      <w:ins w:id="2089" w:author="Jane Shaw" w:date="2015-10-19T11:53:00Z">
        <w:r w:rsidR="007603D6">
          <w:rPr>
            <w:rFonts w:asciiTheme="majorBidi" w:hAnsiTheme="majorBidi" w:cstheme="majorBidi"/>
            <w:szCs w:val="24"/>
            <w:lang w:val="en-GB"/>
          </w:rPr>
          <w:t xml:space="preserve">for </w:t>
        </w:r>
      </w:ins>
      <w:r w:rsidRPr="00F31509">
        <w:rPr>
          <w:rFonts w:asciiTheme="majorBidi" w:hAnsiTheme="majorBidi" w:cstheme="majorBidi"/>
          <w:szCs w:val="24"/>
          <w:lang w:val="en-GB"/>
        </w:rPr>
        <w:t xml:space="preserve">all per capita estimates for </w:t>
      </w:r>
      <w:del w:id="2090" w:author="Jane Shaw" w:date="2015-11-07T18:13:00Z">
        <w:r w:rsidRPr="00F31509" w:rsidDel="003024E6">
          <w:rPr>
            <w:rFonts w:asciiTheme="majorBidi" w:hAnsiTheme="majorBidi" w:cstheme="majorBidi"/>
            <w:szCs w:val="24"/>
            <w:lang w:val="en-GB"/>
          </w:rPr>
          <w:delText xml:space="preserve">all </w:delText>
        </w:r>
      </w:del>
      <w:ins w:id="2091" w:author="Jane Shaw" w:date="2015-10-19T11:54:00Z">
        <w:r w:rsidR="007603D6">
          <w:rPr>
            <w:rFonts w:asciiTheme="majorBidi" w:hAnsiTheme="majorBidi" w:cstheme="majorBidi"/>
            <w:szCs w:val="24"/>
            <w:lang w:val="en-GB"/>
          </w:rPr>
          <w:t>United Nations (</w:t>
        </w:r>
      </w:ins>
      <w:r w:rsidRPr="00F31509">
        <w:rPr>
          <w:rFonts w:asciiTheme="majorBidi" w:hAnsiTheme="majorBidi" w:cstheme="majorBidi"/>
          <w:szCs w:val="24"/>
          <w:lang w:val="en-GB"/>
        </w:rPr>
        <w:t>UN</w:t>
      </w:r>
      <w:ins w:id="2092" w:author="Jane Shaw" w:date="2015-10-19T11:54:00Z">
        <w:r w:rsidR="007603D6">
          <w:rPr>
            <w:rFonts w:asciiTheme="majorBidi" w:hAnsiTheme="majorBidi" w:cstheme="majorBidi"/>
            <w:szCs w:val="24"/>
            <w:lang w:val="en-GB"/>
          </w:rPr>
          <w:t>)</w:t>
        </w:r>
      </w:ins>
      <w:r w:rsidRPr="00F31509">
        <w:rPr>
          <w:rFonts w:asciiTheme="majorBidi" w:hAnsiTheme="majorBidi" w:cstheme="majorBidi"/>
          <w:szCs w:val="24"/>
          <w:lang w:val="en-GB"/>
        </w:rPr>
        <w:t xml:space="preserve"> agencies. </w:t>
      </w:r>
      <w:del w:id="2093" w:author="Jane Shaw" w:date="2015-10-19T11:55:00Z">
        <w:r w:rsidRPr="00F31509" w:rsidDel="007603D6">
          <w:rPr>
            <w:rFonts w:asciiTheme="majorBidi" w:hAnsiTheme="majorBidi" w:cstheme="majorBidi"/>
            <w:szCs w:val="24"/>
            <w:lang w:val="en-GB"/>
          </w:rPr>
          <w:delText xml:space="preserve">Importantly, </w:delText>
        </w:r>
      </w:del>
      <w:r w:rsidR="007603D6" w:rsidRPr="00F31509">
        <w:rPr>
          <w:rFonts w:asciiTheme="majorBidi" w:hAnsiTheme="majorBidi" w:cstheme="majorBidi"/>
          <w:szCs w:val="24"/>
          <w:lang w:val="en-GB"/>
        </w:rPr>
        <w:t xml:space="preserve">They </w:t>
      </w:r>
      <w:r w:rsidRPr="00F31509">
        <w:rPr>
          <w:rFonts w:asciiTheme="majorBidi" w:hAnsiTheme="majorBidi" w:cstheme="majorBidi"/>
          <w:szCs w:val="24"/>
          <w:lang w:val="en-GB"/>
        </w:rPr>
        <w:t>have been used as the common denominator for all per</w:t>
      </w:r>
      <w:ins w:id="2094" w:author="Jane Shaw" w:date="2015-10-19T11:55:00Z">
        <w:r w:rsidR="007603D6">
          <w:rPr>
            <w:rFonts w:asciiTheme="majorBidi" w:hAnsiTheme="majorBidi" w:cstheme="majorBidi"/>
            <w:szCs w:val="24"/>
            <w:lang w:val="en-GB"/>
          </w:rPr>
          <w:t xml:space="preserve"> </w:t>
        </w:r>
      </w:ins>
      <w:del w:id="2095" w:author="Jane Shaw" w:date="2015-10-19T11:55:00Z">
        <w:r w:rsidRPr="00F31509" w:rsidDel="007603D6">
          <w:rPr>
            <w:rFonts w:asciiTheme="majorBidi" w:hAnsiTheme="majorBidi" w:cstheme="majorBidi"/>
            <w:szCs w:val="24"/>
            <w:lang w:val="en-GB"/>
          </w:rPr>
          <w:delText>-</w:delText>
        </w:r>
      </w:del>
      <w:r w:rsidRPr="00F31509">
        <w:rPr>
          <w:rFonts w:asciiTheme="majorBidi" w:hAnsiTheme="majorBidi" w:cstheme="majorBidi"/>
          <w:szCs w:val="24"/>
          <w:lang w:val="en-GB"/>
        </w:rPr>
        <w:t xml:space="preserve">capita Millennium Development Goal </w:t>
      </w:r>
      <w:del w:id="2096" w:author="Jane Shaw" w:date="2015-11-07T18:13:00Z">
        <w:r w:rsidRPr="00F31509" w:rsidDel="003024E6">
          <w:rPr>
            <w:rFonts w:asciiTheme="majorBidi" w:hAnsiTheme="majorBidi" w:cstheme="majorBidi"/>
            <w:szCs w:val="24"/>
            <w:lang w:val="en-GB"/>
          </w:rPr>
          <w:delText xml:space="preserve">(MDG) </w:delText>
        </w:r>
      </w:del>
      <w:r w:rsidRPr="00F31509">
        <w:rPr>
          <w:rFonts w:asciiTheme="majorBidi" w:hAnsiTheme="majorBidi" w:cstheme="majorBidi"/>
          <w:szCs w:val="24"/>
          <w:lang w:val="en-GB"/>
        </w:rPr>
        <w:t xml:space="preserve">indicators and will be the common denominator </w:t>
      </w:r>
      <w:del w:id="2097" w:author="Jane Shaw" w:date="2015-10-19T11:55:00Z">
        <w:r w:rsidRPr="00F31509" w:rsidDel="007603D6">
          <w:rPr>
            <w:rFonts w:asciiTheme="majorBidi" w:hAnsiTheme="majorBidi" w:cstheme="majorBidi"/>
            <w:szCs w:val="24"/>
            <w:lang w:val="en-GB"/>
          </w:rPr>
          <w:delText xml:space="preserve">of </w:delText>
        </w:r>
      </w:del>
      <w:ins w:id="2098" w:author="Jane Shaw" w:date="2015-10-19T11:55:00Z">
        <w:r w:rsidR="007603D6">
          <w:rPr>
            <w:rFonts w:asciiTheme="majorBidi" w:hAnsiTheme="majorBidi" w:cstheme="majorBidi"/>
            <w:szCs w:val="24"/>
            <w:lang w:val="en-GB"/>
          </w:rPr>
          <w:t xml:space="preserve">for </w:t>
        </w:r>
      </w:ins>
      <w:r w:rsidRPr="00F31509">
        <w:rPr>
          <w:rFonts w:asciiTheme="majorBidi" w:hAnsiTheme="majorBidi" w:cstheme="majorBidi"/>
          <w:szCs w:val="24"/>
          <w:lang w:val="en-GB"/>
        </w:rPr>
        <w:t xml:space="preserve">all Sustainable Development Goal </w:t>
      </w:r>
      <w:del w:id="2099" w:author="Jane Shaw" w:date="2015-11-07T18:13:00Z">
        <w:r w:rsidRPr="00F31509" w:rsidDel="003024E6">
          <w:rPr>
            <w:rFonts w:asciiTheme="majorBidi" w:hAnsiTheme="majorBidi" w:cstheme="majorBidi"/>
            <w:szCs w:val="24"/>
            <w:lang w:val="en-GB"/>
          </w:rPr>
          <w:delText xml:space="preserve">(SDG) </w:delText>
        </w:r>
      </w:del>
      <w:r w:rsidRPr="00F31509">
        <w:rPr>
          <w:rFonts w:asciiTheme="majorBidi" w:hAnsiTheme="majorBidi" w:cstheme="majorBidi"/>
          <w:szCs w:val="24"/>
          <w:lang w:val="en-GB"/>
        </w:rPr>
        <w:t>indicators</w:t>
      </w:r>
      <w:ins w:id="2100" w:author="Jane Shaw" w:date="2015-11-07T18:13:00Z">
        <w:r w:rsidR="003024E6">
          <w:rPr>
            <w:rFonts w:asciiTheme="majorBidi" w:hAnsiTheme="majorBidi" w:cstheme="majorBidi"/>
            <w:szCs w:val="24"/>
            <w:lang w:val="en-GB"/>
          </w:rPr>
          <w:t xml:space="preserve"> and</w:t>
        </w:r>
      </w:ins>
      <w:del w:id="2101" w:author="Jane Shaw" w:date="2015-11-07T18:13:00Z">
        <w:r w:rsidRPr="00F31509" w:rsidDel="003024E6">
          <w:rPr>
            <w:rFonts w:asciiTheme="majorBidi" w:hAnsiTheme="majorBidi" w:cstheme="majorBidi"/>
            <w:szCs w:val="24"/>
            <w:lang w:val="en-GB"/>
          </w:rPr>
          <w:delText>,</w:delText>
        </w:r>
      </w:del>
      <w:r w:rsidRPr="00F31509">
        <w:rPr>
          <w:rFonts w:asciiTheme="majorBidi" w:hAnsiTheme="majorBidi" w:cstheme="majorBidi"/>
          <w:szCs w:val="24"/>
          <w:lang w:val="en-GB"/>
        </w:rPr>
        <w:t xml:space="preserve"> targets</w:t>
      </w:r>
      <w:del w:id="2102" w:author="Jane Shaw" w:date="2015-11-07T18:13:00Z">
        <w:r w:rsidRPr="00F31509" w:rsidDel="003024E6">
          <w:rPr>
            <w:rFonts w:asciiTheme="majorBidi" w:hAnsiTheme="majorBidi" w:cstheme="majorBidi"/>
            <w:szCs w:val="24"/>
            <w:lang w:val="en-GB"/>
          </w:rPr>
          <w:delText xml:space="preserve"> and goals</w:delText>
        </w:r>
      </w:del>
      <w:r w:rsidRPr="00F31509">
        <w:rPr>
          <w:rFonts w:asciiTheme="majorBidi" w:hAnsiTheme="majorBidi" w:cstheme="majorBidi"/>
          <w:szCs w:val="24"/>
          <w:lang w:val="en-GB"/>
        </w:rPr>
        <w:t xml:space="preserve">. </w:t>
      </w:r>
    </w:p>
    <w:p w14:paraId="55D2C365"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14:paraId="119EEA9D" w14:textId="1F50DED5"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t>
      </w:r>
      <w:del w:id="2103" w:author="Jane Shaw" w:date="2015-10-19T12:05:00Z">
        <w:r w:rsidRPr="00F31509" w:rsidDel="0005314F">
          <w:rPr>
            <w:rFonts w:asciiTheme="majorBidi" w:hAnsiTheme="majorBidi" w:cstheme="majorBidi"/>
            <w:szCs w:val="24"/>
            <w:lang w:val="en-GB"/>
          </w:rPr>
          <w:delText xml:space="preserve">will </w:delText>
        </w:r>
      </w:del>
      <w:r w:rsidRPr="00F31509">
        <w:rPr>
          <w:rFonts w:asciiTheme="majorBidi" w:hAnsiTheme="majorBidi" w:cstheme="majorBidi"/>
          <w:szCs w:val="24"/>
          <w:lang w:val="en-GB"/>
        </w:rPr>
        <w:t xml:space="preserve">need to collect information </w:t>
      </w:r>
      <w:del w:id="2104" w:author="Jane Shaw" w:date="2015-11-07T18:13:00Z">
        <w:r w:rsidRPr="00F31509" w:rsidDel="003024E6">
          <w:rPr>
            <w:rFonts w:asciiTheme="majorBidi" w:hAnsiTheme="majorBidi" w:cstheme="majorBidi"/>
            <w:szCs w:val="24"/>
            <w:lang w:val="en-GB"/>
          </w:rPr>
          <w:delText xml:space="preserve">about </w:delText>
        </w:r>
      </w:del>
      <w:ins w:id="2105" w:author="Jane Shaw" w:date="2015-11-07T18:13:00Z">
        <w:r w:rsidR="003024E6">
          <w:rPr>
            <w:rFonts w:asciiTheme="majorBidi" w:hAnsiTheme="majorBidi" w:cstheme="majorBidi"/>
            <w:szCs w:val="24"/>
            <w:lang w:val="en-GB"/>
          </w:rPr>
          <w:t xml:space="preserve">on </w:t>
        </w:r>
      </w:ins>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 xml:space="preserve">variables to arrive at </w:t>
      </w:r>
      <w:ins w:id="2106" w:author="Jane Shaw" w:date="2015-10-19T12:05:00Z">
        <w:r w:rsidR="0005314F">
          <w:rPr>
            <w:rFonts w:asciiTheme="majorBidi" w:hAnsiTheme="majorBidi" w:cstheme="majorBidi"/>
            <w:szCs w:val="24"/>
            <w:lang w:val="en-GB"/>
          </w:rPr>
          <w:t xml:space="preserve">the </w:t>
        </w:r>
      </w:ins>
      <w:r w:rsidRPr="00F31509">
        <w:rPr>
          <w:rFonts w:asciiTheme="majorBidi" w:hAnsiTheme="majorBidi" w:cstheme="majorBidi"/>
          <w:szCs w:val="24"/>
          <w:lang w:val="en-GB"/>
        </w:rPr>
        <w:t xml:space="preserve">variables displayed in the FBS. Typically, these </w:t>
      </w:r>
      <w:ins w:id="2107" w:author="Jane Shaw" w:date="2015-10-19T12:05:00Z">
        <w:r w:rsidR="0005314F">
          <w:rPr>
            <w:rFonts w:asciiTheme="majorBidi" w:hAnsiTheme="majorBidi" w:cstheme="majorBidi"/>
            <w:szCs w:val="24"/>
            <w:lang w:val="en-GB"/>
          </w:rPr>
          <w:t xml:space="preserve">other variables </w:t>
        </w:r>
      </w:ins>
      <w:r w:rsidRPr="00F31509">
        <w:rPr>
          <w:rFonts w:asciiTheme="majorBidi" w:hAnsiTheme="majorBidi" w:cstheme="majorBidi"/>
          <w:szCs w:val="24"/>
          <w:lang w:val="en-GB"/>
        </w:rPr>
        <w:t xml:space="preserve">include </w:t>
      </w:r>
      <w:del w:id="2108" w:author="Jane Shaw" w:date="2015-11-07T18:13:00Z">
        <w:r w:rsidRPr="00F31509" w:rsidDel="003024E6">
          <w:rPr>
            <w:rFonts w:asciiTheme="majorBidi" w:hAnsiTheme="majorBidi" w:cstheme="majorBidi"/>
            <w:szCs w:val="24"/>
            <w:lang w:val="en-GB"/>
          </w:rPr>
          <w:delText xml:space="preserve">the </w:delText>
        </w:r>
      </w:del>
      <w:r w:rsidRPr="00F31509">
        <w:rPr>
          <w:rFonts w:asciiTheme="majorBidi" w:hAnsiTheme="majorBidi" w:cstheme="majorBidi"/>
          <w:szCs w:val="24"/>
          <w:lang w:val="en-GB"/>
        </w:rPr>
        <w:t xml:space="preserve">underlying activity and productivity indicators. For primary products, </w:t>
      </w:r>
      <w:ins w:id="2109" w:author="Jane Shaw" w:date="2015-10-19T12:06:00Z">
        <w:r w:rsidR="0005314F">
          <w:rPr>
            <w:rFonts w:asciiTheme="majorBidi" w:hAnsiTheme="majorBidi" w:cstheme="majorBidi"/>
            <w:szCs w:val="24"/>
            <w:lang w:val="en-GB"/>
          </w:rPr>
          <w:t xml:space="preserve">underlying </w:t>
        </w:r>
      </w:ins>
      <w:r w:rsidRPr="00F31509">
        <w:rPr>
          <w:rFonts w:asciiTheme="majorBidi" w:hAnsiTheme="majorBidi" w:cstheme="majorBidi"/>
          <w:szCs w:val="24"/>
          <w:lang w:val="en-GB"/>
        </w:rPr>
        <w:t xml:space="preserve">activity indicators include area harvested and area sown in the case of crops, and </w:t>
      </w:r>
      <w:del w:id="2110" w:author="Jane Shaw" w:date="2015-11-07T18:13:00Z">
        <w:r w:rsidRPr="00F31509" w:rsidDel="003024E6">
          <w:rPr>
            <w:rFonts w:asciiTheme="majorBidi" w:hAnsiTheme="majorBidi" w:cstheme="majorBidi"/>
            <w:szCs w:val="24"/>
            <w:lang w:val="en-GB"/>
          </w:rPr>
          <w:delText xml:space="preserve">the </w:delText>
        </w:r>
      </w:del>
      <w:r w:rsidRPr="00F31509">
        <w:rPr>
          <w:rFonts w:asciiTheme="majorBidi" w:hAnsiTheme="majorBidi" w:cstheme="majorBidi"/>
          <w:szCs w:val="24"/>
          <w:lang w:val="en-GB"/>
        </w:rPr>
        <w:t>number of animals</w:t>
      </w:r>
      <w:r w:rsidRPr="00F31509">
        <w:rPr>
          <w:rStyle w:val="Rimandonotaapidipagina"/>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w:t>
      </w:r>
      <w:ins w:id="2127" w:author="Jane Shaw" w:date="2015-10-19T12:08:00Z">
        <w:r w:rsidR="0005314F">
          <w:rPr>
            <w:rFonts w:asciiTheme="majorBidi" w:hAnsiTheme="majorBidi" w:cstheme="majorBidi"/>
            <w:szCs w:val="24"/>
            <w:lang w:val="en-GB"/>
          </w:rPr>
          <w:t xml:space="preserve">Underlying </w:t>
        </w:r>
      </w:ins>
      <w:r w:rsidR="0005314F" w:rsidRPr="00F31509">
        <w:rPr>
          <w:rFonts w:asciiTheme="majorBidi" w:hAnsiTheme="majorBidi" w:cstheme="majorBidi"/>
          <w:szCs w:val="24"/>
          <w:lang w:val="en-GB"/>
        </w:rPr>
        <w:t xml:space="preserve">productivity </w:t>
      </w:r>
      <w:r w:rsidRPr="00F31509">
        <w:rPr>
          <w:rFonts w:asciiTheme="majorBidi" w:hAnsiTheme="majorBidi" w:cstheme="majorBidi"/>
          <w:szCs w:val="24"/>
          <w:lang w:val="en-GB"/>
        </w:rPr>
        <w:t>indicators are yield</w:t>
      </w:r>
      <w:del w:id="2128" w:author="Jane Shaw" w:date="2015-10-19T12:08:00Z">
        <w:r w:rsidRPr="00F31509" w:rsidDel="0005314F">
          <w:rPr>
            <w:rFonts w:asciiTheme="majorBidi" w:hAnsiTheme="majorBidi" w:cstheme="majorBidi"/>
            <w:szCs w:val="24"/>
            <w:lang w:val="en-GB"/>
          </w:rPr>
          <w:delText>s</w:delText>
        </w:r>
      </w:del>
      <w:r w:rsidRPr="00F31509">
        <w:rPr>
          <w:rFonts w:asciiTheme="majorBidi" w:hAnsiTheme="majorBidi" w:cstheme="majorBidi"/>
          <w:szCs w:val="24"/>
          <w:lang w:val="en-GB"/>
        </w:rPr>
        <w:t xml:space="preserve"> and cropping intensity for crops, </w:t>
      </w:r>
      <w:ins w:id="2129" w:author="Jane Shaw" w:date="2015-10-19T12:08:00Z">
        <w:r w:rsidR="0005314F">
          <w:rPr>
            <w:rFonts w:asciiTheme="majorBidi" w:hAnsiTheme="majorBidi" w:cstheme="majorBidi"/>
            <w:szCs w:val="24"/>
            <w:lang w:val="en-GB"/>
          </w:rPr>
          <w:t xml:space="preserve">and </w:t>
        </w:r>
      </w:ins>
      <w:r w:rsidRPr="00F31509">
        <w:rPr>
          <w:rFonts w:asciiTheme="majorBidi" w:hAnsiTheme="majorBidi" w:cstheme="majorBidi"/>
          <w:szCs w:val="24"/>
          <w:lang w:val="en-GB"/>
        </w:rPr>
        <w:t>slaughter weight</w:t>
      </w:r>
      <w:del w:id="2130" w:author="Jane Shaw" w:date="2015-10-19T12:09:00Z">
        <w:r w:rsidRPr="00F31509" w:rsidDel="0005314F">
          <w:rPr>
            <w:rFonts w:asciiTheme="majorBidi" w:hAnsiTheme="majorBidi" w:cstheme="majorBidi"/>
            <w:szCs w:val="24"/>
            <w:lang w:val="en-GB"/>
          </w:rPr>
          <w:delText>s</w:delText>
        </w:r>
      </w:del>
      <w:r w:rsidRPr="00F31509">
        <w:rPr>
          <w:rFonts w:asciiTheme="majorBidi" w:hAnsiTheme="majorBidi" w:cstheme="majorBidi"/>
          <w:szCs w:val="24"/>
          <w:lang w:val="en-GB"/>
        </w:rPr>
        <w:t xml:space="preserve"> and take-off rate</w:t>
      </w:r>
      <w:del w:id="2131" w:author="Jane Shaw" w:date="2015-10-19T12:09:00Z">
        <w:r w:rsidRPr="00F31509" w:rsidDel="0005314F">
          <w:rPr>
            <w:rFonts w:asciiTheme="majorBidi" w:hAnsiTheme="majorBidi" w:cstheme="majorBidi"/>
            <w:szCs w:val="24"/>
            <w:lang w:val="en-GB"/>
          </w:rPr>
          <w:delText>s</w:delText>
        </w:r>
      </w:del>
      <w:r w:rsidRPr="00F31509">
        <w:rPr>
          <w:rFonts w:asciiTheme="majorBidi" w:hAnsiTheme="majorBidi" w:cstheme="majorBidi"/>
          <w:szCs w:val="24"/>
          <w:lang w:val="en-GB"/>
        </w:rPr>
        <w:t xml:space="preserve"> for livestock. </w:t>
      </w:r>
    </w:p>
    <w:p w14:paraId="189B3240" w14:textId="715D28F9" w:rsidR="00E70192" w:rsidRPr="00F31509" w:rsidRDefault="002515C7" w:rsidP="002515C7">
      <w:pPr>
        <w:jc w:val="both"/>
        <w:rPr>
          <w:rFonts w:asciiTheme="majorBidi" w:hAnsiTheme="majorBidi" w:cstheme="majorBidi"/>
          <w:b/>
          <w:szCs w:val="24"/>
          <w:lang w:val="en-GB"/>
        </w:rPr>
      </w:pPr>
      <w:del w:id="2132" w:author="Jane Shaw" w:date="2015-10-19T12:09:00Z">
        <w:r w:rsidRPr="00F31509" w:rsidDel="0005314F">
          <w:rPr>
            <w:rFonts w:asciiTheme="majorBidi" w:hAnsiTheme="majorBidi" w:cstheme="majorBidi"/>
            <w:szCs w:val="24"/>
            <w:lang w:val="en-GB"/>
          </w:rPr>
          <w:delText xml:space="preserve">The </w:delText>
        </w:r>
      </w:del>
      <w:r w:rsidR="0005314F" w:rsidRPr="00F31509">
        <w:rPr>
          <w:rFonts w:asciiTheme="majorBidi" w:hAnsiTheme="majorBidi" w:cstheme="majorBidi"/>
          <w:szCs w:val="24"/>
          <w:lang w:val="en-GB"/>
        </w:rPr>
        <w:t xml:space="preserve">Calculation </w:t>
      </w:r>
      <w:r w:rsidR="00EF4286" w:rsidRPr="00F31509">
        <w:rPr>
          <w:rFonts w:asciiTheme="majorBidi" w:hAnsiTheme="majorBidi" w:cstheme="majorBidi"/>
          <w:szCs w:val="24"/>
          <w:lang w:val="en-GB"/>
        </w:rPr>
        <w:t xml:space="preserve">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w:t>
      </w:r>
      <w:del w:id="2133" w:author="Jane Shaw" w:date="2015-10-19T12:20:00Z">
        <w:r w:rsidR="00E70192" w:rsidRPr="00F31509" w:rsidDel="00831652">
          <w:rPr>
            <w:rFonts w:asciiTheme="majorBidi" w:hAnsiTheme="majorBidi" w:cstheme="majorBidi"/>
            <w:szCs w:val="24"/>
            <w:lang w:val="en-GB"/>
          </w:rPr>
          <w:delText xml:space="preserve">Also required are </w:delText>
        </w:r>
      </w:del>
      <w:ins w:id="2134" w:author="Jane Shaw" w:date="2015-10-19T12:20:00Z">
        <w:r w:rsidR="00831652">
          <w:rPr>
            <w:rFonts w:asciiTheme="majorBidi" w:hAnsiTheme="majorBidi" w:cstheme="majorBidi"/>
            <w:szCs w:val="24"/>
            <w:lang w:val="en-GB"/>
          </w:rPr>
          <w:t xml:space="preserve">The </w:t>
        </w:r>
      </w:ins>
      <w:r w:rsidR="00E70192" w:rsidRPr="00F31509">
        <w:rPr>
          <w:rFonts w:asciiTheme="majorBidi" w:hAnsiTheme="majorBidi" w:cstheme="majorBidi"/>
          <w:szCs w:val="24"/>
          <w:lang w:val="en-GB"/>
        </w:rPr>
        <w:t>nutrient conversion factors</w:t>
      </w:r>
      <w:ins w:id="2135" w:author="Jane Shaw" w:date="2015-10-19T12:20:00Z">
        <w:r w:rsidR="00831652">
          <w:rPr>
            <w:rFonts w:asciiTheme="majorBidi" w:hAnsiTheme="majorBidi" w:cstheme="majorBidi"/>
            <w:szCs w:val="24"/>
            <w:lang w:val="en-GB"/>
          </w:rPr>
          <w:t>,</w:t>
        </w:r>
      </w:ins>
      <w:r w:rsidR="00E70192" w:rsidRPr="00F31509">
        <w:rPr>
          <w:rFonts w:asciiTheme="majorBidi" w:hAnsiTheme="majorBidi" w:cstheme="majorBidi"/>
          <w:szCs w:val="24"/>
          <w:lang w:val="en-GB"/>
        </w:rPr>
        <w:t xml:space="preserve"> </w:t>
      </w:r>
      <w:del w:id="2136" w:author="Jane Shaw" w:date="2015-10-19T12:20:00Z">
        <w:r w:rsidR="00E70192" w:rsidRPr="00F31509" w:rsidDel="00831652">
          <w:rPr>
            <w:rFonts w:asciiTheme="majorBidi" w:hAnsiTheme="majorBidi" w:cstheme="majorBidi"/>
            <w:szCs w:val="24"/>
            <w:lang w:val="en-GB"/>
          </w:rPr>
          <w:delText xml:space="preserve">that </w:delText>
        </w:r>
      </w:del>
      <w:ins w:id="2137" w:author="Jane Shaw" w:date="2015-10-19T12:20:00Z">
        <w:r w:rsidR="00831652">
          <w:rPr>
            <w:rFonts w:asciiTheme="majorBidi" w:hAnsiTheme="majorBidi" w:cstheme="majorBidi"/>
            <w:szCs w:val="24"/>
            <w:lang w:val="en-GB"/>
          </w:rPr>
          <w:t xml:space="preserve">which </w:t>
        </w:r>
      </w:ins>
      <w:r w:rsidR="00E70192" w:rsidRPr="00F31509">
        <w:rPr>
          <w:rFonts w:asciiTheme="majorBidi" w:hAnsiTheme="majorBidi" w:cstheme="majorBidi"/>
          <w:szCs w:val="24"/>
          <w:lang w:val="en-GB"/>
        </w:rPr>
        <w:t>provide information about the nutrient content (calories, protein</w:t>
      </w:r>
      <w:del w:id="2138" w:author="Jane Shaw" w:date="2015-10-19T12:20:00Z">
        <w:r w:rsidR="00E70192" w:rsidRPr="00F31509" w:rsidDel="00831652">
          <w:rPr>
            <w:rFonts w:asciiTheme="majorBidi" w:hAnsiTheme="majorBidi" w:cstheme="majorBidi"/>
            <w:szCs w:val="24"/>
            <w:lang w:val="en-GB"/>
          </w:rPr>
          <w:delText>,</w:delText>
        </w:r>
      </w:del>
      <w:r w:rsidR="00E70192" w:rsidRPr="00F31509">
        <w:rPr>
          <w:rFonts w:asciiTheme="majorBidi" w:hAnsiTheme="majorBidi" w:cstheme="majorBidi"/>
          <w:szCs w:val="24"/>
          <w:lang w:val="en-GB"/>
        </w:rPr>
        <w:t xml:space="preserve"> and fat) per k</w:t>
      </w:r>
      <w:ins w:id="2139" w:author="Jane Shaw" w:date="2015-10-19T12:20:00Z">
        <w:r w:rsidR="00831652">
          <w:rPr>
            <w:rFonts w:asciiTheme="majorBidi" w:hAnsiTheme="majorBidi" w:cstheme="majorBidi"/>
            <w:szCs w:val="24"/>
            <w:lang w:val="en-GB"/>
          </w:rPr>
          <w:t>ilo</w:t>
        </w:r>
      </w:ins>
      <w:r w:rsidR="00E70192" w:rsidRPr="00F31509">
        <w:rPr>
          <w:rFonts w:asciiTheme="majorBidi" w:hAnsiTheme="majorBidi" w:cstheme="majorBidi"/>
          <w:szCs w:val="24"/>
          <w:lang w:val="en-GB"/>
        </w:rPr>
        <w:t>g</w:t>
      </w:r>
      <w:ins w:id="2140" w:author="Jane Shaw" w:date="2015-10-19T12:20:00Z">
        <w:r w:rsidR="00831652">
          <w:rPr>
            <w:rFonts w:asciiTheme="majorBidi" w:hAnsiTheme="majorBidi" w:cstheme="majorBidi"/>
            <w:szCs w:val="24"/>
            <w:lang w:val="en-GB"/>
          </w:rPr>
          <w:t>ram</w:t>
        </w:r>
      </w:ins>
      <w:r w:rsidR="00E70192" w:rsidRPr="00F31509">
        <w:rPr>
          <w:rFonts w:asciiTheme="majorBidi" w:hAnsiTheme="majorBidi" w:cstheme="majorBidi"/>
          <w:szCs w:val="24"/>
          <w:lang w:val="en-GB"/>
        </w:rPr>
        <w:t xml:space="preserve"> of food</w:t>
      </w:r>
      <w:ins w:id="2141" w:author="Jane Shaw" w:date="2015-10-19T12:20:00Z">
        <w:r w:rsidR="00831652">
          <w:rPr>
            <w:rFonts w:asciiTheme="majorBidi" w:hAnsiTheme="majorBidi" w:cstheme="majorBidi"/>
            <w:szCs w:val="24"/>
            <w:lang w:val="en-GB"/>
          </w:rPr>
          <w:t>, are also required</w:t>
        </w:r>
      </w:ins>
      <w:r w:rsidR="00E70192" w:rsidRPr="00F31509">
        <w:rPr>
          <w:rFonts w:asciiTheme="majorBidi" w:hAnsiTheme="majorBidi" w:cstheme="majorBidi"/>
          <w:szCs w:val="24"/>
          <w:lang w:val="en-GB"/>
        </w:rPr>
        <w:t xml:space="preserve">. All relevant FBS variables are summarized in </w:t>
      </w:r>
      <w:r w:rsidR="00E24798">
        <w:fldChar w:fldCharType="begin"/>
      </w:r>
      <w:r w:rsidR="00E24798">
        <w:instrText xml:space="preserve"> REF _Ref428366203 \h  \* MERGEFORMAT </w:instrText>
      </w:r>
      <w:r w:rsidR="00E24798">
        <w:fldChar w:fldCharType="separate"/>
      </w:r>
      <w:ins w:id="2142" w:author="Jane Shaw" w:date="2015-11-01T20:53:00Z">
        <w:r w:rsidR="00311179" w:rsidRPr="00F31509">
          <w:rPr>
            <w:rFonts w:asciiTheme="majorBidi" w:hAnsiTheme="majorBidi" w:cstheme="majorBidi"/>
            <w:lang w:val="en-GB"/>
          </w:rPr>
          <w:t xml:space="preserve">Table </w:t>
        </w:r>
        <w:r w:rsidR="00311179">
          <w:rPr>
            <w:rFonts w:asciiTheme="majorBidi" w:hAnsiTheme="majorBidi" w:cstheme="majorBidi"/>
            <w:lang w:val="en-GB"/>
          </w:rPr>
          <w:t>1</w:t>
        </w:r>
      </w:ins>
      <w:del w:id="2143" w:author="Jane Shaw" w:date="2015-11-01T20:44:00Z">
        <w:r w:rsidR="00E24798" w:rsidRPr="00F31509" w:rsidDel="00311179">
          <w:rPr>
            <w:rFonts w:asciiTheme="majorBidi" w:hAnsiTheme="majorBidi" w:cstheme="majorBidi"/>
            <w:lang w:val="en-GB"/>
          </w:rPr>
          <w:delText xml:space="preserve">Table </w:delText>
        </w:r>
        <w:r w:rsidR="00E24798" w:rsidDel="00311179">
          <w:rPr>
            <w:rFonts w:asciiTheme="majorBidi" w:hAnsiTheme="majorBidi" w:cstheme="majorBidi"/>
            <w:lang w:val="en-GB"/>
          </w:rPr>
          <w:delText>1</w:delText>
        </w:r>
      </w:del>
      <w:r w:rsidR="00E24798">
        <w:fldChar w:fldCharType="end"/>
      </w:r>
      <w:del w:id="2144" w:author="Jane Shaw" w:date="2015-10-19T12:20:00Z">
        <w:r w:rsidR="00E70192" w:rsidRPr="00F31509" w:rsidDel="00831652">
          <w:rPr>
            <w:rFonts w:asciiTheme="majorBidi" w:hAnsiTheme="majorBidi" w:cstheme="majorBidi"/>
            <w:szCs w:val="24"/>
            <w:lang w:val="en-GB"/>
          </w:rPr>
          <w:delText xml:space="preserve"> below</w:delText>
        </w:r>
      </w:del>
      <w:r w:rsidR="00E70192" w:rsidRPr="00F31509">
        <w:rPr>
          <w:rFonts w:asciiTheme="majorBidi" w:hAnsiTheme="majorBidi" w:cstheme="majorBidi"/>
          <w:szCs w:val="24"/>
          <w:lang w:val="en-GB"/>
        </w:rPr>
        <w:t>.</w:t>
      </w:r>
      <w:r w:rsidR="00E70192" w:rsidRPr="00F31509">
        <w:rPr>
          <w:rFonts w:asciiTheme="majorBidi" w:hAnsiTheme="majorBidi" w:cstheme="majorBidi"/>
          <w:b/>
          <w:szCs w:val="24"/>
          <w:lang w:val="en-GB"/>
        </w:rPr>
        <w:t xml:space="preserve"> </w:t>
      </w:r>
    </w:p>
    <w:p w14:paraId="14E370FB" w14:textId="7CF3F7D9" w:rsidR="00E70192" w:rsidRPr="00F31509" w:rsidRDefault="00E70192" w:rsidP="00E93C3B">
      <w:pPr>
        <w:pStyle w:val="Didascalia"/>
        <w:keepNext/>
        <w:rPr>
          <w:rFonts w:asciiTheme="majorBidi" w:hAnsiTheme="majorBidi" w:cstheme="majorBidi"/>
          <w:b/>
          <w:bCs/>
          <w:lang w:val="en-GB"/>
        </w:rPr>
      </w:pPr>
      <w:bookmarkStart w:id="2145" w:name="_Ref428366203"/>
      <w:bookmarkStart w:id="2146" w:name="_Toc428423540"/>
      <w:r w:rsidRPr="00F31509">
        <w:rPr>
          <w:rFonts w:asciiTheme="majorBidi" w:hAnsiTheme="majorBidi" w:cstheme="majorBidi"/>
          <w:lang w:val="en-GB"/>
        </w:rPr>
        <w:t xml:space="preserve">Table </w:t>
      </w:r>
      <w:r w:rsidR="003D789C"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bCs/>
          <w:lang w:val="en-GB"/>
        </w:rPr>
        <w:fldChar w:fldCharType="separate"/>
      </w:r>
      <w:r w:rsidR="00311179">
        <w:rPr>
          <w:rFonts w:asciiTheme="majorBidi" w:hAnsiTheme="majorBidi" w:cstheme="majorBidi"/>
          <w:noProof/>
          <w:lang w:val="en-GB"/>
        </w:rPr>
        <w:t>1</w:t>
      </w:r>
      <w:r w:rsidR="003D789C" w:rsidRPr="00F31509">
        <w:rPr>
          <w:rFonts w:asciiTheme="majorBidi" w:hAnsiTheme="majorBidi" w:cstheme="majorBidi"/>
          <w:b/>
          <w:bCs/>
          <w:lang w:val="en-GB"/>
        </w:rPr>
        <w:fldChar w:fldCharType="end"/>
      </w:r>
      <w:bookmarkEnd w:id="2145"/>
      <w:r w:rsidRPr="00F31509">
        <w:rPr>
          <w:rFonts w:asciiTheme="majorBidi" w:hAnsiTheme="majorBidi" w:cstheme="majorBidi"/>
          <w:lang w:val="en-GB"/>
        </w:rPr>
        <w:t xml:space="preserve">: Basic and auxiliary variables </w:t>
      </w:r>
      <w:del w:id="2147" w:author="Jane Shaw" w:date="2015-10-19T12:21:00Z">
        <w:r w:rsidRPr="00F31509" w:rsidDel="00831652">
          <w:rPr>
            <w:rFonts w:asciiTheme="majorBidi" w:hAnsiTheme="majorBidi" w:cstheme="majorBidi"/>
            <w:lang w:val="en-GB"/>
          </w:rPr>
          <w:delText xml:space="preserve">to </w:delText>
        </w:r>
      </w:del>
      <w:ins w:id="2148" w:author="Jane Shaw" w:date="2015-10-19T12:21:00Z">
        <w:r w:rsidR="00831652">
          <w:rPr>
            <w:rFonts w:asciiTheme="majorBidi" w:hAnsiTheme="majorBidi" w:cstheme="majorBidi"/>
            <w:lang w:val="en-GB"/>
          </w:rPr>
          <w:t xml:space="preserve">for </w:t>
        </w:r>
      </w:ins>
      <w:r w:rsidRPr="00F31509">
        <w:rPr>
          <w:rFonts w:asciiTheme="majorBidi" w:hAnsiTheme="majorBidi" w:cstheme="majorBidi"/>
          <w:lang w:val="en-GB"/>
        </w:rPr>
        <w:t>produc</w:t>
      </w:r>
      <w:ins w:id="2149" w:author="Jane Shaw" w:date="2015-10-19T12:21:00Z">
        <w:r w:rsidR="00831652">
          <w:rPr>
            <w:rFonts w:asciiTheme="majorBidi" w:hAnsiTheme="majorBidi" w:cstheme="majorBidi"/>
            <w:lang w:val="en-GB"/>
          </w:rPr>
          <w:t>ing</w:t>
        </w:r>
      </w:ins>
      <w:del w:id="2150" w:author="Jane Shaw" w:date="2015-10-19T12:21:00Z">
        <w:r w:rsidRPr="00F31509" w:rsidDel="00831652">
          <w:rPr>
            <w:rFonts w:asciiTheme="majorBidi" w:hAnsiTheme="majorBidi" w:cstheme="majorBidi"/>
            <w:lang w:val="en-GB"/>
          </w:rPr>
          <w:delText>e</w:delText>
        </w:r>
      </w:del>
      <w:r w:rsidRPr="00F31509">
        <w:rPr>
          <w:rFonts w:asciiTheme="majorBidi" w:hAnsiTheme="majorBidi" w:cstheme="majorBidi"/>
          <w:lang w:val="en-GB"/>
        </w:rPr>
        <w:t xml:space="preserve"> FBS</w:t>
      </w:r>
      <w:del w:id="2151" w:author="Jane Shaw" w:date="2015-10-19T12:21:00Z">
        <w:r w:rsidRPr="00F31509" w:rsidDel="00831652">
          <w:rPr>
            <w:rFonts w:asciiTheme="majorBidi" w:hAnsiTheme="majorBidi" w:cstheme="majorBidi"/>
            <w:lang w:val="en-GB"/>
          </w:rPr>
          <w:delText>s</w:delText>
        </w:r>
      </w:del>
      <w:r w:rsidRPr="00F31509">
        <w:rPr>
          <w:rFonts w:asciiTheme="majorBidi" w:hAnsiTheme="majorBidi" w:cstheme="majorBidi"/>
          <w:lang w:val="en-GB"/>
        </w:rPr>
        <w:t xml:space="preserve"> and SUAs</w:t>
      </w:r>
      <w:bookmarkEnd w:id="2146"/>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411"/>
      </w:tblGrid>
      <w:tr w:rsidR="00500542" w:rsidRPr="00F31509" w14:paraId="3A36292C" w14:textId="77777777" w:rsidTr="002515C7">
        <w:trPr>
          <w:jc w:val="center"/>
        </w:trPr>
        <w:tc>
          <w:tcPr>
            <w:tcW w:w="2822" w:type="pct"/>
            <w:shd w:val="clear" w:color="auto" w:fill="auto"/>
          </w:tcPr>
          <w:p w14:paraId="74721BB5"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14:paraId="589DD661" w14:textId="6BDA3B4C" w:rsidR="00500542" w:rsidRPr="00F31509" w:rsidRDefault="00500542" w:rsidP="001B671E">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Basic </w:t>
            </w:r>
            <w:r w:rsidR="00831652" w:rsidRPr="00F31509">
              <w:rPr>
                <w:rFonts w:asciiTheme="majorBidi" w:hAnsiTheme="majorBidi" w:cstheme="majorBidi"/>
                <w:szCs w:val="24"/>
                <w:lang w:val="en-GB"/>
              </w:rPr>
              <w:t xml:space="preserve">variables </w:t>
            </w:r>
            <w:del w:id="2152" w:author="Jane Shaw" w:date="2015-10-19T12:22:00Z">
              <w:r w:rsidRPr="00F31509" w:rsidDel="00831652">
                <w:rPr>
                  <w:rFonts w:asciiTheme="majorBidi" w:hAnsiTheme="majorBidi" w:cstheme="majorBidi"/>
                  <w:szCs w:val="24"/>
                  <w:lang w:val="en-GB"/>
                </w:rPr>
                <w:delText xml:space="preserve">of </w:delText>
              </w:r>
            </w:del>
            <w:ins w:id="2153" w:author="Jane Shaw" w:date="2015-10-19T12:22:00Z">
              <w:r w:rsidR="00831652">
                <w:rPr>
                  <w:rFonts w:asciiTheme="majorBidi" w:hAnsiTheme="majorBidi" w:cstheme="majorBidi"/>
                  <w:szCs w:val="24"/>
                  <w:lang w:val="en-GB"/>
                </w:rPr>
                <w:t xml:space="preserve">for </w:t>
              </w:r>
            </w:ins>
            <w:r w:rsidRPr="00F31509">
              <w:rPr>
                <w:rFonts w:asciiTheme="majorBidi" w:hAnsiTheme="majorBidi" w:cstheme="majorBidi"/>
                <w:szCs w:val="24"/>
                <w:lang w:val="en-GB"/>
              </w:rPr>
              <w:t>SUA</w:t>
            </w:r>
            <w:ins w:id="2154" w:author="Jane Shaw" w:date="2015-10-19T12:22:00Z">
              <w:r w:rsidR="00831652">
                <w:rPr>
                  <w:rFonts w:asciiTheme="majorBidi" w:hAnsiTheme="majorBidi" w:cstheme="majorBidi"/>
                  <w:szCs w:val="24"/>
                  <w:lang w:val="en-GB"/>
                </w:rPr>
                <w:t>s</w:t>
              </w:r>
            </w:ins>
            <w:r w:rsidRPr="00F31509">
              <w:rPr>
                <w:rFonts w:asciiTheme="majorBidi" w:hAnsiTheme="majorBidi" w:cstheme="majorBidi"/>
                <w:szCs w:val="24"/>
                <w:lang w:val="en-GB"/>
              </w:rPr>
              <w:t xml:space="preserve">/FBS </w:t>
            </w:r>
            <w:del w:id="2155" w:author="Jane Shaw" w:date="2015-10-19T12:22:00Z">
              <w:r w:rsidRPr="00F31509" w:rsidDel="00831652">
                <w:rPr>
                  <w:rFonts w:asciiTheme="majorBidi" w:hAnsiTheme="majorBidi" w:cstheme="majorBidi"/>
                  <w:szCs w:val="24"/>
                  <w:lang w:val="en-GB"/>
                </w:rPr>
                <w:delText>account</w:delText>
              </w:r>
            </w:del>
          </w:p>
        </w:tc>
      </w:tr>
      <w:tr w:rsidR="00500542" w:rsidRPr="00F31509" w14:paraId="5AC156E3" w14:textId="77777777" w:rsidTr="002515C7">
        <w:trPr>
          <w:jc w:val="center"/>
        </w:trPr>
        <w:tc>
          <w:tcPr>
            <w:tcW w:w="2822" w:type="pct"/>
            <w:shd w:val="clear" w:color="auto" w:fill="auto"/>
          </w:tcPr>
          <w:p w14:paraId="4AD63FF8"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14:paraId="1860F5C5"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622193E1" w14:textId="77777777" w:rsidTr="002515C7">
        <w:trPr>
          <w:jc w:val="center"/>
        </w:trPr>
        <w:tc>
          <w:tcPr>
            <w:tcW w:w="2822" w:type="pct"/>
            <w:shd w:val="clear" w:color="auto" w:fill="auto"/>
          </w:tcPr>
          <w:p w14:paraId="462F37E1"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14:paraId="1C7F7E6B"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0DC69ECA" w14:textId="77777777" w:rsidTr="002515C7">
        <w:trPr>
          <w:jc w:val="center"/>
        </w:trPr>
        <w:tc>
          <w:tcPr>
            <w:tcW w:w="2822" w:type="pct"/>
            <w:shd w:val="clear" w:color="auto" w:fill="auto"/>
          </w:tcPr>
          <w:p w14:paraId="3D3303BE" w14:textId="66750C73"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Food </w:t>
            </w:r>
            <w:r w:rsidR="00831652" w:rsidRPr="00F31509">
              <w:rPr>
                <w:rFonts w:asciiTheme="majorBidi" w:hAnsiTheme="majorBidi" w:cstheme="majorBidi"/>
                <w:szCs w:val="24"/>
                <w:lang w:val="en-GB"/>
              </w:rPr>
              <w:t>manufacturing</w:t>
            </w:r>
          </w:p>
        </w:tc>
        <w:tc>
          <w:tcPr>
            <w:tcW w:w="2178" w:type="pct"/>
            <w:vMerge/>
            <w:shd w:val="clear" w:color="auto" w:fill="auto"/>
          </w:tcPr>
          <w:p w14:paraId="6923642A"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2035B715" w14:textId="77777777" w:rsidTr="002515C7">
        <w:trPr>
          <w:trHeight w:val="351"/>
          <w:jc w:val="center"/>
        </w:trPr>
        <w:tc>
          <w:tcPr>
            <w:tcW w:w="2822" w:type="pct"/>
            <w:shd w:val="clear" w:color="auto" w:fill="auto"/>
          </w:tcPr>
          <w:p w14:paraId="17C664B5"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14:paraId="31122582"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725BB960" w14:textId="77777777" w:rsidTr="002515C7">
        <w:trPr>
          <w:trHeight w:val="399"/>
          <w:jc w:val="center"/>
        </w:trPr>
        <w:tc>
          <w:tcPr>
            <w:tcW w:w="2822" w:type="pct"/>
            <w:shd w:val="clear" w:color="auto" w:fill="auto"/>
          </w:tcPr>
          <w:p w14:paraId="47BD65B6"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14:paraId="47F3E317"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4CA2F0E2" w14:textId="77777777" w:rsidTr="002515C7">
        <w:trPr>
          <w:jc w:val="center"/>
        </w:trPr>
        <w:tc>
          <w:tcPr>
            <w:tcW w:w="2822" w:type="pct"/>
            <w:shd w:val="clear" w:color="auto" w:fill="auto"/>
          </w:tcPr>
          <w:p w14:paraId="43E397C7" w14:textId="77777777"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14:paraId="0D428988"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315E3B44" w14:textId="77777777" w:rsidTr="002515C7">
        <w:trPr>
          <w:jc w:val="center"/>
        </w:trPr>
        <w:tc>
          <w:tcPr>
            <w:tcW w:w="2822" w:type="pct"/>
            <w:shd w:val="clear" w:color="auto" w:fill="auto"/>
          </w:tcPr>
          <w:p w14:paraId="21FFFD13" w14:textId="1BC6E7C3"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Industrial </w:t>
            </w:r>
            <w:r w:rsidR="00831652" w:rsidRPr="00F31509">
              <w:rPr>
                <w:rFonts w:asciiTheme="majorBidi" w:hAnsiTheme="majorBidi" w:cstheme="majorBidi"/>
                <w:szCs w:val="24"/>
                <w:lang w:val="en-GB"/>
              </w:rPr>
              <w:t>utilization</w:t>
            </w:r>
          </w:p>
        </w:tc>
        <w:tc>
          <w:tcPr>
            <w:tcW w:w="2178" w:type="pct"/>
            <w:vMerge/>
            <w:shd w:val="clear" w:color="auto" w:fill="auto"/>
          </w:tcPr>
          <w:p w14:paraId="749C75C0"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4B54C8A0" w14:textId="77777777" w:rsidTr="002515C7">
        <w:trPr>
          <w:jc w:val="center"/>
        </w:trPr>
        <w:tc>
          <w:tcPr>
            <w:tcW w:w="2822" w:type="pct"/>
            <w:shd w:val="clear" w:color="auto" w:fill="auto"/>
          </w:tcPr>
          <w:p w14:paraId="07146491" w14:textId="5DE020C1"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Tourist </w:t>
            </w:r>
            <w:r w:rsidR="00831652" w:rsidRPr="00F31509">
              <w:rPr>
                <w:rFonts w:asciiTheme="majorBidi" w:hAnsiTheme="majorBidi" w:cstheme="majorBidi"/>
                <w:szCs w:val="24"/>
                <w:lang w:val="en-GB"/>
              </w:rPr>
              <w:t>consumption</w:t>
            </w:r>
          </w:p>
        </w:tc>
        <w:tc>
          <w:tcPr>
            <w:tcW w:w="2178" w:type="pct"/>
            <w:vMerge/>
            <w:shd w:val="clear" w:color="auto" w:fill="auto"/>
          </w:tcPr>
          <w:p w14:paraId="3462BF61" w14:textId="77777777" w:rsidR="00500542" w:rsidRPr="00F31509" w:rsidRDefault="00500542" w:rsidP="00B1130C">
            <w:pPr>
              <w:keepNext/>
              <w:jc w:val="center"/>
              <w:rPr>
                <w:rFonts w:asciiTheme="majorBidi" w:hAnsiTheme="majorBidi" w:cstheme="majorBidi"/>
                <w:szCs w:val="24"/>
                <w:lang w:val="en-GB"/>
              </w:rPr>
            </w:pPr>
          </w:p>
        </w:tc>
      </w:tr>
      <w:tr w:rsidR="00500542" w:rsidRPr="00F31509" w14:paraId="2C3360E3" w14:textId="77777777" w:rsidTr="002515C7">
        <w:trPr>
          <w:jc w:val="center"/>
        </w:trPr>
        <w:tc>
          <w:tcPr>
            <w:tcW w:w="2822" w:type="pct"/>
            <w:shd w:val="clear" w:color="auto" w:fill="auto"/>
          </w:tcPr>
          <w:p w14:paraId="0EA17A8B" w14:textId="0DE52B78"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Other </w:t>
            </w:r>
            <w:r w:rsidR="00831652" w:rsidRPr="00F31509">
              <w:rPr>
                <w:rFonts w:asciiTheme="majorBidi" w:hAnsiTheme="majorBidi" w:cstheme="majorBidi"/>
                <w:szCs w:val="24"/>
                <w:lang w:val="en-GB"/>
              </w:rPr>
              <w:t>uses</w:t>
            </w:r>
          </w:p>
        </w:tc>
        <w:tc>
          <w:tcPr>
            <w:tcW w:w="2178" w:type="pct"/>
            <w:vMerge/>
            <w:shd w:val="clear" w:color="auto" w:fill="auto"/>
          </w:tcPr>
          <w:p w14:paraId="63E6E6DC" w14:textId="77777777" w:rsidR="00500542" w:rsidRPr="00F31509" w:rsidRDefault="00500542">
            <w:pPr>
              <w:keepNext/>
              <w:jc w:val="center"/>
              <w:rPr>
                <w:rFonts w:asciiTheme="majorBidi" w:hAnsiTheme="majorBidi" w:cstheme="majorBidi"/>
                <w:szCs w:val="24"/>
                <w:lang w:val="en-GB"/>
              </w:rPr>
            </w:pPr>
          </w:p>
        </w:tc>
      </w:tr>
      <w:tr w:rsidR="002515C7" w:rsidRPr="00F31509" w14:paraId="6719906E" w14:textId="77777777" w:rsidTr="00B1130C">
        <w:trPr>
          <w:jc w:val="center"/>
        </w:trPr>
        <w:tc>
          <w:tcPr>
            <w:tcW w:w="2822" w:type="pct"/>
            <w:shd w:val="clear" w:color="auto" w:fill="auto"/>
          </w:tcPr>
          <w:p w14:paraId="4A18AB92"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w:t>
            </w:r>
            <w:del w:id="2156" w:author="Jane Shaw" w:date="2015-10-19T12:21:00Z">
              <w:r w:rsidRPr="00F31509" w:rsidDel="00831652">
                <w:rPr>
                  <w:rFonts w:asciiTheme="majorBidi" w:hAnsiTheme="majorBidi" w:cstheme="majorBidi"/>
                  <w:szCs w:val="24"/>
                  <w:lang w:val="en-GB"/>
                </w:rPr>
                <w:delText>s</w:delText>
              </w:r>
            </w:del>
            <w:r w:rsidRPr="00F31509">
              <w:rPr>
                <w:rFonts w:asciiTheme="majorBidi" w:hAnsiTheme="majorBidi" w:cstheme="majorBidi"/>
                <w:szCs w:val="24"/>
                <w:lang w:val="en-GB"/>
              </w:rPr>
              <w:t xml:space="preserve"> equivalent</w:t>
            </w:r>
          </w:p>
        </w:tc>
        <w:tc>
          <w:tcPr>
            <w:tcW w:w="2178" w:type="pct"/>
            <w:vMerge w:val="restart"/>
            <w:vAlign w:val="center"/>
          </w:tcPr>
          <w:p w14:paraId="2F7AE857" w14:textId="070C437C"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Derived </w:t>
            </w:r>
            <w:r w:rsidR="00831652" w:rsidRPr="00F31509">
              <w:rPr>
                <w:rFonts w:asciiTheme="majorBidi" w:hAnsiTheme="majorBidi" w:cstheme="majorBidi"/>
                <w:szCs w:val="24"/>
                <w:lang w:val="en-GB"/>
              </w:rPr>
              <w:t>variables and indicators</w:t>
            </w:r>
          </w:p>
          <w:p w14:paraId="19302574"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71F573F" w14:textId="77777777" w:rsidTr="00B1130C">
        <w:trPr>
          <w:jc w:val="center"/>
        </w:trPr>
        <w:tc>
          <w:tcPr>
            <w:tcW w:w="2822" w:type="pct"/>
            <w:shd w:val="clear" w:color="auto" w:fill="auto"/>
          </w:tcPr>
          <w:p w14:paraId="5AC6BC21"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14:paraId="152C149C"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4E65E1E9" w14:textId="77777777" w:rsidTr="00B1130C">
        <w:trPr>
          <w:jc w:val="center"/>
        </w:trPr>
        <w:tc>
          <w:tcPr>
            <w:tcW w:w="2822" w:type="pct"/>
            <w:shd w:val="clear" w:color="auto" w:fill="auto"/>
          </w:tcPr>
          <w:p w14:paraId="6862FD07" w14:textId="77777777"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14:paraId="3891DA06"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7446821A" w14:textId="77777777" w:rsidTr="00B1130C">
        <w:trPr>
          <w:jc w:val="center"/>
        </w:trPr>
        <w:tc>
          <w:tcPr>
            <w:tcW w:w="2822" w:type="pct"/>
            <w:shd w:val="clear" w:color="auto" w:fill="auto"/>
          </w:tcPr>
          <w:p w14:paraId="3598774B" w14:textId="77777777"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3525554F"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02975988" w14:textId="77777777" w:rsidTr="00B1130C">
        <w:trPr>
          <w:jc w:val="center"/>
        </w:trPr>
        <w:tc>
          <w:tcPr>
            <w:tcW w:w="2822" w:type="pct"/>
            <w:shd w:val="clear" w:color="auto" w:fill="auto"/>
          </w:tcPr>
          <w:p w14:paraId="4FFA0772"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w:t>
            </w:r>
            <w:del w:id="2157" w:author="Jane Shaw" w:date="2015-10-19T12:22:00Z">
              <w:r w:rsidRPr="00F31509" w:rsidDel="00831652">
                <w:rPr>
                  <w:rFonts w:asciiTheme="majorBidi" w:hAnsiTheme="majorBidi" w:cstheme="majorBidi"/>
                  <w:szCs w:val="24"/>
                  <w:lang w:val="en-GB"/>
                </w:rPr>
                <w:delText>s</w:delText>
              </w:r>
            </w:del>
            <w:r w:rsidRPr="00F31509">
              <w:rPr>
                <w:rFonts w:asciiTheme="majorBidi" w:hAnsiTheme="majorBidi" w:cstheme="majorBidi"/>
                <w:szCs w:val="24"/>
                <w:lang w:val="en-GB"/>
              </w:rPr>
              <w:t xml:space="preserve"> equivalent</w:t>
            </w:r>
          </w:p>
        </w:tc>
        <w:tc>
          <w:tcPr>
            <w:tcW w:w="2178" w:type="pct"/>
            <w:vMerge/>
            <w:shd w:val="clear" w:color="auto" w:fill="auto"/>
            <w:vAlign w:val="center"/>
          </w:tcPr>
          <w:p w14:paraId="45FC7EC0"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6F6D5E6" w14:textId="77777777" w:rsidTr="00B1130C">
        <w:trPr>
          <w:jc w:val="center"/>
        </w:trPr>
        <w:tc>
          <w:tcPr>
            <w:tcW w:w="2822" w:type="pct"/>
            <w:shd w:val="clear" w:color="auto" w:fill="auto"/>
          </w:tcPr>
          <w:p w14:paraId="0352585A" w14:textId="77777777"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0914330B"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1D74BE89" w14:textId="77777777" w:rsidTr="00B1130C">
        <w:trPr>
          <w:jc w:val="center"/>
        </w:trPr>
        <w:tc>
          <w:tcPr>
            <w:tcW w:w="2822" w:type="pct"/>
            <w:shd w:val="clear" w:color="auto" w:fill="auto"/>
          </w:tcPr>
          <w:p w14:paraId="2678D7E1"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14:paraId="04FE95A7"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14:paraId="35BFE30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A3A70A6" w14:textId="77777777" w:rsidTr="002515C7">
        <w:trPr>
          <w:jc w:val="center"/>
        </w:trPr>
        <w:tc>
          <w:tcPr>
            <w:tcW w:w="2822" w:type="pct"/>
            <w:shd w:val="clear" w:color="auto" w:fill="auto"/>
          </w:tcPr>
          <w:p w14:paraId="22BE5C72"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14:paraId="7BED509C" w14:textId="77777777" w:rsidR="002515C7" w:rsidRPr="00F31509" w:rsidRDefault="002515C7" w:rsidP="00E93C3B">
            <w:pPr>
              <w:keepNext/>
              <w:rPr>
                <w:rFonts w:asciiTheme="majorBidi" w:hAnsiTheme="majorBidi" w:cstheme="majorBidi"/>
                <w:szCs w:val="24"/>
                <w:lang w:val="en-GB"/>
              </w:rPr>
            </w:pPr>
          </w:p>
        </w:tc>
      </w:tr>
      <w:tr w:rsidR="002515C7" w:rsidRPr="00F31509" w14:paraId="403B7F5E" w14:textId="77777777" w:rsidTr="002515C7">
        <w:trPr>
          <w:jc w:val="center"/>
        </w:trPr>
        <w:tc>
          <w:tcPr>
            <w:tcW w:w="2822" w:type="pct"/>
            <w:shd w:val="clear" w:color="auto" w:fill="auto"/>
          </w:tcPr>
          <w:p w14:paraId="0F007370"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14:paraId="1F594F14" w14:textId="77777777" w:rsidR="002515C7" w:rsidRPr="00F31509" w:rsidRDefault="002515C7" w:rsidP="00E93C3B">
            <w:pPr>
              <w:keepNext/>
              <w:rPr>
                <w:rFonts w:asciiTheme="majorBidi" w:hAnsiTheme="majorBidi" w:cstheme="majorBidi"/>
                <w:szCs w:val="24"/>
                <w:lang w:val="en-GB"/>
              </w:rPr>
            </w:pPr>
          </w:p>
        </w:tc>
      </w:tr>
      <w:tr w:rsidR="002515C7" w:rsidRPr="00F31509" w14:paraId="2A5FCDA9" w14:textId="77777777" w:rsidTr="002515C7">
        <w:trPr>
          <w:jc w:val="center"/>
        </w:trPr>
        <w:tc>
          <w:tcPr>
            <w:tcW w:w="2822" w:type="pct"/>
            <w:shd w:val="clear" w:color="auto" w:fill="auto"/>
          </w:tcPr>
          <w:p w14:paraId="45920F7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14:paraId="0F682BAA" w14:textId="77777777" w:rsidR="002515C7" w:rsidRPr="00F31509" w:rsidRDefault="002515C7" w:rsidP="00E93C3B">
            <w:pPr>
              <w:keepNext/>
              <w:rPr>
                <w:rFonts w:asciiTheme="majorBidi" w:hAnsiTheme="majorBidi" w:cstheme="majorBidi"/>
                <w:szCs w:val="24"/>
                <w:lang w:val="en-GB"/>
              </w:rPr>
            </w:pPr>
          </w:p>
        </w:tc>
      </w:tr>
      <w:tr w:rsidR="002515C7" w:rsidRPr="00F31509" w14:paraId="65B90C9F" w14:textId="77777777" w:rsidTr="002515C7">
        <w:trPr>
          <w:jc w:val="center"/>
        </w:trPr>
        <w:tc>
          <w:tcPr>
            <w:tcW w:w="2822" w:type="pct"/>
            <w:shd w:val="clear" w:color="auto" w:fill="auto"/>
          </w:tcPr>
          <w:p w14:paraId="38618903"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14:paraId="10D20FE9" w14:textId="77777777" w:rsidR="002515C7" w:rsidRPr="00F31509" w:rsidRDefault="002515C7" w:rsidP="00E93C3B">
            <w:pPr>
              <w:keepNext/>
              <w:rPr>
                <w:rFonts w:asciiTheme="majorBidi" w:hAnsiTheme="majorBidi" w:cstheme="majorBidi"/>
                <w:szCs w:val="24"/>
                <w:lang w:val="en-GB"/>
              </w:rPr>
            </w:pPr>
          </w:p>
        </w:tc>
      </w:tr>
      <w:tr w:rsidR="002515C7" w:rsidRPr="00F31509" w14:paraId="32D4FD0A" w14:textId="77777777" w:rsidTr="002515C7">
        <w:trPr>
          <w:jc w:val="center"/>
        </w:trPr>
        <w:tc>
          <w:tcPr>
            <w:tcW w:w="2822" w:type="pct"/>
            <w:shd w:val="clear" w:color="auto" w:fill="auto"/>
          </w:tcPr>
          <w:p w14:paraId="07262BB2"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14:paraId="5E670FC6" w14:textId="77777777" w:rsidR="002515C7" w:rsidRPr="00F31509" w:rsidRDefault="002515C7" w:rsidP="00E93C3B">
            <w:pPr>
              <w:keepNext/>
              <w:rPr>
                <w:rFonts w:asciiTheme="majorBidi" w:hAnsiTheme="majorBidi" w:cstheme="majorBidi"/>
                <w:szCs w:val="24"/>
                <w:lang w:val="en-GB"/>
              </w:rPr>
            </w:pPr>
          </w:p>
        </w:tc>
      </w:tr>
      <w:tr w:rsidR="002515C7" w:rsidRPr="00F31509" w14:paraId="390CDB02" w14:textId="77777777" w:rsidTr="002515C7">
        <w:trPr>
          <w:jc w:val="center"/>
        </w:trPr>
        <w:tc>
          <w:tcPr>
            <w:tcW w:w="2822" w:type="pct"/>
            <w:shd w:val="clear" w:color="auto" w:fill="auto"/>
          </w:tcPr>
          <w:p w14:paraId="2FFC47DE"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14:paraId="7C5DE450" w14:textId="77777777" w:rsidR="002515C7" w:rsidRPr="00F31509" w:rsidRDefault="002515C7" w:rsidP="00E93C3B">
            <w:pPr>
              <w:keepNext/>
              <w:rPr>
                <w:rFonts w:asciiTheme="majorBidi" w:hAnsiTheme="majorBidi" w:cstheme="majorBidi"/>
                <w:szCs w:val="24"/>
                <w:lang w:val="en-GB"/>
              </w:rPr>
            </w:pPr>
          </w:p>
        </w:tc>
      </w:tr>
      <w:tr w:rsidR="002515C7" w:rsidRPr="00F31509" w14:paraId="3CFD962E" w14:textId="77777777" w:rsidTr="002515C7">
        <w:trPr>
          <w:jc w:val="center"/>
        </w:trPr>
        <w:tc>
          <w:tcPr>
            <w:tcW w:w="2822" w:type="pct"/>
            <w:shd w:val="clear" w:color="auto" w:fill="auto"/>
          </w:tcPr>
          <w:p w14:paraId="3D3A9EA3"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14:paraId="0CE4B4ED" w14:textId="77777777" w:rsidR="002515C7" w:rsidRPr="00F31509" w:rsidRDefault="002515C7" w:rsidP="00E93C3B">
            <w:pPr>
              <w:keepNext/>
              <w:rPr>
                <w:rFonts w:asciiTheme="majorBidi" w:hAnsiTheme="majorBidi" w:cstheme="majorBidi"/>
                <w:szCs w:val="24"/>
                <w:lang w:val="en-GB"/>
              </w:rPr>
            </w:pPr>
          </w:p>
        </w:tc>
      </w:tr>
      <w:tr w:rsidR="002515C7" w:rsidRPr="00F31509" w14:paraId="595E8EDF" w14:textId="77777777" w:rsidTr="002515C7">
        <w:trPr>
          <w:jc w:val="center"/>
        </w:trPr>
        <w:tc>
          <w:tcPr>
            <w:tcW w:w="2822" w:type="pct"/>
            <w:shd w:val="clear" w:color="auto" w:fill="auto"/>
          </w:tcPr>
          <w:p w14:paraId="67773162"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14:paraId="62AE722A" w14:textId="77777777" w:rsidR="002515C7" w:rsidRPr="00F31509" w:rsidRDefault="002515C7" w:rsidP="00E93C3B">
            <w:pPr>
              <w:keepNext/>
              <w:rPr>
                <w:rFonts w:asciiTheme="majorBidi" w:hAnsiTheme="majorBidi" w:cstheme="majorBidi"/>
                <w:szCs w:val="24"/>
                <w:lang w:val="en-GB"/>
              </w:rPr>
            </w:pPr>
          </w:p>
        </w:tc>
      </w:tr>
      <w:tr w:rsidR="002515C7" w:rsidRPr="00F31509" w14:paraId="08879E7C" w14:textId="77777777" w:rsidTr="002515C7">
        <w:trPr>
          <w:jc w:val="center"/>
        </w:trPr>
        <w:tc>
          <w:tcPr>
            <w:tcW w:w="2822" w:type="pct"/>
            <w:shd w:val="clear" w:color="auto" w:fill="auto"/>
          </w:tcPr>
          <w:p w14:paraId="1B9BE425"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14:paraId="468C1ED5" w14:textId="77777777" w:rsidR="002515C7" w:rsidRPr="00F31509" w:rsidRDefault="002515C7" w:rsidP="00E93C3B">
            <w:pPr>
              <w:keepNext/>
              <w:rPr>
                <w:rFonts w:asciiTheme="majorBidi" w:hAnsiTheme="majorBidi" w:cstheme="majorBidi"/>
                <w:szCs w:val="24"/>
                <w:lang w:val="en-GB"/>
              </w:rPr>
            </w:pPr>
          </w:p>
        </w:tc>
      </w:tr>
    </w:tbl>
    <w:p w14:paraId="55D7AB00" w14:textId="77777777" w:rsidR="00E70192" w:rsidRPr="00F31509" w:rsidRDefault="00E70192" w:rsidP="00E70192">
      <w:pPr>
        <w:rPr>
          <w:rFonts w:asciiTheme="majorBidi" w:hAnsiTheme="majorBidi" w:cstheme="majorBidi"/>
          <w:szCs w:val="24"/>
          <w:lang w:val="en-GB"/>
        </w:rPr>
      </w:pPr>
    </w:p>
    <w:p w14:paraId="4DC8026E"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0D12113A"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092B9AB1"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68DA29C0" w14:textId="7C85921B" w:rsidR="004F65E4" w:rsidRPr="00F31509" w:rsidRDefault="00831652" w:rsidP="00C4334D">
      <w:pPr>
        <w:pStyle w:val="Titolo2"/>
      </w:pPr>
      <w:bookmarkStart w:id="2158" w:name="_Toc428383823"/>
      <w:bookmarkStart w:id="2159" w:name="_Toc428436045"/>
      <w:bookmarkStart w:id="2160" w:name="_Toc428436346"/>
      <w:bookmarkStart w:id="2161" w:name="_Toc308029348"/>
      <w:bookmarkStart w:id="2162" w:name="_Toc308029539"/>
      <w:ins w:id="2163" w:author="Jane Shaw" w:date="2015-10-19T12:23:00Z">
        <w:r>
          <w:t xml:space="preserve">1.2 </w:t>
        </w:r>
      </w:ins>
      <w:r w:rsidR="009571C8" w:rsidRPr="00F31509">
        <w:t>Sources and collection of FBS</w:t>
      </w:r>
      <w:r w:rsidR="004F65E4" w:rsidRPr="00F31509">
        <w:t xml:space="preserve"> data</w:t>
      </w:r>
      <w:bookmarkEnd w:id="2158"/>
      <w:bookmarkEnd w:id="2159"/>
      <w:bookmarkEnd w:id="2160"/>
      <w:bookmarkEnd w:id="2161"/>
      <w:bookmarkEnd w:id="2162"/>
    </w:p>
    <w:p w14:paraId="1480A676" w14:textId="5A7EC44F"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del w:id="2164" w:author="Jane Shaw" w:date="2015-10-19T12:23:00Z">
        <w:r w:rsidR="00513521" w:rsidRPr="00F31509" w:rsidDel="00831652">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constitute an integrated data</w:t>
      </w:r>
      <w:ins w:id="2165" w:author="Jane Shaw" w:date="2015-10-19T12:23:00Z">
        <w:r w:rsidR="00831652">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set. The</w:t>
      </w:r>
      <w:ins w:id="2166" w:author="Jane Shaw" w:date="2015-10-19T12:31:00Z">
        <w:r w:rsidR="007A66F7">
          <w:rPr>
            <w:rFonts w:asciiTheme="majorBidi" w:hAnsiTheme="majorBidi" w:cstheme="majorBidi"/>
            <w:color w:val="000000" w:themeColor="text1"/>
            <w:lang w:val="en-GB"/>
          </w:rPr>
          <w:t>ir need to</w:t>
        </w:r>
      </w:ins>
      <w:del w:id="2167" w:author="Jane Shaw" w:date="2015-10-19T12:31:00Z">
        <w:r w:rsidRPr="00F31509" w:rsidDel="007A66F7">
          <w:rPr>
            <w:rFonts w:asciiTheme="majorBidi" w:hAnsiTheme="majorBidi" w:cstheme="majorBidi"/>
            <w:color w:val="000000" w:themeColor="text1"/>
            <w:lang w:val="en-GB"/>
          </w:rPr>
          <w:delText>y</w:delText>
        </w:r>
      </w:del>
      <w:r w:rsidRPr="00F31509">
        <w:rPr>
          <w:rFonts w:asciiTheme="majorBidi" w:hAnsiTheme="majorBidi" w:cstheme="majorBidi"/>
          <w:color w:val="000000" w:themeColor="text1"/>
          <w:lang w:val="en-GB"/>
        </w:rPr>
        <w:t xml:space="preserve"> combine and </w:t>
      </w:r>
      <w:del w:id="2168" w:author="Jane Shaw" w:date="2015-10-19T12:31:00Z">
        <w:r w:rsidRPr="00F31509" w:rsidDel="007A66F7">
          <w:rPr>
            <w:rFonts w:asciiTheme="majorBidi" w:hAnsiTheme="majorBidi" w:cstheme="majorBidi"/>
            <w:color w:val="000000" w:themeColor="text1"/>
            <w:lang w:val="en-GB"/>
          </w:rPr>
          <w:delText xml:space="preserve">need to </w:delText>
        </w:r>
      </w:del>
      <w:r w:rsidRPr="00F31509">
        <w:rPr>
          <w:rFonts w:asciiTheme="majorBidi" w:hAnsiTheme="majorBidi" w:cstheme="majorBidi"/>
          <w:color w:val="000000" w:themeColor="text1"/>
          <w:lang w:val="en-GB"/>
        </w:rPr>
        <w:t>reconcile data from a variety of sources</w:t>
      </w:r>
      <w:del w:id="2169" w:author="Jane Shaw" w:date="2015-10-19T12:31:00Z">
        <w:r w:rsidRPr="00F31509" w:rsidDel="007A66F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2170" w:author="Jane Shaw" w:date="2015-10-19T12:31:00Z">
        <w:r w:rsidRPr="00F31509" w:rsidDel="007A66F7">
          <w:rPr>
            <w:rFonts w:asciiTheme="majorBidi" w:hAnsiTheme="majorBidi" w:cstheme="majorBidi"/>
            <w:color w:val="000000" w:themeColor="text1"/>
            <w:lang w:val="en-GB"/>
          </w:rPr>
          <w:delText xml:space="preserve">which </w:delText>
        </w:r>
      </w:del>
      <w:r w:rsidRPr="00F31509">
        <w:rPr>
          <w:rFonts w:asciiTheme="majorBidi" w:hAnsiTheme="majorBidi" w:cstheme="majorBidi"/>
          <w:color w:val="000000" w:themeColor="text1"/>
          <w:lang w:val="en-GB"/>
        </w:rPr>
        <w:t>poses challenges</w:t>
      </w:r>
      <w:ins w:id="2171" w:author="Jane Shaw" w:date="2015-10-19T12:31:00Z">
        <w:r w:rsidR="007A66F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but also offers benefits. A main advantage is that FBS provide a full picture of the food and agricultural economy of </w:t>
      </w:r>
      <w:del w:id="2172" w:author="Jane Shaw" w:date="2015-10-19T12:31:00Z">
        <w:r w:rsidRPr="00F31509" w:rsidDel="007A66F7">
          <w:rPr>
            <w:rFonts w:asciiTheme="majorBidi" w:hAnsiTheme="majorBidi" w:cstheme="majorBidi"/>
            <w:color w:val="000000" w:themeColor="text1"/>
            <w:lang w:val="en-GB"/>
          </w:rPr>
          <w:delText xml:space="preserve">the </w:delText>
        </w:r>
      </w:del>
      <w:ins w:id="2173" w:author="Jane Shaw" w:date="2015-10-19T12:31:00Z">
        <w:r w:rsidR="007A66F7">
          <w:rPr>
            <w:rFonts w:asciiTheme="majorBidi" w:hAnsiTheme="majorBidi" w:cstheme="majorBidi"/>
            <w:color w:val="000000" w:themeColor="text1"/>
            <w:lang w:val="en-GB"/>
          </w:rPr>
          <w:t xml:space="preserve">a </w:t>
        </w:r>
      </w:ins>
      <w:r w:rsidRPr="00F31509">
        <w:rPr>
          <w:rFonts w:asciiTheme="majorBidi" w:hAnsiTheme="majorBidi" w:cstheme="majorBidi"/>
          <w:color w:val="000000" w:themeColor="text1"/>
          <w:lang w:val="en-GB"/>
        </w:rPr>
        <w:t>country</w:t>
      </w:r>
      <w:ins w:id="2174" w:author="Jane Shaw" w:date="2015-10-19T12:31:00Z">
        <w:r w:rsidR="007A66F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spanning </w:t>
      </w:r>
      <w:ins w:id="2175" w:author="Jane Shaw" w:date="2015-11-07T18:14:00Z">
        <w:r w:rsidR="003024E6">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different domains </w:t>
      </w:r>
      <w:del w:id="2176" w:author="Jane Shaw" w:date="2015-11-07T18:14:00Z">
        <w:r w:rsidRPr="00F31509" w:rsidDel="003024E6">
          <w:rPr>
            <w:rFonts w:asciiTheme="majorBidi" w:hAnsiTheme="majorBidi" w:cstheme="majorBidi"/>
            <w:color w:val="000000" w:themeColor="text1"/>
            <w:lang w:val="en-GB"/>
          </w:rPr>
          <w:delText xml:space="preserve">comprising </w:delText>
        </w:r>
      </w:del>
      <w:ins w:id="2177" w:author="Jane Shaw" w:date="2015-11-07T18:14:00Z">
        <w:r w:rsidR="003024E6">
          <w:rPr>
            <w:rFonts w:asciiTheme="majorBidi" w:hAnsiTheme="majorBidi" w:cstheme="majorBidi"/>
            <w:color w:val="000000" w:themeColor="text1"/>
            <w:lang w:val="en-GB"/>
          </w:rPr>
          <w:t xml:space="preserve">of </w:t>
        </w:r>
      </w:ins>
      <w:r w:rsidRPr="00F31509">
        <w:rPr>
          <w:rFonts w:asciiTheme="majorBidi" w:hAnsiTheme="majorBidi" w:cstheme="majorBidi"/>
          <w:color w:val="000000" w:themeColor="text1"/>
          <w:lang w:val="en-GB"/>
        </w:rPr>
        <w:t>agricultural production, international trade, nutrition</w:t>
      </w:r>
      <w:del w:id="2178" w:author="Jane Shaw" w:date="2015-10-19T12:31:00Z">
        <w:r w:rsidRPr="00F31509" w:rsidDel="007A66F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w:t>
      </w:r>
      <w:del w:id="2179" w:author="Jane Shaw" w:date="2015-10-19T12:31:00Z">
        <w:r w:rsidRPr="00F31509" w:rsidDel="007A66F7">
          <w:rPr>
            <w:rFonts w:asciiTheme="majorBidi" w:hAnsiTheme="majorBidi" w:cstheme="majorBidi"/>
            <w:color w:val="000000" w:themeColor="text1"/>
            <w:lang w:val="en-GB"/>
          </w:rPr>
          <w:delText xml:space="preserve">over </w:delText>
        </w:r>
      </w:del>
      <w:r w:rsidRPr="00F31509">
        <w:rPr>
          <w:rFonts w:asciiTheme="majorBidi" w:hAnsiTheme="majorBidi" w:cstheme="majorBidi"/>
          <w:color w:val="000000" w:themeColor="text1"/>
          <w:lang w:val="en-GB"/>
        </w:rPr>
        <w:t>the various subsectors of food and agriculture</w:t>
      </w:r>
      <w:ins w:id="2180" w:author="Jane Shaw" w:date="2015-10-19T12:31:00Z">
        <w:r w:rsidR="007A66F7">
          <w:rPr>
            <w:rFonts w:asciiTheme="majorBidi" w:hAnsiTheme="majorBidi" w:cstheme="majorBidi"/>
            <w:color w:val="000000" w:themeColor="text1"/>
            <w:lang w:val="en-GB"/>
          </w:rPr>
          <w:t xml:space="preserve"> –</w:t>
        </w:r>
      </w:ins>
      <w:del w:id="2181" w:author="Jane Shaw" w:date="2015-10-19T12:31:00Z">
        <w:r w:rsidRPr="00F31509" w:rsidDel="007A66F7">
          <w:rPr>
            <w:rFonts w:asciiTheme="majorBidi" w:hAnsiTheme="majorBidi" w:cstheme="majorBidi"/>
            <w:color w:val="000000" w:themeColor="text1"/>
            <w:lang w:val="en-GB"/>
          </w:rPr>
          <w:delText xml:space="preserve">, </w:delText>
        </w:r>
      </w:del>
      <w:ins w:id="2182" w:author="Jane Shaw" w:date="2015-10-19T12:31:00Z">
        <w:r w:rsidR="007A66F7">
          <w:rPr>
            <w:rFonts w:asciiTheme="majorBidi" w:hAnsiTheme="majorBidi" w:cstheme="majorBidi"/>
            <w:color w:val="000000" w:themeColor="text1"/>
            <w:lang w:val="en-GB"/>
          </w:rPr>
          <w:t xml:space="preserve"> </w:t>
        </w:r>
      </w:ins>
      <w:del w:id="2183" w:author="Jane Shaw" w:date="2015-10-19T12:31:00Z">
        <w:r w:rsidRPr="00F31509" w:rsidDel="007A66F7">
          <w:rPr>
            <w:rFonts w:asciiTheme="majorBidi" w:hAnsiTheme="majorBidi" w:cstheme="majorBidi"/>
            <w:color w:val="000000" w:themeColor="text1"/>
            <w:lang w:val="en-GB"/>
          </w:rPr>
          <w:delText xml:space="preserve">namely </w:delText>
        </w:r>
      </w:del>
      <w:r w:rsidRPr="00F31509">
        <w:rPr>
          <w:rFonts w:asciiTheme="majorBidi" w:hAnsiTheme="majorBidi" w:cstheme="majorBidi"/>
          <w:color w:val="000000" w:themeColor="text1"/>
          <w:lang w:val="en-GB"/>
        </w:rPr>
        <w:t>crops</w:t>
      </w:r>
      <w:ins w:id="2184" w:author="Jane Shaw" w:date="2015-10-19T12:32:00Z">
        <w:r w:rsidR="007A66F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2185" w:author="Jane Shaw" w:date="2015-10-19T12:32:00Z">
        <w:r w:rsidRPr="00F31509" w:rsidDel="007A66F7">
          <w:rPr>
            <w:rFonts w:asciiTheme="majorBidi" w:hAnsiTheme="majorBidi" w:cstheme="majorBidi"/>
            <w:color w:val="000000" w:themeColor="text1"/>
            <w:lang w:val="en-GB"/>
          </w:rPr>
          <w:delText xml:space="preserve">and </w:delText>
        </w:r>
      </w:del>
      <w:r w:rsidRPr="00F31509">
        <w:rPr>
          <w:rFonts w:asciiTheme="majorBidi" w:hAnsiTheme="majorBidi" w:cstheme="majorBidi"/>
          <w:color w:val="000000" w:themeColor="text1"/>
          <w:lang w:val="en-GB"/>
        </w:rPr>
        <w:t xml:space="preserve">livestock </w:t>
      </w:r>
      <w:del w:id="2186" w:author="Jane Shaw" w:date="2015-10-19T12:32:00Z">
        <w:r w:rsidRPr="00F31509" w:rsidDel="007A66F7">
          <w:rPr>
            <w:rFonts w:asciiTheme="majorBidi" w:hAnsiTheme="majorBidi" w:cstheme="majorBidi"/>
            <w:color w:val="000000" w:themeColor="text1"/>
            <w:lang w:val="en-GB"/>
          </w:rPr>
          <w:delText xml:space="preserve">as well as </w:delText>
        </w:r>
      </w:del>
      <w:ins w:id="2187" w:author="Jane Shaw" w:date="2015-10-19T12:32:00Z">
        <w:r w:rsidR="007A66F7">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fisheries. Coherent</w:t>
      </w:r>
      <w:del w:id="2188" w:author="Jane Shaw" w:date="2015-10-19T12:32:00Z">
        <w:r w:rsidRPr="00F31509" w:rsidDel="007A66F7">
          <w:rPr>
            <w:rFonts w:asciiTheme="majorBidi" w:hAnsiTheme="majorBidi" w:cstheme="majorBidi"/>
            <w:color w:val="000000" w:themeColor="text1"/>
            <w:lang w:val="en-GB"/>
          </w:rPr>
          <w:delText>ly</w:delText>
        </w:r>
      </w:del>
      <w:r w:rsidRPr="00F31509">
        <w:rPr>
          <w:rFonts w:asciiTheme="majorBidi" w:hAnsiTheme="majorBidi" w:cstheme="majorBidi"/>
          <w:color w:val="000000" w:themeColor="text1"/>
          <w:lang w:val="en-GB"/>
        </w:rPr>
        <w:t xml:space="preserve"> collati</w:t>
      </w:r>
      <w:ins w:id="2189" w:author="Jane Shaw" w:date="2015-10-19T12:32:00Z">
        <w:r w:rsidR="007A66F7">
          <w:rPr>
            <w:rFonts w:asciiTheme="majorBidi" w:hAnsiTheme="majorBidi" w:cstheme="majorBidi"/>
            <w:color w:val="000000" w:themeColor="text1"/>
            <w:lang w:val="en-GB"/>
          </w:rPr>
          <w:t>on of</w:t>
        </w:r>
      </w:ins>
      <w:del w:id="2190" w:author="Jane Shaw" w:date="2015-10-19T12:32:00Z">
        <w:r w:rsidRPr="00F31509" w:rsidDel="007A66F7">
          <w:rPr>
            <w:rFonts w:asciiTheme="majorBidi" w:hAnsiTheme="majorBidi" w:cstheme="majorBidi"/>
            <w:color w:val="000000" w:themeColor="text1"/>
            <w:lang w:val="en-GB"/>
          </w:rPr>
          <w:delText>ng</w:delText>
        </w:r>
      </w:del>
      <w:r w:rsidRPr="00F31509">
        <w:rPr>
          <w:rFonts w:asciiTheme="majorBidi" w:hAnsiTheme="majorBidi" w:cstheme="majorBidi"/>
          <w:color w:val="000000" w:themeColor="text1"/>
          <w:lang w:val="en-GB"/>
        </w:rPr>
        <w:t xml:space="preserve"> </w:t>
      </w:r>
      <w:ins w:id="2191" w:author="Jane Shaw" w:date="2015-10-19T12:32:00Z">
        <w:r w:rsidR="007A66F7">
          <w:rPr>
            <w:rFonts w:asciiTheme="majorBidi" w:hAnsiTheme="majorBidi" w:cstheme="majorBidi"/>
            <w:color w:val="000000" w:themeColor="text1"/>
            <w:lang w:val="en-GB"/>
          </w:rPr>
          <w:t xml:space="preserve">data on </w:t>
        </w:r>
      </w:ins>
      <w:r w:rsidRPr="00F31509">
        <w:rPr>
          <w:rFonts w:asciiTheme="majorBidi" w:hAnsiTheme="majorBidi" w:cstheme="majorBidi"/>
          <w:color w:val="000000" w:themeColor="text1"/>
          <w:lang w:val="en-GB"/>
        </w:rPr>
        <w:t xml:space="preserve">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w:t>
      </w:r>
      <w:del w:id="2192" w:author="Jane Shaw" w:date="2015-10-19T12:32:00Z">
        <w:r w:rsidRPr="00F31509" w:rsidDel="007A66F7">
          <w:rPr>
            <w:rFonts w:asciiTheme="majorBidi" w:hAnsiTheme="majorBidi" w:cstheme="majorBidi"/>
            <w:color w:val="000000" w:themeColor="text1"/>
            <w:lang w:val="en-GB"/>
          </w:rPr>
          <w:delText xml:space="preserve">different </w:delText>
        </w:r>
      </w:del>
      <w:r w:rsidRPr="00F31509">
        <w:rPr>
          <w:rFonts w:asciiTheme="majorBidi" w:hAnsiTheme="majorBidi" w:cstheme="majorBidi"/>
          <w:color w:val="000000" w:themeColor="text1"/>
          <w:lang w:val="en-GB"/>
        </w:rPr>
        <w:t xml:space="preserve">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overall supplies of nutrients</w:t>
      </w:r>
      <w:ins w:id="2193" w:author="Jane Shaw" w:date="2015-10-19T12:33:00Z">
        <w:r w:rsidR="007A66F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2194" w:author="Jane Shaw" w:date="2015-10-19T12:33:00Z">
        <w:r w:rsidR="00C46C67" w:rsidRPr="00F31509" w:rsidDel="007A66F7">
          <w:rPr>
            <w:rFonts w:asciiTheme="majorBidi" w:hAnsiTheme="majorBidi" w:cstheme="majorBidi"/>
            <w:color w:val="000000" w:themeColor="text1"/>
            <w:lang w:val="en-GB"/>
          </w:rPr>
          <w:delText xml:space="preserve">as well as </w:delText>
        </w:r>
      </w:del>
      <w:ins w:id="2195" w:author="Jane Shaw" w:date="2015-10-19T12:33:00Z">
        <w:r w:rsidR="007A66F7">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w:t>
      </w:r>
      <w:del w:id="2196" w:author="Jane Shaw" w:date="2015-10-19T12:33:00Z">
        <w:r w:rsidRPr="00F31509" w:rsidDel="007A66F7">
          <w:rPr>
            <w:rFonts w:asciiTheme="majorBidi" w:hAnsiTheme="majorBidi" w:cstheme="majorBidi"/>
            <w:color w:val="000000" w:themeColor="text1"/>
            <w:lang w:val="en-GB"/>
          </w:rPr>
          <w:delText xml:space="preserve">to </w:delText>
        </w:r>
      </w:del>
      <w:ins w:id="2197" w:author="Jane Shaw" w:date="2015-10-19T12:33:00Z">
        <w:r w:rsidR="007A66F7">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check</w:t>
      </w:r>
      <w:ins w:id="2198" w:author="Jane Shaw" w:date="2015-10-19T12:33:00Z">
        <w:r w:rsidR="007A66F7">
          <w:rPr>
            <w:rFonts w:asciiTheme="majorBidi" w:hAnsiTheme="majorBidi" w:cstheme="majorBidi"/>
            <w:color w:val="000000" w:themeColor="text1"/>
            <w:lang w:val="en-GB"/>
          </w:rPr>
          <w:t>ing</w:t>
        </w:r>
      </w:ins>
      <w:r w:rsidRPr="00F31509">
        <w:rPr>
          <w:rFonts w:asciiTheme="majorBidi" w:hAnsiTheme="majorBidi" w:cstheme="majorBidi"/>
          <w:color w:val="000000" w:themeColor="text1"/>
          <w:lang w:val="en-GB"/>
        </w:rPr>
        <w:t xml:space="preserve"> and ensur</w:t>
      </w:r>
      <w:ins w:id="2199" w:author="Jane Shaw" w:date="2015-10-19T12:33:00Z">
        <w:r w:rsidR="007A66F7">
          <w:rPr>
            <w:rFonts w:asciiTheme="majorBidi" w:hAnsiTheme="majorBidi" w:cstheme="majorBidi"/>
            <w:color w:val="000000" w:themeColor="text1"/>
            <w:lang w:val="en-GB"/>
          </w:rPr>
          <w:t>ing</w:t>
        </w:r>
      </w:ins>
      <w:del w:id="2200" w:author="Jane Shaw" w:date="2015-10-19T12:33:00Z">
        <w:r w:rsidRPr="00F31509" w:rsidDel="007A66F7">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data consistency. As each </w:t>
      </w:r>
      <w:del w:id="2201" w:author="Jane Shaw" w:date="2015-10-19T12:33:00Z">
        <w:r w:rsidRPr="00F31509" w:rsidDel="007A66F7">
          <w:rPr>
            <w:rFonts w:asciiTheme="majorBidi" w:hAnsiTheme="majorBidi" w:cstheme="majorBidi"/>
            <w:color w:val="000000" w:themeColor="text1"/>
            <w:lang w:val="en-GB"/>
          </w:rPr>
          <w:delText xml:space="preserve">single </w:delText>
        </w:r>
      </w:del>
      <w:r w:rsidRPr="00F31509">
        <w:rPr>
          <w:rFonts w:asciiTheme="majorBidi" w:hAnsiTheme="majorBidi" w:cstheme="majorBidi"/>
          <w:color w:val="000000" w:themeColor="text1"/>
          <w:lang w:val="en-GB"/>
        </w:rPr>
        <w:t>set of data is confronted with evidence from other sources, FBS</w:t>
      </w:r>
      <w:del w:id="2202" w:author="Jane Shaw" w:date="2015-10-19T12:33:00Z">
        <w:r w:rsidRPr="00F31509" w:rsidDel="007A66F7">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can help identify problems in the compilation of </w:t>
      </w:r>
      <w:del w:id="2203" w:author="Jane Shaw" w:date="2015-10-19T12:33:00Z">
        <w:r w:rsidRPr="00F31509" w:rsidDel="007A66F7">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source data</w:t>
      </w:r>
      <w:ins w:id="2204" w:author="Jane Shaw" w:date="2015-10-19T12:33:00Z">
        <w:r w:rsidR="007A66F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2205" w:author="Jane Shaw" w:date="2015-10-19T12:33:00Z">
        <w:r w:rsidRPr="00F31509" w:rsidDel="007A66F7">
          <w:rPr>
            <w:rFonts w:asciiTheme="majorBidi" w:hAnsiTheme="majorBidi" w:cstheme="majorBidi"/>
            <w:color w:val="000000" w:themeColor="text1"/>
            <w:lang w:val="en-GB"/>
          </w:rPr>
          <w:delText xml:space="preserve">and </w:delText>
        </w:r>
      </w:del>
      <w:r w:rsidRPr="00F31509">
        <w:rPr>
          <w:rFonts w:asciiTheme="majorBidi" w:hAnsiTheme="majorBidi" w:cstheme="majorBidi"/>
          <w:color w:val="000000" w:themeColor="text1"/>
          <w:lang w:val="en-GB"/>
        </w:rPr>
        <w:t>thereby contribut</w:t>
      </w:r>
      <w:ins w:id="2206" w:author="Jane Shaw" w:date="2015-10-19T12:33:00Z">
        <w:r w:rsidR="007A66F7">
          <w:rPr>
            <w:rFonts w:asciiTheme="majorBidi" w:hAnsiTheme="majorBidi" w:cstheme="majorBidi"/>
            <w:color w:val="000000" w:themeColor="text1"/>
            <w:lang w:val="en-GB"/>
          </w:rPr>
          <w:t>ing</w:t>
        </w:r>
      </w:ins>
      <w:del w:id="2207" w:author="Jane Shaw" w:date="2015-10-19T12:33:00Z">
        <w:r w:rsidRPr="00F31509" w:rsidDel="007A66F7">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to enhanced accuracy. </w:t>
      </w:r>
      <w:del w:id="2208" w:author="Jane Shaw" w:date="2015-10-19T12:33:00Z">
        <w:r w:rsidR="006D0BE8" w:rsidRPr="00F31509" w:rsidDel="007A66F7">
          <w:rPr>
            <w:rFonts w:asciiTheme="majorBidi" w:hAnsiTheme="majorBidi" w:cstheme="majorBidi"/>
            <w:color w:val="000000" w:themeColor="text1"/>
            <w:lang w:val="en-GB"/>
          </w:rPr>
          <w:delText>That said</w:delText>
        </w:r>
      </w:del>
      <w:ins w:id="2209" w:author="Jane Shaw" w:date="2015-10-19T12:33:00Z">
        <w:r w:rsidR="007A66F7">
          <w:rPr>
            <w:rFonts w:asciiTheme="majorBidi" w:hAnsiTheme="majorBidi" w:cstheme="majorBidi"/>
            <w:color w:val="000000" w:themeColor="text1"/>
            <w:lang w:val="en-GB"/>
          </w:rPr>
          <w:t>However,</w:t>
        </w:r>
      </w:ins>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w:t>
      </w:r>
      <w:del w:id="2210" w:author="Jane Shaw" w:date="2015-10-19T12:34:00Z">
        <w:r w:rsidRPr="00F31509" w:rsidDel="007A66F7">
          <w:rPr>
            <w:rFonts w:asciiTheme="majorBidi" w:hAnsiTheme="majorBidi" w:cstheme="majorBidi"/>
            <w:color w:val="000000" w:themeColor="text1"/>
            <w:lang w:val="en-GB"/>
          </w:rPr>
          <w:delText xml:space="preserve">incoherencies </w:delText>
        </w:r>
      </w:del>
      <w:ins w:id="2211" w:author="Jane Shaw" w:date="2015-10-19T12:34:00Z">
        <w:r w:rsidR="007A66F7">
          <w:rPr>
            <w:rFonts w:asciiTheme="majorBidi" w:hAnsiTheme="majorBidi" w:cstheme="majorBidi"/>
            <w:color w:val="000000" w:themeColor="text1"/>
            <w:lang w:val="en-GB"/>
          </w:rPr>
          <w:t xml:space="preserve">inconsistences </w:t>
        </w:r>
      </w:ins>
      <w:r w:rsidRPr="00F31509">
        <w:rPr>
          <w:rFonts w:asciiTheme="majorBidi" w:hAnsiTheme="majorBidi" w:cstheme="majorBidi"/>
          <w:color w:val="000000" w:themeColor="text1"/>
          <w:lang w:val="en-GB"/>
        </w:rPr>
        <w:t>is important for maintaining credibility</w:t>
      </w:r>
      <w:ins w:id="2212" w:author="Jane Shaw" w:date="2015-11-07T18:14:00Z">
        <w:r w:rsidR="003024E6">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may sometimes constitute a challenge. </w:t>
      </w:r>
    </w:p>
    <w:p w14:paraId="267EAC13" w14:textId="6E01B7FB"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Compiling complete FBS requires a considerable amount of data. Ideally, these are collected from reliable sources, based on solid measurement methods and grounded in concepts and definitions </w:t>
      </w:r>
      <w:ins w:id="2213" w:author="Jane Shaw" w:date="2015-10-19T12:34:00Z">
        <w:r w:rsidR="007A66F7">
          <w:rPr>
            <w:rFonts w:asciiTheme="majorBidi" w:hAnsiTheme="majorBidi" w:cstheme="majorBidi"/>
            <w:color w:val="000000" w:themeColor="text1"/>
            <w:lang w:val="en-GB"/>
          </w:rPr>
          <w:t xml:space="preserve">that are </w:t>
        </w:r>
      </w:ins>
      <w:r w:rsidRPr="00F31509">
        <w:rPr>
          <w:rFonts w:asciiTheme="majorBidi" w:hAnsiTheme="majorBidi" w:cstheme="majorBidi"/>
          <w:color w:val="000000" w:themeColor="text1"/>
          <w:lang w:val="en-GB"/>
        </w:rPr>
        <w:t>compliant with international standards. FBS compilers should use imputed or estimated data only when measured data are not available. National statistic</w:t>
      </w:r>
      <w:ins w:id="2214" w:author="Jane Shaw" w:date="2015-10-19T12:34:00Z">
        <w:r w:rsidR="007A66F7">
          <w:rPr>
            <w:rFonts w:asciiTheme="majorBidi" w:hAnsiTheme="majorBidi" w:cstheme="majorBidi"/>
            <w:color w:val="000000" w:themeColor="text1"/>
            <w:lang w:val="en-GB"/>
          </w:rPr>
          <w:t>s</w:t>
        </w:r>
      </w:ins>
      <w:del w:id="2215" w:author="Jane Shaw" w:date="2015-10-19T12:34:00Z">
        <w:r w:rsidRPr="00F31509" w:rsidDel="007A66F7">
          <w:rPr>
            <w:rFonts w:asciiTheme="majorBidi" w:hAnsiTheme="majorBidi" w:cstheme="majorBidi"/>
            <w:color w:val="000000" w:themeColor="text1"/>
            <w:lang w:val="en-GB"/>
          </w:rPr>
          <w:delText>al</w:delText>
        </w:r>
      </w:del>
      <w:r w:rsidRPr="00F31509">
        <w:rPr>
          <w:rFonts w:asciiTheme="majorBidi" w:hAnsiTheme="majorBidi" w:cstheme="majorBidi"/>
          <w:color w:val="000000" w:themeColor="text1"/>
          <w:lang w:val="en-GB"/>
        </w:rPr>
        <w:t xml:space="preserve"> systems around the world have disparate capacities </w:t>
      </w:r>
      <w:del w:id="2216" w:author="Jane Shaw" w:date="2015-11-07T18:14:00Z">
        <w:r w:rsidRPr="00F31509" w:rsidDel="003024E6">
          <w:rPr>
            <w:rFonts w:asciiTheme="majorBidi" w:hAnsiTheme="majorBidi" w:cstheme="majorBidi"/>
            <w:color w:val="000000" w:themeColor="text1"/>
            <w:lang w:val="en-GB"/>
          </w:rPr>
          <w:delText xml:space="preserve">in </w:delText>
        </w:r>
      </w:del>
      <w:ins w:id="2217" w:author="Jane Shaw" w:date="2015-11-07T18:14:00Z">
        <w:r w:rsidR="003024E6">
          <w:rPr>
            <w:rFonts w:asciiTheme="majorBidi" w:hAnsiTheme="majorBidi" w:cstheme="majorBidi"/>
            <w:color w:val="000000" w:themeColor="text1"/>
            <w:lang w:val="en-GB"/>
          </w:rPr>
          <w:t>for</w:t>
        </w:r>
        <w:r w:rsidR="003024E6"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collecting and measuring the required source data, usually reflecting the different strengths of </w:t>
      </w:r>
      <w:del w:id="2218" w:author="Jane Shaw" w:date="2015-10-19T12:35:00Z">
        <w:r w:rsidRPr="00F31509" w:rsidDel="007A66F7">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national agricultural statistic</w:t>
      </w:r>
      <w:ins w:id="2219" w:author="Jane Shaw" w:date="2015-10-19T12:35:00Z">
        <w:r w:rsidR="007A66F7">
          <w:rPr>
            <w:rFonts w:asciiTheme="majorBidi" w:hAnsiTheme="majorBidi" w:cstheme="majorBidi"/>
            <w:color w:val="000000" w:themeColor="text1"/>
            <w:lang w:val="en-GB"/>
          </w:rPr>
          <w:t>s</w:t>
        </w:r>
      </w:ins>
      <w:del w:id="2220" w:author="Jane Shaw" w:date="2015-10-19T12:35:00Z">
        <w:r w:rsidRPr="00F31509" w:rsidDel="007A66F7">
          <w:rPr>
            <w:rFonts w:asciiTheme="majorBidi" w:hAnsiTheme="majorBidi" w:cstheme="majorBidi"/>
            <w:color w:val="000000" w:themeColor="text1"/>
            <w:lang w:val="en-GB"/>
          </w:rPr>
          <w:delText>al</w:delText>
        </w:r>
      </w:del>
      <w:r w:rsidRPr="00F31509">
        <w:rPr>
          <w:rFonts w:asciiTheme="majorBidi" w:hAnsiTheme="majorBidi" w:cstheme="majorBidi"/>
          <w:color w:val="000000" w:themeColor="text1"/>
          <w:lang w:val="en-GB"/>
        </w:rPr>
        <w:t xml:space="preserve"> systems</w:t>
      </w:r>
      <w:ins w:id="2221" w:author="Jane Shaw" w:date="2015-10-19T12:35:00Z">
        <w:r w:rsidR="007A66F7">
          <w:rPr>
            <w:rFonts w:asciiTheme="majorBidi" w:hAnsiTheme="majorBidi" w:cstheme="majorBidi"/>
            <w:color w:val="000000" w:themeColor="text1"/>
            <w:lang w:val="en-GB"/>
          </w:rPr>
          <w:t>.</w:t>
        </w:r>
      </w:ins>
      <w:r w:rsidRPr="00F31509">
        <w:rPr>
          <w:rStyle w:val="Rimandonotaapidipagina"/>
          <w:rFonts w:asciiTheme="majorBidi" w:hAnsiTheme="majorBidi" w:cstheme="majorBidi"/>
          <w:color w:val="000000" w:themeColor="text1"/>
          <w:lang w:val="en-GB"/>
        </w:rPr>
        <w:footnoteReference w:id="10"/>
      </w:r>
      <w:del w:id="2235" w:author="Jane Shaw" w:date="2015-10-19T12:35:00Z">
        <w:r w:rsidRPr="00F31509" w:rsidDel="007A66F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p>
    <w:p w14:paraId="649C1903" w14:textId="2E4282EB"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w:t>
      </w:r>
      <w:del w:id="2236" w:author="Jane Shaw" w:date="2015-10-19T12:36:00Z">
        <w:r w:rsidRPr="00F31509" w:rsidDel="007A66F7">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national statistic</w:t>
      </w:r>
      <w:ins w:id="2237" w:author="Jane Shaw" w:date="2015-10-19T12:36:00Z">
        <w:r w:rsidR="007A66F7">
          <w:rPr>
            <w:rFonts w:asciiTheme="majorBidi" w:eastAsia="Times New Roman" w:hAnsiTheme="majorBidi" w:cstheme="majorBidi"/>
            <w:color w:val="000000" w:themeColor="text1"/>
            <w:lang w:val="en-GB"/>
          </w:rPr>
          <w:t>s</w:t>
        </w:r>
      </w:ins>
      <w:del w:id="2238" w:author="Jane Shaw" w:date="2015-10-19T12:36:00Z">
        <w:r w:rsidRPr="00F31509" w:rsidDel="007A66F7">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systems in all parts of the world</w:t>
      </w:r>
      <w:ins w:id="2239" w:author="Jane Shaw" w:date="2015-10-19T12:36:00Z">
        <w:r w:rsidR="007A66F7">
          <w:rPr>
            <w:rFonts w:asciiTheme="majorBidi" w:eastAsia="Times New Roman" w:hAnsiTheme="majorBidi" w:cstheme="majorBidi"/>
            <w:color w:val="000000" w:themeColor="text1"/>
            <w:lang w:val="en-GB"/>
          </w:rPr>
          <w:t>,</w:t>
        </w:r>
      </w:ins>
      <w:del w:id="2240" w:author="Jane Shaw" w:date="2015-10-19T12:36:00Z">
        <w:r w:rsidRPr="00F31509" w:rsidDel="007A66F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2241" w:author="Jane Shaw" w:date="2015-10-19T12:36:00Z">
        <w:r w:rsidR="00C46C67" w:rsidRPr="00F31509" w:rsidDel="007A66F7">
          <w:rPr>
            <w:rFonts w:asciiTheme="majorBidi" w:eastAsia="Times New Roman" w:hAnsiTheme="majorBidi" w:cstheme="majorBidi"/>
            <w:color w:val="000000" w:themeColor="text1"/>
            <w:lang w:val="en-GB"/>
          </w:rPr>
          <w:delText xml:space="preserve">This </w:delText>
        </w:r>
      </w:del>
      <w:ins w:id="2242" w:author="Jane Shaw" w:date="2015-10-19T12:36:00Z">
        <w:r w:rsidR="007A66F7">
          <w:rPr>
            <w:rFonts w:asciiTheme="majorBidi" w:eastAsia="Times New Roman" w:hAnsiTheme="majorBidi" w:cstheme="majorBidi"/>
            <w:color w:val="000000" w:themeColor="text1"/>
            <w:lang w:val="en-GB"/>
          </w:rPr>
          <w:t xml:space="preserve">as </w:t>
        </w:r>
      </w:ins>
      <w:r w:rsidR="00C46C67" w:rsidRPr="00F31509">
        <w:rPr>
          <w:rFonts w:asciiTheme="majorBidi" w:eastAsia="Times New Roman" w:hAnsiTheme="majorBidi" w:cstheme="majorBidi"/>
          <w:color w:val="000000" w:themeColor="text1"/>
          <w:lang w:val="en-GB"/>
        </w:rPr>
        <w:t xml:space="preserve">can be seen from </w:t>
      </w:r>
      <w:r w:rsidR="006676C4" w:rsidRPr="00F31509">
        <w:rPr>
          <w:rFonts w:asciiTheme="majorBidi" w:eastAsia="Times New Roman" w:hAnsiTheme="majorBidi" w:cstheme="majorBidi"/>
          <w:lang w:val="en-GB"/>
        </w:rPr>
        <w:t>Table 2</w:t>
      </w:r>
      <w:ins w:id="2243" w:author="Jane Shaw" w:date="2015-10-19T12:37:00Z">
        <w:r w:rsidR="007A66F7">
          <w:rPr>
            <w:rFonts w:asciiTheme="majorBidi" w:eastAsia="Times New Roman" w:hAnsiTheme="majorBidi" w:cstheme="majorBidi"/>
            <w:lang w:val="en-GB"/>
          </w:rPr>
          <w:t>,</w:t>
        </w:r>
      </w:ins>
      <w:r w:rsidR="006676C4" w:rsidRPr="00F31509">
        <w:rPr>
          <w:rFonts w:asciiTheme="majorBidi" w:eastAsia="Times New Roman" w:hAnsiTheme="majorBidi" w:cstheme="majorBidi"/>
          <w:lang w:val="en-GB"/>
        </w:rPr>
        <w:t xml:space="preserve">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w:t>
      </w:r>
      <w:ins w:id="2244" w:author="Jane Shaw" w:date="2015-10-19T16:38:00Z">
        <w:r w:rsidR="00FC6D8E">
          <w:rPr>
            <w:rFonts w:asciiTheme="majorBidi" w:eastAsia="Times New Roman" w:hAnsiTheme="majorBidi" w:cstheme="majorBidi"/>
            <w:color w:val="000000" w:themeColor="text1"/>
            <w:lang w:val="en-GB"/>
          </w:rPr>
          <w:t xml:space="preserve">(ESS) </w:t>
        </w:r>
      </w:ins>
      <w:r w:rsidRPr="00F31509">
        <w:rPr>
          <w:rFonts w:asciiTheme="majorBidi" w:eastAsia="Times New Roman" w:hAnsiTheme="majorBidi" w:cstheme="majorBidi"/>
          <w:color w:val="000000" w:themeColor="text1"/>
          <w:lang w:val="en-GB"/>
        </w:rPr>
        <w:t xml:space="preserve">has </w:t>
      </w:r>
      <w:del w:id="2245" w:author="Jane Shaw" w:date="2015-10-19T12:37:00Z">
        <w:r w:rsidRPr="00F31509" w:rsidDel="007A66F7">
          <w:rPr>
            <w:rFonts w:asciiTheme="majorBidi" w:eastAsia="Times New Roman" w:hAnsiTheme="majorBidi" w:cstheme="majorBidi"/>
            <w:color w:val="000000" w:themeColor="text1"/>
            <w:lang w:val="en-GB"/>
          </w:rPr>
          <w:delText xml:space="preserve">only </w:delText>
        </w:r>
      </w:del>
      <w:r w:rsidRPr="00F31509">
        <w:rPr>
          <w:rFonts w:asciiTheme="majorBidi" w:eastAsia="Times New Roman" w:hAnsiTheme="majorBidi" w:cstheme="majorBidi"/>
          <w:color w:val="000000" w:themeColor="text1"/>
          <w:lang w:val="en-GB"/>
        </w:rPr>
        <w:t xml:space="preserve">been able to collect from government agencies </w:t>
      </w:r>
      <w:ins w:id="2246" w:author="Jane Shaw" w:date="2015-10-19T12:37:00Z">
        <w:r w:rsidR="007A66F7">
          <w:rPr>
            <w:rFonts w:asciiTheme="majorBidi" w:eastAsia="Times New Roman" w:hAnsiTheme="majorBidi" w:cstheme="majorBidi"/>
            <w:color w:val="000000" w:themeColor="text1"/>
            <w:lang w:val="en-GB"/>
          </w:rPr>
          <w:t xml:space="preserve">only </w:t>
        </w:r>
      </w:ins>
      <w:r w:rsidRPr="00F31509">
        <w:rPr>
          <w:rFonts w:asciiTheme="majorBidi" w:eastAsia="Times New Roman" w:hAnsiTheme="majorBidi" w:cstheme="majorBidi"/>
          <w:color w:val="000000" w:themeColor="text1"/>
          <w:lang w:val="en-GB"/>
        </w:rPr>
        <w:t>about 1</w:t>
      </w:r>
      <w:ins w:id="2247" w:author="Jane Shaw" w:date="2015-10-19T12:37:00Z">
        <w:r w:rsidR="007A66F7">
          <w:rPr>
            <w:rFonts w:asciiTheme="majorBidi" w:eastAsia="Times New Roman" w:hAnsiTheme="majorBidi" w:cstheme="majorBidi"/>
            <w:color w:val="000000" w:themeColor="text1"/>
            <w:lang w:val="en-GB"/>
          </w:rPr>
          <w:t xml:space="preserve"> percent</w:t>
        </w:r>
      </w:ins>
      <w:del w:id="2248" w:author="Jane Shaw" w:date="2015-10-19T12:37:00Z">
        <w:r w:rsidRPr="00F31509" w:rsidDel="007A66F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of the </w:t>
      </w:r>
      <w:ins w:id="2249" w:author="Jane Shaw" w:date="2015-11-07T18:15:00Z">
        <w:r w:rsidR="003024E6">
          <w:rPr>
            <w:rFonts w:asciiTheme="majorBidi" w:eastAsia="Times New Roman" w:hAnsiTheme="majorBidi" w:cstheme="majorBidi"/>
            <w:color w:val="000000" w:themeColor="text1"/>
            <w:lang w:val="en-GB"/>
          </w:rPr>
          <w:t xml:space="preserve">data </w:t>
        </w:r>
      </w:ins>
      <w:r w:rsidRPr="00F31509">
        <w:rPr>
          <w:rFonts w:asciiTheme="majorBidi" w:eastAsia="Times New Roman" w:hAnsiTheme="majorBidi" w:cstheme="majorBidi"/>
          <w:color w:val="000000" w:themeColor="text1"/>
          <w:lang w:val="en-GB"/>
        </w:rPr>
        <w:t xml:space="preserve">required </w:t>
      </w:r>
      <w:del w:id="2250" w:author="Jane Shaw" w:date="2015-11-07T18:15:00Z">
        <w:r w:rsidRPr="00F31509" w:rsidDel="003024E6">
          <w:rPr>
            <w:rFonts w:asciiTheme="majorBidi" w:eastAsia="Times New Roman" w:hAnsiTheme="majorBidi" w:cstheme="majorBidi"/>
            <w:color w:val="000000" w:themeColor="text1"/>
            <w:lang w:val="en-GB"/>
          </w:rPr>
          <w:delText xml:space="preserve">data </w:delText>
        </w:r>
      </w:del>
      <w:r w:rsidRPr="00F31509">
        <w:rPr>
          <w:rFonts w:asciiTheme="majorBidi" w:eastAsia="Times New Roman" w:hAnsiTheme="majorBidi" w:cstheme="majorBidi"/>
          <w:color w:val="000000" w:themeColor="text1"/>
          <w:lang w:val="en-GB"/>
        </w:rPr>
        <w:t xml:space="preserve">for these variables. </w:t>
      </w:r>
      <w:del w:id="2251" w:author="Jane Shaw" w:date="2015-11-07T18:15:00Z">
        <w:r w:rsidRPr="00F31509" w:rsidDel="003024E6">
          <w:rPr>
            <w:rFonts w:asciiTheme="majorBidi" w:eastAsia="Times New Roman" w:hAnsiTheme="majorBidi" w:cstheme="majorBidi"/>
            <w:color w:val="000000" w:themeColor="text1"/>
            <w:lang w:val="en-GB"/>
          </w:rPr>
          <w:delText xml:space="preserve">For </w:delText>
        </w:r>
      </w:del>
      <w:ins w:id="2252" w:author="Jane Shaw" w:date="2015-11-07T18:15:00Z">
        <w:r w:rsidR="003024E6">
          <w:rPr>
            <w:rFonts w:asciiTheme="majorBidi" w:eastAsia="Times New Roman" w:hAnsiTheme="majorBidi" w:cstheme="majorBidi"/>
            <w:color w:val="000000" w:themeColor="text1"/>
            <w:lang w:val="en-GB"/>
          </w:rPr>
          <w:t xml:space="preserve">Slightly more official data on </w:t>
        </w:r>
      </w:ins>
      <w:r w:rsidRPr="00F31509">
        <w:rPr>
          <w:rFonts w:asciiTheme="majorBidi" w:eastAsia="Times New Roman" w:hAnsiTheme="majorBidi" w:cstheme="majorBidi"/>
          <w:color w:val="000000" w:themeColor="text1"/>
          <w:lang w:val="en-GB"/>
        </w:rPr>
        <w:t xml:space="preserve">other forms of utilization, such as feed and seed, </w:t>
      </w:r>
      <w:del w:id="2253" w:author="Jane Shaw" w:date="2015-11-07T18:15:00Z">
        <w:r w:rsidRPr="00F31509" w:rsidDel="003024E6">
          <w:rPr>
            <w:rFonts w:asciiTheme="majorBidi" w:eastAsia="Times New Roman" w:hAnsiTheme="majorBidi" w:cstheme="majorBidi"/>
            <w:color w:val="000000" w:themeColor="text1"/>
            <w:lang w:val="en-GB"/>
          </w:rPr>
          <w:delText xml:space="preserve">the </w:delText>
        </w:r>
      </w:del>
      <w:ins w:id="2254" w:author="Jane Shaw" w:date="2015-11-07T18:15:00Z">
        <w:r w:rsidR="003024E6">
          <w:rPr>
            <w:rFonts w:asciiTheme="majorBidi" w:eastAsia="Times New Roman" w:hAnsiTheme="majorBidi" w:cstheme="majorBidi"/>
            <w:color w:val="000000" w:themeColor="text1"/>
            <w:lang w:val="en-GB"/>
          </w:rPr>
          <w:t xml:space="preserve">are </w:t>
        </w:r>
      </w:ins>
      <w:r w:rsidRPr="00F31509">
        <w:rPr>
          <w:rFonts w:asciiTheme="majorBidi" w:eastAsia="Times New Roman" w:hAnsiTheme="majorBidi" w:cstheme="majorBidi"/>
          <w:color w:val="000000" w:themeColor="text1"/>
          <w:lang w:val="en-GB"/>
        </w:rPr>
        <w:t>availab</w:t>
      </w:r>
      <w:ins w:id="2255" w:author="Jane Shaw" w:date="2015-11-07T18:15:00Z">
        <w:r w:rsidR="003024E6">
          <w:rPr>
            <w:rFonts w:asciiTheme="majorBidi" w:eastAsia="Times New Roman" w:hAnsiTheme="majorBidi" w:cstheme="majorBidi"/>
            <w:color w:val="000000" w:themeColor="text1"/>
            <w:lang w:val="en-GB"/>
          </w:rPr>
          <w:t>le</w:t>
        </w:r>
      </w:ins>
      <w:del w:id="2256" w:author="Jane Shaw" w:date="2015-11-07T18:15:00Z">
        <w:r w:rsidRPr="00F31509" w:rsidDel="003024E6">
          <w:rPr>
            <w:rFonts w:asciiTheme="majorBidi" w:eastAsia="Times New Roman" w:hAnsiTheme="majorBidi" w:cstheme="majorBidi"/>
            <w:color w:val="000000" w:themeColor="text1"/>
            <w:lang w:val="en-GB"/>
          </w:rPr>
          <w:delText>ility of official data is slightly higher</w:delText>
        </w:r>
      </w:del>
      <w:r w:rsidRPr="00F31509">
        <w:rPr>
          <w:rFonts w:asciiTheme="majorBidi" w:eastAsia="Times New Roman" w:hAnsiTheme="majorBidi" w:cstheme="majorBidi"/>
          <w:color w:val="000000" w:themeColor="text1"/>
          <w:lang w:val="en-GB"/>
        </w:rPr>
        <w:t xml:space="preserve">. </w:t>
      </w:r>
      <w:del w:id="2257" w:author="Jane Shaw" w:date="2015-10-19T12:37:00Z">
        <w:r w:rsidR="003D789C" w:rsidRPr="00F31509" w:rsidDel="007A66F7">
          <w:rPr>
            <w:rFonts w:asciiTheme="majorBidi" w:hAnsiTheme="majorBidi" w:cstheme="majorBidi"/>
            <w:lang w:val="en-GB"/>
          </w:rPr>
          <w:fldChar w:fldCharType="begin"/>
        </w:r>
        <w:r w:rsidR="006D0BE8" w:rsidRPr="00F31509" w:rsidDel="007A66F7">
          <w:rPr>
            <w:rFonts w:asciiTheme="majorBidi" w:hAnsiTheme="majorBidi" w:cstheme="majorBidi"/>
            <w:lang w:val="en-GB"/>
          </w:rPr>
          <w:delInstrText xml:space="preserve"> REF _Ref427743211 \h  \* MERGEFORMAT </w:delInstrText>
        </w:r>
        <w:r w:rsidR="003D789C" w:rsidRPr="00F31509" w:rsidDel="007A66F7">
          <w:rPr>
            <w:rFonts w:asciiTheme="majorBidi" w:hAnsiTheme="majorBidi" w:cstheme="majorBidi"/>
            <w:lang w:val="en-GB"/>
          </w:rPr>
        </w:r>
        <w:r w:rsidR="003D789C" w:rsidRPr="00F31509" w:rsidDel="007A66F7">
          <w:rPr>
            <w:rFonts w:asciiTheme="majorBidi" w:hAnsiTheme="majorBidi" w:cstheme="majorBidi"/>
            <w:lang w:val="en-GB"/>
          </w:rPr>
          <w:fldChar w:fldCharType="separate"/>
        </w:r>
        <w:r w:rsidR="00E24798" w:rsidRPr="00F31509" w:rsidDel="007A66F7">
          <w:rPr>
            <w:rFonts w:asciiTheme="majorBidi" w:eastAsia="Times New Roman" w:hAnsiTheme="majorBidi" w:cstheme="majorBidi"/>
            <w:lang w:val="en-GB"/>
          </w:rPr>
          <w:delText xml:space="preserve">Table </w:delText>
        </w:r>
        <w:r w:rsidR="00E24798" w:rsidDel="007A66F7">
          <w:rPr>
            <w:rFonts w:asciiTheme="majorBidi" w:hAnsiTheme="majorBidi" w:cstheme="majorBidi"/>
            <w:noProof/>
            <w:lang w:val="en-GB"/>
          </w:rPr>
          <w:delText>2</w:delText>
        </w:r>
        <w:r w:rsidR="003D789C" w:rsidRPr="00F31509" w:rsidDel="007A66F7">
          <w:rPr>
            <w:rFonts w:asciiTheme="majorBidi" w:hAnsiTheme="majorBidi" w:cstheme="majorBidi"/>
            <w:lang w:val="en-GB"/>
          </w:rPr>
          <w:fldChar w:fldCharType="end"/>
        </w:r>
      </w:del>
      <w:r w:rsidRPr="00F31509">
        <w:rPr>
          <w:rFonts w:asciiTheme="majorBidi" w:eastAsia="Times New Roman" w:hAnsiTheme="majorBidi" w:cstheme="majorBidi"/>
          <w:color w:val="000000" w:themeColor="text1"/>
          <w:lang w:val="en-GB"/>
        </w:rPr>
        <w:t xml:space="preserve">Obtaining official data </w:t>
      </w:r>
      <w:del w:id="2258" w:author="Jane Shaw" w:date="2015-10-19T12:38:00Z">
        <w:r w:rsidRPr="00F31509" w:rsidDel="007A66F7">
          <w:rPr>
            <w:rFonts w:asciiTheme="majorBidi" w:eastAsia="Times New Roman" w:hAnsiTheme="majorBidi" w:cstheme="majorBidi"/>
            <w:color w:val="000000" w:themeColor="text1"/>
            <w:lang w:val="en-GB"/>
          </w:rPr>
          <w:delText xml:space="preserve">is much less difficult </w:delText>
        </w:r>
      </w:del>
      <w:r w:rsidRPr="00F31509">
        <w:rPr>
          <w:rFonts w:asciiTheme="majorBidi" w:eastAsia="Times New Roman" w:hAnsiTheme="majorBidi" w:cstheme="majorBidi"/>
          <w:color w:val="000000" w:themeColor="text1"/>
          <w:lang w:val="en-GB"/>
        </w:rPr>
        <w:t>for agricultural production, imports and exports</w:t>
      </w:r>
      <w:ins w:id="2259" w:author="Jane Shaw" w:date="2015-10-19T12:38:00Z">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is much less difficult</w:t>
        </w:r>
      </w:ins>
      <w:r w:rsidRPr="00F31509">
        <w:rPr>
          <w:rFonts w:asciiTheme="majorBidi" w:eastAsia="Times New Roman" w:hAnsiTheme="majorBidi" w:cstheme="majorBidi"/>
          <w:color w:val="000000" w:themeColor="text1"/>
          <w:lang w:val="en-GB"/>
        </w:rPr>
        <w:t>, as systems for compilation of these variables are usually in place</w:t>
      </w:r>
      <w:del w:id="2260" w:author="Jane Shaw" w:date="2015-10-19T12:38:00Z">
        <w:r w:rsidRPr="00F31509" w:rsidDel="007A66F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2261" w:author="Jane Shaw" w:date="2015-10-19T12:38:00Z">
        <w:r w:rsidRPr="00F31509" w:rsidDel="007A66F7">
          <w:rPr>
            <w:rFonts w:asciiTheme="majorBidi" w:eastAsia="Times New Roman" w:hAnsiTheme="majorBidi" w:cstheme="majorBidi"/>
            <w:color w:val="000000" w:themeColor="text1"/>
            <w:lang w:val="en-GB"/>
          </w:rPr>
          <w:delText xml:space="preserve">among other purposes </w:delText>
        </w:r>
      </w:del>
      <w:r w:rsidRPr="00F31509">
        <w:rPr>
          <w:rFonts w:asciiTheme="majorBidi" w:eastAsia="Times New Roman" w:hAnsiTheme="majorBidi" w:cstheme="majorBidi"/>
          <w:color w:val="000000" w:themeColor="text1"/>
          <w:lang w:val="en-GB"/>
        </w:rPr>
        <w:t xml:space="preserve">for the production of </w:t>
      </w:r>
      <w:del w:id="2262" w:author="Jane Shaw" w:date="2015-10-19T12:38:00Z">
        <w:r w:rsidRPr="00F31509" w:rsidDel="007A66F7">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national accounts</w:t>
      </w:r>
      <w:ins w:id="2263" w:author="Jane Shaw" w:date="2015-10-19T12:38:00Z">
        <w:r w:rsidR="007A66F7">
          <w:rPr>
            <w:rFonts w:asciiTheme="majorBidi" w:eastAsia="Times New Roman" w:hAnsiTheme="majorBidi" w:cstheme="majorBidi"/>
            <w:color w:val="000000" w:themeColor="text1"/>
            <w:lang w:val="en-GB"/>
          </w:rPr>
          <w:t>,</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among other purposes</w:t>
        </w:r>
      </w:ins>
      <w:r w:rsidRPr="00F31509">
        <w:rPr>
          <w:rFonts w:asciiTheme="majorBidi" w:eastAsia="Times New Roman" w:hAnsiTheme="majorBidi" w:cstheme="majorBidi"/>
          <w:color w:val="000000" w:themeColor="text1"/>
          <w:lang w:val="en-GB"/>
        </w:rPr>
        <w:t xml:space="preserve">. This means that the supply part of the FBS can generally be compiled with data of higher quality than the utilization side. </w:t>
      </w:r>
      <w:del w:id="2264" w:author="Jane Shaw" w:date="2015-11-07T18:15:00Z">
        <w:r w:rsidRPr="00F31509" w:rsidDel="003024E6">
          <w:rPr>
            <w:rFonts w:asciiTheme="majorBidi" w:eastAsia="Times New Roman" w:hAnsiTheme="majorBidi" w:cstheme="majorBidi"/>
            <w:color w:val="000000" w:themeColor="text1"/>
            <w:lang w:val="en-GB"/>
          </w:rPr>
          <w:delText xml:space="preserve">The availability of </w:delText>
        </w:r>
      </w:del>
      <w:r w:rsidR="003024E6" w:rsidRPr="00F31509">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from official sources </w:t>
      </w:r>
      <w:del w:id="2265" w:author="Jane Shaw" w:date="2015-11-07T18:16:00Z">
        <w:r w:rsidRPr="00F31509" w:rsidDel="003024E6">
          <w:rPr>
            <w:rFonts w:asciiTheme="majorBidi" w:eastAsia="Times New Roman" w:hAnsiTheme="majorBidi" w:cstheme="majorBidi"/>
            <w:color w:val="000000" w:themeColor="text1"/>
            <w:lang w:val="en-GB"/>
          </w:rPr>
          <w:delText xml:space="preserve">is </w:delText>
        </w:r>
      </w:del>
      <w:ins w:id="2266" w:author="Jane Shaw" w:date="2015-11-07T18:16:00Z">
        <w:r w:rsidR="003024E6">
          <w:rPr>
            <w:rFonts w:asciiTheme="majorBidi" w:eastAsia="Times New Roman" w:hAnsiTheme="majorBidi" w:cstheme="majorBidi"/>
            <w:color w:val="000000" w:themeColor="text1"/>
            <w:lang w:val="en-GB"/>
          </w:rPr>
          <w:t xml:space="preserve">are </w:t>
        </w:r>
      </w:ins>
      <w:r w:rsidRPr="00F31509">
        <w:rPr>
          <w:rFonts w:asciiTheme="majorBidi" w:eastAsia="Times New Roman" w:hAnsiTheme="majorBidi" w:cstheme="majorBidi"/>
          <w:color w:val="000000" w:themeColor="text1"/>
          <w:lang w:val="en-GB"/>
        </w:rPr>
        <w:t xml:space="preserve">particularly </w:t>
      </w:r>
      <w:del w:id="2267" w:author="Jane Shaw" w:date="2015-11-07T18:16:00Z">
        <w:r w:rsidRPr="00F31509" w:rsidDel="003024E6">
          <w:rPr>
            <w:rFonts w:asciiTheme="majorBidi" w:eastAsia="Times New Roman" w:hAnsiTheme="majorBidi" w:cstheme="majorBidi"/>
            <w:color w:val="000000" w:themeColor="text1"/>
            <w:lang w:val="en-GB"/>
          </w:rPr>
          <w:delText xml:space="preserve">low </w:delText>
        </w:r>
      </w:del>
      <w:ins w:id="2268" w:author="Jane Shaw" w:date="2015-11-07T18:16:00Z">
        <w:r w:rsidR="003024E6">
          <w:rPr>
            <w:rFonts w:asciiTheme="majorBidi" w:eastAsia="Times New Roman" w:hAnsiTheme="majorBidi" w:cstheme="majorBidi"/>
            <w:color w:val="000000" w:themeColor="text1"/>
            <w:lang w:val="en-GB"/>
          </w:rPr>
          <w:t xml:space="preserve">scarce </w:t>
        </w:r>
      </w:ins>
      <w:r w:rsidRPr="00F31509">
        <w:rPr>
          <w:rFonts w:asciiTheme="majorBidi" w:eastAsia="Times New Roman" w:hAnsiTheme="majorBidi" w:cstheme="majorBidi"/>
          <w:color w:val="000000" w:themeColor="text1"/>
          <w:lang w:val="en-GB"/>
        </w:rPr>
        <w:t xml:space="preserve">in Asia and Oceania </w:t>
      </w:r>
      <w:del w:id="2269" w:author="Jane Shaw" w:date="2015-10-19T12:38:00Z">
        <w:r w:rsidRPr="00F31509" w:rsidDel="007A66F7">
          <w:rPr>
            <w:rFonts w:asciiTheme="majorBidi" w:eastAsia="Times New Roman" w:hAnsiTheme="majorBidi" w:cstheme="majorBidi"/>
            <w:color w:val="000000" w:themeColor="text1"/>
            <w:lang w:val="en-GB"/>
          </w:rPr>
          <w:delText xml:space="preserve">as well as </w:delText>
        </w:r>
      </w:del>
      <w:ins w:id="2270" w:author="Jane Shaw" w:date="2015-10-19T12:38:00Z">
        <w:r w:rsidR="007A66F7">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in Africa.</w:t>
      </w:r>
    </w:p>
    <w:p w14:paraId="53786633" w14:textId="346E160E" w:rsidR="004F65E4" w:rsidRPr="00F31509" w:rsidRDefault="004F65E4" w:rsidP="004F65E4">
      <w:pPr>
        <w:pStyle w:val="Didascalia"/>
        <w:keepNext/>
        <w:rPr>
          <w:rFonts w:asciiTheme="majorBidi" w:hAnsiTheme="majorBidi" w:cstheme="majorBidi"/>
          <w:b/>
          <w:bCs/>
          <w:sz w:val="22"/>
          <w:szCs w:val="22"/>
          <w:lang w:val="en-GB"/>
        </w:rPr>
      </w:pPr>
      <w:bookmarkStart w:id="2271" w:name="_Ref427743211"/>
      <w:bookmarkStart w:id="2272" w:name="_Toc428423541"/>
      <w:r w:rsidRPr="00F31509">
        <w:rPr>
          <w:rFonts w:asciiTheme="majorBidi" w:eastAsia="Times New Roman" w:hAnsiTheme="majorBidi" w:cstheme="majorBidi"/>
          <w:sz w:val="22"/>
          <w:szCs w:val="22"/>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3D789C" w:rsidRPr="00F31509">
        <w:rPr>
          <w:rFonts w:asciiTheme="majorBidi" w:hAnsiTheme="majorBidi" w:cstheme="majorBidi"/>
          <w:b/>
          <w:bCs/>
          <w:sz w:val="22"/>
          <w:szCs w:val="22"/>
          <w:lang w:val="en-GB"/>
        </w:rPr>
        <w:fldChar w:fldCharType="separate"/>
      </w:r>
      <w:r w:rsidR="00311179">
        <w:rPr>
          <w:rFonts w:asciiTheme="majorBidi" w:hAnsiTheme="majorBidi" w:cstheme="majorBidi"/>
          <w:noProof/>
          <w:sz w:val="22"/>
          <w:szCs w:val="22"/>
          <w:lang w:val="en-GB"/>
        </w:rPr>
        <w:t>2</w:t>
      </w:r>
      <w:r w:rsidR="003D789C" w:rsidRPr="00F31509">
        <w:rPr>
          <w:rFonts w:asciiTheme="majorBidi" w:hAnsiTheme="majorBidi" w:cstheme="majorBidi"/>
          <w:lang w:val="en-GB"/>
        </w:rPr>
        <w:fldChar w:fldCharType="end"/>
      </w:r>
      <w:bookmarkEnd w:id="2271"/>
      <w:r w:rsidRPr="00F31509">
        <w:rPr>
          <w:rFonts w:asciiTheme="majorBidi" w:eastAsia="Times New Roman" w:hAnsiTheme="majorBidi" w:cstheme="majorBidi"/>
          <w:sz w:val="22"/>
          <w:szCs w:val="22"/>
          <w:lang w:val="en-GB"/>
        </w:rPr>
        <w:t>: Proportion</w:t>
      </w:r>
      <w:ins w:id="2273" w:author="Jane Shaw" w:date="2015-10-28T13:24:00Z">
        <w:r w:rsidR="00C94BC7">
          <w:rPr>
            <w:rFonts w:asciiTheme="majorBidi" w:eastAsia="Times New Roman" w:hAnsiTheme="majorBidi" w:cstheme="majorBidi"/>
            <w:sz w:val="22"/>
            <w:szCs w:val="22"/>
            <w:lang w:val="en-GB"/>
          </w:rPr>
          <w:t>s</w:t>
        </w:r>
      </w:ins>
      <w:r w:rsidRPr="00F31509">
        <w:rPr>
          <w:rFonts w:asciiTheme="majorBidi" w:eastAsia="Times New Roman" w:hAnsiTheme="majorBidi" w:cstheme="majorBidi"/>
          <w:sz w:val="22"/>
          <w:szCs w:val="22"/>
          <w:lang w:val="en-GB"/>
        </w:rPr>
        <w:t xml:space="preserve"> of data for FBS compilation collected from official sources, 2011</w:t>
      </w:r>
      <w:ins w:id="2274" w:author="Jane Shaw" w:date="2015-10-19T12:39:00Z">
        <w:r w:rsidR="007A66F7">
          <w:rPr>
            <w:rFonts w:asciiTheme="majorBidi" w:eastAsia="Times New Roman" w:hAnsiTheme="majorBidi" w:cstheme="majorBidi"/>
            <w:sz w:val="22"/>
            <w:szCs w:val="22"/>
            <w:lang w:val="en-GB"/>
          </w:rPr>
          <w:t>–</w:t>
        </w:r>
      </w:ins>
      <w:del w:id="2275" w:author="Jane Shaw" w:date="2015-10-19T12:39:00Z">
        <w:r w:rsidRPr="00F31509" w:rsidDel="007A66F7">
          <w:rPr>
            <w:rFonts w:asciiTheme="majorBidi" w:eastAsia="Times New Roman" w:hAnsiTheme="majorBidi" w:cstheme="majorBidi"/>
            <w:sz w:val="22"/>
            <w:szCs w:val="22"/>
            <w:lang w:val="en-GB"/>
          </w:rPr>
          <w:delText>-</w:delText>
        </w:r>
      </w:del>
      <w:r w:rsidRPr="00F31509">
        <w:rPr>
          <w:rFonts w:asciiTheme="majorBidi" w:eastAsia="Times New Roman" w:hAnsiTheme="majorBidi" w:cstheme="majorBidi"/>
          <w:sz w:val="22"/>
          <w:szCs w:val="22"/>
          <w:lang w:val="en-GB"/>
        </w:rPr>
        <w:t>2013</w:t>
      </w:r>
      <w:del w:id="2276" w:author="Jane Shaw" w:date="2015-10-19T12:39:00Z">
        <w:r w:rsidRPr="00F31509" w:rsidDel="007A66F7">
          <w:rPr>
            <w:rFonts w:asciiTheme="majorBidi" w:eastAsia="Times New Roman" w:hAnsiTheme="majorBidi" w:cstheme="majorBidi"/>
            <w:sz w:val="22"/>
            <w:szCs w:val="22"/>
            <w:lang w:val="en-GB"/>
          </w:rPr>
          <w:delText>,</w:delText>
        </w:r>
      </w:del>
      <w:r w:rsidRPr="00F31509">
        <w:rPr>
          <w:rFonts w:asciiTheme="majorBidi" w:eastAsia="Times New Roman" w:hAnsiTheme="majorBidi" w:cstheme="majorBidi"/>
          <w:sz w:val="22"/>
          <w:szCs w:val="22"/>
          <w:lang w:val="en-GB"/>
        </w:rPr>
        <w:t xml:space="preserve"> </w:t>
      </w:r>
      <w:ins w:id="2277" w:author="Jane Shaw" w:date="2015-10-19T12:39:00Z">
        <w:r w:rsidR="007A66F7">
          <w:rPr>
            <w:rFonts w:asciiTheme="majorBidi" w:eastAsia="Times New Roman" w:hAnsiTheme="majorBidi" w:cstheme="majorBidi"/>
            <w:sz w:val="22"/>
            <w:szCs w:val="22"/>
            <w:lang w:val="en-GB"/>
          </w:rPr>
          <w:t>(</w:t>
        </w:r>
      </w:ins>
      <w:del w:id="2278" w:author="Jane Shaw" w:date="2015-10-19T12:39:00Z">
        <w:r w:rsidRPr="00F31509" w:rsidDel="007A66F7">
          <w:rPr>
            <w:rFonts w:asciiTheme="majorBidi" w:eastAsia="Times New Roman" w:hAnsiTheme="majorBidi" w:cstheme="majorBidi"/>
            <w:sz w:val="22"/>
            <w:szCs w:val="22"/>
            <w:lang w:val="en-GB"/>
          </w:rPr>
          <w:delText xml:space="preserve">in </w:delText>
        </w:r>
      </w:del>
      <w:r w:rsidRPr="00F31509">
        <w:rPr>
          <w:rFonts w:asciiTheme="majorBidi" w:eastAsia="Times New Roman" w:hAnsiTheme="majorBidi" w:cstheme="majorBidi"/>
          <w:sz w:val="22"/>
          <w:szCs w:val="22"/>
          <w:lang w:val="en-GB"/>
        </w:rPr>
        <w:t>percent</w:t>
      </w:r>
      <w:bookmarkEnd w:id="2272"/>
      <w:ins w:id="2279" w:author="Jane Shaw" w:date="2015-10-19T12:39:00Z">
        <w:r w:rsidR="007A66F7">
          <w:rPr>
            <w:rFonts w:asciiTheme="majorBidi" w:eastAsia="Times New Roman" w:hAnsiTheme="majorBidi" w:cstheme="majorBidi"/>
            <w:sz w:val="22"/>
            <w:szCs w:val="22"/>
            <w:lang w:val="en-GB"/>
          </w:rPr>
          <w:t>ages)</w:t>
        </w:r>
      </w:ins>
    </w:p>
    <w:tbl>
      <w:tblPr>
        <w:tblStyle w:val="Tabellaclassica1"/>
        <w:tblW w:w="5000" w:type="pct"/>
        <w:tblLook w:val="04A0" w:firstRow="1" w:lastRow="0" w:firstColumn="1" w:lastColumn="0" w:noHBand="0" w:noVBand="1"/>
      </w:tblPr>
      <w:tblGrid>
        <w:gridCol w:w="2725"/>
        <w:gridCol w:w="1036"/>
        <w:gridCol w:w="789"/>
        <w:gridCol w:w="1458"/>
        <w:gridCol w:w="789"/>
        <w:gridCol w:w="581"/>
        <w:gridCol w:w="562"/>
        <w:gridCol w:w="700"/>
        <w:gridCol w:w="602"/>
      </w:tblGrid>
      <w:tr w:rsidR="004F65E4" w:rsidRPr="00F31509" w14:paraId="11D81FD6" w14:textId="77777777" w:rsidTr="00523A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4CF591C3"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14:paraId="03E5BA83"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80"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81" w:author="Jane Shaw" w:date="2015-10-19T12:39:00Z">
                  <w:rPr>
                    <w:rFonts w:asciiTheme="majorBidi" w:eastAsia="Times New Roman" w:hAnsiTheme="majorBidi" w:cstheme="majorBidi"/>
                    <w:color w:val="000000"/>
                    <w:sz w:val="20"/>
                    <w:szCs w:val="20"/>
                    <w:lang w:val="en-GB"/>
                  </w:rPr>
                </w:rPrChange>
              </w:rPr>
              <w:t>Production</w:t>
            </w:r>
          </w:p>
        </w:tc>
        <w:tc>
          <w:tcPr>
            <w:tcW w:w="485" w:type="pct"/>
            <w:noWrap/>
            <w:hideMark/>
          </w:tcPr>
          <w:p w14:paraId="1F30F0CF"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82"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83" w:author="Jane Shaw" w:date="2015-10-19T12:39:00Z">
                  <w:rPr>
                    <w:rFonts w:asciiTheme="majorBidi" w:eastAsia="Times New Roman" w:hAnsiTheme="majorBidi" w:cstheme="majorBidi"/>
                    <w:color w:val="000000"/>
                    <w:sz w:val="20"/>
                    <w:szCs w:val="20"/>
                    <w:lang w:val="en-GB"/>
                  </w:rPr>
                </w:rPrChange>
              </w:rPr>
              <w:t>Imports</w:t>
            </w:r>
          </w:p>
        </w:tc>
        <w:tc>
          <w:tcPr>
            <w:tcW w:w="485" w:type="pct"/>
            <w:noWrap/>
            <w:hideMark/>
          </w:tcPr>
          <w:p w14:paraId="3392F809"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84"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85" w:author="Jane Shaw" w:date="2015-10-19T12:39:00Z">
                  <w:rPr>
                    <w:rFonts w:asciiTheme="majorBidi" w:eastAsia="Times New Roman" w:hAnsiTheme="majorBidi" w:cstheme="majorBidi"/>
                    <w:color w:val="000000"/>
                    <w:sz w:val="20"/>
                    <w:szCs w:val="20"/>
                    <w:lang w:val="en-GB"/>
                  </w:rPr>
                </w:rPrChange>
              </w:rPr>
              <w:t>Stock</w:t>
            </w:r>
          </w:p>
          <w:p w14:paraId="28424C02" w14:textId="77777777" w:rsidR="004F65E4" w:rsidRPr="00AE2874" w:rsidRDefault="004F65E4">
            <w:pPr>
              <w:keepNext/>
              <w:spacing w:after="0" w:line="24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bCs/>
                <w:i w:val="0"/>
                <w:iCs w:val="0"/>
                <w:color w:val="000000"/>
                <w:sz w:val="20"/>
                <w:szCs w:val="20"/>
                <w:lang w:val="en-GB"/>
              </w:rPr>
              <w:pPrChange w:id="2286" w:author="Jane Shaw" w:date="2015-10-19T12:39:00Z">
                <w:pPr>
                  <w:keepNext/>
                  <w:keepLines/>
                  <w:numPr>
                    <w:ilvl w:val="3"/>
                    <w:numId w:val="4"/>
                  </w:numPr>
                  <w:tabs>
                    <w:tab w:val="num" w:pos="0"/>
                  </w:tabs>
                  <w:spacing w:before="200" w:after="0" w:line="240" w:lineRule="auto"/>
                  <w:ind w:left="864" w:hanging="864"/>
                  <w:jc w:val="center"/>
                  <w:outlineLvl w:val="8"/>
                  <w:cnfStyle w:val="100000000000" w:firstRow="1" w:lastRow="0" w:firstColumn="0" w:lastColumn="0" w:oddVBand="0" w:evenVBand="0" w:oddHBand="0" w:evenHBand="0" w:firstRowFirstColumn="0" w:firstRowLastColumn="0" w:lastRowFirstColumn="0" w:lastRowLastColumn="0"/>
                </w:pPr>
              </w:pPrChange>
            </w:pPr>
            <w:r w:rsidRPr="007A66F7">
              <w:rPr>
                <w:rFonts w:asciiTheme="majorBidi" w:eastAsia="Times New Roman" w:hAnsiTheme="majorBidi" w:cstheme="majorBidi"/>
                <w:b/>
                <w:color w:val="000000"/>
                <w:sz w:val="20"/>
                <w:szCs w:val="20"/>
                <w:lang w:val="en-GB"/>
                <w:rPrChange w:id="2287" w:author="Jane Shaw" w:date="2015-10-19T12:39:00Z">
                  <w:rPr>
                    <w:rFonts w:asciiTheme="majorBidi" w:eastAsia="Times New Roman" w:hAnsiTheme="majorBidi" w:cstheme="majorBidi"/>
                    <w:color w:val="000000"/>
                    <w:sz w:val="20"/>
                    <w:szCs w:val="20"/>
                    <w:lang w:val="en-GB"/>
                  </w:rPr>
                </w:rPrChange>
              </w:rPr>
              <w:t>changes</w:t>
            </w:r>
          </w:p>
        </w:tc>
        <w:tc>
          <w:tcPr>
            <w:tcW w:w="485" w:type="pct"/>
            <w:noWrap/>
            <w:hideMark/>
          </w:tcPr>
          <w:p w14:paraId="126AC14B"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88"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89" w:author="Jane Shaw" w:date="2015-10-19T12:39:00Z">
                  <w:rPr>
                    <w:rFonts w:asciiTheme="majorBidi" w:eastAsia="Times New Roman" w:hAnsiTheme="majorBidi" w:cstheme="majorBidi"/>
                    <w:color w:val="000000"/>
                    <w:sz w:val="20"/>
                    <w:szCs w:val="20"/>
                    <w:lang w:val="en-GB"/>
                  </w:rPr>
                </w:rPrChange>
              </w:rPr>
              <w:t>Exports</w:t>
            </w:r>
          </w:p>
        </w:tc>
        <w:tc>
          <w:tcPr>
            <w:tcW w:w="485" w:type="pct"/>
            <w:noWrap/>
            <w:hideMark/>
          </w:tcPr>
          <w:p w14:paraId="2486288C"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90"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91" w:author="Jane Shaw" w:date="2015-10-19T12:39:00Z">
                  <w:rPr>
                    <w:rFonts w:asciiTheme="majorBidi" w:eastAsia="Times New Roman" w:hAnsiTheme="majorBidi" w:cstheme="majorBidi"/>
                    <w:color w:val="000000"/>
                    <w:sz w:val="20"/>
                    <w:szCs w:val="20"/>
                    <w:lang w:val="en-GB"/>
                  </w:rPr>
                </w:rPrChange>
              </w:rPr>
              <w:t>Feed</w:t>
            </w:r>
          </w:p>
        </w:tc>
        <w:tc>
          <w:tcPr>
            <w:tcW w:w="485" w:type="pct"/>
            <w:noWrap/>
            <w:hideMark/>
          </w:tcPr>
          <w:p w14:paraId="49CE5594"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92"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93" w:author="Jane Shaw" w:date="2015-10-19T12:39:00Z">
                  <w:rPr>
                    <w:rFonts w:asciiTheme="majorBidi" w:eastAsia="Times New Roman" w:hAnsiTheme="majorBidi" w:cstheme="majorBidi"/>
                    <w:color w:val="000000"/>
                    <w:sz w:val="20"/>
                    <w:szCs w:val="20"/>
                    <w:lang w:val="en-GB"/>
                  </w:rPr>
                </w:rPrChange>
              </w:rPr>
              <w:t>Seed</w:t>
            </w:r>
          </w:p>
        </w:tc>
        <w:tc>
          <w:tcPr>
            <w:tcW w:w="485" w:type="pct"/>
            <w:noWrap/>
            <w:hideMark/>
          </w:tcPr>
          <w:p w14:paraId="0BB5FCFD"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94"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95" w:author="Jane Shaw" w:date="2015-10-19T12:39:00Z">
                  <w:rPr>
                    <w:rFonts w:asciiTheme="majorBidi" w:eastAsia="Times New Roman" w:hAnsiTheme="majorBidi" w:cstheme="majorBidi"/>
                    <w:color w:val="000000"/>
                    <w:sz w:val="20"/>
                    <w:szCs w:val="20"/>
                    <w:lang w:val="en-GB"/>
                  </w:rPr>
                </w:rPrChange>
              </w:rPr>
              <w:t>Losses</w:t>
            </w:r>
          </w:p>
        </w:tc>
        <w:tc>
          <w:tcPr>
            <w:tcW w:w="485" w:type="pct"/>
            <w:noWrap/>
            <w:hideMark/>
          </w:tcPr>
          <w:p w14:paraId="5FB730CD" w14:textId="77777777" w:rsidR="004F65E4" w:rsidRPr="007A66F7" w:rsidRDefault="004F65E4" w:rsidP="004F65E4">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i w:val="0"/>
                <w:color w:val="000000"/>
                <w:sz w:val="20"/>
                <w:szCs w:val="20"/>
                <w:lang w:val="en-GB"/>
                <w:rPrChange w:id="2296" w:author="Jane Shaw" w:date="2015-10-19T12:39:00Z">
                  <w:rPr>
                    <w:rFonts w:asciiTheme="majorBidi" w:eastAsia="Times New Roman" w:hAnsiTheme="majorBidi" w:cstheme="majorBidi"/>
                    <w:i w:val="0"/>
                    <w:iCs w:val="0"/>
                    <w:color w:val="000000"/>
                    <w:sz w:val="20"/>
                    <w:szCs w:val="20"/>
                    <w:lang w:val="en-GB"/>
                  </w:rPr>
                </w:rPrChange>
              </w:rPr>
            </w:pPr>
            <w:r w:rsidRPr="007A66F7">
              <w:rPr>
                <w:rFonts w:asciiTheme="majorBidi" w:eastAsia="Times New Roman" w:hAnsiTheme="majorBidi" w:cstheme="majorBidi"/>
                <w:b/>
                <w:color w:val="000000"/>
                <w:sz w:val="20"/>
                <w:szCs w:val="20"/>
                <w:lang w:val="en-GB"/>
                <w:rPrChange w:id="2297" w:author="Jane Shaw" w:date="2015-10-19T12:39:00Z">
                  <w:rPr>
                    <w:rFonts w:asciiTheme="majorBidi" w:eastAsia="Times New Roman" w:hAnsiTheme="majorBidi" w:cstheme="majorBidi"/>
                    <w:color w:val="000000"/>
                    <w:sz w:val="20"/>
                    <w:szCs w:val="20"/>
                    <w:lang w:val="en-GB"/>
                  </w:rPr>
                </w:rPrChange>
              </w:rPr>
              <w:t>Food</w:t>
            </w:r>
          </w:p>
        </w:tc>
      </w:tr>
      <w:tr w:rsidR="004F65E4" w:rsidRPr="00F31509" w14:paraId="1CF809F1"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2B4A15C8"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14:paraId="5432669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14:paraId="2C97370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14:paraId="4027D965"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14:paraId="53CBD23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14:paraId="4D4BFEE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14:paraId="777F31A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14:paraId="65A1651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14:paraId="7BAFA91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14:paraId="69F4DF56"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2A229CE"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14:paraId="522ABA1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14:paraId="4C3136A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14:paraId="170A9703"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14:paraId="0C50089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14:paraId="75671D3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14:paraId="0FD7B67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14:paraId="617EFE9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14:paraId="5FF8E1A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04F4D4C7"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228DE20" w14:textId="58C59C9A"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Latin America </w:t>
            </w:r>
            <w:ins w:id="2298" w:author="Jane Shaw" w:date="2015-10-19T12:39:00Z">
              <w:r w:rsidR="007A66F7">
                <w:rPr>
                  <w:rFonts w:asciiTheme="majorBidi" w:eastAsia="Times New Roman" w:hAnsiTheme="majorBidi" w:cstheme="majorBidi"/>
                  <w:color w:val="000000"/>
                  <w:sz w:val="20"/>
                  <w:szCs w:val="20"/>
                  <w:lang w:val="en-GB"/>
                </w:rPr>
                <w:t>and the</w:t>
              </w:r>
            </w:ins>
            <w:del w:id="2299" w:author="Jane Shaw" w:date="2015-10-19T12:39:00Z">
              <w:r w:rsidRPr="00F31509" w:rsidDel="007A66F7">
                <w:rPr>
                  <w:rFonts w:asciiTheme="majorBidi" w:eastAsia="Times New Roman" w:hAnsiTheme="majorBidi" w:cstheme="majorBidi"/>
                  <w:color w:val="000000"/>
                  <w:sz w:val="20"/>
                  <w:szCs w:val="20"/>
                  <w:lang w:val="en-GB"/>
                </w:rPr>
                <w:delText>&amp;</w:delText>
              </w:r>
            </w:del>
            <w:r w:rsidRPr="00F31509">
              <w:rPr>
                <w:rFonts w:asciiTheme="majorBidi" w:eastAsia="Times New Roman" w:hAnsiTheme="majorBidi" w:cstheme="majorBidi"/>
                <w:color w:val="000000"/>
                <w:sz w:val="20"/>
                <w:szCs w:val="20"/>
                <w:lang w:val="en-GB"/>
              </w:rPr>
              <w:t xml:space="preserve"> Caribbean</w:t>
            </w:r>
          </w:p>
        </w:tc>
        <w:tc>
          <w:tcPr>
            <w:tcW w:w="503" w:type="pct"/>
            <w:noWrap/>
            <w:hideMark/>
          </w:tcPr>
          <w:p w14:paraId="24DE637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14:paraId="0299BC9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14:paraId="5EE4E53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14:paraId="0E3957B5"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14:paraId="48E6692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14:paraId="4A5C27E6"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14:paraId="4C7387A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14:paraId="07272CF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14:paraId="0F6FDD54"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3F938FFD" w14:textId="30159404"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Asia </w:t>
            </w:r>
            <w:ins w:id="2300" w:author="Jane Shaw" w:date="2015-10-19T12:39:00Z">
              <w:r w:rsidR="007A66F7">
                <w:rPr>
                  <w:rFonts w:asciiTheme="majorBidi" w:eastAsia="Times New Roman" w:hAnsiTheme="majorBidi" w:cstheme="majorBidi"/>
                  <w:color w:val="000000"/>
                  <w:sz w:val="20"/>
                  <w:szCs w:val="20"/>
                  <w:lang w:val="en-GB"/>
                </w:rPr>
                <w:t>and</w:t>
              </w:r>
            </w:ins>
            <w:del w:id="2301" w:author="Jane Shaw" w:date="2015-10-19T12:39:00Z">
              <w:r w:rsidRPr="00F31509" w:rsidDel="007A66F7">
                <w:rPr>
                  <w:rFonts w:asciiTheme="majorBidi" w:eastAsia="Times New Roman" w:hAnsiTheme="majorBidi" w:cstheme="majorBidi"/>
                  <w:color w:val="000000"/>
                  <w:sz w:val="20"/>
                  <w:szCs w:val="20"/>
                  <w:lang w:val="en-GB"/>
                </w:rPr>
                <w:delText>&amp;</w:delText>
              </w:r>
            </w:del>
            <w:r w:rsidRPr="00F31509">
              <w:rPr>
                <w:rFonts w:asciiTheme="majorBidi" w:eastAsia="Times New Roman" w:hAnsiTheme="majorBidi" w:cstheme="majorBidi"/>
                <w:color w:val="000000"/>
                <w:sz w:val="20"/>
                <w:szCs w:val="20"/>
                <w:lang w:val="en-GB"/>
              </w:rPr>
              <w:t xml:space="preserve"> Oceania</w:t>
            </w:r>
          </w:p>
        </w:tc>
        <w:tc>
          <w:tcPr>
            <w:tcW w:w="503" w:type="pct"/>
            <w:noWrap/>
            <w:hideMark/>
          </w:tcPr>
          <w:p w14:paraId="1B07B18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14:paraId="11317E7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14:paraId="32CDD547"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14:paraId="1D7BDF2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14:paraId="342CDD9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14:paraId="383ED94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14:paraId="5E23562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14:paraId="0CAE228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116EC696"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518AA725" w14:textId="77777777" w:rsidR="004F65E4" w:rsidRPr="007A66F7" w:rsidRDefault="004F65E4" w:rsidP="004F65E4">
            <w:pPr>
              <w:keepNext/>
              <w:spacing w:before="0" w:after="0" w:line="240" w:lineRule="auto"/>
              <w:rPr>
                <w:rFonts w:asciiTheme="majorBidi" w:eastAsia="Times New Roman" w:hAnsiTheme="majorBidi" w:cstheme="majorBidi"/>
                <w:b/>
                <w:iCs/>
                <w:color w:val="000000"/>
                <w:sz w:val="20"/>
                <w:szCs w:val="20"/>
                <w:lang w:val="en-GB"/>
                <w:rPrChange w:id="2302"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03" w:author="Jane Shaw" w:date="2015-10-19T12:39:00Z">
                  <w:rPr>
                    <w:rFonts w:asciiTheme="majorBidi" w:eastAsia="Times New Roman" w:hAnsiTheme="majorBidi" w:cstheme="majorBidi"/>
                    <w:i/>
                    <w:iCs/>
                    <w:color w:val="000000"/>
                    <w:sz w:val="20"/>
                    <w:szCs w:val="20"/>
                    <w:lang w:val="en-GB"/>
                  </w:rPr>
                </w:rPrChange>
              </w:rPr>
              <w:t>World</w:t>
            </w:r>
          </w:p>
        </w:tc>
        <w:tc>
          <w:tcPr>
            <w:tcW w:w="503" w:type="pct"/>
            <w:noWrap/>
            <w:hideMark/>
          </w:tcPr>
          <w:p w14:paraId="4F3B2928"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04"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05" w:author="Jane Shaw" w:date="2015-10-19T12:39:00Z">
                  <w:rPr>
                    <w:rFonts w:asciiTheme="majorBidi" w:eastAsia="Times New Roman" w:hAnsiTheme="majorBidi" w:cstheme="majorBidi"/>
                    <w:i/>
                    <w:iCs/>
                    <w:color w:val="000000"/>
                    <w:sz w:val="20"/>
                    <w:szCs w:val="20"/>
                    <w:lang w:val="en-GB"/>
                  </w:rPr>
                </w:rPrChange>
              </w:rPr>
              <w:t>39.0</w:t>
            </w:r>
          </w:p>
        </w:tc>
        <w:tc>
          <w:tcPr>
            <w:tcW w:w="485" w:type="pct"/>
            <w:noWrap/>
            <w:hideMark/>
          </w:tcPr>
          <w:p w14:paraId="2BA6C0E5"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06"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07" w:author="Jane Shaw" w:date="2015-10-19T12:39:00Z">
                  <w:rPr>
                    <w:rFonts w:asciiTheme="majorBidi" w:eastAsia="Times New Roman" w:hAnsiTheme="majorBidi" w:cstheme="majorBidi"/>
                    <w:i/>
                    <w:iCs/>
                    <w:color w:val="000000"/>
                    <w:sz w:val="20"/>
                    <w:szCs w:val="20"/>
                    <w:lang w:val="en-GB"/>
                  </w:rPr>
                </w:rPrChange>
              </w:rPr>
              <w:t>54.9</w:t>
            </w:r>
          </w:p>
        </w:tc>
        <w:tc>
          <w:tcPr>
            <w:tcW w:w="485" w:type="pct"/>
            <w:noWrap/>
            <w:hideMark/>
          </w:tcPr>
          <w:p w14:paraId="3742D11B"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08"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09" w:author="Jane Shaw" w:date="2015-10-19T12:39:00Z">
                  <w:rPr>
                    <w:rFonts w:asciiTheme="majorBidi" w:eastAsia="Times New Roman" w:hAnsiTheme="majorBidi" w:cstheme="majorBidi"/>
                    <w:i/>
                    <w:iCs/>
                    <w:color w:val="000000"/>
                    <w:sz w:val="20"/>
                    <w:szCs w:val="20"/>
                    <w:lang w:val="en-GB"/>
                  </w:rPr>
                </w:rPrChange>
              </w:rPr>
              <w:t>0.8</w:t>
            </w:r>
          </w:p>
        </w:tc>
        <w:tc>
          <w:tcPr>
            <w:tcW w:w="485" w:type="pct"/>
            <w:noWrap/>
            <w:hideMark/>
          </w:tcPr>
          <w:p w14:paraId="195CD054"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10"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11" w:author="Jane Shaw" w:date="2015-10-19T12:39:00Z">
                  <w:rPr>
                    <w:rFonts w:asciiTheme="majorBidi" w:eastAsia="Times New Roman" w:hAnsiTheme="majorBidi" w:cstheme="majorBidi"/>
                    <w:i/>
                    <w:iCs/>
                    <w:color w:val="000000"/>
                    <w:sz w:val="20"/>
                    <w:szCs w:val="20"/>
                    <w:lang w:val="en-GB"/>
                  </w:rPr>
                </w:rPrChange>
              </w:rPr>
              <w:t>51.5</w:t>
            </w:r>
          </w:p>
        </w:tc>
        <w:tc>
          <w:tcPr>
            <w:tcW w:w="485" w:type="pct"/>
            <w:noWrap/>
            <w:hideMark/>
          </w:tcPr>
          <w:p w14:paraId="18B0DFFD"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12"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13" w:author="Jane Shaw" w:date="2015-10-19T12:39:00Z">
                  <w:rPr>
                    <w:rFonts w:asciiTheme="majorBidi" w:eastAsia="Times New Roman" w:hAnsiTheme="majorBidi" w:cstheme="majorBidi"/>
                    <w:i/>
                    <w:iCs/>
                    <w:color w:val="000000"/>
                    <w:sz w:val="20"/>
                    <w:szCs w:val="20"/>
                    <w:lang w:val="en-GB"/>
                  </w:rPr>
                </w:rPrChange>
              </w:rPr>
              <w:t>3.3</w:t>
            </w:r>
          </w:p>
        </w:tc>
        <w:tc>
          <w:tcPr>
            <w:tcW w:w="485" w:type="pct"/>
            <w:noWrap/>
            <w:hideMark/>
          </w:tcPr>
          <w:p w14:paraId="548DAC99"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14"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15" w:author="Jane Shaw" w:date="2015-10-19T12:39:00Z">
                  <w:rPr>
                    <w:rFonts w:asciiTheme="majorBidi" w:eastAsia="Times New Roman" w:hAnsiTheme="majorBidi" w:cstheme="majorBidi"/>
                    <w:i/>
                    <w:iCs/>
                    <w:color w:val="000000"/>
                    <w:sz w:val="20"/>
                    <w:szCs w:val="20"/>
                    <w:lang w:val="en-GB"/>
                  </w:rPr>
                </w:rPrChange>
              </w:rPr>
              <w:t>5.9</w:t>
            </w:r>
          </w:p>
        </w:tc>
        <w:tc>
          <w:tcPr>
            <w:tcW w:w="485" w:type="pct"/>
            <w:noWrap/>
            <w:hideMark/>
          </w:tcPr>
          <w:p w14:paraId="5A23528E"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16"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17" w:author="Jane Shaw" w:date="2015-10-19T12:39:00Z">
                  <w:rPr>
                    <w:rFonts w:asciiTheme="majorBidi" w:eastAsia="Times New Roman" w:hAnsiTheme="majorBidi" w:cstheme="majorBidi"/>
                    <w:i/>
                    <w:iCs/>
                    <w:color w:val="000000"/>
                    <w:sz w:val="20"/>
                    <w:szCs w:val="20"/>
                    <w:lang w:val="en-GB"/>
                  </w:rPr>
                </w:rPrChange>
              </w:rPr>
              <w:t>0.8</w:t>
            </w:r>
          </w:p>
        </w:tc>
        <w:tc>
          <w:tcPr>
            <w:tcW w:w="485" w:type="pct"/>
            <w:noWrap/>
            <w:hideMark/>
          </w:tcPr>
          <w:p w14:paraId="1822FDC9" w14:textId="77777777" w:rsidR="004F65E4" w:rsidRPr="007A66F7" w:rsidRDefault="004F65E4" w:rsidP="004F65E4">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iCs/>
                <w:color w:val="000000"/>
                <w:sz w:val="20"/>
                <w:szCs w:val="20"/>
                <w:lang w:val="en-GB"/>
                <w:rPrChange w:id="2318" w:author="Jane Shaw" w:date="2015-10-19T12:39:00Z">
                  <w:rPr>
                    <w:rFonts w:asciiTheme="majorBidi" w:eastAsia="Times New Roman" w:hAnsiTheme="majorBidi" w:cstheme="majorBidi"/>
                    <w:i/>
                    <w:iCs/>
                    <w:color w:val="000000"/>
                    <w:sz w:val="20"/>
                    <w:szCs w:val="20"/>
                    <w:lang w:val="en-GB"/>
                  </w:rPr>
                </w:rPrChange>
              </w:rPr>
            </w:pPr>
            <w:r w:rsidRPr="007A66F7">
              <w:rPr>
                <w:rFonts w:asciiTheme="majorBidi" w:eastAsia="Times New Roman" w:hAnsiTheme="majorBidi" w:cstheme="majorBidi"/>
                <w:b/>
                <w:iCs/>
                <w:color w:val="000000"/>
                <w:sz w:val="20"/>
                <w:szCs w:val="20"/>
                <w:lang w:val="en-GB"/>
                <w:rPrChange w:id="2319" w:author="Jane Shaw" w:date="2015-10-19T12:39:00Z">
                  <w:rPr>
                    <w:rFonts w:asciiTheme="majorBidi" w:eastAsia="Times New Roman" w:hAnsiTheme="majorBidi" w:cstheme="majorBidi"/>
                    <w:i/>
                    <w:iCs/>
                    <w:color w:val="000000"/>
                    <w:sz w:val="20"/>
                    <w:szCs w:val="20"/>
                    <w:lang w:val="en-GB"/>
                  </w:rPr>
                </w:rPrChange>
              </w:rPr>
              <w:t>0.1</w:t>
            </w:r>
          </w:p>
        </w:tc>
      </w:tr>
    </w:tbl>
    <w:p w14:paraId="557524E9" w14:textId="77777777" w:rsidR="007A66F7" w:rsidRDefault="004F65E4" w:rsidP="004F65E4">
      <w:pPr>
        <w:rPr>
          <w:ins w:id="2320" w:author="Jane Shaw" w:date="2015-10-19T12:40:00Z"/>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 xml:space="preserve">Coverage: </w:t>
      </w:r>
      <w:r w:rsidR="007A66F7" w:rsidRPr="00F31509">
        <w:rPr>
          <w:rFonts w:asciiTheme="majorBidi" w:hAnsiTheme="majorBidi" w:cstheme="majorBidi"/>
          <w:color w:val="000000" w:themeColor="text1"/>
          <w:sz w:val="20"/>
          <w:szCs w:val="18"/>
          <w:lang w:val="en-GB"/>
        </w:rPr>
        <w:t xml:space="preserve">All </w:t>
      </w:r>
      <w:r w:rsidRPr="00F31509">
        <w:rPr>
          <w:rFonts w:asciiTheme="majorBidi" w:hAnsiTheme="majorBidi" w:cstheme="majorBidi"/>
          <w:color w:val="000000" w:themeColor="text1"/>
          <w:sz w:val="20"/>
          <w:szCs w:val="18"/>
          <w:lang w:val="en-GB"/>
        </w:rPr>
        <w:t xml:space="preserve">data cells for primary products, excluding fishery, with valid non-zero values. </w:t>
      </w:r>
    </w:p>
    <w:p w14:paraId="61C535AB" w14:textId="0A15F363" w:rsidR="004F65E4" w:rsidRPr="00F31509" w:rsidRDefault="004F65E4" w:rsidP="004F65E4">
      <w:pPr>
        <w:rPr>
          <w:rFonts w:asciiTheme="majorBidi" w:hAnsiTheme="majorBidi" w:cstheme="majorBidi"/>
          <w:color w:val="000000" w:themeColor="text1"/>
          <w:sz w:val="20"/>
          <w:szCs w:val="18"/>
          <w:lang w:val="en-GB"/>
        </w:rPr>
      </w:pPr>
      <w:r w:rsidRPr="007A66F7">
        <w:rPr>
          <w:rFonts w:asciiTheme="majorBidi" w:hAnsiTheme="majorBidi" w:cstheme="majorBidi"/>
          <w:i/>
          <w:color w:val="000000" w:themeColor="text1"/>
          <w:sz w:val="20"/>
          <w:szCs w:val="18"/>
          <w:lang w:val="en-GB"/>
          <w:rPrChange w:id="2321" w:author="Jane Shaw" w:date="2015-10-19T12:40:00Z">
            <w:rPr>
              <w:rFonts w:asciiTheme="majorBidi" w:hAnsiTheme="majorBidi" w:cstheme="majorBidi"/>
              <w:color w:val="000000" w:themeColor="text1"/>
              <w:sz w:val="20"/>
              <w:szCs w:val="18"/>
              <w:lang w:val="en-GB"/>
            </w:rPr>
          </w:rPrChange>
        </w:rPr>
        <w:t xml:space="preserve">Source: </w:t>
      </w:r>
      <w:r w:rsidRPr="00F31509">
        <w:rPr>
          <w:rFonts w:asciiTheme="majorBidi" w:hAnsiTheme="majorBidi" w:cstheme="majorBidi"/>
          <w:color w:val="000000" w:themeColor="text1"/>
          <w:sz w:val="20"/>
          <w:szCs w:val="18"/>
          <w:lang w:val="en-GB"/>
        </w:rPr>
        <w:t>FAOSTAT internal working system, extracted on 14 August 2015.</w:t>
      </w:r>
    </w:p>
    <w:p w14:paraId="65A8BE68" w14:textId="77F3CED0" w:rsidR="004F65E4" w:rsidRPr="00F31509" w:rsidRDefault="00267710" w:rsidP="00C4334D">
      <w:pPr>
        <w:pStyle w:val="Titolo2"/>
      </w:pPr>
      <w:bookmarkStart w:id="2322" w:name="_Toc428383824"/>
      <w:bookmarkStart w:id="2323" w:name="_Toc428436046"/>
      <w:bookmarkStart w:id="2324" w:name="_Toc428436347"/>
      <w:bookmarkStart w:id="2325" w:name="_Toc308029349"/>
      <w:bookmarkStart w:id="2326" w:name="_Toc308029540"/>
      <w:ins w:id="2327" w:author="Jane Shaw" w:date="2015-10-19T12:40:00Z">
        <w:r>
          <w:t xml:space="preserve">1.3 </w:t>
        </w:r>
      </w:ins>
      <w:r w:rsidR="004F65E4" w:rsidRPr="00F31509">
        <w:t>Data collection for FBS compilation</w:t>
      </w:r>
      <w:bookmarkEnd w:id="2322"/>
      <w:bookmarkEnd w:id="2323"/>
      <w:bookmarkEnd w:id="2324"/>
      <w:bookmarkEnd w:id="2325"/>
      <w:bookmarkEnd w:id="2326"/>
    </w:p>
    <w:p w14:paraId="159D7B18" w14:textId="05033D9F"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w:t>
      </w:r>
      <w:del w:id="2328" w:author="Jane Shaw" w:date="2015-11-07T18:16:00Z">
        <w:r w:rsidRPr="00F31509" w:rsidDel="003024E6">
          <w:rPr>
            <w:rFonts w:asciiTheme="majorBidi" w:eastAsia="Times New Roman" w:hAnsiTheme="majorBidi" w:cstheme="majorBidi"/>
            <w:color w:val="000000" w:themeColor="text1"/>
            <w:lang w:val="en-GB"/>
          </w:rPr>
          <w:delText xml:space="preserve">should </w:delText>
        </w:r>
      </w:del>
      <w:ins w:id="2329" w:author="Jane Shaw" w:date="2015-11-07T18:16:00Z">
        <w:r w:rsidR="003024E6">
          <w:rPr>
            <w:rFonts w:asciiTheme="majorBidi" w:eastAsia="Times New Roman" w:hAnsiTheme="majorBidi" w:cstheme="majorBidi"/>
            <w:color w:val="000000" w:themeColor="text1"/>
            <w:lang w:val="en-GB"/>
          </w:rPr>
          <w:t xml:space="preserve">is to </w:t>
        </w:r>
      </w:ins>
      <w:del w:id="2330" w:author="Jane Shaw" w:date="2015-11-07T18:16:00Z">
        <w:r w:rsidR="006676C4" w:rsidRPr="00F31509" w:rsidDel="003024E6">
          <w:rPr>
            <w:rFonts w:asciiTheme="majorBidi" w:eastAsia="Times New Roman" w:hAnsiTheme="majorBidi" w:cstheme="majorBidi"/>
            <w:color w:val="000000" w:themeColor="text1"/>
            <w:lang w:val="en-GB"/>
          </w:rPr>
          <w:delText xml:space="preserve">be </w:delText>
        </w:r>
      </w:del>
      <w:del w:id="2331" w:author="Jane Shaw" w:date="2015-10-19T12:40:00Z">
        <w:r w:rsidR="006676C4" w:rsidRPr="00F31509" w:rsidDel="00267710">
          <w:rPr>
            <w:rFonts w:asciiTheme="majorBidi" w:eastAsia="Times New Roman" w:hAnsiTheme="majorBidi" w:cstheme="majorBidi"/>
            <w:color w:val="000000" w:themeColor="text1"/>
            <w:lang w:val="en-GB"/>
          </w:rPr>
          <w:delText xml:space="preserve">devoted to </w:delText>
        </w:r>
      </w:del>
      <w:r w:rsidRPr="00F31509">
        <w:rPr>
          <w:rFonts w:asciiTheme="majorBidi" w:eastAsia="Times New Roman" w:hAnsiTheme="majorBidi" w:cstheme="majorBidi"/>
          <w:color w:val="000000" w:themeColor="text1"/>
          <w:lang w:val="en-GB"/>
        </w:rPr>
        <w:t>tak</w:t>
      </w:r>
      <w:ins w:id="2332" w:author="Jane Shaw" w:date="2015-11-07T18:16:00Z">
        <w:r w:rsidR="003024E6">
          <w:rPr>
            <w:rFonts w:asciiTheme="majorBidi" w:eastAsia="Times New Roman" w:hAnsiTheme="majorBidi" w:cstheme="majorBidi"/>
            <w:color w:val="000000" w:themeColor="text1"/>
            <w:lang w:val="en-GB"/>
          </w:rPr>
          <w:t>e</w:t>
        </w:r>
      </w:ins>
      <w:del w:id="2333" w:author="Jane Shaw" w:date="2015-11-07T18:16:00Z">
        <w:r w:rsidR="006676C4" w:rsidRPr="00F31509" w:rsidDel="003024E6">
          <w:rPr>
            <w:rFonts w:asciiTheme="majorBidi" w:eastAsia="Times New Roman" w:hAnsiTheme="majorBidi" w:cstheme="majorBidi"/>
            <w:color w:val="000000" w:themeColor="text1"/>
            <w:lang w:val="en-GB"/>
          </w:rPr>
          <w:delText>ing</w:delText>
        </w:r>
      </w:del>
      <w:r w:rsidRPr="00F31509">
        <w:rPr>
          <w:rFonts w:asciiTheme="majorBidi" w:eastAsia="Times New Roman" w:hAnsiTheme="majorBidi" w:cstheme="majorBidi"/>
          <w:color w:val="000000" w:themeColor="text1"/>
          <w:lang w:val="en-GB"/>
        </w:rPr>
        <w:t xml:space="preserve"> stock and review</w:t>
      </w:r>
      <w:del w:id="2334" w:author="Jane Shaw" w:date="2015-11-07T18:16:00Z">
        <w:r w:rsidR="006676C4" w:rsidRPr="00F31509" w:rsidDel="003024E6">
          <w:rPr>
            <w:rFonts w:asciiTheme="majorBidi" w:eastAsia="Times New Roman" w:hAnsiTheme="majorBidi" w:cstheme="majorBidi"/>
            <w:color w:val="000000" w:themeColor="text1"/>
            <w:lang w:val="en-GB"/>
          </w:rPr>
          <w:delText>ing</w:delText>
        </w:r>
      </w:del>
      <w:r w:rsidRPr="00F31509">
        <w:rPr>
          <w:rFonts w:asciiTheme="majorBidi" w:eastAsia="Times New Roman" w:hAnsiTheme="majorBidi" w:cstheme="majorBidi"/>
          <w:color w:val="000000" w:themeColor="text1"/>
          <w:lang w:val="en-GB"/>
        </w:rPr>
        <w:t xml:space="preserve"> the quality of possible data sources. Based on th</w:t>
      </w:r>
      <w:ins w:id="2335" w:author="Jane Shaw" w:date="2015-10-19T12:40:00Z">
        <w:r w:rsidR="00267710">
          <w:rPr>
            <w:rFonts w:asciiTheme="majorBidi" w:eastAsia="Times New Roman" w:hAnsiTheme="majorBidi" w:cstheme="majorBidi"/>
            <w:color w:val="000000" w:themeColor="text1"/>
            <w:lang w:val="en-GB"/>
          </w:rPr>
          <w:t>is</w:t>
        </w:r>
      </w:ins>
      <w:del w:id="2336" w:author="Jane Shaw" w:date="2015-10-19T12:40:00Z">
        <w:r w:rsidRPr="00F31509" w:rsidDel="00267710">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initial review, data gaps can be identified and a needs assessment for additional data collection efforts can be conducted. The data gaps can then be reviewed against available data collection methods</w:t>
      </w:r>
      <w:ins w:id="2337" w:author="Jane Shaw" w:date="2015-11-07T18:17:00Z">
        <w:r w:rsidR="003024E6">
          <w:rPr>
            <w:rFonts w:asciiTheme="majorBidi" w:eastAsia="Times New Roman" w:hAnsiTheme="majorBidi" w:cstheme="majorBidi"/>
            <w:color w:val="000000" w:themeColor="text1"/>
            <w:lang w:val="en-GB"/>
          </w:rPr>
          <w:t xml:space="preserve"> –</w:t>
        </w:r>
      </w:ins>
      <w:del w:id="2338" w:author="Jane Shaw" w:date="2015-11-07T18:17:00Z">
        <w:r w:rsidRPr="00F31509" w:rsidDel="003024E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including new, cost</w:t>
      </w:r>
      <w:ins w:id="2339" w:author="Jane Shaw" w:date="2015-10-19T12:41:00Z">
        <w:r w:rsidR="00267710">
          <w:rPr>
            <w:rFonts w:asciiTheme="majorBidi" w:eastAsia="Times New Roman" w:hAnsiTheme="majorBidi" w:cstheme="majorBidi"/>
            <w:color w:val="000000" w:themeColor="text1"/>
            <w:lang w:val="en-GB"/>
          </w:rPr>
          <w:t>-</w:t>
        </w:r>
      </w:ins>
      <w:del w:id="2340" w:author="Jane Shaw" w:date="2015-10-19T12:41:00Z">
        <w:r w:rsidRPr="00F31509" w:rsidDel="00267710">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efficient methods available through the </w:t>
      </w:r>
      <w:r w:rsidR="006D0BE8" w:rsidRPr="00F31509">
        <w:rPr>
          <w:rFonts w:asciiTheme="majorBidi" w:hAnsiTheme="majorBidi" w:cstheme="majorBidi"/>
          <w:lang w:val="en-GB"/>
        </w:rPr>
        <w:t xml:space="preserve">Global Strategy to </w:t>
      </w:r>
      <w:r w:rsidR="00267710" w:rsidRPr="00F31509">
        <w:rPr>
          <w:rFonts w:asciiTheme="majorBidi" w:hAnsiTheme="majorBidi" w:cstheme="majorBidi"/>
          <w:lang w:val="en-GB"/>
        </w:rPr>
        <w:t xml:space="preserve">Improve </w:t>
      </w:r>
      <w:del w:id="2341" w:author="Jane Shaw" w:date="2015-10-19T12:42:00Z">
        <w:r w:rsidR="006D0BE8" w:rsidRPr="00F31509" w:rsidDel="00267710">
          <w:rPr>
            <w:rFonts w:asciiTheme="majorBidi" w:hAnsiTheme="majorBidi" w:cstheme="majorBidi"/>
            <w:lang w:val="en-GB"/>
          </w:rPr>
          <w:delText xml:space="preserve">Rural and </w:delText>
        </w:r>
      </w:del>
      <w:r w:rsidR="006D0BE8" w:rsidRPr="00F31509">
        <w:rPr>
          <w:rFonts w:asciiTheme="majorBidi" w:hAnsiTheme="majorBidi" w:cstheme="majorBidi"/>
          <w:lang w:val="en-GB"/>
        </w:rPr>
        <w:t xml:space="preserve">Agricultural </w:t>
      </w:r>
      <w:ins w:id="2342" w:author="Jane Shaw" w:date="2015-10-19T12:42:00Z">
        <w:r w:rsidR="00267710">
          <w:rPr>
            <w:rFonts w:asciiTheme="majorBidi" w:hAnsiTheme="majorBidi" w:cstheme="majorBidi"/>
            <w:lang w:val="en-GB"/>
          </w:rPr>
          <w:t xml:space="preserve">and Rural </w:t>
        </w:r>
      </w:ins>
      <w:r w:rsidR="006D0BE8" w:rsidRPr="00F31509">
        <w:rPr>
          <w:rFonts w:asciiTheme="majorBidi" w:hAnsiTheme="majorBidi" w:cstheme="majorBidi"/>
          <w:lang w:val="en-GB"/>
        </w:rPr>
        <w:t>Statistics</w:t>
      </w:r>
      <w:ins w:id="2343" w:author="Jane Shaw" w:date="2015-11-07T18:17:00Z">
        <w:r w:rsidR="003024E6">
          <w:rPr>
            <w:rFonts w:asciiTheme="majorBidi" w:eastAsia="Times New Roman" w:hAnsiTheme="majorBidi" w:cstheme="majorBidi"/>
            <w:color w:val="000000" w:themeColor="text1"/>
            <w:lang w:val="en-GB"/>
          </w:rPr>
          <w:t xml:space="preserve"> –</w:t>
        </w:r>
      </w:ins>
      <w:del w:id="2344" w:author="Jane Shaw" w:date="2015-11-07T18:17:00Z">
        <w:r w:rsidRPr="00F31509" w:rsidDel="003024E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2345" w:author="Jane Shaw" w:date="2015-11-07T18:17:00Z">
        <w:r w:rsidRPr="00F31509" w:rsidDel="003024E6">
          <w:rPr>
            <w:rFonts w:asciiTheme="majorBidi" w:eastAsia="Times New Roman" w:hAnsiTheme="majorBidi" w:cstheme="majorBidi"/>
            <w:color w:val="000000" w:themeColor="text1"/>
            <w:lang w:val="en-GB"/>
          </w:rPr>
          <w:delText xml:space="preserve">and </w:delText>
        </w:r>
      </w:del>
      <w:ins w:id="2346" w:author="Jane Shaw" w:date="2015-11-07T18:17:00Z">
        <w:r w:rsidR="003024E6">
          <w:rPr>
            <w:rFonts w:asciiTheme="majorBidi" w:eastAsia="Times New Roman" w:hAnsiTheme="majorBidi" w:cstheme="majorBidi"/>
            <w:color w:val="000000" w:themeColor="text1"/>
            <w:lang w:val="en-GB"/>
          </w:rPr>
          <w:t xml:space="preserve">which </w:t>
        </w:r>
      </w:ins>
      <w:r w:rsidRPr="00F31509">
        <w:rPr>
          <w:rFonts w:asciiTheme="majorBidi" w:eastAsia="Times New Roman" w:hAnsiTheme="majorBidi" w:cstheme="majorBidi"/>
          <w:color w:val="000000" w:themeColor="text1"/>
          <w:lang w:val="en-GB"/>
        </w:rPr>
        <w:t xml:space="preserve">should involve both public and private sources. Provisions should be made to enable efficient transfer of data. Ideally, all data will be transferred electronically </w:t>
      </w:r>
      <w:del w:id="2347" w:author="Jane Shaw" w:date="2015-10-19T12:43:00Z">
        <w:r w:rsidRPr="00F31509" w:rsidDel="00267710">
          <w:rPr>
            <w:rFonts w:asciiTheme="majorBidi" w:eastAsia="Times New Roman" w:hAnsiTheme="majorBidi" w:cstheme="majorBidi"/>
            <w:color w:val="000000" w:themeColor="text1"/>
            <w:lang w:val="en-GB"/>
          </w:rPr>
          <w:delText xml:space="preserve">on the </w:delText>
        </w:r>
      </w:del>
      <w:r w:rsidRPr="00F31509">
        <w:rPr>
          <w:rFonts w:asciiTheme="majorBidi" w:eastAsia="Times New Roman" w:hAnsiTheme="majorBidi" w:cstheme="majorBidi"/>
          <w:color w:val="000000" w:themeColor="text1"/>
          <w:lang w:val="en-GB"/>
        </w:rPr>
        <w:t>bas</w:t>
      </w:r>
      <w:ins w:id="2348" w:author="Jane Shaw" w:date="2015-10-19T12:43:00Z">
        <w:r w:rsidR="00267710">
          <w:rPr>
            <w:rFonts w:asciiTheme="majorBidi" w:eastAsia="Times New Roman" w:hAnsiTheme="majorBidi" w:cstheme="majorBidi"/>
            <w:color w:val="000000" w:themeColor="text1"/>
            <w:lang w:val="en-GB"/>
          </w:rPr>
          <w:t>ed</w:t>
        </w:r>
      </w:ins>
      <w:del w:id="2349" w:author="Jane Shaw" w:date="2015-10-19T12:43:00Z">
        <w:r w:rsidRPr="00F31509" w:rsidDel="00267710">
          <w:rPr>
            <w:rFonts w:asciiTheme="majorBidi" w:eastAsia="Times New Roman" w:hAnsiTheme="majorBidi" w:cstheme="majorBidi"/>
            <w:color w:val="000000" w:themeColor="text1"/>
            <w:lang w:val="en-GB"/>
          </w:rPr>
          <w:delText>is</w:delText>
        </w:r>
      </w:del>
      <w:r w:rsidRPr="00F31509">
        <w:rPr>
          <w:rFonts w:asciiTheme="majorBidi" w:eastAsia="Times New Roman" w:hAnsiTheme="majorBidi" w:cstheme="majorBidi"/>
          <w:color w:val="000000" w:themeColor="text1"/>
          <w:lang w:val="en-GB"/>
        </w:rPr>
        <w:t xml:space="preserve"> </w:t>
      </w:r>
      <w:del w:id="2350" w:author="Jane Shaw" w:date="2015-10-19T12:43:00Z">
        <w:r w:rsidRPr="00F31509" w:rsidDel="00267710">
          <w:rPr>
            <w:rFonts w:asciiTheme="majorBidi" w:eastAsia="Times New Roman" w:hAnsiTheme="majorBidi" w:cstheme="majorBidi"/>
            <w:color w:val="000000" w:themeColor="text1"/>
            <w:lang w:val="en-GB"/>
          </w:rPr>
          <w:delText xml:space="preserve">of </w:delText>
        </w:r>
      </w:del>
      <w:ins w:id="2351" w:author="Jane Shaw" w:date="2015-10-19T12:43:00Z">
        <w:r w:rsidR="00267710">
          <w:rPr>
            <w:rFonts w:asciiTheme="majorBidi" w:eastAsia="Times New Roman" w:hAnsiTheme="majorBidi" w:cstheme="majorBidi"/>
            <w:color w:val="000000" w:themeColor="text1"/>
            <w:lang w:val="en-GB"/>
          </w:rPr>
          <w:t xml:space="preserve">on </w:t>
        </w:r>
      </w:ins>
      <w:r w:rsidRPr="00F31509">
        <w:rPr>
          <w:rFonts w:asciiTheme="majorBidi" w:eastAsia="Times New Roman" w:hAnsiTheme="majorBidi" w:cstheme="majorBidi"/>
          <w:color w:val="000000" w:themeColor="text1"/>
          <w:lang w:val="en-GB"/>
        </w:rPr>
        <w:t xml:space="preserve">standard templates. </w:t>
      </w:r>
    </w:p>
    <w:p w14:paraId="5587FCFE" w14:textId="458C2034"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 xml:space="preserve">efficient working arrangements </w:t>
      </w:r>
      <w:ins w:id="2352" w:author="Jane Shaw" w:date="2015-11-07T18:17:00Z">
        <w:r w:rsidR="005E3ADB" w:rsidRPr="00F31509">
          <w:rPr>
            <w:rFonts w:asciiTheme="majorBidi" w:eastAsia="Times New Roman" w:hAnsiTheme="majorBidi" w:cstheme="majorBidi"/>
            <w:color w:val="000000" w:themeColor="text1"/>
            <w:lang w:val="en-GB"/>
          </w:rPr>
          <w:t xml:space="preserve">should be established </w:t>
        </w:r>
      </w:ins>
      <w:r w:rsidR="006676C4" w:rsidRPr="00F31509">
        <w:rPr>
          <w:rFonts w:asciiTheme="majorBidi" w:eastAsia="Times New Roman" w:hAnsiTheme="majorBidi" w:cstheme="majorBidi"/>
          <w:color w:val="000000" w:themeColor="text1"/>
          <w:lang w:val="en-GB"/>
        </w:rPr>
        <w:t xml:space="preserve">with the data providers and other actors </w:t>
      </w:r>
      <w:del w:id="2353" w:author="Jane Shaw" w:date="2015-11-07T18:17:00Z">
        <w:r w:rsidR="006676C4" w:rsidRPr="00F31509" w:rsidDel="005E3ADB">
          <w:rPr>
            <w:rFonts w:asciiTheme="majorBidi" w:eastAsia="Times New Roman" w:hAnsiTheme="majorBidi" w:cstheme="majorBidi"/>
            <w:color w:val="000000" w:themeColor="text1"/>
            <w:lang w:val="en-GB"/>
          </w:rPr>
          <w:delText xml:space="preserve">to be </w:delText>
        </w:r>
      </w:del>
      <w:r w:rsidR="006676C4" w:rsidRPr="00F31509">
        <w:rPr>
          <w:rFonts w:asciiTheme="majorBidi" w:eastAsia="Times New Roman" w:hAnsiTheme="majorBidi" w:cstheme="majorBidi"/>
          <w:color w:val="000000" w:themeColor="text1"/>
          <w:lang w:val="en-GB"/>
        </w:rPr>
        <w:t>involved in FBS compilation</w:t>
      </w:r>
      <w:del w:id="2354" w:author="Jane Shaw" w:date="2015-11-07T18:17:00Z">
        <w:r w:rsidR="006676C4" w:rsidRPr="00F31509" w:rsidDel="005E3ADB">
          <w:rPr>
            <w:rFonts w:asciiTheme="majorBidi" w:eastAsia="Times New Roman" w:hAnsiTheme="majorBidi" w:cstheme="majorBidi"/>
            <w:color w:val="000000" w:themeColor="text1"/>
            <w:lang w:val="en-GB"/>
          </w:rPr>
          <w:delText xml:space="preserve"> should be established</w:delText>
        </w:r>
      </w:del>
      <w:r w:rsidR="006676C4" w:rsidRPr="00F31509">
        <w:rPr>
          <w:rFonts w:asciiTheme="majorBidi" w:eastAsia="Times New Roman" w:hAnsiTheme="majorBidi" w:cstheme="majorBidi"/>
          <w:color w:val="000000" w:themeColor="text1"/>
          <w:lang w:val="en-GB"/>
        </w:rPr>
        <w:t xml:space="preserve">. This </w:t>
      </w:r>
      <w:ins w:id="2355" w:author="Jane Shaw" w:date="2015-10-19T12:43:00Z">
        <w:r w:rsidR="00267710">
          <w:rPr>
            <w:rFonts w:asciiTheme="majorBidi" w:eastAsia="Times New Roman" w:hAnsiTheme="majorBidi" w:cstheme="majorBidi"/>
            <w:color w:val="000000" w:themeColor="text1"/>
            <w:lang w:val="en-GB"/>
          </w:rPr>
          <w:t xml:space="preserve">step </w:t>
        </w:r>
      </w:ins>
      <w:r w:rsidR="006676C4" w:rsidRPr="00F31509">
        <w:rPr>
          <w:rFonts w:asciiTheme="majorBidi" w:eastAsia="Times New Roman" w:hAnsiTheme="majorBidi" w:cstheme="majorBidi"/>
          <w:color w:val="000000" w:themeColor="text1"/>
          <w:lang w:val="en-GB"/>
        </w:rPr>
        <w:t xml:space="preserve">is of paramount importance </w:t>
      </w:r>
      <w:del w:id="2356" w:author="Jane Shaw" w:date="2015-10-19T12:43:00Z">
        <w:r w:rsidR="006676C4" w:rsidRPr="00F31509" w:rsidDel="00267710">
          <w:rPr>
            <w:rFonts w:asciiTheme="majorBidi" w:eastAsia="Times New Roman" w:hAnsiTheme="majorBidi" w:cstheme="majorBidi"/>
            <w:color w:val="000000" w:themeColor="text1"/>
            <w:lang w:val="en-GB"/>
          </w:rPr>
          <w:delText xml:space="preserve">for </w:delText>
        </w:r>
      </w:del>
      <w:ins w:id="2357" w:author="Jane Shaw" w:date="2015-10-19T12:43:00Z">
        <w:r w:rsidR="00267710">
          <w:rPr>
            <w:rFonts w:asciiTheme="majorBidi" w:eastAsia="Times New Roman" w:hAnsiTheme="majorBidi" w:cstheme="majorBidi"/>
            <w:color w:val="000000" w:themeColor="text1"/>
            <w:lang w:val="en-GB"/>
          </w:rPr>
          <w:t>in</w:t>
        </w:r>
        <w:r w:rsidR="00267710" w:rsidRPr="00F31509">
          <w:rPr>
            <w:rFonts w:asciiTheme="majorBidi" w:eastAsia="Times New Roman" w:hAnsiTheme="majorBidi" w:cstheme="majorBidi"/>
            <w:color w:val="000000" w:themeColor="text1"/>
            <w:lang w:val="en-GB"/>
          </w:rPr>
          <w:t xml:space="preserve"> </w:t>
        </w:r>
      </w:ins>
      <w:r w:rsidR="006676C4" w:rsidRPr="00F31509">
        <w:rPr>
          <w:rFonts w:asciiTheme="majorBidi" w:eastAsia="Times New Roman" w:hAnsiTheme="majorBidi" w:cstheme="majorBidi"/>
          <w:color w:val="000000" w:themeColor="text1"/>
          <w:lang w:val="en-GB"/>
        </w:rPr>
        <w:t xml:space="preserve">ensuring smooth collaboration and </w:t>
      </w:r>
      <w:del w:id="2358" w:author="Jane Shaw" w:date="2015-11-07T18:17:00Z">
        <w:r w:rsidR="006676C4" w:rsidRPr="00F31509" w:rsidDel="005E3ADB">
          <w:rPr>
            <w:rFonts w:asciiTheme="majorBidi" w:eastAsia="Times New Roman" w:hAnsiTheme="majorBidi" w:cstheme="majorBidi"/>
            <w:color w:val="000000" w:themeColor="text1"/>
            <w:lang w:val="en-GB"/>
          </w:rPr>
          <w:delText xml:space="preserve">flow of </w:delText>
        </w:r>
      </w:del>
      <w:r w:rsidR="006676C4" w:rsidRPr="00F31509">
        <w:rPr>
          <w:rFonts w:asciiTheme="majorBidi" w:eastAsia="Times New Roman" w:hAnsiTheme="majorBidi" w:cstheme="majorBidi"/>
          <w:color w:val="000000" w:themeColor="text1"/>
          <w:lang w:val="en-GB"/>
        </w:rPr>
        <w:t xml:space="preserve">information </w:t>
      </w:r>
      <w:ins w:id="2359" w:author="Jane Shaw" w:date="2015-11-07T18:17:00Z">
        <w:r w:rsidR="005E3ADB" w:rsidRPr="00F31509">
          <w:rPr>
            <w:rFonts w:asciiTheme="majorBidi" w:eastAsia="Times New Roman" w:hAnsiTheme="majorBidi" w:cstheme="majorBidi"/>
            <w:color w:val="000000" w:themeColor="text1"/>
            <w:lang w:val="en-GB"/>
          </w:rPr>
          <w:t xml:space="preserve">flow </w:t>
        </w:r>
      </w:ins>
      <w:r w:rsidR="006676C4" w:rsidRPr="00F31509">
        <w:rPr>
          <w:rFonts w:asciiTheme="majorBidi" w:eastAsia="Times New Roman" w:hAnsiTheme="majorBidi" w:cstheme="majorBidi"/>
          <w:color w:val="000000" w:themeColor="text1"/>
          <w:lang w:val="en-GB"/>
        </w:rPr>
        <w:t xml:space="preserve">during </w:t>
      </w:r>
      <w:del w:id="2360" w:author="Jane Shaw" w:date="2015-10-19T12:43:00Z">
        <w:r w:rsidR="006676C4" w:rsidRPr="00F31509" w:rsidDel="00267710">
          <w:rPr>
            <w:rFonts w:asciiTheme="majorBidi" w:eastAsia="Times New Roman" w:hAnsiTheme="majorBidi" w:cstheme="majorBidi"/>
            <w:color w:val="000000" w:themeColor="text1"/>
            <w:lang w:val="en-GB"/>
          </w:rPr>
          <w:delText xml:space="preserve">the </w:delText>
        </w:r>
      </w:del>
      <w:r w:rsidR="006676C4" w:rsidRPr="00F31509">
        <w:rPr>
          <w:rFonts w:asciiTheme="majorBidi" w:eastAsia="Times New Roman" w:hAnsiTheme="majorBidi" w:cstheme="majorBidi"/>
          <w:color w:val="000000" w:themeColor="text1"/>
          <w:lang w:val="en-GB"/>
        </w:rPr>
        <w:t>FBS compilation.</w:t>
      </w:r>
      <w:commentRangeStart w:id="2361"/>
      <w:r w:rsidR="006676C4" w:rsidRPr="00F31509">
        <w:rPr>
          <w:rStyle w:val="Rimandonotaapidipagina"/>
          <w:rFonts w:asciiTheme="majorBidi" w:eastAsia="Times New Roman" w:hAnsiTheme="majorBidi" w:cstheme="majorBidi"/>
          <w:color w:val="000000" w:themeColor="text1"/>
          <w:lang w:val="en-GB"/>
        </w:rPr>
        <w:footnoteReference w:id="11"/>
      </w:r>
      <w:commentRangeEnd w:id="2361"/>
      <w:r w:rsidR="001B671E">
        <w:rPr>
          <w:rStyle w:val="Rimandocommento"/>
        </w:rPr>
        <w:commentReference w:id="236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w:t>
      </w:r>
      <w:del w:id="2376" w:author="Jane Shaw" w:date="2015-10-19T12:46:00Z">
        <w:r w:rsidR="00335468" w:rsidRPr="00F31509" w:rsidDel="001B671E">
          <w:rPr>
            <w:rFonts w:asciiTheme="majorBidi" w:eastAsia="Times New Roman" w:hAnsiTheme="majorBidi" w:cstheme="majorBidi"/>
            <w:color w:val="000000" w:themeColor="text1"/>
            <w:lang w:val="en-GB"/>
          </w:rPr>
          <w:delText xml:space="preserve">the </w:delText>
        </w:r>
      </w:del>
      <w:r w:rsidR="00335468" w:rsidRPr="00F31509">
        <w:rPr>
          <w:rFonts w:asciiTheme="majorBidi" w:eastAsia="Times New Roman" w:hAnsiTheme="majorBidi" w:cstheme="majorBidi"/>
          <w:color w:val="000000" w:themeColor="text1"/>
          <w:lang w:val="en-GB"/>
        </w:rPr>
        <w:t xml:space="preserve">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t>
      </w:r>
      <w:del w:id="2377" w:author="Jane Shaw" w:date="2015-10-19T12:47:00Z">
        <w:r w:rsidR="00335468" w:rsidRPr="00F31509" w:rsidDel="001B671E">
          <w:rPr>
            <w:rFonts w:asciiTheme="majorBidi" w:eastAsia="Times New Roman" w:hAnsiTheme="majorBidi" w:cstheme="majorBidi"/>
            <w:color w:val="000000" w:themeColor="text1"/>
            <w:lang w:val="en-GB"/>
          </w:rPr>
          <w:delText xml:space="preserve">which </w:delText>
        </w:r>
      </w:del>
      <w:ins w:id="2378" w:author="Jane Shaw" w:date="2015-10-19T12:47:00Z">
        <w:r w:rsidR="001B671E">
          <w:rPr>
            <w:rFonts w:asciiTheme="majorBidi" w:eastAsia="Times New Roman" w:hAnsiTheme="majorBidi" w:cstheme="majorBidi"/>
            <w:color w:val="000000" w:themeColor="text1"/>
            <w:lang w:val="en-GB"/>
          </w:rPr>
          <w:t xml:space="preserve">that </w:t>
        </w:r>
      </w:ins>
      <w:del w:id="2379" w:author="Jane Shaw" w:date="2015-10-19T12:47:00Z">
        <w:r w:rsidR="00335468" w:rsidRPr="00F31509" w:rsidDel="001B671E">
          <w:rPr>
            <w:rFonts w:asciiTheme="majorBidi" w:eastAsia="Times New Roman" w:hAnsiTheme="majorBidi" w:cstheme="majorBidi"/>
            <w:color w:val="000000" w:themeColor="text1"/>
            <w:lang w:val="en-GB"/>
          </w:rPr>
          <w:delText xml:space="preserve">plays the role of </w:delText>
        </w:r>
      </w:del>
      <w:ins w:id="2380" w:author="Jane Shaw" w:date="2015-10-19T12:47:00Z">
        <w:r w:rsidR="001B671E">
          <w:rPr>
            <w:rFonts w:asciiTheme="majorBidi" w:eastAsia="Times New Roman" w:hAnsiTheme="majorBidi" w:cstheme="majorBidi"/>
            <w:color w:val="000000" w:themeColor="text1"/>
            <w:lang w:val="en-GB"/>
          </w:rPr>
          <w:t xml:space="preserve">serves as </w:t>
        </w:r>
      </w:ins>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in which the main data providers</w:t>
      </w:r>
      <w:del w:id="2381" w:author="Jane Shaw" w:date="2015-10-19T12:47:00Z">
        <w:r w:rsidRPr="00F31509" w:rsidDel="001B671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from both the public and </w:t>
      </w:r>
      <w:del w:id="2382" w:author="Jane Shaw" w:date="2015-10-19T12:47:00Z">
        <w:r w:rsidRPr="00F31509" w:rsidDel="001B671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private sector</w:t>
      </w:r>
      <w:ins w:id="2383" w:author="Jane Shaw" w:date="2015-10-19T12:47:00Z">
        <w:r w:rsidR="001B671E">
          <w:rPr>
            <w:rFonts w:asciiTheme="majorBidi" w:eastAsia="Times New Roman" w:hAnsiTheme="majorBidi" w:cstheme="majorBidi"/>
            <w:color w:val="000000" w:themeColor="text1"/>
            <w:lang w:val="en-GB"/>
          </w:rPr>
          <w:t>s</w:t>
        </w:r>
      </w:ins>
      <w:del w:id="2384" w:author="Jane Shaw" w:date="2015-10-19T12:47:00Z">
        <w:r w:rsidRPr="00F31509" w:rsidDel="001B671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 xml:space="preserve">will serve as a forum </w:t>
      </w:r>
      <w:del w:id="2385" w:author="Jane Shaw" w:date="2015-10-19T12:47:00Z">
        <w:r w:rsidRPr="00F31509" w:rsidDel="001B671E">
          <w:rPr>
            <w:rFonts w:asciiTheme="majorBidi" w:eastAsia="Times New Roman" w:hAnsiTheme="majorBidi" w:cstheme="majorBidi"/>
            <w:color w:val="000000" w:themeColor="text1"/>
            <w:lang w:val="en-GB"/>
          </w:rPr>
          <w:delText xml:space="preserve">to </w:delText>
        </w:r>
      </w:del>
      <w:ins w:id="2386" w:author="Jane Shaw" w:date="2015-10-19T12:47:00Z">
        <w:r w:rsidR="001B671E">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discuss</w:t>
      </w:r>
      <w:ins w:id="2387" w:author="Jane Shaw" w:date="2015-10-19T12:47:00Z">
        <w:r w:rsidR="001B671E">
          <w:rPr>
            <w:rFonts w:asciiTheme="majorBidi" w:eastAsia="Times New Roman" w:hAnsiTheme="majorBidi" w:cstheme="majorBidi"/>
            <w:color w:val="000000" w:themeColor="text1"/>
            <w:lang w:val="en-GB"/>
          </w:rPr>
          <w:t>ing</w:t>
        </w:r>
      </w:ins>
      <w:r w:rsidRPr="00F31509">
        <w:rPr>
          <w:rFonts w:asciiTheme="majorBidi" w:eastAsia="Times New Roman" w:hAnsiTheme="majorBidi" w:cstheme="majorBidi"/>
          <w:color w:val="000000" w:themeColor="text1"/>
          <w:lang w:val="en-GB"/>
        </w:rPr>
        <w:t xml:space="preserve"> the commodity coverage, </w:t>
      </w:r>
      <w:del w:id="2388" w:author="Jane Shaw" w:date="2015-10-19T12:47:00Z">
        <w:r w:rsidRPr="00F31509" w:rsidDel="001B671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concepts and methods to be applied, and the development of </w:t>
      </w:r>
      <w:del w:id="2389" w:author="Jane Shaw" w:date="2015-10-19T12:48:00Z">
        <w:r w:rsidRPr="00F31509" w:rsidDel="001B671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infrastructure </w:t>
      </w:r>
      <w:del w:id="2390" w:author="Jane Shaw" w:date="2015-10-19T12:48:00Z">
        <w:r w:rsidRPr="00F31509" w:rsidDel="001B671E">
          <w:rPr>
            <w:rFonts w:asciiTheme="majorBidi" w:eastAsia="Times New Roman" w:hAnsiTheme="majorBidi" w:cstheme="majorBidi"/>
            <w:color w:val="000000" w:themeColor="text1"/>
            <w:lang w:val="en-GB"/>
          </w:rPr>
          <w:delText xml:space="preserve">of the </w:delText>
        </w:r>
      </w:del>
      <w:ins w:id="2391" w:author="Jane Shaw" w:date="2015-10-19T12:48:00Z">
        <w:r w:rsidR="001B671E">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 xml:space="preserve">data exchange. During the production phase, the working group may </w:t>
      </w:r>
      <w:del w:id="2392" w:author="Jane Shaw" w:date="2015-10-19T12:48:00Z">
        <w:r w:rsidRPr="00F31509" w:rsidDel="001B671E">
          <w:rPr>
            <w:rFonts w:asciiTheme="majorBidi" w:eastAsia="Times New Roman" w:hAnsiTheme="majorBidi" w:cstheme="majorBidi"/>
            <w:color w:val="000000" w:themeColor="text1"/>
            <w:lang w:val="en-GB"/>
          </w:rPr>
          <w:delText xml:space="preserve">jointly </w:delText>
        </w:r>
      </w:del>
      <w:r w:rsidRPr="00F31509">
        <w:rPr>
          <w:rFonts w:asciiTheme="majorBidi" w:eastAsia="Times New Roman" w:hAnsiTheme="majorBidi" w:cstheme="majorBidi"/>
          <w:color w:val="000000" w:themeColor="text1"/>
          <w:lang w:val="en-GB"/>
        </w:rPr>
        <w:t>validate all data provided by its members</w:t>
      </w:r>
      <w:ins w:id="2393" w:author="Jane Shaw" w:date="2015-11-07T18:17:00Z">
        <w:r w:rsidR="005E3ADB">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review the compiled FBS before dissemination. The working group should also pursue the standardization of data formats and concepts and suggest new ways </w:t>
      </w:r>
      <w:del w:id="2394" w:author="Jane Shaw" w:date="2015-10-19T12:48:00Z">
        <w:r w:rsidRPr="00F31509" w:rsidDel="001B671E">
          <w:rPr>
            <w:rFonts w:asciiTheme="majorBidi" w:eastAsia="Times New Roman" w:hAnsiTheme="majorBidi" w:cstheme="majorBidi"/>
            <w:color w:val="000000" w:themeColor="text1"/>
            <w:lang w:val="en-GB"/>
          </w:rPr>
          <w:delText xml:space="preserve">for </w:delText>
        </w:r>
      </w:del>
      <w:ins w:id="2395" w:author="Jane Shaw" w:date="2015-10-19T12:48:00Z">
        <w:r w:rsidR="001B671E">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filling data gaps.</w:t>
      </w:r>
    </w:p>
    <w:p w14:paraId="5D017BBB" w14:textId="1818A9C8" w:rsidR="004F65E4" w:rsidRPr="00F31509" w:rsidRDefault="004F65E4" w:rsidP="00B44757">
      <w:pPr>
        <w:jc w:val="both"/>
        <w:rPr>
          <w:rFonts w:asciiTheme="majorBidi" w:hAnsiTheme="majorBidi" w:cstheme="majorBidi"/>
          <w:color w:val="000000" w:themeColor="text1"/>
          <w:lang w:val="en-GB"/>
        </w:rPr>
      </w:pPr>
      <w:del w:id="2396" w:author="Jane Shaw" w:date="2015-11-07T18:17:00Z">
        <w:r w:rsidRPr="00F31509" w:rsidDel="005E3ADB">
          <w:rPr>
            <w:rFonts w:asciiTheme="majorBidi" w:hAnsiTheme="majorBidi" w:cstheme="majorBidi"/>
            <w:color w:val="000000" w:themeColor="text1"/>
            <w:lang w:val="en-GB"/>
          </w:rPr>
          <w:delText xml:space="preserve">In </w:delText>
        </w:r>
      </w:del>
      <w:r w:rsidR="005E3ADB"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following</w:t>
      </w:r>
      <w:ins w:id="2397" w:author="Jane Shaw" w:date="2015-10-19T12:48:00Z">
        <w:r w:rsidR="001B671E">
          <w:rPr>
            <w:rFonts w:asciiTheme="majorBidi" w:hAnsiTheme="majorBidi" w:cstheme="majorBidi"/>
            <w:color w:val="000000" w:themeColor="text1"/>
            <w:lang w:val="en-GB"/>
          </w:rPr>
          <w:t xml:space="preserve"> </w:t>
        </w:r>
      </w:ins>
      <w:ins w:id="2398" w:author="Jane Shaw" w:date="2015-11-03T13:54:00Z">
        <w:r w:rsidR="00323C90">
          <w:rPr>
            <w:rFonts w:asciiTheme="majorBidi" w:hAnsiTheme="majorBidi" w:cstheme="majorBidi"/>
            <w:color w:val="000000" w:themeColor="text1"/>
            <w:lang w:val="en-GB"/>
          </w:rPr>
          <w:t>sub</w:t>
        </w:r>
      </w:ins>
      <w:ins w:id="2399" w:author="Jane Shaw" w:date="2015-10-19T12:48:00Z">
        <w:r w:rsidR="001B671E">
          <w:rPr>
            <w:rFonts w:asciiTheme="majorBidi" w:hAnsiTheme="majorBidi" w:cstheme="majorBidi"/>
            <w:color w:val="000000" w:themeColor="text1"/>
            <w:lang w:val="en-GB"/>
          </w:rPr>
          <w:t>sections</w:t>
        </w:r>
      </w:ins>
      <w:ins w:id="2400" w:author="Jane Shaw" w:date="2015-11-07T18:17:00Z">
        <w:r w:rsidR="005E3ADB">
          <w:rPr>
            <w:rFonts w:asciiTheme="majorBidi" w:hAnsiTheme="majorBidi" w:cstheme="majorBidi"/>
            <w:color w:val="000000" w:themeColor="text1"/>
            <w:lang w:val="en-GB"/>
          </w:rPr>
          <w:t xml:space="preserve"> provide an </w:t>
        </w:r>
      </w:ins>
      <w:ins w:id="2401" w:author="Jane Shaw" w:date="2015-11-07T18:18:00Z">
        <w:r w:rsidR="005E3ADB">
          <w:rPr>
            <w:rFonts w:asciiTheme="majorBidi" w:hAnsiTheme="majorBidi" w:cstheme="majorBidi"/>
            <w:color w:val="000000" w:themeColor="text1"/>
            <w:lang w:val="en-GB"/>
          </w:rPr>
          <w:t>overview</w:t>
        </w:r>
      </w:ins>
      <w:ins w:id="2402" w:author="Jane Shaw" w:date="2015-11-07T18:17:00Z">
        <w:r w:rsidR="005E3ADB">
          <w:rPr>
            <w:rFonts w:asciiTheme="majorBidi" w:hAnsiTheme="majorBidi" w:cstheme="majorBidi"/>
            <w:color w:val="000000" w:themeColor="text1"/>
            <w:lang w:val="en-GB"/>
          </w:rPr>
          <w:t xml:space="preserve"> </w:t>
        </w:r>
      </w:ins>
      <w:ins w:id="2403" w:author="Jane Shaw" w:date="2015-11-07T18:18:00Z">
        <w:r w:rsidR="005E3ADB">
          <w:rPr>
            <w:rFonts w:asciiTheme="majorBidi" w:hAnsiTheme="majorBidi" w:cstheme="majorBidi"/>
            <w:color w:val="000000" w:themeColor="text1"/>
            <w:lang w:val="en-GB"/>
          </w:rPr>
          <w:t>of</w:t>
        </w:r>
      </w:ins>
      <w:del w:id="2404" w:author="Jane Shaw" w:date="2015-11-07T18:17:00Z">
        <w:r w:rsidRPr="00F31509" w:rsidDel="005E3ADB">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the most common</w:t>
      </w:r>
      <w:ins w:id="2405" w:author="Jane Shaw" w:date="2015-10-19T12:49:00Z">
        <w:r w:rsidR="001B671E">
          <w:rPr>
            <w:rFonts w:asciiTheme="majorBidi" w:hAnsiTheme="majorBidi" w:cstheme="majorBidi"/>
            <w:color w:val="000000" w:themeColor="text1"/>
            <w:lang w:val="en-GB"/>
          </w:rPr>
          <w:t xml:space="preserve"> –</w:t>
        </w:r>
      </w:ins>
      <w:del w:id="2406" w:author="Jane Shaw" w:date="2015-10-19T12:48:00Z">
        <w:r w:rsidRPr="00F31509" w:rsidDel="001B671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in some cases </w:t>
      </w:r>
      <w:ins w:id="2407" w:author="Jane Shaw" w:date="2015-10-19T12:49:00Z">
        <w:r w:rsidR="001B671E">
          <w:rPr>
            <w:rFonts w:asciiTheme="majorBidi" w:hAnsiTheme="majorBidi" w:cstheme="majorBidi"/>
            <w:color w:val="000000" w:themeColor="text1"/>
            <w:lang w:val="en-GB"/>
          </w:rPr>
          <w:t xml:space="preserve">the most highly </w:t>
        </w:r>
      </w:ins>
      <w:r w:rsidRPr="00F31509">
        <w:rPr>
          <w:rFonts w:asciiTheme="majorBidi" w:hAnsiTheme="majorBidi" w:cstheme="majorBidi"/>
          <w:color w:val="000000" w:themeColor="text1"/>
          <w:lang w:val="en-GB"/>
        </w:rPr>
        <w:t>recommended</w:t>
      </w:r>
      <w:ins w:id="2408" w:author="Jane Shaw" w:date="2015-10-19T12:49:00Z">
        <w:r w:rsidR="001B671E">
          <w:rPr>
            <w:rFonts w:asciiTheme="majorBidi" w:hAnsiTheme="majorBidi" w:cstheme="majorBidi"/>
            <w:color w:val="000000" w:themeColor="text1"/>
            <w:lang w:val="en-GB"/>
          </w:rPr>
          <w:t xml:space="preserve"> –</w:t>
        </w:r>
      </w:ins>
      <w:del w:id="2409" w:author="Jane Shaw" w:date="2015-10-19T12:49:00Z">
        <w:r w:rsidRPr="00F31509" w:rsidDel="001B671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2410" w:author="Jane Shaw" w:date="2015-11-07T18:18:00Z">
        <w:r w:rsidR="005E3ADB">
          <w:rPr>
            <w:rFonts w:asciiTheme="majorBidi" w:hAnsiTheme="majorBidi" w:cstheme="majorBidi"/>
            <w:color w:val="000000" w:themeColor="text1"/>
            <w:lang w:val="en-GB"/>
          </w:rPr>
          <w:t xml:space="preserve">data </w:t>
        </w:r>
      </w:ins>
      <w:r w:rsidRPr="00F31509">
        <w:rPr>
          <w:rFonts w:asciiTheme="majorBidi" w:hAnsiTheme="majorBidi" w:cstheme="majorBidi"/>
          <w:color w:val="000000" w:themeColor="text1"/>
          <w:lang w:val="en-GB"/>
        </w:rPr>
        <w:t xml:space="preserve">sources </w:t>
      </w:r>
      <w:del w:id="2411" w:author="Jane Shaw" w:date="2015-11-07T18:18:00Z">
        <w:r w:rsidRPr="00F31509" w:rsidDel="005E3ADB">
          <w:rPr>
            <w:rFonts w:asciiTheme="majorBidi" w:hAnsiTheme="majorBidi" w:cstheme="majorBidi"/>
            <w:color w:val="000000" w:themeColor="text1"/>
            <w:lang w:val="en-GB"/>
          </w:rPr>
          <w:delText xml:space="preserve">of data </w:delText>
        </w:r>
      </w:del>
      <w:r w:rsidRPr="00F31509">
        <w:rPr>
          <w:rFonts w:asciiTheme="majorBidi" w:hAnsiTheme="majorBidi" w:cstheme="majorBidi"/>
          <w:color w:val="000000" w:themeColor="text1"/>
          <w:lang w:val="en-GB"/>
        </w:rPr>
        <w:t xml:space="preserve">and methods for </w:t>
      </w:r>
      <w:del w:id="2412" w:author="Jane Shaw" w:date="2015-11-07T18:18:00Z">
        <w:r w:rsidRPr="00F31509" w:rsidDel="005E3ADB">
          <w:rPr>
            <w:rFonts w:asciiTheme="majorBidi" w:hAnsiTheme="majorBidi" w:cstheme="majorBidi"/>
            <w:color w:val="000000" w:themeColor="text1"/>
            <w:lang w:val="en-GB"/>
          </w:rPr>
          <w:delText xml:space="preserve">their </w:delText>
        </w:r>
      </w:del>
      <w:r w:rsidRPr="00F31509">
        <w:rPr>
          <w:rFonts w:asciiTheme="majorBidi" w:hAnsiTheme="majorBidi" w:cstheme="majorBidi"/>
          <w:color w:val="000000" w:themeColor="text1"/>
          <w:lang w:val="en-GB"/>
        </w:rPr>
        <w:t>measur</w:t>
      </w:r>
      <w:ins w:id="2413" w:author="Jane Shaw" w:date="2015-11-07T18:18:00Z">
        <w:r w:rsidR="005E3ADB">
          <w:rPr>
            <w:rFonts w:asciiTheme="majorBidi" w:hAnsiTheme="majorBidi" w:cstheme="majorBidi"/>
            <w:color w:val="000000" w:themeColor="text1"/>
            <w:lang w:val="en-GB"/>
          </w:rPr>
          <w:t>ing</w:t>
        </w:r>
      </w:ins>
      <w:del w:id="2414" w:author="Jane Shaw" w:date="2015-11-07T18:18:00Z">
        <w:r w:rsidRPr="00F31509" w:rsidDel="005E3ADB">
          <w:rPr>
            <w:rFonts w:asciiTheme="majorBidi" w:hAnsiTheme="majorBidi" w:cstheme="majorBidi"/>
            <w:color w:val="000000" w:themeColor="text1"/>
            <w:lang w:val="en-GB"/>
          </w:rPr>
          <w:delText>ement</w:delText>
        </w:r>
      </w:del>
      <w:r w:rsidRPr="00F31509">
        <w:rPr>
          <w:rFonts w:asciiTheme="majorBidi" w:hAnsiTheme="majorBidi" w:cstheme="majorBidi"/>
          <w:color w:val="000000" w:themeColor="text1"/>
          <w:lang w:val="en-GB"/>
        </w:rPr>
        <w:t xml:space="preserve"> and collecti</w:t>
      </w:r>
      <w:ins w:id="2415" w:author="Jane Shaw" w:date="2015-11-07T18:18:00Z">
        <w:r w:rsidR="005E3ADB">
          <w:rPr>
            <w:rFonts w:asciiTheme="majorBidi" w:hAnsiTheme="majorBidi" w:cstheme="majorBidi"/>
            <w:color w:val="000000" w:themeColor="text1"/>
            <w:lang w:val="en-GB"/>
          </w:rPr>
          <w:t>ng data</w:t>
        </w:r>
      </w:ins>
      <w:del w:id="2416" w:author="Jane Shaw" w:date="2015-11-07T18:18:00Z">
        <w:r w:rsidRPr="00F31509" w:rsidDel="005E3ADB">
          <w:rPr>
            <w:rFonts w:asciiTheme="majorBidi" w:hAnsiTheme="majorBidi" w:cstheme="majorBidi"/>
            <w:color w:val="000000" w:themeColor="text1"/>
            <w:lang w:val="en-GB"/>
          </w:rPr>
          <w:delText>on</w:delText>
        </w:r>
      </w:del>
      <w:r w:rsidRPr="00F31509">
        <w:rPr>
          <w:rFonts w:asciiTheme="majorBidi" w:hAnsiTheme="majorBidi" w:cstheme="majorBidi"/>
          <w:color w:val="000000" w:themeColor="text1"/>
          <w:lang w:val="en-GB"/>
        </w:rPr>
        <w:t xml:space="preserve"> </w:t>
      </w:r>
      <w:del w:id="2417" w:author="Jane Shaw" w:date="2015-11-07T18:18:00Z">
        <w:r w:rsidRPr="00F31509" w:rsidDel="005E3ADB">
          <w:rPr>
            <w:rFonts w:asciiTheme="majorBidi" w:hAnsiTheme="majorBidi" w:cstheme="majorBidi"/>
            <w:color w:val="000000" w:themeColor="text1"/>
            <w:lang w:val="en-GB"/>
          </w:rPr>
          <w:delText xml:space="preserve">are reviewed </w:delText>
        </w:r>
      </w:del>
      <w:del w:id="2418" w:author="Jane Shaw" w:date="2015-10-19T12:49:00Z">
        <w:r w:rsidRPr="00F31509" w:rsidDel="001B671E">
          <w:rPr>
            <w:rFonts w:asciiTheme="majorBidi" w:hAnsiTheme="majorBidi" w:cstheme="majorBidi"/>
            <w:color w:val="000000" w:themeColor="text1"/>
            <w:lang w:val="en-GB"/>
          </w:rPr>
          <w:delText xml:space="preserve">separately </w:delText>
        </w:r>
      </w:del>
      <w:r w:rsidRPr="00F31509">
        <w:rPr>
          <w:rFonts w:asciiTheme="majorBidi" w:hAnsiTheme="majorBidi" w:cstheme="majorBidi"/>
          <w:color w:val="000000" w:themeColor="text1"/>
          <w:lang w:val="en-GB"/>
        </w:rPr>
        <w:t>for the main variables included in the FBS.</w:t>
      </w:r>
    </w:p>
    <w:p w14:paraId="1CF49E83" w14:textId="40F77B13" w:rsidR="004F65E4" w:rsidRPr="00F31509" w:rsidDel="00323C90" w:rsidRDefault="004F65E4" w:rsidP="005C041A">
      <w:pPr>
        <w:pStyle w:val="Titolo2"/>
        <w:rPr>
          <w:del w:id="2419" w:author="Jane Shaw" w:date="2015-11-03T13:53:00Z"/>
        </w:rPr>
      </w:pPr>
      <w:bookmarkStart w:id="2420" w:name="_Toc428383825"/>
      <w:bookmarkStart w:id="2421" w:name="_Toc428436047"/>
      <w:bookmarkStart w:id="2422" w:name="_Toc428436348"/>
      <w:bookmarkStart w:id="2423" w:name="_Toc308029350"/>
      <w:bookmarkStart w:id="2424" w:name="_Toc308029541"/>
      <w:del w:id="2425" w:author="Jane Shaw" w:date="2015-11-03T13:53:00Z">
        <w:r w:rsidRPr="00F31509" w:rsidDel="00323C90">
          <w:delText xml:space="preserve">Production </w:delText>
        </w:r>
        <w:bookmarkEnd w:id="2420"/>
        <w:bookmarkEnd w:id="2421"/>
        <w:bookmarkEnd w:id="2422"/>
        <w:r w:rsidR="00335468" w:rsidRPr="00F31509" w:rsidDel="00323C90">
          <w:delText>data</w:delText>
        </w:r>
        <w:bookmarkEnd w:id="2423"/>
        <w:bookmarkEnd w:id="2424"/>
      </w:del>
    </w:p>
    <w:p w14:paraId="6F71B871" w14:textId="77777777" w:rsidR="004F65E4" w:rsidRPr="00F31509" w:rsidRDefault="004F65E4" w:rsidP="005C041A">
      <w:pPr>
        <w:pStyle w:val="Titolo3"/>
        <w:rPr>
          <w:lang w:val="en-GB"/>
        </w:rPr>
      </w:pPr>
      <w:r w:rsidRPr="00F31509">
        <w:rPr>
          <w:lang w:val="en-GB"/>
        </w:rPr>
        <w:t>Data sources and collection</w:t>
      </w:r>
    </w:p>
    <w:p w14:paraId="78BDB15F" w14:textId="07B9D034"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w:t>
      </w:r>
      <w:del w:id="2426" w:author="Jane Shaw" w:date="2015-10-19T12:50:00Z">
        <w:r w:rsidRPr="00F31509" w:rsidDel="002D1E76">
          <w:rPr>
            <w:rFonts w:asciiTheme="majorBidi" w:eastAsia="Times New Roman" w:hAnsiTheme="majorBidi" w:cstheme="majorBidi"/>
            <w:lang w:val="en-GB"/>
          </w:rPr>
          <w:delText xml:space="preserve">about </w:delText>
        </w:r>
      </w:del>
      <w:ins w:id="2427" w:author="Jane Shaw" w:date="2015-10-19T12:50:00Z">
        <w:r w:rsidR="002D1E76">
          <w:rPr>
            <w:rFonts w:asciiTheme="majorBidi" w:eastAsia="Times New Roman" w:hAnsiTheme="majorBidi" w:cstheme="majorBidi"/>
            <w:lang w:val="en-GB"/>
          </w:rPr>
          <w:t xml:space="preserve">on </w:t>
        </w:r>
      </w:ins>
      <w:r w:rsidRPr="00F31509">
        <w:rPr>
          <w:rFonts w:asciiTheme="majorBidi" w:eastAsia="Times New Roman" w:hAnsiTheme="majorBidi" w:cstheme="majorBidi"/>
          <w:lang w:val="en-GB"/>
        </w:rPr>
        <w:t xml:space="preserve">agricultural production in a given country. Regular and representative production surveys are the tried and tested </w:t>
      </w:r>
      <w:del w:id="2428" w:author="Jane Shaw" w:date="2015-10-19T12:51:00Z">
        <w:r w:rsidRPr="00F31509" w:rsidDel="002D1E76">
          <w:rPr>
            <w:rFonts w:asciiTheme="majorBidi" w:eastAsia="Times New Roman" w:hAnsiTheme="majorBidi" w:cstheme="majorBidi"/>
            <w:lang w:val="en-GB"/>
          </w:rPr>
          <w:delText xml:space="preserve">vehicle to </w:delText>
        </w:r>
      </w:del>
      <w:ins w:id="2429" w:author="Jane Shaw" w:date="2015-10-19T12:51:00Z">
        <w:r w:rsidR="002D1E76">
          <w:rPr>
            <w:rFonts w:asciiTheme="majorBidi" w:eastAsia="Times New Roman" w:hAnsiTheme="majorBidi" w:cstheme="majorBidi"/>
            <w:lang w:val="en-GB"/>
          </w:rPr>
          <w:t xml:space="preserve">way of </w:t>
        </w:r>
      </w:ins>
      <w:r w:rsidRPr="00F31509">
        <w:rPr>
          <w:rFonts w:asciiTheme="majorBidi" w:eastAsia="Times New Roman" w:hAnsiTheme="majorBidi" w:cstheme="majorBidi"/>
          <w:lang w:val="en-GB"/>
        </w:rPr>
        <w:t>collect</w:t>
      </w:r>
      <w:ins w:id="2430" w:author="Jane Shaw" w:date="2015-10-19T12:51:00Z">
        <w:r w:rsidR="002D1E76">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and improv</w:t>
      </w:r>
      <w:ins w:id="2431" w:author="Jane Shaw" w:date="2015-10-19T12:51:00Z">
        <w:r w:rsidR="002D1E76">
          <w:rPr>
            <w:rFonts w:asciiTheme="majorBidi" w:eastAsia="Times New Roman" w:hAnsiTheme="majorBidi" w:cstheme="majorBidi"/>
            <w:lang w:val="en-GB"/>
          </w:rPr>
          <w:t>ing</w:t>
        </w:r>
      </w:ins>
      <w:del w:id="2432" w:author="Jane Shaw" w:date="2015-10-19T12:51:00Z">
        <w:r w:rsidRPr="00F31509" w:rsidDel="002D1E76">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information </w:t>
      </w:r>
      <w:del w:id="2433" w:author="Jane Shaw" w:date="2015-10-19T12:51:00Z">
        <w:r w:rsidRPr="00F31509" w:rsidDel="002D1E76">
          <w:rPr>
            <w:rFonts w:asciiTheme="majorBidi" w:eastAsia="Times New Roman" w:hAnsiTheme="majorBidi" w:cstheme="majorBidi"/>
            <w:lang w:val="en-GB"/>
          </w:rPr>
          <w:delText xml:space="preserve">about </w:delText>
        </w:r>
      </w:del>
      <w:ins w:id="2434" w:author="Jane Shaw" w:date="2015-10-19T12:51:00Z">
        <w:r w:rsidR="002D1E76">
          <w:rPr>
            <w:rFonts w:asciiTheme="majorBidi" w:eastAsia="Times New Roman" w:hAnsiTheme="majorBidi" w:cstheme="majorBidi"/>
            <w:lang w:val="en-GB"/>
          </w:rPr>
          <w:t xml:space="preserve">on </w:t>
        </w:r>
      </w:ins>
      <w:r w:rsidRPr="00F31509">
        <w:rPr>
          <w:rFonts w:asciiTheme="majorBidi" w:eastAsia="Times New Roman" w:hAnsiTheme="majorBidi" w:cstheme="majorBidi"/>
          <w:lang w:val="en-GB"/>
        </w:rPr>
        <w:t>crop and livestock production. To ease the relevant data collection processes and</w:t>
      </w:r>
      <w:ins w:id="2435" w:author="Jane Shaw" w:date="2015-10-19T12:51:00Z">
        <w:r w:rsidR="002D1E76">
          <w:rPr>
            <w:rFonts w:asciiTheme="majorBidi" w:eastAsia="Times New Roman" w:hAnsiTheme="majorBidi" w:cstheme="majorBidi"/>
            <w:lang w:val="en-GB"/>
          </w:rPr>
          <w:t xml:space="preserve"> –</w:t>
        </w:r>
      </w:ins>
      <w:del w:id="2436" w:author="Jane Shaw" w:date="2015-10-19T12:51:00Z">
        <w:r w:rsidRPr="00F31509" w:rsidDel="002D1E7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2437" w:author="Jane Shaw" w:date="2015-10-19T12:51:00Z">
        <w:r w:rsidR="002D1E76">
          <w:rPr>
            <w:rFonts w:asciiTheme="majorBidi" w:eastAsia="Times New Roman" w:hAnsiTheme="majorBidi" w:cstheme="majorBidi"/>
            <w:lang w:val="en-GB"/>
          </w:rPr>
          <w:t xml:space="preserve">of particular </w:t>
        </w:r>
      </w:ins>
      <w:r w:rsidRPr="00F31509">
        <w:rPr>
          <w:rFonts w:asciiTheme="majorBidi" w:eastAsia="Times New Roman" w:hAnsiTheme="majorBidi" w:cstheme="majorBidi"/>
          <w:lang w:val="en-GB"/>
        </w:rPr>
        <w:t>importan</w:t>
      </w:r>
      <w:ins w:id="2438" w:author="Jane Shaw" w:date="2015-10-19T12:51:00Z">
        <w:r w:rsidR="002D1E76">
          <w:rPr>
            <w:rFonts w:asciiTheme="majorBidi" w:eastAsia="Times New Roman" w:hAnsiTheme="majorBidi" w:cstheme="majorBidi"/>
            <w:lang w:val="en-GB"/>
          </w:rPr>
          <w:t>ce</w:t>
        </w:r>
      </w:ins>
      <w:del w:id="2439" w:author="Jane Shaw" w:date="2015-10-19T12:51:00Z">
        <w:r w:rsidRPr="00F31509" w:rsidDel="002D1E76">
          <w:rPr>
            <w:rFonts w:asciiTheme="majorBidi" w:eastAsia="Times New Roman" w:hAnsiTheme="majorBidi" w:cstheme="majorBidi"/>
            <w:lang w:val="en-GB"/>
          </w:rPr>
          <w:delText>tly</w:delText>
        </w:r>
      </w:del>
      <w:ins w:id="2440" w:author="Jane Shaw" w:date="2015-10-19T12:51:00Z">
        <w:r w:rsidR="002D1E76">
          <w:rPr>
            <w:rFonts w:asciiTheme="majorBidi" w:eastAsia="Times New Roman" w:hAnsiTheme="majorBidi" w:cstheme="majorBidi"/>
            <w:lang w:val="en-GB"/>
          </w:rPr>
          <w:t xml:space="preserve"> –</w:t>
        </w:r>
      </w:ins>
      <w:del w:id="2441" w:author="Jane Shaw" w:date="2015-10-19T12:51:00Z">
        <w:r w:rsidRPr="00F31509" w:rsidDel="002D1E7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to lower their costs, the Global Strategy </w:t>
      </w:r>
      <w:ins w:id="2442" w:author="Jane Shaw" w:date="2015-10-19T12:52:00Z">
        <w:r w:rsidR="002D1E76">
          <w:rPr>
            <w:rFonts w:asciiTheme="majorBidi" w:eastAsia="Times New Roman" w:hAnsiTheme="majorBidi" w:cstheme="majorBidi"/>
            <w:lang w:val="en-GB"/>
          </w:rPr>
          <w:t xml:space="preserve">to </w:t>
        </w:r>
        <w:r w:rsidR="002D1E76" w:rsidRPr="00F31509">
          <w:rPr>
            <w:rFonts w:asciiTheme="majorBidi" w:hAnsiTheme="majorBidi" w:cstheme="majorBidi"/>
            <w:bCs/>
            <w:color w:val="000000" w:themeColor="text1"/>
            <w:szCs w:val="24"/>
            <w:lang w:val="en-GB"/>
          </w:rPr>
          <w:t xml:space="preserve">Improve Agricultural </w:t>
        </w:r>
        <w:r w:rsidR="002D1E76">
          <w:rPr>
            <w:rFonts w:asciiTheme="majorBidi" w:hAnsiTheme="majorBidi" w:cstheme="majorBidi"/>
            <w:bCs/>
            <w:color w:val="000000" w:themeColor="text1"/>
            <w:szCs w:val="24"/>
            <w:lang w:val="en-GB"/>
          </w:rPr>
          <w:t xml:space="preserve">and Rural </w:t>
        </w:r>
        <w:r w:rsidR="002D1E76" w:rsidRPr="00F31509">
          <w:rPr>
            <w:rFonts w:asciiTheme="majorBidi" w:hAnsiTheme="majorBidi" w:cstheme="majorBidi"/>
            <w:bCs/>
            <w:color w:val="000000" w:themeColor="text1"/>
            <w:szCs w:val="24"/>
            <w:lang w:val="en-GB"/>
          </w:rPr>
          <w:t>Statistics</w:t>
        </w:r>
      </w:ins>
      <w:ins w:id="2443" w:author="Jane Shaw" w:date="2015-10-19T12:57:00Z">
        <w:r w:rsidR="009C5BD0">
          <w:rPr>
            <w:rFonts w:asciiTheme="majorBidi" w:hAnsiTheme="majorBidi" w:cstheme="majorBidi"/>
            <w:bCs/>
            <w:color w:val="000000" w:themeColor="text1"/>
            <w:szCs w:val="24"/>
            <w:lang w:val="en-GB"/>
          </w:rPr>
          <w:t xml:space="preserve"> </w:t>
        </w:r>
      </w:ins>
      <w:del w:id="2444" w:author="Jane Shaw" w:date="2015-10-19T12:51:00Z">
        <w:r w:rsidRPr="00F31509" w:rsidDel="002D1E76">
          <w:rPr>
            <w:rFonts w:asciiTheme="majorBidi" w:eastAsia="Times New Roman" w:hAnsiTheme="majorBidi" w:cstheme="majorBidi"/>
            <w:lang w:val="en-GB"/>
          </w:rPr>
          <w:delText xml:space="preserve">has </w:delText>
        </w:r>
      </w:del>
      <w:r w:rsidRPr="00F31509">
        <w:rPr>
          <w:rFonts w:asciiTheme="majorBidi" w:eastAsia="Times New Roman" w:hAnsiTheme="majorBidi" w:cstheme="majorBidi"/>
          <w:lang w:val="en-GB"/>
        </w:rPr>
        <w:t>propose</w:t>
      </w:r>
      <w:ins w:id="2445" w:author="Jane Shaw" w:date="2015-10-19T12:51:00Z">
        <w:r w:rsidR="002D1E76">
          <w:rPr>
            <w:rFonts w:asciiTheme="majorBidi" w:eastAsia="Times New Roman" w:hAnsiTheme="majorBidi" w:cstheme="majorBidi"/>
            <w:lang w:val="en-GB"/>
          </w:rPr>
          <w:t>s</w:t>
        </w:r>
      </w:ins>
      <w:del w:id="2446" w:author="Jane Shaw" w:date="2015-10-19T12:51:00Z">
        <w:r w:rsidRPr="00F31509" w:rsidDel="002D1E76">
          <w:rPr>
            <w:rFonts w:asciiTheme="majorBidi" w:eastAsia="Times New Roman" w:hAnsiTheme="majorBidi" w:cstheme="majorBidi"/>
            <w:lang w:val="en-GB"/>
          </w:rPr>
          <w:delText>d</w:delText>
        </w:r>
      </w:del>
      <w:r w:rsidRPr="00F31509">
        <w:rPr>
          <w:rFonts w:asciiTheme="majorBidi" w:eastAsia="Times New Roman" w:hAnsiTheme="majorBidi" w:cstheme="majorBidi"/>
          <w:lang w:val="en-GB"/>
        </w:rPr>
        <w:t xml:space="preserve"> a number of innovat</w:t>
      </w:r>
      <w:ins w:id="2447" w:author="Jane Shaw" w:date="2015-11-07T18:20:00Z">
        <w:r w:rsidR="005F06EB">
          <w:rPr>
            <w:rFonts w:asciiTheme="majorBidi" w:eastAsia="Times New Roman" w:hAnsiTheme="majorBidi" w:cstheme="majorBidi"/>
            <w:lang w:val="en-GB"/>
          </w:rPr>
          <w:t>ive</w:t>
        </w:r>
      </w:ins>
      <w:del w:id="2448" w:author="Jane Shaw" w:date="2015-11-07T18:20:00Z">
        <w:r w:rsidRPr="00F31509" w:rsidDel="005F06EB">
          <w:rPr>
            <w:rFonts w:asciiTheme="majorBidi" w:eastAsia="Times New Roman" w:hAnsiTheme="majorBidi" w:cstheme="majorBidi"/>
            <w:lang w:val="en-GB"/>
          </w:rPr>
          <w:delText>ions</w:delText>
        </w:r>
      </w:del>
      <w:r w:rsidRPr="00F31509">
        <w:rPr>
          <w:rFonts w:asciiTheme="majorBidi" w:eastAsia="Times New Roman" w:hAnsiTheme="majorBidi" w:cstheme="majorBidi"/>
          <w:lang w:val="en-GB"/>
        </w:rPr>
        <w:t xml:space="preserve"> </w:t>
      </w:r>
      <w:del w:id="2449" w:author="Jane Shaw" w:date="2015-11-07T18:20:00Z">
        <w:r w:rsidRPr="00F31509" w:rsidDel="005F06EB">
          <w:rPr>
            <w:rFonts w:asciiTheme="majorBidi" w:eastAsia="Times New Roman" w:hAnsiTheme="majorBidi" w:cstheme="majorBidi"/>
            <w:lang w:val="en-GB"/>
          </w:rPr>
          <w:delText xml:space="preserve">for </w:delText>
        </w:r>
      </w:del>
      <w:r w:rsidRPr="00F31509">
        <w:rPr>
          <w:rFonts w:asciiTheme="majorBidi" w:eastAsia="Times New Roman" w:hAnsiTheme="majorBidi" w:cstheme="majorBidi"/>
          <w:lang w:val="en-GB"/>
        </w:rPr>
        <w:t>survey design</w:t>
      </w:r>
      <w:ins w:id="2450" w:author="Jane Shaw" w:date="2015-11-07T18:20:00Z">
        <w:r w:rsidR="005F06EB">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w:t>
      </w:r>
      <w:ins w:id="2451" w:author="Jane Shaw" w:date="2015-10-16T13:54:00Z">
        <w:r w:rsidR="00655D98" w:rsidRPr="00F31509">
          <w:rPr>
            <w:rFonts w:asciiTheme="majorBidi" w:hAnsiTheme="majorBidi" w:cstheme="majorBidi"/>
            <w:bCs/>
            <w:color w:val="000000" w:themeColor="text1"/>
            <w:szCs w:val="24"/>
            <w:lang w:val="en-GB"/>
          </w:rPr>
          <w:t xml:space="preserve">Global Strategy </w:t>
        </w:r>
      </w:ins>
      <w:del w:id="2452" w:author="Jane Shaw" w:date="2015-10-16T13:54:00Z">
        <w:r w:rsidRPr="00F31509" w:rsidDel="00655D98">
          <w:rPr>
            <w:rFonts w:asciiTheme="majorBidi" w:eastAsia="Times New Roman" w:hAnsiTheme="majorBidi" w:cstheme="majorBidi"/>
            <w:lang w:val="en-GB"/>
          </w:rPr>
          <w:delText>GS</w:delText>
        </w:r>
      </w:del>
      <w:del w:id="2453" w:author="Jane Shaw" w:date="2015-10-19T12:52:00Z">
        <w:r w:rsidRPr="00F31509" w:rsidDel="002D1E76">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has identified </w:t>
      </w:r>
      <w:del w:id="2454" w:author="Jane Shaw" w:date="2015-11-07T18:20:00Z">
        <w:r w:rsidRPr="00F31509" w:rsidDel="005F06EB">
          <w:rPr>
            <w:rFonts w:asciiTheme="majorBidi" w:eastAsia="Times New Roman" w:hAnsiTheme="majorBidi" w:cstheme="majorBidi"/>
            <w:lang w:val="en-GB"/>
          </w:rPr>
          <w:delText xml:space="preserve">possibilities </w:delText>
        </w:r>
      </w:del>
      <w:del w:id="2455" w:author="Jane Shaw" w:date="2015-10-19T12:52:00Z">
        <w:r w:rsidRPr="00F31509" w:rsidDel="002D1E76">
          <w:rPr>
            <w:rFonts w:asciiTheme="majorBidi" w:eastAsia="Times New Roman" w:hAnsiTheme="majorBidi" w:cstheme="majorBidi"/>
            <w:lang w:val="en-GB"/>
          </w:rPr>
          <w:delText xml:space="preserve">to </w:delText>
        </w:r>
      </w:del>
      <w:ins w:id="2456" w:author="Jane Shaw" w:date="2015-11-07T18:20:00Z">
        <w:r w:rsidR="005F06EB">
          <w:rPr>
            <w:rFonts w:asciiTheme="majorBidi" w:eastAsia="Times New Roman" w:hAnsiTheme="majorBidi" w:cstheme="majorBidi"/>
            <w:lang w:val="en-GB"/>
          </w:rPr>
          <w:t xml:space="preserve">ways of </w:t>
        </w:r>
      </w:ins>
      <w:r w:rsidRPr="00F31509">
        <w:rPr>
          <w:rFonts w:asciiTheme="majorBidi" w:eastAsia="Times New Roman" w:hAnsiTheme="majorBidi" w:cstheme="majorBidi"/>
          <w:lang w:val="en-GB"/>
        </w:rPr>
        <w:t>enhanc</w:t>
      </w:r>
      <w:ins w:id="2457" w:author="Jane Shaw" w:date="2015-10-19T12:52:00Z">
        <w:r w:rsidR="002D1E76">
          <w:rPr>
            <w:rFonts w:asciiTheme="majorBidi" w:eastAsia="Times New Roman" w:hAnsiTheme="majorBidi" w:cstheme="majorBidi"/>
            <w:lang w:val="en-GB"/>
          </w:rPr>
          <w:t>ing</w:t>
        </w:r>
      </w:ins>
      <w:del w:id="2458" w:author="Jane Shaw" w:date="2015-10-19T12:52:00Z">
        <w:r w:rsidRPr="00F31509" w:rsidDel="002D1E76">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the accuracy of </w:t>
      </w:r>
      <w:del w:id="2459" w:author="Jane Shaw" w:date="2015-10-19T12:52:00Z">
        <w:r w:rsidRPr="00F31509" w:rsidDel="002D1E76">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estimates </w:t>
      </w:r>
      <w:del w:id="2460" w:author="Jane Shaw" w:date="2015-10-19T12:52:00Z">
        <w:r w:rsidRPr="00F31509" w:rsidDel="002D1E76">
          <w:rPr>
            <w:rFonts w:asciiTheme="majorBidi" w:eastAsia="Times New Roman" w:hAnsiTheme="majorBidi" w:cstheme="majorBidi"/>
            <w:lang w:val="en-GB"/>
          </w:rPr>
          <w:delText xml:space="preserve">and </w:delText>
        </w:r>
      </w:del>
      <w:ins w:id="2461" w:author="Jane Shaw" w:date="2015-10-19T12:52:00Z">
        <w:r w:rsidR="002D1E76">
          <w:rPr>
            <w:rFonts w:asciiTheme="majorBidi" w:eastAsia="Times New Roman" w:hAnsiTheme="majorBidi" w:cstheme="majorBidi"/>
            <w:lang w:val="en-GB"/>
          </w:rPr>
          <w:t xml:space="preserve">while </w:t>
        </w:r>
      </w:ins>
      <w:r w:rsidRPr="00F31509">
        <w:rPr>
          <w:rFonts w:asciiTheme="majorBidi" w:eastAsia="Times New Roman" w:hAnsiTheme="majorBidi" w:cstheme="majorBidi"/>
          <w:lang w:val="en-GB"/>
        </w:rPr>
        <w:t>lower</w:t>
      </w:r>
      <w:ins w:id="2462" w:author="Jane Shaw" w:date="2015-10-19T12:52:00Z">
        <w:r w:rsidR="002D1E76">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data collection costs</w:t>
      </w:r>
      <w:del w:id="2463" w:author="Jane Shaw" w:date="2015-11-07T18:20:00Z">
        <w:r w:rsidRPr="00F31509" w:rsidDel="005F06EB">
          <w:rPr>
            <w:rFonts w:asciiTheme="majorBidi" w:eastAsia="Times New Roman" w:hAnsiTheme="majorBidi" w:cstheme="majorBidi"/>
            <w:lang w:val="en-GB"/>
          </w:rPr>
          <w:delText xml:space="preserve"> at the same time</w:delText>
        </w:r>
      </w:del>
      <w:r w:rsidRPr="00F31509">
        <w:rPr>
          <w:rFonts w:asciiTheme="majorBidi" w:eastAsia="Times New Roman" w:hAnsiTheme="majorBidi" w:cstheme="majorBidi"/>
          <w:lang w:val="en-GB"/>
        </w:rPr>
        <w:t xml:space="preserve">, </w:t>
      </w:r>
      <w:del w:id="2464" w:author="Jane Shaw" w:date="2015-10-19T12:52:00Z">
        <w:r w:rsidRPr="00F31509" w:rsidDel="002D1E76">
          <w:rPr>
            <w:rFonts w:asciiTheme="majorBidi" w:eastAsia="Times New Roman" w:hAnsiTheme="majorBidi" w:cstheme="majorBidi"/>
            <w:lang w:val="en-GB"/>
          </w:rPr>
          <w:delText xml:space="preserve">e.g. </w:delText>
        </w:r>
      </w:del>
      <w:ins w:id="2465" w:author="Jane Shaw" w:date="2015-10-19T12:52:00Z">
        <w:r w:rsidR="002D1E76">
          <w:rPr>
            <w:rFonts w:asciiTheme="majorBidi" w:eastAsia="Times New Roman" w:hAnsiTheme="majorBidi" w:cstheme="majorBidi"/>
            <w:lang w:val="en-GB"/>
          </w:rPr>
          <w:t xml:space="preserve">such as </w:t>
        </w:r>
      </w:ins>
      <w:r w:rsidRPr="00F31509">
        <w:rPr>
          <w:rFonts w:asciiTheme="majorBidi" w:eastAsia="Times New Roman" w:hAnsiTheme="majorBidi" w:cstheme="majorBidi"/>
          <w:lang w:val="en-GB"/>
        </w:rPr>
        <w:t>by combining different sampling frames into a multiple-frame sampling exercise (Vogel</w:t>
      </w:r>
      <w:ins w:id="2466" w:author="Jane Shaw" w:date="2015-10-19T12:53:00Z">
        <w:r w:rsidR="002D1E76">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2015). Some countries already apply </w:t>
      </w:r>
      <w:del w:id="2467" w:author="Jane Shaw" w:date="2015-11-07T18:20:00Z">
        <w:r w:rsidRPr="00F31509" w:rsidDel="005F06EB">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two-stage sampling</w:t>
      </w:r>
      <w:del w:id="2468" w:author="Jane Shaw" w:date="2015-11-07T18:20:00Z">
        <w:r w:rsidRPr="00F31509" w:rsidDel="005F06EB">
          <w:rPr>
            <w:rFonts w:asciiTheme="majorBidi" w:eastAsia="Times New Roman" w:hAnsiTheme="majorBidi" w:cstheme="majorBidi"/>
            <w:lang w:val="en-GB"/>
          </w:rPr>
          <w:delText xml:space="preserve"> design</w:delText>
        </w:r>
      </w:del>
      <w:r w:rsidRPr="00F31509">
        <w:rPr>
          <w:rFonts w:asciiTheme="majorBidi" w:eastAsia="Times New Roman" w:hAnsiTheme="majorBidi" w:cstheme="majorBidi"/>
          <w:lang w:val="en-GB"/>
        </w:rPr>
        <w:t xml:space="preserve">, mostly with cluster-sampling, </w:t>
      </w:r>
      <w:del w:id="2469" w:author="Jane Shaw" w:date="2015-10-19T12:53:00Z">
        <w:r w:rsidRPr="00F31509" w:rsidDel="002D1E76">
          <w:rPr>
            <w:rFonts w:asciiTheme="majorBidi" w:eastAsia="Times New Roman" w:hAnsiTheme="majorBidi" w:cstheme="majorBidi"/>
            <w:lang w:val="en-GB"/>
          </w:rPr>
          <w:delText xml:space="preserve">where </w:delText>
        </w:r>
      </w:del>
      <w:ins w:id="2470" w:author="Jane Shaw" w:date="2015-10-19T12:53:00Z">
        <w:r w:rsidR="002D1E76">
          <w:rPr>
            <w:rFonts w:asciiTheme="majorBidi" w:eastAsia="Times New Roman" w:hAnsiTheme="majorBidi" w:cstheme="majorBidi"/>
            <w:lang w:val="en-GB"/>
          </w:rPr>
          <w:t xml:space="preserve">in which </w:t>
        </w:r>
      </w:ins>
      <w:del w:id="2471" w:author="Jane Shaw" w:date="2015-10-19T12:53:00Z">
        <w:r w:rsidRPr="00F31509" w:rsidDel="002D1E76">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administrative areas or geographic territories are usually used as </w:t>
      </w:r>
      <w:ins w:id="2472" w:author="Jane Shaw" w:date="2015-11-07T18:20:00Z">
        <w:r w:rsidR="005F06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primary sampling units. </w:t>
      </w:r>
    </w:p>
    <w:p w14:paraId="204A8020" w14:textId="2F477EC4"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xml:space="preserve">) can be gleaned from agricultural censuses; however, censuses are typically conducted </w:t>
      </w:r>
      <w:del w:id="2473" w:author="Jane Shaw" w:date="2015-11-07T18:20:00Z">
        <w:r w:rsidRPr="00F31509" w:rsidDel="005F06EB">
          <w:rPr>
            <w:rFonts w:asciiTheme="majorBidi" w:eastAsia="Times New Roman" w:hAnsiTheme="majorBidi" w:cstheme="majorBidi"/>
            <w:lang w:val="en-GB"/>
          </w:rPr>
          <w:delText xml:space="preserve">less </w:delText>
        </w:r>
      </w:del>
      <w:ins w:id="2474" w:author="Jane Shaw" w:date="2015-11-07T18:20:00Z">
        <w:r w:rsidR="005F06EB">
          <w:rPr>
            <w:rFonts w:asciiTheme="majorBidi" w:eastAsia="Times New Roman" w:hAnsiTheme="majorBidi" w:cstheme="majorBidi"/>
            <w:lang w:val="en-GB"/>
          </w:rPr>
          <w:t>in</w:t>
        </w:r>
      </w:ins>
      <w:r w:rsidRPr="00F31509">
        <w:rPr>
          <w:rFonts w:asciiTheme="majorBidi" w:eastAsia="Times New Roman" w:hAnsiTheme="majorBidi" w:cstheme="majorBidi"/>
          <w:lang w:val="en-GB"/>
        </w:rPr>
        <w:t xml:space="preserve">frequently, </w:t>
      </w:r>
      <w:del w:id="2475" w:author="Jane Shaw" w:date="2015-11-07T18:20:00Z">
        <w:r w:rsidRPr="00F31509" w:rsidDel="005F06EB">
          <w:rPr>
            <w:rFonts w:asciiTheme="majorBidi" w:eastAsia="Times New Roman" w:hAnsiTheme="majorBidi" w:cstheme="majorBidi"/>
            <w:lang w:val="en-GB"/>
          </w:rPr>
          <w:delText xml:space="preserve">mostly </w:delText>
        </w:r>
      </w:del>
      <w:ins w:id="2476" w:author="Jane Shaw" w:date="2015-11-07T18:20:00Z">
        <w:r w:rsidR="005F06EB">
          <w:rPr>
            <w:rFonts w:asciiTheme="majorBidi" w:eastAsia="Times New Roman" w:hAnsiTheme="majorBidi" w:cstheme="majorBidi"/>
            <w:lang w:val="en-GB"/>
          </w:rPr>
          <w:t xml:space="preserve">often </w:t>
        </w:r>
      </w:ins>
      <w:del w:id="2477" w:author="Jane Shaw" w:date="2015-10-19T12:57:00Z">
        <w:r w:rsidRPr="00F31509" w:rsidDel="009C5BD0">
          <w:rPr>
            <w:rFonts w:asciiTheme="majorBidi" w:eastAsia="Times New Roman" w:hAnsiTheme="majorBidi" w:cstheme="majorBidi"/>
            <w:lang w:val="en-GB"/>
          </w:rPr>
          <w:delText xml:space="preserve">in </w:delText>
        </w:r>
      </w:del>
      <w:ins w:id="2478" w:author="Jane Shaw" w:date="2015-10-19T12:57:00Z">
        <w:r w:rsidR="009C5BD0">
          <w:rPr>
            <w:rFonts w:asciiTheme="majorBidi" w:eastAsia="Times New Roman" w:hAnsiTheme="majorBidi" w:cstheme="majorBidi"/>
            <w:lang w:val="en-GB"/>
          </w:rPr>
          <w:t>at</w:t>
        </w:r>
        <w:r w:rsidR="009C5BD0"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ten-year intervals</w:t>
      </w:r>
      <w:ins w:id="2479" w:author="Jane Shaw" w:date="2015-10-19T12:57:00Z">
        <w:r w:rsidR="009C5BD0">
          <w:rPr>
            <w:rFonts w:asciiTheme="majorBidi" w:eastAsia="Times New Roman" w:hAnsiTheme="majorBidi" w:cstheme="majorBidi"/>
            <w:lang w:val="en-GB"/>
          </w:rPr>
          <w:t>.</w:t>
        </w:r>
      </w:ins>
      <w:r w:rsidRPr="00F31509">
        <w:rPr>
          <w:rStyle w:val="Rimandonotaapidipagina"/>
          <w:rFonts w:asciiTheme="majorBidi" w:eastAsia="Times New Roman" w:hAnsiTheme="majorBidi" w:cstheme="majorBidi"/>
          <w:lang w:val="en-GB"/>
        </w:rPr>
        <w:footnoteReference w:id="12"/>
      </w:r>
      <w:del w:id="2487" w:author="Jane Shaw" w:date="2015-10-19T12:57:00Z">
        <w:r w:rsidRPr="00F31509" w:rsidDel="009C5BD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2488" w:author="Jane Shaw" w:date="2015-10-19T13:01:00Z">
        <w:r w:rsidR="00232C5E" w:rsidRPr="00F31509" w:rsidDel="009C5BD0">
          <w:rPr>
            <w:rFonts w:asciiTheme="majorBidi" w:eastAsia="Times New Roman" w:hAnsiTheme="majorBidi" w:cstheme="majorBidi"/>
            <w:lang w:val="en-GB"/>
          </w:rPr>
          <w:delText>Also</w:delText>
        </w:r>
      </w:del>
      <w:ins w:id="2489" w:author="Jane Shaw" w:date="2015-10-19T13:01:00Z">
        <w:r w:rsidR="009C5BD0">
          <w:rPr>
            <w:rFonts w:asciiTheme="majorBidi" w:eastAsia="Times New Roman" w:hAnsiTheme="majorBidi" w:cstheme="majorBidi"/>
            <w:lang w:val="en-GB"/>
          </w:rPr>
          <w:t>In addition</w:t>
        </w:r>
      </w:ins>
      <w:r w:rsidR="00232C5E" w:rsidRPr="00F31509">
        <w:rPr>
          <w:rFonts w:asciiTheme="majorBidi" w:eastAsia="Times New Roman" w:hAnsiTheme="majorBidi" w:cstheme="majorBidi"/>
          <w:lang w:val="en-GB"/>
        </w:rPr>
        <w:t xml:space="preserve">, </w:t>
      </w:r>
      <w:del w:id="2490" w:author="Jane Shaw" w:date="2015-10-19T13:01:00Z">
        <w:r w:rsidR="00232C5E" w:rsidRPr="00F31509" w:rsidDel="009C5BD0">
          <w:rPr>
            <w:rFonts w:asciiTheme="majorBidi" w:eastAsia="Times New Roman" w:hAnsiTheme="majorBidi" w:cstheme="majorBidi"/>
            <w:lang w:val="en-GB"/>
          </w:rPr>
          <w:delText xml:space="preserve">as </w:delText>
        </w:r>
      </w:del>
      <w:r w:rsidRPr="00F31509">
        <w:rPr>
          <w:rFonts w:asciiTheme="majorBidi" w:eastAsia="Times New Roman" w:hAnsiTheme="majorBidi" w:cstheme="majorBidi"/>
          <w:lang w:val="en-GB"/>
        </w:rPr>
        <w:t xml:space="preserve">most </w:t>
      </w:r>
      <w:ins w:id="2491" w:author="Jane Shaw" w:date="2015-10-19T13:01:00Z">
        <w:r w:rsidR="009C5BD0">
          <w:rPr>
            <w:rFonts w:asciiTheme="majorBidi" w:eastAsia="Times New Roman" w:hAnsiTheme="majorBidi" w:cstheme="majorBidi"/>
            <w:lang w:val="en-GB"/>
          </w:rPr>
          <w:t xml:space="preserve">of the </w:t>
        </w:r>
      </w:ins>
      <w:r w:rsidRPr="00F31509">
        <w:rPr>
          <w:rFonts w:asciiTheme="majorBidi" w:eastAsia="Times New Roman" w:hAnsiTheme="majorBidi" w:cstheme="majorBidi"/>
          <w:lang w:val="en-GB"/>
        </w:rPr>
        <w:t xml:space="preserve">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14:paraId="652213C7" w14:textId="40821ED1"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 xml:space="preserve">ome countries keep useful administrative records </w:t>
      </w:r>
      <w:del w:id="2492" w:author="Jane Shaw" w:date="2015-11-07T18:21:00Z">
        <w:r w:rsidR="004F65E4" w:rsidRPr="00F31509" w:rsidDel="005F06EB">
          <w:rPr>
            <w:rFonts w:asciiTheme="majorBidi" w:hAnsiTheme="majorBidi" w:cstheme="majorBidi"/>
            <w:lang w:val="en-GB"/>
          </w:rPr>
          <w:delText xml:space="preserve">on </w:delText>
        </w:r>
      </w:del>
      <w:ins w:id="2493" w:author="Jane Shaw" w:date="2015-11-07T18:21:00Z">
        <w:r w:rsidR="005F06EB">
          <w:rPr>
            <w:rFonts w:asciiTheme="majorBidi" w:hAnsiTheme="majorBidi" w:cstheme="majorBidi"/>
            <w:lang w:val="en-GB"/>
          </w:rPr>
          <w:t xml:space="preserve">of </w:t>
        </w:r>
      </w:ins>
      <w:r w:rsidR="004F65E4" w:rsidRPr="00F31509">
        <w:rPr>
          <w:rFonts w:asciiTheme="majorBidi" w:hAnsiTheme="majorBidi" w:cstheme="majorBidi"/>
          <w:lang w:val="en-GB"/>
        </w:rPr>
        <w:t>agricultural production; for example, local government officials need to track the number</w:t>
      </w:r>
      <w:ins w:id="2494" w:author="Jane Shaw" w:date="2015-11-07T18:21:00Z">
        <w:r w:rsidR="005F06EB">
          <w:rPr>
            <w:rFonts w:asciiTheme="majorBidi" w:hAnsiTheme="majorBidi" w:cstheme="majorBidi"/>
            <w:lang w:val="en-GB"/>
          </w:rPr>
          <w:t>s</w:t>
        </w:r>
      </w:ins>
      <w:r w:rsidR="004F65E4" w:rsidRPr="00F31509">
        <w:rPr>
          <w:rFonts w:asciiTheme="majorBidi" w:hAnsiTheme="majorBidi" w:cstheme="majorBidi"/>
          <w:lang w:val="en-GB"/>
        </w:rPr>
        <w:t xml:space="preserve">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w:t>
      </w:r>
      <w:ins w:id="2495" w:author="Jane Shaw" w:date="2015-10-19T13:02:00Z">
        <w:r w:rsidR="009C5BD0">
          <w:rPr>
            <w:rFonts w:asciiTheme="majorBidi" w:hAnsiTheme="majorBidi" w:cstheme="majorBidi"/>
            <w:lang w:val="en-GB"/>
          </w:rPr>
          <w:t>s,</w:t>
        </w:r>
      </w:ins>
      <w:r w:rsidR="004F65E4" w:rsidRPr="00F31509">
        <w:rPr>
          <w:rFonts w:asciiTheme="majorBidi" w:hAnsiTheme="majorBidi" w:cstheme="majorBidi"/>
          <w:lang w:val="en-GB"/>
        </w:rPr>
        <w:t xml:space="preserve"> and </w:t>
      </w:r>
      <w:del w:id="2496" w:author="Jane Shaw" w:date="2015-10-19T13:02:00Z">
        <w:r w:rsidR="004F65E4" w:rsidRPr="00F31509" w:rsidDel="009C5BD0">
          <w:rPr>
            <w:rFonts w:asciiTheme="majorBidi" w:hAnsiTheme="majorBidi" w:cstheme="majorBidi"/>
            <w:lang w:val="en-GB"/>
          </w:rPr>
          <w:delText xml:space="preserve">thus </w:delText>
        </w:r>
      </w:del>
      <w:ins w:id="2497" w:author="Jane Shaw" w:date="2015-10-19T13:02:00Z">
        <w:r w:rsidR="009C5BD0">
          <w:rPr>
            <w:rFonts w:asciiTheme="majorBidi" w:hAnsiTheme="majorBidi" w:cstheme="majorBidi"/>
            <w:lang w:val="en-GB"/>
          </w:rPr>
          <w:t xml:space="preserve">so </w:t>
        </w:r>
      </w:ins>
      <w:r w:rsidR="004F65E4" w:rsidRPr="00F31509">
        <w:rPr>
          <w:rFonts w:asciiTheme="majorBidi" w:hAnsiTheme="majorBidi" w:cstheme="majorBidi"/>
          <w:lang w:val="en-GB"/>
        </w:rPr>
        <w:t>instruct the</w:t>
      </w:r>
      <w:del w:id="2498" w:author="Jane Shaw" w:date="2015-10-19T13:02:00Z">
        <w:r w:rsidR="004F65E4" w:rsidRPr="00F31509" w:rsidDel="009C5BD0">
          <w:rPr>
            <w:rFonts w:asciiTheme="majorBidi" w:hAnsiTheme="majorBidi" w:cstheme="majorBidi"/>
            <w:lang w:val="en-GB"/>
          </w:rPr>
          <w:delText>ir</w:delText>
        </w:r>
      </w:del>
      <w:r w:rsidR="004F65E4" w:rsidRPr="00F31509">
        <w:rPr>
          <w:rFonts w:asciiTheme="majorBidi" w:hAnsiTheme="majorBidi" w:cstheme="majorBidi"/>
          <w:lang w:val="en-GB"/>
        </w:rPr>
        <w:t xml:space="preserve"> relevant agencies to keep </w:t>
      </w:r>
      <w:del w:id="2499" w:author="Jane Shaw" w:date="2015-10-19T13:02:00Z">
        <w:r w:rsidR="004F65E4" w:rsidRPr="00F31509" w:rsidDel="009C5BD0">
          <w:rPr>
            <w:rFonts w:asciiTheme="majorBidi" w:hAnsiTheme="majorBidi" w:cstheme="majorBidi"/>
            <w:lang w:val="en-GB"/>
          </w:rPr>
          <w:delText xml:space="preserve">a </w:delText>
        </w:r>
      </w:del>
      <w:r w:rsidR="004F65E4" w:rsidRPr="00F31509">
        <w:rPr>
          <w:rFonts w:asciiTheme="majorBidi" w:hAnsiTheme="majorBidi" w:cstheme="majorBidi"/>
          <w:lang w:val="en-GB"/>
        </w:rPr>
        <w:t>record</w:t>
      </w:r>
      <w:ins w:id="2500" w:author="Jane Shaw" w:date="2015-10-19T13:02:00Z">
        <w:r w:rsidR="009C5BD0">
          <w:rPr>
            <w:rFonts w:asciiTheme="majorBidi" w:hAnsiTheme="majorBidi" w:cstheme="majorBidi"/>
            <w:lang w:val="en-GB"/>
          </w:rPr>
          <w:t>s</w:t>
        </w:r>
      </w:ins>
      <w:r w:rsidRPr="00F31509">
        <w:rPr>
          <w:rFonts w:asciiTheme="majorBidi" w:hAnsiTheme="majorBidi" w:cstheme="majorBidi"/>
          <w:lang w:val="en-GB"/>
        </w:rPr>
        <w:t xml:space="preserve"> (Pica-Ciamarra </w:t>
      </w:r>
      <w:r w:rsidRPr="00F31509">
        <w:rPr>
          <w:rFonts w:asciiTheme="majorBidi" w:hAnsiTheme="majorBidi" w:cstheme="majorBidi"/>
          <w:i/>
          <w:lang w:val="en-GB"/>
        </w:rPr>
        <w:t>et al.</w:t>
      </w:r>
      <w:ins w:id="2501" w:author="Jane Shaw" w:date="2015-10-19T13:02:00Z">
        <w:r w:rsidR="009C5BD0">
          <w:rPr>
            <w:rFonts w:asciiTheme="majorBidi" w:hAnsiTheme="majorBidi" w:cstheme="majorBidi"/>
            <w:i/>
            <w:lang w:val="en-GB"/>
          </w:rPr>
          <w:t>,</w:t>
        </w:r>
      </w:ins>
      <w:r w:rsidRPr="00F31509">
        <w:rPr>
          <w:rFonts w:asciiTheme="majorBidi" w:hAnsiTheme="majorBidi" w:cstheme="majorBidi"/>
          <w:i/>
          <w:lang w:val="en-GB"/>
        </w:rPr>
        <w:t xml:space="preserve"> </w:t>
      </w:r>
      <w:r w:rsidRPr="00F31509">
        <w:rPr>
          <w:rFonts w:asciiTheme="majorBidi" w:hAnsiTheme="majorBidi" w:cstheme="majorBidi"/>
          <w:lang w:val="en-GB"/>
        </w:rPr>
        <w:t>2014</w:t>
      </w:r>
      <w:ins w:id="2502" w:author="Jane Shaw" w:date="2015-10-19T13:02:00Z">
        <w:r w:rsidR="009C5BD0">
          <w:rPr>
            <w:rFonts w:asciiTheme="majorBidi" w:hAnsiTheme="majorBidi" w:cstheme="majorBidi"/>
            <w:lang w:val="en-GB"/>
          </w:rPr>
          <w:t>:</w:t>
        </w:r>
      </w:ins>
      <w:del w:id="2503" w:author="Jane Shaw" w:date="2015-10-19T13:02:00Z">
        <w:r w:rsidRPr="00F31509" w:rsidDel="009C5BD0">
          <w:rPr>
            <w:rFonts w:asciiTheme="majorBidi" w:hAnsiTheme="majorBidi" w:cstheme="majorBidi"/>
            <w:lang w:val="en-GB"/>
          </w:rPr>
          <w:delText>,</w:delText>
        </w:r>
      </w:del>
      <w:r w:rsidRPr="00F31509">
        <w:rPr>
          <w:rFonts w:asciiTheme="majorBidi" w:hAnsiTheme="majorBidi" w:cstheme="majorBidi"/>
          <w:lang w:val="en-GB"/>
        </w:rPr>
        <w:t xml:space="preserve"> </w:t>
      </w:r>
      <w:del w:id="2504" w:author="Jane Shaw" w:date="2015-10-19T13:02:00Z">
        <w:r w:rsidRPr="00F31509" w:rsidDel="009C5BD0">
          <w:rPr>
            <w:rFonts w:asciiTheme="majorBidi" w:hAnsiTheme="majorBidi" w:cstheme="majorBidi"/>
            <w:lang w:val="en-GB"/>
          </w:rPr>
          <w:delText xml:space="preserve">p. </w:delText>
        </w:r>
      </w:del>
      <w:r w:rsidRPr="00F31509">
        <w:rPr>
          <w:rFonts w:asciiTheme="majorBidi" w:hAnsiTheme="majorBidi" w:cstheme="majorBidi"/>
          <w:lang w:val="en-GB"/>
        </w:rPr>
        <w:t>35</w:t>
      </w:r>
      <w:ins w:id="2505" w:author="Jane Shaw" w:date="2015-10-19T13:03:00Z">
        <w:r w:rsidR="009C5BD0">
          <w:rPr>
            <w:rFonts w:asciiTheme="majorBidi" w:hAnsiTheme="majorBidi" w:cstheme="majorBidi"/>
            <w:lang w:val="en-GB"/>
          </w:rPr>
          <w:t xml:space="preserve"> </w:t>
        </w:r>
      </w:ins>
      <w:r w:rsidRPr="00F31509">
        <w:rPr>
          <w:rFonts w:asciiTheme="majorBidi" w:hAnsiTheme="majorBidi" w:cstheme="majorBidi"/>
          <w:lang w:val="en-GB"/>
        </w:rPr>
        <w:t>f</w:t>
      </w:r>
      <w:ins w:id="2506" w:author="Jane Shaw" w:date="2015-10-19T13:03:00Z">
        <w:r w:rsidR="009C5BD0">
          <w:rPr>
            <w:rFonts w:asciiTheme="majorBidi" w:hAnsiTheme="majorBidi" w:cstheme="majorBidi"/>
            <w:lang w:val="en-GB"/>
          </w:rPr>
          <w:t>f</w:t>
        </w:r>
      </w:ins>
      <w:r w:rsidRPr="00F31509">
        <w:rPr>
          <w:rFonts w:asciiTheme="majorBidi" w:hAnsiTheme="majorBidi" w:cstheme="majorBidi"/>
          <w:lang w:val="en-GB"/>
        </w:rPr>
        <w:t>)</w:t>
      </w:r>
      <w:r w:rsidR="004F65E4" w:rsidRPr="00F31509">
        <w:rPr>
          <w:rFonts w:asciiTheme="majorBidi" w:hAnsiTheme="majorBidi" w:cstheme="majorBidi"/>
          <w:lang w:val="en-GB"/>
        </w:rPr>
        <w:t xml:space="preserve">. These administrative data can constitute a valuable source of information for the compilation of </w:t>
      </w:r>
      <w:del w:id="2507" w:author="Jane Shaw" w:date="2015-10-19T13:03:00Z">
        <w:r w:rsidR="004F65E4" w:rsidRPr="00F31509" w:rsidDel="009C5BD0">
          <w:rPr>
            <w:rFonts w:asciiTheme="majorBidi" w:hAnsiTheme="majorBidi" w:cstheme="majorBidi"/>
            <w:lang w:val="en-GB"/>
          </w:rPr>
          <w:delText xml:space="preserve">the </w:delText>
        </w:r>
      </w:del>
      <w:r w:rsidR="004F65E4" w:rsidRPr="00F31509">
        <w:rPr>
          <w:rFonts w:asciiTheme="majorBidi" w:hAnsiTheme="majorBidi" w:cstheme="majorBidi"/>
          <w:lang w:val="en-GB"/>
        </w:rPr>
        <w:t xml:space="preserve">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ins w:id="2508" w:author="Jane Shaw" w:date="2015-10-19T13:03:00Z">
        <w:r w:rsidR="009C5BD0">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or </w:t>
      </w:r>
      <w:ins w:id="2509" w:author="Jane Shaw" w:date="2015-10-19T13:03:00Z">
        <w:r w:rsidR="009C5BD0">
          <w:rPr>
            <w:rFonts w:asciiTheme="majorBidi" w:hAnsiTheme="majorBidi" w:cstheme="majorBidi"/>
            <w:color w:val="000000" w:themeColor="text1"/>
            <w:lang w:val="en-GB"/>
          </w:rPr>
          <w:t xml:space="preserve">when </w:t>
        </w:r>
      </w:ins>
      <w:r w:rsidR="004F65E4" w:rsidRPr="00F31509">
        <w:rPr>
          <w:rFonts w:asciiTheme="majorBidi" w:hAnsiTheme="majorBidi" w:cstheme="majorBidi"/>
          <w:color w:val="000000" w:themeColor="text1"/>
          <w:lang w:val="en-GB"/>
        </w:rPr>
        <w:t>farmers sell their produce to a small number of agro-industrial companies, as is the case for cash</w:t>
      </w:r>
      <w:ins w:id="2510" w:author="Jane Shaw" w:date="2015-10-19T13:03:00Z">
        <w:r w:rsidR="009C5BD0">
          <w:rPr>
            <w:rFonts w:asciiTheme="majorBidi" w:hAnsiTheme="majorBidi" w:cstheme="majorBidi"/>
            <w:color w:val="000000" w:themeColor="text1"/>
            <w:lang w:val="en-GB"/>
          </w:rPr>
          <w:t xml:space="preserve"> </w:t>
        </w:r>
      </w:ins>
      <w:del w:id="2511" w:author="Jane Shaw" w:date="2015-10-19T13:03:00Z">
        <w:r w:rsidR="004F65E4" w:rsidRPr="00F31509" w:rsidDel="009C5BD0">
          <w:rPr>
            <w:rFonts w:asciiTheme="majorBidi" w:hAnsiTheme="majorBidi" w:cstheme="majorBidi"/>
            <w:color w:val="000000" w:themeColor="text1"/>
            <w:lang w:val="en-GB"/>
          </w:rPr>
          <w:delText>-</w:delText>
        </w:r>
      </w:del>
      <w:r w:rsidR="004F65E4" w:rsidRPr="00F31509">
        <w:rPr>
          <w:rFonts w:asciiTheme="majorBidi" w:hAnsiTheme="majorBidi" w:cstheme="majorBidi"/>
          <w:color w:val="000000" w:themeColor="text1"/>
          <w:lang w:val="en-GB"/>
        </w:rPr>
        <w:t xml:space="preserve">crops, </w:t>
      </w:r>
      <w:ins w:id="2512" w:author="Jane Shaw" w:date="2015-10-19T13:03:00Z">
        <w:r w:rsidR="009C5BD0">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del w:id="2513" w:author="Jane Shaw" w:date="2015-10-19T13:04:00Z">
        <w:r w:rsidR="004F65E4" w:rsidRPr="00F31509" w:rsidDel="009C5BD0">
          <w:rPr>
            <w:rFonts w:asciiTheme="majorBidi" w:hAnsiTheme="majorBidi" w:cstheme="majorBidi"/>
            <w:color w:val="000000" w:themeColor="text1"/>
            <w:lang w:val="en-GB"/>
          </w:rPr>
          <w:delText xml:space="preserve">one with </w:delText>
        </w:r>
      </w:del>
      <w:ins w:id="2514" w:author="Jane Shaw" w:date="2015-10-19T13:04:00Z">
        <w:r w:rsidR="009C5BD0">
          <w:rPr>
            <w:rFonts w:asciiTheme="majorBidi" w:hAnsiTheme="majorBidi" w:cstheme="majorBidi"/>
            <w:color w:val="000000" w:themeColor="text1"/>
            <w:lang w:val="en-GB"/>
          </w:rPr>
          <w:t xml:space="preserve">when these records are </w:t>
        </w:r>
      </w:ins>
      <w:r w:rsidR="004F65E4" w:rsidRPr="00F31509">
        <w:rPr>
          <w:rFonts w:asciiTheme="majorBidi" w:hAnsiTheme="majorBidi" w:cstheme="majorBidi"/>
          <w:color w:val="000000" w:themeColor="text1"/>
          <w:lang w:val="en-GB"/>
        </w:rPr>
        <w:t>high</w:t>
      </w:r>
      <w:ins w:id="2515" w:author="Jane Shaw" w:date="2015-10-19T13:04:00Z">
        <w:r w:rsidR="009C5BD0">
          <w:rPr>
            <w:rFonts w:asciiTheme="majorBidi" w:hAnsiTheme="majorBidi" w:cstheme="majorBidi"/>
            <w:color w:val="000000" w:themeColor="text1"/>
            <w:lang w:val="en-GB"/>
          </w:rPr>
          <w:t>ly</w:t>
        </w:r>
      </w:ins>
      <w:r w:rsidR="004F65E4" w:rsidRPr="00F31509">
        <w:rPr>
          <w:rFonts w:asciiTheme="majorBidi" w:hAnsiTheme="majorBidi" w:cstheme="majorBidi"/>
          <w:color w:val="000000" w:themeColor="text1"/>
          <w:lang w:val="en-GB"/>
        </w:rPr>
        <w:t xml:space="preserve"> accura</w:t>
      </w:r>
      <w:ins w:id="2516" w:author="Jane Shaw" w:date="2015-10-19T13:04:00Z">
        <w:r w:rsidR="009C5BD0">
          <w:rPr>
            <w:rFonts w:asciiTheme="majorBidi" w:hAnsiTheme="majorBidi" w:cstheme="majorBidi"/>
            <w:color w:val="000000" w:themeColor="text1"/>
            <w:lang w:val="en-GB"/>
          </w:rPr>
          <w:t>te</w:t>
        </w:r>
      </w:ins>
      <w:del w:id="2517" w:author="Jane Shaw" w:date="2015-10-19T13:04:00Z">
        <w:r w:rsidR="004F65E4" w:rsidRPr="00F31509" w:rsidDel="009C5BD0">
          <w:rPr>
            <w:rFonts w:asciiTheme="majorBidi" w:hAnsiTheme="majorBidi" w:cstheme="majorBidi"/>
            <w:color w:val="000000" w:themeColor="text1"/>
            <w:lang w:val="en-GB"/>
          </w:rPr>
          <w:delText>cy</w:delText>
        </w:r>
      </w:del>
      <w:r w:rsidR="004F65E4" w:rsidRPr="00F31509">
        <w:rPr>
          <w:rFonts w:asciiTheme="majorBidi" w:hAnsiTheme="majorBidi" w:cstheme="majorBidi"/>
          <w:color w:val="000000" w:themeColor="text1"/>
          <w:lang w:val="en-GB"/>
        </w:rPr>
        <w:t xml:space="preserve"> and frequent</w:t>
      </w:r>
      <w:ins w:id="2518" w:author="Jane Shaw" w:date="2015-10-19T13:04:00Z">
        <w:r w:rsidR="009C5BD0">
          <w:rPr>
            <w:rFonts w:asciiTheme="majorBidi" w:hAnsiTheme="majorBidi" w:cstheme="majorBidi"/>
            <w:color w:val="000000" w:themeColor="text1"/>
            <w:lang w:val="en-GB"/>
          </w:rPr>
          <w:t>ly</w:t>
        </w:r>
      </w:ins>
      <w:r w:rsidR="004F65E4" w:rsidRPr="00F31509">
        <w:rPr>
          <w:rFonts w:asciiTheme="majorBidi" w:hAnsiTheme="majorBidi" w:cstheme="majorBidi"/>
          <w:color w:val="000000" w:themeColor="text1"/>
          <w:lang w:val="en-GB"/>
        </w:rPr>
        <w:t xml:space="preserve"> update</w:t>
      </w:r>
      <w:ins w:id="2519" w:author="Jane Shaw" w:date="2015-10-19T13:04:00Z">
        <w:r w:rsidR="009C5BD0">
          <w:rPr>
            <w:rFonts w:asciiTheme="majorBidi" w:hAnsiTheme="majorBidi" w:cstheme="majorBidi"/>
            <w:color w:val="000000" w:themeColor="text1"/>
            <w:lang w:val="en-GB"/>
          </w:rPr>
          <w:t>d</w:t>
        </w:r>
      </w:ins>
      <w:del w:id="2520" w:author="Jane Shaw" w:date="2015-10-19T13:04:00Z">
        <w:r w:rsidR="004F65E4" w:rsidRPr="00F31509" w:rsidDel="009C5BD0">
          <w:rPr>
            <w:rFonts w:asciiTheme="majorBidi" w:hAnsiTheme="majorBidi" w:cstheme="majorBidi"/>
            <w:color w:val="000000" w:themeColor="text1"/>
            <w:lang w:val="en-GB"/>
          </w:rPr>
          <w:delText>s</w:delText>
        </w:r>
      </w:del>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companies. Th</w:t>
      </w:r>
      <w:ins w:id="2521" w:author="Jane Shaw" w:date="2015-10-19T13:04:00Z">
        <w:r w:rsidR="009C5BD0">
          <w:rPr>
            <w:rFonts w:asciiTheme="majorBidi" w:hAnsiTheme="majorBidi" w:cstheme="majorBidi"/>
            <w:color w:val="000000" w:themeColor="text1"/>
            <w:lang w:val="en-GB"/>
          </w:rPr>
          <w:t>e</w:t>
        </w:r>
      </w:ins>
      <w:del w:id="2522" w:author="Jane Shaw" w:date="2015-10-19T13:04:00Z">
        <w:r w:rsidR="004F65E4" w:rsidRPr="00F31509" w:rsidDel="009C5BD0">
          <w:rPr>
            <w:rFonts w:asciiTheme="majorBidi" w:hAnsiTheme="majorBidi" w:cstheme="majorBidi"/>
            <w:color w:val="000000" w:themeColor="text1"/>
            <w:lang w:val="en-GB"/>
          </w:rPr>
          <w:delText>o</w:delText>
        </w:r>
      </w:del>
      <w:r w:rsidR="004F65E4" w:rsidRPr="00F31509">
        <w:rPr>
          <w:rFonts w:asciiTheme="majorBidi" w:hAnsiTheme="majorBidi" w:cstheme="majorBidi"/>
          <w:color w:val="000000" w:themeColor="text1"/>
          <w:lang w:val="en-GB"/>
        </w:rPr>
        <w:t xml:space="preserve">se records may be </w:t>
      </w:r>
      <w:del w:id="2523" w:author="Jane Shaw" w:date="2015-10-19T13:04:00Z">
        <w:r w:rsidRPr="00F31509" w:rsidDel="009C5BD0">
          <w:rPr>
            <w:rFonts w:asciiTheme="majorBidi" w:hAnsiTheme="majorBidi" w:cstheme="majorBidi"/>
            <w:color w:val="000000" w:themeColor="text1"/>
            <w:lang w:val="en-GB"/>
          </w:rPr>
          <w:delText xml:space="preserve">either </w:delText>
        </w:r>
      </w:del>
      <w:r w:rsidR="004F65E4" w:rsidRPr="00F31509">
        <w:rPr>
          <w:rFonts w:asciiTheme="majorBidi" w:hAnsiTheme="majorBidi" w:cstheme="majorBidi"/>
          <w:color w:val="000000" w:themeColor="text1"/>
          <w:lang w:val="en-GB"/>
        </w:rPr>
        <w:t xml:space="preserve">obtained </w:t>
      </w:r>
      <w:ins w:id="2524" w:author="Jane Shaw" w:date="2015-10-19T13:04:00Z">
        <w:r w:rsidR="009C5BD0">
          <w:rPr>
            <w:rFonts w:asciiTheme="majorBidi" w:hAnsiTheme="majorBidi" w:cstheme="majorBidi"/>
            <w:color w:val="000000" w:themeColor="text1"/>
            <w:lang w:val="en-GB"/>
          </w:rPr>
          <w:t xml:space="preserve">either </w:t>
        </w:r>
      </w:ins>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 xml:space="preserve">the </w:t>
      </w:r>
      <w:del w:id="2525" w:author="Jane Shaw" w:date="2015-10-19T13:04:00Z">
        <w:r w:rsidRPr="00F31509" w:rsidDel="009C5BD0">
          <w:rPr>
            <w:rFonts w:asciiTheme="majorBidi" w:hAnsiTheme="majorBidi" w:cstheme="majorBidi"/>
            <w:color w:val="000000" w:themeColor="text1"/>
            <w:lang w:val="en-GB"/>
          </w:rPr>
          <w:delText xml:space="preserve">involved </w:delText>
        </w:r>
      </w:del>
      <w:r w:rsidRPr="00F31509">
        <w:rPr>
          <w:rFonts w:asciiTheme="majorBidi" w:hAnsiTheme="majorBidi" w:cstheme="majorBidi"/>
          <w:color w:val="000000" w:themeColor="text1"/>
          <w:lang w:val="en-GB"/>
        </w:rPr>
        <w:t>companies</w:t>
      </w:r>
      <w:r w:rsidR="00AA17A3" w:rsidRPr="00F31509">
        <w:rPr>
          <w:rFonts w:asciiTheme="majorBidi" w:hAnsiTheme="majorBidi" w:cstheme="majorBidi"/>
          <w:color w:val="000000" w:themeColor="text1"/>
          <w:lang w:val="en-GB"/>
        </w:rPr>
        <w:t xml:space="preserve"> </w:t>
      </w:r>
      <w:ins w:id="2526" w:author="Jane Shaw" w:date="2015-10-19T13:04:00Z">
        <w:r w:rsidR="009C5BD0">
          <w:rPr>
            <w:rFonts w:asciiTheme="majorBidi" w:hAnsiTheme="majorBidi" w:cstheme="majorBidi"/>
            <w:color w:val="000000" w:themeColor="text1"/>
            <w:lang w:val="en-GB"/>
          </w:rPr>
          <w:t>concerned</w:t>
        </w:r>
      </w:ins>
      <w:ins w:id="2527" w:author="Jane Shaw" w:date="2015-10-19T13:05:00Z">
        <w:r w:rsidR="009C5BD0">
          <w:rPr>
            <w:rFonts w:asciiTheme="majorBidi" w:hAnsiTheme="majorBidi" w:cstheme="majorBidi"/>
            <w:color w:val="000000" w:themeColor="text1"/>
            <w:lang w:val="en-GB"/>
          </w:rPr>
          <w:t>,</w:t>
        </w:r>
      </w:ins>
      <w:ins w:id="2528" w:author="Jane Shaw" w:date="2015-10-19T13:04:00Z">
        <w:r w:rsidR="009C5BD0">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w:t>
      </w:r>
      <w:ins w:id="2529" w:author="Jane Shaw" w:date="2015-10-19T13:05:00Z">
        <w:r w:rsidR="009C5BD0">
          <w:rPr>
            <w:rFonts w:asciiTheme="majorBidi" w:hAnsiTheme="majorBidi" w:cstheme="majorBidi"/>
            <w:color w:val="000000" w:themeColor="text1"/>
            <w:lang w:val="en-GB"/>
          </w:rPr>
          <w:t>’</w:t>
        </w:r>
      </w:ins>
      <w:r w:rsidR="004F65E4" w:rsidRPr="00F31509">
        <w:rPr>
          <w:rFonts w:asciiTheme="majorBidi" w:hAnsiTheme="majorBidi" w:cstheme="majorBidi"/>
          <w:color w:val="000000" w:themeColor="text1"/>
          <w:lang w:val="en-GB"/>
        </w:rPr>
        <w:t xml:space="preserve">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14:paraId="675DB66C" w14:textId="04E7077D"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In developing countries</w:t>
      </w:r>
      <w:del w:id="2530" w:author="Jane Shaw" w:date="2015-11-07T18:21:00Z">
        <w:r w:rsidRPr="00F31509" w:rsidDel="005F06EB">
          <w:rPr>
            <w:rFonts w:asciiTheme="majorBidi" w:hAnsiTheme="majorBidi" w:cstheme="majorBidi"/>
            <w:lang w:val="en-GB"/>
          </w:rPr>
          <w:delText>,</w:delText>
        </w:r>
      </w:del>
      <w:r w:rsidRPr="00F31509">
        <w:rPr>
          <w:rFonts w:asciiTheme="majorBidi" w:hAnsiTheme="majorBidi" w:cstheme="majorBidi"/>
          <w:lang w:val="en-GB"/>
        </w:rPr>
        <w:t xml:space="preserve"> where smallholders account for a large proportion of agricultural production, integrating dedicated modules on agricultural production into existing household surveys has rendered very reliable and FBS-relevant results. </w:t>
      </w:r>
      <w:del w:id="2531" w:author="Jane Shaw" w:date="2015-10-19T13:05:00Z">
        <w:r w:rsidRPr="00F31509" w:rsidDel="009C5BD0">
          <w:rPr>
            <w:rFonts w:asciiTheme="majorBidi" w:hAnsiTheme="majorBidi" w:cstheme="majorBidi"/>
            <w:lang w:val="en-GB"/>
          </w:rPr>
          <w:delText xml:space="preserve">One </w:delText>
        </w:r>
      </w:del>
      <w:ins w:id="2532" w:author="Jane Shaw" w:date="2015-10-19T13:06:00Z">
        <w:r w:rsidR="009C5BD0">
          <w:rPr>
            <w:rFonts w:asciiTheme="majorBidi" w:hAnsiTheme="majorBidi" w:cstheme="majorBidi"/>
            <w:lang w:val="en-GB"/>
          </w:rPr>
          <w:t xml:space="preserve">An </w:t>
        </w:r>
      </w:ins>
      <w:r w:rsidRPr="00F31509">
        <w:rPr>
          <w:rFonts w:asciiTheme="majorBidi" w:hAnsiTheme="majorBidi" w:cstheme="majorBidi"/>
          <w:lang w:val="en-GB"/>
        </w:rPr>
        <w:t>example</w:t>
      </w:r>
      <w:ins w:id="2533" w:author="Jane Shaw" w:date="2015-10-19T13:05:00Z">
        <w:r w:rsidR="009C5BD0">
          <w:rPr>
            <w:rFonts w:asciiTheme="majorBidi" w:hAnsiTheme="majorBidi" w:cstheme="majorBidi"/>
            <w:lang w:val="en-GB"/>
          </w:rPr>
          <w:t xml:space="preserve"> of these dedicated modules</w:t>
        </w:r>
      </w:ins>
      <w:r w:rsidRPr="00F31509">
        <w:rPr>
          <w:rFonts w:asciiTheme="majorBidi" w:hAnsiTheme="majorBidi" w:cstheme="majorBidi"/>
          <w:lang w:val="en-GB"/>
        </w:rPr>
        <w:t xml:space="preserve"> is </w:t>
      </w:r>
      <w:del w:id="2534" w:author="Jane Shaw" w:date="2015-10-19T13:05:00Z">
        <w:r w:rsidRPr="00F31509" w:rsidDel="009C5BD0">
          <w:rPr>
            <w:rFonts w:asciiTheme="majorBidi" w:hAnsiTheme="majorBidi" w:cstheme="majorBidi"/>
            <w:lang w:val="en-GB"/>
          </w:rPr>
          <w:delText xml:space="preserve">represented by </w:delText>
        </w:r>
      </w:del>
      <w:r w:rsidRPr="00F31509">
        <w:rPr>
          <w:rFonts w:asciiTheme="majorBidi" w:hAnsiTheme="majorBidi" w:cstheme="majorBidi"/>
          <w:lang w:val="en-GB"/>
        </w:rPr>
        <w:t xml:space="preserve">the </w:t>
      </w:r>
      <w:r w:rsidR="009C5BD0" w:rsidRPr="00F31509">
        <w:rPr>
          <w:rFonts w:asciiTheme="majorBidi" w:hAnsiTheme="majorBidi" w:cstheme="majorBidi"/>
          <w:lang w:val="en-GB"/>
        </w:rPr>
        <w:t>integrated survey</w:t>
      </w:r>
      <w:del w:id="2535" w:author="Jane Shaw" w:date="2015-10-19T13:08:00Z">
        <w:r w:rsidR="009C5BD0" w:rsidRPr="00F31509" w:rsidDel="009C5BD0">
          <w:rPr>
            <w:rFonts w:asciiTheme="majorBidi" w:hAnsiTheme="majorBidi" w:cstheme="majorBidi"/>
            <w:lang w:val="en-GB"/>
          </w:rPr>
          <w:delText>s</w:delText>
        </w:r>
      </w:del>
      <w:r w:rsidR="009C5BD0" w:rsidRPr="00F31509">
        <w:rPr>
          <w:rFonts w:asciiTheme="majorBidi" w:hAnsiTheme="majorBidi" w:cstheme="majorBidi"/>
          <w:lang w:val="en-GB"/>
        </w:rPr>
        <w:t xml:space="preserve"> on agriculture </w:t>
      </w:r>
      <w:del w:id="2536" w:author="Jane Shaw" w:date="2015-10-19T13:07:00Z">
        <w:r w:rsidRPr="00F31509" w:rsidDel="009C5BD0">
          <w:rPr>
            <w:rFonts w:asciiTheme="majorBidi" w:hAnsiTheme="majorBidi" w:cstheme="majorBidi"/>
            <w:lang w:val="en-GB"/>
          </w:rPr>
          <w:delText xml:space="preserve">(LSMS-ISA) </w:delText>
        </w:r>
      </w:del>
      <w:ins w:id="2537" w:author="Jane Shaw" w:date="2015-10-19T13:08:00Z">
        <w:r w:rsidR="009C5BD0">
          <w:rPr>
            <w:rFonts w:asciiTheme="majorBidi" w:hAnsiTheme="majorBidi" w:cstheme="majorBidi"/>
            <w:lang w:val="en-GB"/>
          </w:rPr>
          <w:t xml:space="preserve">that </w:t>
        </w:r>
      </w:ins>
      <w:del w:id="2538" w:author="Jane Shaw" w:date="2015-10-19T13:08:00Z">
        <w:r w:rsidRPr="00F31509" w:rsidDel="009C5BD0">
          <w:rPr>
            <w:rFonts w:asciiTheme="majorBidi" w:hAnsiTheme="majorBidi" w:cstheme="majorBidi"/>
            <w:lang w:val="en-GB"/>
          </w:rPr>
          <w:delText xml:space="preserve">which </w:delText>
        </w:r>
      </w:del>
      <w:del w:id="2539" w:author="Jane Shaw" w:date="2015-10-19T13:09:00Z">
        <w:r w:rsidRPr="00F31509" w:rsidDel="009C5BD0">
          <w:rPr>
            <w:rFonts w:asciiTheme="majorBidi" w:hAnsiTheme="majorBidi" w:cstheme="majorBidi"/>
            <w:lang w:val="en-GB"/>
          </w:rPr>
          <w:delText xml:space="preserve">have </w:delText>
        </w:r>
      </w:del>
      <w:ins w:id="2540" w:author="Jane Shaw" w:date="2015-10-19T13:09:00Z">
        <w:r w:rsidR="009C5BD0">
          <w:rPr>
            <w:rFonts w:asciiTheme="majorBidi" w:hAnsiTheme="majorBidi" w:cstheme="majorBidi"/>
            <w:lang w:val="en-GB"/>
          </w:rPr>
          <w:t xml:space="preserve">has </w:t>
        </w:r>
      </w:ins>
      <w:r w:rsidRPr="00F31509">
        <w:rPr>
          <w:rFonts w:asciiTheme="majorBidi" w:hAnsiTheme="majorBidi" w:cstheme="majorBidi"/>
          <w:lang w:val="en-GB"/>
        </w:rPr>
        <w:t xml:space="preserve">been created by </w:t>
      </w:r>
      <w:del w:id="2541" w:author="Jane Shaw" w:date="2015-11-07T18:21:00Z">
        <w:r w:rsidRPr="00F31509" w:rsidDel="005F06EB">
          <w:rPr>
            <w:rFonts w:asciiTheme="majorBidi" w:hAnsiTheme="majorBidi" w:cstheme="majorBidi"/>
            <w:lang w:val="en-GB"/>
          </w:rPr>
          <w:delText xml:space="preserve">integrating </w:delText>
        </w:r>
      </w:del>
      <w:ins w:id="2542" w:author="Jane Shaw" w:date="2015-11-07T18:21:00Z">
        <w:r w:rsidR="005F06EB" w:rsidRPr="00F31509">
          <w:rPr>
            <w:rFonts w:asciiTheme="majorBidi" w:hAnsiTheme="majorBidi" w:cstheme="majorBidi"/>
            <w:lang w:val="en-GB"/>
          </w:rPr>
          <w:t>in</w:t>
        </w:r>
        <w:r w:rsidR="005F06EB">
          <w:rPr>
            <w:rFonts w:asciiTheme="majorBidi" w:hAnsiTheme="majorBidi" w:cstheme="majorBidi"/>
            <w:lang w:val="en-GB"/>
          </w:rPr>
          <w:t>cluding</w:t>
        </w:r>
        <w:r w:rsidR="005F06EB" w:rsidRPr="00F31509">
          <w:rPr>
            <w:rFonts w:asciiTheme="majorBidi" w:hAnsiTheme="majorBidi" w:cstheme="majorBidi"/>
            <w:lang w:val="en-GB"/>
          </w:rPr>
          <w:t xml:space="preserve"> </w:t>
        </w:r>
      </w:ins>
      <w:r w:rsidRPr="00F31509">
        <w:rPr>
          <w:rFonts w:asciiTheme="majorBidi" w:hAnsiTheme="majorBidi" w:cstheme="majorBidi"/>
          <w:lang w:val="en-GB"/>
        </w:rPr>
        <w:t>a questionnaire on agricultural production in</w:t>
      </w:r>
      <w:del w:id="2543" w:author="Jane Shaw" w:date="2015-11-07T18:21:00Z">
        <w:r w:rsidRPr="00F31509" w:rsidDel="005F06EB">
          <w:rPr>
            <w:rFonts w:asciiTheme="majorBidi" w:hAnsiTheme="majorBidi" w:cstheme="majorBidi"/>
            <w:lang w:val="en-GB"/>
          </w:rPr>
          <w:delText>to</w:delText>
        </w:r>
      </w:del>
      <w:r w:rsidRPr="00F31509">
        <w:rPr>
          <w:rFonts w:asciiTheme="majorBidi" w:hAnsiTheme="majorBidi" w:cstheme="majorBidi"/>
          <w:lang w:val="en-GB"/>
        </w:rPr>
        <w:t xml:space="preserve"> the questionnaire and sampling design of the </w:t>
      </w:r>
      <w:ins w:id="2544" w:author="Jane Shaw" w:date="2015-10-19T13:09:00Z">
        <w:r w:rsidR="009C5BD0">
          <w:rPr>
            <w:rFonts w:asciiTheme="majorBidi" w:hAnsiTheme="majorBidi" w:cstheme="majorBidi"/>
            <w:lang w:val="en-GB"/>
          </w:rPr>
          <w:t xml:space="preserve">World Bank’s </w:t>
        </w:r>
      </w:ins>
      <w:r w:rsidR="009C5BD0" w:rsidRPr="00F31509">
        <w:rPr>
          <w:rFonts w:asciiTheme="majorBidi" w:hAnsiTheme="majorBidi" w:cstheme="majorBidi"/>
          <w:lang w:val="en-GB"/>
        </w:rPr>
        <w:t>living standard</w:t>
      </w:r>
      <w:ins w:id="2545" w:author="Jane Shaw" w:date="2015-10-19T13:09:00Z">
        <w:r w:rsidR="009C5BD0">
          <w:rPr>
            <w:rFonts w:asciiTheme="majorBidi" w:hAnsiTheme="majorBidi" w:cstheme="majorBidi"/>
            <w:lang w:val="en-GB"/>
          </w:rPr>
          <w:t>s</w:t>
        </w:r>
      </w:ins>
      <w:r w:rsidR="009C5BD0" w:rsidRPr="00F31509">
        <w:rPr>
          <w:rFonts w:asciiTheme="majorBidi" w:hAnsiTheme="majorBidi" w:cstheme="majorBidi"/>
          <w:lang w:val="en-GB"/>
        </w:rPr>
        <w:t xml:space="preserve"> </w:t>
      </w:r>
      <w:del w:id="2546" w:author="Jane Shaw" w:date="2015-11-07T18:21:00Z">
        <w:r w:rsidR="009C5BD0" w:rsidRPr="00F31509" w:rsidDel="005F06EB">
          <w:rPr>
            <w:rFonts w:asciiTheme="majorBidi" w:hAnsiTheme="majorBidi" w:cstheme="majorBidi"/>
            <w:lang w:val="en-GB"/>
          </w:rPr>
          <w:delText xml:space="preserve">measurement </w:delText>
        </w:r>
      </w:del>
      <w:del w:id="2547" w:author="Jane Shaw" w:date="2015-10-19T13:09:00Z">
        <w:r w:rsidR="009C5BD0" w:rsidRPr="00F31509" w:rsidDel="009C5BD0">
          <w:rPr>
            <w:rFonts w:asciiTheme="majorBidi" w:hAnsiTheme="majorBidi" w:cstheme="majorBidi"/>
            <w:lang w:val="en-GB"/>
          </w:rPr>
          <w:delText xml:space="preserve">survey </w:delText>
        </w:r>
      </w:del>
      <w:ins w:id="2548" w:author="Jane Shaw" w:date="2015-10-19T13:09:00Z">
        <w:r w:rsidR="009C5BD0">
          <w:rPr>
            <w:rFonts w:asciiTheme="majorBidi" w:hAnsiTheme="majorBidi" w:cstheme="majorBidi"/>
            <w:lang w:val="en-GB"/>
          </w:rPr>
          <w:t>study</w:t>
        </w:r>
      </w:ins>
      <w:del w:id="2549" w:author="Jane Shaw" w:date="2015-10-19T13:09:00Z">
        <w:r w:rsidRPr="00F31509" w:rsidDel="009C5BD0">
          <w:rPr>
            <w:rFonts w:asciiTheme="majorBidi" w:hAnsiTheme="majorBidi" w:cstheme="majorBidi"/>
            <w:lang w:val="en-GB"/>
          </w:rPr>
          <w:delText>(LSMS)</w:delText>
        </w:r>
      </w:del>
      <w:r w:rsidRPr="00F31509">
        <w:rPr>
          <w:rFonts w:asciiTheme="majorBidi" w:hAnsiTheme="majorBidi" w:cstheme="majorBidi"/>
          <w:lang w:val="en-GB"/>
        </w:rPr>
        <w:t xml:space="preserve">. As a first </w:t>
      </w:r>
      <w:del w:id="2550" w:author="Jane Shaw" w:date="2015-10-19T13:10:00Z">
        <w:r w:rsidRPr="00F31509" w:rsidDel="009C5BD0">
          <w:rPr>
            <w:rFonts w:asciiTheme="majorBidi" w:hAnsiTheme="majorBidi" w:cstheme="majorBidi"/>
            <w:lang w:val="en-GB"/>
          </w:rPr>
          <w:delText xml:space="preserve">major </w:delText>
        </w:r>
      </w:del>
      <w:ins w:id="2551" w:author="Jane Shaw" w:date="2015-10-19T13:10:00Z">
        <w:r w:rsidR="009C5BD0">
          <w:rPr>
            <w:rFonts w:asciiTheme="majorBidi" w:hAnsiTheme="majorBidi" w:cstheme="majorBidi"/>
            <w:lang w:val="en-GB"/>
          </w:rPr>
          <w:t xml:space="preserve">step in </w:t>
        </w:r>
      </w:ins>
      <w:r w:rsidRPr="00F31509">
        <w:rPr>
          <w:rFonts w:asciiTheme="majorBidi" w:hAnsiTheme="majorBidi" w:cstheme="majorBidi"/>
          <w:lang w:val="en-GB"/>
        </w:rPr>
        <w:t>implement</w:t>
      </w:r>
      <w:ins w:id="2552" w:author="Jane Shaw" w:date="2015-10-19T13:10:00Z">
        <w:r w:rsidR="009C5BD0">
          <w:rPr>
            <w:rFonts w:asciiTheme="majorBidi" w:hAnsiTheme="majorBidi" w:cstheme="majorBidi"/>
            <w:lang w:val="en-GB"/>
          </w:rPr>
          <w:t>ing</w:t>
        </w:r>
      </w:ins>
      <w:del w:id="2553" w:author="Jane Shaw" w:date="2015-10-19T13:10:00Z">
        <w:r w:rsidRPr="00F31509" w:rsidDel="009C5BD0">
          <w:rPr>
            <w:rFonts w:asciiTheme="majorBidi" w:hAnsiTheme="majorBidi" w:cstheme="majorBidi"/>
            <w:lang w:val="en-GB"/>
          </w:rPr>
          <w:delText>ation</w:delText>
        </w:r>
      </w:del>
      <w:r w:rsidRPr="00F31509">
        <w:rPr>
          <w:rFonts w:asciiTheme="majorBidi" w:hAnsiTheme="majorBidi" w:cstheme="majorBidi"/>
          <w:lang w:val="en-GB"/>
        </w:rPr>
        <w:t xml:space="preserve"> </w:t>
      </w:r>
      <w:del w:id="2554" w:author="Jane Shaw" w:date="2015-10-19T13:10:00Z">
        <w:r w:rsidRPr="00F31509" w:rsidDel="009C5BD0">
          <w:rPr>
            <w:rFonts w:asciiTheme="majorBidi" w:hAnsiTheme="majorBidi" w:cstheme="majorBidi"/>
            <w:lang w:val="en-GB"/>
          </w:rPr>
          <w:delText xml:space="preserve">of </w:delText>
        </w:r>
      </w:del>
      <w:r w:rsidRPr="00F31509">
        <w:rPr>
          <w:rFonts w:asciiTheme="majorBidi" w:hAnsiTheme="majorBidi" w:cstheme="majorBidi"/>
          <w:lang w:val="en-GB"/>
        </w:rPr>
        <w:t xml:space="preserve">the </w:t>
      </w:r>
      <w:ins w:id="2555" w:author="Jane Shaw" w:date="2015-10-19T13:11:00Z">
        <w:r w:rsidR="009C5BD0">
          <w:rPr>
            <w:rFonts w:asciiTheme="majorBidi" w:hAnsiTheme="majorBidi" w:cstheme="majorBidi"/>
            <w:lang w:val="en-GB"/>
          </w:rPr>
          <w:t xml:space="preserve">survey instruments of the </w:t>
        </w:r>
      </w:ins>
      <w:del w:id="2556" w:author="Jane Shaw" w:date="2015-11-07T18:21:00Z">
        <w:r w:rsidRPr="00F31509" w:rsidDel="005F06EB">
          <w:rPr>
            <w:rFonts w:asciiTheme="majorBidi" w:hAnsiTheme="majorBidi" w:cstheme="majorBidi"/>
            <w:lang w:val="en-GB"/>
          </w:rPr>
          <w:delText xml:space="preserve">newly developed </w:delText>
        </w:r>
      </w:del>
      <w:r w:rsidRPr="00F31509">
        <w:rPr>
          <w:rFonts w:asciiTheme="majorBidi" w:hAnsiTheme="majorBidi" w:cstheme="majorBidi"/>
          <w:lang w:val="en-GB"/>
        </w:rPr>
        <w:t xml:space="preserve">Global Strategy </w:t>
      </w:r>
      <w:r w:rsidR="006D0BE8" w:rsidRPr="00F31509">
        <w:rPr>
          <w:rFonts w:asciiTheme="majorBidi" w:hAnsiTheme="majorBidi" w:cstheme="majorBidi"/>
          <w:lang w:val="en-GB"/>
        </w:rPr>
        <w:t xml:space="preserve">to </w:t>
      </w:r>
      <w:r w:rsidR="009C5BD0" w:rsidRPr="00F31509">
        <w:rPr>
          <w:rFonts w:asciiTheme="majorBidi" w:hAnsiTheme="majorBidi" w:cstheme="majorBidi"/>
          <w:lang w:val="en-GB"/>
        </w:rPr>
        <w:t xml:space="preserve">Improve </w:t>
      </w:r>
      <w:del w:id="2557" w:author="Jane Shaw" w:date="2015-10-19T13:10:00Z">
        <w:r w:rsidR="006D0BE8" w:rsidRPr="00F31509" w:rsidDel="009C5BD0">
          <w:rPr>
            <w:rFonts w:asciiTheme="majorBidi" w:hAnsiTheme="majorBidi" w:cstheme="majorBidi"/>
            <w:lang w:val="en-GB"/>
          </w:rPr>
          <w:delText xml:space="preserve">Rural and </w:delText>
        </w:r>
      </w:del>
      <w:r w:rsidR="006D0BE8" w:rsidRPr="00F31509">
        <w:rPr>
          <w:rFonts w:asciiTheme="majorBidi" w:hAnsiTheme="majorBidi" w:cstheme="majorBidi"/>
          <w:lang w:val="en-GB"/>
        </w:rPr>
        <w:t xml:space="preserve">Agricultural </w:t>
      </w:r>
      <w:ins w:id="2558" w:author="Jane Shaw" w:date="2015-10-19T13:10:00Z">
        <w:r w:rsidR="009C5BD0">
          <w:rPr>
            <w:rFonts w:asciiTheme="majorBidi" w:hAnsiTheme="majorBidi" w:cstheme="majorBidi"/>
            <w:lang w:val="en-GB"/>
          </w:rPr>
          <w:t xml:space="preserve">and Rural </w:t>
        </w:r>
      </w:ins>
      <w:r w:rsidR="006D0BE8" w:rsidRPr="00F31509">
        <w:rPr>
          <w:rFonts w:asciiTheme="majorBidi" w:hAnsiTheme="majorBidi" w:cstheme="majorBidi"/>
          <w:lang w:val="en-GB"/>
        </w:rPr>
        <w:t>Statistics</w:t>
      </w:r>
      <w:del w:id="2559" w:author="Jane Shaw" w:date="2015-10-19T13:11:00Z">
        <w:r w:rsidR="006D0BE8" w:rsidRPr="00F31509" w:rsidDel="009C5BD0">
          <w:rPr>
            <w:rStyle w:val="Rimandonotaapidipagina"/>
            <w:rFonts w:asciiTheme="majorBidi" w:hAnsiTheme="majorBidi" w:cstheme="majorBidi"/>
            <w:lang w:val="en-GB"/>
          </w:rPr>
          <w:footnoteReference w:id="13"/>
        </w:r>
        <w:r w:rsidR="006D0BE8" w:rsidRPr="00F31509" w:rsidDel="009C5BD0">
          <w:rPr>
            <w:rFonts w:asciiTheme="majorBidi" w:hAnsiTheme="majorBidi" w:cstheme="majorBidi"/>
            <w:lang w:val="en-GB"/>
          </w:rPr>
          <w:delText xml:space="preserve"> </w:delText>
        </w:r>
        <w:r w:rsidRPr="00F31509" w:rsidDel="009C5BD0">
          <w:rPr>
            <w:rFonts w:asciiTheme="majorBidi" w:hAnsiTheme="majorBidi" w:cstheme="majorBidi"/>
            <w:lang w:val="en-GB"/>
          </w:rPr>
          <w:delText>survey instruments</w:delText>
        </w:r>
      </w:del>
      <w:r w:rsidRPr="00F31509">
        <w:rPr>
          <w:rFonts w:asciiTheme="majorBidi" w:hAnsiTheme="majorBidi" w:cstheme="majorBidi"/>
          <w:lang w:val="en-GB"/>
        </w:rPr>
        <w:t xml:space="preserve">, </w:t>
      </w:r>
      <w:del w:id="2562" w:author="Jane Shaw" w:date="2015-10-19T13:11:00Z">
        <w:r w:rsidRPr="00F31509" w:rsidDel="009C5BD0">
          <w:rPr>
            <w:rFonts w:asciiTheme="majorBidi" w:hAnsiTheme="majorBidi" w:cstheme="majorBidi"/>
            <w:lang w:val="en-GB"/>
          </w:rPr>
          <w:delText xml:space="preserve">the </w:delText>
        </w:r>
      </w:del>
      <w:r w:rsidRPr="00F31509">
        <w:rPr>
          <w:rFonts w:asciiTheme="majorBidi" w:hAnsiTheme="majorBidi" w:cstheme="majorBidi"/>
          <w:lang w:val="en-GB"/>
        </w:rPr>
        <w:t>FAO is currently developing a multipurpose survey</w:t>
      </w:r>
      <w:del w:id="2563" w:author="Jane Shaw" w:date="2015-10-19T13:12:00Z">
        <w:r w:rsidRPr="00F31509" w:rsidDel="00CA0C2F">
          <w:rPr>
            <w:rFonts w:asciiTheme="majorBidi" w:hAnsiTheme="majorBidi" w:cstheme="majorBidi"/>
            <w:lang w:val="en-GB"/>
          </w:rPr>
          <w:delText>,</w:delText>
        </w:r>
      </w:del>
      <w:r w:rsidRPr="00F31509">
        <w:rPr>
          <w:rFonts w:asciiTheme="majorBidi" w:hAnsiTheme="majorBidi" w:cstheme="majorBidi"/>
          <w:lang w:val="en-GB"/>
        </w:rPr>
        <w:t xml:space="preserve"> based on combined samples of agricultural holdings in the household (small</w:t>
      </w:r>
      <w:del w:id="2564" w:author="Jane Shaw" w:date="2015-10-19T13:12:00Z">
        <w:r w:rsidRPr="00F31509" w:rsidDel="00CA0C2F">
          <w:rPr>
            <w:rFonts w:asciiTheme="majorBidi" w:hAnsiTheme="majorBidi" w:cstheme="majorBidi"/>
            <w:lang w:val="en-GB"/>
          </w:rPr>
          <w:delText>-</w:delText>
        </w:r>
      </w:del>
      <w:r w:rsidRPr="00F31509">
        <w:rPr>
          <w:rFonts w:asciiTheme="majorBidi" w:hAnsiTheme="majorBidi" w:cstheme="majorBidi"/>
          <w:lang w:val="en-GB"/>
        </w:rPr>
        <w:t>holdings) and non-household (larger farms and cooperatives) sector</w:t>
      </w:r>
      <w:ins w:id="2565" w:author="Jane Shaw" w:date="2015-10-19T13:12:00Z">
        <w:r w:rsidR="00CA0C2F">
          <w:rPr>
            <w:rFonts w:asciiTheme="majorBidi" w:hAnsiTheme="majorBidi" w:cstheme="majorBidi"/>
            <w:lang w:val="en-GB"/>
          </w:rPr>
          <w:t>s</w:t>
        </w:r>
      </w:ins>
      <w:r w:rsidRPr="00F31509">
        <w:rPr>
          <w:rFonts w:asciiTheme="majorBidi" w:hAnsiTheme="majorBidi" w:cstheme="majorBidi"/>
          <w:lang w:val="en-GB"/>
        </w:rPr>
        <w:t xml:space="preserve">. This </w:t>
      </w:r>
      <w:del w:id="2566" w:author="Jane Shaw" w:date="2015-10-19T13:12:00Z">
        <w:r w:rsidRPr="00F31509" w:rsidDel="00CA0C2F">
          <w:rPr>
            <w:rFonts w:asciiTheme="majorBidi" w:hAnsiTheme="majorBidi" w:cstheme="majorBidi"/>
            <w:lang w:val="en-GB"/>
          </w:rPr>
          <w:delText xml:space="preserve">so-called </w:delText>
        </w:r>
      </w:del>
      <w:r w:rsidRPr="00F31509">
        <w:rPr>
          <w:rFonts w:asciiTheme="majorBidi" w:hAnsiTheme="majorBidi" w:cstheme="majorBidi"/>
          <w:lang w:val="en-GB"/>
        </w:rPr>
        <w:t xml:space="preserve">Agricultural and Rural Integrated Survey (AGRIS) will be implemented in priority countries targeted by the Global Strategy </w:t>
      </w:r>
      <w:del w:id="2567" w:author="Jane Shaw" w:date="2015-11-07T18:22:00Z">
        <w:r w:rsidRPr="00F31509" w:rsidDel="005F06EB">
          <w:rPr>
            <w:rFonts w:asciiTheme="majorBidi" w:hAnsiTheme="majorBidi" w:cstheme="majorBidi"/>
            <w:lang w:val="en-GB"/>
          </w:rPr>
          <w:delText xml:space="preserve">for </w:delText>
        </w:r>
      </w:del>
      <w:ins w:id="2568" w:author="Jane Shaw" w:date="2015-11-07T18:22:00Z">
        <w:r w:rsidR="005F06EB">
          <w:rPr>
            <w:rFonts w:asciiTheme="majorBidi" w:hAnsiTheme="majorBidi" w:cstheme="majorBidi"/>
            <w:lang w:val="en-GB"/>
          </w:rPr>
          <w:t xml:space="preserve">to support </w:t>
        </w:r>
      </w:ins>
      <w:r w:rsidRPr="00F31509">
        <w:rPr>
          <w:rFonts w:asciiTheme="majorBidi" w:hAnsiTheme="majorBidi" w:cstheme="majorBidi"/>
          <w:lang w:val="en-GB"/>
        </w:rPr>
        <w:t>develop</w:t>
      </w:r>
      <w:ins w:id="2569" w:author="Jane Shaw" w:date="2015-10-19T13:14:00Z">
        <w:r w:rsidR="00CA0C2F">
          <w:rPr>
            <w:rFonts w:asciiTheme="majorBidi" w:hAnsiTheme="majorBidi" w:cstheme="majorBidi"/>
            <w:lang w:val="en-GB"/>
          </w:rPr>
          <w:t>ment of</w:t>
        </w:r>
      </w:ins>
      <w:del w:id="2570" w:author="Jane Shaw" w:date="2015-10-19T13:14:00Z">
        <w:r w:rsidRPr="00F31509" w:rsidDel="00CA0C2F">
          <w:rPr>
            <w:rFonts w:asciiTheme="majorBidi" w:hAnsiTheme="majorBidi" w:cstheme="majorBidi"/>
            <w:lang w:val="en-GB"/>
          </w:rPr>
          <w:delText>ing</w:delText>
        </w:r>
      </w:del>
      <w:r w:rsidRPr="00F31509">
        <w:rPr>
          <w:rFonts w:asciiTheme="majorBidi" w:hAnsiTheme="majorBidi" w:cstheme="majorBidi"/>
          <w:lang w:val="en-GB"/>
        </w:rPr>
        <w:t xml:space="preserve"> their national agricultural systems. Its themes will cover the </w:t>
      </w:r>
      <w:del w:id="2571" w:author="Jane Shaw" w:date="2015-10-19T13:14:00Z">
        <w:r w:rsidRPr="00F31509" w:rsidDel="00CA0C2F">
          <w:rPr>
            <w:rFonts w:asciiTheme="majorBidi" w:hAnsiTheme="majorBidi" w:cstheme="majorBidi"/>
            <w:lang w:val="en-GB"/>
          </w:rPr>
          <w:delText xml:space="preserve">whole </w:delText>
        </w:r>
      </w:del>
      <w:r w:rsidRPr="00F31509">
        <w:rPr>
          <w:rFonts w:asciiTheme="majorBidi" w:hAnsiTheme="majorBidi" w:cstheme="majorBidi"/>
          <w:lang w:val="en-GB"/>
        </w:rPr>
        <w:t xml:space="preserve">range of topics addressed by the Global Strategy, </w:t>
      </w:r>
      <w:del w:id="2572" w:author="Jane Shaw" w:date="2015-11-07T18:22:00Z">
        <w:r w:rsidRPr="00F31509" w:rsidDel="005F06EB">
          <w:rPr>
            <w:rFonts w:asciiTheme="majorBidi" w:hAnsiTheme="majorBidi" w:cstheme="majorBidi"/>
            <w:lang w:val="en-GB"/>
          </w:rPr>
          <w:delText xml:space="preserve">thereby </w:delText>
        </w:r>
      </w:del>
      <w:del w:id="2573" w:author="Jane Shaw" w:date="2015-10-19T13:14:00Z">
        <w:r w:rsidRPr="00F31509" w:rsidDel="00CA0C2F">
          <w:rPr>
            <w:rFonts w:asciiTheme="majorBidi" w:hAnsiTheme="majorBidi" w:cstheme="majorBidi"/>
            <w:lang w:val="en-GB"/>
          </w:rPr>
          <w:delText xml:space="preserve">comprising </w:delText>
        </w:r>
      </w:del>
      <w:ins w:id="2574" w:author="Jane Shaw" w:date="2015-10-19T13:14:00Z">
        <w:r w:rsidR="00CA0C2F">
          <w:rPr>
            <w:rFonts w:asciiTheme="majorBidi" w:hAnsiTheme="majorBidi" w:cstheme="majorBidi"/>
            <w:lang w:val="en-GB"/>
          </w:rPr>
          <w:t xml:space="preserve">including </w:t>
        </w:r>
      </w:ins>
      <w:del w:id="2575" w:author="Jane Shaw" w:date="2015-10-19T13:14:00Z">
        <w:r w:rsidRPr="00F31509" w:rsidDel="00CA0C2F">
          <w:rPr>
            <w:rFonts w:asciiTheme="majorBidi" w:hAnsiTheme="majorBidi" w:cstheme="majorBidi"/>
            <w:lang w:val="en-GB"/>
          </w:rPr>
          <w:delText xml:space="preserve">also </w:delText>
        </w:r>
      </w:del>
      <w:r w:rsidRPr="00F31509">
        <w:rPr>
          <w:rFonts w:asciiTheme="majorBidi" w:hAnsiTheme="majorBidi" w:cstheme="majorBidi"/>
          <w:lang w:val="en-GB"/>
        </w:rPr>
        <w:t xml:space="preserve">production of the main crops </w:t>
      </w:r>
      <w:del w:id="2576" w:author="Jane Shaw" w:date="2015-10-19T13:14:00Z">
        <w:r w:rsidRPr="00F31509" w:rsidDel="00CA0C2F">
          <w:rPr>
            <w:rFonts w:asciiTheme="majorBidi" w:hAnsiTheme="majorBidi" w:cstheme="majorBidi"/>
            <w:lang w:val="en-GB"/>
          </w:rPr>
          <w:delText xml:space="preserve">of </w:delText>
        </w:r>
      </w:del>
      <w:ins w:id="2577" w:author="Jane Shaw" w:date="2015-10-19T13:14:00Z">
        <w:r w:rsidR="00CA0C2F">
          <w:rPr>
            <w:rFonts w:asciiTheme="majorBidi" w:hAnsiTheme="majorBidi" w:cstheme="majorBidi"/>
            <w:lang w:val="en-GB"/>
          </w:rPr>
          <w:t xml:space="preserve">and </w:t>
        </w:r>
      </w:ins>
      <w:r w:rsidRPr="00F31509">
        <w:rPr>
          <w:rFonts w:asciiTheme="majorBidi" w:hAnsiTheme="majorBidi" w:cstheme="majorBidi"/>
          <w:lang w:val="en-GB"/>
        </w:rPr>
        <w:t>livestock products (</w:t>
      </w:r>
      <w:del w:id="2578" w:author="Jane Shaw" w:date="2015-10-19T13:14:00Z">
        <w:r w:rsidRPr="00F31509" w:rsidDel="00CA0C2F">
          <w:rPr>
            <w:rFonts w:asciiTheme="majorBidi" w:hAnsiTheme="majorBidi" w:cstheme="majorBidi"/>
            <w:lang w:val="en-GB"/>
          </w:rPr>
          <w:delText>FAO Statistics Division</w:delText>
        </w:r>
      </w:del>
      <w:ins w:id="2579" w:author="Jane Shaw" w:date="2015-10-19T13:14:00Z">
        <w:r w:rsidR="00CA0C2F">
          <w:rPr>
            <w:rFonts w:asciiTheme="majorBidi" w:hAnsiTheme="majorBidi" w:cstheme="majorBidi"/>
            <w:lang w:val="en-GB"/>
          </w:rPr>
          <w:t>ESS,</w:t>
        </w:r>
      </w:ins>
      <w:r w:rsidRPr="00F31509">
        <w:rPr>
          <w:rFonts w:asciiTheme="majorBidi" w:hAnsiTheme="majorBidi" w:cstheme="majorBidi"/>
          <w:lang w:val="en-GB"/>
        </w:rPr>
        <w:t xml:space="preserve"> 2015</w:t>
      </w:r>
      <w:ins w:id="2580" w:author="Jane Shaw" w:date="2015-10-19T13:15:00Z">
        <w:r w:rsidR="00CA0C2F">
          <w:rPr>
            <w:rFonts w:asciiTheme="majorBidi" w:hAnsiTheme="majorBidi" w:cstheme="majorBidi"/>
            <w:lang w:val="en-GB"/>
          </w:rPr>
          <w:t>s</w:t>
        </w:r>
      </w:ins>
      <w:r w:rsidRPr="00F31509">
        <w:rPr>
          <w:rFonts w:asciiTheme="majorBidi" w:hAnsiTheme="majorBidi" w:cstheme="majorBidi"/>
          <w:lang w:val="en-GB"/>
        </w:rPr>
        <w:t>).</w:t>
      </w:r>
    </w:p>
    <w:p w14:paraId="112C341D" w14:textId="49C086C8"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w:t>
      </w:r>
      <w:del w:id="2581" w:author="Jane Shaw" w:date="2015-10-19T13:15:00Z">
        <w:r w:rsidRPr="00F31509" w:rsidDel="00CA0C2F">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data </w:t>
      </w:r>
      <w:del w:id="2582" w:author="Jane Shaw" w:date="2015-10-19T13:15:00Z">
        <w:r w:rsidRPr="00F31509" w:rsidDel="00CA0C2F">
          <w:rPr>
            <w:rFonts w:asciiTheme="majorBidi" w:eastAsia="Times New Roman" w:hAnsiTheme="majorBidi" w:cstheme="majorBidi"/>
            <w:lang w:val="en-GB"/>
          </w:rPr>
          <w:delText xml:space="preserve">is </w:delText>
        </w:r>
      </w:del>
      <w:ins w:id="2583" w:author="Jane Shaw" w:date="2015-10-19T13:15:00Z">
        <w:r w:rsidR="00CA0C2F">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 xml:space="preserve">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w:t>
      </w:r>
      <w:ins w:id="2584" w:author="Jane Shaw" w:date="2015-10-19T13:15:00Z">
        <w:r w:rsidR="00CA0C2F">
          <w:rPr>
            <w:rFonts w:asciiTheme="majorBidi" w:eastAsia="Times New Roman" w:hAnsiTheme="majorBidi" w:cstheme="majorBidi"/>
            <w:lang w:val="en-GB"/>
          </w:rPr>
          <w:t xml:space="preserve">unit </w:t>
        </w:r>
      </w:ins>
      <w:r w:rsidRPr="00F31509">
        <w:rPr>
          <w:rFonts w:asciiTheme="majorBidi" w:eastAsia="Times New Roman" w:hAnsiTheme="majorBidi" w:cstheme="majorBidi"/>
          <w:lang w:val="en-GB"/>
        </w:rPr>
        <w:t>survey</w:t>
      </w:r>
      <w:ins w:id="2585" w:author="Jane Shaw" w:date="2015-10-19T13:15:00Z">
        <w:r w:rsidR="00CA0C2F">
          <w:rPr>
            <w:rFonts w:asciiTheme="majorBidi" w:eastAsia="Times New Roman" w:hAnsiTheme="majorBidi" w:cstheme="majorBidi"/>
            <w:lang w:val="en-GB"/>
          </w:rPr>
          <w:t>ed</w:t>
        </w:r>
      </w:ins>
      <w:r w:rsidRPr="00F31509">
        <w:rPr>
          <w:rFonts w:asciiTheme="majorBidi" w:eastAsia="Times New Roman" w:hAnsiTheme="majorBidi" w:cstheme="majorBidi"/>
          <w:lang w:val="en-GB"/>
        </w:rPr>
        <w:t xml:space="preserve"> </w:t>
      </w:r>
      <w:del w:id="2586" w:author="Jane Shaw" w:date="2015-10-19T13:15:00Z">
        <w:r w:rsidRPr="00F31509" w:rsidDel="00CA0C2F">
          <w:rPr>
            <w:rFonts w:asciiTheme="majorBidi" w:eastAsia="Times New Roman" w:hAnsiTheme="majorBidi" w:cstheme="majorBidi"/>
            <w:lang w:val="en-GB"/>
          </w:rPr>
          <w:delText xml:space="preserve">unit </w:delText>
        </w:r>
      </w:del>
      <w:r w:rsidR="004F65E4" w:rsidRPr="00F31509">
        <w:rPr>
          <w:rFonts w:asciiTheme="majorBidi" w:eastAsia="Times New Roman" w:hAnsiTheme="majorBidi" w:cstheme="majorBidi"/>
          <w:lang w:val="en-GB"/>
        </w:rPr>
        <w:t xml:space="preserve">needs to be measured. </w:t>
      </w:r>
      <w:del w:id="2587" w:author="Jane Shaw" w:date="2015-10-19T13:15:00Z">
        <w:r w:rsidR="004F65E4" w:rsidRPr="00F31509" w:rsidDel="00CA0C2F">
          <w:rPr>
            <w:rFonts w:asciiTheme="majorBidi" w:eastAsia="Times New Roman" w:hAnsiTheme="majorBidi" w:cstheme="majorBidi"/>
            <w:lang w:val="en-GB"/>
          </w:rPr>
          <w:delText xml:space="preserve">To this end, </w:delText>
        </w:r>
        <w:r w:rsidR="00CA0C2F" w:rsidRPr="00F31509" w:rsidDel="00CA0C2F">
          <w:rPr>
            <w:rFonts w:asciiTheme="majorBidi" w:eastAsia="Times New Roman" w:hAnsiTheme="majorBidi" w:cstheme="majorBidi"/>
            <w:lang w:val="en-GB"/>
          </w:rPr>
          <w:delText xml:space="preserve">A </w:delText>
        </w:r>
      </w:del>
      <w:ins w:id="2588" w:author="Jane Shaw" w:date="2015-10-19T13:15:00Z">
        <w:r w:rsidR="00CA0C2F">
          <w:rPr>
            <w:rFonts w:asciiTheme="majorBidi" w:eastAsia="Times New Roman" w:hAnsiTheme="majorBidi" w:cstheme="majorBidi"/>
            <w:lang w:val="en-GB"/>
          </w:rPr>
          <w:t xml:space="preserve">The following sections review the </w:t>
        </w:r>
      </w:ins>
      <w:r w:rsidR="004F65E4" w:rsidRPr="00F31509">
        <w:rPr>
          <w:rFonts w:asciiTheme="majorBidi" w:eastAsia="Times New Roman" w:hAnsiTheme="majorBidi" w:cstheme="majorBidi"/>
          <w:lang w:val="en-GB"/>
        </w:rPr>
        <w:t xml:space="preserve">variety of methods </w:t>
      </w:r>
      <w:del w:id="2589" w:author="Jane Shaw" w:date="2015-10-19T13:16:00Z">
        <w:r w:rsidR="004F65E4" w:rsidRPr="00F31509" w:rsidDel="00CA0C2F">
          <w:rPr>
            <w:rFonts w:asciiTheme="majorBidi" w:eastAsia="Times New Roman" w:hAnsiTheme="majorBidi" w:cstheme="majorBidi"/>
            <w:lang w:val="en-GB"/>
          </w:rPr>
          <w:delText xml:space="preserve">have been </w:delText>
        </w:r>
      </w:del>
      <w:r w:rsidR="004F65E4" w:rsidRPr="00F31509">
        <w:rPr>
          <w:rFonts w:asciiTheme="majorBidi" w:eastAsia="Times New Roman" w:hAnsiTheme="majorBidi" w:cstheme="majorBidi"/>
          <w:lang w:val="en-GB"/>
        </w:rPr>
        <w:t>developed</w:t>
      </w:r>
      <w:ins w:id="2590" w:author="Jane Shaw" w:date="2015-10-19T13:15:00Z">
        <w:r w:rsidR="00CA0C2F">
          <w:rPr>
            <w:rFonts w:asciiTheme="majorBidi" w:eastAsia="Times New Roman" w:hAnsiTheme="majorBidi" w:cstheme="majorBidi"/>
            <w:lang w:val="en-GB"/>
          </w:rPr>
          <w:t xml:space="preserve"> for doing this</w:t>
        </w:r>
      </w:ins>
      <w:ins w:id="2591" w:author="Jane Shaw" w:date="2015-10-19T13:16:00Z">
        <w:r w:rsidR="00CA0C2F">
          <w:rPr>
            <w:rFonts w:asciiTheme="majorBidi" w:eastAsia="Times New Roman" w:hAnsiTheme="majorBidi" w:cstheme="majorBidi"/>
            <w:lang w:val="en-GB"/>
          </w:rPr>
          <w:t>,</w:t>
        </w:r>
      </w:ins>
      <w:del w:id="2592" w:author="Jane Shaw" w:date="2015-10-19T13:16:00Z">
        <w:r w:rsidR="004F65E4" w:rsidRPr="00F31509" w:rsidDel="00CA0C2F">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2593" w:author="Jane Shaw" w:date="2015-10-19T13:16:00Z">
        <w:r w:rsidR="004F65E4" w:rsidRPr="00F31509" w:rsidDel="00CA0C2F">
          <w:rPr>
            <w:rFonts w:asciiTheme="majorBidi" w:eastAsia="Times New Roman" w:hAnsiTheme="majorBidi" w:cstheme="majorBidi"/>
            <w:lang w:val="en-GB"/>
          </w:rPr>
          <w:delText xml:space="preserve">They are reviewed below, </w:delText>
        </w:r>
      </w:del>
      <w:r w:rsidR="004F65E4" w:rsidRPr="00F31509">
        <w:rPr>
          <w:rFonts w:asciiTheme="majorBidi" w:eastAsia="Times New Roman" w:hAnsiTheme="majorBidi" w:cstheme="majorBidi"/>
          <w:lang w:val="en-GB"/>
        </w:rPr>
        <w:t xml:space="preserve">first for </w:t>
      </w:r>
      <w:ins w:id="2594" w:author="Jane Shaw" w:date="2015-11-07T18:22:00Z">
        <w:r w:rsidR="005F06EB">
          <w:rPr>
            <w:rFonts w:asciiTheme="majorBidi" w:eastAsia="Times New Roman" w:hAnsiTheme="majorBidi" w:cstheme="majorBidi"/>
            <w:lang w:val="en-GB"/>
          </w:rPr>
          <w:t xml:space="preserve">crop </w:t>
        </w:r>
      </w:ins>
      <w:r w:rsidR="004F65E4" w:rsidRPr="00F31509">
        <w:rPr>
          <w:rFonts w:asciiTheme="majorBidi" w:eastAsia="Times New Roman" w:hAnsiTheme="majorBidi" w:cstheme="majorBidi"/>
          <w:lang w:val="en-GB"/>
        </w:rPr>
        <w:t>production</w:t>
      </w:r>
      <w:del w:id="2595" w:author="Jane Shaw" w:date="2015-11-07T18:22:00Z">
        <w:r w:rsidR="004F65E4" w:rsidRPr="00F31509" w:rsidDel="005F06EB">
          <w:rPr>
            <w:rFonts w:asciiTheme="majorBidi" w:eastAsia="Times New Roman" w:hAnsiTheme="majorBidi" w:cstheme="majorBidi"/>
            <w:lang w:val="en-GB"/>
          </w:rPr>
          <w:delText xml:space="preserve"> of crops</w:delText>
        </w:r>
      </w:del>
      <w:r w:rsidR="004F65E4" w:rsidRPr="00F31509">
        <w:rPr>
          <w:rFonts w:asciiTheme="majorBidi" w:eastAsia="Times New Roman" w:hAnsiTheme="majorBidi" w:cstheme="majorBidi"/>
          <w:lang w:val="en-GB"/>
        </w:rPr>
        <w:t xml:space="preserve">, then for </w:t>
      </w:r>
      <w:ins w:id="2596" w:author="Jane Shaw" w:date="2015-11-07T18:22:00Z">
        <w:r w:rsidR="005F06EB">
          <w:rPr>
            <w:rFonts w:asciiTheme="majorBidi" w:eastAsia="Times New Roman" w:hAnsiTheme="majorBidi" w:cstheme="majorBidi"/>
            <w:lang w:val="en-GB"/>
          </w:rPr>
          <w:t xml:space="preserve">the </w:t>
        </w:r>
      </w:ins>
      <w:r w:rsidR="004F65E4" w:rsidRPr="00F31509">
        <w:rPr>
          <w:rFonts w:asciiTheme="majorBidi" w:eastAsia="Times New Roman" w:hAnsiTheme="majorBidi" w:cstheme="majorBidi"/>
          <w:lang w:val="en-GB"/>
        </w:rPr>
        <w:t>production of livestock products.</w:t>
      </w:r>
      <w:r w:rsidR="004F65E4" w:rsidRPr="00F31509">
        <w:rPr>
          <w:rStyle w:val="Rimandonotaapidipagina"/>
          <w:rFonts w:asciiTheme="majorBidi" w:eastAsia="Times New Roman" w:hAnsiTheme="majorBidi" w:cstheme="majorBidi"/>
          <w:lang w:val="en-GB"/>
        </w:rPr>
        <w:footnoteReference w:id="14"/>
      </w:r>
    </w:p>
    <w:p w14:paraId="67D7FF12" w14:textId="740479B5" w:rsidR="004F65E4" w:rsidRPr="00F31509" w:rsidRDefault="004F65E4" w:rsidP="005C041A">
      <w:pPr>
        <w:pStyle w:val="Titolo3"/>
        <w:rPr>
          <w:lang w:val="en-GB"/>
        </w:rPr>
      </w:pPr>
      <w:del w:id="2607" w:author="Jane Shaw" w:date="2015-10-19T18:52:00Z">
        <w:r w:rsidRPr="00F31509" w:rsidDel="00F6328B">
          <w:rPr>
            <w:lang w:val="en-GB"/>
          </w:rPr>
          <w:delText xml:space="preserve">Measurement of </w:delText>
        </w:r>
      </w:del>
      <w:ins w:id="2608" w:author="Jane Shaw" w:date="2015-10-19T18:52:00Z">
        <w:r w:rsidR="00F6328B">
          <w:rPr>
            <w:lang w:val="en-GB"/>
          </w:rPr>
          <w:t xml:space="preserve">Data on </w:t>
        </w:r>
      </w:ins>
      <w:r w:rsidRPr="00F31509">
        <w:rPr>
          <w:lang w:val="en-GB"/>
        </w:rPr>
        <w:t>primary crop</w:t>
      </w:r>
      <w:del w:id="2609" w:author="Jane Shaw" w:date="2015-10-19T15:23:00Z">
        <w:r w:rsidRPr="00F31509" w:rsidDel="006E0345">
          <w:rPr>
            <w:lang w:val="en-GB"/>
          </w:rPr>
          <w:delText>s</w:delText>
        </w:r>
      </w:del>
      <w:r w:rsidRPr="00F31509">
        <w:rPr>
          <w:lang w:val="en-GB"/>
        </w:rPr>
        <w:t xml:space="preserve"> production</w:t>
      </w:r>
    </w:p>
    <w:p w14:paraId="64613AC4" w14:textId="6253B045"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Production of primary crops can be measured </w:t>
      </w:r>
      <w:ins w:id="2610" w:author="Jane Shaw" w:date="2015-10-19T15:23:00Z">
        <w:r w:rsidR="006E0345">
          <w:rPr>
            <w:rFonts w:asciiTheme="majorBidi" w:hAnsiTheme="majorBidi" w:cstheme="majorBidi"/>
            <w:lang w:val="en-GB"/>
          </w:rPr>
          <w:t xml:space="preserve">through </w:t>
        </w:r>
      </w:ins>
      <w:r w:rsidRPr="00F31509">
        <w:rPr>
          <w:rFonts w:asciiTheme="majorBidi" w:hAnsiTheme="majorBidi" w:cstheme="majorBidi"/>
          <w:lang w:val="en-GB"/>
        </w:rPr>
        <w:t xml:space="preserve">either </w:t>
      </w:r>
      <w:del w:id="2611" w:author="Jane Shaw" w:date="2015-10-19T15:23:00Z">
        <w:r w:rsidRPr="00F31509" w:rsidDel="006E0345">
          <w:rPr>
            <w:rFonts w:asciiTheme="majorBidi" w:hAnsiTheme="majorBidi" w:cstheme="majorBidi"/>
            <w:lang w:val="en-GB"/>
          </w:rPr>
          <w:delText xml:space="preserve">by following </w:delText>
        </w:r>
      </w:del>
      <w:r w:rsidRPr="00F31509">
        <w:rPr>
          <w:rFonts w:asciiTheme="majorBidi" w:hAnsiTheme="majorBidi" w:cstheme="majorBidi"/>
          <w:lang w:val="en-GB"/>
        </w:rPr>
        <w:t>a direct approach, which relies on counting the harvest</w:t>
      </w:r>
      <w:ins w:id="2612" w:author="Jane Shaw" w:date="2015-10-19T15:23:00Z">
        <w:r w:rsidR="006E0345">
          <w:rPr>
            <w:rFonts w:asciiTheme="majorBidi" w:hAnsiTheme="majorBidi" w:cstheme="majorBidi"/>
            <w:lang w:val="en-GB"/>
          </w:rPr>
          <w:t>s</w:t>
        </w:r>
      </w:ins>
      <w:r w:rsidRPr="00F31509">
        <w:rPr>
          <w:rFonts w:asciiTheme="majorBidi" w:hAnsiTheme="majorBidi" w:cstheme="majorBidi"/>
          <w:lang w:val="en-GB"/>
        </w:rPr>
        <w:t xml:space="preserve"> obtained during the reference period, or an indirect approach, which relies on the assessment of harvested area</w:t>
      </w:r>
      <w:ins w:id="2613" w:author="Jane Shaw" w:date="2015-10-19T15:23:00Z">
        <w:r w:rsidR="006E0345">
          <w:rPr>
            <w:rFonts w:asciiTheme="majorBidi" w:hAnsiTheme="majorBidi" w:cstheme="majorBidi"/>
            <w:lang w:val="en-GB"/>
          </w:rPr>
          <w:t>s</w:t>
        </w:r>
      </w:ins>
      <w:r w:rsidRPr="00F31509">
        <w:rPr>
          <w:rFonts w:asciiTheme="majorBidi" w:hAnsiTheme="majorBidi" w:cstheme="majorBidi"/>
          <w:lang w:val="en-GB"/>
        </w:rPr>
        <w:t xml:space="preserve"> and average yield</w:t>
      </w:r>
      <w:ins w:id="2614" w:author="Jane Shaw" w:date="2015-10-19T15:23:00Z">
        <w:r w:rsidR="006E0345">
          <w:rPr>
            <w:rFonts w:asciiTheme="majorBidi" w:hAnsiTheme="majorBidi" w:cstheme="majorBidi"/>
            <w:lang w:val="en-GB"/>
          </w:rPr>
          <w:t>s</w:t>
        </w:r>
      </w:ins>
      <w:r w:rsidRPr="00F31509">
        <w:rPr>
          <w:rFonts w:asciiTheme="majorBidi" w:hAnsiTheme="majorBidi" w:cstheme="majorBidi"/>
          <w:lang w:val="en-GB"/>
        </w:rPr>
        <w:t xml:space="preserve"> and </w:t>
      </w:r>
      <w:del w:id="2615" w:author="Jane Shaw" w:date="2015-10-19T15:24:00Z">
        <w:r w:rsidRPr="00F31509" w:rsidDel="006E0345">
          <w:rPr>
            <w:rFonts w:asciiTheme="majorBidi" w:hAnsiTheme="majorBidi" w:cstheme="majorBidi"/>
            <w:lang w:val="en-GB"/>
          </w:rPr>
          <w:delText xml:space="preserve">subsequent </w:delText>
        </w:r>
      </w:del>
      <w:r w:rsidRPr="00F31509">
        <w:rPr>
          <w:rFonts w:asciiTheme="majorBidi" w:hAnsiTheme="majorBidi" w:cstheme="majorBidi"/>
          <w:lang w:val="en-GB"/>
        </w:rPr>
        <w:t>multiplication of the two.</w:t>
      </w:r>
    </w:p>
    <w:p w14:paraId="01185A42" w14:textId="5DB5F3F7"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w:t>
      </w:r>
      <w:ins w:id="2616" w:author="Jane Shaw" w:date="2015-10-19T15:25:00Z">
        <w:r w:rsidR="006E0345">
          <w:rPr>
            <w:rFonts w:asciiTheme="majorBidi" w:eastAsia="Times New Roman" w:hAnsiTheme="majorBidi" w:cstheme="majorBidi"/>
            <w:lang w:val="en-GB"/>
          </w:rPr>
          <w:t xml:space="preserve"> </w:t>
        </w:r>
        <w:r w:rsidR="006E0345" w:rsidRPr="00F31509">
          <w:rPr>
            <w:rFonts w:asciiTheme="majorBidi" w:eastAsia="Times New Roman" w:hAnsiTheme="majorBidi" w:cstheme="majorBidi"/>
            <w:lang w:val="en-GB"/>
          </w:rPr>
          <w:t xml:space="preserve">is considered the most accurate, </w:t>
        </w:r>
        <w:r w:rsidR="006E0345">
          <w:rPr>
            <w:rFonts w:asciiTheme="majorBidi" w:eastAsia="Times New Roman" w:hAnsiTheme="majorBidi" w:cstheme="majorBidi"/>
            <w:lang w:val="en-GB"/>
          </w:rPr>
          <w:t xml:space="preserve">albeit </w:t>
        </w:r>
        <w:r w:rsidR="006E0345" w:rsidRPr="00F31509">
          <w:rPr>
            <w:rFonts w:asciiTheme="majorBidi" w:eastAsia="Times New Roman" w:hAnsiTheme="majorBidi" w:cstheme="majorBidi"/>
            <w:lang w:val="en-GB"/>
          </w:rPr>
          <w:t>time-consuming, method</w:t>
        </w:r>
        <w:r w:rsidR="006E0345">
          <w:rPr>
            <w:rFonts w:asciiTheme="majorBidi" w:eastAsia="Times New Roman" w:hAnsiTheme="majorBidi" w:cstheme="majorBidi"/>
            <w:lang w:val="en-GB"/>
          </w:rPr>
          <w:t>.</w:t>
        </w:r>
      </w:ins>
      <w:del w:id="2617" w:author="Jane Shaw" w:date="2015-10-19T15:25:00Z">
        <w:r w:rsidRPr="00F31509" w:rsidDel="006E034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2618" w:author="Jane Shaw" w:date="2015-10-19T15:25:00Z">
        <w:r w:rsidR="006E0345">
          <w:rPr>
            <w:rFonts w:asciiTheme="majorBidi" w:eastAsia="Times New Roman" w:hAnsiTheme="majorBidi" w:cstheme="majorBidi"/>
            <w:lang w:val="en-GB"/>
          </w:rPr>
          <w:t xml:space="preserve">In this method, the enumerator </w:t>
        </w:r>
      </w:ins>
      <w:del w:id="2619" w:author="Jane Shaw" w:date="2015-10-19T15:25:00Z">
        <w:r w:rsidRPr="00F31509" w:rsidDel="006E0345">
          <w:rPr>
            <w:rFonts w:asciiTheme="majorBidi" w:eastAsia="Times New Roman" w:hAnsiTheme="majorBidi" w:cstheme="majorBidi"/>
            <w:lang w:val="en-GB"/>
          </w:rPr>
          <w:delText xml:space="preserve">according to which </w:delText>
        </w:r>
      </w:del>
      <w:ins w:id="2620" w:author="Jane Shaw" w:date="2015-10-19T15:25:00Z">
        <w:r w:rsidR="006E0345">
          <w:rPr>
            <w:rFonts w:asciiTheme="majorBidi" w:eastAsia="Times New Roman" w:hAnsiTheme="majorBidi" w:cstheme="majorBidi"/>
            <w:lang w:val="en-GB"/>
          </w:rPr>
          <w:t xml:space="preserve">observes </w:t>
        </w:r>
      </w:ins>
      <w:r w:rsidRPr="00F31509">
        <w:rPr>
          <w:rFonts w:asciiTheme="majorBidi" w:eastAsia="Times New Roman" w:hAnsiTheme="majorBidi" w:cstheme="majorBidi"/>
          <w:lang w:val="en-GB"/>
        </w:rPr>
        <w:t xml:space="preserve">the harvest of the whole plot </w:t>
      </w:r>
      <w:del w:id="2621" w:author="Jane Shaw" w:date="2015-10-19T15:25:00Z">
        <w:r w:rsidRPr="00F31509" w:rsidDel="006E0345">
          <w:rPr>
            <w:rFonts w:asciiTheme="majorBidi" w:eastAsia="Times New Roman" w:hAnsiTheme="majorBidi" w:cstheme="majorBidi"/>
            <w:lang w:val="en-GB"/>
          </w:rPr>
          <w:delText xml:space="preserve">is observed </w:delText>
        </w:r>
      </w:del>
      <w:r w:rsidRPr="00F31509">
        <w:rPr>
          <w:rFonts w:asciiTheme="majorBidi" w:eastAsia="Times New Roman" w:hAnsiTheme="majorBidi" w:cstheme="majorBidi"/>
          <w:lang w:val="en-GB"/>
        </w:rPr>
        <w:t xml:space="preserve">and </w:t>
      </w:r>
      <w:ins w:id="2622" w:author="Jane Shaw" w:date="2015-10-19T15:25:00Z">
        <w:r w:rsidR="006E0345">
          <w:rPr>
            <w:rFonts w:asciiTheme="majorBidi" w:eastAsia="Times New Roman" w:hAnsiTheme="majorBidi" w:cstheme="majorBidi"/>
            <w:lang w:val="en-GB"/>
          </w:rPr>
          <w:t xml:space="preserve">records </w:t>
        </w:r>
      </w:ins>
      <w:r w:rsidRPr="00F31509">
        <w:rPr>
          <w:rFonts w:asciiTheme="majorBidi" w:eastAsia="Times New Roman" w:hAnsiTheme="majorBidi" w:cstheme="majorBidi"/>
          <w:lang w:val="en-GB"/>
        </w:rPr>
        <w:t>the result</w:t>
      </w:r>
      <w:del w:id="2623" w:author="Jane Shaw" w:date="2015-10-19T15:26:00Z">
        <w:r w:rsidRPr="00F31509" w:rsidDel="006E0345">
          <w:rPr>
            <w:rFonts w:asciiTheme="majorBidi" w:eastAsia="Times New Roman" w:hAnsiTheme="majorBidi" w:cstheme="majorBidi"/>
            <w:lang w:val="en-GB"/>
          </w:rPr>
          <w:delText xml:space="preserve"> recorded by the enumerator,</w:delText>
        </w:r>
      </w:del>
      <w:del w:id="2624" w:author="Jane Shaw" w:date="2015-10-19T15:24:00Z">
        <w:r w:rsidRPr="00F31509" w:rsidDel="006E0345">
          <w:rPr>
            <w:rFonts w:asciiTheme="majorBidi" w:eastAsia="Times New Roman" w:hAnsiTheme="majorBidi" w:cstheme="majorBidi"/>
            <w:lang w:val="en-GB"/>
          </w:rPr>
          <w:delText xml:space="preserve"> is considered to be the most accurate, although time-consuming, method</w:delText>
        </w:r>
      </w:del>
      <w:r w:rsidRPr="00F31509">
        <w:rPr>
          <w:rFonts w:asciiTheme="majorBidi" w:eastAsia="Times New Roman" w:hAnsiTheme="majorBidi" w:cstheme="majorBidi"/>
          <w:lang w:val="en-GB"/>
        </w:rPr>
        <w:t xml:space="preserve">. To save time, </w:t>
      </w:r>
      <w:del w:id="2625" w:author="Jane Shaw" w:date="2015-10-19T15:26:00Z">
        <w:r w:rsidRPr="00F31509" w:rsidDel="006E0345">
          <w:rPr>
            <w:rFonts w:asciiTheme="majorBidi" w:eastAsia="Times New Roman" w:hAnsiTheme="majorBidi" w:cstheme="majorBidi"/>
            <w:lang w:val="en-GB"/>
          </w:rPr>
          <w:delText xml:space="preserve">the enumerator </w:delText>
        </w:r>
      </w:del>
      <w:ins w:id="2626" w:author="Jane Shaw" w:date="2015-10-19T15:26:00Z">
        <w:r w:rsidR="006E0345">
          <w:rPr>
            <w:rFonts w:asciiTheme="majorBidi" w:eastAsia="Times New Roman" w:hAnsiTheme="majorBidi" w:cstheme="majorBidi"/>
            <w:lang w:val="en-GB"/>
          </w:rPr>
          <w:t xml:space="preserve">she/he </w:t>
        </w:r>
      </w:ins>
      <w:r w:rsidRPr="00F31509">
        <w:rPr>
          <w:rFonts w:asciiTheme="majorBidi" w:eastAsia="Times New Roman" w:hAnsiTheme="majorBidi" w:cstheme="majorBidi"/>
          <w:lang w:val="en-GB"/>
        </w:rPr>
        <w:t xml:space="preserve">may count the number of units, such as sacks, baskets or bundles, harvested by the farmer, and multiply </w:t>
      </w:r>
      <w:del w:id="2627" w:author="Jane Shaw" w:date="2015-10-19T15:26:00Z">
        <w:r w:rsidR="00536040" w:rsidRPr="00F31509" w:rsidDel="006E0345">
          <w:rPr>
            <w:rFonts w:asciiTheme="majorBidi" w:eastAsia="Times New Roman" w:hAnsiTheme="majorBidi" w:cstheme="majorBidi"/>
            <w:lang w:val="en-GB"/>
          </w:rPr>
          <w:delText xml:space="preserve">it </w:delText>
        </w:r>
      </w:del>
      <w:ins w:id="2628" w:author="Jane Shaw" w:date="2015-10-19T15:26:00Z">
        <w:r w:rsidR="006E0345">
          <w:rPr>
            <w:rFonts w:asciiTheme="majorBidi" w:eastAsia="Times New Roman" w:hAnsiTheme="majorBidi" w:cstheme="majorBidi"/>
            <w:lang w:val="en-GB"/>
          </w:rPr>
          <w:t xml:space="preserve">this number </w:t>
        </w:r>
      </w:ins>
      <w:r w:rsidRPr="00F31509">
        <w:rPr>
          <w:rFonts w:asciiTheme="majorBidi" w:eastAsia="Times New Roman" w:hAnsiTheme="majorBidi" w:cstheme="majorBidi"/>
          <w:lang w:val="en-GB"/>
        </w:rPr>
        <w:t xml:space="preserve">by the average weight of one unit, assessed </w:t>
      </w:r>
      <w:del w:id="2629" w:author="Jane Shaw" w:date="2015-10-19T15:26:00Z">
        <w:r w:rsidRPr="00F31509" w:rsidDel="006E0345">
          <w:rPr>
            <w:rFonts w:asciiTheme="majorBidi" w:eastAsia="Times New Roman" w:hAnsiTheme="majorBidi" w:cstheme="majorBidi"/>
            <w:lang w:val="en-GB"/>
          </w:rPr>
          <w:delText xml:space="preserve">on the basis of </w:delText>
        </w:r>
      </w:del>
      <w:ins w:id="2630" w:author="Jane Shaw" w:date="2015-10-19T15:26:00Z">
        <w:r w:rsidR="006E0345">
          <w:rPr>
            <w:rFonts w:asciiTheme="majorBidi" w:eastAsia="Times New Roman" w:hAnsiTheme="majorBidi" w:cstheme="majorBidi"/>
            <w:lang w:val="en-GB"/>
          </w:rPr>
          <w:t xml:space="preserve">from </w:t>
        </w:r>
      </w:ins>
      <w:r w:rsidRPr="00F31509">
        <w:rPr>
          <w:rFonts w:asciiTheme="majorBidi" w:eastAsia="Times New Roman" w:hAnsiTheme="majorBidi" w:cstheme="majorBidi"/>
          <w:lang w:val="en-GB"/>
        </w:rPr>
        <w:t>a sample of units. When harvest</w:t>
      </w:r>
      <w:ins w:id="2631" w:author="Jane Shaw" w:date="2015-10-19T15:26:00Z">
        <w:r w:rsidR="006E0345">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ins w:id="2632" w:author="Jane Shaw" w:date="2015-11-07T18:22:00Z">
        <w:r w:rsidR="005F06EB">
          <w:rPr>
            <w:rFonts w:asciiTheme="majorBidi" w:eastAsia="Times New Roman" w:hAnsiTheme="majorBidi" w:cstheme="majorBidi"/>
            <w:lang w:val="en-GB"/>
          </w:rPr>
          <w:t xml:space="preserve">occur </w:t>
        </w:r>
      </w:ins>
      <w:del w:id="2633" w:author="Jane Shaw" w:date="2015-10-19T15:26:00Z">
        <w:r w:rsidRPr="00F31509" w:rsidDel="006E0345">
          <w:rPr>
            <w:rFonts w:asciiTheme="majorBidi" w:eastAsia="Times New Roman" w:hAnsiTheme="majorBidi" w:cstheme="majorBidi"/>
            <w:lang w:val="en-GB"/>
          </w:rPr>
          <w:delText xml:space="preserve">takes place at several times of the </w:delText>
        </w:r>
      </w:del>
      <w:ins w:id="2634" w:author="Jane Shaw" w:date="2015-10-19T15:26:00Z">
        <w:r w:rsidR="006E0345">
          <w:rPr>
            <w:rFonts w:asciiTheme="majorBidi" w:eastAsia="Times New Roman" w:hAnsiTheme="majorBidi" w:cstheme="majorBidi"/>
            <w:lang w:val="en-GB"/>
          </w:rPr>
          <w:t xml:space="preserve">throughout </w:t>
        </w:r>
      </w:ins>
      <w:ins w:id="2635" w:author="Jane Shaw" w:date="2015-11-07T18:22:00Z">
        <w:r w:rsidR="005F06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year, enumerators may visit farmers regularly, ideally </w:t>
      </w:r>
      <w:del w:id="2636" w:author="Jane Shaw" w:date="2015-10-19T15:26:00Z">
        <w:r w:rsidRPr="00F31509" w:rsidDel="006E0345">
          <w:rPr>
            <w:rFonts w:asciiTheme="majorBidi" w:eastAsia="Times New Roman" w:hAnsiTheme="majorBidi" w:cstheme="majorBidi"/>
            <w:lang w:val="en-GB"/>
          </w:rPr>
          <w:delText xml:space="preserve">each </w:delText>
        </w:r>
      </w:del>
      <w:ins w:id="2637" w:author="Jane Shaw" w:date="2015-10-19T15:26:00Z">
        <w:r w:rsidR="006E0345">
          <w:rPr>
            <w:rFonts w:asciiTheme="majorBidi" w:eastAsia="Times New Roman" w:hAnsiTheme="majorBidi" w:cstheme="majorBidi"/>
            <w:lang w:val="en-GB"/>
          </w:rPr>
          <w:t xml:space="preserve">every </w:t>
        </w:r>
      </w:ins>
      <w:ins w:id="2638" w:author="Jane Shaw" w:date="2015-11-07T18:22:00Z">
        <w:r w:rsidR="005F06EB">
          <w:rPr>
            <w:rFonts w:asciiTheme="majorBidi" w:eastAsia="Times New Roman" w:hAnsiTheme="majorBidi" w:cstheme="majorBidi"/>
            <w:lang w:val="en-GB"/>
          </w:rPr>
          <w:t xml:space="preserve">harvesting </w:t>
        </w:r>
      </w:ins>
      <w:r w:rsidRPr="00F31509">
        <w:rPr>
          <w:rFonts w:asciiTheme="majorBidi" w:eastAsia="Times New Roman" w:hAnsiTheme="majorBidi" w:cstheme="majorBidi"/>
          <w:lang w:val="en-GB"/>
        </w:rPr>
        <w:t xml:space="preserve">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w:t>
      </w:r>
      <w:del w:id="2639" w:author="Jane Shaw" w:date="2015-10-19T15:27:00Z">
        <w:r w:rsidRPr="00F31509" w:rsidDel="006E0345">
          <w:rPr>
            <w:rFonts w:asciiTheme="majorBidi" w:eastAsia="Times New Roman" w:hAnsiTheme="majorBidi" w:cstheme="majorBidi"/>
            <w:lang w:val="en-GB"/>
          </w:rPr>
          <w:delText xml:space="preserve">inquired from </w:delText>
        </w:r>
      </w:del>
      <w:ins w:id="2640" w:author="Jane Shaw" w:date="2015-10-19T15:27:00Z">
        <w:r w:rsidR="006E0345">
          <w:rPr>
            <w:rFonts w:asciiTheme="majorBidi" w:eastAsia="Times New Roman" w:hAnsiTheme="majorBidi" w:cstheme="majorBidi"/>
            <w:lang w:val="en-GB"/>
          </w:rPr>
          <w:t xml:space="preserve">reported by the </w:t>
        </w:r>
      </w:ins>
      <w:r w:rsidRPr="00F31509">
        <w:rPr>
          <w:rFonts w:asciiTheme="majorBidi" w:eastAsia="Times New Roman" w:hAnsiTheme="majorBidi" w:cstheme="majorBidi"/>
          <w:lang w:val="en-GB"/>
        </w:rPr>
        <w:t>farmer</w:t>
      </w:r>
      <w:del w:id="2641" w:author="Jane Shaw" w:date="2015-10-19T15:27:00Z">
        <w:r w:rsidRPr="00F31509" w:rsidDel="006E0345">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numerator</w:t>
      </w:r>
      <w:ins w:id="2642" w:author="Jane Shaw" w:date="2015-11-07T18:23:00Z">
        <w:r w:rsidR="005F06EB">
          <w:rPr>
            <w:rFonts w:asciiTheme="majorBidi" w:eastAsia="Times New Roman" w:hAnsiTheme="majorBidi" w:cstheme="majorBidi"/>
            <w:lang w:val="en-GB"/>
          </w:rPr>
          <w:t xml:space="preserve"> –</w:t>
        </w:r>
      </w:ins>
      <w:del w:id="2643" w:author="Jane Shaw" w:date="2015-11-07T18:23:00Z">
        <w:r w:rsidRPr="00F31509" w:rsidDel="005F06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2644" w:author="Jane Shaw" w:date="2015-10-19T15:27:00Z">
        <w:r w:rsidRPr="006E0345" w:rsidDel="006E0345">
          <w:rPr>
            <w:rFonts w:asciiTheme="majorBidi" w:eastAsia="Times New Roman" w:hAnsiTheme="majorBidi" w:cstheme="majorBidi"/>
            <w:iCs/>
            <w:lang w:val="en-GB"/>
            <w:rPrChange w:id="2645" w:author="Jane Shaw" w:date="2015-10-19T15:27:00Z">
              <w:rPr>
                <w:rFonts w:asciiTheme="majorBidi" w:eastAsia="Times New Roman" w:hAnsiTheme="majorBidi" w:cstheme="majorBidi"/>
                <w:i/>
                <w:iCs/>
                <w:lang w:val="en-GB"/>
              </w:rPr>
            </w:rPrChange>
          </w:rPr>
          <w:delText>e.g.</w:delText>
        </w:r>
        <w:r w:rsidRPr="00160985" w:rsidDel="006E0345">
          <w:rPr>
            <w:rFonts w:asciiTheme="majorBidi" w:eastAsia="Times New Roman" w:hAnsiTheme="majorBidi" w:cstheme="majorBidi"/>
            <w:lang w:val="en-GB"/>
          </w:rPr>
          <w:delText xml:space="preserve"> </w:delText>
        </w:r>
      </w:del>
      <w:ins w:id="2646" w:author="Jane Shaw" w:date="2015-10-19T15:27:00Z">
        <w:r w:rsidR="006E0345" w:rsidRPr="006E0345">
          <w:rPr>
            <w:rFonts w:asciiTheme="majorBidi" w:eastAsia="Times New Roman" w:hAnsiTheme="majorBidi" w:cstheme="majorBidi"/>
            <w:iCs/>
            <w:lang w:val="en-GB"/>
            <w:rPrChange w:id="2647" w:author="Jane Shaw" w:date="2015-10-19T15:27:00Z">
              <w:rPr>
                <w:rFonts w:asciiTheme="majorBidi" w:eastAsia="Times New Roman" w:hAnsiTheme="majorBidi" w:cstheme="majorBidi"/>
                <w:i/>
                <w:iCs/>
                <w:lang w:val="en-GB"/>
              </w:rPr>
            </w:rPrChange>
          </w:rPr>
          <w:t xml:space="preserve">such as </w:t>
        </w:r>
      </w:ins>
      <w:r w:rsidR="00536040" w:rsidRPr="00F31509">
        <w:rPr>
          <w:rFonts w:asciiTheme="majorBidi" w:eastAsia="Times New Roman" w:hAnsiTheme="majorBidi" w:cstheme="majorBidi"/>
          <w:lang w:val="en-GB"/>
        </w:rPr>
        <w:t>inspection</w:t>
      </w:r>
      <w:ins w:id="2648" w:author="Jane Shaw" w:date="2015-10-19T15:28:00Z">
        <w:r w:rsidR="006E0345">
          <w:rPr>
            <w:rFonts w:asciiTheme="majorBidi" w:eastAsia="Times New Roman" w:hAnsiTheme="majorBidi" w:cstheme="majorBidi"/>
            <w:lang w:val="en-GB"/>
          </w:rPr>
          <w:t>s</w:t>
        </w:r>
      </w:ins>
      <w:r w:rsidR="00536040" w:rsidRPr="00F31509">
        <w:rPr>
          <w:rFonts w:asciiTheme="majorBidi" w:eastAsia="Times New Roman" w:hAnsiTheme="majorBidi" w:cstheme="majorBidi"/>
          <w:lang w:val="en-GB"/>
        </w:rPr>
        <w:t xml:space="preserve"> of </w:t>
      </w:r>
      <w:del w:id="2649" w:author="Jane Shaw" w:date="2015-10-19T15:28:00Z">
        <w:r w:rsidRPr="00F31509" w:rsidDel="006E0345">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storage facilities</w:t>
      </w:r>
      <w:ins w:id="2650" w:author="Jane Shaw" w:date="2015-11-07T18:23:00Z">
        <w:r w:rsidR="005F06EB">
          <w:rPr>
            <w:rFonts w:asciiTheme="majorBidi" w:eastAsia="Times New Roman" w:hAnsiTheme="majorBidi" w:cstheme="majorBidi"/>
            <w:lang w:val="en-GB"/>
          </w:rPr>
          <w:t xml:space="preserve"> –</w:t>
        </w:r>
      </w:ins>
      <w:del w:id="2651" w:author="Jane Shaw" w:date="2015-11-07T18:23:00Z">
        <w:r w:rsidRPr="00F31509" w:rsidDel="005F06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to prevent false reporting. To reduce recall error</w:t>
      </w:r>
      <w:ins w:id="2652" w:author="Jane Shaw" w:date="2015-11-07T18:23:00Z">
        <w:r w:rsidR="005F06EB">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particularly </w:t>
      </w:r>
      <w:del w:id="2653" w:author="Jane Shaw" w:date="2015-10-19T15:30:00Z">
        <w:r w:rsidRPr="00F31509" w:rsidDel="00670F1B">
          <w:rPr>
            <w:rFonts w:asciiTheme="majorBidi" w:eastAsia="Times New Roman" w:hAnsiTheme="majorBidi" w:cstheme="majorBidi"/>
            <w:lang w:val="en-GB"/>
          </w:rPr>
          <w:delText xml:space="preserve">in </w:delText>
        </w:r>
      </w:del>
      <w:ins w:id="2654" w:author="Jane Shaw" w:date="2015-10-19T15:30:00Z">
        <w:r w:rsidR="00670F1B">
          <w:rPr>
            <w:rFonts w:asciiTheme="majorBidi" w:eastAsia="Times New Roman" w:hAnsiTheme="majorBidi" w:cstheme="majorBidi"/>
            <w:lang w:val="en-GB"/>
          </w:rPr>
          <w:t xml:space="preserve">with frequent or </w:t>
        </w:r>
      </w:ins>
      <w:del w:id="2655" w:author="Jane Shaw" w:date="2015-10-19T15:29:00Z">
        <w:r w:rsidRPr="00F31509" w:rsidDel="006E0345">
          <w:rPr>
            <w:rFonts w:asciiTheme="majorBidi" w:eastAsia="Times New Roman" w:hAnsiTheme="majorBidi" w:cstheme="majorBidi"/>
            <w:lang w:val="en-GB"/>
          </w:rPr>
          <w:delText xml:space="preserve">cases of </w:delText>
        </w:r>
      </w:del>
      <w:r w:rsidRPr="00F31509">
        <w:rPr>
          <w:rFonts w:asciiTheme="majorBidi" w:eastAsia="Times New Roman" w:hAnsiTheme="majorBidi" w:cstheme="majorBidi"/>
          <w:lang w:val="en-GB"/>
        </w:rPr>
        <w:t>extended harvest</w:t>
      </w:r>
      <w:ins w:id="2656" w:author="Jane Shaw" w:date="2015-10-19T15:30:00Z">
        <w:r w:rsidR="00670F1B">
          <w:rPr>
            <w:rFonts w:asciiTheme="majorBidi" w:eastAsia="Times New Roman" w:hAnsiTheme="majorBidi" w:cstheme="majorBidi"/>
            <w:lang w:val="en-GB"/>
          </w:rPr>
          <w:t>s</w:t>
        </w:r>
      </w:ins>
      <w:del w:id="2657" w:author="Jane Shaw" w:date="2015-10-19T15:30:00Z">
        <w:r w:rsidRPr="00F31509" w:rsidDel="00670F1B">
          <w:rPr>
            <w:rFonts w:asciiTheme="majorBidi" w:eastAsia="Times New Roman" w:hAnsiTheme="majorBidi" w:cstheme="majorBidi"/>
            <w:lang w:val="en-GB"/>
          </w:rPr>
          <w:delText xml:space="preserve"> periods</w:delText>
        </w:r>
      </w:del>
      <w:r w:rsidRPr="00F31509">
        <w:rPr>
          <w:rFonts w:asciiTheme="majorBidi" w:eastAsia="Times New Roman" w:hAnsiTheme="majorBidi" w:cstheme="majorBidi"/>
          <w:lang w:val="en-GB"/>
        </w:rPr>
        <w:t xml:space="preserve">, </w:t>
      </w:r>
      <w:ins w:id="2658" w:author="Jane Shaw" w:date="2015-10-19T15:29:00Z">
        <w:r w:rsidR="006E0345">
          <w:rPr>
            <w:rFonts w:asciiTheme="majorBidi" w:eastAsia="Times New Roman" w:hAnsiTheme="majorBidi" w:cstheme="majorBidi"/>
            <w:lang w:val="en-GB"/>
          </w:rPr>
          <w:t>“</w:t>
        </w:r>
      </w:ins>
      <w:del w:id="2659" w:author="Jane Shaw" w:date="2015-10-19T15:29:00Z">
        <w:r w:rsidR="00536040" w:rsidRPr="00F31509" w:rsidDel="006E0345">
          <w:rPr>
            <w:rFonts w:asciiTheme="majorBidi" w:eastAsia="Times New Roman" w:hAnsiTheme="majorBidi" w:cstheme="majorBidi"/>
            <w:lang w:val="en-GB"/>
          </w:rPr>
          <w:delText xml:space="preserve">often </w:delText>
        </w:r>
        <w:r w:rsidRPr="00F31509" w:rsidDel="006E0345">
          <w:rPr>
            <w:rFonts w:asciiTheme="majorBidi" w:eastAsia="Times New Roman" w:hAnsiTheme="majorBidi" w:cstheme="majorBidi"/>
            <w:lang w:val="en-GB"/>
          </w:rPr>
          <w:delText xml:space="preserve">so-called </w:delText>
        </w:r>
      </w:del>
      <w:r w:rsidRPr="00F31509">
        <w:rPr>
          <w:rFonts w:asciiTheme="majorBidi" w:eastAsia="Times New Roman" w:hAnsiTheme="majorBidi" w:cstheme="majorBidi"/>
          <w:lang w:val="en-GB"/>
        </w:rPr>
        <w:t>crop cards</w:t>
      </w:r>
      <w:ins w:id="2660" w:author="Jane Shaw" w:date="2015-10-19T15:29:00Z">
        <w:r w:rsidR="006E0345">
          <w:rPr>
            <w:rFonts w:asciiTheme="majorBidi" w:eastAsia="Times New Roman" w:hAnsiTheme="majorBidi" w:cstheme="majorBidi"/>
            <w:lang w:val="en-GB"/>
          </w:rPr>
          <w:t>”</w:t>
        </w:r>
      </w:ins>
      <w:del w:id="2661" w:author="Jane Shaw" w:date="2015-10-19T15:29:00Z">
        <w:r w:rsidR="00536040" w:rsidRPr="00F31509" w:rsidDel="006E034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2662" w:author="Jane Shaw" w:date="2015-10-19T15:29:00Z">
        <w:r w:rsidR="006E0345">
          <w:rPr>
            <w:rFonts w:asciiTheme="majorBidi" w:eastAsia="Times New Roman" w:hAnsiTheme="majorBidi" w:cstheme="majorBidi"/>
            <w:lang w:val="en-GB"/>
          </w:rPr>
          <w:t xml:space="preserve">are used, </w:t>
        </w:r>
      </w:ins>
      <w:r w:rsidRPr="00F31509">
        <w:rPr>
          <w:rFonts w:asciiTheme="majorBidi" w:eastAsia="Times New Roman" w:hAnsiTheme="majorBidi" w:cstheme="majorBidi"/>
          <w:lang w:val="en-GB"/>
        </w:rPr>
        <w:t xml:space="preserve">on which farmers record the results of each </w:t>
      </w:r>
      <w:del w:id="2663" w:author="Jane Shaw" w:date="2015-10-19T15:29:00Z">
        <w:r w:rsidRPr="00F31509" w:rsidDel="006E0345">
          <w:rPr>
            <w:rFonts w:asciiTheme="majorBidi" w:eastAsia="Times New Roman" w:hAnsiTheme="majorBidi" w:cstheme="majorBidi"/>
            <w:lang w:val="en-GB"/>
          </w:rPr>
          <w:delText xml:space="preserve">single </w:delText>
        </w:r>
      </w:del>
      <w:r w:rsidRPr="00F31509">
        <w:rPr>
          <w:rFonts w:asciiTheme="majorBidi" w:eastAsia="Times New Roman" w:hAnsiTheme="majorBidi" w:cstheme="majorBidi"/>
          <w:lang w:val="en-GB"/>
        </w:rPr>
        <w:t>harvest</w:t>
      </w:r>
      <w:del w:id="2664" w:author="Jane Shaw" w:date="2015-10-19T15:29:00Z">
        <w:r w:rsidR="00536040" w:rsidRPr="00F31509" w:rsidDel="006E0345">
          <w:rPr>
            <w:rFonts w:asciiTheme="majorBidi" w:eastAsia="Times New Roman" w:hAnsiTheme="majorBidi" w:cstheme="majorBidi"/>
            <w:lang w:val="en-GB"/>
          </w:rPr>
          <w:delText>, are used</w:delText>
        </w:r>
      </w:del>
      <w:r w:rsidRPr="00F31509">
        <w:rPr>
          <w:rFonts w:asciiTheme="majorBidi" w:eastAsia="Times New Roman" w:hAnsiTheme="majorBidi" w:cstheme="majorBidi"/>
          <w:lang w:val="en-GB"/>
        </w:rPr>
        <w:t xml:space="preserve">. As </w:t>
      </w:r>
      <w:del w:id="2665" w:author="Jane Shaw" w:date="2015-10-19T15:31:00Z">
        <w:r w:rsidRPr="00F31509" w:rsidDel="00670F1B">
          <w:rPr>
            <w:rFonts w:asciiTheme="majorBidi" w:eastAsia="Times New Roman" w:hAnsiTheme="majorBidi" w:cstheme="majorBidi"/>
            <w:lang w:val="en-GB"/>
          </w:rPr>
          <w:delText xml:space="preserve">under the direct approach </w:delText>
        </w:r>
      </w:del>
      <w:r w:rsidRPr="00F31509">
        <w:rPr>
          <w:rFonts w:asciiTheme="majorBidi" w:eastAsia="Times New Roman" w:hAnsiTheme="majorBidi" w:cstheme="majorBidi"/>
          <w:lang w:val="en-GB"/>
        </w:rPr>
        <w:t xml:space="preserve">only one variable is measured, </w:t>
      </w:r>
      <w:del w:id="2666" w:author="Jane Shaw" w:date="2015-10-19T15:31:00Z">
        <w:r w:rsidRPr="00F31509" w:rsidDel="00670F1B">
          <w:rPr>
            <w:rFonts w:asciiTheme="majorBidi" w:eastAsia="Times New Roman" w:hAnsiTheme="majorBidi" w:cstheme="majorBidi"/>
            <w:lang w:val="en-GB"/>
          </w:rPr>
          <w:delText xml:space="preserve">this </w:delText>
        </w:r>
      </w:del>
      <w:ins w:id="2667" w:author="Jane Shaw" w:date="2015-10-19T15:31:00Z">
        <w:r w:rsidR="00670F1B">
          <w:rPr>
            <w:rFonts w:asciiTheme="majorBidi" w:eastAsia="Times New Roman" w:hAnsiTheme="majorBidi" w:cstheme="majorBidi"/>
            <w:lang w:val="en-GB"/>
          </w:rPr>
          <w:t xml:space="preserve">the direct </w:t>
        </w:r>
      </w:ins>
      <w:r w:rsidRPr="00F31509">
        <w:rPr>
          <w:rFonts w:asciiTheme="majorBidi" w:eastAsia="Times New Roman" w:hAnsiTheme="majorBidi" w:cstheme="majorBidi"/>
          <w:lang w:val="en-GB"/>
        </w:rPr>
        <w:t xml:space="preserve">approach can </w:t>
      </w:r>
      <w:del w:id="2668" w:author="Jane Shaw" w:date="2015-10-19T15:31:00Z">
        <w:r w:rsidRPr="00F31509" w:rsidDel="00670F1B">
          <w:rPr>
            <w:rFonts w:asciiTheme="majorBidi" w:eastAsia="Times New Roman" w:hAnsiTheme="majorBidi" w:cstheme="majorBidi"/>
            <w:lang w:val="en-GB"/>
          </w:rPr>
          <w:delText xml:space="preserve">in </w:delText>
        </w:r>
      </w:del>
      <w:r w:rsidRPr="00F31509">
        <w:rPr>
          <w:rFonts w:asciiTheme="majorBidi" w:eastAsia="Times New Roman" w:hAnsiTheme="majorBidi" w:cstheme="majorBidi"/>
          <w:lang w:val="en-GB"/>
        </w:rPr>
        <w:t>general</w:t>
      </w:r>
      <w:ins w:id="2669" w:author="Jane Shaw" w:date="2015-10-19T15:31:00Z">
        <w:r w:rsidR="00670F1B">
          <w:rPr>
            <w:rFonts w:asciiTheme="majorBidi" w:eastAsia="Times New Roman" w:hAnsiTheme="majorBidi" w:cstheme="majorBidi"/>
            <w:lang w:val="en-GB"/>
          </w:rPr>
          <w:t>ly</w:t>
        </w:r>
      </w:ins>
      <w:r w:rsidRPr="00F31509">
        <w:rPr>
          <w:rFonts w:asciiTheme="majorBidi" w:eastAsia="Times New Roman" w:hAnsiTheme="majorBidi" w:cstheme="majorBidi"/>
          <w:lang w:val="en-GB"/>
        </w:rPr>
        <w:t xml:space="preserve"> be expected to lead to smaller measurement error</w:t>
      </w:r>
      <w:ins w:id="2670" w:author="Jane Shaw" w:date="2015-10-19T15:31:00Z">
        <w:r w:rsidR="00670F1B">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2671" w:author="Jane Shaw" w:date="2015-10-19T15:31:00Z">
        <w:r w:rsidRPr="00F31509" w:rsidDel="00670F1B">
          <w:rPr>
            <w:rFonts w:asciiTheme="majorBidi" w:eastAsia="Times New Roman" w:hAnsiTheme="majorBidi" w:cstheme="majorBidi"/>
            <w:lang w:val="en-GB"/>
          </w:rPr>
          <w:delText xml:space="preserve">of the </w:delText>
        </w:r>
      </w:del>
      <w:ins w:id="2672" w:author="Jane Shaw" w:date="2015-10-19T15:31:00Z">
        <w:r w:rsidR="00670F1B">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production </w:t>
      </w:r>
      <w:r w:rsidR="00536040" w:rsidRPr="00F31509">
        <w:rPr>
          <w:rFonts w:asciiTheme="majorBidi" w:eastAsia="Times New Roman" w:hAnsiTheme="majorBidi" w:cstheme="majorBidi"/>
          <w:lang w:val="en-GB"/>
        </w:rPr>
        <w:t>figure</w:t>
      </w:r>
      <w:ins w:id="2673" w:author="Jane Shaw" w:date="2015-10-19T15:31:00Z">
        <w:r w:rsidR="00670F1B">
          <w:rPr>
            <w:rFonts w:asciiTheme="majorBidi" w:eastAsia="Times New Roman" w:hAnsiTheme="majorBidi" w:cstheme="majorBidi"/>
            <w:lang w:val="en-GB"/>
          </w:rPr>
          <w:t>s</w:t>
        </w:r>
      </w:ins>
      <w:r w:rsidR="0053604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than the indirect </w:t>
      </w:r>
      <w:ins w:id="2674" w:author="Jane Shaw" w:date="2015-10-19T15:31:00Z">
        <w:r w:rsidR="00670F1B">
          <w:rPr>
            <w:rFonts w:asciiTheme="majorBidi" w:eastAsia="Times New Roman" w:hAnsiTheme="majorBidi" w:cstheme="majorBidi"/>
            <w:lang w:val="en-GB"/>
          </w:rPr>
          <w:t xml:space="preserve">approach, </w:t>
        </w:r>
      </w:ins>
      <w:del w:id="2675" w:author="Jane Shaw" w:date="2015-10-19T15:31:00Z">
        <w:r w:rsidRPr="00F31509" w:rsidDel="00670F1B">
          <w:rPr>
            <w:rFonts w:asciiTheme="majorBidi" w:eastAsia="Times New Roman" w:hAnsiTheme="majorBidi" w:cstheme="majorBidi"/>
            <w:lang w:val="en-GB"/>
          </w:rPr>
          <w:delText xml:space="preserve">one </w:delText>
        </w:r>
      </w:del>
      <w:r w:rsidRPr="00F31509">
        <w:rPr>
          <w:rFonts w:asciiTheme="majorBidi" w:eastAsia="Times New Roman" w:hAnsiTheme="majorBidi" w:cstheme="majorBidi"/>
          <w:lang w:val="en-GB"/>
        </w:rPr>
        <w:t>which involves measurement of two variables</w:t>
      </w:r>
      <w:ins w:id="2676" w:author="Jane Shaw" w:date="2015-10-19T15:31:00Z">
        <w:r w:rsidR="00670F1B">
          <w:rPr>
            <w:rFonts w:asciiTheme="majorBidi" w:eastAsia="Times New Roman" w:hAnsiTheme="majorBidi" w:cstheme="majorBidi"/>
            <w:lang w:val="en-GB"/>
          </w:rPr>
          <w:t> –</w:t>
        </w:r>
      </w:ins>
      <w:del w:id="2677" w:author="Jane Shaw" w:date="2015-10-19T15:31:00Z">
        <w:r w:rsidRPr="00F31509" w:rsidDel="00670F1B">
          <w:rPr>
            <w:rFonts w:asciiTheme="majorBidi" w:eastAsia="Times New Roman" w:hAnsiTheme="majorBidi" w:cstheme="majorBidi"/>
            <w:lang w:val="en-GB"/>
          </w:rPr>
          <w:delText xml:space="preserve">, </w:delText>
        </w:r>
      </w:del>
      <w:ins w:id="2678" w:author="Jane Shaw" w:date="2015-10-19T15:31:00Z">
        <w:r w:rsidR="00670F1B">
          <w:rPr>
            <w:rFonts w:asciiTheme="majorBidi" w:eastAsia="Times New Roman" w:hAnsiTheme="majorBidi" w:cstheme="majorBidi"/>
            <w:lang w:val="en-GB"/>
          </w:rPr>
          <w:t xml:space="preserve"> </w:t>
        </w:r>
      </w:ins>
      <w:del w:id="2679" w:author="Jane Shaw" w:date="2015-10-19T15:31:00Z">
        <w:r w:rsidRPr="00F31509" w:rsidDel="00670F1B">
          <w:rPr>
            <w:rFonts w:asciiTheme="majorBidi" w:eastAsia="Times New Roman" w:hAnsiTheme="majorBidi" w:cstheme="majorBidi"/>
            <w:lang w:val="en-GB"/>
          </w:rPr>
          <w:delText xml:space="preserve">namely </w:delText>
        </w:r>
      </w:del>
      <w:r w:rsidRPr="00F31509">
        <w:rPr>
          <w:rFonts w:asciiTheme="majorBidi" w:eastAsia="Times New Roman" w:hAnsiTheme="majorBidi" w:cstheme="majorBidi"/>
          <w:lang w:val="en-GB"/>
        </w:rPr>
        <w:t xml:space="preserve">area harvested and yield. </w:t>
      </w:r>
      <w:del w:id="2680" w:author="Jane Shaw" w:date="2015-10-19T15:31:00Z">
        <w:r w:rsidRPr="00F31509" w:rsidDel="00670F1B">
          <w:rPr>
            <w:rFonts w:asciiTheme="majorBidi" w:eastAsia="Times New Roman" w:hAnsiTheme="majorBidi" w:cstheme="majorBidi"/>
            <w:lang w:val="en-GB"/>
          </w:rPr>
          <w:delText xml:space="preserve">Thereby, </w:delText>
        </w:r>
      </w:del>
      <w:r w:rsidR="00670F1B"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direct approach </w:t>
      </w:r>
      <w:del w:id="2681" w:author="Jane Shaw" w:date="2015-10-19T15:31:00Z">
        <w:r w:rsidRPr="00F31509" w:rsidDel="00670F1B">
          <w:rPr>
            <w:rFonts w:asciiTheme="majorBidi" w:eastAsia="Times New Roman" w:hAnsiTheme="majorBidi" w:cstheme="majorBidi"/>
            <w:lang w:val="en-GB"/>
          </w:rPr>
          <w:delText xml:space="preserve">appears </w:delText>
        </w:r>
      </w:del>
      <w:ins w:id="2682" w:author="Jane Shaw" w:date="2015-10-19T15:31:00Z">
        <w:r w:rsidR="00670F1B">
          <w:rPr>
            <w:rFonts w:asciiTheme="majorBidi" w:eastAsia="Times New Roman" w:hAnsiTheme="majorBidi" w:cstheme="majorBidi"/>
            <w:lang w:val="en-GB"/>
          </w:rPr>
          <w:t xml:space="preserve">is therefore </w:t>
        </w:r>
      </w:ins>
      <w:r w:rsidRPr="00F31509">
        <w:rPr>
          <w:rFonts w:asciiTheme="majorBidi" w:eastAsia="Times New Roman" w:hAnsiTheme="majorBidi" w:cstheme="majorBidi"/>
          <w:lang w:val="en-GB"/>
        </w:rPr>
        <w:t xml:space="preserve">particularly suited </w:t>
      </w:r>
      <w:del w:id="2683" w:author="Jane Shaw" w:date="2015-10-19T15:31:00Z">
        <w:r w:rsidRPr="00F31509" w:rsidDel="00670F1B">
          <w:rPr>
            <w:rFonts w:asciiTheme="majorBidi" w:eastAsia="Times New Roman" w:hAnsiTheme="majorBidi" w:cstheme="majorBidi"/>
            <w:lang w:val="en-GB"/>
          </w:rPr>
          <w:delText xml:space="preserve">for the purpose of </w:delText>
        </w:r>
      </w:del>
      <w:ins w:id="2684" w:author="Jane Shaw" w:date="2015-10-19T15:31:00Z">
        <w:r w:rsidR="00670F1B">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FBS compilation</w:t>
      </w:r>
      <w:ins w:id="2685" w:author="Jane Shaw" w:date="2015-10-19T15:32:00Z">
        <w:r w:rsidR="00670F1B">
          <w:rPr>
            <w:rFonts w:asciiTheme="majorBidi" w:eastAsia="Times New Roman" w:hAnsiTheme="majorBidi" w:cstheme="majorBidi"/>
            <w:lang w:val="en-GB"/>
          </w:rPr>
          <w:t>,</w:t>
        </w:r>
      </w:ins>
      <w:del w:id="2686" w:author="Jane Shaw" w:date="2015-10-19T15:32:00Z">
        <w:r w:rsidRPr="00F31509" w:rsidDel="00670F1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2687" w:author="Jane Shaw" w:date="2015-10-19T15:32:00Z">
        <w:r w:rsidRPr="00F31509" w:rsidDel="00670F1B">
          <w:rPr>
            <w:rFonts w:asciiTheme="majorBidi" w:eastAsia="Times New Roman" w:hAnsiTheme="majorBidi" w:cstheme="majorBidi"/>
            <w:lang w:val="en-GB"/>
          </w:rPr>
          <w:delText xml:space="preserve">However, </w:delText>
        </w:r>
      </w:del>
      <w:ins w:id="2688" w:author="Jane Shaw" w:date="2015-10-19T15:32:00Z">
        <w:r w:rsidR="00670F1B">
          <w:rPr>
            <w:rFonts w:asciiTheme="majorBidi" w:eastAsia="Times New Roman" w:hAnsiTheme="majorBidi" w:cstheme="majorBidi"/>
            <w:lang w:val="en-GB"/>
          </w:rPr>
          <w:t xml:space="preserve">although </w:t>
        </w:r>
      </w:ins>
      <w:r w:rsidRPr="00F31509">
        <w:rPr>
          <w:rFonts w:asciiTheme="majorBidi" w:eastAsia="Times New Roman" w:hAnsiTheme="majorBidi" w:cstheme="majorBidi"/>
          <w:lang w:val="en-GB"/>
        </w:rPr>
        <w:t>direct measurement of crop</w:t>
      </w:r>
      <w:del w:id="2689" w:author="Jane Shaw" w:date="2015-10-19T15:32:00Z">
        <w:r w:rsidRPr="00F31509" w:rsidDel="00670F1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production</w:t>
      </w:r>
      <w:ins w:id="2690" w:author="Jane Shaw" w:date="2015-10-19T15:32:00Z">
        <w:r w:rsidR="00670F1B" w:rsidRPr="00670F1B">
          <w:rPr>
            <w:rFonts w:asciiTheme="majorBidi" w:eastAsia="Times New Roman" w:hAnsiTheme="majorBidi" w:cstheme="majorBidi"/>
            <w:lang w:val="en-GB"/>
          </w:rPr>
          <w:t xml:space="preserve"> </w:t>
        </w:r>
        <w:r w:rsidR="00670F1B" w:rsidRPr="00F31509">
          <w:rPr>
            <w:rFonts w:asciiTheme="majorBidi" w:eastAsia="Times New Roman" w:hAnsiTheme="majorBidi" w:cstheme="majorBidi"/>
            <w:lang w:val="en-GB"/>
          </w:rPr>
          <w:t>is often time</w:t>
        </w:r>
        <w:r w:rsidR="00670F1B">
          <w:rPr>
            <w:rFonts w:asciiTheme="majorBidi" w:eastAsia="Times New Roman" w:hAnsiTheme="majorBidi" w:cstheme="majorBidi"/>
            <w:lang w:val="en-GB"/>
          </w:rPr>
          <w:t>-</w:t>
        </w:r>
        <w:r w:rsidR="00670F1B" w:rsidRPr="00F31509">
          <w:rPr>
            <w:rFonts w:asciiTheme="majorBidi" w:eastAsia="Times New Roman" w:hAnsiTheme="majorBidi" w:cstheme="majorBidi"/>
            <w:lang w:val="en-GB"/>
          </w:rPr>
          <w:t>consuming</w:t>
        </w:r>
      </w:ins>
      <w:r w:rsidRPr="00F31509">
        <w:rPr>
          <w:rFonts w:asciiTheme="majorBidi" w:eastAsia="Times New Roman" w:hAnsiTheme="majorBidi" w:cstheme="majorBidi"/>
          <w:lang w:val="en-GB"/>
        </w:rPr>
        <w:t xml:space="preserve">, unless </w:t>
      </w:r>
      <w:ins w:id="2691" w:author="Jane Shaw" w:date="2015-11-07T18:23:00Z">
        <w:r w:rsidR="005F06EB">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 xml:space="preserve">based on farmers’ self-assessment or </w:t>
      </w:r>
      <w:del w:id="2692" w:author="Jane Shaw" w:date="2015-10-19T15:32:00Z">
        <w:r w:rsidRPr="00F31509" w:rsidDel="00670F1B">
          <w:rPr>
            <w:rFonts w:asciiTheme="majorBidi" w:eastAsia="Times New Roman" w:hAnsiTheme="majorBidi" w:cstheme="majorBidi"/>
            <w:lang w:val="en-GB"/>
          </w:rPr>
          <w:delText xml:space="preserve">on </w:delText>
        </w:r>
      </w:del>
      <w:r w:rsidRPr="00F31509">
        <w:rPr>
          <w:rFonts w:asciiTheme="majorBidi" w:eastAsia="Times New Roman" w:hAnsiTheme="majorBidi" w:cstheme="majorBidi"/>
          <w:lang w:val="en-GB"/>
        </w:rPr>
        <w:t>the purchase records of large companies</w:t>
      </w:r>
      <w:del w:id="2693" w:author="Jane Shaw" w:date="2015-10-19T15:32:00Z">
        <w:r w:rsidRPr="00F31509" w:rsidDel="00670F1B">
          <w:rPr>
            <w:rFonts w:asciiTheme="majorBidi" w:eastAsia="Times New Roman" w:hAnsiTheme="majorBidi" w:cstheme="majorBidi"/>
            <w:lang w:val="en-GB"/>
          </w:rPr>
          <w:delText>, is often time consuming</w:delText>
        </w:r>
      </w:del>
      <w:r w:rsidRPr="00F31509">
        <w:rPr>
          <w:rFonts w:asciiTheme="majorBidi" w:eastAsia="Times New Roman" w:hAnsiTheme="majorBidi" w:cstheme="majorBidi"/>
          <w:lang w:val="en-GB"/>
        </w:rPr>
        <w:t xml:space="preserve">. </w:t>
      </w:r>
    </w:p>
    <w:p w14:paraId="1E4B3C6B" w14:textId="5B75FC30"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w:t>
      </w:r>
      <w:del w:id="2694" w:author="Jane Shaw" w:date="2015-10-19T15:32:00Z">
        <w:r w:rsidRPr="00F31509" w:rsidDel="00670F1B">
          <w:rPr>
            <w:rFonts w:asciiTheme="majorBidi" w:hAnsiTheme="majorBidi" w:cstheme="majorBidi"/>
            <w:lang w:val="en-GB"/>
          </w:rPr>
          <w:delText>s</w:delText>
        </w:r>
      </w:del>
      <w:r w:rsidRPr="00F31509">
        <w:rPr>
          <w:rFonts w:asciiTheme="majorBidi" w:hAnsiTheme="majorBidi" w:cstheme="majorBidi"/>
          <w:lang w:val="en-GB"/>
        </w:rPr>
        <w:t xml:space="preserve"> production </w:t>
      </w:r>
      <w:ins w:id="2695" w:author="Jane Shaw" w:date="2015-10-19T15:32:00Z">
        <w:r w:rsidR="00670F1B">
          <w:rPr>
            <w:rFonts w:asciiTheme="majorBidi" w:hAnsiTheme="majorBidi" w:cstheme="majorBidi"/>
            <w:lang w:val="en-GB"/>
          </w:rPr>
          <w:t xml:space="preserve">first </w:t>
        </w:r>
      </w:ins>
      <w:r w:rsidRPr="00F31509">
        <w:rPr>
          <w:rFonts w:asciiTheme="majorBidi" w:hAnsiTheme="majorBidi" w:cstheme="majorBidi"/>
          <w:lang w:val="en-GB"/>
        </w:rPr>
        <w:t>requires</w:t>
      </w:r>
      <w:del w:id="2696" w:author="Jane Shaw" w:date="2015-10-19T15:32:00Z">
        <w:r w:rsidRPr="00F31509" w:rsidDel="00670F1B">
          <w:rPr>
            <w:rFonts w:asciiTheme="majorBidi" w:hAnsiTheme="majorBidi" w:cstheme="majorBidi"/>
            <w:lang w:val="en-GB"/>
          </w:rPr>
          <w:delText>, in the</w:delText>
        </w:r>
      </w:del>
      <w:r w:rsidRPr="00F31509">
        <w:rPr>
          <w:rFonts w:asciiTheme="majorBidi" w:hAnsiTheme="majorBidi" w:cstheme="majorBidi"/>
          <w:lang w:val="en-GB"/>
        </w:rPr>
        <w:t xml:space="preserve"> </w:t>
      </w:r>
      <w:del w:id="2697" w:author="Jane Shaw" w:date="2015-10-19T15:32:00Z">
        <w:r w:rsidRPr="00F31509" w:rsidDel="00670F1B">
          <w:rPr>
            <w:rFonts w:asciiTheme="majorBidi" w:hAnsiTheme="majorBidi" w:cstheme="majorBidi"/>
            <w:lang w:val="en-GB"/>
          </w:rPr>
          <w:delText xml:space="preserve">first step, </w:delText>
        </w:r>
      </w:del>
      <w:r w:rsidRPr="00F31509">
        <w:rPr>
          <w:rFonts w:asciiTheme="majorBidi" w:hAnsiTheme="majorBidi" w:cstheme="majorBidi"/>
          <w:lang w:val="en-GB"/>
        </w:rPr>
        <w:t xml:space="preserve">measurement of the harvested area. This measurement can be </w:t>
      </w:r>
      <w:del w:id="2698" w:author="Jane Shaw" w:date="2015-10-19T15:33:00Z">
        <w:r w:rsidRPr="00F31509" w:rsidDel="00670F1B">
          <w:rPr>
            <w:rFonts w:asciiTheme="majorBidi" w:hAnsiTheme="majorBidi" w:cstheme="majorBidi"/>
            <w:lang w:val="en-GB"/>
          </w:rPr>
          <w:delText xml:space="preserve">conducted </w:delText>
        </w:r>
      </w:del>
      <w:ins w:id="2699" w:author="Jane Shaw" w:date="2015-10-19T15:33:00Z">
        <w:r w:rsidR="00670F1B">
          <w:rPr>
            <w:rFonts w:asciiTheme="majorBidi" w:hAnsiTheme="majorBidi" w:cstheme="majorBidi"/>
            <w:lang w:val="en-GB"/>
          </w:rPr>
          <w:t xml:space="preserve">based </w:t>
        </w:r>
      </w:ins>
      <w:r w:rsidRPr="00F31509">
        <w:rPr>
          <w:rFonts w:asciiTheme="majorBidi" w:hAnsiTheme="majorBidi" w:cstheme="majorBidi"/>
          <w:lang w:val="en-GB"/>
        </w:rPr>
        <w:t xml:space="preserve">on </w:t>
      </w:r>
      <w:del w:id="2700" w:author="Jane Shaw" w:date="2015-10-19T15:33:00Z">
        <w:r w:rsidRPr="00F31509" w:rsidDel="00670F1B">
          <w:rPr>
            <w:rFonts w:asciiTheme="majorBidi" w:hAnsiTheme="majorBidi" w:cstheme="majorBidi"/>
            <w:lang w:val="en-GB"/>
          </w:rPr>
          <w:delText xml:space="preserve">the basis of </w:delText>
        </w:r>
      </w:del>
      <w:r w:rsidRPr="00F31509">
        <w:rPr>
          <w:rFonts w:asciiTheme="majorBidi" w:hAnsiTheme="majorBidi" w:cstheme="majorBidi"/>
          <w:lang w:val="en-GB"/>
        </w:rPr>
        <w:t>maps</w:t>
      </w:r>
      <w:del w:id="2701" w:author="Jane Shaw" w:date="2015-10-19T15:33:00Z">
        <w:r w:rsidRPr="00F31509" w:rsidDel="00670F1B">
          <w:rPr>
            <w:rFonts w:asciiTheme="majorBidi" w:hAnsiTheme="majorBidi" w:cstheme="majorBidi"/>
            <w:lang w:val="en-GB"/>
          </w:rPr>
          <w:delText>,</w:delText>
        </w:r>
      </w:del>
      <w:r w:rsidRPr="00F31509">
        <w:rPr>
          <w:rFonts w:asciiTheme="majorBidi" w:hAnsiTheme="majorBidi" w:cstheme="majorBidi"/>
          <w:lang w:val="en-GB"/>
        </w:rPr>
        <w:t xml:space="preserve"> </w:t>
      </w:r>
      <w:del w:id="2702" w:author="Jane Shaw" w:date="2015-10-19T15:33:00Z">
        <w:r w:rsidRPr="00F31509" w:rsidDel="00670F1B">
          <w:rPr>
            <w:rFonts w:asciiTheme="majorBidi" w:hAnsiTheme="majorBidi" w:cstheme="majorBidi"/>
            <w:lang w:val="en-GB"/>
          </w:rPr>
          <w:delText xml:space="preserve">by </w:delText>
        </w:r>
      </w:del>
      <w:ins w:id="2703" w:author="Jane Shaw" w:date="2015-11-07T18:23:00Z">
        <w:r w:rsidR="005F06EB">
          <w:rPr>
            <w:rFonts w:asciiTheme="majorBidi" w:hAnsiTheme="majorBidi" w:cstheme="majorBidi"/>
            <w:lang w:val="en-GB"/>
          </w:rPr>
          <w:t xml:space="preserve">on which </w:t>
        </w:r>
      </w:ins>
      <w:del w:id="2704" w:author="Jane Shaw" w:date="2015-11-07T18:23:00Z">
        <w:r w:rsidRPr="00F31509" w:rsidDel="005F06EB">
          <w:rPr>
            <w:rFonts w:asciiTheme="majorBidi" w:hAnsiTheme="majorBidi" w:cstheme="majorBidi"/>
            <w:lang w:val="en-GB"/>
          </w:rPr>
          <w:delText>identif</w:delText>
        </w:r>
      </w:del>
      <w:del w:id="2705" w:author="Jane Shaw" w:date="2015-10-19T15:33:00Z">
        <w:r w:rsidRPr="00F31509" w:rsidDel="00670F1B">
          <w:rPr>
            <w:rFonts w:asciiTheme="majorBidi" w:hAnsiTheme="majorBidi" w:cstheme="majorBidi"/>
            <w:lang w:val="en-GB"/>
          </w:rPr>
          <w:delText>ying</w:delText>
        </w:r>
      </w:del>
      <w:del w:id="2706" w:author="Jane Shaw" w:date="2015-11-07T18:23:00Z">
        <w:r w:rsidRPr="00F31509" w:rsidDel="005F06EB">
          <w:rPr>
            <w:rFonts w:asciiTheme="majorBidi" w:hAnsiTheme="majorBidi" w:cstheme="majorBidi"/>
            <w:lang w:val="en-GB"/>
          </w:rPr>
          <w:delText xml:space="preserve"> </w:delText>
        </w:r>
      </w:del>
      <w:r w:rsidRPr="00F31509">
        <w:rPr>
          <w:rFonts w:asciiTheme="majorBidi" w:hAnsiTheme="majorBidi" w:cstheme="majorBidi"/>
          <w:lang w:val="en-GB"/>
        </w:rPr>
        <w:t xml:space="preserve">segments </w:t>
      </w:r>
      <w:del w:id="2707" w:author="Jane Shaw" w:date="2015-11-07T18:23:00Z">
        <w:r w:rsidRPr="00F31509" w:rsidDel="005F06EB">
          <w:rPr>
            <w:rFonts w:asciiTheme="majorBidi" w:hAnsiTheme="majorBidi" w:cstheme="majorBidi"/>
            <w:lang w:val="en-GB"/>
          </w:rPr>
          <w:delText xml:space="preserve">with </w:delText>
        </w:r>
      </w:del>
      <w:ins w:id="2708" w:author="Jane Shaw" w:date="2015-11-07T18:23:00Z">
        <w:r w:rsidR="005F06EB">
          <w:rPr>
            <w:rFonts w:asciiTheme="majorBidi" w:hAnsiTheme="majorBidi" w:cstheme="majorBidi"/>
            <w:lang w:val="en-GB"/>
          </w:rPr>
          <w:t xml:space="preserve">are identified by </w:t>
        </w:r>
      </w:ins>
      <w:r w:rsidRPr="00F31509">
        <w:rPr>
          <w:rFonts w:asciiTheme="majorBidi" w:hAnsiTheme="majorBidi" w:cstheme="majorBidi"/>
          <w:lang w:val="en-GB"/>
        </w:rPr>
        <w:t>physical boundaries, cells of a grid or individua</w:t>
      </w:r>
      <w:commentRangeStart w:id="2709"/>
      <w:r w:rsidRPr="00F31509">
        <w:rPr>
          <w:rFonts w:asciiTheme="majorBidi" w:hAnsiTheme="majorBidi" w:cstheme="majorBidi"/>
          <w:lang w:val="en-GB"/>
        </w:rPr>
        <w:t xml:space="preserve">l sample points, and </w:t>
      </w:r>
      <w:del w:id="2710" w:author="Jane Shaw" w:date="2015-11-07T18:23:00Z">
        <w:r w:rsidRPr="00F31509" w:rsidDel="005F06EB">
          <w:rPr>
            <w:rFonts w:asciiTheme="majorBidi" w:hAnsiTheme="majorBidi" w:cstheme="majorBidi"/>
            <w:lang w:val="en-GB"/>
          </w:rPr>
          <w:delText>determin</w:delText>
        </w:r>
      </w:del>
      <w:del w:id="2711" w:author="Jane Shaw" w:date="2015-10-19T15:36:00Z">
        <w:r w:rsidRPr="00F31509" w:rsidDel="00670F1B">
          <w:rPr>
            <w:rFonts w:asciiTheme="majorBidi" w:hAnsiTheme="majorBidi" w:cstheme="majorBidi"/>
            <w:lang w:val="en-GB"/>
          </w:rPr>
          <w:delText>ing</w:delText>
        </w:r>
      </w:del>
      <w:del w:id="2712" w:author="Jane Shaw" w:date="2015-11-07T18:23:00Z">
        <w:r w:rsidRPr="00F31509" w:rsidDel="005F06EB">
          <w:rPr>
            <w:rFonts w:asciiTheme="majorBidi" w:hAnsiTheme="majorBidi" w:cstheme="majorBidi"/>
            <w:lang w:val="en-GB"/>
          </w:rPr>
          <w:delText xml:space="preserve"> </w:delText>
        </w:r>
      </w:del>
      <w:r w:rsidRPr="00F31509">
        <w:rPr>
          <w:rFonts w:asciiTheme="majorBidi" w:hAnsiTheme="majorBidi" w:cstheme="majorBidi"/>
          <w:lang w:val="en-GB"/>
        </w:rPr>
        <w:t>the crop</w:t>
      </w:r>
      <w:ins w:id="2713" w:author="Jane Shaw" w:date="2015-10-19T15:36:00Z">
        <w:r w:rsidR="00670F1B">
          <w:rPr>
            <w:rFonts w:asciiTheme="majorBidi" w:hAnsiTheme="majorBidi" w:cstheme="majorBidi"/>
            <w:lang w:val="en-GB"/>
          </w:rPr>
          <w:t>(s)</w:t>
        </w:r>
      </w:ins>
      <w:r w:rsidRPr="00F31509">
        <w:rPr>
          <w:rFonts w:asciiTheme="majorBidi" w:hAnsiTheme="majorBidi" w:cstheme="majorBidi"/>
          <w:lang w:val="en-GB"/>
        </w:rPr>
        <w:t xml:space="preserve"> </w:t>
      </w:r>
      <w:del w:id="2714" w:author="Jane Shaw" w:date="2015-10-19T15:36:00Z">
        <w:r w:rsidRPr="00F31509" w:rsidDel="00670F1B">
          <w:rPr>
            <w:rFonts w:asciiTheme="majorBidi" w:hAnsiTheme="majorBidi" w:cstheme="majorBidi"/>
            <w:lang w:val="en-GB"/>
          </w:rPr>
          <w:delText xml:space="preserve">for which </w:delText>
        </w:r>
      </w:del>
      <w:ins w:id="2715" w:author="Jane Shaw" w:date="2015-10-19T15:36:00Z">
        <w:r w:rsidR="005F06EB">
          <w:rPr>
            <w:rFonts w:asciiTheme="majorBidi" w:hAnsiTheme="majorBidi" w:cstheme="majorBidi"/>
            <w:lang w:val="en-GB"/>
          </w:rPr>
          <w:t>cultivated i</w:t>
        </w:r>
        <w:r w:rsidR="00670F1B">
          <w:rPr>
            <w:rFonts w:asciiTheme="majorBidi" w:hAnsiTheme="majorBidi" w:cstheme="majorBidi"/>
            <w:lang w:val="en-GB"/>
          </w:rPr>
          <w:t xml:space="preserve">n </w:t>
        </w:r>
      </w:ins>
      <w:r w:rsidRPr="00F31509">
        <w:rPr>
          <w:rFonts w:asciiTheme="majorBidi" w:hAnsiTheme="majorBidi" w:cstheme="majorBidi"/>
          <w:lang w:val="en-GB"/>
        </w:rPr>
        <w:t xml:space="preserve">these area units </w:t>
      </w:r>
      <w:ins w:id="2716" w:author="Jane Shaw" w:date="2015-11-07T18:24:00Z">
        <w:r w:rsidR="005F06EB">
          <w:rPr>
            <w:rFonts w:asciiTheme="majorBidi" w:hAnsiTheme="majorBidi" w:cstheme="majorBidi"/>
            <w:lang w:val="en-GB"/>
          </w:rPr>
          <w:t>ar</w:t>
        </w:r>
      </w:ins>
      <w:ins w:id="2717" w:author="Jane Shaw" w:date="2015-11-07T18:25:00Z">
        <w:r w:rsidR="005F06EB">
          <w:rPr>
            <w:rFonts w:asciiTheme="majorBidi" w:hAnsiTheme="majorBidi" w:cstheme="majorBidi"/>
            <w:lang w:val="en-GB"/>
          </w:rPr>
          <w:t>e</w:t>
        </w:r>
      </w:ins>
      <w:ins w:id="2718" w:author="Jane Shaw" w:date="2015-11-07T18:24:00Z">
        <w:r w:rsidR="005F06EB">
          <w:rPr>
            <w:rFonts w:asciiTheme="majorBidi" w:hAnsiTheme="majorBidi" w:cstheme="majorBidi"/>
            <w:lang w:val="en-GB"/>
          </w:rPr>
          <w:t xml:space="preserve"> </w:t>
        </w:r>
      </w:ins>
      <w:ins w:id="2719" w:author="Jane Shaw" w:date="2015-11-07T18:25:00Z">
        <w:r w:rsidR="005F06EB">
          <w:rPr>
            <w:rFonts w:asciiTheme="majorBidi" w:hAnsiTheme="majorBidi" w:cstheme="majorBidi"/>
            <w:lang w:val="en-GB"/>
          </w:rPr>
          <w:t xml:space="preserve">based on </w:t>
        </w:r>
      </w:ins>
      <w:ins w:id="2720" w:author="Jane Shaw" w:date="2015-10-19T15:37:00Z">
        <w:r w:rsidR="00670F1B">
          <w:rPr>
            <w:rFonts w:asciiTheme="majorBidi" w:hAnsiTheme="majorBidi" w:cstheme="majorBidi"/>
            <w:lang w:val="en-GB"/>
          </w:rPr>
          <w:t xml:space="preserve">visual observation </w:t>
        </w:r>
      </w:ins>
      <w:del w:id="2721" w:author="Jane Shaw" w:date="2015-10-19T15:37:00Z">
        <w:r w:rsidRPr="00F31509" w:rsidDel="00670F1B">
          <w:rPr>
            <w:rFonts w:asciiTheme="majorBidi" w:hAnsiTheme="majorBidi" w:cstheme="majorBidi"/>
            <w:lang w:val="en-GB"/>
          </w:rPr>
          <w:delText xml:space="preserve">are cultivated </w:delText>
        </w:r>
      </w:del>
      <w:r w:rsidRPr="00F31509">
        <w:rPr>
          <w:rFonts w:asciiTheme="majorBidi" w:hAnsiTheme="majorBidi" w:cstheme="majorBidi"/>
          <w:lang w:val="en-GB"/>
        </w:rPr>
        <w:t>shortly before the harvest</w:t>
      </w:r>
      <w:del w:id="2722" w:author="Jane Shaw" w:date="2015-10-19T15:37:00Z">
        <w:r w:rsidRPr="00F31509" w:rsidDel="00670F1B">
          <w:rPr>
            <w:rFonts w:asciiTheme="majorBidi" w:hAnsiTheme="majorBidi" w:cstheme="majorBidi"/>
            <w:lang w:val="en-GB"/>
          </w:rPr>
          <w:delText xml:space="preserve"> on the basis of local visual inspection</w:delText>
        </w:r>
      </w:del>
      <w:r w:rsidRPr="00F31509">
        <w:rPr>
          <w:rFonts w:asciiTheme="majorBidi" w:hAnsiTheme="majorBidi" w:cstheme="majorBidi"/>
          <w:lang w:val="en-GB"/>
        </w:rPr>
        <w:t>. Alternatively, the area</w:t>
      </w:r>
      <w:ins w:id="2723" w:author="Jane Shaw" w:date="2015-10-19T15:37:00Z">
        <w:r w:rsidR="00670F1B">
          <w:rPr>
            <w:rFonts w:asciiTheme="majorBidi" w:hAnsiTheme="majorBidi" w:cstheme="majorBidi"/>
            <w:lang w:val="en-GB"/>
          </w:rPr>
          <w:t>s</w:t>
        </w:r>
      </w:ins>
      <w:r w:rsidRPr="00F31509">
        <w:rPr>
          <w:rFonts w:asciiTheme="majorBidi" w:hAnsiTheme="majorBidi" w:cstheme="majorBidi"/>
          <w:lang w:val="en-GB"/>
        </w:rPr>
        <w:t xml:space="preserve"> under different types of crop</w:t>
      </w:r>
      <w:del w:id="2724" w:author="Jane Shaw" w:date="2015-10-19T15:37:00Z">
        <w:r w:rsidRPr="00F31509" w:rsidDel="00670F1B">
          <w:rPr>
            <w:rFonts w:asciiTheme="majorBidi" w:hAnsiTheme="majorBidi" w:cstheme="majorBidi"/>
            <w:lang w:val="en-GB"/>
          </w:rPr>
          <w:delText>s</w:delText>
        </w:r>
      </w:del>
      <w:r w:rsidRPr="00F31509">
        <w:rPr>
          <w:rFonts w:asciiTheme="majorBidi" w:hAnsiTheme="majorBidi" w:cstheme="majorBidi"/>
          <w:lang w:val="en-GB"/>
        </w:rPr>
        <w:t xml:space="preserve"> can </w:t>
      </w:r>
      <w:del w:id="2725" w:author="Jane Shaw" w:date="2015-10-19T15:37:00Z">
        <w:r w:rsidRPr="00F31509" w:rsidDel="00670F1B">
          <w:rPr>
            <w:rFonts w:asciiTheme="majorBidi" w:hAnsiTheme="majorBidi" w:cstheme="majorBidi"/>
            <w:lang w:val="en-GB"/>
          </w:rPr>
          <w:delText xml:space="preserve">also </w:delText>
        </w:r>
      </w:del>
      <w:r w:rsidRPr="00F31509">
        <w:rPr>
          <w:rFonts w:asciiTheme="majorBidi" w:hAnsiTheme="majorBidi" w:cstheme="majorBidi"/>
          <w:lang w:val="en-GB"/>
        </w:rPr>
        <w:t>be identified by means of remote sensing, particularly by establishing the proportion</w:t>
      </w:r>
      <w:ins w:id="2726" w:author="Jane Shaw" w:date="2015-10-19T15:38:00Z">
        <w:r w:rsidR="00670F1B">
          <w:rPr>
            <w:rFonts w:asciiTheme="majorBidi" w:hAnsiTheme="majorBidi" w:cstheme="majorBidi"/>
            <w:lang w:val="en-GB"/>
          </w:rPr>
          <w:t>s</w:t>
        </w:r>
      </w:ins>
      <w:r w:rsidRPr="00F31509">
        <w:rPr>
          <w:rFonts w:asciiTheme="majorBidi" w:hAnsiTheme="majorBidi" w:cstheme="majorBidi"/>
          <w:lang w:val="en-GB"/>
        </w:rPr>
        <w:t xml:space="preserve"> of </w:t>
      </w:r>
      <w:ins w:id="2727" w:author="Jane Shaw" w:date="2015-10-19T15:39:00Z">
        <w:r w:rsidR="00670F1B">
          <w:rPr>
            <w:rFonts w:asciiTheme="majorBidi" w:hAnsiTheme="majorBidi" w:cstheme="majorBidi"/>
            <w:lang w:val="en-GB"/>
          </w:rPr>
          <w:t xml:space="preserve">the different coloured </w:t>
        </w:r>
      </w:ins>
      <w:r w:rsidRPr="00F31509">
        <w:rPr>
          <w:rFonts w:asciiTheme="majorBidi" w:hAnsiTheme="majorBidi" w:cstheme="majorBidi"/>
          <w:lang w:val="en-GB"/>
        </w:rPr>
        <w:t xml:space="preserve">pixels </w:t>
      </w:r>
      <w:del w:id="2728" w:author="Jane Shaw" w:date="2015-11-07T18:25:00Z">
        <w:r w:rsidRPr="00F31509" w:rsidDel="005F06EB">
          <w:rPr>
            <w:rFonts w:asciiTheme="majorBidi" w:hAnsiTheme="majorBidi" w:cstheme="majorBidi"/>
            <w:lang w:val="en-GB"/>
          </w:rPr>
          <w:delText xml:space="preserve">included in a segment of a satellite image </w:delText>
        </w:r>
      </w:del>
      <w:del w:id="2729" w:author="Jane Shaw" w:date="2015-10-19T15:38:00Z">
        <w:r w:rsidRPr="00F31509" w:rsidDel="00670F1B">
          <w:rPr>
            <w:rFonts w:asciiTheme="majorBidi" w:hAnsiTheme="majorBidi" w:cstheme="majorBidi"/>
            <w:lang w:val="en-GB"/>
          </w:rPr>
          <w:delText xml:space="preserve">which </w:delText>
        </w:r>
      </w:del>
      <w:del w:id="2730" w:author="Jane Shaw" w:date="2015-11-07T18:25:00Z">
        <w:r w:rsidRPr="00F31509" w:rsidDel="005F06EB">
          <w:rPr>
            <w:rFonts w:asciiTheme="majorBidi" w:hAnsiTheme="majorBidi" w:cstheme="majorBidi"/>
            <w:lang w:val="en-GB"/>
          </w:rPr>
          <w:delText xml:space="preserve">have been </w:delText>
        </w:r>
      </w:del>
      <w:r w:rsidRPr="00F31509">
        <w:rPr>
          <w:rFonts w:asciiTheme="majorBidi" w:hAnsiTheme="majorBidi" w:cstheme="majorBidi"/>
          <w:lang w:val="en-GB"/>
        </w:rPr>
        <w:t>assigned to different crop types</w:t>
      </w:r>
      <w:ins w:id="2731" w:author="Jane Shaw" w:date="2015-11-07T18:26:00Z">
        <w:r w:rsidR="005F06EB">
          <w:rPr>
            <w:rFonts w:asciiTheme="majorBidi" w:hAnsiTheme="majorBidi" w:cstheme="majorBidi"/>
            <w:lang w:val="en-GB"/>
          </w:rPr>
          <w:t xml:space="preserve"> that are </w:t>
        </w:r>
        <w:r w:rsidR="005F06EB" w:rsidRPr="00F31509">
          <w:rPr>
            <w:rFonts w:asciiTheme="majorBidi" w:hAnsiTheme="majorBidi" w:cstheme="majorBidi"/>
            <w:lang w:val="en-GB"/>
          </w:rPr>
          <w:t>included in a segment of a satellite image</w:t>
        </w:r>
      </w:ins>
      <w:ins w:id="2732" w:author="Jane Shaw" w:date="2015-10-19T15:39:00Z">
        <w:r w:rsidR="00670F1B">
          <w:rPr>
            <w:rFonts w:asciiTheme="majorBidi" w:hAnsiTheme="majorBidi" w:cstheme="majorBidi"/>
            <w:lang w:val="en-GB"/>
          </w:rPr>
          <w:t>,</w:t>
        </w:r>
      </w:ins>
      <w:r w:rsidRPr="00F31509">
        <w:rPr>
          <w:rFonts w:asciiTheme="majorBidi" w:hAnsiTheme="majorBidi" w:cstheme="majorBidi"/>
          <w:lang w:val="en-GB"/>
        </w:rPr>
        <w:t xml:space="preserve"> </w:t>
      </w:r>
      <w:del w:id="2733" w:author="Jane Shaw" w:date="2015-10-19T15:39:00Z">
        <w:r w:rsidRPr="00F31509" w:rsidDel="00670F1B">
          <w:rPr>
            <w:rFonts w:asciiTheme="majorBidi" w:hAnsiTheme="majorBidi" w:cstheme="majorBidi"/>
            <w:lang w:val="en-GB"/>
          </w:rPr>
          <w:delText>on the basis of their colo</w:delText>
        </w:r>
        <w:r w:rsidR="009C2CF8" w:rsidRPr="00F31509" w:rsidDel="00670F1B">
          <w:rPr>
            <w:rFonts w:asciiTheme="majorBidi" w:hAnsiTheme="majorBidi" w:cstheme="majorBidi"/>
            <w:lang w:val="en-GB"/>
          </w:rPr>
          <w:delText>u</w:delText>
        </w:r>
        <w:r w:rsidRPr="00F31509" w:rsidDel="00670F1B">
          <w:rPr>
            <w:rFonts w:asciiTheme="majorBidi" w:hAnsiTheme="majorBidi" w:cstheme="majorBidi"/>
            <w:lang w:val="en-GB"/>
          </w:rPr>
          <w:delText xml:space="preserve">r </w:delText>
        </w:r>
      </w:del>
      <w:r w:rsidRPr="00F31509">
        <w:rPr>
          <w:rFonts w:asciiTheme="majorBidi" w:hAnsiTheme="majorBidi" w:cstheme="majorBidi"/>
          <w:lang w:val="en-GB"/>
        </w:rPr>
        <w:t xml:space="preserve">and extrapolating </w:t>
      </w:r>
      <w:del w:id="2734" w:author="Jane Shaw" w:date="2015-10-19T15:39:00Z">
        <w:r w:rsidRPr="00F31509" w:rsidDel="00670F1B">
          <w:rPr>
            <w:rFonts w:asciiTheme="majorBidi" w:hAnsiTheme="majorBidi" w:cstheme="majorBidi"/>
            <w:lang w:val="en-GB"/>
          </w:rPr>
          <w:delText xml:space="preserve">that </w:delText>
        </w:r>
      </w:del>
      <w:ins w:id="2735" w:author="Jane Shaw" w:date="2015-10-19T15:39:00Z">
        <w:r w:rsidR="00670F1B">
          <w:rPr>
            <w:rFonts w:asciiTheme="majorBidi" w:hAnsiTheme="majorBidi" w:cstheme="majorBidi"/>
            <w:lang w:val="en-GB"/>
          </w:rPr>
          <w:t xml:space="preserve">the total area of each crop’s </w:t>
        </w:r>
      </w:ins>
      <w:del w:id="2736" w:author="Jane Shaw" w:date="2015-10-19T15:39:00Z">
        <w:r w:rsidRPr="00F31509" w:rsidDel="00670F1B">
          <w:rPr>
            <w:rFonts w:asciiTheme="majorBidi" w:hAnsiTheme="majorBidi" w:cstheme="majorBidi"/>
            <w:lang w:val="en-GB"/>
          </w:rPr>
          <w:delText xml:space="preserve">proportion </w:delText>
        </w:r>
      </w:del>
      <w:ins w:id="2737" w:author="Jane Shaw" w:date="2015-10-19T15:39:00Z">
        <w:r w:rsidR="00670F1B">
          <w:rPr>
            <w:rFonts w:asciiTheme="majorBidi" w:hAnsiTheme="majorBidi" w:cstheme="majorBidi"/>
            <w:lang w:val="en-GB"/>
          </w:rPr>
          <w:t xml:space="preserve">share </w:t>
        </w:r>
      </w:ins>
      <w:del w:id="2738" w:author="Jane Shaw" w:date="2015-10-19T15:39:00Z">
        <w:r w:rsidRPr="00F31509" w:rsidDel="00670F1B">
          <w:rPr>
            <w:rFonts w:asciiTheme="majorBidi" w:hAnsiTheme="majorBidi" w:cstheme="majorBidi"/>
            <w:lang w:val="en-GB"/>
          </w:rPr>
          <w:delText xml:space="preserve">by </w:delText>
        </w:r>
      </w:del>
      <w:ins w:id="2739" w:author="Jane Shaw" w:date="2015-10-19T15:39:00Z">
        <w:r w:rsidR="00670F1B">
          <w:rPr>
            <w:rFonts w:asciiTheme="majorBidi" w:hAnsiTheme="majorBidi" w:cstheme="majorBidi"/>
            <w:lang w:val="en-GB"/>
          </w:rPr>
          <w:t xml:space="preserve">from </w:t>
        </w:r>
      </w:ins>
      <w:r w:rsidRPr="00F31509">
        <w:rPr>
          <w:rFonts w:asciiTheme="majorBidi" w:hAnsiTheme="majorBidi" w:cstheme="majorBidi"/>
          <w:lang w:val="en-GB"/>
        </w:rPr>
        <w:t xml:space="preserve">the known area of the entire segment. </w:t>
      </w:r>
      <w:commentRangeEnd w:id="2709"/>
      <w:r w:rsidR="00160985">
        <w:rPr>
          <w:rStyle w:val="Rimandocommento"/>
        </w:rPr>
        <w:commentReference w:id="2709"/>
      </w:r>
      <w:r w:rsidRPr="00F31509">
        <w:rPr>
          <w:rFonts w:asciiTheme="majorBidi" w:hAnsiTheme="majorBidi" w:cstheme="majorBidi"/>
          <w:lang w:val="en-GB"/>
        </w:rPr>
        <w:t xml:space="preserve">A more traditional method </w:t>
      </w:r>
      <w:del w:id="2740" w:author="Jane Shaw" w:date="2015-10-19T15:40:00Z">
        <w:r w:rsidRPr="00F31509" w:rsidDel="00160985">
          <w:rPr>
            <w:rFonts w:asciiTheme="majorBidi" w:hAnsiTheme="majorBidi" w:cstheme="majorBidi"/>
            <w:lang w:val="en-GB"/>
          </w:rPr>
          <w:delText xml:space="preserve">consists in </w:delText>
        </w:r>
      </w:del>
      <w:ins w:id="2741" w:author="Jane Shaw" w:date="2015-10-19T15:40:00Z">
        <w:r w:rsidR="00160985">
          <w:rPr>
            <w:rFonts w:asciiTheme="majorBidi" w:hAnsiTheme="majorBidi" w:cstheme="majorBidi"/>
            <w:lang w:val="en-GB"/>
          </w:rPr>
          <w:t xml:space="preserve">involves </w:t>
        </w:r>
      </w:ins>
      <w:r w:rsidRPr="00F31509">
        <w:rPr>
          <w:rFonts w:asciiTheme="majorBidi" w:hAnsiTheme="majorBidi" w:cstheme="majorBidi"/>
          <w:lang w:val="en-GB"/>
        </w:rPr>
        <w:t>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w:t>
      </w:r>
      <w:ins w:id="2742" w:author="Jane Shaw" w:date="2015-10-19T15:40:00Z">
        <w:r w:rsidR="00160985">
          <w:rPr>
            <w:rFonts w:asciiTheme="majorBidi" w:hAnsiTheme="majorBidi" w:cstheme="majorBidi"/>
            <w:lang w:val="en-GB"/>
          </w:rPr>
          <w:t>s</w:t>
        </w:r>
      </w:ins>
      <w:r w:rsidRPr="00F31509">
        <w:rPr>
          <w:rFonts w:asciiTheme="majorBidi" w:hAnsiTheme="majorBidi" w:cstheme="majorBidi"/>
          <w:lang w:val="en-GB"/>
        </w:rPr>
        <w:t xml:space="preserve">, for example by fitting the area </w:t>
      </w:r>
      <w:ins w:id="2743" w:author="Jane Shaw" w:date="2015-10-19T15:41:00Z">
        <w:r w:rsidR="00160985">
          <w:rPr>
            <w:rFonts w:asciiTheme="majorBidi" w:hAnsiTheme="majorBidi" w:cstheme="majorBidi"/>
            <w:lang w:val="en-GB"/>
          </w:rPr>
          <w:t>in</w:t>
        </w:r>
      </w:ins>
      <w:r w:rsidRPr="00F31509">
        <w:rPr>
          <w:rFonts w:asciiTheme="majorBidi" w:hAnsiTheme="majorBidi" w:cstheme="majorBidi"/>
          <w:lang w:val="en-GB"/>
        </w:rPr>
        <w:t xml:space="preserve">to an equivalent set of rectangles, triangles or other </w:t>
      </w:r>
      <w:del w:id="2744" w:author="Jane Shaw" w:date="2015-11-07T18:26:00Z">
        <w:r w:rsidRPr="00F31509" w:rsidDel="005F06EB">
          <w:rPr>
            <w:rFonts w:asciiTheme="majorBidi" w:hAnsiTheme="majorBidi" w:cstheme="majorBidi"/>
            <w:lang w:val="en-GB"/>
          </w:rPr>
          <w:delText xml:space="preserve">type of </w:delText>
        </w:r>
      </w:del>
      <w:r w:rsidRPr="00F31509">
        <w:rPr>
          <w:rFonts w:asciiTheme="majorBidi" w:hAnsiTheme="majorBidi" w:cstheme="majorBidi"/>
          <w:lang w:val="en-GB"/>
        </w:rPr>
        <w:t>polygon</w:t>
      </w:r>
      <w:ins w:id="2745" w:author="Jane Shaw" w:date="2015-11-07T18:27:00Z">
        <w:r w:rsidR="005F06EB">
          <w:rPr>
            <w:rFonts w:asciiTheme="majorBidi" w:hAnsiTheme="majorBidi" w:cstheme="majorBidi"/>
            <w:lang w:val="en-GB"/>
          </w:rPr>
          <w:t>s</w:t>
        </w:r>
      </w:ins>
      <w:del w:id="2746" w:author="Jane Shaw" w:date="2015-10-19T15:41:00Z">
        <w:r w:rsidRPr="00F31509" w:rsidDel="00160985">
          <w:rPr>
            <w:rFonts w:asciiTheme="majorBidi" w:hAnsiTheme="majorBidi" w:cstheme="majorBidi"/>
            <w:lang w:val="en-GB"/>
          </w:rPr>
          <w:delText>s</w:delText>
        </w:r>
      </w:del>
      <w:r w:rsidRPr="00F31509">
        <w:rPr>
          <w:rFonts w:asciiTheme="majorBidi" w:hAnsiTheme="majorBidi" w:cstheme="majorBidi"/>
          <w:lang w:val="en-GB"/>
        </w:rPr>
        <w:t xml:space="preserve">, </w:t>
      </w:r>
      <w:r w:rsidR="00E566EB" w:rsidRPr="00F31509">
        <w:rPr>
          <w:rFonts w:asciiTheme="majorBidi" w:hAnsiTheme="majorBidi" w:cstheme="majorBidi"/>
          <w:lang w:val="en-GB"/>
        </w:rPr>
        <w:t xml:space="preserve">and </w:t>
      </w:r>
      <w:del w:id="2747" w:author="Jane Shaw" w:date="2015-10-19T15:41:00Z">
        <w:r w:rsidRPr="00F31509" w:rsidDel="00160985">
          <w:rPr>
            <w:rFonts w:asciiTheme="majorBidi" w:hAnsiTheme="majorBidi" w:cstheme="majorBidi"/>
            <w:lang w:val="en-GB"/>
          </w:rPr>
          <w:delText xml:space="preserve">then </w:delText>
        </w:r>
      </w:del>
      <w:r w:rsidRPr="00F31509">
        <w:rPr>
          <w:rFonts w:asciiTheme="majorBidi" w:hAnsiTheme="majorBidi" w:cstheme="majorBidi"/>
          <w:lang w:val="en-GB"/>
        </w:rPr>
        <w:t>measuring the side</w:t>
      </w:r>
      <w:ins w:id="2748" w:author="Jane Shaw" w:date="2015-10-19T15:41:00Z">
        <w:r w:rsidR="00160985">
          <w:rPr>
            <w:rFonts w:asciiTheme="majorBidi" w:hAnsiTheme="majorBidi" w:cstheme="majorBidi"/>
            <w:lang w:val="en-GB"/>
          </w:rPr>
          <w:t>s</w:t>
        </w:r>
      </w:ins>
      <w:r w:rsidRPr="00F31509">
        <w:rPr>
          <w:rFonts w:asciiTheme="majorBidi" w:hAnsiTheme="majorBidi" w:cstheme="majorBidi"/>
          <w:lang w:val="en-GB"/>
        </w:rPr>
        <w:t xml:space="preserve"> </w:t>
      </w:r>
      <w:del w:id="2749" w:author="Jane Shaw" w:date="2015-10-19T15:41:00Z">
        <w:r w:rsidRPr="00F31509" w:rsidDel="00160985">
          <w:rPr>
            <w:rFonts w:asciiTheme="majorBidi" w:hAnsiTheme="majorBidi" w:cstheme="majorBidi"/>
            <w:lang w:val="en-GB"/>
          </w:rPr>
          <w:delText xml:space="preserve">lengths </w:delText>
        </w:r>
      </w:del>
      <w:r w:rsidRPr="00F31509">
        <w:rPr>
          <w:rFonts w:asciiTheme="majorBidi" w:hAnsiTheme="majorBidi" w:cstheme="majorBidi"/>
          <w:lang w:val="en-GB"/>
        </w:rPr>
        <w:t>of these polygons, applying standard geometric formula</w:t>
      </w:r>
      <w:ins w:id="2750" w:author="Jane Shaw" w:date="2015-10-19T15:41:00Z">
        <w:r w:rsidR="00160985">
          <w:rPr>
            <w:rFonts w:asciiTheme="majorBidi" w:hAnsiTheme="majorBidi" w:cstheme="majorBidi"/>
            <w:lang w:val="en-GB"/>
          </w:rPr>
          <w:t>e</w:t>
        </w:r>
      </w:ins>
      <w:del w:id="2751" w:author="Jane Shaw" w:date="2015-10-19T15:41:00Z">
        <w:r w:rsidRPr="00F31509" w:rsidDel="00160985">
          <w:rPr>
            <w:rFonts w:asciiTheme="majorBidi" w:hAnsiTheme="majorBidi" w:cstheme="majorBidi"/>
            <w:lang w:val="en-GB"/>
          </w:rPr>
          <w:delText>s</w:delText>
        </w:r>
      </w:del>
      <w:r w:rsidRPr="00F31509">
        <w:rPr>
          <w:rFonts w:asciiTheme="majorBidi" w:hAnsiTheme="majorBidi" w:cstheme="majorBidi"/>
          <w:lang w:val="en-GB"/>
        </w:rPr>
        <w:t xml:space="preserve"> to</w:t>
      </w:r>
      <w:ins w:id="2752" w:author="Jane Shaw" w:date="2015-10-19T15:44:00Z">
        <w:r w:rsidR="00160985">
          <w:rPr>
            <w:rFonts w:asciiTheme="majorBidi" w:hAnsiTheme="majorBidi" w:cstheme="majorBidi"/>
            <w:lang w:val="en-GB"/>
          </w:rPr>
          <w:t xml:space="preserve"> calculate the area of</w:t>
        </w:r>
      </w:ins>
      <w:r w:rsidRPr="00F31509">
        <w:rPr>
          <w:rFonts w:asciiTheme="majorBidi" w:hAnsiTheme="majorBidi" w:cstheme="majorBidi"/>
          <w:lang w:val="en-GB"/>
        </w:rPr>
        <w:t xml:space="preserve"> each</w:t>
      </w:r>
      <w:del w:id="2753" w:author="Jane Shaw" w:date="2015-11-07T18:27:00Z">
        <w:r w:rsidRPr="00F31509" w:rsidDel="005F06EB">
          <w:rPr>
            <w:rFonts w:asciiTheme="majorBidi" w:hAnsiTheme="majorBidi" w:cstheme="majorBidi"/>
            <w:lang w:val="en-GB"/>
          </w:rPr>
          <w:delText xml:space="preserve"> polygon</w:delText>
        </w:r>
      </w:del>
      <w:r w:rsidRPr="00F31509">
        <w:rPr>
          <w:rFonts w:asciiTheme="majorBidi" w:hAnsiTheme="majorBidi" w:cstheme="majorBidi"/>
          <w:lang w:val="en-GB"/>
        </w:rPr>
        <w:t>, and summing the results</w:t>
      </w:r>
      <w:del w:id="2754" w:author="Jane Shaw" w:date="2015-10-19T15:41:00Z">
        <w:r w:rsidRPr="00F31509" w:rsidDel="00160985">
          <w:rPr>
            <w:rFonts w:asciiTheme="majorBidi" w:hAnsiTheme="majorBidi" w:cstheme="majorBidi"/>
            <w:lang w:val="en-GB"/>
          </w:rPr>
          <w:delText xml:space="preserve"> up</w:delText>
        </w:r>
      </w:del>
      <w:r w:rsidRPr="00F31509">
        <w:rPr>
          <w:rFonts w:asciiTheme="majorBidi" w:hAnsiTheme="majorBidi" w:cstheme="majorBidi"/>
          <w:lang w:val="en-GB"/>
        </w:rPr>
        <w:t>. Another method, suggested by FAO (1982)</w:t>
      </w:r>
      <w:ins w:id="2755" w:author="Jane Shaw" w:date="2015-10-19T15:42:00Z">
        <w:r w:rsidR="00160985">
          <w:rPr>
            <w:rFonts w:asciiTheme="majorBidi" w:hAnsiTheme="majorBidi" w:cstheme="majorBidi"/>
            <w:lang w:val="en-GB"/>
          </w:rPr>
          <w:t>,</w:t>
        </w:r>
      </w:ins>
      <w:r w:rsidRPr="00F31509">
        <w:rPr>
          <w:rFonts w:asciiTheme="majorBidi" w:hAnsiTheme="majorBidi" w:cstheme="majorBidi"/>
          <w:lang w:val="en-GB"/>
        </w:rPr>
        <w:t xml:space="preserve"> relies on </w:t>
      </w:r>
      <w:del w:id="2756" w:author="Jane Shaw" w:date="2015-10-19T15:44:00Z">
        <w:r w:rsidRPr="00F31509" w:rsidDel="00160985">
          <w:rPr>
            <w:rFonts w:asciiTheme="majorBidi" w:hAnsiTheme="majorBidi" w:cstheme="majorBidi"/>
            <w:lang w:val="en-GB"/>
          </w:rPr>
          <w:delText xml:space="preserve">the </w:delText>
        </w:r>
      </w:del>
      <w:r w:rsidRPr="00F31509">
        <w:rPr>
          <w:rFonts w:asciiTheme="majorBidi" w:hAnsiTheme="majorBidi" w:cstheme="majorBidi"/>
          <w:lang w:val="en-GB"/>
        </w:rPr>
        <w:t>measur</w:t>
      </w:r>
      <w:ins w:id="2757" w:author="Jane Shaw" w:date="2015-10-19T15:44:00Z">
        <w:r w:rsidR="00160985">
          <w:rPr>
            <w:rFonts w:asciiTheme="majorBidi" w:hAnsiTheme="majorBidi" w:cstheme="majorBidi"/>
            <w:lang w:val="en-GB"/>
          </w:rPr>
          <w:t>ing</w:t>
        </w:r>
      </w:ins>
      <w:del w:id="2758" w:author="Jane Shaw" w:date="2015-10-19T15:44:00Z">
        <w:r w:rsidRPr="00F31509" w:rsidDel="00160985">
          <w:rPr>
            <w:rFonts w:asciiTheme="majorBidi" w:hAnsiTheme="majorBidi" w:cstheme="majorBidi"/>
            <w:lang w:val="en-GB"/>
          </w:rPr>
          <w:delText>ement</w:delText>
        </w:r>
      </w:del>
      <w:r w:rsidRPr="00F31509">
        <w:rPr>
          <w:rFonts w:asciiTheme="majorBidi" w:hAnsiTheme="majorBidi" w:cstheme="majorBidi"/>
          <w:lang w:val="en-GB"/>
        </w:rPr>
        <w:t xml:space="preserve"> </w:t>
      </w:r>
      <w:del w:id="2759" w:author="Jane Shaw" w:date="2015-10-19T15:44:00Z">
        <w:r w:rsidRPr="00F31509" w:rsidDel="00160985">
          <w:rPr>
            <w:rFonts w:asciiTheme="majorBidi" w:hAnsiTheme="majorBidi" w:cstheme="majorBidi"/>
            <w:lang w:val="en-GB"/>
          </w:rPr>
          <w:delText xml:space="preserve">of </w:delText>
        </w:r>
      </w:del>
      <w:r w:rsidRPr="00F31509">
        <w:rPr>
          <w:rFonts w:asciiTheme="majorBidi" w:hAnsiTheme="majorBidi" w:cstheme="majorBidi"/>
          <w:lang w:val="en-GB"/>
        </w:rPr>
        <w:t>the perimeter</w:t>
      </w:r>
      <w:ins w:id="2760" w:author="Jane Shaw" w:date="2015-10-19T15:44:00Z">
        <w:r w:rsidR="00160985">
          <w:rPr>
            <w:rFonts w:asciiTheme="majorBidi" w:hAnsiTheme="majorBidi" w:cstheme="majorBidi"/>
            <w:lang w:val="en-GB"/>
          </w:rPr>
          <w:t xml:space="preserve"> of the area</w:t>
        </w:r>
      </w:ins>
      <w:del w:id="2761" w:author="Jane Shaw" w:date="2015-10-19T15:44:00Z">
        <w:r w:rsidRPr="00F31509" w:rsidDel="00160985">
          <w:rPr>
            <w:rFonts w:asciiTheme="majorBidi" w:hAnsiTheme="majorBidi" w:cstheme="majorBidi"/>
            <w:lang w:val="en-GB"/>
          </w:rPr>
          <w:delText>,</w:delText>
        </w:r>
      </w:del>
      <w:r w:rsidRPr="00F31509">
        <w:rPr>
          <w:rFonts w:asciiTheme="majorBidi" w:hAnsiTheme="majorBidi" w:cstheme="majorBidi"/>
          <w:lang w:val="en-GB"/>
        </w:rPr>
        <w:t xml:space="preserve"> </w:t>
      </w:r>
      <w:del w:id="2762" w:author="Jane Shaw" w:date="2015-10-19T15:45:00Z">
        <w:r w:rsidRPr="00F31509" w:rsidDel="00160985">
          <w:rPr>
            <w:rFonts w:asciiTheme="majorBidi" w:hAnsiTheme="majorBidi" w:cstheme="majorBidi"/>
            <w:lang w:val="en-GB"/>
          </w:rPr>
          <w:delText xml:space="preserve">which is </w:delText>
        </w:r>
      </w:del>
      <w:ins w:id="2763" w:author="Jane Shaw" w:date="2015-10-19T15:45:00Z">
        <w:r w:rsidR="00160985">
          <w:rPr>
            <w:rFonts w:asciiTheme="majorBidi" w:hAnsiTheme="majorBidi" w:cstheme="majorBidi"/>
            <w:lang w:val="en-GB"/>
          </w:rPr>
          <w:t xml:space="preserve">and </w:t>
        </w:r>
      </w:ins>
      <w:r w:rsidRPr="00F31509">
        <w:rPr>
          <w:rFonts w:asciiTheme="majorBidi" w:hAnsiTheme="majorBidi" w:cstheme="majorBidi"/>
          <w:lang w:val="en-GB"/>
        </w:rPr>
        <w:t>divid</w:t>
      </w:r>
      <w:ins w:id="2764" w:author="Jane Shaw" w:date="2015-10-19T15:45:00Z">
        <w:r w:rsidR="00160985">
          <w:rPr>
            <w:rFonts w:asciiTheme="majorBidi" w:hAnsiTheme="majorBidi" w:cstheme="majorBidi"/>
            <w:lang w:val="en-GB"/>
          </w:rPr>
          <w:t>ing</w:t>
        </w:r>
      </w:ins>
      <w:del w:id="2765" w:author="Jane Shaw" w:date="2015-10-19T15:45:00Z">
        <w:r w:rsidRPr="00F31509" w:rsidDel="00160985">
          <w:rPr>
            <w:rFonts w:asciiTheme="majorBidi" w:hAnsiTheme="majorBidi" w:cstheme="majorBidi"/>
            <w:lang w:val="en-GB"/>
          </w:rPr>
          <w:delText>ed</w:delText>
        </w:r>
      </w:del>
      <w:r w:rsidRPr="00F31509">
        <w:rPr>
          <w:rFonts w:asciiTheme="majorBidi" w:hAnsiTheme="majorBidi" w:cstheme="majorBidi"/>
          <w:lang w:val="en-GB"/>
        </w:rPr>
        <w:t xml:space="preserve"> by a number between 4 and 5, depending on </w:t>
      </w:r>
      <w:del w:id="2766" w:author="Jane Shaw" w:date="2015-10-19T15:45:00Z">
        <w:r w:rsidRPr="00F31509" w:rsidDel="00160985">
          <w:rPr>
            <w:rFonts w:asciiTheme="majorBidi" w:hAnsiTheme="majorBidi" w:cstheme="majorBidi"/>
            <w:lang w:val="en-GB"/>
          </w:rPr>
          <w:delText xml:space="preserve">the </w:delText>
        </w:r>
      </w:del>
      <w:ins w:id="2767" w:author="Jane Shaw" w:date="2015-10-19T15:45:00Z">
        <w:r w:rsidR="00160985">
          <w:rPr>
            <w:rFonts w:asciiTheme="majorBidi" w:hAnsiTheme="majorBidi" w:cstheme="majorBidi"/>
            <w:lang w:val="en-GB"/>
          </w:rPr>
          <w:t xml:space="preserve">how </w:t>
        </w:r>
      </w:ins>
      <w:r w:rsidRPr="00F31509">
        <w:rPr>
          <w:rFonts w:asciiTheme="majorBidi" w:hAnsiTheme="majorBidi" w:cstheme="majorBidi"/>
          <w:lang w:val="en-GB"/>
        </w:rPr>
        <w:t>close</w:t>
      </w:r>
      <w:del w:id="2768" w:author="Jane Shaw" w:date="2015-10-19T15:45:00Z">
        <w:r w:rsidRPr="00F31509" w:rsidDel="00160985">
          <w:rPr>
            <w:rFonts w:asciiTheme="majorBidi" w:hAnsiTheme="majorBidi" w:cstheme="majorBidi"/>
            <w:lang w:val="en-GB"/>
          </w:rPr>
          <w:delText>ness</w:delText>
        </w:r>
      </w:del>
      <w:r w:rsidRPr="00F31509">
        <w:rPr>
          <w:rFonts w:asciiTheme="majorBidi" w:hAnsiTheme="majorBidi" w:cstheme="majorBidi"/>
          <w:lang w:val="en-GB"/>
        </w:rPr>
        <w:t xml:space="preserve"> </w:t>
      </w:r>
      <w:del w:id="2769" w:author="Jane Shaw" w:date="2015-10-19T15:45:00Z">
        <w:r w:rsidRPr="00F31509" w:rsidDel="00160985">
          <w:rPr>
            <w:rFonts w:asciiTheme="majorBidi" w:hAnsiTheme="majorBidi" w:cstheme="majorBidi"/>
            <w:lang w:val="en-GB"/>
          </w:rPr>
          <w:delText xml:space="preserve">of the area </w:delText>
        </w:r>
      </w:del>
      <w:ins w:id="2770" w:author="Jane Shaw" w:date="2015-10-19T15:45:00Z">
        <w:r w:rsidR="00160985">
          <w:rPr>
            <w:rFonts w:asciiTheme="majorBidi" w:hAnsiTheme="majorBidi" w:cstheme="majorBidi"/>
            <w:lang w:val="en-GB"/>
          </w:rPr>
          <w:t xml:space="preserve">it is </w:t>
        </w:r>
      </w:ins>
      <w:r w:rsidRPr="00F31509">
        <w:rPr>
          <w:rFonts w:asciiTheme="majorBidi" w:hAnsiTheme="majorBidi" w:cstheme="majorBidi"/>
          <w:lang w:val="en-GB"/>
        </w:rPr>
        <w:t xml:space="preserve">to </w:t>
      </w:r>
      <w:del w:id="2771" w:author="Jane Shaw" w:date="2015-10-19T15:45:00Z">
        <w:r w:rsidRPr="00F31509" w:rsidDel="00160985">
          <w:rPr>
            <w:rFonts w:asciiTheme="majorBidi" w:hAnsiTheme="majorBidi" w:cstheme="majorBidi"/>
            <w:lang w:val="en-GB"/>
          </w:rPr>
          <w:delText xml:space="preserve">a </w:delText>
        </w:r>
      </w:del>
      <w:ins w:id="2772" w:author="Jane Shaw" w:date="2015-10-19T15:45:00Z">
        <w:r w:rsidR="00160985">
          <w:rPr>
            <w:rFonts w:asciiTheme="majorBidi" w:hAnsiTheme="majorBidi" w:cstheme="majorBidi"/>
            <w:lang w:val="en-GB"/>
          </w:rPr>
          <w:t xml:space="preserve">being a </w:t>
        </w:r>
      </w:ins>
      <w:r w:rsidRPr="00F31509">
        <w:rPr>
          <w:rFonts w:asciiTheme="majorBidi" w:hAnsiTheme="majorBidi" w:cstheme="majorBidi"/>
          <w:lang w:val="en-GB"/>
        </w:rPr>
        <w:t xml:space="preserve">square </w:t>
      </w:r>
      <w:r w:rsidR="00536040" w:rsidRPr="00F31509">
        <w:rPr>
          <w:rFonts w:asciiTheme="majorBidi" w:hAnsiTheme="majorBidi" w:cstheme="majorBidi"/>
          <w:lang w:val="en-GB"/>
        </w:rPr>
        <w:t>(</w:t>
      </w:r>
      <w:del w:id="2773" w:author="Jane Shaw" w:date="2015-10-19T15:45:00Z">
        <w:r w:rsidR="00536040" w:rsidRPr="00F31509" w:rsidDel="00160985">
          <w:rPr>
            <w:rFonts w:asciiTheme="majorBidi" w:hAnsiTheme="majorBidi" w:cstheme="majorBidi"/>
            <w:lang w:val="en-GB"/>
          </w:rPr>
          <w:delText xml:space="preserve">associated with a </w:delText>
        </w:r>
      </w:del>
      <w:ins w:id="2774" w:author="Jane Shaw" w:date="2015-10-19T15:45:00Z">
        <w:r w:rsidR="00160985">
          <w:rPr>
            <w:rFonts w:asciiTheme="majorBidi" w:hAnsiTheme="majorBidi" w:cstheme="majorBidi"/>
            <w:lang w:val="en-GB"/>
          </w:rPr>
          <w:t xml:space="preserve">divided by </w:t>
        </w:r>
      </w:ins>
      <w:r w:rsidR="00536040" w:rsidRPr="00F31509">
        <w:rPr>
          <w:rFonts w:asciiTheme="majorBidi" w:hAnsiTheme="majorBidi" w:cstheme="majorBidi"/>
          <w:lang w:val="en-GB"/>
        </w:rPr>
        <w:t>4)</w:t>
      </w:r>
      <w:r w:rsidR="00D81076" w:rsidRPr="00F31509">
        <w:rPr>
          <w:rFonts w:asciiTheme="majorBidi" w:hAnsiTheme="majorBidi" w:cstheme="majorBidi"/>
          <w:lang w:val="en-GB"/>
        </w:rPr>
        <w:t xml:space="preserve"> </w:t>
      </w:r>
      <w:r w:rsidRPr="00F31509">
        <w:rPr>
          <w:rFonts w:asciiTheme="majorBidi" w:hAnsiTheme="majorBidi" w:cstheme="majorBidi"/>
          <w:lang w:val="en-GB"/>
        </w:rPr>
        <w:t xml:space="preserve">or </w:t>
      </w:r>
      <w:del w:id="2775" w:author="Jane Shaw" w:date="2015-10-19T15:45:00Z">
        <w:r w:rsidRPr="00F31509" w:rsidDel="00160985">
          <w:rPr>
            <w:rFonts w:asciiTheme="majorBidi" w:hAnsiTheme="majorBidi" w:cstheme="majorBidi"/>
            <w:lang w:val="en-GB"/>
          </w:rPr>
          <w:delText xml:space="preserve">instead to </w:delText>
        </w:r>
      </w:del>
      <w:r w:rsidRPr="00F31509">
        <w:rPr>
          <w:rFonts w:asciiTheme="majorBidi" w:hAnsiTheme="majorBidi" w:cstheme="majorBidi"/>
          <w:lang w:val="en-GB"/>
        </w:rPr>
        <w:t>a complex polygon</w:t>
      </w:r>
      <w:r w:rsidR="00D81076" w:rsidRPr="00F31509">
        <w:rPr>
          <w:rFonts w:asciiTheme="majorBidi" w:hAnsiTheme="majorBidi" w:cstheme="majorBidi"/>
          <w:lang w:val="en-GB"/>
        </w:rPr>
        <w:t xml:space="preserve"> (</w:t>
      </w:r>
      <w:del w:id="2776" w:author="Jane Shaw" w:date="2015-10-19T15:45:00Z">
        <w:r w:rsidR="00D81076" w:rsidRPr="00F31509" w:rsidDel="00160985">
          <w:rPr>
            <w:rFonts w:asciiTheme="majorBidi" w:hAnsiTheme="majorBidi" w:cstheme="majorBidi"/>
            <w:lang w:val="en-GB"/>
          </w:rPr>
          <w:delText xml:space="preserve">associated with a </w:delText>
        </w:r>
      </w:del>
      <w:ins w:id="2777" w:author="Jane Shaw" w:date="2015-10-19T15:45:00Z">
        <w:r w:rsidR="00160985">
          <w:rPr>
            <w:rFonts w:asciiTheme="majorBidi" w:hAnsiTheme="majorBidi" w:cstheme="majorBidi"/>
            <w:lang w:val="en-GB"/>
          </w:rPr>
          <w:t xml:space="preserve">divided by </w:t>
        </w:r>
      </w:ins>
      <w:r w:rsidR="00D81076" w:rsidRPr="00F31509">
        <w:rPr>
          <w:rFonts w:asciiTheme="majorBidi" w:hAnsiTheme="majorBidi" w:cstheme="majorBidi"/>
          <w:lang w:val="en-GB"/>
        </w:rPr>
        <w:t>5)</w:t>
      </w:r>
      <w:r w:rsidRPr="00F31509">
        <w:rPr>
          <w:rFonts w:asciiTheme="majorBidi" w:hAnsiTheme="majorBidi" w:cstheme="majorBidi"/>
          <w:lang w:val="en-GB"/>
        </w:rPr>
        <w:t>, and then squar</w:t>
      </w:r>
      <w:ins w:id="2778" w:author="Jane Shaw" w:date="2015-10-19T15:46:00Z">
        <w:r w:rsidR="00160985">
          <w:rPr>
            <w:rFonts w:asciiTheme="majorBidi" w:hAnsiTheme="majorBidi" w:cstheme="majorBidi"/>
            <w:lang w:val="en-GB"/>
          </w:rPr>
          <w:t>ing the result</w:t>
        </w:r>
      </w:ins>
      <w:del w:id="2779" w:author="Jane Shaw" w:date="2015-10-19T15:46:00Z">
        <w:r w:rsidRPr="00F31509" w:rsidDel="00160985">
          <w:rPr>
            <w:rFonts w:asciiTheme="majorBidi" w:hAnsiTheme="majorBidi" w:cstheme="majorBidi"/>
            <w:lang w:val="en-GB"/>
          </w:rPr>
          <w:delText>ed</w:delText>
        </w:r>
      </w:del>
      <w:r w:rsidRPr="00F31509">
        <w:rPr>
          <w:rFonts w:asciiTheme="majorBidi" w:hAnsiTheme="majorBidi" w:cstheme="majorBidi"/>
          <w:lang w:val="en-GB"/>
        </w:rPr>
        <w:t xml:space="preserve">. Based on field experience, fairly accurate results can be obtained </w:t>
      </w:r>
      <w:del w:id="2780" w:author="Jane Shaw" w:date="2015-10-19T15:47:00Z">
        <w:r w:rsidRPr="00F31509" w:rsidDel="00160985">
          <w:rPr>
            <w:rFonts w:asciiTheme="majorBidi" w:hAnsiTheme="majorBidi" w:cstheme="majorBidi"/>
            <w:lang w:val="en-GB"/>
          </w:rPr>
          <w:delText xml:space="preserve">with </w:delText>
        </w:r>
      </w:del>
      <w:ins w:id="2781" w:author="Jane Shaw" w:date="2015-10-19T15:47:00Z">
        <w:r w:rsidR="00160985">
          <w:rPr>
            <w:rFonts w:asciiTheme="majorBidi" w:hAnsiTheme="majorBidi" w:cstheme="majorBidi"/>
            <w:lang w:val="en-GB"/>
          </w:rPr>
          <w:t xml:space="preserve">from </w:t>
        </w:r>
      </w:ins>
      <w:r w:rsidR="00160985" w:rsidRPr="00F31509">
        <w:rPr>
          <w:rFonts w:asciiTheme="majorBidi" w:hAnsiTheme="majorBidi" w:cstheme="majorBidi"/>
          <w:lang w:val="en-GB"/>
        </w:rPr>
        <w:t xml:space="preserve">Global Positioning Systems </w:t>
      </w:r>
      <w:r w:rsidRPr="00F31509">
        <w:rPr>
          <w:rFonts w:asciiTheme="majorBidi" w:hAnsiTheme="majorBidi" w:cstheme="majorBidi"/>
          <w:lang w:val="en-GB"/>
        </w:rPr>
        <w:t xml:space="preserve">(GPS). Equipped with a GPS device, the enumerator walks </w:t>
      </w:r>
      <w:del w:id="2782" w:author="Jane Shaw" w:date="2015-11-07T18:27:00Z">
        <w:r w:rsidRPr="00F31509" w:rsidDel="005F06EB">
          <w:rPr>
            <w:rFonts w:asciiTheme="majorBidi" w:hAnsiTheme="majorBidi" w:cstheme="majorBidi"/>
            <w:lang w:val="en-GB"/>
          </w:rPr>
          <w:delText xml:space="preserve">along </w:delText>
        </w:r>
      </w:del>
      <w:ins w:id="2783" w:author="Jane Shaw" w:date="2015-11-07T18:27:00Z">
        <w:r w:rsidR="005F06EB">
          <w:rPr>
            <w:rFonts w:asciiTheme="majorBidi" w:hAnsiTheme="majorBidi" w:cstheme="majorBidi"/>
            <w:lang w:val="en-GB"/>
          </w:rPr>
          <w:t xml:space="preserve">around </w:t>
        </w:r>
      </w:ins>
      <w:r w:rsidRPr="00F31509">
        <w:rPr>
          <w:rFonts w:asciiTheme="majorBidi" w:hAnsiTheme="majorBidi" w:cstheme="majorBidi"/>
          <w:lang w:val="en-GB"/>
        </w:rPr>
        <w:t xml:space="preserve">the </w:t>
      </w:r>
      <w:del w:id="2784" w:author="Jane Shaw" w:date="2015-10-19T15:48:00Z">
        <w:r w:rsidRPr="00F31509" w:rsidDel="00160985">
          <w:rPr>
            <w:rFonts w:asciiTheme="majorBidi" w:hAnsiTheme="majorBidi" w:cstheme="majorBidi"/>
            <w:lang w:val="en-GB"/>
          </w:rPr>
          <w:delText xml:space="preserve">whole </w:delText>
        </w:r>
      </w:del>
      <w:r w:rsidRPr="00F31509">
        <w:rPr>
          <w:rFonts w:asciiTheme="majorBidi" w:hAnsiTheme="majorBidi" w:cstheme="majorBidi"/>
          <w:lang w:val="en-GB"/>
        </w:rPr>
        <w:t xml:space="preserve">perimeter of the field </w:t>
      </w:r>
      <w:del w:id="2785" w:author="Jane Shaw" w:date="2015-10-19T15:48:00Z">
        <w:r w:rsidRPr="00F31509" w:rsidDel="00160985">
          <w:rPr>
            <w:rFonts w:asciiTheme="majorBidi" w:hAnsiTheme="majorBidi" w:cstheme="majorBidi"/>
            <w:lang w:val="en-GB"/>
          </w:rPr>
          <w:delText xml:space="preserve">and </w:delText>
        </w:r>
      </w:del>
      <w:ins w:id="2786" w:author="Jane Shaw" w:date="2015-10-19T15:48:00Z">
        <w:r w:rsidR="00160985">
          <w:rPr>
            <w:rFonts w:asciiTheme="majorBidi" w:hAnsiTheme="majorBidi" w:cstheme="majorBidi"/>
            <w:lang w:val="en-GB"/>
          </w:rPr>
          <w:t xml:space="preserve">while </w:t>
        </w:r>
      </w:ins>
      <w:r w:rsidRPr="00F31509">
        <w:rPr>
          <w:rFonts w:asciiTheme="majorBidi" w:hAnsiTheme="majorBidi" w:cstheme="majorBidi"/>
          <w:lang w:val="en-GB"/>
        </w:rPr>
        <w:t xml:space="preserve">the GPS automatically calculates the </w:t>
      </w:r>
      <w:ins w:id="2787" w:author="Jane Shaw" w:date="2015-10-19T15:48:00Z">
        <w:r w:rsidR="00160985">
          <w:rPr>
            <w:rFonts w:asciiTheme="majorBidi" w:hAnsiTheme="majorBidi" w:cstheme="majorBidi"/>
            <w:lang w:val="en-GB"/>
          </w:rPr>
          <w:t xml:space="preserve">area </w:t>
        </w:r>
      </w:ins>
      <w:r w:rsidRPr="00F31509">
        <w:rPr>
          <w:rFonts w:asciiTheme="majorBidi" w:hAnsiTheme="majorBidi" w:cstheme="majorBidi"/>
          <w:lang w:val="en-GB"/>
        </w:rPr>
        <w:t>surrounded</w:t>
      </w:r>
      <w:del w:id="2788" w:author="Jane Shaw" w:date="2015-10-19T15:48:00Z">
        <w:r w:rsidRPr="00F31509" w:rsidDel="00160985">
          <w:rPr>
            <w:rFonts w:asciiTheme="majorBidi" w:hAnsiTheme="majorBidi" w:cstheme="majorBidi"/>
            <w:lang w:val="en-GB"/>
          </w:rPr>
          <w:delText xml:space="preserve"> area</w:delText>
        </w:r>
      </w:del>
      <w:r w:rsidRPr="00F31509">
        <w:rPr>
          <w:rFonts w:asciiTheme="majorBidi" w:hAnsiTheme="majorBidi" w:cstheme="majorBidi"/>
          <w:lang w:val="en-GB"/>
        </w:rPr>
        <w:t xml:space="preserve">,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w:t>
      </w:r>
      <w:del w:id="2789" w:author="Jane Shaw" w:date="2015-10-19T15:48:00Z">
        <w:r w:rsidRPr="00F31509" w:rsidDel="00160985">
          <w:rPr>
            <w:rFonts w:asciiTheme="majorBidi" w:hAnsiTheme="majorBidi" w:cstheme="majorBidi"/>
            <w:lang w:val="en-GB"/>
          </w:rPr>
          <w:delText xml:space="preserve">The </w:delText>
        </w:r>
      </w:del>
      <w:r w:rsidR="00160985" w:rsidRPr="00F31509">
        <w:rPr>
          <w:rFonts w:asciiTheme="majorBidi" w:hAnsiTheme="majorBidi" w:cstheme="majorBidi"/>
          <w:lang w:val="en-GB"/>
        </w:rPr>
        <w:t xml:space="preserve">Assessment </w:t>
      </w:r>
      <w:r w:rsidRPr="00F31509">
        <w:rPr>
          <w:rFonts w:asciiTheme="majorBidi" w:hAnsiTheme="majorBidi" w:cstheme="majorBidi"/>
          <w:lang w:val="en-GB"/>
        </w:rPr>
        <w:t>of the area</w:t>
      </w:r>
      <w:ins w:id="2790" w:author="Jane Shaw" w:date="2015-10-19T15:49:00Z">
        <w:r w:rsidR="00160985">
          <w:rPr>
            <w:rFonts w:asciiTheme="majorBidi" w:hAnsiTheme="majorBidi" w:cstheme="majorBidi"/>
            <w:lang w:val="en-GB"/>
          </w:rPr>
          <w:t>s</w:t>
        </w:r>
      </w:ins>
      <w:r w:rsidRPr="00F31509">
        <w:rPr>
          <w:rFonts w:asciiTheme="majorBidi" w:hAnsiTheme="majorBidi" w:cstheme="majorBidi"/>
          <w:lang w:val="en-GB"/>
        </w:rPr>
        <w:t xml:space="preserve">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 xml:space="preserve">grown simultaneously on the same field. In </w:t>
      </w:r>
      <w:del w:id="2791" w:author="Jane Shaw" w:date="2015-10-19T15:49:00Z">
        <w:r w:rsidRPr="00F31509" w:rsidDel="00160985">
          <w:rPr>
            <w:rFonts w:asciiTheme="majorBidi" w:hAnsiTheme="majorBidi" w:cstheme="majorBidi"/>
            <w:lang w:val="en-GB"/>
          </w:rPr>
          <w:delText xml:space="preserve">that </w:delText>
        </w:r>
      </w:del>
      <w:ins w:id="2792" w:author="Jane Shaw" w:date="2015-10-19T15:49:00Z">
        <w:r w:rsidR="00160985">
          <w:rPr>
            <w:rFonts w:asciiTheme="majorBidi" w:hAnsiTheme="majorBidi" w:cstheme="majorBidi"/>
            <w:lang w:val="en-GB"/>
          </w:rPr>
          <w:t xml:space="preserve">these </w:t>
        </w:r>
      </w:ins>
      <w:r w:rsidRPr="00F31509">
        <w:rPr>
          <w:rFonts w:asciiTheme="majorBidi" w:hAnsiTheme="majorBidi" w:cstheme="majorBidi"/>
          <w:lang w:val="en-GB"/>
        </w:rPr>
        <w:t>case</w:t>
      </w:r>
      <w:ins w:id="2793" w:author="Jane Shaw" w:date="2015-10-19T15:49:00Z">
        <w:r w:rsidR="00160985">
          <w:rPr>
            <w:rFonts w:asciiTheme="majorBidi" w:hAnsiTheme="majorBidi" w:cstheme="majorBidi"/>
            <w:lang w:val="en-GB"/>
          </w:rPr>
          <w:t>s</w:t>
        </w:r>
      </w:ins>
      <w:r w:rsidRPr="00F31509">
        <w:rPr>
          <w:rFonts w:asciiTheme="majorBidi" w:hAnsiTheme="majorBidi" w:cstheme="majorBidi"/>
          <w:lang w:val="en-GB"/>
        </w:rPr>
        <w:t xml:space="preserve">, imputations are required to assign a </w:t>
      </w:r>
      <w:del w:id="2794" w:author="Jane Shaw" w:date="2015-10-19T15:49:00Z">
        <w:r w:rsidRPr="00F31509" w:rsidDel="00160985">
          <w:rPr>
            <w:rFonts w:asciiTheme="majorBidi" w:hAnsiTheme="majorBidi" w:cstheme="majorBidi"/>
            <w:lang w:val="en-GB"/>
          </w:rPr>
          <w:delText xml:space="preserve">certain amount of </w:delText>
        </w:r>
      </w:del>
      <w:ins w:id="2795" w:author="Jane Shaw" w:date="2015-10-19T15:49:00Z">
        <w:r w:rsidR="00160985">
          <w:rPr>
            <w:rFonts w:asciiTheme="majorBidi" w:hAnsiTheme="majorBidi" w:cstheme="majorBidi"/>
            <w:lang w:val="en-GB"/>
          </w:rPr>
          <w:t xml:space="preserve">proportion of the </w:t>
        </w:r>
      </w:ins>
      <w:r w:rsidRPr="00F31509">
        <w:rPr>
          <w:rFonts w:asciiTheme="majorBidi" w:hAnsiTheme="majorBidi" w:cstheme="majorBidi"/>
          <w:lang w:val="en-GB"/>
        </w:rPr>
        <w:t xml:space="preserve">area to each </w:t>
      </w:r>
      <w:del w:id="2796" w:author="Jane Shaw" w:date="2015-10-19T15:49:00Z">
        <w:r w:rsidRPr="00F31509" w:rsidDel="00160985">
          <w:rPr>
            <w:rFonts w:asciiTheme="majorBidi" w:hAnsiTheme="majorBidi" w:cstheme="majorBidi"/>
            <w:lang w:val="en-GB"/>
          </w:rPr>
          <w:delText xml:space="preserve">individual </w:delText>
        </w:r>
      </w:del>
      <w:r w:rsidRPr="00F31509">
        <w:rPr>
          <w:rFonts w:asciiTheme="majorBidi" w:hAnsiTheme="majorBidi" w:cstheme="majorBidi"/>
          <w:lang w:val="en-GB"/>
        </w:rPr>
        <w:t>crop. An overview of different methods is provided by Fermont and Benson (2011</w:t>
      </w:r>
      <w:ins w:id="2797" w:author="Jane Shaw" w:date="2015-10-19T15:49:00Z">
        <w:r w:rsidR="00160985">
          <w:rPr>
            <w:rFonts w:asciiTheme="majorBidi" w:hAnsiTheme="majorBidi" w:cstheme="majorBidi"/>
            <w:lang w:val="en-GB"/>
          </w:rPr>
          <w:t>:</w:t>
        </w:r>
      </w:ins>
      <w:del w:id="2798" w:author="Jane Shaw" w:date="2015-10-19T15:49:00Z">
        <w:r w:rsidRPr="00F31509" w:rsidDel="00160985">
          <w:rPr>
            <w:rFonts w:asciiTheme="majorBidi" w:hAnsiTheme="majorBidi" w:cstheme="majorBidi"/>
            <w:lang w:val="en-GB"/>
          </w:rPr>
          <w:delText>,</w:delText>
        </w:r>
      </w:del>
      <w:r w:rsidRPr="00F31509">
        <w:rPr>
          <w:rFonts w:asciiTheme="majorBidi" w:hAnsiTheme="majorBidi" w:cstheme="majorBidi"/>
          <w:lang w:val="en-GB"/>
        </w:rPr>
        <w:t xml:space="preserve"> </w:t>
      </w:r>
      <w:del w:id="2799" w:author="Jane Shaw" w:date="2015-10-19T15:49:00Z">
        <w:r w:rsidRPr="00F31509" w:rsidDel="00160985">
          <w:rPr>
            <w:rFonts w:asciiTheme="majorBidi" w:hAnsiTheme="majorBidi" w:cstheme="majorBidi"/>
            <w:lang w:val="en-GB"/>
          </w:rPr>
          <w:delText xml:space="preserve">pp. </w:delText>
        </w:r>
      </w:del>
      <w:r w:rsidRPr="00F31509">
        <w:rPr>
          <w:rFonts w:asciiTheme="majorBidi" w:hAnsiTheme="majorBidi" w:cstheme="majorBidi"/>
          <w:lang w:val="en-GB"/>
        </w:rPr>
        <w:t>29</w:t>
      </w:r>
      <w:ins w:id="2800" w:author="Jane Shaw" w:date="2015-10-19T15:49:00Z">
        <w:r w:rsidR="00160985">
          <w:rPr>
            <w:rFonts w:asciiTheme="majorBidi" w:hAnsiTheme="majorBidi" w:cstheme="majorBidi"/>
            <w:lang w:val="en-GB"/>
          </w:rPr>
          <w:t>–</w:t>
        </w:r>
      </w:ins>
      <w:del w:id="2801" w:author="Jane Shaw" w:date="2015-10-19T15:49:00Z">
        <w:r w:rsidRPr="00F31509" w:rsidDel="00160985">
          <w:rPr>
            <w:rFonts w:asciiTheme="majorBidi" w:hAnsiTheme="majorBidi" w:cstheme="majorBidi"/>
            <w:lang w:val="en-GB"/>
          </w:rPr>
          <w:delText>-</w:delText>
        </w:r>
      </w:del>
      <w:r w:rsidRPr="00F31509">
        <w:rPr>
          <w:rFonts w:asciiTheme="majorBidi" w:hAnsiTheme="majorBidi" w:cstheme="majorBidi"/>
          <w:lang w:val="en-GB"/>
        </w:rPr>
        <w:t>34)</w:t>
      </w:r>
      <w:ins w:id="2802" w:author="Jane Shaw" w:date="2015-10-19T15:49:00Z">
        <w:r w:rsidR="00160985">
          <w:rPr>
            <w:rFonts w:asciiTheme="majorBidi" w:hAnsiTheme="majorBidi" w:cstheme="majorBidi"/>
            <w:lang w:val="en-GB"/>
          </w:rPr>
          <w:t>.</w:t>
        </w:r>
      </w:ins>
    </w:p>
    <w:p w14:paraId="47598F51" w14:textId="289301B1" w:rsidR="004F65E4" w:rsidRPr="00F31509" w:rsidRDefault="004F65E4" w:rsidP="00EB16E2">
      <w:pPr>
        <w:jc w:val="both"/>
        <w:rPr>
          <w:rFonts w:asciiTheme="majorBidi" w:hAnsiTheme="majorBidi" w:cstheme="majorBidi"/>
          <w:lang w:val="en-GB"/>
        </w:rPr>
      </w:pPr>
      <w:del w:id="2803" w:author="Jane Shaw" w:date="2015-10-19T15:49:00Z">
        <w:r w:rsidRPr="00F31509" w:rsidDel="00160985">
          <w:rPr>
            <w:rFonts w:asciiTheme="majorBidi" w:eastAsia="Times New Roman" w:hAnsiTheme="majorBidi" w:cstheme="majorBidi"/>
            <w:lang w:val="en-GB"/>
          </w:rPr>
          <w:delText xml:space="preserve">In </w:delText>
        </w:r>
      </w:del>
      <w:r w:rsidR="0016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second step</w:t>
      </w:r>
      <w:ins w:id="2804" w:author="Jane Shaw" w:date="2015-10-19T15:50:00Z">
        <w:r w:rsidR="00160985">
          <w:rPr>
            <w:rFonts w:asciiTheme="majorBidi" w:eastAsia="Times New Roman" w:hAnsiTheme="majorBidi" w:cstheme="majorBidi"/>
            <w:lang w:val="en-GB"/>
          </w:rPr>
          <w:t xml:space="preserve"> </w:t>
        </w:r>
      </w:ins>
      <w:ins w:id="2805" w:author="Jane Shaw" w:date="2015-11-07T18:27:00Z">
        <w:r w:rsidR="00585E66">
          <w:rPr>
            <w:rFonts w:asciiTheme="majorBidi" w:eastAsia="Times New Roman" w:hAnsiTheme="majorBidi" w:cstheme="majorBidi"/>
            <w:lang w:val="en-GB"/>
          </w:rPr>
          <w:t>in the</w:t>
        </w:r>
      </w:ins>
      <w:del w:id="2806" w:author="Jane Shaw" w:date="2015-10-19T15:50:00Z">
        <w:r w:rsidRPr="00F31509" w:rsidDel="0016098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indirect measurement of crop</w:t>
      </w:r>
      <w:del w:id="2807" w:author="Jane Shaw" w:date="2015-10-19T15:49:00Z">
        <w:r w:rsidRPr="00F31509" w:rsidDel="00160985">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production requires </w:t>
      </w:r>
      <w:del w:id="2808" w:author="Jane Shaw" w:date="2015-10-19T15:50:00Z">
        <w:r w:rsidRPr="00F31509" w:rsidDel="00160985">
          <w:rPr>
            <w:rFonts w:asciiTheme="majorBidi" w:eastAsia="Times New Roman" w:hAnsiTheme="majorBidi" w:cstheme="majorBidi"/>
            <w:lang w:val="en-GB"/>
          </w:rPr>
          <w:delText xml:space="preserve">an </w:delText>
        </w:r>
      </w:del>
      <w:r w:rsidRPr="00F31509">
        <w:rPr>
          <w:rFonts w:asciiTheme="majorBidi" w:eastAsia="Times New Roman" w:hAnsiTheme="majorBidi" w:cstheme="majorBidi"/>
          <w:lang w:val="en-GB"/>
        </w:rPr>
        <w:t xml:space="preserve">assessment of the average yield. The most common method for </w:t>
      </w:r>
      <w:del w:id="2809" w:author="Jane Shaw" w:date="2015-10-19T15:50:00Z">
        <w:r w:rsidRPr="00F31509" w:rsidDel="00160985">
          <w:rPr>
            <w:rFonts w:asciiTheme="majorBidi" w:eastAsia="Times New Roman" w:hAnsiTheme="majorBidi" w:cstheme="majorBidi"/>
            <w:lang w:val="en-GB"/>
          </w:rPr>
          <w:delText xml:space="preserve">that </w:delText>
        </w:r>
      </w:del>
      <w:ins w:id="2810" w:author="Jane Shaw" w:date="2015-10-19T15:50:00Z">
        <w:r w:rsidR="00160985">
          <w:rPr>
            <w:rFonts w:asciiTheme="majorBidi" w:eastAsia="Times New Roman" w:hAnsiTheme="majorBidi" w:cstheme="majorBidi"/>
            <w:lang w:val="en-GB"/>
          </w:rPr>
          <w:t xml:space="preserve">this </w:t>
        </w:r>
      </w:ins>
      <w:r w:rsidRPr="00F31509">
        <w:rPr>
          <w:rFonts w:asciiTheme="majorBidi" w:eastAsia="Times New Roman" w:hAnsiTheme="majorBidi" w:cstheme="majorBidi"/>
          <w:lang w:val="en-GB"/>
        </w:rPr>
        <w:t xml:space="preserve">assessment, recommended by FAO (1982) as standard, </w:t>
      </w:r>
      <w:del w:id="2811" w:author="Jane Shaw" w:date="2015-10-19T15:50:00Z">
        <w:r w:rsidRPr="00F31509" w:rsidDel="009112C7">
          <w:rPr>
            <w:rFonts w:asciiTheme="majorBidi" w:eastAsia="Times New Roman" w:hAnsiTheme="majorBidi" w:cstheme="majorBidi"/>
            <w:lang w:val="en-GB"/>
          </w:rPr>
          <w:delText xml:space="preserve">consists in the </w:delText>
        </w:r>
      </w:del>
      <w:ins w:id="2812" w:author="Jane Shaw" w:date="2015-10-19T15:50:00Z">
        <w:r w:rsidR="009112C7">
          <w:rPr>
            <w:rFonts w:asciiTheme="majorBidi" w:eastAsia="Times New Roman" w:hAnsiTheme="majorBidi" w:cstheme="majorBidi"/>
            <w:lang w:val="en-GB"/>
          </w:rPr>
          <w:t xml:space="preserve">is the </w:t>
        </w:r>
      </w:ins>
      <w:r w:rsidRPr="00F31509">
        <w:rPr>
          <w:rFonts w:asciiTheme="majorBidi" w:eastAsia="Times New Roman" w:hAnsiTheme="majorBidi" w:cstheme="majorBidi"/>
          <w:lang w:val="en-GB"/>
        </w:rPr>
        <w:t>crop-cutting method</w:t>
      </w:r>
      <w:ins w:id="2813" w:author="Jane Shaw" w:date="2015-10-19T15:50:00Z">
        <w:r w:rsidR="009112C7">
          <w:rPr>
            <w:rFonts w:asciiTheme="majorBidi" w:eastAsia="Times New Roman" w:hAnsiTheme="majorBidi" w:cstheme="majorBidi"/>
            <w:lang w:val="en-GB"/>
          </w:rPr>
          <w:t>,</w:t>
        </w:r>
      </w:ins>
      <w:del w:id="2814" w:author="Jane Shaw" w:date="2015-10-19T15:50:00Z">
        <w:r w:rsidRPr="00F31509" w:rsidDel="009112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2815" w:author="Jane Shaw" w:date="2015-10-19T15:50:00Z">
        <w:r w:rsidR="00D64F7A" w:rsidRPr="00F31509" w:rsidDel="009112C7">
          <w:rPr>
            <w:rFonts w:asciiTheme="majorBidi" w:eastAsia="Times New Roman" w:hAnsiTheme="majorBidi" w:cstheme="majorBidi"/>
            <w:lang w:val="en-GB"/>
          </w:rPr>
          <w:delText xml:space="preserve">According to </w:delText>
        </w:r>
        <w:r w:rsidRPr="00F31509" w:rsidDel="009112C7">
          <w:rPr>
            <w:rFonts w:asciiTheme="majorBidi" w:eastAsia="Times New Roman" w:hAnsiTheme="majorBidi" w:cstheme="majorBidi"/>
            <w:lang w:val="en-GB"/>
          </w:rPr>
          <w:delText xml:space="preserve">this method, </w:delText>
        </w:r>
      </w:del>
      <w:ins w:id="2816" w:author="Jane Shaw" w:date="2015-10-19T15:50:00Z">
        <w:r w:rsidR="009112C7">
          <w:rPr>
            <w:rFonts w:asciiTheme="majorBidi" w:eastAsia="Times New Roman" w:hAnsiTheme="majorBidi" w:cstheme="majorBidi"/>
            <w:lang w:val="en-GB"/>
          </w:rPr>
          <w:t xml:space="preserve">in which </w:t>
        </w:r>
      </w:ins>
      <w:r w:rsidRPr="00F31509">
        <w:rPr>
          <w:rFonts w:asciiTheme="majorBidi" w:eastAsia="Times New Roman" w:hAnsiTheme="majorBidi" w:cstheme="majorBidi"/>
          <w:lang w:val="en-GB"/>
        </w:rPr>
        <w:t xml:space="preserve">a small sub-plot is randomly located within each field prior to </w:t>
      </w:r>
      <w:del w:id="2817" w:author="Jane Shaw" w:date="2015-10-19T15:50:00Z">
        <w:r w:rsidRPr="00F31509" w:rsidDel="009112C7">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harvest. Instead of harvesting the entire field, only the sub-plot is harvested</w:t>
      </w:r>
      <w:del w:id="2818" w:author="Jane Shaw" w:date="2015-10-19T15:51:00Z">
        <w:r w:rsidRPr="00F31509" w:rsidDel="009112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by the enumerator</w:t>
      </w:r>
      <w:del w:id="2819" w:author="Jane Shaw" w:date="2015-10-19T15:51:00Z">
        <w:r w:rsidRPr="00F31509" w:rsidDel="009112C7">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or </w:t>
      </w:r>
      <w:del w:id="2820" w:author="Jane Shaw" w:date="2015-10-19T15:51:00Z">
        <w:r w:rsidRPr="00F31509" w:rsidDel="009112C7">
          <w:rPr>
            <w:rFonts w:asciiTheme="majorBidi" w:eastAsia="Times New Roman" w:hAnsiTheme="majorBidi" w:cstheme="majorBidi"/>
            <w:lang w:val="en-GB"/>
          </w:rPr>
          <w:delText xml:space="preserve">by </w:delText>
        </w:r>
      </w:del>
      <w:r w:rsidRPr="00F31509">
        <w:rPr>
          <w:rFonts w:asciiTheme="majorBidi" w:eastAsia="Times New Roman" w:hAnsiTheme="majorBidi" w:cstheme="majorBidi"/>
          <w:lang w:val="en-GB"/>
        </w:rPr>
        <w:t>the farmer</w:t>
      </w:r>
      <w:del w:id="2821" w:author="Jane Shaw" w:date="2015-10-19T15:51:00Z">
        <w:r w:rsidRPr="00F31509" w:rsidDel="009112C7">
          <w:rPr>
            <w:rFonts w:asciiTheme="majorBidi" w:eastAsia="Times New Roman" w:hAnsiTheme="majorBidi" w:cstheme="majorBidi"/>
            <w:lang w:val="en-GB"/>
          </w:rPr>
          <w:delText>s themselves</w:delText>
        </w:r>
      </w:del>
      <w:r w:rsidRPr="00F31509">
        <w:rPr>
          <w:rFonts w:asciiTheme="majorBidi" w:eastAsia="Times New Roman" w:hAnsiTheme="majorBidi" w:cstheme="majorBidi"/>
          <w:lang w:val="en-GB"/>
        </w:rPr>
        <w:t xml:space="preserve">, and the yield </w:t>
      </w:r>
      <w:del w:id="2822" w:author="Jane Shaw" w:date="2015-10-19T15:51:00Z">
        <w:r w:rsidRPr="00F31509" w:rsidDel="009112C7">
          <w:rPr>
            <w:rFonts w:asciiTheme="majorBidi" w:eastAsia="Times New Roman" w:hAnsiTheme="majorBidi" w:cstheme="majorBidi"/>
            <w:lang w:val="en-GB"/>
          </w:rPr>
          <w:delText xml:space="preserve">of that harvest </w:delText>
        </w:r>
      </w:del>
      <w:r w:rsidRPr="00F31509">
        <w:rPr>
          <w:rFonts w:asciiTheme="majorBidi" w:eastAsia="Times New Roman" w:hAnsiTheme="majorBidi" w:cstheme="majorBidi"/>
          <w:lang w:val="en-GB"/>
        </w:rPr>
        <w:t xml:space="preserve">is measured. </w:t>
      </w:r>
      <w:del w:id="2823" w:author="Jane Shaw" w:date="2015-10-19T15:52:00Z">
        <w:r w:rsidRPr="00F31509" w:rsidDel="009112C7">
          <w:rPr>
            <w:rFonts w:asciiTheme="majorBidi" w:eastAsia="Times New Roman" w:hAnsiTheme="majorBidi" w:cstheme="majorBidi"/>
            <w:lang w:val="en-GB"/>
          </w:rPr>
          <w:delText xml:space="preserve">Selecting </w:delText>
        </w:r>
      </w:del>
      <w:ins w:id="2824" w:author="Jane Shaw" w:date="2015-10-19T15:52:00Z">
        <w:r w:rsidR="009112C7">
          <w:rPr>
            <w:rFonts w:asciiTheme="majorBidi" w:eastAsia="Times New Roman" w:hAnsiTheme="majorBidi" w:cstheme="majorBidi"/>
            <w:lang w:val="en-GB"/>
          </w:rPr>
          <w:t xml:space="preserve">Using </w:t>
        </w:r>
      </w:ins>
      <w:r w:rsidRPr="00F31509">
        <w:rPr>
          <w:rFonts w:asciiTheme="majorBidi" w:eastAsia="Times New Roman" w:hAnsiTheme="majorBidi" w:cstheme="majorBidi"/>
          <w:lang w:val="en-GB"/>
        </w:rPr>
        <w:t xml:space="preserve">more than one sub-plot per field for crop-cutting </w:t>
      </w:r>
      <w:del w:id="2825" w:author="Jane Shaw" w:date="2015-10-19T15:51:00Z">
        <w:r w:rsidRPr="00F31509" w:rsidDel="009112C7">
          <w:rPr>
            <w:rFonts w:asciiTheme="majorBidi" w:eastAsia="Times New Roman" w:hAnsiTheme="majorBidi" w:cstheme="majorBidi"/>
            <w:lang w:val="en-GB"/>
          </w:rPr>
          <w:delText xml:space="preserve">will </w:delText>
        </w:r>
      </w:del>
      <w:r w:rsidRPr="00F31509">
        <w:rPr>
          <w:rFonts w:asciiTheme="majorBidi" w:eastAsia="Times New Roman" w:hAnsiTheme="majorBidi" w:cstheme="majorBidi"/>
          <w:lang w:val="en-GB"/>
        </w:rPr>
        <w:t>enhance</w:t>
      </w:r>
      <w:ins w:id="2826" w:author="Jane Shaw" w:date="2015-10-19T15:51:00Z">
        <w:r w:rsidR="009112C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the accuracy of the yield estimat</w:t>
      </w:r>
      <w:ins w:id="2827" w:author="Jane Shaw" w:date="2015-10-19T15:51:00Z">
        <w:r w:rsidR="009112C7">
          <w:rPr>
            <w:rFonts w:asciiTheme="majorBidi" w:eastAsia="Times New Roman" w:hAnsiTheme="majorBidi" w:cstheme="majorBidi"/>
            <w:lang w:val="en-GB"/>
          </w:rPr>
          <w:t>e</w:t>
        </w:r>
      </w:ins>
      <w:del w:id="2828" w:author="Jane Shaw" w:date="2015-10-19T15:51:00Z">
        <w:r w:rsidRPr="00F31509" w:rsidDel="009112C7">
          <w:rPr>
            <w:rFonts w:asciiTheme="majorBidi" w:eastAsia="Times New Roman" w:hAnsiTheme="majorBidi" w:cstheme="majorBidi"/>
            <w:lang w:val="en-GB"/>
          </w:rPr>
          <w:delText>or</w:delText>
        </w:r>
      </w:del>
      <w:r w:rsidRPr="00F31509">
        <w:rPr>
          <w:rFonts w:asciiTheme="majorBidi" w:eastAsia="Times New Roman" w:hAnsiTheme="majorBidi" w:cstheme="majorBidi"/>
          <w:lang w:val="en-GB"/>
        </w:rPr>
        <w:t xml:space="preserve"> and enable</w:t>
      </w:r>
      <w:ins w:id="2829" w:author="Jane Shaw" w:date="2015-10-19T15:51:00Z">
        <w:r w:rsidR="009112C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estimati</w:t>
      </w:r>
      <w:ins w:id="2830" w:author="Jane Shaw" w:date="2015-10-19T15:51:00Z">
        <w:r w:rsidR="009112C7">
          <w:rPr>
            <w:rFonts w:asciiTheme="majorBidi" w:eastAsia="Times New Roman" w:hAnsiTheme="majorBidi" w:cstheme="majorBidi"/>
            <w:lang w:val="en-GB"/>
          </w:rPr>
          <w:t>on of</w:t>
        </w:r>
      </w:ins>
      <w:del w:id="2831" w:author="Jane Shaw" w:date="2015-10-19T15:51:00Z">
        <w:r w:rsidRPr="00F31509" w:rsidDel="009112C7">
          <w:rPr>
            <w:rFonts w:asciiTheme="majorBidi" w:eastAsia="Times New Roman" w:hAnsiTheme="majorBidi" w:cstheme="majorBidi"/>
            <w:lang w:val="en-GB"/>
          </w:rPr>
          <w:delText>ng</w:delText>
        </w:r>
      </w:del>
      <w:r w:rsidRPr="00F31509">
        <w:rPr>
          <w:rFonts w:asciiTheme="majorBidi" w:eastAsia="Times New Roman" w:hAnsiTheme="majorBidi" w:cstheme="majorBidi"/>
          <w:lang w:val="en-GB"/>
        </w:rPr>
        <w:t xml:space="preserve"> </w:t>
      </w:r>
      <w:del w:id="2832" w:author="Jane Shaw" w:date="2015-10-19T15:51:00Z">
        <w:r w:rsidRPr="00F31509" w:rsidDel="009112C7">
          <w:rPr>
            <w:rFonts w:asciiTheme="majorBidi" w:eastAsia="Times New Roman" w:hAnsiTheme="majorBidi" w:cstheme="majorBidi"/>
            <w:lang w:val="en-GB"/>
          </w:rPr>
          <w:delText xml:space="preserve">its </w:delText>
        </w:r>
      </w:del>
      <w:r w:rsidRPr="00F31509">
        <w:rPr>
          <w:rFonts w:asciiTheme="majorBidi" w:eastAsia="Times New Roman" w:hAnsiTheme="majorBidi" w:cstheme="majorBidi"/>
          <w:lang w:val="en-GB"/>
        </w:rPr>
        <w:t>within-field variance. Alternatively, the yield</w:t>
      </w:r>
      <w:ins w:id="2833" w:author="Jane Shaw" w:date="2015-11-07T18:27:00Z">
        <w:r w:rsidR="00585E66">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can be predicted </w:t>
      </w:r>
      <w:del w:id="2834" w:author="Jane Shaw" w:date="2015-10-19T15:52:00Z">
        <w:r w:rsidRPr="00F31509" w:rsidDel="009112C7">
          <w:rPr>
            <w:rFonts w:asciiTheme="majorBidi" w:eastAsia="Times New Roman" w:hAnsiTheme="majorBidi" w:cstheme="majorBidi"/>
            <w:lang w:val="en-GB"/>
          </w:rPr>
          <w:delText xml:space="preserve">already </w:delText>
        </w:r>
      </w:del>
      <w:r w:rsidRPr="00F31509">
        <w:rPr>
          <w:rFonts w:asciiTheme="majorBidi" w:eastAsia="Times New Roman" w:hAnsiTheme="majorBidi" w:cstheme="majorBidi"/>
          <w:lang w:val="en-GB"/>
        </w:rPr>
        <w:t xml:space="preserve">before the harvest takes place, either by the farmers themselves, accompanied by the enumerator, or by experts such as extension staff or field technicians. The expected crop yield can be determined by means of </w:t>
      </w:r>
      <w:del w:id="2835" w:author="Jane Shaw" w:date="2015-10-19T15:52:00Z">
        <w:r w:rsidRPr="00F31509" w:rsidDel="009112C7">
          <w:rPr>
            <w:rFonts w:asciiTheme="majorBidi" w:eastAsia="Times New Roman" w:hAnsiTheme="majorBidi" w:cstheme="majorBidi"/>
            <w:lang w:val="en-GB"/>
          </w:rPr>
          <w:delText>an eye-</w:delText>
        </w:r>
      </w:del>
      <w:ins w:id="2836" w:author="Jane Shaw" w:date="2015-10-19T15:52:00Z">
        <w:r w:rsidR="009112C7">
          <w:rPr>
            <w:rFonts w:asciiTheme="majorBidi" w:eastAsia="Times New Roman" w:hAnsiTheme="majorBidi" w:cstheme="majorBidi"/>
            <w:lang w:val="en-GB"/>
          </w:rPr>
          <w:t xml:space="preserve">visual </w:t>
        </w:r>
      </w:ins>
      <w:r w:rsidRPr="00F31509">
        <w:rPr>
          <w:rFonts w:asciiTheme="majorBidi" w:eastAsia="Times New Roman" w:hAnsiTheme="majorBidi" w:cstheme="majorBidi"/>
          <w:lang w:val="en-GB"/>
        </w:rPr>
        <w:t xml:space="preserve">assessment or </w:t>
      </w:r>
      <w:del w:id="2837" w:author="Jane Shaw" w:date="2015-10-19T15:52:00Z">
        <w:r w:rsidRPr="00F31509" w:rsidDel="009112C7">
          <w:rPr>
            <w:rFonts w:asciiTheme="majorBidi" w:eastAsia="Times New Roman" w:hAnsiTheme="majorBidi" w:cstheme="majorBidi"/>
            <w:lang w:val="en-GB"/>
          </w:rPr>
          <w:delText xml:space="preserve">by </w:delText>
        </w:r>
      </w:del>
      <w:r w:rsidRPr="00F31509">
        <w:rPr>
          <w:rFonts w:asciiTheme="majorBidi" w:eastAsia="Times New Roman" w:hAnsiTheme="majorBidi" w:cstheme="majorBidi"/>
          <w:lang w:val="en-GB"/>
        </w:rPr>
        <w:t>empirical formulae</w:t>
      </w:r>
      <w:ins w:id="2838" w:author="Jane Shaw" w:date="2015-10-19T15:52:00Z">
        <w:r w:rsidR="009112C7">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taking </w:t>
      </w:r>
      <w:ins w:id="2839" w:author="Jane Shaw" w:date="2015-10-19T15:53:00Z">
        <w:r w:rsidR="009112C7">
          <w:rPr>
            <w:rFonts w:asciiTheme="majorBidi" w:eastAsia="Times New Roman" w:hAnsiTheme="majorBidi" w:cstheme="majorBidi"/>
            <w:lang w:val="en-GB"/>
          </w:rPr>
          <w:t xml:space="preserve">into </w:t>
        </w:r>
      </w:ins>
      <w:r w:rsidRPr="00F31509">
        <w:rPr>
          <w:rFonts w:asciiTheme="majorBidi" w:eastAsia="Times New Roman" w:hAnsiTheme="majorBidi" w:cstheme="majorBidi"/>
          <w:lang w:val="en-GB"/>
        </w:rPr>
        <w:t xml:space="preserve">account </w:t>
      </w:r>
      <w:del w:id="2840" w:author="Jane Shaw" w:date="2015-10-19T15:53:00Z">
        <w:r w:rsidRPr="00F31509" w:rsidDel="009112C7">
          <w:rPr>
            <w:rFonts w:asciiTheme="majorBidi" w:eastAsia="Times New Roman" w:hAnsiTheme="majorBidi" w:cstheme="majorBidi"/>
            <w:lang w:val="en-GB"/>
          </w:rPr>
          <w:delText xml:space="preserve">of particular </w:delText>
        </w:r>
      </w:del>
      <w:r w:rsidRPr="00F31509">
        <w:rPr>
          <w:rFonts w:asciiTheme="majorBidi" w:eastAsia="Times New Roman" w:hAnsiTheme="majorBidi" w:cstheme="majorBidi"/>
          <w:lang w:val="en-GB"/>
        </w:rPr>
        <w:t xml:space="preserve">measurable characteristics or morphological attributes of the growing crop, such as the number of open cotton balls </w:t>
      </w:r>
      <w:del w:id="2841" w:author="Jane Shaw" w:date="2015-10-19T15:53:00Z">
        <w:r w:rsidRPr="00F31509" w:rsidDel="009112C7">
          <w:rPr>
            <w:rFonts w:asciiTheme="majorBidi" w:eastAsia="Times New Roman" w:hAnsiTheme="majorBidi" w:cstheme="majorBidi"/>
            <w:lang w:val="en-GB"/>
          </w:rPr>
          <w:delText xml:space="preserve">over </w:delText>
        </w:r>
      </w:del>
      <w:ins w:id="2842" w:author="Jane Shaw" w:date="2015-10-19T15:53:00Z">
        <w:r w:rsidR="009112C7">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a certain row length, </w:t>
      </w:r>
      <w:ins w:id="2843" w:author="Jane Shaw" w:date="2015-10-19T15:53:00Z">
        <w:r w:rsidR="009112C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grains per head, plant height or ear length. A technically more advanced, and not yet fully developed, method </w:t>
      </w:r>
      <w:del w:id="2844" w:author="Jane Shaw" w:date="2015-11-07T18:28:00Z">
        <w:r w:rsidRPr="00F31509" w:rsidDel="00585E66">
          <w:rPr>
            <w:rFonts w:asciiTheme="majorBidi" w:eastAsia="Times New Roman" w:hAnsiTheme="majorBidi" w:cstheme="majorBidi"/>
            <w:lang w:val="en-GB"/>
          </w:rPr>
          <w:delText xml:space="preserve">consists in </w:delText>
        </w:r>
      </w:del>
      <w:ins w:id="2845" w:author="Jane Shaw" w:date="2015-11-07T18:28:00Z">
        <w:r w:rsidR="00585E66">
          <w:rPr>
            <w:rFonts w:asciiTheme="majorBidi" w:eastAsia="Times New Roman" w:hAnsiTheme="majorBidi" w:cstheme="majorBidi"/>
            <w:lang w:val="en-GB"/>
          </w:rPr>
          <w:t xml:space="preserve">is to </w:t>
        </w:r>
      </w:ins>
      <w:del w:id="2846" w:author="Jane Shaw" w:date="2015-10-19T15:53:00Z">
        <w:r w:rsidRPr="00F31509" w:rsidDel="009112C7">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analys</w:t>
      </w:r>
      <w:ins w:id="2847" w:author="Jane Shaw" w:date="2015-10-19T15:53:00Z">
        <w:r w:rsidR="00585E66">
          <w:rPr>
            <w:rFonts w:asciiTheme="majorBidi" w:eastAsia="Times New Roman" w:hAnsiTheme="majorBidi" w:cstheme="majorBidi"/>
            <w:lang w:val="en-GB"/>
          </w:rPr>
          <w:t>e</w:t>
        </w:r>
      </w:ins>
      <w:del w:id="2848" w:author="Jane Shaw" w:date="2015-10-19T15:53:00Z">
        <w:r w:rsidRPr="00F31509" w:rsidDel="009112C7">
          <w:rPr>
            <w:rFonts w:asciiTheme="majorBidi" w:eastAsia="Times New Roman" w:hAnsiTheme="majorBidi" w:cstheme="majorBidi"/>
            <w:lang w:val="en-GB"/>
          </w:rPr>
          <w:delText>is</w:delText>
        </w:r>
      </w:del>
      <w:r w:rsidRPr="00F31509">
        <w:rPr>
          <w:rFonts w:asciiTheme="majorBidi" w:eastAsia="Times New Roman" w:hAnsiTheme="majorBidi" w:cstheme="majorBidi"/>
          <w:lang w:val="en-GB"/>
        </w:rPr>
        <w:t xml:space="preserve"> </w:t>
      </w:r>
      <w:del w:id="2849" w:author="Jane Shaw" w:date="2015-10-19T15:53:00Z">
        <w:r w:rsidRPr="00F31509" w:rsidDel="009112C7">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spectral data obtained from the spectral reflection of different bands in satellite images.</w:t>
      </w:r>
    </w:p>
    <w:p w14:paraId="51DBEF7A" w14:textId="601CF2B4" w:rsidR="004F65E4" w:rsidRPr="00F31509" w:rsidRDefault="004F65E4" w:rsidP="005C041A">
      <w:pPr>
        <w:pStyle w:val="Titolo3"/>
        <w:rPr>
          <w:lang w:val="en-GB"/>
        </w:rPr>
      </w:pPr>
      <w:del w:id="2850" w:author="Jane Shaw" w:date="2015-10-19T18:52:00Z">
        <w:r w:rsidRPr="00F31509" w:rsidDel="00F6328B">
          <w:rPr>
            <w:lang w:val="en-GB"/>
          </w:rPr>
          <w:delText xml:space="preserve">Measurement of </w:delText>
        </w:r>
      </w:del>
      <w:ins w:id="2851" w:author="Jane Shaw" w:date="2015-10-19T18:52:00Z">
        <w:r w:rsidR="00F6328B">
          <w:rPr>
            <w:lang w:val="en-GB"/>
          </w:rPr>
          <w:t xml:space="preserve">Data on </w:t>
        </w:r>
      </w:ins>
      <w:r w:rsidRPr="00F31509">
        <w:rPr>
          <w:lang w:val="en-GB"/>
        </w:rPr>
        <w:t xml:space="preserve">livestock production </w:t>
      </w:r>
    </w:p>
    <w:p w14:paraId="7D7F03C4" w14:textId="1AB6CB2F"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w:t>
      </w:r>
      <w:del w:id="2852" w:author="Jane Shaw" w:date="2015-10-19T15:54:00Z">
        <w:r w:rsidRPr="00F31509" w:rsidDel="00460F9A">
          <w:rPr>
            <w:rFonts w:asciiTheme="majorBidi" w:eastAsia="Times New Roman" w:hAnsiTheme="majorBidi" w:cstheme="majorBidi"/>
            <w:lang w:val="en-GB"/>
          </w:rPr>
          <w:delText xml:space="preserve">data on </w:delText>
        </w:r>
      </w:del>
      <w:r w:rsidRPr="00F31509">
        <w:rPr>
          <w:rFonts w:asciiTheme="majorBidi" w:eastAsia="Times New Roman" w:hAnsiTheme="majorBidi" w:cstheme="majorBidi"/>
          <w:lang w:val="en-GB"/>
        </w:rPr>
        <w:t xml:space="preserve">livestock production, such as </w:t>
      </w:r>
      <w:del w:id="2853" w:author="Jane Shaw" w:date="2015-11-07T18:28:00Z">
        <w:r w:rsidRPr="00F31509" w:rsidDel="00585E66">
          <w:rPr>
            <w:rFonts w:asciiTheme="majorBidi" w:eastAsia="Times New Roman" w:hAnsiTheme="majorBidi" w:cstheme="majorBidi"/>
            <w:lang w:val="en-GB"/>
          </w:rPr>
          <w:delText xml:space="preserve">production of </w:delText>
        </w:r>
      </w:del>
      <w:r w:rsidRPr="00F31509">
        <w:rPr>
          <w:rFonts w:asciiTheme="majorBidi" w:eastAsia="Times New Roman" w:hAnsiTheme="majorBidi" w:cstheme="majorBidi"/>
          <w:lang w:val="en-GB"/>
        </w:rPr>
        <w:t xml:space="preserve">meat, milk or eggs, does not require </w:t>
      </w:r>
      <w:del w:id="2854" w:author="Jane Shaw" w:date="2015-10-19T15:54:00Z">
        <w:r w:rsidRPr="00F31509" w:rsidDel="00460F9A">
          <w:rPr>
            <w:rFonts w:asciiTheme="majorBidi" w:eastAsia="Times New Roman" w:hAnsiTheme="majorBidi" w:cstheme="majorBidi"/>
            <w:lang w:val="en-GB"/>
          </w:rPr>
          <w:delText xml:space="preserve">any </w:delText>
        </w:r>
      </w:del>
      <w:r w:rsidRPr="00F31509">
        <w:rPr>
          <w:rFonts w:asciiTheme="majorBidi" w:eastAsia="Times New Roman" w:hAnsiTheme="majorBidi" w:cstheme="majorBidi"/>
          <w:lang w:val="en-GB"/>
        </w:rPr>
        <w:t>measurement of area. As in the case of crop</w:t>
      </w:r>
      <w:del w:id="2855" w:author="Jane Shaw" w:date="2015-10-19T15:54:00Z">
        <w:r w:rsidRPr="00F31509" w:rsidDel="00460F9A">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production, physical assessment is generally considered to be more reliable than self-reporting by farmers. Physical assessments are usually carried out by an enumerator, </w:t>
      </w:r>
      <w:del w:id="2856" w:author="Jane Shaw" w:date="2015-11-07T18:28:00Z">
        <w:r w:rsidRPr="00F31509" w:rsidDel="00585E66">
          <w:rPr>
            <w:rFonts w:asciiTheme="majorBidi" w:eastAsia="Times New Roman" w:hAnsiTheme="majorBidi" w:cstheme="majorBidi"/>
            <w:lang w:val="en-GB"/>
          </w:rPr>
          <w:delText xml:space="preserve">an </w:delText>
        </w:r>
      </w:del>
      <w:r w:rsidRPr="00F31509">
        <w:rPr>
          <w:rFonts w:asciiTheme="majorBidi" w:eastAsia="Times New Roman" w:hAnsiTheme="majorBidi" w:cstheme="majorBidi"/>
          <w:lang w:val="en-GB"/>
        </w:rPr>
        <w:t xml:space="preserve">extension officer or market agent who observes and records the number of slaughtered animals and their average carcass weight, </w:t>
      </w:r>
      <w:del w:id="2857" w:author="Jane Shaw" w:date="2015-10-19T15:55:00Z">
        <w:r w:rsidR="00EB16E2" w:rsidRPr="00F31509" w:rsidDel="00460F9A">
          <w:rPr>
            <w:rFonts w:asciiTheme="majorBidi" w:eastAsia="Times New Roman" w:hAnsiTheme="majorBidi" w:cstheme="majorBidi"/>
            <w:lang w:val="en-GB"/>
          </w:rPr>
          <w:delText xml:space="preserve">as well as </w:delText>
        </w:r>
      </w:del>
      <w:ins w:id="2858" w:author="Jane Shaw" w:date="2015-10-19T15:55:00Z">
        <w:r w:rsidR="00460F9A">
          <w:rPr>
            <w:rFonts w:asciiTheme="majorBidi" w:eastAsia="Times New Roman" w:hAnsiTheme="majorBidi" w:cstheme="majorBidi"/>
            <w:lang w:val="en-GB"/>
          </w:rPr>
          <w:t xml:space="preserve">or </w:t>
        </w:r>
      </w:ins>
      <w:r w:rsidRPr="00F31509">
        <w:rPr>
          <w:rFonts w:asciiTheme="majorBidi" w:eastAsia="Times New Roman" w:hAnsiTheme="majorBidi" w:cstheme="majorBidi"/>
          <w:lang w:val="en-GB"/>
        </w:rPr>
        <w:t xml:space="preserve">the amount of milk, eggs or wool produced. Carcass weights may be predicted </w:t>
      </w:r>
      <w:del w:id="2859" w:author="Jane Shaw" w:date="2015-10-19T15:55:00Z">
        <w:r w:rsidR="00EB16E2" w:rsidRPr="00F31509" w:rsidDel="00460F9A">
          <w:rPr>
            <w:rFonts w:asciiTheme="majorBidi" w:eastAsia="Times New Roman" w:hAnsiTheme="majorBidi" w:cstheme="majorBidi"/>
            <w:lang w:val="en-GB"/>
          </w:rPr>
          <w:delText xml:space="preserve">already </w:delText>
        </w:r>
      </w:del>
      <w:r w:rsidRPr="00F31509">
        <w:rPr>
          <w:rFonts w:asciiTheme="majorBidi" w:eastAsia="Times New Roman" w:hAnsiTheme="majorBidi" w:cstheme="majorBidi"/>
          <w:lang w:val="en-GB"/>
        </w:rPr>
        <w:t xml:space="preserve">before slaughter, based on </w:t>
      </w:r>
      <w:ins w:id="2860" w:author="Jane Shaw" w:date="2015-10-19T15:56:00Z">
        <w:r w:rsidR="00460F9A">
          <w:rPr>
            <w:rFonts w:asciiTheme="majorBidi" w:eastAsia="Times New Roman" w:hAnsiTheme="majorBidi" w:cstheme="majorBidi"/>
            <w:lang w:val="en-GB"/>
          </w:rPr>
          <w:t xml:space="preserve">experts’ </w:t>
        </w:r>
      </w:ins>
      <w:del w:id="2861" w:author="Jane Shaw" w:date="2015-10-19T15:56:00Z">
        <w:r w:rsidRPr="00F31509" w:rsidDel="00460F9A">
          <w:rPr>
            <w:rFonts w:asciiTheme="majorBidi" w:eastAsia="Times New Roman" w:hAnsiTheme="majorBidi" w:cstheme="majorBidi"/>
            <w:lang w:val="en-GB"/>
          </w:rPr>
          <w:delText>eye-</w:delText>
        </w:r>
      </w:del>
      <w:ins w:id="2862" w:author="Jane Shaw" w:date="2015-10-19T15:56:00Z">
        <w:r w:rsidR="00460F9A">
          <w:rPr>
            <w:rFonts w:asciiTheme="majorBidi" w:eastAsia="Times New Roman" w:hAnsiTheme="majorBidi" w:cstheme="majorBidi"/>
            <w:lang w:val="en-GB"/>
          </w:rPr>
          <w:t xml:space="preserve">visual </w:t>
        </w:r>
      </w:ins>
      <w:r w:rsidRPr="00F31509">
        <w:rPr>
          <w:rFonts w:asciiTheme="majorBidi" w:eastAsia="Times New Roman" w:hAnsiTheme="majorBidi" w:cstheme="majorBidi"/>
          <w:lang w:val="en-GB"/>
        </w:rPr>
        <w:t xml:space="preserve">assessment </w:t>
      </w:r>
      <w:del w:id="2863" w:author="Jane Shaw" w:date="2015-10-19T15:56:00Z">
        <w:r w:rsidRPr="00F31509" w:rsidDel="00460F9A">
          <w:rPr>
            <w:rFonts w:asciiTheme="majorBidi" w:eastAsia="Times New Roman" w:hAnsiTheme="majorBidi" w:cstheme="majorBidi"/>
            <w:lang w:val="en-GB"/>
          </w:rPr>
          <w:delText xml:space="preserve">by experts </w:delText>
        </w:r>
      </w:del>
      <w:r w:rsidRPr="00F31509">
        <w:rPr>
          <w:rFonts w:asciiTheme="majorBidi" w:eastAsia="Times New Roman" w:hAnsiTheme="majorBidi" w:cstheme="majorBidi"/>
          <w:lang w:val="en-GB"/>
        </w:rPr>
        <w:t xml:space="preserve">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 xml:space="preserve">technical devices such as scanners. Self-reporting by farmers, which </w:t>
      </w:r>
      <w:ins w:id="2864" w:author="Jane Shaw" w:date="2015-10-19T15:56:00Z">
        <w:r w:rsidR="00460F9A">
          <w:rPr>
            <w:rFonts w:asciiTheme="majorBidi" w:eastAsia="Times New Roman" w:hAnsiTheme="majorBidi" w:cstheme="majorBidi"/>
            <w:lang w:val="en-GB"/>
          </w:rPr>
          <w:t xml:space="preserve">generally </w:t>
        </w:r>
      </w:ins>
      <w:r w:rsidRPr="00F31509">
        <w:rPr>
          <w:rFonts w:asciiTheme="majorBidi" w:eastAsia="Times New Roman" w:hAnsiTheme="majorBidi" w:cstheme="majorBidi"/>
          <w:lang w:val="en-GB"/>
        </w:rPr>
        <w:t xml:space="preserve">requires </w:t>
      </w:r>
      <w:del w:id="2865" w:author="Jane Shaw" w:date="2015-10-19T15:56:00Z">
        <w:r w:rsidRPr="00F31509" w:rsidDel="00460F9A">
          <w:rPr>
            <w:rFonts w:asciiTheme="majorBidi" w:eastAsia="Times New Roman" w:hAnsiTheme="majorBidi" w:cstheme="majorBidi"/>
            <w:lang w:val="en-GB"/>
          </w:rPr>
          <w:delText xml:space="preserve">in general less </w:delText>
        </w:r>
      </w:del>
      <w:ins w:id="2866" w:author="Jane Shaw" w:date="2015-10-19T15:56:00Z">
        <w:r w:rsidR="00460F9A">
          <w:rPr>
            <w:rFonts w:asciiTheme="majorBidi" w:eastAsia="Times New Roman" w:hAnsiTheme="majorBidi" w:cstheme="majorBidi"/>
            <w:lang w:val="en-GB"/>
          </w:rPr>
          <w:t xml:space="preserve">fewer </w:t>
        </w:r>
      </w:ins>
      <w:r w:rsidRPr="00F31509">
        <w:rPr>
          <w:rFonts w:asciiTheme="majorBidi" w:eastAsia="Times New Roman" w:hAnsiTheme="majorBidi" w:cstheme="majorBidi"/>
          <w:lang w:val="en-GB"/>
        </w:rPr>
        <w:t xml:space="preserve">resources, </w:t>
      </w:r>
      <w:del w:id="2867" w:author="Jane Shaw" w:date="2015-10-19T15:56:00Z">
        <w:r w:rsidRPr="00F31509" w:rsidDel="00460F9A">
          <w:rPr>
            <w:rFonts w:asciiTheme="majorBidi" w:eastAsia="Times New Roman" w:hAnsiTheme="majorBidi" w:cstheme="majorBidi"/>
            <w:lang w:val="en-GB"/>
          </w:rPr>
          <w:delText xml:space="preserve">represents </w:delText>
        </w:r>
      </w:del>
      <w:ins w:id="2868" w:author="Jane Shaw" w:date="2015-10-19T15:56:00Z">
        <w:r w:rsidR="00460F9A">
          <w:rPr>
            <w:rFonts w:asciiTheme="majorBidi" w:eastAsia="Times New Roman" w:hAnsiTheme="majorBidi" w:cstheme="majorBidi"/>
            <w:lang w:val="en-GB"/>
          </w:rPr>
          <w:t xml:space="preserve">is a </w:t>
        </w:r>
      </w:ins>
      <w:del w:id="2869" w:author="Jane Shaw" w:date="2015-10-19T15:56:00Z">
        <w:r w:rsidRPr="00F31509" w:rsidDel="00460F9A">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more common method</w:t>
      </w:r>
      <w:ins w:id="2870" w:author="Jane Shaw" w:date="2015-10-19T15:56:00Z">
        <w:r w:rsidR="00460F9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particularly in developing countries. Self-reporting can be conducted </w:t>
      </w:r>
      <w:del w:id="2871" w:author="Jane Shaw" w:date="2015-10-19T15:57:00Z">
        <w:r w:rsidRPr="00F31509" w:rsidDel="00460F9A">
          <w:rPr>
            <w:rFonts w:asciiTheme="majorBidi" w:eastAsia="Times New Roman" w:hAnsiTheme="majorBidi" w:cstheme="majorBidi"/>
            <w:lang w:val="en-GB"/>
          </w:rPr>
          <w:delText xml:space="preserve">in the scope of </w:delText>
        </w:r>
      </w:del>
      <w:ins w:id="2872" w:author="Jane Shaw" w:date="2015-10-19T15:57:00Z">
        <w:r w:rsidR="00460F9A">
          <w:rPr>
            <w:rFonts w:asciiTheme="majorBidi" w:eastAsia="Times New Roman" w:hAnsiTheme="majorBidi" w:cstheme="majorBidi"/>
            <w:lang w:val="en-GB"/>
          </w:rPr>
          <w:t xml:space="preserve">through </w:t>
        </w:r>
      </w:ins>
      <w:r w:rsidRPr="00F31509">
        <w:rPr>
          <w:rFonts w:asciiTheme="majorBidi" w:eastAsia="Times New Roman" w:hAnsiTheme="majorBidi" w:cstheme="majorBidi"/>
          <w:lang w:val="en-GB"/>
        </w:rPr>
        <w:t xml:space="preserve">face-to-face or </w:t>
      </w:r>
      <w:ins w:id="2873" w:author="Jane Shaw" w:date="2015-10-19T15:57:00Z">
        <w:r w:rsidR="00460F9A">
          <w:rPr>
            <w:rFonts w:asciiTheme="majorBidi" w:eastAsia="Times New Roman" w:hAnsiTheme="majorBidi" w:cstheme="majorBidi"/>
            <w:lang w:val="en-GB"/>
          </w:rPr>
          <w:t xml:space="preserve">phone </w:t>
        </w:r>
      </w:ins>
      <w:r w:rsidRPr="00F31509">
        <w:rPr>
          <w:rFonts w:asciiTheme="majorBidi" w:eastAsia="Times New Roman" w:hAnsiTheme="majorBidi" w:cstheme="majorBidi"/>
          <w:lang w:val="en-GB"/>
        </w:rPr>
        <w:t>interviews</w:t>
      </w:r>
      <w:del w:id="2874" w:author="Jane Shaw" w:date="2015-10-19T15:57:00Z">
        <w:r w:rsidRPr="00F31509" w:rsidDel="00460F9A">
          <w:rPr>
            <w:rFonts w:asciiTheme="majorBidi" w:eastAsia="Times New Roman" w:hAnsiTheme="majorBidi" w:cstheme="majorBidi"/>
            <w:lang w:val="en-GB"/>
          </w:rPr>
          <w:delText xml:space="preserve"> or interviews on the phone</w:delText>
        </w:r>
      </w:del>
      <w:r w:rsidRPr="00F31509">
        <w:rPr>
          <w:rFonts w:asciiTheme="majorBidi" w:eastAsia="Times New Roman" w:hAnsiTheme="majorBidi" w:cstheme="majorBidi"/>
          <w:lang w:val="en-GB"/>
        </w:rPr>
        <w:t xml:space="preserve">, based on </w:t>
      </w:r>
      <w:del w:id="2875" w:author="Jane Shaw" w:date="2015-11-07T18:28:00Z">
        <w:r w:rsidRPr="00F31509" w:rsidDel="00585E66">
          <w:rPr>
            <w:rFonts w:asciiTheme="majorBidi" w:eastAsia="Times New Roman" w:hAnsiTheme="majorBidi" w:cstheme="majorBidi"/>
            <w:lang w:val="en-GB"/>
          </w:rPr>
          <w:delText xml:space="preserve">set </w:delText>
        </w:r>
      </w:del>
      <w:r w:rsidRPr="00F31509">
        <w:rPr>
          <w:rFonts w:asciiTheme="majorBidi" w:eastAsia="Times New Roman" w:hAnsiTheme="majorBidi" w:cstheme="majorBidi"/>
          <w:lang w:val="en-GB"/>
        </w:rPr>
        <w:t xml:space="preserve">questionnaires. Alternatively, respondents can </w:t>
      </w:r>
      <w:del w:id="2876" w:author="Jane Shaw" w:date="2015-10-19T15:57:00Z">
        <w:r w:rsidRPr="00F31509" w:rsidDel="00460F9A">
          <w:rPr>
            <w:rFonts w:asciiTheme="majorBidi" w:eastAsia="Times New Roman" w:hAnsiTheme="majorBidi" w:cstheme="majorBidi"/>
            <w:lang w:val="en-GB"/>
          </w:rPr>
          <w:delText xml:space="preserve">fill paper </w:delText>
        </w:r>
      </w:del>
      <w:ins w:id="2877" w:author="Jane Shaw" w:date="2015-10-19T15:57:00Z">
        <w:r w:rsidR="00460F9A">
          <w:rPr>
            <w:rFonts w:asciiTheme="majorBidi" w:eastAsia="Times New Roman" w:hAnsiTheme="majorBidi" w:cstheme="majorBidi"/>
            <w:lang w:val="en-GB"/>
          </w:rPr>
          <w:t xml:space="preserve">complete </w:t>
        </w:r>
      </w:ins>
      <w:r w:rsidRPr="00F31509">
        <w:rPr>
          <w:rFonts w:asciiTheme="majorBidi" w:eastAsia="Times New Roman" w:hAnsiTheme="majorBidi" w:cstheme="majorBidi"/>
          <w:lang w:val="en-GB"/>
        </w:rPr>
        <w:t xml:space="preserve">questionnaires and return them by </w:t>
      </w:r>
      <w:ins w:id="2878" w:author="Jane Shaw" w:date="2015-10-19T15:57:00Z">
        <w:r w:rsidR="00460F9A">
          <w:rPr>
            <w:rFonts w:asciiTheme="majorBidi" w:eastAsia="Times New Roman" w:hAnsiTheme="majorBidi" w:cstheme="majorBidi"/>
            <w:lang w:val="en-GB"/>
          </w:rPr>
          <w:t xml:space="preserve">surface </w:t>
        </w:r>
      </w:ins>
      <w:r w:rsidRPr="00F31509">
        <w:rPr>
          <w:rFonts w:asciiTheme="majorBidi" w:eastAsia="Times New Roman" w:hAnsiTheme="majorBidi" w:cstheme="majorBidi"/>
          <w:lang w:val="en-GB"/>
        </w:rPr>
        <w:t>mail</w:t>
      </w:r>
      <w:del w:id="2879" w:author="Jane Shaw" w:date="2015-10-19T15:58:00Z">
        <w:r w:rsidRPr="00F31509" w:rsidDel="00460F9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or </w:t>
      </w:r>
      <w:del w:id="2880" w:author="Jane Shaw" w:date="2015-10-19T15:58:00Z">
        <w:r w:rsidRPr="00F31509" w:rsidDel="00460F9A">
          <w:rPr>
            <w:rFonts w:asciiTheme="majorBidi" w:eastAsia="Times New Roman" w:hAnsiTheme="majorBidi" w:cstheme="majorBidi"/>
            <w:lang w:val="en-GB"/>
          </w:rPr>
          <w:delText xml:space="preserve">fill </w:delText>
        </w:r>
      </w:del>
      <w:ins w:id="2881" w:author="Jane Shaw" w:date="2015-10-19T15:58:00Z">
        <w:r w:rsidR="00460F9A">
          <w:rPr>
            <w:rFonts w:asciiTheme="majorBidi" w:eastAsia="Times New Roman" w:hAnsiTheme="majorBidi" w:cstheme="majorBidi"/>
            <w:lang w:val="en-GB"/>
          </w:rPr>
          <w:t>via the Internet</w:t>
        </w:r>
      </w:ins>
      <w:del w:id="2882" w:author="Jane Shaw" w:date="2015-10-19T15:58:00Z">
        <w:r w:rsidRPr="00F31509" w:rsidDel="00460F9A">
          <w:rPr>
            <w:rFonts w:asciiTheme="majorBidi" w:eastAsia="Times New Roman" w:hAnsiTheme="majorBidi" w:cstheme="majorBidi"/>
            <w:lang w:val="en-GB"/>
          </w:rPr>
          <w:delText>web-forms, to submit their responses</w:delText>
        </w:r>
      </w:del>
      <w:r w:rsidRPr="00F31509">
        <w:rPr>
          <w:rFonts w:asciiTheme="majorBidi" w:eastAsia="Times New Roman" w:hAnsiTheme="majorBidi" w:cstheme="majorBidi"/>
          <w:lang w:val="en-GB"/>
        </w:rPr>
        <w:t>.</w:t>
      </w:r>
    </w:p>
    <w:p w14:paraId="0CC07E5A" w14:textId="459C4600" w:rsidR="004F65E4" w:rsidRPr="00F31509" w:rsidRDefault="00460F9A" w:rsidP="0053683D">
      <w:pPr>
        <w:jc w:val="both"/>
        <w:rPr>
          <w:rFonts w:asciiTheme="majorBidi" w:hAnsiTheme="majorBidi" w:cstheme="majorBidi"/>
          <w:lang w:val="en-GB"/>
        </w:rPr>
      </w:pPr>
      <w:ins w:id="2883" w:author="Jane Shaw" w:date="2015-10-19T15:59:00Z">
        <w:r>
          <w:rPr>
            <w:rFonts w:asciiTheme="majorBidi" w:eastAsia="Times New Roman" w:hAnsiTheme="majorBidi" w:cstheme="majorBidi"/>
            <w:lang w:val="en-GB"/>
          </w:rPr>
          <w:t>During survey design</w:t>
        </w:r>
      </w:ins>
      <w:ins w:id="2884" w:author="Jane Shaw" w:date="2015-10-19T16:01:00Z">
        <w:r>
          <w:rPr>
            <w:rFonts w:asciiTheme="majorBidi" w:eastAsia="Times New Roman" w:hAnsiTheme="majorBidi" w:cstheme="majorBidi"/>
            <w:lang w:val="en-GB"/>
          </w:rPr>
          <w:t>,</w:t>
        </w:r>
      </w:ins>
      <w:ins w:id="2885" w:author="Jane Shaw" w:date="2015-10-19T16:00:00Z">
        <w:r>
          <w:rPr>
            <w:rFonts w:asciiTheme="majorBidi" w:eastAsia="Times New Roman" w:hAnsiTheme="majorBidi" w:cstheme="majorBidi"/>
            <w:lang w:val="en-GB"/>
          </w:rPr>
          <w:t xml:space="preserve"> there is need to pay particular attention </w:t>
        </w:r>
      </w:ins>
      <w:ins w:id="2886" w:author="Jane Shaw" w:date="2015-10-19T15:59:00Z">
        <w:r>
          <w:rPr>
            <w:rFonts w:asciiTheme="majorBidi" w:eastAsia="Times New Roman" w:hAnsiTheme="majorBidi" w:cstheme="majorBidi"/>
            <w:lang w:val="en-GB"/>
          </w:rPr>
          <w:t xml:space="preserve">to the </w:t>
        </w:r>
      </w:ins>
      <w:del w:id="2887" w:author="Jane Shaw" w:date="2015-10-19T15:58:00Z">
        <w:r w:rsidR="004F65E4" w:rsidRPr="00F31509" w:rsidDel="00460F9A">
          <w:rPr>
            <w:rFonts w:asciiTheme="majorBidi" w:eastAsia="Times New Roman" w:hAnsiTheme="majorBidi" w:cstheme="majorBidi"/>
            <w:lang w:val="en-GB"/>
          </w:rPr>
          <w:delText xml:space="preserve">Certain </w:delText>
        </w:r>
      </w:del>
      <w:r w:rsidRPr="00F31509">
        <w:rPr>
          <w:rFonts w:asciiTheme="majorBidi" w:eastAsia="Times New Roman" w:hAnsiTheme="majorBidi" w:cstheme="majorBidi"/>
          <w:lang w:val="en-GB"/>
        </w:rPr>
        <w:t xml:space="preserve">difficulties </w:t>
      </w:r>
      <w:r w:rsidR="00EB16E2" w:rsidRPr="00F31509">
        <w:rPr>
          <w:rFonts w:asciiTheme="majorBidi" w:eastAsia="Times New Roman" w:hAnsiTheme="majorBidi" w:cstheme="majorBidi"/>
          <w:lang w:val="en-GB"/>
        </w:rPr>
        <w:t xml:space="preserve">that may </w:t>
      </w:r>
      <w:r w:rsidR="004F65E4" w:rsidRPr="00F31509">
        <w:rPr>
          <w:rFonts w:asciiTheme="majorBidi" w:eastAsia="Times New Roman" w:hAnsiTheme="majorBidi" w:cstheme="majorBidi"/>
          <w:lang w:val="en-GB"/>
        </w:rPr>
        <w:t xml:space="preserve">arise in </w:t>
      </w:r>
      <w:del w:id="2888" w:author="Jane Shaw" w:date="2015-10-19T16:00:00Z">
        <w:r w:rsidR="004F65E4" w:rsidRPr="00F31509" w:rsidDel="00460F9A">
          <w:rPr>
            <w:rFonts w:asciiTheme="majorBidi" w:eastAsia="Times New Roman" w:hAnsiTheme="majorBidi" w:cstheme="majorBidi"/>
            <w:lang w:val="en-GB"/>
          </w:rPr>
          <w:delText xml:space="preserve">the </w:delText>
        </w:r>
      </w:del>
      <w:r w:rsidR="004F65E4" w:rsidRPr="00F31509">
        <w:rPr>
          <w:rFonts w:asciiTheme="majorBidi" w:eastAsia="Times New Roman" w:hAnsiTheme="majorBidi" w:cstheme="majorBidi"/>
          <w:lang w:val="en-GB"/>
        </w:rPr>
        <w:t>collecti</w:t>
      </w:r>
      <w:ins w:id="2889" w:author="Jane Shaw" w:date="2015-10-19T16:00:00Z">
        <w:r>
          <w:rPr>
            <w:rFonts w:asciiTheme="majorBidi" w:eastAsia="Times New Roman" w:hAnsiTheme="majorBidi" w:cstheme="majorBidi"/>
            <w:lang w:val="en-GB"/>
          </w:rPr>
          <w:t>ng</w:t>
        </w:r>
      </w:ins>
      <w:del w:id="2890" w:author="Jane Shaw" w:date="2015-10-19T16:00:00Z">
        <w:r w:rsidR="004F65E4" w:rsidRPr="00F31509" w:rsidDel="00460F9A">
          <w:rPr>
            <w:rFonts w:asciiTheme="majorBidi" w:eastAsia="Times New Roman" w:hAnsiTheme="majorBidi" w:cstheme="majorBidi"/>
            <w:lang w:val="en-GB"/>
          </w:rPr>
          <w:delText>on</w:delText>
        </w:r>
      </w:del>
      <w:r w:rsidR="004F65E4" w:rsidRPr="00F31509">
        <w:rPr>
          <w:rFonts w:asciiTheme="majorBidi" w:eastAsia="Times New Roman" w:hAnsiTheme="majorBidi" w:cstheme="majorBidi"/>
          <w:lang w:val="en-GB"/>
        </w:rPr>
        <w:t xml:space="preserve"> </w:t>
      </w:r>
      <w:del w:id="2891" w:author="Jane Shaw" w:date="2015-10-19T16:00:00Z">
        <w:r w:rsidR="004F65E4" w:rsidRPr="00F31509" w:rsidDel="00460F9A">
          <w:rPr>
            <w:rFonts w:asciiTheme="majorBidi" w:eastAsia="Times New Roman" w:hAnsiTheme="majorBidi" w:cstheme="majorBidi"/>
            <w:lang w:val="en-GB"/>
          </w:rPr>
          <w:delText xml:space="preserve">of </w:delText>
        </w:r>
      </w:del>
      <w:r w:rsidR="004F65E4" w:rsidRPr="00F31509">
        <w:rPr>
          <w:rFonts w:asciiTheme="majorBidi" w:eastAsia="Times New Roman" w:hAnsiTheme="majorBidi" w:cstheme="majorBidi"/>
          <w:lang w:val="en-GB"/>
        </w:rPr>
        <w:t>data on livestock production from surveys</w:t>
      </w:r>
      <w:del w:id="2892" w:author="Jane Shaw" w:date="2015-10-19T16:00:00Z">
        <w:r w:rsidR="004F65E4" w:rsidRPr="00F31509" w:rsidDel="00460F9A">
          <w:rPr>
            <w:rFonts w:asciiTheme="majorBidi" w:eastAsia="Times New Roman" w:hAnsiTheme="majorBidi" w:cstheme="majorBidi"/>
            <w:lang w:val="en-GB"/>
          </w:rPr>
          <w:delText xml:space="preserve"> require particular attention in the survey design</w:delText>
        </w:r>
      </w:del>
      <w:r w:rsidR="004F65E4" w:rsidRPr="00F31509">
        <w:rPr>
          <w:rFonts w:asciiTheme="majorBidi" w:eastAsia="Times New Roman" w:hAnsiTheme="majorBidi" w:cstheme="majorBidi"/>
          <w:lang w:val="en-GB"/>
        </w:rPr>
        <w:t>. First</w:t>
      </w:r>
      <w:del w:id="2893" w:author="Jane Shaw" w:date="2015-10-19T16:01:00Z">
        <w:r w:rsidR="004F65E4" w:rsidRPr="00F31509" w:rsidDel="00460F9A">
          <w:rPr>
            <w:rFonts w:asciiTheme="majorBidi" w:eastAsia="Times New Roman" w:hAnsiTheme="majorBidi" w:cstheme="majorBidi"/>
            <w:lang w:val="en-GB"/>
          </w:rPr>
          <w:delText>ly</w:delText>
        </w:r>
      </w:del>
      <w:r w:rsidR="004F65E4" w:rsidRPr="00F31509">
        <w:rPr>
          <w:rFonts w:asciiTheme="majorBidi" w:eastAsia="Times New Roman" w:hAnsiTheme="majorBidi" w:cstheme="majorBidi"/>
          <w:lang w:val="en-GB"/>
        </w:rPr>
        <w:t xml:space="preserve">, the owner of the livestock is often not the same </w:t>
      </w:r>
      <w:ins w:id="2894" w:author="Jane Shaw" w:date="2015-10-19T16:03:00Z">
        <w:r w:rsidR="00D36F80">
          <w:rPr>
            <w:rFonts w:asciiTheme="majorBidi" w:eastAsia="Times New Roman" w:hAnsiTheme="majorBidi" w:cstheme="majorBidi"/>
            <w:lang w:val="en-GB"/>
          </w:rPr>
          <w:t xml:space="preserve">person </w:t>
        </w:r>
      </w:ins>
      <w:r w:rsidR="004F65E4" w:rsidRPr="00F31509">
        <w:rPr>
          <w:rFonts w:asciiTheme="majorBidi" w:eastAsia="Times New Roman" w:hAnsiTheme="majorBidi" w:cstheme="majorBidi"/>
          <w:lang w:val="en-GB"/>
        </w:rPr>
        <w:t xml:space="preserve">as the owner of the ground on which the livestock is </w:t>
      </w:r>
      <w:del w:id="2895" w:author="Jane Shaw" w:date="2015-10-19T16:01:00Z">
        <w:r w:rsidR="004F65E4" w:rsidRPr="00F31509" w:rsidDel="00460F9A">
          <w:rPr>
            <w:rFonts w:asciiTheme="majorBidi" w:eastAsia="Times New Roman" w:hAnsiTheme="majorBidi" w:cstheme="majorBidi"/>
            <w:lang w:val="en-GB"/>
          </w:rPr>
          <w:delText xml:space="preserve">grazing </w:delText>
        </w:r>
      </w:del>
      <w:ins w:id="2896" w:author="Jane Shaw" w:date="2015-10-19T16:01:00Z">
        <w:r>
          <w:rPr>
            <w:rFonts w:asciiTheme="majorBidi" w:eastAsia="Times New Roman" w:hAnsiTheme="majorBidi" w:cstheme="majorBidi"/>
            <w:lang w:val="en-GB"/>
          </w:rPr>
          <w:t>kept</w:t>
        </w:r>
        <w:r w:rsidR="00D36F80">
          <w:rPr>
            <w:rFonts w:asciiTheme="majorBidi" w:eastAsia="Times New Roman" w:hAnsiTheme="majorBidi" w:cstheme="majorBidi"/>
            <w:lang w:val="en-GB"/>
          </w:rPr>
          <w:t>,</w:t>
        </w:r>
        <w:r>
          <w:rPr>
            <w:rFonts w:asciiTheme="majorBidi" w:eastAsia="Times New Roman" w:hAnsiTheme="majorBidi" w:cstheme="majorBidi"/>
            <w:lang w:val="en-GB"/>
          </w:rPr>
          <w:t xml:space="preserve"> </w:t>
        </w:r>
      </w:ins>
      <w:del w:id="2897" w:author="Jane Shaw" w:date="2015-10-19T16:01:00Z">
        <w:r w:rsidR="004F65E4" w:rsidRPr="00F31509" w:rsidDel="00D36F80">
          <w:rPr>
            <w:rFonts w:asciiTheme="majorBidi" w:eastAsia="Times New Roman" w:hAnsiTheme="majorBidi" w:cstheme="majorBidi"/>
            <w:lang w:val="en-GB"/>
          </w:rPr>
          <w:delText xml:space="preserve">and </w:delText>
        </w:r>
      </w:del>
      <w:del w:id="2898" w:author="Jane Shaw" w:date="2015-10-19T16:03:00Z">
        <w:r w:rsidR="004F65E4" w:rsidRPr="00F31509" w:rsidDel="00D36F80">
          <w:rPr>
            <w:rFonts w:asciiTheme="majorBidi" w:eastAsia="Times New Roman" w:hAnsiTheme="majorBidi" w:cstheme="majorBidi"/>
            <w:lang w:val="en-GB"/>
          </w:rPr>
          <w:delText xml:space="preserve">who </w:delText>
        </w:r>
      </w:del>
      <w:ins w:id="2899" w:author="Jane Shaw" w:date="2015-10-19T16:03:00Z">
        <w:r w:rsidR="00D36F80">
          <w:rPr>
            <w:rFonts w:asciiTheme="majorBidi" w:eastAsia="Times New Roman" w:hAnsiTheme="majorBidi" w:cstheme="majorBidi"/>
            <w:lang w:val="en-GB"/>
          </w:rPr>
          <w:t xml:space="preserve">and it is generally the latter who is </w:t>
        </w:r>
      </w:ins>
      <w:del w:id="2900" w:author="Jane Shaw" w:date="2015-10-19T16:03:00Z">
        <w:r w:rsidR="004F65E4" w:rsidRPr="00F31509" w:rsidDel="00D36F80">
          <w:rPr>
            <w:rFonts w:asciiTheme="majorBidi" w:eastAsia="Times New Roman" w:hAnsiTheme="majorBidi" w:cstheme="majorBidi"/>
            <w:lang w:val="en-GB"/>
          </w:rPr>
          <w:delText xml:space="preserve">has been </w:delText>
        </w:r>
      </w:del>
      <w:r w:rsidR="004F65E4" w:rsidRPr="00F31509">
        <w:rPr>
          <w:rFonts w:asciiTheme="majorBidi" w:eastAsia="Times New Roman" w:hAnsiTheme="majorBidi" w:cstheme="majorBidi"/>
          <w:lang w:val="en-GB"/>
        </w:rPr>
        <w:t xml:space="preserve">selected as </w:t>
      </w:r>
      <w:ins w:id="2901" w:author="Jane Shaw" w:date="2015-10-19T16:03:00Z">
        <w:r w:rsidR="00D36F80">
          <w:rPr>
            <w:rFonts w:asciiTheme="majorBidi" w:eastAsia="Times New Roman" w:hAnsiTheme="majorBidi" w:cstheme="majorBidi"/>
            <w:lang w:val="en-GB"/>
          </w:rPr>
          <w:t xml:space="preserve">the survey </w:t>
        </w:r>
      </w:ins>
      <w:r w:rsidR="004F65E4" w:rsidRPr="00F31509">
        <w:rPr>
          <w:rFonts w:asciiTheme="majorBidi" w:eastAsia="Times New Roman" w:hAnsiTheme="majorBidi" w:cstheme="majorBidi"/>
          <w:lang w:val="en-GB"/>
        </w:rPr>
        <w:t>respondent</w:t>
      </w:r>
      <w:del w:id="2902" w:author="Jane Shaw" w:date="2015-10-19T16:03:00Z">
        <w:r w:rsidR="004F65E4" w:rsidRPr="00F31509" w:rsidDel="00D36F80">
          <w:rPr>
            <w:rFonts w:asciiTheme="majorBidi" w:eastAsia="Times New Roman" w:hAnsiTheme="majorBidi" w:cstheme="majorBidi"/>
            <w:lang w:val="en-GB"/>
          </w:rPr>
          <w:delText xml:space="preserve"> in the survey</w:delText>
        </w:r>
      </w:del>
      <w:r w:rsidR="004F65E4" w:rsidRPr="00F31509">
        <w:rPr>
          <w:rFonts w:asciiTheme="majorBidi" w:eastAsia="Times New Roman" w:hAnsiTheme="majorBidi" w:cstheme="majorBidi"/>
          <w:lang w:val="en-GB"/>
        </w:rPr>
        <w:t xml:space="preserve">. </w:t>
      </w:r>
      <w:del w:id="2903" w:author="Jane Shaw" w:date="2015-10-19T16:03:00Z">
        <w:r w:rsidR="00EB16E2" w:rsidRPr="00F31509" w:rsidDel="00D36F80">
          <w:rPr>
            <w:rFonts w:asciiTheme="majorBidi" w:eastAsia="Times New Roman" w:hAnsiTheme="majorBidi" w:cstheme="majorBidi"/>
            <w:lang w:val="en-GB"/>
          </w:rPr>
          <w:delText xml:space="preserve">He </w:delText>
        </w:r>
        <w:r w:rsidR="004F65E4" w:rsidRPr="00F31509" w:rsidDel="00D36F80">
          <w:rPr>
            <w:rFonts w:asciiTheme="majorBidi" w:eastAsia="Times New Roman" w:hAnsiTheme="majorBidi" w:cstheme="majorBidi"/>
            <w:lang w:val="en-GB"/>
          </w:rPr>
          <w:delText xml:space="preserve">may in fact </w:delText>
        </w:r>
      </w:del>
      <w:ins w:id="2904" w:author="Jane Shaw" w:date="2015-10-19T16:03:00Z">
        <w:r w:rsidR="00D36F80">
          <w:rPr>
            <w:rFonts w:asciiTheme="majorBidi" w:eastAsia="Times New Roman" w:hAnsiTheme="majorBidi" w:cstheme="majorBidi"/>
            <w:lang w:val="en-GB"/>
          </w:rPr>
          <w:t xml:space="preserve">While the owner of the livestock may </w:t>
        </w:r>
      </w:ins>
      <w:r w:rsidR="004F65E4" w:rsidRPr="00F31509">
        <w:rPr>
          <w:rFonts w:asciiTheme="majorBidi" w:eastAsia="Times New Roman" w:hAnsiTheme="majorBidi" w:cstheme="majorBidi"/>
          <w:lang w:val="en-GB"/>
        </w:rPr>
        <w:t xml:space="preserve">not </w:t>
      </w:r>
      <w:del w:id="2905" w:author="Jane Shaw" w:date="2015-10-19T16:04:00Z">
        <w:r w:rsidR="004F65E4" w:rsidRPr="00F31509" w:rsidDel="00D36F80">
          <w:rPr>
            <w:rFonts w:asciiTheme="majorBidi" w:eastAsia="Times New Roman" w:hAnsiTheme="majorBidi" w:cstheme="majorBidi"/>
            <w:lang w:val="en-GB"/>
          </w:rPr>
          <w:delText xml:space="preserve">have </w:delText>
        </w:r>
      </w:del>
      <w:ins w:id="2906" w:author="Jane Shaw" w:date="2015-10-19T16:04:00Z">
        <w:r w:rsidR="00D36F80">
          <w:rPr>
            <w:rFonts w:asciiTheme="majorBidi" w:eastAsia="Times New Roman" w:hAnsiTheme="majorBidi" w:cstheme="majorBidi"/>
            <w:lang w:val="en-GB"/>
          </w:rPr>
          <w:t xml:space="preserve">hold </w:t>
        </w:r>
      </w:ins>
      <w:r w:rsidR="004F65E4" w:rsidRPr="00F31509">
        <w:rPr>
          <w:rFonts w:asciiTheme="majorBidi" w:eastAsia="Times New Roman" w:hAnsiTheme="majorBidi" w:cstheme="majorBidi"/>
          <w:lang w:val="en-GB"/>
        </w:rPr>
        <w:t xml:space="preserve">any land </w:t>
      </w:r>
      <w:del w:id="2907" w:author="Jane Shaw" w:date="2015-10-19T16:04:00Z">
        <w:r w:rsidR="004F65E4" w:rsidRPr="00F31509" w:rsidDel="00D36F80">
          <w:rPr>
            <w:rFonts w:asciiTheme="majorBidi" w:eastAsia="Times New Roman" w:hAnsiTheme="majorBidi" w:cstheme="majorBidi"/>
            <w:lang w:val="en-GB"/>
          </w:rPr>
          <w:delText xml:space="preserve">holding </w:delText>
        </w:r>
      </w:del>
      <w:r w:rsidR="004F65E4" w:rsidRPr="00F31509">
        <w:rPr>
          <w:rFonts w:asciiTheme="majorBidi" w:eastAsia="Times New Roman" w:hAnsiTheme="majorBidi" w:cstheme="majorBidi"/>
          <w:lang w:val="en-GB"/>
        </w:rPr>
        <w:t>at all</w:t>
      </w:r>
      <w:ins w:id="2908" w:author="Jane Shaw" w:date="2015-10-19T16:04:00Z">
        <w:r w:rsidR="00D36F80">
          <w:rPr>
            <w:rFonts w:asciiTheme="majorBidi" w:eastAsia="Times New Roman" w:hAnsiTheme="majorBidi" w:cstheme="majorBidi"/>
            <w:lang w:val="en-GB"/>
          </w:rPr>
          <w:t>,</w:t>
        </w:r>
      </w:ins>
      <w:del w:id="2909" w:author="Jane Shaw" w:date="2015-10-19T16:04: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2910" w:author="Jane Shaw" w:date="2015-10-19T16:04:00Z">
        <w:r w:rsidR="004F65E4" w:rsidRPr="00F31509" w:rsidDel="00D36F80">
          <w:rPr>
            <w:rFonts w:asciiTheme="majorBidi" w:eastAsia="Times New Roman" w:hAnsiTheme="majorBidi" w:cstheme="majorBidi"/>
            <w:lang w:val="en-GB"/>
          </w:rPr>
          <w:delText xml:space="preserve">In these cases, </w:delText>
        </w:r>
      </w:del>
      <w:r w:rsidR="004F65E4" w:rsidRPr="00F31509">
        <w:rPr>
          <w:rFonts w:asciiTheme="majorBidi" w:eastAsia="Times New Roman" w:hAnsiTheme="majorBidi" w:cstheme="majorBidi"/>
          <w:lang w:val="en-GB"/>
        </w:rPr>
        <w:t xml:space="preserve">the </w:t>
      </w:r>
      <w:ins w:id="2911" w:author="Jane Shaw" w:date="2015-10-19T16:04:00Z">
        <w:r w:rsidR="00D36F80">
          <w:rPr>
            <w:rFonts w:asciiTheme="majorBidi" w:eastAsia="Times New Roman" w:hAnsiTheme="majorBidi" w:cstheme="majorBidi"/>
            <w:lang w:val="en-GB"/>
          </w:rPr>
          <w:t xml:space="preserve">survey </w:t>
        </w:r>
      </w:ins>
      <w:r w:rsidR="004F65E4" w:rsidRPr="00F31509">
        <w:rPr>
          <w:rFonts w:asciiTheme="majorBidi" w:eastAsia="Times New Roman" w:hAnsiTheme="majorBidi" w:cstheme="majorBidi"/>
          <w:lang w:val="en-GB"/>
        </w:rPr>
        <w:t>respondent</w:t>
      </w:r>
      <w:ins w:id="2912" w:author="Jane Shaw" w:date="2015-10-19T16:04:00Z">
        <w:r w:rsidR="00D36F80">
          <w:rPr>
            <w:rFonts w:asciiTheme="majorBidi" w:eastAsia="Times New Roman" w:hAnsiTheme="majorBidi" w:cstheme="majorBidi"/>
            <w:lang w:val="en-GB"/>
          </w:rPr>
          <w:t xml:space="preserve"> –</w:t>
        </w:r>
      </w:ins>
      <w:del w:id="2913" w:author="Jane Shaw" w:date="2015-10-19T16:04:00Z">
        <w:r w:rsidR="00EB16E2" w:rsidRPr="00F31509" w:rsidDel="00D36F80">
          <w:rPr>
            <w:rFonts w:asciiTheme="majorBidi" w:eastAsia="Times New Roman" w:hAnsiTheme="majorBidi" w:cstheme="majorBidi"/>
            <w:lang w:val="en-GB"/>
          </w:rPr>
          <w:delText xml:space="preserve">, </w:delText>
        </w:r>
      </w:del>
      <w:ins w:id="2914" w:author="Jane Shaw" w:date="2015-10-19T16:04:00Z">
        <w:r w:rsidR="00D36F80">
          <w:rPr>
            <w:rFonts w:asciiTheme="majorBidi" w:eastAsia="Times New Roman" w:hAnsiTheme="majorBidi" w:cstheme="majorBidi"/>
            <w:lang w:val="en-GB"/>
          </w:rPr>
          <w:t xml:space="preserve"> </w:t>
        </w:r>
      </w:ins>
      <w:del w:id="2915" w:author="Jane Shaw" w:date="2015-10-19T16:04:00Z">
        <w:r w:rsidR="00EB16E2" w:rsidRPr="00F31509" w:rsidDel="00D36F80">
          <w:rPr>
            <w:rFonts w:asciiTheme="majorBidi" w:eastAsia="Times New Roman" w:hAnsiTheme="majorBidi" w:cstheme="majorBidi"/>
            <w:lang w:val="en-GB"/>
          </w:rPr>
          <w:delText xml:space="preserve">i.e. </w:delText>
        </w:r>
      </w:del>
      <w:r w:rsidR="00EB16E2" w:rsidRPr="00F31509">
        <w:rPr>
          <w:rFonts w:asciiTheme="majorBidi" w:eastAsia="Times New Roman" w:hAnsiTheme="majorBidi" w:cstheme="majorBidi"/>
          <w:lang w:val="en-GB"/>
        </w:rPr>
        <w:t>the land</w:t>
      </w:r>
      <w:del w:id="2916" w:author="Jane Shaw" w:date="2015-10-19T16:04:00Z">
        <w:r w:rsidR="00EB16E2" w:rsidRPr="00F31509" w:rsidDel="00D36F80">
          <w:rPr>
            <w:rFonts w:asciiTheme="majorBidi" w:eastAsia="Times New Roman" w:hAnsiTheme="majorBidi" w:cstheme="majorBidi"/>
            <w:lang w:val="en-GB"/>
          </w:rPr>
          <w:delText xml:space="preserve"> </w:delText>
        </w:r>
      </w:del>
      <w:r w:rsidR="00EB16E2" w:rsidRPr="00F31509">
        <w:rPr>
          <w:rFonts w:asciiTheme="majorBidi" w:eastAsia="Times New Roman" w:hAnsiTheme="majorBidi" w:cstheme="majorBidi"/>
          <w:lang w:val="en-GB"/>
        </w:rPr>
        <w:t>owner</w:t>
      </w:r>
      <w:ins w:id="2917" w:author="Jane Shaw" w:date="2015-10-19T16:04:00Z">
        <w:r w:rsidR="00D36F80">
          <w:rPr>
            <w:rFonts w:asciiTheme="majorBidi" w:eastAsia="Times New Roman" w:hAnsiTheme="majorBidi" w:cstheme="majorBidi"/>
            <w:lang w:val="en-GB"/>
          </w:rPr>
          <w:t xml:space="preserve"> –</w:t>
        </w:r>
      </w:ins>
      <w:del w:id="2918" w:author="Jane Shaw" w:date="2015-10-19T16:04:00Z">
        <w:r w:rsidR="00EB16E2"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is </w:t>
      </w:r>
      <w:ins w:id="2919" w:author="Jane Shaw" w:date="2015-10-19T16:04:00Z">
        <w:r w:rsidR="00D36F80">
          <w:rPr>
            <w:rFonts w:asciiTheme="majorBidi" w:eastAsia="Times New Roman" w:hAnsiTheme="majorBidi" w:cstheme="majorBidi"/>
            <w:lang w:val="en-GB"/>
          </w:rPr>
          <w:t xml:space="preserve">not </w:t>
        </w:r>
      </w:ins>
      <w:r w:rsidR="004F65E4" w:rsidRPr="00F31509">
        <w:rPr>
          <w:rFonts w:asciiTheme="majorBidi" w:eastAsia="Times New Roman" w:hAnsiTheme="majorBidi" w:cstheme="majorBidi"/>
          <w:lang w:val="en-GB"/>
        </w:rPr>
        <w:t xml:space="preserve">usually </w:t>
      </w:r>
      <w:del w:id="2920" w:author="Jane Shaw" w:date="2015-10-19T16:04:00Z">
        <w:r w:rsidR="004F65E4" w:rsidRPr="00F31509" w:rsidDel="00D36F80">
          <w:rPr>
            <w:rFonts w:asciiTheme="majorBidi" w:eastAsia="Times New Roman" w:hAnsiTheme="majorBidi" w:cstheme="majorBidi"/>
            <w:lang w:val="en-GB"/>
          </w:rPr>
          <w:delText xml:space="preserve">not </w:delText>
        </w:r>
      </w:del>
      <w:r w:rsidR="004F65E4" w:rsidRPr="00F31509">
        <w:rPr>
          <w:rFonts w:asciiTheme="majorBidi" w:eastAsia="Times New Roman" w:hAnsiTheme="majorBidi" w:cstheme="majorBidi"/>
          <w:lang w:val="en-GB"/>
        </w:rPr>
        <w:t xml:space="preserve">capable </w:t>
      </w:r>
      <w:del w:id="2921" w:author="Jane Shaw" w:date="2015-10-19T16:04:00Z">
        <w:r w:rsidR="004F65E4" w:rsidRPr="00F31509" w:rsidDel="00D36F80">
          <w:rPr>
            <w:rFonts w:asciiTheme="majorBidi" w:eastAsia="Times New Roman" w:hAnsiTheme="majorBidi" w:cstheme="majorBidi"/>
            <w:lang w:val="en-GB"/>
          </w:rPr>
          <w:delText xml:space="preserve">to </w:delText>
        </w:r>
      </w:del>
      <w:ins w:id="2922" w:author="Jane Shaw" w:date="2015-10-19T16:04:00Z">
        <w:r w:rsidR="00D36F80">
          <w:rPr>
            <w:rFonts w:asciiTheme="majorBidi" w:eastAsia="Times New Roman" w:hAnsiTheme="majorBidi" w:cstheme="majorBidi"/>
            <w:lang w:val="en-GB"/>
          </w:rPr>
          <w:t xml:space="preserve">of </w:t>
        </w:r>
      </w:ins>
      <w:r w:rsidR="004F65E4" w:rsidRPr="00F31509">
        <w:rPr>
          <w:rFonts w:asciiTheme="majorBidi" w:eastAsia="Times New Roman" w:hAnsiTheme="majorBidi" w:cstheme="majorBidi"/>
          <w:lang w:val="en-GB"/>
        </w:rPr>
        <w:t>provid</w:t>
      </w:r>
      <w:ins w:id="2923" w:author="Jane Shaw" w:date="2015-10-19T16:04:00Z">
        <w:r w:rsidR="00D36F80">
          <w:rPr>
            <w:rFonts w:asciiTheme="majorBidi" w:eastAsia="Times New Roman" w:hAnsiTheme="majorBidi" w:cstheme="majorBidi"/>
            <w:lang w:val="en-GB"/>
          </w:rPr>
          <w:t>ing</w:t>
        </w:r>
      </w:ins>
      <w:del w:id="2924" w:author="Jane Shaw" w:date="2015-10-19T16:04:00Z">
        <w:r w:rsidR="004F65E4" w:rsidRPr="00F31509" w:rsidDel="00D36F80">
          <w:rPr>
            <w:rFonts w:asciiTheme="majorBidi" w:eastAsia="Times New Roman" w:hAnsiTheme="majorBidi" w:cstheme="majorBidi"/>
            <w:lang w:val="en-GB"/>
          </w:rPr>
          <w:delText>e</w:delText>
        </w:r>
      </w:del>
      <w:r w:rsidR="004F65E4" w:rsidRPr="00F31509">
        <w:rPr>
          <w:rFonts w:asciiTheme="majorBidi" w:eastAsia="Times New Roman" w:hAnsiTheme="majorBidi" w:cstheme="majorBidi"/>
          <w:lang w:val="en-GB"/>
        </w:rPr>
        <w:t xml:space="preserve"> the </w:t>
      </w:r>
      <w:del w:id="2925" w:author="Jane Shaw" w:date="2015-10-19T16:04:00Z">
        <w:r w:rsidR="004F65E4" w:rsidRPr="00F31509" w:rsidDel="00D36F80">
          <w:rPr>
            <w:rFonts w:asciiTheme="majorBidi" w:eastAsia="Times New Roman" w:hAnsiTheme="majorBidi" w:cstheme="majorBidi"/>
            <w:lang w:val="en-GB"/>
          </w:rPr>
          <w:delText xml:space="preserve">requested </w:delText>
        </w:r>
      </w:del>
      <w:ins w:id="2926" w:author="Jane Shaw" w:date="2015-10-19T16:04:00Z">
        <w:r w:rsidR="00D36F80">
          <w:rPr>
            <w:rFonts w:asciiTheme="majorBidi" w:eastAsia="Times New Roman" w:hAnsiTheme="majorBidi" w:cstheme="majorBidi"/>
            <w:lang w:val="en-GB"/>
          </w:rPr>
          <w:t xml:space="preserve">necessary </w:t>
        </w:r>
      </w:ins>
      <w:r w:rsidR="004F65E4" w:rsidRPr="00F31509">
        <w:rPr>
          <w:rFonts w:asciiTheme="majorBidi" w:eastAsia="Times New Roman" w:hAnsiTheme="majorBidi" w:cstheme="majorBidi"/>
          <w:lang w:val="en-GB"/>
        </w:rPr>
        <w:t xml:space="preserve">information on the livestock </w:t>
      </w:r>
      <w:del w:id="2927" w:author="Jane Shaw" w:date="2015-10-19T16:04:00Z">
        <w:r w:rsidR="004F65E4" w:rsidRPr="00F31509" w:rsidDel="00D36F80">
          <w:rPr>
            <w:rFonts w:asciiTheme="majorBidi" w:eastAsia="Times New Roman" w:hAnsiTheme="majorBidi" w:cstheme="majorBidi"/>
            <w:lang w:val="en-GB"/>
          </w:rPr>
          <w:delText xml:space="preserve">found </w:delText>
        </w:r>
      </w:del>
      <w:r w:rsidR="004F65E4" w:rsidRPr="00F31509">
        <w:rPr>
          <w:rFonts w:asciiTheme="majorBidi" w:eastAsia="Times New Roman" w:hAnsiTheme="majorBidi" w:cstheme="majorBidi"/>
          <w:lang w:val="en-GB"/>
        </w:rPr>
        <w:t xml:space="preserve">on </w:t>
      </w:r>
      <w:del w:id="2928" w:author="Jane Shaw" w:date="2015-10-19T16:04:00Z">
        <w:r w:rsidR="004F65E4" w:rsidRPr="00F31509" w:rsidDel="00D36F80">
          <w:rPr>
            <w:rFonts w:asciiTheme="majorBidi" w:eastAsia="Times New Roman" w:hAnsiTheme="majorBidi" w:cstheme="majorBidi"/>
            <w:lang w:val="en-GB"/>
          </w:rPr>
          <w:delText xml:space="preserve">their </w:delText>
        </w:r>
      </w:del>
      <w:ins w:id="2929" w:author="Jane Shaw" w:date="2015-10-19T16:04:00Z">
        <w:r w:rsidR="00D36F80">
          <w:rPr>
            <w:rFonts w:asciiTheme="majorBidi" w:eastAsia="Times New Roman" w:hAnsiTheme="majorBidi" w:cstheme="majorBidi"/>
            <w:lang w:val="en-GB"/>
          </w:rPr>
          <w:t xml:space="preserve">his/her </w:t>
        </w:r>
      </w:ins>
      <w:r w:rsidR="004F65E4" w:rsidRPr="00F31509">
        <w:rPr>
          <w:rFonts w:asciiTheme="majorBidi" w:eastAsia="Times New Roman" w:hAnsiTheme="majorBidi" w:cstheme="majorBidi"/>
          <w:lang w:val="en-GB"/>
        </w:rPr>
        <w:t>farm. Second</w:t>
      </w:r>
      <w:del w:id="2930" w:author="Jane Shaw" w:date="2015-10-19T16:05:00Z">
        <w:r w:rsidR="004F65E4" w:rsidRPr="00F31509" w:rsidDel="00D36F80">
          <w:rPr>
            <w:rFonts w:asciiTheme="majorBidi" w:eastAsia="Times New Roman" w:hAnsiTheme="majorBidi" w:cstheme="majorBidi"/>
            <w:lang w:val="en-GB"/>
          </w:rPr>
          <w:delText>ly</w:delText>
        </w:r>
      </w:del>
      <w:r w:rsidR="004F65E4" w:rsidRPr="00F31509">
        <w:rPr>
          <w:rFonts w:asciiTheme="majorBidi" w:eastAsia="Times New Roman" w:hAnsiTheme="majorBidi" w:cstheme="majorBidi"/>
          <w:lang w:val="en-GB"/>
        </w:rPr>
        <w:t xml:space="preserve">, in production systems where livestock are moved from one place to </w:t>
      </w:r>
      <w:del w:id="2931" w:author="Jane Shaw" w:date="2015-10-19T16:05:00Z">
        <w:r w:rsidR="004F65E4" w:rsidRPr="00F31509" w:rsidDel="00D36F80">
          <w:rPr>
            <w:rFonts w:asciiTheme="majorBidi" w:eastAsia="Times New Roman" w:hAnsiTheme="majorBidi" w:cstheme="majorBidi"/>
            <w:lang w:val="en-GB"/>
          </w:rPr>
          <w:delText xml:space="preserve">the </w:delText>
        </w:r>
      </w:del>
      <w:ins w:id="2932" w:author="Jane Shaw" w:date="2015-10-19T16:05:00Z">
        <w:r w:rsidR="00D36F80">
          <w:rPr>
            <w:rFonts w:asciiTheme="majorBidi" w:eastAsia="Times New Roman" w:hAnsiTheme="majorBidi" w:cstheme="majorBidi"/>
            <w:lang w:val="en-GB"/>
          </w:rPr>
          <w:t>an</w:t>
        </w:r>
      </w:ins>
      <w:r w:rsidR="004F65E4" w:rsidRPr="00F31509">
        <w:rPr>
          <w:rFonts w:asciiTheme="majorBidi" w:eastAsia="Times New Roman" w:hAnsiTheme="majorBidi" w:cstheme="majorBidi"/>
          <w:lang w:val="en-GB"/>
        </w:rPr>
        <w:t xml:space="preserve">other </w:t>
      </w:r>
      <w:del w:id="2933" w:author="Jane Shaw" w:date="2015-10-19T16:05:00Z">
        <w:r w:rsidR="004F65E4" w:rsidRPr="00F31509" w:rsidDel="00D36F80">
          <w:rPr>
            <w:rFonts w:asciiTheme="majorBidi" w:eastAsia="Times New Roman" w:hAnsiTheme="majorBidi" w:cstheme="majorBidi"/>
            <w:lang w:val="en-GB"/>
          </w:rPr>
          <w:delText xml:space="preserve">to find </w:delText>
        </w:r>
      </w:del>
      <w:ins w:id="2934" w:author="Jane Shaw" w:date="2015-10-19T16:05:00Z">
        <w:r w:rsidR="00D36F80">
          <w:rPr>
            <w:rFonts w:asciiTheme="majorBidi" w:eastAsia="Times New Roman" w:hAnsiTheme="majorBidi" w:cstheme="majorBidi"/>
            <w:lang w:val="en-GB"/>
          </w:rPr>
          <w:t xml:space="preserve">in search of </w:t>
        </w:r>
      </w:ins>
      <w:r w:rsidR="004F65E4" w:rsidRPr="00F31509">
        <w:rPr>
          <w:rFonts w:asciiTheme="majorBidi" w:eastAsia="Times New Roman" w:hAnsiTheme="majorBidi" w:cstheme="majorBidi"/>
          <w:lang w:val="en-GB"/>
        </w:rPr>
        <w:t xml:space="preserve">fresh pastures for grazing (nomadic pastoralism), </w:t>
      </w:r>
      <w:r w:rsidR="00EB16E2" w:rsidRPr="00F31509">
        <w:rPr>
          <w:rFonts w:asciiTheme="majorBidi" w:eastAsia="Times New Roman" w:hAnsiTheme="majorBidi" w:cstheme="majorBidi"/>
          <w:lang w:val="en-GB"/>
        </w:rPr>
        <w:t xml:space="preserve">dedicated </w:t>
      </w:r>
      <w:r w:rsidR="004F65E4" w:rsidRPr="00F31509">
        <w:rPr>
          <w:rFonts w:asciiTheme="majorBidi" w:eastAsia="Times New Roman" w:hAnsiTheme="majorBidi" w:cstheme="majorBidi"/>
          <w:lang w:val="en-GB"/>
        </w:rPr>
        <w:t>data collection methods</w:t>
      </w:r>
      <w:ins w:id="2935" w:author="Jane Shaw" w:date="2015-10-19T16:06:00Z">
        <w:r w:rsidR="00D36F80">
          <w:rPr>
            <w:rFonts w:asciiTheme="majorBidi" w:eastAsia="Times New Roman" w:hAnsiTheme="majorBidi" w:cstheme="majorBidi"/>
            <w:lang w:val="en-GB"/>
          </w:rPr>
          <w:t xml:space="preserve"> are required –</w:t>
        </w:r>
      </w:ins>
      <w:del w:id="2936" w:author="Jane Shaw" w:date="2015-10-19T16:06: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such as aerial flyover surveys and electronic tagging of animals, combined with remote collection of </w:t>
      </w:r>
      <w:del w:id="2937" w:author="Jane Shaw" w:date="2015-10-19T16:06:00Z">
        <w:r w:rsidR="00EB16E2" w:rsidRPr="00F31509" w:rsidDel="00D36F80">
          <w:rPr>
            <w:rFonts w:asciiTheme="majorBidi" w:eastAsia="Times New Roman" w:hAnsiTheme="majorBidi" w:cstheme="majorBidi"/>
            <w:lang w:val="en-GB"/>
          </w:rPr>
          <w:delText xml:space="preserve">the </w:delText>
        </w:r>
      </w:del>
      <w:r w:rsidR="004F65E4" w:rsidRPr="00F31509">
        <w:rPr>
          <w:rFonts w:asciiTheme="majorBidi" w:eastAsia="Times New Roman" w:hAnsiTheme="majorBidi" w:cstheme="majorBidi"/>
          <w:lang w:val="en-GB"/>
        </w:rPr>
        <w:t>production data</w:t>
      </w:r>
      <w:ins w:id="2938" w:author="Jane Shaw" w:date="2015-10-19T16:06:00Z">
        <w:r w:rsidR="00D36F80">
          <w:rPr>
            <w:rFonts w:asciiTheme="majorBidi" w:eastAsia="Times New Roman" w:hAnsiTheme="majorBidi" w:cstheme="majorBidi"/>
            <w:lang w:val="en-GB"/>
          </w:rPr>
          <w:t xml:space="preserve"> –</w:t>
        </w:r>
      </w:ins>
      <w:del w:id="2939" w:author="Jane Shaw" w:date="2015-10-19T16:06:00Z">
        <w:r w:rsidR="004F65E4" w:rsidRPr="00F31509" w:rsidDel="00D36F80">
          <w:rPr>
            <w:rFonts w:asciiTheme="majorBidi" w:eastAsia="Times New Roman" w:hAnsiTheme="majorBidi" w:cstheme="majorBidi"/>
            <w:lang w:val="en-GB"/>
          </w:rPr>
          <w:delText xml:space="preserve">, </w:delText>
        </w:r>
      </w:del>
      <w:ins w:id="2940" w:author="Jane Shaw" w:date="2015-10-19T16:06:00Z">
        <w:r w:rsidR="00D36F80">
          <w:rPr>
            <w:rFonts w:asciiTheme="majorBidi" w:eastAsia="Times New Roman" w:hAnsiTheme="majorBidi" w:cstheme="majorBidi"/>
            <w:lang w:val="en-GB"/>
          </w:rPr>
          <w:t xml:space="preserve"> </w:t>
        </w:r>
      </w:ins>
      <w:del w:id="2941" w:author="Jane Shaw" w:date="2015-10-19T16:06:00Z">
        <w:r w:rsidR="004F65E4" w:rsidRPr="00F31509" w:rsidDel="00D36F80">
          <w:rPr>
            <w:rFonts w:asciiTheme="majorBidi" w:eastAsia="Times New Roman" w:hAnsiTheme="majorBidi" w:cstheme="majorBidi"/>
            <w:lang w:val="en-GB"/>
          </w:rPr>
          <w:delText xml:space="preserve">are required </w:delText>
        </w:r>
      </w:del>
      <w:r w:rsidR="004F65E4" w:rsidRPr="00F31509">
        <w:rPr>
          <w:rFonts w:asciiTheme="majorBidi" w:eastAsia="Times New Roman" w:hAnsiTheme="majorBidi" w:cstheme="majorBidi"/>
          <w:lang w:val="en-GB"/>
        </w:rPr>
        <w:t xml:space="preserve">to guarantee </w:t>
      </w:r>
      <w:r w:rsidR="0053683D" w:rsidRPr="00F31509">
        <w:rPr>
          <w:rFonts w:asciiTheme="majorBidi" w:eastAsia="Times New Roman" w:hAnsiTheme="majorBidi" w:cstheme="majorBidi"/>
          <w:lang w:val="en-GB"/>
        </w:rPr>
        <w:t xml:space="preserve">complete </w:t>
      </w:r>
      <w:r w:rsidR="004F65E4" w:rsidRPr="00F31509">
        <w:rPr>
          <w:rFonts w:asciiTheme="majorBidi" w:eastAsia="Times New Roman" w:hAnsiTheme="majorBidi" w:cstheme="majorBidi"/>
          <w:lang w:val="en-GB"/>
        </w:rPr>
        <w:t xml:space="preserve">coverage and </w:t>
      </w:r>
      <w:del w:id="2942" w:author="Jane Shaw" w:date="2015-10-19T16:06:00Z">
        <w:r w:rsidR="004F65E4" w:rsidRPr="00F31509" w:rsidDel="00D36F80">
          <w:rPr>
            <w:rFonts w:asciiTheme="majorBidi" w:eastAsia="Times New Roman" w:hAnsiTheme="majorBidi" w:cstheme="majorBidi"/>
            <w:lang w:val="en-GB"/>
          </w:rPr>
          <w:delText xml:space="preserve">to </w:delText>
        </w:r>
      </w:del>
      <w:r w:rsidR="004F65E4" w:rsidRPr="00F31509">
        <w:rPr>
          <w:rFonts w:asciiTheme="majorBidi" w:eastAsia="Times New Roman" w:hAnsiTheme="majorBidi" w:cstheme="majorBidi"/>
          <w:lang w:val="en-GB"/>
        </w:rPr>
        <w:t xml:space="preserve">avoid double-counting. </w:t>
      </w:r>
      <w:del w:id="2943" w:author="Jane Shaw" w:date="2015-10-19T16:07:00Z">
        <w:r w:rsidR="004F65E4" w:rsidRPr="00F31509" w:rsidDel="00D36F80">
          <w:rPr>
            <w:rFonts w:asciiTheme="majorBidi" w:eastAsia="Times New Roman" w:hAnsiTheme="majorBidi" w:cstheme="majorBidi"/>
            <w:lang w:val="en-GB"/>
          </w:rPr>
          <w:delText>Finally</w:delText>
        </w:r>
      </w:del>
      <w:ins w:id="2944" w:author="Jane Shaw" w:date="2015-10-19T16:07:00Z">
        <w:r w:rsidR="00D36F80">
          <w:rPr>
            <w:rFonts w:asciiTheme="majorBidi" w:eastAsia="Times New Roman" w:hAnsiTheme="majorBidi" w:cstheme="majorBidi"/>
            <w:lang w:val="en-GB"/>
          </w:rPr>
          <w:t>A final difficulty is that</w:t>
        </w:r>
      </w:ins>
      <w:del w:id="2945" w:author="Jane Shaw" w:date="2015-10-19T16:07: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holdings with intensi</w:t>
      </w:r>
      <w:ins w:id="2946" w:author="Jane Shaw" w:date="2015-10-19T16:07:00Z">
        <w:r w:rsidR="00D36F80">
          <w:rPr>
            <w:rFonts w:asciiTheme="majorBidi" w:eastAsia="Times New Roman" w:hAnsiTheme="majorBidi" w:cstheme="majorBidi"/>
            <w:lang w:val="en-GB"/>
          </w:rPr>
          <w:t>ve</w:t>
        </w:r>
      </w:ins>
      <w:del w:id="2947" w:author="Jane Shaw" w:date="2015-10-19T16:07:00Z">
        <w:r w:rsidR="004F65E4" w:rsidRPr="00F31509" w:rsidDel="00D36F80">
          <w:rPr>
            <w:rFonts w:asciiTheme="majorBidi" w:eastAsia="Times New Roman" w:hAnsiTheme="majorBidi" w:cstheme="majorBidi"/>
            <w:lang w:val="en-GB"/>
          </w:rPr>
          <w:delText>fied</w:delText>
        </w:r>
      </w:del>
      <w:r w:rsidR="004F65E4" w:rsidRPr="00F31509">
        <w:rPr>
          <w:rFonts w:asciiTheme="majorBidi" w:eastAsia="Times New Roman" w:hAnsiTheme="majorBidi" w:cstheme="majorBidi"/>
          <w:lang w:val="en-GB"/>
        </w:rPr>
        <w:t xml:space="preserve"> animal farming, while including </w:t>
      </w:r>
      <w:del w:id="2948" w:author="Jane Shaw" w:date="2015-10-19T16:08:00Z">
        <w:r w:rsidR="004F65E4" w:rsidRPr="00F31509" w:rsidDel="00D36F80">
          <w:rPr>
            <w:rFonts w:asciiTheme="majorBidi" w:eastAsia="Times New Roman" w:hAnsiTheme="majorBidi" w:cstheme="majorBidi"/>
            <w:lang w:val="en-GB"/>
          </w:rPr>
          <w:delText xml:space="preserve">a </w:delText>
        </w:r>
      </w:del>
      <w:r w:rsidR="004F65E4" w:rsidRPr="00F31509">
        <w:rPr>
          <w:rFonts w:asciiTheme="majorBidi" w:eastAsia="Times New Roman" w:hAnsiTheme="majorBidi" w:cstheme="majorBidi"/>
          <w:lang w:val="en-GB"/>
        </w:rPr>
        <w:t>large number</w:t>
      </w:r>
      <w:ins w:id="2949" w:author="Jane Shaw" w:date="2015-10-19T16:08:00Z">
        <w:r w:rsidR="00D36F80">
          <w:rPr>
            <w:rFonts w:asciiTheme="majorBidi" w:eastAsia="Times New Roman" w:hAnsiTheme="majorBidi" w:cstheme="majorBidi"/>
            <w:lang w:val="en-GB"/>
          </w:rPr>
          <w:t>s</w:t>
        </w:r>
      </w:ins>
      <w:r w:rsidR="004F65E4" w:rsidRPr="00F31509">
        <w:rPr>
          <w:rFonts w:asciiTheme="majorBidi" w:eastAsia="Times New Roman" w:hAnsiTheme="majorBidi" w:cstheme="majorBidi"/>
          <w:lang w:val="en-GB"/>
        </w:rPr>
        <w:t xml:space="preserve"> of animals and producing high output, usually cover small </w:t>
      </w:r>
      <w:del w:id="2950" w:author="Jane Shaw" w:date="2015-10-19T16:08:00Z">
        <w:r w:rsidR="004F65E4" w:rsidRPr="00F31509" w:rsidDel="00D36F80">
          <w:rPr>
            <w:rFonts w:asciiTheme="majorBidi" w:eastAsia="Times New Roman" w:hAnsiTheme="majorBidi" w:cstheme="majorBidi"/>
            <w:lang w:val="en-GB"/>
          </w:rPr>
          <w:delText>space</w:delText>
        </w:r>
      </w:del>
      <w:ins w:id="2951" w:author="Jane Shaw" w:date="2015-10-19T16:08:00Z">
        <w:r w:rsidR="00D36F80">
          <w:rPr>
            <w:rFonts w:asciiTheme="majorBidi" w:eastAsia="Times New Roman" w:hAnsiTheme="majorBidi" w:cstheme="majorBidi"/>
            <w:lang w:val="en-GB"/>
          </w:rPr>
          <w:t>areas</w:t>
        </w:r>
      </w:ins>
      <w:r w:rsidR="004F65E4" w:rsidRPr="00F31509">
        <w:rPr>
          <w:rFonts w:asciiTheme="majorBidi" w:eastAsia="Times New Roman" w:hAnsiTheme="majorBidi" w:cstheme="majorBidi"/>
          <w:lang w:val="en-GB"/>
        </w:rPr>
        <w:t xml:space="preserve">. </w:t>
      </w:r>
      <w:r w:rsidR="0053683D"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w:t>
      </w:r>
      <w:ins w:id="2952" w:author="Jane Shaw" w:date="2015-10-19T16:08:00Z">
        <w:r w:rsidR="00D36F80">
          <w:rPr>
            <w:rFonts w:asciiTheme="majorBidi" w:eastAsia="Times New Roman" w:hAnsiTheme="majorBidi" w:cstheme="majorBidi"/>
            <w:lang w:val="en-GB"/>
          </w:rPr>
          <w:t xml:space="preserve"> probability of the</w:t>
        </w:r>
      </w:ins>
      <w:r w:rsidR="004F65E4" w:rsidRPr="00F31509">
        <w:rPr>
          <w:rFonts w:asciiTheme="majorBidi" w:eastAsia="Times New Roman" w:hAnsiTheme="majorBidi" w:cstheme="majorBidi"/>
          <w:lang w:val="en-GB"/>
        </w:rPr>
        <w:t>se holdings</w:t>
      </w:r>
      <w:del w:id="2953" w:author="Jane Shaw" w:date="2015-10-19T16:08: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2954" w:author="Jane Shaw" w:date="2015-10-19T16:08:00Z">
        <w:r w:rsidR="004F65E4" w:rsidRPr="00F31509" w:rsidDel="00D36F80">
          <w:rPr>
            <w:rFonts w:asciiTheme="majorBidi" w:eastAsia="Times New Roman" w:hAnsiTheme="majorBidi" w:cstheme="majorBidi"/>
            <w:lang w:val="en-GB"/>
          </w:rPr>
          <w:delText xml:space="preserve">probability to </w:delText>
        </w:r>
      </w:del>
      <w:r w:rsidR="004F65E4" w:rsidRPr="00F31509">
        <w:rPr>
          <w:rFonts w:asciiTheme="majorBidi" w:eastAsia="Times New Roman" w:hAnsiTheme="majorBidi" w:cstheme="majorBidi"/>
          <w:lang w:val="en-GB"/>
        </w:rPr>
        <w:t>be</w:t>
      </w:r>
      <w:ins w:id="2955" w:author="Jane Shaw" w:date="2015-10-19T16:08:00Z">
        <w:r w:rsidR="00D36F80">
          <w:rPr>
            <w:rFonts w:asciiTheme="majorBidi" w:eastAsia="Times New Roman" w:hAnsiTheme="majorBidi" w:cstheme="majorBidi"/>
            <w:lang w:val="en-GB"/>
          </w:rPr>
          <w:t>ing</w:t>
        </w:r>
      </w:ins>
      <w:r w:rsidR="004F65E4" w:rsidRPr="00F31509">
        <w:rPr>
          <w:rFonts w:asciiTheme="majorBidi" w:eastAsia="Times New Roman" w:hAnsiTheme="majorBidi" w:cstheme="majorBidi"/>
          <w:lang w:val="en-GB"/>
        </w:rPr>
        <w:t xml:space="preserve"> included in area</w:t>
      </w:r>
      <w:ins w:id="2956" w:author="Jane Shaw" w:date="2015-10-19T16:08:00Z">
        <w:r w:rsidR="00D36F80">
          <w:rPr>
            <w:rFonts w:asciiTheme="majorBidi" w:eastAsia="Times New Roman" w:hAnsiTheme="majorBidi" w:cstheme="majorBidi"/>
            <w:lang w:val="en-GB"/>
          </w:rPr>
          <w:t xml:space="preserve"> </w:t>
        </w:r>
      </w:ins>
      <w:del w:id="2957" w:author="Jane Shaw" w:date="2015-10-19T16:08: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frame</w:t>
      </w:r>
      <w:ins w:id="2958" w:author="Jane Shaw" w:date="2015-10-19T16:08:00Z">
        <w:r w:rsidR="00D36F80">
          <w:rPr>
            <w:rFonts w:asciiTheme="majorBidi" w:eastAsia="Times New Roman" w:hAnsiTheme="majorBidi" w:cstheme="majorBidi"/>
            <w:lang w:val="en-GB"/>
          </w:rPr>
          <w:t>-</w:t>
        </w:r>
      </w:ins>
      <w:del w:id="2959" w:author="Jane Shaw" w:date="2015-10-19T16:08:00Z">
        <w:r w:rsidR="004F65E4" w:rsidRPr="00F31509" w:rsidDel="00D36F80">
          <w:rPr>
            <w:rFonts w:asciiTheme="majorBidi" w:eastAsia="Times New Roman" w:hAnsiTheme="majorBidi" w:cstheme="majorBidi"/>
            <w:lang w:val="en-GB"/>
          </w:rPr>
          <w:delText xml:space="preserve"> </w:delText>
        </w:r>
      </w:del>
      <w:r w:rsidR="004F65E4" w:rsidRPr="00F31509">
        <w:rPr>
          <w:rFonts w:asciiTheme="majorBidi" w:eastAsia="Times New Roman" w:hAnsiTheme="majorBidi" w:cstheme="majorBidi"/>
          <w:lang w:val="en-GB"/>
        </w:rPr>
        <w:t xml:space="preserve">based </w:t>
      </w:r>
      <w:r w:rsidR="0053683D" w:rsidRPr="00F31509">
        <w:rPr>
          <w:rFonts w:asciiTheme="majorBidi" w:eastAsia="Times New Roman" w:hAnsiTheme="majorBidi" w:cstheme="majorBidi"/>
          <w:lang w:val="en-GB"/>
        </w:rPr>
        <w:t xml:space="preserve">sample </w:t>
      </w:r>
      <w:r w:rsidR="004F65E4"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004F65E4" w:rsidRPr="00F31509">
        <w:rPr>
          <w:rFonts w:asciiTheme="majorBidi" w:eastAsia="Times New Roman" w:hAnsiTheme="majorBidi" w:cstheme="majorBidi"/>
          <w:lang w:val="en-GB"/>
        </w:rPr>
        <w:t>exceptionally small (Vogel</w:t>
      </w:r>
      <w:ins w:id="2960" w:author="Jane Shaw" w:date="2015-10-19T16:08:00Z">
        <w:r w:rsidR="00D36F80">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2015</w:t>
      </w:r>
      <w:ins w:id="2961" w:author="Jane Shaw" w:date="2015-10-19T16:08:00Z">
        <w:r w:rsidR="00D36F80">
          <w:rPr>
            <w:rFonts w:asciiTheme="majorBidi" w:eastAsia="Times New Roman" w:hAnsiTheme="majorBidi" w:cstheme="majorBidi"/>
            <w:lang w:val="en-GB"/>
          </w:rPr>
          <w:t>:</w:t>
        </w:r>
      </w:ins>
      <w:del w:id="2962" w:author="Jane Shaw" w:date="2015-10-19T16:08:00Z">
        <w:r w:rsidR="004F65E4" w:rsidRPr="00F31509" w:rsidDel="00D36F80">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2963" w:author="Jane Shaw" w:date="2015-10-19T16:08:00Z">
        <w:r w:rsidR="004F65E4" w:rsidRPr="00F31509" w:rsidDel="00D36F80">
          <w:rPr>
            <w:rFonts w:asciiTheme="majorBidi" w:eastAsia="Times New Roman" w:hAnsiTheme="majorBidi" w:cstheme="majorBidi"/>
            <w:lang w:val="en-GB"/>
          </w:rPr>
          <w:delText xml:space="preserve">p. </w:delText>
        </w:r>
      </w:del>
      <w:r w:rsidR="004F65E4" w:rsidRPr="00F31509">
        <w:rPr>
          <w:rFonts w:asciiTheme="majorBidi" w:eastAsia="Times New Roman" w:hAnsiTheme="majorBidi" w:cstheme="majorBidi"/>
          <w:lang w:val="en-GB"/>
        </w:rPr>
        <w:t>35).</w:t>
      </w:r>
    </w:p>
    <w:p w14:paraId="4FBBF7D2" w14:textId="77777777" w:rsidR="004F65E4" w:rsidRPr="00F31509" w:rsidRDefault="00AA2701">
      <w:pPr>
        <w:pStyle w:val="Titolo3"/>
        <w:rPr>
          <w:lang w:val="en-GB"/>
        </w:rPr>
        <w:pPrChange w:id="2964" w:author="Jane Shaw" w:date="2015-10-19T16:51:00Z">
          <w:pPr>
            <w:pStyle w:val="Titolo3"/>
            <w:jc w:val="both"/>
          </w:pPr>
        </w:pPrChange>
      </w:pPr>
      <w:bookmarkStart w:id="2965" w:name="_Ref428541227"/>
      <w:r w:rsidRPr="00F31509">
        <w:rPr>
          <w:lang w:val="en-GB"/>
        </w:rPr>
        <w:t>Data on i</w:t>
      </w:r>
      <w:r w:rsidR="004F65E4" w:rsidRPr="00F31509">
        <w:rPr>
          <w:lang w:val="en-GB"/>
        </w:rPr>
        <w:t xml:space="preserve">mports and </w:t>
      </w:r>
      <w:r w:rsidRPr="00F31509">
        <w:rPr>
          <w:lang w:val="en-GB"/>
        </w:rPr>
        <w:t>e</w:t>
      </w:r>
      <w:r w:rsidR="004F65E4" w:rsidRPr="00F31509">
        <w:rPr>
          <w:lang w:val="en-GB"/>
        </w:rPr>
        <w:t>xports</w:t>
      </w:r>
      <w:bookmarkEnd w:id="2965"/>
    </w:p>
    <w:p w14:paraId="791F04CF" w14:textId="7DD7372F"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w:t>
      </w:r>
      <w:ins w:id="2966" w:author="Jane Shaw" w:date="2015-11-07T18:28:00Z">
        <w:r w:rsidR="00585E66">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importers and exporters of goods to provide information </w:t>
      </w:r>
      <w:del w:id="2967" w:author="Jane Shaw" w:date="2015-10-19T16:09:00Z">
        <w:r w:rsidRPr="00F31509" w:rsidDel="00D36F80">
          <w:rPr>
            <w:rFonts w:asciiTheme="majorBidi" w:eastAsia="Times New Roman" w:hAnsiTheme="majorBidi" w:cstheme="majorBidi"/>
            <w:lang w:val="en-GB"/>
          </w:rPr>
          <w:delText xml:space="preserve">about </w:delText>
        </w:r>
      </w:del>
      <w:ins w:id="2968" w:author="Jane Shaw" w:date="2015-10-19T16:09:00Z">
        <w:r w:rsidR="00D36F80">
          <w:rPr>
            <w:rFonts w:asciiTheme="majorBidi" w:eastAsia="Times New Roman" w:hAnsiTheme="majorBidi" w:cstheme="majorBidi"/>
            <w:lang w:val="en-GB"/>
          </w:rPr>
          <w:t xml:space="preserve">on </w:t>
        </w:r>
      </w:ins>
      <w:r w:rsidRPr="00F31509">
        <w:rPr>
          <w:rFonts w:asciiTheme="majorBidi" w:eastAsia="Times New Roman" w:hAnsiTheme="majorBidi" w:cstheme="majorBidi"/>
          <w:lang w:val="en-GB"/>
        </w:rPr>
        <w:t>their cross-border transactions to the customs office</w:t>
      </w:r>
      <w:ins w:id="2969" w:author="Jane Shaw" w:date="2015-10-19T16:10:00Z">
        <w:r w:rsidR="00D36F80">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in the form of tax declarations. </w:t>
      </w:r>
      <w:ins w:id="2970" w:author="Jane Shaw" w:date="2015-10-19T16:10:00Z">
        <w:r w:rsidR="00D36F80">
          <w:rPr>
            <w:rFonts w:asciiTheme="majorBidi" w:eastAsia="Times New Roman" w:hAnsiTheme="majorBidi" w:cstheme="majorBidi"/>
            <w:lang w:val="en-GB"/>
          </w:rPr>
          <w:t xml:space="preserve">Among other information, </w:t>
        </w:r>
      </w:ins>
      <w:r w:rsidR="00D36F80" w:rsidRPr="00F31509">
        <w:rPr>
          <w:rFonts w:asciiTheme="majorBidi" w:eastAsia="Times New Roman" w:hAnsiTheme="majorBidi" w:cstheme="majorBidi"/>
          <w:lang w:val="en-GB"/>
        </w:rPr>
        <w:t>the</w:t>
      </w:r>
      <w:ins w:id="2971" w:author="Jane Shaw" w:date="2015-10-19T16:10:00Z">
        <w:r w:rsidR="00D36F80">
          <w:rPr>
            <w:rFonts w:asciiTheme="majorBidi" w:eastAsia="Times New Roman" w:hAnsiTheme="majorBidi" w:cstheme="majorBidi"/>
            <w:lang w:val="en-GB"/>
          </w:rPr>
          <w:t>se</w:t>
        </w:r>
      </w:ins>
      <w:r w:rsidR="00D36F8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tax declarations include</w:t>
      </w:r>
      <w:del w:id="2972" w:author="Jane Shaw" w:date="2015-10-19T16:10:00Z">
        <w:r w:rsidRPr="00F31509" w:rsidDel="00D36F80">
          <w:rPr>
            <w:rFonts w:asciiTheme="majorBidi" w:eastAsia="Times New Roman" w:hAnsiTheme="majorBidi" w:cstheme="majorBidi"/>
            <w:lang w:val="en-GB"/>
          </w:rPr>
          <w:delText>, among other information,</w:delText>
        </w:r>
      </w:del>
      <w:r w:rsidRPr="00F31509">
        <w:rPr>
          <w:rFonts w:asciiTheme="majorBidi" w:eastAsia="Times New Roman" w:hAnsiTheme="majorBidi" w:cstheme="majorBidi"/>
          <w:lang w:val="en-GB"/>
        </w:rPr>
        <w:t xml:space="preserve"> a description of the product, the applicable commodity code</w:t>
      </w:r>
      <w:del w:id="2973" w:author="Jane Shaw" w:date="2015-10-19T16:10:00Z">
        <w:r w:rsidRPr="00F31509" w:rsidDel="00D36F8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based on the </w:t>
      </w:r>
      <w:del w:id="2974" w:author="Jane Shaw" w:date="2015-10-19T16:10:00Z">
        <w:r w:rsidRPr="00F31509" w:rsidDel="00D36F80">
          <w:rPr>
            <w:rFonts w:asciiTheme="majorBidi" w:eastAsia="Times New Roman" w:hAnsiTheme="majorBidi" w:cstheme="majorBidi"/>
            <w:lang w:val="en-GB"/>
          </w:rPr>
          <w:delText xml:space="preserve">Harmonized System </w:delText>
        </w:r>
      </w:del>
      <w:ins w:id="2975" w:author="Jane Shaw" w:date="2015-10-19T16:10:00Z">
        <w:r w:rsidR="00D36F80">
          <w:rPr>
            <w:rFonts w:asciiTheme="majorBidi" w:eastAsia="Times New Roman" w:hAnsiTheme="majorBidi" w:cstheme="majorBidi"/>
            <w:lang w:val="en-GB"/>
          </w:rPr>
          <w:t xml:space="preserve">HS </w:t>
        </w:r>
      </w:ins>
      <w:r w:rsidR="00891363" w:rsidRPr="00F31509">
        <w:rPr>
          <w:rFonts w:asciiTheme="majorBidi" w:eastAsia="Times New Roman" w:hAnsiTheme="majorBidi" w:cstheme="majorBidi"/>
          <w:lang w:val="en-GB"/>
        </w:rPr>
        <w:t>classification</w:t>
      </w:r>
      <w:ins w:id="2976" w:author="Jane Shaw" w:date="2015-10-19T16:14:00Z">
        <w:r w:rsidR="003E0665">
          <w:rPr>
            <w:rFonts w:asciiTheme="majorBidi" w:eastAsia="Times New Roman" w:hAnsiTheme="majorBidi" w:cstheme="majorBidi"/>
            <w:lang w:val="en-GB"/>
          </w:rPr>
          <w:t xml:space="preserve"> (</w:t>
        </w:r>
        <w:r w:rsidR="006A52EB">
          <w:rPr>
            <w:rFonts w:ascii="Times New Roman" w:hAnsi="Times New Roman" w:cs="Times New Roman"/>
          </w:rPr>
          <w:t>see chapter 6</w:t>
        </w:r>
        <w:r w:rsidR="003E0665" w:rsidRPr="002718B1">
          <w:rPr>
            <w:rFonts w:ascii="Times New Roman" w:hAnsi="Times New Roman" w:cs="Times New Roman"/>
          </w:rPr>
          <w:t xml:space="preserve"> </w:t>
        </w:r>
        <w:r w:rsidR="003E0665">
          <w:rPr>
            <w:rFonts w:ascii="Times New Roman" w:hAnsi="Times New Roman" w:cs="Times New Roman"/>
          </w:rPr>
          <w:t>for details)</w:t>
        </w:r>
      </w:ins>
      <w:r w:rsidRPr="00F31509">
        <w:rPr>
          <w:rFonts w:asciiTheme="majorBidi" w:eastAsia="Times New Roman" w:hAnsiTheme="majorBidi" w:cstheme="majorBidi"/>
          <w:lang w:val="en-GB"/>
        </w:rPr>
        <w:t>, the weight</w:t>
      </w:r>
      <w:ins w:id="2977" w:author="Jane Shaw" w:date="2015-11-07T18:29:00Z">
        <w:r w:rsidR="00585E66">
          <w:rPr>
            <w:rFonts w:asciiTheme="majorBidi" w:eastAsia="Times New Roman" w:hAnsiTheme="majorBidi" w:cstheme="majorBidi"/>
            <w:lang w:val="en-GB"/>
          </w:rPr>
          <w:t xml:space="preserve">, </w:t>
        </w:r>
      </w:ins>
      <w:del w:id="2978" w:author="Jane Shaw" w:date="2015-11-07T18:29:00Z">
        <w:r w:rsidR="00E512F4" w:rsidRPr="00F31509" w:rsidDel="00585E66">
          <w:rPr>
            <w:rFonts w:asciiTheme="majorBidi" w:eastAsia="Times New Roman" w:hAnsiTheme="majorBidi" w:cstheme="majorBidi"/>
            <w:lang w:val="en-GB"/>
          </w:rPr>
          <w:delText>/</w:delText>
        </w:r>
      </w:del>
      <w:r w:rsidR="00E512F4" w:rsidRPr="00F31509">
        <w:rPr>
          <w:rFonts w:asciiTheme="majorBidi" w:eastAsia="Times New Roman" w:hAnsiTheme="majorBidi" w:cstheme="majorBidi"/>
          <w:lang w:val="en-GB"/>
        </w:rPr>
        <w:t>quantity</w:t>
      </w:r>
      <w:ins w:id="2979" w:author="Jane Shaw" w:date="2015-11-07T18:29:00Z">
        <w:r w:rsidR="00585E66">
          <w:rPr>
            <w:rFonts w:asciiTheme="majorBidi" w:eastAsia="Times New Roman" w:hAnsiTheme="majorBidi" w:cstheme="majorBidi"/>
            <w:lang w:val="en-GB"/>
          </w:rPr>
          <w:t xml:space="preserve"> or </w:t>
        </w:r>
      </w:ins>
      <w:del w:id="2980" w:author="Jane Shaw" w:date="2015-11-07T18:29:00Z">
        <w:r w:rsidR="00E512F4" w:rsidRPr="00F31509" w:rsidDel="00585E66">
          <w:rPr>
            <w:rFonts w:asciiTheme="majorBidi" w:eastAsia="Times New Roman" w:hAnsiTheme="majorBidi" w:cstheme="majorBidi"/>
            <w:lang w:val="en-GB"/>
          </w:rPr>
          <w:delText>/</w:delText>
        </w:r>
      </w:del>
      <w:r w:rsidR="00E512F4" w:rsidRPr="00F31509">
        <w:rPr>
          <w:rFonts w:asciiTheme="majorBidi" w:eastAsia="Times New Roman" w:hAnsiTheme="majorBidi" w:cstheme="majorBidi"/>
          <w:lang w:val="en-GB"/>
        </w:rPr>
        <w:t>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w:t>
      </w:r>
      <w:del w:id="2981" w:author="Jane Shaw" w:date="2015-10-19T16:15:00Z">
        <w:r w:rsidRPr="00F31509" w:rsidDel="003E0665">
          <w:rPr>
            <w:rFonts w:asciiTheme="majorBidi" w:eastAsia="Times New Roman" w:hAnsiTheme="majorBidi" w:cstheme="majorBidi"/>
            <w:lang w:val="en-GB"/>
          </w:rPr>
          <w:delText xml:space="preserve">principally </w:delText>
        </w:r>
      </w:del>
      <w:r w:rsidRPr="00F31509">
        <w:rPr>
          <w:rFonts w:asciiTheme="majorBidi" w:eastAsia="Times New Roman" w:hAnsiTheme="majorBidi" w:cstheme="majorBidi"/>
          <w:lang w:val="en-GB"/>
        </w:rPr>
        <w:t xml:space="preserve">all transactions of cross-border merchandize trade should be </w:t>
      </w:r>
      <w:del w:id="2982" w:author="Jane Shaw" w:date="2015-10-19T16:22:00Z">
        <w:r w:rsidRPr="00F31509" w:rsidDel="00B9624A">
          <w:rPr>
            <w:rFonts w:asciiTheme="majorBidi" w:eastAsia="Times New Roman" w:hAnsiTheme="majorBidi" w:cstheme="majorBidi"/>
            <w:lang w:val="en-GB"/>
          </w:rPr>
          <w:delText xml:space="preserve">collected by </w:delText>
        </w:r>
      </w:del>
      <w:ins w:id="2983" w:author="Jane Shaw" w:date="2015-10-19T16:22:00Z">
        <w:r w:rsidR="00B9624A">
          <w:rPr>
            <w:rFonts w:asciiTheme="majorBidi" w:eastAsia="Times New Roman" w:hAnsiTheme="majorBidi" w:cstheme="majorBidi"/>
            <w:lang w:val="en-GB"/>
          </w:rPr>
          <w:t xml:space="preserve">reported to </w:t>
        </w:r>
      </w:ins>
      <w:del w:id="2984" w:author="Jane Shaw" w:date="2015-10-19T16:22:00Z">
        <w:r w:rsidRPr="00F31509" w:rsidDel="00B9624A">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customs offices </w:t>
      </w:r>
      <w:del w:id="2985" w:author="Jane Shaw" w:date="2015-10-19T16:22:00Z">
        <w:r w:rsidRPr="00F31509" w:rsidDel="00B9624A">
          <w:rPr>
            <w:rFonts w:asciiTheme="majorBidi" w:eastAsia="Times New Roman" w:hAnsiTheme="majorBidi" w:cstheme="majorBidi"/>
            <w:lang w:val="en-GB"/>
          </w:rPr>
          <w:delText xml:space="preserve">on the basis of </w:delText>
        </w:r>
      </w:del>
      <w:ins w:id="2986" w:author="Jane Shaw" w:date="2015-10-19T16:22:00Z">
        <w:r w:rsidR="00B9624A">
          <w:rPr>
            <w:rFonts w:asciiTheme="majorBidi" w:eastAsia="Times New Roman" w:hAnsiTheme="majorBidi" w:cstheme="majorBidi"/>
            <w:lang w:val="en-GB"/>
          </w:rPr>
          <w:t xml:space="preserve">through </w:t>
        </w:r>
      </w:ins>
      <w:r w:rsidRPr="00F31509">
        <w:rPr>
          <w:rFonts w:asciiTheme="majorBidi" w:eastAsia="Times New Roman" w:hAnsiTheme="majorBidi" w:cstheme="majorBidi"/>
          <w:lang w:val="en-GB"/>
        </w:rPr>
        <w:t xml:space="preserve">tax declarations, </w:t>
      </w:r>
      <w:del w:id="2987" w:author="Jane Shaw" w:date="2015-10-19T16:22:00Z">
        <w:r w:rsidRPr="00F31509" w:rsidDel="00B9624A">
          <w:rPr>
            <w:rFonts w:asciiTheme="majorBidi" w:eastAsia="Times New Roman" w:hAnsiTheme="majorBidi" w:cstheme="majorBidi"/>
            <w:lang w:val="en-GB"/>
          </w:rPr>
          <w:delText xml:space="preserve">and </w:delText>
        </w:r>
      </w:del>
      <w:r w:rsidRPr="00F31509">
        <w:rPr>
          <w:rFonts w:asciiTheme="majorBidi" w:eastAsia="Times New Roman" w:hAnsiTheme="majorBidi" w:cstheme="majorBidi"/>
          <w:lang w:val="en-GB"/>
        </w:rPr>
        <w:t xml:space="preserve">this data collection </w:t>
      </w:r>
      <w:del w:id="2988" w:author="Jane Shaw" w:date="2015-10-19T16:22:00Z">
        <w:r w:rsidRPr="00F31509" w:rsidDel="00B9624A">
          <w:rPr>
            <w:rFonts w:asciiTheme="majorBidi" w:eastAsia="Times New Roman" w:hAnsiTheme="majorBidi" w:cstheme="majorBidi"/>
            <w:lang w:val="en-GB"/>
          </w:rPr>
          <w:delText xml:space="preserve">therefore </w:delText>
        </w:r>
      </w:del>
      <w:ins w:id="2989" w:author="Jane Shaw" w:date="2015-10-19T16:22:00Z">
        <w:r w:rsidR="00B9624A">
          <w:rPr>
            <w:rFonts w:asciiTheme="majorBidi" w:eastAsia="Times New Roman" w:hAnsiTheme="majorBidi" w:cstheme="majorBidi"/>
            <w:lang w:val="en-GB"/>
          </w:rPr>
          <w:t xml:space="preserve">method </w:t>
        </w:r>
      </w:ins>
      <w:r w:rsidRPr="00F31509">
        <w:rPr>
          <w:rFonts w:asciiTheme="majorBidi" w:eastAsia="Times New Roman" w:hAnsiTheme="majorBidi" w:cstheme="majorBidi"/>
          <w:lang w:val="en-GB"/>
        </w:rPr>
        <w:t xml:space="preserve">ensures </w:t>
      </w:r>
      <w:del w:id="2990" w:author="Jane Shaw" w:date="2015-10-19T16:22:00Z">
        <w:r w:rsidRPr="00F31509" w:rsidDel="00B9624A">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large coverage</w:t>
      </w:r>
      <w:ins w:id="2991" w:author="Jane Shaw" w:date="2015-10-19T16:23:00Z">
        <w:r w:rsidR="00B9624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2992" w:author="Jane Shaw" w:date="2015-10-19T16:22:00Z">
        <w:r w:rsidRPr="00F31509" w:rsidDel="00B9624A">
          <w:rPr>
            <w:rFonts w:asciiTheme="majorBidi" w:eastAsia="Times New Roman" w:hAnsiTheme="majorBidi" w:cstheme="majorBidi"/>
            <w:lang w:val="en-GB"/>
          </w:rPr>
          <w:delText xml:space="preserve">as well as </w:delText>
        </w:r>
      </w:del>
      <w:ins w:id="2993" w:author="Jane Shaw" w:date="2015-10-19T16:22:00Z">
        <w:r w:rsidR="00B9624A">
          <w:rPr>
            <w:rFonts w:asciiTheme="majorBidi" w:eastAsia="Times New Roman" w:hAnsiTheme="majorBidi" w:cstheme="majorBidi"/>
            <w:lang w:val="en-GB"/>
          </w:rPr>
          <w:t xml:space="preserve">a </w:t>
        </w:r>
      </w:ins>
      <w:r w:rsidRPr="00F31509">
        <w:rPr>
          <w:rFonts w:asciiTheme="majorBidi" w:eastAsia="Times New Roman" w:hAnsiTheme="majorBidi" w:cstheme="majorBidi"/>
          <w:lang w:val="en-GB"/>
        </w:rPr>
        <w:t>low additional reporting burden and low collection costs</w:t>
      </w:r>
      <w:ins w:id="2994" w:author="Jane Shaw" w:date="2015-10-19T16:23:00Z">
        <w:r w:rsidR="00B9624A">
          <w:rPr>
            <w:rFonts w:asciiTheme="majorBidi" w:eastAsia="Times New Roman" w:hAnsiTheme="majorBidi" w:cstheme="majorBidi"/>
            <w:lang w:val="en-GB"/>
          </w:rPr>
          <w:t>.</w:t>
        </w:r>
      </w:ins>
      <w:del w:id="2995" w:author="Jane Shaw" w:date="2015-10-19T16:23:00Z">
        <w:r w:rsidRPr="00F31509" w:rsidDel="00B9624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UNSD </w:t>
      </w:r>
      <w:ins w:id="2996" w:author="Jane Shaw" w:date="2015-10-19T16:23:00Z">
        <w:r w:rsidR="00B9624A">
          <w:rPr>
            <w:rFonts w:asciiTheme="majorBidi" w:eastAsia="Times New Roman" w:hAnsiTheme="majorBidi" w:cstheme="majorBidi"/>
            <w:lang w:val="en-GB"/>
          </w:rPr>
          <w:t xml:space="preserve">therefore </w:t>
        </w:r>
      </w:ins>
      <w:r w:rsidRPr="00F31509">
        <w:rPr>
          <w:rFonts w:asciiTheme="majorBidi" w:eastAsia="Times New Roman" w:hAnsiTheme="majorBidi" w:cstheme="majorBidi"/>
          <w:lang w:val="en-GB"/>
        </w:rPr>
        <w:t>recommends that customs records be treated as the “most prevalent source” of data on international trade</w:t>
      </w:r>
      <w:ins w:id="2997" w:author="Jane Shaw" w:date="2015-10-19T16:23:00Z">
        <w:r w:rsidR="00B9624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that “statisticians take advantage” of that source (UNSD</w:t>
      </w:r>
      <w:ins w:id="2998" w:author="Jane Shaw" w:date="2015-10-19T16:23:00Z">
        <w:r w:rsidR="00B9624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2004</w:t>
      </w:r>
      <w:ins w:id="2999" w:author="Jane Shaw" w:date="2015-10-19T16:23:00Z">
        <w:r w:rsidR="00B9624A">
          <w:rPr>
            <w:rFonts w:asciiTheme="majorBidi" w:eastAsia="Times New Roman" w:hAnsiTheme="majorBidi" w:cstheme="majorBidi"/>
            <w:lang w:val="en-GB"/>
          </w:rPr>
          <w:t>:</w:t>
        </w:r>
      </w:ins>
      <w:del w:id="3000" w:author="Jane Shaw" w:date="2015-10-19T16:23:00Z">
        <w:r w:rsidRPr="00F31509" w:rsidDel="00B9624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001" w:author="Jane Shaw" w:date="2015-10-19T16:23:00Z">
        <w:r w:rsidRPr="00F31509" w:rsidDel="00B9624A">
          <w:rPr>
            <w:rFonts w:asciiTheme="majorBidi" w:eastAsia="Times New Roman" w:hAnsiTheme="majorBidi" w:cstheme="majorBidi"/>
            <w:lang w:val="en-GB"/>
          </w:rPr>
          <w:delText xml:space="preserve">p. </w:delText>
        </w:r>
      </w:del>
      <w:r w:rsidRPr="00F31509">
        <w:rPr>
          <w:rFonts w:asciiTheme="majorBidi" w:eastAsia="Times New Roman" w:hAnsiTheme="majorBidi" w:cstheme="majorBidi"/>
          <w:lang w:val="en-GB"/>
        </w:rPr>
        <w:t xml:space="preserve">11). </w:t>
      </w:r>
    </w:p>
    <w:p w14:paraId="36086B04" w14:textId="2AB86614"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w:t>
      </w:r>
      <w:ins w:id="3002" w:author="Jane Shaw" w:date="2015-10-19T16:24:00Z">
        <w:r w:rsidR="00B9624A">
          <w:rPr>
            <w:rFonts w:asciiTheme="majorBidi" w:eastAsia="Times New Roman" w:hAnsiTheme="majorBidi" w:cstheme="majorBidi"/>
            <w:lang w:val="en-GB"/>
          </w:rPr>
          <w:t xml:space="preserve">For example, </w:t>
        </w:r>
      </w:ins>
      <w:r w:rsidR="00B9624A" w:rsidRPr="00F31509">
        <w:rPr>
          <w:rFonts w:asciiTheme="majorBidi" w:eastAsia="Times New Roman" w:hAnsiTheme="majorBidi" w:cstheme="majorBidi"/>
          <w:lang w:val="en-GB"/>
        </w:rPr>
        <w:t xml:space="preserve">errors </w:t>
      </w:r>
      <w:r w:rsidRPr="00F31509">
        <w:rPr>
          <w:rFonts w:asciiTheme="majorBidi" w:eastAsia="Times New Roman" w:hAnsiTheme="majorBidi" w:cstheme="majorBidi"/>
          <w:lang w:val="en-GB"/>
        </w:rPr>
        <w:t xml:space="preserve">emerge </w:t>
      </w:r>
      <w:del w:id="3003" w:author="Jane Shaw" w:date="2015-10-19T16:24:00Z">
        <w:r w:rsidRPr="00F31509" w:rsidDel="00B9624A">
          <w:rPr>
            <w:rFonts w:asciiTheme="majorBidi" w:eastAsia="Times New Roman" w:hAnsiTheme="majorBidi" w:cstheme="majorBidi"/>
            <w:lang w:val="en-GB"/>
          </w:rPr>
          <w:delText xml:space="preserve">for example </w:delText>
        </w:r>
      </w:del>
      <w:r w:rsidR="00AA2701" w:rsidRPr="00F31509">
        <w:rPr>
          <w:rFonts w:asciiTheme="majorBidi" w:eastAsia="Times New Roman" w:hAnsiTheme="majorBidi" w:cstheme="majorBidi"/>
          <w:lang w:val="en-GB"/>
        </w:rPr>
        <w:t xml:space="preserve">from inaccuracies in </w:t>
      </w:r>
      <w:del w:id="3004" w:author="Jane Shaw" w:date="2015-10-19T16:23:00Z">
        <w:r w:rsidR="00AA2701" w:rsidRPr="00F31509" w:rsidDel="00B9624A">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w:t>
      </w:r>
      <w:del w:id="3005" w:author="Jane Shaw" w:date="2015-10-19T16:24:00Z">
        <w:r w:rsidR="00AA2701" w:rsidRPr="00F31509" w:rsidDel="00B9624A">
          <w:rPr>
            <w:rFonts w:asciiTheme="majorBidi" w:eastAsia="Times New Roman" w:hAnsiTheme="majorBidi" w:cstheme="majorBidi"/>
            <w:lang w:val="en-GB"/>
          </w:rPr>
          <w:delText xml:space="preserve">for instance due to </w:delText>
        </w:r>
      </w:del>
      <w:ins w:id="3006" w:author="Jane Shaw" w:date="2015-10-19T16:24:00Z">
        <w:r w:rsidR="00B9624A">
          <w:rPr>
            <w:rFonts w:asciiTheme="majorBidi" w:eastAsia="Times New Roman" w:hAnsiTheme="majorBidi" w:cstheme="majorBidi"/>
            <w:lang w:val="en-GB"/>
          </w:rPr>
          <w:t xml:space="preserve">such as </w:t>
        </w:r>
      </w:ins>
      <w:r w:rsidR="00AA2701" w:rsidRPr="00F31509">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w:t>
      </w:r>
      <w:del w:id="3007" w:author="Jane Shaw" w:date="2015-10-19T16:24:00Z">
        <w:r w:rsidR="00AA2701" w:rsidRPr="00F31509" w:rsidDel="00B9624A">
          <w:rPr>
            <w:rFonts w:asciiTheme="majorBidi" w:eastAsia="Times New Roman" w:hAnsiTheme="majorBidi" w:cstheme="majorBidi"/>
            <w:lang w:val="en-GB"/>
          </w:rPr>
          <w:delText xml:space="preserve">the </w:delText>
        </w:r>
        <w:r w:rsidRPr="00F31509" w:rsidDel="00B9624A">
          <w:rPr>
            <w:rFonts w:asciiTheme="majorBidi" w:eastAsia="Times New Roman" w:hAnsiTheme="majorBidi" w:cstheme="majorBidi"/>
            <w:lang w:val="en-GB"/>
          </w:rPr>
          <w:delText xml:space="preserve">wrong </w:delText>
        </w:r>
      </w:del>
      <w:ins w:id="3008" w:author="Jane Shaw" w:date="2015-10-19T16:24:00Z">
        <w:r w:rsidR="00B9624A">
          <w:rPr>
            <w:rFonts w:asciiTheme="majorBidi" w:eastAsia="Times New Roman" w:hAnsiTheme="majorBidi" w:cstheme="majorBidi"/>
            <w:lang w:val="en-GB"/>
          </w:rPr>
          <w:t xml:space="preserve">incorrect </w:t>
        </w:r>
      </w:ins>
      <w:r w:rsidRPr="00F31509">
        <w:rPr>
          <w:rFonts w:asciiTheme="majorBidi" w:eastAsia="Times New Roman" w:hAnsiTheme="majorBidi" w:cstheme="majorBidi"/>
          <w:lang w:val="en-GB"/>
        </w:rPr>
        <w:t>unit</w:t>
      </w:r>
      <w:ins w:id="3009" w:author="Jane Shaw" w:date="2015-10-19T16:24:00Z">
        <w:r w:rsidR="00B9624A">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measure</w:t>
      </w:r>
      <w:ins w:id="3010" w:author="Jane Shaw" w:date="2015-11-07T18:29:00Z">
        <w:r w:rsidR="00585E66">
          <w:rPr>
            <w:rFonts w:asciiTheme="majorBidi" w:eastAsia="Times New Roman" w:hAnsiTheme="majorBidi" w:cstheme="majorBidi"/>
            <w:lang w:val="en-GB"/>
          </w:rPr>
          <w:t>ment</w:t>
        </w:r>
      </w:ins>
      <w:r w:rsidRPr="00F31509">
        <w:rPr>
          <w:rFonts w:asciiTheme="majorBidi" w:eastAsia="Times New Roman" w:hAnsiTheme="majorBidi" w:cstheme="majorBidi"/>
          <w:lang w:val="en-GB"/>
        </w:rPr>
        <w:t>, transcription errors or simple typo</w:t>
      </w:r>
      <w:ins w:id="3011" w:author="Jane Shaw" w:date="2015-10-19T16:24:00Z">
        <w:r w:rsidR="00B9624A">
          <w:rPr>
            <w:rFonts w:asciiTheme="majorBidi" w:eastAsia="Times New Roman" w:hAnsiTheme="majorBidi" w:cstheme="majorBidi"/>
            <w:lang w:val="en-GB"/>
          </w:rPr>
          <w:t>graphical mistakes</w:t>
        </w:r>
      </w:ins>
      <w:del w:id="3012" w:author="Jane Shaw" w:date="2015-10-19T16:24:00Z">
        <w:r w:rsidRPr="00F31509" w:rsidDel="00B9624A">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del w:id="3013" w:author="Jane Shaw" w:date="2015-10-19T16:25:00Z">
        <w:r w:rsidRPr="00F31509" w:rsidDel="00B9624A">
          <w:rPr>
            <w:rFonts w:asciiTheme="majorBidi" w:eastAsia="Times New Roman" w:hAnsiTheme="majorBidi" w:cstheme="majorBidi"/>
            <w:lang w:val="en-GB"/>
          </w:rPr>
          <w:delText>Moreover</w:delText>
        </w:r>
      </w:del>
      <w:ins w:id="3014" w:author="Jane Shaw" w:date="2015-10-19T16:25:00Z">
        <w:r w:rsidR="00B9624A">
          <w:rPr>
            <w:rFonts w:asciiTheme="majorBidi" w:eastAsia="Times New Roman" w:hAnsiTheme="majorBidi" w:cstheme="majorBidi"/>
            <w:lang w:val="en-GB"/>
          </w:rPr>
          <w:t>In addition</w:t>
        </w:r>
      </w:ins>
      <w:r w:rsidRPr="00F31509">
        <w:rPr>
          <w:rFonts w:asciiTheme="majorBidi" w:eastAsia="Times New Roman" w:hAnsiTheme="majorBidi" w:cstheme="majorBidi"/>
          <w:lang w:val="en-GB"/>
        </w:rPr>
        <w:t xml:space="preserve">, </w:t>
      </w:r>
      <w:ins w:id="3015" w:author="Jane Shaw" w:date="2015-10-19T16:25:00Z">
        <w:r w:rsidR="00B9624A">
          <w:rPr>
            <w:rFonts w:asciiTheme="majorBidi" w:eastAsia="Times New Roman" w:hAnsiTheme="majorBidi" w:cstheme="majorBidi"/>
            <w:lang w:val="en-GB"/>
          </w:rPr>
          <w:t xml:space="preserve">traders </w:t>
        </w:r>
      </w:ins>
      <w:r w:rsidR="00AA2701" w:rsidRPr="00F31509">
        <w:rPr>
          <w:rFonts w:asciiTheme="majorBidi" w:eastAsia="Times New Roman" w:hAnsiTheme="majorBidi" w:cstheme="majorBidi"/>
          <w:lang w:val="en-GB"/>
        </w:rPr>
        <w:t>some</w:t>
      </w:r>
      <w:ins w:id="3016" w:author="Jane Shaw" w:date="2015-10-19T16:25:00Z">
        <w:r w:rsidR="00B9624A">
          <w:rPr>
            <w:rFonts w:asciiTheme="majorBidi" w:eastAsia="Times New Roman" w:hAnsiTheme="majorBidi" w:cstheme="majorBidi"/>
            <w:lang w:val="en-GB"/>
          </w:rPr>
          <w:t xml:space="preserve">times fail to report </w:t>
        </w:r>
      </w:ins>
      <w:del w:id="3017" w:author="Jane Shaw" w:date="2015-10-19T16:25:00Z">
        <w:r w:rsidR="00AA2701" w:rsidRPr="00F31509" w:rsidDel="00B9624A">
          <w:rPr>
            <w:rFonts w:asciiTheme="majorBidi" w:eastAsia="Times New Roman" w:hAnsiTheme="majorBidi" w:cstheme="majorBidi"/>
            <w:lang w:val="en-GB"/>
          </w:rPr>
          <w:delText xml:space="preserve"> </w:delText>
        </w:r>
      </w:del>
      <w:r w:rsidR="00AA2701" w:rsidRPr="00F31509">
        <w:rPr>
          <w:rFonts w:asciiTheme="majorBidi" w:eastAsia="Times New Roman" w:hAnsiTheme="majorBidi" w:cstheme="majorBidi"/>
          <w:lang w:val="en-GB"/>
        </w:rPr>
        <w:t xml:space="preserve">trade in goods </w:t>
      </w:r>
      <w:del w:id="3018" w:author="Jane Shaw" w:date="2015-10-19T16:25:00Z">
        <w:r w:rsidR="00AA2701" w:rsidRPr="00F31509" w:rsidDel="00B9624A">
          <w:rPr>
            <w:rFonts w:asciiTheme="majorBidi" w:eastAsia="Times New Roman" w:hAnsiTheme="majorBidi" w:cstheme="majorBidi"/>
            <w:lang w:val="en-GB"/>
          </w:rPr>
          <w:delText xml:space="preserve">is </w:delText>
        </w:r>
        <w:r w:rsidRPr="00F31509" w:rsidDel="00B9624A">
          <w:rPr>
            <w:rFonts w:asciiTheme="majorBidi" w:eastAsia="Times New Roman" w:hAnsiTheme="majorBidi" w:cstheme="majorBidi"/>
            <w:lang w:val="en-GB"/>
          </w:rPr>
          <w:delText xml:space="preserve">not at all declared by the traders </w:delText>
        </w:r>
      </w:del>
      <w:r w:rsidRPr="00F31509">
        <w:rPr>
          <w:rFonts w:asciiTheme="majorBidi" w:eastAsia="Times New Roman" w:hAnsiTheme="majorBidi" w:cstheme="majorBidi"/>
          <w:lang w:val="en-GB"/>
        </w:rPr>
        <w:t xml:space="preserve">to avoid customs duties or </w:t>
      </w:r>
      <w:ins w:id="3019" w:author="Jane Shaw" w:date="2015-10-19T16:26:00Z">
        <w:r w:rsidR="00B9624A">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 xml:space="preserve">circumvent trade restrictions. Errors may also slip in during the processing of </w:t>
      </w:r>
      <w:del w:id="3020" w:author="Jane Shaw" w:date="2015-10-19T16:26:00Z">
        <w:r w:rsidRPr="00F31509" w:rsidDel="00B9624A">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tax declarations by the tax administration or other institutions involved (Eurostat</w:t>
      </w:r>
      <w:ins w:id="3021" w:author="Jane Shaw" w:date="2015-10-19T16:26:00Z">
        <w:r w:rsidR="00B9624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2009</w:t>
      </w:r>
      <w:ins w:id="3022" w:author="Jane Shaw" w:date="2015-10-19T16:26:00Z">
        <w:r w:rsidR="00B9624A">
          <w:rPr>
            <w:rFonts w:asciiTheme="majorBidi" w:eastAsia="Times New Roman" w:hAnsiTheme="majorBidi" w:cstheme="majorBidi"/>
            <w:lang w:val="en-GB"/>
          </w:rPr>
          <w:t>:</w:t>
        </w:r>
      </w:ins>
      <w:del w:id="3023" w:author="Jane Shaw" w:date="2015-10-19T16:26:00Z">
        <w:r w:rsidRPr="00F31509" w:rsidDel="00B9624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Annex I). </w:t>
      </w:r>
      <w:del w:id="3024" w:author="Jane Shaw" w:date="2015-10-19T16:26:00Z">
        <w:r w:rsidRPr="00F31509" w:rsidDel="00B9624A">
          <w:rPr>
            <w:rFonts w:asciiTheme="majorBidi" w:eastAsia="Times New Roman" w:hAnsiTheme="majorBidi" w:cstheme="majorBidi"/>
            <w:lang w:val="en-GB"/>
          </w:rPr>
          <w:delText xml:space="preserve">In addition, albeit </w:delText>
        </w:r>
      </w:del>
      <w:r w:rsidR="00B9624A" w:rsidRPr="00F31509">
        <w:rPr>
          <w:rFonts w:asciiTheme="majorBidi" w:eastAsia="Times New Roman" w:hAnsiTheme="majorBidi" w:cstheme="majorBidi"/>
          <w:lang w:val="en-GB"/>
        </w:rPr>
        <w:t xml:space="preserve">Less </w:t>
      </w:r>
      <w:r w:rsidRPr="00F31509">
        <w:rPr>
          <w:rFonts w:asciiTheme="majorBidi" w:eastAsia="Times New Roman" w:hAnsiTheme="majorBidi" w:cstheme="majorBidi"/>
          <w:lang w:val="en-GB"/>
        </w:rPr>
        <w:t>frequently, certain transactions are not reported for confidentiality reasons</w:t>
      </w:r>
      <w:ins w:id="3025" w:author="Jane Shaw" w:date="2015-10-19T16:26:00Z">
        <w:r w:rsidR="00B9624A">
          <w:rPr>
            <w:rFonts w:asciiTheme="majorBidi" w:eastAsia="Times New Roman" w:hAnsiTheme="majorBidi" w:cstheme="majorBidi"/>
            <w:lang w:val="en-GB"/>
          </w:rPr>
          <w:t>,</w:t>
        </w:r>
      </w:ins>
      <w:del w:id="3026" w:author="Jane Shaw" w:date="2015-10-19T16:26:00Z">
        <w:r w:rsidRPr="00F31509" w:rsidDel="00B9624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027" w:author="Jane Shaw" w:date="2015-10-19T16:26:00Z">
        <w:r w:rsidRPr="00F31509" w:rsidDel="00B9624A">
          <w:rPr>
            <w:rFonts w:asciiTheme="majorBidi" w:eastAsia="Times New Roman" w:hAnsiTheme="majorBidi" w:cstheme="majorBidi"/>
            <w:lang w:val="en-GB"/>
          </w:rPr>
          <w:delText xml:space="preserve">This </w:delText>
        </w:r>
      </w:del>
      <w:ins w:id="3028" w:author="Jane Shaw" w:date="2015-10-19T16:26:00Z">
        <w:r w:rsidR="00B9624A">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is often the case for military equipment</w:t>
      </w:r>
      <w:ins w:id="3029" w:author="Jane Shaw" w:date="2015-10-19T16:26:00Z">
        <w:r w:rsidR="00B9624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3030" w:author="Jane Shaw" w:date="2015-10-19T16:27:00Z">
        <w:r w:rsidRPr="00F31509" w:rsidDel="00B9624A">
          <w:rPr>
            <w:rFonts w:asciiTheme="majorBidi" w:eastAsia="Times New Roman" w:hAnsiTheme="majorBidi" w:cstheme="majorBidi"/>
            <w:lang w:val="en-GB"/>
          </w:rPr>
          <w:delText xml:space="preserve">but </w:delText>
        </w:r>
      </w:del>
      <w:ins w:id="3031" w:author="Jane Shaw" w:date="2015-11-07T18:29:00Z">
        <w:r w:rsidR="00585E66">
          <w:rPr>
            <w:rFonts w:asciiTheme="majorBidi" w:eastAsia="Times New Roman" w:hAnsiTheme="majorBidi" w:cstheme="majorBidi"/>
            <w:lang w:val="en-GB"/>
          </w:rPr>
          <w:t xml:space="preserve">or </w:t>
        </w:r>
      </w:ins>
      <w:del w:id="3032" w:author="Jane Shaw" w:date="2015-11-07T18:29:00Z">
        <w:r w:rsidRPr="00F31509" w:rsidDel="00585E66">
          <w:rPr>
            <w:rFonts w:asciiTheme="majorBidi" w:eastAsia="Times New Roman" w:hAnsiTheme="majorBidi" w:cstheme="majorBidi"/>
            <w:lang w:val="en-GB"/>
          </w:rPr>
          <w:delText xml:space="preserve">also </w:delText>
        </w:r>
      </w:del>
      <w:del w:id="3033" w:author="Jane Shaw" w:date="2015-10-19T16:26:00Z">
        <w:r w:rsidRPr="00F31509" w:rsidDel="00B9624A">
          <w:rPr>
            <w:rFonts w:asciiTheme="majorBidi" w:eastAsia="Times New Roman" w:hAnsiTheme="majorBidi" w:cstheme="majorBidi"/>
            <w:lang w:val="en-GB"/>
          </w:rPr>
          <w:delText xml:space="preserve">occurs </w:delText>
        </w:r>
      </w:del>
      <w:r w:rsidRPr="00F31509">
        <w:rPr>
          <w:rFonts w:asciiTheme="majorBidi" w:eastAsia="Times New Roman" w:hAnsiTheme="majorBidi" w:cstheme="majorBidi"/>
          <w:lang w:val="en-GB"/>
        </w:rPr>
        <w:t xml:space="preserve">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w:t>
      </w:r>
      <w:ins w:id="3034" w:author="Jane Shaw" w:date="2015-10-19T16:27:00Z">
        <w:r w:rsidR="00B9624A">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country level and for FAO. </w:t>
      </w:r>
    </w:p>
    <w:p w14:paraId="7BFE4EFE" w14:textId="45E2839A"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del w:id="3035" w:author="Jane Shaw" w:date="2015-10-19T16:27:00Z">
        <w:r w:rsidRPr="00F31509" w:rsidDel="00B9624A">
          <w:rPr>
            <w:rFonts w:asciiTheme="majorBidi" w:eastAsia="Times New Roman" w:hAnsiTheme="majorBidi" w:cstheme="majorBidi"/>
            <w:lang w:val="en-GB"/>
          </w:rPr>
          <w:delText>, firstly,</w:delText>
        </w:r>
      </w:del>
      <w:r w:rsidR="004F65E4" w:rsidRPr="00F31509">
        <w:rPr>
          <w:rFonts w:asciiTheme="majorBidi" w:eastAsia="Times New Roman" w:hAnsiTheme="majorBidi" w:cstheme="majorBidi"/>
          <w:lang w:val="en-GB"/>
        </w:rPr>
        <w:t xml:space="preserve"> by merging </w:t>
      </w:r>
      <w:del w:id="3036" w:author="Jane Shaw" w:date="2015-10-19T16:27:00Z">
        <w:r w:rsidR="004F65E4" w:rsidRPr="00F31509" w:rsidDel="00B9624A">
          <w:rPr>
            <w:rFonts w:asciiTheme="majorBidi" w:eastAsia="Times New Roman" w:hAnsiTheme="majorBidi" w:cstheme="majorBidi"/>
            <w:lang w:val="en-GB"/>
          </w:rPr>
          <w:delText xml:space="preserve">the </w:delText>
        </w:r>
      </w:del>
      <w:r w:rsidR="004F65E4" w:rsidRPr="00F31509">
        <w:rPr>
          <w:rFonts w:asciiTheme="majorBidi" w:eastAsia="Times New Roman" w:hAnsiTheme="majorBidi" w:cstheme="majorBidi"/>
          <w:lang w:val="en-GB"/>
        </w:rPr>
        <w:t>customs records with data from other sources</w:t>
      </w:r>
      <w:ins w:id="3037" w:author="Jane Shaw" w:date="2015-10-19T16:27:00Z">
        <w:r w:rsidR="00B9624A">
          <w:rPr>
            <w:rFonts w:asciiTheme="majorBidi" w:eastAsia="Times New Roman" w:hAnsiTheme="majorBidi" w:cstheme="majorBidi"/>
            <w:lang w:val="en-GB"/>
          </w:rPr>
          <w:t>, such as</w:t>
        </w:r>
      </w:ins>
      <w:del w:id="3038" w:author="Jane Shaw" w:date="2015-10-19T16:28:00Z">
        <w:r w:rsidR="004F65E4" w:rsidRPr="00F31509" w:rsidDel="00B9624A">
          <w:rPr>
            <w:rFonts w:asciiTheme="majorBidi" w:eastAsia="Times New Roman" w:hAnsiTheme="majorBidi" w:cstheme="majorBidi"/>
            <w:lang w:val="en-GB"/>
          </w:rPr>
          <w:delText>. These may comprise</w:delText>
        </w:r>
      </w:del>
      <w:r w:rsidR="004F65E4" w:rsidRPr="00F31509">
        <w:rPr>
          <w:rFonts w:asciiTheme="majorBidi" w:eastAsia="Times New Roman" w:hAnsiTheme="majorBidi" w:cstheme="majorBidi"/>
          <w:lang w:val="en-GB"/>
        </w:rPr>
        <w:t xml:space="preserve">: </w:t>
      </w:r>
    </w:p>
    <w:p w14:paraId="66295E9B" w14:textId="5A589AA3" w:rsidR="004F65E4" w:rsidRPr="00F31509" w:rsidRDefault="004F65E4" w:rsidP="003C6AA5">
      <w:pPr>
        <w:pStyle w:val="Paragrafoelenco"/>
        <w:numPr>
          <w:ilvl w:val="0"/>
          <w:numId w:val="28"/>
        </w:numPr>
        <w:jc w:val="both"/>
        <w:rPr>
          <w:rFonts w:asciiTheme="majorBidi" w:hAnsiTheme="majorBidi" w:cstheme="majorBidi"/>
        </w:rPr>
      </w:pPr>
      <w:del w:id="3039" w:author="Jane Shaw" w:date="2015-10-19T16:28:00Z">
        <w:r w:rsidRPr="00F31509" w:rsidDel="00B9624A">
          <w:rPr>
            <w:rFonts w:asciiTheme="majorBidi" w:hAnsiTheme="majorBidi" w:cstheme="majorBidi"/>
          </w:rPr>
          <w:delText xml:space="preserve">the </w:delText>
        </w:r>
      </w:del>
      <w:r w:rsidRPr="00F31509">
        <w:rPr>
          <w:rFonts w:asciiTheme="majorBidi" w:hAnsiTheme="majorBidi" w:cstheme="majorBidi"/>
        </w:rPr>
        <w:t xml:space="preserve">records of </w:t>
      </w:r>
      <w:ins w:id="3040" w:author="Jane Shaw" w:date="2015-10-19T16:28:00Z">
        <w:r w:rsidR="00B9624A">
          <w:rPr>
            <w:rFonts w:asciiTheme="majorBidi" w:hAnsiTheme="majorBidi" w:cstheme="majorBidi"/>
          </w:rPr>
          <w:t xml:space="preserve">the </w:t>
        </w:r>
      </w:ins>
      <w:r w:rsidRPr="00F31509">
        <w:rPr>
          <w:rFonts w:asciiTheme="majorBidi" w:hAnsiTheme="majorBidi" w:cstheme="majorBidi"/>
        </w:rPr>
        <w:t xml:space="preserve">financial flows accompanying transactions between residents and non-residents kept by the </w:t>
      </w:r>
      <w:ins w:id="3041" w:author="Jane Shaw" w:date="2015-11-07T18:29:00Z">
        <w:r w:rsidR="00585E66">
          <w:rPr>
            <w:rFonts w:asciiTheme="majorBidi" w:hAnsiTheme="majorBidi" w:cstheme="majorBidi"/>
          </w:rPr>
          <w:t xml:space="preserve">country’s </w:t>
        </w:r>
      </w:ins>
      <w:r w:rsidRPr="00F31509">
        <w:rPr>
          <w:rFonts w:asciiTheme="majorBidi" w:hAnsiTheme="majorBidi" w:cstheme="majorBidi"/>
        </w:rPr>
        <w:t xml:space="preserve">central bank and collected from the financial institutions in charge of </w:t>
      </w:r>
      <w:del w:id="3042" w:author="Jane Shaw" w:date="2015-10-19T16:28:00Z">
        <w:r w:rsidRPr="00F31509" w:rsidDel="00B9624A">
          <w:rPr>
            <w:rFonts w:asciiTheme="majorBidi" w:hAnsiTheme="majorBidi" w:cstheme="majorBidi"/>
          </w:rPr>
          <w:delText xml:space="preserve">the </w:delText>
        </w:r>
      </w:del>
      <w:r w:rsidRPr="00F31509">
        <w:rPr>
          <w:rFonts w:asciiTheme="majorBidi" w:hAnsiTheme="majorBidi" w:cstheme="majorBidi"/>
        </w:rPr>
        <w:t>settl</w:t>
      </w:r>
      <w:del w:id="3043" w:author="Jane Shaw" w:date="2015-10-19T16:28:00Z">
        <w:r w:rsidRPr="00F31509" w:rsidDel="00B9624A">
          <w:rPr>
            <w:rFonts w:asciiTheme="majorBidi" w:hAnsiTheme="majorBidi" w:cstheme="majorBidi"/>
          </w:rPr>
          <w:delText xml:space="preserve">ement of </w:delText>
        </w:r>
      </w:del>
      <w:ins w:id="3044" w:author="Jane Shaw" w:date="2015-10-19T16:28:00Z">
        <w:r w:rsidR="00B9624A">
          <w:rPr>
            <w:rFonts w:asciiTheme="majorBidi" w:hAnsiTheme="majorBidi" w:cstheme="majorBidi"/>
          </w:rPr>
          <w:t xml:space="preserve">ing </w:t>
        </w:r>
      </w:ins>
      <w:r w:rsidRPr="00F31509">
        <w:rPr>
          <w:rFonts w:asciiTheme="majorBidi" w:hAnsiTheme="majorBidi" w:cstheme="majorBidi"/>
        </w:rPr>
        <w:t>these transactions</w:t>
      </w:r>
      <w:ins w:id="3045" w:author="Jane Shaw" w:date="2015-11-07T18:29:00Z">
        <w:r w:rsidR="00585E66">
          <w:rPr>
            <w:rFonts w:asciiTheme="majorBidi" w:hAnsiTheme="majorBidi" w:cstheme="majorBidi"/>
          </w:rPr>
          <w:t>,</w:t>
        </w:r>
      </w:ins>
      <w:r w:rsidRPr="00F31509">
        <w:rPr>
          <w:rFonts w:asciiTheme="majorBidi" w:hAnsiTheme="majorBidi" w:cstheme="majorBidi"/>
        </w:rPr>
        <w:t xml:space="preserve"> in the framework of the </w:t>
      </w:r>
      <w:r w:rsidR="00B9624A" w:rsidRPr="00F31509">
        <w:rPr>
          <w:rFonts w:asciiTheme="majorBidi" w:hAnsiTheme="majorBidi" w:cstheme="majorBidi"/>
        </w:rPr>
        <w:t>international transactions reporting system</w:t>
      </w:r>
      <w:del w:id="3046" w:author="Jane Shaw" w:date="2015-10-19T16:30:00Z">
        <w:r w:rsidR="00B9624A" w:rsidRPr="00F31509" w:rsidDel="00B9624A">
          <w:rPr>
            <w:rFonts w:asciiTheme="majorBidi" w:hAnsiTheme="majorBidi" w:cstheme="majorBidi"/>
          </w:rPr>
          <w:delText xml:space="preserve"> </w:delText>
        </w:r>
        <w:r w:rsidRPr="00F31509" w:rsidDel="00B9624A">
          <w:rPr>
            <w:rFonts w:asciiTheme="majorBidi" w:hAnsiTheme="majorBidi" w:cstheme="majorBidi"/>
          </w:rPr>
          <w:delText>(ITRS)</w:delText>
        </w:r>
      </w:del>
      <w:r w:rsidRPr="00F31509">
        <w:rPr>
          <w:rFonts w:asciiTheme="majorBidi" w:hAnsiTheme="majorBidi" w:cstheme="majorBidi"/>
        </w:rPr>
        <w:t xml:space="preserve">; </w:t>
      </w:r>
    </w:p>
    <w:p w14:paraId="5C1F55B8" w14:textId="175FC07A" w:rsidR="004F65E4" w:rsidRPr="00F31509" w:rsidRDefault="004F65E4" w:rsidP="003C6AA5">
      <w:pPr>
        <w:pStyle w:val="Paragrafoelenco"/>
        <w:numPr>
          <w:ilvl w:val="0"/>
          <w:numId w:val="28"/>
        </w:numPr>
        <w:jc w:val="both"/>
        <w:rPr>
          <w:rFonts w:asciiTheme="majorBidi" w:hAnsiTheme="majorBidi" w:cstheme="majorBidi"/>
        </w:rPr>
      </w:pPr>
      <w:del w:id="3047" w:author="Jane Shaw" w:date="2015-10-19T16:30:00Z">
        <w:r w:rsidRPr="00F31509" w:rsidDel="00B9624A">
          <w:rPr>
            <w:rFonts w:asciiTheme="majorBidi" w:hAnsiTheme="majorBidi" w:cstheme="majorBidi"/>
          </w:rPr>
          <w:delText xml:space="preserve">the </w:delText>
        </w:r>
      </w:del>
      <w:del w:id="3048" w:author="Jane Shaw" w:date="2015-11-07T18:30:00Z">
        <w:r w:rsidRPr="00F31509" w:rsidDel="00585E66">
          <w:rPr>
            <w:rFonts w:asciiTheme="majorBidi" w:hAnsiTheme="majorBidi" w:cstheme="majorBidi"/>
          </w:rPr>
          <w:delText xml:space="preserve">foreign </w:delText>
        </w:r>
      </w:del>
      <w:ins w:id="3049" w:author="Jane Shaw" w:date="2015-11-07T18:30:00Z">
        <w:r w:rsidR="00585E66">
          <w:rPr>
            <w:rFonts w:asciiTheme="majorBidi" w:hAnsiTheme="majorBidi" w:cstheme="majorBidi"/>
          </w:rPr>
          <w:t xml:space="preserve">other countries’ </w:t>
        </w:r>
      </w:ins>
      <w:r w:rsidRPr="00F31509">
        <w:rPr>
          <w:rFonts w:asciiTheme="majorBidi" w:hAnsiTheme="majorBidi" w:cstheme="majorBidi"/>
        </w:rPr>
        <w:t>shipping manifests prepared for ships, aircraft</w:t>
      </w:r>
      <w:del w:id="3050" w:author="Jane Shaw" w:date="2015-10-19T16:30:00Z">
        <w:r w:rsidRPr="00F31509" w:rsidDel="00B9624A">
          <w:rPr>
            <w:rFonts w:asciiTheme="majorBidi" w:hAnsiTheme="majorBidi" w:cstheme="majorBidi"/>
          </w:rPr>
          <w:delText>s</w:delText>
        </w:r>
      </w:del>
      <w:r w:rsidRPr="00F31509">
        <w:rPr>
          <w:rFonts w:asciiTheme="majorBidi" w:hAnsiTheme="majorBidi" w:cstheme="majorBidi"/>
        </w:rPr>
        <w:t xml:space="preserve"> and vehicles crossing the border, which list details </w:t>
      </w:r>
      <w:del w:id="3051" w:author="Jane Shaw" w:date="2015-11-07T18:29:00Z">
        <w:r w:rsidRPr="00F31509" w:rsidDel="00585E66">
          <w:rPr>
            <w:rFonts w:asciiTheme="majorBidi" w:hAnsiTheme="majorBidi" w:cstheme="majorBidi"/>
          </w:rPr>
          <w:delText xml:space="preserve">on </w:delText>
        </w:r>
      </w:del>
      <w:ins w:id="3052" w:author="Jane Shaw" w:date="2015-11-07T18:29:00Z">
        <w:r w:rsidR="00585E66">
          <w:rPr>
            <w:rFonts w:asciiTheme="majorBidi" w:hAnsiTheme="majorBidi" w:cstheme="majorBidi"/>
          </w:rPr>
          <w:t xml:space="preserve">of </w:t>
        </w:r>
      </w:ins>
      <w:del w:id="3053" w:author="Jane Shaw" w:date="2015-11-07T18:30:00Z">
        <w:r w:rsidRPr="00F31509" w:rsidDel="00585E66">
          <w:rPr>
            <w:rFonts w:asciiTheme="majorBidi" w:hAnsiTheme="majorBidi" w:cstheme="majorBidi"/>
          </w:rPr>
          <w:delText xml:space="preserve">their </w:delText>
        </w:r>
      </w:del>
      <w:r w:rsidRPr="00F31509">
        <w:rPr>
          <w:rFonts w:asciiTheme="majorBidi" w:hAnsiTheme="majorBidi" w:cstheme="majorBidi"/>
        </w:rPr>
        <w:t>cargo</w:t>
      </w:r>
      <w:ins w:id="3054" w:author="Jane Shaw" w:date="2015-11-07T18:30:00Z">
        <w:r w:rsidR="00585E66">
          <w:rPr>
            <w:rFonts w:asciiTheme="majorBidi" w:hAnsiTheme="majorBidi" w:cstheme="majorBidi"/>
          </w:rPr>
          <w:t>es</w:t>
        </w:r>
      </w:ins>
      <w:r w:rsidRPr="00F31509">
        <w:rPr>
          <w:rFonts w:asciiTheme="majorBidi" w:hAnsiTheme="majorBidi" w:cstheme="majorBidi"/>
        </w:rPr>
        <w:t xml:space="preserve">; </w:t>
      </w:r>
    </w:p>
    <w:p w14:paraId="392865E3" w14:textId="04A2DA6F" w:rsidR="004F65E4" w:rsidRPr="00F31509" w:rsidRDefault="004F65E4" w:rsidP="003C6AA5">
      <w:pPr>
        <w:pStyle w:val="Paragrafoelenco"/>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t>
      </w:r>
      <w:del w:id="3055" w:author="Jane Shaw" w:date="2015-10-19T16:30:00Z">
        <w:r w:rsidRPr="00F31509" w:rsidDel="00B9624A">
          <w:rPr>
            <w:rFonts w:asciiTheme="majorBidi" w:hAnsiTheme="majorBidi" w:cstheme="majorBidi"/>
          </w:rPr>
          <w:delText xml:space="preserve">which are sometimes </w:delText>
        </w:r>
      </w:del>
      <w:r w:rsidRPr="00F31509">
        <w:rPr>
          <w:rFonts w:asciiTheme="majorBidi" w:hAnsiTheme="majorBidi" w:cstheme="majorBidi"/>
        </w:rPr>
        <w:t xml:space="preserve">prepared on the basis of </w:t>
      </w:r>
      <w:del w:id="3056" w:author="Jane Shaw" w:date="2015-10-19T16:31:00Z">
        <w:r w:rsidRPr="00F31509" w:rsidDel="00B9624A">
          <w:rPr>
            <w:rFonts w:asciiTheme="majorBidi" w:hAnsiTheme="majorBidi" w:cstheme="majorBidi"/>
          </w:rPr>
          <w:delText xml:space="preserve">the </w:delText>
        </w:r>
      </w:del>
      <w:r w:rsidRPr="00F31509">
        <w:rPr>
          <w:rFonts w:asciiTheme="majorBidi" w:hAnsiTheme="majorBidi" w:cstheme="majorBidi"/>
        </w:rPr>
        <w:t xml:space="preserve">shipping manifests; </w:t>
      </w:r>
    </w:p>
    <w:p w14:paraId="5DD97A79" w14:textId="6ADD0B9F" w:rsidR="004F65E4" w:rsidRPr="00F31509" w:rsidRDefault="004F65E4" w:rsidP="003C6AA5">
      <w:pPr>
        <w:pStyle w:val="Paragrafoelenco"/>
        <w:numPr>
          <w:ilvl w:val="0"/>
          <w:numId w:val="28"/>
        </w:numPr>
        <w:jc w:val="both"/>
        <w:rPr>
          <w:rFonts w:asciiTheme="majorBidi" w:hAnsiTheme="majorBidi" w:cstheme="majorBidi"/>
        </w:rPr>
      </w:pPr>
      <w:r w:rsidRPr="00F31509">
        <w:rPr>
          <w:rFonts w:asciiTheme="majorBidi" w:hAnsiTheme="majorBidi" w:cstheme="majorBidi"/>
        </w:rPr>
        <w:t xml:space="preserve">records of the parcel </w:t>
      </w:r>
      <w:del w:id="3057" w:author="Jane Shaw" w:date="2015-10-19T16:31:00Z">
        <w:r w:rsidRPr="00F31509" w:rsidDel="00B9624A">
          <w:rPr>
            <w:rFonts w:asciiTheme="majorBidi" w:hAnsiTheme="majorBidi" w:cstheme="majorBidi"/>
          </w:rPr>
          <w:delText xml:space="preserve">post </w:delText>
        </w:r>
      </w:del>
      <w:r w:rsidRPr="00F31509">
        <w:rPr>
          <w:rFonts w:asciiTheme="majorBidi" w:hAnsiTheme="majorBidi" w:cstheme="majorBidi"/>
        </w:rPr>
        <w:t>and letter post</w:t>
      </w:r>
      <w:ins w:id="3058" w:author="Jane Shaw" w:date="2015-10-19T16:31:00Z">
        <w:r w:rsidR="00B9624A">
          <w:rPr>
            <w:rFonts w:asciiTheme="majorBidi" w:hAnsiTheme="majorBidi" w:cstheme="majorBidi"/>
          </w:rPr>
          <w:t>,</w:t>
        </w:r>
      </w:ins>
      <w:r w:rsidRPr="00F31509">
        <w:rPr>
          <w:rFonts w:asciiTheme="majorBidi" w:hAnsiTheme="majorBidi" w:cstheme="majorBidi"/>
        </w:rPr>
        <w:t xml:space="preserve"> which need to be kept in </w:t>
      </w:r>
      <w:del w:id="3059" w:author="Jane Shaw" w:date="2015-10-19T16:31:00Z">
        <w:r w:rsidRPr="00F31509" w:rsidDel="00B9624A">
          <w:rPr>
            <w:rFonts w:asciiTheme="majorBidi" w:hAnsiTheme="majorBidi" w:cstheme="majorBidi"/>
          </w:rPr>
          <w:delText xml:space="preserve">the majority of </w:delText>
        </w:r>
      </w:del>
      <w:ins w:id="3060" w:author="Jane Shaw" w:date="2015-10-19T16:31:00Z">
        <w:r w:rsidR="00B9624A">
          <w:rPr>
            <w:rFonts w:asciiTheme="majorBidi" w:hAnsiTheme="majorBidi" w:cstheme="majorBidi"/>
          </w:rPr>
          <w:t xml:space="preserve">most </w:t>
        </w:r>
      </w:ins>
      <w:r w:rsidRPr="00F31509">
        <w:rPr>
          <w:rFonts w:asciiTheme="majorBidi" w:hAnsiTheme="majorBidi" w:cstheme="majorBidi"/>
        </w:rPr>
        <w:t>countries</w:t>
      </w:r>
      <w:del w:id="3061" w:author="Jane Shaw" w:date="2015-10-19T16:31:00Z">
        <w:r w:rsidRPr="00F31509" w:rsidDel="00B9624A">
          <w:rPr>
            <w:rFonts w:asciiTheme="majorBidi" w:hAnsiTheme="majorBidi" w:cstheme="majorBidi"/>
          </w:rPr>
          <w:delText>,</w:delText>
        </w:r>
      </w:del>
      <w:r w:rsidRPr="00F31509">
        <w:rPr>
          <w:rFonts w:asciiTheme="majorBidi" w:hAnsiTheme="majorBidi" w:cstheme="majorBidi"/>
        </w:rPr>
        <w:t xml:space="preserve"> as stipulated by the acts of the Universal Postal Union; </w:t>
      </w:r>
    </w:p>
    <w:p w14:paraId="7B3C58F5" w14:textId="43DFE712" w:rsidR="00932E35" w:rsidRPr="00F31509" w:rsidRDefault="004F65E4" w:rsidP="003C6AA5">
      <w:pPr>
        <w:pStyle w:val="Paragrafoelenco"/>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w:t>
      </w:r>
      <w:del w:id="3062" w:author="Jane Shaw" w:date="2015-10-19T16:32:00Z">
        <w:r w:rsidRPr="00F31509" w:rsidDel="00B9624A">
          <w:rPr>
            <w:rFonts w:asciiTheme="majorBidi" w:hAnsiTheme="majorBidi" w:cstheme="majorBidi"/>
          </w:rPr>
          <w:delText xml:space="preserve">to </w:delText>
        </w:r>
      </w:del>
      <w:ins w:id="3063" w:author="Jane Shaw" w:date="2015-10-19T16:32:00Z">
        <w:r w:rsidR="00B9624A">
          <w:rPr>
            <w:rFonts w:asciiTheme="majorBidi" w:hAnsiTheme="majorBidi" w:cstheme="majorBidi"/>
          </w:rPr>
          <w:t xml:space="preserve">those </w:t>
        </w:r>
      </w:ins>
      <w:r w:rsidRPr="00F31509">
        <w:rPr>
          <w:rFonts w:asciiTheme="majorBidi" w:hAnsiTheme="majorBidi" w:cstheme="majorBidi"/>
        </w:rPr>
        <w:t>record</w:t>
      </w:r>
      <w:ins w:id="3064" w:author="Jane Shaw" w:date="2015-10-19T16:32:00Z">
        <w:r w:rsidR="00B9624A">
          <w:rPr>
            <w:rFonts w:asciiTheme="majorBidi" w:hAnsiTheme="majorBidi" w:cstheme="majorBidi"/>
          </w:rPr>
          <w:t>ing</w:t>
        </w:r>
      </w:ins>
      <w:r w:rsidRPr="00F31509">
        <w:rPr>
          <w:rFonts w:asciiTheme="majorBidi" w:hAnsiTheme="majorBidi" w:cstheme="majorBidi"/>
        </w:rPr>
        <w:t xml:space="preserve"> exports and imports </w:t>
      </w:r>
      <w:del w:id="3065" w:author="Jane Shaw" w:date="2015-10-19T16:32:00Z">
        <w:r w:rsidRPr="00F31509" w:rsidDel="00B9624A">
          <w:rPr>
            <w:rFonts w:asciiTheme="majorBidi" w:hAnsiTheme="majorBidi" w:cstheme="majorBidi"/>
          </w:rPr>
          <w:delText xml:space="preserve">of </w:delText>
        </w:r>
      </w:del>
      <w:ins w:id="3066" w:author="Jane Shaw" w:date="2015-10-19T16:32:00Z">
        <w:r w:rsidR="00B9624A">
          <w:rPr>
            <w:rFonts w:asciiTheme="majorBidi" w:hAnsiTheme="majorBidi" w:cstheme="majorBidi"/>
          </w:rPr>
          <w:t xml:space="preserve">via </w:t>
        </w:r>
      </w:ins>
      <w:r w:rsidRPr="00F31509">
        <w:rPr>
          <w:rFonts w:asciiTheme="majorBidi" w:hAnsiTheme="majorBidi" w:cstheme="majorBidi"/>
        </w:rPr>
        <w:t>ship</w:t>
      </w:r>
      <w:del w:id="3067" w:author="Jane Shaw" w:date="2015-10-19T16:32:00Z">
        <w:r w:rsidRPr="00F31509" w:rsidDel="00B9624A">
          <w:rPr>
            <w:rFonts w:asciiTheme="majorBidi" w:hAnsiTheme="majorBidi" w:cstheme="majorBidi"/>
          </w:rPr>
          <w:delText>s</w:delText>
        </w:r>
      </w:del>
      <w:r w:rsidRPr="00F31509">
        <w:rPr>
          <w:rFonts w:asciiTheme="majorBidi" w:hAnsiTheme="majorBidi" w:cstheme="majorBidi"/>
        </w:rPr>
        <w:t xml:space="preserve"> and aircraft</w:t>
      </w:r>
      <w:del w:id="3068" w:author="Jane Shaw" w:date="2015-10-19T16:32:00Z">
        <w:r w:rsidRPr="00F31509" w:rsidDel="00B9624A">
          <w:rPr>
            <w:rFonts w:asciiTheme="majorBidi" w:hAnsiTheme="majorBidi" w:cstheme="majorBidi"/>
          </w:rPr>
          <w:delText>s</w:delText>
        </w:r>
      </w:del>
      <w:r w:rsidRPr="00F31509">
        <w:rPr>
          <w:rFonts w:asciiTheme="majorBidi" w:hAnsiTheme="majorBidi" w:cstheme="majorBidi"/>
        </w:rPr>
        <w:t xml:space="preserve">, which do not always imply border-crossing of the traded objects; </w:t>
      </w:r>
    </w:p>
    <w:p w14:paraId="70A28369" w14:textId="77777777" w:rsidR="00B9624A" w:rsidRDefault="004F65E4" w:rsidP="00932E35">
      <w:pPr>
        <w:pStyle w:val="Paragrafoelenco"/>
        <w:numPr>
          <w:ilvl w:val="0"/>
          <w:numId w:val="28"/>
        </w:numPr>
        <w:jc w:val="both"/>
        <w:rPr>
          <w:ins w:id="3069" w:author="Jane Shaw" w:date="2015-10-19T16:32:00Z"/>
          <w:rFonts w:asciiTheme="majorBidi" w:hAnsiTheme="majorBidi" w:cstheme="majorBidi"/>
        </w:rPr>
      </w:pPr>
      <w:r w:rsidRPr="00F31509">
        <w:rPr>
          <w:rFonts w:asciiTheme="majorBidi" w:hAnsiTheme="majorBidi" w:cstheme="majorBidi"/>
        </w:rPr>
        <w:t xml:space="preserve">reports of commodity boards; </w:t>
      </w:r>
    </w:p>
    <w:p w14:paraId="552DA983" w14:textId="034A57D7" w:rsidR="00932E35" w:rsidRPr="00F31509" w:rsidRDefault="004F65E4" w:rsidP="00932E35">
      <w:pPr>
        <w:pStyle w:val="Paragrafoelenco"/>
        <w:numPr>
          <w:ilvl w:val="0"/>
          <w:numId w:val="28"/>
        </w:numPr>
        <w:jc w:val="both"/>
        <w:rPr>
          <w:rFonts w:asciiTheme="majorBidi" w:hAnsiTheme="majorBidi" w:cstheme="majorBidi"/>
        </w:rPr>
      </w:pPr>
      <w:r w:rsidRPr="00F31509">
        <w:rPr>
          <w:rFonts w:asciiTheme="majorBidi" w:hAnsiTheme="majorBidi" w:cstheme="majorBidi"/>
        </w:rPr>
        <w:t>records compiled for the collection of value</w:t>
      </w:r>
      <w:ins w:id="3070" w:author="Jane Shaw" w:date="2015-10-19T16:33:00Z">
        <w:r w:rsidR="00B9624A">
          <w:rPr>
            <w:rFonts w:asciiTheme="majorBidi" w:hAnsiTheme="majorBidi" w:cstheme="majorBidi"/>
          </w:rPr>
          <w:t>-</w:t>
        </w:r>
      </w:ins>
      <w:del w:id="3071" w:author="Jane Shaw" w:date="2015-10-19T16:33:00Z">
        <w:r w:rsidRPr="00F31509" w:rsidDel="00B9624A">
          <w:rPr>
            <w:rFonts w:asciiTheme="majorBidi" w:hAnsiTheme="majorBidi" w:cstheme="majorBidi"/>
          </w:rPr>
          <w:delText xml:space="preserve"> </w:delText>
        </w:r>
      </w:del>
      <w:r w:rsidRPr="00F31509">
        <w:rPr>
          <w:rFonts w:asciiTheme="majorBidi" w:hAnsiTheme="majorBidi" w:cstheme="majorBidi"/>
        </w:rPr>
        <w:t xml:space="preserve">added tax; </w:t>
      </w:r>
    </w:p>
    <w:p w14:paraId="53CCDFD4" w14:textId="06A20BCA" w:rsidR="004F65E4" w:rsidRPr="00F31509" w:rsidRDefault="004F65E4" w:rsidP="60226960">
      <w:pPr>
        <w:pStyle w:val="Paragrafoelenco"/>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UNSD</w:t>
      </w:r>
      <w:ins w:id="3072" w:author="Jane Shaw" w:date="2015-10-19T16:33:00Z">
        <w:r w:rsidR="00B9624A">
          <w:rPr>
            <w:rFonts w:asciiTheme="majorBidi" w:eastAsia="Times New Roman" w:hAnsiTheme="majorBidi" w:cstheme="majorBidi"/>
          </w:rPr>
          <w:t>,</w:t>
        </w:r>
      </w:ins>
      <w:r w:rsidR="00932E35" w:rsidRPr="00F31509">
        <w:rPr>
          <w:rFonts w:asciiTheme="majorBidi" w:eastAsia="Times New Roman" w:hAnsiTheme="majorBidi" w:cstheme="majorBidi"/>
        </w:rPr>
        <w:t xml:space="preserve"> </w:t>
      </w:r>
      <w:r w:rsidRPr="00F31509">
        <w:rPr>
          <w:rFonts w:asciiTheme="majorBidi" w:eastAsia="Times New Roman" w:hAnsiTheme="majorBidi" w:cstheme="majorBidi"/>
        </w:rPr>
        <w:t>2004</w:t>
      </w:r>
      <w:ins w:id="3073" w:author="Jane Shaw" w:date="2015-10-19T16:33:00Z">
        <w:r w:rsidR="00B9624A">
          <w:rPr>
            <w:rFonts w:asciiTheme="majorBidi" w:eastAsia="Times New Roman" w:hAnsiTheme="majorBidi" w:cstheme="majorBidi"/>
          </w:rPr>
          <w:t>:</w:t>
        </w:r>
      </w:ins>
      <w:del w:id="3074" w:author="Jane Shaw" w:date="2015-10-19T16:33:00Z">
        <w:r w:rsidRPr="00F31509" w:rsidDel="00B9624A">
          <w:rPr>
            <w:rFonts w:asciiTheme="majorBidi" w:eastAsia="Times New Roman" w:hAnsiTheme="majorBidi" w:cstheme="majorBidi"/>
          </w:rPr>
          <w:delText>,</w:delText>
        </w:r>
      </w:del>
      <w:r w:rsidRPr="00F31509">
        <w:rPr>
          <w:rFonts w:asciiTheme="majorBidi" w:eastAsia="Times New Roman" w:hAnsiTheme="majorBidi" w:cstheme="majorBidi"/>
        </w:rPr>
        <w:t xml:space="preserve"> chapter 4). </w:t>
      </w:r>
    </w:p>
    <w:p w14:paraId="75B3AEAA" w14:textId="2FEA0B48"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In some countries, such as the Democratic Republic of the Congo, records on cross-border trade in agricultural products are compiled by the national veterinary service</w:t>
      </w:r>
      <w:ins w:id="3075" w:author="Jane Shaw" w:date="2015-10-19T16:33:00Z">
        <w:r w:rsidR="00B9624A">
          <w:rPr>
            <w:rFonts w:asciiTheme="majorBidi" w:hAnsiTheme="majorBidi" w:cstheme="majorBidi"/>
            <w:lang w:val="en-GB"/>
          </w:rPr>
          <w:t>,</w:t>
        </w:r>
      </w:ins>
      <w:r w:rsidRPr="00F31509">
        <w:rPr>
          <w:rFonts w:asciiTheme="majorBidi" w:hAnsiTheme="majorBidi" w:cstheme="majorBidi"/>
          <w:lang w:val="en-GB"/>
        </w:rPr>
        <w:t xml:space="preserve"> which is represented </w:t>
      </w:r>
      <w:del w:id="3076" w:author="Jane Shaw" w:date="2015-10-19T16:33:00Z">
        <w:r w:rsidRPr="00F31509" w:rsidDel="00B9624A">
          <w:rPr>
            <w:rFonts w:asciiTheme="majorBidi" w:hAnsiTheme="majorBidi" w:cstheme="majorBidi"/>
            <w:lang w:val="en-GB"/>
          </w:rPr>
          <w:delText xml:space="preserve">on </w:delText>
        </w:r>
      </w:del>
      <w:ins w:id="3077" w:author="Jane Shaw" w:date="2015-10-19T16:33:00Z">
        <w:r w:rsidR="00B9624A">
          <w:rPr>
            <w:rFonts w:asciiTheme="majorBidi" w:hAnsiTheme="majorBidi" w:cstheme="majorBidi"/>
            <w:lang w:val="en-GB"/>
          </w:rPr>
          <w:t xml:space="preserve">at </w:t>
        </w:r>
      </w:ins>
      <w:r w:rsidRPr="00F31509">
        <w:rPr>
          <w:rFonts w:asciiTheme="majorBidi" w:hAnsiTheme="majorBidi" w:cstheme="majorBidi"/>
          <w:lang w:val="en-GB"/>
        </w:rPr>
        <w:t xml:space="preserve">the main customs points to verify </w:t>
      </w:r>
      <w:ins w:id="3078" w:author="Jane Shaw" w:date="2015-10-19T16:33:00Z">
        <w:r w:rsidR="00B9624A">
          <w:rPr>
            <w:rFonts w:asciiTheme="majorBidi" w:hAnsiTheme="majorBidi" w:cstheme="majorBidi"/>
            <w:lang w:val="en-GB"/>
          </w:rPr>
          <w:t xml:space="preserve">the </w:t>
        </w:r>
      </w:ins>
      <w:r w:rsidRPr="00F31509">
        <w:rPr>
          <w:rFonts w:asciiTheme="majorBidi" w:hAnsiTheme="majorBidi" w:cstheme="majorBidi"/>
          <w:lang w:val="en-GB"/>
        </w:rPr>
        <w:t>compliance of animal- and plant-based products with hygien</w:t>
      </w:r>
      <w:ins w:id="3079" w:author="Jane Shaw" w:date="2015-10-19T16:33:00Z">
        <w:r w:rsidR="00B9624A">
          <w:rPr>
            <w:rFonts w:asciiTheme="majorBidi" w:hAnsiTheme="majorBidi" w:cstheme="majorBidi"/>
            <w:lang w:val="en-GB"/>
          </w:rPr>
          <w:t>e</w:t>
        </w:r>
      </w:ins>
      <w:del w:id="3080" w:author="Jane Shaw" w:date="2015-10-19T16:33:00Z">
        <w:r w:rsidRPr="00F31509" w:rsidDel="00B9624A">
          <w:rPr>
            <w:rFonts w:asciiTheme="majorBidi" w:hAnsiTheme="majorBidi" w:cstheme="majorBidi"/>
            <w:lang w:val="en-GB"/>
          </w:rPr>
          <w:delText>ic</w:delText>
        </w:r>
      </w:del>
      <w:r w:rsidRPr="00F31509">
        <w:rPr>
          <w:rFonts w:asciiTheme="majorBidi" w:hAnsiTheme="majorBidi" w:cstheme="majorBidi"/>
          <w:lang w:val="en-GB"/>
        </w:rPr>
        <w:t xml:space="preserve"> standards.</w:t>
      </w:r>
      <w:r w:rsidRPr="00F31509">
        <w:rPr>
          <w:rStyle w:val="Rimandonotaapidipagina"/>
          <w:rFonts w:asciiTheme="majorBidi" w:hAnsiTheme="majorBidi" w:cstheme="majorBidi"/>
          <w:lang w:val="en-GB"/>
        </w:rPr>
        <w:footnoteReference w:id="15"/>
      </w:r>
      <w:r w:rsidRPr="00F31509">
        <w:rPr>
          <w:rFonts w:asciiTheme="majorBidi" w:hAnsiTheme="majorBidi" w:cstheme="majorBidi"/>
          <w:lang w:val="en-GB"/>
        </w:rPr>
        <w:t xml:space="preserve"> </w:t>
      </w:r>
    </w:p>
    <w:p w14:paraId="0940AA1F" w14:textId="1F504B7E" w:rsidR="004F65E4" w:rsidRPr="00F31509" w:rsidRDefault="00B9624A" w:rsidP="003F5CAD">
      <w:pPr>
        <w:jc w:val="both"/>
        <w:rPr>
          <w:rFonts w:asciiTheme="majorBidi" w:hAnsiTheme="majorBidi" w:cstheme="majorBidi"/>
          <w:lang w:val="en-GB"/>
        </w:rPr>
      </w:pPr>
      <w:ins w:id="3085" w:author="Jane Shaw" w:date="2015-10-19T16:34:00Z">
        <w:r>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second</w:t>
      </w:r>
      <w:ins w:id="3086" w:author="Jane Shaw" w:date="2015-10-19T16:34:00Z">
        <w:r>
          <w:rPr>
            <w:rFonts w:asciiTheme="majorBidi" w:eastAsia="Times New Roman" w:hAnsiTheme="majorBidi" w:cstheme="majorBidi"/>
            <w:lang w:val="en-GB"/>
          </w:rPr>
          <w:t xml:space="preserve"> step in enhancing the quality of trade data </w:t>
        </w:r>
      </w:ins>
      <w:del w:id="3087" w:author="Jane Shaw" w:date="2015-10-19T16:34:00Z">
        <w:r w:rsidRPr="00F31509" w:rsidDel="00B9624A">
          <w:rPr>
            <w:rFonts w:asciiTheme="majorBidi" w:eastAsia="Times New Roman" w:hAnsiTheme="majorBidi" w:cstheme="majorBidi"/>
            <w:lang w:val="en-GB"/>
          </w:rPr>
          <w:delText>ly</w:delText>
        </w:r>
        <w:r w:rsidR="003F5CAD" w:rsidRPr="00F31509" w:rsidDel="00B9624A">
          <w:rPr>
            <w:rFonts w:asciiTheme="majorBidi" w:eastAsia="Times New Roman" w:hAnsiTheme="majorBidi" w:cstheme="majorBidi"/>
            <w:lang w:val="en-GB"/>
          </w:rPr>
          <w:delText>, i</w:delText>
        </w:r>
        <w:r w:rsidR="004F65E4" w:rsidRPr="00F31509" w:rsidDel="00B9624A">
          <w:rPr>
            <w:rFonts w:asciiTheme="majorBidi" w:eastAsia="Times New Roman" w:hAnsiTheme="majorBidi" w:cstheme="majorBidi"/>
            <w:lang w:val="en-GB"/>
          </w:rPr>
          <w:delText xml:space="preserve">t should be </w:delText>
        </w:r>
      </w:del>
      <w:ins w:id="3088" w:author="Jane Shaw" w:date="2015-10-19T16:34:00Z">
        <w:r>
          <w:rPr>
            <w:rFonts w:asciiTheme="majorBidi" w:eastAsia="Times New Roman" w:hAnsiTheme="majorBidi" w:cstheme="majorBidi"/>
            <w:lang w:val="en-GB"/>
          </w:rPr>
          <w:t xml:space="preserve">involves </w:t>
        </w:r>
      </w:ins>
      <w:del w:id="3089" w:author="Jane Shaw" w:date="2015-10-19T16:35:00Z">
        <w:r w:rsidR="004F65E4" w:rsidRPr="00F31509" w:rsidDel="00B9624A">
          <w:rPr>
            <w:rFonts w:asciiTheme="majorBidi" w:eastAsia="Times New Roman" w:hAnsiTheme="majorBidi" w:cstheme="majorBidi"/>
            <w:lang w:val="en-GB"/>
          </w:rPr>
          <w:delText xml:space="preserve">ensured that </w:delText>
        </w:r>
      </w:del>
      <w:ins w:id="3090" w:author="Jane Shaw" w:date="2015-10-19T16:35:00Z">
        <w:r>
          <w:rPr>
            <w:rFonts w:asciiTheme="majorBidi" w:eastAsia="Times New Roman" w:hAnsiTheme="majorBidi" w:cstheme="majorBidi"/>
            <w:lang w:val="en-GB"/>
          </w:rPr>
          <w:t xml:space="preserve">measuring and including all the </w:t>
        </w:r>
      </w:ins>
      <w:r w:rsidR="004F65E4" w:rsidRPr="00F31509">
        <w:rPr>
          <w:rFonts w:asciiTheme="majorBidi" w:eastAsia="Times New Roman" w:hAnsiTheme="majorBidi" w:cstheme="majorBidi"/>
          <w:lang w:val="en-GB"/>
        </w:rPr>
        <w:t>food aid obtained from relief agencies</w:t>
      </w:r>
      <w:del w:id="3091" w:author="Jane Shaw" w:date="2015-10-19T16:35:00Z">
        <w:r w:rsidR="004F65E4" w:rsidRPr="00F31509" w:rsidDel="00B9624A">
          <w:rPr>
            <w:rFonts w:asciiTheme="majorBidi" w:eastAsia="Times New Roman" w:hAnsiTheme="majorBidi" w:cstheme="majorBidi"/>
            <w:lang w:val="en-GB"/>
          </w:rPr>
          <w:delText xml:space="preserve"> is appropriately measured</w:delText>
        </w:r>
        <w:r w:rsidR="003F5CAD" w:rsidRPr="00F31509" w:rsidDel="00B9624A">
          <w:rPr>
            <w:rFonts w:asciiTheme="majorBidi" w:eastAsia="Times New Roman" w:hAnsiTheme="majorBidi" w:cstheme="majorBidi"/>
            <w:lang w:val="en-GB"/>
          </w:rPr>
          <w:delText xml:space="preserve"> and covered</w:delText>
        </w:r>
      </w:del>
      <w:r w:rsidR="004F65E4" w:rsidRPr="00F31509">
        <w:rPr>
          <w:rFonts w:asciiTheme="majorBidi" w:eastAsia="Times New Roman" w:hAnsiTheme="majorBidi" w:cstheme="majorBidi"/>
          <w:lang w:val="en-GB"/>
        </w:rPr>
        <w:t xml:space="preserve">; </w:t>
      </w:r>
      <w:ins w:id="3092" w:author="Jane Shaw" w:date="2015-10-19T16:35:00Z">
        <w:r w:rsidR="00FC6D8E">
          <w:rPr>
            <w:rFonts w:asciiTheme="majorBidi" w:eastAsia="Times New Roman" w:hAnsiTheme="majorBidi" w:cstheme="majorBidi"/>
            <w:lang w:val="en-GB"/>
          </w:rPr>
          <w:t>if this is not possible</w:t>
        </w:r>
      </w:ins>
      <w:del w:id="3093" w:author="Jane Shaw" w:date="2015-10-19T16:35:00Z">
        <w:r w:rsidR="004F65E4" w:rsidRPr="00F31509" w:rsidDel="00FC6D8E">
          <w:rPr>
            <w:rFonts w:asciiTheme="majorBidi" w:eastAsia="Times New Roman" w:hAnsiTheme="majorBidi" w:cstheme="majorBidi"/>
            <w:lang w:val="en-GB"/>
          </w:rPr>
          <w:delText>failing this</w:delText>
        </w:r>
      </w:del>
      <w:r w:rsidR="004F65E4" w:rsidRPr="00F31509">
        <w:rPr>
          <w:rFonts w:asciiTheme="majorBidi" w:eastAsia="Times New Roman" w:hAnsiTheme="majorBidi" w:cstheme="majorBidi"/>
          <w:lang w:val="en-GB"/>
        </w:rPr>
        <w:t>, additional imputations</w:t>
      </w:r>
      <w:del w:id="3094" w:author="Jane Shaw" w:date="2015-10-19T16:36:00Z">
        <w:r w:rsidR="004F65E4" w:rsidRPr="00F31509" w:rsidDel="00FC6D8E">
          <w:rPr>
            <w:rFonts w:asciiTheme="majorBidi" w:eastAsia="Times New Roman" w:hAnsiTheme="majorBidi" w:cstheme="majorBidi"/>
            <w:lang w:val="en-GB"/>
          </w:rPr>
          <w:delText xml:space="preserve"> </w:delText>
        </w:r>
      </w:del>
      <w:r w:rsidR="004F65E4" w:rsidRPr="00F31509">
        <w:rPr>
          <w:rFonts w:asciiTheme="majorBidi" w:eastAsia="Times New Roman" w:hAnsiTheme="majorBidi" w:cstheme="majorBidi"/>
          <w:lang w:val="en-GB"/>
        </w:rPr>
        <w:t xml:space="preserve">, </w:t>
      </w:r>
      <w:del w:id="3095" w:author="Jane Shaw" w:date="2015-10-19T16:36:00Z">
        <w:r w:rsidR="004F65E4" w:rsidRPr="00F31509" w:rsidDel="00FC6D8E">
          <w:rPr>
            <w:rFonts w:asciiTheme="majorBidi" w:eastAsia="Times New Roman" w:hAnsiTheme="majorBidi" w:cstheme="majorBidi"/>
            <w:lang w:val="en-GB"/>
          </w:rPr>
          <w:delText>for instance</w:delText>
        </w:r>
        <w:r w:rsidR="003F5CAD" w:rsidRPr="00F31509" w:rsidDel="00FC6D8E">
          <w:rPr>
            <w:rFonts w:asciiTheme="majorBidi" w:eastAsia="Times New Roman" w:hAnsiTheme="majorBidi" w:cstheme="majorBidi"/>
            <w:lang w:val="en-GB"/>
          </w:rPr>
          <w:delText xml:space="preserve"> </w:delText>
        </w:r>
      </w:del>
      <w:ins w:id="3096" w:author="Jane Shaw" w:date="2015-10-19T16:36:00Z">
        <w:r w:rsidR="00FC6D8E">
          <w:rPr>
            <w:rFonts w:asciiTheme="majorBidi" w:eastAsia="Times New Roman" w:hAnsiTheme="majorBidi" w:cstheme="majorBidi"/>
            <w:lang w:val="en-GB"/>
          </w:rPr>
          <w:t xml:space="preserve">such as </w:t>
        </w:r>
      </w:ins>
      <w:r w:rsidR="003F5CAD" w:rsidRPr="00F31509">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data from the Food Aid Information System (WFP</w:t>
      </w:r>
      <w:ins w:id="3097" w:author="Jane Shaw" w:date="2015-10-19T16:36:00Z">
        <w:r w:rsidR="00FC6D8E">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2015)</w:t>
      </w:r>
      <w:r w:rsidR="003F5CAD"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w:t>
      </w:r>
      <w:del w:id="3098" w:author="Jane Shaw" w:date="2015-10-19T16:36:00Z">
        <w:r w:rsidR="004F65E4" w:rsidRPr="00F31509" w:rsidDel="00FC6D8E">
          <w:rPr>
            <w:rFonts w:asciiTheme="majorBidi" w:eastAsia="Times New Roman" w:hAnsiTheme="majorBidi" w:cstheme="majorBidi"/>
            <w:lang w:val="en-GB"/>
          </w:rPr>
          <w:delText xml:space="preserve">Finally, </w:delText>
        </w:r>
      </w:del>
      <w:r w:rsidR="00FC6D8E"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data may </w:t>
      </w:r>
      <w:ins w:id="3099" w:author="Jane Shaw" w:date="2015-10-19T16:36:00Z">
        <w:r w:rsidR="00FC6D8E">
          <w:rPr>
            <w:rFonts w:asciiTheme="majorBidi" w:eastAsia="Times New Roman" w:hAnsiTheme="majorBidi" w:cstheme="majorBidi"/>
            <w:lang w:val="en-GB"/>
          </w:rPr>
          <w:t xml:space="preserve">also </w:t>
        </w:r>
      </w:ins>
      <w:r w:rsidR="004F65E4" w:rsidRPr="00F31509">
        <w:rPr>
          <w:rFonts w:asciiTheme="majorBidi" w:eastAsia="Times New Roman" w:hAnsiTheme="majorBidi" w:cstheme="majorBidi"/>
          <w:lang w:val="en-GB"/>
        </w:rPr>
        <w:t>be reconciled with values recorded for the same trade flows by the trading partner country (mirror</w:t>
      </w:r>
      <w:ins w:id="3100" w:author="Jane Shaw" w:date="2015-11-07T18:30:00Z">
        <w:r w:rsidR="00585E66">
          <w:rPr>
            <w:rFonts w:asciiTheme="majorBidi" w:eastAsia="Times New Roman" w:hAnsiTheme="majorBidi" w:cstheme="majorBidi"/>
            <w:lang w:val="en-GB"/>
          </w:rPr>
          <w:t>ed</w:t>
        </w:r>
      </w:ins>
      <w:r w:rsidR="004F65E4" w:rsidRPr="00F31509">
        <w:rPr>
          <w:rFonts w:asciiTheme="majorBidi" w:eastAsia="Times New Roman" w:hAnsiTheme="majorBidi" w:cstheme="majorBidi"/>
          <w:lang w:val="en-GB"/>
        </w:rPr>
        <w:t xml:space="preserve"> data). Comparison of exports with mirror</w:t>
      </w:r>
      <w:ins w:id="3101" w:author="Jane Shaw" w:date="2015-11-07T18:30:00Z">
        <w:r w:rsidR="00585E66">
          <w:rPr>
            <w:rFonts w:asciiTheme="majorBidi" w:eastAsia="Times New Roman" w:hAnsiTheme="majorBidi" w:cstheme="majorBidi"/>
            <w:lang w:val="en-GB"/>
          </w:rPr>
          <w:t>ed</w:t>
        </w:r>
      </w:ins>
      <w:r w:rsidR="004F65E4" w:rsidRPr="00F31509">
        <w:rPr>
          <w:rFonts w:asciiTheme="majorBidi" w:eastAsia="Times New Roman" w:hAnsiTheme="majorBidi" w:cstheme="majorBidi"/>
          <w:lang w:val="en-GB"/>
        </w:rPr>
        <w:t xml:space="preserve"> data is considered </w:t>
      </w:r>
      <w:del w:id="3102" w:author="Jane Shaw" w:date="2015-10-19T16:37:00Z">
        <w:r w:rsidR="004F65E4" w:rsidRPr="00F31509" w:rsidDel="00FC6D8E">
          <w:rPr>
            <w:rFonts w:asciiTheme="majorBidi" w:eastAsia="Times New Roman" w:hAnsiTheme="majorBidi" w:cstheme="majorBidi"/>
            <w:lang w:val="en-GB"/>
          </w:rPr>
          <w:delText xml:space="preserve">to be </w:delText>
        </w:r>
      </w:del>
      <w:r w:rsidR="004F65E4" w:rsidRPr="00F31509">
        <w:rPr>
          <w:rFonts w:asciiTheme="majorBidi" w:eastAsia="Times New Roman" w:hAnsiTheme="majorBidi" w:cstheme="majorBidi"/>
          <w:lang w:val="en-GB"/>
        </w:rPr>
        <w:t xml:space="preserve">particularly helpful, as imports are usually documented more exhaustively and checked more </w:t>
      </w:r>
      <w:r w:rsidR="003F5CAD"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w:t>
      </w:r>
      <w:ins w:id="3103" w:author="Jane Shaw" w:date="2015-11-07T18:30:00Z">
        <w:r w:rsidR="00585E66">
          <w:rPr>
            <w:rFonts w:asciiTheme="majorBidi" w:eastAsia="Times New Roman" w:hAnsiTheme="majorBidi" w:cstheme="majorBidi"/>
            <w:lang w:val="en-GB"/>
          </w:rPr>
          <w:t xml:space="preserve">are </w:t>
        </w:r>
      </w:ins>
      <w:del w:id="3104" w:author="Jane Shaw" w:date="2015-11-07T18:30:00Z">
        <w:r w:rsidR="004F65E4" w:rsidRPr="00F31509" w:rsidDel="00585E66">
          <w:rPr>
            <w:rFonts w:asciiTheme="majorBidi" w:eastAsia="Times New Roman" w:hAnsiTheme="majorBidi" w:cstheme="majorBidi"/>
            <w:lang w:val="en-GB"/>
          </w:rPr>
          <w:delText xml:space="preserve">data on </w:delText>
        </w:r>
      </w:del>
      <w:r w:rsidR="004F65E4" w:rsidRPr="00F31509">
        <w:rPr>
          <w:rFonts w:asciiTheme="majorBidi" w:eastAsia="Times New Roman" w:hAnsiTheme="majorBidi" w:cstheme="majorBidi"/>
          <w:lang w:val="en-GB"/>
        </w:rPr>
        <w:t>exports (UNSD</w:t>
      </w:r>
      <w:ins w:id="3105" w:author="Jane Shaw" w:date="2015-10-19T16:37:00Z">
        <w:r w:rsidR="00FC6D8E">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2004</w:t>
      </w:r>
      <w:ins w:id="3106" w:author="Jane Shaw" w:date="2015-10-19T16:37:00Z">
        <w:r w:rsidR="00FC6D8E">
          <w:rPr>
            <w:rFonts w:asciiTheme="majorBidi" w:eastAsia="Times New Roman" w:hAnsiTheme="majorBidi" w:cstheme="majorBidi"/>
            <w:lang w:val="en-GB"/>
          </w:rPr>
          <w:t>;</w:t>
        </w:r>
      </w:ins>
      <w:del w:id="3107" w:author="Jane Shaw" w:date="2015-10-19T16:37:00Z">
        <w:r w:rsidR="004F65E4" w:rsidRPr="00F31509" w:rsidDel="00FC6D8E">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chapter 13). </w:t>
      </w:r>
    </w:p>
    <w:p w14:paraId="10CB0C34" w14:textId="666CD166"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w:t>
      </w:r>
      <w:del w:id="3108" w:author="Jane Shaw" w:date="2015-10-19T16:37:00Z">
        <w:r w:rsidRPr="00F31509" w:rsidDel="00FC6D8E">
          <w:rPr>
            <w:rFonts w:asciiTheme="majorBidi" w:eastAsia="Times New Roman" w:hAnsiTheme="majorBidi" w:cstheme="majorBidi"/>
            <w:lang w:val="en-GB"/>
          </w:rPr>
          <w:delText xml:space="preserve">further </w:delText>
        </w:r>
      </w:del>
      <w:r w:rsidRPr="00F31509">
        <w:rPr>
          <w:rFonts w:asciiTheme="majorBidi" w:eastAsia="Times New Roman" w:hAnsiTheme="majorBidi" w:cstheme="majorBidi"/>
          <w:lang w:val="en-GB"/>
        </w:rPr>
        <w:t xml:space="preserve">checked for quality and eventually brought into the public domain. </w:t>
      </w:r>
      <w:del w:id="3109" w:author="Jane Shaw" w:date="2015-10-19T16:39:00Z">
        <w:r w:rsidRPr="00F31509" w:rsidDel="00FC6D8E">
          <w:rPr>
            <w:rFonts w:asciiTheme="majorBidi" w:eastAsia="Times New Roman" w:hAnsiTheme="majorBidi" w:cstheme="majorBidi"/>
            <w:lang w:val="en-GB"/>
          </w:rPr>
          <w:delText xml:space="preserve">The </w:delText>
        </w:r>
      </w:del>
      <w:del w:id="3110" w:author="Jane Shaw" w:date="2015-10-19T16:38:00Z">
        <w:r w:rsidRPr="00F31509" w:rsidDel="00FC6D8E">
          <w:rPr>
            <w:rFonts w:asciiTheme="majorBidi" w:eastAsia="Times New Roman" w:hAnsiTheme="majorBidi" w:cstheme="majorBidi"/>
            <w:lang w:val="en-GB"/>
          </w:rPr>
          <w:delText xml:space="preserve">FAO Statistics Division </w:delText>
        </w:r>
      </w:del>
      <w:ins w:id="3111" w:author="Jane Shaw" w:date="2015-10-19T16:38:00Z">
        <w:r w:rsidR="00FC6D8E">
          <w:rPr>
            <w:rFonts w:asciiTheme="majorBidi" w:eastAsia="Times New Roman" w:hAnsiTheme="majorBidi" w:cstheme="majorBidi"/>
            <w:lang w:val="en-GB"/>
          </w:rPr>
          <w:t xml:space="preserve">ESS </w:t>
        </w:r>
      </w:ins>
      <w:r w:rsidRPr="00F31509">
        <w:rPr>
          <w:rFonts w:asciiTheme="majorBidi" w:eastAsia="Times New Roman" w:hAnsiTheme="majorBidi" w:cstheme="majorBidi"/>
          <w:lang w:val="en-GB"/>
        </w:rPr>
        <w:t xml:space="preserve">and UNSD regularly collect the official trade files of </w:t>
      </w:r>
      <w:del w:id="3112" w:author="Jane Shaw" w:date="2015-10-19T16:37:00Z">
        <w:r w:rsidRPr="00F31509" w:rsidDel="00FC6D8E">
          <w:rPr>
            <w:rFonts w:asciiTheme="majorBidi" w:eastAsia="Times New Roman" w:hAnsiTheme="majorBidi" w:cstheme="majorBidi"/>
            <w:lang w:val="en-GB"/>
          </w:rPr>
          <w:delText xml:space="preserve">around </w:delText>
        </w:r>
      </w:del>
      <w:ins w:id="3113" w:author="Jane Shaw" w:date="2015-10-19T16:37:00Z">
        <w:r w:rsidR="00FC6D8E">
          <w:rPr>
            <w:rFonts w:asciiTheme="majorBidi" w:eastAsia="Times New Roman" w:hAnsiTheme="majorBidi" w:cstheme="majorBidi"/>
            <w:lang w:val="en-GB"/>
          </w:rPr>
          <w:t xml:space="preserve">about </w:t>
        </w:r>
      </w:ins>
      <w:r w:rsidRPr="00F31509">
        <w:rPr>
          <w:rFonts w:asciiTheme="majorBidi" w:eastAsia="Times New Roman" w:hAnsiTheme="majorBidi" w:cstheme="majorBidi"/>
          <w:lang w:val="en-GB"/>
        </w:rPr>
        <w:t xml:space="preserve">180 countries. </w:t>
      </w:r>
      <w:del w:id="3114" w:author="Jane Shaw" w:date="2015-10-19T16:40:00Z">
        <w:r w:rsidRPr="00F31509" w:rsidDel="00FC6D8E">
          <w:rPr>
            <w:rFonts w:asciiTheme="majorBidi" w:eastAsia="Times New Roman" w:hAnsiTheme="majorBidi" w:cstheme="majorBidi"/>
            <w:lang w:val="en-GB"/>
          </w:rPr>
          <w:delText xml:space="preserve">The FAO Statistics Division </w:delText>
        </w:r>
      </w:del>
      <w:ins w:id="3115" w:author="Jane Shaw" w:date="2015-10-19T16:40:00Z">
        <w:r w:rsidR="00FC6D8E">
          <w:rPr>
            <w:rFonts w:asciiTheme="majorBidi" w:eastAsia="Times New Roman" w:hAnsiTheme="majorBidi" w:cstheme="majorBidi"/>
            <w:lang w:val="en-GB"/>
          </w:rPr>
          <w:t xml:space="preserve">ESS </w:t>
        </w:r>
      </w:ins>
      <w:r w:rsidRPr="00F31509">
        <w:rPr>
          <w:rFonts w:asciiTheme="majorBidi" w:eastAsia="Times New Roman" w:hAnsiTheme="majorBidi" w:cstheme="majorBidi"/>
          <w:lang w:val="en-GB"/>
        </w:rPr>
        <w:t xml:space="preserve">makes </w:t>
      </w:r>
      <w:del w:id="3116" w:author="Jane Shaw" w:date="2015-10-19T16:40:00Z">
        <w:r w:rsidRPr="00F31509" w:rsidDel="00FC6D8E">
          <w:rPr>
            <w:rFonts w:asciiTheme="majorBidi" w:eastAsia="Times New Roman" w:hAnsiTheme="majorBidi" w:cstheme="majorBidi"/>
            <w:lang w:val="en-GB"/>
          </w:rPr>
          <w:delText xml:space="preserve">diverse </w:delText>
        </w:r>
      </w:del>
      <w:r w:rsidRPr="00F31509">
        <w:rPr>
          <w:rFonts w:asciiTheme="majorBidi" w:eastAsia="Times New Roman" w:hAnsiTheme="majorBidi" w:cstheme="majorBidi"/>
          <w:lang w:val="en-GB"/>
        </w:rPr>
        <w:t xml:space="preserve">efforts to </w:t>
      </w:r>
      <w:del w:id="3117" w:author="Jane Shaw" w:date="2015-10-19T16:40:00Z">
        <w:r w:rsidRPr="00F31509" w:rsidDel="00FC6D8E">
          <w:rPr>
            <w:rFonts w:asciiTheme="majorBidi" w:eastAsia="Times New Roman" w:hAnsiTheme="majorBidi" w:cstheme="majorBidi"/>
            <w:lang w:val="en-GB"/>
          </w:rPr>
          <w:delText xml:space="preserve">further </w:delText>
        </w:r>
      </w:del>
      <w:r w:rsidRPr="00F31509">
        <w:rPr>
          <w:rFonts w:asciiTheme="majorBidi" w:eastAsia="Times New Roman" w:hAnsiTheme="majorBidi" w:cstheme="majorBidi"/>
          <w:lang w:val="en-GB"/>
        </w:rPr>
        <w:t xml:space="preserve">enhance the quality of </w:t>
      </w:r>
      <w:del w:id="3118" w:author="Jane Shaw" w:date="2015-10-19T16:40:00Z">
        <w:r w:rsidRPr="00F31509" w:rsidDel="00FC6D8E">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trade records for agricultural products, subjects them to additional quality</w:t>
      </w:r>
      <w:ins w:id="3119" w:author="Jane Shaw" w:date="2015-10-19T16:40:00Z">
        <w:r w:rsidR="00FC6D8E">
          <w:rPr>
            <w:rFonts w:asciiTheme="majorBidi" w:eastAsia="Times New Roman" w:hAnsiTheme="majorBidi" w:cstheme="majorBidi"/>
            <w:lang w:val="en-GB"/>
          </w:rPr>
          <w:t xml:space="preserve"> </w:t>
        </w:r>
      </w:ins>
      <w:del w:id="3120" w:author="Jane Shaw" w:date="2015-10-19T16:40:00Z">
        <w:r w:rsidRPr="00F31509" w:rsidDel="00FC6D8E">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checks and reconciles them with statistics from other sources. Data gaps are filled </w:t>
      </w:r>
      <w:del w:id="3121" w:author="Jane Shaw" w:date="2015-10-19T16:40:00Z">
        <w:r w:rsidRPr="00F31509" w:rsidDel="00FC6D8E">
          <w:rPr>
            <w:rFonts w:asciiTheme="majorBidi" w:eastAsia="Times New Roman" w:hAnsiTheme="majorBidi" w:cstheme="majorBidi"/>
            <w:lang w:val="en-GB"/>
          </w:rPr>
          <w:delText xml:space="preserve">by </w:delText>
        </w:r>
      </w:del>
      <w:ins w:id="3122" w:author="Jane Shaw" w:date="2015-10-19T16:40:00Z">
        <w:r w:rsidR="00FC6D8E">
          <w:rPr>
            <w:rFonts w:asciiTheme="majorBidi" w:eastAsia="Times New Roman" w:hAnsiTheme="majorBidi" w:cstheme="majorBidi"/>
            <w:lang w:val="en-GB"/>
          </w:rPr>
          <w:t xml:space="preserve">through </w:t>
        </w:r>
      </w:ins>
      <w:r w:rsidRPr="00F31509">
        <w:rPr>
          <w:rFonts w:asciiTheme="majorBidi" w:eastAsia="Times New Roman" w:hAnsiTheme="majorBidi" w:cstheme="majorBidi"/>
          <w:lang w:val="en-GB"/>
        </w:rPr>
        <w:t>various imputation approaches</w:t>
      </w:r>
      <w:ins w:id="3123" w:author="Jane Shaw" w:date="2015-10-19T16:40:00Z">
        <w:r w:rsidR="00FC6D8E">
          <w:rPr>
            <w:rFonts w:asciiTheme="majorBidi" w:eastAsia="Times New Roman" w:hAnsiTheme="majorBidi" w:cstheme="majorBidi"/>
            <w:lang w:val="en-GB"/>
          </w:rPr>
          <w:t>,</w:t>
        </w:r>
      </w:ins>
      <w:del w:id="3124" w:author="Jane Shaw" w:date="2015-10-19T16:40:00Z">
        <w:r w:rsidRPr="00F31509" w:rsidDel="00FC6D8E">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125" w:author="Jane Shaw" w:date="2015-10-19T16:40:00Z">
        <w:r w:rsidRPr="00F31509" w:rsidDel="00FC6D8E">
          <w:rPr>
            <w:rFonts w:asciiTheme="majorBidi" w:eastAsia="Times New Roman" w:hAnsiTheme="majorBidi" w:cstheme="majorBidi"/>
            <w:lang w:val="en-GB"/>
          </w:rPr>
          <w:delText xml:space="preserve">for instance </w:delText>
        </w:r>
        <w:r w:rsidR="006A1085" w:rsidRPr="00F31509" w:rsidDel="00FC6D8E">
          <w:rPr>
            <w:rFonts w:asciiTheme="majorBidi" w:eastAsia="Times New Roman" w:hAnsiTheme="majorBidi" w:cstheme="majorBidi"/>
            <w:lang w:val="en-GB"/>
          </w:rPr>
          <w:delText xml:space="preserve">by </w:delText>
        </w:r>
      </w:del>
      <w:ins w:id="3126" w:author="Jane Shaw" w:date="2015-10-19T16:40:00Z">
        <w:r w:rsidR="00FC6D8E">
          <w:rPr>
            <w:rFonts w:asciiTheme="majorBidi" w:eastAsia="Times New Roman" w:hAnsiTheme="majorBidi" w:cstheme="majorBidi"/>
            <w:lang w:val="en-GB"/>
          </w:rPr>
          <w:t xml:space="preserve">such as </w:t>
        </w:r>
      </w:ins>
      <w:r w:rsidR="006A1085" w:rsidRPr="00F31509">
        <w:rPr>
          <w:rFonts w:asciiTheme="majorBidi" w:eastAsia="Times New Roman" w:hAnsiTheme="majorBidi" w:cstheme="majorBidi"/>
          <w:lang w:val="en-GB"/>
        </w:rPr>
        <w:t xml:space="preserve">dividing </w:t>
      </w:r>
      <w:ins w:id="3127" w:author="Jane Shaw" w:date="2015-10-19T16:40:00Z">
        <w:r w:rsidR="00FC6D8E">
          <w:rPr>
            <w:rFonts w:asciiTheme="majorBidi" w:eastAsia="Times New Roman" w:hAnsiTheme="majorBidi" w:cstheme="majorBidi"/>
            <w:lang w:val="en-GB"/>
          </w:rPr>
          <w:t xml:space="preserve">the </w:t>
        </w:r>
      </w:ins>
      <w:r w:rsidR="006A1085" w:rsidRPr="00F31509">
        <w:rPr>
          <w:rFonts w:asciiTheme="majorBidi" w:eastAsia="Times New Roman" w:hAnsiTheme="majorBidi" w:cstheme="majorBidi"/>
          <w:lang w:val="en-GB"/>
        </w:rPr>
        <w:t xml:space="preserve">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w:t>
      </w:r>
      <w:del w:id="3128" w:author="Jane Shaw" w:date="2015-10-19T16:41:00Z">
        <w:r w:rsidR="009A3452" w:rsidRPr="00F31509" w:rsidDel="00FC6D8E">
          <w:rPr>
            <w:rFonts w:asciiTheme="majorBidi" w:eastAsia="Times New Roman" w:hAnsiTheme="majorBidi" w:cstheme="majorBidi"/>
            <w:lang w:val="en-GB"/>
          </w:rPr>
          <w:delText xml:space="preserve">by </w:delText>
        </w:r>
      </w:del>
      <w:r w:rsidR="009A3452" w:rsidRPr="00F31509">
        <w:rPr>
          <w:rFonts w:asciiTheme="majorBidi" w:eastAsia="Times New Roman" w:hAnsiTheme="majorBidi" w:cstheme="majorBidi"/>
          <w:lang w:val="en-GB"/>
        </w:rPr>
        <w:t xml:space="preserve">imputing </w:t>
      </w:r>
      <w:r w:rsidR="003F5CAD" w:rsidRPr="00F31509">
        <w:rPr>
          <w:rFonts w:asciiTheme="majorBidi" w:eastAsia="Times New Roman" w:hAnsiTheme="majorBidi" w:cstheme="majorBidi"/>
          <w:lang w:val="en-GB"/>
        </w:rPr>
        <w:t>mirror</w:t>
      </w:r>
      <w:ins w:id="3129" w:author="Jane Shaw" w:date="2015-11-07T18:30:00Z">
        <w:r w:rsidR="00585E66">
          <w:rPr>
            <w:rFonts w:asciiTheme="majorBidi" w:eastAsia="Times New Roman" w:hAnsiTheme="majorBidi" w:cstheme="majorBidi"/>
            <w:lang w:val="en-GB"/>
          </w:rPr>
          <w:t>ed</w:t>
        </w:r>
      </w:ins>
      <w:r w:rsidR="003F5CAD" w:rsidRPr="00F31509">
        <w:rPr>
          <w:rFonts w:asciiTheme="majorBidi" w:eastAsia="Times New Roman" w:hAnsiTheme="majorBidi" w:cstheme="majorBidi"/>
          <w:lang w:val="en-GB"/>
        </w:rPr>
        <w:t xml:space="preserve"> data</w:t>
      </w:r>
      <w:ins w:id="3130" w:author="Jane Shaw" w:date="2015-10-19T16:41:00Z">
        <w:r w:rsidR="00FC6D8E">
          <w:rPr>
            <w:rFonts w:asciiTheme="majorBidi" w:eastAsia="Times New Roman" w:hAnsiTheme="majorBidi" w:cstheme="majorBidi"/>
            <w:lang w:val="en-GB"/>
          </w:rPr>
          <w:t>,</w:t>
        </w:r>
      </w:ins>
      <w:r w:rsidR="003F5CAD"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or </w:t>
      </w:r>
      <w:del w:id="3131" w:author="Jane Shaw" w:date="2015-10-19T16:41:00Z">
        <w:r w:rsidR="009A3452" w:rsidRPr="00F31509" w:rsidDel="00FC6D8E">
          <w:rPr>
            <w:rFonts w:asciiTheme="majorBidi" w:eastAsia="Times New Roman" w:hAnsiTheme="majorBidi" w:cstheme="majorBidi"/>
            <w:lang w:val="en-GB"/>
          </w:rPr>
          <w:delText xml:space="preserve">by </w:delText>
        </w:r>
      </w:del>
      <w:r w:rsidR="009A3452" w:rsidRPr="00F31509">
        <w:rPr>
          <w:rFonts w:asciiTheme="majorBidi" w:eastAsia="Times New Roman" w:hAnsiTheme="majorBidi" w:cstheme="majorBidi"/>
          <w:lang w:val="en-GB"/>
        </w:rPr>
        <w:t xml:space="preserve">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w:t>
      </w:r>
      <w:ins w:id="3132" w:author="Jane Shaw" w:date="2015-10-19T16:41:00Z">
        <w:r w:rsidR="00FC6D8E">
          <w:rPr>
            <w:rFonts w:asciiTheme="majorBidi" w:eastAsia="Times New Roman" w:hAnsiTheme="majorBidi" w:cstheme="majorBidi"/>
            <w:lang w:val="en-GB"/>
          </w:rPr>
          <w:t>-</w:t>
        </w:r>
      </w:ins>
      <w:del w:id="3133" w:author="Jane Shaw" w:date="2015-10-19T16:41:00Z">
        <w:r w:rsidRPr="00F31509" w:rsidDel="00FC6D8E">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specific global consistency checks (minimal net trade). Once all validation and imputation steps are completed, the final data are published on the FAOSTAT </w:t>
      </w:r>
      <w:r w:rsidR="00FC6D8E" w:rsidRPr="00F31509">
        <w:rPr>
          <w:rFonts w:asciiTheme="majorBidi" w:eastAsia="Times New Roman" w:hAnsiTheme="majorBidi" w:cstheme="majorBidi"/>
          <w:lang w:val="en-GB"/>
        </w:rPr>
        <w:t>Web</w:t>
      </w:r>
      <w:ins w:id="3134" w:author="Jane Shaw" w:date="2015-10-19T16:41:00Z">
        <w:r w:rsidR="00FC6D8E">
          <w:rPr>
            <w:rFonts w:asciiTheme="majorBidi" w:eastAsia="Times New Roman" w:hAnsiTheme="majorBidi" w:cstheme="majorBidi"/>
            <w:lang w:val="en-GB"/>
          </w:rPr>
          <w:t xml:space="preserve"> </w:t>
        </w:r>
      </w:ins>
      <w:r w:rsidR="00FC6D8E" w:rsidRPr="00F31509">
        <w:rPr>
          <w:rFonts w:asciiTheme="majorBidi" w:eastAsia="Times New Roman" w:hAnsiTheme="majorBidi" w:cstheme="majorBidi"/>
          <w:lang w:val="en-GB"/>
        </w:rPr>
        <w:t xml:space="preserve">site </w:t>
      </w:r>
      <w:r w:rsidRPr="00F31509">
        <w:rPr>
          <w:rFonts w:asciiTheme="majorBidi" w:eastAsia="Times New Roman" w:hAnsiTheme="majorBidi" w:cstheme="majorBidi"/>
          <w:lang w:val="en-GB"/>
        </w:rPr>
        <w:t>(FAO</w:t>
      </w:r>
      <w:ins w:id="3135" w:author="Jane Shaw" w:date="2015-10-19T16:41:00Z">
        <w:r w:rsidR="00FC6D8E">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2015</w:t>
      </w:r>
      <w:ins w:id="3136" w:author="Jane Shaw" w:date="2015-10-19T16:41:00Z">
        <w:r w:rsidR="00FC6D8E">
          <w:rPr>
            <w:rFonts w:asciiTheme="majorBidi" w:eastAsia="Times New Roman" w:hAnsiTheme="majorBidi" w:cstheme="majorBidi"/>
            <w:lang w:val="en-GB"/>
          </w:rPr>
          <w:t>a</w:t>
        </w:r>
      </w:ins>
      <w:del w:id="3137" w:author="Jane Shaw" w:date="2015-10-19T16:41:00Z">
        <w:r w:rsidR="002B0985" w:rsidRPr="00F31509" w:rsidDel="00FC6D8E">
          <w:rPr>
            <w:rFonts w:asciiTheme="majorBidi" w:eastAsia="Times New Roman" w:hAnsiTheme="majorBidi" w:cstheme="majorBidi"/>
            <w:lang w:val="en-GB"/>
          </w:rPr>
          <w:delText>b</w:delText>
        </w:r>
      </w:del>
      <w:r w:rsidRPr="00F31509">
        <w:rPr>
          <w:rFonts w:asciiTheme="majorBidi" w:eastAsia="Times New Roman" w:hAnsiTheme="majorBidi" w:cstheme="majorBidi"/>
          <w:lang w:val="en-GB"/>
        </w:rPr>
        <w:t>)</w:t>
      </w:r>
      <w:ins w:id="3138" w:author="Jane Shaw" w:date="2015-10-19T16:45:00Z">
        <w:r w:rsidR="00FC6D8E">
          <w:rPr>
            <w:rFonts w:asciiTheme="majorBidi" w:eastAsia="Times New Roman" w:hAnsiTheme="majorBidi" w:cstheme="majorBidi"/>
            <w:lang w:val="en-GB"/>
          </w:rPr>
          <w:t>.</w:t>
        </w:r>
      </w:ins>
      <w:r w:rsidRPr="00F31509">
        <w:rPr>
          <w:rStyle w:val="Rimandonotaapidipagina"/>
          <w:rFonts w:asciiTheme="majorBidi" w:eastAsia="Times New Roman" w:hAnsiTheme="majorBidi" w:cstheme="majorBidi"/>
          <w:lang w:val="en-GB"/>
        </w:rPr>
        <w:footnoteReference w:id="16"/>
      </w:r>
      <w:del w:id="3155" w:author="Jane Shaw" w:date="2015-10-19T16:45:00Z">
        <w:r w:rsidRPr="00F31509" w:rsidDel="00FC6D8E">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p>
    <w:p w14:paraId="589FEF6C" w14:textId="67362EA9"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 xml:space="preserve">A particular challenge </w:t>
      </w:r>
      <w:del w:id="3156" w:author="Jane Shaw" w:date="2015-10-19T16:45:00Z">
        <w:r w:rsidRPr="00F31509" w:rsidDel="00FC6D8E">
          <w:rPr>
            <w:rFonts w:asciiTheme="majorBidi" w:hAnsiTheme="majorBidi" w:cstheme="majorBidi"/>
            <w:lang w:val="en-GB"/>
          </w:rPr>
          <w:delText xml:space="preserve">for the </w:delText>
        </w:r>
      </w:del>
      <w:ins w:id="3157" w:author="Jane Shaw" w:date="2015-10-19T16:45:00Z">
        <w:r w:rsidR="00FC6D8E">
          <w:rPr>
            <w:rFonts w:asciiTheme="majorBidi" w:hAnsiTheme="majorBidi" w:cstheme="majorBidi"/>
            <w:lang w:val="en-GB"/>
          </w:rPr>
          <w:t xml:space="preserve">in </w:t>
        </w:r>
      </w:ins>
      <w:r w:rsidRPr="00F31509">
        <w:rPr>
          <w:rFonts w:asciiTheme="majorBidi" w:hAnsiTheme="majorBidi" w:cstheme="majorBidi"/>
          <w:lang w:val="en-GB"/>
        </w:rPr>
        <w:t>compil</w:t>
      </w:r>
      <w:del w:id="3158" w:author="Jane Shaw" w:date="2015-10-19T16:45:00Z">
        <w:r w:rsidRPr="00F31509" w:rsidDel="00FC6D8E">
          <w:rPr>
            <w:rFonts w:asciiTheme="majorBidi" w:hAnsiTheme="majorBidi" w:cstheme="majorBidi"/>
            <w:lang w:val="en-GB"/>
          </w:rPr>
          <w:delText>at</w:delText>
        </w:r>
      </w:del>
      <w:r w:rsidRPr="00F31509">
        <w:rPr>
          <w:rFonts w:asciiTheme="majorBidi" w:hAnsiTheme="majorBidi" w:cstheme="majorBidi"/>
          <w:lang w:val="en-GB"/>
        </w:rPr>
        <w:t>i</w:t>
      </w:r>
      <w:ins w:id="3159" w:author="Jane Shaw" w:date="2015-10-19T16:45:00Z">
        <w:r w:rsidR="00FC6D8E">
          <w:rPr>
            <w:rFonts w:asciiTheme="majorBidi" w:hAnsiTheme="majorBidi" w:cstheme="majorBidi"/>
            <w:lang w:val="en-GB"/>
          </w:rPr>
          <w:t>ng</w:t>
        </w:r>
      </w:ins>
      <w:del w:id="3160" w:author="Jane Shaw" w:date="2015-10-19T16:45:00Z">
        <w:r w:rsidRPr="00F31509" w:rsidDel="00FC6D8E">
          <w:rPr>
            <w:rFonts w:asciiTheme="majorBidi" w:hAnsiTheme="majorBidi" w:cstheme="majorBidi"/>
            <w:lang w:val="en-GB"/>
          </w:rPr>
          <w:delText>on</w:delText>
        </w:r>
      </w:del>
      <w:r w:rsidRPr="00F31509">
        <w:rPr>
          <w:rFonts w:asciiTheme="majorBidi" w:hAnsiTheme="majorBidi" w:cstheme="majorBidi"/>
          <w:lang w:val="en-GB"/>
        </w:rPr>
        <w:t xml:space="preserve"> </w:t>
      </w:r>
      <w:del w:id="3161" w:author="Jane Shaw" w:date="2015-10-19T16:45:00Z">
        <w:r w:rsidRPr="00F31509" w:rsidDel="00FC6D8E">
          <w:rPr>
            <w:rFonts w:asciiTheme="majorBidi" w:hAnsiTheme="majorBidi" w:cstheme="majorBidi"/>
            <w:lang w:val="en-GB"/>
          </w:rPr>
          <w:delText xml:space="preserve">of </w:delText>
        </w:r>
      </w:del>
      <w:r w:rsidRPr="00F31509">
        <w:rPr>
          <w:rFonts w:asciiTheme="majorBidi" w:hAnsiTheme="majorBidi" w:cstheme="majorBidi"/>
          <w:lang w:val="en-GB"/>
        </w:rPr>
        <w:t xml:space="preserve">trade statistics </w:t>
      </w:r>
      <w:del w:id="3162" w:author="Jane Shaw" w:date="2015-10-19T16:45:00Z">
        <w:r w:rsidRPr="00F31509" w:rsidDel="00FC6D8E">
          <w:rPr>
            <w:rFonts w:asciiTheme="majorBidi" w:hAnsiTheme="majorBidi" w:cstheme="majorBidi"/>
            <w:lang w:val="en-GB"/>
          </w:rPr>
          <w:delText>consists i</w:delText>
        </w:r>
        <w:r w:rsidR="003A6BD0" w:rsidRPr="00F31509" w:rsidDel="00FC6D8E">
          <w:rPr>
            <w:rFonts w:asciiTheme="majorBidi" w:hAnsiTheme="majorBidi" w:cstheme="majorBidi"/>
            <w:lang w:val="en-GB"/>
          </w:rPr>
          <w:delText>n</w:delText>
        </w:r>
        <w:r w:rsidRPr="00F31509" w:rsidDel="00FC6D8E">
          <w:rPr>
            <w:rFonts w:asciiTheme="majorBidi" w:hAnsiTheme="majorBidi" w:cstheme="majorBidi"/>
            <w:lang w:val="en-GB"/>
          </w:rPr>
          <w:delText xml:space="preserve"> </w:delText>
        </w:r>
      </w:del>
      <w:ins w:id="3163" w:author="Jane Shaw" w:date="2015-10-19T16:45:00Z">
        <w:r w:rsidR="00FC6D8E">
          <w:rPr>
            <w:rFonts w:asciiTheme="majorBidi" w:hAnsiTheme="majorBidi" w:cstheme="majorBidi"/>
            <w:lang w:val="en-GB"/>
          </w:rPr>
          <w:t xml:space="preserve">is </w:t>
        </w:r>
      </w:ins>
      <w:r w:rsidRPr="00F31509">
        <w:rPr>
          <w:rFonts w:asciiTheme="majorBidi" w:hAnsiTheme="majorBidi" w:cstheme="majorBidi"/>
          <w:lang w:val="en-GB"/>
        </w:rPr>
        <w:t>the inclusion of shadow trade, especially in developing countries. Shadow trade comprises all trade in goods that has not been subjected to statutory border formalities such as customs clearance (Afrika and Ajumbo, 2012</w:t>
      </w:r>
      <w:ins w:id="3164" w:author="Jane Shaw" w:date="2015-10-19T16:45:00Z">
        <w:r w:rsidR="00FC6D8E">
          <w:rPr>
            <w:rFonts w:asciiTheme="majorBidi" w:hAnsiTheme="majorBidi" w:cstheme="majorBidi"/>
            <w:lang w:val="en-GB"/>
          </w:rPr>
          <w:t>:</w:t>
        </w:r>
      </w:ins>
      <w:del w:id="3165" w:author="Jane Shaw" w:date="2015-10-19T16:45:00Z">
        <w:r w:rsidRPr="00F31509" w:rsidDel="00FC6D8E">
          <w:rPr>
            <w:rFonts w:asciiTheme="majorBidi" w:hAnsiTheme="majorBidi" w:cstheme="majorBidi"/>
            <w:lang w:val="en-GB"/>
          </w:rPr>
          <w:delText>.</w:delText>
        </w:r>
      </w:del>
      <w:r w:rsidRPr="00F31509">
        <w:rPr>
          <w:rFonts w:asciiTheme="majorBidi" w:hAnsiTheme="majorBidi" w:cstheme="majorBidi"/>
          <w:lang w:val="en-GB"/>
        </w:rPr>
        <w:t xml:space="preserve"> </w:t>
      </w:r>
      <w:del w:id="3166" w:author="Jane Shaw" w:date="2015-10-19T16:45:00Z">
        <w:r w:rsidRPr="00F31509" w:rsidDel="00FC6D8E">
          <w:rPr>
            <w:rFonts w:asciiTheme="majorBidi" w:hAnsiTheme="majorBidi" w:cstheme="majorBidi"/>
            <w:lang w:val="en-GB"/>
          </w:rPr>
          <w:delText xml:space="preserve">p. </w:delText>
        </w:r>
      </w:del>
      <w:r w:rsidRPr="00F31509">
        <w:rPr>
          <w:rFonts w:asciiTheme="majorBidi" w:hAnsiTheme="majorBidi" w:cstheme="majorBidi"/>
          <w:lang w:val="en-GB"/>
        </w:rPr>
        <w:t xml:space="preserve">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 xml:space="preserve">the statistics compiled </w:t>
      </w:r>
      <w:del w:id="3167" w:author="Jane Shaw" w:date="2015-10-19T16:46:00Z">
        <w:r w:rsidRPr="00F31509" w:rsidDel="00FC6D8E">
          <w:rPr>
            <w:rFonts w:asciiTheme="majorBidi" w:hAnsiTheme="majorBidi" w:cstheme="majorBidi"/>
            <w:lang w:val="en-GB"/>
          </w:rPr>
          <w:delText xml:space="preserve">on the basis of </w:delText>
        </w:r>
      </w:del>
      <w:ins w:id="3168" w:author="Jane Shaw" w:date="2015-10-19T16:46:00Z">
        <w:r w:rsidR="00FC6D8E">
          <w:rPr>
            <w:rFonts w:asciiTheme="majorBidi" w:hAnsiTheme="majorBidi" w:cstheme="majorBidi"/>
            <w:lang w:val="en-GB"/>
          </w:rPr>
          <w:t xml:space="preserve">from </w:t>
        </w:r>
      </w:ins>
      <w:r w:rsidRPr="00F31509">
        <w:rPr>
          <w:rFonts w:asciiTheme="majorBidi" w:hAnsiTheme="majorBidi" w:cstheme="majorBidi"/>
          <w:lang w:val="en-GB"/>
        </w:rPr>
        <w:t>customs records. Although it is estimated that in Africa shadow trade is an important source of income for a large share of the population</w:t>
      </w:r>
      <w:ins w:id="3169" w:author="Jane Shaw" w:date="2015-10-19T16:46:00Z">
        <w:r w:rsidR="00FC6D8E">
          <w:rPr>
            <w:rFonts w:asciiTheme="majorBidi" w:hAnsiTheme="majorBidi" w:cstheme="majorBidi"/>
            <w:lang w:val="en-GB"/>
          </w:rPr>
          <w:t>,</w:t>
        </w:r>
      </w:ins>
      <w:r w:rsidRPr="00F31509">
        <w:rPr>
          <w:rFonts w:asciiTheme="majorBidi" w:hAnsiTheme="majorBidi" w:cstheme="majorBidi"/>
          <w:lang w:val="en-GB"/>
        </w:rPr>
        <w:t xml:space="preserve"> and even provides a noticeable contribution to food security (</w:t>
      </w:r>
      <w:ins w:id="3170" w:author="Jane Shaw" w:date="2015-10-19T16:47:00Z">
        <w:r w:rsidR="00FC6D8E" w:rsidRPr="00F31509">
          <w:rPr>
            <w:rFonts w:asciiTheme="majorBidi" w:hAnsiTheme="majorBidi" w:cstheme="majorBidi"/>
            <w:lang w:val="en-GB"/>
          </w:rPr>
          <w:t>Afrika and Ajumbo, 2012</w:t>
        </w:r>
        <w:r w:rsidR="00FC6D8E">
          <w:rPr>
            <w:rFonts w:asciiTheme="majorBidi" w:hAnsiTheme="majorBidi" w:cstheme="majorBidi"/>
            <w:lang w:val="en-GB"/>
          </w:rPr>
          <w:t xml:space="preserve">: </w:t>
        </w:r>
      </w:ins>
      <w:del w:id="3171" w:author="Jane Shaw" w:date="2015-10-19T16:47:00Z">
        <w:r w:rsidRPr="00F31509" w:rsidDel="00FC6D8E">
          <w:rPr>
            <w:rFonts w:asciiTheme="majorBidi" w:hAnsiTheme="majorBidi" w:cstheme="majorBidi"/>
            <w:i/>
            <w:lang w:val="en-GB"/>
          </w:rPr>
          <w:delText>ibd.</w:delText>
        </w:r>
        <w:r w:rsidRPr="00F31509" w:rsidDel="00FC6D8E">
          <w:rPr>
            <w:rFonts w:asciiTheme="majorBidi" w:hAnsiTheme="majorBidi" w:cstheme="majorBidi"/>
            <w:lang w:val="en-GB"/>
          </w:rPr>
          <w:delText>, p.</w:delText>
        </w:r>
      </w:del>
      <w:r w:rsidRPr="00F31509">
        <w:rPr>
          <w:rFonts w:asciiTheme="majorBidi" w:hAnsiTheme="majorBidi" w:cstheme="majorBidi"/>
          <w:lang w:val="en-GB"/>
        </w:rPr>
        <w:t xml:space="preserve">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ins w:id="3172" w:author="Jane Shaw" w:date="2015-10-19T16:47:00Z">
        <w:r w:rsidR="00FC6D8E">
          <w:rPr>
            <w:rFonts w:asciiTheme="majorBidi" w:hAnsiTheme="majorBidi" w:cstheme="majorBidi"/>
            <w:lang w:val="en-GB"/>
          </w:rPr>
          <w:t>.</w:t>
        </w:r>
      </w:ins>
      <w:r w:rsidRPr="00F31509">
        <w:rPr>
          <w:rStyle w:val="Rimandonotaapidipagina"/>
          <w:rFonts w:asciiTheme="majorBidi" w:hAnsiTheme="majorBidi" w:cstheme="majorBidi"/>
          <w:lang w:val="en-GB"/>
        </w:rPr>
        <w:footnoteReference w:id="17"/>
      </w:r>
      <w:del w:id="3190" w:author="Jane Shaw" w:date="2015-10-19T16:47:00Z">
        <w:r w:rsidRPr="00F31509" w:rsidDel="00FC6D8E">
          <w:rPr>
            <w:rFonts w:asciiTheme="majorBidi" w:hAnsiTheme="majorBidi" w:cstheme="majorBidi"/>
            <w:lang w:val="en-GB"/>
          </w:rPr>
          <w:delText>.</w:delText>
        </w:r>
      </w:del>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w:t>
      </w:r>
      <w:ins w:id="3191" w:author="Jane Shaw" w:date="2015-10-21T13:19:00Z">
        <w:r w:rsidR="00BE5A36">
          <w:rPr>
            <w:rFonts w:asciiTheme="majorBidi" w:hAnsiTheme="majorBidi" w:cstheme="majorBidi"/>
            <w:lang w:val="en-GB"/>
          </w:rPr>
          <w:t>s</w:t>
        </w:r>
      </w:ins>
      <w:del w:id="3192" w:author="Jane Shaw" w:date="2015-10-21T13:19:00Z">
        <w:r w:rsidR="002B0985" w:rsidRPr="00F31509" w:rsidDel="00BE5A36">
          <w:rPr>
            <w:rFonts w:asciiTheme="majorBidi" w:hAnsiTheme="majorBidi" w:cstheme="majorBidi"/>
            <w:lang w:val="en-GB"/>
          </w:rPr>
          <w:delText>al</w:delText>
        </w:r>
      </w:del>
      <w:r w:rsidR="002B0985" w:rsidRPr="00F31509">
        <w:rPr>
          <w:rFonts w:asciiTheme="majorBidi" w:hAnsiTheme="majorBidi" w:cstheme="majorBidi"/>
          <w:lang w:val="en-GB"/>
        </w:rPr>
        <w:t xml:space="preserve"> offices of </w:t>
      </w:r>
      <w:del w:id="3193" w:author="Jane Shaw" w:date="2015-10-19T16:52:00Z">
        <w:r w:rsidR="002B0985" w:rsidRPr="00F31509" w:rsidDel="00AA1313">
          <w:rPr>
            <w:rFonts w:asciiTheme="majorBidi" w:hAnsiTheme="majorBidi" w:cstheme="majorBidi"/>
            <w:lang w:val="en-GB"/>
          </w:rPr>
          <w:delText xml:space="preserve">Rwanda and </w:delText>
        </w:r>
      </w:del>
      <w:r w:rsidR="002B0985" w:rsidRPr="00F31509">
        <w:rPr>
          <w:rFonts w:asciiTheme="majorBidi" w:hAnsiTheme="majorBidi" w:cstheme="majorBidi"/>
          <w:lang w:val="en-GB"/>
        </w:rPr>
        <w:t>Camero</w:t>
      </w:r>
      <w:ins w:id="3194" w:author="Jane Shaw" w:date="2015-10-19T16:52:00Z">
        <w:r w:rsidR="00AA1313">
          <w:rPr>
            <w:rFonts w:asciiTheme="majorBidi" w:hAnsiTheme="majorBidi" w:cstheme="majorBidi"/>
            <w:lang w:val="en-GB"/>
          </w:rPr>
          <w:t>o</w:t>
        </w:r>
      </w:ins>
      <w:del w:id="3195" w:author="Jane Shaw" w:date="2015-10-19T16:52:00Z">
        <w:r w:rsidR="002B0985" w:rsidRPr="00F31509" w:rsidDel="00AA1313">
          <w:rPr>
            <w:rFonts w:asciiTheme="majorBidi" w:hAnsiTheme="majorBidi" w:cstheme="majorBidi"/>
            <w:lang w:val="en-GB"/>
          </w:rPr>
          <w:delText>u</w:delText>
        </w:r>
      </w:del>
      <w:r w:rsidR="002B0985" w:rsidRPr="00F31509">
        <w:rPr>
          <w:rFonts w:asciiTheme="majorBidi" w:hAnsiTheme="majorBidi" w:cstheme="majorBidi"/>
          <w:lang w:val="en-GB"/>
        </w:rPr>
        <w:t xml:space="preserve">n </w:t>
      </w:r>
      <w:ins w:id="3196" w:author="Jane Shaw" w:date="2015-10-19T16:52:00Z">
        <w:r w:rsidR="00AA1313">
          <w:rPr>
            <w:rFonts w:asciiTheme="majorBidi" w:hAnsiTheme="majorBidi" w:cstheme="majorBidi"/>
            <w:lang w:val="en-GB"/>
          </w:rPr>
          <w:t xml:space="preserve">and Rwanda </w:t>
        </w:r>
      </w:ins>
      <w:r w:rsidR="002B0985" w:rsidRPr="00F31509">
        <w:rPr>
          <w:rFonts w:asciiTheme="majorBidi" w:hAnsiTheme="majorBidi" w:cstheme="majorBidi"/>
          <w:lang w:val="en-GB"/>
        </w:rPr>
        <w:t xml:space="preserve">estimate shadow trade on the basis of a survey of </w:t>
      </w:r>
      <w:del w:id="3197" w:author="Jane Shaw" w:date="2015-10-19T16:52:00Z">
        <w:r w:rsidR="002B0985" w:rsidRPr="00F31509" w:rsidDel="00AA1313">
          <w:rPr>
            <w:rFonts w:asciiTheme="majorBidi" w:hAnsiTheme="majorBidi" w:cstheme="majorBidi"/>
            <w:lang w:val="en-GB"/>
          </w:rPr>
          <w:delText xml:space="preserve">persons </w:delText>
        </w:r>
      </w:del>
      <w:ins w:id="3198" w:author="Jane Shaw" w:date="2015-10-19T16:52:00Z">
        <w:r w:rsidR="00AA1313">
          <w:rPr>
            <w:rFonts w:asciiTheme="majorBidi" w:hAnsiTheme="majorBidi" w:cstheme="majorBidi"/>
            <w:lang w:val="en-GB"/>
          </w:rPr>
          <w:t xml:space="preserve">people </w:t>
        </w:r>
      </w:ins>
      <w:r w:rsidR="002B0985" w:rsidRPr="00F31509">
        <w:rPr>
          <w:rFonts w:asciiTheme="majorBidi" w:hAnsiTheme="majorBidi" w:cstheme="majorBidi"/>
          <w:lang w:val="en-GB"/>
        </w:rPr>
        <w:t xml:space="preserve">carrying goods </w:t>
      </w:r>
      <w:del w:id="3199" w:author="Jane Shaw" w:date="2015-10-19T16:53:00Z">
        <w:r w:rsidR="002B0985" w:rsidRPr="00F31509" w:rsidDel="00AA1313">
          <w:rPr>
            <w:rFonts w:asciiTheme="majorBidi" w:hAnsiTheme="majorBidi" w:cstheme="majorBidi"/>
            <w:lang w:val="en-GB"/>
          </w:rPr>
          <w:delText xml:space="preserve">and </w:delText>
        </w:r>
      </w:del>
      <w:ins w:id="3200" w:author="Jane Shaw" w:date="2015-10-19T16:53:00Z">
        <w:r w:rsidR="00AA1313">
          <w:rPr>
            <w:rFonts w:asciiTheme="majorBidi" w:hAnsiTheme="majorBidi" w:cstheme="majorBidi"/>
            <w:lang w:val="en-GB"/>
          </w:rPr>
          <w:t xml:space="preserve">when they </w:t>
        </w:r>
      </w:ins>
      <w:r w:rsidR="002B0985" w:rsidRPr="00F31509">
        <w:rPr>
          <w:rFonts w:asciiTheme="majorBidi" w:hAnsiTheme="majorBidi" w:cstheme="majorBidi"/>
          <w:lang w:val="en-GB"/>
        </w:rPr>
        <w:t>cross</w:t>
      </w:r>
      <w:del w:id="3201" w:author="Jane Shaw" w:date="2015-10-19T16:53:00Z">
        <w:r w:rsidR="002B0985" w:rsidRPr="00F31509" w:rsidDel="00AA1313">
          <w:rPr>
            <w:rFonts w:asciiTheme="majorBidi" w:hAnsiTheme="majorBidi" w:cstheme="majorBidi"/>
            <w:lang w:val="en-GB"/>
          </w:rPr>
          <w:delText>ing</w:delText>
        </w:r>
      </w:del>
      <w:r w:rsidR="002B0985" w:rsidRPr="00F31509">
        <w:rPr>
          <w:rFonts w:asciiTheme="majorBidi" w:hAnsiTheme="majorBidi" w:cstheme="majorBidi"/>
          <w:lang w:val="en-GB"/>
        </w:rPr>
        <w:t xml:space="preserve"> the </w:t>
      </w:r>
      <w:del w:id="3202" w:author="Jane Shaw" w:date="2015-10-19T16:53:00Z">
        <w:r w:rsidR="002B0985" w:rsidRPr="00F31509" w:rsidDel="00AA1313">
          <w:rPr>
            <w:rFonts w:asciiTheme="majorBidi" w:hAnsiTheme="majorBidi" w:cstheme="majorBidi"/>
            <w:lang w:val="en-GB"/>
          </w:rPr>
          <w:delText xml:space="preserve">border at the </w:delText>
        </w:r>
      </w:del>
      <w:r w:rsidR="002B0985" w:rsidRPr="00F31509">
        <w:rPr>
          <w:rFonts w:asciiTheme="majorBidi" w:hAnsiTheme="majorBidi" w:cstheme="majorBidi"/>
          <w:lang w:val="en-GB"/>
        </w:rPr>
        <w:t>main border points of the country (Habinshuti</w:t>
      </w:r>
      <w:ins w:id="3203" w:author="Jane Shaw" w:date="2015-10-19T16:53:00Z">
        <w:r w:rsidR="00AA1313">
          <w:rPr>
            <w:rFonts w:asciiTheme="majorBidi" w:hAnsiTheme="majorBidi" w:cstheme="majorBidi"/>
            <w:lang w:val="en-GB"/>
          </w:rPr>
          <w:t>,</w:t>
        </w:r>
      </w:ins>
      <w:r w:rsidR="002B0985" w:rsidRPr="00F31509">
        <w:rPr>
          <w:rFonts w:asciiTheme="majorBidi" w:hAnsiTheme="majorBidi" w:cstheme="majorBidi"/>
          <w:lang w:val="en-GB"/>
        </w:rPr>
        <w:t xml:space="preserve"> 2014; Nguingnang</w:t>
      </w:r>
      <w:ins w:id="3204" w:author="Jane Shaw" w:date="2015-10-19T16:53:00Z">
        <w:r w:rsidR="00AA1313">
          <w:rPr>
            <w:rFonts w:asciiTheme="majorBidi" w:hAnsiTheme="majorBidi" w:cstheme="majorBidi"/>
            <w:lang w:val="en-GB"/>
          </w:rPr>
          <w:t>,</w:t>
        </w:r>
      </w:ins>
      <w:r w:rsidR="002B0985" w:rsidRPr="00F31509">
        <w:rPr>
          <w:rFonts w:asciiTheme="majorBidi" w:hAnsiTheme="majorBidi" w:cstheme="majorBidi"/>
          <w:lang w:val="en-GB"/>
        </w:rPr>
        <w:t xml:space="preserve"> 2014). </w:t>
      </w:r>
      <w:del w:id="3205" w:author="Jane Shaw" w:date="2015-10-19T16:53:00Z">
        <w:r w:rsidR="002B0985" w:rsidRPr="00F31509" w:rsidDel="00AA1313">
          <w:rPr>
            <w:rFonts w:asciiTheme="majorBidi" w:hAnsiTheme="majorBidi" w:cstheme="majorBidi"/>
            <w:lang w:val="en-GB"/>
          </w:rPr>
          <w:delText>Non-</w:delText>
        </w:r>
      </w:del>
      <w:ins w:id="3206" w:author="Jane Shaw" w:date="2015-10-19T16:53:00Z">
        <w:r w:rsidR="00AA1313">
          <w:rPr>
            <w:rFonts w:asciiTheme="majorBidi" w:hAnsiTheme="majorBidi" w:cstheme="majorBidi"/>
            <w:lang w:val="en-GB"/>
          </w:rPr>
          <w:t>Un</w:t>
        </w:r>
      </w:ins>
      <w:r w:rsidR="002B0985" w:rsidRPr="00F31509">
        <w:rPr>
          <w:rFonts w:asciiTheme="majorBidi" w:hAnsiTheme="majorBidi" w:cstheme="majorBidi"/>
          <w:lang w:val="en-GB"/>
        </w:rPr>
        <w:t>official data on shadow trade in East</w:t>
      </w:r>
      <w:del w:id="3207" w:author="Jane Shaw" w:date="2015-10-19T16:54:00Z">
        <w:r w:rsidR="002B0985" w:rsidRPr="00F31509" w:rsidDel="00AA1313">
          <w:rPr>
            <w:rFonts w:asciiTheme="majorBidi" w:hAnsiTheme="majorBidi" w:cstheme="majorBidi"/>
            <w:lang w:val="en-GB"/>
          </w:rPr>
          <w:delText>ern</w:delText>
        </w:r>
      </w:del>
      <w:r w:rsidR="002B0985" w:rsidRPr="00F31509">
        <w:rPr>
          <w:rFonts w:asciiTheme="majorBidi" w:hAnsiTheme="majorBidi" w:cstheme="majorBidi"/>
          <w:lang w:val="en-GB"/>
        </w:rPr>
        <w:t xml:space="preserve"> and Southern Africa are compiled by the Famine Early Warning Systems Network each quarter </w:t>
      </w:r>
      <w:del w:id="3208" w:author="Jane Shaw" w:date="2015-10-19T16:54:00Z">
        <w:r w:rsidR="002B0985" w:rsidRPr="00F31509" w:rsidDel="00AA1313">
          <w:rPr>
            <w:rFonts w:asciiTheme="majorBidi" w:hAnsiTheme="majorBidi" w:cstheme="majorBidi"/>
            <w:lang w:val="en-GB"/>
          </w:rPr>
          <w:delText xml:space="preserve">year </w:delText>
        </w:r>
      </w:del>
      <w:r w:rsidR="002B0985" w:rsidRPr="00F31509">
        <w:rPr>
          <w:rFonts w:asciiTheme="majorBidi" w:hAnsiTheme="majorBidi" w:cstheme="majorBidi"/>
          <w:lang w:val="en-GB"/>
        </w:rPr>
        <w:t>using a similar approach (</w:t>
      </w:r>
      <w:del w:id="3209" w:author="Jane Shaw" w:date="2015-10-19T16:54:00Z">
        <w:r w:rsidR="002B0985" w:rsidRPr="00F31509" w:rsidDel="00AA1313">
          <w:rPr>
            <w:rFonts w:asciiTheme="majorBidi" w:hAnsiTheme="majorBidi" w:cstheme="majorBidi"/>
            <w:lang w:val="en-GB"/>
          </w:rPr>
          <w:delText xml:space="preserve">FEWS Net </w:delText>
        </w:r>
      </w:del>
      <w:ins w:id="3210" w:author="Jane Shaw" w:date="2015-10-19T16:54:00Z">
        <w:r w:rsidR="00AA1313">
          <w:rPr>
            <w:rFonts w:asciiTheme="majorBidi" w:hAnsiTheme="majorBidi" w:cstheme="majorBidi"/>
            <w:lang w:val="en-GB"/>
          </w:rPr>
          <w:t xml:space="preserve">FSNWG, </w:t>
        </w:r>
      </w:ins>
      <w:r w:rsidR="002B0985" w:rsidRPr="00F31509">
        <w:rPr>
          <w:rFonts w:asciiTheme="majorBidi" w:hAnsiTheme="majorBidi" w:cstheme="majorBidi"/>
          <w:lang w:val="en-GB"/>
        </w:rPr>
        <w:t>2012</w:t>
      </w:r>
      <w:ins w:id="3211" w:author="Jane Shaw" w:date="2015-10-19T16:54:00Z">
        <w:r w:rsidR="00AA1313">
          <w:rPr>
            <w:rFonts w:asciiTheme="majorBidi" w:hAnsiTheme="majorBidi" w:cstheme="majorBidi"/>
            <w:lang w:val="en-GB"/>
          </w:rPr>
          <w:t>:</w:t>
        </w:r>
      </w:ins>
      <w:del w:id="3212" w:author="Jane Shaw" w:date="2015-10-19T16:54:00Z">
        <w:r w:rsidR="002B0985" w:rsidRPr="00F31509" w:rsidDel="00AA1313">
          <w:rPr>
            <w:rFonts w:asciiTheme="majorBidi" w:hAnsiTheme="majorBidi" w:cstheme="majorBidi"/>
            <w:lang w:val="en-GB"/>
          </w:rPr>
          <w:delText>,</w:delText>
        </w:r>
      </w:del>
      <w:r w:rsidR="002B0985" w:rsidRPr="00F31509">
        <w:rPr>
          <w:rFonts w:asciiTheme="majorBidi" w:hAnsiTheme="majorBidi" w:cstheme="majorBidi"/>
          <w:lang w:val="en-GB"/>
        </w:rPr>
        <w:t xml:space="preserve"> 2015).</w:t>
      </w:r>
    </w:p>
    <w:p w14:paraId="0AB0D57C" w14:textId="77777777" w:rsidR="004F65E4" w:rsidRPr="00F31509" w:rsidRDefault="00F02494" w:rsidP="00B44757">
      <w:pPr>
        <w:pStyle w:val="Titolo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tocks</w:t>
      </w:r>
    </w:p>
    <w:p w14:paraId="3CFAA1F5" w14:textId="709D43F6"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w:t>
      </w:r>
      <w:del w:id="3213" w:author="Jane Shaw" w:date="2015-10-19T16:59:00Z">
        <w:r w:rsidRPr="00F31509" w:rsidDel="0051755A">
          <w:rPr>
            <w:rFonts w:asciiTheme="majorBidi" w:eastAsia="Times New Roman" w:hAnsiTheme="majorBidi" w:cstheme="majorBidi"/>
            <w:lang w:val="en-GB"/>
          </w:rPr>
          <w:delText xml:space="preserve">or even </w:delText>
        </w:r>
      </w:del>
      <w:ins w:id="3214" w:author="Jane Shaw" w:date="2015-10-19T16:59:00Z">
        <w:r w:rsidR="0051755A">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international relief organizations such as the </w:t>
      </w:r>
      <w:ins w:id="3215" w:author="Jane Shaw" w:date="2015-10-19T16:59:00Z">
        <w:r w:rsidR="0051755A">
          <w:rPr>
            <w:rFonts w:asciiTheme="majorBidi" w:eastAsia="Times New Roman" w:hAnsiTheme="majorBidi" w:cstheme="majorBidi"/>
            <w:lang w:val="en-GB"/>
          </w:rPr>
          <w:t>World Food Programme (</w:t>
        </w:r>
      </w:ins>
      <w:r w:rsidRPr="00F31509">
        <w:rPr>
          <w:rFonts w:asciiTheme="majorBidi" w:eastAsia="Times New Roman" w:hAnsiTheme="majorBidi" w:cstheme="majorBidi"/>
          <w:lang w:val="en-GB"/>
        </w:rPr>
        <w:t>WFP</w:t>
      </w:r>
      <w:ins w:id="3216" w:author="Jane Shaw" w:date="2015-10-19T16:59:00Z">
        <w:r w:rsidR="0051755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del w:id="3217" w:author="Jane Shaw" w:date="2015-10-19T16:59:00Z">
        <w:r w:rsidR="00F02494" w:rsidRPr="00F31509" w:rsidDel="0051755A">
          <w:rPr>
            <w:rFonts w:asciiTheme="majorBidi" w:eastAsia="Times New Roman" w:hAnsiTheme="majorBidi" w:cstheme="majorBidi"/>
            <w:lang w:val="en-GB"/>
          </w:rPr>
          <w:delText xml:space="preserve">with </w:delText>
        </w:r>
      </w:del>
      <w:ins w:id="3218" w:author="Jane Shaw" w:date="2015-10-19T16:59:00Z">
        <w:r w:rsidR="0051755A">
          <w:rPr>
            <w:rFonts w:asciiTheme="majorBidi" w:eastAsia="Times New Roman" w:hAnsiTheme="majorBidi" w:cstheme="majorBidi"/>
            <w:lang w:val="en-GB"/>
          </w:rPr>
          <w:t xml:space="preserve">for </w:t>
        </w:r>
      </w:ins>
      <w:r w:rsidR="00F02494" w:rsidRPr="00F31509">
        <w:rPr>
          <w:rFonts w:asciiTheme="majorBidi" w:eastAsia="Times New Roman" w:hAnsiTheme="majorBidi" w:cstheme="majorBidi"/>
          <w:lang w:val="en-GB"/>
        </w:rPr>
        <w:t xml:space="preserve">the purpose </w:t>
      </w:r>
      <w:del w:id="3219" w:author="Jane Shaw" w:date="2015-10-19T16:59:00Z">
        <w:r w:rsidRPr="00F31509" w:rsidDel="0051755A">
          <w:rPr>
            <w:rFonts w:asciiTheme="majorBidi" w:eastAsia="Times New Roman" w:hAnsiTheme="majorBidi" w:cstheme="majorBidi"/>
            <w:lang w:val="en-GB"/>
          </w:rPr>
          <w:delText xml:space="preserve">to </w:delText>
        </w:r>
      </w:del>
      <w:ins w:id="3220" w:author="Jane Shaw" w:date="2015-10-19T16:59:00Z">
        <w:r w:rsidR="0051755A">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smooth</w:t>
      </w:r>
      <w:ins w:id="3221" w:author="Jane Shaw" w:date="2015-10-19T16:59:00Z">
        <w:r w:rsidR="0051755A">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w:t>
      </w:r>
      <w:del w:id="3222" w:author="Jane Shaw" w:date="2015-10-19T17:00:00Z">
        <w:r w:rsidRPr="00F31509" w:rsidDel="0051755A">
          <w:rPr>
            <w:rFonts w:asciiTheme="majorBidi" w:eastAsia="Times New Roman" w:hAnsiTheme="majorBidi" w:cstheme="majorBidi"/>
            <w:lang w:val="en-GB"/>
          </w:rPr>
          <w:delText xml:space="preserve">settings </w:delText>
        </w:r>
      </w:del>
      <w:ins w:id="3223" w:author="Jane Shaw" w:date="2015-10-19T17:00:00Z">
        <w:r w:rsidR="0051755A">
          <w:rPr>
            <w:rFonts w:asciiTheme="majorBidi" w:eastAsia="Times New Roman" w:hAnsiTheme="majorBidi" w:cstheme="majorBidi"/>
            <w:lang w:val="en-GB"/>
          </w:rPr>
          <w:t xml:space="preserve">locations in </w:t>
        </w:r>
      </w:ins>
      <w:del w:id="3224" w:author="Jane Shaw" w:date="2015-10-19T17:00:00Z">
        <w:r w:rsidRPr="00F31509" w:rsidDel="0051755A">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 xml:space="preserve">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are also kept as a reserve for insurance against food shortage</w:t>
      </w:r>
      <w:ins w:id="3225" w:author="Jane Shaw" w:date="2015-10-19T17:00:00Z">
        <w:r w:rsidR="0051755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or</w:t>
      </w:r>
      <w:ins w:id="3226" w:author="Jane Shaw" w:date="2015-10-19T17:00:00Z">
        <w:r w:rsidR="0051755A">
          <w:rPr>
            <w:rFonts w:asciiTheme="majorBidi" w:eastAsia="Times New Roman" w:hAnsiTheme="majorBidi" w:cstheme="majorBidi"/>
            <w:lang w:val="en-GB"/>
          </w:rPr>
          <w:t xml:space="preserve"> to store value</w:t>
        </w:r>
      </w:ins>
      <w:del w:id="3227" w:author="Jane Shaw" w:date="2015-10-19T17:01:00Z">
        <w:r w:rsidRPr="00F31509" w:rsidDel="0051755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228" w:author="Jane Shaw" w:date="2015-10-19T17:00:00Z">
        <w:r w:rsidRPr="00F31509" w:rsidDel="0051755A">
          <w:rPr>
            <w:rFonts w:asciiTheme="majorBidi" w:eastAsia="Times New Roman" w:hAnsiTheme="majorBidi" w:cstheme="majorBidi"/>
            <w:lang w:val="en-GB"/>
          </w:rPr>
          <w:delText xml:space="preserve">for want of </w:delText>
        </w:r>
      </w:del>
      <w:ins w:id="3229" w:author="Jane Shaw" w:date="2015-10-19T17:00:00Z">
        <w:r w:rsidR="0051755A">
          <w:rPr>
            <w:rFonts w:asciiTheme="majorBidi" w:eastAsia="Times New Roman" w:hAnsiTheme="majorBidi" w:cstheme="majorBidi"/>
            <w:lang w:val="en-GB"/>
          </w:rPr>
          <w:t xml:space="preserve">where </w:t>
        </w:r>
      </w:ins>
      <w:r w:rsidRPr="00F31509">
        <w:rPr>
          <w:rFonts w:asciiTheme="majorBidi" w:eastAsia="Times New Roman" w:hAnsiTheme="majorBidi" w:cstheme="majorBidi"/>
          <w:lang w:val="en-GB"/>
        </w:rPr>
        <w:t>a fully developed rural finance system</w:t>
      </w:r>
      <w:ins w:id="3230" w:author="Jane Shaw" w:date="2015-10-19T17:00:00Z">
        <w:r w:rsidR="0051755A">
          <w:rPr>
            <w:rFonts w:asciiTheme="majorBidi" w:eastAsia="Times New Roman" w:hAnsiTheme="majorBidi" w:cstheme="majorBidi"/>
            <w:lang w:val="en-GB"/>
          </w:rPr>
          <w:t xml:space="preserve"> is lacking</w:t>
        </w:r>
      </w:ins>
      <w:del w:id="3231" w:author="Jane Shaw" w:date="2015-10-19T17:01:00Z">
        <w:r w:rsidRPr="00F31509" w:rsidDel="0051755A">
          <w:rPr>
            <w:rFonts w:asciiTheme="majorBidi" w:eastAsia="Times New Roman" w:hAnsiTheme="majorBidi" w:cstheme="majorBidi"/>
            <w:lang w:val="en-GB"/>
          </w:rPr>
          <w:delText>, as a store of value</w:delText>
        </w:r>
      </w:del>
      <w:r w:rsidRPr="00F31509">
        <w:rPr>
          <w:rFonts w:asciiTheme="majorBidi" w:eastAsia="Times New Roman" w:hAnsiTheme="majorBidi" w:cstheme="majorBidi"/>
          <w:lang w:val="en-GB"/>
        </w:rPr>
        <w:t xml:space="preserve">. </w:t>
      </w:r>
    </w:p>
    <w:p w14:paraId="7623F869" w14:textId="34B63ECC"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t>
      </w:r>
      <w:del w:id="3232" w:author="Jane Shaw" w:date="2015-10-19T17:01:00Z">
        <w:r w:rsidRPr="00F31509" w:rsidDel="0051755A">
          <w:rPr>
            <w:rFonts w:asciiTheme="majorBidi" w:hAnsiTheme="majorBidi" w:cstheme="majorBidi"/>
            <w:lang w:val="en-GB"/>
          </w:rPr>
          <w:delText xml:space="preserve">would be </w:delText>
        </w:r>
      </w:del>
      <w:ins w:id="3233" w:author="Jane Shaw" w:date="2015-10-19T17:01:00Z">
        <w:r w:rsidR="0051755A">
          <w:rPr>
            <w:rFonts w:asciiTheme="majorBidi" w:hAnsiTheme="majorBidi" w:cstheme="majorBidi"/>
            <w:lang w:val="en-GB"/>
          </w:rPr>
          <w:t xml:space="preserve">is </w:t>
        </w:r>
      </w:ins>
      <w:r w:rsidRPr="00F31509">
        <w:rPr>
          <w:rFonts w:asciiTheme="majorBidi" w:hAnsiTheme="majorBidi" w:cstheme="majorBidi"/>
          <w:lang w:val="en-GB"/>
        </w:rPr>
        <w:t xml:space="preserve">through agricultural censuses, but </w:t>
      </w:r>
      <w:del w:id="3234" w:author="Jane Shaw" w:date="2015-10-19T17:01:00Z">
        <w:r w:rsidRPr="00F31509" w:rsidDel="0051755A">
          <w:rPr>
            <w:rFonts w:asciiTheme="majorBidi" w:hAnsiTheme="majorBidi" w:cstheme="majorBidi"/>
            <w:lang w:val="en-GB"/>
          </w:rPr>
          <w:delText xml:space="preserve">in reality, </w:delText>
        </w:r>
      </w:del>
      <w:r w:rsidRPr="00F31509">
        <w:rPr>
          <w:rFonts w:asciiTheme="majorBidi" w:hAnsiTheme="majorBidi" w:cstheme="majorBidi"/>
          <w:lang w:val="en-GB"/>
        </w:rPr>
        <w:t xml:space="preserve">stocks are rarely an integral part of </w:t>
      </w:r>
      <w:del w:id="3235" w:author="Jane Shaw" w:date="2015-10-19T17:01:00Z">
        <w:r w:rsidR="00F02494" w:rsidRPr="00F31509" w:rsidDel="0051755A">
          <w:rPr>
            <w:rFonts w:asciiTheme="majorBidi" w:hAnsiTheme="majorBidi" w:cstheme="majorBidi"/>
            <w:lang w:val="en-GB"/>
          </w:rPr>
          <w:delText>them</w:delText>
        </w:r>
      </w:del>
      <w:ins w:id="3236" w:author="Jane Shaw" w:date="2015-10-19T17:01:00Z">
        <w:r w:rsidR="0051755A">
          <w:rPr>
            <w:rFonts w:asciiTheme="majorBidi" w:hAnsiTheme="majorBidi" w:cstheme="majorBidi"/>
            <w:lang w:val="en-GB"/>
          </w:rPr>
          <w:t>these censuses</w:t>
        </w:r>
      </w:ins>
      <w:r w:rsidRPr="00F31509">
        <w:rPr>
          <w:rFonts w:asciiTheme="majorBidi" w:hAnsiTheme="majorBidi" w:cstheme="majorBidi"/>
          <w:lang w:val="en-GB"/>
        </w:rPr>
        <w:t xml:space="preserve">. </w:t>
      </w:r>
      <w:del w:id="3237" w:author="Jane Shaw" w:date="2015-10-19T17:01:00Z">
        <w:r w:rsidRPr="00F31509" w:rsidDel="0051755A">
          <w:rPr>
            <w:rFonts w:asciiTheme="majorBidi" w:hAnsiTheme="majorBidi" w:cstheme="majorBidi"/>
            <w:lang w:val="en-GB"/>
          </w:rPr>
          <w:delText xml:space="preserve">Out </w:delText>
        </w:r>
      </w:del>
      <w:r w:rsidR="0051755A" w:rsidRPr="00F31509">
        <w:rPr>
          <w:rFonts w:asciiTheme="majorBidi" w:hAnsiTheme="majorBidi" w:cstheme="majorBidi"/>
          <w:lang w:val="en-GB"/>
        </w:rPr>
        <w:t xml:space="preserve">Of </w:t>
      </w:r>
      <w:r w:rsidRPr="00F31509">
        <w:rPr>
          <w:rFonts w:asciiTheme="majorBidi" w:hAnsiTheme="majorBidi" w:cstheme="majorBidi"/>
          <w:lang w:val="en-GB"/>
        </w:rPr>
        <w:t xml:space="preserve">196 national censuses, only 30 collect information on storage infrastructure and capacities, </w:t>
      </w:r>
      <w:del w:id="3238" w:author="Jane Shaw" w:date="2015-10-19T17:01:00Z">
        <w:r w:rsidRPr="00F31509" w:rsidDel="0051755A">
          <w:rPr>
            <w:rFonts w:asciiTheme="majorBidi" w:hAnsiTheme="majorBidi" w:cstheme="majorBidi"/>
            <w:lang w:val="en-GB"/>
          </w:rPr>
          <w:delText xml:space="preserve">while </w:delText>
        </w:r>
      </w:del>
      <w:ins w:id="3239" w:author="Jane Shaw" w:date="2015-10-19T17:01:00Z">
        <w:r w:rsidR="0051755A">
          <w:rPr>
            <w:rFonts w:asciiTheme="majorBidi" w:hAnsiTheme="majorBidi" w:cstheme="majorBidi"/>
            <w:lang w:val="en-GB"/>
          </w:rPr>
          <w:t xml:space="preserve">and </w:t>
        </w:r>
      </w:ins>
      <w:r w:rsidRPr="00F31509">
        <w:rPr>
          <w:rFonts w:asciiTheme="majorBidi" w:hAnsiTheme="majorBidi" w:cstheme="majorBidi"/>
          <w:lang w:val="en-GB"/>
        </w:rPr>
        <w:t xml:space="preserve">only </w:t>
      </w:r>
      <w:del w:id="3240" w:author="Jane Shaw" w:date="2015-10-19T17:01:00Z">
        <w:r w:rsidRPr="00F31509" w:rsidDel="0051755A">
          <w:rPr>
            <w:rFonts w:asciiTheme="majorBidi" w:hAnsiTheme="majorBidi" w:cstheme="majorBidi"/>
            <w:lang w:val="en-GB"/>
          </w:rPr>
          <w:delText xml:space="preserve">7 </w:delText>
        </w:r>
      </w:del>
      <w:ins w:id="3241" w:author="Jane Shaw" w:date="2015-10-19T17:01:00Z">
        <w:r w:rsidR="0051755A">
          <w:rPr>
            <w:rFonts w:asciiTheme="majorBidi" w:hAnsiTheme="majorBidi" w:cstheme="majorBidi"/>
            <w:lang w:val="en-GB"/>
          </w:rPr>
          <w:t xml:space="preserve">seven </w:t>
        </w:r>
      </w:ins>
      <w:del w:id="3242" w:author="Jane Shaw" w:date="2015-10-19T17:01:00Z">
        <w:r w:rsidRPr="00F31509" w:rsidDel="0051755A">
          <w:rPr>
            <w:rFonts w:asciiTheme="majorBidi" w:hAnsiTheme="majorBidi" w:cstheme="majorBidi"/>
            <w:lang w:val="en-GB"/>
          </w:rPr>
          <w:delText xml:space="preserve">directly </w:delText>
        </w:r>
      </w:del>
      <w:r w:rsidRPr="00F31509">
        <w:rPr>
          <w:rFonts w:asciiTheme="majorBidi" w:hAnsiTheme="majorBidi" w:cstheme="majorBidi"/>
          <w:lang w:val="en-GB"/>
        </w:rPr>
        <w:t xml:space="preserve">include stock levels </w:t>
      </w:r>
      <w:ins w:id="3243" w:author="Jane Shaw" w:date="2015-10-19T17:01:00Z">
        <w:r w:rsidR="0051755A">
          <w:rPr>
            <w:rFonts w:asciiTheme="majorBidi" w:hAnsiTheme="majorBidi" w:cstheme="majorBidi"/>
            <w:lang w:val="en-GB"/>
          </w:rPr>
          <w:t xml:space="preserve">directly </w:t>
        </w:r>
      </w:ins>
      <w:r w:rsidRPr="00F31509">
        <w:rPr>
          <w:rFonts w:asciiTheme="majorBidi" w:hAnsiTheme="majorBidi" w:cstheme="majorBidi"/>
          <w:lang w:val="en-GB"/>
        </w:rPr>
        <w:t>(Fonteneau</w:t>
      </w:r>
      <w:ins w:id="3244" w:author="Jane Shaw" w:date="2015-10-19T17:02:00Z">
        <w:r w:rsidR="0051755A">
          <w:rPr>
            <w:rFonts w:asciiTheme="majorBidi" w:hAnsiTheme="majorBidi" w:cstheme="majorBidi"/>
            <w:lang w:val="en-GB"/>
          </w:rPr>
          <w:t>,</w:t>
        </w:r>
      </w:ins>
      <w:r w:rsidRPr="00F31509">
        <w:rPr>
          <w:rFonts w:asciiTheme="majorBidi" w:hAnsiTheme="majorBidi" w:cstheme="majorBidi"/>
          <w:lang w:val="en-GB"/>
        </w:rPr>
        <w:t xml:space="preserve"> 2014). </w:t>
      </w:r>
      <w:del w:id="3245" w:author="Jane Shaw" w:date="2015-10-19T17:02:00Z">
        <w:r w:rsidRPr="00F31509" w:rsidDel="0051755A">
          <w:rPr>
            <w:rFonts w:asciiTheme="majorBidi" w:hAnsiTheme="majorBidi" w:cstheme="majorBidi"/>
            <w:lang w:val="en-GB"/>
          </w:rPr>
          <w:delText>What is more</w:delText>
        </w:r>
      </w:del>
      <w:ins w:id="3246" w:author="Jane Shaw" w:date="2015-10-19T17:02:00Z">
        <w:r w:rsidR="0051755A">
          <w:rPr>
            <w:rFonts w:asciiTheme="majorBidi" w:hAnsiTheme="majorBidi" w:cstheme="majorBidi"/>
            <w:lang w:val="en-GB"/>
          </w:rPr>
          <w:t>In addition</w:t>
        </w:r>
      </w:ins>
      <w:r w:rsidRPr="00F31509">
        <w:rPr>
          <w:rFonts w:asciiTheme="majorBidi" w:hAnsiTheme="majorBidi" w:cstheme="majorBidi"/>
          <w:lang w:val="en-GB"/>
        </w:rPr>
        <w:t xml:space="preserve">, agricultural censuses are carried out </w:t>
      </w:r>
      <w:del w:id="3247" w:author="Jane Shaw" w:date="2015-10-19T17:02:00Z">
        <w:r w:rsidRPr="00F31509" w:rsidDel="0051755A">
          <w:rPr>
            <w:rFonts w:asciiTheme="majorBidi" w:hAnsiTheme="majorBidi" w:cstheme="majorBidi"/>
            <w:lang w:val="en-GB"/>
          </w:rPr>
          <w:delText xml:space="preserve">with </w:delText>
        </w:r>
      </w:del>
      <w:ins w:id="3248" w:author="Jane Shaw" w:date="2015-10-19T17:02:00Z">
        <w:r w:rsidR="0051755A">
          <w:rPr>
            <w:rFonts w:asciiTheme="majorBidi" w:hAnsiTheme="majorBidi" w:cstheme="majorBidi"/>
            <w:lang w:val="en-GB"/>
          </w:rPr>
          <w:t xml:space="preserve">at long </w:t>
        </w:r>
      </w:ins>
      <w:del w:id="3249" w:author="Jane Shaw" w:date="2015-10-19T17:02:00Z">
        <w:r w:rsidRPr="00F31509" w:rsidDel="0051755A">
          <w:rPr>
            <w:rFonts w:asciiTheme="majorBidi" w:hAnsiTheme="majorBidi" w:cstheme="majorBidi"/>
            <w:lang w:val="en-GB"/>
          </w:rPr>
          <w:delText xml:space="preserve">large </w:delText>
        </w:r>
      </w:del>
      <w:r w:rsidRPr="00F31509">
        <w:rPr>
          <w:rFonts w:asciiTheme="majorBidi" w:hAnsiTheme="majorBidi" w:cstheme="majorBidi"/>
          <w:lang w:val="en-GB"/>
        </w:rPr>
        <w:t xml:space="preserve">time intervals, </w:t>
      </w:r>
      <w:del w:id="3250" w:author="Jane Shaw" w:date="2015-10-19T17:02:00Z">
        <w:r w:rsidRPr="00F31509" w:rsidDel="0051755A">
          <w:rPr>
            <w:rFonts w:asciiTheme="majorBidi" w:hAnsiTheme="majorBidi" w:cstheme="majorBidi"/>
            <w:lang w:val="en-GB"/>
          </w:rPr>
          <w:delText xml:space="preserve">and </w:delText>
        </w:r>
        <w:r w:rsidR="00F02494" w:rsidRPr="00F31509" w:rsidDel="0051755A">
          <w:rPr>
            <w:rFonts w:asciiTheme="majorBidi" w:hAnsiTheme="majorBidi" w:cstheme="majorBidi"/>
            <w:lang w:val="en-GB"/>
          </w:rPr>
          <w:delText xml:space="preserve">thereby </w:delText>
        </w:r>
      </w:del>
      <w:ins w:id="3251" w:author="Jane Shaw" w:date="2015-10-19T17:02:00Z">
        <w:r w:rsidR="0051755A">
          <w:rPr>
            <w:rFonts w:asciiTheme="majorBidi" w:hAnsiTheme="majorBidi" w:cstheme="majorBidi"/>
            <w:lang w:val="en-GB"/>
          </w:rPr>
          <w:t xml:space="preserve">so </w:t>
        </w:r>
      </w:ins>
      <w:r w:rsidR="00F02494" w:rsidRPr="00F31509">
        <w:rPr>
          <w:rFonts w:asciiTheme="majorBidi" w:hAnsiTheme="majorBidi" w:cstheme="majorBidi"/>
          <w:lang w:val="en-GB"/>
        </w:rPr>
        <w:t xml:space="preserve">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w:t>
      </w:r>
      <w:del w:id="3252" w:author="Jane Shaw" w:date="2015-10-19T17:02:00Z">
        <w:r w:rsidRPr="00F31509" w:rsidDel="0051755A">
          <w:rPr>
            <w:rFonts w:asciiTheme="majorBidi" w:hAnsiTheme="majorBidi" w:cstheme="majorBidi"/>
            <w:lang w:val="en-GB"/>
          </w:rPr>
          <w:delText>s</w:delText>
        </w:r>
      </w:del>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w:t>
      </w:r>
      <w:ins w:id="3253" w:author="Jane Shaw" w:date="2015-10-19T17:02:00Z">
        <w:r w:rsidR="0051755A">
          <w:rPr>
            <w:rFonts w:asciiTheme="majorBidi" w:hAnsiTheme="majorBidi" w:cstheme="majorBidi"/>
            <w:lang w:val="en-GB"/>
          </w:rPr>
          <w:t>-</w:t>
        </w:r>
      </w:ins>
      <w:del w:id="3254" w:author="Jane Shaw" w:date="2015-10-19T17:02:00Z">
        <w:r w:rsidRPr="00F31509" w:rsidDel="0051755A">
          <w:rPr>
            <w:rFonts w:asciiTheme="majorBidi" w:hAnsiTheme="majorBidi" w:cstheme="majorBidi"/>
            <w:lang w:val="en-GB"/>
          </w:rPr>
          <w:delText xml:space="preserve"> </w:delText>
        </w:r>
      </w:del>
      <w:r w:rsidRPr="00F31509">
        <w:rPr>
          <w:rFonts w:asciiTheme="majorBidi" w:hAnsiTheme="majorBidi" w:cstheme="majorBidi"/>
          <w:lang w:val="en-GB"/>
        </w:rPr>
        <w:t>term variations</w:t>
      </w:r>
      <w:ins w:id="3255" w:author="Jane Shaw" w:date="2015-10-19T17:02:00Z">
        <w:r w:rsidR="0051755A">
          <w:rPr>
            <w:rFonts w:asciiTheme="majorBidi" w:hAnsiTheme="majorBidi" w:cstheme="majorBidi"/>
            <w:lang w:val="en-GB"/>
          </w:rPr>
          <w:t>,</w:t>
        </w:r>
      </w:ins>
      <w:r w:rsidRPr="00F31509">
        <w:rPr>
          <w:rFonts w:asciiTheme="majorBidi" w:hAnsiTheme="majorBidi" w:cstheme="majorBidi"/>
          <w:lang w:val="en-GB"/>
        </w:rPr>
        <w:t xml:space="preserve"> limit</w:t>
      </w:r>
      <w:ins w:id="3256" w:author="Jane Shaw" w:date="2015-11-07T18:31:00Z">
        <w:r w:rsidR="00585E66">
          <w:rPr>
            <w:rFonts w:asciiTheme="majorBidi" w:hAnsiTheme="majorBidi" w:cstheme="majorBidi"/>
            <w:lang w:val="en-GB"/>
          </w:rPr>
          <w:t>ing</w:t>
        </w:r>
      </w:ins>
      <w:del w:id="3257" w:author="Jane Shaw" w:date="2015-11-07T18:31:00Z">
        <w:r w:rsidRPr="00F31509" w:rsidDel="00585E66">
          <w:rPr>
            <w:rFonts w:asciiTheme="majorBidi" w:hAnsiTheme="majorBidi" w:cstheme="majorBidi"/>
            <w:lang w:val="en-GB"/>
          </w:rPr>
          <w:delText>s</w:delText>
        </w:r>
      </w:del>
      <w:r w:rsidRPr="00F31509">
        <w:rPr>
          <w:rFonts w:asciiTheme="majorBidi" w:hAnsiTheme="majorBidi" w:cstheme="majorBidi"/>
          <w:lang w:val="en-GB"/>
        </w:rPr>
        <w:t xml:space="preserve"> the usefulness of censuses for the assessment of stocks</w:t>
      </w:r>
      <w:r w:rsidR="00F02494" w:rsidRPr="00F31509">
        <w:rPr>
          <w:rFonts w:asciiTheme="majorBidi" w:hAnsiTheme="majorBidi" w:cstheme="majorBidi"/>
          <w:lang w:val="en-GB"/>
        </w:rPr>
        <w:t xml:space="preserve"> and </w:t>
      </w:r>
      <w:ins w:id="3258" w:author="Jane Shaw" w:date="2015-10-19T17:03:00Z">
        <w:r w:rsidR="00585E66">
          <w:rPr>
            <w:rFonts w:asciiTheme="majorBidi" w:hAnsiTheme="majorBidi" w:cstheme="majorBidi"/>
            <w:lang w:val="en-GB"/>
          </w:rPr>
          <w:t>making</w:t>
        </w:r>
        <w:r w:rsidR="0051755A">
          <w:rPr>
            <w:rFonts w:asciiTheme="majorBidi" w:hAnsiTheme="majorBidi" w:cstheme="majorBidi"/>
            <w:lang w:val="en-GB"/>
          </w:rPr>
          <w:t xml:space="preserve"> </w:t>
        </w:r>
      </w:ins>
      <w:r w:rsidRPr="00F31509">
        <w:rPr>
          <w:rFonts w:asciiTheme="majorBidi" w:hAnsiTheme="majorBidi" w:cstheme="majorBidi"/>
          <w:lang w:val="en-GB"/>
        </w:rPr>
        <w:t xml:space="preserve">interpolations </w:t>
      </w:r>
      <w:del w:id="3259" w:author="Jane Shaw" w:date="2015-10-19T17:03:00Z">
        <w:r w:rsidRPr="00F31509" w:rsidDel="0051755A">
          <w:rPr>
            <w:rFonts w:asciiTheme="majorBidi" w:hAnsiTheme="majorBidi" w:cstheme="majorBidi"/>
            <w:lang w:val="en-GB"/>
          </w:rPr>
          <w:delText xml:space="preserve">are </w:delText>
        </w:r>
        <w:r w:rsidR="00F02494" w:rsidRPr="00F31509" w:rsidDel="0051755A">
          <w:rPr>
            <w:rFonts w:asciiTheme="majorBidi" w:hAnsiTheme="majorBidi" w:cstheme="majorBidi"/>
            <w:lang w:val="en-GB"/>
          </w:rPr>
          <w:delText xml:space="preserve">therefore </w:delText>
        </w:r>
      </w:del>
      <w:r w:rsidRPr="00F31509">
        <w:rPr>
          <w:rFonts w:asciiTheme="majorBidi" w:hAnsiTheme="majorBidi" w:cstheme="majorBidi"/>
          <w:lang w:val="en-GB"/>
        </w:rPr>
        <w:t>difficult</w:t>
      </w:r>
      <w:del w:id="3260" w:author="Jane Shaw" w:date="2015-10-19T17:03:00Z">
        <w:r w:rsidRPr="00F31509" w:rsidDel="0051755A">
          <w:rPr>
            <w:rFonts w:asciiTheme="majorBidi" w:hAnsiTheme="majorBidi" w:cstheme="majorBidi"/>
            <w:lang w:val="en-GB"/>
          </w:rPr>
          <w:delText xml:space="preserve"> to undertake</w:delText>
        </w:r>
      </w:del>
      <w:r w:rsidRPr="00F31509">
        <w:rPr>
          <w:rFonts w:asciiTheme="majorBidi" w:hAnsiTheme="majorBidi" w:cstheme="majorBidi"/>
          <w:lang w:val="en-GB"/>
        </w:rPr>
        <w:t xml:space="preserve">. </w:t>
      </w:r>
    </w:p>
    <w:p w14:paraId="5CFDCE20" w14:textId="7CF5CFD8"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Data on the stocks held by government agencies and private</w:t>
      </w:r>
      <w:ins w:id="3261" w:author="Jane Shaw" w:date="2015-10-19T17:03:00Z">
        <w:r w:rsidR="0051755A">
          <w:rPr>
            <w:rFonts w:asciiTheme="majorBidi" w:hAnsiTheme="majorBidi" w:cstheme="majorBidi"/>
            <w:lang w:val="en-GB"/>
          </w:rPr>
          <w:t>-</w:t>
        </w:r>
      </w:ins>
      <w:del w:id="3262" w:author="Jane Shaw" w:date="2015-10-19T17:03:00Z">
        <w:r w:rsidRPr="00F31509" w:rsidDel="0051755A">
          <w:rPr>
            <w:rFonts w:asciiTheme="majorBidi" w:hAnsiTheme="majorBidi" w:cstheme="majorBidi"/>
            <w:lang w:val="en-GB"/>
          </w:rPr>
          <w:delText xml:space="preserve"> </w:delText>
        </w:r>
      </w:del>
      <w:r w:rsidRPr="00F31509">
        <w:rPr>
          <w:rFonts w:asciiTheme="majorBidi" w:hAnsiTheme="majorBidi" w:cstheme="majorBidi"/>
          <w:lang w:val="en-GB"/>
        </w:rPr>
        <w:t xml:space="preserve">sector companies, such as warehouses, retail traders and wholesalers, can be collected from the respective offices or companies. </w:t>
      </w:r>
      <w:del w:id="3263" w:author="Jane Shaw" w:date="2015-10-19T17:04:00Z">
        <w:r w:rsidRPr="00F31509" w:rsidDel="0051755A">
          <w:rPr>
            <w:rFonts w:asciiTheme="majorBidi" w:hAnsiTheme="majorBidi" w:cstheme="majorBidi"/>
            <w:lang w:val="en-GB"/>
          </w:rPr>
          <w:delText xml:space="preserve">As </w:delText>
        </w:r>
      </w:del>
      <w:r w:rsidR="0051755A" w:rsidRPr="00F31509">
        <w:rPr>
          <w:rFonts w:asciiTheme="majorBidi" w:hAnsiTheme="majorBidi" w:cstheme="majorBidi"/>
          <w:lang w:val="en-GB"/>
        </w:rPr>
        <w:t>Regard</w:t>
      </w:r>
      <w:ins w:id="3264" w:author="Jane Shaw" w:date="2015-10-19T17:04:00Z">
        <w:r w:rsidR="0051755A">
          <w:rPr>
            <w:rFonts w:asciiTheme="majorBidi" w:hAnsiTheme="majorBidi" w:cstheme="majorBidi"/>
            <w:lang w:val="en-GB"/>
          </w:rPr>
          <w:t>ing</w:t>
        </w:r>
      </w:ins>
      <w:del w:id="3265" w:author="Jane Shaw" w:date="2015-10-19T17:04:00Z">
        <w:r w:rsidR="0051755A" w:rsidRPr="00F31509" w:rsidDel="0051755A">
          <w:rPr>
            <w:rFonts w:asciiTheme="majorBidi" w:hAnsiTheme="majorBidi" w:cstheme="majorBidi"/>
            <w:lang w:val="en-GB"/>
          </w:rPr>
          <w:delText>s</w:delText>
        </w:r>
      </w:del>
      <w:r w:rsidR="0051755A" w:rsidRPr="00F31509">
        <w:rPr>
          <w:rFonts w:asciiTheme="majorBidi" w:hAnsiTheme="majorBidi" w:cstheme="majorBidi"/>
          <w:lang w:val="en-GB"/>
        </w:rPr>
        <w:t xml:space="preserve"> </w:t>
      </w:r>
      <w:r w:rsidRPr="00F31509">
        <w:rPr>
          <w:rFonts w:asciiTheme="majorBidi" w:hAnsiTheme="majorBidi" w:cstheme="majorBidi"/>
          <w:lang w:val="en-GB"/>
        </w:rPr>
        <w:t xml:space="preserve">the stocks of agricultural holdings, agricultural surveys are usually the most </w:t>
      </w:r>
      <w:del w:id="3266" w:author="Jane Shaw" w:date="2015-10-19T17:04:00Z">
        <w:r w:rsidRPr="00F31509" w:rsidDel="0051755A">
          <w:rPr>
            <w:rFonts w:asciiTheme="majorBidi" w:hAnsiTheme="majorBidi" w:cstheme="majorBidi"/>
            <w:lang w:val="en-GB"/>
          </w:rPr>
          <w:delText xml:space="preserve">suited </w:delText>
        </w:r>
      </w:del>
      <w:ins w:id="3267" w:author="Jane Shaw" w:date="2015-10-19T17:04:00Z">
        <w:r w:rsidR="0051755A">
          <w:rPr>
            <w:rFonts w:asciiTheme="majorBidi" w:hAnsiTheme="majorBidi" w:cstheme="majorBidi"/>
            <w:lang w:val="en-GB"/>
          </w:rPr>
          <w:t xml:space="preserve">apt </w:t>
        </w:r>
      </w:ins>
      <w:r w:rsidRPr="00F31509">
        <w:rPr>
          <w:rFonts w:asciiTheme="majorBidi" w:hAnsiTheme="majorBidi" w:cstheme="majorBidi"/>
          <w:lang w:val="en-GB"/>
        </w:rPr>
        <w:t xml:space="preserve">data collection method. </w:t>
      </w:r>
      <w:ins w:id="3268" w:author="Jane Shaw" w:date="2015-11-03T13:06:00Z">
        <w:r w:rsidR="009B42AE">
          <w:rPr>
            <w:rFonts w:asciiTheme="majorBidi" w:hAnsiTheme="majorBidi" w:cstheme="majorBidi"/>
            <w:lang w:val="en-GB"/>
          </w:rPr>
          <w:t xml:space="preserve">The Agricultural Market Information System </w:t>
        </w:r>
      </w:ins>
      <w:ins w:id="3269" w:author="Jane Shaw" w:date="2015-11-03T13:07:00Z">
        <w:r w:rsidR="009B42AE">
          <w:rPr>
            <w:rFonts w:asciiTheme="majorBidi" w:hAnsiTheme="majorBidi" w:cstheme="majorBidi"/>
            <w:lang w:val="en-GB"/>
          </w:rPr>
          <w:t>(</w:t>
        </w:r>
      </w:ins>
      <w:ins w:id="3270" w:author="Jane Shaw" w:date="2015-10-19T17:04:00Z">
        <w:r w:rsidR="0051755A">
          <w:rPr>
            <w:rFonts w:asciiTheme="majorBidi" w:hAnsiTheme="majorBidi" w:cstheme="majorBidi"/>
            <w:lang w:val="en-GB"/>
          </w:rPr>
          <w:t>AMIS</w:t>
        </w:r>
      </w:ins>
      <w:ins w:id="3271" w:author="Jane Shaw" w:date="2015-11-03T13:07:00Z">
        <w:r w:rsidR="009B42AE">
          <w:rPr>
            <w:rFonts w:asciiTheme="majorBidi" w:hAnsiTheme="majorBidi" w:cstheme="majorBidi"/>
            <w:lang w:val="en-GB"/>
          </w:rPr>
          <w:t>)</w:t>
        </w:r>
      </w:ins>
      <w:ins w:id="3272" w:author="Jane Shaw" w:date="2015-10-19T17:04:00Z">
        <w:r w:rsidR="0051755A">
          <w:rPr>
            <w:rFonts w:asciiTheme="majorBidi" w:hAnsiTheme="majorBidi" w:cstheme="majorBidi"/>
            <w:lang w:val="en-GB"/>
          </w:rPr>
          <w:t xml:space="preserve"> and the Global Strategy to Improve Agricultural and Rural Statistics are currently making </w:t>
        </w:r>
      </w:ins>
      <w:r w:rsidR="0051755A" w:rsidRPr="00F31509">
        <w:rPr>
          <w:rFonts w:asciiTheme="majorBidi" w:hAnsiTheme="majorBidi" w:cstheme="majorBidi"/>
          <w:lang w:val="en-GB"/>
        </w:rPr>
        <w:t xml:space="preserve">efforts </w:t>
      </w:r>
      <w:r w:rsidRPr="00F31509">
        <w:rPr>
          <w:rFonts w:asciiTheme="majorBidi" w:hAnsiTheme="majorBidi" w:cstheme="majorBidi"/>
          <w:lang w:val="en-GB"/>
        </w:rPr>
        <w:t>to develop surveys covering stocks in all countries</w:t>
      </w:r>
      <w:del w:id="3273" w:author="Jane Shaw" w:date="2015-10-19T17:05:00Z">
        <w:r w:rsidRPr="00F31509" w:rsidDel="0051755A">
          <w:rPr>
            <w:rFonts w:asciiTheme="majorBidi" w:hAnsiTheme="majorBidi" w:cstheme="majorBidi"/>
            <w:lang w:val="en-GB"/>
          </w:rPr>
          <w:delText xml:space="preserve"> are currently made by AMIS as well as the by the Global Strategy</w:delText>
        </w:r>
      </w:del>
      <w:r w:rsidRPr="00F31509">
        <w:rPr>
          <w:rFonts w:asciiTheme="majorBidi" w:hAnsiTheme="majorBidi" w:cstheme="majorBidi"/>
          <w:lang w:val="en-GB"/>
        </w:rPr>
        <w:t xml:space="preserve">. </w:t>
      </w:r>
    </w:p>
    <w:p w14:paraId="0FD996BE" w14:textId="47D21124"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combination of </w:t>
      </w:r>
      <w:del w:id="3274" w:author="Jane Shaw" w:date="2015-10-19T17:05:00Z">
        <w:r w:rsidRPr="00F31509" w:rsidDel="0051755A">
          <w:rPr>
            <w:rFonts w:asciiTheme="majorBidi" w:eastAsia="Times New Roman" w:hAnsiTheme="majorBidi" w:cstheme="majorBidi"/>
            <w:lang w:val="en-GB"/>
          </w:rPr>
          <w:delText xml:space="preserve">both </w:delText>
        </w:r>
      </w:del>
      <w:r w:rsidRPr="00F31509">
        <w:rPr>
          <w:rFonts w:asciiTheme="majorBidi" w:eastAsia="Times New Roman" w:hAnsiTheme="majorBidi" w:cstheme="majorBidi"/>
          <w:lang w:val="en-GB"/>
        </w:rPr>
        <w:t>farm survey data and data collected from institutional stock holders</w:t>
      </w:r>
      <w:del w:id="3275" w:author="Jane Shaw" w:date="2015-10-19T17:05:00Z">
        <w:r w:rsidR="003A6BD0" w:rsidRPr="00F31509" w:rsidDel="0051755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provides a fairly accurate estimate of stocks </w:t>
      </w:r>
      <w:del w:id="3276" w:author="Jane Shaw" w:date="2015-10-19T17:05:00Z">
        <w:r w:rsidRPr="00F31509" w:rsidDel="0051755A">
          <w:rPr>
            <w:rFonts w:asciiTheme="majorBidi" w:eastAsia="Times New Roman" w:hAnsiTheme="majorBidi" w:cstheme="majorBidi"/>
            <w:lang w:val="en-GB"/>
          </w:rPr>
          <w:delText xml:space="preserve">on a </w:delText>
        </w:r>
      </w:del>
      <w:ins w:id="3277" w:author="Jane Shaw" w:date="2015-10-19T17:05:00Z">
        <w:r w:rsidR="0051755A">
          <w:rPr>
            <w:rFonts w:asciiTheme="majorBidi" w:eastAsia="Times New Roman" w:hAnsiTheme="majorBidi" w:cstheme="majorBidi"/>
            <w:lang w:val="en-GB"/>
          </w:rPr>
          <w:t xml:space="preserve">at the </w:t>
        </w:r>
      </w:ins>
      <w:r w:rsidRPr="00F31509">
        <w:rPr>
          <w:rFonts w:asciiTheme="majorBidi" w:eastAsia="Times New Roman" w:hAnsiTheme="majorBidi" w:cstheme="majorBidi"/>
          <w:lang w:val="en-GB"/>
        </w:rPr>
        <w:t>national level.</w:t>
      </w:r>
      <w:del w:id="3278" w:author="Jane Shaw" w:date="2015-10-19T17:06:00Z">
        <w:r w:rsidRPr="00F31509" w:rsidDel="0051755A">
          <w:rPr>
            <w:rFonts w:asciiTheme="majorBidi" w:eastAsia="Times New Roman" w:hAnsiTheme="majorBidi" w:cstheme="majorBidi"/>
            <w:lang w:val="en-GB"/>
          </w:rPr>
          <w:delText xml:space="preserve"> Indeed,</w:delText>
        </w:r>
      </w:del>
      <w:r w:rsidRPr="00F31509">
        <w:rPr>
          <w:rFonts w:asciiTheme="majorBidi" w:eastAsia="Times New Roman" w:hAnsiTheme="majorBidi" w:cstheme="majorBidi"/>
          <w:lang w:val="en-GB"/>
        </w:rPr>
        <w:t xml:space="preserve"> </w:t>
      </w:r>
      <w:del w:id="3279" w:author="Jane Shaw" w:date="2015-11-07T18:31:00Z">
        <w:r w:rsidR="0051755A" w:rsidRPr="00F31509" w:rsidDel="00585E66">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USDA </w:t>
      </w:r>
      <w:del w:id="3280" w:author="Jane Shaw" w:date="2015-11-07T18:31:00Z">
        <w:r w:rsidRPr="00F31509" w:rsidDel="00585E66">
          <w:rPr>
            <w:rFonts w:asciiTheme="majorBidi" w:eastAsia="Times New Roman" w:hAnsiTheme="majorBidi" w:cstheme="majorBidi"/>
            <w:lang w:val="en-GB"/>
          </w:rPr>
          <w:delText xml:space="preserve">is </w:delText>
        </w:r>
      </w:del>
      <w:r w:rsidRPr="00F31509">
        <w:rPr>
          <w:rFonts w:asciiTheme="majorBidi" w:eastAsia="Times New Roman" w:hAnsiTheme="majorBidi" w:cstheme="majorBidi"/>
          <w:lang w:val="en-GB"/>
        </w:rPr>
        <w:t>operat</w:t>
      </w:r>
      <w:ins w:id="3281" w:author="Jane Shaw" w:date="2015-11-07T18:31:00Z">
        <w:r w:rsidR="00585E66">
          <w:rPr>
            <w:rFonts w:asciiTheme="majorBidi" w:eastAsia="Times New Roman" w:hAnsiTheme="majorBidi" w:cstheme="majorBidi"/>
            <w:lang w:val="en-GB"/>
          </w:rPr>
          <w:t>es</w:t>
        </w:r>
      </w:ins>
      <w:del w:id="3282" w:author="Jane Shaw" w:date="2015-11-07T18:31:00Z">
        <w:r w:rsidRPr="00F31509" w:rsidDel="00585E66">
          <w:rPr>
            <w:rFonts w:asciiTheme="majorBidi" w:eastAsia="Times New Roman" w:hAnsiTheme="majorBidi" w:cstheme="majorBidi"/>
            <w:lang w:val="en-GB"/>
          </w:rPr>
          <w:delText>ing</w:delText>
        </w:r>
      </w:del>
      <w:r w:rsidRPr="00F31509">
        <w:rPr>
          <w:rFonts w:asciiTheme="majorBidi" w:eastAsia="Times New Roman" w:hAnsiTheme="majorBidi" w:cstheme="majorBidi"/>
          <w:lang w:val="en-GB"/>
        </w:rPr>
        <w:t xml:space="preserve"> such an approach</w:t>
      </w:r>
      <w:del w:id="3283" w:author="Jane Shaw" w:date="2015-11-07T18:31:00Z">
        <w:r w:rsidR="00F02494" w:rsidRPr="00F31509" w:rsidDel="00585E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284" w:author="Jane Shaw" w:date="2015-11-07T18:31:00Z">
        <w:r w:rsidRPr="00F31509" w:rsidDel="00585E66">
          <w:rPr>
            <w:rFonts w:asciiTheme="majorBidi" w:eastAsia="Times New Roman" w:hAnsiTheme="majorBidi" w:cstheme="majorBidi"/>
            <w:lang w:val="en-GB"/>
          </w:rPr>
          <w:delText xml:space="preserve">where </w:delText>
        </w:r>
      </w:del>
      <w:ins w:id="3285" w:author="Jane Shaw" w:date="2015-11-07T18:31:00Z">
        <w:r w:rsidR="00585E66">
          <w:rPr>
            <w:rFonts w:asciiTheme="majorBidi" w:eastAsia="Times New Roman" w:hAnsiTheme="majorBidi" w:cstheme="majorBidi"/>
            <w:lang w:val="en-GB"/>
          </w:rPr>
          <w:t xml:space="preserve">for its biannual </w:t>
        </w:r>
      </w:ins>
      <w:r w:rsidRPr="00F31509">
        <w:rPr>
          <w:rFonts w:asciiTheme="majorBidi" w:eastAsia="Times New Roman" w:hAnsiTheme="majorBidi" w:cstheme="majorBidi"/>
          <w:lang w:val="en-GB"/>
        </w:rPr>
        <w:t>farm</w:t>
      </w:r>
      <w:del w:id="3286" w:author="Jane Shaw" w:date="2015-11-07T18:31:00Z">
        <w:r w:rsidRPr="00F31509" w:rsidDel="00585E66">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del w:id="3287" w:author="Jane Shaw" w:date="2015-11-07T18:32:00Z">
        <w:r w:rsidRPr="00F31509" w:rsidDel="00585E66">
          <w:rPr>
            <w:rFonts w:asciiTheme="majorBidi" w:eastAsia="Times New Roman" w:hAnsiTheme="majorBidi" w:cstheme="majorBidi"/>
            <w:lang w:val="en-GB"/>
          </w:rPr>
          <w:delText xml:space="preserve">are </w:delText>
        </w:r>
      </w:del>
      <w:r w:rsidRPr="00F31509">
        <w:rPr>
          <w:rFonts w:asciiTheme="majorBidi" w:eastAsia="Times New Roman" w:hAnsiTheme="majorBidi" w:cstheme="majorBidi"/>
          <w:lang w:val="en-GB"/>
        </w:rPr>
        <w:t>survey</w:t>
      </w:r>
      <w:ins w:id="3288" w:author="Jane Shaw" w:date="2015-11-07T18:32:00Z">
        <w:r w:rsidR="00585E66">
          <w:rPr>
            <w:rFonts w:asciiTheme="majorBidi" w:eastAsia="Times New Roman" w:hAnsiTheme="majorBidi" w:cstheme="majorBidi"/>
            <w:lang w:val="en-GB"/>
          </w:rPr>
          <w:t>s</w:t>
        </w:r>
      </w:ins>
      <w:del w:id="3289" w:author="Jane Shaw" w:date="2015-11-07T18:32:00Z">
        <w:r w:rsidRPr="00F31509" w:rsidDel="00585E66">
          <w:rPr>
            <w:rFonts w:asciiTheme="majorBidi" w:eastAsia="Times New Roman" w:hAnsiTheme="majorBidi" w:cstheme="majorBidi"/>
            <w:lang w:val="en-GB"/>
          </w:rPr>
          <w:delText>ed bi</w:delText>
        </w:r>
      </w:del>
      <w:del w:id="3290" w:author="Jane Shaw" w:date="2015-10-19T17:07:00Z">
        <w:r w:rsidRPr="00F31509" w:rsidDel="009E3B2D">
          <w:rPr>
            <w:rFonts w:asciiTheme="majorBidi" w:eastAsia="Times New Roman" w:hAnsiTheme="majorBidi" w:cstheme="majorBidi"/>
            <w:lang w:val="en-GB"/>
          </w:rPr>
          <w:delText>-</w:delText>
        </w:r>
      </w:del>
      <w:del w:id="3291" w:author="Jane Shaw" w:date="2015-11-07T18:32:00Z">
        <w:r w:rsidRPr="00F31509" w:rsidDel="00585E66">
          <w:rPr>
            <w:rFonts w:asciiTheme="majorBidi" w:eastAsia="Times New Roman" w:hAnsiTheme="majorBidi" w:cstheme="majorBidi"/>
            <w:lang w:val="en-GB"/>
          </w:rPr>
          <w:delText>annually</w:delText>
        </w:r>
      </w:del>
      <w:r w:rsidRPr="00F31509">
        <w:rPr>
          <w:rFonts w:asciiTheme="majorBidi" w:eastAsia="Times New Roman" w:hAnsiTheme="majorBidi" w:cstheme="majorBidi"/>
          <w:lang w:val="en-GB"/>
        </w:rPr>
        <w:t xml:space="preserve">.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14:paraId="2978A6D4" w14:textId="357387C2" w:rsidR="004F65E4" w:rsidRPr="00F31509" w:rsidRDefault="00F6328B" w:rsidP="00126B0D">
      <w:pPr>
        <w:pStyle w:val="Titolo3"/>
        <w:jc w:val="both"/>
        <w:rPr>
          <w:rFonts w:asciiTheme="majorBidi" w:hAnsiTheme="majorBidi" w:cstheme="majorBidi"/>
          <w:lang w:val="en-GB"/>
        </w:rPr>
      </w:pPr>
      <w:bookmarkStart w:id="3292" w:name="_Ref428814109"/>
      <w:ins w:id="3293" w:author="Jane Shaw" w:date="2015-10-19T18:53:00Z">
        <w:r>
          <w:rPr>
            <w:rFonts w:asciiTheme="majorBidi" w:hAnsiTheme="majorBidi" w:cstheme="majorBidi"/>
            <w:lang w:val="en-GB"/>
          </w:rPr>
          <w:t xml:space="preserve">Data on </w:t>
        </w:r>
      </w:ins>
      <w:r w:rsidRPr="00F31509">
        <w:rPr>
          <w:rFonts w:asciiTheme="majorBidi" w:hAnsiTheme="majorBidi" w:cstheme="majorBidi"/>
          <w:lang w:val="en-GB"/>
        </w:rPr>
        <w:t>feed</w:t>
      </w:r>
      <w:bookmarkEnd w:id="3292"/>
      <w:ins w:id="3294" w:author="Jane Shaw" w:date="2015-10-19T17:08:00Z">
        <w:r>
          <w:rPr>
            <w:rFonts w:asciiTheme="majorBidi" w:hAnsiTheme="majorBidi" w:cstheme="majorBidi"/>
            <w:lang w:val="en-GB"/>
          </w:rPr>
          <w:t xml:space="preserve"> </w:t>
        </w:r>
      </w:ins>
      <w:del w:id="3295" w:author="Jane Shaw" w:date="2015-10-19T17:08:00Z">
        <w:r w:rsidR="006D0BE8" w:rsidRPr="00F31509" w:rsidDel="009E3B2D">
          <w:rPr>
            <w:rFonts w:asciiTheme="majorBidi" w:hAnsiTheme="majorBidi" w:cstheme="majorBidi"/>
            <w:lang w:val="en-GB"/>
          </w:rPr>
          <w:delText xml:space="preserve"> </w:delText>
        </w:r>
      </w:del>
      <w:r w:rsidR="006D0BE8" w:rsidRPr="00F31509">
        <w:rPr>
          <w:rFonts w:asciiTheme="majorBidi" w:hAnsiTheme="majorBidi" w:cstheme="majorBidi"/>
          <w:lang w:val="en-GB"/>
        </w:rPr>
        <w:t xml:space="preserve">use </w:t>
      </w:r>
      <w:del w:id="3296" w:author="Jane Shaw" w:date="2015-10-19T18:53:00Z">
        <w:r w:rsidR="006D0BE8" w:rsidRPr="00F31509" w:rsidDel="00F6328B">
          <w:rPr>
            <w:rFonts w:asciiTheme="majorBidi" w:hAnsiTheme="majorBidi" w:cstheme="majorBidi"/>
            <w:lang w:val="en-GB"/>
          </w:rPr>
          <w:delText>data</w:delText>
        </w:r>
      </w:del>
    </w:p>
    <w:p w14:paraId="14A4E883" w14:textId="25919122"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t>
      </w:r>
      <w:del w:id="3297" w:author="Jane Shaw" w:date="2015-10-19T17:08:00Z">
        <w:r w:rsidRPr="00F31509" w:rsidDel="009E3B2D">
          <w:rPr>
            <w:rFonts w:asciiTheme="majorBidi" w:eastAsia="Times New Roman" w:hAnsiTheme="majorBidi" w:cstheme="majorBidi"/>
            <w:lang w:val="en-GB"/>
          </w:rPr>
          <w:delText xml:space="preserve">which </w:delText>
        </w:r>
      </w:del>
      <w:ins w:id="3298" w:author="Jane Shaw" w:date="2015-10-19T17:08:00Z">
        <w:r w:rsidR="009E3B2D">
          <w:rPr>
            <w:rFonts w:asciiTheme="majorBidi" w:eastAsia="Times New Roman" w:hAnsiTheme="majorBidi" w:cstheme="majorBidi"/>
            <w:lang w:val="en-GB"/>
          </w:rPr>
          <w:t xml:space="preserve">that </w:t>
        </w:r>
      </w:ins>
      <w:r w:rsidRPr="00F31509">
        <w:rPr>
          <w:rFonts w:asciiTheme="majorBidi" w:eastAsia="Times New Roman" w:hAnsiTheme="majorBidi" w:cstheme="majorBidi"/>
          <w:lang w:val="en-GB"/>
        </w:rPr>
        <w:t xml:space="preserve">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are important, and their relative weight</w:t>
      </w:r>
      <w:ins w:id="3299" w:author="Jane Shaw" w:date="2015-10-19T17:08:00Z">
        <w:r w:rsidR="009E3B2D">
          <w:rPr>
            <w:rFonts w:asciiTheme="majorBidi" w:eastAsia="Times New Roman" w:hAnsiTheme="majorBidi" w:cstheme="majorBidi"/>
            <w:lang w:val="en-GB"/>
          </w:rPr>
          <w:t>s</w:t>
        </w:r>
      </w:ins>
      <w:r w:rsidR="006051F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in </w:t>
      </w:r>
      <w:del w:id="3300" w:author="Jane Shaw" w:date="2015-10-19T17:08:00Z">
        <w:r w:rsidRPr="00F31509" w:rsidDel="009E3B2D">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var</w:t>
      </w:r>
      <w:ins w:id="3301" w:author="Jane Shaw" w:date="2015-10-19T17:08:00Z">
        <w:r w:rsidR="009E3B2D">
          <w:rPr>
            <w:rFonts w:asciiTheme="majorBidi" w:eastAsia="Times New Roman" w:hAnsiTheme="majorBidi" w:cstheme="majorBidi"/>
            <w:lang w:val="en-GB"/>
          </w:rPr>
          <w:t>y</w:t>
        </w:r>
      </w:ins>
      <w:del w:id="3302" w:author="Jane Shaw" w:date="2015-10-19T17:08:00Z">
        <w:r w:rsidRPr="00F31509" w:rsidDel="009E3B2D">
          <w:rPr>
            <w:rFonts w:asciiTheme="majorBidi" w:eastAsia="Times New Roman" w:hAnsiTheme="majorBidi" w:cstheme="majorBidi"/>
            <w:lang w:val="en-GB"/>
          </w:rPr>
          <w:delText>ies</w:delText>
        </w:r>
      </w:del>
      <w:r w:rsidRPr="00F31509">
        <w:rPr>
          <w:rFonts w:asciiTheme="majorBidi" w:eastAsia="Times New Roman" w:hAnsiTheme="majorBidi" w:cstheme="majorBidi"/>
          <w:lang w:val="en-GB"/>
        </w:rPr>
        <w:t xml:space="preserve"> across countries, </w:t>
      </w:r>
      <w:del w:id="3303" w:author="Jane Shaw" w:date="2015-10-19T17:08:00Z">
        <w:r w:rsidR="006051F9" w:rsidRPr="00F31509" w:rsidDel="009E3B2D">
          <w:rPr>
            <w:rFonts w:asciiTheme="majorBidi" w:eastAsia="Times New Roman" w:hAnsiTheme="majorBidi" w:cstheme="majorBidi"/>
            <w:lang w:val="en-GB"/>
          </w:rPr>
          <w:delText xml:space="preserve">in accordance with </w:delText>
        </w:r>
      </w:del>
      <w:ins w:id="3304" w:author="Jane Shaw" w:date="2015-10-19T17:08:00Z">
        <w:r w:rsidR="009E3B2D">
          <w:rPr>
            <w:rFonts w:asciiTheme="majorBidi" w:eastAsia="Times New Roman" w:hAnsiTheme="majorBidi" w:cstheme="majorBidi"/>
            <w:lang w:val="en-GB"/>
          </w:rPr>
          <w:t xml:space="preserve">depending on </w:t>
        </w:r>
      </w:ins>
      <w:r w:rsidRPr="00F31509">
        <w:rPr>
          <w:rFonts w:asciiTheme="majorBidi" w:eastAsia="Times New Roman" w:hAnsiTheme="majorBidi" w:cstheme="majorBidi"/>
          <w:lang w:val="en-GB"/>
        </w:rPr>
        <w:t xml:space="preserve">the </w:t>
      </w:r>
      <w:del w:id="3305" w:author="Jane Shaw" w:date="2015-10-19T17:08:00Z">
        <w:r w:rsidRPr="00F31509" w:rsidDel="009E3B2D">
          <w:rPr>
            <w:rFonts w:asciiTheme="majorBidi" w:eastAsia="Times New Roman" w:hAnsiTheme="majorBidi" w:cstheme="majorBidi"/>
            <w:lang w:val="en-GB"/>
          </w:rPr>
          <w:delText xml:space="preserve">type of the </w:delText>
        </w:r>
      </w:del>
      <w:r w:rsidRPr="00F31509">
        <w:rPr>
          <w:rFonts w:asciiTheme="majorBidi" w:eastAsia="Times New Roman" w:hAnsiTheme="majorBidi" w:cstheme="majorBidi"/>
          <w:lang w:val="en-GB"/>
        </w:rPr>
        <w:t>prevailing livestock production systems</w:t>
      </w:r>
      <w:ins w:id="3306" w:author="Jane Shaw" w:date="2015-10-19T17:09:00Z">
        <w:r w:rsidR="009E3B2D">
          <w:rPr>
            <w:rFonts w:asciiTheme="majorBidi" w:eastAsia="Times New Roman" w:hAnsiTheme="majorBidi" w:cstheme="majorBidi"/>
            <w:lang w:val="en-GB"/>
          </w:rPr>
          <w:t xml:space="preserve"> and</w:t>
        </w:r>
      </w:ins>
      <w:del w:id="3307" w:author="Jane Shaw" w:date="2015-10-19T17:09:00Z">
        <w:r w:rsidRPr="00F31509" w:rsidDel="009E3B2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w:t>
      </w:r>
      <w:del w:id="3308" w:author="Jane Shaw" w:date="2015-10-19T17:09:00Z">
        <w:r w:rsidRPr="00F31509" w:rsidDel="009E3B2D">
          <w:rPr>
            <w:rFonts w:asciiTheme="majorBidi" w:eastAsia="Times New Roman" w:hAnsiTheme="majorBidi" w:cstheme="majorBidi"/>
            <w:lang w:val="en-GB"/>
          </w:rPr>
          <w:delText xml:space="preserve">both </w:delText>
        </w:r>
      </w:del>
      <w:r w:rsidRPr="00F31509">
        <w:rPr>
          <w:rFonts w:asciiTheme="majorBidi" w:eastAsia="Times New Roman" w:hAnsiTheme="majorBidi" w:cstheme="majorBidi"/>
          <w:lang w:val="en-GB"/>
        </w:rPr>
        <w:t xml:space="preserve">feeds produced by </w:t>
      </w:r>
      <w:ins w:id="3309" w:author="Jane Shaw" w:date="2015-10-19T17:09:00Z">
        <w:r w:rsidR="009E3B2D">
          <w:rPr>
            <w:rFonts w:asciiTheme="majorBidi" w:eastAsia="Times New Roman" w:hAnsiTheme="majorBidi" w:cstheme="majorBidi"/>
            <w:lang w:val="en-GB"/>
          </w:rPr>
          <w:t xml:space="preserve">both </w:t>
        </w:r>
      </w:ins>
      <w:r w:rsidRPr="00F31509">
        <w:rPr>
          <w:rFonts w:asciiTheme="majorBidi" w:eastAsia="Times New Roman" w:hAnsiTheme="majorBidi" w:cstheme="majorBidi"/>
          <w:lang w:val="en-GB"/>
        </w:rPr>
        <w:t xml:space="preserve">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w:t>
      </w:r>
      <w:del w:id="3310" w:author="Jane Shaw" w:date="2015-10-19T17:09:00Z">
        <w:r w:rsidRPr="00F31509" w:rsidDel="009E3B2D">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types of product</w:t>
      </w:r>
      <w:del w:id="3311" w:author="Jane Shaw" w:date="2015-10-19T17:09:00Z">
        <w:r w:rsidRPr="00F31509" w:rsidDel="009E3B2D">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ins w:id="3312" w:author="Jane Shaw" w:date="2015-10-19T17:09:00Z">
        <w:r w:rsidR="009E3B2D">
          <w:rPr>
            <w:rFonts w:asciiTheme="majorBidi" w:eastAsia="Times New Roman" w:hAnsiTheme="majorBidi" w:cstheme="majorBidi"/>
            <w:lang w:val="en-GB"/>
          </w:rPr>
          <w:t xml:space="preserve">that </w:t>
        </w:r>
      </w:ins>
      <w:del w:id="3313" w:author="Jane Shaw" w:date="2015-10-19T17:09:00Z">
        <w:r w:rsidRPr="00F31509" w:rsidDel="009E3B2D">
          <w:rPr>
            <w:rFonts w:asciiTheme="majorBidi" w:eastAsia="Times New Roman" w:hAnsiTheme="majorBidi" w:cstheme="majorBidi"/>
            <w:lang w:val="en-GB"/>
          </w:rPr>
          <w:delText xml:space="preserve">both </w:delText>
        </w:r>
      </w:del>
      <w:r w:rsidRPr="00F31509">
        <w:rPr>
          <w:rFonts w:asciiTheme="majorBidi" w:eastAsia="Times New Roman" w:hAnsiTheme="majorBidi" w:cstheme="majorBidi"/>
          <w:lang w:val="en-GB"/>
        </w:rPr>
        <w:t xml:space="preserve">farmers and compounders use to produce the feeds. As such surveys are costly, only few representative and comprehensive surveys are </w:t>
      </w:r>
      <w:del w:id="3314" w:author="Jane Shaw" w:date="2015-10-19T17:09:00Z">
        <w:r w:rsidRPr="00F31509" w:rsidDel="009E3B2D">
          <w:rPr>
            <w:rFonts w:asciiTheme="majorBidi" w:eastAsia="Times New Roman" w:hAnsiTheme="majorBidi" w:cstheme="majorBidi"/>
            <w:lang w:val="en-GB"/>
          </w:rPr>
          <w:delText xml:space="preserve">actually </w:delText>
        </w:r>
      </w:del>
      <w:ins w:id="3315" w:author="Jane Shaw" w:date="2015-10-19T17:09:00Z">
        <w:r w:rsidR="009E3B2D">
          <w:rPr>
            <w:rFonts w:asciiTheme="majorBidi" w:eastAsia="Times New Roman" w:hAnsiTheme="majorBidi" w:cstheme="majorBidi"/>
            <w:lang w:val="en-GB"/>
          </w:rPr>
          <w:t xml:space="preserve">currently </w:t>
        </w:r>
      </w:ins>
      <w:r w:rsidRPr="00F31509">
        <w:rPr>
          <w:rFonts w:asciiTheme="majorBidi" w:eastAsia="Times New Roman" w:hAnsiTheme="majorBidi" w:cstheme="majorBidi"/>
          <w:lang w:val="en-GB"/>
        </w:rPr>
        <w:t>available (Westcott and Norton</w:t>
      </w:r>
      <w:ins w:id="3316" w:author="Jane Shaw" w:date="2015-10-19T17:09:00Z">
        <w:r w:rsidR="009E3B2D">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2012</w:t>
      </w:r>
      <w:ins w:id="3317" w:author="Jane Shaw" w:date="2015-10-19T17:09:00Z">
        <w:r w:rsidR="009E3B2D">
          <w:rPr>
            <w:rFonts w:asciiTheme="majorBidi" w:eastAsia="Times New Roman" w:hAnsiTheme="majorBidi" w:cstheme="majorBidi"/>
            <w:lang w:val="en-GB"/>
          </w:rPr>
          <w:t>:</w:t>
        </w:r>
      </w:ins>
      <w:del w:id="3318" w:author="Jane Shaw" w:date="2015-10-19T17:09:00Z">
        <w:r w:rsidRPr="00F31509" w:rsidDel="009E3B2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319" w:author="Jane Shaw" w:date="2015-10-19T17:09:00Z">
        <w:r w:rsidRPr="00F31509" w:rsidDel="009E3B2D">
          <w:rPr>
            <w:rFonts w:asciiTheme="majorBidi" w:eastAsia="Times New Roman" w:hAnsiTheme="majorBidi" w:cstheme="majorBidi"/>
            <w:lang w:val="en-GB"/>
          </w:rPr>
          <w:delText xml:space="preserve">p. </w:delText>
        </w:r>
      </w:del>
      <w:r w:rsidRPr="00F31509">
        <w:rPr>
          <w:rFonts w:asciiTheme="majorBidi" w:eastAsia="Times New Roman" w:hAnsiTheme="majorBidi" w:cstheme="majorBidi"/>
          <w:lang w:val="en-GB"/>
        </w:rPr>
        <w:t>5).</w:t>
      </w:r>
      <w:r w:rsidRPr="00F31509">
        <w:rPr>
          <w:rStyle w:val="Rimandonotaapidipagina"/>
          <w:rFonts w:asciiTheme="majorBidi" w:eastAsia="Times New Roman" w:hAnsiTheme="majorBidi" w:cstheme="majorBidi"/>
          <w:lang w:val="en-GB"/>
        </w:rPr>
        <w:footnoteReference w:id="18"/>
      </w:r>
      <w:r w:rsidRPr="00F31509">
        <w:rPr>
          <w:rFonts w:asciiTheme="majorBidi" w:eastAsia="Times New Roman" w:hAnsiTheme="majorBidi" w:cstheme="majorBidi"/>
          <w:lang w:val="en-GB"/>
        </w:rPr>
        <w:t xml:space="preserve"> </w:t>
      </w:r>
    </w:p>
    <w:p w14:paraId="1578A6BC" w14:textId="4426DE0B"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Rimandonotaapidipagina"/>
          <w:rFonts w:asciiTheme="majorBidi" w:eastAsia="Times New Roman" w:hAnsiTheme="majorBidi" w:cstheme="majorBidi"/>
          <w:lang w:val="en-GB"/>
        </w:rPr>
        <w:footnoteReference w:id="19"/>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w:t>
      </w:r>
      <w:del w:id="3341" w:author="Jane Shaw" w:date="2015-10-19T17:16:00Z">
        <w:r w:rsidRPr="00F31509" w:rsidDel="004E779B">
          <w:rPr>
            <w:rFonts w:asciiTheme="majorBidi" w:eastAsia="Times New Roman" w:hAnsiTheme="majorBidi" w:cstheme="majorBidi"/>
            <w:lang w:val="en-GB"/>
          </w:rPr>
          <w:delText xml:space="preserve">can be considered </w:delText>
        </w:r>
      </w:del>
      <w:ins w:id="3342" w:author="Jane Shaw" w:date="2015-10-19T17:16:00Z">
        <w:r w:rsidR="004E779B">
          <w:rPr>
            <w:rFonts w:asciiTheme="majorBidi" w:eastAsia="Times New Roman" w:hAnsiTheme="majorBidi" w:cstheme="majorBidi"/>
            <w:lang w:val="en-GB"/>
          </w:rPr>
          <w:t xml:space="preserve">is </w:t>
        </w:r>
      </w:ins>
      <w:del w:id="3343" w:author="Jane Shaw" w:date="2015-10-19T17:16:00Z">
        <w:r w:rsidRPr="00F31509" w:rsidDel="004E779B">
          <w:rPr>
            <w:rFonts w:asciiTheme="majorBidi" w:eastAsia="Times New Roman" w:hAnsiTheme="majorBidi" w:cstheme="majorBidi"/>
            <w:lang w:val="en-GB"/>
          </w:rPr>
          <w:delText xml:space="preserve">to be </w:delText>
        </w:r>
      </w:del>
      <w:r w:rsidRPr="00F31509">
        <w:rPr>
          <w:rFonts w:asciiTheme="majorBidi" w:eastAsia="Times New Roman" w:hAnsiTheme="majorBidi" w:cstheme="majorBidi"/>
          <w:lang w:val="en-GB"/>
        </w:rPr>
        <w:t>comparatively low.</w:t>
      </w:r>
      <w:del w:id="3344" w:author="Jane Shaw" w:date="2015-10-19T17:17:00Z">
        <w:r w:rsidRPr="00F31509" w:rsidDel="004E779B">
          <w:rPr>
            <w:rFonts w:asciiTheme="majorBidi" w:eastAsia="Times New Roman" w:hAnsiTheme="majorBidi" w:cstheme="majorBidi"/>
            <w:lang w:val="en-GB"/>
          </w:rPr>
          <w:delText xml:space="preserve"> In tandem,</w:delText>
        </w:r>
      </w:del>
      <w:r w:rsidRPr="00F31509">
        <w:rPr>
          <w:rFonts w:asciiTheme="majorBidi" w:eastAsia="Times New Roman" w:hAnsiTheme="majorBidi" w:cstheme="majorBidi"/>
          <w:lang w:val="en-GB"/>
        </w:rPr>
        <w:t xml:space="preserve"> </w:t>
      </w:r>
      <w:ins w:id="3345" w:author="Jane Shaw" w:date="2015-10-19T17:17:00Z">
        <w:r w:rsidR="004E779B">
          <w:rPr>
            <w:rFonts w:asciiTheme="majorBidi" w:eastAsia="Times New Roman" w:hAnsiTheme="majorBidi" w:cstheme="majorBidi"/>
            <w:lang w:val="en-GB"/>
          </w:rPr>
          <w:t xml:space="preserve">Feed </w:t>
        </w:r>
      </w:ins>
      <w:r w:rsidR="004E779B" w:rsidRPr="00F31509">
        <w:rPr>
          <w:rFonts w:asciiTheme="majorBidi" w:eastAsia="Times New Roman" w:hAnsiTheme="majorBidi" w:cstheme="majorBidi"/>
          <w:lang w:val="en-GB"/>
        </w:rPr>
        <w:t>compound</w:t>
      </w:r>
      <w:ins w:id="3346" w:author="Jane Shaw" w:date="2015-10-19T17:17:00Z">
        <w:r w:rsidR="004E779B">
          <w:rPr>
            <w:rFonts w:asciiTheme="majorBidi" w:eastAsia="Times New Roman" w:hAnsiTheme="majorBidi" w:cstheme="majorBidi"/>
            <w:lang w:val="en-GB"/>
          </w:rPr>
          <w:t>ers</w:t>
        </w:r>
      </w:ins>
      <w:r w:rsidR="004E779B" w:rsidRPr="00F31509">
        <w:rPr>
          <w:rFonts w:asciiTheme="majorBidi" w:eastAsia="Times New Roman" w:hAnsiTheme="majorBidi" w:cstheme="majorBidi"/>
          <w:lang w:val="en-GB"/>
        </w:rPr>
        <w:t xml:space="preserve"> </w:t>
      </w:r>
      <w:del w:id="3347" w:author="Jane Shaw" w:date="2015-10-19T17:17:00Z">
        <w:r w:rsidRPr="00F31509" w:rsidDel="004E779B">
          <w:rPr>
            <w:rFonts w:asciiTheme="majorBidi" w:eastAsia="Times New Roman" w:hAnsiTheme="majorBidi" w:cstheme="majorBidi"/>
            <w:lang w:val="en-GB"/>
          </w:rPr>
          <w:delText xml:space="preserve">feeders </w:delText>
        </w:r>
      </w:del>
      <w:r w:rsidRPr="00F31509">
        <w:rPr>
          <w:rFonts w:asciiTheme="majorBidi" w:eastAsia="Times New Roman" w:hAnsiTheme="majorBidi" w:cstheme="majorBidi"/>
          <w:lang w:val="en-GB"/>
        </w:rPr>
        <w:t xml:space="preserve">can be contacted </w:t>
      </w:r>
      <w:ins w:id="3348" w:author="Jane Shaw" w:date="2015-10-19T17:17:00Z">
        <w:r w:rsidR="004E779B">
          <w:rPr>
            <w:rFonts w:asciiTheme="majorBidi" w:eastAsia="Times New Roman" w:hAnsiTheme="majorBidi" w:cstheme="majorBidi"/>
            <w:lang w:val="en-GB"/>
          </w:rPr>
          <w:t xml:space="preserve">at the same time, </w:t>
        </w:r>
      </w:ins>
      <w:r w:rsidRPr="00F31509">
        <w:rPr>
          <w:rFonts w:asciiTheme="majorBidi" w:eastAsia="Times New Roman" w:hAnsiTheme="majorBidi" w:cstheme="majorBidi"/>
          <w:lang w:val="en-GB"/>
        </w:rPr>
        <w:t xml:space="preserve">either directly or through industry associations. </w:t>
      </w:r>
      <w:r w:rsidR="00126B0D" w:rsidRPr="00F31509">
        <w:rPr>
          <w:rFonts w:asciiTheme="majorBidi" w:eastAsia="Times New Roman" w:hAnsiTheme="majorBidi" w:cstheme="majorBidi"/>
          <w:lang w:val="en-GB"/>
        </w:rPr>
        <w:t xml:space="preserve">In some countries, </w:t>
      </w:r>
      <w:del w:id="3349" w:author="Jane Shaw" w:date="2015-10-19T17:17:00Z">
        <w:r w:rsidR="00126B0D" w:rsidRPr="00F31509" w:rsidDel="004E779B">
          <w:rPr>
            <w:rFonts w:asciiTheme="majorBidi" w:eastAsia="Times New Roman" w:hAnsiTheme="majorBidi" w:cstheme="majorBidi"/>
            <w:lang w:val="en-GB"/>
          </w:rPr>
          <w:delText xml:space="preserve">for instance in </w:delText>
        </w:r>
      </w:del>
      <w:ins w:id="3350" w:author="Jane Shaw" w:date="2015-10-19T17:17:00Z">
        <w:r w:rsidR="004E779B">
          <w:rPr>
            <w:rFonts w:asciiTheme="majorBidi" w:eastAsia="Times New Roman" w:hAnsiTheme="majorBidi" w:cstheme="majorBidi"/>
            <w:lang w:val="en-GB"/>
          </w:rPr>
          <w:t xml:space="preserve">such as </w:t>
        </w:r>
      </w:ins>
      <w:r w:rsidR="00126B0D" w:rsidRPr="00F31509">
        <w:rPr>
          <w:rFonts w:asciiTheme="majorBidi" w:eastAsia="Times New Roman" w:hAnsiTheme="majorBidi" w:cstheme="majorBidi"/>
          <w:lang w:val="en-GB"/>
        </w:rPr>
        <w:t xml:space="preserve">Germany and Hungary, feed producers are obliged to </w:t>
      </w:r>
      <w:ins w:id="3351" w:author="Jane Shaw" w:date="2015-10-19T17:17:00Z">
        <w:r w:rsidR="004E779B">
          <w:rPr>
            <w:rFonts w:asciiTheme="majorBidi" w:eastAsia="Times New Roman" w:hAnsiTheme="majorBidi" w:cstheme="majorBidi"/>
            <w:lang w:val="en-GB"/>
          </w:rPr>
          <w:t xml:space="preserve">report </w:t>
        </w:r>
      </w:ins>
      <w:r w:rsidR="00126B0D" w:rsidRPr="00F31509">
        <w:rPr>
          <w:rFonts w:asciiTheme="majorBidi" w:eastAsia="Times New Roman" w:hAnsiTheme="majorBidi" w:cstheme="majorBidi"/>
          <w:lang w:val="en-GB"/>
        </w:rPr>
        <w:t xml:space="preserve">regularly </w:t>
      </w:r>
      <w:ins w:id="3352" w:author="Jane Shaw" w:date="2015-10-19T17:18:00Z">
        <w:r w:rsidR="004E779B" w:rsidRPr="00F31509">
          <w:rPr>
            <w:rFonts w:asciiTheme="majorBidi" w:eastAsia="Times New Roman" w:hAnsiTheme="majorBidi" w:cstheme="majorBidi"/>
            <w:lang w:val="en-GB"/>
          </w:rPr>
          <w:t>to the ministry of agriculture</w:t>
        </w:r>
        <w:r w:rsidR="004E779B">
          <w:rPr>
            <w:rFonts w:asciiTheme="majorBidi" w:eastAsia="Times New Roman" w:hAnsiTheme="majorBidi" w:cstheme="majorBidi"/>
            <w:lang w:val="en-GB"/>
          </w:rPr>
          <w:t xml:space="preserve"> </w:t>
        </w:r>
      </w:ins>
      <w:ins w:id="3353" w:author="Jane Shaw" w:date="2015-10-19T17:17:00Z">
        <w:r w:rsidR="004E779B">
          <w:rPr>
            <w:rFonts w:asciiTheme="majorBidi" w:eastAsia="Times New Roman" w:hAnsiTheme="majorBidi" w:cstheme="majorBidi"/>
            <w:lang w:val="en-GB"/>
          </w:rPr>
          <w:t xml:space="preserve">on </w:t>
        </w:r>
      </w:ins>
      <w:del w:id="3354" w:author="Jane Shaw" w:date="2015-10-19T17:17:00Z">
        <w:r w:rsidR="00126B0D" w:rsidRPr="00F31509" w:rsidDel="004E779B">
          <w:rPr>
            <w:rFonts w:asciiTheme="majorBidi" w:eastAsia="Times New Roman" w:hAnsiTheme="majorBidi" w:cstheme="majorBidi"/>
            <w:lang w:val="en-GB"/>
          </w:rPr>
          <w:delText xml:space="preserve">report </w:delText>
        </w:r>
      </w:del>
      <w:r w:rsidR="00126B0D" w:rsidRPr="00F31509">
        <w:rPr>
          <w:rFonts w:asciiTheme="majorBidi" w:eastAsia="Times New Roman" w:hAnsiTheme="majorBidi" w:cstheme="majorBidi"/>
          <w:lang w:val="en-GB"/>
        </w:rPr>
        <w:t>their sales of fodder products</w:t>
      </w:r>
      <w:del w:id="3355" w:author="Jane Shaw" w:date="2015-10-19T17:18:00Z">
        <w:r w:rsidR="00126B0D" w:rsidRPr="00F31509" w:rsidDel="004E779B">
          <w:rPr>
            <w:rFonts w:asciiTheme="majorBidi" w:eastAsia="Times New Roman" w:hAnsiTheme="majorBidi" w:cstheme="majorBidi"/>
            <w:lang w:val="en-GB"/>
          </w:rPr>
          <w:delText xml:space="preserve"> to the ministry of agriculture</w:delText>
        </w:r>
      </w:del>
      <w:r w:rsidR="00126B0D" w:rsidRPr="00F31509">
        <w:rPr>
          <w:rFonts w:asciiTheme="majorBidi" w:eastAsia="Times New Roman" w:hAnsiTheme="majorBidi" w:cstheme="majorBidi"/>
          <w:lang w:val="en-GB"/>
        </w:rPr>
        <w:t>, based on a government regulation (</w:t>
      </w:r>
      <w:commentRangeStart w:id="3356"/>
      <w:r w:rsidR="00126B0D" w:rsidRPr="00F31509">
        <w:rPr>
          <w:rFonts w:asciiTheme="majorBidi" w:eastAsia="Times New Roman" w:hAnsiTheme="majorBidi" w:cstheme="majorBidi"/>
          <w:lang w:val="en-GB"/>
        </w:rPr>
        <w:t>Marktordnungswaren-Meldeverordnung</w:t>
      </w:r>
      <w:ins w:id="3357" w:author="Jane Shaw" w:date="2015-10-19T17:20:00Z">
        <w:r w:rsidR="004E779B">
          <w:rPr>
            <w:rFonts w:asciiTheme="majorBidi" w:eastAsia="Times New Roman" w:hAnsiTheme="majorBidi" w:cstheme="majorBidi"/>
            <w:lang w:val="en-GB"/>
          </w:rPr>
          <w:t>,</w:t>
        </w:r>
      </w:ins>
      <w:r w:rsidR="00126B0D" w:rsidRPr="00F31509">
        <w:rPr>
          <w:rFonts w:asciiTheme="majorBidi" w:eastAsia="Times New Roman" w:hAnsiTheme="majorBidi" w:cstheme="majorBidi"/>
          <w:lang w:val="en-GB"/>
        </w:rPr>
        <w:t xml:space="preserve"> 1999</w:t>
      </w:r>
      <w:commentRangeEnd w:id="3356"/>
      <w:r w:rsidR="003E2EE7">
        <w:rPr>
          <w:rStyle w:val="Rimandocommento"/>
        </w:rPr>
        <w:commentReference w:id="3356"/>
      </w:r>
      <w:r w:rsidR="00126B0D" w:rsidRPr="00F31509">
        <w:rPr>
          <w:rFonts w:asciiTheme="majorBidi" w:eastAsia="Times New Roman" w:hAnsiTheme="majorBidi" w:cstheme="majorBidi"/>
          <w:lang w:val="en-GB"/>
        </w:rPr>
        <w:t>; BLE</w:t>
      </w:r>
      <w:ins w:id="3358" w:author="Jane Shaw" w:date="2015-10-19T17:20:00Z">
        <w:r w:rsidR="003E2EE7">
          <w:rPr>
            <w:rFonts w:asciiTheme="majorBidi" w:eastAsia="Times New Roman" w:hAnsiTheme="majorBidi" w:cstheme="majorBidi"/>
            <w:lang w:val="en-GB"/>
          </w:rPr>
          <w:t>,</w:t>
        </w:r>
      </w:ins>
      <w:r w:rsidR="00126B0D" w:rsidRPr="00F31509">
        <w:rPr>
          <w:rFonts w:asciiTheme="majorBidi" w:eastAsia="Times New Roman" w:hAnsiTheme="majorBidi" w:cstheme="majorBidi"/>
          <w:lang w:val="en-GB"/>
        </w:rPr>
        <w:t xml:space="preserve"> 2011</w:t>
      </w:r>
      <w:ins w:id="3359" w:author="Jane Shaw" w:date="2015-10-19T17:20:00Z">
        <w:r w:rsidR="003E2EE7">
          <w:rPr>
            <w:rFonts w:asciiTheme="majorBidi" w:eastAsia="Times New Roman" w:hAnsiTheme="majorBidi" w:cstheme="majorBidi"/>
            <w:lang w:val="en-GB"/>
          </w:rPr>
          <w:t>:</w:t>
        </w:r>
      </w:ins>
      <w:del w:id="3360" w:author="Jane Shaw" w:date="2015-10-19T17:20:00Z">
        <w:r w:rsidR="00126B0D" w:rsidRPr="00F31509" w:rsidDel="003E2EE7">
          <w:rPr>
            <w:rFonts w:asciiTheme="majorBidi" w:eastAsia="Times New Roman" w:hAnsiTheme="majorBidi" w:cstheme="majorBidi"/>
            <w:lang w:val="en-GB"/>
          </w:rPr>
          <w:delText>,</w:delText>
        </w:r>
      </w:del>
      <w:r w:rsidR="00126B0D" w:rsidRPr="00F31509">
        <w:rPr>
          <w:rFonts w:asciiTheme="majorBidi" w:eastAsia="Times New Roman" w:hAnsiTheme="majorBidi" w:cstheme="majorBidi"/>
          <w:lang w:val="en-GB"/>
        </w:rPr>
        <w:t xml:space="preserve"> </w:t>
      </w:r>
      <w:del w:id="3361" w:author="Jane Shaw" w:date="2015-10-19T17:21:00Z">
        <w:r w:rsidR="00126B0D" w:rsidRPr="00F31509" w:rsidDel="003E2EE7">
          <w:rPr>
            <w:rFonts w:asciiTheme="majorBidi" w:eastAsia="Times New Roman" w:hAnsiTheme="majorBidi" w:cstheme="majorBidi"/>
            <w:lang w:val="en-GB"/>
          </w:rPr>
          <w:delText xml:space="preserve">pp. </w:delText>
        </w:r>
      </w:del>
      <w:r w:rsidR="00126B0D" w:rsidRPr="00F31509">
        <w:rPr>
          <w:rFonts w:asciiTheme="majorBidi" w:eastAsia="Times New Roman" w:hAnsiTheme="majorBidi" w:cstheme="majorBidi"/>
          <w:lang w:val="en-GB"/>
        </w:rPr>
        <w:t>1</w:t>
      </w:r>
      <w:ins w:id="3362" w:author="Jane Shaw" w:date="2015-10-19T17:21:00Z">
        <w:r w:rsidR="003E2EE7">
          <w:rPr>
            <w:rFonts w:asciiTheme="majorBidi" w:eastAsia="Times New Roman" w:hAnsiTheme="majorBidi" w:cstheme="majorBidi"/>
            <w:lang w:val="en-GB"/>
          </w:rPr>
          <w:t>–</w:t>
        </w:r>
      </w:ins>
      <w:del w:id="3363" w:author="Jane Shaw" w:date="2015-10-19T17:21:00Z">
        <w:r w:rsidR="00126B0D" w:rsidRPr="00F31509" w:rsidDel="003E2EE7">
          <w:rPr>
            <w:rFonts w:asciiTheme="majorBidi" w:eastAsia="Times New Roman" w:hAnsiTheme="majorBidi" w:cstheme="majorBidi"/>
            <w:lang w:val="en-GB"/>
          </w:rPr>
          <w:delText>-</w:delText>
        </w:r>
      </w:del>
      <w:r w:rsidR="00126B0D" w:rsidRPr="00F31509">
        <w:rPr>
          <w:rFonts w:asciiTheme="majorBidi" w:eastAsia="Times New Roman" w:hAnsiTheme="majorBidi" w:cstheme="majorBidi"/>
          <w:lang w:val="en-GB"/>
        </w:rPr>
        <w:t>4; KSH</w:t>
      </w:r>
      <w:ins w:id="3364" w:author="Jane Shaw" w:date="2015-10-19T17:21:00Z">
        <w:r w:rsidR="003E2EE7">
          <w:rPr>
            <w:rFonts w:asciiTheme="majorBidi" w:eastAsia="Times New Roman" w:hAnsiTheme="majorBidi" w:cstheme="majorBidi"/>
            <w:lang w:val="en-GB"/>
          </w:rPr>
          <w:t>,</w:t>
        </w:r>
      </w:ins>
      <w:r w:rsidR="00126B0D" w:rsidRPr="00F31509">
        <w:rPr>
          <w:rFonts w:asciiTheme="majorBidi" w:eastAsia="Times New Roman" w:hAnsiTheme="majorBidi" w:cstheme="majorBidi"/>
          <w:lang w:val="en-GB"/>
        </w:rPr>
        <w:t xml:space="preserve"> 2014). </w:t>
      </w:r>
      <w:r w:rsidRPr="00F31509">
        <w:rPr>
          <w:rFonts w:asciiTheme="majorBidi" w:eastAsia="Times New Roman" w:hAnsiTheme="majorBidi" w:cstheme="majorBidi"/>
          <w:lang w:val="en-GB"/>
        </w:rPr>
        <w:t xml:space="preserve">Combined with </w:t>
      </w:r>
      <w:del w:id="3365" w:author="Jane Shaw" w:date="2015-10-19T17:21:00Z">
        <w:r w:rsidRPr="00F31509" w:rsidDel="003E2EE7">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14:paraId="50A1362A" w14:textId="77777777" w:rsidR="004F65E4" w:rsidRPr="00F31509" w:rsidRDefault="005E20EA" w:rsidP="005E20EA">
      <w:pPr>
        <w:pStyle w:val="Titolo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14:paraId="53A7C81E" w14:textId="009B3A7B"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w:t>
      </w:r>
      <w:ins w:id="3366" w:author="Jane Shaw" w:date="2015-10-19T17:22:00Z">
        <w:r w:rsidR="003E2EE7">
          <w:rPr>
            <w:rFonts w:asciiTheme="majorBidi" w:hAnsiTheme="majorBidi" w:cstheme="majorBidi"/>
            <w:lang w:val="en-GB"/>
          </w:rPr>
          <w:t>,</w:t>
        </w:r>
      </w:ins>
      <w:del w:id="3367" w:author="Jane Shaw" w:date="2015-10-19T17:22:00Z">
        <w:r w:rsidRPr="00F31509" w:rsidDel="003E2EE7">
          <w:rPr>
            <w:rFonts w:asciiTheme="majorBidi" w:hAnsiTheme="majorBidi" w:cstheme="majorBidi"/>
            <w:lang w:val="en-GB"/>
          </w:rPr>
          <w:delText>.</w:delText>
        </w:r>
      </w:del>
      <w:r w:rsidRPr="00F31509">
        <w:rPr>
          <w:rFonts w:asciiTheme="majorBidi" w:hAnsiTheme="majorBidi" w:cstheme="majorBidi"/>
          <w:lang w:val="en-GB"/>
        </w:rPr>
        <w:t xml:space="preserve"> </w:t>
      </w:r>
      <w:del w:id="3368" w:author="Jane Shaw" w:date="2015-10-19T17:22:00Z">
        <w:r w:rsidRPr="00F31509" w:rsidDel="00EB7754">
          <w:rPr>
            <w:rFonts w:asciiTheme="majorBidi" w:hAnsiTheme="majorBidi" w:cstheme="majorBidi"/>
            <w:lang w:val="en-GB"/>
          </w:rPr>
          <w:delText xml:space="preserve">Information from the food processing industry </w:delText>
        </w:r>
      </w:del>
      <w:ins w:id="3369" w:author="Jane Shaw" w:date="2015-10-19T17:22:00Z">
        <w:r w:rsidR="00EB7754">
          <w:rPr>
            <w:rFonts w:asciiTheme="majorBidi" w:hAnsiTheme="majorBidi" w:cstheme="majorBidi"/>
            <w:lang w:val="en-GB"/>
          </w:rPr>
          <w:t xml:space="preserve">which </w:t>
        </w:r>
      </w:ins>
      <w:r w:rsidRPr="00F31509">
        <w:rPr>
          <w:rFonts w:asciiTheme="majorBidi" w:hAnsiTheme="majorBidi" w:cstheme="majorBidi"/>
          <w:lang w:val="en-GB"/>
        </w:rPr>
        <w:t>can provide excellent</w:t>
      </w:r>
      <w:ins w:id="3370" w:author="Jane Shaw" w:date="2015-10-19T17:23:00Z">
        <w:r w:rsidR="00EB7754">
          <w:rPr>
            <w:rFonts w:asciiTheme="majorBidi" w:hAnsiTheme="majorBidi" w:cstheme="majorBidi"/>
            <w:lang w:val="en-GB"/>
          </w:rPr>
          <w:t>,</w:t>
        </w:r>
      </w:ins>
      <w:r w:rsidRPr="00F31509">
        <w:rPr>
          <w:rFonts w:asciiTheme="majorBidi" w:hAnsiTheme="majorBidi" w:cstheme="majorBidi"/>
          <w:lang w:val="en-GB"/>
        </w:rPr>
        <w:t xml:space="preserve"> </w:t>
      </w:r>
      <w:del w:id="3371" w:author="Jane Shaw" w:date="2015-10-19T17:23:00Z">
        <w:r w:rsidRPr="00F31509" w:rsidDel="00EB7754">
          <w:rPr>
            <w:rFonts w:asciiTheme="majorBidi" w:hAnsiTheme="majorBidi" w:cstheme="majorBidi"/>
            <w:lang w:val="en-GB"/>
          </w:rPr>
          <w:delText xml:space="preserve">estimates for </w:delText>
        </w:r>
      </w:del>
      <w:r w:rsidRPr="00F31509">
        <w:rPr>
          <w:rFonts w:asciiTheme="majorBidi" w:hAnsiTheme="majorBidi" w:cstheme="majorBidi"/>
          <w:lang w:val="en-GB"/>
        </w:rPr>
        <w:t xml:space="preserve">FBS-consistent </w:t>
      </w:r>
      <w:ins w:id="3372" w:author="Jane Shaw" w:date="2015-10-19T17:23:00Z">
        <w:r w:rsidR="00EB7754" w:rsidRPr="00F31509">
          <w:rPr>
            <w:rFonts w:asciiTheme="majorBidi" w:hAnsiTheme="majorBidi" w:cstheme="majorBidi"/>
            <w:lang w:val="en-GB"/>
          </w:rPr>
          <w:t xml:space="preserve">estimates </w:t>
        </w:r>
      </w:ins>
      <w:ins w:id="3373" w:author="Jane Shaw" w:date="2015-10-19T17:26:00Z">
        <w:r w:rsidR="002621ED">
          <w:rPr>
            <w:rFonts w:asciiTheme="majorBidi" w:hAnsiTheme="majorBidi" w:cstheme="majorBidi"/>
            <w:lang w:val="en-GB"/>
          </w:rPr>
          <w:t xml:space="preserve">of </w:t>
        </w:r>
      </w:ins>
      <w:r w:rsidRPr="00F31509">
        <w:rPr>
          <w:rFonts w:asciiTheme="majorBidi" w:hAnsiTheme="majorBidi" w:cstheme="majorBidi"/>
          <w:lang w:val="en-GB"/>
        </w:rPr>
        <w:t>food availability, particularly</w:t>
      </w:r>
      <w:ins w:id="3374" w:author="Jane Shaw" w:date="2015-10-19T17:24:00Z">
        <w:r w:rsidR="00EB7754">
          <w:rPr>
            <w:rFonts w:asciiTheme="majorBidi" w:hAnsiTheme="majorBidi" w:cstheme="majorBidi"/>
            <w:lang w:val="en-GB"/>
          </w:rPr>
          <w:t>:</w:t>
        </w:r>
      </w:ins>
      <w:r w:rsidRPr="00F31509">
        <w:rPr>
          <w:rFonts w:asciiTheme="majorBidi" w:hAnsiTheme="majorBidi" w:cstheme="majorBidi"/>
          <w:lang w:val="en-GB"/>
        </w:rPr>
        <w:t xml:space="preserve"> </w:t>
      </w:r>
      <w:del w:id="3375" w:author="Jane Shaw" w:date="2015-10-19T17:24:00Z">
        <w:r w:rsidRPr="00F31509" w:rsidDel="00EB7754">
          <w:rPr>
            <w:rFonts w:asciiTheme="majorBidi" w:hAnsiTheme="majorBidi" w:cstheme="majorBidi"/>
            <w:lang w:val="en-GB"/>
          </w:rPr>
          <w:delText>(</w:delText>
        </w:r>
      </w:del>
      <w:r w:rsidRPr="00F31509">
        <w:rPr>
          <w:rFonts w:asciiTheme="majorBidi" w:hAnsiTheme="majorBidi" w:cstheme="majorBidi"/>
          <w:lang w:val="en-GB"/>
        </w:rPr>
        <w:t xml:space="preserve">i) where the processing industry </w:t>
      </w:r>
      <w:del w:id="3376" w:author="Jane Shaw" w:date="2015-10-19T17:24:00Z">
        <w:r w:rsidRPr="00F31509" w:rsidDel="00EB7754">
          <w:rPr>
            <w:rFonts w:asciiTheme="majorBidi" w:hAnsiTheme="majorBidi" w:cstheme="majorBidi"/>
            <w:lang w:val="en-GB"/>
          </w:rPr>
          <w:delText xml:space="preserve">covers </w:delText>
        </w:r>
      </w:del>
      <w:ins w:id="3377" w:author="Jane Shaw" w:date="2015-10-19T17:24:00Z">
        <w:r w:rsidR="00EB7754">
          <w:rPr>
            <w:rFonts w:asciiTheme="majorBidi" w:hAnsiTheme="majorBidi" w:cstheme="majorBidi"/>
            <w:lang w:val="en-GB"/>
          </w:rPr>
          <w:t xml:space="preserve">accounts for </w:t>
        </w:r>
      </w:ins>
      <w:r w:rsidRPr="00F31509">
        <w:rPr>
          <w:rFonts w:asciiTheme="majorBidi" w:hAnsiTheme="majorBidi" w:cstheme="majorBidi"/>
          <w:lang w:val="en-GB"/>
        </w:rPr>
        <w:t>a large part of food use, i.e. where home/subsistence production and consumption play</w:t>
      </w:r>
      <w:del w:id="3378" w:author="Jane Shaw" w:date="2015-10-19T17:24:00Z">
        <w:r w:rsidRPr="00F31509" w:rsidDel="00EB7754">
          <w:rPr>
            <w:rFonts w:asciiTheme="majorBidi" w:hAnsiTheme="majorBidi" w:cstheme="majorBidi"/>
            <w:lang w:val="en-GB"/>
          </w:rPr>
          <w:delText>s</w:delText>
        </w:r>
      </w:del>
      <w:r w:rsidRPr="00F31509">
        <w:rPr>
          <w:rFonts w:asciiTheme="majorBidi" w:hAnsiTheme="majorBidi" w:cstheme="majorBidi"/>
          <w:lang w:val="en-GB"/>
        </w:rPr>
        <w:t xml:space="preserve"> a small role; and </w:t>
      </w:r>
      <w:del w:id="3379" w:author="Jane Shaw" w:date="2015-10-19T17:24:00Z">
        <w:r w:rsidRPr="00F31509" w:rsidDel="00EB7754">
          <w:rPr>
            <w:rFonts w:asciiTheme="majorBidi" w:hAnsiTheme="majorBidi" w:cstheme="majorBidi"/>
            <w:lang w:val="en-GB"/>
          </w:rPr>
          <w:delText>(</w:delText>
        </w:r>
      </w:del>
      <w:r w:rsidRPr="00F31509">
        <w:rPr>
          <w:rFonts w:asciiTheme="majorBidi" w:hAnsiTheme="majorBidi" w:cstheme="majorBidi"/>
          <w:lang w:val="en-GB"/>
        </w:rPr>
        <w:t xml:space="preserve">ii) where </w:t>
      </w:r>
      <w:del w:id="3380" w:author="Jane Shaw" w:date="2015-10-19T17:24:00Z">
        <w:r w:rsidRPr="00F31509" w:rsidDel="00EB7754">
          <w:rPr>
            <w:rFonts w:asciiTheme="majorBidi" w:hAnsiTheme="majorBidi" w:cstheme="majorBidi"/>
            <w:lang w:val="en-GB"/>
          </w:rPr>
          <w:delText xml:space="preserve">the </w:delText>
        </w:r>
      </w:del>
      <w:ins w:id="3381" w:author="Jane Shaw" w:date="2015-10-19T17:24:00Z">
        <w:r w:rsidR="00EB7754">
          <w:rPr>
            <w:rFonts w:asciiTheme="majorBidi" w:hAnsiTheme="majorBidi" w:cstheme="majorBidi"/>
            <w:lang w:val="en-GB"/>
          </w:rPr>
          <w:t xml:space="preserve">a processing industry has a high </w:t>
        </w:r>
      </w:ins>
      <w:r w:rsidRPr="00F31509">
        <w:rPr>
          <w:rFonts w:asciiTheme="majorBidi" w:hAnsiTheme="majorBidi" w:cstheme="majorBidi"/>
          <w:lang w:val="en-GB"/>
        </w:rPr>
        <w:t>degree of coverage/organization</w:t>
      </w:r>
      <w:ins w:id="3382" w:author="Jane Shaw" w:date="2015-10-19T17:25:00Z">
        <w:r w:rsidR="00EB7754">
          <w:rPr>
            <w:rFonts w:asciiTheme="majorBidi" w:hAnsiTheme="majorBidi" w:cstheme="majorBidi"/>
            <w:lang w:val="en-GB"/>
          </w:rPr>
          <w:t>,</w:t>
        </w:r>
      </w:ins>
      <w:r w:rsidRPr="00F31509">
        <w:rPr>
          <w:rFonts w:asciiTheme="majorBidi" w:hAnsiTheme="majorBidi" w:cstheme="majorBidi"/>
          <w:lang w:val="en-GB"/>
        </w:rPr>
        <w:t xml:space="preserve"> </w:t>
      </w:r>
      <w:del w:id="3383" w:author="Jane Shaw" w:date="2015-10-19T17:25:00Z">
        <w:r w:rsidRPr="00F31509" w:rsidDel="00EB7754">
          <w:rPr>
            <w:rFonts w:asciiTheme="majorBidi" w:hAnsiTheme="majorBidi" w:cstheme="majorBidi"/>
            <w:lang w:val="en-GB"/>
          </w:rPr>
          <w:delText xml:space="preserve">by a processing industry is high (e.g. </w:delText>
        </w:r>
      </w:del>
      <w:ins w:id="3384" w:author="Jane Shaw" w:date="2015-10-19T17:25:00Z">
        <w:r w:rsidR="00EB7754">
          <w:rPr>
            <w:rFonts w:asciiTheme="majorBidi" w:hAnsiTheme="majorBidi" w:cstheme="majorBidi"/>
            <w:lang w:val="en-GB"/>
          </w:rPr>
          <w:t xml:space="preserve">such as where </w:t>
        </w:r>
      </w:ins>
      <w:r w:rsidRPr="00F31509">
        <w:rPr>
          <w:rFonts w:asciiTheme="majorBidi" w:hAnsiTheme="majorBidi" w:cstheme="majorBidi"/>
          <w:lang w:val="en-GB"/>
        </w:rPr>
        <w:t xml:space="preserve">all flour </w:t>
      </w:r>
      <w:del w:id="3385" w:author="Jane Shaw" w:date="2015-10-19T17:25:00Z">
        <w:r w:rsidRPr="00F31509" w:rsidDel="00EB7754">
          <w:rPr>
            <w:rFonts w:asciiTheme="majorBidi" w:hAnsiTheme="majorBidi" w:cstheme="majorBidi"/>
            <w:lang w:val="en-GB"/>
          </w:rPr>
          <w:delText xml:space="preserve">produced </w:delText>
        </w:r>
      </w:del>
      <w:r w:rsidRPr="00F31509">
        <w:rPr>
          <w:rFonts w:asciiTheme="majorBidi" w:hAnsiTheme="majorBidi" w:cstheme="majorBidi"/>
          <w:lang w:val="en-GB"/>
        </w:rPr>
        <w:t>is produced and reported by commercial flour millers</w:t>
      </w:r>
      <w:del w:id="3386" w:author="Jane Shaw" w:date="2015-10-19T17:25:00Z">
        <w:r w:rsidRPr="00F31509" w:rsidDel="00EB7754">
          <w:rPr>
            <w:rFonts w:asciiTheme="majorBidi" w:hAnsiTheme="majorBidi" w:cstheme="majorBidi"/>
            <w:lang w:val="en-GB"/>
          </w:rPr>
          <w:delText>)</w:delText>
        </w:r>
      </w:del>
      <w:r w:rsidRPr="00F31509">
        <w:rPr>
          <w:rFonts w:asciiTheme="majorBidi" w:hAnsiTheme="majorBidi" w:cstheme="majorBidi"/>
          <w:lang w:val="en-GB"/>
        </w:rPr>
        <w:t xml:space="preserve">. </w:t>
      </w:r>
      <w:del w:id="3387" w:author="Jane Shaw" w:date="2015-10-19T17:25:00Z">
        <w:r w:rsidRPr="00F31509" w:rsidDel="00EB7754">
          <w:rPr>
            <w:rFonts w:asciiTheme="majorBidi" w:hAnsiTheme="majorBidi" w:cstheme="majorBidi"/>
            <w:lang w:val="en-GB"/>
          </w:rPr>
          <w:delText xml:space="preserve">Typically, that’s </w:delText>
        </w:r>
      </w:del>
      <w:ins w:id="3388" w:author="Jane Shaw" w:date="2015-10-19T17:25:00Z">
        <w:r w:rsidR="00EB7754">
          <w:rPr>
            <w:rFonts w:asciiTheme="majorBidi" w:hAnsiTheme="majorBidi" w:cstheme="majorBidi"/>
            <w:lang w:val="en-GB"/>
          </w:rPr>
          <w:t xml:space="preserve">This is typically </w:t>
        </w:r>
      </w:ins>
      <w:r w:rsidRPr="00F31509">
        <w:rPr>
          <w:rFonts w:asciiTheme="majorBidi" w:hAnsiTheme="majorBidi" w:cstheme="majorBidi"/>
          <w:lang w:val="en-GB"/>
        </w:rPr>
        <w:t xml:space="preserve">the case in </w:t>
      </w:r>
      <w:del w:id="3389" w:author="Jane Shaw" w:date="2015-10-19T17:25:00Z">
        <w:r w:rsidRPr="00F31509" w:rsidDel="00EB7754">
          <w:rPr>
            <w:rFonts w:asciiTheme="majorBidi" w:hAnsiTheme="majorBidi" w:cstheme="majorBidi"/>
            <w:lang w:val="en-GB"/>
          </w:rPr>
          <w:delText xml:space="preserve">all </w:delText>
        </w:r>
      </w:del>
      <w:r w:rsidRPr="00F31509">
        <w:rPr>
          <w:rFonts w:asciiTheme="majorBidi" w:hAnsiTheme="majorBidi" w:cstheme="majorBidi"/>
          <w:lang w:val="en-GB"/>
        </w:rPr>
        <w:t xml:space="preserve">developed countries, but </w:t>
      </w:r>
      <w:ins w:id="3390" w:author="Jane Shaw" w:date="2015-10-19T17:25:00Z">
        <w:r w:rsidR="00EB7754">
          <w:rPr>
            <w:rFonts w:asciiTheme="majorBidi" w:hAnsiTheme="majorBidi" w:cstheme="majorBidi"/>
            <w:lang w:val="en-GB"/>
          </w:rPr>
          <w:t xml:space="preserve">is also </w:t>
        </w:r>
      </w:ins>
      <w:r w:rsidRPr="00F31509">
        <w:rPr>
          <w:rFonts w:asciiTheme="majorBidi" w:hAnsiTheme="majorBidi" w:cstheme="majorBidi"/>
          <w:lang w:val="en-GB"/>
        </w:rPr>
        <w:t xml:space="preserve">increasingly </w:t>
      </w:r>
      <w:del w:id="3391" w:author="Jane Shaw" w:date="2015-10-19T17:25:00Z">
        <w:r w:rsidRPr="00F31509" w:rsidDel="00EB7754">
          <w:rPr>
            <w:rFonts w:asciiTheme="majorBidi" w:hAnsiTheme="majorBidi" w:cstheme="majorBidi"/>
            <w:lang w:val="en-GB"/>
          </w:rPr>
          <w:delText xml:space="preserve">also </w:delText>
        </w:r>
      </w:del>
      <w:ins w:id="3392" w:author="Jane Shaw" w:date="2015-10-19T17:25:00Z">
        <w:r w:rsidR="00EB7754">
          <w:rPr>
            <w:rFonts w:asciiTheme="majorBidi" w:hAnsiTheme="majorBidi" w:cstheme="majorBidi"/>
            <w:lang w:val="en-GB"/>
          </w:rPr>
          <w:t xml:space="preserve">frequent </w:t>
        </w:r>
      </w:ins>
      <w:r w:rsidRPr="00F31509">
        <w:rPr>
          <w:rFonts w:asciiTheme="majorBidi" w:hAnsiTheme="majorBidi" w:cstheme="majorBidi"/>
          <w:lang w:val="en-GB"/>
        </w:rPr>
        <w:t>in emerging economies. Estimates of production from flour millers, sugar refiners, oilseed crushers</w:t>
      </w:r>
      <w:del w:id="3393" w:author="Jane Shaw" w:date="2015-10-19T17:27:00Z">
        <w:r w:rsidRPr="00F31509" w:rsidDel="002621ED">
          <w:rPr>
            <w:rFonts w:asciiTheme="majorBidi" w:hAnsiTheme="majorBidi" w:cstheme="majorBidi"/>
            <w:lang w:val="en-GB"/>
          </w:rPr>
          <w:delText>,</w:delText>
        </w:r>
      </w:del>
      <w:r w:rsidRPr="00F31509">
        <w:rPr>
          <w:rFonts w:asciiTheme="majorBidi" w:hAnsiTheme="majorBidi" w:cstheme="majorBidi"/>
          <w:lang w:val="en-GB"/>
        </w:rPr>
        <w:t xml:space="preserve"> or abattoirs can be used </w:t>
      </w:r>
      <w:del w:id="3394" w:author="Jane Shaw" w:date="2015-10-19T17:27:00Z">
        <w:r w:rsidRPr="00F31509" w:rsidDel="002621ED">
          <w:rPr>
            <w:rFonts w:asciiTheme="majorBidi" w:hAnsiTheme="majorBidi" w:cstheme="majorBidi"/>
            <w:lang w:val="en-GB"/>
          </w:rPr>
          <w:delText xml:space="preserve">to </w:delText>
        </w:r>
      </w:del>
      <w:r w:rsidRPr="00F31509">
        <w:rPr>
          <w:rFonts w:asciiTheme="majorBidi" w:hAnsiTheme="majorBidi" w:cstheme="majorBidi"/>
          <w:lang w:val="en-GB"/>
        </w:rPr>
        <w:t xml:space="preserve">as direct inputs into the SUA system and, through the process of standardization, be converted back into primary equivalents </w:t>
      </w:r>
      <w:del w:id="3395" w:author="Jane Shaw" w:date="2015-10-19T17:27:00Z">
        <w:r w:rsidRPr="00F31509" w:rsidDel="002621ED">
          <w:rPr>
            <w:rFonts w:asciiTheme="majorBidi" w:hAnsiTheme="majorBidi" w:cstheme="majorBidi"/>
            <w:lang w:val="en-GB"/>
          </w:rPr>
          <w:delText xml:space="preserve">as shown </w:delText>
        </w:r>
      </w:del>
      <w:ins w:id="3396" w:author="Jane Shaw" w:date="2015-10-19T17:27:00Z">
        <w:r w:rsidR="002621ED">
          <w:rPr>
            <w:rFonts w:asciiTheme="majorBidi" w:hAnsiTheme="majorBidi" w:cstheme="majorBidi"/>
            <w:lang w:val="en-GB"/>
          </w:rPr>
          <w:t xml:space="preserve">for inclusion </w:t>
        </w:r>
      </w:ins>
      <w:r w:rsidRPr="00F31509">
        <w:rPr>
          <w:rFonts w:asciiTheme="majorBidi" w:hAnsiTheme="majorBidi" w:cstheme="majorBidi"/>
          <w:lang w:val="en-GB"/>
        </w:rPr>
        <w:t xml:space="preserve">in the FBS. While a high degree of coverage/industry organization may not always be </w:t>
      </w:r>
      <w:del w:id="3397" w:author="Jane Shaw" w:date="2015-10-19T17:36:00Z">
        <w:r w:rsidRPr="00F31509" w:rsidDel="006A725B">
          <w:rPr>
            <w:rFonts w:asciiTheme="majorBidi" w:hAnsiTheme="majorBidi" w:cstheme="majorBidi"/>
            <w:lang w:val="en-GB"/>
          </w:rPr>
          <w:delText xml:space="preserve">given </w:delText>
        </w:r>
      </w:del>
      <w:ins w:id="3398" w:author="Jane Shaw" w:date="2015-10-19T17:36:00Z">
        <w:r w:rsidR="006A725B">
          <w:rPr>
            <w:rFonts w:asciiTheme="majorBidi" w:hAnsiTheme="majorBidi" w:cstheme="majorBidi"/>
            <w:lang w:val="en-GB"/>
          </w:rPr>
          <w:t xml:space="preserve">possible </w:t>
        </w:r>
      </w:ins>
      <w:r w:rsidRPr="00F31509">
        <w:rPr>
          <w:rFonts w:asciiTheme="majorBidi" w:hAnsiTheme="majorBidi" w:cstheme="majorBidi"/>
          <w:lang w:val="en-GB"/>
        </w:rPr>
        <w:t>in developing countries</w:t>
      </w:r>
      <w:ins w:id="3399" w:author="Jane Shaw" w:date="2015-10-19T17:36:00Z">
        <w:r w:rsidR="006A725B">
          <w:rPr>
            <w:rFonts w:asciiTheme="majorBidi" w:hAnsiTheme="majorBidi" w:cstheme="majorBidi"/>
            <w:lang w:val="en-GB"/>
          </w:rPr>
          <w:t>,</w:t>
        </w:r>
      </w:ins>
      <w:r w:rsidRPr="00F31509">
        <w:rPr>
          <w:rFonts w:asciiTheme="majorBidi" w:hAnsiTheme="majorBidi" w:cstheme="majorBidi"/>
          <w:lang w:val="en-GB"/>
        </w:rPr>
        <w:t xml:space="preserve"> and certainly not for all processing industries, </w:t>
      </w:r>
      <w:del w:id="3400" w:author="Jane Shaw" w:date="2015-11-07T18:32:00Z">
        <w:r w:rsidRPr="00F31509" w:rsidDel="00585E66">
          <w:rPr>
            <w:rFonts w:asciiTheme="majorBidi" w:hAnsiTheme="majorBidi" w:cstheme="majorBidi"/>
            <w:lang w:val="en-GB"/>
          </w:rPr>
          <w:delText xml:space="preserve">certain </w:delText>
        </w:r>
      </w:del>
      <w:r w:rsidRPr="00F31509">
        <w:rPr>
          <w:rFonts w:asciiTheme="majorBidi" w:hAnsiTheme="majorBidi" w:cstheme="majorBidi"/>
          <w:lang w:val="en-GB"/>
        </w:rPr>
        <w:t>“</w:t>
      </w:r>
      <w:commentRangeStart w:id="3401"/>
      <w:r w:rsidRPr="00F31509">
        <w:rPr>
          <w:rFonts w:asciiTheme="majorBidi" w:hAnsiTheme="majorBidi" w:cstheme="majorBidi"/>
          <w:lang w:val="en-GB"/>
        </w:rPr>
        <w:t xml:space="preserve">bottleneck” industries </w:t>
      </w:r>
      <w:commentRangeEnd w:id="3401"/>
      <w:r w:rsidR="006A725B">
        <w:rPr>
          <w:rStyle w:val="Rimandocommento"/>
        </w:rPr>
        <w:commentReference w:id="3401"/>
      </w:r>
      <w:r w:rsidRPr="00F31509">
        <w:rPr>
          <w:rFonts w:asciiTheme="majorBidi" w:hAnsiTheme="majorBidi" w:cstheme="majorBidi"/>
          <w:lang w:val="en-GB"/>
        </w:rPr>
        <w:t xml:space="preserve">such as </w:t>
      </w:r>
      <w:del w:id="3402" w:author="Jane Shaw" w:date="2015-10-19T17:36:00Z">
        <w:r w:rsidRPr="00F31509" w:rsidDel="006A725B">
          <w:rPr>
            <w:rFonts w:asciiTheme="majorBidi" w:hAnsiTheme="majorBidi" w:cstheme="majorBidi"/>
            <w:lang w:val="en-GB"/>
          </w:rPr>
          <w:delText xml:space="preserve">the </w:delText>
        </w:r>
      </w:del>
      <w:r w:rsidRPr="00F31509">
        <w:rPr>
          <w:rFonts w:asciiTheme="majorBidi" w:hAnsiTheme="majorBidi" w:cstheme="majorBidi"/>
          <w:lang w:val="en-GB"/>
        </w:rPr>
        <w:t xml:space="preserve">sugar refineries provide useful estimates in all countries. </w:t>
      </w:r>
    </w:p>
    <w:p w14:paraId="66B4FF16" w14:textId="1F2BF351"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w:t>
      </w:r>
      <w:ins w:id="3403" w:author="Jane Shaw" w:date="2015-11-07T18:32:00Z">
        <w:r w:rsidR="00585E66">
          <w:rPr>
            <w:rFonts w:asciiTheme="majorBidi" w:eastAsia="Times New Roman" w:hAnsiTheme="majorBidi" w:cstheme="majorBidi"/>
            <w:lang w:val="en-GB"/>
          </w:rPr>
          <w:t xml:space="preserve">source </w:t>
        </w:r>
      </w:ins>
      <w:del w:id="3404" w:author="Jane Shaw" w:date="2015-10-19T17:39:00Z">
        <w:r w:rsidR="004F65E4" w:rsidRPr="00F31509" w:rsidDel="006A725B">
          <w:rPr>
            <w:rFonts w:asciiTheme="majorBidi" w:eastAsia="Times New Roman" w:hAnsiTheme="majorBidi" w:cstheme="majorBidi"/>
            <w:lang w:val="en-GB"/>
          </w:rPr>
          <w:delText xml:space="preserve">option to obtain </w:delText>
        </w:r>
      </w:del>
      <w:ins w:id="3405" w:author="Jane Shaw" w:date="2015-10-19T17:39:00Z">
        <w:r w:rsidR="006A725B">
          <w:rPr>
            <w:rFonts w:asciiTheme="majorBidi" w:eastAsia="Times New Roman" w:hAnsiTheme="majorBidi" w:cstheme="majorBidi"/>
            <w:lang w:val="en-GB"/>
          </w:rPr>
          <w:t xml:space="preserve">of </w:t>
        </w:r>
      </w:ins>
      <w:r w:rsidR="004F65E4" w:rsidRPr="00F31509">
        <w:rPr>
          <w:rFonts w:asciiTheme="majorBidi" w:eastAsia="Times New Roman" w:hAnsiTheme="majorBidi" w:cstheme="majorBidi"/>
          <w:lang w:val="en-GB"/>
        </w:rPr>
        <w:t xml:space="preserve">estimates for food consumption data. </w:t>
      </w:r>
      <w:del w:id="3406" w:author="Jane Shaw" w:date="2015-10-19T17:40:00Z">
        <w:r w:rsidR="004F65E4" w:rsidRPr="00F31509" w:rsidDel="006A725B">
          <w:rPr>
            <w:rFonts w:asciiTheme="majorBidi" w:eastAsia="Times New Roman" w:hAnsiTheme="majorBidi" w:cstheme="majorBidi"/>
            <w:lang w:val="en-GB"/>
          </w:rPr>
          <w:delText xml:space="preserve">There are, </w:delText>
        </w:r>
      </w:del>
      <w:r w:rsidR="006A725B" w:rsidRPr="00F31509">
        <w:rPr>
          <w:rFonts w:asciiTheme="majorBidi" w:eastAsia="Times New Roman" w:hAnsiTheme="majorBidi" w:cstheme="majorBidi"/>
          <w:lang w:val="en-GB"/>
        </w:rPr>
        <w:t>However</w:t>
      </w:r>
      <w:r w:rsidR="004F65E4" w:rsidRPr="00F31509">
        <w:rPr>
          <w:rFonts w:asciiTheme="majorBidi" w:eastAsia="Times New Roman" w:hAnsiTheme="majorBidi" w:cstheme="majorBidi"/>
          <w:lang w:val="en-GB"/>
        </w:rPr>
        <w:t xml:space="preserve">, </w:t>
      </w:r>
      <w:ins w:id="3407" w:author="Jane Shaw" w:date="2015-10-19T17:40:00Z">
        <w:r w:rsidR="006A725B">
          <w:rPr>
            <w:rFonts w:asciiTheme="majorBidi" w:eastAsia="Times New Roman" w:hAnsiTheme="majorBidi" w:cstheme="majorBidi"/>
            <w:lang w:val="en-GB"/>
          </w:rPr>
          <w:t xml:space="preserve">there are </w:t>
        </w:r>
      </w:ins>
      <w:r w:rsidR="004F65E4" w:rsidRPr="00F31509">
        <w:rPr>
          <w:rFonts w:asciiTheme="majorBidi" w:eastAsia="Times New Roman" w:hAnsiTheme="majorBidi" w:cstheme="majorBidi"/>
          <w:lang w:val="en-GB"/>
        </w:rPr>
        <w:t xml:space="preserve">a number of caveats </w:t>
      </w:r>
      <w:del w:id="3408" w:author="Jane Shaw" w:date="2015-10-19T17:40:00Z">
        <w:r w:rsidR="004F65E4" w:rsidRPr="00F31509" w:rsidDel="006A725B">
          <w:rPr>
            <w:rFonts w:asciiTheme="majorBidi" w:eastAsia="Times New Roman" w:hAnsiTheme="majorBidi" w:cstheme="majorBidi"/>
            <w:lang w:val="en-GB"/>
          </w:rPr>
          <w:delText xml:space="preserve">to be raised </w:delText>
        </w:r>
      </w:del>
      <w:r w:rsidR="004F65E4" w:rsidRPr="00F31509">
        <w:rPr>
          <w:rFonts w:asciiTheme="majorBidi" w:eastAsia="Times New Roman" w:hAnsiTheme="majorBidi" w:cstheme="majorBidi"/>
          <w:lang w:val="en-GB"/>
        </w:rPr>
        <w:t xml:space="preserve">and </w:t>
      </w:r>
      <w:del w:id="3409" w:author="Jane Shaw" w:date="2015-10-19T17:40:00Z">
        <w:r w:rsidR="004F65E4" w:rsidRPr="00F31509" w:rsidDel="006A725B">
          <w:rPr>
            <w:rFonts w:asciiTheme="majorBidi" w:eastAsia="Times New Roman" w:hAnsiTheme="majorBidi" w:cstheme="majorBidi"/>
            <w:lang w:val="en-GB"/>
          </w:rPr>
          <w:delText xml:space="preserve">a number of </w:delText>
        </w:r>
      </w:del>
      <w:r w:rsidR="004F65E4" w:rsidRPr="00F31509">
        <w:rPr>
          <w:rFonts w:asciiTheme="majorBidi" w:eastAsia="Times New Roman" w:hAnsiTheme="majorBidi" w:cstheme="majorBidi"/>
          <w:lang w:val="en-GB"/>
        </w:rPr>
        <w:t>adjustment</w:t>
      </w:r>
      <w:ins w:id="3410" w:author="Jane Shaw" w:date="2015-10-19T17:40:00Z">
        <w:r w:rsidR="006A725B">
          <w:rPr>
            <w:rFonts w:asciiTheme="majorBidi" w:eastAsia="Times New Roman" w:hAnsiTheme="majorBidi" w:cstheme="majorBidi"/>
            <w:lang w:val="en-GB"/>
          </w:rPr>
          <w:t>s</w:t>
        </w:r>
      </w:ins>
      <w:r w:rsidR="004F65E4" w:rsidRPr="00F31509">
        <w:rPr>
          <w:rFonts w:asciiTheme="majorBidi" w:eastAsia="Times New Roman" w:hAnsiTheme="majorBidi" w:cstheme="majorBidi"/>
          <w:lang w:val="en-GB"/>
        </w:rPr>
        <w:t xml:space="preserve"> to be made before such data can be used to inform estimates </w:t>
      </w:r>
      <w:del w:id="3411" w:author="Jane Shaw" w:date="2015-10-19T17:40:00Z">
        <w:r w:rsidR="004F65E4" w:rsidRPr="00F31509" w:rsidDel="006A725B">
          <w:rPr>
            <w:rFonts w:asciiTheme="majorBidi" w:eastAsia="Times New Roman" w:hAnsiTheme="majorBidi" w:cstheme="majorBidi"/>
            <w:lang w:val="en-GB"/>
          </w:rPr>
          <w:delText xml:space="preserve">for </w:delText>
        </w:r>
      </w:del>
      <w:ins w:id="3412" w:author="Jane Shaw" w:date="2015-10-19T17:40:00Z">
        <w:r w:rsidR="006A725B">
          <w:rPr>
            <w:rFonts w:asciiTheme="majorBidi" w:eastAsia="Times New Roman" w:hAnsiTheme="majorBidi" w:cstheme="majorBidi"/>
            <w:lang w:val="en-GB"/>
          </w:rPr>
          <w:t xml:space="preserve">of </w:t>
        </w:r>
      </w:ins>
      <w:r w:rsidR="004F65E4" w:rsidRPr="00F31509">
        <w:rPr>
          <w:rFonts w:asciiTheme="majorBidi" w:eastAsia="Times New Roman" w:hAnsiTheme="majorBidi" w:cstheme="majorBidi"/>
          <w:lang w:val="en-GB"/>
        </w:rPr>
        <w:t xml:space="preserve">food </w:t>
      </w:r>
      <w:ins w:id="3413" w:author="Jane Shaw" w:date="2015-10-19T17:41:00Z">
        <w:r w:rsidR="006A725B">
          <w:rPr>
            <w:rFonts w:asciiTheme="majorBidi" w:eastAsia="Times New Roman" w:hAnsiTheme="majorBidi" w:cstheme="majorBidi"/>
            <w:lang w:val="en-GB"/>
          </w:rPr>
          <w:t xml:space="preserve">consumption </w:t>
        </w:r>
      </w:ins>
      <w:r w:rsidR="004F65E4" w:rsidRPr="00F31509">
        <w:rPr>
          <w:rFonts w:asciiTheme="majorBidi" w:eastAsia="Times New Roman" w:hAnsiTheme="majorBidi" w:cstheme="majorBidi"/>
          <w:lang w:val="en-GB"/>
        </w:rPr>
        <w:t>in FBS. First</w:t>
      </w:r>
      <w:del w:id="3414" w:author="Jane Shaw" w:date="2015-10-19T17:41:00Z">
        <w:r w:rsidR="004F65E4" w:rsidRPr="00F31509" w:rsidDel="006A725B">
          <w:rPr>
            <w:rFonts w:asciiTheme="majorBidi" w:eastAsia="Times New Roman" w:hAnsiTheme="majorBidi" w:cstheme="majorBidi"/>
            <w:lang w:val="en-GB"/>
          </w:rPr>
          <w:delText>ly</w:delText>
        </w:r>
      </w:del>
      <w:r w:rsidR="004F65E4" w:rsidRPr="00F31509">
        <w:rPr>
          <w:rFonts w:asciiTheme="majorBidi" w:eastAsia="Times New Roman" w:hAnsiTheme="majorBidi" w:cstheme="majorBidi"/>
          <w:lang w:val="en-GB"/>
        </w:rPr>
        <w:t>, such surveys are usually carried out rather infrequently</w:t>
      </w:r>
      <w:ins w:id="3415" w:author="Jane Shaw" w:date="2015-10-19T17:41:00Z">
        <w:r w:rsidR="006A725B">
          <w:rPr>
            <w:rFonts w:asciiTheme="majorBidi" w:eastAsia="Times New Roman" w:hAnsiTheme="majorBidi" w:cstheme="majorBidi"/>
            <w:lang w:val="en-GB"/>
          </w:rPr>
          <w:t>,</w:t>
        </w:r>
      </w:ins>
      <w:del w:id="3416" w:author="Jane Shaw" w:date="2015-10-19T17:41:00Z">
        <w:r w:rsidR="004F65E4" w:rsidRPr="00F31509" w:rsidDel="006A725B">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3417" w:author="Jane Shaw" w:date="2015-10-19T17:41:00Z">
        <w:r w:rsidR="004F65E4" w:rsidRPr="00F31509" w:rsidDel="006A725B">
          <w:rPr>
            <w:rFonts w:asciiTheme="majorBidi" w:eastAsia="Times New Roman" w:hAnsiTheme="majorBidi" w:cstheme="majorBidi"/>
            <w:lang w:val="en-GB"/>
          </w:rPr>
          <w:delText xml:space="preserve">i.e. </w:delText>
        </w:r>
      </w:del>
      <w:r w:rsidR="004F65E4" w:rsidRPr="00F31509">
        <w:rPr>
          <w:rFonts w:asciiTheme="majorBidi" w:eastAsia="Times New Roman" w:hAnsiTheme="majorBidi" w:cstheme="majorBidi"/>
          <w:lang w:val="en-GB"/>
        </w:rPr>
        <w:t xml:space="preserve">once every three or five years, and </w:t>
      </w:r>
      <w:ins w:id="3418" w:author="Jane Shaw" w:date="2015-10-19T17:41:00Z">
        <w:r w:rsidR="006A725B">
          <w:rPr>
            <w:rFonts w:asciiTheme="majorBidi" w:eastAsia="Times New Roman" w:hAnsiTheme="majorBidi" w:cstheme="majorBidi"/>
            <w:lang w:val="en-GB"/>
          </w:rPr>
          <w:t xml:space="preserve">even less frequently </w:t>
        </w:r>
      </w:ins>
      <w:r w:rsidR="004F65E4" w:rsidRPr="00F31509">
        <w:rPr>
          <w:rFonts w:asciiTheme="majorBidi" w:eastAsia="Times New Roman" w:hAnsiTheme="majorBidi" w:cstheme="majorBidi"/>
          <w:lang w:val="en-GB"/>
        </w:rPr>
        <w:t>in many developing countries</w:t>
      </w:r>
      <w:del w:id="3419" w:author="Jane Shaw" w:date="2015-10-19T17:41:00Z">
        <w:r w:rsidR="004F65E4" w:rsidRPr="00F31509" w:rsidDel="006A725B">
          <w:rPr>
            <w:rFonts w:asciiTheme="majorBidi" w:eastAsia="Times New Roman" w:hAnsiTheme="majorBidi" w:cstheme="majorBidi"/>
            <w:lang w:val="en-GB"/>
          </w:rPr>
          <w:delText xml:space="preserve"> even less frequently</w:delText>
        </w:r>
      </w:del>
      <w:r w:rsidR="004F65E4" w:rsidRPr="00F31509">
        <w:rPr>
          <w:rFonts w:asciiTheme="majorBidi" w:eastAsia="Times New Roman" w:hAnsiTheme="majorBidi" w:cstheme="majorBidi"/>
          <w:lang w:val="en-GB"/>
        </w:rPr>
        <w:t>. Second</w:t>
      </w:r>
      <w:del w:id="3420" w:author="Jane Shaw" w:date="2015-10-19T17:41:00Z">
        <w:r w:rsidR="004F65E4" w:rsidRPr="00F31509" w:rsidDel="006A725B">
          <w:rPr>
            <w:rFonts w:asciiTheme="majorBidi" w:eastAsia="Times New Roman" w:hAnsiTheme="majorBidi" w:cstheme="majorBidi"/>
            <w:lang w:val="en-GB"/>
          </w:rPr>
          <w:delText>ly</w:delText>
        </w:r>
      </w:del>
      <w:r w:rsidR="004F65E4" w:rsidRPr="00F31509">
        <w:rPr>
          <w:rFonts w:asciiTheme="majorBidi" w:eastAsia="Times New Roman" w:hAnsiTheme="majorBidi" w:cstheme="majorBidi"/>
          <w:lang w:val="en-GB"/>
        </w:rPr>
        <w:t xml:space="preserve">, </w:t>
      </w:r>
      <w:del w:id="3421" w:author="Jane Shaw" w:date="2015-10-19T17:42:00Z">
        <w:r w:rsidR="004F65E4" w:rsidRPr="00F31509" w:rsidDel="006A725B">
          <w:rPr>
            <w:rFonts w:asciiTheme="majorBidi" w:eastAsia="Times New Roman" w:hAnsiTheme="majorBidi" w:cstheme="majorBidi"/>
            <w:lang w:val="en-GB"/>
          </w:rPr>
          <w:delText xml:space="preserve">while </w:delText>
        </w:r>
      </w:del>
      <w:ins w:id="3422" w:author="Jane Shaw" w:date="2015-10-19T17:42:00Z">
        <w:r w:rsidR="006A725B">
          <w:rPr>
            <w:rFonts w:asciiTheme="majorBidi" w:eastAsia="Times New Roman" w:hAnsiTheme="majorBidi" w:cstheme="majorBidi"/>
            <w:lang w:val="en-GB"/>
          </w:rPr>
          <w:t xml:space="preserve">although </w:t>
        </w:r>
      </w:ins>
      <w:r w:rsidR="004F65E4" w:rsidRPr="00F31509">
        <w:rPr>
          <w:rFonts w:asciiTheme="majorBidi" w:eastAsia="Times New Roman" w:hAnsiTheme="majorBidi" w:cstheme="majorBidi"/>
          <w:lang w:val="en-GB"/>
        </w:rPr>
        <w:t xml:space="preserve">these surveys are designed to capture a representative sample of a country’s population, some </w:t>
      </w:r>
      <w:del w:id="3423" w:author="Jane Shaw" w:date="2015-10-19T17:42:00Z">
        <w:r w:rsidR="004F65E4" w:rsidRPr="00F31509" w:rsidDel="006A725B">
          <w:rPr>
            <w:rFonts w:asciiTheme="majorBidi" w:eastAsia="Times New Roman" w:hAnsiTheme="majorBidi" w:cstheme="majorBidi"/>
            <w:lang w:val="en-GB"/>
          </w:rPr>
          <w:delText xml:space="preserve">specific </w:delText>
        </w:r>
      </w:del>
      <w:r w:rsidR="004F65E4" w:rsidRPr="00F31509">
        <w:rPr>
          <w:rFonts w:asciiTheme="majorBidi" w:eastAsia="Times New Roman" w:hAnsiTheme="majorBidi" w:cstheme="majorBidi"/>
          <w:lang w:val="en-GB"/>
        </w:rPr>
        <w:t>population subgroups are typically under</w:t>
      </w:r>
      <w:del w:id="3424" w:author="Jane Shaw" w:date="2015-10-19T17:42:00Z">
        <w:r w:rsidR="004F65E4" w:rsidRPr="00F31509" w:rsidDel="006A725B">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represented</w:t>
      </w:r>
      <w:ins w:id="3425" w:author="Jane Shaw" w:date="2015-10-19T17:42:00Z">
        <w:r w:rsidR="006A725B">
          <w:rPr>
            <w:rFonts w:asciiTheme="majorBidi" w:eastAsia="Times New Roman" w:hAnsiTheme="majorBidi" w:cstheme="majorBidi"/>
            <w:lang w:val="en-GB"/>
          </w:rPr>
          <w:t>,</w:t>
        </w:r>
      </w:ins>
      <w:del w:id="3426" w:author="Jane Shaw" w:date="2015-10-19T17:42:00Z">
        <w:r w:rsidR="004F65E4" w:rsidRPr="00F31509" w:rsidDel="006A725B">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3427" w:author="Jane Shaw" w:date="2015-10-19T17:42:00Z">
        <w:r w:rsidR="004F65E4" w:rsidRPr="00F31509" w:rsidDel="006A725B">
          <w:rPr>
            <w:rFonts w:asciiTheme="majorBidi" w:eastAsia="Times New Roman" w:hAnsiTheme="majorBidi" w:cstheme="majorBidi"/>
            <w:lang w:val="en-GB"/>
          </w:rPr>
          <w:delText xml:space="preserve">This is the case </w:delText>
        </w:r>
      </w:del>
      <w:r w:rsidR="004F65E4" w:rsidRPr="00F31509">
        <w:rPr>
          <w:rFonts w:asciiTheme="majorBidi" w:eastAsia="Times New Roman" w:hAnsiTheme="majorBidi" w:cstheme="majorBidi"/>
          <w:lang w:val="en-GB"/>
        </w:rPr>
        <w:t xml:space="preserve">particularly </w:t>
      </w:r>
      <w:del w:id="3428" w:author="Jane Shaw" w:date="2015-10-19T17:42:00Z">
        <w:r w:rsidR="004F65E4" w:rsidRPr="00F31509" w:rsidDel="006A725B">
          <w:rPr>
            <w:rFonts w:asciiTheme="majorBidi" w:eastAsia="Times New Roman" w:hAnsiTheme="majorBidi" w:cstheme="majorBidi"/>
            <w:lang w:val="en-GB"/>
          </w:rPr>
          <w:delText xml:space="preserve">for the </w:delText>
        </w:r>
      </w:del>
      <w:r w:rsidR="004F65E4" w:rsidRPr="00F31509">
        <w:rPr>
          <w:rFonts w:asciiTheme="majorBidi" w:eastAsia="Times New Roman" w:hAnsiTheme="majorBidi" w:cstheme="majorBidi"/>
          <w:lang w:val="en-GB"/>
        </w:rPr>
        <w:t xml:space="preserve">homeless and marginalized </w:t>
      </w:r>
      <w:del w:id="3429" w:author="Jane Shaw" w:date="2015-11-07T18:32:00Z">
        <w:r w:rsidR="004F65E4" w:rsidRPr="00F31509" w:rsidDel="00585E66">
          <w:rPr>
            <w:rFonts w:asciiTheme="majorBidi" w:eastAsia="Times New Roman" w:hAnsiTheme="majorBidi" w:cstheme="majorBidi"/>
            <w:lang w:val="en-GB"/>
          </w:rPr>
          <w:delText>population groups</w:delText>
        </w:r>
      </w:del>
      <w:ins w:id="3430" w:author="Jane Shaw" w:date="2015-11-07T18:32:00Z">
        <w:r w:rsidR="00585E66">
          <w:rPr>
            <w:rFonts w:asciiTheme="majorBidi" w:eastAsia="Times New Roman" w:hAnsiTheme="majorBidi" w:cstheme="majorBidi"/>
            <w:lang w:val="en-GB"/>
          </w:rPr>
          <w:t>people</w:t>
        </w:r>
      </w:ins>
      <w:r w:rsidR="004F65E4" w:rsidRPr="00F31509">
        <w:rPr>
          <w:rFonts w:asciiTheme="majorBidi" w:eastAsia="Times New Roman" w:hAnsiTheme="majorBidi" w:cstheme="majorBidi"/>
          <w:lang w:val="en-GB"/>
        </w:rPr>
        <w:t xml:space="preserve">, </w:t>
      </w:r>
      <w:del w:id="3431" w:author="Jane Shaw" w:date="2015-10-19T17:42:00Z">
        <w:r w:rsidRPr="00F31509" w:rsidDel="00AF3D72">
          <w:rPr>
            <w:rFonts w:asciiTheme="majorBidi" w:eastAsia="Times New Roman" w:hAnsiTheme="majorBidi" w:cstheme="majorBidi"/>
            <w:lang w:val="en-GB"/>
          </w:rPr>
          <w:delText xml:space="preserve">what </w:delText>
        </w:r>
      </w:del>
      <w:ins w:id="3432" w:author="Jane Shaw" w:date="2015-10-19T17:42:00Z">
        <w:r w:rsidR="00AF3D72">
          <w:rPr>
            <w:rFonts w:asciiTheme="majorBidi" w:eastAsia="Times New Roman" w:hAnsiTheme="majorBidi" w:cstheme="majorBidi"/>
            <w:lang w:val="en-GB"/>
          </w:rPr>
          <w:t xml:space="preserve">and this </w:t>
        </w:r>
      </w:ins>
      <w:r w:rsidR="004F65E4" w:rsidRPr="00F31509">
        <w:rPr>
          <w:rFonts w:asciiTheme="majorBidi" w:eastAsia="Times New Roman" w:hAnsiTheme="majorBidi" w:cstheme="majorBidi"/>
          <w:lang w:val="en-GB"/>
        </w:rPr>
        <w:t xml:space="preserve">inevitably introduces a bias </w:t>
      </w:r>
      <w:del w:id="3433" w:author="Jane Shaw" w:date="2015-10-19T17:42:00Z">
        <w:r w:rsidR="004F65E4" w:rsidRPr="00F31509" w:rsidDel="00AF3D72">
          <w:rPr>
            <w:rFonts w:asciiTheme="majorBidi" w:eastAsia="Times New Roman" w:hAnsiTheme="majorBidi" w:cstheme="majorBidi"/>
            <w:lang w:val="en-GB"/>
          </w:rPr>
          <w:delText xml:space="preserve">for </w:delText>
        </w:r>
      </w:del>
      <w:ins w:id="3434" w:author="Jane Shaw" w:date="2015-10-19T17:42:00Z">
        <w:r w:rsidR="00AF3D72">
          <w:rPr>
            <w:rFonts w:asciiTheme="majorBidi" w:eastAsia="Times New Roman" w:hAnsiTheme="majorBidi" w:cstheme="majorBidi"/>
            <w:lang w:val="en-GB"/>
          </w:rPr>
          <w:t xml:space="preserve">in </w:t>
        </w:r>
      </w:ins>
      <w:r w:rsidR="004F65E4" w:rsidRPr="00F31509">
        <w:rPr>
          <w:rFonts w:asciiTheme="majorBidi" w:eastAsia="Times New Roman" w:hAnsiTheme="majorBidi" w:cstheme="majorBidi"/>
          <w:lang w:val="en-GB"/>
        </w:rPr>
        <w:t>overall food consumption</w:t>
      </w:r>
      <w:ins w:id="3435" w:author="Jane Shaw" w:date="2015-10-19T17:42:00Z">
        <w:r w:rsidR="00AF3D72">
          <w:rPr>
            <w:rFonts w:asciiTheme="majorBidi" w:eastAsia="Times New Roman" w:hAnsiTheme="majorBidi" w:cstheme="majorBidi"/>
            <w:lang w:val="en-GB"/>
          </w:rPr>
          <w:t xml:space="preserve"> data</w:t>
        </w:r>
      </w:ins>
      <w:r w:rsidR="004F65E4" w:rsidRPr="00F31509">
        <w:rPr>
          <w:rFonts w:asciiTheme="majorBidi" w:eastAsia="Times New Roman" w:hAnsiTheme="majorBidi" w:cstheme="majorBidi"/>
          <w:lang w:val="en-GB"/>
        </w:rPr>
        <w:t>. Third</w:t>
      </w:r>
      <w:del w:id="3436" w:author="Jane Shaw" w:date="2015-10-19T17:42:00Z">
        <w:r w:rsidR="004F65E4" w:rsidRPr="00F31509" w:rsidDel="00AF3D72">
          <w:rPr>
            <w:rFonts w:asciiTheme="majorBidi" w:eastAsia="Times New Roman" w:hAnsiTheme="majorBidi" w:cstheme="majorBidi"/>
            <w:lang w:val="en-GB"/>
          </w:rPr>
          <w:delText>ly</w:delText>
        </w:r>
      </w:del>
      <w:r w:rsidR="004F65E4" w:rsidRPr="00F31509">
        <w:rPr>
          <w:rFonts w:asciiTheme="majorBidi" w:eastAsia="Times New Roman" w:hAnsiTheme="majorBidi" w:cstheme="majorBidi"/>
          <w:lang w:val="en-GB"/>
        </w:rPr>
        <w:t>, these surveys practically always exclude “collective consumption”, i.e. food consum</w:t>
      </w:r>
      <w:ins w:id="3437" w:author="Jane Shaw" w:date="2015-10-19T17:43:00Z">
        <w:r w:rsidR="00AF3D72">
          <w:rPr>
            <w:rFonts w:asciiTheme="majorBidi" w:eastAsia="Times New Roman" w:hAnsiTheme="majorBidi" w:cstheme="majorBidi"/>
            <w:lang w:val="en-GB"/>
          </w:rPr>
          <w:t>ed</w:t>
        </w:r>
      </w:ins>
      <w:del w:id="3438" w:author="Jane Shaw" w:date="2015-10-19T17:43:00Z">
        <w:r w:rsidR="004F65E4" w:rsidRPr="00F31509" w:rsidDel="00AF3D72">
          <w:rPr>
            <w:rFonts w:asciiTheme="majorBidi" w:eastAsia="Times New Roman" w:hAnsiTheme="majorBidi" w:cstheme="majorBidi"/>
            <w:lang w:val="en-GB"/>
          </w:rPr>
          <w:delText>ption</w:delText>
        </w:r>
      </w:del>
      <w:r w:rsidR="004F65E4" w:rsidRPr="00F31509">
        <w:rPr>
          <w:rFonts w:asciiTheme="majorBidi" w:eastAsia="Times New Roman" w:hAnsiTheme="majorBidi" w:cstheme="majorBidi"/>
          <w:lang w:val="en-GB"/>
        </w:rPr>
        <w:t xml:space="preserve"> in institutionalized households</w:t>
      </w:r>
      <w:del w:id="3439" w:author="Jane Shaw" w:date="2015-10-19T17:43:00Z">
        <w:r w:rsidR="004F65E4" w:rsidRPr="00F31509" w:rsidDel="00AF3D72">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such as the military, prisons, canteens, schools, universities, hospitals or senior</w:t>
      </w:r>
      <w:ins w:id="3440" w:author="Jane Shaw" w:date="2015-10-19T17:43:00Z">
        <w:r w:rsidR="00AF3D72">
          <w:rPr>
            <w:rFonts w:asciiTheme="majorBidi" w:eastAsia="Times New Roman" w:hAnsiTheme="majorBidi" w:cstheme="majorBidi"/>
            <w:lang w:val="en-GB"/>
          </w:rPr>
          <w:t xml:space="preserve"> citizen</w:t>
        </w:r>
      </w:ins>
      <w:del w:id="3441" w:author="Jane Shaw" w:date="2015-10-19T17:43:00Z">
        <w:r w:rsidR="004F65E4" w:rsidRPr="00F31509" w:rsidDel="00AF3D72">
          <w:rPr>
            <w:rFonts w:asciiTheme="majorBidi" w:eastAsia="Times New Roman" w:hAnsiTheme="majorBidi" w:cstheme="majorBidi"/>
            <w:lang w:val="en-GB"/>
          </w:rPr>
          <w:delText>ity</w:delText>
        </w:r>
      </w:del>
      <w:r w:rsidR="004F65E4" w:rsidRPr="00F31509">
        <w:rPr>
          <w:rFonts w:asciiTheme="majorBidi" w:eastAsia="Times New Roman" w:hAnsiTheme="majorBidi" w:cstheme="majorBidi"/>
          <w:lang w:val="en-GB"/>
        </w:rPr>
        <w:t xml:space="preserve"> centres. </w:t>
      </w:r>
      <w:del w:id="3442" w:author="Jane Shaw" w:date="2015-10-19T17:43:00Z">
        <w:r w:rsidR="004F65E4" w:rsidRPr="00F31509" w:rsidDel="00AF3D72">
          <w:rPr>
            <w:rFonts w:asciiTheme="majorBidi" w:eastAsia="Times New Roman" w:hAnsiTheme="majorBidi" w:cstheme="majorBidi"/>
            <w:lang w:val="en-GB"/>
          </w:rPr>
          <w:delText>Also</w:delText>
        </w:r>
      </w:del>
      <w:ins w:id="3443" w:author="Jane Shaw" w:date="2015-10-19T17:43:00Z">
        <w:r w:rsidR="00AF3D72">
          <w:rPr>
            <w:rFonts w:asciiTheme="majorBidi" w:eastAsia="Times New Roman" w:hAnsiTheme="majorBidi" w:cstheme="majorBidi"/>
            <w:lang w:val="en-GB"/>
          </w:rPr>
          <w:t>In addition</w:t>
        </w:r>
      </w:ins>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w:t>
      </w:r>
      <w:del w:id="3444" w:author="Jane Shaw" w:date="2015-10-19T17:43:00Z">
        <w:r w:rsidR="004F65E4" w:rsidRPr="00F31509" w:rsidDel="00AF3D72">
          <w:rPr>
            <w:rFonts w:asciiTheme="majorBidi" w:eastAsia="Times New Roman" w:hAnsiTheme="majorBidi" w:cstheme="majorBidi"/>
            <w:lang w:val="en-GB"/>
          </w:rPr>
          <w:delText xml:space="preserve">of </w:delText>
        </w:r>
      </w:del>
      <w:ins w:id="3445" w:author="Jane Shaw" w:date="2015-10-19T17:43:00Z">
        <w:r w:rsidR="00AF3D72">
          <w:rPr>
            <w:rFonts w:asciiTheme="majorBidi" w:eastAsia="Times New Roman" w:hAnsiTheme="majorBidi" w:cstheme="majorBidi"/>
            <w:lang w:val="en-GB"/>
          </w:rPr>
          <w:t xml:space="preserve">the </w:t>
        </w:r>
      </w:ins>
      <w:r w:rsidR="004F65E4" w:rsidRPr="00F31509">
        <w:rPr>
          <w:rFonts w:asciiTheme="majorBidi" w:eastAsia="Times New Roman" w:hAnsiTheme="majorBidi" w:cstheme="majorBidi"/>
          <w:lang w:val="en-GB"/>
        </w:rPr>
        <w:t>home</w:t>
      </w:r>
      <w:del w:id="3446" w:author="Jane Shaw" w:date="2015-10-19T17:44:00Z">
        <w:r w:rsidR="004F65E4" w:rsidRPr="00F31509" w:rsidDel="00AF3D72">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3447" w:author="Jane Shaw" w:date="2015-10-19T17:43:00Z">
        <w:r w:rsidR="004F65E4" w:rsidRPr="00F31509" w:rsidDel="00AF3D72">
          <w:rPr>
            <w:rFonts w:asciiTheme="majorBidi" w:eastAsia="Times New Roman" w:hAnsiTheme="majorBidi" w:cstheme="majorBidi"/>
            <w:lang w:val="en-GB"/>
          </w:rPr>
          <w:delText xml:space="preserve">i.e. </w:delText>
        </w:r>
      </w:del>
      <w:r w:rsidR="004F65E4" w:rsidRPr="00F31509">
        <w:rPr>
          <w:rFonts w:asciiTheme="majorBidi" w:eastAsia="Times New Roman" w:hAnsiTheme="majorBidi" w:cstheme="majorBidi"/>
          <w:lang w:val="en-GB"/>
        </w:rPr>
        <w:t xml:space="preserve">in restaurants, as street food, etc. </w:t>
      </w:r>
    </w:p>
    <w:p w14:paraId="48AAE72D" w14:textId="77210345"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w:t>
      </w:r>
      <w:del w:id="3448" w:author="Jane Shaw" w:date="2015-10-19T17:44:00Z">
        <w:r w:rsidRPr="00F31509" w:rsidDel="00AF3D72">
          <w:rPr>
            <w:rFonts w:asciiTheme="majorBidi" w:eastAsia="Times New Roman" w:hAnsiTheme="majorBidi" w:cstheme="majorBidi"/>
            <w:lang w:val="en-GB"/>
          </w:rPr>
          <w:delText xml:space="preserve">to be consistent </w:delText>
        </w:r>
      </w:del>
      <w:ins w:id="3449" w:author="Jane Shaw" w:date="2015-10-19T17:44:00Z">
        <w:r w:rsidR="00AF3D72">
          <w:rPr>
            <w:rFonts w:asciiTheme="majorBidi" w:eastAsia="Times New Roman" w:hAnsiTheme="majorBidi" w:cstheme="majorBidi"/>
            <w:lang w:val="en-GB"/>
          </w:rPr>
          <w:t xml:space="preserve">in line </w:t>
        </w:r>
      </w:ins>
      <w:r w:rsidRPr="00F31509">
        <w:rPr>
          <w:rFonts w:asciiTheme="majorBidi" w:eastAsia="Times New Roman" w:hAnsiTheme="majorBidi" w:cstheme="majorBidi"/>
          <w:lang w:val="en-GB"/>
        </w:rPr>
        <w:t>with the scope and definitions of FBS. For instance, under</w:t>
      </w:r>
      <w:del w:id="3450" w:author="Jane Shaw" w:date="2015-10-19T17:44:00Z">
        <w:r w:rsidRPr="00F31509" w:rsidDel="00AF3D7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representation of particular population groups can be adjusted for by </w:t>
      </w:r>
      <w:del w:id="3451" w:author="Jane Shaw" w:date="2015-10-19T17:44:00Z">
        <w:r w:rsidRPr="00F31509" w:rsidDel="00AF3D72">
          <w:rPr>
            <w:rFonts w:asciiTheme="majorBidi" w:eastAsia="Times New Roman" w:hAnsiTheme="majorBidi" w:cstheme="majorBidi"/>
            <w:lang w:val="en-GB"/>
          </w:rPr>
          <w:delText xml:space="preserve">means of </w:delText>
        </w:r>
      </w:del>
      <w:r w:rsidRPr="00F31509">
        <w:rPr>
          <w:rFonts w:asciiTheme="majorBidi" w:eastAsia="Times New Roman" w:hAnsiTheme="majorBidi" w:cstheme="majorBidi"/>
          <w:lang w:val="en-GB"/>
        </w:rPr>
        <w:t>re-calculati</w:t>
      </w:r>
      <w:ins w:id="3452" w:author="Jane Shaw" w:date="2015-10-19T17:44:00Z">
        <w:r w:rsidR="00AF3D72">
          <w:rPr>
            <w:rFonts w:asciiTheme="majorBidi" w:eastAsia="Times New Roman" w:hAnsiTheme="majorBidi" w:cstheme="majorBidi"/>
            <w:lang w:val="en-GB"/>
          </w:rPr>
          <w:t>ng</w:t>
        </w:r>
      </w:ins>
      <w:del w:id="3453" w:author="Jane Shaw" w:date="2015-10-19T17:44:00Z">
        <w:r w:rsidRPr="00F31509" w:rsidDel="00AF3D72">
          <w:rPr>
            <w:rFonts w:asciiTheme="majorBidi" w:eastAsia="Times New Roman" w:hAnsiTheme="majorBidi" w:cstheme="majorBidi"/>
            <w:lang w:val="en-GB"/>
          </w:rPr>
          <w:delText>on</w:delText>
        </w:r>
      </w:del>
      <w:r w:rsidRPr="00F31509">
        <w:rPr>
          <w:rFonts w:asciiTheme="majorBidi" w:eastAsia="Times New Roman" w:hAnsiTheme="majorBidi" w:cstheme="majorBidi"/>
          <w:lang w:val="en-GB"/>
        </w:rPr>
        <w:t xml:space="preserve"> </w:t>
      </w:r>
      <w:del w:id="3454" w:author="Jane Shaw" w:date="2015-10-19T17:44:00Z">
        <w:r w:rsidRPr="00F31509" w:rsidDel="00AF3D72">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 xml:space="preserve">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del w:id="3455" w:author="Jane Shaw" w:date="2015-10-19T17:44:00Z">
        <w:r w:rsidR="00525E97" w:rsidRPr="00F31509" w:rsidDel="00AF3D72">
          <w:rPr>
            <w:rFonts w:asciiTheme="majorBidi" w:eastAsia="Times New Roman" w:hAnsiTheme="majorBidi" w:cstheme="majorBidi"/>
            <w:lang w:val="en-GB"/>
          </w:rPr>
          <w:delText>,</w:delText>
        </w:r>
      </w:del>
      <w:r w:rsidR="00525E97" w:rsidRPr="00F31509">
        <w:rPr>
          <w:rFonts w:asciiTheme="majorBidi" w:eastAsia="Times New Roman" w:hAnsiTheme="majorBidi" w:cstheme="majorBidi"/>
          <w:lang w:val="en-GB"/>
        </w:rPr>
        <w:t xml:space="preserve"> </w:t>
      </w:r>
      <w:del w:id="3456" w:author="Jane Shaw" w:date="2015-10-19T17:44:00Z">
        <w:r w:rsidR="00525E97" w:rsidRPr="00F31509" w:rsidDel="00AF3D72">
          <w:rPr>
            <w:rFonts w:asciiTheme="majorBidi" w:eastAsia="Times New Roman" w:hAnsiTheme="majorBidi" w:cstheme="majorBidi"/>
            <w:lang w:val="en-GB"/>
          </w:rPr>
          <w:delText xml:space="preserve">which </w:delText>
        </w:r>
      </w:del>
      <w:ins w:id="3457" w:author="Jane Shaw" w:date="2015-10-19T17:44:00Z">
        <w:r w:rsidR="00AF3D72">
          <w:rPr>
            <w:rFonts w:asciiTheme="majorBidi" w:eastAsia="Times New Roman" w:hAnsiTheme="majorBidi" w:cstheme="majorBidi"/>
            <w:lang w:val="en-GB"/>
          </w:rPr>
          <w:t xml:space="preserve">that </w:t>
        </w:r>
      </w:ins>
      <w:r w:rsidR="00525E97" w:rsidRPr="00F31509">
        <w:rPr>
          <w:rFonts w:asciiTheme="majorBidi" w:eastAsia="Times New Roman" w:hAnsiTheme="majorBidi" w:cstheme="majorBidi"/>
          <w:lang w:val="en-GB"/>
        </w:rPr>
        <w:t xml:space="preserve">are meant to reflect </w:t>
      </w:r>
      <w:del w:id="3458" w:author="Jane Shaw" w:date="2015-10-19T17:44:00Z">
        <w:r w:rsidR="00525E97" w:rsidRPr="00F31509" w:rsidDel="00AF3D72">
          <w:rPr>
            <w:rFonts w:asciiTheme="majorBidi" w:eastAsia="Times New Roman" w:hAnsiTheme="majorBidi" w:cstheme="majorBidi"/>
            <w:lang w:val="en-GB"/>
          </w:rPr>
          <w:delText xml:space="preserve">the </w:delText>
        </w:r>
      </w:del>
      <w:r w:rsidR="00525E97" w:rsidRPr="00F31509">
        <w:rPr>
          <w:rFonts w:asciiTheme="majorBidi" w:eastAsia="Times New Roman" w:hAnsiTheme="majorBidi" w:cstheme="majorBidi"/>
          <w:lang w:val="en-GB"/>
        </w:rPr>
        <w:t xml:space="preserve">households’ inverse sampling probability and are used to scale up the values surveyed at the household level to the </w:t>
      </w:r>
      <w:ins w:id="3459" w:author="Jane Shaw" w:date="2015-10-19T17:45:00Z">
        <w:r w:rsidR="00AF3D72">
          <w:rPr>
            <w:rFonts w:asciiTheme="majorBidi" w:eastAsia="Times New Roman" w:hAnsiTheme="majorBidi" w:cstheme="majorBidi"/>
            <w:lang w:val="en-GB"/>
          </w:rPr>
          <w:t xml:space="preserve">total </w:t>
        </w:r>
      </w:ins>
      <w:r w:rsidR="00525E97" w:rsidRPr="00F31509">
        <w:rPr>
          <w:rFonts w:asciiTheme="majorBidi" w:eastAsia="Times New Roman" w:hAnsiTheme="majorBidi" w:cstheme="majorBidi"/>
          <w:lang w:val="en-GB"/>
        </w:rPr>
        <w:t>population</w:t>
      </w:r>
      <w:del w:id="3460" w:author="Jane Shaw" w:date="2015-10-19T17:45:00Z">
        <w:r w:rsidR="00525E97" w:rsidRPr="00F31509" w:rsidDel="00AF3D72">
          <w:rPr>
            <w:rFonts w:asciiTheme="majorBidi" w:eastAsia="Times New Roman" w:hAnsiTheme="majorBidi" w:cstheme="majorBidi"/>
            <w:lang w:val="en-GB"/>
          </w:rPr>
          <w:delText xml:space="preserve"> total</w:delText>
        </w:r>
      </w:del>
      <w:r w:rsidRPr="00F31509">
        <w:rPr>
          <w:rFonts w:asciiTheme="majorBidi" w:eastAsia="Times New Roman" w:hAnsiTheme="majorBidi" w:cstheme="majorBidi"/>
          <w:lang w:val="en-GB"/>
        </w:rPr>
        <w:t xml:space="preserve">. </w:t>
      </w:r>
      <w:commentRangeStart w:id="3461"/>
      <w:r w:rsidRPr="00F31509">
        <w:rPr>
          <w:rFonts w:asciiTheme="majorBidi" w:eastAsia="Times New Roman" w:hAnsiTheme="majorBidi" w:cstheme="majorBidi"/>
          <w:lang w:val="en-GB"/>
        </w:rPr>
        <w:t xml:space="preserve">However, as </w:t>
      </w:r>
      <w:del w:id="3462" w:author="Jane Shaw" w:date="2015-10-19T17:45:00Z">
        <w:r w:rsidRPr="00F31509" w:rsidDel="00AF3D72">
          <w:rPr>
            <w:rFonts w:asciiTheme="majorBidi" w:eastAsia="Times New Roman" w:hAnsiTheme="majorBidi" w:cstheme="majorBidi"/>
            <w:lang w:val="en-GB"/>
          </w:rPr>
          <w:delText xml:space="preserve">often </w:delText>
        </w:r>
      </w:del>
      <w:r w:rsidRPr="00F31509">
        <w:rPr>
          <w:rFonts w:asciiTheme="majorBidi" w:eastAsia="Times New Roman" w:hAnsiTheme="majorBidi" w:cstheme="majorBidi"/>
          <w:lang w:val="en-GB"/>
        </w:rPr>
        <w:t xml:space="preserve">only one vector of weights is </w:t>
      </w:r>
      <w:ins w:id="3463" w:author="Jane Shaw" w:date="2015-10-19T17:45:00Z">
        <w:r w:rsidR="00AF3D72">
          <w:rPr>
            <w:rFonts w:asciiTheme="majorBidi" w:eastAsia="Times New Roman" w:hAnsiTheme="majorBidi" w:cstheme="majorBidi"/>
            <w:lang w:val="en-GB"/>
          </w:rPr>
          <w:t xml:space="preserve">often </w:t>
        </w:r>
      </w:ins>
      <w:r w:rsidRPr="00F31509">
        <w:rPr>
          <w:rFonts w:asciiTheme="majorBidi" w:eastAsia="Times New Roman" w:hAnsiTheme="majorBidi" w:cstheme="majorBidi"/>
          <w:lang w:val="en-GB"/>
        </w:rPr>
        <w:t xml:space="preserve">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w:t>
      </w:r>
      <w:del w:id="3464" w:author="Jane Shaw" w:date="2015-10-19T17:46:00Z">
        <w:r w:rsidRPr="00F31509" w:rsidDel="007A4995">
          <w:rPr>
            <w:rFonts w:asciiTheme="majorBidi" w:eastAsia="Times New Roman" w:hAnsiTheme="majorBidi" w:cstheme="majorBidi"/>
            <w:lang w:val="en-GB"/>
          </w:rPr>
          <w:delText xml:space="preserve">a choice </w:delText>
        </w:r>
      </w:del>
      <w:ins w:id="3465" w:author="Jane Shaw" w:date="2015-10-19T17:46:00Z">
        <w:r w:rsidR="007A4995">
          <w:rPr>
            <w:rFonts w:asciiTheme="majorBidi" w:eastAsia="Times New Roman" w:hAnsiTheme="majorBidi" w:cstheme="majorBidi"/>
            <w:lang w:val="en-GB"/>
          </w:rPr>
          <w:t xml:space="preserve">selection </w:t>
        </w:r>
      </w:ins>
      <w:r w:rsidRPr="00F31509">
        <w:rPr>
          <w:rFonts w:asciiTheme="majorBidi" w:eastAsia="Times New Roman" w:hAnsiTheme="majorBidi" w:cstheme="majorBidi"/>
          <w:lang w:val="en-GB"/>
        </w:rPr>
        <w:t xml:space="preserve">of </w:t>
      </w:r>
      <w:del w:id="3466" w:author="Jane Shaw" w:date="2015-10-19T17:48:00Z">
        <w:r w:rsidRPr="00F31509" w:rsidDel="007A4995">
          <w:rPr>
            <w:rFonts w:asciiTheme="majorBidi" w:eastAsia="Times New Roman" w:hAnsiTheme="majorBidi" w:cstheme="majorBidi"/>
            <w:lang w:val="en-GB"/>
          </w:rPr>
          <w:delText xml:space="preserve">the </w:delText>
        </w:r>
      </w:del>
      <w:ins w:id="3467" w:author="Jane Shaw" w:date="2015-10-19T17:48:00Z">
        <w:r w:rsidR="007A4995">
          <w:rPr>
            <w:rFonts w:asciiTheme="majorBidi" w:eastAsia="Times New Roman" w:hAnsiTheme="majorBidi" w:cstheme="majorBidi"/>
            <w:lang w:val="en-GB"/>
          </w:rPr>
          <w:t xml:space="preserve">one </w:t>
        </w:r>
      </w:ins>
      <w:r w:rsidRPr="00F31509">
        <w:rPr>
          <w:rFonts w:asciiTheme="majorBidi" w:eastAsia="Times New Roman" w:hAnsiTheme="majorBidi" w:cstheme="majorBidi"/>
          <w:lang w:val="en-GB"/>
        </w:rPr>
        <w:t xml:space="preserve">variable </w:t>
      </w:r>
      <w:ins w:id="3468" w:author="Jane Shaw" w:date="2015-10-19T17:46:00Z">
        <w:r w:rsidR="007A4995">
          <w:rPr>
            <w:rFonts w:asciiTheme="majorBidi" w:eastAsia="Times New Roman" w:hAnsiTheme="majorBidi" w:cstheme="majorBidi"/>
            <w:lang w:val="en-GB"/>
          </w:rPr>
          <w:t xml:space="preserve">for which </w:t>
        </w:r>
      </w:ins>
      <w:del w:id="3469" w:author="Jane Shaw" w:date="2015-10-19T17:47:00Z">
        <w:r w:rsidRPr="00F31509" w:rsidDel="007A4995">
          <w:rPr>
            <w:rFonts w:asciiTheme="majorBidi" w:eastAsia="Times New Roman" w:hAnsiTheme="majorBidi" w:cstheme="majorBidi"/>
            <w:lang w:val="en-GB"/>
          </w:rPr>
          <w:delText xml:space="preserve">with respect to which </w:delText>
        </w:r>
      </w:del>
      <w:r w:rsidRPr="00F31509">
        <w:rPr>
          <w:rFonts w:asciiTheme="majorBidi" w:eastAsia="Times New Roman" w:hAnsiTheme="majorBidi" w:cstheme="majorBidi"/>
          <w:lang w:val="en-GB"/>
        </w:rPr>
        <w:t>under</w:t>
      </w:r>
      <w:del w:id="3470" w:author="Jane Shaw" w:date="2015-10-19T17:47:00Z">
        <w:r w:rsidRPr="00F31509" w:rsidDel="007A499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representation is </w:t>
      </w:r>
      <w:del w:id="3471" w:author="Jane Shaw" w:date="2015-10-19T17:47:00Z">
        <w:r w:rsidRPr="00F31509" w:rsidDel="007A4995">
          <w:rPr>
            <w:rFonts w:asciiTheme="majorBidi" w:eastAsia="Times New Roman" w:hAnsiTheme="majorBidi" w:cstheme="majorBidi"/>
            <w:lang w:val="en-GB"/>
          </w:rPr>
          <w:delText xml:space="preserve">aimed </w:delText>
        </w:r>
      </w:del>
      <w:r w:rsidRPr="00F31509">
        <w:rPr>
          <w:rFonts w:asciiTheme="majorBidi" w:eastAsia="Times New Roman" w:hAnsiTheme="majorBidi" w:cstheme="majorBidi"/>
          <w:lang w:val="en-GB"/>
        </w:rPr>
        <w:t xml:space="preserve">to be eliminated, such as employment status, total income or total expenditure. </w:t>
      </w:r>
      <w:del w:id="3472" w:author="Jane Shaw" w:date="2015-11-07T18:33:00Z">
        <w:r w:rsidRPr="00F31509" w:rsidDel="00585E66">
          <w:rPr>
            <w:rFonts w:asciiTheme="majorBidi" w:eastAsia="Times New Roman" w:hAnsiTheme="majorBidi" w:cstheme="majorBidi"/>
            <w:lang w:val="en-GB"/>
          </w:rPr>
          <w:delText xml:space="preserve">In most cases the chosen </w:delText>
        </w:r>
      </w:del>
      <w:del w:id="3473" w:author="Jane Shaw" w:date="2015-10-19T17:47:00Z">
        <w:r w:rsidRPr="00F31509" w:rsidDel="007A4995">
          <w:rPr>
            <w:rFonts w:asciiTheme="majorBidi" w:eastAsia="Times New Roman" w:hAnsiTheme="majorBidi" w:cstheme="majorBidi"/>
            <w:lang w:val="en-GB"/>
          </w:rPr>
          <w:delText xml:space="preserve">variable </w:delText>
        </w:r>
      </w:del>
      <w:del w:id="3474" w:author="Jane Shaw" w:date="2015-11-07T18:33:00Z">
        <w:r w:rsidRPr="00F31509" w:rsidDel="00585E66">
          <w:rPr>
            <w:rFonts w:asciiTheme="majorBidi" w:eastAsia="Times New Roman" w:hAnsiTheme="majorBidi" w:cstheme="majorBidi"/>
            <w:lang w:val="en-GB"/>
          </w:rPr>
          <w:delText xml:space="preserve">is not </w:delText>
        </w:r>
      </w:del>
      <w:ins w:id="3475" w:author="Jane Shaw" w:date="2015-11-07T18:33:00Z">
        <w:r w:rsidR="00585E66">
          <w:rPr>
            <w:rFonts w:asciiTheme="majorBidi" w:eastAsia="Times New Roman" w:hAnsiTheme="majorBidi" w:cstheme="majorBidi"/>
            <w:lang w:val="en-GB"/>
          </w:rPr>
          <w:t xml:space="preserve">As </w:t>
        </w:r>
      </w:ins>
      <w:ins w:id="3476" w:author="Jane Shaw" w:date="2015-10-19T17:47:00Z">
        <w:r w:rsidR="007A4995">
          <w:rPr>
            <w:rFonts w:asciiTheme="majorBidi" w:eastAsia="Times New Roman" w:hAnsiTheme="majorBidi" w:cstheme="majorBidi"/>
            <w:lang w:val="en-GB"/>
          </w:rPr>
          <w:t>“</w:t>
        </w:r>
      </w:ins>
      <w:del w:id="3477" w:author="Jane Shaw" w:date="2015-10-19T17:47:00Z">
        <w:r w:rsidRPr="00F31509" w:rsidDel="007A499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food consumption in quantities</w:t>
      </w:r>
      <w:ins w:id="3478" w:author="Jane Shaw" w:date="2015-10-19T17:47:00Z">
        <w:r w:rsidR="007A4995">
          <w:rPr>
            <w:rFonts w:asciiTheme="majorBidi" w:eastAsia="Times New Roman" w:hAnsiTheme="majorBidi" w:cstheme="majorBidi"/>
            <w:lang w:val="en-GB"/>
          </w:rPr>
          <w:t>”</w:t>
        </w:r>
      </w:ins>
      <w:del w:id="3479" w:author="Jane Shaw" w:date="2015-10-19T17:47:00Z">
        <w:r w:rsidRPr="00F31509" w:rsidDel="007A4995">
          <w:rPr>
            <w:rFonts w:asciiTheme="majorBidi" w:eastAsia="Times New Roman" w:hAnsiTheme="majorBidi" w:cstheme="majorBidi"/>
            <w:lang w:val="en-GB"/>
          </w:rPr>
          <w:delText>’</w:delText>
        </w:r>
      </w:del>
      <w:del w:id="3480" w:author="Jane Shaw" w:date="2015-11-07T18:33:00Z">
        <w:r w:rsidRPr="00F31509" w:rsidDel="00585E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3481" w:author="Jane Shaw" w:date="2015-11-07T18:33:00Z">
        <w:r w:rsidR="00585E66">
          <w:rPr>
            <w:rFonts w:asciiTheme="majorBidi" w:eastAsia="Times New Roman" w:hAnsiTheme="majorBidi" w:cstheme="majorBidi"/>
            <w:lang w:val="en-GB"/>
          </w:rPr>
          <w:t xml:space="preserve">is rarely the chosen variable, </w:t>
        </w:r>
      </w:ins>
      <w:del w:id="3482" w:author="Jane Shaw" w:date="2015-10-19T17:47:00Z">
        <w:r w:rsidRPr="00F31509" w:rsidDel="007A4995">
          <w:rPr>
            <w:rFonts w:asciiTheme="majorBidi" w:eastAsia="Times New Roman" w:hAnsiTheme="majorBidi" w:cstheme="majorBidi"/>
            <w:lang w:val="en-GB"/>
          </w:rPr>
          <w:delText xml:space="preserve">which </w:delText>
        </w:r>
      </w:del>
      <w:ins w:id="3483" w:author="Jane Shaw" w:date="2015-11-07T18:33:00Z">
        <w:r w:rsidR="00585E66">
          <w:rPr>
            <w:rFonts w:asciiTheme="majorBidi" w:eastAsia="Times New Roman" w:hAnsiTheme="majorBidi" w:cstheme="majorBidi"/>
            <w:lang w:val="en-GB"/>
          </w:rPr>
          <w:t xml:space="preserve">there is likely to be </w:t>
        </w:r>
      </w:ins>
      <w:del w:id="3484" w:author="Jane Shaw" w:date="2015-11-07T18:33:00Z">
        <w:r w:rsidRPr="00F31509" w:rsidDel="00585E66">
          <w:rPr>
            <w:rFonts w:asciiTheme="majorBidi" w:eastAsia="Times New Roman" w:hAnsiTheme="majorBidi" w:cstheme="majorBidi"/>
            <w:lang w:val="en-GB"/>
          </w:rPr>
          <w:delText xml:space="preserve">can create </w:delText>
        </w:r>
      </w:del>
      <w:del w:id="3485" w:author="Jane Shaw" w:date="2015-10-19T17:47:00Z">
        <w:r w:rsidRPr="00F31509" w:rsidDel="007A4995">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 xml:space="preserve">bias in the estimate </w:t>
      </w:r>
      <w:del w:id="3486" w:author="Jane Shaw" w:date="2015-10-19T17:48:00Z">
        <w:r w:rsidRPr="00F31509" w:rsidDel="007A4995">
          <w:rPr>
            <w:rFonts w:asciiTheme="majorBidi" w:eastAsia="Times New Roman" w:hAnsiTheme="majorBidi" w:cstheme="majorBidi"/>
            <w:lang w:val="en-GB"/>
          </w:rPr>
          <w:delText xml:space="preserve">of </w:delText>
        </w:r>
      </w:del>
      <w:ins w:id="3487" w:author="Jane Shaw" w:date="2015-10-19T17:48:00Z">
        <w:r w:rsidR="007A4995">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the </w:t>
      </w:r>
      <w:ins w:id="3488" w:author="Jane Shaw" w:date="2015-10-19T17:48:00Z">
        <w:r w:rsidR="007A4995">
          <w:rPr>
            <w:rFonts w:asciiTheme="majorBidi" w:eastAsia="Times New Roman" w:hAnsiTheme="majorBidi" w:cstheme="majorBidi"/>
            <w:lang w:val="en-GB"/>
          </w:rPr>
          <w:t xml:space="preserve">total </w:t>
        </w:r>
      </w:ins>
      <w:r w:rsidRPr="00F31509">
        <w:rPr>
          <w:rFonts w:asciiTheme="majorBidi" w:eastAsia="Times New Roman" w:hAnsiTheme="majorBidi" w:cstheme="majorBidi"/>
          <w:lang w:val="en-GB"/>
        </w:rPr>
        <w:t>population</w:t>
      </w:r>
      <w:del w:id="3489" w:author="Jane Shaw" w:date="2015-10-19T17:48:00Z">
        <w:r w:rsidRPr="00F31509" w:rsidDel="007A4995">
          <w:rPr>
            <w:rFonts w:asciiTheme="majorBidi" w:eastAsia="Times New Roman" w:hAnsiTheme="majorBidi" w:cstheme="majorBidi"/>
            <w:lang w:val="en-GB"/>
          </w:rPr>
          <w:delText xml:space="preserve"> total</w:delText>
        </w:r>
      </w:del>
      <w:r w:rsidRPr="00F31509">
        <w:rPr>
          <w:rFonts w:asciiTheme="majorBidi" w:eastAsia="Times New Roman" w:hAnsiTheme="majorBidi" w:cstheme="majorBidi"/>
          <w:lang w:val="en-GB"/>
        </w:rPr>
        <w:t>.</w:t>
      </w:r>
      <w:commentRangeEnd w:id="3461"/>
      <w:r w:rsidR="00C26BDB">
        <w:rPr>
          <w:rStyle w:val="Rimandocommento"/>
        </w:rPr>
        <w:commentReference w:id="3461"/>
      </w:r>
    </w:p>
    <w:p w14:paraId="5F7390AC" w14:textId="48876401" w:rsidR="004F65E4" w:rsidRPr="00F31509" w:rsidRDefault="004F65E4" w:rsidP="00525E97">
      <w:pPr>
        <w:jc w:val="both"/>
        <w:rPr>
          <w:rFonts w:asciiTheme="majorBidi" w:hAnsiTheme="majorBidi" w:cstheme="majorBidi"/>
          <w:lang w:val="en-GB"/>
        </w:rPr>
      </w:pPr>
      <w:del w:id="3490" w:author="Jane Shaw" w:date="2015-10-19T17:54:00Z">
        <w:r w:rsidRPr="00F31509" w:rsidDel="0004288A">
          <w:rPr>
            <w:rFonts w:asciiTheme="majorBidi" w:eastAsia="Times New Roman" w:hAnsiTheme="majorBidi" w:cstheme="majorBidi"/>
            <w:lang w:val="en-GB"/>
          </w:rPr>
          <w:delText xml:space="preserve">Moreover, </w:delText>
        </w:r>
      </w:del>
      <w:ins w:id="3491" w:author="Jane Shaw" w:date="2015-10-19T17:49:00Z">
        <w:r w:rsidR="0004288A">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food consumption measured in household surveys needs to be brought </w:t>
      </w:r>
      <w:del w:id="3492" w:author="Jane Shaw" w:date="2015-10-19T17:49:00Z">
        <w:r w:rsidRPr="00F31509" w:rsidDel="00C26BDB">
          <w:rPr>
            <w:rFonts w:asciiTheme="majorBidi" w:eastAsia="Times New Roman" w:hAnsiTheme="majorBidi" w:cstheme="majorBidi"/>
            <w:lang w:val="en-GB"/>
          </w:rPr>
          <w:delText xml:space="preserve">up to </w:delText>
        </w:r>
      </w:del>
      <w:ins w:id="3493" w:author="Jane Shaw" w:date="2015-10-19T17:49:00Z">
        <w:r w:rsidR="00C26BDB">
          <w:rPr>
            <w:rFonts w:asciiTheme="majorBidi" w:eastAsia="Times New Roman" w:hAnsiTheme="majorBidi" w:cstheme="majorBidi"/>
            <w:lang w:val="en-GB"/>
          </w:rPr>
          <w:t xml:space="preserve">into line with </w:t>
        </w:r>
      </w:ins>
      <w:del w:id="3494" w:author="Jane Shaw" w:date="2015-10-19T17:49:00Z">
        <w:r w:rsidRPr="00F31509" w:rsidDel="00C26BDB">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food availability </w:t>
      </w:r>
      <w:ins w:id="3495" w:author="Jane Shaw" w:date="2015-10-19T17:49:00Z">
        <w:r w:rsidR="00C26BDB">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defin</w:t>
      </w:r>
      <w:ins w:id="3496" w:author="Jane Shaw" w:date="2015-10-19T17:49:00Z">
        <w:r w:rsidR="00C26BDB">
          <w:rPr>
            <w:rFonts w:asciiTheme="majorBidi" w:eastAsia="Times New Roman" w:hAnsiTheme="majorBidi" w:cstheme="majorBidi"/>
            <w:lang w:val="en-GB"/>
          </w:rPr>
          <w:t>ed</w:t>
        </w:r>
      </w:ins>
      <w:del w:id="3497" w:author="Jane Shaw" w:date="2015-10-19T17:49:00Z">
        <w:r w:rsidRPr="00F31509" w:rsidDel="00C26BDB">
          <w:rPr>
            <w:rFonts w:asciiTheme="majorBidi" w:eastAsia="Times New Roman" w:hAnsiTheme="majorBidi" w:cstheme="majorBidi"/>
            <w:lang w:val="en-GB"/>
          </w:rPr>
          <w:delText>ition</w:delText>
        </w:r>
      </w:del>
      <w:r w:rsidRPr="00F31509">
        <w:rPr>
          <w:rFonts w:asciiTheme="majorBidi" w:eastAsia="Times New Roman" w:hAnsiTheme="majorBidi" w:cstheme="majorBidi"/>
          <w:lang w:val="en-GB"/>
        </w:rPr>
        <w:t xml:space="preserve"> in the FBS</w:t>
      </w:r>
      <w:ins w:id="3498" w:author="Jane Shaw" w:date="2015-10-19T17:52:00Z">
        <w:r w:rsidR="00C26BDB">
          <w:rPr>
            <w:rFonts w:asciiTheme="majorBidi" w:eastAsia="Times New Roman" w:hAnsiTheme="majorBidi" w:cstheme="majorBidi"/>
            <w:lang w:val="en-GB"/>
          </w:rPr>
          <w:t xml:space="preserve"> (see </w:t>
        </w:r>
      </w:ins>
      <w:ins w:id="3499" w:author="Jane Shaw" w:date="2015-10-19T17:53:00Z">
        <w:r w:rsidR="0004288A">
          <w:rPr>
            <w:rFonts w:asciiTheme="majorBidi" w:eastAsia="Times New Roman" w:hAnsiTheme="majorBidi" w:cstheme="majorBidi"/>
            <w:lang w:val="en-GB"/>
          </w:rPr>
          <w:t>definitions in section 1.1),</w:t>
        </w:r>
      </w:ins>
      <w:del w:id="3500" w:author="Jane Shaw" w:date="2015-10-19T17:53:00Z">
        <w:r w:rsidRPr="00F31509" w:rsidDel="0004288A">
          <w:rPr>
            <w:rFonts w:asciiTheme="majorBidi" w:eastAsia="Times New Roman" w:hAnsiTheme="majorBidi" w:cstheme="majorBidi"/>
            <w:lang w:val="en-GB"/>
          </w:rPr>
          <w:delText>.</w:delText>
        </w:r>
        <w:r w:rsidRPr="00F31509" w:rsidDel="0004288A">
          <w:rPr>
            <w:rStyle w:val="Rimandonotaapidipagina"/>
            <w:rFonts w:asciiTheme="majorBidi" w:eastAsia="Times New Roman" w:hAnsiTheme="majorBidi" w:cstheme="majorBidi"/>
            <w:lang w:val="en-GB"/>
          </w:rPr>
          <w:footnoteReference w:id="20"/>
        </w:r>
      </w:del>
      <w:r w:rsidRPr="00F31509">
        <w:rPr>
          <w:rFonts w:asciiTheme="majorBidi" w:eastAsia="Times New Roman" w:hAnsiTheme="majorBidi" w:cstheme="majorBidi"/>
          <w:lang w:val="en-GB"/>
        </w:rPr>
        <w:t xml:space="preserve"> </w:t>
      </w:r>
      <w:del w:id="3503" w:author="Jane Shaw" w:date="2015-10-19T17:53:00Z">
        <w:r w:rsidRPr="00F31509" w:rsidDel="0004288A">
          <w:rPr>
            <w:rFonts w:asciiTheme="majorBidi" w:eastAsia="Times New Roman" w:hAnsiTheme="majorBidi" w:cstheme="majorBidi"/>
            <w:lang w:val="en-GB"/>
          </w:rPr>
          <w:delText xml:space="preserve">This </w:delText>
        </w:r>
      </w:del>
      <w:ins w:id="3504" w:author="Jane Shaw" w:date="2015-10-19T17:54:00Z">
        <w:r w:rsidR="0004288A">
          <w:rPr>
            <w:rFonts w:asciiTheme="majorBidi" w:eastAsia="Times New Roman" w:hAnsiTheme="majorBidi" w:cstheme="majorBidi"/>
            <w:lang w:val="en-GB"/>
          </w:rPr>
          <w:t xml:space="preserve">so </w:t>
        </w:r>
      </w:ins>
      <w:del w:id="3505" w:author="Jane Shaw" w:date="2015-10-19T17:54:00Z">
        <w:r w:rsidRPr="00F31509" w:rsidDel="0004288A">
          <w:rPr>
            <w:rFonts w:asciiTheme="majorBidi" w:eastAsia="Times New Roman" w:hAnsiTheme="majorBidi" w:cstheme="majorBidi"/>
            <w:lang w:val="en-GB"/>
          </w:rPr>
          <w:delText xml:space="preserve">means that </w:delText>
        </w:r>
      </w:del>
      <w:r w:rsidRPr="00F31509">
        <w:rPr>
          <w:rFonts w:asciiTheme="majorBidi" w:eastAsia="Times New Roman" w:hAnsiTheme="majorBidi" w:cstheme="majorBidi"/>
          <w:lang w:val="en-GB"/>
        </w:rPr>
        <w:t>all food consumed in collective household</w:t>
      </w:r>
      <w:ins w:id="3506" w:author="Jane Shaw" w:date="2015-11-07T18:33:00Z">
        <w:r w:rsidR="00585E66">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ins w:id="3507" w:author="Jane Shaw" w:date="2015-10-19T17:54:00Z">
        <w:r w:rsidR="0004288A">
          <w:rPr>
            <w:rFonts w:asciiTheme="majorBidi" w:eastAsia="Times New Roman" w:hAnsiTheme="majorBidi" w:cstheme="majorBidi"/>
            <w:lang w:val="en-GB"/>
          </w:rPr>
          <w:t xml:space="preserve">and outside the home </w:t>
        </w:r>
      </w:ins>
      <w:r w:rsidRPr="00F31509">
        <w:rPr>
          <w:rFonts w:asciiTheme="majorBidi" w:eastAsia="Times New Roman" w:hAnsiTheme="majorBidi" w:cstheme="majorBidi"/>
          <w:lang w:val="en-GB"/>
        </w:rPr>
        <w:t>needs to be estimated</w:t>
      </w:r>
      <w:ins w:id="3508" w:author="Jane Shaw" w:date="2015-10-19T17:54:00Z">
        <w:r w:rsidR="0004288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household survey results </w:t>
      </w:r>
      <w:del w:id="3509" w:author="Jane Shaw" w:date="2015-10-19T17:54:00Z">
        <w:r w:rsidRPr="00F31509" w:rsidDel="0004288A">
          <w:rPr>
            <w:rFonts w:asciiTheme="majorBidi" w:eastAsia="Times New Roman" w:hAnsiTheme="majorBidi" w:cstheme="majorBidi"/>
            <w:lang w:val="en-GB"/>
          </w:rPr>
          <w:delText xml:space="preserve">need to be </w:delText>
        </w:r>
      </w:del>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accordingly.</w:t>
      </w:r>
      <w:del w:id="3510" w:author="Jane Shaw" w:date="2015-10-19T17:55:00Z">
        <w:r w:rsidRPr="00F31509" w:rsidDel="0004288A">
          <w:rPr>
            <w:rFonts w:asciiTheme="majorBidi" w:eastAsia="Times New Roman" w:hAnsiTheme="majorBidi" w:cstheme="majorBidi"/>
            <w:lang w:val="en-GB"/>
          </w:rPr>
          <w:delText xml:space="preserve"> The same holds for food consumed in restaurants or as street food.</w:delText>
        </w:r>
      </w:del>
      <w:r w:rsidRPr="00F31509">
        <w:rPr>
          <w:rFonts w:asciiTheme="majorBidi" w:eastAsia="Times New Roman" w:hAnsiTheme="majorBidi" w:cstheme="majorBidi"/>
          <w:lang w:val="en-GB"/>
        </w:rPr>
        <w:t xml:space="preserve"> </w:t>
      </w:r>
    </w:p>
    <w:p w14:paraId="6F8202D4" w14:textId="5BA35863"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w:t>
      </w:r>
      <w:ins w:id="3511" w:author="Jane Shaw" w:date="2015-10-19T17:55:00Z">
        <w:r w:rsidR="0004288A">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 xml:space="preserve">FBS. The results suggest that the two are only modestly correlated across countries. Throughout a sample of 64 countries, data on food consumption compiled from FBS </w:t>
      </w:r>
      <w:del w:id="3512" w:author="Jane Shaw" w:date="2015-10-19T17:55:00Z">
        <w:r w:rsidRPr="00F31509" w:rsidDel="0004288A">
          <w:rPr>
            <w:rFonts w:asciiTheme="majorBidi" w:eastAsia="Times New Roman" w:hAnsiTheme="majorBidi" w:cstheme="majorBidi"/>
            <w:lang w:val="en-GB"/>
          </w:rPr>
          <w:delText xml:space="preserve">turn out to be </w:delText>
        </w:r>
      </w:del>
      <w:ins w:id="3513" w:author="Jane Shaw" w:date="2015-10-19T17:55:00Z">
        <w:r w:rsidR="0004288A">
          <w:rPr>
            <w:rFonts w:asciiTheme="majorBidi" w:eastAsia="Times New Roman" w:hAnsiTheme="majorBidi" w:cstheme="majorBidi"/>
            <w:lang w:val="en-GB"/>
          </w:rPr>
          <w:t xml:space="preserve">were </w:t>
        </w:r>
      </w:ins>
      <w:r w:rsidRPr="00F31509">
        <w:rPr>
          <w:rFonts w:asciiTheme="majorBidi" w:eastAsia="Times New Roman" w:hAnsiTheme="majorBidi" w:cstheme="majorBidi"/>
          <w:lang w:val="en-GB"/>
        </w:rPr>
        <w:t>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w:t>
      </w:r>
      <w:ins w:id="3514" w:author="Jane Shaw" w:date="2015-10-19T17:55:00Z">
        <w:r w:rsidR="0004288A">
          <w:rPr>
            <w:rFonts w:asciiTheme="majorBidi" w:eastAsia="Times New Roman" w:hAnsiTheme="majorBidi" w:cstheme="majorBidi"/>
            <w:lang w:val="en-GB"/>
          </w:rPr>
          <w:t>ed</w:t>
        </w:r>
      </w:ins>
      <w:del w:id="3515" w:author="Jane Shaw" w:date="2015-10-19T17:55:00Z">
        <w:r w:rsidRPr="00F31509" w:rsidDel="0004288A">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to </w:t>
      </w:r>
      <w:del w:id="3516" w:author="Jane Shaw" w:date="2015-10-19T17:55:00Z">
        <w:r w:rsidRPr="00F31509" w:rsidDel="0004288A">
          <w:rPr>
            <w:rFonts w:asciiTheme="majorBidi" w:eastAsia="Times New Roman" w:hAnsiTheme="majorBidi" w:cstheme="majorBidi"/>
            <w:lang w:val="en-GB"/>
          </w:rPr>
          <w:delText xml:space="preserve">up to </w:delText>
        </w:r>
      </w:del>
      <w:r w:rsidRPr="00F31509">
        <w:rPr>
          <w:rFonts w:asciiTheme="majorBidi" w:eastAsia="Times New Roman" w:hAnsiTheme="majorBidi" w:cstheme="majorBidi"/>
          <w:lang w:val="en-GB"/>
        </w:rPr>
        <w:t>two</w:t>
      </w:r>
      <w:ins w:id="3517" w:author="Jane Shaw" w:date="2015-10-19T17:55:00Z">
        <w:r w:rsidR="0004288A">
          <w:rPr>
            <w:rFonts w:asciiTheme="majorBidi" w:eastAsia="Times New Roman" w:hAnsiTheme="majorBidi" w:cstheme="majorBidi"/>
            <w:lang w:val="en-GB"/>
          </w:rPr>
          <w:t>-</w:t>
        </w:r>
      </w:ins>
      <w:del w:id="3518" w:author="Jane Shaw" w:date="2015-10-19T17:55:00Z">
        <w:r w:rsidRPr="00F31509" w:rsidDel="0004288A">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w:t>
      </w:r>
      <w:ins w:id="3519" w:author="Jane Shaw" w:date="2015-10-19T17:56:00Z">
        <w:r w:rsidR="0004288A">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3520" w:author="Jane Shaw" w:date="2015-10-19T17:56:00Z">
        <w:r w:rsidRPr="00F31509" w:rsidDel="0004288A">
          <w:rPr>
            <w:rFonts w:asciiTheme="majorBidi" w:eastAsia="Times New Roman" w:hAnsiTheme="majorBidi" w:cstheme="majorBidi"/>
            <w:lang w:val="en-GB"/>
          </w:rPr>
          <w:delText xml:space="preserve">cases </w:delText>
        </w:r>
      </w:del>
      <w:r w:rsidRPr="00F31509">
        <w:rPr>
          <w:rFonts w:asciiTheme="majorBidi" w:eastAsia="Times New Roman" w:hAnsiTheme="majorBidi" w:cstheme="majorBidi"/>
          <w:lang w:val="en-GB"/>
        </w:rPr>
        <w:t xml:space="preserve">the value derived from FBS </w:t>
      </w:r>
      <w:del w:id="3521" w:author="Jane Shaw" w:date="2015-10-19T17:56:00Z">
        <w:r w:rsidRPr="00F31509" w:rsidDel="0004288A">
          <w:rPr>
            <w:rFonts w:asciiTheme="majorBidi" w:eastAsia="Times New Roman" w:hAnsiTheme="majorBidi" w:cstheme="majorBidi"/>
            <w:lang w:val="en-GB"/>
          </w:rPr>
          <w:delText xml:space="preserve">is </w:delText>
        </w:r>
      </w:del>
      <w:ins w:id="3522" w:author="Jane Shaw" w:date="2015-10-19T17:56:00Z">
        <w:r w:rsidR="0004288A">
          <w:rPr>
            <w:rFonts w:asciiTheme="majorBidi" w:eastAsia="Times New Roman" w:hAnsiTheme="majorBidi" w:cstheme="majorBidi"/>
            <w:lang w:val="en-GB"/>
          </w:rPr>
          <w:t xml:space="preserve">were </w:t>
        </w:r>
      </w:ins>
      <w:r w:rsidRPr="00F31509">
        <w:rPr>
          <w:rFonts w:asciiTheme="majorBidi" w:eastAsia="Times New Roman" w:hAnsiTheme="majorBidi" w:cstheme="majorBidi"/>
          <w:lang w:val="en-GB"/>
        </w:rPr>
        <w:t>up to one</w:t>
      </w:r>
      <w:ins w:id="3523" w:author="Jane Shaw" w:date="2015-10-19T17:56:00Z">
        <w:r w:rsidR="0004288A">
          <w:rPr>
            <w:rFonts w:asciiTheme="majorBidi" w:eastAsia="Times New Roman" w:hAnsiTheme="majorBidi" w:cstheme="majorBidi"/>
            <w:lang w:val="en-GB"/>
          </w:rPr>
          <w:t>-</w:t>
        </w:r>
      </w:ins>
      <w:del w:id="3524" w:author="Jane Shaw" w:date="2015-10-19T17:56:00Z">
        <w:r w:rsidRPr="00F31509" w:rsidDel="0004288A">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fifth smaller than the household</w:t>
      </w:r>
      <w:ins w:id="3525" w:author="Jane Shaw" w:date="2015-10-19T17:56:00Z">
        <w:r w:rsidR="0004288A">
          <w:rPr>
            <w:rFonts w:asciiTheme="majorBidi" w:eastAsia="Times New Roman" w:hAnsiTheme="majorBidi" w:cstheme="majorBidi"/>
            <w:lang w:val="en-GB"/>
          </w:rPr>
          <w:t xml:space="preserve"> </w:t>
        </w:r>
      </w:ins>
      <w:del w:id="3526" w:author="Jane Shaw" w:date="2015-10-19T17:56:00Z">
        <w:r w:rsidRPr="00F31509" w:rsidDel="0004288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survey result. In contrast to the limited correlation in levels, the shares of </w:t>
      </w:r>
      <w:del w:id="3527" w:author="Jane Shaw" w:date="2015-10-19T18:04:00Z">
        <w:r w:rsidRPr="00F31509" w:rsidDel="00293D23">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individual types of food in total consumption appear to match more closely between the two sources of data (</w:t>
      </w:r>
      <w:del w:id="3528" w:author="Jane Shaw" w:date="2015-10-19T18:04:00Z">
        <w:r w:rsidRPr="00F31509" w:rsidDel="00293D23">
          <w:rPr>
            <w:rFonts w:asciiTheme="majorBidi" w:eastAsia="Times New Roman" w:hAnsiTheme="majorBidi" w:cstheme="majorBidi"/>
            <w:lang w:val="en-GB"/>
          </w:rPr>
          <w:delText xml:space="preserve">FAO Statistics Division </w:delText>
        </w:r>
      </w:del>
      <w:ins w:id="3529" w:author="Jane Shaw" w:date="2015-10-19T18:04:00Z">
        <w:r w:rsidR="00293D23">
          <w:rPr>
            <w:rFonts w:asciiTheme="majorBidi" w:eastAsia="Times New Roman" w:hAnsiTheme="majorBidi" w:cstheme="majorBidi"/>
            <w:lang w:val="en-GB"/>
          </w:rPr>
          <w:t xml:space="preserve">ESS, </w:t>
        </w:r>
      </w:ins>
      <w:r w:rsidRPr="00F31509">
        <w:rPr>
          <w:rFonts w:asciiTheme="majorBidi" w:eastAsia="Times New Roman" w:hAnsiTheme="majorBidi" w:cstheme="majorBidi"/>
          <w:lang w:val="en-GB"/>
        </w:rPr>
        <w:t>2015b).</w:t>
      </w:r>
    </w:p>
    <w:p w14:paraId="69B371E1" w14:textId="125979EA"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 and FBS, FBS compilers are encouraged to</w:t>
      </w:r>
      <w:ins w:id="3530" w:author="Jane Shaw" w:date="2015-10-19T18:04:00Z">
        <w:r w:rsidR="00293D23">
          <w:rPr>
            <w:rFonts w:asciiTheme="majorBidi" w:hAnsiTheme="majorBidi" w:cstheme="majorBidi"/>
            <w:lang w:val="en-GB"/>
          </w:rPr>
          <w:t>:</w:t>
        </w:r>
      </w:ins>
      <w:r w:rsidRPr="00F31509">
        <w:rPr>
          <w:rFonts w:asciiTheme="majorBidi" w:hAnsiTheme="majorBidi" w:cstheme="majorBidi"/>
          <w:lang w:val="en-GB"/>
        </w:rPr>
        <w:t xml:space="preserve"> </w:t>
      </w:r>
      <w:del w:id="3531" w:author="Jane Shaw" w:date="2015-10-19T18:04:00Z">
        <w:r w:rsidRPr="00F31509" w:rsidDel="00293D23">
          <w:rPr>
            <w:rFonts w:asciiTheme="majorBidi" w:hAnsiTheme="majorBidi" w:cstheme="majorBidi"/>
            <w:lang w:val="en-GB"/>
          </w:rPr>
          <w:delText>(</w:delText>
        </w:r>
      </w:del>
      <w:r w:rsidRPr="00F31509">
        <w:rPr>
          <w:rFonts w:asciiTheme="majorBidi" w:hAnsiTheme="majorBidi" w:cstheme="majorBidi"/>
          <w:lang w:val="en-GB"/>
        </w:rPr>
        <w:t xml:space="preserve">i) </w:t>
      </w:r>
      <w:del w:id="3532" w:author="Jane Shaw" w:date="2015-11-07T18:33:00Z">
        <w:r w:rsidRPr="00F31509" w:rsidDel="00585E66">
          <w:rPr>
            <w:rFonts w:asciiTheme="majorBidi" w:hAnsiTheme="majorBidi" w:cstheme="majorBidi"/>
            <w:lang w:val="en-GB"/>
          </w:rPr>
          <w:delText xml:space="preserve">make every effort </w:delText>
        </w:r>
      </w:del>
      <w:del w:id="3533" w:author="Jane Shaw" w:date="2015-10-19T18:04:00Z">
        <w:r w:rsidRPr="00F31509" w:rsidDel="00293D23">
          <w:rPr>
            <w:rFonts w:asciiTheme="majorBidi" w:hAnsiTheme="majorBidi" w:cstheme="majorBidi"/>
            <w:lang w:val="en-GB"/>
          </w:rPr>
          <w:delText xml:space="preserve">to </w:delText>
        </w:r>
      </w:del>
      <w:del w:id="3534" w:author="Jane Shaw" w:date="2015-11-07T18:33:00Z">
        <w:r w:rsidRPr="00F31509" w:rsidDel="00585E66">
          <w:rPr>
            <w:rFonts w:asciiTheme="majorBidi" w:hAnsiTheme="majorBidi" w:cstheme="majorBidi"/>
            <w:lang w:val="en-GB"/>
          </w:rPr>
          <w:delText xml:space="preserve">fully </w:delText>
        </w:r>
      </w:del>
      <w:ins w:id="3535" w:author="Jane Shaw" w:date="2015-11-07T18:33:00Z">
        <w:r w:rsidR="00585E66">
          <w:rPr>
            <w:rFonts w:asciiTheme="majorBidi" w:hAnsiTheme="majorBidi" w:cstheme="majorBidi"/>
            <w:lang w:val="en-GB"/>
          </w:rPr>
          <w:t xml:space="preserve">ensure that they </w:t>
        </w:r>
      </w:ins>
      <w:r w:rsidRPr="00F31509">
        <w:rPr>
          <w:rFonts w:asciiTheme="majorBidi" w:hAnsiTheme="majorBidi" w:cstheme="majorBidi"/>
          <w:lang w:val="en-GB"/>
        </w:rPr>
        <w:t xml:space="preserve">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w:t>
      </w:r>
      <w:ins w:id="3536" w:author="Jane Shaw" w:date="2015-10-19T18:04:00Z">
        <w:r w:rsidR="00293D23">
          <w:rPr>
            <w:rFonts w:asciiTheme="majorBidi" w:hAnsiTheme="majorBidi" w:cstheme="majorBidi"/>
            <w:lang w:val="en-GB"/>
          </w:rPr>
          <w:t>;</w:t>
        </w:r>
      </w:ins>
      <w:del w:id="3537" w:author="Jane Shaw" w:date="2015-10-19T18:04:00Z">
        <w:r w:rsidRPr="00F31509" w:rsidDel="00293D23">
          <w:rPr>
            <w:rFonts w:asciiTheme="majorBidi" w:hAnsiTheme="majorBidi" w:cstheme="majorBidi"/>
            <w:lang w:val="en-GB"/>
          </w:rPr>
          <w:delText>,</w:delText>
        </w:r>
      </w:del>
      <w:r w:rsidRPr="00F31509">
        <w:rPr>
          <w:rFonts w:asciiTheme="majorBidi" w:hAnsiTheme="majorBidi" w:cstheme="majorBidi"/>
          <w:lang w:val="en-GB"/>
        </w:rPr>
        <w:t xml:space="preserve"> and </w:t>
      </w:r>
      <w:del w:id="3538" w:author="Jane Shaw" w:date="2015-10-19T18:04:00Z">
        <w:r w:rsidRPr="00F31509" w:rsidDel="00293D23">
          <w:rPr>
            <w:rFonts w:asciiTheme="majorBidi" w:hAnsiTheme="majorBidi" w:cstheme="majorBidi"/>
            <w:lang w:val="en-GB"/>
          </w:rPr>
          <w:delText>(</w:delText>
        </w:r>
      </w:del>
      <w:r w:rsidRPr="00F31509">
        <w:rPr>
          <w:rFonts w:asciiTheme="majorBidi" w:hAnsiTheme="majorBidi" w:cstheme="majorBidi"/>
          <w:lang w:val="en-GB"/>
        </w:rPr>
        <w:t xml:space="preserve">ii) </w:t>
      </w:r>
      <w:del w:id="3539" w:author="Jane Shaw" w:date="2015-11-07T18:34:00Z">
        <w:r w:rsidRPr="00F31509" w:rsidDel="00585E66">
          <w:rPr>
            <w:rFonts w:asciiTheme="majorBidi" w:hAnsiTheme="majorBidi" w:cstheme="majorBidi"/>
            <w:lang w:val="en-GB"/>
          </w:rPr>
          <w:delText xml:space="preserve">based on the results of this analysis, </w:delText>
        </w:r>
      </w:del>
      <w:r w:rsidRPr="00F31509">
        <w:rPr>
          <w:rFonts w:asciiTheme="majorBidi" w:hAnsiTheme="majorBidi" w:cstheme="majorBidi"/>
          <w:lang w:val="en-GB"/>
        </w:rPr>
        <w:t xml:space="preserve">identify a way to reconcile </w:t>
      </w:r>
      <w:del w:id="3540" w:author="Jane Shaw" w:date="2015-10-19T18:05:00Z">
        <w:r w:rsidRPr="00F31509" w:rsidDel="00293D23">
          <w:rPr>
            <w:rFonts w:asciiTheme="majorBidi" w:hAnsiTheme="majorBidi" w:cstheme="majorBidi"/>
            <w:lang w:val="en-GB"/>
          </w:rPr>
          <w:delText xml:space="preserve">with/scale </w:delText>
        </w:r>
      </w:del>
      <w:r w:rsidRPr="00F31509">
        <w:rPr>
          <w:rFonts w:asciiTheme="majorBidi" w:hAnsiTheme="majorBidi" w:cstheme="majorBidi"/>
          <w:lang w:val="en-GB"/>
        </w:rPr>
        <w:t xml:space="preserve">the results of </w:t>
      </w:r>
      <w:del w:id="3541" w:author="Jane Shaw" w:date="2015-10-16T14:35:00Z">
        <w:r w:rsidRPr="00F31509" w:rsidDel="000C352D">
          <w:rPr>
            <w:rFonts w:asciiTheme="majorBidi" w:hAnsiTheme="majorBidi" w:cstheme="majorBidi"/>
            <w:lang w:val="en-GB"/>
          </w:rPr>
          <w:delText>HH</w:delText>
        </w:r>
      </w:del>
      <w:ins w:id="3542" w:author="Jane Shaw" w:date="2015-10-16T14:35:00Z">
        <w:r w:rsidR="000C352D">
          <w:rPr>
            <w:rFonts w:asciiTheme="majorBidi" w:hAnsiTheme="majorBidi" w:cstheme="majorBidi"/>
            <w:lang w:val="en-GB"/>
          </w:rPr>
          <w:t>household</w:t>
        </w:r>
      </w:ins>
      <w:r w:rsidRPr="00F31509">
        <w:rPr>
          <w:rFonts w:asciiTheme="majorBidi" w:hAnsiTheme="majorBidi" w:cstheme="majorBidi"/>
          <w:lang w:val="en-GB"/>
        </w:rPr>
        <w:t xml:space="preserve"> surveys </w:t>
      </w:r>
      <w:del w:id="3543" w:author="Jane Shaw" w:date="2015-10-19T18:06:00Z">
        <w:r w:rsidRPr="00F31509" w:rsidDel="00293D23">
          <w:rPr>
            <w:rFonts w:asciiTheme="majorBidi" w:hAnsiTheme="majorBidi" w:cstheme="majorBidi"/>
            <w:lang w:val="en-GB"/>
          </w:rPr>
          <w:delText xml:space="preserve">to </w:delText>
        </w:r>
      </w:del>
      <w:ins w:id="3544" w:author="Jane Shaw" w:date="2015-10-19T18:06:00Z">
        <w:r w:rsidR="00293D23">
          <w:rPr>
            <w:rFonts w:asciiTheme="majorBidi" w:hAnsiTheme="majorBidi" w:cstheme="majorBidi"/>
            <w:lang w:val="en-GB"/>
          </w:rPr>
          <w:t xml:space="preserve">with, or scale them to, the </w:t>
        </w:r>
      </w:ins>
      <w:r w:rsidRPr="00F31509">
        <w:rPr>
          <w:rFonts w:asciiTheme="majorBidi" w:hAnsiTheme="majorBidi" w:cstheme="majorBidi"/>
          <w:lang w:val="en-GB"/>
        </w:rPr>
        <w:t xml:space="preserve">FBS definitions. </w:t>
      </w:r>
      <w:del w:id="3545" w:author="Jane Shaw" w:date="2015-10-19T18:06:00Z">
        <w:r w:rsidRPr="00F31509" w:rsidDel="00293D23">
          <w:rPr>
            <w:rFonts w:asciiTheme="majorBidi" w:hAnsiTheme="majorBidi" w:cstheme="majorBidi"/>
            <w:lang w:val="en-GB"/>
          </w:rPr>
          <w:delText xml:space="preserve">The </w:delText>
        </w:r>
      </w:del>
      <w:r w:rsidRPr="00F31509">
        <w:rPr>
          <w:rFonts w:asciiTheme="majorBidi" w:hAnsiTheme="majorBidi" w:cstheme="majorBidi"/>
          <w:lang w:val="en-GB"/>
        </w:rPr>
        <w:t xml:space="preserve">FAO has devised such a method, the details of which are laid out in an ESS working paper (Grünberger, 2014). </w:t>
      </w:r>
    </w:p>
    <w:p w14:paraId="2424B01D" w14:textId="132E9AAF" w:rsidR="004F65E4" w:rsidRPr="00F31509" w:rsidRDefault="00F6328B" w:rsidP="00B44757">
      <w:pPr>
        <w:pStyle w:val="Titolo3"/>
        <w:jc w:val="both"/>
        <w:rPr>
          <w:rFonts w:asciiTheme="majorBidi" w:hAnsiTheme="majorBidi" w:cstheme="majorBidi"/>
          <w:lang w:val="en-GB"/>
        </w:rPr>
      </w:pPr>
      <w:ins w:id="3546" w:author="Jane Shaw" w:date="2015-10-19T18:53:00Z">
        <w:r>
          <w:rPr>
            <w:rFonts w:asciiTheme="majorBidi" w:hAnsiTheme="majorBidi" w:cstheme="majorBidi"/>
            <w:lang w:val="en-GB"/>
          </w:rPr>
          <w:t xml:space="preserve">Data on </w:t>
        </w:r>
      </w:ins>
      <w:r w:rsidRPr="00F31509">
        <w:rPr>
          <w:rFonts w:asciiTheme="majorBidi" w:hAnsiTheme="majorBidi" w:cstheme="majorBidi"/>
          <w:lang w:val="en-GB"/>
        </w:rPr>
        <w:t xml:space="preserve">food </w:t>
      </w:r>
      <w:r w:rsidR="004F65E4" w:rsidRPr="00F31509">
        <w:rPr>
          <w:rFonts w:asciiTheme="majorBidi" w:hAnsiTheme="majorBidi" w:cstheme="majorBidi"/>
          <w:lang w:val="en-GB"/>
        </w:rPr>
        <w:t xml:space="preserve">losses and waste </w:t>
      </w:r>
      <w:del w:id="3547" w:author="Jane Shaw" w:date="2015-10-19T18:06:00Z">
        <w:r w:rsidR="004F65E4" w:rsidRPr="00F31509" w:rsidDel="00293D23">
          <w:rPr>
            <w:rFonts w:asciiTheme="majorBidi" w:hAnsiTheme="majorBidi" w:cstheme="majorBidi"/>
            <w:lang w:val="en-GB"/>
          </w:rPr>
          <w:delText>(FLW)</w:delText>
        </w:r>
      </w:del>
    </w:p>
    <w:p w14:paraId="2E85072D" w14:textId="26A0CC1F" w:rsidR="004F65E4" w:rsidRPr="00F31509" w:rsidRDefault="004F65E4" w:rsidP="00931520">
      <w:pPr>
        <w:jc w:val="both"/>
        <w:rPr>
          <w:rFonts w:asciiTheme="majorBidi" w:hAnsiTheme="majorBidi" w:cstheme="majorBidi"/>
          <w:lang w:val="en-GB"/>
        </w:rPr>
      </w:pPr>
      <w:del w:id="3548" w:author="Jane Shaw" w:date="2015-10-19T18:06:00Z">
        <w:r w:rsidRPr="00F31509" w:rsidDel="00293D23">
          <w:rPr>
            <w:rFonts w:asciiTheme="majorBidi" w:eastAsia="Times New Roman" w:hAnsiTheme="majorBidi" w:cstheme="majorBidi"/>
            <w:lang w:val="en-GB"/>
          </w:rPr>
          <w:delText xml:space="preserve">The </w:delText>
        </w:r>
      </w:del>
      <w:r w:rsidR="00293D23" w:rsidRPr="00F31509">
        <w:rPr>
          <w:rFonts w:asciiTheme="majorBidi" w:eastAsia="Times New Roman" w:hAnsiTheme="majorBidi" w:cstheme="majorBidi"/>
          <w:lang w:val="en-GB"/>
        </w:rPr>
        <w:t xml:space="preserve">Measurement </w:t>
      </w:r>
      <w:r w:rsidRPr="00F31509">
        <w:rPr>
          <w:rFonts w:asciiTheme="majorBidi" w:eastAsia="Times New Roman" w:hAnsiTheme="majorBidi" w:cstheme="majorBidi"/>
          <w:lang w:val="en-GB"/>
        </w:rPr>
        <w:t xml:space="preserve">of FLW should cover all stages of the food supply chain at which </w:t>
      </w:r>
      <w:del w:id="3549" w:author="Jane Shaw" w:date="2015-11-07T18:34:00Z">
        <w:r w:rsidRPr="00F31509" w:rsidDel="000F5725">
          <w:rPr>
            <w:rFonts w:asciiTheme="majorBidi" w:eastAsia="Times New Roman" w:hAnsiTheme="majorBidi" w:cstheme="majorBidi"/>
            <w:lang w:val="en-GB"/>
          </w:rPr>
          <w:delText xml:space="preserve">such </w:delText>
        </w:r>
      </w:del>
      <w:r w:rsidRPr="00F31509">
        <w:rPr>
          <w:rFonts w:asciiTheme="majorBidi" w:eastAsia="Times New Roman" w:hAnsiTheme="majorBidi" w:cstheme="majorBidi"/>
          <w:lang w:val="en-GB"/>
        </w:rPr>
        <w:t xml:space="preserve">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 xml:space="preserve">can occur (see </w:t>
      </w:r>
      <w:del w:id="3550" w:author="Jane Shaw" w:date="2015-10-19T18:07:00Z">
        <w:r w:rsidRPr="00F31509" w:rsidDel="00293D23">
          <w:rPr>
            <w:rFonts w:asciiTheme="majorBidi" w:eastAsia="Times New Roman" w:hAnsiTheme="majorBidi" w:cstheme="majorBidi"/>
            <w:lang w:val="en-GB"/>
          </w:rPr>
          <w:delText xml:space="preserve">e.g. </w:delText>
        </w:r>
      </w:del>
      <w:del w:id="3551" w:author="Jane Shaw" w:date="2015-10-28T17:02:00Z">
        <w:r w:rsidR="00293D23" w:rsidRPr="00F31509" w:rsidDel="001D6E84">
          <w:rPr>
            <w:rFonts w:asciiTheme="majorBidi" w:eastAsia="Times New Roman" w:hAnsiTheme="majorBidi" w:cstheme="majorBidi"/>
            <w:lang w:val="en-GB"/>
          </w:rPr>
          <w:delText xml:space="preserve">chapter </w:delText>
        </w:r>
      </w:del>
      <w:ins w:id="3552" w:author="Jane Shaw" w:date="2015-10-28T17:02:00Z">
        <w:r w:rsidR="001D6E84">
          <w:rPr>
            <w:rFonts w:asciiTheme="majorBidi" w:eastAsia="Times New Roman" w:hAnsiTheme="majorBidi" w:cstheme="majorBidi"/>
            <w:lang w:val="en-GB"/>
          </w:rPr>
          <w:t xml:space="preserve">section </w:t>
        </w:r>
      </w:ins>
      <w:r w:rsidRPr="00F31509">
        <w:rPr>
          <w:rFonts w:asciiTheme="majorBidi" w:eastAsia="Times New Roman" w:hAnsiTheme="majorBidi" w:cstheme="majorBidi"/>
          <w:lang w:val="en-GB"/>
        </w:rPr>
        <w:t>3</w:t>
      </w:r>
      <w:ins w:id="3553" w:author="Jane Shaw" w:date="2015-10-28T17:02:00Z">
        <w:r w:rsidR="001D6E84">
          <w:rPr>
            <w:rFonts w:asciiTheme="majorBidi" w:eastAsia="Times New Roman" w:hAnsiTheme="majorBidi" w:cstheme="majorBidi"/>
            <w:lang w:val="en-GB"/>
          </w:rPr>
          <w:t>.8</w:t>
        </w:r>
      </w:ins>
      <w:r w:rsidRPr="00F31509">
        <w:rPr>
          <w:rFonts w:asciiTheme="majorBidi" w:eastAsia="Times New Roman" w:hAnsiTheme="majorBidi" w:cstheme="majorBidi"/>
          <w:lang w:val="en-GB"/>
        </w:rPr>
        <w:t xml:space="preserve">). Data collection could be organized along the food supply chain and </w:t>
      </w:r>
      <w:ins w:id="3554" w:author="Jane Shaw" w:date="2015-10-19T18:07:00Z">
        <w:r w:rsidR="00293D23">
          <w:rPr>
            <w:rFonts w:asciiTheme="majorBidi" w:eastAsia="Times New Roman" w:hAnsiTheme="majorBidi" w:cstheme="majorBidi"/>
            <w:lang w:val="en-GB"/>
          </w:rPr>
          <w:t xml:space="preserve">should </w:t>
        </w:r>
      </w:ins>
      <w:r w:rsidRPr="00F31509">
        <w:rPr>
          <w:rFonts w:asciiTheme="majorBidi" w:eastAsia="Times New Roman" w:hAnsiTheme="majorBidi" w:cstheme="majorBidi"/>
          <w:lang w:val="en-GB"/>
        </w:rPr>
        <w:t xml:space="preserve">cover the entire </w:t>
      </w:r>
      <w:del w:id="3555" w:author="Jane Shaw" w:date="2015-11-07T18:34:00Z">
        <w:r w:rsidRPr="00F31509" w:rsidDel="000F5725">
          <w:rPr>
            <w:rFonts w:asciiTheme="majorBidi" w:eastAsia="Times New Roman" w:hAnsiTheme="majorBidi" w:cstheme="majorBidi"/>
            <w:lang w:val="en-GB"/>
          </w:rPr>
          <w:delText xml:space="preserve">process </w:delText>
        </w:r>
      </w:del>
      <w:ins w:id="3556" w:author="Jane Shaw" w:date="2015-11-07T18:34:00Z">
        <w:r w:rsidR="000F5725">
          <w:rPr>
            <w:rFonts w:asciiTheme="majorBidi" w:eastAsia="Times New Roman" w:hAnsiTheme="majorBidi" w:cstheme="majorBidi"/>
            <w:lang w:val="en-GB"/>
          </w:rPr>
          <w:t xml:space="preserve">chain </w:t>
        </w:r>
      </w:ins>
      <w:r w:rsidRPr="00F31509">
        <w:rPr>
          <w:rFonts w:asciiTheme="majorBidi" w:eastAsia="Times New Roman" w:hAnsiTheme="majorBidi" w:cstheme="majorBidi"/>
          <w:lang w:val="en-GB"/>
        </w:rPr>
        <w:t>from production, storage, processing</w:t>
      </w:r>
      <w:ins w:id="3557" w:author="Jane Shaw" w:date="2015-10-19T18:07:00Z">
        <w:r w:rsidR="00293D23">
          <w:rPr>
            <w:rFonts w:asciiTheme="majorBidi" w:eastAsia="Times New Roman" w:hAnsiTheme="majorBidi" w:cstheme="majorBidi"/>
            <w:lang w:val="en-GB"/>
          </w:rPr>
          <w:t xml:space="preserve"> and</w:t>
        </w:r>
      </w:ins>
      <w:del w:id="3558" w:author="Jane Shaw" w:date="2015-10-19T18:07:00Z">
        <w:r w:rsidRPr="00F31509" w:rsidDel="00293D2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retailing </w:t>
      </w:r>
      <w:del w:id="3559" w:author="Jane Shaw" w:date="2015-10-19T18:07:00Z">
        <w:r w:rsidRPr="00F31509" w:rsidDel="00293D23">
          <w:rPr>
            <w:rFonts w:asciiTheme="majorBidi" w:eastAsia="Times New Roman" w:hAnsiTheme="majorBidi" w:cstheme="majorBidi"/>
            <w:lang w:val="en-GB"/>
          </w:rPr>
          <w:delText xml:space="preserve">down </w:delText>
        </w:r>
      </w:del>
      <w:r w:rsidRPr="00F31509">
        <w:rPr>
          <w:rFonts w:asciiTheme="majorBidi" w:eastAsia="Times New Roman" w:hAnsiTheme="majorBidi" w:cstheme="majorBidi"/>
          <w:lang w:val="en-GB"/>
        </w:rPr>
        <w:t>to the final household</w:t>
      </w:r>
      <w:ins w:id="3560" w:author="Jane Shaw" w:date="2015-10-19T18:07:00Z">
        <w:r w:rsidR="00293D23">
          <w:rPr>
            <w:rFonts w:asciiTheme="majorBidi" w:eastAsia="Times New Roman" w:hAnsiTheme="majorBidi" w:cstheme="majorBidi"/>
            <w:lang w:val="en-GB"/>
          </w:rPr>
          <w:t xml:space="preserve"> –</w:t>
        </w:r>
      </w:ins>
      <w:ins w:id="3561" w:author="Jane Shaw" w:date="2015-11-07T18:34:00Z">
        <w:r w:rsidR="000F5725">
          <w:rPr>
            <w:rFonts w:asciiTheme="majorBidi" w:eastAsia="Times New Roman" w:hAnsiTheme="majorBidi" w:cstheme="majorBidi"/>
            <w:lang w:val="en-GB"/>
          </w:rPr>
          <w:t xml:space="preserve"> “</w:t>
        </w:r>
      </w:ins>
      <w:del w:id="3562" w:author="Jane Shaw" w:date="2015-10-19T18:07:00Z">
        <w:r w:rsidRPr="00F31509" w:rsidDel="00293D23">
          <w:rPr>
            <w:rFonts w:asciiTheme="majorBidi" w:eastAsia="Times New Roman" w:hAnsiTheme="majorBidi" w:cstheme="majorBidi"/>
            <w:lang w:val="en-GB"/>
          </w:rPr>
          <w:delText xml:space="preserve">, i.e. </w:delText>
        </w:r>
      </w:del>
      <w:r w:rsidRPr="00F31509">
        <w:rPr>
          <w:rFonts w:asciiTheme="majorBidi" w:eastAsia="Times New Roman" w:hAnsiTheme="majorBidi" w:cstheme="majorBidi"/>
          <w:lang w:val="en-GB"/>
        </w:rPr>
        <w:t xml:space="preserve">from </w:t>
      </w:r>
      <w:del w:id="3563" w:author="Jane Shaw" w:date="2015-11-07T18:34:00Z">
        <w:r w:rsidRPr="00F31509" w:rsidDel="000F572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farm to fork</w:t>
      </w:r>
      <w:r w:rsidR="00931520" w:rsidRPr="00F31509">
        <w:rPr>
          <w:rFonts w:asciiTheme="majorBidi" w:eastAsia="Times New Roman" w:hAnsiTheme="majorBidi" w:cstheme="majorBidi"/>
          <w:lang w:val="en-GB"/>
        </w:rPr>
        <w:t>”</w:t>
      </w:r>
      <w:ins w:id="3564" w:author="Jane Shaw" w:date="2015-10-19T18:07:00Z">
        <w:r w:rsidR="00293D23">
          <w:rPr>
            <w:rFonts w:asciiTheme="majorBidi" w:eastAsia="Times New Roman" w:hAnsiTheme="majorBidi" w:cstheme="majorBidi"/>
            <w:lang w:val="en-GB"/>
          </w:rPr>
          <w:t>.</w:t>
        </w:r>
      </w:ins>
      <w:r w:rsidRPr="00F31509">
        <w:rPr>
          <w:rStyle w:val="Rimandonotaapidipagina"/>
          <w:rFonts w:asciiTheme="majorBidi" w:eastAsia="Times New Roman" w:hAnsiTheme="majorBidi" w:cstheme="majorBidi"/>
          <w:lang w:val="en-GB"/>
        </w:rPr>
        <w:footnoteReference w:id="21"/>
      </w:r>
      <w:del w:id="3567" w:author="Jane Shaw" w:date="2015-10-19T18:07:00Z">
        <w:r w:rsidRPr="00F31509" w:rsidDel="00293D2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Before setting up the data collection system, it is advisable to conduct a general baseline study </w:t>
      </w:r>
      <w:del w:id="3568" w:author="Jane Shaw" w:date="2015-10-19T18:08:00Z">
        <w:r w:rsidR="00931520" w:rsidRPr="00F31509" w:rsidDel="00293D23">
          <w:rPr>
            <w:rFonts w:asciiTheme="majorBidi" w:eastAsia="Times New Roman" w:hAnsiTheme="majorBidi" w:cstheme="majorBidi"/>
            <w:lang w:val="en-GB"/>
          </w:rPr>
          <w:delText xml:space="preserve">in </w:delText>
        </w:r>
      </w:del>
      <w:ins w:id="3569" w:author="Jane Shaw" w:date="2015-10-19T18:08:00Z">
        <w:r w:rsidR="00293D23">
          <w:rPr>
            <w:rFonts w:asciiTheme="majorBidi" w:eastAsia="Times New Roman" w:hAnsiTheme="majorBidi" w:cstheme="majorBidi"/>
            <w:lang w:val="en-GB"/>
          </w:rPr>
          <w:t xml:space="preserve">at </w:t>
        </w:r>
      </w:ins>
      <w:r w:rsidR="00931520" w:rsidRPr="00F31509">
        <w:rPr>
          <w:rFonts w:asciiTheme="majorBidi" w:eastAsia="Times New Roman" w:hAnsiTheme="majorBidi" w:cstheme="majorBidi"/>
          <w:lang w:val="en-GB"/>
        </w:rPr>
        <w:t xml:space="preserve">the </w:t>
      </w:r>
      <w:del w:id="3570" w:author="Jane Shaw" w:date="2015-10-19T18:08:00Z">
        <w:r w:rsidR="00931520" w:rsidRPr="00F31509" w:rsidDel="00293D23">
          <w:rPr>
            <w:rFonts w:asciiTheme="majorBidi" w:eastAsia="Times New Roman" w:hAnsiTheme="majorBidi" w:cstheme="majorBidi"/>
            <w:lang w:val="en-GB"/>
          </w:rPr>
          <w:delText xml:space="preserve">scope of </w:delText>
        </w:r>
      </w:del>
      <w:ins w:id="3571" w:author="Jane Shaw" w:date="2015-10-19T18:08:00Z">
        <w:r w:rsidR="00293D23">
          <w:rPr>
            <w:rFonts w:asciiTheme="majorBidi" w:eastAsia="Times New Roman" w:hAnsiTheme="majorBidi" w:cstheme="majorBidi"/>
            <w:lang w:val="en-GB"/>
          </w:rPr>
          <w:t xml:space="preserve">level at </w:t>
        </w:r>
      </w:ins>
      <w:r w:rsidR="00931520" w:rsidRPr="00F31509">
        <w:rPr>
          <w:rFonts w:asciiTheme="majorBidi" w:eastAsia="Times New Roman" w:hAnsiTheme="majorBidi" w:cstheme="majorBidi"/>
          <w:lang w:val="en-GB"/>
        </w:rPr>
        <w:t>which the most relevant</w:t>
      </w:r>
      <w:r w:rsidR="008568EC">
        <w:rPr>
          <w:rFonts w:asciiTheme="majorBidi" w:eastAsia="Times New Roman" w:hAnsiTheme="majorBidi" w:cstheme="majorBidi"/>
          <w:lang w:val="en-GB"/>
        </w:rPr>
        <w:t xml:space="preserve"> </w:t>
      </w:r>
      <w:r w:rsidR="00931520" w:rsidRPr="00F31509">
        <w:rPr>
          <w:rFonts w:asciiTheme="majorBidi" w:eastAsia="Times New Roman" w:hAnsiTheme="majorBidi" w:cstheme="majorBidi"/>
          <w:lang w:val="en-GB"/>
        </w:rPr>
        <w:t>food supply chains are analy</w:t>
      </w:r>
      <w:ins w:id="3572" w:author="Jane Shaw" w:date="2015-10-19T18:08:00Z">
        <w:r w:rsidR="00293D23">
          <w:rPr>
            <w:rFonts w:asciiTheme="majorBidi" w:eastAsia="Times New Roman" w:hAnsiTheme="majorBidi" w:cstheme="majorBidi"/>
            <w:lang w:val="en-GB"/>
          </w:rPr>
          <w:t>s</w:t>
        </w:r>
      </w:ins>
      <w:del w:id="3573" w:author="Jane Shaw" w:date="2015-10-19T18:08:00Z">
        <w:r w:rsidR="00931520" w:rsidRPr="00F31509" w:rsidDel="00293D23">
          <w:rPr>
            <w:rFonts w:asciiTheme="majorBidi" w:eastAsia="Times New Roman" w:hAnsiTheme="majorBidi" w:cstheme="majorBidi"/>
            <w:lang w:val="en-GB"/>
          </w:rPr>
          <w:delText>z</w:delText>
        </w:r>
      </w:del>
      <w:r w:rsidR="00931520" w:rsidRPr="00F31509">
        <w:rPr>
          <w:rFonts w:asciiTheme="majorBidi" w:eastAsia="Times New Roman" w:hAnsiTheme="majorBidi" w:cstheme="majorBidi"/>
          <w:lang w:val="en-GB"/>
        </w:rPr>
        <w:t xml:space="preserve">ed and the involved processes and actors identified </w:t>
      </w:r>
      <w:r w:rsidRPr="00F31509">
        <w:rPr>
          <w:rFonts w:asciiTheme="majorBidi" w:eastAsia="Times New Roman" w:hAnsiTheme="majorBidi" w:cstheme="majorBidi"/>
          <w:lang w:val="en-GB"/>
        </w:rPr>
        <w:t>(FAO</w:t>
      </w:r>
      <w:ins w:id="3574" w:author="Jane Shaw" w:date="2015-10-19T18:08:00Z">
        <w:r w:rsidR="00293D23">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2015</w:t>
      </w:r>
      <w:ins w:id="3575" w:author="Jane Shaw" w:date="2015-10-19T18:09:00Z">
        <w:r w:rsidR="00293D23">
          <w:rPr>
            <w:rFonts w:asciiTheme="majorBidi" w:eastAsia="Times New Roman" w:hAnsiTheme="majorBidi" w:cstheme="majorBidi"/>
            <w:lang w:val="en-GB"/>
          </w:rPr>
          <w:t>b:</w:t>
        </w:r>
      </w:ins>
      <w:del w:id="3576" w:author="Jane Shaw" w:date="2015-10-19T18:09:00Z">
        <w:r w:rsidRPr="00F31509" w:rsidDel="00293D2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3577" w:author="Jane Shaw" w:date="2015-10-19T18:09:00Z">
        <w:r w:rsidRPr="00F31509" w:rsidDel="00293D23">
          <w:rPr>
            <w:rFonts w:asciiTheme="majorBidi" w:eastAsia="Times New Roman" w:hAnsiTheme="majorBidi" w:cstheme="majorBidi"/>
            <w:lang w:val="en-GB"/>
          </w:rPr>
          <w:delText xml:space="preserve">p. </w:delText>
        </w:r>
      </w:del>
      <w:r w:rsidRPr="00F31509">
        <w:rPr>
          <w:rFonts w:asciiTheme="majorBidi" w:eastAsia="Times New Roman" w:hAnsiTheme="majorBidi" w:cstheme="majorBidi"/>
          <w:lang w:val="en-GB"/>
        </w:rPr>
        <w:t xml:space="preserve">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14:paraId="40711D7E" w14:textId="08D81ED5"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Whenever FLW data cannot be obtained from records kept by public or private entities, studies based on samples are considered to be the most efficient way </w:t>
      </w:r>
      <w:del w:id="3578" w:author="Jane Shaw" w:date="2015-10-19T18:09:00Z">
        <w:r w:rsidRPr="00F31509" w:rsidDel="00293D23">
          <w:rPr>
            <w:rFonts w:asciiTheme="majorBidi" w:hAnsiTheme="majorBidi" w:cstheme="majorBidi"/>
            <w:lang w:val="en-GB"/>
          </w:rPr>
          <w:delText xml:space="preserve">to </w:delText>
        </w:r>
      </w:del>
      <w:ins w:id="3579" w:author="Jane Shaw" w:date="2015-10-19T18:09:00Z">
        <w:r w:rsidR="00293D23">
          <w:rPr>
            <w:rFonts w:asciiTheme="majorBidi" w:hAnsiTheme="majorBidi" w:cstheme="majorBidi"/>
            <w:lang w:val="en-GB"/>
          </w:rPr>
          <w:t xml:space="preserve">of </w:t>
        </w:r>
      </w:ins>
      <w:r w:rsidRPr="00F31509">
        <w:rPr>
          <w:rFonts w:asciiTheme="majorBidi" w:hAnsiTheme="majorBidi" w:cstheme="majorBidi"/>
          <w:lang w:val="en-GB"/>
        </w:rPr>
        <w:t>collect</w:t>
      </w:r>
      <w:ins w:id="3580" w:author="Jane Shaw" w:date="2015-10-19T18:09:00Z">
        <w:r w:rsidR="00293D23">
          <w:rPr>
            <w:rFonts w:asciiTheme="majorBidi" w:hAnsiTheme="majorBidi" w:cstheme="majorBidi"/>
            <w:lang w:val="en-GB"/>
          </w:rPr>
          <w:t>ing</w:t>
        </w:r>
      </w:ins>
      <w:r w:rsidRPr="00F31509">
        <w:rPr>
          <w:rFonts w:asciiTheme="majorBidi" w:hAnsiTheme="majorBidi" w:cstheme="majorBidi"/>
          <w:lang w:val="en-GB"/>
        </w:rPr>
        <w:t xml:space="preserve"> th</w:t>
      </w:r>
      <w:ins w:id="3581" w:author="Jane Shaw" w:date="2015-10-19T18:09:00Z">
        <w:r w:rsidR="00293D23">
          <w:rPr>
            <w:rFonts w:asciiTheme="majorBidi" w:hAnsiTheme="majorBidi" w:cstheme="majorBidi"/>
            <w:lang w:val="en-GB"/>
          </w:rPr>
          <w:t>e</w:t>
        </w:r>
      </w:ins>
      <w:del w:id="3582" w:author="Jane Shaw" w:date="2015-10-19T18:09:00Z">
        <w:r w:rsidRPr="00F31509" w:rsidDel="00293D23">
          <w:rPr>
            <w:rFonts w:asciiTheme="majorBidi" w:hAnsiTheme="majorBidi" w:cstheme="majorBidi"/>
            <w:lang w:val="en-GB"/>
          </w:rPr>
          <w:delText>o</w:delText>
        </w:r>
      </w:del>
      <w:r w:rsidRPr="00F31509">
        <w:rPr>
          <w:rFonts w:asciiTheme="majorBidi" w:hAnsiTheme="majorBidi" w:cstheme="majorBidi"/>
          <w:lang w:val="en-GB"/>
        </w:rPr>
        <w:t xml:space="preserve">se data. The sampling design should take </w:t>
      </w:r>
      <w:ins w:id="3583" w:author="Jane Shaw" w:date="2015-10-19T18:12:00Z">
        <w:r w:rsidR="008B447F">
          <w:rPr>
            <w:rFonts w:asciiTheme="majorBidi" w:hAnsiTheme="majorBidi" w:cstheme="majorBidi"/>
            <w:lang w:val="en-GB"/>
          </w:rPr>
          <w:t xml:space="preserve">into </w:t>
        </w:r>
      </w:ins>
      <w:r w:rsidRPr="00F31509">
        <w:rPr>
          <w:rFonts w:asciiTheme="majorBidi" w:hAnsiTheme="majorBidi" w:cstheme="majorBidi"/>
          <w:lang w:val="en-GB"/>
        </w:rPr>
        <w:t xml:space="preserve">account </w:t>
      </w:r>
      <w:del w:id="3584" w:author="Jane Shaw" w:date="2015-10-19T18:12:00Z">
        <w:r w:rsidRPr="00F31509" w:rsidDel="008B447F">
          <w:rPr>
            <w:rFonts w:asciiTheme="majorBidi" w:hAnsiTheme="majorBidi" w:cstheme="majorBidi"/>
            <w:lang w:val="en-GB"/>
          </w:rPr>
          <w:delText xml:space="preserve">of </w:delText>
        </w:r>
      </w:del>
      <w:r w:rsidRPr="00F31509">
        <w:rPr>
          <w:rFonts w:asciiTheme="majorBidi" w:hAnsiTheme="majorBidi" w:cstheme="majorBidi"/>
          <w:lang w:val="en-GB"/>
        </w:rPr>
        <w:t xml:space="preserve">the main characteristics and structure of the </w:t>
      </w:r>
      <w:del w:id="3585" w:author="Jane Shaw" w:date="2015-10-19T18:13:00Z">
        <w:r w:rsidRPr="00F31509" w:rsidDel="008B447F">
          <w:rPr>
            <w:rFonts w:asciiTheme="majorBidi" w:hAnsiTheme="majorBidi" w:cstheme="majorBidi"/>
            <w:lang w:val="en-GB"/>
          </w:rPr>
          <w:delText xml:space="preserve">targeted </w:delText>
        </w:r>
      </w:del>
      <w:r w:rsidRPr="00F31509">
        <w:rPr>
          <w:rFonts w:asciiTheme="majorBidi" w:hAnsiTheme="majorBidi" w:cstheme="majorBidi"/>
          <w:lang w:val="en-GB"/>
        </w:rPr>
        <w:t>subsector of the food industry</w:t>
      </w:r>
      <w:ins w:id="3586" w:author="Jane Shaw" w:date="2015-10-19T18:13:00Z">
        <w:r w:rsidR="008B447F">
          <w:rPr>
            <w:rFonts w:asciiTheme="majorBidi" w:hAnsiTheme="majorBidi" w:cstheme="majorBidi"/>
            <w:lang w:val="en-GB"/>
          </w:rPr>
          <w:t xml:space="preserve"> being </w:t>
        </w:r>
      </w:ins>
      <w:ins w:id="3587" w:author="Jane Shaw" w:date="2015-11-07T18:34:00Z">
        <w:r w:rsidR="000F5725">
          <w:rPr>
            <w:rFonts w:asciiTheme="majorBidi" w:hAnsiTheme="majorBidi" w:cstheme="majorBidi"/>
            <w:lang w:val="en-GB"/>
          </w:rPr>
          <w:t>surveyed</w:t>
        </w:r>
      </w:ins>
      <w:r w:rsidRPr="00F31509">
        <w:rPr>
          <w:rFonts w:asciiTheme="majorBidi" w:hAnsiTheme="majorBidi" w:cstheme="majorBidi"/>
          <w:lang w:val="en-GB"/>
        </w:rPr>
        <w:t xml:space="preserve">. </w:t>
      </w:r>
      <w:del w:id="3588" w:author="Jane Shaw" w:date="2015-10-19T18:13:00Z">
        <w:r w:rsidRPr="00F31509" w:rsidDel="008B447F">
          <w:rPr>
            <w:rFonts w:asciiTheme="majorBidi" w:hAnsiTheme="majorBidi" w:cstheme="majorBidi"/>
            <w:lang w:val="en-GB"/>
          </w:rPr>
          <w:delText xml:space="preserve">As </w:delText>
        </w:r>
      </w:del>
      <w:del w:id="3589" w:author="Jane Shaw" w:date="2015-11-07T18:35:00Z">
        <w:r w:rsidR="008B447F" w:rsidRPr="00F31509" w:rsidDel="000F5725">
          <w:rPr>
            <w:rFonts w:asciiTheme="majorBidi" w:hAnsiTheme="majorBidi" w:cstheme="majorBidi"/>
            <w:lang w:val="en-GB"/>
          </w:rPr>
          <w:delText>Regard</w:delText>
        </w:r>
      </w:del>
      <w:del w:id="3590" w:author="Jane Shaw" w:date="2015-10-19T18:13:00Z">
        <w:r w:rsidR="008B447F" w:rsidRPr="00F31509" w:rsidDel="008B447F">
          <w:rPr>
            <w:rFonts w:asciiTheme="majorBidi" w:hAnsiTheme="majorBidi" w:cstheme="majorBidi"/>
            <w:lang w:val="en-GB"/>
          </w:rPr>
          <w:delText>s</w:delText>
        </w:r>
      </w:del>
      <w:del w:id="3591" w:author="Jane Shaw" w:date="2015-11-07T18:35:00Z">
        <w:r w:rsidR="008B447F" w:rsidRPr="00F31509" w:rsidDel="000F5725">
          <w:rPr>
            <w:rFonts w:asciiTheme="majorBidi" w:hAnsiTheme="majorBidi" w:cstheme="majorBidi"/>
            <w:lang w:val="en-GB"/>
          </w:rPr>
          <w:delText xml:space="preserve"> </w:delText>
        </w:r>
      </w:del>
      <w:del w:id="3592" w:author="Jane Shaw" w:date="2015-10-19T18:13:00Z">
        <w:r w:rsidRPr="00F31509" w:rsidDel="008B447F">
          <w:rPr>
            <w:rFonts w:asciiTheme="majorBidi" w:hAnsiTheme="majorBidi" w:cstheme="majorBidi"/>
            <w:lang w:val="en-GB"/>
          </w:rPr>
          <w:delText xml:space="preserve">the </w:delText>
        </w:r>
      </w:del>
      <w:del w:id="3593" w:author="Jane Shaw" w:date="2015-11-07T18:35:00Z">
        <w:r w:rsidRPr="00F31509" w:rsidDel="000F5725">
          <w:rPr>
            <w:rFonts w:asciiTheme="majorBidi" w:hAnsiTheme="majorBidi" w:cstheme="majorBidi"/>
            <w:lang w:val="en-GB"/>
          </w:rPr>
          <w:delText xml:space="preserve">data collection instruments, </w:delText>
        </w:r>
      </w:del>
      <w:r w:rsidR="000F5725" w:rsidRPr="00F31509">
        <w:rPr>
          <w:rFonts w:asciiTheme="majorBidi" w:hAnsiTheme="majorBidi" w:cstheme="majorBidi"/>
          <w:lang w:val="en-GB"/>
        </w:rPr>
        <w:t xml:space="preserve">Objective </w:t>
      </w:r>
      <w:r w:rsidRPr="00F31509">
        <w:rPr>
          <w:rFonts w:asciiTheme="majorBidi" w:hAnsiTheme="majorBidi" w:cstheme="majorBidi"/>
          <w:lang w:val="en-GB"/>
        </w:rPr>
        <w:t>measurement</w:t>
      </w:r>
      <w:del w:id="3594" w:author="Jane Shaw" w:date="2015-11-07T18:35:00Z">
        <w:r w:rsidRPr="00F31509" w:rsidDel="000F5725">
          <w:rPr>
            <w:rFonts w:asciiTheme="majorBidi" w:hAnsiTheme="majorBidi" w:cstheme="majorBidi"/>
            <w:lang w:val="en-GB"/>
          </w:rPr>
          <w:delText>,</w:delText>
        </w:r>
      </w:del>
      <w:r w:rsidRPr="00F31509">
        <w:rPr>
          <w:rFonts w:asciiTheme="majorBidi" w:hAnsiTheme="majorBidi" w:cstheme="majorBidi"/>
          <w:lang w:val="en-GB"/>
        </w:rPr>
        <w:t xml:space="preserve"> based on weighing, counting or assess</w:t>
      </w:r>
      <w:ins w:id="3595" w:author="Jane Shaw" w:date="2015-10-19T18:13:00Z">
        <w:r w:rsidR="008B447F">
          <w:rPr>
            <w:rFonts w:asciiTheme="majorBidi" w:hAnsiTheme="majorBidi" w:cstheme="majorBidi"/>
            <w:lang w:val="en-GB"/>
          </w:rPr>
          <w:t>ing</w:t>
        </w:r>
      </w:ins>
      <w:del w:id="3596" w:author="Jane Shaw" w:date="2015-10-19T18:13:00Z">
        <w:r w:rsidRPr="00F31509" w:rsidDel="008B447F">
          <w:rPr>
            <w:rFonts w:asciiTheme="majorBidi" w:hAnsiTheme="majorBidi" w:cstheme="majorBidi"/>
            <w:lang w:val="en-GB"/>
          </w:rPr>
          <w:delText>ment</w:delText>
        </w:r>
      </w:del>
      <w:r w:rsidRPr="00F31509">
        <w:rPr>
          <w:rFonts w:asciiTheme="majorBidi" w:hAnsiTheme="majorBidi" w:cstheme="majorBidi"/>
          <w:lang w:val="en-GB"/>
        </w:rPr>
        <w:t xml:space="preserve"> </w:t>
      </w:r>
      <w:del w:id="3597" w:author="Jane Shaw" w:date="2015-10-19T18:13:00Z">
        <w:r w:rsidRPr="00F31509" w:rsidDel="008B447F">
          <w:rPr>
            <w:rFonts w:asciiTheme="majorBidi" w:hAnsiTheme="majorBidi" w:cstheme="majorBidi"/>
            <w:lang w:val="en-GB"/>
          </w:rPr>
          <w:delText xml:space="preserve">of </w:delText>
        </w:r>
      </w:del>
      <w:r w:rsidRPr="00F31509">
        <w:rPr>
          <w:rFonts w:asciiTheme="majorBidi" w:hAnsiTheme="majorBidi" w:cstheme="majorBidi"/>
          <w:lang w:val="en-GB"/>
        </w:rPr>
        <w:t>volume</w:t>
      </w:r>
      <w:del w:id="3598" w:author="Jane Shaw" w:date="2015-11-07T18:35:00Z">
        <w:r w:rsidRPr="00F31509" w:rsidDel="000F5725">
          <w:rPr>
            <w:rFonts w:asciiTheme="majorBidi" w:hAnsiTheme="majorBidi" w:cstheme="majorBidi"/>
            <w:lang w:val="en-GB"/>
          </w:rPr>
          <w:delText>,</w:delText>
        </w:r>
      </w:del>
      <w:r w:rsidRPr="00F31509">
        <w:rPr>
          <w:rFonts w:asciiTheme="majorBidi" w:hAnsiTheme="majorBidi" w:cstheme="majorBidi"/>
          <w:lang w:val="en-GB"/>
        </w:rPr>
        <w:t xml:space="preserve"> is commonly </w:t>
      </w:r>
      <w:ins w:id="3599" w:author="Jane Shaw" w:date="2015-11-07T18:35:00Z">
        <w:r w:rsidR="000F5725">
          <w:rPr>
            <w:rFonts w:asciiTheme="majorBidi" w:hAnsiTheme="majorBidi" w:cstheme="majorBidi"/>
            <w:lang w:val="en-GB"/>
          </w:rPr>
          <w:t xml:space="preserve">the </w:t>
        </w:r>
      </w:ins>
      <w:del w:id="3600" w:author="Jane Shaw" w:date="2015-10-19T18:14:00Z">
        <w:r w:rsidRPr="00F31509" w:rsidDel="008B447F">
          <w:rPr>
            <w:rFonts w:asciiTheme="majorBidi" w:hAnsiTheme="majorBidi" w:cstheme="majorBidi"/>
            <w:lang w:val="en-GB"/>
          </w:rPr>
          <w:delText xml:space="preserve">acknowledged to be the </w:delText>
        </w:r>
      </w:del>
      <w:r w:rsidRPr="00F31509">
        <w:rPr>
          <w:rFonts w:asciiTheme="majorBidi" w:hAnsiTheme="majorBidi" w:cstheme="majorBidi"/>
          <w:lang w:val="en-GB"/>
        </w:rPr>
        <w:t>preferred</w:t>
      </w:r>
      <w:ins w:id="3601" w:author="Jane Shaw" w:date="2015-11-07T18:35:00Z">
        <w:r w:rsidR="000F5725" w:rsidRPr="000F5725">
          <w:rPr>
            <w:rFonts w:asciiTheme="majorBidi" w:hAnsiTheme="majorBidi" w:cstheme="majorBidi"/>
            <w:lang w:val="en-GB"/>
          </w:rPr>
          <w:t xml:space="preserve"> </w:t>
        </w:r>
        <w:r w:rsidR="000F5725">
          <w:rPr>
            <w:rFonts w:asciiTheme="majorBidi" w:hAnsiTheme="majorBidi" w:cstheme="majorBidi"/>
            <w:lang w:val="en-GB"/>
          </w:rPr>
          <w:t>data collection instrument</w:t>
        </w:r>
      </w:ins>
      <w:del w:id="3602" w:author="Jane Shaw" w:date="2015-10-19T18:14:00Z">
        <w:r w:rsidRPr="00F31509" w:rsidDel="008B447F">
          <w:rPr>
            <w:rFonts w:asciiTheme="majorBidi" w:hAnsiTheme="majorBidi" w:cstheme="majorBidi"/>
            <w:lang w:val="en-GB"/>
          </w:rPr>
          <w:delText xml:space="preserve"> one</w:delText>
        </w:r>
      </w:del>
      <w:r w:rsidRPr="00F31509">
        <w:rPr>
          <w:rFonts w:asciiTheme="majorBidi" w:hAnsiTheme="majorBidi" w:cstheme="majorBidi"/>
          <w:lang w:val="en-GB"/>
        </w:rPr>
        <w:t xml:space="preserve">, even </w:t>
      </w:r>
      <w:del w:id="3603" w:author="Jane Shaw" w:date="2015-10-19T18:14:00Z">
        <w:r w:rsidRPr="00F31509" w:rsidDel="008B447F">
          <w:rPr>
            <w:rFonts w:asciiTheme="majorBidi" w:hAnsiTheme="majorBidi" w:cstheme="majorBidi"/>
            <w:lang w:val="en-GB"/>
          </w:rPr>
          <w:delText xml:space="preserve">if that </w:delText>
        </w:r>
      </w:del>
      <w:ins w:id="3604" w:author="Jane Shaw" w:date="2015-10-19T18:14:00Z">
        <w:r w:rsidR="008B447F">
          <w:rPr>
            <w:rFonts w:asciiTheme="majorBidi" w:hAnsiTheme="majorBidi" w:cstheme="majorBidi"/>
            <w:lang w:val="en-GB"/>
          </w:rPr>
          <w:t xml:space="preserve">though it </w:t>
        </w:r>
      </w:ins>
      <w:r w:rsidRPr="00F31509">
        <w:rPr>
          <w:rFonts w:asciiTheme="majorBidi" w:hAnsiTheme="majorBidi" w:cstheme="majorBidi"/>
          <w:lang w:val="en-GB"/>
        </w:rPr>
        <w:t>may require more time than other</w:t>
      </w:r>
      <w:ins w:id="3605" w:author="Jane Shaw" w:date="2015-10-19T18:14:00Z">
        <w:r w:rsidR="008B447F">
          <w:rPr>
            <w:rFonts w:asciiTheme="majorBidi" w:hAnsiTheme="majorBidi" w:cstheme="majorBidi"/>
            <w:lang w:val="en-GB"/>
          </w:rPr>
          <w:t xml:space="preserve"> method</w:t>
        </w:r>
      </w:ins>
      <w:r w:rsidRPr="00F31509">
        <w:rPr>
          <w:rFonts w:asciiTheme="majorBidi" w:hAnsiTheme="majorBidi" w:cstheme="majorBidi"/>
          <w:lang w:val="en-GB"/>
        </w:rPr>
        <w:t xml:space="preserve">s. </w:t>
      </w:r>
      <w:del w:id="3606" w:author="Jane Shaw" w:date="2015-11-07T18:35:00Z">
        <w:r w:rsidRPr="00F31509" w:rsidDel="000F5725">
          <w:rPr>
            <w:rFonts w:asciiTheme="majorBidi" w:hAnsiTheme="majorBidi" w:cstheme="majorBidi"/>
            <w:lang w:val="en-GB"/>
          </w:rPr>
          <w:delText xml:space="preserve">Use of </w:delText>
        </w:r>
      </w:del>
      <w:r w:rsidR="000F5725" w:rsidRPr="00F31509">
        <w:rPr>
          <w:rFonts w:asciiTheme="majorBidi" w:hAnsiTheme="majorBidi" w:cstheme="majorBidi"/>
          <w:lang w:val="en-GB"/>
        </w:rPr>
        <w:t xml:space="preserve">Questionnaires </w:t>
      </w:r>
      <w:r w:rsidRPr="00F31509">
        <w:rPr>
          <w:rFonts w:asciiTheme="majorBidi" w:hAnsiTheme="majorBidi" w:cstheme="majorBidi"/>
          <w:lang w:val="en-GB"/>
        </w:rPr>
        <w:t>and oral interviews with product owners can be useful for cross-checking the results of the measurement, but they are not recommended as stand-alone instruments</w:t>
      </w:r>
      <w:del w:id="3607" w:author="Jane Shaw" w:date="2015-11-07T18:35:00Z">
        <w:r w:rsidRPr="00F31509" w:rsidDel="000F5725">
          <w:rPr>
            <w:rFonts w:asciiTheme="majorBidi" w:hAnsiTheme="majorBidi" w:cstheme="majorBidi"/>
            <w:lang w:val="en-GB"/>
          </w:rPr>
          <w:delText>,</w:delText>
        </w:r>
      </w:del>
      <w:r w:rsidRPr="00F31509">
        <w:rPr>
          <w:rFonts w:asciiTheme="majorBidi" w:hAnsiTheme="majorBidi" w:cstheme="majorBidi"/>
          <w:lang w:val="en-GB"/>
        </w:rPr>
        <w:t xml:space="preserve"> as non-response rates and reporting error</w:t>
      </w:r>
      <w:ins w:id="3608" w:author="Jane Shaw" w:date="2015-10-19T18:14:00Z">
        <w:r w:rsidR="008B447F">
          <w:rPr>
            <w:rFonts w:asciiTheme="majorBidi" w:hAnsiTheme="majorBidi" w:cstheme="majorBidi"/>
            <w:lang w:val="en-GB"/>
          </w:rPr>
          <w:t>s</w:t>
        </w:r>
      </w:ins>
      <w:r w:rsidRPr="00F31509">
        <w:rPr>
          <w:rFonts w:asciiTheme="majorBidi" w:hAnsiTheme="majorBidi" w:cstheme="majorBidi"/>
          <w:lang w:val="en-GB"/>
        </w:rPr>
        <w:t xml:space="preserve"> are usually high. Product owners are often reluctant to admit </w:t>
      </w:r>
      <w:ins w:id="3609" w:author="Jane Shaw" w:date="2015-10-19T18:15:00Z">
        <w:r w:rsidR="008B447F">
          <w:rPr>
            <w:rFonts w:asciiTheme="majorBidi" w:hAnsiTheme="majorBidi" w:cstheme="majorBidi"/>
            <w:lang w:val="en-GB"/>
          </w:rPr>
          <w:t xml:space="preserve">losses of </w:t>
        </w:r>
      </w:ins>
      <w:r w:rsidRPr="00F31509">
        <w:rPr>
          <w:rFonts w:asciiTheme="majorBidi" w:hAnsiTheme="majorBidi" w:cstheme="majorBidi"/>
          <w:lang w:val="en-GB"/>
        </w:rPr>
        <w:t>large amounts</w:t>
      </w:r>
      <w:del w:id="3610" w:author="Jane Shaw" w:date="2015-10-19T18:15:00Z">
        <w:r w:rsidRPr="00F31509" w:rsidDel="008B447F">
          <w:rPr>
            <w:rFonts w:asciiTheme="majorBidi" w:hAnsiTheme="majorBidi" w:cstheme="majorBidi"/>
            <w:lang w:val="en-GB"/>
          </w:rPr>
          <w:delText xml:space="preserve"> of losses</w:delText>
        </w:r>
      </w:del>
      <w:r w:rsidRPr="00F31509">
        <w:rPr>
          <w:rFonts w:asciiTheme="majorBidi" w:hAnsiTheme="majorBidi" w:cstheme="majorBidi"/>
          <w:lang w:val="en-GB"/>
        </w:rPr>
        <w:t>.</w:t>
      </w:r>
      <w:r w:rsidRPr="00F31509">
        <w:rPr>
          <w:rStyle w:val="Rimandonotaapidipagina"/>
          <w:rFonts w:asciiTheme="majorBidi" w:hAnsiTheme="majorBidi" w:cstheme="majorBidi"/>
          <w:lang w:val="en-GB"/>
        </w:rPr>
        <w:footnoteReference w:id="22"/>
      </w:r>
    </w:p>
    <w:p w14:paraId="4E8543F0" w14:textId="2465E8B6"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w:t>
      </w:r>
      <w:del w:id="3616" w:author="Jane Shaw" w:date="2015-10-19T18:16:00Z">
        <w:r w:rsidRPr="00F31509" w:rsidDel="008B447F">
          <w:rPr>
            <w:rFonts w:asciiTheme="majorBidi" w:hAnsiTheme="majorBidi" w:cstheme="majorBidi"/>
            <w:lang w:val="en-GB"/>
          </w:rPr>
          <w:delText xml:space="preserve">the prevalent </w:delText>
        </w:r>
      </w:del>
      <w:r w:rsidRPr="00F31509">
        <w:rPr>
          <w:rFonts w:asciiTheme="majorBidi" w:hAnsiTheme="majorBidi" w:cstheme="majorBidi"/>
          <w:lang w:val="en-GB"/>
        </w:rPr>
        <w:t xml:space="preserve">food loss </w:t>
      </w:r>
      <w:ins w:id="3617" w:author="Jane Shaw" w:date="2015-10-19T18:16:00Z">
        <w:r w:rsidR="008B447F" w:rsidRPr="00F31509">
          <w:rPr>
            <w:rFonts w:asciiTheme="majorBidi" w:hAnsiTheme="majorBidi" w:cstheme="majorBidi"/>
            <w:lang w:val="en-GB"/>
          </w:rPr>
          <w:t xml:space="preserve">prevalent </w:t>
        </w:r>
      </w:ins>
      <w:r w:rsidRPr="00F31509">
        <w:rPr>
          <w:rFonts w:asciiTheme="majorBidi" w:hAnsiTheme="majorBidi" w:cstheme="majorBidi"/>
          <w:lang w:val="en-GB"/>
        </w:rPr>
        <w:t xml:space="preserve">in the particular process of the food supply chain. Food losses can take the form of </w:t>
      </w:r>
      <w:r w:rsidRPr="00F31509">
        <w:rPr>
          <w:rFonts w:asciiTheme="majorBidi" w:hAnsiTheme="majorBidi" w:cstheme="majorBidi"/>
          <w:i/>
          <w:lang w:val="en-GB"/>
        </w:rPr>
        <w:t>disappearance</w:t>
      </w:r>
      <w:del w:id="3618" w:author="Jane Shaw" w:date="2015-10-19T18:16:00Z">
        <w:r w:rsidRPr="00F31509" w:rsidDel="008B447F">
          <w:rPr>
            <w:rFonts w:asciiTheme="majorBidi" w:hAnsiTheme="majorBidi" w:cstheme="majorBidi"/>
            <w:i/>
            <w:lang w:val="en-GB"/>
          </w:rPr>
          <w:delText>s</w:delText>
        </w:r>
      </w:del>
      <w:r w:rsidRPr="00F31509">
        <w:rPr>
          <w:rFonts w:asciiTheme="majorBidi" w:hAnsiTheme="majorBidi" w:cstheme="majorBidi"/>
          <w:lang w:val="en-GB"/>
        </w:rPr>
        <w:t xml:space="preserve">, </w:t>
      </w:r>
      <w:del w:id="3619" w:author="Jane Shaw" w:date="2015-10-19T18:16:00Z">
        <w:r w:rsidRPr="00F31509" w:rsidDel="008B447F">
          <w:rPr>
            <w:rFonts w:asciiTheme="majorBidi" w:hAnsiTheme="majorBidi" w:cstheme="majorBidi"/>
            <w:lang w:val="en-GB"/>
          </w:rPr>
          <w:delText xml:space="preserve">in the case of which </w:delText>
        </w:r>
      </w:del>
      <w:ins w:id="3620" w:author="Jane Shaw" w:date="2015-10-19T18:16:00Z">
        <w:r w:rsidR="008B447F">
          <w:rPr>
            <w:rFonts w:asciiTheme="majorBidi" w:hAnsiTheme="majorBidi" w:cstheme="majorBidi"/>
            <w:lang w:val="en-GB"/>
          </w:rPr>
          <w:t xml:space="preserve">when </w:t>
        </w:r>
      </w:ins>
      <w:r w:rsidRPr="00F31509">
        <w:rPr>
          <w:rFonts w:asciiTheme="majorBidi" w:hAnsiTheme="majorBidi" w:cstheme="majorBidi"/>
          <w:lang w:val="en-GB"/>
        </w:rPr>
        <w:t xml:space="preserve">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del w:id="3621" w:author="Jane Shaw" w:date="2015-10-19T18:17:00Z">
        <w:r w:rsidRPr="00F31509" w:rsidDel="008B447F">
          <w:rPr>
            <w:rFonts w:asciiTheme="majorBidi" w:hAnsiTheme="majorBidi" w:cstheme="majorBidi"/>
            <w:lang w:val="en-GB"/>
          </w:rPr>
          <w:delText xml:space="preserve">in the case of which </w:delText>
        </w:r>
      </w:del>
      <w:ins w:id="3622" w:author="Jane Shaw" w:date="2015-10-19T18:17:00Z">
        <w:r w:rsidR="008B447F">
          <w:rPr>
            <w:rFonts w:asciiTheme="majorBidi" w:hAnsiTheme="majorBidi" w:cstheme="majorBidi"/>
            <w:lang w:val="en-GB"/>
          </w:rPr>
          <w:t xml:space="preserve">when </w:t>
        </w:r>
      </w:ins>
      <w:r w:rsidRPr="00F31509">
        <w:rPr>
          <w:rFonts w:asciiTheme="majorBidi" w:hAnsiTheme="majorBidi" w:cstheme="majorBidi"/>
          <w:lang w:val="en-GB"/>
        </w:rPr>
        <w:t xml:space="preserve">pieces lose their adequacy </w:t>
      </w:r>
      <w:del w:id="3623" w:author="Jane Shaw" w:date="2015-10-19T18:17:00Z">
        <w:r w:rsidRPr="00F31509" w:rsidDel="008B447F">
          <w:rPr>
            <w:rFonts w:asciiTheme="majorBidi" w:hAnsiTheme="majorBidi" w:cstheme="majorBidi"/>
            <w:lang w:val="en-GB"/>
          </w:rPr>
          <w:delText xml:space="preserve">to be </w:delText>
        </w:r>
      </w:del>
      <w:ins w:id="3624" w:author="Jane Shaw" w:date="2015-10-19T18:17:00Z">
        <w:r w:rsidR="008B447F">
          <w:rPr>
            <w:rFonts w:asciiTheme="majorBidi" w:hAnsiTheme="majorBidi" w:cstheme="majorBidi"/>
            <w:lang w:val="en-GB"/>
          </w:rPr>
          <w:t xml:space="preserve">for </w:t>
        </w:r>
      </w:ins>
      <w:r w:rsidRPr="00F31509">
        <w:rPr>
          <w:rFonts w:asciiTheme="majorBidi" w:hAnsiTheme="majorBidi" w:cstheme="majorBidi"/>
          <w:lang w:val="en-GB"/>
        </w:rPr>
        <w:t>use</w:t>
      </w:r>
      <w:del w:id="3625" w:author="Jane Shaw" w:date="2015-10-19T18:17:00Z">
        <w:r w:rsidRPr="00F31509" w:rsidDel="008B447F">
          <w:rPr>
            <w:rFonts w:asciiTheme="majorBidi" w:hAnsiTheme="majorBidi" w:cstheme="majorBidi"/>
            <w:lang w:val="en-GB"/>
          </w:rPr>
          <w:delText>d</w:delText>
        </w:r>
      </w:del>
      <w:r w:rsidRPr="00F31509">
        <w:rPr>
          <w:rFonts w:asciiTheme="majorBidi" w:hAnsiTheme="majorBidi" w:cstheme="majorBidi"/>
          <w:lang w:val="en-GB"/>
        </w:rPr>
        <w:t xml:space="preserve"> as food. Disappearance occurs mainly as a result of actions to which the product is exposed </w:t>
      </w:r>
      <w:del w:id="3626" w:author="Jane Shaw" w:date="2015-10-19T18:17:00Z">
        <w:r w:rsidRPr="00F31509" w:rsidDel="008B447F">
          <w:rPr>
            <w:rFonts w:asciiTheme="majorBidi" w:hAnsiTheme="majorBidi" w:cstheme="majorBidi"/>
            <w:lang w:val="en-GB"/>
          </w:rPr>
          <w:delText xml:space="preserve">over </w:delText>
        </w:r>
      </w:del>
      <w:ins w:id="3627" w:author="Jane Shaw" w:date="2015-10-19T18:17:00Z">
        <w:r w:rsidR="008B447F">
          <w:rPr>
            <w:rFonts w:asciiTheme="majorBidi" w:hAnsiTheme="majorBidi" w:cstheme="majorBidi"/>
            <w:lang w:val="en-GB"/>
          </w:rPr>
          <w:t xml:space="preserve">along </w:t>
        </w:r>
      </w:ins>
      <w:r w:rsidRPr="00F31509">
        <w:rPr>
          <w:rFonts w:asciiTheme="majorBidi" w:hAnsiTheme="majorBidi" w:cstheme="majorBidi"/>
          <w:lang w:val="en-GB"/>
        </w:rPr>
        <w:t xml:space="preserve">the food supply chain, </w:t>
      </w:r>
      <w:del w:id="3628" w:author="Jane Shaw" w:date="2015-10-19T18:17:00Z">
        <w:r w:rsidRPr="00F31509" w:rsidDel="008B447F">
          <w:rPr>
            <w:rFonts w:asciiTheme="majorBidi" w:hAnsiTheme="majorBidi" w:cstheme="majorBidi"/>
            <w:lang w:val="en-GB"/>
          </w:rPr>
          <w:delText xml:space="preserve">for example </w:delText>
        </w:r>
      </w:del>
      <w:ins w:id="3629" w:author="Jane Shaw" w:date="2015-10-19T18:17:00Z">
        <w:r w:rsidR="008B447F">
          <w:rPr>
            <w:rFonts w:asciiTheme="majorBidi" w:hAnsiTheme="majorBidi" w:cstheme="majorBidi"/>
            <w:lang w:val="en-GB"/>
          </w:rPr>
          <w:t xml:space="preserve">such as </w:t>
        </w:r>
      </w:ins>
      <w:r w:rsidRPr="00F31509">
        <w:rPr>
          <w:rFonts w:asciiTheme="majorBidi" w:hAnsiTheme="majorBidi" w:cstheme="majorBidi"/>
          <w:lang w:val="en-GB"/>
        </w:rPr>
        <w:t xml:space="preserve">during stacking, stooking, threshing, shelling, cleaning, winnowing and drying of crops on </w:t>
      </w:r>
      <w:ins w:id="3630" w:author="Jane Shaw" w:date="2015-10-19T18:17:00Z">
        <w:r w:rsidR="008B447F">
          <w:rPr>
            <w:rFonts w:asciiTheme="majorBidi" w:hAnsiTheme="majorBidi" w:cstheme="majorBidi"/>
            <w:lang w:val="en-GB"/>
          </w:rPr>
          <w:t xml:space="preserve">the </w:t>
        </w:r>
      </w:ins>
      <w:r w:rsidRPr="00F31509">
        <w:rPr>
          <w:rFonts w:asciiTheme="majorBidi" w:hAnsiTheme="majorBidi" w:cstheme="majorBidi"/>
          <w:lang w:val="en-GB"/>
        </w:rPr>
        <w:t xml:space="preserve">farm, during transport, during processing </w:t>
      </w:r>
      <w:del w:id="3631" w:author="Jane Shaw" w:date="2015-10-19T18:17:00Z">
        <w:r w:rsidRPr="00F31509" w:rsidDel="008B447F">
          <w:rPr>
            <w:rFonts w:asciiTheme="majorBidi" w:hAnsiTheme="majorBidi" w:cstheme="majorBidi"/>
            <w:lang w:val="en-GB"/>
          </w:rPr>
          <w:delText xml:space="preserve">as well as </w:delText>
        </w:r>
      </w:del>
      <w:ins w:id="3632" w:author="Jane Shaw" w:date="2015-10-19T18:17:00Z">
        <w:r w:rsidR="008B447F">
          <w:rPr>
            <w:rFonts w:asciiTheme="majorBidi" w:hAnsiTheme="majorBidi" w:cstheme="majorBidi"/>
            <w:lang w:val="en-GB"/>
          </w:rPr>
          <w:t xml:space="preserve">and </w:t>
        </w:r>
      </w:ins>
      <w:r w:rsidRPr="00F31509">
        <w:rPr>
          <w:rFonts w:asciiTheme="majorBidi" w:hAnsiTheme="majorBidi" w:cstheme="majorBidi"/>
          <w:lang w:val="en-GB"/>
        </w:rPr>
        <w:t xml:space="preserve">during </w:t>
      </w:r>
      <w:ins w:id="3633" w:author="Jane Shaw" w:date="2015-10-19T18:17:00Z">
        <w:r w:rsidR="008B447F">
          <w:rPr>
            <w:rFonts w:asciiTheme="majorBidi" w:hAnsiTheme="majorBidi" w:cstheme="majorBidi"/>
            <w:lang w:val="en-GB"/>
          </w:rPr>
          <w:t xml:space="preserve">the </w:t>
        </w:r>
      </w:ins>
      <w:r w:rsidRPr="00F31509">
        <w:rPr>
          <w:rFonts w:asciiTheme="majorBidi" w:hAnsiTheme="majorBidi" w:cstheme="majorBidi"/>
          <w:lang w:val="en-GB"/>
        </w:rPr>
        <w:t xml:space="preserve">commissioning of food </w:t>
      </w:r>
      <w:del w:id="3634" w:author="Jane Shaw" w:date="2015-10-19T18:18:00Z">
        <w:r w:rsidRPr="00F31509" w:rsidDel="008B447F">
          <w:rPr>
            <w:rFonts w:asciiTheme="majorBidi" w:hAnsiTheme="majorBidi" w:cstheme="majorBidi"/>
            <w:lang w:val="en-GB"/>
          </w:rPr>
          <w:delText xml:space="preserve">in </w:delText>
        </w:r>
      </w:del>
      <w:ins w:id="3635" w:author="Jane Shaw" w:date="2015-10-19T18:18:00Z">
        <w:r w:rsidR="008B447F">
          <w:rPr>
            <w:rFonts w:asciiTheme="majorBidi" w:hAnsiTheme="majorBidi" w:cstheme="majorBidi"/>
            <w:lang w:val="en-GB"/>
          </w:rPr>
          <w:t xml:space="preserve">at the </w:t>
        </w:r>
      </w:ins>
      <w:r w:rsidRPr="00F31509">
        <w:rPr>
          <w:rFonts w:asciiTheme="majorBidi" w:hAnsiTheme="majorBidi" w:cstheme="majorBidi"/>
          <w:lang w:val="en-GB"/>
        </w:rPr>
        <w:t>wholesale and retail</w:t>
      </w:r>
      <w:ins w:id="3636" w:author="Jane Shaw" w:date="2015-10-19T18:18:00Z">
        <w:r w:rsidR="008B447F">
          <w:rPr>
            <w:rFonts w:asciiTheme="majorBidi" w:hAnsiTheme="majorBidi" w:cstheme="majorBidi"/>
            <w:lang w:val="en-GB"/>
          </w:rPr>
          <w:t xml:space="preserve"> levels</w:t>
        </w:r>
      </w:ins>
      <w:r w:rsidRPr="00F31509">
        <w:rPr>
          <w:rFonts w:asciiTheme="majorBidi" w:hAnsiTheme="majorBidi" w:cstheme="majorBidi"/>
          <w:lang w:val="en-GB"/>
        </w:rPr>
        <w:t xml:space="preserve">. Biodegradation occurs mainly over time as a result of biological or chemical transformations or infestation by insects. These </w:t>
      </w:r>
      <w:ins w:id="3637" w:author="Jane Shaw" w:date="2015-10-19T18:18:00Z">
        <w:r w:rsidR="008B447F">
          <w:rPr>
            <w:rFonts w:asciiTheme="majorBidi" w:hAnsiTheme="majorBidi" w:cstheme="majorBidi"/>
            <w:lang w:val="en-GB"/>
          </w:rPr>
          <w:t xml:space="preserve">transformations </w:t>
        </w:r>
      </w:ins>
      <w:r w:rsidRPr="00F31509">
        <w:rPr>
          <w:rFonts w:asciiTheme="majorBidi" w:hAnsiTheme="majorBidi" w:cstheme="majorBidi"/>
          <w:lang w:val="en-GB"/>
        </w:rPr>
        <w:t>take place mainly during storage</w:t>
      </w:r>
      <w:del w:id="3638" w:author="Jane Shaw" w:date="2015-11-07T18:35:00Z">
        <w:r w:rsidRPr="00F31509" w:rsidDel="000F5725">
          <w:rPr>
            <w:rFonts w:asciiTheme="majorBidi" w:hAnsiTheme="majorBidi" w:cstheme="majorBidi"/>
            <w:lang w:val="en-GB"/>
          </w:rPr>
          <w:delText>,</w:delText>
        </w:r>
      </w:del>
      <w:r w:rsidRPr="00F31509">
        <w:rPr>
          <w:rFonts w:asciiTheme="majorBidi" w:hAnsiTheme="majorBidi" w:cstheme="majorBidi"/>
          <w:lang w:val="en-GB"/>
        </w:rPr>
        <w:t xml:space="preserve"> </w:t>
      </w:r>
      <w:ins w:id="3639" w:author="Jane Shaw" w:date="2015-10-19T18:18:00Z">
        <w:r w:rsidR="008B447F">
          <w:rPr>
            <w:rFonts w:asciiTheme="majorBidi" w:hAnsiTheme="majorBidi" w:cstheme="majorBidi"/>
            <w:lang w:val="en-GB"/>
          </w:rPr>
          <w:t>and</w:t>
        </w:r>
      </w:ins>
      <w:ins w:id="3640" w:author="Jane Shaw" w:date="2015-11-07T18:35:00Z">
        <w:r w:rsidR="000F5725">
          <w:rPr>
            <w:rFonts w:asciiTheme="majorBidi" w:hAnsiTheme="majorBidi" w:cstheme="majorBidi"/>
            <w:lang w:val="en-GB"/>
          </w:rPr>
          <w:t>,</w:t>
        </w:r>
      </w:ins>
      <w:ins w:id="3641" w:author="Jane Shaw" w:date="2015-10-19T18:18:00Z">
        <w:r w:rsidR="008B447F">
          <w:rPr>
            <w:rFonts w:asciiTheme="majorBidi" w:hAnsiTheme="majorBidi" w:cstheme="majorBidi"/>
            <w:lang w:val="en-GB"/>
          </w:rPr>
          <w:t xml:space="preserve"> </w:t>
        </w:r>
      </w:ins>
      <w:r w:rsidRPr="00F31509">
        <w:rPr>
          <w:rFonts w:asciiTheme="majorBidi" w:hAnsiTheme="majorBidi" w:cstheme="majorBidi"/>
          <w:lang w:val="en-GB"/>
        </w:rPr>
        <w:t>to a certain extent</w:t>
      </w:r>
      <w:ins w:id="3642" w:author="Jane Shaw" w:date="2015-11-07T18:35:00Z">
        <w:r w:rsidR="000F5725">
          <w:rPr>
            <w:rFonts w:asciiTheme="majorBidi" w:hAnsiTheme="majorBidi" w:cstheme="majorBidi"/>
            <w:lang w:val="en-GB"/>
          </w:rPr>
          <w:t>,</w:t>
        </w:r>
      </w:ins>
      <w:r w:rsidRPr="00F31509">
        <w:rPr>
          <w:rFonts w:asciiTheme="majorBidi" w:hAnsiTheme="majorBidi" w:cstheme="majorBidi"/>
          <w:lang w:val="en-GB"/>
        </w:rPr>
        <w:t xml:space="preserve"> </w:t>
      </w:r>
      <w:del w:id="3643" w:author="Jane Shaw" w:date="2015-11-07T18:35:00Z">
        <w:r w:rsidRPr="00F31509" w:rsidDel="000F5725">
          <w:rPr>
            <w:rFonts w:asciiTheme="majorBidi" w:hAnsiTheme="majorBidi" w:cstheme="majorBidi"/>
            <w:lang w:val="en-GB"/>
          </w:rPr>
          <w:delText xml:space="preserve">also </w:delText>
        </w:r>
      </w:del>
      <w:r w:rsidRPr="00F31509">
        <w:rPr>
          <w:rFonts w:asciiTheme="majorBidi" w:hAnsiTheme="majorBidi" w:cstheme="majorBidi"/>
          <w:lang w:val="en-GB"/>
        </w:rPr>
        <w:t>during drying and long</w:t>
      </w:r>
      <w:ins w:id="3644" w:author="Jane Shaw" w:date="2015-11-07T18:36:00Z">
        <w:r w:rsidR="000F5725">
          <w:rPr>
            <w:rFonts w:asciiTheme="majorBidi" w:hAnsiTheme="majorBidi" w:cstheme="majorBidi"/>
            <w:lang w:val="en-GB"/>
          </w:rPr>
          <w:t>-distance</w:t>
        </w:r>
      </w:ins>
      <w:del w:id="3645" w:author="Jane Shaw" w:date="2015-11-07T18:36:00Z">
        <w:r w:rsidRPr="00F31509" w:rsidDel="000F5725">
          <w:rPr>
            <w:rFonts w:asciiTheme="majorBidi" w:hAnsiTheme="majorBidi" w:cstheme="majorBidi"/>
            <w:lang w:val="en-GB"/>
          </w:rPr>
          <w:delText>er</w:delText>
        </w:r>
      </w:del>
      <w:r w:rsidRPr="00F31509">
        <w:rPr>
          <w:rFonts w:asciiTheme="majorBidi" w:hAnsiTheme="majorBidi" w:cstheme="majorBidi"/>
          <w:lang w:val="en-GB"/>
        </w:rPr>
        <w:t xml:space="preserve"> transport</w:t>
      </w:r>
      <w:del w:id="3646" w:author="Jane Shaw" w:date="2015-10-19T18:18:00Z">
        <w:r w:rsidRPr="00F31509" w:rsidDel="008B447F">
          <w:rPr>
            <w:rFonts w:asciiTheme="majorBidi" w:hAnsiTheme="majorBidi" w:cstheme="majorBidi"/>
            <w:lang w:val="en-GB"/>
          </w:rPr>
          <w:delText>s</w:delText>
        </w:r>
      </w:del>
      <w:r w:rsidRPr="00F31509">
        <w:rPr>
          <w:rFonts w:asciiTheme="majorBidi" w:hAnsiTheme="majorBidi" w:cstheme="majorBidi"/>
          <w:lang w:val="en-GB"/>
        </w:rPr>
        <w:t>.</w:t>
      </w:r>
      <w:r w:rsidRPr="00F31509">
        <w:rPr>
          <w:rStyle w:val="Rimandonotaapidipagina"/>
          <w:rFonts w:asciiTheme="majorBidi" w:hAnsiTheme="majorBidi" w:cstheme="majorBidi"/>
          <w:lang w:val="en-GB"/>
        </w:rPr>
        <w:footnoteReference w:id="23"/>
      </w:r>
    </w:p>
    <w:p w14:paraId="698C2DDE"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14:paraId="41C89C21" w14:textId="625BABA1" w:rsidR="004F65E4" w:rsidRPr="00F31509" w:rsidRDefault="000F5725" w:rsidP="003C6AA5">
      <w:pPr>
        <w:pStyle w:val="Paragrafoelenco"/>
        <w:numPr>
          <w:ilvl w:val="0"/>
          <w:numId w:val="27"/>
        </w:numPr>
        <w:jc w:val="both"/>
        <w:rPr>
          <w:rFonts w:asciiTheme="majorBidi" w:hAnsiTheme="majorBidi" w:cstheme="majorBidi"/>
        </w:rPr>
      </w:pPr>
      <w:r w:rsidRPr="00F31509">
        <w:rPr>
          <w:rFonts w:asciiTheme="majorBidi" w:hAnsiTheme="majorBidi" w:cstheme="majorBidi"/>
          <w:i/>
        </w:rPr>
        <w:t xml:space="preserve">Collecting </w:t>
      </w:r>
      <w:r w:rsidR="004F65E4" w:rsidRPr="00F31509">
        <w:rPr>
          <w:rFonts w:asciiTheme="majorBidi" w:hAnsiTheme="majorBidi" w:cstheme="majorBidi"/>
          <w:i/>
        </w:rPr>
        <w:t>the dropouts caused by a certain activity</w:t>
      </w:r>
      <w:r w:rsidR="004F65E4" w:rsidRPr="00F31509">
        <w:rPr>
          <w:rFonts w:asciiTheme="majorBidi" w:hAnsiTheme="majorBidi" w:cstheme="majorBidi"/>
        </w:rPr>
        <w:t xml:space="preserve">, </w:t>
      </w:r>
      <w:del w:id="3654" w:author="Jane Shaw" w:date="2015-10-19T18:21:00Z">
        <w:r w:rsidR="004F65E4" w:rsidRPr="00F31509" w:rsidDel="00EB16C5">
          <w:rPr>
            <w:rFonts w:asciiTheme="majorBidi" w:hAnsiTheme="majorBidi" w:cstheme="majorBidi"/>
          </w:rPr>
          <w:delText xml:space="preserve">for example </w:delText>
        </w:r>
      </w:del>
      <w:ins w:id="3655" w:author="Jane Shaw" w:date="2015-10-19T18:21:00Z">
        <w:r w:rsidR="00EB16C5">
          <w:rPr>
            <w:rFonts w:asciiTheme="majorBidi" w:hAnsiTheme="majorBidi" w:cstheme="majorBidi"/>
          </w:rPr>
          <w:t xml:space="preserve">such as </w:t>
        </w:r>
      </w:ins>
      <w:r w:rsidR="004F65E4" w:rsidRPr="00F31509">
        <w:rPr>
          <w:rFonts w:asciiTheme="majorBidi" w:hAnsiTheme="majorBidi" w:cstheme="majorBidi"/>
        </w:rPr>
        <w:t xml:space="preserve">by laying out plastic sheets on the floor during the stacking, stooking and threshing of cereals on </w:t>
      </w:r>
      <w:ins w:id="3656" w:author="Jane Shaw" w:date="2015-10-19T18:21:00Z">
        <w:r w:rsidR="00EB16C5">
          <w:rPr>
            <w:rFonts w:asciiTheme="majorBidi" w:hAnsiTheme="majorBidi" w:cstheme="majorBidi"/>
          </w:rPr>
          <w:t xml:space="preserve">the </w:t>
        </w:r>
      </w:ins>
      <w:r w:rsidR="004F65E4" w:rsidRPr="00F31509">
        <w:rPr>
          <w:rFonts w:asciiTheme="majorBidi" w:hAnsiTheme="majorBidi" w:cstheme="majorBidi"/>
        </w:rPr>
        <w:t>farm</w:t>
      </w:r>
      <w:del w:id="3657" w:author="Jane Shaw" w:date="2015-10-19T18:21:00Z">
        <w:r w:rsidR="004F65E4" w:rsidRPr="00F31509" w:rsidDel="00EB16C5">
          <w:rPr>
            <w:rFonts w:asciiTheme="majorBidi" w:hAnsiTheme="majorBidi" w:cstheme="majorBidi"/>
          </w:rPr>
          <w:delText>,</w:delText>
        </w:r>
      </w:del>
      <w:r w:rsidR="004F65E4" w:rsidRPr="00F31509">
        <w:rPr>
          <w:rFonts w:asciiTheme="majorBidi" w:hAnsiTheme="majorBidi" w:cstheme="majorBidi"/>
        </w:rPr>
        <w:t xml:space="preserve"> to catch the scattered grains</w:t>
      </w:r>
      <w:ins w:id="3658" w:author="Jane Shaw" w:date="2015-10-19T18:21:00Z">
        <w:r w:rsidR="00EB16C5">
          <w:rPr>
            <w:rFonts w:asciiTheme="majorBidi" w:hAnsiTheme="majorBidi" w:cstheme="majorBidi"/>
          </w:rPr>
          <w:t>;</w:t>
        </w:r>
      </w:ins>
      <w:del w:id="3659" w:author="Jane Shaw" w:date="2015-10-19T18:21:00Z">
        <w:r w:rsidR="004F65E4" w:rsidRPr="00F31509" w:rsidDel="00EB16C5">
          <w:rPr>
            <w:rFonts w:asciiTheme="majorBidi" w:hAnsiTheme="majorBidi" w:cstheme="majorBidi"/>
          </w:rPr>
          <w:delText>,</w:delText>
        </w:r>
      </w:del>
      <w:r w:rsidR="004F65E4" w:rsidRPr="00F31509">
        <w:rPr>
          <w:rFonts w:asciiTheme="majorBidi" w:hAnsiTheme="majorBidi" w:cstheme="majorBidi"/>
        </w:rPr>
        <w:t xml:space="preserve"> </w:t>
      </w:r>
      <w:del w:id="3660" w:author="Jane Shaw" w:date="2015-11-07T18:36:00Z">
        <w:r w:rsidR="004F65E4" w:rsidRPr="00F31509" w:rsidDel="000F5725">
          <w:rPr>
            <w:rFonts w:asciiTheme="majorBidi" w:hAnsiTheme="majorBidi" w:cstheme="majorBidi"/>
          </w:rPr>
          <w:delText xml:space="preserve">by </w:delText>
        </w:r>
      </w:del>
      <w:r w:rsidR="004F65E4" w:rsidRPr="00F31509">
        <w:rPr>
          <w:rFonts w:asciiTheme="majorBidi" w:hAnsiTheme="majorBidi" w:cstheme="majorBidi"/>
        </w:rPr>
        <w:t>analysing the grain that has remained on the straw after threshing</w:t>
      </w:r>
      <w:ins w:id="3661" w:author="Jane Shaw" w:date="2015-10-19T18:21:00Z">
        <w:r w:rsidR="00EB16C5">
          <w:rPr>
            <w:rFonts w:asciiTheme="majorBidi" w:hAnsiTheme="majorBidi" w:cstheme="majorBidi"/>
          </w:rPr>
          <w:t>;</w:t>
        </w:r>
      </w:ins>
      <w:del w:id="3662" w:author="Jane Shaw" w:date="2015-10-19T18:21:00Z">
        <w:r w:rsidR="004F65E4" w:rsidRPr="00F31509" w:rsidDel="00EB16C5">
          <w:rPr>
            <w:rFonts w:asciiTheme="majorBidi" w:hAnsiTheme="majorBidi" w:cstheme="majorBidi"/>
          </w:rPr>
          <w:delText>,</w:delText>
        </w:r>
      </w:del>
      <w:r w:rsidR="004F65E4" w:rsidRPr="00F31509">
        <w:rPr>
          <w:rFonts w:asciiTheme="majorBidi" w:hAnsiTheme="majorBidi" w:cstheme="majorBidi"/>
        </w:rPr>
        <w:t xml:space="preserve"> </w:t>
      </w:r>
      <w:del w:id="3663" w:author="Jane Shaw" w:date="2015-10-19T18:23:00Z">
        <w:r w:rsidR="004F65E4" w:rsidRPr="00F31509" w:rsidDel="00EF624D">
          <w:rPr>
            <w:rFonts w:asciiTheme="majorBidi" w:hAnsiTheme="majorBidi" w:cstheme="majorBidi"/>
          </w:rPr>
          <w:delText xml:space="preserve">in catering companies, </w:delText>
        </w:r>
      </w:del>
      <w:del w:id="3664" w:author="Jane Shaw" w:date="2015-11-07T18:36:00Z">
        <w:r w:rsidR="004F65E4" w:rsidRPr="00F31509" w:rsidDel="000F5725">
          <w:rPr>
            <w:rFonts w:asciiTheme="majorBidi" w:hAnsiTheme="majorBidi" w:cstheme="majorBidi"/>
          </w:rPr>
          <w:delText xml:space="preserve">by </w:delText>
        </w:r>
      </w:del>
      <w:r w:rsidR="004F65E4" w:rsidRPr="00F31509">
        <w:rPr>
          <w:rFonts w:asciiTheme="majorBidi" w:hAnsiTheme="majorBidi" w:cstheme="majorBidi"/>
        </w:rPr>
        <w:t xml:space="preserve">collecting the food left on counters </w:t>
      </w:r>
      <w:del w:id="3665" w:author="Jane Shaw" w:date="2015-10-19T18:22:00Z">
        <w:r w:rsidR="004F65E4" w:rsidRPr="00F31509" w:rsidDel="00EB16C5">
          <w:rPr>
            <w:rFonts w:asciiTheme="majorBidi" w:hAnsiTheme="majorBidi" w:cstheme="majorBidi"/>
          </w:rPr>
          <w:delText xml:space="preserve">for selling </w:delText>
        </w:r>
      </w:del>
      <w:r w:rsidR="004F65E4" w:rsidRPr="00F31509">
        <w:rPr>
          <w:rFonts w:asciiTheme="majorBidi" w:hAnsiTheme="majorBidi" w:cstheme="majorBidi"/>
        </w:rPr>
        <w:t>at the end of the serving period</w:t>
      </w:r>
      <w:ins w:id="3666" w:author="Jane Shaw" w:date="2015-10-19T18:23:00Z">
        <w:r w:rsidR="00EF624D" w:rsidRPr="00EF624D">
          <w:rPr>
            <w:rFonts w:asciiTheme="majorBidi" w:hAnsiTheme="majorBidi" w:cstheme="majorBidi"/>
          </w:rPr>
          <w:t xml:space="preserve"> </w:t>
        </w:r>
        <w:r w:rsidR="00EF624D" w:rsidRPr="00F31509">
          <w:rPr>
            <w:rFonts w:asciiTheme="majorBidi" w:hAnsiTheme="majorBidi" w:cstheme="majorBidi"/>
          </w:rPr>
          <w:t>in catering companies</w:t>
        </w:r>
        <w:r w:rsidR="00EF624D">
          <w:rPr>
            <w:rFonts w:asciiTheme="majorBidi" w:hAnsiTheme="majorBidi" w:cstheme="majorBidi"/>
          </w:rPr>
          <w:t>;</w:t>
        </w:r>
      </w:ins>
      <w:del w:id="3667" w:author="Jane Shaw" w:date="2015-10-19T18:23:00Z">
        <w:r w:rsidR="004F65E4" w:rsidRPr="00F31509" w:rsidDel="00EF624D">
          <w:rPr>
            <w:rFonts w:asciiTheme="majorBidi" w:hAnsiTheme="majorBidi" w:cstheme="majorBidi"/>
          </w:rPr>
          <w:delText>,</w:delText>
        </w:r>
      </w:del>
      <w:r w:rsidR="004F65E4" w:rsidRPr="00F31509">
        <w:rPr>
          <w:rFonts w:asciiTheme="majorBidi" w:hAnsiTheme="majorBidi" w:cstheme="majorBidi"/>
        </w:rPr>
        <w:t xml:space="preserve"> </w:t>
      </w:r>
      <w:ins w:id="3668" w:author="Jane Shaw" w:date="2015-10-19T18:23:00Z">
        <w:r w:rsidR="00EF624D">
          <w:rPr>
            <w:rFonts w:asciiTheme="majorBidi" w:hAnsiTheme="majorBidi" w:cstheme="majorBidi"/>
          </w:rPr>
          <w:t xml:space="preserve">or </w:t>
        </w:r>
      </w:ins>
      <w:del w:id="3669" w:author="Jane Shaw" w:date="2015-11-07T18:36:00Z">
        <w:r w:rsidR="004F65E4" w:rsidRPr="00F31509" w:rsidDel="000F5725">
          <w:rPr>
            <w:rFonts w:asciiTheme="majorBidi" w:hAnsiTheme="majorBidi" w:cstheme="majorBidi"/>
          </w:rPr>
          <w:delText xml:space="preserve">by </w:delText>
        </w:r>
      </w:del>
      <w:r w:rsidR="004F65E4" w:rsidRPr="00F31509">
        <w:rPr>
          <w:rFonts w:asciiTheme="majorBidi" w:hAnsiTheme="majorBidi" w:cstheme="majorBidi"/>
        </w:rPr>
        <w:t>analysing the business</w:t>
      </w:r>
      <w:ins w:id="3670" w:author="Jane Shaw" w:date="2015-10-19T18:24:00Z">
        <w:r w:rsidR="00EF624D">
          <w:rPr>
            <w:rFonts w:asciiTheme="majorBidi" w:hAnsiTheme="majorBidi" w:cstheme="majorBidi"/>
          </w:rPr>
          <w:t>’s</w:t>
        </w:r>
      </w:ins>
      <w:r w:rsidR="004F65E4" w:rsidRPr="00F31509">
        <w:rPr>
          <w:rFonts w:asciiTheme="majorBidi" w:hAnsiTheme="majorBidi" w:cstheme="majorBidi"/>
        </w:rPr>
        <w:t xml:space="preserve"> waste container</w:t>
      </w:r>
      <w:del w:id="3671" w:author="Jane Shaw" w:date="2015-10-19T18:24:00Z">
        <w:r w:rsidR="004F65E4" w:rsidRPr="00F31509" w:rsidDel="00EF624D">
          <w:rPr>
            <w:rFonts w:asciiTheme="majorBidi" w:hAnsiTheme="majorBidi" w:cstheme="majorBidi"/>
          </w:rPr>
          <w:delText>,</w:delText>
        </w:r>
      </w:del>
      <w:r w:rsidR="004F65E4" w:rsidRPr="00F31509">
        <w:rPr>
          <w:rFonts w:asciiTheme="majorBidi" w:hAnsiTheme="majorBidi" w:cstheme="majorBidi"/>
        </w:rPr>
        <w:t xml:space="preserve"> or</w:t>
      </w:r>
      <w:ins w:id="3672" w:author="Jane Shaw" w:date="2015-10-19T18:22:00Z">
        <w:r w:rsidR="00EB16C5">
          <w:rPr>
            <w:rFonts w:asciiTheme="majorBidi" w:hAnsiTheme="majorBidi" w:cstheme="majorBidi"/>
          </w:rPr>
          <w:t xml:space="preserve"> –</w:t>
        </w:r>
      </w:ins>
      <w:del w:id="3673" w:author="Jane Shaw" w:date="2015-10-19T18:22:00Z">
        <w:r w:rsidR="004F65E4" w:rsidRPr="00F31509" w:rsidDel="00EB16C5">
          <w:rPr>
            <w:rFonts w:asciiTheme="majorBidi" w:hAnsiTheme="majorBidi" w:cstheme="majorBidi"/>
          </w:rPr>
          <w:delText>,</w:delText>
        </w:r>
      </w:del>
      <w:r w:rsidR="004F65E4" w:rsidRPr="00F31509">
        <w:rPr>
          <w:rFonts w:asciiTheme="majorBidi" w:hAnsiTheme="majorBidi" w:cstheme="majorBidi"/>
        </w:rPr>
        <w:t xml:space="preserve"> when scanning-based systems are in place, for example in wholesale and retail trade</w:t>
      </w:r>
      <w:ins w:id="3674" w:author="Jane Shaw" w:date="2015-10-19T18:22:00Z">
        <w:r w:rsidR="00EB16C5">
          <w:rPr>
            <w:rFonts w:asciiTheme="majorBidi" w:hAnsiTheme="majorBidi" w:cstheme="majorBidi"/>
          </w:rPr>
          <w:t xml:space="preserve"> –</w:t>
        </w:r>
      </w:ins>
      <w:del w:id="3675" w:author="Jane Shaw" w:date="2015-10-19T18:22:00Z">
        <w:r w:rsidR="004F65E4" w:rsidRPr="00F31509" w:rsidDel="00EB16C5">
          <w:rPr>
            <w:rFonts w:asciiTheme="majorBidi" w:hAnsiTheme="majorBidi" w:cstheme="majorBidi"/>
          </w:rPr>
          <w:delText>,</w:delText>
        </w:r>
      </w:del>
      <w:del w:id="3676" w:author="Jane Shaw" w:date="2015-10-19T18:24:00Z">
        <w:r w:rsidR="004F65E4" w:rsidRPr="00F31509" w:rsidDel="00EF624D">
          <w:rPr>
            <w:rFonts w:asciiTheme="majorBidi" w:hAnsiTheme="majorBidi" w:cstheme="majorBidi"/>
          </w:rPr>
          <w:delText xml:space="preserve"> </w:delText>
        </w:r>
      </w:del>
      <w:ins w:id="3677" w:author="Jane Shaw" w:date="2015-10-19T18:24:00Z">
        <w:r w:rsidR="00EF624D">
          <w:rPr>
            <w:rFonts w:asciiTheme="majorBidi" w:hAnsiTheme="majorBidi" w:cstheme="majorBidi"/>
          </w:rPr>
          <w:t xml:space="preserve"> </w:t>
        </w:r>
      </w:ins>
      <w:del w:id="3678" w:author="Jane Shaw" w:date="2015-10-19T18:24:00Z">
        <w:r w:rsidR="004F65E4" w:rsidRPr="00F31509" w:rsidDel="00EF624D">
          <w:rPr>
            <w:rFonts w:asciiTheme="majorBidi" w:hAnsiTheme="majorBidi" w:cstheme="majorBidi"/>
          </w:rPr>
          <w:delText xml:space="preserve">by </w:delText>
        </w:r>
      </w:del>
      <w:r w:rsidR="004F65E4" w:rsidRPr="00F31509">
        <w:rPr>
          <w:rFonts w:asciiTheme="majorBidi" w:hAnsiTheme="majorBidi" w:cstheme="majorBidi"/>
        </w:rPr>
        <w:t>extracting the records of food items classified as losses from the database</w:t>
      </w:r>
      <w:ins w:id="3679" w:author="Jane Shaw" w:date="2015-11-07T18:36:00Z">
        <w:r>
          <w:rPr>
            <w:rFonts w:asciiTheme="majorBidi" w:hAnsiTheme="majorBidi" w:cstheme="majorBidi"/>
          </w:rPr>
          <w:t>.</w:t>
        </w:r>
      </w:ins>
      <w:del w:id="3680" w:author="Jane Shaw" w:date="2015-11-07T18:36:00Z">
        <w:r w:rsidR="004F65E4" w:rsidRPr="00F31509" w:rsidDel="000F5725">
          <w:rPr>
            <w:rFonts w:asciiTheme="majorBidi" w:hAnsiTheme="majorBidi" w:cstheme="majorBidi"/>
          </w:rPr>
          <w:delText>;</w:delText>
        </w:r>
      </w:del>
    </w:p>
    <w:p w14:paraId="481A68D7" w14:textId="5A6FE0FC" w:rsidR="004F65E4" w:rsidRPr="00F31509" w:rsidRDefault="000F5725" w:rsidP="60226960">
      <w:pPr>
        <w:pStyle w:val="Paragrafoelenco"/>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w:t>
      </w:r>
      <w:r w:rsidR="004F65E4" w:rsidRPr="00F31509">
        <w:rPr>
          <w:rFonts w:asciiTheme="majorBidi" w:eastAsia="Times New Roman" w:hAnsiTheme="majorBidi" w:cstheme="majorBidi"/>
          <w:i/>
          <w:iCs/>
        </w:rPr>
        <w:t xml:space="preserve">up food products and comparing their state before and after </w:t>
      </w:r>
      <w:r w:rsidR="00A67CF0" w:rsidRPr="00F31509">
        <w:rPr>
          <w:rFonts w:asciiTheme="majorBidi" w:eastAsia="Times New Roman" w:hAnsiTheme="majorBidi" w:cstheme="majorBidi"/>
          <w:i/>
          <w:iCs/>
        </w:rPr>
        <w:t xml:space="preserve">an </w:t>
      </w:r>
      <w:r w:rsidR="004F65E4" w:rsidRPr="00F31509">
        <w:rPr>
          <w:rFonts w:asciiTheme="majorBidi" w:eastAsia="Times New Roman" w:hAnsiTheme="majorBidi" w:cstheme="majorBidi"/>
          <w:i/>
          <w:iCs/>
        </w:rPr>
        <w:t>activity</w:t>
      </w:r>
      <w:r w:rsidR="004F65E4" w:rsidRPr="00F31509">
        <w:rPr>
          <w:rFonts w:asciiTheme="majorBidi" w:eastAsia="Times New Roman" w:hAnsiTheme="majorBidi" w:cstheme="majorBidi"/>
        </w:rPr>
        <w:t xml:space="preserve">, which is the predominant method </w:t>
      </w:r>
      <w:del w:id="3681" w:author="Jane Shaw" w:date="2015-10-19T18:24:00Z">
        <w:r w:rsidR="004F65E4" w:rsidRPr="00F31509" w:rsidDel="00EF624D">
          <w:rPr>
            <w:rFonts w:asciiTheme="majorBidi" w:eastAsia="Times New Roman" w:hAnsiTheme="majorBidi" w:cstheme="majorBidi"/>
          </w:rPr>
          <w:delText xml:space="preserve">for </w:delText>
        </w:r>
      </w:del>
      <w:ins w:id="3682" w:author="Jane Shaw" w:date="2015-10-19T18:24:00Z">
        <w:r w:rsidR="00EF624D">
          <w:rPr>
            <w:rFonts w:asciiTheme="majorBidi" w:eastAsia="Times New Roman" w:hAnsiTheme="majorBidi" w:cstheme="majorBidi"/>
          </w:rPr>
          <w:t xml:space="preserve">of </w:t>
        </w:r>
      </w:ins>
      <w:del w:id="3683" w:author="Jane Shaw" w:date="2015-10-19T18:24:00Z">
        <w:r w:rsidR="004F65E4" w:rsidRPr="00F31509" w:rsidDel="00EF624D">
          <w:rPr>
            <w:rFonts w:asciiTheme="majorBidi" w:eastAsia="Times New Roman" w:hAnsiTheme="majorBidi" w:cstheme="majorBidi"/>
          </w:rPr>
          <w:delText xml:space="preserve">the </w:delText>
        </w:r>
      </w:del>
      <w:r w:rsidR="004F65E4" w:rsidRPr="00F31509">
        <w:rPr>
          <w:rFonts w:asciiTheme="majorBidi" w:eastAsia="Times New Roman" w:hAnsiTheme="majorBidi" w:cstheme="majorBidi"/>
        </w:rPr>
        <w:t>estimati</w:t>
      </w:r>
      <w:ins w:id="3684" w:author="Jane Shaw" w:date="2015-10-19T18:24:00Z">
        <w:r w:rsidR="00EF624D">
          <w:rPr>
            <w:rFonts w:asciiTheme="majorBidi" w:eastAsia="Times New Roman" w:hAnsiTheme="majorBidi" w:cstheme="majorBidi"/>
          </w:rPr>
          <w:t>ng</w:t>
        </w:r>
      </w:ins>
      <w:del w:id="3685" w:author="Jane Shaw" w:date="2015-10-19T18:24:00Z">
        <w:r w:rsidR="004F65E4" w:rsidRPr="00F31509" w:rsidDel="00EF624D">
          <w:rPr>
            <w:rFonts w:asciiTheme="majorBidi" w:eastAsia="Times New Roman" w:hAnsiTheme="majorBidi" w:cstheme="majorBidi"/>
          </w:rPr>
          <w:delText>on</w:delText>
        </w:r>
      </w:del>
      <w:r w:rsidR="004F65E4" w:rsidRPr="00F31509">
        <w:rPr>
          <w:rFonts w:asciiTheme="majorBidi" w:eastAsia="Times New Roman" w:hAnsiTheme="majorBidi" w:cstheme="majorBidi"/>
        </w:rPr>
        <w:t xml:space="preserve"> </w:t>
      </w:r>
      <w:del w:id="3686" w:author="Jane Shaw" w:date="2015-10-19T18:24:00Z">
        <w:r w:rsidR="004F65E4" w:rsidRPr="00F31509" w:rsidDel="00EF624D">
          <w:rPr>
            <w:rFonts w:asciiTheme="majorBidi" w:eastAsia="Times New Roman" w:hAnsiTheme="majorBidi" w:cstheme="majorBidi"/>
          </w:rPr>
          <w:delText xml:space="preserve">of </w:delText>
        </w:r>
      </w:del>
      <w:r w:rsidR="004F65E4" w:rsidRPr="00F31509">
        <w:rPr>
          <w:rFonts w:asciiTheme="majorBidi" w:eastAsia="Times New Roman" w:hAnsiTheme="majorBidi" w:cstheme="majorBidi"/>
        </w:rPr>
        <w:t>losses during transport</w:t>
      </w:r>
      <w:del w:id="3687" w:author="Jane Shaw" w:date="2015-10-19T18:24:00Z">
        <w:r w:rsidR="004F65E4" w:rsidRPr="00F31509" w:rsidDel="00EF624D">
          <w:rPr>
            <w:rFonts w:asciiTheme="majorBidi" w:eastAsia="Times New Roman" w:hAnsiTheme="majorBidi" w:cstheme="majorBidi"/>
          </w:rPr>
          <w:delText>,</w:delText>
        </w:r>
      </w:del>
      <w:r w:rsidR="004F65E4" w:rsidRPr="00F31509">
        <w:rPr>
          <w:rFonts w:asciiTheme="majorBidi" w:eastAsia="Times New Roman" w:hAnsiTheme="majorBidi" w:cstheme="majorBidi"/>
        </w:rPr>
        <w:t xml:space="preserve"> and which can also be easily applied</w:t>
      </w:r>
      <w:ins w:id="3688" w:author="Jane Shaw" w:date="2015-10-19T18:24:00Z">
        <w:r w:rsidR="00EF624D">
          <w:rPr>
            <w:rFonts w:asciiTheme="majorBidi" w:eastAsia="Times New Roman" w:hAnsiTheme="majorBidi" w:cstheme="majorBidi"/>
          </w:rPr>
          <w:t>,</w:t>
        </w:r>
      </w:ins>
      <w:r w:rsidR="004F65E4" w:rsidRPr="00F31509">
        <w:rPr>
          <w:rFonts w:asciiTheme="majorBidi" w:eastAsia="Times New Roman" w:hAnsiTheme="majorBidi" w:cstheme="majorBidi"/>
        </w:rPr>
        <w:t xml:space="preserve"> for example</w:t>
      </w:r>
      <w:ins w:id="3689" w:author="Jane Shaw" w:date="2015-10-19T18:24:00Z">
        <w:r w:rsidR="00EF624D">
          <w:rPr>
            <w:rFonts w:asciiTheme="majorBidi" w:eastAsia="Times New Roman" w:hAnsiTheme="majorBidi" w:cstheme="majorBidi"/>
          </w:rPr>
          <w:t>,</w:t>
        </w:r>
      </w:ins>
      <w:r w:rsidR="004F65E4" w:rsidRPr="00F31509">
        <w:rPr>
          <w:rFonts w:asciiTheme="majorBidi" w:eastAsia="Times New Roman" w:hAnsiTheme="majorBidi" w:cstheme="majorBidi"/>
        </w:rPr>
        <w:t xml:space="preserve"> to measur</w:t>
      </w:r>
      <w:ins w:id="3690" w:author="Jane Shaw" w:date="2015-10-19T18:24:00Z">
        <w:r w:rsidR="00EF624D">
          <w:rPr>
            <w:rFonts w:asciiTheme="majorBidi" w:eastAsia="Times New Roman" w:hAnsiTheme="majorBidi" w:cstheme="majorBidi"/>
          </w:rPr>
          <w:t>e</w:t>
        </w:r>
      </w:ins>
      <w:del w:id="3691" w:author="Jane Shaw" w:date="2015-10-19T18:24:00Z">
        <w:r w:rsidR="004F65E4" w:rsidRPr="00F31509" w:rsidDel="00EF624D">
          <w:rPr>
            <w:rFonts w:asciiTheme="majorBidi" w:eastAsia="Times New Roman" w:hAnsiTheme="majorBidi" w:cstheme="majorBidi"/>
          </w:rPr>
          <w:delText>ing</w:delText>
        </w:r>
      </w:del>
      <w:r w:rsidR="004F65E4" w:rsidRPr="00F31509">
        <w:rPr>
          <w:rFonts w:asciiTheme="majorBidi" w:eastAsia="Times New Roman" w:hAnsiTheme="majorBidi" w:cstheme="majorBidi"/>
        </w:rPr>
        <w:t xml:space="preserve"> losses during wholesale and retail trading when scanning-systems are in place</w:t>
      </w:r>
      <w:ins w:id="3692" w:author="Jane Shaw" w:date="2015-11-07T18:37:00Z">
        <w:r w:rsidR="004B4453">
          <w:rPr>
            <w:rFonts w:asciiTheme="majorBidi" w:eastAsia="Times New Roman" w:hAnsiTheme="majorBidi" w:cstheme="majorBidi"/>
          </w:rPr>
          <w:t>.</w:t>
        </w:r>
      </w:ins>
      <w:del w:id="3693" w:author="Jane Shaw" w:date="2015-11-07T18:37:00Z">
        <w:r w:rsidR="004F65E4" w:rsidRPr="00F31509" w:rsidDel="004B4453">
          <w:rPr>
            <w:rFonts w:asciiTheme="majorBidi" w:eastAsia="Times New Roman" w:hAnsiTheme="majorBidi" w:cstheme="majorBidi"/>
          </w:rPr>
          <w:delText>;</w:delText>
        </w:r>
      </w:del>
      <w:r w:rsidR="004F65E4" w:rsidRPr="00F31509">
        <w:rPr>
          <w:rStyle w:val="Rimandonotaapidipagina"/>
          <w:rFonts w:asciiTheme="majorBidi" w:eastAsia="Times New Roman" w:hAnsiTheme="majorBidi" w:cstheme="majorBidi"/>
        </w:rPr>
        <w:footnoteReference w:id="24"/>
      </w:r>
    </w:p>
    <w:p w14:paraId="3834EB8E" w14:textId="1B573594" w:rsidR="004F65E4" w:rsidRPr="00F31509" w:rsidRDefault="004B4453" w:rsidP="003C6AA5">
      <w:pPr>
        <w:pStyle w:val="Paragrafoelenco"/>
        <w:numPr>
          <w:ilvl w:val="0"/>
          <w:numId w:val="27"/>
        </w:numPr>
        <w:jc w:val="both"/>
        <w:rPr>
          <w:rFonts w:asciiTheme="majorBidi" w:hAnsiTheme="majorBidi" w:cstheme="majorBidi"/>
          <w:i/>
        </w:rPr>
      </w:pPr>
      <w:r w:rsidRPr="00F31509">
        <w:rPr>
          <w:rFonts w:asciiTheme="majorBidi" w:hAnsiTheme="majorBidi" w:cstheme="majorBidi"/>
          <w:i/>
        </w:rPr>
        <w:t>Compar</w:t>
      </w:r>
      <w:ins w:id="3703" w:author="Jane Shaw" w:date="2015-11-07T18:37:00Z">
        <w:r>
          <w:rPr>
            <w:rFonts w:asciiTheme="majorBidi" w:hAnsiTheme="majorBidi" w:cstheme="majorBidi"/>
            <w:i/>
          </w:rPr>
          <w:t>ing</w:t>
        </w:r>
      </w:ins>
      <w:del w:id="3704" w:author="Jane Shaw" w:date="2015-11-07T18:37:00Z">
        <w:r w:rsidRPr="00F31509" w:rsidDel="004B4453">
          <w:rPr>
            <w:rFonts w:asciiTheme="majorBidi" w:hAnsiTheme="majorBidi" w:cstheme="majorBidi"/>
            <w:i/>
          </w:rPr>
          <w:delText>ison</w:delText>
        </w:r>
      </w:del>
      <w:r w:rsidRPr="00F31509">
        <w:rPr>
          <w:rFonts w:asciiTheme="majorBidi" w:hAnsiTheme="majorBidi" w:cstheme="majorBidi"/>
          <w:i/>
        </w:rPr>
        <w:t xml:space="preserve"> </w:t>
      </w:r>
      <w:del w:id="3705" w:author="Jane Shaw" w:date="2015-11-07T18:37:00Z">
        <w:r w:rsidR="004F65E4" w:rsidRPr="00F31509" w:rsidDel="004B4453">
          <w:rPr>
            <w:rFonts w:asciiTheme="majorBidi" w:hAnsiTheme="majorBidi" w:cstheme="majorBidi"/>
            <w:i/>
          </w:rPr>
          <w:delText xml:space="preserve">of </w:delText>
        </w:r>
      </w:del>
      <w:r w:rsidR="004F65E4" w:rsidRPr="00F31509">
        <w:rPr>
          <w:rFonts w:asciiTheme="majorBidi" w:hAnsiTheme="majorBidi" w:cstheme="majorBidi"/>
          <w:i/>
        </w:rPr>
        <w:t xml:space="preserve">the outcomes of an activity </w:t>
      </w:r>
      <w:del w:id="3706" w:author="Jane Shaw" w:date="2015-10-19T18:26:00Z">
        <w:r w:rsidR="004F65E4" w:rsidRPr="00F31509" w:rsidDel="00EF624D">
          <w:rPr>
            <w:rFonts w:asciiTheme="majorBidi" w:hAnsiTheme="majorBidi" w:cstheme="majorBidi"/>
            <w:i/>
          </w:rPr>
          <w:delText xml:space="preserve">with and without taking </w:delText>
        </w:r>
      </w:del>
      <w:ins w:id="3707" w:author="Jane Shaw" w:date="2015-10-19T18:26:00Z">
        <w:r w:rsidR="00EF624D">
          <w:rPr>
            <w:rFonts w:asciiTheme="majorBidi" w:hAnsiTheme="majorBidi" w:cstheme="majorBidi"/>
            <w:i/>
          </w:rPr>
          <w:t xml:space="preserve">when </w:t>
        </w:r>
      </w:ins>
      <w:r w:rsidR="004F65E4" w:rsidRPr="00F31509">
        <w:rPr>
          <w:rFonts w:asciiTheme="majorBidi" w:hAnsiTheme="majorBidi" w:cstheme="majorBidi"/>
          <w:i/>
        </w:rPr>
        <w:t xml:space="preserve">particular care </w:t>
      </w:r>
      <w:del w:id="3708" w:author="Jane Shaw" w:date="2015-10-19T18:26:00Z">
        <w:r w:rsidR="004F65E4" w:rsidRPr="00F31509" w:rsidDel="00EF624D">
          <w:rPr>
            <w:rFonts w:asciiTheme="majorBidi" w:hAnsiTheme="majorBidi" w:cstheme="majorBidi"/>
            <w:i/>
          </w:rPr>
          <w:delText xml:space="preserve">for </w:delText>
        </w:r>
      </w:del>
      <w:ins w:id="3709" w:author="Jane Shaw" w:date="2015-10-19T18:26:00Z">
        <w:r w:rsidR="00EF624D">
          <w:rPr>
            <w:rFonts w:asciiTheme="majorBidi" w:hAnsiTheme="majorBidi" w:cstheme="majorBidi"/>
            <w:i/>
          </w:rPr>
          <w:t xml:space="preserve">is taken to </w:t>
        </w:r>
      </w:ins>
      <w:r w:rsidR="004F65E4" w:rsidRPr="00F31509">
        <w:rPr>
          <w:rFonts w:asciiTheme="majorBidi" w:hAnsiTheme="majorBidi" w:cstheme="majorBidi"/>
          <w:i/>
        </w:rPr>
        <w:t>prevent</w:t>
      </w:r>
      <w:del w:id="3710" w:author="Jane Shaw" w:date="2015-10-19T18:26:00Z">
        <w:r w:rsidR="004F65E4" w:rsidRPr="00F31509" w:rsidDel="00EF624D">
          <w:rPr>
            <w:rFonts w:asciiTheme="majorBidi" w:hAnsiTheme="majorBidi" w:cstheme="majorBidi"/>
            <w:i/>
          </w:rPr>
          <w:delText>ion</w:delText>
        </w:r>
      </w:del>
      <w:r w:rsidR="004F65E4" w:rsidRPr="00F31509">
        <w:rPr>
          <w:rFonts w:asciiTheme="majorBidi" w:hAnsiTheme="majorBidi" w:cstheme="majorBidi"/>
          <w:i/>
        </w:rPr>
        <w:t xml:space="preserve"> </w:t>
      </w:r>
      <w:del w:id="3711" w:author="Jane Shaw" w:date="2015-10-19T18:26:00Z">
        <w:r w:rsidR="004F65E4" w:rsidRPr="00F31509" w:rsidDel="00EF624D">
          <w:rPr>
            <w:rFonts w:asciiTheme="majorBidi" w:hAnsiTheme="majorBidi" w:cstheme="majorBidi"/>
            <w:i/>
          </w:rPr>
          <w:delText xml:space="preserve">of </w:delText>
        </w:r>
      </w:del>
      <w:r w:rsidR="004F65E4" w:rsidRPr="00F31509">
        <w:rPr>
          <w:rFonts w:asciiTheme="majorBidi" w:hAnsiTheme="majorBidi" w:cstheme="majorBidi"/>
          <w:i/>
        </w:rPr>
        <w:t>losses</w:t>
      </w:r>
      <w:ins w:id="3712" w:author="Jane Shaw" w:date="2015-10-19T18:26:00Z">
        <w:r w:rsidR="00EF624D">
          <w:rPr>
            <w:rFonts w:asciiTheme="majorBidi" w:hAnsiTheme="majorBidi" w:cstheme="majorBidi"/>
            <w:i/>
          </w:rPr>
          <w:t xml:space="preserve"> and when it is not</w:t>
        </w:r>
      </w:ins>
      <w:r w:rsidR="004F65E4" w:rsidRPr="00F31509">
        <w:rPr>
          <w:rFonts w:asciiTheme="majorBidi" w:hAnsiTheme="majorBidi" w:cstheme="majorBidi"/>
          <w:i/>
        </w:rPr>
        <w:t xml:space="preserve">, </w:t>
      </w:r>
      <w:r w:rsidR="004F65E4" w:rsidRPr="00F31509">
        <w:rPr>
          <w:rFonts w:asciiTheme="majorBidi" w:hAnsiTheme="majorBidi" w:cstheme="majorBidi"/>
        </w:rPr>
        <w:t>which has been recommended, for example, for measur</w:t>
      </w:r>
      <w:ins w:id="3713" w:author="Jane Shaw" w:date="2015-10-19T18:26:00Z">
        <w:r w:rsidR="00EF624D">
          <w:rPr>
            <w:rFonts w:asciiTheme="majorBidi" w:hAnsiTheme="majorBidi" w:cstheme="majorBidi"/>
          </w:rPr>
          <w:t>ing</w:t>
        </w:r>
      </w:ins>
      <w:del w:id="3714" w:author="Jane Shaw" w:date="2015-10-19T18:26:00Z">
        <w:r w:rsidR="004F65E4" w:rsidRPr="00F31509" w:rsidDel="00EF624D">
          <w:rPr>
            <w:rFonts w:asciiTheme="majorBidi" w:hAnsiTheme="majorBidi" w:cstheme="majorBidi"/>
          </w:rPr>
          <w:delText>ement</w:delText>
        </w:r>
      </w:del>
      <w:r w:rsidR="004F65E4" w:rsidRPr="00F31509">
        <w:rPr>
          <w:rFonts w:asciiTheme="majorBidi" w:hAnsiTheme="majorBidi" w:cstheme="majorBidi"/>
        </w:rPr>
        <w:t xml:space="preserve"> </w:t>
      </w:r>
      <w:del w:id="3715" w:author="Jane Shaw" w:date="2015-10-19T18:26:00Z">
        <w:r w:rsidR="004F65E4" w:rsidRPr="00F31509" w:rsidDel="00EF624D">
          <w:rPr>
            <w:rFonts w:asciiTheme="majorBidi" w:hAnsiTheme="majorBidi" w:cstheme="majorBidi"/>
          </w:rPr>
          <w:delText xml:space="preserve">of </w:delText>
        </w:r>
      </w:del>
      <w:r w:rsidR="004F65E4" w:rsidRPr="00F31509">
        <w:rPr>
          <w:rFonts w:asciiTheme="majorBidi" w:hAnsiTheme="majorBidi" w:cstheme="majorBidi"/>
        </w:rPr>
        <w:t>the grain damage caused by threshing.</w:t>
      </w:r>
      <w:r w:rsidR="004F65E4" w:rsidRPr="00F31509">
        <w:rPr>
          <w:rStyle w:val="Rimandonotaapidipagina"/>
          <w:rFonts w:asciiTheme="majorBidi" w:hAnsiTheme="majorBidi" w:cstheme="majorBidi"/>
        </w:rPr>
        <w:footnoteReference w:id="25"/>
      </w:r>
    </w:p>
    <w:p w14:paraId="613D6C31" w14:textId="53B35BC9" w:rsidR="004F65E4" w:rsidRPr="00F31509" w:rsidRDefault="004F65E4" w:rsidP="00E512F4">
      <w:pPr>
        <w:jc w:val="both"/>
        <w:rPr>
          <w:rFonts w:asciiTheme="majorBidi" w:hAnsiTheme="majorBidi" w:cstheme="majorBidi"/>
          <w:lang w:val="en-GB"/>
        </w:rPr>
      </w:pPr>
      <w:del w:id="3727" w:author="Jane Shaw" w:date="2015-10-19T18:26:00Z">
        <w:r w:rsidRPr="00F31509" w:rsidDel="00EF624D">
          <w:rPr>
            <w:rFonts w:asciiTheme="majorBidi" w:hAnsiTheme="majorBidi" w:cstheme="majorBidi"/>
            <w:lang w:val="en-GB"/>
          </w:rPr>
          <w:delText xml:space="preserve">For the measurement of </w:delText>
        </w:r>
        <w:r w:rsidR="00AA4884" w:rsidRPr="00F31509" w:rsidDel="00EF624D">
          <w:rPr>
            <w:rFonts w:asciiTheme="majorBidi" w:hAnsiTheme="majorBidi" w:cstheme="majorBidi"/>
            <w:i/>
            <w:lang w:val="en-GB"/>
          </w:rPr>
          <w:delText>biodegradation</w:delText>
        </w:r>
        <w:r w:rsidRPr="00F31509" w:rsidDel="00EF624D">
          <w:rPr>
            <w:rFonts w:asciiTheme="majorBidi" w:hAnsiTheme="majorBidi" w:cstheme="majorBidi"/>
            <w:lang w:val="en-GB"/>
          </w:rPr>
          <w:delText xml:space="preserve">, </w:delText>
        </w:r>
      </w:del>
      <w:r w:rsidR="00EF624D" w:rsidRPr="00F31509">
        <w:rPr>
          <w:rFonts w:asciiTheme="majorBidi" w:hAnsiTheme="majorBidi" w:cstheme="majorBidi"/>
          <w:lang w:val="en-GB"/>
        </w:rPr>
        <w:t xml:space="preserve">A </w:t>
      </w:r>
      <w:r w:rsidRPr="00F31509">
        <w:rPr>
          <w:rFonts w:asciiTheme="majorBidi" w:hAnsiTheme="majorBidi" w:cstheme="majorBidi"/>
          <w:lang w:val="en-GB"/>
        </w:rPr>
        <w:t xml:space="preserve">traditional and relatively precise </w:t>
      </w:r>
      <w:del w:id="3728" w:author="Jane Shaw" w:date="2015-10-19T18:39:00Z">
        <w:r w:rsidRPr="00F31509" w:rsidDel="0084357A">
          <w:rPr>
            <w:rFonts w:asciiTheme="majorBidi" w:hAnsiTheme="majorBidi" w:cstheme="majorBidi"/>
            <w:lang w:val="en-GB"/>
          </w:rPr>
          <w:delText xml:space="preserve">method </w:delText>
        </w:r>
      </w:del>
      <w:ins w:id="3729" w:author="Jane Shaw" w:date="2015-10-19T18:39:00Z">
        <w:r w:rsidR="0084357A">
          <w:rPr>
            <w:rFonts w:asciiTheme="majorBidi" w:hAnsiTheme="majorBidi" w:cstheme="majorBidi"/>
            <w:lang w:val="en-GB"/>
          </w:rPr>
          <w:t>way</w:t>
        </w:r>
        <w:r w:rsidR="0084357A" w:rsidRPr="00F31509">
          <w:rPr>
            <w:rFonts w:asciiTheme="majorBidi" w:hAnsiTheme="majorBidi" w:cstheme="majorBidi"/>
            <w:lang w:val="en-GB"/>
          </w:rPr>
          <w:t xml:space="preserve"> </w:t>
        </w:r>
      </w:ins>
      <w:ins w:id="3730" w:author="Jane Shaw" w:date="2015-10-19T18:27:00Z">
        <w:r w:rsidR="00EF624D">
          <w:rPr>
            <w:rFonts w:asciiTheme="majorBidi" w:hAnsiTheme="majorBidi" w:cstheme="majorBidi"/>
            <w:lang w:val="en-GB"/>
          </w:rPr>
          <w:t xml:space="preserve">of </w:t>
        </w:r>
        <w:r w:rsidR="00EF624D" w:rsidRPr="00F31509">
          <w:rPr>
            <w:rFonts w:asciiTheme="majorBidi" w:hAnsiTheme="majorBidi" w:cstheme="majorBidi"/>
            <w:lang w:val="en-GB"/>
          </w:rPr>
          <w:t>mea</w:t>
        </w:r>
        <w:r w:rsidR="00EF624D">
          <w:rPr>
            <w:rFonts w:asciiTheme="majorBidi" w:hAnsiTheme="majorBidi" w:cstheme="majorBidi"/>
            <w:lang w:val="en-GB"/>
          </w:rPr>
          <w:t>suring</w:t>
        </w:r>
        <w:r w:rsidR="00EF624D" w:rsidRPr="00F31509">
          <w:rPr>
            <w:rFonts w:asciiTheme="majorBidi" w:hAnsiTheme="majorBidi" w:cstheme="majorBidi"/>
            <w:lang w:val="en-GB"/>
          </w:rPr>
          <w:t xml:space="preserve"> </w:t>
        </w:r>
        <w:r w:rsidR="00EF624D" w:rsidRPr="00F31509">
          <w:rPr>
            <w:rFonts w:asciiTheme="majorBidi" w:hAnsiTheme="majorBidi" w:cstheme="majorBidi"/>
            <w:i/>
            <w:lang w:val="en-GB"/>
          </w:rPr>
          <w:t>biodegradation</w:t>
        </w:r>
        <w:r w:rsidR="00EF624D" w:rsidRPr="00F31509">
          <w:rPr>
            <w:rFonts w:asciiTheme="majorBidi" w:hAnsiTheme="majorBidi" w:cstheme="majorBidi"/>
            <w:lang w:val="en-GB"/>
          </w:rPr>
          <w:t xml:space="preserve"> </w:t>
        </w:r>
      </w:ins>
      <w:del w:id="3731" w:author="Jane Shaw" w:date="2015-10-19T18:27:00Z">
        <w:r w:rsidRPr="00F31509" w:rsidDel="00EF624D">
          <w:rPr>
            <w:rFonts w:asciiTheme="majorBidi" w:hAnsiTheme="majorBidi" w:cstheme="majorBidi"/>
            <w:lang w:val="en-GB"/>
          </w:rPr>
          <w:delText xml:space="preserve">consists in </w:delText>
        </w:r>
      </w:del>
      <w:ins w:id="3732" w:author="Jane Shaw" w:date="2015-10-19T18:27:00Z">
        <w:r w:rsidR="00EF624D">
          <w:rPr>
            <w:rFonts w:asciiTheme="majorBidi" w:hAnsiTheme="majorBidi" w:cstheme="majorBidi"/>
            <w:lang w:val="en-GB"/>
          </w:rPr>
          <w:t xml:space="preserve">is </w:t>
        </w:r>
      </w:ins>
      <w:r w:rsidRPr="00F31509">
        <w:rPr>
          <w:rFonts w:asciiTheme="majorBidi" w:hAnsiTheme="majorBidi" w:cstheme="majorBidi"/>
          <w:lang w:val="en-GB"/>
        </w:rPr>
        <w:t xml:space="preserve">the </w:t>
      </w:r>
      <w:del w:id="3733" w:author="Jane Shaw" w:date="2015-10-19T18:27:00Z">
        <w:r w:rsidRPr="00F31509" w:rsidDel="00EF624D">
          <w:rPr>
            <w:rFonts w:asciiTheme="majorBidi" w:hAnsiTheme="majorBidi" w:cstheme="majorBidi"/>
            <w:lang w:val="en-GB"/>
          </w:rPr>
          <w:delText>so</w:delText>
        </w:r>
        <w:r w:rsidR="00660C76" w:rsidRPr="00F31509" w:rsidDel="00EF624D">
          <w:rPr>
            <w:rFonts w:asciiTheme="majorBidi" w:hAnsiTheme="majorBidi" w:cstheme="majorBidi"/>
            <w:lang w:val="en-GB"/>
          </w:rPr>
          <w:delText>-</w:delText>
        </w:r>
        <w:r w:rsidRPr="00F31509" w:rsidDel="00EF624D">
          <w:rPr>
            <w:rFonts w:asciiTheme="majorBidi" w:hAnsiTheme="majorBidi" w:cstheme="majorBidi"/>
            <w:lang w:val="en-GB"/>
          </w:rPr>
          <w:delText xml:space="preserve">called </w:delText>
        </w:r>
      </w:del>
      <w:r w:rsidRPr="00F31509">
        <w:rPr>
          <w:rFonts w:asciiTheme="majorBidi" w:hAnsiTheme="majorBidi" w:cstheme="majorBidi"/>
          <w:lang w:val="en-GB"/>
        </w:rPr>
        <w:t>count-and</w:t>
      </w:r>
      <w:ins w:id="3734" w:author="Jane Shaw" w:date="2015-10-19T18:27:00Z">
        <w:r w:rsidR="00EF624D">
          <w:rPr>
            <w:rFonts w:asciiTheme="majorBidi" w:hAnsiTheme="majorBidi" w:cstheme="majorBidi"/>
            <w:lang w:val="en-GB"/>
          </w:rPr>
          <w:t>-</w:t>
        </w:r>
      </w:ins>
      <w:del w:id="3735" w:author="Jane Shaw" w:date="2015-10-19T18:27:00Z">
        <w:r w:rsidRPr="00F31509" w:rsidDel="00EF624D">
          <w:rPr>
            <w:rFonts w:asciiTheme="majorBidi" w:hAnsiTheme="majorBidi" w:cstheme="majorBidi"/>
            <w:lang w:val="en-GB"/>
          </w:rPr>
          <w:delText xml:space="preserve"> </w:delText>
        </w:r>
      </w:del>
      <w:r w:rsidRPr="00F31509">
        <w:rPr>
          <w:rFonts w:asciiTheme="majorBidi" w:hAnsiTheme="majorBidi" w:cstheme="majorBidi"/>
          <w:lang w:val="en-GB"/>
        </w:rPr>
        <w:t>weigh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w:t>
      </w:r>
      <w:del w:id="3736" w:author="Jane Shaw" w:date="2015-10-19T18:27:00Z">
        <w:r w:rsidRPr="00F31509" w:rsidDel="00EF624D">
          <w:rPr>
            <w:rFonts w:asciiTheme="majorBidi" w:hAnsiTheme="majorBidi" w:cstheme="majorBidi"/>
            <w:lang w:val="en-GB"/>
          </w:rPr>
          <w:delText xml:space="preserve">the </w:delText>
        </w:r>
      </w:del>
      <w:r w:rsidRPr="00F31509">
        <w:rPr>
          <w:rFonts w:asciiTheme="majorBidi" w:hAnsiTheme="majorBidi" w:cstheme="majorBidi"/>
          <w:lang w:val="en-GB"/>
        </w:rPr>
        <w:t>measur</w:t>
      </w:r>
      <w:ins w:id="3737" w:author="Jane Shaw" w:date="2015-10-19T18:27:00Z">
        <w:r w:rsidR="00EF624D">
          <w:rPr>
            <w:rFonts w:asciiTheme="majorBidi" w:hAnsiTheme="majorBidi" w:cstheme="majorBidi"/>
            <w:lang w:val="en-GB"/>
          </w:rPr>
          <w:t>ing</w:t>
        </w:r>
      </w:ins>
      <w:del w:id="3738" w:author="Jane Shaw" w:date="2015-10-19T18:27:00Z">
        <w:r w:rsidRPr="00F31509" w:rsidDel="00EF624D">
          <w:rPr>
            <w:rFonts w:asciiTheme="majorBidi" w:hAnsiTheme="majorBidi" w:cstheme="majorBidi"/>
            <w:lang w:val="en-GB"/>
          </w:rPr>
          <w:delText>ement</w:delText>
        </w:r>
      </w:del>
      <w:r w:rsidRPr="00F31509">
        <w:rPr>
          <w:rFonts w:asciiTheme="majorBidi" w:hAnsiTheme="majorBidi" w:cstheme="majorBidi"/>
          <w:lang w:val="en-GB"/>
        </w:rPr>
        <w:t xml:space="preserve"> </w:t>
      </w:r>
      <w:del w:id="3739" w:author="Jane Shaw" w:date="2015-10-19T18:27:00Z">
        <w:r w:rsidRPr="00F31509" w:rsidDel="00EF624D">
          <w:rPr>
            <w:rFonts w:asciiTheme="majorBidi" w:hAnsiTheme="majorBidi" w:cstheme="majorBidi"/>
            <w:lang w:val="en-GB"/>
          </w:rPr>
          <w:delText xml:space="preserve">of </w:delText>
        </w:r>
      </w:del>
      <w:r w:rsidRPr="00F31509">
        <w:rPr>
          <w:rFonts w:asciiTheme="majorBidi" w:hAnsiTheme="majorBidi" w:cstheme="majorBidi"/>
          <w:lang w:val="en-GB"/>
        </w:rPr>
        <w:t xml:space="preserve">grain loss during storage. </w:t>
      </w:r>
      <w:del w:id="3740" w:author="Jane Shaw" w:date="2015-11-07T18:37:00Z">
        <w:r w:rsidRPr="00F31509" w:rsidDel="00813890">
          <w:rPr>
            <w:rFonts w:asciiTheme="majorBidi" w:hAnsiTheme="majorBidi" w:cstheme="majorBidi"/>
            <w:lang w:val="en-GB"/>
          </w:rPr>
          <w:delText xml:space="preserve">Under </w:delText>
        </w:r>
      </w:del>
      <w:ins w:id="3741" w:author="Jane Shaw" w:date="2015-11-07T18:37:00Z">
        <w:r w:rsidR="00813890">
          <w:rPr>
            <w:rFonts w:asciiTheme="majorBidi" w:hAnsiTheme="majorBidi" w:cstheme="majorBidi"/>
            <w:lang w:val="en-GB"/>
          </w:rPr>
          <w:t xml:space="preserve">In </w:t>
        </w:r>
      </w:ins>
      <w:r w:rsidRPr="00F31509">
        <w:rPr>
          <w:rFonts w:asciiTheme="majorBidi" w:hAnsiTheme="majorBidi" w:cstheme="majorBidi"/>
          <w:lang w:val="en-GB"/>
        </w:rPr>
        <w:t xml:space="preserve">this method, </w:t>
      </w:r>
      <w:del w:id="3742" w:author="Jane Shaw" w:date="2015-10-19T18:27:00Z">
        <w:r w:rsidRPr="00F31509" w:rsidDel="00EF624D">
          <w:rPr>
            <w:rFonts w:asciiTheme="majorBidi" w:hAnsiTheme="majorBidi" w:cstheme="majorBidi"/>
            <w:lang w:val="en-GB"/>
          </w:rPr>
          <w:delText xml:space="preserve">first, </w:delText>
        </w:r>
      </w:del>
      <w:r w:rsidRPr="00F31509">
        <w:rPr>
          <w:rFonts w:asciiTheme="majorBidi" w:hAnsiTheme="majorBidi" w:cstheme="majorBidi"/>
          <w:lang w:val="en-GB"/>
        </w:rPr>
        <w:t>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ed in a laboratory to assess the weight loss per grain, under the perspective of adequacy for consumption as food</w:t>
      </w:r>
      <w:ins w:id="3743" w:author="Jane Shaw" w:date="2015-10-19T18:40:00Z">
        <w:r w:rsidR="0084357A">
          <w:rPr>
            <w:rFonts w:asciiTheme="majorBidi" w:hAnsiTheme="majorBidi" w:cstheme="majorBidi"/>
            <w:lang w:val="en-GB"/>
          </w:rPr>
          <w:t>.</w:t>
        </w:r>
      </w:ins>
      <w:del w:id="3744" w:author="Jane Shaw" w:date="2015-10-19T18:40:00Z">
        <w:r w:rsidRPr="00F31509" w:rsidDel="0084357A">
          <w:rPr>
            <w:rFonts w:asciiTheme="majorBidi" w:hAnsiTheme="majorBidi" w:cstheme="majorBidi"/>
            <w:lang w:val="en-GB"/>
          </w:rPr>
          <w:delText>;</w:delText>
        </w:r>
      </w:del>
      <w:r w:rsidRPr="00F31509">
        <w:rPr>
          <w:rFonts w:asciiTheme="majorBidi" w:hAnsiTheme="majorBidi" w:cstheme="majorBidi"/>
          <w:lang w:val="en-GB"/>
        </w:rPr>
        <w:t xml:space="preserve"> </w:t>
      </w:r>
      <w:del w:id="3745" w:author="Jane Shaw" w:date="2015-10-19T18:40:00Z">
        <w:r w:rsidRPr="00F31509" w:rsidDel="0084357A">
          <w:rPr>
            <w:rFonts w:asciiTheme="majorBidi" w:hAnsiTheme="majorBidi" w:cstheme="majorBidi"/>
            <w:lang w:val="en-GB"/>
          </w:rPr>
          <w:delText xml:space="preserve">then, </w:delText>
        </w:r>
      </w:del>
      <w:r w:rsidR="0084357A" w:rsidRPr="00F31509">
        <w:rPr>
          <w:rFonts w:asciiTheme="majorBidi" w:hAnsiTheme="majorBidi" w:cstheme="majorBidi"/>
          <w:lang w:val="en-GB"/>
        </w:rPr>
        <w:t xml:space="preserve">The </w:t>
      </w:r>
      <w:r w:rsidRPr="00F31509">
        <w:rPr>
          <w:rFonts w:asciiTheme="majorBidi" w:hAnsiTheme="majorBidi" w:cstheme="majorBidi"/>
          <w:lang w:val="en-GB"/>
        </w:rPr>
        <w:t xml:space="preserve">weight loss per grain is </w:t>
      </w:r>
      <w:ins w:id="3746" w:author="Jane Shaw" w:date="2015-10-19T18:40:00Z">
        <w:r w:rsidR="0084357A">
          <w:rPr>
            <w:rFonts w:asciiTheme="majorBidi" w:hAnsiTheme="majorBidi" w:cstheme="majorBidi"/>
            <w:lang w:val="en-GB"/>
          </w:rPr>
          <w:t xml:space="preserve">then </w:t>
        </w:r>
      </w:ins>
      <w:r w:rsidRPr="00F31509">
        <w:rPr>
          <w:rFonts w:asciiTheme="majorBidi" w:hAnsiTheme="majorBidi" w:cstheme="majorBidi"/>
          <w:lang w:val="en-GB"/>
        </w:rPr>
        <w:t>extrapolated to the total weight loss in the sample by taking into account the proportion of damaged grain (Harris and Lindblad</w:t>
      </w:r>
      <w:ins w:id="3747" w:author="Jane Shaw" w:date="2015-10-19T18:40:00Z">
        <w:r w:rsidR="0084357A">
          <w:rPr>
            <w:rFonts w:asciiTheme="majorBidi" w:hAnsiTheme="majorBidi" w:cstheme="majorBidi"/>
            <w:lang w:val="en-GB"/>
          </w:rPr>
          <w:t>,</w:t>
        </w:r>
      </w:ins>
      <w:r w:rsidRPr="00F31509">
        <w:rPr>
          <w:rFonts w:asciiTheme="majorBidi" w:hAnsiTheme="majorBidi" w:cstheme="majorBidi"/>
          <w:lang w:val="en-GB"/>
        </w:rPr>
        <w:t xml:space="preserve"> 1978</w:t>
      </w:r>
      <w:ins w:id="3748" w:author="Jane Shaw" w:date="2015-10-19T18:40:00Z">
        <w:r w:rsidR="0084357A">
          <w:rPr>
            <w:rFonts w:asciiTheme="majorBidi" w:hAnsiTheme="majorBidi" w:cstheme="majorBidi"/>
            <w:lang w:val="en-GB"/>
          </w:rPr>
          <w:t>:</w:t>
        </w:r>
      </w:ins>
      <w:del w:id="3749" w:author="Jane Shaw" w:date="2015-10-19T18:40:00Z">
        <w:r w:rsidRPr="00F31509" w:rsidDel="0084357A">
          <w:rPr>
            <w:rFonts w:asciiTheme="majorBidi" w:hAnsiTheme="majorBidi" w:cstheme="majorBidi"/>
            <w:lang w:val="en-GB"/>
          </w:rPr>
          <w:delText>,</w:delText>
        </w:r>
      </w:del>
      <w:r w:rsidRPr="00F31509">
        <w:rPr>
          <w:rFonts w:asciiTheme="majorBidi" w:hAnsiTheme="majorBidi" w:cstheme="majorBidi"/>
          <w:lang w:val="en-GB"/>
        </w:rPr>
        <w:t xml:space="preserve"> </w:t>
      </w:r>
      <w:del w:id="3750" w:author="Jane Shaw" w:date="2015-10-19T18:41:00Z">
        <w:r w:rsidRPr="00F31509" w:rsidDel="0084357A">
          <w:rPr>
            <w:rFonts w:asciiTheme="majorBidi" w:hAnsiTheme="majorBidi" w:cstheme="majorBidi"/>
            <w:lang w:val="en-GB"/>
          </w:rPr>
          <w:delText xml:space="preserve">p. </w:delText>
        </w:r>
      </w:del>
      <w:r w:rsidRPr="00F31509">
        <w:rPr>
          <w:rFonts w:asciiTheme="majorBidi" w:hAnsiTheme="majorBidi" w:cstheme="majorBidi"/>
          <w:lang w:val="en-GB"/>
        </w:rPr>
        <w:t>90</w:t>
      </w:r>
      <w:ins w:id="3751" w:author="Jane Shaw" w:date="2015-10-19T18:41:00Z">
        <w:r w:rsidR="0084357A">
          <w:rPr>
            <w:rFonts w:asciiTheme="majorBidi" w:hAnsiTheme="majorBidi" w:cstheme="majorBidi"/>
            <w:lang w:val="en-GB"/>
          </w:rPr>
          <w:t xml:space="preserve"> </w:t>
        </w:r>
      </w:ins>
      <w:r w:rsidRPr="00F31509">
        <w:rPr>
          <w:rFonts w:asciiTheme="majorBidi" w:hAnsiTheme="majorBidi" w:cstheme="majorBidi"/>
          <w:lang w:val="en-GB"/>
        </w:rPr>
        <w:t>f</w:t>
      </w:r>
      <w:ins w:id="3752" w:author="Jane Shaw" w:date="2015-10-19T18:41:00Z">
        <w:r w:rsidR="0084357A">
          <w:rPr>
            <w:rFonts w:asciiTheme="majorBidi" w:hAnsiTheme="majorBidi" w:cstheme="majorBidi"/>
            <w:lang w:val="en-GB"/>
          </w:rPr>
          <w:t>f</w:t>
        </w:r>
      </w:ins>
      <w:r w:rsidRPr="00F31509">
        <w:rPr>
          <w:rFonts w:asciiTheme="majorBidi" w:hAnsiTheme="majorBidi" w:cstheme="majorBidi"/>
          <w:lang w:val="en-GB"/>
        </w:rPr>
        <w:t xml:space="preserve">). A main disadvantage of </w:t>
      </w:r>
      <w:del w:id="3753" w:author="Jane Shaw" w:date="2015-10-19T18:41:00Z">
        <w:r w:rsidR="00660C76" w:rsidRPr="00F31509" w:rsidDel="0084357A">
          <w:rPr>
            <w:rFonts w:asciiTheme="majorBidi" w:hAnsiTheme="majorBidi" w:cstheme="majorBidi"/>
            <w:lang w:val="en-GB"/>
          </w:rPr>
          <w:delText xml:space="preserve">that </w:delText>
        </w:r>
      </w:del>
      <w:ins w:id="3754" w:author="Jane Shaw" w:date="2015-10-19T18:41:00Z">
        <w:r w:rsidR="0084357A">
          <w:rPr>
            <w:rFonts w:asciiTheme="majorBidi" w:hAnsiTheme="majorBidi" w:cstheme="majorBidi"/>
            <w:lang w:val="en-GB"/>
          </w:rPr>
          <w:t xml:space="preserve">this </w:t>
        </w:r>
      </w:ins>
      <w:r w:rsidRPr="00F31509">
        <w:rPr>
          <w:rFonts w:asciiTheme="majorBidi" w:hAnsiTheme="majorBidi" w:cstheme="majorBidi"/>
          <w:lang w:val="en-GB"/>
        </w:rPr>
        <w:t xml:space="preserve">method </w:t>
      </w:r>
      <w:del w:id="3755" w:author="Jane Shaw" w:date="2015-10-19T18:41:00Z">
        <w:r w:rsidRPr="00F31509" w:rsidDel="0084357A">
          <w:rPr>
            <w:rFonts w:asciiTheme="majorBidi" w:hAnsiTheme="majorBidi" w:cstheme="majorBidi"/>
            <w:lang w:val="en-GB"/>
          </w:rPr>
          <w:delText xml:space="preserve">consists in </w:delText>
        </w:r>
      </w:del>
      <w:ins w:id="3756" w:author="Jane Shaw" w:date="2015-10-19T18:41:00Z">
        <w:r w:rsidR="0084357A">
          <w:rPr>
            <w:rFonts w:asciiTheme="majorBidi" w:hAnsiTheme="majorBidi" w:cstheme="majorBidi"/>
            <w:lang w:val="en-GB"/>
          </w:rPr>
          <w:t xml:space="preserve">is </w:t>
        </w:r>
      </w:ins>
      <w:del w:id="3757" w:author="Jane Shaw" w:date="2015-10-19T18:41:00Z">
        <w:r w:rsidRPr="00F31509" w:rsidDel="0084357A">
          <w:rPr>
            <w:rFonts w:asciiTheme="majorBidi" w:hAnsiTheme="majorBidi" w:cstheme="majorBidi"/>
            <w:lang w:val="en-GB"/>
          </w:rPr>
          <w:delText xml:space="preserve">the high </w:delText>
        </w:r>
      </w:del>
      <w:ins w:id="3758" w:author="Jane Shaw" w:date="2015-10-19T18:41:00Z">
        <w:r w:rsidR="0084357A">
          <w:rPr>
            <w:rFonts w:asciiTheme="majorBidi" w:hAnsiTheme="majorBidi" w:cstheme="majorBidi"/>
            <w:lang w:val="en-GB"/>
          </w:rPr>
          <w:t xml:space="preserve">that it requires large </w:t>
        </w:r>
      </w:ins>
      <w:r w:rsidRPr="00F31509">
        <w:rPr>
          <w:rFonts w:asciiTheme="majorBidi" w:hAnsiTheme="majorBidi" w:cstheme="majorBidi"/>
          <w:lang w:val="en-GB"/>
        </w:rPr>
        <w:t>amount</w:t>
      </w:r>
      <w:ins w:id="3759" w:author="Jane Shaw" w:date="2015-10-19T18:41:00Z">
        <w:r w:rsidR="0084357A">
          <w:rPr>
            <w:rFonts w:asciiTheme="majorBidi" w:hAnsiTheme="majorBidi" w:cstheme="majorBidi"/>
            <w:lang w:val="en-GB"/>
          </w:rPr>
          <w:t>s</w:t>
        </w:r>
      </w:ins>
      <w:r w:rsidRPr="00F31509">
        <w:rPr>
          <w:rFonts w:asciiTheme="majorBidi" w:hAnsiTheme="majorBidi" w:cstheme="majorBidi"/>
          <w:lang w:val="en-GB"/>
        </w:rPr>
        <w:t xml:space="preserve"> of time and work</w:t>
      </w:r>
      <w:del w:id="3760" w:author="Jane Shaw" w:date="2015-10-19T18:41:00Z">
        <w:r w:rsidRPr="00F31509" w:rsidDel="0084357A">
          <w:rPr>
            <w:rFonts w:asciiTheme="majorBidi" w:hAnsiTheme="majorBidi" w:cstheme="majorBidi"/>
            <w:lang w:val="en-GB"/>
          </w:rPr>
          <w:delText xml:space="preserve"> required</w:delText>
        </w:r>
      </w:del>
      <w:r w:rsidRPr="00F31509">
        <w:rPr>
          <w:rFonts w:asciiTheme="majorBidi" w:hAnsiTheme="majorBidi" w:cstheme="majorBidi"/>
          <w:lang w:val="en-GB"/>
        </w:rPr>
        <w:t xml:space="preserve">. </w:t>
      </w:r>
      <w:del w:id="3761" w:author="Jane Shaw" w:date="2015-10-19T18:41:00Z">
        <w:r w:rsidRPr="00F31509" w:rsidDel="0084357A">
          <w:rPr>
            <w:rFonts w:asciiTheme="majorBidi" w:hAnsiTheme="majorBidi" w:cstheme="majorBidi"/>
            <w:lang w:val="en-GB"/>
          </w:rPr>
          <w:delText>Furthermore</w:delText>
        </w:r>
      </w:del>
      <w:ins w:id="3762" w:author="Jane Shaw" w:date="2015-10-19T18:41:00Z">
        <w:r w:rsidR="0084357A">
          <w:rPr>
            <w:rFonts w:asciiTheme="majorBidi" w:hAnsiTheme="majorBidi" w:cstheme="majorBidi"/>
            <w:lang w:val="en-GB"/>
          </w:rPr>
          <w:t>In addition</w:t>
        </w:r>
      </w:ins>
      <w:r w:rsidRPr="00F31509">
        <w:rPr>
          <w:rFonts w:asciiTheme="majorBidi" w:hAnsiTheme="majorBidi" w:cstheme="majorBidi"/>
          <w:lang w:val="en-GB"/>
        </w:rPr>
        <w:t xml:space="preserve">, the </w:t>
      </w:r>
      <w:del w:id="3763" w:author="Jane Shaw" w:date="2015-10-19T18:42:00Z">
        <w:r w:rsidRPr="00F31509" w:rsidDel="0084357A">
          <w:rPr>
            <w:rFonts w:asciiTheme="majorBidi" w:hAnsiTheme="majorBidi" w:cstheme="majorBidi"/>
            <w:lang w:val="en-GB"/>
          </w:rPr>
          <w:delText xml:space="preserve">fact that </w:delText>
        </w:r>
      </w:del>
      <w:ins w:id="3764" w:author="Jane Shaw" w:date="2015-10-19T18:42:00Z">
        <w:r w:rsidR="0084357A">
          <w:rPr>
            <w:rFonts w:asciiTheme="majorBidi" w:hAnsiTheme="majorBidi" w:cstheme="majorBidi"/>
            <w:lang w:val="en-GB"/>
          </w:rPr>
          <w:t xml:space="preserve">removal of </w:t>
        </w:r>
      </w:ins>
      <w:r w:rsidRPr="00F31509">
        <w:rPr>
          <w:rFonts w:asciiTheme="majorBidi" w:hAnsiTheme="majorBidi" w:cstheme="majorBidi"/>
          <w:lang w:val="en-GB"/>
        </w:rPr>
        <w:t xml:space="preserve">parts of the produce </w:t>
      </w:r>
      <w:del w:id="3765" w:author="Jane Shaw" w:date="2015-10-19T18:42:00Z">
        <w:r w:rsidRPr="00F31509" w:rsidDel="0084357A">
          <w:rPr>
            <w:rFonts w:asciiTheme="majorBidi" w:hAnsiTheme="majorBidi" w:cstheme="majorBidi"/>
            <w:lang w:val="en-GB"/>
          </w:rPr>
          <w:delText xml:space="preserve">need to be removed </w:delText>
        </w:r>
      </w:del>
      <w:r w:rsidRPr="00F31509">
        <w:rPr>
          <w:rFonts w:asciiTheme="majorBidi" w:hAnsiTheme="majorBidi" w:cstheme="majorBidi"/>
          <w:lang w:val="en-GB"/>
        </w:rPr>
        <w:t xml:space="preserve">from the food chain for analysis in the laboratory and </w:t>
      </w:r>
      <w:del w:id="3766" w:author="Jane Shaw" w:date="2015-10-19T18:42:00Z">
        <w:r w:rsidRPr="00F31509" w:rsidDel="0084357A">
          <w:rPr>
            <w:rFonts w:asciiTheme="majorBidi" w:hAnsiTheme="majorBidi" w:cstheme="majorBidi"/>
            <w:lang w:val="en-GB"/>
          </w:rPr>
          <w:delText xml:space="preserve">that </w:delText>
        </w:r>
      </w:del>
      <w:r w:rsidRPr="00F31509">
        <w:rPr>
          <w:rFonts w:asciiTheme="majorBidi" w:hAnsiTheme="majorBidi" w:cstheme="majorBidi"/>
          <w:lang w:val="en-GB"/>
        </w:rPr>
        <w:t xml:space="preserve">the </w:t>
      </w:r>
      <w:ins w:id="3767" w:author="Jane Shaw" w:date="2015-10-19T18:42:00Z">
        <w:r w:rsidR="0084357A">
          <w:rPr>
            <w:rFonts w:asciiTheme="majorBidi" w:hAnsiTheme="majorBidi" w:cstheme="majorBidi"/>
            <w:lang w:val="en-GB"/>
          </w:rPr>
          <w:t xml:space="preserve">lack of involvement of </w:t>
        </w:r>
      </w:ins>
      <w:r w:rsidRPr="00F31509">
        <w:rPr>
          <w:rFonts w:asciiTheme="majorBidi" w:hAnsiTheme="majorBidi" w:cstheme="majorBidi"/>
          <w:lang w:val="en-GB"/>
        </w:rPr>
        <w:t xml:space="preserve">product owners </w:t>
      </w:r>
      <w:del w:id="3768" w:author="Jane Shaw" w:date="2015-10-19T18:42:00Z">
        <w:r w:rsidRPr="00F31509" w:rsidDel="0084357A">
          <w:rPr>
            <w:rFonts w:asciiTheme="majorBidi" w:hAnsiTheme="majorBidi" w:cstheme="majorBidi"/>
            <w:lang w:val="en-GB"/>
          </w:rPr>
          <w:delText xml:space="preserve">are not involved </w:delText>
        </w:r>
      </w:del>
      <w:r w:rsidRPr="00F31509">
        <w:rPr>
          <w:rFonts w:asciiTheme="majorBidi" w:hAnsiTheme="majorBidi" w:cstheme="majorBidi"/>
          <w:lang w:val="en-GB"/>
        </w:rPr>
        <w:t xml:space="preserve">in </w:t>
      </w:r>
      <w:r w:rsidR="00660C76" w:rsidRPr="00F31509">
        <w:rPr>
          <w:rFonts w:asciiTheme="majorBidi" w:hAnsiTheme="majorBidi" w:cstheme="majorBidi"/>
          <w:lang w:val="en-GB"/>
        </w:rPr>
        <w:t>th</w:t>
      </w:r>
      <w:ins w:id="3769" w:author="Jane Shaw" w:date="2015-10-19T18:42:00Z">
        <w:r w:rsidR="0084357A">
          <w:rPr>
            <w:rFonts w:asciiTheme="majorBidi" w:hAnsiTheme="majorBidi" w:cstheme="majorBidi"/>
            <w:lang w:val="en-GB"/>
          </w:rPr>
          <w:t>e</w:t>
        </w:r>
      </w:ins>
      <w:del w:id="3770" w:author="Jane Shaw" w:date="2015-10-19T18:42:00Z">
        <w:r w:rsidR="00660C76" w:rsidRPr="00F31509" w:rsidDel="0084357A">
          <w:rPr>
            <w:rFonts w:asciiTheme="majorBidi" w:hAnsiTheme="majorBidi" w:cstheme="majorBidi"/>
            <w:lang w:val="en-GB"/>
          </w:rPr>
          <w:delText>at</w:delText>
        </w:r>
      </w:del>
      <w:r w:rsidR="00660C76" w:rsidRPr="00F31509">
        <w:rPr>
          <w:rFonts w:asciiTheme="majorBidi" w:hAnsiTheme="majorBidi" w:cstheme="majorBidi"/>
          <w:lang w:val="en-GB"/>
        </w:rPr>
        <w:t xml:space="preserve"> analysis </w:t>
      </w:r>
      <w:r w:rsidRPr="00F31509">
        <w:rPr>
          <w:rFonts w:asciiTheme="majorBidi" w:hAnsiTheme="majorBidi" w:cstheme="majorBidi"/>
          <w:lang w:val="en-GB"/>
        </w:rPr>
        <w:t xml:space="preserve">may considerably reduce </w:t>
      </w:r>
      <w:del w:id="3771" w:author="Jane Shaw" w:date="2015-10-19T18:42:00Z">
        <w:r w:rsidRPr="00F31509" w:rsidDel="0084357A">
          <w:rPr>
            <w:rFonts w:asciiTheme="majorBidi" w:hAnsiTheme="majorBidi" w:cstheme="majorBidi"/>
            <w:lang w:val="en-GB"/>
          </w:rPr>
          <w:delText xml:space="preserve">their </w:delText>
        </w:r>
      </w:del>
      <w:ins w:id="3772" w:author="Jane Shaw" w:date="2015-10-19T18:42:00Z">
        <w:r w:rsidR="0084357A">
          <w:rPr>
            <w:rFonts w:asciiTheme="majorBidi" w:hAnsiTheme="majorBidi" w:cstheme="majorBidi"/>
            <w:lang w:val="en-GB"/>
          </w:rPr>
          <w:t xml:space="preserve">owners’ </w:t>
        </w:r>
      </w:ins>
      <w:r w:rsidRPr="00F31509">
        <w:rPr>
          <w:rFonts w:asciiTheme="majorBidi" w:hAnsiTheme="majorBidi" w:cstheme="majorBidi"/>
          <w:lang w:val="en-GB"/>
        </w:rPr>
        <w:t xml:space="preserve">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del w:id="3773" w:author="Jane Shaw" w:date="2015-11-07T18:44:00Z">
        <w:r w:rsidRPr="00F31509" w:rsidDel="00E37A90">
          <w:rPr>
            <w:rFonts w:asciiTheme="majorBidi" w:hAnsiTheme="majorBidi" w:cstheme="majorBidi"/>
            <w:lang w:val="en-GB"/>
          </w:rPr>
          <w:delText xml:space="preserve">the </w:delText>
        </w:r>
      </w:del>
      <w:ins w:id="3774" w:author="Jane Shaw" w:date="2015-11-07T18:44:00Z">
        <w:r w:rsidR="00E37A90">
          <w:rPr>
            <w:rFonts w:asciiTheme="majorBidi" w:hAnsiTheme="majorBidi" w:cstheme="majorBidi"/>
            <w:lang w:val="en-GB"/>
          </w:rPr>
          <w:t xml:space="preserve">such </w:t>
        </w:r>
      </w:ins>
      <w:r w:rsidRPr="00F31509">
        <w:rPr>
          <w:rFonts w:asciiTheme="majorBidi" w:hAnsiTheme="majorBidi" w:cstheme="majorBidi"/>
          <w:lang w:val="en-GB"/>
        </w:rPr>
        <w:t>loss measurement</w:t>
      </w:r>
      <w:r w:rsidR="00A67CF0" w:rsidRPr="00F31509">
        <w:rPr>
          <w:rFonts w:asciiTheme="majorBidi" w:hAnsiTheme="majorBidi" w:cstheme="majorBidi"/>
          <w:lang w:val="en-GB"/>
        </w:rPr>
        <w:t xml:space="preserve"> survey</w:t>
      </w:r>
      <w:ins w:id="3775" w:author="Jane Shaw" w:date="2015-11-07T18:45:00Z">
        <w:r w:rsidR="00E37A90">
          <w:rPr>
            <w:rFonts w:asciiTheme="majorBidi" w:hAnsiTheme="majorBidi" w:cstheme="majorBidi"/>
            <w:lang w:val="en-GB"/>
          </w:rPr>
          <w:t>s</w:t>
        </w:r>
      </w:ins>
      <w:r w:rsidRPr="00F31509">
        <w:rPr>
          <w:rFonts w:asciiTheme="majorBidi" w:hAnsiTheme="majorBidi" w:cstheme="majorBidi"/>
          <w:lang w:val="en-GB"/>
        </w:rPr>
        <w:t xml:space="preserve">. To overcome these disadvantages, the African Postharvest Losses Information System </w:t>
      </w:r>
      <w:del w:id="3776" w:author="Jane Shaw" w:date="2015-10-19T18:43:00Z">
        <w:r w:rsidRPr="00F31509" w:rsidDel="00F6328B">
          <w:rPr>
            <w:rFonts w:asciiTheme="majorBidi" w:hAnsiTheme="majorBidi" w:cstheme="majorBidi"/>
            <w:lang w:val="en-GB"/>
          </w:rPr>
          <w:delText xml:space="preserve">(APHLIS) </w:delText>
        </w:r>
      </w:del>
      <w:r w:rsidRPr="00F31509">
        <w:rPr>
          <w:rFonts w:asciiTheme="majorBidi" w:hAnsiTheme="majorBidi" w:cstheme="majorBidi"/>
          <w:lang w:val="en-GB"/>
        </w:rPr>
        <w:t xml:space="preserve">suggests a simplified method based on </w:t>
      </w:r>
      <w:ins w:id="3777" w:author="Jane Shaw" w:date="2015-10-19T18:44:00Z">
        <w:r w:rsidR="00F6328B">
          <w:rPr>
            <w:rFonts w:asciiTheme="majorBidi" w:hAnsiTheme="majorBidi" w:cstheme="majorBidi"/>
            <w:lang w:val="en-GB"/>
          </w:rPr>
          <w:t xml:space="preserve">a </w:t>
        </w:r>
      </w:ins>
      <w:r w:rsidRPr="00F31509">
        <w:rPr>
          <w:rFonts w:asciiTheme="majorBidi" w:hAnsiTheme="majorBidi" w:cstheme="majorBidi"/>
          <w:lang w:val="en-GB"/>
        </w:rPr>
        <w:t>visual scale</w:t>
      </w:r>
      <w:del w:id="3778" w:author="Jane Shaw" w:date="2015-10-19T18:44:00Z">
        <w:r w:rsidRPr="00F31509" w:rsidDel="00F6328B">
          <w:rPr>
            <w:rFonts w:asciiTheme="majorBidi" w:hAnsiTheme="majorBidi" w:cstheme="majorBidi"/>
            <w:lang w:val="en-GB"/>
          </w:rPr>
          <w:delText>s</w:delText>
        </w:r>
      </w:del>
      <w:r w:rsidRPr="00F31509">
        <w:rPr>
          <w:rFonts w:asciiTheme="majorBidi" w:hAnsiTheme="majorBidi" w:cstheme="majorBidi"/>
          <w:lang w:val="en-GB"/>
        </w:rPr>
        <w:t xml:space="preserve"> (Hodges</w:t>
      </w:r>
      <w:ins w:id="3779" w:author="Jane Shaw" w:date="2015-10-19T18:43:00Z">
        <w:r w:rsidR="00F6328B">
          <w:rPr>
            <w:rFonts w:asciiTheme="majorBidi" w:hAnsiTheme="majorBidi" w:cstheme="majorBidi"/>
            <w:lang w:val="en-GB"/>
          </w:rPr>
          <w:t>,</w:t>
        </w:r>
      </w:ins>
      <w:r w:rsidRPr="00F31509">
        <w:rPr>
          <w:rFonts w:asciiTheme="majorBidi" w:hAnsiTheme="majorBidi" w:cstheme="majorBidi"/>
          <w:lang w:val="en-GB"/>
        </w:rPr>
        <w:t xml:space="preserve"> 2013)</w:t>
      </w:r>
      <w:ins w:id="3780" w:author="Jane Shaw" w:date="2015-10-19T18:44:00Z">
        <w:r w:rsidR="00F6328B">
          <w:rPr>
            <w:rFonts w:asciiTheme="majorBidi" w:hAnsiTheme="majorBidi" w:cstheme="majorBidi"/>
            <w:lang w:val="en-GB"/>
          </w:rPr>
          <w:t>,</w:t>
        </w:r>
      </w:ins>
      <w:del w:id="3781" w:author="Jane Shaw" w:date="2015-10-19T18:44:00Z">
        <w:r w:rsidRPr="00F31509" w:rsidDel="00F6328B">
          <w:rPr>
            <w:rFonts w:asciiTheme="majorBidi" w:hAnsiTheme="majorBidi" w:cstheme="majorBidi"/>
            <w:lang w:val="en-GB"/>
          </w:rPr>
          <w:delText>.</w:delText>
        </w:r>
      </w:del>
      <w:r w:rsidRPr="00F31509">
        <w:rPr>
          <w:rFonts w:asciiTheme="majorBidi" w:hAnsiTheme="majorBidi" w:cstheme="majorBidi"/>
          <w:lang w:val="en-GB"/>
        </w:rPr>
        <w:t xml:space="preserve"> </w:t>
      </w:r>
      <w:del w:id="3782" w:author="Jane Shaw" w:date="2015-10-19T18:48:00Z">
        <w:r w:rsidRPr="00F31509" w:rsidDel="00F6328B">
          <w:rPr>
            <w:rFonts w:asciiTheme="majorBidi" w:hAnsiTheme="majorBidi" w:cstheme="majorBidi"/>
            <w:lang w:val="en-GB"/>
          </w:rPr>
          <w:delText xml:space="preserve">A visual scale consists in a </w:delText>
        </w:r>
      </w:del>
      <w:ins w:id="3783" w:author="Jane Shaw" w:date="2015-10-19T18:48:00Z">
        <w:r w:rsidR="00F6328B">
          <w:rPr>
            <w:rFonts w:asciiTheme="majorBidi" w:hAnsiTheme="majorBidi" w:cstheme="majorBidi"/>
            <w:lang w:val="en-GB"/>
          </w:rPr>
          <w:t xml:space="preserve">which provides a </w:t>
        </w:r>
      </w:ins>
      <w:r w:rsidRPr="00F31509">
        <w:rPr>
          <w:rFonts w:asciiTheme="majorBidi" w:hAnsiTheme="majorBidi" w:cstheme="majorBidi"/>
          <w:lang w:val="en-GB"/>
        </w:rPr>
        <w:t xml:space="preserve">set of images </w:t>
      </w:r>
      <w:ins w:id="3784" w:author="Jane Shaw" w:date="2015-10-19T18:48:00Z">
        <w:r w:rsidR="00F6328B">
          <w:rPr>
            <w:rFonts w:asciiTheme="majorBidi" w:hAnsiTheme="majorBidi" w:cstheme="majorBidi"/>
            <w:lang w:val="en-GB"/>
          </w:rPr>
          <w:t xml:space="preserve">depicting </w:t>
        </w:r>
      </w:ins>
      <w:del w:id="3785" w:author="Jane Shaw" w:date="2015-10-19T18:48:00Z">
        <w:r w:rsidRPr="00F31509" w:rsidDel="00F6328B">
          <w:rPr>
            <w:rFonts w:asciiTheme="majorBidi" w:hAnsiTheme="majorBidi" w:cstheme="majorBidi"/>
            <w:lang w:val="en-GB"/>
          </w:rPr>
          <w:delText xml:space="preserve">of </w:delText>
        </w:r>
      </w:del>
      <w:r w:rsidRPr="00F31509">
        <w:rPr>
          <w:rFonts w:asciiTheme="majorBidi" w:hAnsiTheme="majorBidi" w:cstheme="majorBidi"/>
          <w:lang w:val="en-GB"/>
        </w:rPr>
        <w:t>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w:t>
      </w:r>
      <w:del w:id="3786" w:author="Jane Shaw" w:date="2015-10-19T18:49:00Z">
        <w:r w:rsidRPr="00F31509" w:rsidDel="00F6328B">
          <w:rPr>
            <w:rFonts w:asciiTheme="majorBidi" w:hAnsiTheme="majorBidi" w:cstheme="majorBidi"/>
            <w:lang w:val="en-GB"/>
          </w:rPr>
          <w:delText xml:space="preserve">previously on the basis of </w:delText>
        </w:r>
      </w:del>
      <w:ins w:id="3787" w:author="Jane Shaw" w:date="2015-10-19T18:49:00Z">
        <w:r w:rsidR="00F6328B">
          <w:rPr>
            <w:rFonts w:asciiTheme="majorBidi" w:hAnsiTheme="majorBidi" w:cstheme="majorBidi"/>
            <w:lang w:val="en-GB"/>
          </w:rPr>
          <w:t xml:space="preserve">from </w:t>
        </w:r>
      </w:ins>
      <w:r w:rsidRPr="00F31509">
        <w:rPr>
          <w:rFonts w:asciiTheme="majorBidi" w:hAnsiTheme="majorBidi" w:cstheme="majorBidi"/>
          <w:lang w:val="en-GB"/>
        </w:rPr>
        <w:t xml:space="preserve">laboratory analysis. </w:t>
      </w:r>
      <w:del w:id="3788" w:author="Jane Shaw" w:date="2015-10-19T18:49:00Z">
        <w:r w:rsidRPr="00F31509" w:rsidDel="00F6328B">
          <w:rPr>
            <w:rFonts w:asciiTheme="majorBidi" w:hAnsiTheme="majorBidi" w:cstheme="majorBidi"/>
            <w:lang w:val="en-GB"/>
          </w:rPr>
          <w:delText xml:space="preserve">For </w:delText>
        </w:r>
      </w:del>
      <w:ins w:id="3789" w:author="Jane Shaw" w:date="2015-10-19T18:49:00Z">
        <w:r w:rsidR="00F6328B">
          <w:rPr>
            <w:rFonts w:asciiTheme="majorBidi" w:hAnsiTheme="majorBidi" w:cstheme="majorBidi"/>
            <w:lang w:val="en-GB"/>
          </w:rPr>
          <w:t xml:space="preserve">To measure </w:t>
        </w:r>
      </w:ins>
      <w:del w:id="3790" w:author="Jane Shaw" w:date="2015-10-19T18:49:00Z">
        <w:r w:rsidRPr="00F31509" w:rsidDel="00F6328B">
          <w:rPr>
            <w:rFonts w:asciiTheme="majorBidi" w:hAnsiTheme="majorBidi" w:cstheme="majorBidi"/>
            <w:lang w:val="en-GB"/>
          </w:rPr>
          <w:delText xml:space="preserve">the </w:delText>
        </w:r>
      </w:del>
      <w:r w:rsidR="00A67CF0" w:rsidRPr="00F31509">
        <w:rPr>
          <w:rFonts w:asciiTheme="majorBidi" w:hAnsiTheme="majorBidi" w:cstheme="majorBidi"/>
          <w:lang w:val="en-GB"/>
        </w:rPr>
        <w:t>loss</w:t>
      </w:r>
      <w:del w:id="3791" w:author="Jane Shaw" w:date="2015-10-19T18:49:00Z">
        <w:r w:rsidR="00A67CF0" w:rsidRPr="00F31509" w:rsidDel="00F6328B">
          <w:rPr>
            <w:rFonts w:asciiTheme="majorBidi" w:hAnsiTheme="majorBidi" w:cstheme="majorBidi"/>
            <w:lang w:val="en-GB"/>
          </w:rPr>
          <w:delText xml:space="preserve"> </w:delText>
        </w:r>
        <w:r w:rsidRPr="00F31509" w:rsidDel="00F6328B">
          <w:rPr>
            <w:rFonts w:asciiTheme="majorBidi" w:hAnsiTheme="majorBidi" w:cstheme="majorBidi"/>
            <w:lang w:val="en-GB"/>
          </w:rPr>
          <w:delText>measurement</w:delText>
        </w:r>
      </w:del>
      <w:r w:rsidRPr="00F31509">
        <w:rPr>
          <w:rFonts w:asciiTheme="majorBidi" w:hAnsiTheme="majorBidi" w:cstheme="majorBidi"/>
          <w:lang w:val="en-GB"/>
        </w:rPr>
        <w:t>, the enumerator</w:t>
      </w:r>
      <w:ins w:id="3792" w:author="Jane Shaw" w:date="2015-11-07T18:45:00Z">
        <w:r w:rsidR="00E37A90" w:rsidRPr="00F31509">
          <w:rPr>
            <w:rFonts w:asciiTheme="majorBidi" w:hAnsiTheme="majorBidi" w:cstheme="majorBidi"/>
            <w:lang w:val="en-GB"/>
          </w:rPr>
          <w:t>, jointly with the grain owner,</w:t>
        </w:r>
      </w:ins>
      <w:r w:rsidRPr="00F31509">
        <w:rPr>
          <w:rFonts w:asciiTheme="majorBidi" w:hAnsiTheme="majorBidi" w:cstheme="majorBidi"/>
          <w:lang w:val="en-GB"/>
        </w:rPr>
        <w:t xml:space="preserve">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grain with the pictures on the visual scale</w:t>
      </w:r>
      <w:ins w:id="3793" w:author="Jane Shaw" w:date="2015-11-07T18:45:00Z">
        <w:r w:rsidR="00E37A90">
          <w:rPr>
            <w:rFonts w:asciiTheme="majorBidi" w:hAnsiTheme="majorBidi" w:cstheme="majorBidi"/>
            <w:lang w:val="en-GB"/>
          </w:rPr>
          <w:t xml:space="preserve"> </w:t>
        </w:r>
      </w:ins>
      <w:del w:id="3794" w:author="Jane Shaw" w:date="2015-11-07T18:45:00Z">
        <w:r w:rsidRPr="00F31509" w:rsidDel="00E37A90">
          <w:rPr>
            <w:rFonts w:asciiTheme="majorBidi" w:hAnsiTheme="majorBidi" w:cstheme="majorBidi"/>
            <w:lang w:val="en-GB"/>
          </w:rPr>
          <w:delText xml:space="preserve">, </w:delText>
        </w:r>
        <w:r w:rsidR="00A67CF0" w:rsidRPr="00F31509" w:rsidDel="00E37A90">
          <w:rPr>
            <w:rFonts w:asciiTheme="majorBidi" w:hAnsiTheme="majorBidi" w:cstheme="majorBidi"/>
            <w:lang w:val="en-GB"/>
          </w:rPr>
          <w:delText xml:space="preserve">jointly </w:delText>
        </w:r>
        <w:r w:rsidRPr="00F31509" w:rsidDel="00E37A90">
          <w:rPr>
            <w:rFonts w:asciiTheme="majorBidi" w:hAnsiTheme="majorBidi" w:cstheme="majorBidi"/>
            <w:lang w:val="en-GB"/>
          </w:rPr>
          <w:delText xml:space="preserve">with the grain owner, </w:delText>
        </w:r>
      </w:del>
      <w:r w:rsidRPr="00F31509">
        <w:rPr>
          <w:rFonts w:asciiTheme="majorBidi" w:hAnsiTheme="majorBidi" w:cstheme="majorBidi"/>
          <w:lang w:val="en-GB"/>
        </w:rPr>
        <w:t xml:space="preserve">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 xml:space="preserve">percentage weight loss to calculate </w:t>
      </w:r>
      <w:del w:id="3795" w:author="Jane Shaw" w:date="2015-10-19T18:50:00Z">
        <w:r w:rsidRPr="00F31509" w:rsidDel="00F6328B">
          <w:rPr>
            <w:rFonts w:asciiTheme="majorBidi" w:hAnsiTheme="majorBidi" w:cstheme="majorBidi"/>
            <w:lang w:val="en-GB"/>
          </w:rPr>
          <w:delText xml:space="preserve">to </w:delText>
        </w:r>
      </w:del>
      <w:ins w:id="3796" w:author="Jane Shaw" w:date="2015-10-19T18:50:00Z">
        <w:r w:rsidR="00F6328B">
          <w:rPr>
            <w:rFonts w:asciiTheme="majorBidi" w:hAnsiTheme="majorBidi" w:cstheme="majorBidi"/>
            <w:lang w:val="en-GB"/>
          </w:rPr>
          <w:t xml:space="preserve">the </w:t>
        </w:r>
      </w:ins>
      <w:r w:rsidRPr="00F31509">
        <w:rPr>
          <w:rFonts w:asciiTheme="majorBidi" w:hAnsiTheme="majorBidi" w:cstheme="majorBidi"/>
          <w:lang w:val="en-GB"/>
        </w:rPr>
        <w:t>total loss in the sample.</w:t>
      </w:r>
    </w:p>
    <w:p w14:paraId="0C6C8A31" w14:textId="3C192B7D"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del w:id="3797" w:author="Jane Shaw" w:date="2015-10-19T18:50:00Z">
        <w:r w:rsidRPr="00F31509" w:rsidDel="00F6328B">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later stages of the food supply chain, where agricultural products often occur </w:t>
      </w:r>
      <w:del w:id="3798" w:author="Jane Shaw" w:date="2015-10-19T18:50:00Z">
        <w:r w:rsidRPr="00F31509" w:rsidDel="00F6328B">
          <w:rPr>
            <w:rFonts w:asciiTheme="majorBidi" w:eastAsia="Times New Roman" w:hAnsiTheme="majorBidi" w:cstheme="majorBidi"/>
            <w:lang w:val="en-GB"/>
          </w:rPr>
          <w:delText xml:space="preserve">in </w:delText>
        </w:r>
      </w:del>
      <w:r w:rsidRPr="00F31509">
        <w:rPr>
          <w:rFonts w:asciiTheme="majorBidi" w:eastAsia="Times New Roman" w:hAnsiTheme="majorBidi" w:cstheme="majorBidi"/>
          <w:lang w:val="en-GB"/>
        </w:rPr>
        <w:t xml:space="preserve">mixed </w:t>
      </w:r>
      <w:del w:id="3799" w:author="Jane Shaw" w:date="2015-10-19T18:50:00Z">
        <w:r w:rsidRPr="00F31509" w:rsidDel="00F6328B">
          <w:rPr>
            <w:rFonts w:asciiTheme="majorBidi" w:eastAsia="Times New Roman" w:hAnsiTheme="majorBidi" w:cstheme="majorBidi"/>
            <w:lang w:val="en-GB"/>
          </w:rPr>
          <w:delText xml:space="preserve">form </w:delText>
        </w:r>
      </w:del>
      <w:r w:rsidRPr="00F31509">
        <w:rPr>
          <w:rFonts w:asciiTheme="majorBidi" w:eastAsia="Times New Roman" w:hAnsiTheme="majorBidi" w:cstheme="majorBidi"/>
          <w:lang w:val="en-GB"/>
        </w:rPr>
        <w:t xml:space="preserve">with other products, before </w:t>
      </w:r>
      <w:del w:id="3800" w:author="Jane Shaw" w:date="2015-10-19T18:51:00Z">
        <w:r w:rsidRPr="00F31509" w:rsidDel="00F6328B">
          <w:rPr>
            <w:rFonts w:asciiTheme="majorBidi" w:eastAsia="Times New Roman" w:hAnsiTheme="majorBidi" w:cstheme="majorBidi"/>
            <w:lang w:val="en-GB"/>
          </w:rPr>
          <w:delText xml:space="preserve">application of </w:delText>
        </w:r>
      </w:del>
      <w:r w:rsidRPr="00F31509">
        <w:rPr>
          <w:rFonts w:asciiTheme="majorBidi" w:eastAsia="Times New Roman" w:hAnsiTheme="majorBidi" w:cstheme="majorBidi"/>
          <w:lang w:val="en-GB"/>
        </w:rPr>
        <w:t>any of the</w:t>
      </w:r>
      <w:ins w:id="3801" w:author="Jane Shaw" w:date="2015-10-19T18:51:00Z">
        <w:r w:rsidR="00F6328B">
          <w:rPr>
            <w:rFonts w:asciiTheme="majorBidi" w:eastAsia="Times New Roman" w:hAnsiTheme="majorBidi" w:cstheme="majorBidi"/>
            <w:lang w:val="en-GB"/>
          </w:rPr>
          <w:t>se</w:t>
        </w:r>
      </w:ins>
      <w:r w:rsidRPr="00F31509">
        <w:rPr>
          <w:rFonts w:asciiTheme="majorBidi" w:eastAsia="Times New Roman" w:hAnsiTheme="majorBidi" w:cstheme="majorBidi"/>
          <w:lang w:val="en-GB"/>
        </w:rPr>
        <w:t xml:space="preserve"> methods</w:t>
      </w:r>
      <w:ins w:id="3802" w:author="Jane Shaw" w:date="2015-10-19T18:51:00Z">
        <w:r w:rsidR="00F6328B">
          <w:rPr>
            <w:rFonts w:asciiTheme="majorBidi" w:eastAsia="Times New Roman" w:hAnsiTheme="majorBidi" w:cstheme="majorBidi"/>
            <w:lang w:val="en-GB"/>
          </w:rPr>
          <w:t xml:space="preserve"> are applied</w:t>
        </w:r>
      </w:ins>
      <w:del w:id="3803" w:author="Jane Shaw" w:date="2015-10-19T18:51:00Z">
        <w:r w:rsidRPr="00F31509" w:rsidDel="00F6328B">
          <w:rPr>
            <w:rFonts w:asciiTheme="majorBidi" w:eastAsia="Times New Roman" w:hAnsiTheme="majorBidi" w:cstheme="majorBidi"/>
            <w:lang w:val="en-GB"/>
          </w:rPr>
          <w:delText xml:space="preserve"> above</w:delText>
        </w:r>
      </w:del>
      <w:r w:rsidRPr="00F31509">
        <w:rPr>
          <w:rFonts w:asciiTheme="majorBidi" w:eastAsia="Times New Roman" w:hAnsiTheme="majorBidi" w:cstheme="majorBidi"/>
          <w:lang w:val="en-GB"/>
        </w:rPr>
        <w:t xml:space="preserve">, waste composition analysis may be required to distinguish </w:t>
      </w:r>
      <w:del w:id="3804" w:author="Jane Shaw" w:date="2015-10-19T18:51:00Z">
        <w:r w:rsidRPr="00F31509" w:rsidDel="00F6328B">
          <w:rPr>
            <w:rFonts w:asciiTheme="majorBidi" w:eastAsia="Times New Roman" w:hAnsiTheme="majorBidi" w:cstheme="majorBidi"/>
            <w:lang w:val="en-GB"/>
          </w:rPr>
          <w:delText xml:space="preserve">between </w:delText>
        </w:r>
      </w:del>
      <w:ins w:id="3805" w:author="Jane Shaw" w:date="2015-10-19T18:51:00Z">
        <w:r w:rsidR="00F6328B">
          <w:rPr>
            <w:rFonts w:asciiTheme="majorBidi" w:eastAsia="Times New Roman" w:hAnsiTheme="majorBidi" w:cstheme="majorBidi"/>
            <w:lang w:val="en-GB"/>
          </w:rPr>
          <w:t xml:space="preserve">among </w:t>
        </w:r>
      </w:ins>
      <w:del w:id="3806" w:author="Jane Shaw" w:date="2015-10-19T18:51:00Z">
        <w:r w:rsidRPr="00F31509" w:rsidDel="00F6328B">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losses of different food products and to separate food products from other materials (FLWP</w:t>
      </w:r>
      <w:ins w:id="3807" w:author="Jane Shaw" w:date="2015-10-19T18:51:00Z">
        <w:r w:rsidR="00F6328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2015</w:t>
      </w:r>
      <w:ins w:id="3808" w:author="Jane Shaw" w:date="2015-10-19T18:51:00Z">
        <w:r w:rsidR="00F6328B">
          <w:rPr>
            <w:rFonts w:asciiTheme="majorBidi" w:eastAsia="Times New Roman" w:hAnsiTheme="majorBidi" w:cstheme="majorBidi"/>
            <w:lang w:val="en-GB"/>
          </w:rPr>
          <w:t>:</w:t>
        </w:r>
      </w:ins>
      <w:del w:id="3809" w:author="Jane Shaw" w:date="2015-10-19T18:51:00Z">
        <w:r w:rsidRPr="00F31509" w:rsidDel="00F6328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chapter 13.6).</w:t>
      </w:r>
    </w:p>
    <w:p w14:paraId="3AFE2CFA" w14:textId="0918756A" w:rsidR="004F65E4" w:rsidRPr="00F31509" w:rsidRDefault="00A67CF0" w:rsidP="00A67CF0">
      <w:pPr>
        <w:pStyle w:val="Titolo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ins w:id="3810" w:author="Jane Shaw" w:date="2015-10-19T18:51:00Z">
        <w:r w:rsidR="00F6328B">
          <w:rPr>
            <w:rFonts w:asciiTheme="majorBidi" w:hAnsiTheme="majorBidi" w:cstheme="majorBidi"/>
            <w:lang w:val="en-GB"/>
          </w:rPr>
          <w:t xml:space="preserve"> use</w:t>
        </w:r>
      </w:ins>
    </w:p>
    <w:p w14:paraId="44104EFB" w14:textId="420A1D93"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w:t>
      </w:r>
      <w:del w:id="3811" w:author="Jane Shaw" w:date="2015-10-19T18:53:00Z">
        <w:r w:rsidRPr="00F31509" w:rsidDel="00F6328B">
          <w:rPr>
            <w:rFonts w:asciiTheme="majorBidi" w:eastAsia="Times New Roman" w:hAnsiTheme="majorBidi" w:cstheme="majorBidi"/>
            <w:lang w:val="en-GB"/>
          </w:rPr>
          <w:delText xml:space="preserve">for </w:delText>
        </w:r>
      </w:del>
      <w:ins w:id="3812" w:author="Jane Shaw" w:date="2015-10-19T18:53:00Z">
        <w:r w:rsidR="00F6328B">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measuring seed use is to include questions on seed use in the questionnaire </w:t>
      </w:r>
      <w:del w:id="3813" w:author="Jane Shaw" w:date="2015-11-07T18:46:00Z">
        <w:r w:rsidRPr="00F31509" w:rsidDel="00E37A90">
          <w:rPr>
            <w:rFonts w:asciiTheme="majorBidi" w:eastAsia="Times New Roman" w:hAnsiTheme="majorBidi" w:cstheme="majorBidi"/>
            <w:lang w:val="en-GB"/>
          </w:rPr>
          <w:delText xml:space="preserve">of </w:delText>
        </w:r>
      </w:del>
      <w:ins w:id="3814" w:author="Jane Shaw" w:date="2015-11-07T18:46:00Z">
        <w:r w:rsidR="00E37A90">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an agricultural survey. These </w:t>
      </w:r>
      <w:ins w:id="3815" w:author="Jane Shaw" w:date="2015-10-19T18:54:00Z">
        <w:r w:rsidR="00F6328B">
          <w:rPr>
            <w:rFonts w:asciiTheme="majorBidi" w:eastAsia="Times New Roman" w:hAnsiTheme="majorBidi" w:cstheme="majorBidi"/>
            <w:lang w:val="en-GB"/>
          </w:rPr>
          <w:t xml:space="preserve">questions </w:t>
        </w:r>
      </w:ins>
      <w:r w:rsidRPr="00F31509">
        <w:rPr>
          <w:rFonts w:asciiTheme="majorBidi" w:eastAsia="Times New Roman" w:hAnsiTheme="majorBidi" w:cstheme="majorBidi"/>
          <w:lang w:val="en-GB"/>
        </w:rPr>
        <w:t xml:space="preserve">usually </w:t>
      </w:r>
      <w:del w:id="3816" w:author="Jane Shaw" w:date="2015-11-07T18:46:00Z">
        <w:r w:rsidRPr="00F31509" w:rsidDel="00E37A90">
          <w:rPr>
            <w:rFonts w:asciiTheme="majorBidi" w:eastAsia="Times New Roman" w:hAnsiTheme="majorBidi" w:cstheme="majorBidi"/>
            <w:lang w:val="en-GB"/>
          </w:rPr>
          <w:delText xml:space="preserve">address </w:delText>
        </w:r>
      </w:del>
      <w:ins w:id="3817" w:author="Jane Shaw" w:date="2015-11-07T18:46:00Z">
        <w:r w:rsidR="00E37A90">
          <w:rPr>
            <w:rFonts w:asciiTheme="majorBidi" w:eastAsia="Times New Roman" w:hAnsiTheme="majorBidi" w:cstheme="majorBidi"/>
            <w:lang w:val="en-GB"/>
          </w:rPr>
          <w:t xml:space="preserve">cover </w:t>
        </w:r>
      </w:ins>
      <w:r w:rsidRPr="00F31509">
        <w:rPr>
          <w:rFonts w:asciiTheme="majorBidi" w:eastAsia="Times New Roman" w:hAnsiTheme="majorBidi" w:cstheme="majorBidi"/>
          <w:lang w:val="en-GB"/>
        </w:rPr>
        <w:t xml:space="preserve">only the use of </w:t>
      </w:r>
      <w:ins w:id="3818" w:author="Jane Shaw" w:date="2015-11-07T18:46:00Z">
        <w:r w:rsidR="00E37A90">
          <w:rPr>
            <w:rFonts w:asciiTheme="majorBidi" w:eastAsia="Times New Roman" w:hAnsiTheme="majorBidi" w:cstheme="majorBidi"/>
            <w:lang w:val="en-GB"/>
          </w:rPr>
          <w:t xml:space="preserve">farmers’ </w:t>
        </w:r>
      </w:ins>
      <w:r w:rsidRPr="00F31509">
        <w:rPr>
          <w:rFonts w:asciiTheme="majorBidi" w:eastAsia="Times New Roman" w:hAnsiTheme="majorBidi" w:cstheme="majorBidi"/>
          <w:lang w:val="en-GB"/>
        </w:rPr>
        <w:t xml:space="preserve">own production </w:t>
      </w:r>
      <w:del w:id="3819" w:author="Jane Shaw" w:date="2015-11-07T18:46:00Z">
        <w:r w:rsidRPr="00F31509" w:rsidDel="00E37A90">
          <w:rPr>
            <w:rFonts w:asciiTheme="majorBidi" w:eastAsia="Times New Roman" w:hAnsiTheme="majorBidi" w:cstheme="majorBidi"/>
            <w:lang w:val="en-GB"/>
          </w:rPr>
          <w:delText xml:space="preserve">for </w:delText>
        </w:r>
      </w:del>
      <w:ins w:id="3820" w:author="Jane Shaw" w:date="2015-11-07T18:46:00Z">
        <w:r w:rsidR="00E37A90">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seed. </w:t>
      </w:r>
      <w:del w:id="3821" w:author="Jane Shaw" w:date="2015-10-19T18:54:00Z">
        <w:r w:rsidR="00A67CF0" w:rsidRPr="00F31509" w:rsidDel="00F6328B">
          <w:rPr>
            <w:rFonts w:asciiTheme="majorBidi" w:eastAsia="Times New Roman" w:hAnsiTheme="majorBidi" w:cstheme="majorBidi"/>
            <w:lang w:val="en-GB"/>
          </w:rPr>
          <w:delText xml:space="preserve">Of course, </w:delText>
        </w:r>
      </w:del>
      <w:r w:rsidR="00F6328B" w:rsidRPr="00F31509">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may also buy seeds on the market, but these </w:t>
      </w:r>
      <w:del w:id="3822" w:author="Jane Shaw" w:date="2015-11-07T18:46:00Z">
        <w:r w:rsidRPr="00F31509" w:rsidDel="00E37A90">
          <w:rPr>
            <w:rFonts w:asciiTheme="majorBidi" w:eastAsia="Times New Roman" w:hAnsiTheme="majorBidi" w:cstheme="majorBidi"/>
            <w:lang w:val="en-GB"/>
          </w:rPr>
          <w:delText xml:space="preserve">seeds </w:delText>
        </w:r>
      </w:del>
      <w:ins w:id="3823" w:author="Jane Shaw" w:date="2015-11-07T18:46:00Z">
        <w:r w:rsidR="00E37A90">
          <w:rPr>
            <w:rFonts w:asciiTheme="majorBidi" w:eastAsia="Times New Roman" w:hAnsiTheme="majorBidi" w:cstheme="majorBidi"/>
            <w:lang w:val="en-GB"/>
          </w:rPr>
          <w:t xml:space="preserve">purchases </w:t>
        </w:r>
      </w:ins>
      <w:r w:rsidRPr="00F31509">
        <w:rPr>
          <w:rFonts w:asciiTheme="majorBidi" w:eastAsia="Times New Roman" w:hAnsiTheme="majorBidi" w:cstheme="majorBidi"/>
          <w:lang w:val="en-GB"/>
        </w:rPr>
        <w:t xml:space="preserve">consist </w:t>
      </w:r>
      <w:del w:id="3824" w:author="Jane Shaw" w:date="2015-10-19T18:54:00Z">
        <w:r w:rsidRPr="00F31509" w:rsidDel="00F6328B">
          <w:rPr>
            <w:rFonts w:asciiTheme="majorBidi" w:eastAsia="Times New Roman" w:hAnsiTheme="majorBidi" w:cstheme="majorBidi"/>
            <w:lang w:val="en-GB"/>
          </w:rPr>
          <w:delText xml:space="preserve">mostly </w:delText>
        </w:r>
      </w:del>
      <w:ins w:id="3825" w:author="Jane Shaw" w:date="2015-10-19T18:54:00Z">
        <w:r w:rsidR="00F6328B">
          <w:rPr>
            <w:rFonts w:asciiTheme="majorBidi" w:eastAsia="Times New Roman" w:hAnsiTheme="majorBidi" w:cstheme="majorBidi"/>
            <w:lang w:val="en-GB"/>
          </w:rPr>
          <w:t xml:space="preserve">mainly </w:t>
        </w:r>
      </w:ins>
      <w:r w:rsidRPr="00F31509">
        <w:rPr>
          <w:rFonts w:asciiTheme="majorBidi" w:eastAsia="Times New Roman" w:hAnsiTheme="majorBidi" w:cstheme="majorBidi"/>
          <w:lang w:val="en-GB"/>
        </w:rPr>
        <w:t xml:space="preserve">of </w:t>
      </w:r>
      <w:del w:id="3826" w:author="Jane Shaw" w:date="2015-10-19T18:54:00Z">
        <w:r w:rsidRPr="00F31509" w:rsidDel="00F6328B">
          <w:rPr>
            <w:rFonts w:asciiTheme="majorBidi" w:eastAsia="Times New Roman" w:hAnsiTheme="majorBidi" w:cstheme="majorBidi"/>
            <w:lang w:val="en-GB"/>
          </w:rPr>
          <w:delText xml:space="preserve">so-called </w:delText>
        </w:r>
      </w:del>
      <w:ins w:id="3827" w:author="Jane Shaw" w:date="2015-10-19T18:54:00Z">
        <w:r w:rsidR="00F6328B">
          <w:rPr>
            <w:rFonts w:asciiTheme="majorBidi" w:eastAsia="Times New Roman" w:hAnsiTheme="majorBidi" w:cstheme="majorBidi"/>
            <w:lang w:val="en-GB"/>
          </w:rPr>
          <w:t>“</w:t>
        </w:r>
      </w:ins>
      <w:del w:id="3828" w:author="Jane Shaw" w:date="2015-10-19T18:54:00Z">
        <w:r w:rsidRPr="00F31509" w:rsidDel="00F6328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improved</w:t>
      </w:r>
      <w:ins w:id="3829" w:author="Jane Shaw" w:date="2015-10-19T18:54:00Z">
        <w:r w:rsidR="00F6328B">
          <w:rPr>
            <w:rFonts w:asciiTheme="majorBidi" w:eastAsia="Times New Roman" w:hAnsiTheme="majorBidi" w:cstheme="majorBidi"/>
            <w:lang w:val="en-GB"/>
          </w:rPr>
          <w:t>”</w:t>
        </w:r>
      </w:ins>
      <w:del w:id="3830" w:author="Jane Shaw" w:date="2015-10-19T18:54:00Z">
        <w:r w:rsidRPr="00F31509" w:rsidDel="00F6328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seed</w:t>
      </w:r>
      <w:del w:id="3831" w:author="Jane Shaw" w:date="2015-10-19T18:54:00Z">
        <w:r w:rsidRPr="00F31509" w:rsidDel="00F6328B">
          <w:rPr>
            <w:rFonts w:asciiTheme="majorBidi" w:eastAsia="Times New Roman" w:hAnsiTheme="majorBidi" w:cstheme="majorBidi"/>
            <w:lang w:val="en-GB"/>
          </w:rPr>
          <w:delText xml:space="preserve"> only</w:delText>
        </w:r>
      </w:del>
      <w:r w:rsidRPr="00F31509">
        <w:rPr>
          <w:rFonts w:asciiTheme="majorBidi" w:eastAsia="Times New Roman" w:hAnsiTheme="majorBidi" w:cstheme="majorBidi"/>
          <w:lang w:val="en-GB"/>
        </w:rPr>
        <w:t xml:space="preserve">. Data on the use of </w:t>
      </w:r>
      <w:del w:id="3832" w:author="Jane Shaw" w:date="2015-11-07T18:46:00Z">
        <w:r w:rsidRPr="00F31509" w:rsidDel="00E37A90">
          <w:rPr>
            <w:rFonts w:asciiTheme="majorBidi" w:eastAsia="Times New Roman" w:hAnsiTheme="majorBidi" w:cstheme="majorBidi"/>
            <w:lang w:val="en-GB"/>
          </w:rPr>
          <w:delText xml:space="preserve">seed </w:delText>
        </w:r>
      </w:del>
      <w:r w:rsidRPr="00F31509">
        <w:rPr>
          <w:rFonts w:asciiTheme="majorBidi" w:eastAsia="Times New Roman" w:hAnsiTheme="majorBidi" w:cstheme="majorBidi"/>
          <w:lang w:val="en-GB"/>
        </w:rPr>
        <w:t xml:space="preserve">purchased </w:t>
      </w:r>
      <w:ins w:id="3833" w:author="Jane Shaw" w:date="2015-11-07T18:46:00Z">
        <w:r w:rsidR="00E37A90" w:rsidRPr="00F31509">
          <w:rPr>
            <w:rFonts w:asciiTheme="majorBidi" w:eastAsia="Times New Roman" w:hAnsiTheme="majorBidi" w:cstheme="majorBidi"/>
            <w:lang w:val="en-GB"/>
          </w:rPr>
          <w:t xml:space="preserve">seed </w:t>
        </w:r>
      </w:ins>
      <w:del w:id="3834" w:author="Jane Shaw" w:date="2015-11-07T18:46:00Z">
        <w:r w:rsidRPr="00F31509" w:rsidDel="00E37A90">
          <w:rPr>
            <w:rFonts w:asciiTheme="majorBidi" w:eastAsia="Times New Roman" w:hAnsiTheme="majorBidi" w:cstheme="majorBidi"/>
            <w:lang w:val="en-GB"/>
          </w:rPr>
          <w:delText xml:space="preserve">on the market </w:delText>
        </w:r>
      </w:del>
      <w:r w:rsidRPr="00F31509">
        <w:rPr>
          <w:rFonts w:asciiTheme="majorBidi" w:eastAsia="Times New Roman" w:hAnsiTheme="majorBidi" w:cstheme="majorBidi"/>
          <w:lang w:val="en-GB"/>
        </w:rPr>
        <w:t xml:space="preserve">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14:paraId="40B2DD0F" w14:textId="6A105709"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w:t>
      </w:r>
      <w:del w:id="3835" w:author="Jane Shaw" w:date="2015-10-19T18:56:00Z">
        <w:r w:rsidRPr="00F31509" w:rsidDel="00F6328B">
          <w:rPr>
            <w:rFonts w:asciiTheme="majorBidi" w:hAnsiTheme="majorBidi" w:cstheme="majorBidi"/>
            <w:lang w:val="en-GB"/>
          </w:rPr>
          <w:delText xml:space="preserve">sufficient </w:delText>
        </w:r>
      </w:del>
      <w:ins w:id="3836" w:author="Jane Shaw" w:date="2015-10-19T18:56:00Z">
        <w:r w:rsidR="00F6328B">
          <w:rPr>
            <w:rFonts w:asciiTheme="majorBidi" w:hAnsiTheme="majorBidi" w:cstheme="majorBidi"/>
            <w:lang w:val="en-GB"/>
          </w:rPr>
          <w:t xml:space="preserve">enough </w:t>
        </w:r>
      </w:ins>
      <w:r w:rsidRPr="00F31509">
        <w:rPr>
          <w:rFonts w:asciiTheme="majorBidi" w:hAnsiTheme="majorBidi" w:cstheme="majorBidi"/>
          <w:lang w:val="en-GB"/>
        </w:rPr>
        <w:t xml:space="preserve">to measure the size of that area, based on some of the techniques outlined </w:t>
      </w:r>
      <w:del w:id="3837" w:author="Jane Shaw" w:date="2015-10-19T18:56:00Z">
        <w:r w:rsidRPr="00F31509" w:rsidDel="00F6328B">
          <w:rPr>
            <w:rFonts w:asciiTheme="majorBidi" w:hAnsiTheme="majorBidi" w:cstheme="majorBidi"/>
            <w:lang w:val="en-GB"/>
          </w:rPr>
          <w:delText xml:space="preserve">above </w:delText>
        </w:r>
      </w:del>
      <w:r w:rsidRPr="00F31509">
        <w:rPr>
          <w:rFonts w:asciiTheme="majorBidi" w:hAnsiTheme="majorBidi" w:cstheme="majorBidi"/>
          <w:lang w:val="en-GB"/>
        </w:rPr>
        <w:t xml:space="preserve">for the measurement of area harvested (see </w:t>
      </w:r>
      <w:ins w:id="3838" w:author="Jane Shaw" w:date="2015-10-19T18:57:00Z">
        <w:r w:rsidR="00F6328B">
          <w:rPr>
            <w:rFonts w:asciiTheme="majorBidi" w:hAnsiTheme="majorBidi" w:cstheme="majorBidi"/>
            <w:lang w:val="en-GB"/>
          </w:rPr>
          <w:t xml:space="preserve">the </w:t>
        </w:r>
      </w:ins>
      <w:ins w:id="3839" w:author="Jane Shaw" w:date="2015-11-07T18:46:00Z">
        <w:r w:rsidR="00E37A90">
          <w:rPr>
            <w:rFonts w:asciiTheme="majorBidi" w:hAnsiTheme="majorBidi" w:cstheme="majorBidi"/>
            <w:lang w:val="en-GB"/>
          </w:rPr>
          <w:t>sub</w:t>
        </w:r>
      </w:ins>
      <w:r w:rsidRPr="00F31509">
        <w:rPr>
          <w:rFonts w:asciiTheme="majorBidi" w:hAnsiTheme="majorBidi" w:cstheme="majorBidi"/>
          <w:lang w:val="en-GB"/>
        </w:rPr>
        <w:t xml:space="preserve">section </w:t>
      </w:r>
      <w:ins w:id="3840" w:author="Jane Shaw" w:date="2015-10-19T18:57:00Z">
        <w:r w:rsidR="00F6328B">
          <w:rPr>
            <w:rFonts w:asciiTheme="majorBidi" w:hAnsiTheme="majorBidi" w:cstheme="majorBidi"/>
            <w:lang w:val="en-GB"/>
          </w:rPr>
          <w:t xml:space="preserve">on </w:t>
        </w:r>
      </w:ins>
      <w:r w:rsidRPr="00F31509">
        <w:rPr>
          <w:rFonts w:asciiTheme="majorBidi" w:hAnsiTheme="majorBidi" w:cstheme="majorBidi"/>
          <w:lang w:val="en-GB"/>
        </w:rPr>
        <w:t>“</w:t>
      </w:r>
      <w:ins w:id="3841" w:author="Jane Shaw" w:date="2015-10-19T18:57:00Z">
        <w:r w:rsidR="00F6328B">
          <w:rPr>
            <w:rFonts w:asciiTheme="majorBidi" w:hAnsiTheme="majorBidi" w:cstheme="majorBidi"/>
            <w:lang w:val="en-GB"/>
          </w:rPr>
          <w:t xml:space="preserve">Data on primary crop </w:t>
        </w:r>
      </w:ins>
      <w:r w:rsidR="00F6328B" w:rsidRPr="00F31509">
        <w:rPr>
          <w:rFonts w:asciiTheme="majorBidi" w:hAnsiTheme="majorBidi" w:cstheme="majorBidi"/>
          <w:lang w:val="en-GB"/>
        </w:rPr>
        <w:t>production</w:t>
      </w:r>
      <w:r w:rsidRPr="00F31509">
        <w:rPr>
          <w:rFonts w:asciiTheme="majorBidi" w:hAnsiTheme="majorBidi" w:cstheme="majorBidi"/>
          <w:lang w:val="en-GB"/>
        </w:rPr>
        <w:t xml:space="preserve">”), and </w:t>
      </w:r>
      <w:ins w:id="3842" w:author="Jane Shaw" w:date="2015-11-07T18:46:00Z">
        <w:r w:rsidR="00E37A90">
          <w:rPr>
            <w:rFonts w:asciiTheme="majorBidi" w:hAnsiTheme="majorBidi" w:cstheme="majorBidi"/>
            <w:lang w:val="en-GB"/>
          </w:rPr>
          <w:t xml:space="preserve">to </w:t>
        </w:r>
      </w:ins>
      <w:r w:rsidRPr="00F31509">
        <w:rPr>
          <w:rFonts w:asciiTheme="majorBidi" w:hAnsiTheme="majorBidi" w:cstheme="majorBidi"/>
          <w:lang w:val="en-GB"/>
        </w:rPr>
        <w:t xml:space="preserve">multiply </w:t>
      </w:r>
      <w:ins w:id="3843" w:author="Jane Shaw" w:date="2015-10-19T18:58:00Z">
        <w:r w:rsidR="00F6328B">
          <w:rPr>
            <w:rFonts w:asciiTheme="majorBidi" w:hAnsiTheme="majorBidi" w:cstheme="majorBidi"/>
            <w:lang w:val="en-GB"/>
          </w:rPr>
          <w:t xml:space="preserve">this area </w:t>
        </w:r>
      </w:ins>
      <w:r w:rsidRPr="00F31509">
        <w:rPr>
          <w:rFonts w:asciiTheme="majorBidi" w:hAnsiTheme="majorBidi" w:cstheme="majorBidi"/>
          <w:lang w:val="en-GB"/>
        </w:rPr>
        <w:t xml:space="preserve">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w:t>
      </w:r>
      <w:del w:id="3844" w:author="Jane Shaw" w:date="2015-10-19T18:58:00Z">
        <w:r w:rsidRPr="00F31509" w:rsidDel="00F6328B">
          <w:rPr>
            <w:rFonts w:asciiTheme="majorBidi" w:hAnsiTheme="majorBidi" w:cstheme="majorBidi"/>
            <w:lang w:val="en-GB"/>
          </w:rPr>
          <w:delText xml:space="preserve">It may be surveyed </w:delText>
        </w:r>
      </w:del>
      <w:ins w:id="3845" w:author="Jane Shaw" w:date="2015-10-19T18:58:00Z">
        <w:r w:rsidR="00F6328B">
          <w:rPr>
            <w:rFonts w:asciiTheme="majorBidi" w:hAnsiTheme="majorBidi" w:cstheme="majorBidi"/>
            <w:lang w:val="en-GB"/>
          </w:rPr>
          <w:t xml:space="preserve">This information may be gathered </w:t>
        </w:r>
      </w:ins>
      <w:r w:rsidRPr="00F31509">
        <w:rPr>
          <w:rFonts w:asciiTheme="majorBidi" w:hAnsiTheme="majorBidi" w:cstheme="majorBidi"/>
          <w:lang w:val="en-GB"/>
        </w:rPr>
        <w:t xml:space="preserve">from farmers or </w:t>
      </w:r>
      <w:del w:id="3846" w:author="Jane Shaw" w:date="2015-10-19T18:58:00Z">
        <w:r w:rsidRPr="00F31509" w:rsidDel="00F6328B">
          <w:rPr>
            <w:rFonts w:asciiTheme="majorBidi" w:hAnsiTheme="majorBidi" w:cstheme="majorBidi"/>
            <w:lang w:val="en-GB"/>
          </w:rPr>
          <w:delText xml:space="preserve">known from </w:delText>
        </w:r>
      </w:del>
      <w:r w:rsidRPr="00F31509">
        <w:rPr>
          <w:rFonts w:asciiTheme="majorBidi" w:hAnsiTheme="majorBidi" w:cstheme="majorBidi"/>
          <w:lang w:val="en-GB"/>
        </w:rPr>
        <w:t xml:space="preserve">other sources, </w:t>
      </w:r>
      <w:del w:id="3847" w:author="Jane Shaw" w:date="2015-10-19T18:58:00Z">
        <w:r w:rsidR="00993611" w:rsidRPr="00F31509" w:rsidDel="00F6328B">
          <w:rPr>
            <w:rFonts w:asciiTheme="majorBidi" w:hAnsiTheme="majorBidi" w:cstheme="majorBidi"/>
            <w:lang w:val="en-GB"/>
          </w:rPr>
          <w:delText xml:space="preserve">also </w:delText>
        </w:r>
      </w:del>
      <w:ins w:id="3848" w:author="Jane Shaw" w:date="2015-10-19T18:58:00Z">
        <w:r w:rsidR="00F6328B">
          <w:rPr>
            <w:rFonts w:asciiTheme="majorBidi" w:hAnsiTheme="majorBidi" w:cstheme="majorBidi"/>
            <w:lang w:val="en-GB"/>
          </w:rPr>
          <w:t xml:space="preserve">including </w:t>
        </w:r>
      </w:ins>
      <w:r w:rsidR="00993611" w:rsidRPr="00F31509">
        <w:rPr>
          <w:rFonts w:asciiTheme="majorBidi" w:hAnsiTheme="majorBidi" w:cstheme="majorBidi"/>
          <w:lang w:val="en-GB"/>
        </w:rPr>
        <w:t xml:space="preserve">from past periods, given that the seed </w:t>
      </w:r>
      <w:r w:rsidRPr="00F31509">
        <w:rPr>
          <w:rFonts w:asciiTheme="majorBidi" w:hAnsiTheme="majorBidi" w:cstheme="majorBidi"/>
          <w:lang w:val="en-GB"/>
        </w:rPr>
        <w:t xml:space="preserve">rate </w:t>
      </w:r>
      <w:del w:id="3849" w:author="Jane Shaw" w:date="2015-10-19T18:58:00Z">
        <w:r w:rsidRPr="00F31509" w:rsidDel="00F6328B">
          <w:rPr>
            <w:rFonts w:asciiTheme="majorBidi" w:hAnsiTheme="majorBidi" w:cstheme="majorBidi"/>
            <w:lang w:val="en-GB"/>
          </w:rPr>
          <w:delText xml:space="preserve">usually </w:delText>
        </w:r>
      </w:del>
      <w:r w:rsidRPr="00F31509">
        <w:rPr>
          <w:rFonts w:asciiTheme="majorBidi" w:hAnsiTheme="majorBidi" w:cstheme="majorBidi"/>
          <w:lang w:val="en-GB"/>
        </w:rPr>
        <w:t xml:space="preserve">does not </w:t>
      </w:r>
      <w:ins w:id="3850" w:author="Jane Shaw" w:date="2015-10-19T18:58:00Z">
        <w:r w:rsidR="00F6328B" w:rsidRPr="00F31509">
          <w:rPr>
            <w:rFonts w:asciiTheme="majorBidi" w:hAnsiTheme="majorBidi" w:cstheme="majorBidi"/>
            <w:lang w:val="en-GB"/>
          </w:rPr>
          <w:t xml:space="preserve">usually </w:t>
        </w:r>
      </w:ins>
      <w:r w:rsidRPr="00F31509">
        <w:rPr>
          <w:rFonts w:asciiTheme="majorBidi" w:hAnsiTheme="majorBidi" w:cstheme="majorBidi"/>
          <w:lang w:val="en-GB"/>
        </w:rPr>
        <w:t xml:space="preserve">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w:t>
      </w:r>
      <w:del w:id="3851" w:author="Jane Shaw" w:date="2015-10-19T18:58:00Z">
        <w:r w:rsidRPr="00F31509" w:rsidDel="00F6328B">
          <w:rPr>
            <w:rFonts w:asciiTheme="majorBidi" w:hAnsiTheme="majorBidi" w:cstheme="majorBidi"/>
            <w:lang w:val="en-GB"/>
          </w:rPr>
          <w:delText xml:space="preserve">may </w:delText>
        </w:r>
      </w:del>
      <w:ins w:id="3852" w:author="Jane Shaw" w:date="2015-10-19T18:58:00Z">
        <w:r w:rsidR="00F6328B">
          <w:rPr>
            <w:rFonts w:asciiTheme="majorBidi" w:hAnsiTheme="majorBidi" w:cstheme="majorBidi"/>
            <w:lang w:val="en-GB"/>
          </w:rPr>
          <w:t xml:space="preserve">can </w:t>
        </w:r>
      </w:ins>
      <w:r w:rsidRPr="00F31509">
        <w:rPr>
          <w:rFonts w:asciiTheme="majorBidi" w:hAnsiTheme="majorBidi" w:cstheme="majorBidi"/>
          <w:lang w:val="en-GB"/>
        </w:rPr>
        <w:t xml:space="preserve">be approximated </w:t>
      </w:r>
      <w:del w:id="3853" w:author="Jane Shaw" w:date="2015-11-07T18:47:00Z">
        <w:r w:rsidRPr="00F31509" w:rsidDel="00E37A90">
          <w:rPr>
            <w:rFonts w:asciiTheme="majorBidi" w:hAnsiTheme="majorBidi" w:cstheme="majorBidi"/>
            <w:lang w:val="en-GB"/>
          </w:rPr>
          <w:delText xml:space="preserve">by </w:delText>
        </w:r>
      </w:del>
      <w:ins w:id="3854" w:author="Jane Shaw" w:date="2015-11-07T18:47:00Z">
        <w:r w:rsidR="00E37A90">
          <w:rPr>
            <w:rFonts w:asciiTheme="majorBidi" w:hAnsiTheme="majorBidi" w:cstheme="majorBidi"/>
            <w:lang w:val="en-GB"/>
          </w:rPr>
          <w:t>from</w:t>
        </w:r>
        <w:r w:rsidR="00E37A90" w:rsidRPr="00F31509">
          <w:rPr>
            <w:rFonts w:asciiTheme="majorBidi" w:hAnsiTheme="majorBidi" w:cstheme="majorBidi"/>
            <w:lang w:val="en-GB"/>
          </w:rPr>
          <w:t xml:space="preserve"> </w:t>
        </w:r>
      </w:ins>
      <w:ins w:id="3855" w:author="Jane Shaw" w:date="2015-10-19T18:59:00Z">
        <w:r w:rsidR="00F6328B">
          <w:rPr>
            <w:rFonts w:asciiTheme="majorBidi" w:hAnsiTheme="majorBidi" w:cstheme="majorBidi"/>
            <w:lang w:val="en-GB"/>
          </w:rPr>
          <w:t xml:space="preserve">the </w:t>
        </w:r>
      </w:ins>
      <w:r w:rsidRPr="00F31509">
        <w:rPr>
          <w:rFonts w:asciiTheme="majorBidi" w:hAnsiTheme="majorBidi" w:cstheme="majorBidi"/>
          <w:lang w:val="en-GB"/>
        </w:rPr>
        <w:t xml:space="preserve">area harvested, </w:t>
      </w:r>
      <w:del w:id="3856" w:author="Jane Shaw" w:date="2015-10-19T18:59:00Z">
        <w:r w:rsidR="00E512F4" w:rsidRPr="00F31509" w:rsidDel="00F6328B">
          <w:rPr>
            <w:rFonts w:asciiTheme="majorBidi" w:hAnsiTheme="majorBidi" w:cstheme="majorBidi"/>
            <w:lang w:val="en-GB"/>
          </w:rPr>
          <w:delText xml:space="preserve">on the understanding that </w:delText>
        </w:r>
      </w:del>
      <w:ins w:id="3857" w:author="Jane Shaw" w:date="2015-10-19T18:59:00Z">
        <w:r w:rsidR="00F6328B">
          <w:rPr>
            <w:rFonts w:asciiTheme="majorBidi" w:hAnsiTheme="majorBidi" w:cstheme="majorBidi"/>
            <w:lang w:val="en-GB"/>
          </w:rPr>
          <w:t xml:space="preserve">although </w:t>
        </w:r>
      </w:ins>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w:t>
      </w:r>
      <w:del w:id="3858" w:author="Jane Shaw" w:date="2015-10-19T18:59:00Z">
        <w:r w:rsidR="00E512F4" w:rsidRPr="00F31509" w:rsidDel="00F6328B">
          <w:rPr>
            <w:rFonts w:asciiTheme="majorBidi" w:hAnsiTheme="majorBidi" w:cstheme="majorBidi"/>
            <w:lang w:val="en-GB"/>
          </w:rPr>
          <w:delText xml:space="preserve">certainly </w:delText>
        </w:r>
      </w:del>
      <w:ins w:id="3859" w:author="Jane Shaw" w:date="2015-10-19T18:59:00Z">
        <w:r w:rsidR="00F6328B">
          <w:rPr>
            <w:rFonts w:asciiTheme="majorBidi" w:hAnsiTheme="majorBidi" w:cstheme="majorBidi"/>
            <w:lang w:val="en-GB"/>
          </w:rPr>
          <w:t xml:space="preserve">always </w:t>
        </w:r>
      </w:ins>
      <w:del w:id="3860" w:author="Jane Shaw" w:date="2015-10-19T18:59:00Z">
        <w:r w:rsidR="00E512F4" w:rsidRPr="00F31509" w:rsidDel="00F6328B">
          <w:rPr>
            <w:rFonts w:asciiTheme="majorBidi" w:hAnsiTheme="majorBidi" w:cstheme="majorBidi"/>
            <w:lang w:val="en-GB"/>
          </w:rPr>
          <w:delText xml:space="preserve">higher </w:delText>
        </w:r>
      </w:del>
      <w:ins w:id="3861" w:author="Jane Shaw" w:date="2015-10-19T18:59:00Z">
        <w:r w:rsidR="00F6328B">
          <w:rPr>
            <w:rFonts w:asciiTheme="majorBidi" w:hAnsiTheme="majorBidi" w:cstheme="majorBidi"/>
            <w:lang w:val="en-GB"/>
          </w:rPr>
          <w:t xml:space="preserve">larger </w:t>
        </w:r>
      </w:ins>
      <w:r w:rsidRPr="00F31509">
        <w:rPr>
          <w:rFonts w:asciiTheme="majorBidi" w:hAnsiTheme="majorBidi" w:cstheme="majorBidi"/>
          <w:lang w:val="en-GB"/>
        </w:rPr>
        <w:t xml:space="preserve">than </w:t>
      </w:r>
      <w:del w:id="3862" w:author="Jane Shaw" w:date="2015-10-19T18:59:00Z">
        <w:r w:rsidRPr="00F31509" w:rsidDel="00F6328B">
          <w:rPr>
            <w:rFonts w:asciiTheme="majorBidi" w:hAnsiTheme="majorBidi" w:cstheme="majorBidi"/>
            <w:lang w:val="en-GB"/>
          </w:rPr>
          <w:delText xml:space="preserve">the </w:delText>
        </w:r>
      </w:del>
      <w:r w:rsidRPr="00F31509">
        <w:rPr>
          <w:rFonts w:asciiTheme="majorBidi" w:hAnsiTheme="majorBidi" w:cstheme="majorBidi"/>
          <w:lang w:val="en-GB"/>
        </w:rPr>
        <w:t xml:space="preserve">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w:t>
      </w:r>
      <w:del w:id="3863" w:author="Jane Shaw" w:date="2015-10-19T19:00:00Z">
        <w:r w:rsidRPr="00F31509" w:rsidDel="00F6328B">
          <w:rPr>
            <w:rFonts w:asciiTheme="majorBidi" w:hAnsiTheme="majorBidi" w:cstheme="majorBidi"/>
            <w:lang w:val="en-GB"/>
          </w:rPr>
          <w:delText xml:space="preserve">of </w:delText>
        </w:r>
      </w:del>
      <w:ins w:id="3864" w:author="Jane Shaw" w:date="2015-10-19T19:00:00Z">
        <w:r w:rsidR="00F6328B">
          <w:rPr>
            <w:rFonts w:asciiTheme="majorBidi" w:hAnsiTheme="majorBidi" w:cstheme="majorBidi"/>
            <w:lang w:val="en-GB"/>
          </w:rPr>
          <w:t xml:space="preserve">to </w:t>
        </w:r>
      </w:ins>
      <w:r w:rsidRPr="00F31509">
        <w:rPr>
          <w:rFonts w:asciiTheme="majorBidi" w:hAnsiTheme="majorBidi" w:cstheme="majorBidi"/>
          <w:lang w:val="en-GB"/>
        </w:rPr>
        <w:t xml:space="preserve">the crop while it </w:t>
      </w:r>
      <w:del w:id="3865" w:author="Jane Shaw" w:date="2015-10-19T19:00:00Z">
        <w:r w:rsidRPr="00F31509" w:rsidDel="00F6328B">
          <w:rPr>
            <w:rFonts w:asciiTheme="majorBidi" w:hAnsiTheme="majorBidi" w:cstheme="majorBidi"/>
            <w:lang w:val="en-GB"/>
          </w:rPr>
          <w:delText xml:space="preserve">is </w:delText>
        </w:r>
      </w:del>
      <w:r w:rsidRPr="00F31509">
        <w:rPr>
          <w:rFonts w:asciiTheme="majorBidi" w:hAnsiTheme="majorBidi" w:cstheme="majorBidi"/>
          <w:lang w:val="en-GB"/>
        </w:rPr>
        <w:t>grow</w:t>
      </w:r>
      <w:ins w:id="3866" w:author="Jane Shaw" w:date="2015-10-19T19:00:00Z">
        <w:r w:rsidR="00F6328B">
          <w:rPr>
            <w:rFonts w:asciiTheme="majorBidi" w:hAnsiTheme="majorBidi" w:cstheme="majorBidi"/>
            <w:lang w:val="en-GB"/>
          </w:rPr>
          <w:t>s</w:t>
        </w:r>
      </w:ins>
      <w:del w:id="3867" w:author="Jane Shaw" w:date="2015-10-19T19:00:00Z">
        <w:r w:rsidRPr="00F31509" w:rsidDel="00F6328B">
          <w:rPr>
            <w:rFonts w:asciiTheme="majorBidi" w:hAnsiTheme="majorBidi" w:cstheme="majorBidi"/>
            <w:lang w:val="en-GB"/>
          </w:rPr>
          <w:delText>n</w:delText>
        </w:r>
      </w:del>
      <w:r w:rsidRPr="00F31509">
        <w:rPr>
          <w:rFonts w:asciiTheme="majorBidi" w:hAnsiTheme="majorBidi" w:cstheme="majorBidi"/>
          <w:lang w:val="en-GB"/>
        </w:rPr>
        <w:t xml:space="preserve">, </w:t>
      </w:r>
      <w:del w:id="3868" w:author="Jane Shaw" w:date="2015-10-19T19:00:00Z">
        <w:r w:rsidR="00993611" w:rsidRPr="00F31509" w:rsidDel="00F6328B">
          <w:rPr>
            <w:rFonts w:asciiTheme="majorBidi" w:hAnsiTheme="majorBidi" w:cstheme="majorBidi"/>
            <w:lang w:val="en-GB"/>
          </w:rPr>
          <w:delText xml:space="preserve">as a consequence of </w:delText>
        </w:r>
      </w:del>
      <w:ins w:id="3869" w:author="Jane Shaw" w:date="2015-10-19T19:00:00Z">
        <w:r w:rsidR="00F6328B">
          <w:rPr>
            <w:rFonts w:asciiTheme="majorBidi" w:hAnsiTheme="majorBidi" w:cstheme="majorBidi"/>
            <w:lang w:val="en-GB"/>
          </w:rPr>
          <w:t xml:space="preserve">resulting from </w:t>
        </w:r>
      </w:ins>
      <w:r w:rsidRPr="00F31509">
        <w:rPr>
          <w:rFonts w:asciiTheme="majorBidi" w:hAnsiTheme="majorBidi" w:cstheme="majorBidi"/>
          <w:lang w:val="en-GB"/>
        </w:rPr>
        <w:t xml:space="preserve">natural disasters, pests, poor germination, animal grazing or floods. </w:t>
      </w:r>
      <w:del w:id="3870" w:author="Jane Shaw" w:date="2015-10-19T19:00:00Z">
        <w:r w:rsidRPr="00F31509" w:rsidDel="00F6328B">
          <w:rPr>
            <w:rFonts w:asciiTheme="majorBidi" w:hAnsiTheme="majorBidi" w:cstheme="majorBidi"/>
            <w:lang w:val="en-GB"/>
          </w:rPr>
          <w:delText xml:space="preserve">Furthermore, </w:delText>
        </w:r>
      </w:del>
      <w:r w:rsidR="00F6328B" w:rsidRPr="00F31509">
        <w:rPr>
          <w:rFonts w:asciiTheme="majorBidi" w:hAnsiTheme="majorBidi" w:cstheme="majorBidi"/>
          <w:lang w:val="en-GB"/>
        </w:rPr>
        <w:t xml:space="preserve">Farmers </w:t>
      </w:r>
      <w:r w:rsidRPr="00F31509">
        <w:rPr>
          <w:rFonts w:asciiTheme="majorBidi" w:hAnsiTheme="majorBidi" w:cstheme="majorBidi"/>
          <w:lang w:val="en-GB"/>
        </w:rPr>
        <w:t xml:space="preserve">may </w:t>
      </w:r>
      <w:ins w:id="3871" w:author="Jane Shaw" w:date="2015-10-19T19:00:00Z">
        <w:r w:rsidR="00F6328B">
          <w:rPr>
            <w:rFonts w:asciiTheme="majorBidi" w:hAnsiTheme="majorBidi" w:cstheme="majorBidi"/>
            <w:lang w:val="en-GB"/>
          </w:rPr>
          <w:t xml:space="preserve">also decide not to </w:t>
        </w:r>
      </w:ins>
      <w:del w:id="3872" w:author="Jane Shaw" w:date="2015-10-19T19:00:00Z">
        <w:r w:rsidRPr="00F31509" w:rsidDel="00F6328B">
          <w:rPr>
            <w:rFonts w:asciiTheme="majorBidi" w:hAnsiTheme="majorBidi" w:cstheme="majorBidi"/>
            <w:lang w:val="en-GB"/>
          </w:rPr>
          <w:delText xml:space="preserve">decline from </w:delText>
        </w:r>
      </w:del>
      <w:r w:rsidRPr="00F31509">
        <w:rPr>
          <w:rFonts w:asciiTheme="majorBidi" w:hAnsiTheme="majorBidi" w:cstheme="majorBidi"/>
          <w:lang w:val="en-GB"/>
        </w:rPr>
        <w:t>harvest</w:t>
      </w:r>
      <w:del w:id="3873" w:author="Jane Shaw" w:date="2015-10-19T19:00:00Z">
        <w:r w:rsidRPr="00F31509" w:rsidDel="00F6328B">
          <w:rPr>
            <w:rFonts w:asciiTheme="majorBidi" w:hAnsiTheme="majorBidi" w:cstheme="majorBidi"/>
            <w:lang w:val="en-GB"/>
          </w:rPr>
          <w:delText>ing</w:delText>
        </w:r>
      </w:del>
      <w:r w:rsidRPr="00F31509">
        <w:rPr>
          <w:rFonts w:asciiTheme="majorBidi" w:hAnsiTheme="majorBidi" w:cstheme="majorBidi"/>
          <w:lang w:val="en-GB"/>
        </w:rPr>
        <w:t xml:space="preserve"> </w:t>
      </w:r>
      <w:del w:id="3874" w:author="Jane Shaw" w:date="2015-10-19T19:00:00Z">
        <w:r w:rsidRPr="00F31509" w:rsidDel="00F6328B">
          <w:rPr>
            <w:rFonts w:asciiTheme="majorBidi" w:hAnsiTheme="majorBidi" w:cstheme="majorBidi"/>
            <w:lang w:val="en-GB"/>
          </w:rPr>
          <w:delText xml:space="preserve">due to </w:delText>
        </w:r>
      </w:del>
      <w:ins w:id="3875" w:author="Jane Shaw" w:date="2015-10-19T19:00:00Z">
        <w:r w:rsidR="00F6328B">
          <w:rPr>
            <w:rFonts w:asciiTheme="majorBidi" w:hAnsiTheme="majorBidi" w:cstheme="majorBidi"/>
            <w:lang w:val="en-GB"/>
          </w:rPr>
          <w:t xml:space="preserve">because of </w:t>
        </w:r>
      </w:ins>
      <w:r w:rsidRPr="00F31509">
        <w:rPr>
          <w:rFonts w:asciiTheme="majorBidi" w:hAnsiTheme="majorBidi" w:cstheme="majorBidi"/>
          <w:lang w:val="en-GB"/>
        </w:rPr>
        <w:t xml:space="preserve">lack of labour, lack of demand or, in the case of cassava, </w:t>
      </w:r>
      <w:del w:id="3876" w:author="Jane Shaw" w:date="2015-10-19T19:00:00Z">
        <w:r w:rsidRPr="00F31509" w:rsidDel="00F6328B">
          <w:rPr>
            <w:rFonts w:asciiTheme="majorBidi" w:hAnsiTheme="majorBidi" w:cstheme="majorBidi"/>
            <w:lang w:val="en-GB"/>
          </w:rPr>
          <w:delText xml:space="preserve">with the purpose </w:delText>
        </w:r>
      </w:del>
      <w:r w:rsidRPr="00F31509">
        <w:rPr>
          <w:rFonts w:asciiTheme="majorBidi" w:hAnsiTheme="majorBidi" w:cstheme="majorBidi"/>
          <w:lang w:val="en-GB"/>
        </w:rPr>
        <w:t xml:space="preserve">to keep a reserve for times </w:t>
      </w:r>
      <w:del w:id="3877" w:author="Jane Shaw" w:date="2015-10-19T19:01:00Z">
        <w:r w:rsidRPr="00F31509" w:rsidDel="00F6328B">
          <w:rPr>
            <w:rFonts w:asciiTheme="majorBidi" w:hAnsiTheme="majorBidi" w:cstheme="majorBidi"/>
            <w:lang w:val="en-GB"/>
          </w:rPr>
          <w:delText xml:space="preserve">with </w:delText>
        </w:r>
      </w:del>
      <w:ins w:id="3878" w:author="Jane Shaw" w:date="2015-10-19T19:01:00Z">
        <w:r w:rsidR="00F6328B">
          <w:rPr>
            <w:rFonts w:asciiTheme="majorBidi" w:hAnsiTheme="majorBidi" w:cstheme="majorBidi"/>
            <w:lang w:val="en-GB"/>
          </w:rPr>
          <w:t xml:space="preserve">of </w:t>
        </w:r>
      </w:ins>
      <w:r w:rsidRPr="00F31509">
        <w:rPr>
          <w:rFonts w:asciiTheme="majorBidi" w:hAnsiTheme="majorBidi" w:cstheme="majorBidi"/>
          <w:lang w:val="en-GB"/>
        </w:rPr>
        <w:t xml:space="preserve">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w:t>
      </w:r>
      <w:ins w:id="3879" w:author="Jane Shaw" w:date="2015-10-19T19:01:00Z">
        <w:r w:rsidR="00F6328B">
          <w:rPr>
            <w:rFonts w:asciiTheme="majorBidi" w:hAnsiTheme="majorBidi" w:cstheme="majorBidi"/>
            <w:lang w:val="en-GB"/>
          </w:rPr>
          <w:t>:</w:t>
        </w:r>
      </w:ins>
      <w:del w:id="3880" w:author="Jane Shaw" w:date="2015-10-19T19:01:00Z">
        <w:r w:rsidRPr="00F31509" w:rsidDel="00F6328B">
          <w:rPr>
            <w:rFonts w:asciiTheme="majorBidi" w:hAnsiTheme="majorBidi" w:cstheme="majorBidi"/>
            <w:lang w:val="en-GB"/>
          </w:rPr>
          <w:delText>,</w:delText>
        </w:r>
      </w:del>
      <w:r w:rsidRPr="00F31509">
        <w:rPr>
          <w:rFonts w:asciiTheme="majorBidi" w:hAnsiTheme="majorBidi" w:cstheme="majorBidi"/>
          <w:lang w:val="en-GB"/>
        </w:rPr>
        <w:t xml:space="preserve"> </w:t>
      </w:r>
      <w:del w:id="3881" w:author="Jane Shaw" w:date="2015-10-19T19:01:00Z">
        <w:r w:rsidRPr="00F31509" w:rsidDel="00F6328B">
          <w:rPr>
            <w:rFonts w:asciiTheme="majorBidi" w:hAnsiTheme="majorBidi" w:cstheme="majorBidi"/>
            <w:lang w:val="en-GB"/>
          </w:rPr>
          <w:delText xml:space="preserve">p. </w:delText>
        </w:r>
      </w:del>
      <w:r w:rsidRPr="00F31509">
        <w:rPr>
          <w:rFonts w:asciiTheme="majorBidi" w:hAnsiTheme="majorBidi" w:cstheme="majorBidi"/>
          <w:lang w:val="en-GB"/>
        </w:rPr>
        <w:t>9</w:t>
      </w:r>
      <w:ins w:id="3882" w:author="Jane Shaw" w:date="2015-10-19T19:01:00Z">
        <w:r w:rsidR="00F6328B">
          <w:rPr>
            <w:rFonts w:asciiTheme="majorBidi" w:hAnsiTheme="majorBidi" w:cstheme="majorBidi"/>
            <w:lang w:val="en-GB"/>
          </w:rPr>
          <w:t xml:space="preserve"> </w:t>
        </w:r>
      </w:ins>
      <w:r w:rsidRPr="00F31509">
        <w:rPr>
          <w:rFonts w:asciiTheme="majorBidi" w:hAnsiTheme="majorBidi" w:cstheme="majorBidi"/>
          <w:lang w:val="en-GB"/>
        </w:rPr>
        <w:t>f</w:t>
      </w:r>
      <w:ins w:id="3883" w:author="Jane Shaw" w:date="2015-10-19T19:01:00Z">
        <w:r w:rsidR="00F6328B">
          <w:rPr>
            <w:rFonts w:asciiTheme="majorBidi" w:hAnsiTheme="majorBidi" w:cstheme="majorBidi"/>
            <w:lang w:val="en-GB"/>
          </w:rPr>
          <w:t>f</w:t>
        </w:r>
      </w:ins>
      <w:del w:id="3884" w:author="Jane Shaw" w:date="2015-10-19T19:01:00Z">
        <w:r w:rsidRPr="00F31509" w:rsidDel="00F6328B">
          <w:rPr>
            <w:rFonts w:asciiTheme="majorBidi" w:hAnsiTheme="majorBidi" w:cstheme="majorBidi"/>
            <w:lang w:val="en-GB"/>
          </w:rPr>
          <w:delText>.</w:delText>
        </w:r>
      </w:del>
      <w:r w:rsidRPr="00F31509">
        <w:rPr>
          <w:rFonts w:asciiTheme="majorBidi" w:hAnsiTheme="majorBidi" w:cstheme="majorBidi"/>
          <w:lang w:val="en-GB"/>
        </w:rPr>
        <w:t>).</w:t>
      </w:r>
    </w:p>
    <w:p w14:paraId="28D7552D" w14:textId="77777777" w:rsidR="004F65E4" w:rsidRPr="00F31509" w:rsidRDefault="003749ED" w:rsidP="003749ED">
      <w:pPr>
        <w:pStyle w:val="Titolo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14:paraId="67EB792F" w14:textId="5B6CA3C2"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w:t>
      </w:r>
      <w:del w:id="3885" w:author="Jane Shaw" w:date="2015-10-19T19:01:00Z">
        <w:r w:rsidRPr="00F31509" w:rsidDel="00F6328B">
          <w:rPr>
            <w:rFonts w:asciiTheme="majorBidi" w:eastAsia="Times New Roman" w:hAnsiTheme="majorBidi" w:cstheme="majorBidi"/>
            <w:lang w:val="en-GB"/>
          </w:rPr>
          <w:delText xml:space="preserve">in </w:delText>
        </w:r>
      </w:del>
      <w:ins w:id="3886" w:author="Jane Shaw" w:date="2015-10-19T19:01:00Z">
        <w:r w:rsidR="00F6328B">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the use</w:t>
      </w:r>
      <w:del w:id="3887" w:author="Jane Shaw" w:date="2015-10-19T19:01:00Z">
        <w:r w:rsidRPr="00F31509" w:rsidDel="00F6328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of food products, particularly in </w:t>
      </w:r>
      <w:del w:id="3888" w:author="Jane Shaw" w:date="2015-10-19T19:01:00Z">
        <w:r w:rsidRPr="00F31509" w:rsidDel="00F6328B">
          <w:rPr>
            <w:rFonts w:asciiTheme="majorBidi" w:eastAsia="Times New Roman" w:hAnsiTheme="majorBidi" w:cstheme="majorBidi"/>
            <w:lang w:val="en-GB"/>
          </w:rPr>
          <w:delText xml:space="preserve">some </w:delText>
        </w:r>
      </w:del>
      <w:r w:rsidRPr="00F31509">
        <w:rPr>
          <w:rFonts w:asciiTheme="majorBidi" w:eastAsia="Times New Roman" w:hAnsiTheme="majorBidi" w:cstheme="majorBidi"/>
          <w:lang w:val="en-GB"/>
        </w:rPr>
        <w:t>small island</w:t>
      </w:r>
      <w:del w:id="3889" w:author="Jane Shaw" w:date="2015-10-19T19:01:00Z">
        <w:r w:rsidRPr="00F31509" w:rsidDel="00F6328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states </w:t>
      </w:r>
      <w:del w:id="3890" w:author="Jane Shaw" w:date="2015-10-19T19:01:00Z">
        <w:r w:rsidRPr="00F31509" w:rsidDel="00F6328B">
          <w:rPr>
            <w:rFonts w:asciiTheme="majorBidi" w:eastAsia="Times New Roman" w:hAnsiTheme="majorBidi" w:cstheme="majorBidi"/>
            <w:lang w:val="en-GB"/>
          </w:rPr>
          <w:delText xml:space="preserve">which </w:delText>
        </w:r>
      </w:del>
      <w:ins w:id="3891" w:author="Jane Shaw" w:date="2015-10-19T19:01:00Z">
        <w:r w:rsidR="00F6328B">
          <w:rPr>
            <w:rFonts w:asciiTheme="majorBidi" w:eastAsia="Times New Roman" w:hAnsiTheme="majorBidi" w:cstheme="majorBidi"/>
            <w:lang w:val="en-GB"/>
          </w:rPr>
          <w:t xml:space="preserve">that </w:t>
        </w:r>
      </w:ins>
      <w:r w:rsidRPr="00F31509">
        <w:rPr>
          <w:rFonts w:asciiTheme="majorBidi" w:eastAsia="Times New Roman" w:hAnsiTheme="majorBidi" w:cstheme="majorBidi"/>
          <w:lang w:val="en-GB"/>
        </w:rPr>
        <w:t xml:space="preserve">are popular holiday destinations, such as the Maldives or Seychelles. </w:t>
      </w:r>
      <w:del w:id="3892" w:author="Jane Shaw" w:date="2015-10-19T19:01:00Z">
        <w:r w:rsidRPr="00F31509" w:rsidDel="00F6328B">
          <w:rPr>
            <w:rFonts w:asciiTheme="majorBidi" w:eastAsia="Times New Roman" w:hAnsiTheme="majorBidi" w:cstheme="majorBidi"/>
            <w:lang w:val="en-GB"/>
          </w:rPr>
          <w:delText xml:space="preserve">Therefore, </w:delText>
        </w:r>
      </w:del>
      <w:r w:rsidR="00F6328B" w:rsidRPr="00F31509">
        <w:rPr>
          <w:rFonts w:asciiTheme="majorBidi" w:eastAsia="Times New Roman" w:hAnsiTheme="majorBidi" w:cstheme="majorBidi"/>
          <w:lang w:val="en-GB"/>
        </w:rPr>
        <w:t xml:space="preserve">Measurement </w:t>
      </w:r>
      <w:r w:rsidRPr="00F31509">
        <w:rPr>
          <w:rFonts w:asciiTheme="majorBidi" w:eastAsia="Times New Roman" w:hAnsiTheme="majorBidi" w:cstheme="majorBidi"/>
          <w:lang w:val="en-GB"/>
        </w:rPr>
        <w:t xml:space="preserve">of tourist consumption should </w:t>
      </w:r>
      <w:ins w:id="3893" w:author="Jane Shaw" w:date="2015-10-19T19:01:00Z">
        <w:r w:rsidR="00F6328B" w:rsidRPr="00F31509">
          <w:rPr>
            <w:rFonts w:asciiTheme="majorBidi" w:eastAsia="Times New Roman" w:hAnsiTheme="majorBidi" w:cstheme="majorBidi"/>
            <w:lang w:val="en-GB"/>
          </w:rPr>
          <w:t xml:space="preserve">therefore </w:t>
        </w:r>
      </w:ins>
      <w:r w:rsidRPr="00F31509">
        <w:rPr>
          <w:rFonts w:asciiTheme="majorBidi" w:eastAsia="Times New Roman" w:hAnsiTheme="majorBidi" w:cstheme="majorBidi"/>
          <w:lang w:val="en-GB"/>
        </w:rPr>
        <w:t xml:space="preserve">not be neglected. </w:t>
      </w:r>
    </w:p>
    <w:p w14:paraId="4F94F81C" w14:textId="6DB8E0AC"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w:t>
      </w:r>
      <w:del w:id="3894" w:author="Jane Shaw" w:date="2015-10-19T19:02:00Z">
        <w:r w:rsidR="004F65E4" w:rsidRPr="00F31509" w:rsidDel="00F6328B">
          <w:rPr>
            <w:rFonts w:asciiTheme="majorBidi" w:eastAsia="Times New Roman" w:hAnsiTheme="majorBidi" w:cstheme="majorBidi"/>
            <w:lang w:val="en-GB"/>
          </w:rPr>
          <w:delText xml:space="preserve">carried out among tourists </w:delText>
        </w:r>
      </w:del>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w:t>
      </w:r>
      <w:del w:id="3895" w:author="Jane Shaw" w:date="2015-10-19T19:02:00Z">
        <w:r w:rsidRPr="00F31509" w:rsidDel="00F6328B">
          <w:rPr>
            <w:rFonts w:asciiTheme="majorBidi" w:eastAsia="Times New Roman" w:hAnsiTheme="majorBidi" w:cstheme="majorBidi"/>
            <w:lang w:val="en-GB"/>
          </w:rPr>
          <w:delText xml:space="preserve">the </w:delText>
        </w:r>
      </w:del>
      <w:r w:rsidR="00E512F4" w:rsidRPr="00F31509">
        <w:rPr>
          <w:rFonts w:asciiTheme="majorBidi" w:eastAsia="Times New Roman" w:hAnsiTheme="majorBidi" w:cstheme="majorBidi"/>
          <w:lang w:val="en-GB"/>
        </w:rPr>
        <w:t>respondent</w:t>
      </w:r>
      <w:ins w:id="3896" w:author="Jane Shaw" w:date="2015-10-19T19:02:00Z">
        <w:r w:rsidR="00F6328B">
          <w:rPr>
            <w:rFonts w:asciiTheme="majorBidi" w:eastAsia="Times New Roman" w:hAnsiTheme="majorBidi" w:cstheme="majorBidi"/>
            <w:lang w:val="en-GB"/>
          </w:rPr>
          <w:t xml:space="preserve"> tourist</w:t>
        </w:r>
      </w:ins>
      <w:r w:rsidR="00E512F4"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w:t>
      </w:r>
      <w:del w:id="3897" w:author="Jane Shaw" w:date="2015-10-19T19:02:00Z">
        <w:r w:rsidR="004F65E4" w:rsidRPr="00F31509" w:rsidDel="00F6328B">
          <w:rPr>
            <w:rFonts w:asciiTheme="majorBidi" w:eastAsia="Times New Roman" w:hAnsiTheme="majorBidi" w:cstheme="majorBidi"/>
            <w:lang w:val="en-GB"/>
          </w:rPr>
          <w:delText xml:space="preserve">to </w:delText>
        </w:r>
      </w:del>
      <w:ins w:id="3898" w:author="Jane Shaw" w:date="2015-10-19T19:02:00Z">
        <w:r w:rsidR="00F6328B">
          <w:rPr>
            <w:rFonts w:asciiTheme="majorBidi" w:eastAsia="Times New Roman" w:hAnsiTheme="majorBidi" w:cstheme="majorBidi"/>
            <w:lang w:val="en-GB"/>
          </w:rPr>
          <w:t xml:space="preserve">of </w:t>
        </w:r>
      </w:ins>
      <w:r w:rsidR="004F65E4" w:rsidRPr="00F31509">
        <w:rPr>
          <w:rFonts w:asciiTheme="majorBidi" w:eastAsia="Times New Roman" w:hAnsiTheme="majorBidi" w:cstheme="majorBidi"/>
          <w:lang w:val="en-GB"/>
        </w:rPr>
        <w:t>measur</w:t>
      </w:r>
      <w:ins w:id="3899" w:author="Jane Shaw" w:date="2015-10-19T19:02:00Z">
        <w:r w:rsidR="00F6328B">
          <w:rPr>
            <w:rFonts w:asciiTheme="majorBidi" w:eastAsia="Times New Roman" w:hAnsiTheme="majorBidi" w:cstheme="majorBidi"/>
            <w:lang w:val="en-GB"/>
          </w:rPr>
          <w:t>ing</w:t>
        </w:r>
      </w:ins>
      <w:del w:id="3900" w:author="Jane Shaw" w:date="2015-10-19T19:02:00Z">
        <w:r w:rsidR="004F65E4" w:rsidRPr="00F31509" w:rsidDel="00F6328B">
          <w:rPr>
            <w:rFonts w:asciiTheme="majorBidi" w:eastAsia="Times New Roman" w:hAnsiTheme="majorBidi" w:cstheme="majorBidi"/>
            <w:lang w:val="en-GB"/>
          </w:rPr>
          <w:delText>e</w:delText>
        </w:r>
      </w:del>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del w:id="3901" w:author="Jane Shaw" w:date="2015-10-19T19:02:00Z">
        <w:r w:rsidR="005F1781" w:rsidRPr="00F31509" w:rsidDel="00F6328B">
          <w:rPr>
            <w:rFonts w:asciiTheme="majorBidi" w:eastAsia="Times New Roman" w:hAnsiTheme="majorBidi" w:cstheme="majorBidi"/>
            <w:lang w:val="en-GB"/>
          </w:rPr>
          <w:delText xml:space="preserve">Another </w:delText>
        </w:r>
      </w:del>
      <w:ins w:id="3902" w:author="Jane Shaw" w:date="2015-10-19T19:02:00Z">
        <w:r w:rsidR="00F6328B">
          <w:rPr>
            <w:rFonts w:asciiTheme="majorBidi" w:eastAsia="Times New Roman" w:hAnsiTheme="majorBidi" w:cstheme="majorBidi"/>
            <w:lang w:val="en-GB"/>
          </w:rPr>
          <w:t xml:space="preserve">Other </w:t>
        </w:r>
      </w:ins>
      <w:r w:rsidR="005F1781" w:rsidRPr="00F31509">
        <w:rPr>
          <w:rFonts w:asciiTheme="majorBidi" w:eastAsia="Times New Roman" w:hAnsiTheme="majorBidi" w:cstheme="majorBidi"/>
          <w:lang w:val="en-GB"/>
        </w:rPr>
        <w:t>valuable data source</w:t>
      </w:r>
      <w:ins w:id="3903" w:author="Jane Shaw" w:date="2015-10-19T19:02:00Z">
        <w:r w:rsidR="00F6328B">
          <w:rPr>
            <w:rFonts w:asciiTheme="majorBidi" w:eastAsia="Times New Roman" w:hAnsiTheme="majorBidi" w:cstheme="majorBidi"/>
            <w:lang w:val="en-GB"/>
          </w:rPr>
          <w:t>s</w:t>
        </w:r>
      </w:ins>
      <w:r w:rsidR="005F1781" w:rsidRPr="00F31509">
        <w:rPr>
          <w:rFonts w:asciiTheme="majorBidi" w:eastAsia="Times New Roman" w:hAnsiTheme="majorBidi" w:cstheme="majorBidi"/>
          <w:lang w:val="en-GB"/>
        </w:rPr>
        <w:t xml:space="preserve"> </w:t>
      </w:r>
      <w:del w:id="3904" w:author="Jane Shaw" w:date="2015-10-19T19:02:00Z">
        <w:r w:rsidR="005F1781" w:rsidRPr="00F31509" w:rsidDel="00F6328B">
          <w:rPr>
            <w:rFonts w:asciiTheme="majorBidi" w:eastAsia="Times New Roman" w:hAnsiTheme="majorBidi" w:cstheme="majorBidi"/>
            <w:lang w:val="en-GB"/>
          </w:rPr>
          <w:delText xml:space="preserve">may consist in </w:delText>
        </w:r>
      </w:del>
      <w:ins w:id="3905" w:author="Jane Shaw" w:date="2015-10-19T19:02:00Z">
        <w:r w:rsidR="00F6328B">
          <w:rPr>
            <w:rFonts w:asciiTheme="majorBidi" w:eastAsia="Times New Roman" w:hAnsiTheme="majorBidi" w:cstheme="majorBidi"/>
            <w:lang w:val="en-GB"/>
          </w:rPr>
          <w:t xml:space="preserve">include </w:t>
        </w:r>
      </w:ins>
      <w:r w:rsidR="005F1781" w:rsidRPr="00F31509">
        <w:rPr>
          <w:rFonts w:asciiTheme="majorBidi" w:eastAsia="Times New Roman" w:hAnsiTheme="majorBidi" w:cstheme="majorBidi"/>
          <w:lang w:val="en-GB"/>
        </w:rPr>
        <w:t xml:space="preserve">the guest lists of hotels and </w:t>
      </w:r>
      <w:del w:id="3906" w:author="Jane Shaw" w:date="2015-10-19T19:02:00Z">
        <w:r w:rsidR="005F1781" w:rsidRPr="00F31509" w:rsidDel="00F6328B">
          <w:rPr>
            <w:rFonts w:asciiTheme="majorBidi" w:eastAsia="Times New Roman" w:hAnsiTheme="majorBidi" w:cstheme="majorBidi"/>
            <w:lang w:val="en-GB"/>
          </w:rPr>
          <w:delText xml:space="preserve">the </w:delText>
        </w:r>
      </w:del>
      <w:r w:rsidR="005F1781" w:rsidRPr="00F31509">
        <w:rPr>
          <w:rFonts w:asciiTheme="majorBidi" w:eastAsia="Times New Roman" w:hAnsiTheme="majorBidi" w:cstheme="majorBidi"/>
          <w:lang w:val="en-GB"/>
        </w:rPr>
        <w:t>records of the food purchased by the</w:t>
      </w:r>
      <w:del w:id="3907" w:author="Jane Shaw" w:date="2015-10-19T19:03:00Z">
        <w:r w:rsidR="005F1781" w:rsidRPr="00F31509" w:rsidDel="00F6328B">
          <w:rPr>
            <w:rFonts w:asciiTheme="majorBidi" w:eastAsia="Times New Roman" w:hAnsiTheme="majorBidi" w:cstheme="majorBidi"/>
            <w:lang w:val="en-GB"/>
          </w:rPr>
          <w:delText>se</w:delText>
        </w:r>
      </w:del>
      <w:r w:rsidR="005F1781" w:rsidRPr="00F31509">
        <w:rPr>
          <w:rFonts w:asciiTheme="majorBidi" w:eastAsia="Times New Roman" w:hAnsiTheme="majorBidi" w:cstheme="majorBidi"/>
          <w:lang w:val="en-GB"/>
        </w:rPr>
        <w:t xml:space="preserve"> hotels, as the quantities of </w:t>
      </w:r>
      <w:del w:id="3908" w:author="Jane Shaw" w:date="2015-10-19T19:03:00Z">
        <w:r w:rsidR="005F1781" w:rsidRPr="00F31509" w:rsidDel="00F6328B">
          <w:rPr>
            <w:rFonts w:asciiTheme="majorBidi" w:eastAsia="Times New Roman" w:hAnsiTheme="majorBidi" w:cstheme="majorBidi"/>
            <w:lang w:val="en-GB"/>
          </w:rPr>
          <w:delText xml:space="preserve">the </w:delText>
        </w:r>
      </w:del>
      <w:ins w:id="3909" w:author="Jane Shaw" w:date="2015-10-19T19:03:00Z">
        <w:r w:rsidR="00F6328B">
          <w:rPr>
            <w:rFonts w:asciiTheme="majorBidi" w:eastAsia="Times New Roman" w:hAnsiTheme="majorBidi" w:cstheme="majorBidi"/>
            <w:lang w:val="en-GB"/>
          </w:rPr>
          <w:t xml:space="preserve">food </w:t>
        </w:r>
      </w:ins>
      <w:r w:rsidR="005F1781" w:rsidRPr="00F31509">
        <w:rPr>
          <w:rFonts w:asciiTheme="majorBidi" w:eastAsia="Times New Roman" w:hAnsiTheme="majorBidi" w:cstheme="majorBidi"/>
          <w:lang w:val="en-GB"/>
        </w:rPr>
        <w:t>purchased</w:t>
      </w:r>
      <w:del w:id="3910" w:author="Jane Shaw" w:date="2015-10-19T19:03:00Z">
        <w:r w:rsidR="005F1781" w:rsidRPr="00F31509" w:rsidDel="00F6328B">
          <w:rPr>
            <w:rFonts w:asciiTheme="majorBidi" w:eastAsia="Times New Roman" w:hAnsiTheme="majorBidi" w:cstheme="majorBidi"/>
            <w:lang w:val="en-GB"/>
          </w:rPr>
          <w:delText xml:space="preserve"> food</w:delText>
        </w:r>
      </w:del>
      <w:r w:rsidR="005F1781" w:rsidRPr="00F31509">
        <w:rPr>
          <w:rFonts w:asciiTheme="majorBidi" w:eastAsia="Times New Roman" w:hAnsiTheme="majorBidi" w:cstheme="majorBidi"/>
          <w:lang w:val="en-GB"/>
        </w:rPr>
        <w:t xml:space="preserve">, multiplied by </w:t>
      </w:r>
      <w:ins w:id="3911" w:author="Jane Shaw" w:date="2015-10-19T19:03:00Z">
        <w:r w:rsidR="00F6328B">
          <w:rPr>
            <w:rFonts w:asciiTheme="majorBidi" w:eastAsia="Times New Roman" w:hAnsiTheme="majorBidi" w:cstheme="majorBidi"/>
            <w:lang w:val="en-GB"/>
          </w:rPr>
          <w:t xml:space="preserve">the </w:t>
        </w:r>
      </w:ins>
      <w:r w:rsidR="005F1781" w:rsidRPr="00F31509">
        <w:rPr>
          <w:rFonts w:asciiTheme="majorBidi" w:eastAsia="Times New Roman" w:hAnsiTheme="majorBidi" w:cstheme="majorBidi"/>
          <w:lang w:val="en-GB"/>
        </w:rPr>
        <w:t xml:space="preserve">proportion of days spent by guests from </w:t>
      </w:r>
      <w:del w:id="3912" w:author="Jane Shaw" w:date="2015-10-19T19:03:00Z">
        <w:r w:rsidR="005F1781" w:rsidRPr="00F31509" w:rsidDel="00F6328B">
          <w:rPr>
            <w:rFonts w:asciiTheme="majorBidi" w:eastAsia="Times New Roman" w:hAnsiTheme="majorBidi" w:cstheme="majorBidi"/>
            <w:lang w:val="en-GB"/>
          </w:rPr>
          <w:delText xml:space="preserve">foreign </w:delText>
        </w:r>
      </w:del>
      <w:ins w:id="3913" w:author="Jane Shaw" w:date="2015-10-19T19:03:00Z">
        <w:r w:rsidR="00F6328B">
          <w:rPr>
            <w:rFonts w:asciiTheme="majorBidi" w:eastAsia="Times New Roman" w:hAnsiTheme="majorBidi" w:cstheme="majorBidi"/>
            <w:lang w:val="en-GB"/>
          </w:rPr>
          <w:t xml:space="preserve">other </w:t>
        </w:r>
      </w:ins>
      <w:r w:rsidR="005F1781" w:rsidRPr="00F31509">
        <w:rPr>
          <w:rFonts w:asciiTheme="majorBidi" w:eastAsia="Times New Roman" w:hAnsiTheme="majorBidi" w:cstheme="majorBidi"/>
          <w:lang w:val="en-GB"/>
        </w:rPr>
        <w:t>countries</w:t>
      </w:r>
      <w:del w:id="3914" w:author="Jane Shaw" w:date="2015-10-19T19:03:00Z">
        <w:r w:rsidR="005F1781" w:rsidRPr="00F31509" w:rsidDel="00F6328B">
          <w:rPr>
            <w:rFonts w:asciiTheme="majorBidi" w:eastAsia="Times New Roman" w:hAnsiTheme="majorBidi" w:cstheme="majorBidi"/>
            <w:lang w:val="en-GB"/>
          </w:rPr>
          <w:delText>,</w:delText>
        </w:r>
      </w:del>
      <w:r w:rsidR="005F1781" w:rsidRPr="00F31509">
        <w:rPr>
          <w:rFonts w:asciiTheme="majorBidi" w:eastAsia="Times New Roman" w:hAnsiTheme="majorBidi" w:cstheme="majorBidi"/>
          <w:lang w:val="en-GB"/>
        </w:rPr>
        <w:t xml:space="preserve"> may be used as a second</w:t>
      </w:r>
      <w:ins w:id="3915" w:author="Jane Shaw" w:date="2015-10-19T19:03:00Z">
        <w:r w:rsidR="00F6328B">
          <w:rPr>
            <w:rFonts w:asciiTheme="majorBidi" w:eastAsia="Times New Roman" w:hAnsiTheme="majorBidi" w:cstheme="majorBidi"/>
            <w:lang w:val="en-GB"/>
          </w:rPr>
          <w:t>-</w:t>
        </w:r>
      </w:ins>
      <w:del w:id="3916" w:author="Jane Shaw" w:date="2015-10-19T19:03:00Z">
        <w:r w:rsidR="005F1781" w:rsidRPr="00F31509" w:rsidDel="00F6328B">
          <w:rPr>
            <w:rFonts w:asciiTheme="majorBidi" w:eastAsia="Times New Roman" w:hAnsiTheme="majorBidi" w:cstheme="majorBidi"/>
            <w:lang w:val="en-GB"/>
          </w:rPr>
          <w:delText xml:space="preserve"> </w:delText>
        </w:r>
      </w:del>
      <w:r w:rsidR="005F1781" w:rsidRPr="00F31509">
        <w:rPr>
          <w:rFonts w:asciiTheme="majorBidi" w:eastAsia="Times New Roman" w:hAnsiTheme="majorBidi" w:cstheme="majorBidi"/>
          <w:lang w:val="en-GB"/>
        </w:rPr>
        <w:t xml:space="preserve">best estimator </w:t>
      </w:r>
      <w:del w:id="3917" w:author="Jane Shaw" w:date="2015-10-19T19:03:00Z">
        <w:r w:rsidR="005F1781" w:rsidRPr="00F31509" w:rsidDel="00F6328B">
          <w:rPr>
            <w:rFonts w:asciiTheme="majorBidi" w:eastAsia="Times New Roman" w:hAnsiTheme="majorBidi" w:cstheme="majorBidi"/>
            <w:lang w:val="en-GB"/>
          </w:rPr>
          <w:delText xml:space="preserve">for </w:delText>
        </w:r>
      </w:del>
      <w:ins w:id="3918" w:author="Jane Shaw" w:date="2015-10-19T19:03:00Z">
        <w:r w:rsidR="00F6328B">
          <w:rPr>
            <w:rFonts w:asciiTheme="majorBidi" w:eastAsia="Times New Roman" w:hAnsiTheme="majorBidi" w:cstheme="majorBidi"/>
            <w:lang w:val="en-GB"/>
          </w:rPr>
          <w:t xml:space="preserve">of </w:t>
        </w:r>
      </w:ins>
      <w:r w:rsidR="005F1781" w:rsidRPr="00F31509">
        <w:rPr>
          <w:rFonts w:asciiTheme="majorBidi" w:eastAsia="Times New Roman" w:hAnsiTheme="majorBidi" w:cstheme="majorBidi"/>
          <w:lang w:val="en-GB"/>
        </w:rPr>
        <w:t xml:space="preserve">tourist consumption. Information on the number of days spent by </w:t>
      </w:r>
      <w:del w:id="3919" w:author="Jane Shaw" w:date="2015-10-19T19:04:00Z">
        <w:r w:rsidR="005F1781" w:rsidRPr="00F31509" w:rsidDel="00F6328B">
          <w:rPr>
            <w:rFonts w:asciiTheme="majorBidi" w:eastAsia="Times New Roman" w:hAnsiTheme="majorBidi" w:cstheme="majorBidi"/>
            <w:lang w:val="en-GB"/>
          </w:rPr>
          <w:delText xml:space="preserve">foreigners </w:delText>
        </w:r>
      </w:del>
      <w:ins w:id="3920" w:author="Jane Shaw" w:date="2015-10-19T19:04:00Z">
        <w:r w:rsidR="00F6328B">
          <w:rPr>
            <w:rFonts w:asciiTheme="majorBidi" w:eastAsia="Times New Roman" w:hAnsiTheme="majorBidi" w:cstheme="majorBidi"/>
            <w:lang w:val="en-GB"/>
          </w:rPr>
          <w:t xml:space="preserve">international tourists </w:t>
        </w:r>
      </w:ins>
      <w:r w:rsidR="005F1781" w:rsidRPr="00F31509">
        <w:rPr>
          <w:rFonts w:asciiTheme="majorBidi" w:eastAsia="Times New Roman" w:hAnsiTheme="majorBidi" w:cstheme="majorBidi"/>
          <w:lang w:val="en-GB"/>
        </w:rPr>
        <w:t xml:space="preserve">may also be obtained from travel agencies, airlines, railways and shipping companies. </w:t>
      </w:r>
    </w:p>
    <w:p w14:paraId="20FF2390" w14:textId="0FE7EA49" w:rsidR="004F65E4" w:rsidRPr="00F31509" w:rsidRDefault="005F1781" w:rsidP="005F1781">
      <w:pPr>
        <w:jc w:val="both"/>
        <w:rPr>
          <w:rFonts w:asciiTheme="majorBidi" w:hAnsiTheme="majorBidi" w:cstheme="majorBidi"/>
          <w:lang w:val="en-GB"/>
        </w:rPr>
      </w:pPr>
      <w:del w:id="3921" w:author="Jane Shaw" w:date="2015-10-19T19:04:00Z">
        <w:r w:rsidRPr="00F31509" w:rsidDel="00F6328B">
          <w:rPr>
            <w:rFonts w:asciiTheme="majorBidi" w:eastAsia="Times New Roman" w:hAnsiTheme="majorBidi" w:cstheme="majorBidi"/>
            <w:lang w:val="en-GB"/>
          </w:rPr>
          <w:delText xml:space="preserve">Furthermore, </w:delText>
        </w:r>
      </w:del>
      <w:r w:rsidR="00F6328B"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United Nations World Touris</w:t>
      </w:r>
      <w:ins w:id="3922" w:author="Jane Shaw" w:date="2015-10-23T20:13:00Z">
        <w:r w:rsidR="00573BAC">
          <w:rPr>
            <w:rFonts w:asciiTheme="majorBidi" w:eastAsia="Times New Roman" w:hAnsiTheme="majorBidi" w:cstheme="majorBidi"/>
            <w:lang w:val="en-GB"/>
          </w:rPr>
          <w:t>m</w:t>
        </w:r>
      </w:ins>
      <w:del w:id="3923" w:author="Jane Shaw" w:date="2015-10-23T20:13:00Z">
        <w:r w:rsidRPr="00F31509" w:rsidDel="00573BAC">
          <w:rPr>
            <w:rFonts w:asciiTheme="majorBidi" w:eastAsia="Times New Roman" w:hAnsiTheme="majorBidi" w:cstheme="majorBidi"/>
            <w:lang w:val="en-GB"/>
          </w:rPr>
          <w:delText>t</w:delText>
        </w:r>
      </w:del>
      <w:r w:rsidRPr="00F31509">
        <w:rPr>
          <w:rFonts w:asciiTheme="majorBidi" w:eastAsia="Times New Roman" w:hAnsiTheme="majorBidi" w:cstheme="majorBidi"/>
          <w:lang w:val="en-GB"/>
        </w:rPr>
        <w:t xml:space="preserve"> Organization </w:t>
      </w:r>
      <w:ins w:id="3924" w:author="Jane Shaw" w:date="2015-10-19T19:05:00Z">
        <w:r w:rsidR="00F6328B">
          <w:rPr>
            <w:rFonts w:asciiTheme="majorBidi" w:eastAsia="Times New Roman" w:hAnsiTheme="majorBidi" w:cstheme="majorBidi"/>
            <w:lang w:val="en-GB"/>
          </w:rPr>
          <w:t xml:space="preserve">(UNWTO) </w:t>
        </w:r>
      </w:ins>
      <w:r w:rsidRPr="00F31509">
        <w:rPr>
          <w:rFonts w:asciiTheme="majorBidi" w:eastAsia="Times New Roman" w:hAnsiTheme="majorBidi" w:cstheme="majorBidi"/>
          <w:lang w:val="en-GB"/>
        </w:rPr>
        <w:t>collects d</w:t>
      </w:r>
      <w:r w:rsidR="004F65E4" w:rsidRPr="00F31509">
        <w:rPr>
          <w:rFonts w:asciiTheme="majorBidi" w:eastAsia="Times New Roman" w:hAnsiTheme="majorBidi" w:cstheme="majorBidi"/>
          <w:lang w:val="en-GB"/>
        </w:rPr>
        <w:t xml:space="preserve">ata on the number of tourists entering a </w:t>
      </w:r>
      <w:del w:id="3925" w:author="Jane Shaw" w:date="2015-11-07T18:47:00Z">
        <w:r w:rsidR="004F65E4" w:rsidRPr="00F31509" w:rsidDel="00E37A90">
          <w:rPr>
            <w:rFonts w:asciiTheme="majorBidi" w:eastAsia="Times New Roman" w:hAnsiTheme="majorBidi" w:cstheme="majorBidi"/>
            <w:lang w:val="en-GB"/>
          </w:rPr>
          <w:delText xml:space="preserve">given </w:delText>
        </w:r>
      </w:del>
      <w:r w:rsidR="004F65E4" w:rsidRPr="00F31509">
        <w:rPr>
          <w:rFonts w:asciiTheme="majorBidi" w:eastAsia="Times New Roman" w:hAnsiTheme="majorBidi" w:cstheme="majorBidi"/>
          <w:lang w:val="en-GB"/>
        </w:rPr>
        <w:t>country, including their origin</w:t>
      </w:r>
      <w:ins w:id="3926" w:author="Jane Shaw" w:date="2015-10-19T19:06:00Z">
        <w:r w:rsidR="00F6328B">
          <w:rPr>
            <w:rFonts w:asciiTheme="majorBidi" w:eastAsia="Times New Roman" w:hAnsiTheme="majorBidi" w:cstheme="majorBidi"/>
            <w:lang w:val="en-GB"/>
          </w:rPr>
          <w:t>s</w:t>
        </w:r>
      </w:ins>
      <w:r w:rsidR="004F65E4" w:rsidRPr="00F31509">
        <w:rPr>
          <w:rFonts w:asciiTheme="majorBidi" w:eastAsia="Times New Roman" w:hAnsiTheme="majorBidi" w:cstheme="majorBidi"/>
          <w:lang w:val="en-GB"/>
        </w:rPr>
        <w:t xml:space="preserve"> and </w:t>
      </w:r>
      <w:ins w:id="3927" w:author="Jane Shaw" w:date="2015-10-19T19:06:00Z">
        <w:r w:rsidR="00F6328B">
          <w:rPr>
            <w:rFonts w:asciiTheme="majorBidi" w:eastAsia="Times New Roman" w:hAnsiTheme="majorBidi" w:cstheme="majorBidi"/>
            <w:lang w:val="en-GB"/>
          </w:rPr>
          <w:t xml:space="preserve">the </w:t>
        </w:r>
      </w:ins>
      <w:r w:rsidR="004F65E4" w:rsidRPr="00F31509">
        <w:rPr>
          <w:rFonts w:asciiTheme="majorBidi" w:eastAsia="Times New Roman" w:hAnsiTheme="majorBidi" w:cstheme="majorBidi"/>
          <w:lang w:val="en-GB"/>
        </w:rPr>
        <w:t>duration</w:t>
      </w:r>
      <w:ins w:id="3928" w:author="Jane Shaw" w:date="2015-10-19T19:06:00Z">
        <w:r w:rsidR="00F6328B">
          <w:rPr>
            <w:rFonts w:asciiTheme="majorBidi" w:eastAsia="Times New Roman" w:hAnsiTheme="majorBidi" w:cstheme="majorBidi"/>
            <w:lang w:val="en-GB"/>
          </w:rPr>
          <w:t>s</w:t>
        </w:r>
      </w:ins>
      <w:r w:rsidR="004F65E4" w:rsidRPr="00F31509">
        <w:rPr>
          <w:rFonts w:asciiTheme="majorBidi" w:eastAsia="Times New Roman" w:hAnsiTheme="majorBidi" w:cstheme="majorBidi"/>
          <w:lang w:val="en-GB"/>
        </w:rPr>
        <w:t xml:space="preserve"> of </w:t>
      </w:r>
      <w:ins w:id="3929" w:author="Jane Shaw" w:date="2015-10-19T19:06:00Z">
        <w:r w:rsidR="00F6328B">
          <w:rPr>
            <w:rFonts w:asciiTheme="majorBidi" w:eastAsia="Times New Roman" w:hAnsiTheme="majorBidi" w:cstheme="majorBidi"/>
            <w:lang w:val="en-GB"/>
          </w:rPr>
          <w:t xml:space="preserve">their </w:t>
        </w:r>
      </w:ins>
      <w:r w:rsidR="004F65E4" w:rsidRPr="00F31509">
        <w:rPr>
          <w:rFonts w:asciiTheme="majorBidi" w:eastAsia="Times New Roman" w:hAnsiTheme="majorBidi" w:cstheme="majorBidi"/>
          <w:lang w:val="en-GB"/>
        </w:rPr>
        <w:t>stay</w:t>
      </w:r>
      <w:ins w:id="3930" w:author="Jane Shaw" w:date="2015-10-19T19:06:00Z">
        <w:r w:rsidR="00F6328B">
          <w:rPr>
            <w:rFonts w:asciiTheme="majorBidi" w:eastAsia="Times New Roman" w:hAnsiTheme="majorBidi" w:cstheme="majorBidi"/>
            <w:lang w:val="en-GB"/>
          </w:rPr>
          <w:t>s</w:t>
        </w:r>
      </w:ins>
      <w:r w:rsidR="004F65E4"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w:t>
      </w:r>
      <w:ins w:id="3931" w:author="Jane Shaw" w:date="2015-10-19T19:06:00Z">
        <w:r w:rsidR="00F6328B">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data</w:t>
      </w:r>
      <w:ins w:id="3932" w:author="Jane Shaw" w:date="2015-10-19T19:06:00Z">
        <w:r w:rsidR="00F6328B">
          <w:rPr>
            <w:rFonts w:asciiTheme="majorBidi" w:eastAsia="Times New Roman" w:hAnsiTheme="majorBidi" w:cstheme="majorBidi"/>
            <w:lang w:val="en-GB"/>
          </w:rPr>
          <w:t xml:space="preserve"> </w:t>
        </w:r>
      </w:ins>
      <w:r w:rsidR="004F65E4" w:rsidRPr="00F31509">
        <w:rPr>
          <w:rFonts w:asciiTheme="majorBidi" w:eastAsia="Times New Roman" w:hAnsiTheme="majorBidi" w:cstheme="majorBidi"/>
          <w:lang w:val="en-GB"/>
        </w:rPr>
        <w:t xml:space="preserve">set </w:t>
      </w:r>
      <w:r w:rsidRPr="00F31509">
        <w:rPr>
          <w:rFonts w:asciiTheme="majorBidi" w:eastAsia="Times New Roman" w:hAnsiTheme="majorBidi" w:cstheme="majorBidi"/>
          <w:lang w:val="en-GB"/>
        </w:rPr>
        <w:t>there</w:t>
      </w:r>
      <w:ins w:id="3933" w:author="Jane Shaw" w:date="2015-10-19T19:06:00Z">
        <w:r w:rsidR="00F6328B">
          <w:rPr>
            <w:rFonts w:asciiTheme="majorBidi" w:eastAsia="Times New Roman" w:hAnsiTheme="majorBidi" w:cstheme="majorBidi"/>
            <w:lang w:val="en-GB"/>
          </w:rPr>
          <w:t>fore</w:t>
        </w:r>
      </w:ins>
      <w:del w:id="3934" w:author="Jane Shaw" w:date="2015-10-19T19:06:00Z">
        <w:r w:rsidRPr="00F31509" w:rsidDel="00F6328B">
          <w:rPr>
            <w:rFonts w:asciiTheme="majorBidi" w:eastAsia="Times New Roman" w:hAnsiTheme="majorBidi" w:cstheme="majorBidi"/>
            <w:lang w:val="en-GB"/>
          </w:rPr>
          <w:delText>by</w:delText>
        </w:r>
      </w:del>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14:paraId="77041989"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73548EE2" w14:textId="77777777" w:rsidR="004F65E4" w:rsidRPr="00F31509" w:rsidRDefault="004F65E4" w:rsidP="00C4334D">
      <w:pPr>
        <w:pStyle w:val="Titolo2"/>
      </w:pPr>
      <w:bookmarkStart w:id="3935" w:name="_Toc428383826"/>
      <w:bookmarkStart w:id="3936" w:name="_Toc428436048"/>
      <w:bookmarkStart w:id="3937" w:name="_Toc428436349"/>
      <w:bookmarkStart w:id="3938" w:name="_Toc308029351"/>
      <w:bookmarkStart w:id="3939" w:name="_Toc308029542"/>
      <w:r w:rsidRPr="00F31509">
        <w:t>R</w:t>
      </w:r>
      <w:commentRangeStart w:id="3940"/>
      <w:r w:rsidRPr="00F31509">
        <w:t>eferences</w:t>
      </w:r>
      <w:bookmarkEnd w:id="3935"/>
      <w:bookmarkEnd w:id="3936"/>
      <w:bookmarkEnd w:id="3937"/>
      <w:commentRangeEnd w:id="3940"/>
      <w:r w:rsidR="000B0B18">
        <w:rPr>
          <w:rStyle w:val="Rimandocommento"/>
          <w:rFonts w:ascii="Book Antiqua" w:eastAsia="Arial" w:hAnsi="Book Antiqua" w:cs="Arial"/>
          <w:bCs w:val="0"/>
          <w:i w:val="0"/>
          <w:iCs w:val="0"/>
          <w:lang w:val="en-US"/>
        </w:rPr>
        <w:commentReference w:id="3940"/>
      </w:r>
      <w:bookmarkEnd w:id="3938"/>
      <w:bookmarkEnd w:id="3939"/>
    </w:p>
    <w:p w14:paraId="0DFA6685" w14:textId="700807C0" w:rsidR="004F65E4" w:rsidRPr="00F31509" w:rsidRDefault="004F65E4" w:rsidP="00B44757">
      <w:pPr>
        <w:jc w:val="both"/>
        <w:rPr>
          <w:rFonts w:asciiTheme="majorBidi" w:hAnsiTheme="majorBidi" w:cstheme="majorBidi"/>
          <w:lang w:val="en-GB"/>
        </w:rPr>
      </w:pPr>
      <w:r w:rsidRPr="0037055A">
        <w:rPr>
          <w:rFonts w:asciiTheme="majorBidi" w:hAnsiTheme="majorBidi" w:cstheme="majorBidi"/>
          <w:b/>
          <w:lang w:val="en-GB"/>
          <w:rPrChange w:id="3941" w:author="Jane Shaw" w:date="2015-10-16T19:36:00Z">
            <w:rPr>
              <w:rFonts w:asciiTheme="majorBidi" w:hAnsiTheme="majorBidi" w:cstheme="majorBidi"/>
              <w:lang w:val="en-GB"/>
            </w:rPr>
          </w:rPrChange>
        </w:rPr>
        <w:t xml:space="preserve">Afrika, J.K. &amp; Ajumbo, G. </w:t>
      </w:r>
      <w:r w:rsidRPr="00F31509">
        <w:rPr>
          <w:rFonts w:asciiTheme="majorBidi" w:hAnsiTheme="majorBidi" w:cstheme="majorBidi"/>
          <w:lang w:val="en-GB"/>
        </w:rPr>
        <w:t>2012</w:t>
      </w:r>
      <w:ins w:id="3942" w:author="Jane Shaw" w:date="2015-10-16T19:36:00Z">
        <w:r w:rsidR="0037055A">
          <w:rPr>
            <w:rFonts w:asciiTheme="majorBidi" w:hAnsiTheme="majorBidi" w:cstheme="majorBidi"/>
            <w:lang w:val="en-GB"/>
          </w:rPr>
          <w:t>.</w:t>
        </w:r>
      </w:ins>
      <w:del w:id="3943" w:author="Jane Shaw" w:date="2015-10-16T19:36: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r w:rsidRPr="0037055A">
        <w:rPr>
          <w:rFonts w:asciiTheme="majorBidi" w:hAnsiTheme="majorBidi" w:cstheme="majorBidi"/>
          <w:i/>
          <w:lang w:val="en-GB"/>
          <w:rPrChange w:id="3944" w:author="Jane Shaw" w:date="2015-10-16T19:36:00Z">
            <w:rPr>
              <w:rFonts w:asciiTheme="majorBidi" w:hAnsiTheme="majorBidi" w:cstheme="majorBidi"/>
              <w:lang w:val="en-GB"/>
            </w:rPr>
          </w:rPrChange>
        </w:rPr>
        <w:t xml:space="preserve">Informal </w:t>
      </w:r>
      <w:r w:rsidR="0037055A" w:rsidRPr="000A283D">
        <w:rPr>
          <w:rFonts w:asciiTheme="majorBidi" w:hAnsiTheme="majorBidi" w:cstheme="majorBidi"/>
          <w:i/>
          <w:lang w:val="en-GB"/>
        </w:rPr>
        <w:t>cross</w:t>
      </w:r>
      <w:ins w:id="3945" w:author="Jane Shaw" w:date="2015-10-16T19:36:00Z">
        <w:r w:rsidR="0037055A">
          <w:rPr>
            <w:rFonts w:asciiTheme="majorBidi" w:hAnsiTheme="majorBidi" w:cstheme="majorBidi"/>
            <w:i/>
            <w:lang w:val="en-GB"/>
          </w:rPr>
          <w:t xml:space="preserve"> </w:t>
        </w:r>
      </w:ins>
      <w:del w:id="3946" w:author="Jane Shaw" w:date="2015-10-16T19:36:00Z">
        <w:r w:rsidRPr="0037055A" w:rsidDel="0037055A">
          <w:rPr>
            <w:rFonts w:asciiTheme="majorBidi" w:hAnsiTheme="majorBidi" w:cstheme="majorBidi"/>
            <w:i/>
            <w:lang w:val="en-GB"/>
            <w:rPrChange w:id="3947" w:author="Jane Shaw" w:date="2015-10-16T19:36:00Z">
              <w:rPr>
                <w:rFonts w:asciiTheme="majorBidi" w:hAnsiTheme="majorBidi" w:cstheme="majorBidi"/>
                <w:lang w:val="en-GB"/>
              </w:rPr>
            </w:rPrChange>
          </w:rPr>
          <w:delText>-</w:delText>
        </w:r>
      </w:del>
      <w:r w:rsidR="0037055A" w:rsidRPr="000A283D">
        <w:rPr>
          <w:rFonts w:asciiTheme="majorBidi" w:hAnsiTheme="majorBidi" w:cstheme="majorBidi"/>
          <w:i/>
          <w:lang w:val="en-GB"/>
        </w:rPr>
        <w:t xml:space="preserve">border trade </w:t>
      </w:r>
      <w:r w:rsidRPr="0037055A">
        <w:rPr>
          <w:rFonts w:asciiTheme="majorBidi" w:hAnsiTheme="majorBidi" w:cstheme="majorBidi"/>
          <w:i/>
          <w:lang w:val="en-GB"/>
          <w:rPrChange w:id="3948" w:author="Jane Shaw" w:date="2015-10-16T19:36:00Z">
            <w:rPr>
              <w:rFonts w:asciiTheme="majorBidi" w:hAnsiTheme="majorBidi" w:cstheme="majorBidi"/>
              <w:lang w:val="en-GB"/>
            </w:rPr>
          </w:rPrChange>
        </w:rPr>
        <w:t xml:space="preserve">in Africa: Implications and </w:t>
      </w:r>
      <w:r w:rsidR="0037055A" w:rsidRPr="000A283D">
        <w:rPr>
          <w:rFonts w:asciiTheme="majorBidi" w:hAnsiTheme="majorBidi" w:cstheme="majorBidi"/>
          <w:i/>
          <w:lang w:val="en-GB"/>
        </w:rPr>
        <w:t>policy recommendations</w:t>
      </w:r>
      <w:ins w:id="3949" w:author="Jane Shaw" w:date="2015-10-16T19:37:00Z">
        <w:r w:rsidR="0037055A">
          <w:rPr>
            <w:rFonts w:asciiTheme="majorBidi" w:hAnsiTheme="majorBidi" w:cstheme="majorBidi"/>
            <w:lang w:val="en-GB"/>
          </w:rPr>
          <w:t>.</w:t>
        </w:r>
      </w:ins>
      <w:del w:id="3950" w:author="Jane Shaw" w:date="2015-10-16T19:37: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del w:id="3951" w:author="Jane Shaw" w:date="2015-10-16T19:37:00Z">
        <w:r w:rsidRPr="00F31509" w:rsidDel="0037055A">
          <w:rPr>
            <w:rFonts w:asciiTheme="majorBidi" w:hAnsiTheme="majorBidi" w:cstheme="majorBidi"/>
            <w:lang w:val="en-GB"/>
          </w:rPr>
          <w:delText xml:space="preserve">African Development Bank, </w:delText>
        </w:r>
      </w:del>
      <w:r w:rsidRPr="00F31509">
        <w:rPr>
          <w:rFonts w:asciiTheme="majorBidi" w:hAnsiTheme="majorBidi" w:cstheme="majorBidi"/>
          <w:lang w:val="en-GB"/>
        </w:rPr>
        <w:t>Africa Economic Brief</w:t>
      </w:r>
      <w:ins w:id="3952" w:author="Jane Shaw" w:date="2015-10-16T19:37:00Z">
        <w:r w:rsidR="0037055A">
          <w:rPr>
            <w:rFonts w:asciiTheme="majorBidi" w:hAnsiTheme="majorBidi" w:cstheme="majorBidi"/>
            <w:lang w:val="en-GB"/>
          </w:rPr>
          <w:t xml:space="preserve"> No.</w:t>
        </w:r>
      </w:ins>
      <w:del w:id="3953" w:author="Jane Shaw" w:date="2015-10-16T19:37: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3/10.</w:t>
      </w:r>
      <w:ins w:id="3954" w:author="Jane Shaw" w:date="2015-10-16T19:37:00Z">
        <w:r w:rsidR="0037055A">
          <w:rPr>
            <w:rFonts w:asciiTheme="majorBidi" w:hAnsiTheme="majorBidi" w:cstheme="majorBidi"/>
            <w:lang w:val="en-GB"/>
          </w:rPr>
          <w:t xml:space="preserve"> Abidjan, </w:t>
        </w:r>
        <w:r w:rsidR="0037055A" w:rsidRPr="00F31509">
          <w:rPr>
            <w:rFonts w:asciiTheme="majorBidi" w:hAnsiTheme="majorBidi" w:cstheme="majorBidi"/>
            <w:lang w:val="en-GB"/>
          </w:rPr>
          <w:t>African Development Bank</w:t>
        </w:r>
        <w:r w:rsidR="0037055A">
          <w:rPr>
            <w:rFonts w:asciiTheme="majorBidi" w:hAnsiTheme="majorBidi" w:cstheme="majorBidi"/>
            <w:lang w:val="en-GB"/>
          </w:rPr>
          <w:t>.</w:t>
        </w:r>
      </w:ins>
    </w:p>
    <w:p w14:paraId="5A3BBDE1" w14:textId="4BFCAB85" w:rsidR="004F65E4" w:rsidRPr="00BD24CC" w:rsidRDefault="004F65E4" w:rsidP="00B44757">
      <w:pPr>
        <w:jc w:val="both"/>
        <w:rPr>
          <w:rFonts w:asciiTheme="majorBidi" w:hAnsiTheme="majorBidi" w:cstheme="majorBidi"/>
          <w:lang w:val="de-DE"/>
        </w:rPr>
      </w:pPr>
      <w:r w:rsidRPr="0037055A">
        <w:rPr>
          <w:rFonts w:asciiTheme="majorBidi" w:hAnsiTheme="majorBidi" w:cstheme="majorBidi"/>
          <w:b/>
          <w:highlight w:val="yellow"/>
          <w:lang w:val="de-DE"/>
          <w:rPrChange w:id="3955" w:author="Jane Shaw" w:date="2015-10-16T19:37:00Z">
            <w:rPr>
              <w:rFonts w:asciiTheme="majorBidi" w:hAnsiTheme="majorBidi" w:cstheme="majorBidi"/>
              <w:lang w:val="de-DE"/>
            </w:rPr>
          </w:rPrChange>
        </w:rPr>
        <w:t>BLE</w:t>
      </w:r>
      <w:ins w:id="3956" w:author="Jane Shaw" w:date="2015-10-16T19:37:00Z">
        <w:r w:rsidR="0037055A" w:rsidRPr="0037055A">
          <w:rPr>
            <w:rFonts w:asciiTheme="majorBidi" w:hAnsiTheme="majorBidi" w:cstheme="majorBidi"/>
            <w:b/>
            <w:lang w:val="de-DE"/>
            <w:rPrChange w:id="3957" w:author="Jane Shaw" w:date="2015-10-16T19:37:00Z">
              <w:rPr>
                <w:rFonts w:asciiTheme="majorBidi" w:hAnsiTheme="majorBidi" w:cstheme="majorBidi"/>
                <w:lang w:val="de-DE"/>
              </w:rPr>
            </w:rPrChange>
          </w:rPr>
          <w:t>.</w:t>
        </w:r>
      </w:ins>
      <w:r w:rsidRPr="0037055A">
        <w:rPr>
          <w:rFonts w:asciiTheme="majorBidi" w:hAnsiTheme="majorBidi" w:cstheme="majorBidi"/>
          <w:b/>
          <w:lang w:val="de-DE"/>
          <w:rPrChange w:id="3958" w:author="Jane Shaw" w:date="2015-10-16T19:37:00Z">
            <w:rPr>
              <w:rFonts w:asciiTheme="majorBidi" w:hAnsiTheme="majorBidi" w:cstheme="majorBidi"/>
              <w:lang w:val="de-DE"/>
            </w:rPr>
          </w:rPrChange>
        </w:rPr>
        <w:t xml:space="preserve"> </w:t>
      </w:r>
      <w:del w:id="3959" w:author="Jane Shaw" w:date="2015-10-16T19:37:00Z">
        <w:r w:rsidRPr="00BD24CC" w:rsidDel="0037055A">
          <w:rPr>
            <w:rFonts w:asciiTheme="majorBidi" w:hAnsiTheme="majorBidi" w:cstheme="majorBidi"/>
            <w:lang w:val="de-DE"/>
          </w:rPr>
          <w:delText xml:space="preserve">(Bundesanstalt für Landwirtschaft und Ernährung) </w:delText>
        </w:r>
      </w:del>
      <w:r w:rsidRPr="00BD24CC">
        <w:rPr>
          <w:rFonts w:asciiTheme="majorBidi" w:hAnsiTheme="majorBidi" w:cstheme="majorBidi"/>
          <w:lang w:val="de-DE"/>
        </w:rPr>
        <w:t>2011</w:t>
      </w:r>
      <w:ins w:id="3960" w:author="Jane Shaw" w:date="2015-10-16T19:37:00Z">
        <w:r w:rsidR="0037055A">
          <w:rPr>
            <w:rFonts w:asciiTheme="majorBidi" w:hAnsiTheme="majorBidi" w:cstheme="majorBidi"/>
            <w:lang w:val="de-DE"/>
          </w:rPr>
          <w:t>.</w:t>
        </w:r>
      </w:ins>
      <w:del w:id="3961" w:author="Jane Shaw" w:date="2015-10-16T19:37:00Z">
        <w:r w:rsidRPr="00BD24CC" w:rsidDel="0037055A">
          <w:rPr>
            <w:rFonts w:asciiTheme="majorBidi" w:hAnsiTheme="majorBidi" w:cstheme="majorBidi"/>
            <w:lang w:val="de-DE"/>
          </w:rPr>
          <w:delText>,</w:delText>
        </w:r>
      </w:del>
      <w:r w:rsidRPr="00BD24CC">
        <w:rPr>
          <w:rFonts w:asciiTheme="majorBidi" w:hAnsiTheme="majorBidi" w:cstheme="majorBidi"/>
          <w:lang w:val="de-DE"/>
        </w:rPr>
        <w:t xml:space="preserve"> Aufkommen an Futtermitteln in den Wirtschaftsjahren 2005/06, 2007/08, 2008/09 und 2009/10 vorläufig. Regionale Versorgungsbilanz Futtermittel Wirtschaftsjahr 2007/08 endgültig</w:t>
      </w:r>
      <w:ins w:id="3962" w:author="Jane Shaw" w:date="2015-10-16T19:37:00Z">
        <w:r w:rsidR="0037055A">
          <w:rPr>
            <w:rFonts w:asciiTheme="majorBidi" w:hAnsiTheme="majorBidi" w:cstheme="majorBidi"/>
            <w:lang w:val="de-DE"/>
          </w:rPr>
          <w:t>.</w:t>
        </w:r>
      </w:ins>
      <w:del w:id="3963" w:author="Jane Shaw" w:date="2015-10-16T19:37:00Z">
        <w:r w:rsidRPr="00BD24CC" w:rsidDel="0037055A">
          <w:rPr>
            <w:rFonts w:asciiTheme="majorBidi" w:hAnsiTheme="majorBidi" w:cstheme="majorBidi"/>
            <w:lang w:val="de-DE"/>
          </w:rPr>
          <w:delText>,</w:delText>
        </w:r>
      </w:del>
      <w:r w:rsidRPr="00BD24CC">
        <w:rPr>
          <w:rFonts w:asciiTheme="majorBidi" w:hAnsiTheme="majorBidi" w:cstheme="majorBidi"/>
          <w:lang w:val="de-DE"/>
        </w:rPr>
        <w:t xml:space="preserve"> Bonn</w:t>
      </w:r>
      <w:ins w:id="3964" w:author="Jane Shaw" w:date="2015-10-16T19:37:00Z">
        <w:r w:rsidR="0037055A">
          <w:rPr>
            <w:rFonts w:asciiTheme="majorBidi" w:hAnsiTheme="majorBidi" w:cstheme="majorBidi"/>
            <w:lang w:val="de-DE"/>
          </w:rPr>
          <w:t>,</w:t>
        </w:r>
        <w:r w:rsidR="0037055A" w:rsidRPr="0037055A">
          <w:rPr>
            <w:rFonts w:asciiTheme="majorBidi" w:hAnsiTheme="majorBidi" w:cstheme="majorBidi"/>
            <w:lang w:val="de-DE"/>
          </w:rPr>
          <w:t xml:space="preserve"> </w:t>
        </w:r>
        <w:r w:rsidR="0037055A" w:rsidRPr="00BD24CC">
          <w:rPr>
            <w:rFonts w:asciiTheme="majorBidi" w:hAnsiTheme="majorBidi" w:cstheme="majorBidi"/>
            <w:lang w:val="de-DE"/>
          </w:rPr>
          <w:t>Bundesanstalt für Landwirtschaft und Ernährung</w:t>
        </w:r>
        <w:r w:rsidR="0037055A">
          <w:rPr>
            <w:rFonts w:asciiTheme="majorBidi" w:hAnsiTheme="majorBidi" w:cstheme="majorBidi"/>
            <w:lang w:val="de-DE"/>
          </w:rPr>
          <w:t xml:space="preserve"> (BLE)</w:t>
        </w:r>
      </w:ins>
      <w:r w:rsidRPr="00BD24CC">
        <w:rPr>
          <w:rFonts w:asciiTheme="majorBidi" w:hAnsiTheme="majorBidi" w:cstheme="majorBidi"/>
          <w:lang w:val="de-DE"/>
        </w:rPr>
        <w:t>.</w:t>
      </w:r>
    </w:p>
    <w:p w14:paraId="2E3CC059" w14:textId="75A4A5AF" w:rsidR="0037055A" w:rsidRPr="00F31509" w:rsidRDefault="0037055A" w:rsidP="0037055A">
      <w:pPr>
        <w:jc w:val="both"/>
        <w:rPr>
          <w:rFonts w:asciiTheme="majorBidi" w:hAnsiTheme="majorBidi" w:cstheme="majorBidi"/>
          <w:lang w:val="en-GB"/>
        </w:rPr>
      </w:pPr>
      <w:ins w:id="3965" w:author="Jane Shaw" w:date="2015-10-16T19:42:00Z">
        <w:r w:rsidRPr="0037055A">
          <w:rPr>
            <w:rFonts w:asciiTheme="majorBidi" w:hAnsiTheme="majorBidi" w:cstheme="majorBidi"/>
            <w:b/>
            <w:highlight w:val="yellow"/>
            <w:lang w:val="en-GB"/>
            <w:rPrChange w:id="3966" w:author="Jane Shaw" w:date="2015-10-16T19:42:00Z">
              <w:rPr>
                <w:rFonts w:asciiTheme="majorBidi" w:hAnsiTheme="majorBidi" w:cstheme="majorBidi"/>
                <w:highlight w:val="yellow"/>
                <w:lang w:val="en-GB"/>
              </w:rPr>
            </w:rPrChange>
          </w:rPr>
          <w:t xml:space="preserve">ESS. </w:t>
        </w:r>
      </w:ins>
      <w:moveToRangeStart w:id="3967" w:author="Jane Shaw" w:date="2015-10-16T19:42:00Z" w:name="move306643873"/>
      <w:moveTo w:id="3968" w:author="Jane Shaw" w:date="2015-10-16T19:42:00Z">
        <w:del w:id="3969" w:author="Jane Shaw" w:date="2015-10-16T19:42:00Z">
          <w:r w:rsidRPr="0037055A" w:rsidDel="0037055A">
            <w:rPr>
              <w:rFonts w:asciiTheme="majorBidi" w:hAnsiTheme="majorBidi" w:cstheme="majorBidi"/>
              <w:lang w:val="en-GB"/>
              <w:rPrChange w:id="3970" w:author="Jane Shaw" w:date="2015-10-16T19:42:00Z">
                <w:rPr>
                  <w:rFonts w:asciiTheme="majorBidi" w:hAnsiTheme="majorBidi" w:cstheme="majorBidi"/>
                  <w:highlight w:val="yellow"/>
                  <w:lang w:val="en-GB"/>
                </w:rPr>
              </w:rPrChange>
            </w:rPr>
            <w:delText>FAO Statistics Division</w:delText>
          </w:r>
          <w:r w:rsidRPr="00F31509" w:rsidDel="0037055A">
            <w:rPr>
              <w:rFonts w:asciiTheme="majorBidi" w:hAnsiTheme="majorBidi" w:cstheme="majorBidi"/>
              <w:lang w:val="en-GB"/>
            </w:rPr>
            <w:delText xml:space="preserve"> </w:delText>
          </w:r>
        </w:del>
        <w:r w:rsidRPr="00F31509">
          <w:rPr>
            <w:rFonts w:asciiTheme="majorBidi" w:hAnsiTheme="majorBidi" w:cstheme="majorBidi"/>
            <w:lang w:val="en-GB"/>
          </w:rPr>
          <w:t>2015a</w:t>
        </w:r>
      </w:moveTo>
      <w:ins w:id="3971" w:author="Jane Shaw" w:date="2015-10-16T19:42:00Z">
        <w:r>
          <w:rPr>
            <w:rFonts w:asciiTheme="majorBidi" w:hAnsiTheme="majorBidi" w:cstheme="majorBidi"/>
            <w:lang w:val="en-GB"/>
          </w:rPr>
          <w:t>.</w:t>
        </w:r>
      </w:ins>
      <w:moveTo w:id="3972" w:author="Jane Shaw" w:date="2015-10-16T19:42:00Z">
        <w:del w:id="3973" w:author="Jane Shaw" w:date="2015-10-16T19:42: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Agricultural and Rural Integrated Survey (AGRIS)</w:t>
        </w:r>
      </w:moveTo>
      <w:ins w:id="3974" w:author="Jane Shaw" w:date="2015-10-16T19:42:00Z">
        <w:r>
          <w:rPr>
            <w:rFonts w:asciiTheme="majorBidi" w:hAnsiTheme="majorBidi" w:cstheme="majorBidi"/>
            <w:lang w:val="en-GB"/>
          </w:rPr>
          <w:t>.</w:t>
        </w:r>
      </w:ins>
      <w:moveTo w:id="3975" w:author="Jane Shaw" w:date="2015-10-16T19:42:00Z">
        <w:del w:id="3976" w:author="Jane Shaw" w:date="2015-10-16T19:42: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moveTo>
      <w:ins w:id="3977" w:author="Jane Shaw" w:date="2015-10-16T19:42:00Z">
        <w:r>
          <w:rPr>
            <w:rFonts w:asciiTheme="majorBidi" w:hAnsiTheme="majorBidi" w:cstheme="majorBidi"/>
            <w:lang w:val="en-GB"/>
          </w:rPr>
          <w:t xml:space="preserve">Rome, </w:t>
        </w:r>
        <w:r w:rsidRPr="00556405">
          <w:rPr>
            <w:rFonts w:asciiTheme="majorBidi" w:hAnsiTheme="majorBidi" w:cstheme="majorBidi"/>
            <w:lang w:val="en-GB"/>
          </w:rPr>
          <w:t>FAO Statistics Division</w:t>
        </w:r>
        <w:r w:rsidRPr="00F31509">
          <w:rPr>
            <w:rFonts w:asciiTheme="majorBidi" w:hAnsiTheme="majorBidi" w:cstheme="majorBidi"/>
            <w:lang w:val="en-GB"/>
          </w:rPr>
          <w:t xml:space="preserve"> </w:t>
        </w:r>
      </w:ins>
      <w:ins w:id="3978" w:author="Jane Shaw" w:date="2015-10-16T19:43:00Z">
        <w:r>
          <w:rPr>
            <w:rFonts w:asciiTheme="majorBidi" w:hAnsiTheme="majorBidi" w:cstheme="majorBidi"/>
            <w:lang w:val="en-GB"/>
          </w:rPr>
          <w:t>(ESS). (</w:t>
        </w:r>
      </w:ins>
      <w:moveTo w:id="3979" w:author="Jane Shaw" w:date="2015-10-16T19:42:00Z">
        <w:r w:rsidRPr="00F31509">
          <w:rPr>
            <w:rFonts w:asciiTheme="majorBidi" w:hAnsiTheme="majorBidi" w:cstheme="majorBidi"/>
            <w:lang w:val="en-GB"/>
          </w:rPr>
          <w:t>unpublished</w:t>
        </w:r>
      </w:moveTo>
      <w:ins w:id="3980" w:author="Jane Shaw" w:date="2015-10-16T19:43:00Z">
        <w:r>
          <w:rPr>
            <w:rFonts w:asciiTheme="majorBidi" w:hAnsiTheme="majorBidi" w:cstheme="majorBidi"/>
            <w:lang w:val="en-GB"/>
          </w:rPr>
          <w:t>)</w:t>
        </w:r>
      </w:ins>
      <w:moveTo w:id="3981" w:author="Jane Shaw" w:date="2015-10-16T19:42:00Z">
        <w:del w:id="3982" w:author="Jane Shaw" w:date="2015-10-16T19:43:00Z">
          <w:r w:rsidRPr="00F31509" w:rsidDel="0037055A">
            <w:rPr>
              <w:rFonts w:asciiTheme="majorBidi" w:hAnsiTheme="majorBidi" w:cstheme="majorBidi"/>
              <w:lang w:val="en-GB"/>
            </w:rPr>
            <w:delText>.</w:delText>
          </w:r>
        </w:del>
      </w:moveTo>
    </w:p>
    <w:p w14:paraId="6BABDBDD" w14:textId="56E87A4B" w:rsidR="0037055A" w:rsidRPr="00F31509" w:rsidRDefault="0037055A" w:rsidP="0037055A">
      <w:pPr>
        <w:jc w:val="both"/>
        <w:rPr>
          <w:rFonts w:asciiTheme="majorBidi" w:hAnsiTheme="majorBidi" w:cstheme="majorBidi"/>
          <w:lang w:val="en-GB"/>
        </w:rPr>
      </w:pPr>
      <w:moveTo w:id="3983" w:author="Jane Shaw" w:date="2015-10-16T19:42:00Z">
        <w:del w:id="3984" w:author="Jane Shaw" w:date="2015-10-16T19:43:00Z">
          <w:r w:rsidRPr="0037055A" w:rsidDel="0037055A">
            <w:rPr>
              <w:rFonts w:asciiTheme="majorBidi" w:hAnsiTheme="majorBidi" w:cstheme="majorBidi"/>
              <w:b/>
              <w:lang w:val="en-GB"/>
              <w:rPrChange w:id="3985" w:author="Jane Shaw" w:date="2015-10-16T19:43:00Z">
                <w:rPr>
                  <w:rFonts w:asciiTheme="majorBidi" w:hAnsiTheme="majorBidi" w:cstheme="majorBidi"/>
                  <w:lang w:val="en-GB"/>
                </w:rPr>
              </w:rPrChange>
            </w:rPr>
            <w:delText xml:space="preserve">FAO Statistics Division </w:delText>
          </w:r>
        </w:del>
      </w:moveTo>
      <w:ins w:id="3986" w:author="Jane Shaw" w:date="2015-10-16T19:43:00Z">
        <w:r w:rsidRPr="0037055A">
          <w:rPr>
            <w:rFonts w:asciiTheme="majorBidi" w:hAnsiTheme="majorBidi" w:cstheme="majorBidi"/>
            <w:b/>
            <w:lang w:val="en-GB"/>
            <w:rPrChange w:id="3987" w:author="Jane Shaw" w:date="2015-10-16T19:43:00Z">
              <w:rPr>
                <w:rFonts w:asciiTheme="majorBidi" w:hAnsiTheme="majorBidi" w:cstheme="majorBidi"/>
                <w:lang w:val="en-GB"/>
              </w:rPr>
            </w:rPrChange>
          </w:rPr>
          <w:t xml:space="preserve">ESS. </w:t>
        </w:r>
      </w:ins>
      <w:moveTo w:id="3988" w:author="Jane Shaw" w:date="2015-10-16T19:42:00Z">
        <w:r w:rsidRPr="00F31509">
          <w:rPr>
            <w:rFonts w:asciiTheme="majorBidi" w:hAnsiTheme="majorBidi" w:cstheme="majorBidi"/>
            <w:lang w:val="en-GB"/>
          </w:rPr>
          <w:t>2015b</w:t>
        </w:r>
      </w:moveTo>
      <w:ins w:id="3989" w:author="Jane Shaw" w:date="2015-10-16T19:43:00Z">
        <w:r>
          <w:rPr>
            <w:rFonts w:asciiTheme="majorBidi" w:hAnsiTheme="majorBidi" w:cstheme="majorBidi"/>
            <w:lang w:val="en-GB"/>
          </w:rPr>
          <w:t>.</w:t>
        </w:r>
      </w:ins>
      <w:moveTo w:id="3990" w:author="Jane Shaw" w:date="2015-10-16T19:42:00Z">
        <w:del w:id="3991" w:author="Jane Shaw" w:date="2015-10-16T19:43: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Comparing and reconciling food consumption from household surveys and food balance sheets</w:t>
        </w:r>
      </w:moveTo>
      <w:ins w:id="3992" w:author="Jane Shaw" w:date="2015-10-16T19:44:00Z">
        <w:r>
          <w:rPr>
            <w:rFonts w:asciiTheme="majorBidi" w:hAnsiTheme="majorBidi" w:cstheme="majorBidi"/>
            <w:lang w:val="en-GB"/>
          </w:rPr>
          <w:t>.</w:t>
        </w:r>
      </w:ins>
      <w:moveTo w:id="3993" w:author="Jane Shaw" w:date="2015-10-16T19:42:00Z">
        <w:del w:id="3994" w:author="Jane Shaw" w:date="2015-10-16T19:44: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Presentation </w:t>
        </w:r>
        <w:del w:id="3995" w:author="Jane Shaw" w:date="2015-10-16T19:43:00Z">
          <w:r w:rsidRPr="00F31509" w:rsidDel="0037055A">
            <w:rPr>
              <w:rFonts w:asciiTheme="majorBidi" w:hAnsiTheme="majorBidi" w:cstheme="majorBidi"/>
              <w:lang w:val="en-GB"/>
            </w:rPr>
            <w:delText xml:space="preserve">on </w:delText>
          </w:r>
        </w:del>
      </w:moveTo>
      <w:ins w:id="3996" w:author="Jane Shaw" w:date="2015-10-16T19:43:00Z">
        <w:r>
          <w:rPr>
            <w:rFonts w:asciiTheme="majorBidi" w:hAnsiTheme="majorBidi" w:cstheme="majorBidi"/>
            <w:lang w:val="en-GB"/>
          </w:rPr>
          <w:t xml:space="preserve">at </w:t>
        </w:r>
      </w:ins>
      <w:moveTo w:id="3997" w:author="Jane Shaw" w:date="2015-10-16T19:42:00Z">
        <w:r w:rsidRPr="00F31509">
          <w:rPr>
            <w:rFonts w:asciiTheme="majorBidi" w:hAnsiTheme="majorBidi" w:cstheme="majorBidi"/>
            <w:lang w:val="en-GB"/>
          </w:rPr>
          <w:t xml:space="preserve">the Expert Workshop on Stock and Utilization Measurement in China, </w:t>
        </w:r>
        <w:del w:id="3998" w:author="Jane Shaw" w:date="2015-10-16T19:43:00Z">
          <w:r w:rsidRPr="00F31509" w:rsidDel="0037055A">
            <w:rPr>
              <w:rFonts w:asciiTheme="majorBidi" w:hAnsiTheme="majorBidi" w:cstheme="majorBidi"/>
              <w:lang w:val="en-GB"/>
            </w:rPr>
            <w:delText xml:space="preserve">organized by AMIS, </w:delText>
          </w:r>
        </w:del>
        <w:r w:rsidRPr="00F31509">
          <w:rPr>
            <w:rFonts w:asciiTheme="majorBidi" w:hAnsiTheme="majorBidi" w:cstheme="majorBidi"/>
            <w:lang w:val="en-GB"/>
          </w:rPr>
          <w:t>6</w:t>
        </w:r>
      </w:moveTo>
      <w:ins w:id="3999" w:author="Jane Shaw" w:date="2015-10-16T19:43:00Z">
        <w:r>
          <w:rPr>
            <w:rFonts w:asciiTheme="majorBidi" w:hAnsiTheme="majorBidi" w:cstheme="majorBidi"/>
            <w:lang w:val="en-GB"/>
          </w:rPr>
          <w:t>–</w:t>
        </w:r>
      </w:ins>
      <w:moveTo w:id="4000" w:author="Jane Shaw" w:date="2015-10-16T19:42:00Z">
        <w:del w:id="4001" w:author="Jane Shaw" w:date="2015-10-16T19:43:00Z">
          <w:r w:rsidRPr="00F31509" w:rsidDel="0037055A">
            <w:rPr>
              <w:rFonts w:asciiTheme="majorBidi" w:hAnsiTheme="majorBidi" w:cstheme="majorBidi"/>
              <w:lang w:val="en-GB"/>
            </w:rPr>
            <w:delText>-</w:delText>
          </w:r>
        </w:del>
        <w:r w:rsidRPr="00F31509">
          <w:rPr>
            <w:rFonts w:asciiTheme="majorBidi" w:hAnsiTheme="majorBidi" w:cstheme="majorBidi"/>
            <w:lang w:val="en-GB"/>
          </w:rPr>
          <w:t>7 July</w:t>
        </w:r>
      </w:moveTo>
      <w:ins w:id="4002" w:author="Jane Shaw" w:date="2015-10-16T19:43:00Z">
        <w:r>
          <w:rPr>
            <w:rFonts w:asciiTheme="majorBidi" w:hAnsiTheme="majorBidi" w:cstheme="majorBidi"/>
            <w:lang w:val="en-GB"/>
          </w:rPr>
          <w:t xml:space="preserve"> 2015</w:t>
        </w:r>
      </w:ins>
      <w:moveTo w:id="4003" w:author="Jane Shaw" w:date="2015-10-16T19:42:00Z">
        <w:r w:rsidRPr="00F31509">
          <w:rPr>
            <w:rFonts w:asciiTheme="majorBidi" w:hAnsiTheme="majorBidi" w:cstheme="majorBidi"/>
            <w:lang w:val="en-GB"/>
          </w:rPr>
          <w:t>, Be</w:t>
        </w:r>
      </w:moveTo>
      <w:ins w:id="4004" w:author="Jane Shaw" w:date="2015-10-16T19:44:00Z">
        <w:r>
          <w:rPr>
            <w:rFonts w:asciiTheme="majorBidi" w:hAnsiTheme="majorBidi" w:cstheme="majorBidi"/>
            <w:lang w:val="en-GB"/>
          </w:rPr>
          <w:t>i</w:t>
        </w:r>
      </w:ins>
      <w:moveTo w:id="4005" w:author="Jane Shaw" w:date="2015-10-16T19:42:00Z">
        <w:r w:rsidRPr="00F31509">
          <w:rPr>
            <w:rFonts w:asciiTheme="majorBidi" w:hAnsiTheme="majorBidi" w:cstheme="majorBidi"/>
            <w:lang w:val="en-GB"/>
          </w:rPr>
          <w:t>jing</w:t>
        </w:r>
      </w:moveTo>
      <w:ins w:id="4006" w:author="Jane Shaw" w:date="2015-10-16T20:01:00Z">
        <w:r w:rsidR="009A0116">
          <w:rPr>
            <w:rFonts w:asciiTheme="majorBidi" w:hAnsiTheme="majorBidi" w:cstheme="majorBidi"/>
            <w:lang w:val="en-GB"/>
          </w:rPr>
          <w:t>, organized by AMIS</w:t>
        </w:r>
      </w:ins>
      <w:moveTo w:id="4007" w:author="Jane Shaw" w:date="2015-10-16T19:42:00Z">
        <w:r w:rsidRPr="00F31509">
          <w:rPr>
            <w:rFonts w:asciiTheme="majorBidi" w:hAnsiTheme="majorBidi" w:cstheme="majorBidi"/>
            <w:lang w:val="en-GB"/>
          </w:rPr>
          <w:t>.</w:t>
        </w:r>
      </w:moveTo>
      <w:ins w:id="4008" w:author="Jane Shaw" w:date="2015-10-16T19:44:00Z">
        <w:r>
          <w:rPr>
            <w:rFonts w:asciiTheme="majorBidi" w:hAnsiTheme="majorBidi" w:cstheme="majorBidi"/>
            <w:lang w:val="en-GB"/>
          </w:rPr>
          <w:t xml:space="preserve"> </w:t>
        </w:r>
        <w:r w:rsidRPr="00556405">
          <w:rPr>
            <w:rFonts w:asciiTheme="majorBidi" w:hAnsiTheme="majorBidi" w:cstheme="majorBidi"/>
            <w:lang w:val="en-GB"/>
          </w:rPr>
          <w:t>FAO Statistics Division</w:t>
        </w:r>
        <w:r>
          <w:rPr>
            <w:rFonts w:asciiTheme="majorBidi" w:hAnsiTheme="majorBidi" w:cstheme="majorBidi"/>
            <w:lang w:val="en-GB"/>
          </w:rPr>
          <w:t xml:space="preserve"> (ESS).</w:t>
        </w:r>
      </w:ins>
    </w:p>
    <w:moveToRangeEnd w:id="3967"/>
    <w:p w14:paraId="40F0381B" w14:textId="08AC6979" w:rsidR="004F65E4" w:rsidRPr="00BD24CC" w:rsidRDefault="004F65E4" w:rsidP="00B44757">
      <w:pPr>
        <w:jc w:val="both"/>
        <w:rPr>
          <w:rFonts w:asciiTheme="majorBidi" w:hAnsiTheme="majorBidi" w:cstheme="majorBidi"/>
          <w:lang w:val="de-DE"/>
        </w:rPr>
      </w:pPr>
      <w:r w:rsidRPr="0037055A">
        <w:rPr>
          <w:rFonts w:asciiTheme="majorBidi" w:hAnsiTheme="majorBidi" w:cstheme="majorBidi"/>
          <w:b/>
          <w:lang w:val="de-DE"/>
          <w:rPrChange w:id="4009" w:author="Jane Shaw" w:date="2015-10-16T19:38:00Z">
            <w:rPr>
              <w:rFonts w:asciiTheme="majorBidi" w:hAnsiTheme="majorBidi" w:cstheme="majorBidi"/>
              <w:lang w:val="de-DE"/>
            </w:rPr>
          </w:rPrChange>
        </w:rPr>
        <w:t>Eurostat</w:t>
      </w:r>
      <w:ins w:id="4010" w:author="Jane Shaw" w:date="2015-10-16T19:38:00Z">
        <w:r w:rsidR="0037055A" w:rsidRPr="0037055A">
          <w:rPr>
            <w:rFonts w:asciiTheme="majorBidi" w:hAnsiTheme="majorBidi" w:cstheme="majorBidi"/>
            <w:b/>
            <w:lang w:val="de-DE"/>
            <w:rPrChange w:id="4011" w:author="Jane Shaw" w:date="2015-10-16T19:38:00Z">
              <w:rPr>
                <w:rFonts w:asciiTheme="majorBidi" w:hAnsiTheme="majorBidi" w:cstheme="majorBidi"/>
                <w:lang w:val="de-DE"/>
              </w:rPr>
            </w:rPrChange>
          </w:rPr>
          <w:t>.</w:t>
        </w:r>
      </w:ins>
      <w:r w:rsidRPr="0037055A">
        <w:rPr>
          <w:rFonts w:asciiTheme="majorBidi" w:hAnsiTheme="majorBidi" w:cstheme="majorBidi"/>
          <w:b/>
          <w:lang w:val="de-DE"/>
          <w:rPrChange w:id="4012" w:author="Jane Shaw" w:date="2015-10-16T19:38:00Z">
            <w:rPr>
              <w:rFonts w:asciiTheme="majorBidi" w:hAnsiTheme="majorBidi" w:cstheme="majorBidi"/>
              <w:lang w:val="de-DE"/>
            </w:rPr>
          </w:rPrChange>
        </w:rPr>
        <w:t xml:space="preserve"> </w:t>
      </w:r>
      <w:r w:rsidRPr="00BD24CC">
        <w:rPr>
          <w:rFonts w:asciiTheme="majorBidi" w:hAnsiTheme="majorBidi" w:cstheme="majorBidi"/>
          <w:lang w:val="de-DE"/>
        </w:rPr>
        <w:t>2009</w:t>
      </w:r>
      <w:ins w:id="4013" w:author="Jane Shaw" w:date="2015-10-16T19:38:00Z">
        <w:r w:rsidR="0037055A">
          <w:rPr>
            <w:rFonts w:asciiTheme="majorBidi" w:hAnsiTheme="majorBidi" w:cstheme="majorBidi"/>
            <w:lang w:val="de-DE"/>
          </w:rPr>
          <w:t>.</w:t>
        </w:r>
      </w:ins>
      <w:del w:id="4014" w:author="Jane Shaw" w:date="2015-10-16T19:38:00Z">
        <w:r w:rsidRPr="00BD24CC" w:rsidDel="0037055A">
          <w:rPr>
            <w:rFonts w:asciiTheme="majorBidi" w:hAnsiTheme="majorBidi" w:cstheme="majorBidi"/>
            <w:lang w:val="de-DE"/>
          </w:rPr>
          <w:delText>,</w:delText>
        </w:r>
      </w:del>
      <w:r w:rsidRPr="00BD24CC">
        <w:rPr>
          <w:rFonts w:asciiTheme="majorBidi" w:hAnsiTheme="majorBidi" w:cstheme="majorBidi"/>
          <w:lang w:val="de-DE"/>
        </w:rPr>
        <w:t xml:space="preserve"> </w:t>
      </w:r>
      <w:r w:rsidRPr="0037055A">
        <w:rPr>
          <w:rFonts w:asciiTheme="majorBidi" w:hAnsiTheme="majorBidi" w:cstheme="majorBidi"/>
          <w:i/>
          <w:lang w:val="de-DE"/>
          <w:rPrChange w:id="4015" w:author="Jane Shaw" w:date="2015-10-16T19:38:00Z">
            <w:rPr>
              <w:rFonts w:asciiTheme="majorBidi" w:hAnsiTheme="majorBidi" w:cstheme="majorBidi"/>
              <w:lang w:val="de-DE"/>
            </w:rPr>
          </w:rPrChange>
        </w:rPr>
        <w:t xml:space="preserve">MEDSTAT II: Asymmetry in </w:t>
      </w:r>
      <w:r w:rsidR="0037055A" w:rsidRPr="0037055A">
        <w:rPr>
          <w:rFonts w:asciiTheme="majorBidi" w:hAnsiTheme="majorBidi" w:cstheme="majorBidi"/>
          <w:i/>
          <w:lang w:val="de-DE"/>
          <w:rPrChange w:id="4016" w:author="Jane Shaw" w:date="2015-10-16T19:38:00Z">
            <w:rPr>
              <w:rFonts w:asciiTheme="majorBidi" w:hAnsiTheme="majorBidi" w:cstheme="majorBidi"/>
              <w:lang w:val="de-DE"/>
            </w:rPr>
          </w:rPrChange>
        </w:rPr>
        <w:t xml:space="preserve">foreign trade statistics in </w:t>
      </w:r>
      <w:r w:rsidRPr="0037055A">
        <w:rPr>
          <w:rFonts w:asciiTheme="majorBidi" w:hAnsiTheme="majorBidi" w:cstheme="majorBidi"/>
          <w:i/>
          <w:lang w:val="de-DE"/>
          <w:rPrChange w:id="4017" w:author="Jane Shaw" w:date="2015-10-16T19:38:00Z">
            <w:rPr>
              <w:rFonts w:asciiTheme="majorBidi" w:hAnsiTheme="majorBidi" w:cstheme="majorBidi"/>
              <w:lang w:val="de-DE"/>
            </w:rPr>
          </w:rPrChange>
        </w:rPr>
        <w:t xml:space="preserve">Mediterranean </w:t>
      </w:r>
      <w:r w:rsidR="0037055A" w:rsidRPr="0037055A">
        <w:rPr>
          <w:rFonts w:asciiTheme="majorBidi" w:hAnsiTheme="majorBidi" w:cstheme="majorBidi"/>
          <w:i/>
          <w:lang w:val="de-DE"/>
          <w:rPrChange w:id="4018" w:author="Jane Shaw" w:date="2015-10-16T19:38:00Z">
            <w:rPr>
              <w:rFonts w:asciiTheme="majorBidi" w:hAnsiTheme="majorBidi" w:cstheme="majorBidi"/>
              <w:lang w:val="de-DE"/>
            </w:rPr>
          </w:rPrChange>
        </w:rPr>
        <w:t>partner countries</w:t>
      </w:r>
      <w:ins w:id="4019" w:author="Jane Shaw" w:date="2015-10-16T19:38:00Z">
        <w:r w:rsidR="0037055A">
          <w:rPr>
            <w:rFonts w:asciiTheme="majorBidi" w:hAnsiTheme="majorBidi" w:cstheme="majorBidi"/>
            <w:lang w:val="de-DE"/>
          </w:rPr>
          <w:t>.</w:t>
        </w:r>
      </w:ins>
      <w:del w:id="4020" w:author="Jane Shaw" w:date="2015-10-16T19:38:00Z">
        <w:r w:rsidRPr="00BD24CC" w:rsidDel="0037055A">
          <w:rPr>
            <w:rFonts w:asciiTheme="majorBidi" w:hAnsiTheme="majorBidi" w:cstheme="majorBidi"/>
            <w:lang w:val="de-DE"/>
          </w:rPr>
          <w:delText>,</w:delText>
        </w:r>
      </w:del>
      <w:r w:rsidRPr="00BD24CC">
        <w:rPr>
          <w:rFonts w:asciiTheme="majorBidi" w:hAnsiTheme="majorBidi" w:cstheme="majorBidi"/>
          <w:lang w:val="de-DE"/>
        </w:rPr>
        <w:t xml:space="preserve"> Eurostat Methodologies and Working Papers</w:t>
      </w:r>
      <w:ins w:id="4021" w:author="Jane Shaw" w:date="2015-10-16T19:38:00Z">
        <w:r w:rsidR="0037055A">
          <w:rPr>
            <w:rFonts w:asciiTheme="majorBidi" w:hAnsiTheme="majorBidi" w:cstheme="majorBidi"/>
            <w:lang w:val="de-DE"/>
          </w:rPr>
          <w:t>.</w:t>
        </w:r>
      </w:ins>
      <w:del w:id="4022" w:author="Jane Shaw" w:date="2015-10-16T19:38:00Z">
        <w:r w:rsidRPr="00BD24CC" w:rsidDel="0037055A">
          <w:rPr>
            <w:rFonts w:asciiTheme="majorBidi" w:hAnsiTheme="majorBidi" w:cstheme="majorBidi"/>
            <w:lang w:val="de-DE"/>
          </w:rPr>
          <w:delText>,</w:delText>
        </w:r>
      </w:del>
      <w:r w:rsidRPr="00BD24CC">
        <w:rPr>
          <w:rFonts w:asciiTheme="majorBidi" w:hAnsiTheme="majorBidi" w:cstheme="majorBidi"/>
          <w:lang w:val="de-DE"/>
        </w:rPr>
        <w:t xml:space="preserve"> </w:t>
      </w:r>
      <w:ins w:id="4023" w:author="Jane Shaw" w:date="2015-10-16T19:38:00Z">
        <w:r w:rsidR="0037055A">
          <w:rPr>
            <w:rFonts w:asciiTheme="majorBidi" w:hAnsiTheme="majorBidi" w:cstheme="majorBidi"/>
            <w:lang w:val="de-DE"/>
          </w:rPr>
          <w:t xml:space="preserve">Luxembourg, </w:t>
        </w:r>
      </w:ins>
      <w:r w:rsidRPr="00BD24CC">
        <w:rPr>
          <w:rFonts w:asciiTheme="majorBidi" w:hAnsiTheme="majorBidi" w:cstheme="majorBidi"/>
          <w:lang w:val="de-DE"/>
        </w:rPr>
        <w:t>Office for Official Publications of the European Communities</w:t>
      </w:r>
      <w:del w:id="4024" w:author="Jane Shaw" w:date="2015-10-16T19:38:00Z">
        <w:r w:rsidRPr="00BD24CC" w:rsidDel="0037055A">
          <w:rPr>
            <w:rFonts w:asciiTheme="majorBidi" w:hAnsiTheme="majorBidi" w:cstheme="majorBidi"/>
            <w:lang w:val="de-DE"/>
          </w:rPr>
          <w:delText>, Luxembourg</w:delText>
        </w:r>
      </w:del>
      <w:r w:rsidRPr="00BD24CC">
        <w:rPr>
          <w:rFonts w:asciiTheme="majorBidi" w:hAnsiTheme="majorBidi" w:cstheme="majorBidi"/>
          <w:lang w:val="de-DE"/>
        </w:rPr>
        <w:t>.</w:t>
      </w:r>
    </w:p>
    <w:p w14:paraId="5AA535B4" w14:textId="53FDFDB7" w:rsidR="004F65E4" w:rsidRPr="00F31509" w:rsidRDefault="004F65E4" w:rsidP="00B44757">
      <w:pPr>
        <w:jc w:val="both"/>
        <w:rPr>
          <w:rFonts w:asciiTheme="majorBidi" w:hAnsiTheme="majorBidi" w:cstheme="majorBidi"/>
          <w:lang w:val="en-GB"/>
        </w:rPr>
      </w:pPr>
      <w:r w:rsidRPr="0037055A">
        <w:rPr>
          <w:rFonts w:asciiTheme="majorBidi" w:hAnsiTheme="majorBidi" w:cstheme="majorBidi"/>
          <w:b/>
          <w:highlight w:val="yellow"/>
          <w:lang w:val="en-GB"/>
          <w:rPrChange w:id="4025" w:author="Jane Shaw" w:date="2015-10-16T19:39:00Z">
            <w:rPr>
              <w:rFonts w:asciiTheme="majorBidi" w:hAnsiTheme="majorBidi" w:cstheme="majorBidi"/>
              <w:lang w:val="en-GB"/>
            </w:rPr>
          </w:rPrChange>
        </w:rPr>
        <w:t>FLWP</w:t>
      </w:r>
      <w:ins w:id="4026" w:author="Jane Shaw" w:date="2015-10-16T19:39:00Z">
        <w:r w:rsidR="0037055A" w:rsidRPr="0037055A">
          <w:rPr>
            <w:rFonts w:asciiTheme="majorBidi" w:hAnsiTheme="majorBidi" w:cstheme="majorBidi"/>
            <w:b/>
            <w:highlight w:val="yellow"/>
            <w:lang w:val="en-GB"/>
            <w:rPrChange w:id="4027" w:author="Jane Shaw" w:date="2015-10-16T19:39:00Z">
              <w:rPr>
                <w:rFonts w:asciiTheme="majorBidi" w:hAnsiTheme="majorBidi" w:cstheme="majorBidi"/>
                <w:highlight w:val="yellow"/>
                <w:lang w:val="en-GB"/>
              </w:rPr>
            </w:rPrChange>
          </w:rPr>
          <w:t>.</w:t>
        </w:r>
      </w:ins>
      <w:r w:rsidRPr="000B0B18">
        <w:rPr>
          <w:rFonts w:asciiTheme="majorBidi" w:hAnsiTheme="majorBidi" w:cstheme="majorBidi"/>
          <w:highlight w:val="yellow"/>
          <w:lang w:val="en-GB"/>
          <w:rPrChange w:id="4028" w:author="Jane Shaw" w:date="2015-10-16T14:55:00Z">
            <w:rPr>
              <w:rFonts w:asciiTheme="majorBidi" w:hAnsiTheme="majorBidi" w:cstheme="majorBidi"/>
              <w:lang w:val="en-GB"/>
            </w:rPr>
          </w:rPrChange>
        </w:rPr>
        <w:t xml:space="preserve"> </w:t>
      </w:r>
      <w:del w:id="4029" w:author="Jane Shaw" w:date="2015-10-16T19:39:00Z">
        <w:r w:rsidRPr="000B0B18" w:rsidDel="0037055A">
          <w:rPr>
            <w:rFonts w:asciiTheme="majorBidi" w:hAnsiTheme="majorBidi" w:cstheme="majorBidi"/>
            <w:highlight w:val="yellow"/>
            <w:lang w:val="en-GB"/>
            <w:rPrChange w:id="4030" w:author="Jane Shaw" w:date="2015-10-16T14:55:00Z">
              <w:rPr>
                <w:rFonts w:asciiTheme="majorBidi" w:hAnsiTheme="majorBidi" w:cstheme="majorBidi"/>
                <w:lang w:val="en-GB"/>
              </w:rPr>
            </w:rPrChange>
          </w:rPr>
          <w:delText>(</w:delText>
        </w:r>
        <w:r w:rsidRPr="00F31509" w:rsidDel="0037055A">
          <w:rPr>
            <w:rFonts w:asciiTheme="majorBidi" w:hAnsiTheme="majorBidi" w:cstheme="majorBidi"/>
            <w:lang w:val="en-GB"/>
          </w:rPr>
          <w:delText xml:space="preserve">Food Loss and Waste Protocol) </w:delText>
        </w:r>
      </w:del>
      <w:r w:rsidRPr="00F31509">
        <w:rPr>
          <w:rFonts w:asciiTheme="majorBidi" w:hAnsiTheme="majorBidi" w:cstheme="majorBidi"/>
          <w:lang w:val="en-GB"/>
        </w:rPr>
        <w:t>2015</w:t>
      </w:r>
      <w:ins w:id="4031" w:author="Jane Shaw" w:date="2015-10-16T19:39:00Z">
        <w:r w:rsidR="0037055A">
          <w:rPr>
            <w:rFonts w:asciiTheme="majorBidi" w:hAnsiTheme="majorBidi" w:cstheme="majorBidi"/>
            <w:lang w:val="en-GB"/>
          </w:rPr>
          <w:t>.</w:t>
        </w:r>
      </w:ins>
      <w:del w:id="4032" w:author="Jane Shaw" w:date="2015-10-16T19:39: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r w:rsidRPr="0037055A">
        <w:rPr>
          <w:rFonts w:asciiTheme="majorBidi" w:hAnsiTheme="majorBidi" w:cstheme="majorBidi"/>
          <w:i/>
          <w:lang w:val="en-GB"/>
          <w:rPrChange w:id="4033" w:author="Jane Shaw" w:date="2015-10-16T19:39:00Z">
            <w:rPr>
              <w:rFonts w:asciiTheme="majorBidi" w:hAnsiTheme="majorBidi" w:cstheme="majorBidi"/>
              <w:lang w:val="en-GB"/>
            </w:rPr>
          </w:rPrChange>
        </w:rPr>
        <w:t>FLW Protocol Accounting and Reporting Standard</w:t>
      </w:r>
      <w:del w:id="4034" w:author="Jane Shaw" w:date="2015-10-16T19:39:00Z">
        <w:r w:rsidRPr="0037055A" w:rsidDel="0037055A">
          <w:rPr>
            <w:rFonts w:asciiTheme="majorBidi" w:hAnsiTheme="majorBidi" w:cstheme="majorBidi"/>
            <w:i/>
            <w:lang w:val="en-GB"/>
            <w:rPrChange w:id="4035" w:author="Jane Shaw" w:date="2015-10-16T19:39:00Z">
              <w:rPr>
                <w:rFonts w:asciiTheme="majorBidi" w:hAnsiTheme="majorBidi" w:cstheme="majorBidi"/>
                <w:lang w:val="en-GB"/>
              </w:rPr>
            </w:rPrChange>
          </w:rPr>
          <w:delText xml:space="preserve"> </w:delText>
        </w:r>
        <w:r w:rsidRPr="00F31509" w:rsidDel="0037055A">
          <w:rPr>
            <w:rFonts w:asciiTheme="majorBidi" w:hAnsiTheme="majorBidi" w:cstheme="majorBidi"/>
            <w:lang w:val="en-GB"/>
          </w:rPr>
          <w:delText>(FLW Standard</w:delText>
        </w:r>
      </w:del>
      <w:ins w:id="4036" w:author="Jane Shaw" w:date="2015-10-16T19:39:00Z">
        <w:r w:rsidR="0037055A">
          <w:rPr>
            <w:rFonts w:asciiTheme="majorBidi" w:hAnsiTheme="majorBidi" w:cstheme="majorBidi"/>
            <w:lang w:val="en-GB"/>
          </w:rPr>
          <w:t xml:space="preserve">. </w:t>
        </w:r>
        <w:r w:rsidR="0037055A" w:rsidRPr="00F31509">
          <w:rPr>
            <w:rFonts w:asciiTheme="majorBidi" w:hAnsiTheme="majorBidi" w:cstheme="majorBidi"/>
            <w:lang w:val="en-GB"/>
          </w:rPr>
          <w:t>Food Loss and Waste Protocol</w:t>
        </w:r>
        <w:r w:rsidR="0037055A">
          <w:rPr>
            <w:rFonts w:asciiTheme="majorBidi" w:hAnsiTheme="majorBidi" w:cstheme="majorBidi"/>
            <w:lang w:val="en-GB"/>
          </w:rPr>
          <w:t xml:space="preserve"> (FLWP).</w:t>
        </w:r>
      </w:ins>
      <w:del w:id="4037" w:author="Jane Shaw" w:date="2015-10-16T19:39: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ins w:id="4038" w:author="Jane Shaw" w:date="2015-10-16T19:39:00Z">
        <w:r w:rsidR="0037055A">
          <w:rPr>
            <w:rFonts w:asciiTheme="majorBidi" w:hAnsiTheme="majorBidi" w:cstheme="majorBidi"/>
            <w:lang w:val="en-GB"/>
          </w:rPr>
          <w:t>(</w:t>
        </w:r>
      </w:ins>
      <w:r w:rsidR="0037055A" w:rsidRPr="00F31509">
        <w:rPr>
          <w:rFonts w:asciiTheme="majorBidi" w:hAnsiTheme="majorBidi" w:cstheme="majorBidi"/>
          <w:lang w:val="en-GB"/>
        </w:rPr>
        <w:t>draft</w:t>
      </w:r>
      <w:ins w:id="4039" w:author="Jane Shaw" w:date="2015-10-16T19:39:00Z">
        <w:r w:rsidR="0037055A">
          <w:rPr>
            <w:rFonts w:asciiTheme="majorBidi" w:hAnsiTheme="majorBidi" w:cstheme="majorBidi"/>
            <w:lang w:val="en-GB"/>
          </w:rPr>
          <w:t>)</w:t>
        </w:r>
      </w:ins>
      <w:del w:id="4040" w:author="Jane Shaw" w:date="2015-10-16T19:39:00Z">
        <w:r w:rsidRPr="00F31509" w:rsidDel="0037055A">
          <w:rPr>
            <w:rFonts w:asciiTheme="majorBidi" w:hAnsiTheme="majorBidi" w:cstheme="majorBidi"/>
            <w:lang w:val="en-GB"/>
          </w:rPr>
          <w:delText>.</w:delText>
        </w:r>
      </w:del>
    </w:p>
    <w:p w14:paraId="0F0A28B0" w14:textId="0D2ABCCD" w:rsidR="004F65E4" w:rsidRPr="00F31509" w:rsidRDefault="004F65E4" w:rsidP="00B44757">
      <w:pPr>
        <w:jc w:val="both"/>
        <w:rPr>
          <w:rFonts w:asciiTheme="majorBidi" w:hAnsiTheme="majorBidi" w:cstheme="majorBidi"/>
          <w:lang w:val="en-GB"/>
        </w:rPr>
      </w:pPr>
      <w:r w:rsidRPr="0037055A">
        <w:rPr>
          <w:rFonts w:asciiTheme="majorBidi" w:hAnsiTheme="majorBidi" w:cstheme="majorBidi"/>
          <w:b/>
          <w:lang w:val="en-GB"/>
          <w:rPrChange w:id="4041" w:author="Jane Shaw" w:date="2015-10-16T19:39:00Z">
            <w:rPr>
              <w:rFonts w:asciiTheme="majorBidi" w:hAnsiTheme="majorBidi" w:cstheme="majorBidi"/>
              <w:lang w:val="en-GB"/>
            </w:rPr>
          </w:rPrChange>
        </w:rPr>
        <w:t>FAO</w:t>
      </w:r>
      <w:ins w:id="4042" w:author="Jane Shaw" w:date="2015-10-16T19:39:00Z">
        <w:r w:rsidR="0037055A" w:rsidRPr="0037055A">
          <w:rPr>
            <w:rFonts w:asciiTheme="majorBidi" w:hAnsiTheme="majorBidi" w:cstheme="majorBidi"/>
            <w:b/>
            <w:lang w:val="en-GB"/>
            <w:rPrChange w:id="4043" w:author="Jane Shaw" w:date="2015-10-16T19:39:00Z">
              <w:rPr>
                <w:rFonts w:asciiTheme="majorBidi" w:hAnsiTheme="majorBidi" w:cstheme="majorBidi"/>
                <w:lang w:val="en-GB"/>
              </w:rPr>
            </w:rPrChange>
          </w:rPr>
          <w:t>.</w:t>
        </w:r>
      </w:ins>
      <w:r w:rsidRPr="0037055A">
        <w:rPr>
          <w:rFonts w:asciiTheme="majorBidi" w:hAnsiTheme="majorBidi" w:cstheme="majorBidi"/>
          <w:b/>
          <w:lang w:val="en-GB"/>
          <w:rPrChange w:id="4044" w:author="Jane Shaw" w:date="2015-10-16T19:39:00Z">
            <w:rPr>
              <w:rFonts w:asciiTheme="majorBidi" w:hAnsiTheme="majorBidi" w:cstheme="majorBidi"/>
              <w:lang w:val="en-GB"/>
            </w:rPr>
          </w:rPrChange>
        </w:rPr>
        <w:t xml:space="preserve"> </w:t>
      </w:r>
      <w:del w:id="4045" w:author="Jane Shaw" w:date="2015-10-16T19:39:00Z">
        <w:r w:rsidRPr="00F31509" w:rsidDel="0037055A">
          <w:rPr>
            <w:rFonts w:asciiTheme="majorBidi" w:hAnsiTheme="majorBidi" w:cstheme="majorBidi"/>
            <w:lang w:val="en-GB"/>
          </w:rPr>
          <w:delText xml:space="preserve">(Food and Agriculture Organization of the United Nations) </w:delText>
        </w:r>
      </w:del>
      <w:r w:rsidRPr="00F31509">
        <w:rPr>
          <w:rFonts w:asciiTheme="majorBidi" w:hAnsiTheme="majorBidi" w:cstheme="majorBidi"/>
          <w:lang w:val="en-GB"/>
        </w:rPr>
        <w:t>1982</w:t>
      </w:r>
      <w:ins w:id="4046" w:author="Jane Shaw" w:date="2015-10-16T19:39:00Z">
        <w:r w:rsidR="0037055A">
          <w:rPr>
            <w:rFonts w:asciiTheme="majorBidi" w:hAnsiTheme="majorBidi" w:cstheme="majorBidi"/>
            <w:lang w:val="en-GB"/>
          </w:rPr>
          <w:t>.</w:t>
        </w:r>
      </w:ins>
      <w:del w:id="4047" w:author="Jane Shaw" w:date="2015-10-16T19:39: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r w:rsidRPr="0037055A">
        <w:rPr>
          <w:rFonts w:asciiTheme="majorBidi" w:hAnsiTheme="majorBidi" w:cstheme="majorBidi"/>
          <w:i/>
          <w:lang w:val="en-GB"/>
          <w:rPrChange w:id="4048" w:author="Jane Shaw" w:date="2015-10-16T19:40:00Z">
            <w:rPr>
              <w:rFonts w:asciiTheme="majorBidi" w:hAnsiTheme="majorBidi" w:cstheme="majorBidi"/>
              <w:lang w:val="en-GB"/>
            </w:rPr>
          </w:rPrChange>
        </w:rPr>
        <w:t xml:space="preserve">Estimation of </w:t>
      </w:r>
      <w:r w:rsidR="0037055A" w:rsidRPr="0037055A">
        <w:rPr>
          <w:rFonts w:asciiTheme="majorBidi" w:hAnsiTheme="majorBidi" w:cstheme="majorBidi"/>
          <w:i/>
          <w:lang w:val="en-GB"/>
          <w:rPrChange w:id="4049" w:author="Jane Shaw" w:date="2015-10-16T19:40:00Z">
            <w:rPr>
              <w:rFonts w:asciiTheme="majorBidi" w:hAnsiTheme="majorBidi" w:cstheme="majorBidi"/>
              <w:lang w:val="en-GB"/>
            </w:rPr>
          </w:rPrChange>
        </w:rPr>
        <w:t>crop areas and yields in agricultural statistics</w:t>
      </w:r>
      <w:ins w:id="4050" w:author="Jane Shaw" w:date="2015-10-16T19:40:00Z">
        <w:r w:rsidR="0037055A">
          <w:rPr>
            <w:rFonts w:asciiTheme="majorBidi" w:hAnsiTheme="majorBidi" w:cstheme="majorBidi"/>
            <w:lang w:val="en-GB"/>
          </w:rPr>
          <w:t>.</w:t>
        </w:r>
      </w:ins>
      <w:del w:id="4051" w:author="Jane Shaw" w:date="2015-10-16T19:40: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FAO Economic and Social Development Paper</w:t>
      </w:r>
      <w:ins w:id="4052" w:author="Jane Shaw" w:date="2015-10-16T19:40:00Z">
        <w:r w:rsidR="0037055A">
          <w:rPr>
            <w:rFonts w:asciiTheme="majorBidi" w:hAnsiTheme="majorBidi" w:cstheme="majorBidi"/>
            <w:lang w:val="en-GB"/>
          </w:rPr>
          <w:t xml:space="preserve"> No.</w:t>
        </w:r>
      </w:ins>
      <w:del w:id="4053" w:author="Jane Shaw" w:date="2015-10-16T19:40: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22</w:t>
      </w:r>
      <w:ins w:id="4054" w:author="Jane Shaw" w:date="2015-10-16T19:40:00Z">
        <w:r w:rsidR="0037055A">
          <w:rPr>
            <w:rFonts w:asciiTheme="majorBidi" w:hAnsiTheme="majorBidi" w:cstheme="majorBidi"/>
            <w:lang w:val="en-GB"/>
          </w:rPr>
          <w:t>.</w:t>
        </w:r>
      </w:ins>
      <w:del w:id="4055" w:author="Jane Shaw" w:date="2015-10-16T19:40: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Rome.</w:t>
      </w:r>
    </w:p>
    <w:p w14:paraId="2411816C" w14:textId="6B8EDE65" w:rsidR="0037055A" w:rsidRDefault="0037055A" w:rsidP="0037055A">
      <w:pPr>
        <w:jc w:val="both"/>
        <w:rPr>
          <w:ins w:id="4056" w:author="Jane Shaw" w:date="2015-10-16T19:41:00Z"/>
          <w:rFonts w:asciiTheme="majorBidi" w:eastAsia="Times New Roman" w:hAnsiTheme="majorBidi" w:cstheme="majorBidi"/>
          <w:lang w:val="en-GB"/>
        </w:rPr>
      </w:pPr>
      <w:ins w:id="4057" w:author="Jane Shaw" w:date="2015-10-16T19:41:00Z">
        <w:r w:rsidRPr="0037055A">
          <w:rPr>
            <w:rFonts w:asciiTheme="majorBidi" w:eastAsia="Times New Roman" w:hAnsiTheme="majorBidi" w:cstheme="majorBidi"/>
            <w:b/>
            <w:lang w:val="en-GB"/>
            <w:rPrChange w:id="4058" w:author="Jane Shaw" w:date="2015-10-16T19:41:00Z">
              <w:rPr>
                <w:rFonts w:asciiTheme="majorBidi" w:eastAsia="Times New Roman" w:hAnsiTheme="majorBidi" w:cstheme="majorBidi"/>
                <w:lang w:val="en-GB"/>
              </w:rPr>
            </w:rPrChange>
          </w:rPr>
          <w:t>FAO</w:t>
        </w:r>
        <w:r>
          <w:rPr>
            <w:rFonts w:asciiTheme="majorBidi" w:eastAsia="Times New Roman" w:hAnsiTheme="majorBidi" w:cstheme="majorBidi"/>
            <w:b/>
            <w:lang w:val="en-GB"/>
          </w:rPr>
          <w:t>.</w:t>
        </w:r>
        <w:r w:rsidRPr="0037055A">
          <w:rPr>
            <w:rFonts w:asciiTheme="majorBidi" w:eastAsia="Times New Roman" w:hAnsiTheme="majorBidi" w:cstheme="majorBidi"/>
            <w:b/>
            <w:lang w:val="en-GB"/>
            <w:rPrChange w:id="4059" w:author="Jane Shaw" w:date="2015-10-16T19:41:00Z">
              <w:rPr>
                <w:rFonts w:asciiTheme="majorBidi" w:eastAsia="Times New Roman" w:hAnsiTheme="majorBidi" w:cstheme="majorBidi"/>
                <w:lang w:val="en-GB"/>
              </w:rPr>
            </w:rPrChange>
          </w:rPr>
          <w:t xml:space="preserve"> </w:t>
        </w:r>
        <w:r w:rsidRPr="00F31509">
          <w:rPr>
            <w:rFonts w:asciiTheme="majorBidi" w:eastAsia="Times New Roman" w:hAnsiTheme="majorBidi" w:cstheme="majorBidi"/>
            <w:lang w:val="en-GB"/>
          </w:rPr>
          <w:t>2015</w:t>
        </w:r>
        <w:r>
          <w:rPr>
            <w:rFonts w:asciiTheme="majorBidi" w:eastAsia="Times New Roman" w:hAnsiTheme="majorBidi" w:cstheme="majorBidi"/>
            <w:lang w:val="en-GB"/>
          </w:rPr>
          <w:t>a.</w:t>
        </w:r>
        <w:r w:rsidRPr="00F31509">
          <w:rPr>
            <w:rFonts w:asciiTheme="majorBidi" w:eastAsia="Times New Roman" w:hAnsiTheme="majorBidi" w:cstheme="majorBidi"/>
            <w:lang w:val="en-GB"/>
          </w:rPr>
          <w:t xml:space="preserve"> FAOSTAT</w:t>
        </w:r>
        <w:r>
          <w:rPr>
            <w:rFonts w:asciiTheme="majorBidi" w:eastAsia="Times New Roman" w:hAnsiTheme="majorBidi" w:cstheme="majorBidi"/>
            <w:lang w:val="en-GB"/>
          </w:rPr>
          <w:t xml:space="preserve"> data</w:t>
        </w:r>
        <w:r w:rsidRPr="00F31509">
          <w:rPr>
            <w:rFonts w:asciiTheme="majorBidi" w:eastAsia="Times New Roman" w:hAnsiTheme="majorBidi" w:cstheme="majorBidi"/>
            <w:lang w:val="en-GB"/>
          </w:rPr>
          <w:t xml:space="preserve"> available from:</w:t>
        </w:r>
        <w:r>
          <w:rPr>
            <w:rFonts w:asciiTheme="majorBidi" w:eastAsia="Times New Roman" w:hAnsiTheme="majorBidi" w:cstheme="majorBidi"/>
            <w:lang w:val="en-GB"/>
          </w:rPr>
          <w:t xml:space="preserve"> </w:t>
        </w:r>
        <w:r w:rsidRPr="00773827">
          <w:rPr>
            <w:rFonts w:asciiTheme="majorBidi" w:eastAsia="Times New Roman" w:hAnsiTheme="majorBidi" w:cstheme="majorBidi"/>
            <w:lang w:val="en-GB"/>
          </w:rPr>
          <w:t>http://faostat3.fao.org/home/E</w:t>
        </w:r>
        <w:r>
          <w:rPr>
            <w:rFonts w:asciiTheme="majorBidi" w:eastAsia="Times New Roman" w:hAnsiTheme="majorBidi" w:cstheme="majorBidi"/>
            <w:lang w:val="en-GB"/>
          </w:rPr>
          <w:t xml:space="preserve"> </w:t>
        </w:r>
      </w:ins>
    </w:p>
    <w:p w14:paraId="13C7A9CD" w14:textId="4F04E222" w:rsidR="00497F56" w:rsidRPr="00F31509" w:rsidDel="00F6328B" w:rsidRDefault="00497F56" w:rsidP="00E512F4">
      <w:pPr>
        <w:rPr>
          <w:del w:id="4060" w:author="Jane Shaw" w:date="2015-10-19T19:04:00Z"/>
          <w:rFonts w:asciiTheme="majorBidi" w:hAnsiTheme="majorBidi" w:cstheme="majorBidi"/>
          <w:lang w:val="en-GB"/>
        </w:rPr>
      </w:pPr>
      <w:r w:rsidRPr="0037055A">
        <w:rPr>
          <w:rFonts w:asciiTheme="majorBidi" w:eastAsia="Times New Roman" w:hAnsiTheme="majorBidi" w:cstheme="majorBidi"/>
          <w:b/>
          <w:lang w:val="en-GB"/>
          <w:rPrChange w:id="4061" w:author="Jane Shaw" w:date="2015-10-16T19:40:00Z">
            <w:rPr>
              <w:rFonts w:asciiTheme="majorBidi" w:eastAsia="Times New Roman" w:hAnsiTheme="majorBidi" w:cstheme="majorBidi"/>
              <w:lang w:val="en-GB"/>
            </w:rPr>
          </w:rPrChange>
        </w:rPr>
        <w:t>FAO</w:t>
      </w:r>
      <w:ins w:id="4062" w:author="Jane Shaw" w:date="2015-10-16T19:40:00Z">
        <w:r w:rsidR="0037055A" w:rsidRPr="0037055A">
          <w:rPr>
            <w:rFonts w:asciiTheme="majorBidi" w:eastAsia="Times New Roman" w:hAnsiTheme="majorBidi" w:cstheme="majorBidi"/>
            <w:b/>
            <w:lang w:val="en-GB"/>
            <w:rPrChange w:id="4063" w:author="Jane Shaw" w:date="2015-10-16T19:40:00Z">
              <w:rPr>
                <w:rFonts w:asciiTheme="majorBidi" w:eastAsia="Times New Roman" w:hAnsiTheme="majorBidi" w:cstheme="majorBidi"/>
                <w:lang w:val="en-GB"/>
              </w:rPr>
            </w:rPrChange>
          </w:rPr>
          <w:t>.</w:t>
        </w:r>
      </w:ins>
      <w:r w:rsidRPr="0037055A">
        <w:rPr>
          <w:rFonts w:asciiTheme="majorBidi" w:eastAsia="Times New Roman" w:hAnsiTheme="majorBidi" w:cstheme="majorBidi"/>
          <w:b/>
          <w:lang w:val="en-GB"/>
          <w:rPrChange w:id="4064" w:author="Jane Shaw" w:date="2015-10-16T19:40:00Z">
            <w:rPr>
              <w:rFonts w:asciiTheme="majorBidi" w:eastAsia="Times New Roman" w:hAnsiTheme="majorBidi" w:cstheme="majorBidi"/>
              <w:lang w:val="en-GB"/>
            </w:rPr>
          </w:rPrChange>
        </w:rPr>
        <w:t xml:space="preserve"> </w:t>
      </w:r>
      <w:r w:rsidRPr="00F31509">
        <w:rPr>
          <w:rFonts w:asciiTheme="majorBidi" w:eastAsia="Times New Roman" w:hAnsiTheme="majorBidi" w:cstheme="majorBidi"/>
          <w:lang w:val="en-GB"/>
        </w:rPr>
        <w:t>2015</w:t>
      </w:r>
      <w:ins w:id="4065" w:author="Jane Shaw" w:date="2015-10-16T19:40:00Z">
        <w:r w:rsidR="0037055A">
          <w:rPr>
            <w:rFonts w:asciiTheme="majorBidi" w:eastAsia="Times New Roman" w:hAnsiTheme="majorBidi" w:cstheme="majorBidi"/>
            <w:lang w:val="en-GB"/>
          </w:rPr>
          <w:t>b</w:t>
        </w:r>
      </w:ins>
      <w:del w:id="4066" w:author="Jane Shaw" w:date="2015-10-16T19:40:00Z">
        <w:r w:rsidRPr="00F31509" w:rsidDel="0037055A">
          <w:rPr>
            <w:rFonts w:asciiTheme="majorBidi" w:eastAsia="Times New Roman" w:hAnsiTheme="majorBidi" w:cstheme="majorBidi"/>
            <w:lang w:val="en-GB"/>
          </w:rPr>
          <w:delText>a</w:delText>
        </w:r>
      </w:del>
      <w:ins w:id="4067" w:author="Jane Shaw" w:date="2015-10-16T19:40:00Z">
        <w:r w:rsidR="0037055A">
          <w:rPr>
            <w:rFonts w:asciiTheme="majorBidi" w:eastAsia="Times New Roman" w:hAnsiTheme="majorBidi" w:cstheme="majorBidi"/>
            <w:lang w:val="en-GB"/>
          </w:rPr>
          <w:t>.</w:t>
        </w:r>
      </w:ins>
      <w:del w:id="4068" w:author="Jane Shaw" w:date="2015-10-16T19:40:00Z">
        <w:r w:rsidRPr="00F31509" w:rsidDel="0037055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r w:rsidRPr="0037055A">
        <w:rPr>
          <w:rFonts w:asciiTheme="majorBidi" w:eastAsia="Times New Roman" w:hAnsiTheme="majorBidi" w:cstheme="majorBidi"/>
          <w:i/>
          <w:lang w:val="en-GB"/>
          <w:rPrChange w:id="4069" w:author="Jane Shaw" w:date="2015-10-16T19:40:00Z">
            <w:rPr>
              <w:rFonts w:asciiTheme="majorBidi" w:eastAsia="Times New Roman" w:hAnsiTheme="majorBidi" w:cstheme="majorBidi"/>
              <w:lang w:val="en-GB"/>
            </w:rPr>
          </w:rPrChange>
        </w:rPr>
        <w:t xml:space="preserve">World Programme for the Census of Agriculture 2020, Volume 1 </w:t>
      </w:r>
      <w:ins w:id="4070" w:author="Jane Shaw" w:date="2015-10-16T19:40:00Z">
        <w:r w:rsidR="0037055A">
          <w:rPr>
            <w:rFonts w:asciiTheme="majorBidi" w:eastAsia="Times New Roman" w:hAnsiTheme="majorBidi" w:cstheme="majorBidi"/>
            <w:i/>
            <w:lang w:val="en-GB"/>
          </w:rPr>
          <w:t>–</w:t>
        </w:r>
      </w:ins>
      <w:del w:id="4071" w:author="Jane Shaw" w:date="2015-10-16T19:40:00Z">
        <w:r w:rsidRPr="0037055A" w:rsidDel="0037055A">
          <w:rPr>
            <w:rFonts w:asciiTheme="majorBidi" w:eastAsia="Times New Roman" w:hAnsiTheme="majorBidi" w:cstheme="majorBidi"/>
            <w:i/>
            <w:lang w:val="en-GB"/>
            <w:rPrChange w:id="4072" w:author="Jane Shaw" w:date="2015-10-16T19:40:00Z">
              <w:rPr>
                <w:rFonts w:asciiTheme="majorBidi" w:eastAsia="Times New Roman" w:hAnsiTheme="majorBidi" w:cstheme="majorBidi"/>
                <w:lang w:val="en-GB"/>
              </w:rPr>
            </w:rPrChange>
          </w:rPr>
          <w:delText>-</w:delText>
        </w:r>
      </w:del>
      <w:r w:rsidRPr="0037055A">
        <w:rPr>
          <w:rFonts w:asciiTheme="majorBidi" w:eastAsia="Times New Roman" w:hAnsiTheme="majorBidi" w:cstheme="majorBidi"/>
          <w:i/>
          <w:lang w:val="en-GB"/>
          <w:rPrChange w:id="4073" w:author="Jane Shaw" w:date="2015-10-16T19:40:00Z">
            <w:rPr>
              <w:rFonts w:asciiTheme="majorBidi" w:eastAsia="Times New Roman" w:hAnsiTheme="majorBidi" w:cstheme="majorBidi"/>
              <w:lang w:val="en-GB"/>
            </w:rPr>
          </w:rPrChange>
        </w:rPr>
        <w:t xml:space="preserve"> Programme, </w:t>
      </w:r>
      <w:del w:id="4074" w:author="Jane Shaw" w:date="2015-10-16T19:41:00Z">
        <w:r w:rsidRPr="0037055A" w:rsidDel="0037055A">
          <w:rPr>
            <w:rFonts w:asciiTheme="majorBidi" w:eastAsia="Times New Roman" w:hAnsiTheme="majorBidi" w:cstheme="majorBidi"/>
            <w:i/>
            <w:lang w:val="en-GB"/>
            <w:rPrChange w:id="4075" w:author="Jane Shaw" w:date="2015-10-16T19:40:00Z">
              <w:rPr>
                <w:rFonts w:asciiTheme="majorBidi" w:eastAsia="Times New Roman" w:hAnsiTheme="majorBidi" w:cstheme="majorBidi"/>
                <w:lang w:val="en-GB"/>
              </w:rPr>
            </w:rPrChange>
          </w:rPr>
          <w:delText xml:space="preserve">Concepts and </w:delText>
        </w:r>
      </w:del>
      <w:r w:rsidR="0037055A" w:rsidRPr="000A283D">
        <w:rPr>
          <w:rFonts w:asciiTheme="majorBidi" w:eastAsia="Times New Roman" w:hAnsiTheme="majorBidi" w:cstheme="majorBidi"/>
          <w:i/>
          <w:lang w:val="en-GB"/>
        </w:rPr>
        <w:t>definitions</w:t>
      </w:r>
      <w:ins w:id="4076" w:author="Jane Shaw" w:date="2015-10-16T19:41:00Z">
        <w:r w:rsidR="0037055A">
          <w:rPr>
            <w:rFonts w:asciiTheme="majorBidi" w:eastAsia="Times New Roman" w:hAnsiTheme="majorBidi" w:cstheme="majorBidi"/>
            <w:i/>
            <w:lang w:val="en-GB"/>
          </w:rPr>
          <w:t xml:space="preserve"> and </w:t>
        </w:r>
        <w:r w:rsidR="0037055A" w:rsidRPr="00556405">
          <w:rPr>
            <w:rFonts w:asciiTheme="majorBidi" w:eastAsia="Times New Roman" w:hAnsiTheme="majorBidi" w:cstheme="majorBidi"/>
            <w:i/>
            <w:lang w:val="en-GB"/>
          </w:rPr>
          <w:t>concepts</w:t>
        </w:r>
        <w:r w:rsidR="0037055A">
          <w:rPr>
            <w:rFonts w:asciiTheme="majorBidi" w:eastAsia="Times New Roman" w:hAnsiTheme="majorBidi" w:cstheme="majorBidi"/>
            <w:i/>
            <w:lang w:val="en-GB"/>
          </w:rPr>
          <w:t>.</w:t>
        </w:r>
        <w:r w:rsidR="0037055A" w:rsidRPr="00556405">
          <w:rPr>
            <w:rFonts w:asciiTheme="majorBidi" w:eastAsia="Times New Roman" w:hAnsiTheme="majorBidi" w:cstheme="majorBidi"/>
            <w:i/>
            <w:lang w:val="en-GB"/>
          </w:rPr>
          <w:t xml:space="preserve"> </w:t>
        </w:r>
      </w:ins>
      <w:del w:id="4077" w:author="Jane Shaw" w:date="2015-10-16T19:41:00Z">
        <w:r w:rsidRPr="00F31509" w:rsidDel="0037055A">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Rome.</w:t>
      </w:r>
    </w:p>
    <w:p w14:paraId="6DC9EA59" w14:textId="4BEB7C6F" w:rsidR="004F65E4" w:rsidRPr="0037055A" w:rsidDel="00FF0B0F" w:rsidRDefault="004F65E4" w:rsidP="00773827">
      <w:pPr>
        <w:jc w:val="both"/>
        <w:rPr>
          <w:del w:id="4078" w:author="Jane Shaw" w:date="2015-10-16T18:47:00Z"/>
          <w:rFonts w:asciiTheme="majorBidi" w:hAnsiTheme="majorBidi" w:cstheme="majorBidi"/>
          <w:b/>
          <w:lang w:val="en-GB"/>
          <w:rPrChange w:id="4079" w:author="Jane Shaw" w:date="2015-10-16T19:44:00Z">
            <w:rPr>
              <w:del w:id="4080" w:author="Jane Shaw" w:date="2015-10-16T18:47:00Z"/>
              <w:rFonts w:asciiTheme="majorBidi" w:hAnsiTheme="majorBidi" w:cstheme="majorBidi"/>
              <w:lang w:val="en-GB"/>
            </w:rPr>
          </w:rPrChange>
        </w:rPr>
      </w:pPr>
      <w:del w:id="4081" w:author="Jane Shaw" w:date="2015-10-16T19:41:00Z">
        <w:r w:rsidRPr="0037055A" w:rsidDel="0037055A">
          <w:rPr>
            <w:rFonts w:asciiTheme="majorBidi" w:eastAsia="Times New Roman" w:hAnsiTheme="majorBidi" w:cstheme="majorBidi"/>
            <w:b/>
            <w:lang w:val="en-GB"/>
            <w:rPrChange w:id="4082" w:author="Jane Shaw" w:date="2015-10-16T19:44:00Z">
              <w:rPr>
                <w:rFonts w:asciiTheme="majorBidi" w:eastAsia="Times New Roman" w:hAnsiTheme="majorBidi" w:cstheme="majorBidi"/>
                <w:lang w:val="en-GB"/>
              </w:rPr>
            </w:rPrChange>
          </w:rPr>
          <w:delText>FAO 2015</w:delText>
        </w:r>
        <w:r w:rsidR="00497F56" w:rsidRPr="0037055A" w:rsidDel="0037055A">
          <w:rPr>
            <w:rFonts w:asciiTheme="majorBidi" w:eastAsia="Times New Roman" w:hAnsiTheme="majorBidi" w:cstheme="majorBidi"/>
            <w:b/>
            <w:lang w:val="en-GB"/>
            <w:rPrChange w:id="4083" w:author="Jane Shaw" w:date="2015-10-16T19:44:00Z">
              <w:rPr>
                <w:rFonts w:asciiTheme="majorBidi" w:eastAsia="Times New Roman" w:hAnsiTheme="majorBidi" w:cstheme="majorBidi"/>
                <w:lang w:val="en-GB"/>
              </w:rPr>
            </w:rPrChange>
          </w:rPr>
          <w:delText>b</w:delText>
        </w:r>
        <w:r w:rsidRPr="0037055A" w:rsidDel="0037055A">
          <w:rPr>
            <w:rFonts w:asciiTheme="majorBidi" w:eastAsia="Times New Roman" w:hAnsiTheme="majorBidi" w:cstheme="majorBidi"/>
            <w:b/>
            <w:lang w:val="en-GB"/>
            <w:rPrChange w:id="4084" w:author="Jane Shaw" w:date="2015-10-16T19:44:00Z">
              <w:rPr>
                <w:rFonts w:asciiTheme="majorBidi" w:eastAsia="Times New Roman" w:hAnsiTheme="majorBidi" w:cstheme="majorBidi"/>
                <w:lang w:val="en-GB"/>
              </w:rPr>
            </w:rPrChange>
          </w:rPr>
          <w:delText>, FAOSTAT, available from:</w:delText>
        </w:r>
      </w:del>
      <w:del w:id="4085" w:author="Jane Shaw" w:date="2015-10-16T14:58:00Z">
        <w:r w:rsidRPr="0037055A" w:rsidDel="00773827">
          <w:rPr>
            <w:rFonts w:asciiTheme="majorBidi" w:eastAsia="Times New Roman" w:hAnsiTheme="majorBidi" w:cstheme="majorBidi"/>
            <w:b/>
            <w:lang w:val="en-GB"/>
            <w:rPrChange w:id="4086" w:author="Jane Shaw" w:date="2015-10-16T19:44:00Z">
              <w:rPr>
                <w:rFonts w:asciiTheme="majorBidi" w:eastAsia="Times New Roman" w:hAnsiTheme="majorBidi" w:cstheme="majorBidi"/>
                <w:lang w:val="en-GB"/>
              </w:rPr>
            </w:rPrChange>
          </w:rPr>
          <w:delText xml:space="preserve"> </w:delText>
        </w:r>
        <w:r w:rsidR="0093481E" w:rsidRPr="0037055A" w:rsidDel="00773827">
          <w:rPr>
            <w:b/>
            <w:rPrChange w:id="4087" w:author="Jane Shaw" w:date="2015-10-16T19:44:00Z">
              <w:rPr>
                <w:rStyle w:val="Collegamentoipertestuale"/>
                <w:rFonts w:asciiTheme="majorBidi" w:eastAsia="Times New Roman" w:hAnsiTheme="majorBidi" w:cstheme="majorBidi"/>
                <w:lang w:val="en-GB"/>
              </w:rPr>
            </w:rPrChange>
          </w:rPr>
          <w:fldChar w:fldCharType="begin"/>
        </w:r>
        <w:r w:rsidR="0093481E" w:rsidRPr="0037055A" w:rsidDel="00773827">
          <w:rPr>
            <w:b/>
            <w:rPrChange w:id="4088" w:author="Jane Shaw" w:date="2015-10-16T19:44:00Z">
              <w:rPr/>
            </w:rPrChange>
          </w:rPr>
          <w:delInstrText xml:space="preserve"> HYPERLINK "http://faostat3.fao.org" </w:delInstrText>
        </w:r>
        <w:r w:rsidR="0093481E" w:rsidRPr="0037055A" w:rsidDel="00773827">
          <w:rPr>
            <w:b/>
            <w:rPrChange w:id="4089" w:author="Jane Shaw" w:date="2015-10-16T19:44:00Z">
              <w:rPr>
                <w:rStyle w:val="Collegamentoipertestuale"/>
                <w:rFonts w:asciiTheme="majorBidi" w:eastAsia="Times New Roman" w:hAnsiTheme="majorBidi" w:cstheme="majorBidi"/>
                <w:lang w:val="en-GB"/>
              </w:rPr>
            </w:rPrChange>
          </w:rPr>
          <w:fldChar w:fldCharType="separate"/>
        </w:r>
        <w:r w:rsidRPr="0037055A" w:rsidDel="00773827">
          <w:rPr>
            <w:rStyle w:val="Collegamentoipertestuale"/>
            <w:rFonts w:asciiTheme="majorBidi" w:eastAsia="Times New Roman" w:hAnsiTheme="majorBidi" w:cstheme="majorBidi"/>
            <w:b/>
            <w:lang w:val="en-GB"/>
            <w:rPrChange w:id="4090" w:author="Jane Shaw" w:date="2015-10-16T19:44:00Z">
              <w:rPr>
                <w:rStyle w:val="Collegamentoipertestuale"/>
                <w:rFonts w:asciiTheme="majorBidi" w:eastAsia="Times New Roman" w:hAnsiTheme="majorBidi" w:cstheme="majorBidi"/>
                <w:lang w:val="en-GB"/>
              </w:rPr>
            </w:rPrChange>
          </w:rPr>
          <w:delText>http://faostat3.fao.org</w:delText>
        </w:r>
        <w:r w:rsidR="0093481E" w:rsidRPr="0037055A" w:rsidDel="00773827">
          <w:rPr>
            <w:rStyle w:val="Collegamentoipertestuale"/>
            <w:rFonts w:asciiTheme="majorBidi" w:eastAsia="Times New Roman" w:hAnsiTheme="majorBidi" w:cstheme="majorBidi"/>
            <w:b/>
            <w:lang w:val="en-GB"/>
            <w:rPrChange w:id="4091" w:author="Jane Shaw" w:date="2015-10-16T19:44:00Z">
              <w:rPr>
                <w:rStyle w:val="Collegamentoipertestuale"/>
                <w:rFonts w:asciiTheme="majorBidi" w:eastAsia="Times New Roman" w:hAnsiTheme="majorBidi" w:cstheme="majorBidi"/>
                <w:lang w:val="en-GB"/>
              </w:rPr>
            </w:rPrChange>
          </w:rPr>
          <w:fldChar w:fldCharType="end"/>
        </w:r>
        <w:r w:rsidRPr="0037055A" w:rsidDel="00773827">
          <w:rPr>
            <w:rFonts w:asciiTheme="majorBidi" w:eastAsia="Times New Roman" w:hAnsiTheme="majorBidi" w:cstheme="majorBidi"/>
            <w:b/>
            <w:lang w:val="en-GB"/>
            <w:rPrChange w:id="4092" w:author="Jane Shaw" w:date="2015-10-16T19:44:00Z">
              <w:rPr>
                <w:rFonts w:asciiTheme="majorBidi" w:eastAsia="Times New Roman" w:hAnsiTheme="majorBidi" w:cstheme="majorBidi"/>
                <w:lang w:val="en-GB"/>
              </w:rPr>
            </w:rPrChange>
          </w:rPr>
          <w:delText xml:space="preserve"> [17 August 2015].</w:delText>
        </w:r>
      </w:del>
    </w:p>
    <w:p w14:paraId="7630401B" w14:textId="3F4B9740" w:rsidR="004F65E4" w:rsidRPr="0037055A" w:rsidDel="00F6328B" w:rsidRDefault="004F65E4">
      <w:pPr>
        <w:rPr>
          <w:del w:id="4093" w:author="Jane Shaw" w:date="2015-10-19T19:04:00Z"/>
          <w:rFonts w:asciiTheme="majorBidi" w:hAnsiTheme="majorBidi" w:cstheme="majorBidi"/>
          <w:b/>
          <w:lang w:val="en-GB"/>
          <w:rPrChange w:id="4094" w:author="Jane Shaw" w:date="2015-10-16T19:44:00Z">
            <w:rPr>
              <w:del w:id="4095" w:author="Jane Shaw" w:date="2015-10-19T19:04:00Z"/>
              <w:rFonts w:asciiTheme="majorBidi" w:hAnsiTheme="majorBidi" w:cstheme="majorBidi"/>
              <w:lang w:val="en-GB"/>
            </w:rPr>
          </w:rPrChange>
        </w:rPr>
        <w:pPrChange w:id="4096" w:author="Jane Shaw" w:date="2015-10-19T19:04:00Z">
          <w:pPr>
            <w:jc w:val="both"/>
          </w:pPr>
        </w:pPrChange>
      </w:pPr>
      <w:moveFromRangeStart w:id="4097" w:author="Jane Shaw" w:date="2015-10-16T19:42:00Z" w:name="move306643873"/>
      <w:moveFrom w:id="4098" w:author="Jane Shaw" w:date="2015-10-16T19:42:00Z">
        <w:r w:rsidRPr="0037055A" w:rsidDel="0037055A">
          <w:rPr>
            <w:rFonts w:asciiTheme="majorBidi" w:hAnsiTheme="majorBidi" w:cstheme="majorBidi"/>
            <w:b/>
            <w:highlight w:val="yellow"/>
            <w:lang w:val="en-GB"/>
            <w:rPrChange w:id="4099" w:author="Jane Shaw" w:date="2015-10-16T19:44:00Z">
              <w:rPr>
                <w:rFonts w:asciiTheme="majorBidi" w:hAnsiTheme="majorBidi" w:cstheme="majorBidi"/>
                <w:lang w:val="en-GB"/>
              </w:rPr>
            </w:rPrChange>
          </w:rPr>
          <w:t>FAO Statistics Division</w:t>
        </w:r>
        <w:r w:rsidRPr="0037055A" w:rsidDel="0037055A">
          <w:rPr>
            <w:rFonts w:asciiTheme="majorBidi" w:hAnsiTheme="majorBidi" w:cstheme="majorBidi"/>
            <w:b/>
            <w:lang w:val="en-GB"/>
            <w:rPrChange w:id="4100" w:author="Jane Shaw" w:date="2015-10-16T19:44:00Z">
              <w:rPr>
                <w:rFonts w:asciiTheme="majorBidi" w:hAnsiTheme="majorBidi" w:cstheme="majorBidi"/>
                <w:lang w:val="en-GB"/>
              </w:rPr>
            </w:rPrChange>
          </w:rPr>
          <w:t xml:space="preserve"> 2015a, Agricultural and Rural Integrated Survey (AGRIS), unpublished.</w:t>
        </w:r>
      </w:moveFrom>
    </w:p>
    <w:p w14:paraId="34183BAD" w14:textId="348D5D30" w:rsidR="004F65E4" w:rsidRPr="0037055A" w:rsidDel="0037055A" w:rsidRDefault="004F65E4">
      <w:pPr>
        <w:rPr>
          <w:rFonts w:asciiTheme="majorBidi" w:hAnsiTheme="majorBidi" w:cstheme="majorBidi"/>
          <w:b/>
          <w:lang w:val="en-GB"/>
          <w:rPrChange w:id="4101" w:author="Jane Shaw" w:date="2015-10-16T19:44:00Z">
            <w:rPr>
              <w:rFonts w:asciiTheme="majorBidi" w:hAnsiTheme="majorBidi" w:cstheme="majorBidi"/>
              <w:lang w:val="en-GB"/>
            </w:rPr>
          </w:rPrChange>
        </w:rPr>
        <w:pPrChange w:id="4102" w:author="Jane Shaw" w:date="2015-10-19T19:04:00Z">
          <w:pPr>
            <w:jc w:val="both"/>
          </w:pPr>
        </w:pPrChange>
      </w:pPr>
      <w:moveFrom w:id="4103" w:author="Jane Shaw" w:date="2015-10-16T19:42:00Z">
        <w:r w:rsidRPr="0037055A" w:rsidDel="0037055A">
          <w:rPr>
            <w:rFonts w:asciiTheme="majorBidi" w:hAnsiTheme="majorBidi" w:cstheme="majorBidi"/>
            <w:b/>
            <w:lang w:val="en-GB"/>
            <w:rPrChange w:id="4104" w:author="Jane Shaw" w:date="2015-10-16T19:44:00Z">
              <w:rPr>
                <w:rFonts w:asciiTheme="majorBidi" w:hAnsiTheme="majorBidi" w:cstheme="majorBidi"/>
                <w:lang w:val="en-GB"/>
              </w:rPr>
            </w:rPrChange>
          </w:rPr>
          <w:t>FAO Statistics Division 2015b, Comparing and Reconciling Food Consumption from Household Surveys and Food Balance Sheets, presentation on the Expert Workshop on Stock and Utilization Measurement in China, organized by AMIS, 6-7 July, Bejing.</w:t>
        </w:r>
      </w:moveFrom>
    </w:p>
    <w:moveFromRangeEnd w:id="4097"/>
    <w:p w14:paraId="20B63D08" w14:textId="272C84E3" w:rsidR="004F65E4" w:rsidRPr="00F31509" w:rsidRDefault="004F65E4" w:rsidP="00B44757">
      <w:pPr>
        <w:jc w:val="both"/>
        <w:rPr>
          <w:rFonts w:asciiTheme="majorBidi" w:hAnsiTheme="majorBidi" w:cstheme="majorBidi"/>
          <w:lang w:val="en-GB"/>
        </w:rPr>
      </w:pPr>
      <w:r w:rsidRPr="0037055A">
        <w:rPr>
          <w:rFonts w:asciiTheme="majorBidi" w:hAnsiTheme="majorBidi" w:cstheme="majorBidi"/>
          <w:b/>
          <w:lang w:val="en-GB"/>
          <w:rPrChange w:id="4105" w:author="Jane Shaw" w:date="2015-10-16T19:44:00Z">
            <w:rPr>
              <w:rFonts w:asciiTheme="majorBidi" w:hAnsiTheme="majorBidi" w:cstheme="majorBidi"/>
              <w:lang w:val="en-GB"/>
            </w:rPr>
          </w:rPrChange>
        </w:rPr>
        <w:t xml:space="preserve">Fermont, A. &amp; Benson, T. </w:t>
      </w:r>
      <w:r w:rsidRPr="00F31509">
        <w:rPr>
          <w:rFonts w:asciiTheme="majorBidi" w:hAnsiTheme="majorBidi" w:cstheme="majorBidi"/>
          <w:lang w:val="en-GB"/>
        </w:rPr>
        <w:t>2011</w:t>
      </w:r>
      <w:ins w:id="4106" w:author="Jane Shaw" w:date="2015-10-16T19:44:00Z">
        <w:r w:rsidR="0037055A">
          <w:rPr>
            <w:rFonts w:asciiTheme="majorBidi" w:hAnsiTheme="majorBidi" w:cstheme="majorBidi"/>
            <w:lang w:val="en-GB"/>
          </w:rPr>
          <w:t>.</w:t>
        </w:r>
      </w:ins>
      <w:del w:id="4107" w:author="Jane Shaw" w:date="2015-10-16T19:44: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r w:rsidRPr="00F10964">
        <w:rPr>
          <w:rFonts w:asciiTheme="majorBidi" w:hAnsiTheme="majorBidi" w:cstheme="majorBidi"/>
          <w:i/>
          <w:lang w:val="en-GB"/>
          <w:rPrChange w:id="4108" w:author="Jane Shaw" w:date="2015-10-16T19:45:00Z">
            <w:rPr>
              <w:rFonts w:asciiTheme="majorBidi" w:hAnsiTheme="majorBidi" w:cstheme="majorBidi"/>
              <w:lang w:val="en-GB"/>
            </w:rPr>
          </w:rPrChange>
        </w:rPr>
        <w:t xml:space="preserve">Estimating </w:t>
      </w:r>
      <w:r w:rsidR="0037055A" w:rsidRPr="00F10964">
        <w:rPr>
          <w:rFonts w:asciiTheme="majorBidi" w:hAnsiTheme="majorBidi" w:cstheme="majorBidi"/>
          <w:i/>
          <w:lang w:val="en-GB"/>
          <w:rPrChange w:id="4109" w:author="Jane Shaw" w:date="2015-10-16T19:45:00Z">
            <w:rPr>
              <w:rFonts w:asciiTheme="majorBidi" w:hAnsiTheme="majorBidi" w:cstheme="majorBidi"/>
              <w:lang w:val="en-GB"/>
            </w:rPr>
          </w:rPrChange>
        </w:rPr>
        <w:t>yield of food crops grown by smallholder farmers</w:t>
      </w:r>
      <w:r w:rsidRPr="00F10964">
        <w:rPr>
          <w:rFonts w:asciiTheme="majorBidi" w:hAnsiTheme="majorBidi" w:cstheme="majorBidi"/>
          <w:i/>
          <w:lang w:val="en-GB"/>
          <w:rPrChange w:id="4110" w:author="Jane Shaw" w:date="2015-10-16T19:45:00Z">
            <w:rPr>
              <w:rFonts w:asciiTheme="majorBidi" w:hAnsiTheme="majorBidi" w:cstheme="majorBidi"/>
              <w:lang w:val="en-GB"/>
            </w:rPr>
          </w:rPrChange>
        </w:rPr>
        <w:t xml:space="preserve">. A </w:t>
      </w:r>
      <w:r w:rsidR="0037055A" w:rsidRPr="00F10964">
        <w:rPr>
          <w:rFonts w:asciiTheme="majorBidi" w:hAnsiTheme="majorBidi" w:cstheme="majorBidi"/>
          <w:i/>
          <w:lang w:val="en-GB"/>
          <w:rPrChange w:id="4111" w:author="Jane Shaw" w:date="2015-10-16T19:45:00Z">
            <w:rPr>
              <w:rFonts w:asciiTheme="majorBidi" w:hAnsiTheme="majorBidi" w:cstheme="majorBidi"/>
              <w:lang w:val="en-GB"/>
            </w:rPr>
          </w:rPrChange>
        </w:rPr>
        <w:t xml:space="preserve">review in the </w:t>
      </w:r>
      <w:r w:rsidRPr="00F10964">
        <w:rPr>
          <w:rFonts w:asciiTheme="majorBidi" w:hAnsiTheme="majorBidi" w:cstheme="majorBidi"/>
          <w:i/>
          <w:lang w:val="en-GB"/>
          <w:rPrChange w:id="4112" w:author="Jane Shaw" w:date="2015-10-16T19:45:00Z">
            <w:rPr>
              <w:rFonts w:asciiTheme="majorBidi" w:hAnsiTheme="majorBidi" w:cstheme="majorBidi"/>
              <w:lang w:val="en-GB"/>
            </w:rPr>
          </w:rPrChange>
        </w:rPr>
        <w:t xml:space="preserve">Uganda </w:t>
      </w:r>
      <w:r w:rsidR="0037055A" w:rsidRPr="00F10964">
        <w:rPr>
          <w:rFonts w:asciiTheme="majorBidi" w:hAnsiTheme="majorBidi" w:cstheme="majorBidi"/>
          <w:i/>
          <w:lang w:val="en-GB"/>
          <w:rPrChange w:id="4113" w:author="Jane Shaw" w:date="2015-10-16T19:45:00Z">
            <w:rPr>
              <w:rFonts w:asciiTheme="majorBidi" w:hAnsiTheme="majorBidi" w:cstheme="majorBidi"/>
              <w:lang w:val="en-GB"/>
            </w:rPr>
          </w:rPrChange>
        </w:rPr>
        <w:t>context</w:t>
      </w:r>
      <w:ins w:id="4114" w:author="Jane Shaw" w:date="2015-10-16T19:44:00Z">
        <w:r w:rsidR="0037055A">
          <w:rPr>
            <w:rFonts w:asciiTheme="majorBidi" w:hAnsiTheme="majorBidi" w:cstheme="majorBidi"/>
            <w:lang w:val="en-GB"/>
          </w:rPr>
          <w:t>.</w:t>
        </w:r>
      </w:ins>
      <w:del w:id="4115" w:author="Jane Shaw" w:date="2015-10-16T19:44:00Z">
        <w:r w:rsidRPr="00F31509" w:rsidDel="0037055A">
          <w:rPr>
            <w:rFonts w:asciiTheme="majorBidi" w:hAnsiTheme="majorBidi" w:cstheme="majorBidi"/>
            <w:lang w:val="en-GB"/>
          </w:rPr>
          <w:delText>,</w:delText>
        </w:r>
      </w:del>
      <w:r w:rsidRPr="00F31509">
        <w:rPr>
          <w:rFonts w:asciiTheme="majorBidi" w:hAnsiTheme="majorBidi" w:cstheme="majorBidi"/>
          <w:lang w:val="en-GB"/>
        </w:rPr>
        <w:t xml:space="preserve"> </w:t>
      </w:r>
      <w:del w:id="4116" w:author="Jane Shaw" w:date="2015-10-16T19:44:00Z">
        <w:r w:rsidRPr="00F31509" w:rsidDel="0037055A">
          <w:rPr>
            <w:rFonts w:asciiTheme="majorBidi" w:hAnsiTheme="majorBidi" w:cstheme="majorBidi"/>
            <w:lang w:val="en-GB"/>
          </w:rPr>
          <w:delText xml:space="preserve">International Food Policy Research Institute, IFPRI </w:delText>
        </w:r>
      </w:del>
      <w:r w:rsidRPr="00F31509">
        <w:rPr>
          <w:rFonts w:asciiTheme="majorBidi" w:hAnsiTheme="majorBidi" w:cstheme="majorBidi"/>
          <w:lang w:val="en-GB"/>
        </w:rPr>
        <w:t xml:space="preserve">Discussion Paper </w:t>
      </w:r>
      <w:ins w:id="4117" w:author="Jane Shaw" w:date="2015-10-16T19:44:00Z">
        <w:r w:rsidR="0037055A">
          <w:rPr>
            <w:rFonts w:asciiTheme="majorBidi" w:hAnsiTheme="majorBidi" w:cstheme="majorBidi"/>
            <w:lang w:val="en-GB"/>
          </w:rPr>
          <w:t xml:space="preserve">No. </w:t>
        </w:r>
      </w:ins>
      <w:del w:id="4118" w:author="Jane Shaw" w:date="2015-10-16T19:44:00Z">
        <w:r w:rsidRPr="00F31509" w:rsidDel="0037055A">
          <w:rPr>
            <w:rFonts w:asciiTheme="majorBidi" w:hAnsiTheme="majorBidi" w:cstheme="majorBidi"/>
            <w:lang w:val="en-GB"/>
          </w:rPr>
          <w:delText>0</w:delText>
        </w:r>
      </w:del>
      <w:r w:rsidRPr="00F31509">
        <w:rPr>
          <w:rFonts w:asciiTheme="majorBidi" w:hAnsiTheme="majorBidi" w:cstheme="majorBidi"/>
          <w:lang w:val="en-GB"/>
        </w:rPr>
        <w:t>1097.</w:t>
      </w:r>
      <w:ins w:id="4119" w:author="Jane Shaw" w:date="2015-10-16T19:44:00Z">
        <w:r w:rsidR="0037055A">
          <w:rPr>
            <w:rFonts w:asciiTheme="majorBidi" w:hAnsiTheme="majorBidi" w:cstheme="majorBidi"/>
            <w:lang w:val="en-GB"/>
          </w:rPr>
          <w:t xml:space="preserve"> Washington, DC, </w:t>
        </w:r>
      </w:ins>
      <w:ins w:id="4120" w:author="Jane Shaw" w:date="2015-10-16T19:45:00Z">
        <w:r w:rsidR="0037055A" w:rsidRPr="00F31509">
          <w:rPr>
            <w:rFonts w:asciiTheme="majorBidi" w:hAnsiTheme="majorBidi" w:cstheme="majorBidi"/>
            <w:lang w:val="en-GB"/>
          </w:rPr>
          <w:t>International</w:t>
        </w:r>
        <w:r w:rsidR="0037055A">
          <w:rPr>
            <w:rFonts w:asciiTheme="majorBidi" w:hAnsiTheme="majorBidi" w:cstheme="majorBidi"/>
            <w:lang w:val="en-GB"/>
          </w:rPr>
          <w:t xml:space="preserve"> Food Policy Research Institute</w:t>
        </w:r>
        <w:r w:rsidR="0037055A" w:rsidRPr="00F31509">
          <w:rPr>
            <w:rFonts w:asciiTheme="majorBidi" w:hAnsiTheme="majorBidi" w:cstheme="majorBidi"/>
            <w:lang w:val="en-GB"/>
          </w:rPr>
          <w:t xml:space="preserve"> </w:t>
        </w:r>
        <w:r w:rsidR="0037055A">
          <w:rPr>
            <w:rFonts w:asciiTheme="majorBidi" w:hAnsiTheme="majorBidi" w:cstheme="majorBidi"/>
            <w:lang w:val="en-GB"/>
          </w:rPr>
          <w:t>(</w:t>
        </w:r>
        <w:r w:rsidR="0037055A" w:rsidRPr="00F31509">
          <w:rPr>
            <w:rFonts w:asciiTheme="majorBidi" w:hAnsiTheme="majorBidi" w:cstheme="majorBidi"/>
            <w:lang w:val="en-GB"/>
          </w:rPr>
          <w:t>IFPRI</w:t>
        </w:r>
        <w:r w:rsidR="0037055A">
          <w:rPr>
            <w:rFonts w:asciiTheme="majorBidi" w:hAnsiTheme="majorBidi" w:cstheme="majorBidi"/>
            <w:lang w:val="en-GB"/>
          </w:rPr>
          <w:t>).</w:t>
        </w:r>
      </w:ins>
    </w:p>
    <w:p w14:paraId="0A5025F0" w14:textId="2509B69B" w:rsidR="004F65E4" w:rsidRPr="00F31509" w:rsidRDefault="004F65E4" w:rsidP="00B44757">
      <w:pPr>
        <w:jc w:val="both"/>
        <w:rPr>
          <w:rFonts w:asciiTheme="majorBidi" w:hAnsiTheme="majorBidi" w:cstheme="majorBidi"/>
          <w:lang w:val="en-GB"/>
        </w:rPr>
      </w:pPr>
      <w:r w:rsidRPr="00125250">
        <w:rPr>
          <w:rFonts w:asciiTheme="majorBidi" w:hAnsiTheme="majorBidi" w:cstheme="majorBidi"/>
          <w:b/>
          <w:lang w:val="en-GB"/>
          <w:rPrChange w:id="4121" w:author="Jane Shaw" w:date="2015-10-16T19:45:00Z">
            <w:rPr>
              <w:rFonts w:asciiTheme="majorBidi" w:hAnsiTheme="majorBidi" w:cstheme="majorBidi"/>
              <w:lang w:val="en-GB"/>
            </w:rPr>
          </w:rPrChange>
        </w:rPr>
        <w:t xml:space="preserve">FEWS </w:t>
      </w:r>
      <w:r w:rsidR="00125250" w:rsidRPr="00125250">
        <w:rPr>
          <w:rFonts w:asciiTheme="majorBidi" w:hAnsiTheme="majorBidi" w:cstheme="majorBidi"/>
          <w:b/>
          <w:lang w:val="en-GB"/>
          <w:rPrChange w:id="4122" w:author="Jane Shaw" w:date="2015-10-16T19:45:00Z">
            <w:rPr>
              <w:rFonts w:asciiTheme="majorBidi" w:hAnsiTheme="majorBidi" w:cstheme="majorBidi"/>
              <w:lang w:val="en-GB"/>
            </w:rPr>
          </w:rPrChange>
        </w:rPr>
        <w:t>NET</w:t>
      </w:r>
      <w:ins w:id="4123" w:author="Jane Shaw" w:date="2015-10-16T19:45:00Z">
        <w:r w:rsidR="00125250" w:rsidRPr="00125250">
          <w:rPr>
            <w:rFonts w:asciiTheme="majorBidi" w:hAnsiTheme="majorBidi" w:cstheme="majorBidi"/>
            <w:b/>
            <w:lang w:val="en-GB"/>
            <w:rPrChange w:id="4124" w:author="Jane Shaw" w:date="2015-10-16T19:45:00Z">
              <w:rPr>
                <w:rFonts w:asciiTheme="majorBidi" w:hAnsiTheme="majorBidi" w:cstheme="majorBidi"/>
                <w:lang w:val="en-GB"/>
              </w:rPr>
            </w:rPrChange>
          </w:rPr>
          <w:t>.</w:t>
        </w:r>
      </w:ins>
      <w:r w:rsidR="00125250" w:rsidRPr="00125250">
        <w:rPr>
          <w:rFonts w:asciiTheme="majorBidi" w:hAnsiTheme="majorBidi" w:cstheme="majorBidi"/>
          <w:b/>
          <w:lang w:val="en-GB"/>
          <w:rPrChange w:id="4125" w:author="Jane Shaw" w:date="2015-10-16T19:45:00Z">
            <w:rPr>
              <w:rFonts w:asciiTheme="majorBidi" w:hAnsiTheme="majorBidi" w:cstheme="majorBidi"/>
              <w:lang w:val="en-GB"/>
            </w:rPr>
          </w:rPrChange>
        </w:rPr>
        <w:t xml:space="preserve"> </w:t>
      </w:r>
      <w:del w:id="4126" w:author="Jane Shaw" w:date="2015-10-16T19:45:00Z">
        <w:r w:rsidRPr="00F31509" w:rsidDel="00125250">
          <w:rPr>
            <w:rFonts w:asciiTheme="majorBidi" w:hAnsiTheme="majorBidi" w:cstheme="majorBidi"/>
            <w:lang w:val="en-GB"/>
          </w:rPr>
          <w:delText xml:space="preserve">(Famine Early Warning Systems Network) </w:delText>
        </w:r>
      </w:del>
      <w:r w:rsidRPr="00F31509">
        <w:rPr>
          <w:rFonts w:asciiTheme="majorBidi" w:hAnsiTheme="majorBidi" w:cstheme="majorBidi"/>
          <w:lang w:val="en-GB"/>
        </w:rPr>
        <w:t xml:space="preserve">2012. </w:t>
      </w:r>
      <w:r w:rsidRPr="00125250">
        <w:rPr>
          <w:rFonts w:asciiTheme="majorBidi" w:hAnsiTheme="majorBidi" w:cstheme="majorBidi"/>
          <w:i/>
          <w:lang w:val="en-GB"/>
          <w:rPrChange w:id="4127" w:author="Jane Shaw" w:date="2015-10-16T19:46:00Z">
            <w:rPr>
              <w:rFonts w:asciiTheme="majorBidi" w:hAnsiTheme="majorBidi" w:cstheme="majorBidi"/>
              <w:lang w:val="en-GB"/>
            </w:rPr>
          </w:rPrChange>
        </w:rPr>
        <w:t xml:space="preserve">Informal </w:t>
      </w:r>
      <w:r w:rsidR="00125250" w:rsidRPr="00125250">
        <w:rPr>
          <w:rFonts w:asciiTheme="majorBidi" w:hAnsiTheme="majorBidi" w:cstheme="majorBidi"/>
          <w:i/>
          <w:lang w:val="en-GB"/>
          <w:rPrChange w:id="4128" w:author="Jane Shaw" w:date="2015-10-16T19:46:00Z">
            <w:rPr>
              <w:rFonts w:asciiTheme="majorBidi" w:hAnsiTheme="majorBidi" w:cstheme="majorBidi"/>
              <w:lang w:val="en-GB"/>
            </w:rPr>
          </w:rPrChange>
        </w:rPr>
        <w:t xml:space="preserve">cross border trade </w:t>
      </w:r>
      <w:r w:rsidRPr="00125250">
        <w:rPr>
          <w:rFonts w:asciiTheme="majorBidi" w:hAnsiTheme="majorBidi" w:cstheme="majorBidi"/>
          <w:i/>
          <w:lang w:val="en-GB"/>
          <w:rPrChange w:id="4129" w:author="Jane Shaw" w:date="2015-10-16T19:46:00Z">
            <w:rPr>
              <w:rFonts w:asciiTheme="majorBidi" w:hAnsiTheme="majorBidi" w:cstheme="majorBidi"/>
              <w:lang w:val="en-GB"/>
            </w:rPr>
          </w:rPrChange>
        </w:rPr>
        <w:t>in Southern Africa</w:t>
      </w:r>
      <w:r w:rsidRPr="00F31509">
        <w:rPr>
          <w:rFonts w:asciiTheme="majorBidi" w:hAnsiTheme="majorBidi" w:cstheme="majorBidi"/>
          <w:lang w:val="en-GB"/>
        </w:rPr>
        <w:t xml:space="preserve">, Issue </w:t>
      </w:r>
      <w:ins w:id="4130" w:author="Jane Shaw" w:date="2015-10-16T19:45:00Z">
        <w:r w:rsidR="00125250">
          <w:rPr>
            <w:rFonts w:asciiTheme="majorBidi" w:hAnsiTheme="majorBidi" w:cstheme="majorBidi"/>
            <w:lang w:val="en-GB"/>
          </w:rPr>
          <w:t xml:space="preserve">No. </w:t>
        </w:r>
      </w:ins>
      <w:r w:rsidRPr="00F31509">
        <w:rPr>
          <w:rFonts w:asciiTheme="majorBidi" w:hAnsiTheme="majorBidi" w:cstheme="majorBidi"/>
          <w:lang w:val="en-GB"/>
        </w:rPr>
        <w:t>78.</w:t>
      </w:r>
      <w:ins w:id="4131" w:author="Jane Shaw" w:date="2015-10-16T19:46:00Z">
        <w:r w:rsidR="00125250">
          <w:rPr>
            <w:rFonts w:asciiTheme="majorBidi" w:hAnsiTheme="majorBidi" w:cstheme="majorBidi"/>
            <w:lang w:val="en-GB"/>
          </w:rPr>
          <w:t xml:space="preserve"> </w:t>
        </w:r>
        <w:r w:rsidR="00125250" w:rsidRPr="00F31509">
          <w:rPr>
            <w:rFonts w:asciiTheme="majorBidi" w:hAnsiTheme="majorBidi" w:cstheme="majorBidi"/>
            <w:lang w:val="en-GB"/>
          </w:rPr>
          <w:t>Famine Early Warning Systems Network</w:t>
        </w:r>
        <w:r w:rsidR="00125250">
          <w:rPr>
            <w:rFonts w:asciiTheme="majorBidi" w:hAnsiTheme="majorBidi" w:cstheme="majorBidi"/>
            <w:lang w:val="en-GB"/>
          </w:rPr>
          <w:t xml:space="preserve"> (FEWS NET)</w:t>
        </w:r>
      </w:ins>
      <w:ins w:id="4132" w:author="Jane Shaw" w:date="2015-10-16T19:47:00Z">
        <w:r w:rsidR="00125250">
          <w:rPr>
            <w:rFonts w:asciiTheme="majorBidi" w:hAnsiTheme="majorBidi" w:cstheme="majorBidi"/>
            <w:lang w:val="en-GB"/>
          </w:rPr>
          <w:t>/WFP</w:t>
        </w:r>
      </w:ins>
      <w:ins w:id="4133" w:author="Jane Shaw" w:date="2015-10-16T19:46:00Z">
        <w:r w:rsidR="00125250">
          <w:rPr>
            <w:rFonts w:asciiTheme="majorBidi" w:hAnsiTheme="majorBidi" w:cstheme="majorBidi"/>
            <w:lang w:val="en-GB"/>
          </w:rPr>
          <w:t>.</w:t>
        </w:r>
      </w:ins>
    </w:p>
    <w:p w14:paraId="3FCC2D59" w14:textId="0B082F0E" w:rsidR="004F65E4" w:rsidRPr="00F31509" w:rsidDel="00125250" w:rsidRDefault="004F65E4" w:rsidP="00B44757">
      <w:pPr>
        <w:jc w:val="both"/>
        <w:rPr>
          <w:del w:id="4134" w:author="Jane Shaw" w:date="2015-10-16T19:50:00Z"/>
          <w:rFonts w:asciiTheme="majorBidi" w:hAnsiTheme="majorBidi" w:cstheme="majorBidi"/>
          <w:lang w:val="en-GB"/>
        </w:rPr>
      </w:pPr>
      <w:del w:id="4135" w:author="Jane Shaw" w:date="2015-10-16T19:46:00Z">
        <w:r w:rsidRPr="00F31509" w:rsidDel="00125250">
          <w:rPr>
            <w:rFonts w:asciiTheme="majorBidi" w:hAnsiTheme="majorBidi" w:cstheme="majorBidi"/>
            <w:lang w:val="en-GB"/>
          </w:rPr>
          <w:delText xml:space="preserve">FEWS Net (Famine Early Warning Systems Network) </w:delText>
        </w:r>
      </w:del>
      <w:del w:id="4136" w:author="Jane Shaw" w:date="2015-10-16T19:50:00Z">
        <w:r w:rsidRPr="00F31509" w:rsidDel="00125250">
          <w:rPr>
            <w:rFonts w:asciiTheme="majorBidi" w:hAnsiTheme="majorBidi" w:cstheme="majorBidi"/>
            <w:lang w:val="en-GB"/>
          </w:rPr>
          <w:delText>2015</w:delText>
        </w:r>
      </w:del>
      <w:del w:id="4137" w:author="Jane Shaw" w:date="2015-10-16T19:46:00Z">
        <w:r w:rsidRPr="00F31509" w:rsidDel="00125250">
          <w:rPr>
            <w:rFonts w:asciiTheme="majorBidi" w:hAnsiTheme="majorBidi" w:cstheme="majorBidi"/>
            <w:lang w:val="en-GB"/>
          </w:rPr>
          <w:delText>,</w:delText>
        </w:r>
      </w:del>
      <w:del w:id="4138" w:author="Jane Shaw" w:date="2015-10-16T19:50:00Z">
        <w:r w:rsidRPr="00F31509" w:rsidDel="00125250">
          <w:rPr>
            <w:rFonts w:asciiTheme="majorBidi" w:hAnsiTheme="majorBidi" w:cstheme="majorBidi"/>
            <w:lang w:val="en-GB"/>
          </w:rPr>
          <w:delText xml:space="preserve"> </w:delText>
        </w:r>
        <w:r w:rsidRPr="00125250" w:rsidDel="00125250">
          <w:rPr>
            <w:rFonts w:asciiTheme="majorBidi" w:hAnsiTheme="majorBidi" w:cstheme="majorBidi"/>
            <w:i/>
            <w:lang w:val="en-GB"/>
            <w:rPrChange w:id="4139" w:author="Jane Shaw" w:date="2015-10-16T19:46:00Z">
              <w:rPr>
                <w:rFonts w:asciiTheme="majorBidi" w:hAnsiTheme="majorBidi" w:cstheme="majorBidi"/>
                <w:lang w:val="en-GB"/>
              </w:rPr>
            </w:rPrChange>
          </w:rPr>
          <w:delText>East Africa Crossborder Trade Bulletin</w:delText>
        </w:r>
        <w:r w:rsidRPr="00F31509" w:rsidDel="00125250">
          <w:rPr>
            <w:rFonts w:asciiTheme="majorBidi" w:hAnsiTheme="majorBidi" w:cstheme="majorBidi"/>
            <w:lang w:val="en-GB"/>
          </w:rPr>
          <w:delText>, vol</w:delText>
        </w:r>
      </w:del>
      <w:del w:id="4140" w:author="Jane Shaw" w:date="2015-10-16T19:46:00Z">
        <w:r w:rsidRPr="00F31509" w:rsidDel="00125250">
          <w:rPr>
            <w:rFonts w:asciiTheme="majorBidi" w:hAnsiTheme="majorBidi" w:cstheme="majorBidi"/>
            <w:lang w:val="en-GB"/>
          </w:rPr>
          <w:delText>.</w:delText>
        </w:r>
      </w:del>
      <w:del w:id="4141" w:author="Jane Shaw" w:date="2015-10-16T19:50:00Z">
        <w:r w:rsidRPr="00F31509" w:rsidDel="00125250">
          <w:rPr>
            <w:rFonts w:asciiTheme="majorBidi" w:hAnsiTheme="majorBidi" w:cstheme="majorBidi"/>
            <w:lang w:val="en-GB"/>
          </w:rPr>
          <w:delText xml:space="preserve"> 9.</w:delText>
        </w:r>
      </w:del>
    </w:p>
    <w:p w14:paraId="16F47BE9" w14:textId="113870EC" w:rsidR="004F65E4" w:rsidRPr="00F31509" w:rsidRDefault="004F65E4" w:rsidP="00B44757">
      <w:pPr>
        <w:jc w:val="both"/>
        <w:rPr>
          <w:rFonts w:asciiTheme="majorBidi" w:hAnsiTheme="majorBidi" w:cstheme="majorBidi"/>
          <w:lang w:val="en-GB"/>
        </w:rPr>
      </w:pPr>
      <w:r w:rsidRPr="00125250">
        <w:rPr>
          <w:rFonts w:asciiTheme="majorBidi" w:hAnsiTheme="majorBidi" w:cstheme="majorBidi"/>
          <w:b/>
          <w:highlight w:val="yellow"/>
          <w:lang w:val="en-GB"/>
          <w:rPrChange w:id="4142" w:author="Jane Shaw" w:date="2015-10-16T19:50:00Z">
            <w:rPr>
              <w:rFonts w:asciiTheme="majorBidi" w:hAnsiTheme="majorBidi" w:cstheme="majorBidi"/>
              <w:lang w:val="en-GB"/>
            </w:rPr>
          </w:rPrChange>
        </w:rPr>
        <w:t>FIO</w:t>
      </w:r>
      <w:del w:id="4143" w:author="Jane Shaw" w:date="2015-10-16T19:47:00Z">
        <w:r w:rsidRPr="00125250" w:rsidDel="00125250">
          <w:rPr>
            <w:rFonts w:asciiTheme="majorBidi" w:hAnsiTheme="majorBidi" w:cstheme="majorBidi"/>
            <w:b/>
            <w:lang w:val="en-GB"/>
            <w:rPrChange w:id="4144" w:author="Jane Shaw" w:date="2015-10-16T19:50:00Z">
              <w:rPr>
                <w:rFonts w:asciiTheme="majorBidi" w:hAnsiTheme="majorBidi" w:cstheme="majorBidi"/>
                <w:lang w:val="en-GB"/>
              </w:rPr>
            </w:rPrChange>
          </w:rPr>
          <w:delText xml:space="preserve"> (Feed Industry Office</w:delText>
        </w:r>
      </w:del>
      <w:del w:id="4145" w:author="Jane Shaw" w:date="2015-10-16T19:50:00Z">
        <w:r w:rsidRPr="00125250" w:rsidDel="00125250">
          <w:rPr>
            <w:rFonts w:asciiTheme="majorBidi" w:hAnsiTheme="majorBidi" w:cstheme="majorBidi"/>
            <w:b/>
            <w:lang w:val="en-GB"/>
            <w:rPrChange w:id="4146" w:author="Jane Shaw" w:date="2015-10-16T19:50:00Z">
              <w:rPr>
                <w:rFonts w:asciiTheme="majorBidi" w:hAnsiTheme="majorBidi" w:cstheme="majorBidi"/>
                <w:lang w:val="en-GB"/>
              </w:rPr>
            </w:rPrChange>
          </w:rPr>
          <w:delText>)</w:delText>
        </w:r>
      </w:del>
      <w:r w:rsidRPr="00125250">
        <w:rPr>
          <w:rFonts w:asciiTheme="majorBidi" w:hAnsiTheme="majorBidi" w:cstheme="majorBidi"/>
          <w:b/>
          <w:lang w:val="en-GB"/>
          <w:rPrChange w:id="4147" w:author="Jane Shaw" w:date="2015-10-16T19:50:00Z">
            <w:rPr>
              <w:rFonts w:asciiTheme="majorBidi" w:hAnsiTheme="majorBidi" w:cstheme="majorBidi"/>
              <w:lang w:val="en-GB"/>
            </w:rPr>
          </w:rPrChange>
        </w:rPr>
        <w:t xml:space="preserve"> &amp; CFIA</w:t>
      </w:r>
      <w:ins w:id="4148" w:author="Jane Shaw" w:date="2015-10-16T19:48:00Z">
        <w:r w:rsidR="00125250" w:rsidRPr="00125250">
          <w:rPr>
            <w:rFonts w:asciiTheme="majorBidi" w:hAnsiTheme="majorBidi" w:cstheme="majorBidi"/>
            <w:b/>
            <w:lang w:val="en-GB"/>
            <w:rPrChange w:id="4149" w:author="Jane Shaw" w:date="2015-10-16T19:50:00Z">
              <w:rPr>
                <w:rFonts w:asciiTheme="majorBidi" w:hAnsiTheme="majorBidi" w:cstheme="majorBidi"/>
                <w:lang w:val="en-GB"/>
              </w:rPr>
            </w:rPrChange>
          </w:rPr>
          <w:t>.</w:t>
        </w:r>
      </w:ins>
      <w:r w:rsidRPr="00125250">
        <w:rPr>
          <w:rFonts w:asciiTheme="majorBidi" w:hAnsiTheme="majorBidi" w:cstheme="majorBidi"/>
          <w:b/>
          <w:lang w:val="en-GB"/>
          <w:rPrChange w:id="4150" w:author="Jane Shaw" w:date="2015-10-16T19:50:00Z">
            <w:rPr>
              <w:rFonts w:asciiTheme="majorBidi" w:hAnsiTheme="majorBidi" w:cstheme="majorBidi"/>
              <w:lang w:val="en-GB"/>
            </w:rPr>
          </w:rPrChange>
        </w:rPr>
        <w:t xml:space="preserve"> </w:t>
      </w:r>
      <w:del w:id="4151" w:author="Jane Shaw" w:date="2015-10-16T19:48:00Z">
        <w:r w:rsidRPr="00F31509" w:rsidDel="00125250">
          <w:rPr>
            <w:rFonts w:asciiTheme="majorBidi" w:hAnsiTheme="majorBidi" w:cstheme="majorBidi"/>
            <w:lang w:val="en-GB"/>
          </w:rPr>
          <w:delText xml:space="preserve">(China Feed Industry Association) </w:delText>
        </w:r>
      </w:del>
      <w:r w:rsidRPr="00F31509">
        <w:rPr>
          <w:rFonts w:asciiTheme="majorBidi" w:hAnsiTheme="majorBidi" w:cstheme="majorBidi"/>
          <w:lang w:val="en-GB"/>
        </w:rPr>
        <w:t>2012</w:t>
      </w:r>
      <w:ins w:id="4152" w:author="Jane Shaw" w:date="2015-10-16T19:49:00Z">
        <w:r w:rsidR="00125250">
          <w:rPr>
            <w:rFonts w:asciiTheme="majorBidi" w:hAnsiTheme="majorBidi" w:cstheme="majorBidi"/>
            <w:lang w:val="en-GB"/>
          </w:rPr>
          <w:t>.</w:t>
        </w:r>
      </w:ins>
      <w:del w:id="4153" w:author="Jane Shaw" w:date="2015-10-16T19:49:00Z">
        <w:r w:rsidRPr="00F31509" w:rsidDel="00125250">
          <w:rPr>
            <w:rFonts w:asciiTheme="majorBidi" w:hAnsiTheme="majorBidi" w:cstheme="majorBidi"/>
            <w:lang w:val="en-GB"/>
          </w:rPr>
          <w:delText>,</w:delText>
        </w:r>
      </w:del>
      <w:r w:rsidRPr="00F31509">
        <w:rPr>
          <w:rFonts w:asciiTheme="majorBidi" w:hAnsiTheme="majorBidi" w:cstheme="majorBidi"/>
          <w:lang w:val="en-GB"/>
        </w:rPr>
        <w:t xml:space="preserve"> </w:t>
      </w:r>
      <w:del w:id="4154" w:author="Jane Shaw" w:date="2015-10-16T19:49:00Z">
        <w:r w:rsidRPr="00125250" w:rsidDel="00125250">
          <w:rPr>
            <w:rFonts w:asciiTheme="majorBidi" w:hAnsiTheme="majorBidi" w:cstheme="majorBidi"/>
            <w:i/>
            <w:lang w:val="en-GB"/>
            <w:rPrChange w:id="4155" w:author="Jane Shaw" w:date="2015-10-16T19:49:00Z">
              <w:rPr>
                <w:rFonts w:asciiTheme="majorBidi" w:hAnsiTheme="majorBidi" w:cstheme="majorBidi"/>
                <w:lang w:val="en-GB"/>
              </w:rPr>
            </w:rPrChange>
          </w:rPr>
          <w:delText xml:space="preserve">Almanac of the </w:delText>
        </w:r>
      </w:del>
      <w:ins w:id="4156" w:author="Jane Shaw" w:date="2015-10-16T19:49:00Z">
        <w:r w:rsidR="00125250">
          <w:rPr>
            <w:rFonts w:asciiTheme="majorBidi" w:hAnsiTheme="majorBidi" w:cstheme="majorBidi"/>
            <w:i/>
            <w:lang w:val="en-GB"/>
          </w:rPr>
          <w:t xml:space="preserve">China </w:t>
        </w:r>
      </w:ins>
      <w:r w:rsidR="00125250" w:rsidRPr="000A283D">
        <w:rPr>
          <w:rFonts w:asciiTheme="majorBidi" w:hAnsiTheme="majorBidi" w:cstheme="majorBidi"/>
          <w:i/>
          <w:lang w:val="en-GB"/>
        </w:rPr>
        <w:t>feed industry</w:t>
      </w:r>
      <w:ins w:id="4157" w:author="Jane Shaw" w:date="2015-10-16T19:49:00Z">
        <w:r w:rsidR="00125250">
          <w:rPr>
            <w:rFonts w:asciiTheme="majorBidi" w:hAnsiTheme="majorBidi" w:cstheme="majorBidi"/>
            <w:i/>
            <w:lang w:val="en-GB"/>
          </w:rPr>
          <w:t xml:space="preserve"> almanac</w:t>
        </w:r>
      </w:ins>
      <w:ins w:id="4158" w:author="Jane Shaw" w:date="2015-10-16T19:47:00Z">
        <w:r w:rsidR="00125250">
          <w:rPr>
            <w:rFonts w:asciiTheme="majorBidi" w:hAnsiTheme="majorBidi" w:cstheme="majorBidi"/>
            <w:lang w:val="en-GB"/>
          </w:rPr>
          <w:t>.</w:t>
        </w:r>
      </w:ins>
      <w:del w:id="4159" w:author="Jane Shaw" w:date="2015-10-16T19:47:00Z">
        <w:r w:rsidRPr="00F31509" w:rsidDel="00125250">
          <w:rPr>
            <w:rFonts w:asciiTheme="majorBidi" w:hAnsiTheme="majorBidi" w:cstheme="majorBidi"/>
            <w:lang w:val="en-GB"/>
          </w:rPr>
          <w:delText>,</w:delText>
        </w:r>
      </w:del>
      <w:r w:rsidRPr="00F31509">
        <w:rPr>
          <w:rFonts w:asciiTheme="majorBidi" w:hAnsiTheme="majorBidi" w:cstheme="majorBidi"/>
          <w:lang w:val="en-GB"/>
        </w:rPr>
        <w:t xml:space="preserve"> </w:t>
      </w:r>
      <w:ins w:id="4160" w:author="Jane Shaw" w:date="2015-10-16T19:50:00Z">
        <w:r w:rsidR="00125250">
          <w:rPr>
            <w:rFonts w:asciiTheme="majorBidi" w:hAnsiTheme="majorBidi" w:cstheme="majorBidi"/>
            <w:lang w:val="en-GB"/>
          </w:rPr>
          <w:t xml:space="preserve">Beijing, </w:t>
        </w:r>
      </w:ins>
      <w:r w:rsidRPr="00F31509">
        <w:rPr>
          <w:rFonts w:asciiTheme="majorBidi" w:hAnsiTheme="majorBidi" w:cstheme="majorBidi"/>
          <w:lang w:val="en-GB"/>
        </w:rPr>
        <w:t>China Agricultural Press</w:t>
      </w:r>
      <w:del w:id="4161" w:author="Jane Shaw" w:date="2015-10-16T19:49:00Z">
        <w:r w:rsidRPr="00F31509" w:rsidDel="00125250">
          <w:rPr>
            <w:rFonts w:asciiTheme="majorBidi" w:hAnsiTheme="majorBidi" w:cstheme="majorBidi"/>
            <w:lang w:val="en-GB"/>
          </w:rPr>
          <w:delText>,</w:delText>
        </w:r>
      </w:del>
      <w:r w:rsidRPr="00F31509">
        <w:rPr>
          <w:rFonts w:asciiTheme="majorBidi" w:hAnsiTheme="majorBidi" w:cstheme="majorBidi"/>
          <w:lang w:val="en-GB"/>
        </w:rPr>
        <w:t xml:space="preserve"> </w:t>
      </w:r>
      <w:ins w:id="4162" w:author="Jane Shaw" w:date="2015-10-16T19:47:00Z">
        <w:r w:rsidR="00125250">
          <w:rPr>
            <w:rFonts w:asciiTheme="majorBidi" w:hAnsiTheme="majorBidi" w:cstheme="majorBidi"/>
            <w:lang w:val="en-GB"/>
          </w:rPr>
          <w:t xml:space="preserve">for the </w:t>
        </w:r>
      </w:ins>
      <w:ins w:id="4163" w:author="Jane Shaw" w:date="2015-10-16T19:48:00Z">
        <w:r w:rsidR="00125250" w:rsidRPr="00F31509">
          <w:rPr>
            <w:rFonts w:asciiTheme="majorBidi" w:hAnsiTheme="majorBidi" w:cstheme="majorBidi"/>
            <w:lang w:val="en-GB"/>
          </w:rPr>
          <w:t>Feed Industry Office</w:t>
        </w:r>
        <w:r w:rsidR="00125250">
          <w:rPr>
            <w:rFonts w:asciiTheme="majorBidi" w:hAnsiTheme="majorBidi" w:cstheme="majorBidi"/>
            <w:lang w:val="en-GB"/>
          </w:rPr>
          <w:t xml:space="preserve"> (FIO) and the </w:t>
        </w:r>
        <w:r w:rsidR="00125250" w:rsidRPr="00F31509">
          <w:rPr>
            <w:rFonts w:asciiTheme="majorBidi" w:hAnsiTheme="majorBidi" w:cstheme="majorBidi"/>
            <w:lang w:val="en-GB"/>
          </w:rPr>
          <w:t>China Feed Industry Association</w:t>
        </w:r>
        <w:r w:rsidR="00125250">
          <w:rPr>
            <w:rFonts w:asciiTheme="majorBidi" w:hAnsiTheme="majorBidi" w:cstheme="majorBidi"/>
            <w:lang w:val="en-GB"/>
          </w:rPr>
          <w:t xml:space="preserve"> (CFIA</w:t>
        </w:r>
        <w:r w:rsidR="00125250" w:rsidRPr="00F31509">
          <w:rPr>
            <w:rFonts w:asciiTheme="majorBidi" w:hAnsiTheme="majorBidi" w:cstheme="majorBidi"/>
            <w:lang w:val="en-GB"/>
          </w:rPr>
          <w:t>)</w:t>
        </w:r>
      </w:ins>
      <w:del w:id="4164" w:author="Jane Shaw" w:date="2015-10-16T19:48:00Z">
        <w:r w:rsidRPr="00F31509" w:rsidDel="00125250">
          <w:rPr>
            <w:rFonts w:asciiTheme="majorBidi" w:hAnsiTheme="majorBidi" w:cstheme="majorBidi"/>
            <w:lang w:val="en-GB"/>
          </w:rPr>
          <w:delText>2012</w:delText>
        </w:r>
      </w:del>
      <w:r w:rsidRPr="00F31509">
        <w:rPr>
          <w:rFonts w:asciiTheme="majorBidi" w:hAnsiTheme="majorBidi" w:cstheme="majorBidi"/>
          <w:lang w:val="en-GB"/>
        </w:rPr>
        <w:t>.</w:t>
      </w:r>
    </w:p>
    <w:p w14:paraId="3C42658C" w14:textId="43C0CF96" w:rsidR="004F65E4" w:rsidRPr="00F31509" w:rsidRDefault="004F65E4" w:rsidP="00B44757">
      <w:pPr>
        <w:jc w:val="both"/>
        <w:rPr>
          <w:rFonts w:asciiTheme="majorBidi" w:hAnsiTheme="majorBidi" w:cstheme="majorBidi"/>
          <w:lang w:val="en-GB"/>
        </w:rPr>
      </w:pPr>
      <w:r w:rsidRPr="009A0116">
        <w:rPr>
          <w:rFonts w:asciiTheme="majorBidi" w:hAnsiTheme="majorBidi" w:cstheme="majorBidi"/>
          <w:b/>
          <w:lang w:val="en-GB"/>
          <w:rPrChange w:id="4165" w:author="Jane Shaw" w:date="2015-10-16T19:59:00Z">
            <w:rPr>
              <w:rFonts w:asciiTheme="majorBidi" w:hAnsiTheme="majorBidi" w:cstheme="majorBidi"/>
              <w:lang w:val="en-GB"/>
            </w:rPr>
          </w:rPrChange>
        </w:rPr>
        <w:t xml:space="preserve">Fonteneau, F. </w:t>
      </w:r>
      <w:r w:rsidRPr="00F31509">
        <w:rPr>
          <w:rFonts w:asciiTheme="majorBidi" w:hAnsiTheme="majorBidi" w:cstheme="majorBidi"/>
          <w:lang w:val="en-GB"/>
        </w:rPr>
        <w:t>2014</w:t>
      </w:r>
      <w:ins w:id="4166" w:author="Jane Shaw" w:date="2015-10-16T19:59:00Z">
        <w:r w:rsidR="009A0116">
          <w:rPr>
            <w:rFonts w:asciiTheme="majorBidi" w:hAnsiTheme="majorBidi" w:cstheme="majorBidi"/>
            <w:lang w:val="en-GB"/>
          </w:rPr>
          <w:t>.</w:t>
        </w:r>
      </w:ins>
      <w:del w:id="4167" w:author="Jane Shaw" w:date="2015-10-16T19:59: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Grain </w:t>
      </w:r>
      <w:r w:rsidR="009A0116" w:rsidRPr="00F31509">
        <w:rPr>
          <w:rFonts w:asciiTheme="majorBidi" w:hAnsiTheme="majorBidi" w:cstheme="majorBidi"/>
          <w:lang w:val="en-GB"/>
        </w:rPr>
        <w:t>stocks direct measurement</w:t>
      </w:r>
      <w:r w:rsidRPr="00F31509">
        <w:rPr>
          <w:rFonts w:asciiTheme="majorBidi" w:hAnsiTheme="majorBidi" w:cstheme="majorBidi"/>
          <w:lang w:val="en-GB"/>
        </w:rPr>
        <w:t>: Contribution from AMIS/BMGF Project</w:t>
      </w:r>
      <w:ins w:id="4168" w:author="Jane Shaw" w:date="2015-10-16T20:00:00Z">
        <w:r w:rsidR="009A0116">
          <w:rPr>
            <w:rFonts w:asciiTheme="majorBidi" w:hAnsiTheme="majorBidi" w:cstheme="majorBidi"/>
            <w:lang w:val="en-GB"/>
          </w:rPr>
          <w:t>.</w:t>
        </w:r>
      </w:ins>
      <w:del w:id="4169" w:author="Jane Shaw" w:date="2015-10-16T20:00: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r w:rsidR="009A0116" w:rsidRPr="00F31509">
        <w:rPr>
          <w:rFonts w:asciiTheme="majorBidi" w:hAnsiTheme="majorBidi" w:cstheme="majorBidi"/>
          <w:lang w:val="en-GB"/>
        </w:rPr>
        <w:t xml:space="preserve">Presentation </w:t>
      </w:r>
      <w:del w:id="4170" w:author="Jane Shaw" w:date="2015-10-16T20:00:00Z">
        <w:r w:rsidRPr="00F31509" w:rsidDel="009A0116">
          <w:rPr>
            <w:rFonts w:asciiTheme="majorBidi" w:hAnsiTheme="majorBidi" w:cstheme="majorBidi"/>
            <w:lang w:val="en-GB"/>
          </w:rPr>
          <w:delText xml:space="preserve">on </w:delText>
        </w:r>
      </w:del>
      <w:ins w:id="4171" w:author="Jane Shaw" w:date="2015-10-16T20:00:00Z">
        <w:r w:rsidR="009A0116">
          <w:rPr>
            <w:rFonts w:asciiTheme="majorBidi" w:hAnsiTheme="majorBidi" w:cstheme="majorBidi"/>
            <w:lang w:val="en-GB"/>
          </w:rPr>
          <w:t xml:space="preserve">at </w:t>
        </w:r>
      </w:ins>
      <w:r w:rsidRPr="00F31509">
        <w:rPr>
          <w:rFonts w:asciiTheme="majorBidi" w:hAnsiTheme="majorBidi" w:cstheme="majorBidi"/>
          <w:lang w:val="en-GB"/>
        </w:rPr>
        <w:t>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w:t>
      </w:r>
      <w:del w:id="4172" w:author="Jane Shaw" w:date="2015-10-16T20:00:00Z">
        <w:r w:rsidRPr="00F31509" w:rsidDel="009A0116">
          <w:rPr>
            <w:rFonts w:asciiTheme="majorBidi" w:hAnsiTheme="majorBidi" w:cstheme="majorBidi"/>
            <w:lang w:val="en-GB"/>
          </w:rPr>
          <w:delText xml:space="preserve">organized by AMIS, </w:delText>
        </w:r>
      </w:del>
      <w:r w:rsidRPr="00F31509">
        <w:rPr>
          <w:rFonts w:asciiTheme="majorBidi" w:hAnsiTheme="majorBidi" w:cstheme="majorBidi"/>
          <w:lang w:val="en-GB"/>
        </w:rPr>
        <w:t>3</w:t>
      </w:r>
      <w:ins w:id="4173" w:author="Jane Shaw" w:date="2015-10-16T20:00:00Z">
        <w:r w:rsidR="009A0116">
          <w:rPr>
            <w:rFonts w:asciiTheme="majorBidi" w:hAnsiTheme="majorBidi" w:cstheme="majorBidi"/>
            <w:lang w:val="en-GB"/>
          </w:rPr>
          <w:t>–</w:t>
        </w:r>
      </w:ins>
      <w:del w:id="4174" w:author="Jane Shaw" w:date="2015-10-16T20:00:00Z">
        <w:r w:rsidRPr="00F31509" w:rsidDel="009A0116">
          <w:rPr>
            <w:rFonts w:asciiTheme="majorBidi" w:hAnsiTheme="majorBidi" w:cstheme="majorBidi"/>
            <w:lang w:val="en-GB"/>
          </w:rPr>
          <w:delText>-</w:delText>
        </w:r>
      </w:del>
      <w:r w:rsidRPr="00F31509">
        <w:rPr>
          <w:rFonts w:asciiTheme="majorBidi" w:hAnsiTheme="majorBidi" w:cstheme="majorBidi"/>
          <w:lang w:val="en-GB"/>
        </w:rPr>
        <w:t>4 December</w:t>
      </w:r>
      <w:ins w:id="4175" w:author="Jane Shaw" w:date="2015-10-16T20:00:00Z">
        <w:r w:rsidR="009A0116">
          <w:rPr>
            <w:rFonts w:asciiTheme="majorBidi" w:hAnsiTheme="majorBidi" w:cstheme="majorBidi"/>
            <w:lang w:val="en-GB"/>
          </w:rPr>
          <w:t xml:space="preserve"> 2014</w:t>
        </w:r>
      </w:ins>
      <w:r w:rsidRPr="00F31509">
        <w:rPr>
          <w:rFonts w:asciiTheme="majorBidi" w:hAnsiTheme="majorBidi" w:cstheme="majorBidi"/>
          <w:lang w:val="en-GB"/>
        </w:rPr>
        <w:t>, Manila</w:t>
      </w:r>
      <w:ins w:id="4176" w:author="Jane Shaw" w:date="2015-10-16T20:00:00Z">
        <w:r w:rsidR="009A0116">
          <w:rPr>
            <w:rFonts w:asciiTheme="majorBidi" w:hAnsiTheme="majorBidi" w:cstheme="majorBidi"/>
            <w:lang w:val="en-GB"/>
          </w:rPr>
          <w:t>, organized by AMIS</w:t>
        </w:r>
      </w:ins>
      <w:r w:rsidRPr="00F31509">
        <w:rPr>
          <w:rFonts w:asciiTheme="majorBidi" w:hAnsiTheme="majorBidi" w:cstheme="majorBidi"/>
          <w:lang w:val="en-GB"/>
        </w:rPr>
        <w:t>.</w:t>
      </w:r>
    </w:p>
    <w:p w14:paraId="5401D200" w14:textId="77777777" w:rsidR="00125250" w:rsidRPr="00F31509" w:rsidRDefault="00125250" w:rsidP="00125250">
      <w:pPr>
        <w:jc w:val="both"/>
        <w:rPr>
          <w:ins w:id="4177" w:author="Jane Shaw" w:date="2015-10-16T19:50:00Z"/>
          <w:rFonts w:asciiTheme="majorBidi" w:hAnsiTheme="majorBidi" w:cstheme="majorBidi"/>
          <w:lang w:val="en-GB"/>
        </w:rPr>
      </w:pPr>
      <w:ins w:id="4178" w:author="Jane Shaw" w:date="2015-10-16T19:50:00Z">
        <w:r w:rsidRPr="00556405">
          <w:rPr>
            <w:rFonts w:asciiTheme="majorBidi" w:hAnsiTheme="majorBidi" w:cstheme="majorBidi"/>
            <w:b/>
            <w:lang w:val="en-GB"/>
          </w:rPr>
          <w:t xml:space="preserve">FSNWG. </w:t>
        </w:r>
        <w:r w:rsidRPr="00F31509">
          <w:rPr>
            <w:rFonts w:asciiTheme="majorBidi" w:hAnsiTheme="majorBidi" w:cstheme="majorBidi"/>
            <w:lang w:val="en-GB"/>
          </w:rPr>
          <w:t>2015</w:t>
        </w:r>
        <w:r>
          <w:rPr>
            <w:rFonts w:asciiTheme="majorBidi" w:hAnsiTheme="majorBidi" w:cstheme="majorBidi"/>
            <w:lang w:val="en-GB"/>
          </w:rPr>
          <w:t>.</w:t>
        </w:r>
        <w:r w:rsidRPr="00F31509">
          <w:rPr>
            <w:rFonts w:asciiTheme="majorBidi" w:hAnsiTheme="majorBidi" w:cstheme="majorBidi"/>
            <w:lang w:val="en-GB"/>
          </w:rPr>
          <w:t xml:space="preserve"> </w:t>
        </w:r>
        <w:r w:rsidRPr="00556405">
          <w:rPr>
            <w:rFonts w:asciiTheme="majorBidi" w:hAnsiTheme="majorBidi" w:cstheme="majorBidi"/>
            <w:i/>
            <w:lang w:val="en-GB"/>
          </w:rPr>
          <w:t>East Africa Crossborder Trade Bulletin</w:t>
        </w:r>
        <w:r w:rsidRPr="00F31509">
          <w:rPr>
            <w:rFonts w:asciiTheme="majorBidi" w:hAnsiTheme="majorBidi" w:cstheme="majorBidi"/>
            <w:lang w:val="en-GB"/>
          </w:rPr>
          <w:t>, vol</w:t>
        </w:r>
        <w:r>
          <w:rPr>
            <w:rFonts w:asciiTheme="majorBidi" w:hAnsiTheme="majorBidi" w:cstheme="majorBidi"/>
            <w:lang w:val="en-GB"/>
          </w:rPr>
          <w:t>ume</w:t>
        </w:r>
        <w:r w:rsidRPr="00F31509">
          <w:rPr>
            <w:rFonts w:asciiTheme="majorBidi" w:hAnsiTheme="majorBidi" w:cstheme="majorBidi"/>
            <w:lang w:val="en-GB"/>
          </w:rPr>
          <w:t xml:space="preserve"> 9.</w:t>
        </w:r>
        <w:r>
          <w:rPr>
            <w:rFonts w:asciiTheme="majorBidi" w:hAnsiTheme="majorBidi" w:cstheme="majorBidi"/>
            <w:lang w:val="en-GB"/>
          </w:rPr>
          <w:t xml:space="preserve"> Food Security and Nutrition Working Group (FSNWG), </w:t>
        </w:r>
        <w:r w:rsidRPr="00F31509">
          <w:rPr>
            <w:rFonts w:asciiTheme="majorBidi" w:hAnsiTheme="majorBidi" w:cstheme="majorBidi"/>
            <w:lang w:val="en-GB"/>
          </w:rPr>
          <w:t>Famine Early Warning Systems Network</w:t>
        </w:r>
        <w:r>
          <w:rPr>
            <w:rFonts w:asciiTheme="majorBidi" w:hAnsiTheme="majorBidi" w:cstheme="majorBidi"/>
            <w:lang w:val="en-GB"/>
          </w:rPr>
          <w:t xml:space="preserve"> (FEWS NET</w:t>
        </w:r>
        <w:r w:rsidRPr="00F31509">
          <w:rPr>
            <w:rFonts w:asciiTheme="majorBidi" w:hAnsiTheme="majorBidi" w:cstheme="majorBidi"/>
            <w:lang w:val="en-GB"/>
          </w:rPr>
          <w:t>)</w:t>
        </w:r>
        <w:r>
          <w:rPr>
            <w:rFonts w:asciiTheme="majorBidi" w:hAnsiTheme="majorBidi" w:cstheme="majorBidi"/>
            <w:lang w:val="en-GB"/>
          </w:rPr>
          <w:t>/FAO/WFP.</w:t>
        </w:r>
      </w:ins>
    </w:p>
    <w:p w14:paraId="592191D4" w14:textId="7B8C0AC5" w:rsidR="00FF0B0F" w:rsidRDefault="00FF0B0F" w:rsidP="00B44757">
      <w:pPr>
        <w:jc w:val="both"/>
        <w:rPr>
          <w:ins w:id="4179" w:author="Jane Shaw" w:date="2015-10-16T19:01:00Z"/>
          <w:rFonts w:ascii="Times New Roman" w:hAnsi="Times New Roman" w:cs="Times New Roman"/>
        </w:rPr>
      </w:pPr>
      <w:ins w:id="4180" w:author="Jane Shaw" w:date="2015-10-16T19:01:00Z">
        <w:r w:rsidRPr="00556405">
          <w:rPr>
            <w:rFonts w:asciiTheme="majorBidi" w:eastAsia="Calibri" w:hAnsiTheme="majorBidi" w:cstheme="majorBidi"/>
            <w:b/>
            <w:szCs w:val="24"/>
            <w:lang w:val="en-GB" w:eastAsia="en-US"/>
          </w:rPr>
          <w:t>Gr</w:t>
        </w:r>
        <w:r w:rsidRPr="00556405">
          <w:rPr>
            <w:rFonts w:ascii="Times New Roman" w:eastAsia="Calibri" w:hAnsi="Times New Roman" w:cs="Times New Roman"/>
            <w:b/>
            <w:szCs w:val="24"/>
            <w:lang w:val="en-GB" w:eastAsia="en-US"/>
          </w:rPr>
          <w:t>ü</w:t>
        </w:r>
        <w:r w:rsidRPr="00556405">
          <w:rPr>
            <w:rFonts w:asciiTheme="majorBidi" w:eastAsia="Calibri" w:hAnsiTheme="majorBidi" w:cstheme="majorBidi"/>
            <w:b/>
            <w:szCs w:val="24"/>
            <w:lang w:val="en-GB" w:eastAsia="en-US"/>
          </w:rPr>
          <w:t xml:space="preserve">nberger, K. </w:t>
        </w:r>
        <w:r>
          <w:rPr>
            <w:rFonts w:asciiTheme="majorBidi" w:eastAsia="Calibri" w:hAnsiTheme="majorBidi" w:cstheme="majorBidi"/>
            <w:szCs w:val="24"/>
            <w:lang w:val="en-GB" w:eastAsia="en-US"/>
          </w:rPr>
          <w:t xml:space="preserve">2014. </w:t>
        </w:r>
        <w:r w:rsidRPr="00556405">
          <w:rPr>
            <w:rFonts w:asciiTheme="majorBidi" w:eastAsia="Calibri" w:hAnsiTheme="majorBidi" w:cstheme="majorBidi"/>
            <w:i/>
            <w:szCs w:val="24"/>
            <w:lang w:val="en-GB" w:eastAsia="en-US"/>
          </w:rPr>
          <w:t>Estimating food consumption patterns by reconciling food balance sheets and household budget surveys</w:t>
        </w:r>
        <w:r>
          <w:rPr>
            <w:rFonts w:asciiTheme="majorBidi" w:eastAsia="Calibri" w:hAnsiTheme="majorBidi" w:cstheme="majorBidi"/>
            <w:szCs w:val="24"/>
            <w:lang w:val="en-GB" w:eastAsia="en-US"/>
          </w:rPr>
          <w:t>. FAO Statistics Division Working Paper Series No. ESS/14.08. Rome, FAO.</w:t>
        </w:r>
      </w:ins>
      <w:ins w:id="4181" w:author="Jane Shaw" w:date="2015-10-16T19:59:00Z">
        <w:r w:rsidR="009A0116">
          <w:rPr>
            <w:rFonts w:asciiTheme="majorBidi" w:eastAsia="Calibri" w:hAnsiTheme="majorBidi" w:cstheme="majorBidi"/>
            <w:szCs w:val="24"/>
            <w:lang w:val="en-GB" w:eastAsia="en-US"/>
          </w:rPr>
          <w:t xml:space="preserve"> Available at: </w:t>
        </w:r>
        <w:r w:rsidR="009A0116" w:rsidRPr="009A0116">
          <w:rPr>
            <w:rFonts w:ascii="Times New Roman" w:hAnsi="Times New Roman" w:cs="Times New Roman"/>
          </w:rPr>
          <w:t>http://www.fao.org/3/a-i4315e.pdf</w:t>
        </w:r>
      </w:ins>
      <w:ins w:id="4182" w:author="Jane Shaw" w:date="2015-10-16T19:01:00Z">
        <w:r>
          <w:rPr>
            <w:rFonts w:asciiTheme="majorBidi" w:eastAsia="Calibri" w:hAnsiTheme="majorBidi" w:cstheme="majorBidi"/>
            <w:szCs w:val="24"/>
            <w:lang w:val="en-GB" w:eastAsia="en-US"/>
          </w:rPr>
          <w:t xml:space="preserve"> </w:t>
        </w:r>
      </w:ins>
    </w:p>
    <w:p w14:paraId="5A3E85C6" w14:textId="77E45DD6" w:rsidR="004F65E4" w:rsidRPr="009A0116" w:rsidDel="00FF0B0F" w:rsidRDefault="004F65E4" w:rsidP="00B44757">
      <w:pPr>
        <w:jc w:val="both"/>
        <w:rPr>
          <w:del w:id="4183" w:author="Jane Shaw" w:date="2015-10-16T19:01:00Z"/>
          <w:rFonts w:asciiTheme="majorBidi" w:hAnsiTheme="majorBidi" w:cstheme="majorBidi"/>
          <w:b/>
          <w:lang w:val="en-GB"/>
          <w:rPrChange w:id="4184" w:author="Jane Shaw" w:date="2015-10-16T20:01:00Z">
            <w:rPr>
              <w:del w:id="4185" w:author="Jane Shaw" w:date="2015-10-16T19:01:00Z"/>
              <w:rFonts w:asciiTheme="majorBidi" w:hAnsiTheme="majorBidi" w:cstheme="majorBidi"/>
              <w:lang w:val="en-GB"/>
            </w:rPr>
          </w:rPrChange>
        </w:rPr>
      </w:pPr>
      <w:del w:id="4186" w:author="Jane Shaw" w:date="2015-10-16T19:01:00Z">
        <w:r w:rsidRPr="009A0116" w:rsidDel="00FF0B0F">
          <w:rPr>
            <w:rFonts w:asciiTheme="majorBidi" w:hAnsiTheme="majorBidi" w:cstheme="majorBidi"/>
            <w:b/>
            <w:lang w:val="en-GB"/>
            <w:rPrChange w:id="4187" w:author="Jane Shaw" w:date="2015-10-16T20:01:00Z">
              <w:rPr>
                <w:rFonts w:asciiTheme="majorBidi" w:hAnsiTheme="majorBidi" w:cstheme="majorBidi"/>
                <w:lang w:val="en-GB"/>
              </w:rPr>
            </w:rPrChange>
          </w:rPr>
          <w:delText>Grünberger 2014, Reconciling Food Balance Sheets and National Household Surveys. Unpublished.</w:delText>
        </w:r>
      </w:del>
    </w:p>
    <w:p w14:paraId="2B9ED592" w14:textId="29AC3998" w:rsidR="004F65E4" w:rsidRPr="00F31509" w:rsidRDefault="004F65E4" w:rsidP="00B44757">
      <w:pPr>
        <w:jc w:val="both"/>
        <w:rPr>
          <w:rFonts w:asciiTheme="majorBidi" w:hAnsiTheme="majorBidi" w:cstheme="majorBidi"/>
          <w:lang w:val="en-GB"/>
        </w:rPr>
      </w:pPr>
      <w:r w:rsidRPr="009A0116">
        <w:rPr>
          <w:rFonts w:asciiTheme="majorBidi" w:hAnsiTheme="majorBidi" w:cstheme="majorBidi"/>
          <w:b/>
          <w:lang w:val="en-GB"/>
          <w:rPrChange w:id="4188" w:author="Jane Shaw" w:date="2015-10-16T20:01:00Z">
            <w:rPr>
              <w:rFonts w:asciiTheme="majorBidi" w:hAnsiTheme="majorBidi" w:cstheme="majorBidi"/>
              <w:lang w:val="en-GB"/>
            </w:rPr>
          </w:rPrChange>
        </w:rPr>
        <w:t>GTIS</w:t>
      </w:r>
      <w:ins w:id="4189" w:author="Jane Shaw" w:date="2015-10-16T20:01:00Z">
        <w:r w:rsidR="009A0116" w:rsidRPr="009A0116">
          <w:rPr>
            <w:rFonts w:asciiTheme="majorBidi" w:hAnsiTheme="majorBidi" w:cstheme="majorBidi"/>
            <w:b/>
            <w:lang w:val="en-GB"/>
            <w:rPrChange w:id="4190" w:author="Jane Shaw" w:date="2015-10-16T20:01:00Z">
              <w:rPr>
                <w:rFonts w:asciiTheme="majorBidi" w:hAnsiTheme="majorBidi" w:cstheme="majorBidi"/>
                <w:lang w:val="en-GB"/>
              </w:rPr>
            </w:rPrChange>
          </w:rPr>
          <w:t>.</w:t>
        </w:r>
      </w:ins>
      <w:r w:rsidRPr="009A0116">
        <w:rPr>
          <w:rFonts w:asciiTheme="majorBidi" w:hAnsiTheme="majorBidi" w:cstheme="majorBidi"/>
          <w:b/>
          <w:lang w:val="en-GB"/>
          <w:rPrChange w:id="4191" w:author="Jane Shaw" w:date="2015-10-16T20:01:00Z">
            <w:rPr>
              <w:rFonts w:asciiTheme="majorBidi" w:hAnsiTheme="majorBidi" w:cstheme="majorBidi"/>
              <w:lang w:val="en-GB"/>
            </w:rPr>
          </w:rPrChange>
        </w:rPr>
        <w:t xml:space="preserve"> </w:t>
      </w:r>
      <w:del w:id="4192" w:author="Jane Shaw" w:date="2015-10-16T20:01:00Z">
        <w:r w:rsidRPr="00F31509" w:rsidDel="009A0116">
          <w:rPr>
            <w:rFonts w:asciiTheme="majorBidi" w:hAnsiTheme="majorBidi" w:cstheme="majorBidi"/>
            <w:lang w:val="en-GB"/>
          </w:rPr>
          <w:delText xml:space="preserve">(Global Trade Information System) </w:delText>
        </w:r>
      </w:del>
      <w:r w:rsidRPr="00F31509">
        <w:rPr>
          <w:rFonts w:asciiTheme="majorBidi" w:hAnsiTheme="majorBidi" w:cstheme="majorBidi"/>
          <w:lang w:val="en-GB"/>
        </w:rPr>
        <w:t>2015</w:t>
      </w:r>
      <w:ins w:id="4193" w:author="Jane Shaw" w:date="2015-10-16T20:01:00Z">
        <w:r w:rsidR="009A0116">
          <w:rPr>
            <w:rFonts w:asciiTheme="majorBidi" w:hAnsiTheme="majorBidi" w:cstheme="majorBidi"/>
            <w:lang w:val="en-GB"/>
          </w:rPr>
          <w:t>.</w:t>
        </w:r>
      </w:ins>
      <w:del w:id="4194" w:author="Jane Shaw" w:date="2015-10-16T20:01: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r w:rsidRPr="009A0116">
        <w:rPr>
          <w:rFonts w:asciiTheme="majorBidi" w:hAnsiTheme="majorBidi" w:cstheme="majorBidi"/>
          <w:i/>
          <w:lang w:val="en-GB"/>
          <w:rPrChange w:id="4195" w:author="Jane Shaw" w:date="2015-10-16T20:01:00Z">
            <w:rPr>
              <w:rFonts w:asciiTheme="majorBidi" w:hAnsiTheme="majorBidi" w:cstheme="majorBidi"/>
              <w:lang w:val="en-GB"/>
            </w:rPr>
          </w:rPrChange>
        </w:rPr>
        <w:t xml:space="preserve">Global </w:t>
      </w:r>
      <w:r w:rsidR="009A0116" w:rsidRPr="009A0116">
        <w:rPr>
          <w:rFonts w:asciiTheme="majorBidi" w:hAnsiTheme="majorBidi" w:cstheme="majorBidi"/>
          <w:i/>
          <w:lang w:val="en-GB"/>
          <w:rPrChange w:id="4196" w:author="Jane Shaw" w:date="2015-10-16T20:01:00Z">
            <w:rPr>
              <w:rFonts w:asciiTheme="majorBidi" w:hAnsiTheme="majorBidi" w:cstheme="majorBidi"/>
              <w:lang w:val="en-GB"/>
            </w:rPr>
          </w:rPrChange>
        </w:rPr>
        <w:t>trade atlas</w:t>
      </w:r>
      <w:ins w:id="4197" w:author="Jane Shaw" w:date="2015-10-16T20:01:00Z">
        <w:r w:rsidR="009A0116">
          <w:rPr>
            <w:rFonts w:asciiTheme="majorBidi" w:hAnsiTheme="majorBidi" w:cstheme="majorBidi"/>
            <w:lang w:val="en-GB"/>
          </w:rPr>
          <w:t>.</w:t>
        </w:r>
      </w:ins>
      <w:del w:id="4198" w:author="Jane Shaw" w:date="2015-10-16T20:01: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r w:rsidR="009A0116" w:rsidRPr="00F31509">
        <w:rPr>
          <w:rFonts w:asciiTheme="majorBidi" w:hAnsiTheme="majorBidi" w:cstheme="majorBidi"/>
          <w:lang w:val="en-GB"/>
        </w:rPr>
        <w:t xml:space="preserve">Available </w:t>
      </w:r>
      <w:del w:id="4199" w:author="Jane Shaw" w:date="2015-10-16T20:02:00Z">
        <w:r w:rsidRPr="00F31509" w:rsidDel="009A0116">
          <w:rPr>
            <w:rFonts w:asciiTheme="majorBidi" w:hAnsiTheme="majorBidi" w:cstheme="majorBidi"/>
            <w:lang w:val="en-GB"/>
          </w:rPr>
          <w:delText>from</w:delText>
        </w:r>
      </w:del>
      <w:ins w:id="4200" w:author="Jane Shaw" w:date="2015-10-16T20:02:00Z">
        <w:r w:rsidR="009A0116">
          <w:rPr>
            <w:rFonts w:asciiTheme="majorBidi" w:hAnsiTheme="majorBidi" w:cstheme="majorBidi"/>
            <w:lang w:val="en-GB"/>
          </w:rPr>
          <w:t>at</w:t>
        </w:r>
      </w:ins>
      <w:r w:rsidRPr="00F31509">
        <w:rPr>
          <w:rFonts w:asciiTheme="majorBidi" w:hAnsiTheme="majorBidi" w:cstheme="majorBidi"/>
          <w:lang w:val="en-GB"/>
        </w:rPr>
        <w:t>:</w:t>
      </w:r>
      <w:ins w:id="4201" w:author="Jane Shaw" w:date="2015-10-16T19:03:00Z">
        <w:r w:rsidR="00FF0B0F">
          <w:rPr>
            <w:rFonts w:asciiTheme="majorBidi" w:hAnsiTheme="majorBidi" w:cstheme="majorBidi"/>
            <w:lang w:val="en-GB"/>
          </w:rPr>
          <w:t xml:space="preserve"> </w:t>
        </w:r>
        <w:r w:rsidR="00FF0B0F" w:rsidRPr="00FF0B0F">
          <w:rPr>
            <w:rFonts w:asciiTheme="majorBidi" w:hAnsiTheme="majorBidi" w:cstheme="majorBidi"/>
            <w:lang w:val="en-GB"/>
          </w:rPr>
          <w:t>http://www.gtis.com/english/GTIS_GTA.html</w:t>
        </w:r>
      </w:ins>
      <w:del w:id="4202" w:author="Jane Shaw" w:date="2015-10-16T19:03:00Z">
        <w:r w:rsidRPr="00F31509" w:rsidDel="00FF0B0F">
          <w:rPr>
            <w:rFonts w:asciiTheme="majorBidi" w:hAnsiTheme="majorBidi" w:cstheme="majorBidi"/>
            <w:lang w:val="en-GB"/>
          </w:rPr>
          <w:delText xml:space="preserve"> </w:delText>
        </w:r>
        <w:r w:rsidR="00FF0B0F" w:rsidDel="00FF0B0F">
          <w:fldChar w:fldCharType="begin"/>
        </w:r>
        <w:r w:rsidR="00FF0B0F" w:rsidDel="00FF0B0F">
          <w:delInstrText xml:space="preserve"> HYPERLINK "http://www.gtis.com/english/GTIS_GTA.html%20%5b17" </w:delInstrText>
        </w:r>
        <w:r w:rsidR="00FF0B0F" w:rsidDel="00FF0B0F">
          <w:fldChar w:fldCharType="separate"/>
        </w:r>
        <w:r w:rsidRPr="00F31509" w:rsidDel="00FF0B0F">
          <w:rPr>
            <w:rStyle w:val="Collegamentoipertestuale"/>
            <w:rFonts w:asciiTheme="majorBidi" w:hAnsiTheme="majorBidi" w:cstheme="majorBidi"/>
            <w:lang w:val="en-GB"/>
          </w:rPr>
          <w:delText>http://www.gtis.com/english/GTIS_GTA.html</w:delText>
        </w:r>
        <w:r w:rsidR="00FF0B0F" w:rsidDel="00FF0B0F">
          <w:rPr>
            <w:rStyle w:val="Collegamentoipertestuale"/>
            <w:rFonts w:asciiTheme="majorBidi" w:hAnsiTheme="majorBidi" w:cstheme="majorBidi"/>
            <w:lang w:val="en-GB"/>
          </w:rPr>
          <w:fldChar w:fldCharType="end"/>
        </w:r>
        <w:r w:rsidRPr="00F31509" w:rsidDel="00FF0B0F">
          <w:rPr>
            <w:rFonts w:asciiTheme="majorBidi" w:hAnsiTheme="majorBidi" w:cstheme="majorBidi"/>
            <w:lang w:val="en-GB"/>
          </w:rPr>
          <w:delText xml:space="preserve"> [17 August 2015]</w:delText>
        </w:r>
      </w:del>
      <w:del w:id="4203" w:author="Jane Shaw" w:date="2015-10-16T20:02:00Z">
        <w:r w:rsidRPr="00F31509" w:rsidDel="009A0116">
          <w:rPr>
            <w:rFonts w:asciiTheme="majorBidi" w:hAnsiTheme="majorBidi" w:cstheme="majorBidi"/>
            <w:lang w:val="en-GB"/>
          </w:rPr>
          <w:delText>.</w:delText>
        </w:r>
      </w:del>
    </w:p>
    <w:p w14:paraId="07741750" w14:textId="737A70DB" w:rsidR="004F65E4" w:rsidRPr="00F31509" w:rsidRDefault="004F65E4" w:rsidP="00B44757">
      <w:pPr>
        <w:jc w:val="both"/>
        <w:rPr>
          <w:rFonts w:asciiTheme="majorBidi" w:hAnsiTheme="majorBidi" w:cstheme="majorBidi"/>
          <w:lang w:val="en-GB"/>
        </w:rPr>
      </w:pPr>
      <w:r w:rsidRPr="009A0116">
        <w:rPr>
          <w:rFonts w:asciiTheme="majorBidi" w:hAnsiTheme="majorBidi" w:cstheme="majorBidi"/>
          <w:b/>
          <w:lang w:val="en-GB"/>
          <w:rPrChange w:id="4204" w:author="Jane Shaw" w:date="2015-10-16T20:02:00Z">
            <w:rPr>
              <w:rFonts w:asciiTheme="majorBidi" w:hAnsiTheme="majorBidi" w:cstheme="majorBidi"/>
              <w:lang w:val="en-GB"/>
            </w:rPr>
          </w:rPrChange>
        </w:rPr>
        <w:t xml:space="preserve">Habinshuti, V. </w:t>
      </w:r>
      <w:r w:rsidRPr="00F31509">
        <w:rPr>
          <w:rFonts w:asciiTheme="majorBidi" w:hAnsiTheme="majorBidi" w:cstheme="majorBidi"/>
          <w:lang w:val="en-GB"/>
        </w:rPr>
        <w:t>2014</w:t>
      </w:r>
      <w:ins w:id="4205" w:author="Jane Shaw" w:date="2015-10-16T20:02:00Z">
        <w:r w:rsidR="009A0116">
          <w:rPr>
            <w:rFonts w:asciiTheme="majorBidi" w:hAnsiTheme="majorBidi" w:cstheme="majorBidi"/>
            <w:lang w:val="en-GB"/>
          </w:rPr>
          <w:t>.</w:t>
        </w:r>
      </w:ins>
      <w:del w:id="4206" w:author="Jane Shaw" w:date="2015-10-16T20:02: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Informal </w:t>
      </w:r>
      <w:r w:rsidR="009A0116" w:rsidRPr="00F31509">
        <w:rPr>
          <w:rFonts w:asciiTheme="majorBidi" w:hAnsiTheme="majorBidi" w:cstheme="majorBidi"/>
          <w:lang w:val="en-GB"/>
        </w:rPr>
        <w:t xml:space="preserve">cross border trade statistics </w:t>
      </w:r>
      <w:r w:rsidRPr="00F31509">
        <w:rPr>
          <w:rFonts w:asciiTheme="majorBidi" w:hAnsiTheme="majorBidi" w:cstheme="majorBidi"/>
          <w:lang w:val="en-GB"/>
        </w:rPr>
        <w:t>in Rwanda</w:t>
      </w:r>
      <w:ins w:id="4207" w:author="Jane Shaw" w:date="2015-10-16T20:02:00Z">
        <w:r w:rsidR="009A0116">
          <w:rPr>
            <w:rFonts w:asciiTheme="majorBidi" w:hAnsiTheme="majorBidi" w:cstheme="majorBidi"/>
            <w:lang w:val="en-GB"/>
          </w:rPr>
          <w:t>.</w:t>
        </w:r>
      </w:ins>
      <w:del w:id="4208" w:author="Jane Shaw" w:date="2015-10-16T20:02: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r w:rsidR="009A0116" w:rsidRPr="00F31509">
        <w:rPr>
          <w:rFonts w:asciiTheme="majorBidi" w:hAnsiTheme="majorBidi" w:cstheme="majorBidi"/>
          <w:lang w:val="en-GB"/>
        </w:rPr>
        <w:t xml:space="preserve">Presentation </w:t>
      </w:r>
      <w:del w:id="4209" w:author="Jane Shaw" w:date="2015-10-16T20:02:00Z">
        <w:r w:rsidRPr="00F31509" w:rsidDel="009A0116">
          <w:rPr>
            <w:rFonts w:asciiTheme="majorBidi" w:hAnsiTheme="majorBidi" w:cstheme="majorBidi"/>
            <w:lang w:val="en-GB"/>
          </w:rPr>
          <w:delText xml:space="preserve">on </w:delText>
        </w:r>
      </w:del>
      <w:ins w:id="4210" w:author="Jane Shaw" w:date="2015-10-16T20:02:00Z">
        <w:r w:rsidR="009A0116">
          <w:rPr>
            <w:rFonts w:asciiTheme="majorBidi" w:hAnsiTheme="majorBidi" w:cstheme="majorBidi"/>
            <w:lang w:val="en-GB"/>
          </w:rPr>
          <w:t xml:space="preserve">at </w:t>
        </w:r>
      </w:ins>
      <w:r w:rsidRPr="00F31509">
        <w:rPr>
          <w:rFonts w:asciiTheme="majorBidi" w:hAnsiTheme="majorBidi" w:cstheme="majorBidi"/>
          <w:lang w:val="en-GB"/>
        </w:rPr>
        <w:t xml:space="preserve">the </w:t>
      </w:r>
      <w:del w:id="4211" w:author="Jane Shaw" w:date="2015-10-16T20:02:00Z">
        <w:r w:rsidRPr="00F31509" w:rsidDel="009A0116">
          <w:rPr>
            <w:rFonts w:asciiTheme="majorBidi" w:hAnsiTheme="majorBidi" w:cstheme="majorBidi"/>
            <w:lang w:val="en-GB"/>
          </w:rPr>
          <w:delText>“</w:delText>
        </w:r>
      </w:del>
      <w:r w:rsidRPr="00F31509">
        <w:rPr>
          <w:rFonts w:asciiTheme="majorBidi" w:hAnsiTheme="majorBidi" w:cstheme="majorBidi"/>
          <w:lang w:val="en-GB"/>
        </w:rPr>
        <w:t>Regional Seminar on International Trade Statistics</w:t>
      </w:r>
      <w:del w:id="4212" w:author="Jane Shaw" w:date="2015-10-16T20:02: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del w:id="4213" w:author="Jane Shaw" w:date="2015-10-16T20:02:00Z">
        <w:r w:rsidRPr="00F31509" w:rsidDel="009A0116">
          <w:rPr>
            <w:rFonts w:asciiTheme="majorBidi" w:hAnsiTheme="majorBidi" w:cstheme="majorBidi"/>
            <w:lang w:val="en-GB"/>
          </w:rPr>
          <w:delText xml:space="preserve">organized by the United Nations and African Union, </w:delText>
        </w:r>
      </w:del>
      <w:r w:rsidRPr="00F31509">
        <w:rPr>
          <w:rFonts w:asciiTheme="majorBidi" w:hAnsiTheme="majorBidi" w:cstheme="majorBidi"/>
          <w:lang w:val="en-GB"/>
        </w:rPr>
        <w:t>12</w:t>
      </w:r>
      <w:ins w:id="4214" w:author="Jane Shaw" w:date="2015-10-16T20:02:00Z">
        <w:r w:rsidR="009A0116">
          <w:rPr>
            <w:rFonts w:asciiTheme="majorBidi" w:hAnsiTheme="majorBidi" w:cstheme="majorBidi"/>
            <w:lang w:val="en-GB"/>
          </w:rPr>
          <w:t>–</w:t>
        </w:r>
      </w:ins>
      <w:del w:id="4215" w:author="Jane Shaw" w:date="2015-10-16T20:02:00Z">
        <w:r w:rsidRPr="00F31509" w:rsidDel="009A0116">
          <w:rPr>
            <w:rFonts w:asciiTheme="majorBidi" w:hAnsiTheme="majorBidi" w:cstheme="majorBidi"/>
            <w:lang w:val="en-GB"/>
          </w:rPr>
          <w:delText>-</w:delText>
        </w:r>
      </w:del>
      <w:r w:rsidRPr="00F31509">
        <w:rPr>
          <w:rFonts w:asciiTheme="majorBidi" w:hAnsiTheme="majorBidi" w:cstheme="majorBidi"/>
          <w:lang w:val="en-GB"/>
        </w:rPr>
        <w:t>16 May</w:t>
      </w:r>
      <w:ins w:id="4216" w:author="Jane Shaw" w:date="2015-10-16T20:02:00Z">
        <w:r w:rsidR="009A0116">
          <w:rPr>
            <w:rFonts w:asciiTheme="majorBidi" w:hAnsiTheme="majorBidi" w:cstheme="majorBidi"/>
            <w:lang w:val="en-GB"/>
          </w:rPr>
          <w:t xml:space="preserve"> 2014</w:t>
        </w:r>
      </w:ins>
      <w:r w:rsidRPr="00F31509">
        <w:rPr>
          <w:rFonts w:asciiTheme="majorBidi" w:hAnsiTheme="majorBidi" w:cstheme="majorBidi"/>
          <w:lang w:val="en-GB"/>
        </w:rPr>
        <w:t>, Addis Ababa</w:t>
      </w:r>
      <w:ins w:id="4217" w:author="Jane Shaw" w:date="2015-10-16T20:02:00Z">
        <w:r w:rsidR="009A0116">
          <w:rPr>
            <w:rFonts w:asciiTheme="majorBidi" w:hAnsiTheme="majorBidi" w:cstheme="majorBidi"/>
            <w:lang w:val="en-GB"/>
          </w:rPr>
          <w:t xml:space="preserve">, </w:t>
        </w:r>
        <w:r w:rsidR="009A0116" w:rsidRPr="00F31509">
          <w:rPr>
            <w:rFonts w:asciiTheme="majorBidi" w:hAnsiTheme="majorBidi" w:cstheme="majorBidi"/>
            <w:lang w:val="en-GB"/>
          </w:rPr>
          <w:t xml:space="preserve">organized by the United Nations and </w:t>
        </w:r>
        <w:r w:rsidR="009A0116">
          <w:rPr>
            <w:rFonts w:asciiTheme="majorBidi" w:hAnsiTheme="majorBidi" w:cstheme="majorBidi"/>
            <w:lang w:val="en-GB"/>
          </w:rPr>
          <w:t xml:space="preserve">the </w:t>
        </w:r>
        <w:r w:rsidR="009A0116" w:rsidRPr="00F31509">
          <w:rPr>
            <w:rFonts w:asciiTheme="majorBidi" w:hAnsiTheme="majorBidi" w:cstheme="majorBidi"/>
            <w:lang w:val="en-GB"/>
          </w:rPr>
          <w:t>African Union</w:t>
        </w:r>
      </w:ins>
      <w:r w:rsidRPr="00F31509">
        <w:rPr>
          <w:rFonts w:asciiTheme="majorBidi" w:hAnsiTheme="majorBidi" w:cstheme="majorBidi"/>
          <w:lang w:val="en-GB"/>
        </w:rPr>
        <w:t>.</w:t>
      </w:r>
    </w:p>
    <w:p w14:paraId="0BAF004D" w14:textId="410A39E7" w:rsidR="004F65E4" w:rsidRPr="00F31509" w:rsidRDefault="004F65E4" w:rsidP="00B44757">
      <w:pPr>
        <w:jc w:val="both"/>
        <w:rPr>
          <w:rFonts w:asciiTheme="majorBidi" w:hAnsiTheme="majorBidi" w:cstheme="majorBidi"/>
          <w:lang w:val="en-GB"/>
        </w:rPr>
      </w:pPr>
      <w:r w:rsidRPr="009A0116">
        <w:rPr>
          <w:rFonts w:asciiTheme="majorBidi" w:hAnsiTheme="majorBidi" w:cstheme="majorBidi"/>
          <w:b/>
          <w:lang w:val="en-GB"/>
          <w:rPrChange w:id="4218" w:author="Jane Shaw" w:date="2015-10-16T20:03:00Z">
            <w:rPr>
              <w:rFonts w:asciiTheme="majorBidi" w:hAnsiTheme="majorBidi" w:cstheme="majorBidi"/>
              <w:lang w:val="en-GB"/>
            </w:rPr>
          </w:rPrChange>
        </w:rPr>
        <w:t>Harris, K.L. &amp; Lindblad, C.J.</w:t>
      </w:r>
      <w:ins w:id="4219" w:author="Jane Shaw" w:date="2015-10-16T20:03:00Z">
        <w:r w:rsidR="009A0116">
          <w:rPr>
            <w:rFonts w:asciiTheme="majorBidi" w:hAnsiTheme="majorBidi" w:cstheme="majorBidi"/>
            <w:b/>
            <w:lang w:val="en-GB"/>
          </w:rPr>
          <w:t>,</w:t>
        </w:r>
      </w:ins>
      <w:r w:rsidRPr="009A0116">
        <w:rPr>
          <w:rFonts w:asciiTheme="majorBidi" w:hAnsiTheme="majorBidi" w:cstheme="majorBidi"/>
          <w:b/>
          <w:lang w:val="en-GB"/>
          <w:rPrChange w:id="4220" w:author="Jane Shaw" w:date="2015-10-16T20:03:00Z">
            <w:rPr>
              <w:rFonts w:asciiTheme="majorBidi" w:hAnsiTheme="majorBidi" w:cstheme="majorBidi"/>
              <w:lang w:val="en-GB"/>
            </w:rPr>
          </w:rPrChange>
        </w:rPr>
        <w:t xml:space="preserve"> </w:t>
      </w:r>
      <w:del w:id="4221" w:author="Jane Shaw" w:date="2015-10-16T20:03:00Z">
        <w:r w:rsidRPr="009A0116" w:rsidDel="009A0116">
          <w:rPr>
            <w:rFonts w:asciiTheme="majorBidi" w:hAnsiTheme="majorBidi" w:cstheme="majorBidi"/>
            <w:b/>
            <w:lang w:val="en-GB"/>
            <w:rPrChange w:id="4222" w:author="Jane Shaw" w:date="2015-10-16T20:03:00Z">
              <w:rPr>
                <w:rFonts w:asciiTheme="majorBidi" w:hAnsiTheme="majorBidi" w:cstheme="majorBidi"/>
                <w:lang w:val="en-GB"/>
              </w:rPr>
            </w:rPrChange>
          </w:rPr>
          <w:delText>(</w:delText>
        </w:r>
      </w:del>
      <w:r w:rsidRPr="009A0116">
        <w:rPr>
          <w:rFonts w:asciiTheme="majorBidi" w:hAnsiTheme="majorBidi" w:cstheme="majorBidi"/>
          <w:b/>
          <w:lang w:val="en-GB"/>
          <w:rPrChange w:id="4223" w:author="Jane Shaw" w:date="2015-10-16T20:03:00Z">
            <w:rPr>
              <w:rFonts w:asciiTheme="majorBidi" w:hAnsiTheme="majorBidi" w:cstheme="majorBidi"/>
              <w:lang w:val="en-GB"/>
            </w:rPr>
          </w:rPrChange>
        </w:rPr>
        <w:t>eds</w:t>
      </w:r>
      <w:ins w:id="4224" w:author="Jane Shaw" w:date="2015-10-16T20:03:00Z">
        <w:r w:rsidR="009A0116" w:rsidRPr="009A0116">
          <w:rPr>
            <w:rFonts w:asciiTheme="majorBidi" w:hAnsiTheme="majorBidi" w:cstheme="majorBidi"/>
            <w:b/>
            <w:lang w:val="en-GB"/>
            <w:rPrChange w:id="4225" w:author="Jane Shaw" w:date="2015-10-16T20:03:00Z">
              <w:rPr>
                <w:rFonts w:asciiTheme="majorBidi" w:hAnsiTheme="majorBidi" w:cstheme="majorBidi"/>
                <w:lang w:val="en-GB"/>
              </w:rPr>
            </w:rPrChange>
          </w:rPr>
          <w:t>.</w:t>
        </w:r>
      </w:ins>
      <w:del w:id="4226" w:author="Jane Shaw" w:date="2015-10-16T20:03:00Z">
        <w:r w:rsidRPr="009A0116" w:rsidDel="009A0116">
          <w:rPr>
            <w:rFonts w:asciiTheme="majorBidi" w:hAnsiTheme="majorBidi" w:cstheme="majorBidi"/>
            <w:b/>
            <w:lang w:val="en-GB"/>
            <w:rPrChange w:id="4227" w:author="Jane Shaw" w:date="2015-10-16T20:03:00Z">
              <w:rPr>
                <w:rFonts w:asciiTheme="majorBidi" w:hAnsiTheme="majorBidi" w:cstheme="majorBidi"/>
                <w:lang w:val="en-GB"/>
              </w:rPr>
            </w:rPrChange>
          </w:rPr>
          <w:delText>)</w:delText>
        </w:r>
      </w:del>
      <w:r w:rsidRPr="00F31509">
        <w:rPr>
          <w:rFonts w:asciiTheme="majorBidi" w:hAnsiTheme="majorBidi" w:cstheme="majorBidi"/>
          <w:lang w:val="en-GB"/>
        </w:rPr>
        <w:t xml:space="preserve"> 1978</w:t>
      </w:r>
      <w:ins w:id="4228" w:author="Jane Shaw" w:date="2015-10-16T20:03:00Z">
        <w:r w:rsidR="009A0116">
          <w:rPr>
            <w:rFonts w:asciiTheme="majorBidi" w:hAnsiTheme="majorBidi" w:cstheme="majorBidi"/>
            <w:lang w:val="en-GB"/>
          </w:rPr>
          <w:t>.</w:t>
        </w:r>
      </w:ins>
      <w:del w:id="4229" w:author="Jane Shaw" w:date="2015-10-16T20:03: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r w:rsidRPr="009A0116">
        <w:rPr>
          <w:rFonts w:asciiTheme="majorBidi" w:hAnsiTheme="majorBidi" w:cstheme="majorBidi"/>
          <w:i/>
          <w:lang w:val="en-GB"/>
          <w:rPrChange w:id="4230" w:author="Jane Shaw" w:date="2015-10-16T20:03:00Z">
            <w:rPr>
              <w:rFonts w:asciiTheme="majorBidi" w:hAnsiTheme="majorBidi" w:cstheme="majorBidi"/>
              <w:lang w:val="en-GB"/>
            </w:rPr>
          </w:rPrChange>
        </w:rPr>
        <w:t xml:space="preserve">Postharvest </w:t>
      </w:r>
      <w:r w:rsidR="009A0116" w:rsidRPr="009A0116">
        <w:rPr>
          <w:rFonts w:asciiTheme="majorBidi" w:hAnsiTheme="majorBidi" w:cstheme="majorBidi"/>
          <w:i/>
          <w:lang w:val="en-GB"/>
          <w:rPrChange w:id="4231" w:author="Jane Shaw" w:date="2015-10-16T20:03:00Z">
            <w:rPr>
              <w:rFonts w:asciiTheme="majorBidi" w:hAnsiTheme="majorBidi" w:cstheme="majorBidi"/>
              <w:lang w:val="en-GB"/>
            </w:rPr>
          </w:rPrChange>
        </w:rPr>
        <w:t>grain loss assessment methods</w:t>
      </w:r>
      <w:ins w:id="4232" w:author="Jane Shaw" w:date="2015-10-16T20:03:00Z">
        <w:r w:rsidR="009A0116" w:rsidRPr="009A0116">
          <w:rPr>
            <w:rFonts w:asciiTheme="majorBidi" w:hAnsiTheme="majorBidi" w:cstheme="majorBidi"/>
            <w:i/>
            <w:lang w:val="en-GB"/>
            <w:rPrChange w:id="4233" w:author="Jane Shaw" w:date="2015-10-16T20:03:00Z">
              <w:rPr>
                <w:rFonts w:asciiTheme="majorBidi" w:hAnsiTheme="majorBidi" w:cstheme="majorBidi"/>
                <w:lang w:val="en-GB"/>
              </w:rPr>
            </w:rPrChange>
          </w:rPr>
          <w:t>: a manual of methods for the evaluation of postharvest losses.</w:t>
        </w:r>
      </w:ins>
      <w:del w:id="4234" w:author="Jane Shaw" w:date="2015-10-16T20:03: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w:t>
      </w:r>
      <w:ins w:id="4235" w:author="Jane Shaw" w:date="2015-10-16T20:03:00Z">
        <w:r w:rsidR="009A0116">
          <w:rPr>
            <w:rFonts w:asciiTheme="majorBidi" w:hAnsiTheme="majorBidi" w:cstheme="majorBidi"/>
            <w:lang w:val="en-GB"/>
          </w:rPr>
          <w:t xml:space="preserve">Washington, DC, </w:t>
        </w:r>
      </w:ins>
      <w:r w:rsidRPr="00F31509">
        <w:rPr>
          <w:rFonts w:asciiTheme="majorBidi" w:hAnsiTheme="majorBidi" w:cstheme="majorBidi"/>
          <w:lang w:val="en-GB"/>
        </w:rPr>
        <w:t>National Academy of Sciences</w:t>
      </w:r>
      <w:ins w:id="4236" w:author="Jane Shaw" w:date="2015-10-16T20:03:00Z">
        <w:r w:rsidR="009A0116">
          <w:rPr>
            <w:rFonts w:asciiTheme="majorBidi" w:hAnsiTheme="majorBidi" w:cstheme="majorBidi"/>
            <w:lang w:val="en-GB"/>
          </w:rPr>
          <w:t xml:space="preserve"> for the American Association of Cereal Chemists</w:t>
        </w:r>
      </w:ins>
      <w:del w:id="4237" w:author="Jane Shaw" w:date="2015-10-16T20:03:00Z">
        <w:r w:rsidRPr="00F31509" w:rsidDel="009A0116">
          <w:rPr>
            <w:rFonts w:asciiTheme="majorBidi" w:hAnsiTheme="majorBidi" w:cstheme="majorBidi"/>
            <w:lang w:val="en-GB"/>
          </w:rPr>
          <w:delText>,</w:delText>
        </w:r>
      </w:del>
      <w:del w:id="4238" w:author="Jane Shaw" w:date="2015-10-16T20:04:00Z">
        <w:r w:rsidRPr="00F31509" w:rsidDel="009A0116">
          <w:rPr>
            <w:rFonts w:asciiTheme="majorBidi" w:hAnsiTheme="majorBidi" w:cstheme="majorBidi"/>
            <w:lang w:val="en-GB"/>
          </w:rPr>
          <w:delText xml:space="preserve"> Washington D.C</w:delText>
        </w:r>
      </w:del>
      <w:r w:rsidRPr="00F31509">
        <w:rPr>
          <w:rFonts w:asciiTheme="majorBidi" w:hAnsiTheme="majorBidi" w:cstheme="majorBidi"/>
          <w:lang w:val="en-GB"/>
        </w:rPr>
        <w:t>.</w:t>
      </w:r>
    </w:p>
    <w:p w14:paraId="53AB5234" w14:textId="2BBE4DCE" w:rsidR="004F65E4" w:rsidRPr="00F31509" w:rsidRDefault="004F65E4" w:rsidP="00B44757">
      <w:pPr>
        <w:jc w:val="both"/>
        <w:rPr>
          <w:rFonts w:asciiTheme="majorBidi" w:hAnsiTheme="majorBidi" w:cstheme="majorBidi"/>
          <w:lang w:val="en-GB"/>
        </w:rPr>
      </w:pPr>
      <w:r w:rsidRPr="009A0116">
        <w:rPr>
          <w:rFonts w:asciiTheme="majorBidi" w:hAnsiTheme="majorBidi" w:cstheme="majorBidi"/>
          <w:b/>
          <w:lang w:val="en-GB"/>
          <w:rPrChange w:id="4239" w:author="Jane Shaw" w:date="2015-10-16T20:04:00Z">
            <w:rPr>
              <w:rFonts w:asciiTheme="majorBidi" w:hAnsiTheme="majorBidi" w:cstheme="majorBidi"/>
              <w:lang w:val="en-GB"/>
            </w:rPr>
          </w:rPrChange>
        </w:rPr>
        <w:t xml:space="preserve">Hodges, R. </w:t>
      </w:r>
      <w:r w:rsidRPr="00F31509">
        <w:rPr>
          <w:rFonts w:asciiTheme="majorBidi" w:hAnsiTheme="majorBidi" w:cstheme="majorBidi"/>
          <w:lang w:val="en-GB"/>
        </w:rPr>
        <w:t xml:space="preserve">2013. </w:t>
      </w:r>
      <w:r w:rsidRPr="00675D61">
        <w:rPr>
          <w:rFonts w:asciiTheme="majorBidi" w:hAnsiTheme="majorBidi" w:cstheme="majorBidi"/>
          <w:i/>
          <w:lang w:val="en-GB"/>
          <w:rPrChange w:id="4240" w:author="Jane Shaw" w:date="2015-10-16T20:05:00Z">
            <w:rPr>
              <w:rFonts w:asciiTheme="majorBidi" w:hAnsiTheme="majorBidi" w:cstheme="majorBidi"/>
              <w:lang w:val="en-GB"/>
            </w:rPr>
          </w:rPrChange>
        </w:rPr>
        <w:t xml:space="preserve">How to </w:t>
      </w:r>
      <w:r w:rsidR="009A0116" w:rsidRPr="00675D61">
        <w:rPr>
          <w:rFonts w:asciiTheme="majorBidi" w:hAnsiTheme="majorBidi" w:cstheme="majorBidi"/>
          <w:i/>
          <w:lang w:val="en-GB"/>
          <w:rPrChange w:id="4241" w:author="Jane Shaw" w:date="2015-10-16T20:05:00Z">
            <w:rPr>
              <w:rFonts w:asciiTheme="majorBidi" w:hAnsiTheme="majorBidi" w:cstheme="majorBidi"/>
              <w:lang w:val="en-GB"/>
            </w:rPr>
          </w:rPrChange>
        </w:rPr>
        <w:t>assess postharvest losses and their impact on grain supply</w:t>
      </w:r>
      <w:r w:rsidRPr="00675D61">
        <w:rPr>
          <w:rFonts w:asciiTheme="majorBidi" w:hAnsiTheme="majorBidi" w:cstheme="majorBidi"/>
          <w:i/>
          <w:lang w:val="en-GB"/>
          <w:rPrChange w:id="4242" w:author="Jane Shaw" w:date="2015-10-16T20:05:00Z">
            <w:rPr>
              <w:rFonts w:asciiTheme="majorBidi" w:hAnsiTheme="majorBidi" w:cstheme="majorBidi"/>
              <w:lang w:val="en-GB"/>
            </w:rPr>
          </w:rPrChange>
        </w:rPr>
        <w:t xml:space="preserve">: Rapid </w:t>
      </w:r>
      <w:r w:rsidR="009A0116" w:rsidRPr="00675D61">
        <w:rPr>
          <w:rFonts w:asciiTheme="majorBidi" w:hAnsiTheme="majorBidi" w:cstheme="majorBidi"/>
          <w:i/>
          <w:lang w:val="en-GB"/>
          <w:rPrChange w:id="4243" w:author="Jane Shaw" w:date="2015-10-16T20:05:00Z">
            <w:rPr>
              <w:rFonts w:asciiTheme="majorBidi" w:hAnsiTheme="majorBidi" w:cstheme="majorBidi"/>
              <w:lang w:val="en-GB"/>
            </w:rPr>
          </w:rPrChange>
        </w:rPr>
        <w:t xml:space="preserve">weight loss estimation and the calculation of cumulative cereal losses with the support of </w:t>
      </w:r>
      <w:r w:rsidRPr="00675D61">
        <w:rPr>
          <w:rFonts w:asciiTheme="majorBidi" w:hAnsiTheme="majorBidi" w:cstheme="majorBidi"/>
          <w:i/>
          <w:lang w:val="en-GB"/>
          <w:rPrChange w:id="4244" w:author="Jane Shaw" w:date="2015-10-16T20:05:00Z">
            <w:rPr>
              <w:rFonts w:asciiTheme="majorBidi" w:hAnsiTheme="majorBidi" w:cstheme="majorBidi"/>
              <w:lang w:val="en-GB"/>
            </w:rPr>
          </w:rPrChange>
        </w:rPr>
        <w:t>APHLIS</w:t>
      </w:r>
      <w:ins w:id="4245" w:author="Jane Shaw" w:date="2015-10-16T20:04:00Z">
        <w:r w:rsidR="009A0116">
          <w:rPr>
            <w:rFonts w:asciiTheme="majorBidi" w:hAnsiTheme="majorBidi" w:cstheme="majorBidi"/>
            <w:lang w:val="en-GB"/>
          </w:rPr>
          <w:t>.</w:t>
        </w:r>
      </w:ins>
      <w:del w:id="4246" w:author="Jane Shaw" w:date="2015-10-16T20:04:00Z">
        <w:r w:rsidRPr="00F31509" w:rsidDel="009A0116">
          <w:rPr>
            <w:rFonts w:asciiTheme="majorBidi" w:hAnsiTheme="majorBidi" w:cstheme="majorBidi"/>
            <w:lang w:val="en-GB"/>
          </w:rPr>
          <w:delText>,</w:delText>
        </w:r>
      </w:del>
      <w:r w:rsidRPr="00F31509">
        <w:rPr>
          <w:rFonts w:asciiTheme="majorBidi" w:hAnsiTheme="majorBidi" w:cstheme="majorBidi"/>
          <w:lang w:val="en-GB"/>
        </w:rPr>
        <w:t xml:space="preserve"> African Postharvest Losses Information System</w:t>
      </w:r>
      <w:ins w:id="4247" w:author="Jane Shaw" w:date="2015-10-16T20:05:00Z">
        <w:r w:rsidR="00675D61">
          <w:rPr>
            <w:rFonts w:asciiTheme="majorBidi" w:hAnsiTheme="majorBidi" w:cstheme="majorBidi"/>
            <w:lang w:val="en-GB"/>
          </w:rPr>
          <w:t xml:space="preserve"> (APHLIS)</w:t>
        </w:r>
      </w:ins>
      <w:r w:rsidRPr="00F31509">
        <w:rPr>
          <w:rFonts w:asciiTheme="majorBidi" w:hAnsiTheme="majorBidi" w:cstheme="majorBidi"/>
          <w:lang w:val="en-GB"/>
        </w:rPr>
        <w:t>.</w:t>
      </w:r>
    </w:p>
    <w:p w14:paraId="6E7D72A0" w14:textId="73688B28" w:rsidR="004F65E4" w:rsidRPr="00675D61" w:rsidDel="00646C3D" w:rsidRDefault="004F65E4" w:rsidP="00B44757">
      <w:pPr>
        <w:jc w:val="both"/>
        <w:rPr>
          <w:del w:id="4248" w:author="Jane Shaw" w:date="2015-10-16T19:14:00Z"/>
          <w:rFonts w:asciiTheme="majorBidi" w:hAnsiTheme="majorBidi" w:cstheme="majorBidi"/>
          <w:b/>
          <w:highlight w:val="yellow"/>
          <w:lang w:val="en-GB"/>
          <w:rPrChange w:id="4249" w:author="Jane Shaw" w:date="2015-10-16T20:06:00Z">
            <w:rPr>
              <w:del w:id="4250" w:author="Jane Shaw" w:date="2015-10-16T19:14:00Z"/>
              <w:rFonts w:asciiTheme="majorBidi" w:hAnsiTheme="majorBidi" w:cstheme="majorBidi"/>
              <w:lang w:val="en-GB"/>
            </w:rPr>
          </w:rPrChange>
        </w:rPr>
      </w:pPr>
      <w:del w:id="4251" w:author="Jane Shaw" w:date="2015-10-19T19:04:00Z">
        <w:r w:rsidRPr="00675D61" w:rsidDel="00F6328B">
          <w:rPr>
            <w:rFonts w:asciiTheme="majorBidi" w:hAnsiTheme="majorBidi" w:cstheme="majorBidi"/>
            <w:b/>
            <w:lang w:val="en-GB"/>
            <w:rPrChange w:id="4252" w:author="Jane Shaw" w:date="2015-10-16T20:05:00Z">
              <w:rPr>
                <w:rFonts w:asciiTheme="majorBidi" w:hAnsiTheme="majorBidi" w:cstheme="majorBidi"/>
                <w:lang w:val="en-GB"/>
              </w:rPr>
            </w:rPrChange>
          </w:rPr>
          <w:delText xml:space="preserve">KSH </w:delText>
        </w:r>
      </w:del>
      <w:del w:id="4253" w:author="Jane Shaw" w:date="2015-10-16T20:05:00Z">
        <w:r w:rsidRPr="00F31509" w:rsidDel="00675D61">
          <w:rPr>
            <w:rFonts w:asciiTheme="majorBidi" w:hAnsiTheme="majorBidi" w:cstheme="majorBidi"/>
            <w:lang w:val="en-GB"/>
          </w:rPr>
          <w:delText xml:space="preserve">(Koezponti Statisztikai Hivatal) </w:delText>
        </w:r>
      </w:del>
      <w:del w:id="4254" w:author="Jane Shaw" w:date="2015-10-19T19:04:00Z">
        <w:r w:rsidRPr="00F31509" w:rsidDel="00F6328B">
          <w:rPr>
            <w:rFonts w:asciiTheme="majorBidi" w:hAnsiTheme="majorBidi" w:cstheme="majorBidi"/>
            <w:lang w:val="en-GB"/>
          </w:rPr>
          <w:delText>2014</w:delText>
        </w:r>
      </w:del>
      <w:del w:id="4255" w:author="Jane Shaw" w:date="2015-10-16T20:05:00Z">
        <w:r w:rsidRPr="00F31509" w:rsidDel="00675D61">
          <w:rPr>
            <w:rFonts w:asciiTheme="majorBidi" w:hAnsiTheme="majorBidi" w:cstheme="majorBidi"/>
            <w:lang w:val="en-GB"/>
          </w:rPr>
          <w:delText>,</w:delText>
        </w:r>
      </w:del>
      <w:del w:id="4256" w:author="Jane Shaw" w:date="2015-10-19T19:04:00Z">
        <w:r w:rsidRPr="00F31509" w:rsidDel="00F6328B">
          <w:rPr>
            <w:rFonts w:asciiTheme="majorBidi" w:hAnsiTheme="majorBidi" w:cstheme="majorBidi"/>
            <w:lang w:val="en-GB"/>
          </w:rPr>
          <w:delText xml:space="preserve"> Metainformation</w:delText>
        </w:r>
      </w:del>
      <w:del w:id="4257" w:author="Jane Shaw" w:date="2015-10-16T20:05:00Z">
        <w:r w:rsidRPr="00F31509" w:rsidDel="00675D61">
          <w:rPr>
            <w:rFonts w:asciiTheme="majorBidi" w:hAnsiTheme="majorBidi" w:cstheme="majorBidi"/>
            <w:lang w:val="en-GB"/>
          </w:rPr>
          <w:delText>,</w:delText>
        </w:r>
      </w:del>
      <w:del w:id="4258" w:author="Jane Shaw" w:date="2015-10-19T19:04:00Z">
        <w:r w:rsidRPr="00F31509" w:rsidDel="00F6328B">
          <w:rPr>
            <w:rFonts w:asciiTheme="majorBidi" w:hAnsiTheme="majorBidi" w:cstheme="majorBidi"/>
            <w:lang w:val="en-GB"/>
          </w:rPr>
          <w:delText xml:space="preserve"> </w:delText>
        </w:r>
        <w:r w:rsidR="00675D61" w:rsidRPr="00F31509" w:rsidDel="00F6328B">
          <w:rPr>
            <w:rFonts w:asciiTheme="majorBidi" w:hAnsiTheme="majorBidi" w:cstheme="majorBidi"/>
            <w:lang w:val="en-GB"/>
          </w:rPr>
          <w:delText xml:space="preserve">Available </w:delText>
        </w:r>
      </w:del>
      <w:del w:id="4259" w:author="Jane Shaw" w:date="2015-10-16T20:05:00Z">
        <w:r w:rsidRPr="00F31509" w:rsidDel="00675D61">
          <w:rPr>
            <w:rFonts w:asciiTheme="majorBidi" w:hAnsiTheme="majorBidi" w:cstheme="majorBidi"/>
            <w:lang w:val="en-GB"/>
          </w:rPr>
          <w:delText>from</w:delText>
        </w:r>
      </w:del>
      <w:del w:id="4260" w:author="Jane Shaw" w:date="2015-10-19T19:04:00Z">
        <w:r w:rsidRPr="00F31509" w:rsidDel="00F6328B">
          <w:rPr>
            <w:rFonts w:asciiTheme="majorBidi" w:hAnsiTheme="majorBidi" w:cstheme="majorBidi"/>
            <w:lang w:val="en-GB"/>
          </w:rPr>
          <w:delText xml:space="preserve">: </w:delText>
        </w:r>
      </w:del>
      <w:del w:id="4261" w:author="Jane Shaw" w:date="2015-10-16T19:14:00Z">
        <w:r w:rsidR="00FF0B0F" w:rsidRPr="00675D61" w:rsidDel="00646C3D">
          <w:rPr>
            <w:b/>
            <w:highlight w:val="yellow"/>
            <w:rPrChange w:id="4262" w:author="Jane Shaw" w:date="2015-10-16T20:06:00Z">
              <w:rPr>
                <w:rStyle w:val="Collegamentoipertestuale"/>
                <w:rFonts w:asciiTheme="majorBidi" w:hAnsiTheme="majorBidi" w:cstheme="majorBidi"/>
                <w:szCs w:val="24"/>
                <w:lang w:val="en-GB"/>
              </w:rPr>
            </w:rPrChange>
          </w:rPr>
          <w:fldChar w:fldCharType="begin"/>
        </w:r>
        <w:r w:rsidR="00FF0B0F" w:rsidRPr="00675D61" w:rsidDel="00646C3D">
          <w:rPr>
            <w:b/>
            <w:highlight w:val="yellow"/>
            <w:rPrChange w:id="4263" w:author="Jane Shaw" w:date="2015-10-16T20:06:00Z">
              <w:rPr/>
            </w:rPrChange>
          </w:rPr>
          <w:delInstrText xml:space="preserve"> HYPERLINK "http://www.ksh.hu/apps/meta.main?p_lang=EN" </w:delInstrText>
        </w:r>
        <w:r w:rsidR="00FF0B0F" w:rsidRPr="00675D61" w:rsidDel="00646C3D">
          <w:rPr>
            <w:b/>
            <w:highlight w:val="yellow"/>
            <w:rPrChange w:id="4264" w:author="Jane Shaw" w:date="2015-10-16T20:06:00Z">
              <w:rPr>
                <w:rStyle w:val="Collegamentoipertestuale"/>
                <w:rFonts w:asciiTheme="majorBidi" w:hAnsiTheme="majorBidi" w:cstheme="majorBidi"/>
                <w:szCs w:val="24"/>
                <w:lang w:val="en-GB"/>
              </w:rPr>
            </w:rPrChange>
          </w:rPr>
          <w:fldChar w:fldCharType="separate"/>
        </w:r>
        <w:r w:rsidRPr="00675D61" w:rsidDel="00646C3D">
          <w:rPr>
            <w:rStyle w:val="Collegamentoipertestuale"/>
            <w:rFonts w:asciiTheme="majorBidi" w:hAnsiTheme="majorBidi" w:cstheme="majorBidi"/>
            <w:b/>
            <w:szCs w:val="24"/>
            <w:highlight w:val="yellow"/>
            <w:lang w:val="en-GB"/>
            <w:rPrChange w:id="4265" w:author="Jane Shaw" w:date="2015-10-16T20:06:00Z">
              <w:rPr>
                <w:rStyle w:val="Collegamentoipertestuale"/>
                <w:rFonts w:asciiTheme="majorBidi" w:hAnsiTheme="majorBidi" w:cstheme="majorBidi"/>
                <w:szCs w:val="24"/>
                <w:lang w:val="en-GB"/>
              </w:rPr>
            </w:rPrChange>
          </w:rPr>
          <w:delText>http://www.ksh.hu/apps/meta.main?p_lang=EN</w:delText>
        </w:r>
        <w:r w:rsidR="00FF0B0F" w:rsidRPr="00675D61" w:rsidDel="00646C3D">
          <w:rPr>
            <w:rStyle w:val="Collegamentoipertestuale"/>
            <w:rFonts w:asciiTheme="majorBidi" w:hAnsiTheme="majorBidi" w:cstheme="majorBidi"/>
            <w:b/>
            <w:szCs w:val="24"/>
            <w:highlight w:val="yellow"/>
            <w:lang w:val="en-GB"/>
            <w:rPrChange w:id="4266" w:author="Jane Shaw" w:date="2015-10-16T20:06:00Z">
              <w:rPr>
                <w:rStyle w:val="Collegamentoipertestuale"/>
                <w:rFonts w:asciiTheme="majorBidi" w:hAnsiTheme="majorBidi" w:cstheme="majorBidi"/>
                <w:szCs w:val="24"/>
                <w:lang w:val="en-GB"/>
              </w:rPr>
            </w:rPrChange>
          </w:rPr>
          <w:fldChar w:fldCharType="end"/>
        </w:r>
        <w:r w:rsidRPr="00675D61" w:rsidDel="00646C3D">
          <w:rPr>
            <w:rFonts w:asciiTheme="majorBidi" w:hAnsiTheme="majorBidi" w:cstheme="majorBidi"/>
            <w:b/>
            <w:highlight w:val="yellow"/>
            <w:lang w:val="en-GB"/>
            <w:rPrChange w:id="4267" w:author="Jane Shaw" w:date="2015-10-16T20:06:00Z">
              <w:rPr>
                <w:rFonts w:asciiTheme="majorBidi" w:hAnsiTheme="majorBidi" w:cstheme="majorBidi"/>
                <w:lang w:val="en-GB"/>
              </w:rPr>
            </w:rPrChange>
          </w:rPr>
          <w:delText xml:space="preserve"> [November 2014].</w:delText>
        </w:r>
      </w:del>
    </w:p>
    <w:p w14:paraId="5DA346E1" w14:textId="18D8BF04" w:rsidR="004F65E4" w:rsidRPr="00BD24CC" w:rsidRDefault="004F65E4" w:rsidP="00B44757">
      <w:pPr>
        <w:jc w:val="both"/>
        <w:rPr>
          <w:rFonts w:asciiTheme="majorBidi" w:hAnsiTheme="majorBidi" w:cstheme="majorBidi"/>
          <w:lang w:val="de-DE"/>
        </w:rPr>
      </w:pPr>
      <w:r w:rsidRPr="00675D61">
        <w:rPr>
          <w:rFonts w:asciiTheme="majorBidi" w:hAnsiTheme="majorBidi" w:cstheme="majorBidi"/>
          <w:b/>
          <w:highlight w:val="yellow"/>
          <w:lang w:val="de-DE"/>
          <w:rPrChange w:id="4268" w:author="Jane Shaw" w:date="2015-10-16T20:06:00Z">
            <w:rPr>
              <w:rFonts w:asciiTheme="majorBidi" w:hAnsiTheme="majorBidi" w:cstheme="majorBidi"/>
              <w:lang w:val="de-DE"/>
            </w:rPr>
          </w:rPrChange>
        </w:rPr>
        <w:t>Klapp, C.</w:t>
      </w:r>
      <w:r w:rsidRPr="00675D61">
        <w:rPr>
          <w:rFonts w:asciiTheme="majorBidi" w:hAnsiTheme="majorBidi" w:cstheme="majorBidi"/>
          <w:b/>
          <w:lang w:val="de-DE"/>
          <w:rPrChange w:id="4269" w:author="Jane Shaw" w:date="2015-10-16T20:06:00Z">
            <w:rPr>
              <w:rFonts w:asciiTheme="majorBidi" w:hAnsiTheme="majorBidi" w:cstheme="majorBidi"/>
              <w:lang w:val="de-DE"/>
            </w:rPr>
          </w:rPrChange>
        </w:rPr>
        <w:t xml:space="preserve"> </w:t>
      </w:r>
      <w:r w:rsidRPr="00BD24CC">
        <w:rPr>
          <w:rFonts w:asciiTheme="majorBidi" w:hAnsiTheme="majorBidi" w:cstheme="majorBidi"/>
          <w:lang w:val="de-DE"/>
        </w:rPr>
        <w:t>2010</w:t>
      </w:r>
      <w:ins w:id="4270" w:author="Jane Shaw" w:date="2015-10-16T20:06:00Z">
        <w:r w:rsidR="00675D61">
          <w:rPr>
            <w:rFonts w:asciiTheme="majorBidi" w:hAnsiTheme="majorBidi" w:cstheme="majorBidi"/>
            <w:lang w:val="de-DE"/>
          </w:rPr>
          <w:t>.</w:t>
        </w:r>
      </w:ins>
      <w:del w:id="4271" w:author="Jane Shaw" w:date="2015-10-16T20:06:00Z">
        <w:r w:rsidRPr="00BD24CC" w:rsidDel="00675D61">
          <w:rPr>
            <w:rFonts w:asciiTheme="majorBidi" w:hAnsiTheme="majorBidi" w:cstheme="majorBidi"/>
            <w:lang w:val="de-DE"/>
          </w:rPr>
          <w:delText>,</w:delText>
        </w:r>
      </w:del>
      <w:r w:rsidRPr="00BD24CC">
        <w:rPr>
          <w:rFonts w:asciiTheme="majorBidi" w:hAnsiTheme="majorBidi" w:cstheme="majorBidi"/>
          <w:lang w:val="de-DE"/>
        </w:rPr>
        <w:t xml:space="preserve"> Überarbeitung des Getreide- und Vieheinheitenschlüssels. Internationaler Vergleich und Konsequenzen der Anwendung alternativer Viehbewertungen im Kontext rechtlicher Rahmenbedingungen, Endbericht</w:t>
      </w:r>
      <w:ins w:id="4272" w:author="Jane Shaw" w:date="2015-10-16T20:06:00Z">
        <w:r w:rsidR="00675D61">
          <w:rPr>
            <w:rFonts w:asciiTheme="majorBidi" w:hAnsiTheme="majorBidi" w:cstheme="majorBidi"/>
            <w:lang w:val="de-DE"/>
          </w:rPr>
          <w:t>.</w:t>
        </w:r>
      </w:ins>
      <w:del w:id="4273" w:author="Jane Shaw" w:date="2015-10-16T20:06:00Z">
        <w:r w:rsidRPr="00BD24CC" w:rsidDel="00675D61">
          <w:rPr>
            <w:rFonts w:asciiTheme="majorBidi" w:hAnsiTheme="majorBidi" w:cstheme="majorBidi"/>
            <w:lang w:val="de-DE"/>
          </w:rPr>
          <w:delText>,</w:delText>
        </w:r>
      </w:del>
      <w:r w:rsidRPr="00BD24CC">
        <w:rPr>
          <w:rFonts w:asciiTheme="majorBidi" w:hAnsiTheme="majorBidi" w:cstheme="majorBidi"/>
          <w:lang w:val="de-DE"/>
        </w:rPr>
        <w:t xml:space="preserve"> Georg August Universität Göttingen, Fakultät für Agrarwissenschaften.</w:t>
      </w:r>
    </w:p>
    <w:p w14:paraId="46386835" w14:textId="77777777" w:rsidR="00F6328B" w:rsidRDefault="00F6328B" w:rsidP="00F6328B">
      <w:pPr>
        <w:jc w:val="both"/>
        <w:rPr>
          <w:ins w:id="4274" w:author="Jane Shaw" w:date="2015-10-19T19:05:00Z"/>
          <w:rFonts w:asciiTheme="majorBidi" w:hAnsiTheme="majorBidi" w:cstheme="majorBidi"/>
          <w:lang w:val="en-GB"/>
        </w:rPr>
      </w:pPr>
      <w:ins w:id="4275" w:author="Jane Shaw" w:date="2015-10-19T19:05:00Z">
        <w:r w:rsidRPr="009D30DC">
          <w:rPr>
            <w:rFonts w:asciiTheme="majorBidi" w:hAnsiTheme="majorBidi" w:cstheme="majorBidi"/>
            <w:b/>
            <w:lang w:val="en-GB"/>
          </w:rPr>
          <w:t xml:space="preserve">KSH. </w:t>
        </w:r>
        <w:r w:rsidRPr="00F31509">
          <w:rPr>
            <w:rFonts w:asciiTheme="majorBidi" w:hAnsiTheme="majorBidi" w:cstheme="majorBidi"/>
            <w:lang w:val="en-GB"/>
          </w:rPr>
          <w:t>2014</w:t>
        </w:r>
        <w:r>
          <w:rPr>
            <w:rFonts w:asciiTheme="majorBidi" w:hAnsiTheme="majorBidi" w:cstheme="majorBidi"/>
            <w:lang w:val="en-GB"/>
          </w:rPr>
          <w:t>.</w:t>
        </w:r>
        <w:r w:rsidRPr="00F31509">
          <w:rPr>
            <w:rFonts w:asciiTheme="majorBidi" w:hAnsiTheme="majorBidi" w:cstheme="majorBidi"/>
            <w:lang w:val="en-GB"/>
          </w:rPr>
          <w:t xml:space="preserve"> Metainformation</w:t>
        </w:r>
        <w:r>
          <w:rPr>
            <w:rFonts w:asciiTheme="majorBidi" w:hAnsiTheme="majorBidi" w:cstheme="majorBidi"/>
            <w:lang w:val="en-GB"/>
          </w:rPr>
          <w:t>.</w:t>
        </w:r>
        <w:r w:rsidRPr="00F31509">
          <w:rPr>
            <w:rFonts w:asciiTheme="majorBidi" w:hAnsiTheme="majorBidi" w:cstheme="majorBidi"/>
            <w:lang w:val="en-GB"/>
          </w:rPr>
          <w:t xml:space="preserve"> Koezponti Statisztikai Hivatal </w:t>
        </w:r>
        <w:r>
          <w:rPr>
            <w:rFonts w:asciiTheme="majorBidi" w:hAnsiTheme="majorBidi" w:cstheme="majorBidi"/>
            <w:lang w:val="en-GB"/>
          </w:rPr>
          <w:t xml:space="preserve">(KSH). </w:t>
        </w:r>
        <w:r w:rsidRPr="00F31509">
          <w:rPr>
            <w:rFonts w:asciiTheme="majorBidi" w:hAnsiTheme="majorBidi" w:cstheme="majorBidi"/>
            <w:lang w:val="en-GB"/>
          </w:rPr>
          <w:t xml:space="preserve">Available </w:t>
        </w:r>
        <w:r>
          <w:rPr>
            <w:rFonts w:asciiTheme="majorBidi" w:hAnsiTheme="majorBidi" w:cstheme="majorBidi"/>
            <w:lang w:val="en-GB"/>
          </w:rPr>
          <w:t>at</w:t>
        </w:r>
        <w:r w:rsidRPr="00F31509">
          <w:rPr>
            <w:rFonts w:asciiTheme="majorBidi" w:hAnsiTheme="majorBidi" w:cstheme="majorBidi"/>
            <w:lang w:val="en-GB"/>
          </w:rPr>
          <w:t xml:space="preserve">: </w:t>
        </w:r>
        <w:r w:rsidRPr="00646C3D">
          <w:rPr>
            <w:rFonts w:asciiTheme="majorBidi" w:hAnsiTheme="majorBidi" w:cstheme="majorBidi"/>
            <w:lang w:val="en-GB"/>
          </w:rPr>
          <w:t>http://www.ksh.hu/apps/meta.main?p_lang=EN</w:t>
        </w:r>
        <w:r>
          <w:rPr>
            <w:rFonts w:asciiTheme="majorBidi" w:hAnsiTheme="majorBidi" w:cstheme="majorBidi"/>
            <w:lang w:val="en-GB"/>
          </w:rPr>
          <w:t xml:space="preserve"> </w:t>
        </w:r>
      </w:ins>
    </w:p>
    <w:p w14:paraId="5BE30F29" w14:textId="6702E70B"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highlight w:val="yellow"/>
          <w:lang w:val="en-GB"/>
          <w:rPrChange w:id="4276" w:author="Jane Shaw" w:date="2015-10-16T20:06:00Z">
            <w:rPr>
              <w:rFonts w:asciiTheme="majorBidi" w:hAnsiTheme="majorBidi" w:cstheme="majorBidi"/>
              <w:lang w:val="en-GB"/>
            </w:rPr>
          </w:rPrChange>
        </w:rPr>
        <w:t>Moss, J.,</w:t>
      </w:r>
      <w:r w:rsidRPr="00675D61">
        <w:rPr>
          <w:rFonts w:asciiTheme="majorBidi" w:hAnsiTheme="majorBidi" w:cstheme="majorBidi"/>
          <w:b/>
          <w:lang w:val="en-GB"/>
          <w:rPrChange w:id="4277" w:author="Jane Shaw" w:date="2015-10-16T20:06:00Z">
            <w:rPr>
              <w:rFonts w:asciiTheme="majorBidi" w:hAnsiTheme="majorBidi" w:cstheme="majorBidi"/>
              <w:lang w:val="en-GB"/>
            </w:rPr>
          </w:rPrChange>
        </w:rPr>
        <w:t xml:space="preserve"> Baker, D., Morley, P., Al-Moedhen, H. &amp; Downie, R. </w:t>
      </w:r>
      <w:r w:rsidRPr="00F31509">
        <w:rPr>
          <w:rFonts w:asciiTheme="majorBidi" w:hAnsiTheme="majorBidi" w:cstheme="majorBidi"/>
          <w:lang w:val="en-GB"/>
        </w:rPr>
        <w:t>2015</w:t>
      </w:r>
      <w:ins w:id="4278" w:author="Jane Shaw" w:date="2015-10-16T20:07:00Z">
        <w:r w:rsidR="00675D61">
          <w:rPr>
            <w:rFonts w:asciiTheme="majorBidi" w:hAnsiTheme="majorBidi" w:cstheme="majorBidi"/>
            <w:lang w:val="en-GB"/>
          </w:rPr>
          <w:t>.</w:t>
        </w:r>
      </w:ins>
      <w:del w:id="4279" w:author="Jane Shaw" w:date="2015-10-16T20:07: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Improving </w:t>
      </w:r>
      <w:r w:rsidR="00675D61" w:rsidRPr="00F31509">
        <w:rPr>
          <w:rFonts w:asciiTheme="majorBidi" w:hAnsiTheme="majorBidi" w:cstheme="majorBidi"/>
          <w:lang w:val="en-GB"/>
        </w:rPr>
        <w:t>methods for estimating livestock production and productivity</w:t>
      </w:r>
      <w:r w:rsidRPr="00F31509">
        <w:rPr>
          <w:rFonts w:asciiTheme="majorBidi" w:hAnsiTheme="majorBidi" w:cstheme="majorBidi"/>
          <w:lang w:val="en-GB"/>
        </w:rPr>
        <w:t xml:space="preserve">. Literature </w:t>
      </w:r>
      <w:r w:rsidR="00675D61" w:rsidRPr="00F31509">
        <w:rPr>
          <w:rFonts w:asciiTheme="majorBidi" w:hAnsiTheme="majorBidi" w:cstheme="majorBidi"/>
          <w:lang w:val="en-GB"/>
        </w:rPr>
        <w:t>review</w:t>
      </w:r>
      <w:ins w:id="4280" w:author="Jane Shaw" w:date="2015-10-16T20:07:00Z">
        <w:r w:rsidR="00675D61">
          <w:rPr>
            <w:rFonts w:asciiTheme="majorBidi" w:hAnsiTheme="majorBidi" w:cstheme="majorBidi"/>
            <w:lang w:val="en-GB"/>
          </w:rPr>
          <w:t>.</w:t>
        </w:r>
      </w:ins>
      <w:del w:id="4281" w:author="Jane Shaw" w:date="2015-10-16T20:07: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282" w:author="Jane Shaw" w:date="2015-10-16T20:07:00Z">
        <w:r w:rsidR="00675D61">
          <w:rPr>
            <w:rFonts w:asciiTheme="majorBidi" w:hAnsiTheme="majorBidi" w:cstheme="majorBidi"/>
            <w:lang w:val="en-GB"/>
          </w:rPr>
          <w:t xml:space="preserve">Rome, </w:t>
        </w:r>
      </w:ins>
      <w:r w:rsidRPr="00F31509">
        <w:rPr>
          <w:rFonts w:asciiTheme="majorBidi" w:hAnsiTheme="majorBidi" w:cstheme="majorBidi"/>
          <w:lang w:val="en-GB"/>
        </w:rPr>
        <w:t xml:space="preserve">FAO. </w:t>
      </w:r>
      <w:ins w:id="4283" w:author="Jane Shaw" w:date="2015-10-16T20:07:00Z">
        <w:r w:rsidR="00675D61">
          <w:rPr>
            <w:rFonts w:asciiTheme="majorBidi" w:hAnsiTheme="majorBidi" w:cstheme="majorBidi"/>
            <w:lang w:val="en-GB"/>
          </w:rPr>
          <w:t xml:space="preserve">(unpublished </w:t>
        </w:r>
      </w:ins>
      <w:r w:rsidR="00675D61" w:rsidRPr="00F31509">
        <w:rPr>
          <w:rFonts w:asciiTheme="majorBidi" w:hAnsiTheme="majorBidi" w:cstheme="majorBidi"/>
          <w:lang w:val="en-GB"/>
        </w:rPr>
        <w:t>draft</w:t>
      </w:r>
      <w:ins w:id="4284" w:author="Jane Shaw" w:date="2015-10-16T20:07:00Z">
        <w:r w:rsidR="00675D61">
          <w:rPr>
            <w:rFonts w:asciiTheme="majorBidi" w:hAnsiTheme="majorBidi" w:cstheme="majorBidi"/>
            <w:lang w:val="en-GB"/>
          </w:rPr>
          <w:t>)</w:t>
        </w:r>
      </w:ins>
      <w:del w:id="4285" w:author="Jane Shaw" w:date="2015-10-16T20:07: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del w:id="4286" w:author="Jane Shaw" w:date="2015-10-16T20:07:00Z">
        <w:r w:rsidRPr="00F31509" w:rsidDel="00675D61">
          <w:rPr>
            <w:rFonts w:asciiTheme="majorBidi" w:hAnsiTheme="majorBidi" w:cstheme="majorBidi"/>
            <w:lang w:val="en-GB"/>
          </w:rPr>
          <w:delText>unpublished.</w:delText>
        </w:r>
      </w:del>
    </w:p>
    <w:p w14:paraId="30C9878A" w14:textId="33D221B7"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lang w:val="en-GB"/>
          <w:rPrChange w:id="4287" w:author="Jane Shaw" w:date="2015-10-16T20:07:00Z">
            <w:rPr>
              <w:rFonts w:asciiTheme="majorBidi" w:hAnsiTheme="majorBidi" w:cstheme="majorBidi"/>
              <w:lang w:val="en-GB"/>
            </w:rPr>
          </w:rPrChange>
        </w:rPr>
        <w:t>Møller, H., Hanssen, O.J., Gustavsson, J., Östergren, K.</w:t>
      </w:r>
      <w:ins w:id="4288" w:author="Jane Shaw" w:date="2015-10-16T20:07:00Z">
        <w:r w:rsidR="00675D61" w:rsidRPr="00675D61">
          <w:rPr>
            <w:rFonts w:asciiTheme="majorBidi" w:hAnsiTheme="majorBidi" w:cstheme="majorBidi"/>
            <w:b/>
            <w:lang w:val="en-GB"/>
            <w:rPrChange w:id="4289" w:author="Jane Shaw" w:date="2015-10-16T20:07:00Z">
              <w:rPr>
                <w:rFonts w:asciiTheme="majorBidi" w:hAnsiTheme="majorBidi" w:cstheme="majorBidi"/>
                <w:lang w:val="en-GB"/>
              </w:rPr>
            </w:rPrChange>
          </w:rPr>
          <w:t>,</w:t>
        </w:r>
      </w:ins>
      <w:r w:rsidRPr="00675D61">
        <w:rPr>
          <w:rFonts w:asciiTheme="majorBidi" w:hAnsiTheme="majorBidi" w:cstheme="majorBidi"/>
          <w:b/>
          <w:lang w:val="en-GB"/>
          <w:rPrChange w:id="4290" w:author="Jane Shaw" w:date="2015-10-16T20:07:00Z">
            <w:rPr>
              <w:rFonts w:asciiTheme="majorBidi" w:hAnsiTheme="majorBidi" w:cstheme="majorBidi"/>
              <w:lang w:val="en-GB"/>
            </w:rPr>
          </w:rPrChange>
        </w:rPr>
        <w:t xml:space="preserve"> </w:t>
      </w:r>
      <w:del w:id="4291" w:author="Jane Shaw" w:date="2015-10-16T20:07:00Z">
        <w:r w:rsidRPr="00675D61" w:rsidDel="00675D61">
          <w:rPr>
            <w:rFonts w:asciiTheme="majorBidi" w:hAnsiTheme="majorBidi" w:cstheme="majorBidi"/>
            <w:b/>
            <w:lang w:val="en-GB"/>
            <w:rPrChange w:id="4292" w:author="Jane Shaw" w:date="2015-10-16T20:07:00Z">
              <w:rPr>
                <w:rFonts w:asciiTheme="majorBidi" w:hAnsiTheme="majorBidi" w:cstheme="majorBidi"/>
                <w:lang w:val="en-GB"/>
              </w:rPr>
            </w:rPrChange>
          </w:rPr>
          <w:delText xml:space="preserve">&amp; </w:delText>
        </w:r>
      </w:del>
      <w:r w:rsidRPr="00675D61">
        <w:rPr>
          <w:rFonts w:asciiTheme="majorBidi" w:hAnsiTheme="majorBidi" w:cstheme="majorBidi"/>
          <w:b/>
          <w:lang w:val="en-GB"/>
          <w:rPrChange w:id="4293" w:author="Jane Shaw" w:date="2015-10-16T20:07:00Z">
            <w:rPr>
              <w:rFonts w:asciiTheme="majorBidi" w:hAnsiTheme="majorBidi" w:cstheme="majorBidi"/>
              <w:lang w:val="en-GB"/>
            </w:rPr>
          </w:rPrChange>
        </w:rPr>
        <w:t>Stenmarck, Å.</w:t>
      </w:r>
      <w:ins w:id="4294" w:author="Jane Shaw" w:date="2015-10-16T20:07:00Z">
        <w:r w:rsidR="00675D61" w:rsidRPr="00675D61">
          <w:rPr>
            <w:rFonts w:asciiTheme="majorBidi" w:hAnsiTheme="majorBidi" w:cstheme="majorBidi"/>
            <w:b/>
            <w:lang w:val="en-GB"/>
            <w:rPrChange w:id="4295" w:author="Jane Shaw" w:date="2015-10-16T20:07:00Z">
              <w:rPr>
                <w:rFonts w:asciiTheme="majorBidi" w:hAnsiTheme="majorBidi" w:cstheme="majorBidi"/>
                <w:lang w:val="en-GB"/>
              </w:rPr>
            </w:rPrChange>
          </w:rPr>
          <w:t xml:space="preserve"> &amp; Dekhtyar, P.</w:t>
        </w:r>
      </w:ins>
      <w:r w:rsidRPr="00F31509">
        <w:rPr>
          <w:rFonts w:asciiTheme="majorBidi" w:hAnsiTheme="majorBidi" w:cstheme="majorBidi"/>
          <w:lang w:val="en-GB"/>
        </w:rPr>
        <w:t xml:space="preserve"> 2014</w:t>
      </w:r>
      <w:ins w:id="4296" w:author="Jane Shaw" w:date="2015-10-16T20:07:00Z">
        <w:r w:rsidR="00675D61">
          <w:rPr>
            <w:rFonts w:asciiTheme="majorBidi" w:hAnsiTheme="majorBidi" w:cstheme="majorBidi"/>
            <w:lang w:val="en-GB"/>
          </w:rPr>
          <w:t>.</w:t>
        </w:r>
      </w:ins>
      <w:del w:id="4297" w:author="Jane Shaw" w:date="2015-10-16T20:07: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r w:rsidRPr="00675D61">
        <w:rPr>
          <w:rFonts w:asciiTheme="majorBidi" w:hAnsiTheme="majorBidi" w:cstheme="majorBidi"/>
          <w:i/>
          <w:lang w:val="en-GB"/>
          <w:rPrChange w:id="4298" w:author="Jane Shaw" w:date="2015-10-16T20:07:00Z">
            <w:rPr>
              <w:rFonts w:asciiTheme="majorBidi" w:hAnsiTheme="majorBidi" w:cstheme="majorBidi"/>
              <w:lang w:val="en-GB"/>
            </w:rPr>
          </w:rPrChange>
        </w:rPr>
        <w:t xml:space="preserve">Report on </w:t>
      </w:r>
      <w:r w:rsidR="00675D61" w:rsidRPr="00675D61">
        <w:rPr>
          <w:rFonts w:asciiTheme="majorBidi" w:hAnsiTheme="majorBidi" w:cstheme="majorBidi"/>
          <w:i/>
          <w:lang w:val="en-GB"/>
          <w:rPrChange w:id="4299" w:author="Jane Shaw" w:date="2015-10-16T20:07:00Z">
            <w:rPr>
              <w:rFonts w:asciiTheme="majorBidi" w:hAnsiTheme="majorBidi" w:cstheme="majorBidi"/>
              <w:lang w:val="en-GB"/>
            </w:rPr>
          </w:rPrChange>
        </w:rPr>
        <w:t>review of (food) waste reporting methodology and practice</w:t>
      </w:r>
      <w:ins w:id="4300" w:author="Jane Shaw" w:date="2015-10-16T20:07:00Z">
        <w:r w:rsidR="00675D61" w:rsidRPr="00675D61">
          <w:rPr>
            <w:rFonts w:asciiTheme="majorBidi" w:hAnsiTheme="majorBidi" w:cstheme="majorBidi"/>
            <w:i/>
            <w:lang w:val="en-GB"/>
            <w:rPrChange w:id="4301" w:author="Jane Shaw" w:date="2015-10-16T20:07:00Z">
              <w:rPr>
                <w:rFonts w:asciiTheme="majorBidi" w:hAnsiTheme="majorBidi" w:cstheme="majorBidi"/>
                <w:lang w:val="en-GB"/>
              </w:rPr>
            </w:rPrChange>
          </w:rPr>
          <w:t>.</w:t>
        </w:r>
      </w:ins>
      <w:del w:id="4302" w:author="Jane Shaw" w:date="2015-10-16T20:07: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303" w:author="Jane Shaw" w:date="2015-10-16T20:08:00Z">
        <w:r w:rsidR="00675D61">
          <w:rPr>
            <w:rFonts w:asciiTheme="majorBidi" w:hAnsiTheme="majorBidi" w:cstheme="majorBidi"/>
            <w:lang w:val="en-GB"/>
          </w:rPr>
          <w:t xml:space="preserve">European Commission, </w:t>
        </w:r>
      </w:ins>
      <w:r w:rsidRPr="00F31509">
        <w:rPr>
          <w:rFonts w:asciiTheme="majorBidi" w:hAnsiTheme="majorBidi" w:cstheme="majorBidi"/>
          <w:lang w:val="en-GB"/>
        </w:rPr>
        <w:t>FUSIONS Reducing Food Waste through Social Innovation.</w:t>
      </w:r>
    </w:p>
    <w:p w14:paraId="3E618556" w14:textId="7E0D1CE3"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lang w:val="en-GB"/>
          <w:rPrChange w:id="4304" w:author="Jane Shaw" w:date="2015-10-16T20:08:00Z">
            <w:rPr>
              <w:rFonts w:asciiTheme="majorBidi" w:hAnsiTheme="majorBidi" w:cstheme="majorBidi"/>
              <w:lang w:val="en-GB"/>
            </w:rPr>
          </w:rPrChange>
        </w:rPr>
        <w:t xml:space="preserve">Muryawan, M &amp; Iversen, K. </w:t>
      </w:r>
      <w:r w:rsidRPr="00F31509">
        <w:rPr>
          <w:rFonts w:asciiTheme="majorBidi" w:hAnsiTheme="majorBidi" w:cstheme="majorBidi"/>
          <w:lang w:val="en-GB"/>
        </w:rPr>
        <w:t xml:space="preserve">2014. Informal </w:t>
      </w:r>
      <w:r w:rsidR="00675D61" w:rsidRPr="00F31509">
        <w:rPr>
          <w:rFonts w:asciiTheme="majorBidi" w:hAnsiTheme="majorBidi" w:cstheme="majorBidi"/>
          <w:lang w:val="en-GB"/>
        </w:rPr>
        <w:t>cross border trade</w:t>
      </w:r>
      <w:r w:rsidRPr="00F31509">
        <w:rPr>
          <w:rFonts w:asciiTheme="majorBidi" w:hAnsiTheme="majorBidi" w:cstheme="majorBidi"/>
          <w:lang w:val="en-GB"/>
        </w:rPr>
        <w:t xml:space="preserve">. Preliminary </w:t>
      </w:r>
      <w:r w:rsidR="00675D61" w:rsidRPr="00F31509">
        <w:rPr>
          <w:rFonts w:asciiTheme="majorBidi" w:hAnsiTheme="majorBidi" w:cstheme="majorBidi"/>
          <w:lang w:val="en-GB"/>
        </w:rPr>
        <w:t>analysis of results</w:t>
      </w:r>
      <w:ins w:id="4305" w:author="Jane Shaw" w:date="2015-10-16T20:08:00Z">
        <w:r w:rsidR="00675D61">
          <w:rPr>
            <w:rFonts w:asciiTheme="majorBidi" w:hAnsiTheme="majorBidi" w:cstheme="majorBidi"/>
            <w:lang w:val="en-GB"/>
          </w:rPr>
          <w:t>.</w:t>
        </w:r>
      </w:ins>
      <w:del w:id="4306" w:author="Jane Shaw" w:date="2015-10-16T20:08:00Z">
        <w:r w:rsidR="00675D61" w:rsidRPr="00F31509" w:rsidDel="00675D61">
          <w:rPr>
            <w:rFonts w:asciiTheme="majorBidi" w:hAnsiTheme="majorBidi" w:cstheme="majorBidi"/>
            <w:lang w:val="en-GB"/>
          </w:rPr>
          <w:delText>,</w:delText>
        </w:r>
      </w:del>
      <w:r w:rsidR="00675D61" w:rsidRPr="00F31509">
        <w:rPr>
          <w:rFonts w:asciiTheme="majorBidi" w:hAnsiTheme="majorBidi" w:cstheme="majorBidi"/>
          <w:lang w:val="en-GB"/>
        </w:rPr>
        <w:t xml:space="preserve"> Presentation </w:t>
      </w:r>
      <w:del w:id="4307" w:author="Jane Shaw" w:date="2015-10-16T20:08:00Z">
        <w:r w:rsidRPr="00F31509" w:rsidDel="00675D61">
          <w:rPr>
            <w:rFonts w:asciiTheme="majorBidi" w:hAnsiTheme="majorBidi" w:cstheme="majorBidi"/>
            <w:lang w:val="en-GB"/>
          </w:rPr>
          <w:delText xml:space="preserve">on </w:delText>
        </w:r>
      </w:del>
      <w:ins w:id="4308" w:author="Jane Shaw" w:date="2015-10-16T20:08:00Z">
        <w:r w:rsidR="00675D61">
          <w:rPr>
            <w:rFonts w:asciiTheme="majorBidi" w:hAnsiTheme="majorBidi" w:cstheme="majorBidi"/>
            <w:lang w:val="en-GB"/>
          </w:rPr>
          <w:t xml:space="preserve">at </w:t>
        </w:r>
      </w:ins>
      <w:r w:rsidRPr="00F31509">
        <w:rPr>
          <w:rFonts w:asciiTheme="majorBidi" w:hAnsiTheme="majorBidi" w:cstheme="majorBidi"/>
          <w:lang w:val="en-GB"/>
        </w:rPr>
        <w:t xml:space="preserve">the </w:t>
      </w:r>
      <w:del w:id="4309" w:author="Jane Shaw" w:date="2015-10-16T20:08:00Z">
        <w:r w:rsidRPr="00F31509" w:rsidDel="00675D61">
          <w:rPr>
            <w:rFonts w:asciiTheme="majorBidi" w:hAnsiTheme="majorBidi" w:cstheme="majorBidi"/>
            <w:lang w:val="en-GB"/>
          </w:rPr>
          <w:delText>“</w:delText>
        </w:r>
      </w:del>
      <w:r w:rsidRPr="00F31509">
        <w:rPr>
          <w:rFonts w:asciiTheme="majorBidi" w:hAnsiTheme="majorBidi" w:cstheme="majorBidi"/>
          <w:lang w:val="en-GB"/>
        </w:rPr>
        <w:t>Regional Seminar on International Trade Statistics</w:t>
      </w:r>
      <w:del w:id="4310" w:author="Jane Shaw" w:date="2015-10-16T20:08: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311" w:author="Jane Shaw" w:date="2015-10-16T20:08:00Z">
        <w:r w:rsidR="00675D61">
          <w:rPr>
            <w:rFonts w:asciiTheme="majorBidi" w:hAnsiTheme="majorBidi" w:cstheme="majorBidi"/>
            <w:lang w:val="en-GB"/>
          </w:rPr>
          <w:t>12–</w:t>
        </w:r>
        <w:r w:rsidR="00675D61" w:rsidRPr="00F31509">
          <w:rPr>
            <w:rFonts w:asciiTheme="majorBidi" w:hAnsiTheme="majorBidi" w:cstheme="majorBidi"/>
            <w:lang w:val="en-GB"/>
          </w:rPr>
          <w:t>16 May</w:t>
        </w:r>
        <w:r w:rsidR="00675D61">
          <w:rPr>
            <w:rFonts w:asciiTheme="majorBidi" w:hAnsiTheme="majorBidi" w:cstheme="majorBidi"/>
            <w:lang w:val="en-GB"/>
          </w:rPr>
          <w:t xml:space="preserve"> 2014</w:t>
        </w:r>
        <w:r w:rsidR="00675D61" w:rsidRPr="00F31509">
          <w:rPr>
            <w:rFonts w:asciiTheme="majorBidi" w:hAnsiTheme="majorBidi" w:cstheme="majorBidi"/>
            <w:lang w:val="en-GB"/>
          </w:rPr>
          <w:t>, Addis Ababa</w:t>
        </w:r>
        <w:r w:rsidR="00675D61">
          <w:rPr>
            <w:rFonts w:asciiTheme="majorBidi" w:hAnsiTheme="majorBidi" w:cstheme="majorBidi"/>
            <w:lang w:val="en-GB"/>
          </w:rPr>
          <w:t>,</w:t>
        </w:r>
        <w:r w:rsidR="00675D61" w:rsidRPr="00F31509">
          <w:rPr>
            <w:rFonts w:asciiTheme="majorBidi" w:hAnsiTheme="majorBidi" w:cstheme="majorBidi"/>
            <w:lang w:val="en-GB"/>
          </w:rPr>
          <w:t xml:space="preserve"> </w:t>
        </w:r>
      </w:ins>
      <w:r w:rsidRPr="00F31509">
        <w:rPr>
          <w:rFonts w:asciiTheme="majorBidi" w:hAnsiTheme="majorBidi" w:cstheme="majorBidi"/>
          <w:lang w:val="en-GB"/>
        </w:rPr>
        <w:t xml:space="preserve">organized by the United Nations and </w:t>
      </w:r>
      <w:ins w:id="4312" w:author="Jane Shaw" w:date="2015-10-16T20:08:00Z">
        <w:r w:rsidR="00675D61">
          <w:rPr>
            <w:rFonts w:asciiTheme="majorBidi" w:hAnsiTheme="majorBidi" w:cstheme="majorBidi"/>
            <w:lang w:val="en-GB"/>
          </w:rPr>
          <w:t xml:space="preserve">the </w:t>
        </w:r>
      </w:ins>
      <w:r w:rsidRPr="00F31509">
        <w:rPr>
          <w:rFonts w:asciiTheme="majorBidi" w:hAnsiTheme="majorBidi" w:cstheme="majorBidi"/>
          <w:lang w:val="en-GB"/>
        </w:rPr>
        <w:t>African Union</w:t>
      </w:r>
      <w:del w:id="4313" w:author="Jane Shaw" w:date="2015-10-16T20:09:00Z">
        <w:r w:rsidRPr="00F31509" w:rsidDel="00675D61">
          <w:rPr>
            <w:rFonts w:asciiTheme="majorBidi" w:hAnsiTheme="majorBidi" w:cstheme="majorBidi"/>
            <w:lang w:val="en-GB"/>
          </w:rPr>
          <w:delText>,</w:delText>
        </w:r>
      </w:del>
      <w:del w:id="4314" w:author="Jane Shaw" w:date="2015-10-16T20:08:00Z">
        <w:r w:rsidRPr="00F31509" w:rsidDel="00675D61">
          <w:rPr>
            <w:rFonts w:asciiTheme="majorBidi" w:hAnsiTheme="majorBidi" w:cstheme="majorBidi"/>
            <w:lang w:val="en-GB"/>
          </w:rPr>
          <w:delText xml:space="preserve"> 12-16 May, Addis Ababa</w:delText>
        </w:r>
      </w:del>
      <w:r w:rsidRPr="00F31509">
        <w:rPr>
          <w:rFonts w:asciiTheme="majorBidi" w:hAnsiTheme="majorBidi" w:cstheme="majorBidi"/>
          <w:lang w:val="en-GB"/>
        </w:rPr>
        <w:t>.</w:t>
      </w:r>
    </w:p>
    <w:p w14:paraId="3E4503AB" w14:textId="2099E712"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lang w:val="en-GB"/>
          <w:rPrChange w:id="4315" w:author="Jane Shaw" w:date="2015-10-16T20:09:00Z">
            <w:rPr>
              <w:rFonts w:asciiTheme="majorBidi" w:hAnsiTheme="majorBidi" w:cstheme="majorBidi"/>
              <w:lang w:val="en-GB"/>
            </w:rPr>
          </w:rPrChange>
        </w:rPr>
        <w:t xml:space="preserve">Nguingnang, B. </w:t>
      </w:r>
      <w:r w:rsidRPr="00F31509">
        <w:rPr>
          <w:rFonts w:asciiTheme="majorBidi" w:hAnsiTheme="majorBidi" w:cstheme="majorBidi"/>
          <w:lang w:val="en-GB"/>
        </w:rPr>
        <w:t>2014</w:t>
      </w:r>
      <w:ins w:id="4316" w:author="Jane Shaw" w:date="2015-10-16T20:09:00Z">
        <w:r w:rsidR="00675D61">
          <w:rPr>
            <w:rFonts w:asciiTheme="majorBidi" w:hAnsiTheme="majorBidi" w:cstheme="majorBidi"/>
            <w:lang w:val="en-GB"/>
          </w:rPr>
          <w:t>.</w:t>
        </w:r>
      </w:ins>
      <w:del w:id="4317" w:author="Jane Shaw" w:date="2015-10-16T20:09: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Méthodologie et </w:t>
      </w:r>
      <w:r w:rsidR="00675D61" w:rsidRPr="00F31509">
        <w:rPr>
          <w:rFonts w:asciiTheme="majorBidi" w:hAnsiTheme="majorBidi" w:cstheme="majorBidi"/>
          <w:lang w:val="en-GB"/>
        </w:rPr>
        <w:t xml:space="preserve">outils de collecte des données </w:t>
      </w:r>
      <w:r w:rsidRPr="00F31509">
        <w:rPr>
          <w:rFonts w:asciiTheme="majorBidi" w:hAnsiTheme="majorBidi" w:cstheme="majorBidi"/>
          <w:lang w:val="en-GB"/>
        </w:rPr>
        <w:t xml:space="preserve">sur le </w:t>
      </w:r>
      <w:r w:rsidR="00675D61" w:rsidRPr="00F31509">
        <w:rPr>
          <w:rFonts w:asciiTheme="majorBidi" w:hAnsiTheme="majorBidi" w:cstheme="majorBidi"/>
          <w:lang w:val="en-GB"/>
        </w:rPr>
        <w:t>commerce transfrontalier de marchandises</w:t>
      </w:r>
      <w:ins w:id="4318" w:author="Jane Shaw" w:date="2015-10-16T20:09:00Z">
        <w:r w:rsidR="00675D61">
          <w:rPr>
            <w:rFonts w:asciiTheme="majorBidi" w:hAnsiTheme="majorBidi" w:cstheme="majorBidi"/>
            <w:lang w:val="en-GB"/>
          </w:rPr>
          <w:t>.</w:t>
        </w:r>
      </w:ins>
      <w:del w:id="4319" w:author="Jane Shaw" w:date="2015-10-16T20:09: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r w:rsidR="00675D61" w:rsidRPr="00F31509">
        <w:rPr>
          <w:rFonts w:asciiTheme="majorBidi" w:hAnsiTheme="majorBidi" w:cstheme="majorBidi"/>
          <w:lang w:val="en-GB"/>
        </w:rPr>
        <w:t xml:space="preserve">Presentation </w:t>
      </w:r>
      <w:del w:id="4320" w:author="Jane Shaw" w:date="2015-10-16T20:09:00Z">
        <w:r w:rsidRPr="00F31509" w:rsidDel="00675D61">
          <w:rPr>
            <w:rFonts w:asciiTheme="majorBidi" w:hAnsiTheme="majorBidi" w:cstheme="majorBidi"/>
            <w:lang w:val="en-GB"/>
          </w:rPr>
          <w:delText xml:space="preserve">on </w:delText>
        </w:r>
      </w:del>
      <w:ins w:id="4321" w:author="Jane Shaw" w:date="2015-10-16T20:09:00Z">
        <w:r w:rsidR="00675D61">
          <w:rPr>
            <w:rFonts w:asciiTheme="majorBidi" w:hAnsiTheme="majorBidi" w:cstheme="majorBidi"/>
            <w:lang w:val="en-GB"/>
          </w:rPr>
          <w:t xml:space="preserve">at </w:t>
        </w:r>
      </w:ins>
      <w:r w:rsidRPr="00F31509">
        <w:rPr>
          <w:rFonts w:asciiTheme="majorBidi" w:hAnsiTheme="majorBidi" w:cstheme="majorBidi"/>
          <w:lang w:val="en-GB"/>
        </w:rPr>
        <w:t xml:space="preserve">the </w:t>
      </w:r>
      <w:del w:id="4322" w:author="Jane Shaw" w:date="2015-10-16T20:09:00Z">
        <w:r w:rsidRPr="00F31509" w:rsidDel="00675D61">
          <w:rPr>
            <w:rFonts w:asciiTheme="majorBidi" w:hAnsiTheme="majorBidi" w:cstheme="majorBidi"/>
            <w:lang w:val="en-GB"/>
          </w:rPr>
          <w:delText>“</w:delText>
        </w:r>
      </w:del>
      <w:r w:rsidRPr="00F31509">
        <w:rPr>
          <w:rFonts w:asciiTheme="majorBidi" w:hAnsiTheme="majorBidi" w:cstheme="majorBidi"/>
          <w:lang w:val="en-GB"/>
        </w:rPr>
        <w:t>Regional Seminar on International Trade Statistics</w:t>
      </w:r>
      <w:del w:id="4323" w:author="Jane Shaw" w:date="2015-10-16T20:09: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324" w:author="Jane Shaw" w:date="2015-10-16T20:09:00Z">
        <w:r w:rsidR="00675D61">
          <w:rPr>
            <w:rFonts w:asciiTheme="majorBidi" w:hAnsiTheme="majorBidi" w:cstheme="majorBidi"/>
            <w:lang w:val="en-GB"/>
          </w:rPr>
          <w:t>12–</w:t>
        </w:r>
        <w:r w:rsidR="00675D61" w:rsidRPr="00F31509">
          <w:rPr>
            <w:rFonts w:asciiTheme="majorBidi" w:hAnsiTheme="majorBidi" w:cstheme="majorBidi"/>
            <w:lang w:val="en-GB"/>
          </w:rPr>
          <w:t>16 May</w:t>
        </w:r>
        <w:r w:rsidR="00675D61">
          <w:rPr>
            <w:rFonts w:asciiTheme="majorBidi" w:hAnsiTheme="majorBidi" w:cstheme="majorBidi"/>
            <w:lang w:val="en-GB"/>
          </w:rPr>
          <w:t xml:space="preserve"> 2014</w:t>
        </w:r>
        <w:r w:rsidR="00675D61" w:rsidRPr="00F31509">
          <w:rPr>
            <w:rFonts w:asciiTheme="majorBidi" w:hAnsiTheme="majorBidi" w:cstheme="majorBidi"/>
            <w:lang w:val="en-GB"/>
          </w:rPr>
          <w:t>, Addis Ababa</w:t>
        </w:r>
        <w:r w:rsidR="00675D61">
          <w:rPr>
            <w:rFonts w:asciiTheme="majorBidi" w:hAnsiTheme="majorBidi" w:cstheme="majorBidi"/>
            <w:lang w:val="en-GB"/>
          </w:rPr>
          <w:t>,</w:t>
        </w:r>
        <w:r w:rsidR="00675D61" w:rsidRPr="00F31509">
          <w:rPr>
            <w:rFonts w:asciiTheme="majorBidi" w:hAnsiTheme="majorBidi" w:cstheme="majorBidi"/>
            <w:lang w:val="en-GB"/>
          </w:rPr>
          <w:t xml:space="preserve"> </w:t>
        </w:r>
      </w:ins>
      <w:r w:rsidRPr="00F31509">
        <w:rPr>
          <w:rFonts w:asciiTheme="majorBidi" w:hAnsiTheme="majorBidi" w:cstheme="majorBidi"/>
          <w:lang w:val="en-GB"/>
        </w:rPr>
        <w:t xml:space="preserve">organized by the United Nations and </w:t>
      </w:r>
      <w:ins w:id="4325" w:author="Jane Shaw" w:date="2015-10-16T20:09:00Z">
        <w:r w:rsidR="00675D61">
          <w:rPr>
            <w:rFonts w:asciiTheme="majorBidi" w:hAnsiTheme="majorBidi" w:cstheme="majorBidi"/>
            <w:lang w:val="en-GB"/>
          </w:rPr>
          <w:t xml:space="preserve">the </w:t>
        </w:r>
      </w:ins>
      <w:r w:rsidRPr="00F31509">
        <w:rPr>
          <w:rFonts w:asciiTheme="majorBidi" w:hAnsiTheme="majorBidi" w:cstheme="majorBidi"/>
          <w:lang w:val="en-GB"/>
        </w:rPr>
        <w:t>African Union</w:t>
      </w:r>
      <w:del w:id="4326" w:author="Jane Shaw" w:date="2015-10-16T20:09:00Z">
        <w:r w:rsidRPr="00F31509" w:rsidDel="00675D61">
          <w:rPr>
            <w:rFonts w:asciiTheme="majorBidi" w:hAnsiTheme="majorBidi" w:cstheme="majorBidi"/>
            <w:lang w:val="en-GB"/>
          </w:rPr>
          <w:delText>, 12-16 May, Addis Ababa</w:delText>
        </w:r>
      </w:del>
      <w:r w:rsidRPr="00F31509">
        <w:rPr>
          <w:rFonts w:asciiTheme="majorBidi" w:hAnsiTheme="majorBidi" w:cstheme="majorBidi"/>
          <w:lang w:val="en-GB"/>
        </w:rPr>
        <w:t>.</w:t>
      </w:r>
    </w:p>
    <w:p w14:paraId="78AA7F46" w14:textId="66D9092F"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lang w:val="en-GB"/>
          <w:rPrChange w:id="4327" w:author="Jane Shaw" w:date="2015-10-16T20:09:00Z">
            <w:rPr>
              <w:rFonts w:asciiTheme="majorBidi" w:hAnsiTheme="majorBidi" w:cstheme="majorBidi"/>
              <w:lang w:val="en-GB"/>
            </w:rPr>
          </w:rPrChange>
        </w:rPr>
        <w:t>NISR</w:t>
      </w:r>
      <w:ins w:id="4328" w:author="Jane Shaw" w:date="2015-10-16T20:09:00Z">
        <w:r w:rsidR="00675D61">
          <w:rPr>
            <w:rFonts w:asciiTheme="majorBidi" w:hAnsiTheme="majorBidi" w:cstheme="majorBidi"/>
            <w:b/>
            <w:lang w:val="en-GB"/>
          </w:rPr>
          <w:t>.</w:t>
        </w:r>
      </w:ins>
      <w:del w:id="4329" w:author="Jane Shaw" w:date="2015-10-16T20:10:00Z">
        <w:r w:rsidRPr="00675D61" w:rsidDel="00675D61">
          <w:rPr>
            <w:rFonts w:asciiTheme="majorBidi" w:hAnsiTheme="majorBidi" w:cstheme="majorBidi"/>
            <w:b/>
            <w:lang w:val="en-GB"/>
            <w:rPrChange w:id="4330" w:author="Jane Shaw" w:date="2015-10-16T20:09:00Z">
              <w:rPr>
                <w:rFonts w:asciiTheme="majorBidi" w:hAnsiTheme="majorBidi" w:cstheme="majorBidi"/>
                <w:lang w:val="en-GB"/>
              </w:rPr>
            </w:rPrChange>
          </w:rPr>
          <w:delText xml:space="preserve"> </w:delText>
        </w:r>
      </w:del>
      <w:del w:id="4331" w:author="Jane Shaw" w:date="2015-10-16T20:09:00Z">
        <w:r w:rsidRPr="00F31509" w:rsidDel="00675D61">
          <w:rPr>
            <w:rFonts w:asciiTheme="majorBidi" w:hAnsiTheme="majorBidi" w:cstheme="majorBidi"/>
            <w:lang w:val="en-GB"/>
          </w:rPr>
          <w:delText>(National Institute of Statistics of Rwanda</w:delText>
        </w:r>
      </w:del>
      <w:del w:id="4332"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2014</w:t>
      </w:r>
      <w:ins w:id="4333" w:author="Jane Shaw" w:date="2015-10-16T20:10:00Z">
        <w:r w:rsidR="00675D61">
          <w:rPr>
            <w:rFonts w:asciiTheme="majorBidi" w:hAnsiTheme="majorBidi" w:cstheme="majorBidi"/>
            <w:lang w:val="en-GB"/>
          </w:rPr>
          <w:t>.</w:t>
        </w:r>
      </w:ins>
      <w:del w:id="4334"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r w:rsidRPr="00675D61">
        <w:rPr>
          <w:rFonts w:asciiTheme="majorBidi" w:hAnsiTheme="majorBidi" w:cstheme="majorBidi"/>
          <w:i/>
          <w:lang w:val="en-GB"/>
          <w:rPrChange w:id="4335" w:author="Jane Shaw" w:date="2015-10-16T20:10:00Z">
            <w:rPr>
              <w:rFonts w:asciiTheme="majorBidi" w:hAnsiTheme="majorBidi" w:cstheme="majorBidi"/>
              <w:lang w:val="en-GB"/>
            </w:rPr>
          </w:rPrChange>
        </w:rPr>
        <w:t xml:space="preserve">Seasonal </w:t>
      </w:r>
      <w:r w:rsidR="00675D61" w:rsidRPr="000A283D">
        <w:rPr>
          <w:rFonts w:asciiTheme="majorBidi" w:hAnsiTheme="majorBidi" w:cstheme="majorBidi"/>
          <w:i/>
          <w:lang w:val="en-GB"/>
        </w:rPr>
        <w:t xml:space="preserve">agricultural survey report </w:t>
      </w:r>
      <w:r w:rsidRPr="00675D61">
        <w:rPr>
          <w:rFonts w:asciiTheme="majorBidi" w:hAnsiTheme="majorBidi" w:cstheme="majorBidi"/>
          <w:i/>
          <w:lang w:val="en-GB"/>
          <w:rPrChange w:id="4336" w:author="Jane Shaw" w:date="2015-10-16T20:10:00Z">
            <w:rPr>
              <w:rFonts w:asciiTheme="majorBidi" w:hAnsiTheme="majorBidi" w:cstheme="majorBidi"/>
              <w:lang w:val="en-GB"/>
            </w:rPr>
          </w:rPrChange>
        </w:rPr>
        <w:t>2013</w:t>
      </w:r>
      <w:ins w:id="4337" w:author="Jane Shaw" w:date="2015-10-16T20:10:00Z">
        <w:r w:rsidR="00675D61">
          <w:rPr>
            <w:rFonts w:asciiTheme="majorBidi" w:hAnsiTheme="majorBidi" w:cstheme="majorBidi"/>
            <w:lang w:val="en-GB"/>
          </w:rPr>
          <w:t>.</w:t>
        </w:r>
      </w:ins>
      <w:del w:id="4338"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Kigali</w:t>
      </w:r>
      <w:ins w:id="4339" w:author="Jane Shaw" w:date="2015-10-16T20:10:00Z">
        <w:r w:rsidR="00675D61">
          <w:rPr>
            <w:rFonts w:asciiTheme="majorBidi" w:hAnsiTheme="majorBidi" w:cstheme="majorBidi"/>
            <w:lang w:val="en-GB"/>
          </w:rPr>
          <w:t>,</w:t>
        </w:r>
        <w:r w:rsidR="00675D61" w:rsidRPr="00675D61">
          <w:rPr>
            <w:rFonts w:asciiTheme="majorBidi" w:hAnsiTheme="majorBidi" w:cstheme="majorBidi"/>
            <w:lang w:val="en-GB"/>
          </w:rPr>
          <w:t xml:space="preserve"> </w:t>
        </w:r>
        <w:r w:rsidR="00675D61" w:rsidRPr="00F31509">
          <w:rPr>
            <w:rFonts w:asciiTheme="majorBidi" w:hAnsiTheme="majorBidi" w:cstheme="majorBidi"/>
            <w:lang w:val="en-GB"/>
          </w:rPr>
          <w:t>National Institute of Statistics of Rwanda</w:t>
        </w:r>
        <w:r w:rsidR="00675D61">
          <w:rPr>
            <w:rFonts w:asciiTheme="majorBidi" w:hAnsiTheme="majorBidi" w:cstheme="majorBidi"/>
            <w:lang w:val="en-GB"/>
          </w:rPr>
          <w:t xml:space="preserve"> (NISR)</w:t>
        </w:r>
      </w:ins>
      <w:r w:rsidRPr="00F31509">
        <w:rPr>
          <w:rFonts w:asciiTheme="majorBidi" w:hAnsiTheme="majorBidi" w:cstheme="majorBidi"/>
          <w:lang w:val="en-GB"/>
        </w:rPr>
        <w:t>.</w:t>
      </w:r>
    </w:p>
    <w:p w14:paraId="3FE19D8F" w14:textId="785D0AA1"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highlight w:val="yellow"/>
          <w:lang w:val="en-GB"/>
          <w:rPrChange w:id="4340" w:author="Jane Shaw" w:date="2015-10-16T20:10:00Z">
            <w:rPr>
              <w:rFonts w:asciiTheme="majorBidi" w:hAnsiTheme="majorBidi" w:cstheme="majorBidi"/>
              <w:lang w:val="en-GB"/>
            </w:rPr>
          </w:rPrChange>
        </w:rPr>
        <w:t>O’Connor, C</w:t>
      </w:r>
      <w:r w:rsidRPr="00675D61">
        <w:rPr>
          <w:rFonts w:asciiTheme="majorBidi" w:hAnsiTheme="majorBidi" w:cstheme="majorBidi"/>
          <w:b/>
          <w:lang w:val="en-GB"/>
          <w:rPrChange w:id="4341" w:author="Jane Shaw" w:date="2015-10-16T20:10:00Z">
            <w:rPr>
              <w:rFonts w:asciiTheme="majorBidi" w:hAnsiTheme="majorBidi" w:cstheme="majorBidi"/>
              <w:lang w:val="en-GB"/>
            </w:rPr>
          </w:rPrChange>
        </w:rPr>
        <w:t>., Östergren, K., Quested, T., Soethoud, H., Stenmarck, Å., Svanes, E. &amp; Tostivint, C.</w:t>
      </w:r>
      <w:r w:rsidRPr="00F31509">
        <w:rPr>
          <w:rFonts w:asciiTheme="majorBidi" w:hAnsiTheme="majorBidi" w:cstheme="majorBidi"/>
          <w:lang w:val="en-GB"/>
        </w:rPr>
        <w:t xml:space="preserve"> 2015</w:t>
      </w:r>
      <w:ins w:id="4342" w:author="Jane Shaw" w:date="2015-10-16T20:10:00Z">
        <w:r w:rsidR="00675D61">
          <w:rPr>
            <w:rFonts w:asciiTheme="majorBidi" w:hAnsiTheme="majorBidi" w:cstheme="majorBidi"/>
            <w:lang w:val="en-GB"/>
          </w:rPr>
          <w:t>.</w:t>
        </w:r>
      </w:ins>
      <w:del w:id="4343"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Food </w:t>
      </w:r>
      <w:r w:rsidR="00675D61" w:rsidRPr="00F31509">
        <w:rPr>
          <w:rFonts w:asciiTheme="majorBidi" w:hAnsiTheme="majorBidi" w:cstheme="majorBidi"/>
          <w:lang w:val="en-GB"/>
        </w:rPr>
        <w:t>waste quantification manual</w:t>
      </w:r>
      <w:ins w:id="4344" w:author="Jane Shaw" w:date="2015-10-16T20:10:00Z">
        <w:r w:rsidR="00675D61">
          <w:rPr>
            <w:rFonts w:asciiTheme="majorBidi" w:hAnsiTheme="majorBidi" w:cstheme="majorBidi"/>
            <w:lang w:val="en-GB"/>
          </w:rPr>
          <w:t>.</w:t>
        </w:r>
      </w:ins>
      <w:del w:id="4345"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FUSIONS Reducing Food Waste through Social Innovation, Deliverable No. D1.7</w:t>
      </w:r>
      <w:ins w:id="4346" w:author="Jane Shaw" w:date="2015-10-16T20:10:00Z">
        <w:r w:rsidR="00675D61">
          <w:rPr>
            <w:rFonts w:asciiTheme="majorBidi" w:hAnsiTheme="majorBidi" w:cstheme="majorBidi"/>
            <w:lang w:val="en-GB"/>
          </w:rPr>
          <w:t>.</w:t>
        </w:r>
      </w:ins>
      <w:del w:id="4347" w:author="Jane Shaw" w:date="2015-10-16T20:10: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348" w:author="Jane Shaw" w:date="2015-10-16T20:10:00Z">
        <w:r w:rsidR="00675D61">
          <w:rPr>
            <w:rFonts w:asciiTheme="majorBidi" w:hAnsiTheme="majorBidi" w:cstheme="majorBidi"/>
            <w:lang w:val="en-GB"/>
          </w:rPr>
          <w:t>(</w:t>
        </w:r>
      </w:ins>
      <w:r w:rsidR="00675D61" w:rsidRPr="00F31509">
        <w:rPr>
          <w:rFonts w:asciiTheme="majorBidi" w:hAnsiTheme="majorBidi" w:cstheme="majorBidi"/>
          <w:lang w:val="en-GB"/>
        </w:rPr>
        <w:t>working document, draft</w:t>
      </w:r>
      <w:ins w:id="4349" w:author="Jane Shaw" w:date="2015-10-16T20:10:00Z">
        <w:r w:rsidR="00675D61">
          <w:rPr>
            <w:rFonts w:asciiTheme="majorBidi" w:hAnsiTheme="majorBidi" w:cstheme="majorBidi"/>
            <w:lang w:val="en-GB"/>
          </w:rPr>
          <w:t>)</w:t>
        </w:r>
      </w:ins>
      <w:del w:id="4350" w:author="Jane Shaw" w:date="2015-10-16T20:10:00Z">
        <w:r w:rsidRPr="00F31509" w:rsidDel="00675D61">
          <w:rPr>
            <w:rFonts w:asciiTheme="majorBidi" w:hAnsiTheme="majorBidi" w:cstheme="majorBidi"/>
            <w:lang w:val="en-GB"/>
          </w:rPr>
          <w:delText>.</w:delText>
        </w:r>
      </w:del>
    </w:p>
    <w:p w14:paraId="4D665DFA" w14:textId="2B293BB1"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lang w:val="en-GB"/>
          <w:rPrChange w:id="4351" w:author="Jane Shaw" w:date="2015-10-16T20:11:00Z">
            <w:rPr>
              <w:rFonts w:asciiTheme="majorBidi" w:hAnsiTheme="majorBidi" w:cstheme="majorBidi"/>
              <w:lang w:val="en-GB"/>
            </w:rPr>
          </w:rPrChange>
        </w:rPr>
        <w:t>Pica-Ciamarra, U., Baker, D., Morgan, N., Zezza, A., Azzari, C., Ly, C., Nsiima, L., Nouala, S., Okello, P. &amp; Sserugga, J</w:t>
      </w:r>
      <w:ins w:id="4352" w:author="Jane Shaw" w:date="2015-10-16T20:11:00Z">
        <w:r w:rsidR="00675D61">
          <w:rPr>
            <w:rFonts w:asciiTheme="majorBidi" w:hAnsiTheme="majorBidi" w:cstheme="majorBidi"/>
            <w:b/>
            <w:lang w:val="en-GB"/>
          </w:rPr>
          <w:t>.</w:t>
        </w:r>
      </w:ins>
      <w:r w:rsidRPr="00675D61">
        <w:rPr>
          <w:rFonts w:asciiTheme="majorBidi" w:hAnsiTheme="majorBidi" w:cstheme="majorBidi"/>
          <w:b/>
          <w:lang w:val="en-GB"/>
          <w:rPrChange w:id="4353" w:author="Jane Shaw" w:date="2015-10-16T20:11:00Z">
            <w:rPr>
              <w:rFonts w:asciiTheme="majorBidi" w:hAnsiTheme="majorBidi" w:cstheme="majorBidi"/>
              <w:lang w:val="en-GB"/>
            </w:rPr>
          </w:rPrChange>
        </w:rPr>
        <w:t xml:space="preserve"> </w:t>
      </w:r>
      <w:r w:rsidRPr="00F31509">
        <w:rPr>
          <w:rFonts w:asciiTheme="majorBidi" w:hAnsiTheme="majorBidi" w:cstheme="majorBidi"/>
          <w:lang w:val="en-GB"/>
        </w:rPr>
        <w:t>2014</w:t>
      </w:r>
      <w:ins w:id="4354" w:author="Jane Shaw" w:date="2015-10-16T20:11:00Z">
        <w:r w:rsidR="00675D61">
          <w:rPr>
            <w:rFonts w:asciiTheme="majorBidi" w:hAnsiTheme="majorBidi" w:cstheme="majorBidi"/>
            <w:lang w:val="en-GB"/>
          </w:rPr>
          <w:t>.</w:t>
        </w:r>
      </w:ins>
      <w:del w:id="4355" w:author="Jane Shaw" w:date="2015-10-16T20:11: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r w:rsidRPr="00675D61">
        <w:rPr>
          <w:rFonts w:asciiTheme="majorBidi" w:hAnsiTheme="majorBidi" w:cstheme="majorBidi"/>
          <w:i/>
          <w:lang w:val="en-GB"/>
          <w:rPrChange w:id="4356" w:author="Jane Shaw" w:date="2015-10-16T20:11:00Z">
            <w:rPr>
              <w:rFonts w:asciiTheme="majorBidi" w:hAnsiTheme="majorBidi" w:cstheme="majorBidi"/>
              <w:lang w:val="en-GB"/>
            </w:rPr>
          </w:rPrChange>
        </w:rPr>
        <w:t xml:space="preserve">Investing in the </w:t>
      </w:r>
      <w:r w:rsidR="00675D61" w:rsidRPr="000A283D">
        <w:rPr>
          <w:rFonts w:asciiTheme="majorBidi" w:hAnsiTheme="majorBidi" w:cstheme="majorBidi"/>
          <w:i/>
          <w:lang w:val="en-GB"/>
        </w:rPr>
        <w:t>livestock sector</w:t>
      </w:r>
      <w:r w:rsidRPr="00675D61">
        <w:rPr>
          <w:rFonts w:asciiTheme="majorBidi" w:hAnsiTheme="majorBidi" w:cstheme="majorBidi"/>
          <w:i/>
          <w:lang w:val="en-GB"/>
          <w:rPrChange w:id="4357" w:author="Jane Shaw" w:date="2015-10-16T20:11:00Z">
            <w:rPr>
              <w:rFonts w:asciiTheme="majorBidi" w:hAnsiTheme="majorBidi" w:cstheme="majorBidi"/>
              <w:lang w:val="en-GB"/>
            </w:rPr>
          </w:rPrChange>
        </w:rPr>
        <w:t xml:space="preserve">. Why </w:t>
      </w:r>
      <w:r w:rsidR="00675D61" w:rsidRPr="000A283D">
        <w:rPr>
          <w:rFonts w:asciiTheme="majorBidi" w:hAnsiTheme="majorBidi" w:cstheme="majorBidi"/>
          <w:i/>
          <w:lang w:val="en-GB"/>
        </w:rPr>
        <w:t>good numbers matter</w:t>
      </w:r>
      <w:r w:rsidRPr="00675D61">
        <w:rPr>
          <w:rFonts w:asciiTheme="majorBidi" w:hAnsiTheme="majorBidi" w:cstheme="majorBidi"/>
          <w:i/>
          <w:lang w:val="en-GB"/>
          <w:rPrChange w:id="4358" w:author="Jane Shaw" w:date="2015-10-16T20:11:00Z">
            <w:rPr>
              <w:rFonts w:asciiTheme="majorBidi" w:hAnsiTheme="majorBidi" w:cstheme="majorBidi"/>
              <w:lang w:val="en-GB"/>
            </w:rPr>
          </w:rPrChange>
        </w:rPr>
        <w:t xml:space="preserve">. A </w:t>
      </w:r>
      <w:r w:rsidR="00675D61" w:rsidRPr="000A283D">
        <w:rPr>
          <w:rFonts w:asciiTheme="majorBidi" w:hAnsiTheme="majorBidi" w:cstheme="majorBidi"/>
          <w:i/>
          <w:lang w:val="en-GB"/>
        </w:rPr>
        <w:t>sourcebook for decision makers on how to improve livestock data</w:t>
      </w:r>
      <w:ins w:id="4359" w:author="Jane Shaw" w:date="2015-10-16T20:11:00Z">
        <w:r w:rsidR="00675D61">
          <w:rPr>
            <w:rFonts w:asciiTheme="majorBidi" w:hAnsiTheme="majorBidi" w:cstheme="majorBidi"/>
            <w:lang w:val="en-GB"/>
          </w:rPr>
          <w:t>.</w:t>
        </w:r>
      </w:ins>
      <w:del w:id="4360" w:author="Jane Shaw" w:date="2015-10-16T20:11: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World Bank Report</w:t>
      </w:r>
      <w:ins w:id="4361" w:author="Jane Shaw" w:date="2015-10-16T20:11:00Z">
        <w:r w:rsidR="00675D61">
          <w:rPr>
            <w:rFonts w:asciiTheme="majorBidi" w:hAnsiTheme="majorBidi" w:cstheme="majorBidi"/>
            <w:lang w:val="en-GB"/>
          </w:rPr>
          <w:t xml:space="preserve"> No.</w:t>
        </w:r>
      </w:ins>
      <w:del w:id="4362" w:author="Jane Shaw" w:date="2015-10-16T20:11: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85732-GLB</w:t>
      </w:r>
      <w:ins w:id="4363" w:author="Jane Shaw" w:date="2015-10-16T20:11:00Z">
        <w:r w:rsidR="00675D61">
          <w:rPr>
            <w:rFonts w:asciiTheme="majorBidi" w:hAnsiTheme="majorBidi" w:cstheme="majorBidi"/>
            <w:lang w:val="en-GB"/>
          </w:rPr>
          <w:t>.</w:t>
        </w:r>
      </w:ins>
      <w:del w:id="4364" w:author="Jane Shaw" w:date="2015-10-16T20:11: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Washington</w:t>
      </w:r>
      <w:ins w:id="4365" w:author="Jane Shaw" w:date="2015-10-16T20:11:00Z">
        <w:r w:rsidR="00675D61">
          <w:rPr>
            <w:rFonts w:asciiTheme="majorBidi" w:hAnsiTheme="majorBidi" w:cstheme="majorBidi"/>
            <w:lang w:val="en-GB"/>
          </w:rPr>
          <w:t>,</w:t>
        </w:r>
      </w:ins>
      <w:r w:rsidRPr="00F31509">
        <w:rPr>
          <w:rFonts w:asciiTheme="majorBidi" w:hAnsiTheme="majorBidi" w:cstheme="majorBidi"/>
          <w:lang w:val="en-GB"/>
        </w:rPr>
        <w:t xml:space="preserve"> D</w:t>
      </w:r>
      <w:del w:id="4366" w:author="Jane Shaw" w:date="2015-10-16T20:11:00Z">
        <w:r w:rsidRPr="00F31509" w:rsidDel="00675D61">
          <w:rPr>
            <w:rFonts w:asciiTheme="majorBidi" w:hAnsiTheme="majorBidi" w:cstheme="majorBidi"/>
            <w:lang w:val="en-GB"/>
          </w:rPr>
          <w:delText>.</w:delText>
        </w:r>
      </w:del>
      <w:r w:rsidRPr="00F31509">
        <w:rPr>
          <w:rFonts w:asciiTheme="majorBidi" w:hAnsiTheme="majorBidi" w:cstheme="majorBidi"/>
          <w:lang w:val="en-GB"/>
        </w:rPr>
        <w:t>C</w:t>
      </w:r>
      <w:ins w:id="4367" w:author="Jane Shaw" w:date="2015-10-16T20:11:00Z">
        <w:r w:rsidR="00675D61">
          <w:rPr>
            <w:rFonts w:asciiTheme="majorBidi" w:hAnsiTheme="majorBidi" w:cstheme="majorBidi"/>
            <w:lang w:val="en-GB"/>
          </w:rPr>
          <w:t>, World Bank.</w:t>
        </w:r>
      </w:ins>
      <w:del w:id="4368" w:author="Jane Shaw" w:date="2015-10-16T20:11:00Z">
        <w:r w:rsidRPr="00F31509" w:rsidDel="00675D61">
          <w:rPr>
            <w:rFonts w:asciiTheme="majorBidi" w:hAnsiTheme="majorBidi" w:cstheme="majorBidi"/>
            <w:lang w:val="en-GB"/>
          </w:rPr>
          <w:delText>.</w:delText>
        </w:r>
      </w:del>
    </w:p>
    <w:p w14:paraId="6B30104A" w14:textId="628F719A" w:rsidR="004F65E4" w:rsidRPr="00F31509" w:rsidRDefault="004F65E4" w:rsidP="00B44757">
      <w:pPr>
        <w:jc w:val="both"/>
        <w:rPr>
          <w:rFonts w:asciiTheme="majorBidi" w:hAnsiTheme="majorBidi" w:cstheme="majorBidi"/>
          <w:lang w:val="en-GB"/>
        </w:rPr>
      </w:pPr>
      <w:r w:rsidRPr="00675D61">
        <w:rPr>
          <w:rFonts w:asciiTheme="majorBidi" w:hAnsiTheme="majorBidi" w:cstheme="majorBidi"/>
          <w:b/>
          <w:highlight w:val="yellow"/>
          <w:lang w:val="en-GB"/>
          <w:rPrChange w:id="4369" w:author="Jane Shaw" w:date="2015-10-16T20:12:00Z">
            <w:rPr>
              <w:rFonts w:asciiTheme="majorBidi" w:hAnsiTheme="majorBidi" w:cstheme="majorBidi"/>
              <w:lang w:val="en-GB"/>
            </w:rPr>
          </w:rPrChange>
        </w:rPr>
        <w:t>Sud, U.C.,</w:t>
      </w:r>
      <w:r w:rsidRPr="00675D61">
        <w:rPr>
          <w:rFonts w:asciiTheme="majorBidi" w:hAnsiTheme="majorBidi" w:cstheme="majorBidi"/>
          <w:b/>
          <w:lang w:val="en-GB"/>
          <w:rPrChange w:id="4370" w:author="Jane Shaw" w:date="2015-10-16T20:12:00Z">
            <w:rPr>
              <w:rFonts w:asciiTheme="majorBidi" w:hAnsiTheme="majorBidi" w:cstheme="majorBidi"/>
              <w:lang w:val="en-GB"/>
            </w:rPr>
          </w:rPrChange>
        </w:rPr>
        <w:t xml:space="preserve"> Ahmad, T., Gupta, V.K., Chandra, H., Prachi, M.S., Kaustav, A., Biswas, A. &amp; Singh, A.</w:t>
      </w:r>
      <w:r w:rsidRPr="00F31509">
        <w:rPr>
          <w:rFonts w:asciiTheme="majorBidi" w:hAnsiTheme="majorBidi" w:cstheme="majorBidi"/>
          <w:lang w:val="en-GB"/>
        </w:rPr>
        <w:t xml:space="preserve"> 2015</w:t>
      </w:r>
      <w:ins w:id="4371" w:author="Jane Shaw" w:date="2015-10-16T20:12:00Z">
        <w:r w:rsidR="00675D61">
          <w:rPr>
            <w:rFonts w:asciiTheme="majorBidi" w:hAnsiTheme="majorBidi" w:cstheme="majorBidi"/>
            <w:lang w:val="en-GB"/>
          </w:rPr>
          <w:t>.</w:t>
        </w:r>
      </w:ins>
      <w:del w:id="4372" w:author="Jane Shaw" w:date="2015-10-16T20:12: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Synthesis of </w:t>
      </w:r>
      <w:r w:rsidR="00675D61" w:rsidRPr="00F31509">
        <w:rPr>
          <w:rFonts w:asciiTheme="majorBidi" w:hAnsiTheme="majorBidi" w:cstheme="majorBidi"/>
          <w:lang w:val="en-GB"/>
        </w:rPr>
        <w:t xml:space="preserve">literature and framework under the project </w:t>
      </w:r>
      <w:ins w:id="4373" w:author="Jane Shaw" w:date="2015-10-16T20:12:00Z">
        <w:r w:rsidR="00675D61">
          <w:rPr>
            <w:rFonts w:asciiTheme="majorBidi" w:hAnsiTheme="majorBidi" w:cstheme="majorBidi"/>
            <w:lang w:val="en-GB"/>
          </w:rPr>
          <w:t>“</w:t>
        </w:r>
      </w:ins>
      <w:del w:id="4374" w:author="Jane Shaw" w:date="2015-10-16T20:12:00Z">
        <w:r w:rsidRPr="00F31509" w:rsidDel="00675D61">
          <w:rPr>
            <w:rFonts w:asciiTheme="majorBidi" w:hAnsiTheme="majorBidi" w:cstheme="majorBidi"/>
            <w:lang w:val="en-GB"/>
          </w:rPr>
          <w:delText>‘</w:delText>
        </w:r>
      </w:del>
      <w:r w:rsidRPr="00F31509">
        <w:rPr>
          <w:rFonts w:asciiTheme="majorBidi" w:hAnsiTheme="majorBidi" w:cstheme="majorBidi"/>
          <w:lang w:val="en-GB"/>
        </w:rPr>
        <w:t>Research on Improving Methods for Estimating Crop Area, Yield and Production under Mixed, Repeated and Continuous Cropping</w:t>
      </w:r>
      <w:ins w:id="4375" w:author="Jane Shaw" w:date="2015-10-16T20:12:00Z">
        <w:r w:rsidR="00675D61">
          <w:rPr>
            <w:rFonts w:asciiTheme="majorBidi" w:hAnsiTheme="majorBidi" w:cstheme="majorBidi"/>
            <w:lang w:val="en-GB"/>
          </w:rPr>
          <w:t>”</w:t>
        </w:r>
      </w:ins>
      <w:del w:id="4376" w:author="Jane Shaw" w:date="2015-10-16T20:12:00Z">
        <w:r w:rsidRPr="00F31509" w:rsidDel="00675D61">
          <w:rPr>
            <w:rFonts w:asciiTheme="majorBidi" w:hAnsiTheme="majorBidi" w:cstheme="majorBidi"/>
            <w:lang w:val="en-GB"/>
          </w:rPr>
          <w:delText>’</w:delText>
        </w:r>
      </w:del>
      <w:ins w:id="4377" w:author="Jane Shaw" w:date="2015-10-16T20:12:00Z">
        <w:r w:rsidR="00675D61">
          <w:rPr>
            <w:rFonts w:asciiTheme="majorBidi" w:hAnsiTheme="majorBidi" w:cstheme="majorBidi"/>
            <w:lang w:val="en-GB"/>
          </w:rPr>
          <w:t>.</w:t>
        </w:r>
      </w:ins>
      <w:del w:id="4378" w:author="Jane Shaw" w:date="2015-10-16T20:12:00Z">
        <w:r w:rsidRPr="00F31509" w:rsidDel="00675D61">
          <w:rPr>
            <w:rFonts w:asciiTheme="majorBidi" w:hAnsiTheme="majorBidi" w:cstheme="majorBidi"/>
            <w:lang w:val="en-GB"/>
          </w:rPr>
          <w:delText>,</w:delText>
        </w:r>
      </w:del>
      <w:r w:rsidRPr="00F31509">
        <w:rPr>
          <w:rFonts w:asciiTheme="majorBidi" w:hAnsiTheme="majorBidi" w:cstheme="majorBidi"/>
          <w:lang w:val="en-GB"/>
        </w:rPr>
        <w:t xml:space="preserve"> </w:t>
      </w:r>
      <w:ins w:id="4379" w:author="Jane Shaw" w:date="2015-10-16T20:12:00Z">
        <w:r w:rsidR="00675D61">
          <w:rPr>
            <w:rFonts w:asciiTheme="majorBidi" w:hAnsiTheme="majorBidi" w:cstheme="majorBidi"/>
            <w:lang w:val="en-GB"/>
          </w:rPr>
          <w:t xml:space="preserve">New Delhi, </w:t>
        </w:r>
      </w:ins>
      <w:ins w:id="4380" w:author="Jane Shaw" w:date="2015-10-16T20:13:00Z">
        <w:r w:rsidR="00D67EE2">
          <w:rPr>
            <w:rFonts w:asciiTheme="majorBidi" w:hAnsiTheme="majorBidi" w:cstheme="majorBidi"/>
            <w:lang w:val="en-GB"/>
          </w:rPr>
          <w:t>International Committee for Animal Recording (</w:t>
        </w:r>
      </w:ins>
      <w:r w:rsidRPr="00F31509">
        <w:rPr>
          <w:rFonts w:asciiTheme="majorBidi" w:hAnsiTheme="majorBidi" w:cstheme="majorBidi"/>
          <w:lang w:val="en-GB"/>
        </w:rPr>
        <w:t>ICAR</w:t>
      </w:r>
      <w:ins w:id="4381" w:author="Jane Shaw" w:date="2015-10-16T20:13:00Z">
        <w:r w:rsidR="00D67EE2">
          <w:rPr>
            <w:rFonts w:asciiTheme="majorBidi" w:hAnsiTheme="majorBidi" w:cstheme="majorBidi"/>
            <w:lang w:val="en-GB"/>
          </w:rPr>
          <w:t xml:space="preserve">) and </w:t>
        </w:r>
      </w:ins>
      <w:del w:id="4382" w:author="Jane Shaw" w:date="2015-10-16T20:13:00Z">
        <w:r w:rsidRPr="00F31509" w:rsidDel="00D67EE2">
          <w:rPr>
            <w:rFonts w:asciiTheme="majorBidi" w:hAnsiTheme="majorBidi" w:cstheme="majorBidi"/>
            <w:lang w:val="en-GB"/>
          </w:rPr>
          <w:delText>-</w:delText>
        </w:r>
      </w:del>
      <w:r w:rsidRPr="00F31509">
        <w:rPr>
          <w:rFonts w:asciiTheme="majorBidi" w:hAnsiTheme="majorBidi" w:cstheme="majorBidi"/>
          <w:lang w:val="en-GB"/>
        </w:rPr>
        <w:t>Indian Agricultural Statistics Research Institute</w:t>
      </w:r>
      <w:del w:id="4383" w:author="Jane Shaw" w:date="2015-10-16T20:12:00Z">
        <w:r w:rsidRPr="00F31509" w:rsidDel="009B7E6B">
          <w:rPr>
            <w:rFonts w:asciiTheme="majorBidi" w:hAnsiTheme="majorBidi" w:cstheme="majorBidi"/>
            <w:lang w:val="en-GB"/>
          </w:rPr>
          <w:delText>, New Delhi</w:delText>
        </w:r>
      </w:del>
      <w:r w:rsidRPr="00F31509">
        <w:rPr>
          <w:rFonts w:asciiTheme="majorBidi" w:hAnsiTheme="majorBidi" w:cstheme="majorBidi"/>
          <w:lang w:val="en-GB"/>
        </w:rPr>
        <w:t xml:space="preserve">. </w:t>
      </w:r>
      <w:ins w:id="4384" w:author="Jane Shaw" w:date="2015-10-16T20:12:00Z">
        <w:r w:rsidR="009B7E6B">
          <w:rPr>
            <w:rFonts w:asciiTheme="majorBidi" w:hAnsiTheme="majorBidi" w:cstheme="majorBidi"/>
            <w:lang w:val="en-GB"/>
          </w:rPr>
          <w:t>(</w:t>
        </w:r>
      </w:ins>
      <w:r w:rsidR="009B7E6B" w:rsidRPr="00F31509">
        <w:rPr>
          <w:rFonts w:asciiTheme="majorBidi" w:hAnsiTheme="majorBidi" w:cstheme="majorBidi"/>
          <w:lang w:val="en-GB"/>
        </w:rPr>
        <w:t>unpublished</w:t>
      </w:r>
      <w:ins w:id="4385" w:author="Jane Shaw" w:date="2015-10-16T20:12:00Z">
        <w:r w:rsidR="009B7E6B">
          <w:rPr>
            <w:rFonts w:asciiTheme="majorBidi" w:hAnsiTheme="majorBidi" w:cstheme="majorBidi"/>
            <w:lang w:val="en-GB"/>
          </w:rPr>
          <w:t>)</w:t>
        </w:r>
      </w:ins>
      <w:del w:id="4386" w:author="Jane Shaw" w:date="2015-10-16T20:12:00Z">
        <w:r w:rsidRPr="00F31509" w:rsidDel="009B7E6B">
          <w:rPr>
            <w:rFonts w:asciiTheme="majorBidi" w:hAnsiTheme="majorBidi" w:cstheme="majorBidi"/>
            <w:lang w:val="en-GB"/>
          </w:rPr>
          <w:delText>.</w:delText>
        </w:r>
      </w:del>
    </w:p>
    <w:p w14:paraId="1F8BC36E" w14:textId="4FBDF67C" w:rsidR="00B374D6" w:rsidRDefault="004F65E4" w:rsidP="00B44757">
      <w:pPr>
        <w:jc w:val="both"/>
        <w:rPr>
          <w:ins w:id="4387" w:author="Jane Shaw" w:date="2015-10-16T19:30:00Z"/>
          <w:rFonts w:asciiTheme="majorBidi" w:hAnsiTheme="majorBidi" w:cstheme="majorBidi"/>
          <w:lang w:val="en-GB"/>
        </w:rPr>
      </w:pPr>
      <w:r w:rsidRPr="00D67EE2">
        <w:rPr>
          <w:rFonts w:asciiTheme="majorBidi" w:hAnsiTheme="majorBidi" w:cstheme="majorBidi"/>
          <w:b/>
          <w:lang w:val="en-GB"/>
          <w:rPrChange w:id="4388" w:author="Jane Shaw" w:date="2015-10-16T20:14:00Z">
            <w:rPr>
              <w:rFonts w:asciiTheme="majorBidi" w:hAnsiTheme="majorBidi" w:cstheme="majorBidi"/>
              <w:lang w:val="en-GB"/>
            </w:rPr>
          </w:rPrChange>
        </w:rPr>
        <w:t>U</w:t>
      </w:r>
      <w:del w:id="4389" w:author="Jane Shaw" w:date="2015-10-19T16:43:00Z">
        <w:r w:rsidRPr="00D67EE2" w:rsidDel="00FC6D8E">
          <w:rPr>
            <w:rFonts w:asciiTheme="majorBidi" w:hAnsiTheme="majorBidi" w:cstheme="majorBidi"/>
            <w:b/>
            <w:lang w:val="en-GB"/>
            <w:rPrChange w:id="4390" w:author="Jane Shaw" w:date="2015-10-16T20:14:00Z">
              <w:rPr>
                <w:rFonts w:asciiTheme="majorBidi" w:hAnsiTheme="majorBidi" w:cstheme="majorBidi"/>
                <w:lang w:val="en-GB"/>
              </w:rPr>
            </w:rPrChange>
          </w:rPr>
          <w:delText xml:space="preserve">nited </w:delText>
        </w:r>
      </w:del>
      <w:r w:rsidRPr="00D67EE2">
        <w:rPr>
          <w:rFonts w:asciiTheme="majorBidi" w:hAnsiTheme="majorBidi" w:cstheme="majorBidi"/>
          <w:b/>
          <w:lang w:val="en-GB"/>
          <w:rPrChange w:id="4391" w:author="Jane Shaw" w:date="2015-10-16T20:14:00Z">
            <w:rPr>
              <w:rFonts w:asciiTheme="majorBidi" w:hAnsiTheme="majorBidi" w:cstheme="majorBidi"/>
              <w:lang w:val="en-GB"/>
            </w:rPr>
          </w:rPrChange>
        </w:rPr>
        <w:t>N</w:t>
      </w:r>
      <w:del w:id="4392" w:author="Jane Shaw" w:date="2015-10-19T16:43:00Z">
        <w:r w:rsidRPr="00D67EE2" w:rsidDel="00FC6D8E">
          <w:rPr>
            <w:rFonts w:asciiTheme="majorBidi" w:hAnsiTheme="majorBidi" w:cstheme="majorBidi"/>
            <w:b/>
            <w:lang w:val="en-GB"/>
            <w:rPrChange w:id="4393" w:author="Jane Shaw" w:date="2015-10-16T20:14:00Z">
              <w:rPr>
                <w:rFonts w:asciiTheme="majorBidi" w:hAnsiTheme="majorBidi" w:cstheme="majorBidi"/>
                <w:lang w:val="en-GB"/>
              </w:rPr>
            </w:rPrChange>
          </w:rPr>
          <w:delText>ations</w:delText>
        </w:r>
      </w:del>
      <w:ins w:id="4394" w:author="Jane Shaw" w:date="2015-10-16T20:13:00Z">
        <w:r w:rsidR="00D67EE2" w:rsidRPr="00D67EE2">
          <w:rPr>
            <w:rFonts w:asciiTheme="majorBidi" w:hAnsiTheme="majorBidi" w:cstheme="majorBidi"/>
            <w:b/>
            <w:lang w:val="en-GB"/>
            <w:rPrChange w:id="4395" w:author="Jane Shaw" w:date="2015-10-16T20:14:00Z">
              <w:rPr>
                <w:rFonts w:asciiTheme="majorBidi" w:hAnsiTheme="majorBidi" w:cstheme="majorBidi"/>
                <w:lang w:val="en-GB"/>
              </w:rPr>
            </w:rPrChange>
          </w:rPr>
          <w:t>.</w:t>
        </w:r>
      </w:ins>
      <w:r w:rsidRPr="00D67EE2">
        <w:rPr>
          <w:rFonts w:asciiTheme="majorBidi" w:hAnsiTheme="majorBidi" w:cstheme="majorBidi"/>
          <w:b/>
          <w:lang w:val="en-GB"/>
          <w:rPrChange w:id="4396" w:author="Jane Shaw" w:date="2015-10-16T20:14:00Z">
            <w:rPr>
              <w:rFonts w:asciiTheme="majorBidi" w:hAnsiTheme="majorBidi" w:cstheme="majorBidi"/>
              <w:lang w:val="en-GB"/>
            </w:rPr>
          </w:rPrChange>
        </w:rPr>
        <w:t xml:space="preserve"> </w:t>
      </w:r>
      <w:r w:rsidRPr="00F31509">
        <w:rPr>
          <w:rFonts w:asciiTheme="majorBidi" w:hAnsiTheme="majorBidi" w:cstheme="majorBidi"/>
          <w:lang w:val="en-GB"/>
        </w:rPr>
        <w:t>2014</w:t>
      </w:r>
      <w:ins w:id="4397" w:author="Jane Shaw" w:date="2015-10-16T20:13:00Z">
        <w:r w:rsidR="00D67EE2">
          <w:rPr>
            <w:rFonts w:asciiTheme="majorBidi" w:hAnsiTheme="majorBidi" w:cstheme="majorBidi"/>
            <w:lang w:val="en-GB"/>
          </w:rPr>
          <w:t>.</w:t>
        </w:r>
      </w:ins>
      <w:del w:id="4398" w:author="Jane Shaw" w:date="2015-10-16T20:13: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UN Comtrade </w:t>
      </w:r>
      <w:r w:rsidR="00D67EE2" w:rsidRPr="00F31509">
        <w:rPr>
          <w:rFonts w:asciiTheme="majorBidi" w:hAnsiTheme="majorBidi" w:cstheme="majorBidi"/>
          <w:lang w:val="en-GB"/>
        </w:rPr>
        <w:t>database</w:t>
      </w:r>
      <w:ins w:id="4399" w:author="Jane Shaw" w:date="2015-10-16T20:14:00Z">
        <w:r w:rsidR="00D67EE2">
          <w:rPr>
            <w:rFonts w:asciiTheme="majorBidi" w:hAnsiTheme="majorBidi" w:cstheme="majorBidi"/>
            <w:lang w:val="en-GB"/>
          </w:rPr>
          <w:t>.</w:t>
        </w:r>
      </w:ins>
      <w:del w:id="4400" w:author="Jane Shaw" w:date="2015-10-16T20:14: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w:t>
      </w:r>
      <w:r w:rsidR="00D67EE2" w:rsidRPr="00F31509">
        <w:rPr>
          <w:rFonts w:asciiTheme="majorBidi" w:hAnsiTheme="majorBidi" w:cstheme="majorBidi"/>
          <w:lang w:val="en-GB"/>
        </w:rPr>
        <w:t xml:space="preserve">Available </w:t>
      </w:r>
      <w:del w:id="4401" w:author="Jane Shaw" w:date="2015-10-16T20:14:00Z">
        <w:r w:rsidRPr="00F31509" w:rsidDel="00D67EE2">
          <w:rPr>
            <w:rFonts w:asciiTheme="majorBidi" w:hAnsiTheme="majorBidi" w:cstheme="majorBidi"/>
            <w:lang w:val="en-GB"/>
          </w:rPr>
          <w:delText>from</w:delText>
        </w:r>
      </w:del>
      <w:ins w:id="4402" w:author="Jane Shaw" w:date="2015-10-16T20:14:00Z">
        <w:r w:rsidR="00D67EE2">
          <w:rPr>
            <w:rFonts w:asciiTheme="majorBidi" w:hAnsiTheme="majorBidi" w:cstheme="majorBidi"/>
            <w:lang w:val="en-GB"/>
          </w:rPr>
          <w:t>at</w:t>
        </w:r>
      </w:ins>
      <w:r w:rsidRPr="00F31509">
        <w:rPr>
          <w:rFonts w:asciiTheme="majorBidi" w:hAnsiTheme="majorBidi" w:cstheme="majorBidi"/>
          <w:lang w:val="en-GB"/>
        </w:rPr>
        <w:t xml:space="preserve">: </w:t>
      </w:r>
      <w:ins w:id="4403" w:author="Jane Shaw" w:date="2015-10-16T19:30:00Z">
        <w:r w:rsidR="00B374D6" w:rsidRPr="00B374D6">
          <w:rPr>
            <w:rFonts w:asciiTheme="majorBidi" w:hAnsiTheme="majorBidi" w:cstheme="majorBidi"/>
            <w:lang w:val="en-GB"/>
          </w:rPr>
          <w:t>http://comtrade.un.org/</w:t>
        </w:r>
      </w:ins>
    </w:p>
    <w:p w14:paraId="2DEDEA3C" w14:textId="40991312" w:rsidR="004F65E4" w:rsidRPr="00D67EE2" w:rsidDel="00B374D6" w:rsidRDefault="00FF0B0F" w:rsidP="00B44757">
      <w:pPr>
        <w:jc w:val="both"/>
        <w:rPr>
          <w:del w:id="4404" w:author="Jane Shaw" w:date="2015-10-16T19:30:00Z"/>
          <w:rFonts w:asciiTheme="majorBidi" w:hAnsiTheme="majorBidi" w:cstheme="majorBidi"/>
          <w:b/>
          <w:lang w:val="en-GB"/>
          <w:rPrChange w:id="4405" w:author="Jane Shaw" w:date="2015-10-16T20:14:00Z">
            <w:rPr>
              <w:del w:id="4406" w:author="Jane Shaw" w:date="2015-10-16T19:30:00Z"/>
              <w:rFonts w:asciiTheme="majorBidi" w:hAnsiTheme="majorBidi" w:cstheme="majorBidi"/>
              <w:lang w:val="en-GB"/>
            </w:rPr>
          </w:rPrChange>
        </w:rPr>
      </w:pPr>
      <w:del w:id="4407" w:author="Jane Shaw" w:date="2015-10-16T19:30:00Z">
        <w:r w:rsidRPr="00D67EE2" w:rsidDel="00B374D6">
          <w:rPr>
            <w:b/>
            <w:rPrChange w:id="4408" w:author="Jane Shaw" w:date="2015-10-16T20:14:00Z">
              <w:rPr>
                <w:rStyle w:val="Collegamentoipertestuale"/>
                <w:rFonts w:asciiTheme="majorBidi" w:hAnsiTheme="majorBidi" w:cstheme="majorBidi"/>
                <w:lang w:val="en-GB"/>
              </w:rPr>
            </w:rPrChange>
          </w:rPr>
          <w:fldChar w:fldCharType="begin"/>
        </w:r>
        <w:r w:rsidRPr="00D67EE2" w:rsidDel="00B374D6">
          <w:rPr>
            <w:b/>
            <w:rPrChange w:id="4409" w:author="Jane Shaw" w:date="2015-10-16T20:14:00Z">
              <w:rPr/>
            </w:rPrChange>
          </w:rPr>
          <w:delInstrText xml:space="preserve"> HYPERLINK "http://comtrade.un.org" </w:delInstrText>
        </w:r>
        <w:r w:rsidRPr="00D67EE2" w:rsidDel="00B374D6">
          <w:rPr>
            <w:b/>
            <w:rPrChange w:id="4410" w:author="Jane Shaw" w:date="2015-10-16T20:14:00Z">
              <w:rPr>
                <w:rStyle w:val="Collegamentoipertestuale"/>
                <w:rFonts w:asciiTheme="majorBidi" w:hAnsiTheme="majorBidi" w:cstheme="majorBidi"/>
                <w:lang w:val="en-GB"/>
              </w:rPr>
            </w:rPrChange>
          </w:rPr>
          <w:fldChar w:fldCharType="separate"/>
        </w:r>
        <w:r w:rsidR="004F65E4" w:rsidRPr="00D67EE2" w:rsidDel="00B374D6">
          <w:rPr>
            <w:rStyle w:val="Collegamentoipertestuale"/>
            <w:rFonts w:asciiTheme="majorBidi" w:hAnsiTheme="majorBidi" w:cstheme="majorBidi"/>
            <w:b/>
            <w:lang w:val="en-GB"/>
            <w:rPrChange w:id="4411" w:author="Jane Shaw" w:date="2015-10-16T20:14:00Z">
              <w:rPr>
                <w:rStyle w:val="Collegamentoipertestuale"/>
                <w:rFonts w:asciiTheme="majorBidi" w:hAnsiTheme="majorBidi" w:cstheme="majorBidi"/>
                <w:lang w:val="en-GB"/>
              </w:rPr>
            </w:rPrChange>
          </w:rPr>
          <w:delText>http://comtrade.un.org</w:delText>
        </w:r>
        <w:r w:rsidRPr="00D67EE2" w:rsidDel="00B374D6">
          <w:rPr>
            <w:rStyle w:val="Collegamentoipertestuale"/>
            <w:rFonts w:asciiTheme="majorBidi" w:hAnsiTheme="majorBidi" w:cstheme="majorBidi"/>
            <w:b/>
            <w:lang w:val="en-GB"/>
            <w:rPrChange w:id="4412" w:author="Jane Shaw" w:date="2015-10-16T20:14:00Z">
              <w:rPr>
                <w:rStyle w:val="Collegamentoipertestuale"/>
                <w:rFonts w:asciiTheme="majorBidi" w:hAnsiTheme="majorBidi" w:cstheme="majorBidi"/>
                <w:lang w:val="en-GB"/>
              </w:rPr>
            </w:rPrChange>
          </w:rPr>
          <w:fldChar w:fldCharType="end"/>
        </w:r>
        <w:r w:rsidR="004F65E4" w:rsidRPr="00D67EE2" w:rsidDel="00B374D6">
          <w:rPr>
            <w:rFonts w:asciiTheme="majorBidi" w:hAnsiTheme="majorBidi" w:cstheme="majorBidi"/>
            <w:b/>
            <w:lang w:val="en-GB"/>
            <w:rPrChange w:id="4413" w:author="Jane Shaw" w:date="2015-10-16T20:14:00Z">
              <w:rPr>
                <w:rFonts w:asciiTheme="majorBidi" w:hAnsiTheme="majorBidi" w:cstheme="majorBidi"/>
                <w:lang w:val="en-GB"/>
              </w:rPr>
            </w:rPrChange>
          </w:rPr>
          <w:delText xml:space="preserve"> [17 August 2015].</w:delText>
        </w:r>
      </w:del>
    </w:p>
    <w:p w14:paraId="1B3FC34F" w14:textId="5787B906" w:rsidR="004F65E4" w:rsidRPr="00F31509" w:rsidRDefault="004F65E4" w:rsidP="00B44757">
      <w:pPr>
        <w:jc w:val="both"/>
        <w:rPr>
          <w:rFonts w:asciiTheme="majorBidi" w:hAnsiTheme="majorBidi" w:cstheme="majorBidi"/>
          <w:lang w:val="en-GB"/>
        </w:rPr>
      </w:pPr>
      <w:r w:rsidRPr="00D67EE2">
        <w:rPr>
          <w:rFonts w:asciiTheme="majorBidi" w:hAnsiTheme="majorBidi" w:cstheme="majorBidi"/>
          <w:b/>
          <w:lang w:val="en-GB"/>
          <w:rPrChange w:id="4414" w:author="Jane Shaw" w:date="2015-10-16T20:14:00Z">
            <w:rPr>
              <w:rFonts w:asciiTheme="majorBidi" w:hAnsiTheme="majorBidi" w:cstheme="majorBidi"/>
              <w:lang w:val="en-GB"/>
            </w:rPr>
          </w:rPrChange>
        </w:rPr>
        <w:t>UNSD</w:t>
      </w:r>
      <w:ins w:id="4415" w:author="Jane Shaw" w:date="2015-10-16T20:14:00Z">
        <w:r w:rsidR="00D67EE2">
          <w:rPr>
            <w:rFonts w:asciiTheme="majorBidi" w:hAnsiTheme="majorBidi" w:cstheme="majorBidi"/>
            <w:b/>
            <w:lang w:val="en-GB"/>
          </w:rPr>
          <w:t>.</w:t>
        </w:r>
      </w:ins>
      <w:r w:rsidRPr="00D67EE2">
        <w:rPr>
          <w:rFonts w:asciiTheme="majorBidi" w:hAnsiTheme="majorBidi" w:cstheme="majorBidi"/>
          <w:b/>
          <w:lang w:val="en-GB"/>
          <w:rPrChange w:id="4416" w:author="Jane Shaw" w:date="2015-10-16T20:14:00Z">
            <w:rPr>
              <w:rFonts w:asciiTheme="majorBidi" w:hAnsiTheme="majorBidi" w:cstheme="majorBidi"/>
              <w:lang w:val="en-GB"/>
            </w:rPr>
          </w:rPrChange>
        </w:rPr>
        <w:t xml:space="preserve"> </w:t>
      </w:r>
      <w:del w:id="4417" w:author="Jane Shaw" w:date="2015-10-16T20:14:00Z">
        <w:r w:rsidRPr="00F31509" w:rsidDel="00D67EE2">
          <w:rPr>
            <w:rFonts w:asciiTheme="majorBidi" w:hAnsiTheme="majorBidi" w:cstheme="majorBidi"/>
            <w:lang w:val="en-GB"/>
          </w:rPr>
          <w:delText xml:space="preserve">(United Nations Statistics Division) </w:delText>
        </w:r>
      </w:del>
      <w:r w:rsidRPr="00F31509">
        <w:rPr>
          <w:rFonts w:asciiTheme="majorBidi" w:hAnsiTheme="majorBidi" w:cstheme="majorBidi"/>
          <w:lang w:val="en-GB"/>
        </w:rPr>
        <w:t>2004</w:t>
      </w:r>
      <w:ins w:id="4418" w:author="Jane Shaw" w:date="2015-10-16T20:14:00Z">
        <w:r w:rsidR="00D67EE2">
          <w:rPr>
            <w:rFonts w:asciiTheme="majorBidi" w:hAnsiTheme="majorBidi" w:cstheme="majorBidi"/>
            <w:lang w:val="en-GB"/>
          </w:rPr>
          <w:t>.</w:t>
        </w:r>
      </w:ins>
      <w:del w:id="4419" w:author="Jane Shaw" w:date="2015-10-16T20:14: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w:t>
      </w:r>
      <w:r w:rsidRPr="00D67EE2">
        <w:rPr>
          <w:rFonts w:asciiTheme="majorBidi" w:hAnsiTheme="majorBidi" w:cstheme="majorBidi"/>
          <w:i/>
          <w:lang w:val="en-GB"/>
          <w:rPrChange w:id="4420" w:author="Jane Shaw" w:date="2015-10-16T20:14:00Z">
            <w:rPr>
              <w:rFonts w:asciiTheme="majorBidi" w:hAnsiTheme="majorBidi" w:cstheme="majorBidi"/>
              <w:lang w:val="en-GB"/>
            </w:rPr>
          </w:rPrChange>
        </w:rPr>
        <w:t xml:space="preserve">International </w:t>
      </w:r>
      <w:r w:rsidR="00D67EE2" w:rsidRPr="00D67EE2">
        <w:rPr>
          <w:rFonts w:asciiTheme="majorBidi" w:hAnsiTheme="majorBidi" w:cstheme="majorBidi"/>
          <w:i/>
          <w:lang w:val="en-GB"/>
          <w:rPrChange w:id="4421" w:author="Jane Shaw" w:date="2015-10-16T20:14:00Z">
            <w:rPr>
              <w:rFonts w:asciiTheme="majorBidi" w:hAnsiTheme="majorBidi" w:cstheme="majorBidi"/>
              <w:lang w:val="en-GB"/>
            </w:rPr>
          </w:rPrChange>
        </w:rPr>
        <w:t>merchandise trade statistics</w:t>
      </w:r>
      <w:r w:rsidRPr="00D67EE2">
        <w:rPr>
          <w:rFonts w:asciiTheme="majorBidi" w:hAnsiTheme="majorBidi" w:cstheme="majorBidi"/>
          <w:i/>
          <w:lang w:val="en-GB"/>
          <w:rPrChange w:id="4422" w:author="Jane Shaw" w:date="2015-10-16T20:14:00Z">
            <w:rPr>
              <w:rFonts w:asciiTheme="majorBidi" w:hAnsiTheme="majorBidi" w:cstheme="majorBidi"/>
              <w:lang w:val="en-GB"/>
            </w:rPr>
          </w:rPrChange>
        </w:rPr>
        <w:t>. Compilers</w:t>
      </w:r>
      <w:ins w:id="4423" w:author="Jane Shaw" w:date="2015-10-16T20:14:00Z">
        <w:r w:rsidR="00D67EE2" w:rsidRPr="00D67EE2">
          <w:rPr>
            <w:rFonts w:asciiTheme="majorBidi" w:hAnsiTheme="majorBidi" w:cstheme="majorBidi"/>
            <w:i/>
            <w:lang w:val="en-GB"/>
            <w:rPrChange w:id="4424" w:author="Jane Shaw" w:date="2015-10-16T20:14:00Z">
              <w:rPr>
                <w:rFonts w:asciiTheme="majorBidi" w:hAnsiTheme="majorBidi" w:cstheme="majorBidi"/>
                <w:lang w:val="en-GB"/>
              </w:rPr>
            </w:rPrChange>
          </w:rPr>
          <w:t>’</w:t>
        </w:r>
      </w:ins>
      <w:r w:rsidRPr="00D67EE2">
        <w:rPr>
          <w:rFonts w:asciiTheme="majorBidi" w:hAnsiTheme="majorBidi" w:cstheme="majorBidi"/>
          <w:i/>
          <w:lang w:val="en-GB"/>
          <w:rPrChange w:id="4425" w:author="Jane Shaw" w:date="2015-10-16T20:14:00Z">
            <w:rPr>
              <w:rFonts w:asciiTheme="majorBidi" w:hAnsiTheme="majorBidi" w:cstheme="majorBidi"/>
              <w:lang w:val="en-GB"/>
            </w:rPr>
          </w:rPrChange>
        </w:rPr>
        <w:t xml:space="preserve"> </w:t>
      </w:r>
      <w:r w:rsidR="00D67EE2" w:rsidRPr="00D67EE2">
        <w:rPr>
          <w:rFonts w:asciiTheme="majorBidi" w:hAnsiTheme="majorBidi" w:cstheme="majorBidi"/>
          <w:i/>
          <w:lang w:val="en-GB"/>
          <w:rPrChange w:id="4426" w:author="Jane Shaw" w:date="2015-10-16T20:14:00Z">
            <w:rPr>
              <w:rFonts w:asciiTheme="majorBidi" w:hAnsiTheme="majorBidi" w:cstheme="majorBidi"/>
              <w:lang w:val="en-GB"/>
            </w:rPr>
          </w:rPrChange>
        </w:rPr>
        <w:t>manual</w:t>
      </w:r>
      <w:ins w:id="4427" w:author="Jane Shaw" w:date="2015-10-16T20:14:00Z">
        <w:r w:rsidR="00D67EE2">
          <w:rPr>
            <w:rFonts w:asciiTheme="majorBidi" w:hAnsiTheme="majorBidi" w:cstheme="majorBidi"/>
            <w:lang w:val="en-GB"/>
          </w:rPr>
          <w:t>.</w:t>
        </w:r>
      </w:ins>
      <w:del w:id="4428" w:author="Jane Shaw" w:date="2015-10-16T20:14: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New York</w:t>
      </w:r>
      <w:ins w:id="4429" w:author="Jane Shaw" w:date="2015-10-16T20:14:00Z">
        <w:r w:rsidR="00D67EE2">
          <w:rPr>
            <w:rFonts w:asciiTheme="majorBidi" w:hAnsiTheme="majorBidi" w:cstheme="majorBidi"/>
            <w:lang w:val="en-GB"/>
          </w:rPr>
          <w:t>,</w:t>
        </w:r>
        <w:r w:rsidR="00D67EE2" w:rsidRPr="00D67EE2">
          <w:rPr>
            <w:rFonts w:asciiTheme="majorBidi" w:hAnsiTheme="majorBidi" w:cstheme="majorBidi"/>
            <w:lang w:val="en-GB"/>
          </w:rPr>
          <w:t xml:space="preserve"> </w:t>
        </w:r>
        <w:r w:rsidR="00D67EE2" w:rsidRPr="00F31509">
          <w:rPr>
            <w:rFonts w:asciiTheme="majorBidi" w:hAnsiTheme="majorBidi" w:cstheme="majorBidi"/>
            <w:lang w:val="en-GB"/>
          </w:rPr>
          <w:t>United Nations Statistics Division</w:t>
        </w:r>
        <w:r w:rsidR="00D67EE2">
          <w:rPr>
            <w:rFonts w:asciiTheme="majorBidi" w:hAnsiTheme="majorBidi" w:cstheme="majorBidi"/>
            <w:lang w:val="en-GB"/>
          </w:rPr>
          <w:t xml:space="preserve"> (UNSD)</w:t>
        </w:r>
      </w:ins>
      <w:r w:rsidRPr="00F31509">
        <w:rPr>
          <w:rFonts w:asciiTheme="majorBidi" w:hAnsiTheme="majorBidi" w:cstheme="majorBidi"/>
          <w:lang w:val="en-GB"/>
        </w:rPr>
        <w:t>.</w:t>
      </w:r>
    </w:p>
    <w:p w14:paraId="1C39DBEA" w14:textId="6B55074D" w:rsidR="00816A25" w:rsidRDefault="004F65E4" w:rsidP="00B44757">
      <w:pPr>
        <w:jc w:val="both"/>
        <w:rPr>
          <w:ins w:id="4430" w:author="Jane Shaw" w:date="2015-10-16T19:32:00Z"/>
          <w:rFonts w:asciiTheme="majorBidi" w:hAnsiTheme="majorBidi" w:cstheme="majorBidi"/>
          <w:lang w:val="en-GB"/>
        </w:rPr>
      </w:pPr>
      <w:r w:rsidRPr="00D67EE2">
        <w:rPr>
          <w:rFonts w:asciiTheme="majorBidi" w:hAnsiTheme="majorBidi" w:cstheme="majorBidi"/>
          <w:b/>
          <w:lang w:val="en-GB"/>
          <w:rPrChange w:id="4431" w:author="Jane Shaw" w:date="2015-10-16T20:15:00Z">
            <w:rPr>
              <w:rFonts w:asciiTheme="majorBidi" w:hAnsiTheme="majorBidi" w:cstheme="majorBidi"/>
              <w:lang w:val="en-GB"/>
            </w:rPr>
          </w:rPrChange>
        </w:rPr>
        <w:t>UNWTO</w:t>
      </w:r>
      <w:ins w:id="4432" w:author="Jane Shaw" w:date="2015-10-16T20:15:00Z">
        <w:r w:rsidR="00D67EE2" w:rsidRPr="00D67EE2">
          <w:rPr>
            <w:rFonts w:asciiTheme="majorBidi" w:hAnsiTheme="majorBidi" w:cstheme="majorBidi"/>
            <w:b/>
            <w:lang w:val="en-GB"/>
            <w:rPrChange w:id="4433" w:author="Jane Shaw" w:date="2015-10-16T20:15:00Z">
              <w:rPr>
                <w:rFonts w:asciiTheme="majorBidi" w:hAnsiTheme="majorBidi" w:cstheme="majorBidi"/>
                <w:lang w:val="en-GB"/>
              </w:rPr>
            </w:rPrChange>
          </w:rPr>
          <w:t>.</w:t>
        </w:r>
      </w:ins>
      <w:r w:rsidRPr="00F31509">
        <w:rPr>
          <w:rFonts w:asciiTheme="majorBidi" w:hAnsiTheme="majorBidi" w:cstheme="majorBidi"/>
          <w:lang w:val="en-GB"/>
        </w:rPr>
        <w:t xml:space="preserve"> </w:t>
      </w:r>
      <w:del w:id="4434" w:author="Jane Shaw" w:date="2015-10-16T20:15:00Z">
        <w:r w:rsidRPr="00F31509" w:rsidDel="00D67EE2">
          <w:rPr>
            <w:rFonts w:asciiTheme="majorBidi" w:hAnsiTheme="majorBidi" w:cstheme="majorBidi"/>
            <w:lang w:val="en-GB"/>
          </w:rPr>
          <w:delText xml:space="preserve">(United Nations World Tourist Organization) </w:delText>
        </w:r>
      </w:del>
      <w:r w:rsidRPr="00F31509">
        <w:rPr>
          <w:rFonts w:asciiTheme="majorBidi" w:hAnsiTheme="majorBidi" w:cstheme="majorBidi"/>
          <w:lang w:val="en-GB"/>
        </w:rPr>
        <w:t>2015</w:t>
      </w:r>
      <w:ins w:id="4435" w:author="Jane Shaw" w:date="2015-10-16T20:15:00Z">
        <w:r w:rsidR="00D67EE2">
          <w:rPr>
            <w:rFonts w:asciiTheme="majorBidi" w:hAnsiTheme="majorBidi" w:cstheme="majorBidi"/>
            <w:lang w:val="en-GB"/>
          </w:rPr>
          <w:t>.</w:t>
        </w:r>
      </w:ins>
      <w:del w:id="4436" w:author="Jane Shaw" w:date="2015-10-16T20:15: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Tourism </w:t>
      </w:r>
      <w:r w:rsidR="00D67EE2" w:rsidRPr="00F31509">
        <w:rPr>
          <w:rFonts w:asciiTheme="majorBidi" w:hAnsiTheme="majorBidi" w:cstheme="majorBidi"/>
          <w:lang w:val="en-GB"/>
        </w:rPr>
        <w:t>statistics</w:t>
      </w:r>
      <w:ins w:id="4437" w:author="Jane Shaw" w:date="2015-10-16T20:15:00Z">
        <w:r w:rsidR="00D67EE2">
          <w:rPr>
            <w:rFonts w:asciiTheme="majorBidi" w:hAnsiTheme="majorBidi" w:cstheme="majorBidi"/>
            <w:lang w:val="en-GB"/>
          </w:rPr>
          <w:t>.</w:t>
        </w:r>
        <w:r w:rsidR="00D67EE2" w:rsidRPr="00D67EE2">
          <w:rPr>
            <w:rFonts w:asciiTheme="majorBidi" w:hAnsiTheme="majorBidi" w:cstheme="majorBidi"/>
            <w:lang w:val="en-GB"/>
          </w:rPr>
          <w:t xml:space="preserve"> </w:t>
        </w:r>
        <w:r w:rsidR="00D67EE2" w:rsidRPr="00F31509">
          <w:rPr>
            <w:rFonts w:asciiTheme="majorBidi" w:hAnsiTheme="majorBidi" w:cstheme="majorBidi"/>
            <w:lang w:val="en-GB"/>
          </w:rPr>
          <w:t>United Nations W</w:t>
        </w:r>
        <w:r w:rsidR="00573BAC">
          <w:rPr>
            <w:rFonts w:asciiTheme="majorBidi" w:hAnsiTheme="majorBidi" w:cstheme="majorBidi"/>
            <w:lang w:val="en-GB"/>
          </w:rPr>
          <w:t>orld Tourism</w:t>
        </w:r>
        <w:r w:rsidR="00D67EE2" w:rsidRPr="00F31509">
          <w:rPr>
            <w:rFonts w:asciiTheme="majorBidi" w:hAnsiTheme="majorBidi" w:cstheme="majorBidi"/>
            <w:lang w:val="en-GB"/>
          </w:rPr>
          <w:t xml:space="preserve"> Organization</w:t>
        </w:r>
      </w:ins>
      <w:del w:id="4438" w:author="Jane Shaw" w:date="2015-10-16T20:15:00Z">
        <w:r w:rsidRPr="00F31509" w:rsidDel="00D67EE2">
          <w:rPr>
            <w:rFonts w:asciiTheme="majorBidi" w:hAnsiTheme="majorBidi" w:cstheme="majorBidi"/>
            <w:lang w:val="en-GB"/>
          </w:rPr>
          <w:delText>,</w:delText>
        </w:r>
      </w:del>
      <w:r w:rsidRPr="00F31509">
        <w:rPr>
          <w:rFonts w:asciiTheme="majorBidi" w:hAnsiTheme="majorBidi" w:cstheme="majorBidi"/>
          <w:lang w:val="en-GB"/>
        </w:rPr>
        <w:t xml:space="preserve"> </w:t>
      </w:r>
      <w:ins w:id="4439" w:author="Jane Shaw" w:date="2015-10-16T20:15:00Z">
        <w:r w:rsidR="00D67EE2">
          <w:rPr>
            <w:rFonts w:asciiTheme="majorBidi" w:hAnsiTheme="majorBidi" w:cstheme="majorBidi"/>
            <w:lang w:val="en-GB"/>
          </w:rPr>
          <w:t>(UN</w:t>
        </w:r>
        <w:r w:rsidR="002629C5">
          <w:rPr>
            <w:rFonts w:asciiTheme="majorBidi" w:hAnsiTheme="majorBidi" w:cstheme="majorBidi"/>
            <w:lang w:val="en-GB"/>
          </w:rPr>
          <w:t xml:space="preserve">WTO). </w:t>
        </w:r>
      </w:ins>
      <w:r w:rsidR="002629C5" w:rsidRPr="00F31509">
        <w:rPr>
          <w:rFonts w:asciiTheme="majorBidi" w:hAnsiTheme="majorBidi" w:cstheme="majorBidi"/>
          <w:lang w:val="en-GB"/>
        </w:rPr>
        <w:t xml:space="preserve">Available </w:t>
      </w:r>
      <w:del w:id="4440" w:author="Jane Shaw" w:date="2015-10-16T20:15:00Z">
        <w:r w:rsidRPr="00F31509" w:rsidDel="002629C5">
          <w:rPr>
            <w:rFonts w:asciiTheme="majorBidi" w:hAnsiTheme="majorBidi" w:cstheme="majorBidi"/>
            <w:lang w:val="en-GB"/>
          </w:rPr>
          <w:delText>from</w:delText>
        </w:r>
      </w:del>
      <w:ins w:id="4441" w:author="Jane Shaw" w:date="2015-10-16T20:15:00Z">
        <w:r w:rsidR="002629C5">
          <w:rPr>
            <w:rFonts w:asciiTheme="majorBidi" w:hAnsiTheme="majorBidi" w:cstheme="majorBidi"/>
            <w:lang w:val="en-GB"/>
          </w:rPr>
          <w:t>at</w:t>
        </w:r>
      </w:ins>
      <w:ins w:id="4442" w:author="Jane Shaw" w:date="2015-10-16T19:32:00Z">
        <w:r w:rsidR="00816A25">
          <w:rPr>
            <w:rFonts w:asciiTheme="majorBidi" w:hAnsiTheme="majorBidi" w:cstheme="majorBidi"/>
            <w:lang w:val="en-GB"/>
          </w:rPr>
          <w:t xml:space="preserve">: </w:t>
        </w:r>
        <w:r w:rsidR="00816A25" w:rsidRPr="00816A25">
          <w:rPr>
            <w:rFonts w:asciiTheme="majorBidi" w:hAnsiTheme="majorBidi" w:cstheme="majorBidi"/>
            <w:lang w:val="en-GB"/>
          </w:rPr>
          <w:t>http://www.e-unwto.org/toc/unwtotfb/current</w:t>
        </w:r>
      </w:ins>
      <w:r w:rsidRPr="00F31509">
        <w:rPr>
          <w:rFonts w:asciiTheme="majorBidi" w:hAnsiTheme="majorBidi" w:cstheme="majorBidi"/>
          <w:lang w:val="en-GB"/>
        </w:rPr>
        <w:t xml:space="preserve"> </w:t>
      </w:r>
    </w:p>
    <w:p w14:paraId="78347A6C" w14:textId="27628443" w:rsidR="004F65E4" w:rsidRPr="002629C5" w:rsidDel="00816A25" w:rsidRDefault="00FF0B0F" w:rsidP="00B44757">
      <w:pPr>
        <w:jc w:val="both"/>
        <w:rPr>
          <w:del w:id="4443" w:author="Jane Shaw" w:date="2015-10-16T19:32:00Z"/>
          <w:rFonts w:asciiTheme="majorBidi" w:hAnsiTheme="majorBidi" w:cstheme="majorBidi"/>
          <w:b/>
          <w:highlight w:val="yellow"/>
          <w:lang w:val="en-GB"/>
          <w:rPrChange w:id="4444" w:author="Jane Shaw" w:date="2015-10-16T20:15:00Z">
            <w:rPr>
              <w:del w:id="4445" w:author="Jane Shaw" w:date="2015-10-16T19:32:00Z"/>
              <w:rFonts w:asciiTheme="majorBidi" w:hAnsiTheme="majorBidi" w:cstheme="majorBidi"/>
              <w:lang w:val="en-GB"/>
            </w:rPr>
          </w:rPrChange>
        </w:rPr>
      </w:pPr>
      <w:del w:id="4446" w:author="Jane Shaw" w:date="2015-10-16T19:32:00Z">
        <w:r w:rsidRPr="002629C5" w:rsidDel="00816A25">
          <w:rPr>
            <w:b/>
            <w:highlight w:val="yellow"/>
            <w:rPrChange w:id="4447" w:author="Jane Shaw" w:date="2015-10-16T20:15:00Z">
              <w:rPr>
                <w:rStyle w:val="Collegamentoipertestuale"/>
                <w:rFonts w:asciiTheme="majorBidi" w:hAnsiTheme="majorBidi" w:cstheme="majorBidi"/>
                <w:lang w:val="en-GB"/>
              </w:rPr>
            </w:rPrChange>
          </w:rPr>
          <w:fldChar w:fldCharType="begin"/>
        </w:r>
        <w:r w:rsidRPr="002629C5" w:rsidDel="00816A25">
          <w:rPr>
            <w:b/>
            <w:highlight w:val="yellow"/>
            <w:rPrChange w:id="4448" w:author="Jane Shaw" w:date="2015-10-16T20:15:00Z">
              <w:rPr/>
            </w:rPrChange>
          </w:rPr>
          <w:delInstrText xml:space="preserve"> HYPERLINK "http://www.e-unwto.org/toc/unwtotfb/current" </w:delInstrText>
        </w:r>
        <w:r w:rsidRPr="002629C5" w:rsidDel="00816A25">
          <w:rPr>
            <w:b/>
            <w:highlight w:val="yellow"/>
            <w:rPrChange w:id="4449" w:author="Jane Shaw" w:date="2015-10-16T20:15:00Z">
              <w:rPr>
                <w:rStyle w:val="Collegamentoipertestuale"/>
                <w:rFonts w:asciiTheme="majorBidi" w:hAnsiTheme="majorBidi" w:cstheme="majorBidi"/>
                <w:lang w:val="en-GB"/>
              </w:rPr>
            </w:rPrChange>
          </w:rPr>
          <w:fldChar w:fldCharType="separate"/>
        </w:r>
        <w:r w:rsidR="004F65E4" w:rsidRPr="002629C5" w:rsidDel="00816A25">
          <w:rPr>
            <w:rStyle w:val="Collegamentoipertestuale"/>
            <w:rFonts w:asciiTheme="majorBidi" w:hAnsiTheme="majorBidi" w:cstheme="majorBidi"/>
            <w:b/>
            <w:highlight w:val="yellow"/>
            <w:lang w:val="en-GB"/>
            <w:rPrChange w:id="4450" w:author="Jane Shaw" w:date="2015-10-16T20:15:00Z">
              <w:rPr>
                <w:rStyle w:val="Collegamentoipertestuale"/>
                <w:rFonts w:asciiTheme="majorBidi" w:hAnsiTheme="majorBidi" w:cstheme="majorBidi"/>
                <w:lang w:val="en-GB"/>
              </w:rPr>
            </w:rPrChange>
          </w:rPr>
          <w:delText>http://www.e-unwto.org/toc/unwtotfb/current</w:delText>
        </w:r>
        <w:r w:rsidRPr="002629C5" w:rsidDel="00816A25">
          <w:rPr>
            <w:rStyle w:val="Collegamentoipertestuale"/>
            <w:rFonts w:asciiTheme="majorBidi" w:hAnsiTheme="majorBidi" w:cstheme="majorBidi"/>
            <w:b/>
            <w:highlight w:val="yellow"/>
            <w:lang w:val="en-GB"/>
            <w:rPrChange w:id="4451" w:author="Jane Shaw" w:date="2015-10-16T20:15:00Z">
              <w:rPr>
                <w:rStyle w:val="Collegamentoipertestuale"/>
                <w:rFonts w:asciiTheme="majorBidi" w:hAnsiTheme="majorBidi" w:cstheme="majorBidi"/>
                <w:lang w:val="en-GB"/>
              </w:rPr>
            </w:rPrChange>
          </w:rPr>
          <w:fldChar w:fldCharType="end"/>
        </w:r>
        <w:r w:rsidR="004F65E4" w:rsidRPr="002629C5" w:rsidDel="00816A25">
          <w:rPr>
            <w:rFonts w:asciiTheme="majorBidi" w:hAnsiTheme="majorBidi" w:cstheme="majorBidi"/>
            <w:b/>
            <w:highlight w:val="yellow"/>
            <w:lang w:val="en-GB"/>
            <w:rPrChange w:id="4452" w:author="Jane Shaw" w:date="2015-10-16T20:15:00Z">
              <w:rPr>
                <w:rFonts w:asciiTheme="majorBidi" w:hAnsiTheme="majorBidi" w:cstheme="majorBidi"/>
                <w:lang w:val="en-GB"/>
              </w:rPr>
            </w:rPrChange>
          </w:rPr>
          <w:delText xml:space="preserve"> [17 August 2015].</w:delText>
        </w:r>
      </w:del>
    </w:p>
    <w:p w14:paraId="10498171" w14:textId="36D4BA32" w:rsidR="004F65E4" w:rsidRPr="00F31509" w:rsidRDefault="004F65E4" w:rsidP="00B44757">
      <w:pPr>
        <w:jc w:val="both"/>
        <w:rPr>
          <w:rFonts w:asciiTheme="majorBidi" w:hAnsiTheme="majorBidi" w:cstheme="majorBidi"/>
          <w:lang w:val="en-GB"/>
        </w:rPr>
      </w:pPr>
      <w:r w:rsidRPr="002629C5">
        <w:rPr>
          <w:rFonts w:asciiTheme="majorBidi" w:hAnsiTheme="majorBidi" w:cstheme="majorBidi"/>
          <w:b/>
          <w:highlight w:val="yellow"/>
          <w:lang w:val="en-GB"/>
          <w:rPrChange w:id="4453" w:author="Jane Shaw" w:date="2015-10-16T20:15:00Z">
            <w:rPr>
              <w:rFonts w:asciiTheme="majorBidi" w:hAnsiTheme="majorBidi" w:cstheme="majorBidi"/>
              <w:lang w:val="en-GB"/>
            </w:rPr>
          </w:rPrChange>
        </w:rPr>
        <w:t>Vogel, F.</w:t>
      </w:r>
      <w:r w:rsidRPr="002629C5">
        <w:rPr>
          <w:rFonts w:asciiTheme="majorBidi" w:hAnsiTheme="majorBidi" w:cstheme="majorBidi"/>
          <w:b/>
          <w:lang w:val="en-GB"/>
          <w:rPrChange w:id="4454" w:author="Jane Shaw" w:date="2015-10-16T20:15:00Z">
            <w:rPr>
              <w:rFonts w:asciiTheme="majorBidi" w:hAnsiTheme="majorBidi" w:cstheme="majorBidi"/>
              <w:lang w:val="en-GB"/>
            </w:rPr>
          </w:rPrChange>
        </w:rPr>
        <w:t xml:space="preserve"> </w:t>
      </w:r>
      <w:r w:rsidRPr="00F31509">
        <w:rPr>
          <w:rFonts w:asciiTheme="majorBidi" w:hAnsiTheme="majorBidi" w:cstheme="majorBidi"/>
          <w:lang w:val="en-GB"/>
        </w:rPr>
        <w:t>2015</w:t>
      </w:r>
      <w:ins w:id="4455" w:author="Jane Shaw" w:date="2015-10-16T20:15:00Z">
        <w:r w:rsidR="002629C5">
          <w:rPr>
            <w:rFonts w:asciiTheme="majorBidi" w:hAnsiTheme="majorBidi" w:cstheme="majorBidi"/>
            <w:lang w:val="en-GB"/>
          </w:rPr>
          <w:t>.</w:t>
        </w:r>
      </w:ins>
      <w:del w:id="4456" w:author="Jane Shaw" w:date="2015-10-16T20:15:00Z">
        <w:r w:rsidRPr="00F31509" w:rsidDel="002629C5">
          <w:rPr>
            <w:rFonts w:asciiTheme="majorBidi" w:hAnsiTheme="majorBidi" w:cstheme="majorBidi"/>
            <w:lang w:val="en-GB"/>
          </w:rPr>
          <w:delText>,</w:delText>
        </w:r>
      </w:del>
      <w:r w:rsidRPr="00F31509">
        <w:rPr>
          <w:rFonts w:asciiTheme="majorBidi" w:hAnsiTheme="majorBidi" w:cstheme="majorBidi"/>
          <w:lang w:val="en-GB"/>
        </w:rPr>
        <w:t xml:space="preserve"> Defining the Master Sampling Frame for Agricultural Statistics – Basic </w:t>
      </w:r>
      <w:r w:rsidR="002629C5" w:rsidRPr="00F31509">
        <w:rPr>
          <w:rFonts w:asciiTheme="majorBidi" w:hAnsiTheme="majorBidi" w:cstheme="majorBidi"/>
          <w:lang w:val="en-GB"/>
        </w:rPr>
        <w:t>principles</w:t>
      </w:r>
      <w:ins w:id="4457" w:author="Jane Shaw" w:date="2015-10-16T20:15:00Z">
        <w:r w:rsidR="002629C5">
          <w:rPr>
            <w:rFonts w:asciiTheme="majorBidi" w:hAnsiTheme="majorBidi" w:cstheme="majorBidi"/>
            <w:lang w:val="en-GB"/>
          </w:rPr>
          <w:t>.</w:t>
        </w:r>
      </w:ins>
      <w:del w:id="4458" w:author="Jane Shaw" w:date="2015-10-16T20:15:00Z">
        <w:r w:rsidRPr="00F31509" w:rsidDel="002629C5">
          <w:rPr>
            <w:rFonts w:asciiTheme="majorBidi" w:hAnsiTheme="majorBidi" w:cstheme="majorBidi"/>
            <w:lang w:val="en-GB"/>
          </w:rPr>
          <w:delText>,</w:delText>
        </w:r>
      </w:del>
      <w:r w:rsidRPr="00F31509">
        <w:rPr>
          <w:rFonts w:asciiTheme="majorBidi" w:hAnsiTheme="majorBidi" w:cstheme="majorBidi"/>
          <w:lang w:val="en-GB"/>
        </w:rPr>
        <w:t xml:space="preserve"> </w:t>
      </w:r>
      <w:r w:rsidR="002629C5" w:rsidRPr="002629C5">
        <w:rPr>
          <w:rFonts w:asciiTheme="majorBidi" w:hAnsiTheme="majorBidi" w:cstheme="majorBidi"/>
          <w:i/>
          <w:lang w:val="en-GB"/>
          <w:rPrChange w:id="4459" w:author="Jane Shaw" w:date="2015-10-16T20:15:00Z">
            <w:rPr>
              <w:rFonts w:asciiTheme="majorBidi" w:hAnsiTheme="majorBidi" w:cstheme="majorBidi"/>
              <w:lang w:val="en-GB"/>
            </w:rPr>
          </w:rPrChange>
        </w:rPr>
        <w:t xml:space="preserve">In </w:t>
      </w:r>
      <w:r w:rsidRPr="00F31509">
        <w:rPr>
          <w:rFonts w:asciiTheme="majorBidi" w:hAnsiTheme="majorBidi" w:cstheme="majorBidi"/>
          <w:lang w:val="en-GB"/>
        </w:rPr>
        <w:t>FAO</w:t>
      </w:r>
      <w:ins w:id="4460" w:author="Jane Shaw" w:date="2015-10-16T20:15:00Z">
        <w:r w:rsidR="002629C5">
          <w:rPr>
            <w:rFonts w:asciiTheme="majorBidi" w:hAnsiTheme="majorBidi" w:cstheme="majorBidi"/>
            <w:lang w:val="en-GB"/>
          </w:rPr>
          <w:t>.</w:t>
        </w:r>
      </w:ins>
      <w:del w:id="4461" w:author="Jane Shaw" w:date="2015-10-16T20:15:00Z">
        <w:r w:rsidRPr="00F31509" w:rsidDel="002629C5">
          <w:rPr>
            <w:rFonts w:asciiTheme="majorBidi" w:hAnsiTheme="majorBidi" w:cstheme="majorBidi"/>
            <w:lang w:val="en-GB"/>
          </w:rPr>
          <w:delText>,</w:delText>
        </w:r>
      </w:del>
      <w:r w:rsidRPr="00F31509">
        <w:rPr>
          <w:rFonts w:asciiTheme="majorBidi" w:hAnsiTheme="majorBidi" w:cstheme="majorBidi"/>
          <w:lang w:val="en-GB"/>
        </w:rPr>
        <w:t xml:space="preserve"> </w:t>
      </w:r>
      <w:r w:rsidRPr="002629C5">
        <w:rPr>
          <w:rFonts w:asciiTheme="majorBidi" w:hAnsiTheme="majorBidi" w:cstheme="majorBidi"/>
          <w:i/>
          <w:lang w:val="en-GB"/>
          <w:rPrChange w:id="4462" w:author="Jane Shaw" w:date="2015-10-16T20:16:00Z">
            <w:rPr>
              <w:rFonts w:asciiTheme="majorBidi" w:hAnsiTheme="majorBidi" w:cstheme="majorBidi"/>
              <w:lang w:val="en-GB"/>
            </w:rPr>
          </w:rPrChange>
        </w:rPr>
        <w:t>Handbook on Master Sampling Frame for Agriculture</w:t>
      </w:r>
      <w:r w:rsidRPr="00F31509">
        <w:rPr>
          <w:rFonts w:asciiTheme="majorBidi" w:hAnsiTheme="majorBidi" w:cstheme="majorBidi"/>
          <w:lang w:val="en-GB"/>
        </w:rPr>
        <w:t xml:space="preserve">. </w:t>
      </w:r>
      <w:ins w:id="4463" w:author="Jane Shaw" w:date="2015-10-16T20:16:00Z">
        <w:r w:rsidR="002629C5">
          <w:rPr>
            <w:rFonts w:asciiTheme="majorBidi" w:hAnsiTheme="majorBidi" w:cstheme="majorBidi"/>
            <w:lang w:val="en-GB"/>
          </w:rPr>
          <w:t xml:space="preserve">(unpublished </w:t>
        </w:r>
      </w:ins>
      <w:del w:id="4464" w:author="Jane Shaw" w:date="2015-10-16T20:16:00Z">
        <w:r w:rsidRPr="00F31509" w:rsidDel="002629C5">
          <w:rPr>
            <w:rFonts w:asciiTheme="majorBidi" w:hAnsiTheme="majorBidi" w:cstheme="majorBidi"/>
            <w:lang w:val="en-GB"/>
          </w:rPr>
          <w:delText xml:space="preserve">Final </w:delText>
        </w:r>
      </w:del>
      <w:r w:rsidR="002629C5" w:rsidRPr="00F31509">
        <w:rPr>
          <w:rFonts w:asciiTheme="majorBidi" w:hAnsiTheme="majorBidi" w:cstheme="majorBidi"/>
          <w:lang w:val="en-GB"/>
        </w:rPr>
        <w:t>draft</w:t>
      </w:r>
      <w:ins w:id="4465" w:author="Jane Shaw" w:date="2015-10-16T20:16:00Z">
        <w:r w:rsidR="002629C5">
          <w:rPr>
            <w:rFonts w:asciiTheme="majorBidi" w:hAnsiTheme="majorBidi" w:cstheme="majorBidi"/>
            <w:lang w:val="en-GB"/>
          </w:rPr>
          <w:t>)</w:t>
        </w:r>
      </w:ins>
      <w:del w:id="4466" w:author="Jane Shaw" w:date="2015-10-16T20:16:00Z">
        <w:r w:rsidRPr="00F31509" w:rsidDel="002629C5">
          <w:rPr>
            <w:rFonts w:asciiTheme="majorBidi" w:hAnsiTheme="majorBidi" w:cstheme="majorBidi"/>
            <w:lang w:val="en-GB"/>
          </w:rPr>
          <w:delText>, not for publication.</w:delText>
        </w:r>
      </w:del>
    </w:p>
    <w:p w14:paraId="6EF7776F" w14:textId="72D4F0A5" w:rsidR="004F65E4" w:rsidRPr="00F31509" w:rsidRDefault="004F65E4" w:rsidP="00B44757">
      <w:pPr>
        <w:jc w:val="both"/>
        <w:rPr>
          <w:rFonts w:asciiTheme="majorBidi" w:hAnsiTheme="majorBidi" w:cstheme="majorBidi"/>
          <w:lang w:val="en-GB"/>
        </w:rPr>
      </w:pPr>
      <w:r w:rsidRPr="002629C5">
        <w:rPr>
          <w:rFonts w:asciiTheme="majorBidi" w:hAnsiTheme="majorBidi" w:cstheme="majorBidi"/>
          <w:b/>
          <w:lang w:val="en-GB"/>
          <w:rPrChange w:id="4467" w:author="Jane Shaw" w:date="2015-10-16T20:16:00Z">
            <w:rPr>
              <w:rFonts w:asciiTheme="majorBidi" w:hAnsiTheme="majorBidi" w:cstheme="majorBidi"/>
              <w:lang w:val="en-GB"/>
            </w:rPr>
          </w:rPrChange>
        </w:rPr>
        <w:t>Westcott, P.</w:t>
      </w:r>
      <w:del w:id="4468" w:author="Jane Shaw" w:date="2015-10-16T20:16:00Z">
        <w:r w:rsidRPr="002629C5" w:rsidDel="002629C5">
          <w:rPr>
            <w:rFonts w:asciiTheme="majorBidi" w:hAnsiTheme="majorBidi" w:cstheme="majorBidi"/>
            <w:b/>
            <w:lang w:val="en-GB"/>
            <w:rPrChange w:id="4469" w:author="Jane Shaw" w:date="2015-10-16T20:16:00Z">
              <w:rPr>
                <w:rFonts w:asciiTheme="majorBidi" w:hAnsiTheme="majorBidi" w:cstheme="majorBidi"/>
                <w:lang w:val="en-GB"/>
              </w:rPr>
            </w:rPrChange>
          </w:rPr>
          <w:delText xml:space="preserve"> </w:delText>
        </w:r>
      </w:del>
      <w:r w:rsidRPr="002629C5">
        <w:rPr>
          <w:rFonts w:asciiTheme="majorBidi" w:hAnsiTheme="majorBidi" w:cstheme="majorBidi"/>
          <w:b/>
          <w:lang w:val="en-GB"/>
          <w:rPrChange w:id="4470" w:author="Jane Shaw" w:date="2015-10-16T20:16:00Z">
            <w:rPr>
              <w:rFonts w:asciiTheme="majorBidi" w:hAnsiTheme="majorBidi" w:cstheme="majorBidi"/>
              <w:lang w:val="en-GB"/>
            </w:rPr>
          </w:rPrChange>
        </w:rPr>
        <w:t>C. &amp; Norton, J.</w:t>
      </w:r>
      <w:del w:id="4471" w:author="Jane Shaw" w:date="2015-10-16T20:16:00Z">
        <w:r w:rsidRPr="002629C5" w:rsidDel="002629C5">
          <w:rPr>
            <w:rFonts w:asciiTheme="majorBidi" w:hAnsiTheme="majorBidi" w:cstheme="majorBidi"/>
            <w:b/>
            <w:lang w:val="en-GB"/>
            <w:rPrChange w:id="4472" w:author="Jane Shaw" w:date="2015-10-16T20:16:00Z">
              <w:rPr>
                <w:rFonts w:asciiTheme="majorBidi" w:hAnsiTheme="majorBidi" w:cstheme="majorBidi"/>
                <w:lang w:val="en-GB"/>
              </w:rPr>
            </w:rPrChange>
          </w:rPr>
          <w:delText xml:space="preserve"> </w:delText>
        </w:r>
      </w:del>
      <w:r w:rsidRPr="002629C5">
        <w:rPr>
          <w:rFonts w:asciiTheme="majorBidi" w:hAnsiTheme="majorBidi" w:cstheme="majorBidi"/>
          <w:b/>
          <w:lang w:val="en-GB"/>
          <w:rPrChange w:id="4473" w:author="Jane Shaw" w:date="2015-10-16T20:16:00Z">
            <w:rPr>
              <w:rFonts w:asciiTheme="majorBidi" w:hAnsiTheme="majorBidi" w:cstheme="majorBidi"/>
              <w:lang w:val="en-GB"/>
            </w:rPr>
          </w:rPrChange>
        </w:rPr>
        <w:t>D.</w:t>
      </w:r>
      <w:r w:rsidRPr="00F31509">
        <w:rPr>
          <w:rFonts w:asciiTheme="majorBidi" w:hAnsiTheme="majorBidi" w:cstheme="majorBidi"/>
          <w:lang w:val="en-GB"/>
        </w:rPr>
        <w:t xml:space="preserve"> 2012</w:t>
      </w:r>
      <w:ins w:id="4474" w:author="Jane Shaw" w:date="2015-10-16T20:16:00Z">
        <w:r w:rsidR="002629C5">
          <w:rPr>
            <w:rFonts w:asciiTheme="majorBidi" w:hAnsiTheme="majorBidi" w:cstheme="majorBidi"/>
            <w:lang w:val="en-GB"/>
          </w:rPr>
          <w:t>.</w:t>
        </w:r>
      </w:ins>
      <w:del w:id="4475" w:author="Jane Shaw" w:date="2015-10-16T20:16:00Z">
        <w:r w:rsidRPr="00F31509" w:rsidDel="002629C5">
          <w:rPr>
            <w:rFonts w:asciiTheme="majorBidi" w:hAnsiTheme="majorBidi" w:cstheme="majorBidi"/>
            <w:lang w:val="en-GB"/>
          </w:rPr>
          <w:delText>,</w:delText>
        </w:r>
      </w:del>
      <w:r w:rsidRPr="00F31509">
        <w:rPr>
          <w:rFonts w:asciiTheme="majorBidi" w:hAnsiTheme="majorBidi" w:cstheme="majorBidi"/>
          <w:lang w:val="en-GB"/>
        </w:rPr>
        <w:t xml:space="preserve"> </w:t>
      </w:r>
      <w:r w:rsidRPr="002629C5">
        <w:rPr>
          <w:rFonts w:asciiTheme="majorBidi" w:hAnsiTheme="majorBidi" w:cstheme="majorBidi"/>
          <w:i/>
          <w:lang w:val="en-GB"/>
          <w:rPrChange w:id="4476" w:author="Jane Shaw" w:date="2015-10-16T20:16:00Z">
            <w:rPr>
              <w:rFonts w:asciiTheme="majorBidi" w:hAnsiTheme="majorBidi" w:cstheme="majorBidi"/>
              <w:lang w:val="en-GB"/>
            </w:rPr>
          </w:rPrChange>
        </w:rPr>
        <w:t xml:space="preserve">Implications of an </w:t>
      </w:r>
      <w:r w:rsidR="002629C5" w:rsidRPr="002629C5">
        <w:rPr>
          <w:rFonts w:asciiTheme="majorBidi" w:hAnsiTheme="majorBidi" w:cstheme="majorBidi"/>
          <w:i/>
          <w:lang w:val="en-GB"/>
          <w:rPrChange w:id="4477" w:author="Jane Shaw" w:date="2015-10-16T20:16:00Z">
            <w:rPr>
              <w:rFonts w:asciiTheme="majorBidi" w:hAnsiTheme="majorBidi" w:cstheme="majorBidi"/>
              <w:lang w:val="en-GB"/>
            </w:rPr>
          </w:rPrChange>
        </w:rPr>
        <w:t>early corn crop harvest for feed and residual use estimates</w:t>
      </w:r>
      <w:ins w:id="4478" w:author="Jane Shaw" w:date="2015-10-16T20:16:00Z">
        <w:r w:rsidR="002629C5" w:rsidRPr="002629C5">
          <w:rPr>
            <w:rFonts w:asciiTheme="majorBidi" w:hAnsiTheme="majorBidi" w:cstheme="majorBidi"/>
            <w:i/>
            <w:lang w:val="en-GB"/>
            <w:rPrChange w:id="4479" w:author="Jane Shaw" w:date="2015-10-16T20:16:00Z">
              <w:rPr>
                <w:rFonts w:asciiTheme="majorBidi" w:hAnsiTheme="majorBidi" w:cstheme="majorBidi"/>
                <w:lang w:val="en-GB"/>
              </w:rPr>
            </w:rPrChange>
          </w:rPr>
          <w:t>.</w:t>
        </w:r>
      </w:ins>
      <w:del w:id="4480" w:author="Jane Shaw" w:date="2015-10-16T20:16:00Z">
        <w:r w:rsidRPr="00F31509" w:rsidDel="002629C5">
          <w:rPr>
            <w:rFonts w:asciiTheme="majorBidi" w:hAnsiTheme="majorBidi" w:cstheme="majorBidi"/>
            <w:lang w:val="en-GB"/>
          </w:rPr>
          <w:delText>,</w:delText>
        </w:r>
      </w:del>
      <w:r w:rsidRPr="00F31509">
        <w:rPr>
          <w:rFonts w:asciiTheme="majorBidi" w:hAnsiTheme="majorBidi" w:cstheme="majorBidi"/>
          <w:lang w:val="en-GB"/>
        </w:rPr>
        <w:t xml:space="preserve"> </w:t>
      </w:r>
      <w:ins w:id="4481" w:author="Jane Shaw" w:date="2015-10-16T20:26:00Z">
        <w:r w:rsidR="000A283D">
          <w:rPr>
            <w:rFonts w:asciiTheme="majorBidi" w:hAnsiTheme="majorBidi" w:cstheme="majorBidi"/>
            <w:lang w:val="en-GB"/>
          </w:rPr>
          <w:t>Economic Research Service No.</w:t>
        </w:r>
        <w:r w:rsidR="000A283D" w:rsidRPr="00F31509">
          <w:rPr>
            <w:rFonts w:asciiTheme="majorBidi" w:hAnsiTheme="majorBidi" w:cstheme="majorBidi"/>
            <w:lang w:val="en-GB"/>
          </w:rPr>
          <w:t xml:space="preserve"> FDS-12f-01</w:t>
        </w:r>
        <w:r w:rsidR="000A283D">
          <w:rPr>
            <w:rFonts w:asciiTheme="majorBidi" w:hAnsiTheme="majorBidi" w:cstheme="majorBidi"/>
            <w:lang w:val="en-GB"/>
          </w:rPr>
          <w:t xml:space="preserve">. Washington, DC, </w:t>
        </w:r>
      </w:ins>
      <w:r w:rsidRPr="00F31509">
        <w:rPr>
          <w:rFonts w:asciiTheme="majorBidi" w:hAnsiTheme="majorBidi" w:cstheme="majorBidi"/>
          <w:lang w:val="en-GB"/>
        </w:rPr>
        <w:t xml:space="preserve">United States Department </w:t>
      </w:r>
      <w:del w:id="4482" w:author="Jane Shaw" w:date="2015-10-16T20:25:00Z">
        <w:r w:rsidRPr="00F31509" w:rsidDel="000A283D">
          <w:rPr>
            <w:rFonts w:asciiTheme="majorBidi" w:hAnsiTheme="majorBidi" w:cstheme="majorBidi"/>
            <w:lang w:val="en-GB"/>
          </w:rPr>
          <w:delText xml:space="preserve">for </w:delText>
        </w:r>
      </w:del>
      <w:ins w:id="4483" w:author="Jane Shaw" w:date="2015-10-16T20:25:00Z">
        <w:r w:rsidR="000A283D">
          <w:rPr>
            <w:rFonts w:asciiTheme="majorBidi" w:hAnsiTheme="majorBidi" w:cstheme="majorBidi"/>
            <w:lang w:val="en-GB"/>
          </w:rPr>
          <w:t xml:space="preserve">of </w:t>
        </w:r>
      </w:ins>
      <w:r w:rsidRPr="00F31509">
        <w:rPr>
          <w:rFonts w:asciiTheme="majorBidi" w:hAnsiTheme="majorBidi" w:cstheme="majorBidi"/>
          <w:lang w:val="en-GB"/>
        </w:rPr>
        <w:t>Agriculture</w:t>
      </w:r>
      <w:del w:id="4484" w:author="Jane Shaw" w:date="2015-10-16T20:26:00Z">
        <w:r w:rsidRPr="00F31509" w:rsidDel="000A283D">
          <w:rPr>
            <w:rFonts w:asciiTheme="majorBidi" w:hAnsiTheme="majorBidi" w:cstheme="majorBidi"/>
            <w:lang w:val="en-GB"/>
          </w:rPr>
          <w:delText>, Economic Research Service, FDS-12f-01</w:delText>
        </w:r>
      </w:del>
      <w:r w:rsidRPr="00F31509">
        <w:rPr>
          <w:rFonts w:asciiTheme="majorBidi" w:hAnsiTheme="majorBidi" w:cstheme="majorBidi"/>
          <w:lang w:val="en-GB"/>
        </w:rPr>
        <w:t>.</w:t>
      </w:r>
    </w:p>
    <w:p w14:paraId="25F11B3E" w14:textId="44D5EE44" w:rsidR="00816A25" w:rsidRDefault="004F65E4" w:rsidP="00B44757">
      <w:pPr>
        <w:jc w:val="both"/>
        <w:rPr>
          <w:ins w:id="4485" w:author="Jane Shaw" w:date="2015-10-16T19:34:00Z"/>
          <w:rFonts w:asciiTheme="majorBidi" w:hAnsiTheme="majorBidi" w:cstheme="majorBidi"/>
          <w:lang w:val="en-GB"/>
        </w:rPr>
      </w:pPr>
      <w:r w:rsidRPr="000A283D">
        <w:rPr>
          <w:rFonts w:asciiTheme="majorBidi" w:hAnsiTheme="majorBidi" w:cstheme="majorBidi"/>
          <w:b/>
          <w:lang w:val="en-GB"/>
          <w:rPrChange w:id="4486" w:author="Jane Shaw" w:date="2015-10-16T20:26:00Z">
            <w:rPr>
              <w:rFonts w:asciiTheme="majorBidi" w:hAnsiTheme="majorBidi" w:cstheme="majorBidi"/>
              <w:lang w:val="en-GB"/>
            </w:rPr>
          </w:rPrChange>
        </w:rPr>
        <w:t>WFP</w:t>
      </w:r>
      <w:ins w:id="4487" w:author="Jane Shaw" w:date="2015-10-16T20:26:00Z">
        <w:r w:rsidR="000A283D" w:rsidRPr="000A283D">
          <w:rPr>
            <w:rFonts w:asciiTheme="majorBidi" w:hAnsiTheme="majorBidi" w:cstheme="majorBidi"/>
            <w:b/>
            <w:lang w:val="en-GB"/>
            <w:rPrChange w:id="4488" w:author="Jane Shaw" w:date="2015-10-16T20:26:00Z">
              <w:rPr>
                <w:rFonts w:asciiTheme="majorBidi" w:hAnsiTheme="majorBidi" w:cstheme="majorBidi"/>
                <w:lang w:val="en-GB"/>
              </w:rPr>
            </w:rPrChange>
          </w:rPr>
          <w:t>.</w:t>
        </w:r>
      </w:ins>
      <w:r w:rsidRPr="00F31509">
        <w:rPr>
          <w:rFonts w:asciiTheme="majorBidi" w:hAnsiTheme="majorBidi" w:cstheme="majorBidi"/>
          <w:lang w:val="en-GB"/>
        </w:rPr>
        <w:t xml:space="preserve"> </w:t>
      </w:r>
      <w:del w:id="4489" w:author="Jane Shaw" w:date="2015-10-16T20:26:00Z">
        <w:r w:rsidRPr="00F31509" w:rsidDel="000A283D">
          <w:rPr>
            <w:rFonts w:asciiTheme="majorBidi" w:hAnsiTheme="majorBidi" w:cstheme="majorBidi"/>
            <w:lang w:val="en-GB"/>
          </w:rPr>
          <w:delText xml:space="preserve">(World Food Programme) </w:delText>
        </w:r>
      </w:del>
      <w:r w:rsidRPr="00F31509">
        <w:rPr>
          <w:rFonts w:asciiTheme="majorBidi" w:hAnsiTheme="majorBidi" w:cstheme="majorBidi"/>
          <w:lang w:val="en-GB"/>
        </w:rPr>
        <w:t>2015</w:t>
      </w:r>
      <w:ins w:id="4490" w:author="Jane Shaw" w:date="2015-10-16T20:26:00Z">
        <w:r w:rsidR="000A283D">
          <w:rPr>
            <w:rFonts w:asciiTheme="majorBidi" w:hAnsiTheme="majorBidi" w:cstheme="majorBidi"/>
            <w:lang w:val="en-GB"/>
          </w:rPr>
          <w:t>.</w:t>
        </w:r>
      </w:ins>
      <w:del w:id="4491" w:author="Jane Shaw" w:date="2015-10-16T20:26:00Z">
        <w:r w:rsidRPr="00F31509" w:rsidDel="000A283D">
          <w:rPr>
            <w:rFonts w:asciiTheme="majorBidi" w:hAnsiTheme="majorBidi" w:cstheme="majorBidi"/>
            <w:lang w:val="en-GB"/>
          </w:rPr>
          <w:delText>,</w:delText>
        </w:r>
      </w:del>
      <w:r w:rsidRPr="00F31509">
        <w:rPr>
          <w:rFonts w:asciiTheme="majorBidi" w:hAnsiTheme="majorBidi" w:cstheme="majorBidi"/>
          <w:lang w:val="en-GB"/>
        </w:rPr>
        <w:t xml:space="preserve"> Food Aid Information System</w:t>
      </w:r>
      <w:ins w:id="4492" w:author="Jane Shaw" w:date="2015-10-16T20:26:00Z">
        <w:r w:rsidR="000A283D">
          <w:rPr>
            <w:rFonts w:asciiTheme="majorBidi" w:hAnsiTheme="majorBidi" w:cstheme="majorBidi"/>
            <w:lang w:val="en-GB"/>
          </w:rPr>
          <w:t xml:space="preserve">. Rome, </w:t>
        </w:r>
        <w:r w:rsidR="000A283D" w:rsidRPr="00F31509">
          <w:rPr>
            <w:rFonts w:asciiTheme="majorBidi" w:hAnsiTheme="majorBidi" w:cstheme="majorBidi"/>
            <w:lang w:val="en-GB"/>
          </w:rPr>
          <w:t>World Food Programme</w:t>
        </w:r>
      </w:ins>
      <w:ins w:id="4493" w:author="Jane Shaw" w:date="2015-10-16T20:27:00Z">
        <w:r w:rsidR="000A283D">
          <w:rPr>
            <w:rFonts w:asciiTheme="majorBidi" w:hAnsiTheme="majorBidi" w:cstheme="majorBidi"/>
            <w:lang w:val="en-GB"/>
          </w:rPr>
          <w:t xml:space="preserve"> (WFP).</w:t>
        </w:r>
      </w:ins>
      <w:del w:id="4494" w:author="Jane Shaw" w:date="2015-10-16T20:26:00Z">
        <w:r w:rsidRPr="00F31509" w:rsidDel="000A283D">
          <w:rPr>
            <w:rFonts w:asciiTheme="majorBidi" w:hAnsiTheme="majorBidi" w:cstheme="majorBidi"/>
            <w:lang w:val="en-GB"/>
          </w:rPr>
          <w:delText>,</w:delText>
        </w:r>
      </w:del>
      <w:r w:rsidRPr="00F31509">
        <w:rPr>
          <w:rFonts w:asciiTheme="majorBidi" w:hAnsiTheme="majorBidi" w:cstheme="majorBidi"/>
          <w:lang w:val="en-GB"/>
        </w:rPr>
        <w:t xml:space="preserve"> </w:t>
      </w:r>
      <w:r w:rsidR="000A283D" w:rsidRPr="00F31509">
        <w:rPr>
          <w:rFonts w:asciiTheme="majorBidi" w:hAnsiTheme="majorBidi" w:cstheme="majorBidi"/>
          <w:lang w:val="en-GB"/>
        </w:rPr>
        <w:t xml:space="preserve">Available </w:t>
      </w:r>
      <w:del w:id="4495" w:author="Jane Shaw" w:date="2015-10-16T20:27:00Z">
        <w:r w:rsidRPr="00F31509" w:rsidDel="000A283D">
          <w:rPr>
            <w:rFonts w:asciiTheme="majorBidi" w:hAnsiTheme="majorBidi" w:cstheme="majorBidi"/>
            <w:lang w:val="en-GB"/>
          </w:rPr>
          <w:delText>from</w:delText>
        </w:r>
      </w:del>
      <w:ins w:id="4496" w:author="Jane Shaw" w:date="2015-10-16T20:27:00Z">
        <w:r w:rsidR="000A283D">
          <w:rPr>
            <w:rFonts w:asciiTheme="majorBidi" w:hAnsiTheme="majorBidi" w:cstheme="majorBidi"/>
            <w:lang w:val="en-GB"/>
          </w:rPr>
          <w:t>at</w:t>
        </w:r>
      </w:ins>
      <w:r w:rsidRPr="00F31509">
        <w:rPr>
          <w:rFonts w:asciiTheme="majorBidi" w:hAnsiTheme="majorBidi" w:cstheme="majorBidi"/>
          <w:lang w:val="en-GB"/>
        </w:rPr>
        <w:t xml:space="preserve">: </w:t>
      </w:r>
      <w:ins w:id="4497" w:author="Jane Shaw" w:date="2015-10-16T19:34:00Z">
        <w:r w:rsidR="00816A25" w:rsidRPr="00816A25">
          <w:rPr>
            <w:rFonts w:asciiTheme="majorBidi" w:hAnsiTheme="majorBidi" w:cstheme="majorBidi"/>
            <w:lang w:val="en-GB"/>
          </w:rPr>
          <w:t>http://www.wfp.org/fais/</w:t>
        </w:r>
      </w:ins>
    </w:p>
    <w:p w14:paraId="26ADBDAF" w14:textId="5D97B50D" w:rsidR="004F65E4" w:rsidRPr="000A283D" w:rsidDel="00816A25" w:rsidRDefault="00FF0B0F" w:rsidP="00B44757">
      <w:pPr>
        <w:jc w:val="both"/>
        <w:rPr>
          <w:del w:id="4498" w:author="Jane Shaw" w:date="2015-10-16T19:34:00Z"/>
          <w:rFonts w:asciiTheme="majorBidi" w:hAnsiTheme="majorBidi" w:cstheme="majorBidi"/>
          <w:b/>
          <w:lang w:val="en-GB"/>
          <w:rPrChange w:id="4499" w:author="Jane Shaw" w:date="2015-10-16T20:27:00Z">
            <w:rPr>
              <w:del w:id="4500" w:author="Jane Shaw" w:date="2015-10-16T19:34:00Z"/>
              <w:rFonts w:asciiTheme="majorBidi" w:hAnsiTheme="majorBidi" w:cstheme="majorBidi"/>
              <w:lang w:val="en-GB"/>
            </w:rPr>
          </w:rPrChange>
        </w:rPr>
      </w:pPr>
      <w:del w:id="4501" w:author="Jane Shaw" w:date="2015-10-16T19:34:00Z">
        <w:r w:rsidRPr="000A283D" w:rsidDel="00816A25">
          <w:rPr>
            <w:b/>
            <w:rPrChange w:id="4502" w:author="Jane Shaw" w:date="2015-10-16T20:27:00Z">
              <w:rPr>
                <w:rStyle w:val="Collegamentoipertestuale"/>
                <w:rFonts w:asciiTheme="majorBidi" w:hAnsiTheme="majorBidi" w:cstheme="majorBidi"/>
                <w:lang w:val="en-GB"/>
              </w:rPr>
            </w:rPrChange>
          </w:rPr>
          <w:fldChar w:fldCharType="begin"/>
        </w:r>
        <w:r w:rsidRPr="000A283D" w:rsidDel="00816A25">
          <w:rPr>
            <w:b/>
            <w:rPrChange w:id="4503" w:author="Jane Shaw" w:date="2015-10-16T20:27:00Z">
              <w:rPr/>
            </w:rPrChange>
          </w:rPr>
          <w:delInstrText xml:space="preserve"> HYPERLINK "http://www.wfp.org/fais/" </w:delInstrText>
        </w:r>
        <w:r w:rsidRPr="000A283D" w:rsidDel="00816A25">
          <w:rPr>
            <w:b/>
            <w:rPrChange w:id="4504" w:author="Jane Shaw" w:date="2015-10-16T20:27:00Z">
              <w:rPr>
                <w:rStyle w:val="Collegamentoipertestuale"/>
                <w:rFonts w:asciiTheme="majorBidi" w:hAnsiTheme="majorBidi" w:cstheme="majorBidi"/>
                <w:lang w:val="en-GB"/>
              </w:rPr>
            </w:rPrChange>
          </w:rPr>
          <w:fldChar w:fldCharType="separate"/>
        </w:r>
        <w:r w:rsidR="004F65E4" w:rsidRPr="000A283D" w:rsidDel="00816A25">
          <w:rPr>
            <w:rStyle w:val="Collegamentoipertestuale"/>
            <w:rFonts w:asciiTheme="majorBidi" w:hAnsiTheme="majorBidi" w:cstheme="majorBidi"/>
            <w:b/>
            <w:lang w:val="en-GB"/>
            <w:rPrChange w:id="4505" w:author="Jane Shaw" w:date="2015-10-16T20:27:00Z">
              <w:rPr>
                <w:rStyle w:val="Collegamentoipertestuale"/>
                <w:rFonts w:asciiTheme="majorBidi" w:hAnsiTheme="majorBidi" w:cstheme="majorBidi"/>
                <w:lang w:val="en-GB"/>
              </w:rPr>
            </w:rPrChange>
          </w:rPr>
          <w:delText>http://www.wfp.org/fais/</w:delText>
        </w:r>
        <w:r w:rsidRPr="000A283D" w:rsidDel="00816A25">
          <w:rPr>
            <w:rStyle w:val="Collegamentoipertestuale"/>
            <w:rFonts w:asciiTheme="majorBidi" w:hAnsiTheme="majorBidi" w:cstheme="majorBidi"/>
            <w:b/>
            <w:lang w:val="en-GB"/>
            <w:rPrChange w:id="4506" w:author="Jane Shaw" w:date="2015-10-16T20:27:00Z">
              <w:rPr>
                <w:rStyle w:val="Collegamentoipertestuale"/>
                <w:rFonts w:asciiTheme="majorBidi" w:hAnsiTheme="majorBidi" w:cstheme="majorBidi"/>
                <w:lang w:val="en-GB"/>
              </w:rPr>
            </w:rPrChange>
          </w:rPr>
          <w:fldChar w:fldCharType="end"/>
        </w:r>
        <w:r w:rsidR="004F65E4" w:rsidRPr="000A283D" w:rsidDel="00816A25">
          <w:rPr>
            <w:rFonts w:asciiTheme="majorBidi" w:hAnsiTheme="majorBidi" w:cstheme="majorBidi"/>
            <w:b/>
            <w:lang w:val="en-GB"/>
            <w:rPrChange w:id="4507" w:author="Jane Shaw" w:date="2015-10-16T20:27:00Z">
              <w:rPr>
                <w:rFonts w:asciiTheme="majorBidi" w:hAnsiTheme="majorBidi" w:cstheme="majorBidi"/>
                <w:lang w:val="en-GB"/>
              </w:rPr>
            </w:rPrChange>
          </w:rPr>
          <w:delText xml:space="preserve"> [17 August 2015].</w:delText>
        </w:r>
      </w:del>
    </w:p>
    <w:p w14:paraId="7252ACD3" w14:textId="39250054" w:rsidR="004F65E4" w:rsidRPr="00F31509" w:rsidRDefault="004F65E4" w:rsidP="00B44757">
      <w:pPr>
        <w:jc w:val="both"/>
        <w:rPr>
          <w:rFonts w:asciiTheme="majorBidi" w:hAnsiTheme="majorBidi" w:cstheme="majorBidi"/>
          <w:lang w:val="en-GB"/>
        </w:rPr>
      </w:pPr>
      <w:r w:rsidRPr="000A283D">
        <w:rPr>
          <w:rFonts w:asciiTheme="majorBidi" w:hAnsiTheme="majorBidi" w:cstheme="majorBidi"/>
          <w:b/>
          <w:lang w:val="en-GB"/>
          <w:rPrChange w:id="4508" w:author="Jane Shaw" w:date="2015-10-16T20:27:00Z">
            <w:rPr>
              <w:rFonts w:asciiTheme="majorBidi" w:hAnsiTheme="majorBidi" w:cstheme="majorBidi"/>
              <w:lang w:val="en-GB"/>
            </w:rPr>
          </w:rPrChange>
        </w:rPr>
        <w:t>World Bank</w:t>
      </w:r>
      <w:ins w:id="4509" w:author="Jane Shaw" w:date="2015-10-16T20:27:00Z">
        <w:r w:rsidR="000A283D">
          <w:rPr>
            <w:rFonts w:asciiTheme="majorBidi" w:hAnsiTheme="majorBidi" w:cstheme="majorBidi"/>
            <w:b/>
            <w:lang w:val="en-GB"/>
          </w:rPr>
          <w:t>.</w:t>
        </w:r>
      </w:ins>
      <w:r w:rsidRPr="000A283D">
        <w:rPr>
          <w:rFonts w:asciiTheme="majorBidi" w:hAnsiTheme="majorBidi" w:cstheme="majorBidi"/>
          <w:b/>
          <w:lang w:val="en-GB"/>
          <w:rPrChange w:id="4510" w:author="Jane Shaw" w:date="2015-10-16T20:27:00Z">
            <w:rPr>
              <w:rFonts w:asciiTheme="majorBidi" w:hAnsiTheme="majorBidi" w:cstheme="majorBidi"/>
              <w:lang w:val="en-GB"/>
            </w:rPr>
          </w:rPrChange>
        </w:rPr>
        <w:t xml:space="preserve"> </w:t>
      </w:r>
      <w:r w:rsidRPr="00F31509">
        <w:rPr>
          <w:rFonts w:asciiTheme="majorBidi" w:hAnsiTheme="majorBidi" w:cstheme="majorBidi"/>
          <w:lang w:val="en-GB"/>
        </w:rPr>
        <w:t>2011</w:t>
      </w:r>
      <w:ins w:id="4511" w:author="Jane Shaw" w:date="2015-10-16T20:27:00Z">
        <w:r w:rsidR="000A283D">
          <w:rPr>
            <w:rFonts w:asciiTheme="majorBidi" w:hAnsiTheme="majorBidi" w:cstheme="majorBidi"/>
            <w:lang w:val="en-GB"/>
          </w:rPr>
          <w:t>.</w:t>
        </w:r>
      </w:ins>
      <w:del w:id="4512" w:author="Jane Shaw" w:date="2015-10-16T20:27:00Z">
        <w:r w:rsidRPr="00F31509" w:rsidDel="000A283D">
          <w:rPr>
            <w:rFonts w:asciiTheme="majorBidi" w:hAnsiTheme="majorBidi" w:cstheme="majorBidi"/>
            <w:lang w:val="en-GB"/>
          </w:rPr>
          <w:delText>,</w:delText>
        </w:r>
      </w:del>
      <w:r w:rsidRPr="00F31509">
        <w:rPr>
          <w:rFonts w:asciiTheme="majorBidi" w:hAnsiTheme="majorBidi" w:cstheme="majorBidi"/>
          <w:lang w:val="en-GB"/>
        </w:rPr>
        <w:t xml:space="preserve"> </w:t>
      </w:r>
      <w:r w:rsidRPr="000A283D">
        <w:rPr>
          <w:rFonts w:asciiTheme="majorBidi" w:hAnsiTheme="majorBidi" w:cstheme="majorBidi"/>
          <w:i/>
          <w:lang w:val="en-GB"/>
          <w:rPrChange w:id="4513" w:author="Jane Shaw" w:date="2015-10-16T20:27:00Z">
            <w:rPr>
              <w:rFonts w:asciiTheme="majorBidi" w:hAnsiTheme="majorBidi" w:cstheme="majorBidi"/>
              <w:lang w:val="en-GB"/>
            </w:rPr>
          </w:rPrChange>
        </w:rPr>
        <w:t>Global Strategy to Improve Agricultural and Rural Statistics</w:t>
      </w:r>
      <w:ins w:id="4514" w:author="Jane Shaw" w:date="2015-10-16T20:27:00Z">
        <w:r w:rsidR="000A283D">
          <w:rPr>
            <w:rFonts w:asciiTheme="majorBidi" w:hAnsiTheme="majorBidi" w:cstheme="majorBidi"/>
            <w:lang w:val="en-GB"/>
          </w:rPr>
          <w:t>.</w:t>
        </w:r>
      </w:ins>
      <w:del w:id="4515" w:author="Jane Shaw" w:date="2015-10-16T20:27:00Z">
        <w:r w:rsidRPr="00F31509" w:rsidDel="000A283D">
          <w:rPr>
            <w:rFonts w:asciiTheme="majorBidi" w:hAnsiTheme="majorBidi" w:cstheme="majorBidi"/>
            <w:lang w:val="en-GB"/>
          </w:rPr>
          <w:delText>,</w:delText>
        </w:r>
      </w:del>
      <w:r w:rsidRPr="00F31509">
        <w:rPr>
          <w:rFonts w:asciiTheme="majorBidi" w:hAnsiTheme="majorBidi" w:cstheme="majorBidi"/>
          <w:lang w:val="en-GB"/>
        </w:rPr>
        <w:t xml:space="preserve"> Report </w:t>
      </w:r>
      <w:r w:rsidR="000A283D" w:rsidRPr="00F31509">
        <w:rPr>
          <w:rFonts w:asciiTheme="majorBidi" w:hAnsiTheme="majorBidi" w:cstheme="majorBidi"/>
          <w:lang w:val="en-GB"/>
        </w:rPr>
        <w:t>No</w:t>
      </w:r>
      <w:r w:rsidRPr="00F31509">
        <w:rPr>
          <w:rFonts w:asciiTheme="majorBidi" w:hAnsiTheme="majorBidi" w:cstheme="majorBidi"/>
          <w:lang w:val="en-GB"/>
        </w:rPr>
        <w:t>. 56719-GLB</w:t>
      </w:r>
      <w:ins w:id="4516" w:author="Jane Shaw" w:date="2015-10-16T20:27:00Z">
        <w:r w:rsidR="000A283D">
          <w:rPr>
            <w:rFonts w:asciiTheme="majorBidi" w:hAnsiTheme="majorBidi" w:cstheme="majorBidi"/>
            <w:lang w:val="en-GB"/>
          </w:rPr>
          <w:t>.</w:t>
        </w:r>
      </w:ins>
      <w:del w:id="4517" w:author="Jane Shaw" w:date="2015-10-16T20:27:00Z">
        <w:r w:rsidRPr="00F31509" w:rsidDel="000A283D">
          <w:rPr>
            <w:rFonts w:asciiTheme="majorBidi" w:hAnsiTheme="majorBidi" w:cstheme="majorBidi"/>
            <w:lang w:val="en-GB"/>
          </w:rPr>
          <w:delText>,</w:delText>
        </w:r>
      </w:del>
      <w:r w:rsidRPr="00F31509">
        <w:rPr>
          <w:rFonts w:asciiTheme="majorBidi" w:hAnsiTheme="majorBidi" w:cstheme="majorBidi"/>
          <w:lang w:val="en-GB"/>
        </w:rPr>
        <w:t xml:space="preserve"> Washington</w:t>
      </w:r>
      <w:ins w:id="4518" w:author="Jane Shaw" w:date="2015-10-16T20:27:00Z">
        <w:r w:rsidR="000A283D">
          <w:rPr>
            <w:rFonts w:asciiTheme="majorBidi" w:hAnsiTheme="majorBidi" w:cstheme="majorBidi"/>
            <w:lang w:val="en-GB"/>
          </w:rPr>
          <w:t>,</w:t>
        </w:r>
      </w:ins>
      <w:r w:rsidRPr="00F31509">
        <w:rPr>
          <w:rFonts w:asciiTheme="majorBidi" w:hAnsiTheme="majorBidi" w:cstheme="majorBidi"/>
          <w:lang w:val="en-GB"/>
        </w:rPr>
        <w:t xml:space="preserve"> DC.</w:t>
      </w:r>
    </w:p>
    <w:p w14:paraId="68BD1B14"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39C4B4FE" w14:textId="1DE931B6" w:rsidR="004F65E4" w:rsidRPr="00F31509" w:rsidRDefault="00F6328B" w:rsidP="00374C82">
      <w:pPr>
        <w:pStyle w:val="Titolo1"/>
        <w:rPr>
          <w:rFonts w:asciiTheme="majorBidi" w:hAnsiTheme="majorBidi" w:cstheme="majorBidi"/>
        </w:rPr>
      </w:pPr>
      <w:bookmarkStart w:id="4519" w:name="_Toc428383827"/>
      <w:bookmarkStart w:id="4520" w:name="_Toc428436049"/>
      <w:bookmarkStart w:id="4521" w:name="_Toc428436350"/>
      <w:bookmarkStart w:id="4522" w:name="_Toc308029352"/>
      <w:bookmarkStart w:id="4523" w:name="_Toc308029543"/>
      <w:bookmarkStart w:id="4524" w:name="_Toc421025835"/>
      <w:ins w:id="4525" w:author="Jane Shaw" w:date="2015-10-19T19:07:00Z">
        <w:r>
          <w:rPr>
            <w:rFonts w:asciiTheme="majorBidi" w:hAnsiTheme="majorBidi" w:cstheme="majorBidi"/>
          </w:rPr>
          <w:t xml:space="preserve">2. </w:t>
        </w:r>
      </w:ins>
      <w:r w:rsidR="009571C8" w:rsidRPr="00F31509">
        <w:rPr>
          <w:rFonts w:asciiTheme="majorBidi" w:hAnsiTheme="majorBidi" w:cstheme="majorBidi"/>
        </w:rPr>
        <w:t>Balancing and standardization</w:t>
      </w:r>
      <w:bookmarkEnd w:id="4519"/>
      <w:bookmarkEnd w:id="4520"/>
      <w:bookmarkEnd w:id="4521"/>
      <w:bookmarkEnd w:id="4522"/>
      <w:bookmarkEnd w:id="4523"/>
    </w:p>
    <w:p w14:paraId="4A604F3C" w14:textId="1377B1F1"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previous </w:t>
      </w:r>
      <w:del w:id="4526" w:author="Jane Shaw" w:date="2015-10-19T19:07:00Z">
        <w:r w:rsidRPr="00F31509" w:rsidDel="00F6328B">
          <w:rPr>
            <w:rFonts w:asciiTheme="majorBidi" w:eastAsia="Times New Roman" w:hAnsiTheme="majorBidi" w:cstheme="majorBidi"/>
            <w:color w:val="000000" w:themeColor="text1"/>
            <w:lang w:val="en-GB"/>
          </w:rPr>
          <w:delText xml:space="preserve">section </w:delText>
        </w:r>
      </w:del>
      <w:ins w:id="4527" w:author="Jane Shaw" w:date="2015-10-19T19:07:00Z">
        <w:r w:rsidR="00F6328B">
          <w:rPr>
            <w:rFonts w:asciiTheme="majorBidi" w:eastAsia="Times New Roman" w:hAnsiTheme="majorBidi" w:cstheme="majorBidi"/>
            <w:color w:val="000000" w:themeColor="text1"/>
            <w:lang w:val="en-GB"/>
          </w:rPr>
          <w:t xml:space="preserve">chapter </w:t>
        </w:r>
      </w:ins>
      <w:r w:rsidRPr="00F31509">
        <w:rPr>
          <w:rFonts w:asciiTheme="majorBidi" w:eastAsia="Times New Roman" w:hAnsiTheme="majorBidi" w:cstheme="majorBidi"/>
          <w:color w:val="000000" w:themeColor="text1"/>
          <w:lang w:val="en-GB"/>
        </w:rPr>
        <w:t>provided an overview of possible data sources for the various FBS/SUA variables, product shares, ratios</w:t>
      </w:r>
      <w:del w:id="4528" w:author="Jane Shaw" w:date="2015-10-19T19:09:00Z">
        <w:r w:rsidRPr="00F31509" w:rsidDel="009E04FC">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conversion factors. It made a strong plea for </w:t>
      </w:r>
      <w:ins w:id="4529" w:author="Jane Shaw" w:date="2015-11-07T18:49:00Z">
        <w:r w:rsidR="0013404F">
          <w:rPr>
            <w:rFonts w:asciiTheme="majorBidi" w:eastAsia="Times New Roman" w:hAnsiTheme="majorBidi" w:cstheme="majorBidi"/>
            <w:color w:val="000000" w:themeColor="text1"/>
            <w:lang w:val="en-GB"/>
          </w:rPr>
          <w:t xml:space="preserve">using </w:t>
        </w:r>
      </w:ins>
      <w:r w:rsidRPr="00F31509">
        <w:rPr>
          <w:rFonts w:asciiTheme="majorBidi" w:eastAsia="Times New Roman" w:hAnsiTheme="majorBidi" w:cstheme="majorBidi"/>
          <w:color w:val="000000" w:themeColor="text1"/>
          <w:lang w:val="en-GB"/>
        </w:rPr>
        <w:t>actual measurement</w:t>
      </w:r>
      <w:ins w:id="4530" w:author="Jane Shaw" w:date="2015-11-07T18:50:00Z">
        <w:r w:rsidR="0013404F">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and data </w:t>
      </w:r>
      <w:del w:id="4531" w:author="Jane Shaw" w:date="2015-11-07T18:50:00Z">
        <w:r w:rsidRPr="00F31509" w:rsidDel="0013404F">
          <w:rPr>
            <w:rFonts w:asciiTheme="majorBidi" w:eastAsia="Times New Roman" w:hAnsiTheme="majorBidi" w:cstheme="majorBidi"/>
            <w:color w:val="000000" w:themeColor="text1"/>
            <w:lang w:val="en-GB"/>
          </w:rPr>
          <w:delText xml:space="preserve">collection </w:delText>
        </w:r>
      </w:del>
      <w:r w:rsidRPr="00F31509">
        <w:rPr>
          <w:rFonts w:asciiTheme="majorBidi" w:eastAsia="Times New Roman" w:hAnsiTheme="majorBidi" w:cstheme="majorBidi"/>
          <w:color w:val="000000" w:themeColor="text1"/>
          <w:lang w:val="en-GB"/>
        </w:rPr>
        <w:t>(</w:t>
      </w:r>
      <w:ins w:id="4532" w:author="Jane Shaw" w:date="2015-11-07T18:50:00Z">
        <w:r w:rsidR="0013404F">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t>
      </w:r>
      <w:ins w:id="4533" w:author="Jane Shaw" w:date="2015-11-07T18:50:00Z">
        <w:r w:rsidR="0013404F">
          <w:rPr>
            <w:rFonts w:asciiTheme="majorBidi" w:eastAsia="Times New Roman" w:hAnsiTheme="majorBidi" w:cstheme="majorBidi"/>
            <w:color w:val="000000" w:themeColor="text1"/>
            <w:lang w:val="en-GB"/>
          </w:rPr>
          <w:t xml:space="preserve">However, </w:t>
        </w:r>
      </w:ins>
      <w:r w:rsidR="0013404F" w:rsidRPr="00F31509">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every effort should </w:t>
      </w:r>
      <w:del w:id="4534" w:author="Jane Shaw" w:date="2015-10-19T19:09:00Z">
        <w:r w:rsidRPr="00F31509" w:rsidDel="009E04FC">
          <w:rPr>
            <w:rFonts w:asciiTheme="majorBidi" w:eastAsia="Times New Roman" w:hAnsiTheme="majorBidi" w:cstheme="majorBidi"/>
            <w:color w:val="000000" w:themeColor="text1"/>
            <w:lang w:val="en-GB"/>
          </w:rPr>
          <w:delText xml:space="preserve">indeed </w:delText>
        </w:r>
      </w:del>
      <w:r w:rsidRPr="00F31509">
        <w:rPr>
          <w:rFonts w:asciiTheme="majorBidi" w:eastAsia="Times New Roman" w:hAnsiTheme="majorBidi" w:cstheme="majorBidi"/>
          <w:color w:val="000000" w:themeColor="text1"/>
          <w:lang w:val="en-GB"/>
        </w:rPr>
        <w:t xml:space="preserve">be made to collect data, </w:t>
      </w:r>
      <w:del w:id="4535" w:author="Jane Shaw" w:date="2015-10-19T19:09:00Z">
        <w:r w:rsidRPr="00F31509" w:rsidDel="009E04FC">
          <w:rPr>
            <w:rFonts w:asciiTheme="majorBidi" w:eastAsia="Times New Roman" w:hAnsiTheme="majorBidi" w:cstheme="majorBidi"/>
            <w:color w:val="000000" w:themeColor="text1"/>
            <w:lang w:val="en-GB"/>
          </w:rPr>
          <w:delText xml:space="preserve">there </w:delText>
        </w:r>
      </w:del>
      <w:ins w:id="4536" w:author="Jane Shaw" w:date="2015-10-19T19:09:00Z">
        <w:r w:rsidR="009E04FC">
          <w:rPr>
            <w:rFonts w:asciiTheme="majorBidi" w:eastAsia="Times New Roman" w:hAnsiTheme="majorBidi" w:cstheme="majorBidi"/>
            <w:color w:val="000000" w:themeColor="text1"/>
            <w:lang w:val="en-GB"/>
          </w:rPr>
          <w:t xml:space="preserve">it </w:t>
        </w:r>
      </w:ins>
      <w:r w:rsidRPr="00F31509">
        <w:rPr>
          <w:rFonts w:asciiTheme="majorBidi" w:eastAsia="Times New Roman" w:hAnsiTheme="majorBidi" w:cstheme="majorBidi"/>
          <w:color w:val="000000" w:themeColor="text1"/>
          <w:lang w:val="en-GB"/>
        </w:rPr>
        <w:t xml:space="preserve">is still </w:t>
      </w:r>
      <w:del w:id="4537" w:author="Jane Shaw" w:date="2015-10-19T19:09:00Z">
        <w:r w:rsidRPr="00F31509" w:rsidDel="009E04FC">
          <w:rPr>
            <w:rFonts w:asciiTheme="majorBidi" w:eastAsia="Times New Roman" w:hAnsiTheme="majorBidi" w:cstheme="majorBidi"/>
            <w:color w:val="000000" w:themeColor="text1"/>
            <w:lang w:val="en-GB"/>
          </w:rPr>
          <w:delText xml:space="preserve">the need </w:delText>
        </w:r>
      </w:del>
      <w:ins w:id="4538" w:author="Jane Shaw" w:date="2015-10-19T19:09:00Z">
        <w:r w:rsidR="009E04FC">
          <w:rPr>
            <w:rFonts w:asciiTheme="majorBidi" w:eastAsia="Times New Roman" w:hAnsiTheme="majorBidi" w:cstheme="majorBidi"/>
            <w:color w:val="000000" w:themeColor="text1"/>
            <w:lang w:val="en-GB"/>
          </w:rPr>
          <w:t xml:space="preserve">necessary </w:t>
        </w:r>
      </w:ins>
      <w:r w:rsidRPr="00F31509">
        <w:rPr>
          <w:rFonts w:asciiTheme="majorBidi" w:eastAsia="Times New Roman" w:hAnsiTheme="majorBidi" w:cstheme="majorBidi"/>
          <w:color w:val="000000" w:themeColor="text1"/>
          <w:lang w:val="en-GB"/>
        </w:rPr>
        <w:t xml:space="preserve">to deal with missing data, ratios, shares and conversion factors, i.e. </w:t>
      </w:r>
      <w:del w:id="4539" w:author="Jane Shaw" w:date="2015-10-19T19:10:00Z">
        <w:r w:rsidRPr="00F31509" w:rsidDel="009E04FC">
          <w:rPr>
            <w:rFonts w:asciiTheme="majorBidi" w:eastAsia="Times New Roman" w:hAnsiTheme="majorBidi" w:cstheme="majorBidi"/>
            <w:color w:val="000000" w:themeColor="text1"/>
            <w:lang w:val="en-GB"/>
          </w:rPr>
          <w:delText xml:space="preserve">there is a need for </w:delText>
        </w:r>
      </w:del>
      <w:ins w:id="4540" w:author="Jane Shaw" w:date="2015-10-19T19:10:00Z">
        <w:r w:rsidR="009E04FC">
          <w:rPr>
            <w:rFonts w:asciiTheme="majorBidi" w:eastAsia="Times New Roman" w:hAnsiTheme="majorBidi" w:cstheme="majorBidi"/>
            <w:color w:val="000000" w:themeColor="text1"/>
            <w:lang w:val="en-GB"/>
          </w:rPr>
          <w:t xml:space="preserve">to carry out </w:t>
        </w:r>
      </w:ins>
      <w:r w:rsidRPr="00F31509">
        <w:rPr>
          <w:rFonts w:asciiTheme="majorBidi" w:eastAsia="Times New Roman" w:hAnsiTheme="majorBidi" w:cstheme="majorBidi"/>
          <w:color w:val="000000" w:themeColor="text1"/>
          <w:lang w:val="en-GB"/>
        </w:rPr>
        <w:t xml:space="preserve">imputation. </w:t>
      </w:r>
    </w:p>
    <w:p w14:paraId="6BCC9E44" w14:textId="3CA83FCC"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del w:id="4541" w:author="Jane Shaw" w:date="2015-10-19T19:16:00Z">
        <w:r w:rsidRPr="00F31509" w:rsidDel="00447F53">
          <w:rPr>
            <w:rFonts w:asciiTheme="majorBidi" w:hAnsiTheme="majorBidi" w:cstheme="majorBidi"/>
            <w:color w:val="000000" w:themeColor="text1"/>
            <w:lang w:val="en-GB"/>
          </w:rPr>
          <w:delText xml:space="preserve">section </w:delText>
        </w:r>
      </w:del>
      <w:ins w:id="4542" w:author="Jane Shaw" w:date="2015-10-19T19:16:00Z">
        <w:r w:rsidR="00447F53">
          <w:rPr>
            <w:rFonts w:asciiTheme="majorBidi" w:hAnsiTheme="majorBidi" w:cstheme="majorBidi"/>
            <w:color w:val="000000" w:themeColor="text1"/>
            <w:lang w:val="en-GB"/>
          </w:rPr>
          <w:t xml:space="preserve">chapter </w:t>
        </w:r>
      </w:ins>
      <w:r w:rsidRPr="00F31509">
        <w:rPr>
          <w:rFonts w:asciiTheme="majorBidi" w:hAnsiTheme="majorBidi" w:cstheme="majorBidi"/>
          <w:color w:val="000000" w:themeColor="text1"/>
          <w:lang w:val="en-GB"/>
        </w:rPr>
        <w:t xml:space="preserve">presents the general approaches and </w:t>
      </w:r>
      <w:del w:id="4543" w:author="Jane Shaw" w:date="2015-10-19T19:10:00Z">
        <w:r w:rsidRPr="00F31509" w:rsidDel="009E04FC">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 xml:space="preserve">specific methods developed for data imputation at FAO. FBS compilers at </w:t>
      </w:r>
      <w:ins w:id="4544" w:author="Jane Shaw" w:date="2015-10-19T19:10:00Z">
        <w:r w:rsidR="009E04FC">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country level may want to use the same methods </w:t>
      </w:r>
      <w:del w:id="4545" w:author="Jane Shaw" w:date="2015-11-07T18:50:00Z">
        <w:r w:rsidRPr="00F31509" w:rsidDel="0013404F">
          <w:rPr>
            <w:rFonts w:asciiTheme="majorBidi" w:hAnsiTheme="majorBidi" w:cstheme="majorBidi"/>
            <w:color w:val="000000" w:themeColor="text1"/>
            <w:lang w:val="en-GB"/>
          </w:rPr>
          <w:delText xml:space="preserve">for the </w:delText>
        </w:r>
      </w:del>
      <w:ins w:id="4546" w:author="Jane Shaw" w:date="2015-11-07T18:50:00Z">
        <w:r w:rsidR="0013404F">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imput</w:t>
      </w:r>
      <w:ins w:id="4547" w:author="Jane Shaw" w:date="2015-11-07T18:50:00Z">
        <w:r w:rsidR="0013404F">
          <w:rPr>
            <w:rFonts w:asciiTheme="majorBidi" w:hAnsiTheme="majorBidi" w:cstheme="majorBidi"/>
            <w:color w:val="000000" w:themeColor="text1"/>
            <w:lang w:val="en-GB"/>
          </w:rPr>
          <w:t>e</w:t>
        </w:r>
      </w:ins>
      <w:del w:id="4548" w:author="Jane Shaw" w:date="2015-11-07T18:50:00Z">
        <w:r w:rsidRPr="00F31509" w:rsidDel="0013404F">
          <w:rPr>
            <w:rFonts w:asciiTheme="majorBidi" w:hAnsiTheme="majorBidi" w:cstheme="majorBidi"/>
            <w:color w:val="000000" w:themeColor="text1"/>
            <w:lang w:val="en-GB"/>
          </w:rPr>
          <w:delText>ation</w:delText>
        </w:r>
      </w:del>
      <w:r w:rsidRPr="00F31509">
        <w:rPr>
          <w:rFonts w:asciiTheme="majorBidi" w:hAnsiTheme="majorBidi" w:cstheme="majorBidi"/>
          <w:color w:val="000000" w:themeColor="text1"/>
          <w:lang w:val="en-GB"/>
        </w:rPr>
        <w:t xml:space="preserve"> </w:t>
      </w:r>
      <w:del w:id="4549" w:author="Jane Shaw" w:date="2015-11-07T18:50:00Z">
        <w:r w:rsidRPr="00F31509" w:rsidDel="0013404F">
          <w:rPr>
            <w:rFonts w:asciiTheme="majorBidi" w:hAnsiTheme="majorBidi" w:cstheme="majorBidi"/>
            <w:color w:val="000000" w:themeColor="text1"/>
            <w:lang w:val="en-GB"/>
          </w:rPr>
          <w:delText xml:space="preserve">of </w:delText>
        </w:r>
      </w:del>
      <w:r w:rsidRPr="00F31509">
        <w:rPr>
          <w:rFonts w:asciiTheme="majorBidi" w:hAnsiTheme="majorBidi" w:cstheme="majorBidi"/>
          <w:color w:val="000000" w:themeColor="text1"/>
          <w:lang w:val="en-GB"/>
        </w:rPr>
        <w:t xml:space="preserve">missing values. </w:t>
      </w:r>
      <w:del w:id="4550" w:author="Jane Shaw" w:date="2015-10-19T19:10:00Z">
        <w:r w:rsidRPr="00F31509" w:rsidDel="009E04FC">
          <w:rPr>
            <w:rFonts w:asciiTheme="majorBidi" w:hAnsiTheme="majorBidi" w:cstheme="majorBidi"/>
            <w:color w:val="000000" w:themeColor="text1"/>
            <w:lang w:val="en-GB"/>
          </w:rPr>
          <w:delText xml:space="preserve">The presentation of the various methods in </w:delText>
        </w:r>
      </w:del>
      <w:r w:rsidR="009E04FC" w:rsidRPr="00F31509">
        <w:rPr>
          <w:rFonts w:asciiTheme="majorBidi" w:hAnsiTheme="majorBidi" w:cstheme="majorBidi"/>
          <w:color w:val="000000" w:themeColor="text1"/>
          <w:lang w:val="en-GB"/>
        </w:rPr>
        <w:t xml:space="preserve">This chapter </w:t>
      </w:r>
      <w:del w:id="4551" w:author="Jane Shaw" w:date="2015-10-19T19:10:00Z">
        <w:r w:rsidRPr="00F31509" w:rsidDel="009E04FC">
          <w:rPr>
            <w:rFonts w:asciiTheme="majorBidi" w:hAnsiTheme="majorBidi" w:cstheme="majorBidi"/>
            <w:color w:val="000000" w:themeColor="text1"/>
            <w:lang w:val="en-GB"/>
          </w:rPr>
          <w:delText xml:space="preserve">aims to </w:delText>
        </w:r>
      </w:del>
      <w:r w:rsidRPr="00F31509">
        <w:rPr>
          <w:rFonts w:asciiTheme="majorBidi" w:hAnsiTheme="majorBidi" w:cstheme="majorBidi"/>
          <w:color w:val="000000" w:themeColor="text1"/>
          <w:lang w:val="en-GB"/>
        </w:rPr>
        <w:t>present</w:t>
      </w:r>
      <w:ins w:id="4552" w:author="Jane Shaw" w:date="2015-10-19T19:10:00Z">
        <w:r w:rsidR="009E04FC">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the </w:t>
      </w:r>
      <w:ins w:id="4553" w:author="Jane Shaw" w:date="2015-11-07T18:51:00Z">
        <w:r w:rsidR="0013404F" w:rsidRPr="00F31509">
          <w:rPr>
            <w:rFonts w:asciiTheme="majorBidi" w:hAnsiTheme="majorBidi" w:cstheme="majorBidi"/>
            <w:color w:val="000000" w:themeColor="text1"/>
            <w:lang w:val="en-GB"/>
          </w:rPr>
          <w:t>principle</w:t>
        </w:r>
        <w:r w:rsidR="0013404F">
          <w:rPr>
            <w:rFonts w:asciiTheme="majorBidi" w:hAnsiTheme="majorBidi" w:cstheme="majorBidi"/>
            <w:color w:val="000000" w:themeColor="text1"/>
            <w:lang w:val="en-GB"/>
          </w:rPr>
          <w:t xml:space="preserve">s of the </w:t>
        </w:r>
      </w:ins>
      <w:ins w:id="4554" w:author="Jane Shaw" w:date="2015-10-19T19:10:00Z">
        <w:r w:rsidR="009E04FC">
          <w:rPr>
            <w:rFonts w:asciiTheme="majorBidi" w:hAnsiTheme="majorBidi" w:cstheme="majorBidi"/>
            <w:color w:val="000000" w:themeColor="text1"/>
            <w:lang w:val="en-GB"/>
          </w:rPr>
          <w:t xml:space="preserve">various </w:t>
        </w:r>
      </w:ins>
      <w:r w:rsidRPr="00F31509">
        <w:rPr>
          <w:rFonts w:asciiTheme="majorBidi" w:hAnsiTheme="majorBidi" w:cstheme="majorBidi"/>
          <w:color w:val="000000" w:themeColor="text1"/>
          <w:lang w:val="en-GB"/>
        </w:rPr>
        <w:t>methods</w:t>
      </w:r>
      <w:del w:id="4555" w:author="Jane Shaw" w:date="2015-11-07T18:51:00Z">
        <w:r w:rsidRPr="00F31509" w:rsidDel="0013404F">
          <w:rPr>
            <w:rFonts w:asciiTheme="majorBidi" w:hAnsiTheme="majorBidi" w:cstheme="majorBidi"/>
            <w:color w:val="000000" w:themeColor="text1"/>
            <w:lang w:val="en-GB"/>
          </w:rPr>
          <w:delText xml:space="preserve"> in principle</w:delText>
        </w:r>
      </w:del>
      <w:r w:rsidRPr="00F31509">
        <w:rPr>
          <w:rFonts w:asciiTheme="majorBidi" w:hAnsiTheme="majorBidi" w:cstheme="majorBidi"/>
          <w:color w:val="000000" w:themeColor="text1"/>
          <w:lang w:val="en-GB"/>
        </w:rPr>
        <w:t xml:space="preserve">, lays out </w:t>
      </w:r>
      <w:del w:id="4556" w:author="Jane Shaw" w:date="2015-10-19T19:11:00Z">
        <w:r w:rsidRPr="00F31509" w:rsidDel="009E04FC">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 xml:space="preserve">basic assumptions and presents details of the approaches taken. All concepts are </w:t>
      </w:r>
      <w:del w:id="4557" w:author="Jane Shaw" w:date="2015-10-19T19:11:00Z">
        <w:r w:rsidRPr="00F31509" w:rsidDel="009E04FC">
          <w:rPr>
            <w:rFonts w:asciiTheme="majorBidi" w:hAnsiTheme="majorBidi" w:cstheme="majorBidi"/>
            <w:color w:val="000000" w:themeColor="text1"/>
            <w:lang w:val="en-GB"/>
          </w:rPr>
          <w:delText xml:space="preserve">then taken up </w:delText>
        </w:r>
      </w:del>
      <w:ins w:id="4558" w:author="Jane Shaw" w:date="2015-10-19T19:11:00Z">
        <w:r w:rsidR="009E04FC">
          <w:rPr>
            <w:rFonts w:asciiTheme="majorBidi" w:hAnsiTheme="majorBidi" w:cstheme="majorBidi"/>
            <w:color w:val="000000" w:themeColor="text1"/>
            <w:lang w:val="en-GB"/>
          </w:rPr>
          <w:t xml:space="preserve">explored </w:t>
        </w:r>
      </w:ins>
      <w:r w:rsidRPr="00F31509">
        <w:rPr>
          <w:rFonts w:asciiTheme="majorBidi" w:hAnsiTheme="majorBidi" w:cstheme="majorBidi"/>
          <w:color w:val="000000" w:themeColor="text1"/>
          <w:lang w:val="en-GB"/>
        </w:rPr>
        <w:t xml:space="preserve">again in </w:t>
      </w:r>
      <w:r w:rsidR="009E04FC" w:rsidRPr="00F31509">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3</w:t>
      </w:r>
      <w:ins w:id="4559" w:author="Jane Shaw" w:date="2015-10-19T19:11:00Z">
        <w:r w:rsidR="009E04F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4560" w:author="Jane Shaw" w:date="2015-10-19T19:11:00Z">
        <w:r w:rsidRPr="00F31509" w:rsidDel="009E04FC">
          <w:rPr>
            <w:rFonts w:asciiTheme="majorBidi" w:hAnsiTheme="majorBidi" w:cstheme="majorBidi"/>
            <w:color w:val="000000" w:themeColor="text1"/>
            <w:lang w:val="en-GB"/>
          </w:rPr>
          <w:delText xml:space="preserve">of this document </w:delText>
        </w:r>
      </w:del>
      <w:r w:rsidRPr="00F31509">
        <w:rPr>
          <w:rFonts w:asciiTheme="majorBidi" w:hAnsiTheme="majorBidi" w:cstheme="majorBidi"/>
          <w:color w:val="000000" w:themeColor="text1"/>
          <w:lang w:val="en-GB"/>
        </w:rPr>
        <w:t>and</w:t>
      </w:r>
      <w:del w:id="4561" w:author="Jane Shaw" w:date="2015-10-19T19:11:00Z">
        <w:r w:rsidRPr="00F31509" w:rsidDel="009E04F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4562" w:author="Jane Shaw" w:date="2015-10-19T19:11:00Z">
        <w:r w:rsidRPr="00F31509" w:rsidDel="009E04FC">
          <w:rPr>
            <w:rFonts w:asciiTheme="majorBidi" w:hAnsiTheme="majorBidi" w:cstheme="majorBidi"/>
            <w:color w:val="000000" w:themeColor="text1"/>
            <w:lang w:val="en-GB"/>
          </w:rPr>
          <w:delText xml:space="preserve">importantly, are then </w:delText>
        </w:r>
      </w:del>
      <w:r w:rsidRPr="00F31509">
        <w:rPr>
          <w:rFonts w:asciiTheme="majorBidi" w:hAnsiTheme="majorBidi" w:cstheme="majorBidi"/>
          <w:color w:val="000000" w:themeColor="text1"/>
          <w:lang w:val="en-GB"/>
        </w:rPr>
        <w:t>illustrated with worked out and practical examples</w:t>
      </w:r>
      <w:ins w:id="4563" w:author="Jane Shaw" w:date="2015-10-28T17:03:00Z">
        <w:r w:rsidR="001D6E84">
          <w:rPr>
            <w:rFonts w:asciiTheme="majorBidi" w:hAnsiTheme="majorBidi" w:cstheme="majorBidi"/>
            <w:color w:val="000000" w:themeColor="text1"/>
            <w:lang w:val="en-GB"/>
          </w:rPr>
          <w:t xml:space="preserve"> in chapter 4</w:t>
        </w:r>
      </w:ins>
      <w:r w:rsidRPr="00F31509">
        <w:rPr>
          <w:rFonts w:asciiTheme="majorBidi" w:hAnsiTheme="majorBidi" w:cstheme="majorBidi"/>
          <w:color w:val="000000" w:themeColor="text1"/>
          <w:lang w:val="en-GB"/>
        </w:rPr>
        <w:t xml:space="preserve">. </w:t>
      </w:r>
      <w:del w:id="4564" w:author="Jane Shaw" w:date="2015-10-19T19:16:00Z">
        <w:r w:rsidRPr="00F31509" w:rsidDel="00447F53">
          <w:rPr>
            <w:rFonts w:asciiTheme="majorBidi" w:hAnsiTheme="majorBidi" w:cstheme="majorBidi"/>
            <w:color w:val="000000" w:themeColor="text1"/>
            <w:lang w:val="en-GB"/>
          </w:rPr>
          <w:delText xml:space="preserve">Over and above the </w:delText>
        </w:r>
      </w:del>
      <w:ins w:id="4565" w:author="Jane Shaw" w:date="2015-10-19T19:16:00Z">
        <w:r w:rsidR="00447F53">
          <w:rPr>
            <w:rFonts w:asciiTheme="majorBidi" w:hAnsiTheme="majorBidi" w:cstheme="majorBidi"/>
            <w:color w:val="000000" w:themeColor="text1"/>
            <w:lang w:val="en-GB"/>
          </w:rPr>
          <w:t xml:space="preserve">As well as </w:t>
        </w:r>
      </w:ins>
      <w:r w:rsidRPr="00F31509">
        <w:rPr>
          <w:rFonts w:asciiTheme="majorBidi" w:hAnsiTheme="majorBidi" w:cstheme="majorBidi"/>
          <w:color w:val="000000" w:themeColor="text1"/>
          <w:lang w:val="en-GB"/>
        </w:rPr>
        <w:t xml:space="preserve">imputation methods, this </w:t>
      </w:r>
      <w:del w:id="4566" w:author="Jane Shaw" w:date="2015-10-19T19:16:00Z">
        <w:r w:rsidRPr="00F31509" w:rsidDel="00447F53">
          <w:rPr>
            <w:rFonts w:asciiTheme="majorBidi" w:hAnsiTheme="majorBidi" w:cstheme="majorBidi"/>
            <w:color w:val="000000" w:themeColor="text1"/>
            <w:lang w:val="en-GB"/>
          </w:rPr>
          <w:delText xml:space="preserve">section </w:delText>
        </w:r>
      </w:del>
      <w:ins w:id="4567" w:author="Jane Shaw" w:date="2015-10-19T19:16:00Z">
        <w:r w:rsidR="00447F53">
          <w:rPr>
            <w:rFonts w:asciiTheme="majorBidi" w:hAnsiTheme="majorBidi" w:cstheme="majorBidi"/>
            <w:color w:val="000000" w:themeColor="text1"/>
            <w:lang w:val="en-GB"/>
          </w:rPr>
          <w:t xml:space="preserve">chapter </w:t>
        </w:r>
      </w:ins>
      <w:r w:rsidRPr="00F31509">
        <w:rPr>
          <w:rFonts w:asciiTheme="majorBidi" w:hAnsiTheme="majorBidi" w:cstheme="majorBidi"/>
          <w:color w:val="000000" w:themeColor="text1"/>
          <w:lang w:val="en-GB"/>
        </w:rPr>
        <w:t xml:space="preserve">also introduces an innovative balancing mechanism </w:t>
      </w:r>
      <w:del w:id="4568" w:author="Jane Shaw" w:date="2015-10-19T19:16:00Z">
        <w:r w:rsidRPr="00F31509" w:rsidDel="00447F53">
          <w:rPr>
            <w:rFonts w:asciiTheme="majorBidi" w:hAnsiTheme="majorBidi" w:cstheme="majorBidi"/>
            <w:color w:val="000000" w:themeColor="text1"/>
            <w:lang w:val="en-GB"/>
          </w:rPr>
          <w:delText xml:space="preserve">as well as the </w:delText>
        </w:r>
      </w:del>
      <w:ins w:id="4569" w:author="Jane Shaw" w:date="2015-10-19T19:16:00Z">
        <w:r w:rsidR="00447F53">
          <w:rPr>
            <w:rFonts w:asciiTheme="majorBidi" w:hAnsiTheme="majorBidi" w:cstheme="majorBidi"/>
            <w:color w:val="000000" w:themeColor="text1"/>
            <w:lang w:val="en-GB"/>
          </w:rPr>
          <w:t xml:space="preserve">and a </w:t>
        </w:r>
      </w:ins>
      <w:r w:rsidRPr="00F31509">
        <w:rPr>
          <w:rFonts w:asciiTheme="majorBidi" w:hAnsiTheme="majorBidi" w:cstheme="majorBidi"/>
          <w:color w:val="000000" w:themeColor="text1"/>
          <w:lang w:val="en-GB"/>
        </w:rPr>
        <w:t xml:space="preserve">process </w:t>
      </w:r>
      <w:del w:id="4570" w:author="Jane Shaw" w:date="2015-10-19T19:16:00Z">
        <w:r w:rsidRPr="00F31509" w:rsidDel="00447F53">
          <w:rPr>
            <w:rFonts w:asciiTheme="majorBidi" w:hAnsiTheme="majorBidi" w:cstheme="majorBidi"/>
            <w:color w:val="000000" w:themeColor="text1"/>
            <w:lang w:val="en-GB"/>
          </w:rPr>
          <w:delText xml:space="preserve">of </w:delText>
        </w:r>
      </w:del>
      <w:ins w:id="4571" w:author="Jane Shaw" w:date="2015-10-19T19:16:00Z">
        <w:r w:rsidR="00447F53">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 xml:space="preserve">consistently </w:t>
      </w:r>
      <w:del w:id="4572" w:author="Jane Shaw" w:date="2015-10-19T19:16:00Z">
        <w:r w:rsidRPr="00F31509" w:rsidDel="00447F53">
          <w:rPr>
            <w:rFonts w:asciiTheme="majorBidi" w:hAnsiTheme="majorBidi" w:cstheme="majorBidi"/>
            <w:color w:val="000000" w:themeColor="text1"/>
            <w:lang w:val="en-GB"/>
          </w:rPr>
          <w:delText xml:space="preserve">aggregating </w:delText>
        </w:r>
      </w:del>
      <w:ins w:id="4573" w:author="Jane Shaw" w:date="2015-10-19T19:16:00Z">
        <w:r w:rsidR="00447F53">
          <w:rPr>
            <w:rFonts w:asciiTheme="majorBidi" w:hAnsiTheme="majorBidi" w:cstheme="majorBidi"/>
            <w:color w:val="000000" w:themeColor="text1"/>
            <w:lang w:val="en-GB"/>
          </w:rPr>
          <w:t xml:space="preserve">incorporating </w:t>
        </w:r>
      </w:ins>
      <w:r w:rsidRPr="00F31509">
        <w:rPr>
          <w:rFonts w:asciiTheme="majorBidi" w:hAnsiTheme="majorBidi" w:cstheme="majorBidi"/>
          <w:color w:val="000000" w:themeColor="text1"/>
          <w:lang w:val="en-GB"/>
        </w:rPr>
        <w:t>commodity detail into aggregates</w:t>
      </w:r>
      <w:ins w:id="4574" w:author="Jane Shaw" w:date="2015-10-19T19:17:00Z">
        <w:r w:rsidR="00447F53">
          <w:rPr>
            <w:rFonts w:asciiTheme="majorBidi" w:hAnsiTheme="majorBidi" w:cstheme="majorBidi"/>
            <w:color w:val="000000" w:themeColor="text1"/>
            <w:lang w:val="en-GB"/>
          </w:rPr>
          <w:t xml:space="preserve"> –</w:t>
        </w:r>
      </w:ins>
      <w:del w:id="4575" w:author="Jane Shaw" w:date="2015-10-19T19:17:00Z">
        <w:r w:rsidRPr="00F31509" w:rsidDel="00447F53">
          <w:rPr>
            <w:rFonts w:asciiTheme="majorBidi" w:hAnsiTheme="majorBidi" w:cstheme="majorBidi"/>
            <w:color w:val="000000" w:themeColor="text1"/>
            <w:lang w:val="en-GB"/>
          </w:rPr>
          <w:delText xml:space="preserve">, </w:delText>
        </w:r>
      </w:del>
      <w:ins w:id="4576" w:author="Jane Shaw" w:date="2015-10-19T19:17:00Z">
        <w:r w:rsidR="00447F53">
          <w:rPr>
            <w:rFonts w:asciiTheme="majorBidi" w:hAnsiTheme="majorBidi" w:cstheme="majorBidi"/>
            <w:color w:val="000000" w:themeColor="text1"/>
            <w:lang w:val="en-GB"/>
          </w:rPr>
          <w:t xml:space="preserve"> </w:t>
        </w:r>
      </w:ins>
      <w:del w:id="4577" w:author="Jane Shaw" w:date="2015-10-19T19:17:00Z">
        <w:r w:rsidRPr="00F31509" w:rsidDel="00447F53">
          <w:rPr>
            <w:rFonts w:asciiTheme="majorBidi" w:hAnsiTheme="majorBidi" w:cstheme="majorBidi"/>
            <w:color w:val="000000" w:themeColor="text1"/>
            <w:lang w:val="en-GB"/>
          </w:rPr>
          <w:delText xml:space="preserve">i.e. </w:delText>
        </w:r>
      </w:del>
      <w:r w:rsidRPr="00F31509">
        <w:rPr>
          <w:rFonts w:asciiTheme="majorBidi" w:hAnsiTheme="majorBidi" w:cstheme="majorBidi"/>
          <w:color w:val="000000" w:themeColor="text1"/>
          <w:lang w:val="en-GB"/>
        </w:rPr>
        <w:t>the process generally referred to as “standardization”.</w:t>
      </w:r>
    </w:p>
    <w:p w14:paraId="23E07F01" w14:textId="24498F99" w:rsidR="004F65E4" w:rsidRPr="00F31509" w:rsidRDefault="00846F64" w:rsidP="00C4334D">
      <w:pPr>
        <w:pStyle w:val="Titolo2"/>
      </w:pPr>
      <w:bookmarkStart w:id="4578" w:name="_Toc428383828"/>
      <w:bookmarkStart w:id="4579" w:name="_Toc428436050"/>
      <w:bookmarkStart w:id="4580" w:name="_Toc428436351"/>
      <w:bookmarkStart w:id="4581" w:name="_Toc308029353"/>
      <w:bookmarkStart w:id="4582" w:name="_Toc308029544"/>
      <w:ins w:id="4583" w:author="Jane Shaw" w:date="2015-10-19T19:21:00Z">
        <w:r>
          <w:t xml:space="preserve">2.1 </w:t>
        </w:r>
      </w:ins>
      <w:r w:rsidR="004F65E4" w:rsidRPr="00F31509">
        <w:t>The basic balance and the balancing mechanism</w:t>
      </w:r>
      <w:bookmarkEnd w:id="4524"/>
      <w:bookmarkEnd w:id="4578"/>
      <w:bookmarkEnd w:id="4579"/>
      <w:bookmarkEnd w:id="4580"/>
      <w:bookmarkEnd w:id="4581"/>
      <w:bookmarkEnd w:id="4582"/>
    </w:p>
    <w:p w14:paraId="76751D34" w14:textId="77777777" w:rsidR="004F65E4" w:rsidRPr="00F31509" w:rsidRDefault="004F65E4" w:rsidP="009571C8">
      <w:pPr>
        <w:pStyle w:val="Titolo3"/>
        <w:rPr>
          <w:rFonts w:asciiTheme="majorBidi" w:hAnsiTheme="majorBidi" w:cstheme="majorBidi"/>
          <w:lang w:val="en-GB"/>
        </w:rPr>
      </w:pPr>
      <w:bookmarkStart w:id="4584" w:name="_Toc421025836"/>
      <w:r w:rsidRPr="00F31509">
        <w:rPr>
          <w:rFonts w:asciiTheme="majorBidi" w:hAnsiTheme="majorBidi" w:cstheme="majorBidi"/>
          <w:lang w:val="en-GB"/>
        </w:rPr>
        <w:t>Introduction</w:t>
      </w:r>
      <w:bookmarkEnd w:id="4584"/>
    </w:p>
    <w:p w14:paraId="05EE5DEA" w14:textId="26A33505"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w:t>
      </w:r>
      <w:del w:id="4585" w:author="Jane Shaw" w:date="2015-11-07T18:51:00Z">
        <w:r w:rsidR="00846F64" w:rsidRPr="00F31509" w:rsidDel="0013404F">
          <w:rPr>
            <w:rFonts w:asciiTheme="majorBidi" w:hAnsiTheme="majorBidi" w:cstheme="majorBidi"/>
            <w:color w:val="000000" w:themeColor="text1"/>
            <w:lang w:val="en-GB"/>
          </w:rPr>
          <w:delText xml:space="preserve">food balance sheets </w:delText>
        </w:r>
      </w:del>
      <w:ins w:id="4586" w:author="Jane Shaw" w:date="2015-11-07T18:51:00Z">
        <w:r w:rsidR="0013404F">
          <w:rPr>
            <w:rFonts w:asciiTheme="majorBidi" w:hAnsiTheme="majorBidi" w:cstheme="majorBidi"/>
            <w:color w:val="000000" w:themeColor="text1"/>
            <w:lang w:val="en-GB"/>
          </w:rPr>
          <w:t xml:space="preserve">FBS </w:t>
        </w:r>
      </w:ins>
      <w:r w:rsidR="00846F64" w:rsidRPr="00F31509">
        <w:rPr>
          <w:rFonts w:asciiTheme="majorBidi" w:hAnsiTheme="majorBidi" w:cstheme="majorBidi"/>
          <w:color w:val="000000" w:themeColor="text1"/>
          <w:lang w:val="en-GB"/>
        </w:rPr>
        <w:t>are</w:t>
      </w:r>
      <w:ins w:id="4587" w:author="Jane Shaw" w:date="2015-10-19T19:22:00Z">
        <w:r w:rsidR="00846F64">
          <w:rPr>
            <w:rFonts w:asciiTheme="majorBidi" w:hAnsiTheme="majorBidi" w:cstheme="majorBidi"/>
            <w:color w:val="000000" w:themeColor="text1"/>
            <w:lang w:val="en-GB"/>
          </w:rPr>
          <w:t xml:space="preserve"> </w:t>
        </w:r>
        <w:r w:rsidR="00846F64" w:rsidRPr="00F31509">
          <w:rPr>
            <w:rFonts w:asciiTheme="majorBidi" w:hAnsiTheme="majorBidi" w:cstheme="majorBidi"/>
            <w:color w:val="000000" w:themeColor="text1"/>
            <w:lang w:val="en-GB"/>
          </w:rPr>
          <w:t>simple identities</w:t>
        </w:r>
      </w:ins>
      <w:del w:id="4588" w:author="Jane Shaw" w:date="2015-11-07T18:51:00Z">
        <w:r w:rsidRPr="00F31509" w:rsidDel="0013404F">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4589" w:author="Jane Shaw" w:date="2015-11-07T18:51:00Z">
        <w:r w:rsidR="0013404F">
          <w:rPr>
            <w:rFonts w:asciiTheme="majorBidi" w:hAnsiTheme="majorBidi" w:cstheme="majorBidi"/>
            <w:color w:val="000000" w:themeColor="text1"/>
            <w:lang w:val="en-GB"/>
          </w:rPr>
          <w:t>(</w:t>
        </w:r>
      </w:ins>
      <w:del w:id="4590" w:author="Jane Shaw" w:date="2015-10-19T19:22:00Z">
        <w:r w:rsidRPr="00F31509" w:rsidDel="00846F64">
          <w:rPr>
            <w:rFonts w:asciiTheme="majorBidi" w:hAnsiTheme="majorBidi" w:cstheme="majorBidi"/>
            <w:color w:val="000000" w:themeColor="text1"/>
            <w:lang w:val="en-GB"/>
          </w:rPr>
          <w:delText xml:space="preserve">like </w:delText>
        </w:r>
      </w:del>
      <w:ins w:id="4591" w:author="Jane Shaw" w:date="2015-10-19T19:22:00Z">
        <w:r w:rsidR="00846F64">
          <w:rPr>
            <w:rFonts w:asciiTheme="majorBidi" w:hAnsiTheme="majorBidi" w:cstheme="majorBidi"/>
            <w:color w:val="000000" w:themeColor="text1"/>
            <w:lang w:val="en-GB"/>
          </w:rPr>
          <w:t xml:space="preserve">as are </w:t>
        </w:r>
      </w:ins>
      <w:r w:rsidRPr="00F31509">
        <w:rPr>
          <w:rFonts w:asciiTheme="majorBidi" w:hAnsiTheme="majorBidi" w:cstheme="majorBidi"/>
          <w:color w:val="000000" w:themeColor="text1"/>
          <w:lang w:val="en-GB"/>
        </w:rPr>
        <w:t>all commodity balances</w:t>
      </w:r>
      <w:ins w:id="4592" w:author="Jane Shaw" w:date="2015-11-07T18:51:00Z">
        <w:r w:rsidR="0013404F">
          <w:rPr>
            <w:rFonts w:asciiTheme="majorBidi" w:hAnsiTheme="majorBidi" w:cstheme="majorBidi"/>
            <w:color w:val="000000" w:themeColor="text1"/>
            <w:lang w:val="en-GB"/>
          </w:rPr>
          <w:t>)</w:t>
        </w:r>
      </w:ins>
      <w:del w:id="4593" w:author="Jane Shaw" w:date="2015-10-19T19:22:00Z">
        <w:r w:rsidRPr="00F31509" w:rsidDel="00846F64">
          <w:rPr>
            <w:rFonts w:asciiTheme="majorBidi" w:hAnsiTheme="majorBidi" w:cstheme="majorBidi"/>
            <w:color w:val="000000" w:themeColor="text1"/>
            <w:lang w:val="en-GB"/>
          </w:rPr>
          <w:delText>, simple identities</w:delText>
        </w:r>
      </w:del>
      <w:r w:rsidRPr="00F31509">
        <w:rPr>
          <w:rFonts w:asciiTheme="majorBidi" w:hAnsiTheme="majorBidi" w:cstheme="majorBidi"/>
          <w:color w:val="000000" w:themeColor="text1"/>
          <w:lang w:val="en-GB"/>
        </w:rPr>
        <w:t xml:space="preserve">. In these identities, the sum of all supply variables is equal to the sum of all demand variables; the two most common identities set domestic supply equal to domestic </w:t>
      </w:r>
      <w:commentRangeStart w:id="4594"/>
      <w:r w:rsidRPr="00F31509">
        <w:rPr>
          <w:rFonts w:asciiTheme="majorBidi" w:hAnsiTheme="majorBidi" w:cstheme="majorBidi"/>
          <w:color w:val="000000" w:themeColor="text1"/>
          <w:lang w:val="en-GB"/>
        </w:rPr>
        <w:t xml:space="preserve">demand </w:t>
      </w:r>
      <w:commentRangeEnd w:id="4594"/>
      <w:r w:rsidR="0093435D">
        <w:rPr>
          <w:rStyle w:val="Rimandocommento"/>
        </w:rPr>
        <w:commentReference w:id="4594"/>
      </w:r>
      <w:del w:id="4595" w:author="Jane Shaw" w:date="2015-10-19T19:22:00Z">
        <w:r w:rsidRPr="00F31509" w:rsidDel="00846F64">
          <w:rPr>
            <w:rFonts w:asciiTheme="majorBidi" w:hAnsiTheme="majorBidi" w:cstheme="majorBidi"/>
            <w:color w:val="000000" w:themeColor="text1"/>
            <w:lang w:val="en-GB"/>
          </w:rPr>
          <w:delText xml:space="preserve">or </w:delText>
        </w:r>
      </w:del>
      <w:ins w:id="4596" w:author="Jane Shaw" w:date="2015-10-19T19:22:00Z">
        <w:r w:rsidR="00846F64">
          <w:rPr>
            <w:rFonts w:asciiTheme="majorBidi" w:hAnsiTheme="majorBidi" w:cstheme="majorBidi"/>
            <w:color w:val="000000" w:themeColor="text1"/>
            <w:lang w:val="en-GB"/>
          </w:rPr>
          <w:t>and</w:t>
        </w:r>
        <w:r w:rsidR="00846F64"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total supply equal to total demand. </w:t>
      </w:r>
    </w:p>
    <w:p w14:paraId="24957D9A" w14:textId="259EFDC8"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Domestic </w:t>
      </w:r>
      <w:r w:rsidR="00846F64" w:rsidRPr="00F31509">
        <w:rPr>
          <w:rFonts w:asciiTheme="majorBidi" w:hAnsiTheme="majorBidi" w:cstheme="majorBidi"/>
          <w:color w:val="000000" w:themeColor="text1"/>
          <w:szCs w:val="24"/>
          <w:lang w:val="en-GB"/>
        </w:rPr>
        <w:t>supply =</w:t>
      </w:r>
      <w:commentRangeStart w:id="4597"/>
      <w:r w:rsidR="00846F64" w:rsidRPr="00F31509">
        <w:rPr>
          <w:rFonts w:asciiTheme="majorBidi" w:hAnsiTheme="majorBidi" w:cstheme="majorBidi"/>
          <w:color w:val="000000" w:themeColor="text1"/>
          <w:szCs w:val="24"/>
          <w:lang w:val="en-GB"/>
        </w:rPr>
        <w:t xml:space="preserve"> domestic utilization</w:t>
      </w:r>
      <w:commentRangeEnd w:id="4597"/>
      <w:r w:rsidR="00A018A4">
        <w:rPr>
          <w:rStyle w:val="Rimandocommento"/>
        </w:rPr>
        <w:commentReference w:id="4597"/>
      </w:r>
      <w:ins w:id="4598" w:author="Jane Shaw" w:date="2015-10-19T19:23:00Z">
        <w:r w:rsidR="00846F64">
          <w:rPr>
            <w:rFonts w:asciiTheme="majorBidi" w:hAnsiTheme="majorBidi" w:cstheme="majorBidi"/>
            <w:color w:val="000000" w:themeColor="text1"/>
            <w:szCs w:val="24"/>
            <w:lang w:val="en-GB"/>
          </w:rPr>
          <w:t>:</w:t>
        </w:r>
      </w:ins>
    </w:p>
    <w:p w14:paraId="16003B24" w14:textId="48388903" w:rsidR="004F65E4" w:rsidRPr="00846F64" w:rsidRDefault="00D13E0A" w:rsidP="004F65E4">
      <w:pPr>
        <w:pStyle w:val="Didascalia"/>
        <w:jc w:val="center"/>
        <w:rPr>
          <w:rFonts w:asciiTheme="majorBidi" w:hAnsiTheme="majorBidi" w:cstheme="majorBidi"/>
          <w:b/>
          <w:i w:val="0"/>
          <w:color w:val="000000" w:themeColor="text1"/>
          <w:sz w:val="22"/>
          <w:szCs w:val="22"/>
          <w:lang w:val="en-GB"/>
          <w:rPrChange w:id="4599" w:author="Jane Shaw" w:date="2015-10-19T19:23:00Z">
            <w:rPr>
              <w:rFonts w:asciiTheme="majorBidi" w:hAnsiTheme="majorBidi" w:cstheme="majorBidi"/>
              <w:b/>
              <w:color w:val="000000" w:themeColor="text1"/>
              <w:sz w:val="22"/>
              <w:szCs w:val="22"/>
              <w:lang w:val="en-GB"/>
            </w:rPr>
          </w:rPrChange>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Lo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Se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IU</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ROU</m:t>
            </m:r>
          </m:e>
          <m:sub>
            <m:r>
              <w:rPr>
                <w:rFonts w:ascii="Cambria Math" w:hAnsi="Cambria Math" w:cstheme="majorBidi"/>
                <w:color w:val="000000" w:themeColor="text1"/>
                <w:lang w:val="en-GB"/>
              </w:rPr>
              <m:t>ij</m:t>
            </m:r>
          </m:sub>
        </m:sSub>
      </m:oMath>
      <w:r w:rsidR="0090296E" w:rsidRPr="00F67A38">
        <w:rPr>
          <w:rStyle w:val="Rimandonotaapidipagina"/>
          <w:rFonts w:asciiTheme="majorBidi" w:hAnsiTheme="majorBidi" w:cstheme="majorBidi"/>
          <w:color w:val="000000" w:themeColor="text1"/>
          <w:sz w:val="22"/>
          <w:szCs w:val="22"/>
          <w:lang w:val="en-GB"/>
        </w:rPr>
        <w:footnoteReference w:id="26"/>
      </w:r>
      <w:r w:rsidR="008568EC" w:rsidRPr="00F67A38">
        <w:rPr>
          <w:rFonts w:asciiTheme="majorBidi" w:hAnsiTheme="majorBidi" w:cstheme="majorBidi"/>
          <w:color w:val="000000" w:themeColor="text1"/>
          <w:sz w:val="22"/>
          <w:szCs w:val="22"/>
          <w:lang w:val="en-GB"/>
        </w:rPr>
        <w:t xml:space="preserve"> </w:t>
      </w:r>
      <w:r w:rsidR="004F65E4" w:rsidRPr="00846F64">
        <w:rPr>
          <w:rFonts w:asciiTheme="majorBidi" w:hAnsiTheme="majorBidi" w:cstheme="majorBidi"/>
          <w:i w:val="0"/>
          <w:color w:val="000000" w:themeColor="text1"/>
          <w:sz w:val="22"/>
          <w:szCs w:val="22"/>
          <w:lang w:val="en-GB"/>
          <w:rPrChange w:id="4641" w:author="Jane Shaw" w:date="2015-10-19T19:23:00Z">
            <w:rPr>
              <w:rFonts w:asciiTheme="majorBidi" w:hAnsiTheme="majorBidi" w:cstheme="majorBidi"/>
              <w:color w:val="000000" w:themeColor="text1"/>
              <w:sz w:val="22"/>
              <w:szCs w:val="22"/>
              <w:lang w:val="en-GB"/>
            </w:rPr>
          </w:rPrChange>
        </w:rPr>
        <w:t>(</w:t>
      </w:r>
      <w:r w:rsidR="00846F64" w:rsidRPr="00846F64">
        <w:rPr>
          <w:rFonts w:asciiTheme="majorBidi" w:hAnsiTheme="majorBidi" w:cstheme="majorBidi"/>
          <w:i w:val="0"/>
          <w:color w:val="000000" w:themeColor="text1"/>
          <w:sz w:val="22"/>
          <w:szCs w:val="22"/>
          <w:lang w:val="en-GB"/>
          <w:rPrChange w:id="4642" w:author="Jane Shaw" w:date="2015-10-19T19:23:00Z">
            <w:rPr>
              <w:rFonts w:asciiTheme="majorBidi" w:hAnsiTheme="majorBidi" w:cstheme="majorBidi"/>
              <w:color w:val="000000" w:themeColor="text1"/>
              <w:sz w:val="22"/>
              <w:szCs w:val="22"/>
              <w:lang w:val="en-GB"/>
            </w:rPr>
          </w:rPrChange>
        </w:rPr>
        <w:t xml:space="preserve">equation </w:t>
      </w:r>
      <w:r w:rsidR="003D789C" w:rsidRPr="00846F64">
        <w:rPr>
          <w:rFonts w:asciiTheme="majorBidi" w:hAnsiTheme="majorBidi" w:cstheme="majorBidi"/>
          <w:b/>
          <w:i w:val="0"/>
          <w:color w:val="000000" w:themeColor="text1"/>
          <w:sz w:val="22"/>
          <w:szCs w:val="22"/>
          <w:lang w:val="en-GB"/>
          <w:rPrChange w:id="4643" w:author="Jane Shaw" w:date="2015-10-19T19:23:00Z">
            <w:rPr>
              <w:rFonts w:asciiTheme="majorBidi" w:hAnsiTheme="majorBidi" w:cstheme="majorBidi"/>
              <w:b/>
              <w:color w:val="000000" w:themeColor="text1"/>
              <w:sz w:val="22"/>
              <w:szCs w:val="22"/>
              <w:lang w:val="en-GB"/>
            </w:rPr>
          </w:rPrChange>
        </w:rPr>
        <w:fldChar w:fldCharType="begin"/>
      </w:r>
      <w:r w:rsidR="004F65E4" w:rsidRPr="00846F64">
        <w:rPr>
          <w:rFonts w:asciiTheme="majorBidi" w:hAnsiTheme="majorBidi" w:cstheme="majorBidi"/>
          <w:i w:val="0"/>
          <w:color w:val="000000" w:themeColor="text1"/>
          <w:sz w:val="22"/>
          <w:szCs w:val="22"/>
          <w:lang w:val="en-GB"/>
          <w:rPrChange w:id="4644" w:author="Jane Shaw" w:date="2015-10-19T19:23:00Z">
            <w:rPr>
              <w:rFonts w:asciiTheme="majorBidi" w:hAnsiTheme="majorBidi" w:cstheme="majorBidi"/>
              <w:color w:val="000000" w:themeColor="text1"/>
              <w:sz w:val="22"/>
              <w:szCs w:val="22"/>
              <w:lang w:val="en-GB"/>
            </w:rPr>
          </w:rPrChange>
        </w:rPr>
        <w:instrText xml:space="preserve"> SEQ Equation \* ARABIC </w:instrText>
      </w:r>
      <w:r w:rsidR="003D789C" w:rsidRPr="00846F64">
        <w:rPr>
          <w:rFonts w:asciiTheme="majorBidi" w:hAnsiTheme="majorBidi" w:cstheme="majorBidi"/>
          <w:b/>
          <w:i w:val="0"/>
          <w:color w:val="000000" w:themeColor="text1"/>
          <w:sz w:val="22"/>
          <w:szCs w:val="22"/>
          <w:lang w:val="en-GB"/>
          <w:rPrChange w:id="4645" w:author="Jane Shaw" w:date="2015-10-19T19:23:00Z">
            <w:rPr>
              <w:rFonts w:asciiTheme="majorBidi" w:hAnsiTheme="majorBidi" w:cstheme="majorBidi"/>
              <w:b/>
              <w:color w:val="000000" w:themeColor="text1"/>
              <w:sz w:val="22"/>
              <w:szCs w:val="22"/>
              <w:lang w:val="en-GB"/>
            </w:rPr>
          </w:rPrChange>
        </w:rPr>
        <w:fldChar w:fldCharType="separate"/>
      </w:r>
      <w:ins w:id="4646" w:author="Jane Shaw" w:date="2015-11-01T20:53:00Z">
        <w:r w:rsidR="00311179">
          <w:rPr>
            <w:rFonts w:asciiTheme="majorBidi" w:hAnsiTheme="majorBidi" w:cstheme="majorBidi"/>
            <w:i w:val="0"/>
            <w:noProof/>
            <w:color w:val="000000" w:themeColor="text1"/>
            <w:sz w:val="22"/>
            <w:szCs w:val="22"/>
            <w:lang w:val="en-GB"/>
          </w:rPr>
          <w:t>1</w:t>
        </w:r>
      </w:ins>
      <w:del w:id="4647" w:author="Jane Shaw" w:date="2015-11-01T20:44:00Z">
        <w:r w:rsidR="00E24798" w:rsidRPr="00846F64" w:rsidDel="00311179">
          <w:rPr>
            <w:rFonts w:asciiTheme="majorBidi" w:hAnsiTheme="majorBidi" w:cstheme="majorBidi"/>
            <w:i w:val="0"/>
            <w:noProof/>
            <w:color w:val="000000" w:themeColor="text1"/>
            <w:sz w:val="22"/>
            <w:szCs w:val="22"/>
            <w:lang w:val="en-GB"/>
            <w:rPrChange w:id="4648" w:author="Jane Shaw" w:date="2015-10-19T19:23:00Z">
              <w:rPr>
                <w:rFonts w:asciiTheme="majorBidi" w:hAnsiTheme="majorBidi" w:cstheme="majorBidi"/>
                <w:noProof/>
                <w:color w:val="000000" w:themeColor="text1"/>
                <w:sz w:val="22"/>
                <w:szCs w:val="22"/>
                <w:lang w:val="en-GB"/>
              </w:rPr>
            </w:rPrChange>
          </w:rPr>
          <w:delText>1</w:delText>
        </w:r>
      </w:del>
      <w:r w:rsidR="003D789C" w:rsidRPr="00846F64">
        <w:rPr>
          <w:rFonts w:asciiTheme="majorBidi" w:hAnsiTheme="majorBidi" w:cstheme="majorBidi"/>
          <w:b/>
          <w:i w:val="0"/>
          <w:color w:val="000000" w:themeColor="text1"/>
          <w:sz w:val="22"/>
          <w:szCs w:val="22"/>
          <w:lang w:val="en-GB"/>
          <w:rPrChange w:id="4649" w:author="Jane Shaw" w:date="2015-10-19T19:23:00Z">
            <w:rPr>
              <w:rFonts w:asciiTheme="majorBidi" w:hAnsiTheme="majorBidi" w:cstheme="majorBidi"/>
              <w:b/>
              <w:color w:val="000000" w:themeColor="text1"/>
              <w:sz w:val="22"/>
              <w:szCs w:val="22"/>
              <w:lang w:val="en-GB"/>
            </w:rPr>
          </w:rPrChange>
        </w:rPr>
        <w:fldChar w:fldCharType="end"/>
      </w:r>
      <w:r w:rsidR="004F65E4" w:rsidRPr="00846F64">
        <w:rPr>
          <w:rFonts w:asciiTheme="majorBidi" w:hAnsiTheme="majorBidi" w:cstheme="majorBidi"/>
          <w:i w:val="0"/>
          <w:color w:val="000000" w:themeColor="text1"/>
          <w:sz w:val="22"/>
          <w:szCs w:val="22"/>
          <w:lang w:val="en-GB"/>
          <w:rPrChange w:id="4650" w:author="Jane Shaw" w:date="2015-10-19T19:23:00Z">
            <w:rPr>
              <w:rFonts w:asciiTheme="majorBidi" w:hAnsiTheme="majorBidi" w:cstheme="majorBidi"/>
              <w:color w:val="000000" w:themeColor="text1"/>
              <w:sz w:val="22"/>
              <w:szCs w:val="22"/>
              <w:lang w:val="en-GB"/>
            </w:rPr>
          </w:rPrChange>
        </w:rPr>
        <w:t>)</w:t>
      </w:r>
    </w:p>
    <w:p w14:paraId="21E97E6A" w14:textId="5F7AAD2F"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Total </w:t>
      </w:r>
      <w:r w:rsidR="00846F64" w:rsidRPr="00F31509">
        <w:rPr>
          <w:rFonts w:asciiTheme="majorBidi" w:hAnsiTheme="majorBidi" w:cstheme="majorBidi"/>
          <w:color w:val="000000" w:themeColor="text1"/>
          <w:szCs w:val="24"/>
          <w:lang w:val="en-GB"/>
        </w:rPr>
        <w:t>supply = total utilization</w:t>
      </w:r>
      <w:ins w:id="4651" w:author="Jane Shaw" w:date="2015-10-19T19:23:00Z">
        <w:r w:rsidR="00846F64">
          <w:rPr>
            <w:rFonts w:asciiTheme="majorBidi" w:hAnsiTheme="majorBidi" w:cstheme="majorBidi"/>
            <w:color w:val="000000" w:themeColor="text1"/>
            <w:szCs w:val="24"/>
            <w:lang w:val="en-GB"/>
          </w:rPr>
          <w:t>:</w:t>
        </w:r>
      </w:ins>
    </w:p>
    <w:p w14:paraId="15A3740A" w14:textId="1A56D948" w:rsidR="004F65E4" w:rsidRPr="00F31509" w:rsidRDefault="00D13E0A"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846F64" w:rsidRPr="00F31509">
        <w:rPr>
          <w:rFonts w:asciiTheme="majorBidi" w:hAnsiTheme="majorBidi" w:cstheme="majorBidi"/>
          <w:color w:val="000000" w:themeColor="text1"/>
          <w:lang w:val="en-GB"/>
        </w:rPr>
        <w:t xml:space="preserve">equation </w:t>
      </w:r>
      <w:r w:rsidR="003D789C"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F31509">
        <w:rPr>
          <w:rFonts w:asciiTheme="majorBidi" w:hAnsiTheme="majorBidi" w:cstheme="majorBidi"/>
          <w:color w:val="000000" w:themeColor="text1"/>
          <w:lang w:val="en-GB"/>
        </w:rPr>
        <w:fldChar w:fldCharType="separate"/>
      </w:r>
      <w:r w:rsidR="00311179">
        <w:rPr>
          <w:rFonts w:asciiTheme="majorBidi" w:hAnsiTheme="majorBidi" w:cstheme="majorBidi"/>
          <w:noProof/>
          <w:color w:val="000000" w:themeColor="text1"/>
          <w:lang w:val="en-GB"/>
        </w:rPr>
        <w:t>2</w:t>
      </w:r>
      <w:r w:rsidR="003D789C"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3AA75AB5" w14:textId="1FA634F2" w:rsidR="004F65E4" w:rsidRPr="0013404F" w:rsidRDefault="00F35597" w:rsidP="004F65E4">
      <w:pPr>
        <w:rPr>
          <w:rFonts w:asciiTheme="majorBidi" w:hAnsiTheme="majorBidi" w:cstheme="majorBidi"/>
          <w:color w:val="000000" w:themeColor="text1"/>
          <w:lang w:val="en-GB"/>
          <w:rPrChange w:id="4652" w:author="Jane Shaw" w:date="2015-11-07T18:51:00Z">
            <w:rPr>
              <w:rFonts w:asciiTheme="majorBidi" w:hAnsiTheme="majorBidi" w:cstheme="majorBidi"/>
              <w:color w:val="000000" w:themeColor="text1"/>
              <w:sz w:val="20"/>
              <w:szCs w:val="18"/>
              <w:lang w:val="en-GB"/>
            </w:rPr>
          </w:rPrChange>
        </w:rPr>
      </w:pPr>
      <w:r w:rsidRPr="0013404F">
        <w:rPr>
          <w:rFonts w:asciiTheme="majorBidi" w:eastAsia="Times New Roman" w:hAnsiTheme="majorBidi" w:cstheme="majorBidi"/>
          <w:color w:val="000000" w:themeColor="text1"/>
          <w:lang w:val="en-GB"/>
          <w:rPrChange w:id="4653" w:author="Jane Shaw" w:date="2015-11-07T18:51:00Z">
            <w:rPr>
              <w:rFonts w:asciiTheme="majorBidi" w:eastAsia="Times New Roman" w:hAnsiTheme="majorBidi" w:cstheme="majorBidi"/>
              <w:color w:val="000000" w:themeColor="text1"/>
              <w:sz w:val="20"/>
              <w:szCs w:val="20"/>
              <w:lang w:val="en-GB"/>
            </w:rPr>
          </w:rPrChange>
        </w:rPr>
        <w:t>where</w:t>
      </w:r>
      <w:r w:rsidR="004F65E4" w:rsidRPr="0013404F">
        <w:rPr>
          <w:rFonts w:asciiTheme="majorBidi" w:eastAsia="Times New Roman" w:hAnsiTheme="majorBidi" w:cstheme="majorBidi"/>
          <w:color w:val="000000" w:themeColor="text1"/>
          <w:lang w:val="en-GB"/>
          <w:rPrChange w:id="4654" w:author="Jane Shaw" w:date="2015-11-07T18:51:00Z">
            <w:rPr>
              <w:rFonts w:asciiTheme="majorBidi" w:eastAsia="Times New Roman" w:hAnsiTheme="majorBidi" w:cstheme="majorBidi"/>
              <w:color w:val="000000" w:themeColor="text1"/>
              <w:sz w:val="20"/>
              <w:szCs w:val="20"/>
              <w:lang w:val="en-GB"/>
            </w:rPr>
          </w:rPrChange>
        </w:rPr>
        <w:t xml:space="preserve"> </w:t>
      </w:r>
      <m:oMath>
        <m:sSub>
          <m:sSubPr>
            <m:ctrlPr>
              <w:rPr>
                <w:rFonts w:ascii="Cambria Math" w:hAnsi="Cambria Math" w:cstheme="majorBidi"/>
                <w:i/>
                <w:color w:val="000000" w:themeColor="text1"/>
                <w:lang w:val="en-GB"/>
                <w:rPrChange w:id="4655" w:author="Jane Shaw" w:date="2015-11-07T18:51: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656" w:author="Jane Shaw" w:date="2015-11-07T18:51:00Z">
                  <w:rPr>
                    <w:rFonts w:ascii="Cambria Math" w:hAnsi="Cambria Math" w:cstheme="majorBidi"/>
                    <w:color w:val="000000" w:themeColor="text1"/>
                    <w:sz w:val="20"/>
                    <w:szCs w:val="20"/>
                    <w:lang w:val="en-GB"/>
                  </w:rPr>
                </w:rPrChange>
              </w:rPr>
              <m:t>dSt</m:t>
            </m:r>
          </m:e>
          <m:sub>
            <m:r>
              <w:rPr>
                <w:rFonts w:ascii="Cambria Math" w:hAnsi="Cambria Math" w:cstheme="majorBidi"/>
                <w:color w:val="000000" w:themeColor="text1"/>
                <w:lang w:val="en-GB"/>
                <w:rPrChange w:id="4657" w:author="Jane Shaw" w:date="2015-11-07T18:51:00Z">
                  <w:rPr>
                    <w:rFonts w:ascii="Cambria Math" w:hAnsi="Cambria Math" w:cstheme="majorBidi"/>
                    <w:color w:val="000000" w:themeColor="text1"/>
                    <w:sz w:val="20"/>
                    <w:szCs w:val="20"/>
                    <w:lang w:val="en-GB"/>
                  </w:rPr>
                </w:rPrChange>
              </w:rPr>
              <m:t>t</m:t>
            </m:r>
          </m:sub>
        </m:sSub>
      </m:oMath>
      <w:r w:rsidR="004F65E4" w:rsidRPr="0013404F">
        <w:rPr>
          <w:rFonts w:asciiTheme="majorBidi" w:eastAsia="Times New Roman" w:hAnsiTheme="majorBidi" w:cstheme="majorBidi"/>
          <w:color w:val="000000" w:themeColor="text1"/>
          <w:lang w:val="en-GB"/>
          <w:rPrChange w:id="4658" w:author="Jane Shaw" w:date="2015-11-07T18:51:00Z">
            <w:rPr>
              <w:rFonts w:asciiTheme="majorBidi" w:eastAsia="Times New Roman" w:hAnsiTheme="majorBidi" w:cstheme="majorBidi"/>
              <w:color w:val="000000" w:themeColor="text1"/>
              <w:sz w:val="20"/>
              <w:szCs w:val="20"/>
              <w:lang w:val="en-GB"/>
            </w:rPr>
          </w:rPrChange>
        </w:rPr>
        <w:t>=</w:t>
      </w:r>
      <m:oMath>
        <m:sSub>
          <m:sSubPr>
            <m:ctrlPr>
              <w:rPr>
                <w:rFonts w:ascii="Cambria Math" w:hAnsi="Cambria Math" w:cstheme="majorBidi"/>
                <w:i/>
                <w:color w:val="000000" w:themeColor="text1"/>
                <w:lang w:val="en-GB"/>
                <w:rPrChange w:id="4659" w:author="Jane Shaw" w:date="2015-11-07T18:51:00Z">
                  <w:rPr>
                    <w:rFonts w:ascii="Cambria Math" w:hAnsi="Cambria Math" w:cstheme="majorBidi"/>
                    <w:i/>
                    <w:color w:val="000000" w:themeColor="text1"/>
                    <w:sz w:val="20"/>
                    <w:szCs w:val="20"/>
                    <w:lang w:val="en-GB"/>
                  </w:rPr>
                </w:rPrChange>
              </w:rPr>
            </m:ctrlPr>
          </m:sSubPr>
          <m:e>
            <w:ins w:id="4660" w:author="Jane Shaw" w:date="2015-10-19T19:23:00Z">
              <m:r>
                <w:rPr>
                  <w:rFonts w:ascii="Cambria Math" w:hAnsi="Cambria Math" w:cstheme="majorBidi"/>
                  <w:color w:val="000000" w:themeColor="text1"/>
                  <w:lang w:val="en-GB"/>
                  <w:rPrChange w:id="4661" w:author="Jane Shaw" w:date="2015-11-07T18:51:00Z">
                    <w:rPr>
                      <w:rFonts w:ascii="Cambria Math" w:hAnsi="Cambria Math" w:cstheme="majorBidi"/>
                      <w:color w:val="000000" w:themeColor="text1"/>
                      <w:sz w:val="20"/>
                      <w:szCs w:val="20"/>
                      <w:lang w:val="en-GB"/>
                    </w:rPr>
                  </w:rPrChange>
                </w:rPr>
                <m:t xml:space="preserve"> </m:t>
              </m:r>
            </w:ins>
            <m:r>
              <w:rPr>
                <w:rFonts w:ascii="Cambria Math" w:hAnsi="Cambria Math" w:cstheme="majorBidi"/>
                <w:color w:val="000000" w:themeColor="text1"/>
                <w:lang w:val="en-GB"/>
                <w:rPrChange w:id="4662" w:author="Jane Shaw" w:date="2015-11-07T18:51:00Z">
                  <w:rPr>
                    <w:rFonts w:ascii="Cambria Math" w:hAnsi="Cambria Math" w:cstheme="majorBidi"/>
                    <w:color w:val="000000" w:themeColor="text1"/>
                    <w:sz w:val="20"/>
                    <w:szCs w:val="20"/>
                    <w:lang w:val="en-GB"/>
                  </w:rPr>
                </w:rPrChange>
              </w:rPr>
              <m:t>St</m:t>
            </m:r>
          </m:e>
          <m:sub>
            <m:r>
              <w:rPr>
                <w:rFonts w:ascii="Cambria Math" w:hAnsi="Cambria Math" w:cstheme="majorBidi"/>
                <w:color w:val="000000" w:themeColor="text1"/>
                <w:lang w:val="en-GB"/>
                <w:rPrChange w:id="4663" w:author="Jane Shaw" w:date="2015-11-07T18:51:00Z">
                  <w:rPr>
                    <w:rFonts w:ascii="Cambria Math" w:hAnsi="Cambria Math" w:cstheme="majorBidi"/>
                    <w:color w:val="000000" w:themeColor="text1"/>
                    <w:sz w:val="20"/>
                    <w:szCs w:val="20"/>
                    <w:lang w:val="en-GB"/>
                  </w:rPr>
                </w:rPrChange>
              </w:rPr>
              <m:t>t</m:t>
            </m:r>
          </m:sub>
        </m:sSub>
        <m:r>
          <w:rPr>
            <w:rFonts w:ascii="Cambria Math" w:hAnsi="Cambria Math" w:cstheme="majorBidi"/>
            <w:color w:val="000000" w:themeColor="text1"/>
            <w:lang w:val="en-GB"/>
            <w:rPrChange w:id="4664" w:author="Jane Shaw" w:date="2015-11-07T18:51:00Z">
              <w:rPr>
                <w:rFonts w:ascii="Cambria Math" w:hAnsi="Cambria Math" w:cstheme="majorBidi"/>
                <w:color w:val="000000" w:themeColor="text1"/>
                <w:sz w:val="20"/>
                <w:szCs w:val="18"/>
                <w:lang w:val="en-GB"/>
              </w:rPr>
            </w:rPrChange>
          </w:rPr>
          <m:t xml:space="preserve">- </m:t>
        </m:r>
        <m:sSub>
          <m:sSubPr>
            <m:ctrlPr>
              <w:rPr>
                <w:rFonts w:ascii="Cambria Math" w:hAnsi="Cambria Math" w:cstheme="majorBidi"/>
                <w:i/>
                <w:color w:val="000000" w:themeColor="text1"/>
                <w:lang w:val="en-GB"/>
                <w:rPrChange w:id="4665" w:author="Jane Shaw" w:date="2015-11-07T18:51: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666" w:author="Jane Shaw" w:date="2015-11-07T18:51:00Z">
                  <w:rPr>
                    <w:rFonts w:ascii="Cambria Math" w:hAnsi="Cambria Math" w:cstheme="majorBidi"/>
                    <w:color w:val="000000" w:themeColor="text1"/>
                    <w:sz w:val="20"/>
                    <w:szCs w:val="20"/>
                    <w:lang w:val="en-GB"/>
                  </w:rPr>
                </w:rPrChange>
              </w:rPr>
              <m:t>St</m:t>
            </m:r>
          </m:e>
          <m:sub>
            <m:r>
              <w:rPr>
                <w:rFonts w:ascii="Cambria Math" w:hAnsi="Cambria Math" w:cstheme="majorBidi"/>
                <w:color w:val="000000" w:themeColor="text1"/>
                <w:lang w:val="en-GB"/>
                <w:rPrChange w:id="4667" w:author="Jane Shaw" w:date="2015-11-07T18:51:00Z">
                  <w:rPr>
                    <w:rFonts w:ascii="Cambria Math" w:hAnsi="Cambria Math" w:cstheme="majorBidi"/>
                    <w:color w:val="000000" w:themeColor="text1"/>
                    <w:sz w:val="20"/>
                    <w:szCs w:val="20"/>
                    <w:lang w:val="en-GB"/>
                  </w:rPr>
                </w:rPrChange>
              </w:rPr>
              <m:t>t-1</m:t>
            </m:r>
          </m:sub>
        </m:sSub>
      </m:oMath>
      <w:r w:rsidR="004F65E4" w:rsidRPr="0013404F">
        <w:rPr>
          <w:rFonts w:asciiTheme="majorBidi" w:eastAsia="Times New Roman" w:hAnsiTheme="majorBidi" w:cstheme="majorBidi"/>
          <w:color w:val="000000" w:themeColor="text1"/>
          <w:lang w:val="en-GB"/>
          <w:rPrChange w:id="4668" w:author="Jane Shaw" w:date="2015-11-07T18:51:00Z">
            <w:rPr>
              <w:rFonts w:asciiTheme="majorBidi" w:eastAsia="Times New Roman" w:hAnsiTheme="majorBidi" w:cstheme="majorBidi"/>
              <w:color w:val="000000" w:themeColor="text1"/>
              <w:sz w:val="20"/>
              <w:szCs w:val="20"/>
              <w:lang w:val="en-GB"/>
            </w:rPr>
          </w:rPrChange>
        </w:rPr>
        <w:t>, P</w:t>
      </w:r>
      <w:ins w:id="4669" w:author="Jane Shaw" w:date="2015-10-19T19:24:00Z">
        <w:r w:rsidR="00846F64" w:rsidRPr="0013404F">
          <w:rPr>
            <w:rFonts w:asciiTheme="majorBidi" w:eastAsia="Times New Roman" w:hAnsiTheme="majorBidi" w:cstheme="majorBidi"/>
            <w:color w:val="000000" w:themeColor="text1"/>
            <w:lang w:val="en-GB"/>
            <w:rPrChange w:id="4670"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671" w:author="Jane Shaw" w:date="2015-11-07T18:51:00Z">
            <w:rPr>
              <w:rFonts w:asciiTheme="majorBidi" w:eastAsia="Times New Roman" w:hAnsiTheme="majorBidi" w:cstheme="majorBidi"/>
              <w:color w:val="000000" w:themeColor="text1"/>
              <w:sz w:val="20"/>
              <w:szCs w:val="20"/>
              <w:lang w:val="en-GB"/>
            </w:rPr>
          </w:rPrChange>
        </w:rPr>
        <w:t>=</w:t>
      </w:r>
      <w:ins w:id="4672" w:author="Jane Shaw" w:date="2015-10-19T19:24:00Z">
        <w:r w:rsidR="00846F64" w:rsidRPr="0013404F">
          <w:rPr>
            <w:rFonts w:asciiTheme="majorBidi" w:eastAsia="Times New Roman" w:hAnsiTheme="majorBidi" w:cstheme="majorBidi"/>
            <w:color w:val="000000" w:themeColor="text1"/>
            <w:lang w:val="en-GB"/>
            <w:rPrChange w:id="4673"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674" w:author="Jane Shaw" w:date="2015-11-07T18:51:00Z">
            <w:rPr>
              <w:rFonts w:asciiTheme="majorBidi" w:eastAsia="Times New Roman" w:hAnsiTheme="majorBidi" w:cstheme="majorBidi"/>
              <w:color w:val="000000" w:themeColor="text1"/>
              <w:sz w:val="20"/>
              <w:szCs w:val="20"/>
              <w:lang w:val="en-GB"/>
            </w:rPr>
          </w:rPrChange>
        </w:rPr>
        <w:t>production</w:t>
      </w:r>
      <w:r w:rsidR="004F65E4" w:rsidRPr="0013404F">
        <w:rPr>
          <w:rFonts w:asciiTheme="majorBidi" w:eastAsia="Times New Roman" w:hAnsiTheme="majorBidi" w:cstheme="majorBidi"/>
          <w:color w:val="000000" w:themeColor="text1"/>
          <w:lang w:val="en-GB"/>
          <w:rPrChange w:id="4675" w:author="Jane Shaw" w:date="2015-11-07T18:51:00Z">
            <w:rPr>
              <w:rFonts w:asciiTheme="majorBidi" w:eastAsia="Times New Roman" w:hAnsiTheme="majorBidi" w:cstheme="majorBidi"/>
              <w:color w:val="000000" w:themeColor="text1"/>
              <w:sz w:val="20"/>
              <w:szCs w:val="20"/>
              <w:lang w:val="en-GB"/>
            </w:rPr>
          </w:rPrChange>
        </w:rPr>
        <w:t>, I</w:t>
      </w:r>
      <w:ins w:id="4676" w:author="Jane Shaw" w:date="2015-10-19T19:24:00Z">
        <w:r w:rsidR="00846F64" w:rsidRPr="0013404F">
          <w:rPr>
            <w:rFonts w:asciiTheme="majorBidi" w:eastAsia="Times New Roman" w:hAnsiTheme="majorBidi" w:cstheme="majorBidi"/>
            <w:color w:val="000000" w:themeColor="text1"/>
            <w:lang w:val="en-GB"/>
            <w:rPrChange w:id="4677"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678" w:author="Jane Shaw" w:date="2015-11-07T18:51:00Z">
            <w:rPr>
              <w:rFonts w:asciiTheme="majorBidi" w:eastAsia="Times New Roman" w:hAnsiTheme="majorBidi" w:cstheme="majorBidi"/>
              <w:color w:val="000000" w:themeColor="text1"/>
              <w:sz w:val="20"/>
              <w:szCs w:val="20"/>
              <w:lang w:val="en-GB"/>
            </w:rPr>
          </w:rPrChange>
        </w:rPr>
        <w:t>=</w:t>
      </w:r>
      <w:ins w:id="4679" w:author="Jane Shaw" w:date="2015-10-19T19:24:00Z">
        <w:r w:rsidR="00846F64" w:rsidRPr="0013404F">
          <w:rPr>
            <w:rFonts w:asciiTheme="majorBidi" w:eastAsia="Times New Roman" w:hAnsiTheme="majorBidi" w:cstheme="majorBidi"/>
            <w:color w:val="000000" w:themeColor="text1"/>
            <w:lang w:val="en-GB"/>
            <w:rPrChange w:id="4680"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681" w:author="Jane Shaw" w:date="2015-11-07T18:51:00Z">
            <w:rPr>
              <w:rFonts w:asciiTheme="majorBidi" w:eastAsia="Times New Roman" w:hAnsiTheme="majorBidi" w:cstheme="majorBidi"/>
              <w:color w:val="000000" w:themeColor="text1"/>
              <w:sz w:val="20"/>
              <w:szCs w:val="20"/>
              <w:lang w:val="en-GB"/>
            </w:rPr>
          </w:rPrChange>
        </w:rPr>
        <w:t>imports</w:t>
      </w:r>
      <w:r w:rsidR="004F65E4" w:rsidRPr="0013404F">
        <w:rPr>
          <w:rFonts w:asciiTheme="majorBidi" w:eastAsia="Times New Roman" w:hAnsiTheme="majorBidi" w:cstheme="majorBidi"/>
          <w:color w:val="000000" w:themeColor="text1"/>
          <w:lang w:val="en-GB"/>
          <w:rPrChange w:id="4682" w:author="Jane Shaw" w:date="2015-11-07T18:51:00Z">
            <w:rPr>
              <w:rFonts w:asciiTheme="majorBidi" w:eastAsia="Times New Roman" w:hAnsiTheme="majorBidi" w:cstheme="majorBidi"/>
              <w:color w:val="000000" w:themeColor="text1"/>
              <w:sz w:val="20"/>
              <w:szCs w:val="20"/>
              <w:lang w:val="en-GB"/>
            </w:rPr>
          </w:rPrChange>
        </w:rPr>
        <w:t>, X</w:t>
      </w:r>
      <w:ins w:id="4683" w:author="Jane Shaw" w:date="2015-10-19T19:24:00Z">
        <w:r w:rsidR="00846F64" w:rsidRPr="0013404F">
          <w:rPr>
            <w:rFonts w:asciiTheme="majorBidi" w:eastAsia="Times New Roman" w:hAnsiTheme="majorBidi" w:cstheme="majorBidi"/>
            <w:color w:val="000000" w:themeColor="text1"/>
            <w:lang w:val="en-GB"/>
            <w:rPrChange w:id="4684"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685" w:author="Jane Shaw" w:date="2015-11-07T18:51:00Z">
            <w:rPr>
              <w:rFonts w:asciiTheme="majorBidi" w:eastAsia="Times New Roman" w:hAnsiTheme="majorBidi" w:cstheme="majorBidi"/>
              <w:color w:val="000000" w:themeColor="text1"/>
              <w:sz w:val="20"/>
              <w:szCs w:val="20"/>
              <w:lang w:val="en-GB"/>
            </w:rPr>
          </w:rPrChange>
        </w:rPr>
        <w:t>=</w:t>
      </w:r>
      <w:ins w:id="4686" w:author="Jane Shaw" w:date="2015-10-19T19:24:00Z">
        <w:r w:rsidR="00846F64" w:rsidRPr="0013404F">
          <w:rPr>
            <w:rFonts w:asciiTheme="majorBidi" w:eastAsia="Times New Roman" w:hAnsiTheme="majorBidi" w:cstheme="majorBidi"/>
            <w:color w:val="000000" w:themeColor="text1"/>
            <w:lang w:val="en-GB"/>
            <w:rPrChange w:id="4687"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688" w:author="Jane Shaw" w:date="2015-11-07T18:51:00Z">
            <w:rPr>
              <w:rFonts w:asciiTheme="majorBidi" w:eastAsia="Times New Roman" w:hAnsiTheme="majorBidi" w:cstheme="majorBidi"/>
              <w:color w:val="000000" w:themeColor="text1"/>
              <w:sz w:val="20"/>
              <w:szCs w:val="20"/>
              <w:lang w:val="en-GB"/>
            </w:rPr>
          </w:rPrChange>
        </w:rPr>
        <w:t>exports</w:t>
      </w:r>
      <w:r w:rsidR="004F65E4" w:rsidRPr="0013404F">
        <w:rPr>
          <w:rFonts w:asciiTheme="majorBidi" w:eastAsia="Times New Roman" w:hAnsiTheme="majorBidi" w:cstheme="majorBidi"/>
          <w:color w:val="000000" w:themeColor="text1"/>
          <w:lang w:val="en-GB"/>
          <w:rPrChange w:id="4689" w:author="Jane Shaw" w:date="2015-11-07T18:51:00Z">
            <w:rPr>
              <w:rFonts w:asciiTheme="majorBidi" w:eastAsia="Times New Roman" w:hAnsiTheme="majorBidi" w:cstheme="majorBidi"/>
              <w:color w:val="000000" w:themeColor="text1"/>
              <w:sz w:val="20"/>
              <w:szCs w:val="20"/>
              <w:lang w:val="en-GB"/>
            </w:rPr>
          </w:rPrChange>
        </w:rPr>
        <w:t xml:space="preserve">, </w:t>
      </w:r>
      <w:r w:rsidR="00D15A87" w:rsidRPr="0013404F">
        <w:rPr>
          <w:rFonts w:asciiTheme="majorBidi" w:eastAsia="Times New Roman" w:hAnsiTheme="majorBidi" w:cstheme="majorBidi"/>
          <w:color w:val="000000" w:themeColor="text1"/>
          <w:lang w:val="en-GB"/>
          <w:rPrChange w:id="4690" w:author="Jane Shaw" w:date="2015-11-07T18:51:00Z">
            <w:rPr>
              <w:rFonts w:asciiTheme="majorBidi" w:eastAsia="Times New Roman" w:hAnsiTheme="majorBidi" w:cstheme="majorBidi"/>
              <w:color w:val="000000" w:themeColor="text1"/>
              <w:sz w:val="20"/>
              <w:szCs w:val="20"/>
              <w:lang w:val="en-GB"/>
            </w:rPr>
          </w:rPrChange>
        </w:rPr>
        <w:t>S</w:t>
      </w:r>
      <w:ins w:id="4691" w:author="Jane Shaw" w:date="2015-10-19T19:24:00Z">
        <w:r w:rsidR="00846F64" w:rsidRPr="0013404F">
          <w:rPr>
            <w:rFonts w:asciiTheme="majorBidi" w:eastAsia="Times New Roman" w:hAnsiTheme="majorBidi" w:cstheme="majorBidi"/>
            <w:color w:val="000000" w:themeColor="text1"/>
            <w:lang w:val="en-GB"/>
            <w:rPrChange w:id="4692" w:author="Jane Shaw" w:date="2015-11-07T18:51:00Z">
              <w:rPr>
                <w:rFonts w:asciiTheme="majorBidi" w:eastAsia="Times New Roman" w:hAnsiTheme="majorBidi" w:cstheme="majorBidi"/>
                <w:color w:val="000000" w:themeColor="text1"/>
                <w:sz w:val="20"/>
                <w:szCs w:val="20"/>
                <w:lang w:val="en-GB"/>
              </w:rPr>
            </w:rPrChange>
          </w:rPr>
          <w:t xml:space="preserve"> </w:t>
        </w:r>
      </w:ins>
      <w:r w:rsidR="00D15A87" w:rsidRPr="0013404F">
        <w:rPr>
          <w:rFonts w:asciiTheme="majorBidi" w:eastAsia="Times New Roman" w:hAnsiTheme="majorBidi" w:cstheme="majorBidi"/>
          <w:color w:val="000000" w:themeColor="text1"/>
          <w:lang w:val="en-GB"/>
          <w:rPrChange w:id="4693" w:author="Jane Shaw" w:date="2015-11-07T18:51:00Z">
            <w:rPr>
              <w:rFonts w:asciiTheme="majorBidi" w:eastAsia="Times New Roman" w:hAnsiTheme="majorBidi" w:cstheme="majorBidi"/>
              <w:color w:val="000000" w:themeColor="text1"/>
              <w:sz w:val="20"/>
              <w:szCs w:val="20"/>
              <w:lang w:val="en-GB"/>
            </w:rPr>
          </w:rPrChange>
        </w:rPr>
        <w:t>=</w:t>
      </w:r>
      <w:ins w:id="4694" w:author="Jane Shaw" w:date="2015-10-19T19:24:00Z">
        <w:r w:rsidR="00846F64" w:rsidRPr="0013404F">
          <w:rPr>
            <w:rFonts w:asciiTheme="majorBidi" w:eastAsia="Times New Roman" w:hAnsiTheme="majorBidi" w:cstheme="majorBidi"/>
            <w:color w:val="000000" w:themeColor="text1"/>
            <w:lang w:val="en-GB"/>
            <w:rPrChange w:id="4695"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696" w:author="Jane Shaw" w:date="2015-11-07T18:51:00Z">
            <w:rPr>
              <w:rFonts w:asciiTheme="majorBidi" w:eastAsia="Times New Roman" w:hAnsiTheme="majorBidi" w:cstheme="majorBidi"/>
              <w:color w:val="000000" w:themeColor="text1"/>
              <w:sz w:val="20"/>
              <w:szCs w:val="20"/>
              <w:lang w:val="en-GB"/>
            </w:rPr>
          </w:rPrChange>
        </w:rPr>
        <w:t xml:space="preserve">stock </w:t>
      </w:r>
      <w:r w:rsidR="00D15A87" w:rsidRPr="0013404F">
        <w:rPr>
          <w:rFonts w:asciiTheme="majorBidi" w:eastAsia="Times New Roman" w:hAnsiTheme="majorBidi" w:cstheme="majorBidi"/>
          <w:color w:val="000000" w:themeColor="text1"/>
          <w:lang w:val="en-GB"/>
          <w:rPrChange w:id="4697" w:author="Jane Shaw" w:date="2015-11-07T18:51:00Z">
            <w:rPr>
              <w:rFonts w:asciiTheme="majorBidi" w:eastAsia="Times New Roman" w:hAnsiTheme="majorBidi" w:cstheme="majorBidi"/>
              <w:color w:val="000000" w:themeColor="text1"/>
              <w:sz w:val="20"/>
              <w:szCs w:val="20"/>
              <w:lang w:val="en-GB"/>
            </w:rPr>
          </w:rPrChange>
        </w:rPr>
        <w:t xml:space="preserve">level, </w:t>
      </w:r>
      <w:r w:rsidR="004F65E4" w:rsidRPr="0013404F">
        <w:rPr>
          <w:rFonts w:asciiTheme="majorBidi" w:eastAsia="Times New Roman" w:hAnsiTheme="majorBidi" w:cstheme="majorBidi"/>
          <w:color w:val="000000" w:themeColor="text1"/>
          <w:lang w:val="en-GB"/>
          <w:rPrChange w:id="4698" w:author="Jane Shaw" w:date="2015-11-07T18:51:00Z">
            <w:rPr>
              <w:rFonts w:asciiTheme="majorBidi" w:eastAsia="Times New Roman" w:hAnsiTheme="majorBidi" w:cstheme="majorBidi"/>
              <w:color w:val="000000" w:themeColor="text1"/>
              <w:sz w:val="20"/>
              <w:szCs w:val="20"/>
              <w:lang w:val="en-GB"/>
            </w:rPr>
          </w:rPrChange>
        </w:rPr>
        <w:t>Fo</w:t>
      </w:r>
      <w:ins w:id="4699" w:author="Jane Shaw" w:date="2015-10-19T19:24:00Z">
        <w:r w:rsidR="00846F64" w:rsidRPr="0013404F">
          <w:rPr>
            <w:rFonts w:asciiTheme="majorBidi" w:eastAsia="Times New Roman" w:hAnsiTheme="majorBidi" w:cstheme="majorBidi"/>
            <w:color w:val="000000" w:themeColor="text1"/>
            <w:lang w:val="en-GB"/>
            <w:rPrChange w:id="4700"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01" w:author="Jane Shaw" w:date="2015-11-07T18:51:00Z">
            <w:rPr>
              <w:rFonts w:asciiTheme="majorBidi" w:eastAsia="Times New Roman" w:hAnsiTheme="majorBidi" w:cstheme="majorBidi"/>
              <w:color w:val="000000" w:themeColor="text1"/>
              <w:sz w:val="20"/>
              <w:szCs w:val="20"/>
              <w:lang w:val="en-GB"/>
            </w:rPr>
          </w:rPrChange>
        </w:rPr>
        <w:t>=</w:t>
      </w:r>
      <w:ins w:id="4702" w:author="Jane Shaw" w:date="2015-10-19T19:24:00Z">
        <w:r w:rsidR="00846F64" w:rsidRPr="0013404F">
          <w:rPr>
            <w:rFonts w:asciiTheme="majorBidi" w:eastAsia="Times New Roman" w:hAnsiTheme="majorBidi" w:cstheme="majorBidi"/>
            <w:color w:val="000000" w:themeColor="text1"/>
            <w:lang w:val="en-GB"/>
            <w:rPrChange w:id="4703"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04" w:author="Jane Shaw" w:date="2015-11-07T18:51:00Z">
            <w:rPr>
              <w:rFonts w:asciiTheme="majorBidi" w:eastAsia="Times New Roman" w:hAnsiTheme="majorBidi" w:cstheme="majorBidi"/>
              <w:color w:val="000000" w:themeColor="text1"/>
              <w:sz w:val="20"/>
              <w:szCs w:val="20"/>
              <w:lang w:val="en-GB"/>
            </w:rPr>
          </w:rPrChange>
        </w:rPr>
        <w:t>food</w:t>
      </w:r>
      <w:r w:rsidR="004F65E4" w:rsidRPr="0013404F">
        <w:rPr>
          <w:rFonts w:asciiTheme="majorBidi" w:eastAsia="Times New Roman" w:hAnsiTheme="majorBidi" w:cstheme="majorBidi"/>
          <w:color w:val="000000" w:themeColor="text1"/>
          <w:lang w:val="en-GB"/>
          <w:rPrChange w:id="4705" w:author="Jane Shaw" w:date="2015-11-07T18:51:00Z">
            <w:rPr>
              <w:rFonts w:asciiTheme="majorBidi" w:eastAsia="Times New Roman" w:hAnsiTheme="majorBidi" w:cstheme="majorBidi"/>
              <w:color w:val="000000" w:themeColor="text1"/>
              <w:sz w:val="20"/>
              <w:szCs w:val="20"/>
              <w:lang w:val="en-GB"/>
            </w:rPr>
          </w:rPrChange>
        </w:rPr>
        <w:t>, Fe</w:t>
      </w:r>
      <w:ins w:id="4706" w:author="Jane Shaw" w:date="2015-10-19T19:24:00Z">
        <w:r w:rsidR="00846F64" w:rsidRPr="0013404F">
          <w:rPr>
            <w:rFonts w:asciiTheme="majorBidi" w:eastAsia="Times New Roman" w:hAnsiTheme="majorBidi" w:cstheme="majorBidi"/>
            <w:color w:val="000000" w:themeColor="text1"/>
            <w:lang w:val="en-GB"/>
            <w:rPrChange w:id="4707"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08" w:author="Jane Shaw" w:date="2015-11-07T18:51:00Z">
            <w:rPr>
              <w:rFonts w:asciiTheme="majorBidi" w:eastAsia="Times New Roman" w:hAnsiTheme="majorBidi" w:cstheme="majorBidi"/>
              <w:color w:val="000000" w:themeColor="text1"/>
              <w:sz w:val="20"/>
              <w:szCs w:val="20"/>
              <w:lang w:val="en-GB"/>
            </w:rPr>
          </w:rPrChange>
        </w:rPr>
        <w:t>=</w:t>
      </w:r>
      <w:ins w:id="4709" w:author="Jane Shaw" w:date="2015-10-19T19:24:00Z">
        <w:r w:rsidR="00846F64" w:rsidRPr="0013404F">
          <w:rPr>
            <w:rFonts w:asciiTheme="majorBidi" w:eastAsia="Times New Roman" w:hAnsiTheme="majorBidi" w:cstheme="majorBidi"/>
            <w:color w:val="000000" w:themeColor="text1"/>
            <w:lang w:val="en-GB"/>
            <w:rPrChange w:id="4710"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11" w:author="Jane Shaw" w:date="2015-11-07T18:51:00Z">
            <w:rPr>
              <w:rFonts w:asciiTheme="majorBidi" w:eastAsia="Times New Roman" w:hAnsiTheme="majorBidi" w:cstheme="majorBidi"/>
              <w:color w:val="000000" w:themeColor="text1"/>
              <w:sz w:val="20"/>
              <w:szCs w:val="20"/>
              <w:lang w:val="en-GB"/>
            </w:rPr>
          </w:rPrChange>
        </w:rPr>
        <w:t>feed</w:t>
      </w:r>
      <w:r w:rsidR="004F65E4" w:rsidRPr="0013404F">
        <w:rPr>
          <w:rFonts w:asciiTheme="majorBidi" w:eastAsia="Times New Roman" w:hAnsiTheme="majorBidi" w:cstheme="majorBidi"/>
          <w:color w:val="000000" w:themeColor="text1"/>
          <w:lang w:val="en-GB"/>
          <w:rPrChange w:id="4712" w:author="Jane Shaw" w:date="2015-11-07T18:51:00Z">
            <w:rPr>
              <w:rFonts w:asciiTheme="majorBidi" w:eastAsia="Times New Roman" w:hAnsiTheme="majorBidi" w:cstheme="majorBidi"/>
              <w:color w:val="000000" w:themeColor="text1"/>
              <w:sz w:val="20"/>
              <w:szCs w:val="20"/>
              <w:lang w:val="en-GB"/>
            </w:rPr>
          </w:rPrChange>
        </w:rPr>
        <w:t>, Lo</w:t>
      </w:r>
      <w:ins w:id="4713" w:author="Jane Shaw" w:date="2015-10-19T19:24:00Z">
        <w:r w:rsidR="00846F64" w:rsidRPr="0013404F">
          <w:rPr>
            <w:rFonts w:asciiTheme="majorBidi" w:eastAsia="Times New Roman" w:hAnsiTheme="majorBidi" w:cstheme="majorBidi"/>
            <w:color w:val="000000" w:themeColor="text1"/>
            <w:lang w:val="en-GB"/>
            <w:rPrChange w:id="4714"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15" w:author="Jane Shaw" w:date="2015-11-07T18:51:00Z">
            <w:rPr>
              <w:rFonts w:asciiTheme="majorBidi" w:eastAsia="Times New Roman" w:hAnsiTheme="majorBidi" w:cstheme="majorBidi"/>
              <w:color w:val="000000" w:themeColor="text1"/>
              <w:sz w:val="20"/>
              <w:szCs w:val="20"/>
              <w:lang w:val="en-GB"/>
            </w:rPr>
          </w:rPrChange>
        </w:rPr>
        <w:t>=</w:t>
      </w:r>
      <w:ins w:id="4716" w:author="Jane Shaw" w:date="2015-10-19T19:24:00Z">
        <w:r w:rsidR="00846F64" w:rsidRPr="0013404F">
          <w:rPr>
            <w:rFonts w:asciiTheme="majorBidi" w:eastAsia="Times New Roman" w:hAnsiTheme="majorBidi" w:cstheme="majorBidi"/>
            <w:color w:val="000000" w:themeColor="text1"/>
            <w:lang w:val="en-GB"/>
            <w:rPrChange w:id="4717"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18" w:author="Jane Shaw" w:date="2015-11-07T18:51:00Z">
            <w:rPr>
              <w:rFonts w:asciiTheme="majorBidi" w:eastAsia="Times New Roman" w:hAnsiTheme="majorBidi" w:cstheme="majorBidi"/>
              <w:color w:val="000000" w:themeColor="text1"/>
              <w:sz w:val="20"/>
              <w:szCs w:val="20"/>
              <w:lang w:val="en-GB"/>
            </w:rPr>
          </w:rPrChange>
        </w:rPr>
        <w:t xml:space="preserve">losses </w:t>
      </w:r>
      <w:ins w:id="4719" w:author="Jane Shaw" w:date="2015-10-19T19:24:00Z">
        <w:r w:rsidR="00846F64" w:rsidRPr="0013404F">
          <w:rPr>
            <w:rFonts w:asciiTheme="majorBidi" w:eastAsia="Times New Roman" w:hAnsiTheme="majorBidi" w:cstheme="majorBidi"/>
            <w:color w:val="000000" w:themeColor="text1"/>
            <w:lang w:val="en-GB"/>
            <w:rPrChange w:id="4720" w:author="Jane Shaw" w:date="2015-11-07T18:51:00Z">
              <w:rPr>
                <w:rFonts w:asciiTheme="majorBidi" w:eastAsia="Times New Roman" w:hAnsiTheme="majorBidi" w:cstheme="majorBidi"/>
                <w:color w:val="000000" w:themeColor="text1"/>
                <w:sz w:val="20"/>
                <w:szCs w:val="20"/>
                <w:lang w:val="en-GB"/>
              </w:rPr>
            </w:rPrChange>
          </w:rPr>
          <w:t>and</w:t>
        </w:r>
      </w:ins>
      <w:del w:id="4721" w:author="Jane Shaw" w:date="2015-10-19T19:24:00Z">
        <w:r w:rsidR="004F65E4" w:rsidRPr="0013404F" w:rsidDel="00846F64">
          <w:rPr>
            <w:rFonts w:asciiTheme="majorBidi" w:eastAsia="Times New Roman" w:hAnsiTheme="majorBidi" w:cstheme="majorBidi"/>
            <w:color w:val="000000" w:themeColor="text1"/>
            <w:lang w:val="en-GB"/>
            <w:rPrChange w:id="4722" w:author="Jane Shaw" w:date="2015-11-07T18:51:00Z">
              <w:rPr>
                <w:rFonts w:asciiTheme="majorBidi" w:eastAsia="Times New Roman" w:hAnsiTheme="majorBidi" w:cstheme="majorBidi"/>
                <w:color w:val="000000" w:themeColor="text1"/>
                <w:sz w:val="20"/>
                <w:szCs w:val="20"/>
                <w:lang w:val="en-GB"/>
              </w:rPr>
            </w:rPrChange>
          </w:rPr>
          <w:delText>&amp;</w:delText>
        </w:r>
      </w:del>
      <w:r w:rsidR="004F65E4" w:rsidRPr="0013404F">
        <w:rPr>
          <w:rFonts w:asciiTheme="majorBidi" w:eastAsia="Times New Roman" w:hAnsiTheme="majorBidi" w:cstheme="majorBidi"/>
          <w:color w:val="000000" w:themeColor="text1"/>
          <w:lang w:val="en-GB"/>
          <w:rPrChange w:id="4723" w:author="Jane Shaw" w:date="2015-11-07T18:51:00Z">
            <w:rPr>
              <w:rFonts w:asciiTheme="majorBidi" w:eastAsia="Times New Roman" w:hAnsiTheme="majorBidi" w:cstheme="majorBidi"/>
              <w:color w:val="000000" w:themeColor="text1"/>
              <w:sz w:val="20"/>
              <w:szCs w:val="20"/>
              <w:lang w:val="en-GB"/>
            </w:rPr>
          </w:rPrChange>
        </w:rPr>
        <w:t xml:space="preserve"> waste, Se</w:t>
      </w:r>
      <w:ins w:id="4724" w:author="Jane Shaw" w:date="2015-10-19T19:24:00Z">
        <w:r w:rsidR="00846F64" w:rsidRPr="0013404F">
          <w:rPr>
            <w:rFonts w:asciiTheme="majorBidi" w:eastAsia="Times New Roman" w:hAnsiTheme="majorBidi" w:cstheme="majorBidi"/>
            <w:color w:val="000000" w:themeColor="text1"/>
            <w:lang w:val="en-GB"/>
            <w:rPrChange w:id="4725"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26" w:author="Jane Shaw" w:date="2015-11-07T18:51:00Z">
            <w:rPr>
              <w:rFonts w:asciiTheme="majorBidi" w:eastAsia="Times New Roman" w:hAnsiTheme="majorBidi" w:cstheme="majorBidi"/>
              <w:color w:val="000000" w:themeColor="text1"/>
              <w:sz w:val="20"/>
              <w:szCs w:val="20"/>
              <w:lang w:val="en-GB"/>
            </w:rPr>
          </w:rPrChange>
        </w:rPr>
        <w:t>=</w:t>
      </w:r>
      <w:ins w:id="4727" w:author="Jane Shaw" w:date="2015-10-19T19:24:00Z">
        <w:r w:rsidR="00846F64" w:rsidRPr="0013404F">
          <w:rPr>
            <w:rFonts w:asciiTheme="majorBidi" w:eastAsia="Times New Roman" w:hAnsiTheme="majorBidi" w:cstheme="majorBidi"/>
            <w:color w:val="000000" w:themeColor="text1"/>
            <w:lang w:val="en-GB"/>
            <w:rPrChange w:id="4728"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29" w:author="Jane Shaw" w:date="2015-11-07T18:51:00Z">
            <w:rPr>
              <w:rFonts w:asciiTheme="majorBidi" w:eastAsia="Times New Roman" w:hAnsiTheme="majorBidi" w:cstheme="majorBidi"/>
              <w:color w:val="000000" w:themeColor="text1"/>
              <w:sz w:val="20"/>
              <w:szCs w:val="20"/>
              <w:lang w:val="en-GB"/>
            </w:rPr>
          </w:rPrChange>
        </w:rPr>
        <w:t>seed</w:t>
      </w:r>
      <w:r w:rsidR="004F65E4" w:rsidRPr="0013404F">
        <w:rPr>
          <w:rFonts w:asciiTheme="majorBidi" w:eastAsia="Times New Roman" w:hAnsiTheme="majorBidi" w:cstheme="majorBidi"/>
          <w:color w:val="000000" w:themeColor="text1"/>
          <w:lang w:val="en-GB"/>
          <w:rPrChange w:id="4730" w:author="Jane Shaw" w:date="2015-11-07T18:51:00Z">
            <w:rPr>
              <w:rFonts w:asciiTheme="majorBidi" w:eastAsia="Times New Roman" w:hAnsiTheme="majorBidi" w:cstheme="majorBidi"/>
              <w:color w:val="000000" w:themeColor="text1"/>
              <w:sz w:val="20"/>
              <w:szCs w:val="20"/>
              <w:lang w:val="en-GB"/>
            </w:rPr>
          </w:rPrChange>
        </w:rPr>
        <w:t>, IU</w:t>
      </w:r>
      <w:ins w:id="4731" w:author="Jane Shaw" w:date="2015-10-19T19:24:00Z">
        <w:r w:rsidR="00846F64" w:rsidRPr="0013404F">
          <w:rPr>
            <w:rFonts w:asciiTheme="majorBidi" w:eastAsia="Times New Roman" w:hAnsiTheme="majorBidi" w:cstheme="majorBidi"/>
            <w:color w:val="000000" w:themeColor="text1"/>
            <w:lang w:val="en-GB"/>
            <w:rPrChange w:id="4732"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33" w:author="Jane Shaw" w:date="2015-11-07T18:51:00Z">
            <w:rPr>
              <w:rFonts w:asciiTheme="majorBidi" w:eastAsia="Times New Roman" w:hAnsiTheme="majorBidi" w:cstheme="majorBidi"/>
              <w:color w:val="000000" w:themeColor="text1"/>
              <w:sz w:val="20"/>
              <w:szCs w:val="20"/>
              <w:lang w:val="en-GB"/>
            </w:rPr>
          </w:rPrChange>
        </w:rPr>
        <w:t>=</w:t>
      </w:r>
      <w:ins w:id="4734" w:author="Jane Shaw" w:date="2015-10-19T19:24:00Z">
        <w:r w:rsidR="00846F64" w:rsidRPr="0013404F">
          <w:rPr>
            <w:rFonts w:asciiTheme="majorBidi" w:eastAsia="Times New Roman" w:hAnsiTheme="majorBidi" w:cstheme="majorBidi"/>
            <w:color w:val="000000" w:themeColor="text1"/>
            <w:lang w:val="en-GB"/>
            <w:rPrChange w:id="4735"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36" w:author="Jane Shaw" w:date="2015-11-07T18:51:00Z">
            <w:rPr>
              <w:rFonts w:asciiTheme="majorBidi" w:eastAsia="Times New Roman" w:hAnsiTheme="majorBidi" w:cstheme="majorBidi"/>
              <w:color w:val="000000" w:themeColor="text1"/>
              <w:sz w:val="20"/>
              <w:szCs w:val="20"/>
              <w:lang w:val="en-GB"/>
            </w:rPr>
          </w:rPrChange>
        </w:rPr>
        <w:t>industrial use</w:t>
      </w:r>
      <w:ins w:id="4737" w:author="Jane Shaw" w:date="2015-10-19T19:24:00Z">
        <w:r w:rsidR="00846F64" w:rsidRPr="0013404F">
          <w:rPr>
            <w:rFonts w:asciiTheme="majorBidi" w:eastAsia="Times New Roman" w:hAnsiTheme="majorBidi" w:cstheme="majorBidi"/>
            <w:color w:val="000000" w:themeColor="text1"/>
            <w:lang w:val="en-GB"/>
            <w:rPrChange w:id="4738" w:author="Jane Shaw" w:date="2015-11-07T18:51:00Z">
              <w:rPr>
                <w:rFonts w:asciiTheme="majorBidi" w:eastAsia="Times New Roman" w:hAnsiTheme="majorBidi" w:cstheme="majorBidi"/>
                <w:color w:val="000000" w:themeColor="text1"/>
                <w:sz w:val="20"/>
                <w:szCs w:val="20"/>
                <w:lang w:val="en-GB"/>
              </w:rPr>
            </w:rPrChange>
          </w:rPr>
          <w:t>,</w:t>
        </w:r>
      </w:ins>
      <w:r w:rsidR="0090296E" w:rsidRPr="0013404F">
        <w:rPr>
          <w:rStyle w:val="Rimandonotaapidipagina"/>
          <w:rFonts w:asciiTheme="majorBidi" w:eastAsia="Times New Roman" w:hAnsiTheme="majorBidi" w:cstheme="majorBidi"/>
          <w:color w:val="000000" w:themeColor="text1"/>
          <w:lang w:val="en-GB"/>
          <w:rPrChange w:id="4739" w:author="Jane Shaw" w:date="2015-11-07T18:51:00Z">
            <w:rPr>
              <w:rStyle w:val="Rimandonotaapidipagina"/>
              <w:rFonts w:asciiTheme="majorBidi" w:eastAsia="Times New Roman" w:hAnsiTheme="majorBidi" w:cstheme="majorBidi"/>
              <w:color w:val="000000" w:themeColor="text1"/>
              <w:sz w:val="20"/>
              <w:szCs w:val="20"/>
              <w:lang w:val="en-GB"/>
            </w:rPr>
          </w:rPrChange>
        </w:rPr>
        <w:footnoteReference w:id="27"/>
      </w:r>
      <w:del w:id="4743" w:author="Jane Shaw" w:date="2015-10-19T19:24:00Z">
        <w:r w:rsidR="004F65E4" w:rsidRPr="0013404F" w:rsidDel="00846F64">
          <w:rPr>
            <w:rFonts w:asciiTheme="majorBidi" w:eastAsia="Times New Roman" w:hAnsiTheme="majorBidi" w:cstheme="majorBidi"/>
            <w:color w:val="000000" w:themeColor="text1"/>
            <w:lang w:val="en-GB"/>
            <w:rPrChange w:id="4744" w:author="Jane Shaw" w:date="2015-11-07T18:51:00Z">
              <w:rPr>
                <w:rFonts w:asciiTheme="majorBidi" w:eastAsia="Times New Roman" w:hAnsiTheme="majorBidi" w:cstheme="majorBidi"/>
                <w:color w:val="000000" w:themeColor="text1"/>
                <w:sz w:val="20"/>
                <w:szCs w:val="20"/>
                <w:lang w:val="en-GB"/>
              </w:rPr>
            </w:rPrChange>
          </w:rPr>
          <w:delText>,</w:delText>
        </w:r>
      </w:del>
      <w:r w:rsidR="004F65E4" w:rsidRPr="0013404F">
        <w:rPr>
          <w:rFonts w:asciiTheme="majorBidi" w:eastAsia="Times New Roman" w:hAnsiTheme="majorBidi" w:cstheme="majorBidi"/>
          <w:color w:val="000000" w:themeColor="text1"/>
          <w:lang w:val="en-GB"/>
          <w:rPrChange w:id="4745" w:author="Jane Shaw" w:date="2015-11-07T18:51:00Z">
            <w:rPr>
              <w:rFonts w:asciiTheme="majorBidi" w:eastAsia="Times New Roman" w:hAnsiTheme="majorBidi" w:cstheme="majorBidi"/>
              <w:color w:val="000000" w:themeColor="text1"/>
              <w:sz w:val="20"/>
              <w:szCs w:val="20"/>
              <w:lang w:val="en-GB"/>
            </w:rPr>
          </w:rPrChange>
        </w:rPr>
        <w:t xml:space="preserve"> T</w:t>
      </w:r>
      <w:ins w:id="4746" w:author="Jane Shaw" w:date="2015-10-19T19:24:00Z">
        <w:r w:rsidR="00846F64" w:rsidRPr="0013404F">
          <w:rPr>
            <w:rFonts w:asciiTheme="majorBidi" w:eastAsia="Times New Roman" w:hAnsiTheme="majorBidi" w:cstheme="majorBidi"/>
            <w:color w:val="000000" w:themeColor="text1"/>
            <w:lang w:val="en-GB"/>
            <w:rPrChange w:id="4747"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48" w:author="Jane Shaw" w:date="2015-11-07T18:51:00Z">
            <w:rPr>
              <w:rFonts w:asciiTheme="majorBidi" w:eastAsia="Times New Roman" w:hAnsiTheme="majorBidi" w:cstheme="majorBidi"/>
              <w:color w:val="000000" w:themeColor="text1"/>
              <w:sz w:val="20"/>
              <w:szCs w:val="20"/>
              <w:lang w:val="en-GB"/>
            </w:rPr>
          </w:rPrChange>
        </w:rPr>
        <w:t>=</w:t>
      </w:r>
      <w:ins w:id="4749" w:author="Jane Shaw" w:date="2015-10-19T19:24:00Z">
        <w:r w:rsidR="00846F64" w:rsidRPr="0013404F">
          <w:rPr>
            <w:rFonts w:asciiTheme="majorBidi" w:eastAsia="Times New Roman" w:hAnsiTheme="majorBidi" w:cstheme="majorBidi"/>
            <w:color w:val="000000" w:themeColor="text1"/>
            <w:lang w:val="en-GB"/>
            <w:rPrChange w:id="4750"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51" w:author="Jane Shaw" w:date="2015-11-07T18:51:00Z">
            <w:rPr>
              <w:rFonts w:asciiTheme="majorBidi" w:eastAsia="Times New Roman" w:hAnsiTheme="majorBidi" w:cstheme="majorBidi"/>
              <w:color w:val="000000" w:themeColor="text1"/>
              <w:sz w:val="20"/>
              <w:szCs w:val="20"/>
              <w:lang w:val="en-GB"/>
            </w:rPr>
          </w:rPrChange>
        </w:rPr>
        <w:t xml:space="preserve">tourist </w:t>
      </w:r>
      <w:r w:rsidR="004F65E4" w:rsidRPr="0013404F">
        <w:rPr>
          <w:rFonts w:asciiTheme="majorBidi" w:eastAsia="Times New Roman" w:hAnsiTheme="majorBidi" w:cstheme="majorBidi"/>
          <w:color w:val="000000" w:themeColor="text1"/>
          <w:lang w:val="en-GB"/>
          <w:rPrChange w:id="4752" w:author="Jane Shaw" w:date="2015-11-07T18:51:00Z">
            <w:rPr>
              <w:rFonts w:asciiTheme="majorBidi" w:eastAsia="Times New Roman" w:hAnsiTheme="majorBidi" w:cstheme="majorBidi"/>
              <w:color w:val="000000" w:themeColor="text1"/>
              <w:sz w:val="20"/>
              <w:szCs w:val="20"/>
              <w:lang w:val="en-GB"/>
            </w:rPr>
          </w:rPrChange>
        </w:rPr>
        <w:t xml:space="preserve">consumption, </w:t>
      </w:r>
      <w:ins w:id="4753" w:author="Jane Shaw" w:date="2015-10-19T19:24:00Z">
        <w:r w:rsidR="00846F64" w:rsidRPr="0013404F">
          <w:rPr>
            <w:rFonts w:asciiTheme="majorBidi" w:eastAsia="Times New Roman" w:hAnsiTheme="majorBidi" w:cstheme="majorBidi"/>
            <w:color w:val="000000" w:themeColor="text1"/>
            <w:lang w:val="en-GB"/>
            <w:rPrChange w:id="4754" w:author="Jane Shaw" w:date="2015-11-07T18:51:00Z">
              <w:rPr>
                <w:rFonts w:asciiTheme="majorBidi" w:eastAsia="Times New Roman" w:hAnsiTheme="majorBidi" w:cstheme="majorBidi"/>
                <w:color w:val="000000" w:themeColor="text1"/>
                <w:sz w:val="20"/>
                <w:szCs w:val="20"/>
                <w:lang w:val="en-GB"/>
              </w:rPr>
            </w:rPrChange>
          </w:rPr>
          <w:t xml:space="preserve">and </w:t>
        </w:r>
      </w:ins>
      <w:r w:rsidR="004F65E4" w:rsidRPr="0013404F">
        <w:rPr>
          <w:rFonts w:asciiTheme="majorBidi" w:eastAsia="Times New Roman" w:hAnsiTheme="majorBidi" w:cstheme="majorBidi"/>
          <w:color w:val="000000" w:themeColor="text1"/>
          <w:lang w:val="en-GB"/>
          <w:rPrChange w:id="4755" w:author="Jane Shaw" w:date="2015-11-07T18:51:00Z">
            <w:rPr>
              <w:rFonts w:asciiTheme="majorBidi" w:eastAsia="Times New Roman" w:hAnsiTheme="majorBidi" w:cstheme="majorBidi"/>
              <w:color w:val="000000" w:themeColor="text1"/>
              <w:sz w:val="20"/>
              <w:szCs w:val="20"/>
              <w:lang w:val="en-GB"/>
            </w:rPr>
          </w:rPrChange>
        </w:rPr>
        <w:t>ROI</w:t>
      </w:r>
      <w:ins w:id="4756" w:author="Jane Shaw" w:date="2015-10-19T19:24:00Z">
        <w:r w:rsidR="00846F64" w:rsidRPr="0013404F">
          <w:rPr>
            <w:rFonts w:asciiTheme="majorBidi" w:eastAsia="Times New Roman" w:hAnsiTheme="majorBidi" w:cstheme="majorBidi"/>
            <w:color w:val="000000" w:themeColor="text1"/>
            <w:lang w:val="en-GB"/>
            <w:rPrChange w:id="4757" w:author="Jane Shaw" w:date="2015-11-07T18:51:00Z">
              <w:rPr>
                <w:rFonts w:asciiTheme="majorBidi" w:eastAsia="Times New Roman" w:hAnsiTheme="majorBidi" w:cstheme="majorBidi"/>
                <w:color w:val="000000" w:themeColor="text1"/>
                <w:sz w:val="20"/>
                <w:szCs w:val="20"/>
                <w:lang w:val="en-GB"/>
              </w:rPr>
            </w:rPrChange>
          </w:rPr>
          <w:t xml:space="preserve"> </w:t>
        </w:r>
      </w:ins>
      <w:r w:rsidR="004F65E4" w:rsidRPr="0013404F">
        <w:rPr>
          <w:rFonts w:asciiTheme="majorBidi" w:eastAsia="Times New Roman" w:hAnsiTheme="majorBidi" w:cstheme="majorBidi"/>
          <w:color w:val="000000" w:themeColor="text1"/>
          <w:lang w:val="en-GB"/>
          <w:rPrChange w:id="4758" w:author="Jane Shaw" w:date="2015-11-07T18:51:00Z">
            <w:rPr>
              <w:rFonts w:asciiTheme="majorBidi" w:eastAsia="Times New Roman" w:hAnsiTheme="majorBidi" w:cstheme="majorBidi"/>
              <w:color w:val="000000" w:themeColor="text1"/>
              <w:sz w:val="20"/>
              <w:szCs w:val="20"/>
              <w:lang w:val="en-GB"/>
            </w:rPr>
          </w:rPrChange>
        </w:rPr>
        <w:t>=</w:t>
      </w:r>
      <w:ins w:id="4759" w:author="Jane Shaw" w:date="2015-10-19T19:24:00Z">
        <w:r w:rsidR="00846F64" w:rsidRPr="0013404F">
          <w:rPr>
            <w:rFonts w:asciiTheme="majorBidi" w:eastAsia="Times New Roman" w:hAnsiTheme="majorBidi" w:cstheme="majorBidi"/>
            <w:color w:val="000000" w:themeColor="text1"/>
            <w:lang w:val="en-GB"/>
            <w:rPrChange w:id="4760" w:author="Jane Shaw" w:date="2015-11-07T18:51:00Z">
              <w:rPr>
                <w:rFonts w:asciiTheme="majorBidi" w:eastAsia="Times New Roman" w:hAnsiTheme="majorBidi" w:cstheme="majorBidi"/>
                <w:color w:val="000000" w:themeColor="text1"/>
                <w:sz w:val="20"/>
                <w:szCs w:val="20"/>
                <w:lang w:val="en-GB"/>
              </w:rPr>
            </w:rPrChange>
          </w:rPr>
          <w:t xml:space="preserve"> </w:t>
        </w:r>
      </w:ins>
      <w:r w:rsidR="00846F64" w:rsidRPr="0013404F">
        <w:rPr>
          <w:rFonts w:asciiTheme="majorBidi" w:eastAsia="Times New Roman" w:hAnsiTheme="majorBidi" w:cstheme="majorBidi"/>
          <w:color w:val="000000" w:themeColor="text1"/>
          <w:lang w:val="en-GB"/>
          <w:rPrChange w:id="4761" w:author="Jane Shaw" w:date="2015-11-07T18:51:00Z">
            <w:rPr>
              <w:rFonts w:asciiTheme="majorBidi" w:eastAsia="Times New Roman" w:hAnsiTheme="majorBidi" w:cstheme="majorBidi"/>
              <w:color w:val="000000" w:themeColor="text1"/>
              <w:sz w:val="20"/>
              <w:szCs w:val="20"/>
              <w:lang w:val="en-GB"/>
            </w:rPr>
          </w:rPrChange>
        </w:rPr>
        <w:t>residual other use</w:t>
      </w:r>
      <w:r w:rsidRPr="0013404F">
        <w:rPr>
          <w:rFonts w:asciiTheme="majorBidi" w:eastAsia="Times New Roman" w:hAnsiTheme="majorBidi" w:cstheme="majorBidi"/>
          <w:color w:val="000000" w:themeColor="text1"/>
          <w:lang w:val="en-GB"/>
          <w:rPrChange w:id="4762" w:author="Jane Shaw" w:date="2015-11-07T18:51:00Z">
            <w:rPr>
              <w:rFonts w:asciiTheme="majorBidi" w:eastAsia="Times New Roman" w:hAnsiTheme="majorBidi" w:cstheme="majorBidi"/>
              <w:color w:val="000000" w:themeColor="text1"/>
              <w:sz w:val="20"/>
              <w:szCs w:val="20"/>
              <w:lang w:val="en-GB"/>
            </w:rPr>
          </w:rPrChange>
        </w:rPr>
        <w:t>.</w:t>
      </w:r>
      <w:commentRangeStart w:id="4763"/>
      <w:r w:rsidR="004F65E4" w:rsidRPr="0013404F">
        <w:rPr>
          <w:rStyle w:val="Rimandonotaapidipagina"/>
          <w:rFonts w:asciiTheme="majorBidi" w:eastAsia="Times New Roman" w:hAnsiTheme="majorBidi" w:cstheme="majorBidi"/>
          <w:color w:val="000000" w:themeColor="text1"/>
          <w:lang w:val="en-GB"/>
          <w:rPrChange w:id="4764" w:author="Jane Shaw" w:date="2015-11-07T18:51:00Z">
            <w:rPr>
              <w:rStyle w:val="Rimandonotaapidipagina"/>
              <w:rFonts w:asciiTheme="majorBidi" w:eastAsia="Times New Roman" w:hAnsiTheme="majorBidi" w:cstheme="majorBidi"/>
              <w:color w:val="000000" w:themeColor="text1"/>
              <w:sz w:val="20"/>
              <w:szCs w:val="20"/>
              <w:lang w:val="en-GB"/>
            </w:rPr>
          </w:rPrChange>
        </w:rPr>
        <w:footnoteReference w:id="28"/>
      </w:r>
      <w:commentRangeEnd w:id="4763"/>
      <w:r w:rsidR="004E2C22" w:rsidRPr="0013404F">
        <w:rPr>
          <w:rStyle w:val="Rimandocommento"/>
          <w:sz w:val="22"/>
          <w:szCs w:val="22"/>
          <w:rPrChange w:id="4776" w:author="Jane Shaw" w:date="2015-11-07T18:51:00Z">
            <w:rPr>
              <w:rStyle w:val="Rimandocommento"/>
            </w:rPr>
          </w:rPrChange>
        </w:rPr>
        <w:commentReference w:id="4763"/>
      </w:r>
    </w:p>
    <w:p w14:paraId="414F98A3" w14:textId="12A3E11D"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Ideally, as many variables as possible should be measured</w:t>
      </w:r>
      <w:ins w:id="4777" w:author="Jane Shaw" w:date="2015-10-19T19:26:00Z">
        <w:r w:rsidR="00846F64">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measurement should </w:t>
      </w:r>
      <w:del w:id="4778" w:author="Jane Shaw" w:date="2015-10-19T19:26:00Z">
        <w:r w:rsidRPr="00F31509" w:rsidDel="00846F64">
          <w:rPr>
            <w:rFonts w:asciiTheme="majorBidi" w:hAnsiTheme="majorBidi" w:cstheme="majorBidi"/>
            <w:color w:val="000000" w:themeColor="text1"/>
            <w:lang w:val="en-GB"/>
          </w:rPr>
          <w:delText xml:space="preserve">take place </w:delText>
        </w:r>
      </w:del>
      <w:ins w:id="4779" w:author="Jane Shaw" w:date="2015-10-19T19:26:00Z">
        <w:r w:rsidR="00846F64">
          <w:rPr>
            <w:rFonts w:asciiTheme="majorBidi" w:hAnsiTheme="majorBidi" w:cstheme="majorBidi"/>
            <w:color w:val="000000" w:themeColor="text1"/>
            <w:lang w:val="en-GB"/>
          </w:rPr>
          <w:t xml:space="preserve">be made </w:t>
        </w:r>
      </w:ins>
      <w:r w:rsidRPr="00F31509">
        <w:rPr>
          <w:rFonts w:asciiTheme="majorBidi" w:hAnsiTheme="majorBidi" w:cstheme="majorBidi"/>
          <w:color w:val="000000" w:themeColor="text1"/>
          <w:lang w:val="en-GB"/>
        </w:rPr>
        <w:t xml:space="preserve">with a maximum degree of accuracy. When </w:t>
      </w:r>
      <w:del w:id="4780" w:author="Jane Shaw" w:date="2015-10-19T19:26:00Z">
        <w:r w:rsidRPr="00F31509" w:rsidDel="00846F64">
          <w:rPr>
            <w:rFonts w:asciiTheme="majorBidi" w:hAnsiTheme="majorBidi" w:cstheme="majorBidi"/>
            <w:color w:val="000000" w:themeColor="text1"/>
            <w:lang w:val="en-GB"/>
          </w:rPr>
          <w:delText xml:space="preserve">and if </w:delText>
        </w:r>
      </w:del>
      <w:r w:rsidRPr="00F31509">
        <w:rPr>
          <w:rFonts w:asciiTheme="majorBidi" w:hAnsiTheme="majorBidi" w:cstheme="majorBidi"/>
          <w:color w:val="000000" w:themeColor="text1"/>
          <w:lang w:val="en-GB"/>
        </w:rPr>
        <w:t xml:space="preserve">empirically measured, measurement </w:t>
      </w:r>
      <w:del w:id="4781" w:author="Jane Shaw" w:date="2015-10-19T19:26:00Z">
        <w:r w:rsidRPr="00F31509" w:rsidDel="00846F64">
          <w:rPr>
            <w:rFonts w:asciiTheme="majorBidi" w:hAnsiTheme="majorBidi" w:cstheme="majorBidi"/>
            <w:color w:val="000000" w:themeColor="text1"/>
            <w:lang w:val="en-GB"/>
          </w:rPr>
          <w:delText xml:space="preserve">can and </w:delText>
        </w:r>
      </w:del>
      <w:r w:rsidRPr="00F31509">
        <w:rPr>
          <w:rFonts w:asciiTheme="majorBidi" w:hAnsiTheme="majorBidi" w:cstheme="majorBidi"/>
          <w:color w:val="000000" w:themeColor="text1"/>
          <w:lang w:val="en-GB"/>
        </w:rPr>
        <w:t xml:space="preserve">should include both an estimate </w:t>
      </w:r>
      <w:del w:id="4782" w:author="Jane Shaw" w:date="2015-10-19T19:26:00Z">
        <w:r w:rsidRPr="00F31509" w:rsidDel="00846F64">
          <w:rPr>
            <w:rFonts w:asciiTheme="majorBidi" w:hAnsiTheme="majorBidi" w:cstheme="majorBidi"/>
            <w:color w:val="000000" w:themeColor="text1"/>
            <w:lang w:val="en-GB"/>
          </w:rPr>
          <w:delText xml:space="preserve">for </w:delText>
        </w:r>
      </w:del>
      <w:ins w:id="4783" w:author="Jane Shaw" w:date="2015-10-19T19:26:00Z">
        <w:r w:rsidR="00846F64">
          <w:rPr>
            <w:rFonts w:asciiTheme="majorBidi" w:hAnsiTheme="majorBidi" w:cstheme="majorBidi"/>
            <w:color w:val="000000" w:themeColor="text1"/>
            <w:lang w:val="en-GB"/>
          </w:rPr>
          <w:t xml:space="preserve">of </w:t>
        </w:r>
      </w:ins>
      <w:r w:rsidRPr="00F31509">
        <w:rPr>
          <w:rFonts w:asciiTheme="majorBidi" w:hAnsiTheme="majorBidi" w:cstheme="majorBidi"/>
          <w:color w:val="000000" w:themeColor="text1"/>
          <w:lang w:val="en-GB"/>
        </w:rPr>
        <w:t xml:space="preserve">the expected value of every variable </w:t>
      </w:r>
      <w:del w:id="4784" w:author="Jane Shaw" w:date="2015-10-19T19:27:00Z">
        <w:r w:rsidRPr="00F31509" w:rsidDel="00846F64">
          <w:rPr>
            <w:rFonts w:asciiTheme="majorBidi" w:hAnsiTheme="majorBidi" w:cstheme="majorBidi"/>
            <w:color w:val="000000" w:themeColor="text1"/>
            <w:lang w:val="en-GB"/>
          </w:rPr>
          <w:delText xml:space="preserve">as well as </w:delText>
        </w:r>
      </w:del>
      <w:ins w:id="4785" w:author="Jane Shaw" w:date="2015-10-19T19:27:00Z">
        <w:r w:rsidR="00846F64">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 xml:space="preserve">its measurement error. In reality, a number of problems </w:t>
      </w:r>
      <w:del w:id="4786" w:author="Jane Shaw" w:date="2015-10-19T19:27:00Z">
        <w:r w:rsidRPr="00F31509" w:rsidDel="00846F64">
          <w:rPr>
            <w:rFonts w:asciiTheme="majorBidi" w:hAnsiTheme="majorBidi" w:cstheme="majorBidi"/>
            <w:color w:val="000000" w:themeColor="text1"/>
            <w:lang w:val="en-GB"/>
          </w:rPr>
          <w:delText xml:space="preserve">can </w:delText>
        </w:r>
      </w:del>
      <w:r w:rsidRPr="00F31509">
        <w:rPr>
          <w:rFonts w:asciiTheme="majorBidi" w:hAnsiTheme="majorBidi" w:cstheme="majorBidi"/>
          <w:color w:val="000000" w:themeColor="text1"/>
          <w:lang w:val="en-GB"/>
        </w:rPr>
        <w:t xml:space="preserve">complicate the process of populating the identity. </w:t>
      </w:r>
    </w:p>
    <w:p w14:paraId="259F789D" w14:textId="263DDE68"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First</w:t>
      </w:r>
      <w:del w:id="4787" w:author="Jane Shaw" w:date="2015-10-19T19:27:00Z">
        <w:r w:rsidRPr="00F31509" w:rsidDel="00846F64">
          <w:rPr>
            <w:rFonts w:asciiTheme="majorBidi" w:hAnsiTheme="majorBidi" w:cstheme="majorBidi"/>
            <w:color w:val="000000" w:themeColor="text1"/>
            <w:lang w:val="en-GB"/>
          </w:rPr>
          <w:delText>ly</w:delText>
        </w:r>
      </w:del>
      <w:r w:rsidRPr="00F31509">
        <w:rPr>
          <w:rFonts w:asciiTheme="majorBidi" w:hAnsiTheme="majorBidi" w:cstheme="majorBidi"/>
          <w:color w:val="000000" w:themeColor="text1"/>
          <w:lang w:val="en-GB"/>
        </w:rPr>
        <w:t xml:space="preserve">, measured values are </w:t>
      </w:r>
      <w:ins w:id="4788" w:author="Jane Shaw" w:date="2015-10-19T19:27:00Z">
        <w:r w:rsidR="00846F64">
          <w:rPr>
            <w:rFonts w:asciiTheme="majorBidi" w:hAnsiTheme="majorBidi" w:cstheme="majorBidi"/>
            <w:color w:val="000000" w:themeColor="text1"/>
            <w:lang w:val="en-GB"/>
          </w:rPr>
          <w:t xml:space="preserve">usually </w:t>
        </w:r>
      </w:ins>
      <w:del w:id="4789" w:author="Jane Shaw" w:date="2015-10-19T19:27:00Z">
        <w:r w:rsidRPr="00F31509" w:rsidDel="00846F64">
          <w:rPr>
            <w:rFonts w:asciiTheme="majorBidi" w:hAnsiTheme="majorBidi" w:cstheme="majorBidi"/>
            <w:color w:val="000000" w:themeColor="text1"/>
            <w:lang w:val="en-GB"/>
          </w:rPr>
          <w:delText xml:space="preserve">mostly </w:delText>
        </w:r>
      </w:del>
      <w:r w:rsidRPr="00F31509">
        <w:rPr>
          <w:rFonts w:asciiTheme="majorBidi" w:hAnsiTheme="majorBidi" w:cstheme="majorBidi"/>
          <w:color w:val="000000" w:themeColor="text1"/>
          <w:lang w:val="en-GB"/>
        </w:rPr>
        <w:t xml:space="preserve">limited to variables on the supply side (production, imports and exports), but </w:t>
      </w:r>
      <w:del w:id="4790" w:author="Jane Shaw" w:date="2015-10-19T19:28:00Z">
        <w:r w:rsidRPr="00F31509" w:rsidDel="00846F64">
          <w:rPr>
            <w:rFonts w:asciiTheme="majorBidi" w:hAnsiTheme="majorBidi" w:cstheme="majorBidi"/>
            <w:color w:val="000000" w:themeColor="text1"/>
            <w:lang w:val="en-GB"/>
          </w:rPr>
          <w:delText xml:space="preserve">even when that is the case, </w:delText>
        </w:r>
      </w:del>
      <w:r w:rsidRPr="00F31509">
        <w:rPr>
          <w:rFonts w:asciiTheme="majorBidi" w:hAnsiTheme="majorBidi" w:cstheme="majorBidi"/>
          <w:color w:val="000000" w:themeColor="text1"/>
          <w:lang w:val="en-GB"/>
        </w:rPr>
        <w:t>measurement is typically available only for the expected values and not for the measurement errors. On the demand side, most estimates are imputed data</w:t>
      </w:r>
      <w:ins w:id="4791" w:author="Jane Shaw" w:date="2015-10-19T19:29:00Z">
        <w:r w:rsidR="00846F64">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again</w:t>
      </w:r>
      <w:del w:id="4792" w:author="Jane Shaw" w:date="2015-10-19T19:29:00Z">
        <w:r w:rsidRPr="00F31509" w:rsidDel="00846F64">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estimates are often limited to the expected values without their respective measurement errors</w:t>
      </w:r>
      <w:ins w:id="4793" w:author="Jane Shaw" w:date="2015-10-19T19:29:00Z">
        <w:r w:rsidR="00846F64">
          <w:rPr>
            <w:rFonts w:asciiTheme="majorBidi" w:hAnsiTheme="majorBidi" w:cstheme="majorBidi"/>
            <w:color w:val="000000" w:themeColor="text1"/>
            <w:lang w:val="en-GB"/>
          </w:rPr>
          <w:t>.</w:t>
        </w:r>
      </w:ins>
      <w:r w:rsidRPr="00F31509">
        <w:rPr>
          <w:rStyle w:val="Rimandonotaapidipagina"/>
          <w:rFonts w:asciiTheme="majorBidi" w:hAnsiTheme="majorBidi" w:cstheme="majorBidi"/>
          <w:color w:val="000000" w:themeColor="text1"/>
          <w:lang w:val="en-GB"/>
        </w:rPr>
        <w:footnoteReference w:id="29"/>
      </w:r>
      <w:del w:id="4807" w:author="Jane Shaw" w:date="2015-10-19T19:29:00Z">
        <w:r w:rsidRPr="00F31509" w:rsidDel="00846F64">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p>
    <w:p w14:paraId="71E2D8E1" w14:textId="0A77A709"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Second</w:t>
      </w:r>
      <w:del w:id="4808" w:author="Jane Shaw" w:date="2015-10-19T19:29:00Z">
        <w:r w:rsidRPr="00F31509" w:rsidDel="00846F64">
          <w:rPr>
            <w:rFonts w:asciiTheme="majorBidi" w:eastAsia="Times New Roman" w:hAnsiTheme="majorBidi" w:cstheme="majorBidi"/>
            <w:color w:val="000000" w:themeColor="text1"/>
            <w:lang w:val="en-GB"/>
          </w:rPr>
          <w:delText>ly</w:delText>
        </w:r>
      </w:del>
      <w:r w:rsidRPr="00F31509">
        <w:rPr>
          <w:rFonts w:asciiTheme="majorBidi" w:eastAsia="Times New Roman" w:hAnsiTheme="majorBidi" w:cstheme="majorBidi"/>
          <w:color w:val="000000" w:themeColor="text1"/>
          <w:lang w:val="en-GB"/>
        </w:rPr>
        <w:t xml:space="preserve">, it is not possible to include values for all variables in the balance, at least </w:t>
      </w:r>
      <w:ins w:id="4809" w:author="Jane Shaw" w:date="2015-10-19T19:29:00Z">
        <w:r w:rsidR="00846F64">
          <w:rPr>
            <w:rFonts w:asciiTheme="majorBidi" w:eastAsia="Times New Roman" w:hAnsiTheme="majorBidi" w:cstheme="majorBidi"/>
            <w:color w:val="000000" w:themeColor="text1"/>
            <w:lang w:val="en-GB"/>
          </w:rPr>
          <w:t xml:space="preserve">not </w:t>
        </w:r>
      </w:ins>
      <w:r w:rsidRPr="00F31509">
        <w:rPr>
          <w:rFonts w:asciiTheme="majorBidi" w:eastAsia="Times New Roman" w:hAnsiTheme="majorBidi" w:cstheme="majorBidi"/>
          <w:color w:val="000000" w:themeColor="text1"/>
          <w:lang w:val="en-GB"/>
        </w:rPr>
        <w:t xml:space="preserve">if they enter the identity as point estimates. </w:t>
      </w:r>
      <w:del w:id="4810" w:author="Jane Shaw" w:date="2015-10-19T19:30:00Z">
        <w:r w:rsidRPr="00F31509" w:rsidDel="00846F64">
          <w:rPr>
            <w:rFonts w:asciiTheme="majorBidi" w:eastAsia="Times New Roman" w:hAnsiTheme="majorBidi" w:cstheme="majorBidi"/>
            <w:color w:val="000000" w:themeColor="text1"/>
            <w:lang w:val="en-GB"/>
          </w:rPr>
          <w:delText xml:space="preserve">If that were </w:delText>
        </w:r>
      </w:del>
      <w:ins w:id="4811" w:author="Jane Shaw" w:date="2015-10-19T19:30:00Z">
        <w:r w:rsidR="00846F64">
          <w:rPr>
            <w:rFonts w:asciiTheme="majorBidi" w:eastAsia="Times New Roman" w:hAnsiTheme="majorBidi" w:cstheme="majorBidi"/>
            <w:color w:val="000000" w:themeColor="text1"/>
            <w:lang w:val="en-GB"/>
          </w:rPr>
          <w:t xml:space="preserve">When this is </w:t>
        </w:r>
      </w:ins>
      <w:r w:rsidRPr="00F31509">
        <w:rPr>
          <w:rFonts w:asciiTheme="majorBidi" w:eastAsia="Times New Roman" w:hAnsiTheme="majorBidi" w:cstheme="majorBidi"/>
          <w:color w:val="000000" w:themeColor="text1"/>
          <w:lang w:val="en-GB"/>
        </w:rPr>
        <w:t xml:space="preserve">the case, the balance </w:t>
      </w:r>
      <w:del w:id="4812" w:author="Jane Shaw" w:date="2015-10-19T19:30:00Z">
        <w:r w:rsidRPr="00F31509" w:rsidDel="00846F64">
          <w:rPr>
            <w:rFonts w:asciiTheme="majorBidi" w:eastAsia="Times New Roman" w:hAnsiTheme="majorBidi" w:cstheme="majorBidi"/>
            <w:color w:val="000000" w:themeColor="text1"/>
            <w:lang w:val="en-GB"/>
          </w:rPr>
          <w:delText xml:space="preserve">would </w:delText>
        </w:r>
      </w:del>
      <w:ins w:id="4813" w:author="Jane Shaw" w:date="2015-10-19T19:30:00Z">
        <w:r w:rsidR="00846F64">
          <w:rPr>
            <w:rFonts w:asciiTheme="majorBidi" w:eastAsia="Times New Roman" w:hAnsiTheme="majorBidi" w:cstheme="majorBidi"/>
            <w:color w:val="000000" w:themeColor="text1"/>
            <w:lang w:val="en-GB"/>
          </w:rPr>
          <w:t xml:space="preserve">will </w:t>
        </w:r>
      </w:ins>
      <w:r w:rsidRPr="00F31509">
        <w:rPr>
          <w:rFonts w:asciiTheme="majorBidi" w:eastAsia="Times New Roman" w:hAnsiTheme="majorBidi" w:cstheme="majorBidi"/>
          <w:color w:val="000000" w:themeColor="text1"/>
          <w:lang w:val="en-GB"/>
        </w:rPr>
        <w:t xml:space="preserve">not have a solution unless one variable is left as a “balancing item”. Inevitably, this balancing item assumes all </w:t>
      </w:r>
      <w:ins w:id="4814" w:author="Jane Shaw" w:date="2015-10-19T19:30:00Z">
        <w:r w:rsidR="00846F6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measurement errors</w:t>
      </w:r>
      <w:del w:id="4815" w:author="Jane Shaw" w:date="2015-10-19T19:30:00Z">
        <w:r w:rsidRPr="00F31509" w:rsidDel="00846F6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implicit in all </w:t>
      </w:r>
      <w:ins w:id="4816" w:author="Jane Shaw" w:date="2015-10-19T19:30:00Z">
        <w:r w:rsidR="00846F6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other variables.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balancing item/residual will be 0.</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w:t>
      </w:r>
      <w:ins w:id="4817" w:author="Jane Shaw" w:date="2015-10-19T19:30:00Z">
        <w:r w:rsidR="00846F6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other elements</w:t>
      </w:r>
      <w:ins w:id="4818" w:author="Jane Shaw" w:date="2015-10-19T19:30:00Z">
        <w:r w:rsidR="00846F64">
          <w:rPr>
            <w:rFonts w:asciiTheme="majorBidi" w:eastAsia="Times New Roman" w:hAnsiTheme="majorBidi" w:cstheme="majorBidi"/>
            <w:color w:val="000000" w:themeColor="text1"/>
            <w:lang w:val="en-GB"/>
          </w:rPr>
          <w:t>,</w:t>
        </w:r>
      </w:ins>
      <w:del w:id="4819" w:author="Jane Shaw" w:date="2015-10-19T19:30:00Z">
        <w:r w:rsidR="00F35597" w:rsidRPr="00F31509" w:rsidDel="00846F6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ins w:id="4820" w:author="Jane Shaw" w:date="2015-10-19T19:30:00Z">
        <w:r w:rsidR="00846F64">
          <w:rPr>
            <w:rFonts w:asciiTheme="majorBidi" w:eastAsia="Times New Roman" w:hAnsiTheme="majorBidi" w:cstheme="majorBidi"/>
            <w:color w:val="000000" w:themeColor="text1"/>
            <w:lang w:val="en-GB"/>
          </w:rPr>
          <w:t xml:space="preserve">and </w:t>
        </w:r>
      </w:ins>
      <w:r w:rsidR="00F35597" w:rsidRPr="00F31509">
        <w:rPr>
          <w:rFonts w:asciiTheme="majorBidi" w:eastAsia="Times New Roman" w:hAnsiTheme="majorBidi" w:cstheme="majorBidi"/>
          <w:color w:val="000000" w:themeColor="text1"/>
          <w:lang w:val="en-GB"/>
        </w:rPr>
        <w:t xml:space="preserve">this </w:t>
      </w:r>
      <w:del w:id="4821" w:author="Jane Shaw" w:date="2015-10-19T19:30:00Z">
        <w:r w:rsidRPr="00F31509" w:rsidDel="00846F64">
          <w:rPr>
            <w:rFonts w:asciiTheme="majorBidi" w:eastAsia="Times New Roman" w:hAnsiTheme="majorBidi" w:cstheme="majorBidi"/>
            <w:color w:val="000000" w:themeColor="text1"/>
            <w:lang w:val="en-GB"/>
          </w:rPr>
          <w:delText xml:space="preserve">will </w:delText>
        </w:r>
      </w:del>
      <w:r w:rsidRPr="00F31509">
        <w:rPr>
          <w:rFonts w:asciiTheme="majorBidi" w:eastAsia="Times New Roman" w:hAnsiTheme="majorBidi" w:cstheme="majorBidi"/>
          <w:color w:val="000000" w:themeColor="text1"/>
          <w:lang w:val="en-GB"/>
        </w:rPr>
        <w:t>inevitably cause</w:t>
      </w:r>
      <w:ins w:id="4822" w:author="Jane Shaw" w:date="2015-10-19T19:31:00Z">
        <w:r w:rsidR="00846F64">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w:t>
      </w:r>
      <w:del w:id="4823" w:author="Jane Shaw" w:date="2015-10-19T19:31:00Z">
        <w:r w:rsidR="00722C67" w:rsidRPr="00F31509" w:rsidDel="00846F64">
          <w:rPr>
            <w:rFonts w:asciiTheme="majorBidi" w:eastAsia="Times New Roman" w:hAnsiTheme="majorBidi" w:cstheme="majorBidi"/>
            <w:color w:val="000000" w:themeColor="text1"/>
            <w:lang w:val="en-GB"/>
          </w:rPr>
          <w:delText xml:space="preserve">a </w:delText>
        </w:r>
        <w:r w:rsidR="00F35597" w:rsidRPr="00F31509" w:rsidDel="00846F64">
          <w:rPr>
            <w:rFonts w:asciiTheme="majorBidi" w:eastAsia="Times New Roman" w:hAnsiTheme="majorBidi" w:cstheme="majorBidi"/>
            <w:color w:val="000000" w:themeColor="text1"/>
            <w:lang w:val="en-GB"/>
          </w:rPr>
          <w:delText xml:space="preserve">large </w:delText>
        </w:r>
      </w:del>
      <w:ins w:id="4824" w:author="Jane Shaw" w:date="2015-10-19T19:31:00Z">
        <w:r w:rsidR="00846F64">
          <w:rPr>
            <w:rFonts w:asciiTheme="majorBidi" w:eastAsia="Times New Roman" w:hAnsiTheme="majorBidi" w:cstheme="majorBidi"/>
            <w:color w:val="000000" w:themeColor="text1"/>
            <w:lang w:val="en-GB"/>
          </w:rPr>
          <w:t xml:space="preserve">wide </w:t>
        </w:r>
      </w:ins>
      <w:r w:rsidR="00F35597" w:rsidRPr="00F31509">
        <w:rPr>
          <w:rFonts w:asciiTheme="majorBidi" w:eastAsia="Times New Roman" w:hAnsiTheme="majorBidi" w:cstheme="majorBidi"/>
          <w:color w:val="000000" w:themeColor="text1"/>
          <w:lang w:val="en-GB"/>
        </w:rPr>
        <w:t>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balancing item/residual.</w:t>
      </w:r>
      <w:r w:rsidR="008568EC">
        <w:rPr>
          <w:rFonts w:asciiTheme="majorBidi" w:eastAsia="Times New Roman" w:hAnsiTheme="majorBidi" w:cstheme="majorBidi"/>
          <w:color w:val="000000" w:themeColor="text1"/>
          <w:lang w:val="en-GB"/>
        </w:rPr>
        <w:t xml:space="preserve"> </w:t>
      </w:r>
    </w:p>
    <w:p w14:paraId="26A71245" w14:textId="523D7A46"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Third</w:t>
      </w:r>
      <w:del w:id="4825" w:author="Jane Shaw" w:date="2015-10-19T19:31:00Z">
        <w:r w:rsidRPr="00F31509" w:rsidDel="00846F64">
          <w:rPr>
            <w:rFonts w:asciiTheme="majorBidi" w:hAnsiTheme="majorBidi" w:cstheme="majorBidi"/>
            <w:color w:val="000000" w:themeColor="text1"/>
            <w:lang w:val="en-GB"/>
          </w:rPr>
          <w:delText>ly</w:delText>
        </w:r>
      </w:del>
      <w:r w:rsidRPr="00F31509">
        <w:rPr>
          <w:rFonts w:asciiTheme="majorBidi" w:hAnsiTheme="majorBidi" w:cstheme="majorBidi"/>
          <w:color w:val="000000" w:themeColor="text1"/>
          <w:lang w:val="en-GB"/>
        </w:rPr>
        <w:t xml:space="preserve">, </w:t>
      </w:r>
      <w:del w:id="4826" w:author="Jane Shaw" w:date="2015-10-19T19:31:00Z">
        <w:r w:rsidRPr="00F31509" w:rsidDel="00846F64">
          <w:rPr>
            <w:rFonts w:asciiTheme="majorBidi" w:hAnsiTheme="majorBidi" w:cstheme="majorBidi"/>
            <w:color w:val="000000" w:themeColor="text1"/>
            <w:lang w:val="en-GB"/>
          </w:rPr>
          <w:delText xml:space="preserve">and in view of the fact that </w:delText>
        </w:r>
      </w:del>
      <w:ins w:id="4827" w:author="Jane Shaw" w:date="2015-11-07T18:52:00Z">
        <w:r w:rsidR="0013404F">
          <w:rPr>
            <w:rFonts w:asciiTheme="majorBidi" w:hAnsiTheme="majorBidi" w:cstheme="majorBidi"/>
            <w:color w:val="000000" w:themeColor="text1"/>
            <w:lang w:val="en-GB"/>
          </w:rPr>
          <w:t xml:space="preserve">as </w:t>
        </w:r>
      </w:ins>
      <w:r w:rsidRPr="00F31509">
        <w:rPr>
          <w:rFonts w:asciiTheme="majorBidi" w:hAnsiTheme="majorBidi" w:cstheme="majorBidi"/>
          <w:color w:val="000000" w:themeColor="text1"/>
          <w:lang w:val="en-GB"/>
        </w:rPr>
        <w:t xml:space="preserve">the balancing item assumes the measurement errors of all </w:t>
      </w:r>
      <w:ins w:id="4828" w:author="Jane Shaw" w:date="2015-10-19T19:31:00Z">
        <w:r w:rsidR="00846F64">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other variables, </w:t>
      </w:r>
      <w:del w:id="4829" w:author="Jane Shaw" w:date="2015-10-19T19:32:00Z">
        <w:r w:rsidRPr="00F31509" w:rsidDel="00846F64">
          <w:rPr>
            <w:rFonts w:asciiTheme="majorBidi" w:hAnsiTheme="majorBidi" w:cstheme="majorBidi"/>
            <w:color w:val="000000" w:themeColor="text1"/>
            <w:lang w:val="en-GB"/>
          </w:rPr>
          <w:delText xml:space="preserve">a </w:delText>
        </w:r>
        <w:r w:rsidRPr="00846F64" w:rsidDel="00846F64">
          <w:rPr>
            <w:rFonts w:asciiTheme="majorBidi" w:hAnsiTheme="majorBidi" w:cstheme="majorBidi"/>
            <w:i/>
            <w:color w:val="000000" w:themeColor="text1"/>
            <w:lang w:val="en-GB"/>
            <w:rPrChange w:id="4830" w:author="Jane Shaw" w:date="2015-10-19T19:31:00Z">
              <w:rPr>
                <w:rFonts w:asciiTheme="majorBidi" w:hAnsiTheme="majorBidi" w:cstheme="majorBidi"/>
                <w:color w:val="000000" w:themeColor="text1"/>
                <w:lang w:val="en-GB"/>
              </w:rPr>
            </w:rPrChange>
          </w:rPr>
          <w:delText xml:space="preserve">prima facie </w:delText>
        </w:r>
        <w:r w:rsidRPr="00F31509" w:rsidDel="00846F64">
          <w:rPr>
            <w:rFonts w:asciiTheme="majorBidi" w:hAnsiTheme="majorBidi" w:cstheme="majorBidi"/>
            <w:color w:val="000000" w:themeColor="text1"/>
            <w:lang w:val="en-GB"/>
          </w:rPr>
          <w:delText xml:space="preserve">case </w:delText>
        </w:r>
      </w:del>
      <w:ins w:id="4831" w:author="Jane Shaw" w:date="2015-10-19T19:32:00Z">
        <w:r w:rsidR="00846F64">
          <w:rPr>
            <w:rFonts w:asciiTheme="majorBidi" w:hAnsiTheme="majorBidi" w:cstheme="majorBidi"/>
            <w:color w:val="000000" w:themeColor="text1"/>
            <w:lang w:val="en-GB"/>
          </w:rPr>
          <w:t xml:space="preserve">it </w:t>
        </w:r>
      </w:ins>
      <w:r w:rsidRPr="00F31509">
        <w:rPr>
          <w:rFonts w:asciiTheme="majorBidi" w:hAnsiTheme="majorBidi" w:cstheme="majorBidi"/>
          <w:color w:val="000000" w:themeColor="text1"/>
          <w:lang w:val="en-GB"/>
        </w:rPr>
        <w:t xml:space="preserve">could be </w:t>
      </w:r>
      <w:del w:id="4832" w:author="Jane Shaw" w:date="2015-10-19T19:32:00Z">
        <w:r w:rsidRPr="00F31509" w:rsidDel="00846F64">
          <w:rPr>
            <w:rFonts w:asciiTheme="majorBidi" w:hAnsiTheme="majorBidi" w:cstheme="majorBidi"/>
            <w:color w:val="000000" w:themeColor="text1"/>
            <w:lang w:val="en-GB"/>
          </w:rPr>
          <w:delText xml:space="preserve">made </w:delText>
        </w:r>
      </w:del>
      <w:ins w:id="4833" w:author="Jane Shaw" w:date="2015-10-19T19:32:00Z">
        <w:r w:rsidR="00846F64">
          <w:rPr>
            <w:rFonts w:asciiTheme="majorBidi" w:hAnsiTheme="majorBidi" w:cstheme="majorBidi"/>
            <w:color w:val="000000" w:themeColor="text1"/>
            <w:lang w:val="en-GB"/>
          </w:rPr>
          <w:t xml:space="preserve">argued </w:t>
        </w:r>
      </w:ins>
      <w:r w:rsidRPr="00F31509">
        <w:rPr>
          <w:rFonts w:asciiTheme="majorBidi" w:hAnsiTheme="majorBidi" w:cstheme="majorBidi"/>
          <w:color w:val="000000" w:themeColor="text1"/>
          <w:lang w:val="en-GB"/>
        </w:rPr>
        <w:t xml:space="preserve">that not all variables are equally suitable </w:t>
      </w:r>
      <w:del w:id="4834" w:author="Jane Shaw" w:date="2015-10-19T19:32:00Z">
        <w:r w:rsidRPr="00F31509" w:rsidDel="00846F64">
          <w:rPr>
            <w:rFonts w:asciiTheme="majorBidi" w:hAnsiTheme="majorBidi" w:cstheme="majorBidi"/>
            <w:color w:val="000000" w:themeColor="text1"/>
            <w:lang w:val="en-GB"/>
          </w:rPr>
          <w:delText xml:space="preserve">to </w:delText>
        </w:r>
      </w:del>
      <w:ins w:id="4835" w:author="Jane Shaw" w:date="2015-10-19T19:32:00Z">
        <w:r w:rsidR="00846F64">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function</w:t>
      </w:r>
      <w:ins w:id="4836" w:author="Jane Shaw" w:date="2015-10-19T19:32:00Z">
        <w:r w:rsidR="00846F64">
          <w:rPr>
            <w:rFonts w:asciiTheme="majorBidi" w:hAnsiTheme="majorBidi" w:cstheme="majorBidi"/>
            <w:color w:val="000000" w:themeColor="text1"/>
            <w:lang w:val="en-GB"/>
          </w:rPr>
          <w:t>ing</w:t>
        </w:r>
      </w:ins>
      <w:r w:rsidRPr="00F31509">
        <w:rPr>
          <w:rFonts w:asciiTheme="majorBidi" w:hAnsiTheme="majorBidi" w:cstheme="majorBidi"/>
          <w:color w:val="000000" w:themeColor="text1"/>
          <w:lang w:val="en-GB"/>
        </w:rPr>
        <w:t xml:space="preserve"> as balancing items. Intuitively, </w:t>
      </w:r>
      <w:del w:id="4837" w:author="Jane Shaw" w:date="2015-10-19T19:32:00Z">
        <w:r w:rsidRPr="00F31509" w:rsidDel="00C0352D">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 xml:space="preserve">variables with higher degrees of annual variability would be more suitable as balancing items. The underlying rationale for such a choice </w:t>
      </w:r>
      <w:del w:id="4838" w:author="Jane Shaw" w:date="2015-10-19T19:33:00Z">
        <w:r w:rsidRPr="00F31509" w:rsidDel="00C0352D">
          <w:rPr>
            <w:rFonts w:asciiTheme="majorBidi" w:hAnsiTheme="majorBidi" w:cstheme="majorBidi"/>
            <w:color w:val="000000" w:themeColor="text1"/>
            <w:lang w:val="en-GB"/>
          </w:rPr>
          <w:delText xml:space="preserve">would </w:delText>
        </w:r>
      </w:del>
      <w:ins w:id="4839" w:author="Jane Shaw" w:date="2015-10-19T19:33:00Z">
        <w:r w:rsidR="00C0352D">
          <w:rPr>
            <w:rFonts w:asciiTheme="majorBidi" w:hAnsiTheme="majorBidi" w:cstheme="majorBidi"/>
            <w:color w:val="000000" w:themeColor="text1"/>
            <w:lang w:val="en-GB"/>
          </w:rPr>
          <w:t xml:space="preserve">is </w:t>
        </w:r>
      </w:ins>
      <w:del w:id="4840" w:author="Jane Shaw" w:date="2015-10-19T19:33:00Z">
        <w:r w:rsidRPr="00F31509" w:rsidDel="00C0352D">
          <w:rPr>
            <w:rFonts w:asciiTheme="majorBidi" w:hAnsiTheme="majorBidi" w:cstheme="majorBidi"/>
            <w:color w:val="000000" w:themeColor="text1"/>
            <w:lang w:val="en-GB"/>
          </w:rPr>
          <w:delText xml:space="preserve">be the fact </w:delText>
        </w:r>
      </w:del>
      <w:r w:rsidRPr="00F31509">
        <w:rPr>
          <w:rFonts w:asciiTheme="majorBidi" w:hAnsiTheme="majorBidi" w:cstheme="majorBidi"/>
          <w:color w:val="000000" w:themeColor="text1"/>
          <w:lang w:val="en-GB"/>
        </w:rPr>
        <w:t xml:space="preserve">that the residual/balancing item assumes the sum of all measurement errors, and is therefore more likely to exhibit </w:t>
      </w:r>
      <w:del w:id="4841" w:author="Jane Shaw" w:date="2015-10-19T19:33:00Z">
        <w:r w:rsidRPr="00F31509" w:rsidDel="00C0352D">
          <w:rPr>
            <w:rFonts w:asciiTheme="majorBidi" w:hAnsiTheme="majorBidi" w:cstheme="majorBidi"/>
            <w:color w:val="000000" w:themeColor="text1"/>
            <w:lang w:val="en-GB"/>
          </w:rPr>
          <w:delText xml:space="preserve">greater </w:delText>
        </w:r>
      </w:del>
      <w:r w:rsidRPr="00F31509">
        <w:rPr>
          <w:rFonts w:asciiTheme="majorBidi" w:hAnsiTheme="majorBidi" w:cstheme="majorBidi"/>
          <w:color w:val="000000" w:themeColor="text1"/>
          <w:lang w:val="en-GB"/>
        </w:rPr>
        <w:t xml:space="preserve">year-to-year variability. </w:t>
      </w:r>
    </w:p>
    <w:p w14:paraId="7274B582" w14:textId="6FF77AE9"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practice, however, the choice of </w:t>
      </w:r>
      <w:del w:id="4842" w:author="Jane Shaw" w:date="2015-11-07T18:52:00Z">
        <w:r w:rsidRPr="00F31509" w:rsidDel="0013404F">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 xml:space="preserve">variable </w:t>
      </w:r>
      <w:del w:id="4843" w:author="Jane Shaw" w:date="2015-11-07T18:53:00Z">
        <w:r w:rsidRPr="00F31509" w:rsidDel="0013404F">
          <w:rPr>
            <w:rFonts w:asciiTheme="majorBidi" w:eastAsia="Times New Roman" w:hAnsiTheme="majorBidi" w:cstheme="majorBidi"/>
            <w:color w:val="000000" w:themeColor="text1"/>
            <w:lang w:val="en-GB"/>
          </w:rPr>
          <w:delText xml:space="preserve">as a </w:delText>
        </w:r>
      </w:del>
      <w:ins w:id="4844" w:author="Jane Shaw" w:date="2015-11-07T18:53:00Z">
        <w:r w:rsidR="0013404F">
          <w:rPr>
            <w:rFonts w:asciiTheme="majorBidi" w:eastAsia="Times New Roman" w:hAnsiTheme="majorBidi" w:cstheme="majorBidi"/>
            <w:color w:val="000000" w:themeColor="text1"/>
            <w:lang w:val="en-GB"/>
          </w:rPr>
          <w:t xml:space="preserve">for the </w:t>
        </w:r>
      </w:ins>
      <w:r w:rsidRPr="00F31509">
        <w:rPr>
          <w:rFonts w:asciiTheme="majorBidi" w:eastAsia="Times New Roman" w:hAnsiTheme="majorBidi" w:cstheme="majorBidi"/>
          <w:color w:val="000000" w:themeColor="text1"/>
          <w:lang w:val="en-GB"/>
        </w:rPr>
        <w:t>balancing item often reflects the availability of data (or the lack thereof), rather than a clear economic rationale and empirical evidence.</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It is therefore not surprising that different SUA compilers/</w:t>
      </w:r>
      <w:del w:id="4845" w:author="Jane Shaw" w:date="2015-10-19T19:33:00Z">
        <w:r w:rsidRPr="00F31509" w:rsidDel="00C0352D">
          <w:rPr>
            <w:rFonts w:asciiTheme="majorBidi" w:eastAsia="Times New Roman" w:hAnsiTheme="majorBidi" w:cstheme="majorBidi"/>
            <w:color w:val="000000" w:themeColor="text1"/>
            <w:lang w:val="en-GB"/>
          </w:rPr>
          <w:delText xml:space="preserve">SUA </w:delText>
        </w:r>
      </w:del>
      <w:r w:rsidRPr="00F31509">
        <w:rPr>
          <w:rFonts w:asciiTheme="majorBidi" w:eastAsia="Times New Roman" w:hAnsiTheme="majorBidi" w:cstheme="majorBidi"/>
          <w:color w:val="000000" w:themeColor="text1"/>
          <w:lang w:val="en-GB"/>
        </w:rPr>
        <w:t xml:space="preserve">approaches have chosen different variables as their balancing items. </w:t>
      </w:r>
      <w:ins w:id="4846" w:author="Jane Shaw" w:date="2015-10-19T19:34:00Z">
        <w:r w:rsidR="006D25B8">
          <w:rPr>
            <w:rFonts w:asciiTheme="majorBidi" w:eastAsia="Times New Roman" w:hAnsiTheme="majorBidi" w:cstheme="majorBidi"/>
            <w:color w:val="000000" w:themeColor="text1"/>
            <w:lang w:val="en-GB"/>
          </w:rPr>
          <w:t xml:space="preserve">For instance, </w:t>
        </w:r>
      </w:ins>
      <w:r w:rsidRPr="00F31509">
        <w:rPr>
          <w:rFonts w:asciiTheme="majorBidi" w:eastAsia="Times New Roman" w:hAnsiTheme="majorBidi" w:cstheme="majorBidi"/>
          <w:color w:val="000000" w:themeColor="text1"/>
          <w:lang w:val="en-GB"/>
        </w:rPr>
        <w:t>USDA</w:t>
      </w:r>
      <w:del w:id="4847" w:author="Jane Shaw" w:date="2015-10-19T19:34:00Z">
        <w:r w:rsidRPr="00F31509" w:rsidDel="006D25B8">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del w:id="4848" w:author="Jane Shaw" w:date="2015-10-19T19:34:00Z">
        <w:r w:rsidRPr="00F31509" w:rsidDel="006D25B8">
          <w:rPr>
            <w:rFonts w:asciiTheme="majorBidi" w:eastAsia="Times New Roman" w:hAnsiTheme="majorBidi" w:cstheme="majorBidi"/>
            <w:color w:val="000000" w:themeColor="text1"/>
            <w:lang w:val="en-GB"/>
          </w:rPr>
          <w:delText xml:space="preserve">balances, for instance, </w:delText>
        </w:r>
      </w:del>
      <w:r w:rsidRPr="00F31509">
        <w:rPr>
          <w:rFonts w:asciiTheme="majorBidi" w:eastAsia="Times New Roman" w:hAnsiTheme="majorBidi" w:cstheme="majorBidi"/>
          <w:color w:val="000000" w:themeColor="text1"/>
          <w:lang w:val="en-GB"/>
        </w:rPr>
        <w:t>use</w:t>
      </w:r>
      <w:ins w:id="4849" w:author="Jane Shaw" w:date="2015-10-19T19:34:00Z">
        <w:r w:rsidR="006D25B8">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feed (and residual use) as the balancing item, while the FBS </w:t>
      </w:r>
      <w:ins w:id="4850" w:author="Jane Shaw" w:date="2015-11-07T18:53:00Z">
        <w:r w:rsidR="0013404F">
          <w:rPr>
            <w:rFonts w:asciiTheme="majorBidi" w:eastAsia="Times New Roman" w:hAnsiTheme="majorBidi" w:cstheme="majorBidi"/>
            <w:color w:val="000000" w:themeColor="text1"/>
            <w:lang w:val="en-GB"/>
          </w:rPr>
          <w:t xml:space="preserve">have </w:t>
        </w:r>
      </w:ins>
      <w:r w:rsidRPr="00F31509">
        <w:rPr>
          <w:rFonts w:asciiTheme="majorBidi" w:eastAsia="Times New Roman" w:hAnsiTheme="majorBidi" w:cstheme="majorBidi"/>
          <w:color w:val="000000" w:themeColor="text1"/>
          <w:lang w:val="en-GB"/>
        </w:rPr>
        <w:t>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w:t>
      </w:r>
      <w:commentRangeStart w:id="4851"/>
      <w:r w:rsidRPr="00F31509">
        <w:rPr>
          <w:rFonts w:asciiTheme="majorBidi" w:eastAsia="Times New Roman" w:hAnsiTheme="majorBidi" w:cstheme="majorBidi"/>
          <w:color w:val="000000" w:themeColor="text1"/>
          <w:lang w:val="en-GB"/>
        </w:rPr>
        <w:t xml:space="preserve">XCBS </w:t>
      </w:r>
      <w:commentRangeEnd w:id="4851"/>
      <w:r w:rsidR="00F67A38">
        <w:rPr>
          <w:rStyle w:val="Rimandocommento"/>
        </w:rPr>
        <w:commentReference w:id="4851"/>
      </w:r>
      <w:r w:rsidRPr="00F31509">
        <w:rPr>
          <w:rFonts w:asciiTheme="majorBidi" w:eastAsia="Times New Roman" w:hAnsiTheme="majorBidi" w:cstheme="majorBidi"/>
          <w:color w:val="000000" w:themeColor="text1"/>
          <w:lang w:val="en-GB"/>
        </w:rPr>
        <w:t>approach often chooses whatever variable is not explicitly available. Clearly, none of these approaches overcomes the problem of accumulating measurement errors in the balancing item. No matter which variable is used</w:t>
      </w:r>
      <w:ins w:id="4852" w:author="Jane Shaw" w:date="2015-11-07T18:53:00Z">
        <w:r w:rsidR="0013404F">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4853" w:author="Jane Shaw" w:date="2015-11-07T18:53:00Z">
        <w:r w:rsidRPr="00F31509" w:rsidDel="0013404F">
          <w:rPr>
            <w:rFonts w:asciiTheme="majorBidi" w:eastAsia="Times New Roman" w:hAnsiTheme="majorBidi" w:cstheme="majorBidi"/>
            <w:color w:val="000000" w:themeColor="text1"/>
            <w:lang w:val="en-GB"/>
          </w:rPr>
          <w:delText xml:space="preserve">as </w:delText>
        </w:r>
      </w:del>
      <w:r w:rsidRPr="00F31509">
        <w:rPr>
          <w:rFonts w:asciiTheme="majorBidi" w:eastAsia="Times New Roman" w:hAnsiTheme="majorBidi" w:cstheme="majorBidi"/>
          <w:color w:val="000000" w:themeColor="text1"/>
          <w:lang w:val="en-GB"/>
        </w:rPr>
        <w:t>the balancing item</w:t>
      </w:r>
      <w:del w:id="4854" w:author="Jane Shaw" w:date="2015-11-07T18:53:00Z">
        <w:r w:rsidRPr="00F31509" w:rsidDel="0013404F">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4855" w:author="Jane Shaw" w:date="2015-11-07T18:53:00Z">
        <w:r w:rsidRPr="00F31509" w:rsidDel="0013404F">
          <w:rPr>
            <w:rFonts w:asciiTheme="majorBidi" w:eastAsia="Times New Roman" w:hAnsiTheme="majorBidi" w:cstheme="majorBidi"/>
            <w:color w:val="000000" w:themeColor="text1"/>
            <w:lang w:val="en-GB"/>
          </w:rPr>
          <w:delText xml:space="preserve">this variable </w:delText>
        </w:r>
      </w:del>
      <w:del w:id="4856" w:author="Jane Shaw" w:date="2015-10-19T19:36:00Z">
        <w:r w:rsidRPr="00F31509" w:rsidDel="00F67A38">
          <w:rPr>
            <w:rFonts w:asciiTheme="majorBidi" w:eastAsia="Times New Roman" w:hAnsiTheme="majorBidi" w:cstheme="majorBidi"/>
            <w:color w:val="000000" w:themeColor="text1"/>
            <w:lang w:val="en-GB"/>
          </w:rPr>
          <w:delText xml:space="preserve">is </w:delText>
        </w:r>
      </w:del>
      <w:ins w:id="4857" w:author="Jane Shaw" w:date="2015-10-19T19:36:00Z">
        <w:r w:rsidR="00F67A38">
          <w:rPr>
            <w:rFonts w:asciiTheme="majorBidi" w:eastAsia="Times New Roman" w:hAnsiTheme="majorBidi" w:cstheme="majorBidi"/>
            <w:color w:val="000000" w:themeColor="text1"/>
            <w:lang w:val="en-GB"/>
          </w:rPr>
          <w:t xml:space="preserve">will be </w:t>
        </w:r>
      </w:ins>
      <w:r w:rsidRPr="00F31509">
        <w:rPr>
          <w:rFonts w:asciiTheme="majorBidi" w:eastAsia="Times New Roman" w:hAnsiTheme="majorBidi" w:cstheme="majorBidi"/>
          <w:color w:val="000000" w:themeColor="text1"/>
          <w:lang w:val="en-GB"/>
        </w:rPr>
        <w:t xml:space="preserve">fraught with the measurement errors of all </w:t>
      </w:r>
      <w:ins w:id="4858" w:author="Jane Shaw" w:date="2015-10-19T19:36:00Z">
        <w:r w:rsidR="00F67A38">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other variables. In the context of the </w:t>
      </w:r>
      <w:del w:id="4859" w:author="Jane Shaw" w:date="2015-10-19T19:36:00Z">
        <w:r w:rsidRPr="00F31509" w:rsidDel="00F67A38">
          <w:rPr>
            <w:rFonts w:asciiTheme="majorBidi" w:eastAsia="Times New Roman" w:hAnsiTheme="majorBidi" w:cstheme="majorBidi"/>
            <w:color w:val="000000" w:themeColor="text1"/>
            <w:lang w:val="en-GB"/>
          </w:rPr>
          <w:delText>Food Balance Sheets</w:delText>
        </w:r>
      </w:del>
      <w:ins w:id="4860" w:author="Jane Shaw" w:date="2015-10-19T19:36:00Z">
        <w:r w:rsidR="00F67A38">
          <w:rPr>
            <w:rFonts w:asciiTheme="majorBidi" w:eastAsia="Times New Roman" w:hAnsiTheme="majorBidi" w:cstheme="majorBidi"/>
            <w:color w:val="000000" w:themeColor="text1"/>
            <w:lang w:val="en-GB"/>
          </w:rPr>
          <w:t>FBS</w:t>
        </w:r>
      </w:ins>
      <w:r w:rsidRPr="00F31509">
        <w:rPr>
          <w:rFonts w:asciiTheme="majorBidi" w:eastAsia="Times New Roman" w:hAnsiTheme="majorBidi" w:cstheme="majorBidi"/>
          <w:color w:val="000000" w:themeColor="text1"/>
          <w:lang w:val="en-GB"/>
        </w:rPr>
        <w:t xml:space="preserve">, this means that using food as the balancing item </w:t>
      </w:r>
      <w:del w:id="4861" w:author="Jane Shaw" w:date="2015-10-19T19:36:00Z">
        <w:r w:rsidRPr="00F31509" w:rsidDel="00F67A38">
          <w:rPr>
            <w:rFonts w:asciiTheme="majorBidi" w:eastAsia="Times New Roman" w:hAnsiTheme="majorBidi" w:cstheme="majorBidi"/>
            <w:color w:val="000000" w:themeColor="text1"/>
            <w:lang w:val="en-GB"/>
          </w:rPr>
          <w:delText xml:space="preserve">would </w:delText>
        </w:r>
      </w:del>
      <w:ins w:id="4862" w:author="Jane Shaw" w:date="2015-10-19T19:36:00Z">
        <w:r w:rsidR="00F67A38">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 xml:space="preserve">therefore </w:t>
      </w:r>
      <w:del w:id="4863" w:author="Jane Shaw" w:date="2015-10-19T19:36:00Z">
        <w:r w:rsidRPr="00F31509" w:rsidDel="00F67A38">
          <w:rPr>
            <w:rFonts w:asciiTheme="majorBidi" w:eastAsia="Times New Roman" w:hAnsiTheme="majorBidi" w:cstheme="majorBidi"/>
            <w:color w:val="000000" w:themeColor="text1"/>
            <w:lang w:val="en-GB"/>
          </w:rPr>
          <w:delText xml:space="preserve">be </w:delText>
        </w:r>
      </w:del>
      <w:r w:rsidRPr="00F31509">
        <w:rPr>
          <w:rFonts w:asciiTheme="majorBidi" w:eastAsia="Times New Roman" w:hAnsiTheme="majorBidi" w:cstheme="majorBidi"/>
          <w:color w:val="000000" w:themeColor="text1"/>
          <w:lang w:val="en-GB"/>
        </w:rPr>
        <w:t xml:space="preserve">the least suitable solution. </w:t>
      </w:r>
    </w:p>
    <w:p w14:paraId="02643145" w14:textId="77777777" w:rsidR="004F65E4" w:rsidRPr="00F31509" w:rsidRDefault="004F65E4" w:rsidP="009571C8">
      <w:pPr>
        <w:pStyle w:val="Titolo3"/>
        <w:rPr>
          <w:rFonts w:asciiTheme="majorBidi" w:hAnsiTheme="majorBidi" w:cstheme="majorBidi"/>
          <w:lang w:val="en-GB"/>
        </w:rPr>
      </w:pPr>
      <w:bookmarkStart w:id="4864" w:name="_Toc421025837"/>
      <w:r w:rsidRPr="00F31509">
        <w:rPr>
          <w:rFonts w:asciiTheme="majorBidi" w:hAnsiTheme="majorBidi" w:cstheme="majorBidi"/>
          <w:lang w:val="en-GB"/>
        </w:rPr>
        <w:t>The approach in detail</w:t>
      </w:r>
      <w:bookmarkEnd w:id="4864"/>
    </w:p>
    <w:p w14:paraId="58C2CD0D" w14:textId="0433276C"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balancing approach </w:t>
      </w:r>
      <w:del w:id="4865" w:author="Jane Shaw" w:date="2015-10-19T19:57:00Z">
        <w:r w:rsidRPr="00F31509" w:rsidDel="00586FDC">
          <w:rPr>
            <w:rFonts w:asciiTheme="majorBidi" w:hAnsiTheme="majorBidi" w:cstheme="majorBidi"/>
            <w:color w:val="000000" w:themeColor="text1"/>
            <w:lang w:val="en-GB"/>
          </w:rPr>
          <w:delText xml:space="preserve">aims </w:delText>
        </w:r>
      </w:del>
      <w:ins w:id="4866" w:author="Jane Shaw" w:date="2015-10-19T19:57:00Z">
        <w:r w:rsidR="00586FDC">
          <w:rPr>
            <w:rFonts w:asciiTheme="majorBidi" w:hAnsiTheme="majorBidi" w:cstheme="majorBidi"/>
            <w:color w:val="000000" w:themeColor="text1"/>
            <w:lang w:val="en-GB"/>
          </w:rPr>
          <w:t xml:space="preserve">seeks </w:t>
        </w:r>
      </w:ins>
      <w:r w:rsidRPr="00F31509">
        <w:rPr>
          <w:rFonts w:asciiTheme="majorBidi" w:hAnsiTheme="majorBidi" w:cstheme="majorBidi"/>
          <w:color w:val="000000" w:themeColor="text1"/>
          <w:lang w:val="en-GB"/>
        </w:rPr>
        <w:t xml:space="preserve">to overcome the fundamental problem of identifying </w:t>
      </w:r>
      <w:del w:id="4867" w:author="Jane Shaw" w:date="2015-10-19T19:57:00Z">
        <w:r w:rsidRPr="00F31509" w:rsidDel="00586FDC">
          <w:rPr>
            <w:rFonts w:asciiTheme="majorBidi" w:hAnsiTheme="majorBidi" w:cstheme="majorBidi"/>
            <w:color w:val="000000" w:themeColor="text1"/>
            <w:lang w:val="en-GB"/>
          </w:rPr>
          <w:delText xml:space="preserve">one </w:delText>
        </w:r>
      </w:del>
      <w:ins w:id="4868" w:author="Jane Shaw" w:date="2015-10-19T19:57:00Z">
        <w:r w:rsidR="00586FDC">
          <w:rPr>
            <w:rFonts w:asciiTheme="majorBidi" w:hAnsiTheme="majorBidi" w:cstheme="majorBidi"/>
            <w:color w:val="000000" w:themeColor="text1"/>
            <w:lang w:val="en-GB"/>
          </w:rPr>
          <w:t xml:space="preserve">a </w:t>
        </w:r>
      </w:ins>
      <w:r w:rsidRPr="00F31509">
        <w:rPr>
          <w:rFonts w:asciiTheme="majorBidi" w:hAnsiTheme="majorBidi" w:cstheme="majorBidi"/>
          <w:color w:val="000000" w:themeColor="text1"/>
          <w:lang w:val="en-GB"/>
        </w:rPr>
        <w:t>single variable as the balancing item. To this end, all variables enter the balance with an expected value. Obviously, this is tantamount to creating an over</w:t>
      </w:r>
      <w:del w:id="4869" w:author="Jane Shaw" w:date="2015-10-19T19:57:00Z">
        <w:r w:rsidRPr="00F31509" w:rsidDel="00586FD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identified</w:t>
      </w:r>
      <w:r w:rsidRPr="00F31509">
        <w:rPr>
          <w:rStyle w:val="Rimandonotaapidipagina"/>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equation, at least if the estimates enter th</w:t>
      </w:r>
      <w:ins w:id="4877" w:author="Jane Shaw" w:date="2015-10-19T19:57:00Z">
        <w:r w:rsidR="00586FDC">
          <w:rPr>
            <w:rFonts w:asciiTheme="majorBidi" w:hAnsiTheme="majorBidi" w:cstheme="majorBidi"/>
            <w:color w:val="000000" w:themeColor="text1"/>
            <w:lang w:val="en-GB"/>
          </w:rPr>
          <w:t>e</w:t>
        </w:r>
      </w:ins>
      <w:del w:id="4878" w:author="Jane Shaw" w:date="2015-10-19T19:57:00Z">
        <w:r w:rsidRPr="00F31509" w:rsidDel="00586FDC">
          <w:rPr>
            <w:rFonts w:asciiTheme="majorBidi" w:hAnsiTheme="majorBidi" w:cstheme="majorBidi"/>
            <w:color w:val="000000" w:themeColor="text1"/>
            <w:lang w:val="en-GB"/>
          </w:rPr>
          <w:delText>is</w:delText>
        </w:r>
      </w:del>
      <w:r w:rsidRPr="00F31509">
        <w:rPr>
          <w:rFonts w:asciiTheme="majorBidi" w:hAnsiTheme="majorBidi" w:cstheme="majorBidi"/>
          <w:color w:val="000000" w:themeColor="text1"/>
          <w:lang w:val="en-GB"/>
        </w:rPr>
        <w:t xml:space="preserve"> equation as point estimates, </w:t>
      </w:r>
      <w:del w:id="4879" w:author="Jane Shaw" w:date="2015-11-07T18:53:00Z">
        <w:r w:rsidRPr="00F31509" w:rsidDel="0013404F">
          <w:rPr>
            <w:rFonts w:asciiTheme="majorBidi" w:hAnsiTheme="majorBidi" w:cstheme="majorBidi"/>
            <w:color w:val="000000" w:themeColor="text1"/>
            <w:lang w:val="en-GB"/>
          </w:rPr>
          <w:delText xml:space="preserve">i.e. </w:delText>
        </w:r>
      </w:del>
      <w:del w:id="4880" w:author="Jane Shaw" w:date="2015-10-19T19:57:00Z">
        <w:r w:rsidRPr="00F31509" w:rsidDel="00586FDC">
          <w:rPr>
            <w:rFonts w:asciiTheme="majorBidi" w:hAnsiTheme="majorBidi" w:cstheme="majorBidi"/>
            <w:color w:val="000000" w:themeColor="text1"/>
            <w:lang w:val="en-GB"/>
          </w:rPr>
          <w:delText xml:space="preserve">only </w:delText>
        </w:r>
      </w:del>
      <w:r w:rsidRPr="00F31509">
        <w:rPr>
          <w:rFonts w:asciiTheme="majorBidi" w:hAnsiTheme="majorBidi" w:cstheme="majorBidi"/>
          <w:color w:val="000000" w:themeColor="text1"/>
          <w:lang w:val="en-GB"/>
        </w:rPr>
        <w:t xml:space="preserve">with </w:t>
      </w:r>
      <w:ins w:id="4881" w:author="Jane Shaw" w:date="2015-10-19T19:57:00Z">
        <w:r w:rsidR="00586FDC">
          <w:rPr>
            <w:rFonts w:asciiTheme="majorBidi" w:hAnsiTheme="majorBidi" w:cstheme="majorBidi"/>
            <w:color w:val="000000" w:themeColor="text1"/>
            <w:lang w:val="en-GB"/>
          </w:rPr>
          <w:t xml:space="preserve">only </w:t>
        </w:r>
      </w:ins>
      <w:r w:rsidRPr="00F31509">
        <w:rPr>
          <w:rFonts w:asciiTheme="majorBidi" w:hAnsiTheme="majorBidi" w:cstheme="majorBidi"/>
          <w:color w:val="000000" w:themeColor="text1"/>
          <w:lang w:val="en-GB"/>
        </w:rPr>
        <w:t xml:space="preserve">their expected value. To overcome this problem, </w:t>
      </w:r>
      <w:del w:id="4882" w:author="Jane Shaw" w:date="2015-10-19T19:57:00Z">
        <w:r w:rsidRPr="00F31509" w:rsidDel="00586FDC">
          <w:rPr>
            <w:rFonts w:asciiTheme="majorBidi" w:hAnsiTheme="majorBidi" w:cstheme="majorBidi"/>
            <w:color w:val="000000" w:themeColor="text1"/>
            <w:lang w:val="en-GB"/>
          </w:rPr>
          <w:delText xml:space="preserve">we </w:delText>
        </w:r>
      </w:del>
      <w:ins w:id="4883" w:author="Jane Shaw" w:date="2015-10-19T19:57:00Z">
        <w:r w:rsidR="00586FDC">
          <w:rPr>
            <w:rFonts w:asciiTheme="majorBidi" w:hAnsiTheme="majorBidi" w:cstheme="majorBidi"/>
            <w:color w:val="000000" w:themeColor="text1"/>
            <w:lang w:val="en-GB"/>
          </w:rPr>
          <w:t xml:space="preserve">the new approach </w:t>
        </w:r>
      </w:ins>
      <w:r w:rsidRPr="00F31509">
        <w:rPr>
          <w:rFonts w:asciiTheme="majorBidi" w:hAnsiTheme="majorBidi" w:cstheme="majorBidi"/>
          <w:color w:val="000000" w:themeColor="text1"/>
          <w:lang w:val="en-GB"/>
        </w:rPr>
        <w:t>use</w:t>
      </w:r>
      <w:ins w:id="4884" w:author="Jane Shaw" w:date="2015-10-19T19:58:00Z">
        <w:r w:rsidR="00586FDC">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t>
      </w:r>
      <w:del w:id="4885" w:author="Jane Shaw" w:date="2015-10-19T19:58:00Z">
        <w:r w:rsidRPr="00F31509" w:rsidDel="00586FDC">
          <w:rPr>
            <w:rFonts w:asciiTheme="majorBidi" w:hAnsiTheme="majorBidi" w:cstheme="majorBidi"/>
            <w:color w:val="000000" w:themeColor="text1"/>
            <w:lang w:val="en-GB"/>
          </w:rPr>
          <w:delText xml:space="preserve">for every variable </w:delText>
        </w:r>
      </w:del>
      <w:r w:rsidRPr="00F31509">
        <w:rPr>
          <w:rFonts w:asciiTheme="majorBidi" w:hAnsiTheme="majorBidi" w:cstheme="majorBidi"/>
          <w:color w:val="000000" w:themeColor="text1"/>
          <w:lang w:val="en-GB"/>
        </w:rPr>
        <w:t xml:space="preserve">an expected value </w:t>
      </w:r>
      <w:ins w:id="4886" w:author="Jane Shaw" w:date="2015-10-19T19:58:00Z">
        <w:r w:rsidR="00586FDC" w:rsidRPr="00F31509">
          <w:rPr>
            <w:rFonts w:asciiTheme="majorBidi" w:hAnsiTheme="majorBidi" w:cstheme="majorBidi"/>
            <w:color w:val="000000" w:themeColor="text1"/>
            <w:lang w:val="en-GB"/>
          </w:rPr>
          <w:t>for every variable</w:t>
        </w:r>
        <w:r w:rsidR="00586FDC">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 </w:t>
        </w:r>
      </w:ins>
      <w:del w:id="4887" w:author="Jane Shaw" w:date="2015-10-19T19:58:00Z">
        <w:r w:rsidRPr="00F31509" w:rsidDel="00586FDC">
          <w:rPr>
            <w:rFonts w:asciiTheme="majorBidi" w:hAnsiTheme="majorBidi" w:cstheme="majorBidi"/>
            <w:color w:val="000000" w:themeColor="text1"/>
            <w:lang w:val="en-GB"/>
          </w:rPr>
          <w:delText xml:space="preserve">as well as </w:delText>
        </w:r>
      </w:del>
      <w:ins w:id="4888" w:author="Jane Shaw" w:date="2015-10-19T19:58:00Z">
        <w:r w:rsidR="00586FDC">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or an approximation of </w:t>
      </w:r>
      <w:del w:id="4889" w:author="Jane Shaw" w:date="2015-10-19T19:58:00Z">
        <w:r w:rsidRPr="00F31509" w:rsidDel="00586FDC">
          <w:rPr>
            <w:rFonts w:asciiTheme="majorBidi" w:hAnsiTheme="majorBidi" w:cstheme="majorBidi"/>
            <w:color w:val="000000" w:themeColor="text1"/>
            <w:lang w:val="en-GB"/>
          </w:rPr>
          <w:delText xml:space="preserve">the </w:delText>
        </w:r>
      </w:del>
      <w:ins w:id="4890" w:author="Jane Shaw" w:date="2015-10-19T19:58:00Z">
        <w:r w:rsidR="00586FDC">
          <w:rPr>
            <w:rFonts w:asciiTheme="majorBidi" w:hAnsiTheme="majorBidi" w:cstheme="majorBidi"/>
            <w:color w:val="000000" w:themeColor="text1"/>
            <w:lang w:val="en-GB"/>
          </w:rPr>
          <w:t xml:space="preserve">its </w:t>
        </w:r>
      </w:ins>
      <w:r w:rsidRPr="00F31509">
        <w:rPr>
          <w:rFonts w:asciiTheme="majorBidi" w:hAnsiTheme="majorBidi" w:cstheme="majorBidi"/>
          <w:color w:val="000000" w:themeColor="text1"/>
          <w:lang w:val="en-GB"/>
        </w:rPr>
        <w:t>measurement error</w:t>
      </w:r>
      <w:ins w:id="4891" w:author="Jane Shaw" w:date="2015-10-19T20:16:00Z">
        <w:r w:rsidR="00647E4E">
          <w:rPr>
            <w:rFonts w:asciiTheme="majorBidi" w:hAnsiTheme="majorBidi" w:cstheme="majorBidi"/>
            <w:color w:val="000000" w:themeColor="text1"/>
            <w:lang w:val="en-GB"/>
          </w:rPr>
          <w:t>:</w:t>
        </w:r>
      </w:ins>
      <w:del w:id="4892" w:author="Jane Shaw" w:date="2015-10-19T20:16:00Z">
        <w:r w:rsidRPr="00F31509" w:rsidDel="00647E4E">
          <w:rPr>
            <w:rFonts w:asciiTheme="majorBidi" w:hAnsiTheme="majorBidi" w:cstheme="majorBidi"/>
            <w:color w:val="000000" w:themeColor="text1"/>
            <w:lang w:val="en-GB"/>
          </w:rPr>
          <w:delText>.</w:delText>
        </w:r>
      </w:del>
    </w:p>
    <w:p w14:paraId="44415347" w14:textId="690D1FAE" w:rsidR="004F65E4" w:rsidRPr="00F31509" w:rsidRDefault="00D13E0A"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equation </w:t>
      </w:r>
      <w:r w:rsidR="003D789C"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F31509">
        <w:rPr>
          <w:rFonts w:asciiTheme="majorBidi" w:hAnsiTheme="majorBidi" w:cstheme="majorBidi"/>
          <w:color w:val="000000" w:themeColor="text1"/>
          <w:lang w:val="en-GB"/>
        </w:rPr>
        <w:fldChar w:fldCharType="separate"/>
      </w:r>
      <w:r w:rsidR="00311179">
        <w:rPr>
          <w:rFonts w:asciiTheme="majorBidi" w:hAnsiTheme="majorBidi" w:cstheme="majorBidi"/>
          <w:noProof/>
          <w:color w:val="000000" w:themeColor="text1"/>
          <w:lang w:val="en-GB"/>
        </w:rPr>
        <w:t>3</w:t>
      </w:r>
      <w:r w:rsidR="003D789C"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19249653" w14:textId="4EFCB25A"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details o</w:t>
      </w:r>
      <w:ins w:id="4893" w:author="Jane Shaw" w:date="2015-10-19T19:59:00Z">
        <w:r w:rsidR="00586FDC">
          <w:rPr>
            <w:rFonts w:asciiTheme="majorBidi" w:hAnsiTheme="majorBidi" w:cstheme="majorBidi"/>
            <w:color w:val="000000" w:themeColor="text1"/>
            <w:lang w:val="en-GB"/>
          </w:rPr>
          <w:t>f</w:t>
        </w:r>
      </w:ins>
      <w:del w:id="4894" w:author="Jane Shaw" w:date="2015-10-19T19:59:00Z">
        <w:r w:rsidRPr="00F31509" w:rsidDel="00586FDC">
          <w:rPr>
            <w:rFonts w:asciiTheme="majorBidi" w:hAnsiTheme="majorBidi" w:cstheme="majorBidi"/>
            <w:color w:val="000000" w:themeColor="text1"/>
            <w:lang w:val="en-GB"/>
          </w:rPr>
          <w:delText>n</w:delText>
        </w:r>
      </w:del>
      <w:r w:rsidRPr="00F31509">
        <w:rPr>
          <w:rFonts w:asciiTheme="majorBidi" w:hAnsiTheme="majorBidi" w:cstheme="majorBidi"/>
          <w:color w:val="000000" w:themeColor="text1"/>
          <w:lang w:val="en-GB"/>
        </w:rPr>
        <w:t xml:space="preserve"> how these measurement errors can be approximated are outlined </w:t>
      </w:r>
      <w:del w:id="4895" w:author="Jane Shaw" w:date="2015-10-19T20:00:00Z">
        <w:r w:rsidR="00A80E90" w:rsidDel="00586FDC">
          <w:rPr>
            <w:rFonts w:asciiTheme="majorBidi" w:hAnsiTheme="majorBidi" w:cstheme="majorBidi"/>
            <w:color w:val="000000" w:themeColor="text1"/>
            <w:lang w:val="en-GB"/>
          </w:rPr>
          <w:delText xml:space="preserve">on </w:delText>
        </w:r>
      </w:del>
      <w:ins w:id="4896" w:author="Jane Shaw" w:date="2015-10-19T20:00:00Z">
        <w:r w:rsidR="00586FDC">
          <w:rPr>
            <w:rFonts w:asciiTheme="majorBidi" w:hAnsiTheme="majorBidi" w:cstheme="majorBidi"/>
            <w:color w:val="000000" w:themeColor="text1"/>
            <w:lang w:val="en-GB"/>
          </w:rPr>
          <w:t>in the section on “</w:t>
        </w:r>
      </w:ins>
      <w:del w:id="4897" w:author="Jane Shaw" w:date="2015-10-19T20:01:00Z">
        <w:r w:rsidR="00A80E90" w:rsidDel="00586FDC">
          <w:rPr>
            <w:rFonts w:asciiTheme="majorBidi" w:hAnsiTheme="majorBidi" w:cstheme="majorBidi"/>
            <w:color w:val="000000" w:themeColor="text1"/>
            <w:lang w:val="en-GB"/>
          </w:rPr>
          <w:delText xml:space="preserve">page </w:delText>
        </w:r>
        <w:r w:rsidR="00A80E90" w:rsidDel="00586FDC">
          <w:rPr>
            <w:rFonts w:asciiTheme="majorBidi" w:hAnsiTheme="majorBidi" w:cstheme="majorBidi"/>
            <w:color w:val="000000" w:themeColor="text1"/>
            <w:lang w:val="en-GB"/>
          </w:rPr>
          <w:fldChar w:fldCharType="begin"/>
        </w:r>
        <w:r w:rsidR="00A80E90" w:rsidDel="00586FDC">
          <w:rPr>
            <w:rFonts w:asciiTheme="majorBidi" w:hAnsiTheme="majorBidi" w:cstheme="majorBidi"/>
            <w:color w:val="000000" w:themeColor="text1"/>
            <w:lang w:val="en-GB"/>
          </w:rPr>
          <w:delInstrText xml:space="preserve"> PAGEREF _Ref431898612 \h </w:delInstrText>
        </w:r>
        <w:r w:rsidR="00A80E90" w:rsidDel="00586FDC">
          <w:rPr>
            <w:rFonts w:asciiTheme="majorBidi" w:hAnsiTheme="majorBidi" w:cstheme="majorBidi"/>
            <w:color w:val="000000" w:themeColor="text1"/>
            <w:lang w:val="en-GB"/>
          </w:rPr>
        </w:r>
        <w:r w:rsidR="00A80E90" w:rsidDel="00586FDC">
          <w:rPr>
            <w:rFonts w:asciiTheme="majorBidi" w:hAnsiTheme="majorBidi" w:cstheme="majorBidi"/>
            <w:color w:val="000000" w:themeColor="text1"/>
            <w:lang w:val="en-GB"/>
          </w:rPr>
          <w:fldChar w:fldCharType="separate"/>
        </w:r>
        <w:r w:rsidR="00E24798" w:rsidDel="00586FDC">
          <w:rPr>
            <w:rFonts w:asciiTheme="majorBidi" w:hAnsiTheme="majorBidi" w:cstheme="majorBidi"/>
            <w:noProof/>
            <w:color w:val="000000" w:themeColor="text1"/>
            <w:lang w:val="en-GB"/>
          </w:rPr>
          <w:delText>41</w:delText>
        </w:r>
        <w:r w:rsidR="00A80E90" w:rsidDel="00586FDC">
          <w:rPr>
            <w:rFonts w:asciiTheme="majorBidi" w:hAnsiTheme="majorBidi" w:cstheme="majorBidi"/>
            <w:color w:val="000000" w:themeColor="text1"/>
            <w:lang w:val="en-GB"/>
          </w:rPr>
          <w:fldChar w:fldCharType="end"/>
        </w:r>
        <w:r w:rsidR="00A80E90" w:rsidDel="00586FDC">
          <w:rPr>
            <w:rFonts w:asciiTheme="majorBidi" w:hAnsiTheme="majorBidi" w:cstheme="majorBidi"/>
            <w:color w:val="000000" w:themeColor="text1"/>
            <w:lang w:val="en-GB"/>
          </w:rPr>
          <w:delText xml:space="preserve"> </w:delText>
        </w:r>
        <w:r w:rsidRPr="00F31509" w:rsidDel="00586FDC">
          <w:rPr>
            <w:rFonts w:asciiTheme="majorBidi" w:hAnsiTheme="majorBidi" w:cstheme="majorBidi"/>
            <w:color w:val="000000" w:themeColor="text1"/>
            <w:lang w:val="en-GB"/>
          </w:rPr>
          <w:delText>of this book</w:delText>
        </w:r>
      </w:del>
      <w:ins w:id="4898" w:author="Jane Shaw" w:date="2015-10-19T20:01:00Z">
        <w:r w:rsidR="00586FDC">
          <w:rPr>
            <w:rFonts w:asciiTheme="majorBidi" w:hAnsiTheme="majorBidi" w:cstheme="majorBidi"/>
            <w:color w:val="000000" w:themeColor="text1"/>
            <w:lang w:val="en-GB"/>
          </w:rPr>
          <w:t xml:space="preserve">Measurement </w:t>
        </w:r>
        <w:r w:rsidR="0013404F">
          <w:rPr>
            <w:rFonts w:asciiTheme="majorBidi" w:hAnsiTheme="majorBidi" w:cstheme="majorBidi"/>
            <w:color w:val="000000" w:themeColor="text1"/>
            <w:lang w:val="en-GB"/>
          </w:rPr>
          <w:t xml:space="preserve">errors and </w:t>
        </w:r>
        <w:r w:rsidR="00586FDC">
          <w:rPr>
            <w:rFonts w:asciiTheme="majorBidi" w:hAnsiTheme="majorBidi" w:cstheme="majorBidi"/>
            <w:color w:val="000000" w:themeColor="text1"/>
            <w:lang w:val="en-GB"/>
          </w:rPr>
          <w:t>confidence intervals”</w:t>
        </w:r>
      </w:ins>
      <w:r w:rsidRPr="00F31509">
        <w:rPr>
          <w:rFonts w:asciiTheme="majorBidi" w:hAnsiTheme="majorBidi" w:cstheme="majorBidi"/>
          <w:color w:val="000000" w:themeColor="text1"/>
          <w:lang w:val="en-GB"/>
        </w:rPr>
        <w:t xml:space="preserve">. At this stage it </w:t>
      </w:r>
      <w:del w:id="4899" w:author="Jane Shaw" w:date="2015-10-19T20:01:00Z">
        <w:r w:rsidRPr="00F31509" w:rsidDel="00586FDC">
          <w:rPr>
            <w:rFonts w:asciiTheme="majorBidi" w:hAnsiTheme="majorBidi" w:cstheme="majorBidi"/>
            <w:color w:val="000000" w:themeColor="text1"/>
            <w:lang w:val="en-GB"/>
          </w:rPr>
          <w:delText xml:space="preserve">should </w:delText>
        </w:r>
      </w:del>
      <w:r w:rsidRPr="00F31509">
        <w:rPr>
          <w:rFonts w:asciiTheme="majorBidi" w:hAnsiTheme="majorBidi" w:cstheme="majorBidi"/>
          <w:color w:val="000000" w:themeColor="text1"/>
          <w:lang w:val="en-GB"/>
        </w:rPr>
        <w:t>suffice</w:t>
      </w:r>
      <w:ins w:id="4900" w:author="Jane Shaw" w:date="2015-10-19T20:01:00Z">
        <w:r w:rsidR="00586FDC">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to mention that the measurement errors used by FAO are based on information inherent </w:t>
      </w:r>
      <w:del w:id="4901" w:author="Jane Shaw" w:date="2015-10-19T20:02:00Z">
        <w:r w:rsidRPr="00F31509" w:rsidDel="00586FDC">
          <w:rPr>
            <w:rFonts w:asciiTheme="majorBidi" w:hAnsiTheme="majorBidi" w:cstheme="majorBidi"/>
            <w:color w:val="000000" w:themeColor="text1"/>
            <w:lang w:val="en-GB"/>
          </w:rPr>
          <w:delText xml:space="preserve">in </w:delText>
        </w:r>
      </w:del>
      <w:ins w:id="4902" w:author="Jane Shaw" w:date="2015-10-19T20:02:00Z">
        <w:r w:rsidR="00586FDC">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the meta</w:t>
      </w:r>
      <w:del w:id="4903" w:author="Jane Shaw" w:date="2015-10-19T20:02:00Z">
        <w:r w:rsidRPr="00F31509" w:rsidDel="00586FD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data of each variable. Overall, the term </w:t>
      </w:r>
      <w:ins w:id="4904" w:author="Jane Shaw" w:date="2015-10-19T20:02:00Z">
        <w:r w:rsidR="00586FDC">
          <w:rPr>
            <w:rFonts w:asciiTheme="majorBidi" w:hAnsiTheme="majorBidi" w:cstheme="majorBidi"/>
            <w:color w:val="000000" w:themeColor="text1"/>
            <w:lang w:val="en-GB"/>
          </w:rPr>
          <w:t>“</w:t>
        </w:r>
      </w:ins>
      <w:del w:id="4905" w:author="Jane Shaw" w:date="2015-10-19T20:02:00Z">
        <w:r w:rsidRPr="00F31509" w:rsidDel="00586FD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measurement error</w:t>
      </w:r>
      <w:ins w:id="4906" w:author="Jane Shaw" w:date="2015-10-19T20:02:00Z">
        <w:r w:rsidR="00586FDC">
          <w:rPr>
            <w:rFonts w:asciiTheme="majorBidi" w:hAnsiTheme="majorBidi" w:cstheme="majorBidi"/>
            <w:color w:val="000000" w:themeColor="text1"/>
            <w:lang w:val="en-GB"/>
          </w:rPr>
          <w:t>”</w:t>
        </w:r>
      </w:ins>
      <w:del w:id="4907" w:author="Jane Shaw" w:date="2015-10-19T20:02:00Z">
        <w:r w:rsidRPr="00F31509" w:rsidDel="00586FD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refers to the degree of confidence in a particular element of the </w:t>
      </w:r>
      <w:del w:id="4908" w:author="Jane Shaw" w:date="2015-10-19T20:02:00Z">
        <w:r w:rsidRPr="00F31509" w:rsidDel="00586FDC">
          <w:rPr>
            <w:rFonts w:asciiTheme="majorBidi" w:hAnsiTheme="majorBidi" w:cstheme="majorBidi"/>
            <w:color w:val="000000" w:themeColor="text1"/>
            <w:lang w:val="en-GB"/>
          </w:rPr>
          <w:delText>food balance sheet</w:delText>
        </w:r>
      </w:del>
      <w:ins w:id="4909" w:author="Jane Shaw" w:date="2015-10-19T20:02:00Z">
        <w:r w:rsidR="00586FDC">
          <w:rPr>
            <w:rFonts w:asciiTheme="majorBidi" w:hAnsiTheme="majorBidi" w:cstheme="majorBidi"/>
            <w:color w:val="000000" w:themeColor="text1"/>
            <w:lang w:val="en-GB"/>
          </w:rPr>
          <w:t>FBS</w:t>
        </w:r>
      </w:ins>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F75238">
        <w:rPr>
          <w:rFonts w:asciiTheme="majorBidi" w:hAnsiTheme="majorBidi" w:cstheme="majorBidi"/>
          <w:color w:val="000000" w:themeColor="text1"/>
          <w:lang w:val="en-GB"/>
        </w:rPr>
        <w:t xml:space="preserve">It should also be noted </w:t>
      </w:r>
      <w:del w:id="4910" w:author="Jane Shaw" w:date="2015-10-19T20:02:00Z">
        <w:r w:rsidR="00F75238" w:rsidDel="00586FDC">
          <w:rPr>
            <w:rFonts w:asciiTheme="majorBidi" w:hAnsiTheme="majorBidi" w:cstheme="majorBidi"/>
            <w:color w:val="000000" w:themeColor="text1"/>
            <w:lang w:val="en-GB"/>
          </w:rPr>
          <w:delText xml:space="preserve">here </w:delText>
        </w:r>
      </w:del>
      <w:r w:rsidR="00F75238">
        <w:rPr>
          <w:rFonts w:asciiTheme="majorBidi" w:hAnsiTheme="majorBidi" w:cstheme="majorBidi"/>
          <w:color w:val="000000" w:themeColor="text1"/>
          <w:lang w:val="en-GB"/>
        </w:rPr>
        <w:t xml:space="preserve">that this approach does not change official data as </w:t>
      </w:r>
      <w:del w:id="4911" w:author="Jane Shaw" w:date="2015-10-19T20:02:00Z">
        <w:r w:rsidR="00F75238" w:rsidDel="00586FDC">
          <w:rPr>
            <w:rFonts w:asciiTheme="majorBidi" w:hAnsiTheme="majorBidi" w:cstheme="majorBidi"/>
            <w:color w:val="000000" w:themeColor="text1"/>
            <w:lang w:val="en-GB"/>
          </w:rPr>
          <w:delText xml:space="preserve">we assume that </w:delText>
        </w:r>
      </w:del>
      <w:r w:rsidR="00F75238">
        <w:rPr>
          <w:rFonts w:asciiTheme="majorBidi" w:hAnsiTheme="majorBidi" w:cstheme="majorBidi"/>
          <w:color w:val="000000" w:themeColor="text1"/>
          <w:lang w:val="en-GB"/>
        </w:rPr>
        <w:t xml:space="preserve">official data </w:t>
      </w:r>
      <w:del w:id="4912" w:author="Jane Shaw" w:date="2015-10-19T20:02:00Z">
        <w:r w:rsidR="00F75238" w:rsidDel="00586FDC">
          <w:rPr>
            <w:rFonts w:asciiTheme="majorBidi" w:hAnsiTheme="majorBidi" w:cstheme="majorBidi"/>
            <w:color w:val="000000" w:themeColor="text1"/>
            <w:lang w:val="en-GB"/>
          </w:rPr>
          <w:delText xml:space="preserve">has </w:delText>
        </w:r>
      </w:del>
      <w:ins w:id="4913" w:author="Jane Shaw" w:date="2015-10-19T20:02:00Z">
        <w:r w:rsidR="00586FDC">
          <w:rPr>
            <w:rFonts w:asciiTheme="majorBidi" w:hAnsiTheme="majorBidi" w:cstheme="majorBidi"/>
            <w:color w:val="000000" w:themeColor="text1"/>
            <w:lang w:val="en-GB"/>
          </w:rPr>
          <w:t xml:space="preserve">are assumed to have </w:t>
        </w:r>
      </w:ins>
      <w:r w:rsidR="00F75238">
        <w:rPr>
          <w:rFonts w:asciiTheme="majorBidi" w:hAnsiTheme="majorBidi" w:cstheme="majorBidi"/>
          <w:color w:val="000000" w:themeColor="text1"/>
          <w:lang w:val="en-GB"/>
        </w:rPr>
        <w:t>a measurement error of zero.</w:t>
      </w:r>
    </w:p>
    <w:p w14:paraId="2BA7A53A" w14:textId="60374DC2"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w:t>
      </w:r>
      <w:del w:id="4914" w:author="Jane Shaw" w:date="2015-10-19T20:11:00Z">
        <w:r w:rsidRPr="00F31509" w:rsidDel="001F1B90">
          <w:rPr>
            <w:rFonts w:asciiTheme="majorBidi" w:hAnsiTheme="majorBidi" w:cstheme="majorBidi"/>
            <w:color w:val="000000" w:themeColor="text1"/>
            <w:lang w:val="en-GB"/>
          </w:rPr>
          <w:delText xml:space="preserve">is </w:delText>
        </w:r>
      </w:del>
      <w:ins w:id="4915" w:author="Jane Shaw" w:date="2015-10-19T20:11:00Z">
        <w:r w:rsidR="001F1B90">
          <w:rPr>
            <w:rFonts w:asciiTheme="majorBidi" w:hAnsiTheme="majorBidi" w:cstheme="majorBidi"/>
            <w:color w:val="000000" w:themeColor="text1"/>
            <w:lang w:val="en-GB"/>
          </w:rPr>
          <w:t xml:space="preserve">does </w:t>
        </w:r>
      </w:ins>
      <w:r w:rsidRPr="00F31509">
        <w:rPr>
          <w:rFonts w:asciiTheme="majorBidi" w:hAnsiTheme="majorBidi" w:cstheme="majorBidi"/>
          <w:color w:val="000000" w:themeColor="text1"/>
          <w:lang w:val="en-GB"/>
        </w:rPr>
        <w:t>no</w:t>
      </w:r>
      <w:ins w:id="4916" w:author="Jane Shaw" w:date="2015-10-19T20:11:00Z">
        <w:r w:rsidR="001F1B90">
          <w:rPr>
            <w:rFonts w:asciiTheme="majorBidi" w:hAnsiTheme="majorBidi" w:cstheme="majorBidi"/>
            <w:color w:val="000000" w:themeColor="text1"/>
            <w:lang w:val="en-GB"/>
          </w:rPr>
          <w:t>t</w:t>
        </w:r>
      </w:ins>
      <w:r w:rsidRPr="00F31509">
        <w:rPr>
          <w:rFonts w:asciiTheme="majorBidi" w:hAnsiTheme="majorBidi" w:cstheme="majorBidi"/>
          <w:color w:val="000000" w:themeColor="text1"/>
          <w:lang w:val="en-GB"/>
        </w:rPr>
        <w:t xml:space="preserve"> guarant</w:t>
      </w:r>
      <w:ins w:id="4917" w:author="Jane Shaw" w:date="2015-10-19T20:10:00Z">
        <w:r w:rsidR="001F1B90">
          <w:rPr>
            <w:rFonts w:asciiTheme="majorBidi" w:hAnsiTheme="majorBidi" w:cstheme="majorBidi"/>
            <w:color w:val="000000" w:themeColor="text1"/>
            <w:lang w:val="en-GB"/>
          </w:rPr>
          <w:t>ee</w:t>
        </w:r>
      </w:ins>
      <w:del w:id="4918" w:author="Jane Shaw" w:date="2015-10-19T20:10:00Z">
        <w:r w:rsidRPr="00F31509" w:rsidDel="001F1B90">
          <w:rPr>
            <w:rFonts w:asciiTheme="majorBidi" w:hAnsiTheme="majorBidi" w:cstheme="majorBidi"/>
            <w:color w:val="000000" w:themeColor="text1"/>
            <w:lang w:val="en-GB"/>
          </w:rPr>
          <w:delText>or</w:delText>
        </w:r>
      </w:del>
      <w:r w:rsidRPr="00F31509">
        <w:rPr>
          <w:rFonts w:asciiTheme="majorBidi" w:hAnsiTheme="majorBidi" w:cstheme="majorBidi"/>
          <w:color w:val="000000" w:themeColor="text1"/>
          <w:lang w:val="en-GB"/>
        </w:rPr>
        <w:t xml:space="preserve"> </w:t>
      </w:r>
      <w:del w:id="4919" w:author="Jane Shaw" w:date="2015-10-19T20:11:00Z">
        <w:r w:rsidRPr="00F31509" w:rsidDel="001F1B90">
          <w:rPr>
            <w:rFonts w:asciiTheme="majorBidi" w:hAnsiTheme="majorBidi" w:cstheme="majorBidi"/>
            <w:color w:val="000000" w:themeColor="text1"/>
            <w:lang w:val="en-GB"/>
          </w:rPr>
          <w:delText xml:space="preserve">for </w:delText>
        </w:r>
      </w:del>
      <w:r w:rsidRPr="00F31509">
        <w:rPr>
          <w:rFonts w:asciiTheme="majorBidi" w:hAnsiTheme="majorBidi" w:cstheme="majorBidi"/>
          <w:color w:val="000000" w:themeColor="text1"/>
          <w:lang w:val="en-GB"/>
        </w:rPr>
        <w:t xml:space="preserve">a balanced identity of supply and demand. If measurement errors are too small, and if </w:t>
      </w:r>
      <w:del w:id="4920" w:author="Jane Shaw" w:date="2015-10-19T20:11:00Z">
        <w:r w:rsidRPr="00F31509" w:rsidDel="001F1B90">
          <w:rPr>
            <w:rFonts w:asciiTheme="majorBidi" w:hAnsiTheme="majorBidi" w:cstheme="majorBidi"/>
            <w:color w:val="000000" w:themeColor="text1"/>
            <w:lang w:val="en-GB"/>
          </w:rPr>
          <w:delText xml:space="preserve">too </w:delText>
        </w:r>
      </w:del>
      <w:ins w:id="4921" w:author="Jane Shaw" w:date="2015-10-19T20:11:00Z">
        <w:r w:rsidR="001F1B90">
          <w:rPr>
            <w:rFonts w:asciiTheme="majorBidi" w:hAnsiTheme="majorBidi" w:cstheme="majorBidi"/>
            <w:color w:val="000000" w:themeColor="text1"/>
            <w:lang w:val="en-GB"/>
          </w:rPr>
          <w:t>over</w:t>
        </w:r>
      </w:ins>
      <w:r w:rsidRPr="00F31509">
        <w:rPr>
          <w:rFonts w:asciiTheme="majorBidi" w:hAnsiTheme="majorBidi" w:cstheme="majorBidi"/>
          <w:color w:val="000000" w:themeColor="text1"/>
          <w:lang w:val="en-GB"/>
        </w:rPr>
        <w:t xml:space="preserve">stringent bounds are placed on too many elements, the identity may not be solvable. Conversely, if the bounds are large, the identity </w:t>
      </w:r>
      <w:del w:id="4922" w:author="Jane Shaw" w:date="2015-10-19T20:11:00Z">
        <w:r w:rsidRPr="00F31509" w:rsidDel="001F1B90">
          <w:rPr>
            <w:rFonts w:asciiTheme="majorBidi" w:hAnsiTheme="majorBidi" w:cstheme="majorBidi"/>
            <w:color w:val="000000" w:themeColor="text1"/>
            <w:lang w:val="en-GB"/>
          </w:rPr>
          <w:delText xml:space="preserve">has </w:delText>
        </w:r>
      </w:del>
      <w:ins w:id="4923" w:author="Jane Shaw" w:date="2015-10-19T20:11:00Z">
        <w:r w:rsidR="001F1B90">
          <w:rPr>
            <w:rFonts w:asciiTheme="majorBidi" w:hAnsiTheme="majorBidi" w:cstheme="majorBidi"/>
            <w:color w:val="000000" w:themeColor="text1"/>
            <w:lang w:val="en-GB"/>
          </w:rPr>
          <w:t xml:space="preserve">will have </w:t>
        </w:r>
      </w:ins>
      <w:r w:rsidRPr="00F31509">
        <w:rPr>
          <w:rFonts w:asciiTheme="majorBidi" w:hAnsiTheme="majorBidi" w:cstheme="majorBidi"/>
          <w:color w:val="000000" w:themeColor="text1"/>
          <w:lang w:val="en-GB"/>
        </w:rPr>
        <w:t xml:space="preserve">multiple or </w:t>
      </w:r>
      <w:del w:id="4924" w:author="Jane Shaw" w:date="2015-10-19T20:11:00Z">
        <w:r w:rsidRPr="00F31509" w:rsidDel="001F1B90">
          <w:rPr>
            <w:rFonts w:asciiTheme="majorBidi" w:hAnsiTheme="majorBidi" w:cstheme="majorBidi"/>
            <w:color w:val="000000" w:themeColor="text1"/>
            <w:lang w:val="en-GB"/>
          </w:rPr>
          <w:delText xml:space="preserve">indeed </w:delText>
        </w:r>
      </w:del>
      <w:ins w:id="4925" w:author="Jane Shaw" w:date="2015-10-19T20:11:00Z">
        <w:r w:rsidR="001F1B90">
          <w:rPr>
            <w:rFonts w:asciiTheme="majorBidi" w:hAnsiTheme="majorBidi" w:cstheme="majorBidi"/>
            <w:color w:val="000000" w:themeColor="text1"/>
            <w:lang w:val="en-GB"/>
          </w:rPr>
          <w:t xml:space="preserve">even </w:t>
        </w:r>
      </w:ins>
      <w:r w:rsidRPr="00F31509">
        <w:rPr>
          <w:rFonts w:asciiTheme="majorBidi" w:hAnsiTheme="majorBidi" w:cstheme="majorBidi"/>
          <w:color w:val="000000" w:themeColor="text1"/>
          <w:lang w:val="en-GB"/>
        </w:rPr>
        <w:t xml:space="preserve">infinitely many solutions. If many solutions are possible, the next step is to single out the best possible solution. </w:t>
      </w:r>
    </w:p>
    <w:p w14:paraId="597A68F4" w14:textId="2A885333" w:rsidR="004F65E4" w:rsidRPr="00F31509" w:rsidRDefault="004F65E4" w:rsidP="004F65E4">
      <w:pPr>
        <w:jc w:val="both"/>
        <w:rPr>
          <w:rFonts w:asciiTheme="majorBidi" w:hAnsiTheme="majorBidi" w:cstheme="majorBidi"/>
          <w:color w:val="000000" w:themeColor="text1"/>
          <w:lang w:val="en-GB"/>
        </w:rPr>
      </w:pPr>
      <w:del w:id="4926" w:author="Jane Shaw" w:date="2015-10-19T20:11:00Z">
        <w:r w:rsidRPr="00F31509" w:rsidDel="001F1B90">
          <w:rPr>
            <w:rFonts w:asciiTheme="majorBidi" w:eastAsia="Times New Roman" w:hAnsiTheme="majorBidi" w:cstheme="majorBidi"/>
            <w:color w:val="000000" w:themeColor="text1"/>
            <w:lang w:val="en-GB"/>
          </w:rPr>
          <w:delText xml:space="preserve">For </w:delText>
        </w:r>
      </w:del>
      <w:ins w:id="4927" w:author="Jane Shaw" w:date="2015-10-19T20:11:00Z">
        <w:r w:rsidR="001F1B90">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the new balancing mechanism, the </w:t>
      </w:r>
      <w:del w:id="4928" w:author="Jane Shaw" w:date="2015-10-19T20:12:00Z">
        <w:r w:rsidRPr="00F31509" w:rsidDel="001F1B90">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best</w:t>
      </w:r>
      <w:del w:id="4929" w:author="Jane Shaw" w:date="2015-10-19T20:12:00Z">
        <w:r w:rsidRPr="00F31509" w:rsidDel="001F1B90">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solution is defined as the one that provides the combination of variables with the highest aggregate </w:t>
      </w:r>
      <w:del w:id="4930" w:author="Jane Shaw" w:date="2015-10-19T20:12:00Z">
        <w:r w:rsidR="00F35597" w:rsidRPr="00F31509" w:rsidDel="001F1B90">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probability</w:t>
      </w:r>
      <w:del w:id="4931" w:author="Jane Shaw" w:date="2015-10-19T20:12:00Z">
        <w:r w:rsidR="00F35597" w:rsidRPr="00F31509" w:rsidDel="001F1B90">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ins w:id="4932" w:author="Jane Shaw" w:date="2015-10-19T20:12:00Z">
        <w:r w:rsidR="001F1B90">
          <w:rPr>
            <w:rFonts w:asciiTheme="majorBidi" w:eastAsia="Times New Roman" w:hAnsiTheme="majorBidi" w:cstheme="majorBidi"/>
            <w:color w:val="000000" w:themeColor="text1"/>
            <w:lang w:val="en-GB"/>
          </w:rPr>
          <w:t xml:space="preserve"> –</w:t>
        </w:r>
      </w:ins>
      <w:del w:id="4933" w:author="Jane Shaw" w:date="2015-10-19T20:12:00Z">
        <w:r w:rsidRPr="00F31509" w:rsidDel="001F1B90">
          <w:rPr>
            <w:rFonts w:asciiTheme="majorBidi" w:eastAsia="Times New Roman" w:hAnsiTheme="majorBidi" w:cstheme="majorBidi"/>
            <w:color w:val="000000" w:themeColor="text1"/>
            <w:lang w:val="en-GB"/>
          </w:rPr>
          <w:delText xml:space="preserve">, </w:delText>
        </w:r>
      </w:del>
      <w:ins w:id="4934" w:author="Jane Shaw" w:date="2015-10-19T20:12:00Z">
        <w:r w:rsidR="001F1B90">
          <w:rPr>
            <w:rFonts w:asciiTheme="majorBidi" w:eastAsia="Times New Roman" w:hAnsiTheme="majorBidi" w:cstheme="majorBidi"/>
            <w:color w:val="000000" w:themeColor="text1"/>
            <w:lang w:val="en-GB"/>
          </w:rPr>
          <w:t xml:space="preserve"> </w:t>
        </w:r>
      </w:ins>
      <w:del w:id="4935" w:author="Jane Shaw" w:date="2015-10-19T20:12:00Z">
        <w:r w:rsidRPr="00F31509" w:rsidDel="001F1B90">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 xml:space="preserve">a process that selects the combination </w:t>
      </w:r>
      <w:del w:id="4936" w:author="Jane Shaw" w:date="2015-10-19T20:12:00Z">
        <w:r w:rsidRPr="00F31509" w:rsidDel="001F1B90">
          <w:rPr>
            <w:rFonts w:asciiTheme="majorBidi" w:eastAsia="Times New Roman" w:hAnsiTheme="majorBidi" w:cstheme="majorBidi"/>
            <w:color w:val="000000" w:themeColor="text1"/>
            <w:lang w:val="en-GB"/>
          </w:rPr>
          <w:delText xml:space="preserve">where </w:delText>
        </w:r>
      </w:del>
      <w:ins w:id="4937" w:author="Jane Shaw" w:date="2015-10-19T20:12:00Z">
        <w:r w:rsidR="001F1B90">
          <w:rPr>
            <w:rFonts w:asciiTheme="majorBidi" w:eastAsia="Times New Roman" w:hAnsiTheme="majorBidi" w:cstheme="majorBidi"/>
            <w:color w:val="000000" w:themeColor="text1"/>
            <w:lang w:val="en-GB"/>
          </w:rPr>
          <w:t xml:space="preserve">in which </w:t>
        </w:r>
      </w:ins>
      <w:r w:rsidRPr="00F31509">
        <w:rPr>
          <w:rFonts w:asciiTheme="majorBidi" w:eastAsia="Times New Roman" w:hAnsiTheme="majorBidi" w:cstheme="majorBidi"/>
          <w:color w:val="000000" w:themeColor="text1"/>
          <w:lang w:val="en-GB"/>
        </w:rPr>
        <w:t>the product of all likelihoods has a maximum value</w:t>
      </w:r>
      <w:ins w:id="4938" w:author="Jane Shaw" w:date="2015-10-19T20:16:00Z">
        <w:r w:rsidR="00647E4E">
          <w:rPr>
            <w:rFonts w:asciiTheme="majorBidi" w:eastAsia="Times New Roman" w:hAnsiTheme="majorBidi" w:cstheme="majorBidi"/>
            <w:color w:val="000000" w:themeColor="text1"/>
            <w:lang w:val="en-GB"/>
          </w:rPr>
          <w:t>:</w:t>
        </w:r>
      </w:ins>
      <w:del w:id="4939" w:author="Jane Shaw" w:date="2015-10-19T20:16:00Z">
        <w:r w:rsidRPr="00F31509" w:rsidDel="00647E4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p>
    <w:p w14:paraId="48192C09" w14:textId="3526B327" w:rsidR="004F65E4" w:rsidRPr="00F31509" w:rsidRDefault="00D13E0A"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1F1B90" w:rsidRPr="00F31509">
        <w:rPr>
          <w:rFonts w:asciiTheme="majorBidi" w:hAnsiTheme="majorBidi" w:cstheme="majorBidi"/>
          <w:color w:val="000000" w:themeColor="text1"/>
          <w:szCs w:val="24"/>
          <w:lang w:val="en-GB"/>
        </w:rPr>
        <w:t xml:space="preserve">equation </w:t>
      </w:r>
      <w:r w:rsidR="003D789C"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4</w:t>
      </w:r>
      <w:r w:rsidR="003D789C"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08BB357B" w14:textId="0B77749C" w:rsidR="004F65E4" w:rsidRPr="0013404F" w:rsidRDefault="004F65E4" w:rsidP="004F65E4">
      <w:pPr>
        <w:jc w:val="both"/>
        <w:rPr>
          <w:rFonts w:asciiTheme="majorBidi" w:hAnsiTheme="majorBidi" w:cstheme="majorBidi"/>
          <w:color w:val="000000" w:themeColor="text1"/>
          <w:lang w:val="en-GB"/>
          <w:rPrChange w:id="4940" w:author="Jane Shaw" w:date="2015-11-07T18:54:00Z">
            <w:rPr>
              <w:rFonts w:asciiTheme="majorBidi" w:hAnsiTheme="majorBidi" w:cstheme="majorBidi"/>
              <w:color w:val="000000" w:themeColor="text1"/>
              <w:lang w:val="en-GB"/>
            </w:rPr>
          </w:rPrChange>
        </w:rPr>
      </w:pPr>
      <w:r w:rsidRPr="0013404F">
        <w:rPr>
          <w:rFonts w:asciiTheme="majorBidi" w:hAnsiTheme="majorBidi" w:cstheme="majorBidi"/>
          <w:color w:val="000000" w:themeColor="text1"/>
          <w:lang w:val="en-GB"/>
          <w:rPrChange w:id="4941" w:author="Jane Shaw" w:date="2015-11-07T18:54:00Z">
            <w:rPr>
              <w:rFonts w:asciiTheme="majorBidi" w:hAnsiTheme="majorBidi" w:cstheme="majorBidi"/>
              <w:color w:val="000000" w:themeColor="text1"/>
              <w:lang w:val="en-GB"/>
            </w:rPr>
          </w:rPrChange>
        </w:rPr>
        <w:t xml:space="preserve">where </w:t>
      </w:r>
      <m:oMath>
        <m:sSub>
          <m:sSubPr>
            <m:ctrlPr>
              <w:rPr>
                <w:rFonts w:ascii="Cambria Math" w:hAnsi="Cambria Math" w:cstheme="majorBidi"/>
                <w:i/>
                <w:color w:val="000000" w:themeColor="text1"/>
                <w:lang w:val="en-GB"/>
                <w:rPrChange w:id="4942" w:author="Jane Shaw" w:date="2015-11-07T18:54: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943" w:author="Jane Shaw" w:date="2015-11-07T18:54:00Z">
                  <w:rPr>
                    <w:rFonts w:ascii="Cambria Math" w:hAnsi="Cambria Math" w:cstheme="majorBidi"/>
                    <w:color w:val="000000" w:themeColor="text1"/>
                    <w:lang w:val="en-GB"/>
                  </w:rPr>
                </w:rPrChange>
              </w:rPr>
              <m:t>Obj</m:t>
            </m:r>
          </m:e>
          <m:sub>
            <m:r>
              <w:rPr>
                <w:rFonts w:ascii="Cambria Math" w:hAnsi="Cambria Math" w:cstheme="majorBidi"/>
                <w:color w:val="000000" w:themeColor="text1"/>
                <w:lang w:val="en-GB"/>
                <w:rPrChange w:id="4944" w:author="Jane Shaw" w:date="2015-11-07T18:54:00Z">
                  <w:rPr>
                    <w:rFonts w:ascii="Cambria Math" w:hAnsi="Cambria Math" w:cstheme="majorBidi"/>
                    <w:color w:val="000000" w:themeColor="text1"/>
                    <w:lang w:val="en-GB"/>
                  </w:rPr>
                </w:rPrChange>
              </w:rPr>
              <m:t>i</m:t>
            </m:r>
          </m:sub>
        </m:sSub>
      </m:oMath>
      <w:r w:rsidRPr="0013404F">
        <w:rPr>
          <w:rFonts w:asciiTheme="majorBidi" w:hAnsiTheme="majorBidi" w:cstheme="majorBidi"/>
          <w:color w:val="000000" w:themeColor="text1"/>
          <w:lang w:val="en-GB"/>
          <w:rPrChange w:id="4945" w:author="Jane Shaw" w:date="2015-11-07T18:54:00Z">
            <w:rPr>
              <w:rFonts w:asciiTheme="majorBidi" w:hAnsiTheme="majorBidi" w:cstheme="majorBidi"/>
              <w:color w:val="000000" w:themeColor="text1"/>
              <w:lang w:val="en-GB"/>
            </w:rPr>
          </w:rPrChange>
        </w:rPr>
        <w:t xml:space="preserve"> is the objective function for the </w:t>
      </w:r>
      <m:oMath>
        <m:r>
          <w:rPr>
            <w:rFonts w:ascii="Cambria Math" w:hAnsi="Cambria Math" w:cstheme="majorBidi"/>
            <w:color w:val="000000" w:themeColor="text1"/>
            <w:lang w:val="en-GB"/>
            <w:rPrChange w:id="4946" w:author="Jane Shaw" w:date="2015-11-07T18:54:00Z">
              <w:rPr>
                <w:rFonts w:ascii="Cambria Math" w:hAnsi="Cambria Math" w:cstheme="majorBidi"/>
                <w:color w:val="000000" w:themeColor="text1"/>
                <w:lang w:val="en-GB"/>
              </w:rPr>
            </w:rPrChange>
          </w:rPr>
          <m:t>i</m:t>
        </m:r>
      </m:oMath>
      <w:r w:rsidRPr="0013404F">
        <w:rPr>
          <w:rFonts w:asciiTheme="majorBidi" w:hAnsiTheme="majorBidi" w:cstheme="majorBidi"/>
          <w:color w:val="000000" w:themeColor="text1"/>
          <w:lang w:val="en-GB"/>
          <w:rPrChange w:id="4947" w:author="Jane Shaw" w:date="2015-11-07T18:54:00Z">
            <w:rPr>
              <w:rFonts w:asciiTheme="majorBidi" w:hAnsiTheme="majorBidi" w:cstheme="majorBidi"/>
              <w:color w:val="000000" w:themeColor="text1"/>
              <w:lang w:val="en-GB"/>
            </w:rPr>
          </w:rPrChange>
        </w:rPr>
        <w:t xml:space="preserve">th country, </w:t>
      </w:r>
      <m:oMath>
        <m:sSub>
          <m:sSubPr>
            <m:ctrlPr>
              <w:rPr>
                <w:rFonts w:ascii="Cambria Math" w:hAnsi="Cambria Math" w:cstheme="majorBidi"/>
                <w:i/>
                <w:color w:val="000000" w:themeColor="text1"/>
                <w:lang w:val="en-GB"/>
                <w:rPrChange w:id="4948" w:author="Jane Shaw" w:date="2015-11-07T18:54: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949" w:author="Jane Shaw" w:date="2015-11-07T18:54:00Z">
                  <w:rPr>
                    <w:rFonts w:ascii="Cambria Math" w:hAnsi="Cambria Math" w:cstheme="majorBidi"/>
                    <w:color w:val="000000" w:themeColor="text1"/>
                    <w:lang w:val="en-GB"/>
                  </w:rPr>
                </w:rPrChange>
              </w:rPr>
              <m:t>f</m:t>
            </m:r>
          </m:e>
          <m:sub>
            <m:r>
              <w:rPr>
                <w:rFonts w:ascii="Cambria Math" w:hAnsi="Cambria Math" w:cstheme="majorBidi"/>
                <w:color w:val="000000" w:themeColor="text1"/>
                <w:lang w:val="en-GB"/>
                <w:rPrChange w:id="4950" w:author="Jane Shaw" w:date="2015-11-07T18:54:00Z">
                  <w:rPr>
                    <w:rFonts w:ascii="Cambria Math" w:hAnsi="Cambria Math" w:cstheme="majorBidi"/>
                    <w:color w:val="000000" w:themeColor="text1"/>
                    <w:lang w:val="en-GB"/>
                  </w:rPr>
                </w:rPrChange>
              </w:rPr>
              <m:t>j</m:t>
            </m:r>
          </m:sub>
        </m:sSub>
      </m:oMath>
      <w:r w:rsidRPr="0013404F">
        <w:rPr>
          <w:rFonts w:asciiTheme="majorBidi" w:hAnsiTheme="majorBidi" w:cstheme="majorBidi"/>
          <w:color w:val="000000" w:themeColor="text1"/>
          <w:lang w:val="en-GB"/>
          <w:rPrChange w:id="4951" w:author="Jane Shaw" w:date="2015-11-07T18:54:00Z">
            <w:rPr>
              <w:rFonts w:asciiTheme="majorBidi" w:hAnsiTheme="majorBidi" w:cstheme="majorBidi"/>
              <w:color w:val="000000" w:themeColor="text1"/>
              <w:lang w:val="en-GB"/>
            </w:rPr>
          </w:rPrChange>
        </w:rPr>
        <w:t xml:space="preserve"> is the density for the </w:t>
      </w:r>
      <m:oMath>
        <m:r>
          <w:rPr>
            <w:rFonts w:ascii="Cambria Math" w:hAnsi="Cambria Math" w:cstheme="majorBidi"/>
            <w:color w:val="000000" w:themeColor="text1"/>
            <w:lang w:val="en-GB"/>
            <w:rPrChange w:id="4952" w:author="Jane Shaw" w:date="2015-11-07T18:54:00Z">
              <w:rPr>
                <w:rFonts w:ascii="Cambria Math" w:hAnsi="Cambria Math" w:cstheme="majorBidi"/>
                <w:color w:val="000000" w:themeColor="text1"/>
                <w:lang w:val="en-GB"/>
              </w:rPr>
            </w:rPrChange>
          </w:rPr>
          <m:t>j</m:t>
        </m:r>
      </m:oMath>
      <w:r w:rsidRPr="0013404F">
        <w:rPr>
          <w:rFonts w:asciiTheme="majorBidi" w:hAnsiTheme="majorBidi" w:cstheme="majorBidi"/>
          <w:color w:val="000000" w:themeColor="text1"/>
          <w:lang w:val="en-GB"/>
          <w:rPrChange w:id="4953" w:author="Jane Shaw" w:date="2015-11-07T18:54:00Z">
            <w:rPr>
              <w:rFonts w:asciiTheme="majorBidi" w:hAnsiTheme="majorBidi" w:cstheme="majorBidi"/>
              <w:color w:val="000000" w:themeColor="text1"/>
              <w:lang w:val="en-GB"/>
            </w:rPr>
          </w:rPrChange>
        </w:rPr>
        <w:t>th element of the balance (</w:t>
      </w:r>
      <w:del w:id="4954" w:author="Jane Shaw" w:date="2015-10-19T20:13:00Z">
        <w:r w:rsidRPr="0013404F" w:rsidDel="001F1B90">
          <w:rPr>
            <w:rFonts w:asciiTheme="majorBidi" w:hAnsiTheme="majorBidi" w:cstheme="majorBidi"/>
            <w:color w:val="000000" w:themeColor="text1"/>
            <w:lang w:val="en-GB"/>
            <w:rPrChange w:id="4955" w:author="Jane Shaw" w:date="2015-11-07T18:54:00Z">
              <w:rPr>
                <w:rFonts w:asciiTheme="majorBidi" w:hAnsiTheme="majorBidi" w:cstheme="majorBidi"/>
                <w:color w:val="000000" w:themeColor="text1"/>
                <w:lang w:val="en-GB"/>
              </w:rPr>
            </w:rPrChange>
          </w:rPr>
          <w:delText xml:space="preserve">i.e. </w:delText>
        </w:r>
      </w:del>
      <w:r w:rsidRPr="0013404F">
        <w:rPr>
          <w:rFonts w:asciiTheme="majorBidi" w:hAnsiTheme="majorBidi" w:cstheme="majorBidi"/>
          <w:color w:val="000000" w:themeColor="text1"/>
          <w:lang w:val="en-GB"/>
          <w:rPrChange w:id="4956" w:author="Jane Shaw" w:date="2015-11-07T18:54:00Z">
            <w:rPr>
              <w:rFonts w:asciiTheme="majorBidi" w:hAnsiTheme="majorBidi" w:cstheme="majorBidi"/>
              <w:color w:val="000000" w:themeColor="text1"/>
              <w:lang w:val="en-GB"/>
            </w:rPr>
          </w:rPrChange>
        </w:rPr>
        <w:t>production, imports, etc.)</w:t>
      </w:r>
      <w:ins w:id="4957" w:author="Jane Shaw" w:date="2015-10-19T20:14:00Z">
        <w:r w:rsidR="001F1B90" w:rsidRPr="0013404F">
          <w:rPr>
            <w:rFonts w:asciiTheme="majorBidi" w:hAnsiTheme="majorBidi" w:cstheme="majorBidi"/>
            <w:color w:val="000000" w:themeColor="text1"/>
            <w:lang w:val="en-GB"/>
            <w:rPrChange w:id="4958" w:author="Jane Shaw" w:date="2015-11-07T18:54:00Z">
              <w:rPr>
                <w:rFonts w:asciiTheme="majorBidi" w:hAnsiTheme="majorBidi" w:cstheme="majorBidi"/>
                <w:color w:val="000000" w:themeColor="text1"/>
                <w:sz w:val="20"/>
                <w:szCs w:val="20"/>
                <w:lang w:val="en-GB"/>
              </w:rPr>
            </w:rPrChange>
          </w:rPr>
          <w:t>,</w:t>
        </w:r>
      </w:ins>
      <w:r w:rsidRPr="0013404F">
        <w:rPr>
          <w:rFonts w:asciiTheme="majorBidi" w:hAnsiTheme="majorBidi" w:cstheme="majorBidi"/>
          <w:color w:val="000000" w:themeColor="text1"/>
          <w:lang w:val="en-GB"/>
          <w:rPrChange w:id="4959" w:author="Jane Shaw" w:date="2015-11-07T18:54:00Z">
            <w:rPr>
              <w:rFonts w:asciiTheme="majorBidi" w:hAnsiTheme="majorBidi" w:cstheme="majorBidi"/>
              <w:color w:val="000000" w:themeColor="text1"/>
              <w:lang w:val="en-GB"/>
            </w:rPr>
          </w:rPrChange>
        </w:rPr>
        <w:t xml:space="preserve"> and </w:t>
      </w:r>
      <m:oMath>
        <m:sSub>
          <m:sSubPr>
            <m:ctrlPr>
              <w:rPr>
                <w:rFonts w:ascii="Cambria Math" w:hAnsi="Cambria Math" w:cstheme="majorBidi"/>
                <w:i/>
                <w:color w:val="000000" w:themeColor="text1"/>
                <w:lang w:val="en-GB"/>
                <w:rPrChange w:id="4960" w:author="Jane Shaw" w:date="2015-11-07T18:54: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961" w:author="Jane Shaw" w:date="2015-11-07T18:54:00Z">
                  <w:rPr>
                    <w:rFonts w:ascii="Cambria Math" w:hAnsi="Cambria Math" w:cstheme="majorBidi"/>
                    <w:color w:val="000000" w:themeColor="text1"/>
                    <w:lang w:val="en-GB"/>
                  </w:rPr>
                </w:rPrChange>
              </w:rPr>
              <m:t>x</m:t>
            </m:r>
          </m:e>
          <m:sub>
            <m:r>
              <w:rPr>
                <w:rFonts w:ascii="Cambria Math" w:hAnsi="Cambria Math" w:cstheme="majorBidi"/>
                <w:color w:val="000000" w:themeColor="text1"/>
                <w:lang w:val="en-GB"/>
                <w:rPrChange w:id="4962" w:author="Jane Shaw" w:date="2015-11-07T18:54:00Z">
                  <w:rPr>
                    <w:rFonts w:ascii="Cambria Math" w:hAnsi="Cambria Math" w:cstheme="majorBidi"/>
                    <w:color w:val="000000" w:themeColor="text1"/>
                    <w:lang w:val="en-GB"/>
                  </w:rPr>
                </w:rPrChange>
              </w:rPr>
              <m:t>j</m:t>
            </m:r>
          </m:sub>
        </m:sSub>
      </m:oMath>
      <w:r w:rsidRPr="0013404F">
        <w:rPr>
          <w:rFonts w:asciiTheme="majorBidi" w:hAnsiTheme="majorBidi" w:cstheme="majorBidi"/>
          <w:color w:val="000000" w:themeColor="text1"/>
          <w:lang w:val="en-GB"/>
          <w:rPrChange w:id="4963" w:author="Jane Shaw" w:date="2015-11-07T18:54:00Z">
            <w:rPr>
              <w:rFonts w:asciiTheme="majorBidi" w:hAnsiTheme="majorBidi" w:cstheme="majorBidi"/>
              <w:color w:val="000000" w:themeColor="text1"/>
              <w:lang w:val="en-GB"/>
            </w:rPr>
          </w:rPrChange>
        </w:rPr>
        <w:t xml:space="preserve"> is the chosen value for this </w:t>
      </w:r>
      <m:oMath>
        <m:r>
          <w:rPr>
            <w:rFonts w:ascii="Cambria Math" w:hAnsi="Cambria Math" w:cstheme="majorBidi"/>
            <w:color w:val="000000" w:themeColor="text1"/>
            <w:lang w:val="en-GB"/>
            <w:rPrChange w:id="4964" w:author="Jane Shaw" w:date="2015-11-07T18:54:00Z">
              <w:rPr>
                <w:rFonts w:ascii="Cambria Math" w:hAnsi="Cambria Math" w:cstheme="majorBidi"/>
                <w:color w:val="000000" w:themeColor="text1"/>
                <w:lang w:val="en-GB"/>
              </w:rPr>
            </w:rPrChange>
          </w:rPr>
          <m:t>j</m:t>
        </m:r>
      </m:oMath>
      <w:r w:rsidRPr="0013404F">
        <w:rPr>
          <w:rFonts w:asciiTheme="majorBidi" w:hAnsiTheme="majorBidi" w:cstheme="majorBidi"/>
          <w:color w:val="000000" w:themeColor="text1"/>
          <w:lang w:val="en-GB"/>
          <w:rPrChange w:id="4965" w:author="Jane Shaw" w:date="2015-11-07T18:54:00Z">
            <w:rPr>
              <w:rFonts w:asciiTheme="majorBidi" w:hAnsiTheme="majorBidi" w:cstheme="majorBidi"/>
              <w:color w:val="000000" w:themeColor="text1"/>
              <w:lang w:val="en-GB"/>
            </w:rPr>
          </w:rPrChange>
        </w:rPr>
        <w:t>th element.</w:t>
      </w:r>
      <w:r w:rsidR="008568EC" w:rsidRPr="0013404F">
        <w:rPr>
          <w:rFonts w:asciiTheme="majorBidi" w:hAnsiTheme="majorBidi" w:cstheme="majorBidi"/>
          <w:color w:val="000000" w:themeColor="text1"/>
          <w:lang w:val="en-GB"/>
          <w:rPrChange w:id="4966" w:author="Jane Shaw" w:date="2015-11-07T18:54:00Z">
            <w:rPr>
              <w:rFonts w:asciiTheme="majorBidi" w:hAnsiTheme="majorBidi" w:cstheme="majorBidi"/>
              <w:color w:val="000000" w:themeColor="text1"/>
              <w:lang w:val="en-GB"/>
            </w:rPr>
          </w:rPrChange>
        </w:rPr>
        <w:t xml:space="preserve"> </w:t>
      </w:r>
      <w:r w:rsidRPr="0013404F">
        <w:rPr>
          <w:rFonts w:asciiTheme="majorBidi" w:hAnsiTheme="majorBidi" w:cstheme="majorBidi"/>
          <w:color w:val="000000" w:themeColor="text1"/>
          <w:lang w:val="en-GB"/>
          <w:rPrChange w:id="4967" w:author="Jane Shaw" w:date="2015-11-07T18:54:00Z">
            <w:rPr>
              <w:rFonts w:asciiTheme="majorBidi" w:hAnsiTheme="majorBidi" w:cstheme="majorBidi"/>
              <w:color w:val="000000" w:themeColor="text1"/>
              <w:lang w:val="en-GB"/>
            </w:rPr>
          </w:rPrChange>
        </w:rPr>
        <w:t xml:space="preserve">The </w:t>
      </w:r>
      <m:oMath>
        <m:sSub>
          <m:sSubPr>
            <m:ctrlPr>
              <w:rPr>
                <w:rFonts w:ascii="Cambria Math" w:hAnsi="Cambria Math" w:cstheme="majorBidi"/>
                <w:i/>
                <w:color w:val="000000" w:themeColor="text1"/>
                <w:lang w:val="en-GB"/>
                <w:rPrChange w:id="4968" w:author="Jane Shaw" w:date="2015-11-07T18:54:00Z">
                  <w:rPr>
                    <w:rFonts w:ascii="Cambria Math" w:hAnsi="Cambria Math" w:cstheme="majorBidi"/>
                    <w:i/>
                    <w:color w:val="000000" w:themeColor="text1"/>
                    <w:sz w:val="20"/>
                    <w:szCs w:val="20"/>
                    <w:lang w:val="en-GB"/>
                  </w:rPr>
                </w:rPrChange>
              </w:rPr>
            </m:ctrlPr>
          </m:sSubPr>
          <m:e>
            <m:r>
              <w:rPr>
                <w:rFonts w:ascii="Cambria Math" w:hAnsi="Cambria Math" w:cstheme="majorBidi"/>
                <w:color w:val="000000" w:themeColor="text1"/>
                <w:lang w:val="en-GB"/>
                <w:rPrChange w:id="4969" w:author="Jane Shaw" w:date="2015-11-07T18:54:00Z">
                  <w:rPr>
                    <w:rFonts w:ascii="Cambria Math" w:hAnsi="Cambria Math" w:cstheme="majorBidi"/>
                    <w:color w:val="000000" w:themeColor="text1"/>
                    <w:lang w:val="en-GB"/>
                  </w:rPr>
                </w:rPrChange>
              </w:rPr>
              <m:t>x</m:t>
            </m:r>
          </m:e>
          <m:sub>
            <m:r>
              <w:rPr>
                <w:rFonts w:ascii="Cambria Math" w:hAnsi="Cambria Math" w:cstheme="majorBidi"/>
                <w:color w:val="000000" w:themeColor="text1"/>
                <w:lang w:val="en-GB"/>
                <w:rPrChange w:id="4970" w:author="Jane Shaw" w:date="2015-11-07T18:54:00Z">
                  <w:rPr>
                    <w:rFonts w:ascii="Cambria Math" w:hAnsi="Cambria Math" w:cstheme="majorBidi"/>
                    <w:color w:val="000000" w:themeColor="text1"/>
                    <w:lang w:val="en-GB"/>
                  </w:rPr>
                </w:rPrChange>
              </w:rPr>
              <m:t>j</m:t>
            </m:r>
          </m:sub>
        </m:sSub>
      </m:oMath>
      <w:r w:rsidRPr="0013404F">
        <w:rPr>
          <w:rFonts w:asciiTheme="majorBidi" w:hAnsiTheme="majorBidi" w:cstheme="majorBidi"/>
          <w:color w:val="000000" w:themeColor="text1"/>
          <w:lang w:val="en-GB"/>
          <w:rPrChange w:id="4971" w:author="Jane Shaw" w:date="2015-11-07T18:54:00Z">
            <w:rPr>
              <w:rFonts w:asciiTheme="majorBidi" w:hAnsiTheme="majorBidi" w:cstheme="majorBidi"/>
              <w:color w:val="000000" w:themeColor="text1"/>
              <w:lang w:val="en-GB"/>
            </w:rPr>
          </w:rPrChange>
        </w:rPr>
        <w:t xml:space="preserve"> are chosen </w:t>
      </w:r>
      <w:del w:id="4972" w:author="Jane Shaw" w:date="2015-10-19T20:14:00Z">
        <w:r w:rsidRPr="0013404F" w:rsidDel="00647E4E">
          <w:rPr>
            <w:rFonts w:asciiTheme="majorBidi" w:hAnsiTheme="majorBidi" w:cstheme="majorBidi"/>
            <w:color w:val="000000" w:themeColor="text1"/>
            <w:lang w:val="en-GB"/>
            <w:rPrChange w:id="4973" w:author="Jane Shaw" w:date="2015-11-07T18:54:00Z">
              <w:rPr>
                <w:rFonts w:asciiTheme="majorBidi" w:hAnsiTheme="majorBidi" w:cstheme="majorBidi"/>
                <w:color w:val="000000" w:themeColor="text1"/>
                <w:lang w:val="en-GB"/>
              </w:rPr>
            </w:rPrChange>
          </w:rPr>
          <w:delText xml:space="preserve">in a way so as </w:delText>
        </w:r>
      </w:del>
      <w:r w:rsidRPr="0013404F">
        <w:rPr>
          <w:rFonts w:asciiTheme="majorBidi" w:hAnsiTheme="majorBidi" w:cstheme="majorBidi"/>
          <w:color w:val="000000" w:themeColor="text1"/>
          <w:lang w:val="en-GB"/>
          <w:rPrChange w:id="4974" w:author="Jane Shaw" w:date="2015-11-07T18:54:00Z">
            <w:rPr>
              <w:rFonts w:asciiTheme="majorBidi" w:hAnsiTheme="majorBidi" w:cstheme="majorBidi"/>
              <w:color w:val="000000" w:themeColor="text1"/>
              <w:lang w:val="en-GB"/>
            </w:rPr>
          </w:rPrChange>
        </w:rPr>
        <w:t>to maximize the objective function, and hence can be seen as the most likely values of the elements given the provided distributions.</w:t>
      </w:r>
    </w:p>
    <w:p w14:paraId="10FF6BDB" w14:textId="41255877" w:rsidR="00C32ED8" w:rsidRPr="00F31509" w:rsidRDefault="00C32ED8" w:rsidP="00C32ED8">
      <w:pPr>
        <w:jc w:val="both"/>
        <w:rPr>
          <w:rFonts w:asciiTheme="majorBidi" w:hAnsiTheme="majorBidi" w:cstheme="majorBidi"/>
          <w:color w:val="000000" w:themeColor="text1"/>
          <w:lang w:val="en-GB"/>
        </w:rPr>
      </w:pPr>
      <w:del w:id="4975" w:author="Jane Shaw" w:date="2015-10-19T20:15:00Z">
        <w:r w:rsidRPr="00F31509" w:rsidDel="00647E4E">
          <w:rPr>
            <w:rFonts w:asciiTheme="majorBidi" w:hAnsiTheme="majorBidi" w:cstheme="majorBidi"/>
            <w:color w:val="000000" w:themeColor="text1"/>
            <w:lang w:val="en-GB"/>
          </w:rPr>
          <w:delText xml:space="preserve">If we </w:delText>
        </w:r>
      </w:del>
      <w:ins w:id="4976" w:author="Jane Shaw" w:date="2015-10-19T20:15:00Z">
        <w:r w:rsidR="00647E4E">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 xml:space="preserve">allow the distributions </w:t>
      </w:r>
      <w:del w:id="4977" w:author="Jane Shaw" w:date="2015-10-19T20:15:00Z">
        <w:r w:rsidRPr="00F31509" w:rsidDel="00647E4E">
          <w:rPr>
            <w:rFonts w:asciiTheme="majorBidi" w:hAnsiTheme="majorBidi" w:cstheme="majorBidi"/>
            <w:color w:val="000000" w:themeColor="text1"/>
            <w:lang w:val="en-GB"/>
          </w:rPr>
          <w:delText xml:space="preserve">for </w:delText>
        </w:r>
      </w:del>
      <w:ins w:id="4978" w:author="Jane Shaw" w:date="2015-10-19T20:15:00Z">
        <w:r w:rsidR="00647E4E">
          <w:rPr>
            <w:rFonts w:asciiTheme="majorBidi" w:hAnsiTheme="majorBidi" w:cstheme="majorBidi"/>
            <w:color w:val="000000" w:themeColor="text1"/>
            <w:lang w:val="en-GB"/>
          </w:rPr>
          <w:t xml:space="preserve">of </w:t>
        </w:r>
      </w:ins>
      <w:r w:rsidRPr="00F31509">
        <w:rPr>
          <w:rFonts w:asciiTheme="majorBidi" w:hAnsiTheme="majorBidi" w:cstheme="majorBidi"/>
          <w:color w:val="000000" w:themeColor="text1"/>
          <w:lang w:val="en-GB"/>
        </w:rPr>
        <w:t xml:space="preserve">each of the different variables to be any arbitrary distribution, </w:t>
      </w:r>
      <w:del w:id="4979" w:author="Jane Shaw" w:date="2015-10-19T20:15:00Z">
        <w:r w:rsidRPr="00F31509" w:rsidDel="00647E4E">
          <w:rPr>
            <w:rFonts w:asciiTheme="majorBidi" w:hAnsiTheme="majorBidi" w:cstheme="majorBidi"/>
            <w:color w:val="000000" w:themeColor="text1"/>
            <w:lang w:val="en-GB"/>
          </w:rPr>
          <w:delText xml:space="preserve">then </w:delText>
        </w:r>
      </w:del>
      <w:r w:rsidRPr="00F31509">
        <w:rPr>
          <w:rFonts w:asciiTheme="majorBidi" w:hAnsiTheme="majorBidi" w:cstheme="majorBidi"/>
          <w:color w:val="000000" w:themeColor="text1"/>
          <w:lang w:val="en-GB"/>
        </w:rPr>
        <w:t xml:space="preserve">optimizing the </w:t>
      </w:r>
      <w:del w:id="4980" w:author="Jane Shaw" w:date="2015-11-07T18:54:00Z">
        <w:r w:rsidRPr="00F31509" w:rsidDel="0013404F">
          <w:rPr>
            <w:rFonts w:asciiTheme="majorBidi" w:hAnsiTheme="majorBidi" w:cstheme="majorBidi"/>
            <w:color w:val="000000" w:themeColor="text1"/>
            <w:lang w:val="en-GB"/>
          </w:rPr>
          <w:delText xml:space="preserve">above </w:delText>
        </w:r>
      </w:del>
      <w:r w:rsidRPr="00F31509">
        <w:rPr>
          <w:rFonts w:asciiTheme="majorBidi" w:hAnsiTheme="majorBidi" w:cstheme="majorBidi"/>
          <w:color w:val="000000" w:themeColor="text1"/>
          <w:lang w:val="en-GB"/>
        </w:rPr>
        <w:t xml:space="preserve">objective function </w:t>
      </w:r>
      <w:ins w:id="4981" w:author="Jane Shaw" w:date="2015-11-07T18:54:00Z">
        <w:r w:rsidR="0013404F">
          <w:rPr>
            <w:rFonts w:asciiTheme="majorBidi" w:hAnsiTheme="majorBidi" w:cstheme="majorBidi"/>
            <w:color w:val="000000" w:themeColor="text1"/>
            <w:lang w:val="en-GB"/>
          </w:rPr>
          <w:t xml:space="preserve">(equation 4) </w:t>
        </w:r>
      </w:ins>
      <w:r w:rsidRPr="00F31509">
        <w:rPr>
          <w:rFonts w:asciiTheme="majorBidi" w:hAnsiTheme="majorBidi" w:cstheme="majorBidi"/>
          <w:color w:val="000000" w:themeColor="text1"/>
          <w:lang w:val="en-GB"/>
        </w:rPr>
        <w:t>must be done numerically.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Numerical optimization can solve difficult problems such as this</w:t>
      </w:r>
      <w:ins w:id="4982" w:author="Jane Shaw" w:date="2015-10-19T20:15:00Z">
        <w:r w:rsidR="00647E4E">
          <w:rPr>
            <w:rFonts w:asciiTheme="majorBidi" w:hAnsiTheme="majorBidi" w:cstheme="majorBidi"/>
            <w:color w:val="000000" w:themeColor="text1"/>
            <w:lang w:val="en-GB"/>
          </w:rPr>
          <w:t xml:space="preserve"> one</w:t>
        </w:r>
      </w:ins>
      <w:r w:rsidRPr="00F31509">
        <w:rPr>
          <w:rFonts w:asciiTheme="majorBidi" w:hAnsiTheme="majorBidi" w:cstheme="majorBidi"/>
          <w:color w:val="000000" w:themeColor="text1"/>
          <w:lang w:val="en-GB"/>
        </w:rPr>
        <w:t xml:space="preserve">, </w:t>
      </w:r>
      <w:del w:id="4983" w:author="Jane Shaw" w:date="2015-10-19T20:15:00Z">
        <w:r w:rsidRPr="00F31509" w:rsidDel="00647E4E">
          <w:rPr>
            <w:rFonts w:asciiTheme="majorBidi" w:hAnsiTheme="majorBidi" w:cstheme="majorBidi"/>
            <w:color w:val="000000" w:themeColor="text1"/>
            <w:lang w:val="en-GB"/>
          </w:rPr>
          <w:delText xml:space="preserve">yet </w:delText>
        </w:r>
      </w:del>
      <w:ins w:id="4984" w:author="Jane Shaw" w:date="2015-10-19T20:15:00Z">
        <w:r w:rsidR="00647E4E">
          <w:rPr>
            <w:rFonts w:asciiTheme="majorBidi" w:hAnsiTheme="majorBidi" w:cstheme="majorBidi"/>
            <w:color w:val="000000" w:themeColor="text1"/>
            <w:lang w:val="en-GB"/>
          </w:rPr>
          <w:t xml:space="preserve">but </w:t>
        </w:r>
      </w:ins>
      <w:r w:rsidRPr="00F31509">
        <w:rPr>
          <w:rFonts w:asciiTheme="majorBidi" w:hAnsiTheme="majorBidi" w:cstheme="majorBidi"/>
          <w:color w:val="000000" w:themeColor="text1"/>
          <w:lang w:val="en-GB"/>
        </w:rPr>
        <w:t>it has several drawbacks: it can be time-consuming, it can fail to converge to a solution, it can find a local rather than a global optimum, etc.</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However, if </w:t>
      </w:r>
      <w:del w:id="4985" w:author="Jane Shaw" w:date="2015-10-19T20:16:00Z">
        <w:r w:rsidRPr="00F31509" w:rsidDel="00647E4E">
          <w:rPr>
            <w:rFonts w:asciiTheme="majorBidi" w:hAnsiTheme="majorBidi" w:cstheme="majorBidi"/>
            <w:color w:val="000000" w:themeColor="text1"/>
            <w:lang w:val="en-GB"/>
          </w:rPr>
          <w:delText xml:space="preserve">we assume </w:delText>
        </w:r>
      </w:del>
      <w:r w:rsidRPr="00F31509">
        <w:rPr>
          <w:rFonts w:asciiTheme="majorBidi" w:hAnsiTheme="majorBidi" w:cstheme="majorBidi"/>
          <w:color w:val="000000" w:themeColor="text1"/>
          <w:lang w:val="en-GB"/>
        </w:rPr>
        <w:t xml:space="preserve">all of the distributions above are </w:t>
      </w:r>
      <w:ins w:id="4986" w:author="Jane Shaw" w:date="2015-10-19T20:16:00Z">
        <w:r w:rsidR="00647E4E">
          <w:rPr>
            <w:rFonts w:asciiTheme="majorBidi" w:hAnsiTheme="majorBidi" w:cstheme="majorBidi"/>
            <w:color w:val="000000" w:themeColor="text1"/>
            <w:lang w:val="en-GB"/>
          </w:rPr>
          <w:t xml:space="preserve">assumed to be </w:t>
        </w:r>
      </w:ins>
      <w:r w:rsidRPr="00F31509">
        <w:rPr>
          <w:rFonts w:asciiTheme="majorBidi" w:hAnsiTheme="majorBidi" w:cstheme="majorBidi"/>
          <w:color w:val="000000" w:themeColor="text1"/>
          <w:lang w:val="en-GB"/>
        </w:rPr>
        <w:t xml:space="preserve">normal distributions, </w:t>
      </w:r>
      <w:del w:id="4987" w:author="Jane Shaw" w:date="2015-10-19T20:16:00Z">
        <w:r w:rsidRPr="00F31509" w:rsidDel="00647E4E">
          <w:rPr>
            <w:rFonts w:asciiTheme="majorBidi" w:hAnsiTheme="majorBidi" w:cstheme="majorBidi"/>
            <w:color w:val="000000" w:themeColor="text1"/>
            <w:lang w:val="en-GB"/>
          </w:rPr>
          <w:delText xml:space="preserve">then </w:delText>
        </w:r>
      </w:del>
      <w:r w:rsidRPr="00F31509">
        <w:rPr>
          <w:rFonts w:asciiTheme="majorBidi" w:hAnsiTheme="majorBidi" w:cstheme="majorBidi"/>
          <w:color w:val="000000" w:themeColor="text1"/>
          <w:lang w:val="en-GB"/>
        </w:rPr>
        <w:t>optimization becomes very simple:</w:t>
      </w:r>
    </w:p>
    <w:p w14:paraId="31D95E91" w14:textId="50BF978F" w:rsidR="00C32ED8" w:rsidRPr="00F31509" w:rsidRDefault="00C32ED8" w:rsidP="00C32ED8">
      <w:pPr>
        <w:pStyle w:val="Paragrafoelenco"/>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w:ins w:id="4988" w:author="Jane Shaw" w:date="2015-10-19T20:16:00Z">
          <m:r>
            <m:rPr>
              <m:sty m:val="p"/>
            </m:rPr>
            <w:rPr>
              <w:rFonts w:ascii="Cambria Math" w:hAnsi="Cambria Math" w:cstheme="majorBidi"/>
              <w:color w:val="000000" w:themeColor="text1"/>
            </w:rPr>
            <m:t xml:space="preserve"> </m:t>
          </m:r>
        </w:ins>
      </m:oMath>
      <w:r w:rsidRPr="00F31509">
        <w:rPr>
          <w:rFonts w:asciiTheme="majorBidi" w:hAnsiTheme="majorBidi" w:cstheme="majorBidi"/>
          <w:color w:val="000000" w:themeColor="text1"/>
        </w:rPr>
        <w:t>by computing</w:t>
      </w:r>
      <w:ins w:id="4989" w:author="Jane Shaw" w:date="2015-11-07T18:54:00Z">
        <w:r w:rsidR="0013404F">
          <w:rPr>
            <w:rFonts w:asciiTheme="majorBidi" w:hAnsiTheme="majorBidi" w:cstheme="majorBidi"/>
            <w:color w:val="000000" w:themeColor="text1"/>
          </w:rPr>
          <w:t>:</w:t>
        </w:r>
      </w:ins>
    </w:p>
    <w:p w14:paraId="7B0DA861" w14:textId="77777777" w:rsidR="00C32ED8" w:rsidRPr="00F31509" w:rsidRDefault="00D13E0A" w:rsidP="00C32ED8">
      <w:pPr>
        <w:pStyle w:val="Paragrafoelenco"/>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14:paraId="56018AEC" w14:textId="77777777" w:rsidR="00C32ED8" w:rsidRPr="00F31509" w:rsidRDefault="00C32ED8" w:rsidP="00C32ED8">
      <w:pPr>
        <w:pStyle w:val="Paragrafoelenco"/>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14:paraId="143B58FA" w14:textId="77777777" w:rsidR="00C32ED8" w:rsidRPr="00F31509" w:rsidRDefault="00D13E0A" w:rsidP="00C32ED8">
      <w:pPr>
        <w:pStyle w:val="Paragrafoelenco"/>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43D12F1C" w14:textId="77777777" w:rsidR="00C32ED8" w:rsidRPr="00F31509" w:rsidRDefault="00D13E0A" w:rsidP="00C32ED8">
      <w:pPr>
        <w:pStyle w:val="Paragrafoelenco"/>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4B09192B" w14:textId="77777777" w:rsidR="00C32ED8" w:rsidRPr="00F31509" w:rsidRDefault="00C32ED8" w:rsidP="00C32ED8">
      <w:pPr>
        <w:pStyle w:val="Paragrafoelenco"/>
        <w:jc w:val="both"/>
        <w:rPr>
          <w:rFonts w:asciiTheme="majorBidi" w:hAnsiTheme="majorBidi" w:cstheme="majorBidi"/>
          <w:color w:val="000000" w:themeColor="text1"/>
        </w:rPr>
      </w:pPr>
    </w:p>
    <w:p w14:paraId="371751DA" w14:textId="77777777" w:rsidR="00C32ED8" w:rsidRPr="00F31509" w:rsidRDefault="00D13E0A" w:rsidP="00C32ED8">
      <w:pPr>
        <w:pStyle w:val="Paragrafoelenco"/>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612629FB" w14:textId="77777777" w:rsidR="0013404F" w:rsidRDefault="00D13E0A" w:rsidP="00C32ED8">
      <w:pPr>
        <w:pStyle w:val="Paragrafoelenco"/>
        <w:jc w:val="both"/>
        <w:rPr>
          <w:ins w:id="4990" w:author="Jane Shaw" w:date="2015-11-07T18:55:00Z"/>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
    <w:p w14:paraId="14ABD9C3" w14:textId="102564A5" w:rsidR="00C32ED8" w:rsidRPr="00F31509" w:rsidRDefault="00C32ED8" w:rsidP="00C32ED8">
      <w:pPr>
        <w:pStyle w:val="Paragrafoelenco"/>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and so on, where the sign is positive for variables </w:t>
      </w:r>
      <w:del w:id="4991" w:author="Jane Shaw" w:date="2015-10-19T20:17:00Z">
        <w:r w:rsidRPr="00F31509" w:rsidDel="00647E4E">
          <w:rPr>
            <w:rFonts w:asciiTheme="majorBidi" w:hAnsiTheme="majorBidi" w:cstheme="majorBidi"/>
            <w:color w:val="000000" w:themeColor="text1"/>
          </w:rPr>
          <w:delText xml:space="preserve">which </w:delText>
        </w:r>
      </w:del>
      <w:ins w:id="4992" w:author="Jane Shaw" w:date="2015-10-19T20:17:00Z">
        <w:r w:rsidR="00647E4E">
          <w:rPr>
            <w:rFonts w:asciiTheme="majorBidi" w:hAnsiTheme="majorBidi" w:cstheme="majorBidi"/>
            <w:color w:val="000000" w:themeColor="text1"/>
          </w:rPr>
          <w:t xml:space="preserve">that </w:t>
        </w:r>
      </w:ins>
      <w:r w:rsidRPr="00F31509">
        <w:rPr>
          <w:rFonts w:asciiTheme="majorBidi" w:hAnsiTheme="majorBidi" w:cstheme="majorBidi"/>
          <w:color w:val="000000" w:themeColor="text1"/>
        </w:rPr>
        <w:t>have negative signs in the calculation of the imbalance</w:t>
      </w:r>
      <w:ins w:id="4993" w:author="Jane Shaw" w:date="2015-10-19T20:17:00Z">
        <w:r w:rsidR="00647E4E">
          <w:rPr>
            <w:rFonts w:asciiTheme="majorBidi" w:hAnsiTheme="majorBidi" w:cstheme="majorBidi"/>
            <w:color w:val="000000" w:themeColor="text1"/>
          </w:rPr>
          <w:t>,</w:t>
        </w:r>
      </w:ins>
      <w:r w:rsidRPr="00F31509">
        <w:rPr>
          <w:rFonts w:asciiTheme="majorBidi" w:hAnsiTheme="majorBidi" w:cstheme="majorBidi"/>
          <w:color w:val="000000" w:themeColor="text1"/>
        </w:rPr>
        <w:t xml:space="preserve"> and vice versa.</w:t>
      </w:r>
    </w:p>
    <w:p w14:paraId="1FCDBED8" w14:textId="36C33CE3" w:rsidR="00C32ED8" w:rsidRPr="00F31509" w:rsidRDefault="00C32ED8" w:rsidP="004F65E4">
      <w:pPr>
        <w:pStyle w:val="Paragrafoelenco"/>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w:t>
      </w:r>
      <w:ins w:id="4994" w:author="Jane Shaw" w:date="2015-10-19T20:17:00Z">
        <w:r w:rsidR="00647E4E">
          <w:rPr>
            <w:rFonts w:asciiTheme="majorBidi" w:hAnsiTheme="majorBidi" w:cstheme="majorBidi"/>
            <w:color w:val="000000" w:themeColor="text1"/>
          </w:rPr>
          <w:t>se</w:t>
        </w:r>
      </w:ins>
      <w:r w:rsidRPr="00F31509">
        <w:rPr>
          <w:rFonts w:asciiTheme="majorBidi" w:hAnsiTheme="majorBidi" w:cstheme="majorBidi"/>
          <w:color w:val="000000" w:themeColor="text1"/>
        </w:rPr>
        <w:t xml:space="preserve"> </w:t>
      </w:r>
      <w:del w:id="4995" w:author="Jane Shaw" w:date="2015-10-19T20:17:00Z">
        <w:r w:rsidRPr="00F31509" w:rsidDel="00647E4E">
          <w:rPr>
            <w:rFonts w:asciiTheme="majorBidi" w:hAnsiTheme="majorBidi" w:cstheme="majorBidi"/>
            <w:color w:val="000000" w:themeColor="text1"/>
          </w:rPr>
          <w:delText xml:space="preserve">above </w:delText>
        </w:r>
      </w:del>
      <w:r w:rsidRPr="00F31509">
        <w:rPr>
          <w:rFonts w:asciiTheme="majorBidi" w:hAnsiTheme="majorBidi" w:cstheme="majorBidi"/>
          <w:color w:val="000000" w:themeColor="text1"/>
        </w:rPr>
        <w:t>equations do not allow the enforcing of any bounds on the variables.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If a bound is not met, th</w:t>
      </w:r>
      <w:ins w:id="4996" w:author="Jane Shaw" w:date="2015-10-19T20:17:00Z">
        <w:r w:rsidR="00647E4E">
          <w:rPr>
            <w:rFonts w:asciiTheme="majorBidi" w:hAnsiTheme="majorBidi" w:cstheme="majorBidi"/>
            <w:color w:val="000000" w:themeColor="text1"/>
          </w:rPr>
          <w:t>e</w:t>
        </w:r>
      </w:ins>
      <w:del w:id="4997" w:author="Jane Shaw" w:date="2015-10-19T20:17:00Z">
        <w:r w:rsidRPr="00F31509" w:rsidDel="00647E4E">
          <w:rPr>
            <w:rFonts w:asciiTheme="majorBidi" w:hAnsiTheme="majorBidi" w:cstheme="majorBidi"/>
            <w:color w:val="000000" w:themeColor="text1"/>
          </w:rPr>
          <w:delText>at</w:delText>
        </w:r>
      </w:del>
      <w:r w:rsidRPr="00F31509">
        <w:rPr>
          <w:rFonts w:asciiTheme="majorBidi" w:hAnsiTheme="majorBidi" w:cstheme="majorBidi"/>
          <w:color w:val="000000" w:themeColor="text1"/>
        </w:rPr>
        <w:t xml:space="preserve"> variable should be assigned the value of the bound, given a standard deviation of 0, and steps 1 and 2 </w:t>
      </w:r>
      <w:ins w:id="4998" w:author="Jane Shaw" w:date="2015-10-19T20:18:00Z">
        <w:r w:rsidR="00647E4E">
          <w:rPr>
            <w:rFonts w:asciiTheme="majorBidi" w:hAnsiTheme="majorBidi" w:cstheme="majorBidi"/>
            <w:color w:val="000000" w:themeColor="text1"/>
          </w:rPr>
          <w:t xml:space="preserve">should be </w:t>
        </w:r>
      </w:ins>
      <w:r w:rsidRPr="00F31509">
        <w:rPr>
          <w:rFonts w:asciiTheme="majorBidi" w:hAnsiTheme="majorBidi" w:cstheme="majorBidi"/>
          <w:color w:val="000000" w:themeColor="text1"/>
        </w:rPr>
        <w:t>repeated.</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 xml:space="preserve">For example, if the lower bound for feed is 100 </w:t>
      </w:r>
      <w:del w:id="4999" w:author="Jane Shaw" w:date="2015-10-19T20:18:00Z">
        <w:r w:rsidRPr="00F31509" w:rsidDel="00647E4E">
          <w:rPr>
            <w:rFonts w:asciiTheme="majorBidi" w:hAnsiTheme="majorBidi" w:cstheme="majorBidi"/>
            <w:color w:val="000000" w:themeColor="text1"/>
          </w:rPr>
          <w:delText xml:space="preserve">metric </w:delText>
        </w:r>
      </w:del>
      <w:r w:rsidRPr="00F31509">
        <w:rPr>
          <w:rFonts w:asciiTheme="majorBidi" w:hAnsiTheme="majorBidi" w:cstheme="majorBidi"/>
          <w:color w:val="000000" w:themeColor="text1"/>
        </w:rPr>
        <w:t xml:space="preserve">tonnes but </w:t>
      </w:r>
      <w:del w:id="5000" w:author="Jane Shaw" w:date="2015-11-07T18:55:00Z">
        <w:r w:rsidRPr="00F31509" w:rsidDel="0013404F">
          <w:rPr>
            <w:rFonts w:asciiTheme="majorBidi" w:hAnsiTheme="majorBidi" w:cstheme="majorBidi"/>
            <w:color w:val="000000" w:themeColor="text1"/>
          </w:rPr>
          <w:delText xml:space="preserve">it </w:delText>
        </w:r>
      </w:del>
      <w:ins w:id="5001" w:author="Jane Shaw" w:date="2015-11-07T18:55:00Z">
        <w:r w:rsidR="0013404F">
          <w:rPr>
            <w:rFonts w:asciiTheme="majorBidi" w:hAnsiTheme="majorBidi" w:cstheme="majorBidi"/>
            <w:color w:val="000000" w:themeColor="text1"/>
          </w:rPr>
          <w:t xml:space="preserve">the feed variable </w:t>
        </w:r>
      </w:ins>
      <w:r w:rsidRPr="00F31509">
        <w:rPr>
          <w:rFonts w:asciiTheme="majorBidi" w:hAnsiTheme="majorBidi" w:cstheme="majorBidi"/>
          <w:color w:val="000000" w:themeColor="text1"/>
        </w:rPr>
        <w:t xml:space="preserve">is assigned 50 </w:t>
      </w:r>
      <w:del w:id="5002" w:author="Jane Shaw" w:date="2015-10-19T20:18:00Z">
        <w:r w:rsidRPr="00F31509" w:rsidDel="00647E4E">
          <w:rPr>
            <w:rFonts w:asciiTheme="majorBidi" w:hAnsiTheme="majorBidi" w:cstheme="majorBidi"/>
            <w:color w:val="000000" w:themeColor="text1"/>
          </w:rPr>
          <w:delText xml:space="preserve">metric </w:delText>
        </w:r>
      </w:del>
      <w:r w:rsidRPr="00F31509">
        <w:rPr>
          <w:rFonts w:asciiTheme="majorBidi" w:hAnsiTheme="majorBidi" w:cstheme="majorBidi"/>
          <w:color w:val="000000" w:themeColor="text1"/>
        </w:rPr>
        <w:t xml:space="preserve">tonnes, </w:t>
      </w:r>
      <w:del w:id="5003" w:author="Jane Shaw" w:date="2015-10-19T20:18:00Z">
        <w:r w:rsidRPr="00F31509" w:rsidDel="00647E4E">
          <w:rPr>
            <w:rFonts w:asciiTheme="majorBidi" w:hAnsiTheme="majorBidi" w:cstheme="majorBidi"/>
            <w:color w:val="000000" w:themeColor="text1"/>
          </w:rPr>
          <w:delText xml:space="preserve">we </w:delText>
        </w:r>
      </w:del>
      <w:ins w:id="5004" w:author="Jane Shaw" w:date="2015-10-19T20:18:00Z">
        <w:r w:rsidR="00647E4E">
          <w:rPr>
            <w:rFonts w:asciiTheme="majorBidi" w:hAnsiTheme="majorBidi" w:cstheme="majorBidi"/>
            <w:color w:val="000000" w:themeColor="text1"/>
          </w:rPr>
          <w:t xml:space="preserve">it is </w:t>
        </w:r>
      </w:ins>
      <w:r w:rsidRPr="00F31509">
        <w:rPr>
          <w:rFonts w:asciiTheme="majorBidi" w:hAnsiTheme="majorBidi" w:cstheme="majorBidi"/>
          <w:color w:val="000000" w:themeColor="text1"/>
        </w:rPr>
        <w:t>fix</w:t>
      </w:r>
      <w:ins w:id="5005" w:author="Jane Shaw" w:date="2015-10-19T20:18:00Z">
        <w:r w:rsidR="00647E4E">
          <w:rPr>
            <w:rFonts w:asciiTheme="majorBidi" w:hAnsiTheme="majorBidi" w:cstheme="majorBidi"/>
            <w:color w:val="000000" w:themeColor="text1"/>
          </w:rPr>
          <w:t>ed</w:t>
        </w:r>
      </w:ins>
      <w:r w:rsidRPr="00F31509">
        <w:rPr>
          <w:rFonts w:asciiTheme="majorBidi" w:hAnsiTheme="majorBidi" w:cstheme="majorBidi"/>
          <w:color w:val="000000" w:themeColor="text1"/>
        </w:rPr>
        <w:t xml:space="preserve"> </w:t>
      </w:r>
      <w:del w:id="5006" w:author="Jane Shaw" w:date="2015-10-19T20:18:00Z">
        <w:r w:rsidRPr="00F31509" w:rsidDel="00647E4E">
          <w:rPr>
            <w:rFonts w:asciiTheme="majorBidi" w:hAnsiTheme="majorBidi" w:cstheme="majorBidi"/>
            <w:color w:val="000000" w:themeColor="text1"/>
          </w:rPr>
          <w:delText xml:space="preserve">it </w:delText>
        </w:r>
      </w:del>
      <w:r w:rsidRPr="00F31509">
        <w:rPr>
          <w:rFonts w:asciiTheme="majorBidi" w:hAnsiTheme="majorBidi" w:cstheme="majorBidi"/>
          <w:color w:val="000000" w:themeColor="text1"/>
        </w:rPr>
        <w:t xml:space="preserve">to the value of 100 </w:t>
      </w:r>
      <w:del w:id="5007" w:author="Jane Shaw" w:date="2015-10-19T20:18:00Z">
        <w:r w:rsidRPr="00F31509" w:rsidDel="00647E4E">
          <w:rPr>
            <w:rFonts w:asciiTheme="majorBidi" w:hAnsiTheme="majorBidi" w:cstheme="majorBidi"/>
            <w:color w:val="000000" w:themeColor="text1"/>
          </w:rPr>
          <w:delText xml:space="preserve">metric </w:delText>
        </w:r>
      </w:del>
      <w:r w:rsidRPr="00F31509">
        <w:rPr>
          <w:rFonts w:asciiTheme="majorBidi" w:hAnsiTheme="majorBidi" w:cstheme="majorBidi"/>
          <w:color w:val="000000" w:themeColor="text1"/>
        </w:rPr>
        <w:t>tonnes</w:t>
      </w:r>
      <w:ins w:id="5008" w:author="Jane Shaw" w:date="2015-10-19T20:18:00Z">
        <w:r w:rsidR="00647E4E">
          <w:rPr>
            <w:rFonts w:asciiTheme="majorBidi" w:hAnsiTheme="majorBidi" w:cstheme="majorBidi"/>
            <w:color w:val="000000" w:themeColor="text1"/>
          </w:rPr>
          <w:t>,</w:t>
        </w:r>
      </w:ins>
      <w:r w:rsidRPr="00F31509">
        <w:rPr>
          <w:rFonts w:asciiTheme="majorBidi" w:hAnsiTheme="majorBidi" w:cstheme="majorBidi"/>
          <w:color w:val="000000" w:themeColor="text1"/>
        </w:rPr>
        <w:t xml:space="preserve"> and </w:t>
      </w:r>
      <w:del w:id="5009" w:author="Jane Shaw" w:date="2015-10-19T20:18:00Z">
        <w:r w:rsidRPr="00F31509" w:rsidDel="00647E4E">
          <w:rPr>
            <w:rFonts w:asciiTheme="majorBidi" w:hAnsiTheme="majorBidi" w:cstheme="majorBidi"/>
            <w:color w:val="000000" w:themeColor="text1"/>
          </w:rPr>
          <w:delText xml:space="preserve">re-allocate </w:delText>
        </w:r>
      </w:del>
      <w:r w:rsidRPr="00F31509">
        <w:rPr>
          <w:rFonts w:asciiTheme="majorBidi" w:hAnsiTheme="majorBidi" w:cstheme="majorBidi"/>
          <w:color w:val="000000" w:themeColor="text1"/>
        </w:rPr>
        <w:t xml:space="preserve">the difference (50 </w:t>
      </w:r>
      <w:del w:id="5010" w:author="Jane Shaw" w:date="2015-10-19T20:18:00Z">
        <w:r w:rsidRPr="00F31509" w:rsidDel="00647E4E">
          <w:rPr>
            <w:rFonts w:asciiTheme="majorBidi" w:hAnsiTheme="majorBidi" w:cstheme="majorBidi"/>
            <w:color w:val="000000" w:themeColor="text1"/>
          </w:rPr>
          <w:delText xml:space="preserve">metric </w:delText>
        </w:r>
      </w:del>
      <w:r w:rsidRPr="00F31509">
        <w:rPr>
          <w:rFonts w:asciiTheme="majorBidi" w:hAnsiTheme="majorBidi" w:cstheme="majorBidi"/>
          <w:color w:val="000000" w:themeColor="text1"/>
        </w:rPr>
        <w:t xml:space="preserve">tonnes) </w:t>
      </w:r>
      <w:ins w:id="5011" w:author="Jane Shaw" w:date="2015-10-19T20:18:00Z">
        <w:r w:rsidR="00647E4E">
          <w:rPr>
            <w:rFonts w:asciiTheme="majorBidi" w:hAnsiTheme="majorBidi" w:cstheme="majorBidi"/>
            <w:color w:val="000000" w:themeColor="text1"/>
          </w:rPr>
          <w:t xml:space="preserve">is reallocated </w:t>
        </w:r>
      </w:ins>
      <w:r w:rsidRPr="00F31509">
        <w:rPr>
          <w:rFonts w:asciiTheme="majorBidi" w:hAnsiTheme="majorBidi" w:cstheme="majorBidi"/>
          <w:color w:val="000000" w:themeColor="text1"/>
        </w:rPr>
        <w:t>to the other variables.</w:t>
      </w:r>
    </w:p>
    <w:p w14:paraId="331F365E" w14:textId="77777777" w:rsidR="004F65E4" w:rsidRPr="00F31509" w:rsidRDefault="004F65E4" w:rsidP="009571C8">
      <w:pPr>
        <w:pStyle w:val="Titolo3"/>
        <w:rPr>
          <w:rFonts w:asciiTheme="majorBidi" w:hAnsiTheme="majorBidi" w:cstheme="majorBidi"/>
          <w:lang w:val="en-GB"/>
        </w:rPr>
      </w:pPr>
      <w:bookmarkStart w:id="5012" w:name="_Toc421025838"/>
      <w:r w:rsidRPr="00F31509">
        <w:rPr>
          <w:rFonts w:asciiTheme="majorBidi" w:hAnsiTheme="majorBidi" w:cstheme="majorBidi"/>
          <w:lang w:val="en-GB"/>
        </w:rPr>
        <w:t>Constraints</w:t>
      </w:r>
      <w:bookmarkEnd w:id="5012"/>
      <w:r w:rsidRPr="00F31509">
        <w:rPr>
          <w:rFonts w:asciiTheme="majorBidi" w:hAnsiTheme="majorBidi" w:cstheme="majorBidi"/>
          <w:lang w:val="en-GB"/>
        </w:rPr>
        <w:t xml:space="preserve"> </w:t>
      </w:r>
    </w:p>
    <w:p w14:paraId="4F757C14" w14:textId="3919C9C1"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w:t>
      </w:r>
      <w:del w:id="5013" w:author="Jane Shaw" w:date="2015-10-21T12:09:00Z">
        <w:r w:rsidRPr="00F31509" w:rsidDel="008E608C">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are possible. The first and most obvious constraint holds for every line of the balance and simply imposes that supply is equal to utilization for every commodity. </w:t>
      </w:r>
      <w:del w:id="5014" w:author="Jane Shaw" w:date="2015-10-21T12:09:00Z">
        <w:r w:rsidRPr="00F31509" w:rsidDel="008E608C">
          <w:rPr>
            <w:rFonts w:asciiTheme="majorBidi" w:hAnsiTheme="majorBidi" w:cstheme="majorBidi"/>
            <w:color w:val="000000" w:themeColor="text1"/>
            <w:lang w:val="en-GB"/>
          </w:rPr>
          <w:delText xml:space="preserve">This </w:delText>
        </w:r>
      </w:del>
      <w:ins w:id="5015" w:author="Jane Shaw" w:date="2015-10-21T12:09:00Z">
        <w:r w:rsidR="008E608C">
          <w:rPr>
            <w:rFonts w:asciiTheme="majorBidi" w:hAnsiTheme="majorBidi" w:cstheme="majorBidi"/>
            <w:color w:val="000000" w:themeColor="text1"/>
            <w:lang w:val="en-GB"/>
          </w:rPr>
          <w:t xml:space="preserve">It </w:t>
        </w:r>
      </w:ins>
      <w:r w:rsidRPr="00F31509">
        <w:rPr>
          <w:rFonts w:asciiTheme="majorBidi" w:hAnsiTheme="majorBidi" w:cstheme="majorBidi"/>
          <w:color w:val="000000" w:themeColor="text1"/>
          <w:lang w:val="en-GB"/>
        </w:rPr>
        <w:t>also includes the condition that P</w:t>
      </w:r>
      <w:ins w:id="5016" w:author="Jane Shaw" w:date="2015-10-21T12:10:00Z">
        <w:r w:rsidR="008E608C">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w:t>
      </w:r>
      <w:ins w:id="5017" w:author="Jane Shaw" w:date="2015-10-21T12:10:00Z">
        <w:r w:rsidR="008E608C">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I</w:t>
      </w:r>
      <w:ins w:id="5018" w:author="Jane Shaw" w:date="2015-10-21T12:10:00Z">
        <w:r w:rsidR="008E608C">
          <w:rPr>
            <w:rFonts w:asciiTheme="majorBidi" w:hAnsiTheme="majorBidi" w:cstheme="majorBidi"/>
            <w:color w:val="000000" w:themeColor="text1"/>
            <w:lang w:val="en-GB"/>
          </w:rPr>
          <w:t xml:space="preserve"> </w:t>
        </w:r>
      </w:ins>
      <w:del w:id="5019" w:author="Jane Shaw" w:date="2015-10-21T12:10:00Z">
        <w:r w:rsidRPr="00F31509" w:rsidDel="008E608C">
          <w:rPr>
            <w:rFonts w:asciiTheme="majorBidi" w:hAnsiTheme="majorBidi" w:cstheme="majorBidi"/>
            <w:color w:val="000000" w:themeColor="text1"/>
            <w:lang w:val="en-GB"/>
          </w:rPr>
          <w:delText>-</w:delText>
        </w:r>
      </w:del>
      <w:ins w:id="5020" w:author="Jane Shaw" w:date="2015-10-21T12:10:00Z">
        <w:r w:rsidR="008E608C">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dSt</w:t>
      </w:r>
      <w:ins w:id="5021" w:author="Jane Shaw" w:date="2015-10-21T12:10:00Z">
        <w:r w:rsidR="008E608C">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&gt;</w:t>
      </w:r>
      <w:ins w:id="5022" w:author="Jane Shaw" w:date="2015-10-21T12:10:00Z">
        <w:r w:rsidR="008E608C">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X. A second constraint can be imposed to reflect </w:t>
      </w:r>
      <w:commentRangeStart w:id="5023"/>
      <w:r w:rsidRPr="00F31509">
        <w:rPr>
          <w:rFonts w:asciiTheme="majorBidi" w:hAnsiTheme="majorBidi" w:cstheme="majorBidi"/>
          <w:color w:val="000000" w:themeColor="text1"/>
          <w:lang w:val="en-GB"/>
        </w:rPr>
        <w:t xml:space="preserve">priors </w:t>
      </w:r>
      <w:commentRangeEnd w:id="5023"/>
      <w:r w:rsidR="008E608C">
        <w:rPr>
          <w:rStyle w:val="Rimandocommento"/>
        </w:rPr>
        <w:commentReference w:id="5023"/>
      </w:r>
      <w:r w:rsidRPr="00F31509">
        <w:rPr>
          <w:rFonts w:asciiTheme="majorBidi" w:hAnsiTheme="majorBidi" w:cstheme="majorBidi"/>
          <w:color w:val="000000" w:themeColor="text1"/>
          <w:lang w:val="en-GB"/>
        </w:rPr>
        <w:t>over all rows of the food balance</w:t>
      </w:r>
      <w:ins w:id="5024" w:author="Jane Shaw" w:date="2015-10-21T12:11:00Z">
        <w:r w:rsidR="008E608C">
          <w:rPr>
            <w:rFonts w:asciiTheme="majorBidi" w:hAnsiTheme="majorBidi" w:cstheme="majorBidi"/>
            <w:color w:val="000000" w:themeColor="text1"/>
            <w:lang w:val="en-GB"/>
          </w:rPr>
          <w:t xml:space="preserve"> –</w:t>
        </w:r>
      </w:ins>
      <w:del w:id="5025" w:author="Jane Shaw" w:date="2015-10-21T12:11:00Z">
        <w:r w:rsidRPr="00F31509" w:rsidDel="008E608C">
          <w:rPr>
            <w:rFonts w:asciiTheme="majorBidi" w:hAnsiTheme="majorBidi" w:cstheme="majorBidi"/>
            <w:color w:val="000000" w:themeColor="text1"/>
            <w:lang w:val="en-GB"/>
          </w:rPr>
          <w:delText xml:space="preserve">, </w:delText>
        </w:r>
      </w:del>
      <w:ins w:id="5026" w:author="Jane Shaw" w:date="2015-10-21T12:11:00Z">
        <w:r w:rsidR="008E608C">
          <w:rPr>
            <w:rFonts w:asciiTheme="majorBidi" w:hAnsiTheme="majorBidi" w:cstheme="majorBidi"/>
            <w:color w:val="000000" w:themeColor="text1"/>
            <w:lang w:val="en-GB"/>
          </w:rPr>
          <w:t xml:space="preserve"> </w:t>
        </w:r>
      </w:ins>
      <w:del w:id="5027" w:author="Jane Shaw" w:date="2015-10-21T12:11:00Z">
        <w:r w:rsidRPr="00F31509" w:rsidDel="008E608C">
          <w:rPr>
            <w:rFonts w:asciiTheme="majorBidi" w:hAnsiTheme="majorBidi" w:cstheme="majorBidi"/>
            <w:color w:val="000000" w:themeColor="text1"/>
            <w:lang w:val="en-GB"/>
          </w:rPr>
          <w:delText xml:space="preserve">i.e. </w:delText>
        </w:r>
      </w:del>
      <w:r w:rsidRPr="00F31509">
        <w:rPr>
          <w:rFonts w:asciiTheme="majorBidi" w:hAnsiTheme="majorBidi" w:cstheme="majorBidi"/>
          <w:color w:val="000000" w:themeColor="text1"/>
          <w:lang w:val="en-GB"/>
        </w:rPr>
        <w:t>a column constraint. It has been argued, for instance, that year-to-year swings in the sum of all calories in the FBS (DES) may not exceed the value of 100 kcal; larger swings may appear from a mechanical implementation of the FBS framework, but are unlikely to occur in practice</w:t>
      </w:r>
      <w:ins w:id="5028" w:author="Jane Shaw" w:date="2015-10-21T12:18:00Z">
        <w:r w:rsidR="00DD5FF2">
          <w:rPr>
            <w:rFonts w:asciiTheme="majorBidi" w:hAnsiTheme="majorBidi" w:cstheme="majorBidi"/>
            <w:color w:val="000000" w:themeColor="text1"/>
            <w:lang w:val="en-GB"/>
          </w:rPr>
          <w:t>,</w:t>
        </w:r>
      </w:ins>
      <w:del w:id="5029" w:author="Jane Shaw" w:date="2015-10-21T12:18:00Z">
        <w:r w:rsidRPr="00F31509" w:rsidDel="00DD5FF2">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or </w:t>
      </w:r>
      <w:del w:id="5030" w:author="Jane Shaw" w:date="2015-10-21T12:18:00Z">
        <w:r w:rsidRPr="00F31509" w:rsidDel="00DD5FF2">
          <w:rPr>
            <w:rFonts w:asciiTheme="majorBidi" w:hAnsiTheme="majorBidi" w:cstheme="majorBidi"/>
            <w:color w:val="000000" w:themeColor="text1"/>
            <w:lang w:val="en-GB"/>
          </w:rPr>
          <w:delText xml:space="preserve">they </w:delText>
        </w:r>
      </w:del>
      <w:r w:rsidRPr="00F31509">
        <w:rPr>
          <w:rFonts w:asciiTheme="majorBidi" w:hAnsiTheme="majorBidi" w:cstheme="majorBidi"/>
          <w:color w:val="000000" w:themeColor="text1"/>
          <w:lang w:val="en-GB"/>
        </w:rPr>
        <w:t>do</w:t>
      </w:r>
      <w:ins w:id="5031" w:author="Jane Shaw" w:date="2015-10-21T12:18:00Z">
        <w:r w:rsidR="00A33FA5">
          <w:rPr>
            <w:rFonts w:asciiTheme="majorBidi" w:hAnsiTheme="majorBidi" w:cstheme="majorBidi"/>
            <w:color w:val="000000" w:themeColor="text1"/>
            <w:lang w:val="en-GB"/>
          </w:rPr>
          <w:t xml:space="preserve"> so</w:t>
        </w:r>
      </w:ins>
      <w:del w:id="5032" w:author="Jane Shaw" w:date="2015-10-21T12:18:00Z">
        <w:r w:rsidRPr="00F31509" w:rsidDel="00A33FA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only under special circumstances (massive economic problems or natural disasters). </w:t>
      </w:r>
      <w:del w:id="5033" w:author="Jane Shaw" w:date="2015-10-21T12:19:00Z">
        <w:r w:rsidRPr="00F31509" w:rsidDel="00A33FA5">
          <w:rPr>
            <w:rFonts w:asciiTheme="majorBidi" w:hAnsiTheme="majorBidi" w:cstheme="majorBidi"/>
            <w:color w:val="000000" w:themeColor="text1"/>
            <w:lang w:val="en-GB"/>
          </w:rPr>
          <w:delText>Th</w:delText>
        </w:r>
      </w:del>
      <w:ins w:id="5034" w:author="Jane Shaw" w:date="2015-10-21T12:19:00Z">
        <w:r w:rsidR="00A33FA5">
          <w:rPr>
            <w:rFonts w:asciiTheme="majorBidi" w:hAnsiTheme="majorBidi" w:cstheme="majorBidi"/>
            <w:color w:val="000000" w:themeColor="text1"/>
            <w:lang w:val="en-GB"/>
          </w:rPr>
          <w:t>A th</w:t>
        </w:r>
      </w:ins>
      <w:r w:rsidRPr="00F31509">
        <w:rPr>
          <w:rFonts w:asciiTheme="majorBidi" w:hAnsiTheme="majorBidi" w:cstheme="majorBidi"/>
          <w:color w:val="000000" w:themeColor="text1"/>
          <w:lang w:val="en-GB"/>
        </w:rPr>
        <w:t>ird</w:t>
      </w:r>
      <w:del w:id="5035" w:author="Jane Shaw" w:date="2015-10-21T12:19:00Z">
        <w:r w:rsidRPr="00F31509" w:rsidDel="00A33FA5">
          <w:rPr>
            <w:rFonts w:asciiTheme="majorBidi" w:hAnsiTheme="majorBidi" w:cstheme="majorBidi"/>
            <w:color w:val="000000" w:themeColor="text1"/>
            <w:lang w:val="en-GB"/>
          </w:rPr>
          <w:delText>ly</w:delText>
        </w:r>
      </w:del>
      <w:ins w:id="5036" w:author="Jane Shaw" w:date="2015-10-21T12:19:00Z">
        <w:r w:rsidR="00A33FA5">
          <w:rPr>
            <w:rFonts w:asciiTheme="majorBidi" w:hAnsiTheme="majorBidi" w:cstheme="majorBidi"/>
            <w:color w:val="000000" w:themeColor="text1"/>
            <w:lang w:val="en-GB"/>
          </w:rPr>
          <w:t xml:space="preserve"> constraint arises when </w:t>
        </w:r>
      </w:ins>
      <w:del w:id="5037" w:author="Jane Shaw" w:date="2015-10-21T12:19:00Z">
        <w:r w:rsidRPr="00F31509" w:rsidDel="00A33FA5">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there </w:t>
      </w:r>
      <w:del w:id="5038" w:author="Jane Shaw" w:date="2015-10-21T12:20:00Z">
        <w:r w:rsidRPr="00F31509" w:rsidDel="00A33FA5">
          <w:rPr>
            <w:rFonts w:asciiTheme="majorBidi" w:hAnsiTheme="majorBidi" w:cstheme="majorBidi"/>
            <w:color w:val="000000" w:themeColor="text1"/>
            <w:lang w:val="en-GB"/>
          </w:rPr>
          <w:delText xml:space="preserve">may also be </w:delText>
        </w:r>
      </w:del>
      <w:ins w:id="5039" w:author="Jane Shaw" w:date="2015-10-21T12:20:00Z">
        <w:r w:rsidR="00A33FA5">
          <w:rPr>
            <w:rFonts w:asciiTheme="majorBidi" w:hAnsiTheme="majorBidi" w:cstheme="majorBidi"/>
            <w:color w:val="000000" w:themeColor="text1"/>
            <w:lang w:val="en-GB"/>
          </w:rPr>
          <w:t xml:space="preserve">is </w:t>
        </w:r>
      </w:ins>
      <w:r w:rsidRPr="00F31509">
        <w:rPr>
          <w:rFonts w:asciiTheme="majorBidi" w:hAnsiTheme="majorBidi" w:cstheme="majorBidi"/>
          <w:color w:val="000000" w:themeColor="text1"/>
          <w:lang w:val="en-GB"/>
        </w:rPr>
        <w:t xml:space="preserve">the desire to impose a multi-year constraint for an individual variable. </w:t>
      </w:r>
      <w:ins w:id="5040" w:author="Jane Shaw" w:date="2015-10-21T12:25:00Z">
        <w:r w:rsidR="009176D4">
          <w:rPr>
            <w:rFonts w:asciiTheme="majorBidi" w:hAnsiTheme="majorBidi" w:cstheme="majorBidi"/>
            <w:color w:val="000000" w:themeColor="text1"/>
            <w:lang w:val="en-GB"/>
          </w:rPr>
          <w:t xml:space="preserve">For instance, </w:t>
        </w:r>
      </w:ins>
      <w:r w:rsidR="009176D4" w:rsidRPr="00F31509">
        <w:rPr>
          <w:rFonts w:asciiTheme="majorBidi" w:hAnsiTheme="majorBidi" w:cstheme="majorBidi"/>
          <w:color w:val="000000" w:themeColor="text1"/>
          <w:lang w:val="en-GB"/>
        </w:rPr>
        <w:t xml:space="preserve">stock </w:t>
      </w:r>
      <w:r w:rsidRPr="00F31509">
        <w:rPr>
          <w:rFonts w:asciiTheme="majorBidi" w:hAnsiTheme="majorBidi" w:cstheme="majorBidi"/>
          <w:color w:val="000000" w:themeColor="text1"/>
          <w:lang w:val="en-GB"/>
        </w:rPr>
        <w:t>changes in one direction</w:t>
      </w:r>
      <w:del w:id="5041" w:author="Jane Shaw" w:date="2015-10-21T12:25:00Z">
        <w:r w:rsidRPr="00F31509" w:rsidDel="009176D4">
          <w:rPr>
            <w:rFonts w:asciiTheme="majorBidi" w:hAnsiTheme="majorBidi" w:cstheme="majorBidi"/>
            <w:color w:val="000000" w:themeColor="text1"/>
            <w:lang w:val="en-GB"/>
          </w:rPr>
          <w:delText>, for instance,</w:delText>
        </w:r>
      </w:del>
      <w:r w:rsidRPr="00F31509">
        <w:rPr>
          <w:rFonts w:asciiTheme="majorBidi" w:hAnsiTheme="majorBidi" w:cstheme="majorBidi"/>
          <w:color w:val="000000" w:themeColor="text1"/>
          <w:lang w:val="en-GB"/>
        </w:rPr>
        <w:t xml:space="preserve"> are unlikely to occur over many years in a row, at least not for large aggregate quantities. </w:t>
      </w:r>
      <w:del w:id="5042" w:author="Jane Shaw" w:date="2015-10-21T12:26:00Z">
        <w:r w:rsidRPr="00F31509" w:rsidDel="009176D4">
          <w:rPr>
            <w:rFonts w:asciiTheme="majorBidi" w:hAnsiTheme="majorBidi" w:cstheme="majorBidi"/>
            <w:color w:val="000000" w:themeColor="text1"/>
            <w:lang w:val="en-GB"/>
          </w:rPr>
          <w:delText>Finally</w:delText>
        </w:r>
      </w:del>
      <w:ins w:id="5043" w:author="Jane Shaw" w:date="2015-10-21T12:26:00Z">
        <w:r w:rsidR="009176D4">
          <w:rPr>
            <w:rFonts w:asciiTheme="majorBidi" w:hAnsiTheme="majorBidi" w:cstheme="majorBidi"/>
            <w:color w:val="000000" w:themeColor="text1"/>
            <w:lang w:val="en-GB"/>
          </w:rPr>
          <w:t>In addition</w:t>
        </w:r>
      </w:ins>
      <w:r w:rsidRPr="00F31509">
        <w:rPr>
          <w:rFonts w:asciiTheme="majorBidi" w:hAnsiTheme="majorBidi" w:cstheme="majorBidi"/>
          <w:color w:val="000000" w:themeColor="text1"/>
          <w:lang w:val="en-GB"/>
        </w:rPr>
        <w:t>, the feed</w:t>
      </w:r>
      <w:ins w:id="5044" w:author="Jane Shaw" w:date="2015-10-21T12:26:00Z">
        <w:r w:rsidR="005E7192">
          <w:rPr>
            <w:rFonts w:asciiTheme="majorBidi" w:hAnsiTheme="majorBidi" w:cstheme="majorBidi"/>
            <w:color w:val="000000" w:themeColor="text1"/>
            <w:lang w:val="en-GB"/>
          </w:rPr>
          <w:t xml:space="preserve"> </w:t>
        </w:r>
      </w:ins>
      <w:del w:id="5045" w:author="Jane Shaw" w:date="2015-10-21T12:26:00Z">
        <w:r w:rsidRPr="00F31509" w:rsidDel="009176D4">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use estimation process imposes the constraint that the sum of the respective nutritive values (</w:t>
      </w:r>
      <w:del w:id="5046" w:author="Jane Shaw" w:date="2015-10-21T12:26:00Z">
        <w:r w:rsidRPr="00F31509" w:rsidDel="009176D4">
          <w:rPr>
            <w:rFonts w:asciiTheme="majorBidi" w:hAnsiTheme="majorBidi" w:cstheme="majorBidi"/>
            <w:color w:val="000000" w:themeColor="text1"/>
            <w:lang w:val="en-GB"/>
          </w:rPr>
          <w:delText xml:space="preserve">i.e. </w:delText>
        </w:r>
      </w:del>
      <w:r w:rsidRPr="00F31509">
        <w:rPr>
          <w:rFonts w:asciiTheme="majorBidi" w:hAnsiTheme="majorBidi" w:cstheme="majorBidi"/>
          <w:color w:val="000000" w:themeColor="text1"/>
          <w:lang w:val="en-GB"/>
        </w:rPr>
        <w:t>energy and protein content) of any likely combination of commodities satisfies the biological requirements of livestock, poultry and aquaculture as estimated in the feed</w:t>
      </w:r>
      <w:ins w:id="5047" w:author="Jane Shaw" w:date="2015-10-21T12:26:00Z">
        <w:r w:rsidR="005E7192">
          <w:rPr>
            <w:rFonts w:asciiTheme="majorBidi" w:hAnsiTheme="majorBidi" w:cstheme="majorBidi"/>
            <w:color w:val="000000" w:themeColor="text1"/>
            <w:lang w:val="en-GB"/>
          </w:rPr>
          <w:t xml:space="preserve"> </w:t>
        </w:r>
      </w:ins>
      <w:del w:id="5048" w:author="Jane Shaw" w:date="2015-10-21T12:26:00Z">
        <w:r w:rsidRPr="00F31509" w:rsidDel="009176D4">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use module. </w:t>
      </w:r>
      <w:ins w:id="5049" w:author="Jane Shaw" w:date="2015-10-21T12:28:00Z">
        <w:r w:rsidR="009176D4">
          <w:rPr>
            <w:rFonts w:ascii="Times New Roman" w:hAnsi="Times New Roman" w:cs="Times New Roman"/>
          </w:rPr>
          <w:t>For details</w:t>
        </w:r>
        <w:r w:rsidR="009176D4" w:rsidRPr="002718B1">
          <w:rPr>
            <w:rFonts w:ascii="Times New Roman" w:hAnsi="Times New Roman" w:cs="Times New Roman"/>
          </w:rPr>
          <w:t xml:space="preserve"> see section </w:t>
        </w:r>
        <w:r w:rsidR="005E7192">
          <w:rPr>
            <w:rFonts w:ascii="Times New Roman" w:hAnsi="Times New Roman" w:cs="Times New Roman"/>
          </w:rPr>
          <w:t>3.4</w:t>
        </w:r>
        <w:r w:rsidR="009176D4">
          <w:rPr>
            <w:rFonts w:ascii="Times New Roman" w:hAnsi="Times New Roman" w:cs="Times New Roman"/>
          </w:rPr>
          <w:t>.</w:t>
        </w:r>
      </w:ins>
    </w:p>
    <w:p w14:paraId="6925F37D" w14:textId="11F093C4" w:rsidR="004F65E4" w:rsidRPr="00F31509" w:rsidRDefault="004F65E4" w:rsidP="009571C8">
      <w:pPr>
        <w:pStyle w:val="Titolo3"/>
        <w:rPr>
          <w:rFonts w:asciiTheme="majorBidi" w:hAnsiTheme="majorBidi" w:cstheme="majorBidi"/>
          <w:lang w:val="en-GB"/>
        </w:rPr>
      </w:pPr>
      <w:bookmarkStart w:id="5050" w:name="_Toc421025839"/>
      <w:r w:rsidRPr="00F31509">
        <w:rPr>
          <w:rFonts w:asciiTheme="majorBidi" w:hAnsiTheme="majorBidi" w:cstheme="majorBidi"/>
          <w:lang w:val="en-GB"/>
        </w:rPr>
        <w:t>Possible problems</w:t>
      </w:r>
      <w:ins w:id="5051" w:author="Jane Shaw" w:date="2015-10-21T12:29:00Z">
        <w:r w:rsidR="004F2FF1">
          <w:rPr>
            <w:rFonts w:asciiTheme="majorBidi" w:hAnsiTheme="majorBidi" w:cstheme="majorBidi"/>
            <w:lang w:val="en-GB"/>
          </w:rPr>
          <w:t xml:space="preserve"> and</w:t>
        </w:r>
      </w:ins>
      <w:del w:id="5052" w:author="Jane Shaw" w:date="2015-10-21T12:29:00Z">
        <w:r w:rsidRPr="00F31509" w:rsidDel="004F2FF1">
          <w:rPr>
            <w:rFonts w:asciiTheme="majorBidi" w:hAnsiTheme="majorBidi" w:cstheme="majorBidi"/>
            <w:lang w:val="en-GB"/>
          </w:rPr>
          <w:delText>,</w:delText>
        </w:r>
      </w:del>
      <w:r w:rsidRPr="00F31509">
        <w:rPr>
          <w:rFonts w:asciiTheme="majorBidi" w:hAnsiTheme="majorBidi" w:cstheme="majorBidi"/>
          <w:lang w:val="en-GB"/>
        </w:rPr>
        <w:t xml:space="preserve"> infeasibilities</w:t>
      </w:r>
      <w:bookmarkEnd w:id="5050"/>
    </w:p>
    <w:p w14:paraId="6FFAF5A6" w14:textId="6FCA6DDD"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t>
      </w:r>
      <w:del w:id="5053" w:author="Jane Shaw" w:date="2015-10-21T12:29:00Z">
        <w:r w:rsidRPr="00F31509" w:rsidDel="004F2FF1">
          <w:rPr>
            <w:rFonts w:asciiTheme="majorBidi" w:hAnsiTheme="majorBidi" w:cstheme="majorBidi"/>
            <w:color w:val="000000" w:themeColor="text1"/>
            <w:lang w:val="en-GB"/>
          </w:rPr>
          <w:delText xml:space="preserve">with </w:delText>
        </w:r>
      </w:del>
      <w:ins w:id="5054" w:author="Jane Shaw" w:date="2015-10-21T12:29:00Z">
        <w:r w:rsidR="004F2FF1">
          <w:rPr>
            <w:rFonts w:asciiTheme="majorBidi" w:hAnsiTheme="majorBidi" w:cstheme="majorBidi"/>
            <w:color w:val="000000" w:themeColor="text1"/>
            <w:lang w:val="en-GB"/>
          </w:rPr>
          <w:t xml:space="preserve">as </w:t>
        </w:r>
      </w:ins>
      <w:r w:rsidRPr="00F31509">
        <w:rPr>
          <w:rFonts w:asciiTheme="majorBidi" w:hAnsiTheme="majorBidi" w:cstheme="majorBidi"/>
          <w:color w:val="000000" w:themeColor="text1"/>
          <w:lang w:val="en-GB"/>
        </w:rPr>
        <w:t xml:space="preserve">the </w:t>
      </w:r>
      <w:del w:id="5055" w:author="Jane Shaw" w:date="2015-10-21T12:29:00Z">
        <w:r w:rsidRPr="00F31509" w:rsidDel="004F2FF1">
          <w:rPr>
            <w:rFonts w:asciiTheme="majorBidi" w:hAnsiTheme="majorBidi" w:cstheme="majorBidi"/>
            <w:color w:val="000000" w:themeColor="text1"/>
            <w:lang w:val="en-GB"/>
          </w:rPr>
          <w:delText xml:space="preserve">increased </w:delText>
        </w:r>
      </w:del>
      <w:r w:rsidRPr="00F31509">
        <w:rPr>
          <w:rFonts w:asciiTheme="majorBidi" w:hAnsiTheme="majorBidi" w:cstheme="majorBidi"/>
          <w:color w:val="000000" w:themeColor="text1"/>
          <w:lang w:val="en-GB"/>
        </w:rPr>
        <w:t>number and stringency of the constraints</w:t>
      </w:r>
      <w:ins w:id="5056" w:author="Jane Shaw" w:date="2015-10-21T12:29:00Z">
        <w:r w:rsidR="004F2FF1">
          <w:rPr>
            <w:rFonts w:asciiTheme="majorBidi" w:hAnsiTheme="majorBidi" w:cstheme="majorBidi"/>
            <w:color w:val="000000" w:themeColor="text1"/>
            <w:lang w:val="en-GB"/>
          </w:rPr>
          <w:t xml:space="preserve"> increase</w:t>
        </w:r>
      </w:ins>
      <w:r w:rsidRPr="00F31509">
        <w:rPr>
          <w:rFonts w:asciiTheme="majorBidi" w:hAnsiTheme="majorBidi" w:cstheme="majorBidi"/>
          <w:color w:val="000000" w:themeColor="text1"/>
          <w:lang w:val="en-GB"/>
        </w:rPr>
        <w:t>. Such infeasibilities occur at different stages</w:t>
      </w:r>
      <w:ins w:id="5057" w:author="Jane Shaw" w:date="2015-10-21T12:30:00Z">
        <w:r w:rsidR="004F2FF1">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the</w:t>
      </w:r>
      <w:del w:id="5058" w:author="Jane Shaw" w:date="2015-10-21T12:30:00Z">
        <w:r w:rsidRPr="00F31509" w:rsidDel="004F2FF1">
          <w:rPr>
            <w:rFonts w:asciiTheme="majorBidi" w:hAnsiTheme="majorBidi" w:cstheme="majorBidi"/>
            <w:color w:val="000000" w:themeColor="text1"/>
            <w:lang w:val="en-GB"/>
          </w:rPr>
          <w:delText>se</w:delText>
        </w:r>
      </w:del>
      <w:r w:rsidRPr="00F31509">
        <w:rPr>
          <w:rFonts w:asciiTheme="majorBidi" w:hAnsiTheme="majorBidi" w:cstheme="majorBidi"/>
          <w:color w:val="000000" w:themeColor="text1"/>
          <w:lang w:val="en-GB"/>
        </w:rPr>
        <w:t xml:space="preserve"> stage</w:t>
      </w:r>
      <w:ins w:id="5059" w:author="Jane Shaw" w:date="2015-10-21T12:30:00Z">
        <w:r w:rsidR="004F2FF1">
          <w:rPr>
            <w:rFonts w:asciiTheme="majorBidi" w:hAnsiTheme="majorBidi" w:cstheme="majorBidi"/>
            <w:color w:val="000000" w:themeColor="text1"/>
            <w:lang w:val="en-GB"/>
          </w:rPr>
          <w:t>s at which an infeasibility occurs</w:t>
        </w:r>
      </w:ins>
      <w:del w:id="5060" w:author="Jane Shaw" w:date="2015-10-21T12:30:00Z">
        <w:r w:rsidRPr="00F31509" w:rsidDel="004F2FF1">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w:t>
      </w:r>
      <w:del w:id="5061" w:author="Jane Shaw" w:date="2015-10-21T12:30:00Z">
        <w:r w:rsidRPr="00F31509" w:rsidDel="004F2FF1">
          <w:rPr>
            <w:rFonts w:asciiTheme="majorBidi" w:hAnsiTheme="majorBidi" w:cstheme="majorBidi"/>
            <w:color w:val="000000" w:themeColor="text1"/>
            <w:lang w:val="en-GB"/>
          </w:rPr>
          <w:delText xml:space="preserve">also </w:delText>
        </w:r>
      </w:del>
      <w:r w:rsidRPr="00F31509">
        <w:rPr>
          <w:rFonts w:asciiTheme="majorBidi" w:hAnsiTheme="majorBidi" w:cstheme="majorBidi"/>
          <w:color w:val="000000" w:themeColor="text1"/>
          <w:lang w:val="en-GB"/>
        </w:rPr>
        <w:t>help</w:t>
      </w:r>
      <w:ins w:id="5062" w:author="Jane Shaw" w:date="2015-10-21T12:30:00Z">
        <w:r w:rsidR="004F2FF1">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t>
      </w:r>
      <w:ins w:id="5063" w:author="Jane Shaw" w:date="2015-10-21T12:30:00Z">
        <w:r w:rsidR="004F2FF1">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 xml:space="preserve">determine the strategy </w:t>
      </w:r>
      <w:del w:id="5064" w:author="Jane Shaw" w:date="2015-10-21T12:30:00Z">
        <w:r w:rsidRPr="00F31509" w:rsidDel="004F2FF1">
          <w:rPr>
            <w:rFonts w:asciiTheme="majorBidi" w:hAnsiTheme="majorBidi" w:cstheme="majorBidi"/>
            <w:color w:val="000000" w:themeColor="text1"/>
            <w:lang w:val="en-GB"/>
          </w:rPr>
          <w:delText xml:space="preserve">to </w:delText>
        </w:r>
      </w:del>
      <w:ins w:id="5065" w:author="Jane Shaw" w:date="2015-10-21T12:30:00Z">
        <w:r w:rsidR="004F2FF1">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overcom</w:t>
      </w:r>
      <w:ins w:id="5066" w:author="Jane Shaw" w:date="2015-10-21T12:30:00Z">
        <w:r w:rsidR="004F2FF1">
          <w:rPr>
            <w:rFonts w:asciiTheme="majorBidi" w:hAnsiTheme="majorBidi" w:cstheme="majorBidi"/>
            <w:color w:val="000000" w:themeColor="text1"/>
            <w:lang w:val="en-GB"/>
          </w:rPr>
          <w:t>ing</w:t>
        </w:r>
      </w:ins>
      <w:del w:id="5067" w:author="Jane Shaw" w:date="2015-10-21T12:30:00Z">
        <w:r w:rsidRPr="00F31509" w:rsidDel="004F2FF1">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w:t>
      </w:r>
      <w:ins w:id="5068" w:author="Jane Shaw" w:date="2015-10-21T12:31:00Z">
        <w:r w:rsidR="00896E14">
          <w:rPr>
            <w:rFonts w:asciiTheme="majorBidi" w:hAnsiTheme="majorBidi" w:cstheme="majorBidi"/>
            <w:color w:val="000000" w:themeColor="text1"/>
            <w:lang w:val="en-GB"/>
          </w:rPr>
          <w:t>it</w:t>
        </w:r>
      </w:ins>
      <w:del w:id="5069" w:author="Jane Shaw" w:date="2015-10-21T12:31:00Z">
        <w:r w:rsidRPr="00F31509" w:rsidDel="00896E14">
          <w:rPr>
            <w:rFonts w:asciiTheme="majorBidi" w:hAnsiTheme="majorBidi" w:cstheme="majorBidi"/>
            <w:color w:val="000000" w:themeColor="text1"/>
            <w:lang w:val="en-GB"/>
          </w:rPr>
          <w:delText>the infeasibilities</w:delText>
        </w:r>
      </w:del>
      <w:r w:rsidRPr="00F31509">
        <w:rPr>
          <w:rFonts w:asciiTheme="majorBidi" w:hAnsiTheme="majorBidi" w:cstheme="majorBidi"/>
          <w:color w:val="000000" w:themeColor="text1"/>
          <w:lang w:val="en-GB"/>
        </w:rPr>
        <w:t xml:space="preserve">. </w:t>
      </w:r>
    </w:p>
    <w:p w14:paraId="09AEC916" w14:textId="78EE0FDD"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Different </w:t>
      </w:r>
      <w:del w:id="5070" w:author="Jane Shaw" w:date="2015-10-21T12:31:00Z">
        <w:r w:rsidRPr="00F31509" w:rsidDel="00896E14">
          <w:rPr>
            <w:rFonts w:asciiTheme="majorBidi" w:hAnsiTheme="majorBidi" w:cstheme="majorBidi"/>
            <w:color w:val="000000" w:themeColor="text1"/>
            <w:lang w:val="en-GB"/>
          </w:rPr>
          <w:delText xml:space="preserve">cases </w:delText>
        </w:r>
      </w:del>
      <w:ins w:id="5071" w:author="Jane Shaw" w:date="2015-10-21T12:31:00Z">
        <w:r w:rsidR="00896E14">
          <w:rPr>
            <w:rFonts w:asciiTheme="majorBidi" w:hAnsiTheme="majorBidi" w:cstheme="majorBidi"/>
            <w:color w:val="000000" w:themeColor="text1"/>
            <w:lang w:val="en-GB"/>
          </w:rPr>
          <w:t>types</w:t>
        </w:r>
        <w:r w:rsidR="00896E14"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of constraint</w:t>
      </w:r>
      <w:del w:id="5072" w:author="Jane Shaw" w:date="2015-10-21T12:31:00Z">
        <w:r w:rsidRPr="00F31509" w:rsidDel="00896E14">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and infeasibilit</w:t>
      </w:r>
      <w:ins w:id="5073" w:author="Jane Shaw" w:date="2015-10-21T12:31:00Z">
        <w:r w:rsidR="00896E14">
          <w:rPr>
            <w:rFonts w:asciiTheme="majorBidi" w:hAnsiTheme="majorBidi" w:cstheme="majorBidi"/>
            <w:color w:val="000000" w:themeColor="text1"/>
            <w:lang w:val="en-GB"/>
          </w:rPr>
          <w:t>y</w:t>
        </w:r>
      </w:ins>
      <w:del w:id="5074" w:author="Jane Shaw" w:date="2015-10-21T12:31:00Z">
        <w:r w:rsidRPr="00F31509" w:rsidDel="00896E14">
          <w:rPr>
            <w:rFonts w:asciiTheme="majorBidi" w:hAnsiTheme="majorBidi" w:cstheme="majorBidi"/>
            <w:color w:val="000000" w:themeColor="text1"/>
            <w:lang w:val="en-GB"/>
          </w:rPr>
          <w:delText>ies</w:delText>
        </w:r>
      </w:del>
      <w:r w:rsidRPr="00F31509">
        <w:rPr>
          <w:rFonts w:asciiTheme="majorBidi" w:hAnsiTheme="majorBidi" w:cstheme="majorBidi"/>
          <w:color w:val="000000" w:themeColor="text1"/>
          <w:lang w:val="en-GB"/>
        </w:rPr>
        <w:t xml:space="preserve"> can be distinguished:</w:t>
      </w:r>
    </w:p>
    <w:p w14:paraId="1164F423" w14:textId="4F0EE600" w:rsidR="004F65E4" w:rsidRPr="00F31509" w:rsidRDefault="00AA4884" w:rsidP="00A25C44">
      <w:pPr>
        <w:pStyle w:val="Paragrafoelenco"/>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w:t>
      </w:r>
      <w:r w:rsidRPr="00896E14">
        <w:rPr>
          <w:rFonts w:asciiTheme="majorBidi" w:eastAsia="Times New Roman" w:hAnsiTheme="majorBidi" w:cstheme="majorBidi"/>
          <w:i/>
          <w:iCs/>
          <w:color w:val="000000" w:themeColor="text1"/>
        </w:rPr>
        <w:t>d</w:t>
      </w:r>
      <w:ins w:id="5075" w:author="Jane Shaw" w:date="2015-10-21T12:31:00Z">
        <w:r w:rsidR="00896E14" w:rsidRPr="00896E14">
          <w:rPr>
            <w:rFonts w:asciiTheme="majorBidi" w:eastAsia="Times New Roman" w:hAnsiTheme="majorBidi" w:cstheme="majorBidi"/>
            <w:i/>
            <w:color w:val="000000" w:themeColor="text1"/>
            <w:rPrChange w:id="5076" w:author="Jane Shaw" w:date="2015-10-21T12:31:00Z">
              <w:rPr>
                <w:rFonts w:asciiTheme="majorBidi" w:eastAsia="Times New Roman" w:hAnsiTheme="majorBidi" w:cstheme="majorBidi"/>
                <w:color w:val="000000" w:themeColor="text1"/>
              </w:rPr>
            </w:rPrChange>
          </w:rPr>
          <w:t>:</w:t>
        </w:r>
      </w:ins>
      <w:del w:id="5077" w:author="Jane Shaw" w:date="2015-10-21T12:31:00Z">
        <w:r w:rsidR="004F65E4" w:rsidRPr="00896E14" w:rsidDel="00896E14">
          <w:rPr>
            <w:rFonts w:asciiTheme="majorBidi" w:eastAsia="Times New Roman" w:hAnsiTheme="majorBidi" w:cstheme="majorBidi"/>
            <w:i/>
            <w:color w:val="000000" w:themeColor="text1"/>
            <w:rPrChange w:id="5078" w:author="Jane Shaw" w:date="2015-10-21T12:31:00Z">
              <w:rPr>
                <w:rFonts w:asciiTheme="majorBidi" w:eastAsia="Times New Roman" w:hAnsiTheme="majorBidi" w:cstheme="majorBidi"/>
                <w:color w:val="000000" w:themeColor="text1"/>
              </w:rPr>
            </w:rPrChange>
          </w:rPr>
          <w:delText>.</w:delText>
        </w:r>
      </w:del>
      <w:r w:rsidR="004F65E4" w:rsidRPr="00896E14">
        <w:rPr>
          <w:rFonts w:asciiTheme="majorBidi" w:eastAsia="Times New Roman" w:hAnsiTheme="majorBidi" w:cstheme="majorBidi"/>
          <w:i/>
          <w:color w:val="000000" w:themeColor="text1"/>
          <w:rPrChange w:id="5079" w:author="Jane Shaw" w:date="2015-10-21T12:31:00Z">
            <w:rPr>
              <w:rFonts w:asciiTheme="majorBidi" w:eastAsia="Times New Roman" w:hAnsiTheme="majorBidi" w:cstheme="majorBidi"/>
              <w:color w:val="000000" w:themeColor="text1"/>
            </w:rPr>
          </w:rPrChange>
        </w:rPr>
        <w:t xml:space="preserve"> </w:t>
      </w:r>
      <w:r w:rsidR="004F65E4" w:rsidRPr="00F31509">
        <w:rPr>
          <w:rFonts w:asciiTheme="majorBidi" w:eastAsia="Times New Roman" w:hAnsiTheme="majorBidi" w:cstheme="majorBidi"/>
          <w:color w:val="000000" w:themeColor="text1"/>
        </w:rPr>
        <w:t xml:space="preserve">If supply cannot be matched </w:t>
      </w:r>
      <w:del w:id="5080" w:author="Jane Shaw" w:date="2015-10-21T12:31:00Z">
        <w:r w:rsidR="004F65E4" w:rsidRPr="00F31509" w:rsidDel="00896E14">
          <w:rPr>
            <w:rFonts w:asciiTheme="majorBidi" w:eastAsia="Times New Roman" w:hAnsiTheme="majorBidi" w:cstheme="majorBidi"/>
            <w:color w:val="000000" w:themeColor="text1"/>
          </w:rPr>
          <w:delText xml:space="preserve">with </w:delText>
        </w:r>
      </w:del>
      <w:ins w:id="5081" w:author="Jane Shaw" w:date="2015-10-21T12:31:00Z">
        <w:r w:rsidR="00896E14">
          <w:rPr>
            <w:rFonts w:asciiTheme="majorBidi" w:eastAsia="Times New Roman" w:hAnsiTheme="majorBidi" w:cstheme="majorBidi"/>
            <w:color w:val="000000" w:themeColor="text1"/>
          </w:rPr>
          <w:t>by</w:t>
        </w:r>
        <w:r w:rsidR="00896E14" w:rsidRPr="00F31509">
          <w:rPr>
            <w:rFonts w:asciiTheme="majorBidi" w:eastAsia="Times New Roman" w:hAnsiTheme="majorBidi" w:cstheme="majorBidi"/>
            <w:color w:val="000000" w:themeColor="text1"/>
          </w:rPr>
          <w:t xml:space="preserve"> </w:t>
        </w:r>
      </w:ins>
      <w:r w:rsidR="004F65E4" w:rsidRPr="00F31509">
        <w:rPr>
          <w:rFonts w:asciiTheme="majorBidi" w:eastAsia="Times New Roman" w:hAnsiTheme="majorBidi" w:cstheme="majorBidi"/>
          <w:color w:val="000000" w:themeColor="text1"/>
        </w:rPr>
        <w:t xml:space="preserve">utilization for any given row/commodity, the imbalance is larger than the aggregate measurement error and no combination of variables within their respective measurement errors would allow </w:t>
      </w:r>
      <w:del w:id="5082" w:author="Jane Shaw" w:date="2015-10-21T12:32:00Z">
        <w:r w:rsidR="00F31509" w:rsidDel="00896E14">
          <w:rPr>
            <w:rFonts w:asciiTheme="majorBidi" w:eastAsia="Times New Roman" w:hAnsiTheme="majorBidi" w:cstheme="majorBidi"/>
            <w:color w:val="000000" w:themeColor="text1"/>
          </w:rPr>
          <w:delText xml:space="preserve">us </w:delText>
        </w:r>
        <w:r w:rsidR="00A25C44" w:rsidRPr="00F31509" w:rsidDel="00896E14">
          <w:rPr>
            <w:rFonts w:asciiTheme="majorBidi" w:eastAsia="Times New Roman" w:hAnsiTheme="majorBidi" w:cstheme="majorBidi"/>
            <w:color w:val="000000" w:themeColor="text1"/>
          </w:rPr>
          <w:delText xml:space="preserve">to reach </w:delText>
        </w:r>
      </w:del>
      <w:r w:rsidR="00A25C44" w:rsidRPr="00F31509">
        <w:rPr>
          <w:rFonts w:asciiTheme="majorBidi" w:eastAsia="Times New Roman" w:hAnsiTheme="majorBidi" w:cstheme="majorBidi"/>
          <w:color w:val="000000" w:themeColor="text1"/>
        </w:rPr>
        <w:t>a balanced identity</w:t>
      </w:r>
      <w:ins w:id="5083" w:author="Jane Shaw" w:date="2015-10-21T12:32:00Z">
        <w:r w:rsidR="00896E14">
          <w:rPr>
            <w:rFonts w:asciiTheme="majorBidi" w:eastAsia="Times New Roman" w:hAnsiTheme="majorBidi" w:cstheme="majorBidi"/>
            <w:color w:val="000000" w:themeColor="text1"/>
          </w:rPr>
          <w:t xml:space="preserve"> to be reached</w:t>
        </w:r>
      </w:ins>
      <w:r w:rsidR="00A25C44"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14:paraId="68F69D75" w14:textId="04AB7DA1" w:rsidR="004F65E4" w:rsidRPr="00F31509" w:rsidRDefault="00AA4884" w:rsidP="003C6AA5">
      <w:pPr>
        <w:pStyle w:val="Paragrafoelenco"/>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ins w:id="5084" w:author="Jane Shaw" w:date="2015-10-21T12:33:00Z">
        <w:r w:rsidR="00896E14">
          <w:rPr>
            <w:rFonts w:asciiTheme="majorBidi" w:hAnsiTheme="majorBidi" w:cstheme="majorBidi"/>
            <w:i/>
            <w:color w:val="000000" w:themeColor="text1"/>
          </w:rPr>
          <w:t xml:space="preserve">the </w:t>
        </w:r>
      </w:ins>
      <w:r w:rsidRPr="00F31509">
        <w:rPr>
          <w:rFonts w:asciiTheme="majorBidi" w:hAnsiTheme="majorBidi" w:cstheme="majorBidi"/>
          <w:i/>
          <w:color w:val="000000" w:themeColor="text1"/>
        </w:rPr>
        <w:t>row level</w:t>
      </w:r>
      <w:del w:id="5085" w:author="Jane Shaw" w:date="2015-10-21T12:43:00Z">
        <w:r w:rsidRPr="00F31509" w:rsidDel="008D759F">
          <w:rPr>
            <w:rFonts w:asciiTheme="majorBidi" w:hAnsiTheme="majorBidi" w:cstheme="majorBidi"/>
            <w:i/>
            <w:color w:val="000000" w:themeColor="text1"/>
          </w:rPr>
          <w:delText>,</w:delText>
        </w:r>
      </w:del>
      <w:r w:rsidRPr="00F31509">
        <w:rPr>
          <w:rFonts w:asciiTheme="majorBidi" w:hAnsiTheme="majorBidi" w:cstheme="majorBidi"/>
          <w:i/>
          <w:color w:val="000000" w:themeColor="text1"/>
        </w:rPr>
        <w:t xml:space="preserve"> </w:t>
      </w:r>
      <w:ins w:id="5086" w:author="Jane Shaw" w:date="2015-10-21T12:33:00Z">
        <w:r w:rsidR="00896E14">
          <w:rPr>
            <w:rFonts w:asciiTheme="majorBidi" w:hAnsiTheme="majorBidi" w:cstheme="majorBidi"/>
            <w:i/>
            <w:color w:val="000000" w:themeColor="text1"/>
          </w:rPr>
          <w:t xml:space="preserve">with </w:t>
        </w:r>
      </w:ins>
      <w:r w:rsidRPr="00F31509">
        <w:rPr>
          <w:rFonts w:asciiTheme="majorBidi" w:hAnsiTheme="majorBidi" w:cstheme="majorBidi"/>
          <w:i/>
          <w:color w:val="000000" w:themeColor="text1"/>
        </w:rPr>
        <w:t>infeasibility for column constraints</w:t>
      </w:r>
      <w:ins w:id="5087" w:author="Jane Shaw" w:date="2015-10-21T12:34:00Z">
        <w:r w:rsidR="00896E14">
          <w:rPr>
            <w:rFonts w:asciiTheme="majorBidi" w:hAnsiTheme="majorBidi" w:cstheme="majorBidi"/>
            <w:i/>
            <w:color w:val="000000" w:themeColor="text1"/>
          </w:rPr>
          <w:t>:</w:t>
        </w:r>
      </w:ins>
      <w:del w:id="5088" w:author="Jane Shaw" w:date="2015-10-21T12:34:00Z">
        <w:r w:rsidR="004F65E4" w:rsidRPr="00F31509" w:rsidDel="00896E14">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Once a solution for every row has been established, </w:t>
      </w:r>
      <w:del w:id="5089" w:author="Jane Shaw" w:date="2015-10-21T12:34:00Z">
        <w:r w:rsidR="004F65E4" w:rsidRPr="00F31509" w:rsidDel="00896E14">
          <w:rPr>
            <w:rFonts w:asciiTheme="majorBidi" w:hAnsiTheme="majorBidi" w:cstheme="majorBidi"/>
            <w:color w:val="000000" w:themeColor="text1"/>
          </w:rPr>
          <w:delText xml:space="preserve">we may encounter </w:delText>
        </w:r>
      </w:del>
      <w:r w:rsidR="004F65E4" w:rsidRPr="00F31509">
        <w:rPr>
          <w:rFonts w:asciiTheme="majorBidi" w:hAnsiTheme="majorBidi" w:cstheme="majorBidi"/>
          <w:color w:val="000000" w:themeColor="text1"/>
        </w:rPr>
        <w:t>a problem with the column constraints</w:t>
      </w:r>
      <w:ins w:id="5090" w:author="Jane Shaw" w:date="2015-10-21T12:34:00Z">
        <w:r w:rsidR="00896E14">
          <w:rPr>
            <w:rFonts w:asciiTheme="majorBidi" w:hAnsiTheme="majorBidi" w:cstheme="majorBidi"/>
            <w:color w:val="000000" w:themeColor="text1"/>
          </w:rPr>
          <w:t xml:space="preserve"> may be encountered</w:t>
        </w:r>
      </w:ins>
      <w:r w:rsidR="004F65E4" w:rsidRPr="00F31509">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For example, the year</w:t>
      </w:r>
      <w:ins w:id="5091" w:author="Jane Shaw" w:date="2015-10-21T12:35:00Z">
        <w:r w:rsidR="00896E14">
          <w:rPr>
            <w:rFonts w:asciiTheme="majorBidi" w:hAnsiTheme="majorBidi" w:cstheme="majorBidi"/>
            <w:color w:val="000000" w:themeColor="text1"/>
          </w:rPr>
          <w:t>-</w:t>
        </w:r>
      </w:ins>
      <w:del w:id="5092" w:author="Jane Shaw" w:date="2015-10-21T12:35:00Z">
        <w:r w:rsidR="004F65E4" w:rsidRPr="00F31509" w:rsidDel="00896E14">
          <w:rPr>
            <w:rFonts w:asciiTheme="majorBidi" w:hAnsiTheme="majorBidi" w:cstheme="majorBidi"/>
            <w:color w:val="000000" w:themeColor="text1"/>
          </w:rPr>
          <w:delText xml:space="preserve"> </w:delText>
        </w:r>
      </w:del>
      <w:del w:id="5093" w:author="Jane Shaw" w:date="2015-10-21T12:46:00Z">
        <w:r w:rsidR="004F65E4" w:rsidRPr="00F31509" w:rsidDel="008D759F">
          <w:rPr>
            <w:rFonts w:asciiTheme="majorBidi" w:hAnsiTheme="majorBidi" w:cstheme="majorBidi"/>
            <w:color w:val="000000" w:themeColor="text1"/>
          </w:rPr>
          <w:delText>over</w:delText>
        </w:r>
      </w:del>
      <w:ins w:id="5094" w:author="Jane Shaw" w:date="2015-10-21T12:46:00Z">
        <w:r w:rsidR="008D759F">
          <w:rPr>
            <w:rFonts w:asciiTheme="majorBidi" w:hAnsiTheme="majorBidi" w:cstheme="majorBidi"/>
            <w:color w:val="000000" w:themeColor="text1"/>
          </w:rPr>
          <w:t>to</w:t>
        </w:r>
      </w:ins>
      <w:ins w:id="5095" w:author="Jane Shaw" w:date="2015-10-21T12:35:00Z">
        <w:r w:rsidR="00896E14">
          <w:rPr>
            <w:rFonts w:asciiTheme="majorBidi" w:hAnsiTheme="majorBidi" w:cstheme="majorBidi"/>
            <w:color w:val="000000" w:themeColor="text1"/>
          </w:rPr>
          <w:t>-</w:t>
        </w:r>
      </w:ins>
      <w:del w:id="5096" w:author="Jane Shaw" w:date="2015-10-21T12:35:00Z">
        <w:r w:rsidR="004F65E4" w:rsidRPr="00F31509" w:rsidDel="00896E14">
          <w:rPr>
            <w:rFonts w:asciiTheme="majorBidi" w:hAnsiTheme="majorBidi" w:cstheme="majorBidi"/>
            <w:color w:val="000000" w:themeColor="text1"/>
          </w:rPr>
          <w:delText xml:space="preserve"> </w:delText>
        </w:r>
      </w:del>
      <w:r w:rsidR="004F65E4" w:rsidRPr="00F31509">
        <w:rPr>
          <w:rFonts w:asciiTheme="majorBidi" w:hAnsiTheme="majorBidi" w:cstheme="majorBidi"/>
          <w:color w:val="000000" w:themeColor="text1"/>
        </w:rPr>
        <w:t xml:space="preserve">year change in the DES may be larger than </w:t>
      </w:r>
      <w:del w:id="5097" w:author="Jane Shaw" w:date="2015-10-21T12:35:00Z">
        <w:r w:rsidR="004F65E4" w:rsidRPr="00F31509" w:rsidDel="00896E14">
          <w:rPr>
            <w:rFonts w:asciiTheme="majorBidi" w:hAnsiTheme="majorBidi" w:cstheme="majorBidi"/>
            <w:color w:val="000000" w:themeColor="text1"/>
          </w:rPr>
          <w:delText xml:space="preserve">some </w:delText>
        </w:r>
      </w:del>
      <w:ins w:id="5098" w:author="Jane Shaw" w:date="2015-10-21T12:35:00Z">
        <w:r w:rsidR="00896E14">
          <w:rPr>
            <w:rFonts w:asciiTheme="majorBidi" w:hAnsiTheme="majorBidi" w:cstheme="majorBidi"/>
            <w:color w:val="000000" w:themeColor="text1"/>
          </w:rPr>
          <w:t>the</w:t>
        </w:r>
        <w:r w:rsidR="00896E14" w:rsidRPr="00F31509">
          <w:rPr>
            <w:rFonts w:asciiTheme="majorBidi" w:hAnsiTheme="majorBidi" w:cstheme="majorBidi"/>
            <w:color w:val="000000" w:themeColor="text1"/>
          </w:rPr>
          <w:t xml:space="preserve"> </w:t>
        </w:r>
      </w:ins>
      <w:r w:rsidR="004F65E4" w:rsidRPr="00F31509">
        <w:rPr>
          <w:rFonts w:asciiTheme="majorBidi" w:hAnsiTheme="majorBidi" w:cstheme="majorBidi"/>
          <w:color w:val="000000" w:themeColor="text1"/>
        </w:rPr>
        <w:t xml:space="preserve">reasonable threshold, </w:t>
      </w:r>
      <w:del w:id="5099" w:author="Jane Shaw" w:date="2015-10-21T12:35:00Z">
        <w:r w:rsidR="004F65E4" w:rsidRPr="00F31509" w:rsidDel="00896E14">
          <w:rPr>
            <w:rFonts w:asciiTheme="majorBidi" w:hAnsiTheme="majorBidi" w:cstheme="majorBidi"/>
            <w:color w:val="000000" w:themeColor="text1"/>
          </w:rPr>
          <w:delText xml:space="preserve">and in such a case we will need to adjust </w:delText>
        </w:r>
      </w:del>
      <w:ins w:id="5100" w:author="Jane Shaw" w:date="2015-10-21T12:35:00Z">
        <w:r w:rsidR="00896E14">
          <w:rPr>
            <w:rFonts w:asciiTheme="majorBidi" w:hAnsiTheme="majorBidi" w:cstheme="majorBidi"/>
            <w:color w:val="000000" w:themeColor="text1"/>
          </w:rPr>
          <w:t xml:space="preserve">so </w:t>
        </w:r>
      </w:ins>
      <w:r w:rsidR="004F65E4" w:rsidRPr="00F31509">
        <w:rPr>
          <w:rFonts w:asciiTheme="majorBidi" w:hAnsiTheme="majorBidi" w:cstheme="majorBidi"/>
          <w:color w:val="000000" w:themeColor="text1"/>
        </w:rPr>
        <w:t xml:space="preserve">the elasticities in the food model </w:t>
      </w:r>
      <w:ins w:id="5101" w:author="Jane Shaw" w:date="2015-10-21T12:35:00Z">
        <w:r w:rsidR="00896E14">
          <w:rPr>
            <w:rFonts w:asciiTheme="majorBidi" w:hAnsiTheme="majorBidi" w:cstheme="majorBidi"/>
            <w:color w:val="000000" w:themeColor="text1"/>
          </w:rPr>
          <w:t xml:space="preserve">will need to be adjusted </w:t>
        </w:r>
      </w:ins>
      <w:r w:rsidR="004F65E4" w:rsidRPr="00F31509">
        <w:rPr>
          <w:rFonts w:asciiTheme="majorBidi" w:hAnsiTheme="majorBidi" w:cstheme="majorBidi"/>
          <w:color w:val="000000" w:themeColor="text1"/>
        </w:rPr>
        <w:t xml:space="preserve">and </w:t>
      </w:r>
      <w:del w:id="5102" w:author="Jane Shaw" w:date="2015-10-21T12:36:00Z">
        <w:r w:rsidR="004F65E4" w:rsidRPr="00F31509" w:rsidDel="00896E14">
          <w:rPr>
            <w:rFonts w:asciiTheme="majorBidi" w:hAnsiTheme="majorBidi" w:cstheme="majorBidi"/>
            <w:color w:val="000000" w:themeColor="text1"/>
          </w:rPr>
          <w:delText xml:space="preserve">then re-run </w:delText>
        </w:r>
      </w:del>
      <w:r w:rsidR="004F65E4" w:rsidRPr="00F31509">
        <w:rPr>
          <w:rFonts w:asciiTheme="majorBidi" w:hAnsiTheme="majorBidi" w:cstheme="majorBidi"/>
          <w:color w:val="000000" w:themeColor="text1"/>
        </w:rPr>
        <w:t xml:space="preserve">the optimization procedure </w:t>
      </w:r>
      <w:ins w:id="5103" w:author="Jane Shaw" w:date="2015-10-21T12:36:00Z">
        <w:r w:rsidR="00896E14" w:rsidRPr="00F31509">
          <w:rPr>
            <w:rFonts w:asciiTheme="majorBidi" w:hAnsiTheme="majorBidi" w:cstheme="majorBidi"/>
            <w:color w:val="000000" w:themeColor="text1"/>
          </w:rPr>
          <w:t xml:space="preserve">re-run </w:t>
        </w:r>
      </w:ins>
      <w:r w:rsidR="004F65E4" w:rsidRPr="00F31509">
        <w:rPr>
          <w:rFonts w:asciiTheme="majorBidi" w:hAnsiTheme="majorBidi" w:cstheme="majorBidi"/>
          <w:color w:val="000000" w:themeColor="text1"/>
        </w:rPr>
        <w:t>to meet column constraints. In the best case, a solution can be found with all constraints imposed. Failing this, the column constraints need to be reviewed and eventually lifted. Alternatively, single</w:t>
      </w:r>
      <w:ins w:id="5104" w:author="Jane Shaw" w:date="2015-10-21T12:36:00Z">
        <w:r w:rsidR="00896E14">
          <w:rPr>
            <w:rFonts w:asciiTheme="majorBidi" w:hAnsiTheme="majorBidi" w:cstheme="majorBidi"/>
            <w:color w:val="000000" w:themeColor="text1"/>
          </w:rPr>
          <w:t>-</w:t>
        </w:r>
      </w:ins>
      <w:del w:id="5105" w:author="Jane Shaw" w:date="2015-10-21T12:36:00Z">
        <w:r w:rsidR="004F65E4" w:rsidRPr="00F31509" w:rsidDel="00896E14">
          <w:rPr>
            <w:rFonts w:asciiTheme="majorBidi" w:hAnsiTheme="majorBidi" w:cstheme="majorBidi"/>
            <w:color w:val="000000" w:themeColor="text1"/>
          </w:rPr>
          <w:delText xml:space="preserve"> </w:delText>
        </w:r>
      </w:del>
      <w:r w:rsidR="004F65E4" w:rsidRPr="00F31509">
        <w:rPr>
          <w:rFonts w:asciiTheme="majorBidi" w:hAnsiTheme="majorBidi" w:cstheme="majorBidi"/>
          <w:color w:val="000000" w:themeColor="text1"/>
        </w:rPr>
        <w:t>row limits on food availabilit</w:t>
      </w:r>
      <w:ins w:id="5106" w:author="Jane Shaw" w:date="2015-10-21T12:36:00Z">
        <w:r w:rsidR="00896E14">
          <w:rPr>
            <w:rFonts w:asciiTheme="majorBidi" w:hAnsiTheme="majorBidi" w:cstheme="majorBidi"/>
            <w:color w:val="000000" w:themeColor="text1"/>
          </w:rPr>
          <w:t>y</w:t>
        </w:r>
      </w:ins>
      <w:del w:id="5107" w:author="Jane Shaw" w:date="2015-10-21T12:36:00Z">
        <w:r w:rsidR="004F65E4" w:rsidRPr="00F31509" w:rsidDel="00896E14">
          <w:rPr>
            <w:rFonts w:asciiTheme="majorBidi" w:hAnsiTheme="majorBidi" w:cstheme="majorBidi"/>
            <w:color w:val="000000" w:themeColor="text1"/>
          </w:rPr>
          <w:delText>ies</w:delText>
        </w:r>
      </w:del>
      <w:r w:rsidR="004F65E4" w:rsidRPr="00F31509">
        <w:rPr>
          <w:rFonts w:asciiTheme="majorBidi" w:hAnsiTheme="majorBidi" w:cstheme="majorBidi"/>
          <w:color w:val="000000" w:themeColor="text1"/>
        </w:rPr>
        <w:t xml:space="preserve"> may need to be tightened. </w:t>
      </w:r>
    </w:p>
    <w:p w14:paraId="58037AED" w14:textId="03DAD1D3" w:rsidR="004F65E4" w:rsidRPr="00F31509" w:rsidRDefault="00AA4884" w:rsidP="003C6AA5">
      <w:pPr>
        <w:pStyle w:val="Paragrafoelenco"/>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ins w:id="5108" w:author="Jane Shaw" w:date="2015-10-21T12:36:00Z">
        <w:r w:rsidR="00896E14">
          <w:rPr>
            <w:rFonts w:asciiTheme="majorBidi" w:hAnsiTheme="majorBidi" w:cstheme="majorBidi"/>
            <w:i/>
            <w:color w:val="000000" w:themeColor="text1"/>
          </w:rPr>
          <w:t xml:space="preserve">the </w:t>
        </w:r>
      </w:ins>
      <w:r w:rsidRPr="00F31509">
        <w:rPr>
          <w:rFonts w:asciiTheme="majorBidi" w:hAnsiTheme="majorBidi" w:cstheme="majorBidi"/>
          <w:i/>
          <w:color w:val="000000" w:themeColor="text1"/>
        </w:rPr>
        <w:t xml:space="preserve">row </w:t>
      </w:r>
      <w:del w:id="5109" w:author="Jane Shaw" w:date="2015-10-21T12:36:00Z">
        <w:r w:rsidRPr="00F31509" w:rsidDel="00896E14">
          <w:rPr>
            <w:rFonts w:asciiTheme="majorBidi" w:hAnsiTheme="majorBidi" w:cstheme="majorBidi"/>
            <w:i/>
            <w:color w:val="000000" w:themeColor="text1"/>
          </w:rPr>
          <w:delText xml:space="preserve">level </w:delText>
        </w:r>
      </w:del>
      <w:r w:rsidRPr="00F31509">
        <w:rPr>
          <w:rFonts w:asciiTheme="majorBidi" w:hAnsiTheme="majorBidi" w:cstheme="majorBidi"/>
          <w:i/>
          <w:color w:val="000000" w:themeColor="text1"/>
        </w:rPr>
        <w:t>and column level</w:t>
      </w:r>
      <w:ins w:id="5110" w:author="Jane Shaw" w:date="2015-10-21T12:36:00Z">
        <w:r w:rsidR="00896E14">
          <w:rPr>
            <w:rFonts w:asciiTheme="majorBidi" w:hAnsiTheme="majorBidi" w:cstheme="majorBidi"/>
            <w:i/>
            <w:color w:val="000000" w:themeColor="text1"/>
          </w:rPr>
          <w:t>s</w:t>
        </w:r>
      </w:ins>
      <w:del w:id="5111" w:author="Jane Shaw" w:date="2015-10-21T12:43:00Z">
        <w:r w:rsidRPr="00F31509" w:rsidDel="008D759F">
          <w:rPr>
            <w:rFonts w:asciiTheme="majorBidi" w:hAnsiTheme="majorBidi" w:cstheme="majorBidi"/>
            <w:i/>
            <w:color w:val="000000" w:themeColor="text1"/>
          </w:rPr>
          <w:delText>,</w:delText>
        </w:r>
      </w:del>
      <w:r w:rsidRPr="00F31509">
        <w:rPr>
          <w:rFonts w:asciiTheme="majorBidi" w:hAnsiTheme="majorBidi" w:cstheme="majorBidi"/>
          <w:i/>
          <w:color w:val="000000" w:themeColor="text1"/>
        </w:rPr>
        <w:t xml:space="preserve"> </w:t>
      </w:r>
      <w:ins w:id="5112" w:author="Jane Shaw" w:date="2015-10-21T12:36:00Z">
        <w:r w:rsidR="00896E14">
          <w:rPr>
            <w:rFonts w:asciiTheme="majorBidi" w:hAnsiTheme="majorBidi" w:cstheme="majorBidi"/>
            <w:i/>
            <w:color w:val="000000" w:themeColor="text1"/>
          </w:rPr>
          <w:t xml:space="preserve">with </w:t>
        </w:r>
      </w:ins>
      <w:r w:rsidRPr="00F31509">
        <w:rPr>
          <w:rFonts w:asciiTheme="majorBidi" w:hAnsiTheme="majorBidi" w:cstheme="majorBidi"/>
          <w:i/>
          <w:color w:val="000000" w:themeColor="text1"/>
        </w:rPr>
        <w:t>infeasibility for multi-year constraints</w:t>
      </w:r>
      <w:ins w:id="5113" w:author="Jane Shaw" w:date="2015-10-21T12:36:00Z">
        <w:r w:rsidR="00896E14">
          <w:rPr>
            <w:rFonts w:asciiTheme="majorBidi" w:hAnsiTheme="majorBidi" w:cstheme="majorBidi"/>
            <w:i/>
            <w:color w:val="000000" w:themeColor="text1"/>
          </w:rPr>
          <w:t>:</w:t>
        </w:r>
      </w:ins>
      <w:del w:id="5114" w:author="Jane Shaw" w:date="2015-10-21T12:37:00Z">
        <w:r w:rsidR="004F65E4" w:rsidRPr="00F31509" w:rsidDel="00896E14">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The strategy </w:t>
      </w:r>
      <w:del w:id="5115" w:author="Jane Shaw" w:date="2015-11-07T18:55:00Z">
        <w:r w:rsidR="004F65E4" w:rsidRPr="00F31509" w:rsidDel="0013404F">
          <w:rPr>
            <w:rFonts w:asciiTheme="majorBidi" w:hAnsiTheme="majorBidi" w:cstheme="majorBidi"/>
            <w:color w:val="000000" w:themeColor="text1"/>
          </w:rPr>
          <w:delText xml:space="preserve">here should be </w:delText>
        </w:r>
      </w:del>
      <w:ins w:id="5116" w:author="Jane Shaw" w:date="2015-11-07T18:55:00Z">
        <w:r w:rsidR="0013404F">
          <w:rPr>
            <w:rFonts w:asciiTheme="majorBidi" w:hAnsiTheme="majorBidi" w:cstheme="majorBidi"/>
            <w:color w:val="000000" w:themeColor="text1"/>
          </w:rPr>
          <w:t xml:space="preserve">is usually </w:t>
        </w:r>
      </w:ins>
      <w:del w:id="5117" w:author="Jane Shaw" w:date="2015-10-21T12:37:00Z">
        <w:r w:rsidR="004F65E4" w:rsidRPr="00F31509" w:rsidDel="00896E14">
          <w:rPr>
            <w:rFonts w:asciiTheme="majorBidi" w:hAnsiTheme="majorBidi" w:cstheme="majorBidi"/>
            <w:color w:val="000000" w:themeColor="text1"/>
          </w:rPr>
          <w:delText xml:space="preserve">rather </w:delText>
        </w:r>
      </w:del>
      <w:r w:rsidR="004F65E4" w:rsidRPr="00F31509">
        <w:rPr>
          <w:rFonts w:asciiTheme="majorBidi" w:hAnsiTheme="majorBidi" w:cstheme="majorBidi"/>
          <w:color w:val="000000" w:themeColor="text1"/>
        </w:rPr>
        <w:t xml:space="preserve">straightforward; it </w:t>
      </w:r>
      <w:del w:id="5118" w:author="Jane Shaw" w:date="2015-10-21T12:37:00Z">
        <w:r w:rsidR="004F65E4" w:rsidRPr="00F31509" w:rsidDel="00896E14">
          <w:rPr>
            <w:rFonts w:asciiTheme="majorBidi" w:hAnsiTheme="majorBidi" w:cstheme="majorBidi"/>
            <w:color w:val="000000" w:themeColor="text1"/>
          </w:rPr>
          <w:delText xml:space="preserve">only </w:delText>
        </w:r>
      </w:del>
      <w:r w:rsidR="004F65E4" w:rsidRPr="00F31509">
        <w:rPr>
          <w:rFonts w:asciiTheme="majorBidi" w:hAnsiTheme="majorBidi" w:cstheme="majorBidi"/>
          <w:color w:val="000000" w:themeColor="text1"/>
        </w:rPr>
        <w:t xml:space="preserve">involves lifting the limits of stock changes over time. Eventually all constraints should be met. If not, all other constraints </w:t>
      </w:r>
      <w:del w:id="5119" w:author="Jane Shaw" w:date="2015-10-21T12:37:00Z">
        <w:r w:rsidR="004F65E4" w:rsidRPr="00F31509" w:rsidDel="00896E14">
          <w:rPr>
            <w:rFonts w:asciiTheme="majorBidi" w:hAnsiTheme="majorBidi" w:cstheme="majorBidi"/>
            <w:color w:val="000000" w:themeColor="text1"/>
          </w:rPr>
          <w:delText xml:space="preserve">would </w:delText>
        </w:r>
      </w:del>
      <w:ins w:id="5120" w:author="Jane Shaw" w:date="2015-10-21T12:37:00Z">
        <w:r w:rsidR="00896E14">
          <w:rPr>
            <w:rFonts w:asciiTheme="majorBidi" w:hAnsiTheme="majorBidi" w:cstheme="majorBidi"/>
            <w:color w:val="000000" w:themeColor="text1"/>
          </w:rPr>
          <w:t xml:space="preserve">will </w:t>
        </w:r>
      </w:ins>
      <w:r w:rsidR="004F65E4" w:rsidRPr="00F31509">
        <w:rPr>
          <w:rFonts w:asciiTheme="majorBidi" w:hAnsiTheme="majorBidi" w:cstheme="majorBidi"/>
          <w:color w:val="000000" w:themeColor="text1"/>
        </w:rPr>
        <w:t xml:space="preserve">need to be lifted gradually to </w:t>
      </w:r>
      <w:del w:id="5121" w:author="Jane Shaw" w:date="2015-10-21T12:37:00Z">
        <w:r w:rsidR="004F65E4" w:rsidRPr="00F31509" w:rsidDel="00896E14">
          <w:rPr>
            <w:rFonts w:asciiTheme="majorBidi" w:hAnsiTheme="majorBidi" w:cstheme="majorBidi"/>
            <w:color w:val="000000" w:themeColor="text1"/>
          </w:rPr>
          <w:delText xml:space="preserve">eventually </w:delText>
        </w:r>
      </w:del>
      <w:r w:rsidR="004F65E4" w:rsidRPr="00F31509">
        <w:rPr>
          <w:rFonts w:asciiTheme="majorBidi" w:hAnsiTheme="majorBidi" w:cstheme="majorBidi"/>
          <w:color w:val="000000" w:themeColor="text1"/>
        </w:rPr>
        <w:t>render a solution</w:t>
      </w:r>
      <w:ins w:id="5122" w:author="Jane Shaw" w:date="2015-10-21T12:37:00Z">
        <w:r w:rsidR="00896E14" w:rsidRPr="00896E14">
          <w:rPr>
            <w:rFonts w:asciiTheme="majorBidi" w:hAnsiTheme="majorBidi" w:cstheme="majorBidi"/>
            <w:color w:val="000000" w:themeColor="text1"/>
          </w:rPr>
          <w:t xml:space="preserve"> </w:t>
        </w:r>
        <w:r w:rsidR="00896E14" w:rsidRPr="00F31509">
          <w:rPr>
            <w:rFonts w:asciiTheme="majorBidi" w:hAnsiTheme="majorBidi" w:cstheme="majorBidi"/>
            <w:color w:val="000000" w:themeColor="text1"/>
          </w:rPr>
          <w:t>eventually</w:t>
        </w:r>
      </w:ins>
      <w:r w:rsidR="004F65E4" w:rsidRPr="00F31509">
        <w:rPr>
          <w:rFonts w:asciiTheme="majorBidi" w:hAnsiTheme="majorBidi" w:cstheme="majorBidi"/>
          <w:color w:val="000000" w:themeColor="text1"/>
        </w:rPr>
        <w:t>. Lifting these additional constraints requires manual intervention and judgement as to what constraint should be considered most binding.</w:t>
      </w:r>
    </w:p>
    <w:p w14:paraId="188FC5BE" w14:textId="1736CA77" w:rsidR="004F65E4" w:rsidRPr="00F31509" w:rsidRDefault="00AA4884" w:rsidP="003C6AA5">
      <w:pPr>
        <w:pStyle w:val="Paragrafoelenco"/>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ins w:id="5123" w:author="Jane Shaw" w:date="2015-10-21T12:38:00Z">
        <w:r w:rsidR="00896E14" w:rsidRPr="00896E14">
          <w:rPr>
            <w:rFonts w:asciiTheme="majorBidi" w:hAnsiTheme="majorBidi" w:cstheme="majorBidi"/>
            <w:i/>
            <w:color w:val="000000" w:themeColor="text1"/>
            <w:rPrChange w:id="5124" w:author="Jane Shaw" w:date="2015-10-21T12:38:00Z">
              <w:rPr>
                <w:rFonts w:asciiTheme="majorBidi" w:hAnsiTheme="majorBidi" w:cstheme="majorBidi"/>
                <w:color w:val="000000" w:themeColor="text1"/>
              </w:rPr>
            </w:rPrChange>
          </w:rPr>
          <w:t>:</w:t>
        </w:r>
      </w:ins>
      <w:del w:id="5125" w:author="Jane Shaw" w:date="2015-10-21T12:38:00Z">
        <w:r w:rsidR="004F65E4" w:rsidRPr="00F31509" w:rsidDel="00896E14">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In this case, the </w:t>
      </w:r>
      <w:del w:id="5126" w:author="Jane Shaw" w:date="2015-10-21T12:38:00Z">
        <w:r w:rsidR="004F65E4" w:rsidRPr="00F31509" w:rsidDel="00896E14">
          <w:rPr>
            <w:rFonts w:asciiTheme="majorBidi" w:hAnsiTheme="majorBidi" w:cstheme="majorBidi"/>
            <w:color w:val="000000" w:themeColor="text1"/>
          </w:rPr>
          <w:delText xml:space="preserve">food balance sheet </w:delText>
        </w:r>
      </w:del>
      <w:ins w:id="5127" w:author="Jane Shaw" w:date="2015-10-21T12:38:00Z">
        <w:r w:rsidR="00896E14">
          <w:rPr>
            <w:rFonts w:asciiTheme="majorBidi" w:hAnsiTheme="majorBidi" w:cstheme="majorBidi"/>
            <w:color w:val="000000" w:themeColor="text1"/>
          </w:rPr>
          <w:t xml:space="preserve">FBS </w:t>
        </w:r>
      </w:ins>
      <w:r w:rsidR="004F65E4" w:rsidRPr="00F31509">
        <w:rPr>
          <w:rFonts w:asciiTheme="majorBidi" w:hAnsiTheme="majorBidi" w:cstheme="majorBidi"/>
          <w:color w:val="000000" w:themeColor="text1"/>
        </w:rPr>
        <w:t xml:space="preserve">can be considered ready for </w:t>
      </w:r>
      <w:del w:id="5128" w:author="Jane Shaw" w:date="2015-10-21T12:38:00Z">
        <w:r w:rsidR="004F65E4" w:rsidRPr="00F31509" w:rsidDel="00896E14">
          <w:rPr>
            <w:rFonts w:asciiTheme="majorBidi" w:hAnsiTheme="majorBidi" w:cstheme="majorBidi"/>
            <w:color w:val="000000" w:themeColor="text1"/>
          </w:rPr>
          <w:delText xml:space="preserve">an </w:delText>
        </w:r>
      </w:del>
      <w:r w:rsidR="004F65E4" w:rsidRPr="00F31509">
        <w:rPr>
          <w:rFonts w:asciiTheme="majorBidi" w:hAnsiTheme="majorBidi" w:cstheme="majorBidi"/>
          <w:color w:val="000000" w:themeColor="text1"/>
        </w:rPr>
        <w:t xml:space="preserve">inspection by a food specialist and refined where and as necessary. </w:t>
      </w:r>
    </w:p>
    <w:p w14:paraId="5EA1D639" w14:textId="6E17662B" w:rsidR="004F65E4" w:rsidRPr="00F31509" w:rsidRDefault="00E24798" w:rsidP="004F65E4">
      <w:pPr>
        <w:rPr>
          <w:rFonts w:asciiTheme="majorBidi" w:hAnsiTheme="majorBidi" w:cstheme="majorBidi"/>
          <w:color w:val="000000" w:themeColor="text1"/>
          <w:lang w:val="en-GB"/>
        </w:rPr>
      </w:pPr>
      <w:r>
        <w:fldChar w:fldCharType="begin"/>
      </w:r>
      <w:r>
        <w:instrText xml:space="preserve"> REF _Ref419979972 \h  \* MERGEFORMAT </w:instrText>
      </w:r>
      <w:r>
        <w:fldChar w:fldCharType="separate"/>
      </w:r>
      <w:ins w:id="5129" w:author="Jane Shaw" w:date="2015-11-01T20:53:00Z">
        <w:r w:rsidR="00311179" w:rsidRPr="00F31509">
          <w:rPr>
            <w:rFonts w:asciiTheme="majorBidi" w:eastAsia="Times New Roman" w:hAnsiTheme="majorBidi" w:cstheme="majorBidi"/>
            <w:color w:val="000000" w:themeColor="text1"/>
            <w:lang w:val="en-GB"/>
          </w:rPr>
          <w:t xml:space="preserve">Figure </w:t>
        </w:r>
        <w:r w:rsidR="00311179" w:rsidRPr="00311179">
          <w:rPr>
            <w:rFonts w:asciiTheme="majorBidi" w:eastAsia="Times New Roman" w:hAnsiTheme="majorBidi" w:cstheme="majorBidi"/>
            <w:color w:val="000000" w:themeColor="text1"/>
            <w:lang w:val="en-GB"/>
            <w:rPrChange w:id="5130" w:author="Jane Shaw" w:date="2015-11-01T20:53:00Z">
              <w:rPr>
                <w:rFonts w:asciiTheme="majorBidi" w:hAnsiTheme="majorBidi" w:cstheme="majorBidi"/>
                <w:noProof/>
                <w:color w:val="000000" w:themeColor="text1"/>
                <w:lang w:val="en-GB"/>
              </w:rPr>
            </w:rPrChange>
          </w:rPr>
          <w:t>1</w:t>
        </w:r>
      </w:ins>
      <w:del w:id="5131" w:author="Jane Shaw" w:date="2015-11-01T20:44:00Z">
        <w:r w:rsidRPr="00F31509" w:rsidDel="00311179">
          <w:rPr>
            <w:rFonts w:asciiTheme="majorBidi" w:eastAsia="Times New Roman" w:hAnsiTheme="majorBidi" w:cstheme="majorBidi"/>
            <w:color w:val="000000" w:themeColor="text1"/>
            <w:lang w:val="en-GB"/>
          </w:rPr>
          <w:delText xml:space="preserve">Figure </w:delText>
        </w:r>
        <w:r w:rsidRPr="000F0B1C" w:rsidDel="00311179">
          <w:rPr>
            <w:rFonts w:asciiTheme="majorBidi" w:eastAsia="Times New Roman" w:hAnsiTheme="majorBidi" w:cstheme="majorBidi"/>
            <w:color w:val="000000" w:themeColor="text1"/>
            <w:lang w:val="en-GB"/>
          </w:rPr>
          <w:delText>1</w:delText>
        </w:r>
      </w:del>
      <w:r>
        <w:fldChar w:fldCharType="end"/>
      </w:r>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w:t>
      </w:r>
      <w:ins w:id="5132" w:author="Jane Shaw" w:date="2015-10-21T12:38:00Z">
        <w:r w:rsidR="00896E14">
          <w:rPr>
            <w:rFonts w:asciiTheme="majorBidi" w:eastAsia="Times New Roman" w:hAnsiTheme="majorBidi" w:cstheme="majorBidi"/>
            <w:color w:val="000000" w:themeColor="text1"/>
            <w:lang w:val="en-GB"/>
          </w:rPr>
          <w:t xml:space="preserve">nited </w:t>
        </w:r>
      </w:ins>
      <w:r w:rsidR="004F65E4" w:rsidRPr="00F31509">
        <w:rPr>
          <w:rFonts w:asciiTheme="majorBidi" w:eastAsia="Times New Roman" w:hAnsiTheme="majorBidi" w:cstheme="majorBidi"/>
          <w:color w:val="000000" w:themeColor="text1"/>
          <w:lang w:val="en-GB"/>
        </w:rPr>
        <w:t>S</w:t>
      </w:r>
      <w:ins w:id="5133" w:author="Jane Shaw" w:date="2015-10-21T12:38:00Z">
        <w:r w:rsidR="00896E14">
          <w:rPr>
            <w:rFonts w:asciiTheme="majorBidi" w:eastAsia="Times New Roman" w:hAnsiTheme="majorBidi" w:cstheme="majorBidi"/>
            <w:color w:val="000000" w:themeColor="text1"/>
            <w:lang w:val="en-GB"/>
          </w:rPr>
          <w:t>tates of America</w:t>
        </w:r>
      </w:ins>
      <w:r w:rsidR="004F65E4" w:rsidRPr="00F31509">
        <w:rPr>
          <w:rFonts w:asciiTheme="majorBidi" w:eastAsia="Times New Roman" w:hAnsiTheme="majorBidi" w:cstheme="majorBidi"/>
          <w:color w:val="000000" w:themeColor="text1"/>
          <w:lang w:val="en-GB"/>
        </w:rPr>
        <w:t>.</w:t>
      </w:r>
    </w:p>
    <w:p w14:paraId="01A43E80" w14:textId="5A964698" w:rsidR="004F65E4" w:rsidRPr="00F31509" w:rsidRDefault="004F65E4" w:rsidP="004F65E4">
      <w:pPr>
        <w:keepNext/>
        <w:rPr>
          <w:rFonts w:asciiTheme="majorBidi" w:hAnsiTheme="majorBidi" w:cstheme="majorBidi"/>
          <w:color w:val="000000" w:themeColor="text1"/>
          <w:lang w:val="en-GB"/>
        </w:rPr>
      </w:pPr>
    </w:p>
    <w:p w14:paraId="2EE7456C" w14:textId="41C5099D" w:rsidR="00896E14" w:rsidRDefault="004F65E4" w:rsidP="004F65E4">
      <w:pPr>
        <w:pStyle w:val="Didascalia"/>
        <w:rPr>
          <w:ins w:id="5134" w:author="Jane Shaw" w:date="2015-10-21T12:39:00Z"/>
          <w:rFonts w:asciiTheme="majorBidi" w:eastAsia="Times New Roman" w:hAnsiTheme="majorBidi" w:cstheme="majorBidi"/>
          <w:color w:val="000000" w:themeColor="text1"/>
          <w:lang w:val="en-GB"/>
        </w:rPr>
      </w:pPr>
      <w:bookmarkStart w:id="5135" w:name="_Ref419979972"/>
      <w:bookmarkStart w:id="5136" w:name="_Toc421026208"/>
      <w:bookmarkStart w:id="5137" w:name="_Toc428383852"/>
      <w:bookmarkStart w:id="5138" w:name="_Toc430872503"/>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F31509">
        <w:rPr>
          <w:rFonts w:asciiTheme="majorBidi" w:hAnsiTheme="majorBidi" w:cstheme="majorBidi"/>
          <w:b/>
          <w:bCs/>
          <w:color w:val="000000" w:themeColor="text1"/>
          <w:lang w:val="en-GB"/>
        </w:rPr>
        <w:fldChar w:fldCharType="separate"/>
      </w:r>
      <w:r w:rsidR="00311179">
        <w:rPr>
          <w:rFonts w:asciiTheme="majorBidi" w:hAnsiTheme="majorBidi" w:cstheme="majorBidi"/>
          <w:noProof/>
          <w:color w:val="000000" w:themeColor="text1"/>
          <w:lang w:val="en-GB"/>
        </w:rPr>
        <w:t>1</w:t>
      </w:r>
      <w:r w:rsidR="003D789C" w:rsidRPr="00F31509">
        <w:rPr>
          <w:rFonts w:asciiTheme="majorBidi" w:hAnsiTheme="majorBidi" w:cstheme="majorBidi"/>
          <w:lang w:val="en-GB"/>
        </w:rPr>
        <w:fldChar w:fldCharType="end"/>
      </w:r>
      <w:bookmarkEnd w:id="5135"/>
      <w:r w:rsidRPr="00F31509">
        <w:rPr>
          <w:rFonts w:asciiTheme="majorBidi" w:eastAsia="Times New Roman" w:hAnsiTheme="majorBidi" w:cstheme="majorBidi"/>
          <w:color w:val="000000" w:themeColor="text1"/>
          <w:lang w:val="en-GB"/>
        </w:rPr>
        <w:t>: U</w:t>
      </w:r>
      <w:ins w:id="5139" w:author="Jane Shaw" w:date="2015-10-21T12:39:00Z">
        <w:r w:rsidR="00896E14">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commentRangeStart w:id="5140"/>
      <w:ins w:id="5141" w:author="Jane Shaw" w:date="2015-10-21T12:39:00Z">
        <w:r w:rsidR="00896E14">
          <w:rPr>
            <w:rFonts w:asciiTheme="majorBidi" w:eastAsia="Times New Roman" w:hAnsiTheme="majorBidi" w:cstheme="majorBidi"/>
            <w:color w:val="000000" w:themeColor="text1"/>
            <w:lang w:val="en-GB"/>
          </w:rPr>
          <w:t>tates</w:t>
        </w:r>
      </w:ins>
      <w:r w:rsidRPr="00F31509">
        <w:rPr>
          <w:rFonts w:asciiTheme="majorBidi" w:eastAsia="Times New Roman" w:hAnsiTheme="majorBidi" w:cstheme="majorBidi"/>
          <w:color w:val="000000" w:themeColor="text1"/>
          <w:lang w:val="en-GB"/>
        </w:rPr>
        <w:t xml:space="preserve"> wheat, </w:t>
      </w:r>
      <w:commentRangeEnd w:id="5140"/>
      <w:r w:rsidR="008D759F">
        <w:rPr>
          <w:rStyle w:val="Rimandocommento"/>
          <w:rFonts w:cs="Arial"/>
          <w:i w:val="0"/>
          <w:iCs w:val="0"/>
        </w:rPr>
        <w:commentReference w:id="5140"/>
      </w:r>
      <w:r w:rsidRPr="00F31509">
        <w:rPr>
          <w:rFonts w:asciiTheme="majorBidi" w:eastAsia="Times New Roman" w:hAnsiTheme="majorBidi" w:cstheme="majorBidi"/>
          <w:color w:val="000000" w:themeColor="text1"/>
          <w:lang w:val="en-GB"/>
        </w:rPr>
        <w:t>unbalanced (</w:t>
      </w:r>
      <w:del w:id="5142" w:author="Jane Shaw" w:date="2015-10-21T12:39:00Z">
        <w:r w:rsidRPr="00F31509" w:rsidDel="00896E14">
          <w:rPr>
            <w:rFonts w:asciiTheme="majorBidi" w:eastAsia="Times New Roman" w:hAnsiTheme="majorBidi" w:cstheme="majorBidi"/>
            <w:color w:val="000000" w:themeColor="text1"/>
            <w:lang w:val="en-GB"/>
          </w:rPr>
          <w:delText>top pane</w:delText>
        </w:r>
      </w:del>
      <w:ins w:id="5143" w:author="Jane Shaw" w:date="2015-10-21T12:39:00Z">
        <w:r w:rsidR="00896E14">
          <w:rPr>
            <w:rFonts w:asciiTheme="majorBidi" w:eastAsia="Times New Roman" w:hAnsiTheme="majorBidi" w:cstheme="majorBidi"/>
            <w:color w:val="000000" w:themeColor="text1"/>
            <w:lang w:val="en-GB"/>
          </w:rPr>
          <w:t>upper level</w:t>
        </w:r>
      </w:ins>
      <w:r w:rsidRPr="00F31509">
        <w:rPr>
          <w:rFonts w:asciiTheme="majorBidi" w:eastAsia="Times New Roman" w:hAnsiTheme="majorBidi" w:cstheme="majorBidi"/>
          <w:color w:val="000000" w:themeColor="text1"/>
          <w:lang w:val="en-GB"/>
        </w:rPr>
        <w:t>)</w:t>
      </w:r>
      <w:ins w:id="5144" w:author="Jane Shaw" w:date="2015-10-21T12:39:00Z">
        <w:r w:rsidR="00896E14">
          <w:rPr>
            <w:rFonts w:asciiTheme="majorBidi" w:eastAsia="Times New Roman" w:hAnsiTheme="majorBidi" w:cstheme="majorBidi"/>
            <w:color w:val="000000" w:themeColor="text1"/>
            <w:lang w:val="en-GB"/>
          </w:rPr>
          <w:t xml:space="preserve"> and</w:t>
        </w:r>
      </w:ins>
      <w:del w:id="5145" w:author="Jane Shaw" w:date="2015-10-21T12:39:00Z">
        <w:r w:rsidRPr="00F31509" w:rsidDel="00896E1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balanced (</w:t>
      </w:r>
      <w:del w:id="5146" w:author="Jane Shaw" w:date="2015-10-21T12:39:00Z">
        <w:r w:rsidRPr="00F31509" w:rsidDel="00896E14">
          <w:rPr>
            <w:rFonts w:asciiTheme="majorBidi" w:eastAsia="Times New Roman" w:hAnsiTheme="majorBidi" w:cstheme="majorBidi"/>
            <w:color w:val="000000" w:themeColor="text1"/>
            <w:lang w:val="en-GB"/>
          </w:rPr>
          <w:delText>bottom pane</w:delText>
        </w:r>
      </w:del>
      <w:ins w:id="5147" w:author="Jane Shaw" w:date="2015-10-21T12:39:00Z">
        <w:r w:rsidR="00896E14">
          <w:rPr>
            <w:rFonts w:asciiTheme="majorBidi" w:eastAsia="Times New Roman" w:hAnsiTheme="majorBidi" w:cstheme="majorBidi"/>
            <w:color w:val="000000" w:themeColor="text1"/>
            <w:lang w:val="en-GB"/>
          </w:rPr>
          <w:t>lower level</w:t>
        </w:r>
      </w:ins>
      <w:r w:rsidRPr="00F31509">
        <w:rPr>
          <w:rFonts w:asciiTheme="majorBidi" w:eastAsia="Times New Roman" w:hAnsiTheme="majorBidi" w:cstheme="majorBidi"/>
          <w:color w:val="000000" w:themeColor="text1"/>
          <w:lang w:val="en-GB"/>
        </w:rPr>
        <w:t>)</w:t>
      </w:r>
      <w:del w:id="5148" w:author="Jane Shaw" w:date="2015-10-21T12:39:00Z">
        <w:r w:rsidR="00722C67" w:rsidRPr="00F31509" w:rsidDel="00896E14">
          <w:rPr>
            <w:rFonts w:asciiTheme="majorBidi" w:eastAsia="Times New Roman" w:hAnsiTheme="majorBidi" w:cstheme="majorBidi"/>
            <w:color w:val="000000" w:themeColor="text1"/>
            <w:lang w:val="en-GB"/>
          </w:rPr>
          <w:delText>.</w:delText>
        </w:r>
      </w:del>
      <w:r w:rsidR="008568EC">
        <w:rPr>
          <w:rFonts w:asciiTheme="majorBidi" w:eastAsia="Times New Roman" w:hAnsiTheme="majorBidi" w:cstheme="majorBidi"/>
          <w:color w:val="000000" w:themeColor="text1"/>
          <w:lang w:val="en-GB"/>
        </w:rPr>
        <w:t xml:space="preserve"> </w:t>
      </w:r>
    </w:p>
    <w:p w14:paraId="14FE564C" w14:textId="6DFD8573" w:rsidR="004F65E4" w:rsidRPr="00896E14" w:rsidRDefault="00AA4884" w:rsidP="004F65E4">
      <w:pPr>
        <w:pStyle w:val="Didascalia"/>
        <w:rPr>
          <w:rFonts w:asciiTheme="majorBidi" w:hAnsiTheme="majorBidi" w:cstheme="majorBidi"/>
          <w:b/>
          <w:bCs/>
          <w:color w:val="000000" w:themeColor="text1"/>
          <w:sz w:val="20"/>
          <w:szCs w:val="20"/>
          <w:lang w:val="en-GB"/>
          <w:rPrChange w:id="5149" w:author="Jane Shaw" w:date="2015-10-21T12:39:00Z">
            <w:rPr>
              <w:rFonts w:asciiTheme="majorBidi" w:hAnsiTheme="majorBidi" w:cstheme="majorBidi"/>
              <w:b/>
              <w:bCs/>
              <w:color w:val="000000" w:themeColor="text1"/>
              <w:lang w:val="en-GB"/>
            </w:rPr>
          </w:rPrChange>
        </w:rPr>
      </w:pPr>
      <w:del w:id="5150" w:author="Jane Shaw" w:date="2015-10-21T12:39:00Z">
        <w:r w:rsidRPr="00896E14" w:rsidDel="00896E14">
          <w:rPr>
            <w:rFonts w:asciiTheme="majorBidi" w:eastAsia="Times New Roman" w:hAnsiTheme="majorBidi" w:cstheme="majorBidi"/>
            <w:i w:val="0"/>
            <w:iCs w:val="0"/>
            <w:color w:val="000000" w:themeColor="text1"/>
            <w:sz w:val="20"/>
            <w:szCs w:val="20"/>
            <w:lang w:val="en-GB"/>
            <w:rPrChange w:id="5151" w:author="Jane Shaw" w:date="2015-10-21T12:39:00Z">
              <w:rPr>
                <w:rFonts w:asciiTheme="majorBidi" w:eastAsia="Times New Roman" w:hAnsiTheme="majorBidi" w:cstheme="majorBidi"/>
                <w:i w:val="0"/>
                <w:iCs w:val="0"/>
                <w:color w:val="000000" w:themeColor="text1"/>
                <w:lang w:val="en-GB"/>
              </w:rPr>
            </w:rPrChange>
          </w:rPr>
          <w:delText xml:space="preserve">In </w:delText>
        </w:r>
      </w:del>
      <w:ins w:id="5152" w:author="Jane Shaw" w:date="2015-10-21T12:39:00Z">
        <w:r w:rsidR="00896E14">
          <w:rPr>
            <w:rFonts w:asciiTheme="majorBidi" w:eastAsia="Times New Roman" w:hAnsiTheme="majorBidi" w:cstheme="majorBidi"/>
            <w:i w:val="0"/>
            <w:iCs w:val="0"/>
            <w:color w:val="000000" w:themeColor="text1"/>
            <w:sz w:val="20"/>
            <w:szCs w:val="20"/>
            <w:lang w:val="en-GB"/>
          </w:rPr>
          <w:t>At</w:t>
        </w:r>
        <w:r w:rsidR="00896E14" w:rsidRPr="00896E14">
          <w:rPr>
            <w:rFonts w:asciiTheme="majorBidi" w:eastAsia="Times New Roman" w:hAnsiTheme="majorBidi" w:cstheme="majorBidi"/>
            <w:i w:val="0"/>
            <w:iCs w:val="0"/>
            <w:color w:val="000000" w:themeColor="text1"/>
            <w:sz w:val="20"/>
            <w:szCs w:val="20"/>
            <w:lang w:val="en-GB"/>
            <w:rPrChange w:id="5153" w:author="Jane Shaw" w:date="2015-10-21T12:39:00Z">
              <w:rPr>
                <w:rFonts w:asciiTheme="majorBidi" w:eastAsia="Times New Roman" w:hAnsiTheme="majorBidi" w:cstheme="majorBidi"/>
                <w:i w:val="0"/>
                <w:iCs w:val="0"/>
                <w:color w:val="000000" w:themeColor="text1"/>
                <w:lang w:val="en-GB"/>
              </w:rPr>
            </w:rPrChange>
          </w:rPr>
          <w:t xml:space="preserve"> </w:t>
        </w:r>
      </w:ins>
      <w:r w:rsidRPr="00896E14">
        <w:rPr>
          <w:rFonts w:asciiTheme="majorBidi" w:eastAsia="Times New Roman" w:hAnsiTheme="majorBidi" w:cstheme="majorBidi"/>
          <w:i w:val="0"/>
          <w:iCs w:val="0"/>
          <w:color w:val="000000" w:themeColor="text1"/>
          <w:sz w:val="20"/>
          <w:szCs w:val="20"/>
          <w:lang w:val="en-GB"/>
          <w:rPrChange w:id="5154" w:author="Jane Shaw" w:date="2015-10-21T12:39:00Z">
            <w:rPr>
              <w:rFonts w:asciiTheme="majorBidi" w:eastAsia="Times New Roman" w:hAnsiTheme="majorBidi" w:cstheme="majorBidi"/>
              <w:i w:val="0"/>
              <w:iCs w:val="0"/>
              <w:color w:val="000000" w:themeColor="text1"/>
              <w:lang w:val="en-GB"/>
            </w:rPr>
          </w:rPrChange>
        </w:rPr>
        <w:t xml:space="preserve">the </w:t>
      </w:r>
      <w:del w:id="5155" w:author="Jane Shaw" w:date="2015-10-21T12:39:00Z">
        <w:r w:rsidRPr="00896E14" w:rsidDel="00896E14">
          <w:rPr>
            <w:rFonts w:asciiTheme="majorBidi" w:eastAsia="Times New Roman" w:hAnsiTheme="majorBidi" w:cstheme="majorBidi"/>
            <w:i w:val="0"/>
            <w:iCs w:val="0"/>
            <w:color w:val="000000" w:themeColor="text1"/>
            <w:sz w:val="20"/>
            <w:szCs w:val="20"/>
            <w:lang w:val="en-GB"/>
            <w:rPrChange w:id="5156" w:author="Jane Shaw" w:date="2015-10-21T12:39:00Z">
              <w:rPr>
                <w:rFonts w:asciiTheme="majorBidi" w:eastAsia="Times New Roman" w:hAnsiTheme="majorBidi" w:cstheme="majorBidi"/>
                <w:i w:val="0"/>
                <w:iCs w:val="0"/>
                <w:color w:val="000000" w:themeColor="text1"/>
                <w:lang w:val="en-GB"/>
              </w:rPr>
            </w:rPrChange>
          </w:rPr>
          <w:delText>top pane</w:delText>
        </w:r>
      </w:del>
      <w:ins w:id="5157" w:author="Jane Shaw" w:date="2015-10-21T12:39:00Z">
        <w:r w:rsidR="00896E14">
          <w:rPr>
            <w:rFonts w:asciiTheme="majorBidi" w:eastAsia="Times New Roman" w:hAnsiTheme="majorBidi" w:cstheme="majorBidi"/>
            <w:i w:val="0"/>
            <w:iCs w:val="0"/>
            <w:color w:val="000000" w:themeColor="text1"/>
            <w:sz w:val="20"/>
            <w:szCs w:val="20"/>
            <w:lang w:val="en-GB"/>
          </w:rPr>
          <w:t>upper level</w:t>
        </w:r>
      </w:ins>
      <w:r w:rsidRPr="00896E14">
        <w:rPr>
          <w:rFonts w:asciiTheme="majorBidi" w:eastAsia="Times New Roman" w:hAnsiTheme="majorBidi" w:cstheme="majorBidi"/>
          <w:i w:val="0"/>
          <w:iCs w:val="0"/>
          <w:color w:val="000000" w:themeColor="text1"/>
          <w:sz w:val="20"/>
          <w:szCs w:val="20"/>
          <w:lang w:val="en-GB"/>
          <w:rPrChange w:id="5158" w:author="Jane Shaw" w:date="2015-10-21T12:39:00Z">
            <w:rPr>
              <w:rFonts w:asciiTheme="majorBidi" w:eastAsia="Times New Roman" w:hAnsiTheme="majorBidi" w:cstheme="majorBidi"/>
              <w:i w:val="0"/>
              <w:iCs w:val="0"/>
              <w:color w:val="000000" w:themeColor="text1"/>
              <w:lang w:val="en-GB"/>
            </w:rPr>
          </w:rPrChange>
        </w:rPr>
        <w:t>, the expected value is represented by the dashed line (and the highest point of the distribution).</w:t>
      </w:r>
      <w:r w:rsidR="008568EC" w:rsidRPr="00896E14">
        <w:rPr>
          <w:rFonts w:asciiTheme="majorBidi" w:eastAsia="Times New Roman" w:hAnsiTheme="majorBidi" w:cstheme="majorBidi"/>
          <w:i w:val="0"/>
          <w:iCs w:val="0"/>
          <w:color w:val="000000" w:themeColor="text1"/>
          <w:sz w:val="20"/>
          <w:szCs w:val="20"/>
          <w:lang w:val="en-GB"/>
          <w:rPrChange w:id="5159" w:author="Jane Shaw" w:date="2015-10-21T12:39:00Z">
            <w:rPr>
              <w:rFonts w:asciiTheme="majorBidi" w:eastAsia="Times New Roman" w:hAnsiTheme="majorBidi" w:cstheme="majorBidi"/>
              <w:i w:val="0"/>
              <w:iCs w:val="0"/>
              <w:color w:val="000000" w:themeColor="text1"/>
              <w:lang w:val="en-GB"/>
            </w:rPr>
          </w:rPrChange>
        </w:rPr>
        <w:t xml:space="preserve"> </w:t>
      </w:r>
      <w:del w:id="5160" w:author="Jane Shaw" w:date="2015-10-21T12:40:00Z">
        <w:r w:rsidRPr="00896E14" w:rsidDel="00896E14">
          <w:rPr>
            <w:rFonts w:asciiTheme="majorBidi" w:eastAsia="Times New Roman" w:hAnsiTheme="majorBidi" w:cstheme="majorBidi"/>
            <w:i w:val="0"/>
            <w:iCs w:val="0"/>
            <w:color w:val="000000" w:themeColor="text1"/>
            <w:sz w:val="20"/>
            <w:szCs w:val="20"/>
            <w:lang w:val="en-GB"/>
            <w:rPrChange w:id="5161" w:author="Jane Shaw" w:date="2015-10-21T12:39:00Z">
              <w:rPr>
                <w:rFonts w:asciiTheme="majorBidi" w:eastAsia="Times New Roman" w:hAnsiTheme="majorBidi" w:cstheme="majorBidi"/>
                <w:i w:val="0"/>
                <w:iCs w:val="0"/>
                <w:color w:val="000000" w:themeColor="text1"/>
                <w:lang w:val="en-GB"/>
              </w:rPr>
            </w:rPrChange>
          </w:rPr>
          <w:delText>In the bottom pane</w:delText>
        </w:r>
      </w:del>
      <w:ins w:id="5162" w:author="Jane Shaw" w:date="2015-10-21T12:40:00Z">
        <w:r w:rsidR="00896E14">
          <w:rPr>
            <w:rFonts w:asciiTheme="majorBidi" w:eastAsia="Times New Roman" w:hAnsiTheme="majorBidi" w:cstheme="majorBidi"/>
            <w:i w:val="0"/>
            <w:iCs w:val="0"/>
            <w:color w:val="000000" w:themeColor="text1"/>
            <w:sz w:val="20"/>
            <w:szCs w:val="20"/>
            <w:lang w:val="en-GB"/>
          </w:rPr>
          <w:t>At the lower level</w:t>
        </w:r>
      </w:ins>
      <w:r w:rsidRPr="00896E14">
        <w:rPr>
          <w:rFonts w:asciiTheme="majorBidi" w:eastAsia="Times New Roman" w:hAnsiTheme="majorBidi" w:cstheme="majorBidi"/>
          <w:i w:val="0"/>
          <w:iCs w:val="0"/>
          <w:color w:val="000000" w:themeColor="text1"/>
          <w:sz w:val="20"/>
          <w:szCs w:val="20"/>
          <w:lang w:val="en-GB"/>
          <w:rPrChange w:id="5163" w:author="Jane Shaw" w:date="2015-10-21T12:39:00Z">
            <w:rPr>
              <w:rFonts w:asciiTheme="majorBidi" w:eastAsia="Times New Roman" w:hAnsiTheme="majorBidi" w:cstheme="majorBidi"/>
              <w:i w:val="0"/>
              <w:iCs w:val="0"/>
              <w:color w:val="000000" w:themeColor="text1"/>
              <w:lang w:val="en-GB"/>
            </w:rPr>
          </w:rPrChange>
        </w:rPr>
        <w:t>, the dashed line represents the value after balancing.</w:t>
      </w:r>
      <w:bookmarkEnd w:id="5136"/>
      <w:bookmarkEnd w:id="5137"/>
      <w:bookmarkEnd w:id="5138"/>
      <w:r w:rsidR="004F65E4" w:rsidRPr="00896E14">
        <w:rPr>
          <w:rFonts w:asciiTheme="majorBidi" w:eastAsia="Times New Roman" w:hAnsiTheme="majorBidi" w:cstheme="majorBidi"/>
          <w:color w:val="000000" w:themeColor="text1"/>
          <w:sz w:val="20"/>
          <w:szCs w:val="20"/>
          <w:lang w:val="en-GB"/>
          <w:rPrChange w:id="5164" w:author="Jane Shaw" w:date="2015-10-21T12:39:00Z">
            <w:rPr>
              <w:rFonts w:asciiTheme="majorBidi" w:eastAsia="Times New Roman" w:hAnsiTheme="majorBidi" w:cstheme="majorBidi"/>
              <w:color w:val="000000" w:themeColor="text1"/>
              <w:lang w:val="en-GB"/>
            </w:rPr>
          </w:rPrChange>
        </w:rPr>
        <w:t xml:space="preserve"> </w:t>
      </w:r>
    </w:p>
    <w:p w14:paraId="7C415203" w14:textId="61DD2141" w:rsidR="004F65E4" w:rsidRPr="00F31509" w:rsidRDefault="004F65E4" w:rsidP="009571C8">
      <w:pPr>
        <w:pStyle w:val="Titolo3"/>
        <w:rPr>
          <w:rFonts w:asciiTheme="majorBidi" w:hAnsiTheme="majorBidi" w:cstheme="majorBidi"/>
          <w:lang w:val="en-GB"/>
        </w:rPr>
      </w:pPr>
      <w:bookmarkStart w:id="5165" w:name="_Toc421025841"/>
      <w:del w:id="5166" w:author="Jane Shaw" w:date="2015-10-21T12:40:00Z">
        <w:r w:rsidRPr="00F31509" w:rsidDel="00896E14">
          <w:rPr>
            <w:rFonts w:asciiTheme="majorBidi" w:hAnsiTheme="majorBidi" w:cstheme="majorBidi"/>
            <w:lang w:val="en-GB"/>
          </w:rPr>
          <w:delText xml:space="preserve">Pros </w:delText>
        </w:r>
      </w:del>
      <w:ins w:id="5167" w:author="Jane Shaw" w:date="2015-10-21T12:40:00Z">
        <w:r w:rsidR="00896E14">
          <w:rPr>
            <w:rFonts w:asciiTheme="majorBidi" w:hAnsiTheme="majorBidi" w:cstheme="majorBidi"/>
            <w:lang w:val="en-GB"/>
          </w:rPr>
          <w:t xml:space="preserve">Advantages </w:t>
        </w:r>
      </w:ins>
      <w:r w:rsidRPr="00F31509">
        <w:rPr>
          <w:rFonts w:asciiTheme="majorBidi" w:hAnsiTheme="majorBidi" w:cstheme="majorBidi"/>
          <w:lang w:val="en-GB"/>
        </w:rPr>
        <w:t xml:space="preserve">and </w:t>
      </w:r>
      <w:del w:id="5168" w:author="Jane Shaw" w:date="2015-10-21T12:40:00Z">
        <w:r w:rsidRPr="00F31509" w:rsidDel="00896E14">
          <w:rPr>
            <w:rFonts w:asciiTheme="majorBidi" w:hAnsiTheme="majorBidi" w:cstheme="majorBidi"/>
            <w:lang w:val="en-GB"/>
          </w:rPr>
          <w:delText>cons</w:delText>
        </w:r>
      </w:del>
      <w:bookmarkEnd w:id="5165"/>
      <w:ins w:id="5169" w:author="Jane Shaw" w:date="2015-10-21T12:40:00Z">
        <w:r w:rsidR="00896E14">
          <w:rPr>
            <w:rFonts w:asciiTheme="majorBidi" w:hAnsiTheme="majorBidi" w:cstheme="majorBidi"/>
            <w:lang w:val="en-GB"/>
          </w:rPr>
          <w:t xml:space="preserve">disadvantages </w:t>
        </w:r>
      </w:ins>
    </w:p>
    <w:p w14:paraId="70F42F77" w14:textId="7CB030D0"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w:t>
      </w:r>
      <w:ins w:id="5170" w:author="Jane Shaw" w:date="2015-11-07T18:56:00Z">
        <w:r w:rsidR="0013404F">
          <w:rPr>
            <w:rFonts w:asciiTheme="majorBidi" w:hAnsiTheme="majorBidi" w:cstheme="majorBidi"/>
            <w:color w:val="000000" w:themeColor="text1"/>
            <w:lang w:val="en-GB"/>
          </w:rPr>
          <w:t>is</w:t>
        </w:r>
      </w:ins>
      <w:del w:id="5171" w:author="Jane Shaw" w:date="2015-11-07T18:56:00Z">
        <w:r w:rsidRPr="00F31509" w:rsidDel="0013404F">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radical departure from traditional balancing provides numerous practical advantages and theoretical consistencies. </w:t>
      </w:r>
      <w:del w:id="5172" w:author="Jane Shaw" w:date="2015-10-21T12:40:00Z">
        <w:r w:rsidRPr="00F31509" w:rsidDel="00896E14">
          <w:rPr>
            <w:rFonts w:asciiTheme="majorBidi" w:hAnsiTheme="majorBidi" w:cstheme="majorBidi"/>
            <w:color w:val="000000" w:themeColor="text1"/>
            <w:lang w:val="en-GB"/>
          </w:rPr>
          <w:delText xml:space="preserve">But </w:delText>
        </w:r>
      </w:del>
      <w:ins w:id="5173" w:author="Jane Shaw" w:date="2015-10-21T12:40:00Z">
        <w:r w:rsidR="00896E14">
          <w:rPr>
            <w:rFonts w:asciiTheme="majorBidi" w:hAnsiTheme="majorBidi" w:cstheme="majorBidi"/>
            <w:color w:val="000000" w:themeColor="text1"/>
            <w:lang w:val="en-GB"/>
          </w:rPr>
          <w:t xml:space="preserve">However, </w:t>
        </w:r>
      </w:ins>
      <w:r w:rsidRPr="00F31509">
        <w:rPr>
          <w:rFonts w:asciiTheme="majorBidi" w:hAnsiTheme="majorBidi" w:cstheme="majorBidi"/>
          <w:color w:val="000000" w:themeColor="text1"/>
          <w:lang w:val="en-GB"/>
        </w:rPr>
        <w:t xml:space="preserve">it also imposes greater computational burdens. The </w:t>
      </w:r>
      <w:del w:id="5174" w:author="Jane Shaw" w:date="2015-10-21T12:40:00Z">
        <w:r w:rsidRPr="00F31509" w:rsidDel="00896E14">
          <w:rPr>
            <w:rFonts w:asciiTheme="majorBidi" w:hAnsiTheme="majorBidi" w:cstheme="majorBidi"/>
            <w:color w:val="000000" w:themeColor="text1"/>
            <w:lang w:val="en-GB"/>
          </w:rPr>
          <w:delText xml:space="preserve">key </w:delText>
        </w:r>
      </w:del>
      <w:ins w:id="5175" w:author="Jane Shaw" w:date="2015-10-21T12:40:00Z">
        <w:r w:rsidR="00896E14">
          <w:rPr>
            <w:rFonts w:asciiTheme="majorBidi" w:hAnsiTheme="majorBidi" w:cstheme="majorBidi"/>
            <w:color w:val="000000" w:themeColor="text1"/>
            <w:lang w:val="en-GB"/>
          </w:rPr>
          <w:t xml:space="preserve">main </w:t>
        </w:r>
      </w:ins>
      <w:r w:rsidRPr="00F31509">
        <w:rPr>
          <w:rFonts w:asciiTheme="majorBidi" w:hAnsiTheme="majorBidi" w:cstheme="majorBidi"/>
          <w:color w:val="000000" w:themeColor="text1"/>
          <w:lang w:val="en-GB"/>
        </w:rPr>
        <w:t xml:space="preserve">advantages and disadvantages </w:t>
      </w:r>
      <w:del w:id="5176" w:author="Jane Shaw" w:date="2015-10-21T12:40:00Z">
        <w:r w:rsidRPr="00F31509" w:rsidDel="00896E14">
          <w:rPr>
            <w:rFonts w:asciiTheme="majorBidi" w:hAnsiTheme="majorBidi" w:cstheme="majorBidi"/>
            <w:color w:val="000000" w:themeColor="text1"/>
            <w:lang w:val="en-GB"/>
          </w:rPr>
          <w:delText xml:space="preserve">could be </w:delText>
        </w:r>
      </w:del>
      <w:ins w:id="5177" w:author="Jane Shaw" w:date="2015-10-21T12:40:00Z">
        <w:r w:rsidR="00896E14">
          <w:rPr>
            <w:rFonts w:asciiTheme="majorBidi" w:hAnsiTheme="majorBidi" w:cstheme="majorBidi"/>
            <w:color w:val="000000" w:themeColor="text1"/>
            <w:lang w:val="en-GB"/>
          </w:rPr>
          <w:t xml:space="preserve">are </w:t>
        </w:r>
      </w:ins>
      <w:r w:rsidRPr="00F31509">
        <w:rPr>
          <w:rFonts w:asciiTheme="majorBidi" w:hAnsiTheme="majorBidi" w:cstheme="majorBidi"/>
          <w:color w:val="000000" w:themeColor="text1"/>
          <w:lang w:val="en-GB"/>
        </w:rPr>
        <w:t xml:space="preserve">summarized </w:t>
      </w:r>
      <w:del w:id="5178" w:author="Jane Shaw" w:date="2015-10-21T12:40:00Z">
        <w:r w:rsidRPr="00F31509" w:rsidDel="00896E14">
          <w:rPr>
            <w:rFonts w:asciiTheme="majorBidi" w:hAnsiTheme="majorBidi" w:cstheme="majorBidi"/>
            <w:color w:val="000000" w:themeColor="text1"/>
            <w:lang w:val="en-GB"/>
          </w:rPr>
          <w:delText xml:space="preserve">as </w:delText>
        </w:r>
      </w:del>
      <w:ins w:id="5179" w:author="Jane Shaw" w:date="2015-10-21T12:40:00Z">
        <w:r w:rsidR="00896E14">
          <w:rPr>
            <w:rFonts w:asciiTheme="majorBidi" w:hAnsiTheme="majorBidi" w:cstheme="majorBidi"/>
            <w:color w:val="000000" w:themeColor="text1"/>
            <w:lang w:val="en-GB"/>
          </w:rPr>
          <w:t xml:space="preserve">in the </w:t>
        </w:r>
      </w:ins>
      <w:r w:rsidRPr="00F31509">
        <w:rPr>
          <w:rFonts w:asciiTheme="majorBidi" w:hAnsiTheme="majorBidi" w:cstheme="majorBidi"/>
          <w:color w:val="000000" w:themeColor="text1"/>
          <w:lang w:val="en-GB"/>
        </w:rPr>
        <w:t>follow</w:t>
      </w:r>
      <w:ins w:id="5180" w:author="Jane Shaw" w:date="2015-10-21T12:40:00Z">
        <w:r w:rsidR="00896E14">
          <w:rPr>
            <w:rFonts w:asciiTheme="majorBidi" w:hAnsiTheme="majorBidi" w:cstheme="majorBidi"/>
            <w:color w:val="000000" w:themeColor="text1"/>
            <w:lang w:val="en-GB"/>
          </w:rPr>
          <w:t>ing</w:t>
        </w:r>
      </w:ins>
      <w:del w:id="5181" w:author="Jane Shaw" w:date="2015-10-21T12:40:00Z">
        <w:r w:rsidRPr="00F31509" w:rsidDel="00896E14">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w:t>
      </w:r>
    </w:p>
    <w:p w14:paraId="62CDDFE4" w14:textId="477114F3" w:rsidR="004F65E4" w:rsidRPr="00F31509" w:rsidRDefault="004F65E4" w:rsidP="004F65E4">
      <w:pPr>
        <w:rPr>
          <w:rFonts w:asciiTheme="majorBidi" w:hAnsiTheme="majorBidi" w:cstheme="majorBidi"/>
          <w:color w:val="000000" w:themeColor="text1"/>
          <w:lang w:val="en-GB"/>
        </w:rPr>
      </w:pPr>
      <w:del w:id="5182" w:author="Jane Shaw" w:date="2015-10-21T12:40:00Z">
        <w:r w:rsidRPr="00F31509" w:rsidDel="00896E14">
          <w:rPr>
            <w:rFonts w:asciiTheme="majorBidi" w:hAnsiTheme="majorBidi" w:cstheme="majorBidi"/>
            <w:color w:val="000000" w:themeColor="text1"/>
            <w:lang w:val="en-GB"/>
          </w:rPr>
          <w:delText xml:space="preserve">Pros </w:delText>
        </w:r>
      </w:del>
      <w:ins w:id="5183" w:author="Jane Shaw" w:date="2015-10-21T12:40:00Z">
        <w:r w:rsidR="00896E14">
          <w:rPr>
            <w:rFonts w:asciiTheme="majorBidi" w:hAnsiTheme="majorBidi" w:cstheme="majorBidi"/>
            <w:color w:val="000000" w:themeColor="text1"/>
            <w:lang w:val="en-GB"/>
          </w:rPr>
          <w:t>Advantages</w:t>
        </w:r>
      </w:ins>
      <w:ins w:id="5184" w:author="Jane Shaw" w:date="2015-10-21T12:58:00Z">
        <w:r w:rsidR="003B435D">
          <w:rPr>
            <w:rFonts w:asciiTheme="majorBidi" w:hAnsiTheme="majorBidi" w:cstheme="majorBidi"/>
            <w:color w:val="000000" w:themeColor="text1"/>
            <w:lang w:val="en-GB"/>
          </w:rPr>
          <w:t>:</w:t>
        </w:r>
      </w:ins>
    </w:p>
    <w:p w14:paraId="0F130AD1" w14:textId="4C09F373" w:rsidR="004F65E4" w:rsidRPr="00F31509" w:rsidRDefault="00AA4884" w:rsidP="60226960">
      <w:pPr>
        <w:pStyle w:val="Paragrafoelenco"/>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ins w:id="5185" w:author="Jane Shaw" w:date="2015-10-21T12:41:00Z">
        <w:r w:rsidR="00896E14">
          <w:rPr>
            <w:rFonts w:asciiTheme="majorBidi" w:eastAsia="Times New Roman" w:hAnsiTheme="majorBidi" w:cstheme="majorBidi"/>
            <w:i/>
            <w:iCs/>
            <w:color w:val="000000" w:themeColor="text1"/>
          </w:rPr>
          <w:t>:</w:t>
        </w:r>
      </w:ins>
      <w:del w:id="5186" w:author="Jane Shaw" w:date="2015-10-21T12:41:00Z">
        <w:r w:rsidR="004F65E4" w:rsidRPr="00F31509" w:rsidDel="00896E14">
          <w:rPr>
            <w:rFonts w:asciiTheme="majorBidi" w:eastAsia="Times New Roman" w:hAnsiTheme="majorBidi" w:cstheme="majorBidi"/>
            <w:color w:val="000000" w:themeColor="text1"/>
          </w:rPr>
          <w:delText>.</w:delText>
        </w:r>
      </w:del>
      <w:r w:rsidR="004F65E4" w:rsidRPr="00F31509">
        <w:rPr>
          <w:rFonts w:asciiTheme="majorBidi" w:eastAsia="Times New Roman" w:hAnsiTheme="majorBidi" w:cstheme="majorBidi"/>
          <w:color w:val="000000" w:themeColor="text1"/>
        </w:rPr>
        <w:t xml:space="preserve"> The problem </w:t>
      </w:r>
      <w:del w:id="5187" w:author="Jane Shaw" w:date="2015-10-21T12:41:00Z">
        <w:r w:rsidR="004F65E4" w:rsidRPr="00F31509" w:rsidDel="008D759F">
          <w:rPr>
            <w:rFonts w:asciiTheme="majorBidi" w:eastAsia="Times New Roman" w:hAnsiTheme="majorBidi" w:cstheme="majorBidi"/>
            <w:color w:val="000000" w:themeColor="text1"/>
          </w:rPr>
          <w:delText xml:space="preserve">that haunts </w:delText>
        </w:r>
      </w:del>
      <w:ins w:id="5188" w:author="Jane Shaw" w:date="2015-10-21T12:41:00Z">
        <w:r w:rsidR="008D759F">
          <w:rPr>
            <w:rFonts w:asciiTheme="majorBidi" w:eastAsia="Times New Roman" w:hAnsiTheme="majorBidi" w:cstheme="majorBidi"/>
            <w:color w:val="000000" w:themeColor="text1"/>
          </w:rPr>
          <w:t xml:space="preserve">facing </w:t>
        </w:r>
      </w:ins>
      <w:r w:rsidR="004F65E4" w:rsidRPr="00F31509">
        <w:rPr>
          <w:rFonts w:asciiTheme="majorBidi" w:eastAsia="Times New Roman" w:hAnsiTheme="majorBidi" w:cstheme="majorBidi"/>
          <w:color w:val="000000" w:themeColor="text1"/>
        </w:rPr>
        <w:t xml:space="preserve">all traditional approaches is that the need to identify a residual means </w:t>
      </w:r>
      <w:ins w:id="5189" w:author="Jane Shaw" w:date="2015-10-21T12:41:00Z">
        <w:r w:rsidR="008D759F">
          <w:rPr>
            <w:rFonts w:asciiTheme="majorBidi" w:eastAsia="Times New Roman" w:hAnsiTheme="majorBidi" w:cstheme="majorBidi"/>
            <w:color w:val="000000" w:themeColor="text1"/>
          </w:rPr>
          <w:t xml:space="preserve">not only </w:t>
        </w:r>
      </w:ins>
      <w:r w:rsidR="004F65E4" w:rsidRPr="00F31509">
        <w:rPr>
          <w:rFonts w:asciiTheme="majorBidi" w:eastAsia="Times New Roman" w:hAnsiTheme="majorBidi" w:cstheme="majorBidi"/>
          <w:color w:val="000000" w:themeColor="text1"/>
        </w:rPr>
        <w:t xml:space="preserve">that this variable is </w:t>
      </w:r>
      <w:del w:id="5190" w:author="Jane Shaw" w:date="2015-10-21T12:42:00Z">
        <w:r w:rsidR="004F65E4" w:rsidRPr="00F31509" w:rsidDel="008D759F">
          <w:rPr>
            <w:rFonts w:asciiTheme="majorBidi" w:eastAsia="Times New Roman" w:hAnsiTheme="majorBidi" w:cstheme="majorBidi"/>
            <w:color w:val="000000" w:themeColor="text1"/>
          </w:rPr>
          <w:delText xml:space="preserve">not only </w:delText>
        </w:r>
      </w:del>
      <w:r w:rsidR="004F65E4" w:rsidRPr="00F31509">
        <w:rPr>
          <w:rFonts w:asciiTheme="majorBidi" w:eastAsia="Times New Roman" w:hAnsiTheme="majorBidi" w:cstheme="majorBidi"/>
          <w:color w:val="000000" w:themeColor="text1"/>
        </w:rPr>
        <w:t xml:space="preserve">the balancing item of the identity, but also that it takes all measurement errors of the balance. As there is no a priori reason to assume that the sum of the measurement errors is equal to zero, the balancing item is in essence the least reliable estimate of the balance. </w:t>
      </w:r>
      <w:del w:id="5191" w:author="Jane Shaw" w:date="2015-11-07T18:57:00Z">
        <w:r w:rsidR="004F65E4" w:rsidRPr="00F31509" w:rsidDel="0013404F">
          <w:rPr>
            <w:rFonts w:asciiTheme="majorBidi" w:eastAsia="Times New Roman" w:hAnsiTheme="majorBidi" w:cstheme="majorBidi"/>
            <w:color w:val="000000" w:themeColor="text1"/>
          </w:rPr>
          <w:delText xml:space="preserve">If food consumption is chosen as the balancing item, </w:delText>
        </w:r>
      </w:del>
      <w:r w:rsidR="0013404F" w:rsidRPr="00F31509">
        <w:rPr>
          <w:rFonts w:asciiTheme="majorBidi" w:eastAsia="Times New Roman" w:hAnsiTheme="majorBidi" w:cstheme="majorBidi"/>
          <w:color w:val="000000" w:themeColor="text1"/>
        </w:rPr>
        <w:t xml:space="preserve">The </w:t>
      </w:r>
      <w:r w:rsidR="00C91D55" w:rsidRPr="00F31509">
        <w:rPr>
          <w:rFonts w:asciiTheme="majorBidi" w:eastAsia="Times New Roman" w:hAnsiTheme="majorBidi" w:cstheme="majorBidi"/>
          <w:color w:val="000000" w:themeColor="text1"/>
        </w:rPr>
        <w:t>inherent</w:t>
      </w:r>
      <w:r w:rsidR="004F65E4" w:rsidRPr="00F31509">
        <w:rPr>
          <w:rFonts w:asciiTheme="majorBidi" w:eastAsia="Times New Roman" w:hAnsiTheme="majorBidi" w:cstheme="majorBidi"/>
          <w:color w:val="000000" w:themeColor="text1"/>
        </w:rPr>
        <w:t xml:space="preserve"> year</w:t>
      </w:r>
      <w:ins w:id="5192" w:author="Jane Shaw" w:date="2015-10-21T12:45:00Z">
        <w:r w:rsidR="008D759F">
          <w:rPr>
            <w:rFonts w:asciiTheme="majorBidi" w:eastAsia="Times New Roman" w:hAnsiTheme="majorBidi" w:cstheme="majorBidi"/>
            <w:color w:val="000000" w:themeColor="text1"/>
          </w:rPr>
          <w:t>-</w:t>
        </w:r>
      </w:ins>
      <w:del w:id="5193" w:author="Jane Shaw" w:date="2015-10-21T12:45:00Z">
        <w:r w:rsidR="004F65E4" w:rsidRPr="00F31509" w:rsidDel="008D759F">
          <w:rPr>
            <w:rFonts w:asciiTheme="majorBidi" w:eastAsia="Times New Roman" w:hAnsiTheme="majorBidi" w:cstheme="majorBidi"/>
            <w:color w:val="000000" w:themeColor="text1"/>
          </w:rPr>
          <w:delText xml:space="preserve"> </w:delText>
        </w:r>
      </w:del>
      <w:r w:rsidR="004F65E4" w:rsidRPr="00F31509">
        <w:rPr>
          <w:rFonts w:asciiTheme="majorBidi" w:eastAsia="Times New Roman" w:hAnsiTheme="majorBidi" w:cstheme="majorBidi"/>
          <w:color w:val="000000" w:themeColor="text1"/>
        </w:rPr>
        <w:t>to</w:t>
      </w:r>
      <w:ins w:id="5194" w:author="Jane Shaw" w:date="2015-10-21T12:45:00Z">
        <w:r w:rsidR="008D759F">
          <w:rPr>
            <w:rFonts w:asciiTheme="majorBidi" w:eastAsia="Times New Roman" w:hAnsiTheme="majorBidi" w:cstheme="majorBidi"/>
            <w:color w:val="000000" w:themeColor="text1"/>
          </w:rPr>
          <w:t>-</w:t>
        </w:r>
      </w:ins>
      <w:del w:id="5195" w:author="Jane Shaw" w:date="2015-10-21T12:45:00Z">
        <w:r w:rsidR="004F65E4" w:rsidRPr="00F31509" w:rsidDel="008D759F">
          <w:rPr>
            <w:rFonts w:asciiTheme="majorBidi" w:eastAsia="Times New Roman" w:hAnsiTheme="majorBidi" w:cstheme="majorBidi"/>
            <w:color w:val="000000" w:themeColor="text1"/>
          </w:rPr>
          <w:delText xml:space="preserve"> </w:delText>
        </w:r>
      </w:del>
      <w:r w:rsidR="004F65E4" w:rsidRPr="00F31509">
        <w:rPr>
          <w:rFonts w:asciiTheme="majorBidi" w:eastAsia="Times New Roman" w:hAnsiTheme="majorBidi" w:cstheme="majorBidi"/>
          <w:color w:val="000000" w:themeColor="text1"/>
        </w:rPr>
        <w:t xml:space="preserve">year fluctuations </w:t>
      </w:r>
      <w:ins w:id="5196" w:author="Jane Shaw" w:date="2015-11-07T18:57:00Z">
        <w:r w:rsidR="0013404F">
          <w:rPr>
            <w:rFonts w:asciiTheme="majorBidi" w:eastAsia="Times New Roman" w:hAnsiTheme="majorBidi" w:cstheme="majorBidi"/>
            <w:color w:val="000000" w:themeColor="text1"/>
          </w:rPr>
          <w:t xml:space="preserve">in food consumption </w:t>
        </w:r>
      </w:ins>
      <w:r w:rsidR="004F65E4" w:rsidRPr="00F31509">
        <w:rPr>
          <w:rFonts w:asciiTheme="majorBidi" w:eastAsia="Times New Roman" w:hAnsiTheme="majorBidi" w:cstheme="majorBidi"/>
          <w:color w:val="000000" w:themeColor="text1"/>
        </w:rPr>
        <w:t xml:space="preserve">are likely to be huge </w:t>
      </w:r>
      <w:del w:id="5197" w:author="Jane Shaw" w:date="2015-11-07T18:56:00Z">
        <w:r w:rsidR="004F65E4" w:rsidRPr="00F31509" w:rsidDel="0013404F">
          <w:rPr>
            <w:rFonts w:asciiTheme="majorBidi" w:eastAsia="Times New Roman" w:hAnsiTheme="majorBidi" w:cstheme="majorBidi"/>
            <w:color w:val="000000" w:themeColor="text1"/>
          </w:rPr>
          <w:delText xml:space="preserve">and </w:delText>
        </w:r>
      </w:del>
      <w:ins w:id="5198" w:author="Jane Shaw" w:date="2015-11-07T18:56:00Z">
        <w:r w:rsidR="0013404F">
          <w:rPr>
            <w:rFonts w:asciiTheme="majorBidi" w:eastAsia="Times New Roman" w:hAnsiTheme="majorBidi" w:cstheme="majorBidi"/>
            <w:color w:val="000000" w:themeColor="text1"/>
          </w:rPr>
          <w:t xml:space="preserve">so </w:t>
        </w:r>
      </w:ins>
      <w:del w:id="5199" w:author="Jane Shaw" w:date="2015-10-21T12:48:00Z">
        <w:r w:rsidR="004F65E4" w:rsidRPr="00F31509" w:rsidDel="008D759F">
          <w:rPr>
            <w:rFonts w:asciiTheme="majorBidi" w:eastAsia="Times New Roman" w:hAnsiTheme="majorBidi" w:cstheme="majorBidi"/>
            <w:color w:val="000000" w:themeColor="text1"/>
          </w:rPr>
          <w:delText xml:space="preserve">its </w:delText>
        </w:r>
      </w:del>
      <w:ins w:id="5200" w:author="Jane Shaw" w:date="2015-11-07T18:57:00Z">
        <w:r w:rsidR="0013404F">
          <w:rPr>
            <w:rFonts w:asciiTheme="majorBidi" w:eastAsia="Times New Roman" w:hAnsiTheme="majorBidi" w:cstheme="majorBidi"/>
            <w:color w:val="000000" w:themeColor="text1"/>
          </w:rPr>
          <w:t xml:space="preserve">the </w:t>
        </w:r>
      </w:ins>
      <w:r w:rsidR="004F65E4" w:rsidRPr="00F31509">
        <w:rPr>
          <w:rFonts w:asciiTheme="majorBidi" w:eastAsia="Times New Roman" w:hAnsiTheme="majorBidi" w:cstheme="majorBidi"/>
          <w:color w:val="000000" w:themeColor="text1"/>
        </w:rPr>
        <w:t xml:space="preserve">reliability and plausibility </w:t>
      </w:r>
      <w:ins w:id="5201" w:author="Jane Shaw" w:date="2015-11-07T18:57:00Z">
        <w:r w:rsidR="0013404F">
          <w:rPr>
            <w:rFonts w:asciiTheme="majorBidi" w:eastAsia="Times New Roman" w:hAnsiTheme="majorBidi" w:cstheme="majorBidi"/>
            <w:color w:val="000000" w:themeColor="text1"/>
          </w:rPr>
          <w:t xml:space="preserve">of this variable </w:t>
        </w:r>
      </w:ins>
      <w:ins w:id="5202" w:author="Jane Shaw" w:date="2015-10-21T12:48:00Z">
        <w:r w:rsidR="008D759F">
          <w:rPr>
            <w:rFonts w:asciiTheme="majorBidi" w:eastAsia="Times New Roman" w:hAnsiTheme="majorBidi" w:cstheme="majorBidi"/>
            <w:color w:val="000000" w:themeColor="text1"/>
          </w:rPr>
          <w:t xml:space="preserve">as the balancing item </w:t>
        </w:r>
      </w:ins>
      <w:r w:rsidR="004F65E4" w:rsidRPr="00F31509">
        <w:rPr>
          <w:rFonts w:asciiTheme="majorBidi" w:eastAsia="Times New Roman" w:hAnsiTheme="majorBidi" w:cstheme="majorBidi"/>
          <w:color w:val="000000" w:themeColor="text1"/>
        </w:rPr>
        <w:t xml:space="preserve">would be questionable. Such large fluctuations would not meet the a priori expectations that food consumption </w:t>
      </w:r>
      <w:del w:id="5203" w:author="Jane Shaw" w:date="2015-10-21T12:49:00Z">
        <w:r w:rsidR="004F65E4" w:rsidRPr="00F31509" w:rsidDel="008D759F">
          <w:rPr>
            <w:rFonts w:asciiTheme="majorBidi" w:eastAsia="Times New Roman" w:hAnsiTheme="majorBidi" w:cstheme="majorBidi"/>
            <w:color w:val="000000" w:themeColor="text1"/>
          </w:rPr>
          <w:delText xml:space="preserve">is </w:delText>
        </w:r>
      </w:del>
      <w:r w:rsidR="004F65E4" w:rsidRPr="00F31509">
        <w:rPr>
          <w:rFonts w:asciiTheme="majorBidi" w:eastAsia="Times New Roman" w:hAnsiTheme="majorBidi" w:cstheme="majorBidi"/>
          <w:color w:val="000000" w:themeColor="text1"/>
        </w:rPr>
        <w:t>mov</w:t>
      </w:r>
      <w:ins w:id="5204" w:author="Jane Shaw" w:date="2015-10-21T12:49:00Z">
        <w:r w:rsidR="008D759F">
          <w:rPr>
            <w:rFonts w:asciiTheme="majorBidi" w:eastAsia="Times New Roman" w:hAnsiTheme="majorBidi" w:cstheme="majorBidi"/>
            <w:color w:val="000000" w:themeColor="text1"/>
          </w:rPr>
          <w:t>es</w:t>
        </w:r>
      </w:ins>
      <w:del w:id="5205" w:author="Jane Shaw" w:date="2015-10-21T12:49:00Z">
        <w:r w:rsidR="004F65E4" w:rsidRPr="00F31509" w:rsidDel="008D759F">
          <w:rPr>
            <w:rFonts w:asciiTheme="majorBidi" w:eastAsia="Times New Roman" w:hAnsiTheme="majorBidi" w:cstheme="majorBidi"/>
            <w:color w:val="000000" w:themeColor="text1"/>
          </w:rPr>
          <w:delText>ing</w:delText>
        </w:r>
      </w:del>
      <w:r w:rsidR="004F65E4" w:rsidRPr="00F31509">
        <w:rPr>
          <w:rFonts w:asciiTheme="majorBidi" w:eastAsia="Times New Roman" w:hAnsiTheme="majorBidi" w:cstheme="majorBidi"/>
          <w:color w:val="000000" w:themeColor="text1"/>
        </w:rPr>
        <w:t xml:space="preserve"> </w:t>
      </w:r>
      <w:del w:id="5206" w:author="Jane Shaw" w:date="2015-10-21T12:49:00Z">
        <w:r w:rsidR="004F65E4" w:rsidRPr="00F31509" w:rsidDel="008D759F">
          <w:rPr>
            <w:rFonts w:asciiTheme="majorBidi" w:eastAsia="Times New Roman" w:hAnsiTheme="majorBidi" w:cstheme="majorBidi"/>
            <w:color w:val="000000" w:themeColor="text1"/>
          </w:rPr>
          <w:delText xml:space="preserve">over time </w:delText>
        </w:r>
      </w:del>
      <w:r w:rsidR="004F65E4" w:rsidRPr="00F31509">
        <w:rPr>
          <w:rFonts w:asciiTheme="majorBidi" w:eastAsia="Times New Roman" w:hAnsiTheme="majorBidi" w:cstheme="majorBidi"/>
          <w:color w:val="000000" w:themeColor="text1"/>
        </w:rPr>
        <w:t xml:space="preserve">in a rather smooth manner </w:t>
      </w:r>
      <w:ins w:id="5207" w:author="Jane Shaw" w:date="2015-10-21T12:49:00Z">
        <w:r w:rsidR="008D759F" w:rsidRPr="00F31509">
          <w:rPr>
            <w:rFonts w:asciiTheme="majorBidi" w:eastAsia="Times New Roman" w:hAnsiTheme="majorBidi" w:cstheme="majorBidi"/>
            <w:color w:val="000000" w:themeColor="text1"/>
          </w:rPr>
          <w:t xml:space="preserve">over time </w:t>
        </w:r>
      </w:ins>
      <w:r w:rsidR="004F65E4" w:rsidRPr="00F31509">
        <w:rPr>
          <w:rFonts w:asciiTheme="majorBidi" w:eastAsia="Times New Roman" w:hAnsiTheme="majorBidi" w:cstheme="majorBidi"/>
          <w:color w:val="000000" w:themeColor="text1"/>
        </w:rPr>
        <w:t>and that other elements</w:t>
      </w:r>
      <w:ins w:id="5208" w:author="Jane Shaw" w:date="2015-10-21T12:49:00Z">
        <w:r w:rsidR="008D759F">
          <w:rPr>
            <w:rFonts w:asciiTheme="majorBidi" w:eastAsia="Times New Roman" w:hAnsiTheme="majorBidi" w:cstheme="majorBidi"/>
            <w:color w:val="000000" w:themeColor="text1"/>
          </w:rPr>
          <w:t>,</w:t>
        </w:r>
      </w:ins>
      <w:r w:rsidR="004F65E4" w:rsidRPr="00F31509">
        <w:rPr>
          <w:rFonts w:asciiTheme="majorBidi" w:eastAsia="Times New Roman" w:hAnsiTheme="majorBidi" w:cstheme="majorBidi"/>
          <w:color w:val="000000" w:themeColor="text1"/>
        </w:rPr>
        <w:t xml:space="preserve"> notably stocks, feed use or waste</w:t>
      </w:r>
      <w:ins w:id="5209" w:author="Jane Shaw" w:date="2015-10-21T12:49:00Z">
        <w:r w:rsidR="008D759F">
          <w:rPr>
            <w:rFonts w:asciiTheme="majorBidi" w:eastAsia="Times New Roman" w:hAnsiTheme="majorBidi" w:cstheme="majorBidi"/>
            <w:color w:val="000000" w:themeColor="text1"/>
          </w:rPr>
          <w:t>,</w:t>
        </w:r>
      </w:ins>
      <w:r w:rsidR="004F65E4" w:rsidRPr="00F31509">
        <w:rPr>
          <w:rFonts w:asciiTheme="majorBidi" w:eastAsia="Times New Roman" w:hAnsiTheme="majorBidi" w:cstheme="majorBidi"/>
          <w:color w:val="000000" w:themeColor="text1"/>
        </w:rPr>
        <w:t xml:space="preserve"> </w:t>
      </w:r>
      <w:del w:id="5210" w:author="Jane Shaw" w:date="2015-11-07T18:57:00Z">
        <w:r w:rsidR="004F65E4" w:rsidRPr="00F31509" w:rsidDel="00486C0C">
          <w:rPr>
            <w:rFonts w:asciiTheme="majorBidi" w:eastAsia="Times New Roman" w:hAnsiTheme="majorBidi" w:cstheme="majorBidi"/>
            <w:color w:val="000000" w:themeColor="text1"/>
          </w:rPr>
          <w:delText xml:space="preserve">would </w:delText>
        </w:r>
      </w:del>
      <w:r w:rsidR="004F65E4" w:rsidRPr="00F31509">
        <w:rPr>
          <w:rFonts w:asciiTheme="majorBidi" w:eastAsia="Times New Roman" w:hAnsiTheme="majorBidi" w:cstheme="majorBidi"/>
          <w:color w:val="000000" w:themeColor="text1"/>
        </w:rPr>
        <w:t xml:space="preserve">vary more significantly. </w:t>
      </w:r>
    </w:p>
    <w:p w14:paraId="6892B75C" w14:textId="2B54FF70" w:rsidR="004F65E4" w:rsidRPr="00F31509" w:rsidRDefault="00AA4884" w:rsidP="003C6AA5">
      <w:pPr>
        <w:pStyle w:val="Paragrafoelenco"/>
        <w:numPr>
          <w:ilvl w:val="0"/>
          <w:numId w:val="12"/>
        </w:numPr>
        <w:jc w:val="both"/>
        <w:rPr>
          <w:rFonts w:asciiTheme="majorBidi" w:hAnsiTheme="majorBidi" w:cstheme="majorBidi"/>
          <w:color w:val="000000" w:themeColor="text1"/>
        </w:rPr>
      </w:pPr>
      <w:del w:id="5211" w:author="Jane Shaw" w:date="2015-10-21T12:52:00Z">
        <w:r w:rsidRPr="00F31509" w:rsidDel="008D759F">
          <w:rPr>
            <w:rFonts w:asciiTheme="majorBidi" w:hAnsiTheme="majorBidi" w:cstheme="majorBidi"/>
            <w:i/>
            <w:color w:val="000000" w:themeColor="text1"/>
          </w:rPr>
          <w:delText xml:space="preserve">Harnesses </w:delText>
        </w:r>
      </w:del>
      <w:r w:rsidR="008D759F" w:rsidRPr="00F31509">
        <w:rPr>
          <w:rFonts w:asciiTheme="majorBidi" w:hAnsiTheme="majorBidi" w:cstheme="majorBidi"/>
          <w:i/>
          <w:color w:val="000000" w:themeColor="text1"/>
        </w:rPr>
        <w:t xml:space="preserve">All </w:t>
      </w:r>
      <w:r w:rsidRPr="00F31509">
        <w:rPr>
          <w:rFonts w:asciiTheme="majorBidi" w:hAnsiTheme="majorBidi" w:cstheme="majorBidi"/>
          <w:i/>
          <w:color w:val="000000" w:themeColor="text1"/>
        </w:rPr>
        <w:t>information</w:t>
      </w:r>
      <w:ins w:id="5212" w:author="Jane Shaw" w:date="2015-10-21T12:52:00Z">
        <w:r w:rsidR="008D759F">
          <w:rPr>
            <w:rFonts w:asciiTheme="majorBidi" w:hAnsiTheme="majorBidi" w:cstheme="majorBidi"/>
            <w:i/>
            <w:color w:val="000000" w:themeColor="text1"/>
          </w:rPr>
          <w:t xml:space="preserve"> harnessed:</w:t>
        </w:r>
      </w:ins>
      <w:del w:id="5213" w:author="Jane Shaw" w:date="2015-10-21T12:52: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w:t>
      </w:r>
      <w:ins w:id="5214" w:author="Jane Shaw" w:date="2015-10-21T12:52:00Z">
        <w:r w:rsidR="008D759F">
          <w:rPr>
            <w:rFonts w:asciiTheme="majorBidi" w:hAnsiTheme="majorBidi" w:cstheme="majorBidi"/>
            <w:color w:val="000000" w:themeColor="text1"/>
          </w:rPr>
          <w:t xml:space="preserve">When available, </w:t>
        </w:r>
      </w:ins>
      <w:r w:rsidR="008D759F" w:rsidRPr="00F31509">
        <w:rPr>
          <w:rFonts w:asciiTheme="majorBidi" w:hAnsiTheme="majorBidi" w:cstheme="majorBidi"/>
          <w:color w:val="000000" w:themeColor="text1"/>
        </w:rPr>
        <w:t xml:space="preserve">information </w:t>
      </w:r>
      <w:r w:rsidR="004F65E4" w:rsidRPr="00F31509">
        <w:rPr>
          <w:rFonts w:asciiTheme="majorBidi" w:hAnsiTheme="majorBidi" w:cstheme="majorBidi"/>
          <w:color w:val="000000" w:themeColor="text1"/>
        </w:rPr>
        <w:t>about the quality of every variable</w:t>
      </w:r>
      <w:del w:id="5215" w:author="Jane Shaw" w:date="2015-10-21T12:52:00Z">
        <w:r w:rsidR="004F65E4" w:rsidRPr="00F31509" w:rsidDel="008D759F">
          <w:rPr>
            <w:rFonts w:asciiTheme="majorBidi" w:hAnsiTheme="majorBidi" w:cstheme="majorBidi"/>
            <w:color w:val="000000" w:themeColor="text1"/>
          </w:rPr>
          <w:delText>, when and where available,</w:delText>
        </w:r>
      </w:del>
      <w:r w:rsidR="004F65E4" w:rsidRPr="00F31509">
        <w:rPr>
          <w:rFonts w:asciiTheme="majorBidi" w:hAnsiTheme="majorBidi" w:cstheme="majorBidi"/>
          <w:color w:val="000000" w:themeColor="text1"/>
        </w:rPr>
        <w:t xml:space="preserve"> is retained in the creation of the balance. For instance, if some variables of a balance are measured by high</w:t>
      </w:r>
      <w:ins w:id="5216" w:author="Jane Shaw" w:date="2015-10-21T12:53:00Z">
        <w:r w:rsidR="008D759F">
          <w:rPr>
            <w:rFonts w:asciiTheme="majorBidi" w:hAnsiTheme="majorBidi" w:cstheme="majorBidi"/>
            <w:color w:val="000000" w:themeColor="text1"/>
          </w:rPr>
          <w:t>-</w:t>
        </w:r>
      </w:ins>
      <w:del w:id="5217" w:author="Jane Shaw" w:date="2015-10-21T12:53:00Z">
        <w:r w:rsidR="004F65E4" w:rsidRPr="00F31509" w:rsidDel="008D759F">
          <w:rPr>
            <w:rFonts w:asciiTheme="majorBidi" w:hAnsiTheme="majorBidi" w:cstheme="majorBidi"/>
            <w:color w:val="000000" w:themeColor="text1"/>
          </w:rPr>
          <w:delText xml:space="preserve"> </w:delText>
        </w:r>
      </w:del>
      <w:r w:rsidR="004F65E4" w:rsidRPr="00F31509">
        <w:rPr>
          <w:rFonts w:asciiTheme="majorBidi" w:hAnsiTheme="majorBidi" w:cstheme="majorBidi"/>
          <w:color w:val="000000" w:themeColor="text1"/>
        </w:rPr>
        <w:t>quality surveys, they will be maintained with their exact value</w:t>
      </w:r>
      <w:ins w:id="5218" w:author="Jane Shaw" w:date="2015-10-21T12:53:00Z">
        <w:r w:rsidR="008D759F">
          <w:rPr>
            <w:rFonts w:asciiTheme="majorBidi" w:hAnsiTheme="majorBidi" w:cstheme="majorBidi"/>
            <w:color w:val="000000" w:themeColor="text1"/>
          </w:rPr>
          <w:t>s</w:t>
        </w:r>
      </w:ins>
      <w:r w:rsidR="004F65E4" w:rsidRPr="00F31509">
        <w:rPr>
          <w:rFonts w:asciiTheme="majorBidi" w:hAnsiTheme="majorBidi" w:cstheme="majorBidi"/>
          <w:color w:val="000000" w:themeColor="text1"/>
        </w:rPr>
        <w:t>; conversely, variables that come without prior knowledge of accuracy, or a low degree of confidence, will be allowed to vary widely in the balancing process.</w:t>
      </w:r>
    </w:p>
    <w:p w14:paraId="5F91308B" w14:textId="38E221BA" w:rsidR="004F65E4" w:rsidRPr="00F31509" w:rsidRDefault="00AA4884" w:rsidP="003C6AA5">
      <w:pPr>
        <w:pStyle w:val="Paragrafoelenco"/>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ins w:id="5219" w:author="Jane Shaw" w:date="2015-10-21T12:53:00Z">
        <w:r w:rsidR="008D759F">
          <w:rPr>
            <w:rFonts w:asciiTheme="majorBidi" w:hAnsiTheme="majorBidi" w:cstheme="majorBidi"/>
            <w:i/>
            <w:color w:val="000000" w:themeColor="text1"/>
          </w:rPr>
          <w:t>:</w:t>
        </w:r>
      </w:ins>
      <w:del w:id="5220" w:author="Jane Shaw" w:date="2015-10-21T12:53: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The identification of every variable follows a rule</w:t>
      </w:r>
      <w:del w:id="5221" w:author="Jane Shaw" w:date="2015-10-21T12:53:00Z">
        <w:r w:rsidR="004F65E4" w:rsidRPr="00F31509" w:rsidDel="008D759F">
          <w:rPr>
            <w:rFonts w:asciiTheme="majorBidi" w:hAnsiTheme="majorBidi" w:cstheme="majorBidi"/>
            <w:color w:val="000000" w:themeColor="text1"/>
          </w:rPr>
          <w:delText>s</w:delText>
        </w:r>
      </w:del>
      <w:r w:rsidR="004F65E4" w:rsidRPr="00F31509">
        <w:rPr>
          <w:rFonts w:asciiTheme="majorBidi" w:hAnsiTheme="majorBidi" w:cstheme="majorBidi"/>
          <w:color w:val="000000" w:themeColor="text1"/>
        </w:rPr>
        <w:t>-based process</w:t>
      </w:r>
      <w:ins w:id="5222" w:author="Jane Shaw" w:date="2015-10-21T12:53:00Z">
        <w:r w:rsidR="008D759F">
          <w:rPr>
            <w:rFonts w:asciiTheme="majorBidi" w:hAnsiTheme="majorBidi" w:cstheme="majorBidi"/>
            <w:color w:val="000000" w:themeColor="text1"/>
          </w:rPr>
          <w:t>,</w:t>
        </w:r>
      </w:ins>
      <w:del w:id="5223" w:author="Jane Shaw" w:date="2015-10-21T12:53: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w:t>
      </w:r>
      <w:del w:id="5224" w:author="Jane Shaw" w:date="2015-10-21T12:53:00Z">
        <w:r w:rsidR="004F65E4" w:rsidRPr="00F31509" w:rsidDel="008D759F">
          <w:rPr>
            <w:rFonts w:asciiTheme="majorBidi" w:hAnsiTheme="majorBidi" w:cstheme="majorBidi"/>
            <w:color w:val="000000" w:themeColor="text1"/>
          </w:rPr>
          <w:delText xml:space="preserve">The same holds for </w:delText>
        </w:r>
      </w:del>
      <w:ins w:id="5225" w:author="Jane Shaw" w:date="2015-10-21T12:53:00Z">
        <w:r w:rsidR="008D759F">
          <w:rPr>
            <w:rFonts w:asciiTheme="majorBidi" w:hAnsiTheme="majorBidi" w:cstheme="majorBidi"/>
            <w:color w:val="000000" w:themeColor="text1"/>
          </w:rPr>
          <w:t xml:space="preserve">as does </w:t>
        </w:r>
      </w:ins>
      <w:r w:rsidR="004F65E4" w:rsidRPr="00F31509">
        <w:rPr>
          <w:rFonts w:asciiTheme="majorBidi" w:hAnsiTheme="majorBidi" w:cstheme="majorBidi"/>
          <w:color w:val="000000" w:themeColor="text1"/>
        </w:rPr>
        <w:t xml:space="preserve">the optimization process. This </w:t>
      </w:r>
      <w:ins w:id="5226" w:author="Jane Shaw" w:date="2015-10-21T12:53:00Z">
        <w:r w:rsidR="008D759F">
          <w:rPr>
            <w:rFonts w:asciiTheme="majorBidi" w:hAnsiTheme="majorBidi" w:cstheme="majorBidi"/>
            <w:color w:val="000000" w:themeColor="text1"/>
          </w:rPr>
          <w:t xml:space="preserve">process </w:t>
        </w:r>
      </w:ins>
      <w:r w:rsidR="004F65E4" w:rsidRPr="00F31509">
        <w:rPr>
          <w:rFonts w:asciiTheme="majorBidi" w:hAnsiTheme="majorBidi" w:cstheme="majorBidi"/>
          <w:color w:val="000000" w:themeColor="text1"/>
        </w:rPr>
        <w:t xml:space="preserve">allows </w:t>
      </w:r>
      <w:del w:id="5227" w:author="Jane Shaw" w:date="2015-10-21T12:54:00Z">
        <w:r w:rsidR="004F65E4" w:rsidRPr="00F31509" w:rsidDel="008D759F">
          <w:rPr>
            <w:rFonts w:asciiTheme="majorBidi" w:hAnsiTheme="majorBidi" w:cstheme="majorBidi"/>
            <w:color w:val="000000" w:themeColor="text1"/>
          </w:rPr>
          <w:delText xml:space="preserve">tracing </w:delText>
        </w:r>
      </w:del>
      <w:r w:rsidR="004F65E4" w:rsidRPr="00F31509">
        <w:rPr>
          <w:rFonts w:asciiTheme="majorBidi" w:hAnsiTheme="majorBidi" w:cstheme="majorBidi"/>
          <w:color w:val="000000" w:themeColor="text1"/>
        </w:rPr>
        <w:t xml:space="preserve">decisions </w:t>
      </w:r>
      <w:ins w:id="5228" w:author="Jane Shaw" w:date="2015-10-21T12:54:00Z">
        <w:r w:rsidR="008D759F">
          <w:rPr>
            <w:rFonts w:asciiTheme="majorBidi" w:hAnsiTheme="majorBidi" w:cstheme="majorBidi"/>
            <w:color w:val="000000" w:themeColor="text1"/>
          </w:rPr>
          <w:t xml:space="preserve">to be traced </w:t>
        </w:r>
      </w:ins>
      <w:r w:rsidR="004F65E4" w:rsidRPr="00F31509">
        <w:rPr>
          <w:rFonts w:asciiTheme="majorBidi" w:hAnsiTheme="majorBidi" w:cstheme="majorBidi"/>
          <w:color w:val="000000" w:themeColor="text1"/>
        </w:rPr>
        <w:t xml:space="preserve">and </w:t>
      </w:r>
      <w:del w:id="5229" w:author="Jane Shaw" w:date="2015-10-21T12:54:00Z">
        <w:r w:rsidR="004F65E4" w:rsidRPr="00F31509" w:rsidDel="008D759F">
          <w:rPr>
            <w:rFonts w:asciiTheme="majorBidi" w:hAnsiTheme="majorBidi" w:cstheme="majorBidi"/>
            <w:color w:val="000000" w:themeColor="text1"/>
          </w:rPr>
          <w:delText xml:space="preserve">reproducing </w:delText>
        </w:r>
      </w:del>
      <w:r w:rsidR="004F65E4" w:rsidRPr="00F31509">
        <w:rPr>
          <w:rFonts w:asciiTheme="majorBidi" w:hAnsiTheme="majorBidi" w:cstheme="majorBidi"/>
          <w:color w:val="000000" w:themeColor="text1"/>
        </w:rPr>
        <w:t>results</w:t>
      </w:r>
      <w:ins w:id="5230" w:author="Jane Shaw" w:date="2015-10-21T12:54:00Z">
        <w:r w:rsidR="008D759F">
          <w:rPr>
            <w:rFonts w:asciiTheme="majorBidi" w:hAnsiTheme="majorBidi" w:cstheme="majorBidi"/>
            <w:color w:val="000000" w:themeColor="text1"/>
          </w:rPr>
          <w:t xml:space="preserve"> reproduced</w:t>
        </w:r>
      </w:ins>
      <w:r w:rsidR="004F65E4" w:rsidRPr="00F31509">
        <w:rPr>
          <w:rFonts w:asciiTheme="majorBidi" w:hAnsiTheme="majorBidi" w:cstheme="majorBidi"/>
          <w:color w:val="000000" w:themeColor="text1"/>
        </w:rPr>
        <w:t>.</w:t>
      </w:r>
    </w:p>
    <w:p w14:paraId="60002274" w14:textId="2D33EA4A" w:rsidR="004F65E4" w:rsidRPr="00F31509" w:rsidRDefault="00AA4884" w:rsidP="003C6AA5">
      <w:pPr>
        <w:pStyle w:val="Paragrafoelenco"/>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ins w:id="5231" w:author="Jane Shaw" w:date="2015-10-21T12:54:00Z">
        <w:r w:rsidR="008D759F">
          <w:rPr>
            <w:rFonts w:asciiTheme="majorBidi" w:hAnsiTheme="majorBidi" w:cstheme="majorBidi"/>
            <w:i/>
            <w:color w:val="000000" w:themeColor="text1"/>
          </w:rPr>
          <w:t>:</w:t>
        </w:r>
      </w:ins>
      <w:del w:id="5232" w:author="Jane Shaw" w:date="2015-10-21T12:54: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The overall solution is a most likely outcome, based on a probability</w:t>
      </w:r>
      <w:ins w:id="5233" w:author="Jane Shaw" w:date="2015-10-21T12:54:00Z">
        <w:r w:rsidR="008D759F">
          <w:rPr>
            <w:rFonts w:asciiTheme="majorBidi" w:hAnsiTheme="majorBidi" w:cstheme="majorBidi"/>
            <w:color w:val="000000" w:themeColor="text1"/>
          </w:rPr>
          <w:t>-</w:t>
        </w:r>
      </w:ins>
      <w:del w:id="5234" w:author="Jane Shaw" w:date="2015-10-21T12:54:00Z">
        <w:r w:rsidR="004F65E4" w:rsidRPr="00F31509" w:rsidDel="008D759F">
          <w:rPr>
            <w:rFonts w:asciiTheme="majorBidi" w:hAnsiTheme="majorBidi" w:cstheme="majorBidi"/>
            <w:color w:val="000000" w:themeColor="text1"/>
          </w:rPr>
          <w:delText xml:space="preserve"> </w:delText>
        </w:r>
      </w:del>
      <w:r w:rsidR="004F65E4" w:rsidRPr="00F31509">
        <w:rPr>
          <w:rFonts w:asciiTheme="majorBidi" w:hAnsiTheme="majorBidi" w:cstheme="majorBidi"/>
          <w:color w:val="000000" w:themeColor="text1"/>
        </w:rPr>
        <w:t xml:space="preserve">maximizing algorithm, </w:t>
      </w:r>
      <w:del w:id="5235" w:author="Jane Shaw" w:date="2015-11-07T18:58:00Z">
        <w:r w:rsidR="004F65E4" w:rsidRPr="00F31509" w:rsidDel="00956FB6">
          <w:rPr>
            <w:rFonts w:asciiTheme="majorBidi" w:hAnsiTheme="majorBidi" w:cstheme="majorBidi"/>
            <w:color w:val="000000" w:themeColor="text1"/>
          </w:rPr>
          <w:delText xml:space="preserve">not </w:delText>
        </w:r>
      </w:del>
      <w:ins w:id="5236" w:author="Jane Shaw" w:date="2015-11-07T18:58:00Z">
        <w:r w:rsidR="00956FB6">
          <w:rPr>
            <w:rFonts w:asciiTheme="majorBidi" w:hAnsiTheme="majorBidi" w:cstheme="majorBidi"/>
            <w:color w:val="000000" w:themeColor="text1"/>
          </w:rPr>
          <w:t xml:space="preserve">rather than </w:t>
        </w:r>
      </w:ins>
      <w:r w:rsidR="004F65E4" w:rsidRPr="00F31509">
        <w:rPr>
          <w:rFonts w:asciiTheme="majorBidi" w:hAnsiTheme="majorBidi" w:cstheme="majorBidi"/>
          <w:color w:val="000000" w:themeColor="text1"/>
        </w:rPr>
        <w:t xml:space="preserve">one of many </w:t>
      </w:r>
      <w:del w:id="5237" w:author="Jane Shaw" w:date="2015-10-21T12:55:00Z">
        <w:r w:rsidR="004F65E4" w:rsidRPr="00F31509" w:rsidDel="008D759F">
          <w:rPr>
            <w:rFonts w:asciiTheme="majorBidi" w:hAnsiTheme="majorBidi" w:cstheme="majorBidi"/>
            <w:color w:val="000000" w:themeColor="text1"/>
          </w:rPr>
          <w:delText xml:space="preserve">possible </w:delText>
        </w:r>
      </w:del>
      <w:r w:rsidR="004F65E4" w:rsidRPr="00F31509">
        <w:rPr>
          <w:rFonts w:asciiTheme="majorBidi" w:hAnsiTheme="majorBidi" w:cstheme="majorBidi"/>
          <w:color w:val="000000" w:themeColor="text1"/>
        </w:rPr>
        <w:t xml:space="preserve">(notionally infinite) </w:t>
      </w:r>
      <w:ins w:id="5238" w:author="Jane Shaw" w:date="2015-10-21T12:55:00Z">
        <w:r w:rsidR="008D759F" w:rsidRPr="00F31509">
          <w:rPr>
            <w:rFonts w:asciiTheme="majorBidi" w:hAnsiTheme="majorBidi" w:cstheme="majorBidi"/>
            <w:color w:val="000000" w:themeColor="text1"/>
          </w:rPr>
          <w:t xml:space="preserve">possible </w:t>
        </w:r>
      </w:ins>
      <w:r w:rsidR="004F65E4" w:rsidRPr="00F31509">
        <w:rPr>
          <w:rFonts w:asciiTheme="majorBidi" w:hAnsiTheme="majorBidi" w:cstheme="majorBidi"/>
          <w:color w:val="000000" w:themeColor="text1"/>
        </w:rPr>
        <w:t>solutions of an under</w:t>
      </w:r>
      <w:del w:id="5239" w:author="Jane Shaw" w:date="2015-10-21T12:55: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identified equation.</w:t>
      </w:r>
    </w:p>
    <w:p w14:paraId="0036B3CE" w14:textId="7B846655" w:rsidR="004F65E4" w:rsidRPr="00F31509" w:rsidRDefault="00AA4884" w:rsidP="003C6AA5">
      <w:pPr>
        <w:pStyle w:val="Paragrafoelenco"/>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ins w:id="5240" w:author="Jane Shaw" w:date="2015-10-21T12:55:00Z">
        <w:r w:rsidR="008D759F">
          <w:rPr>
            <w:rFonts w:asciiTheme="majorBidi" w:hAnsiTheme="majorBidi" w:cstheme="majorBidi"/>
            <w:i/>
            <w:color w:val="000000" w:themeColor="text1"/>
          </w:rPr>
          <w:t>:</w:t>
        </w:r>
      </w:ins>
      <w:del w:id="5241" w:author="Jane Shaw" w:date="2015-10-21T12:55: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At any stage and for every variable, both </w:t>
      </w:r>
      <w:ins w:id="5242" w:author="Jane Shaw" w:date="2015-10-21T12:55:00Z">
        <w:r w:rsidR="008D759F">
          <w:rPr>
            <w:rFonts w:asciiTheme="majorBidi" w:hAnsiTheme="majorBidi" w:cstheme="majorBidi"/>
            <w:color w:val="000000" w:themeColor="text1"/>
          </w:rPr>
          <w:t xml:space="preserve">the </w:t>
        </w:r>
      </w:ins>
      <w:r w:rsidR="004F65E4" w:rsidRPr="00F31509">
        <w:rPr>
          <w:rFonts w:asciiTheme="majorBidi" w:hAnsiTheme="majorBidi" w:cstheme="majorBidi"/>
          <w:color w:val="000000" w:themeColor="text1"/>
        </w:rPr>
        <w:t>expected value</w:t>
      </w:r>
      <w:del w:id="5243" w:author="Jane Shaw" w:date="2015-10-21T12:55:00Z">
        <w:r w:rsidR="004F65E4" w:rsidRPr="00F31509" w:rsidDel="008D759F">
          <w:rPr>
            <w:rFonts w:asciiTheme="majorBidi" w:hAnsiTheme="majorBidi" w:cstheme="majorBidi"/>
            <w:color w:val="000000" w:themeColor="text1"/>
          </w:rPr>
          <w:delText>s</w:delText>
        </w:r>
      </w:del>
      <w:r w:rsidR="004F65E4" w:rsidRPr="00F31509">
        <w:rPr>
          <w:rFonts w:asciiTheme="majorBidi" w:hAnsiTheme="majorBidi" w:cstheme="majorBidi"/>
          <w:color w:val="000000" w:themeColor="text1"/>
        </w:rPr>
        <w:t xml:space="preserve"> and </w:t>
      </w:r>
      <w:ins w:id="5244" w:author="Jane Shaw" w:date="2015-10-21T12:55:00Z">
        <w:r w:rsidR="008D759F">
          <w:rPr>
            <w:rFonts w:asciiTheme="majorBidi" w:hAnsiTheme="majorBidi" w:cstheme="majorBidi"/>
            <w:color w:val="000000" w:themeColor="text1"/>
          </w:rPr>
          <w:t xml:space="preserve">the </w:t>
        </w:r>
      </w:ins>
      <w:r w:rsidR="004F65E4" w:rsidRPr="00F31509">
        <w:rPr>
          <w:rFonts w:asciiTheme="majorBidi" w:hAnsiTheme="majorBidi" w:cstheme="majorBidi"/>
          <w:color w:val="000000" w:themeColor="text1"/>
        </w:rPr>
        <w:t>confidence interval</w:t>
      </w:r>
      <w:del w:id="5245" w:author="Jane Shaw" w:date="2015-10-21T12:55:00Z">
        <w:r w:rsidR="004F65E4" w:rsidRPr="00F31509" w:rsidDel="008D759F">
          <w:rPr>
            <w:rFonts w:asciiTheme="majorBidi" w:hAnsiTheme="majorBidi" w:cstheme="majorBidi"/>
            <w:color w:val="000000" w:themeColor="text1"/>
          </w:rPr>
          <w:delText>s</w:delText>
        </w:r>
      </w:del>
      <w:r w:rsidR="004F65E4" w:rsidRPr="00F31509">
        <w:rPr>
          <w:rFonts w:asciiTheme="majorBidi" w:hAnsiTheme="majorBidi" w:cstheme="majorBidi"/>
          <w:color w:val="000000" w:themeColor="text1"/>
        </w:rPr>
        <w:t xml:space="preserve"> can be overwritten by expert knowledge. The optimization algorithm then runs within the bounds provided by experts.</w:t>
      </w:r>
    </w:p>
    <w:p w14:paraId="4D9C9C62" w14:textId="15A20191" w:rsidR="004F65E4" w:rsidRPr="00F31509" w:rsidRDefault="00AA4884" w:rsidP="003C6AA5">
      <w:pPr>
        <w:pStyle w:val="Paragrafoelenco"/>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ins w:id="5246" w:author="Jane Shaw" w:date="2015-10-21T12:55:00Z">
        <w:r w:rsidR="008D759F">
          <w:rPr>
            <w:rFonts w:asciiTheme="majorBidi" w:hAnsiTheme="majorBidi" w:cstheme="majorBidi"/>
            <w:i/>
            <w:color w:val="000000" w:themeColor="text1"/>
          </w:rPr>
          <w:t>:</w:t>
        </w:r>
      </w:ins>
      <w:del w:id="5247" w:author="Jane Shaw" w:date="2015-10-21T12:55:00Z">
        <w:r w:rsidR="004F65E4" w:rsidRPr="00F31509" w:rsidDel="008D759F">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Apart from the constraint</w:t>
      </w:r>
      <w:del w:id="5248" w:author="Jane Shaw" w:date="2015-11-07T18:58:00Z">
        <w:r w:rsidR="004F65E4" w:rsidRPr="00F31509" w:rsidDel="00956FB6">
          <w:rPr>
            <w:rFonts w:asciiTheme="majorBidi" w:hAnsiTheme="majorBidi" w:cstheme="majorBidi"/>
            <w:color w:val="000000" w:themeColor="text1"/>
          </w:rPr>
          <w:delText>s</w:delText>
        </w:r>
      </w:del>
      <w:r w:rsidR="004F65E4" w:rsidRPr="00F31509">
        <w:rPr>
          <w:rFonts w:asciiTheme="majorBidi" w:hAnsiTheme="majorBidi" w:cstheme="majorBidi"/>
          <w:color w:val="000000" w:themeColor="text1"/>
        </w:rPr>
        <w:t xml:space="preserve"> that the balance has to be in equilibrium for every row, the approach allows </w:t>
      </w:r>
      <w:del w:id="5249" w:author="Jane Shaw" w:date="2015-10-21T12:56:00Z">
        <w:r w:rsidR="004F65E4" w:rsidRPr="00F31509" w:rsidDel="008D759F">
          <w:rPr>
            <w:rFonts w:asciiTheme="majorBidi" w:hAnsiTheme="majorBidi" w:cstheme="majorBidi"/>
            <w:color w:val="000000" w:themeColor="text1"/>
          </w:rPr>
          <w:delText xml:space="preserve">to impose </w:delText>
        </w:r>
      </w:del>
      <w:r w:rsidR="004F65E4" w:rsidRPr="00F31509">
        <w:rPr>
          <w:rFonts w:asciiTheme="majorBidi" w:hAnsiTheme="majorBidi" w:cstheme="majorBidi"/>
          <w:color w:val="000000" w:themeColor="text1"/>
        </w:rPr>
        <w:t xml:space="preserve">constraints </w:t>
      </w:r>
      <w:ins w:id="5250" w:author="Jane Shaw" w:date="2015-10-21T12:56:00Z">
        <w:r w:rsidR="008D759F">
          <w:rPr>
            <w:rFonts w:asciiTheme="majorBidi" w:hAnsiTheme="majorBidi" w:cstheme="majorBidi"/>
            <w:color w:val="000000" w:themeColor="text1"/>
          </w:rPr>
          <w:t xml:space="preserve">to be imposed </w:t>
        </w:r>
      </w:ins>
      <w:r w:rsidR="004F65E4" w:rsidRPr="00F31509">
        <w:rPr>
          <w:rFonts w:asciiTheme="majorBidi" w:hAnsiTheme="majorBidi" w:cstheme="majorBidi"/>
          <w:color w:val="000000" w:themeColor="text1"/>
        </w:rPr>
        <w:t xml:space="preserve">across column sums and time. For instance, a constraint can be introduced </w:t>
      </w:r>
      <w:del w:id="5251" w:author="Jane Shaw" w:date="2015-10-21T12:56:00Z">
        <w:r w:rsidR="004F65E4" w:rsidRPr="00F31509" w:rsidDel="008D759F">
          <w:rPr>
            <w:rFonts w:asciiTheme="majorBidi" w:hAnsiTheme="majorBidi" w:cstheme="majorBidi"/>
            <w:color w:val="000000" w:themeColor="text1"/>
          </w:rPr>
          <w:delText xml:space="preserve">that </w:delText>
        </w:r>
      </w:del>
      <w:ins w:id="5252" w:author="Jane Shaw" w:date="2015-10-21T12:56:00Z">
        <w:r w:rsidR="008D759F">
          <w:rPr>
            <w:rFonts w:asciiTheme="majorBidi" w:hAnsiTheme="majorBidi" w:cstheme="majorBidi"/>
            <w:color w:val="000000" w:themeColor="text1"/>
          </w:rPr>
          <w:t xml:space="preserve">to </w:t>
        </w:r>
      </w:ins>
      <w:r w:rsidR="004F65E4" w:rsidRPr="00F31509">
        <w:rPr>
          <w:rFonts w:asciiTheme="majorBidi" w:hAnsiTheme="majorBidi" w:cstheme="majorBidi"/>
          <w:color w:val="000000" w:themeColor="text1"/>
        </w:rPr>
        <w:t>avoid</w:t>
      </w:r>
      <w:del w:id="5253" w:author="Jane Shaw" w:date="2015-10-21T12:56:00Z">
        <w:r w:rsidR="004F65E4" w:rsidRPr="00F31509" w:rsidDel="008D759F">
          <w:rPr>
            <w:rFonts w:asciiTheme="majorBidi" w:hAnsiTheme="majorBidi" w:cstheme="majorBidi"/>
            <w:color w:val="000000" w:themeColor="text1"/>
          </w:rPr>
          <w:delText>s</w:delText>
        </w:r>
      </w:del>
      <w:r w:rsidR="004F65E4" w:rsidRPr="00F31509">
        <w:rPr>
          <w:rFonts w:asciiTheme="majorBidi" w:hAnsiTheme="majorBidi" w:cstheme="majorBidi"/>
          <w:color w:val="000000" w:themeColor="text1"/>
        </w:rPr>
        <w:t xml:space="preserve"> large year-to-year fluctuations in </w:t>
      </w:r>
      <w:del w:id="5254" w:author="Jane Shaw" w:date="2015-10-21T12:56:00Z">
        <w:r w:rsidR="004F65E4" w:rsidRPr="00F31509" w:rsidDel="008D759F">
          <w:rPr>
            <w:rFonts w:asciiTheme="majorBidi" w:hAnsiTheme="majorBidi" w:cstheme="majorBidi"/>
            <w:color w:val="000000" w:themeColor="text1"/>
          </w:rPr>
          <w:delText xml:space="preserve">the </w:delText>
        </w:r>
      </w:del>
      <w:r w:rsidR="004F65E4" w:rsidRPr="00F31509">
        <w:rPr>
          <w:rFonts w:asciiTheme="majorBidi" w:hAnsiTheme="majorBidi" w:cstheme="majorBidi"/>
          <w:color w:val="000000" w:themeColor="text1"/>
        </w:rPr>
        <w:t xml:space="preserve">overall calorie availability (DES). Such a constraint reflects prior knowledge about people’s desire and ability to </w:t>
      </w:r>
      <w:del w:id="5255" w:author="Jane Shaw" w:date="2015-10-21T12:56:00Z">
        <w:r w:rsidR="004F65E4" w:rsidRPr="00F31509" w:rsidDel="008D759F">
          <w:rPr>
            <w:rFonts w:asciiTheme="majorBidi" w:hAnsiTheme="majorBidi" w:cstheme="majorBidi"/>
            <w:color w:val="000000" w:themeColor="text1"/>
          </w:rPr>
          <w:delText xml:space="preserve">keep </w:delText>
        </w:r>
      </w:del>
      <w:ins w:id="5256" w:author="Jane Shaw" w:date="2015-10-21T12:56:00Z">
        <w:r w:rsidR="008D759F">
          <w:rPr>
            <w:rFonts w:asciiTheme="majorBidi" w:hAnsiTheme="majorBidi" w:cstheme="majorBidi"/>
            <w:color w:val="000000" w:themeColor="text1"/>
          </w:rPr>
          <w:t xml:space="preserve">maintain </w:t>
        </w:r>
      </w:ins>
      <w:r w:rsidR="004F65E4" w:rsidRPr="00F31509">
        <w:rPr>
          <w:rFonts w:asciiTheme="majorBidi" w:hAnsiTheme="majorBidi" w:cstheme="majorBidi"/>
          <w:color w:val="000000" w:themeColor="text1"/>
        </w:rPr>
        <w:t xml:space="preserve">a stable calorie intake level, at least within </w:t>
      </w:r>
      <w:del w:id="5257" w:author="Jane Shaw" w:date="2015-10-21T12:57:00Z">
        <w:r w:rsidR="004F65E4" w:rsidRPr="00F31509" w:rsidDel="008D759F">
          <w:rPr>
            <w:rFonts w:asciiTheme="majorBidi" w:hAnsiTheme="majorBidi" w:cstheme="majorBidi"/>
            <w:color w:val="000000" w:themeColor="text1"/>
          </w:rPr>
          <w:delText>a certain</w:delText>
        </w:r>
      </w:del>
      <w:ins w:id="5258" w:author="Jane Shaw" w:date="2015-10-21T12:57:00Z">
        <w:r w:rsidR="008D759F">
          <w:rPr>
            <w:rFonts w:asciiTheme="majorBidi" w:hAnsiTheme="majorBidi" w:cstheme="majorBidi"/>
            <w:color w:val="000000" w:themeColor="text1"/>
          </w:rPr>
          <w:t>the</w:t>
        </w:r>
      </w:ins>
      <w:r w:rsidR="004F65E4" w:rsidRPr="00F31509">
        <w:rPr>
          <w:rFonts w:asciiTheme="majorBidi" w:hAnsiTheme="majorBidi" w:cstheme="majorBidi"/>
          <w:color w:val="000000" w:themeColor="text1"/>
        </w:rPr>
        <w:t xml:space="preserve"> constraint. </w:t>
      </w:r>
      <w:del w:id="5259" w:author="Jane Shaw" w:date="2015-10-21T12:57:00Z">
        <w:r w:rsidR="004F65E4" w:rsidRPr="00F31509" w:rsidDel="003B435D">
          <w:rPr>
            <w:rFonts w:asciiTheme="majorBidi" w:hAnsiTheme="majorBidi" w:cstheme="majorBidi"/>
            <w:color w:val="000000" w:themeColor="text1"/>
          </w:rPr>
          <w:delText xml:space="preserve">Likewise, </w:delText>
        </w:r>
      </w:del>
      <w:r w:rsidR="003B435D" w:rsidRPr="00F31509">
        <w:rPr>
          <w:rFonts w:asciiTheme="majorBidi" w:hAnsiTheme="majorBidi" w:cstheme="majorBidi"/>
          <w:color w:val="000000" w:themeColor="text1"/>
        </w:rPr>
        <w:t xml:space="preserve">Limits </w:t>
      </w:r>
      <w:r w:rsidR="004F65E4" w:rsidRPr="00F31509">
        <w:rPr>
          <w:rFonts w:asciiTheme="majorBidi" w:hAnsiTheme="majorBidi" w:cstheme="majorBidi"/>
          <w:color w:val="000000" w:themeColor="text1"/>
        </w:rPr>
        <w:t xml:space="preserve">on stock changes can </w:t>
      </w:r>
      <w:ins w:id="5260" w:author="Jane Shaw" w:date="2015-10-21T12:57:00Z">
        <w:r w:rsidR="003B435D">
          <w:rPr>
            <w:rFonts w:asciiTheme="majorBidi" w:hAnsiTheme="majorBidi" w:cstheme="majorBidi"/>
            <w:color w:val="000000" w:themeColor="text1"/>
          </w:rPr>
          <w:t xml:space="preserve">also </w:t>
        </w:r>
      </w:ins>
      <w:r w:rsidR="004F65E4" w:rsidRPr="00F31509">
        <w:rPr>
          <w:rFonts w:asciiTheme="majorBidi" w:hAnsiTheme="majorBidi" w:cstheme="majorBidi"/>
          <w:color w:val="000000" w:themeColor="text1"/>
        </w:rPr>
        <w:t xml:space="preserve">be introduced to reflect multi-year accumulations or drawdowns. </w:t>
      </w:r>
    </w:p>
    <w:p w14:paraId="0C283E70" w14:textId="500397B9" w:rsidR="004F65E4" w:rsidRPr="00F31509" w:rsidRDefault="004F65E4" w:rsidP="004F65E4">
      <w:pPr>
        <w:rPr>
          <w:rFonts w:asciiTheme="majorBidi" w:hAnsiTheme="majorBidi" w:cstheme="majorBidi"/>
          <w:color w:val="000000" w:themeColor="text1"/>
          <w:lang w:val="en-GB"/>
        </w:rPr>
      </w:pPr>
      <w:del w:id="5261" w:author="Jane Shaw" w:date="2015-10-21T12:58:00Z">
        <w:r w:rsidRPr="00F31509" w:rsidDel="003B435D">
          <w:rPr>
            <w:rFonts w:asciiTheme="majorBidi" w:hAnsiTheme="majorBidi" w:cstheme="majorBidi"/>
            <w:color w:val="000000" w:themeColor="text1"/>
            <w:lang w:val="en-GB"/>
          </w:rPr>
          <w:delText>Cons</w:delText>
        </w:r>
      </w:del>
      <w:ins w:id="5262" w:author="Jane Shaw" w:date="2015-10-21T12:58:00Z">
        <w:r w:rsidR="003B435D">
          <w:rPr>
            <w:rFonts w:asciiTheme="majorBidi" w:hAnsiTheme="majorBidi" w:cstheme="majorBidi"/>
            <w:color w:val="000000" w:themeColor="text1"/>
            <w:lang w:val="en-GB"/>
          </w:rPr>
          <w:t>Disadvantages:</w:t>
        </w:r>
      </w:ins>
    </w:p>
    <w:p w14:paraId="7EF00096" w14:textId="1520D2C4" w:rsidR="004F65E4" w:rsidRPr="00F31509" w:rsidRDefault="003B435D" w:rsidP="60226960">
      <w:pPr>
        <w:pStyle w:val="Paragrafoelenco"/>
        <w:numPr>
          <w:ilvl w:val="0"/>
          <w:numId w:val="13"/>
        </w:numPr>
        <w:jc w:val="both"/>
        <w:rPr>
          <w:rFonts w:asciiTheme="majorBidi" w:eastAsia="Times New Roman" w:hAnsiTheme="majorBidi" w:cstheme="majorBidi"/>
          <w:i/>
          <w:color w:val="000000" w:themeColor="text1"/>
        </w:rPr>
      </w:pPr>
      <w:ins w:id="5263" w:author="Jane Shaw" w:date="2015-10-21T12:59:00Z">
        <w:r>
          <w:rPr>
            <w:rFonts w:asciiTheme="majorBidi" w:eastAsia="Times New Roman" w:hAnsiTheme="majorBidi" w:cstheme="majorBidi"/>
            <w:i/>
            <w:iCs/>
            <w:color w:val="000000" w:themeColor="text1"/>
          </w:rPr>
          <w:t xml:space="preserve">Need to formalize </w:t>
        </w:r>
      </w:ins>
      <w:r w:rsidRPr="00F31509">
        <w:rPr>
          <w:rFonts w:asciiTheme="majorBidi" w:eastAsia="Times New Roman" w:hAnsiTheme="majorBidi" w:cstheme="majorBidi"/>
          <w:i/>
          <w:iCs/>
          <w:color w:val="000000" w:themeColor="text1"/>
        </w:rPr>
        <w:t xml:space="preserve">knowledge </w:t>
      </w:r>
      <w:r w:rsidR="00AA4884" w:rsidRPr="00F31509">
        <w:rPr>
          <w:rFonts w:asciiTheme="majorBidi" w:eastAsia="Times New Roman" w:hAnsiTheme="majorBidi" w:cstheme="majorBidi"/>
          <w:i/>
          <w:iCs/>
          <w:color w:val="000000" w:themeColor="text1"/>
        </w:rPr>
        <w:t>of prior information</w:t>
      </w:r>
      <w:del w:id="5264" w:author="Jane Shaw" w:date="2015-10-21T12:59:00Z">
        <w:r w:rsidR="00AA4884" w:rsidRPr="00F31509" w:rsidDel="003B435D">
          <w:rPr>
            <w:rFonts w:asciiTheme="majorBidi" w:eastAsia="Times New Roman" w:hAnsiTheme="majorBidi" w:cstheme="majorBidi"/>
            <w:i/>
            <w:iCs/>
            <w:color w:val="000000" w:themeColor="text1"/>
          </w:rPr>
          <w:delText xml:space="preserve"> must be formalized</w:delText>
        </w:r>
      </w:del>
      <w:r w:rsidR="00722C67" w:rsidRPr="00F31509">
        <w:rPr>
          <w:rFonts w:asciiTheme="majorBidi" w:eastAsia="Times New Roman" w:hAnsiTheme="majorBidi" w:cstheme="majorBidi"/>
          <w:i/>
          <w:iCs/>
          <w:color w:val="000000" w:themeColor="text1"/>
        </w:rPr>
        <w:t>.</w:t>
      </w:r>
    </w:p>
    <w:p w14:paraId="585379A5" w14:textId="1F585C34" w:rsidR="004F65E4" w:rsidRPr="00F31509" w:rsidRDefault="00AA4884" w:rsidP="60226960">
      <w:pPr>
        <w:pStyle w:val="Paragrafoelenco"/>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w:t>
      </w:r>
      <w:ins w:id="5265" w:author="Jane Shaw" w:date="2015-10-21T12:59:00Z">
        <w:r w:rsidR="003B435D">
          <w:rPr>
            <w:rFonts w:asciiTheme="majorBidi" w:eastAsia="Times New Roman" w:hAnsiTheme="majorBidi" w:cstheme="majorBidi"/>
            <w:i/>
            <w:iCs/>
            <w:color w:val="000000" w:themeColor="text1"/>
          </w:rPr>
          <w:t>-</w:t>
        </w:r>
      </w:ins>
      <w:r w:rsidRPr="00F31509">
        <w:rPr>
          <w:rFonts w:asciiTheme="majorBidi" w:eastAsia="Times New Roman" w:hAnsiTheme="majorBidi" w:cstheme="majorBidi"/>
          <w:i/>
          <w:iCs/>
          <w:color w:val="000000" w:themeColor="text1"/>
        </w:rPr>
        <w:t xml:space="preserve"> and </w:t>
      </w:r>
      <w:del w:id="5266" w:author="Jane Shaw" w:date="2015-11-07T18:58:00Z">
        <w:r w:rsidRPr="00F31509" w:rsidDel="00956FB6">
          <w:rPr>
            <w:rFonts w:asciiTheme="majorBidi" w:eastAsia="Times New Roman" w:hAnsiTheme="majorBidi" w:cstheme="majorBidi"/>
            <w:i/>
            <w:iCs/>
            <w:color w:val="000000" w:themeColor="text1"/>
          </w:rPr>
          <w:delText>IT</w:delText>
        </w:r>
      </w:del>
      <w:ins w:id="5267" w:author="Jane Shaw" w:date="2015-11-07T18:58:00Z">
        <w:r w:rsidR="00956FB6">
          <w:rPr>
            <w:rFonts w:asciiTheme="majorBidi" w:eastAsia="Times New Roman" w:hAnsiTheme="majorBidi" w:cstheme="majorBidi"/>
            <w:i/>
            <w:iCs/>
            <w:color w:val="000000" w:themeColor="text1"/>
          </w:rPr>
          <w:t>information technology</w:t>
        </w:r>
      </w:ins>
      <w:ins w:id="5268" w:author="Jane Shaw" w:date="2015-10-21T12:59:00Z">
        <w:r w:rsidR="003B435D">
          <w:rPr>
            <w:rFonts w:asciiTheme="majorBidi" w:eastAsia="Times New Roman" w:hAnsiTheme="majorBidi" w:cstheme="majorBidi"/>
            <w:i/>
            <w:iCs/>
            <w:color w:val="000000" w:themeColor="text1"/>
          </w:rPr>
          <w:t>-</w:t>
        </w:r>
      </w:ins>
      <w:del w:id="5269" w:author="Jane Shaw" w:date="2015-10-21T12:59:00Z">
        <w:r w:rsidRPr="00F31509" w:rsidDel="003B435D">
          <w:rPr>
            <w:rFonts w:asciiTheme="majorBidi" w:eastAsia="Times New Roman" w:hAnsiTheme="majorBidi" w:cstheme="majorBidi"/>
            <w:i/>
            <w:iCs/>
            <w:color w:val="000000" w:themeColor="text1"/>
          </w:rPr>
          <w:delText xml:space="preserve"> </w:delText>
        </w:r>
      </w:del>
      <w:r w:rsidRPr="00F31509">
        <w:rPr>
          <w:rFonts w:asciiTheme="majorBidi" w:eastAsia="Times New Roman" w:hAnsiTheme="majorBidi" w:cstheme="majorBidi"/>
          <w:i/>
          <w:iCs/>
          <w:color w:val="000000" w:themeColor="text1"/>
        </w:rPr>
        <w:t>intensive</w:t>
      </w:r>
      <w:r w:rsidR="00722C67" w:rsidRPr="00F31509">
        <w:rPr>
          <w:rFonts w:asciiTheme="majorBidi" w:eastAsia="Times New Roman" w:hAnsiTheme="majorBidi" w:cstheme="majorBidi"/>
          <w:i/>
          <w:iCs/>
          <w:color w:val="000000" w:themeColor="text1"/>
        </w:rPr>
        <w:t>.</w:t>
      </w:r>
    </w:p>
    <w:p w14:paraId="156E9239" w14:textId="23F67941" w:rsidR="004F65E4" w:rsidRPr="00F31509" w:rsidRDefault="00AA4884" w:rsidP="003C6AA5">
      <w:pPr>
        <w:pStyle w:val="Paragrafoelenco"/>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ins w:id="5270" w:author="Jane Shaw" w:date="2015-10-21T12:59:00Z">
        <w:r w:rsidR="003B435D">
          <w:rPr>
            <w:rFonts w:asciiTheme="majorBidi" w:hAnsiTheme="majorBidi" w:cstheme="majorBidi"/>
            <w:i/>
            <w:color w:val="000000" w:themeColor="text1"/>
          </w:rPr>
          <w:t>:</w:t>
        </w:r>
      </w:ins>
      <w:del w:id="5271" w:author="Jane Shaw" w:date="2015-10-21T13:00:00Z">
        <w:r w:rsidR="004F65E4" w:rsidRPr="00F31509" w:rsidDel="003B435D">
          <w:rPr>
            <w:rFonts w:asciiTheme="majorBidi" w:hAnsiTheme="majorBidi" w:cstheme="majorBidi"/>
            <w:color w:val="000000" w:themeColor="text1"/>
          </w:rPr>
          <w:delText>.</w:delText>
        </w:r>
      </w:del>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w:t>
      </w:r>
      <w:commentRangeStart w:id="5272"/>
      <w:r w:rsidR="004F65E4" w:rsidRPr="00F31509">
        <w:rPr>
          <w:rFonts w:asciiTheme="majorBidi" w:hAnsiTheme="majorBidi" w:cstheme="majorBidi"/>
          <w:color w:val="000000" w:themeColor="text1"/>
        </w:rPr>
        <w:t>solution</w:t>
      </w:r>
      <w:ins w:id="5273" w:author="Jane Shaw" w:date="2015-10-21T13:06:00Z">
        <w:r w:rsidR="0009071C">
          <w:rPr>
            <w:rFonts w:asciiTheme="majorBidi" w:hAnsiTheme="majorBidi" w:cstheme="majorBidi"/>
            <w:color w:val="000000" w:themeColor="text1"/>
          </w:rPr>
          <w:t>s</w:t>
        </w:r>
      </w:ins>
      <w:r w:rsidR="004F65E4" w:rsidRPr="00F31509">
        <w:rPr>
          <w:rFonts w:asciiTheme="majorBidi" w:hAnsiTheme="majorBidi" w:cstheme="majorBidi"/>
          <w:color w:val="000000" w:themeColor="text1"/>
        </w:rPr>
        <w:t xml:space="preserve"> </w:t>
      </w:r>
      <w:del w:id="5274" w:author="Jane Shaw" w:date="2015-10-21T13:07:00Z">
        <w:r w:rsidR="004F65E4" w:rsidRPr="00F31509" w:rsidDel="009D78F2">
          <w:rPr>
            <w:rFonts w:asciiTheme="majorBidi" w:hAnsiTheme="majorBidi" w:cstheme="majorBidi"/>
            <w:color w:val="000000" w:themeColor="text1"/>
          </w:rPr>
          <w:delText xml:space="preserve">along </w:delText>
        </w:r>
      </w:del>
      <w:ins w:id="5275" w:author="Jane Shaw" w:date="2015-10-21T13:07:00Z">
        <w:r w:rsidR="009D78F2">
          <w:rPr>
            <w:rFonts w:asciiTheme="majorBidi" w:hAnsiTheme="majorBidi" w:cstheme="majorBidi"/>
            <w:color w:val="000000" w:themeColor="text1"/>
          </w:rPr>
          <w:t xml:space="preserve">that are based on </w:t>
        </w:r>
      </w:ins>
      <w:commentRangeEnd w:id="5272"/>
      <w:ins w:id="5276" w:author="Jane Shaw" w:date="2015-10-21T13:08:00Z">
        <w:r w:rsidR="009D78F2">
          <w:rPr>
            <w:rStyle w:val="Rimandocommento"/>
            <w:rFonts w:eastAsia="Arial" w:cs="Arial"/>
            <w:lang w:val="en-US" w:eastAsia="ar-SA"/>
          </w:rPr>
          <w:commentReference w:id="5272"/>
        </w:r>
      </w:ins>
      <w:r w:rsidR="004F65E4" w:rsidRPr="00F31509">
        <w:rPr>
          <w:rFonts w:asciiTheme="majorBidi" w:hAnsiTheme="majorBidi" w:cstheme="majorBidi"/>
          <w:color w:val="000000" w:themeColor="text1"/>
        </w:rPr>
        <w:t xml:space="preserve">the constraints. </w:t>
      </w:r>
    </w:p>
    <w:p w14:paraId="4DEC6208" w14:textId="7CCB78EF" w:rsidR="004F65E4" w:rsidRPr="00F31509" w:rsidRDefault="00AA4884" w:rsidP="003C6AA5">
      <w:pPr>
        <w:pStyle w:val="Paragrafoelenco"/>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Additional effort </w:t>
      </w:r>
      <w:del w:id="5277" w:author="Jane Shaw" w:date="2015-11-07T18:59:00Z">
        <w:r w:rsidRPr="00F31509" w:rsidDel="00956FB6">
          <w:rPr>
            <w:rFonts w:asciiTheme="majorBidi" w:hAnsiTheme="majorBidi" w:cstheme="majorBidi"/>
            <w:i/>
            <w:color w:val="000000" w:themeColor="text1"/>
          </w:rPr>
          <w:delText xml:space="preserve">is now </w:delText>
        </w:r>
      </w:del>
      <w:r w:rsidRPr="00F31509">
        <w:rPr>
          <w:rFonts w:asciiTheme="majorBidi" w:hAnsiTheme="majorBidi" w:cstheme="majorBidi"/>
          <w:i/>
          <w:color w:val="000000" w:themeColor="text1"/>
        </w:rPr>
        <w:t>required for each element</w:t>
      </w:r>
      <w:ins w:id="5278" w:author="Jane Shaw" w:date="2015-11-07T18:59:00Z">
        <w:r w:rsidR="00956FB6">
          <w:rPr>
            <w:rFonts w:asciiTheme="majorBidi" w:hAnsiTheme="majorBidi" w:cstheme="majorBidi"/>
            <w:color w:val="000000" w:themeColor="text1"/>
          </w:rPr>
          <w:t>:</w:t>
        </w:r>
      </w:ins>
      <w:del w:id="5279" w:author="Jane Shaw" w:date="2015-11-07T18:59:00Z">
        <w:r w:rsidR="004F65E4" w:rsidRPr="00F31509" w:rsidDel="00956FB6">
          <w:rPr>
            <w:rFonts w:asciiTheme="majorBidi" w:hAnsiTheme="majorBidi" w:cstheme="majorBidi"/>
            <w:color w:val="000000" w:themeColor="text1"/>
          </w:rPr>
          <w:delText>.</w:delText>
        </w:r>
      </w:del>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Expected values and error distributions must be provided for each element, and this requires more advanced modelling than just estimating expected values.</w:t>
      </w:r>
    </w:p>
    <w:p w14:paraId="0079B822" w14:textId="77777777" w:rsidR="004F65E4" w:rsidRPr="00F31509" w:rsidRDefault="004F65E4" w:rsidP="004F65E4">
      <w:pPr>
        <w:pStyle w:val="Paragrafoelenco"/>
        <w:rPr>
          <w:rFonts w:asciiTheme="majorBidi" w:hAnsiTheme="majorBidi" w:cstheme="majorBidi"/>
          <w:color w:val="000000" w:themeColor="text1"/>
        </w:rPr>
      </w:pPr>
    </w:p>
    <w:p w14:paraId="5899A10E" w14:textId="24EB515A" w:rsidR="004F65E4" w:rsidRPr="00F31509" w:rsidRDefault="004F65E4" w:rsidP="009571C8">
      <w:pPr>
        <w:pStyle w:val="Titolo3"/>
        <w:rPr>
          <w:rFonts w:asciiTheme="majorBidi" w:hAnsiTheme="majorBidi" w:cstheme="majorBidi"/>
          <w:lang w:val="en-GB"/>
        </w:rPr>
      </w:pPr>
      <w:bookmarkStart w:id="5280" w:name="_Ref431898612"/>
      <w:r w:rsidRPr="00F31509">
        <w:rPr>
          <w:rFonts w:asciiTheme="majorBidi" w:hAnsiTheme="majorBidi" w:cstheme="majorBidi"/>
          <w:lang w:val="en-GB"/>
        </w:rPr>
        <w:t>Measurement errors</w:t>
      </w:r>
      <w:ins w:id="5281" w:author="Jane Shaw" w:date="2015-11-07T19:00:00Z">
        <w:r w:rsidR="00956FB6">
          <w:rPr>
            <w:rFonts w:asciiTheme="majorBidi" w:hAnsiTheme="majorBidi" w:cstheme="majorBidi"/>
            <w:lang w:val="en-GB"/>
          </w:rPr>
          <w:t xml:space="preserve"> and </w:t>
        </w:r>
      </w:ins>
      <w:del w:id="5282" w:author="Jane Shaw" w:date="2015-11-07T19:00:00Z">
        <w:r w:rsidRPr="00F31509" w:rsidDel="00956FB6">
          <w:rPr>
            <w:rFonts w:asciiTheme="majorBidi" w:hAnsiTheme="majorBidi" w:cstheme="majorBidi"/>
            <w:lang w:val="en-GB"/>
          </w:rPr>
          <w:delText>/</w:delText>
        </w:r>
      </w:del>
      <w:r w:rsidRPr="00F31509">
        <w:rPr>
          <w:rFonts w:asciiTheme="majorBidi" w:hAnsiTheme="majorBidi" w:cstheme="majorBidi"/>
          <w:lang w:val="en-GB"/>
        </w:rPr>
        <w:t>confidence intervals</w:t>
      </w:r>
      <w:commentRangeStart w:id="5283"/>
      <w:r w:rsidRPr="009D78F2">
        <w:rPr>
          <w:rStyle w:val="Rimandonotaapidipagina"/>
          <w:rFonts w:asciiTheme="majorBidi" w:hAnsiTheme="majorBidi" w:cstheme="majorBidi"/>
          <w:b w:val="0"/>
          <w:color w:val="000000" w:themeColor="text1"/>
          <w:lang w:val="en-GB"/>
          <w:rPrChange w:id="5284" w:author="Jane Shaw" w:date="2015-10-21T13:08:00Z">
            <w:rPr>
              <w:rStyle w:val="Rimandonotaapidipagina"/>
              <w:rFonts w:asciiTheme="majorBidi" w:hAnsiTheme="majorBidi" w:cstheme="majorBidi"/>
              <w:color w:val="000000" w:themeColor="text1"/>
              <w:lang w:val="en-GB"/>
            </w:rPr>
          </w:rPrChange>
        </w:rPr>
        <w:footnoteReference w:id="31"/>
      </w:r>
      <w:bookmarkEnd w:id="5280"/>
      <w:commentRangeEnd w:id="5283"/>
      <w:r w:rsidR="009D78F2">
        <w:rPr>
          <w:rStyle w:val="Rimandocommento"/>
          <w:rFonts w:ascii="Book Antiqua" w:eastAsia="Arial" w:hAnsi="Book Antiqua" w:cs="Arial"/>
          <w:b w:val="0"/>
          <w:bCs w:val="0"/>
          <w:color w:val="auto"/>
        </w:rPr>
        <w:commentReference w:id="5283"/>
      </w:r>
    </w:p>
    <w:p w14:paraId="18C4727A" w14:textId="66961360"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w:t>
      </w:r>
      <w:del w:id="5287" w:author="Jane Shaw" w:date="2015-11-07T19:00:00Z">
        <w:r w:rsidRPr="00F31509" w:rsidDel="00956FB6">
          <w:rPr>
            <w:rFonts w:asciiTheme="majorBidi" w:hAnsiTheme="majorBidi" w:cstheme="majorBidi"/>
            <w:bCs/>
            <w:color w:val="000000" w:themeColor="text1"/>
            <w:lang w:val="en-GB"/>
          </w:rPr>
          <w:delText xml:space="preserve">an </w:delText>
        </w:r>
      </w:del>
      <w:ins w:id="5288" w:author="Jane Shaw" w:date="2015-11-07T19:00:00Z">
        <w:r w:rsidR="00956FB6">
          <w:rPr>
            <w:rFonts w:asciiTheme="majorBidi" w:hAnsiTheme="majorBidi" w:cstheme="majorBidi"/>
            <w:bCs/>
            <w:color w:val="000000" w:themeColor="text1"/>
            <w:lang w:val="en-GB"/>
          </w:rPr>
          <w:t xml:space="preserve">the </w:t>
        </w:r>
      </w:ins>
      <w:r w:rsidRPr="00F31509">
        <w:rPr>
          <w:rFonts w:asciiTheme="majorBidi" w:hAnsiTheme="majorBidi" w:cstheme="majorBidi"/>
          <w:bCs/>
          <w:color w:val="000000" w:themeColor="text1"/>
          <w:lang w:val="en-GB"/>
        </w:rPr>
        <w:t xml:space="preserve">FBS compiler to provide an estimate for a confidence interval around an initial estimate of a variable. These confidence intervals reflect the degree of reliability of </w:t>
      </w:r>
      <w:del w:id="5289" w:author="Jane Shaw" w:date="2015-10-21T13:10:00Z">
        <w:r w:rsidRPr="00F31509" w:rsidDel="009D78F2">
          <w:rPr>
            <w:rFonts w:asciiTheme="majorBidi" w:hAnsiTheme="majorBidi" w:cstheme="majorBidi"/>
            <w:bCs/>
            <w:color w:val="000000" w:themeColor="text1"/>
            <w:lang w:val="en-GB"/>
          </w:rPr>
          <w:delText xml:space="preserve">such an </w:delText>
        </w:r>
      </w:del>
      <w:ins w:id="5290" w:author="Jane Shaw" w:date="2015-10-21T13:10:00Z">
        <w:r w:rsidR="009D78F2">
          <w:rPr>
            <w:rFonts w:asciiTheme="majorBidi" w:hAnsiTheme="majorBidi" w:cstheme="majorBidi"/>
            <w:bCs/>
            <w:color w:val="000000" w:themeColor="text1"/>
            <w:lang w:val="en-GB"/>
          </w:rPr>
          <w:t xml:space="preserve">the </w:t>
        </w:r>
      </w:ins>
      <w:r w:rsidRPr="00F31509">
        <w:rPr>
          <w:rFonts w:asciiTheme="majorBidi" w:hAnsiTheme="majorBidi" w:cstheme="majorBidi"/>
          <w:bCs/>
          <w:color w:val="000000" w:themeColor="text1"/>
          <w:lang w:val="en-GB"/>
        </w:rPr>
        <w:t xml:space="preserve">initial estimate. FBS compilers can </w:t>
      </w:r>
      <w:del w:id="5291" w:author="Jane Shaw" w:date="2015-10-21T13:10:00Z">
        <w:r w:rsidRPr="00F31509" w:rsidDel="009D78F2">
          <w:rPr>
            <w:rFonts w:asciiTheme="majorBidi" w:hAnsiTheme="majorBidi" w:cstheme="majorBidi"/>
            <w:bCs/>
            <w:color w:val="000000" w:themeColor="text1"/>
            <w:lang w:val="en-GB"/>
          </w:rPr>
          <w:delText xml:space="preserve">revert </w:delText>
        </w:r>
      </w:del>
      <w:ins w:id="5292" w:author="Jane Shaw" w:date="2015-10-21T13:10:00Z">
        <w:r w:rsidR="009D78F2">
          <w:rPr>
            <w:rFonts w:asciiTheme="majorBidi" w:hAnsiTheme="majorBidi" w:cstheme="majorBidi"/>
            <w:bCs/>
            <w:color w:val="000000" w:themeColor="text1"/>
            <w:lang w:val="en-GB"/>
          </w:rPr>
          <w:t xml:space="preserve">refer </w:t>
        </w:r>
      </w:ins>
      <w:r w:rsidRPr="00F31509">
        <w:rPr>
          <w:rFonts w:asciiTheme="majorBidi" w:hAnsiTheme="majorBidi" w:cstheme="majorBidi"/>
          <w:bCs/>
          <w:color w:val="000000" w:themeColor="text1"/>
          <w:lang w:val="en-GB"/>
        </w:rPr>
        <w:t xml:space="preserve">to </w:t>
      </w:r>
      <w:del w:id="5293" w:author="Jane Shaw" w:date="2015-10-21T13:10:00Z">
        <w:r w:rsidRPr="00F31509" w:rsidDel="009D78F2">
          <w:rPr>
            <w:rFonts w:asciiTheme="majorBidi" w:hAnsiTheme="majorBidi" w:cstheme="majorBidi"/>
            <w:bCs/>
            <w:color w:val="000000" w:themeColor="text1"/>
            <w:lang w:val="en-GB"/>
          </w:rPr>
          <w:delText xml:space="preserve">different </w:delText>
        </w:r>
      </w:del>
      <w:ins w:id="5294" w:author="Jane Shaw" w:date="2015-10-21T13:10:00Z">
        <w:r w:rsidR="009D78F2">
          <w:rPr>
            <w:rFonts w:asciiTheme="majorBidi" w:hAnsiTheme="majorBidi" w:cstheme="majorBidi"/>
            <w:bCs/>
            <w:color w:val="000000" w:themeColor="text1"/>
            <w:lang w:val="en-GB"/>
          </w:rPr>
          <w:t>various</w:t>
        </w:r>
        <w:r w:rsidR="009D78F2" w:rsidRPr="00F31509">
          <w:rPr>
            <w:rFonts w:asciiTheme="majorBidi" w:hAnsiTheme="majorBidi" w:cstheme="majorBidi"/>
            <w:bCs/>
            <w:color w:val="000000" w:themeColor="text1"/>
            <w:lang w:val="en-GB"/>
          </w:rPr>
          <w:t xml:space="preserve"> </w:t>
        </w:r>
      </w:ins>
      <w:r w:rsidRPr="00F31509">
        <w:rPr>
          <w:rFonts w:asciiTheme="majorBidi" w:hAnsiTheme="majorBidi" w:cstheme="majorBidi"/>
          <w:bCs/>
          <w:color w:val="000000" w:themeColor="text1"/>
          <w:lang w:val="en-GB"/>
        </w:rPr>
        <w:t xml:space="preserve">sources and employ strategies to arrive at quantitative estimates for these reliability measures; they may be able to use information about </w:t>
      </w:r>
      <w:del w:id="5295" w:author="Jane Shaw" w:date="2015-10-21T13:10:00Z">
        <w:r w:rsidRPr="00F31509" w:rsidDel="009D78F2">
          <w:rPr>
            <w:rFonts w:asciiTheme="majorBidi" w:hAnsiTheme="majorBidi" w:cstheme="majorBidi"/>
            <w:bCs/>
            <w:color w:val="000000" w:themeColor="text1"/>
            <w:lang w:val="en-GB"/>
          </w:rPr>
          <w:delText xml:space="preserve">the </w:delText>
        </w:r>
      </w:del>
      <w:r w:rsidRPr="00F31509">
        <w:rPr>
          <w:rFonts w:asciiTheme="majorBidi" w:hAnsiTheme="majorBidi" w:cstheme="majorBidi"/>
          <w:bCs/>
          <w:color w:val="000000" w:themeColor="text1"/>
          <w:lang w:val="en-GB"/>
        </w:rPr>
        <w:t xml:space="preserve">measurement errors </w:t>
      </w:r>
      <w:ins w:id="5296" w:author="Jane Shaw" w:date="2015-10-21T13:11:00Z">
        <w:r w:rsidR="009D78F2">
          <w:rPr>
            <w:rFonts w:asciiTheme="majorBidi" w:hAnsiTheme="majorBidi" w:cstheme="majorBidi"/>
            <w:bCs/>
            <w:color w:val="000000" w:themeColor="text1"/>
            <w:lang w:val="en-GB"/>
          </w:rPr>
          <w:t xml:space="preserve">that was </w:t>
        </w:r>
      </w:ins>
      <w:r w:rsidRPr="00F31509">
        <w:rPr>
          <w:rFonts w:asciiTheme="majorBidi" w:hAnsiTheme="majorBidi" w:cstheme="majorBidi"/>
          <w:bCs/>
          <w:color w:val="000000" w:themeColor="text1"/>
          <w:lang w:val="en-GB"/>
        </w:rPr>
        <w:t>collected with the primary data (e.g. a household survey), assign confidence ranges based on the imputation method</w:t>
      </w:r>
      <w:del w:id="5297" w:author="Jane Shaw" w:date="2015-10-21T13:11:00Z">
        <w:r w:rsidRPr="00F31509" w:rsidDel="009D78F2">
          <w:rPr>
            <w:rFonts w:asciiTheme="majorBidi" w:hAnsiTheme="majorBidi" w:cstheme="majorBidi"/>
            <w:bCs/>
            <w:color w:val="000000" w:themeColor="text1"/>
            <w:lang w:val="en-GB"/>
          </w:rPr>
          <w:delText>s</w:delText>
        </w:r>
      </w:del>
      <w:r w:rsidRPr="00F31509">
        <w:rPr>
          <w:rFonts w:asciiTheme="majorBidi" w:hAnsiTheme="majorBidi" w:cstheme="majorBidi"/>
          <w:bCs/>
          <w:color w:val="000000" w:themeColor="text1"/>
          <w:lang w:val="en-GB"/>
        </w:rPr>
        <w:t xml:space="preserve"> or, in the absence of specific information, simply assign confidence ranges in line with their prior knowledge of </w:t>
      </w:r>
      <w:del w:id="5298" w:author="Jane Shaw" w:date="2015-10-21T13:11:00Z">
        <w:r w:rsidRPr="00F31509" w:rsidDel="009D78F2">
          <w:rPr>
            <w:rFonts w:asciiTheme="majorBidi" w:hAnsiTheme="majorBidi" w:cstheme="majorBidi"/>
            <w:bCs/>
            <w:color w:val="000000" w:themeColor="text1"/>
            <w:lang w:val="en-GB"/>
          </w:rPr>
          <w:delText xml:space="preserve">the way </w:delText>
        </w:r>
      </w:del>
      <w:ins w:id="5299" w:author="Jane Shaw" w:date="2015-10-21T13:11:00Z">
        <w:r w:rsidR="009D78F2">
          <w:rPr>
            <w:rFonts w:asciiTheme="majorBidi" w:hAnsiTheme="majorBidi" w:cstheme="majorBidi"/>
            <w:bCs/>
            <w:color w:val="000000" w:themeColor="text1"/>
            <w:lang w:val="en-GB"/>
          </w:rPr>
          <w:t xml:space="preserve">how </w:t>
        </w:r>
      </w:ins>
      <w:r w:rsidRPr="00F31509">
        <w:rPr>
          <w:rFonts w:asciiTheme="majorBidi" w:hAnsiTheme="majorBidi" w:cstheme="majorBidi"/>
          <w:bCs/>
          <w:color w:val="000000" w:themeColor="text1"/>
          <w:lang w:val="en-GB"/>
        </w:rPr>
        <w:t>an estimate was produced, reflecting the approach used, the quality of the statistic</w:t>
      </w:r>
      <w:ins w:id="5300" w:author="Jane Shaw" w:date="2015-10-21T13:19:00Z">
        <w:r w:rsidR="00BE5A36">
          <w:rPr>
            <w:rFonts w:asciiTheme="majorBidi" w:hAnsiTheme="majorBidi" w:cstheme="majorBidi"/>
            <w:bCs/>
            <w:color w:val="000000" w:themeColor="text1"/>
            <w:lang w:val="en-GB"/>
          </w:rPr>
          <w:t>s</w:t>
        </w:r>
      </w:ins>
      <w:del w:id="5301" w:author="Jane Shaw" w:date="2015-10-21T13:19:00Z">
        <w:r w:rsidRPr="00F31509" w:rsidDel="00BE5A36">
          <w:rPr>
            <w:rFonts w:asciiTheme="majorBidi" w:hAnsiTheme="majorBidi" w:cstheme="majorBidi"/>
            <w:bCs/>
            <w:color w:val="000000" w:themeColor="text1"/>
            <w:lang w:val="en-GB"/>
          </w:rPr>
          <w:delText>al</w:delText>
        </w:r>
      </w:del>
      <w:r w:rsidRPr="00F31509">
        <w:rPr>
          <w:rFonts w:asciiTheme="majorBidi" w:hAnsiTheme="majorBidi" w:cstheme="majorBidi"/>
          <w:bCs/>
          <w:color w:val="000000" w:themeColor="text1"/>
          <w:lang w:val="en-GB"/>
        </w:rPr>
        <w:t xml:space="preserve"> system in general or for a particular survey, etc.</w:t>
      </w:r>
      <w:r w:rsidR="008568EC">
        <w:rPr>
          <w:rFonts w:asciiTheme="majorBidi" w:hAnsiTheme="majorBidi" w:cstheme="majorBidi"/>
          <w:bCs/>
          <w:color w:val="000000" w:themeColor="text1"/>
          <w:lang w:val="en-GB"/>
        </w:rPr>
        <w:t xml:space="preserve"> </w:t>
      </w:r>
    </w:p>
    <w:p w14:paraId="43686FD6" w14:textId="2F92F32C"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Given the need to assign such confidence values in the absence of country-specific information</w:t>
      </w:r>
      <w:ins w:id="5302" w:author="Jane Shaw" w:date="2015-10-21T13:12:00Z">
        <w:r w:rsidR="00BE5A36">
          <w:rPr>
            <w:rFonts w:asciiTheme="majorBidi" w:hAnsiTheme="majorBidi" w:cstheme="majorBidi"/>
            <w:bCs/>
            <w:color w:val="000000" w:themeColor="text1"/>
            <w:lang w:val="en-GB"/>
          </w:rPr>
          <w:t>,</w:t>
        </w:r>
      </w:ins>
      <w:r w:rsidRPr="00F31509">
        <w:rPr>
          <w:rFonts w:asciiTheme="majorBidi" w:hAnsiTheme="majorBidi" w:cstheme="majorBidi"/>
          <w:bCs/>
          <w:color w:val="000000" w:themeColor="text1"/>
          <w:lang w:val="en-GB"/>
        </w:rPr>
        <w:t xml:space="preserve"> </w:t>
      </w:r>
      <w:del w:id="5303" w:author="Jane Shaw" w:date="2015-10-21T13:12:00Z">
        <w:r w:rsidRPr="00F31509" w:rsidDel="00BE5A36">
          <w:rPr>
            <w:rFonts w:asciiTheme="majorBidi" w:hAnsiTheme="majorBidi" w:cstheme="majorBidi"/>
            <w:bCs/>
            <w:color w:val="000000" w:themeColor="text1"/>
            <w:lang w:val="en-GB"/>
          </w:rPr>
          <w:delText xml:space="preserve">at </w:delText>
        </w:r>
      </w:del>
      <w:r w:rsidRPr="00F31509">
        <w:rPr>
          <w:rFonts w:asciiTheme="majorBidi" w:hAnsiTheme="majorBidi" w:cstheme="majorBidi"/>
          <w:bCs/>
          <w:color w:val="000000" w:themeColor="text1"/>
          <w:lang w:val="en-GB"/>
        </w:rPr>
        <w:t>FAO</w:t>
      </w:r>
      <w:del w:id="5304" w:author="Jane Shaw" w:date="2015-10-21T13:12:00Z">
        <w:r w:rsidRPr="00F31509" w:rsidDel="00BE5A36">
          <w:rPr>
            <w:rFonts w:asciiTheme="majorBidi" w:hAnsiTheme="majorBidi" w:cstheme="majorBidi"/>
            <w:bCs/>
            <w:color w:val="000000" w:themeColor="text1"/>
            <w:lang w:val="en-GB"/>
          </w:rPr>
          <w:delText>,</w:delText>
        </w:r>
      </w:del>
      <w:r w:rsidRPr="00F31509">
        <w:rPr>
          <w:rFonts w:asciiTheme="majorBidi" w:hAnsiTheme="majorBidi" w:cstheme="majorBidi"/>
          <w:bCs/>
          <w:color w:val="000000" w:themeColor="text1"/>
          <w:lang w:val="en-GB"/>
        </w:rPr>
        <w:t xml:space="preserve"> </w:t>
      </w:r>
      <w:del w:id="5305" w:author="Jane Shaw" w:date="2015-10-21T13:12:00Z">
        <w:r w:rsidRPr="00F31509" w:rsidDel="00BE5A36">
          <w:rPr>
            <w:rFonts w:asciiTheme="majorBidi" w:hAnsiTheme="majorBidi" w:cstheme="majorBidi"/>
            <w:bCs/>
            <w:color w:val="000000" w:themeColor="text1"/>
            <w:lang w:val="en-GB"/>
          </w:rPr>
          <w:delText xml:space="preserve">the </w:delText>
        </w:r>
      </w:del>
      <w:ins w:id="5306" w:author="Jane Shaw" w:date="2015-10-21T13:12:00Z">
        <w:r w:rsidR="00BE5A36">
          <w:rPr>
            <w:rFonts w:asciiTheme="majorBidi" w:hAnsiTheme="majorBidi" w:cstheme="majorBidi"/>
            <w:bCs/>
            <w:color w:val="000000" w:themeColor="text1"/>
            <w:lang w:val="en-GB"/>
          </w:rPr>
          <w:t xml:space="preserve">assigns </w:t>
        </w:r>
      </w:ins>
      <w:r w:rsidRPr="00F31509">
        <w:rPr>
          <w:rFonts w:asciiTheme="majorBidi" w:hAnsiTheme="majorBidi" w:cstheme="majorBidi"/>
          <w:bCs/>
          <w:color w:val="000000" w:themeColor="text1"/>
          <w:lang w:val="en-GB"/>
        </w:rPr>
        <w:t xml:space="preserve">confidence intervals </w:t>
      </w:r>
      <w:del w:id="5307" w:author="Jane Shaw" w:date="2015-10-21T13:12:00Z">
        <w:r w:rsidRPr="00F31509" w:rsidDel="00BE5A36">
          <w:rPr>
            <w:rFonts w:asciiTheme="majorBidi" w:hAnsiTheme="majorBidi" w:cstheme="majorBidi"/>
            <w:bCs/>
            <w:color w:val="000000" w:themeColor="text1"/>
            <w:lang w:val="en-GB"/>
          </w:rPr>
          <w:delText xml:space="preserve">assigned by FAO are </w:delText>
        </w:r>
      </w:del>
      <w:r w:rsidRPr="00F31509">
        <w:rPr>
          <w:rFonts w:asciiTheme="majorBidi" w:hAnsiTheme="majorBidi" w:cstheme="majorBidi"/>
          <w:bCs/>
          <w:color w:val="000000" w:themeColor="text1"/>
          <w:lang w:val="en-GB"/>
        </w:rPr>
        <w:t xml:space="preserve">based on two readily available factors. </w:t>
      </w:r>
    </w:p>
    <w:p w14:paraId="18974374" w14:textId="77777777" w:rsidR="004F65E4" w:rsidRPr="00F31509" w:rsidDel="00BE5A36" w:rsidRDefault="004F65E4">
      <w:pPr>
        <w:pStyle w:val="Titolo4"/>
        <w:rPr>
          <w:del w:id="5308" w:author="Jane Shaw" w:date="2015-10-21T13:13:00Z"/>
        </w:rPr>
        <w:pPrChange w:id="5309" w:author="Jane Shaw" w:date="2015-10-21T13:13:00Z">
          <w:pPr>
            <w:pStyle w:val="Paragrafoelenco"/>
            <w:numPr>
              <w:numId w:val="29"/>
            </w:numPr>
            <w:ind w:hanging="360"/>
            <w:jc w:val="both"/>
          </w:pPr>
        </w:pPrChange>
      </w:pPr>
      <w:r w:rsidRPr="00F31509">
        <w:t>The FAO metadata/flags system</w:t>
      </w:r>
    </w:p>
    <w:p w14:paraId="7E038364" w14:textId="77777777" w:rsidR="004F65E4" w:rsidRPr="00BE5A36" w:rsidRDefault="004F65E4">
      <w:pPr>
        <w:pStyle w:val="Titolo4"/>
        <w:rPr>
          <w:rFonts w:asciiTheme="majorBidi" w:hAnsiTheme="majorBidi" w:cstheme="majorBidi"/>
          <w:b/>
          <w:i/>
          <w:iCs/>
          <w:color w:val="000000" w:themeColor="text1"/>
          <w:rPrChange w:id="5310" w:author="Jane Shaw" w:date="2015-10-21T13:13:00Z">
            <w:rPr/>
          </w:rPrChange>
        </w:rPr>
        <w:pPrChange w:id="5311" w:author="Jane Shaw" w:date="2015-10-21T13:13:00Z">
          <w:pPr>
            <w:pStyle w:val="Paragrafoelenco"/>
            <w:jc w:val="both"/>
          </w:pPr>
        </w:pPrChange>
      </w:pPr>
      <w:r w:rsidRPr="00BE5A36">
        <w:rPr>
          <w:rFonts w:asciiTheme="majorBidi" w:hAnsiTheme="majorBidi" w:cstheme="majorBidi"/>
          <w:b/>
          <w:i/>
          <w:iCs/>
          <w:color w:val="000000" w:themeColor="text1"/>
          <w:rPrChange w:id="5312" w:author="Jane Shaw" w:date="2015-10-21T13:13:00Z">
            <w:rPr>
              <w:bCs/>
            </w:rPr>
          </w:rPrChange>
        </w:rPr>
        <w:t xml:space="preserve"> </w:t>
      </w:r>
    </w:p>
    <w:p w14:paraId="67D493C1" w14:textId="320DE426" w:rsidR="004F65E4" w:rsidRPr="00F31509" w:rsidRDefault="004F65E4" w:rsidP="004F65E4">
      <w:pPr>
        <w:pStyle w:val="Paragrafoelenco"/>
        <w:ind w:left="0"/>
        <w:jc w:val="both"/>
        <w:rPr>
          <w:rFonts w:asciiTheme="majorBidi" w:hAnsiTheme="majorBidi" w:cstheme="majorBidi"/>
          <w:color w:val="000000" w:themeColor="text1"/>
        </w:rPr>
      </w:pPr>
      <w:del w:id="5313" w:author="Jane Shaw" w:date="2015-10-21T13:13:00Z">
        <w:r w:rsidRPr="00F31509" w:rsidDel="00BE5A36">
          <w:rPr>
            <w:rFonts w:asciiTheme="majorBidi" w:eastAsia="Times New Roman" w:hAnsiTheme="majorBidi" w:cstheme="majorBidi"/>
            <w:color w:val="000000" w:themeColor="text1"/>
          </w:rPr>
          <w:delText xml:space="preserve">The FAO Statistics Division </w:delText>
        </w:r>
      </w:del>
      <w:ins w:id="5314" w:author="Jane Shaw" w:date="2015-10-21T13:13:00Z">
        <w:r w:rsidR="00BE5A36">
          <w:rPr>
            <w:rFonts w:asciiTheme="majorBidi" w:eastAsia="Times New Roman" w:hAnsiTheme="majorBidi" w:cstheme="majorBidi"/>
            <w:color w:val="000000" w:themeColor="text1"/>
          </w:rPr>
          <w:t xml:space="preserve">ESS </w:t>
        </w:r>
      </w:ins>
      <w:r w:rsidRPr="00F31509">
        <w:rPr>
          <w:rFonts w:asciiTheme="majorBidi" w:eastAsia="Times New Roman" w:hAnsiTheme="majorBidi" w:cstheme="majorBidi"/>
          <w:color w:val="000000" w:themeColor="text1"/>
        </w:rPr>
        <w:t xml:space="preserve">collects information from </w:t>
      </w:r>
      <w:del w:id="5315" w:author="Jane Shaw" w:date="2015-10-21T13:13:00Z">
        <w:r w:rsidRPr="00F31509" w:rsidDel="00BE5A36">
          <w:rPr>
            <w:rFonts w:asciiTheme="majorBidi" w:eastAsia="Times New Roman" w:hAnsiTheme="majorBidi" w:cstheme="majorBidi"/>
            <w:color w:val="000000" w:themeColor="text1"/>
          </w:rPr>
          <w:delText xml:space="preserve">different </w:delText>
        </w:r>
      </w:del>
      <w:ins w:id="5316" w:author="Jane Shaw" w:date="2015-10-21T13:13:00Z">
        <w:r w:rsidR="00BE5A36">
          <w:rPr>
            <w:rFonts w:asciiTheme="majorBidi" w:eastAsia="Times New Roman" w:hAnsiTheme="majorBidi" w:cstheme="majorBidi"/>
            <w:color w:val="000000" w:themeColor="text1"/>
          </w:rPr>
          <w:t>various</w:t>
        </w:r>
        <w:r w:rsidR="00BE5A36" w:rsidRPr="00F31509">
          <w:rPr>
            <w:rFonts w:asciiTheme="majorBidi" w:eastAsia="Times New Roman" w:hAnsiTheme="majorBidi" w:cstheme="majorBidi"/>
            <w:color w:val="000000" w:themeColor="text1"/>
          </w:rPr>
          <w:t xml:space="preserve"> </w:t>
        </w:r>
      </w:ins>
      <w:r w:rsidRPr="00F31509">
        <w:rPr>
          <w:rFonts w:asciiTheme="majorBidi" w:eastAsia="Times New Roman" w:hAnsiTheme="majorBidi" w:cstheme="majorBidi"/>
          <w:color w:val="000000" w:themeColor="text1"/>
        </w:rPr>
        <w:t>sources and assigns different reliability levels to the</w:t>
      </w:r>
      <w:ins w:id="5317" w:author="Jane Shaw" w:date="2015-10-21T13:13:00Z">
        <w:r w:rsidR="00BE5A36">
          <w:rPr>
            <w:rFonts w:asciiTheme="majorBidi" w:eastAsia="Times New Roman" w:hAnsiTheme="majorBidi" w:cstheme="majorBidi"/>
            <w:color w:val="000000" w:themeColor="text1"/>
          </w:rPr>
          <w:t>se</w:t>
        </w:r>
      </w:ins>
      <w:r w:rsidRPr="00F31509">
        <w:rPr>
          <w:rFonts w:asciiTheme="majorBidi" w:eastAsia="Times New Roman" w:hAnsiTheme="majorBidi" w:cstheme="majorBidi"/>
          <w:color w:val="000000" w:themeColor="text1"/>
        </w:rPr>
        <w:t xml:space="preserve"> </w:t>
      </w:r>
      <w:del w:id="5318" w:author="Jane Shaw" w:date="2015-10-21T13:13:00Z">
        <w:r w:rsidRPr="00F31509" w:rsidDel="00BE5A36">
          <w:rPr>
            <w:rFonts w:asciiTheme="majorBidi" w:eastAsia="Times New Roman" w:hAnsiTheme="majorBidi" w:cstheme="majorBidi"/>
            <w:color w:val="000000" w:themeColor="text1"/>
          </w:rPr>
          <w:delText xml:space="preserve">various </w:delText>
        </w:r>
      </w:del>
      <w:r w:rsidRPr="00F31509">
        <w:rPr>
          <w:rFonts w:asciiTheme="majorBidi" w:eastAsia="Times New Roman" w:hAnsiTheme="majorBidi" w:cstheme="majorBidi"/>
          <w:color w:val="000000" w:themeColor="text1"/>
        </w:rPr>
        <w:t xml:space="preserve">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ins w:id="5319" w:author="Jane Shaw" w:date="2015-11-07T19:00:00Z">
        <w:r w:rsidR="00956FB6">
          <w:rPr>
            <w:rFonts w:asciiTheme="majorBidi" w:eastAsia="Times New Roman" w:hAnsiTheme="majorBidi" w:cstheme="majorBidi"/>
            <w:color w:val="000000" w:themeColor="text1"/>
          </w:rPr>
          <w:t xml:space="preserve"> in estimating confidence levels</w:t>
        </w:r>
      </w:ins>
      <w:r w:rsidRPr="00F31509">
        <w:rPr>
          <w:rFonts w:asciiTheme="majorBidi" w:eastAsia="Times New Roman" w:hAnsiTheme="majorBidi" w:cstheme="majorBidi"/>
          <w:color w:val="000000" w:themeColor="text1"/>
        </w:rPr>
        <w:t>.</w:t>
      </w:r>
    </w:p>
    <w:p w14:paraId="613539D7" w14:textId="0434EBD3"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w:t>
      </w:r>
      <w:del w:id="5320" w:author="Jane Shaw" w:date="2015-10-21T13:14:00Z">
        <w:r w:rsidRPr="00F31509" w:rsidDel="00BE5A36">
          <w:rPr>
            <w:rFonts w:asciiTheme="majorBidi" w:eastAsia="Times New Roman" w:hAnsiTheme="majorBidi" w:cstheme="majorBidi"/>
            <w:color w:val="000000" w:themeColor="text1"/>
            <w:lang w:val="en-GB"/>
          </w:rPr>
          <w:delText xml:space="preserve">to </w:delText>
        </w:r>
      </w:del>
      <w:ins w:id="5321" w:author="Jane Shaw" w:date="2015-10-21T13:14:00Z">
        <w:r w:rsidR="00BE5A36">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arriv</w:t>
      </w:r>
      <w:ins w:id="5322" w:author="Jane Shaw" w:date="2015-10-21T13:14:00Z">
        <w:r w:rsidR="00BE5A36">
          <w:rPr>
            <w:rFonts w:asciiTheme="majorBidi" w:eastAsia="Times New Roman" w:hAnsiTheme="majorBidi" w:cstheme="majorBidi"/>
            <w:color w:val="000000" w:themeColor="text1"/>
            <w:lang w:val="en-GB"/>
          </w:rPr>
          <w:t>ing</w:t>
        </w:r>
      </w:ins>
      <w:del w:id="5323" w:author="Jane Shaw" w:date="2015-10-21T13:14:00Z">
        <w:r w:rsidRPr="00F31509" w:rsidDel="00BE5A36">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confidence interval</w:t>
      </w:r>
      <w:ins w:id="5324" w:author="Jane Shaw" w:date="2015-10-21T13:14:00Z">
        <w:r w:rsidR="00BE5A36">
          <w:rPr>
            <w:rFonts w:asciiTheme="majorBidi" w:eastAsia="Times New Roman" w:hAnsiTheme="majorBidi" w:cstheme="majorBidi"/>
            <w:color w:val="000000" w:themeColor="text1"/>
            <w:lang w:val="en-GB"/>
          </w:rPr>
          <w:t>;</w:t>
        </w:r>
      </w:ins>
      <w:del w:id="5325" w:author="Jane Shaw" w:date="2015-10-21T13:14:00Z">
        <w:r w:rsidRPr="00F31509" w:rsidDel="00BE5A3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326" w:author="Jane Shaw" w:date="2015-10-21T13:14:00Z">
        <w:r w:rsidRPr="00F31509" w:rsidDel="00BE5A36">
          <w:rPr>
            <w:rFonts w:asciiTheme="majorBidi" w:eastAsia="Times New Roman" w:hAnsiTheme="majorBidi" w:cstheme="majorBidi"/>
            <w:color w:val="000000" w:themeColor="text1"/>
            <w:lang w:val="en-GB"/>
          </w:rPr>
          <w:delText xml:space="preserve">while </w:delText>
        </w:r>
      </w:del>
      <w:r w:rsidRPr="00F31509">
        <w:rPr>
          <w:rFonts w:asciiTheme="majorBidi" w:eastAsia="Times New Roman" w:hAnsiTheme="majorBidi" w:cstheme="majorBidi"/>
          <w:color w:val="000000" w:themeColor="text1"/>
          <w:lang w:val="en-GB"/>
        </w:rPr>
        <w:t>the lowest confidence is placed on estimated data. All confidence estimates are further modified by an allowance for the quality of a country’s statistic</w:t>
      </w:r>
      <w:ins w:id="5327" w:author="Jane Shaw" w:date="2015-10-21T13:18:00Z">
        <w:r w:rsidR="00BE5A36">
          <w:rPr>
            <w:rFonts w:asciiTheme="majorBidi" w:eastAsia="Times New Roman" w:hAnsiTheme="majorBidi" w:cstheme="majorBidi"/>
            <w:color w:val="000000" w:themeColor="text1"/>
            <w:lang w:val="en-GB"/>
          </w:rPr>
          <w:t>s</w:t>
        </w:r>
      </w:ins>
      <w:del w:id="5328" w:author="Jane Shaw" w:date="2015-10-21T13:18:00Z">
        <w:r w:rsidRPr="00F31509" w:rsidDel="00BE5A36">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system, which results in a hierarchy </w:t>
      </w:r>
      <w:del w:id="5329" w:author="Jane Shaw" w:date="2015-10-21T13:15:00Z">
        <w:r w:rsidRPr="00F31509" w:rsidDel="00BE5A36">
          <w:rPr>
            <w:rFonts w:asciiTheme="majorBidi" w:eastAsia="Times New Roman" w:hAnsiTheme="majorBidi" w:cstheme="majorBidi"/>
            <w:color w:val="000000" w:themeColor="text1"/>
            <w:lang w:val="en-GB"/>
          </w:rPr>
          <w:delText xml:space="preserve">created by </w:delText>
        </w:r>
      </w:del>
      <w:ins w:id="5330" w:author="Jane Shaw" w:date="2015-10-21T13:15:00Z">
        <w:r w:rsidR="00BE5A36">
          <w:rPr>
            <w:rFonts w:asciiTheme="majorBidi" w:eastAsia="Times New Roman" w:hAnsiTheme="majorBidi" w:cstheme="majorBidi"/>
            <w:color w:val="000000" w:themeColor="text1"/>
            <w:lang w:val="en-GB"/>
          </w:rPr>
          <w:t xml:space="preserve">based on </w:t>
        </w:r>
      </w:ins>
      <w:r w:rsidRPr="00F31509">
        <w:rPr>
          <w:rFonts w:asciiTheme="majorBidi" w:eastAsia="Times New Roman" w:hAnsiTheme="majorBidi" w:cstheme="majorBidi"/>
          <w:color w:val="000000" w:themeColor="text1"/>
          <w:lang w:val="en-GB"/>
        </w:rPr>
        <w:t xml:space="preserve">the quality of </w:t>
      </w:r>
      <w:ins w:id="5331" w:author="Jane Shaw" w:date="2015-10-21T13:17:00Z">
        <w:r w:rsidR="00BE5A36">
          <w:rPr>
            <w:rFonts w:asciiTheme="majorBidi" w:eastAsia="Times New Roman" w:hAnsiTheme="majorBidi" w:cstheme="majorBidi"/>
            <w:color w:val="000000" w:themeColor="text1"/>
            <w:lang w:val="en-GB"/>
          </w:rPr>
          <w:t xml:space="preserve">the </w:t>
        </w:r>
      </w:ins>
      <w:del w:id="5332" w:author="Jane Shaw" w:date="2015-10-21T13:16:00Z">
        <w:r w:rsidRPr="00F31509" w:rsidDel="00BE5A36">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statistic</w:t>
      </w:r>
      <w:ins w:id="5333" w:author="Jane Shaw" w:date="2015-10-21T13:18:00Z">
        <w:r w:rsidR="00BE5A36">
          <w:rPr>
            <w:rFonts w:asciiTheme="majorBidi" w:eastAsia="Times New Roman" w:hAnsiTheme="majorBidi" w:cstheme="majorBidi"/>
            <w:color w:val="000000" w:themeColor="text1"/>
            <w:lang w:val="en-GB"/>
          </w:rPr>
          <w:t>s</w:t>
        </w:r>
      </w:ins>
      <w:del w:id="5334" w:author="Jane Shaw" w:date="2015-10-21T13:18:00Z">
        <w:r w:rsidRPr="00F31509" w:rsidDel="00BE5A36">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system</w:t>
      </w:r>
      <w:ins w:id="5335" w:author="Jane Shaw" w:date="2015-10-21T13:19:00Z">
        <w:r w:rsidR="00BE5A36">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nested in the confidence intervals arising from the general flags. The highest trust/narrowest confidence intervals are assigned to data from countries with excellent statistic</w:t>
      </w:r>
      <w:ins w:id="5336" w:author="Jane Shaw" w:date="2015-10-21T13:20:00Z">
        <w:r w:rsidR="00BE5A36">
          <w:rPr>
            <w:rFonts w:asciiTheme="majorBidi" w:eastAsia="Times New Roman" w:hAnsiTheme="majorBidi" w:cstheme="majorBidi"/>
            <w:color w:val="000000" w:themeColor="text1"/>
            <w:lang w:val="en-GB"/>
          </w:rPr>
          <w:t>s</w:t>
        </w:r>
      </w:ins>
      <w:del w:id="5337" w:author="Jane Shaw" w:date="2015-10-21T13:20:00Z">
        <w:r w:rsidRPr="00F31509" w:rsidDel="00BE5A36">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w:t>
      </w:r>
      <w:ins w:id="5338" w:author="Jane Shaw" w:date="2015-10-21T13:20:00Z">
        <w:r w:rsidR="00BE5A36">
          <w:rPr>
            <w:rFonts w:asciiTheme="majorBidi" w:eastAsia="Times New Roman" w:hAnsiTheme="majorBidi" w:cstheme="majorBidi"/>
            <w:color w:val="000000" w:themeColor="text1"/>
            <w:lang w:val="en-GB"/>
          </w:rPr>
          <w:t>s</w:t>
        </w:r>
      </w:ins>
      <w:del w:id="5339" w:author="Jane Shaw" w:date="2015-10-21T13:20:00Z">
        <w:r w:rsidRPr="00F31509" w:rsidDel="00BE5A36">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systems. An example, categorizing these levels of confidence</w:t>
      </w:r>
      <w:ins w:id="5340" w:author="Jane Shaw" w:date="2015-10-21T13:20:00Z">
        <w:r w:rsidR="00BE5A36">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is provided </w:t>
      </w:r>
      <w:del w:id="5341" w:author="Jane Shaw" w:date="2015-10-21T13:20:00Z">
        <w:r w:rsidRPr="00F31509" w:rsidDel="00BE5A36">
          <w:rPr>
            <w:rFonts w:asciiTheme="majorBidi" w:eastAsia="Times New Roman" w:hAnsiTheme="majorBidi" w:cstheme="majorBidi"/>
            <w:color w:val="000000" w:themeColor="text1"/>
            <w:lang w:val="en-GB"/>
          </w:rPr>
          <w:delText>below:</w:delText>
        </w:r>
      </w:del>
      <w:ins w:id="5342" w:author="Jane Shaw" w:date="2015-10-21T13:20:00Z">
        <w:r w:rsidR="00BE5A36">
          <w:rPr>
            <w:rFonts w:asciiTheme="majorBidi" w:eastAsia="Times New Roman" w:hAnsiTheme="majorBidi" w:cstheme="majorBidi"/>
            <w:color w:val="000000" w:themeColor="text1"/>
            <w:lang w:val="en-GB"/>
          </w:rPr>
          <w:t>in Table 3.</w:t>
        </w:r>
      </w:ins>
    </w:p>
    <w:p w14:paraId="51F8C811" w14:textId="77777777" w:rsidR="004F65E4" w:rsidRPr="002A60C4" w:rsidRDefault="004F65E4" w:rsidP="004F65E4">
      <w:pPr>
        <w:pStyle w:val="Didascalia"/>
        <w:rPr>
          <w:rFonts w:asciiTheme="majorBidi" w:hAnsiTheme="majorBidi" w:cstheme="majorBidi"/>
          <w:lang w:val="en-GB"/>
        </w:rPr>
      </w:pPr>
      <w:bookmarkStart w:id="5343" w:name="_Toc421026236"/>
      <w:bookmarkStart w:id="5344" w:name="_Toc428423542"/>
      <w:r w:rsidRPr="002A60C4">
        <w:rPr>
          <w:rFonts w:asciiTheme="majorBidi" w:hAnsiTheme="majorBidi" w:cstheme="majorBidi"/>
          <w:lang w:val="en-GB"/>
        </w:rPr>
        <w:t xml:space="preserve">Table </w:t>
      </w:r>
      <w:r w:rsidR="003D789C" w:rsidRPr="002A60C4">
        <w:rPr>
          <w:rFonts w:asciiTheme="majorBidi" w:hAnsiTheme="majorBidi" w:cstheme="majorBidi"/>
          <w:lang w:val="en-GB"/>
        </w:rPr>
        <w:fldChar w:fldCharType="begin"/>
      </w:r>
      <w:r w:rsidR="00867AA1" w:rsidRPr="002A60C4">
        <w:rPr>
          <w:rFonts w:asciiTheme="majorBidi" w:hAnsiTheme="majorBidi" w:cstheme="majorBidi"/>
          <w:lang w:val="en-GB"/>
        </w:rPr>
        <w:instrText xml:space="preserve"> SEQ Table \* ARABIC </w:instrText>
      </w:r>
      <w:r w:rsidR="003D789C" w:rsidRPr="002A60C4">
        <w:rPr>
          <w:rFonts w:asciiTheme="majorBidi" w:hAnsiTheme="majorBidi" w:cstheme="majorBidi"/>
          <w:lang w:val="en-GB"/>
        </w:rPr>
        <w:fldChar w:fldCharType="separate"/>
      </w:r>
      <w:r w:rsidR="00311179">
        <w:rPr>
          <w:rFonts w:asciiTheme="majorBidi" w:hAnsiTheme="majorBidi" w:cstheme="majorBidi"/>
          <w:noProof/>
          <w:lang w:val="en-GB"/>
        </w:rPr>
        <w:t>3</w:t>
      </w:r>
      <w:r w:rsidR="003D789C" w:rsidRPr="002A60C4">
        <w:rPr>
          <w:rFonts w:asciiTheme="majorBidi" w:hAnsiTheme="majorBidi" w:cstheme="majorBidi"/>
          <w:lang w:val="en-GB"/>
        </w:rPr>
        <w:fldChar w:fldCharType="end"/>
      </w:r>
      <w:r w:rsidRPr="002A60C4">
        <w:rPr>
          <w:rStyle w:val="Enfasigrassetto"/>
          <w:rFonts w:asciiTheme="majorBidi" w:hAnsiTheme="majorBidi" w:cstheme="majorBidi"/>
          <w:bCs w:val="0"/>
          <w:lang w:val="en-GB"/>
        </w:rPr>
        <w:t>:</w:t>
      </w:r>
      <w:r w:rsidRPr="002A60C4">
        <w:rPr>
          <w:rStyle w:val="Enfasigrassetto"/>
          <w:rFonts w:asciiTheme="majorBidi" w:hAnsiTheme="majorBidi" w:cstheme="majorBidi"/>
          <w:b w:val="0"/>
          <w:lang w:val="en-GB"/>
        </w:rPr>
        <w:t xml:space="preserve"> Confidence levels based on FAOSTAT flags</w:t>
      </w:r>
      <w:bookmarkEnd w:id="5343"/>
      <w:bookmarkEnd w:id="5344"/>
    </w:p>
    <w:tbl>
      <w:tblPr>
        <w:tblStyle w:val="Tabellaclassica1"/>
        <w:tblW w:w="0" w:type="auto"/>
        <w:tblLook w:val="04A0" w:firstRow="1" w:lastRow="0" w:firstColumn="1" w:lastColumn="0" w:noHBand="0" w:noVBand="1"/>
      </w:tblPr>
      <w:tblGrid>
        <w:gridCol w:w="1377"/>
        <w:gridCol w:w="1255"/>
        <w:gridCol w:w="2758"/>
      </w:tblGrid>
      <w:tr w:rsidR="004F65E4" w:rsidRPr="00F31509" w14:paraId="0F26B6E2" w14:textId="77777777" w:rsidTr="0095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021A5" w14:textId="77777777" w:rsidR="004F65E4" w:rsidRPr="00BE5A36" w:rsidRDefault="004F65E4" w:rsidP="004F65E4">
            <w:pPr>
              <w:pStyle w:val="TableContents"/>
              <w:spacing w:before="0"/>
              <w:jc w:val="center"/>
              <w:rPr>
                <w:rFonts w:asciiTheme="majorBidi" w:hAnsiTheme="majorBidi" w:cstheme="majorBidi"/>
                <w:b/>
                <w:i w:val="0"/>
                <w:lang w:val="en-GB"/>
                <w:rPrChange w:id="5345" w:author="Jane Shaw" w:date="2015-10-21T13:20:00Z">
                  <w:rPr>
                    <w:rFonts w:asciiTheme="majorBidi" w:hAnsiTheme="majorBidi" w:cstheme="majorBidi"/>
                    <w:i w:val="0"/>
                    <w:iCs w:val="0"/>
                    <w:lang w:val="en-GB"/>
                  </w:rPr>
                </w:rPrChange>
              </w:rPr>
            </w:pPr>
            <w:r w:rsidRPr="00BE5A36">
              <w:rPr>
                <w:rFonts w:asciiTheme="majorBidi" w:hAnsiTheme="majorBidi" w:cstheme="majorBidi"/>
                <w:b/>
                <w:lang w:val="en-GB"/>
                <w:rPrChange w:id="5346" w:author="Jane Shaw" w:date="2015-10-21T13:20:00Z">
                  <w:rPr>
                    <w:rFonts w:asciiTheme="majorBidi" w:hAnsiTheme="majorBidi" w:cstheme="majorBidi"/>
                    <w:lang w:val="en-GB"/>
                  </w:rPr>
                </w:rPrChange>
              </w:rPr>
              <w:t>Source</w:t>
            </w:r>
          </w:p>
        </w:tc>
        <w:tc>
          <w:tcPr>
            <w:tcW w:w="0" w:type="auto"/>
          </w:tcPr>
          <w:p w14:paraId="7BB79F3D" w14:textId="77777777" w:rsidR="004F65E4" w:rsidRPr="00BE5A36" w:rsidRDefault="004F65E4" w:rsidP="004F65E4">
            <w:pPr>
              <w:pStyle w:val="TableContents"/>
              <w:spacing w:befor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lang w:val="en-GB"/>
                <w:rPrChange w:id="5347" w:author="Jane Shaw" w:date="2015-10-21T13:20:00Z">
                  <w:rPr>
                    <w:rFonts w:asciiTheme="majorBidi" w:hAnsiTheme="majorBidi" w:cstheme="majorBidi"/>
                    <w:i w:val="0"/>
                    <w:iCs w:val="0"/>
                    <w:lang w:val="en-GB"/>
                  </w:rPr>
                </w:rPrChange>
              </w:rPr>
            </w:pPr>
            <w:r w:rsidRPr="00BE5A36">
              <w:rPr>
                <w:rFonts w:asciiTheme="majorBidi" w:hAnsiTheme="majorBidi" w:cstheme="majorBidi"/>
                <w:b/>
                <w:lang w:val="en-GB"/>
                <w:rPrChange w:id="5348" w:author="Jane Shaw" w:date="2015-10-21T13:20:00Z">
                  <w:rPr>
                    <w:rFonts w:asciiTheme="majorBidi" w:hAnsiTheme="majorBidi" w:cstheme="majorBidi"/>
                    <w:lang w:val="en-GB"/>
                  </w:rPr>
                </w:rPrChange>
              </w:rPr>
              <w:t>Confidence</w:t>
            </w:r>
          </w:p>
        </w:tc>
        <w:tc>
          <w:tcPr>
            <w:tcW w:w="0" w:type="auto"/>
          </w:tcPr>
          <w:p w14:paraId="4E64E15E" w14:textId="665F699A" w:rsidR="004F65E4" w:rsidRPr="00BE5A36" w:rsidRDefault="004F65E4" w:rsidP="004F65E4">
            <w:pPr>
              <w:pStyle w:val="TableContents"/>
              <w:spacing w:befor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lang w:val="en-GB"/>
                <w:rPrChange w:id="5349" w:author="Jane Shaw" w:date="2015-10-21T13:20:00Z">
                  <w:rPr>
                    <w:rFonts w:asciiTheme="majorBidi" w:hAnsiTheme="majorBidi" w:cstheme="majorBidi"/>
                    <w:i w:val="0"/>
                    <w:iCs w:val="0"/>
                    <w:lang w:val="en-GB"/>
                  </w:rPr>
                </w:rPrChange>
              </w:rPr>
            </w:pPr>
            <w:r w:rsidRPr="00BE5A36">
              <w:rPr>
                <w:rFonts w:asciiTheme="majorBidi" w:hAnsiTheme="majorBidi" w:cstheme="majorBidi"/>
                <w:b/>
                <w:lang w:val="en-GB"/>
                <w:rPrChange w:id="5350" w:author="Jane Shaw" w:date="2015-10-21T13:20:00Z">
                  <w:rPr>
                    <w:rFonts w:asciiTheme="majorBidi" w:hAnsiTheme="majorBidi" w:cstheme="majorBidi"/>
                    <w:lang w:val="en-GB"/>
                  </w:rPr>
                </w:rPrChange>
              </w:rPr>
              <w:t xml:space="preserve">Implied </w:t>
            </w:r>
            <w:r w:rsidR="00BE5A36" w:rsidRPr="00BE5A36">
              <w:rPr>
                <w:rFonts w:asciiTheme="majorBidi" w:hAnsiTheme="majorBidi" w:cstheme="majorBidi"/>
                <w:b/>
                <w:i w:val="0"/>
                <w:lang w:val="en-GB"/>
              </w:rPr>
              <w:t>measurement e</w:t>
            </w:r>
            <w:r w:rsidRPr="00BE5A36">
              <w:rPr>
                <w:rFonts w:asciiTheme="majorBidi" w:hAnsiTheme="majorBidi" w:cstheme="majorBidi"/>
                <w:b/>
                <w:lang w:val="en-GB"/>
                <w:rPrChange w:id="5351" w:author="Jane Shaw" w:date="2015-10-21T13:20:00Z">
                  <w:rPr>
                    <w:rFonts w:asciiTheme="majorBidi" w:hAnsiTheme="majorBidi" w:cstheme="majorBidi"/>
                    <w:lang w:val="en-GB"/>
                  </w:rPr>
                </w:rPrChange>
              </w:rPr>
              <w:t>rror</w:t>
            </w:r>
          </w:p>
        </w:tc>
      </w:tr>
      <w:tr w:rsidR="004F65E4" w:rsidRPr="00F31509" w14:paraId="4F9060F5"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5B42A682"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14:paraId="26FAC216"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c>
          <w:tcPr>
            <w:tcW w:w="0" w:type="auto"/>
          </w:tcPr>
          <w:p w14:paraId="7CF49F4E"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0.0%</w:t>
            </w:r>
          </w:p>
        </w:tc>
      </w:tr>
      <w:tr w:rsidR="004F65E4" w:rsidRPr="00F31509" w14:paraId="718094CB"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70E466F3"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14:paraId="054E7137"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0.9</w:t>
            </w:r>
          </w:p>
        </w:tc>
        <w:tc>
          <w:tcPr>
            <w:tcW w:w="0" w:type="auto"/>
          </w:tcPr>
          <w:p w14:paraId="2D5A050D"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r>
      <w:tr w:rsidR="004F65E4" w:rsidRPr="00F31509" w14:paraId="6A80BCD9"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6CD91E1D"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14:paraId="60652DCD"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0.85</w:t>
            </w:r>
          </w:p>
        </w:tc>
        <w:tc>
          <w:tcPr>
            <w:tcW w:w="0" w:type="auto"/>
          </w:tcPr>
          <w:p w14:paraId="249B07A3"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15%</w:t>
            </w:r>
          </w:p>
        </w:tc>
      </w:tr>
      <w:tr w:rsidR="004F65E4" w:rsidRPr="00F31509" w14:paraId="2CF558B4"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67D9B95B"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14:paraId="26A8C0CF"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0.6</w:t>
            </w:r>
          </w:p>
        </w:tc>
        <w:tc>
          <w:tcPr>
            <w:tcW w:w="0" w:type="auto"/>
          </w:tcPr>
          <w:p w14:paraId="32F99C7E"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40%</w:t>
            </w:r>
          </w:p>
        </w:tc>
      </w:tr>
      <w:tr w:rsidR="004F65E4" w:rsidRPr="00F31509" w14:paraId="6476A684"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5B58BD71"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14:paraId="76687FE6"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c>
          <w:tcPr>
            <w:tcW w:w="0" w:type="auto"/>
          </w:tcPr>
          <w:p w14:paraId="21FF9151"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r>
    </w:tbl>
    <w:p w14:paraId="36DF0AD8" w14:textId="77777777" w:rsidR="004F65E4" w:rsidRPr="00F31509" w:rsidRDefault="004F65E4" w:rsidP="004F65E4">
      <w:pPr>
        <w:pStyle w:val="Paragrafoelenco"/>
        <w:ind w:left="0"/>
        <w:jc w:val="both"/>
        <w:rPr>
          <w:rFonts w:asciiTheme="majorBidi" w:hAnsiTheme="majorBidi" w:cstheme="majorBidi"/>
          <w:color w:val="000000" w:themeColor="text1"/>
        </w:rPr>
      </w:pPr>
    </w:p>
    <w:p w14:paraId="25AFC1BC" w14:textId="1A92D94E" w:rsidR="004F65E4" w:rsidRPr="00F31509" w:rsidRDefault="004F65E4">
      <w:pPr>
        <w:pStyle w:val="Titolo4"/>
        <w:pPrChange w:id="5352" w:author="Jane Shaw" w:date="2015-10-21T13:21:00Z">
          <w:pPr>
            <w:pStyle w:val="Paragrafoelenco"/>
            <w:numPr>
              <w:numId w:val="29"/>
            </w:numPr>
            <w:ind w:hanging="360"/>
            <w:jc w:val="both"/>
          </w:pPr>
        </w:pPrChange>
      </w:pPr>
      <w:r w:rsidRPr="00F31509">
        <w:t xml:space="preserve">Quality of </w:t>
      </w:r>
      <w:del w:id="5353" w:author="Jane Shaw" w:date="2015-10-21T13:21:00Z">
        <w:r w:rsidRPr="00F31509" w:rsidDel="00BE5A36">
          <w:delText xml:space="preserve">a </w:delText>
        </w:r>
      </w:del>
      <w:r w:rsidRPr="00F31509">
        <w:t>countr</w:t>
      </w:r>
      <w:ins w:id="5354" w:author="Jane Shaw" w:date="2015-10-21T13:21:00Z">
        <w:r w:rsidR="00BE5A36">
          <w:t>ies’</w:t>
        </w:r>
      </w:ins>
      <w:del w:id="5355" w:author="Jane Shaw" w:date="2015-10-21T13:21:00Z">
        <w:r w:rsidRPr="00F31509" w:rsidDel="00BE5A36">
          <w:delText>y’s</w:delText>
        </w:r>
      </w:del>
      <w:r w:rsidRPr="00F31509">
        <w:t xml:space="preserve"> statistic</w:t>
      </w:r>
      <w:ins w:id="5356" w:author="Jane Shaw" w:date="2015-10-21T13:21:00Z">
        <w:r w:rsidR="00BE5A36">
          <w:t>s</w:t>
        </w:r>
      </w:ins>
      <w:del w:id="5357" w:author="Jane Shaw" w:date="2015-10-21T13:21:00Z">
        <w:r w:rsidRPr="00F31509" w:rsidDel="00BE5A36">
          <w:delText>al</w:delText>
        </w:r>
      </w:del>
      <w:r w:rsidRPr="00F31509">
        <w:t xml:space="preserve"> system</w:t>
      </w:r>
      <w:ins w:id="5358" w:author="Jane Shaw" w:date="2015-10-21T13:21:00Z">
        <w:r w:rsidR="00BE5A36">
          <w:t>s</w:t>
        </w:r>
      </w:ins>
    </w:p>
    <w:p w14:paraId="62A804CA" w14:textId="77777777" w:rsidR="004F65E4" w:rsidRPr="00F31509" w:rsidDel="00BE5A36" w:rsidRDefault="004F65E4" w:rsidP="004F65E4">
      <w:pPr>
        <w:pStyle w:val="Paragrafoelenco"/>
        <w:ind w:left="0"/>
        <w:jc w:val="both"/>
        <w:rPr>
          <w:del w:id="5359" w:author="Jane Shaw" w:date="2015-10-21T13:21:00Z"/>
          <w:rFonts w:asciiTheme="majorBidi" w:hAnsiTheme="majorBidi" w:cstheme="majorBidi"/>
          <w:b/>
          <w:bCs/>
          <w:i/>
          <w:iCs/>
          <w:color w:val="000000" w:themeColor="text1"/>
        </w:rPr>
      </w:pPr>
    </w:p>
    <w:p w14:paraId="62CC9BC3" w14:textId="708D93D0" w:rsidR="004F65E4" w:rsidRPr="00F31509" w:rsidRDefault="004F65E4" w:rsidP="004F65E4">
      <w:pPr>
        <w:pStyle w:val="Paragrafoelenco"/>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w:t>
      </w:r>
      <w:ins w:id="5360" w:author="Jane Shaw" w:date="2015-10-21T13:21:00Z">
        <w:r w:rsidR="00BE5A36">
          <w:rPr>
            <w:rFonts w:asciiTheme="majorBidi" w:eastAsia="Times New Roman" w:hAnsiTheme="majorBidi" w:cstheme="majorBidi"/>
            <w:color w:val="000000" w:themeColor="text1"/>
          </w:rPr>
          <w:t>s</w:t>
        </w:r>
      </w:ins>
      <w:del w:id="5361" w:author="Jane Shaw" w:date="2015-10-21T13:21:00Z">
        <w:r w:rsidRPr="00F31509" w:rsidDel="00BE5A36">
          <w:rPr>
            <w:rFonts w:asciiTheme="majorBidi" w:eastAsia="Times New Roman" w:hAnsiTheme="majorBidi" w:cstheme="majorBidi"/>
            <w:color w:val="000000" w:themeColor="text1"/>
          </w:rPr>
          <w:delText>al</w:delText>
        </w:r>
      </w:del>
      <w:r w:rsidRPr="00F31509">
        <w:rPr>
          <w:rFonts w:asciiTheme="majorBidi" w:eastAsia="Times New Roman" w:hAnsiTheme="majorBidi" w:cstheme="majorBidi"/>
          <w:color w:val="000000" w:themeColor="text1"/>
        </w:rPr>
        <w:t xml:space="preserve"> systems from the Global Strategy </w:t>
      </w:r>
      <w:ins w:id="5362" w:author="Jane Shaw" w:date="2015-10-21T13:22:00Z">
        <w:r w:rsidR="00BE5A36">
          <w:rPr>
            <w:rFonts w:asciiTheme="majorBidi" w:eastAsia="Times New Roman" w:hAnsiTheme="majorBidi" w:cstheme="majorBidi"/>
            <w:color w:val="000000" w:themeColor="text1"/>
          </w:rPr>
          <w:t xml:space="preserve">to Improve Agricultural and Rural Statistics </w:t>
        </w:r>
      </w:ins>
      <w:del w:id="5363" w:author="Jane Shaw" w:date="2015-10-21T13:21:00Z">
        <w:r w:rsidRPr="00F31509" w:rsidDel="00BE5A36">
          <w:rPr>
            <w:rFonts w:asciiTheme="majorBidi" w:eastAsia="Times New Roman" w:hAnsiTheme="majorBidi" w:cstheme="majorBidi"/>
            <w:color w:val="000000" w:themeColor="text1"/>
          </w:rPr>
          <w:delText xml:space="preserve">has been </w:delText>
        </w:r>
      </w:del>
      <w:ins w:id="5364" w:author="Jane Shaw" w:date="2015-10-21T13:21:00Z">
        <w:r w:rsidR="00BE5A36">
          <w:rPr>
            <w:rFonts w:asciiTheme="majorBidi" w:eastAsia="Times New Roman" w:hAnsiTheme="majorBidi" w:cstheme="majorBidi"/>
            <w:color w:val="000000" w:themeColor="text1"/>
          </w:rPr>
          <w:t xml:space="preserve">was </w:t>
        </w:r>
      </w:ins>
      <w:r w:rsidRPr="00F31509">
        <w:rPr>
          <w:rFonts w:asciiTheme="majorBidi" w:eastAsia="Times New Roman" w:hAnsiTheme="majorBidi" w:cstheme="majorBidi"/>
          <w:color w:val="000000" w:themeColor="text1"/>
        </w:rPr>
        <w:t>used to fine-tune the levels of confidence and thus determine the final confidence interval</w:t>
      </w:r>
      <w:del w:id="5365" w:author="Jane Shaw" w:date="2015-10-21T13:22:00Z">
        <w:r w:rsidRPr="00F31509" w:rsidDel="00BE5A36">
          <w:rPr>
            <w:rFonts w:asciiTheme="majorBidi" w:eastAsia="Times New Roman" w:hAnsiTheme="majorBidi" w:cstheme="majorBidi"/>
            <w:color w:val="000000" w:themeColor="text1"/>
          </w:rPr>
          <w:delText>s</w:delText>
        </w:r>
      </w:del>
      <w:r w:rsidRPr="00F31509">
        <w:rPr>
          <w:rFonts w:asciiTheme="majorBidi" w:eastAsia="Times New Roman" w:hAnsiTheme="majorBidi" w:cstheme="majorBidi"/>
          <w:color w:val="000000" w:themeColor="text1"/>
        </w:rPr>
        <w:t xml:space="preserve"> for every estimate. Most of the information was gleaned from the </w:t>
      </w:r>
      <w:r w:rsidR="00BE5A36" w:rsidRPr="00F31509">
        <w:rPr>
          <w:rFonts w:asciiTheme="majorBidi" w:eastAsia="Times New Roman" w:hAnsiTheme="majorBidi" w:cstheme="majorBidi"/>
          <w:color w:val="000000" w:themeColor="text1"/>
        </w:rPr>
        <w:t xml:space="preserve">country assessment questionnaires </w:t>
      </w:r>
      <w:del w:id="5366" w:author="Jane Shaw" w:date="2015-10-21T13:22:00Z">
        <w:r w:rsidRPr="00F31509" w:rsidDel="00BE5A36">
          <w:rPr>
            <w:rFonts w:asciiTheme="majorBidi" w:eastAsia="Times New Roman" w:hAnsiTheme="majorBidi" w:cstheme="majorBidi"/>
            <w:color w:val="000000" w:themeColor="text1"/>
          </w:rPr>
          <w:delText xml:space="preserve">(CAQs) </w:delText>
        </w:r>
      </w:del>
      <w:r w:rsidRPr="00F31509">
        <w:rPr>
          <w:rFonts w:asciiTheme="majorBidi" w:eastAsia="Times New Roman" w:hAnsiTheme="majorBidi" w:cstheme="majorBidi"/>
          <w:color w:val="000000" w:themeColor="text1"/>
        </w:rPr>
        <w:t xml:space="preserve">processed </w:t>
      </w:r>
      <w:del w:id="5367" w:author="Jane Shaw" w:date="2015-10-21T13:22:00Z">
        <w:r w:rsidRPr="00F31509" w:rsidDel="00BE5A36">
          <w:rPr>
            <w:rFonts w:asciiTheme="majorBidi" w:eastAsia="Times New Roman" w:hAnsiTheme="majorBidi" w:cstheme="majorBidi"/>
            <w:color w:val="000000" w:themeColor="text1"/>
          </w:rPr>
          <w:delText xml:space="preserve">by </w:delText>
        </w:r>
      </w:del>
      <w:ins w:id="5368" w:author="Jane Shaw" w:date="2015-10-21T13:22:00Z">
        <w:r w:rsidR="00BE5A36">
          <w:rPr>
            <w:rFonts w:asciiTheme="majorBidi" w:eastAsia="Times New Roman" w:hAnsiTheme="majorBidi" w:cstheme="majorBidi"/>
            <w:color w:val="000000" w:themeColor="text1"/>
          </w:rPr>
          <w:t xml:space="preserve">for </w:t>
        </w:r>
      </w:ins>
      <w:r w:rsidRPr="00F31509">
        <w:rPr>
          <w:rFonts w:asciiTheme="majorBidi" w:eastAsia="Times New Roman" w:hAnsiTheme="majorBidi" w:cstheme="majorBidi"/>
          <w:color w:val="000000" w:themeColor="text1"/>
        </w:rPr>
        <w:t>the Global Strategy</w:t>
      </w:r>
      <w:del w:id="5369" w:author="Jane Shaw" w:date="2015-10-21T13:22:00Z">
        <w:r w:rsidRPr="00F31509" w:rsidDel="00BE5A36">
          <w:rPr>
            <w:rFonts w:asciiTheme="majorBidi" w:eastAsia="Times New Roman" w:hAnsiTheme="majorBidi" w:cstheme="majorBidi"/>
            <w:color w:val="000000" w:themeColor="text1"/>
          </w:rPr>
          <w:delText xml:space="preserve"> to improve Rural and Agricultural Statistics</w:delText>
        </w:r>
      </w:del>
      <w:r w:rsidR="00992213" w:rsidRPr="00F31509">
        <w:rPr>
          <w:rFonts w:asciiTheme="majorBidi" w:eastAsia="Times New Roman" w:hAnsiTheme="majorBidi" w:cstheme="majorBidi"/>
          <w:color w:val="000000" w:themeColor="text1"/>
        </w:rPr>
        <w:t xml:space="preserve">, </w:t>
      </w:r>
      <w:del w:id="5370" w:author="Jane Shaw" w:date="2015-10-21T13:23:00Z">
        <w:r w:rsidR="00992213" w:rsidRPr="00F31509" w:rsidDel="00BE5A36">
          <w:rPr>
            <w:rFonts w:asciiTheme="majorBidi" w:eastAsia="Times New Roman" w:hAnsiTheme="majorBidi" w:cstheme="majorBidi"/>
            <w:color w:val="000000" w:themeColor="text1"/>
          </w:rPr>
          <w:delText xml:space="preserve">which however </w:delText>
        </w:r>
      </w:del>
      <w:ins w:id="5371" w:author="Jane Shaw" w:date="2015-10-21T13:23:00Z">
        <w:r w:rsidR="00BE5A36">
          <w:rPr>
            <w:rFonts w:asciiTheme="majorBidi" w:eastAsia="Times New Roman" w:hAnsiTheme="majorBidi" w:cstheme="majorBidi"/>
            <w:color w:val="000000" w:themeColor="text1"/>
          </w:rPr>
          <w:t xml:space="preserve">although these </w:t>
        </w:r>
      </w:ins>
      <w:r w:rsidR="00992213" w:rsidRPr="00F31509">
        <w:rPr>
          <w:rFonts w:asciiTheme="majorBidi" w:eastAsia="Times New Roman" w:hAnsiTheme="majorBidi" w:cstheme="majorBidi"/>
          <w:color w:val="000000" w:themeColor="text1"/>
        </w:rPr>
        <w:t xml:space="preserve">do not provide </w:t>
      </w:r>
      <w:del w:id="5372" w:author="Jane Shaw" w:date="2015-10-21T13:23:00Z">
        <w:r w:rsidR="00992213" w:rsidRPr="00F31509" w:rsidDel="00BE5A36">
          <w:rPr>
            <w:rFonts w:asciiTheme="majorBidi" w:eastAsia="Times New Roman" w:hAnsiTheme="majorBidi" w:cstheme="majorBidi"/>
            <w:color w:val="000000" w:themeColor="text1"/>
          </w:rPr>
          <w:delText xml:space="preserve">a full </w:delText>
        </w:r>
      </w:del>
      <w:r w:rsidR="00992213" w:rsidRPr="00F31509">
        <w:rPr>
          <w:rFonts w:asciiTheme="majorBidi" w:eastAsia="Times New Roman" w:hAnsiTheme="majorBidi" w:cstheme="majorBidi"/>
          <w:color w:val="000000" w:themeColor="text1"/>
        </w:rPr>
        <w:t>global coverage.</w:t>
      </w:r>
    </w:p>
    <w:p w14:paraId="5E8074A2" w14:textId="77777777" w:rsidR="004F65E4" w:rsidRPr="00F31509" w:rsidRDefault="004F65E4" w:rsidP="004F65E4">
      <w:pPr>
        <w:pStyle w:val="Paragrafoelenco"/>
        <w:ind w:left="0"/>
        <w:jc w:val="both"/>
        <w:rPr>
          <w:rFonts w:asciiTheme="majorBidi" w:hAnsiTheme="majorBidi" w:cstheme="majorBidi"/>
          <w:color w:val="000000" w:themeColor="text1"/>
        </w:rPr>
      </w:pPr>
    </w:p>
    <w:p w14:paraId="0107612B" w14:textId="67C3EA08" w:rsidR="004F65E4" w:rsidRPr="00F31509" w:rsidRDefault="004F65E4" w:rsidP="004F65E4">
      <w:pPr>
        <w:pStyle w:val="Paragrafoelenco"/>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w:t>
      </w:r>
      <w:ins w:id="5373" w:author="Jane Shaw" w:date="2015-10-21T13:23:00Z">
        <w:r w:rsidR="00BE5A36">
          <w:rPr>
            <w:rFonts w:asciiTheme="majorBidi" w:eastAsia="Times New Roman" w:hAnsiTheme="majorBidi" w:cstheme="majorBidi"/>
            <w:color w:val="000000" w:themeColor="text1"/>
          </w:rPr>
          <w:t xml:space="preserve">the </w:t>
        </w:r>
      </w:ins>
      <w:r w:rsidRPr="00F31509">
        <w:rPr>
          <w:rFonts w:asciiTheme="majorBidi" w:eastAsia="Times New Roman" w:hAnsiTheme="majorBidi" w:cstheme="majorBidi"/>
          <w:color w:val="000000" w:themeColor="text1"/>
        </w:rPr>
        <w:t xml:space="preserve">country level may want to use the FAO confidence intervals as a first approximation of the quality of </w:t>
      </w:r>
      <w:del w:id="5374" w:author="Jane Shaw" w:date="2015-11-07T19:01:00Z">
        <w:r w:rsidRPr="00F31509" w:rsidDel="00956FB6">
          <w:rPr>
            <w:rFonts w:asciiTheme="majorBidi" w:eastAsia="Times New Roman" w:hAnsiTheme="majorBidi" w:cstheme="majorBidi"/>
            <w:color w:val="000000" w:themeColor="text1"/>
          </w:rPr>
          <w:delText xml:space="preserve">the </w:delText>
        </w:r>
      </w:del>
      <w:r w:rsidRPr="00F31509">
        <w:rPr>
          <w:rFonts w:asciiTheme="majorBidi" w:eastAsia="Times New Roman" w:hAnsiTheme="majorBidi" w:cstheme="majorBidi"/>
          <w:color w:val="000000" w:themeColor="text1"/>
        </w:rPr>
        <w:t>estimates. Country</w:t>
      </w:r>
      <w:ins w:id="5375" w:author="Jane Shaw" w:date="2015-10-21T13:23:00Z">
        <w:r w:rsidR="00BE5A36">
          <w:rPr>
            <w:rFonts w:asciiTheme="majorBidi" w:eastAsia="Times New Roman" w:hAnsiTheme="majorBidi" w:cstheme="majorBidi"/>
            <w:color w:val="000000" w:themeColor="text1"/>
          </w:rPr>
          <w:t>-</w:t>
        </w:r>
      </w:ins>
      <w:del w:id="5376" w:author="Jane Shaw" w:date="2015-10-21T13:23:00Z">
        <w:r w:rsidRPr="00F31509" w:rsidDel="00BE5A36">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level FBS compilers are likely to have more</w:t>
      </w:r>
      <w:del w:id="5377" w:author="Jane Shaw" w:date="2015-10-21T13:23:00Z">
        <w:r w:rsidRPr="00F31509" w:rsidDel="00BE5A36">
          <w:rPr>
            <w:rFonts w:asciiTheme="majorBidi" w:eastAsia="Times New Roman" w:hAnsiTheme="majorBidi" w:cstheme="majorBidi"/>
            <w:color w:val="000000" w:themeColor="text1"/>
          </w:rPr>
          <w:delText xml:space="preserve"> </w:delText>
        </w:r>
      </w:del>
      <w:ins w:id="5378" w:author="Jane Shaw" w:date="2015-10-21T13:23:00Z">
        <w:r w:rsidR="00BE5A36">
          <w:rPr>
            <w:rFonts w:asciiTheme="majorBidi" w:eastAsia="Times New Roman" w:hAnsiTheme="majorBidi" w:cstheme="majorBidi"/>
            <w:color w:val="000000" w:themeColor="text1"/>
          </w:rPr>
          <w:t xml:space="preserve">, </w:t>
        </w:r>
      </w:ins>
      <w:del w:id="5379" w:author="Jane Shaw" w:date="2015-10-21T13:23:00Z">
        <w:r w:rsidR="00EB3FCC" w:rsidRPr="00F31509" w:rsidDel="00BE5A36">
          <w:rPr>
            <w:rFonts w:asciiTheme="majorBidi" w:eastAsia="Times New Roman" w:hAnsiTheme="majorBidi" w:cstheme="majorBidi"/>
            <w:color w:val="000000" w:themeColor="text1"/>
          </w:rPr>
          <w:delText xml:space="preserve">information available, </w:delText>
        </w:r>
      </w:del>
      <w:r w:rsidRPr="00F31509">
        <w:rPr>
          <w:rFonts w:asciiTheme="majorBidi" w:eastAsia="Times New Roman" w:hAnsiTheme="majorBidi" w:cstheme="majorBidi"/>
          <w:color w:val="000000" w:themeColor="text1"/>
        </w:rPr>
        <w:t>and more reliable</w:t>
      </w:r>
      <w:ins w:id="5380" w:author="Jane Shaw" w:date="2015-10-21T13:23:00Z">
        <w:r w:rsidR="00BE5A36">
          <w:rPr>
            <w:rFonts w:asciiTheme="majorBidi" w:eastAsia="Times New Roman" w:hAnsiTheme="majorBidi" w:cstheme="majorBidi"/>
            <w:color w:val="000000" w:themeColor="text1"/>
          </w:rPr>
          <w:t>,</w:t>
        </w:r>
      </w:ins>
      <w:r w:rsidRPr="00F31509">
        <w:rPr>
          <w:rFonts w:asciiTheme="majorBidi" w:eastAsia="Times New Roman" w:hAnsiTheme="majorBidi" w:cstheme="majorBidi"/>
          <w:color w:val="000000" w:themeColor="text1"/>
        </w:rPr>
        <w:t xml:space="preserve"> information</w:t>
      </w:r>
      <w:ins w:id="5381" w:author="Jane Shaw" w:date="2015-10-21T13:24:00Z">
        <w:r w:rsidR="00BE5A36">
          <w:rPr>
            <w:rFonts w:asciiTheme="majorBidi" w:eastAsia="Times New Roman" w:hAnsiTheme="majorBidi" w:cstheme="majorBidi"/>
            <w:color w:val="000000" w:themeColor="text1"/>
          </w:rPr>
          <w:t xml:space="preserve"> </w:t>
        </w:r>
      </w:ins>
      <w:del w:id="5382" w:author="Jane Shaw" w:date="2015-10-21T13:23:00Z">
        <w:r w:rsidR="00EB3FCC" w:rsidRPr="00F31509" w:rsidDel="00BE5A36">
          <w:rPr>
            <w:rFonts w:asciiTheme="majorBidi" w:eastAsia="Times New Roman" w:hAnsiTheme="majorBidi" w:cstheme="majorBidi"/>
            <w:color w:val="000000" w:themeColor="text1"/>
          </w:rPr>
          <w:delText>,</w:delText>
        </w:r>
        <w:r w:rsidRPr="00F31509" w:rsidDel="00BE5A36">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 xml:space="preserve">about </w:t>
      </w:r>
      <w:del w:id="5383" w:author="Jane Shaw" w:date="2015-11-07T19:01:00Z">
        <w:r w:rsidRPr="00F31509" w:rsidDel="00956FB6">
          <w:rPr>
            <w:rFonts w:asciiTheme="majorBidi" w:eastAsia="Times New Roman" w:hAnsiTheme="majorBidi" w:cstheme="majorBidi"/>
            <w:color w:val="000000" w:themeColor="text1"/>
          </w:rPr>
          <w:delText xml:space="preserve">their </w:delText>
        </w:r>
      </w:del>
      <w:ins w:id="5384" w:author="Jane Shaw" w:date="2015-11-07T19:01:00Z">
        <w:r w:rsidR="00956FB6">
          <w:rPr>
            <w:rFonts w:asciiTheme="majorBidi" w:eastAsia="Times New Roman" w:hAnsiTheme="majorBidi" w:cstheme="majorBidi"/>
            <w:color w:val="000000" w:themeColor="text1"/>
          </w:rPr>
          <w:t xml:space="preserve">the country’s </w:t>
        </w:r>
      </w:ins>
      <w:r w:rsidRPr="00F31509">
        <w:rPr>
          <w:rFonts w:asciiTheme="majorBidi" w:eastAsia="Times New Roman" w:hAnsiTheme="majorBidi" w:cstheme="majorBidi"/>
          <w:color w:val="000000" w:themeColor="text1"/>
        </w:rPr>
        <w:t>statistic</w:t>
      </w:r>
      <w:ins w:id="5385" w:author="Jane Shaw" w:date="2015-10-21T13:24:00Z">
        <w:r w:rsidR="00BE5A36">
          <w:rPr>
            <w:rFonts w:asciiTheme="majorBidi" w:eastAsia="Times New Roman" w:hAnsiTheme="majorBidi" w:cstheme="majorBidi"/>
            <w:color w:val="000000" w:themeColor="text1"/>
          </w:rPr>
          <w:t>s</w:t>
        </w:r>
      </w:ins>
      <w:del w:id="5386" w:author="Jane Shaw" w:date="2015-10-21T13:24:00Z">
        <w:r w:rsidRPr="00F31509" w:rsidDel="00BE5A36">
          <w:rPr>
            <w:rFonts w:asciiTheme="majorBidi" w:eastAsia="Times New Roman" w:hAnsiTheme="majorBidi" w:cstheme="majorBidi"/>
            <w:color w:val="000000" w:themeColor="text1"/>
          </w:rPr>
          <w:delText>al</w:delText>
        </w:r>
      </w:del>
      <w:r w:rsidRPr="00F31509">
        <w:rPr>
          <w:rFonts w:asciiTheme="majorBidi" w:eastAsia="Times New Roman" w:hAnsiTheme="majorBidi" w:cstheme="majorBidi"/>
          <w:color w:val="000000" w:themeColor="text1"/>
        </w:rPr>
        <w:t xml:space="preserve"> system in general and </w:t>
      </w:r>
      <w:ins w:id="5387" w:author="Jane Shaw" w:date="2015-10-21T13:24:00Z">
        <w:r w:rsidR="00BE5A36">
          <w:rPr>
            <w:rFonts w:asciiTheme="majorBidi" w:eastAsia="Times New Roman" w:hAnsiTheme="majorBidi" w:cstheme="majorBidi"/>
            <w:color w:val="000000" w:themeColor="text1"/>
          </w:rPr>
          <w:t xml:space="preserve">about </w:t>
        </w:r>
      </w:ins>
      <w:r w:rsidRPr="00F31509">
        <w:rPr>
          <w:rFonts w:asciiTheme="majorBidi" w:eastAsia="Times New Roman" w:hAnsiTheme="majorBidi" w:cstheme="majorBidi"/>
          <w:color w:val="000000" w:themeColor="text1"/>
        </w:rPr>
        <w:t xml:space="preserve">individual FBS variables in particular. They are therefore strongly encouraged to </w:t>
      </w:r>
      <w:del w:id="5388" w:author="Jane Shaw" w:date="2015-10-21T13:24:00Z">
        <w:r w:rsidRPr="00F31509" w:rsidDel="00BE5A36">
          <w:rPr>
            <w:rFonts w:asciiTheme="majorBidi" w:eastAsia="Times New Roman" w:hAnsiTheme="majorBidi" w:cstheme="majorBidi"/>
            <w:color w:val="000000" w:themeColor="text1"/>
          </w:rPr>
          <w:delText xml:space="preserve">carefully </w:delText>
        </w:r>
      </w:del>
      <w:r w:rsidRPr="00F31509">
        <w:rPr>
          <w:rFonts w:asciiTheme="majorBidi" w:eastAsia="Times New Roman" w:hAnsiTheme="majorBidi" w:cstheme="majorBidi"/>
          <w:color w:val="000000" w:themeColor="text1"/>
        </w:rPr>
        <w:t>review the FAO confidence intervals</w:t>
      </w:r>
      <w:ins w:id="5389" w:author="Jane Shaw" w:date="2015-10-21T13:24:00Z">
        <w:r w:rsidR="00BE5A36">
          <w:rPr>
            <w:rFonts w:asciiTheme="majorBidi" w:eastAsia="Times New Roman" w:hAnsiTheme="majorBidi" w:cstheme="majorBidi"/>
            <w:color w:val="000000" w:themeColor="text1"/>
          </w:rPr>
          <w:t xml:space="preserve"> carefully</w:t>
        </w:r>
      </w:ins>
      <w:r w:rsidRPr="00F31509">
        <w:rPr>
          <w:rFonts w:asciiTheme="majorBidi" w:eastAsia="Times New Roman" w:hAnsiTheme="majorBidi" w:cstheme="majorBidi"/>
          <w:color w:val="000000" w:themeColor="text1"/>
        </w:rPr>
        <w:t>, compare them with specific information available from the</w:t>
      </w:r>
      <w:del w:id="5390" w:author="Jane Shaw" w:date="2015-11-07T19:01:00Z">
        <w:r w:rsidRPr="00F31509" w:rsidDel="00956FB6">
          <w:rPr>
            <w:rFonts w:asciiTheme="majorBidi" w:eastAsia="Times New Roman" w:hAnsiTheme="majorBidi" w:cstheme="majorBidi"/>
            <w:color w:val="000000" w:themeColor="text1"/>
          </w:rPr>
          <w:delText>ir</w:delText>
        </w:r>
      </w:del>
      <w:r w:rsidRPr="00F31509">
        <w:rPr>
          <w:rFonts w:asciiTheme="majorBidi" w:eastAsia="Times New Roman" w:hAnsiTheme="majorBidi" w:cstheme="majorBidi"/>
          <w:color w:val="000000" w:themeColor="text1"/>
        </w:rPr>
        <w:t xml:space="preserve"> statistic</w:t>
      </w:r>
      <w:ins w:id="5391" w:author="Jane Shaw" w:date="2015-10-21T13:24:00Z">
        <w:r w:rsidR="00BE5A36">
          <w:rPr>
            <w:rFonts w:asciiTheme="majorBidi" w:eastAsia="Times New Roman" w:hAnsiTheme="majorBidi" w:cstheme="majorBidi"/>
            <w:color w:val="000000" w:themeColor="text1"/>
          </w:rPr>
          <w:t>s</w:t>
        </w:r>
      </w:ins>
      <w:del w:id="5392" w:author="Jane Shaw" w:date="2015-10-21T13:24:00Z">
        <w:r w:rsidRPr="00F31509" w:rsidDel="00BE5A36">
          <w:rPr>
            <w:rFonts w:asciiTheme="majorBidi" w:eastAsia="Times New Roman" w:hAnsiTheme="majorBidi" w:cstheme="majorBidi"/>
            <w:color w:val="000000" w:themeColor="text1"/>
          </w:rPr>
          <w:delText>al</w:delText>
        </w:r>
      </w:del>
      <w:r w:rsidRPr="00F31509">
        <w:rPr>
          <w:rFonts w:asciiTheme="majorBidi" w:eastAsia="Times New Roman" w:hAnsiTheme="majorBidi" w:cstheme="majorBidi"/>
          <w:color w:val="000000" w:themeColor="text1"/>
        </w:rPr>
        <w:t xml:space="preserve"> system</w:t>
      </w:r>
      <w:ins w:id="5393" w:author="Jane Shaw" w:date="2015-11-07T19:02:00Z">
        <w:r w:rsidR="00956FB6">
          <w:rPr>
            <w:rFonts w:asciiTheme="majorBidi" w:eastAsia="Times New Roman" w:hAnsiTheme="majorBidi" w:cstheme="majorBidi"/>
            <w:color w:val="000000" w:themeColor="text1"/>
          </w:rPr>
          <w:t xml:space="preserve"> and their own </w:t>
        </w:r>
      </w:ins>
      <w:del w:id="5394" w:author="Jane Shaw" w:date="2015-11-07T19:02:00Z">
        <w:r w:rsidRPr="00F31509" w:rsidDel="00956FB6">
          <w:rPr>
            <w:rFonts w:asciiTheme="majorBidi" w:eastAsia="Times New Roman" w:hAnsiTheme="majorBidi" w:cstheme="majorBidi"/>
            <w:color w:val="000000" w:themeColor="text1"/>
          </w:rPr>
          <w:delText>/</w:delText>
        </w:r>
      </w:del>
      <w:r w:rsidRPr="00F31509">
        <w:rPr>
          <w:rFonts w:asciiTheme="majorBidi" w:eastAsia="Times New Roman" w:hAnsiTheme="majorBidi" w:cstheme="majorBidi"/>
          <w:color w:val="000000" w:themeColor="text1"/>
        </w:rPr>
        <w:t>experience</w:t>
      </w:r>
      <w:ins w:id="5395" w:author="Jane Shaw" w:date="2015-11-07T19:02:00Z">
        <w:r w:rsidR="00956FB6">
          <w:rPr>
            <w:rFonts w:asciiTheme="majorBidi" w:eastAsia="Times New Roman" w:hAnsiTheme="majorBidi" w:cstheme="majorBidi"/>
            <w:color w:val="000000" w:themeColor="text1"/>
          </w:rPr>
          <w:t>,</w:t>
        </w:r>
      </w:ins>
      <w:r w:rsidRPr="00F31509">
        <w:rPr>
          <w:rFonts w:asciiTheme="majorBidi" w:eastAsia="Times New Roman" w:hAnsiTheme="majorBidi" w:cstheme="majorBidi"/>
          <w:color w:val="000000" w:themeColor="text1"/>
        </w:rPr>
        <w:t xml:space="preserve"> and replace </w:t>
      </w:r>
      <w:ins w:id="5396" w:author="Jane Shaw" w:date="2015-10-21T13:24:00Z">
        <w:r w:rsidR="00BE5A36">
          <w:rPr>
            <w:rFonts w:asciiTheme="majorBidi" w:eastAsia="Times New Roman" w:hAnsiTheme="majorBidi" w:cstheme="majorBidi"/>
            <w:color w:val="000000" w:themeColor="text1"/>
          </w:rPr>
          <w:t xml:space="preserve">the FAO intervals </w:t>
        </w:r>
      </w:ins>
      <w:r w:rsidRPr="00F31509">
        <w:rPr>
          <w:rFonts w:asciiTheme="majorBidi" w:eastAsia="Times New Roman" w:hAnsiTheme="majorBidi" w:cstheme="majorBidi"/>
          <w:color w:val="000000" w:themeColor="text1"/>
        </w:rPr>
        <w:t xml:space="preserve">where appropriate. </w:t>
      </w:r>
    </w:p>
    <w:p w14:paraId="13275AD5" w14:textId="34A685C6" w:rsidR="004F65E4" w:rsidRPr="00F31509" w:rsidRDefault="00E20F2A" w:rsidP="00C4334D">
      <w:pPr>
        <w:pStyle w:val="Titolo2"/>
      </w:pPr>
      <w:bookmarkStart w:id="5397" w:name="_Toc421025843"/>
      <w:bookmarkStart w:id="5398" w:name="_Toc428383829"/>
      <w:bookmarkStart w:id="5399" w:name="_Toc428436051"/>
      <w:bookmarkStart w:id="5400" w:name="_Toc428436352"/>
      <w:bookmarkStart w:id="5401" w:name="_Toc308029354"/>
      <w:bookmarkStart w:id="5402" w:name="_Toc308029545"/>
      <w:ins w:id="5403" w:author="Jane Shaw" w:date="2015-10-21T13:25:00Z">
        <w:r>
          <w:t>2</w:t>
        </w:r>
        <w:r w:rsidR="00BE5A36">
          <w:t xml:space="preserve">.2 </w:t>
        </w:r>
      </w:ins>
      <w:r w:rsidR="004F65E4" w:rsidRPr="00F31509">
        <w:t>Standardization</w:t>
      </w:r>
      <w:bookmarkEnd w:id="5397"/>
      <w:bookmarkEnd w:id="5398"/>
      <w:bookmarkEnd w:id="5399"/>
      <w:bookmarkEnd w:id="5400"/>
      <w:bookmarkEnd w:id="5401"/>
      <w:bookmarkEnd w:id="5402"/>
    </w:p>
    <w:p w14:paraId="67D4574C" w14:textId="77777777" w:rsidR="004F65E4" w:rsidRPr="00F31509" w:rsidRDefault="004F65E4" w:rsidP="009571C8">
      <w:pPr>
        <w:pStyle w:val="Titolo3"/>
        <w:rPr>
          <w:rFonts w:asciiTheme="majorBidi" w:hAnsiTheme="majorBidi" w:cstheme="majorBidi"/>
          <w:lang w:val="en-GB"/>
        </w:rPr>
      </w:pPr>
      <w:bookmarkStart w:id="5404" w:name="_Toc421025844"/>
      <w:r w:rsidRPr="00F31509">
        <w:rPr>
          <w:rFonts w:asciiTheme="majorBidi" w:hAnsiTheme="majorBidi" w:cstheme="majorBidi"/>
          <w:lang w:val="en-GB"/>
        </w:rPr>
        <w:t>FBS</w:t>
      </w:r>
      <w:del w:id="5405" w:author="Jane Shaw" w:date="2015-11-07T19:02:00Z">
        <w:r w:rsidR="00312896" w:rsidRPr="00F31509" w:rsidDel="00956FB6">
          <w:rPr>
            <w:rFonts w:asciiTheme="majorBidi" w:hAnsiTheme="majorBidi" w:cstheme="majorBidi"/>
            <w:lang w:val="en-GB"/>
          </w:rPr>
          <w:delText>s</w:delText>
        </w:r>
      </w:del>
      <w:r w:rsidRPr="00F31509">
        <w:rPr>
          <w:rFonts w:asciiTheme="majorBidi" w:hAnsiTheme="majorBidi" w:cstheme="majorBidi"/>
          <w:lang w:val="en-GB"/>
        </w:rPr>
        <w:t xml:space="preserve"> and SUAs</w:t>
      </w:r>
      <w:bookmarkEnd w:id="5404"/>
    </w:p>
    <w:p w14:paraId="5825F39C" w14:textId="4AD211C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ins w:id="5406" w:author="Jane Shaw" w:date="2015-10-21T13:25:00Z">
        <w:r w:rsidR="00BE5A36">
          <w:rPr>
            <w:rFonts w:asciiTheme="majorBidi" w:eastAsia="Times New Roman" w:hAnsiTheme="majorBidi" w:cstheme="majorBidi"/>
            <w:color w:val="000000" w:themeColor="text1"/>
            <w:lang w:val="en-GB"/>
          </w:rPr>
          <w:t>,</w:t>
        </w:r>
      </w:ins>
      <w:r w:rsidRPr="00F31509">
        <w:rPr>
          <w:rStyle w:val="Rimandonotaapidipagina"/>
          <w:rFonts w:asciiTheme="majorBidi" w:eastAsia="Times New Roman" w:hAnsiTheme="majorBidi" w:cstheme="majorBidi"/>
          <w:color w:val="000000" w:themeColor="text1"/>
          <w:lang w:val="en-GB"/>
        </w:rPr>
        <w:footnoteReference w:id="32"/>
      </w:r>
      <w:del w:id="5411" w:author="Jane Shaw" w:date="2015-10-21T13:25:00Z">
        <w:r w:rsidRPr="00F31509" w:rsidDel="00BE5A3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412" w:author="Jane Shaw" w:date="2015-10-21T19:50:00Z">
        <w:r w:rsidRPr="00F31509" w:rsidDel="00445256">
          <w:rPr>
            <w:rFonts w:asciiTheme="majorBidi" w:eastAsia="Times New Roman" w:hAnsiTheme="majorBidi" w:cstheme="majorBidi"/>
            <w:color w:val="000000" w:themeColor="text1"/>
            <w:lang w:val="en-GB"/>
          </w:rPr>
          <w:delText xml:space="preserve">food balance sheets </w:delText>
        </w:r>
      </w:del>
      <w:ins w:id="5413" w:author="Jane Shaw" w:date="2015-10-21T19:50:00Z">
        <w:r w:rsidR="00445256">
          <w:rPr>
            <w:rFonts w:asciiTheme="majorBidi" w:eastAsia="Times New Roman" w:hAnsiTheme="majorBidi" w:cstheme="majorBidi"/>
            <w:color w:val="000000" w:themeColor="text1"/>
            <w:lang w:val="en-GB"/>
          </w:rPr>
          <w:t xml:space="preserve">FBS </w:t>
        </w:r>
      </w:ins>
      <w:r w:rsidRPr="00F31509">
        <w:rPr>
          <w:rFonts w:asciiTheme="majorBidi" w:eastAsia="Times New Roman" w:hAnsiTheme="majorBidi" w:cstheme="majorBidi"/>
          <w:color w:val="000000" w:themeColor="text1"/>
          <w:lang w:val="en-GB"/>
        </w:rPr>
        <w:t>present all variables of a supply</w:t>
      </w:r>
      <w:ins w:id="5414" w:author="Jane Shaw" w:date="2015-10-21T19:50:00Z">
        <w:r w:rsidR="00445256">
          <w:rPr>
            <w:rFonts w:asciiTheme="majorBidi" w:eastAsia="Times New Roman" w:hAnsiTheme="majorBidi" w:cstheme="majorBidi"/>
            <w:color w:val="000000" w:themeColor="text1"/>
            <w:lang w:val="en-GB"/>
          </w:rPr>
          <w:t>–</w:t>
        </w:r>
      </w:ins>
      <w:del w:id="5415" w:author="Jane Shaw" w:date="2015-10-21T19:50:00Z">
        <w:r w:rsidRPr="00F31509" w:rsidDel="0044525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utilization balance in their primary equivalents. For instance, in the balance for wheat</w:t>
      </w:r>
      <w:ins w:id="5416" w:author="Jane Shaw" w:date="2015-10-21T19:52:00Z">
        <w:r w:rsidR="00445256">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all elements are expressed in wheat as a primary product, while the only </w:t>
      </w:r>
      <w:del w:id="5417" w:author="Jane Shaw" w:date="2015-10-21T19:52:00Z">
        <w:r w:rsidRPr="00F31509" w:rsidDel="00445256">
          <w:rPr>
            <w:rFonts w:asciiTheme="majorBidi" w:eastAsia="Times New Roman" w:hAnsiTheme="majorBidi" w:cstheme="majorBidi"/>
            <w:color w:val="000000" w:themeColor="text1"/>
            <w:lang w:val="en-GB"/>
          </w:rPr>
          <w:delText xml:space="preserve">variables that are </w:delText>
        </w:r>
      </w:del>
      <w:r w:rsidRPr="00F31509">
        <w:rPr>
          <w:rFonts w:asciiTheme="majorBidi" w:eastAsia="Times New Roman" w:hAnsiTheme="majorBidi" w:cstheme="majorBidi"/>
          <w:color w:val="000000" w:themeColor="text1"/>
          <w:lang w:val="en-GB"/>
        </w:rPr>
        <w:t xml:space="preserve">readily available </w:t>
      </w:r>
      <w:ins w:id="5418" w:author="Jane Shaw" w:date="2015-10-21T19:52:00Z">
        <w:r w:rsidR="00445256" w:rsidRPr="00F31509">
          <w:rPr>
            <w:rFonts w:asciiTheme="majorBidi" w:eastAsia="Times New Roman" w:hAnsiTheme="majorBidi" w:cstheme="majorBidi"/>
            <w:color w:val="000000" w:themeColor="text1"/>
            <w:lang w:val="en-GB"/>
          </w:rPr>
          <w:t xml:space="preserve">variables </w:t>
        </w:r>
      </w:ins>
      <w:del w:id="5419" w:author="Jane Shaw" w:date="2015-10-21T19:52:00Z">
        <w:r w:rsidRPr="00F31509" w:rsidDel="00445256">
          <w:rPr>
            <w:rFonts w:asciiTheme="majorBidi" w:eastAsia="Times New Roman" w:hAnsiTheme="majorBidi" w:cstheme="majorBidi"/>
            <w:color w:val="000000" w:themeColor="text1"/>
            <w:lang w:val="en-GB"/>
          </w:rPr>
          <w:delText xml:space="preserve">in their </w:delText>
        </w:r>
      </w:del>
      <w:ins w:id="5420" w:author="Jane Shaw" w:date="2015-10-21T19:52:00Z">
        <w:r w:rsidR="00445256">
          <w:rPr>
            <w:rFonts w:asciiTheme="majorBidi" w:eastAsia="Times New Roman" w:hAnsiTheme="majorBidi" w:cstheme="majorBidi"/>
            <w:color w:val="000000" w:themeColor="text1"/>
            <w:lang w:val="en-GB"/>
          </w:rPr>
          <w:t xml:space="preserve">that apply to </w:t>
        </w:r>
      </w:ins>
      <w:r w:rsidRPr="00F31509">
        <w:rPr>
          <w:rFonts w:asciiTheme="majorBidi" w:eastAsia="Times New Roman" w:hAnsiTheme="majorBidi" w:cstheme="majorBidi"/>
          <w:color w:val="000000" w:themeColor="text1"/>
          <w:lang w:val="en-GB"/>
        </w:rPr>
        <w:t>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xml:space="preserve">, or only partially available. </w:t>
      </w:r>
      <w:ins w:id="5421" w:author="Jane Shaw" w:date="2015-10-21T19:53:00Z">
        <w:r w:rsidR="00445256">
          <w:rPr>
            <w:rFonts w:asciiTheme="majorBidi" w:eastAsia="Times New Roman" w:hAnsiTheme="majorBidi" w:cstheme="majorBidi"/>
            <w:color w:val="000000" w:themeColor="text1"/>
            <w:lang w:val="en-GB"/>
          </w:rPr>
          <w:t xml:space="preserve">For instance, </w:t>
        </w:r>
      </w:ins>
      <w:r w:rsidR="00445256" w:rsidRPr="00F31509">
        <w:rPr>
          <w:rFonts w:asciiTheme="majorBidi" w:eastAsia="Times New Roman" w:hAnsiTheme="majorBidi" w:cstheme="majorBidi"/>
          <w:color w:val="000000" w:themeColor="text1"/>
          <w:lang w:val="en-GB"/>
        </w:rPr>
        <w:t xml:space="preserve">imports </w:t>
      </w:r>
      <w:r w:rsidRPr="00F31509">
        <w:rPr>
          <w:rFonts w:asciiTheme="majorBidi" w:eastAsia="Times New Roman" w:hAnsiTheme="majorBidi" w:cstheme="majorBidi"/>
          <w:color w:val="000000" w:themeColor="text1"/>
          <w:lang w:val="en-GB"/>
        </w:rPr>
        <w:t>or exports of wheat</w:t>
      </w:r>
      <w:del w:id="5422" w:author="Jane Shaw" w:date="2015-10-21T19:53:00Z">
        <w:r w:rsidRPr="00F31509" w:rsidDel="00445256">
          <w:rPr>
            <w:rFonts w:asciiTheme="majorBidi" w:eastAsia="Times New Roman" w:hAnsiTheme="majorBidi" w:cstheme="majorBidi"/>
            <w:color w:val="000000" w:themeColor="text1"/>
            <w:lang w:val="en-GB"/>
          </w:rPr>
          <w:delText>, for instance,</w:delText>
        </w:r>
      </w:del>
      <w:r w:rsidRPr="00F31509">
        <w:rPr>
          <w:rFonts w:asciiTheme="majorBidi" w:eastAsia="Times New Roman" w:hAnsiTheme="majorBidi" w:cstheme="majorBidi"/>
          <w:color w:val="000000" w:themeColor="text1"/>
          <w:lang w:val="en-GB"/>
        </w:rPr>
        <w:t xml:space="preserve"> take place in the form of wheat, but also in the form</w:t>
      </w:r>
      <w:ins w:id="5423" w:author="Jane Shaw" w:date="2015-10-21T19:53:00Z">
        <w:r w:rsidR="00445256">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different wheat products such as flour (</w:t>
      </w:r>
      <w:del w:id="5424" w:author="Jane Shaw" w:date="2015-10-21T19:53:00Z">
        <w:r w:rsidRPr="00F31509" w:rsidDel="00445256">
          <w:rPr>
            <w:rFonts w:asciiTheme="majorBidi" w:eastAsia="Times New Roman" w:hAnsiTheme="majorBidi" w:cstheme="majorBidi"/>
            <w:color w:val="000000" w:themeColor="text1"/>
            <w:lang w:val="en-GB"/>
          </w:rPr>
          <w:delText>1</w:delText>
        </w:r>
        <w:r w:rsidRPr="00F31509" w:rsidDel="00445256">
          <w:rPr>
            <w:rFonts w:asciiTheme="majorBidi" w:eastAsia="Times New Roman" w:hAnsiTheme="majorBidi" w:cstheme="majorBidi"/>
            <w:color w:val="000000" w:themeColor="text1"/>
            <w:vertAlign w:val="superscript"/>
            <w:lang w:val="en-GB"/>
          </w:rPr>
          <w:delText>st</w:delText>
        </w:r>
        <w:r w:rsidRPr="00F31509" w:rsidDel="00445256">
          <w:rPr>
            <w:rFonts w:asciiTheme="majorBidi" w:eastAsia="Times New Roman" w:hAnsiTheme="majorBidi" w:cstheme="majorBidi"/>
            <w:color w:val="000000" w:themeColor="text1"/>
            <w:lang w:val="en-GB"/>
          </w:rPr>
          <w:delText xml:space="preserve"> </w:delText>
        </w:r>
      </w:del>
      <w:ins w:id="5425" w:author="Jane Shaw" w:date="2015-10-21T19:53:00Z">
        <w:r w:rsidR="00445256">
          <w:rPr>
            <w:rFonts w:asciiTheme="majorBidi" w:eastAsia="Times New Roman" w:hAnsiTheme="majorBidi" w:cstheme="majorBidi"/>
            <w:color w:val="000000" w:themeColor="text1"/>
            <w:lang w:val="en-GB"/>
          </w:rPr>
          <w:t xml:space="preserve">first </w:t>
        </w:r>
      </w:ins>
      <w:r w:rsidRPr="00F31509">
        <w:rPr>
          <w:rFonts w:asciiTheme="majorBidi" w:eastAsia="Times New Roman" w:hAnsiTheme="majorBidi" w:cstheme="majorBidi"/>
          <w:color w:val="000000" w:themeColor="text1"/>
          <w:lang w:val="en-GB"/>
        </w:rPr>
        <w:t>level of processing), bread or pastry (</w:t>
      </w:r>
      <w:del w:id="5426" w:author="Jane Shaw" w:date="2015-10-21T19:53:00Z">
        <w:r w:rsidRPr="00F31509" w:rsidDel="00445256">
          <w:rPr>
            <w:rFonts w:asciiTheme="majorBidi" w:eastAsia="Times New Roman" w:hAnsiTheme="majorBidi" w:cstheme="majorBidi"/>
            <w:color w:val="000000" w:themeColor="text1"/>
            <w:lang w:val="en-GB"/>
          </w:rPr>
          <w:delText>2</w:delText>
        </w:r>
        <w:r w:rsidRPr="00F31509" w:rsidDel="00445256">
          <w:rPr>
            <w:rFonts w:asciiTheme="majorBidi" w:eastAsia="Times New Roman" w:hAnsiTheme="majorBidi" w:cstheme="majorBidi"/>
            <w:color w:val="000000" w:themeColor="text1"/>
            <w:vertAlign w:val="superscript"/>
            <w:lang w:val="en-GB"/>
          </w:rPr>
          <w:delText>nd</w:delText>
        </w:r>
        <w:r w:rsidRPr="00F31509" w:rsidDel="00445256">
          <w:rPr>
            <w:rFonts w:asciiTheme="majorBidi" w:eastAsia="Times New Roman" w:hAnsiTheme="majorBidi" w:cstheme="majorBidi"/>
            <w:color w:val="000000" w:themeColor="text1"/>
            <w:lang w:val="en-GB"/>
          </w:rPr>
          <w:delText xml:space="preserve"> </w:delText>
        </w:r>
      </w:del>
      <w:ins w:id="5427" w:author="Jane Shaw" w:date="2015-10-21T19:53:00Z">
        <w:r w:rsidR="00445256">
          <w:rPr>
            <w:rFonts w:asciiTheme="majorBidi" w:eastAsia="Times New Roman" w:hAnsiTheme="majorBidi" w:cstheme="majorBidi"/>
            <w:color w:val="000000" w:themeColor="text1"/>
            <w:lang w:val="en-GB"/>
          </w:rPr>
          <w:t xml:space="preserve">second </w:t>
        </w:r>
      </w:ins>
      <w:r w:rsidRPr="00F31509">
        <w:rPr>
          <w:rFonts w:asciiTheme="majorBidi" w:eastAsia="Times New Roman" w:hAnsiTheme="majorBidi" w:cstheme="majorBidi"/>
          <w:color w:val="000000" w:themeColor="text1"/>
          <w:lang w:val="en-GB"/>
        </w:rPr>
        <w:t>level of processing)</w:t>
      </w:r>
      <w:ins w:id="5428" w:author="Jane Shaw" w:date="2015-10-21T19:54:00Z">
        <w:r w:rsidR="00445256">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or even more processed forms. </w:t>
      </w:r>
    </w:p>
    <w:p w14:paraId="42FF8688" w14:textId="3B12FF5B"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Some variables of the balance may be </w:t>
      </w:r>
      <w:del w:id="5429" w:author="Jane Shaw" w:date="2015-10-21T19:54:00Z">
        <w:r w:rsidRPr="00F31509" w:rsidDel="00445256">
          <w:rPr>
            <w:rFonts w:asciiTheme="majorBidi" w:eastAsia="Times New Roman" w:hAnsiTheme="majorBidi" w:cstheme="majorBidi"/>
            <w:color w:val="000000" w:themeColor="text1"/>
            <w:lang w:val="en-GB"/>
          </w:rPr>
          <w:delText xml:space="preserve">exclusively </w:delText>
        </w:r>
      </w:del>
      <w:r w:rsidRPr="00F31509">
        <w:rPr>
          <w:rFonts w:asciiTheme="majorBidi" w:eastAsia="Times New Roman" w:hAnsiTheme="majorBidi" w:cstheme="majorBidi"/>
          <w:color w:val="000000" w:themeColor="text1"/>
          <w:lang w:val="en-GB"/>
        </w:rPr>
        <w:t xml:space="preserve">available </w:t>
      </w:r>
      <w:ins w:id="5430" w:author="Jane Shaw" w:date="2015-10-21T19:54:00Z">
        <w:r w:rsidR="00445256">
          <w:rPr>
            <w:rFonts w:asciiTheme="majorBidi" w:eastAsia="Times New Roman" w:hAnsiTheme="majorBidi" w:cstheme="majorBidi"/>
            <w:color w:val="000000" w:themeColor="text1"/>
            <w:lang w:val="en-GB"/>
          </w:rPr>
          <w:t xml:space="preserve">only for the product’s </w:t>
        </w:r>
      </w:ins>
      <w:del w:id="5431" w:author="Jane Shaw" w:date="2015-10-21T19:54:00Z">
        <w:r w:rsidRPr="00F31509" w:rsidDel="00445256">
          <w:rPr>
            <w:rFonts w:asciiTheme="majorBidi" w:eastAsia="Times New Roman" w:hAnsiTheme="majorBidi" w:cstheme="majorBidi"/>
            <w:color w:val="000000" w:themeColor="text1"/>
            <w:lang w:val="en-GB"/>
          </w:rPr>
          <w:delText xml:space="preserve">in their </w:delText>
        </w:r>
      </w:del>
      <w:r w:rsidRPr="00F31509">
        <w:rPr>
          <w:rFonts w:asciiTheme="majorBidi" w:eastAsia="Times New Roman" w:hAnsiTheme="majorBidi" w:cstheme="majorBidi"/>
          <w:color w:val="000000" w:themeColor="text1"/>
          <w:lang w:val="en-GB"/>
        </w:rPr>
        <w:t xml:space="preserve">processed forms. </w:t>
      </w:r>
      <w:ins w:id="5432" w:author="Jane Shaw" w:date="2015-10-21T19:54:00Z">
        <w:r w:rsidR="00445256">
          <w:rPr>
            <w:rFonts w:asciiTheme="majorBidi" w:eastAsia="Times New Roman" w:hAnsiTheme="majorBidi" w:cstheme="majorBidi"/>
            <w:color w:val="000000" w:themeColor="text1"/>
            <w:lang w:val="en-GB"/>
          </w:rPr>
          <w:t xml:space="preserve">For example, </w:t>
        </w:r>
      </w:ins>
      <w:r w:rsidR="00445256" w:rsidRPr="00F31509">
        <w:rPr>
          <w:rFonts w:asciiTheme="majorBidi" w:eastAsia="Times New Roman" w:hAnsiTheme="majorBidi" w:cstheme="majorBidi"/>
          <w:color w:val="000000" w:themeColor="text1"/>
          <w:lang w:val="en-GB"/>
        </w:rPr>
        <w:t xml:space="preserve">food </w:t>
      </w:r>
      <w:r w:rsidRPr="00F31509">
        <w:rPr>
          <w:rFonts w:asciiTheme="majorBidi" w:eastAsia="Times New Roman" w:hAnsiTheme="majorBidi" w:cstheme="majorBidi"/>
          <w:color w:val="000000" w:themeColor="text1"/>
          <w:lang w:val="en-GB"/>
        </w:rPr>
        <w:t>of wheat</w:t>
      </w:r>
      <w:del w:id="5433" w:author="Jane Shaw" w:date="2015-10-21T19:54:00Z">
        <w:r w:rsidRPr="00F31509" w:rsidDel="00445256">
          <w:rPr>
            <w:rFonts w:asciiTheme="majorBidi" w:eastAsia="Times New Roman" w:hAnsiTheme="majorBidi" w:cstheme="majorBidi"/>
            <w:color w:val="000000" w:themeColor="text1"/>
            <w:lang w:val="en-GB"/>
          </w:rPr>
          <w:delText>, for instance,</w:delText>
        </w:r>
      </w:del>
      <w:r w:rsidRPr="00F31509">
        <w:rPr>
          <w:rFonts w:asciiTheme="majorBidi" w:eastAsia="Times New Roman" w:hAnsiTheme="majorBidi" w:cstheme="majorBidi"/>
          <w:color w:val="000000" w:themeColor="text1"/>
          <w:lang w:val="en-GB"/>
        </w:rPr>
        <w:t xml:space="preserve"> </w:t>
      </w:r>
      <w:del w:id="5434" w:author="Jane Shaw" w:date="2015-10-21T19:54:00Z">
        <w:r w:rsidRPr="00F31509" w:rsidDel="00445256">
          <w:rPr>
            <w:rFonts w:asciiTheme="majorBidi" w:eastAsia="Times New Roman" w:hAnsiTheme="majorBidi" w:cstheme="majorBidi"/>
            <w:color w:val="000000" w:themeColor="text1"/>
            <w:lang w:val="en-GB"/>
          </w:rPr>
          <w:delText xml:space="preserve">only </w:delText>
        </w:r>
      </w:del>
      <w:r w:rsidRPr="00F31509">
        <w:rPr>
          <w:rFonts w:asciiTheme="majorBidi" w:eastAsia="Times New Roman" w:hAnsiTheme="majorBidi" w:cstheme="majorBidi"/>
          <w:color w:val="000000" w:themeColor="text1"/>
          <w:lang w:val="en-GB"/>
        </w:rPr>
        <w:t xml:space="preserve">exists </w:t>
      </w:r>
      <w:ins w:id="5435" w:author="Jane Shaw" w:date="2015-10-21T19:54:00Z">
        <w:r w:rsidR="00445256">
          <w:rPr>
            <w:rFonts w:asciiTheme="majorBidi" w:eastAsia="Times New Roman" w:hAnsiTheme="majorBidi" w:cstheme="majorBidi"/>
            <w:color w:val="000000" w:themeColor="text1"/>
            <w:lang w:val="en-GB"/>
          </w:rPr>
          <w:t xml:space="preserve">only </w:t>
        </w:r>
      </w:ins>
      <w:r w:rsidRPr="00F31509">
        <w:rPr>
          <w:rFonts w:asciiTheme="majorBidi" w:eastAsia="Times New Roman" w:hAnsiTheme="majorBidi" w:cstheme="majorBidi"/>
          <w:color w:val="000000" w:themeColor="text1"/>
          <w:lang w:val="en-GB"/>
        </w:rPr>
        <w:t xml:space="preserve">in the form of flour, or </w:t>
      </w:r>
      <w:del w:id="5436" w:author="Jane Shaw" w:date="2015-10-21T19:55:00Z">
        <w:r w:rsidRPr="00F31509" w:rsidDel="00445256">
          <w:rPr>
            <w:rFonts w:asciiTheme="majorBidi" w:eastAsia="Times New Roman" w:hAnsiTheme="majorBidi" w:cstheme="majorBidi"/>
            <w:color w:val="000000" w:themeColor="text1"/>
            <w:lang w:val="en-GB"/>
          </w:rPr>
          <w:delText xml:space="preserve">in the form of </w:delText>
        </w:r>
      </w:del>
      <w:r w:rsidRPr="00F31509">
        <w:rPr>
          <w:rFonts w:asciiTheme="majorBidi" w:eastAsia="Times New Roman" w:hAnsiTheme="majorBidi" w:cstheme="majorBidi"/>
          <w:color w:val="000000" w:themeColor="text1"/>
          <w:lang w:val="en-GB"/>
        </w:rPr>
        <w:t xml:space="preserve">flour products such as bread, noodles, pastry or biscuits. Wheat is practically never eaten </w:t>
      </w:r>
      <w:del w:id="5437" w:author="Jane Shaw" w:date="2015-10-21T19:55:00Z">
        <w:r w:rsidRPr="00F31509" w:rsidDel="00445256">
          <w:rPr>
            <w:rFonts w:asciiTheme="majorBidi" w:eastAsia="Times New Roman" w:hAnsiTheme="majorBidi" w:cstheme="majorBidi"/>
            <w:color w:val="000000" w:themeColor="text1"/>
            <w:lang w:val="en-GB"/>
          </w:rPr>
          <w:delText>as such</w:delText>
        </w:r>
      </w:del>
      <w:ins w:id="5438" w:author="Jane Shaw" w:date="2015-10-21T19:55:00Z">
        <w:r w:rsidR="00445256">
          <w:rPr>
            <w:rFonts w:asciiTheme="majorBidi" w:eastAsia="Times New Roman" w:hAnsiTheme="majorBidi" w:cstheme="majorBidi"/>
            <w:color w:val="000000" w:themeColor="text1"/>
            <w:lang w:val="en-GB"/>
          </w:rPr>
          <w:t>in its primary form</w:t>
        </w:r>
      </w:ins>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w:t>
      </w:r>
      <w:ins w:id="5439" w:author="Jane Shaw" w:date="2015-11-07T19:02:00Z">
        <w:r w:rsidR="00956FB6">
          <w:rPr>
            <w:rFonts w:asciiTheme="majorBidi" w:eastAsia="Times New Roman" w:hAnsiTheme="majorBidi" w:cstheme="majorBidi"/>
            <w:color w:val="000000" w:themeColor="text1"/>
            <w:lang w:val="en-GB"/>
          </w:rPr>
          <w:t xml:space="preserve">for </w:t>
        </w:r>
      </w:ins>
      <w:del w:id="5440" w:author="Jane Shaw" w:date="2015-10-21T19:55:00Z">
        <w:r w:rsidRPr="00F31509" w:rsidDel="00445256">
          <w:rPr>
            <w:rFonts w:asciiTheme="majorBidi" w:eastAsia="Times New Roman" w:hAnsiTheme="majorBidi" w:cstheme="majorBidi"/>
            <w:color w:val="000000" w:themeColor="text1"/>
            <w:lang w:val="en-GB"/>
          </w:rPr>
          <w:delText xml:space="preserve">indeed </w:delText>
        </w:r>
      </w:del>
      <w:r w:rsidRPr="00F31509">
        <w:rPr>
          <w:rFonts w:asciiTheme="majorBidi" w:eastAsia="Times New Roman" w:hAnsiTheme="majorBidi" w:cstheme="majorBidi"/>
          <w:color w:val="000000" w:themeColor="text1"/>
          <w:lang w:val="en-GB"/>
        </w:rPr>
        <w:t xml:space="preserve">many </w:t>
      </w:r>
      <w:ins w:id="5441" w:author="Jane Shaw" w:date="2015-10-21T19:55:00Z">
        <w:r w:rsidR="00445256">
          <w:rPr>
            <w:rFonts w:asciiTheme="majorBidi" w:eastAsia="Times New Roman" w:hAnsiTheme="majorBidi" w:cstheme="majorBidi"/>
            <w:color w:val="000000" w:themeColor="text1"/>
            <w:lang w:val="en-GB"/>
          </w:rPr>
          <w:t xml:space="preserve">other </w:t>
        </w:r>
      </w:ins>
      <w:r w:rsidRPr="00F31509">
        <w:rPr>
          <w:rFonts w:asciiTheme="majorBidi" w:eastAsia="Times New Roman" w:hAnsiTheme="majorBidi" w:cstheme="majorBidi"/>
          <w:color w:val="000000" w:themeColor="text1"/>
          <w:lang w:val="en-GB"/>
        </w:rPr>
        <w:t xml:space="preserve">primary products. </w:t>
      </w:r>
    </w:p>
    <w:p w14:paraId="5FD8E798" w14:textId="510F32A3" w:rsidR="004F65E4" w:rsidRPr="00F31509" w:rsidRDefault="004F65E4" w:rsidP="004F65E4">
      <w:pPr>
        <w:jc w:val="both"/>
        <w:rPr>
          <w:rFonts w:asciiTheme="majorBidi" w:hAnsiTheme="majorBidi" w:cstheme="majorBidi"/>
          <w:color w:val="000000" w:themeColor="text1"/>
          <w:szCs w:val="24"/>
          <w:lang w:val="en-GB"/>
        </w:rPr>
      </w:pPr>
      <w:del w:id="5442" w:author="Jane Shaw" w:date="2015-10-21T19:55:00Z">
        <w:r w:rsidRPr="00F31509" w:rsidDel="00445256">
          <w:rPr>
            <w:rFonts w:asciiTheme="majorBidi" w:eastAsia="Times New Roman" w:hAnsiTheme="majorBidi" w:cstheme="majorBidi"/>
            <w:color w:val="000000" w:themeColor="text1"/>
            <w:lang w:val="en-GB"/>
          </w:rPr>
          <w:delText xml:space="preserve">Given the fact that </w:delText>
        </w:r>
      </w:del>
      <w:ins w:id="5443" w:author="Jane Shaw" w:date="2015-10-21T19:55:00Z">
        <w:r w:rsidR="00445256">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all variables of the balance (</w:t>
      </w:r>
      <w:del w:id="5444" w:author="Jane Shaw" w:date="2015-10-22T12:53:00Z">
        <w:r w:rsidRPr="00F31509" w:rsidDel="008A0701">
          <w:rPr>
            <w:rFonts w:asciiTheme="majorBidi" w:eastAsia="Times New Roman" w:hAnsiTheme="majorBidi" w:cstheme="majorBidi"/>
            <w:color w:val="000000" w:themeColor="text1"/>
            <w:lang w:val="en-GB"/>
          </w:rPr>
          <w:delText xml:space="preserve">bar </w:delText>
        </w:r>
      </w:del>
      <w:ins w:id="5445" w:author="Jane Shaw" w:date="2015-10-22T12:53:00Z">
        <w:r w:rsidR="008A0701">
          <w:rPr>
            <w:rFonts w:asciiTheme="majorBidi" w:eastAsia="Times New Roman" w:hAnsiTheme="majorBidi" w:cstheme="majorBidi"/>
            <w:color w:val="000000" w:themeColor="text1"/>
            <w:lang w:val="en-GB"/>
          </w:rPr>
          <w:t xml:space="preserve">apart from </w:t>
        </w:r>
      </w:ins>
      <w:r w:rsidRPr="00F31509">
        <w:rPr>
          <w:rFonts w:asciiTheme="majorBidi" w:eastAsia="Times New Roman" w:hAnsiTheme="majorBidi" w:cstheme="majorBidi"/>
          <w:color w:val="000000" w:themeColor="text1"/>
          <w:lang w:val="en-GB"/>
        </w:rPr>
        <w:t xml:space="preserve">production) </w:t>
      </w:r>
      <w:del w:id="5446" w:author="Jane Shaw" w:date="2015-10-21T19:56:00Z">
        <w:r w:rsidRPr="00F31509" w:rsidDel="00445256">
          <w:rPr>
            <w:rFonts w:asciiTheme="majorBidi" w:eastAsia="Times New Roman" w:hAnsiTheme="majorBidi" w:cstheme="majorBidi"/>
            <w:color w:val="000000" w:themeColor="text1"/>
            <w:lang w:val="en-GB"/>
          </w:rPr>
          <w:delText xml:space="preserve">occur in practice in </w:delText>
        </w:r>
      </w:del>
      <w:ins w:id="5447" w:author="Jane Shaw" w:date="2015-10-21T19:56:00Z">
        <w:r w:rsidR="00445256">
          <w:rPr>
            <w:rFonts w:asciiTheme="majorBidi" w:eastAsia="Times New Roman" w:hAnsiTheme="majorBidi" w:cstheme="majorBidi"/>
            <w:color w:val="000000" w:themeColor="text1"/>
            <w:lang w:val="en-GB"/>
          </w:rPr>
          <w:t xml:space="preserve">refer to </w:t>
        </w:r>
      </w:ins>
      <w:r w:rsidRPr="00F31509">
        <w:rPr>
          <w:rFonts w:asciiTheme="majorBidi" w:eastAsia="Times New Roman" w:hAnsiTheme="majorBidi" w:cstheme="majorBidi"/>
          <w:color w:val="000000" w:themeColor="text1"/>
          <w:lang w:val="en-GB"/>
        </w:rPr>
        <w:t>forms other than the</w:t>
      </w:r>
      <w:del w:id="5448" w:author="Jane Shaw" w:date="2015-10-21T19:56:00Z">
        <w:r w:rsidRPr="00F31509" w:rsidDel="00445256">
          <w:rPr>
            <w:rFonts w:asciiTheme="majorBidi" w:eastAsia="Times New Roman" w:hAnsiTheme="majorBidi" w:cstheme="majorBidi"/>
            <w:color w:val="000000" w:themeColor="text1"/>
            <w:lang w:val="en-GB"/>
          </w:rPr>
          <w:delText>ir</w:delText>
        </w:r>
      </w:del>
      <w:r w:rsidRPr="00F31509">
        <w:rPr>
          <w:rFonts w:asciiTheme="majorBidi" w:eastAsia="Times New Roman" w:hAnsiTheme="majorBidi" w:cstheme="majorBidi"/>
          <w:color w:val="000000" w:themeColor="text1"/>
          <w:lang w:val="en-GB"/>
        </w:rPr>
        <w:t xml:space="preserve"> primary form, </w:t>
      </w:r>
      <w:ins w:id="5449" w:author="Jane Shaw" w:date="2015-11-07T19:02:00Z">
        <w:r w:rsidR="00956FB6">
          <w:rPr>
            <w:rFonts w:asciiTheme="majorBidi" w:eastAsia="Times New Roman" w:hAnsiTheme="majorBidi" w:cstheme="majorBidi"/>
            <w:color w:val="000000" w:themeColor="text1"/>
            <w:lang w:val="en-GB"/>
          </w:rPr>
          <w:t xml:space="preserve">they </w:t>
        </w:r>
      </w:ins>
      <w:r w:rsidRPr="00F31509">
        <w:rPr>
          <w:rFonts w:asciiTheme="majorBidi" w:eastAsia="Times New Roman" w:hAnsiTheme="majorBidi" w:cstheme="majorBidi"/>
          <w:color w:val="000000" w:themeColor="text1"/>
          <w:lang w:val="en-GB"/>
        </w:rPr>
        <w:t xml:space="preserve">all </w:t>
      </w:r>
      <w:del w:id="5450" w:author="Jane Shaw" w:date="2015-11-07T19:02:00Z">
        <w:r w:rsidRPr="00F31509" w:rsidDel="00956FB6">
          <w:rPr>
            <w:rFonts w:asciiTheme="majorBidi" w:eastAsia="Times New Roman" w:hAnsiTheme="majorBidi" w:cstheme="majorBidi"/>
            <w:color w:val="000000" w:themeColor="text1"/>
            <w:lang w:val="en-GB"/>
          </w:rPr>
          <w:delText xml:space="preserve">variables </w:delText>
        </w:r>
      </w:del>
      <w:r w:rsidRPr="00F31509">
        <w:rPr>
          <w:rFonts w:asciiTheme="majorBidi" w:eastAsia="Times New Roman" w:hAnsiTheme="majorBidi" w:cstheme="majorBidi"/>
          <w:color w:val="000000" w:themeColor="text1"/>
          <w:lang w:val="en-GB"/>
        </w:rPr>
        <w:t xml:space="preserve">need to be converted back to primary equivalents. This allows comparisons </w:t>
      </w:r>
      <w:del w:id="5451" w:author="Jane Shaw" w:date="2015-11-07T19:02:00Z">
        <w:r w:rsidRPr="00F31509" w:rsidDel="00956FB6">
          <w:rPr>
            <w:rFonts w:asciiTheme="majorBidi" w:eastAsia="Times New Roman" w:hAnsiTheme="majorBidi" w:cstheme="majorBidi"/>
            <w:color w:val="000000" w:themeColor="text1"/>
            <w:lang w:val="en-GB"/>
          </w:rPr>
          <w:delText xml:space="preserve">of </w:delText>
        </w:r>
      </w:del>
      <w:ins w:id="5452" w:author="Jane Shaw" w:date="2015-11-07T19:02:00Z">
        <w:r w:rsidR="00956FB6">
          <w:rPr>
            <w:rFonts w:asciiTheme="majorBidi" w:eastAsia="Times New Roman" w:hAnsiTheme="majorBidi" w:cstheme="majorBidi"/>
            <w:color w:val="000000" w:themeColor="text1"/>
            <w:lang w:val="en-GB"/>
          </w:rPr>
          <w:t xml:space="preserve">among </w:t>
        </w:r>
      </w:ins>
      <w:r w:rsidRPr="00F31509">
        <w:rPr>
          <w:rFonts w:asciiTheme="majorBidi" w:eastAsia="Times New Roman" w:hAnsiTheme="majorBidi" w:cstheme="majorBidi"/>
          <w:color w:val="000000" w:themeColor="text1"/>
          <w:lang w:val="en-GB"/>
        </w:rPr>
        <w:t>the various variables</w:t>
      </w:r>
      <w:del w:id="5453" w:author="Jane Shaw" w:date="2015-11-07T19:02:00Z">
        <w:r w:rsidRPr="00F31509" w:rsidDel="00956FB6">
          <w:rPr>
            <w:rFonts w:asciiTheme="majorBidi" w:eastAsia="Times New Roman" w:hAnsiTheme="majorBidi" w:cstheme="majorBidi"/>
            <w:color w:val="000000" w:themeColor="text1"/>
            <w:lang w:val="en-GB"/>
          </w:rPr>
          <w:delText xml:space="preserve"> with each other</w:delText>
        </w:r>
      </w:del>
      <w:r w:rsidRPr="00F31509">
        <w:rPr>
          <w:rFonts w:asciiTheme="majorBidi" w:eastAsia="Times New Roman" w:hAnsiTheme="majorBidi" w:cstheme="majorBidi"/>
          <w:color w:val="000000" w:themeColor="text1"/>
          <w:lang w:val="en-GB"/>
        </w:rPr>
        <w:t>, and eventually the</w:t>
      </w:r>
      <w:ins w:id="5454" w:author="Jane Shaw" w:date="2015-10-21T19:56:00Z">
        <w:r w:rsidR="00445256">
          <w:rPr>
            <w:rFonts w:asciiTheme="majorBidi" w:eastAsia="Times New Roman" w:hAnsiTheme="majorBidi" w:cstheme="majorBidi"/>
            <w:color w:val="000000" w:themeColor="text1"/>
            <w:lang w:val="en-GB"/>
          </w:rPr>
          <w:t>ir</w:t>
        </w:r>
      </w:ins>
      <w:r w:rsidRPr="00F31509">
        <w:rPr>
          <w:rFonts w:asciiTheme="majorBidi" w:eastAsia="Times New Roman" w:hAnsiTheme="majorBidi" w:cstheme="majorBidi"/>
          <w:color w:val="000000" w:themeColor="text1"/>
          <w:lang w:val="en-GB"/>
        </w:rPr>
        <w:t xml:space="preserve"> union </w:t>
      </w:r>
      <w:del w:id="5455" w:author="Jane Shaw" w:date="2015-10-21T19:56:00Z">
        <w:r w:rsidRPr="00F31509" w:rsidDel="00445256">
          <w:rPr>
            <w:rFonts w:asciiTheme="majorBidi" w:eastAsia="Times New Roman" w:hAnsiTheme="majorBidi" w:cstheme="majorBidi"/>
            <w:color w:val="000000" w:themeColor="text1"/>
            <w:lang w:val="en-GB"/>
          </w:rPr>
          <w:delText xml:space="preserve">of them together </w:delText>
        </w:r>
      </w:del>
      <w:r w:rsidRPr="00F31509">
        <w:rPr>
          <w:rFonts w:asciiTheme="majorBidi" w:eastAsia="Times New Roman" w:hAnsiTheme="majorBidi" w:cstheme="majorBidi"/>
          <w:color w:val="000000" w:themeColor="text1"/>
          <w:lang w:val="en-GB"/>
        </w:rPr>
        <w:t>in</w:t>
      </w:r>
      <w:del w:id="5456" w:author="Jane Shaw" w:date="2015-10-21T19:57:00Z">
        <w:r w:rsidRPr="00F31509" w:rsidDel="00445256">
          <w:rPr>
            <w:rFonts w:asciiTheme="majorBidi" w:eastAsia="Times New Roman" w:hAnsiTheme="majorBidi" w:cstheme="majorBidi"/>
            <w:color w:val="000000" w:themeColor="text1"/>
            <w:lang w:val="en-GB"/>
          </w:rPr>
          <w:delText>to</w:delText>
        </w:r>
      </w:del>
      <w:r w:rsidRPr="00F31509">
        <w:rPr>
          <w:rFonts w:asciiTheme="majorBidi" w:eastAsia="Times New Roman" w:hAnsiTheme="majorBidi" w:cstheme="majorBidi"/>
          <w:color w:val="000000" w:themeColor="text1"/>
          <w:lang w:val="en-GB"/>
        </w:rPr>
        <w:t xml:space="preserve"> a balance</w:t>
      </w:r>
      <w:ins w:id="5457" w:author="Jane Shaw" w:date="2015-11-07T19:02:00Z">
        <w:r w:rsidR="00956FB6">
          <w:rPr>
            <w:rFonts w:asciiTheme="majorBidi" w:eastAsia="Times New Roman" w:hAnsiTheme="majorBidi" w:cstheme="majorBidi"/>
            <w:color w:val="000000" w:themeColor="text1"/>
            <w:lang w:val="en-GB"/>
          </w:rPr>
          <w:t xml:space="preserve"> –</w:t>
        </w:r>
      </w:ins>
      <w:del w:id="5458" w:author="Jane Shaw" w:date="2015-11-07T19:02:00Z">
        <w:r w:rsidRPr="00F31509" w:rsidDel="00956FB6">
          <w:rPr>
            <w:rFonts w:asciiTheme="majorBidi" w:eastAsia="Times New Roman" w:hAnsiTheme="majorBidi" w:cstheme="majorBidi"/>
            <w:color w:val="000000" w:themeColor="text1"/>
            <w:lang w:val="en-GB"/>
          </w:rPr>
          <w:delText xml:space="preserve">. </w:delText>
        </w:r>
      </w:del>
      <w:ins w:id="5459" w:author="Jane Shaw" w:date="2015-11-07T19:02:00Z">
        <w:r w:rsidR="00956FB6">
          <w:rPr>
            <w:rFonts w:asciiTheme="majorBidi" w:eastAsia="Times New Roman" w:hAnsiTheme="majorBidi" w:cstheme="majorBidi"/>
            <w:color w:val="000000" w:themeColor="text1"/>
            <w:lang w:val="en-GB"/>
          </w:rPr>
          <w:t xml:space="preserve"> </w:t>
        </w:r>
      </w:ins>
      <w:del w:id="5460" w:author="Jane Shaw" w:date="2015-11-07T19:02:00Z">
        <w:r w:rsidR="00C84C98" w:rsidRPr="00F31509" w:rsidDel="00956FB6">
          <w:rPr>
            <w:rFonts w:asciiTheme="majorBidi" w:eastAsia="Times New Roman" w:hAnsiTheme="majorBidi" w:cstheme="majorBidi"/>
            <w:color w:val="000000" w:themeColor="text1"/>
            <w:lang w:val="en-GB"/>
          </w:rPr>
          <w:delText>Put d</w:delText>
        </w:r>
        <w:r w:rsidRPr="00F31509" w:rsidDel="00956FB6">
          <w:rPr>
            <w:rFonts w:asciiTheme="majorBidi" w:eastAsia="Times New Roman" w:hAnsiTheme="majorBidi" w:cstheme="majorBidi"/>
            <w:color w:val="000000" w:themeColor="text1"/>
            <w:lang w:val="en-GB"/>
          </w:rPr>
          <w:delText xml:space="preserve">ifferently, </w:delText>
        </w:r>
      </w:del>
      <w:r w:rsidRPr="00F31509">
        <w:rPr>
          <w:rFonts w:asciiTheme="majorBidi" w:eastAsia="Times New Roman" w:hAnsiTheme="majorBidi" w:cstheme="majorBidi"/>
          <w:color w:val="000000" w:themeColor="text1"/>
          <w:lang w:val="en-GB"/>
        </w:rPr>
        <w:t xml:space="preserve">only </w:t>
      </w:r>
      <w:del w:id="5461" w:author="Jane Shaw" w:date="2015-10-21T19:57:00Z">
        <w:r w:rsidRPr="00F31509" w:rsidDel="00445256">
          <w:rPr>
            <w:rFonts w:asciiTheme="majorBidi" w:eastAsia="Times New Roman" w:hAnsiTheme="majorBidi" w:cstheme="majorBidi"/>
            <w:color w:val="000000" w:themeColor="text1"/>
            <w:lang w:val="en-GB"/>
          </w:rPr>
          <w:delText xml:space="preserve">if </w:delText>
        </w:r>
      </w:del>
      <w:ins w:id="5462" w:author="Jane Shaw" w:date="2015-10-21T19:57:00Z">
        <w:r w:rsidR="00445256">
          <w:rPr>
            <w:rFonts w:asciiTheme="majorBidi" w:eastAsia="Times New Roman" w:hAnsiTheme="majorBidi" w:cstheme="majorBidi"/>
            <w:color w:val="000000" w:themeColor="text1"/>
            <w:lang w:val="en-GB"/>
          </w:rPr>
          <w:t xml:space="preserve">when </w:t>
        </w:r>
      </w:ins>
      <w:r w:rsidRPr="00F31509">
        <w:rPr>
          <w:rFonts w:asciiTheme="majorBidi" w:eastAsia="Times New Roman" w:hAnsiTheme="majorBidi" w:cstheme="majorBidi"/>
          <w:color w:val="000000" w:themeColor="text1"/>
          <w:lang w:val="en-GB"/>
        </w:rPr>
        <w:t xml:space="preserve">all elements are expressed </w:t>
      </w:r>
      <w:del w:id="5463" w:author="Jane Shaw" w:date="2015-10-21T19:57:00Z">
        <w:r w:rsidRPr="00F31509" w:rsidDel="00445256">
          <w:rPr>
            <w:rFonts w:asciiTheme="majorBidi" w:eastAsia="Times New Roman" w:hAnsiTheme="majorBidi" w:cstheme="majorBidi"/>
            <w:color w:val="000000" w:themeColor="text1"/>
            <w:lang w:val="en-GB"/>
          </w:rPr>
          <w:delText xml:space="preserve">using </w:delText>
        </w:r>
      </w:del>
      <w:ins w:id="5464" w:author="Jane Shaw" w:date="2015-10-21T19:57:00Z">
        <w:r w:rsidR="00445256">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a common denominator can they be added up in the FBS balance. To this end, </w:t>
      </w:r>
      <w:del w:id="5465" w:author="Jane Shaw" w:date="2015-10-21T19:57:00Z">
        <w:r w:rsidRPr="00F31509" w:rsidDel="00445256">
          <w:rPr>
            <w:rFonts w:asciiTheme="majorBidi" w:eastAsia="Times New Roman" w:hAnsiTheme="majorBidi" w:cstheme="majorBidi"/>
            <w:color w:val="000000" w:themeColor="text1"/>
            <w:lang w:val="en-GB"/>
          </w:rPr>
          <w:delText xml:space="preserve">the FAO Statistics Division </w:delText>
        </w:r>
      </w:del>
      <w:ins w:id="5466" w:author="Jane Shaw" w:date="2015-10-21T19:57:00Z">
        <w:r w:rsidR="00445256">
          <w:rPr>
            <w:rFonts w:asciiTheme="majorBidi" w:eastAsia="Times New Roman" w:hAnsiTheme="majorBidi" w:cstheme="majorBidi"/>
            <w:color w:val="000000" w:themeColor="text1"/>
            <w:lang w:val="en-GB"/>
          </w:rPr>
          <w:t xml:space="preserve">ESS </w:t>
        </w:r>
      </w:ins>
      <w:r w:rsidRPr="00F31509">
        <w:rPr>
          <w:rFonts w:asciiTheme="majorBidi" w:eastAsia="Times New Roman" w:hAnsiTheme="majorBidi" w:cstheme="majorBidi"/>
          <w:color w:val="000000" w:themeColor="text1"/>
          <w:lang w:val="en-GB"/>
        </w:rPr>
        <w:t xml:space="preserve">has developed a process known as “standardization”, which is analogous to </w:t>
      </w:r>
      <w:ins w:id="5467" w:author="Jane Shaw" w:date="2015-10-21T19:57:00Z">
        <w:r w:rsidR="00445256">
          <w:rPr>
            <w:rFonts w:asciiTheme="majorBidi" w:eastAsia="Times New Roman" w:hAnsiTheme="majorBidi" w:cstheme="majorBidi"/>
            <w:color w:val="000000" w:themeColor="text1"/>
            <w:lang w:val="en-GB"/>
          </w:rPr>
          <w:t>the</w:t>
        </w:r>
      </w:ins>
      <w:del w:id="5468" w:author="Jane Shaw" w:date="2015-10-21T19:57:00Z">
        <w:r w:rsidRPr="00F31509" w:rsidDel="00445256">
          <w:rPr>
            <w:rFonts w:asciiTheme="majorBidi" w:eastAsia="Times New Roman" w:hAnsiTheme="majorBidi" w:cstheme="majorBidi"/>
            <w:color w:val="000000" w:themeColor="text1"/>
            <w:lang w:val="en-GB"/>
          </w:rPr>
          <w:delText>a</w:delText>
        </w:r>
      </w:del>
      <w:r w:rsidRPr="00F31509">
        <w:rPr>
          <w:rFonts w:asciiTheme="majorBidi" w:eastAsia="Times New Roman" w:hAnsiTheme="majorBidi" w:cstheme="majorBidi"/>
          <w:color w:val="000000" w:themeColor="text1"/>
          <w:lang w:val="en-GB"/>
        </w:rPr>
        <w:t xml:space="preserve"> process of creating a common denominator that allows processed products to be added up and expressed in their primary product equivalents. The different processing steps in the food chain create many processed products</w:t>
      </w:r>
      <w:ins w:id="5469" w:author="Jane Shaw" w:date="2015-10-21T19:58:00Z">
        <w:r w:rsidR="00796CC3">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which all need to be “rolled</w:t>
      </w:r>
      <w:ins w:id="5470" w:author="Jane Shaw" w:date="2015-10-21T19:58:00Z">
        <w:r w:rsidR="00796CC3">
          <w:rPr>
            <w:rFonts w:asciiTheme="majorBidi" w:eastAsia="Times New Roman" w:hAnsiTheme="majorBidi" w:cstheme="majorBidi"/>
            <w:color w:val="000000" w:themeColor="text1"/>
            <w:lang w:val="en-GB"/>
          </w:rPr>
          <w:t xml:space="preserve"> </w:t>
        </w:r>
      </w:ins>
      <w:del w:id="5471" w:author="Jane Shaw" w:date="2015-10-21T19:58:00Z">
        <w:r w:rsidRPr="00F31509" w:rsidDel="00796CC3">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up” into their primary equivalents. Supply and use of these processed products are also put into balances, </w:t>
      </w:r>
      <w:del w:id="5472" w:author="Jane Shaw" w:date="2015-10-21T19:58:00Z">
        <w:r w:rsidRPr="00F31509" w:rsidDel="00796CC3">
          <w:rPr>
            <w:rFonts w:asciiTheme="majorBidi" w:eastAsia="Times New Roman" w:hAnsiTheme="majorBidi" w:cstheme="majorBidi"/>
            <w:color w:val="000000" w:themeColor="text1"/>
            <w:lang w:val="en-GB"/>
          </w:rPr>
          <w:delText xml:space="preserve">which are here </w:delText>
        </w:r>
      </w:del>
      <w:r w:rsidRPr="00F31509">
        <w:rPr>
          <w:rFonts w:asciiTheme="majorBidi" w:eastAsia="Times New Roman" w:hAnsiTheme="majorBidi" w:cstheme="majorBidi"/>
          <w:color w:val="000000" w:themeColor="text1"/>
          <w:lang w:val="en-GB"/>
        </w:rPr>
        <w:t xml:space="preserve">referred to as </w:t>
      </w:r>
      <w:ins w:id="5473" w:author="Jane Shaw" w:date="2015-10-21T19:58:00Z">
        <w:r w:rsidR="00796CC3">
          <w:rPr>
            <w:rFonts w:asciiTheme="majorBidi" w:eastAsia="Times New Roman" w:hAnsiTheme="majorBidi" w:cstheme="majorBidi"/>
            <w:color w:val="000000" w:themeColor="text1"/>
            <w:lang w:val="en-GB"/>
          </w:rPr>
          <w:t>“</w:t>
        </w:r>
      </w:ins>
      <w:r w:rsidR="00796CC3" w:rsidRPr="00F31509">
        <w:rPr>
          <w:rFonts w:asciiTheme="majorBidi" w:eastAsia="Times New Roman" w:hAnsiTheme="majorBidi" w:cstheme="majorBidi"/>
          <w:color w:val="000000" w:themeColor="text1"/>
          <w:lang w:val="en-GB"/>
        </w:rPr>
        <w:t>supply utilization accounts</w:t>
      </w:r>
      <w:ins w:id="5474" w:author="Jane Shaw" w:date="2015-10-21T19:58:00Z">
        <w:r w:rsidR="00796CC3">
          <w:rPr>
            <w:rFonts w:asciiTheme="majorBidi" w:eastAsia="Times New Roman" w:hAnsiTheme="majorBidi" w:cstheme="majorBidi"/>
            <w:color w:val="000000" w:themeColor="text1"/>
            <w:lang w:val="en-GB"/>
          </w:rPr>
          <w:t>”</w:t>
        </w:r>
      </w:ins>
      <w:r w:rsidR="00796CC3"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(SUAs)</w:t>
      </w:r>
      <w:del w:id="5475" w:author="Jane Shaw" w:date="2015-10-21T19:58:00Z">
        <w:r w:rsidRPr="00F31509" w:rsidDel="00796CC3">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476" w:author="Jane Shaw" w:date="2015-10-21T19:58:00Z">
        <w:r w:rsidRPr="00F31509" w:rsidDel="00796CC3">
          <w:rPr>
            <w:rFonts w:asciiTheme="majorBidi" w:eastAsia="Times New Roman" w:hAnsiTheme="majorBidi" w:cstheme="majorBidi"/>
            <w:color w:val="000000" w:themeColor="text1"/>
            <w:lang w:val="en-GB"/>
          </w:rPr>
          <w:delText xml:space="preserve">at least </w:delText>
        </w:r>
      </w:del>
      <w:r w:rsidRPr="00F31509">
        <w:rPr>
          <w:rFonts w:asciiTheme="majorBidi" w:eastAsia="Times New Roman" w:hAnsiTheme="majorBidi" w:cstheme="majorBidi"/>
          <w:color w:val="000000" w:themeColor="text1"/>
          <w:lang w:val="en-GB"/>
        </w:rPr>
        <w:t xml:space="preserve">by </w:t>
      </w:r>
      <w:del w:id="5477" w:author="Jane Shaw" w:date="2015-10-21T19:58:00Z">
        <w:r w:rsidRPr="00F31509" w:rsidDel="00796CC3">
          <w:rPr>
            <w:rFonts w:asciiTheme="majorBidi" w:eastAsia="Times New Roman" w:hAnsiTheme="majorBidi" w:cstheme="majorBidi"/>
            <w:color w:val="000000" w:themeColor="text1"/>
            <w:lang w:val="en-GB"/>
          </w:rPr>
          <w:delText>the FAO Statistics Division</w:delText>
        </w:r>
      </w:del>
      <w:ins w:id="5478" w:author="Jane Shaw" w:date="2015-10-21T19:58:00Z">
        <w:r w:rsidR="00796CC3">
          <w:rPr>
            <w:rFonts w:asciiTheme="majorBidi" w:eastAsia="Times New Roman" w:hAnsiTheme="majorBidi" w:cstheme="majorBidi"/>
            <w:color w:val="000000" w:themeColor="text1"/>
            <w:lang w:val="en-GB"/>
          </w:rPr>
          <w:t>ESS</w:t>
        </w:r>
      </w:ins>
      <w:r w:rsidRPr="00F31509">
        <w:rPr>
          <w:rFonts w:asciiTheme="majorBidi" w:eastAsia="Times New Roman" w:hAnsiTheme="majorBidi" w:cstheme="majorBidi"/>
          <w:color w:val="000000" w:themeColor="text1"/>
          <w:lang w:val="en-GB"/>
        </w:rPr>
        <w:t>. Even if the naming convention reflects tradition rather than statistical or economic rationale, it has been maintained here for the sake of simplicity and continuity.</w:t>
      </w:r>
    </w:p>
    <w:p w14:paraId="1F39AA68" w14:textId="68DAE333"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w:t>
      </w:r>
      <w:del w:id="5479" w:author="Jane Shaw" w:date="2015-10-21T19:59:00Z">
        <w:r w:rsidRPr="00F31509" w:rsidDel="00796CC3">
          <w:rPr>
            <w:rFonts w:asciiTheme="majorBidi" w:hAnsiTheme="majorBidi" w:cstheme="majorBidi"/>
            <w:color w:val="000000" w:themeColor="text1"/>
            <w:szCs w:val="24"/>
            <w:lang w:val="en-GB"/>
          </w:rPr>
          <w:delText xml:space="preserve">has </w:delText>
        </w:r>
      </w:del>
      <w:r w:rsidRPr="00F31509">
        <w:rPr>
          <w:rFonts w:asciiTheme="majorBidi" w:hAnsiTheme="majorBidi" w:cstheme="majorBidi"/>
          <w:color w:val="000000" w:themeColor="text1"/>
          <w:szCs w:val="24"/>
          <w:lang w:val="en-GB"/>
        </w:rPr>
        <w:t>adopt</w:t>
      </w:r>
      <w:ins w:id="5480" w:author="Jane Shaw" w:date="2015-10-21T19:59:00Z">
        <w:r w:rsidR="00796CC3">
          <w:rPr>
            <w:rFonts w:asciiTheme="majorBidi" w:hAnsiTheme="majorBidi" w:cstheme="majorBidi"/>
            <w:color w:val="000000" w:themeColor="text1"/>
            <w:szCs w:val="24"/>
            <w:lang w:val="en-GB"/>
          </w:rPr>
          <w:t>s</w:t>
        </w:r>
      </w:ins>
      <w:del w:id="5481" w:author="Jane Shaw" w:date="2015-10-21T19:59:00Z">
        <w:r w:rsidRPr="00F31509" w:rsidDel="00796CC3">
          <w:rPr>
            <w:rFonts w:asciiTheme="majorBidi" w:hAnsiTheme="majorBidi" w:cstheme="majorBidi"/>
            <w:color w:val="000000" w:themeColor="text1"/>
            <w:szCs w:val="24"/>
            <w:lang w:val="en-GB"/>
          </w:rPr>
          <w:delText>ed</w:delText>
        </w:r>
      </w:del>
      <w:r w:rsidRPr="00F31509">
        <w:rPr>
          <w:rFonts w:asciiTheme="majorBidi" w:hAnsiTheme="majorBidi" w:cstheme="majorBidi"/>
          <w:color w:val="000000" w:themeColor="text1"/>
          <w:szCs w:val="24"/>
          <w:lang w:val="en-GB"/>
        </w:rPr>
        <w:t xml:space="preserve"> the standardization method of the previous method in principle. It largely maintains existing processing streams and thus the same commodity tree structure. </w:t>
      </w:r>
      <w:ins w:id="5482" w:author="Jane Shaw" w:date="2015-11-07T19:03:00Z">
        <w:r w:rsidR="00956FB6">
          <w:rPr>
            <w:rFonts w:asciiTheme="majorBidi" w:hAnsiTheme="majorBidi" w:cstheme="majorBidi"/>
            <w:color w:val="000000" w:themeColor="text1"/>
            <w:szCs w:val="24"/>
            <w:lang w:val="en-GB"/>
          </w:rPr>
          <w:t xml:space="preserve">However, </w:t>
        </w:r>
      </w:ins>
      <w:r w:rsidR="00956FB6"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standardization programmes have been re</w:t>
      </w:r>
      <w:del w:id="5483" w:author="Jane Shaw" w:date="2015-10-21T19:59:00Z">
        <w:r w:rsidRPr="00F31509" w:rsidDel="00796CC3">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written in the R language and </w:t>
      </w:r>
      <w:del w:id="5484" w:author="Jane Shaw" w:date="2015-10-21T19:59:00Z">
        <w:r w:rsidRPr="00F31509" w:rsidDel="00796CC3">
          <w:rPr>
            <w:rFonts w:asciiTheme="majorBidi" w:hAnsiTheme="majorBidi" w:cstheme="majorBidi"/>
            <w:color w:val="000000" w:themeColor="text1"/>
            <w:szCs w:val="24"/>
            <w:lang w:val="en-GB"/>
          </w:rPr>
          <w:delText xml:space="preserve">a number of </w:delText>
        </w:r>
      </w:del>
      <w:r w:rsidRPr="00F31509">
        <w:rPr>
          <w:rFonts w:asciiTheme="majorBidi" w:hAnsiTheme="majorBidi" w:cstheme="majorBidi"/>
          <w:color w:val="000000" w:themeColor="text1"/>
          <w:szCs w:val="24"/>
          <w:lang w:val="en-GB"/>
        </w:rPr>
        <w:t xml:space="preserve">problems have been addressed in this process. Important changes have also been </w:t>
      </w:r>
      <w:del w:id="5485" w:author="Jane Shaw" w:date="2015-10-21T19:59:00Z">
        <w:r w:rsidRPr="00F31509" w:rsidDel="00796CC3">
          <w:rPr>
            <w:rFonts w:asciiTheme="majorBidi" w:hAnsiTheme="majorBidi" w:cstheme="majorBidi"/>
            <w:color w:val="000000" w:themeColor="text1"/>
            <w:szCs w:val="24"/>
            <w:lang w:val="en-GB"/>
          </w:rPr>
          <w:delText xml:space="preserve">implemented in </w:delText>
        </w:r>
      </w:del>
      <w:ins w:id="5486" w:author="Jane Shaw" w:date="2015-10-21T19:59:00Z">
        <w:r w:rsidR="00796CC3">
          <w:rPr>
            <w:rFonts w:asciiTheme="majorBidi" w:hAnsiTheme="majorBidi" w:cstheme="majorBidi"/>
            <w:color w:val="000000" w:themeColor="text1"/>
            <w:szCs w:val="24"/>
            <w:lang w:val="en-GB"/>
          </w:rPr>
          <w:t xml:space="preserve">made to </w:t>
        </w:r>
      </w:ins>
      <w:r w:rsidRPr="00F31509">
        <w:rPr>
          <w:rFonts w:asciiTheme="majorBidi" w:hAnsiTheme="majorBidi" w:cstheme="majorBidi"/>
          <w:color w:val="000000" w:themeColor="text1"/>
          <w:szCs w:val="24"/>
          <w:lang w:val="en-GB"/>
        </w:rPr>
        <w:t xml:space="preserve">the parameters that link </w:t>
      </w:r>
      <w:del w:id="5487" w:author="Jane Shaw" w:date="2015-10-21T20:00:00Z">
        <w:r w:rsidRPr="00F31509" w:rsidDel="00796CC3">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processing levels, notably the </w:t>
      </w:r>
      <w:del w:id="5488" w:author="Jane Shaw" w:date="2015-10-21T20:00:00Z">
        <w:r w:rsidRPr="00F31509" w:rsidDel="00796CC3">
          <w:rPr>
            <w:rFonts w:asciiTheme="majorBidi" w:hAnsiTheme="majorBidi" w:cstheme="majorBidi"/>
            <w:color w:val="000000" w:themeColor="text1"/>
            <w:szCs w:val="24"/>
            <w:lang w:val="en-GB"/>
          </w:rPr>
          <w:delText xml:space="preserve">so-called </w:delText>
        </w:r>
      </w:del>
      <w:r w:rsidRPr="00F31509">
        <w:rPr>
          <w:rFonts w:asciiTheme="majorBidi" w:hAnsiTheme="majorBidi" w:cstheme="majorBidi"/>
          <w:color w:val="000000" w:themeColor="text1"/>
          <w:szCs w:val="24"/>
          <w:lang w:val="en-GB"/>
        </w:rPr>
        <w:t xml:space="preserve">extraction rates. The same holds for other parameters, such as nutrient conversion factors and shares of uses (splitting </w:t>
      </w:r>
      <w:ins w:id="5489" w:author="Jane Shaw" w:date="2015-10-21T20:00:00Z">
        <w:r w:rsidR="00796CC3">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utilization side).</w:t>
      </w:r>
      <w:r w:rsidR="008568EC">
        <w:rPr>
          <w:rFonts w:asciiTheme="majorBidi" w:hAnsiTheme="majorBidi" w:cstheme="majorBidi"/>
          <w:color w:val="000000" w:themeColor="text1"/>
          <w:szCs w:val="24"/>
          <w:lang w:val="en-GB"/>
        </w:rPr>
        <w:t xml:space="preserve"> </w:t>
      </w:r>
      <w:del w:id="5490" w:author="Jane Shaw" w:date="2015-10-21T20:00:00Z">
        <w:r w:rsidR="00C80AD9" w:rsidDel="00796CC3">
          <w:rPr>
            <w:rFonts w:asciiTheme="majorBidi" w:hAnsiTheme="majorBidi" w:cstheme="majorBidi"/>
            <w:color w:val="000000" w:themeColor="text1"/>
            <w:szCs w:val="24"/>
            <w:lang w:val="en-GB"/>
          </w:rPr>
          <w:delText xml:space="preserve">Please see the section beginning on page </w:delText>
        </w:r>
        <w:r w:rsidR="003D789C" w:rsidDel="00796CC3">
          <w:rPr>
            <w:rFonts w:asciiTheme="majorBidi" w:hAnsiTheme="majorBidi" w:cstheme="majorBidi"/>
            <w:color w:val="000000" w:themeColor="text1"/>
            <w:szCs w:val="24"/>
            <w:lang w:val="en-GB"/>
          </w:rPr>
          <w:fldChar w:fldCharType="begin"/>
        </w:r>
        <w:r w:rsidR="00C80AD9" w:rsidDel="00796CC3">
          <w:rPr>
            <w:rFonts w:asciiTheme="majorBidi" w:hAnsiTheme="majorBidi" w:cstheme="majorBidi"/>
            <w:color w:val="000000" w:themeColor="text1"/>
            <w:szCs w:val="24"/>
            <w:lang w:val="en-GB"/>
          </w:rPr>
          <w:delInstrText xml:space="preserve"> PAGEREF _Ref431472589 \h </w:delInstrText>
        </w:r>
        <w:r w:rsidR="003D789C" w:rsidDel="00796CC3">
          <w:rPr>
            <w:rFonts w:asciiTheme="majorBidi" w:hAnsiTheme="majorBidi" w:cstheme="majorBidi"/>
            <w:color w:val="000000" w:themeColor="text1"/>
            <w:szCs w:val="24"/>
            <w:lang w:val="en-GB"/>
          </w:rPr>
        </w:r>
        <w:r w:rsidR="003D789C" w:rsidDel="00796CC3">
          <w:rPr>
            <w:rFonts w:asciiTheme="majorBidi" w:hAnsiTheme="majorBidi" w:cstheme="majorBidi"/>
            <w:color w:val="000000" w:themeColor="text1"/>
            <w:szCs w:val="24"/>
            <w:lang w:val="en-GB"/>
          </w:rPr>
          <w:fldChar w:fldCharType="separate"/>
        </w:r>
        <w:r w:rsidR="00E24798" w:rsidDel="00796CC3">
          <w:rPr>
            <w:rFonts w:asciiTheme="majorBidi" w:hAnsiTheme="majorBidi" w:cstheme="majorBidi"/>
            <w:noProof/>
            <w:color w:val="000000" w:themeColor="text1"/>
            <w:szCs w:val="24"/>
            <w:lang w:val="en-GB"/>
          </w:rPr>
          <w:delText>89</w:delText>
        </w:r>
        <w:r w:rsidR="003D789C" w:rsidDel="00796CC3">
          <w:rPr>
            <w:rFonts w:asciiTheme="majorBidi" w:hAnsiTheme="majorBidi" w:cstheme="majorBidi"/>
            <w:color w:val="000000" w:themeColor="text1"/>
            <w:szCs w:val="24"/>
            <w:lang w:val="en-GB"/>
          </w:rPr>
          <w:fldChar w:fldCharType="end"/>
        </w:r>
        <w:r w:rsidR="00C80AD9" w:rsidDel="00796CC3">
          <w:rPr>
            <w:rFonts w:asciiTheme="majorBidi" w:hAnsiTheme="majorBidi" w:cstheme="majorBidi"/>
            <w:color w:val="000000" w:themeColor="text1"/>
            <w:szCs w:val="24"/>
            <w:lang w:val="en-GB"/>
          </w:rPr>
          <w:delText xml:space="preserve"> for </w:delText>
        </w:r>
      </w:del>
      <w:ins w:id="5491" w:author="Jane Shaw" w:date="2015-10-21T20:00:00Z">
        <w:r w:rsidR="00956FB6">
          <w:rPr>
            <w:rFonts w:asciiTheme="majorBidi" w:hAnsiTheme="majorBidi" w:cstheme="majorBidi"/>
            <w:color w:val="000000" w:themeColor="text1"/>
            <w:szCs w:val="24"/>
            <w:lang w:val="en-GB"/>
          </w:rPr>
          <w:t xml:space="preserve">Chapter </w:t>
        </w:r>
        <w:r w:rsidR="00796CC3">
          <w:rPr>
            <w:rFonts w:asciiTheme="majorBidi" w:hAnsiTheme="majorBidi" w:cstheme="majorBidi"/>
            <w:color w:val="000000" w:themeColor="text1"/>
            <w:szCs w:val="24"/>
            <w:lang w:val="en-GB"/>
          </w:rPr>
          <w:t xml:space="preserve">4 </w:t>
        </w:r>
      </w:ins>
      <w:del w:id="5492" w:author="Jane Shaw" w:date="2015-11-04T12:57:00Z">
        <w:r w:rsidR="00C80AD9" w:rsidDel="004D0419">
          <w:rPr>
            <w:rFonts w:asciiTheme="majorBidi" w:hAnsiTheme="majorBidi" w:cstheme="majorBidi"/>
            <w:color w:val="000000" w:themeColor="text1"/>
            <w:szCs w:val="24"/>
            <w:lang w:val="en-GB"/>
          </w:rPr>
          <w:delText xml:space="preserve">a </w:delText>
        </w:r>
      </w:del>
      <w:del w:id="5493" w:author="Jane Shaw" w:date="2015-10-21T20:01:00Z">
        <w:r w:rsidR="00C80AD9" w:rsidDel="00796CC3">
          <w:rPr>
            <w:rFonts w:asciiTheme="majorBidi" w:hAnsiTheme="majorBidi" w:cstheme="majorBidi"/>
            <w:color w:val="000000" w:themeColor="text1"/>
            <w:szCs w:val="24"/>
            <w:lang w:val="en-GB"/>
          </w:rPr>
          <w:delText xml:space="preserve">concrete </w:delText>
        </w:r>
      </w:del>
      <w:del w:id="5494" w:author="Jane Shaw" w:date="2015-11-04T12:57:00Z">
        <w:r w:rsidR="00C80AD9" w:rsidDel="004D0419">
          <w:rPr>
            <w:rFonts w:asciiTheme="majorBidi" w:hAnsiTheme="majorBidi" w:cstheme="majorBidi"/>
            <w:color w:val="000000" w:themeColor="text1"/>
            <w:szCs w:val="24"/>
            <w:lang w:val="en-GB"/>
          </w:rPr>
          <w:delText xml:space="preserve">description </w:delText>
        </w:r>
      </w:del>
      <w:ins w:id="5495" w:author="Jane Shaw" w:date="2015-11-04T12:57:00Z">
        <w:r w:rsidR="004D0419">
          <w:rPr>
            <w:rFonts w:asciiTheme="majorBidi" w:hAnsiTheme="majorBidi" w:cstheme="majorBidi"/>
            <w:color w:val="000000" w:themeColor="text1"/>
            <w:szCs w:val="24"/>
            <w:lang w:val="en-GB"/>
          </w:rPr>
          <w:t xml:space="preserve">describes </w:t>
        </w:r>
      </w:ins>
      <w:del w:id="5496" w:author="Jane Shaw" w:date="2015-11-04T12:57:00Z">
        <w:r w:rsidR="00C80AD9" w:rsidDel="004D0419">
          <w:rPr>
            <w:rFonts w:asciiTheme="majorBidi" w:hAnsiTheme="majorBidi" w:cstheme="majorBidi"/>
            <w:color w:val="000000" w:themeColor="text1"/>
            <w:szCs w:val="24"/>
            <w:lang w:val="en-GB"/>
          </w:rPr>
          <w:delText xml:space="preserve">of </w:delText>
        </w:r>
      </w:del>
      <w:r w:rsidR="00C80AD9">
        <w:rPr>
          <w:rFonts w:asciiTheme="majorBidi" w:hAnsiTheme="majorBidi" w:cstheme="majorBidi"/>
          <w:color w:val="000000" w:themeColor="text1"/>
          <w:szCs w:val="24"/>
          <w:lang w:val="en-GB"/>
        </w:rPr>
        <w:t>the standardization process</w:t>
      </w:r>
      <w:ins w:id="5497" w:author="Jane Shaw" w:date="2015-11-04T12:57:00Z">
        <w:r w:rsidR="004D0419">
          <w:rPr>
            <w:rFonts w:asciiTheme="majorBidi" w:hAnsiTheme="majorBidi" w:cstheme="majorBidi"/>
            <w:color w:val="000000" w:themeColor="text1"/>
            <w:szCs w:val="24"/>
            <w:lang w:val="en-GB"/>
          </w:rPr>
          <w:t xml:space="preserve"> with concrete examples</w:t>
        </w:r>
      </w:ins>
      <w:r w:rsidR="00C80AD9">
        <w:rPr>
          <w:rFonts w:asciiTheme="majorBidi" w:hAnsiTheme="majorBidi" w:cstheme="majorBidi"/>
          <w:color w:val="000000" w:themeColor="text1"/>
          <w:szCs w:val="24"/>
          <w:lang w:val="en-GB"/>
        </w:rPr>
        <w:t>.</w:t>
      </w:r>
    </w:p>
    <w:p w14:paraId="024B18C0" w14:textId="00F963E4" w:rsidR="004F65E4" w:rsidRPr="00F31509" w:rsidRDefault="004F65E4" w:rsidP="00F17666">
      <w:pPr>
        <w:jc w:val="both"/>
        <w:rPr>
          <w:rFonts w:asciiTheme="majorBidi" w:hAnsiTheme="majorBidi" w:cstheme="majorBidi"/>
          <w:color w:val="000000" w:themeColor="text1"/>
          <w:szCs w:val="24"/>
          <w:lang w:val="en-GB"/>
        </w:rPr>
      </w:pPr>
      <w:r w:rsidRPr="00956FB6">
        <w:rPr>
          <w:rFonts w:asciiTheme="majorBidi" w:eastAsia="Times New Roman" w:hAnsiTheme="majorBidi" w:cstheme="majorBidi"/>
          <w:b/>
          <w:i/>
          <w:iCs/>
          <w:color w:val="000000" w:themeColor="text1"/>
          <w:lang w:val="en-GB"/>
          <w:rPrChange w:id="5498" w:author="Jane Shaw" w:date="2015-11-07T19:03:00Z">
            <w:rPr>
              <w:rFonts w:asciiTheme="majorBidi" w:eastAsia="Times New Roman" w:hAnsiTheme="majorBidi" w:cstheme="majorBidi"/>
              <w:i/>
              <w:iCs/>
              <w:color w:val="000000" w:themeColor="text1"/>
              <w:lang w:val="en-GB"/>
            </w:rPr>
          </w:rPrChange>
        </w:rPr>
        <w:t>Extraction rates</w:t>
      </w:r>
      <w:del w:id="5499" w:author="Jane Shaw" w:date="2015-11-07T19:03:00Z">
        <w:r w:rsidRPr="00956FB6" w:rsidDel="00956FB6">
          <w:rPr>
            <w:rFonts w:asciiTheme="majorBidi" w:eastAsia="Times New Roman" w:hAnsiTheme="majorBidi" w:cstheme="majorBidi"/>
            <w:b/>
            <w:i/>
            <w:iCs/>
            <w:color w:val="000000" w:themeColor="text1"/>
            <w:lang w:val="en-GB"/>
            <w:rPrChange w:id="5500" w:author="Jane Shaw" w:date="2015-11-07T19:03:00Z">
              <w:rPr>
                <w:rFonts w:asciiTheme="majorBidi" w:eastAsia="Times New Roman" w:hAnsiTheme="majorBidi" w:cstheme="majorBidi"/>
                <w:i/>
                <w:iCs/>
                <w:color w:val="000000" w:themeColor="text1"/>
                <w:lang w:val="en-GB"/>
              </w:rPr>
            </w:rPrChange>
          </w:rPr>
          <w:delText xml:space="preserve"> (ERs)</w:delText>
        </w:r>
      </w:del>
      <w:ins w:id="5501" w:author="Jane Shaw" w:date="2015-10-21T20:01:00Z">
        <w:r w:rsidR="00796CC3" w:rsidRPr="00956FB6">
          <w:rPr>
            <w:rFonts w:asciiTheme="majorBidi" w:eastAsia="Times New Roman" w:hAnsiTheme="majorBidi" w:cstheme="majorBidi"/>
            <w:b/>
            <w:i/>
            <w:iCs/>
            <w:color w:val="000000" w:themeColor="text1"/>
            <w:lang w:val="en-GB"/>
            <w:rPrChange w:id="5502" w:author="Jane Shaw" w:date="2015-11-07T19:03:00Z">
              <w:rPr>
                <w:rFonts w:asciiTheme="majorBidi" w:eastAsia="Times New Roman" w:hAnsiTheme="majorBidi" w:cstheme="majorBidi"/>
                <w:i/>
                <w:iCs/>
                <w:color w:val="000000" w:themeColor="text1"/>
                <w:lang w:val="en-GB"/>
              </w:rPr>
            </w:rPrChange>
          </w:rPr>
          <w:t>:</w:t>
        </w:r>
      </w:ins>
      <w:del w:id="5503" w:author="Jane Shaw" w:date="2015-10-21T20:01:00Z">
        <w:r w:rsidRPr="00956FB6" w:rsidDel="00796CC3">
          <w:rPr>
            <w:rFonts w:asciiTheme="majorBidi" w:eastAsia="Times New Roman" w:hAnsiTheme="majorBidi" w:cstheme="majorBidi"/>
            <w:b/>
            <w:i/>
            <w:iCs/>
            <w:color w:val="000000" w:themeColor="text1"/>
            <w:lang w:val="en-GB"/>
            <w:rPrChange w:id="5504" w:author="Jane Shaw" w:date="2015-11-07T19:03:00Z">
              <w:rPr>
                <w:rFonts w:asciiTheme="majorBidi" w:eastAsia="Times New Roman" w:hAnsiTheme="majorBidi" w:cstheme="majorBidi"/>
                <w:i/>
                <w:iCs/>
                <w:color w:val="000000" w:themeColor="text1"/>
                <w:lang w:val="en-GB"/>
              </w:rPr>
            </w:rPrChange>
          </w:rPr>
          <w:delText>.</w:delText>
        </w:r>
      </w:del>
      <w:r w:rsidRPr="00956FB6">
        <w:rPr>
          <w:rFonts w:asciiTheme="majorBidi" w:eastAsia="Times New Roman" w:hAnsiTheme="majorBidi" w:cstheme="majorBidi"/>
          <w:b/>
          <w:color w:val="000000" w:themeColor="text1"/>
          <w:lang w:val="en-GB"/>
          <w:rPrChange w:id="5505" w:author="Jane Shaw" w:date="2015-11-07T19:03:00Z">
            <w:rPr>
              <w:rFonts w:asciiTheme="majorBidi" w:eastAsia="Times New Roman" w:hAnsiTheme="majorBidi" w:cstheme="majorBidi"/>
              <w:color w:val="000000" w:themeColor="text1"/>
              <w:lang w:val="en-GB"/>
            </w:rPr>
          </w:rPrChange>
        </w:rPr>
        <w:t xml:space="preserve"> </w:t>
      </w:r>
      <w:r w:rsidRPr="00F31509">
        <w:rPr>
          <w:rFonts w:asciiTheme="majorBidi" w:eastAsia="Times New Roman" w:hAnsiTheme="majorBidi" w:cstheme="majorBidi"/>
          <w:color w:val="000000" w:themeColor="text1"/>
          <w:lang w:val="en-GB"/>
        </w:rPr>
        <w:t xml:space="preserve">Extraction rates reflect the amount of primary product </w:t>
      </w:r>
      <w:del w:id="5506" w:author="Jane Shaw" w:date="2015-10-21T20:01:00Z">
        <w:r w:rsidRPr="00F31509" w:rsidDel="00796CC3">
          <w:rPr>
            <w:rFonts w:asciiTheme="majorBidi" w:eastAsia="Times New Roman" w:hAnsiTheme="majorBidi" w:cstheme="majorBidi"/>
            <w:color w:val="000000" w:themeColor="text1"/>
            <w:lang w:val="en-GB"/>
          </w:rPr>
          <w:delText xml:space="preserve">that sits </w:delText>
        </w:r>
      </w:del>
      <w:ins w:id="5507" w:author="Jane Shaw" w:date="2015-10-21T20:01:00Z">
        <w:r w:rsidR="00796CC3">
          <w:rPr>
            <w:rFonts w:asciiTheme="majorBidi" w:eastAsia="Times New Roman" w:hAnsiTheme="majorBidi" w:cstheme="majorBidi"/>
            <w:color w:val="000000" w:themeColor="text1"/>
            <w:lang w:val="en-GB"/>
          </w:rPr>
          <w:t xml:space="preserve">contained </w:t>
        </w:r>
      </w:ins>
      <w:r w:rsidRPr="00F31509">
        <w:rPr>
          <w:rFonts w:asciiTheme="majorBidi" w:eastAsia="Times New Roman" w:hAnsiTheme="majorBidi" w:cstheme="majorBidi"/>
          <w:color w:val="000000" w:themeColor="text1"/>
          <w:lang w:val="en-GB"/>
        </w:rPr>
        <w:t>in the next level of processed product; for instance, the extraction rate of wheat flour is</w:t>
      </w:r>
      <w:del w:id="5508" w:author="Jane Shaw" w:date="2015-10-21T20:01:00Z">
        <w:r w:rsidRPr="00F31509" w:rsidDel="00796CC3">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509" w:author="Jane Shaw" w:date="2015-10-21T20:01:00Z">
        <w:r w:rsidRPr="00F31509" w:rsidDel="00796CC3">
          <w:rPr>
            <w:rFonts w:asciiTheme="majorBidi" w:eastAsia="Times New Roman" w:hAnsiTheme="majorBidi" w:cstheme="majorBidi"/>
            <w:color w:val="000000" w:themeColor="text1"/>
            <w:lang w:val="en-GB"/>
          </w:rPr>
          <w:delText xml:space="preserve">without going into the specificities of a country’s milling sector, </w:delText>
        </w:r>
      </w:del>
      <w:r w:rsidRPr="00F31509">
        <w:rPr>
          <w:rFonts w:asciiTheme="majorBidi" w:eastAsia="Times New Roman" w:hAnsiTheme="majorBidi" w:cstheme="majorBidi"/>
          <w:color w:val="000000" w:themeColor="text1"/>
          <w:lang w:val="en-GB"/>
        </w:rPr>
        <w:t xml:space="preserve">about 0.79. This </w:t>
      </w:r>
      <w:del w:id="5510" w:author="Jane Shaw" w:date="2015-10-21T20:02:00Z">
        <w:r w:rsidRPr="00F31509" w:rsidDel="00796CC3">
          <w:rPr>
            <w:rFonts w:asciiTheme="majorBidi" w:eastAsia="Times New Roman" w:hAnsiTheme="majorBidi" w:cstheme="majorBidi"/>
            <w:color w:val="000000" w:themeColor="text1"/>
            <w:lang w:val="en-GB"/>
          </w:rPr>
          <w:delText xml:space="preserve">simply </w:delText>
        </w:r>
      </w:del>
      <w:r w:rsidRPr="00F31509">
        <w:rPr>
          <w:rFonts w:asciiTheme="majorBidi" w:eastAsia="Times New Roman" w:hAnsiTheme="majorBidi" w:cstheme="majorBidi"/>
          <w:color w:val="000000" w:themeColor="text1"/>
          <w:lang w:val="en-GB"/>
        </w:rPr>
        <w:t xml:space="preserve">means that 1 tonne of wheat </w:t>
      </w:r>
      <w:del w:id="5511" w:author="Jane Shaw" w:date="2015-10-21T20:02:00Z">
        <w:r w:rsidRPr="00F31509" w:rsidDel="00796CC3">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go</w:t>
      </w:r>
      <w:ins w:id="5512" w:author="Jane Shaw" w:date="2015-10-21T20:02:00Z">
        <w:r w:rsidR="00796CC3">
          <w:rPr>
            <w:rFonts w:asciiTheme="majorBidi" w:eastAsia="Times New Roman" w:hAnsiTheme="majorBidi" w:cstheme="majorBidi"/>
            <w:color w:val="000000" w:themeColor="text1"/>
            <w:lang w:val="en-GB"/>
          </w:rPr>
          <w:t>ing</w:t>
        </w:r>
      </w:ins>
      <w:del w:id="5513" w:author="Jane Shaw" w:date="2015-10-21T20:02:00Z">
        <w:r w:rsidRPr="00F31509" w:rsidDel="00796CC3">
          <w:rPr>
            <w:rFonts w:asciiTheme="majorBidi" w:eastAsia="Times New Roman" w:hAnsiTheme="majorBidi" w:cstheme="majorBidi"/>
            <w:color w:val="000000" w:themeColor="text1"/>
            <w:lang w:val="en-GB"/>
          </w:rPr>
          <w:delText>es</w:delText>
        </w:r>
      </w:del>
      <w:r w:rsidRPr="00F31509">
        <w:rPr>
          <w:rFonts w:asciiTheme="majorBidi" w:eastAsia="Times New Roman" w:hAnsiTheme="majorBidi" w:cstheme="majorBidi"/>
          <w:color w:val="000000" w:themeColor="text1"/>
          <w:lang w:val="en-GB"/>
        </w:rPr>
        <w:t xml:space="preserve"> through a country’s flour milling industry renders </w:t>
      </w:r>
      <w:del w:id="5514" w:author="Jane Shaw" w:date="2015-10-21T20:02:00Z">
        <w:r w:rsidRPr="00F31509" w:rsidDel="00796CC3">
          <w:rPr>
            <w:rFonts w:asciiTheme="majorBidi" w:eastAsia="Times New Roman" w:hAnsiTheme="majorBidi" w:cstheme="majorBidi"/>
            <w:color w:val="000000" w:themeColor="text1"/>
            <w:lang w:val="en-GB"/>
          </w:rPr>
          <w:delText xml:space="preserve">on </w:delText>
        </w:r>
      </w:del>
      <w:ins w:id="5515" w:author="Jane Shaw" w:date="2015-10-21T20:02:00Z">
        <w:r w:rsidR="00796CC3">
          <w:rPr>
            <w:rFonts w:asciiTheme="majorBidi" w:eastAsia="Times New Roman" w:hAnsiTheme="majorBidi" w:cstheme="majorBidi"/>
            <w:color w:val="000000" w:themeColor="text1"/>
            <w:lang w:val="en-GB"/>
          </w:rPr>
          <w:t xml:space="preserve">an </w:t>
        </w:r>
      </w:ins>
      <w:r w:rsidRPr="00F31509">
        <w:rPr>
          <w:rFonts w:asciiTheme="majorBidi" w:eastAsia="Times New Roman" w:hAnsiTheme="majorBidi" w:cstheme="majorBidi"/>
          <w:color w:val="000000" w:themeColor="text1"/>
          <w:lang w:val="en-GB"/>
        </w:rPr>
        <w:t xml:space="preserve">average </w:t>
      </w:r>
      <w:ins w:id="5516" w:author="Jane Shaw" w:date="2015-10-21T20:02:00Z">
        <w:r w:rsidR="00796CC3">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 xml:space="preserve">790 kg of flour. Flour milling also produces </w:t>
      </w:r>
      <w:del w:id="5517" w:author="Jane Shaw" w:date="2015-10-21T20:02:00Z">
        <w:r w:rsidRPr="00F31509" w:rsidDel="00796CC3">
          <w:rPr>
            <w:rFonts w:asciiTheme="majorBidi" w:eastAsia="Times New Roman" w:hAnsiTheme="majorBidi" w:cstheme="majorBidi"/>
            <w:color w:val="000000" w:themeColor="text1"/>
            <w:lang w:val="en-GB"/>
          </w:rPr>
          <w:delText xml:space="preserve">a certain amount of </w:delText>
        </w:r>
      </w:del>
      <w:r w:rsidRPr="00F31509">
        <w:rPr>
          <w:rFonts w:asciiTheme="majorBidi" w:eastAsia="Times New Roman" w:hAnsiTheme="majorBidi" w:cstheme="majorBidi"/>
          <w:color w:val="000000" w:themeColor="text1"/>
          <w:lang w:val="en-GB"/>
        </w:rPr>
        <w:t>bran, on average 180</w:t>
      </w:r>
      <w:ins w:id="5518" w:author="Jane Shaw" w:date="2015-10-21T20:02:00Z">
        <w:r w:rsidR="00796CC3">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kg</w:t>
      </w:r>
      <w:ins w:id="5519" w:author="Jane Shaw" w:date="2015-10-21T20:02:00Z">
        <w:r w:rsidR="00796CC3">
          <w:rPr>
            <w:rFonts w:asciiTheme="majorBidi" w:eastAsia="Times New Roman" w:hAnsiTheme="majorBidi" w:cstheme="majorBidi"/>
            <w:color w:val="000000" w:themeColor="text1"/>
            <w:lang w:val="en-GB"/>
          </w:rPr>
          <w:t xml:space="preserve"> per tonne</w:t>
        </w:r>
      </w:ins>
      <w:ins w:id="5520" w:author="Jane Shaw" w:date="2015-10-21T20:03:00Z">
        <w:r w:rsidR="00796CC3">
          <w:rPr>
            <w:rFonts w:asciiTheme="majorBidi" w:eastAsia="Times New Roman" w:hAnsiTheme="majorBidi" w:cstheme="majorBidi"/>
            <w:color w:val="000000" w:themeColor="text1"/>
            <w:lang w:val="en-GB"/>
          </w:rPr>
          <w:t xml:space="preserve"> of wheat</w:t>
        </w:r>
      </w:ins>
      <w:ins w:id="5521" w:author="Jane Shaw" w:date="2015-10-21T20:02:00Z">
        <w:r w:rsidR="00796CC3">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5522" w:author="Jane Shaw" w:date="2015-10-21T20:02:00Z">
        <w:r w:rsidRPr="00F31509" w:rsidDel="00796CC3">
          <w:rPr>
            <w:rFonts w:asciiTheme="majorBidi" w:eastAsia="Times New Roman" w:hAnsiTheme="majorBidi" w:cstheme="majorBidi"/>
            <w:color w:val="000000" w:themeColor="text1"/>
            <w:lang w:val="en-GB"/>
          </w:rPr>
          <w:delText xml:space="preserve">as well as a certain amount of </w:delText>
        </w:r>
      </w:del>
      <w:ins w:id="5523" w:author="Jane Shaw" w:date="2015-10-21T20:02:00Z">
        <w:r w:rsidR="00796CC3">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 xml:space="preserve">wheat germ, </w:t>
      </w:r>
      <w:del w:id="5524" w:author="Jane Shaw" w:date="2015-10-21T20:03:00Z">
        <w:r w:rsidRPr="00F31509" w:rsidDel="00796CC3">
          <w:rPr>
            <w:rFonts w:asciiTheme="majorBidi" w:eastAsia="Times New Roman" w:hAnsiTheme="majorBidi" w:cstheme="majorBidi"/>
            <w:color w:val="000000" w:themeColor="text1"/>
            <w:lang w:val="en-GB"/>
          </w:rPr>
          <w:delText xml:space="preserve">e.g. </w:delText>
        </w:r>
      </w:del>
      <w:ins w:id="5525" w:author="Jane Shaw" w:date="2015-10-21T20:03:00Z">
        <w:r w:rsidR="00796CC3">
          <w:rPr>
            <w:rFonts w:asciiTheme="majorBidi" w:eastAsia="Times New Roman" w:hAnsiTheme="majorBidi" w:cstheme="majorBidi"/>
            <w:color w:val="000000" w:themeColor="text1"/>
            <w:lang w:val="en-GB"/>
          </w:rPr>
          <w:t xml:space="preserve">about </w:t>
        </w:r>
      </w:ins>
      <w:r w:rsidRPr="00F31509">
        <w:rPr>
          <w:rFonts w:asciiTheme="majorBidi" w:eastAsia="Times New Roman" w:hAnsiTheme="majorBidi" w:cstheme="majorBidi"/>
          <w:color w:val="000000" w:themeColor="text1"/>
          <w:lang w:val="en-GB"/>
        </w:rPr>
        <w:t>20</w:t>
      </w:r>
      <w:ins w:id="5526" w:author="Jane Shaw" w:date="2015-10-21T20:03:00Z">
        <w:r w:rsidR="00796CC3">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kg. The remaining 10 kg are losses that occur in the milling process. A detailed account of changes in the </w:t>
      </w:r>
      <w:del w:id="5527" w:author="Jane Shaw" w:date="2015-10-22T12:53:00Z">
        <w:r w:rsidRPr="00F31509" w:rsidDel="008A0701">
          <w:rPr>
            <w:rFonts w:asciiTheme="majorBidi" w:eastAsia="Times New Roman" w:hAnsiTheme="majorBidi" w:cstheme="majorBidi"/>
            <w:color w:val="000000" w:themeColor="text1"/>
            <w:lang w:val="en-GB"/>
          </w:rPr>
          <w:delText xml:space="preserve">used </w:delText>
        </w:r>
      </w:del>
      <w:r w:rsidRPr="00F31509">
        <w:rPr>
          <w:rFonts w:asciiTheme="majorBidi" w:eastAsia="Times New Roman" w:hAnsiTheme="majorBidi" w:cstheme="majorBidi"/>
          <w:color w:val="000000" w:themeColor="text1"/>
          <w:lang w:val="en-GB"/>
        </w:rPr>
        <w:t xml:space="preserve">extraction rates </w:t>
      </w:r>
      <w:ins w:id="5528" w:author="Jane Shaw" w:date="2015-10-22T12:53:00Z">
        <w:r w:rsidR="008A0701" w:rsidRPr="00F31509">
          <w:rPr>
            <w:rFonts w:asciiTheme="majorBidi" w:eastAsia="Times New Roman" w:hAnsiTheme="majorBidi" w:cstheme="majorBidi"/>
            <w:color w:val="000000" w:themeColor="text1"/>
            <w:lang w:val="en-GB"/>
          </w:rPr>
          <w:t xml:space="preserve">used </w:t>
        </w:r>
      </w:ins>
      <w:r w:rsidRPr="00F31509">
        <w:rPr>
          <w:rFonts w:asciiTheme="majorBidi" w:eastAsia="Times New Roman" w:hAnsiTheme="majorBidi" w:cstheme="majorBidi"/>
          <w:color w:val="000000" w:themeColor="text1"/>
          <w:lang w:val="en-GB"/>
        </w:rPr>
        <w:t xml:space="preserve">is </w:t>
      </w:r>
      <w:del w:id="5529" w:author="Jane Shaw" w:date="2015-10-22T12:54:00Z">
        <w:r w:rsidRPr="00F31509" w:rsidDel="008A0701">
          <w:rPr>
            <w:rFonts w:asciiTheme="majorBidi" w:eastAsia="Times New Roman" w:hAnsiTheme="majorBidi" w:cstheme="majorBidi"/>
            <w:color w:val="000000" w:themeColor="text1"/>
            <w:lang w:val="en-GB"/>
          </w:rPr>
          <w:delText xml:space="preserve">dealt with </w:delText>
        </w:r>
      </w:del>
      <w:ins w:id="5530" w:author="Jane Shaw" w:date="2015-10-22T12:54:00Z">
        <w:r w:rsidR="008A0701">
          <w:rPr>
            <w:rFonts w:asciiTheme="majorBidi" w:eastAsia="Times New Roman" w:hAnsiTheme="majorBidi" w:cstheme="majorBidi"/>
            <w:color w:val="000000" w:themeColor="text1"/>
            <w:lang w:val="en-GB"/>
          </w:rPr>
          <w:t xml:space="preserve">provided </w:t>
        </w:r>
      </w:ins>
      <w:r w:rsidRPr="00F31509">
        <w:rPr>
          <w:rFonts w:asciiTheme="majorBidi" w:eastAsia="Times New Roman" w:hAnsiTheme="majorBidi" w:cstheme="majorBidi"/>
          <w:color w:val="000000" w:themeColor="text1"/>
          <w:lang w:val="en-GB"/>
        </w:rPr>
        <w:t xml:space="preserve">in </w:t>
      </w:r>
      <w:commentRangeStart w:id="5531"/>
      <w:r w:rsidRPr="00F31509">
        <w:rPr>
          <w:rFonts w:asciiTheme="majorBidi" w:eastAsia="Times New Roman" w:hAnsiTheme="majorBidi" w:cstheme="majorBidi"/>
          <w:color w:val="000000" w:themeColor="text1"/>
          <w:lang w:val="en-GB"/>
        </w:rPr>
        <w:t>a separate document</w:t>
      </w:r>
      <w:commentRangeEnd w:id="5531"/>
      <w:r w:rsidR="008A0701">
        <w:rPr>
          <w:rStyle w:val="Rimandocommento"/>
        </w:rPr>
        <w:commentReference w:id="5531"/>
      </w:r>
      <w:r w:rsidRPr="00F31509">
        <w:rPr>
          <w:rFonts w:asciiTheme="majorBidi" w:eastAsia="Times New Roman" w:hAnsiTheme="majorBidi" w:cstheme="majorBidi"/>
          <w:color w:val="000000" w:themeColor="text1"/>
          <w:lang w:val="en-GB"/>
        </w:rPr>
        <w:t xml:space="preserve">; </w:t>
      </w:r>
      <w:del w:id="5532" w:author="Jane Shaw" w:date="2015-10-22T12:54:00Z">
        <w:r w:rsidRPr="00F31509" w:rsidDel="008A0701">
          <w:rPr>
            <w:rFonts w:asciiTheme="majorBidi" w:eastAsia="Times New Roman" w:hAnsiTheme="majorBidi" w:cstheme="majorBidi"/>
            <w:color w:val="000000" w:themeColor="text1"/>
            <w:lang w:val="en-GB"/>
          </w:rPr>
          <w:delText xml:space="preserve">thus, </w:delText>
        </w:r>
      </w:del>
      <w:ins w:id="5533" w:author="Jane Shaw" w:date="2015-10-22T12:54:00Z">
        <w:r w:rsidR="008A0701">
          <w:rPr>
            <w:rFonts w:asciiTheme="majorBidi" w:eastAsia="Times New Roman" w:hAnsiTheme="majorBidi" w:cstheme="majorBidi"/>
            <w:color w:val="000000" w:themeColor="text1"/>
            <w:lang w:val="en-GB"/>
          </w:rPr>
          <w:t xml:space="preserve">here, </w:t>
        </w:r>
      </w:ins>
      <w:r w:rsidRPr="00F31509">
        <w:rPr>
          <w:rFonts w:asciiTheme="majorBidi" w:eastAsia="Times New Roman" w:hAnsiTheme="majorBidi" w:cstheme="majorBidi"/>
          <w:color w:val="000000" w:themeColor="text1"/>
          <w:lang w:val="en-GB"/>
        </w:rPr>
        <w:t xml:space="preserve">it </w:t>
      </w:r>
      <w:del w:id="5534" w:author="Jane Shaw" w:date="2015-10-22T12:54:00Z">
        <w:r w:rsidRPr="00F31509" w:rsidDel="008A0701">
          <w:rPr>
            <w:rFonts w:asciiTheme="majorBidi" w:eastAsia="Times New Roman" w:hAnsiTheme="majorBidi" w:cstheme="majorBidi"/>
            <w:color w:val="000000" w:themeColor="text1"/>
            <w:lang w:val="en-GB"/>
          </w:rPr>
          <w:delText xml:space="preserve">should </w:delText>
        </w:r>
      </w:del>
      <w:r w:rsidRPr="00F31509">
        <w:rPr>
          <w:rFonts w:asciiTheme="majorBidi" w:eastAsia="Times New Roman" w:hAnsiTheme="majorBidi" w:cstheme="majorBidi"/>
          <w:color w:val="000000" w:themeColor="text1"/>
          <w:lang w:val="en-GB"/>
        </w:rPr>
        <w:t>suffice</w:t>
      </w:r>
      <w:ins w:id="5535" w:author="Jane Shaw" w:date="2015-10-22T12:54:00Z">
        <w:r w:rsidR="008A0701">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w:t>
      </w:r>
      <w:del w:id="5536" w:author="Jane Shaw" w:date="2015-10-22T12:54:00Z">
        <w:r w:rsidRPr="00F31509" w:rsidDel="008A0701">
          <w:rPr>
            <w:rFonts w:asciiTheme="majorBidi" w:eastAsia="Times New Roman" w:hAnsiTheme="majorBidi" w:cstheme="majorBidi"/>
            <w:color w:val="000000" w:themeColor="text1"/>
            <w:lang w:val="en-GB"/>
          </w:rPr>
          <w:delText xml:space="preserve">here </w:delText>
        </w:r>
      </w:del>
      <w:r w:rsidRPr="00F31509">
        <w:rPr>
          <w:rFonts w:asciiTheme="majorBidi" w:eastAsia="Times New Roman" w:hAnsiTheme="majorBidi" w:cstheme="majorBidi"/>
          <w:color w:val="000000" w:themeColor="text1"/>
          <w:lang w:val="en-GB"/>
        </w:rPr>
        <w:t xml:space="preserve">to </w:t>
      </w:r>
      <w:r w:rsidR="00F17666">
        <w:rPr>
          <w:rFonts w:asciiTheme="majorBidi" w:eastAsia="Times New Roman" w:hAnsiTheme="majorBidi" w:cstheme="majorBidi"/>
          <w:color w:val="000000" w:themeColor="text1"/>
          <w:lang w:val="en-GB"/>
        </w:rPr>
        <w:t>mention that</w:t>
      </w:r>
      <w:r w:rsidRPr="00F31509">
        <w:rPr>
          <w:rFonts w:asciiTheme="majorBidi" w:eastAsia="Times New Roman" w:hAnsiTheme="majorBidi" w:cstheme="majorBidi"/>
          <w:color w:val="000000" w:themeColor="text1"/>
          <w:lang w:val="en-GB"/>
        </w:rPr>
        <w:t xml:space="preserve"> </w:t>
      </w:r>
      <w:del w:id="5537" w:author="Jane Shaw" w:date="2015-10-22T12:54:00Z">
        <w:r w:rsidRPr="00F31509" w:rsidDel="008A0701">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 xml:space="preserve">all extraction rates are now exogenously assumed. In the past, some extraction rates were implicit (endogenous), calculated from </w:t>
      </w:r>
      <w:ins w:id="5538" w:author="Jane Shaw" w:date="2015-10-22T12:55:00Z">
        <w:r w:rsidR="008A0701">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available information </w:t>
      </w:r>
      <w:del w:id="5539" w:author="Jane Shaw" w:date="2015-10-22T12:55:00Z">
        <w:r w:rsidRPr="00F31509" w:rsidDel="008A0701">
          <w:rPr>
            <w:rFonts w:asciiTheme="majorBidi" w:eastAsia="Times New Roman" w:hAnsiTheme="majorBidi" w:cstheme="majorBidi"/>
            <w:color w:val="000000" w:themeColor="text1"/>
            <w:lang w:val="en-GB"/>
          </w:rPr>
          <w:delText xml:space="preserve">for </w:delText>
        </w:r>
      </w:del>
      <w:ins w:id="5540" w:author="Jane Shaw" w:date="2015-10-22T12:55:00Z">
        <w:r w:rsidR="008A0701">
          <w:rPr>
            <w:rFonts w:asciiTheme="majorBidi" w:eastAsia="Times New Roman" w:hAnsiTheme="majorBidi" w:cstheme="majorBidi"/>
            <w:color w:val="000000" w:themeColor="text1"/>
            <w:lang w:val="en-GB"/>
          </w:rPr>
          <w:t>on</w:t>
        </w:r>
        <w:r w:rsidR="008A0701"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processed production (e.g. flour) and an allocation of primary products for processing (e.g. wheat). </w:t>
      </w:r>
      <w:del w:id="5541" w:author="Jane Shaw" w:date="2015-11-07T19:03:00Z">
        <w:r w:rsidRPr="00F31509" w:rsidDel="00956FB6">
          <w:rPr>
            <w:rFonts w:asciiTheme="majorBidi" w:eastAsia="Times New Roman" w:hAnsiTheme="majorBidi" w:cstheme="majorBidi"/>
            <w:color w:val="000000" w:themeColor="text1"/>
            <w:lang w:val="en-GB"/>
          </w:rPr>
          <w:delText xml:space="preserve">While </w:delText>
        </w:r>
      </w:del>
      <w:ins w:id="5542" w:author="Jane Shaw" w:date="2015-10-22T12:56:00Z">
        <w:r w:rsidR="00956FB6">
          <w:rPr>
            <w:rFonts w:asciiTheme="majorBidi" w:eastAsia="Times New Roman" w:hAnsiTheme="majorBidi" w:cstheme="majorBidi"/>
            <w:color w:val="000000" w:themeColor="text1"/>
            <w:lang w:val="en-GB"/>
          </w:rPr>
          <w:t xml:space="preserve">Most </w:t>
        </w:r>
      </w:ins>
      <w:r w:rsidRPr="00F31509">
        <w:rPr>
          <w:rFonts w:asciiTheme="majorBidi" w:eastAsia="Times New Roman" w:hAnsiTheme="majorBidi" w:cstheme="majorBidi"/>
          <w:color w:val="000000" w:themeColor="text1"/>
          <w:lang w:val="en-GB"/>
        </w:rPr>
        <w:t xml:space="preserve">endogenous extraction rates are </w:t>
      </w:r>
      <w:del w:id="5543" w:author="Jane Shaw" w:date="2015-10-22T12:56:00Z">
        <w:r w:rsidRPr="00F31509" w:rsidDel="008A0701">
          <w:rPr>
            <w:rFonts w:asciiTheme="majorBidi" w:eastAsia="Times New Roman" w:hAnsiTheme="majorBidi" w:cstheme="majorBidi"/>
            <w:color w:val="000000" w:themeColor="text1"/>
            <w:lang w:val="en-GB"/>
          </w:rPr>
          <w:delText xml:space="preserve">largely limited to </w:delText>
        </w:r>
      </w:del>
      <w:ins w:id="5544" w:author="Jane Shaw" w:date="2015-10-22T12:56:00Z">
        <w:r w:rsidR="008A0701">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 xml:space="preserve">developed countries and a limited number of products, </w:t>
      </w:r>
      <w:ins w:id="5545" w:author="Jane Shaw" w:date="2015-11-07T19:03:00Z">
        <w:r w:rsidR="00956FB6">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 xml:space="preserve">this process often created implicit extraction rates with highly unlikely values. </w:t>
      </w:r>
      <w:ins w:id="5546" w:author="Jane Shaw" w:date="2015-10-22T12:56:00Z">
        <w:r w:rsidR="008A0701">
          <w:rPr>
            <w:rFonts w:asciiTheme="majorBidi" w:eastAsia="Times New Roman" w:hAnsiTheme="majorBidi" w:cstheme="majorBidi"/>
            <w:color w:val="000000" w:themeColor="text1"/>
            <w:lang w:val="en-GB"/>
          </w:rPr>
          <w:t xml:space="preserve">For example, the extraction rates </w:t>
        </w:r>
      </w:ins>
      <w:r w:rsidR="008A0701"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Japan’s cereal sector</w:t>
      </w:r>
      <w:del w:id="5547" w:author="Jane Shaw" w:date="2015-10-22T12:56:00Z">
        <w:r w:rsidRPr="00F31509" w:rsidDel="008A0701">
          <w:rPr>
            <w:rFonts w:asciiTheme="majorBidi" w:eastAsia="Times New Roman" w:hAnsiTheme="majorBidi" w:cstheme="majorBidi"/>
            <w:color w:val="000000" w:themeColor="text1"/>
            <w:lang w:val="en-GB"/>
          </w:rPr>
          <w:delText>, for instance, the extraction rates</w:delText>
        </w:r>
      </w:del>
      <w:r w:rsidRPr="00F31509">
        <w:rPr>
          <w:rFonts w:asciiTheme="majorBidi" w:eastAsia="Times New Roman" w:hAnsiTheme="majorBidi" w:cstheme="majorBidi"/>
          <w:color w:val="000000" w:themeColor="text1"/>
          <w:lang w:val="en-GB"/>
        </w:rPr>
        <w:t xml:space="preserve"> were unduly low, suggesting that the country’s flour milling industry </w:t>
      </w:r>
      <w:del w:id="5548" w:author="Jane Shaw" w:date="2015-10-22T12:56:00Z">
        <w:r w:rsidRPr="00F31509" w:rsidDel="008A0701">
          <w:rPr>
            <w:rFonts w:asciiTheme="majorBidi" w:eastAsia="Times New Roman" w:hAnsiTheme="majorBidi" w:cstheme="majorBidi"/>
            <w:color w:val="000000" w:themeColor="text1"/>
            <w:lang w:val="en-GB"/>
          </w:rPr>
          <w:delText xml:space="preserve">is </w:delText>
        </w:r>
      </w:del>
      <w:ins w:id="5549" w:author="Jane Shaw" w:date="2015-10-22T12:56:00Z">
        <w:r w:rsidR="008A0701">
          <w:rPr>
            <w:rFonts w:asciiTheme="majorBidi" w:eastAsia="Times New Roman" w:hAnsiTheme="majorBidi" w:cstheme="majorBidi"/>
            <w:color w:val="000000" w:themeColor="text1"/>
            <w:lang w:val="en-GB"/>
          </w:rPr>
          <w:t xml:space="preserve">was </w:t>
        </w:r>
      </w:ins>
      <w:r w:rsidRPr="00F31509">
        <w:rPr>
          <w:rFonts w:asciiTheme="majorBidi" w:eastAsia="Times New Roman" w:hAnsiTheme="majorBidi" w:cstheme="majorBidi"/>
          <w:color w:val="000000" w:themeColor="text1"/>
          <w:lang w:val="en-GB"/>
        </w:rPr>
        <w:t xml:space="preserve">processing wheat </w:t>
      </w:r>
      <w:del w:id="5550" w:author="Jane Shaw" w:date="2015-10-22T12:56:00Z">
        <w:r w:rsidRPr="00F31509" w:rsidDel="008A0701">
          <w:rPr>
            <w:rFonts w:asciiTheme="majorBidi" w:eastAsia="Times New Roman" w:hAnsiTheme="majorBidi" w:cstheme="majorBidi"/>
            <w:color w:val="000000" w:themeColor="text1"/>
            <w:lang w:val="en-GB"/>
          </w:rPr>
          <w:delText xml:space="preserve">in an </w:delText>
        </w:r>
      </w:del>
      <w:r w:rsidRPr="00F31509">
        <w:rPr>
          <w:rFonts w:asciiTheme="majorBidi" w:eastAsia="Times New Roman" w:hAnsiTheme="majorBidi" w:cstheme="majorBidi"/>
          <w:color w:val="000000" w:themeColor="text1"/>
          <w:lang w:val="en-GB"/>
        </w:rPr>
        <w:t>inefficient</w:t>
      </w:r>
      <w:ins w:id="5551" w:author="Jane Shaw" w:date="2015-10-22T12:56:00Z">
        <w:r w:rsidR="008A0701">
          <w:rPr>
            <w:rFonts w:asciiTheme="majorBidi" w:eastAsia="Times New Roman" w:hAnsiTheme="majorBidi" w:cstheme="majorBidi"/>
            <w:color w:val="000000" w:themeColor="text1"/>
            <w:lang w:val="en-GB"/>
          </w:rPr>
          <w:t>ly</w:t>
        </w:r>
      </w:ins>
      <w:del w:id="5552" w:author="Jane Shaw" w:date="2015-10-22T12:56:00Z">
        <w:r w:rsidRPr="00F31509" w:rsidDel="008A0701">
          <w:rPr>
            <w:rFonts w:asciiTheme="majorBidi" w:eastAsia="Times New Roman" w:hAnsiTheme="majorBidi" w:cstheme="majorBidi"/>
            <w:color w:val="000000" w:themeColor="text1"/>
            <w:lang w:val="en-GB"/>
          </w:rPr>
          <w:delText xml:space="preserve"> way</w:delText>
        </w:r>
      </w:del>
      <w:r w:rsidRPr="00F31509">
        <w:rPr>
          <w:rFonts w:asciiTheme="majorBidi" w:eastAsia="Times New Roman" w:hAnsiTheme="majorBidi" w:cstheme="majorBidi"/>
          <w:color w:val="000000" w:themeColor="text1"/>
          <w:lang w:val="en-GB"/>
        </w:rPr>
        <w:t xml:space="preserve">. In reality, the opposite </w:t>
      </w:r>
      <w:del w:id="5553" w:author="Jane Shaw" w:date="2015-10-22T12:56:00Z">
        <w:r w:rsidRPr="00F31509" w:rsidDel="008A0701">
          <w:rPr>
            <w:rFonts w:asciiTheme="majorBidi" w:eastAsia="Times New Roman" w:hAnsiTheme="majorBidi" w:cstheme="majorBidi"/>
            <w:color w:val="000000" w:themeColor="text1"/>
            <w:lang w:val="en-GB"/>
          </w:rPr>
          <w:delText xml:space="preserve">is </w:delText>
        </w:r>
      </w:del>
      <w:ins w:id="5554" w:author="Jane Shaw" w:date="2015-10-22T12:56:00Z">
        <w:r w:rsidR="008A0701">
          <w:rPr>
            <w:rFonts w:asciiTheme="majorBidi" w:eastAsia="Times New Roman" w:hAnsiTheme="majorBidi" w:cstheme="majorBidi"/>
            <w:color w:val="000000" w:themeColor="text1"/>
            <w:lang w:val="en-GB"/>
          </w:rPr>
          <w:t>wa</w:t>
        </w:r>
        <w:r w:rsidR="008A0701" w:rsidRPr="00F31509">
          <w:rPr>
            <w:rFonts w:asciiTheme="majorBidi" w:eastAsia="Times New Roman" w:hAnsiTheme="majorBidi" w:cstheme="majorBidi"/>
            <w:color w:val="000000" w:themeColor="text1"/>
            <w:lang w:val="en-GB"/>
          </w:rPr>
          <w:t xml:space="preserve">s </w:t>
        </w:r>
      </w:ins>
      <w:r w:rsidRPr="00F31509">
        <w:rPr>
          <w:rFonts w:asciiTheme="majorBidi" w:eastAsia="Times New Roman" w:hAnsiTheme="majorBidi" w:cstheme="majorBidi"/>
          <w:color w:val="000000" w:themeColor="text1"/>
          <w:lang w:val="en-GB"/>
        </w:rPr>
        <w:t xml:space="preserve">true. The </w:t>
      </w:r>
      <w:del w:id="5555" w:author="Jane Shaw" w:date="2015-10-22T12:57:00Z">
        <w:r w:rsidRPr="00F31509" w:rsidDel="008A0701">
          <w:rPr>
            <w:rFonts w:asciiTheme="majorBidi" w:eastAsia="Times New Roman" w:hAnsiTheme="majorBidi" w:cstheme="majorBidi"/>
            <w:color w:val="000000" w:themeColor="text1"/>
            <w:lang w:val="en-GB"/>
          </w:rPr>
          <w:delText xml:space="preserve">reason for the </w:delText>
        </w:r>
      </w:del>
      <w:r w:rsidRPr="00F31509">
        <w:rPr>
          <w:rFonts w:asciiTheme="majorBidi" w:eastAsia="Times New Roman" w:hAnsiTheme="majorBidi" w:cstheme="majorBidi"/>
          <w:color w:val="000000" w:themeColor="text1"/>
          <w:lang w:val="en-GB"/>
        </w:rPr>
        <w:t xml:space="preserve">low implicit extraction rate </w:t>
      </w:r>
      <w:del w:id="5556" w:author="Jane Shaw" w:date="2015-10-22T12:57:00Z">
        <w:r w:rsidRPr="00F31509" w:rsidDel="008A0701">
          <w:rPr>
            <w:rFonts w:asciiTheme="majorBidi" w:eastAsia="Times New Roman" w:hAnsiTheme="majorBidi" w:cstheme="majorBidi"/>
            <w:color w:val="000000" w:themeColor="text1"/>
            <w:lang w:val="en-GB"/>
          </w:rPr>
          <w:delText xml:space="preserve">lies </w:delText>
        </w:r>
      </w:del>
      <w:ins w:id="5557" w:author="Jane Shaw" w:date="2015-10-22T12:57:00Z">
        <w:r w:rsidR="008A0701">
          <w:rPr>
            <w:rFonts w:asciiTheme="majorBidi" w:eastAsia="Times New Roman" w:hAnsiTheme="majorBidi" w:cstheme="majorBidi"/>
            <w:color w:val="000000" w:themeColor="text1"/>
            <w:lang w:val="en-GB"/>
          </w:rPr>
          <w:t xml:space="preserve">arises </w:t>
        </w:r>
      </w:ins>
      <w:r w:rsidRPr="00F31509">
        <w:rPr>
          <w:rFonts w:asciiTheme="majorBidi" w:eastAsia="Times New Roman" w:hAnsiTheme="majorBidi" w:cstheme="majorBidi"/>
          <w:color w:val="000000" w:themeColor="text1"/>
          <w:lang w:val="en-GB"/>
        </w:rPr>
        <w:t xml:space="preserve">not </w:t>
      </w:r>
      <w:del w:id="5558" w:author="Jane Shaw" w:date="2015-10-22T12:57:00Z">
        <w:r w:rsidRPr="00F31509" w:rsidDel="008A0701">
          <w:rPr>
            <w:rFonts w:asciiTheme="majorBidi" w:eastAsia="Times New Roman" w:hAnsiTheme="majorBidi" w:cstheme="majorBidi"/>
            <w:color w:val="000000" w:themeColor="text1"/>
            <w:lang w:val="en-GB"/>
          </w:rPr>
          <w:delText xml:space="preserve">in </w:delText>
        </w:r>
      </w:del>
      <w:ins w:id="5559" w:author="Jane Shaw" w:date="2015-10-22T12:57:00Z">
        <w:r w:rsidR="008A0701">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 xml:space="preserve">a low estimate </w:t>
      </w:r>
      <w:del w:id="5560" w:author="Jane Shaw" w:date="2015-10-22T12:57:00Z">
        <w:r w:rsidRPr="00F31509" w:rsidDel="008A0701">
          <w:rPr>
            <w:rFonts w:asciiTheme="majorBidi" w:eastAsia="Times New Roman" w:hAnsiTheme="majorBidi" w:cstheme="majorBidi"/>
            <w:color w:val="000000" w:themeColor="text1"/>
            <w:lang w:val="en-GB"/>
          </w:rPr>
          <w:delText xml:space="preserve">for </w:delText>
        </w:r>
      </w:del>
      <w:ins w:id="5561" w:author="Jane Shaw" w:date="2015-10-22T12:57:00Z">
        <w:r w:rsidR="008A0701">
          <w:rPr>
            <w:rFonts w:asciiTheme="majorBidi" w:eastAsia="Times New Roman" w:hAnsiTheme="majorBidi" w:cstheme="majorBidi"/>
            <w:color w:val="000000" w:themeColor="text1"/>
            <w:lang w:val="en-GB"/>
          </w:rPr>
          <w:t>of</w:t>
        </w:r>
        <w:r w:rsidR="008A0701"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flour produced in Japan, but </w:t>
      </w:r>
      <w:del w:id="5562" w:author="Jane Shaw" w:date="2015-10-22T12:57:00Z">
        <w:r w:rsidRPr="00F31509" w:rsidDel="008A0701">
          <w:rPr>
            <w:rFonts w:asciiTheme="majorBidi" w:eastAsia="Times New Roman" w:hAnsiTheme="majorBidi" w:cstheme="majorBidi"/>
            <w:color w:val="000000" w:themeColor="text1"/>
            <w:lang w:val="en-GB"/>
          </w:rPr>
          <w:delText xml:space="preserve">in </w:delText>
        </w:r>
      </w:del>
      <w:ins w:id="5563" w:author="Jane Shaw" w:date="2015-10-22T12:57:00Z">
        <w:r w:rsidR="008A0701">
          <w:rPr>
            <w:rFonts w:asciiTheme="majorBidi" w:eastAsia="Times New Roman" w:hAnsiTheme="majorBidi" w:cstheme="majorBidi"/>
            <w:color w:val="000000" w:themeColor="text1"/>
            <w:lang w:val="en-GB"/>
          </w:rPr>
          <w:t xml:space="preserve">from a </w:t>
        </w:r>
      </w:ins>
      <w:del w:id="5564" w:author="Jane Shaw" w:date="2015-10-22T12:57:00Z">
        <w:r w:rsidRPr="00F31509" w:rsidDel="008A0701">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high allocation of wheat going into </w:t>
      </w:r>
      <w:del w:id="5565" w:author="Jane Shaw" w:date="2015-10-22T12:57:00Z">
        <w:r w:rsidRPr="00F31509" w:rsidDel="008A0701">
          <w:rPr>
            <w:rFonts w:asciiTheme="majorBidi" w:eastAsia="Times New Roman" w:hAnsiTheme="majorBidi" w:cstheme="majorBidi"/>
            <w:color w:val="000000" w:themeColor="text1"/>
            <w:lang w:val="en-GB"/>
          </w:rPr>
          <w:delText xml:space="preserve">its </w:delText>
        </w:r>
      </w:del>
      <w:ins w:id="5566" w:author="Jane Shaw" w:date="2015-10-22T12:57:00Z">
        <w:r w:rsidR="008A0701">
          <w:rPr>
            <w:rFonts w:asciiTheme="majorBidi" w:eastAsia="Times New Roman" w:hAnsiTheme="majorBidi" w:cstheme="majorBidi"/>
            <w:color w:val="000000" w:themeColor="text1"/>
            <w:lang w:val="en-GB"/>
          </w:rPr>
          <w:t>the country</w:t>
        </w:r>
      </w:ins>
      <w:ins w:id="5567" w:author="Jane Shaw" w:date="2015-10-22T12:58:00Z">
        <w:r w:rsidR="008A0701">
          <w:rPr>
            <w:rFonts w:asciiTheme="majorBidi" w:eastAsia="Times New Roman" w:hAnsiTheme="majorBidi" w:cstheme="majorBidi"/>
            <w:color w:val="000000" w:themeColor="text1"/>
            <w:lang w:val="en-GB"/>
          </w:rPr>
          <w:t xml:space="preserve">’s </w:t>
        </w:r>
      </w:ins>
      <w:r w:rsidRPr="00F31509">
        <w:rPr>
          <w:rFonts w:asciiTheme="majorBidi" w:eastAsia="Times New Roman" w:hAnsiTheme="majorBidi" w:cstheme="majorBidi"/>
          <w:color w:val="000000" w:themeColor="text1"/>
          <w:lang w:val="en-GB"/>
        </w:rPr>
        <w:t xml:space="preserve">flour milling industry. The new approach </w:t>
      </w:r>
      <w:ins w:id="5568" w:author="Jane Shaw" w:date="2015-10-22T12:58:00Z">
        <w:r w:rsidR="008A0701">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 xml:space="preserve">therefore </w:t>
      </w:r>
      <w:del w:id="5569" w:author="Jane Shaw" w:date="2015-10-22T12:58:00Z">
        <w:r w:rsidRPr="00F31509" w:rsidDel="008A0701">
          <w:rPr>
            <w:rFonts w:asciiTheme="majorBidi" w:eastAsia="Times New Roman" w:hAnsiTheme="majorBidi" w:cstheme="majorBidi"/>
            <w:color w:val="000000" w:themeColor="text1"/>
            <w:lang w:val="en-GB"/>
          </w:rPr>
          <w:delText xml:space="preserve">is </w:delText>
        </w:r>
      </w:del>
      <w:r w:rsidRPr="00F31509">
        <w:rPr>
          <w:rFonts w:asciiTheme="majorBidi" w:eastAsia="Times New Roman" w:hAnsiTheme="majorBidi" w:cstheme="majorBidi"/>
          <w:color w:val="000000" w:themeColor="text1"/>
          <w:lang w:val="en-GB"/>
        </w:rPr>
        <w:t xml:space="preserve">to </w:t>
      </w:r>
      <w:del w:id="5570" w:author="Jane Shaw" w:date="2015-10-22T12:58:00Z">
        <w:r w:rsidRPr="00F31509" w:rsidDel="008A0701">
          <w:rPr>
            <w:rFonts w:asciiTheme="majorBidi" w:eastAsia="Times New Roman" w:hAnsiTheme="majorBidi" w:cstheme="majorBidi"/>
            <w:color w:val="000000" w:themeColor="text1"/>
            <w:lang w:val="en-GB"/>
          </w:rPr>
          <w:delText xml:space="preserve">keep </w:delText>
        </w:r>
      </w:del>
      <w:ins w:id="5571" w:author="Jane Shaw" w:date="2015-10-22T12:58:00Z">
        <w:r w:rsidR="008A0701">
          <w:rPr>
            <w:rFonts w:asciiTheme="majorBidi" w:eastAsia="Times New Roman" w:hAnsiTheme="majorBidi" w:cstheme="majorBidi"/>
            <w:color w:val="000000" w:themeColor="text1"/>
            <w:lang w:val="en-GB"/>
          </w:rPr>
          <w:t xml:space="preserve">maintain </w:t>
        </w:r>
      </w:ins>
      <w:r w:rsidRPr="00F31509">
        <w:rPr>
          <w:rFonts w:asciiTheme="majorBidi" w:eastAsia="Times New Roman" w:hAnsiTheme="majorBidi" w:cstheme="majorBidi"/>
          <w:color w:val="000000" w:themeColor="text1"/>
          <w:lang w:val="en-GB"/>
        </w:rPr>
        <w:t xml:space="preserve">flour production as </w:t>
      </w:r>
      <w:ins w:id="5572" w:author="Jane Shaw" w:date="2015-10-22T12:58:00Z">
        <w:r w:rsidR="008A0701">
          <w:rPr>
            <w:rFonts w:asciiTheme="majorBidi" w:eastAsia="Times New Roman" w:hAnsiTheme="majorBidi" w:cstheme="majorBidi"/>
            <w:color w:val="000000" w:themeColor="text1"/>
            <w:lang w:val="en-GB"/>
          </w:rPr>
          <w:t>the</w:t>
        </w:r>
      </w:ins>
      <w:del w:id="5573" w:author="Jane Shaw" w:date="2015-10-22T12:58:00Z">
        <w:r w:rsidRPr="00F31509" w:rsidDel="008A0701">
          <w:rPr>
            <w:rFonts w:asciiTheme="majorBidi" w:eastAsia="Times New Roman" w:hAnsiTheme="majorBidi" w:cstheme="majorBidi"/>
            <w:color w:val="000000" w:themeColor="text1"/>
            <w:lang w:val="en-GB"/>
          </w:rPr>
          <w:delText>a</w:delText>
        </w:r>
      </w:del>
      <w:r w:rsidRPr="00F31509">
        <w:rPr>
          <w:rFonts w:asciiTheme="majorBidi" w:eastAsia="Times New Roman" w:hAnsiTheme="majorBidi" w:cstheme="majorBidi"/>
          <w:color w:val="000000" w:themeColor="text1"/>
          <w:lang w:val="en-GB"/>
        </w:rPr>
        <w:t xml:space="preserve"> starting point, apply a reasonable extraction rate and calculate primary food (</w:t>
      </w:r>
      <w:del w:id="5574" w:author="Jane Shaw" w:date="2015-10-22T12:58:00Z">
        <w:r w:rsidR="00992213" w:rsidRPr="00F31509" w:rsidDel="008A0701">
          <w:rPr>
            <w:rFonts w:asciiTheme="majorBidi" w:eastAsia="Times New Roman" w:hAnsiTheme="majorBidi" w:cstheme="majorBidi"/>
            <w:color w:val="000000" w:themeColor="text1"/>
            <w:lang w:val="en-GB"/>
          </w:rPr>
          <w:delText xml:space="preserve">in this case </w:delText>
        </w:r>
      </w:del>
      <w:r w:rsidRPr="00F31509">
        <w:rPr>
          <w:rFonts w:asciiTheme="majorBidi" w:eastAsia="Times New Roman" w:hAnsiTheme="majorBidi" w:cstheme="majorBidi"/>
          <w:color w:val="000000" w:themeColor="text1"/>
          <w:lang w:val="en-GB"/>
        </w:rPr>
        <w:t xml:space="preserve">wheat) based on flour production and the given extraction rate. The added advantage of this process is </w:t>
      </w:r>
      <w:del w:id="5575" w:author="Jane Shaw" w:date="2015-10-22T12:58:00Z">
        <w:r w:rsidRPr="00F31509" w:rsidDel="008A0701">
          <w:rPr>
            <w:rFonts w:asciiTheme="majorBidi" w:eastAsia="Times New Roman" w:hAnsiTheme="majorBidi" w:cstheme="majorBidi"/>
            <w:color w:val="000000" w:themeColor="text1"/>
            <w:lang w:val="en-GB"/>
          </w:rPr>
          <w:delText xml:space="preserve">a </w:delText>
        </w:r>
      </w:del>
      <w:ins w:id="5576" w:author="Jane Shaw" w:date="2015-10-22T12:58:00Z">
        <w:r w:rsidR="008A0701">
          <w:rPr>
            <w:rFonts w:asciiTheme="majorBidi" w:eastAsia="Times New Roman" w:hAnsiTheme="majorBidi" w:cstheme="majorBidi"/>
            <w:color w:val="000000" w:themeColor="text1"/>
            <w:lang w:val="en-GB"/>
          </w:rPr>
          <w:t xml:space="preserve">that it </w:t>
        </w:r>
      </w:ins>
      <w:r w:rsidRPr="00F31509">
        <w:rPr>
          <w:rFonts w:asciiTheme="majorBidi" w:eastAsia="Times New Roman" w:hAnsiTheme="majorBidi" w:cstheme="majorBidi"/>
          <w:color w:val="000000" w:themeColor="text1"/>
          <w:lang w:val="en-GB"/>
        </w:rPr>
        <w:t>simplifi</w:t>
      </w:r>
      <w:ins w:id="5577" w:author="Jane Shaw" w:date="2015-10-22T12:58:00Z">
        <w:r w:rsidR="008A0701">
          <w:rPr>
            <w:rFonts w:asciiTheme="majorBidi" w:eastAsia="Times New Roman" w:hAnsiTheme="majorBidi" w:cstheme="majorBidi"/>
            <w:color w:val="000000" w:themeColor="text1"/>
            <w:lang w:val="en-GB"/>
          </w:rPr>
          <w:t>es</w:t>
        </w:r>
      </w:ins>
      <w:del w:id="5578" w:author="Jane Shaw" w:date="2015-10-22T12:58:00Z">
        <w:r w:rsidRPr="00F31509" w:rsidDel="008A0701">
          <w:rPr>
            <w:rFonts w:asciiTheme="majorBidi" w:eastAsia="Times New Roman" w:hAnsiTheme="majorBidi" w:cstheme="majorBidi"/>
            <w:color w:val="000000" w:themeColor="text1"/>
            <w:lang w:val="en-GB"/>
          </w:rPr>
          <w:delText>cation</w:delText>
        </w:r>
      </w:del>
      <w:r w:rsidRPr="00F31509">
        <w:rPr>
          <w:rFonts w:asciiTheme="majorBidi" w:eastAsia="Times New Roman" w:hAnsiTheme="majorBidi" w:cstheme="majorBidi"/>
          <w:color w:val="000000" w:themeColor="text1"/>
          <w:lang w:val="en-GB"/>
        </w:rPr>
        <w:t xml:space="preserve"> </w:t>
      </w:r>
      <w:del w:id="5579" w:author="Jane Shaw" w:date="2015-10-22T12:58:00Z">
        <w:r w:rsidRPr="00F31509" w:rsidDel="008A0701">
          <w:rPr>
            <w:rFonts w:asciiTheme="majorBidi" w:eastAsia="Times New Roman" w:hAnsiTheme="majorBidi" w:cstheme="majorBidi"/>
            <w:color w:val="000000" w:themeColor="text1"/>
            <w:lang w:val="en-GB"/>
          </w:rPr>
          <w:delText xml:space="preserve">in </w:delText>
        </w:r>
      </w:del>
      <w:r w:rsidRPr="00F31509">
        <w:rPr>
          <w:rFonts w:asciiTheme="majorBidi" w:eastAsia="Times New Roman" w:hAnsiTheme="majorBidi" w:cstheme="majorBidi"/>
          <w:color w:val="000000" w:themeColor="text1"/>
          <w:lang w:val="en-GB"/>
        </w:rPr>
        <w:t xml:space="preserve">the standardization method and </w:t>
      </w:r>
      <w:del w:id="5580" w:author="Jane Shaw" w:date="2015-10-22T12:59:00Z">
        <w:r w:rsidRPr="00F31509" w:rsidDel="008A0701">
          <w:rPr>
            <w:rFonts w:asciiTheme="majorBidi" w:eastAsia="Times New Roman" w:hAnsiTheme="majorBidi" w:cstheme="majorBidi"/>
            <w:color w:val="000000" w:themeColor="text1"/>
            <w:lang w:val="en-GB"/>
          </w:rPr>
          <w:delText xml:space="preserve">the possibility </w:delText>
        </w:r>
      </w:del>
      <w:ins w:id="5581" w:author="Jane Shaw" w:date="2015-10-22T12:59:00Z">
        <w:r w:rsidR="008A0701">
          <w:rPr>
            <w:rFonts w:asciiTheme="majorBidi" w:eastAsia="Times New Roman" w:hAnsiTheme="majorBidi" w:cstheme="majorBidi"/>
            <w:color w:val="000000" w:themeColor="text1"/>
            <w:lang w:val="en-GB"/>
          </w:rPr>
          <w:t xml:space="preserve">makes it possible to avoid </w:t>
        </w:r>
      </w:ins>
      <w:del w:id="5582" w:author="Jane Shaw" w:date="2015-10-22T12:59:00Z">
        <w:r w:rsidRPr="00F31509" w:rsidDel="008A0701">
          <w:rPr>
            <w:rFonts w:asciiTheme="majorBidi" w:eastAsia="Times New Roman" w:hAnsiTheme="majorBidi" w:cstheme="majorBidi"/>
            <w:color w:val="000000" w:themeColor="text1"/>
            <w:lang w:val="en-GB"/>
          </w:rPr>
          <w:delText xml:space="preserve">to get rid of </w:delText>
        </w:r>
      </w:del>
      <w:r w:rsidRPr="00F31509">
        <w:rPr>
          <w:rFonts w:asciiTheme="majorBidi" w:eastAsia="Times New Roman" w:hAnsiTheme="majorBidi" w:cstheme="majorBidi"/>
          <w:color w:val="000000" w:themeColor="text1"/>
          <w:lang w:val="en-GB"/>
        </w:rPr>
        <w:t xml:space="preserve">a complicated </w:t>
      </w:r>
      <w:r w:rsidRPr="008A0701">
        <w:rPr>
          <w:rFonts w:asciiTheme="majorBidi" w:eastAsia="Times New Roman" w:hAnsiTheme="majorBidi" w:cstheme="majorBidi"/>
          <w:i/>
          <w:color w:val="000000" w:themeColor="text1"/>
          <w:lang w:val="en-GB"/>
          <w:rPrChange w:id="5583" w:author="Jane Shaw" w:date="2015-10-22T13:00:00Z">
            <w:rPr>
              <w:rFonts w:asciiTheme="majorBidi" w:eastAsia="Times New Roman" w:hAnsiTheme="majorBidi" w:cstheme="majorBidi"/>
              <w:color w:val="000000" w:themeColor="text1"/>
              <w:lang w:val="en-GB"/>
            </w:rPr>
          </w:rPrChange>
        </w:rPr>
        <w:t xml:space="preserve">ex-post </w:t>
      </w:r>
      <w:r w:rsidRPr="00F31509">
        <w:rPr>
          <w:rFonts w:asciiTheme="majorBidi" w:eastAsia="Times New Roman" w:hAnsiTheme="majorBidi" w:cstheme="majorBidi"/>
          <w:color w:val="000000" w:themeColor="text1"/>
          <w:lang w:val="en-GB"/>
        </w:rPr>
        <w:t xml:space="preserve">reallocation process </w:t>
      </w:r>
      <w:del w:id="5584" w:author="Jane Shaw" w:date="2015-10-22T12:59:00Z">
        <w:r w:rsidRPr="00F31509" w:rsidDel="008A0701">
          <w:rPr>
            <w:rFonts w:asciiTheme="majorBidi" w:eastAsia="Times New Roman" w:hAnsiTheme="majorBidi" w:cstheme="majorBidi"/>
            <w:color w:val="000000" w:themeColor="text1"/>
            <w:lang w:val="en-GB"/>
          </w:rPr>
          <w:delText xml:space="preserve">between </w:delText>
        </w:r>
      </w:del>
      <w:ins w:id="5585" w:author="Jane Shaw" w:date="2015-10-22T12:59:00Z">
        <w:r w:rsidR="008A0701">
          <w:rPr>
            <w:rFonts w:asciiTheme="majorBidi" w:eastAsia="Times New Roman" w:hAnsiTheme="majorBidi" w:cstheme="majorBidi"/>
            <w:color w:val="000000" w:themeColor="text1"/>
            <w:lang w:val="en-GB"/>
          </w:rPr>
          <w:t>among</w:t>
        </w:r>
        <w:r w:rsidR="008A0701"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processed products.</w:t>
      </w:r>
    </w:p>
    <w:p w14:paraId="16011D5F" w14:textId="65D83884" w:rsidR="004F65E4" w:rsidRDefault="004F65E4" w:rsidP="004F65E4">
      <w:pPr>
        <w:jc w:val="both"/>
        <w:rPr>
          <w:rFonts w:asciiTheme="majorBidi" w:hAnsiTheme="majorBidi" w:cstheme="majorBidi"/>
          <w:color w:val="000000" w:themeColor="text1"/>
          <w:szCs w:val="24"/>
          <w:lang w:val="en-GB"/>
        </w:rPr>
      </w:pPr>
      <w:r w:rsidRPr="00956FB6">
        <w:rPr>
          <w:rFonts w:asciiTheme="majorBidi" w:hAnsiTheme="majorBidi" w:cstheme="majorBidi"/>
          <w:b/>
          <w:i/>
          <w:iCs/>
          <w:color w:val="000000" w:themeColor="text1"/>
          <w:szCs w:val="24"/>
          <w:lang w:val="en-GB"/>
          <w:rPrChange w:id="5586" w:author="Jane Shaw" w:date="2015-11-07T19:03:00Z">
            <w:rPr>
              <w:rFonts w:asciiTheme="majorBidi" w:hAnsiTheme="majorBidi" w:cstheme="majorBidi"/>
              <w:i/>
              <w:iCs/>
              <w:color w:val="000000" w:themeColor="text1"/>
              <w:szCs w:val="24"/>
              <w:lang w:val="en-GB"/>
            </w:rPr>
          </w:rPrChange>
        </w:rPr>
        <w:t>Nutrient conversion factors</w:t>
      </w:r>
      <w:ins w:id="5587" w:author="Jane Shaw" w:date="2015-10-22T13:00:00Z">
        <w:r w:rsidR="008A0701" w:rsidRPr="00956FB6">
          <w:rPr>
            <w:rFonts w:asciiTheme="majorBidi" w:hAnsiTheme="majorBidi" w:cstheme="majorBidi"/>
            <w:b/>
            <w:i/>
            <w:iCs/>
            <w:color w:val="000000" w:themeColor="text1"/>
            <w:szCs w:val="24"/>
            <w:lang w:val="en-GB"/>
            <w:rPrChange w:id="5588" w:author="Jane Shaw" w:date="2015-11-07T19:03:00Z">
              <w:rPr>
                <w:rFonts w:asciiTheme="majorBidi" w:hAnsiTheme="majorBidi" w:cstheme="majorBidi"/>
                <w:i/>
                <w:iCs/>
                <w:color w:val="000000" w:themeColor="text1"/>
                <w:szCs w:val="24"/>
                <w:lang w:val="en-GB"/>
              </w:rPr>
            </w:rPrChange>
          </w:rPr>
          <w:t>:</w:t>
        </w:r>
      </w:ins>
      <w:del w:id="5589" w:author="Jane Shaw" w:date="2015-10-22T13:00:00Z">
        <w:r w:rsidRPr="00956FB6" w:rsidDel="008A0701">
          <w:rPr>
            <w:rFonts w:asciiTheme="majorBidi" w:hAnsiTheme="majorBidi" w:cstheme="majorBidi"/>
            <w:b/>
            <w:i/>
            <w:iCs/>
            <w:color w:val="000000" w:themeColor="text1"/>
            <w:szCs w:val="24"/>
            <w:lang w:val="en-GB"/>
            <w:rPrChange w:id="5590" w:author="Jane Shaw" w:date="2015-11-07T19:03:00Z">
              <w:rPr>
                <w:rFonts w:asciiTheme="majorBidi" w:hAnsiTheme="majorBidi" w:cstheme="majorBidi"/>
                <w:i/>
                <w:iCs/>
                <w:color w:val="000000" w:themeColor="text1"/>
                <w:szCs w:val="24"/>
                <w:lang w:val="en-GB"/>
              </w:rPr>
            </w:rPrChange>
          </w:rPr>
          <w:delText>.</w:delText>
        </w:r>
      </w:del>
      <w:r w:rsidRPr="00956FB6">
        <w:rPr>
          <w:rFonts w:asciiTheme="majorBidi" w:hAnsiTheme="majorBidi" w:cstheme="majorBidi"/>
          <w:b/>
          <w:color w:val="000000" w:themeColor="text1"/>
          <w:szCs w:val="24"/>
          <w:lang w:val="en-GB"/>
          <w:rPrChange w:id="5591" w:author="Jane Shaw" w:date="2015-11-07T19:03:00Z">
            <w:rPr>
              <w:rFonts w:asciiTheme="majorBidi" w:hAnsiTheme="majorBidi" w:cstheme="majorBidi"/>
              <w:color w:val="000000" w:themeColor="text1"/>
              <w:szCs w:val="24"/>
              <w:lang w:val="en-GB"/>
            </w:rPr>
          </w:rPrChange>
        </w:rPr>
        <w:t xml:space="preserve"> </w:t>
      </w:r>
      <w:del w:id="5592" w:author="Jane Shaw" w:date="2015-10-22T13:00:00Z">
        <w:r w:rsidRPr="00F31509" w:rsidDel="008A0701">
          <w:rPr>
            <w:rFonts w:asciiTheme="majorBidi" w:hAnsiTheme="majorBidi" w:cstheme="majorBidi"/>
            <w:color w:val="000000" w:themeColor="text1"/>
            <w:szCs w:val="24"/>
            <w:lang w:val="en-GB"/>
          </w:rPr>
          <w:delText xml:space="preserve">Food balance sheets </w:delText>
        </w:r>
      </w:del>
      <w:ins w:id="5593" w:author="Jane Shaw" w:date="2015-10-22T13:00:00Z">
        <w:r w:rsidR="008A0701">
          <w:rPr>
            <w:rFonts w:asciiTheme="majorBidi" w:hAnsiTheme="majorBidi" w:cstheme="majorBidi"/>
            <w:color w:val="000000" w:themeColor="text1"/>
            <w:szCs w:val="24"/>
            <w:lang w:val="en-GB"/>
          </w:rPr>
          <w:t xml:space="preserve">FBS </w:t>
        </w:r>
      </w:ins>
      <w:r w:rsidRPr="00F31509">
        <w:rPr>
          <w:rFonts w:asciiTheme="majorBidi" w:hAnsiTheme="majorBidi" w:cstheme="majorBidi"/>
          <w:color w:val="000000" w:themeColor="text1"/>
          <w:szCs w:val="24"/>
          <w:lang w:val="en-GB"/>
        </w:rPr>
        <w:t xml:space="preserve">provide an account </w:t>
      </w:r>
      <w:ins w:id="5594" w:author="Jane Shaw" w:date="2015-10-22T13:00:00Z">
        <w:r w:rsidR="008A0701">
          <w:rPr>
            <w:rFonts w:asciiTheme="majorBidi" w:hAnsiTheme="majorBidi" w:cstheme="majorBidi"/>
            <w:color w:val="000000" w:themeColor="text1"/>
            <w:szCs w:val="24"/>
            <w:lang w:val="en-GB"/>
          </w:rPr>
          <w:t xml:space="preserve">of </w:t>
        </w:r>
      </w:ins>
      <w:r w:rsidRPr="00F31509">
        <w:rPr>
          <w:rFonts w:asciiTheme="majorBidi" w:hAnsiTheme="majorBidi" w:cstheme="majorBidi"/>
          <w:color w:val="000000" w:themeColor="text1"/>
          <w:szCs w:val="24"/>
          <w:lang w:val="en-GB"/>
        </w:rPr>
        <w:t xml:space="preserve">not only </w:t>
      </w:r>
      <w:del w:id="5595" w:author="Jane Shaw" w:date="2015-10-22T13:00:00Z">
        <w:r w:rsidRPr="00F31509" w:rsidDel="008A0701">
          <w:rPr>
            <w:rFonts w:asciiTheme="majorBidi" w:hAnsiTheme="majorBidi" w:cstheme="majorBidi"/>
            <w:color w:val="000000" w:themeColor="text1"/>
            <w:szCs w:val="24"/>
            <w:lang w:val="en-GB"/>
          </w:rPr>
          <w:delText xml:space="preserve">of </w:delText>
        </w:r>
      </w:del>
      <w:r w:rsidRPr="00F31509">
        <w:rPr>
          <w:rFonts w:asciiTheme="majorBidi" w:hAnsiTheme="majorBidi" w:cstheme="majorBidi"/>
          <w:color w:val="000000" w:themeColor="text1"/>
          <w:szCs w:val="24"/>
          <w:lang w:val="en-GB"/>
        </w:rPr>
        <w:t xml:space="preserve">quantities of food supplied and utilized, but </w:t>
      </w:r>
      <w:del w:id="5596" w:author="Jane Shaw" w:date="2015-10-22T13:00:00Z">
        <w:r w:rsidRPr="00F31509" w:rsidDel="008A0701">
          <w:rPr>
            <w:rFonts w:asciiTheme="majorBidi" w:hAnsiTheme="majorBidi" w:cstheme="majorBidi"/>
            <w:color w:val="000000" w:themeColor="text1"/>
            <w:szCs w:val="24"/>
            <w:lang w:val="en-GB"/>
          </w:rPr>
          <w:delText xml:space="preserve">they </w:delText>
        </w:r>
      </w:del>
      <w:r w:rsidRPr="00F31509">
        <w:rPr>
          <w:rFonts w:asciiTheme="majorBidi" w:hAnsiTheme="majorBidi" w:cstheme="majorBidi"/>
          <w:color w:val="000000" w:themeColor="text1"/>
          <w:szCs w:val="24"/>
          <w:lang w:val="en-GB"/>
        </w:rPr>
        <w:t xml:space="preserve">also </w:t>
      </w:r>
      <w:del w:id="5597" w:author="Jane Shaw" w:date="2015-10-22T13:00:00Z">
        <w:r w:rsidRPr="00F31509" w:rsidDel="008A0701">
          <w:rPr>
            <w:rFonts w:asciiTheme="majorBidi" w:hAnsiTheme="majorBidi" w:cstheme="majorBidi"/>
            <w:color w:val="000000" w:themeColor="text1"/>
            <w:szCs w:val="24"/>
            <w:lang w:val="en-GB"/>
          </w:rPr>
          <w:delText xml:space="preserve">provide an account of </w:delText>
        </w:r>
      </w:del>
      <w:r w:rsidRPr="00F31509">
        <w:rPr>
          <w:rFonts w:asciiTheme="majorBidi" w:hAnsiTheme="majorBidi" w:cstheme="majorBidi"/>
          <w:color w:val="000000" w:themeColor="text1"/>
          <w:szCs w:val="24"/>
          <w:lang w:val="en-GB"/>
        </w:rPr>
        <w:t>key nutrients</w:t>
      </w:r>
      <w:del w:id="5598" w:author="Jane Shaw" w:date="2015-11-07T19:03:00Z">
        <w:r w:rsidRPr="00F31509" w:rsidDel="00956FB6">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such as calories, protein and fat. Other nutrients </w:t>
      </w:r>
      <w:del w:id="5599" w:author="Jane Shaw" w:date="2015-10-22T13:00:00Z">
        <w:r w:rsidRPr="00F31509" w:rsidDel="008A0701">
          <w:rPr>
            <w:rFonts w:asciiTheme="majorBidi" w:hAnsiTheme="majorBidi" w:cstheme="majorBidi"/>
            <w:color w:val="000000" w:themeColor="text1"/>
            <w:szCs w:val="24"/>
            <w:lang w:val="en-GB"/>
          </w:rPr>
          <w:delText xml:space="preserve">could </w:delText>
        </w:r>
      </w:del>
      <w:ins w:id="5600" w:author="Jane Shaw" w:date="2015-10-22T13:00:00Z">
        <w:r w:rsidR="008A0701">
          <w:rPr>
            <w:rFonts w:asciiTheme="majorBidi" w:hAnsiTheme="majorBidi" w:cstheme="majorBidi"/>
            <w:color w:val="000000" w:themeColor="text1"/>
            <w:szCs w:val="24"/>
            <w:lang w:val="en-GB"/>
          </w:rPr>
          <w:t xml:space="preserve">can </w:t>
        </w:r>
      </w:ins>
      <w:r w:rsidRPr="00F31509">
        <w:rPr>
          <w:rFonts w:asciiTheme="majorBidi" w:hAnsiTheme="majorBidi" w:cstheme="majorBidi"/>
          <w:color w:val="000000" w:themeColor="text1"/>
          <w:szCs w:val="24"/>
          <w:lang w:val="en-GB"/>
        </w:rPr>
        <w:t xml:space="preserve">be added. As food products are typically eaten in processed </w:t>
      </w:r>
      <w:del w:id="5601" w:author="Jane Shaw" w:date="2015-10-22T13:00:00Z">
        <w:r w:rsidRPr="00F31509" w:rsidDel="008A0701">
          <w:rPr>
            <w:rFonts w:asciiTheme="majorBidi" w:hAnsiTheme="majorBidi" w:cstheme="majorBidi"/>
            <w:color w:val="000000" w:themeColor="text1"/>
            <w:szCs w:val="24"/>
            <w:lang w:val="en-GB"/>
          </w:rPr>
          <w:delText>form (</w:delText>
        </w:r>
      </w:del>
      <w:r w:rsidRPr="00F31509">
        <w:rPr>
          <w:rFonts w:asciiTheme="majorBidi" w:hAnsiTheme="majorBidi" w:cstheme="majorBidi"/>
          <w:color w:val="000000" w:themeColor="text1"/>
          <w:szCs w:val="24"/>
          <w:lang w:val="en-GB"/>
        </w:rPr>
        <w:t>rather than primary</w:t>
      </w:r>
      <w:ins w:id="5602" w:author="Jane Shaw" w:date="2015-10-22T13:01:00Z">
        <w:r w:rsidR="008A0701">
          <w:rPr>
            <w:rFonts w:asciiTheme="majorBidi" w:hAnsiTheme="majorBidi" w:cstheme="majorBidi"/>
            <w:color w:val="000000" w:themeColor="text1"/>
            <w:szCs w:val="24"/>
            <w:lang w:val="en-GB"/>
          </w:rPr>
          <w:t xml:space="preserve"> form</w:t>
        </w:r>
      </w:ins>
      <w:del w:id="5603" w:author="Jane Shaw" w:date="2015-10-22T13:01:00Z">
        <w:r w:rsidRPr="00F31509" w:rsidDel="008A070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nutrient conversion factors also apply to and are available for processed products. The new approach </w:t>
      </w:r>
      <w:ins w:id="5604" w:author="Jane Shaw" w:date="2015-11-07T19:04:00Z">
        <w:r w:rsidR="00956FB6">
          <w:rPr>
            <w:rFonts w:asciiTheme="majorBidi" w:hAnsiTheme="majorBidi" w:cstheme="majorBidi"/>
            <w:color w:val="000000" w:themeColor="text1"/>
            <w:szCs w:val="24"/>
            <w:lang w:val="en-GB"/>
          </w:rPr>
          <w:t xml:space="preserve">typically </w:t>
        </w:r>
      </w:ins>
      <w:r w:rsidRPr="00F31509">
        <w:rPr>
          <w:rFonts w:asciiTheme="majorBidi" w:hAnsiTheme="majorBidi" w:cstheme="majorBidi"/>
          <w:color w:val="000000" w:themeColor="text1"/>
          <w:szCs w:val="24"/>
          <w:lang w:val="en-GB"/>
        </w:rPr>
        <w:t xml:space="preserve">applies calorie conversion factors </w:t>
      </w:r>
      <w:del w:id="5605" w:author="Jane Shaw" w:date="2015-11-07T19:04:00Z">
        <w:r w:rsidRPr="00F31509" w:rsidDel="00956FB6">
          <w:rPr>
            <w:rFonts w:asciiTheme="majorBidi" w:hAnsiTheme="majorBidi" w:cstheme="majorBidi"/>
            <w:color w:val="000000" w:themeColor="text1"/>
            <w:szCs w:val="24"/>
            <w:lang w:val="en-GB"/>
          </w:rPr>
          <w:delText xml:space="preserve">typically </w:delText>
        </w:r>
      </w:del>
      <w:r w:rsidRPr="00F31509">
        <w:rPr>
          <w:rFonts w:asciiTheme="majorBidi" w:hAnsiTheme="majorBidi" w:cstheme="majorBidi"/>
          <w:color w:val="000000" w:themeColor="text1"/>
          <w:szCs w:val="24"/>
          <w:lang w:val="en-GB"/>
        </w:rPr>
        <w:t xml:space="preserve">at the </w:t>
      </w:r>
      <w:del w:id="5606" w:author="Jane Shaw" w:date="2015-10-22T13:01:00Z">
        <w:r w:rsidRPr="00F31509" w:rsidDel="008A0701">
          <w:rPr>
            <w:rFonts w:asciiTheme="majorBidi" w:hAnsiTheme="majorBidi" w:cstheme="majorBidi"/>
            <w:color w:val="000000" w:themeColor="text1"/>
            <w:szCs w:val="24"/>
            <w:lang w:val="en-GB"/>
          </w:rPr>
          <w:delText>1</w:delText>
        </w:r>
        <w:r w:rsidRPr="00F31509" w:rsidDel="008A0701">
          <w:rPr>
            <w:rFonts w:asciiTheme="majorBidi" w:hAnsiTheme="majorBidi" w:cstheme="majorBidi"/>
            <w:color w:val="000000" w:themeColor="text1"/>
            <w:szCs w:val="24"/>
            <w:vertAlign w:val="superscript"/>
            <w:lang w:val="en-GB"/>
          </w:rPr>
          <w:delText>st</w:delText>
        </w:r>
        <w:r w:rsidRPr="00F31509" w:rsidDel="008A0701">
          <w:rPr>
            <w:rFonts w:asciiTheme="majorBidi" w:hAnsiTheme="majorBidi" w:cstheme="majorBidi"/>
            <w:color w:val="000000" w:themeColor="text1"/>
            <w:szCs w:val="24"/>
            <w:lang w:val="en-GB"/>
          </w:rPr>
          <w:delText xml:space="preserve"> </w:delText>
        </w:r>
      </w:del>
      <w:ins w:id="5607" w:author="Jane Shaw" w:date="2015-10-22T13:01:00Z">
        <w:r w:rsidR="008A0701">
          <w:rPr>
            <w:rFonts w:asciiTheme="majorBidi" w:hAnsiTheme="majorBidi" w:cstheme="majorBidi"/>
            <w:color w:val="000000" w:themeColor="text1"/>
            <w:szCs w:val="24"/>
            <w:lang w:val="en-GB"/>
          </w:rPr>
          <w:t xml:space="preserve">first </w:t>
        </w:r>
      </w:ins>
      <w:r w:rsidRPr="00F31509">
        <w:rPr>
          <w:rFonts w:asciiTheme="majorBidi" w:hAnsiTheme="majorBidi" w:cstheme="majorBidi"/>
          <w:color w:val="000000" w:themeColor="text1"/>
          <w:szCs w:val="24"/>
          <w:lang w:val="en-GB"/>
        </w:rPr>
        <w:t xml:space="preserve">level of processing. For </w:t>
      </w:r>
      <w:del w:id="5608" w:author="Jane Shaw" w:date="2015-10-22T13:01:00Z">
        <w:r w:rsidRPr="00F31509" w:rsidDel="008A0701">
          <w:rPr>
            <w:rFonts w:asciiTheme="majorBidi" w:hAnsiTheme="majorBidi" w:cstheme="majorBidi"/>
            <w:color w:val="000000" w:themeColor="text1"/>
            <w:szCs w:val="24"/>
            <w:lang w:val="en-GB"/>
          </w:rPr>
          <w:delText xml:space="preserve">the example of </w:delText>
        </w:r>
      </w:del>
      <w:r w:rsidRPr="00F31509">
        <w:rPr>
          <w:rFonts w:asciiTheme="majorBidi" w:hAnsiTheme="majorBidi" w:cstheme="majorBidi"/>
          <w:color w:val="000000" w:themeColor="text1"/>
          <w:szCs w:val="24"/>
          <w:lang w:val="en-GB"/>
        </w:rPr>
        <w:t xml:space="preserve">wheat, this means that the calorie, fat and protein conversion </w:t>
      </w:r>
      <w:del w:id="5609" w:author="Jane Shaw" w:date="2015-10-22T13:01:00Z">
        <w:r w:rsidRPr="00F31509" w:rsidDel="008A0701">
          <w:rPr>
            <w:rFonts w:asciiTheme="majorBidi" w:hAnsiTheme="majorBidi" w:cstheme="majorBidi"/>
            <w:color w:val="000000" w:themeColor="text1"/>
            <w:szCs w:val="24"/>
            <w:lang w:val="en-GB"/>
          </w:rPr>
          <w:delText xml:space="preserve">takes place </w:delText>
        </w:r>
      </w:del>
      <w:ins w:id="5610" w:author="Jane Shaw" w:date="2015-11-07T19:04:00Z">
        <w:r w:rsidR="00956FB6">
          <w:rPr>
            <w:rFonts w:asciiTheme="majorBidi" w:hAnsiTheme="majorBidi" w:cstheme="majorBidi"/>
            <w:color w:val="000000" w:themeColor="text1"/>
            <w:szCs w:val="24"/>
            <w:lang w:val="en-GB"/>
          </w:rPr>
          <w:t xml:space="preserve">is made </w:t>
        </w:r>
      </w:ins>
      <w:r w:rsidRPr="00F31509">
        <w:rPr>
          <w:rFonts w:asciiTheme="majorBidi" w:hAnsiTheme="majorBidi" w:cstheme="majorBidi"/>
          <w:color w:val="000000" w:themeColor="text1"/>
          <w:szCs w:val="24"/>
          <w:lang w:val="en-GB"/>
        </w:rPr>
        <w:t xml:space="preserve">at the flour level. The nutrient conversion for biscuits </w:t>
      </w:r>
      <w:del w:id="5611" w:author="Jane Shaw" w:date="2015-10-22T13:01:00Z">
        <w:r w:rsidRPr="00F31509" w:rsidDel="008A0701">
          <w:rPr>
            <w:rFonts w:asciiTheme="majorBidi" w:hAnsiTheme="majorBidi" w:cstheme="majorBidi"/>
            <w:color w:val="000000" w:themeColor="text1"/>
            <w:szCs w:val="24"/>
            <w:lang w:val="en-GB"/>
          </w:rPr>
          <w:delText xml:space="preserve">takes place </w:delText>
        </w:r>
      </w:del>
      <w:ins w:id="5612" w:author="Jane Shaw" w:date="2015-11-07T19:04:00Z">
        <w:r w:rsidR="00956FB6">
          <w:rPr>
            <w:rFonts w:asciiTheme="majorBidi" w:hAnsiTheme="majorBidi" w:cstheme="majorBidi"/>
            <w:color w:val="000000" w:themeColor="text1"/>
            <w:szCs w:val="24"/>
            <w:lang w:val="en-GB"/>
          </w:rPr>
          <w:t xml:space="preserve">is </w:t>
        </w:r>
      </w:ins>
      <w:ins w:id="5613" w:author="Jane Shaw" w:date="2015-10-22T13:02:00Z">
        <w:r w:rsidR="008A0701" w:rsidRPr="00F31509">
          <w:rPr>
            <w:rFonts w:asciiTheme="majorBidi" w:hAnsiTheme="majorBidi" w:cstheme="majorBidi"/>
            <w:color w:val="000000" w:themeColor="text1"/>
            <w:szCs w:val="24"/>
            <w:lang w:val="en-GB"/>
          </w:rPr>
          <w:t xml:space="preserve">at the </w:t>
        </w:r>
        <w:r w:rsidR="008A0701">
          <w:rPr>
            <w:rFonts w:asciiTheme="majorBidi" w:hAnsiTheme="majorBidi" w:cstheme="majorBidi"/>
            <w:color w:val="000000" w:themeColor="text1"/>
            <w:szCs w:val="24"/>
            <w:lang w:val="en-GB"/>
          </w:rPr>
          <w:t>sugar, flour and vegetable oil levels,</w:t>
        </w:r>
        <w:r w:rsidR="008A0701" w:rsidRPr="00F31509">
          <w:rPr>
            <w:rFonts w:asciiTheme="majorBidi" w:hAnsiTheme="majorBidi" w:cstheme="majorBidi"/>
            <w:color w:val="000000" w:themeColor="text1"/>
            <w:szCs w:val="24"/>
            <w:lang w:val="en-GB"/>
          </w:rPr>
          <w:t xml:space="preserve"> </w:t>
        </w:r>
      </w:ins>
      <w:del w:id="5614" w:author="Jane Shaw" w:date="2015-11-07T19:04:00Z">
        <w:r w:rsidRPr="00F31509" w:rsidDel="00956FB6">
          <w:rPr>
            <w:rFonts w:asciiTheme="majorBidi" w:hAnsiTheme="majorBidi" w:cstheme="majorBidi"/>
            <w:color w:val="000000" w:themeColor="text1"/>
            <w:szCs w:val="24"/>
            <w:lang w:val="en-GB"/>
          </w:rPr>
          <w:delText xml:space="preserve">when </w:delText>
        </w:r>
      </w:del>
      <w:ins w:id="5615" w:author="Jane Shaw" w:date="2015-11-07T19:04:00Z">
        <w:r w:rsidR="00956FB6">
          <w:rPr>
            <w:rFonts w:asciiTheme="majorBidi" w:hAnsiTheme="majorBidi" w:cstheme="majorBidi"/>
            <w:color w:val="000000" w:themeColor="text1"/>
            <w:szCs w:val="24"/>
            <w:lang w:val="en-GB"/>
          </w:rPr>
          <w:t xml:space="preserve">after </w:t>
        </w:r>
      </w:ins>
      <w:ins w:id="5616" w:author="Jane Shaw" w:date="2015-10-22T13:01:00Z">
        <w:r w:rsidR="008A0701">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biscuits have been </w:t>
      </w:r>
      <w:del w:id="5617" w:author="Jane Shaw" w:date="2015-10-22T13:02:00Z">
        <w:r w:rsidRPr="00F31509" w:rsidDel="008A0701">
          <w:rPr>
            <w:rFonts w:asciiTheme="majorBidi" w:hAnsiTheme="majorBidi" w:cstheme="majorBidi"/>
            <w:color w:val="000000" w:themeColor="text1"/>
            <w:szCs w:val="24"/>
            <w:lang w:val="en-GB"/>
          </w:rPr>
          <w:delText xml:space="preserve">split up </w:delText>
        </w:r>
      </w:del>
      <w:ins w:id="5618" w:author="Jane Shaw" w:date="2015-10-22T13:02:00Z">
        <w:r w:rsidR="008A0701">
          <w:rPr>
            <w:rFonts w:asciiTheme="majorBidi" w:hAnsiTheme="majorBidi" w:cstheme="majorBidi"/>
            <w:color w:val="000000" w:themeColor="text1"/>
            <w:szCs w:val="24"/>
            <w:lang w:val="en-GB"/>
          </w:rPr>
          <w:t xml:space="preserve">broken down </w:t>
        </w:r>
      </w:ins>
      <w:r w:rsidRPr="00F31509">
        <w:rPr>
          <w:rFonts w:asciiTheme="majorBidi" w:hAnsiTheme="majorBidi" w:cstheme="majorBidi"/>
          <w:color w:val="000000" w:themeColor="text1"/>
          <w:szCs w:val="24"/>
          <w:lang w:val="en-GB"/>
        </w:rPr>
        <w:t>according to the</w:t>
      </w:r>
      <w:del w:id="5619" w:author="Jane Shaw" w:date="2015-11-07T19:04:00Z">
        <w:r w:rsidRPr="00F31509" w:rsidDel="00956FB6">
          <w:rPr>
            <w:rFonts w:asciiTheme="majorBidi" w:hAnsiTheme="majorBidi" w:cstheme="majorBidi"/>
            <w:color w:val="000000" w:themeColor="text1"/>
            <w:szCs w:val="24"/>
            <w:lang w:val="en-GB"/>
          </w:rPr>
          <w:delText>ir</w:delText>
        </w:r>
      </w:del>
      <w:r w:rsidRPr="00F31509">
        <w:rPr>
          <w:rFonts w:asciiTheme="majorBidi" w:hAnsiTheme="majorBidi" w:cstheme="majorBidi"/>
          <w:color w:val="000000" w:themeColor="text1"/>
          <w:szCs w:val="24"/>
          <w:lang w:val="en-GB"/>
        </w:rPr>
        <w:t xml:space="preserve"> </w:t>
      </w:r>
      <w:ins w:id="5620" w:author="Jane Shaw" w:date="2015-11-07T19:04:00Z">
        <w:r w:rsidR="00956FB6">
          <w:rPr>
            <w:rFonts w:asciiTheme="majorBidi" w:hAnsiTheme="majorBidi" w:cstheme="majorBidi"/>
            <w:color w:val="000000" w:themeColor="text1"/>
            <w:szCs w:val="24"/>
            <w:lang w:val="en-GB"/>
          </w:rPr>
          <w:t xml:space="preserve">split </w:t>
        </w:r>
      </w:ins>
      <w:r w:rsidRPr="00F31509">
        <w:rPr>
          <w:rFonts w:asciiTheme="majorBidi" w:hAnsiTheme="majorBidi" w:cstheme="majorBidi"/>
          <w:color w:val="000000" w:themeColor="text1"/>
          <w:szCs w:val="24"/>
          <w:lang w:val="en-GB"/>
        </w:rPr>
        <w:t>shares</w:t>
      </w:r>
      <w:ins w:id="5621" w:author="Jane Shaw" w:date="2015-11-07T19:04:00Z">
        <w:r w:rsidR="00956FB6">
          <w:rPr>
            <w:rFonts w:asciiTheme="majorBidi" w:hAnsiTheme="majorBidi" w:cstheme="majorBidi"/>
            <w:color w:val="000000" w:themeColor="text1"/>
            <w:szCs w:val="24"/>
            <w:lang w:val="en-GB"/>
          </w:rPr>
          <w:t xml:space="preserve"> of these items</w:t>
        </w:r>
      </w:ins>
      <w:del w:id="5622" w:author="Jane Shaw" w:date="2015-10-22T13:02:00Z">
        <w:r w:rsidRPr="00F31509" w:rsidDel="008A0701">
          <w:rPr>
            <w:rFonts w:asciiTheme="majorBidi" w:hAnsiTheme="majorBidi" w:cstheme="majorBidi"/>
            <w:color w:val="000000" w:themeColor="text1"/>
            <w:szCs w:val="24"/>
            <w:lang w:val="en-GB"/>
          </w:rPr>
          <w:delText>, at the level of sugar, flour and vegetable oils</w:delText>
        </w:r>
      </w:del>
      <w:r w:rsidRPr="00F31509">
        <w:rPr>
          <w:rFonts w:asciiTheme="majorBidi" w:hAnsiTheme="majorBidi" w:cstheme="majorBidi"/>
          <w:color w:val="000000" w:themeColor="text1"/>
          <w:szCs w:val="24"/>
          <w:lang w:val="en-GB"/>
        </w:rPr>
        <w:t xml:space="preserve">. </w:t>
      </w:r>
    </w:p>
    <w:p w14:paraId="43D09204" w14:textId="21C94D9B" w:rsidR="00ED1B4C" w:rsidRPr="00F31509" w:rsidRDefault="00ED1B4C" w:rsidP="004F65E4">
      <w:pPr>
        <w:jc w:val="both"/>
        <w:rPr>
          <w:rFonts w:asciiTheme="majorBidi" w:hAnsiTheme="majorBidi" w:cstheme="majorBidi"/>
          <w:color w:val="000000" w:themeColor="text1"/>
          <w:szCs w:val="24"/>
          <w:lang w:val="en-GB"/>
        </w:rPr>
      </w:pPr>
      <w:r w:rsidRPr="00956FB6">
        <w:rPr>
          <w:rFonts w:asciiTheme="majorBidi" w:eastAsia="Times New Roman" w:hAnsiTheme="majorBidi" w:cstheme="majorBidi"/>
          <w:b/>
          <w:i/>
          <w:iCs/>
          <w:color w:val="000000" w:themeColor="text1"/>
          <w:lang w:val="en-GB"/>
          <w:rPrChange w:id="5623" w:author="Jane Shaw" w:date="2015-11-07T19:04:00Z">
            <w:rPr>
              <w:rFonts w:asciiTheme="majorBidi" w:eastAsia="Times New Roman" w:hAnsiTheme="majorBidi" w:cstheme="majorBidi"/>
              <w:i/>
              <w:iCs/>
              <w:color w:val="000000" w:themeColor="text1"/>
              <w:lang w:val="en-GB"/>
            </w:rPr>
          </w:rPrChange>
        </w:rPr>
        <w:t>Product specificity</w:t>
      </w:r>
      <w:ins w:id="5624" w:author="Jane Shaw" w:date="2015-10-22T13:02:00Z">
        <w:r w:rsidR="008A0701" w:rsidRPr="00956FB6">
          <w:rPr>
            <w:rFonts w:asciiTheme="majorBidi" w:eastAsia="Times New Roman" w:hAnsiTheme="majorBidi" w:cstheme="majorBidi"/>
            <w:b/>
            <w:i/>
            <w:iCs/>
            <w:color w:val="000000" w:themeColor="text1"/>
            <w:lang w:val="en-GB"/>
            <w:rPrChange w:id="5625" w:author="Jane Shaw" w:date="2015-11-07T19:04:00Z">
              <w:rPr>
                <w:rFonts w:asciiTheme="majorBidi" w:eastAsia="Times New Roman" w:hAnsiTheme="majorBidi" w:cstheme="majorBidi"/>
                <w:i/>
                <w:iCs/>
                <w:color w:val="000000" w:themeColor="text1"/>
                <w:lang w:val="en-GB"/>
              </w:rPr>
            </w:rPrChange>
          </w:rPr>
          <w:t>:</w:t>
        </w:r>
      </w:ins>
      <w:del w:id="5626" w:author="Jane Shaw" w:date="2015-10-22T13:03:00Z">
        <w:r w:rsidRPr="00956FB6" w:rsidDel="008A0701">
          <w:rPr>
            <w:rFonts w:asciiTheme="majorBidi" w:eastAsia="Times New Roman" w:hAnsiTheme="majorBidi" w:cstheme="majorBidi"/>
            <w:b/>
            <w:color w:val="000000" w:themeColor="text1"/>
            <w:lang w:val="en-GB"/>
            <w:rPrChange w:id="5627" w:author="Jane Shaw" w:date="2015-11-07T19:04:00Z">
              <w:rPr>
                <w:rFonts w:asciiTheme="majorBidi" w:eastAsia="Times New Roman" w:hAnsiTheme="majorBidi" w:cstheme="majorBidi"/>
                <w:color w:val="000000" w:themeColor="text1"/>
                <w:lang w:val="en-GB"/>
              </w:rPr>
            </w:rPrChange>
          </w:rPr>
          <w:delText>.</w:delText>
        </w:r>
      </w:del>
      <w:r w:rsidRPr="00956FB6">
        <w:rPr>
          <w:rFonts w:asciiTheme="majorBidi" w:eastAsia="Times New Roman" w:hAnsiTheme="majorBidi" w:cstheme="majorBidi"/>
          <w:b/>
          <w:color w:val="000000" w:themeColor="text1"/>
          <w:lang w:val="en-GB"/>
          <w:rPrChange w:id="5628" w:author="Jane Shaw" w:date="2015-11-07T19:04:00Z">
            <w:rPr>
              <w:rFonts w:asciiTheme="majorBidi" w:eastAsia="Times New Roman" w:hAnsiTheme="majorBidi" w:cstheme="majorBidi"/>
              <w:color w:val="000000" w:themeColor="text1"/>
              <w:lang w:val="en-GB"/>
            </w:rPr>
          </w:rPrChange>
        </w:rPr>
        <w:t xml:space="preserve"> </w:t>
      </w:r>
      <w:r w:rsidRPr="00F31509">
        <w:rPr>
          <w:rFonts w:asciiTheme="majorBidi" w:eastAsia="Times New Roman" w:hAnsiTheme="majorBidi" w:cstheme="majorBidi"/>
          <w:color w:val="000000" w:themeColor="text1"/>
          <w:lang w:val="en-GB"/>
        </w:rPr>
        <w:t xml:space="preserve">Products of the same name and classification but from different provenances may have different </w:t>
      </w:r>
      <w:del w:id="5629" w:author="Jane Shaw" w:date="2015-11-07T19:04:00Z">
        <w:r w:rsidRPr="00F31509" w:rsidDel="00956FB6">
          <w:rPr>
            <w:rFonts w:asciiTheme="majorBidi" w:eastAsia="Times New Roman" w:hAnsiTheme="majorBidi" w:cstheme="majorBidi"/>
            <w:color w:val="000000" w:themeColor="text1"/>
            <w:lang w:val="en-GB"/>
          </w:rPr>
          <w:delText xml:space="preserve">characteristics in terms of </w:delText>
        </w:r>
      </w:del>
      <w:r w:rsidRPr="00F31509">
        <w:rPr>
          <w:rFonts w:asciiTheme="majorBidi" w:eastAsia="Times New Roman" w:hAnsiTheme="majorBidi" w:cstheme="majorBidi"/>
          <w:color w:val="000000" w:themeColor="text1"/>
          <w:lang w:val="en-GB"/>
        </w:rPr>
        <w:t xml:space="preserve">nutrient contents and food values. </w:t>
      </w:r>
      <w:ins w:id="5630" w:author="Jane Shaw" w:date="2015-10-22T13:03:00Z">
        <w:r w:rsidR="008A0701">
          <w:rPr>
            <w:rFonts w:asciiTheme="majorBidi" w:eastAsia="Times New Roman" w:hAnsiTheme="majorBidi" w:cstheme="majorBidi"/>
            <w:color w:val="000000" w:themeColor="text1"/>
            <w:lang w:val="en-GB"/>
          </w:rPr>
          <w:t xml:space="preserve">For instance, </w:t>
        </w:r>
      </w:ins>
      <w:r w:rsidR="008A0701" w:rsidRPr="00F31509">
        <w:rPr>
          <w:rFonts w:asciiTheme="majorBidi" w:eastAsia="Times New Roman" w:hAnsiTheme="majorBidi" w:cstheme="majorBidi"/>
          <w:color w:val="000000" w:themeColor="text1"/>
          <w:lang w:val="en-GB"/>
        </w:rPr>
        <w:t>grass</w:t>
      </w:r>
      <w:r w:rsidRPr="00F31509">
        <w:rPr>
          <w:rFonts w:asciiTheme="majorBidi" w:eastAsia="Times New Roman" w:hAnsiTheme="majorBidi" w:cstheme="majorBidi"/>
          <w:color w:val="000000" w:themeColor="text1"/>
          <w:lang w:val="en-GB"/>
        </w:rPr>
        <w:t>-fed beef from Argentina</w:t>
      </w:r>
      <w:del w:id="5631" w:author="Jane Shaw" w:date="2015-10-22T13:03:00Z">
        <w:r w:rsidRPr="00F31509" w:rsidDel="008A0701">
          <w:rPr>
            <w:rFonts w:asciiTheme="majorBidi" w:eastAsia="Times New Roman" w:hAnsiTheme="majorBidi" w:cstheme="majorBidi"/>
            <w:color w:val="000000" w:themeColor="text1"/>
            <w:lang w:val="en-GB"/>
          </w:rPr>
          <w:delText>, for instance,</w:delText>
        </w:r>
      </w:del>
      <w:r w:rsidRPr="00F31509">
        <w:rPr>
          <w:rFonts w:asciiTheme="majorBidi" w:eastAsia="Times New Roman" w:hAnsiTheme="majorBidi" w:cstheme="majorBidi"/>
          <w:color w:val="000000" w:themeColor="text1"/>
          <w:lang w:val="en-GB"/>
        </w:rPr>
        <w:t xml:space="preserve"> is typically less caloric than </w:t>
      </w:r>
      <w:del w:id="5632" w:author="Jane Shaw" w:date="2015-10-22T13:03:00Z">
        <w:r w:rsidRPr="00F31509" w:rsidDel="008A0701">
          <w:rPr>
            <w:rFonts w:asciiTheme="majorBidi" w:eastAsia="Times New Roman" w:hAnsiTheme="majorBidi" w:cstheme="majorBidi"/>
            <w:color w:val="000000" w:themeColor="text1"/>
            <w:lang w:val="en-GB"/>
          </w:rPr>
          <w:delText>corn</w:delText>
        </w:r>
      </w:del>
      <w:ins w:id="5633" w:author="Jane Shaw" w:date="2015-10-22T13:03:00Z">
        <w:r w:rsidR="008A0701">
          <w:rPr>
            <w:rFonts w:asciiTheme="majorBidi" w:eastAsia="Times New Roman" w:hAnsiTheme="majorBidi" w:cstheme="majorBidi"/>
            <w:color w:val="000000" w:themeColor="text1"/>
            <w:lang w:val="en-GB"/>
          </w:rPr>
          <w:t>maize</w:t>
        </w:r>
      </w:ins>
      <w:r w:rsidRPr="00F31509">
        <w:rPr>
          <w:rFonts w:asciiTheme="majorBidi" w:eastAsia="Times New Roman" w:hAnsiTheme="majorBidi" w:cstheme="majorBidi"/>
          <w:color w:val="000000" w:themeColor="text1"/>
          <w:lang w:val="en-GB"/>
        </w:rPr>
        <w:t>-fed beef from the U</w:t>
      </w:r>
      <w:ins w:id="5634" w:author="Jane Shaw" w:date="2015-10-22T13:03:00Z">
        <w:r w:rsidR="008A0701">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ins w:id="5635" w:author="Jane Shaw" w:date="2015-10-22T13:03:00Z">
        <w:r w:rsidR="008A0701">
          <w:rPr>
            <w:rFonts w:asciiTheme="majorBidi" w:eastAsia="Times New Roman" w:hAnsiTheme="majorBidi" w:cstheme="majorBidi"/>
            <w:color w:val="000000" w:themeColor="text1"/>
            <w:lang w:val="en-GB"/>
          </w:rPr>
          <w:t>tates of America</w:t>
        </w:r>
      </w:ins>
      <w:r w:rsidRPr="00F31509">
        <w:rPr>
          <w:rFonts w:asciiTheme="majorBidi" w:eastAsia="Times New Roman" w:hAnsiTheme="majorBidi" w:cstheme="majorBidi"/>
          <w:color w:val="000000" w:themeColor="text1"/>
          <w:lang w:val="en-GB"/>
        </w:rPr>
        <w:t>. The same holds for many fruits and vegetables, other meats</w:t>
      </w:r>
      <w:del w:id="5636" w:author="Jane Shaw" w:date="2015-10-22T13:03:00Z">
        <w:r w:rsidRPr="00F31509" w:rsidDel="008A070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even cereals </w:t>
      </w:r>
      <w:del w:id="5637" w:author="Jane Shaw" w:date="2015-10-22T13:03:00Z">
        <w:r w:rsidRPr="00F31509" w:rsidDel="008A0701">
          <w:rPr>
            <w:rFonts w:asciiTheme="majorBidi" w:eastAsia="Times New Roman" w:hAnsiTheme="majorBidi" w:cstheme="majorBidi"/>
            <w:color w:val="000000" w:themeColor="text1"/>
            <w:lang w:val="en-GB"/>
          </w:rPr>
          <w:delText xml:space="preserve">of the same type </w:delText>
        </w:r>
      </w:del>
      <w:r w:rsidRPr="00F31509">
        <w:rPr>
          <w:rFonts w:asciiTheme="majorBidi" w:eastAsia="Times New Roman" w:hAnsiTheme="majorBidi" w:cstheme="majorBidi"/>
          <w:color w:val="000000" w:themeColor="text1"/>
          <w:lang w:val="en-GB"/>
        </w:rPr>
        <w:t xml:space="preserve">from different countries or farming systems. There is </w:t>
      </w:r>
      <w:del w:id="5638" w:author="Jane Shaw" w:date="2015-10-22T13:03:00Z">
        <w:r w:rsidRPr="00F31509" w:rsidDel="008A0701">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 xml:space="preserve">growing recognition of the need to account for these differences in the standardization process and </w:t>
      </w:r>
      <w:del w:id="5639" w:author="Jane Shaw" w:date="2015-10-22T13:04:00Z">
        <w:r w:rsidRPr="00F31509" w:rsidDel="008A0701">
          <w:rPr>
            <w:rFonts w:asciiTheme="majorBidi" w:eastAsia="Times New Roman" w:hAnsiTheme="majorBidi" w:cstheme="majorBidi"/>
            <w:color w:val="000000" w:themeColor="text1"/>
            <w:lang w:val="en-GB"/>
          </w:rPr>
          <w:delText xml:space="preserve">in </w:delText>
        </w:r>
      </w:del>
      <w:ins w:id="5640" w:author="Jane Shaw" w:date="2015-10-22T13:04:00Z">
        <w:r w:rsidR="008A0701">
          <w:rPr>
            <w:rFonts w:asciiTheme="majorBidi" w:eastAsia="Times New Roman" w:hAnsiTheme="majorBidi" w:cstheme="majorBidi"/>
            <w:color w:val="000000" w:themeColor="text1"/>
            <w:lang w:val="en-GB"/>
          </w:rPr>
          <w:t xml:space="preserve">to </w:t>
        </w:r>
      </w:ins>
      <w:r w:rsidRPr="00F31509">
        <w:rPr>
          <w:rFonts w:asciiTheme="majorBidi" w:eastAsia="Times New Roman" w:hAnsiTheme="majorBidi" w:cstheme="majorBidi"/>
          <w:color w:val="000000" w:themeColor="text1"/>
          <w:lang w:val="en-GB"/>
        </w:rPr>
        <w:t>apply</w:t>
      </w:r>
      <w:del w:id="5641" w:author="Jane Shaw" w:date="2015-10-22T13:04:00Z">
        <w:r w:rsidRPr="00F31509" w:rsidDel="008A0701">
          <w:rPr>
            <w:rFonts w:asciiTheme="majorBidi" w:eastAsia="Times New Roman" w:hAnsiTheme="majorBidi" w:cstheme="majorBidi"/>
            <w:color w:val="000000" w:themeColor="text1"/>
            <w:lang w:val="en-GB"/>
          </w:rPr>
          <w:delText>ing</w:delText>
        </w:r>
      </w:del>
      <w:r w:rsidRPr="00F31509">
        <w:rPr>
          <w:rFonts w:asciiTheme="majorBidi" w:eastAsia="Times New Roman" w:hAnsiTheme="majorBidi" w:cstheme="majorBidi"/>
          <w:color w:val="000000" w:themeColor="text1"/>
          <w:lang w:val="en-GB"/>
        </w:rPr>
        <w:t xml:space="preserve"> more specific calorie conversion factors. </w:t>
      </w:r>
      <w:del w:id="5642" w:author="Jane Shaw" w:date="2015-10-22T13:04:00Z">
        <w:r w:rsidDel="008A0701">
          <w:rPr>
            <w:rFonts w:asciiTheme="majorBidi" w:eastAsia="Times New Roman" w:hAnsiTheme="majorBidi" w:cstheme="majorBidi"/>
            <w:color w:val="000000" w:themeColor="text1"/>
            <w:lang w:val="en-GB"/>
          </w:rPr>
          <w:delText xml:space="preserve">Additionally, </w:delText>
        </w:r>
      </w:del>
      <w:r w:rsidR="008A0701">
        <w:rPr>
          <w:rFonts w:asciiTheme="majorBidi" w:eastAsia="Times New Roman" w:hAnsiTheme="majorBidi" w:cstheme="majorBidi"/>
          <w:color w:val="000000" w:themeColor="text1"/>
          <w:lang w:val="en-GB"/>
        </w:rPr>
        <w:t xml:space="preserve">Such </w:t>
      </w:r>
      <w:r>
        <w:rPr>
          <w:rFonts w:asciiTheme="majorBidi" w:eastAsia="Times New Roman" w:hAnsiTheme="majorBidi" w:cstheme="majorBidi"/>
          <w:color w:val="000000" w:themeColor="text1"/>
          <w:lang w:val="en-GB"/>
        </w:rPr>
        <w:t xml:space="preserve">factors should </w:t>
      </w:r>
      <w:ins w:id="5643" w:author="Jane Shaw" w:date="2015-10-22T13:04:00Z">
        <w:r w:rsidR="008A0701">
          <w:rPr>
            <w:rFonts w:asciiTheme="majorBidi" w:eastAsia="Times New Roman" w:hAnsiTheme="majorBidi" w:cstheme="majorBidi"/>
            <w:color w:val="000000" w:themeColor="text1"/>
            <w:lang w:val="en-GB"/>
          </w:rPr>
          <w:t xml:space="preserve">also </w:t>
        </w:r>
      </w:ins>
      <w:r>
        <w:rPr>
          <w:rFonts w:asciiTheme="majorBidi" w:eastAsia="Times New Roman" w:hAnsiTheme="majorBidi" w:cstheme="majorBidi"/>
          <w:color w:val="000000" w:themeColor="text1"/>
          <w:lang w:val="en-GB"/>
        </w:rPr>
        <w:t xml:space="preserve">be </w:t>
      </w:r>
      <w:del w:id="5644" w:author="Jane Shaw" w:date="2015-10-22T13:04:00Z">
        <w:r w:rsidDel="008A0701">
          <w:rPr>
            <w:rFonts w:asciiTheme="majorBidi" w:eastAsia="Times New Roman" w:hAnsiTheme="majorBidi" w:cstheme="majorBidi"/>
            <w:color w:val="000000" w:themeColor="text1"/>
            <w:lang w:val="en-GB"/>
          </w:rPr>
          <w:delText xml:space="preserve">continuously </w:delText>
        </w:r>
      </w:del>
      <w:r>
        <w:rPr>
          <w:rFonts w:asciiTheme="majorBidi" w:eastAsia="Times New Roman" w:hAnsiTheme="majorBidi" w:cstheme="majorBidi"/>
          <w:color w:val="000000" w:themeColor="text1"/>
          <w:lang w:val="en-GB"/>
        </w:rPr>
        <w:t>studied over time and adjusted when necessary.</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There are plans to </w:t>
      </w:r>
      <w:del w:id="5645" w:author="Jane Shaw" w:date="2015-11-07T19:05:00Z">
        <w:r w:rsidRPr="00F31509" w:rsidDel="00956FB6">
          <w:rPr>
            <w:rFonts w:asciiTheme="majorBidi" w:eastAsia="Times New Roman" w:hAnsiTheme="majorBidi" w:cstheme="majorBidi"/>
            <w:color w:val="000000" w:themeColor="text1"/>
            <w:lang w:val="en-GB"/>
          </w:rPr>
          <w:delText xml:space="preserve">account for </w:delText>
        </w:r>
      </w:del>
      <w:ins w:id="5646" w:author="Jane Shaw" w:date="2015-11-07T19:05:00Z">
        <w:r w:rsidR="00956FB6">
          <w:rPr>
            <w:rFonts w:asciiTheme="majorBidi" w:eastAsia="Times New Roman" w:hAnsiTheme="majorBidi" w:cstheme="majorBidi"/>
            <w:color w:val="000000" w:themeColor="text1"/>
            <w:lang w:val="en-GB"/>
          </w:rPr>
          <w:t xml:space="preserve">take </w:t>
        </w:r>
      </w:ins>
      <w:r w:rsidRPr="00F31509">
        <w:rPr>
          <w:rFonts w:asciiTheme="majorBidi" w:eastAsia="Times New Roman" w:hAnsiTheme="majorBidi" w:cstheme="majorBidi"/>
          <w:color w:val="000000" w:themeColor="text1"/>
          <w:lang w:val="en-GB"/>
        </w:rPr>
        <w:t xml:space="preserve">these specificities </w:t>
      </w:r>
      <w:ins w:id="5647" w:author="Jane Shaw" w:date="2015-11-07T19:05:00Z">
        <w:r w:rsidR="00956FB6">
          <w:rPr>
            <w:rFonts w:asciiTheme="majorBidi" w:eastAsia="Times New Roman" w:hAnsiTheme="majorBidi" w:cstheme="majorBidi"/>
            <w:color w:val="000000" w:themeColor="text1"/>
            <w:lang w:val="en-GB"/>
          </w:rPr>
          <w:t xml:space="preserve">into account </w:t>
        </w:r>
      </w:ins>
      <w:r w:rsidRPr="00F31509">
        <w:rPr>
          <w:rFonts w:asciiTheme="majorBidi" w:eastAsia="Times New Roman" w:hAnsiTheme="majorBidi" w:cstheme="majorBidi"/>
          <w:color w:val="000000" w:themeColor="text1"/>
          <w:lang w:val="en-GB"/>
        </w:rPr>
        <w:t xml:space="preserve">in future versions of the SUA/FBS system. </w:t>
      </w:r>
      <w:ins w:id="5648" w:author="Jane Shaw" w:date="2015-10-22T13:04:00Z">
        <w:r w:rsidR="008A0701">
          <w:rPr>
            <w:rFonts w:asciiTheme="majorBidi" w:eastAsia="Times New Roman" w:hAnsiTheme="majorBidi" w:cstheme="majorBidi"/>
            <w:color w:val="000000" w:themeColor="text1"/>
            <w:lang w:val="en-GB"/>
          </w:rPr>
          <w:t xml:space="preserve">In the meantime, </w:t>
        </w:r>
      </w:ins>
      <w:r w:rsidR="008A0701" w:rsidRPr="00F31509">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there is awareness of the problem, the specificities are limited to region-specific calorie conversion factors. </w:t>
      </w:r>
    </w:p>
    <w:p w14:paraId="337E7F64" w14:textId="11FE7AAF" w:rsidR="004F65E4" w:rsidRPr="00F31509" w:rsidRDefault="004F65E4" w:rsidP="004F65E4">
      <w:pPr>
        <w:jc w:val="both"/>
        <w:rPr>
          <w:rFonts w:asciiTheme="majorBidi" w:hAnsiTheme="majorBidi" w:cstheme="majorBidi"/>
          <w:color w:val="000000" w:themeColor="text1"/>
          <w:szCs w:val="24"/>
          <w:lang w:val="en-GB"/>
        </w:rPr>
      </w:pPr>
      <w:r w:rsidRPr="00956FB6">
        <w:rPr>
          <w:rFonts w:asciiTheme="majorBidi" w:hAnsiTheme="majorBidi" w:cstheme="majorBidi"/>
          <w:b/>
          <w:i/>
          <w:iCs/>
          <w:color w:val="000000" w:themeColor="text1"/>
          <w:szCs w:val="24"/>
          <w:lang w:val="en-GB"/>
          <w:rPrChange w:id="5649" w:author="Jane Shaw" w:date="2015-11-07T19:05:00Z">
            <w:rPr>
              <w:rFonts w:asciiTheme="majorBidi" w:hAnsiTheme="majorBidi" w:cstheme="majorBidi"/>
              <w:i/>
              <w:iCs/>
              <w:color w:val="000000" w:themeColor="text1"/>
              <w:szCs w:val="24"/>
              <w:lang w:val="en-GB"/>
            </w:rPr>
          </w:rPrChange>
        </w:rPr>
        <w:t>Shares for different uses</w:t>
      </w:r>
      <w:ins w:id="5650" w:author="Jane Shaw" w:date="2015-10-22T13:05:00Z">
        <w:r w:rsidR="008A0701" w:rsidRPr="00956FB6">
          <w:rPr>
            <w:rFonts w:asciiTheme="majorBidi" w:hAnsiTheme="majorBidi" w:cstheme="majorBidi"/>
            <w:b/>
            <w:i/>
            <w:iCs/>
            <w:color w:val="000000" w:themeColor="text1"/>
            <w:szCs w:val="24"/>
            <w:lang w:val="en-GB"/>
            <w:rPrChange w:id="5651" w:author="Jane Shaw" w:date="2015-11-07T19:05:00Z">
              <w:rPr>
                <w:rFonts w:asciiTheme="majorBidi" w:hAnsiTheme="majorBidi" w:cstheme="majorBidi"/>
                <w:i/>
                <w:iCs/>
                <w:color w:val="000000" w:themeColor="text1"/>
                <w:szCs w:val="24"/>
                <w:lang w:val="en-GB"/>
              </w:rPr>
            </w:rPrChange>
          </w:rPr>
          <w:t>:</w:t>
        </w:r>
      </w:ins>
      <w:del w:id="5652" w:author="Jane Shaw" w:date="2015-10-22T13:05:00Z">
        <w:r w:rsidRPr="00956FB6" w:rsidDel="008A0701">
          <w:rPr>
            <w:rFonts w:asciiTheme="majorBidi" w:hAnsiTheme="majorBidi" w:cstheme="majorBidi"/>
            <w:b/>
            <w:i/>
            <w:iCs/>
            <w:color w:val="000000" w:themeColor="text1"/>
            <w:szCs w:val="24"/>
            <w:lang w:val="en-GB"/>
            <w:rPrChange w:id="5653" w:author="Jane Shaw" w:date="2015-11-07T19:05:00Z">
              <w:rPr>
                <w:rFonts w:asciiTheme="majorBidi" w:hAnsiTheme="majorBidi" w:cstheme="majorBidi"/>
                <w:i/>
                <w:iCs/>
                <w:color w:val="000000" w:themeColor="text1"/>
                <w:szCs w:val="24"/>
                <w:lang w:val="en-GB"/>
              </w:rPr>
            </w:rPrChange>
          </w:rPr>
          <w:delText>.</w:delText>
        </w:r>
      </w:del>
      <w:r w:rsidRPr="00956FB6">
        <w:rPr>
          <w:rFonts w:asciiTheme="majorBidi" w:hAnsiTheme="majorBidi" w:cstheme="majorBidi"/>
          <w:b/>
          <w:i/>
          <w:iCs/>
          <w:color w:val="000000" w:themeColor="text1"/>
          <w:szCs w:val="24"/>
          <w:lang w:val="en-GB"/>
          <w:rPrChange w:id="5654" w:author="Jane Shaw" w:date="2015-11-07T19:05:00Z">
            <w:rPr>
              <w:rFonts w:asciiTheme="majorBidi" w:hAnsiTheme="majorBidi" w:cstheme="majorBidi"/>
              <w:i/>
              <w:iCs/>
              <w:color w:val="000000" w:themeColor="text1"/>
              <w:szCs w:val="24"/>
              <w:lang w:val="en-GB"/>
            </w:rPr>
          </w:rPrChange>
        </w:rPr>
        <w:t xml:space="preserve"> </w:t>
      </w:r>
      <w:r w:rsidRPr="00F31509">
        <w:rPr>
          <w:rFonts w:asciiTheme="majorBidi" w:hAnsiTheme="majorBidi" w:cstheme="majorBidi"/>
          <w:color w:val="000000" w:themeColor="text1"/>
          <w:szCs w:val="24"/>
          <w:lang w:val="en-GB"/>
        </w:rPr>
        <w:t xml:space="preserve">In the current approach, the utilization side is constructed by applying fixed shares </w:t>
      </w:r>
      <w:del w:id="5655" w:author="Jane Shaw" w:date="2015-11-07T19:05:00Z">
        <w:r w:rsidRPr="00F31509" w:rsidDel="00956FB6">
          <w:rPr>
            <w:rFonts w:asciiTheme="majorBidi" w:hAnsiTheme="majorBidi" w:cstheme="majorBidi"/>
            <w:color w:val="000000" w:themeColor="text1"/>
            <w:szCs w:val="24"/>
            <w:lang w:val="en-GB"/>
          </w:rPr>
          <w:delText xml:space="preserve">to </w:delText>
        </w:r>
      </w:del>
      <w:ins w:id="5656" w:author="Jane Shaw" w:date="2015-11-07T19:05:00Z">
        <w:r w:rsidR="00956FB6">
          <w:rPr>
            <w:rFonts w:asciiTheme="majorBidi" w:hAnsiTheme="majorBidi" w:cstheme="majorBidi"/>
            <w:color w:val="000000" w:themeColor="text1"/>
            <w:szCs w:val="24"/>
            <w:lang w:val="en-GB"/>
          </w:rPr>
          <w:t xml:space="preserve">of </w:t>
        </w:r>
      </w:ins>
      <w:r w:rsidRPr="00F31509">
        <w:rPr>
          <w:rFonts w:asciiTheme="majorBidi" w:hAnsiTheme="majorBidi" w:cstheme="majorBidi"/>
          <w:color w:val="000000" w:themeColor="text1"/>
          <w:szCs w:val="24"/>
          <w:lang w:val="en-GB"/>
        </w:rPr>
        <w:t>availability</w:t>
      </w:r>
      <w:del w:id="5657" w:author="Jane Shaw" w:date="2015-11-07T19:05:00Z">
        <w:r w:rsidRPr="00F31509" w:rsidDel="00956FB6">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658" w:author="Jane Shaw" w:date="2015-11-07T19:05:00Z">
        <w:r w:rsidRPr="00F31509" w:rsidDel="00956FB6">
          <w:rPr>
            <w:rFonts w:asciiTheme="majorBidi" w:hAnsiTheme="majorBidi" w:cstheme="majorBidi"/>
            <w:color w:val="000000" w:themeColor="text1"/>
            <w:szCs w:val="24"/>
            <w:lang w:val="en-GB"/>
          </w:rPr>
          <w:delText xml:space="preserve">This applies </w:delText>
        </w:r>
      </w:del>
      <w:r w:rsidRPr="00F31509">
        <w:rPr>
          <w:rFonts w:asciiTheme="majorBidi" w:hAnsiTheme="majorBidi" w:cstheme="majorBidi"/>
          <w:color w:val="000000" w:themeColor="text1"/>
          <w:szCs w:val="24"/>
          <w:lang w:val="en-GB"/>
        </w:rPr>
        <w:t>to feed, waste, food manufacture and</w:t>
      </w:r>
      <w:ins w:id="5659" w:author="Jane Shaw" w:date="2015-10-22T13:05:00Z">
        <w:r w:rsidR="008A0701">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in part</w:t>
      </w:r>
      <w:ins w:id="5660" w:author="Jane Shaw" w:date="2015-10-22T13:05:00Z">
        <w:r w:rsidR="008A0701">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w:t>
      </w:r>
      <w:del w:id="5661" w:author="Jane Shaw" w:date="2015-10-22T13:05:00Z">
        <w:r w:rsidRPr="00F31509" w:rsidDel="008A0701">
          <w:rPr>
            <w:rFonts w:asciiTheme="majorBidi" w:hAnsiTheme="majorBidi" w:cstheme="majorBidi"/>
            <w:color w:val="000000" w:themeColor="text1"/>
            <w:szCs w:val="24"/>
            <w:lang w:val="en-GB"/>
          </w:rPr>
          <w:delText xml:space="preserve">also to </w:delText>
        </w:r>
      </w:del>
      <w:r w:rsidRPr="00F31509">
        <w:rPr>
          <w:rFonts w:asciiTheme="majorBidi" w:hAnsiTheme="majorBidi" w:cstheme="majorBidi"/>
          <w:color w:val="000000" w:themeColor="text1"/>
          <w:szCs w:val="24"/>
          <w:lang w:val="en-GB"/>
        </w:rPr>
        <w:t xml:space="preserve">other variables. The new approach </w:t>
      </w:r>
      <w:del w:id="5662" w:author="Jane Shaw" w:date="2015-10-22T13:05:00Z">
        <w:r w:rsidRPr="00F31509" w:rsidDel="008A0701">
          <w:rPr>
            <w:rFonts w:asciiTheme="majorBidi" w:hAnsiTheme="majorBidi" w:cstheme="majorBidi"/>
            <w:color w:val="000000" w:themeColor="text1"/>
            <w:szCs w:val="24"/>
            <w:lang w:val="en-GB"/>
          </w:rPr>
          <w:delText xml:space="preserve">made an effort </w:delText>
        </w:r>
      </w:del>
      <w:ins w:id="5663" w:author="Jane Shaw" w:date="2015-10-22T13:05:00Z">
        <w:r w:rsidR="008A0701">
          <w:rPr>
            <w:rFonts w:asciiTheme="majorBidi" w:hAnsiTheme="majorBidi" w:cstheme="majorBidi"/>
            <w:color w:val="000000" w:themeColor="text1"/>
            <w:szCs w:val="24"/>
            <w:lang w:val="en-GB"/>
          </w:rPr>
          <w:t xml:space="preserve">seeks </w:t>
        </w:r>
      </w:ins>
      <w:r w:rsidRPr="00F31509">
        <w:rPr>
          <w:rFonts w:asciiTheme="majorBidi" w:hAnsiTheme="majorBidi" w:cstheme="majorBidi"/>
          <w:color w:val="000000" w:themeColor="text1"/>
          <w:szCs w:val="24"/>
          <w:lang w:val="en-GB"/>
        </w:rPr>
        <w:t>to determine all forms of utilization by the factors that drive them</w:t>
      </w:r>
      <w:ins w:id="5664" w:author="Jane Shaw" w:date="2015-11-07T19:06:00Z">
        <w:r w:rsidR="00956FB6">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rather than applying simple shares </w:t>
      </w:r>
      <w:del w:id="5665" w:author="Jane Shaw" w:date="2015-11-07T19:06:00Z">
        <w:r w:rsidRPr="00F31509" w:rsidDel="00956FB6">
          <w:rPr>
            <w:rFonts w:asciiTheme="majorBidi" w:hAnsiTheme="majorBidi" w:cstheme="majorBidi"/>
            <w:color w:val="000000" w:themeColor="text1"/>
            <w:szCs w:val="24"/>
            <w:lang w:val="en-GB"/>
          </w:rPr>
          <w:delText xml:space="preserve">to </w:delText>
        </w:r>
      </w:del>
      <w:ins w:id="5666" w:author="Jane Shaw" w:date="2015-11-07T19:06:00Z">
        <w:r w:rsidR="00956FB6">
          <w:rPr>
            <w:rFonts w:asciiTheme="majorBidi" w:hAnsiTheme="majorBidi" w:cstheme="majorBidi"/>
            <w:color w:val="000000" w:themeColor="text1"/>
            <w:szCs w:val="24"/>
            <w:lang w:val="en-GB"/>
          </w:rPr>
          <w:t xml:space="preserve">of </w:t>
        </w:r>
      </w:ins>
      <w:r w:rsidRPr="00F31509">
        <w:rPr>
          <w:rFonts w:asciiTheme="majorBidi" w:hAnsiTheme="majorBidi" w:cstheme="majorBidi"/>
          <w:color w:val="000000" w:themeColor="text1"/>
          <w:szCs w:val="24"/>
          <w:lang w:val="en-GB"/>
        </w:rPr>
        <w:t xml:space="preserve">availability. This means that </w:t>
      </w:r>
      <w:ins w:id="5667" w:author="Jane Shaw" w:date="2015-11-07T19:06:00Z">
        <w:r w:rsidR="00956FB6">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shares </w:t>
      </w:r>
      <w:ins w:id="5668" w:author="Jane Shaw" w:date="2015-11-07T19:06:00Z">
        <w:r w:rsidR="00956FB6">
          <w:rPr>
            <w:rFonts w:asciiTheme="majorBidi" w:hAnsiTheme="majorBidi" w:cstheme="majorBidi"/>
            <w:color w:val="000000" w:themeColor="text1"/>
            <w:szCs w:val="24"/>
            <w:lang w:val="en-GB"/>
          </w:rPr>
          <w:t xml:space="preserve">used </w:t>
        </w:r>
      </w:ins>
      <w:r w:rsidRPr="00F31509">
        <w:rPr>
          <w:rFonts w:asciiTheme="majorBidi" w:hAnsiTheme="majorBidi" w:cstheme="majorBidi"/>
          <w:color w:val="000000" w:themeColor="text1"/>
          <w:szCs w:val="24"/>
          <w:lang w:val="en-GB"/>
        </w:rPr>
        <w:t>in the previous methodology (e.g. for feed or waste) are no longer required. The shares of food that enter a manufacturing process outside the normal commodity tree</w:t>
      </w:r>
      <w:del w:id="5669" w:author="Jane Shaw" w:date="2015-10-22T13:06:00Z">
        <w:r w:rsidRPr="00F31509" w:rsidDel="008A0701">
          <w:rPr>
            <w:rFonts w:asciiTheme="majorBidi" w:hAnsiTheme="majorBidi" w:cstheme="majorBidi"/>
            <w:color w:val="000000" w:themeColor="text1"/>
            <w:szCs w:val="24"/>
            <w:lang w:val="en-GB"/>
          </w:rPr>
          <w:delText>s</w:delText>
        </w:r>
      </w:del>
      <w:r w:rsidRPr="00F31509">
        <w:rPr>
          <w:rFonts w:asciiTheme="majorBidi" w:hAnsiTheme="majorBidi" w:cstheme="majorBidi"/>
          <w:color w:val="000000" w:themeColor="text1"/>
          <w:szCs w:val="24"/>
          <w:lang w:val="en-GB"/>
        </w:rPr>
        <w:t xml:space="preserve"> are a notable exception. </w:t>
      </w:r>
      <w:r w:rsidR="00D46A0C">
        <w:rPr>
          <w:rFonts w:asciiTheme="majorBidi" w:hAnsiTheme="majorBidi" w:cstheme="majorBidi"/>
          <w:color w:val="000000" w:themeColor="text1"/>
          <w:szCs w:val="24"/>
          <w:lang w:val="en-GB"/>
        </w:rPr>
        <w:t xml:space="preserve">Such shares can be based on historical allocations in </w:t>
      </w:r>
      <w:del w:id="5670" w:author="Jane Shaw" w:date="2015-10-22T13:06:00Z">
        <w:r w:rsidR="00D46A0C" w:rsidDel="008A0701">
          <w:rPr>
            <w:rFonts w:asciiTheme="majorBidi" w:hAnsiTheme="majorBidi" w:cstheme="majorBidi"/>
            <w:color w:val="000000" w:themeColor="text1"/>
            <w:szCs w:val="24"/>
            <w:lang w:val="en-GB"/>
          </w:rPr>
          <w:delText xml:space="preserve">such </w:delText>
        </w:r>
      </w:del>
      <w:ins w:id="5671" w:author="Jane Shaw" w:date="2015-10-22T13:06:00Z">
        <w:r w:rsidR="008A0701">
          <w:rPr>
            <w:rFonts w:asciiTheme="majorBidi" w:hAnsiTheme="majorBidi" w:cstheme="majorBidi"/>
            <w:color w:val="000000" w:themeColor="text1"/>
            <w:szCs w:val="24"/>
            <w:lang w:val="en-GB"/>
          </w:rPr>
          <w:t xml:space="preserve">the </w:t>
        </w:r>
      </w:ins>
      <w:r w:rsidR="00D46A0C">
        <w:rPr>
          <w:rFonts w:asciiTheme="majorBidi" w:hAnsiTheme="majorBidi" w:cstheme="majorBidi"/>
          <w:color w:val="000000" w:themeColor="text1"/>
          <w:szCs w:val="24"/>
          <w:lang w:val="en-GB"/>
        </w:rPr>
        <w:t>process</w:t>
      </w:r>
      <w:del w:id="5672" w:author="Jane Shaw" w:date="2015-11-07T19:06:00Z">
        <w:r w:rsidR="00D46A0C" w:rsidDel="00956FB6">
          <w:rPr>
            <w:rFonts w:asciiTheme="majorBidi" w:hAnsiTheme="majorBidi" w:cstheme="majorBidi"/>
            <w:color w:val="000000" w:themeColor="text1"/>
            <w:szCs w:val="24"/>
            <w:lang w:val="en-GB"/>
          </w:rPr>
          <w:delText>es</w:delText>
        </w:r>
      </w:del>
      <w:r w:rsidR="00D46A0C">
        <w:rPr>
          <w:rFonts w:asciiTheme="majorBidi" w:hAnsiTheme="majorBidi" w:cstheme="majorBidi"/>
          <w:color w:val="000000" w:themeColor="text1"/>
          <w:szCs w:val="24"/>
          <w:lang w:val="en-GB"/>
        </w:rPr>
        <w:t xml:space="preserve">, if available, or </w:t>
      </w:r>
      <w:del w:id="5673" w:author="Jane Shaw" w:date="2015-10-22T13:06:00Z">
        <w:r w:rsidR="00D46A0C" w:rsidDel="008A0701">
          <w:rPr>
            <w:rFonts w:asciiTheme="majorBidi" w:hAnsiTheme="majorBidi" w:cstheme="majorBidi"/>
            <w:color w:val="000000" w:themeColor="text1"/>
            <w:szCs w:val="24"/>
            <w:lang w:val="en-GB"/>
          </w:rPr>
          <w:delText xml:space="preserve">from </w:delText>
        </w:r>
      </w:del>
      <w:ins w:id="5674" w:author="Jane Shaw" w:date="2015-10-22T13:06:00Z">
        <w:r w:rsidR="008A0701">
          <w:rPr>
            <w:rFonts w:asciiTheme="majorBidi" w:hAnsiTheme="majorBidi" w:cstheme="majorBidi"/>
            <w:color w:val="000000" w:themeColor="text1"/>
            <w:szCs w:val="24"/>
            <w:lang w:val="en-GB"/>
          </w:rPr>
          <w:t xml:space="preserve">on </w:t>
        </w:r>
      </w:ins>
      <w:r w:rsidR="00D46A0C">
        <w:rPr>
          <w:rFonts w:asciiTheme="majorBidi" w:hAnsiTheme="majorBidi" w:cstheme="majorBidi"/>
          <w:color w:val="000000" w:themeColor="text1"/>
          <w:szCs w:val="24"/>
          <w:lang w:val="en-GB"/>
        </w:rPr>
        <w:t>global average allocations.</w:t>
      </w:r>
    </w:p>
    <w:p w14:paraId="16E9F44D" w14:textId="04F63ADC" w:rsidR="004F65E4" w:rsidRPr="00F31509" w:rsidRDefault="004F65E4" w:rsidP="004F65E4">
      <w:pPr>
        <w:jc w:val="both"/>
        <w:rPr>
          <w:rFonts w:asciiTheme="majorBidi" w:hAnsiTheme="majorBidi" w:cstheme="majorBidi"/>
          <w:color w:val="000000" w:themeColor="text1"/>
          <w:szCs w:val="24"/>
          <w:lang w:val="en-GB"/>
        </w:rPr>
      </w:pPr>
      <w:r w:rsidRPr="00956FB6">
        <w:rPr>
          <w:rFonts w:asciiTheme="majorBidi" w:hAnsiTheme="majorBidi" w:cstheme="majorBidi"/>
          <w:b/>
          <w:i/>
          <w:iCs/>
          <w:color w:val="000000" w:themeColor="text1"/>
          <w:szCs w:val="24"/>
          <w:lang w:val="en-GB"/>
          <w:rPrChange w:id="5675" w:author="Jane Shaw" w:date="2015-11-07T19:06:00Z">
            <w:rPr>
              <w:rFonts w:asciiTheme="majorBidi" w:hAnsiTheme="majorBidi" w:cstheme="majorBidi"/>
              <w:i/>
              <w:iCs/>
              <w:color w:val="000000" w:themeColor="text1"/>
              <w:szCs w:val="24"/>
              <w:lang w:val="en-GB"/>
            </w:rPr>
          </w:rPrChange>
        </w:rPr>
        <w:t>Shares for food manufacture</w:t>
      </w:r>
      <w:ins w:id="5676" w:author="Jane Shaw" w:date="2015-10-22T13:06:00Z">
        <w:r w:rsidR="008A0701" w:rsidRPr="00956FB6">
          <w:rPr>
            <w:rFonts w:asciiTheme="majorBidi" w:hAnsiTheme="majorBidi" w:cstheme="majorBidi"/>
            <w:b/>
            <w:i/>
            <w:iCs/>
            <w:color w:val="000000" w:themeColor="text1"/>
            <w:szCs w:val="24"/>
            <w:lang w:val="en-GB"/>
            <w:rPrChange w:id="5677" w:author="Jane Shaw" w:date="2015-11-07T19:06:00Z">
              <w:rPr>
                <w:rFonts w:asciiTheme="majorBidi" w:hAnsiTheme="majorBidi" w:cstheme="majorBidi"/>
                <w:i/>
                <w:iCs/>
                <w:color w:val="000000" w:themeColor="text1"/>
                <w:szCs w:val="24"/>
                <w:lang w:val="en-GB"/>
              </w:rPr>
            </w:rPrChange>
          </w:rPr>
          <w:t>:</w:t>
        </w:r>
      </w:ins>
      <w:del w:id="5678" w:author="Jane Shaw" w:date="2015-10-22T13:06:00Z">
        <w:r w:rsidRPr="00956FB6" w:rsidDel="008A0701">
          <w:rPr>
            <w:rFonts w:asciiTheme="majorBidi" w:hAnsiTheme="majorBidi" w:cstheme="majorBidi"/>
            <w:b/>
            <w:i/>
            <w:iCs/>
            <w:color w:val="000000" w:themeColor="text1"/>
            <w:szCs w:val="24"/>
            <w:lang w:val="en-GB"/>
            <w:rPrChange w:id="5679" w:author="Jane Shaw" w:date="2015-11-07T19:06:00Z">
              <w:rPr>
                <w:rFonts w:asciiTheme="majorBidi" w:hAnsiTheme="majorBidi" w:cstheme="majorBidi"/>
                <w:i/>
                <w:iCs/>
                <w:color w:val="000000" w:themeColor="text1"/>
                <w:szCs w:val="24"/>
                <w:lang w:val="en-GB"/>
              </w:rPr>
            </w:rPrChange>
          </w:rPr>
          <w:delText>.</w:delText>
        </w:r>
      </w:del>
      <w:r w:rsidRPr="00956FB6">
        <w:rPr>
          <w:rFonts w:asciiTheme="majorBidi" w:hAnsiTheme="majorBidi" w:cstheme="majorBidi"/>
          <w:b/>
          <w:i/>
          <w:iCs/>
          <w:color w:val="000000" w:themeColor="text1"/>
          <w:szCs w:val="24"/>
          <w:lang w:val="en-GB"/>
          <w:rPrChange w:id="5680" w:author="Jane Shaw" w:date="2015-11-07T19:06:00Z">
            <w:rPr>
              <w:rFonts w:asciiTheme="majorBidi" w:hAnsiTheme="majorBidi" w:cstheme="majorBidi"/>
              <w:i/>
              <w:iCs/>
              <w:color w:val="000000" w:themeColor="text1"/>
              <w:szCs w:val="24"/>
              <w:lang w:val="en-GB"/>
            </w:rPr>
          </w:rPrChange>
        </w:rPr>
        <w:t xml:space="preserve"> </w:t>
      </w:r>
      <w:r w:rsidRPr="00F31509">
        <w:rPr>
          <w:rFonts w:asciiTheme="majorBidi" w:hAnsiTheme="majorBidi" w:cstheme="majorBidi"/>
          <w:color w:val="000000" w:themeColor="text1"/>
          <w:szCs w:val="24"/>
          <w:lang w:val="en-GB"/>
        </w:rPr>
        <w:t xml:space="preserve">For some FBS commodity trees, the underlying </w:t>
      </w:r>
      <w:del w:id="5681" w:author="Jane Shaw" w:date="2015-10-22T13:07:00Z">
        <w:r w:rsidRPr="00F31509" w:rsidDel="008A0701">
          <w:rPr>
            <w:rFonts w:asciiTheme="majorBidi" w:hAnsiTheme="majorBidi" w:cstheme="majorBidi"/>
            <w:color w:val="000000" w:themeColor="text1"/>
            <w:szCs w:val="24"/>
            <w:lang w:val="en-GB"/>
          </w:rPr>
          <w:delText xml:space="preserve">set of </w:delText>
        </w:r>
      </w:del>
      <w:r w:rsidRPr="00F31509">
        <w:rPr>
          <w:rFonts w:asciiTheme="majorBidi" w:hAnsiTheme="majorBidi" w:cstheme="majorBidi"/>
          <w:color w:val="000000" w:themeColor="text1"/>
          <w:szCs w:val="24"/>
          <w:lang w:val="en-GB"/>
        </w:rPr>
        <w:t xml:space="preserve">processing activities </w:t>
      </w:r>
      <w:del w:id="5682" w:author="Jane Shaw" w:date="2015-10-22T13:07:00Z">
        <w:r w:rsidRPr="00F31509" w:rsidDel="008A0701">
          <w:rPr>
            <w:rFonts w:asciiTheme="majorBidi" w:hAnsiTheme="majorBidi" w:cstheme="majorBidi"/>
            <w:color w:val="000000" w:themeColor="text1"/>
            <w:szCs w:val="24"/>
            <w:lang w:val="en-GB"/>
          </w:rPr>
          <w:delText xml:space="preserve">is </w:delText>
        </w:r>
      </w:del>
      <w:ins w:id="5683" w:author="Jane Shaw" w:date="2015-10-22T13:07:00Z">
        <w:r w:rsidR="008A0701">
          <w:rPr>
            <w:rFonts w:asciiTheme="majorBidi" w:hAnsiTheme="majorBidi" w:cstheme="majorBidi"/>
            <w:color w:val="000000" w:themeColor="text1"/>
            <w:szCs w:val="24"/>
            <w:lang w:val="en-GB"/>
          </w:rPr>
          <w:t xml:space="preserve">are </w:t>
        </w:r>
      </w:ins>
      <w:r w:rsidRPr="00F31509">
        <w:rPr>
          <w:rFonts w:asciiTheme="majorBidi" w:hAnsiTheme="majorBidi" w:cstheme="majorBidi"/>
          <w:color w:val="000000" w:themeColor="text1"/>
          <w:szCs w:val="24"/>
          <w:lang w:val="en-GB"/>
        </w:rPr>
        <w:t xml:space="preserve">rather diverse, resulting in many links </w:t>
      </w:r>
      <w:del w:id="5684" w:author="Jane Shaw" w:date="2015-10-22T13:07:00Z">
        <w:r w:rsidRPr="00F31509" w:rsidDel="008A0701">
          <w:rPr>
            <w:rFonts w:asciiTheme="majorBidi" w:hAnsiTheme="majorBidi" w:cstheme="majorBidi"/>
            <w:color w:val="000000" w:themeColor="text1"/>
            <w:szCs w:val="24"/>
            <w:lang w:val="en-GB"/>
          </w:rPr>
          <w:delText xml:space="preserve">between </w:delText>
        </w:r>
      </w:del>
      <w:ins w:id="5685" w:author="Jane Shaw" w:date="2015-10-22T13:07:00Z">
        <w:r w:rsidR="008A0701">
          <w:rPr>
            <w:rFonts w:asciiTheme="majorBidi" w:hAnsiTheme="majorBidi" w:cstheme="majorBidi"/>
            <w:color w:val="000000" w:themeColor="text1"/>
            <w:szCs w:val="24"/>
            <w:lang w:val="en-GB"/>
          </w:rPr>
          <w:t xml:space="preserve">among </w:t>
        </w:r>
      </w:ins>
      <w:r w:rsidRPr="00F31509">
        <w:rPr>
          <w:rFonts w:asciiTheme="majorBidi" w:hAnsiTheme="majorBidi" w:cstheme="majorBidi"/>
          <w:color w:val="000000" w:themeColor="text1"/>
          <w:szCs w:val="24"/>
          <w:lang w:val="en-GB"/>
        </w:rPr>
        <w:t>trees. These commodities are pruned off the main tree</w:t>
      </w:r>
      <w:del w:id="5686" w:author="Jane Shaw" w:date="2015-10-22T13:07:00Z">
        <w:r w:rsidRPr="00F31509" w:rsidDel="008A0701">
          <w:rPr>
            <w:rFonts w:asciiTheme="majorBidi" w:hAnsiTheme="majorBidi" w:cstheme="majorBidi"/>
            <w:color w:val="000000" w:themeColor="text1"/>
            <w:szCs w:val="24"/>
            <w:lang w:val="en-GB"/>
          </w:rPr>
          <w:delText>s</w:delText>
        </w:r>
      </w:del>
      <w:r w:rsidRPr="00F31509">
        <w:rPr>
          <w:rFonts w:asciiTheme="majorBidi" w:hAnsiTheme="majorBidi" w:cstheme="majorBidi"/>
          <w:color w:val="000000" w:themeColor="text1"/>
          <w:szCs w:val="24"/>
          <w:lang w:val="en-GB"/>
        </w:rPr>
        <w:t xml:space="preserve"> and crafted into the FBS as a separate balance. As separate branches, </w:t>
      </w:r>
      <w:del w:id="5687" w:author="Jane Shaw" w:date="2015-11-07T19:06:00Z">
        <w:r w:rsidRPr="00F31509" w:rsidDel="00956FB6">
          <w:rPr>
            <w:rFonts w:asciiTheme="majorBidi" w:hAnsiTheme="majorBidi" w:cstheme="majorBidi"/>
            <w:color w:val="000000" w:themeColor="text1"/>
            <w:szCs w:val="24"/>
            <w:lang w:val="en-GB"/>
          </w:rPr>
          <w:delText xml:space="preserve">they </w:delText>
        </w:r>
      </w:del>
      <w:ins w:id="5688" w:author="Jane Shaw" w:date="2015-11-07T19:06:00Z">
        <w:r w:rsidR="00956FB6">
          <w:rPr>
            <w:rFonts w:asciiTheme="majorBidi" w:hAnsiTheme="majorBidi" w:cstheme="majorBidi"/>
            <w:color w:val="000000" w:themeColor="text1"/>
            <w:szCs w:val="24"/>
            <w:lang w:val="en-GB"/>
          </w:rPr>
          <w:t xml:space="preserve">these commodities </w:t>
        </w:r>
      </w:ins>
      <w:r w:rsidRPr="00F31509">
        <w:rPr>
          <w:rFonts w:asciiTheme="majorBidi" w:hAnsiTheme="majorBidi" w:cstheme="majorBidi"/>
          <w:color w:val="000000" w:themeColor="text1"/>
          <w:szCs w:val="24"/>
          <w:lang w:val="en-GB"/>
        </w:rPr>
        <w:t>re-enter the balances as processed rather than primary products. They include products such as sweeteners, beer</w:t>
      </w:r>
      <w:del w:id="5689" w:author="Jane Shaw" w:date="2015-10-22T13:07:00Z">
        <w:r w:rsidRPr="00F31509" w:rsidDel="008A070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690" w:author="Jane Shaw" w:date="2015-10-22T13:07:00Z">
        <w:r w:rsidRPr="00F31509" w:rsidDel="008A0701">
          <w:rPr>
            <w:rFonts w:asciiTheme="majorBidi" w:hAnsiTheme="majorBidi" w:cstheme="majorBidi"/>
            <w:color w:val="000000" w:themeColor="text1"/>
            <w:szCs w:val="24"/>
            <w:lang w:val="en-GB"/>
          </w:rPr>
          <w:delText xml:space="preserve">or </w:delText>
        </w:r>
      </w:del>
      <w:ins w:id="5691" w:author="Jane Shaw" w:date="2015-10-22T13:07:00Z">
        <w:r w:rsidR="008A0701">
          <w:rPr>
            <w:rFonts w:asciiTheme="majorBidi" w:hAnsiTheme="majorBidi" w:cstheme="majorBidi"/>
            <w:color w:val="000000" w:themeColor="text1"/>
            <w:szCs w:val="24"/>
            <w:lang w:val="en-GB"/>
          </w:rPr>
          <w:t xml:space="preserve">and </w:t>
        </w:r>
      </w:ins>
      <w:r w:rsidRPr="00F31509">
        <w:rPr>
          <w:rFonts w:asciiTheme="majorBidi" w:hAnsiTheme="majorBidi" w:cstheme="majorBidi"/>
          <w:color w:val="000000" w:themeColor="text1"/>
          <w:szCs w:val="24"/>
          <w:lang w:val="en-GB"/>
        </w:rPr>
        <w:t xml:space="preserve">other alcoholic beverages. During </w:t>
      </w:r>
      <w:del w:id="5692" w:author="Jane Shaw" w:date="2015-10-22T13:07:00Z">
        <w:r w:rsidRPr="00F31509" w:rsidDel="008A0701">
          <w:rPr>
            <w:rFonts w:asciiTheme="majorBidi" w:hAnsiTheme="majorBidi" w:cstheme="majorBidi"/>
            <w:color w:val="000000" w:themeColor="text1"/>
            <w:szCs w:val="24"/>
            <w:lang w:val="en-GB"/>
          </w:rPr>
          <w:delText xml:space="preserve">the process of </w:delText>
        </w:r>
      </w:del>
      <w:r w:rsidRPr="00F31509">
        <w:rPr>
          <w:rFonts w:asciiTheme="majorBidi" w:hAnsiTheme="majorBidi" w:cstheme="majorBidi"/>
          <w:color w:val="000000" w:themeColor="text1"/>
          <w:szCs w:val="24"/>
          <w:lang w:val="en-GB"/>
        </w:rPr>
        <w:t xml:space="preserve">food manufacturing and processing, these products often receive inputs from several FBS commodities. </w:t>
      </w:r>
      <w:del w:id="5693" w:author="Jane Shaw" w:date="2015-10-22T13:07:00Z">
        <w:r w:rsidRPr="00F31509" w:rsidDel="008A0701">
          <w:rPr>
            <w:rFonts w:asciiTheme="majorBidi" w:hAnsiTheme="majorBidi" w:cstheme="majorBidi"/>
            <w:color w:val="000000" w:themeColor="text1"/>
            <w:szCs w:val="24"/>
            <w:lang w:val="en-GB"/>
          </w:rPr>
          <w:delText xml:space="preserve">As an </w:delText>
        </w:r>
      </w:del>
      <w:ins w:id="5694" w:author="Jane Shaw" w:date="2015-10-22T13:07:00Z">
        <w:r w:rsidR="008A0701">
          <w:rPr>
            <w:rFonts w:asciiTheme="majorBidi" w:hAnsiTheme="majorBidi" w:cstheme="majorBidi"/>
            <w:color w:val="000000" w:themeColor="text1"/>
            <w:szCs w:val="24"/>
            <w:lang w:val="en-GB"/>
          </w:rPr>
          <w:t xml:space="preserve">For </w:t>
        </w:r>
      </w:ins>
      <w:r w:rsidRPr="00F31509">
        <w:rPr>
          <w:rFonts w:asciiTheme="majorBidi" w:hAnsiTheme="majorBidi" w:cstheme="majorBidi"/>
          <w:color w:val="000000" w:themeColor="text1"/>
          <w:szCs w:val="24"/>
          <w:lang w:val="en-GB"/>
        </w:rPr>
        <w:t xml:space="preserve">example, beer </w:t>
      </w:r>
      <w:del w:id="5695" w:author="Jane Shaw" w:date="2015-10-22T13:07:00Z">
        <w:r w:rsidRPr="00F31509" w:rsidDel="008A0701">
          <w:rPr>
            <w:rFonts w:asciiTheme="majorBidi" w:hAnsiTheme="majorBidi" w:cstheme="majorBidi"/>
            <w:color w:val="000000" w:themeColor="text1"/>
            <w:szCs w:val="24"/>
            <w:lang w:val="en-GB"/>
          </w:rPr>
          <w:delText xml:space="preserve">can and </w:delText>
        </w:r>
      </w:del>
      <w:r w:rsidRPr="00F31509">
        <w:rPr>
          <w:rFonts w:asciiTheme="majorBidi" w:hAnsiTheme="majorBidi" w:cstheme="majorBidi"/>
          <w:color w:val="000000" w:themeColor="text1"/>
          <w:szCs w:val="24"/>
          <w:lang w:val="en-GB"/>
        </w:rPr>
        <w:t xml:space="preserve">is </w:t>
      </w:r>
      <w:del w:id="5696" w:author="Jane Shaw" w:date="2015-10-22T13:07:00Z">
        <w:r w:rsidRPr="00F31509" w:rsidDel="008A0701">
          <w:rPr>
            <w:rFonts w:asciiTheme="majorBidi" w:hAnsiTheme="majorBidi" w:cstheme="majorBidi"/>
            <w:color w:val="000000" w:themeColor="text1"/>
            <w:szCs w:val="24"/>
            <w:lang w:val="en-GB"/>
          </w:rPr>
          <w:delText xml:space="preserve">being </w:delText>
        </w:r>
      </w:del>
      <w:r w:rsidRPr="00F31509">
        <w:rPr>
          <w:rFonts w:asciiTheme="majorBidi" w:hAnsiTheme="majorBidi" w:cstheme="majorBidi"/>
          <w:color w:val="000000" w:themeColor="text1"/>
          <w:szCs w:val="24"/>
          <w:lang w:val="en-GB"/>
        </w:rPr>
        <w:t xml:space="preserve">produced from many different starchy inputs, </w:t>
      </w:r>
      <w:del w:id="5697" w:author="Jane Shaw" w:date="2015-10-22T13:07:00Z">
        <w:r w:rsidRPr="00F31509" w:rsidDel="008A0701">
          <w:rPr>
            <w:rFonts w:asciiTheme="majorBidi" w:hAnsiTheme="majorBidi" w:cstheme="majorBidi"/>
            <w:color w:val="000000" w:themeColor="text1"/>
            <w:szCs w:val="24"/>
            <w:lang w:val="en-GB"/>
          </w:rPr>
          <w:delText xml:space="preserve">i.e. </w:delText>
        </w:r>
      </w:del>
      <w:ins w:id="5698" w:author="Jane Shaw" w:date="2015-10-22T13:07:00Z">
        <w:r w:rsidR="008A0701">
          <w:rPr>
            <w:rFonts w:asciiTheme="majorBidi" w:hAnsiTheme="majorBidi" w:cstheme="majorBidi"/>
            <w:color w:val="000000" w:themeColor="text1"/>
            <w:szCs w:val="24"/>
            <w:lang w:val="en-GB"/>
          </w:rPr>
          <w:t xml:space="preserve">such as </w:t>
        </w:r>
      </w:ins>
      <w:r w:rsidRPr="00F31509">
        <w:rPr>
          <w:rFonts w:asciiTheme="majorBidi" w:hAnsiTheme="majorBidi" w:cstheme="majorBidi"/>
          <w:color w:val="000000" w:themeColor="text1"/>
          <w:szCs w:val="24"/>
          <w:lang w:val="en-GB"/>
        </w:rPr>
        <w:t>barley, maize, wheat</w:t>
      </w:r>
      <w:del w:id="5699" w:author="Jane Shaw" w:date="2015-10-22T13:08:00Z">
        <w:r w:rsidRPr="00F31509" w:rsidDel="008A070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or sorghum, but also </w:t>
      </w:r>
      <w:ins w:id="5700" w:author="Jane Shaw" w:date="2015-10-22T13:08:00Z">
        <w:r w:rsidR="006069CA">
          <w:rPr>
            <w:rFonts w:asciiTheme="majorBidi" w:hAnsiTheme="majorBidi" w:cstheme="majorBidi"/>
            <w:color w:val="000000" w:themeColor="text1"/>
            <w:szCs w:val="24"/>
            <w:lang w:val="en-GB"/>
          </w:rPr>
          <w:t xml:space="preserve">from </w:t>
        </w:r>
      </w:ins>
      <w:r w:rsidRPr="00F31509">
        <w:rPr>
          <w:rFonts w:asciiTheme="majorBidi" w:hAnsiTheme="majorBidi" w:cstheme="majorBidi"/>
          <w:color w:val="000000" w:themeColor="text1"/>
          <w:szCs w:val="24"/>
          <w:lang w:val="en-GB"/>
        </w:rPr>
        <w:t xml:space="preserve">more exotic products such as bananas or plantains. </w:t>
      </w:r>
      <w:del w:id="5701" w:author="Jane Shaw" w:date="2015-10-22T13:08:00Z">
        <w:r w:rsidRPr="00F31509" w:rsidDel="006069CA">
          <w:rPr>
            <w:rFonts w:asciiTheme="majorBidi" w:hAnsiTheme="majorBidi" w:cstheme="majorBidi"/>
            <w:color w:val="000000" w:themeColor="text1"/>
            <w:szCs w:val="24"/>
            <w:lang w:val="en-GB"/>
          </w:rPr>
          <w:delText xml:space="preserve">In order </w:delText>
        </w:r>
      </w:del>
      <w:r w:rsidR="006069CA" w:rsidRPr="00F31509">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 xml:space="preserve">avoid double counting, </w:t>
      </w:r>
      <w:del w:id="5702" w:author="Jane Shaw" w:date="2015-10-22T13:08:00Z">
        <w:r w:rsidRPr="00F31509" w:rsidDel="006069CA">
          <w:rPr>
            <w:rFonts w:asciiTheme="majorBidi" w:hAnsiTheme="majorBidi" w:cstheme="majorBidi"/>
            <w:color w:val="000000" w:themeColor="text1"/>
            <w:szCs w:val="24"/>
            <w:lang w:val="en-GB"/>
          </w:rPr>
          <w:delText xml:space="preserve">they </w:delText>
        </w:r>
      </w:del>
      <w:ins w:id="5703" w:author="Jane Shaw" w:date="2015-10-22T13:08:00Z">
        <w:r w:rsidR="006069CA">
          <w:rPr>
            <w:rFonts w:asciiTheme="majorBidi" w:hAnsiTheme="majorBidi" w:cstheme="majorBidi"/>
            <w:color w:val="000000" w:themeColor="text1"/>
            <w:szCs w:val="24"/>
            <w:lang w:val="en-GB"/>
          </w:rPr>
          <w:t xml:space="preserve">beers with different main inputs </w:t>
        </w:r>
      </w:ins>
      <w:r w:rsidRPr="00F31509">
        <w:rPr>
          <w:rFonts w:asciiTheme="majorBidi" w:hAnsiTheme="majorBidi" w:cstheme="majorBidi"/>
          <w:color w:val="000000" w:themeColor="text1"/>
          <w:szCs w:val="24"/>
          <w:lang w:val="en-GB"/>
        </w:rPr>
        <w:t>need to be identified as separate products in the FBS, and are not included in the original commodity tree.</w:t>
      </w:r>
      <w:r w:rsidR="008568EC">
        <w:rPr>
          <w:rFonts w:asciiTheme="majorBidi" w:hAnsiTheme="majorBidi" w:cstheme="majorBidi"/>
          <w:color w:val="000000" w:themeColor="text1"/>
          <w:szCs w:val="24"/>
          <w:lang w:val="en-GB"/>
        </w:rPr>
        <w:t xml:space="preserve"> </w:t>
      </w:r>
      <w:r w:rsidR="00534A92">
        <w:rPr>
          <w:rFonts w:asciiTheme="majorBidi" w:hAnsiTheme="majorBidi" w:cstheme="majorBidi"/>
          <w:color w:val="000000" w:themeColor="text1"/>
          <w:szCs w:val="24"/>
          <w:lang w:val="en-GB"/>
        </w:rPr>
        <w:t xml:space="preserve">All other products </w:t>
      </w:r>
      <w:del w:id="5704" w:author="Jane Shaw" w:date="2015-10-22T13:08:00Z">
        <w:r w:rsidR="00534A92" w:rsidDel="006069CA">
          <w:rPr>
            <w:rFonts w:asciiTheme="majorBidi" w:hAnsiTheme="majorBidi" w:cstheme="majorBidi"/>
            <w:color w:val="000000" w:themeColor="text1"/>
            <w:szCs w:val="24"/>
            <w:lang w:val="en-GB"/>
          </w:rPr>
          <w:delText xml:space="preserve">will be </w:delText>
        </w:r>
      </w:del>
      <w:ins w:id="5705" w:author="Jane Shaw" w:date="2015-10-22T13:08:00Z">
        <w:r w:rsidR="006069CA">
          <w:rPr>
            <w:rFonts w:asciiTheme="majorBidi" w:hAnsiTheme="majorBidi" w:cstheme="majorBidi"/>
            <w:color w:val="000000" w:themeColor="text1"/>
            <w:szCs w:val="24"/>
            <w:lang w:val="en-GB"/>
          </w:rPr>
          <w:t xml:space="preserve">are </w:t>
        </w:r>
      </w:ins>
      <w:r w:rsidR="00534A92">
        <w:rPr>
          <w:rFonts w:asciiTheme="majorBidi" w:hAnsiTheme="majorBidi" w:cstheme="majorBidi"/>
          <w:color w:val="000000" w:themeColor="text1"/>
          <w:szCs w:val="24"/>
          <w:lang w:val="en-GB"/>
        </w:rPr>
        <w:t xml:space="preserve">standardized up the commodity tree </w:t>
      </w:r>
      <w:del w:id="5706" w:author="Jane Shaw" w:date="2015-10-22T13:09:00Z">
        <w:r w:rsidR="00534A92" w:rsidDel="006069CA">
          <w:rPr>
            <w:rFonts w:asciiTheme="majorBidi" w:hAnsiTheme="majorBidi" w:cstheme="majorBidi"/>
            <w:color w:val="000000" w:themeColor="text1"/>
            <w:szCs w:val="24"/>
            <w:lang w:val="en-GB"/>
          </w:rPr>
          <w:delText xml:space="preserve">from </w:delText>
        </w:r>
      </w:del>
      <w:ins w:id="5707" w:author="Jane Shaw" w:date="2015-10-22T13:09:00Z">
        <w:r w:rsidR="006069CA">
          <w:rPr>
            <w:rFonts w:asciiTheme="majorBidi" w:hAnsiTheme="majorBidi" w:cstheme="majorBidi"/>
            <w:color w:val="000000" w:themeColor="text1"/>
            <w:szCs w:val="24"/>
            <w:lang w:val="en-GB"/>
          </w:rPr>
          <w:t xml:space="preserve">in </w:t>
        </w:r>
      </w:ins>
      <w:r w:rsidR="00534A92">
        <w:rPr>
          <w:rFonts w:asciiTheme="majorBidi" w:hAnsiTheme="majorBidi" w:cstheme="majorBidi"/>
          <w:color w:val="000000" w:themeColor="text1"/>
          <w:szCs w:val="24"/>
          <w:lang w:val="en-GB"/>
        </w:rPr>
        <w:t xml:space="preserve">which they were produced. </w:t>
      </w:r>
    </w:p>
    <w:p w14:paraId="284DE0B3" w14:textId="2A2281CA" w:rsidR="004F65E4" w:rsidRPr="00F31509" w:rsidRDefault="00E20F2A" w:rsidP="00C4334D">
      <w:pPr>
        <w:pStyle w:val="Titolo2"/>
      </w:pPr>
      <w:bookmarkStart w:id="5708" w:name="_Toc421025845"/>
      <w:bookmarkStart w:id="5709" w:name="_Toc428383830"/>
      <w:bookmarkStart w:id="5710" w:name="_Toc428436052"/>
      <w:bookmarkStart w:id="5711" w:name="_Toc428436353"/>
      <w:bookmarkStart w:id="5712" w:name="_Toc308029355"/>
      <w:bookmarkStart w:id="5713" w:name="_Toc308029546"/>
      <w:ins w:id="5714" w:author="Jane Shaw" w:date="2015-10-22T13:09:00Z">
        <w:r>
          <w:t>2.3</w:t>
        </w:r>
        <w:r w:rsidR="006069CA">
          <w:t xml:space="preserve"> </w:t>
        </w:r>
      </w:ins>
      <w:r w:rsidR="004F65E4" w:rsidRPr="00F31509">
        <w:t>SUAs and processed products</w:t>
      </w:r>
      <w:bookmarkEnd w:id="5708"/>
      <w:bookmarkEnd w:id="5709"/>
      <w:bookmarkEnd w:id="5710"/>
      <w:bookmarkEnd w:id="5711"/>
      <w:bookmarkEnd w:id="5712"/>
      <w:bookmarkEnd w:id="5713"/>
    </w:p>
    <w:p w14:paraId="4EB20BBE" w14:textId="21C2FCAB"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w:t>
      </w:r>
      <w:ins w:id="5715" w:author="Jane Shaw" w:date="2015-10-22T13:09:00Z">
        <w:r w:rsidR="00B0325E">
          <w:rPr>
            <w:rFonts w:asciiTheme="majorBidi" w:hAnsiTheme="majorBidi" w:cstheme="majorBidi"/>
            <w:color w:val="000000" w:themeColor="text1"/>
            <w:szCs w:val="24"/>
            <w:lang w:val="en-GB"/>
          </w:rPr>
          <w:t xml:space="preserve"> </w:t>
        </w:r>
      </w:ins>
      <w:del w:id="5716" w:author="Jane Shaw" w:date="2015-10-22T13:09:00Z">
        <w:r w:rsidRPr="00F31509" w:rsidDel="00B0325E">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processing sector is characterized by a vast variety of different products; the further </w:t>
      </w:r>
      <w:del w:id="5717" w:author="Jane Shaw" w:date="2015-10-22T13:09:00Z">
        <w:r w:rsidRPr="00F31509" w:rsidDel="00B0325E">
          <w:rPr>
            <w:rFonts w:asciiTheme="majorBidi" w:hAnsiTheme="majorBidi" w:cstheme="majorBidi"/>
            <w:color w:val="000000" w:themeColor="text1"/>
            <w:szCs w:val="24"/>
            <w:lang w:val="en-GB"/>
          </w:rPr>
          <w:delText xml:space="preserve">one goes </w:delText>
        </w:r>
      </w:del>
      <w:r w:rsidRPr="00F31509">
        <w:rPr>
          <w:rFonts w:asciiTheme="majorBidi" w:hAnsiTheme="majorBidi" w:cstheme="majorBidi"/>
          <w:color w:val="000000" w:themeColor="text1"/>
          <w:szCs w:val="24"/>
          <w:lang w:val="en-GB"/>
        </w:rPr>
        <w:t>down the processing chain, the more possible combinations and varieties of food product</w:t>
      </w:r>
      <w:del w:id="5718" w:author="Jane Shaw" w:date="2015-11-07T19:06:00Z">
        <w:r w:rsidRPr="00F31509" w:rsidDel="00956FB6">
          <w:rPr>
            <w:rFonts w:asciiTheme="majorBidi" w:hAnsiTheme="majorBidi" w:cstheme="majorBidi"/>
            <w:color w:val="000000" w:themeColor="text1"/>
            <w:szCs w:val="24"/>
            <w:lang w:val="en-GB"/>
          </w:rPr>
          <w:delText>s</w:delText>
        </w:r>
      </w:del>
      <w:r w:rsidRPr="00F31509">
        <w:rPr>
          <w:rFonts w:asciiTheme="majorBidi" w:hAnsiTheme="majorBidi" w:cstheme="majorBidi"/>
          <w:color w:val="000000" w:themeColor="text1"/>
          <w:szCs w:val="24"/>
          <w:lang w:val="en-GB"/>
        </w:rPr>
        <w:t xml:space="preserve"> there are. </w:t>
      </w:r>
      <w:ins w:id="5719" w:author="Jane Shaw" w:date="2015-10-22T13:10:00Z">
        <w:r w:rsidR="00B0325E">
          <w:rPr>
            <w:rFonts w:asciiTheme="majorBidi" w:hAnsiTheme="majorBidi" w:cstheme="majorBidi"/>
            <w:color w:val="000000" w:themeColor="text1"/>
            <w:szCs w:val="24"/>
            <w:lang w:val="en-GB"/>
          </w:rPr>
          <w:t xml:space="preserve">For example, </w:t>
        </w:r>
      </w:ins>
      <w:r w:rsidR="00B0325E" w:rsidRPr="00F31509">
        <w:rPr>
          <w:rFonts w:asciiTheme="majorBidi" w:hAnsiTheme="majorBidi" w:cstheme="majorBidi"/>
          <w:color w:val="000000" w:themeColor="text1"/>
          <w:szCs w:val="24"/>
          <w:lang w:val="en-GB"/>
        </w:rPr>
        <w:t xml:space="preserve">information </w:t>
      </w:r>
      <w:r w:rsidRPr="00F31509">
        <w:rPr>
          <w:rFonts w:asciiTheme="majorBidi" w:hAnsiTheme="majorBidi" w:cstheme="majorBidi"/>
          <w:color w:val="000000" w:themeColor="text1"/>
          <w:szCs w:val="24"/>
          <w:lang w:val="en-GB"/>
        </w:rPr>
        <w:t>from the USDA database on food nutrients (ARS SR 27</w:t>
      </w:r>
      <w:ins w:id="5720" w:author="Jane Shaw" w:date="2015-10-22T13:10:00Z">
        <w:r w:rsidR="00B0325E">
          <w:rPr>
            <w:rFonts w:asciiTheme="majorBidi" w:hAnsiTheme="majorBidi" w:cstheme="majorBidi"/>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33"/>
      </w:r>
      <w:del w:id="5721" w:author="Jane Shaw" w:date="2015-10-22T13:10:00Z">
        <w:r w:rsidRPr="00F31509" w:rsidDel="00B0325E">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722" w:author="Jane Shaw" w:date="2015-10-22T13:10:00Z">
        <w:r w:rsidRPr="00F31509" w:rsidDel="00B0325E">
          <w:rPr>
            <w:rFonts w:asciiTheme="majorBidi" w:hAnsiTheme="majorBidi" w:cstheme="majorBidi"/>
            <w:color w:val="000000" w:themeColor="text1"/>
            <w:szCs w:val="24"/>
            <w:lang w:val="en-GB"/>
          </w:rPr>
          <w:delText xml:space="preserve">for instance, </w:delText>
        </w:r>
      </w:del>
      <w:r w:rsidRPr="00F31509">
        <w:rPr>
          <w:rFonts w:asciiTheme="majorBidi" w:hAnsiTheme="majorBidi" w:cstheme="majorBidi"/>
          <w:color w:val="000000" w:themeColor="text1"/>
          <w:szCs w:val="24"/>
          <w:lang w:val="en-GB"/>
        </w:rPr>
        <w:t xml:space="preserve">suggests that </w:t>
      </w:r>
      <w:del w:id="5723" w:author="Jane Shaw" w:date="2015-10-22T13:10:00Z">
        <w:r w:rsidRPr="00F31509" w:rsidDel="00B0325E">
          <w:rPr>
            <w:rFonts w:asciiTheme="majorBidi" w:hAnsiTheme="majorBidi" w:cstheme="majorBidi"/>
            <w:color w:val="000000" w:themeColor="text1"/>
            <w:szCs w:val="24"/>
            <w:lang w:val="en-GB"/>
          </w:rPr>
          <w:delText xml:space="preserve">out of </w:delText>
        </w:r>
      </w:del>
      <w:ins w:id="5724" w:author="Jane Shaw" w:date="2015-10-22T13:10:00Z">
        <w:r w:rsidR="00B0325E">
          <w:rPr>
            <w:rFonts w:asciiTheme="majorBidi" w:hAnsiTheme="majorBidi" w:cstheme="majorBidi"/>
            <w:color w:val="000000" w:themeColor="text1"/>
            <w:szCs w:val="24"/>
            <w:lang w:val="en-GB"/>
          </w:rPr>
          <w:t xml:space="preserve">from </w:t>
        </w:r>
      </w:ins>
      <w:r w:rsidRPr="00F31509">
        <w:rPr>
          <w:rFonts w:asciiTheme="majorBidi" w:hAnsiTheme="majorBidi" w:cstheme="majorBidi"/>
          <w:color w:val="000000" w:themeColor="text1"/>
          <w:szCs w:val="24"/>
          <w:lang w:val="en-GB"/>
        </w:rPr>
        <w:t xml:space="preserve">the </w:t>
      </w:r>
      <w:del w:id="5725" w:author="Jane Shaw" w:date="2015-10-22T13:10:00Z">
        <w:r w:rsidRPr="00F31509" w:rsidDel="00B0325E">
          <w:rPr>
            <w:rFonts w:asciiTheme="majorBidi" w:hAnsiTheme="majorBidi" w:cstheme="majorBidi"/>
            <w:color w:val="000000" w:themeColor="text1"/>
            <w:szCs w:val="24"/>
            <w:lang w:val="en-GB"/>
          </w:rPr>
          <w:delText xml:space="preserve">10 </w:delText>
        </w:r>
      </w:del>
      <w:ins w:id="5726" w:author="Jane Shaw" w:date="2015-10-22T13:10:00Z">
        <w:r w:rsidR="00B0325E">
          <w:rPr>
            <w:rFonts w:asciiTheme="majorBidi" w:hAnsiTheme="majorBidi" w:cstheme="majorBidi"/>
            <w:color w:val="000000" w:themeColor="text1"/>
            <w:szCs w:val="24"/>
            <w:lang w:val="en-GB"/>
          </w:rPr>
          <w:t xml:space="preserve">ten </w:t>
        </w:r>
      </w:ins>
      <w:r w:rsidRPr="00F31509">
        <w:rPr>
          <w:rFonts w:asciiTheme="majorBidi" w:hAnsiTheme="majorBidi" w:cstheme="majorBidi"/>
          <w:color w:val="000000" w:themeColor="text1"/>
          <w:szCs w:val="24"/>
          <w:lang w:val="en-GB"/>
        </w:rPr>
        <w:t>basic commodity groups (cereals, oilseeds, etc.) and the 60 primary FBS commodities, the U</w:t>
      </w:r>
      <w:ins w:id="5727" w:author="Jane Shaw" w:date="2015-10-22T13:11:00Z">
        <w:r w:rsidR="00B0325E">
          <w:rPr>
            <w:rFonts w:asciiTheme="majorBidi" w:hAnsiTheme="majorBidi" w:cstheme="majorBidi"/>
            <w:color w:val="000000" w:themeColor="text1"/>
            <w:szCs w:val="24"/>
            <w:lang w:val="en-GB"/>
          </w:rPr>
          <w:t xml:space="preserve">nited </w:t>
        </w:r>
      </w:ins>
      <w:r w:rsidRPr="00F31509">
        <w:rPr>
          <w:rFonts w:asciiTheme="majorBidi" w:hAnsiTheme="majorBidi" w:cstheme="majorBidi"/>
          <w:color w:val="000000" w:themeColor="text1"/>
          <w:szCs w:val="24"/>
          <w:lang w:val="en-GB"/>
        </w:rPr>
        <w:t>S</w:t>
      </w:r>
      <w:ins w:id="5728" w:author="Jane Shaw" w:date="2015-10-22T13:11:00Z">
        <w:r w:rsidR="00B0325E">
          <w:rPr>
            <w:rFonts w:asciiTheme="majorBidi" w:hAnsiTheme="majorBidi" w:cstheme="majorBidi"/>
            <w:color w:val="000000" w:themeColor="text1"/>
            <w:szCs w:val="24"/>
            <w:lang w:val="en-GB"/>
          </w:rPr>
          <w:t>tates</w:t>
        </w:r>
      </w:ins>
      <w:r w:rsidRPr="00F31509">
        <w:rPr>
          <w:rFonts w:asciiTheme="majorBidi" w:hAnsiTheme="majorBidi" w:cstheme="majorBidi"/>
          <w:color w:val="000000" w:themeColor="text1"/>
          <w:szCs w:val="24"/>
          <w:lang w:val="en-GB"/>
        </w:rPr>
        <w:t xml:space="preserve"> food industry produces more than 8</w:t>
      </w:r>
      <w:ins w:id="5729" w:author="Jane Shaw" w:date="2015-10-22T13:11:00Z">
        <w:r w:rsidR="00B0325E">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000 different food products. These products can be consumed in the U</w:t>
      </w:r>
      <w:ins w:id="5730" w:author="Jane Shaw" w:date="2015-10-22T13:11:00Z">
        <w:r w:rsidR="00B0325E">
          <w:rPr>
            <w:rFonts w:asciiTheme="majorBidi" w:hAnsiTheme="majorBidi" w:cstheme="majorBidi"/>
            <w:color w:val="000000" w:themeColor="text1"/>
            <w:szCs w:val="24"/>
            <w:lang w:val="en-GB"/>
          </w:rPr>
          <w:t xml:space="preserve">nited </w:t>
        </w:r>
      </w:ins>
      <w:r w:rsidRPr="00F31509">
        <w:rPr>
          <w:rFonts w:asciiTheme="majorBidi" w:hAnsiTheme="majorBidi" w:cstheme="majorBidi"/>
          <w:color w:val="000000" w:themeColor="text1"/>
          <w:szCs w:val="24"/>
          <w:lang w:val="en-GB"/>
        </w:rPr>
        <w:t>S</w:t>
      </w:r>
      <w:ins w:id="5731" w:author="Jane Shaw" w:date="2015-10-22T13:11:00Z">
        <w:r w:rsidR="00B0325E">
          <w:rPr>
            <w:rFonts w:asciiTheme="majorBidi" w:hAnsiTheme="majorBidi" w:cstheme="majorBidi"/>
            <w:color w:val="000000" w:themeColor="text1"/>
            <w:szCs w:val="24"/>
            <w:lang w:val="en-GB"/>
          </w:rPr>
          <w:t>tates of America,</w:t>
        </w:r>
      </w:ins>
      <w:r w:rsidRPr="00F31509">
        <w:rPr>
          <w:rFonts w:asciiTheme="majorBidi" w:hAnsiTheme="majorBidi" w:cstheme="majorBidi"/>
          <w:color w:val="000000" w:themeColor="text1"/>
          <w:szCs w:val="24"/>
          <w:lang w:val="en-GB"/>
        </w:rPr>
        <w:t xml:space="preserve"> but </w:t>
      </w:r>
      <w:ins w:id="5732" w:author="Jane Shaw" w:date="2015-10-22T13:11:00Z">
        <w:r w:rsidR="00B0325E">
          <w:rPr>
            <w:rFonts w:asciiTheme="majorBidi" w:hAnsiTheme="majorBidi" w:cstheme="majorBidi"/>
            <w:color w:val="000000" w:themeColor="text1"/>
            <w:szCs w:val="24"/>
            <w:lang w:val="en-GB"/>
          </w:rPr>
          <w:t xml:space="preserve">are </w:t>
        </w:r>
      </w:ins>
      <w:r w:rsidRPr="00F31509">
        <w:rPr>
          <w:rFonts w:asciiTheme="majorBidi" w:hAnsiTheme="majorBidi" w:cstheme="majorBidi"/>
          <w:color w:val="000000" w:themeColor="text1"/>
          <w:szCs w:val="24"/>
          <w:lang w:val="en-GB"/>
        </w:rPr>
        <w:t xml:space="preserve">also </w:t>
      </w:r>
      <w:del w:id="5733" w:author="Jane Shaw" w:date="2015-10-22T13:11:00Z">
        <w:r w:rsidRPr="00F31509" w:rsidDel="00B0325E">
          <w:rPr>
            <w:rFonts w:asciiTheme="majorBidi" w:hAnsiTheme="majorBidi" w:cstheme="majorBidi"/>
            <w:color w:val="000000" w:themeColor="text1"/>
            <w:szCs w:val="24"/>
            <w:lang w:val="en-GB"/>
          </w:rPr>
          <w:delText xml:space="preserve">be </w:delText>
        </w:r>
      </w:del>
      <w:r w:rsidRPr="00F31509">
        <w:rPr>
          <w:rFonts w:asciiTheme="majorBidi" w:hAnsiTheme="majorBidi" w:cstheme="majorBidi"/>
          <w:color w:val="000000" w:themeColor="text1"/>
          <w:szCs w:val="24"/>
          <w:lang w:val="en-GB"/>
        </w:rPr>
        <w:t xml:space="preserve">exported to destinations abroad. </w:t>
      </w:r>
      <w:del w:id="5734" w:author="Jane Shaw" w:date="2015-10-22T13:11:00Z">
        <w:r w:rsidRPr="00F31509" w:rsidDel="00B0325E">
          <w:rPr>
            <w:rFonts w:asciiTheme="majorBidi" w:hAnsiTheme="majorBidi" w:cstheme="majorBidi"/>
            <w:color w:val="000000" w:themeColor="text1"/>
            <w:szCs w:val="24"/>
            <w:lang w:val="en-GB"/>
          </w:rPr>
          <w:delText xml:space="preserve">No doubt, </w:delText>
        </w:r>
      </w:del>
      <w:ins w:id="5735" w:author="Jane Shaw" w:date="2015-10-22T13:11:00Z">
        <w:r w:rsidR="00B0325E">
          <w:rPr>
            <w:rFonts w:asciiTheme="majorBidi" w:hAnsiTheme="majorBidi" w:cstheme="majorBidi"/>
            <w:color w:val="000000" w:themeColor="text1"/>
            <w:szCs w:val="24"/>
            <w:lang w:val="en-GB"/>
          </w:rPr>
          <w:t xml:space="preserve">It is unlikely that </w:t>
        </w:r>
      </w:ins>
      <w:del w:id="5736" w:author="Jane Shaw" w:date="2015-10-22T13:11:00Z">
        <w:r w:rsidRPr="00F31509" w:rsidDel="00B0325E">
          <w:rPr>
            <w:rFonts w:asciiTheme="majorBidi" w:hAnsiTheme="majorBidi" w:cstheme="majorBidi"/>
            <w:color w:val="000000" w:themeColor="text1"/>
            <w:szCs w:val="24"/>
            <w:lang w:val="en-GB"/>
          </w:rPr>
          <w:delText xml:space="preserve">not </w:delText>
        </w:r>
      </w:del>
      <w:r w:rsidRPr="00F31509">
        <w:rPr>
          <w:rFonts w:asciiTheme="majorBidi" w:hAnsiTheme="majorBidi" w:cstheme="majorBidi"/>
          <w:color w:val="000000" w:themeColor="text1"/>
          <w:szCs w:val="24"/>
          <w:lang w:val="en-GB"/>
        </w:rPr>
        <w:t>all 8</w:t>
      </w:r>
      <w:ins w:id="5737" w:author="Jane Shaw" w:date="2015-10-22T13:11:00Z">
        <w:r w:rsidR="00B0325E">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 xml:space="preserve">000 processed food products </w:t>
      </w:r>
      <w:del w:id="5738" w:author="Jane Shaw" w:date="2015-10-22T13:12:00Z">
        <w:r w:rsidRPr="00F31509" w:rsidDel="00B0325E">
          <w:rPr>
            <w:rFonts w:asciiTheme="majorBidi" w:hAnsiTheme="majorBidi" w:cstheme="majorBidi"/>
            <w:color w:val="000000" w:themeColor="text1"/>
            <w:szCs w:val="24"/>
            <w:lang w:val="en-GB"/>
          </w:rPr>
          <w:delText xml:space="preserve">are </w:delText>
        </w:r>
      </w:del>
      <w:ins w:id="5739" w:author="Jane Shaw" w:date="2015-10-22T13:12:00Z">
        <w:r w:rsidR="00B0325E">
          <w:rPr>
            <w:rFonts w:asciiTheme="majorBidi" w:hAnsiTheme="majorBidi" w:cstheme="majorBidi"/>
            <w:color w:val="000000" w:themeColor="text1"/>
            <w:szCs w:val="24"/>
            <w:lang w:val="en-GB"/>
          </w:rPr>
          <w:t xml:space="preserve">have </w:t>
        </w:r>
      </w:ins>
      <w:r w:rsidRPr="00F31509">
        <w:rPr>
          <w:rFonts w:asciiTheme="majorBidi" w:hAnsiTheme="majorBidi" w:cstheme="majorBidi"/>
          <w:color w:val="000000" w:themeColor="text1"/>
          <w:szCs w:val="24"/>
          <w:lang w:val="en-GB"/>
        </w:rPr>
        <w:t xml:space="preserve">genuinely different </w:t>
      </w:r>
      <w:del w:id="5740" w:author="Jane Shaw" w:date="2015-10-22T13:12:00Z">
        <w:r w:rsidRPr="00F31509" w:rsidDel="00B0325E">
          <w:rPr>
            <w:rFonts w:asciiTheme="majorBidi" w:hAnsiTheme="majorBidi" w:cstheme="majorBidi"/>
            <w:color w:val="000000" w:themeColor="text1"/>
            <w:szCs w:val="24"/>
            <w:lang w:val="en-GB"/>
          </w:rPr>
          <w:delText xml:space="preserve">in their </w:delText>
        </w:r>
      </w:del>
      <w:r w:rsidRPr="00F31509">
        <w:rPr>
          <w:rFonts w:asciiTheme="majorBidi" w:hAnsiTheme="majorBidi" w:cstheme="majorBidi"/>
          <w:color w:val="000000" w:themeColor="text1"/>
          <w:szCs w:val="24"/>
          <w:lang w:val="en-GB"/>
        </w:rPr>
        <w:t>food composition</w:t>
      </w:r>
      <w:ins w:id="5741" w:author="Jane Shaw" w:date="2015-10-22T13:12:00Z">
        <w:r w:rsidR="00B0325E">
          <w:rPr>
            <w:rFonts w:asciiTheme="majorBidi" w:hAnsiTheme="majorBidi" w:cstheme="majorBidi"/>
            <w:color w:val="000000" w:themeColor="text1"/>
            <w:szCs w:val="24"/>
            <w:lang w:val="en-GB"/>
          </w:rPr>
          <w:t>s</w:t>
        </w:r>
      </w:ins>
      <w:r w:rsidRPr="00F31509">
        <w:rPr>
          <w:rFonts w:asciiTheme="majorBidi" w:hAnsiTheme="majorBidi" w:cstheme="majorBidi"/>
          <w:color w:val="000000" w:themeColor="text1"/>
          <w:szCs w:val="24"/>
          <w:lang w:val="en-GB"/>
        </w:rPr>
        <w:t>; many are simply different brand names with the same or similar combinations of first</w:t>
      </w:r>
      <w:ins w:id="5742" w:author="Jane Shaw" w:date="2015-10-22T13:12:00Z">
        <w:r w:rsidR="00B0325E">
          <w:rPr>
            <w:rFonts w:asciiTheme="majorBidi" w:hAnsiTheme="majorBidi" w:cstheme="majorBidi"/>
            <w:color w:val="000000" w:themeColor="text1"/>
            <w:szCs w:val="24"/>
            <w:lang w:val="en-GB"/>
          </w:rPr>
          <w:t>-</w:t>
        </w:r>
      </w:ins>
      <w:del w:id="5743" w:author="Jane Shaw" w:date="2015-10-22T13:12:00Z">
        <w:r w:rsidRPr="00F31509" w:rsidDel="00B0325E">
          <w:rPr>
            <w:rFonts w:asciiTheme="majorBidi" w:hAnsiTheme="majorBidi" w:cstheme="majorBidi"/>
            <w:color w:val="000000" w:themeColor="text1"/>
            <w:szCs w:val="24"/>
            <w:lang w:val="en-GB"/>
          </w:rPr>
          <w:delText xml:space="preserve"> </w:delText>
        </w:r>
      </w:del>
      <w:r w:rsidRPr="00F31509">
        <w:rPr>
          <w:rFonts w:asciiTheme="majorBidi" w:hAnsiTheme="majorBidi" w:cstheme="majorBidi"/>
          <w:color w:val="000000" w:themeColor="text1"/>
          <w:szCs w:val="24"/>
          <w:lang w:val="en-GB"/>
        </w:rPr>
        <w:t xml:space="preserve">level food processing products. </w:t>
      </w:r>
      <w:del w:id="5744" w:author="Jane Shaw" w:date="2015-10-22T13:12:00Z">
        <w:r w:rsidRPr="00F31509" w:rsidDel="00B0325E">
          <w:rPr>
            <w:rFonts w:asciiTheme="majorBidi" w:hAnsiTheme="majorBidi" w:cstheme="majorBidi"/>
            <w:color w:val="000000" w:themeColor="text1"/>
            <w:szCs w:val="24"/>
            <w:lang w:val="en-GB"/>
          </w:rPr>
          <w:delText xml:space="preserve">But </w:delText>
        </w:r>
      </w:del>
      <w:ins w:id="5745" w:author="Jane Shaw" w:date="2015-10-22T13:12:00Z">
        <w:r w:rsidR="00B0325E">
          <w:rPr>
            <w:rFonts w:asciiTheme="majorBidi" w:hAnsiTheme="majorBidi" w:cstheme="majorBidi"/>
            <w:color w:val="000000" w:themeColor="text1"/>
            <w:szCs w:val="24"/>
            <w:lang w:val="en-GB"/>
          </w:rPr>
          <w:t xml:space="preserve">However, </w:t>
        </w:r>
      </w:ins>
      <w:r w:rsidRPr="00F31509">
        <w:rPr>
          <w:rFonts w:asciiTheme="majorBidi" w:hAnsiTheme="majorBidi" w:cstheme="majorBidi"/>
          <w:color w:val="000000" w:themeColor="text1"/>
          <w:szCs w:val="24"/>
          <w:lang w:val="en-GB"/>
        </w:rPr>
        <w:t xml:space="preserve">the many different combinations suggest that the variety of food products is </w:t>
      </w:r>
      <w:del w:id="5746" w:author="Jane Shaw" w:date="2015-10-22T13:12:00Z">
        <w:r w:rsidRPr="00F31509" w:rsidDel="00B0325E">
          <w:rPr>
            <w:rFonts w:asciiTheme="majorBidi" w:hAnsiTheme="majorBidi" w:cstheme="majorBidi"/>
            <w:color w:val="000000" w:themeColor="text1"/>
            <w:szCs w:val="24"/>
            <w:lang w:val="en-GB"/>
          </w:rPr>
          <w:delText xml:space="preserve">indeed </w:delText>
        </w:r>
      </w:del>
      <w:r w:rsidRPr="00F31509">
        <w:rPr>
          <w:rFonts w:asciiTheme="majorBidi" w:hAnsiTheme="majorBidi" w:cstheme="majorBidi"/>
          <w:color w:val="000000" w:themeColor="text1"/>
          <w:szCs w:val="24"/>
          <w:lang w:val="en-GB"/>
        </w:rPr>
        <w:t xml:space="preserve">large and that many more than 60 products are </w:t>
      </w:r>
      <w:del w:id="5747" w:author="Jane Shaw" w:date="2015-10-22T13:12:00Z">
        <w:r w:rsidRPr="00F31509" w:rsidDel="00B0325E">
          <w:rPr>
            <w:rFonts w:asciiTheme="majorBidi" w:hAnsiTheme="majorBidi" w:cstheme="majorBidi"/>
            <w:color w:val="000000" w:themeColor="text1"/>
            <w:szCs w:val="24"/>
            <w:lang w:val="en-GB"/>
          </w:rPr>
          <w:delText xml:space="preserve">being </w:delText>
        </w:r>
      </w:del>
      <w:r w:rsidRPr="00F31509">
        <w:rPr>
          <w:rFonts w:asciiTheme="majorBidi" w:hAnsiTheme="majorBidi" w:cstheme="majorBidi"/>
          <w:color w:val="000000" w:themeColor="text1"/>
          <w:szCs w:val="24"/>
          <w:lang w:val="en-GB"/>
        </w:rPr>
        <w:t>eaten and traded. Trade information is available for about 3</w:t>
      </w:r>
      <w:ins w:id="5748" w:author="Jane Shaw" w:date="2015-10-22T13:12:00Z">
        <w:r w:rsidR="00B0325E">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 xml:space="preserve">000 products. About 300 </w:t>
      </w:r>
      <w:ins w:id="5749" w:author="Jane Shaw" w:date="2015-10-22T13:12:00Z">
        <w:r w:rsidR="00B0325E">
          <w:rPr>
            <w:rFonts w:asciiTheme="majorBidi" w:hAnsiTheme="majorBidi" w:cstheme="majorBidi"/>
            <w:color w:val="000000" w:themeColor="text1"/>
            <w:szCs w:val="24"/>
            <w:lang w:val="en-GB"/>
          </w:rPr>
          <w:t xml:space="preserve">of these </w:t>
        </w:r>
      </w:ins>
      <w:r w:rsidRPr="00F31509">
        <w:rPr>
          <w:rFonts w:asciiTheme="majorBidi" w:hAnsiTheme="majorBidi" w:cstheme="majorBidi"/>
          <w:color w:val="000000" w:themeColor="text1"/>
          <w:szCs w:val="24"/>
          <w:lang w:val="en-GB"/>
        </w:rPr>
        <w:t>are genuinely distinguishable in terms of their composition</w:t>
      </w:r>
      <w:ins w:id="5750" w:author="Jane Shaw" w:date="2015-11-07T19:07:00Z">
        <w:r w:rsidR="00D07833">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and need to be converted into their primary equivalents. </w:t>
      </w:r>
    </w:p>
    <w:p w14:paraId="1F795443" w14:textId="74C58988" w:rsidR="004F65E4" w:rsidRPr="00F31509" w:rsidRDefault="00E20F2A" w:rsidP="00C4334D">
      <w:pPr>
        <w:pStyle w:val="Titolo2"/>
      </w:pPr>
      <w:bookmarkStart w:id="5751" w:name="_Toc421025846"/>
      <w:bookmarkStart w:id="5752" w:name="_Toc428383831"/>
      <w:bookmarkStart w:id="5753" w:name="_Toc428436053"/>
      <w:bookmarkStart w:id="5754" w:name="_Toc428436354"/>
      <w:bookmarkStart w:id="5755" w:name="_Toc308029356"/>
      <w:bookmarkStart w:id="5756" w:name="_Toc308029547"/>
      <w:ins w:id="5757" w:author="Jane Shaw" w:date="2015-10-22T13:13:00Z">
        <w:r>
          <w:t>2</w:t>
        </w:r>
        <w:r w:rsidR="00B0325E">
          <w:t xml:space="preserve">.4 </w:t>
        </w:r>
      </w:ins>
      <w:r w:rsidR="004F65E4" w:rsidRPr="00F31509">
        <w:t>SUAs and commodity trees</w:t>
      </w:r>
      <w:bookmarkEnd w:id="5751"/>
      <w:bookmarkEnd w:id="5752"/>
      <w:bookmarkEnd w:id="5753"/>
      <w:bookmarkEnd w:id="5754"/>
      <w:bookmarkEnd w:id="5755"/>
      <w:bookmarkEnd w:id="5756"/>
    </w:p>
    <w:p w14:paraId="0CA258D2" w14:textId="5ACA6C8C"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Standardization</w:t>
      </w:r>
      <w:ins w:id="5758" w:author="Jane Shaw" w:date="2015-10-22T13:13:00Z">
        <w:r w:rsidR="00B0325E">
          <w:rPr>
            <w:rFonts w:asciiTheme="majorBidi" w:eastAsia="Times New Roman" w:hAnsiTheme="majorBidi" w:cstheme="majorBidi"/>
            <w:color w:val="000000" w:themeColor="text1"/>
            <w:lang w:val="en-GB"/>
          </w:rPr>
          <w:t xml:space="preserve"> –</w:t>
        </w:r>
      </w:ins>
      <w:del w:id="5759" w:author="Jane Shaw" w:date="2015-10-22T13:13:00Z">
        <w:r w:rsidRPr="00F31509" w:rsidDel="00B0325E">
          <w:rPr>
            <w:rFonts w:asciiTheme="majorBidi" w:eastAsia="Times New Roman" w:hAnsiTheme="majorBidi" w:cstheme="majorBidi"/>
            <w:color w:val="000000" w:themeColor="text1"/>
            <w:lang w:val="en-GB"/>
          </w:rPr>
          <w:delText xml:space="preserve">, </w:delText>
        </w:r>
      </w:del>
      <w:ins w:id="5760" w:author="Jane Shaw" w:date="2015-10-22T13:13:00Z">
        <w:r w:rsidR="00B0325E">
          <w:rPr>
            <w:rFonts w:asciiTheme="majorBidi" w:eastAsia="Times New Roman" w:hAnsiTheme="majorBidi" w:cstheme="majorBidi"/>
            <w:color w:val="000000" w:themeColor="text1"/>
            <w:lang w:val="en-GB"/>
          </w:rPr>
          <w:t xml:space="preserve"> </w:t>
        </w:r>
      </w:ins>
      <w:del w:id="5761" w:author="Jane Shaw" w:date="2015-10-22T13:13:00Z">
        <w:r w:rsidRPr="00F31509" w:rsidDel="00B0325E">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the conversion and subsequent aggregation of processed products into their primary equivalents</w:t>
      </w:r>
      <w:ins w:id="5762" w:author="Jane Shaw" w:date="2015-10-22T13:13:00Z">
        <w:r w:rsidR="00B0325E">
          <w:rPr>
            <w:rFonts w:asciiTheme="majorBidi" w:eastAsia="Times New Roman" w:hAnsiTheme="majorBidi" w:cstheme="majorBidi"/>
            <w:color w:val="000000" w:themeColor="text1"/>
            <w:lang w:val="en-GB"/>
          </w:rPr>
          <w:t xml:space="preserve"> –</w:t>
        </w:r>
      </w:ins>
      <w:del w:id="5763" w:author="Jane Shaw" w:date="2015-10-22T13:13:00Z">
        <w:r w:rsidRPr="00F31509" w:rsidDel="00B0325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aims to bring the</w:t>
      </w:r>
      <w:del w:id="5764" w:author="Jane Shaw" w:date="2015-10-22T13:13:00Z">
        <w:r w:rsidRPr="00F31509" w:rsidDel="00B0325E">
          <w:rPr>
            <w:rFonts w:asciiTheme="majorBidi" w:eastAsia="Times New Roman" w:hAnsiTheme="majorBidi" w:cstheme="majorBidi"/>
            <w:color w:val="000000" w:themeColor="text1"/>
            <w:lang w:val="en-GB"/>
          </w:rPr>
          <w:delText>se</w:delText>
        </w:r>
      </w:del>
      <w:r w:rsidRPr="00F31509">
        <w:rPr>
          <w:rFonts w:asciiTheme="majorBidi" w:eastAsia="Times New Roman" w:hAnsiTheme="majorBidi" w:cstheme="majorBidi"/>
          <w:color w:val="000000" w:themeColor="text1"/>
          <w:lang w:val="en-GB"/>
        </w:rPr>
        <w:t xml:space="preserve"> products into a hierarchical order that reflects the various food processing chains in which primary products are converted into </w:t>
      </w:r>
      <w:del w:id="5765" w:author="Jane Shaw" w:date="2015-10-22T13:14:00Z">
        <w:r w:rsidRPr="00F31509" w:rsidDel="00B0325E">
          <w:rPr>
            <w:rFonts w:asciiTheme="majorBidi" w:eastAsia="Times New Roman" w:hAnsiTheme="majorBidi" w:cstheme="majorBidi"/>
            <w:color w:val="000000" w:themeColor="text1"/>
            <w:lang w:val="en-GB"/>
          </w:rPr>
          <w:delText xml:space="preserve">their </w:delText>
        </w:r>
      </w:del>
      <w:r w:rsidRPr="00F31509">
        <w:rPr>
          <w:rFonts w:asciiTheme="majorBidi" w:eastAsia="Times New Roman" w:hAnsiTheme="majorBidi" w:cstheme="majorBidi"/>
          <w:color w:val="000000" w:themeColor="text1"/>
          <w:lang w:val="en-GB"/>
        </w:rPr>
        <w:t xml:space="preserve">processed equivalents. The most straightforward way </w:t>
      </w:r>
      <w:del w:id="5766" w:author="Jane Shaw" w:date="2015-10-22T13:14:00Z">
        <w:r w:rsidRPr="00F31509" w:rsidDel="00B0325E">
          <w:rPr>
            <w:rFonts w:asciiTheme="majorBidi" w:eastAsia="Times New Roman" w:hAnsiTheme="majorBidi" w:cstheme="majorBidi"/>
            <w:color w:val="000000" w:themeColor="text1"/>
            <w:lang w:val="en-GB"/>
          </w:rPr>
          <w:delText xml:space="preserve">to </w:delText>
        </w:r>
      </w:del>
      <w:ins w:id="5767" w:author="Jane Shaw" w:date="2015-10-22T13:14:00Z">
        <w:r w:rsidR="00B0325E">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depict</w:t>
      </w:r>
      <w:ins w:id="5768" w:author="Jane Shaw" w:date="2015-10-22T13:14:00Z">
        <w:r w:rsidR="00B0325E">
          <w:rPr>
            <w:rFonts w:asciiTheme="majorBidi" w:eastAsia="Times New Roman" w:hAnsiTheme="majorBidi" w:cstheme="majorBidi"/>
            <w:color w:val="000000" w:themeColor="text1"/>
            <w:lang w:val="en-GB"/>
          </w:rPr>
          <w:t>ing this</w:t>
        </w:r>
      </w:ins>
      <w:r w:rsidRPr="00F31509">
        <w:rPr>
          <w:rFonts w:asciiTheme="majorBidi" w:eastAsia="Times New Roman" w:hAnsiTheme="majorBidi" w:cstheme="majorBidi"/>
          <w:color w:val="000000" w:themeColor="text1"/>
          <w:lang w:val="en-GB"/>
        </w:rPr>
        <w:t xml:space="preserve"> </w:t>
      </w:r>
      <w:del w:id="5769" w:author="Jane Shaw" w:date="2015-10-22T13:14:00Z">
        <w:r w:rsidRPr="00F31509" w:rsidDel="00B0325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hierarchy is in the form of </w:t>
      </w:r>
      <w:ins w:id="5770" w:author="Jane Shaw" w:date="2015-11-07T19:07:00Z">
        <w:r w:rsidR="00D07833">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commodity tree</w:t>
      </w:r>
      <w:del w:id="5771" w:author="Jane Shaw" w:date="2015-11-07T19:07:00Z">
        <w:r w:rsidRPr="00F31509" w:rsidDel="00D07833">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The primary product, </w:t>
      </w:r>
      <w:del w:id="5772" w:author="Jane Shaw" w:date="2015-10-22T13:14:00Z">
        <w:r w:rsidRPr="00F31509" w:rsidDel="00B0325E">
          <w:rPr>
            <w:rFonts w:asciiTheme="majorBidi" w:eastAsia="Times New Roman" w:hAnsiTheme="majorBidi" w:cstheme="majorBidi"/>
            <w:color w:val="000000" w:themeColor="text1"/>
            <w:lang w:val="en-GB"/>
          </w:rPr>
          <w:delText xml:space="preserve">say </w:delText>
        </w:r>
      </w:del>
      <w:ins w:id="5773" w:author="Jane Shaw" w:date="2015-10-22T13:14:00Z">
        <w:r w:rsidR="00B0325E">
          <w:rPr>
            <w:rFonts w:asciiTheme="majorBidi" w:eastAsia="Times New Roman" w:hAnsiTheme="majorBidi" w:cstheme="majorBidi"/>
            <w:color w:val="000000" w:themeColor="text1"/>
            <w:lang w:val="en-GB"/>
          </w:rPr>
          <w:t xml:space="preserve">such as </w:t>
        </w:r>
      </w:ins>
      <w:r w:rsidRPr="00F31509">
        <w:rPr>
          <w:rFonts w:asciiTheme="majorBidi" w:eastAsia="Times New Roman" w:hAnsiTheme="majorBidi" w:cstheme="majorBidi"/>
          <w:color w:val="000000" w:themeColor="text1"/>
          <w:lang w:val="en-GB"/>
        </w:rPr>
        <w:t xml:space="preserve">wheat, represents the stem of </w:t>
      </w:r>
      <w:del w:id="5774" w:author="Jane Shaw" w:date="2015-10-22T13:14:00Z">
        <w:r w:rsidRPr="00F31509" w:rsidDel="00B0325E">
          <w:rPr>
            <w:rFonts w:asciiTheme="majorBidi" w:eastAsia="Times New Roman" w:hAnsiTheme="majorBidi" w:cstheme="majorBidi"/>
            <w:color w:val="000000" w:themeColor="text1"/>
            <w:lang w:val="en-GB"/>
          </w:rPr>
          <w:delText xml:space="preserve">such a </w:delText>
        </w:r>
      </w:del>
      <w:ins w:id="5775" w:author="Jane Shaw" w:date="2015-10-22T13:14:00Z">
        <w:r w:rsidR="00B0325E">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tree. The main components of </w:t>
      </w:r>
      <w:del w:id="5776" w:author="Jane Shaw" w:date="2015-10-22T13:14:00Z">
        <w:r w:rsidRPr="00F31509" w:rsidDel="00B0325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first</w:t>
      </w:r>
      <w:ins w:id="5777" w:author="Jane Shaw" w:date="2015-10-22T13:14:00Z">
        <w:r w:rsidR="00B0325E">
          <w:rPr>
            <w:rFonts w:asciiTheme="majorBidi" w:eastAsia="Times New Roman" w:hAnsiTheme="majorBidi" w:cstheme="majorBidi"/>
            <w:color w:val="000000" w:themeColor="text1"/>
            <w:lang w:val="en-GB"/>
          </w:rPr>
          <w:t>-</w:t>
        </w:r>
      </w:ins>
      <w:del w:id="5778" w:author="Jane Shaw" w:date="2015-10-22T13:14:00Z">
        <w:r w:rsidRPr="00F31509" w:rsidDel="00B0325E">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level processing (flour, bran and germ) form the main branches</w:t>
      </w:r>
      <w:del w:id="5779" w:author="Jane Shaw" w:date="2015-11-07T19:07:00Z">
        <w:r w:rsidRPr="00F31509" w:rsidDel="00D07833">
          <w:rPr>
            <w:rFonts w:asciiTheme="majorBidi" w:eastAsia="Times New Roman" w:hAnsiTheme="majorBidi" w:cstheme="majorBidi"/>
            <w:color w:val="000000" w:themeColor="text1"/>
            <w:lang w:val="en-GB"/>
          </w:rPr>
          <w:delText xml:space="preserve"> of the tree</w:delText>
        </w:r>
      </w:del>
      <w:ins w:id="5780" w:author="Jane Shaw" w:date="2015-10-22T13:15:00Z">
        <w:r w:rsidR="00B0325E">
          <w:rPr>
            <w:rFonts w:asciiTheme="majorBidi" w:eastAsia="Times New Roman" w:hAnsiTheme="majorBidi" w:cstheme="majorBidi"/>
            <w:color w:val="000000" w:themeColor="text1"/>
            <w:lang w:val="en-GB"/>
          </w:rPr>
          <w:t>,</w:t>
        </w:r>
      </w:ins>
      <w:del w:id="5781" w:author="Jane Shaw" w:date="2015-10-22T13:15:00Z">
        <w:r w:rsidRPr="00F31509" w:rsidDel="00B0325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782" w:author="Jane Shaw" w:date="2015-10-22T13:15:00Z">
        <w:r w:rsidRPr="00F31509" w:rsidDel="00B0325E">
          <w:rPr>
            <w:rFonts w:asciiTheme="majorBidi" w:eastAsia="Times New Roman" w:hAnsiTheme="majorBidi" w:cstheme="majorBidi"/>
            <w:color w:val="000000" w:themeColor="text1"/>
            <w:lang w:val="en-GB"/>
          </w:rPr>
          <w:delText xml:space="preserve">eventually these </w:delText>
        </w:r>
      </w:del>
      <w:ins w:id="5783" w:author="Jane Shaw" w:date="2015-10-22T13:15:00Z">
        <w:r w:rsidR="00B0325E">
          <w:rPr>
            <w:rFonts w:asciiTheme="majorBidi" w:eastAsia="Times New Roman" w:hAnsiTheme="majorBidi" w:cstheme="majorBidi"/>
            <w:color w:val="000000" w:themeColor="text1"/>
            <w:lang w:val="en-GB"/>
          </w:rPr>
          <w:t xml:space="preserve">which </w:t>
        </w:r>
      </w:ins>
      <w:r w:rsidRPr="00F31509">
        <w:rPr>
          <w:rFonts w:asciiTheme="majorBidi" w:eastAsia="Times New Roman" w:hAnsiTheme="majorBidi" w:cstheme="majorBidi"/>
          <w:color w:val="000000" w:themeColor="text1"/>
          <w:lang w:val="en-GB"/>
        </w:rPr>
        <w:t>split into ever</w:t>
      </w:r>
      <w:ins w:id="5784" w:author="Jane Shaw" w:date="2015-10-22T13:15:00Z">
        <w:r w:rsidR="00B0325E">
          <w:rPr>
            <w:rFonts w:asciiTheme="majorBidi" w:eastAsia="Times New Roman" w:hAnsiTheme="majorBidi" w:cstheme="majorBidi"/>
            <w:color w:val="000000" w:themeColor="text1"/>
            <w:lang w:val="en-GB"/>
          </w:rPr>
          <w:t>-</w:t>
        </w:r>
      </w:ins>
      <w:del w:id="5785" w:author="Jane Shaw" w:date="2015-10-22T13:15:00Z">
        <w:r w:rsidRPr="00F31509" w:rsidDel="00B0325E">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finer twigs </w:t>
      </w:r>
      <w:del w:id="5786" w:author="Jane Shaw" w:date="2015-10-22T13:15:00Z">
        <w:r w:rsidRPr="00F31509" w:rsidDel="00B0325E">
          <w:rPr>
            <w:rFonts w:asciiTheme="majorBidi" w:eastAsia="Times New Roman" w:hAnsiTheme="majorBidi" w:cstheme="majorBidi"/>
            <w:color w:val="000000" w:themeColor="text1"/>
            <w:lang w:val="en-GB"/>
          </w:rPr>
          <w:delText xml:space="preserve">of </w:delText>
        </w:r>
      </w:del>
      <w:ins w:id="5787" w:author="Jane Shaw" w:date="2015-10-22T13:15:00Z">
        <w:r w:rsidR="00B0325E">
          <w:rPr>
            <w:rFonts w:asciiTheme="majorBidi" w:eastAsia="Times New Roman" w:hAnsiTheme="majorBidi" w:cstheme="majorBidi"/>
            <w:color w:val="000000" w:themeColor="text1"/>
            <w:lang w:val="en-GB"/>
          </w:rPr>
          <w:t>at</w:t>
        </w:r>
        <w:r w:rsidR="00B0325E"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higher levels of processing (bread, rolls</w:t>
      </w:r>
      <w:del w:id="5788" w:author="Jane Shaw" w:date="2015-10-22T13:15:00Z">
        <w:r w:rsidRPr="00F31509" w:rsidDel="00B0325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or dextrose). The hierarchy </w:t>
      </w:r>
      <w:del w:id="5789" w:author="Jane Shaw" w:date="2015-10-22T13:15:00Z">
        <w:r w:rsidRPr="00F31509" w:rsidDel="00B0325E">
          <w:rPr>
            <w:rFonts w:asciiTheme="majorBidi" w:eastAsia="Times New Roman" w:hAnsiTheme="majorBidi" w:cstheme="majorBidi"/>
            <w:color w:val="000000" w:themeColor="text1"/>
            <w:lang w:val="en-GB"/>
          </w:rPr>
          <w:delText xml:space="preserve">between </w:delText>
        </w:r>
      </w:del>
      <w:ins w:id="5790" w:author="Jane Shaw" w:date="2015-10-22T13:15:00Z">
        <w:r w:rsidR="00B0325E">
          <w:rPr>
            <w:rFonts w:asciiTheme="majorBidi" w:eastAsia="Times New Roman" w:hAnsiTheme="majorBidi" w:cstheme="majorBidi"/>
            <w:color w:val="000000" w:themeColor="text1"/>
            <w:lang w:val="en-GB"/>
          </w:rPr>
          <w:t xml:space="preserve">among </w:t>
        </w:r>
      </w:ins>
      <w:r w:rsidRPr="00F31509">
        <w:rPr>
          <w:rFonts w:asciiTheme="majorBidi" w:eastAsia="Times New Roman" w:hAnsiTheme="majorBidi" w:cstheme="majorBidi"/>
          <w:color w:val="000000" w:themeColor="text1"/>
          <w:lang w:val="en-GB"/>
        </w:rPr>
        <w:t xml:space="preserve">various levels of processing </w:t>
      </w:r>
      <w:del w:id="5791" w:author="Jane Shaw" w:date="2015-11-07T19:07:00Z">
        <w:r w:rsidRPr="00F31509" w:rsidDel="00D07833">
          <w:rPr>
            <w:rFonts w:asciiTheme="majorBidi" w:eastAsia="Times New Roman" w:hAnsiTheme="majorBidi" w:cstheme="majorBidi"/>
            <w:color w:val="000000" w:themeColor="text1"/>
            <w:lang w:val="en-GB"/>
          </w:rPr>
          <w:delText xml:space="preserve">captures </w:delText>
        </w:r>
      </w:del>
      <w:ins w:id="5792" w:author="Jane Shaw" w:date="2015-11-07T19:07:00Z">
        <w:r w:rsidR="00D07833">
          <w:rPr>
            <w:rFonts w:asciiTheme="majorBidi" w:eastAsia="Times New Roman" w:hAnsiTheme="majorBidi" w:cstheme="majorBidi"/>
            <w:color w:val="000000" w:themeColor="text1"/>
            <w:lang w:val="en-GB"/>
          </w:rPr>
          <w:t xml:space="preserve">reflects </w:t>
        </w:r>
      </w:ins>
      <w:r w:rsidRPr="00F31509">
        <w:rPr>
          <w:rFonts w:asciiTheme="majorBidi" w:eastAsia="Times New Roman" w:hAnsiTheme="majorBidi" w:cstheme="majorBidi"/>
          <w:color w:val="000000" w:themeColor="text1"/>
          <w:lang w:val="en-GB"/>
        </w:rPr>
        <w:t xml:space="preserve">the various steps of processing; the different levels and products are connected through the extraction rates (see </w:t>
      </w:r>
      <w:r w:rsidR="00E24798">
        <w:fldChar w:fldCharType="begin"/>
      </w:r>
      <w:r w:rsidR="00E24798">
        <w:instrText xml:space="preserve"> REF _Ref421004099 \h  \* MERGEFORMAT </w:instrText>
      </w:r>
      <w:r w:rsidR="00E24798">
        <w:fldChar w:fldCharType="separate"/>
      </w:r>
      <w:ins w:id="5793" w:author="Jane Shaw" w:date="2015-11-01T20:53:00Z">
        <w:r w:rsidR="00311179" w:rsidRPr="00311179">
          <w:rPr>
            <w:rFonts w:asciiTheme="majorBidi" w:eastAsia="Times New Roman" w:hAnsiTheme="majorBidi" w:cstheme="majorBidi"/>
            <w:lang w:val="en-GB"/>
            <w:rPrChange w:id="5794" w:author="Jane Shaw" w:date="2015-11-01T20:53:00Z">
              <w:rPr>
                <w:rFonts w:asciiTheme="majorBidi" w:hAnsiTheme="majorBidi" w:cstheme="majorBidi"/>
                <w:lang w:val="en-GB"/>
              </w:rPr>
            </w:rPrChange>
          </w:rPr>
          <w:t>Figure 2</w:t>
        </w:r>
      </w:ins>
      <w:del w:id="5795" w:author="Jane Shaw" w:date="2015-11-01T20:44:00Z">
        <w:r w:rsidR="00E24798" w:rsidRPr="000F0B1C" w:rsidDel="00311179">
          <w:rPr>
            <w:rFonts w:asciiTheme="majorBidi" w:eastAsia="Times New Roman" w:hAnsiTheme="majorBidi" w:cstheme="majorBidi"/>
            <w:lang w:val="en-GB"/>
          </w:rPr>
          <w:delText>Figure 2</w:delText>
        </w:r>
      </w:del>
      <w:r w:rsidR="00E24798">
        <w:fldChar w:fldCharType="end"/>
      </w:r>
      <w:r w:rsidRPr="00F31509">
        <w:rPr>
          <w:rFonts w:asciiTheme="majorBidi" w:eastAsia="Times New Roman" w:hAnsiTheme="majorBidi" w:cstheme="majorBidi"/>
          <w:color w:val="000000" w:themeColor="text1"/>
          <w:lang w:val="en-GB"/>
        </w:rPr>
        <w:t xml:space="preserve"> </w:t>
      </w:r>
      <w:del w:id="5796" w:author="Jane Shaw" w:date="2015-10-22T13:15:00Z">
        <w:r w:rsidRPr="00F31509" w:rsidDel="00B0325E">
          <w:rPr>
            <w:rFonts w:asciiTheme="majorBidi" w:eastAsia="Times New Roman" w:hAnsiTheme="majorBidi" w:cstheme="majorBidi"/>
            <w:color w:val="000000" w:themeColor="text1"/>
            <w:lang w:val="en-GB"/>
          </w:rPr>
          <w:delText xml:space="preserve">below </w:delText>
        </w:r>
      </w:del>
      <w:r w:rsidRPr="00F31509">
        <w:rPr>
          <w:rFonts w:asciiTheme="majorBidi" w:eastAsia="Times New Roman" w:hAnsiTheme="majorBidi" w:cstheme="majorBidi"/>
          <w:color w:val="000000" w:themeColor="text1"/>
          <w:lang w:val="en-GB"/>
        </w:rPr>
        <w:t xml:space="preserve">and other examples in </w:t>
      </w:r>
      <w:del w:id="5797" w:author="Jane Shaw" w:date="2015-10-22T13:16:00Z">
        <w:r w:rsidRPr="00F31509" w:rsidDel="00B0325E">
          <w:rPr>
            <w:rFonts w:asciiTheme="majorBidi" w:eastAsia="Times New Roman" w:hAnsiTheme="majorBidi" w:cstheme="majorBidi"/>
            <w:color w:val="000000" w:themeColor="text1"/>
            <w:lang w:val="en-GB"/>
          </w:rPr>
          <w:delText>section on classification</w:delText>
        </w:r>
        <w:r w:rsidR="00891363" w:rsidRPr="00F31509" w:rsidDel="00B0325E">
          <w:rPr>
            <w:rFonts w:asciiTheme="majorBidi" w:eastAsia="Times New Roman" w:hAnsiTheme="majorBidi" w:cstheme="majorBidi"/>
            <w:color w:val="000000" w:themeColor="text1"/>
            <w:lang w:val="en-GB"/>
          </w:rPr>
          <w:delText>s</w:delText>
        </w:r>
      </w:del>
      <w:ins w:id="5798" w:author="Jane Shaw" w:date="2015-10-22T13:16:00Z">
        <w:r w:rsidR="00B0325E">
          <w:rPr>
            <w:rFonts w:asciiTheme="majorBidi" w:eastAsia="Times New Roman" w:hAnsiTheme="majorBidi" w:cstheme="majorBidi"/>
            <w:color w:val="000000" w:themeColor="text1"/>
            <w:lang w:val="en-GB"/>
          </w:rPr>
          <w:t>chapter</w:t>
        </w:r>
      </w:ins>
      <w:ins w:id="5799" w:author="Jane Shaw" w:date="2015-11-07T19:07:00Z">
        <w:r w:rsidR="00D07833">
          <w:rPr>
            <w:rFonts w:asciiTheme="majorBidi" w:eastAsia="Times New Roman" w:hAnsiTheme="majorBidi" w:cstheme="majorBidi"/>
            <w:color w:val="000000" w:themeColor="text1"/>
            <w:lang w:val="en-GB"/>
          </w:rPr>
          <w:t>s</w:t>
        </w:r>
      </w:ins>
      <w:ins w:id="5800" w:author="Jane Shaw" w:date="2015-10-22T13:16:00Z">
        <w:r w:rsidR="00B0325E">
          <w:rPr>
            <w:rFonts w:asciiTheme="majorBidi" w:eastAsia="Times New Roman" w:hAnsiTheme="majorBidi" w:cstheme="majorBidi"/>
            <w:color w:val="000000" w:themeColor="text1"/>
            <w:lang w:val="en-GB"/>
          </w:rPr>
          <w:t xml:space="preserve"> </w:t>
        </w:r>
        <w:r w:rsidR="00D07833">
          <w:rPr>
            <w:rFonts w:asciiTheme="majorBidi" w:eastAsia="Times New Roman" w:hAnsiTheme="majorBidi" w:cstheme="majorBidi"/>
            <w:color w:val="000000" w:themeColor="text1"/>
            <w:lang w:val="en-GB"/>
          </w:rPr>
          <w:t>4</w:t>
        </w:r>
      </w:ins>
      <w:ins w:id="5801" w:author="Jane Shaw" w:date="2015-11-07T19:07:00Z">
        <w:r w:rsidR="00D07833">
          <w:rPr>
            <w:rFonts w:asciiTheme="majorBidi" w:eastAsia="Times New Roman" w:hAnsiTheme="majorBidi" w:cstheme="majorBidi"/>
            <w:color w:val="000000" w:themeColor="text1"/>
            <w:lang w:val="en-GB"/>
          </w:rPr>
          <w:t xml:space="preserve"> and 6</w:t>
        </w:r>
      </w:ins>
      <w:r w:rsidRPr="00F31509">
        <w:rPr>
          <w:rFonts w:asciiTheme="majorBidi" w:eastAsia="Times New Roman" w:hAnsiTheme="majorBidi" w:cstheme="majorBidi"/>
          <w:color w:val="000000" w:themeColor="text1"/>
          <w:lang w:val="en-GB"/>
        </w:rPr>
        <w:t xml:space="preserve">). </w:t>
      </w:r>
    </w:p>
    <w:p w14:paraId="4B3638E5" w14:textId="698E7F1D" w:rsidR="004F65E4" w:rsidRPr="00F31509" w:rsidRDefault="004F65E4" w:rsidP="004F65E4">
      <w:pPr>
        <w:keepNext/>
        <w:jc w:val="both"/>
        <w:rPr>
          <w:rFonts w:asciiTheme="majorBidi" w:hAnsiTheme="majorBidi" w:cstheme="majorBidi"/>
          <w:lang w:val="en-GB"/>
        </w:rPr>
      </w:pPr>
    </w:p>
    <w:p w14:paraId="7A318367" w14:textId="77777777" w:rsidR="004F65E4" w:rsidRPr="00F31509" w:rsidRDefault="004F65E4" w:rsidP="004F65E4">
      <w:pPr>
        <w:pStyle w:val="Didascalia"/>
        <w:jc w:val="both"/>
        <w:rPr>
          <w:rFonts w:asciiTheme="majorBidi" w:hAnsiTheme="majorBidi" w:cstheme="majorBidi"/>
          <w:b/>
          <w:bCs/>
          <w:sz w:val="22"/>
          <w:szCs w:val="32"/>
          <w:lang w:val="en-GB"/>
        </w:rPr>
      </w:pPr>
      <w:bookmarkStart w:id="5802" w:name="_Ref421004099"/>
      <w:bookmarkStart w:id="5803" w:name="_Toc421026209"/>
      <w:bookmarkStart w:id="5804" w:name="_Toc428383853"/>
      <w:bookmarkStart w:id="5805" w:name="_Toc430872504"/>
      <w:r w:rsidRPr="00F31509">
        <w:rPr>
          <w:rFonts w:asciiTheme="majorBidi" w:hAnsiTheme="majorBidi" w:cstheme="majorBidi"/>
          <w:sz w:val="22"/>
          <w:szCs w:val="22"/>
          <w:lang w:val="en-GB"/>
        </w:rPr>
        <w:t xml:space="preserve">Figure </w:t>
      </w:r>
      <w:r w:rsidR="003D789C"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D789C" w:rsidRPr="00F31509">
        <w:rPr>
          <w:rFonts w:asciiTheme="majorBidi" w:hAnsiTheme="majorBidi" w:cstheme="majorBidi"/>
          <w:b/>
          <w:bCs/>
          <w:sz w:val="22"/>
          <w:szCs w:val="22"/>
          <w:lang w:val="en-GB"/>
        </w:rPr>
        <w:fldChar w:fldCharType="separate"/>
      </w:r>
      <w:r w:rsidR="00311179">
        <w:rPr>
          <w:rFonts w:asciiTheme="majorBidi" w:hAnsiTheme="majorBidi" w:cstheme="majorBidi"/>
          <w:noProof/>
          <w:sz w:val="22"/>
          <w:szCs w:val="22"/>
          <w:lang w:val="en-GB"/>
        </w:rPr>
        <w:t>2</w:t>
      </w:r>
      <w:r w:rsidR="003D789C" w:rsidRPr="00F31509">
        <w:rPr>
          <w:rFonts w:asciiTheme="majorBidi" w:hAnsiTheme="majorBidi" w:cstheme="majorBidi"/>
          <w:b/>
          <w:bCs/>
          <w:sz w:val="22"/>
          <w:szCs w:val="22"/>
          <w:lang w:val="en-GB"/>
        </w:rPr>
        <w:fldChar w:fldCharType="end"/>
      </w:r>
      <w:bookmarkEnd w:id="5802"/>
      <w:r w:rsidRPr="00F31509">
        <w:rPr>
          <w:rFonts w:asciiTheme="majorBidi" w:hAnsiTheme="majorBidi" w:cstheme="majorBidi"/>
          <w:sz w:val="22"/>
          <w:szCs w:val="22"/>
          <w:lang w:val="en-GB"/>
        </w:rPr>
        <w:t xml:space="preserve">: Standardization of </w:t>
      </w:r>
      <w:commentRangeStart w:id="5806"/>
      <w:r w:rsidRPr="00F31509">
        <w:rPr>
          <w:rFonts w:asciiTheme="majorBidi" w:hAnsiTheme="majorBidi" w:cstheme="majorBidi"/>
          <w:sz w:val="22"/>
          <w:szCs w:val="22"/>
          <w:lang w:val="en-GB"/>
        </w:rPr>
        <w:t>wheat</w:t>
      </w:r>
      <w:commentRangeEnd w:id="5806"/>
      <w:r w:rsidR="00B0325E">
        <w:rPr>
          <w:rStyle w:val="Rimandocommento"/>
          <w:rFonts w:cs="Arial"/>
          <w:i w:val="0"/>
          <w:iCs w:val="0"/>
        </w:rPr>
        <w:commentReference w:id="5806"/>
      </w:r>
      <w:del w:id="5807" w:author="Jane Shaw" w:date="2015-10-22T13:16:00Z">
        <w:r w:rsidRPr="00F31509" w:rsidDel="00B0325E">
          <w:rPr>
            <w:rFonts w:asciiTheme="majorBidi" w:hAnsiTheme="majorBidi" w:cstheme="majorBidi"/>
            <w:sz w:val="22"/>
            <w:szCs w:val="22"/>
            <w:lang w:val="en-GB"/>
          </w:rPr>
          <w:delText>,</w:delText>
        </w:r>
      </w:del>
      <w:r w:rsidRPr="00F31509">
        <w:rPr>
          <w:rFonts w:asciiTheme="majorBidi" w:hAnsiTheme="majorBidi" w:cstheme="majorBidi"/>
          <w:sz w:val="22"/>
          <w:szCs w:val="22"/>
          <w:lang w:val="en-GB"/>
        </w:rPr>
        <w:t xml:space="preserve"> processing flows</w:t>
      </w:r>
      <w:bookmarkEnd w:id="5803"/>
      <w:bookmarkEnd w:id="5804"/>
      <w:bookmarkEnd w:id="5805"/>
    </w:p>
    <w:p w14:paraId="588AFAEE" w14:textId="2093BF73"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 single tree cannot </w:t>
      </w:r>
      <w:del w:id="5808" w:author="Jane Shaw" w:date="2015-10-22T13:20:00Z">
        <w:r w:rsidRPr="00F31509" w:rsidDel="000E04AD">
          <w:rPr>
            <w:rFonts w:asciiTheme="majorBidi" w:hAnsiTheme="majorBidi" w:cstheme="majorBidi"/>
            <w:color w:val="000000" w:themeColor="text1"/>
            <w:szCs w:val="24"/>
            <w:lang w:val="en-GB"/>
          </w:rPr>
          <w:delText xml:space="preserve">capture the fact that </w:delText>
        </w:r>
      </w:del>
      <w:ins w:id="5809" w:author="Jane Shaw" w:date="2015-10-22T13:20:00Z">
        <w:r w:rsidR="000E04AD">
          <w:rPr>
            <w:rFonts w:asciiTheme="majorBidi" w:hAnsiTheme="majorBidi" w:cstheme="majorBidi"/>
            <w:color w:val="000000" w:themeColor="text1"/>
            <w:szCs w:val="24"/>
            <w:lang w:val="en-GB"/>
          </w:rPr>
          <w:t xml:space="preserve">reflect </w:t>
        </w:r>
      </w:ins>
      <w:ins w:id="5810" w:author="Jane Shaw" w:date="2015-11-07T19:07:00Z">
        <w:r w:rsidR="00CF7509">
          <w:rPr>
            <w:rFonts w:asciiTheme="majorBidi" w:hAnsiTheme="majorBidi" w:cstheme="majorBidi"/>
            <w:color w:val="000000" w:themeColor="text1"/>
            <w:szCs w:val="24"/>
            <w:lang w:val="en-GB"/>
          </w:rPr>
          <w:t xml:space="preserve">the ways in which </w:t>
        </w:r>
      </w:ins>
      <w:r w:rsidRPr="00F31509">
        <w:rPr>
          <w:rFonts w:asciiTheme="majorBidi" w:hAnsiTheme="majorBidi" w:cstheme="majorBidi"/>
          <w:color w:val="000000" w:themeColor="text1"/>
          <w:szCs w:val="24"/>
          <w:lang w:val="en-GB"/>
        </w:rPr>
        <w:t xml:space="preserve">modern food processing connects </w:t>
      </w:r>
      <w:del w:id="5811" w:author="Jane Shaw" w:date="2015-10-22T13:20:00Z">
        <w:r w:rsidRPr="00F31509" w:rsidDel="000E04AD">
          <w:rPr>
            <w:rFonts w:asciiTheme="majorBidi" w:hAnsiTheme="majorBidi" w:cstheme="majorBidi"/>
            <w:color w:val="000000" w:themeColor="text1"/>
            <w:szCs w:val="24"/>
            <w:lang w:val="en-GB"/>
          </w:rPr>
          <w:delText xml:space="preserve">such </w:delText>
        </w:r>
      </w:del>
      <w:r w:rsidRPr="00F31509">
        <w:rPr>
          <w:rFonts w:asciiTheme="majorBidi" w:hAnsiTheme="majorBidi" w:cstheme="majorBidi"/>
          <w:color w:val="000000" w:themeColor="text1"/>
          <w:szCs w:val="24"/>
          <w:lang w:val="en-GB"/>
        </w:rPr>
        <w:t>trees by combining the processed products of one tree with those of other</w:t>
      </w:r>
      <w:ins w:id="5812" w:author="Jane Shaw" w:date="2015-10-22T13:20:00Z">
        <w:r w:rsidR="000E04AD">
          <w:rPr>
            <w:rFonts w:asciiTheme="majorBidi" w:hAnsiTheme="majorBidi" w:cstheme="majorBidi"/>
            <w:color w:val="000000" w:themeColor="text1"/>
            <w:szCs w:val="24"/>
            <w:lang w:val="en-GB"/>
          </w:rPr>
          <w:t>s</w:t>
        </w:r>
      </w:ins>
      <w:r w:rsidRPr="00F31509">
        <w:rPr>
          <w:rFonts w:asciiTheme="majorBidi" w:hAnsiTheme="majorBidi" w:cstheme="majorBidi"/>
          <w:color w:val="000000" w:themeColor="text1"/>
          <w:szCs w:val="24"/>
          <w:lang w:val="en-GB"/>
        </w:rPr>
        <w:t xml:space="preserve"> </w:t>
      </w:r>
      <w:del w:id="5813" w:author="Jane Shaw" w:date="2015-10-22T13:20:00Z">
        <w:r w:rsidRPr="00F31509" w:rsidDel="000E04AD">
          <w:rPr>
            <w:rFonts w:asciiTheme="majorBidi" w:hAnsiTheme="majorBidi" w:cstheme="majorBidi"/>
            <w:color w:val="000000" w:themeColor="text1"/>
            <w:szCs w:val="24"/>
            <w:lang w:val="en-GB"/>
          </w:rPr>
          <w:delText xml:space="preserve">trees </w:delText>
        </w:r>
      </w:del>
      <w:r w:rsidRPr="00F31509">
        <w:rPr>
          <w:rFonts w:asciiTheme="majorBidi" w:hAnsiTheme="majorBidi" w:cstheme="majorBidi"/>
          <w:color w:val="000000" w:themeColor="text1"/>
          <w:szCs w:val="24"/>
          <w:lang w:val="en-GB"/>
        </w:rPr>
        <w:t>(</w:t>
      </w:r>
      <w:ins w:id="5814" w:author="Jane Shaw" w:date="2015-10-22T13:20:00Z">
        <w:r w:rsidR="000E04AD">
          <w:rPr>
            <w:rFonts w:asciiTheme="majorBidi" w:hAnsiTheme="majorBidi" w:cstheme="majorBidi"/>
            <w:color w:val="000000" w:themeColor="text1"/>
            <w:szCs w:val="24"/>
            <w:lang w:val="en-GB"/>
          </w:rPr>
          <w:t xml:space="preserve">e.g. </w:t>
        </w:r>
      </w:ins>
      <w:r w:rsidRPr="00F31509">
        <w:rPr>
          <w:rFonts w:asciiTheme="majorBidi" w:hAnsiTheme="majorBidi" w:cstheme="majorBidi"/>
          <w:color w:val="000000" w:themeColor="text1"/>
          <w:szCs w:val="24"/>
          <w:lang w:val="en-GB"/>
        </w:rPr>
        <w:t>refined sugar with flour and refined vegetable oils</w:t>
      </w:r>
      <w:del w:id="5815" w:author="Jane Shaw" w:date="2015-10-22T13:20:00Z">
        <w:r w:rsidRPr="00F31509" w:rsidDel="000E04AD">
          <w:rPr>
            <w:rFonts w:asciiTheme="majorBidi" w:hAnsiTheme="majorBidi" w:cstheme="majorBidi"/>
            <w:color w:val="000000" w:themeColor="text1"/>
            <w:szCs w:val="24"/>
            <w:lang w:val="en-GB"/>
          </w:rPr>
          <w:delText>, see below</w:delText>
        </w:r>
      </w:del>
      <w:r w:rsidRPr="00F31509">
        <w:rPr>
          <w:rFonts w:asciiTheme="majorBidi" w:hAnsiTheme="majorBidi" w:cstheme="majorBidi"/>
          <w:color w:val="000000" w:themeColor="text1"/>
          <w:szCs w:val="24"/>
          <w:lang w:val="en-GB"/>
        </w:rPr>
        <w:t xml:space="preserve">), or </w:t>
      </w:r>
      <w:ins w:id="5816" w:author="Jane Shaw" w:date="2015-10-22T13:21:00Z">
        <w:r w:rsidR="000E04AD">
          <w:rPr>
            <w:rFonts w:asciiTheme="majorBidi" w:hAnsiTheme="majorBidi" w:cstheme="majorBidi"/>
            <w:color w:val="000000" w:themeColor="text1"/>
            <w:szCs w:val="24"/>
            <w:lang w:val="en-GB"/>
          </w:rPr>
          <w:t xml:space="preserve">by combining </w:t>
        </w:r>
      </w:ins>
      <w:r w:rsidRPr="00F31509">
        <w:rPr>
          <w:rFonts w:asciiTheme="majorBidi" w:hAnsiTheme="majorBidi" w:cstheme="majorBidi"/>
          <w:color w:val="000000" w:themeColor="text1"/>
          <w:szCs w:val="24"/>
          <w:lang w:val="en-GB"/>
        </w:rPr>
        <w:t xml:space="preserve">processed </w:t>
      </w:r>
      <w:del w:id="5817" w:author="Jane Shaw" w:date="2015-10-22T13:21:00Z">
        <w:r w:rsidRPr="00F31509" w:rsidDel="000E04AD">
          <w:rPr>
            <w:rFonts w:asciiTheme="majorBidi" w:hAnsiTheme="majorBidi" w:cstheme="majorBidi"/>
            <w:color w:val="000000" w:themeColor="text1"/>
            <w:szCs w:val="24"/>
            <w:lang w:val="en-GB"/>
          </w:rPr>
          <w:delText xml:space="preserve">products </w:delText>
        </w:r>
      </w:del>
      <w:r w:rsidRPr="00F31509">
        <w:rPr>
          <w:rFonts w:asciiTheme="majorBidi" w:hAnsiTheme="majorBidi" w:cstheme="majorBidi"/>
          <w:color w:val="000000" w:themeColor="text1"/>
          <w:szCs w:val="24"/>
          <w:lang w:val="en-GB"/>
        </w:rPr>
        <w:t>with primary products</w:t>
      </w:r>
      <w:ins w:id="5818" w:author="Jane Shaw" w:date="2015-10-22T13:21:00Z">
        <w:r w:rsidR="000E04AD">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such as milk and eggs with flour and vegetable oils for other bakery products. This means that the trees are </w:t>
      </w:r>
      <w:del w:id="5819" w:author="Jane Shaw" w:date="2015-10-22T13:21:00Z">
        <w:r w:rsidRPr="00F31509" w:rsidDel="000E04AD">
          <w:rPr>
            <w:rFonts w:asciiTheme="majorBidi" w:hAnsiTheme="majorBidi" w:cstheme="majorBidi"/>
            <w:color w:val="000000" w:themeColor="text1"/>
            <w:szCs w:val="24"/>
            <w:lang w:val="en-GB"/>
          </w:rPr>
          <w:delText xml:space="preserve">actually </w:delText>
        </w:r>
      </w:del>
      <w:r w:rsidRPr="00F31509">
        <w:rPr>
          <w:rFonts w:asciiTheme="majorBidi" w:hAnsiTheme="majorBidi" w:cstheme="majorBidi"/>
          <w:color w:val="000000" w:themeColor="text1"/>
          <w:szCs w:val="24"/>
          <w:lang w:val="en-GB"/>
        </w:rPr>
        <w:t>connected with one another through processed food products. The trees also provide connections at lower levels of processing</w:t>
      </w:r>
      <w:ins w:id="5820" w:author="Jane Shaw" w:date="2015-10-22T13:21:00Z">
        <w:r w:rsidR="000E04AD">
          <w:rPr>
            <w:rFonts w:asciiTheme="majorBidi" w:hAnsiTheme="majorBidi" w:cstheme="majorBidi"/>
            <w:color w:val="000000" w:themeColor="text1"/>
            <w:szCs w:val="24"/>
            <w:lang w:val="en-GB"/>
          </w:rPr>
          <w:t>;</w:t>
        </w:r>
      </w:ins>
      <w:del w:id="5821" w:author="Jane Shaw" w:date="2015-10-22T13:21:00Z">
        <w:r w:rsidRPr="00F31509" w:rsidDel="000E04AD">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822" w:author="Jane Shaw" w:date="2015-10-22T13:21:00Z">
        <w:r w:rsidRPr="00F31509" w:rsidDel="000E04AD">
          <w:rPr>
            <w:rFonts w:asciiTheme="majorBidi" w:hAnsiTheme="majorBidi" w:cstheme="majorBidi"/>
            <w:color w:val="000000" w:themeColor="text1"/>
            <w:szCs w:val="24"/>
            <w:lang w:val="en-GB"/>
          </w:rPr>
          <w:delText xml:space="preserve">e.g. </w:delText>
        </w:r>
      </w:del>
      <w:ins w:id="5823" w:author="Jane Shaw" w:date="2015-10-22T13:21:00Z">
        <w:r w:rsidR="000E04AD">
          <w:rPr>
            <w:rFonts w:asciiTheme="majorBidi" w:hAnsiTheme="majorBidi" w:cstheme="majorBidi"/>
            <w:color w:val="000000" w:themeColor="text1"/>
            <w:szCs w:val="24"/>
            <w:lang w:val="en-GB"/>
          </w:rPr>
          <w:t xml:space="preserve">for example, </w:t>
        </w:r>
      </w:ins>
      <w:r w:rsidRPr="00F31509">
        <w:rPr>
          <w:rFonts w:asciiTheme="majorBidi" w:hAnsiTheme="majorBidi" w:cstheme="majorBidi"/>
          <w:color w:val="000000" w:themeColor="text1"/>
          <w:szCs w:val="24"/>
          <w:lang w:val="en-GB"/>
        </w:rPr>
        <w:t>wheat or maize germ is connected to the balance of vegetable oils</w:t>
      </w:r>
      <w:ins w:id="5824" w:author="Jane Shaw" w:date="2015-10-28T11:10:00Z">
        <w:r w:rsidR="005973BD">
          <w:rPr>
            <w:rFonts w:asciiTheme="majorBidi" w:hAnsiTheme="majorBidi" w:cstheme="majorBidi"/>
            <w:color w:val="000000" w:themeColor="text1"/>
            <w:szCs w:val="24"/>
            <w:lang w:val="en-GB"/>
          </w:rPr>
          <w:t>,</w:t>
        </w:r>
      </w:ins>
      <w:del w:id="5825" w:author="Jane Shaw" w:date="2015-10-28T11:10:00Z">
        <w:r w:rsidRPr="00F31509" w:rsidDel="005973BD">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826" w:author="Jane Shaw" w:date="2015-10-22T13:22:00Z">
        <w:r w:rsidRPr="00F31509" w:rsidDel="000E04AD">
          <w:rPr>
            <w:rFonts w:asciiTheme="majorBidi" w:hAnsiTheme="majorBidi" w:cstheme="majorBidi"/>
            <w:color w:val="000000" w:themeColor="text1"/>
            <w:szCs w:val="24"/>
            <w:lang w:val="en-GB"/>
          </w:rPr>
          <w:delText xml:space="preserve">likewise, </w:delText>
        </w:r>
      </w:del>
      <w:ins w:id="5827" w:author="Jane Shaw" w:date="2015-10-22T13:22:00Z">
        <w:r w:rsidR="000E04AD">
          <w:rPr>
            <w:rFonts w:asciiTheme="majorBidi" w:hAnsiTheme="majorBidi" w:cstheme="majorBidi"/>
            <w:color w:val="000000" w:themeColor="text1"/>
            <w:szCs w:val="24"/>
            <w:lang w:val="en-GB"/>
          </w:rPr>
          <w:t xml:space="preserve">while </w:t>
        </w:r>
      </w:ins>
      <w:r w:rsidRPr="00F31509">
        <w:rPr>
          <w:rFonts w:asciiTheme="majorBidi" w:hAnsiTheme="majorBidi" w:cstheme="majorBidi"/>
          <w:color w:val="000000" w:themeColor="text1"/>
          <w:szCs w:val="24"/>
          <w:lang w:val="en-GB"/>
        </w:rPr>
        <w:t xml:space="preserve">bran, the other </w:t>
      </w:r>
      <w:del w:id="5828" w:author="Jane Shaw" w:date="2015-10-22T13:22:00Z">
        <w:r w:rsidRPr="00F31509" w:rsidDel="000E04AD">
          <w:rPr>
            <w:rFonts w:asciiTheme="majorBidi" w:hAnsiTheme="majorBidi" w:cstheme="majorBidi"/>
            <w:color w:val="000000" w:themeColor="text1"/>
            <w:szCs w:val="24"/>
            <w:lang w:val="en-GB"/>
          </w:rPr>
          <w:delText>1</w:delText>
        </w:r>
        <w:r w:rsidRPr="00F31509" w:rsidDel="000E04AD">
          <w:rPr>
            <w:rFonts w:asciiTheme="majorBidi" w:hAnsiTheme="majorBidi" w:cstheme="majorBidi"/>
            <w:color w:val="000000" w:themeColor="text1"/>
            <w:szCs w:val="24"/>
            <w:vertAlign w:val="superscript"/>
            <w:lang w:val="en-GB"/>
          </w:rPr>
          <w:delText>st</w:delText>
        </w:r>
        <w:r w:rsidRPr="00F31509" w:rsidDel="000E04AD">
          <w:rPr>
            <w:rFonts w:asciiTheme="majorBidi" w:hAnsiTheme="majorBidi" w:cstheme="majorBidi"/>
            <w:color w:val="000000" w:themeColor="text1"/>
            <w:szCs w:val="24"/>
            <w:lang w:val="en-GB"/>
          </w:rPr>
          <w:delText xml:space="preserve"> </w:delText>
        </w:r>
      </w:del>
      <w:ins w:id="5829" w:author="Jane Shaw" w:date="2015-10-22T13:22:00Z">
        <w:r w:rsidR="000E04AD">
          <w:rPr>
            <w:rFonts w:asciiTheme="majorBidi" w:hAnsiTheme="majorBidi" w:cstheme="majorBidi"/>
            <w:color w:val="000000" w:themeColor="text1"/>
            <w:szCs w:val="24"/>
            <w:lang w:val="en-GB"/>
          </w:rPr>
          <w:t>first-</w:t>
        </w:r>
      </w:ins>
      <w:r w:rsidRPr="00F31509">
        <w:rPr>
          <w:rFonts w:asciiTheme="majorBidi" w:hAnsiTheme="majorBidi" w:cstheme="majorBidi"/>
          <w:color w:val="000000" w:themeColor="text1"/>
          <w:szCs w:val="24"/>
          <w:lang w:val="en-GB"/>
        </w:rPr>
        <w:t>level by-product of flour milling</w:t>
      </w:r>
      <w:ins w:id="5830" w:author="Jane Shaw" w:date="2015-10-22T13:22:00Z">
        <w:r w:rsidR="000E04AD">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is connected to the feed balance (see section </w:t>
      </w:r>
      <w:del w:id="5831" w:author="Jane Shaw" w:date="2015-10-22T13:22:00Z">
        <w:r w:rsidRPr="00F31509" w:rsidDel="000E04AD">
          <w:rPr>
            <w:rFonts w:asciiTheme="majorBidi" w:hAnsiTheme="majorBidi" w:cstheme="majorBidi"/>
            <w:color w:val="000000" w:themeColor="text1"/>
            <w:szCs w:val="24"/>
            <w:lang w:val="en-GB"/>
          </w:rPr>
          <w:delText>on feed use</w:delText>
        </w:r>
      </w:del>
      <w:ins w:id="5832" w:author="Jane Shaw" w:date="2015-10-22T13:22:00Z">
        <w:r w:rsidR="000E04AD">
          <w:rPr>
            <w:rFonts w:asciiTheme="majorBidi" w:hAnsiTheme="majorBidi" w:cstheme="majorBidi"/>
            <w:color w:val="000000" w:themeColor="text1"/>
            <w:szCs w:val="24"/>
            <w:lang w:val="en-GB"/>
          </w:rPr>
          <w:t>3.</w:t>
        </w:r>
        <w:r w:rsidR="005E7192">
          <w:rPr>
            <w:rFonts w:asciiTheme="majorBidi" w:hAnsiTheme="majorBidi" w:cstheme="majorBidi"/>
            <w:color w:val="000000" w:themeColor="text1"/>
            <w:szCs w:val="24"/>
            <w:lang w:val="en-GB"/>
          </w:rPr>
          <w:t>4</w:t>
        </w:r>
      </w:ins>
      <w:r w:rsidRPr="00F31509">
        <w:rPr>
          <w:rFonts w:asciiTheme="majorBidi" w:hAnsiTheme="majorBidi" w:cstheme="majorBidi"/>
          <w:color w:val="000000" w:themeColor="text1"/>
          <w:szCs w:val="24"/>
          <w:lang w:val="en-GB"/>
        </w:rPr>
        <w:t xml:space="preserve">). </w:t>
      </w:r>
    </w:p>
    <w:p w14:paraId="66C967AE" w14:textId="1190C0FA"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w:t>
      </w:r>
      <w:commentRangeStart w:id="5833"/>
      <w:r w:rsidRPr="00F31509">
        <w:rPr>
          <w:rFonts w:asciiTheme="majorBidi" w:eastAsia="Times New Roman" w:hAnsiTheme="majorBidi" w:cstheme="majorBidi"/>
          <w:color w:val="000000" w:themeColor="text1"/>
          <w:lang w:val="en-GB"/>
        </w:rPr>
        <w:t xml:space="preserve">of </w:t>
      </w:r>
      <w:del w:id="5834" w:author="Jane Shaw" w:date="2015-10-22T13:22:00Z">
        <w:r w:rsidRPr="00F31509" w:rsidDel="000E04AD">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existing </w:t>
      </w:r>
      <w:ins w:id="5835" w:author="Jane Shaw" w:date="2015-10-22T13:23:00Z">
        <w:r w:rsidR="000E04AD">
          <w:rPr>
            <w:rFonts w:asciiTheme="majorBidi" w:eastAsia="Times New Roman" w:hAnsiTheme="majorBidi" w:cstheme="majorBidi"/>
            <w:color w:val="000000" w:themeColor="text1"/>
            <w:lang w:val="en-GB"/>
          </w:rPr>
          <w:t xml:space="preserve">standardization </w:t>
        </w:r>
      </w:ins>
      <w:r w:rsidRPr="00F31509">
        <w:rPr>
          <w:rFonts w:asciiTheme="majorBidi" w:eastAsia="Times New Roman" w:hAnsiTheme="majorBidi" w:cstheme="majorBidi"/>
          <w:color w:val="000000" w:themeColor="text1"/>
          <w:lang w:val="en-GB"/>
        </w:rPr>
        <w:t>program</w:t>
      </w:r>
      <w:ins w:id="5836" w:author="Jane Shaw" w:date="2015-10-22T13:23:00Z">
        <w:r w:rsidR="000E04AD">
          <w:rPr>
            <w:rFonts w:asciiTheme="majorBidi" w:eastAsia="Times New Roman" w:hAnsiTheme="majorBidi" w:cstheme="majorBidi"/>
            <w:color w:val="000000" w:themeColor="text1"/>
            <w:lang w:val="en-GB"/>
          </w:rPr>
          <w:t>s</w:t>
        </w:r>
        <w:commentRangeEnd w:id="5833"/>
        <w:r w:rsidR="00A93585">
          <w:rPr>
            <w:rStyle w:val="Rimandocommento"/>
          </w:rPr>
          <w:commentReference w:id="5833"/>
        </w:r>
      </w:ins>
      <w:del w:id="5837" w:author="Jane Shaw" w:date="2015-10-22T13:23:00Z">
        <w:r w:rsidRPr="00F31509" w:rsidDel="000E04AD">
          <w:rPr>
            <w:rFonts w:asciiTheme="majorBidi" w:eastAsia="Times New Roman" w:hAnsiTheme="majorBidi" w:cstheme="majorBidi"/>
            <w:color w:val="000000" w:themeColor="text1"/>
            <w:lang w:val="en-GB"/>
          </w:rPr>
          <w:delText>mes</w:delText>
        </w:r>
      </w:del>
      <w:r w:rsidRPr="00F31509">
        <w:rPr>
          <w:rFonts w:asciiTheme="majorBidi" w:eastAsia="Times New Roman" w:hAnsiTheme="majorBidi" w:cstheme="majorBidi"/>
          <w:color w:val="000000" w:themeColor="text1"/>
          <w:lang w:val="en-GB"/>
        </w:rPr>
        <w:t xml:space="preserve"> revealed a number of issues</w:t>
      </w:r>
      <w:ins w:id="5838" w:author="Jane Shaw" w:date="2015-10-22T13:23:00Z">
        <w:r w:rsidR="00A93585">
          <w:rPr>
            <w:rFonts w:asciiTheme="majorBidi" w:eastAsia="Times New Roman" w:hAnsiTheme="majorBidi" w:cstheme="majorBidi"/>
            <w:color w:val="000000" w:themeColor="text1"/>
            <w:lang w:val="en-GB"/>
          </w:rPr>
          <w:t>,</w:t>
        </w:r>
      </w:ins>
      <w:del w:id="5839" w:author="Jane Shaw" w:date="2015-10-22T13:23:00Z">
        <w:r w:rsidRPr="00F31509" w:rsidDel="00A9358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5840" w:author="Jane Shaw" w:date="2015-10-22T13:24:00Z">
        <w:r w:rsidRPr="00F31509" w:rsidDel="00A93585">
          <w:rPr>
            <w:rFonts w:asciiTheme="majorBidi" w:eastAsia="Times New Roman" w:hAnsiTheme="majorBidi" w:cstheme="majorBidi"/>
            <w:color w:val="000000" w:themeColor="text1"/>
            <w:lang w:val="en-GB"/>
          </w:rPr>
          <w:delText xml:space="preserve">They </w:delText>
        </w:r>
      </w:del>
      <w:r w:rsidRPr="00F31509">
        <w:rPr>
          <w:rFonts w:asciiTheme="majorBidi" w:eastAsia="Times New Roman" w:hAnsiTheme="majorBidi" w:cstheme="majorBidi"/>
          <w:color w:val="000000" w:themeColor="text1"/>
          <w:lang w:val="en-GB"/>
        </w:rPr>
        <w:t>includ</w:t>
      </w:r>
      <w:ins w:id="5841" w:author="Jane Shaw" w:date="2015-10-22T13:24:00Z">
        <w:r w:rsidR="00A93585">
          <w:rPr>
            <w:rFonts w:asciiTheme="majorBidi" w:eastAsia="Times New Roman" w:hAnsiTheme="majorBidi" w:cstheme="majorBidi"/>
            <w:color w:val="000000" w:themeColor="text1"/>
            <w:lang w:val="en-GB"/>
          </w:rPr>
          <w:t>ing</w:t>
        </w:r>
      </w:ins>
      <w:del w:id="5842" w:author="Jane Shaw" w:date="2015-10-22T13:24:00Z">
        <w:r w:rsidRPr="00F31509" w:rsidDel="00A93585">
          <w:rPr>
            <w:rFonts w:asciiTheme="majorBidi" w:eastAsia="Times New Roman" w:hAnsiTheme="majorBidi" w:cstheme="majorBidi"/>
            <w:color w:val="000000" w:themeColor="text1"/>
            <w:lang w:val="en-GB"/>
          </w:rPr>
          <w:delText>ed</w:delText>
        </w:r>
      </w:del>
      <w:r w:rsidRPr="00F31509">
        <w:rPr>
          <w:rFonts w:asciiTheme="majorBidi" w:eastAsia="Times New Roman" w:hAnsiTheme="majorBidi" w:cstheme="majorBidi"/>
          <w:color w:val="000000" w:themeColor="text1"/>
          <w:lang w:val="en-GB"/>
        </w:rPr>
        <w:t xml:space="preserve"> programming errors, breaks in the structure of </w:t>
      </w:r>
      <w:del w:id="5843" w:author="Jane Shaw" w:date="2015-10-22T13:24:00Z">
        <w:r w:rsidRPr="00F31509" w:rsidDel="00A93585">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trees, hard</w:t>
      </w:r>
      <w:ins w:id="5844" w:author="Jane Shaw" w:date="2015-10-22T13:24:00Z">
        <w:r w:rsidR="00A9358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coded and undocumented exceptions, or </w:t>
      </w:r>
      <w:ins w:id="5845" w:author="Jane Shaw" w:date="2015-10-22T13:24:00Z">
        <w:r w:rsidR="00A93585">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as outlined </w:t>
      </w:r>
      <w:del w:id="5846" w:author="Jane Shaw" w:date="2015-10-22T13:25:00Z">
        <w:r w:rsidRPr="00F31509" w:rsidDel="00A93585">
          <w:rPr>
            <w:rFonts w:asciiTheme="majorBidi" w:eastAsia="Times New Roman" w:hAnsiTheme="majorBidi" w:cstheme="majorBidi"/>
            <w:color w:val="000000" w:themeColor="text1"/>
            <w:lang w:val="en-GB"/>
          </w:rPr>
          <w:delText>above</w:delText>
        </w:r>
      </w:del>
      <w:ins w:id="5847" w:author="Jane Shaw" w:date="2015-10-22T13:25:00Z">
        <w:r w:rsidR="00A93585">
          <w:rPr>
            <w:rFonts w:asciiTheme="majorBidi" w:eastAsia="Times New Roman" w:hAnsiTheme="majorBidi" w:cstheme="majorBidi"/>
            <w:color w:val="000000" w:themeColor="text1"/>
            <w:lang w:val="en-GB"/>
          </w:rPr>
          <w:t>in section 2.2 –</w:t>
        </w:r>
      </w:ins>
      <w:del w:id="5848" w:author="Jane Shaw" w:date="2015-10-22T13:25:00Z">
        <w:r w:rsidRPr="00F31509" w:rsidDel="00A9358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inappropriate conversion factors. These problems become most visible when standardization leads to obviously wrong results, most notably negative utilization. </w:t>
      </w:r>
      <w:r w:rsidR="00E24798">
        <w:fldChar w:fldCharType="begin"/>
      </w:r>
      <w:r w:rsidR="00E24798">
        <w:instrText xml:space="preserve"> REF _Ref420067962 \h  \* MERGEFORMAT </w:instrText>
      </w:r>
      <w:r w:rsidR="00E24798">
        <w:fldChar w:fldCharType="separate"/>
      </w:r>
      <w:ins w:id="5849" w:author="Jane Shaw" w:date="2015-11-01T20:53:00Z">
        <w:r w:rsidR="00311179" w:rsidRPr="00311179">
          <w:rPr>
            <w:rFonts w:asciiTheme="majorBidi" w:eastAsia="Times New Roman" w:hAnsiTheme="majorBidi" w:cstheme="majorBidi"/>
            <w:color w:val="000000" w:themeColor="text1"/>
            <w:lang w:val="en-GB"/>
            <w:rPrChange w:id="5850" w:author="Jane Shaw" w:date="2015-11-01T20:53:00Z">
              <w:rPr>
                <w:rFonts w:asciiTheme="majorBidi" w:hAnsiTheme="majorBidi" w:cstheme="majorBidi"/>
                <w:color w:val="000000" w:themeColor="text1"/>
                <w:lang w:val="en-GB"/>
              </w:rPr>
            </w:rPrChange>
          </w:rPr>
          <w:t>Figure 3</w:t>
        </w:r>
      </w:ins>
      <w:del w:id="5851" w:author="Jane Shaw" w:date="2015-11-01T20:44:00Z">
        <w:r w:rsidR="00E24798" w:rsidRPr="000F0B1C" w:rsidDel="00311179">
          <w:rPr>
            <w:rFonts w:asciiTheme="majorBidi" w:eastAsia="Times New Roman" w:hAnsiTheme="majorBidi" w:cstheme="majorBidi"/>
            <w:color w:val="000000" w:themeColor="text1"/>
            <w:lang w:val="en-GB"/>
          </w:rPr>
          <w:delText>Figure 3</w:delText>
        </w:r>
      </w:del>
      <w:r w:rsidR="00E24798">
        <w:fldChar w:fldCharType="end"/>
      </w:r>
      <w:r w:rsidRPr="00F31509">
        <w:rPr>
          <w:rFonts w:asciiTheme="majorBidi" w:eastAsia="Times New Roman" w:hAnsiTheme="majorBidi" w:cstheme="majorBidi"/>
          <w:color w:val="000000" w:themeColor="text1"/>
          <w:lang w:val="en-GB"/>
        </w:rPr>
        <w:t xml:space="preserve"> </w:t>
      </w:r>
      <w:del w:id="5852" w:author="Jane Shaw" w:date="2015-10-22T13:25:00Z">
        <w:r w:rsidRPr="00F31509" w:rsidDel="00A93585">
          <w:rPr>
            <w:rFonts w:asciiTheme="majorBidi" w:eastAsia="Times New Roman" w:hAnsiTheme="majorBidi" w:cstheme="majorBidi"/>
            <w:color w:val="000000" w:themeColor="text1"/>
            <w:lang w:val="en-GB"/>
          </w:rPr>
          <w:delText xml:space="preserve">below </w:delText>
        </w:r>
      </w:del>
      <w:r w:rsidRPr="00F31509">
        <w:rPr>
          <w:rFonts w:asciiTheme="majorBidi" w:eastAsia="Times New Roman" w:hAnsiTheme="majorBidi" w:cstheme="majorBidi"/>
          <w:color w:val="000000" w:themeColor="text1"/>
          <w:lang w:val="en-GB"/>
        </w:rPr>
        <w:t xml:space="preserve">provides </w:t>
      </w:r>
      <w:del w:id="5853" w:author="Jane Shaw" w:date="2015-10-22T13:25:00Z">
        <w:r w:rsidRPr="00F31509" w:rsidDel="00A93585">
          <w:rPr>
            <w:rFonts w:asciiTheme="majorBidi" w:eastAsia="Times New Roman" w:hAnsiTheme="majorBidi" w:cstheme="majorBidi"/>
            <w:color w:val="000000" w:themeColor="text1"/>
            <w:lang w:val="en-GB"/>
          </w:rPr>
          <w:delText xml:space="preserve">just one </w:delText>
        </w:r>
      </w:del>
      <w:ins w:id="5854" w:author="Jane Shaw" w:date="2015-10-22T13:25:00Z">
        <w:r w:rsidR="00A93585">
          <w:rPr>
            <w:rFonts w:asciiTheme="majorBidi" w:eastAsia="Times New Roman" w:hAnsiTheme="majorBidi" w:cstheme="majorBidi"/>
            <w:color w:val="000000" w:themeColor="text1"/>
            <w:lang w:val="en-GB"/>
          </w:rPr>
          <w:t xml:space="preserve">an </w:t>
        </w:r>
      </w:ins>
      <w:r w:rsidRPr="00F31509">
        <w:rPr>
          <w:rFonts w:asciiTheme="majorBidi" w:eastAsia="Times New Roman" w:hAnsiTheme="majorBidi" w:cstheme="majorBidi"/>
          <w:color w:val="000000" w:themeColor="text1"/>
          <w:lang w:val="en-GB"/>
        </w:rPr>
        <w:t xml:space="preserve">example of how wrong standardization can </w:t>
      </w:r>
      <w:del w:id="5855" w:author="Jane Shaw" w:date="2015-10-22T13:25:00Z">
        <w:r w:rsidRPr="00F31509" w:rsidDel="00A93585">
          <w:rPr>
            <w:rFonts w:asciiTheme="majorBidi" w:eastAsia="Times New Roman" w:hAnsiTheme="majorBidi" w:cstheme="majorBidi"/>
            <w:color w:val="000000" w:themeColor="text1"/>
            <w:lang w:val="en-GB"/>
          </w:rPr>
          <w:delText xml:space="preserve">and indeed has led to </w:delText>
        </w:r>
      </w:del>
      <w:ins w:id="5856" w:author="Jane Shaw" w:date="2015-10-22T13:25:00Z">
        <w:r w:rsidR="00A93585">
          <w:rPr>
            <w:rFonts w:asciiTheme="majorBidi" w:eastAsia="Times New Roman" w:hAnsiTheme="majorBidi" w:cstheme="majorBidi"/>
            <w:color w:val="000000" w:themeColor="text1"/>
            <w:lang w:val="en-GB"/>
          </w:rPr>
          <w:t xml:space="preserve">result in </w:t>
        </w:r>
      </w:ins>
      <w:r w:rsidRPr="00F31509">
        <w:rPr>
          <w:rFonts w:asciiTheme="majorBidi" w:eastAsia="Times New Roman" w:hAnsiTheme="majorBidi" w:cstheme="majorBidi"/>
          <w:color w:val="000000" w:themeColor="text1"/>
          <w:lang w:val="en-GB"/>
        </w:rPr>
        <w:t>increas</w:t>
      </w:r>
      <w:ins w:id="5857" w:author="Jane Shaw" w:date="2015-10-22T13:25:00Z">
        <w:r w:rsidR="00A93585">
          <w:rPr>
            <w:rFonts w:asciiTheme="majorBidi" w:eastAsia="Times New Roman" w:hAnsiTheme="majorBidi" w:cstheme="majorBidi"/>
            <w:color w:val="000000" w:themeColor="text1"/>
            <w:lang w:val="en-GB"/>
          </w:rPr>
          <w:t>ed</w:t>
        </w:r>
      </w:ins>
      <w:del w:id="5858" w:author="Jane Shaw" w:date="2015-10-22T13:25:00Z">
        <w:r w:rsidRPr="00F31509" w:rsidDel="00A93585">
          <w:rPr>
            <w:rFonts w:asciiTheme="majorBidi" w:eastAsia="Times New Roman" w:hAnsiTheme="majorBidi" w:cstheme="majorBidi"/>
            <w:color w:val="000000" w:themeColor="text1"/>
            <w:lang w:val="en-GB"/>
          </w:rPr>
          <w:delText>ing</w:delText>
        </w:r>
      </w:del>
      <w:r w:rsidRPr="00F31509">
        <w:rPr>
          <w:rFonts w:asciiTheme="majorBidi" w:eastAsia="Times New Roman" w:hAnsiTheme="majorBidi" w:cstheme="majorBidi"/>
          <w:color w:val="000000" w:themeColor="text1"/>
          <w:lang w:val="en-GB"/>
        </w:rPr>
        <w:t xml:space="preserve"> negative utilization. The </w:t>
      </w:r>
      <w:del w:id="5859" w:author="Jane Shaw" w:date="2015-10-22T13:25:00Z">
        <w:r w:rsidRPr="00F31509" w:rsidDel="00A93585">
          <w:rPr>
            <w:rFonts w:asciiTheme="majorBidi" w:eastAsia="Times New Roman" w:hAnsiTheme="majorBidi" w:cstheme="majorBidi"/>
            <w:color w:val="000000" w:themeColor="text1"/>
            <w:lang w:val="en-GB"/>
          </w:rPr>
          <w:delText xml:space="preserve">current </w:delText>
        </w:r>
      </w:del>
      <w:r w:rsidRPr="00F31509">
        <w:rPr>
          <w:rFonts w:asciiTheme="majorBidi" w:eastAsia="Times New Roman" w:hAnsiTheme="majorBidi" w:cstheme="majorBidi"/>
          <w:color w:val="000000" w:themeColor="text1"/>
          <w:lang w:val="en-GB"/>
        </w:rPr>
        <w:t>revision</w:t>
      </w:r>
      <w:del w:id="5860" w:author="Jane Shaw" w:date="2015-10-22T13:26:00Z">
        <w:r w:rsidRPr="00F31509" w:rsidDel="00A93585">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ins w:id="5861" w:author="Jane Shaw" w:date="2015-10-22T13:25:00Z">
        <w:r w:rsidR="00A93585">
          <w:rPr>
            <w:rFonts w:asciiTheme="majorBidi" w:eastAsia="Times New Roman" w:hAnsiTheme="majorBidi" w:cstheme="majorBidi"/>
            <w:color w:val="000000" w:themeColor="text1"/>
            <w:lang w:val="en-GB"/>
          </w:rPr>
          <w:t xml:space="preserve">of the FBS methodology </w:t>
        </w:r>
      </w:ins>
      <w:del w:id="5862" w:author="Jane Shaw" w:date="2015-10-22T13:26:00Z">
        <w:r w:rsidRPr="00F31509" w:rsidDel="00A93585">
          <w:rPr>
            <w:rFonts w:asciiTheme="majorBidi" w:eastAsia="Times New Roman" w:hAnsiTheme="majorBidi" w:cstheme="majorBidi"/>
            <w:color w:val="000000" w:themeColor="text1"/>
            <w:lang w:val="en-GB"/>
          </w:rPr>
          <w:delText xml:space="preserve">tried to </w:delText>
        </w:r>
      </w:del>
      <w:r w:rsidRPr="00F31509">
        <w:rPr>
          <w:rFonts w:asciiTheme="majorBidi" w:eastAsia="Times New Roman" w:hAnsiTheme="majorBidi" w:cstheme="majorBidi"/>
          <w:color w:val="000000" w:themeColor="text1"/>
          <w:lang w:val="en-GB"/>
        </w:rPr>
        <w:t>identif</w:t>
      </w:r>
      <w:ins w:id="5863" w:author="Jane Shaw" w:date="2015-10-22T13:26:00Z">
        <w:r w:rsidR="00A93585">
          <w:rPr>
            <w:rFonts w:asciiTheme="majorBidi" w:eastAsia="Times New Roman" w:hAnsiTheme="majorBidi" w:cstheme="majorBidi"/>
            <w:color w:val="000000" w:themeColor="text1"/>
            <w:lang w:val="en-GB"/>
          </w:rPr>
          <w:t>ied</w:t>
        </w:r>
      </w:ins>
      <w:del w:id="5864" w:author="Jane Shaw" w:date="2015-10-22T13:26:00Z">
        <w:r w:rsidRPr="00F31509" w:rsidDel="00A93585">
          <w:rPr>
            <w:rFonts w:asciiTheme="majorBidi" w:eastAsia="Times New Roman" w:hAnsiTheme="majorBidi" w:cstheme="majorBidi"/>
            <w:color w:val="000000" w:themeColor="text1"/>
            <w:lang w:val="en-GB"/>
          </w:rPr>
          <w:delText>y</w:delText>
        </w:r>
      </w:del>
      <w:r w:rsidRPr="00F31509">
        <w:rPr>
          <w:rFonts w:asciiTheme="majorBidi" w:eastAsia="Times New Roman" w:hAnsiTheme="majorBidi" w:cstheme="majorBidi"/>
          <w:color w:val="000000" w:themeColor="text1"/>
          <w:lang w:val="en-GB"/>
        </w:rPr>
        <w:t xml:space="preserve"> as many of these cases as possible and address</w:t>
      </w:r>
      <w:ins w:id="5865" w:author="Jane Shaw" w:date="2015-10-22T13:26:00Z">
        <w:r w:rsidR="00A93585">
          <w:rPr>
            <w:rFonts w:asciiTheme="majorBidi" w:eastAsia="Times New Roman" w:hAnsiTheme="majorBidi" w:cstheme="majorBidi"/>
            <w:color w:val="000000" w:themeColor="text1"/>
            <w:lang w:val="en-GB"/>
          </w:rPr>
          <w:t>e</w:t>
        </w:r>
        <w:r w:rsidR="00CF7509">
          <w:rPr>
            <w:rFonts w:asciiTheme="majorBidi" w:eastAsia="Times New Roman" w:hAnsiTheme="majorBidi" w:cstheme="majorBidi"/>
            <w:color w:val="000000" w:themeColor="text1"/>
            <w:lang w:val="en-GB"/>
          </w:rPr>
          <w:t>d</w:t>
        </w:r>
      </w:ins>
      <w:r w:rsidRPr="00F31509">
        <w:rPr>
          <w:rFonts w:asciiTheme="majorBidi" w:eastAsia="Times New Roman" w:hAnsiTheme="majorBidi" w:cstheme="majorBidi"/>
          <w:color w:val="000000" w:themeColor="text1"/>
          <w:lang w:val="en-GB"/>
        </w:rPr>
        <w:t xml:space="preserve"> them by using appropriate shares, identical commodity trees for different variables/elements of the balance</w:t>
      </w:r>
      <w:ins w:id="5866" w:author="Jane Shaw" w:date="2015-10-22T13:26:00Z">
        <w:r w:rsidR="00A9358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more reasonable extraction rates. </w:t>
      </w:r>
      <w:r w:rsidR="00D46A0C">
        <w:rPr>
          <w:rFonts w:asciiTheme="majorBidi" w:eastAsia="Times New Roman" w:hAnsiTheme="majorBidi" w:cstheme="majorBidi"/>
          <w:color w:val="000000" w:themeColor="text1"/>
          <w:lang w:val="en-GB"/>
        </w:rPr>
        <w:t>These rates should be periodically reviewed and updated to ensure they remain valid.</w:t>
      </w:r>
    </w:p>
    <w:p w14:paraId="579B7BA4" w14:textId="3C566F34" w:rsidR="004F65E4" w:rsidRPr="00F31509" w:rsidRDefault="004F65E4" w:rsidP="004F65E4">
      <w:pPr>
        <w:keepNext/>
        <w:jc w:val="both"/>
        <w:rPr>
          <w:rFonts w:asciiTheme="majorBidi" w:hAnsiTheme="majorBidi" w:cstheme="majorBidi"/>
          <w:color w:val="000000" w:themeColor="text1"/>
          <w:szCs w:val="24"/>
          <w:lang w:val="en-GB"/>
        </w:rPr>
      </w:pPr>
    </w:p>
    <w:p w14:paraId="02E31EF8" w14:textId="77777777" w:rsidR="004F65E4" w:rsidRPr="00F31509" w:rsidRDefault="004F65E4" w:rsidP="004F65E4">
      <w:pPr>
        <w:pStyle w:val="Didascalia"/>
        <w:jc w:val="both"/>
        <w:rPr>
          <w:rFonts w:asciiTheme="majorBidi" w:hAnsiTheme="majorBidi" w:cstheme="majorBidi"/>
          <w:b/>
          <w:color w:val="000000" w:themeColor="text1"/>
          <w:lang w:val="en-GB"/>
        </w:rPr>
      </w:pPr>
      <w:bookmarkStart w:id="5867" w:name="_Ref420067962"/>
      <w:bookmarkStart w:id="5868" w:name="_Toc420402581"/>
      <w:bookmarkStart w:id="5869" w:name="_Toc420745884"/>
      <w:bookmarkStart w:id="5870" w:name="_Ref420913719"/>
      <w:bookmarkStart w:id="5871" w:name="_Toc421026210"/>
      <w:bookmarkStart w:id="5872" w:name="_Toc428383854"/>
      <w:bookmarkStart w:id="5873" w:name="_Toc430872505"/>
      <w:r w:rsidRPr="00F31509">
        <w:rPr>
          <w:rFonts w:asciiTheme="majorBidi" w:hAnsiTheme="majorBidi" w:cstheme="majorBidi"/>
          <w:color w:val="000000" w:themeColor="text1"/>
          <w:lang w:val="en-GB"/>
        </w:rPr>
        <w:t xml:space="preserve">Figure </w:t>
      </w:r>
      <w:r w:rsidR="003D789C"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F31509">
        <w:rPr>
          <w:rFonts w:asciiTheme="majorBidi" w:hAnsiTheme="majorBidi" w:cstheme="majorBidi"/>
          <w:b/>
          <w:color w:val="000000" w:themeColor="text1"/>
          <w:lang w:val="en-GB"/>
        </w:rPr>
        <w:fldChar w:fldCharType="separate"/>
      </w:r>
      <w:r w:rsidR="00311179">
        <w:rPr>
          <w:rFonts w:asciiTheme="majorBidi" w:hAnsiTheme="majorBidi" w:cstheme="majorBidi"/>
          <w:noProof/>
          <w:color w:val="000000" w:themeColor="text1"/>
          <w:lang w:val="en-GB"/>
        </w:rPr>
        <w:t>3</w:t>
      </w:r>
      <w:r w:rsidR="003D789C" w:rsidRPr="00F31509">
        <w:rPr>
          <w:rFonts w:asciiTheme="majorBidi" w:hAnsiTheme="majorBidi" w:cstheme="majorBidi"/>
          <w:b/>
          <w:color w:val="000000" w:themeColor="text1"/>
          <w:lang w:val="en-GB"/>
        </w:rPr>
        <w:fldChar w:fldCharType="end"/>
      </w:r>
      <w:bookmarkEnd w:id="5867"/>
      <w:r w:rsidRPr="00F31509">
        <w:rPr>
          <w:rFonts w:asciiTheme="majorBidi" w:hAnsiTheme="majorBidi" w:cstheme="majorBidi"/>
          <w:color w:val="000000" w:themeColor="text1"/>
          <w:lang w:val="en-GB"/>
        </w:rPr>
        <w:t xml:space="preserve">: </w:t>
      </w:r>
      <w:commentRangeStart w:id="5874"/>
      <w:r w:rsidRPr="00F31509">
        <w:rPr>
          <w:rFonts w:asciiTheme="majorBidi" w:hAnsiTheme="majorBidi" w:cstheme="majorBidi"/>
          <w:color w:val="000000" w:themeColor="text1"/>
          <w:lang w:val="en-GB"/>
        </w:rPr>
        <w:t>Standardization</w:t>
      </w:r>
      <w:commentRangeEnd w:id="5874"/>
      <w:r w:rsidR="00562E7E">
        <w:rPr>
          <w:rStyle w:val="Rimandocommento"/>
          <w:rFonts w:cs="Arial"/>
          <w:i w:val="0"/>
          <w:iCs w:val="0"/>
        </w:rPr>
        <w:commentReference w:id="5874"/>
      </w:r>
      <w:r w:rsidRPr="00F31509">
        <w:rPr>
          <w:rFonts w:asciiTheme="majorBidi" w:hAnsiTheme="majorBidi" w:cstheme="majorBidi"/>
          <w:color w:val="000000" w:themeColor="text1"/>
          <w:lang w:val="en-GB"/>
        </w:rPr>
        <w:t xml:space="preserve"> and negative utilization</w:t>
      </w:r>
      <w:bookmarkEnd w:id="5868"/>
      <w:bookmarkEnd w:id="5869"/>
      <w:bookmarkEnd w:id="5870"/>
      <w:bookmarkEnd w:id="5871"/>
      <w:bookmarkEnd w:id="5872"/>
      <w:bookmarkEnd w:id="5873"/>
      <w:r w:rsidRPr="00F31509">
        <w:rPr>
          <w:rFonts w:asciiTheme="majorBidi" w:hAnsiTheme="majorBidi" w:cstheme="majorBidi"/>
          <w:color w:val="000000" w:themeColor="text1"/>
          <w:lang w:val="en-GB"/>
        </w:rPr>
        <w:t xml:space="preserve"> </w:t>
      </w:r>
    </w:p>
    <w:p w14:paraId="5E27C225" w14:textId="77777777" w:rsidR="004F65E4" w:rsidRPr="00F31509" w:rsidRDefault="004F65E4" w:rsidP="004F65E4">
      <w:pPr>
        <w:jc w:val="both"/>
        <w:rPr>
          <w:rFonts w:asciiTheme="majorBidi" w:hAnsiTheme="majorBidi" w:cstheme="majorBidi"/>
          <w:color w:val="000000" w:themeColor="text1"/>
          <w:lang w:val="en-GB"/>
        </w:rPr>
      </w:pPr>
    </w:p>
    <w:p w14:paraId="364FEC2C" w14:textId="4E873A75" w:rsidR="004F65E4" w:rsidRPr="00F31509" w:rsidRDefault="00562E7E" w:rsidP="00C4334D">
      <w:pPr>
        <w:pStyle w:val="Titolo2"/>
      </w:pPr>
      <w:bookmarkStart w:id="5875" w:name="_Toc421025847"/>
      <w:bookmarkStart w:id="5876" w:name="_Toc428383832"/>
      <w:bookmarkStart w:id="5877" w:name="_Toc428436054"/>
      <w:bookmarkStart w:id="5878" w:name="_Toc428436355"/>
      <w:bookmarkStart w:id="5879" w:name="_Toc308029357"/>
      <w:bookmarkStart w:id="5880" w:name="_Toc308029548"/>
      <w:ins w:id="5881" w:author="Jane Shaw" w:date="2015-10-22T13:31:00Z">
        <w:r>
          <w:t xml:space="preserve">2.5 </w:t>
        </w:r>
      </w:ins>
      <w:r w:rsidR="004F65E4" w:rsidRPr="00F31509">
        <w:t>Standardization and trade</w:t>
      </w:r>
      <w:bookmarkEnd w:id="5875"/>
      <w:bookmarkEnd w:id="5876"/>
      <w:bookmarkEnd w:id="5877"/>
      <w:bookmarkEnd w:id="5878"/>
      <w:bookmarkEnd w:id="5879"/>
      <w:bookmarkEnd w:id="5880"/>
    </w:p>
    <w:p w14:paraId="33241F97" w14:textId="25FBFDFB" w:rsidR="004F65E4" w:rsidRPr="00F31509" w:rsidRDefault="004F65E4" w:rsidP="00A80E90">
      <w:pPr>
        <w:jc w:val="both"/>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del w:id="5882" w:author="Jane Shaw" w:date="2015-10-22T13:31:00Z">
        <w:r w:rsidRPr="00F31509" w:rsidDel="00562E7E">
          <w:rPr>
            <w:rFonts w:asciiTheme="majorBidi" w:eastAsia="Times New Roman" w:hAnsiTheme="majorBidi" w:cstheme="majorBidi"/>
            <w:color w:val="000000" w:themeColor="text1"/>
            <w:lang w:val="en-GB"/>
          </w:rPr>
          <w:delText xml:space="preserve">of </w:delText>
        </w:r>
      </w:del>
      <w:ins w:id="5883" w:author="Jane Shaw" w:date="2015-10-22T13:31:00Z">
        <w:r w:rsidR="00562E7E">
          <w:rPr>
            <w:rFonts w:asciiTheme="majorBidi" w:eastAsia="Times New Roman" w:hAnsiTheme="majorBidi" w:cstheme="majorBidi"/>
            <w:color w:val="000000" w:themeColor="text1"/>
            <w:lang w:val="en-GB"/>
          </w:rPr>
          <w:t>in</w:t>
        </w:r>
        <w:r w:rsidR="00562E7E"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w:t>
      </w:r>
      <w:del w:id="5884" w:author="Jane Shaw" w:date="2015-10-22T13:31:00Z">
        <w:r w:rsidRPr="00F31509" w:rsidDel="00562E7E">
          <w:rPr>
            <w:rFonts w:asciiTheme="majorBidi" w:eastAsia="Times New Roman" w:hAnsiTheme="majorBidi" w:cstheme="majorBidi"/>
            <w:color w:val="000000" w:themeColor="text1"/>
            <w:lang w:val="en-GB"/>
          </w:rPr>
          <w:delText xml:space="preserve">If, </w:delText>
        </w:r>
      </w:del>
      <w:r w:rsidR="00562E7E"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ins w:id="5885" w:author="Jane Shaw" w:date="2015-10-22T13:31:00Z">
        <w:r w:rsidR="00562E7E">
          <w:rPr>
            <w:rFonts w:asciiTheme="majorBidi" w:eastAsia="Times New Roman" w:hAnsiTheme="majorBidi" w:cstheme="majorBidi"/>
            <w:color w:val="000000" w:themeColor="text1"/>
            <w:lang w:val="en-GB"/>
          </w:rPr>
          <w:t xml:space="preserve">if </w:t>
        </w:r>
      </w:ins>
      <w:r w:rsidRPr="00F31509">
        <w:rPr>
          <w:rFonts w:asciiTheme="majorBidi" w:eastAsia="Times New Roman" w:hAnsiTheme="majorBidi" w:cstheme="majorBidi"/>
          <w:color w:val="000000" w:themeColor="text1"/>
          <w:lang w:val="en-GB"/>
        </w:rPr>
        <w:t xml:space="preserve">wheat is stored </w:t>
      </w:r>
      <w:del w:id="5886" w:author="Jane Shaw" w:date="2015-10-22T13:31:00Z">
        <w:r w:rsidRPr="00F31509" w:rsidDel="00562E7E">
          <w:rPr>
            <w:rFonts w:asciiTheme="majorBidi" w:eastAsia="Times New Roman" w:hAnsiTheme="majorBidi" w:cstheme="majorBidi"/>
            <w:color w:val="000000" w:themeColor="text1"/>
            <w:lang w:val="en-GB"/>
          </w:rPr>
          <w:delText xml:space="preserve">in terms of </w:delText>
        </w:r>
      </w:del>
      <w:ins w:id="5887" w:author="Jane Shaw" w:date="2015-10-22T13:31:00Z">
        <w:r w:rsidR="00562E7E">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flour, the</w:t>
      </w:r>
      <w:del w:id="5888" w:author="Jane Shaw" w:date="2015-10-22T13:32:00Z">
        <w:r w:rsidRPr="00F31509" w:rsidDel="00562E7E">
          <w:rPr>
            <w:rFonts w:asciiTheme="majorBidi" w:eastAsia="Times New Roman" w:hAnsiTheme="majorBidi" w:cstheme="majorBidi"/>
            <w:color w:val="000000" w:themeColor="text1"/>
            <w:lang w:val="en-GB"/>
          </w:rPr>
          <w:delText>s</w:delText>
        </w:r>
      </w:del>
      <w:del w:id="5889" w:author="Jane Shaw" w:date="2015-10-22T13:31:00Z">
        <w:r w:rsidRPr="00F31509" w:rsidDel="00562E7E">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quantities </w:t>
      </w:r>
      <w:ins w:id="5890" w:author="Jane Shaw" w:date="2015-10-22T13:32:00Z">
        <w:r w:rsidR="00562E7E">
          <w:rPr>
            <w:rFonts w:asciiTheme="majorBidi" w:eastAsia="Times New Roman" w:hAnsiTheme="majorBidi" w:cstheme="majorBidi"/>
            <w:color w:val="000000" w:themeColor="text1"/>
            <w:lang w:val="en-GB"/>
          </w:rPr>
          <w:t xml:space="preserve">of wheat </w:t>
        </w:r>
      </w:ins>
      <w:r w:rsidRPr="00F31509">
        <w:rPr>
          <w:rFonts w:asciiTheme="majorBidi" w:eastAsia="Times New Roman" w:hAnsiTheme="majorBidi" w:cstheme="majorBidi"/>
          <w:color w:val="000000" w:themeColor="text1"/>
          <w:lang w:val="en-GB"/>
        </w:rPr>
        <w:t xml:space="preserve">would need to be converted back into their wheat equivalents for </w:t>
      </w:r>
      <w:ins w:id="5891" w:author="Jane Shaw" w:date="2015-10-22T13:32:00Z">
        <w:r w:rsidR="00562E7E">
          <w:rPr>
            <w:rFonts w:asciiTheme="majorBidi" w:eastAsia="Times New Roman" w:hAnsiTheme="majorBidi" w:cstheme="majorBidi"/>
            <w:color w:val="000000" w:themeColor="text1"/>
            <w:lang w:val="en-GB"/>
          </w:rPr>
          <w:t xml:space="preserve">measuring </w:t>
        </w:r>
      </w:ins>
      <w:r w:rsidRPr="00F31509">
        <w:rPr>
          <w:rFonts w:asciiTheme="majorBidi" w:eastAsia="Times New Roman" w:hAnsiTheme="majorBidi" w:cstheme="majorBidi"/>
          <w:color w:val="000000" w:themeColor="text1"/>
          <w:lang w:val="en-GB"/>
        </w:rPr>
        <w:t xml:space="preserve">stocks. </w:t>
      </w:r>
      <w:del w:id="5892" w:author="Jane Shaw" w:date="2015-10-22T13:32:00Z">
        <w:r w:rsidRPr="00F31509" w:rsidDel="00562E7E">
          <w:rPr>
            <w:rFonts w:asciiTheme="majorBidi" w:eastAsia="Times New Roman" w:hAnsiTheme="majorBidi" w:cstheme="majorBidi"/>
            <w:color w:val="000000" w:themeColor="text1"/>
            <w:lang w:val="en-GB"/>
          </w:rPr>
          <w:delText xml:space="preserve">Indeed, </w:delText>
        </w:r>
      </w:del>
      <w:r w:rsidR="00562E7E" w:rsidRPr="00F3150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data are available, this is being </w:t>
      </w:r>
      <w:del w:id="5893" w:author="Jane Shaw" w:date="2015-10-22T13:32:00Z">
        <w:r w:rsidRPr="00F31509" w:rsidDel="00562E7E">
          <w:rPr>
            <w:rFonts w:asciiTheme="majorBidi" w:eastAsia="Times New Roman" w:hAnsiTheme="majorBidi" w:cstheme="majorBidi"/>
            <w:color w:val="000000" w:themeColor="text1"/>
            <w:lang w:val="en-GB"/>
          </w:rPr>
          <w:delText>implemented</w:delText>
        </w:r>
      </w:del>
      <w:ins w:id="5894" w:author="Jane Shaw" w:date="2015-10-22T13:32:00Z">
        <w:r w:rsidR="00562E7E">
          <w:rPr>
            <w:rFonts w:asciiTheme="majorBidi" w:eastAsia="Times New Roman" w:hAnsiTheme="majorBidi" w:cstheme="majorBidi"/>
            <w:color w:val="000000" w:themeColor="text1"/>
            <w:lang w:val="en-GB"/>
          </w:rPr>
          <w:t xml:space="preserve">done, but </w:t>
        </w:r>
      </w:ins>
      <w:del w:id="5895" w:author="Jane Shaw" w:date="2015-10-22T13:32:00Z">
        <w:r w:rsidRPr="00F31509" w:rsidDel="00562E7E">
          <w:rPr>
            <w:rFonts w:asciiTheme="majorBidi" w:eastAsia="Times New Roman" w:hAnsiTheme="majorBidi" w:cstheme="majorBidi"/>
            <w:color w:val="000000" w:themeColor="text1"/>
            <w:lang w:val="en-GB"/>
          </w:rPr>
          <w:delText xml:space="preserve">. In practice, however, the lion’s share of </w:delText>
        </w:r>
      </w:del>
      <w:ins w:id="5896" w:author="Jane Shaw" w:date="2015-10-22T13:32:00Z">
        <w:r w:rsidR="00562E7E">
          <w:rPr>
            <w:rFonts w:asciiTheme="majorBidi" w:eastAsia="Times New Roman" w:hAnsiTheme="majorBidi" w:cstheme="majorBidi"/>
            <w:color w:val="000000" w:themeColor="text1"/>
            <w:lang w:val="en-GB"/>
          </w:rPr>
          <w:t xml:space="preserve">most </w:t>
        </w:r>
      </w:ins>
      <w:r w:rsidRPr="00F31509">
        <w:rPr>
          <w:rFonts w:asciiTheme="majorBidi" w:eastAsia="Times New Roman" w:hAnsiTheme="majorBidi" w:cstheme="majorBidi"/>
          <w:color w:val="000000" w:themeColor="text1"/>
          <w:lang w:val="en-GB"/>
        </w:rPr>
        <w:t xml:space="preserve">information about </w:t>
      </w:r>
      <w:del w:id="5897" w:author="Jane Shaw" w:date="2015-10-22T13:32:00Z">
        <w:r w:rsidRPr="00F31509" w:rsidDel="00562E7E">
          <w:rPr>
            <w:rFonts w:asciiTheme="majorBidi" w:eastAsia="Times New Roman" w:hAnsiTheme="majorBidi" w:cstheme="majorBidi"/>
            <w:color w:val="000000" w:themeColor="text1"/>
            <w:lang w:val="en-GB"/>
          </w:rPr>
          <w:delText xml:space="preserve">processed products </w:delText>
        </w:r>
      </w:del>
      <w:ins w:id="5898" w:author="Jane Shaw" w:date="2015-10-22T13:32:00Z">
        <w:r w:rsidR="00562E7E">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use and supply </w:t>
      </w:r>
      <w:ins w:id="5899" w:author="Jane Shaw" w:date="2015-10-22T13:32:00Z">
        <w:r w:rsidR="00562E7E">
          <w:rPr>
            <w:rFonts w:asciiTheme="majorBidi" w:eastAsia="Times New Roman" w:hAnsiTheme="majorBidi" w:cstheme="majorBidi"/>
            <w:color w:val="000000" w:themeColor="text1"/>
            <w:lang w:val="en-GB"/>
          </w:rPr>
          <w:t xml:space="preserve">of </w:t>
        </w:r>
        <w:r w:rsidR="00562E7E" w:rsidRPr="00F31509">
          <w:rPr>
            <w:rFonts w:asciiTheme="majorBidi" w:eastAsia="Times New Roman" w:hAnsiTheme="majorBidi" w:cstheme="majorBidi"/>
            <w:color w:val="000000" w:themeColor="text1"/>
            <w:lang w:val="en-GB"/>
          </w:rPr>
          <w:t xml:space="preserve">processed products </w:t>
        </w:r>
      </w:ins>
      <w:del w:id="5900" w:author="Jane Shaw" w:date="2015-10-22T13:33:00Z">
        <w:r w:rsidRPr="00F31509" w:rsidDel="00562E7E">
          <w:rPr>
            <w:rFonts w:asciiTheme="majorBidi" w:eastAsia="Times New Roman" w:hAnsiTheme="majorBidi" w:cstheme="majorBidi"/>
            <w:color w:val="000000" w:themeColor="text1"/>
            <w:lang w:val="en-GB"/>
          </w:rPr>
          <w:delText xml:space="preserve">is limited to </w:delText>
        </w:r>
      </w:del>
      <w:ins w:id="5901" w:author="Jane Shaw" w:date="2015-10-22T13:33:00Z">
        <w:r w:rsidR="00562E7E">
          <w:rPr>
            <w:rFonts w:asciiTheme="majorBidi" w:eastAsia="Times New Roman" w:hAnsiTheme="majorBidi" w:cstheme="majorBidi"/>
            <w:color w:val="000000" w:themeColor="text1"/>
            <w:lang w:val="en-GB"/>
          </w:rPr>
          <w:t xml:space="preserve">regards </w:t>
        </w:r>
      </w:ins>
      <w:r w:rsidRPr="00F31509">
        <w:rPr>
          <w:rFonts w:asciiTheme="majorBidi" w:eastAsia="Times New Roman" w:hAnsiTheme="majorBidi" w:cstheme="majorBidi"/>
          <w:color w:val="000000" w:themeColor="text1"/>
          <w:lang w:val="en-GB"/>
        </w:rPr>
        <w:t xml:space="preserve">imports and exports. </w:t>
      </w:r>
    </w:p>
    <w:p w14:paraId="0BDCA1E6" w14:textId="77777777" w:rsidR="009571C8" w:rsidRPr="00F31509" w:rsidRDefault="004F65E4" w:rsidP="00A25C44">
      <w:pPr>
        <w:jc w:val="both"/>
        <w:rPr>
          <w:rFonts w:asciiTheme="majorBidi" w:hAnsiTheme="majorBidi" w:cstheme="majorBidi"/>
          <w:bCs/>
          <w:color w:val="000000" w:themeColor="text1"/>
          <w:lang w:val="en-GB"/>
        </w:rPr>
      </w:pPr>
      <w:bookmarkStart w:id="5902" w:name="example"/>
      <w:bookmarkEnd w:id="5902"/>
      <w:r w:rsidRPr="00F31509">
        <w:rPr>
          <w:rStyle w:val="Enfasigrassetto"/>
          <w:rFonts w:asciiTheme="majorBidi" w:hAnsiTheme="majorBidi" w:cstheme="majorBidi"/>
          <w:color w:val="000000" w:themeColor="text1"/>
          <w:lang w:val="en-GB"/>
        </w:rPr>
        <w:br w:type="page"/>
      </w:r>
      <w:bookmarkStart w:id="5903" w:name="_Toc421025850"/>
    </w:p>
    <w:p w14:paraId="2A3BB751" w14:textId="402D1078" w:rsidR="00312896" w:rsidRPr="00F31509" w:rsidRDefault="00562E7E" w:rsidP="00374C82">
      <w:pPr>
        <w:pStyle w:val="Titolo1"/>
        <w:rPr>
          <w:rFonts w:asciiTheme="majorBidi" w:hAnsiTheme="majorBidi" w:cstheme="majorBidi"/>
        </w:rPr>
      </w:pPr>
      <w:bookmarkStart w:id="5904" w:name="_Toc428383833"/>
      <w:bookmarkStart w:id="5905" w:name="_Toc428436055"/>
      <w:bookmarkStart w:id="5906" w:name="_Toc428436356"/>
      <w:bookmarkStart w:id="5907" w:name="_Toc308029358"/>
      <w:bookmarkStart w:id="5908" w:name="_Toc308029549"/>
      <w:ins w:id="5909" w:author="Jane Shaw" w:date="2015-10-22T13:33:00Z">
        <w:r>
          <w:rPr>
            <w:rFonts w:asciiTheme="majorBidi" w:hAnsiTheme="majorBidi" w:cstheme="majorBidi"/>
          </w:rPr>
          <w:t xml:space="preserve">3. </w:t>
        </w:r>
      </w:ins>
      <w:r w:rsidR="00312896" w:rsidRPr="00F31509">
        <w:rPr>
          <w:rFonts w:asciiTheme="majorBidi" w:hAnsiTheme="majorBidi" w:cstheme="majorBidi"/>
        </w:rPr>
        <w:t xml:space="preserve">Imputation </w:t>
      </w:r>
      <w:r w:rsidR="00793A4D" w:rsidRPr="00F31509">
        <w:rPr>
          <w:rFonts w:asciiTheme="majorBidi" w:hAnsiTheme="majorBidi" w:cstheme="majorBidi"/>
        </w:rPr>
        <w:t>methods</w:t>
      </w:r>
      <w:bookmarkEnd w:id="5904"/>
      <w:bookmarkEnd w:id="5905"/>
      <w:bookmarkEnd w:id="5906"/>
      <w:bookmarkEnd w:id="5907"/>
      <w:bookmarkEnd w:id="5908"/>
    </w:p>
    <w:p w14:paraId="69123918" w14:textId="77777777" w:rsidR="00793A4D" w:rsidRDefault="00793A4D" w:rsidP="00C4334D">
      <w:pPr>
        <w:pStyle w:val="Titolo2"/>
        <w:rPr>
          <w:ins w:id="5910" w:author="Jane Shaw" w:date="2015-10-22T13:33:00Z"/>
        </w:rPr>
      </w:pPr>
      <w:bookmarkStart w:id="5911" w:name="_Toc428383834"/>
      <w:bookmarkStart w:id="5912" w:name="_Toc428436056"/>
      <w:bookmarkStart w:id="5913" w:name="_Toc428436357"/>
    </w:p>
    <w:p w14:paraId="4FF47232" w14:textId="74F73CAA" w:rsidR="004F65E4" w:rsidRPr="00F31509" w:rsidRDefault="00455BD6" w:rsidP="00C4334D">
      <w:pPr>
        <w:pStyle w:val="Titolo2"/>
      </w:pPr>
      <w:ins w:id="5914" w:author="Jane Shaw" w:date="2015-11-04T15:53:00Z">
        <w:r>
          <w:t xml:space="preserve">3.1 </w:t>
        </w:r>
      </w:ins>
      <w:r w:rsidR="004F65E4" w:rsidRPr="00F31509">
        <w:t>Production</w:t>
      </w:r>
      <w:bookmarkEnd w:id="5903"/>
      <w:bookmarkEnd w:id="5911"/>
      <w:bookmarkEnd w:id="5912"/>
      <w:bookmarkEnd w:id="5913"/>
    </w:p>
    <w:p w14:paraId="6FCDC4D9" w14:textId="669312CC" w:rsidR="004F65E4" w:rsidRPr="00793A4D" w:rsidDel="005E7192" w:rsidRDefault="004F65E4">
      <w:pPr>
        <w:pStyle w:val="Titolo2"/>
        <w:rPr>
          <w:del w:id="5915" w:author="Jane Shaw" w:date="2015-10-22T14:02:00Z"/>
          <w:rFonts w:asciiTheme="majorBidi" w:hAnsiTheme="majorBidi" w:cstheme="majorBidi"/>
          <w:color w:val="000000" w:themeColor="text1"/>
          <w:szCs w:val="24"/>
          <w:rPrChange w:id="5916" w:author="Jane Shaw" w:date="2015-10-22T13:33:00Z">
            <w:rPr>
              <w:del w:id="5917" w:author="Jane Shaw" w:date="2015-10-22T14:02:00Z"/>
            </w:rPr>
          </w:rPrChange>
        </w:rPr>
        <w:pPrChange w:id="5918" w:author="Jane Shaw" w:date="2015-10-22T13:33:00Z">
          <w:pPr>
            <w:spacing w:after="0"/>
            <w:jc w:val="both"/>
          </w:pPr>
        </w:pPrChange>
      </w:pPr>
    </w:p>
    <w:p w14:paraId="4405AD1F" w14:textId="3BA63FCB" w:rsidR="004F65E4" w:rsidRPr="00F31509" w:rsidDel="00DF35B4" w:rsidRDefault="004F65E4" w:rsidP="004F65E4">
      <w:pPr>
        <w:spacing w:after="0"/>
        <w:jc w:val="both"/>
        <w:rPr>
          <w:del w:id="5919" w:author="Jane Shaw" w:date="2015-10-22T13:44:00Z"/>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w:t>
      </w:r>
      <w:ins w:id="5920" w:author="Jane Shaw" w:date="2015-10-22T13:34:00Z">
        <w:r w:rsidR="00793A4D">
          <w:rPr>
            <w:rFonts w:asciiTheme="majorBidi" w:hAnsiTheme="majorBidi" w:cstheme="majorBidi"/>
            <w:color w:val="000000" w:themeColor="text1"/>
            <w:szCs w:val="24"/>
            <w:lang w:val="en-GB"/>
          </w:rPr>
          <w:t xml:space="preserve">(ESS) </w:t>
        </w:r>
      </w:ins>
      <w:r w:rsidRPr="00F31509">
        <w:rPr>
          <w:rFonts w:asciiTheme="majorBidi" w:hAnsiTheme="majorBidi" w:cstheme="majorBidi"/>
          <w:color w:val="000000" w:themeColor="text1"/>
          <w:szCs w:val="24"/>
          <w:lang w:val="en-GB"/>
        </w:rPr>
        <w:t>collects data on agricultural production via an annual questionnaire</w:t>
      </w:r>
      <w:ins w:id="5921" w:author="Jane Shaw" w:date="2015-10-22T13:34:00Z">
        <w:r w:rsidR="00793A4D">
          <w:rPr>
            <w:rFonts w:asciiTheme="majorBidi" w:hAnsiTheme="majorBidi" w:cstheme="majorBidi"/>
            <w:color w:val="000000" w:themeColor="text1"/>
            <w:szCs w:val="24"/>
            <w:lang w:val="en-GB"/>
          </w:rPr>
          <w:t>,</w:t>
        </w:r>
      </w:ins>
      <w:del w:id="5922" w:author="Jane Shaw" w:date="2015-10-22T13:34:00Z">
        <w:r w:rsidRPr="00F31509" w:rsidDel="00793A4D">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5923" w:author="Jane Shaw" w:date="2015-10-22T13:34:00Z">
        <w:r w:rsidRPr="00F31509" w:rsidDel="00793A4D">
          <w:rPr>
            <w:rFonts w:asciiTheme="majorBidi" w:hAnsiTheme="majorBidi" w:cstheme="majorBidi"/>
            <w:color w:val="000000" w:themeColor="text1"/>
            <w:szCs w:val="24"/>
            <w:lang w:val="en-GB"/>
          </w:rPr>
          <w:delText xml:space="preserve">The questionnaire </w:delText>
        </w:r>
      </w:del>
      <w:ins w:id="5924" w:author="Jane Shaw" w:date="2015-10-22T13:34:00Z">
        <w:r w:rsidR="00793A4D">
          <w:rPr>
            <w:rFonts w:asciiTheme="majorBidi" w:hAnsiTheme="majorBidi" w:cstheme="majorBidi"/>
            <w:color w:val="000000" w:themeColor="text1"/>
            <w:szCs w:val="24"/>
            <w:lang w:val="en-GB"/>
          </w:rPr>
          <w:t xml:space="preserve">which </w:t>
        </w:r>
      </w:ins>
      <w:r w:rsidRPr="00F31509">
        <w:rPr>
          <w:rFonts w:asciiTheme="majorBidi" w:hAnsiTheme="majorBidi" w:cstheme="majorBidi"/>
          <w:color w:val="000000" w:themeColor="text1"/>
          <w:szCs w:val="24"/>
          <w:lang w:val="en-GB"/>
        </w:rPr>
        <w:t xml:space="preserve">is dispatched to more than 180 countries, including </w:t>
      </w:r>
      <w:ins w:id="5925" w:author="Jane Shaw" w:date="2015-10-22T13:36:00Z">
        <w:r w:rsidR="00793A4D">
          <w:rPr>
            <w:rFonts w:asciiTheme="majorBidi" w:hAnsiTheme="majorBidi" w:cstheme="majorBidi"/>
            <w:color w:val="000000" w:themeColor="text1"/>
            <w:szCs w:val="24"/>
            <w:lang w:val="en-GB"/>
          </w:rPr>
          <w:t xml:space="preserve">the Statistical Office of the European Communities </w:t>
        </w:r>
      </w:ins>
      <w:ins w:id="5926" w:author="Jane Shaw" w:date="2015-10-22T13:37:00Z">
        <w:r w:rsidR="00793A4D">
          <w:rPr>
            <w:rFonts w:asciiTheme="majorBidi" w:hAnsiTheme="majorBidi" w:cstheme="majorBidi"/>
            <w:color w:val="000000" w:themeColor="text1"/>
            <w:szCs w:val="24"/>
            <w:lang w:val="en-GB"/>
          </w:rPr>
          <w:t>(</w:t>
        </w:r>
      </w:ins>
      <w:del w:id="5927" w:author="Jane Shaw" w:date="2015-10-22T13:35:00Z">
        <w:r w:rsidRPr="00F31509" w:rsidDel="00793A4D">
          <w:rPr>
            <w:rFonts w:asciiTheme="majorBidi" w:hAnsiTheme="majorBidi" w:cstheme="majorBidi"/>
            <w:color w:val="000000" w:themeColor="text1"/>
            <w:szCs w:val="24"/>
            <w:lang w:val="en-GB"/>
          </w:rPr>
          <w:delText xml:space="preserve">to </w:delText>
        </w:r>
      </w:del>
      <w:r w:rsidRPr="00F31509">
        <w:rPr>
          <w:rFonts w:asciiTheme="majorBidi" w:hAnsiTheme="majorBidi" w:cstheme="majorBidi"/>
          <w:color w:val="000000" w:themeColor="text1"/>
          <w:szCs w:val="24"/>
          <w:lang w:val="en-GB"/>
        </w:rPr>
        <w:t>EUROSTAT</w:t>
      </w:r>
      <w:ins w:id="5928" w:author="Jane Shaw" w:date="2015-10-22T13:37:00Z">
        <w:r w:rsidR="00793A4D">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and </w:t>
      </w:r>
      <w:ins w:id="5929" w:author="Jane Shaw" w:date="2015-10-22T13:35:00Z">
        <w:r w:rsidR="00793A4D">
          <w:rPr>
            <w:rFonts w:asciiTheme="majorBidi" w:hAnsiTheme="majorBidi" w:cstheme="majorBidi"/>
            <w:color w:val="000000" w:themeColor="text1"/>
            <w:szCs w:val="24"/>
            <w:lang w:val="en-GB"/>
          </w:rPr>
          <w:t>each European Union (</w:t>
        </w:r>
      </w:ins>
      <w:r w:rsidRPr="00F31509">
        <w:rPr>
          <w:rFonts w:asciiTheme="majorBidi" w:hAnsiTheme="majorBidi" w:cstheme="majorBidi"/>
          <w:color w:val="000000" w:themeColor="text1"/>
          <w:szCs w:val="24"/>
          <w:lang w:val="en-GB"/>
        </w:rPr>
        <w:t>EU</w:t>
      </w:r>
      <w:ins w:id="5930" w:author="Jane Shaw" w:date="2015-10-22T13:35:00Z">
        <w:r w:rsidR="00793A4D">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w:t>
      </w:r>
      <w:r w:rsidR="00793A4D" w:rsidRPr="00F31509">
        <w:rPr>
          <w:rFonts w:asciiTheme="majorBidi" w:hAnsiTheme="majorBidi" w:cstheme="majorBidi"/>
          <w:color w:val="000000" w:themeColor="text1"/>
          <w:szCs w:val="24"/>
          <w:lang w:val="en-GB"/>
        </w:rPr>
        <w:t>member countr</w:t>
      </w:r>
      <w:ins w:id="5931" w:author="Jane Shaw" w:date="2015-10-22T13:39:00Z">
        <w:r w:rsidR="00DF35B4">
          <w:rPr>
            <w:rFonts w:asciiTheme="majorBidi" w:hAnsiTheme="majorBidi" w:cstheme="majorBidi"/>
            <w:color w:val="000000" w:themeColor="text1"/>
            <w:szCs w:val="24"/>
            <w:lang w:val="en-GB"/>
          </w:rPr>
          <w:t>y</w:t>
        </w:r>
      </w:ins>
      <w:del w:id="5932" w:author="Jane Shaw" w:date="2015-10-22T13:38:00Z">
        <w:r w:rsidR="00793A4D" w:rsidRPr="00F31509" w:rsidDel="00793A4D">
          <w:rPr>
            <w:rFonts w:asciiTheme="majorBidi" w:hAnsiTheme="majorBidi" w:cstheme="majorBidi"/>
            <w:color w:val="000000" w:themeColor="text1"/>
            <w:szCs w:val="24"/>
            <w:lang w:val="en-GB"/>
          </w:rPr>
          <w:delText>ies</w:delText>
        </w:r>
      </w:del>
      <w:del w:id="5933" w:author="Jane Shaw" w:date="2015-11-07T19:08:00Z">
        <w:r w:rsidR="00793A4D" w:rsidRPr="00F31509" w:rsidDel="00D132AA">
          <w:rPr>
            <w:rFonts w:asciiTheme="majorBidi" w:hAnsiTheme="majorBidi" w:cstheme="majorBidi"/>
            <w:color w:val="000000" w:themeColor="text1"/>
            <w:szCs w:val="24"/>
            <w:lang w:val="en-GB"/>
          </w:rPr>
          <w:delText xml:space="preserve"> </w:delText>
        </w:r>
        <w:r w:rsidRPr="00F31509" w:rsidDel="00D132AA">
          <w:rPr>
            <w:rFonts w:asciiTheme="majorBidi" w:hAnsiTheme="majorBidi" w:cstheme="majorBidi"/>
            <w:color w:val="000000" w:themeColor="text1"/>
            <w:szCs w:val="24"/>
            <w:lang w:val="en-GB"/>
          </w:rPr>
          <w:delText>separately</w:delText>
        </w:r>
      </w:del>
      <w:r w:rsidRPr="00F31509">
        <w:rPr>
          <w:rFonts w:asciiTheme="majorBidi" w:hAnsiTheme="majorBidi" w:cstheme="majorBidi"/>
          <w:color w:val="000000" w:themeColor="text1"/>
          <w:szCs w:val="24"/>
          <w:lang w:val="en-GB"/>
        </w:rPr>
        <w:t xml:space="preserve">. Not all countries return the questionnaire. Some countries fail to compile </w:t>
      </w:r>
      <w:del w:id="5934" w:author="Jane Shaw" w:date="2015-11-07T19:08:00Z">
        <w:r w:rsidRPr="00F31509" w:rsidDel="00D132AA">
          <w:rPr>
            <w:rFonts w:asciiTheme="majorBidi" w:hAnsiTheme="majorBidi" w:cstheme="majorBidi"/>
            <w:color w:val="000000" w:themeColor="text1"/>
            <w:szCs w:val="24"/>
            <w:lang w:val="en-GB"/>
          </w:rPr>
          <w:delText xml:space="preserve">the questionnaire </w:delText>
        </w:r>
      </w:del>
      <w:ins w:id="5935" w:author="Jane Shaw" w:date="2015-11-07T19:08:00Z">
        <w:r w:rsidR="00D132AA">
          <w:rPr>
            <w:rFonts w:asciiTheme="majorBidi" w:hAnsiTheme="majorBidi" w:cstheme="majorBidi"/>
            <w:color w:val="000000" w:themeColor="text1"/>
            <w:szCs w:val="24"/>
            <w:lang w:val="en-GB"/>
          </w:rPr>
          <w:t xml:space="preserve">it </w:t>
        </w:r>
      </w:ins>
      <w:r w:rsidRPr="00F31509">
        <w:rPr>
          <w:rFonts w:asciiTheme="majorBidi" w:hAnsiTheme="majorBidi" w:cstheme="majorBidi"/>
          <w:color w:val="000000" w:themeColor="text1"/>
          <w:szCs w:val="24"/>
          <w:lang w:val="en-GB"/>
        </w:rPr>
        <w:t xml:space="preserve">but make all their data available on </w:t>
      </w:r>
      <w:ins w:id="5936" w:author="Jane Shaw" w:date="2015-10-22T13:40:00Z">
        <w:r w:rsidR="00DF35B4">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Internet sites of </w:t>
      </w:r>
      <w:del w:id="5937" w:author="Jane Shaw" w:date="2015-10-22T13:40:00Z">
        <w:r w:rsidRPr="00F31509" w:rsidDel="00DF35B4">
          <w:rPr>
            <w:rFonts w:asciiTheme="majorBidi" w:hAnsiTheme="majorBidi" w:cstheme="majorBidi"/>
            <w:color w:val="000000" w:themeColor="text1"/>
            <w:szCs w:val="24"/>
            <w:lang w:val="en-GB"/>
          </w:rPr>
          <w:delText xml:space="preserve">their </w:delText>
        </w:r>
      </w:del>
      <w:ins w:id="5938" w:author="Jane Shaw" w:date="2015-10-22T13:40:00Z">
        <w:r w:rsidR="00DF35B4">
          <w:rPr>
            <w:rFonts w:asciiTheme="majorBidi" w:hAnsiTheme="majorBidi" w:cstheme="majorBidi"/>
            <w:color w:val="000000" w:themeColor="text1"/>
            <w:szCs w:val="24"/>
            <w:lang w:val="en-GB"/>
          </w:rPr>
          <w:t xml:space="preserve">the national </w:t>
        </w:r>
      </w:ins>
      <w:del w:id="5939" w:author="Jane Shaw" w:date="2015-10-22T13:40:00Z">
        <w:r w:rsidRPr="00F31509" w:rsidDel="00DF35B4">
          <w:rPr>
            <w:rFonts w:asciiTheme="majorBidi" w:hAnsiTheme="majorBidi" w:cstheme="majorBidi"/>
            <w:color w:val="000000" w:themeColor="text1"/>
            <w:szCs w:val="24"/>
            <w:lang w:val="en-GB"/>
          </w:rPr>
          <w:delText xml:space="preserve">respective/responsible </w:delText>
        </w:r>
      </w:del>
      <w:r w:rsidRPr="00F31509">
        <w:rPr>
          <w:rFonts w:asciiTheme="majorBidi" w:hAnsiTheme="majorBidi" w:cstheme="majorBidi"/>
          <w:color w:val="000000" w:themeColor="text1"/>
          <w:szCs w:val="24"/>
          <w:lang w:val="en-GB"/>
        </w:rPr>
        <w:t>statistic</w:t>
      </w:r>
      <w:ins w:id="5940" w:author="Jane Shaw" w:date="2015-10-22T13:40:00Z">
        <w:r w:rsidR="00DF35B4">
          <w:rPr>
            <w:rFonts w:asciiTheme="majorBidi" w:hAnsiTheme="majorBidi" w:cstheme="majorBidi"/>
            <w:color w:val="000000" w:themeColor="text1"/>
            <w:szCs w:val="24"/>
            <w:lang w:val="en-GB"/>
          </w:rPr>
          <w:t>s</w:t>
        </w:r>
      </w:ins>
      <w:del w:id="5941" w:author="Jane Shaw" w:date="2015-10-22T13:40:00Z">
        <w:r w:rsidRPr="00F31509" w:rsidDel="00DF35B4">
          <w:rPr>
            <w:rFonts w:asciiTheme="majorBidi" w:hAnsiTheme="majorBidi" w:cstheme="majorBidi"/>
            <w:color w:val="000000" w:themeColor="text1"/>
            <w:szCs w:val="24"/>
            <w:lang w:val="en-GB"/>
          </w:rPr>
          <w:delText>al</w:delText>
        </w:r>
      </w:del>
      <w:r w:rsidRPr="00F31509">
        <w:rPr>
          <w:rFonts w:asciiTheme="majorBidi" w:hAnsiTheme="majorBidi" w:cstheme="majorBidi"/>
          <w:color w:val="000000" w:themeColor="text1"/>
          <w:szCs w:val="24"/>
          <w:lang w:val="en-GB"/>
        </w:rPr>
        <w:t xml:space="preserve"> office </w:t>
      </w:r>
      <w:del w:id="5942" w:author="Jane Shaw" w:date="2015-10-22T13:40:00Z">
        <w:r w:rsidRPr="00F31509" w:rsidDel="00DF35B4">
          <w:rPr>
            <w:rFonts w:asciiTheme="majorBidi" w:hAnsiTheme="majorBidi" w:cstheme="majorBidi"/>
            <w:color w:val="000000" w:themeColor="text1"/>
            <w:szCs w:val="24"/>
            <w:lang w:val="en-GB"/>
          </w:rPr>
          <w:delText>(NSOs, MoAs)</w:delText>
        </w:r>
      </w:del>
      <w:ins w:id="5943" w:author="Jane Shaw" w:date="2015-10-22T13:40:00Z">
        <w:r w:rsidR="00DF35B4">
          <w:rPr>
            <w:rFonts w:asciiTheme="majorBidi" w:hAnsiTheme="majorBidi" w:cstheme="majorBidi"/>
            <w:color w:val="000000" w:themeColor="text1"/>
            <w:szCs w:val="24"/>
            <w:lang w:val="en-GB"/>
          </w:rPr>
          <w:t>or ministry of agriculture</w:t>
        </w:r>
      </w:ins>
      <w:r w:rsidRPr="00F31509">
        <w:rPr>
          <w:rFonts w:asciiTheme="majorBidi" w:hAnsiTheme="majorBidi" w:cstheme="majorBidi"/>
          <w:color w:val="000000" w:themeColor="text1"/>
          <w:szCs w:val="24"/>
          <w:lang w:val="en-GB"/>
        </w:rPr>
        <w:t xml:space="preserve">. Others compile the questionnaire, but leave large </w:t>
      </w:r>
      <w:del w:id="5944" w:author="Jane Shaw" w:date="2015-10-22T13:41:00Z">
        <w:r w:rsidRPr="00F31509" w:rsidDel="00DF35B4">
          <w:rPr>
            <w:rFonts w:asciiTheme="majorBidi" w:hAnsiTheme="majorBidi" w:cstheme="majorBidi"/>
            <w:color w:val="000000" w:themeColor="text1"/>
            <w:szCs w:val="24"/>
            <w:lang w:val="en-GB"/>
          </w:rPr>
          <w:delText xml:space="preserve">N/A </w:delText>
        </w:r>
      </w:del>
      <w:r w:rsidRPr="00F31509">
        <w:rPr>
          <w:rFonts w:asciiTheme="majorBidi" w:hAnsiTheme="majorBidi" w:cstheme="majorBidi"/>
          <w:color w:val="000000" w:themeColor="text1"/>
          <w:szCs w:val="24"/>
          <w:lang w:val="en-GB"/>
        </w:rPr>
        <w:t xml:space="preserve">gaps, </w:t>
      </w:r>
      <w:ins w:id="5945" w:author="Jane Shaw" w:date="2015-10-22T13:41:00Z">
        <w:r w:rsidR="00DF35B4">
          <w:rPr>
            <w:rFonts w:asciiTheme="majorBidi" w:hAnsiTheme="majorBidi" w:cstheme="majorBidi"/>
            <w:color w:val="000000" w:themeColor="text1"/>
            <w:szCs w:val="24"/>
            <w:lang w:val="en-GB"/>
          </w:rPr>
          <w:t xml:space="preserve">usually </w:t>
        </w:r>
      </w:ins>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w:t>
      </w:r>
      <w:del w:id="5946" w:author="Jane Shaw" w:date="2015-10-22T13:41:00Z">
        <w:r w:rsidRPr="00F31509" w:rsidDel="00DF35B4">
          <w:rPr>
            <w:rFonts w:asciiTheme="majorBidi" w:hAnsiTheme="majorBidi" w:cstheme="majorBidi"/>
            <w:color w:val="000000" w:themeColor="text1"/>
            <w:szCs w:val="24"/>
            <w:lang w:val="en-GB"/>
          </w:rPr>
          <w:delText xml:space="preserve"> in most cases</w:delText>
        </w:r>
      </w:del>
      <w:ins w:id="5947" w:author="Jane Shaw" w:date="2015-10-22T13:41:00Z">
        <w:r w:rsidR="00DF35B4">
          <w:rPr>
            <w:rFonts w:asciiTheme="majorBidi" w:hAnsiTheme="majorBidi" w:cstheme="majorBidi"/>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34"/>
      </w:r>
      <w:del w:id="5960" w:author="Jane Shaw" w:date="2015-10-22T13:41:00Z">
        <w:r w:rsidRPr="00F31509" w:rsidDel="00DF35B4">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p>
    <w:p w14:paraId="28CF5482" w14:textId="77777777" w:rsidR="004F65E4" w:rsidRPr="00F31509" w:rsidDel="00DF35B4" w:rsidRDefault="004F65E4" w:rsidP="004F65E4">
      <w:pPr>
        <w:spacing w:after="0"/>
        <w:jc w:val="both"/>
        <w:rPr>
          <w:del w:id="5961" w:author="Jane Shaw" w:date="2015-10-22T13:48:00Z"/>
          <w:rFonts w:asciiTheme="majorBidi" w:hAnsiTheme="majorBidi" w:cstheme="majorBidi"/>
          <w:color w:val="000000" w:themeColor="text1"/>
          <w:szCs w:val="24"/>
          <w:lang w:val="en-GB"/>
        </w:rPr>
      </w:pPr>
    </w:p>
    <w:p w14:paraId="5E608630" w14:textId="0C9889A4" w:rsidR="00DF35B4" w:rsidRDefault="004F65E4" w:rsidP="004F65E4">
      <w:pPr>
        <w:spacing w:after="0"/>
        <w:jc w:val="both"/>
        <w:rPr>
          <w:ins w:id="5962" w:author="Jane Shaw" w:date="2015-10-22T13:48:00Z"/>
          <w:rFonts w:asciiTheme="majorBidi" w:eastAsia="Times New Roman" w:hAnsiTheme="majorBidi" w:cstheme="majorBidi"/>
          <w:color w:val="000000" w:themeColor="text1"/>
          <w:lang w:val="en-GB"/>
        </w:rPr>
      </w:pPr>
      <w:del w:id="5963" w:author="Jane Shaw" w:date="2015-10-22T13:44:00Z">
        <w:r w:rsidRPr="00F31509" w:rsidDel="00DF35B4">
          <w:rPr>
            <w:rFonts w:asciiTheme="majorBidi" w:eastAsia="Times New Roman" w:hAnsiTheme="majorBidi" w:cstheme="majorBidi"/>
            <w:color w:val="000000" w:themeColor="text1"/>
            <w:lang w:val="en-GB"/>
          </w:rPr>
          <w:delText xml:space="preserve">The </w:delText>
        </w:r>
      </w:del>
      <w:r w:rsidR="00DF35B4" w:rsidRPr="00F31509">
        <w:rPr>
          <w:rFonts w:asciiTheme="majorBidi" w:eastAsia="Times New Roman" w:hAnsiTheme="majorBidi" w:cstheme="majorBidi"/>
          <w:color w:val="000000" w:themeColor="text1"/>
          <w:lang w:val="en-GB"/>
        </w:rPr>
        <w:t xml:space="preserve">Lack </w:t>
      </w:r>
      <w:r w:rsidRPr="00F31509">
        <w:rPr>
          <w:rFonts w:asciiTheme="majorBidi" w:eastAsia="Times New Roman" w:hAnsiTheme="majorBidi" w:cstheme="majorBidi"/>
          <w:color w:val="000000" w:themeColor="text1"/>
          <w:lang w:val="en-GB"/>
        </w:rPr>
        <w:t xml:space="preserve">of data provided in </w:t>
      </w:r>
      <w:del w:id="5964" w:author="Jane Shaw" w:date="2015-10-22T13:47:00Z">
        <w:r w:rsidRPr="00F31509" w:rsidDel="00DF35B4">
          <w:rPr>
            <w:rFonts w:asciiTheme="majorBidi" w:eastAsia="Times New Roman" w:hAnsiTheme="majorBidi" w:cstheme="majorBidi"/>
            <w:color w:val="000000" w:themeColor="text1"/>
            <w:lang w:val="en-GB"/>
          </w:rPr>
          <w:delText xml:space="preserve">the </w:delText>
        </w:r>
      </w:del>
      <w:ins w:id="5965" w:author="Jane Shaw" w:date="2015-10-22T13:47:00Z">
        <w:r w:rsidR="00DF35B4">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questionnaire</w:t>
      </w:r>
      <w:del w:id="5966" w:author="Jane Shaw" w:date="2015-10-22T13:47:00Z">
        <w:r w:rsidRPr="00F31509" w:rsidDel="00DF35B4">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reflects </w:t>
      </w:r>
      <w:del w:id="5967" w:author="Jane Shaw" w:date="2015-10-22T13:44:00Z">
        <w:r w:rsidRPr="00F31509" w:rsidDel="00DF35B4">
          <w:rPr>
            <w:rFonts w:asciiTheme="majorBidi" w:eastAsia="Times New Roman" w:hAnsiTheme="majorBidi" w:cstheme="majorBidi"/>
            <w:color w:val="000000" w:themeColor="text1"/>
            <w:lang w:val="en-GB"/>
          </w:rPr>
          <w:delText xml:space="preserve">the </w:delText>
        </w:r>
      </w:del>
      <w:ins w:id="5968" w:author="Jane Shaw" w:date="2015-10-22T13:44:00Z">
        <w:r w:rsidR="00DF35B4">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 xml:space="preserve">lack of </w:t>
      </w:r>
      <w:del w:id="5969" w:author="Jane Shaw" w:date="2015-10-22T13:44:00Z">
        <w:r w:rsidRPr="00F31509" w:rsidDel="00DF35B4">
          <w:rPr>
            <w:rFonts w:asciiTheme="majorBidi" w:eastAsia="Times New Roman" w:hAnsiTheme="majorBidi" w:cstheme="majorBidi"/>
            <w:color w:val="000000" w:themeColor="text1"/>
            <w:lang w:val="en-GB"/>
          </w:rPr>
          <w:delText xml:space="preserve">data </w:delText>
        </w:r>
      </w:del>
      <w:r w:rsidRPr="00F31509">
        <w:rPr>
          <w:rFonts w:asciiTheme="majorBidi" w:eastAsia="Times New Roman" w:hAnsiTheme="majorBidi" w:cstheme="majorBidi"/>
          <w:color w:val="000000" w:themeColor="text1"/>
          <w:lang w:val="en-GB"/>
        </w:rPr>
        <w:t xml:space="preserve">available </w:t>
      </w:r>
      <w:ins w:id="5970" w:author="Jane Shaw" w:date="2015-10-22T13:44:00Z">
        <w:r w:rsidR="00DF35B4">
          <w:rPr>
            <w:rFonts w:asciiTheme="majorBidi" w:eastAsia="Times New Roman" w:hAnsiTheme="majorBidi" w:cstheme="majorBidi"/>
            <w:color w:val="000000" w:themeColor="text1"/>
            <w:lang w:val="en-GB"/>
          </w:rPr>
          <w:t xml:space="preserve">data </w:t>
        </w:r>
      </w:ins>
      <w:r w:rsidRPr="00F31509">
        <w:rPr>
          <w:rFonts w:asciiTheme="majorBidi" w:eastAsia="Times New Roman" w:hAnsiTheme="majorBidi" w:cstheme="majorBidi"/>
          <w:color w:val="000000" w:themeColor="text1"/>
          <w:lang w:val="en-GB"/>
        </w:rPr>
        <w:t xml:space="preserve">at </w:t>
      </w:r>
      <w:ins w:id="5971" w:author="Jane Shaw" w:date="2015-10-22T13:44:00Z">
        <w:r w:rsidR="00DF35B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country level</w:t>
      </w:r>
      <w:ins w:id="5972" w:author="Jane Shaw" w:date="2015-10-22T13:44:00Z">
        <w:r w:rsidR="00DF35B4">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5973" w:author="Jane Shaw" w:date="2015-10-22T13:45:00Z">
        <w:r w:rsidRPr="00F31509" w:rsidDel="00DF35B4">
          <w:rPr>
            <w:rFonts w:asciiTheme="majorBidi" w:eastAsia="Times New Roman" w:hAnsiTheme="majorBidi" w:cstheme="majorBidi"/>
            <w:color w:val="000000" w:themeColor="text1"/>
            <w:lang w:val="en-GB"/>
          </w:rPr>
          <w:delText xml:space="preserve">and in </w:delText>
        </w:r>
      </w:del>
      <w:ins w:id="5974" w:author="Jane Shaw" w:date="2015-10-22T13:45:00Z">
        <w:r w:rsidR="00DF35B4">
          <w:rPr>
            <w:rFonts w:asciiTheme="majorBidi" w:eastAsia="Times New Roman" w:hAnsiTheme="majorBidi" w:cstheme="majorBidi"/>
            <w:color w:val="000000" w:themeColor="text1"/>
            <w:lang w:val="en-GB"/>
          </w:rPr>
          <w:t xml:space="preserve">including for </w:t>
        </w:r>
      </w:ins>
      <w:r w:rsidRPr="00F31509">
        <w:rPr>
          <w:rFonts w:asciiTheme="majorBidi" w:eastAsia="Times New Roman" w:hAnsiTheme="majorBidi" w:cstheme="majorBidi"/>
          <w:color w:val="000000" w:themeColor="text1"/>
          <w:lang w:val="en-GB"/>
        </w:rPr>
        <w:t xml:space="preserve">setting up </w:t>
      </w:r>
      <w:del w:id="5975" w:author="Jane Shaw" w:date="2015-10-22T13:45:00Z">
        <w:r w:rsidRPr="00F31509" w:rsidDel="00DF35B4">
          <w:rPr>
            <w:rFonts w:asciiTheme="majorBidi" w:eastAsia="Times New Roman" w:hAnsiTheme="majorBidi" w:cstheme="majorBidi"/>
            <w:color w:val="000000" w:themeColor="text1"/>
            <w:lang w:val="en-GB"/>
          </w:rPr>
          <w:delText xml:space="preserve">their </w:delText>
        </w:r>
      </w:del>
      <w:ins w:id="5976" w:author="Jane Shaw" w:date="2015-10-22T13:45:00Z">
        <w:r w:rsidR="00DF35B4">
          <w:rPr>
            <w:rFonts w:asciiTheme="majorBidi" w:eastAsia="Times New Roman" w:hAnsiTheme="majorBidi" w:cstheme="majorBidi"/>
            <w:color w:val="000000" w:themeColor="text1"/>
            <w:lang w:val="en-GB"/>
          </w:rPr>
          <w:t xml:space="preserve">the country’s </w:t>
        </w:r>
      </w:ins>
      <w:r w:rsidRPr="00F31509">
        <w:rPr>
          <w:rFonts w:asciiTheme="majorBidi" w:eastAsia="Times New Roman" w:hAnsiTheme="majorBidi" w:cstheme="majorBidi"/>
          <w:color w:val="000000" w:themeColor="text1"/>
          <w:lang w:val="en-GB"/>
        </w:rPr>
        <w:t>own FBS</w:t>
      </w:r>
      <w:ins w:id="5977" w:author="Jane Shaw" w:date="2015-11-07T19:08:00Z">
        <w:r w:rsidR="00D132AA">
          <w:rPr>
            <w:rFonts w:asciiTheme="majorBidi" w:eastAsia="Times New Roman" w:hAnsiTheme="majorBidi" w:cstheme="majorBidi"/>
            <w:color w:val="000000" w:themeColor="text1"/>
            <w:lang w:val="en-GB"/>
          </w:rPr>
          <w:t>;</w:t>
        </w:r>
      </w:ins>
      <w:ins w:id="5978" w:author="Jane Shaw" w:date="2015-10-22T13:45:00Z">
        <w:r w:rsidR="00DF35B4">
          <w:rPr>
            <w:rFonts w:asciiTheme="majorBidi" w:eastAsia="Times New Roman" w:hAnsiTheme="majorBidi" w:cstheme="majorBidi"/>
            <w:color w:val="000000" w:themeColor="text1"/>
            <w:lang w:val="en-GB"/>
          </w:rPr>
          <w:t xml:space="preserve"> </w:t>
        </w:r>
      </w:ins>
      <w:ins w:id="5979" w:author="Jane Shaw" w:date="2015-11-07T19:08:00Z">
        <w:r w:rsidR="00D132AA">
          <w:rPr>
            <w:rFonts w:asciiTheme="majorBidi" w:eastAsia="Times New Roman" w:hAnsiTheme="majorBidi" w:cstheme="majorBidi"/>
            <w:color w:val="000000" w:themeColor="text1"/>
            <w:lang w:val="en-GB"/>
          </w:rPr>
          <w:t xml:space="preserve">such countries </w:t>
        </w:r>
      </w:ins>
      <w:del w:id="5980" w:author="Jane Shaw" w:date="2015-10-22T13:45:00Z">
        <w:r w:rsidRPr="00F31509" w:rsidDel="00DF35B4">
          <w:rPr>
            <w:rFonts w:asciiTheme="majorBidi" w:eastAsia="Times New Roman" w:hAnsiTheme="majorBidi" w:cstheme="majorBidi"/>
            <w:color w:val="000000" w:themeColor="text1"/>
            <w:lang w:val="en-GB"/>
          </w:rPr>
          <w:delText>s</w:delText>
        </w:r>
        <w:r w:rsidR="0063355B" w:rsidRPr="00F31509" w:rsidDel="00DF35B4">
          <w:rPr>
            <w:rFonts w:asciiTheme="majorBidi" w:eastAsia="Times New Roman" w:hAnsiTheme="majorBidi" w:cstheme="majorBidi"/>
            <w:color w:val="000000" w:themeColor="text1"/>
            <w:lang w:val="en-GB"/>
          </w:rPr>
          <w:delText xml:space="preserve">; </w:delText>
        </w:r>
        <w:r w:rsidRPr="00F31509" w:rsidDel="00DF35B4">
          <w:rPr>
            <w:rFonts w:asciiTheme="majorBidi" w:eastAsia="Times New Roman" w:hAnsiTheme="majorBidi" w:cstheme="majorBidi"/>
            <w:color w:val="000000" w:themeColor="text1"/>
            <w:lang w:val="en-GB"/>
          </w:rPr>
          <w:delText>countries</w:delText>
        </w:r>
      </w:del>
      <w:del w:id="5981" w:author="Jane Shaw" w:date="2015-11-07T19:08:00Z">
        <w:r w:rsidRPr="00F31509" w:rsidDel="00D132AA">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will face the same problems as FAO in completing the SUA and FBS sheets. </w:t>
      </w:r>
    </w:p>
    <w:p w14:paraId="34E9B553" w14:textId="49F79953"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It cannot be stressed often enough that the recommended approach </w:t>
      </w:r>
      <w:del w:id="5982" w:author="Jane Shaw" w:date="2015-10-22T13:45:00Z">
        <w:r w:rsidRPr="00F31509" w:rsidDel="00DF35B4">
          <w:rPr>
            <w:rFonts w:asciiTheme="majorBidi" w:eastAsia="Times New Roman" w:hAnsiTheme="majorBidi" w:cstheme="majorBidi"/>
            <w:color w:val="000000" w:themeColor="text1"/>
            <w:lang w:val="en-GB"/>
          </w:rPr>
          <w:delText xml:space="preserve">to </w:delText>
        </w:r>
      </w:del>
      <w:ins w:id="5983" w:author="Jane Shaw" w:date="2015-10-22T13:45:00Z">
        <w:r w:rsidR="00DF35B4">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fill</w:t>
      </w:r>
      <w:ins w:id="5984" w:author="Jane Shaw" w:date="2015-10-22T13:45:00Z">
        <w:r w:rsidR="00DF35B4">
          <w:rPr>
            <w:rFonts w:asciiTheme="majorBidi" w:eastAsia="Times New Roman" w:hAnsiTheme="majorBidi" w:cstheme="majorBidi"/>
            <w:color w:val="000000" w:themeColor="text1"/>
            <w:lang w:val="en-GB"/>
          </w:rPr>
          <w:t>ing</w:t>
        </w:r>
      </w:ins>
      <w:r w:rsidRPr="00F31509">
        <w:rPr>
          <w:rFonts w:asciiTheme="majorBidi" w:eastAsia="Times New Roman" w:hAnsiTheme="majorBidi" w:cstheme="majorBidi"/>
          <w:color w:val="000000" w:themeColor="text1"/>
          <w:lang w:val="en-GB"/>
        </w:rPr>
        <w:t xml:space="preserve"> </w:t>
      </w:r>
      <w:del w:id="5985" w:author="Jane Shaw" w:date="2015-10-22T13:45:00Z">
        <w:r w:rsidRPr="00F31509" w:rsidDel="00DF35B4">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data gaps is to undertake surveys</w:t>
      </w:r>
      <w:ins w:id="5986" w:author="Jane Shaw" w:date="2015-10-22T13:45:00Z">
        <w:r w:rsidR="00DF35B4">
          <w:rPr>
            <w:rFonts w:asciiTheme="majorBidi" w:eastAsia="Times New Roman" w:hAnsiTheme="majorBidi" w:cstheme="majorBidi"/>
            <w:color w:val="000000" w:themeColor="text1"/>
            <w:lang w:val="en-GB"/>
          </w:rPr>
          <w:t xml:space="preserve"> and</w:t>
        </w:r>
      </w:ins>
      <w:del w:id="5987" w:author="Jane Shaw" w:date="2015-10-22T13:45:00Z">
        <w:r w:rsidRPr="00F31509" w:rsidDel="00DF35B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del w:id="5988" w:author="Jane Shaw" w:date="2015-10-22T13:46:00Z">
        <w:r w:rsidRPr="00F31509" w:rsidDel="00DF35B4">
          <w:rPr>
            <w:rFonts w:asciiTheme="majorBidi" w:eastAsia="Times New Roman" w:hAnsiTheme="majorBidi" w:cstheme="majorBidi"/>
            <w:color w:val="000000" w:themeColor="text1"/>
            <w:lang w:val="en-GB"/>
          </w:rPr>
          <w:delText xml:space="preserve">As stressed at various instances in this document, </w:delText>
        </w:r>
      </w:del>
      <w:r w:rsidRPr="00F31509">
        <w:rPr>
          <w:rFonts w:asciiTheme="majorBidi" w:eastAsia="Times New Roman" w:hAnsiTheme="majorBidi" w:cstheme="majorBidi"/>
          <w:color w:val="000000" w:themeColor="text1"/>
          <w:lang w:val="en-GB"/>
        </w:rPr>
        <w:t>FBS compilers should make every effort to obtain empirically measured information. No imputation method</w:t>
      </w:r>
      <w:del w:id="5989" w:author="Jane Shaw" w:date="2015-11-07T19:08:00Z">
        <w:r w:rsidRPr="00F31509" w:rsidDel="00D132AA">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no matter how sophisticated, can replace measurement. </w:t>
      </w:r>
      <w:del w:id="5990" w:author="Jane Shaw" w:date="2015-10-22T13:55:00Z">
        <w:r w:rsidRPr="00F31509" w:rsidDel="00421B3B">
          <w:rPr>
            <w:rFonts w:asciiTheme="majorBidi" w:eastAsia="Times New Roman" w:hAnsiTheme="majorBidi" w:cstheme="majorBidi"/>
            <w:color w:val="000000" w:themeColor="text1"/>
            <w:lang w:val="en-GB"/>
          </w:rPr>
          <w:delText>Needless to say</w:delText>
        </w:r>
        <w:r w:rsidR="0063355B" w:rsidRPr="00F31509" w:rsidDel="00421B3B">
          <w:rPr>
            <w:rFonts w:asciiTheme="majorBidi" w:eastAsia="Times New Roman" w:hAnsiTheme="majorBidi" w:cstheme="majorBidi"/>
            <w:color w:val="000000" w:themeColor="text1"/>
            <w:lang w:val="en-GB"/>
          </w:rPr>
          <w:delText>,</w:delText>
        </w:r>
        <w:r w:rsidRPr="00F31509" w:rsidDel="00421B3B">
          <w:rPr>
            <w:rFonts w:asciiTheme="majorBidi" w:eastAsia="Times New Roman" w:hAnsiTheme="majorBidi" w:cstheme="majorBidi"/>
            <w:color w:val="000000" w:themeColor="text1"/>
            <w:lang w:val="en-GB"/>
          </w:rPr>
          <w:delText xml:space="preserve"> </w:delText>
        </w:r>
      </w:del>
      <w:r w:rsidR="00421B3B"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also </w:t>
      </w:r>
      <w:del w:id="5991" w:author="Jane Shaw" w:date="2015-10-22T13:55:00Z">
        <w:r w:rsidRPr="00F31509" w:rsidDel="00421B3B">
          <w:rPr>
            <w:rFonts w:asciiTheme="majorBidi" w:eastAsia="Times New Roman" w:hAnsiTheme="majorBidi" w:cstheme="majorBidi"/>
            <w:color w:val="000000" w:themeColor="text1"/>
            <w:lang w:val="en-GB"/>
          </w:rPr>
          <w:delText xml:space="preserve">holds </w:delText>
        </w:r>
      </w:del>
      <w:ins w:id="5992" w:author="Jane Shaw" w:date="2015-10-22T13:55:00Z">
        <w:r w:rsidR="00421B3B">
          <w:rPr>
            <w:rFonts w:asciiTheme="majorBidi" w:eastAsia="Times New Roman" w:hAnsiTheme="majorBidi" w:cstheme="majorBidi"/>
            <w:color w:val="000000" w:themeColor="text1"/>
            <w:lang w:val="en-GB"/>
          </w:rPr>
          <w:t xml:space="preserve">applies to </w:t>
        </w:r>
      </w:ins>
      <w:del w:id="5993" w:author="Jane Shaw" w:date="2015-10-22T13:55:00Z">
        <w:r w:rsidRPr="00F31509" w:rsidDel="00421B3B">
          <w:rPr>
            <w:rFonts w:asciiTheme="majorBidi" w:eastAsia="Times New Roman" w:hAnsiTheme="majorBidi" w:cstheme="majorBidi"/>
            <w:color w:val="000000" w:themeColor="text1"/>
            <w:lang w:val="en-GB"/>
          </w:rPr>
          <w:delText xml:space="preserve">for </w:delText>
        </w:r>
      </w:del>
      <w:r w:rsidRPr="00F31509">
        <w:rPr>
          <w:rFonts w:asciiTheme="majorBidi" w:eastAsia="Times New Roman" w:hAnsiTheme="majorBidi" w:cstheme="majorBidi"/>
          <w:color w:val="000000" w:themeColor="text1"/>
          <w:lang w:val="en-GB"/>
        </w:rPr>
        <w:t xml:space="preserve">all </w:t>
      </w:r>
      <w:ins w:id="5994" w:author="Jane Shaw" w:date="2015-10-22T13:46:00Z">
        <w:r w:rsidR="00DF35B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imputation methods presented in this </w:t>
      </w:r>
      <w:del w:id="5995" w:author="Jane Shaw" w:date="2015-10-22T13:46:00Z">
        <w:r w:rsidRPr="00F31509" w:rsidDel="00DF35B4">
          <w:rPr>
            <w:rFonts w:asciiTheme="majorBidi" w:eastAsia="Times New Roman" w:hAnsiTheme="majorBidi" w:cstheme="majorBidi"/>
            <w:color w:val="000000" w:themeColor="text1"/>
            <w:lang w:val="en-GB"/>
          </w:rPr>
          <w:delText>document</w:delText>
        </w:r>
      </w:del>
      <w:ins w:id="5996" w:author="Jane Shaw" w:date="2015-10-22T13:46:00Z">
        <w:r w:rsidR="00DF35B4">
          <w:rPr>
            <w:rFonts w:asciiTheme="majorBidi" w:eastAsia="Times New Roman" w:hAnsiTheme="majorBidi" w:cstheme="majorBidi"/>
            <w:color w:val="000000" w:themeColor="text1"/>
            <w:lang w:val="en-GB"/>
          </w:rPr>
          <w:t>source book</w:t>
        </w:r>
      </w:ins>
      <w:ins w:id="5997" w:author="Jane Shaw" w:date="2015-10-22T13:55:00Z">
        <w:r w:rsidR="00421B3B">
          <w:rPr>
            <w:rFonts w:asciiTheme="majorBidi" w:eastAsia="Times New Roman" w:hAnsiTheme="majorBidi" w:cstheme="majorBidi"/>
            <w:color w:val="000000" w:themeColor="text1"/>
            <w:lang w:val="en-GB"/>
          </w:rPr>
          <w:t>:</w:t>
        </w:r>
      </w:ins>
      <w:del w:id="5998" w:author="Jane Shaw" w:date="2015-10-22T13:55:00Z">
        <w:r w:rsidRPr="00F31509" w:rsidDel="00421B3B">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r w:rsidR="00421B3B"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methods cannot be surrogates for surveys, censuses</w:t>
      </w:r>
      <w:del w:id="5999" w:author="Jane Shaw" w:date="2015-10-22T13:46:00Z">
        <w:r w:rsidRPr="00F31509" w:rsidDel="00DF35B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missing data</w:t>
      </w:r>
      <w:ins w:id="6000" w:author="Jane Shaw" w:date="2015-10-22T13:47:00Z">
        <w:r w:rsidR="00DF35B4">
          <w:rPr>
            <w:rFonts w:asciiTheme="majorBidi" w:eastAsia="Times New Roman" w:hAnsiTheme="majorBidi" w:cstheme="majorBidi"/>
            <w:color w:val="000000" w:themeColor="text1"/>
            <w:lang w:val="en-GB"/>
          </w:rPr>
          <w:t xml:space="preserve">, </w:t>
        </w:r>
      </w:ins>
      <w:del w:id="6001" w:author="Jane Shaw" w:date="2015-10-22T13:47:00Z">
        <w:r w:rsidRPr="00F31509" w:rsidDel="00DF35B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conversion factors</w:t>
      </w:r>
      <w:ins w:id="6002" w:author="Jane Shaw" w:date="2015-10-22T13:47:00Z">
        <w:r w:rsidR="00DF35B4">
          <w:rPr>
            <w:rFonts w:asciiTheme="majorBidi" w:eastAsia="Times New Roman" w:hAnsiTheme="majorBidi" w:cstheme="majorBidi"/>
            <w:color w:val="000000" w:themeColor="text1"/>
            <w:lang w:val="en-GB"/>
          </w:rPr>
          <w:t xml:space="preserve">, </w:t>
        </w:r>
      </w:ins>
      <w:del w:id="6003" w:author="Jane Shaw" w:date="2015-10-22T13:47:00Z">
        <w:r w:rsidRPr="00F31509" w:rsidDel="00DF35B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etc. be imputed. </w:t>
      </w:r>
      <w:del w:id="6004" w:author="Jane Shaw" w:date="2015-10-22T13:47:00Z">
        <w:r w:rsidRPr="00F31509" w:rsidDel="00DF35B4">
          <w:rPr>
            <w:rFonts w:asciiTheme="majorBidi" w:eastAsia="Times New Roman" w:hAnsiTheme="majorBidi" w:cstheme="majorBidi"/>
            <w:color w:val="000000" w:themeColor="text1"/>
            <w:lang w:val="en-GB"/>
          </w:rPr>
          <w:delText xml:space="preserve">But </w:delText>
        </w:r>
      </w:del>
      <w:ins w:id="6005" w:author="Jane Shaw" w:date="2015-10-22T13:47:00Z">
        <w:r w:rsidR="00DF35B4">
          <w:rPr>
            <w:rFonts w:asciiTheme="majorBidi" w:eastAsia="Times New Roman" w:hAnsiTheme="majorBidi" w:cstheme="majorBidi"/>
            <w:color w:val="000000" w:themeColor="text1"/>
            <w:lang w:val="en-GB"/>
          </w:rPr>
          <w:t xml:space="preserve">However, although </w:t>
        </w:r>
      </w:ins>
      <w:del w:id="6006" w:author="Jane Shaw" w:date="2015-10-22T13:47:00Z">
        <w:r w:rsidRPr="00F31509" w:rsidDel="00DF35B4">
          <w:rPr>
            <w:rFonts w:asciiTheme="majorBidi" w:eastAsia="Times New Roman" w:hAnsiTheme="majorBidi" w:cstheme="majorBidi"/>
            <w:color w:val="000000" w:themeColor="text1"/>
            <w:lang w:val="en-GB"/>
          </w:rPr>
          <w:delText xml:space="preserve">while </w:delText>
        </w:r>
      </w:del>
      <w:r w:rsidRPr="00F31509">
        <w:rPr>
          <w:rFonts w:asciiTheme="majorBidi" w:eastAsia="Times New Roman" w:hAnsiTheme="majorBidi" w:cstheme="majorBidi"/>
          <w:color w:val="000000" w:themeColor="text1"/>
          <w:lang w:val="en-GB"/>
        </w:rPr>
        <w:t xml:space="preserve">imputation cannot replace measurement, there are wide differences in the suitability of imputation methods. Good imputation methods are not only necessary to generate missing information, they can also be used to triangulate measured information and </w:t>
      </w:r>
      <w:del w:id="6007" w:author="Jane Shaw" w:date="2015-10-22T13:56:00Z">
        <w:r w:rsidRPr="00F31509" w:rsidDel="00421B3B">
          <w:rPr>
            <w:rFonts w:asciiTheme="majorBidi" w:eastAsia="Times New Roman" w:hAnsiTheme="majorBidi" w:cstheme="majorBidi"/>
            <w:color w:val="000000" w:themeColor="text1"/>
            <w:lang w:val="en-GB"/>
          </w:rPr>
          <w:delText xml:space="preserve">potentially </w:delText>
        </w:r>
      </w:del>
      <w:r w:rsidRPr="00F31509">
        <w:rPr>
          <w:rFonts w:asciiTheme="majorBidi" w:eastAsia="Times New Roman" w:hAnsiTheme="majorBidi" w:cstheme="majorBidi"/>
          <w:color w:val="000000" w:themeColor="text1"/>
          <w:lang w:val="en-GB"/>
        </w:rPr>
        <w:t>discover inconsistencies</w:t>
      </w:r>
      <w:del w:id="6008" w:author="Jane Shaw" w:date="2015-10-22T13:56:00Z">
        <w:r w:rsidRPr="00F31509" w:rsidDel="00421B3B">
          <w:rPr>
            <w:rFonts w:asciiTheme="majorBidi" w:eastAsia="Times New Roman" w:hAnsiTheme="majorBidi" w:cstheme="majorBidi"/>
            <w:color w:val="000000" w:themeColor="text1"/>
            <w:lang w:val="en-GB"/>
          </w:rPr>
          <w:delText xml:space="preserve"> in measured information</w:delText>
        </w:r>
      </w:del>
      <w:r w:rsidRPr="00F31509">
        <w:rPr>
          <w:rFonts w:asciiTheme="majorBidi" w:eastAsia="Times New Roman" w:hAnsiTheme="majorBidi" w:cstheme="majorBidi"/>
          <w:color w:val="000000" w:themeColor="text1"/>
          <w:lang w:val="en-GB"/>
        </w:rPr>
        <w:t xml:space="preserve">. </w:t>
      </w:r>
      <w:ins w:id="6009" w:author="Jane Shaw" w:date="2015-10-22T13:56:00Z">
        <w:r w:rsidR="00421B3B">
          <w:rPr>
            <w:rFonts w:asciiTheme="majorBidi" w:eastAsia="Times New Roman" w:hAnsiTheme="majorBidi" w:cstheme="majorBidi"/>
            <w:color w:val="000000" w:themeColor="text1"/>
            <w:lang w:val="en-GB"/>
          </w:rPr>
          <w:t xml:space="preserve">For example, </w:t>
        </w:r>
      </w:ins>
      <w:r w:rsidR="00421B3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feed</w:t>
      </w:r>
      <w:ins w:id="6010" w:author="Jane Shaw" w:date="2015-10-22T13:56:00Z">
        <w:r w:rsidR="005E7192">
          <w:rPr>
            <w:rFonts w:asciiTheme="majorBidi" w:eastAsia="Times New Roman" w:hAnsiTheme="majorBidi" w:cstheme="majorBidi"/>
            <w:color w:val="000000" w:themeColor="text1"/>
            <w:lang w:val="en-GB"/>
          </w:rPr>
          <w:t xml:space="preserve"> </w:t>
        </w:r>
      </w:ins>
      <w:del w:id="6011" w:author="Jane Shaw" w:date="2015-10-22T13:56:00Z">
        <w:r w:rsidRPr="00F31509" w:rsidDel="00421B3B">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use imputation method </w:t>
      </w:r>
      <w:del w:id="6012" w:author="Jane Shaw" w:date="2015-10-22T13:56:00Z">
        <w:r w:rsidRPr="00F31509" w:rsidDel="00421B3B">
          <w:rPr>
            <w:rFonts w:asciiTheme="majorBidi" w:eastAsia="Times New Roman" w:hAnsiTheme="majorBidi" w:cstheme="majorBidi"/>
            <w:color w:val="000000" w:themeColor="text1"/>
            <w:lang w:val="en-GB"/>
          </w:rPr>
          <w:delText xml:space="preserve">for instance </w:delText>
        </w:r>
      </w:del>
      <w:r w:rsidRPr="00F31509">
        <w:rPr>
          <w:rFonts w:asciiTheme="majorBidi" w:eastAsia="Times New Roman" w:hAnsiTheme="majorBidi" w:cstheme="majorBidi"/>
          <w:color w:val="000000" w:themeColor="text1"/>
          <w:lang w:val="en-GB"/>
        </w:rPr>
        <w:t xml:space="preserve">offers several options for consistency checks and quality control (see </w:t>
      </w:r>
      <w:ins w:id="6013" w:author="Jane Shaw" w:date="2015-10-22T13:58:00Z">
        <w:r w:rsidR="00421B3B">
          <w:rPr>
            <w:rFonts w:asciiTheme="majorBidi" w:eastAsia="Times New Roman" w:hAnsiTheme="majorBidi" w:cstheme="majorBidi"/>
            <w:color w:val="000000" w:themeColor="text1"/>
            <w:lang w:val="en-GB"/>
          </w:rPr>
          <w:t xml:space="preserve">subsection on </w:t>
        </w:r>
      </w:ins>
      <w:r w:rsidR="00421B3B" w:rsidRPr="00F31509">
        <w:rPr>
          <w:rFonts w:asciiTheme="majorBidi" w:eastAsia="Times New Roman" w:hAnsiTheme="majorBidi" w:cstheme="majorBidi"/>
          <w:color w:val="000000" w:themeColor="text1"/>
          <w:lang w:val="en-GB"/>
        </w:rPr>
        <w:t xml:space="preserve">Feed </w:t>
      </w:r>
      <w:ins w:id="6014" w:author="Jane Shaw" w:date="2015-10-22T13:57:00Z">
        <w:r w:rsidR="00421B3B">
          <w:rPr>
            <w:rFonts w:asciiTheme="majorBidi" w:eastAsia="Times New Roman" w:hAnsiTheme="majorBidi" w:cstheme="majorBidi"/>
            <w:color w:val="000000" w:themeColor="text1"/>
            <w:lang w:val="en-GB"/>
          </w:rPr>
          <w:t xml:space="preserve">use </w:t>
        </w:r>
      </w:ins>
      <w:ins w:id="6015" w:author="Jane Shaw" w:date="2015-10-22T13:58:00Z">
        <w:r w:rsidR="00421B3B">
          <w:rPr>
            <w:rFonts w:asciiTheme="majorBidi" w:eastAsia="Times New Roman" w:hAnsiTheme="majorBidi" w:cstheme="majorBidi"/>
            <w:color w:val="000000" w:themeColor="text1"/>
            <w:lang w:val="en-GB"/>
          </w:rPr>
          <w:t xml:space="preserve">data in </w:t>
        </w:r>
      </w:ins>
      <w:r w:rsidRPr="00F31509">
        <w:rPr>
          <w:rFonts w:asciiTheme="majorBidi" w:eastAsia="Times New Roman" w:hAnsiTheme="majorBidi" w:cstheme="majorBidi"/>
          <w:color w:val="000000" w:themeColor="text1"/>
          <w:lang w:val="en-GB"/>
        </w:rPr>
        <w:t xml:space="preserve">section </w:t>
      </w:r>
      <w:del w:id="6016" w:author="Jane Shaw" w:date="2015-10-22T13:58:00Z">
        <w:r w:rsidR="00E85A3D" w:rsidRPr="00F31509" w:rsidDel="005E7192">
          <w:rPr>
            <w:rFonts w:asciiTheme="majorBidi" w:eastAsia="Times New Roman" w:hAnsiTheme="majorBidi" w:cstheme="majorBidi"/>
            <w:color w:val="000000" w:themeColor="text1"/>
            <w:lang w:val="en-GB"/>
          </w:rPr>
          <w:delText xml:space="preserve">on page </w:delText>
        </w:r>
        <w:r w:rsidR="003D789C" w:rsidRPr="00F31509" w:rsidDel="005E7192">
          <w:rPr>
            <w:rFonts w:asciiTheme="majorBidi" w:hAnsiTheme="majorBidi" w:cstheme="majorBidi"/>
            <w:lang w:val="en-GB"/>
          </w:rPr>
          <w:fldChar w:fldCharType="begin"/>
        </w:r>
        <w:r w:rsidR="00E85A3D" w:rsidRPr="00F31509" w:rsidDel="005E7192">
          <w:rPr>
            <w:rFonts w:asciiTheme="majorBidi" w:hAnsiTheme="majorBidi" w:cstheme="majorBidi"/>
            <w:color w:val="000000" w:themeColor="text1"/>
            <w:szCs w:val="24"/>
            <w:lang w:val="en-GB"/>
          </w:rPr>
          <w:delInstrText xml:space="preserve"> PAGEREF _Ref428814109 \h </w:delInstrText>
        </w:r>
        <w:r w:rsidR="003D789C" w:rsidRPr="00F31509" w:rsidDel="005E7192">
          <w:rPr>
            <w:rFonts w:asciiTheme="majorBidi" w:hAnsiTheme="majorBidi" w:cstheme="majorBidi"/>
            <w:lang w:val="en-GB"/>
          </w:rPr>
        </w:r>
        <w:r w:rsidR="003D789C" w:rsidRPr="00F31509" w:rsidDel="005E7192">
          <w:rPr>
            <w:rFonts w:asciiTheme="majorBidi" w:hAnsiTheme="majorBidi" w:cstheme="majorBidi"/>
            <w:color w:val="000000" w:themeColor="text1"/>
            <w:szCs w:val="24"/>
            <w:lang w:val="en-GB"/>
          </w:rPr>
          <w:fldChar w:fldCharType="separate"/>
        </w:r>
        <w:r w:rsidR="00E24798" w:rsidDel="005E7192">
          <w:rPr>
            <w:rFonts w:asciiTheme="majorBidi" w:hAnsiTheme="majorBidi" w:cstheme="majorBidi"/>
            <w:noProof/>
            <w:color w:val="000000" w:themeColor="text1"/>
            <w:szCs w:val="24"/>
            <w:lang w:val="en-GB"/>
          </w:rPr>
          <w:delText>26</w:delText>
        </w:r>
        <w:r w:rsidR="003D789C" w:rsidRPr="00F31509" w:rsidDel="005E7192">
          <w:rPr>
            <w:rFonts w:asciiTheme="majorBidi" w:hAnsiTheme="majorBidi" w:cstheme="majorBidi"/>
            <w:lang w:val="en-GB"/>
          </w:rPr>
          <w:fldChar w:fldCharType="end"/>
        </w:r>
      </w:del>
      <w:ins w:id="6017" w:author="Jane Shaw" w:date="2015-10-22T13:58:00Z">
        <w:r w:rsidR="005E7192">
          <w:rPr>
            <w:rFonts w:asciiTheme="majorBidi" w:eastAsia="Times New Roman" w:hAnsiTheme="majorBidi" w:cstheme="majorBidi"/>
            <w:color w:val="000000" w:themeColor="text1"/>
            <w:lang w:val="en-GB"/>
          </w:rPr>
          <w:t>1.</w:t>
        </w:r>
        <w:r w:rsidR="00323C90">
          <w:rPr>
            <w:rFonts w:asciiTheme="majorBidi" w:eastAsia="Times New Roman" w:hAnsiTheme="majorBidi" w:cstheme="majorBidi"/>
            <w:color w:val="000000" w:themeColor="text1"/>
            <w:lang w:val="en-GB"/>
          </w:rPr>
          <w:t>3</w:t>
        </w:r>
      </w:ins>
      <w:r w:rsidRPr="00F31509">
        <w:rPr>
          <w:rFonts w:asciiTheme="majorBidi" w:eastAsia="Times New Roman" w:hAnsiTheme="majorBidi" w:cstheme="majorBidi"/>
          <w:color w:val="000000" w:themeColor="text1"/>
          <w:lang w:val="en-GB"/>
        </w:rPr>
        <w:t xml:space="preserve">). </w:t>
      </w:r>
    </w:p>
    <w:p w14:paraId="04DE108A" w14:textId="77777777" w:rsidR="004F65E4" w:rsidRPr="00F31509" w:rsidDel="005E7192" w:rsidRDefault="004F65E4" w:rsidP="004F65E4">
      <w:pPr>
        <w:spacing w:after="0"/>
        <w:jc w:val="both"/>
        <w:rPr>
          <w:del w:id="6018" w:author="Jane Shaw" w:date="2015-10-22T13:58:00Z"/>
          <w:rFonts w:asciiTheme="majorBidi" w:hAnsiTheme="majorBidi" w:cstheme="majorBidi"/>
          <w:color w:val="000000" w:themeColor="text1"/>
          <w:szCs w:val="24"/>
          <w:lang w:val="en-GB"/>
        </w:rPr>
      </w:pPr>
    </w:p>
    <w:p w14:paraId="562D3A60" w14:textId="37938C31" w:rsidR="004F65E4" w:rsidRDefault="004F65E4" w:rsidP="004F65E4">
      <w:pPr>
        <w:spacing w:after="0"/>
        <w:jc w:val="both"/>
        <w:rPr>
          <w:rFonts w:asciiTheme="majorBidi" w:hAnsiTheme="majorBidi" w:cstheme="majorBidi"/>
          <w:bCs/>
          <w:color w:val="000000" w:themeColor="text1"/>
          <w:szCs w:val="24"/>
          <w:lang w:val="en-GB"/>
        </w:rPr>
      </w:pPr>
      <w:del w:id="6019" w:author="Jane Shaw" w:date="2015-10-22T13:58:00Z">
        <w:r w:rsidRPr="00F31509" w:rsidDel="005E7192">
          <w:rPr>
            <w:rFonts w:asciiTheme="majorBidi" w:hAnsiTheme="majorBidi" w:cstheme="majorBidi"/>
            <w:bCs/>
            <w:color w:val="000000" w:themeColor="text1"/>
            <w:szCs w:val="24"/>
            <w:lang w:val="en-GB"/>
          </w:rPr>
          <w:delText xml:space="preserve">In order </w:delText>
        </w:r>
      </w:del>
      <w:ins w:id="6020" w:author="Jane Shaw" w:date="2015-10-22T13:58:00Z">
        <w:r w:rsidR="005E7192">
          <w:rPr>
            <w:rFonts w:asciiTheme="majorBidi" w:hAnsiTheme="majorBidi" w:cstheme="majorBidi"/>
            <w:bCs/>
            <w:color w:val="000000" w:themeColor="text1"/>
            <w:szCs w:val="24"/>
            <w:lang w:val="en-GB"/>
          </w:rPr>
          <w:t>T</w:t>
        </w:r>
      </w:ins>
      <w:del w:id="6021" w:author="Jane Shaw" w:date="2015-10-22T13:58:00Z">
        <w:r w:rsidRPr="00F31509" w:rsidDel="005E7192">
          <w:rPr>
            <w:rFonts w:asciiTheme="majorBidi" w:hAnsiTheme="majorBidi" w:cstheme="majorBidi"/>
            <w:bCs/>
            <w:color w:val="000000" w:themeColor="text1"/>
            <w:szCs w:val="24"/>
            <w:lang w:val="en-GB"/>
          </w:rPr>
          <w:delText>t</w:delText>
        </w:r>
      </w:del>
      <w:r w:rsidRPr="00F31509">
        <w:rPr>
          <w:rFonts w:asciiTheme="majorBidi" w:hAnsiTheme="majorBidi" w:cstheme="majorBidi"/>
          <w:bCs/>
          <w:color w:val="000000" w:themeColor="text1"/>
          <w:szCs w:val="24"/>
          <w:lang w:val="en-GB"/>
        </w:rPr>
        <w:t xml:space="preserve">o improve availability and comparability, data are also collected from </w:t>
      </w:r>
      <w:del w:id="6022" w:author="Jane Shaw" w:date="2015-10-22T13:58:00Z">
        <w:r w:rsidRPr="00F31509" w:rsidDel="005E7192">
          <w:rPr>
            <w:rFonts w:asciiTheme="majorBidi" w:hAnsiTheme="majorBidi" w:cstheme="majorBidi"/>
            <w:bCs/>
            <w:color w:val="000000" w:themeColor="text1"/>
            <w:szCs w:val="24"/>
            <w:lang w:val="en-GB"/>
          </w:rPr>
          <w:delText xml:space="preserve">other </w:delText>
        </w:r>
      </w:del>
      <w:r w:rsidRPr="00F31509">
        <w:rPr>
          <w:rFonts w:asciiTheme="majorBidi" w:hAnsiTheme="majorBidi" w:cstheme="majorBidi"/>
          <w:bCs/>
          <w:color w:val="000000" w:themeColor="text1"/>
          <w:szCs w:val="24"/>
          <w:lang w:val="en-GB"/>
        </w:rPr>
        <w:t xml:space="preserve">sources such as </w:t>
      </w:r>
      <w:ins w:id="6023" w:author="Jane Shaw" w:date="2015-10-22T13:58:00Z">
        <w:r w:rsidR="005E7192">
          <w:rPr>
            <w:rFonts w:asciiTheme="majorBidi" w:hAnsiTheme="majorBidi" w:cstheme="majorBidi"/>
            <w:bCs/>
            <w:color w:val="000000" w:themeColor="text1"/>
            <w:szCs w:val="24"/>
            <w:lang w:val="en-GB"/>
          </w:rPr>
          <w:t xml:space="preserve">official </w:t>
        </w:r>
      </w:ins>
      <w:r w:rsidR="005E7192" w:rsidRPr="00F31509">
        <w:rPr>
          <w:rFonts w:asciiTheme="majorBidi" w:hAnsiTheme="majorBidi" w:cstheme="majorBidi"/>
          <w:bCs/>
          <w:color w:val="000000" w:themeColor="text1"/>
          <w:szCs w:val="24"/>
          <w:lang w:val="en-GB"/>
        </w:rPr>
        <w:t xml:space="preserve">national </w:t>
      </w:r>
      <w:del w:id="6024" w:author="Jane Shaw" w:date="2015-10-22T13:59:00Z">
        <w:r w:rsidR="005E7192" w:rsidRPr="00F31509" w:rsidDel="005E7192">
          <w:rPr>
            <w:rFonts w:asciiTheme="majorBidi" w:hAnsiTheme="majorBidi" w:cstheme="majorBidi"/>
            <w:bCs/>
            <w:color w:val="000000" w:themeColor="text1"/>
            <w:szCs w:val="24"/>
            <w:lang w:val="en-GB"/>
          </w:rPr>
          <w:delText xml:space="preserve">official </w:delText>
        </w:r>
      </w:del>
      <w:r w:rsidR="005E7192" w:rsidRPr="00F31509">
        <w:rPr>
          <w:rFonts w:asciiTheme="majorBidi" w:hAnsiTheme="majorBidi" w:cstheme="majorBidi"/>
          <w:bCs/>
          <w:color w:val="000000" w:themeColor="text1"/>
          <w:szCs w:val="24"/>
          <w:lang w:val="en-GB"/>
        </w:rPr>
        <w:t xml:space="preserve">publications </w:t>
      </w:r>
      <w:r w:rsidRPr="00F31509">
        <w:rPr>
          <w:rFonts w:asciiTheme="majorBidi" w:hAnsiTheme="majorBidi" w:cstheme="majorBidi"/>
          <w:bCs/>
          <w:color w:val="000000" w:themeColor="text1"/>
          <w:szCs w:val="24"/>
          <w:lang w:val="en-GB"/>
        </w:rPr>
        <w:t>(general and agricultural yearbooks, monthly bulletins)</w:t>
      </w:r>
      <w:ins w:id="6025" w:author="Jane Shaw" w:date="2015-10-22T13:59:00Z">
        <w:r w:rsidR="005E7192">
          <w:rPr>
            <w:rFonts w:asciiTheme="majorBidi" w:hAnsiTheme="majorBidi" w:cstheme="majorBidi"/>
            <w:bCs/>
            <w:color w:val="000000" w:themeColor="text1"/>
            <w:szCs w:val="24"/>
            <w:lang w:val="en-GB"/>
          </w:rPr>
          <w:t>,</w:t>
        </w:r>
      </w:ins>
      <w:r w:rsidRPr="00F31509">
        <w:rPr>
          <w:rFonts w:asciiTheme="majorBidi" w:hAnsiTheme="majorBidi" w:cstheme="majorBidi"/>
          <w:bCs/>
          <w:color w:val="000000" w:themeColor="text1"/>
          <w:szCs w:val="24"/>
          <w:lang w:val="en-GB"/>
        </w:rPr>
        <w:t xml:space="preserve"> international databases (EUROSTAT, OECD), or </w:t>
      </w:r>
      <w:del w:id="6026" w:author="Jane Shaw" w:date="2015-10-22T13:59:00Z">
        <w:r w:rsidRPr="00F31509" w:rsidDel="005E7192">
          <w:rPr>
            <w:rFonts w:asciiTheme="majorBidi" w:hAnsiTheme="majorBidi" w:cstheme="majorBidi"/>
            <w:bCs/>
            <w:color w:val="000000" w:themeColor="text1"/>
            <w:szCs w:val="24"/>
            <w:lang w:val="en-GB"/>
          </w:rPr>
          <w:delText xml:space="preserve">from </w:delText>
        </w:r>
      </w:del>
      <w:r w:rsidRPr="00F31509">
        <w:rPr>
          <w:rFonts w:asciiTheme="majorBidi" w:hAnsiTheme="majorBidi" w:cstheme="majorBidi"/>
          <w:bCs/>
          <w:color w:val="000000" w:themeColor="text1"/>
          <w:szCs w:val="24"/>
          <w:lang w:val="en-GB"/>
        </w:rPr>
        <w:t xml:space="preserve">FAO and UN reports </w:t>
      </w:r>
      <w:del w:id="6027" w:author="Jane Shaw" w:date="2015-10-22T13:59:00Z">
        <w:r w:rsidRPr="00F31509" w:rsidDel="005E7192">
          <w:rPr>
            <w:rFonts w:asciiTheme="majorBidi" w:hAnsiTheme="majorBidi" w:cstheme="majorBidi"/>
            <w:bCs/>
            <w:color w:val="000000" w:themeColor="text1"/>
            <w:szCs w:val="24"/>
            <w:lang w:val="en-GB"/>
          </w:rPr>
          <w:delText xml:space="preserve">based on </w:delText>
        </w:r>
      </w:del>
      <w:ins w:id="6028" w:author="Jane Shaw" w:date="2015-10-22T13:59:00Z">
        <w:r w:rsidR="005E7192">
          <w:rPr>
            <w:rFonts w:asciiTheme="majorBidi" w:hAnsiTheme="majorBidi" w:cstheme="majorBidi"/>
            <w:bCs/>
            <w:color w:val="000000" w:themeColor="text1"/>
            <w:szCs w:val="24"/>
            <w:lang w:val="en-GB"/>
          </w:rPr>
          <w:t xml:space="preserve">of </w:t>
        </w:r>
      </w:ins>
      <w:r w:rsidRPr="00F31509">
        <w:rPr>
          <w:rFonts w:asciiTheme="majorBidi" w:hAnsiTheme="majorBidi" w:cstheme="majorBidi"/>
          <w:bCs/>
          <w:color w:val="000000" w:themeColor="text1"/>
          <w:szCs w:val="24"/>
          <w:lang w:val="en-GB"/>
        </w:rPr>
        <w:t xml:space="preserve">missions to countries. </w:t>
      </w:r>
      <w:del w:id="6029" w:author="Jane Shaw" w:date="2015-10-22T13:59:00Z">
        <w:r w:rsidRPr="00F31509" w:rsidDel="005E7192">
          <w:rPr>
            <w:rFonts w:asciiTheme="majorBidi" w:hAnsiTheme="majorBidi" w:cstheme="majorBidi"/>
            <w:bCs/>
            <w:color w:val="000000" w:themeColor="text1"/>
            <w:szCs w:val="24"/>
            <w:lang w:val="en-GB"/>
          </w:rPr>
          <w:delText>In the recent past</w:delText>
        </w:r>
      </w:del>
      <w:ins w:id="6030" w:author="Jane Shaw" w:date="2015-10-22T13:59:00Z">
        <w:r w:rsidR="005E7192">
          <w:rPr>
            <w:rFonts w:asciiTheme="majorBidi" w:hAnsiTheme="majorBidi" w:cstheme="majorBidi"/>
            <w:bCs/>
            <w:color w:val="000000" w:themeColor="text1"/>
            <w:szCs w:val="24"/>
            <w:lang w:val="en-GB"/>
          </w:rPr>
          <w:t>Recently</w:t>
        </w:r>
      </w:ins>
      <w:r w:rsidRPr="00F31509">
        <w:rPr>
          <w:rFonts w:asciiTheme="majorBidi" w:hAnsiTheme="majorBidi" w:cstheme="majorBidi"/>
          <w:bCs/>
          <w:color w:val="000000" w:themeColor="text1"/>
          <w:szCs w:val="24"/>
          <w:lang w:val="en-GB"/>
        </w:rPr>
        <w:t xml:space="preserve">, </w:t>
      </w:r>
      <w:del w:id="6031" w:author="Jane Shaw" w:date="2015-10-22T13:59:00Z">
        <w:r w:rsidRPr="00F31509" w:rsidDel="005E7192">
          <w:rPr>
            <w:rFonts w:asciiTheme="majorBidi" w:hAnsiTheme="majorBidi" w:cstheme="majorBidi"/>
            <w:bCs/>
            <w:color w:val="000000" w:themeColor="text1"/>
            <w:szCs w:val="24"/>
            <w:lang w:val="en-GB"/>
          </w:rPr>
          <w:delText xml:space="preserve">the FAO Statistics Division also </w:delText>
        </w:r>
      </w:del>
      <w:ins w:id="6032" w:author="Jane Shaw" w:date="2015-10-22T13:59:00Z">
        <w:r w:rsidR="005E7192">
          <w:rPr>
            <w:rFonts w:asciiTheme="majorBidi" w:hAnsiTheme="majorBidi" w:cstheme="majorBidi"/>
            <w:bCs/>
            <w:color w:val="000000" w:themeColor="text1"/>
            <w:szCs w:val="24"/>
            <w:lang w:val="en-GB"/>
          </w:rPr>
          <w:t xml:space="preserve">ESS </w:t>
        </w:r>
      </w:ins>
      <w:r w:rsidRPr="00F31509">
        <w:rPr>
          <w:rFonts w:asciiTheme="majorBidi" w:hAnsiTheme="majorBidi" w:cstheme="majorBidi"/>
          <w:bCs/>
          <w:color w:val="000000" w:themeColor="text1"/>
          <w:szCs w:val="24"/>
          <w:lang w:val="en-GB"/>
        </w:rPr>
        <w:t xml:space="preserve">organized </w:t>
      </w:r>
      <w:del w:id="6033" w:author="Jane Shaw" w:date="2015-10-22T13:59:00Z">
        <w:r w:rsidRPr="00F31509" w:rsidDel="005E7192">
          <w:rPr>
            <w:rFonts w:asciiTheme="majorBidi" w:hAnsiTheme="majorBidi" w:cstheme="majorBidi"/>
            <w:bCs/>
            <w:color w:val="000000" w:themeColor="text1"/>
            <w:szCs w:val="24"/>
            <w:lang w:val="en-GB"/>
          </w:rPr>
          <w:delText xml:space="preserve">ad-hoc </w:delText>
        </w:r>
      </w:del>
      <w:r w:rsidRPr="00F31509">
        <w:rPr>
          <w:rFonts w:asciiTheme="majorBidi" w:hAnsiTheme="majorBidi" w:cstheme="majorBidi"/>
          <w:bCs/>
          <w:color w:val="000000" w:themeColor="text1"/>
          <w:szCs w:val="24"/>
          <w:lang w:val="en-GB"/>
        </w:rPr>
        <w:t xml:space="preserve">workshops </w:t>
      </w:r>
      <w:del w:id="6034" w:author="Jane Shaw" w:date="2015-10-22T13:59:00Z">
        <w:r w:rsidRPr="00F31509" w:rsidDel="005E7192">
          <w:rPr>
            <w:rFonts w:asciiTheme="majorBidi" w:hAnsiTheme="majorBidi" w:cstheme="majorBidi"/>
            <w:bCs/>
            <w:color w:val="000000" w:themeColor="text1"/>
            <w:szCs w:val="24"/>
            <w:lang w:val="en-GB"/>
          </w:rPr>
          <w:delText xml:space="preserve">on </w:delText>
        </w:r>
      </w:del>
      <w:ins w:id="6035" w:author="Jane Shaw" w:date="2015-10-22T13:59:00Z">
        <w:r w:rsidR="005E7192">
          <w:rPr>
            <w:rFonts w:asciiTheme="majorBidi" w:hAnsiTheme="majorBidi" w:cstheme="majorBidi"/>
            <w:bCs/>
            <w:color w:val="000000" w:themeColor="text1"/>
            <w:szCs w:val="24"/>
            <w:lang w:val="en-GB"/>
          </w:rPr>
          <w:t xml:space="preserve">in </w:t>
        </w:r>
      </w:ins>
      <w:r w:rsidRPr="00F31509">
        <w:rPr>
          <w:rFonts w:asciiTheme="majorBidi" w:hAnsiTheme="majorBidi" w:cstheme="majorBidi"/>
          <w:bCs/>
          <w:color w:val="000000" w:themeColor="text1"/>
          <w:szCs w:val="24"/>
          <w:lang w:val="en-GB"/>
        </w:rPr>
        <w:t xml:space="preserve">five </w:t>
      </w:r>
      <w:del w:id="6036" w:author="Jane Shaw" w:date="2015-10-22T13:59:00Z">
        <w:r w:rsidRPr="00F31509" w:rsidDel="005E7192">
          <w:rPr>
            <w:rFonts w:asciiTheme="majorBidi" w:hAnsiTheme="majorBidi" w:cstheme="majorBidi"/>
            <w:bCs/>
            <w:color w:val="000000" w:themeColor="text1"/>
            <w:szCs w:val="24"/>
            <w:lang w:val="en-GB"/>
          </w:rPr>
          <w:delText xml:space="preserve">continents </w:delText>
        </w:r>
      </w:del>
      <w:ins w:id="6037" w:author="Jane Shaw" w:date="2015-10-22T13:59:00Z">
        <w:r w:rsidR="005E7192">
          <w:rPr>
            <w:rFonts w:asciiTheme="majorBidi" w:hAnsiTheme="majorBidi" w:cstheme="majorBidi"/>
            <w:bCs/>
            <w:color w:val="000000" w:themeColor="text1"/>
            <w:szCs w:val="24"/>
            <w:lang w:val="en-GB"/>
          </w:rPr>
          <w:t xml:space="preserve">regions </w:t>
        </w:r>
      </w:ins>
      <w:r w:rsidRPr="00F31509">
        <w:rPr>
          <w:rFonts w:asciiTheme="majorBidi" w:hAnsiTheme="majorBidi" w:cstheme="majorBidi"/>
          <w:bCs/>
          <w:color w:val="000000" w:themeColor="text1"/>
          <w:szCs w:val="24"/>
          <w:lang w:val="en-GB"/>
        </w:rPr>
        <w:t xml:space="preserve">to present the FAO data collection process </w:t>
      </w:r>
      <w:del w:id="6038" w:author="Jane Shaw" w:date="2015-10-22T14:00:00Z">
        <w:r w:rsidRPr="00F31509" w:rsidDel="005E7192">
          <w:rPr>
            <w:rFonts w:asciiTheme="majorBidi" w:hAnsiTheme="majorBidi" w:cstheme="majorBidi"/>
            <w:bCs/>
            <w:color w:val="000000" w:themeColor="text1"/>
            <w:szCs w:val="24"/>
            <w:lang w:val="en-GB"/>
          </w:rPr>
          <w:delText xml:space="preserve">to </w:delText>
        </w:r>
      </w:del>
      <w:del w:id="6039" w:author="Jane Shaw" w:date="2015-10-22T13:59:00Z">
        <w:r w:rsidRPr="00F31509" w:rsidDel="005E7192">
          <w:rPr>
            <w:rFonts w:asciiTheme="majorBidi" w:hAnsiTheme="majorBidi" w:cstheme="majorBidi"/>
            <w:bCs/>
            <w:color w:val="000000" w:themeColor="text1"/>
            <w:szCs w:val="24"/>
            <w:lang w:val="en-GB"/>
          </w:rPr>
          <w:delText xml:space="preserve">the </w:delText>
        </w:r>
      </w:del>
      <w:del w:id="6040" w:author="Jane Shaw" w:date="2015-10-22T14:00:00Z">
        <w:r w:rsidRPr="00F31509" w:rsidDel="005E7192">
          <w:rPr>
            <w:rFonts w:asciiTheme="majorBidi" w:hAnsiTheme="majorBidi" w:cstheme="majorBidi"/>
            <w:bCs/>
            <w:color w:val="000000" w:themeColor="text1"/>
            <w:szCs w:val="24"/>
            <w:lang w:val="en-GB"/>
          </w:rPr>
          <w:delText xml:space="preserve">countries, </w:delText>
        </w:r>
      </w:del>
      <w:r w:rsidRPr="00F31509">
        <w:rPr>
          <w:rFonts w:asciiTheme="majorBidi" w:hAnsiTheme="majorBidi" w:cstheme="majorBidi"/>
          <w:bCs/>
          <w:color w:val="000000" w:themeColor="text1"/>
          <w:szCs w:val="24"/>
          <w:lang w:val="en-GB"/>
        </w:rPr>
        <w:t xml:space="preserve">and </w:t>
      </w:r>
      <w:del w:id="6041" w:author="Jane Shaw" w:date="2015-10-22T14:00:00Z">
        <w:r w:rsidRPr="00F31509" w:rsidDel="005E7192">
          <w:rPr>
            <w:rFonts w:asciiTheme="majorBidi" w:hAnsiTheme="majorBidi" w:cstheme="majorBidi"/>
            <w:bCs/>
            <w:color w:val="000000" w:themeColor="text1"/>
            <w:szCs w:val="24"/>
            <w:lang w:val="en-GB"/>
          </w:rPr>
          <w:delText xml:space="preserve">to </w:delText>
        </w:r>
      </w:del>
      <w:r w:rsidRPr="00F31509">
        <w:rPr>
          <w:rFonts w:asciiTheme="majorBidi" w:hAnsiTheme="majorBidi" w:cstheme="majorBidi"/>
          <w:bCs/>
          <w:color w:val="000000" w:themeColor="text1"/>
          <w:szCs w:val="24"/>
          <w:lang w:val="en-GB"/>
        </w:rPr>
        <w:t xml:space="preserve">solicit </w:t>
      </w:r>
      <w:ins w:id="6042" w:author="Jane Shaw" w:date="2015-10-22T14:00:00Z">
        <w:r w:rsidR="005E7192">
          <w:rPr>
            <w:rFonts w:asciiTheme="majorBidi" w:hAnsiTheme="majorBidi" w:cstheme="majorBidi"/>
            <w:bCs/>
            <w:color w:val="000000" w:themeColor="text1"/>
            <w:szCs w:val="24"/>
            <w:lang w:val="en-GB"/>
          </w:rPr>
          <w:t xml:space="preserve">countries’ </w:t>
        </w:r>
      </w:ins>
      <w:del w:id="6043" w:author="Jane Shaw" w:date="2015-10-22T14:00:00Z">
        <w:r w:rsidRPr="00F31509" w:rsidDel="005E7192">
          <w:rPr>
            <w:rFonts w:asciiTheme="majorBidi" w:hAnsiTheme="majorBidi" w:cstheme="majorBidi"/>
            <w:bCs/>
            <w:color w:val="000000" w:themeColor="text1"/>
            <w:szCs w:val="24"/>
            <w:lang w:val="en-GB"/>
          </w:rPr>
          <w:delText xml:space="preserve">their </w:delText>
        </w:r>
      </w:del>
      <w:r w:rsidRPr="00F31509">
        <w:rPr>
          <w:rFonts w:asciiTheme="majorBidi" w:hAnsiTheme="majorBidi" w:cstheme="majorBidi"/>
          <w:bCs/>
          <w:color w:val="000000" w:themeColor="text1"/>
          <w:szCs w:val="24"/>
          <w:lang w:val="en-GB"/>
        </w:rPr>
        <w:t xml:space="preserve">help in enhancing </w:t>
      </w:r>
      <w:del w:id="6044" w:author="Jane Shaw" w:date="2015-10-22T14:00:00Z">
        <w:r w:rsidRPr="00F31509" w:rsidDel="005E7192">
          <w:rPr>
            <w:rFonts w:asciiTheme="majorBidi" w:hAnsiTheme="majorBidi" w:cstheme="majorBidi"/>
            <w:bCs/>
            <w:color w:val="000000" w:themeColor="text1"/>
            <w:szCs w:val="24"/>
            <w:lang w:val="en-GB"/>
          </w:rPr>
          <w:delText xml:space="preserve">the </w:delText>
        </w:r>
      </w:del>
      <w:r w:rsidRPr="00F31509">
        <w:rPr>
          <w:rFonts w:asciiTheme="majorBidi" w:hAnsiTheme="majorBidi" w:cstheme="majorBidi"/>
          <w:bCs/>
          <w:color w:val="000000" w:themeColor="text1"/>
          <w:szCs w:val="24"/>
          <w:lang w:val="en-GB"/>
        </w:rPr>
        <w:t>overall data reliability</w:t>
      </w:r>
      <w:del w:id="6045" w:author="Jane Shaw" w:date="2015-10-22T14:00:00Z">
        <w:r w:rsidRPr="00F31509" w:rsidDel="005E7192">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w:t>
      </w:r>
      <w:del w:id="6046" w:author="Jane Shaw" w:date="2015-10-22T14:00:00Z">
        <w:r w:rsidRPr="00F31509" w:rsidDel="005E7192">
          <w:rPr>
            <w:rFonts w:asciiTheme="majorBidi" w:hAnsiTheme="majorBidi" w:cstheme="majorBidi"/>
            <w:bCs/>
            <w:color w:val="000000" w:themeColor="text1"/>
            <w:szCs w:val="24"/>
            <w:lang w:val="en-GB"/>
          </w:rPr>
          <w:delText xml:space="preserve">as well as in </w:delText>
        </w:r>
      </w:del>
      <w:ins w:id="6047" w:author="Jane Shaw" w:date="2015-10-22T14:00:00Z">
        <w:r w:rsidR="005E7192">
          <w:rPr>
            <w:rFonts w:asciiTheme="majorBidi" w:hAnsiTheme="majorBidi" w:cstheme="majorBidi"/>
            <w:bCs/>
            <w:color w:val="000000" w:themeColor="text1"/>
            <w:szCs w:val="24"/>
            <w:lang w:val="en-GB"/>
          </w:rPr>
          <w:t xml:space="preserve">and </w:t>
        </w:r>
      </w:ins>
      <w:del w:id="6048" w:author="Jane Shaw" w:date="2015-10-22T14:00:00Z">
        <w:r w:rsidRPr="00F31509" w:rsidDel="005E7192">
          <w:rPr>
            <w:rFonts w:asciiTheme="majorBidi" w:hAnsiTheme="majorBidi" w:cstheme="majorBidi"/>
            <w:bCs/>
            <w:color w:val="000000" w:themeColor="text1"/>
            <w:szCs w:val="24"/>
            <w:lang w:val="en-GB"/>
          </w:rPr>
          <w:delText xml:space="preserve">strengthening data </w:delText>
        </w:r>
      </w:del>
      <w:r w:rsidRPr="00F31509">
        <w:rPr>
          <w:rFonts w:asciiTheme="majorBidi" w:hAnsiTheme="majorBidi" w:cstheme="majorBidi"/>
          <w:bCs/>
          <w:color w:val="000000" w:themeColor="text1"/>
          <w:szCs w:val="24"/>
          <w:lang w:val="en-GB"/>
        </w:rPr>
        <w:t xml:space="preserve">timeliness and the coherence of </w:t>
      </w:r>
      <w:del w:id="6049" w:author="Jane Shaw" w:date="2015-10-22T14:01:00Z">
        <w:r w:rsidRPr="00F31509" w:rsidDel="005E7192">
          <w:rPr>
            <w:rFonts w:asciiTheme="majorBidi" w:hAnsiTheme="majorBidi" w:cstheme="majorBidi"/>
            <w:bCs/>
            <w:color w:val="000000" w:themeColor="text1"/>
            <w:szCs w:val="24"/>
            <w:lang w:val="en-GB"/>
          </w:rPr>
          <w:delText xml:space="preserve">the </w:delText>
        </w:r>
      </w:del>
      <w:ins w:id="6050" w:author="Jane Shaw" w:date="2015-10-22T14:01:00Z">
        <w:r w:rsidR="005E7192">
          <w:rPr>
            <w:rFonts w:asciiTheme="majorBidi" w:hAnsiTheme="majorBidi" w:cstheme="majorBidi"/>
            <w:bCs/>
            <w:color w:val="000000" w:themeColor="text1"/>
            <w:szCs w:val="24"/>
            <w:lang w:val="en-GB"/>
          </w:rPr>
          <w:t xml:space="preserve">data </w:t>
        </w:r>
      </w:ins>
      <w:r w:rsidRPr="00F31509">
        <w:rPr>
          <w:rFonts w:asciiTheme="majorBidi" w:hAnsiTheme="majorBidi" w:cstheme="majorBidi"/>
          <w:bCs/>
          <w:color w:val="000000" w:themeColor="text1"/>
          <w:szCs w:val="24"/>
          <w:lang w:val="en-GB"/>
        </w:rPr>
        <w:t xml:space="preserve">series. </w:t>
      </w:r>
    </w:p>
    <w:p w14:paraId="20255037" w14:textId="77777777" w:rsidR="004240BF" w:rsidDel="005E7192" w:rsidRDefault="004240BF" w:rsidP="004F65E4">
      <w:pPr>
        <w:spacing w:after="0"/>
        <w:jc w:val="both"/>
        <w:rPr>
          <w:del w:id="6051" w:author="Jane Shaw" w:date="2015-10-22T14:01:00Z"/>
          <w:rFonts w:asciiTheme="majorBidi" w:hAnsiTheme="majorBidi" w:cstheme="majorBidi"/>
          <w:bCs/>
          <w:color w:val="000000" w:themeColor="text1"/>
          <w:szCs w:val="24"/>
          <w:lang w:val="en-GB"/>
        </w:rPr>
      </w:pPr>
    </w:p>
    <w:p w14:paraId="52831191" w14:textId="57AECBCF" w:rsidR="004240BF" w:rsidRDefault="004240BF" w:rsidP="004F65E4">
      <w:pPr>
        <w:spacing w:after="0"/>
        <w:jc w:val="both"/>
        <w:rPr>
          <w:ins w:id="6052" w:author="Jane Shaw" w:date="2015-10-22T14:05:00Z"/>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The classification scheme used is the UN</w:t>
      </w:r>
      <w:ins w:id="6053" w:author="Jane Shaw" w:date="2015-10-22T14:01:00Z">
        <w:r w:rsidR="005E7192">
          <w:rPr>
            <w:rFonts w:asciiTheme="majorBidi" w:hAnsiTheme="majorBidi" w:cstheme="majorBidi"/>
            <w:bCs/>
            <w:color w:val="000000" w:themeColor="text1"/>
            <w:szCs w:val="24"/>
            <w:lang w:val="en-GB"/>
          </w:rPr>
          <w:t>’s</w:t>
        </w:r>
      </w:ins>
      <w:r>
        <w:rPr>
          <w:rFonts w:asciiTheme="majorBidi" w:hAnsiTheme="majorBidi" w:cstheme="majorBidi"/>
          <w:bCs/>
          <w:color w:val="000000" w:themeColor="text1"/>
          <w:szCs w:val="24"/>
          <w:lang w:val="en-GB"/>
        </w:rPr>
        <w:t xml:space="preserve"> Central Product Classification (CPC) expanded for agricultural statistics.</w:t>
      </w:r>
    </w:p>
    <w:p w14:paraId="24C629E1" w14:textId="77777777" w:rsidR="005E7192" w:rsidRPr="00F31509" w:rsidRDefault="005E7192" w:rsidP="004F65E4">
      <w:pPr>
        <w:spacing w:after="0"/>
        <w:jc w:val="both"/>
        <w:rPr>
          <w:rFonts w:asciiTheme="majorBidi" w:hAnsiTheme="majorBidi" w:cstheme="majorBidi"/>
          <w:color w:val="000000" w:themeColor="text1"/>
          <w:szCs w:val="24"/>
          <w:lang w:val="en-GB"/>
        </w:rPr>
      </w:pPr>
    </w:p>
    <w:p w14:paraId="0945BB60" w14:textId="4BDF4297" w:rsidR="004F65E4" w:rsidRPr="00F31509" w:rsidDel="005E7192" w:rsidRDefault="004F65E4" w:rsidP="004F65E4">
      <w:pPr>
        <w:spacing w:after="0"/>
        <w:jc w:val="both"/>
        <w:rPr>
          <w:del w:id="6054" w:author="Jane Shaw" w:date="2015-10-22T14:01:00Z"/>
          <w:rFonts w:asciiTheme="majorBidi" w:hAnsiTheme="majorBidi" w:cstheme="majorBidi"/>
          <w:color w:val="000000" w:themeColor="text1"/>
          <w:szCs w:val="24"/>
          <w:lang w:val="en-GB"/>
        </w:rPr>
      </w:pPr>
    </w:p>
    <w:p w14:paraId="5332013B" w14:textId="1F3FEF5B" w:rsidR="004F65E4" w:rsidRPr="00F31509" w:rsidRDefault="00455BD6">
      <w:pPr>
        <w:pStyle w:val="Titolo3"/>
        <w:pPrChange w:id="6055" w:author="Jane Shaw" w:date="2015-11-04T15:53:00Z">
          <w:pPr>
            <w:pStyle w:val="Titolo2"/>
          </w:pPr>
        </w:pPrChange>
      </w:pPr>
      <w:bookmarkStart w:id="6056" w:name="_Toc428383835"/>
      <w:bookmarkStart w:id="6057" w:name="_Toc428436057"/>
      <w:bookmarkStart w:id="6058" w:name="_Toc428436358"/>
      <w:bookmarkStart w:id="6059" w:name="_Toc308029360"/>
      <w:bookmarkStart w:id="6060" w:name="_Toc308029551"/>
      <w:bookmarkStart w:id="6061" w:name="_Toc421025852"/>
      <w:ins w:id="6062" w:author="Jane Shaw" w:date="2015-11-04T15:54:00Z">
        <w:r>
          <w:t xml:space="preserve">The </w:t>
        </w:r>
      </w:ins>
      <w:r w:rsidRPr="00F31509">
        <w:t xml:space="preserve">imputation </w:t>
      </w:r>
      <w:del w:id="6063" w:author="Jane Shaw" w:date="2015-11-04T15:54:00Z">
        <w:r w:rsidR="004F65E4" w:rsidRPr="00F31509" w:rsidDel="00455BD6">
          <w:delText>of production data</w:delText>
        </w:r>
        <w:bookmarkEnd w:id="6056"/>
        <w:bookmarkEnd w:id="6057"/>
        <w:bookmarkEnd w:id="6058"/>
        <w:bookmarkEnd w:id="6059"/>
        <w:bookmarkEnd w:id="6060"/>
        <w:r w:rsidR="004F65E4" w:rsidRPr="00F31509" w:rsidDel="00455BD6">
          <w:delText xml:space="preserve"> </w:delText>
        </w:r>
      </w:del>
      <w:bookmarkEnd w:id="6061"/>
      <w:ins w:id="6064" w:author="Jane Shaw" w:date="2015-11-04T15:54:00Z">
        <w:r>
          <w:t>procedure</w:t>
        </w:r>
      </w:ins>
    </w:p>
    <w:p w14:paraId="4066067B" w14:textId="4CDD1F9B"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Before embarking on data imputation processes, FBS compilers are encouraged to subject their data to basic quality checks. These checks include a considerable range of operations</w:t>
      </w:r>
      <w:del w:id="6065" w:author="Jane Shaw" w:date="2015-10-22T14:05:00Z">
        <w:r w:rsidRPr="00F31509" w:rsidDel="005E7192">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6066" w:author="Jane Shaw" w:date="2015-10-22T14:05:00Z">
        <w:r w:rsidRPr="00F31509" w:rsidDel="005E7192">
          <w:rPr>
            <w:rFonts w:asciiTheme="majorBidi" w:eastAsia="Times New Roman" w:hAnsiTheme="majorBidi" w:cstheme="majorBidi"/>
            <w:color w:val="000000" w:themeColor="text1"/>
            <w:lang w:val="en-GB"/>
          </w:rPr>
          <w:delText xml:space="preserve">e.g. </w:delText>
        </w:r>
      </w:del>
      <w:ins w:id="6067" w:author="Jane Shaw" w:date="2015-10-22T14:05:00Z">
        <w:r w:rsidR="005E7192">
          <w:rPr>
            <w:rFonts w:asciiTheme="majorBidi" w:eastAsia="Times New Roman" w:hAnsiTheme="majorBidi" w:cstheme="majorBidi"/>
            <w:color w:val="000000" w:themeColor="text1"/>
            <w:lang w:val="en-GB"/>
          </w:rPr>
          <w:t xml:space="preserve">such as </w:t>
        </w:r>
      </w:ins>
      <w:r w:rsidRPr="00F31509">
        <w:rPr>
          <w:rFonts w:asciiTheme="majorBidi" w:eastAsia="Times New Roman" w:hAnsiTheme="majorBidi" w:cstheme="majorBidi"/>
          <w:color w:val="000000" w:themeColor="text1"/>
          <w:lang w:val="en-GB"/>
        </w:rPr>
        <w:t>vetting and adjusting units of measurement, weeding out outliers, identifying transcription errors</w:t>
      </w:r>
      <w:ins w:id="6068" w:author="Jane Shaw" w:date="2015-10-22T14:05:00Z">
        <w:r w:rsidR="005E7192">
          <w:rPr>
            <w:rFonts w:asciiTheme="majorBidi" w:eastAsia="Times New Roman" w:hAnsiTheme="majorBidi" w:cstheme="majorBidi"/>
            <w:color w:val="000000" w:themeColor="text1"/>
            <w:lang w:val="en-GB"/>
          </w:rPr>
          <w:t xml:space="preserve"> and</w:t>
        </w:r>
      </w:ins>
      <w:del w:id="6069" w:author="Jane Shaw" w:date="2015-10-22T14:05:00Z">
        <w:r w:rsidRPr="00F31509" w:rsidDel="005E7192">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filling </w:t>
      </w:r>
      <w:del w:id="6070" w:author="Jane Shaw" w:date="2015-10-22T14:05:00Z">
        <w:r w:rsidRPr="00F31509" w:rsidDel="005E7192">
          <w:rPr>
            <w:rFonts w:asciiTheme="majorBidi" w:eastAsia="Times New Roman" w:hAnsiTheme="majorBidi" w:cstheme="majorBidi"/>
            <w:color w:val="000000" w:themeColor="text1"/>
            <w:lang w:val="en-GB"/>
          </w:rPr>
          <w:delText xml:space="preserve">in </w:delText>
        </w:r>
      </w:del>
      <w:r w:rsidRPr="00F31509">
        <w:rPr>
          <w:rFonts w:asciiTheme="majorBidi" w:eastAsia="Times New Roman" w:hAnsiTheme="majorBidi" w:cstheme="majorBidi"/>
          <w:color w:val="000000" w:themeColor="text1"/>
          <w:lang w:val="en-GB"/>
        </w:rPr>
        <w:t>obvious gaps</w:t>
      </w:r>
      <w:del w:id="6071" w:author="Jane Shaw" w:date="2015-10-22T14:05:00Z">
        <w:r w:rsidRPr="00F31509" w:rsidDel="005E7192">
          <w:rPr>
            <w:rFonts w:asciiTheme="majorBidi" w:eastAsia="Times New Roman" w:hAnsiTheme="majorBidi" w:cstheme="majorBidi"/>
            <w:color w:val="000000" w:themeColor="text1"/>
            <w:lang w:val="en-GB"/>
          </w:rPr>
          <w:delText>, and so forth</w:delText>
        </w:r>
      </w:del>
      <w:r w:rsidRPr="00F31509">
        <w:rPr>
          <w:rFonts w:asciiTheme="majorBidi" w:eastAsia="Times New Roman" w:hAnsiTheme="majorBidi" w:cstheme="majorBidi"/>
          <w:color w:val="000000" w:themeColor="text1"/>
          <w:lang w:val="en-GB"/>
        </w:rPr>
        <w:t xml:space="preserve">. A general concept </w:t>
      </w:r>
      <w:del w:id="6072" w:author="Jane Shaw" w:date="2015-10-22T14:06:00Z">
        <w:r w:rsidRPr="00F31509" w:rsidDel="005E7192">
          <w:rPr>
            <w:rFonts w:asciiTheme="majorBidi" w:eastAsia="Times New Roman" w:hAnsiTheme="majorBidi" w:cstheme="majorBidi"/>
            <w:color w:val="000000" w:themeColor="text1"/>
            <w:lang w:val="en-GB"/>
          </w:rPr>
          <w:delText xml:space="preserve">towards </w:delText>
        </w:r>
      </w:del>
      <w:ins w:id="6073" w:author="Jane Shaw" w:date="2015-10-22T14:06:00Z">
        <w:r w:rsidR="005E7192">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improv</w:t>
      </w:r>
      <w:ins w:id="6074" w:author="Jane Shaw" w:date="2015-10-22T14:06:00Z">
        <w:r w:rsidR="005E7192">
          <w:rPr>
            <w:rFonts w:asciiTheme="majorBidi" w:eastAsia="Times New Roman" w:hAnsiTheme="majorBidi" w:cstheme="majorBidi"/>
            <w:color w:val="000000" w:themeColor="text1"/>
            <w:lang w:val="en-GB"/>
          </w:rPr>
          <w:t>ing</w:t>
        </w:r>
      </w:ins>
      <w:del w:id="6075" w:author="Jane Shaw" w:date="2015-10-22T14:06:00Z">
        <w:r w:rsidRPr="00F31509" w:rsidDel="005E7192">
          <w:rPr>
            <w:rFonts w:asciiTheme="majorBidi" w:eastAsia="Times New Roman" w:hAnsiTheme="majorBidi" w:cstheme="majorBidi"/>
            <w:color w:val="000000" w:themeColor="text1"/>
            <w:lang w:val="en-GB"/>
          </w:rPr>
          <w:delText>ed</w:delText>
        </w:r>
      </w:del>
      <w:r w:rsidRPr="00F31509">
        <w:rPr>
          <w:rFonts w:asciiTheme="majorBidi" w:eastAsia="Times New Roman" w:hAnsiTheme="majorBidi" w:cstheme="majorBidi"/>
          <w:color w:val="000000" w:themeColor="text1"/>
          <w:lang w:val="en-GB"/>
        </w:rPr>
        <w:t xml:space="preserve"> data quality is laid out in </w:t>
      </w:r>
      <w:del w:id="6076" w:author="Jane Shaw" w:date="2015-10-22T14:06:00Z">
        <w:r w:rsidR="00375CFB" w:rsidRPr="00F31509" w:rsidDel="005E7192">
          <w:rPr>
            <w:rFonts w:asciiTheme="majorBidi" w:eastAsia="Times New Roman" w:hAnsiTheme="majorBidi" w:cstheme="majorBidi"/>
            <w:color w:val="000000" w:themeColor="text1"/>
            <w:lang w:val="en-GB"/>
          </w:rPr>
          <w:delText xml:space="preserve">the </w:delText>
        </w:r>
      </w:del>
      <w:ins w:id="6077" w:author="Jane Shaw" w:date="2015-10-22T14:06:00Z">
        <w:r w:rsidR="005E7192">
          <w:rPr>
            <w:rFonts w:asciiTheme="majorBidi" w:eastAsia="Times New Roman" w:hAnsiTheme="majorBidi" w:cstheme="majorBidi"/>
            <w:color w:val="000000" w:themeColor="text1"/>
            <w:lang w:val="en-GB"/>
          </w:rPr>
          <w:t xml:space="preserve">FAO’s </w:t>
        </w:r>
      </w:ins>
      <w:r w:rsidRPr="00F31509">
        <w:rPr>
          <w:rFonts w:asciiTheme="majorBidi" w:eastAsia="Times New Roman" w:hAnsiTheme="majorBidi" w:cstheme="majorBidi"/>
          <w:color w:val="000000" w:themeColor="text1"/>
          <w:lang w:val="en-GB"/>
        </w:rPr>
        <w:t>Statistic</w:t>
      </w:r>
      <w:ins w:id="6078" w:author="Jane Shaw" w:date="2015-10-22T14:13:00Z">
        <w:r w:rsidR="005E7192">
          <w:rPr>
            <w:rFonts w:asciiTheme="majorBidi" w:eastAsia="Times New Roman" w:hAnsiTheme="majorBidi" w:cstheme="majorBidi"/>
            <w:color w:val="000000" w:themeColor="text1"/>
            <w:lang w:val="en-GB"/>
          </w:rPr>
          <w:t>s</w:t>
        </w:r>
      </w:ins>
      <w:del w:id="6079" w:author="Jane Shaw" w:date="2015-10-22T14:13:00Z">
        <w:r w:rsidRPr="00F31509" w:rsidDel="005E7192">
          <w:rPr>
            <w:rFonts w:asciiTheme="majorBidi" w:eastAsia="Times New Roman" w:hAnsiTheme="majorBidi" w:cstheme="majorBidi"/>
            <w:color w:val="000000" w:themeColor="text1"/>
            <w:lang w:val="en-GB"/>
          </w:rPr>
          <w:delText>al</w:delText>
        </w:r>
      </w:del>
      <w:r w:rsidRPr="00F31509">
        <w:rPr>
          <w:rFonts w:asciiTheme="majorBidi" w:eastAsia="Times New Roman" w:hAnsiTheme="majorBidi" w:cstheme="majorBidi"/>
          <w:color w:val="000000" w:themeColor="text1"/>
          <w:lang w:val="en-GB"/>
        </w:rPr>
        <w:t xml:space="preserve"> Quality Assurance Framework</w:t>
      </w:r>
      <w:del w:id="6080" w:author="Jane Shaw" w:date="2015-11-04T15:31:00Z">
        <w:r w:rsidRPr="00F31509" w:rsidDel="00455BD6">
          <w:rPr>
            <w:rFonts w:asciiTheme="majorBidi" w:eastAsia="Times New Roman" w:hAnsiTheme="majorBidi" w:cstheme="majorBidi"/>
            <w:color w:val="000000" w:themeColor="text1"/>
            <w:lang w:val="en-GB"/>
          </w:rPr>
          <w:delText xml:space="preserve"> (SQAF)</w:delText>
        </w:r>
      </w:del>
      <w:commentRangeStart w:id="6081"/>
      <w:r w:rsidRPr="00F31509">
        <w:rPr>
          <w:rFonts w:asciiTheme="majorBidi" w:eastAsia="Times New Roman" w:hAnsiTheme="majorBidi" w:cstheme="majorBidi"/>
          <w:color w:val="000000" w:themeColor="text1"/>
          <w:lang w:val="en-GB"/>
        </w:rPr>
        <w:t xml:space="preserve"> </w:t>
      </w:r>
      <w:commentRangeEnd w:id="6081"/>
      <w:r w:rsidR="005E7192">
        <w:rPr>
          <w:rStyle w:val="Rimandocommento"/>
        </w:rPr>
        <w:commentReference w:id="6081"/>
      </w:r>
      <w:del w:id="6082" w:author="Jane Shaw" w:date="2015-10-22T14:11:00Z">
        <w:r w:rsidRPr="00F31509" w:rsidDel="005E7192">
          <w:rPr>
            <w:rFonts w:asciiTheme="majorBidi" w:eastAsia="Times New Roman" w:hAnsiTheme="majorBidi" w:cstheme="majorBidi"/>
            <w:color w:val="000000" w:themeColor="text1"/>
            <w:lang w:val="en-GB"/>
          </w:rPr>
          <w:delText xml:space="preserve">of </w:delText>
        </w:r>
      </w:del>
      <w:ins w:id="6083" w:author="Jane Shaw" w:date="2015-10-22T14:11:00Z">
        <w:r w:rsidR="005E7192">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FAO</w:t>
      </w:r>
      <w:ins w:id="6084" w:author="Jane Shaw" w:date="2015-10-22T14:11:00Z">
        <w:r w:rsidR="005E7192">
          <w:rPr>
            <w:rFonts w:asciiTheme="majorBidi" w:eastAsia="Times New Roman" w:hAnsiTheme="majorBidi" w:cstheme="majorBidi"/>
            <w:color w:val="000000" w:themeColor="text1"/>
            <w:lang w:val="en-GB"/>
          </w:rPr>
          <w:t>, 2014)</w:t>
        </w:r>
      </w:ins>
      <w:r w:rsidRPr="00F31509">
        <w:rPr>
          <w:rFonts w:asciiTheme="majorBidi" w:eastAsia="Times New Roman" w:hAnsiTheme="majorBidi" w:cstheme="majorBidi"/>
          <w:color w:val="000000" w:themeColor="text1"/>
          <w:lang w:val="en-GB"/>
        </w:rPr>
        <w:t xml:space="preserve">, which is also available to all FBS compilers at </w:t>
      </w:r>
      <w:ins w:id="6085" w:author="Jane Shaw" w:date="2015-10-22T14:11:00Z">
        <w:r w:rsidR="005E7192">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country level. </w:t>
      </w:r>
    </w:p>
    <w:p w14:paraId="2513728E" w14:textId="72CE4914" w:rsidR="004F65E4" w:rsidRPr="00F31509" w:rsidDel="00455BD6" w:rsidRDefault="004F65E4" w:rsidP="004F65E4">
      <w:pPr>
        <w:spacing w:after="0"/>
        <w:jc w:val="both"/>
        <w:rPr>
          <w:del w:id="6086" w:author="Jane Shaw" w:date="2015-11-04T15:54:00Z"/>
          <w:rFonts w:asciiTheme="majorBidi" w:hAnsiTheme="majorBidi" w:cstheme="majorBidi"/>
          <w:color w:val="000000" w:themeColor="text1"/>
          <w:szCs w:val="24"/>
          <w:lang w:val="en-GB"/>
        </w:rPr>
      </w:pPr>
    </w:p>
    <w:p w14:paraId="761E6B34" w14:textId="3260727C" w:rsidR="004F65E4" w:rsidRPr="00F31509" w:rsidDel="00455BD6" w:rsidRDefault="004F65E4" w:rsidP="00312896">
      <w:pPr>
        <w:pStyle w:val="Titolo3"/>
        <w:rPr>
          <w:del w:id="6087" w:author="Jane Shaw" w:date="2015-11-04T15:54:00Z"/>
          <w:rFonts w:asciiTheme="majorBidi" w:hAnsiTheme="majorBidi" w:cstheme="majorBidi"/>
          <w:lang w:val="en-GB"/>
        </w:rPr>
      </w:pPr>
      <w:del w:id="6088" w:author="Jane Shaw" w:date="2015-11-04T15:54:00Z">
        <w:r w:rsidRPr="00F31509" w:rsidDel="00455BD6">
          <w:rPr>
            <w:rFonts w:asciiTheme="majorBidi" w:hAnsiTheme="majorBidi" w:cstheme="majorBidi"/>
            <w:lang w:val="en-GB"/>
          </w:rPr>
          <w:delText>The imputation procedure</w:delText>
        </w:r>
      </w:del>
    </w:p>
    <w:p w14:paraId="08039DE2" w14:textId="4771D4A3" w:rsidR="004F65E4" w:rsidRPr="00F31509" w:rsidDel="002725F4" w:rsidRDefault="004F65E4" w:rsidP="004F65E4">
      <w:pPr>
        <w:spacing w:after="0"/>
        <w:jc w:val="both"/>
        <w:rPr>
          <w:del w:id="6089" w:author="Jane Shaw" w:date="2015-10-22T17:02:00Z"/>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Once the </w:t>
      </w:r>
      <w:ins w:id="6090" w:author="Jane Shaw" w:date="2015-11-04T15:36:00Z">
        <w:r w:rsidR="00455BD6">
          <w:rPr>
            <w:rFonts w:asciiTheme="majorBidi" w:hAnsiTheme="majorBidi" w:cstheme="majorBidi"/>
            <w:color w:val="000000" w:themeColor="text1"/>
            <w:szCs w:val="24"/>
            <w:lang w:val="en-GB"/>
          </w:rPr>
          <w:t>quality assurance</w:t>
        </w:r>
      </w:ins>
      <w:del w:id="6091" w:author="Jane Shaw" w:date="2015-11-04T15:36:00Z">
        <w:r w:rsidRPr="00F31509" w:rsidDel="00455BD6">
          <w:rPr>
            <w:rFonts w:asciiTheme="majorBidi" w:hAnsiTheme="majorBidi" w:cstheme="majorBidi"/>
            <w:color w:val="000000" w:themeColor="text1"/>
            <w:szCs w:val="24"/>
            <w:lang w:val="en-GB"/>
          </w:rPr>
          <w:delText>QA</w:delText>
        </w:r>
      </w:del>
      <w:r w:rsidRPr="00F31509">
        <w:rPr>
          <w:rFonts w:asciiTheme="majorBidi" w:hAnsiTheme="majorBidi" w:cstheme="majorBidi"/>
          <w:color w:val="000000" w:themeColor="text1"/>
          <w:szCs w:val="24"/>
          <w:lang w:val="en-GB"/>
        </w:rPr>
        <w:t>/</w:t>
      </w:r>
      <w:del w:id="6092" w:author="Jane Shaw" w:date="2015-11-04T15:36:00Z">
        <w:r w:rsidRPr="00F31509" w:rsidDel="00455BD6">
          <w:rPr>
            <w:rFonts w:asciiTheme="majorBidi" w:hAnsiTheme="majorBidi" w:cstheme="majorBidi"/>
            <w:color w:val="000000" w:themeColor="text1"/>
            <w:szCs w:val="24"/>
            <w:lang w:val="en-GB"/>
          </w:rPr>
          <w:delText xml:space="preserve">QC </w:delText>
        </w:r>
      </w:del>
      <w:ins w:id="6093" w:author="Jane Shaw" w:date="2015-11-04T15:36:00Z">
        <w:r w:rsidR="00455BD6">
          <w:rPr>
            <w:rFonts w:asciiTheme="majorBidi" w:hAnsiTheme="majorBidi" w:cstheme="majorBidi"/>
            <w:color w:val="000000" w:themeColor="text1"/>
            <w:szCs w:val="24"/>
            <w:lang w:val="en-GB"/>
          </w:rPr>
          <w:t xml:space="preserve">quality control </w:t>
        </w:r>
      </w:ins>
      <w:r w:rsidRPr="00F31509">
        <w:rPr>
          <w:rFonts w:asciiTheme="majorBidi" w:hAnsiTheme="majorBidi" w:cstheme="majorBidi"/>
          <w:color w:val="000000" w:themeColor="text1"/>
          <w:szCs w:val="24"/>
          <w:lang w:val="en-GB"/>
        </w:rPr>
        <w:t xml:space="preserve">has been undertaken, </w:t>
      </w:r>
      <w:ins w:id="6094" w:author="Jane Shaw" w:date="2015-10-22T14:14:00Z">
        <w:r w:rsidR="005E7192">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outliers weeded out</w:t>
      </w:r>
      <w:del w:id="6095" w:author="Jane Shaw" w:date="2015-10-22T14:14:00Z">
        <w:r w:rsidRPr="00F31509" w:rsidDel="005E7192">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and data gaps filled with information available from alternative sources</w:t>
      </w:r>
      <w:ins w:id="6096" w:author="Jane Shaw" w:date="2015-10-22T14:14:00Z">
        <w:r w:rsidR="005E7192">
          <w:rPr>
            <w:rFonts w:asciiTheme="majorBidi" w:hAnsiTheme="majorBidi" w:cstheme="majorBidi"/>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35"/>
      </w:r>
      <w:del w:id="6130" w:author="Jane Shaw" w:date="2015-10-22T14:14:00Z">
        <w:r w:rsidRPr="00F31509" w:rsidDel="005E7192">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the remaining data gaps can be </w:t>
      </w:r>
      <w:del w:id="6131" w:author="Jane Shaw" w:date="2015-10-22T14:14:00Z">
        <w:r w:rsidRPr="00F31509" w:rsidDel="005E7192">
          <w:rPr>
            <w:rFonts w:asciiTheme="majorBidi" w:hAnsiTheme="majorBidi" w:cstheme="majorBidi"/>
            <w:color w:val="000000" w:themeColor="text1"/>
            <w:szCs w:val="24"/>
            <w:lang w:val="en-GB"/>
          </w:rPr>
          <w:delText xml:space="preserve">completed </w:delText>
        </w:r>
      </w:del>
      <w:ins w:id="6132" w:author="Jane Shaw" w:date="2015-10-22T14:14:00Z">
        <w:r w:rsidR="005E7192">
          <w:rPr>
            <w:rFonts w:asciiTheme="majorBidi" w:hAnsiTheme="majorBidi" w:cstheme="majorBidi"/>
            <w:color w:val="000000" w:themeColor="text1"/>
            <w:szCs w:val="24"/>
            <w:lang w:val="en-GB"/>
          </w:rPr>
          <w:t xml:space="preserve">filled </w:t>
        </w:r>
      </w:ins>
      <w:r w:rsidRPr="00F31509">
        <w:rPr>
          <w:rFonts w:asciiTheme="majorBidi" w:hAnsiTheme="majorBidi" w:cstheme="majorBidi"/>
          <w:color w:val="000000" w:themeColor="text1"/>
          <w:szCs w:val="24"/>
          <w:lang w:val="en-GB"/>
        </w:rPr>
        <w:t xml:space="preserve">through imputation procedures that harness all </w:t>
      </w:r>
      <w:ins w:id="6133" w:author="Jane Shaw" w:date="2015-10-22T14:14:00Z">
        <w:r w:rsidR="005E7192">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information </w:t>
      </w:r>
      <w:ins w:id="6134" w:author="Jane Shaw" w:date="2015-10-22T14:14:00Z">
        <w:r w:rsidR="005E7192">
          <w:rPr>
            <w:rFonts w:asciiTheme="majorBidi" w:hAnsiTheme="majorBidi" w:cstheme="majorBidi"/>
            <w:color w:val="000000" w:themeColor="text1"/>
            <w:szCs w:val="24"/>
            <w:lang w:val="en-GB"/>
          </w:rPr>
          <w:t xml:space="preserve">currently </w:t>
        </w:r>
      </w:ins>
      <w:r w:rsidRPr="00F31509">
        <w:rPr>
          <w:rFonts w:asciiTheme="majorBidi" w:hAnsiTheme="majorBidi" w:cstheme="majorBidi"/>
          <w:color w:val="000000" w:themeColor="text1"/>
          <w:szCs w:val="24"/>
          <w:lang w:val="en-GB"/>
        </w:rPr>
        <w:t>available</w:t>
      </w:r>
      <w:del w:id="6135" w:author="Jane Shaw" w:date="2015-10-22T14:14:00Z">
        <w:r w:rsidRPr="00F31509" w:rsidDel="005E7192">
          <w:rPr>
            <w:rFonts w:asciiTheme="majorBidi" w:hAnsiTheme="majorBidi" w:cstheme="majorBidi"/>
            <w:color w:val="000000" w:themeColor="text1"/>
            <w:szCs w:val="24"/>
            <w:lang w:val="en-GB"/>
          </w:rPr>
          <w:delText xml:space="preserve"> up to this point</w:delText>
        </w:r>
      </w:del>
      <w:r w:rsidRPr="00F31509">
        <w:rPr>
          <w:rFonts w:asciiTheme="majorBidi" w:hAnsiTheme="majorBidi" w:cstheme="majorBidi"/>
          <w:color w:val="000000" w:themeColor="text1"/>
          <w:szCs w:val="24"/>
          <w:lang w:val="en-GB"/>
        </w:rPr>
        <w:t xml:space="preserve">. To impute </w:t>
      </w:r>
      <w:del w:id="6136" w:author="Jane Shaw" w:date="2015-10-22T14:15:00Z">
        <w:r w:rsidRPr="00F31509" w:rsidDel="005E7192">
          <w:rPr>
            <w:rFonts w:asciiTheme="majorBidi" w:hAnsiTheme="majorBidi" w:cstheme="majorBidi"/>
            <w:color w:val="000000" w:themeColor="text1"/>
            <w:szCs w:val="24"/>
            <w:lang w:val="en-GB"/>
          </w:rPr>
          <w:delText xml:space="preserve">still </w:delText>
        </w:r>
      </w:del>
      <w:r w:rsidRPr="00F31509">
        <w:rPr>
          <w:rFonts w:asciiTheme="majorBidi" w:hAnsiTheme="majorBidi" w:cstheme="majorBidi"/>
          <w:color w:val="000000" w:themeColor="text1"/>
          <w:szCs w:val="24"/>
          <w:lang w:val="en-GB"/>
        </w:rPr>
        <w:t xml:space="preserve">missing production estimates, a new </w:t>
      </w:r>
      <w:del w:id="6137" w:author="Jane Shaw" w:date="2015-10-22T14:15:00Z">
        <w:r w:rsidRPr="00F31509" w:rsidDel="005E7192">
          <w:rPr>
            <w:rFonts w:asciiTheme="majorBidi" w:hAnsiTheme="majorBidi" w:cstheme="majorBidi"/>
            <w:color w:val="000000" w:themeColor="text1"/>
            <w:szCs w:val="24"/>
            <w:lang w:val="en-GB"/>
          </w:rPr>
          <w:delText xml:space="preserve">imputation </w:delText>
        </w:r>
      </w:del>
      <w:r w:rsidRPr="00F31509">
        <w:rPr>
          <w:rFonts w:asciiTheme="majorBidi" w:hAnsiTheme="majorBidi" w:cstheme="majorBidi"/>
          <w:color w:val="000000" w:themeColor="text1"/>
          <w:szCs w:val="24"/>
          <w:lang w:val="en-GB"/>
        </w:rPr>
        <w:t xml:space="preserve">method has been developed, which combines a robust econometric approach with expert knowledge or the experience of FBS compilers at </w:t>
      </w:r>
      <w:ins w:id="6138" w:author="Jane Shaw" w:date="2015-10-22T14:15:00Z">
        <w:r w:rsidR="005E7192">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country level. </w:t>
      </w:r>
    </w:p>
    <w:p w14:paraId="0DCCA179"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7E5B6589" w14:textId="17DDEF00" w:rsidR="004F65E4" w:rsidRPr="00F31509" w:rsidDel="002725F4" w:rsidRDefault="004F65E4" w:rsidP="004F65E4">
      <w:pPr>
        <w:spacing w:after="0"/>
        <w:jc w:val="both"/>
        <w:rPr>
          <w:del w:id="6139" w:author="Jane Shaw" w:date="2015-10-22T17:02:00Z"/>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t>
      </w:r>
      <w:del w:id="6140" w:author="Jane Shaw" w:date="2015-10-22T16:59:00Z">
        <w:r w:rsidRPr="00F31509" w:rsidDel="002725F4">
          <w:rPr>
            <w:rFonts w:asciiTheme="majorBidi" w:eastAsia="Times New Roman" w:hAnsiTheme="majorBidi" w:cstheme="majorBidi"/>
            <w:color w:val="000000" w:themeColor="text1"/>
            <w:lang w:val="en-GB"/>
          </w:rPr>
          <w:delText xml:space="preserve">with </w:delText>
        </w:r>
      </w:del>
      <w:ins w:id="6141" w:author="Jane Shaw" w:date="2015-10-22T16:59:00Z">
        <w:r w:rsidR="002725F4">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 xml:space="preserve">imputation methods that </w:t>
      </w:r>
      <w:del w:id="6142" w:author="Jane Shaw" w:date="2015-10-22T17:00:00Z">
        <w:r w:rsidRPr="00F31509" w:rsidDel="002725F4">
          <w:rPr>
            <w:rFonts w:asciiTheme="majorBidi" w:eastAsia="Times New Roman" w:hAnsiTheme="majorBidi" w:cstheme="majorBidi"/>
            <w:color w:val="000000" w:themeColor="text1"/>
            <w:lang w:val="en-GB"/>
          </w:rPr>
          <w:delText xml:space="preserve">have been </w:delText>
        </w:r>
      </w:del>
      <w:ins w:id="6143" w:author="Jane Shaw" w:date="2015-10-22T17:00:00Z">
        <w:r w:rsidR="002725F4">
          <w:rPr>
            <w:rFonts w:asciiTheme="majorBidi" w:eastAsia="Times New Roman" w:hAnsiTheme="majorBidi" w:cstheme="majorBidi"/>
            <w:color w:val="000000" w:themeColor="text1"/>
            <w:lang w:val="en-GB"/>
          </w:rPr>
          <w:t xml:space="preserve">were </w:t>
        </w:r>
      </w:ins>
      <w:r w:rsidRPr="00F31509">
        <w:rPr>
          <w:rFonts w:asciiTheme="majorBidi" w:eastAsia="Times New Roman" w:hAnsiTheme="majorBidi" w:cstheme="majorBidi"/>
          <w:color w:val="000000" w:themeColor="text1"/>
          <w:lang w:val="en-GB"/>
        </w:rPr>
        <w:t>used previously</w:t>
      </w:r>
      <w:del w:id="6144" w:author="Jane Shaw" w:date="2015-10-22T16:59:00Z">
        <w:r w:rsidRPr="00F31509" w:rsidDel="002725F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or that are employed by other institutions. </w:t>
      </w:r>
      <w:del w:id="6145" w:author="Jane Shaw" w:date="2015-10-22T17:00:00Z">
        <w:r w:rsidRPr="00F31509" w:rsidDel="002725F4">
          <w:rPr>
            <w:rFonts w:asciiTheme="majorBidi" w:eastAsia="Times New Roman" w:hAnsiTheme="majorBidi" w:cstheme="majorBidi"/>
            <w:color w:val="000000" w:themeColor="text1"/>
            <w:lang w:val="en-GB"/>
          </w:rPr>
          <w:delText xml:space="preserve">Such </w:delText>
        </w:r>
      </w:del>
      <w:ins w:id="6146" w:author="Jane Shaw" w:date="2015-10-22T17:00:00Z">
        <w:r w:rsidR="002725F4">
          <w:rPr>
            <w:rFonts w:asciiTheme="majorBidi" w:eastAsia="Times New Roman" w:hAnsiTheme="majorBidi" w:cstheme="majorBidi"/>
            <w:color w:val="000000" w:themeColor="text1"/>
            <w:lang w:val="en-GB"/>
          </w:rPr>
          <w:t xml:space="preserve">Following examination of these </w:t>
        </w:r>
      </w:ins>
      <w:r w:rsidRPr="00F31509">
        <w:rPr>
          <w:rFonts w:asciiTheme="majorBidi" w:eastAsia="Times New Roman" w:hAnsiTheme="majorBidi" w:cstheme="majorBidi"/>
          <w:color w:val="000000" w:themeColor="text1"/>
          <w:lang w:val="en-GB"/>
        </w:rPr>
        <w:t>imputation methods</w:t>
      </w:r>
      <w:del w:id="6147" w:author="Jane Shaw" w:date="2015-10-22T17:00:00Z">
        <w:r w:rsidRPr="00F31509" w:rsidDel="002725F4">
          <w:rPr>
            <w:rFonts w:asciiTheme="majorBidi" w:eastAsia="Times New Roman" w:hAnsiTheme="majorBidi" w:cstheme="majorBidi"/>
            <w:color w:val="000000" w:themeColor="text1"/>
            <w:lang w:val="en-GB"/>
          </w:rPr>
          <w:delText xml:space="preserve"> have been examined and, based on this review</w:delText>
        </w:r>
      </w:del>
      <w:r w:rsidRPr="00F31509">
        <w:rPr>
          <w:rFonts w:asciiTheme="majorBidi" w:eastAsia="Times New Roman" w:hAnsiTheme="majorBidi" w:cstheme="majorBidi"/>
          <w:color w:val="000000" w:themeColor="text1"/>
          <w:lang w:val="en-GB"/>
        </w:rPr>
        <w:t xml:space="preserve">, the basic insight is that no single approach/model </w:t>
      </w:r>
      <w:del w:id="6148" w:author="Jane Shaw" w:date="2015-10-22T17:00:00Z">
        <w:r w:rsidRPr="00F31509" w:rsidDel="002725F4">
          <w:rPr>
            <w:rFonts w:asciiTheme="majorBidi" w:eastAsia="Times New Roman" w:hAnsiTheme="majorBidi" w:cstheme="majorBidi"/>
            <w:color w:val="000000" w:themeColor="text1"/>
            <w:lang w:val="en-GB"/>
          </w:rPr>
          <w:delText xml:space="preserve">taken by </w:delText>
        </w:r>
      </w:del>
      <w:ins w:id="6149" w:author="Jane Shaw" w:date="2015-10-22T17:00:00Z">
        <w:r w:rsidR="002725F4">
          <w:rPr>
            <w:rFonts w:asciiTheme="majorBidi" w:eastAsia="Times New Roman" w:hAnsiTheme="majorBidi" w:cstheme="majorBidi"/>
            <w:color w:val="000000" w:themeColor="text1"/>
            <w:lang w:val="en-GB"/>
          </w:rPr>
          <w:t xml:space="preserve">on </w:t>
        </w:r>
      </w:ins>
      <w:r w:rsidRPr="00F31509">
        <w:rPr>
          <w:rFonts w:asciiTheme="majorBidi" w:eastAsia="Times New Roman" w:hAnsiTheme="majorBidi" w:cstheme="majorBidi"/>
          <w:color w:val="000000" w:themeColor="text1"/>
          <w:lang w:val="en-GB"/>
        </w:rPr>
        <w:t xml:space="preserve">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t>
      </w:r>
      <w:del w:id="6150" w:author="Jane Shaw" w:date="2015-10-22T17:00:00Z">
        <w:r w:rsidRPr="00F31509" w:rsidDel="002725F4">
          <w:rPr>
            <w:rFonts w:asciiTheme="majorBidi" w:eastAsia="Times New Roman" w:hAnsiTheme="majorBidi" w:cstheme="majorBidi"/>
            <w:color w:val="000000" w:themeColor="text1"/>
            <w:lang w:val="en-GB"/>
          </w:rPr>
          <w:delText xml:space="preserve">was </w:delText>
        </w:r>
      </w:del>
      <w:ins w:id="6151" w:author="Jane Shaw" w:date="2015-10-22T17:00:00Z">
        <w:r w:rsidR="002725F4">
          <w:rPr>
            <w:rFonts w:asciiTheme="majorBidi" w:eastAsia="Times New Roman" w:hAnsiTheme="majorBidi" w:cstheme="majorBidi"/>
            <w:color w:val="000000" w:themeColor="text1"/>
            <w:lang w:val="en-GB"/>
          </w:rPr>
          <w:t xml:space="preserve">has been </w:t>
        </w:r>
      </w:ins>
      <w:r w:rsidRPr="00F31509">
        <w:rPr>
          <w:rFonts w:asciiTheme="majorBidi" w:eastAsia="Times New Roman" w:hAnsiTheme="majorBidi" w:cstheme="majorBidi"/>
          <w:color w:val="000000" w:themeColor="text1"/>
          <w:lang w:val="en-GB"/>
        </w:rPr>
        <w:t xml:space="preserve">developed, tested and adjusted to the needs of </w:t>
      </w:r>
      <w:del w:id="6152" w:author="Jane Shaw" w:date="2015-10-22T17:01:00Z">
        <w:r w:rsidRPr="00F31509" w:rsidDel="002725F4">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FAO</w:t>
      </w:r>
      <w:ins w:id="6153" w:author="Jane Shaw" w:date="2015-10-22T17:01:00Z">
        <w:r w:rsidR="002725F4">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 xml:space="preserve">he tests </w:t>
      </w:r>
      <w:del w:id="6154" w:author="Jane Shaw" w:date="2015-10-22T17:01:00Z">
        <w:r w:rsidRPr="00F31509" w:rsidDel="002725F4">
          <w:rPr>
            <w:rFonts w:asciiTheme="majorBidi" w:eastAsia="Times New Roman" w:hAnsiTheme="majorBidi" w:cstheme="majorBidi"/>
            <w:color w:val="000000" w:themeColor="text1"/>
            <w:lang w:val="en-GB"/>
          </w:rPr>
          <w:delText xml:space="preserve">have </w:delText>
        </w:r>
      </w:del>
      <w:del w:id="6155" w:author="Jane Shaw" w:date="2015-11-07T19:10:00Z">
        <w:r w:rsidRPr="00F31509" w:rsidDel="00D132AA">
          <w:rPr>
            <w:rFonts w:asciiTheme="majorBidi" w:eastAsia="Times New Roman" w:hAnsiTheme="majorBidi" w:cstheme="majorBidi"/>
            <w:color w:val="000000" w:themeColor="text1"/>
            <w:lang w:val="en-GB"/>
          </w:rPr>
          <w:delText xml:space="preserve">also </w:delText>
        </w:r>
      </w:del>
      <w:r w:rsidRPr="00F31509">
        <w:rPr>
          <w:rFonts w:asciiTheme="majorBidi" w:eastAsia="Times New Roman" w:hAnsiTheme="majorBidi" w:cstheme="majorBidi"/>
          <w:color w:val="000000" w:themeColor="text1"/>
          <w:lang w:val="en-GB"/>
        </w:rPr>
        <w:t>show</w:t>
      </w:r>
      <w:ins w:id="6156" w:author="Jane Shaw" w:date="2015-10-22T17:01:00Z">
        <w:r w:rsidR="002725F4">
          <w:rPr>
            <w:rFonts w:asciiTheme="majorBidi" w:eastAsia="Times New Roman" w:hAnsiTheme="majorBidi" w:cstheme="majorBidi"/>
            <w:color w:val="000000" w:themeColor="text1"/>
            <w:lang w:val="en-GB"/>
          </w:rPr>
          <w:t>ed</w:t>
        </w:r>
      </w:ins>
      <w:del w:id="6157" w:author="Jane Shaw" w:date="2015-10-22T17:01:00Z">
        <w:r w:rsidRPr="00F31509" w:rsidDel="002725F4">
          <w:rPr>
            <w:rFonts w:asciiTheme="majorBidi" w:eastAsia="Times New Roman" w:hAnsiTheme="majorBidi" w:cstheme="majorBidi"/>
            <w:color w:val="000000" w:themeColor="text1"/>
            <w:lang w:val="en-GB"/>
          </w:rPr>
          <w:delText>n</w:delText>
        </w:r>
      </w:del>
      <w:r w:rsidRPr="00F31509">
        <w:rPr>
          <w:rFonts w:asciiTheme="majorBidi" w:eastAsia="Times New Roman" w:hAnsiTheme="majorBidi" w:cstheme="majorBidi"/>
          <w:color w:val="000000" w:themeColor="text1"/>
          <w:lang w:val="en-GB"/>
        </w:rPr>
        <w:t xml:space="preserve"> that </w:t>
      </w:r>
      <w:del w:id="6158" w:author="Jane Shaw" w:date="2015-10-22T17:01:00Z">
        <w:r w:rsidRPr="00F31509" w:rsidDel="002725F4">
          <w:rPr>
            <w:rFonts w:asciiTheme="majorBidi" w:eastAsia="Times New Roman" w:hAnsiTheme="majorBidi" w:cstheme="majorBidi"/>
            <w:color w:val="000000" w:themeColor="text1"/>
            <w:lang w:val="en-GB"/>
          </w:rPr>
          <w:delText xml:space="preserve">the </w:delText>
        </w:r>
      </w:del>
      <w:ins w:id="6159" w:author="Jane Shaw" w:date="2015-10-22T17:01:00Z">
        <w:r w:rsidR="002725F4">
          <w:rPr>
            <w:rFonts w:asciiTheme="majorBidi" w:eastAsia="Times New Roman" w:hAnsiTheme="majorBidi" w:cstheme="majorBidi"/>
            <w:color w:val="000000" w:themeColor="text1"/>
            <w:lang w:val="en-GB"/>
          </w:rPr>
          <w:t>a</w:t>
        </w:r>
        <w:r w:rsidR="002725F4" w:rsidRPr="00F31509">
          <w:rPr>
            <w:rFonts w:asciiTheme="majorBidi" w:eastAsia="Times New Roman" w:hAnsiTheme="majorBidi" w:cstheme="majorBidi"/>
            <w:color w:val="000000" w:themeColor="text1"/>
            <w:lang w:val="en-GB"/>
          </w:rPr>
          <w:t xml:space="preserve"> </w:t>
        </w:r>
      </w:ins>
      <w:del w:id="6160" w:author="Jane Shaw" w:date="2015-10-22T17:01:00Z">
        <w:r w:rsidRPr="00F31509" w:rsidDel="002725F4">
          <w:rPr>
            <w:rFonts w:asciiTheme="majorBidi" w:eastAsia="Times New Roman" w:hAnsiTheme="majorBidi" w:cstheme="majorBidi"/>
            <w:color w:val="000000" w:themeColor="text1"/>
            <w:lang w:val="en-GB"/>
          </w:rPr>
          <w:delText xml:space="preserve">particular </w:delText>
        </w:r>
      </w:del>
      <w:r w:rsidRPr="00F31509">
        <w:rPr>
          <w:rFonts w:asciiTheme="majorBidi" w:eastAsia="Times New Roman" w:hAnsiTheme="majorBidi" w:cstheme="majorBidi"/>
          <w:color w:val="000000" w:themeColor="text1"/>
          <w:lang w:val="en-GB"/>
        </w:rPr>
        <w:t xml:space="preserve">strength of the ensemble model is </w:t>
      </w:r>
      <w:del w:id="6161" w:author="Jane Shaw" w:date="2015-10-22T17:01:00Z">
        <w:r w:rsidRPr="00F31509" w:rsidDel="002725F4">
          <w:rPr>
            <w:rFonts w:asciiTheme="majorBidi" w:eastAsia="Times New Roman" w:hAnsiTheme="majorBidi" w:cstheme="majorBidi"/>
            <w:color w:val="000000" w:themeColor="text1"/>
            <w:lang w:val="en-GB"/>
          </w:rPr>
          <w:delText xml:space="preserve">in </w:delText>
        </w:r>
      </w:del>
      <w:ins w:id="6162" w:author="Jane Shaw" w:date="2015-10-22T17:01:00Z">
        <w:r w:rsidR="002725F4">
          <w:rPr>
            <w:rFonts w:asciiTheme="majorBidi" w:eastAsia="Times New Roman" w:hAnsiTheme="majorBidi" w:cstheme="majorBidi"/>
            <w:color w:val="000000" w:themeColor="text1"/>
            <w:lang w:val="en-GB"/>
          </w:rPr>
          <w:t xml:space="preserve">its </w:t>
        </w:r>
      </w:ins>
      <w:r w:rsidRPr="00F31509">
        <w:rPr>
          <w:rFonts w:asciiTheme="majorBidi" w:eastAsia="Times New Roman" w:hAnsiTheme="majorBidi" w:cstheme="majorBidi"/>
          <w:color w:val="000000" w:themeColor="text1"/>
          <w:lang w:val="en-GB"/>
        </w:rPr>
        <w:t>successful</w:t>
      </w:r>
      <w:del w:id="6163" w:author="Jane Shaw" w:date="2015-10-22T17:01:00Z">
        <w:r w:rsidRPr="00F31509" w:rsidDel="002725F4">
          <w:rPr>
            <w:rFonts w:asciiTheme="majorBidi" w:eastAsia="Times New Roman" w:hAnsiTheme="majorBidi" w:cstheme="majorBidi"/>
            <w:color w:val="000000" w:themeColor="text1"/>
            <w:lang w:val="en-GB"/>
          </w:rPr>
          <w:delText>ly</w:delText>
        </w:r>
      </w:del>
      <w:r w:rsidRPr="00F31509">
        <w:rPr>
          <w:rFonts w:asciiTheme="majorBidi" w:eastAsia="Times New Roman" w:hAnsiTheme="majorBidi" w:cstheme="majorBidi"/>
          <w:color w:val="000000" w:themeColor="text1"/>
          <w:lang w:val="en-GB"/>
        </w:rPr>
        <w:t xml:space="preserve"> handling </w:t>
      </w:r>
      <w:ins w:id="6164" w:author="Jane Shaw" w:date="2015-10-22T17:01:00Z">
        <w:r w:rsidR="002725F4">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 xml:space="preserve">the </w:t>
      </w:r>
      <w:del w:id="6165" w:author="Jane Shaw" w:date="2015-10-22T17:01:00Z">
        <w:r w:rsidRPr="00F31509" w:rsidDel="002725F4">
          <w:rPr>
            <w:rFonts w:asciiTheme="majorBidi" w:eastAsia="Times New Roman" w:hAnsiTheme="majorBidi" w:cstheme="majorBidi"/>
            <w:color w:val="000000" w:themeColor="text1"/>
            <w:lang w:val="en-GB"/>
          </w:rPr>
          <w:delText xml:space="preserve">great </w:delText>
        </w:r>
      </w:del>
      <w:ins w:id="6166" w:author="Jane Shaw" w:date="2015-10-22T17:01:00Z">
        <w:r w:rsidR="002725F4">
          <w:rPr>
            <w:rFonts w:asciiTheme="majorBidi" w:eastAsia="Times New Roman" w:hAnsiTheme="majorBidi" w:cstheme="majorBidi"/>
            <w:color w:val="000000" w:themeColor="text1"/>
            <w:lang w:val="en-GB"/>
          </w:rPr>
          <w:t xml:space="preserve">wide </w:t>
        </w:r>
      </w:ins>
      <w:r w:rsidRPr="00F31509">
        <w:rPr>
          <w:rFonts w:asciiTheme="majorBidi" w:eastAsia="Times New Roman" w:hAnsiTheme="majorBidi" w:cstheme="majorBidi"/>
          <w:color w:val="000000" w:themeColor="text1"/>
          <w:lang w:val="en-GB"/>
        </w:rPr>
        <w:t xml:space="preserve">heterogeneity across </w:t>
      </w:r>
      <w:del w:id="6167" w:author="Jane Shaw" w:date="2015-10-22T17:01:00Z">
        <w:r w:rsidRPr="00F31509" w:rsidDel="002725F4">
          <w:rPr>
            <w:rFonts w:asciiTheme="majorBidi" w:eastAsia="Times New Roman" w:hAnsiTheme="majorBidi" w:cstheme="majorBidi"/>
            <w:color w:val="000000" w:themeColor="text1"/>
            <w:lang w:val="en-GB"/>
          </w:rPr>
          <w:delText xml:space="preserve">different </w:delText>
        </w:r>
      </w:del>
      <w:r w:rsidRPr="00F31509">
        <w:rPr>
          <w:rFonts w:asciiTheme="majorBidi" w:eastAsia="Times New Roman" w:hAnsiTheme="majorBidi" w:cstheme="majorBidi"/>
          <w:color w:val="000000" w:themeColor="text1"/>
          <w:lang w:val="en-GB"/>
        </w:rPr>
        <w:t>countries</w:t>
      </w:r>
      <w:ins w:id="6168" w:author="Jane Shaw" w:date="2015-11-07T19:10:00Z">
        <w:r w:rsidR="00D132AA">
          <w:rPr>
            <w:rFonts w:asciiTheme="majorBidi" w:eastAsia="Times New Roman" w:hAnsiTheme="majorBidi" w:cstheme="majorBidi"/>
            <w:color w:val="000000" w:themeColor="text1"/>
            <w:lang w:val="en-GB"/>
          </w:rPr>
          <w:t>,</w:t>
        </w:r>
      </w:ins>
      <w:del w:id="6169" w:author="Jane Shaw" w:date="2015-11-07T19:10:00Z">
        <w:r w:rsidR="00375CFB" w:rsidRPr="00F31509" w:rsidDel="00D132AA">
          <w:rPr>
            <w:rFonts w:asciiTheme="majorBidi" w:eastAsia="Times New Roman" w:hAnsiTheme="majorBidi" w:cstheme="majorBidi"/>
            <w:color w:val="000000" w:themeColor="text1"/>
            <w:lang w:val="en-GB"/>
          </w:rPr>
          <w:delText>;</w:delText>
        </w:r>
      </w:del>
      <w:r w:rsidR="00375CFB" w:rsidRPr="00F31509">
        <w:rPr>
          <w:rFonts w:asciiTheme="majorBidi" w:eastAsia="Times New Roman" w:hAnsiTheme="majorBidi" w:cstheme="majorBidi"/>
          <w:color w:val="000000" w:themeColor="text1"/>
          <w:lang w:val="en-GB"/>
        </w:rPr>
        <w:t xml:space="preserve"> </w:t>
      </w:r>
      <w:del w:id="6170" w:author="Jane Shaw" w:date="2015-11-07T19:10:00Z">
        <w:r w:rsidR="00375CFB" w:rsidRPr="00F31509" w:rsidDel="00D132AA">
          <w:rPr>
            <w:rFonts w:asciiTheme="majorBidi" w:eastAsia="Times New Roman" w:hAnsiTheme="majorBidi" w:cstheme="majorBidi"/>
            <w:color w:val="000000" w:themeColor="text1"/>
            <w:lang w:val="en-GB"/>
          </w:rPr>
          <w:delText xml:space="preserve">however, </w:delText>
        </w:r>
      </w:del>
      <w:ins w:id="6171" w:author="Jane Shaw" w:date="2015-11-07T19:10:00Z">
        <w:r w:rsidR="00D132AA">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 xml:space="preserve">FBS compilers at </w:t>
      </w:r>
      <w:ins w:id="6172" w:author="Jane Shaw" w:date="2015-10-22T17:01:00Z">
        <w:r w:rsidR="002725F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country level may </w:t>
      </w:r>
      <w:ins w:id="6173" w:author="Jane Shaw" w:date="2015-11-07T19:10:00Z">
        <w:r w:rsidR="00D132AA">
          <w:rPr>
            <w:rFonts w:asciiTheme="majorBidi" w:eastAsia="Times New Roman" w:hAnsiTheme="majorBidi" w:cstheme="majorBidi"/>
            <w:color w:val="000000" w:themeColor="text1"/>
            <w:lang w:val="en-GB"/>
          </w:rPr>
          <w:t xml:space="preserve">also </w:t>
        </w:r>
      </w:ins>
      <w:r w:rsidRPr="00F31509">
        <w:rPr>
          <w:rFonts w:asciiTheme="majorBidi" w:eastAsia="Times New Roman" w:hAnsiTheme="majorBidi" w:cstheme="majorBidi"/>
          <w:color w:val="000000" w:themeColor="text1"/>
          <w:lang w:val="en-GB"/>
        </w:rPr>
        <w:t xml:space="preserve">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w:t>
      </w:r>
      <w:ins w:id="6174" w:author="Jane Shaw" w:date="2015-10-22T17:02:00Z">
        <w:r w:rsidR="002725F4">
          <w:rPr>
            <w:rFonts w:asciiTheme="majorBidi" w:eastAsia="Times New Roman" w:hAnsiTheme="majorBidi" w:cstheme="majorBidi"/>
            <w:color w:val="000000" w:themeColor="text1"/>
            <w:lang w:val="en-GB"/>
          </w:rPr>
          <w:t xml:space="preserve">the imputation challenges facing </w:t>
        </w:r>
      </w:ins>
      <w:r w:rsidRPr="00F31509">
        <w:rPr>
          <w:rFonts w:asciiTheme="majorBidi" w:eastAsia="Times New Roman" w:hAnsiTheme="majorBidi" w:cstheme="majorBidi"/>
          <w:color w:val="000000" w:themeColor="text1"/>
          <w:lang w:val="en-GB"/>
        </w:rPr>
        <w:t>their individual countr</w:t>
      </w:r>
      <w:del w:id="6175" w:author="Jane Shaw" w:date="2015-10-22T17:02:00Z">
        <w:r w:rsidRPr="00F31509" w:rsidDel="002725F4">
          <w:rPr>
            <w:rFonts w:asciiTheme="majorBidi" w:eastAsia="Times New Roman" w:hAnsiTheme="majorBidi" w:cstheme="majorBidi"/>
            <w:color w:val="000000" w:themeColor="text1"/>
            <w:lang w:val="en-GB"/>
          </w:rPr>
          <w:delText>y imputation challenges</w:delText>
        </w:r>
      </w:del>
      <w:ins w:id="6176" w:author="Jane Shaw" w:date="2015-10-22T17:02:00Z">
        <w:r w:rsidR="002725F4">
          <w:rPr>
            <w:rFonts w:asciiTheme="majorBidi" w:eastAsia="Times New Roman" w:hAnsiTheme="majorBidi" w:cstheme="majorBidi"/>
            <w:color w:val="000000" w:themeColor="text1"/>
            <w:lang w:val="en-GB"/>
          </w:rPr>
          <w:t>ies</w:t>
        </w:r>
      </w:ins>
      <w:r w:rsidRPr="00F31509">
        <w:rPr>
          <w:rFonts w:asciiTheme="majorBidi" w:eastAsia="Times New Roman" w:hAnsiTheme="majorBidi" w:cstheme="majorBidi"/>
          <w:color w:val="000000" w:themeColor="text1"/>
          <w:lang w:val="en-GB"/>
        </w:rPr>
        <w:t xml:space="preserve">. </w:t>
      </w:r>
    </w:p>
    <w:p w14:paraId="13533D05"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7B58B338" w14:textId="78C8D2E9"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w:t>
      </w:r>
      <w:commentRangeStart w:id="6177"/>
      <w:r w:rsidRPr="00F31509">
        <w:rPr>
          <w:rFonts w:asciiTheme="majorBidi" w:eastAsia="Times New Roman" w:hAnsiTheme="majorBidi" w:cstheme="majorBidi"/>
          <w:color w:val="000000" w:themeColor="text1"/>
          <w:lang w:val="en-GB"/>
        </w:rPr>
        <w:t>in a separate document</w:t>
      </w:r>
      <w:commentRangeEnd w:id="6177"/>
      <w:r w:rsidR="002725F4">
        <w:rPr>
          <w:rStyle w:val="Rimandocommento"/>
        </w:rPr>
        <w:commentReference w:id="6177"/>
      </w:r>
      <w:r w:rsidRPr="00F31509">
        <w:rPr>
          <w:rFonts w:asciiTheme="majorBidi" w:eastAsia="Times New Roman" w:hAnsiTheme="majorBidi" w:cstheme="majorBidi"/>
          <w:color w:val="000000" w:themeColor="text1"/>
          <w:lang w:val="en-GB"/>
        </w:rPr>
        <w:t xml:space="preserve">. </w:t>
      </w:r>
      <w:del w:id="6178" w:author="Jane Shaw" w:date="2015-10-22T17:04:00Z">
        <w:r w:rsidRPr="00F31509" w:rsidDel="002725F4">
          <w:rPr>
            <w:rFonts w:asciiTheme="majorBidi" w:eastAsia="Times New Roman" w:hAnsiTheme="majorBidi" w:cstheme="majorBidi"/>
            <w:color w:val="000000" w:themeColor="text1"/>
            <w:lang w:val="en-GB"/>
          </w:rPr>
          <w:delText xml:space="preserve">Here </w:delText>
        </w:r>
      </w:del>
      <w:ins w:id="6179" w:author="Jane Shaw" w:date="2015-10-22T17:04:00Z">
        <w:r w:rsidR="002725F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presentation </w:t>
      </w:r>
      <w:ins w:id="6180" w:author="Jane Shaw" w:date="2015-10-22T17:04:00Z">
        <w:r w:rsidR="002725F4">
          <w:rPr>
            <w:rFonts w:asciiTheme="majorBidi" w:eastAsia="Times New Roman" w:hAnsiTheme="majorBidi" w:cstheme="majorBidi"/>
            <w:color w:val="000000" w:themeColor="text1"/>
            <w:lang w:val="en-GB"/>
          </w:rPr>
          <w:t xml:space="preserve">here </w:t>
        </w:r>
      </w:ins>
      <w:r w:rsidRPr="00F31509">
        <w:rPr>
          <w:rFonts w:asciiTheme="majorBidi" w:eastAsia="Times New Roman" w:hAnsiTheme="majorBidi" w:cstheme="majorBidi"/>
          <w:color w:val="000000" w:themeColor="text1"/>
          <w:lang w:val="en-GB"/>
        </w:rPr>
        <w:t xml:space="preserve">is limited to a few main features. First, </w:t>
      </w:r>
      <w:del w:id="6181" w:author="Jane Shaw" w:date="2015-10-22T17:04:00Z">
        <w:r w:rsidRPr="00F31509" w:rsidDel="002725F4">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imputation of yield in any given country incorporates available information </w:t>
      </w:r>
      <w:ins w:id="6182" w:author="Jane Shaw" w:date="2015-10-22T17:05:00Z">
        <w:r w:rsidR="002725F4">
          <w:rPr>
            <w:rFonts w:asciiTheme="majorBidi" w:eastAsia="Times New Roman" w:hAnsiTheme="majorBidi" w:cstheme="majorBidi"/>
            <w:color w:val="000000" w:themeColor="text1"/>
            <w:lang w:val="en-GB"/>
          </w:rPr>
          <w:t xml:space="preserve">on </w:t>
        </w:r>
        <w:r w:rsidR="002725F4" w:rsidRPr="00F31509">
          <w:rPr>
            <w:rFonts w:asciiTheme="majorBidi" w:eastAsia="Times New Roman" w:hAnsiTheme="majorBidi" w:cstheme="majorBidi"/>
            <w:color w:val="000000" w:themeColor="text1"/>
            <w:lang w:val="en-GB"/>
          </w:rPr>
          <w:t xml:space="preserve">that commodity </w:t>
        </w:r>
      </w:ins>
      <w:r w:rsidRPr="00F31509">
        <w:rPr>
          <w:rFonts w:asciiTheme="majorBidi" w:eastAsia="Times New Roman" w:hAnsiTheme="majorBidi" w:cstheme="majorBidi"/>
          <w:color w:val="000000" w:themeColor="text1"/>
          <w:lang w:val="en-GB"/>
        </w:rPr>
        <w:t xml:space="preserve">from </w:t>
      </w:r>
      <w:del w:id="6183" w:author="Jane Shaw" w:date="2015-10-22T17:04:00Z">
        <w:r w:rsidRPr="00F31509" w:rsidDel="002725F4">
          <w:rPr>
            <w:rFonts w:asciiTheme="majorBidi" w:eastAsia="Times New Roman" w:hAnsiTheme="majorBidi" w:cstheme="majorBidi"/>
            <w:color w:val="000000" w:themeColor="text1"/>
            <w:lang w:val="en-GB"/>
          </w:rPr>
          <w:delText xml:space="preserve">notionally </w:delText>
        </w:r>
      </w:del>
      <w:ins w:id="6184" w:author="Jane Shaw" w:date="2015-10-22T17:04:00Z">
        <w:r w:rsidR="002725F4">
          <w:rPr>
            <w:rFonts w:asciiTheme="majorBidi" w:eastAsia="Times New Roman" w:hAnsiTheme="majorBidi" w:cstheme="majorBidi"/>
            <w:color w:val="000000" w:themeColor="text1"/>
            <w:lang w:val="en-GB"/>
          </w:rPr>
          <w:t xml:space="preserve">any or </w:t>
        </w:r>
      </w:ins>
      <w:r w:rsidRPr="00F31509">
        <w:rPr>
          <w:rFonts w:asciiTheme="majorBidi" w:eastAsia="Times New Roman" w:hAnsiTheme="majorBidi" w:cstheme="majorBidi"/>
          <w:color w:val="000000" w:themeColor="text1"/>
          <w:lang w:val="en-GB"/>
        </w:rPr>
        <w:t xml:space="preserve">all </w:t>
      </w:r>
      <w:ins w:id="6185" w:author="Jane Shaw" w:date="2015-10-22T17:04:00Z">
        <w:r w:rsidR="002725F4">
          <w:rPr>
            <w:rFonts w:asciiTheme="majorBidi" w:eastAsia="Times New Roman" w:hAnsiTheme="majorBidi" w:cstheme="majorBidi"/>
            <w:color w:val="000000" w:themeColor="text1"/>
            <w:lang w:val="en-GB"/>
          </w:rPr>
          <w:t xml:space="preserve">other </w:t>
        </w:r>
      </w:ins>
      <w:r w:rsidRPr="00F31509">
        <w:rPr>
          <w:rFonts w:asciiTheme="majorBidi" w:eastAsia="Times New Roman" w:hAnsiTheme="majorBidi" w:cstheme="majorBidi"/>
          <w:color w:val="000000" w:themeColor="text1"/>
          <w:lang w:val="en-GB"/>
        </w:rPr>
        <w:t>countries</w:t>
      </w:r>
      <w:del w:id="6186" w:author="Jane Shaw" w:date="2015-10-22T17:05:00Z">
        <w:r w:rsidRPr="00F31509" w:rsidDel="002725F4">
          <w:rPr>
            <w:rFonts w:asciiTheme="majorBidi" w:eastAsia="Times New Roman" w:hAnsiTheme="majorBidi" w:cstheme="majorBidi"/>
            <w:color w:val="000000" w:themeColor="text1"/>
            <w:lang w:val="en-GB"/>
          </w:rPr>
          <w:delText xml:space="preserve"> </w:delText>
        </w:r>
        <w:r w:rsidR="00375CFB" w:rsidRPr="00F31509" w:rsidDel="002725F4">
          <w:rPr>
            <w:rFonts w:asciiTheme="majorBidi" w:eastAsia="Times New Roman" w:hAnsiTheme="majorBidi" w:cstheme="majorBidi"/>
            <w:color w:val="000000" w:themeColor="text1"/>
            <w:lang w:val="en-GB"/>
          </w:rPr>
          <w:delText xml:space="preserve">for that </w:delText>
        </w:r>
        <w:r w:rsidRPr="00F31509" w:rsidDel="002725F4">
          <w:rPr>
            <w:rFonts w:asciiTheme="majorBidi" w:eastAsia="Times New Roman" w:hAnsiTheme="majorBidi" w:cstheme="majorBidi"/>
            <w:color w:val="000000" w:themeColor="text1"/>
            <w:lang w:val="en-GB"/>
          </w:rPr>
          <w:delText>commodit</w:delText>
        </w:r>
        <w:r w:rsidR="00375CFB" w:rsidRPr="00F31509" w:rsidDel="002725F4">
          <w:rPr>
            <w:rFonts w:asciiTheme="majorBidi" w:eastAsia="Times New Roman" w:hAnsiTheme="majorBidi" w:cstheme="majorBidi"/>
            <w:color w:val="000000" w:themeColor="text1"/>
            <w:lang w:val="en-GB"/>
          </w:rPr>
          <w:delText>y</w:delText>
        </w:r>
      </w:del>
      <w:r w:rsidRPr="00F31509">
        <w:rPr>
          <w:rFonts w:asciiTheme="majorBidi" w:eastAsia="Times New Roman" w:hAnsiTheme="majorBidi" w:cstheme="majorBidi"/>
          <w:color w:val="000000" w:themeColor="text1"/>
          <w:lang w:val="en-GB"/>
        </w:rPr>
        <w:t xml:space="preserve">. This enables maximization of information usage and </w:t>
      </w:r>
      <w:del w:id="6187" w:author="Jane Shaw" w:date="2015-10-22T17:05:00Z">
        <w:r w:rsidRPr="00F31509" w:rsidDel="002725F4">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improved stability of the imputation. Second, rather than relying on a single method or model, the imputation process consists of a dozen candidate models, which are averaged</w:t>
      </w:r>
      <w:del w:id="6188" w:author="Jane Shaw" w:date="2015-10-22T17:05:00Z">
        <w:r w:rsidRPr="00F31509" w:rsidDel="002725F4">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 the ensemble, with weights assigned in accordance with the predictability of each model. Third, an ensemble can cope well with sparse data availability. For instance, when </w:t>
      </w:r>
      <w:del w:id="6189" w:author="Jane Shaw" w:date="2015-10-22T17:05:00Z">
        <w:r w:rsidRPr="00F31509" w:rsidDel="002725F4">
          <w:rPr>
            <w:rFonts w:asciiTheme="majorBidi" w:eastAsia="Times New Roman" w:hAnsiTheme="majorBidi" w:cstheme="majorBidi"/>
            <w:color w:val="000000" w:themeColor="text1"/>
            <w:lang w:val="en-GB"/>
          </w:rPr>
          <w:delText xml:space="preserve">and where </w:delText>
        </w:r>
      </w:del>
      <w:r w:rsidRPr="00F31509">
        <w:rPr>
          <w:rFonts w:asciiTheme="majorBidi" w:eastAsia="Times New Roman" w:hAnsiTheme="majorBidi" w:cstheme="majorBidi"/>
          <w:color w:val="000000" w:themeColor="text1"/>
          <w:lang w:val="en-GB"/>
        </w:rPr>
        <w:t>only a single observation is available, th</w:t>
      </w:r>
      <w:ins w:id="6190" w:author="Jane Shaw" w:date="2015-10-22T17:06:00Z">
        <w:r w:rsidR="002725F4">
          <w:rPr>
            <w:rFonts w:asciiTheme="majorBidi" w:eastAsia="Times New Roman" w:hAnsiTheme="majorBidi" w:cstheme="majorBidi"/>
            <w:color w:val="000000" w:themeColor="text1"/>
            <w:lang w:val="en-GB"/>
          </w:rPr>
          <w:t>is</w:t>
        </w:r>
      </w:ins>
      <w:del w:id="6191" w:author="Jane Shaw" w:date="2015-10-22T17:06:00Z">
        <w:r w:rsidRPr="00F31509" w:rsidDel="002725F4">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value can be carried across many years and be assigned to </w:t>
      </w:r>
      <w:del w:id="6192" w:author="Jane Shaw" w:date="2015-10-22T17:06:00Z">
        <w:r w:rsidRPr="00F31509" w:rsidDel="002725F4">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missing observations</w:t>
      </w:r>
      <w:del w:id="6193" w:author="Jane Shaw" w:date="2015-10-22T17:06:00Z">
        <w:r w:rsidRPr="00F31509" w:rsidDel="002725F4">
          <w:rPr>
            <w:rFonts w:asciiTheme="majorBidi" w:eastAsia="Times New Roman" w:hAnsiTheme="majorBidi" w:cstheme="majorBidi"/>
            <w:color w:val="000000" w:themeColor="text1"/>
            <w:lang w:val="en-GB"/>
          </w:rPr>
          <w:delText xml:space="preserve"> successfully</w:delText>
        </w:r>
      </w:del>
      <w:r w:rsidRPr="00F31509">
        <w:rPr>
          <w:rFonts w:asciiTheme="majorBidi" w:eastAsia="Times New Roman" w:hAnsiTheme="majorBidi" w:cstheme="majorBidi"/>
          <w:color w:val="000000" w:themeColor="text1"/>
          <w:lang w:val="en-GB"/>
        </w:rPr>
        <w:t xml:space="preserve">. On the other hand, if abundant data are available, more weight will be given to </w:t>
      </w:r>
      <w:del w:id="6194" w:author="Jane Shaw" w:date="2015-11-07T19:10:00Z">
        <w:r w:rsidRPr="00F31509" w:rsidDel="00D132AA">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sophisticated models</w:t>
      </w:r>
      <w:del w:id="6195" w:author="Jane Shaw" w:date="2015-11-07T19:10:00Z">
        <w:r w:rsidRPr="00F31509" w:rsidDel="00D132A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6196" w:author="Jane Shaw" w:date="2015-11-07T19:10:00Z">
        <w:r w:rsidRPr="00F31509" w:rsidDel="00D132AA">
          <w:rPr>
            <w:rFonts w:asciiTheme="majorBidi" w:eastAsia="Times New Roman" w:hAnsiTheme="majorBidi" w:cstheme="majorBidi"/>
            <w:color w:val="000000" w:themeColor="text1"/>
            <w:lang w:val="en-GB"/>
          </w:rPr>
          <w:delText xml:space="preserve">which have </w:delText>
        </w:r>
      </w:del>
      <w:ins w:id="6197" w:author="Jane Shaw" w:date="2015-11-07T19:10:00Z">
        <w:r w:rsidR="00D132AA">
          <w:rPr>
            <w:rFonts w:asciiTheme="majorBidi" w:eastAsia="Times New Roman" w:hAnsiTheme="majorBidi" w:cstheme="majorBidi"/>
            <w:color w:val="000000" w:themeColor="text1"/>
            <w:lang w:val="en-GB"/>
          </w:rPr>
          <w:t xml:space="preserve">that </w:t>
        </w:r>
      </w:ins>
      <w:del w:id="6198" w:author="Jane Shaw" w:date="2015-10-22T17:06:00Z">
        <w:r w:rsidRPr="00F31509" w:rsidDel="002725F4">
          <w:rPr>
            <w:rFonts w:asciiTheme="majorBidi" w:eastAsia="Times New Roman" w:hAnsiTheme="majorBidi" w:cstheme="majorBidi"/>
            <w:color w:val="000000" w:themeColor="text1"/>
            <w:lang w:val="en-GB"/>
          </w:rPr>
          <w:delText xml:space="preserve">the ability to </w:delText>
        </w:r>
      </w:del>
      <w:ins w:id="6199" w:author="Jane Shaw" w:date="2015-10-22T17:06:00Z">
        <w:r w:rsidR="002725F4">
          <w:rPr>
            <w:rFonts w:asciiTheme="majorBidi" w:eastAsia="Times New Roman" w:hAnsiTheme="majorBidi" w:cstheme="majorBidi"/>
            <w:color w:val="000000" w:themeColor="text1"/>
            <w:lang w:val="en-GB"/>
          </w:rPr>
          <w:t xml:space="preserve">can </w:t>
        </w:r>
      </w:ins>
      <w:r w:rsidRPr="00F31509">
        <w:rPr>
          <w:rFonts w:asciiTheme="majorBidi" w:eastAsia="Times New Roman" w:hAnsiTheme="majorBidi" w:cstheme="majorBidi"/>
          <w:color w:val="000000" w:themeColor="text1"/>
          <w:lang w:val="en-GB"/>
        </w:rPr>
        <w:t>capture the complex pattern of the data.</w:t>
      </w:r>
    </w:p>
    <w:p w14:paraId="14E05359" w14:textId="77777777" w:rsidR="004F65E4" w:rsidRPr="00F31509" w:rsidDel="002725F4" w:rsidRDefault="004F65E4" w:rsidP="004F65E4">
      <w:pPr>
        <w:spacing w:after="0"/>
        <w:jc w:val="both"/>
        <w:rPr>
          <w:del w:id="6200" w:author="Jane Shaw" w:date="2015-10-22T17:06:00Z"/>
          <w:rFonts w:asciiTheme="majorBidi" w:hAnsiTheme="majorBidi" w:cstheme="majorBidi"/>
          <w:color w:val="000000" w:themeColor="text1"/>
          <w:szCs w:val="24"/>
          <w:lang w:val="en-GB"/>
        </w:rPr>
      </w:pPr>
    </w:p>
    <w:p w14:paraId="7CEA354D" w14:textId="5A1266E2" w:rsidR="004F65E4" w:rsidRPr="00F31509" w:rsidDel="002725F4" w:rsidRDefault="004F65E4" w:rsidP="004F65E4">
      <w:pPr>
        <w:spacing w:after="0"/>
        <w:jc w:val="both"/>
        <w:rPr>
          <w:del w:id="6201" w:author="Jane Shaw" w:date="2015-10-22T17:09:00Z"/>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method</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qualitative assessment suggest</w:t>
      </w:r>
      <w:ins w:id="6202" w:author="Jane Shaw" w:date="2015-10-22T17:06:00Z">
        <w:r w:rsidR="002725F4">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that the new method is superior to previously employed methods and </w:t>
      </w:r>
      <w:ins w:id="6203" w:author="Jane Shaw" w:date="2015-10-22T17:07:00Z">
        <w:r w:rsidR="002725F4">
          <w:rPr>
            <w:rFonts w:asciiTheme="majorBidi" w:eastAsia="Times New Roman" w:hAnsiTheme="majorBidi" w:cstheme="majorBidi"/>
            <w:color w:val="000000" w:themeColor="text1"/>
            <w:lang w:val="en-GB"/>
          </w:rPr>
          <w:t xml:space="preserve">to the </w:t>
        </w:r>
      </w:ins>
      <w:r w:rsidRPr="00F31509">
        <w:rPr>
          <w:rFonts w:asciiTheme="majorBidi" w:eastAsia="Times New Roman" w:hAnsiTheme="majorBidi" w:cstheme="majorBidi"/>
          <w:color w:val="000000" w:themeColor="text1"/>
          <w:lang w:val="en-GB"/>
        </w:rPr>
        <w:t xml:space="preserve">approaches taken by other institutions. </w:t>
      </w:r>
    </w:p>
    <w:p w14:paraId="400BBF1D" w14:textId="77777777" w:rsidR="004F65E4" w:rsidRPr="00F31509" w:rsidRDefault="004F65E4">
      <w:pPr>
        <w:spacing w:after="0"/>
        <w:jc w:val="both"/>
        <w:rPr>
          <w:rFonts w:asciiTheme="majorBidi" w:hAnsiTheme="majorBidi" w:cstheme="majorBidi"/>
          <w:b/>
          <w:color w:val="000000" w:themeColor="text1"/>
          <w:szCs w:val="24"/>
          <w:lang w:val="en-GB"/>
        </w:rPr>
        <w:pPrChange w:id="6204" w:author="Jane Shaw" w:date="2015-10-22T17:09:00Z">
          <w:pPr>
            <w:spacing w:after="160"/>
          </w:pPr>
        </w:pPrChange>
      </w:pPr>
    </w:p>
    <w:p w14:paraId="1DAF83FE" w14:textId="77777777" w:rsidR="004F65E4" w:rsidRPr="00F31509" w:rsidRDefault="004F65E4" w:rsidP="00312896">
      <w:pPr>
        <w:pStyle w:val="Titolo4"/>
        <w:rPr>
          <w:rFonts w:asciiTheme="majorBidi" w:hAnsiTheme="majorBidi" w:cstheme="majorBidi"/>
          <w:lang w:val="en-GB"/>
        </w:rPr>
      </w:pPr>
      <w:bookmarkStart w:id="6205" w:name="_Toc421025853"/>
      <w:r w:rsidRPr="00F31509">
        <w:rPr>
          <w:rFonts w:asciiTheme="majorBidi" w:hAnsiTheme="majorBidi" w:cstheme="majorBidi"/>
          <w:lang w:val="en-GB"/>
        </w:rPr>
        <w:t>The new imputation approach in detail</w:t>
      </w:r>
      <w:bookmarkEnd w:id="6205"/>
    </w:p>
    <w:p w14:paraId="7167738C" w14:textId="7777777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14:paraId="28C8BE9E" w14:textId="258E3436" w:rsidR="004F65E4" w:rsidRPr="00F31509" w:rsidRDefault="002725F4" w:rsidP="003C6AA5">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ins w:id="6206" w:author="Jane Shaw" w:date="2015-10-22T17:07:00Z">
        <w:r>
          <w:rPr>
            <w:rFonts w:asciiTheme="majorBidi" w:eastAsia="Times New Roman" w:hAnsiTheme="majorBidi" w:cstheme="majorBidi"/>
            <w:color w:val="000000" w:themeColor="text1"/>
            <w:szCs w:val="24"/>
          </w:rPr>
          <w:t>;</w:t>
        </w:r>
      </w:ins>
    </w:p>
    <w:p w14:paraId="38457782" w14:textId="2E1DEDCF" w:rsidR="004F65E4" w:rsidRPr="00F31509" w:rsidRDefault="002725F4" w:rsidP="60226960">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ins w:id="6207" w:author="Jane Shaw" w:date="2015-11-07T19:11:00Z">
        <w:r w:rsidR="00D132AA">
          <w:rPr>
            <w:rFonts w:asciiTheme="majorBidi" w:eastAsia="Times New Roman" w:hAnsiTheme="majorBidi" w:cstheme="majorBidi"/>
            <w:color w:val="000000" w:themeColor="text1"/>
          </w:rPr>
          <w:t xml:space="preserve">the </w:t>
        </w:r>
      </w:ins>
      <w:r w:rsidR="00D132AA" w:rsidRPr="00F31509">
        <w:rPr>
          <w:rFonts w:asciiTheme="majorBidi" w:eastAsia="Times New Roman" w:hAnsiTheme="majorBidi" w:cstheme="majorBidi"/>
          <w:color w:val="000000" w:themeColor="text1"/>
        </w:rPr>
        <w:t>productivity = production</w:t>
      </w:r>
      <w:del w:id="6208" w:author="Jane Shaw" w:date="2015-10-22T17:07:00Z">
        <w:r w:rsidRPr="00F31509" w:rsidDel="002725F4">
          <w:rPr>
            <w:rFonts w:asciiTheme="majorBidi" w:eastAsia="Times New Roman" w:hAnsiTheme="majorBidi" w:cstheme="majorBidi"/>
            <w:color w:val="000000" w:themeColor="text1"/>
          </w:rPr>
          <w:delText xml:space="preserve"> </w:delText>
        </w:r>
      </w:del>
      <w:r w:rsidR="00D132AA" w:rsidRPr="00F31509">
        <w:rPr>
          <w:rFonts w:asciiTheme="majorBidi" w:eastAsia="Times New Roman" w:hAnsiTheme="majorBidi" w:cstheme="majorBidi"/>
          <w:color w:val="000000" w:themeColor="text1"/>
        </w:rPr>
        <w:t>/</w:t>
      </w:r>
      <w:del w:id="6209" w:author="Jane Shaw" w:date="2015-10-22T17:07:00Z">
        <w:r w:rsidRPr="00F31509" w:rsidDel="002725F4">
          <w:rPr>
            <w:rFonts w:asciiTheme="majorBidi" w:eastAsia="Times New Roman" w:hAnsiTheme="majorBidi" w:cstheme="majorBidi"/>
            <w:color w:val="000000" w:themeColor="text1"/>
          </w:rPr>
          <w:delText xml:space="preserve"> </w:delText>
        </w:r>
      </w:del>
      <w:r w:rsidR="00D132AA" w:rsidRPr="00F31509">
        <w:rPr>
          <w:rFonts w:asciiTheme="majorBidi" w:eastAsia="Times New Roman" w:hAnsiTheme="majorBidi" w:cstheme="majorBidi"/>
          <w:color w:val="000000" w:themeColor="text1"/>
        </w:rPr>
        <w:t>activity</w:t>
      </w:r>
      <w:ins w:id="6210" w:author="Jane Shaw" w:date="2015-11-07T19:11:00Z">
        <w:r w:rsidR="00D132AA">
          <w:rPr>
            <w:rFonts w:asciiTheme="majorBidi" w:eastAsia="Times New Roman" w:hAnsiTheme="majorBidi" w:cstheme="majorBidi"/>
            <w:color w:val="000000" w:themeColor="text1"/>
          </w:rPr>
          <w:t xml:space="preserve"> identity</w:t>
        </w:r>
      </w:ins>
      <w:ins w:id="6211" w:author="Jane Shaw" w:date="2015-10-22T17:07:00Z">
        <w:r>
          <w:rPr>
            <w:rFonts w:asciiTheme="majorBidi" w:eastAsia="Times New Roman" w:hAnsiTheme="majorBidi" w:cstheme="majorBidi"/>
            <w:color w:val="000000" w:themeColor="text1"/>
          </w:rPr>
          <w:t>;</w:t>
        </w:r>
      </w:ins>
      <w:del w:id="6212" w:author="Jane Shaw" w:date="2015-10-22T17:07:00Z">
        <w:r w:rsidR="001476EE" w:rsidRPr="00F31509" w:rsidDel="002725F4">
          <w:rPr>
            <w:rFonts w:asciiTheme="majorBidi" w:eastAsia="Times New Roman" w:hAnsiTheme="majorBidi" w:cstheme="majorBidi"/>
            <w:color w:val="000000" w:themeColor="text1"/>
          </w:rPr>
          <w:delText>.</w:delText>
        </w:r>
      </w:del>
    </w:p>
    <w:p w14:paraId="5C069456" w14:textId="3572534B" w:rsidR="00BC2CDF" w:rsidRPr="00F31509" w:rsidRDefault="002725F4" w:rsidP="00BC2CDF">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ins w:id="6213" w:author="Jane Shaw" w:date="2015-10-22T17:07:00Z">
        <w:r>
          <w:rPr>
            <w:rFonts w:asciiTheme="majorBidi" w:eastAsia="Times New Roman" w:hAnsiTheme="majorBidi" w:cstheme="majorBidi"/>
            <w:color w:val="000000" w:themeColor="text1"/>
            <w:szCs w:val="24"/>
          </w:rPr>
          <w:t>;</w:t>
        </w:r>
      </w:ins>
    </w:p>
    <w:p w14:paraId="0375867B" w14:textId="1E036422" w:rsidR="00BC2CDF" w:rsidRPr="00F31509" w:rsidRDefault="002725F4" w:rsidP="60226960">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ins w:id="6214" w:author="Jane Shaw" w:date="2015-11-07T19:11:00Z">
        <w:r w:rsidR="00D132AA">
          <w:rPr>
            <w:rFonts w:asciiTheme="majorBidi" w:eastAsia="Times New Roman" w:hAnsiTheme="majorBidi" w:cstheme="majorBidi"/>
            <w:color w:val="000000" w:themeColor="text1"/>
          </w:rPr>
          <w:t xml:space="preserve">the </w:t>
        </w:r>
      </w:ins>
      <w:r w:rsidRPr="00F31509">
        <w:rPr>
          <w:rFonts w:asciiTheme="majorBidi" w:eastAsia="Times New Roman" w:hAnsiTheme="majorBidi" w:cstheme="majorBidi"/>
          <w:color w:val="000000" w:themeColor="text1"/>
        </w:rPr>
        <w:t>productivity = production</w:t>
      </w:r>
      <w:del w:id="6215" w:author="Jane Shaw" w:date="2015-10-22T17:08:00Z">
        <w:r w:rsidRPr="00F31509" w:rsidDel="002725F4">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w:t>
      </w:r>
      <w:del w:id="6216" w:author="Jane Shaw" w:date="2015-10-22T17:08:00Z">
        <w:r w:rsidRPr="00F31509" w:rsidDel="002725F4">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activity</w:t>
      </w:r>
      <w:ins w:id="6217" w:author="Jane Shaw" w:date="2015-11-07T19:11:00Z">
        <w:r w:rsidR="00D132AA">
          <w:rPr>
            <w:rFonts w:asciiTheme="majorBidi" w:eastAsia="Times New Roman" w:hAnsiTheme="majorBidi" w:cstheme="majorBidi"/>
            <w:color w:val="000000" w:themeColor="text1"/>
          </w:rPr>
          <w:t xml:space="preserve"> identity</w:t>
        </w:r>
      </w:ins>
      <w:r w:rsidR="001476EE" w:rsidRPr="00F31509">
        <w:rPr>
          <w:rFonts w:asciiTheme="majorBidi" w:eastAsia="Times New Roman" w:hAnsiTheme="majorBidi" w:cstheme="majorBidi"/>
          <w:color w:val="000000" w:themeColor="text1"/>
        </w:rPr>
        <w:t>.</w:t>
      </w:r>
    </w:p>
    <w:p w14:paraId="4EB4CAFD" w14:textId="2DAA1E4D" w:rsidR="00BC2CDF" w:rsidRPr="00F31509" w:rsidRDefault="00BC2CDF" w:rsidP="00BC2CDF">
      <w:pPr>
        <w:rPr>
          <w:rFonts w:asciiTheme="majorBidi" w:hAnsiTheme="majorBidi" w:cstheme="majorBidi"/>
          <w:lang w:val="en-GB" w:eastAsia="en-US"/>
        </w:rPr>
      </w:pPr>
      <w:bookmarkStart w:id="6218" w:name="_Toc421025854"/>
      <w:r w:rsidRPr="00F31509">
        <w:rPr>
          <w:rFonts w:asciiTheme="majorBidi" w:hAnsiTheme="majorBidi" w:cstheme="majorBidi"/>
          <w:lang w:val="en-GB" w:eastAsia="en-US"/>
        </w:rPr>
        <w:t xml:space="preserve">Step 1 </w:t>
      </w:r>
      <w:del w:id="6219" w:author="Jane Shaw" w:date="2015-10-22T17:08:00Z">
        <w:r w:rsidRPr="00F31509" w:rsidDel="002725F4">
          <w:rPr>
            <w:rFonts w:asciiTheme="majorBidi" w:hAnsiTheme="majorBidi" w:cstheme="majorBidi"/>
            <w:lang w:val="en-GB" w:eastAsia="en-US"/>
          </w:rPr>
          <w:delText xml:space="preserve">will be </w:delText>
        </w:r>
      </w:del>
      <w:ins w:id="6220" w:author="Jane Shaw" w:date="2015-10-22T17:08:00Z">
        <w:r w:rsidR="002725F4">
          <w:rPr>
            <w:rFonts w:asciiTheme="majorBidi" w:hAnsiTheme="majorBidi" w:cstheme="majorBidi"/>
            <w:lang w:val="en-GB" w:eastAsia="en-US"/>
          </w:rPr>
          <w:t xml:space="preserve">is </w:t>
        </w:r>
      </w:ins>
      <w:r w:rsidRPr="00F31509">
        <w:rPr>
          <w:rFonts w:asciiTheme="majorBidi" w:hAnsiTheme="majorBidi" w:cstheme="majorBidi"/>
          <w:lang w:val="en-GB" w:eastAsia="en-US"/>
        </w:rPr>
        <w:t xml:space="preserve">skipped if </w:t>
      </w:r>
      <w:ins w:id="6221" w:author="Jane Shaw" w:date="2015-10-22T17:08:00Z">
        <w:r w:rsidR="002725F4">
          <w:rPr>
            <w:rFonts w:asciiTheme="majorBidi" w:hAnsiTheme="majorBidi" w:cstheme="majorBidi"/>
            <w:lang w:val="en-GB" w:eastAsia="en-US"/>
          </w:rPr>
          <w:t xml:space="preserve">current </w:t>
        </w:r>
      </w:ins>
      <w:r w:rsidRPr="00F31509">
        <w:rPr>
          <w:rFonts w:asciiTheme="majorBidi" w:hAnsiTheme="majorBidi" w:cstheme="majorBidi"/>
          <w:lang w:val="en-GB" w:eastAsia="en-US"/>
        </w:rPr>
        <w:t xml:space="preserve">productivity </w:t>
      </w:r>
      <w:ins w:id="6222" w:author="Jane Shaw" w:date="2015-10-22T17:08:00Z">
        <w:r w:rsidR="002725F4">
          <w:rPr>
            <w:rFonts w:asciiTheme="majorBidi" w:hAnsiTheme="majorBidi" w:cstheme="majorBidi"/>
            <w:lang w:val="en-GB" w:eastAsia="en-US"/>
          </w:rPr>
          <w:t xml:space="preserve">data </w:t>
        </w:r>
      </w:ins>
      <w:del w:id="6223" w:author="Jane Shaw" w:date="2015-10-22T17:08:00Z">
        <w:r w:rsidRPr="00F31509" w:rsidDel="002725F4">
          <w:rPr>
            <w:rFonts w:asciiTheme="majorBidi" w:hAnsiTheme="majorBidi" w:cstheme="majorBidi"/>
            <w:lang w:val="en-GB" w:eastAsia="en-US"/>
          </w:rPr>
          <w:delText xml:space="preserve">is </w:delText>
        </w:r>
      </w:del>
      <w:ins w:id="6224" w:author="Jane Shaw" w:date="2015-10-22T17:08:00Z">
        <w:r w:rsidR="002725F4">
          <w:rPr>
            <w:rFonts w:asciiTheme="majorBidi" w:hAnsiTheme="majorBidi" w:cstheme="majorBidi"/>
            <w:lang w:val="en-GB" w:eastAsia="en-US"/>
          </w:rPr>
          <w:t xml:space="preserve">are </w:t>
        </w:r>
      </w:ins>
      <w:del w:id="6225" w:author="Jane Shaw" w:date="2015-10-22T17:08:00Z">
        <w:r w:rsidRPr="00F31509" w:rsidDel="002725F4">
          <w:rPr>
            <w:rFonts w:asciiTheme="majorBidi" w:hAnsiTheme="majorBidi" w:cstheme="majorBidi"/>
            <w:lang w:val="en-GB" w:eastAsia="en-US"/>
          </w:rPr>
          <w:delText xml:space="preserve">currently </w:delText>
        </w:r>
      </w:del>
      <w:r w:rsidRPr="00F31509">
        <w:rPr>
          <w:rFonts w:asciiTheme="majorBidi" w:hAnsiTheme="majorBidi" w:cstheme="majorBidi"/>
          <w:lang w:val="en-GB" w:eastAsia="en-US"/>
        </w:rPr>
        <w:t>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balancing is </w:t>
      </w:r>
      <w:del w:id="6226" w:author="Jane Shaw" w:date="2015-10-22T17:08:00Z">
        <w:r w:rsidRPr="00F31509" w:rsidDel="002725F4">
          <w:rPr>
            <w:rFonts w:asciiTheme="majorBidi" w:hAnsiTheme="majorBidi" w:cstheme="majorBidi"/>
            <w:lang w:val="en-GB" w:eastAsia="en-US"/>
          </w:rPr>
          <w:delText xml:space="preserve">then </w:delText>
        </w:r>
      </w:del>
      <w:r w:rsidRPr="00F31509">
        <w:rPr>
          <w:rFonts w:asciiTheme="majorBidi" w:hAnsiTheme="majorBidi" w:cstheme="majorBidi"/>
          <w:lang w:val="en-GB" w:eastAsia="en-US"/>
        </w:rPr>
        <w:t xml:space="preserve">possible, imputation </w:t>
      </w:r>
      <w:ins w:id="6227" w:author="Jane Shaw" w:date="2015-10-22T17:08:00Z">
        <w:r w:rsidR="002725F4">
          <w:rPr>
            <w:rFonts w:asciiTheme="majorBidi" w:hAnsiTheme="majorBidi" w:cstheme="majorBidi"/>
            <w:lang w:val="en-GB" w:eastAsia="en-US"/>
          </w:rPr>
          <w:t xml:space="preserve">will be done </w:t>
        </w:r>
      </w:ins>
      <w:r w:rsidRPr="00F31509">
        <w:rPr>
          <w:rFonts w:asciiTheme="majorBidi" w:hAnsiTheme="majorBidi" w:cstheme="majorBidi"/>
          <w:lang w:val="en-GB" w:eastAsia="en-US"/>
        </w:rPr>
        <w:t>via balancing</w:t>
      </w:r>
      <w:del w:id="6228" w:author="Jane Shaw" w:date="2015-10-22T17:08:00Z">
        <w:r w:rsidRPr="00F31509" w:rsidDel="002725F4">
          <w:rPr>
            <w:rFonts w:asciiTheme="majorBidi" w:hAnsiTheme="majorBidi" w:cstheme="majorBidi"/>
            <w:lang w:val="en-GB" w:eastAsia="en-US"/>
          </w:rPr>
          <w:delText xml:space="preserve"> will be done</w:delText>
        </w:r>
      </w:del>
      <w:r w:rsidRPr="00F31509">
        <w:rPr>
          <w:rFonts w:asciiTheme="majorBidi" w:hAnsiTheme="majorBidi" w:cstheme="majorBidi"/>
          <w:lang w:val="en-GB" w:eastAsia="en-US"/>
        </w:rPr>
        <w:t>.</w:t>
      </w:r>
      <w:r w:rsidR="008568EC">
        <w:rPr>
          <w:rFonts w:asciiTheme="majorBidi" w:hAnsiTheme="majorBidi" w:cstheme="majorBidi"/>
          <w:lang w:val="en-GB" w:eastAsia="en-US"/>
        </w:rPr>
        <w:t xml:space="preserve"> </w:t>
      </w:r>
      <w:del w:id="6229" w:author="Jane Shaw" w:date="2015-10-22T17:08:00Z">
        <w:r w:rsidRPr="00F31509" w:rsidDel="002725F4">
          <w:rPr>
            <w:rFonts w:asciiTheme="majorBidi" w:hAnsiTheme="majorBidi" w:cstheme="majorBidi"/>
            <w:lang w:val="en-GB" w:eastAsia="en-US"/>
          </w:rPr>
          <w:delText xml:space="preserve">Then, </w:delText>
        </w:r>
      </w:del>
      <w:r w:rsidR="002725F4" w:rsidRPr="00F31509">
        <w:rPr>
          <w:rFonts w:asciiTheme="majorBidi" w:hAnsiTheme="majorBidi" w:cstheme="majorBidi"/>
          <w:lang w:val="en-GB" w:eastAsia="en-US"/>
        </w:rPr>
        <w:t xml:space="preserve">Production </w:t>
      </w:r>
      <w:del w:id="6230" w:author="Jane Shaw" w:date="2015-10-22T17:09:00Z">
        <w:r w:rsidRPr="00F31509" w:rsidDel="002725F4">
          <w:rPr>
            <w:rFonts w:asciiTheme="majorBidi" w:hAnsiTheme="majorBidi" w:cstheme="majorBidi"/>
            <w:lang w:val="en-GB" w:eastAsia="en-US"/>
          </w:rPr>
          <w:delText xml:space="preserve">imputation </w:delText>
        </w:r>
      </w:del>
      <w:r w:rsidRPr="00F31509">
        <w:rPr>
          <w:rFonts w:asciiTheme="majorBidi" w:hAnsiTheme="majorBidi" w:cstheme="majorBidi"/>
          <w:lang w:val="en-GB" w:eastAsia="en-US"/>
        </w:rPr>
        <w:t xml:space="preserve">will be </w:t>
      </w:r>
      <w:del w:id="6231" w:author="Jane Shaw" w:date="2015-10-22T17:09:00Z">
        <w:r w:rsidRPr="00F31509" w:rsidDel="002725F4">
          <w:rPr>
            <w:rFonts w:asciiTheme="majorBidi" w:hAnsiTheme="majorBidi" w:cstheme="majorBidi"/>
            <w:lang w:val="en-GB" w:eastAsia="en-US"/>
          </w:rPr>
          <w:delText xml:space="preserve">performed </w:delText>
        </w:r>
      </w:del>
      <w:ins w:id="6232" w:author="Jane Shaw" w:date="2015-10-22T17:09:00Z">
        <w:r w:rsidR="002725F4">
          <w:rPr>
            <w:rFonts w:asciiTheme="majorBidi" w:hAnsiTheme="majorBidi" w:cstheme="majorBidi"/>
            <w:lang w:val="en-GB" w:eastAsia="en-US"/>
          </w:rPr>
          <w:t xml:space="preserve">imputed </w:t>
        </w:r>
      </w:ins>
      <w:r w:rsidRPr="00F31509">
        <w:rPr>
          <w:rFonts w:asciiTheme="majorBidi" w:hAnsiTheme="majorBidi" w:cstheme="majorBidi"/>
          <w:lang w:val="en-GB" w:eastAsia="en-US"/>
        </w:rPr>
        <w:t xml:space="preserve">if production </w:t>
      </w:r>
      <w:ins w:id="6233" w:author="Jane Shaw" w:date="2015-10-22T17:09:00Z">
        <w:r w:rsidR="002725F4">
          <w:rPr>
            <w:rFonts w:asciiTheme="majorBidi" w:hAnsiTheme="majorBidi" w:cstheme="majorBidi"/>
            <w:lang w:val="en-GB" w:eastAsia="en-US"/>
          </w:rPr>
          <w:t xml:space="preserve">data are </w:t>
        </w:r>
      </w:ins>
      <w:del w:id="6234" w:author="Jane Shaw" w:date="2015-10-22T17:09:00Z">
        <w:r w:rsidRPr="00F31509" w:rsidDel="002725F4">
          <w:rPr>
            <w:rFonts w:asciiTheme="majorBidi" w:hAnsiTheme="majorBidi" w:cstheme="majorBidi"/>
            <w:lang w:val="en-GB" w:eastAsia="en-US"/>
          </w:rPr>
          <w:delText xml:space="preserve">is still </w:delText>
        </w:r>
      </w:del>
      <w:r w:rsidRPr="00F31509">
        <w:rPr>
          <w:rFonts w:asciiTheme="majorBidi" w:hAnsiTheme="majorBidi" w:cstheme="majorBidi"/>
          <w:lang w:val="en-GB" w:eastAsia="en-US"/>
        </w:rPr>
        <w:t>not 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one variable </w:t>
      </w:r>
      <w:del w:id="6235" w:author="Jane Shaw" w:date="2015-10-22T17:09:00Z">
        <w:r w:rsidRPr="00F31509" w:rsidDel="002725F4">
          <w:rPr>
            <w:rFonts w:asciiTheme="majorBidi" w:hAnsiTheme="majorBidi" w:cstheme="majorBidi"/>
            <w:lang w:val="en-GB" w:eastAsia="en-US"/>
          </w:rPr>
          <w:delText xml:space="preserve">is still </w:delText>
        </w:r>
      </w:del>
      <w:ins w:id="6236" w:author="Jane Shaw" w:date="2015-10-22T17:09:00Z">
        <w:r w:rsidR="002725F4">
          <w:rPr>
            <w:rFonts w:asciiTheme="majorBidi" w:hAnsiTheme="majorBidi" w:cstheme="majorBidi"/>
            <w:lang w:val="en-GB" w:eastAsia="en-US"/>
          </w:rPr>
          <w:t>remains absent</w:t>
        </w:r>
      </w:ins>
      <w:del w:id="6237" w:author="Jane Shaw" w:date="2015-10-22T17:09:00Z">
        <w:r w:rsidRPr="00F31509" w:rsidDel="002725F4">
          <w:rPr>
            <w:rFonts w:asciiTheme="majorBidi" w:hAnsiTheme="majorBidi" w:cstheme="majorBidi"/>
            <w:lang w:val="en-GB" w:eastAsia="en-US"/>
          </w:rPr>
          <w:delText>missing</w:delText>
        </w:r>
      </w:del>
      <w:r w:rsidRPr="00F31509">
        <w:rPr>
          <w:rFonts w:asciiTheme="majorBidi" w:hAnsiTheme="majorBidi" w:cstheme="majorBidi"/>
          <w:lang w:val="en-GB" w:eastAsia="en-US"/>
        </w:rPr>
        <w:t>, it will be imputed</w:t>
      </w:r>
      <w:r w:rsidR="001476EE" w:rsidRPr="00F31509">
        <w:rPr>
          <w:rFonts w:asciiTheme="majorBidi" w:hAnsiTheme="majorBidi" w:cstheme="majorBidi"/>
          <w:lang w:val="en-GB" w:eastAsia="en-US"/>
        </w:rPr>
        <w:t xml:space="preserve"> in the final step.</w:t>
      </w:r>
    </w:p>
    <w:p w14:paraId="08DC2F7E" w14:textId="3914D896" w:rsidR="004F65E4" w:rsidRPr="00F31509" w:rsidRDefault="00455BD6" w:rsidP="00312896">
      <w:pPr>
        <w:pStyle w:val="Titolo4"/>
        <w:rPr>
          <w:rFonts w:asciiTheme="majorBidi" w:hAnsiTheme="majorBidi" w:cstheme="majorBidi"/>
          <w:lang w:val="en-GB" w:eastAsia="en-US"/>
        </w:rPr>
      </w:pPr>
      <w:ins w:id="6238" w:author="Jane Shaw" w:date="2015-11-04T15:55:00Z">
        <w:r>
          <w:rPr>
            <w:rFonts w:asciiTheme="majorBidi" w:hAnsiTheme="majorBidi" w:cstheme="majorBidi"/>
            <w:lang w:val="en-GB" w:eastAsia="en-US"/>
          </w:rPr>
          <w:t xml:space="preserve">Step 1: </w:t>
        </w:r>
      </w:ins>
      <w:r w:rsidR="004F65E4" w:rsidRPr="00F31509">
        <w:rPr>
          <w:rFonts w:asciiTheme="majorBidi" w:hAnsiTheme="majorBidi" w:cstheme="majorBidi"/>
          <w:lang w:val="en-GB" w:eastAsia="en-US"/>
        </w:rPr>
        <w:t>Productivity imputation</w:t>
      </w:r>
      <w:bookmarkEnd w:id="6218"/>
    </w:p>
    <w:p w14:paraId="0216B79D" w14:textId="3EA39460" w:rsidR="004F65E4" w:rsidRPr="00F31509" w:rsidDel="004B5AE8"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del w:id="6239" w:author="Jane Shaw" w:date="2015-10-22T17:10:00Z"/>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Currently </w:t>
      </w:r>
      <w:del w:id="6240" w:author="Jane Shaw" w:date="2015-10-22T17:09:00Z">
        <w:r w:rsidRPr="00F31509" w:rsidDel="004B5AE8">
          <w:rPr>
            <w:rFonts w:asciiTheme="majorBidi" w:eastAsia="Times New Roman" w:hAnsiTheme="majorBidi" w:cstheme="majorBidi"/>
            <w:color w:val="000000" w:themeColor="text1"/>
            <w:szCs w:val="24"/>
            <w:lang w:val="en-GB" w:eastAsia="en-US"/>
          </w:rPr>
          <w:delText xml:space="preserve">there are 10 </w:delText>
        </w:r>
      </w:del>
      <w:ins w:id="6241" w:author="Jane Shaw" w:date="2015-10-22T17:10:00Z">
        <w:r w:rsidR="004B5AE8">
          <w:rPr>
            <w:rFonts w:asciiTheme="majorBidi" w:eastAsia="Times New Roman" w:hAnsiTheme="majorBidi" w:cstheme="majorBidi"/>
            <w:color w:val="000000" w:themeColor="text1"/>
            <w:szCs w:val="24"/>
            <w:lang w:val="en-GB" w:eastAsia="en-US"/>
          </w:rPr>
          <w:t xml:space="preserve">ten </w:t>
        </w:r>
      </w:ins>
      <w:r w:rsidRPr="00F31509">
        <w:rPr>
          <w:rFonts w:asciiTheme="majorBidi" w:eastAsia="Times New Roman" w:hAnsiTheme="majorBidi" w:cstheme="majorBidi"/>
          <w:color w:val="000000" w:themeColor="text1"/>
          <w:szCs w:val="24"/>
          <w:lang w:val="en-GB" w:eastAsia="en-US"/>
        </w:rPr>
        <w:t xml:space="preserve">models </w:t>
      </w:r>
      <w:ins w:id="6242" w:author="Jane Shaw" w:date="2015-10-22T17:10:00Z">
        <w:r w:rsidR="004B5AE8">
          <w:rPr>
            <w:rFonts w:asciiTheme="majorBidi" w:eastAsia="Times New Roman" w:hAnsiTheme="majorBidi" w:cstheme="majorBidi"/>
            <w:color w:val="000000" w:themeColor="text1"/>
            <w:szCs w:val="24"/>
            <w:lang w:val="en-GB" w:eastAsia="en-US"/>
          </w:rPr>
          <w:t xml:space="preserve">are </w:t>
        </w:r>
      </w:ins>
      <w:r w:rsidRPr="00F31509">
        <w:rPr>
          <w:rFonts w:asciiTheme="majorBidi" w:eastAsia="Times New Roman" w:hAnsiTheme="majorBidi" w:cstheme="majorBidi"/>
          <w:color w:val="000000" w:themeColor="text1"/>
          <w:szCs w:val="24"/>
          <w:lang w:val="en-GB" w:eastAsia="en-US"/>
        </w:rPr>
        <w:t>implemented in the ensemble framework.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A </w:t>
      </w:r>
      <w:del w:id="6243" w:author="Jane Shaw" w:date="2015-11-07T19:12:00Z">
        <w:r w:rsidRPr="00F31509" w:rsidDel="00D132AA">
          <w:rPr>
            <w:rFonts w:asciiTheme="majorBidi" w:eastAsia="Times New Roman" w:hAnsiTheme="majorBidi" w:cstheme="majorBidi"/>
            <w:color w:val="000000" w:themeColor="text1"/>
            <w:szCs w:val="24"/>
            <w:lang w:val="en-GB" w:eastAsia="en-US"/>
          </w:rPr>
          <w:delText xml:space="preserve">separate </w:delText>
        </w:r>
      </w:del>
      <w:ins w:id="6244" w:author="Jane Shaw" w:date="2015-11-07T19:12:00Z">
        <w:r w:rsidR="00D132AA">
          <w:rPr>
            <w:rFonts w:asciiTheme="majorBidi" w:eastAsia="Times New Roman" w:hAnsiTheme="majorBidi" w:cstheme="majorBidi"/>
            <w:color w:val="000000" w:themeColor="text1"/>
            <w:szCs w:val="24"/>
            <w:lang w:val="en-GB" w:eastAsia="en-US"/>
          </w:rPr>
          <w:t xml:space="preserve">different </w:t>
        </w:r>
      </w:ins>
      <w:r w:rsidRPr="00F31509">
        <w:rPr>
          <w:rFonts w:asciiTheme="majorBidi" w:eastAsia="Times New Roman" w:hAnsiTheme="majorBidi" w:cstheme="majorBidi"/>
          <w:color w:val="000000" w:themeColor="text1"/>
          <w:szCs w:val="24"/>
          <w:lang w:val="en-GB" w:eastAsia="en-US"/>
        </w:rPr>
        <w:t>model is fit</w:t>
      </w:r>
      <w:ins w:id="6245" w:author="Jane Shaw" w:date="2015-10-22T17:10:00Z">
        <w:r w:rsidR="004B5AE8">
          <w:rPr>
            <w:rFonts w:asciiTheme="majorBidi" w:eastAsia="Times New Roman" w:hAnsiTheme="majorBidi" w:cstheme="majorBidi"/>
            <w:color w:val="000000" w:themeColor="text1"/>
            <w:szCs w:val="24"/>
            <w:lang w:val="en-GB" w:eastAsia="en-US"/>
          </w:rPr>
          <w:t>ted</w:t>
        </w:r>
      </w:ins>
      <w:r w:rsidRPr="00F31509">
        <w:rPr>
          <w:rFonts w:asciiTheme="majorBidi" w:eastAsia="Times New Roman" w:hAnsiTheme="majorBidi" w:cstheme="majorBidi"/>
          <w:color w:val="000000" w:themeColor="text1"/>
          <w:szCs w:val="24"/>
          <w:lang w:val="en-GB" w:eastAsia="en-US"/>
        </w:rPr>
        <w:t xml:space="preserve"> to each </w:t>
      </w:r>
      <w:del w:id="6246" w:author="Jane Shaw" w:date="2015-10-22T17:10:00Z">
        <w:r w:rsidRPr="00F31509" w:rsidDel="004B5AE8">
          <w:rPr>
            <w:rFonts w:asciiTheme="majorBidi" w:eastAsia="Times New Roman" w:hAnsiTheme="majorBidi" w:cstheme="majorBidi"/>
            <w:color w:val="000000" w:themeColor="text1"/>
            <w:szCs w:val="24"/>
            <w:lang w:val="en-GB" w:eastAsia="en-US"/>
          </w:rPr>
          <w:delText xml:space="preserve">individual </w:delText>
        </w:r>
      </w:del>
      <w:r w:rsidRPr="00F31509">
        <w:rPr>
          <w:rFonts w:asciiTheme="majorBidi" w:eastAsia="Times New Roman" w:hAnsiTheme="majorBidi" w:cstheme="majorBidi"/>
          <w:color w:val="000000" w:themeColor="text1"/>
          <w:szCs w:val="24"/>
          <w:lang w:val="en-GB" w:eastAsia="en-US"/>
        </w:rPr>
        <w:t>country and commodity pair</w:t>
      </w:r>
      <w:ins w:id="6247" w:author="Jane Shaw" w:date="2015-10-22T17:10:00Z">
        <w:r w:rsidR="004B5AE8">
          <w:rPr>
            <w:rFonts w:asciiTheme="majorBidi" w:eastAsia="Times New Roman" w:hAnsiTheme="majorBidi" w:cstheme="majorBidi"/>
            <w:color w:val="000000" w:themeColor="text1"/>
            <w:szCs w:val="24"/>
            <w:lang w:val="en-GB" w:eastAsia="en-US"/>
          </w:rPr>
          <w:t>,</w:t>
        </w:r>
      </w:ins>
      <w:r w:rsidRPr="00F31509">
        <w:rPr>
          <w:rFonts w:asciiTheme="majorBidi" w:eastAsia="Times New Roman" w:hAnsiTheme="majorBidi" w:cstheme="majorBidi"/>
          <w:color w:val="000000" w:themeColor="text1"/>
          <w:szCs w:val="24"/>
          <w:lang w:val="en-GB" w:eastAsia="en-US"/>
        </w:rPr>
        <w:t xml:space="preserve"> unless otherwise noted</w:t>
      </w:r>
      <w:ins w:id="6248" w:author="Jane Shaw" w:date="2015-10-22T17:10:00Z">
        <w:r w:rsidR="004B5AE8">
          <w:rPr>
            <w:rFonts w:asciiTheme="majorBidi" w:eastAsia="Times New Roman" w:hAnsiTheme="majorBidi" w:cstheme="majorBidi"/>
            <w:color w:val="000000" w:themeColor="text1"/>
            <w:szCs w:val="24"/>
            <w:lang w:val="en-GB" w:eastAsia="en-US"/>
          </w:rPr>
          <w:t>:</w:t>
        </w:r>
      </w:ins>
      <w:del w:id="6249" w:author="Jane Shaw" w:date="2015-10-22T17:10:00Z">
        <w:r w:rsidRPr="00F31509" w:rsidDel="004B5AE8">
          <w:rPr>
            <w:rFonts w:asciiTheme="majorBidi" w:eastAsia="Times New Roman" w:hAnsiTheme="majorBidi" w:cstheme="majorBidi"/>
            <w:color w:val="000000" w:themeColor="text1"/>
            <w:szCs w:val="24"/>
            <w:lang w:val="en-GB" w:eastAsia="en-US"/>
          </w:rPr>
          <w:delText>.</w:delText>
        </w:r>
      </w:del>
    </w:p>
    <w:p w14:paraId="3C8EB669"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49F8B2B6" w14:textId="247FF70D"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Mean: This model computes a simple mean of all observations and imputes </w:t>
      </w:r>
      <w:ins w:id="6250" w:author="Jane Shaw" w:date="2015-11-07T19:12:00Z">
        <w:r w:rsidR="00D132AA">
          <w:rPr>
            <w:rFonts w:asciiTheme="majorBidi" w:eastAsia="Times New Roman" w:hAnsiTheme="majorBidi" w:cstheme="majorBidi"/>
            <w:color w:val="000000" w:themeColor="text1"/>
            <w:szCs w:val="24"/>
          </w:rPr>
          <w:t xml:space="preserve">from </w:t>
        </w:r>
      </w:ins>
      <w:r w:rsidRPr="00F31509">
        <w:rPr>
          <w:rFonts w:asciiTheme="majorBidi" w:eastAsia="Times New Roman" w:hAnsiTheme="majorBidi" w:cstheme="majorBidi"/>
          <w:color w:val="000000" w:themeColor="text1"/>
          <w:szCs w:val="24"/>
        </w:rPr>
        <w:t>this value.</w:t>
      </w:r>
    </w:p>
    <w:p w14:paraId="64ECD56B" w14:textId="37EF2EDF"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w:t>
      </w:r>
      <w:ins w:id="6251" w:author="Jane Shaw" w:date="2015-10-22T17:10:00Z">
        <w:r w:rsidR="004B5AE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available data, and predictions from this model are used to estimate missing values:</w:t>
      </w:r>
    </w:p>
    <w:p w14:paraId="6CC459E3" w14:textId="5A6B7EFB" w:rsidR="004F65E4" w:rsidRPr="00F31509" w:rsidRDefault="00D13E0A"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003D789C"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3D789C"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5</w:t>
      </w:r>
      <w:r w:rsidR="003D789C"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43B94882" w14:textId="53C5402B"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w:t>
      </w:r>
      <w:ins w:id="6252" w:author="Jane Shaw" w:date="2015-10-22T17:10:00Z">
        <w:r w:rsidR="004B5AE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but the exponential of time is used:</w:t>
      </w:r>
    </w:p>
    <w:p w14:paraId="361F848F" w14:textId="5C74B411" w:rsidR="004F65E4" w:rsidRPr="00F31509" w:rsidRDefault="00D13E0A"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003D789C"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3D789C"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6</w:t>
      </w:r>
      <w:r w:rsidR="003D789C"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722D39EA" w14:textId="5096870E"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w:t>
      </w:r>
      <w:ins w:id="6253" w:author="Jane Shaw" w:date="2015-10-22T17:11:00Z">
        <w:r w:rsidR="004B5AE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data:</w:t>
      </w:r>
    </w:p>
    <w:p w14:paraId="4C13A94A" w14:textId="312F18CE" w:rsidR="004F65E4" w:rsidRPr="00F31509" w:rsidRDefault="00D13E0A"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003D789C"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3D789C"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7</w:t>
      </w:r>
      <w:r w:rsidR="003D789C"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29524949" w14:textId="08E9DBAA" w:rsidR="004F65E4" w:rsidRPr="00F31509" w:rsidRDefault="004F65E4"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w:t>
      </w:r>
      <w:ins w:id="6254" w:author="Jane Shaw" w:date="2015-10-22T17:12:00Z">
        <w:r w:rsidR="004B5AE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data.</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In this case, a logistic regression (which will always converge) is possible by performing a log</w:t>
      </w:r>
      <w:ins w:id="6255" w:author="Jane Shaw" w:date="2015-11-07T19:13:00Z">
        <w:r w:rsidR="00D132AA">
          <w:rPr>
            <w:rFonts w:asciiTheme="majorBidi" w:eastAsia="Times New Roman" w:hAnsiTheme="majorBidi" w:cstheme="majorBidi"/>
            <w:color w:val="000000" w:themeColor="text1"/>
            <w:szCs w:val="24"/>
          </w:rPr>
          <w:t>ist</w:t>
        </w:r>
      </w:ins>
      <w:r w:rsidRPr="00F31509">
        <w:rPr>
          <w:rFonts w:asciiTheme="majorBidi" w:eastAsia="Times New Roman" w:hAnsiTheme="majorBidi" w:cstheme="majorBidi"/>
          <w:color w:val="000000" w:themeColor="text1"/>
          <w:szCs w:val="24"/>
        </w:rPr>
        <w:t>i</w:t>
      </w:r>
      <w:ins w:id="6256" w:author="Jane Shaw" w:date="2015-11-07T19:13:00Z">
        <w:r w:rsidR="00D132AA">
          <w:rPr>
            <w:rFonts w:asciiTheme="majorBidi" w:eastAsia="Times New Roman" w:hAnsiTheme="majorBidi" w:cstheme="majorBidi"/>
            <w:color w:val="000000" w:themeColor="text1"/>
            <w:szCs w:val="24"/>
          </w:rPr>
          <w:t>c</w:t>
        </w:r>
      </w:ins>
      <w:del w:id="6257" w:author="Jane Shaw" w:date="2015-11-07T19:13:00Z">
        <w:r w:rsidRPr="00F31509" w:rsidDel="00D132AA">
          <w:rPr>
            <w:rFonts w:asciiTheme="majorBidi" w:eastAsia="Times New Roman" w:hAnsiTheme="majorBidi" w:cstheme="majorBidi"/>
            <w:color w:val="000000" w:themeColor="text1"/>
            <w:szCs w:val="24"/>
          </w:rPr>
          <w:delText>t</w:delText>
        </w:r>
      </w:del>
      <w:r w:rsidRPr="00F31509">
        <w:rPr>
          <w:rFonts w:asciiTheme="majorBidi" w:eastAsia="Times New Roman" w:hAnsiTheme="majorBidi" w:cstheme="majorBidi"/>
          <w:color w:val="000000" w:themeColor="text1"/>
          <w:szCs w:val="24"/>
        </w:rPr>
        <w:t xml:space="preserve"> transformation, and this is model is then used.</w:t>
      </w:r>
    </w:p>
    <w:p w14:paraId="54D24159" w14:textId="14106CA2"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For observations outside the range of the observed data, the nearest observation is carried forward or backward.</w:t>
      </w:r>
    </w:p>
    <w:p w14:paraId="2121C648" w14:textId="54BD4428"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del w:id="6258" w:author="Jane Shaw" w:date="2015-10-22T17:15:00Z">
        <w:r w:rsidRPr="00F31509" w:rsidDel="00B24AF1">
          <w:rPr>
            <w:rFonts w:asciiTheme="majorBidi" w:eastAsia="Times New Roman" w:hAnsiTheme="majorBidi" w:cstheme="majorBidi"/>
            <w:color w:val="000000" w:themeColor="text1"/>
            <w:szCs w:val="24"/>
          </w:rPr>
          <w:delText xml:space="preserve">ARIMA: </w:delText>
        </w:r>
      </w:del>
      <w:del w:id="6259" w:author="Jane Shaw" w:date="2015-10-22T17:16:00Z">
        <w:r w:rsidRPr="00F31509" w:rsidDel="00B24AF1">
          <w:rPr>
            <w:rFonts w:asciiTheme="majorBidi" w:eastAsia="Times New Roman" w:hAnsiTheme="majorBidi" w:cstheme="majorBidi"/>
            <w:color w:val="000000" w:themeColor="text1"/>
            <w:szCs w:val="24"/>
          </w:rPr>
          <w:delText xml:space="preserve">Several </w:delText>
        </w:r>
      </w:del>
      <w:r w:rsidR="00B24AF1" w:rsidRPr="00B24AF1">
        <w:rPr>
          <w:rFonts w:asciiTheme="majorBidi" w:eastAsia="Times New Roman" w:hAnsiTheme="majorBidi" w:cstheme="majorBidi"/>
          <w:color w:val="000000" w:themeColor="text1"/>
          <w:szCs w:val="24"/>
        </w:rPr>
        <w:t xml:space="preserve">Autoregressive </w:t>
      </w:r>
      <w:r w:rsidR="00B24AF1" w:rsidRPr="00B24AF1">
        <w:rPr>
          <w:rFonts w:asciiTheme="majorBidi" w:eastAsia="Times New Roman" w:hAnsiTheme="majorBidi" w:cstheme="majorBidi"/>
          <w:color w:val="000000" w:themeColor="text1"/>
          <w:szCs w:val="24"/>
          <w:rPrChange w:id="6260" w:author="Jane Shaw" w:date="2015-10-22T17:15:00Z">
            <w:rPr>
              <w:rFonts w:asciiTheme="majorBidi" w:eastAsia="Times New Roman" w:hAnsiTheme="majorBidi" w:cstheme="majorBidi"/>
              <w:color w:val="000000" w:themeColor="text1"/>
              <w:szCs w:val="24"/>
              <w:u w:val="single"/>
            </w:rPr>
          </w:rPrChange>
        </w:rPr>
        <w:t>i</w:t>
      </w:r>
      <w:r w:rsidR="00B24AF1" w:rsidRPr="00B24AF1">
        <w:rPr>
          <w:rFonts w:asciiTheme="majorBidi" w:eastAsia="Times New Roman" w:hAnsiTheme="majorBidi" w:cstheme="majorBidi"/>
          <w:color w:val="000000" w:themeColor="text1"/>
          <w:szCs w:val="24"/>
        </w:rPr>
        <w:t xml:space="preserve">ntegrated </w:t>
      </w:r>
      <w:r w:rsidR="00B24AF1" w:rsidRPr="00B24AF1">
        <w:rPr>
          <w:rFonts w:asciiTheme="majorBidi" w:eastAsia="Times New Roman" w:hAnsiTheme="majorBidi" w:cstheme="majorBidi"/>
          <w:color w:val="000000" w:themeColor="text1"/>
          <w:szCs w:val="24"/>
          <w:rPrChange w:id="6261" w:author="Jane Shaw" w:date="2015-10-22T17:15:00Z">
            <w:rPr>
              <w:rFonts w:asciiTheme="majorBidi" w:eastAsia="Times New Roman" w:hAnsiTheme="majorBidi" w:cstheme="majorBidi"/>
              <w:color w:val="000000" w:themeColor="text1"/>
              <w:szCs w:val="24"/>
              <w:u w:val="single"/>
            </w:rPr>
          </w:rPrChange>
        </w:rPr>
        <w:t>m</w:t>
      </w:r>
      <w:r w:rsidR="00B24AF1" w:rsidRPr="00B24AF1">
        <w:rPr>
          <w:rFonts w:asciiTheme="majorBidi" w:eastAsia="Times New Roman" w:hAnsiTheme="majorBidi" w:cstheme="majorBidi"/>
          <w:color w:val="000000" w:themeColor="text1"/>
          <w:szCs w:val="24"/>
        </w:rPr>
        <w:t xml:space="preserve">oving </w:t>
      </w:r>
      <w:r w:rsidR="00B24AF1" w:rsidRPr="00B24AF1">
        <w:rPr>
          <w:rFonts w:asciiTheme="majorBidi" w:eastAsia="Times New Roman" w:hAnsiTheme="majorBidi" w:cstheme="majorBidi"/>
          <w:color w:val="000000" w:themeColor="text1"/>
          <w:szCs w:val="24"/>
          <w:rPrChange w:id="6262" w:author="Jane Shaw" w:date="2015-10-22T17:15:00Z">
            <w:rPr>
              <w:rFonts w:asciiTheme="majorBidi" w:eastAsia="Times New Roman" w:hAnsiTheme="majorBidi" w:cstheme="majorBidi"/>
              <w:color w:val="000000" w:themeColor="text1"/>
              <w:szCs w:val="24"/>
              <w:u w:val="single"/>
            </w:rPr>
          </w:rPrChange>
        </w:rPr>
        <w:t>a</w:t>
      </w:r>
      <w:r w:rsidR="00B24AF1" w:rsidRPr="00B24AF1">
        <w:rPr>
          <w:rFonts w:asciiTheme="majorBidi" w:eastAsia="Times New Roman" w:hAnsiTheme="majorBidi" w:cstheme="majorBidi"/>
          <w:color w:val="000000" w:themeColor="text1"/>
          <w:szCs w:val="24"/>
        </w:rPr>
        <w:t xml:space="preserve">verage </w:t>
      </w:r>
      <w:ins w:id="6263" w:author="Jane Shaw" w:date="2015-10-22T17:16:00Z">
        <w:r w:rsidR="00B24AF1">
          <w:rPr>
            <w:rFonts w:asciiTheme="majorBidi" w:eastAsia="Times New Roman" w:hAnsiTheme="majorBidi" w:cstheme="majorBidi"/>
            <w:color w:val="000000" w:themeColor="text1"/>
            <w:szCs w:val="24"/>
          </w:rPr>
          <w:t>(</w:t>
        </w:r>
        <w:r w:rsidR="00B24AF1" w:rsidRPr="00F31509">
          <w:rPr>
            <w:rFonts w:asciiTheme="majorBidi" w:eastAsia="Times New Roman" w:hAnsiTheme="majorBidi" w:cstheme="majorBidi"/>
            <w:color w:val="000000" w:themeColor="text1"/>
            <w:szCs w:val="24"/>
          </w:rPr>
          <w:t>ARIMA</w:t>
        </w:r>
        <w:r w:rsidR="00B24AF1">
          <w:rPr>
            <w:rFonts w:asciiTheme="majorBidi" w:eastAsia="Times New Roman" w:hAnsiTheme="majorBidi" w:cstheme="majorBidi"/>
            <w:color w:val="000000" w:themeColor="text1"/>
            <w:szCs w:val="24"/>
          </w:rPr>
          <w:t xml:space="preserve">): Several ARIMA </w:t>
        </w:r>
      </w:ins>
      <w:r w:rsidRPr="00F31509">
        <w:rPr>
          <w:rFonts w:asciiTheme="majorBidi" w:eastAsia="Times New Roman" w:hAnsiTheme="majorBidi" w:cstheme="majorBidi"/>
          <w:color w:val="000000" w:themeColor="text1"/>
          <w:szCs w:val="24"/>
        </w:rPr>
        <w:t>time series models are fit</w:t>
      </w:r>
      <w:ins w:id="6264" w:author="Jane Shaw" w:date="2015-10-22T17:16:00Z">
        <w:r w:rsidR="00B24AF1">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data, and the best one is selected based on the </w:t>
      </w:r>
      <w:ins w:id="6265" w:author="Jane Shaw" w:date="2015-10-22T17:18:00Z">
        <w:r w:rsidR="00B24AF1">
          <w:rPr>
            <w:rFonts w:asciiTheme="majorBidi" w:eastAsia="Times New Roman" w:hAnsiTheme="majorBidi" w:cstheme="majorBidi"/>
            <w:color w:val="000000" w:themeColor="text1"/>
            <w:szCs w:val="24"/>
          </w:rPr>
          <w:t>small sample size-corrected Akaike information criterion (</w:t>
        </w:r>
      </w:ins>
      <w:r w:rsidRPr="00F31509">
        <w:rPr>
          <w:rFonts w:asciiTheme="majorBidi" w:eastAsia="Times New Roman" w:hAnsiTheme="majorBidi" w:cstheme="majorBidi"/>
          <w:color w:val="000000" w:themeColor="text1"/>
          <w:szCs w:val="24"/>
        </w:rPr>
        <w:t>AICC</w:t>
      </w:r>
      <w:ins w:id="6266" w:author="Jane Shaw" w:date="2015-10-22T17:19:00Z">
        <w:r w:rsidR="00B24AF1">
          <w:rPr>
            <w:rFonts w:asciiTheme="majorBidi" w:eastAsia="Times New Roman" w:hAnsiTheme="majorBidi" w:cstheme="majorBidi"/>
            <w:color w:val="000000" w:themeColor="text1"/>
            <w:szCs w:val="24"/>
          </w:rPr>
          <w:t>)</w:t>
        </w:r>
      </w:ins>
      <w:r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del w:id="6267" w:author="Jane Shaw" w:date="2015-10-22T17:19:00Z">
        <w:r w:rsidRPr="00F31509" w:rsidDel="00B24AF1">
          <w:rPr>
            <w:rFonts w:asciiTheme="majorBidi" w:eastAsia="Times New Roman" w:hAnsiTheme="majorBidi" w:cstheme="majorBidi"/>
            <w:color w:val="000000" w:themeColor="text1"/>
            <w:szCs w:val="24"/>
          </w:rPr>
          <w:delText xml:space="preserve">Then, imputation of </w:delText>
        </w:r>
      </w:del>
      <w:r w:rsidR="00B24AF1" w:rsidRPr="00F31509">
        <w:rPr>
          <w:rFonts w:asciiTheme="majorBidi" w:eastAsia="Times New Roman" w:hAnsiTheme="majorBidi" w:cstheme="majorBidi"/>
          <w:color w:val="000000" w:themeColor="text1"/>
          <w:szCs w:val="24"/>
        </w:rPr>
        <w:t xml:space="preserve">New </w:t>
      </w:r>
      <w:r w:rsidRPr="00F31509">
        <w:rPr>
          <w:rFonts w:asciiTheme="majorBidi" w:eastAsia="Times New Roman" w:hAnsiTheme="majorBidi" w:cstheme="majorBidi"/>
          <w:color w:val="000000" w:themeColor="text1"/>
          <w:szCs w:val="24"/>
        </w:rPr>
        <w:t xml:space="preserve">values </w:t>
      </w:r>
      <w:ins w:id="6268" w:author="Jane Shaw" w:date="2015-10-22T17:19:00Z">
        <w:r w:rsidR="00B24AF1">
          <w:rPr>
            <w:rFonts w:asciiTheme="majorBidi" w:eastAsia="Times New Roman" w:hAnsiTheme="majorBidi" w:cstheme="majorBidi"/>
            <w:color w:val="000000" w:themeColor="text1"/>
            <w:szCs w:val="24"/>
          </w:rPr>
          <w:t xml:space="preserve">are imputed </w:t>
        </w:r>
      </w:ins>
      <w:r w:rsidRPr="00F31509">
        <w:rPr>
          <w:rFonts w:asciiTheme="majorBidi" w:eastAsia="Times New Roman" w:hAnsiTheme="majorBidi" w:cstheme="majorBidi"/>
          <w:color w:val="000000" w:themeColor="text1"/>
          <w:szCs w:val="24"/>
        </w:rPr>
        <w:t xml:space="preserve">from this model </w:t>
      </w:r>
      <w:del w:id="6269" w:author="Jane Shaw" w:date="2015-10-22T17:19:00Z">
        <w:r w:rsidRPr="00F31509" w:rsidDel="00B24AF1">
          <w:rPr>
            <w:rFonts w:asciiTheme="majorBidi" w:eastAsia="Times New Roman" w:hAnsiTheme="majorBidi" w:cstheme="majorBidi"/>
            <w:color w:val="000000" w:themeColor="text1"/>
            <w:szCs w:val="24"/>
          </w:rPr>
          <w:delText xml:space="preserve">is done </w:delText>
        </w:r>
      </w:del>
      <w:r w:rsidRPr="00F31509">
        <w:rPr>
          <w:rFonts w:asciiTheme="majorBidi" w:eastAsia="Times New Roman" w:hAnsiTheme="majorBidi" w:cstheme="majorBidi"/>
          <w:color w:val="000000" w:themeColor="text1"/>
          <w:szCs w:val="24"/>
        </w:rPr>
        <w:t xml:space="preserve">via Kalman </w:t>
      </w:r>
      <w:r w:rsidR="00B24AF1" w:rsidRPr="00F31509">
        <w:rPr>
          <w:rFonts w:asciiTheme="majorBidi" w:eastAsia="Times New Roman" w:hAnsiTheme="majorBidi" w:cstheme="majorBidi"/>
          <w:color w:val="000000" w:themeColor="text1"/>
          <w:szCs w:val="24"/>
        </w:rPr>
        <w:t xml:space="preserve">filter </w:t>
      </w:r>
      <w:r w:rsidRPr="00F31509">
        <w:rPr>
          <w:rFonts w:asciiTheme="majorBidi" w:eastAsia="Times New Roman" w:hAnsiTheme="majorBidi" w:cstheme="majorBidi"/>
          <w:color w:val="000000" w:themeColor="text1"/>
          <w:szCs w:val="24"/>
        </w:rPr>
        <w:t>smoothing.</w:t>
      </w:r>
    </w:p>
    <w:p w14:paraId="27C06E8E" w14:textId="3E173113" w:rsidR="004F65E4" w:rsidRPr="00F31509" w:rsidRDefault="00B24AF1"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ins w:id="6270" w:author="Jane Shaw" w:date="2015-10-22T17:21:00Z">
        <w:r>
          <w:rPr>
            <w:rFonts w:asciiTheme="majorBidi" w:eastAsia="Times New Roman" w:hAnsiTheme="majorBidi" w:cstheme="majorBidi"/>
            <w:color w:val="000000" w:themeColor="text1"/>
            <w:szCs w:val="24"/>
          </w:rPr>
          <w:t>Local regression (</w:t>
        </w:r>
      </w:ins>
      <w:r w:rsidR="004F65E4" w:rsidRPr="00F31509">
        <w:rPr>
          <w:rFonts w:asciiTheme="majorBidi" w:eastAsia="Times New Roman" w:hAnsiTheme="majorBidi" w:cstheme="majorBidi"/>
          <w:color w:val="000000" w:themeColor="text1"/>
          <w:szCs w:val="24"/>
        </w:rPr>
        <w:t>LOESS</w:t>
      </w:r>
      <w:ins w:id="6271" w:author="Jane Shaw" w:date="2015-10-22T17:22:00Z">
        <w:r>
          <w:rPr>
            <w:rFonts w:asciiTheme="majorBidi" w:eastAsia="Times New Roman" w:hAnsiTheme="majorBidi" w:cstheme="majorBidi"/>
            <w:color w:val="000000" w:themeColor="text1"/>
            <w:szCs w:val="24"/>
          </w:rPr>
          <w:t>)</w:t>
        </w:r>
      </w:ins>
      <w:r w:rsidR="004F65E4" w:rsidRPr="00F31509">
        <w:rPr>
          <w:rFonts w:asciiTheme="majorBidi" w:eastAsia="Times New Roman" w:hAnsiTheme="majorBidi" w:cstheme="majorBidi"/>
          <w:color w:val="000000" w:themeColor="text1"/>
          <w:szCs w:val="24"/>
        </w:rPr>
        <w:t>: A local regression model is fit</w:t>
      </w:r>
      <w:ins w:id="6272" w:author="Jane Shaw" w:date="2015-10-22T17:22:00Z">
        <w:r>
          <w:rPr>
            <w:rFonts w:asciiTheme="majorBidi" w:eastAsia="Times New Roman" w:hAnsiTheme="majorBidi" w:cstheme="majorBidi"/>
            <w:color w:val="000000" w:themeColor="text1"/>
            <w:szCs w:val="24"/>
          </w:rPr>
          <w:t>ted</w:t>
        </w:r>
      </w:ins>
      <w:r w:rsidR="004F65E4" w:rsidRPr="00F31509">
        <w:rPr>
          <w:rFonts w:asciiTheme="majorBidi" w:eastAsia="Times New Roman" w:hAnsiTheme="majorBidi" w:cstheme="majorBidi"/>
          <w:color w:val="000000" w:themeColor="text1"/>
          <w:szCs w:val="24"/>
        </w:rPr>
        <w:t xml:space="preserve"> using linear models as the base </w:t>
      </w:r>
      <w:commentRangeStart w:id="6273"/>
      <w:r w:rsidR="004F65E4" w:rsidRPr="00F31509">
        <w:rPr>
          <w:rFonts w:asciiTheme="majorBidi" w:eastAsia="Times New Roman" w:hAnsiTheme="majorBidi" w:cstheme="majorBidi"/>
          <w:color w:val="000000" w:themeColor="text1"/>
          <w:szCs w:val="24"/>
        </w:rPr>
        <w:t>learners</w:t>
      </w:r>
      <w:commentRangeEnd w:id="6273"/>
      <w:r w:rsidR="00FD1648">
        <w:rPr>
          <w:rStyle w:val="Rimandocommento"/>
          <w:rFonts w:eastAsia="Arial" w:cs="Arial"/>
          <w:lang w:val="en-US" w:eastAsia="ar-SA"/>
        </w:rPr>
        <w:commentReference w:id="6273"/>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 xml:space="preserve">The model window varies based on </w:t>
      </w:r>
      <w:ins w:id="6274" w:author="Jane Shaw" w:date="2015-10-22T17:22:00Z">
        <w:r w:rsidR="00FD1648">
          <w:rPr>
            <w:rFonts w:asciiTheme="majorBidi" w:eastAsia="Times New Roman" w:hAnsiTheme="majorBidi" w:cstheme="majorBidi"/>
            <w:color w:val="000000" w:themeColor="text1"/>
            <w:szCs w:val="24"/>
          </w:rPr>
          <w:t xml:space="preserve">the </w:t>
        </w:r>
      </w:ins>
      <w:r w:rsidR="004F65E4" w:rsidRPr="00F31509">
        <w:rPr>
          <w:rFonts w:asciiTheme="majorBidi" w:eastAsia="Times New Roman" w:hAnsiTheme="majorBidi" w:cstheme="majorBidi"/>
          <w:color w:val="000000" w:themeColor="text1"/>
          <w:szCs w:val="24"/>
        </w:rPr>
        <w:t xml:space="preserve">sample size, </w:t>
      </w:r>
      <w:del w:id="6275" w:author="Jane Shaw" w:date="2015-10-22T17:22:00Z">
        <w:r w:rsidR="004F65E4" w:rsidRPr="00F31509" w:rsidDel="00FD1648">
          <w:rPr>
            <w:rFonts w:asciiTheme="majorBidi" w:eastAsia="Times New Roman" w:hAnsiTheme="majorBidi" w:cstheme="majorBidi"/>
            <w:color w:val="000000" w:themeColor="text1"/>
            <w:szCs w:val="24"/>
          </w:rPr>
          <w:delText xml:space="preserve">and thus </w:delText>
        </w:r>
      </w:del>
      <w:ins w:id="6276" w:author="Jane Shaw" w:date="2015-10-22T17:22:00Z">
        <w:r w:rsidR="00FD1648">
          <w:rPr>
            <w:rFonts w:asciiTheme="majorBidi" w:eastAsia="Times New Roman" w:hAnsiTheme="majorBidi" w:cstheme="majorBidi"/>
            <w:color w:val="000000" w:themeColor="text1"/>
            <w:szCs w:val="24"/>
          </w:rPr>
          <w:t xml:space="preserve">so </w:t>
        </w:r>
      </w:ins>
      <w:r w:rsidR="004F65E4" w:rsidRPr="00F31509">
        <w:rPr>
          <w:rFonts w:asciiTheme="majorBidi" w:eastAsia="Times New Roman" w:hAnsiTheme="majorBidi" w:cstheme="majorBidi"/>
          <w:color w:val="000000" w:themeColor="text1"/>
          <w:szCs w:val="24"/>
        </w:rPr>
        <w:t>more flexible models are fit</w:t>
      </w:r>
      <w:ins w:id="6277" w:author="Jane Shaw" w:date="2015-10-22T17:22:00Z">
        <w:r w:rsidR="00FD1648">
          <w:rPr>
            <w:rFonts w:asciiTheme="majorBidi" w:eastAsia="Times New Roman" w:hAnsiTheme="majorBidi" w:cstheme="majorBidi"/>
            <w:color w:val="000000" w:themeColor="text1"/>
            <w:szCs w:val="24"/>
          </w:rPr>
          <w:t>ted</w:t>
        </w:r>
      </w:ins>
      <w:r w:rsidR="004F65E4" w:rsidRPr="00F31509">
        <w:rPr>
          <w:rFonts w:asciiTheme="majorBidi" w:eastAsia="Times New Roman" w:hAnsiTheme="majorBidi" w:cstheme="majorBidi"/>
          <w:color w:val="000000" w:themeColor="text1"/>
          <w:szCs w:val="24"/>
        </w:rPr>
        <w:t xml:space="preserve"> when more data </w:t>
      </w:r>
      <w:del w:id="6278" w:author="Jane Shaw" w:date="2015-10-22T17:22:00Z">
        <w:r w:rsidR="004F65E4" w:rsidRPr="00F31509" w:rsidDel="00FD1648">
          <w:rPr>
            <w:rFonts w:asciiTheme="majorBidi" w:eastAsia="Times New Roman" w:hAnsiTheme="majorBidi" w:cstheme="majorBidi"/>
            <w:color w:val="000000" w:themeColor="text1"/>
            <w:szCs w:val="24"/>
          </w:rPr>
          <w:delText xml:space="preserve">is </w:delText>
        </w:r>
      </w:del>
      <w:ins w:id="6279" w:author="Jane Shaw" w:date="2015-10-22T17:22:00Z">
        <w:r w:rsidR="00FD1648">
          <w:rPr>
            <w:rFonts w:asciiTheme="majorBidi" w:eastAsia="Times New Roman" w:hAnsiTheme="majorBidi" w:cstheme="majorBidi"/>
            <w:color w:val="000000" w:themeColor="text1"/>
            <w:szCs w:val="24"/>
          </w:rPr>
          <w:t>are</w:t>
        </w:r>
        <w:r w:rsidR="00FD1648" w:rsidRPr="00F31509">
          <w:rPr>
            <w:rFonts w:asciiTheme="majorBidi" w:eastAsia="Times New Roman" w:hAnsiTheme="majorBidi" w:cstheme="majorBidi"/>
            <w:color w:val="000000" w:themeColor="text1"/>
            <w:szCs w:val="24"/>
          </w:rPr>
          <w:t xml:space="preserve"> </w:t>
        </w:r>
      </w:ins>
      <w:r w:rsidR="004F65E4" w:rsidRPr="00F31509">
        <w:rPr>
          <w:rFonts w:asciiTheme="majorBidi" w:eastAsia="Times New Roman" w:hAnsiTheme="majorBidi" w:cstheme="majorBidi"/>
          <w:color w:val="000000" w:themeColor="text1"/>
          <w:szCs w:val="24"/>
        </w:rPr>
        <w:t>available.</w:t>
      </w:r>
    </w:p>
    <w:p w14:paraId="1C5E127B" w14:textId="3B626692"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w:t>
      </w:r>
      <w:ins w:id="6280" w:author="Jane Shaw" w:date="2015-10-22T17:23:00Z">
        <w:r w:rsidR="00FD164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observed values and used for interpolation.</w:t>
      </w:r>
    </w:p>
    <w:p w14:paraId="5FF7CACE" w14:textId="3286957D"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del w:id="6281" w:author="Jane Shaw" w:date="2015-10-22T17:23:00Z">
        <w:r w:rsidRPr="00F31509" w:rsidDel="00FD1648">
          <w:rPr>
            <w:rFonts w:asciiTheme="majorBidi" w:eastAsia="Times New Roman" w:hAnsiTheme="majorBidi" w:cstheme="majorBidi"/>
            <w:color w:val="000000" w:themeColor="text1"/>
            <w:szCs w:val="24"/>
          </w:rPr>
          <w:delText xml:space="preserve">MARS: A </w:delText>
        </w:r>
      </w:del>
      <w:r w:rsidRPr="00F31509">
        <w:rPr>
          <w:rFonts w:asciiTheme="majorBidi" w:eastAsia="Times New Roman" w:hAnsiTheme="majorBidi" w:cstheme="majorBidi"/>
          <w:color w:val="000000" w:themeColor="text1"/>
          <w:szCs w:val="24"/>
        </w:rPr>
        <w:t xml:space="preserve">Multivariate </w:t>
      </w:r>
      <w:r w:rsidR="00FD1648" w:rsidRPr="00F31509">
        <w:rPr>
          <w:rFonts w:asciiTheme="majorBidi" w:eastAsia="Times New Roman" w:hAnsiTheme="majorBidi" w:cstheme="majorBidi"/>
          <w:color w:val="000000" w:themeColor="text1"/>
          <w:szCs w:val="24"/>
        </w:rPr>
        <w:t>adaptive regression spline</w:t>
      </w:r>
      <w:ins w:id="6282" w:author="Jane Shaw" w:date="2015-10-22T17:24:00Z">
        <w:r w:rsidR="00FD1648">
          <w:rPr>
            <w:rFonts w:asciiTheme="majorBidi" w:eastAsia="Times New Roman" w:hAnsiTheme="majorBidi" w:cstheme="majorBidi"/>
            <w:color w:val="000000" w:themeColor="text1"/>
            <w:szCs w:val="24"/>
          </w:rPr>
          <w:t>s</w:t>
        </w:r>
      </w:ins>
      <w:ins w:id="6283" w:author="Jane Shaw" w:date="2015-10-22T17:23:00Z">
        <w:r w:rsidR="00FD1648">
          <w:rPr>
            <w:rFonts w:asciiTheme="majorBidi" w:eastAsia="Times New Roman" w:hAnsiTheme="majorBidi" w:cstheme="majorBidi"/>
            <w:color w:val="000000" w:themeColor="text1"/>
            <w:szCs w:val="24"/>
          </w:rPr>
          <w:t xml:space="preserve"> (MARS):</w:t>
        </w:r>
      </w:ins>
      <w:del w:id="6284" w:author="Jane Shaw" w:date="2015-10-22T17:23:00Z">
        <w:r w:rsidRPr="00F31509" w:rsidDel="00FD1648">
          <w:rPr>
            <w:rFonts w:asciiTheme="majorBidi" w:eastAsia="Times New Roman" w:hAnsiTheme="majorBidi" w:cstheme="majorBidi"/>
            <w:color w:val="000000" w:themeColor="text1"/>
            <w:szCs w:val="24"/>
          </w:rPr>
          <w:delText>,</w:delText>
        </w:r>
      </w:del>
      <w:r w:rsidRPr="00F31509">
        <w:rPr>
          <w:rFonts w:asciiTheme="majorBidi" w:eastAsia="Times New Roman" w:hAnsiTheme="majorBidi" w:cstheme="majorBidi"/>
          <w:color w:val="000000" w:themeColor="text1"/>
          <w:szCs w:val="24"/>
        </w:rPr>
        <w:t xml:space="preserve"> </w:t>
      </w:r>
      <w:ins w:id="6285" w:author="Jane Shaw" w:date="2015-10-22T17:23:00Z">
        <w:r w:rsidR="00FD1648">
          <w:rPr>
            <w:rFonts w:asciiTheme="majorBidi" w:eastAsia="Times New Roman" w:hAnsiTheme="majorBidi" w:cstheme="majorBidi"/>
            <w:color w:val="000000" w:themeColor="text1"/>
            <w:szCs w:val="24"/>
          </w:rPr>
          <w:t xml:space="preserve">A MARS, </w:t>
        </w:r>
      </w:ins>
      <w:r w:rsidRPr="00F31509">
        <w:rPr>
          <w:rFonts w:asciiTheme="majorBidi" w:eastAsia="Times New Roman" w:hAnsiTheme="majorBidi" w:cstheme="majorBidi"/>
          <w:color w:val="000000" w:themeColor="text1"/>
          <w:szCs w:val="24"/>
        </w:rPr>
        <w:t>which is a mathematical model appropriate for piece</w:t>
      </w:r>
      <w:ins w:id="6286" w:author="Jane Shaw" w:date="2015-10-22T17:23:00Z">
        <w:r w:rsidR="00FD1648">
          <w:rPr>
            <w:rFonts w:asciiTheme="majorBidi" w:eastAsia="Times New Roman" w:hAnsiTheme="majorBidi" w:cstheme="majorBidi"/>
            <w:color w:val="000000" w:themeColor="text1"/>
            <w:szCs w:val="24"/>
          </w:rPr>
          <w:t>-</w:t>
        </w:r>
      </w:ins>
      <w:r w:rsidRPr="00F31509">
        <w:rPr>
          <w:rFonts w:asciiTheme="majorBidi" w:eastAsia="Times New Roman" w:hAnsiTheme="majorBidi" w:cstheme="majorBidi"/>
          <w:color w:val="000000" w:themeColor="text1"/>
          <w:szCs w:val="24"/>
        </w:rPr>
        <w:t>wise linear time series, is fit</w:t>
      </w:r>
      <w:ins w:id="6287" w:author="Jane Shaw" w:date="2015-10-22T17:24:00Z">
        <w:r w:rsidR="00FD164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the observed values.</w:t>
      </w:r>
    </w:p>
    <w:p w14:paraId="402C1DAC" w14:textId="0E9CCD05" w:rsidR="004F65E4" w:rsidRPr="00F31509"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Mixed </w:t>
      </w:r>
      <w:r w:rsidR="00FD1648" w:rsidRPr="00F31509">
        <w:rPr>
          <w:rFonts w:asciiTheme="majorBidi" w:eastAsia="Times New Roman" w:hAnsiTheme="majorBidi" w:cstheme="majorBidi"/>
          <w:color w:val="000000" w:themeColor="text1"/>
          <w:szCs w:val="24"/>
        </w:rPr>
        <w:t>model</w:t>
      </w:r>
      <w:r w:rsidRPr="00F31509">
        <w:rPr>
          <w:rFonts w:asciiTheme="majorBidi" w:eastAsia="Times New Roman" w:hAnsiTheme="majorBidi" w:cstheme="majorBidi"/>
          <w:color w:val="000000" w:themeColor="text1"/>
          <w:szCs w:val="24"/>
        </w:rPr>
        <w:t>: This model is fit</w:t>
      </w:r>
      <w:ins w:id="6288" w:author="Jane Shaw" w:date="2015-10-22T17:24:00Z">
        <w:r w:rsidR="00FD1648">
          <w:rPr>
            <w:rFonts w:asciiTheme="majorBidi" w:eastAsia="Times New Roman" w:hAnsiTheme="majorBidi" w:cstheme="majorBidi"/>
            <w:color w:val="000000" w:themeColor="text1"/>
            <w:szCs w:val="24"/>
          </w:rPr>
          <w:t>ted</w:t>
        </w:r>
      </w:ins>
      <w:r w:rsidRPr="00F31509">
        <w:rPr>
          <w:rFonts w:asciiTheme="majorBidi" w:eastAsia="Times New Roman" w:hAnsiTheme="majorBidi" w:cstheme="majorBidi"/>
          <w:color w:val="000000" w:themeColor="text1"/>
          <w:szCs w:val="24"/>
        </w:rPr>
        <w:t xml:space="preserve"> to all </w:t>
      </w:r>
      <w:ins w:id="6289" w:author="Jane Shaw" w:date="2015-10-22T17:24:00Z">
        <w:r w:rsidR="00FD1648">
          <w:rPr>
            <w:rFonts w:asciiTheme="majorBidi" w:eastAsia="Times New Roman" w:hAnsiTheme="majorBidi" w:cstheme="majorBidi"/>
            <w:color w:val="000000" w:themeColor="text1"/>
            <w:szCs w:val="24"/>
          </w:rPr>
          <w:t xml:space="preserve">the </w:t>
        </w:r>
      </w:ins>
      <w:r w:rsidRPr="00F31509">
        <w:rPr>
          <w:rFonts w:asciiTheme="majorBidi" w:eastAsia="Times New Roman" w:hAnsiTheme="majorBidi" w:cstheme="majorBidi"/>
          <w:color w:val="000000" w:themeColor="text1"/>
          <w:szCs w:val="24"/>
        </w:rPr>
        <w:t xml:space="preserve">countries at once, but </w:t>
      </w:r>
      <w:del w:id="6290" w:author="Jane Shaw" w:date="2015-10-22T17:24:00Z">
        <w:r w:rsidRPr="00F31509" w:rsidDel="00FD1648">
          <w:rPr>
            <w:rFonts w:asciiTheme="majorBidi" w:eastAsia="Times New Roman" w:hAnsiTheme="majorBidi" w:cstheme="majorBidi"/>
            <w:color w:val="000000" w:themeColor="text1"/>
            <w:szCs w:val="24"/>
          </w:rPr>
          <w:delText xml:space="preserve">still </w:delText>
        </w:r>
      </w:del>
      <w:ins w:id="6291" w:author="Jane Shaw" w:date="2015-10-22T17:24:00Z">
        <w:r w:rsidR="00FD1648">
          <w:rPr>
            <w:rFonts w:asciiTheme="majorBidi" w:eastAsia="Times New Roman" w:hAnsiTheme="majorBidi" w:cstheme="majorBidi"/>
            <w:color w:val="000000" w:themeColor="text1"/>
            <w:szCs w:val="24"/>
          </w:rPr>
          <w:t xml:space="preserve">is </w:t>
        </w:r>
      </w:ins>
      <w:r w:rsidRPr="00F31509">
        <w:rPr>
          <w:rFonts w:asciiTheme="majorBidi" w:eastAsia="Times New Roman" w:hAnsiTheme="majorBidi" w:cstheme="majorBidi"/>
          <w:color w:val="000000" w:themeColor="text1"/>
          <w:szCs w:val="24"/>
        </w:rPr>
        <w:t xml:space="preserve">restricted to </w:t>
      </w:r>
      <w:del w:id="6292" w:author="Jane Shaw" w:date="2015-10-22T17:24:00Z">
        <w:r w:rsidRPr="00F31509" w:rsidDel="00FD1648">
          <w:rPr>
            <w:rFonts w:asciiTheme="majorBidi" w:eastAsia="Times New Roman" w:hAnsiTheme="majorBidi" w:cstheme="majorBidi"/>
            <w:color w:val="000000" w:themeColor="text1"/>
            <w:szCs w:val="24"/>
          </w:rPr>
          <w:delText xml:space="preserve">just </w:delText>
        </w:r>
      </w:del>
      <w:r w:rsidRPr="00F31509">
        <w:rPr>
          <w:rFonts w:asciiTheme="majorBidi" w:eastAsia="Times New Roman" w:hAnsiTheme="majorBidi" w:cstheme="majorBidi"/>
          <w:color w:val="000000" w:themeColor="text1"/>
          <w:szCs w:val="24"/>
        </w:rPr>
        <w:t>one commodity at a time.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The linear mixed model estimates production as a smoothed function of time, and the time trend is considered </w:t>
      </w:r>
      <w:del w:id="6293" w:author="Jane Shaw" w:date="2015-11-07T19:13:00Z">
        <w:r w:rsidRPr="00F31509" w:rsidDel="00D132AA">
          <w:rPr>
            <w:rFonts w:asciiTheme="majorBidi" w:eastAsia="Times New Roman" w:hAnsiTheme="majorBidi" w:cstheme="majorBidi"/>
            <w:color w:val="000000" w:themeColor="text1"/>
            <w:szCs w:val="24"/>
          </w:rPr>
          <w:delText xml:space="preserve">as </w:delText>
        </w:r>
      </w:del>
      <w:r w:rsidRPr="00F31509">
        <w:rPr>
          <w:rFonts w:asciiTheme="majorBidi" w:eastAsia="Times New Roman" w:hAnsiTheme="majorBidi" w:cstheme="majorBidi"/>
          <w:color w:val="000000" w:themeColor="text1"/>
          <w:szCs w:val="24"/>
        </w:rPr>
        <w:t>a random effect by country.</w:t>
      </w:r>
    </w:p>
    <w:p w14:paraId="777B2B58" w14:textId="77777777" w:rsidR="004F65E4" w:rsidRPr="00F31509" w:rsidDel="00FD1648"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del w:id="6294" w:author="Jane Shaw" w:date="2015-10-22T17:25:00Z"/>
          <w:rFonts w:asciiTheme="majorBidi" w:eastAsia="Times New Roman" w:hAnsiTheme="majorBidi" w:cstheme="majorBidi"/>
          <w:color w:val="000000" w:themeColor="text1"/>
          <w:szCs w:val="24"/>
          <w:lang w:val="en-GB" w:eastAsia="en-US"/>
        </w:rPr>
      </w:pPr>
    </w:p>
    <w:p w14:paraId="4B3AC355" w14:textId="7D005C10"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Each of the models is fit</w:t>
      </w:r>
      <w:ins w:id="6295" w:author="Jane Shaw" w:date="2015-10-22T17:25:00Z">
        <w:r w:rsidR="00FD1648">
          <w:rPr>
            <w:rFonts w:asciiTheme="majorBidi" w:eastAsia="Times New Roman" w:hAnsiTheme="majorBidi" w:cstheme="majorBidi"/>
            <w:color w:val="000000" w:themeColor="text1"/>
            <w:szCs w:val="24"/>
            <w:lang w:val="en-GB" w:eastAsia="en-US"/>
          </w:rPr>
          <w:t>ted</w:t>
        </w:r>
      </w:ins>
      <w:r w:rsidRPr="00F31509">
        <w:rPr>
          <w:rFonts w:asciiTheme="majorBidi" w:eastAsia="Times New Roman" w:hAnsiTheme="majorBidi" w:cstheme="majorBidi"/>
          <w:color w:val="000000" w:themeColor="text1"/>
          <w:szCs w:val="24"/>
          <w:lang w:val="en-GB" w:eastAsia="en-US"/>
        </w:rPr>
        <w:t xml:space="preserve"> to </w:t>
      </w:r>
      <w:ins w:id="6296" w:author="Jane Shaw" w:date="2015-10-22T17:25:00Z">
        <w:r w:rsidR="00FD1648">
          <w:rPr>
            <w:rFonts w:asciiTheme="majorBidi" w:eastAsia="Times New Roman" w:hAnsiTheme="majorBidi" w:cstheme="majorBidi"/>
            <w:color w:val="000000" w:themeColor="text1"/>
            <w:szCs w:val="24"/>
            <w:lang w:val="en-GB" w:eastAsia="en-US"/>
          </w:rPr>
          <w:t xml:space="preserve">the </w:t>
        </w:r>
      </w:ins>
      <w:r w:rsidRPr="00F31509">
        <w:rPr>
          <w:rFonts w:asciiTheme="majorBidi" w:eastAsia="Times New Roman" w:hAnsiTheme="majorBidi" w:cstheme="majorBidi"/>
          <w:color w:val="000000" w:themeColor="text1"/>
          <w:szCs w:val="24"/>
          <w:lang w:val="en-GB" w:eastAsia="en-US"/>
        </w:rPr>
        <w:t>available data, and an estimate of the model</w:t>
      </w:r>
      <w:ins w:id="6297" w:author="Jane Shaw" w:date="2015-10-22T17:25:00Z">
        <w:r w:rsidR="00FD1648">
          <w:rPr>
            <w:rFonts w:asciiTheme="majorBidi" w:eastAsia="Times New Roman" w:hAnsiTheme="majorBidi" w:cstheme="majorBidi"/>
            <w:color w:val="000000" w:themeColor="text1"/>
            <w:szCs w:val="24"/>
            <w:lang w:val="en-GB" w:eastAsia="en-US"/>
          </w:rPr>
          <w:t>’</w:t>
        </w:r>
      </w:ins>
      <w:del w:id="6298" w:author="Jane Shaw" w:date="2015-10-22T17:25:00Z">
        <w:r w:rsidRPr="00F31509" w:rsidDel="00FD1648">
          <w:rPr>
            <w:rFonts w:asciiTheme="majorBidi" w:eastAsia="Times New Roman" w:hAnsiTheme="majorBidi" w:cstheme="majorBidi"/>
            <w:color w:val="000000" w:themeColor="text1"/>
            <w:szCs w:val="24"/>
            <w:lang w:val="en-GB" w:eastAsia="en-US"/>
          </w:rPr>
          <w:delText>'</w:delText>
        </w:r>
      </w:del>
      <w:r w:rsidRPr="00F31509">
        <w:rPr>
          <w:rFonts w:asciiTheme="majorBidi" w:eastAsia="Times New Roman" w:hAnsiTheme="majorBidi" w:cstheme="majorBidi"/>
          <w:color w:val="000000" w:themeColor="text1"/>
          <w:szCs w:val="24"/>
          <w:lang w:val="en-GB" w:eastAsia="en-US"/>
        </w:rPr>
        <w:t>s ability to explain the data is produced via cross-validation.</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In other words, each model is fit</w:t>
      </w:r>
      <w:ins w:id="6299" w:author="Jane Shaw" w:date="2015-10-22T17:25:00Z">
        <w:r w:rsidR="00FD1648">
          <w:rPr>
            <w:rFonts w:asciiTheme="majorBidi" w:eastAsia="Times New Roman" w:hAnsiTheme="majorBidi" w:cstheme="majorBidi"/>
            <w:color w:val="000000" w:themeColor="text1"/>
            <w:szCs w:val="24"/>
            <w:lang w:val="en-GB" w:eastAsia="en-US"/>
          </w:rPr>
          <w:t>ted</w:t>
        </w:r>
      </w:ins>
      <w:r w:rsidRPr="00F31509">
        <w:rPr>
          <w:rFonts w:asciiTheme="majorBidi" w:eastAsia="Times New Roman" w:hAnsiTheme="majorBidi" w:cstheme="majorBidi"/>
          <w:color w:val="000000" w:themeColor="text1"/>
          <w:szCs w:val="24"/>
          <w:lang w:val="en-GB" w:eastAsia="en-US"/>
        </w:rPr>
        <w:t xml:space="preserve"> to all the available data except for a handful of observations.</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The performance of an individual model is then evaluated by its ability to estimate these known observations. This process is repeated with different groups of observations so as to provide a good estimate of a model</w:t>
      </w:r>
      <w:ins w:id="6300" w:author="Jane Shaw" w:date="2015-10-22T17:25:00Z">
        <w:r w:rsidR="00FD1648">
          <w:rPr>
            <w:rFonts w:asciiTheme="majorBidi" w:eastAsia="Times New Roman" w:hAnsiTheme="majorBidi" w:cstheme="majorBidi"/>
            <w:color w:val="000000" w:themeColor="text1"/>
            <w:szCs w:val="24"/>
            <w:lang w:val="en-GB" w:eastAsia="en-US"/>
          </w:rPr>
          <w:t>’</w:t>
        </w:r>
      </w:ins>
      <w:del w:id="6301" w:author="Jane Shaw" w:date="2015-10-22T17:25:00Z">
        <w:r w:rsidRPr="00F31509" w:rsidDel="00FD1648">
          <w:rPr>
            <w:rFonts w:asciiTheme="majorBidi" w:eastAsia="Times New Roman" w:hAnsiTheme="majorBidi" w:cstheme="majorBidi"/>
            <w:color w:val="000000" w:themeColor="text1"/>
            <w:szCs w:val="24"/>
            <w:lang w:val="en-GB" w:eastAsia="en-US"/>
          </w:rPr>
          <w:delText>'</w:delText>
        </w:r>
      </w:del>
      <w:r w:rsidRPr="00F31509">
        <w:rPr>
          <w:rFonts w:asciiTheme="majorBidi" w:eastAsia="Times New Roman" w:hAnsiTheme="majorBidi" w:cstheme="majorBidi"/>
          <w:color w:val="000000" w:themeColor="text1"/>
          <w:szCs w:val="24"/>
          <w:lang w:val="en-GB" w:eastAsia="en-US"/>
        </w:rPr>
        <w:t>s ability to fit the data</w:t>
      </w:r>
      <w:ins w:id="6302" w:author="Jane Shaw" w:date="2015-10-22T17:25:00Z">
        <w:r w:rsidR="00FD1648">
          <w:rPr>
            <w:rFonts w:asciiTheme="majorBidi" w:eastAsia="Times New Roman" w:hAnsiTheme="majorBidi" w:cstheme="majorBidi"/>
            <w:color w:val="000000" w:themeColor="text1"/>
            <w:szCs w:val="24"/>
            <w:lang w:val="en-GB" w:eastAsia="en-US"/>
          </w:rPr>
          <w:t>,</w:t>
        </w:r>
      </w:ins>
      <w:del w:id="6303" w:author="Jane Shaw" w:date="2015-10-22T17:25:00Z">
        <w:r w:rsidRPr="00F31509" w:rsidDel="00FD1648">
          <w:rPr>
            <w:rFonts w:asciiTheme="majorBidi" w:eastAsia="Times New Roman" w:hAnsiTheme="majorBidi" w:cstheme="majorBidi"/>
            <w:color w:val="000000" w:themeColor="text1"/>
            <w:szCs w:val="24"/>
            <w:lang w:val="en-GB" w:eastAsia="en-US"/>
          </w:rPr>
          <w:delText>.</w:delText>
        </w:r>
      </w:del>
      <w:r w:rsidR="008568EC">
        <w:rPr>
          <w:rFonts w:asciiTheme="majorBidi" w:eastAsia="Times New Roman" w:hAnsiTheme="majorBidi" w:cstheme="majorBidi"/>
          <w:color w:val="000000" w:themeColor="text1"/>
          <w:szCs w:val="24"/>
          <w:lang w:val="en-GB" w:eastAsia="en-US"/>
        </w:rPr>
        <w:t xml:space="preserve"> </w:t>
      </w:r>
      <w:del w:id="6304" w:author="Jane Shaw" w:date="2015-10-22T17:25:00Z">
        <w:r w:rsidRPr="00F31509" w:rsidDel="00FD1648">
          <w:rPr>
            <w:rFonts w:asciiTheme="majorBidi" w:eastAsia="Times New Roman" w:hAnsiTheme="majorBidi" w:cstheme="majorBidi"/>
            <w:color w:val="000000" w:themeColor="text1"/>
            <w:szCs w:val="24"/>
            <w:lang w:val="en-GB" w:eastAsia="en-US"/>
          </w:rPr>
          <w:delText xml:space="preserve">This ability </w:delText>
        </w:r>
      </w:del>
      <w:ins w:id="6305" w:author="Jane Shaw" w:date="2015-10-22T17:25:00Z">
        <w:r w:rsidR="00FD1648">
          <w:rPr>
            <w:rFonts w:asciiTheme="majorBidi" w:eastAsia="Times New Roman" w:hAnsiTheme="majorBidi" w:cstheme="majorBidi"/>
            <w:color w:val="000000" w:themeColor="text1"/>
            <w:szCs w:val="24"/>
            <w:lang w:val="en-GB" w:eastAsia="en-US"/>
          </w:rPr>
          <w:t xml:space="preserve">which </w:t>
        </w:r>
      </w:ins>
      <w:r w:rsidRPr="00F31509">
        <w:rPr>
          <w:rFonts w:asciiTheme="majorBidi" w:eastAsia="Times New Roman" w:hAnsiTheme="majorBidi" w:cstheme="majorBidi"/>
          <w:color w:val="000000" w:themeColor="text1"/>
          <w:szCs w:val="24"/>
          <w:lang w:val="en-GB" w:eastAsia="en-US"/>
        </w:rPr>
        <w:t xml:space="preserve">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xml:space="preserve">, </w:t>
      </w:r>
      <w:del w:id="6306" w:author="Jane Shaw" w:date="2015-10-22T17:26:00Z">
        <w:r w:rsidRPr="00F31509" w:rsidDel="00FD1648">
          <w:rPr>
            <w:rFonts w:asciiTheme="majorBidi" w:eastAsia="Times New Roman" w:hAnsiTheme="majorBidi" w:cstheme="majorBidi"/>
            <w:color w:val="000000" w:themeColor="text1"/>
            <w:szCs w:val="24"/>
            <w:lang w:val="en-GB" w:eastAsia="en-US"/>
          </w:rPr>
          <w:delText xml:space="preserve">which </w:delText>
        </w:r>
      </w:del>
      <w:r w:rsidRPr="00F31509">
        <w:rPr>
          <w:rFonts w:asciiTheme="majorBidi" w:eastAsia="Times New Roman" w:hAnsiTheme="majorBidi" w:cstheme="majorBidi"/>
          <w:color w:val="000000" w:themeColor="text1"/>
          <w:szCs w:val="24"/>
          <w:lang w:val="en-GB" w:eastAsia="en-US"/>
        </w:rPr>
        <w:t>depend</w:t>
      </w:r>
      <w:ins w:id="6307" w:author="Jane Shaw" w:date="2015-10-22T17:26:00Z">
        <w:r w:rsidR="00FD1648">
          <w:rPr>
            <w:rFonts w:asciiTheme="majorBidi" w:eastAsia="Times New Roman" w:hAnsiTheme="majorBidi" w:cstheme="majorBidi"/>
            <w:color w:val="000000" w:themeColor="text1"/>
            <w:szCs w:val="24"/>
            <w:lang w:val="en-GB" w:eastAsia="en-US"/>
          </w:rPr>
          <w:t>ing</w:t>
        </w:r>
      </w:ins>
      <w:del w:id="6308" w:author="Jane Shaw" w:date="2015-10-22T17:26:00Z">
        <w:r w:rsidRPr="00F31509" w:rsidDel="00FD1648">
          <w:rPr>
            <w:rFonts w:asciiTheme="majorBidi" w:eastAsia="Times New Roman" w:hAnsiTheme="majorBidi" w:cstheme="majorBidi"/>
            <w:color w:val="000000" w:themeColor="text1"/>
            <w:szCs w:val="24"/>
            <w:lang w:val="en-GB" w:eastAsia="en-US"/>
          </w:rPr>
          <w:delText>s</w:delText>
        </w:r>
      </w:del>
      <w:r w:rsidRPr="00F31509">
        <w:rPr>
          <w:rFonts w:asciiTheme="majorBidi" w:eastAsia="Times New Roman" w:hAnsiTheme="majorBidi" w:cstheme="majorBidi"/>
          <w:color w:val="000000" w:themeColor="text1"/>
          <w:szCs w:val="24"/>
          <w:lang w:val="en-GB" w:eastAsia="en-US"/>
        </w:rPr>
        <w:t xml:space="preserve"> on the country i, the commodity j, and the model 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Then, each model is assigned a weight according to its ability to fit the observed data (with better models receiving </w:t>
      </w:r>
      <w:del w:id="6309" w:author="Jane Shaw" w:date="2015-10-22T17:26:00Z">
        <w:r w:rsidRPr="00F31509" w:rsidDel="00FD1648">
          <w:rPr>
            <w:rFonts w:asciiTheme="majorBidi" w:eastAsia="Times New Roman" w:hAnsiTheme="majorBidi" w:cstheme="majorBidi"/>
            <w:color w:val="000000" w:themeColor="text1"/>
            <w:szCs w:val="24"/>
            <w:lang w:val="en-GB" w:eastAsia="en-US"/>
          </w:rPr>
          <w:delText xml:space="preserve">larger </w:delText>
        </w:r>
      </w:del>
      <w:ins w:id="6310" w:author="Jane Shaw" w:date="2015-10-22T17:26:00Z">
        <w:r w:rsidR="00FD1648">
          <w:rPr>
            <w:rFonts w:asciiTheme="majorBidi" w:eastAsia="Times New Roman" w:hAnsiTheme="majorBidi" w:cstheme="majorBidi"/>
            <w:color w:val="000000" w:themeColor="text1"/>
            <w:szCs w:val="24"/>
            <w:lang w:val="en-GB" w:eastAsia="en-US"/>
          </w:rPr>
          <w:t>higher</w:t>
        </w:r>
        <w:r w:rsidR="00FD1648" w:rsidRPr="00F31509">
          <w:rPr>
            <w:rFonts w:asciiTheme="majorBidi" w:eastAsia="Times New Roman" w:hAnsiTheme="majorBidi" w:cstheme="majorBidi"/>
            <w:color w:val="000000" w:themeColor="text1"/>
            <w:szCs w:val="24"/>
            <w:lang w:val="en-GB" w:eastAsia="en-US"/>
          </w:rPr>
          <w:t xml:space="preserve"> </w:t>
        </w:r>
      </w:ins>
      <w:r w:rsidRPr="00F31509">
        <w:rPr>
          <w:rFonts w:asciiTheme="majorBidi" w:eastAsia="Times New Roman" w:hAnsiTheme="majorBidi" w:cstheme="majorBidi"/>
          <w:color w:val="000000" w:themeColor="text1"/>
          <w:szCs w:val="24"/>
          <w:lang w:val="en-GB" w:eastAsia="en-US"/>
        </w:rPr>
        <w:t>weights)</w:t>
      </w:r>
      <w:ins w:id="6311" w:author="Jane Shaw" w:date="2015-10-22T17:26:00Z">
        <w:r w:rsidR="00FD1648">
          <w:rPr>
            <w:rFonts w:asciiTheme="majorBidi" w:eastAsia="Times New Roman" w:hAnsiTheme="majorBidi" w:cstheme="majorBidi"/>
            <w:color w:val="000000" w:themeColor="text1"/>
            <w:szCs w:val="24"/>
            <w:lang w:val="en-GB" w:eastAsia="en-US"/>
          </w:rPr>
          <w:t>,</w:t>
        </w:r>
      </w:ins>
      <w:r w:rsidRPr="00F31509">
        <w:rPr>
          <w:rFonts w:asciiTheme="majorBidi" w:eastAsia="Times New Roman" w:hAnsiTheme="majorBidi" w:cstheme="majorBidi"/>
          <w:color w:val="000000" w:themeColor="text1"/>
          <w:szCs w:val="24"/>
          <w:lang w:val="en-GB" w:eastAsia="en-US"/>
        </w:rPr>
        <w:t xml:space="preserve"> subject to the constraint that the weights sum to one:</w:t>
      </w:r>
    </w:p>
    <w:p w14:paraId="2864712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30563791" w14:textId="1B2BC1C3" w:rsidR="004F65E4" w:rsidRPr="00F31509" w:rsidRDefault="00D13E0A"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8568EC">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w:t>
      </w:r>
      <w:r w:rsidR="00FD1648" w:rsidRPr="00F31509">
        <w:rPr>
          <w:rFonts w:asciiTheme="majorBidi" w:hAnsiTheme="majorBidi" w:cstheme="majorBidi"/>
          <w:color w:val="000000" w:themeColor="text1"/>
          <w:szCs w:val="24"/>
          <w:lang w:val="en-GB"/>
        </w:rPr>
        <w:t xml:space="preserve">equation </w:t>
      </w:r>
      <w:r w:rsidR="003D789C"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8</w:t>
      </w:r>
      <w:r w:rsidR="003D789C"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769E914F"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3C398986" w14:textId="203D4B7E" w:rsidR="004F65E4" w:rsidRPr="00F31509" w:rsidDel="00FD1648"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del w:id="6312" w:author="Jane Shaw" w:date="2015-10-22T17:27:00Z"/>
          <w:rFonts w:asciiTheme="majorBidi" w:eastAsia="Times New Roman" w:hAnsiTheme="majorBidi" w:cstheme="majorBidi"/>
          <w:color w:val="000000" w:themeColor="text1"/>
          <w:szCs w:val="24"/>
          <w:lang w:val="en-GB" w:eastAsia="en-US"/>
        </w:rPr>
      </w:pPr>
      <w:del w:id="6313" w:author="Jane Shaw" w:date="2015-10-22T17:26:00Z">
        <w:r w:rsidRPr="00F31509" w:rsidDel="00FD1648">
          <w:rPr>
            <w:rFonts w:asciiTheme="majorBidi" w:eastAsia="Times New Roman" w:hAnsiTheme="majorBidi" w:cstheme="majorBidi"/>
            <w:color w:val="000000" w:themeColor="text1"/>
            <w:lang w:val="en-GB" w:eastAsia="en-US"/>
          </w:rPr>
          <w:delText xml:space="preserve">Then, </w:delText>
        </w:r>
      </w:del>
      <w:ins w:id="6314" w:author="Jane Shaw" w:date="2015-10-22T17:26:00Z">
        <w:r w:rsidR="00FD1648">
          <w:rPr>
            <w:rFonts w:asciiTheme="majorBidi" w:eastAsia="Times New Roman" w:hAnsiTheme="majorBidi" w:cstheme="majorBidi"/>
            <w:color w:val="000000" w:themeColor="text1"/>
            <w:lang w:val="en-GB" w:eastAsia="en-US"/>
          </w:rPr>
          <w:t>A</w:t>
        </w:r>
      </w:ins>
      <w:del w:id="6315" w:author="Jane Shaw" w:date="2015-10-22T17:26:00Z">
        <w:r w:rsidRPr="00F31509" w:rsidDel="00FD1648">
          <w:rPr>
            <w:rFonts w:asciiTheme="majorBidi" w:eastAsia="Times New Roman" w:hAnsiTheme="majorBidi" w:cstheme="majorBidi"/>
            <w:color w:val="000000" w:themeColor="text1"/>
            <w:lang w:val="en-GB" w:eastAsia="en-US"/>
          </w:rPr>
          <w:delText>a</w:delText>
        </w:r>
      </w:del>
      <w:r w:rsidRPr="00F31509">
        <w:rPr>
          <w:rFonts w:asciiTheme="majorBidi" w:eastAsia="Times New Roman" w:hAnsiTheme="majorBidi" w:cstheme="majorBidi"/>
          <w:color w:val="000000" w:themeColor="text1"/>
          <w:lang w:val="en-GB" w:eastAsia="en-US"/>
        </w:rPr>
        <w:t xml:space="preserve"> missing observation is imputed using a weighted mean of the estimates of the ensemble models at the missing time.</w:t>
      </w:r>
      <w:r w:rsidR="008568EC">
        <w:rPr>
          <w:rFonts w:asciiTheme="majorBidi" w:eastAsia="Times New Roman" w:hAnsiTheme="majorBidi" w:cstheme="majorBidi"/>
          <w:color w:val="000000" w:themeColor="text1"/>
          <w:lang w:val="en-GB" w:eastAsia="en-US"/>
        </w:rPr>
        <w:t xml:space="preserve"> </w:t>
      </w:r>
      <w:del w:id="6316" w:author="Jane Shaw" w:date="2015-10-22T17:26:00Z">
        <w:r w:rsidRPr="00F31509" w:rsidDel="00FD1648">
          <w:rPr>
            <w:rFonts w:asciiTheme="majorBidi" w:eastAsia="Times New Roman" w:hAnsiTheme="majorBidi" w:cstheme="majorBidi"/>
            <w:color w:val="000000" w:themeColor="text1"/>
            <w:lang w:val="en-GB" w:eastAsia="en-US"/>
          </w:rPr>
          <w:delText xml:space="preserve">One </w:delText>
        </w:r>
      </w:del>
      <w:ins w:id="6317" w:author="Jane Shaw" w:date="2015-10-22T17:26:00Z">
        <w:r w:rsidR="00FD1648">
          <w:rPr>
            <w:rFonts w:asciiTheme="majorBidi" w:eastAsia="Times New Roman" w:hAnsiTheme="majorBidi" w:cstheme="majorBidi"/>
            <w:color w:val="000000" w:themeColor="text1"/>
            <w:lang w:val="en-GB" w:eastAsia="en-US"/>
          </w:rPr>
          <w:t xml:space="preserve">An </w:t>
        </w:r>
      </w:ins>
      <w:r w:rsidRPr="00F31509">
        <w:rPr>
          <w:rFonts w:asciiTheme="majorBidi" w:eastAsia="Times New Roman" w:hAnsiTheme="majorBidi" w:cstheme="majorBidi"/>
          <w:color w:val="000000" w:themeColor="text1"/>
          <w:lang w:val="en-GB" w:eastAsia="en-US"/>
        </w:rPr>
        <w:t xml:space="preserve">additional constraint is imposed: models </w:t>
      </w:r>
      <w:del w:id="6318" w:author="Jane Shaw" w:date="2015-10-22T17:27:00Z">
        <w:r w:rsidRPr="00F31509" w:rsidDel="00FD1648">
          <w:rPr>
            <w:rFonts w:asciiTheme="majorBidi" w:eastAsia="Times New Roman" w:hAnsiTheme="majorBidi" w:cstheme="majorBidi"/>
            <w:color w:val="000000" w:themeColor="text1"/>
            <w:lang w:val="en-GB" w:eastAsia="en-US"/>
          </w:rPr>
          <w:delText xml:space="preserve">which </w:delText>
        </w:r>
      </w:del>
      <w:ins w:id="6319" w:author="Jane Shaw" w:date="2015-10-22T17:27:00Z">
        <w:r w:rsidR="00FD1648">
          <w:rPr>
            <w:rFonts w:asciiTheme="majorBidi" w:eastAsia="Times New Roman" w:hAnsiTheme="majorBidi" w:cstheme="majorBidi"/>
            <w:color w:val="000000" w:themeColor="text1"/>
            <w:lang w:val="en-GB" w:eastAsia="en-US"/>
          </w:rPr>
          <w:t xml:space="preserve">that </w:t>
        </w:r>
      </w:ins>
      <w:r w:rsidRPr="00F31509">
        <w:rPr>
          <w:rFonts w:asciiTheme="majorBidi" w:eastAsia="Times New Roman" w:hAnsiTheme="majorBidi" w:cstheme="majorBidi"/>
          <w:color w:val="000000" w:themeColor="text1"/>
          <w:lang w:val="en-GB" w:eastAsia="en-US"/>
        </w:rPr>
        <w:t>may not extrapolate well (</w:t>
      </w:r>
      <w:del w:id="6320" w:author="Jane Shaw" w:date="2015-11-07T19:13:00Z">
        <w:r w:rsidRPr="00F31509" w:rsidDel="00D132AA">
          <w:rPr>
            <w:rFonts w:asciiTheme="majorBidi" w:eastAsia="Times New Roman" w:hAnsiTheme="majorBidi" w:cstheme="majorBidi"/>
            <w:color w:val="000000" w:themeColor="text1"/>
            <w:lang w:val="en-GB" w:eastAsia="en-US"/>
          </w:rPr>
          <w:delText xml:space="preserve">such as </w:delText>
        </w:r>
      </w:del>
      <w:ins w:id="6321" w:author="Jane Shaw" w:date="2015-11-07T19:13:00Z">
        <w:r w:rsidR="00D132AA">
          <w:rPr>
            <w:rFonts w:asciiTheme="majorBidi" w:eastAsia="Times New Roman" w:hAnsiTheme="majorBidi" w:cstheme="majorBidi"/>
            <w:color w:val="000000" w:themeColor="text1"/>
            <w:lang w:val="en-GB" w:eastAsia="en-US"/>
          </w:rPr>
          <w:t xml:space="preserve">e.g. </w:t>
        </w:r>
      </w:ins>
      <w:r w:rsidRPr="00F31509">
        <w:rPr>
          <w:rFonts w:asciiTheme="majorBidi" w:eastAsia="Times New Roman" w:hAnsiTheme="majorBidi" w:cstheme="majorBidi"/>
          <w:color w:val="000000" w:themeColor="text1"/>
          <w:lang w:val="en-GB" w:eastAsia="en-US"/>
        </w:rPr>
        <w:t>an exponential fit) are removed from the weighted average for missing values that lie too far outside the range of observed data.</w:t>
      </w:r>
      <w:r w:rsidR="008568EC">
        <w:rPr>
          <w:rFonts w:asciiTheme="majorBidi" w:eastAsia="Times New Roman" w:hAnsiTheme="majorBidi" w:cstheme="majorBidi"/>
          <w:color w:val="000000" w:themeColor="text1"/>
          <w:lang w:val="en-GB" w:eastAsia="en-US"/>
        </w:rPr>
        <w:t xml:space="preserve"> </w:t>
      </w:r>
      <w:r w:rsidR="001476EE" w:rsidRPr="00F31509">
        <w:rPr>
          <w:rFonts w:asciiTheme="majorBidi" w:eastAsia="Times New Roman" w:hAnsiTheme="majorBidi" w:cstheme="majorBidi"/>
          <w:color w:val="000000" w:themeColor="text1"/>
          <w:lang w:val="en-GB" w:eastAsia="en-US"/>
        </w:rPr>
        <w:t xml:space="preserve">Note that in this case, all weights must be adjusted to ensure </w:t>
      </w:r>
      <w:ins w:id="6322" w:author="Jane Shaw" w:date="2015-10-22T17:27:00Z">
        <w:r w:rsidR="00FD1648">
          <w:rPr>
            <w:rFonts w:asciiTheme="majorBidi" w:eastAsia="Times New Roman" w:hAnsiTheme="majorBidi" w:cstheme="majorBidi"/>
            <w:color w:val="000000" w:themeColor="text1"/>
            <w:lang w:val="en-GB" w:eastAsia="en-US"/>
          </w:rPr>
          <w:t xml:space="preserve">that </w:t>
        </w:r>
      </w:ins>
      <w:r w:rsidR="001476EE" w:rsidRPr="00F31509">
        <w:rPr>
          <w:rFonts w:asciiTheme="majorBidi" w:eastAsia="Times New Roman" w:hAnsiTheme="majorBidi" w:cstheme="majorBidi"/>
          <w:color w:val="000000" w:themeColor="text1"/>
          <w:lang w:val="en-GB" w:eastAsia="en-US"/>
        </w:rPr>
        <w:t>they still sum to one.</w:t>
      </w:r>
    </w:p>
    <w:p w14:paraId="065D9D0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505E6DC9" w14:textId="6FC5CEA7" w:rsidR="004F65E4" w:rsidRPr="00F31509" w:rsidRDefault="00455BD6" w:rsidP="00312896">
      <w:pPr>
        <w:pStyle w:val="Titolo4"/>
        <w:rPr>
          <w:rFonts w:asciiTheme="majorBidi" w:hAnsiTheme="majorBidi" w:cstheme="majorBidi"/>
          <w:lang w:val="en-GB" w:eastAsia="en-US"/>
        </w:rPr>
      </w:pPr>
      <w:bookmarkStart w:id="6323" w:name="_Toc421025855"/>
      <w:ins w:id="6324" w:author="Jane Shaw" w:date="2015-11-04T15:55:00Z">
        <w:r>
          <w:rPr>
            <w:rFonts w:asciiTheme="majorBidi" w:hAnsiTheme="majorBidi" w:cstheme="majorBidi"/>
            <w:lang w:val="en-GB" w:eastAsia="en-US"/>
          </w:rPr>
          <w:t xml:space="preserve">Step 2: </w:t>
        </w:r>
      </w:ins>
      <w:r w:rsidR="004F65E4" w:rsidRPr="00F31509">
        <w:rPr>
          <w:rFonts w:asciiTheme="majorBidi" w:hAnsiTheme="majorBidi" w:cstheme="majorBidi"/>
          <w:lang w:val="en-GB" w:eastAsia="en-US"/>
        </w:rPr>
        <w:t>Imputation by balancing</w:t>
      </w:r>
      <w:bookmarkEnd w:id="6323"/>
    </w:p>
    <w:p w14:paraId="51A69A1A" w14:textId="3042925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Once productivity has been imputed, </w:t>
      </w:r>
      <w:del w:id="6325" w:author="Jane Shaw" w:date="2015-10-22T17:37:00Z">
        <w:r w:rsidRPr="00F31509" w:rsidDel="00BD5C32">
          <w:rPr>
            <w:rFonts w:asciiTheme="majorBidi" w:eastAsia="Times New Roman" w:hAnsiTheme="majorBidi" w:cstheme="majorBidi"/>
            <w:color w:val="000000" w:themeColor="text1"/>
            <w:lang w:val="en-GB" w:eastAsia="en-US"/>
          </w:rPr>
          <w:delText xml:space="preserve">we proceed by </w:delText>
        </w:r>
      </w:del>
      <w:ins w:id="6326" w:author="Jane Shaw" w:date="2015-10-22T17:37:00Z">
        <w:r w:rsidR="00BD5C32">
          <w:rPr>
            <w:rFonts w:asciiTheme="majorBidi" w:eastAsia="Times New Roman" w:hAnsiTheme="majorBidi" w:cstheme="majorBidi"/>
            <w:color w:val="000000" w:themeColor="text1"/>
            <w:lang w:val="en-GB" w:eastAsia="en-US"/>
          </w:rPr>
          <w:t xml:space="preserve">the </w:t>
        </w:r>
      </w:ins>
      <w:r w:rsidRPr="00F31509">
        <w:rPr>
          <w:rFonts w:asciiTheme="majorBidi" w:eastAsia="Times New Roman" w:hAnsiTheme="majorBidi" w:cstheme="majorBidi"/>
          <w:color w:val="000000" w:themeColor="text1"/>
          <w:lang w:val="en-GB" w:eastAsia="en-US"/>
        </w:rPr>
        <w:t>balancing</w:t>
      </w:r>
      <w:ins w:id="6327" w:author="Jane Shaw" w:date="2015-10-22T17:37:00Z">
        <w:r w:rsidR="00BD5C32">
          <w:rPr>
            <w:rFonts w:asciiTheme="majorBidi" w:eastAsia="Times New Roman" w:hAnsiTheme="majorBidi" w:cstheme="majorBidi"/>
            <w:color w:val="000000" w:themeColor="text1"/>
            <w:lang w:val="en-GB" w:eastAsia="en-US"/>
          </w:rPr>
          <w:t xml:space="preserve"> starts</w:t>
        </w:r>
      </w:ins>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xml:space="preserve">If both productivity and activity values are available, </w:t>
      </w:r>
      <w:del w:id="6328" w:author="Jane Shaw" w:date="2015-10-22T17:37:00Z">
        <w:r w:rsidRPr="00F31509" w:rsidDel="00BD5C32">
          <w:rPr>
            <w:rFonts w:asciiTheme="majorBidi" w:eastAsia="Times New Roman" w:hAnsiTheme="majorBidi" w:cstheme="majorBidi"/>
            <w:color w:val="000000" w:themeColor="text1"/>
            <w:lang w:val="en-GB" w:eastAsia="en-US"/>
          </w:rPr>
          <w:delText xml:space="preserve">we impute </w:delText>
        </w:r>
      </w:del>
      <w:r w:rsidRPr="00F31509">
        <w:rPr>
          <w:rFonts w:asciiTheme="majorBidi" w:eastAsia="Times New Roman" w:hAnsiTheme="majorBidi" w:cstheme="majorBidi"/>
          <w:color w:val="000000" w:themeColor="text1"/>
          <w:lang w:val="en-GB" w:eastAsia="en-US"/>
        </w:rPr>
        <w:t xml:space="preserve">production </w:t>
      </w:r>
      <w:ins w:id="6329" w:author="Jane Shaw" w:date="2015-10-22T17:37:00Z">
        <w:r w:rsidR="00BD5C32">
          <w:rPr>
            <w:rFonts w:asciiTheme="majorBidi" w:eastAsia="Times New Roman" w:hAnsiTheme="majorBidi" w:cstheme="majorBidi"/>
            <w:color w:val="000000" w:themeColor="text1"/>
            <w:lang w:val="en-GB" w:eastAsia="en-US"/>
          </w:rPr>
          <w:t xml:space="preserve">is imputed </w:t>
        </w:r>
      </w:ins>
      <w:r w:rsidRPr="00F31509">
        <w:rPr>
          <w:rFonts w:asciiTheme="majorBidi" w:eastAsia="Times New Roman" w:hAnsiTheme="majorBidi" w:cstheme="majorBidi"/>
          <w:color w:val="000000" w:themeColor="text1"/>
          <w:lang w:val="en-GB" w:eastAsia="en-US"/>
        </w:rPr>
        <w:t xml:space="preserve">so that it satisfies the </w:t>
      </w:r>
      <w:del w:id="6330" w:author="Jane Shaw" w:date="2015-10-22T17:38:00Z">
        <w:r w:rsidRPr="00F31509" w:rsidDel="00BD5C32">
          <w:rPr>
            <w:rFonts w:asciiTheme="majorBidi" w:eastAsia="Times New Roman" w:hAnsiTheme="majorBidi" w:cstheme="majorBidi"/>
            <w:color w:val="000000" w:themeColor="text1"/>
            <w:lang w:val="en-GB" w:eastAsia="en-US"/>
          </w:rPr>
          <w:delText xml:space="preserve">identity </w:delText>
        </w:r>
      </w:del>
      <w:r w:rsidRPr="00F31509">
        <w:rPr>
          <w:rFonts w:asciiTheme="majorBidi" w:eastAsia="Times New Roman" w:hAnsiTheme="majorBidi" w:cstheme="majorBidi"/>
          <w:color w:val="000000" w:themeColor="text1"/>
          <w:lang w:val="en-GB" w:eastAsia="en-US"/>
        </w:rPr>
        <w:t>production</w:t>
      </w:r>
      <w:ins w:id="6331" w:author="Jane Shaw" w:date="2015-10-22T17:38:00Z">
        <w:r w:rsidR="00BD5C32">
          <w:rPr>
            <w:rFonts w:asciiTheme="majorBidi" w:eastAsia="Times New Roman" w:hAnsiTheme="majorBidi" w:cstheme="majorBidi"/>
            <w:color w:val="000000" w:themeColor="text1"/>
            <w:lang w:val="en-GB" w:eastAsia="en-US"/>
          </w:rPr>
          <w:t xml:space="preserve"> </w:t>
        </w:r>
      </w:ins>
      <w:r w:rsidRPr="00F31509">
        <w:rPr>
          <w:rFonts w:asciiTheme="majorBidi" w:eastAsia="Times New Roman" w:hAnsiTheme="majorBidi" w:cstheme="majorBidi"/>
          <w:color w:val="000000" w:themeColor="text1"/>
          <w:lang w:val="en-GB" w:eastAsia="en-US"/>
        </w:rPr>
        <w:t>= productivity</w:t>
      </w:r>
      <w:ins w:id="6332" w:author="Jane Shaw" w:date="2015-11-07T19:13:00Z">
        <w:r w:rsidR="00D132AA">
          <w:rPr>
            <w:rFonts w:asciiTheme="majorBidi" w:eastAsia="Times New Roman" w:hAnsiTheme="majorBidi" w:cstheme="majorBidi"/>
            <w:color w:val="000000" w:themeColor="text1"/>
            <w:lang w:val="en-GB" w:eastAsia="en-US"/>
          </w:rPr>
          <w:t xml:space="preserve"> </w:t>
        </w:r>
      </w:ins>
      <w:r w:rsidRPr="00F31509">
        <w:rPr>
          <w:rFonts w:asciiTheme="majorBidi" w:eastAsia="Times New Roman" w:hAnsiTheme="majorBidi" w:cstheme="majorBidi"/>
          <w:color w:val="000000" w:themeColor="text1"/>
          <w:lang w:val="en-GB" w:eastAsia="en-US"/>
        </w:rPr>
        <w:t>*</w:t>
      </w:r>
      <w:ins w:id="6333" w:author="Jane Shaw" w:date="2015-11-07T19:13:00Z">
        <w:r w:rsidR="00D132AA">
          <w:rPr>
            <w:rFonts w:asciiTheme="majorBidi" w:eastAsia="Times New Roman" w:hAnsiTheme="majorBidi" w:cstheme="majorBidi"/>
            <w:color w:val="000000" w:themeColor="text1"/>
            <w:lang w:val="en-GB" w:eastAsia="en-US"/>
          </w:rPr>
          <w:t xml:space="preserve"> </w:t>
        </w:r>
      </w:ins>
      <w:r w:rsidRPr="00F31509">
        <w:rPr>
          <w:rFonts w:asciiTheme="majorBidi" w:eastAsia="Times New Roman" w:hAnsiTheme="majorBidi" w:cstheme="majorBidi"/>
          <w:color w:val="000000" w:themeColor="text1"/>
          <w:lang w:val="en-GB" w:eastAsia="en-US"/>
        </w:rPr>
        <w:t>activity</w:t>
      </w:r>
      <w:ins w:id="6334" w:author="Jane Shaw" w:date="2015-10-22T17:38:00Z">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ins>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del w:id="6335" w:author="Jane Shaw" w:date="2015-10-22T17:38:00Z">
        <w:r w:rsidR="001476EE" w:rsidRPr="00F31509" w:rsidDel="00BD5C32">
          <w:rPr>
            <w:rFonts w:asciiTheme="majorBidi" w:eastAsia="Times New Roman" w:hAnsiTheme="majorBidi" w:cstheme="majorBidi"/>
            <w:color w:val="000000" w:themeColor="text1"/>
            <w:lang w:val="en-GB" w:eastAsia="en-US"/>
          </w:rPr>
          <w:delText xml:space="preserve">Likewise, </w:delText>
        </w:r>
      </w:del>
      <w:r w:rsidR="00BD5C32" w:rsidRPr="00F31509">
        <w:rPr>
          <w:rFonts w:asciiTheme="majorBidi" w:eastAsia="Times New Roman" w:hAnsiTheme="majorBidi" w:cstheme="majorBidi"/>
          <w:color w:val="000000" w:themeColor="text1"/>
          <w:lang w:val="en-GB" w:eastAsia="en-US"/>
        </w:rPr>
        <w:t xml:space="preserve">If </w:t>
      </w:r>
      <w:r w:rsidR="001476EE" w:rsidRPr="00F31509">
        <w:rPr>
          <w:rFonts w:asciiTheme="majorBidi" w:eastAsia="Times New Roman" w:hAnsiTheme="majorBidi" w:cstheme="majorBidi"/>
          <w:color w:val="000000" w:themeColor="text1"/>
          <w:lang w:val="en-GB" w:eastAsia="en-US"/>
        </w:rPr>
        <w:t xml:space="preserve">productivity and production are available, </w:t>
      </w:r>
      <w:del w:id="6336" w:author="Jane Shaw" w:date="2015-10-22T17:38:00Z">
        <w:r w:rsidR="001476EE" w:rsidRPr="00F31509" w:rsidDel="00BD5C32">
          <w:rPr>
            <w:rFonts w:asciiTheme="majorBidi" w:eastAsia="Times New Roman" w:hAnsiTheme="majorBidi" w:cstheme="majorBidi"/>
            <w:color w:val="000000" w:themeColor="text1"/>
            <w:lang w:val="en-GB" w:eastAsia="en-US"/>
          </w:rPr>
          <w:delText xml:space="preserve">we impute </w:delText>
        </w:r>
      </w:del>
      <w:ins w:id="6337" w:author="Jane Shaw" w:date="2015-10-22T17:38:00Z">
        <w:r w:rsidR="00BD5C32">
          <w:rPr>
            <w:rFonts w:asciiTheme="majorBidi" w:eastAsia="Times New Roman" w:hAnsiTheme="majorBidi" w:cstheme="majorBidi"/>
            <w:color w:val="000000" w:themeColor="text1"/>
            <w:lang w:val="en-GB" w:eastAsia="en-US"/>
          </w:rPr>
          <w:t xml:space="preserve">the </w:t>
        </w:r>
      </w:ins>
      <w:r w:rsidR="001476EE" w:rsidRPr="00F31509">
        <w:rPr>
          <w:rFonts w:asciiTheme="majorBidi" w:eastAsia="Times New Roman" w:hAnsiTheme="majorBidi" w:cstheme="majorBidi"/>
          <w:color w:val="000000" w:themeColor="text1"/>
          <w:lang w:val="en-GB" w:eastAsia="en-US"/>
        </w:rPr>
        <w:t xml:space="preserve">activity </w:t>
      </w:r>
      <w:ins w:id="6338" w:author="Jane Shaw" w:date="2015-10-22T17:38:00Z">
        <w:r w:rsidR="00BD5C32">
          <w:rPr>
            <w:rFonts w:asciiTheme="majorBidi" w:eastAsia="Times New Roman" w:hAnsiTheme="majorBidi" w:cstheme="majorBidi"/>
            <w:color w:val="000000" w:themeColor="text1"/>
            <w:lang w:val="en-GB" w:eastAsia="en-US"/>
          </w:rPr>
          <w:t xml:space="preserve">is imputed </w:t>
        </w:r>
      </w:ins>
      <w:r w:rsidR="001476EE" w:rsidRPr="00F31509">
        <w:rPr>
          <w:rFonts w:asciiTheme="majorBidi" w:eastAsia="Times New Roman" w:hAnsiTheme="majorBidi" w:cstheme="majorBidi"/>
          <w:color w:val="000000" w:themeColor="text1"/>
          <w:lang w:val="en-GB" w:eastAsia="en-US"/>
        </w:rPr>
        <w:t xml:space="preserve">by the </w:t>
      </w:r>
      <w:del w:id="6339" w:author="Jane Shaw" w:date="2015-10-22T17:39:00Z">
        <w:r w:rsidR="001476EE" w:rsidRPr="00F31509" w:rsidDel="00BD5C32">
          <w:rPr>
            <w:rFonts w:asciiTheme="majorBidi" w:eastAsia="Times New Roman" w:hAnsiTheme="majorBidi" w:cstheme="majorBidi"/>
            <w:color w:val="000000" w:themeColor="text1"/>
            <w:lang w:val="en-GB" w:eastAsia="en-US"/>
          </w:rPr>
          <w:delText xml:space="preserve">identity </w:delText>
        </w:r>
      </w:del>
      <w:r w:rsidR="001476EE" w:rsidRPr="00F31509">
        <w:rPr>
          <w:rFonts w:asciiTheme="majorBidi" w:eastAsia="Times New Roman" w:hAnsiTheme="majorBidi" w:cstheme="majorBidi"/>
          <w:color w:val="000000" w:themeColor="text1"/>
          <w:lang w:val="en-GB" w:eastAsia="en-US"/>
        </w:rPr>
        <w:t>activity = production/productivity</w:t>
      </w:r>
      <w:ins w:id="6340" w:author="Jane Shaw" w:date="2015-10-22T17:39:00Z">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ins>
      <w:r w:rsidR="001476EE" w:rsidRPr="00F31509">
        <w:rPr>
          <w:rFonts w:asciiTheme="majorBidi" w:eastAsia="Times New Roman" w:hAnsiTheme="majorBidi" w:cstheme="majorBidi"/>
          <w:color w:val="000000" w:themeColor="text1"/>
          <w:lang w:val="en-GB" w:eastAsia="en-US"/>
        </w:rPr>
        <w:t>.</w:t>
      </w:r>
    </w:p>
    <w:p w14:paraId="7F72A85D" w14:textId="1295C68B" w:rsidR="004F65E4" w:rsidRPr="00F31509" w:rsidRDefault="00455BD6" w:rsidP="00312896">
      <w:pPr>
        <w:pStyle w:val="Titolo4"/>
        <w:rPr>
          <w:rFonts w:asciiTheme="majorBidi" w:hAnsiTheme="majorBidi" w:cstheme="majorBidi"/>
          <w:lang w:val="en-GB" w:eastAsia="en-US"/>
        </w:rPr>
      </w:pPr>
      <w:bookmarkStart w:id="6341" w:name="_Toc421025856"/>
      <w:ins w:id="6342" w:author="Jane Shaw" w:date="2015-11-04T15:56:00Z">
        <w:r>
          <w:rPr>
            <w:rFonts w:asciiTheme="majorBidi" w:hAnsiTheme="majorBidi" w:cstheme="majorBidi"/>
            <w:lang w:val="en-GB" w:eastAsia="en-US"/>
          </w:rPr>
          <w:t xml:space="preserve">Step 3: </w:t>
        </w:r>
      </w:ins>
      <w:r w:rsidR="004F65E4" w:rsidRPr="00F31509">
        <w:rPr>
          <w:rFonts w:asciiTheme="majorBidi" w:hAnsiTheme="majorBidi" w:cstheme="majorBidi"/>
          <w:lang w:val="en-GB" w:eastAsia="en-US"/>
        </w:rPr>
        <w:t>Production imputation</w:t>
      </w:r>
      <w:bookmarkEnd w:id="6341"/>
    </w:p>
    <w:p w14:paraId="6CB1FE94" w14:textId="2A46075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t>
      </w:r>
      <w:del w:id="6343" w:author="Jane Shaw" w:date="2015-10-22T17:39:00Z">
        <w:r w:rsidRPr="00F31509" w:rsidDel="00BD5C32">
          <w:rPr>
            <w:rFonts w:asciiTheme="majorBidi" w:eastAsia="Times New Roman" w:hAnsiTheme="majorBidi" w:cstheme="majorBidi"/>
            <w:color w:val="000000" w:themeColor="text1"/>
            <w:szCs w:val="24"/>
            <w:lang w:val="en-GB" w:eastAsia="en-US"/>
          </w:rPr>
          <w:delText xml:space="preserve">we follow </w:delText>
        </w:r>
      </w:del>
      <w:r w:rsidRPr="00F31509">
        <w:rPr>
          <w:rFonts w:asciiTheme="majorBidi" w:eastAsia="Times New Roman" w:hAnsiTheme="majorBidi" w:cstheme="majorBidi"/>
          <w:color w:val="000000" w:themeColor="text1"/>
          <w:szCs w:val="24"/>
          <w:lang w:val="en-GB" w:eastAsia="en-US"/>
        </w:rPr>
        <w:t xml:space="preserve">the </w:t>
      </w:r>
      <w:del w:id="6344" w:author="Jane Shaw" w:date="2015-10-22T17:39:00Z">
        <w:r w:rsidRPr="00F31509" w:rsidDel="00BD5C32">
          <w:rPr>
            <w:rFonts w:asciiTheme="majorBidi" w:eastAsia="Times New Roman" w:hAnsiTheme="majorBidi" w:cstheme="majorBidi"/>
            <w:color w:val="000000" w:themeColor="text1"/>
            <w:szCs w:val="24"/>
            <w:lang w:val="en-GB" w:eastAsia="en-US"/>
          </w:rPr>
          <w:delText xml:space="preserve">same </w:delText>
        </w:r>
      </w:del>
      <w:r w:rsidRPr="00F31509">
        <w:rPr>
          <w:rFonts w:asciiTheme="majorBidi" w:eastAsia="Times New Roman" w:hAnsiTheme="majorBidi" w:cstheme="majorBidi"/>
          <w:color w:val="000000" w:themeColor="text1"/>
          <w:szCs w:val="24"/>
          <w:lang w:val="en-GB" w:eastAsia="en-US"/>
        </w:rPr>
        <w:t xml:space="preserve">procedure </w:t>
      </w:r>
      <w:del w:id="6345" w:author="Jane Shaw" w:date="2015-10-22T17:39:00Z">
        <w:r w:rsidRPr="00F31509" w:rsidDel="00BD5C32">
          <w:rPr>
            <w:rFonts w:asciiTheme="majorBidi" w:eastAsia="Times New Roman" w:hAnsiTheme="majorBidi" w:cstheme="majorBidi"/>
            <w:color w:val="000000" w:themeColor="text1"/>
            <w:szCs w:val="24"/>
            <w:lang w:val="en-GB" w:eastAsia="en-US"/>
          </w:rPr>
          <w:delText xml:space="preserve">as </w:delText>
        </w:r>
      </w:del>
      <w:r w:rsidRPr="00F31509">
        <w:rPr>
          <w:rFonts w:asciiTheme="majorBidi" w:eastAsia="Times New Roman" w:hAnsiTheme="majorBidi" w:cstheme="majorBidi"/>
          <w:color w:val="000000" w:themeColor="text1"/>
          <w:szCs w:val="24"/>
          <w:lang w:val="en-GB" w:eastAsia="en-US"/>
        </w:rPr>
        <w:t>outlined in step 1</w:t>
      </w:r>
      <w:ins w:id="6346" w:author="Jane Shaw" w:date="2015-10-22T17:39:00Z">
        <w:r w:rsidR="00BD5C32">
          <w:rPr>
            <w:rFonts w:asciiTheme="majorBidi" w:eastAsia="Times New Roman" w:hAnsiTheme="majorBidi" w:cstheme="majorBidi"/>
            <w:color w:val="000000" w:themeColor="text1"/>
            <w:szCs w:val="24"/>
            <w:lang w:val="en-GB" w:eastAsia="en-US"/>
          </w:rPr>
          <w:t xml:space="preserve"> is followed,</w:t>
        </w:r>
      </w:ins>
      <w:del w:id="6347" w:author="Jane Shaw" w:date="2015-10-22T17:39:00Z">
        <w:r w:rsidRPr="00F31509" w:rsidDel="00BD5C32">
          <w:rPr>
            <w:rFonts w:asciiTheme="majorBidi" w:eastAsia="Times New Roman" w:hAnsiTheme="majorBidi" w:cstheme="majorBidi"/>
            <w:color w:val="000000" w:themeColor="text1"/>
            <w:szCs w:val="24"/>
            <w:lang w:val="en-GB" w:eastAsia="en-US"/>
          </w:rPr>
          <w:delText>.</w:delText>
        </w:r>
      </w:del>
      <w:r w:rsidR="008568EC">
        <w:rPr>
          <w:rFonts w:asciiTheme="majorBidi" w:eastAsia="Times New Roman" w:hAnsiTheme="majorBidi" w:cstheme="majorBidi"/>
          <w:color w:val="000000" w:themeColor="text1"/>
          <w:szCs w:val="24"/>
          <w:lang w:val="en-GB" w:eastAsia="en-US"/>
        </w:rPr>
        <w:t xml:space="preserve"> </w:t>
      </w:r>
      <w:del w:id="6348"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We apply this procedure </w:delText>
        </w:r>
      </w:del>
      <w:ins w:id="6349" w:author="Jane Shaw" w:date="2015-10-22T17:40:00Z">
        <w:r w:rsidR="00D41086">
          <w:rPr>
            <w:rFonts w:asciiTheme="majorBidi" w:eastAsia="Times New Roman" w:hAnsiTheme="majorBidi" w:cstheme="majorBidi"/>
            <w:color w:val="000000" w:themeColor="text1"/>
            <w:szCs w:val="24"/>
            <w:lang w:val="en-GB" w:eastAsia="en-US"/>
          </w:rPr>
          <w:t xml:space="preserve">but is </w:t>
        </w:r>
      </w:ins>
      <w:r w:rsidRPr="00F31509">
        <w:rPr>
          <w:rFonts w:asciiTheme="majorBidi" w:eastAsia="Times New Roman" w:hAnsiTheme="majorBidi" w:cstheme="majorBidi"/>
          <w:color w:val="000000" w:themeColor="text1"/>
          <w:szCs w:val="24"/>
          <w:lang w:val="en-GB" w:eastAsia="en-US"/>
        </w:rPr>
        <w:t xml:space="preserve">instead </w:t>
      </w:r>
      <w:ins w:id="6350" w:author="Jane Shaw" w:date="2015-10-22T17:40:00Z">
        <w:r w:rsidR="00D41086">
          <w:rPr>
            <w:rFonts w:asciiTheme="majorBidi" w:eastAsia="Times New Roman" w:hAnsiTheme="majorBidi" w:cstheme="majorBidi"/>
            <w:color w:val="000000" w:themeColor="text1"/>
            <w:szCs w:val="24"/>
            <w:lang w:val="en-GB" w:eastAsia="en-US"/>
          </w:rPr>
          <w:t xml:space="preserve">applied </w:t>
        </w:r>
      </w:ins>
      <w:r w:rsidRPr="00F31509">
        <w:rPr>
          <w:rFonts w:asciiTheme="majorBidi" w:eastAsia="Times New Roman" w:hAnsiTheme="majorBidi" w:cstheme="majorBidi"/>
          <w:color w:val="000000" w:themeColor="text1"/>
          <w:szCs w:val="24"/>
          <w:lang w:val="en-GB" w:eastAsia="en-US"/>
        </w:rPr>
        <w:t xml:space="preserve">to the production data, </w:t>
      </w:r>
      <w:del w:id="6351"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and impute </w:delText>
        </w:r>
      </w:del>
      <w:ins w:id="6352" w:author="Jane Shaw" w:date="2015-10-22T17:40:00Z">
        <w:r w:rsidR="00D41086">
          <w:rPr>
            <w:rFonts w:asciiTheme="majorBidi" w:eastAsia="Times New Roman" w:hAnsiTheme="majorBidi" w:cstheme="majorBidi"/>
            <w:color w:val="000000" w:themeColor="text1"/>
            <w:szCs w:val="24"/>
            <w:lang w:val="en-GB" w:eastAsia="en-US"/>
          </w:rPr>
          <w:t xml:space="preserve">while </w:t>
        </w:r>
      </w:ins>
      <w:r w:rsidRPr="00F31509">
        <w:rPr>
          <w:rFonts w:asciiTheme="majorBidi" w:eastAsia="Times New Roman" w:hAnsiTheme="majorBidi" w:cstheme="majorBidi"/>
          <w:color w:val="000000" w:themeColor="text1"/>
          <w:szCs w:val="24"/>
          <w:lang w:val="en-GB" w:eastAsia="en-US"/>
        </w:rPr>
        <w:t xml:space="preserve">values </w:t>
      </w:r>
      <w:ins w:id="6353" w:author="Jane Shaw" w:date="2015-10-22T17:40:00Z">
        <w:r w:rsidR="00D41086">
          <w:rPr>
            <w:rFonts w:asciiTheme="majorBidi" w:eastAsia="Times New Roman" w:hAnsiTheme="majorBidi" w:cstheme="majorBidi"/>
            <w:color w:val="000000" w:themeColor="text1"/>
            <w:szCs w:val="24"/>
            <w:lang w:val="en-GB" w:eastAsia="en-US"/>
          </w:rPr>
          <w:t xml:space="preserve">are imputed </w:t>
        </w:r>
      </w:ins>
      <w:r w:rsidRPr="00F31509">
        <w:rPr>
          <w:rFonts w:asciiTheme="majorBidi" w:eastAsia="Times New Roman" w:hAnsiTheme="majorBidi" w:cstheme="majorBidi"/>
          <w:color w:val="000000" w:themeColor="text1"/>
          <w:szCs w:val="24"/>
          <w:lang w:val="en-GB" w:eastAsia="en-US"/>
        </w:rPr>
        <w:t>using a new ensemble fit</w:t>
      </w:r>
      <w:ins w:id="6354" w:author="Jane Shaw" w:date="2015-10-22T17:40:00Z">
        <w:r w:rsidR="00D41086">
          <w:rPr>
            <w:rFonts w:asciiTheme="majorBidi" w:eastAsia="Times New Roman" w:hAnsiTheme="majorBidi" w:cstheme="majorBidi"/>
            <w:color w:val="000000" w:themeColor="text1"/>
            <w:szCs w:val="24"/>
            <w:lang w:val="en-GB" w:eastAsia="en-US"/>
          </w:rPr>
          <w:t>ted</w:t>
        </w:r>
      </w:ins>
      <w:r w:rsidRPr="00F31509">
        <w:rPr>
          <w:rFonts w:asciiTheme="majorBidi" w:eastAsia="Times New Roman" w:hAnsiTheme="majorBidi" w:cstheme="majorBidi"/>
          <w:color w:val="000000" w:themeColor="text1"/>
          <w:szCs w:val="24"/>
          <w:lang w:val="en-GB" w:eastAsia="en-US"/>
        </w:rPr>
        <w:t xml:space="preserve"> to the </w:t>
      </w:r>
      <w:ins w:id="6355" w:author="Jane Shaw" w:date="2015-10-22T17:40:00Z">
        <w:r w:rsidR="00D41086">
          <w:rPr>
            <w:rFonts w:asciiTheme="majorBidi" w:eastAsia="Times New Roman" w:hAnsiTheme="majorBidi" w:cstheme="majorBidi"/>
            <w:color w:val="000000" w:themeColor="text1"/>
            <w:szCs w:val="24"/>
            <w:lang w:val="en-GB" w:eastAsia="en-US"/>
          </w:rPr>
          <w:t xml:space="preserve">production data </w:t>
        </w:r>
      </w:ins>
      <w:r w:rsidRPr="00F31509">
        <w:rPr>
          <w:rFonts w:asciiTheme="majorBidi" w:eastAsia="Times New Roman" w:hAnsiTheme="majorBidi" w:cstheme="majorBidi"/>
          <w:color w:val="000000" w:themeColor="text1"/>
          <w:szCs w:val="24"/>
          <w:lang w:val="en-GB" w:eastAsia="en-US"/>
        </w:rPr>
        <w:t>currently available</w:t>
      </w:r>
      <w:del w:id="6356"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 production data</w:delText>
        </w:r>
      </w:del>
      <w:r w:rsidRPr="00F31509">
        <w:rPr>
          <w:rFonts w:asciiTheme="majorBidi" w:eastAsia="Times New Roman" w:hAnsiTheme="majorBidi" w:cstheme="majorBidi"/>
          <w:color w:val="000000" w:themeColor="text1"/>
          <w:szCs w:val="24"/>
          <w:lang w:val="en-GB" w:eastAsia="en-US"/>
        </w:rPr>
        <w:t xml:space="preserve">. </w:t>
      </w:r>
    </w:p>
    <w:p w14:paraId="03806B48" w14:textId="77777777" w:rsidR="004F65E4" w:rsidRPr="00F31509" w:rsidDel="00D4108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del w:id="6357" w:author="Jane Shaw" w:date="2015-10-22T17:40:00Z"/>
          <w:rFonts w:asciiTheme="majorBidi" w:eastAsia="Times New Roman" w:hAnsiTheme="majorBidi" w:cstheme="majorBidi"/>
          <w:color w:val="000000" w:themeColor="text1"/>
          <w:szCs w:val="24"/>
          <w:lang w:val="en-GB" w:eastAsia="en-US"/>
        </w:rPr>
      </w:pPr>
    </w:p>
    <w:p w14:paraId="70A051D7" w14:textId="4EE41CE3"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del w:id="6358" w:author="Jane Shaw" w:date="2015-10-28T17:05:00Z">
        <w:r w:rsidRPr="00F31509" w:rsidDel="001D6E84">
          <w:rPr>
            <w:rFonts w:asciiTheme="majorBidi" w:eastAsia="Times New Roman" w:hAnsiTheme="majorBidi" w:cstheme="majorBidi"/>
            <w:color w:val="000000" w:themeColor="text1"/>
            <w:szCs w:val="24"/>
            <w:lang w:val="en-GB" w:eastAsia="en-US"/>
          </w:rPr>
          <w:delText xml:space="preserve">A </w:delText>
        </w:r>
      </w:del>
      <w:del w:id="6359"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concrete </w:delText>
        </w:r>
      </w:del>
      <w:r w:rsidR="001D6E84" w:rsidRPr="00F31509">
        <w:rPr>
          <w:rFonts w:asciiTheme="majorBidi" w:eastAsia="Times New Roman" w:hAnsiTheme="majorBidi" w:cstheme="majorBidi"/>
          <w:color w:val="000000" w:themeColor="text1"/>
          <w:szCs w:val="24"/>
          <w:lang w:val="en-GB" w:eastAsia="en-US"/>
        </w:rPr>
        <w:t>Example</w:t>
      </w:r>
      <w:ins w:id="6360" w:author="Jane Shaw" w:date="2015-10-28T17:05:00Z">
        <w:r w:rsidR="001D6E84">
          <w:rPr>
            <w:rFonts w:asciiTheme="majorBidi" w:eastAsia="Times New Roman" w:hAnsiTheme="majorBidi" w:cstheme="majorBidi"/>
            <w:color w:val="000000" w:themeColor="text1"/>
            <w:szCs w:val="24"/>
            <w:lang w:val="en-GB" w:eastAsia="en-US"/>
          </w:rPr>
          <w:t>s</w:t>
        </w:r>
      </w:ins>
      <w:r w:rsidR="001D6E84" w:rsidRPr="00F31509">
        <w:rPr>
          <w:rFonts w:asciiTheme="majorBidi" w:eastAsia="Times New Roman" w:hAnsiTheme="majorBidi" w:cstheme="majorBidi"/>
          <w:color w:val="000000" w:themeColor="text1"/>
          <w:szCs w:val="24"/>
          <w:lang w:val="en-GB" w:eastAsia="en-US"/>
        </w:rPr>
        <w:t xml:space="preserve"> </w:t>
      </w:r>
      <w:del w:id="6361"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as to </w:delText>
        </w:r>
      </w:del>
      <w:ins w:id="6362" w:author="Jane Shaw" w:date="2015-10-22T17:40:00Z">
        <w:r w:rsidR="00D41086">
          <w:rPr>
            <w:rFonts w:asciiTheme="majorBidi" w:eastAsia="Times New Roman" w:hAnsiTheme="majorBidi" w:cstheme="majorBidi"/>
            <w:color w:val="000000" w:themeColor="text1"/>
            <w:szCs w:val="24"/>
            <w:lang w:val="en-GB" w:eastAsia="en-US"/>
          </w:rPr>
          <w:t xml:space="preserve">on </w:t>
        </w:r>
      </w:ins>
      <w:r w:rsidRPr="00F31509">
        <w:rPr>
          <w:rFonts w:asciiTheme="majorBidi" w:eastAsia="Times New Roman" w:hAnsiTheme="majorBidi" w:cstheme="majorBidi"/>
          <w:color w:val="000000" w:themeColor="text1"/>
          <w:szCs w:val="24"/>
          <w:lang w:val="en-GB" w:eastAsia="en-US"/>
        </w:rPr>
        <w:t xml:space="preserve">how the </w:t>
      </w:r>
      <w:del w:id="6363"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entire </w:delText>
        </w:r>
      </w:del>
      <w:r w:rsidRPr="00F31509">
        <w:rPr>
          <w:rFonts w:asciiTheme="majorBidi" w:eastAsia="Times New Roman" w:hAnsiTheme="majorBidi" w:cstheme="majorBidi"/>
          <w:color w:val="000000" w:themeColor="text1"/>
          <w:szCs w:val="24"/>
          <w:lang w:val="en-GB" w:eastAsia="en-US"/>
        </w:rPr>
        <w:t xml:space="preserve">imputation process works and </w:t>
      </w:r>
      <w:del w:id="6364" w:author="Jane Shaw" w:date="2015-10-22T17:40:00Z">
        <w:r w:rsidRPr="00F31509" w:rsidDel="00D41086">
          <w:rPr>
            <w:rFonts w:asciiTheme="majorBidi" w:eastAsia="Times New Roman" w:hAnsiTheme="majorBidi" w:cstheme="majorBidi"/>
            <w:color w:val="000000" w:themeColor="text1"/>
            <w:szCs w:val="24"/>
            <w:lang w:val="en-GB" w:eastAsia="en-US"/>
          </w:rPr>
          <w:delText xml:space="preserve">what </w:delText>
        </w:r>
      </w:del>
      <w:ins w:id="6365" w:author="Jane Shaw" w:date="2015-10-22T17:40:00Z">
        <w:r w:rsidR="00D41086">
          <w:rPr>
            <w:rFonts w:asciiTheme="majorBidi" w:eastAsia="Times New Roman" w:hAnsiTheme="majorBidi" w:cstheme="majorBidi"/>
            <w:color w:val="000000" w:themeColor="text1"/>
            <w:szCs w:val="24"/>
            <w:lang w:val="en-GB" w:eastAsia="en-US"/>
          </w:rPr>
          <w:t xml:space="preserve">the </w:t>
        </w:r>
      </w:ins>
      <w:r w:rsidRPr="00F31509">
        <w:rPr>
          <w:rFonts w:asciiTheme="majorBidi" w:eastAsia="Times New Roman" w:hAnsiTheme="majorBidi" w:cstheme="majorBidi"/>
          <w:color w:val="000000" w:themeColor="text1"/>
          <w:szCs w:val="24"/>
          <w:lang w:val="en-GB" w:eastAsia="en-US"/>
        </w:rPr>
        <w:t xml:space="preserve">results it renders is available in </w:t>
      </w:r>
      <w:commentRangeStart w:id="6366"/>
      <w:r w:rsidR="00D41086" w:rsidRPr="00F31509">
        <w:rPr>
          <w:rFonts w:asciiTheme="majorBidi" w:eastAsia="Times New Roman" w:hAnsiTheme="majorBidi" w:cstheme="majorBidi"/>
          <w:color w:val="000000" w:themeColor="text1"/>
          <w:szCs w:val="24"/>
          <w:lang w:val="en-GB" w:eastAsia="en-US"/>
        </w:rPr>
        <w:t xml:space="preserve">chapter </w:t>
      </w:r>
      <w:ins w:id="6367" w:author="Jane Shaw" w:date="2015-10-28T17:05:00Z">
        <w:r w:rsidR="001D6E84">
          <w:rPr>
            <w:rFonts w:asciiTheme="majorBidi" w:eastAsia="Times New Roman" w:hAnsiTheme="majorBidi" w:cstheme="majorBidi"/>
            <w:color w:val="000000" w:themeColor="text1"/>
            <w:szCs w:val="24"/>
            <w:lang w:val="en-GB" w:eastAsia="en-US"/>
          </w:rPr>
          <w:t>4</w:t>
        </w:r>
      </w:ins>
      <w:del w:id="6368" w:author="Jane Shaw" w:date="2015-10-28T17:05:00Z">
        <w:r w:rsidRPr="00F31509" w:rsidDel="001D6E84">
          <w:rPr>
            <w:rFonts w:asciiTheme="majorBidi" w:eastAsia="Times New Roman" w:hAnsiTheme="majorBidi" w:cstheme="majorBidi"/>
            <w:color w:val="000000" w:themeColor="text1"/>
            <w:szCs w:val="24"/>
            <w:lang w:val="en-GB" w:eastAsia="en-US"/>
          </w:rPr>
          <w:delText>3</w:delText>
        </w:r>
      </w:del>
      <w:commentRangeEnd w:id="6366"/>
      <w:r w:rsidR="00D41086">
        <w:rPr>
          <w:rStyle w:val="Rimandocommento"/>
        </w:rPr>
        <w:commentReference w:id="6366"/>
      </w:r>
      <w:r w:rsidRPr="00F31509">
        <w:rPr>
          <w:rFonts w:asciiTheme="majorBidi" w:eastAsia="Times New Roman" w:hAnsiTheme="majorBidi" w:cstheme="majorBidi"/>
          <w:color w:val="000000" w:themeColor="text1"/>
          <w:szCs w:val="24"/>
          <w:lang w:val="en-GB" w:eastAsia="en-US"/>
        </w:rPr>
        <w:t>.</w:t>
      </w:r>
    </w:p>
    <w:p w14:paraId="51709725" w14:textId="77777777" w:rsidR="004F65E4" w:rsidRPr="00F31509" w:rsidRDefault="004F65E4" w:rsidP="004F65E4">
      <w:pPr>
        <w:spacing w:after="160"/>
        <w:rPr>
          <w:rFonts w:asciiTheme="majorBidi" w:hAnsiTheme="majorBidi" w:cstheme="majorBidi"/>
          <w:b/>
          <w:color w:val="000000" w:themeColor="text1"/>
          <w:szCs w:val="24"/>
          <w:lang w:val="en-GB"/>
        </w:rPr>
      </w:pPr>
    </w:p>
    <w:p w14:paraId="676351F6" w14:textId="22B4C596" w:rsidR="004F65E4" w:rsidRPr="00F31509" w:rsidRDefault="004F65E4" w:rsidP="00C4334D">
      <w:pPr>
        <w:pStyle w:val="Titolo2"/>
      </w:pPr>
      <w:del w:id="6369" w:author="Jane Shaw" w:date="2015-10-22T17:41:00Z">
        <w:r w:rsidRPr="00F31509" w:rsidDel="00D41086">
          <w:br w:type="page"/>
        </w:r>
      </w:del>
      <w:bookmarkStart w:id="6370" w:name="_Toc421025858"/>
      <w:bookmarkStart w:id="6371" w:name="_Toc428383836"/>
      <w:bookmarkStart w:id="6372" w:name="_Toc428436058"/>
      <w:bookmarkStart w:id="6373" w:name="_Toc428436359"/>
      <w:bookmarkStart w:id="6374" w:name="_Toc308029361"/>
      <w:bookmarkStart w:id="6375" w:name="_Toc308029552"/>
      <w:ins w:id="6376" w:author="Jane Shaw" w:date="2015-10-22T17:42:00Z">
        <w:r w:rsidR="00D41086">
          <w:t xml:space="preserve">3.2 </w:t>
        </w:r>
      </w:ins>
      <w:r w:rsidRPr="00F31509">
        <w:t>Trade</w:t>
      </w:r>
      <w:bookmarkEnd w:id="6370"/>
      <w:bookmarkEnd w:id="6371"/>
      <w:bookmarkEnd w:id="6372"/>
      <w:bookmarkEnd w:id="6373"/>
      <w:bookmarkEnd w:id="6374"/>
      <w:bookmarkEnd w:id="6375"/>
    </w:p>
    <w:p w14:paraId="684C3D4E" w14:textId="0C0CC544" w:rsidR="004F65E4" w:rsidRPr="00F31509" w:rsidRDefault="004F65E4" w:rsidP="00312896">
      <w:pPr>
        <w:pStyle w:val="Titolo3"/>
        <w:rPr>
          <w:rFonts w:asciiTheme="majorBidi" w:hAnsiTheme="majorBidi" w:cstheme="majorBidi"/>
          <w:lang w:val="en-GB"/>
        </w:rPr>
      </w:pPr>
      <w:r w:rsidRPr="00F31509">
        <w:rPr>
          <w:rFonts w:asciiTheme="majorBidi" w:hAnsiTheme="majorBidi" w:cstheme="majorBidi"/>
          <w:lang w:val="en-GB"/>
        </w:rPr>
        <w:t>Country</w:t>
      </w:r>
      <w:ins w:id="6377" w:author="Jane Shaw" w:date="2015-10-22T17:42:00Z">
        <w:r w:rsidR="00D41086">
          <w:rPr>
            <w:rFonts w:asciiTheme="majorBidi" w:hAnsiTheme="majorBidi" w:cstheme="majorBidi"/>
            <w:lang w:val="en-GB"/>
          </w:rPr>
          <w:t>-</w:t>
        </w:r>
      </w:ins>
      <w:del w:id="6378" w:author="Jane Shaw" w:date="2015-10-22T17:42:00Z">
        <w:r w:rsidRPr="00F31509" w:rsidDel="00D41086">
          <w:rPr>
            <w:rFonts w:asciiTheme="majorBidi" w:hAnsiTheme="majorBidi" w:cstheme="majorBidi"/>
            <w:lang w:val="en-GB"/>
          </w:rPr>
          <w:delText xml:space="preserve"> </w:delText>
        </w:r>
      </w:del>
      <w:r w:rsidRPr="00F31509">
        <w:rPr>
          <w:rFonts w:asciiTheme="majorBidi" w:hAnsiTheme="majorBidi" w:cstheme="majorBidi"/>
          <w:lang w:val="en-GB"/>
        </w:rPr>
        <w:t>level data</w:t>
      </w:r>
    </w:p>
    <w:p w14:paraId="4FD8CB9A" w14:textId="07AF1733"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National FBS compilers may want to start collecting trade data for their countries from their own sources, which</w:t>
      </w:r>
      <w:del w:id="6379" w:author="Jane Shaw" w:date="2015-10-22T17:43:00Z">
        <w:r w:rsidRPr="00F31509" w:rsidDel="00D41086">
          <w:rPr>
            <w:rFonts w:asciiTheme="majorBidi" w:eastAsia="Times New Roman" w:hAnsiTheme="majorBidi" w:cstheme="majorBidi"/>
            <w:color w:val="000000" w:themeColor="text1"/>
            <w:lang w:val="en-GB"/>
          </w:rPr>
          <w:delText>, in most cases,</w:delText>
        </w:r>
      </w:del>
      <w:r w:rsidRPr="00F31509">
        <w:rPr>
          <w:rFonts w:asciiTheme="majorBidi" w:eastAsia="Times New Roman" w:hAnsiTheme="majorBidi" w:cstheme="majorBidi"/>
          <w:color w:val="000000" w:themeColor="text1"/>
          <w:lang w:val="en-GB"/>
        </w:rPr>
        <w:t xml:space="preserve"> will </w:t>
      </w:r>
      <w:ins w:id="6380" w:author="Jane Shaw" w:date="2015-10-22T17:43:00Z">
        <w:r w:rsidR="00D41086">
          <w:rPr>
            <w:rFonts w:asciiTheme="majorBidi" w:eastAsia="Times New Roman" w:hAnsiTheme="majorBidi" w:cstheme="majorBidi"/>
            <w:color w:val="000000" w:themeColor="text1"/>
            <w:lang w:val="en-GB"/>
          </w:rPr>
          <w:t xml:space="preserve">usually </w:t>
        </w:r>
      </w:ins>
      <w:r w:rsidRPr="00F31509">
        <w:rPr>
          <w:rFonts w:asciiTheme="majorBidi" w:eastAsia="Times New Roman" w:hAnsiTheme="majorBidi" w:cstheme="majorBidi"/>
          <w:color w:val="000000" w:themeColor="text1"/>
          <w:lang w:val="en-GB"/>
        </w:rPr>
        <w:t>be the national customs office</w:t>
      </w:r>
      <w:del w:id="6381" w:author="Jane Shaw" w:date="2015-10-22T17:43:00Z">
        <w:r w:rsidRPr="00F31509" w:rsidDel="00D41086">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w:t>
      </w:r>
      <w:del w:id="6382" w:author="Jane Shaw" w:date="2015-10-22T17:43:00Z">
        <w:r w:rsidRPr="00F31509" w:rsidDel="00D41086">
          <w:rPr>
            <w:rFonts w:asciiTheme="majorBidi" w:eastAsia="Times New Roman" w:hAnsiTheme="majorBidi" w:cstheme="majorBidi"/>
            <w:color w:val="000000" w:themeColor="text1"/>
            <w:lang w:val="en-GB"/>
          </w:rPr>
          <w:delText>Supply Utilization Accounts (</w:delText>
        </w:r>
      </w:del>
      <w:r w:rsidRPr="00F31509">
        <w:rPr>
          <w:rFonts w:asciiTheme="majorBidi" w:eastAsia="Times New Roman" w:hAnsiTheme="majorBidi" w:cstheme="majorBidi"/>
          <w:color w:val="000000" w:themeColor="text1"/>
          <w:lang w:val="en-GB"/>
        </w:rPr>
        <w:t>SUAs</w:t>
      </w:r>
      <w:del w:id="6383" w:author="Jane Shaw" w:date="2015-10-22T17:43:00Z">
        <w:r w:rsidRPr="00F31509" w:rsidDel="00D41086">
          <w:rPr>
            <w:rFonts w:asciiTheme="majorBidi" w:eastAsia="Times New Roman" w:hAnsiTheme="majorBidi" w:cstheme="majorBidi"/>
            <w:color w:val="000000" w:themeColor="text1"/>
            <w:lang w:val="en-GB"/>
          </w:rPr>
          <w:delText>)</w:delText>
        </w:r>
      </w:del>
      <w:ins w:id="6384" w:author="Jane Shaw" w:date="2015-10-22T17:43:00Z">
        <w:r w:rsidR="00D41086">
          <w:rPr>
            <w:rFonts w:asciiTheme="majorBidi" w:eastAsia="Times New Roman" w:hAnsiTheme="majorBidi" w:cstheme="majorBidi"/>
            <w:color w:val="000000" w:themeColor="text1"/>
            <w:lang w:val="en-GB"/>
          </w:rPr>
          <w:t xml:space="preserve"> –</w:t>
        </w:r>
      </w:ins>
      <w:del w:id="6385" w:author="Jane Shaw" w:date="2015-10-22T17:43:00Z">
        <w:r w:rsidRPr="00F31509" w:rsidDel="00D41086">
          <w:rPr>
            <w:rFonts w:asciiTheme="majorBidi" w:eastAsia="Times New Roman" w:hAnsiTheme="majorBidi" w:cstheme="majorBidi"/>
            <w:color w:val="000000" w:themeColor="text1"/>
            <w:lang w:val="en-GB"/>
          </w:rPr>
          <w:delText xml:space="preserve">, </w:delText>
        </w:r>
      </w:del>
      <w:ins w:id="6386" w:author="Jane Shaw" w:date="2015-10-22T17:43:00Z">
        <w:r w:rsidR="00D41086">
          <w:rPr>
            <w:rFonts w:asciiTheme="majorBidi" w:eastAsia="Times New Roman" w:hAnsiTheme="majorBidi" w:cstheme="majorBidi"/>
            <w:color w:val="000000" w:themeColor="text1"/>
            <w:lang w:val="en-GB"/>
          </w:rPr>
          <w:t xml:space="preserve"> </w:t>
        </w:r>
      </w:ins>
      <w:del w:id="6387" w:author="Jane Shaw" w:date="2015-10-22T17:43:00Z">
        <w:r w:rsidRPr="00F31509" w:rsidDel="00D41086">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the precursor</w:t>
      </w:r>
      <w:ins w:id="6388" w:author="Jane Shaw" w:date="2015-10-22T17:43:00Z">
        <w:r w:rsidR="00D41086">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to the </w:t>
      </w:r>
      <w:del w:id="6389" w:author="Jane Shaw" w:date="2015-10-22T17:43:00Z">
        <w:r w:rsidRPr="00F31509" w:rsidDel="00D41086">
          <w:rPr>
            <w:rFonts w:asciiTheme="majorBidi" w:eastAsia="Times New Roman" w:hAnsiTheme="majorBidi" w:cstheme="majorBidi"/>
            <w:color w:val="000000" w:themeColor="text1"/>
            <w:lang w:val="en-GB"/>
          </w:rPr>
          <w:delText>Food Balance Sheets</w:delText>
        </w:r>
      </w:del>
      <w:ins w:id="6390" w:author="Jane Shaw" w:date="2015-10-22T17:43:00Z">
        <w:r w:rsidR="00D41086">
          <w:rPr>
            <w:rFonts w:asciiTheme="majorBidi" w:eastAsia="Times New Roman" w:hAnsiTheme="majorBidi" w:cstheme="majorBidi"/>
            <w:color w:val="000000" w:themeColor="text1"/>
            <w:lang w:val="en-GB"/>
          </w:rPr>
          <w:t>FBS</w:t>
        </w:r>
      </w:ins>
      <w:r w:rsidRPr="00F31509">
        <w:rPr>
          <w:rFonts w:asciiTheme="majorBidi" w:eastAsia="Times New Roman" w:hAnsiTheme="majorBidi" w:cstheme="majorBidi"/>
          <w:color w:val="000000" w:themeColor="text1"/>
          <w:lang w:val="en-GB"/>
        </w:rPr>
        <w:t>. Taking information from the national customs office</w:t>
      </w:r>
      <w:del w:id="6391" w:author="Jane Shaw" w:date="2015-10-22T17:43:00Z">
        <w:r w:rsidRPr="00F31509" w:rsidDel="00D41086">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will also ensure that trade data are available </w:t>
      </w:r>
      <w:del w:id="6392" w:author="Jane Shaw" w:date="2015-10-22T17:44:00Z">
        <w:r w:rsidRPr="00F31509" w:rsidDel="00D41086">
          <w:rPr>
            <w:rFonts w:asciiTheme="majorBidi" w:eastAsia="Times New Roman" w:hAnsiTheme="majorBidi" w:cstheme="majorBidi"/>
            <w:color w:val="000000" w:themeColor="text1"/>
            <w:lang w:val="en-GB"/>
          </w:rPr>
          <w:delText xml:space="preserve">on </w:delText>
        </w:r>
      </w:del>
      <w:ins w:id="6393" w:author="Jane Shaw" w:date="2015-10-22T17:44:00Z">
        <w:r w:rsidR="00D41086">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a timely </w:t>
      </w:r>
      <w:del w:id="6394" w:author="Jane Shaw" w:date="2015-10-22T17:44:00Z">
        <w:r w:rsidRPr="00F31509" w:rsidDel="00D41086">
          <w:rPr>
            <w:rFonts w:asciiTheme="majorBidi" w:eastAsia="Times New Roman" w:hAnsiTheme="majorBidi" w:cstheme="majorBidi"/>
            <w:color w:val="000000" w:themeColor="text1"/>
            <w:lang w:val="en-GB"/>
          </w:rPr>
          <w:delText xml:space="preserve">basis </w:delText>
        </w:r>
      </w:del>
      <w:ins w:id="6395" w:author="Jane Shaw" w:date="2015-10-22T17:44:00Z">
        <w:r w:rsidR="00D41086">
          <w:rPr>
            <w:rFonts w:asciiTheme="majorBidi" w:eastAsia="Times New Roman" w:hAnsiTheme="majorBidi" w:cstheme="majorBidi"/>
            <w:color w:val="000000" w:themeColor="text1"/>
            <w:lang w:val="en-GB"/>
          </w:rPr>
          <w:t xml:space="preserve">manner </w:t>
        </w:r>
      </w:ins>
      <w:r w:rsidRPr="00F31509">
        <w:rPr>
          <w:rFonts w:asciiTheme="majorBidi" w:eastAsia="Times New Roman" w:hAnsiTheme="majorBidi" w:cstheme="majorBidi"/>
          <w:color w:val="000000" w:themeColor="text1"/>
          <w:lang w:val="en-GB"/>
        </w:rPr>
        <w:t xml:space="preserve">and probably </w:t>
      </w:r>
      <w:del w:id="6396" w:author="Jane Shaw" w:date="2015-10-22T17:44:00Z">
        <w:r w:rsidRPr="00F31509" w:rsidDel="00D41086">
          <w:rPr>
            <w:rFonts w:asciiTheme="majorBidi" w:eastAsia="Times New Roman" w:hAnsiTheme="majorBidi" w:cstheme="majorBidi"/>
            <w:color w:val="000000" w:themeColor="text1"/>
            <w:lang w:val="en-GB"/>
          </w:rPr>
          <w:delText>even at a higher periodicity</w:delText>
        </w:r>
      </w:del>
      <w:ins w:id="6397" w:author="Jane Shaw" w:date="2015-10-22T17:44:00Z">
        <w:r w:rsidR="00D41086">
          <w:rPr>
            <w:rFonts w:asciiTheme="majorBidi" w:eastAsia="Times New Roman" w:hAnsiTheme="majorBidi" w:cstheme="majorBidi"/>
            <w:color w:val="000000" w:themeColor="text1"/>
            <w:lang w:val="en-GB"/>
          </w:rPr>
          <w:t>more frequently</w:t>
        </w:r>
      </w:ins>
      <w:r w:rsidRPr="00F31509">
        <w:rPr>
          <w:rFonts w:asciiTheme="majorBidi" w:eastAsia="Times New Roman" w:hAnsiTheme="majorBidi" w:cstheme="majorBidi"/>
          <w:color w:val="000000" w:themeColor="text1"/>
          <w:lang w:val="en-GB"/>
        </w:rPr>
        <w:t xml:space="preserve">, </w:t>
      </w:r>
      <w:del w:id="6398" w:author="Jane Shaw" w:date="2015-10-22T17:44:00Z">
        <w:r w:rsidRPr="00F31509" w:rsidDel="00D41086">
          <w:rPr>
            <w:rFonts w:asciiTheme="majorBidi" w:eastAsia="Times New Roman" w:hAnsiTheme="majorBidi" w:cstheme="majorBidi"/>
            <w:color w:val="000000" w:themeColor="text1"/>
            <w:lang w:val="en-GB"/>
          </w:rPr>
          <w:delText xml:space="preserve">e.g. </w:delText>
        </w:r>
      </w:del>
      <w:ins w:id="6399" w:author="Jane Shaw" w:date="2015-10-22T17:44:00Z">
        <w:r w:rsidR="00D41086">
          <w:rPr>
            <w:rFonts w:asciiTheme="majorBidi" w:eastAsia="Times New Roman" w:hAnsiTheme="majorBidi" w:cstheme="majorBidi"/>
            <w:color w:val="000000" w:themeColor="text1"/>
            <w:lang w:val="en-GB"/>
          </w:rPr>
          <w:t xml:space="preserve">such as </w:t>
        </w:r>
      </w:ins>
      <w:r w:rsidRPr="00F31509">
        <w:rPr>
          <w:rFonts w:asciiTheme="majorBidi" w:eastAsia="Times New Roman" w:hAnsiTheme="majorBidi" w:cstheme="majorBidi"/>
          <w:color w:val="000000" w:themeColor="text1"/>
          <w:lang w:val="en-GB"/>
        </w:rPr>
        <w:t xml:space="preserve">monthly </w:t>
      </w:r>
      <w:del w:id="6400" w:author="Jane Shaw" w:date="2015-10-22T17:44:00Z">
        <w:r w:rsidRPr="00F31509" w:rsidDel="00D41086">
          <w:rPr>
            <w:rFonts w:asciiTheme="majorBidi" w:eastAsia="Times New Roman" w:hAnsiTheme="majorBidi" w:cstheme="majorBidi"/>
            <w:color w:val="000000" w:themeColor="text1"/>
            <w:lang w:val="en-GB"/>
          </w:rPr>
          <w:delText xml:space="preserve">data </w:delText>
        </w:r>
      </w:del>
      <w:r w:rsidRPr="00F31509">
        <w:rPr>
          <w:rFonts w:asciiTheme="majorBidi" w:eastAsia="Times New Roman" w:hAnsiTheme="majorBidi" w:cstheme="majorBidi"/>
          <w:color w:val="000000" w:themeColor="text1"/>
          <w:lang w:val="en-GB"/>
        </w:rPr>
        <w:t xml:space="preserve">rather than </w:t>
      </w:r>
      <w:ins w:id="6401" w:author="Jane Shaw" w:date="2015-10-22T17:44:00Z">
        <w:r w:rsidR="00D41086">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trade data from international sources</w:t>
      </w:r>
      <w:del w:id="6402" w:author="Jane Shaw" w:date="2015-10-22T17:45:00Z">
        <w:r w:rsidRPr="00F31509" w:rsidDel="00D4108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such as UNSD </w:t>
      </w:r>
      <w:del w:id="6403" w:author="Jane Shaw" w:date="2015-10-22T17:45:00Z">
        <w:r w:rsidRPr="00F31509" w:rsidDel="00D41086">
          <w:rPr>
            <w:rFonts w:asciiTheme="majorBidi" w:eastAsia="Times New Roman" w:hAnsiTheme="majorBidi" w:cstheme="majorBidi"/>
            <w:color w:val="000000" w:themeColor="text1"/>
            <w:lang w:val="en-GB"/>
          </w:rPr>
          <w:delText xml:space="preserve">or </w:delText>
        </w:r>
      </w:del>
      <w:ins w:id="6404" w:author="Jane Shaw" w:date="2015-10-22T17:45:00Z">
        <w:r w:rsidR="00D41086">
          <w:rPr>
            <w:rFonts w:asciiTheme="majorBidi" w:eastAsia="Times New Roman" w:hAnsiTheme="majorBidi" w:cstheme="majorBidi"/>
            <w:color w:val="000000" w:themeColor="text1"/>
            <w:lang w:val="en-GB"/>
          </w:rPr>
          <w:t>and</w:t>
        </w:r>
        <w:r w:rsidR="00D41086"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FAO. </w:t>
      </w:r>
      <w:del w:id="6405" w:author="Jane Shaw" w:date="2015-10-22T17:45:00Z">
        <w:r w:rsidRPr="00F31509" w:rsidDel="00D41086">
          <w:rPr>
            <w:rFonts w:asciiTheme="majorBidi" w:eastAsia="Times New Roman" w:hAnsiTheme="majorBidi" w:cstheme="majorBidi"/>
            <w:color w:val="000000" w:themeColor="text1"/>
            <w:lang w:val="en-GB"/>
          </w:rPr>
          <w:delText xml:space="preserve">But </w:delText>
        </w:r>
      </w:del>
      <w:ins w:id="6406" w:author="Jane Shaw" w:date="2015-10-22T17:45:00Z">
        <w:r w:rsidR="00D41086">
          <w:rPr>
            <w:rFonts w:asciiTheme="majorBidi" w:eastAsia="Times New Roman" w:hAnsiTheme="majorBidi" w:cstheme="majorBidi"/>
            <w:color w:val="000000" w:themeColor="text1"/>
            <w:lang w:val="en-GB"/>
          </w:rPr>
          <w:t xml:space="preserve">However, </w:t>
        </w:r>
      </w:ins>
      <w:r w:rsidRPr="00F31509">
        <w:rPr>
          <w:rFonts w:asciiTheme="majorBidi" w:eastAsia="Times New Roman" w:hAnsiTheme="majorBidi" w:cstheme="majorBidi"/>
          <w:color w:val="000000" w:themeColor="text1"/>
          <w:lang w:val="en-GB"/>
        </w:rPr>
        <w:t xml:space="preserve">there are also distinct advantages </w:t>
      </w:r>
      <w:del w:id="6407" w:author="Jane Shaw" w:date="2015-10-22T17:45:00Z">
        <w:r w:rsidRPr="00F31509" w:rsidDel="00D41086">
          <w:rPr>
            <w:rFonts w:asciiTheme="majorBidi" w:eastAsia="Times New Roman" w:hAnsiTheme="majorBidi" w:cstheme="majorBidi"/>
            <w:color w:val="000000" w:themeColor="text1"/>
            <w:lang w:val="en-GB"/>
          </w:rPr>
          <w:delText xml:space="preserve">of </w:delText>
        </w:r>
      </w:del>
      <w:ins w:id="6408" w:author="Jane Shaw" w:date="2015-10-22T17:45:00Z">
        <w:r w:rsidR="00D41086">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using data from international sources, </w:t>
      </w:r>
      <w:del w:id="6409" w:author="Jane Shaw" w:date="2015-10-22T17:45:00Z">
        <w:r w:rsidRPr="00F31509" w:rsidDel="00D41086">
          <w:rPr>
            <w:rFonts w:asciiTheme="majorBidi" w:eastAsia="Times New Roman" w:hAnsiTheme="majorBidi" w:cstheme="majorBidi"/>
            <w:color w:val="000000" w:themeColor="text1"/>
            <w:lang w:val="en-GB"/>
          </w:rPr>
          <w:delText xml:space="preserve">notably from </w:delText>
        </w:r>
      </w:del>
      <w:ins w:id="6410" w:author="Jane Shaw" w:date="2015-10-22T17:45:00Z">
        <w:r w:rsidR="00D41086">
          <w:rPr>
            <w:rFonts w:asciiTheme="majorBidi" w:eastAsia="Times New Roman" w:hAnsiTheme="majorBidi" w:cstheme="majorBidi"/>
            <w:color w:val="000000" w:themeColor="text1"/>
            <w:lang w:val="en-GB"/>
          </w:rPr>
          <w:t xml:space="preserve">particularly </w:t>
        </w:r>
      </w:ins>
      <w:r w:rsidRPr="00F31509">
        <w:rPr>
          <w:rFonts w:asciiTheme="majorBidi" w:eastAsia="Times New Roman" w:hAnsiTheme="majorBidi" w:cstheme="majorBidi"/>
          <w:color w:val="000000" w:themeColor="text1"/>
          <w:lang w:val="en-GB"/>
        </w:rPr>
        <w:t xml:space="preserve">FAO. The main advantage is that FAO subjects trade data to extensive plausibility checks and validation </w:t>
      </w:r>
      <w:del w:id="6411" w:author="Jane Shaw" w:date="2015-10-22T17:45:00Z">
        <w:r w:rsidRPr="00F31509" w:rsidDel="00D41086">
          <w:rPr>
            <w:rFonts w:asciiTheme="majorBidi" w:eastAsia="Times New Roman" w:hAnsiTheme="majorBidi" w:cstheme="majorBidi"/>
            <w:color w:val="000000" w:themeColor="text1"/>
            <w:lang w:val="en-GB"/>
          </w:rPr>
          <w:delText>routines</w:delText>
        </w:r>
      </w:del>
      <w:ins w:id="6412" w:author="Jane Shaw" w:date="2015-10-22T17:45:00Z">
        <w:r w:rsidR="00D41086">
          <w:rPr>
            <w:rFonts w:asciiTheme="majorBidi" w:eastAsia="Times New Roman" w:hAnsiTheme="majorBidi" w:cstheme="majorBidi"/>
            <w:color w:val="000000" w:themeColor="text1"/>
            <w:lang w:val="en-GB"/>
          </w:rPr>
          <w:t>processes,</w:t>
        </w:r>
      </w:ins>
      <w:del w:id="6413" w:author="Jane Shaw" w:date="2015-10-22T17:45:00Z">
        <w:r w:rsidRPr="00F31509" w:rsidDel="00D4108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w:t>
      </w:r>
      <w:del w:id="6414" w:author="Jane Shaw" w:date="2015-10-22T17:46:00Z">
        <w:r w:rsidRPr="00F31509" w:rsidDel="00D41086">
          <w:rPr>
            <w:rFonts w:asciiTheme="majorBidi" w:eastAsia="Times New Roman" w:hAnsiTheme="majorBidi" w:cstheme="majorBidi"/>
            <w:color w:val="000000" w:themeColor="text1"/>
            <w:lang w:val="en-GB"/>
          </w:rPr>
          <w:delText xml:space="preserve">importantly, </w:delText>
        </w:r>
      </w:del>
      <w:r w:rsidRPr="00F31509">
        <w:rPr>
          <w:rFonts w:asciiTheme="majorBidi" w:eastAsia="Times New Roman" w:hAnsiTheme="majorBidi" w:cstheme="majorBidi"/>
          <w:color w:val="000000" w:themeColor="text1"/>
          <w:lang w:val="en-GB"/>
        </w:rPr>
        <w:t xml:space="preserve">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w:t>
      </w:r>
      <w:del w:id="6415" w:author="Jane Shaw" w:date="2015-10-22T17:46:00Z">
        <w:r w:rsidRPr="00F31509" w:rsidDel="00D4108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using information </w:t>
      </w:r>
      <w:del w:id="6416" w:author="Jane Shaw" w:date="2015-10-22T17:46:00Z">
        <w:r w:rsidRPr="00F31509" w:rsidDel="00D41086">
          <w:rPr>
            <w:rFonts w:asciiTheme="majorBidi" w:eastAsia="Times New Roman" w:hAnsiTheme="majorBidi" w:cstheme="majorBidi"/>
            <w:color w:val="000000" w:themeColor="text1"/>
            <w:lang w:val="en-GB"/>
          </w:rPr>
          <w:delText xml:space="preserve">inherent in </w:delText>
        </w:r>
      </w:del>
      <w:ins w:id="6417" w:author="Jane Shaw" w:date="2015-10-22T17:47:00Z">
        <w:r w:rsidR="00D41086">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 xml:space="preserve">the trade data </w:t>
      </w:r>
      <w:ins w:id="6418" w:author="Jane Shaw" w:date="2015-11-07T19:14:00Z">
        <w:r w:rsidR="00D132AA" w:rsidRPr="00F31509">
          <w:rPr>
            <w:rFonts w:asciiTheme="majorBidi" w:eastAsia="Times New Roman" w:hAnsiTheme="majorBidi" w:cstheme="majorBidi"/>
            <w:color w:val="000000" w:themeColor="text1"/>
            <w:lang w:val="en-GB"/>
          </w:rPr>
          <w:t xml:space="preserve">of the country </w:t>
        </w:r>
      </w:ins>
      <w:r w:rsidRPr="00F31509">
        <w:rPr>
          <w:rFonts w:asciiTheme="majorBidi" w:eastAsia="Times New Roman" w:hAnsiTheme="majorBidi" w:cstheme="majorBidi"/>
          <w:color w:val="000000" w:themeColor="text1"/>
          <w:lang w:val="en-GB"/>
        </w:rPr>
        <w:t xml:space="preserve">(e.g. by calculating trade values from reported trade quantities applying unit values, or vice versa) </w:t>
      </w:r>
      <w:del w:id="6419" w:author="Jane Shaw" w:date="2015-11-07T19:14:00Z">
        <w:r w:rsidRPr="00F31509" w:rsidDel="00D132AA">
          <w:rPr>
            <w:rFonts w:asciiTheme="majorBidi" w:eastAsia="Times New Roman" w:hAnsiTheme="majorBidi" w:cstheme="majorBidi"/>
            <w:color w:val="000000" w:themeColor="text1"/>
            <w:lang w:val="en-GB"/>
          </w:rPr>
          <w:delText xml:space="preserve">of the country </w:delText>
        </w:r>
      </w:del>
      <w:r w:rsidRPr="00F31509">
        <w:rPr>
          <w:rFonts w:asciiTheme="majorBidi" w:eastAsia="Times New Roman" w:hAnsiTheme="majorBidi" w:cstheme="majorBidi"/>
          <w:color w:val="000000" w:themeColor="text1"/>
          <w:lang w:val="en-GB"/>
        </w:rPr>
        <w:t xml:space="preserve">or its trading partners (“mirroring” flows). </w:t>
      </w:r>
      <w:ins w:id="6420" w:author="Jane Shaw" w:date="2015-10-22T17:48:00Z">
        <w:r w:rsidR="00D41086">
          <w:rPr>
            <w:rFonts w:asciiTheme="majorBidi" w:eastAsia="Times New Roman" w:hAnsiTheme="majorBidi" w:cstheme="majorBidi"/>
            <w:color w:val="000000" w:themeColor="text1"/>
            <w:lang w:val="en-GB"/>
          </w:rPr>
          <w:t xml:space="preserve">Details of </w:t>
        </w:r>
      </w:ins>
      <w:r w:rsidR="00D41086" w:rsidRPr="00F31509">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FAO </w:t>
      </w:r>
      <w:ins w:id="6421" w:author="Jane Shaw" w:date="2015-10-22T17:48:00Z">
        <w:r w:rsidR="00D41086">
          <w:rPr>
            <w:rFonts w:asciiTheme="majorBidi" w:eastAsia="Times New Roman" w:hAnsiTheme="majorBidi" w:cstheme="majorBidi"/>
            <w:color w:val="000000" w:themeColor="text1"/>
            <w:lang w:val="en-GB"/>
          </w:rPr>
          <w:t xml:space="preserve">compiles and validates </w:t>
        </w:r>
      </w:ins>
      <w:r w:rsidRPr="00F31509">
        <w:rPr>
          <w:rFonts w:asciiTheme="majorBidi" w:eastAsia="Times New Roman" w:hAnsiTheme="majorBidi" w:cstheme="majorBidi"/>
          <w:color w:val="000000" w:themeColor="text1"/>
          <w:lang w:val="en-GB"/>
        </w:rPr>
        <w:t xml:space="preserve">trade data </w:t>
      </w:r>
      <w:del w:id="6422" w:author="Jane Shaw" w:date="2015-10-22T17:48:00Z">
        <w:r w:rsidRPr="00F31509" w:rsidDel="00D41086">
          <w:rPr>
            <w:rFonts w:asciiTheme="majorBidi" w:eastAsia="Times New Roman" w:hAnsiTheme="majorBidi" w:cstheme="majorBidi"/>
            <w:color w:val="000000" w:themeColor="text1"/>
            <w:lang w:val="en-GB"/>
          </w:rPr>
          <w:delText xml:space="preserve">are being compiled, validated </w:delText>
        </w:r>
      </w:del>
      <w:r w:rsidRPr="00F31509">
        <w:rPr>
          <w:rFonts w:asciiTheme="majorBidi" w:eastAsia="Times New Roman" w:hAnsiTheme="majorBidi" w:cstheme="majorBidi"/>
          <w:color w:val="000000" w:themeColor="text1"/>
          <w:lang w:val="en-GB"/>
        </w:rPr>
        <w:t xml:space="preserve">and </w:t>
      </w:r>
      <w:del w:id="6423" w:author="Jane Shaw" w:date="2015-10-22T17:48:00Z">
        <w:r w:rsidRPr="00F31509" w:rsidDel="00D41086">
          <w:rPr>
            <w:rFonts w:asciiTheme="majorBidi" w:eastAsia="Times New Roman" w:hAnsiTheme="majorBidi" w:cstheme="majorBidi"/>
            <w:color w:val="000000" w:themeColor="text1"/>
            <w:lang w:val="en-GB"/>
          </w:rPr>
          <w:delText xml:space="preserve">what </w:delText>
        </w:r>
      </w:del>
      <w:ins w:id="6424" w:author="Jane Shaw" w:date="2015-10-22T17:48:00Z">
        <w:r w:rsidR="00D41086">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variants of trade files </w:t>
      </w:r>
      <w:ins w:id="6425" w:author="Jane Shaw" w:date="2015-10-22T17:48:00Z">
        <w:r w:rsidR="00D41086">
          <w:rPr>
            <w:rFonts w:asciiTheme="majorBidi" w:eastAsia="Times New Roman" w:hAnsiTheme="majorBidi" w:cstheme="majorBidi"/>
            <w:color w:val="000000" w:themeColor="text1"/>
            <w:lang w:val="en-GB"/>
          </w:rPr>
          <w:t xml:space="preserve">that </w:t>
        </w:r>
      </w:ins>
      <w:r w:rsidRPr="00F31509">
        <w:rPr>
          <w:rFonts w:asciiTheme="majorBidi" w:eastAsia="Times New Roman" w:hAnsiTheme="majorBidi" w:cstheme="majorBidi"/>
          <w:color w:val="000000" w:themeColor="text1"/>
          <w:lang w:val="en-GB"/>
        </w:rPr>
        <w:t xml:space="preserve">are </w:t>
      </w:r>
      <w:del w:id="6426" w:author="Jane Shaw" w:date="2015-10-22T17:48:00Z">
        <w:r w:rsidRPr="00F31509" w:rsidDel="00D41086">
          <w:rPr>
            <w:rFonts w:asciiTheme="majorBidi" w:eastAsia="Times New Roman" w:hAnsiTheme="majorBidi" w:cstheme="majorBidi"/>
            <w:color w:val="000000" w:themeColor="text1"/>
            <w:lang w:val="en-GB"/>
          </w:rPr>
          <w:delText xml:space="preserve">being </w:delText>
        </w:r>
      </w:del>
      <w:r w:rsidRPr="00F31509">
        <w:rPr>
          <w:rFonts w:asciiTheme="majorBidi" w:eastAsia="Times New Roman" w:hAnsiTheme="majorBidi" w:cstheme="majorBidi"/>
          <w:color w:val="000000" w:themeColor="text1"/>
          <w:lang w:val="en-GB"/>
        </w:rPr>
        <w:t xml:space="preserve">made available </w:t>
      </w:r>
      <w:del w:id="6427" w:author="Jane Shaw" w:date="2015-10-22T17:49:00Z">
        <w:r w:rsidRPr="00F31509" w:rsidDel="00D41086">
          <w:rPr>
            <w:rFonts w:asciiTheme="majorBidi" w:eastAsia="Times New Roman" w:hAnsiTheme="majorBidi" w:cstheme="majorBidi"/>
            <w:color w:val="000000" w:themeColor="text1"/>
            <w:lang w:val="en-GB"/>
          </w:rPr>
          <w:delText xml:space="preserve">is described in detail </w:delText>
        </w:r>
      </w:del>
      <w:ins w:id="6428" w:author="Jane Shaw" w:date="2015-10-22T17:49:00Z">
        <w:r w:rsidR="00D41086">
          <w:rPr>
            <w:rFonts w:asciiTheme="majorBidi" w:eastAsia="Times New Roman" w:hAnsiTheme="majorBidi" w:cstheme="majorBidi"/>
            <w:color w:val="000000" w:themeColor="text1"/>
            <w:lang w:val="en-GB"/>
          </w:rPr>
          <w:t xml:space="preserve">are given </w:t>
        </w:r>
      </w:ins>
      <w:commentRangeStart w:id="6429"/>
      <w:r w:rsidRPr="00F31509">
        <w:rPr>
          <w:rFonts w:asciiTheme="majorBidi" w:eastAsia="Times New Roman" w:hAnsiTheme="majorBidi" w:cstheme="majorBidi"/>
          <w:color w:val="000000" w:themeColor="text1"/>
          <w:lang w:val="en-GB"/>
        </w:rPr>
        <w:t xml:space="preserve">later in this </w:t>
      </w:r>
      <w:del w:id="6430" w:author="Jane Shaw" w:date="2015-11-07T19:14:00Z">
        <w:r w:rsidR="001476EE" w:rsidRPr="00F31509" w:rsidDel="00D132AA">
          <w:rPr>
            <w:rFonts w:asciiTheme="majorBidi" w:eastAsia="Times New Roman" w:hAnsiTheme="majorBidi" w:cstheme="majorBidi"/>
            <w:color w:val="000000" w:themeColor="text1"/>
            <w:lang w:val="en-GB"/>
          </w:rPr>
          <w:delText>chapter</w:delText>
        </w:r>
        <w:commentRangeEnd w:id="6429"/>
        <w:r w:rsidR="00202E4D" w:rsidDel="00D132AA">
          <w:rPr>
            <w:rStyle w:val="Rimandocommento"/>
          </w:rPr>
          <w:commentReference w:id="6429"/>
        </w:r>
      </w:del>
      <w:ins w:id="6431" w:author="Jane Shaw" w:date="2015-11-07T19:14:00Z">
        <w:r w:rsidR="00D132AA">
          <w:rPr>
            <w:rFonts w:asciiTheme="majorBidi" w:eastAsia="Times New Roman" w:hAnsiTheme="majorBidi" w:cstheme="majorBidi"/>
            <w:color w:val="000000" w:themeColor="text1"/>
            <w:lang w:val="en-GB"/>
          </w:rPr>
          <w:t>section</w:t>
        </w:r>
      </w:ins>
      <w:r w:rsidRPr="00F31509">
        <w:rPr>
          <w:rFonts w:asciiTheme="majorBidi" w:eastAsia="Times New Roman" w:hAnsiTheme="majorBidi" w:cstheme="majorBidi"/>
          <w:color w:val="000000" w:themeColor="text1"/>
          <w:lang w:val="en-GB"/>
        </w:rPr>
        <w:t xml:space="preserve">. </w:t>
      </w:r>
    </w:p>
    <w:p w14:paraId="4B07ACDC" w14:textId="77777777" w:rsidR="004F65E4" w:rsidRPr="00F31509" w:rsidRDefault="004F65E4" w:rsidP="00312896">
      <w:pPr>
        <w:pStyle w:val="Titolo3"/>
        <w:rPr>
          <w:rFonts w:asciiTheme="majorBidi" w:hAnsiTheme="majorBidi" w:cstheme="majorBidi"/>
          <w:lang w:val="en-GB"/>
        </w:rPr>
      </w:pPr>
      <w:r w:rsidRPr="00F31509">
        <w:rPr>
          <w:rFonts w:asciiTheme="majorBidi" w:hAnsiTheme="majorBidi" w:cstheme="majorBidi"/>
          <w:lang w:val="en-GB"/>
        </w:rPr>
        <w:t>International trade sources</w:t>
      </w:r>
    </w:p>
    <w:p w14:paraId="007F4C91" w14:textId="451F39C3"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w:t>
      </w:r>
      <w:ins w:id="6432" w:author="Jane Shaw" w:date="2015-10-22T17:49:00Z">
        <w:r w:rsidR="00202E4D">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trade data used </w:t>
      </w:r>
      <w:r w:rsidR="00E0298F" w:rsidRPr="009616CB">
        <w:rPr>
          <w:rFonts w:ascii="Times New Roman" w:hAnsi="Times New Roman" w:cs="Times New Roman"/>
          <w:color w:val="000000" w:themeColor="text1"/>
          <w:szCs w:val="24"/>
          <w:lang w:val="en-GB"/>
        </w:rPr>
        <w:t xml:space="preserve">and compiled by </w:t>
      </w:r>
      <w:del w:id="6433" w:author="Jane Shaw" w:date="2015-10-22T17:49:00Z">
        <w:r w:rsidR="00F17666" w:rsidDel="00202E4D">
          <w:rPr>
            <w:rFonts w:ascii="Times New Roman" w:hAnsi="Times New Roman" w:cs="Times New Roman"/>
            <w:color w:val="000000" w:themeColor="text1"/>
            <w:szCs w:val="24"/>
            <w:lang w:val="en-GB"/>
          </w:rPr>
          <w:delText xml:space="preserve">the Statistics Division </w:delText>
        </w:r>
      </w:del>
      <w:ins w:id="6434" w:author="Jane Shaw" w:date="2015-10-22T17:49:00Z">
        <w:r w:rsidR="00202E4D">
          <w:rPr>
            <w:rFonts w:ascii="Times New Roman" w:hAnsi="Times New Roman" w:cs="Times New Roman"/>
            <w:color w:val="000000" w:themeColor="text1"/>
            <w:szCs w:val="24"/>
            <w:lang w:val="en-GB"/>
          </w:rPr>
          <w:t xml:space="preserve">ESS </w:t>
        </w:r>
      </w:ins>
      <w:r w:rsidR="00F17666">
        <w:rPr>
          <w:rFonts w:ascii="Times New Roman" w:hAnsi="Times New Roman" w:cs="Times New Roman"/>
          <w:color w:val="000000" w:themeColor="text1"/>
          <w:szCs w:val="24"/>
          <w:lang w:val="en-GB"/>
        </w:rPr>
        <w:t>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provides access to standardized data from its </w:t>
      </w:r>
      <w:ins w:id="6435" w:author="Jane Shaw" w:date="2015-10-22T17:52:00Z">
        <w:r w:rsidR="0007718B">
          <w:rPr>
            <w:rFonts w:asciiTheme="majorBidi" w:hAnsiTheme="majorBidi" w:cstheme="majorBidi"/>
            <w:color w:val="000000" w:themeColor="text1"/>
            <w:szCs w:val="24"/>
            <w:lang w:val="en-GB"/>
          </w:rPr>
          <w:t>W</w:t>
        </w:r>
      </w:ins>
      <w:del w:id="6436" w:author="Jane Shaw" w:date="2015-10-22T17:52:00Z">
        <w:r w:rsidRPr="00F31509" w:rsidDel="0007718B">
          <w:rPr>
            <w:rFonts w:asciiTheme="majorBidi" w:hAnsiTheme="majorBidi" w:cstheme="majorBidi"/>
            <w:color w:val="000000" w:themeColor="text1"/>
            <w:szCs w:val="24"/>
            <w:lang w:val="en-GB"/>
          </w:rPr>
          <w:delText>w</w:delText>
        </w:r>
      </w:del>
      <w:r w:rsidRPr="00F31509">
        <w:rPr>
          <w:rFonts w:asciiTheme="majorBidi" w:hAnsiTheme="majorBidi" w:cstheme="majorBidi"/>
          <w:color w:val="000000" w:themeColor="text1"/>
          <w:szCs w:val="24"/>
          <w:lang w:val="en-GB"/>
        </w:rPr>
        <w:t>eb</w:t>
      </w:r>
      <w:ins w:id="6437" w:author="Jane Shaw" w:date="2015-10-22T17:52:00Z">
        <w:r w:rsidR="0007718B">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site</w:t>
      </w:r>
      <w:del w:id="6438" w:author="Jane Shaw" w:date="2015-10-22T17:53:00Z">
        <w:r w:rsidRPr="00F31509" w:rsidDel="0007718B">
          <w:rPr>
            <w:rFonts w:asciiTheme="majorBidi" w:hAnsiTheme="majorBidi" w:cstheme="majorBidi"/>
            <w:color w:val="000000" w:themeColor="text1"/>
            <w:szCs w:val="24"/>
            <w:lang w:val="en-GB"/>
          </w:rPr>
          <w:delText xml:space="preserve"> at </w:delText>
        </w:r>
        <w:r w:rsidR="002725F4" w:rsidRPr="0007718B" w:rsidDel="0007718B">
          <w:fldChar w:fldCharType="begin"/>
        </w:r>
        <w:r w:rsidR="002725F4" w:rsidRPr="0007718B" w:rsidDel="0007718B">
          <w:delInstrText xml:space="preserve"> HYPERLINK "http://comtrade.un.org/" </w:delInstrText>
        </w:r>
        <w:r w:rsidR="002725F4" w:rsidRPr="0007718B" w:rsidDel="0007718B">
          <w:fldChar w:fldCharType="separate"/>
        </w:r>
        <w:r w:rsidR="0007718B" w:rsidRPr="0007718B" w:rsidDel="0007718B">
          <w:rPr>
            <w:rStyle w:val="Collegamentoipertestuale"/>
            <w:rFonts w:asciiTheme="majorBidi" w:hAnsiTheme="majorBidi" w:cstheme="majorBidi"/>
            <w:color w:val="000000" w:themeColor="text1"/>
            <w:lang w:val="en-GB"/>
          </w:rPr>
          <w:delText>http://comtrade.un.org/</w:delText>
        </w:r>
        <w:r w:rsidR="002725F4" w:rsidRPr="0007718B" w:rsidDel="0007718B">
          <w:rPr>
            <w:rStyle w:val="Collegamentoipertestuale"/>
            <w:rFonts w:asciiTheme="majorBidi" w:hAnsiTheme="majorBidi" w:cstheme="majorBidi"/>
            <w:color w:val="000000" w:themeColor="text1"/>
            <w:lang w:val="en-GB"/>
          </w:rPr>
          <w:fldChar w:fldCharType="end"/>
        </w:r>
      </w:del>
      <w:r w:rsidRPr="00F31509">
        <w:rPr>
          <w:rFonts w:asciiTheme="majorBidi" w:hAnsiTheme="majorBidi" w:cstheme="majorBidi"/>
          <w:color w:val="000000" w:themeColor="text1"/>
          <w:szCs w:val="24"/>
          <w:lang w:val="en-GB"/>
        </w:rPr>
        <w:t>.</w:t>
      </w:r>
      <w:ins w:id="6439" w:author="Jane Shaw" w:date="2015-10-22T17:53:00Z">
        <w:r w:rsidR="0007718B">
          <w:rPr>
            <w:rStyle w:val="Rimandonotaapidipagina"/>
            <w:rFonts w:asciiTheme="majorBidi" w:hAnsiTheme="majorBidi" w:cstheme="majorBidi"/>
            <w:color w:val="000000" w:themeColor="text1"/>
            <w:szCs w:val="24"/>
            <w:lang w:val="en-GB"/>
          </w:rPr>
          <w:footnoteReference w:id="36"/>
        </w:r>
      </w:ins>
      <w:r w:rsidRPr="00F31509">
        <w:rPr>
          <w:rFonts w:asciiTheme="majorBidi" w:hAnsiTheme="majorBidi" w:cstheme="majorBidi"/>
          <w:color w:val="000000" w:themeColor="text1"/>
          <w:szCs w:val="24"/>
          <w:lang w:val="en-GB"/>
        </w:rPr>
        <w:t xml:space="preserve"> It also offers a detailed description of the methodology used </w:t>
      </w:r>
      <w:del w:id="6442" w:author="Jane Shaw" w:date="2015-11-07T19:14:00Z">
        <w:r w:rsidRPr="00F31509" w:rsidDel="00D132AA">
          <w:rPr>
            <w:rFonts w:asciiTheme="majorBidi" w:hAnsiTheme="majorBidi" w:cstheme="majorBidi"/>
            <w:color w:val="000000" w:themeColor="text1"/>
            <w:szCs w:val="24"/>
            <w:lang w:val="en-GB"/>
          </w:rPr>
          <w:delText xml:space="preserve">in </w:delText>
        </w:r>
      </w:del>
      <w:ins w:id="6443" w:author="Jane Shaw" w:date="2015-11-07T19:14:00Z">
        <w:r w:rsidR="00D132AA">
          <w:rPr>
            <w:rFonts w:asciiTheme="majorBidi" w:hAnsiTheme="majorBidi" w:cstheme="majorBidi"/>
            <w:color w:val="000000" w:themeColor="text1"/>
            <w:szCs w:val="24"/>
            <w:lang w:val="en-GB"/>
          </w:rPr>
          <w:t xml:space="preserve">to </w:t>
        </w:r>
      </w:ins>
      <w:r w:rsidRPr="00F31509">
        <w:rPr>
          <w:rFonts w:asciiTheme="majorBidi" w:hAnsiTheme="majorBidi" w:cstheme="majorBidi"/>
          <w:color w:val="000000" w:themeColor="text1"/>
          <w:szCs w:val="24"/>
          <w:lang w:val="en-GB"/>
        </w:rPr>
        <w:t>compil</w:t>
      </w:r>
      <w:ins w:id="6444" w:author="Jane Shaw" w:date="2015-11-07T19:14:00Z">
        <w:r w:rsidR="00D132AA">
          <w:rPr>
            <w:rFonts w:asciiTheme="majorBidi" w:hAnsiTheme="majorBidi" w:cstheme="majorBidi"/>
            <w:color w:val="000000" w:themeColor="text1"/>
            <w:szCs w:val="24"/>
            <w:lang w:val="en-GB"/>
          </w:rPr>
          <w:t>e</w:t>
        </w:r>
      </w:ins>
      <w:del w:id="6445" w:author="Jane Shaw" w:date="2015-11-07T19:14:00Z">
        <w:r w:rsidRPr="00F31509" w:rsidDel="00D132AA">
          <w:rPr>
            <w:rFonts w:asciiTheme="majorBidi" w:hAnsiTheme="majorBidi" w:cstheme="majorBidi"/>
            <w:color w:val="000000" w:themeColor="text1"/>
            <w:szCs w:val="24"/>
            <w:lang w:val="en-GB"/>
          </w:rPr>
          <w:delText>ing</w:delText>
        </w:r>
      </w:del>
      <w:r w:rsidRPr="00F31509">
        <w:rPr>
          <w:rFonts w:asciiTheme="majorBidi" w:hAnsiTheme="majorBidi" w:cstheme="majorBidi"/>
          <w:color w:val="000000" w:themeColor="text1"/>
          <w:szCs w:val="24"/>
          <w:lang w:val="en-GB"/>
        </w:rPr>
        <w:t xml:space="preserve"> trade data</w:t>
      </w:r>
      <w:del w:id="6446" w:author="Jane Shaw" w:date="2015-10-22T17:55:00Z">
        <w:r w:rsidRPr="00F31509" w:rsidDel="0007718B">
          <w:rPr>
            <w:rFonts w:asciiTheme="majorBidi" w:hAnsiTheme="majorBidi" w:cstheme="majorBidi"/>
            <w:color w:val="000000" w:themeColor="text1"/>
            <w:szCs w:val="24"/>
            <w:lang w:val="en-GB"/>
          </w:rPr>
          <w:delText xml:space="preserve"> (</w:delText>
        </w:r>
        <w:r w:rsidR="002725F4" w:rsidDel="0007718B">
          <w:fldChar w:fldCharType="begin"/>
        </w:r>
        <w:r w:rsidR="002725F4" w:rsidDel="0007718B">
          <w:delInstrText xml:space="preserve"> HYPERLINK "http://unstats.un.org/unsd/trade/methodology%20imts.htm" </w:delInstrText>
        </w:r>
        <w:r w:rsidR="002725F4" w:rsidDel="0007718B">
          <w:fldChar w:fldCharType="separate"/>
        </w:r>
        <w:r w:rsidRPr="00F31509" w:rsidDel="0007718B">
          <w:rPr>
            <w:rStyle w:val="Collegamentoipertestuale"/>
            <w:rFonts w:asciiTheme="majorBidi" w:hAnsiTheme="majorBidi" w:cstheme="majorBidi"/>
            <w:color w:val="000000" w:themeColor="text1"/>
            <w:szCs w:val="24"/>
            <w:lang w:val="en-GB"/>
          </w:rPr>
          <w:delText>http://unstats.un.org/unsd/trade/methodology%20imts.htm</w:delText>
        </w:r>
        <w:r w:rsidR="002725F4" w:rsidDel="0007718B">
          <w:rPr>
            <w:rStyle w:val="Collegamentoipertestuale"/>
            <w:rFonts w:asciiTheme="majorBidi" w:hAnsiTheme="majorBidi" w:cstheme="majorBidi"/>
            <w:color w:val="000000" w:themeColor="text1"/>
            <w:szCs w:val="24"/>
            <w:lang w:val="en-GB"/>
          </w:rPr>
          <w:fldChar w:fldCharType="end"/>
        </w:r>
        <w:r w:rsidRPr="00F31509" w:rsidDel="0007718B">
          <w:rPr>
            <w:rFonts w:asciiTheme="majorBidi" w:hAnsiTheme="majorBidi" w:cstheme="majorBidi"/>
            <w:color w:val="000000" w:themeColor="text1"/>
            <w:szCs w:val="24"/>
            <w:lang w:val="en-GB"/>
          </w:rPr>
          <w:delText xml:space="preserve"> and in </w:delText>
        </w:r>
        <w:r w:rsidR="002725F4" w:rsidDel="0007718B">
          <w:fldChar w:fldCharType="begin"/>
        </w:r>
        <w:r w:rsidR="002725F4" w:rsidDel="0007718B">
          <w:delInstrText xml:space="preserve"> HYPERLINK "http://unstats.un.org/unsd/trade/imts/imts_default.htm" </w:delInstrText>
        </w:r>
        <w:r w:rsidR="002725F4" w:rsidDel="0007718B">
          <w:fldChar w:fldCharType="separate"/>
        </w:r>
        <w:r w:rsidRPr="00F31509" w:rsidDel="0007718B">
          <w:rPr>
            <w:rStyle w:val="Collegamentoipertestuale"/>
            <w:rFonts w:asciiTheme="majorBidi" w:hAnsiTheme="majorBidi" w:cstheme="majorBidi"/>
            <w:color w:val="000000" w:themeColor="text1"/>
            <w:szCs w:val="24"/>
            <w:lang w:val="en-GB"/>
          </w:rPr>
          <w:delText>http://unstats.un.org/unsd/trade/imts/imts_default.htm</w:delText>
        </w:r>
        <w:r w:rsidR="002725F4" w:rsidDel="0007718B">
          <w:rPr>
            <w:rStyle w:val="Collegamentoipertestuale"/>
            <w:rFonts w:asciiTheme="majorBidi" w:hAnsiTheme="majorBidi" w:cstheme="majorBidi"/>
            <w:color w:val="000000" w:themeColor="text1"/>
            <w:szCs w:val="24"/>
            <w:lang w:val="en-GB"/>
          </w:rPr>
          <w:fldChar w:fldCharType="end"/>
        </w:r>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w:t>
      </w:r>
      <w:ins w:id="6447" w:author="Jane Shaw" w:date="2015-10-22T17:54:00Z">
        <w:r w:rsidR="0007718B">
          <w:rPr>
            <w:rStyle w:val="Rimandonotaapidipagina"/>
            <w:rFonts w:asciiTheme="majorBidi" w:hAnsiTheme="majorBidi" w:cstheme="majorBidi"/>
            <w:color w:val="000000" w:themeColor="text1"/>
            <w:szCs w:val="24"/>
            <w:lang w:val="en-GB"/>
          </w:rPr>
          <w:footnoteReference w:id="37"/>
        </w:r>
      </w:ins>
      <w:r w:rsidRPr="00F31509">
        <w:rPr>
          <w:rFonts w:asciiTheme="majorBidi" w:hAnsiTheme="majorBidi" w:cstheme="majorBidi"/>
          <w:color w:val="000000" w:themeColor="text1"/>
          <w:szCs w:val="24"/>
          <w:lang w:val="en-GB"/>
        </w:rPr>
        <w:t xml:space="preserve"> </w:t>
      </w:r>
      <w:del w:id="6455" w:author="Jane Shaw" w:date="2015-10-22T17:55:00Z">
        <w:r w:rsidRPr="00F31509" w:rsidDel="0007718B">
          <w:rPr>
            <w:rFonts w:asciiTheme="majorBidi" w:hAnsiTheme="majorBidi" w:cstheme="majorBidi"/>
            <w:color w:val="000000" w:themeColor="text1"/>
            <w:szCs w:val="24"/>
            <w:lang w:val="en-GB"/>
          </w:rPr>
          <w:delText xml:space="preserve">Most importantly, </w:delText>
        </w:r>
      </w:del>
      <w:r w:rsidR="0007718B" w:rsidRPr="00F31509">
        <w:rPr>
          <w:rFonts w:asciiTheme="majorBidi" w:hAnsiTheme="majorBidi" w:cstheme="majorBidi"/>
          <w:color w:val="000000" w:themeColor="text1"/>
          <w:szCs w:val="24"/>
          <w:lang w:val="en-GB"/>
        </w:rPr>
        <w:t>It</w:t>
      </w:r>
      <w:ins w:id="6456" w:author="Jane Shaw" w:date="2015-10-22T17:55:00Z">
        <w:r w:rsidR="0007718B">
          <w:rPr>
            <w:rFonts w:asciiTheme="majorBidi" w:hAnsiTheme="majorBidi" w:cstheme="majorBidi"/>
            <w:color w:val="000000" w:themeColor="text1"/>
            <w:szCs w:val="24"/>
            <w:lang w:val="en-GB"/>
          </w:rPr>
          <w:t>s</w:t>
        </w:r>
      </w:ins>
      <w:r w:rsidR="0007718B" w:rsidRPr="00F31509">
        <w:rPr>
          <w:rFonts w:asciiTheme="majorBidi" w:hAnsiTheme="majorBidi" w:cstheme="majorBidi"/>
          <w:color w:val="000000" w:themeColor="text1"/>
          <w:szCs w:val="24"/>
          <w:lang w:val="en-GB"/>
        </w:rPr>
        <w:t xml:space="preserve"> </w:t>
      </w:r>
      <w:del w:id="6457" w:author="Jane Shaw" w:date="2015-10-22T17:55:00Z">
        <w:r w:rsidRPr="00F31509" w:rsidDel="0007718B">
          <w:rPr>
            <w:rFonts w:asciiTheme="majorBidi" w:hAnsiTheme="majorBidi" w:cstheme="majorBidi"/>
            <w:color w:val="000000" w:themeColor="text1"/>
            <w:szCs w:val="24"/>
            <w:lang w:val="en-GB"/>
          </w:rPr>
          <w:delText xml:space="preserve">provides </w:delText>
        </w:r>
      </w:del>
      <w:r w:rsidRPr="00F31509">
        <w:rPr>
          <w:rFonts w:asciiTheme="majorBidi" w:hAnsiTheme="majorBidi" w:cstheme="majorBidi"/>
          <w:color w:val="000000" w:themeColor="text1"/>
          <w:szCs w:val="24"/>
          <w:lang w:val="en-GB"/>
        </w:rPr>
        <w:t xml:space="preserve">guidelines </w:t>
      </w:r>
      <w:del w:id="6458" w:author="Jane Shaw" w:date="2015-10-22T17:55:00Z">
        <w:r w:rsidRPr="00F31509" w:rsidDel="0007718B">
          <w:rPr>
            <w:rFonts w:asciiTheme="majorBidi" w:hAnsiTheme="majorBidi" w:cstheme="majorBidi"/>
            <w:color w:val="000000" w:themeColor="text1"/>
            <w:szCs w:val="24"/>
            <w:lang w:val="en-GB"/>
          </w:rPr>
          <w:delText xml:space="preserve">for </w:delText>
        </w:r>
      </w:del>
      <w:ins w:id="6459" w:author="Jane Shaw" w:date="2015-10-22T17:55:00Z">
        <w:r w:rsidR="0007718B">
          <w:rPr>
            <w:rFonts w:asciiTheme="majorBidi" w:hAnsiTheme="majorBidi" w:cstheme="majorBidi"/>
            <w:color w:val="000000" w:themeColor="text1"/>
            <w:szCs w:val="24"/>
            <w:lang w:val="en-GB"/>
          </w:rPr>
          <w:t xml:space="preserve">on </w:t>
        </w:r>
      </w:ins>
      <w:r w:rsidRPr="00F31509">
        <w:rPr>
          <w:rFonts w:asciiTheme="majorBidi" w:hAnsiTheme="majorBidi" w:cstheme="majorBidi"/>
          <w:color w:val="000000" w:themeColor="text1"/>
          <w:szCs w:val="24"/>
          <w:lang w:val="en-GB"/>
        </w:rPr>
        <w:t xml:space="preserve">the compilation of </w:t>
      </w:r>
      <w:r w:rsidR="0007718B" w:rsidRPr="00F31509">
        <w:rPr>
          <w:rFonts w:asciiTheme="majorBidi" w:hAnsiTheme="majorBidi" w:cstheme="majorBidi"/>
          <w:color w:val="000000" w:themeColor="text1"/>
          <w:szCs w:val="24"/>
          <w:lang w:val="en-GB"/>
        </w:rPr>
        <w:t xml:space="preserve">international merchandise trade statistics </w:t>
      </w:r>
      <w:del w:id="6460" w:author="Jane Shaw" w:date="2015-10-22T17:56:00Z">
        <w:r w:rsidRPr="00F31509" w:rsidDel="0007718B">
          <w:rPr>
            <w:rFonts w:asciiTheme="majorBidi" w:hAnsiTheme="majorBidi" w:cstheme="majorBidi"/>
            <w:color w:val="000000" w:themeColor="text1"/>
            <w:szCs w:val="24"/>
            <w:lang w:val="en-GB"/>
          </w:rPr>
          <w:delText>(IMTS)</w:delText>
        </w:r>
      </w:del>
      <w:ins w:id="6461" w:author="Jane Shaw" w:date="2015-10-22T17:55:00Z">
        <w:r w:rsidR="0007718B">
          <w:rPr>
            <w:rFonts w:asciiTheme="majorBidi" w:hAnsiTheme="majorBidi" w:cstheme="majorBidi"/>
            <w:color w:val="000000" w:themeColor="text1"/>
            <w:szCs w:val="24"/>
            <w:lang w:val="en-GB"/>
          </w:rPr>
          <w:t>are particularly important</w:t>
        </w:r>
      </w:ins>
      <w:r w:rsidRPr="00F31509">
        <w:rPr>
          <w:rFonts w:asciiTheme="majorBidi" w:hAnsiTheme="majorBidi" w:cstheme="majorBidi"/>
          <w:color w:val="000000" w:themeColor="text1"/>
          <w:szCs w:val="24"/>
          <w:lang w:val="en-GB"/>
        </w:rPr>
        <w:t xml:space="preserve">. </w:t>
      </w:r>
      <w:del w:id="6462" w:author="Jane Shaw" w:date="2015-10-22T17:56:00Z">
        <w:r w:rsidRPr="00F31509" w:rsidDel="0007718B">
          <w:rPr>
            <w:rFonts w:asciiTheme="majorBidi" w:hAnsiTheme="majorBidi" w:cstheme="majorBidi"/>
            <w:color w:val="000000" w:themeColor="text1"/>
            <w:szCs w:val="24"/>
            <w:lang w:val="en-GB"/>
          </w:rPr>
          <w:delText xml:space="preserve">In view of the fact that </w:delText>
        </w:r>
      </w:del>
      <w:ins w:id="6463" w:author="Jane Shaw" w:date="2015-10-22T17:56:00Z">
        <w:r w:rsidR="0007718B">
          <w:rPr>
            <w:rFonts w:asciiTheme="majorBidi" w:hAnsiTheme="majorBidi" w:cstheme="majorBidi"/>
            <w:color w:val="000000" w:themeColor="text1"/>
            <w:szCs w:val="24"/>
            <w:lang w:val="en-GB"/>
          </w:rPr>
          <w:t xml:space="preserve">As details of </w:t>
        </w:r>
      </w:ins>
      <w:r w:rsidRPr="00F31509">
        <w:rPr>
          <w:rFonts w:asciiTheme="majorBidi" w:hAnsiTheme="majorBidi" w:cstheme="majorBidi"/>
          <w:color w:val="000000" w:themeColor="text1"/>
          <w:szCs w:val="24"/>
          <w:lang w:val="en-GB"/>
        </w:rPr>
        <w:t xml:space="preserve">all methodological aspects are readily available from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w:t>
      </w:r>
      <w:del w:id="6464" w:author="Jane Shaw" w:date="2015-10-22T17:56:00Z">
        <w:r w:rsidRPr="00F31509" w:rsidDel="0007718B">
          <w:rPr>
            <w:rFonts w:asciiTheme="majorBidi" w:hAnsiTheme="majorBidi" w:cstheme="majorBidi"/>
            <w:color w:val="000000" w:themeColor="text1"/>
            <w:szCs w:val="24"/>
            <w:lang w:val="en-GB"/>
          </w:rPr>
          <w:delText xml:space="preserve">no effort has been made here to </w:delText>
        </w:r>
      </w:del>
      <w:ins w:id="6465" w:author="Jane Shaw" w:date="2015-10-22T17:56:00Z">
        <w:r w:rsidR="0007718B">
          <w:rPr>
            <w:rFonts w:asciiTheme="majorBidi" w:hAnsiTheme="majorBidi" w:cstheme="majorBidi"/>
            <w:color w:val="000000" w:themeColor="text1"/>
            <w:szCs w:val="24"/>
            <w:lang w:val="en-GB"/>
          </w:rPr>
          <w:t xml:space="preserve">this </w:t>
        </w:r>
      </w:ins>
      <w:ins w:id="6466" w:author="Jane Shaw" w:date="2015-11-07T19:14:00Z">
        <w:r w:rsidR="00D132AA">
          <w:rPr>
            <w:rFonts w:asciiTheme="majorBidi" w:hAnsiTheme="majorBidi" w:cstheme="majorBidi"/>
            <w:color w:val="000000" w:themeColor="text1"/>
            <w:szCs w:val="24"/>
            <w:lang w:val="en-GB"/>
          </w:rPr>
          <w:t>re</w:t>
        </w:r>
      </w:ins>
      <w:ins w:id="6467" w:author="Jane Shaw" w:date="2015-10-22T17:57:00Z">
        <w:r w:rsidR="0007718B">
          <w:rPr>
            <w:rFonts w:asciiTheme="majorBidi" w:hAnsiTheme="majorBidi" w:cstheme="majorBidi"/>
            <w:color w:val="000000" w:themeColor="text1"/>
            <w:szCs w:val="24"/>
            <w:lang w:val="en-GB"/>
          </w:rPr>
          <w:t xml:space="preserve">source book </w:t>
        </w:r>
      </w:ins>
      <w:ins w:id="6468" w:author="Jane Shaw" w:date="2015-10-22T17:56:00Z">
        <w:r w:rsidR="0007718B">
          <w:rPr>
            <w:rFonts w:asciiTheme="majorBidi" w:hAnsiTheme="majorBidi" w:cstheme="majorBidi"/>
            <w:color w:val="000000" w:themeColor="text1"/>
            <w:szCs w:val="24"/>
            <w:lang w:val="en-GB"/>
          </w:rPr>
          <w:t xml:space="preserve">does not </w:t>
        </w:r>
      </w:ins>
      <w:r w:rsidRPr="00F31509">
        <w:rPr>
          <w:rFonts w:asciiTheme="majorBidi" w:hAnsiTheme="majorBidi" w:cstheme="majorBidi"/>
          <w:color w:val="000000" w:themeColor="text1"/>
          <w:szCs w:val="24"/>
          <w:lang w:val="en-GB"/>
        </w:rPr>
        <w:t xml:space="preserve">repeat or summarize any of </w:t>
      </w:r>
      <w:del w:id="6469" w:author="Jane Shaw" w:date="2015-10-22T17:57:00Z">
        <w:r w:rsidRPr="00F31509" w:rsidDel="0007718B">
          <w:rPr>
            <w:rFonts w:asciiTheme="majorBidi" w:hAnsiTheme="majorBidi" w:cstheme="majorBidi"/>
            <w:color w:val="000000" w:themeColor="text1"/>
            <w:szCs w:val="24"/>
            <w:lang w:val="en-GB"/>
          </w:rPr>
          <w:delText>the underlying methodological aspects relating to the compilation of trade information by UN Comtrade</w:delText>
        </w:r>
      </w:del>
      <w:ins w:id="6470" w:author="Jane Shaw" w:date="2015-10-22T17:57:00Z">
        <w:r w:rsidR="0007718B">
          <w:rPr>
            <w:rFonts w:asciiTheme="majorBidi" w:hAnsiTheme="majorBidi" w:cstheme="majorBidi"/>
            <w:color w:val="000000" w:themeColor="text1"/>
            <w:szCs w:val="24"/>
            <w:lang w:val="en-GB"/>
          </w:rPr>
          <w:t>them</w:t>
        </w:r>
      </w:ins>
      <w:r w:rsidRPr="00F31509">
        <w:rPr>
          <w:rFonts w:asciiTheme="majorBidi" w:hAnsiTheme="majorBidi" w:cstheme="majorBidi"/>
          <w:color w:val="000000" w:themeColor="text1"/>
          <w:szCs w:val="24"/>
          <w:lang w:val="en-GB"/>
        </w:rPr>
        <w:t xml:space="preserve">. All </w:t>
      </w:r>
      <w:ins w:id="6471" w:author="Jane Shaw" w:date="2015-10-22T17:57:00Z">
        <w:r w:rsidR="0007718B">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aspects presented </w:t>
      </w:r>
      <w:del w:id="6472" w:author="Jane Shaw" w:date="2015-10-22T17:57:00Z">
        <w:r w:rsidRPr="00F31509" w:rsidDel="0007718B">
          <w:rPr>
            <w:rFonts w:asciiTheme="majorBidi" w:hAnsiTheme="majorBidi" w:cstheme="majorBidi"/>
            <w:color w:val="000000" w:themeColor="text1"/>
            <w:szCs w:val="24"/>
            <w:lang w:val="en-GB"/>
          </w:rPr>
          <w:delText xml:space="preserve">hereafter </w:delText>
        </w:r>
      </w:del>
      <w:ins w:id="6473" w:author="Jane Shaw" w:date="2015-10-22T17:57:00Z">
        <w:r w:rsidR="0007718B">
          <w:rPr>
            <w:rFonts w:asciiTheme="majorBidi" w:hAnsiTheme="majorBidi" w:cstheme="majorBidi"/>
            <w:color w:val="000000" w:themeColor="text1"/>
            <w:szCs w:val="24"/>
            <w:lang w:val="en-GB"/>
          </w:rPr>
          <w:t xml:space="preserve">in this chapter </w:t>
        </w:r>
      </w:ins>
      <w:r w:rsidRPr="00F31509">
        <w:rPr>
          <w:rFonts w:asciiTheme="majorBidi" w:hAnsiTheme="majorBidi" w:cstheme="majorBidi"/>
          <w:color w:val="000000" w:themeColor="text1"/>
          <w:szCs w:val="24"/>
          <w:lang w:val="en-GB"/>
        </w:rPr>
        <w:t xml:space="preserve">refer to the work that is undertaken by </w:t>
      </w:r>
      <w:del w:id="6474" w:author="Jane Shaw" w:date="2015-10-22T17:58:00Z">
        <w:r w:rsidRPr="00F31509" w:rsidDel="0007718B">
          <w:rPr>
            <w:rFonts w:asciiTheme="majorBidi" w:hAnsiTheme="majorBidi" w:cstheme="majorBidi"/>
            <w:color w:val="000000" w:themeColor="text1"/>
            <w:szCs w:val="24"/>
            <w:lang w:val="en-GB"/>
          </w:rPr>
          <w:delText>the FAO Statistics Division</w:delText>
        </w:r>
      </w:del>
      <w:ins w:id="6475" w:author="Jane Shaw" w:date="2015-10-22T17:58:00Z">
        <w:r w:rsidR="0007718B">
          <w:rPr>
            <w:rFonts w:asciiTheme="majorBidi" w:hAnsiTheme="majorBidi" w:cstheme="majorBidi"/>
            <w:color w:val="000000" w:themeColor="text1"/>
            <w:szCs w:val="24"/>
            <w:lang w:val="en-GB"/>
          </w:rPr>
          <w:t>ESS</w:t>
        </w:r>
      </w:ins>
      <w:del w:id="6476" w:author="Jane Shaw" w:date="2015-10-22T17:58: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6477" w:author="Jane Shaw" w:date="2015-10-22T17:58:00Z">
        <w:r w:rsidRPr="00F31509" w:rsidDel="0007718B">
          <w:rPr>
            <w:rFonts w:asciiTheme="majorBidi" w:hAnsiTheme="majorBidi" w:cstheme="majorBidi"/>
            <w:color w:val="000000" w:themeColor="text1"/>
            <w:szCs w:val="24"/>
            <w:lang w:val="en-GB"/>
          </w:rPr>
          <w:delText xml:space="preserve">i.e. </w:delText>
        </w:r>
      </w:del>
      <w:r w:rsidRPr="00F31509">
        <w:rPr>
          <w:rFonts w:asciiTheme="majorBidi" w:hAnsiTheme="majorBidi" w:cstheme="majorBidi"/>
          <w:color w:val="000000" w:themeColor="text1"/>
          <w:szCs w:val="24"/>
          <w:lang w:val="en-GB"/>
        </w:rPr>
        <w:t xml:space="preserve">once all </w:t>
      </w:r>
      <w:ins w:id="6478" w:author="Jane Shaw" w:date="2015-10-22T17:58:00Z">
        <w:r w:rsidR="0007718B">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necessary data have been downloaded from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database. </w:t>
      </w:r>
    </w:p>
    <w:p w14:paraId="2EA90595" w14:textId="390EB2BC"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 are available at different levels of </w:t>
      </w:r>
      <w:r w:rsidR="00CF730D" w:rsidRPr="00F31509">
        <w:rPr>
          <w:rFonts w:asciiTheme="majorBidi" w:hAnsiTheme="majorBidi" w:cstheme="majorBidi"/>
          <w:color w:val="000000" w:themeColor="text1"/>
          <w:szCs w:val="24"/>
          <w:lang w:val="en-GB"/>
        </w:rPr>
        <w:t>disaggregation</w:t>
      </w:r>
      <w:ins w:id="6479" w:author="Jane Shaw" w:date="2015-11-07T19:15:00Z">
        <w:r w:rsidR="00D132AA">
          <w:rPr>
            <w:rFonts w:asciiTheme="majorBidi" w:hAnsiTheme="majorBidi" w:cstheme="majorBidi"/>
            <w:color w:val="000000" w:themeColor="text1"/>
            <w:szCs w:val="24"/>
            <w:lang w:val="en-GB"/>
          </w:rPr>
          <w:t>,</w:t>
        </w:r>
      </w:ins>
      <w:r w:rsidR="00CF730D" w:rsidRPr="00F31509">
        <w:rPr>
          <w:rFonts w:asciiTheme="majorBidi" w:hAnsiTheme="majorBidi" w:cstheme="majorBidi"/>
          <w:color w:val="000000" w:themeColor="text1"/>
          <w:szCs w:val="24"/>
          <w:lang w:val="en-GB"/>
        </w:rPr>
        <w:t xml:space="preserve"> </w:t>
      </w:r>
      <w:del w:id="6480" w:author="Jane Shaw" w:date="2015-10-22T17:58:00Z">
        <w:r w:rsidR="00CF730D" w:rsidRPr="00F31509" w:rsidDel="0007718B">
          <w:rPr>
            <w:rFonts w:asciiTheme="majorBidi" w:hAnsiTheme="majorBidi" w:cstheme="majorBidi"/>
            <w:color w:val="000000" w:themeColor="text1"/>
            <w:szCs w:val="24"/>
            <w:lang w:val="en-GB"/>
          </w:rPr>
          <w:delText>which</w:delText>
        </w:r>
        <w:r w:rsidR="00B80EB9" w:rsidRPr="00F31509" w:rsidDel="0007718B">
          <w:rPr>
            <w:rFonts w:asciiTheme="majorBidi" w:hAnsiTheme="majorBidi" w:cstheme="majorBidi"/>
            <w:color w:val="000000" w:themeColor="text1"/>
            <w:szCs w:val="24"/>
            <w:lang w:val="en-GB"/>
          </w:rPr>
          <w:delText xml:space="preserve"> </w:delText>
        </w:r>
      </w:del>
      <w:ins w:id="6481" w:author="Jane Shaw" w:date="2015-10-22T17:58:00Z">
        <w:r w:rsidR="0007718B">
          <w:rPr>
            <w:rFonts w:asciiTheme="majorBidi" w:hAnsiTheme="majorBidi" w:cstheme="majorBidi"/>
            <w:color w:val="000000" w:themeColor="text1"/>
            <w:szCs w:val="24"/>
            <w:lang w:val="en-GB"/>
          </w:rPr>
          <w:t>reflect</w:t>
        </w:r>
      </w:ins>
      <w:ins w:id="6482" w:author="Jane Shaw" w:date="2015-11-07T19:15:00Z">
        <w:r w:rsidR="00D132AA">
          <w:rPr>
            <w:rFonts w:asciiTheme="majorBidi" w:hAnsiTheme="majorBidi" w:cstheme="majorBidi"/>
            <w:color w:val="000000" w:themeColor="text1"/>
            <w:szCs w:val="24"/>
            <w:lang w:val="en-GB"/>
          </w:rPr>
          <w:t>ing</w:t>
        </w:r>
      </w:ins>
      <w:ins w:id="6483" w:author="Jane Shaw" w:date="2015-10-22T17:58:00Z">
        <w:r w:rsidR="0007718B">
          <w:rPr>
            <w:rFonts w:asciiTheme="majorBidi" w:hAnsiTheme="majorBidi" w:cstheme="majorBidi"/>
            <w:color w:val="000000" w:themeColor="text1"/>
            <w:szCs w:val="24"/>
            <w:lang w:val="en-GB"/>
          </w:rPr>
          <w:t xml:space="preserve"> </w:t>
        </w:r>
      </w:ins>
      <w:del w:id="6484" w:author="Jane Shaw" w:date="2015-10-22T17:58:00Z">
        <w:r w:rsidRPr="00F31509" w:rsidDel="0007718B">
          <w:rPr>
            <w:rFonts w:asciiTheme="majorBidi" w:hAnsiTheme="majorBidi" w:cstheme="majorBidi"/>
            <w:color w:val="000000" w:themeColor="text1"/>
            <w:szCs w:val="24"/>
            <w:lang w:val="en-GB"/>
          </w:rPr>
          <w:delText xml:space="preserve">refer to </w:delText>
        </w:r>
      </w:del>
      <w:r w:rsidRPr="00F31509">
        <w:rPr>
          <w:rFonts w:asciiTheme="majorBidi" w:hAnsiTheme="majorBidi" w:cstheme="majorBidi"/>
          <w:color w:val="000000" w:themeColor="text1"/>
          <w:szCs w:val="24"/>
          <w:lang w:val="en-GB"/>
        </w:rPr>
        <w:t xml:space="preserve">the internationally recognized standard </w:t>
      </w:r>
      <w:del w:id="6485" w:author="Jane Shaw" w:date="2015-10-22T17:58:00Z">
        <w:r w:rsidRPr="00F31509" w:rsidDel="0007718B">
          <w:rPr>
            <w:rFonts w:asciiTheme="majorBidi" w:hAnsiTheme="majorBidi" w:cstheme="majorBidi"/>
            <w:color w:val="000000" w:themeColor="text1"/>
            <w:szCs w:val="24"/>
            <w:lang w:val="en-GB"/>
          </w:rPr>
          <w:delText>Harmonized System (</w:delText>
        </w:r>
      </w:del>
      <w:r w:rsidRPr="00F31509">
        <w:rPr>
          <w:rFonts w:asciiTheme="majorBidi" w:hAnsiTheme="majorBidi" w:cstheme="majorBidi"/>
          <w:color w:val="000000" w:themeColor="text1"/>
          <w:szCs w:val="24"/>
          <w:lang w:val="en-GB"/>
        </w:rPr>
        <w:t>HS</w:t>
      </w:r>
      <w:del w:id="6486" w:author="Jane Shaw" w:date="2015-10-22T17:58: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classification</w:t>
      </w:r>
      <w:ins w:id="6487" w:author="Jane Shaw" w:date="2015-10-22T17:58:00Z">
        <w:r w:rsidR="0007718B">
          <w:rPr>
            <w:rFonts w:asciiTheme="majorBidi" w:hAnsiTheme="majorBidi" w:cstheme="majorBidi"/>
            <w:color w:val="000000" w:themeColor="text1"/>
            <w:szCs w:val="24"/>
            <w:lang w:val="en-GB"/>
          </w:rPr>
          <w:t>,</w:t>
        </w:r>
      </w:ins>
      <w:del w:id="6488" w:author="Jane Shaw" w:date="2015-10-22T17:58: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6489" w:author="Jane Shaw" w:date="2015-10-22T17:59:00Z">
        <w:r w:rsidRPr="00F31509" w:rsidDel="0007718B">
          <w:rPr>
            <w:rFonts w:asciiTheme="majorBidi" w:hAnsiTheme="majorBidi" w:cstheme="majorBidi"/>
            <w:color w:val="000000" w:themeColor="text1"/>
            <w:szCs w:val="24"/>
            <w:lang w:val="en-GB"/>
          </w:rPr>
          <w:delText xml:space="preserve">The HS classification </w:delText>
        </w:r>
      </w:del>
      <w:ins w:id="6490" w:author="Jane Shaw" w:date="2015-10-22T17:59:00Z">
        <w:r w:rsidR="0007718B">
          <w:rPr>
            <w:rFonts w:asciiTheme="majorBidi" w:hAnsiTheme="majorBidi" w:cstheme="majorBidi"/>
            <w:color w:val="000000" w:themeColor="text1"/>
            <w:szCs w:val="24"/>
            <w:lang w:val="en-GB"/>
          </w:rPr>
          <w:t xml:space="preserve">which </w:t>
        </w:r>
      </w:ins>
      <w:r w:rsidRPr="00F31509">
        <w:rPr>
          <w:rFonts w:asciiTheme="majorBidi" w:hAnsiTheme="majorBidi" w:cstheme="majorBidi"/>
          <w:color w:val="000000" w:themeColor="text1"/>
          <w:szCs w:val="24"/>
          <w:lang w:val="en-GB"/>
        </w:rPr>
        <w:t xml:space="preserve">is maintained by </w:t>
      </w:r>
      <w:del w:id="6491" w:author="Jane Shaw" w:date="2015-10-22T17:59:00Z">
        <w:r w:rsidRPr="00F31509" w:rsidDel="0007718B">
          <w:rPr>
            <w:rFonts w:asciiTheme="majorBidi" w:hAnsiTheme="majorBidi" w:cstheme="majorBidi"/>
            <w:color w:val="000000" w:themeColor="text1"/>
            <w:szCs w:val="24"/>
            <w:lang w:val="en-GB"/>
          </w:rPr>
          <w:delText>the World Customs Organization (</w:delText>
        </w:r>
      </w:del>
      <w:r w:rsidRPr="00F31509">
        <w:rPr>
          <w:rFonts w:asciiTheme="majorBidi" w:hAnsiTheme="majorBidi" w:cstheme="majorBidi"/>
          <w:color w:val="000000" w:themeColor="text1"/>
          <w:szCs w:val="24"/>
          <w:lang w:val="en-GB"/>
        </w:rPr>
        <w:t>WCO</w:t>
      </w:r>
      <w:del w:id="6492" w:author="Jane Shaw" w:date="2015-10-22T17:59: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and updated </w:t>
      </w:r>
      <w:del w:id="6493" w:author="Jane Shaw" w:date="2015-10-22T17:59:00Z">
        <w:r w:rsidRPr="00F31509" w:rsidDel="0007718B">
          <w:rPr>
            <w:rFonts w:asciiTheme="majorBidi" w:hAnsiTheme="majorBidi" w:cstheme="majorBidi"/>
            <w:color w:val="000000" w:themeColor="text1"/>
            <w:szCs w:val="24"/>
            <w:lang w:val="en-GB"/>
          </w:rPr>
          <w:delText xml:space="preserve">in intervals of 5 </w:delText>
        </w:r>
      </w:del>
      <w:ins w:id="6494" w:author="Jane Shaw" w:date="2015-10-22T17:59:00Z">
        <w:r w:rsidR="0007718B">
          <w:rPr>
            <w:rFonts w:asciiTheme="majorBidi" w:hAnsiTheme="majorBidi" w:cstheme="majorBidi"/>
            <w:color w:val="000000" w:themeColor="text1"/>
            <w:szCs w:val="24"/>
            <w:lang w:val="en-GB"/>
          </w:rPr>
          <w:t xml:space="preserve">every five </w:t>
        </w:r>
      </w:ins>
      <w:r w:rsidRPr="00F31509">
        <w:rPr>
          <w:rFonts w:asciiTheme="majorBidi" w:hAnsiTheme="majorBidi" w:cstheme="majorBidi"/>
          <w:color w:val="000000" w:themeColor="text1"/>
          <w:szCs w:val="24"/>
          <w:lang w:val="en-GB"/>
        </w:rPr>
        <w:t>years</w:t>
      </w:r>
      <w:ins w:id="6495" w:author="Jane Shaw" w:date="2015-10-22T17:59:00Z">
        <w:r w:rsidR="0007718B">
          <w:rPr>
            <w:rFonts w:asciiTheme="majorBidi" w:hAnsiTheme="majorBidi" w:cstheme="majorBidi"/>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38"/>
      </w:r>
      <w:del w:id="6497" w:author="Jane Shaw" w:date="2015-10-22T17:59: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The latest version is HS 2012</w:t>
      </w:r>
      <w:ins w:id="6498" w:author="Jane Shaw" w:date="2015-10-22T18:00:00Z">
        <w:r w:rsidR="0007718B">
          <w:rPr>
            <w:rFonts w:asciiTheme="majorBidi" w:hAnsiTheme="majorBidi" w:cstheme="majorBidi"/>
            <w:color w:val="000000" w:themeColor="text1"/>
            <w:szCs w:val="24"/>
            <w:lang w:val="en-GB"/>
          </w:rPr>
          <w:t>;</w:t>
        </w:r>
      </w:ins>
      <w:del w:id="6499" w:author="Jane Shaw" w:date="2015-10-22T18:00: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preparatory work for the </w:t>
      </w:r>
      <w:del w:id="6500" w:author="Jane Shaw" w:date="2015-10-22T18:00:00Z">
        <w:r w:rsidRPr="00F31509" w:rsidDel="0007718B">
          <w:rPr>
            <w:rFonts w:asciiTheme="majorBidi" w:hAnsiTheme="majorBidi" w:cstheme="majorBidi"/>
            <w:color w:val="000000" w:themeColor="text1"/>
            <w:szCs w:val="24"/>
            <w:lang w:val="en-GB"/>
          </w:rPr>
          <w:delText>next version (</w:delText>
        </w:r>
      </w:del>
      <w:del w:id="6501" w:author="Jane Shaw" w:date="2015-11-07T19:15:00Z">
        <w:r w:rsidRPr="00F31509" w:rsidDel="00D132AA">
          <w:rPr>
            <w:rFonts w:asciiTheme="majorBidi" w:hAnsiTheme="majorBidi" w:cstheme="majorBidi"/>
            <w:color w:val="000000" w:themeColor="text1"/>
            <w:szCs w:val="24"/>
            <w:lang w:val="en-GB"/>
          </w:rPr>
          <w:delText xml:space="preserve">HS </w:delText>
        </w:r>
      </w:del>
      <w:r w:rsidRPr="00F31509">
        <w:rPr>
          <w:rFonts w:asciiTheme="majorBidi" w:hAnsiTheme="majorBidi" w:cstheme="majorBidi"/>
          <w:color w:val="000000" w:themeColor="text1"/>
          <w:szCs w:val="24"/>
          <w:lang w:val="en-GB"/>
        </w:rPr>
        <w:t>2017</w:t>
      </w:r>
      <w:del w:id="6502" w:author="Jane Shaw" w:date="2015-10-22T18:00:00Z">
        <w:r w:rsidRPr="00F31509" w:rsidDel="0007718B">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is </w:t>
      </w:r>
      <w:del w:id="6503" w:author="Jane Shaw" w:date="2015-10-22T18:00:00Z">
        <w:r w:rsidRPr="00F31509" w:rsidDel="0007718B">
          <w:rPr>
            <w:rFonts w:asciiTheme="majorBidi" w:hAnsiTheme="majorBidi" w:cstheme="majorBidi"/>
            <w:color w:val="000000" w:themeColor="text1"/>
            <w:szCs w:val="24"/>
            <w:lang w:val="en-GB"/>
          </w:rPr>
          <w:delText xml:space="preserve">already </w:delText>
        </w:r>
      </w:del>
      <w:r w:rsidRPr="00F31509">
        <w:rPr>
          <w:rFonts w:asciiTheme="majorBidi" w:hAnsiTheme="majorBidi" w:cstheme="majorBidi"/>
          <w:color w:val="000000" w:themeColor="text1"/>
          <w:szCs w:val="24"/>
          <w:lang w:val="en-GB"/>
        </w:rPr>
        <w:t>under</w:t>
      </w:r>
      <w:ins w:id="6504" w:author="Jane Shaw" w:date="2015-10-22T18:00:00Z">
        <w:r w:rsidR="0007718B">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 xml:space="preserve">way. FAO has made numerous contributions to </w:t>
      </w:r>
      <w:del w:id="6505" w:author="Jane Shaw" w:date="2015-10-22T18:01:00Z">
        <w:r w:rsidRPr="00F31509" w:rsidDel="0007718B">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improvement and extension of the HS </w:t>
      </w:r>
      <w:del w:id="6506" w:author="Jane Shaw" w:date="2015-11-07T19:15:00Z">
        <w:r w:rsidRPr="00F31509" w:rsidDel="00D132AA">
          <w:rPr>
            <w:rFonts w:asciiTheme="majorBidi" w:hAnsiTheme="majorBidi" w:cstheme="majorBidi"/>
            <w:color w:val="000000" w:themeColor="text1"/>
            <w:szCs w:val="24"/>
            <w:lang w:val="en-GB"/>
          </w:rPr>
          <w:delText xml:space="preserve">system </w:delText>
        </w:r>
      </w:del>
      <w:del w:id="6507" w:author="Jane Shaw" w:date="2015-10-22T18:01:00Z">
        <w:r w:rsidRPr="00F31509" w:rsidDel="0007718B">
          <w:rPr>
            <w:rFonts w:asciiTheme="majorBidi" w:hAnsiTheme="majorBidi" w:cstheme="majorBidi"/>
            <w:color w:val="000000" w:themeColor="text1"/>
            <w:szCs w:val="24"/>
            <w:lang w:val="en-GB"/>
          </w:rPr>
          <w:delText xml:space="preserve">in the past </w:delText>
        </w:r>
      </w:del>
      <w:r w:rsidRPr="00F31509">
        <w:rPr>
          <w:rFonts w:asciiTheme="majorBidi" w:hAnsiTheme="majorBidi" w:cstheme="majorBidi"/>
          <w:color w:val="000000" w:themeColor="text1"/>
          <w:szCs w:val="24"/>
          <w:lang w:val="en-GB"/>
        </w:rPr>
        <w:t xml:space="preserve">to include essential data and reflect changing patterns in agricultural and food commodities, and is </w:t>
      </w:r>
      <w:del w:id="6508" w:author="Jane Shaw" w:date="2015-10-22T18:01:00Z">
        <w:r w:rsidRPr="00F31509" w:rsidDel="0007718B">
          <w:rPr>
            <w:rFonts w:asciiTheme="majorBidi" w:hAnsiTheme="majorBidi" w:cstheme="majorBidi"/>
            <w:color w:val="000000" w:themeColor="text1"/>
            <w:szCs w:val="24"/>
            <w:lang w:val="en-GB"/>
          </w:rPr>
          <w:delText xml:space="preserve">actively </w:delText>
        </w:r>
      </w:del>
      <w:r w:rsidRPr="00F31509">
        <w:rPr>
          <w:rFonts w:asciiTheme="majorBidi" w:hAnsiTheme="majorBidi" w:cstheme="majorBidi"/>
          <w:color w:val="000000" w:themeColor="text1"/>
          <w:szCs w:val="24"/>
          <w:lang w:val="en-GB"/>
        </w:rPr>
        <w:t xml:space="preserve">involved in the development of </w:t>
      </w:r>
      <w:del w:id="6509" w:author="Jane Shaw" w:date="2015-10-22T18:01:00Z">
        <w:r w:rsidRPr="00F31509" w:rsidDel="0007718B">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HS</w:t>
      </w:r>
      <w:ins w:id="6510" w:author="Jane Shaw" w:date="2015-10-22T18:01:00Z">
        <w:r w:rsidR="0007718B">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 xml:space="preserve">2017. </w:t>
      </w:r>
    </w:p>
    <w:p w14:paraId="2547F3BB" w14:textId="38E4B2A3"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w:t>
      </w:r>
      <w:del w:id="6511" w:author="Jane Shaw" w:date="2015-11-07T19:15:00Z">
        <w:r w:rsidRPr="00F31509" w:rsidDel="00D132AA">
          <w:rPr>
            <w:rFonts w:asciiTheme="majorBidi" w:eastAsia="Times New Roman" w:hAnsiTheme="majorBidi" w:cstheme="majorBidi"/>
            <w:color w:val="000000" w:themeColor="text1"/>
            <w:lang w:val="en-GB"/>
          </w:rPr>
          <w:delText xml:space="preserve">system </w:delText>
        </w:r>
      </w:del>
      <w:r w:rsidRPr="00F31509">
        <w:rPr>
          <w:rFonts w:asciiTheme="majorBidi" w:eastAsia="Times New Roman" w:hAnsiTheme="majorBidi" w:cstheme="majorBidi"/>
          <w:color w:val="000000" w:themeColor="text1"/>
          <w:lang w:val="en-GB"/>
        </w:rPr>
        <w:t xml:space="preserve">is a hierarchically structured classification of products </w:t>
      </w:r>
      <w:del w:id="6512" w:author="Jane Shaw" w:date="2015-10-22T18:01:00Z">
        <w:r w:rsidRPr="00F31509" w:rsidDel="0007718B">
          <w:rPr>
            <w:rFonts w:asciiTheme="majorBidi" w:eastAsia="Times New Roman" w:hAnsiTheme="majorBidi" w:cstheme="majorBidi"/>
            <w:color w:val="000000" w:themeColor="text1"/>
            <w:lang w:val="en-GB"/>
          </w:rPr>
          <w:delText xml:space="preserve">and </w:delText>
        </w:r>
      </w:del>
      <w:ins w:id="6513" w:author="Jane Shaw" w:date="2015-10-22T18:01:00Z">
        <w:r w:rsidR="0007718B">
          <w:rPr>
            <w:rFonts w:asciiTheme="majorBidi" w:eastAsia="Times New Roman" w:hAnsiTheme="majorBidi" w:cstheme="majorBidi"/>
            <w:color w:val="000000" w:themeColor="text1"/>
            <w:lang w:val="en-GB"/>
          </w:rPr>
          <w:t xml:space="preserve">that </w:t>
        </w:r>
      </w:ins>
      <w:r w:rsidRPr="00F31509">
        <w:rPr>
          <w:rFonts w:asciiTheme="majorBidi" w:eastAsia="Times New Roman" w:hAnsiTheme="majorBidi" w:cstheme="majorBidi"/>
          <w:color w:val="000000" w:themeColor="text1"/>
          <w:lang w:val="en-GB"/>
        </w:rPr>
        <w:t xml:space="preserve">distinguishes different levels of disaggregation. The first </w:t>
      </w:r>
      <w:ins w:id="6514" w:author="Jane Shaw" w:date="2015-10-22T18:01:00Z">
        <w:r w:rsidR="0007718B">
          <w:rPr>
            <w:rFonts w:asciiTheme="majorBidi" w:eastAsia="Times New Roman" w:hAnsiTheme="majorBidi" w:cstheme="majorBidi"/>
            <w:color w:val="000000" w:themeColor="text1"/>
            <w:lang w:val="en-GB"/>
          </w:rPr>
          <w:t>six</w:t>
        </w:r>
      </w:ins>
      <w:del w:id="6515" w:author="Jane Shaw" w:date="2015-10-22T18:01:00Z">
        <w:r w:rsidRPr="00F31509" w:rsidDel="0007718B">
          <w:rPr>
            <w:rFonts w:asciiTheme="majorBidi" w:eastAsia="Times New Roman" w:hAnsiTheme="majorBidi" w:cstheme="majorBidi"/>
            <w:color w:val="000000" w:themeColor="text1"/>
            <w:lang w:val="en-GB"/>
          </w:rPr>
          <w:delText>6</w:delText>
        </w:r>
      </w:del>
      <w:r w:rsidRPr="00F31509">
        <w:rPr>
          <w:rFonts w:asciiTheme="majorBidi" w:eastAsia="Times New Roman" w:hAnsiTheme="majorBidi" w:cstheme="majorBidi"/>
          <w:color w:val="000000" w:themeColor="text1"/>
          <w:lang w:val="en-GB"/>
        </w:rPr>
        <w:t xml:space="preserve"> digits of the HS </w:t>
      </w:r>
      <w:del w:id="6516" w:author="Jane Shaw" w:date="2015-11-07T19:15:00Z">
        <w:r w:rsidRPr="001F1472" w:rsidDel="00D132AA">
          <w:rPr>
            <w:rFonts w:asciiTheme="majorBidi" w:eastAsia="Times New Roman" w:hAnsiTheme="majorBidi" w:cstheme="majorBidi"/>
            <w:lang w:val="en-GB"/>
          </w:rPr>
          <w:delText xml:space="preserve">system </w:delText>
        </w:r>
      </w:del>
      <w:r w:rsidRPr="001F1472">
        <w:rPr>
          <w:rFonts w:asciiTheme="majorBidi" w:eastAsia="Times New Roman" w:hAnsiTheme="majorBidi" w:cstheme="majorBidi"/>
          <w:lang w:val="en-GB"/>
        </w:rPr>
        <w:t xml:space="preserve">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w:t>
      </w:r>
      <w:del w:id="6517" w:author="Jane Shaw" w:date="2015-10-22T18:01:00Z">
        <w:r w:rsidRPr="001F1472" w:rsidDel="0007718B">
          <w:rPr>
            <w:rFonts w:asciiTheme="majorBidi" w:eastAsia="Times New Roman" w:hAnsiTheme="majorBidi" w:cstheme="majorBidi"/>
            <w:lang w:val="en-GB"/>
          </w:rPr>
          <w:delText xml:space="preserve">that </w:delText>
        </w:r>
      </w:del>
      <w:ins w:id="6518" w:author="Jane Shaw" w:date="2015-10-22T18:01:00Z">
        <w:r w:rsidR="0007718B">
          <w:rPr>
            <w:rFonts w:asciiTheme="majorBidi" w:eastAsia="Times New Roman" w:hAnsiTheme="majorBidi" w:cstheme="majorBidi"/>
            <w:lang w:val="en-GB"/>
          </w:rPr>
          <w:t xml:space="preserve">which </w:t>
        </w:r>
      </w:ins>
      <w:r w:rsidRPr="001F1472">
        <w:rPr>
          <w:rFonts w:asciiTheme="majorBidi" w:eastAsia="Times New Roman" w:hAnsiTheme="majorBidi" w:cstheme="majorBidi"/>
          <w:lang w:val="en-GB"/>
        </w:rPr>
        <w:t>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008568EC">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capture as much detail as possible</w:t>
      </w:r>
      <w:r w:rsidRPr="001F1472">
        <w:rPr>
          <w:rFonts w:asciiTheme="majorBidi" w:eastAsia="Times New Roman" w:hAnsiTheme="majorBidi" w:cstheme="majorBidi"/>
          <w:lang w:val="en-GB"/>
        </w:rPr>
        <w:t xml:space="preserve">, </w:t>
      </w:r>
      <w:del w:id="6519" w:author="Jane Shaw" w:date="2015-10-22T18:01:00Z">
        <w:r w:rsidRPr="001F1472" w:rsidDel="0007718B">
          <w:rPr>
            <w:rFonts w:asciiTheme="majorBidi" w:eastAsia="Times New Roman" w:hAnsiTheme="majorBidi" w:cstheme="majorBidi"/>
            <w:lang w:val="en-GB"/>
          </w:rPr>
          <w:delText xml:space="preserve">it was decided to </w:delText>
        </w:r>
      </w:del>
      <w:ins w:id="6520" w:author="Jane Shaw" w:date="2015-10-22T18:01:00Z">
        <w:r w:rsidR="0007718B">
          <w:rPr>
            <w:rFonts w:asciiTheme="majorBidi" w:eastAsia="Times New Roman" w:hAnsiTheme="majorBidi" w:cstheme="majorBidi"/>
            <w:lang w:val="en-GB"/>
          </w:rPr>
          <w:t xml:space="preserve">trade data </w:t>
        </w:r>
      </w:ins>
      <w:ins w:id="6521" w:author="Jane Shaw" w:date="2015-10-22T18:02:00Z">
        <w:r w:rsidR="0007718B">
          <w:rPr>
            <w:rFonts w:asciiTheme="majorBidi" w:eastAsia="Times New Roman" w:hAnsiTheme="majorBidi" w:cstheme="majorBidi"/>
            <w:lang w:val="en-GB"/>
          </w:rPr>
          <w:t>are</w:t>
        </w:r>
      </w:ins>
      <w:ins w:id="6522" w:author="Jane Shaw" w:date="2015-10-22T18:01:00Z">
        <w:r w:rsidR="0007718B">
          <w:rPr>
            <w:rFonts w:asciiTheme="majorBidi" w:eastAsia="Times New Roman" w:hAnsiTheme="majorBidi" w:cstheme="majorBidi"/>
            <w:lang w:val="en-GB"/>
          </w:rPr>
          <w:t xml:space="preserve"> </w:t>
        </w:r>
      </w:ins>
      <w:r w:rsidRPr="001F1472">
        <w:rPr>
          <w:rFonts w:asciiTheme="majorBidi" w:eastAsia="Times New Roman" w:hAnsiTheme="majorBidi" w:cstheme="majorBidi"/>
          <w:lang w:val="en-GB"/>
        </w:rPr>
        <w:t>harvest</w:t>
      </w:r>
      <w:ins w:id="6523" w:author="Jane Shaw" w:date="2015-10-22T18:01:00Z">
        <w:r w:rsidR="0007718B">
          <w:rPr>
            <w:rFonts w:asciiTheme="majorBidi" w:eastAsia="Times New Roman" w:hAnsiTheme="majorBidi" w:cstheme="majorBidi"/>
            <w:lang w:val="en-GB"/>
          </w:rPr>
          <w:t>ed</w:t>
        </w:r>
      </w:ins>
      <w:r w:rsidRPr="001F1472">
        <w:rPr>
          <w:rFonts w:asciiTheme="majorBidi" w:eastAsia="Times New Roman" w:hAnsiTheme="majorBidi" w:cstheme="majorBidi"/>
          <w:lang w:val="en-GB"/>
        </w:rPr>
        <w:t xml:space="preserve"> </w:t>
      </w:r>
      <w:del w:id="6524" w:author="Jane Shaw" w:date="2015-10-22T18:01:00Z">
        <w:r w:rsidRPr="001F1472" w:rsidDel="0007718B">
          <w:rPr>
            <w:rFonts w:asciiTheme="majorBidi" w:eastAsia="Times New Roman" w:hAnsiTheme="majorBidi" w:cstheme="majorBidi"/>
            <w:lang w:val="en-GB"/>
          </w:rPr>
          <w:delText xml:space="preserve">trade data </w:delText>
        </w:r>
      </w:del>
      <w:r w:rsidRPr="001F1472">
        <w:rPr>
          <w:rFonts w:asciiTheme="majorBidi" w:eastAsia="Times New Roman" w:hAnsiTheme="majorBidi" w:cstheme="majorBidi"/>
          <w:lang w:val="en-GB"/>
        </w:rPr>
        <w:t xml:space="preserve">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w:t>
      </w:r>
      <w:ins w:id="6525" w:author="Jane Shaw" w:date="2015-10-22T18:02:00Z">
        <w:r w:rsidR="0007718B">
          <w:rPr>
            <w:rFonts w:asciiTheme="majorBidi" w:eastAsia="Times New Roman" w:hAnsiTheme="majorBidi" w:cstheme="majorBidi"/>
            <w:lang w:val="en-GB"/>
          </w:rPr>
          <w:t>ese</w:t>
        </w:r>
      </w:ins>
      <w:del w:id="6526" w:author="Jane Shaw" w:date="2015-10-22T18:02:00Z">
        <w:r w:rsidR="00C35402" w:rsidRPr="001F1472" w:rsidDel="0007718B">
          <w:rPr>
            <w:rFonts w:asciiTheme="majorBidi" w:eastAsia="Times New Roman" w:hAnsiTheme="majorBidi" w:cstheme="majorBidi"/>
            <w:lang w:val="en-GB"/>
          </w:rPr>
          <w:delText>is</w:delText>
        </w:r>
      </w:del>
      <w:r w:rsidR="00C35402" w:rsidRPr="001F1472">
        <w:rPr>
          <w:rFonts w:asciiTheme="majorBidi" w:eastAsia="Times New Roman" w:hAnsiTheme="majorBidi" w:cstheme="majorBidi"/>
          <w:lang w:val="en-GB"/>
        </w:rPr>
        <w:t xml:space="preserve"> data </w:t>
      </w:r>
      <w:del w:id="6527" w:author="Jane Shaw" w:date="2015-10-22T18:02:00Z">
        <w:r w:rsidR="00C35402" w:rsidRPr="001F1472" w:rsidDel="0007718B">
          <w:rPr>
            <w:rFonts w:asciiTheme="majorBidi" w:eastAsia="Times New Roman" w:hAnsiTheme="majorBidi" w:cstheme="majorBidi"/>
            <w:lang w:val="en-GB"/>
          </w:rPr>
          <w:delText xml:space="preserve">is </w:delText>
        </w:r>
      </w:del>
      <w:ins w:id="6528" w:author="Jane Shaw" w:date="2015-10-22T18:02:00Z">
        <w:r w:rsidR="0007718B">
          <w:rPr>
            <w:rFonts w:asciiTheme="majorBidi" w:eastAsia="Times New Roman" w:hAnsiTheme="majorBidi" w:cstheme="majorBidi"/>
            <w:lang w:val="en-GB"/>
          </w:rPr>
          <w:t xml:space="preserve">are </w:t>
        </w:r>
      </w:ins>
      <w:r w:rsidR="00C35402" w:rsidRPr="001F1472">
        <w:rPr>
          <w:rFonts w:asciiTheme="majorBidi" w:eastAsia="Times New Roman" w:hAnsiTheme="majorBidi" w:cstheme="majorBidi"/>
          <w:lang w:val="en-GB"/>
        </w:rPr>
        <w:t>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w:t>
      </w:r>
      <w:ins w:id="6529" w:author="Jane Shaw" w:date="2015-11-07T19:15:00Z">
        <w:r w:rsidR="00D132AA">
          <w:rPr>
            <w:rFonts w:asciiTheme="majorBidi" w:eastAsia="Times New Roman" w:hAnsiTheme="majorBidi" w:cstheme="majorBidi"/>
            <w:lang w:val="en-GB"/>
          </w:rPr>
          <w:t xml:space="preserve">the </w:t>
        </w:r>
      </w:ins>
      <w:r w:rsidR="001F1472" w:rsidRPr="001F1472">
        <w:rPr>
          <w:rFonts w:asciiTheme="majorBidi" w:eastAsia="Times New Roman" w:hAnsiTheme="majorBidi" w:cstheme="majorBidi"/>
          <w:lang w:val="en-GB"/>
        </w:rPr>
        <w:t>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The </w:t>
      </w:r>
      <w:ins w:id="6530" w:author="Jane Shaw" w:date="2015-10-22T18:02:00Z">
        <w:r w:rsidR="0007718B">
          <w:rPr>
            <w:rFonts w:asciiTheme="majorBidi" w:eastAsia="Times New Roman" w:hAnsiTheme="majorBidi" w:cstheme="majorBidi"/>
            <w:lang w:val="en-GB"/>
          </w:rPr>
          <w:t>six</w:t>
        </w:r>
      </w:ins>
      <w:del w:id="6531" w:author="Jane Shaw" w:date="2015-10-22T18:02:00Z">
        <w:r w:rsidRPr="001F1472" w:rsidDel="0007718B">
          <w:rPr>
            <w:rFonts w:asciiTheme="majorBidi" w:eastAsia="Times New Roman" w:hAnsiTheme="majorBidi" w:cstheme="majorBidi"/>
            <w:lang w:val="en-GB"/>
          </w:rPr>
          <w:delText>6</w:delText>
        </w:r>
      </w:del>
      <w:r w:rsidRPr="001F1472">
        <w:rPr>
          <w:rFonts w:asciiTheme="majorBidi" w:eastAsia="Times New Roman" w:hAnsiTheme="majorBidi" w:cstheme="majorBidi"/>
          <w:lang w:val="en-GB"/>
        </w:rPr>
        <w:t>-digit level</w:t>
      </w:r>
      <w:del w:id="6532" w:author="Jane Shaw" w:date="2015-10-22T18:02:00Z">
        <w:r w:rsidR="00C35402" w:rsidRPr="001F1472" w:rsidDel="0007718B">
          <w:rPr>
            <w:rFonts w:asciiTheme="majorBidi" w:eastAsia="Times New Roman" w:hAnsiTheme="majorBidi" w:cstheme="majorBidi"/>
            <w:lang w:val="en-GB"/>
          </w:rPr>
          <w:delText>, however,</w:delText>
        </w:r>
      </w:del>
      <w:r w:rsidRPr="001F1472">
        <w:rPr>
          <w:rFonts w:asciiTheme="majorBidi" w:eastAsia="Times New Roman" w:hAnsiTheme="majorBidi" w:cstheme="majorBidi"/>
          <w:lang w:val="en-GB"/>
        </w:rPr>
        <w:t xml:space="preserve"> is </w:t>
      </w:r>
      <w:del w:id="6533" w:author="Jane Shaw" w:date="2015-10-22T18:02:00Z">
        <w:r w:rsidRPr="001F1472" w:rsidDel="0007718B">
          <w:rPr>
            <w:rFonts w:asciiTheme="majorBidi" w:eastAsia="Times New Roman" w:hAnsiTheme="majorBidi" w:cstheme="majorBidi"/>
            <w:lang w:val="en-GB"/>
          </w:rPr>
          <w:delText xml:space="preserve">also </w:delText>
        </w:r>
      </w:del>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w:t>
      </w:r>
      <w:ins w:id="6534" w:author="Jane Shaw" w:date="2015-10-22T18:02:00Z">
        <w:r w:rsidR="0007718B">
          <w:rPr>
            <w:rFonts w:asciiTheme="majorBidi" w:eastAsia="Times New Roman" w:hAnsiTheme="majorBidi" w:cstheme="majorBidi"/>
            <w:lang w:val="en-GB"/>
          </w:rPr>
          <w:t xml:space="preserve">the </w:t>
        </w:r>
      </w:ins>
      <w:r w:rsidRPr="001F1472">
        <w:rPr>
          <w:rFonts w:asciiTheme="majorBidi" w:eastAsia="Times New Roman" w:hAnsiTheme="majorBidi" w:cstheme="majorBidi"/>
          <w:lang w:val="en-GB"/>
        </w:rPr>
        <w:t xml:space="preserve">HS and </w:t>
      </w:r>
      <w:ins w:id="6535" w:author="Jane Shaw" w:date="2015-11-07T19:15:00Z">
        <w:r w:rsidR="00D132AA">
          <w:rPr>
            <w:rFonts w:asciiTheme="majorBidi" w:eastAsia="Times New Roman" w:hAnsiTheme="majorBidi" w:cstheme="majorBidi"/>
            <w:lang w:val="en-GB"/>
          </w:rPr>
          <w:t xml:space="preserve">the </w:t>
        </w:r>
      </w:ins>
      <w:r w:rsidRPr="001F1472">
        <w:rPr>
          <w:rFonts w:asciiTheme="majorBidi" w:eastAsia="Times New Roman" w:hAnsiTheme="majorBidi" w:cstheme="majorBidi"/>
          <w:lang w:val="en-GB"/>
        </w:rPr>
        <w:t>CPC</w:t>
      </w:r>
      <w:ins w:id="6536" w:author="Jane Shaw" w:date="2015-10-22T18:02:00Z">
        <w:r w:rsidR="0007718B">
          <w:rPr>
            <w:rFonts w:asciiTheme="majorBidi" w:eastAsia="Times New Roman" w:hAnsiTheme="majorBidi" w:cstheme="majorBidi"/>
            <w:lang w:val="en-GB"/>
          </w:rPr>
          <w:t xml:space="preserve"> system</w:t>
        </w:r>
      </w:ins>
      <w:del w:id="6537" w:author="Jane Shaw" w:date="2015-11-07T19:16:00Z">
        <w:r w:rsidRPr="001F1472" w:rsidDel="00D132AA">
          <w:rPr>
            <w:rFonts w:asciiTheme="majorBidi" w:eastAsia="Times New Roman" w:hAnsiTheme="majorBidi" w:cstheme="majorBidi"/>
            <w:lang w:val="en-GB"/>
          </w:rPr>
          <w:delText>,</w:delText>
        </w:r>
      </w:del>
      <w:r w:rsidRPr="001F1472">
        <w:rPr>
          <w:rFonts w:asciiTheme="majorBidi" w:eastAsia="Times New Roman" w:hAnsiTheme="majorBidi" w:cstheme="majorBidi"/>
          <w:lang w:val="en-GB"/>
        </w:rPr>
        <w:t xml:space="preserve"> see </w:t>
      </w:r>
      <w:del w:id="6538" w:author="Jane Shaw" w:date="2015-10-22T18:03:00Z">
        <w:r w:rsidRPr="001F1472" w:rsidDel="0007718B">
          <w:rPr>
            <w:rFonts w:asciiTheme="majorBidi" w:eastAsia="Times New Roman" w:hAnsiTheme="majorBidi" w:cstheme="majorBidi"/>
            <w:lang w:val="en-GB"/>
          </w:rPr>
          <w:delText xml:space="preserve">section on classifications </w:delText>
        </w:r>
        <w:r w:rsidR="00C35402" w:rsidRPr="001F1472" w:rsidDel="0007718B">
          <w:rPr>
            <w:rFonts w:asciiTheme="majorBidi" w:eastAsia="Times New Roman" w:hAnsiTheme="majorBidi" w:cstheme="majorBidi"/>
            <w:lang w:val="en-GB"/>
          </w:rPr>
          <w:delText xml:space="preserve">on page </w:delText>
        </w:r>
        <w:r w:rsidR="003D789C" w:rsidRPr="001F1472" w:rsidDel="0007718B">
          <w:rPr>
            <w:rFonts w:asciiTheme="majorBidi" w:hAnsiTheme="majorBidi" w:cstheme="majorBidi"/>
            <w:lang w:val="en-GB"/>
          </w:rPr>
          <w:fldChar w:fldCharType="begin"/>
        </w:r>
        <w:r w:rsidR="00C35402" w:rsidRPr="001F1472" w:rsidDel="0007718B">
          <w:rPr>
            <w:rFonts w:asciiTheme="majorBidi" w:hAnsiTheme="majorBidi" w:cstheme="majorBidi"/>
            <w:szCs w:val="24"/>
            <w:lang w:val="en-GB"/>
          </w:rPr>
          <w:delInstrText xml:space="preserve"> PAGEREF _Ref428817515 \h </w:delInstrText>
        </w:r>
        <w:r w:rsidR="003D789C" w:rsidRPr="001F1472" w:rsidDel="0007718B">
          <w:rPr>
            <w:rFonts w:asciiTheme="majorBidi" w:hAnsiTheme="majorBidi" w:cstheme="majorBidi"/>
            <w:lang w:val="en-GB"/>
          </w:rPr>
        </w:r>
        <w:r w:rsidR="003D789C" w:rsidRPr="001F1472" w:rsidDel="0007718B">
          <w:rPr>
            <w:rFonts w:asciiTheme="majorBidi" w:hAnsiTheme="majorBidi" w:cstheme="majorBidi"/>
            <w:szCs w:val="24"/>
            <w:lang w:val="en-GB"/>
          </w:rPr>
          <w:fldChar w:fldCharType="separate"/>
        </w:r>
        <w:r w:rsidR="00E24798" w:rsidDel="0007718B">
          <w:rPr>
            <w:rFonts w:asciiTheme="majorBidi" w:hAnsiTheme="majorBidi" w:cstheme="majorBidi"/>
            <w:noProof/>
            <w:szCs w:val="24"/>
            <w:lang w:val="en-GB"/>
          </w:rPr>
          <w:delText>130</w:delText>
        </w:r>
        <w:r w:rsidR="003D789C" w:rsidRPr="001F1472" w:rsidDel="0007718B">
          <w:rPr>
            <w:rFonts w:asciiTheme="majorBidi" w:hAnsiTheme="majorBidi" w:cstheme="majorBidi"/>
            <w:lang w:val="en-GB"/>
          </w:rPr>
          <w:fldChar w:fldCharType="end"/>
        </w:r>
        <w:r w:rsidR="00C35402" w:rsidRPr="001F1472" w:rsidDel="0007718B">
          <w:rPr>
            <w:rFonts w:asciiTheme="majorBidi" w:eastAsia="Times New Roman" w:hAnsiTheme="majorBidi" w:cstheme="majorBidi"/>
            <w:lang w:val="en-GB"/>
          </w:rPr>
          <w:delText xml:space="preserve"> </w:delText>
        </w:r>
        <w:r w:rsidRPr="001F1472" w:rsidDel="0007718B">
          <w:rPr>
            <w:rFonts w:asciiTheme="majorBidi" w:eastAsia="Times New Roman" w:hAnsiTheme="majorBidi" w:cstheme="majorBidi"/>
            <w:lang w:val="en-GB"/>
          </w:rPr>
          <w:delText>of this document</w:delText>
        </w:r>
      </w:del>
      <w:ins w:id="6539" w:author="Jane Shaw" w:date="2015-10-22T18:03:00Z">
        <w:r w:rsidR="0007718B">
          <w:rPr>
            <w:rFonts w:asciiTheme="majorBidi" w:eastAsia="Times New Roman" w:hAnsiTheme="majorBidi" w:cstheme="majorBidi"/>
            <w:lang w:val="en-GB"/>
          </w:rPr>
          <w:t xml:space="preserve">chapter </w:t>
        </w:r>
        <w:r w:rsidR="006A52EB">
          <w:rPr>
            <w:rFonts w:asciiTheme="majorBidi" w:eastAsia="Times New Roman" w:hAnsiTheme="majorBidi" w:cstheme="majorBidi"/>
            <w:lang w:val="en-GB"/>
          </w:rPr>
          <w:t>6</w:t>
        </w:r>
      </w:ins>
      <w:r w:rsidRPr="001F1472">
        <w:rPr>
          <w:rFonts w:asciiTheme="majorBidi" w:eastAsia="Times New Roman" w:hAnsiTheme="majorBidi" w:cstheme="majorBidi"/>
          <w:lang w:val="en-GB"/>
        </w:rPr>
        <w:t xml:space="preserve">. </w:t>
      </w:r>
    </w:p>
    <w:p w14:paraId="545E20AA" w14:textId="7377F623" w:rsidR="004F65E4" w:rsidRPr="00F31509" w:rsidRDefault="004F65E4" w:rsidP="00312896">
      <w:pPr>
        <w:pStyle w:val="Titolo4"/>
        <w:rPr>
          <w:rFonts w:asciiTheme="majorBidi" w:hAnsiTheme="majorBidi" w:cstheme="majorBidi"/>
          <w:lang w:val="en-GB"/>
        </w:rPr>
      </w:pPr>
      <w:bookmarkStart w:id="6540" w:name="_Toc421025860"/>
      <w:r w:rsidRPr="00F31509">
        <w:rPr>
          <w:rFonts w:asciiTheme="majorBidi" w:hAnsiTheme="majorBidi" w:cstheme="majorBidi"/>
          <w:lang w:val="en-GB"/>
        </w:rPr>
        <w:t xml:space="preserve">Processing UN </w:t>
      </w:r>
      <w:r w:rsidR="0007718B" w:rsidRPr="00F31509">
        <w:rPr>
          <w:rFonts w:asciiTheme="majorBidi" w:hAnsiTheme="majorBidi" w:cstheme="majorBidi"/>
          <w:lang w:val="en-GB"/>
        </w:rPr>
        <w:t xml:space="preserve">COMTRADE </w:t>
      </w:r>
      <w:r w:rsidRPr="00F31509">
        <w:rPr>
          <w:rFonts w:asciiTheme="majorBidi" w:hAnsiTheme="majorBidi" w:cstheme="majorBidi"/>
          <w:lang w:val="en-GB"/>
        </w:rPr>
        <w:t>data</w:t>
      </w:r>
      <w:bookmarkEnd w:id="6540"/>
      <w:r w:rsidRPr="00F31509">
        <w:rPr>
          <w:rFonts w:asciiTheme="majorBidi" w:hAnsiTheme="majorBidi" w:cstheme="majorBidi"/>
          <w:lang w:val="en-GB"/>
        </w:rPr>
        <w:t xml:space="preserve"> </w:t>
      </w:r>
    </w:p>
    <w:p w14:paraId="3A180624" w14:textId="7F64622C" w:rsidR="004F65E4" w:rsidRPr="00F31509" w:rsidRDefault="0007718B" w:rsidP="004F65E4">
      <w:pPr>
        <w:spacing w:before="100" w:beforeAutospacing="1" w:after="120"/>
        <w:jc w:val="both"/>
        <w:rPr>
          <w:rFonts w:asciiTheme="majorBidi" w:hAnsiTheme="majorBidi" w:cstheme="majorBidi"/>
          <w:color w:val="000000" w:themeColor="text1"/>
          <w:szCs w:val="24"/>
          <w:lang w:val="en-GB"/>
        </w:rPr>
      </w:pPr>
      <w:ins w:id="6541" w:author="Jane Shaw" w:date="2015-10-22T18:03:00Z">
        <w:r>
          <w:rPr>
            <w:rFonts w:asciiTheme="majorBidi" w:hAnsiTheme="majorBidi" w:cstheme="majorBidi"/>
            <w:color w:val="000000" w:themeColor="text1"/>
            <w:szCs w:val="24"/>
            <w:lang w:val="en-GB"/>
          </w:rPr>
          <w:t xml:space="preserve">ESS processes </w:t>
        </w:r>
      </w:ins>
      <w:r w:rsidR="004F65E4" w:rsidRPr="00F31509">
        <w:rPr>
          <w:rFonts w:asciiTheme="majorBidi" w:hAnsiTheme="majorBidi" w:cstheme="majorBidi"/>
          <w:color w:val="000000" w:themeColor="text1"/>
          <w:szCs w:val="24"/>
          <w:lang w:val="en-GB"/>
        </w:rPr>
        <w:t xml:space="preserve">UN </w:t>
      </w:r>
      <w:r w:rsidRPr="00F31509">
        <w:rPr>
          <w:rFonts w:asciiTheme="majorBidi" w:hAnsiTheme="majorBidi" w:cstheme="majorBidi"/>
          <w:color w:val="000000" w:themeColor="text1"/>
          <w:szCs w:val="24"/>
          <w:lang w:val="en-GB"/>
        </w:rPr>
        <w:t xml:space="preserve">COMTRADE </w:t>
      </w:r>
      <w:r w:rsidR="004F65E4" w:rsidRPr="00F31509">
        <w:rPr>
          <w:rFonts w:asciiTheme="majorBidi" w:hAnsiTheme="majorBidi" w:cstheme="majorBidi"/>
          <w:color w:val="000000" w:themeColor="text1"/>
          <w:szCs w:val="24"/>
          <w:lang w:val="en-GB"/>
        </w:rPr>
        <w:t xml:space="preserve">data </w:t>
      </w:r>
      <w:del w:id="6542" w:author="Jane Shaw" w:date="2015-10-22T18:03:00Z">
        <w:r w:rsidR="004F65E4" w:rsidRPr="00F31509" w:rsidDel="0007718B">
          <w:rPr>
            <w:rFonts w:asciiTheme="majorBidi" w:hAnsiTheme="majorBidi" w:cstheme="majorBidi"/>
            <w:color w:val="000000" w:themeColor="text1"/>
            <w:szCs w:val="24"/>
            <w:lang w:val="en-GB"/>
          </w:rPr>
          <w:delText xml:space="preserve">are processed by the FAO Statistics Division </w:delText>
        </w:r>
      </w:del>
      <w:r w:rsidR="004F65E4" w:rsidRPr="00F31509">
        <w:rPr>
          <w:rFonts w:asciiTheme="majorBidi" w:hAnsiTheme="majorBidi" w:cstheme="majorBidi"/>
          <w:color w:val="000000" w:themeColor="text1"/>
          <w:szCs w:val="24"/>
          <w:lang w:val="en-GB"/>
        </w:rPr>
        <w:t xml:space="preserve">in different ways and for different purposes. The main purpose is </w:t>
      </w:r>
      <w:del w:id="6543" w:author="Jane Shaw" w:date="2015-10-22T18:03:00Z">
        <w:r w:rsidR="004F65E4" w:rsidRPr="00F31509" w:rsidDel="0007718B">
          <w:rPr>
            <w:rFonts w:asciiTheme="majorBidi" w:hAnsiTheme="majorBidi" w:cstheme="majorBidi"/>
            <w:color w:val="000000" w:themeColor="text1"/>
            <w:szCs w:val="24"/>
            <w:lang w:val="en-GB"/>
          </w:rPr>
          <w:delText xml:space="preserve">the </w:delText>
        </w:r>
      </w:del>
      <w:ins w:id="6544" w:author="Jane Shaw" w:date="2015-10-22T18:03:00Z">
        <w:r>
          <w:rPr>
            <w:rFonts w:asciiTheme="majorBidi" w:hAnsiTheme="majorBidi" w:cstheme="majorBidi"/>
            <w:color w:val="000000" w:themeColor="text1"/>
            <w:szCs w:val="24"/>
            <w:lang w:val="en-GB"/>
          </w:rPr>
          <w:t xml:space="preserve">to </w:t>
        </w:r>
      </w:ins>
      <w:del w:id="6545" w:author="Jane Shaw" w:date="2015-10-22T18:03:00Z">
        <w:r w:rsidR="004F65E4" w:rsidRPr="00F31509" w:rsidDel="0007718B">
          <w:rPr>
            <w:rFonts w:asciiTheme="majorBidi" w:hAnsiTheme="majorBidi" w:cstheme="majorBidi"/>
            <w:color w:val="000000" w:themeColor="text1"/>
            <w:szCs w:val="24"/>
            <w:lang w:val="en-GB"/>
          </w:rPr>
          <w:delText xml:space="preserve">creation </w:delText>
        </w:r>
      </w:del>
      <w:ins w:id="6546" w:author="Jane Shaw" w:date="2015-10-22T18:03:00Z">
        <w:r>
          <w:rPr>
            <w:rFonts w:asciiTheme="majorBidi" w:hAnsiTheme="majorBidi" w:cstheme="majorBidi"/>
            <w:color w:val="000000" w:themeColor="text1"/>
            <w:szCs w:val="24"/>
            <w:lang w:val="en-GB"/>
          </w:rPr>
          <w:t xml:space="preserve">generate </w:t>
        </w:r>
      </w:ins>
      <w:del w:id="6547" w:author="Jane Shaw" w:date="2015-10-22T18:03:00Z">
        <w:r w:rsidR="004F65E4" w:rsidRPr="00F31509" w:rsidDel="0007718B">
          <w:rPr>
            <w:rFonts w:asciiTheme="majorBidi" w:hAnsiTheme="majorBidi" w:cstheme="majorBidi"/>
            <w:color w:val="000000" w:themeColor="text1"/>
            <w:szCs w:val="24"/>
            <w:lang w:val="en-GB"/>
          </w:rPr>
          <w:delText xml:space="preserve">of </w:delText>
        </w:r>
      </w:del>
      <w:r w:rsidR="004F65E4" w:rsidRPr="00F31509">
        <w:rPr>
          <w:rFonts w:asciiTheme="majorBidi" w:hAnsiTheme="majorBidi" w:cstheme="majorBidi"/>
          <w:color w:val="000000" w:themeColor="text1"/>
          <w:szCs w:val="24"/>
          <w:lang w:val="en-GB"/>
        </w:rPr>
        <w:t>specialized trade information (</w:t>
      </w:r>
      <w:del w:id="6548" w:author="Jane Shaw" w:date="2015-10-22T18:03:00Z">
        <w:r w:rsidR="004F65E4" w:rsidRPr="00F31509" w:rsidDel="0007718B">
          <w:rPr>
            <w:rFonts w:asciiTheme="majorBidi" w:hAnsiTheme="majorBidi" w:cstheme="majorBidi"/>
            <w:color w:val="000000" w:themeColor="text1"/>
            <w:szCs w:val="24"/>
            <w:lang w:val="en-GB"/>
          </w:rPr>
          <w:delText xml:space="preserve">see overview in </w:delText>
        </w:r>
      </w:del>
      <w:r w:rsidR="00E24798">
        <w:fldChar w:fldCharType="begin"/>
      </w:r>
      <w:r w:rsidR="00E24798">
        <w:instrText xml:space="preserve"> REF _Ref420069487 \h  \* MERGEFORMAT </w:instrText>
      </w:r>
      <w:r w:rsidR="00E24798">
        <w:fldChar w:fldCharType="separate"/>
      </w:r>
      <w:ins w:id="6549" w:author="Jane Shaw" w:date="2015-11-01T20:53:00Z">
        <w:r w:rsidR="00311179" w:rsidRPr="00311179">
          <w:rPr>
            <w:rFonts w:asciiTheme="majorBidi" w:hAnsiTheme="majorBidi" w:cstheme="majorBidi"/>
            <w:color w:val="000000" w:themeColor="text1"/>
            <w:szCs w:val="24"/>
            <w:lang w:val="en-GB"/>
          </w:rPr>
          <w:t xml:space="preserve">Table </w:t>
        </w:r>
        <w:r w:rsidR="00311179" w:rsidRPr="00311179">
          <w:rPr>
            <w:rFonts w:asciiTheme="majorBidi" w:hAnsiTheme="majorBidi" w:cstheme="majorBidi"/>
            <w:color w:val="000000" w:themeColor="text1"/>
            <w:szCs w:val="24"/>
            <w:lang w:val="en-GB"/>
            <w:rPrChange w:id="6550" w:author="Jane Shaw" w:date="2015-11-01T20:53:00Z">
              <w:rPr>
                <w:rFonts w:asciiTheme="majorBidi" w:hAnsiTheme="majorBidi" w:cstheme="majorBidi"/>
                <w:noProof/>
                <w:color w:val="000000" w:themeColor="text1"/>
                <w:lang w:val="en-GB"/>
              </w:rPr>
            </w:rPrChange>
          </w:rPr>
          <w:t>4</w:t>
        </w:r>
      </w:ins>
      <w:del w:id="6551" w:author="Jane Shaw" w:date="2015-11-01T20:44:00Z">
        <w:r w:rsidR="00E24798" w:rsidRPr="000F0B1C" w:rsidDel="00311179">
          <w:rPr>
            <w:rFonts w:asciiTheme="majorBidi" w:hAnsiTheme="majorBidi" w:cstheme="majorBidi"/>
            <w:color w:val="000000" w:themeColor="text1"/>
            <w:szCs w:val="24"/>
            <w:lang w:val="en-GB"/>
          </w:rPr>
          <w:delText>Table 4</w:delText>
        </w:r>
      </w:del>
      <w:r w:rsidR="00E24798">
        <w:fldChar w:fldCharType="end"/>
      </w:r>
      <w:del w:id="6552" w:author="Jane Shaw" w:date="2015-10-22T18:03:00Z">
        <w:r w:rsidR="004F65E4" w:rsidRPr="00F31509" w:rsidDel="0007718B">
          <w:rPr>
            <w:rFonts w:asciiTheme="majorBidi" w:hAnsiTheme="majorBidi" w:cstheme="majorBidi"/>
            <w:color w:val="000000" w:themeColor="text1"/>
            <w:szCs w:val="24"/>
            <w:lang w:val="en-GB"/>
          </w:rPr>
          <w:delText xml:space="preserve"> below</w:delText>
        </w:r>
      </w:del>
      <w:r w:rsidR="004F65E4" w:rsidRPr="00F31509">
        <w:rPr>
          <w:rFonts w:asciiTheme="majorBidi" w:hAnsiTheme="majorBidi" w:cstheme="majorBidi"/>
          <w:color w:val="000000" w:themeColor="text1"/>
          <w:szCs w:val="24"/>
          <w:lang w:val="en-GB"/>
        </w:rPr>
        <w:t>)</w:t>
      </w:r>
      <w:ins w:id="6553" w:author="Jane Shaw" w:date="2015-10-22T18:03:00Z">
        <w:r>
          <w:rPr>
            <w:rFonts w:asciiTheme="majorBidi" w:hAnsiTheme="majorBidi" w:cstheme="majorBidi"/>
            <w:color w:val="000000" w:themeColor="text1"/>
            <w:szCs w:val="24"/>
            <w:lang w:val="en-GB"/>
          </w:rPr>
          <w:t>,</w:t>
        </w:r>
      </w:ins>
      <w:r w:rsidR="004F65E4" w:rsidRPr="00F31509">
        <w:rPr>
          <w:rFonts w:asciiTheme="majorBidi" w:hAnsiTheme="majorBidi" w:cstheme="majorBidi"/>
          <w:color w:val="000000" w:themeColor="text1"/>
          <w:szCs w:val="24"/>
          <w:lang w:val="en-GB"/>
        </w:rPr>
        <w:t xml:space="preserve"> but </w:t>
      </w:r>
      <w:del w:id="6554" w:author="Jane Shaw" w:date="2015-10-22T18:03:00Z">
        <w:r w:rsidR="004F65E4" w:rsidRPr="00F31509" w:rsidDel="0007718B">
          <w:rPr>
            <w:rFonts w:asciiTheme="majorBidi" w:hAnsiTheme="majorBidi" w:cstheme="majorBidi"/>
            <w:color w:val="000000" w:themeColor="text1"/>
            <w:szCs w:val="24"/>
            <w:lang w:val="en-GB"/>
          </w:rPr>
          <w:delText xml:space="preserve">there are also </w:delText>
        </w:r>
      </w:del>
      <w:r w:rsidR="004F65E4" w:rsidRPr="00F31509">
        <w:rPr>
          <w:rFonts w:asciiTheme="majorBidi" w:hAnsiTheme="majorBidi" w:cstheme="majorBidi"/>
          <w:color w:val="000000" w:themeColor="text1"/>
          <w:szCs w:val="24"/>
          <w:lang w:val="en-GB"/>
        </w:rPr>
        <w:t>other needs</w:t>
      </w:r>
      <w:del w:id="6555" w:author="Jane Shaw" w:date="2015-10-22T18:03:00Z">
        <w:r w:rsidR="004F65E4" w:rsidRPr="00F31509" w:rsidDel="0007718B">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includ</w:t>
      </w:r>
      <w:ins w:id="6556" w:author="Jane Shaw" w:date="2015-10-22T18:03:00Z">
        <w:r>
          <w:rPr>
            <w:rFonts w:asciiTheme="majorBidi" w:hAnsiTheme="majorBidi" w:cstheme="majorBidi"/>
            <w:color w:val="000000" w:themeColor="text1"/>
            <w:szCs w:val="24"/>
            <w:lang w:val="en-GB"/>
          </w:rPr>
          <w:t>e</w:t>
        </w:r>
      </w:ins>
      <w:del w:id="6557" w:author="Jane Shaw" w:date="2015-10-22T18:03:00Z">
        <w:r w:rsidR="004F65E4" w:rsidRPr="00F31509" w:rsidDel="0007718B">
          <w:rPr>
            <w:rFonts w:asciiTheme="majorBidi" w:hAnsiTheme="majorBidi" w:cstheme="majorBidi"/>
            <w:color w:val="000000" w:themeColor="text1"/>
            <w:szCs w:val="24"/>
            <w:lang w:val="en-GB"/>
          </w:rPr>
          <w:delText>ing</w:delText>
        </w:r>
      </w:del>
      <w:r w:rsidR="004F65E4" w:rsidRPr="00F31509">
        <w:rPr>
          <w:rFonts w:asciiTheme="majorBidi" w:hAnsiTheme="majorBidi" w:cstheme="majorBidi"/>
          <w:color w:val="000000" w:themeColor="text1"/>
          <w:szCs w:val="24"/>
          <w:lang w:val="en-GB"/>
        </w:rPr>
        <w:t xml:space="preserve"> the FBS/SUA</w:t>
      </w:r>
      <w:ins w:id="6558" w:author="Jane Shaw" w:date="2015-10-22T18:04:00Z">
        <w:r>
          <w:rPr>
            <w:rFonts w:asciiTheme="majorBidi" w:hAnsiTheme="majorBidi" w:cstheme="majorBidi"/>
            <w:color w:val="000000" w:themeColor="text1"/>
            <w:szCs w:val="24"/>
            <w:lang w:val="en-GB"/>
          </w:rPr>
          <w:t>s</w:t>
        </w:r>
      </w:ins>
      <w:del w:id="6559" w:author="Jane Shaw" w:date="2015-10-22T18:04:00Z">
        <w:r w:rsidR="004F65E4" w:rsidRPr="00F31509" w:rsidDel="0007718B">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w:t>
      </w:r>
      <w:del w:id="6560" w:author="Jane Shaw" w:date="2015-10-22T18:04:00Z">
        <w:r w:rsidR="004F65E4" w:rsidRPr="00F31509" w:rsidDel="0007718B">
          <w:rPr>
            <w:rFonts w:asciiTheme="majorBidi" w:hAnsiTheme="majorBidi" w:cstheme="majorBidi"/>
            <w:color w:val="000000" w:themeColor="text1"/>
            <w:szCs w:val="24"/>
            <w:lang w:val="en-GB"/>
          </w:rPr>
          <w:delText xml:space="preserve">as well as </w:delText>
        </w:r>
      </w:del>
      <w:ins w:id="6561" w:author="Jane Shaw" w:date="2015-10-22T18:04:00Z">
        <w:r>
          <w:rPr>
            <w:rFonts w:asciiTheme="majorBidi" w:hAnsiTheme="majorBidi" w:cstheme="majorBidi"/>
            <w:color w:val="000000" w:themeColor="text1"/>
            <w:szCs w:val="24"/>
            <w:lang w:val="en-GB"/>
          </w:rPr>
          <w:t xml:space="preserve">and </w:t>
        </w:r>
      </w:ins>
      <w:r w:rsidR="004F65E4" w:rsidRPr="00F31509">
        <w:rPr>
          <w:rFonts w:asciiTheme="majorBidi" w:hAnsiTheme="majorBidi" w:cstheme="majorBidi"/>
          <w:color w:val="000000" w:themeColor="text1"/>
          <w:szCs w:val="24"/>
          <w:lang w:val="en-GB"/>
        </w:rPr>
        <w:t>many other data</w:t>
      </w:r>
      <w:ins w:id="6562" w:author="Jane Shaw" w:date="2015-10-22T18:04:00Z">
        <w:r>
          <w:rPr>
            <w:rFonts w:asciiTheme="majorBidi" w:hAnsiTheme="majorBidi" w:cstheme="majorBidi"/>
            <w:color w:val="000000" w:themeColor="text1"/>
            <w:szCs w:val="24"/>
            <w:lang w:val="en-GB"/>
          </w:rPr>
          <w:t xml:space="preserve"> </w:t>
        </w:r>
      </w:ins>
      <w:r w:rsidR="004F65E4" w:rsidRPr="00F31509">
        <w:rPr>
          <w:rFonts w:asciiTheme="majorBidi" w:hAnsiTheme="majorBidi" w:cstheme="majorBidi"/>
          <w:color w:val="000000" w:themeColor="text1"/>
          <w:szCs w:val="24"/>
          <w:lang w:val="en-GB"/>
        </w:rPr>
        <w:t>sets such as trade of fertilizer</w:t>
      </w:r>
      <w:ins w:id="6563" w:author="Jane Shaw" w:date="2015-10-22T18:04:00Z">
        <w:r>
          <w:rPr>
            <w:rFonts w:asciiTheme="majorBidi" w:hAnsiTheme="majorBidi" w:cstheme="majorBidi"/>
            <w:color w:val="000000" w:themeColor="text1"/>
            <w:szCs w:val="24"/>
            <w:lang w:val="en-GB"/>
          </w:rPr>
          <w:t>s</w:t>
        </w:r>
      </w:ins>
      <w:r w:rsidR="004F65E4" w:rsidRPr="00F31509">
        <w:rPr>
          <w:rFonts w:asciiTheme="majorBidi" w:hAnsiTheme="majorBidi" w:cstheme="majorBidi"/>
          <w:color w:val="000000" w:themeColor="text1"/>
          <w:szCs w:val="24"/>
          <w:lang w:val="en-GB"/>
        </w:rPr>
        <w:t xml:space="preserve"> and pesticides, machinery, etc. </w:t>
      </w:r>
    </w:p>
    <w:p w14:paraId="46B07648" w14:textId="1294C55B"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del w:id="6564" w:author="Jane Shaw" w:date="2015-10-22T18:04:00Z">
        <w:r w:rsidRPr="00F31509" w:rsidDel="00091628">
          <w:rPr>
            <w:rFonts w:asciiTheme="majorBidi" w:eastAsia="Times New Roman" w:hAnsiTheme="majorBidi" w:cstheme="majorBidi"/>
            <w:color w:val="000000" w:themeColor="text1"/>
            <w:lang w:val="en-GB"/>
          </w:rPr>
          <w:delText xml:space="preserve">The </w:delText>
        </w:r>
      </w:del>
      <w:ins w:id="6565" w:author="Jane Shaw" w:date="2015-10-22T18:04:00Z">
        <w:r w:rsidR="00091628">
          <w:rPr>
            <w:rFonts w:asciiTheme="majorBidi" w:eastAsia="Times New Roman" w:hAnsiTheme="majorBidi" w:cstheme="majorBidi"/>
            <w:color w:val="000000" w:themeColor="text1"/>
            <w:lang w:val="en-GB"/>
          </w:rPr>
          <w:t xml:space="preserve">Data </w:t>
        </w:r>
      </w:ins>
      <w:r w:rsidRPr="00F31509">
        <w:rPr>
          <w:rFonts w:asciiTheme="majorBidi" w:eastAsia="Times New Roman" w:hAnsiTheme="majorBidi" w:cstheme="majorBidi"/>
          <w:color w:val="000000" w:themeColor="text1"/>
          <w:lang w:val="en-GB"/>
        </w:rPr>
        <w:t xml:space="preserve">processing </w:t>
      </w:r>
      <w:del w:id="6566" w:author="Jane Shaw" w:date="2015-10-22T18:04:00Z">
        <w:r w:rsidRPr="00F31509" w:rsidDel="00091628">
          <w:rPr>
            <w:rFonts w:asciiTheme="majorBidi" w:eastAsia="Times New Roman" w:hAnsiTheme="majorBidi" w:cstheme="majorBidi"/>
            <w:color w:val="000000" w:themeColor="text1"/>
            <w:lang w:val="en-GB"/>
          </w:rPr>
          <w:delText xml:space="preserve">entails </w:delText>
        </w:r>
      </w:del>
      <w:ins w:id="6567" w:author="Jane Shaw" w:date="2015-10-22T18:04:00Z">
        <w:r w:rsidR="00091628">
          <w:rPr>
            <w:rFonts w:asciiTheme="majorBidi" w:eastAsia="Times New Roman" w:hAnsiTheme="majorBidi" w:cstheme="majorBidi"/>
            <w:color w:val="000000" w:themeColor="text1"/>
            <w:lang w:val="en-GB"/>
          </w:rPr>
          <w:t xml:space="preserve">involves </w:t>
        </w:r>
      </w:ins>
      <w:del w:id="6568" w:author="Jane Shaw" w:date="2015-10-22T18:04:00Z">
        <w:r w:rsidRPr="00F31509" w:rsidDel="00091628">
          <w:rPr>
            <w:rFonts w:asciiTheme="majorBidi" w:eastAsia="Times New Roman" w:hAnsiTheme="majorBidi" w:cstheme="majorBidi"/>
            <w:color w:val="000000" w:themeColor="text1"/>
            <w:lang w:val="en-GB"/>
          </w:rPr>
          <w:delText xml:space="preserve">different </w:delText>
        </w:r>
      </w:del>
      <w:ins w:id="6569" w:author="Jane Shaw" w:date="2015-10-22T18:04:00Z">
        <w:r w:rsidR="00091628">
          <w:rPr>
            <w:rFonts w:asciiTheme="majorBidi" w:eastAsia="Times New Roman" w:hAnsiTheme="majorBidi" w:cstheme="majorBidi"/>
            <w:color w:val="000000" w:themeColor="text1"/>
            <w:lang w:val="en-GB"/>
          </w:rPr>
          <w:t xml:space="preserve">several </w:t>
        </w:r>
      </w:ins>
      <w:r w:rsidRPr="00F31509">
        <w:rPr>
          <w:rFonts w:asciiTheme="majorBidi" w:eastAsia="Times New Roman" w:hAnsiTheme="majorBidi" w:cstheme="majorBidi"/>
          <w:color w:val="000000" w:themeColor="text1"/>
          <w:lang w:val="en-GB"/>
        </w:rPr>
        <w:t xml:space="preserve">steps </w:t>
      </w:r>
      <w:del w:id="6570" w:author="Jane Shaw" w:date="2015-10-22T18:05:00Z">
        <w:r w:rsidRPr="00F31509" w:rsidDel="00091628">
          <w:rPr>
            <w:rFonts w:asciiTheme="majorBidi" w:eastAsia="Times New Roman" w:hAnsiTheme="majorBidi" w:cstheme="majorBidi"/>
            <w:color w:val="000000" w:themeColor="text1"/>
            <w:lang w:val="en-GB"/>
          </w:rPr>
          <w:delText xml:space="preserve">and ultimately </w:delText>
        </w:r>
      </w:del>
      <w:ins w:id="6571" w:author="Jane Shaw" w:date="2015-10-22T18:05:00Z">
        <w:r w:rsidR="00091628">
          <w:rPr>
            <w:rFonts w:asciiTheme="majorBidi" w:eastAsia="Times New Roman" w:hAnsiTheme="majorBidi" w:cstheme="majorBidi"/>
            <w:color w:val="000000" w:themeColor="text1"/>
            <w:lang w:val="en-GB"/>
          </w:rPr>
          <w:t xml:space="preserve">that </w:t>
        </w:r>
      </w:ins>
      <w:r w:rsidRPr="00F31509">
        <w:rPr>
          <w:rFonts w:asciiTheme="majorBidi" w:eastAsia="Times New Roman" w:hAnsiTheme="majorBidi" w:cstheme="majorBidi"/>
          <w:color w:val="000000" w:themeColor="text1"/>
          <w:lang w:val="en-GB"/>
        </w:rPr>
        <w:t>lead</w:t>
      </w:r>
      <w:del w:id="6572" w:author="Jane Shaw" w:date="2015-10-22T18:05:00Z">
        <w:r w:rsidRPr="00F31509" w:rsidDel="00091628">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to different products. The various steps and products are described in detail in the </w:t>
      </w:r>
      <w:commentRangeStart w:id="6573"/>
      <w:r w:rsidRPr="00F31509">
        <w:rPr>
          <w:rFonts w:asciiTheme="majorBidi" w:eastAsia="Times New Roman" w:hAnsiTheme="majorBidi" w:cstheme="majorBidi"/>
          <w:color w:val="000000" w:themeColor="text1"/>
          <w:lang w:val="en-GB"/>
        </w:rPr>
        <w:t>methodology paper for the compilation of trade statistics</w:t>
      </w:r>
      <w:commentRangeEnd w:id="6573"/>
      <w:r w:rsidR="00CC5ADB">
        <w:rPr>
          <w:rStyle w:val="Rimandocommento"/>
        </w:rPr>
        <w:commentReference w:id="6573"/>
      </w:r>
      <w:r w:rsidRPr="00F31509">
        <w:rPr>
          <w:rFonts w:asciiTheme="majorBidi" w:eastAsia="Times New Roman" w:hAnsiTheme="majorBidi" w:cstheme="majorBidi"/>
          <w:color w:val="000000" w:themeColor="text1"/>
          <w:lang w:val="en-GB"/>
        </w:rPr>
        <w:t xml:space="preserve">. </w:t>
      </w:r>
      <w:del w:id="6574" w:author="Jane Shaw" w:date="2015-10-22T18:10:00Z">
        <w:r w:rsidRPr="00F31509" w:rsidDel="004631C1">
          <w:rPr>
            <w:rFonts w:asciiTheme="majorBidi" w:eastAsia="Times New Roman" w:hAnsiTheme="majorBidi" w:cstheme="majorBidi"/>
            <w:color w:val="000000" w:themeColor="text1"/>
            <w:lang w:val="en-GB"/>
          </w:rPr>
          <w:delText xml:space="preserve">At this </w:delText>
        </w:r>
      </w:del>
      <w:ins w:id="6575" w:author="Jane Shaw" w:date="2015-10-22T18:10:00Z">
        <w:r w:rsidR="004631C1">
          <w:rPr>
            <w:rFonts w:asciiTheme="majorBidi" w:eastAsia="Times New Roman" w:hAnsiTheme="majorBidi" w:cstheme="majorBidi"/>
            <w:color w:val="000000" w:themeColor="text1"/>
            <w:lang w:val="en-GB"/>
          </w:rPr>
          <w:t>Here</w:t>
        </w:r>
      </w:ins>
      <w:del w:id="6576" w:author="Jane Shaw" w:date="2015-10-22T18:10:00Z">
        <w:r w:rsidRPr="00F31509" w:rsidDel="004631C1">
          <w:rPr>
            <w:rFonts w:asciiTheme="majorBidi" w:eastAsia="Times New Roman" w:hAnsiTheme="majorBidi" w:cstheme="majorBidi"/>
            <w:color w:val="000000" w:themeColor="text1"/>
            <w:lang w:val="en-GB"/>
          </w:rPr>
          <w:delText>juncture</w:delText>
        </w:r>
      </w:del>
      <w:r w:rsidRPr="00F31509">
        <w:rPr>
          <w:rFonts w:asciiTheme="majorBidi" w:eastAsia="Times New Roman" w:hAnsiTheme="majorBidi" w:cstheme="majorBidi"/>
          <w:color w:val="000000" w:themeColor="text1"/>
          <w:lang w:val="en-GB"/>
        </w:rPr>
        <w:t xml:space="preserve">, it </w:t>
      </w:r>
      <w:del w:id="6577" w:author="Jane Shaw" w:date="2015-10-22T18:10:00Z">
        <w:r w:rsidRPr="00F31509" w:rsidDel="004631C1">
          <w:rPr>
            <w:rFonts w:asciiTheme="majorBidi" w:eastAsia="Times New Roman" w:hAnsiTheme="majorBidi" w:cstheme="majorBidi"/>
            <w:color w:val="000000" w:themeColor="text1"/>
            <w:lang w:val="en-GB"/>
          </w:rPr>
          <w:delText xml:space="preserve">should </w:delText>
        </w:r>
      </w:del>
      <w:r w:rsidRPr="00F31509">
        <w:rPr>
          <w:rFonts w:asciiTheme="majorBidi" w:eastAsia="Times New Roman" w:hAnsiTheme="majorBidi" w:cstheme="majorBidi"/>
          <w:color w:val="000000" w:themeColor="text1"/>
          <w:lang w:val="en-GB"/>
        </w:rPr>
        <w:t>suffice</w:t>
      </w:r>
      <w:ins w:id="6578" w:author="Jane Shaw" w:date="2015-10-22T18:11:00Z">
        <w:r w:rsidR="004631C1">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to list the various steps. The resulting products are summarized in </w:t>
      </w:r>
      <w:r w:rsidR="00E24798">
        <w:fldChar w:fldCharType="begin"/>
      </w:r>
      <w:r w:rsidR="00E24798">
        <w:instrText xml:space="preserve"> REF _Ref420069487 \h  \* MERGEFORMAT </w:instrText>
      </w:r>
      <w:r w:rsidR="00E24798">
        <w:fldChar w:fldCharType="separate"/>
      </w:r>
      <w:ins w:id="6579" w:author="Jane Shaw" w:date="2015-11-01T20:53:00Z">
        <w:r w:rsidR="00311179" w:rsidRPr="00311179">
          <w:rPr>
            <w:rFonts w:asciiTheme="majorBidi" w:eastAsia="Times New Roman" w:hAnsiTheme="majorBidi" w:cstheme="majorBidi"/>
            <w:color w:val="000000" w:themeColor="text1"/>
            <w:lang w:val="en-GB"/>
            <w:rPrChange w:id="6580" w:author="Jane Shaw" w:date="2015-11-01T20:53:00Z">
              <w:rPr>
                <w:rFonts w:asciiTheme="majorBidi" w:hAnsiTheme="majorBidi" w:cstheme="majorBidi"/>
                <w:color w:val="000000" w:themeColor="text1"/>
                <w:lang w:val="en-GB"/>
              </w:rPr>
            </w:rPrChange>
          </w:rPr>
          <w:t>Table 4</w:t>
        </w:r>
      </w:ins>
      <w:del w:id="6581" w:author="Jane Shaw" w:date="2015-11-01T20:44:00Z">
        <w:r w:rsidR="00E24798" w:rsidRPr="000F0B1C" w:rsidDel="00311179">
          <w:rPr>
            <w:rFonts w:asciiTheme="majorBidi" w:eastAsia="Times New Roman" w:hAnsiTheme="majorBidi" w:cstheme="majorBidi"/>
            <w:color w:val="000000" w:themeColor="text1"/>
            <w:lang w:val="en-GB"/>
          </w:rPr>
          <w:delText>Table 4</w:delText>
        </w:r>
      </w:del>
      <w:r w:rsidR="00E24798">
        <w:fldChar w:fldCharType="end"/>
      </w:r>
      <w:del w:id="6582" w:author="Jane Shaw" w:date="2015-10-22T18:11:00Z">
        <w:r w:rsidRPr="00F31509" w:rsidDel="004631C1">
          <w:rPr>
            <w:rFonts w:asciiTheme="majorBidi" w:eastAsia="Times New Roman" w:hAnsiTheme="majorBidi" w:cstheme="majorBidi"/>
            <w:color w:val="000000" w:themeColor="text1"/>
            <w:lang w:val="en-GB"/>
          </w:rPr>
          <w:delText xml:space="preserve"> below</w:delText>
        </w:r>
      </w:del>
      <w:r w:rsidRPr="00F31509">
        <w:rPr>
          <w:rFonts w:asciiTheme="majorBidi" w:eastAsia="Times New Roman" w:hAnsiTheme="majorBidi" w:cstheme="majorBidi"/>
          <w:color w:val="000000" w:themeColor="text1"/>
          <w:lang w:val="en-GB"/>
        </w:rPr>
        <w:t xml:space="preserve">. </w:t>
      </w:r>
    </w:p>
    <w:p w14:paraId="7AB694E0" w14:textId="77777777" w:rsidR="004F65E4" w:rsidRPr="00F31509" w:rsidRDefault="004F65E4" w:rsidP="00312896">
      <w:pPr>
        <w:pStyle w:val="Titolo4"/>
        <w:rPr>
          <w:rFonts w:asciiTheme="majorBidi" w:hAnsiTheme="majorBidi" w:cstheme="majorBidi"/>
          <w:lang w:val="en-GB"/>
        </w:rPr>
      </w:pPr>
      <w:bookmarkStart w:id="6583" w:name="_Toc421025861"/>
      <w:r w:rsidRPr="00F31509">
        <w:rPr>
          <w:rFonts w:asciiTheme="majorBidi" w:hAnsiTheme="majorBidi" w:cstheme="majorBidi"/>
          <w:lang w:val="en-GB"/>
        </w:rPr>
        <w:t>Processing steps</w:t>
      </w:r>
      <w:bookmarkEnd w:id="6583"/>
    </w:p>
    <w:p w14:paraId="497A44B8" w14:textId="5858700C" w:rsidR="004F65E4" w:rsidRPr="00F31509" w:rsidRDefault="004F65E4" w:rsidP="003C6AA5">
      <w:pPr>
        <w:pStyle w:val="Paragrafoelenco"/>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Direct harvesting </w:t>
      </w:r>
      <w:ins w:id="6584" w:author="Jane Shaw" w:date="2015-10-22T18:11:00Z">
        <w:r w:rsidR="004631C1">
          <w:rPr>
            <w:rFonts w:asciiTheme="majorBidi" w:hAnsiTheme="majorBidi" w:cstheme="majorBidi"/>
            <w:color w:val="000000" w:themeColor="text1"/>
          </w:rPr>
          <w:t xml:space="preserve">of </w:t>
        </w:r>
      </w:ins>
      <w:r w:rsidRPr="00F31509">
        <w:rPr>
          <w:rFonts w:asciiTheme="majorBidi" w:hAnsiTheme="majorBidi" w:cstheme="majorBidi"/>
          <w:color w:val="000000" w:themeColor="text1"/>
        </w:rPr>
        <w:t xml:space="preserve">data from UN </w:t>
      </w:r>
      <w:r w:rsidR="004631C1" w:rsidRPr="00F31509">
        <w:rPr>
          <w:rFonts w:asciiTheme="majorBidi" w:hAnsiTheme="majorBidi" w:cstheme="majorBidi"/>
          <w:color w:val="000000" w:themeColor="text1"/>
        </w:rPr>
        <w:t xml:space="preserve">COMTRADE </w:t>
      </w:r>
      <w:r w:rsidRPr="00F31509">
        <w:rPr>
          <w:rFonts w:asciiTheme="majorBidi" w:hAnsiTheme="majorBidi" w:cstheme="majorBidi"/>
          <w:color w:val="000000" w:themeColor="text1"/>
        </w:rPr>
        <w:t xml:space="preserve">via an </w:t>
      </w:r>
      <w:r w:rsidR="004631C1" w:rsidRPr="00F31509">
        <w:rPr>
          <w:rFonts w:asciiTheme="majorBidi" w:hAnsiTheme="majorBidi" w:cstheme="majorBidi"/>
          <w:color w:val="000000" w:themeColor="text1"/>
        </w:rPr>
        <w:t>application processing interface</w:t>
      </w:r>
      <w:del w:id="6585" w:author="Jane Shaw" w:date="2015-10-22T18:11:00Z">
        <w:r w:rsidR="004631C1" w:rsidRPr="00F31509" w:rsidDel="004631C1">
          <w:rPr>
            <w:rFonts w:asciiTheme="majorBidi" w:hAnsiTheme="majorBidi" w:cstheme="majorBidi"/>
            <w:color w:val="000000" w:themeColor="text1"/>
          </w:rPr>
          <w:delText xml:space="preserve"> </w:delText>
        </w:r>
        <w:r w:rsidRPr="00F31509" w:rsidDel="004631C1">
          <w:rPr>
            <w:rFonts w:asciiTheme="majorBidi" w:hAnsiTheme="majorBidi" w:cstheme="majorBidi"/>
            <w:color w:val="000000" w:themeColor="text1"/>
          </w:rPr>
          <w:delText>(API)</w:delText>
        </w:r>
      </w:del>
      <w:r w:rsidRPr="00F31509">
        <w:rPr>
          <w:rFonts w:asciiTheme="majorBidi" w:hAnsiTheme="majorBidi" w:cstheme="majorBidi"/>
          <w:color w:val="000000" w:themeColor="text1"/>
        </w:rPr>
        <w:t xml:space="preserve">. For details see </w:t>
      </w:r>
      <w:commentRangeStart w:id="6586"/>
      <w:r w:rsidRPr="00F31509">
        <w:rPr>
          <w:rFonts w:asciiTheme="majorBidi" w:hAnsiTheme="majorBidi" w:cstheme="majorBidi"/>
          <w:color w:val="000000" w:themeColor="text1"/>
        </w:rPr>
        <w:t>t</w:t>
      </w:r>
      <w:r w:rsidRPr="004631C1">
        <w:rPr>
          <w:rFonts w:asciiTheme="majorBidi" w:hAnsiTheme="majorBidi" w:cstheme="majorBidi"/>
          <w:color w:val="000000" w:themeColor="text1"/>
          <w:highlight w:val="yellow"/>
          <w:rPrChange w:id="6587" w:author="Jane Shaw" w:date="2015-10-22T18:13:00Z">
            <w:rPr>
              <w:rFonts w:asciiTheme="majorBidi" w:hAnsiTheme="majorBidi" w:cstheme="majorBidi"/>
              <w:color w:val="000000" w:themeColor="text1"/>
            </w:rPr>
          </w:rPrChange>
        </w:rPr>
        <w:t>rade documentation</w:t>
      </w:r>
      <w:commentRangeEnd w:id="6586"/>
      <w:r w:rsidR="004631C1">
        <w:rPr>
          <w:rStyle w:val="Rimandocommento"/>
          <w:rFonts w:eastAsia="Arial" w:cs="Arial"/>
          <w:lang w:val="en-US" w:eastAsia="ar-SA"/>
        </w:rPr>
        <w:commentReference w:id="6586"/>
      </w:r>
      <w:ins w:id="6588" w:author="Jane Shaw" w:date="2015-10-22T18:11:00Z">
        <w:r w:rsidR="004631C1">
          <w:rPr>
            <w:rFonts w:asciiTheme="majorBidi" w:hAnsiTheme="majorBidi" w:cstheme="majorBidi"/>
            <w:color w:val="000000" w:themeColor="text1"/>
          </w:rPr>
          <w:t>.</w:t>
        </w:r>
      </w:ins>
    </w:p>
    <w:p w14:paraId="72AB1DAF" w14:textId="77777777" w:rsidR="004F65E4" w:rsidRPr="00F31509" w:rsidRDefault="004F65E4" w:rsidP="003C6AA5">
      <w:pPr>
        <w:pStyle w:val="Paragrafoelenco"/>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14:paraId="299EB06C" w14:textId="38A5F075" w:rsidR="004F65E4" w:rsidRPr="004631C1" w:rsidRDefault="004631C1" w:rsidP="004631C1">
      <w:pPr>
        <w:pStyle w:val="Paragrafoelenco"/>
        <w:numPr>
          <w:ilvl w:val="0"/>
          <w:numId w:val="18"/>
        </w:numPr>
        <w:spacing w:before="100" w:beforeAutospacing="1" w:after="120"/>
        <w:jc w:val="both"/>
        <w:rPr>
          <w:rFonts w:asciiTheme="majorBidi" w:eastAsia="Times New Roman" w:hAnsiTheme="majorBidi" w:cstheme="majorBidi"/>
          <w:color w:val="000000" w:themeColor="text1"/>
          <w:rPrChange w:id="6589" w:author="Jane Shaw" w:date="2015-10-22T18:13:00Z">
            <w:rPr/>
          </w:rPrChange>
        </w:rPr>
      </w:pPr>
      <w:ins w:id="6590" w:author="Jane Shaw" w:date="2015-10-22T18:13:00Z">
        <w:r>
          <w:rPr>
            <w:rFonts w:asciiTheme="majorBidi" w:eastAsia="Times New Roman" w:hAnsiTheme="majorBidi" w:cstheme="majorBidi"/>
            <w:color w:val="000000" w:themeColor="text1"/>
          </w:rPr>
          <w:t>Calculation of</w:t>
        </w:r>
        <w:r w:rsidRPr="00F31509">
          <w:rPr>
            <w:rFonts w:asciiTheme="majorBidi" w:eastAsia="Times New Roman" w:hAnsiTheme="majorBidi" w:cstheme="majorBidi"/>
            <w:color w:val="000000" w:themeColor="text1"/>
          </w:rPr>
          <w:t xml:space="preserve"> representative import and export unit values</w:t>
        </w:r>
      </w:ins>
      <w:ins w:id="6591" w:author="Jane Shaw" w:date="2015-10-22T18:15:00Z">
        <w:r>
          <w:rPr>
            <w:rFonts w:asciiTheme="majorBidi" w:eastAsia="Times New Roman" w:hAnsiTheme="majorBidi" w:cstheme="majorBidi"/>
            <w:color w:val="000000" w:themeColor="text1"/>
          </w:rPr>
          <w:t>,</w:t>
        </w:r>
      </w:ins>
      <w:ins w:id="6592" w:author="Jane Shaw" w:date="2015-10-22T18:13:00Z">
        <w:r>
          <w:rPr>
            <w:rFonts w:asciiTheme="majorBidi" w:eastAsia="Times New Roman" w:hAnsiTheme="majorBidi" w:cstheme="majorBidi"/>
            <w:color w:val="000000" w:themeColor="text1"/>
          </w:rPr>
          <w:t xml:space="preserve"> </w:t>
        </w:r>
      </w:ins>
      <w:ins w:id="6593" w:author="Jane Shaw" w:date="2015-10-22T18:15:00Z">
        <w:r>
          <w:rPr>
            <w:rFonts w:asciiTheme="majorBidi" w:eastAsia="Times New Roman" w:hAnsiTheme="majorBidi" w:cstheme="majorBidi"/>
            <w:color w:val="000000" w:themeColor="text1"/>
          </w:rPr>
          <w:t xml:space="preserve">using information </w:t>
        </w:r>
      </w:ins>
      <w:ins w:id="6594" w:author="Jane Shaw" w:date="2015-10-22T18:13:00Z">
        <w:r w:rsidRPr="00F31509">
          <w:rPr>
            <w:rFonts w:asciiTheme="majorBidi" w:eastAsia="Times New Roman" w:hAnsiTheme="majorBidi" w:cstheme="majorBidi"/>
            <w:color w:val="000000" w:themeColor="text1"/>
          </w:rPr>
          <w:t>from reporter</w:t>
        </w:r>
      </w:ins>
      <w:ins w:id="6595" w:author="Jane Shaw" w:date="2015-10-22T18:15:00Z">
        <w:r>
          <w:rPr>
            <w:rFonts w:asciiTheme="majorBidi" w:eastAsia="Times New Roman" w:hAnsiTheme="majorBidi" w:cstheme="majorBidi"/>
            <w:color w:val="000000" w:themeColor="text1"/>
          </w:rPr>
          <w:t>s</w:t>
        </w:r>
      </w:ins>
      <w:ins w:id="6596" w:author="Jane Shaw" w:date="2015-10-22T18:13:00Z">
        <w:r w:rsidRPr="00F31509">
          <w:rPr>
            <w:rFonts w:asciiTheme="majorBidi" w:eastAsia="Times New Roman" w:hAnsiTheme="majorBidi" w:cstheme="majorBidi"/>
            <w:color w:val="000000" w:themeColor="text1"/>
          </w:rPr>
          <w:t xml:space="preserve"> and/or partner</w:t>
        </w:r>
      </w:ins>
      <w:ins w:id="6597" w:author="Jane Shaw" w:date="2015-10-22T18:15:00Z">
        <w:r>
          <w:rPr>
            <w:rFonts w:asciiTheme="majorBidi" w:eastAsia="Times New Roman" w:hAnsiTheme="majorBidi" w:cstheme="majorBidi"/>
            <w:color w:val="000000" w:themeColor="text1"/>
          </w:rPr>
          <w:t>s,</w:t>
        </w:r>
      </w:ins>
      <w:ins w:id="6598" w:author="Jane Shaw" w:date="2015-10-22T18:13:00Z">
        <w:r w:rsidRPr="00F31509">
          <w:rPr>
            <w:rFonts w:asciiTheme="majorBidi" w:eastAsia="Times New Roman" w:hAnsiTheme="majorBidi" w:cstheme="majorBidi"/>
            <w:color w:val="000000" w:themeColor="text1"/>
          </w:rPr>
          <w:t xml:space="preserve"> and </w:t>
        </w:r>
      </w:ins>
      <w:ins w:id="6599" w:author="Jane Shaw" w:date="2015-10-22T18:15:00Z">
        <w:r>
          <w:rPr>
            <w:rFonts w:asciiTheme="majorBidi" w:eastAsia="Times New Roman" w:hAnsiTheme="majorBidi" w:cstheme="majorBidi"/>
            <w:color w:val="000000" w:themeColor="text1"/>
          </w:rPr>
          <w:t xml:space="preserve">– </w:t>
        </w:r>
      </w:ins>
      <w:ins w:id="6600" w:author="Jane Shaw" w:date="2015-10-22T18:13:00Z">
        <w:r>
          <w:rPr>
            <w:rFonts w:asciiTheme="majorBidi" w:eastAsia="Times New Roman" w:hAnsiTheme="majorBidi" w:cstheme="majorBidi"/>
            <w:color w:val="000000" w:themeColor="text1"/>
          </w:rPr>
          <w:t>based on these</w:t>
        </w:r>
      </w:ins>
      <w:ins w:id="6601" w:author="Jane Shaw" w:date="2015-11-07T19:16:00Z">
        <w:r w:rsidR="00D132AA">
          <w:rPr>
            <w:rFonts w:asciiTheme="majorBidi" w:eastAsia="Times New Roman" w:hAnsiTheme="majorBidi" w:cstheme="majorBidi"/>
            <w:color w:val="000000" w:themeColor="text1"/>
          </w:rPr>
          <w:t xml:space="preserve"> representative values</w:t>
        </w:r>
      </w:ins>
      <w:ins w:id="6602" w:author="Jane Shaw" w:date="2015-10-22T18:13:00Z">
        <w:r>
          <w:rPr>
            <w:rFonts w:asciiTheme="majorBidi" w:eastAsia="Times New Roman" w:hAnsiTheme="majorBidi" w:cstheme="majorBidi"/>
            <w:color w:val="000000" w:themeColor="text1"/>
          </w:rPr>
          <w:t xml:space="preserve"> – calculation of</w:t>
        </w:r>
        <w:r w:rsidRPr="00F31509">
          <w:rPr>
            <w:rFonts w:asciiTheme="majorBidi" w:eastAsia="Times New Roman" w:hAnsiTheme="majorBidi" w:cstheme="majorBidi"/>
            <w:color w:val="000000" w:themeColor="text1"/>
          </w:rPr>
          <w:t xml:space="preserve"> missing quantities from available values and missing values from available quantities.</w:t>
        </w:r>
      </w:ins>
      <w:del w:id="6603" w:author="Jane Shaw" w:date="2015-10-22T18:13:00Z">
        <w:r w:rsidR="00B80EB9" w:rsidRPr="004631C1" w:rsidDel="004631C1">
          <w:rPr>
            <w:rFonts w:asciiTheme="majorBidi" w:eastAsia="Times New Roman" w:hAnsiTheme="majorBidi" w:cstheme="majorBidi"/>
            <w:color w:val="000000" w:themeColor="text1"/>
            <w:rPrChange w:id="6604" w:author="Jane Shaw" w:date="2015-10-22T18:13:00Z">
              <w:rPr/>
            </w:rPrChange>
          </w:rPr>
          <w:delText xml:space="preserve">iv </w:delText>
        </w:r>
      </w:del>
      <w:moveFromRangeStart w:id="6605" w:author="Jane Shaw" w:date="2015-10-22T18:13:00Z" w:name="move307156937"/>
      <w:moveFrom w:id="6606" w:author="Jane Shaw" w:date="2015-10-22T18:13:00Z">
        <w:r w:rsidR="004F65E4" w:rsidRPr="004631C1" w:rsidDel="004631C1">
          <w:rPr>
            <w:rFonts w:asciiTheme="majorBidi" w:eastAsia="Times New Roman" w:hAnsiTheme="majorBidi" w:cstheme="majorBidi"/>
            <w:color w:val="000000" w:themeColor="text1"/>
            <w:rPrChange w:id="6607" w:author="Jane Shaw" w:date="2015-10-22T18:13:00Z">
              <w:rPr/>
            </w:rPrChange>
          </w:rPr>
          <w:t>“Mirroring”, i.e. completing the trade matrix with information from trading partners/reports wherever available</w:t>
        </w:r>
      </w:moveFrom>
      <w:moveFromRangeEnd w:id="6605"/>
    </w:p>
    <w:p w14:paraId="7B8EBFCE" w14:textId="2348FA7D" w:rsidR="004631C1" w:rsidRPr="00F31509" w:rsidRDefault="004631C1" w:rsidP="004631C1">
      <w:pPr>
        <w:pStyle w:val="Paragrafoelenco"/>
        <w:numPr>
          <w:ilvl w:val="0"/>
          <w:numId w:val="18"/>
        </w:numPr>
        <w:spacing w:before="100" w:beforeAutospacing="1" w:after="120"/>
        <w:jc w:val="both"/>
        <w:rPr>
          <w:rFonts w:asciiTheme="majorBidi" w:eastAsia="Times New Roman" w:hAnsiTheme="majorBidi" w:cstheme="majorBidi"/>
          <w:color w:val="000000" w:themeColor="text1"/>
        </w:rPr>
      </w:pPr>
      <w:moveToRangeStart w:id="6608" w:author="Jane Shaw" w:date="2015-10-22T18:13:00Z" w:name="move307156937"/>
      <w:moveTo w:id="6609" w:author="Jane Shaw" w:date="2015-10-22T18:13:00Z">
        <w:r w:rsidRPr="00F31509">
          <w:rPr>
            <w:rFonts w:asciiTheme="majorBidi" w:eastAsia="Times New Roman" w:hAnsiTheme="majorBidi" w:cstheme="majorBidi"/>
            <w:color w:val="000000" w:themeColor="text1"/>
          </w:rPr>
          <w:t>“Mirroring”, i.e. completing the trade matrix with information from trading partners/reports wherever available</w:t>
        </w:r>
      </w:moveTo>
      <w:ins w:id="6610" w:author="Jane Shaw" w:date="2015-10-22T18:15:00Z">
        <w:r>
          <w:rPr>
            <w:rFonts w:asciiTheme="majorBidi" w:eastAsia="Times New Roman" w:hAnsiTheme="majorBidi" w:cstheme="majorBidi"/>
            <w:color w:val="000000" w:themeColor="text1"/>
          </w:rPr>
          <w:t>.</w:t>
        </w:r>
      </w:ins>
    </w:p>
    <w:moveToRangeEnd w:id="6608"/>
    <w:p w14:paraId="47E2DDCD" w14:textId="76A6A092" w:rsidR="004F65E4" w:rsidRPr="00F31509" w:rsidDel="004631C1" w:rsidRDefault="00B80EB9" w:rsidP="60226960">
      <w:pPr>
        <w:pStyle w:val="Paragrafoelenco"/>
        <w:numPr>
          <w:ilvl w:val="0"/>
          <w:numId w:val="18"/>
        </w:numPr>
        <w:spacing w:before="100" w:beforeAutospacing="1" w:after="120"/>
        <w:jc w:val="both"/>
        <w:rPr>
          <w:del w:id="6611" w:author="Jane Shaw" w:date="2015-10-22T18:13:00Z"/>
          <w:rFonts w:asciiTheme="majorBidi" w:eastAsia="Times New Roman" w:hAnsiTheme="majorBidi" w:cstheme="majorBidi"/>
          <w:color w:val="000000" w:themeColor="text1"/>
        </w:rPr>
      </w:pPr>
      <w:del w:id="6612" w:author="Jane Shaw" w:date="2015-10-22T18:13:00Z">
        <w:r w:rsidRPr="00F31509" w:rsidDel="004631C1">
          <w:rPr>
            <w:rFonts w:asciiTheme="majorBidi" w:eastAsia="Times New Roman" w:hAnsiTheme="majorBidi" w:cstheme="majorBidi"/>
            <w:color w:val="000000" w:themeColor="text1"/>
          </w:rPr>
          <w:delText xml:space="preserve">iii </w:delText>
        </w:r>
        <w:r w:rsidR="004F65E4" w:rsidRPr="00F31509" w:rsidDel="004631C1">
          <w:rPr>
            <w:rFonts w:asciiTheme="majorBidi" w:eastAsia="Times New Roman" w:hAnsiTheme="majorBidi" w:cstheme="majorBidi"/>
            <w:color w:val="000000" w:themeColor="text1"/>
          </w:rPr>
          <w:delText>Calculating representative import unit values (IUV) and export unit values (EUV) (from reporter and/or partner information) and based on these, calculate missing quantities from available values and missing values from available quantities.</w:delText>
        </w:r>
      </w:del>
    </w:p>
    <w:p w14:paraId="6563CEA6" w14:textId="0054D7BF" w:rsidR="004F65E4" w:rsidRPr="00F31509" w:rsidRDefault="004F65E4" w:rsidP="003C6AA5">
      <w:pPr>
        <w:pStyle w:val="Paragrafoelenco"/>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w:t>
      </w:r>
      <w:ins w:id="6613" w:author="Jane Shaw" w:date="2015-10-22T18:16:00Z">
        <w:r w:rsidR="004631C1">
          <w:rPr>
            <w:rFonts w:asciiTheme="majorBidi" w:hAnsiTheme="majorBidi" w:cstheme="majorBidi"/>
            <w:color w:val="000000" w:themeColor="text1"/>
          </w:rPr>
          <w:t>on of</w:t>
        </w:r>
      </w:ins>
      <w:del w:id="6614" w:author="Jane Shaw" w:date="2015-10-22T18:16:00Z">
        <w:r w:rsidRPr="00F31509" w:rsidDel="004631C1">
          <w:rPr>
            <w:rFonts w:asciiTheme="majorBidi" w:hAnsiTheme="majorBidi" w:cstheme="majorBidi"/>
            <w:color w:val="000000" w:themeColor="text1"/>
          </w:rPr>
          <w:delText>ng</w:delText>
        </w:r>
      </w:del>
      <w:r w:rsidRPr="00F31509">
        <w:rPr>
          <w:rFonts w:asciiTheme="majorBidi" w:hAnsiTheme="majorBidi" w:cstheme="majorBidi"/>
          <w:color w:val="000000" w:themeColor="text1"/>
        </w:rPr>
        <w:t xml:space="preserve"> total trade </w:t>
      </w:r>
      <w:ins w:id="6615" w:author="Jane Shaw" w:date="2015-10-22T18:16:00Z">
        <w:r w:rsidR="004631C1">
          <w:rPr>
            <w:rFonts w:asciiTheme="majorBidi" w:hAnsiTheme="majorBidi" w:cstheme="majorBidi"/>
            <w:color w:val="000000" w:themeColor="text1"/>
          </w:rPr>
          <w:t xml:space="preserve">flows </w:t>
        </w:r>
      </w:ins>
      <w:r w:rsidRPr="00F31509">
        <w:rPr>
          <w:rFonts w:asciiTheme="majorBidi" w:hAnsiTheme="majorBidi" w:cstheme="majorBidi"/>
          <w:color w:val="000000" w:themeColor="text1"/>
        </w:rPr>
        <w:t xml:space="preserve">(total imports and exports for every commodity at </w:t>
      </w:r>
      <w:ins w:id="6616" w:author="Jane Shaw" w:date="2015-10-22T18:16:00Z">
        <w:r w:rsidR="004631C1">
          <w:rPr>
            <w:rFonts w:asciiTheme="majorBidi" w:hAnsiTheme="majorBidi" w:cstheme="majorBidi"/>
            <w:color w:val="000000" w:themeColor="text1"/>
          </w:rPr>
          <w:t xml:space="preserve">the </w:t>
        </w:r>
      </w:ins>
      <w:r w:rsidRPr="00F31509">
        <w:rPr>
          <w:rFonts w:asciiTheme="majorBidi" w:hAnsiTheme="majorBidi" w:cstheme="majorBidi"/>
          <w:color w:val="000000" w:themeColor="text1"/>
        </w:rPr>
        <w:t xml:space="preserve">tariff line level) </w:t>
      </w:r>
      <w:del w:id="6617" w:author="Jane Shaw" w:date="2015-10-22T18:16:00Z">
        <w:r w:rsidRPr="00F31509" w:rsidDel="004631C1">
          <w:rPr>
            <w:rFonts w:asciiTheme="majorBidi" w:hAnsiTheme="majorBidi" w:cstheme="majorBidi"/>
            <w:color w:val="000000" w:themeColor="text1"/>
          </w:rPr>
          <w:delText xml:space="preserve">flows, which </w:delText>
        </w:r>
      </w:del>
      <w:ins w:id="6618" w:author="Jane Shaw" w:date="2015-10-22T18:16:00Z">
        <w:r w:rsidR="004631C1">
          <w:rPr>
            <w:rFonts w:asciiTheme="majorBidi" w:hAnsiTheme="majorBidi" w:cstheme="majorBidi"/>
            <w:color w:val="000000" w:themeColor="text1"/>
          </w:rPr>
          <w:t xml:space="preserve">that </w:t>
        </w:r>
      </w:ins>
      <w:r w:rsidRPr="00F31509">
        <w:rPr>
          <w:rFonts w:asciiTheme="majorBidi" w:hAnsiTheme="majorBidi" w:cstheme="majorBidi"/>
          <w:color w:val="000000" w:themeColor="text1"/>
        </w:rPr>
        <w:t xml:space="preserve">are </w:t>
      </w:r>
      <w:del w:id="6619" w:author="Jane Shaw" w:date="2015-11-07T19:17:00Z">
        <w:r w:rsidRPr="00F31509" w:rsidDel="00D132AA">
          <w:rPr>
            <w:rFonts w:asciiTheme="majorBidi" w:hAnsiTheme="majorBidi" w:cstheme="majorBidi"/>
            <w:color w:val="000000" w:themeColor="text1"/>
          </w:rPr>
          <w:delText xml:space="preserve">potentially </w:delText>
        </w:r>
      </w:del>
      <w:r w:rsidRPr="00F31509">
        <w:rPr>
          <w:rFonts w:asciiTheme="majorBidi" w:hAnsiTheme="majorBidi" w:cstheme="majorBidi"/>
          <w:color w:val="000000" w:themeColor="text1"/>
        </w:rPr>
        <w:t>still imbalanced.</w:t>
      </w:r>
    </w:p>
    <w:p w14:paraId="40FB9397" w14:textId="36A2B91E" w:rsidR="004F65E4" w:rsidRPr="00F31509" w:rsidRDefault="004F65E4" w:rsidP="003C6AA5">
      <w:pPr>
        <w:pStyle w:val="Paragrafoelenco"/>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w:t>
      </w:r>
      <w:ins w:id="6620" w:author="Jane Shaw" w:date="2015-10-22T18:16:00Z">
        <w:r w:rsidR="004631C1">
          <w:rPr>
            <w:rFonts w:asciiTheme="majorBidi" w:hAnsiTheme="majorBidi" w:cstheme="majorBidi"/>
            <w:color w:val="000000" w:themeColor="text1"/>
          </w:rPr>
          <w:t>z</w:t>
        </w:r>
      </w:ins>
      <w:del w:id="6621" w:author="Jane Shaw" w:date="2015-10-22T18:16:00Z">
        <w:r w:rsidRPr="00F31509" w:rsidDel="004631C1">
          <w:rPr>
            <w:rFonts w:asciiTheme="majorBidi" w:hAnsiTheme="majorBidi" w:cstheme="majorBidi"/>
            <w:color w:val="000000" w:themeColor="text1"/>
          </w:rPr>
          <w:delText>s</w:delText>
        </w:r>
      </w:del>
      <w:r w:rsidRPr="00F31509">
        <w:rPr>
          <w:rFonts w:asciiTheme="majorBidi" w:hAnsiTheme="majorBidi" w:cstheme="majorBidi"/>
          <w:color w:val="000000" w:themeColor="text1"/>
        </w:rPr>
        <w:t>ed commodity reports</w:t>
      </w:r>
      <w:ins w:id="6622" w:author="Jane Shaw" w:date="2015-10-22T18:16:00Z">
        <w:r w:rsidR="004631C1">
          <w:rPr>
            <w:rFonts w:asciiTheme="majorBidi" w:hAnsiTheme="majorBidi" w:cstheme="majorBidi"/>
            <w:color w:val="000000" w:themeColor="text1"/>
          </w:rPr>
          <w:t>.</w:t>
        </w:r>
      </w:ins>
    </w:p>
    <w:p w14:paraId="0E59E72B" w14:textId="32E10984" w:rsidR="004F65E4" w:rsidRPr="00F31509" w:rsidRDefault="004F65E4" w:rsidP="60226960">
      <w:pPr>
        <w:pStyle w:val="Paragrafoelenco"/>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Conver</w:t>
      </w:r>
      <w:ins w:id="6623" w:author="Jane Shaw" w:date="2015-10-22T18:16:00Z">
        <w:r w:rsidR="004631C1">
          <w:rPr>
            <w:rFonts w:asciiTheme="majorBidi" w:eastAsia="Times New Roman" w:hAnsiTheme="majorBidi" w:cstheme="majorBidi"/>
            <w:color w:val="000000" w:themeColor="text1"/>
          </w:rPr>
          <w:t>sion</w:t>
        </w:r>
      </w:ins>
      <w:del w:id="6624" w:author="Jane Shaw" w:date="2015-10-22T18:16:00Z">
        <w:r w:rsidRPr="00F31509" w:rsidDel="004631C1">
          <w:rPr>
            <w:rFonts w:asciiTheme="majorBidi" w:eastAsia="Times New Roman" w:hAnsiTheme="majorBidi" w:cstheme="majorBidi"/>
            <w:color w:val="000000" w:themeColor="text1"/>
          </w:rPr>
          <w:delText>ting</w:delText>
        </w:r>
      </w:del>
      <w:r w:rsidRPr="00F31509">
        <w:rPr>
          <w:rFonts w:asciiTheme="majorBidi" w:eastAsia="Times New Roman" w:hAnsiTheme="majorBidi" w:cstheme="majorBidi"/>
          <w:color w:val="000000" w:themeColor="text1"/>
        </w:rPr>
        <w:t xml:space="preserve"> </w:t>
      </w:r>
      <w:ins w:id="6625" w:author="Jane Shaw" w:date="2015-10-22T18:16:00Z">
        <w:r w:rsidR="004631C1">
          <w:rPr>
            <w:rFonts w:asciiTheme="majorBidi" w:eastAsia="Times New Roman" w:hAnsiTheme="majorBidi" w:cstheme="majorBidi"/>
            <w:color w:val="000000" w:themeColor="text1"/>
          </w:rPr>
          <w:t xml:space="preserve">of </w:t>
        </w:r>
      </w:ins>
      <w:r w:rsidRPr="00F31509">
        <w:rPr>
          <w:rFonts w:asciiTheme="majorBidi" w:eastAsia="Times New Roman" w:hAnsiTheme="majorBidi" w:cstheme="majorBidi"/>
          <w:color w:val="000000" w:themeColor="text1"/>
        </w:rPr>
        <w:t xml:space="preserve">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codes</w:t>
      </w:r>
      <w:ins w:id="6626" w:author="Jane Shaw" w:date="2015-10-22T18:16:00Z">
        <w:r w:rsidR="004631C1">
          <w:rPr>
            <w:rFonts w:asciiTheme="majorBidi" w:eastAsia="Times New Roman" w:hAnsiTheme="majorBidi" w:cstheme="majorBidi"/>
            <w:color w:val="000000" w:themeColor="text1"/>
          </w:rPr>
          <w:t>.</w:t>
        </w:r>
      </w:ins>
      <w:r w:rsidR="008568EC">
        <w:rPr>
          <w:rFonts w:asciiTheme="majorBidi" w:eastAsia="Times New Roman" w:hAnsiTheme="majorBidi" w:cstheme="majorBidi"/>
          <w:color w:val="000000" w:themeColor="text1"/>
        </w:rPr>
        <w:t xml:space="preserve"> </w:t>
      </w:r>
    </w:p>
    <w:p w14:paraId="2A0611E6" w14:textId="74974906"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w:t>
      </w:r>
      <w:del w:id="6627" w:author="Jane Shaw" w:date="2015-10-22T18:16:00Z">
        <w:r w:rsidRPr="00F31509" w:rsidDel="004631C1">
          <w:rPr>
            <w:rFonts w:asciiTheme="majorBidi" w:eastAsia="Times New Roman" w:hAnsiTheme="majorBidi" w:cstheme="majorBidi"/>
            <w:color w:val="000000" w:themeColor="text1"/>
            <w:lang w:val="en-GB"/>
          </w:rPr>
          <w:delText xml:space="preserve">apart from </w:delText>
        </w:r>
      </w:del>
      <w:ins w:id="6628" w:author="Jane Shaw" w:date="2015-10-22T18:16:00Z">
        <w:r w:rsidR="004631C1">
          <w:rPr>
            <w:rFonts w:asciiTheme="majorBidi" w:eastAsia="Times New Roman" w:hAnsiTheme="majorBidi" w:cstheme="majorBidi"/>
            <w:color w:val="000000" w:themeColor="text1"/>
            <w:lang w:val="en-GB"/>
          </w:rPr>
          <w:t xml:space="preserve">other than </w:t>
        </w:r>
      </w:ins>
      <w:r w:rsidRPr="00F31509">
        <w:rPr>
          <w:rFonts w:asciiTheme="majorBidi" w:eastAsia="Times New Roman" w:hAnsiTheme="majorBidi" w:cstheme="majorBidi"/>
          <w:color w:val="000000" w:themeColor="text1"/>
          <w:lang w:val="en-GB"/>
        </w:rPr>
        <w:t xml:space="preserve">weeding out obvious reporting errors and filling in data gaps). All imputations supplement existing data, but do not replace them. </w:t>
      </w:r>
      <w:ins w:id="6629" w:author="Jane Shaw" w:date="2015-10-22T18:17:00Z">
        <w:r w:rsidR="004631C1">
          <w:rPr>
            <w:rFonts w:asciiTheme="majorBidi" w:eastAsia="Times New Roman" w:hAnsiTheme="majorBidi" w:cstheme="majorBidi"/>
            <w:color w:val="000000" w:themeColor="text1"/>
            <w:lang w:val="en-GB"/>
          </w:rPr>
          <w:t xml:space="preserve">However, </w:t>
        </w:r>
      </w:ins>
      <w:r w:rsidR="004631C1"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trade information that best serves </w:t>
      </w:r>
      <w:del w:id="6630" w:author="Jane Shaw" w:date="2015-10-22T18:17:00Z">
        <w:r w:rsidRPr="00F31509" w:rsidDel="004631C1">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FBS needs</w:t>
      </w:r>
      <w:del w:id="6631" w:author="Jane Shaw" w:date="2015-10-22T18:17:00Z">
        <w:r w:rsidR="00C1637C" w:rsidRPr="00F31509" w:rsidDel="004631C1">
          <w:rPr>
            <w:rFonts w:asciiTheme="majorBidi" w:eastAsia="Times New Roman" w:hAnsiTheme="majorBidi" w:cstheme="majorBidi"/>
            <w:color w:val="000000" w:themeColor="text1"/>
            <w:lang w:val="en-GB"/>
          </w:rPr>
          <w:delText>,</w:delText>
        </w:r>
        <w:r w:rsidRPr="00F31509" w:rsidDel="004631C1">
          <w:rPr>
            <w:rFonts w:asciiTheme="majorBidi" w:eastAsia="Times New Roman" w:hAnsiTheme="majorBidi" w:cstheme="majorBidi"/>
            <w:color w:val="000000" w:themeColor="text1"/>
            <w:lang w:val="en-GB"/>
          </w:rPr>
          <w:delText xml:space="preserve"> however</w:delText>
        </w:r>
        <w:r w:rsidR="00C1637C" w:rsidRPr="00F31509" w:rsidDel="004631C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is </w:t>
      </w:r>
      <w:del w:id="6632" w:author="Jane Shaw" w:date="2015-11-04T16:10:00Z">
        <w:r w:rsidRPr="00F31509" w:rsidDel="003A5DAD">
          <w:rPr>
            <w:rFonts w:asciiTheme="majorBidi" w:eastAsia="Times New Roman" w:hAnsiTheme="majorBidi" w:cstheme="majorBidi"/>
            <w:color w:val="000000" w:themeColor="text1"/>
            <w:lang w:val="en-GB"/>
          </w:rPr>
          <w:delText xml:space="preserve">trade that is </w:delText>
        </w:r>
      </w:del>
      <w:r w:rsidRPr="00F31509">
        <w:rPr>
          <w:rFonts w:asciiTheme="majorBidi" w:eastAsia="Times New Roman" w:hAnsiTheme="majorBidi" w:cstheme="majorBidi"/>
          <w:color w:val="000000" w:themeColor="text1"/>
          <w:lang w:val="en-GB"/>
        </w:rPr>
        <w:t xml:space="preserve">as complete, as balanced (imports </w:t>
      </w:r>
      <w:del w:id="6633" w:author="Jane Shaw" w:date="2015-10-22T18:17:00Z">
        <w:r w:rsidRPr="00F31509" w:rsidDel="004631C1">
          <w:rPr>
            <w:rFonts w:asciiTheme="majorBidi" w:eastAsia="Times New Roman" w:hAnsiTheme="majorBidi" w:cstheme="majorBidi"/>
            <w:color w:val="000000" w:themeColor="text1"/>
            <w:lang w:val="en-GB"/>
          </w:rPr>
          <w:delText xml:space="preserve">vs. </w:delText>
        </w:r>
      </w:del>
      <w:ins w:id="6634" w:author="Jane Shaw" w:date="2015-10-22T18:17:00Z">
        <w:r w:rsidR="004631C1">
          <w:rPr>
            <w:rFonts w:asciiTheme="majorBidi" w:eastAsia="Times New Roman" w:hAnsiTheme="majorBidi" w:cstheme="majorBidi"/>
            <w:color w:val="000000" w:themeColor="text1"/>
            <w:lang w:val="en-GB"/>
          </w:rPr>
          <w:t xml:space="preserve">versus </w:t>
        </w:r>
      </w:ins>
      <w:r w:rsidRPr="00F31509">
        <w:rPr>
          <w:rFonts w:asciiTheme="majorBidi" w:eastAsia="Times New Roman" w:hAnsiTheme="majorBidi" w:cstheme="majorBidi"/>
          <w:color w:val="000000" w:themeColor="text1"/>
          <w:lang w:val="en-GB"/>
        </w:rPr>
        <w:t>exports</w:t>
      </w:r>
      <w:r w:rsidR="00B80EB9" w:rsidRPr="00F31509">
        <w:rPr>
          <w:rFonts w:asciiTheme="majorBidi" w:eastAsia="Times New Roman" w:hAnsiTheme="majorBidi" w:cstheme="majorBidi"/>
          <w:color w:val="000000" w:themeColor="text1"/>
          <w:lang w:val="en-GB"/>
        </w:rPr>
        <w:t xml:space="preserve"> of each </w:t>
      </w:r>
      <w:del w:id="6635" w:author="Jane Shaw" w:date="2015-10-22T18:17:00Z">
        <w:r w:rsidR="00B80EB9" w:rsidRPr="00F31509" w:rsidDel="004631C1">
          <w:rPr>
            <w:rFonts w:asciiTheme="majorBidi" w:eastAsia="Times New Roman" w:hAnsiTheme="majorBidi" w:cstheme="majorBidi"/>
            <w:color w:val="000000" w:themeColor="text1"/>
            <w:lang w:val="en-GB"/>
          </w:rPr>
          <w:delText xml:space="preserve">individual </w:delText>
        </w:r>
      </w:del>
      <w:r w:rsidR="00B80EB9" w:rsidRPr="00F31509">
        <w:rPr>
          <w:rFonts w:asciiTheme="majorBidi" w:eastAsia="Times New Roman" w:hAnsiTheme="majorBidi" w:cstheme="majorBidi"/>
          <w:color w:val="000000" w:themeColor="text1"/>
          <w:lang w:val="en-GB"/>
        </w:rPr>
        <w:t>commodity</w:t>
      </w:r>
      <w:r w:rsidRPr="00F31509">
        <w:rPr>
          <w:rFonts w:asciiTheme="majorBidi" w:eastAsia="Times New Roman" w:hAnsiTheme="majorBidi" w:cstheme="majorBidi"/>
          <w:color w:val="000000" w:themeColor="text1"/>
          <w:lang w:val="en-GB"/>
        </w:rPr>
        <w:t xml:space="preserve">) and as consistent as possible at the global level. </w:t>
      </w:r>
      <w:ins w:id="6636" w:author="Jane Shaw" w:date="2015-10-22T18:18:00Z">
        <w:r w:rsidR="004631C1">
          <w:rPr>
            <w:rFonts w:asciiTheme="majorBidi" w:eastAsia="Times New Roman" w:hAnsiTheme="majorBidi" w:cstheme="majorBidi"/>
            <w:color w:val="000000" w:themeColor="text1"/>
            <w:lang w:val="en-GB"/>
          </w:rPr>
          <w:t xml:space="preserve">Obtaining such information </w:t>
        </w:r>
      </w:ins>
      <w:del w:id="6637" w:author="Jane Shaw" w:date="2015-10-22T18:18:00Z">
        <w:r w:rsidRPr="00F31509" w:rsidDel="004631C1">
          <w:rPr>
            <w:rFonts w:asciiTheme="majorBidi" w:eastAsia="Times New Roman" w:hAnsiTheme="majorBidi" w:cstheme="majorBidi"/>
            <w:color w:val="000000" w:themeColor="text1"/>
            <w:lang w:val="en-GB"/>
          </w:rPr>
          <w:delText xml:space="preserve">This </w:delText>
        </w:r>
      </w:del>
      <w:r w:rsidRPr="00F31509">
        <w:rPr>
          <w:rFonts w:asciiTheme="majorBidi" w:eastAsia="Times New Roman" w:hAnsiTheme="majorBidi" w:cstheme="majorBidi"/>
          <w:color w:val="000000" w:themeColor="text1"/>
          <w:lang w:val="en-GB"/>
        </w:rPr>
        <w:t>requires not only imput</w:t>
      </w:r>
      <w:del w:id="6638" w:author="Jane Shaw" w:date="2015-10-22T18:18:00Z">
        <w:r w:rsidRPr="00F31509" w:rsidDel="004631C1">
          <w:rPr>
            <w:rFonts w:asciiTheme="majorBidi" w:eastAsia="Times New Roman" w:hAnsiTheme="majorBidi" w:cstheme="majorBidi"/>
            <w:color w:val="000000" w:themeColor="text1"/>
            <w:lang w:val="en-GB"/>
          </w:rPr>
          <w:delText>at</w:delText>
        </w:r>
      </w:del>
      <w:r w:rsidRPr="00F31509">
        <w:rPr>
          <w:rFonts w:asciiTheme="majorBidi" w:eastAsia="Times New Roman" w:hAnsiTheme="majorBidi" w:cstheme="majorBidi"/>
          <w:color w:val="000000" w:themeColor="text1"/>
          <w:lang w:val="en-GB"/>
        </w:rPr>
        <w:t>i</w:t>
      </w:r>
      <w:ins w:id="6639" w:author="Jane Shaw" w:date="2015-10-22T18:18:00Z">
        <w:r w:rsidR="004631C1">
          <w:rPr>
            <w:rFonts w:asciiTheme="majorBidi" w:eastAsia="Times New Roman" w:hAnsiTheme="majorBidi" w:cstheme="majorBidi"/>
            <w:color w:val="000000" w:themeColor="text1"/>
            <w:lang w:val="en-GB"/>
          </w:rPr>
          <w:t>ng</w:t>
        </w:r>
      </w:ins>
      <w:del w:id="6640" w:author="Jane Shaw" w:date="2015-10-22T18:18:00Z">
        <w:r w:rsidRPr="00F31509" w:rsidDel="004631C1">
          <w:rPr>
            <w:rFonts w:asciiTheme="majorBidi" w:eastAsia="Times New Roman" w:hAnsiTheme="majorBidi" w:cstheme="majorBidi"/>
            <w:color w:val="000000" w:themeColor="text1"/>
            <w:lang w:val="en-GB"/>
          </w:rPr>
          <w:delText>on</w:delText>
        </w:r>
      </w:del>
      <w:r w:rsidRPr="00F31509">
        <w:rPr>
          <w:rFonts w:asciiTheme="majorBidi" w:eastAsia="Times New Roman" w:hAnsiTheme="majorBidi" w:cstheme="majorBidi"/>
          <w:color w:val="000000" w:themeColor="text1"/>
          <w:lang w:val="en-GB"/>
        </w:rPr>
        <w:t xml:space="preserve"> </w:t>
      </w:r>
      <w:del w:id="6641" w:author="Jane Shaw" w:date="2015-10-22T18:18:00Z">
        <w:r w:rsidRPr="00F31509" w:rsidDel="004631C1">
          <w:rPr>
            <w:rFonts w:asciiTheme="majorBidi" w:eastAsia="Times New Roman" w:hAnsiTheme="majorBidi" w:cstheme="majorBidi"/>
            <w:color w:val="000000" w:themeColor="text1"/>
            <w:lang w:val="en-GB"/>
          </w:rPr>
          <w:delText xml:space="preserve">of </w:delText>
        </w:r>
      </w:del>
      <w:r w:rsidRPr="00F31509">
        <w:rPr>
          <w:rFonts w:asciiTheme="majorBidi" w:eastAsia="Times New Roman" w:hAnsiTheme="majorBidi" w:cstheme="majorBidi"/>
          <w:color w:val="000000" w:themeColor="text1"/>
          <w:lang w:val="en-GB"/>
        </w:rPr>
        <w:t>missing data from non-reporting countries, but also adjust</w:t>
      </w:r>
      <w:ins w:id="6642" w:author="Jane Shaw" w:date="2015-10-22T18:18:00Z">
        <w:r w:rsidR="004631C1">
          <w:rPr>
            <w:rFonts w:asciiTheme="majorBidi" w:eastAsia="Times New Roman" w:hAnsiTheme="majorBidi" w:cstheme="majorBidi"/>
            <w:color w:val="000000" w:themeColor="text1"/>
            <w:lang w:val="en-GB"/>
          </w:rPr>
          <w:t>ing</w:t>
        </w:r>
      </w:ins>
      <w:del w:id="6643" w:author="Jane Shaw" w:date="2015-10-22T18:18:00Z">
        <w:r w:rsidRPr="00F31509" w:rsidDel="004631C1">
          <w:rPr>
            <w:rFonts w:asciiTheme="majorBidi" w:eastAsia="Times New Roman" w:hAnsiTheme="majorBidi" w:cstheme="majorBidi"/>
            <w:color w:val="000000" w:themeColor="text1"/>
            <w:lang w:val="en-GB"/>
          </w:rPr>
          <w:delText>ments</w:delText>
        </w:r>
      </w:del>
      <w:r w:rsidRPr="00F31509">
        <w:rPr>
          <w:rFonts w:asciiTheme="majorBidi" w:eastAsia="Times New Roman" w:hAnsiTheme="majorBidi" w:cstheme="majorBidi"/>
          <w:color w:val="000000" w:themeColor="text1"/>
          <w:lang w:val="en-GB"/>
        </w:rPr>
        <w:t xml:space="preserve"> </w:t>
      </w:r>
      <w:del w:id="6644" w:author="Jane Shaw" w:date="2015-10-22T18:18:00Z">
        <w:r w:rsidRPr="00F31509" w:rsidDel="004631C1">
          <w:rPr>
            <w:rFonts w:asciiTheme="majorBidi" w:eastAsia="Times New Roman" w:hAnsiTheme="majorBidi" w:cstheme="majorBidi"/>
            <w:color w:val="000000" w:themeColor="text1"/>
            <w:lang w:val="en-GB"/>
          </w:rPr>
          <w:delText xml:space="preserve">of </w:delText>
        </w:r>
      </w:del>
      <w:r w:rsidRPr="00F31509">
        <w:rPr>
          <w:rFonts w:asciiTheme="majorBidi" w:eastAsia="Times New Roman" w:hAnsiTheme="majorBidi" w:cstheme="majorBidi"/>
          <w:color w:val="000000" w:themeColor="text1"/>
          <w:lang w:val="en-GB"/>
        </w:rPr>
        <w:t xml:space="preserve">the trade matrix to ensure that global imports are as equal to global exports as realistically/statistically possible. </w:t>
      </w:r>
      <w:ins w:id="6645" w:author="Jane Shaw" w:date="2015-10-22T18:18:00Z">
        <w:r w:rsidR="004631C1">
          <w:rPr>
            <w:rFonts w:asciiTheme="majorBidi" w:eastAsia="Times New Roman" w:hAnsiTheme="majorBidi" w:cstheme="majorBidi"/>
            <w:color w:val="000000" w:themeColor="text1"/>
            <w:lang w:val="en-GB"/>
          </w:rPr>
          <w:t xml:space="preserve">However, </w:t>
        </w:r>
      </w:ins>
      <w:r w:rsidR="004631C1" w:rsidRPr="00F31509">
        <w:rPr>
          <w:rFonts w:asciiTheme="majorBidi" w:eastAsia="Times New Roman" w:hAnsiTheme="majorBidi" w:cstheme="majorBidi"/>
          <w:color w:val="000000" w:themeColor="text1"/>
          <w:lang w:val="en-GB"/>
        </w:rPr>
        <w:t xml:space="preserve">balancing </w:t>
      </w:r>
      <w:r w:rsidRPr="00F31509">
        <w:rPr>
          <w:rFonts w:asciiTheme="majorBidi" w:eastAsia="Times New Roman" w:hAnsiTheme="majorBidi" w:cstheme="majorBidi"/>
          <w:color w:val="000000" w:themeColor="text1"/>
          <w:lang w:val="en-GB"/>
        </w:rPr>
        <w:t>the matrix may</w:t>
      </w:r>
      <w:del w:id="6646" w:author="Jane Shaw" w:date="2015-10-22T18:18:00Z">
        <w:r w:rsidR="00C1637C" w:rsidRPr="00F31509" w:rsidDel="004631C1">
          <w:rPr>
            <w:rFonts w:asciiTheme="majorBidi" w:eastAsia="Times New Roman" w:hAnsiTheme="majorBidi" w:cstheme="majorBidi"/>
            <w:color w:val="000000" w:themeColor="text1"/>
            <w:lang w:val="en-GB"/>
          </w:rPr>
          <w:delText>,</w:delText>
        </w:r>
        <w:r w:rsidRPr="00F31509" w:rsidDel="004631C1">
          <w:rPr>
            <w:rFonts w:asciiTheme="majorBidi" w:eastAsia="Times New Roman" w:hAnsiTheme="majorBidi" w:cstheme="majorBidi"/>
            <w:color w:val="000000" w:themeColor="text1"/>
            <w:lang w:val="en-GB"/>
          </w:rPr>
          <w:delText xml:space="preserve"> however</w:delText>
        </w:r>
        <w:r w:rsidR="00C1637C" w:rsidRPr="00F31509" w:rsidDel="004631C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involve overwriting official data</w:t>
      </w:r>
      <w:ins w:id="6647" w:author="Jane Shaw" w:date="2015-10-22T18:18:00Z">
        <w:r w:rsidR="004631C1">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6648" w:author="Jane Shaw" w:date="2015-10-22T18:18:00Z">
        <w:r w:rsidRPr="00F31509" w:rsidDel="004631C1">
          <w:rPr>
            <w:rFonts w:asciiTheme="majorBidi" w:eastAsia="Times New Roman" w:hAnsiTheme="majorBidi" w:cstheme="majorBidi"/>
            <w:color w:val="000000" w:themeColor="text1"/>
            <w:lang w:val="en-GB"/>
          </w:rPr>
          <w:delText xml:space="preserve">and thus </w:delText>
        </w:r>
      </w:del>
      <w:ins w:id="6649" w:author="Jane Shaw" w:date="2015-10-22T18:18:00Z">
        <w:r w:rsidR="004631C1">
          <w:rPr>
            <w:rFonts w:asciiTheme="majorBidi" w:eastAsia="Times New Roman" w:hAnsiTheme="majorBidi" w:cstheme="majorBidi"/>
            <w:color w:val="000000" w:themeColor="text1"/>
            <w:lang w:val="en-GB"/>
          </w:rPr>
          <w:t xml:space="preserve">so </w:t>
        </w:r>
      </w:ins>
      <w:r w:rsidRPr="00F31509">
        <w:rPr>
          <w:rFonts w:asciiTheme="majorBidi" w:eastAsia="Times New Roman" w:hAnsiTheme="majorBidi" w:cstheme="majorBidi"/>
          <w:color w:val="000000" w:themeColor="text1"/>
          <w:lang w:val="en-GB"/>
        </w:rPr>
        <w:t xml:space="preserve">requires a separate process. This </w:t>
      </w:r>
      <w:del w:id="6650" w:author="Jane Shaw" w:date="2015-10-22T18:19:00Z">
        <w:r w:rsidRPr="00F31509" w:rsidDel="004631C1">
          <w:rPr>
            <w:rFonts w:asciiTheme="majorBidi" w:eastAsia="Times New Roman" w:hAnsiTheme="majorBidi" w:cstheme="majorBidi"/>
            <w:color w:val="000000" w:themeColor="text1"/>
            <w:lang w:val="en-GB"/>
          </w:rPr>
          <w:delText xml:space="preserve">is done </w:delText>
        </w:r>
      </w:del>
      <w:ins w:id="6651" w:author="Jane Shaw" w:date="2015-10-22T18:19:00Z">
        <w:r w:rsidR="004631C1">
          <w:rPr>
            <w:rFonts w:asciiTheme="majorBidi" w:eastAsia="Times New Roman" w:hAnsiTheme="majorBidi" w:cstheme="majorBidi"/>
            <w:color w:val="000000" w:themeColor="text1"/>
            <w:lang w:val="en-GB"/>
          </w:rPr>
          <w:t xml:space="preserve">process involves </w:t>
        </w:r>
      </w:ins>
      <w:r w:rsidRPr="00F31509">
        <w:rPr>
          <w:rFonts w:asciiTheme="majorBidi" w:eastAsia="Times New Roman" w:hAnsiTheme="majorBidi" w:cstheme="majorBidi"/>
          <w:color w:val="000000" w:themeColor="text1"/>
          <w:lang w:val="en-GB"/>
        </w:rPr>
        <w:t>applying a system of endorsement factors</w:t>
      </w:r>
      <w:del w:id="6652" w:author="Jane Shaw" w:date="2015-10-22T18:19:00Z">
        <w:r w:rsidRPr="00F31509" w:rsidDel="004631C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ins w:id="6653" w:author="Jane Shaw" w:date="2015-10-22T18:19:00Z">
        <w:r w:rsidR="004631C1">
          <w:rPr>
            <w:rFonts w:asciiTheme="majorBidi" w:eastAsia="Times New Roman" w:hAnsiTheme="majorBidi" w:cstheme="majorBidi"/>
            <w:color w:val="000000" w:themeColor="text1"/>
            <w:lang w:val="en-GB"/>
          </w:rPr>
          <w:t xml:space="preserve">to </w:t>
        </w:r>
      </w:ins>
      <w:del w:id="6654" w:author="Jane Shaw" w:date="2015-10-22T18:19:00Z">
        <w:r w:rsidRPr="00F31509" w:rsidDel="004631C1">
          <w:rPr>
            <w:rFonts w:asciiTheme="majorBidi" w:eastAsia="Times New Roman" w:hAnsiTheme="majorBidi" w:cstheme="majorBidi"/>
            <w:color w:val="000000" w:themeColor="text1"/>
            <w:lang w:val="en-GB"/>
          </w:rPr>
          <w:delText xml:space="preserve">essentially </w:delText>
        </w:r>
      </w:del>
      <w:r w:rsidRPr="00F31509">
        <w:rPr>
          <w:rFonts w:asciiTheme="majorBidi" w:eastAsia="Times New Roman" w:hAnsiTheme="majorBidi" w:cstheme="majorBidi"/>
          <w:color w:val="000000" w:themeColor="text1"/>
          <w:lang w:val="en-GB"/>
        </w:rPr>
        <w:t>reflect</w:t>
      </w:r>
      <w:del w:id="6655" w:author="Jane Shaw" w:date="2015-10-22T18:19:00Z">
        <w:r w:rsidRPr="00F31509" w:rsidDel="004631C1">
          <w:rPr>
            <w:rFonts w:asciiTheme="majorBidi" w:eastAsia="Times New Roman" w:hAnsiTheme="majorBidi" w:cstheme="majorBidi"/>
            <w:color w:val="000000" w:themeColor="text1"/>
            <w:lang w:val="en-GB"/>
          </w:rPr>
          <w:delText>ing</w:delText>
        </w:r>
      </w:del>
      <w:r w:rsidRPr="00F31509">
        <w:rPr>
          <w:rFonts w:asciiTheme="majorBidi" w:eastAsia="Times New Roman" w:hAnsiTheme="majorBidi" w:cstheme="majorBidi"/>
          <w:color w:val="000000" w:themeColor="text1"/>
          <w:lang w:val="en-GB"/>
        </w:rPr>
        <w:t xml:space="preserve"> the revealed reliability in the reporting of trade data. Again, the details of the methodology are described in </w:t>
      </w:r>
      <w:del w:id="6656" w:author="Jane Shaw" w:date="2015-10-22T18:19:00Z">
        <w:r w:rsidRPr="004631C1" w:rsidDel="004631C1">
          <w:rPr>
            <w:rFonts w:asciiTheme="majorBidi" w:eastAsia="Times New Roman" w:hAnsiTheme="majorBidi" w:cstheme="majorBidi"/>
            <w:color w:val="000000" w:themeColor="text1"/>
            <w:highlight w:val="yellow"/>
            <w:lang w:val="en-GB"/>
            <w:rPrChange w:id="6657" w:author="Jane Shaw" w:date="2015-10-22T18:19:00Z">
              <w:rPr>
                <w:rFonts w:asciiTheme="majorBidi" w:eastAsia="Times New Roman" w:hAnsiTheme="majorBidi" w:cstheme="majorBidi"/>
                <w:color w:val="000000" w:themeColor="text1"/>
                <w:lang w:val="en-GB"/>
              </w:rPr>
            </w:rPrChange>
          </w:rPr>
          <w:delText xml:space="preserve">the </w:delText>
        </w:r>
      </w:del>
      <w:r w:rsidRPr="004631C1">
        <w:rPr>
          <w:rFonts w:asciiTheme="majorBidi" w:eastAsia="Times New Roman" w:hAnsiTheme="majorBidi" w:cstheme="majorBidi"/>
          <w:color w:val="000000" w:themeColor="text1"/>
          <w:highlight w:val="yellow"/>
          <w:lang w:val="en-GB"/>
          <w:rPrChange w:id="6658" w:author="Jane Shaw" w:date="2015-10-22T18:19:00Z">
            <w:rPr>
              <w:rFonts w:asciiTheme="majorBidi" w:eastAsia="Times New Roman" w:hAnsiTheme="majorBidi" w:cstheme="majorBidi"/>
              <w:color w:val="000000" w:themeColor="text1"/>
              <w:lang w:val="en-GB"/>
            </w:rPr>
          </w:rPrChange>
        </w:rPr>
        <w:t xml:space="preserve">documentation </w:t>
      </w:r>
      <w:del w:id="6659" w:author="Jane Shaw" w:date="2015-10-22T18:19:00Z">
        <w:r w:rsidRPr="004631C1" w:rsidDel="004631C1">
          <w:rPr>
            <w:rFonts w:asciiTheme="majorBidi" w:eastAsia="Times New Roman" w:hAnsiTheme="majorBidi" w:cstheme="majorBidi"/>
            <w:color w:val="000000" w:themeColor="text1"/>
            <w:highlight w:val="yellow"/>
            <w:lang w:val="en-GB"/>
            <w:rPrChange w:id="6660" w:author="Jane Shaw" w:date="2015-10-22T18:19:00Z">
              <w:rPr>
                <w:rFonts w:asciiTheme="majorBidi" w:eastAsia="Times New Roman" w:hAnsiTheme="majorBidi" w:cstheme="majorBidi"/>
                <w:color w:val="000000" w:themeColor="text1"/>
                <w:lang w:val="en-GB"/>
              </w:rPr>
            </w:rPrChange>
          </w:rPr>
          <w:delText xml:space="preserve">of </w:delText>
        </w:r>
      </w:del>
      <w:ins w:id="6661" w:author="Jane Shaw" w:date="2015-10-22T18:19:00Z">
        <w:r w:rsidR="004631C1">
          <w:rPr>
            <w:rFonts w:asciiTheme="majorBidi" w:eastAsia="Times New Roman" w:hAnsiTheme="majorBidi" w:cstheme="majorBidi"/>
            <w:color w:val="000000" w:themeColor="text1"/>
            <w:highlight w:val="yellow"/>
            <w:lang w:val="en-GB"/>
          </w:rPr>
          <w:t xml:space="preserve">for </w:t>
        </w:r>
      </w:ins>
      <w:r w:rsidRPr="004631C1">
        <w:rPr>
          <w:rFonts w:asciiTheme="majorBidi" w:eastAsia="Times New Roman" w:hAnsiTheme="majorBidi" w:cstheme="majorBidi"/>
          <w:color w:val="000000" w:themeColor="text1"/>
          <w:highlight w:val="yellow"/>
          <w:lang w:val="en-GB"/>
          <w:rPrChange w:id="6662" w:author="Jane Shaw" w:date="2015-10-22T18:19:00Z">
            <w:rPr>
              <w:rFonts w:asciiTheme="majorBidi" w:eastAsia="Times New Roman" w:hAnsiTheme="majorBidi" w:cstheme="majorBidi"/>
              <w:color w:val="000000" w:themeColor="text1"/>
              <w:lang w:val="en-GB"/>
            </w:rPr>
          </w:rPrChange>
        </w:rPr>
        <w:t>the new trade methodology</w:t>
      </w:r>
      <w:r w:rsidRPr="00F31509">
        <w:rPr>
          <w:rFonts w:asciiTheme="majorBidi" w:eastAsia="Times New Roman" w:hAnsiTheme="majorBidi" w:cstheme="majorBidi"/>
          <w:color w:val="000000" w:themeColor="text1"/>
          <w:lang w:val="en-GB"/>
        </w:rPr>
        <w:t xml:space="preserve">. Here it </w:t>
      </w:r>
      <w:del w:id="6663" w:author="Jane Shaw" w:date="2015-10-22T18:19:00Z">
        <w:r w:rsidRPr="00F31509" w:rsidDel="004631C1">
          <w:rPr>
            <w:rFonts w:asciiTheme="majorBidi" w:eastAsia="Times New Roman" w:hAnsiTheme="majorBidi" w:cstheme="majorBidi"/>
            <w:color w:val="000000" w:themeColor="text1"/>
            <w:lang w:val="en-GB"/>
          </w:rPr>
          <w:delText xml:space="preserve">shall </w:delText>
        </w:r>
      </w:del>
      <w:r w:rsidRPr="00F31509">
        <w:rPr>
          <w:rFonts w:asciiTheme="majorBidi" w:eastAsia="Times New Roman" w:hAnsiTheme="majorBidi" w:cstheme="majorBidi"/>
          <w:color w:val="000000" w:themeColor="text1"/>
          <w:lang w:val="en-GB"/>
        </w:rPr>
        <w:t>suffice</w:t>
      </w:r>
      <w:ins w:id="6664" w:author="Jane Shaw" w:date="2015-10-22T18:19:00Z">
        <w:r w:rsidR="004631C1">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to list the </w:t>
      </w:r>
      <w:del w:id="6665" w:author="Jane Shaw" w:date="2015-10-22T18:19:00Z">
        <w:r w:rsidRPr="00F31509" w:rsidDel="004631C1">
          <w:rPr>
            <w:rFonts w:asciiTheme="majorBidi" w:eastAsia="Times New Roman" w:hAnsiTheme="majorBidi" w:cstheme="majorBidi"/>
            <w:color w:val="000000" w:themeColor="text1"/>
            <w:lang w:val="en-GB"/>
          </w:rPr>
          <w:delText xml:space="preserve">key </w:delText>
        </w:r>
      </w:del>
      <w:ins w:id="6666" w:author="Jane Shaw" w:date="2015-10-22T18:19:00Z">
        <w:r w:rsidR="004631C1">
          <w:rPr>
            <w:rFonts w:asciiTheme="majorBidi" w:eastAsia="Times New Roman" w:hAnsiTheme="majorBidi" w:cstheme="majorBidi"/>
            <w:color w:val="000000" w:themeColor="text1"/>
            <w:lang w:val="en-GB"/>
          </w:rPr>
          <w:t xml:space="preserve">main </w:t>
        </w:r>
      </w:ins>
      <w:r w:rsidRPr="00F31509">
        <w:rPr>
          <w:rFonts w:asciiTheme="majorBidi" w:eastAsia="Times New Roman" w:hAnsiTheme="majorBidi" w:cstheme="majorBidi"/>
          <w:color w:val="000000" w:themeColor="text1"/>
          <w:lang w:val="en-GB"/>
        </w:rPr>
        <w:t>steps:</w:t>
      </w:r>
    </w:p>
    <w:p w14:paraId="45E95DA6" w14:textId="51E55F40" w:rsidR="004F65E4" w:rsidRPr="00F31509" w:rsidRDefault="004F65E4" w:rsidP="60226960">
      <w:pPr>
        <w:pStyle w:val="Paragrafoelenco"/>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w:t>
      </w:r>
      <w:ins w:id="6667" w:author="Jane Shaw" w:date="2015-11-07T19:17:00Z">
        <w:r w:rsidR="00D132AA">
          <w:rPr>
            <w:rFonts w:asciiTheme="majorBidi" w:eastAsia="Times New Roman" w:hAnsiTheme="majorBidi" w:cstheme="majorBidi"/>
            <w:color w:val="000000" w:themeColor="text1"/>
          </w:rPr>
          <w:t>on of</w:t>
        </w:r>
      </w:ins>
      <w:del w:id="6668" w:author="Jane Shaw" w:date="2015-11-07T19:17:00Z">
        <w:r w:rsidRPr="00F31509" w:rsidDel="00D132AA">
          <w:rPr>
            <w:rFonts w:asciiTheme="majorBidi" w:eastAsia="Times New Roman" w:hAnsiTheme="majorBidi" w:cstheme="majorBidi"/>
            <w:color w:val="000000" w:themeColor="text1"/>
          </w:rPr>
          <w:delText>ng</w:delText>
        </w:r>
      </w:del>
      <w:r w:rsidRPr="00F31509">
        <w:rPr>
          <w:rFonts w:asciiTheme="majorBidi" w:eastAsia="Times New Roman" w:hAnsiTheme="majorBidi" w:cstheme="majorBidi"/>
          <w:color w:val="000000" w:themeColor="text1"/>
        </w:rPr>
        <w:t xml:space="preserve"> endorsement factors</w:t>
      </w:r>
      <w:r w:rsidR="00C1637C" w:rsidRPr="00F31509">
        <w:rPr>
          <w:rFonts w:asciiTheme="majorBidi" w:eastAsia="Times New Roman" w:hAnsiTheme="majorBidi" w:cstheme="majorBidi"/>
          <w:color w:val="000000" w:themeColor="text1"/>
        </w:rPr>
        <w:t>.</w:t>
      </w:r>
    </w:p>
    <w:p w14:paraId="24BA92E1" w14:textId="6784022D" w:rsidR="004F65E4" w:rsidRPr="00F31509" w:rsidRDefault="004F65E4" w:rsidP="003C6AA5">
      <w:pPr>
        <w:pStyle w:val="Paragrafoelenco"/>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w:t>
      </w:r>
      <w:ins w:id="6669" w:author="Jane Shaw" w:date="2015-11-07T19:17:00Z">
        <w:r w:rsidR="00D132AA">
          <w:rPr>
            <w:rFonts w:asciiTheme="majorBidi" w:hAnsiTheme="majorBidi" w:cstheme="majorBidi"/>
            <w:color w:val="000000" w:themeColor="text1"/>
          </w:rPr>
          <w:t xml:space="preserve">of </w:t>
        </w:r>
      </w:ins>
      <w:r w:rsidRPr="00F31509">
        <w:rPr>
          <w:rFonts w:asciiTheme="majorBidi" w:hAnsiTheme="majorBidi" w:cstheme="majorBidi"/>
          <w:color w:val="000000" w:themeColor="text1"/>
        </w:rPr>
        <w:t xml:space="preserve">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14:paraId="24A198F5" w14:textId="4E545E1A" w:rsidR="004F65E4" w:rsidRPr="00F31509" w:rsidRDefault="004F65E4" w:rsidP="76D9A761">
      <w:pPr>
        <w:pStyle w:val="Paragrafoelenco"/>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w:t>
      </w:r>
      <w:ins w:id="6670" w:author="Jane Shaw" w:date="2015-11-07T19:17:00Z">
        <w:r w:rsidR="00D132AA">
          <w:rPr>
            <w:rFonts w:asciiTheme="majorBidi" w:eastAsia="Times New Roman" w:hAnsiTheme="majorBidi" w:cstheme="majorBidi"/>
            <w:color w:val="000000" w:themeColor="text1"/>
          </w:rPr>
          <w:t>on of</w:t>
        </w:r>
      </w:ins>
      <w:del w:id="6671" w:author="Jane Shaw" w:date="2015-11-07T19:17:00Z">
        <w:r w:rsidRPr="00F31509" w:rsidDel="00D132AA">
          <w:rPr>
            <w:rFonts w:asciiTheme="majorBidi" w:eastAsia="Times New Roman" w:hAnsiTheme="majorBidi" w:cstheme="majorBidi"/>
            <w:color w:val="000000" w:themeColor="text1"/>
          </w:rPr>
          <w:delText>ng</w:delText>
        </w:r>
      </w:del>
      <w:r w:rsidRPr="00F31509">
        <w:rPr>
          <w:rFonts w:asciiTheme="majorBidi" w:eastAsia="Times New Roman" w:hAnsiTheme="majorBidi" w:cstheme="majorBidi"/>
          <w:color w:val="000000" w:themeColor="text1"/>
        </w:rPr>
        <w:t xml:space="preserve"> total trade (total imports and exports for every commodity at </w:t>
      </w:r>
      <w:ins w:id="6672" w:author="Jane Shaw" w:date="2015-10-22T18:20:00Z">
        <w:r w:rsidR="004631C1">
          <w:rPr>
            <w:rFonts w:asciiTheme="majorBidi" w:eastAsia="Times New Roman" w:hAnsiTheme="majorBidi" w:cstheme="majorBidi"/>
            <w:color w:val="000000" w:themeColor="text1"/>
          </w:rPr>
          <w:t xml:space="preserve">the </w:t>
        </w:r>
      </w:ins>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w:t>
      </w:r>
      <w:del w:id="6673" w:author="Jane Shaw" w:date="2015-10-22T18:20:00Z">
        <w:r w:rsidRPr="00F31509" w:rsidDel="004631C1">
          <w:rPr>
            <w:rFonts w:asciiTheme="majorBidi" w:eastAsia="Times New Roman" w:hAnsiTheme="majorBidi" w:cstheme="majorBidi"/>
            <w:color w:val="000000" w:themeColor="text1"/>
          </w:rPr>
          <w:delText xml:space="preserve">now </w:delText>
        </w:r>
      </w:del>
      <w:r w:rsidRPr="00F31509">
        <w:rPr>
          <w:rFonts w:asciiTheme="majorBidi" w:eastAsia="Times New Roman" w:hAnsiTheme="majorBidi" w:cstheme="majorBidi"/>
          <w:color w:val="000000" w:themeColor="text1"/>
        </w:rPr>
        <w:t>of balanced flows</w:t>
      </w:r>
      <w:r w:rsidR="00C1637C" w:rsidRPr="00F31509">
        <w:rPr>
          <w:rFonts w:asciiTheme="majorBidi" w:eastAsia="Times New Roman" w:hAnsiTheme="majorBidi" w:cstheme="majorBidi"/>
          <w:color w:val="000000" w:themeColor="text1"/>
        </w:rPr>
        <w:t>.</w:t>
      </w:r>
    </w:p>
    <w:p w14:paraId="6675B2F6" w14:textId="2BF4A993" w:rsidR="004F65E4" w:rsidRPr="00F31509" w:rsidRDefault="00E24798" w:rsidP="60226960">
      <w:pPr>
        <w:spacing w:before="100" w:beforeAutospacing="1" w:after="120"/>
        <w:jc w:val="both"/>
        <w:rPr>
          <w:rFonts w:asciiTheme="majorBidi" w:hAnsiTheme="majorBidi" w:cstheme="majorBidi"/>
          <w:color w:val="000000" w:themeColor="text1"/>
          <w:szCs w:val="24"/>
          <w:lang w:val="en-GB"/>
        </w:rPr>
      </w:pPr>
      <w:r>
        <w:fldChar w:fldCharType="begin"/>
      </w:r>
      <w:r>
        <w:instrText xml:space="preserve"> REF _Ref420069127 \h  \* MERGEFORMAT </w:instrText>
      </w:r>
      <w:r>
        <w:fldChar w:fldCharType="separate"/>
      </w:r>
      <w:ins w:id="6674" w:author="Jane Shaw" w:date="2015-11-01T20:53:00Z">
        <w:r w:rsidR="00311179" w:rsidRPr="00311179">
          <w:rPr>
            <w:rFonts w:asciiTheme="majorBidi" w:eastAsia="Times New Roman" w:hAnsiTheme="majorBidi" w:cstheme="majorBidi"/>
            <w:color w:val="000000" w:themeColor="text1"/>
            <w:lang w:val="en-GB"/>
            <w:rPrChange w:id="6675" w:author="Jane Shaw" w:date="2015-11-01T20:53:00Z">
              <w:rPr>
                <w:rFonts w:asciiTheme="majorBidi" w:hAnsiTheme="majorBidi" w:cstheme="majorBidi"/>
                <w:color w:val="000000" w:themeColor="text1"/>
              </w:rPr>
            </w:rPrChange>
          </w:rPr>
          <w:t>Figure 4</w:t>
        </w:r>
      </w:ins>
      <w:del w:id="6676" w:author="Jane Shaw" w:date="2015-11-01T20:44:00Z">
        <w:r w:rsidRPr="000F0B1C" w:rsidDel="00311179">
          <w:rPr>
            <w:rFonts w:asciiTheme="majorBidi" w:eastAsia="Times New Roman" w:hAnsiTheme="majorBidi" w:cstheme="majorBidi"/>
            <w:color w:val="000000" w:themeColor="text1"/>
            <w:lang w:val="en-GB"/>
          </w:rPr>
          <w:delText>Figure 4</w:delText>
        </w:r>
      </w:del>
      <w:r>
        <w:fldChar w:fldCharType="end"/>
      </w:r>
      <w:r w:rsidR="004F65E4" w:rsidRPr="00F31509">
        <w:rPr>
          <w:rFonts w:asciiTheme="majorBidi" w:eastAsia="Times New Roman" w:hAnsiTheme="majorBidi" w:cstheme="majorBidi"/>
          <w:color w:val="000000" w:themeColor="text1"/>
          <w:lang w:val="en-GB"/>
        </w:rPr>
        <w:t xml:space="preserve"> </w:t>
      </w:r>
      <w:del w:id="6677" w:author="Jane Shaw" w:date="2015-10-22T18:20:00Z">
        <w:r w:rsidR="004F65E4" w:rsidRPr="00F31509" w:rsidDel="004631C1">
          <w:rPr>
            <w:rFonts w:asciiTheme="majorBidi" w:eastAsia="Times New Roman" w:hAnsiTheme="majorBidi" w:cstheme="majorBidi"/>
            <w:color w:val="000000" w:themeColor="text1"/>
            <w:lang w:val="en-GB"/>
          </w:rPr>
          <w:delText xml:space="preserve">below </w:delText>
        </w:r>
      </w:del>
      <w:r w:rsidR="004F65E4" w:rsidRPr="00F31509">
        <w:rPr>
          <w:rFonts w:asciiTheme="majorBidi" w:eastAsia="Times New Roman" w:hAnsiTheme="majorBidi" w:cstheme="majorBidi"/>
          <w:color w:val="000000" w:themeColor="text1"/>
          <w:lang w:val="en-GB"/>
        </w:rPr>
        <w:t>provides an overview of the new trade processing flow.</w:t>
      </w:r>
    </w:p>
    <w:p w14:paraId="4C5F7DE7" w14:textId="5C95072A" w:rsidR="004F65E4" w:rsidRPr="00F31509" w:rsidRDefault="004F65E4" w:rsidP="004F65E4">
      <w:pPr>
        <w:keepNext/>
        <w:spacing w:before="100" w:beforeAutospacing="1" w:after="120"/>
        <w:jc w:val="both"/>
        <w:rPr>
          <w:rFonts w:asciiTheme="majorBidi" w:hAnsiTheme="majorBidi" w:cstheme="majorBidi"/>
          <w:color w:val="000000" w:themeColor="text1"/>
          <w:lang w:val="en-GB"/>
        </w:rPr>
      </w:pPr>
    </w:p>
    <w:p w14:paraId="066DEE66" w14:textId="77777777" w:rsidR="004F65E4" w:rsidRPr="004631C1" w:rsidRDefault="004F65E4" w:rsidP="004F65E4">
      <w:pPr>
        <w:pStyle w:val="Nessunaspaziatura"/>
        <w:spacing w:line="276" w:lineRule="auto"/>
        <w:jc w:val="both"/>
        <w:rPr>
          <w:rFonts w:asciiTheme="majorBidi" w:hAnsiTheme="majorBidi" w:cstheme="majorBidi"/>
          <w:i/>
          <w:color w:val="000000" w:themeColor="text1"/>
          <w:rPrChange w:id="6678" w:author="Jane Shaw" w:date="2015-10-22T18:20:00Z">
            <w:rPr>
              <w:rFonts w:asciiTheme="majorBidi" w:hAnsiTheme="majorBidi" w:cstheme="majorBidi"/>
              <w:color w:val="000000" w:themeColor="text1"/>
            </w:rPr>
          </w:rPrChange>
        </w:rPr>
      </w:pPr>
      <w:bookmarkStart w:id="6679" w:name="_Ref420069127"/>
      <w:bookmarkStart w:id="6680" w:name="_Toc420402182"/>
      <w:bookmarkStart w:id="6681" w:name="_Toc420402582"/>
      <w:bookmarkStart w:id="6682" w:name="_Toc421026212"/>
      <w:bookmarkStart w:id="6683" w:name="_Toc428383855"/>
      <w:bookmarkStart w:id="6684" w:name="_Toc430872506"/>
      <w:r w:rsidRPr="004631C1">
        <w:rPr>
          <w:rFonts w:asciiTheme="majorBidi" w:hAnsiTheme="majorBidi" w:cstheme="majorBidi"/>
          <w:i/>
          <w:color w:val="000000" w:themeColor="text1"/>
          <w:rPrChange w:id="6685" w:author="Jane Shaw" w:date="2015-10-22T18:20:00Z">
            <w:rPr>
              <w:rFonts w:asciiTheme="majorBidi" w:hAnsiTheme="majorBidi" w:cstheme="majorBidi"/>
              <w:color w:val="000000" w:themeColor="text1"/>
            </w:rPr>
          </w:rPrChange>
        </w:rPr>
        <w:t xml:space="preserve">Figure </w:t>
      </w:r>
      <w:r w:rsidR="003D789C" w:rsidRPr="004631C1">
        <w:rPr>
          <w:rFonts w:asciiTheme="majorBidi" w:hAnsiTheme="majorBidi" w:cstheme="majorBidi"/>
          <w:i/>
          <w:color w:val="000000" w:themeColor="text1"/>
          <w:rPrChange w:id="6686" w:author="Jane Shaw" w:date="2015-10-22T18:20:00Z">
            <w:rPr>
              <w:rFonts w:asciiTheme="majorBidi" w:hAnsiTheme="majorBidi" w:cstheme="majorBidi"/>
              <w:color w:val="000000" w:themeColor="text1"/>
            </w:rPr>
          </w:rPrChange>
        </w:rPr>
        <w:fldChar w:fldCharType="begin"/>
      </w:r>
      <w:r w:rsidRPr="004631C1">
        <w:rPr>
          <w:rFonts w:asciiTheme="majorBidi" w:hAnsiTheme="majorBidi" w:cstheme="majorBidi"/>
          <w:i/>
          <w:color w:val="000000" w:themeColor="text1"/>
          <w:rPrChange w:id="6687" w:author="Jane Shaw" w:date="2015-10-22T18:20:00Z">
            <w:rPr>
              <w:rFonts w:asciiTheme="majorBidi" w:hAnsiTheme="majorBidi" w:cstheme="majorBidi"/>
              <w:color w:val="000000" w:themeColor="text1"/>
            </w:rPr>
          </w:rPrChange>
        </w:rPr>
        <w:instrText xml:space="preserve"> SEQ Figure \* ARABIC </w:instrText>
      </w:r>
      <w:r w:rsidR="003D789C" w:rsidRPr="004631C1">
        <w:rPr>
          <w:rFonts w:asciiTheme="majorBidi" w:hAnsiTheme="majorBidi" w:cstheme="majorBidi"/>
          <w:i/>
          <w:color w:val="000000" w:themeColor="text1"/>
          <w:rPrChange w:id="6688" w:author="Jane Shaw" w:date="2015-10-22T18:20:00Z">
            <w:rPr>
              <w:rFonts w:asciiTheme="majorBidi" w:hAnsiTheme="majorBidi" w:cstheme="majorBidi"/>
              <w:color w:val="000000" w:themeColor="text1"/>
            </w:rPr>
          </w:rPrChange>
        </w:rPr>
        <w:fldChar w:fldCharType="separate"/>
      </w:r>
      <w:ins w:id="6689" w:author="Jane Shaw" w:date="2015-11-01T20:53:00Z">
        <w:r w:rsidR="00311179">
          <w:rPr>
            <w:rFonts w:asciiTheme="majorBidi" w:hAnsiTheme="majorBidi" w:cstheme="majorBidi"/>
            <w:i/>
            <w:noProof/>
            <w:color w:val="000000" w:themeColor="text1"/>
          </w:rPr>
          <w:t>4</w:t>
        </w:r>
      </w:ins>
      <w:del w:id="6690" w:author="Jane Shaw" w:date="2015-11-01T20:44:00Z">
        <w:r w:rsidR="00E24798" w:rsidRPr="004631C1" w:rsidDel="00311179">
          <w:rPr>
            <w:rFonts w:asciiTheme="majorBidi" w:hAnsiTheme="majorBidi" w:cstheme="majorBidi"/>
            <w:i/>
            <w:noProof/>
            <w:color w:val="000000" w:themeColor="text1"/>
            <w:rPrChange w:id="6691" w:author="Jane Shaw" w:date="2015-10-22T18:20:00Z">
              <w:rPr>
                <w:rFonts w:asciiTheme="majorBidi" w:hAnsiTheme="majorBidi" w:cstheme="majorBidi"/>
                <w:noProof/>
                <w:color w:val="000000" w:themeColor="text1"/>
              </w:rPr>
            </w:rPrChange>
          </w:rPr>
          <w:delText>4</w:delText>
        </w:r>
      </w:del>
      <w:r w:rsidR="003D789C" w:rsidRPr="004631C1">
        <w:rPr>
          <w:rFonts w:asciiTheme="majorBidi" w:hAnsiTheme="majorBidi" w:cstheme="majorBidi"/>
          <w:i/>
          <w:color w:val="000000" w:themeColor="text1"/>
          <w:rPrChange w:id="6692" w:author="Jane Shaw" w:date="2015-10-22T18:20:00Z">
            <w:rPr>
              <w:rFonts w:asciiTheme="majorBidi" w:hAnsiTheme="majorBidi" w:cstheme="majorBidi"/>
              <w:color w:val="000000" w:themeColor="text1"/>
            </w:rPr>
          </w:rPrChange>
        </w:rPr>
        <w:fldChar w:fldCharType="end"/>
      </w:r>
      <w:bookmarkEnd w:id="6679"/>
      <w:r w:rsidRPr="004631C1">
        <w:rPr>
          <w:rFonts w:asciiTheme="majorBidi" w:hAnsiTheme="majorBidi" w:cstheme="majorBidi"/>
          <w:i/>
          <w:color w:val="000000" w:themeColor="text1"/>
          <w:rPrChange w:id="6693" w:author="Jane Shaw" w:date="2015-10-22T18:20:00Z">
            <w:rPr>
              <w:rFonts w:asciiTheme="majorBidi" w:hAnsiTheme="majorBidi" w:cstheme="majorBidi"/>
              <w:color w:val="000000" w:themeColor="text1"/>
            </w:rPr>
          </w:rPrChange>
        </w:rPr>
        <w:t xml:space="preserve">: Trade </w:t>
      </w:r>
      <w:commentRangeStart w:id="6694"/>
      <w:r w:rsidRPr="004631C1">
        <w:rPr>
          <w:rFonts w:asciiTheme="majorBidi" w:hAnsiTheme="majorBidi" w:cstheme="majorBidi"/>
          <w:i/>
          <w:color w:val="000000" w:themeColor="text1"/>
          <w:rPrChange w:id="6695" w:author="Jane Shaw" w:date="2015-10-22T18:20:00Z">
            <w:rPr>
              <w:rFonts w:asciiTheme="majorBidi" w:hAnsiTheme="majorBidi" w:cstheme="majorBidi"/>
              <w:color w:val="000000" w:themeColor="text1"/>
            </w:rPr>
          </w:rPrChange>
        </w:rPr>
        <w:t>processing</w:t>
      </w:r>
      <w:del w:id="6696" w:author="Jane Shaw" w:date="2015-10-22T18:20:00Z">
        <w:r w:rsidRPr="004631C1" w:rsidDel="004631C1">
          <w:rPr>
            <w:rFonts w:asciiTheme="majorBidi" w:hAnsiTheme="majorBidi" w:cstheme="majorBidi"/>
            <w:i/>
            <w:color w:val="000000" w:themeColor="text1"/>
            <w:rPrChange w:id="6697" w:author="Jane Shaw" w:date="2015-10-22T18:20:00Z">
              <w:rPr>
                <w:rFonts w:asciiTheme="majorBidi" w:hAnsiTheme="majorBidi" w:cstheme="majorBidi"/>
                <w:color w:val="000000" w:themeColor="text1"/>
              </w:rPr>
            </w:rPrChange>
          </w:rPr>
          <w:delText>,</w:delText>
        </w:r>
      </w:del>
      <w:r w:rsidRPr="004631C1">
        <w:rPr>
          <w:rFonts w:asciiTheme="majorBidi" w:hAnsiTheme="majorBidi" w:cstheme="majorBidi"/>
          <w:i/>
          <w:color w:val="000000" w:themeColor="text1"/>
          <w:rPrChange w:id="6698" w:author="Jane Shaw" w:date="2015-10-22T18:20:00Z">
            <w:rPr>
              <w:rFonts w:asciiTheme="majorBidi" w:hAnsiTheme="majorBidi" w:cstheme="majorBidi"/>
              <w:color w:val="000000" w:themeColor="text1"/>
            </w:rPr>
          </w:rPrChange>
        </w:rPr>
        <w:t xml:space="preserve"> work </w:t>
      </w:r>
      <w:commentRangeEnd w:id="6694"/>
      <w:r w:rsidR="004631C1">
        <w:rPr>
          <w:rStyle w:val="Rimandocommento"/>
          <w:rFonts w:ascii="Book Antiqua" w:eastAsia="Arial" w:hAnsi="Book Antiqua"/>
          <w:lang w:val="en-US" w:eastAsia="ar-SA"/>
        </w:rPr>
        <w:commentReference w:id="6694"/>
      </w:r>
      <w:r w:rsidRPr="004631C1">
        <w:rPr>
          <w:rFonts w:asciiTheme="majorBidi" w:hAnsiTheme="majorBidi" w:cstheme="majorBidi"/>
          <w:i/>
          <w:color w:val="000000" w:themeColor="text1"/>
          <w:rPrChange w:id="6699" w:author="Jane Shaw" w:date="2015-10-22T18:20:00Z">
            <w:rPr>
              <w:rFonts w:asciiTheme="majorBidi" w:hAnsiTheme="majorBidi" w:cstheme="majorBidi"/>
              <w:color w:val="000000" w:themeColor="text1"/>
            </w:rPr>
          </w:rPrChange>
        </w:rPr>
        <w:t>flows</w:t>
      </w:r>
      <w:bookmarkEnd w:id="6680"/>
      <w:bookmarkEnd w:id="6681"/>
      <w:bookmarkEnd w:id="6682"/>
      <w:bookmarkEnd w:id="6683"/>
      <w:bookmarkEnd w:id="6684"/>
    </w:p>
    <w:p w14:paraId="425F6C9C" w14:textId="77777777" w:rsidR="004F65E4" w:rsidRPr="00F31509" w:rsidRDefault="004F65E4" w:rsidP="004F65E4">
      <w:pPr>
        <w:spacing w:after="120"/>
        <w:jc w:val="both"/>
        <w:rPr>
          <w:rFonts w:asciiTheme="majorBidi" w:hAnsiTheme="majorBidi" w:cstheme="majorBidi"/>
          <w:b/>
          <w:bCs/>
          <w:color w:val="000000" w:themeColor="text1"/>
          <w:highlight w:val="yellow"/>
          <w:lang w:val="en-GB"/>
        </w:rPr>
      </w:pPr>
    </w:p>
    <w:p w14:paraId="61D6874B" w14:textId="77777777" w:rsidR="004F65E4" w:rsidRPr="00F31509" w:rsidRDefault="004F65E4" w:rsidP="00312896">
      <w:pPr>
        <w:pStyle w:val="Titolo3"/>
        <w:rPr>
          <w:rFonts w:asciiTheme="majorBidi" w:hAnsiTheme="majorBidi" w:cstheme="majorBidi"/>
          <w:lang w:val="en-GB"/>
        </w:rPr>
      </w:pPr>
      <w:bookmarkStart w:id="6700" w:name="_Toc421025862"/>
      <w:r w:rsidRPr="00F31509">
        <w:rPr>
          <w:rFonts w:asciiTheme="majorBidi" w:hAnsiTheme="majorBidi" w:cstheme="majorBidi"/>
          <w:lang w:val="en-GB"/>
        </w:rPr>
        <w:t>Trade data products</w:t>
      </w:r>
      <w:bookmarkEnd w:id="6700"/>
    </w:p>
    <w:p w14:paraId="7E11344A" w14:textId="0341AFE0"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004631C1" w:rsidRPr="004631C1">
        <w:rPr>
          <w:rFonts w:asciiTheme="majorBidi" w:eastAsia="Times New Roman" w:hAnsiTheme="majorBidi" w:cstheme="majorBidi"/>
          <w:bCs/>
          <w:color w:val="000000" w:themeColor="text1"/>
          <w:lang w:val="en-GB"/>
          <w:rPrChange w:id="6701" w:author="Jane Shaw" w:date="2015-10-22T18:24:00Z">
            <w:rPr>
              <w:rFonts w:asciiTheme="majorBidi" w:eastAsia="Times New Roman" w:hAnsiTheme="majorBidi" w:cstheme="majorBidi"/>
              <w:b/>
              <w:bCs/>
              <w:color w:val="000000" w:themeColor="text1"/>
              <w:lang w:val="en-GB"/>
            </w:rPr>
          </w:rPrChange>
        </w:rPr>
        <w:t>six</w:t>
      </w:r>
      <w:r w:rsidR="004631C1" w:rsidRPr="004631C1">
        <w:rPr>
          <w:rFonts w:asciiTheme="majorBidi" w:eastAsia="Times New Roman" w:hAnsiTheme="majorBidi" w:cstheme="majorBidi"/>
          <w:color w:val="000000" w:themeColor="text1"/>
          <w:lang w:val="en-GB"/>
        </w:rPr>
        <w:t xml:space="preserve"> </w:t>
      </w:r>
      <w:del w:id="6702" w:author="Jane Shaw" w:date="2015-10-22T18:24:00Z">
        <w:r w:rsidRPr="00F31509" w:rsidDel="004631C1">
          <w:rPr>
            <w:rFonts w:asciiTheme="majorBidi" w:eastAsia="Times New Roman" w:hAnsiTheme="majorBidi" w:cstheme="majorBidi"/>
            <w:color w:val="000000" w:themeColor="text1"/>
            <w:lang w:val="en-GB"/>
          </w:rPr>
          <w:delText xml:space="preserve">different </w:delText>
        </w:r>
      </w:del>
      <w:r w:rsidRPr="00F31509">
        <w:rPr>
          <w:rFonts w:asciiTheme="majorBidi" w:eastAsia="Times New Roman" w:hAnsiTheme="majorBidi" w:cstheme="majorBidi"/>
          <w:color w:val="000000" w:themeColor="text1"/>
          <w:lang w:val="en-GB"/>
        </w:rPr>
        <w:t>trade data</w:t>
      </w:r>
      <w:ins w:id="6703" w:author="Jane Shaw" w:date="2015-10-22T18:24:00Z">
        <w:r w:rsidR="004631C1">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sets, all of which </w:t>
      </w:r>
      <w:del w:id="6704" w:author="Jane Shaw" w:date="2015-10-22T18:24:00Z">
        <w:r w:rsidRPr="00F31509" w:rsidDel="004631C1">
          <w:rPr>
            <w:rFonts w:asciiTheme="majorBidi" w:eastAsia="Times New Roman" w:hAnsiTheme="majorBidi" w:cstheme="majorBidi"/>
            <w:color w:val="000000" w:themeColor="text1"/>
            <w:lang w:val="en-GB"/>
          </w:rPr>
          <w:delText xml:space="preserve">will be made </w:delText>
        </w:r>
      </w:del>
      <w:ins w:id="6705" w:author="Jane Shaw" w:date="2015-10-22T18:24:00Z">
        <w:r w:rsidR="004631C1">
          <w:rPr>
            <w:rFonts w:asciiTheme="majorBidi" w:eastAsia="Times New Roman" w:hAnsiTheme="majorBidi" w:cstheme="majorBidi"/>
            <w:color w:val="000000" w:themeColor="text1"/>
            <w:lang w:val="en-GB"/>
          </w:rPr>
          <w:t xml:space="preserve">are </w:t>
        </w:r>
      </w:ins>
      <w:r w:rsidRPr="00F31509">
        <w:rPr>
          <w:rFonts w:asciiTheme="majorBidi" w:eastAsia="Times New Roman" w:hAnsiTheme="majorBidi" w:cstheme="majorBidi"/>
          <w:color w:val="000000" w:themeColor="text1"/>
          <w:lang w:val="en-GB"/>
        </w:rPr>
        <w:t xml:space="preserve">available through FAOSTAT. They </w:t>
      </w:r>
      <w:del w:id="6706" w:author="Jane Shaw" w:date="2015-10-22T18:24:00Z">
        <w:r w:rsidRPr="00F31509" w:rsidDel="004631C1">
          <w:rPr>
            <w:rFonts w:asciiTheme="majorBidi" w:eastAsia="Times New Roman" w:hAnsiTheme="majorBidi" w:cstheme="majorBidi"/>
            <w:color w:val="000000" w:themeColor="text1"/>
            <w:lang w:val="en-GB"/>
          </w:rPr>
          <w:delText xml:space="preserve">include </w:delText>
        </w:r>
      </w:del>
      <w:ins w:id="6707" w:author="Jane Shaw" w:date="2015-10-22T18:24:00Z">
        <w:r w:rsidR="004631C1">
          <w:rPr>
            <w:rFonts w:asciiTheme="majorBidi" w:eastAsia="Times New Roman" w:hAnsiTheme="majorBidi" w:cstheme="majorBidi"/>
            <w:color w:val="000000" w:themeColor="text1"/>
            <w:lang w:val="en-GB"/>
          </w:rPr>
          <w:t xml:space="preserve">comprise </w:t>
        </w:r>
      </w:ins>
      <w:r w:rsidRPr="00F31509">
        <w:rPr>
          <w:rFonts w:asciiTheme="majorBidi" w:eastAsia="Times New Roman" w:hAnsiTheme="majorBidi" w:cstheme="majorBidi"/>
          <w:color w:val="000000" w:themeColor="text1"/>
          <w:lang w:val="en-GB"/>
        </w:rPr>
        <w:t>three types of trade matri</w:t>
      </w:r>
      <w:ins w:id="6708" w:author="Jane Shaw" w:date="2015-11-07T19:17:00Z">
        <w:r w:rsidR="00D132AA">
          <w:rPr>
            <w:rFonts w:asciiTheme="majorBidi" w:eastAsia="Times New Roman" w:hAnsiTheme="majorBidi" w:cstheme="majorBidi"/>
            <w:color w:val="000000" w:themeColor="text1"/>
            <w:lang w:val="en-GB"/>
          </w:rPr>
          <w:t>x</w:t>
        </w:r>
      </w:ins>
      <w:del w:id="6709" w:author="Jane Shaw" w:date="2015-11-07T19:17:00Z">
        <w:r w:rsidRPr="00F31509" w:rsidDel="00D132AA">
          <w:rPr>
            <w:rFonts w:asciiTheme="majorBidi" w:eastAsia="Times New Roman" w:hAnsiTheme="majorBidi" w:cstheme="majorBidi"/>
            <w:color w:val="000000" w:themeColor="text1"/>
            <w:lang w:val="en-GB"/>
          </w:rPr>
          <w:delText>ces</w:delText>
        </w:r>
      </w:del>
      <w:del w:id="6710" w:author="Jane Shaw" w:date="2015-10-22T18:24:00Z">
        <w:r w:rsidRPr="00F31509" w:rsidDel="004631C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another three </w:t>
      </w:r>
      <w:del w:id="6711" w:author="Jane Shaw" w:date="2015-11-07T19:17:00Z">
        <w:r w:rsidRPr="00F31509" w:rsidDel="00D132AA">
          <w:rPr>
            <w:rFonts w:asciiTheme="majorBidi" w:eastAsia="Times New Roman" w:hAnsiTheme="majorBidi" w:cstheme="majorBidi"/>
            <w:color w:val="000000" w:themeColor="text1"/>
            <w:lang w:val="en-GB"/>
          </w:rPr>
          <w:delText xml:space="preserve">files </w:delText>
        </w:r>
      </w:del>
      <w:ins w:id="6712" w:author="Jane Shaw" w:date="2015-11-07T19:17:00Z">
        <w:r w:rsidR="00D132AA">
          <w:rPr>
            <w:rFonts w:asciiTheme="majorBidi" w:eastAsia="Times New Roman" w:hAnsiTheme="majorBidi" w:cstheme="majorBidi"/>
            <w:color w:val="000000" w:themeColor="text1"/>
            <w:lang w:val="en-GB"/>
          </w:rPr>
          <w:t xml:space="preserve">sets </w:t>
        </w:r>
      </w:ins>
      <w:r w:rsidRPr="00F31509">
        <w:rPr>
          <w:rFonts w:asciiTheme="majorBidi" w:eastAsia="Times New Roman" w:hAnsiTheme="majorBidi" w:cstheme="majorBidi"/>
          <w:color w:val="000000" w:themeColor="text1"/>
          <w:lang w:val="en-GB"/>
        </w:rPr>
        <w:t xml:space="preserve">with total trade only. The various products are summarized in </w:t>
      </w:r>
      <w:r w:rsidR="00E24798">
        <w:fldChar w:fldCharType="begin"/>
      </w:r>
      <w:r w:rsidR="00E24798">
        <w:instrText xml:space="preserve"> REF _Ref420069487 \h  \* MERGEFORMAT </w:instrText>
      </w:r>
      <w:r w:rsidR="00E24798">
        <w:fldChar w:fldCharType="separate"/>
      </w:r>
      <w:ins w:id="6713" w:author="Jane Shaw" w:date="2015-11-01T20:53:00Z">
        <w:r w:rsidR="00311179" w:rsidRPr="00311179">
          <w:rPr>
            <w:rFonts w:asciiTheme="majorBidi" w:eastAsia="Times New Roman" w:hAnsiTheme="majorBidi" w:cstheme="majorBidi"/>
            <w:color w:val="000000" w:themeColor="text1"/>
            <w:lang w:val="en-GB"/>
            <w:rPrChange w:id="6714" w:author="Jane Shaw" w:date="2015-11-01T20:53:00Z">
              <w:rPr>
                <w:rFonts w:asciiTheme="majorBidi" w:hAnsiTheme="majorBidi" w:cstheme="majorBidi"/>
                <w:color w:val="000000" w:themeColor="text1"/>
                <w:lang w:val="en-GB"/>
              </w:rPr>
            </w:rPrChange>
          </w:rPr>
          <w:t>Table 4</w:t>
        </w:r>
      </w:ins>
      <w:del w:id="6715" w:author="Jane Shaw" w:date="2015-11-01T20:44:00Z">
        <w:r w:rsidR="00E24798" w:rsidRPr="000F0B1C" w:rsidDel="00311179">
          <w:rPr>
            <w:rFonts w:asciiTheme="majorBidi" w:eastAsia="Times New Roman" w:hAnsiTheme="majorBidi" w:cstheme="majorBidi"/>
            <w:color w:val="000000" w:themeColor="text1"/>
            <w:lang w:val="en-GB"/>
          </w:rPr>
          <w:delText>Table 4</w:delText>
        </w:r>
      </w:del>
      <w:r w:rsidR="00E24798">
        <w:fldChar w:fldCharType="end"/>
      </w:r>
      <w:del w:id="6716" w:author="Jane Shaw" w:date="2015-10-22T18:24:00Z">
        <w:r w:rsidRPr="00F31509" w:rsidDel="004631C1">
          <w:rPr>
            <w:rFonts w:asciiTheme="majorBidi" w:eastAsia="Times New Roman" w:hAnsiTheme="majorBidi" w:cstheme="majorBidi"/>
            <w:color w:val="000000" w:themeColor="text1"/>
            <w:lang w:val="en-GB"/>
          </w:rPr>
          <w:delText xml:space="preserve"> below</w:delText>
        </w:r>
      </w:del>
      <w:r w:rsidRPr="00F31509">
        <w:rPr>
          <w:rFonts w:asciiTheme="majorBidi" w:eastAsia="Times New Roman" w:hAnsiTheme="majorBidi" w:cstheme="majorBidi"/>
          <w:color w:val="000000" w:themeColor="text1"/>
          <w:lang w:val="en-GB"/>
        </w:rPr>
        <w:t xml:space="preserve">. </w:t>
      </w:r>
    </w:p>
    <w:p w14:paraId="750FF83C"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14:paraId="00B311A8" w14:textId="0A04C8A5" w:rsidR="004F65E4" w:rsidRPr="00F31509" w:rsidRDefault="004F65E4" w:rsidP="004F65E4">
      <w:pPr>
        <w:pStyle w:val="Didascalia"/>
        <w:keepNext/>
        <w:jc w:val="both"/>
        <w:rPr>
          <w:rFonts w:asciiTheme="majorBidi" w:hAnsiTheme="majorBidi" w:cstheme="majorBidi"/>
          <w:b/>
          <w:bCs/>
          <w:color w:val="000000" w:themeColor="text1"/>
          <w:lang w:val="en-GB"/>
        </w:rPr>
      </w:pPr>
      <w:bookmarkStart w:id="6717" w:name="_Ref420069487"/>
      <w:bookmarkStart w:id="6718" w:name="_Toc421026240"/>
      <w:bookmarkStart w:id="6719" w:name="_Toc428423543"/>
      <w:r w:rsidRPr="00F31509">
        <w:rPr>
          <w:rFonts w:asciiTheme="majorBidi" w:hAnsiTheme="majorBidi" w:cstheme="majorBidi"/>
          <w:color w:val="000000" w:themeColor="text1"/>
          <w:lang w:val="en-GB"/>
        </w:rPr>
        <w:t xml:space="preserve">Table </w:t>
      </w:r>
      <w:r w:rsidR="003D789C"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3D789C" w:rsidRPr="00F31509">
        <w:rPr>
          <w:rFonts w:asciiTheme="majorBidi" w:hAnsiTheme="majorBidi" w:cstheme="majorBidi"/>
          <w:b/>
          <w:color w:val="000000" w:themeColor="text1"/>
          <w:lang w:val="en-GB"/>
        </w:rPr>
        <w:fldChar w:fldCharType="separate"/>
      </w:r>
      <w:r w:rsidR="00311179">
        <w:rPr>
          <w:rFonts w:asciiTheme="majorBidi" w:hAnsiTheme="majorBidi" w:cstheme="majorBidi"/>
          <w:noProof/>
          <w:color w:val="000000" w:themeColor="text1"/>
          <w:lang w:val="en-GB"/>
        </w:rPr>
        <w:t>4</w:t>
      </w:r>
      <w:r w:rsidR="003D789C" w:rsidRPr="00F31509">
        <w:rPr>
          <w:rFonts w:asciiTheme="majorBidi" w:hAnsiTheme="majorBidi" w:cstheme="majorBidi"/>
          <w:b/>
          <w:color w:val="000000" w:themeColor="text1"/>
          <w:lang w:val="en-GB"/>
        </w:rPr>
        <w:fldChar w:fldCharType="end"/>
      </w:r>
      <w:bookmarkEnd w:id="6717"/>
      <w:r w:rsidRPr="00F31509">
        <w:rPr>
          <w:rFonts w:asciiTheme="majorBidi" w:hAnsiTheme="majorBidi" w:cstheme="majorBidi"/>
          <w:color w:val="000000" w:themeColor="text1"/>
          <w:lang w:val="en-GB"/>
        </w:rPr>
        <w:t xml:space="preserve">: Trade </w:t>
      </w:r>
      <w:ins w:id="6720" w:author="Jane Shaw" w:date="2015-11-07T19:17:00Z">
        <w:r w:rsidR="00D132AA">
          <w:rPr>
            <w:rFonts w:asciiTheme="majorBidi" w:hAnsiTheme="majorBidi" w:cstheme="majorBidi"/>
            <w:color w:val="000000" w:themeColor="text1"/>
            <w:lang w:val="en-GB"/>
          </w:rPr>
          <w:t xml:space="preserve">data </w:t>
        </w:r>
      </w:ins>
      <w:r w:rsidRPr="00F31509">
        <w:rPr>
          <w:rFonts w:asciiTheme="majorBidi" w:hAnsiTheme="majorBidi" w:cstheme="majorBidi"/>
          <w:color w:val="000000" w:themeColor="text1"/>
          <w:lang w:val="en-GB"/>
        </w:rPr>
        <w:t>products</w:t>
      </w:r>
      <w:bookmarkEnd w:id="6718"/>
      <w:bookmarkEnd w:id="6719"/>
    </w:p>
    <w:tbl>
      <w:tblPr>
        <w:tblStyle w:val="Tabellaclassica1"/>
        <w:tblW w:w="0" w:type="auto"/>
        <w:tblLook w:val="04A0" w:firstRow="1" w:lastRow="0" w:firstColumn="1" w:lastColumn="0" w:noHBand="0" w:noVBand="1"/>
      </w:tblPr>
      <w:tblGrid>
        <w:gridCol w:w="2306"/>
        <w:gridCol w:w="2310"/>
        <w:gridCol w:w="2313"/>
        <w:gridCol w:w="2313"/>
      </w:tblGrid>
      <w:tr w:rsidR="004F65E4" w:rsidRPr="00F31509" w14:paraId="7120B4F6" w14:textId="77777777" w:rsidTr="0052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70B9173F" w14:textId="2DD3741D" w:rsidR="004F65E4" w:rsidRPr="007F1A05" w:rsidRDefault="004F65E4" w:rsidP="004F65E4">
            <w:pPr>
              <w:keepNext/>
              <w:numPr>
                <w:ilvl w:val="3"/>
                <w:numId w:val="4"/>
              </w:numPr>
              <w:spacing w:before="100" w:beforeAutospacing="1" w:after="120"/>
              <w:jc w:val="center"/>
              <w:outlineLvl w:val="3"/>
              <w:rPr>
                <w:rFonts w:asciiTheme="majorBidi" w:hAnsiTheme="majorBidi" w:cstheme="majorBidi"/>
                <w:b/>
                <w:bCs/>
                <w:i w:val="0"/>
                <w:color w:val="000000" w:themeColor="text1"/>
                <w:lang w:val="en-GB"/>
              </w:rPr>
            </w:pPr>
            <w:del w:id="6721" w:author="Jane Shaw" w:date="2015-10-22T18:25:00Z">
              <w:r w:rsidRPr="004631C1" w:rsidDel="004631C1">
                <w:rPr>
                  <w:rFonts w:asciiTheme="majorBidi" w:hAnsiTheme="majorBidi" w:cstheme="majorBidi"/>
                  <w:b/>
                  <w:color w:val="000000" w:themeColor="text1"/>
                  <w:lang w:val="en-GB"/>
                  <w:rPrChange w:id="6722" w:author="Jane Shaw" w:date="2015-10-22T18:25:00Z">
                    <w:rPr>
                      <w:rFonts w:asciiTheme="majorBidi" w:hAnsiTheme="majorBidi" w:cstheme="majorBidi"/>
                      <w:color w:val="000000" w:themeColor="text1"/>
                      <w:lang w:val="en-GB"/>
                    </w:rPr>
                  </w:rPrChange>
                </w:rPr>
                <w:delText xml:space="preserve">Dissemination </w:delText>
              </w:r>
            </w:del>
            <w:r w:rsidR="004631C1" w:rsidRPr="004631C1">
              <w:rPr>
                <w:rFonts w:asciiTheme="majorBidi" w:hAnsiTheme="majorBidi" w:cstheme="majorBidi"/>
                <w:b/>
                <w:i w:val="0"/>
                <w:color w:val="000000" w:themeColor="text1"/>
                <w:lang w:val="en-GB"/>
              </w:rPr>
              <w:t>Products</w:t>
            </w:r>
            <w:ins w:id="6723" w:author="Jane Shaw" w:date="2015-10-22T18:25:00Z">
              <w:r w:rsidR="004631C1">
                <w:rPr>
                  <w:rFonts w:asciiTheme="majorBidi" w:hAnsiTheme="majorBidi" w:cstheme="majorBidi"/>
                  <w:b/>
                  <w:i w:val="0"/>
                  <w:color w:val="000000" w:themeColor="text1"/>
                  <w:lang w:val="en-GB"/>
                </w:rPr>
                <w:t xml:space="preserve"> for dissemination</w:t>
              </w:r>
            </w:ins>
          </w:p>
        </w:tc>
        <w:tc>
          <w:tcPr>
            <w:tcW w:w="2321" w:type="dxa"/>
          </w:tcPr>
          <w:p w14:paraId="07BDB517" w14:textId="530C3ED9" w:rsidR="004F65E4" w:rsidRPr="007F1A05" w:rsidRDefault="004F65E4" w:rsidP="003C6AA5">
            <w:pPr>
              <w:pStyle w:val="Paragrafoelenco"/>
              <w:keepNext/>
              <w:numPr>
                <w:ilvl w:val="0"/>
                <w:numId w:val="17"/>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i w:val="0"/>
                <w:color w:val="000000" w:themeColor="text1"/>
              </w:rPr>
            </w:pPr>
            <w:r w:rsidRPr="004631C1">
              <w:rPr>
                <w:rFonts w:asciiTheme="majorBidi" w:hAnsiTheme="majorBidi" w:cstheme="majorBidi"/>
                <w:b/>
                <w:color w:val="000000" w:themeColor="text1"/>
                <w:rPrChange w:id="6724" w:author="Jane Shaw" w:date="2015-10-22T18:25:00Z">
                  <w:rPr>
                    <w:rFonts w:asciiTheme="majorBidi" w:hAnsiTheme="majorBidi" w:cstheme="majorBidi"/>
                    <w:color w:val="000000" w:themeColor="text1"/>
                  </w:rPr>
                </w:rPrChange>
              </w:rPr>
              <w:t xml:space="preserve">UN </w:t>
            </w:r>
            <w:r w:rsidR="004631C1" w:rsidRPr="004631C1">
              <w:rPr>
                <w:rFonts w:asciiTheme="majorBidi" w:hAnsiTheme="majorBidi" w:cstheme="majorBidi"/>
                <w:b/>
                <w:i w:val="0"/>
                <w:color w:val="000000" w:themeColor="text1"/>
              </w:rPr>
              <w:t>COMTRADE</w:t>
            </w:r>
          </w:p>
        </w:tc>
        <w:tc>
          <w:tcPr>
            <w:tcW w:w="2322" w:type="dxa"/>
          </w:tcPr>
          <w:p w14:paraId="13D8F346" w14:textId="77777777" w:rsidR="004F65E4" w:rsidRPr="007F1A05" w:rsidRDefault="004F65E4" w:rsidP="003C6AA5">
            <w:pPr>
              <w:pStyle w:val="Paragrafoelenco"/>
              <w:keepNext/>
              <w:numPr>
                <w:ilvl w:val="0"/>
                <w:numId w:val="17"/>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i w:val="0"/>
                <w:color w:val="000000" w:themeColor="text1"/>
              </w:rPr>
            </w:pPr>
            <w:r w:rsidRPr="004631C1">
              <w:rPr>
                <w:rFonts w:asciiTheme="majorBidi" w:hAnsiTheme="majorBidi" w:cstheme="majorBidi"/>
                <w:b/>
                <w:color w:val="000000" w:themeColor="text1"/>
                <w:rPrChange w:id="6725" w:author="Jane Shaw" w:date="2015-10-22T18:25:00Z">
                  <w:rPr>
                    <w:rFonts w:asciiTheme="majorBidi" w:hAnsiTheme="majorBidi" w:cstheme="majorBidi"/>
                    <w:color w:val="000000" w:themeColor="text1"/>
                  </w:rPr>
                </w:rPrChange>
              </w:rPr>
              <w:t>Mirrored flows</w:t>
            </w:r>
          </w:p>
        </w:tc>
        <w:tc>
          <w:tcPr>
            <w:tcW w:w="2322" w:type="dxa"/>
          </w:tcPr>
          <w:p w14:paraId="04F97596" w14:textId="77777777" w:rsidR="004F65E4" w:rsidRPr="007F1A05" w:rsidRDefault="004F65E4" w:rsidP="003C6AA5">
            <w:pPr>
              <w:pStyle w:val="Paragrafoelenco"/>
              <w:keepNext/>
              <w:numPr>
                <w:ilvl w:val="0"/>
                <w:numId w:val="17"/>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i w:val="0"/>
                <w:color w:val="000000" w:themeColor="text1"/>
              </w:rPr>
            </w:pPr>
            <w:r w:rsidRPr="004631C1">
              <w:rPr>
                <w:rFonts w:asciiTheme="majorBidi" w:hAnsiTheme="majorBidi" w:cstheme="majorBidi"/>
                <w:b/>
                <w:color w:val="000000" w:themeColor="text1"/>
                <w:rPrChange w:id="6726" w:author="Jane Shaw" w:date="2015-10-22T18:25:00Z">
                  <w:rPr>
                    <w:rFonts w:asciiTheme="majorBidi" w:hAnsiTheme="majorBidi" w:cstheme="majorBidi"/>
                    <w:color w:val="000000" w:themeColor="text1"/>
                  </w:rPr>
                </w:rPrChange>
              </w:rPr>
              <w:t>Balanced trade</w:t>
            </w:r>
          </w:p>
        </w:tc>
      </w:tr>
      <w:tr w:rsidR="004F65E4" w:rsidRPr="00F31509" w14:paraId="24399999"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0ECB276C"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14:paraId="22B41CFF"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del w:id="6727" w:author="Jane Shaw" w:date="2015-10-22T18:25:00Z">
              <w:r w:rsidRPr="00F31509" w:rsidDel="004631C1">
                <w:rPr>
                  <w:rFonts w:asciiTheme="majorBidi" w:hAnsiTheme="majorBidi" w:cstheme="majorBidi"/>
                  <w:color w:val="000000" w:themeColor="text1"/>
                  <w:lang w:val="en-GB"/>
                </w:rPr>
                <w:delText>.</w:delText>
              </w:r>
            </w:del>
          </w:p>
        </w:tc>
        <w:tc>
          <w:tcPr>
            <w:tcW w:w="2322" w:type="dxa"/>
          </w:tcPr>
          <w:p w14:paraId="72C93667"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14:paraId="2C391078"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14:paraId="2D8C558D"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50C6396E"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5F96094D"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14:paraId="19EFAEBC" w14:textId="5D16B4B3"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ins w:id="6728" w:author="Jane Shaw" w:date="2015-10-22T18:25:00Z">
              <w:r w:rsidR="004631C1">
                <w:rPr>
                  <w:rFonts w:asciiTheme="majorBidi" w:hAnsiTheme="majorBidi" w:cstheme="majorBidi"/>
                  <w:color w:val="000000" w:themeColor="text1"/>
                  <w:lang w:val="en-GB"/>
                </w:rPr>
                <w:t>ough</w:t>
              </w:r>
            </w:ins>
            <w:del w:id="6729" w:author="Jane Shaw" w:date="2015-10-22T18:25:00Z">
              <w:r w:rsidRPr="00F31509" w:rsidDel="004631C1">
                <w:rPr>
                  <w:rFonts w:asciiTheme="majorBidi" w:hAnsiTheme="majorBidi" w:cstheme="majorBidi"/>
                  <w:color w:val="000000" w:themeColor="text1"/>
                  <w:lang w:val="en-GB"/>
                </w:rPr>
                <w:delText>u</w:delText>
              </w:r>
            </w:del>
            <w:r w:rsidRPr="00F31509">
              <w:rPr>
                <w:rFonts w:asciiTheme="majorBidi" w:hAnsiTheme="majorBidi" w:cstheme="majorBidi"/>
                <w:color w:val="000000" w:themeColor="text1"/>
                <w:lang w:val="en-GB"/>
              </w:rPr>
              <w:t xml:space="preserve"> mirroring</w:t>
            </w:r>
          </w:p>
        </w:tc>
        <w:tc>
          <w:tcPr>
            <w:tcW w:w="2322" w:type="dxa"/>
          </w:tcPr>
          <w:p w14:paraId="1B0F1B05" w14:textId="6E4A6B19"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ins w:id="6730" w:author="Jane Shaw" w:date="2015-10-22T18:26:00Z">
              <w:r w:rsidR="004631C1">
                <w:rPr>
                  <w:rFonts w:asciiTheme="majorBidi" w:hAnsiTheme="majorBidi" w:cstheme="majorBidi"/>
                  <w:color w:val="000000" w:themeColor="text1"/>
                  <w:lang w:val="en-GB"/>
                </w:rPr>
                <w:t>ough</w:t>
              </w:r>
            </w:ins>
            <w:del w:id="6731" w:author="Jane Shaw" w:date="2015-10-22T18:26:00Z">
              <w:r w:rsidRPr="00F31509" w:rsidDel="004631C1">
                <w:rPr>
                  <w:rFonts w:asciiTheme="majorBidi" w:hAnsiTheme="majorBidi" w:cstheme="majorBidi"/>
                  <w:color w:val="000000" w:themeColor="text1"/>
                  <w:lang w:val="en-GB"/>
                </w:rPr>
                <w:delText>u</w:delText>
              </w:r>
            </w:del>
            <w:r w:rsidRPr="00F31509">
              <w:rPr>
                <w:rFonts w:asciiTheme="majorBidi" w:hAnsiTheme="majorBidi" w:cstheme="majorBidi"/>
                <w:color w:val="000000" w:themeColor="text1"/>
                <w:lang w:val="en-GB"/>
              </w:rPr>
              <w:t xml:space="preserve"> mirroring</w:t>
            </w:r>
          </w:p>
        </w:tc>
      </w:tr>
      <w:tr w:rsidR="004F65E4" w:rsidRPr="00F31509" w14:paraId="2E14672D"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BBAC7AE"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478B46A9"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14:paraId="4522A353" w14:textId="07B9B5E5" w:rsidR="00EA6005" w:rsidRPr="00F31509" w:rsidRDefault="00AA4884" w:rsidP="004631C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ins w:id="6732" w:author="Jane Shaw" w:date="2015-10-22T18:26:00Z">
              <w:r w:rsidR="004631C1">
                <w:rPr>
                  <w:rFonts w:asciiTheme="majorBidi" w:hAnsiTheme="majorBidi" w:cstheme="majorBidi"/>
                  <w:color w:val="000000" w:themeColor="text1"/>
                  <w:lang w:val="en-GB"/>
                </w:rPr>
                <w:t>ough</w:t>
              </w:r>
            </w:ins>
            <w:del w:id="6733" w:author="Jane Shaw" w:date="2015-10-22T18:26:00Z">
              <w:r w:rsidRPr="00F31509" w:rsidDel="004631C1">
                <w:rPr>
                  <w:rFonts w:asciiTheme="majorBidi" w:hAnsiTheme="majorBidi" w:cstheme="majorBidi"/>
                  <w:color w:val="000000" w:themeColor="text1"/>
                  <w:lang w:val="en-GB"/>
                </w:rPr>
                <w:delText>u</w:delText>
              </w:r>
            </w:del>
            <w:r w:rsidRPr="00F31509">
              <w:rPr>
                <w:rFonts w:asciiTheme="majorBidi" w:hAnsiTheme="majorBidi" w:cstheme="majorBidi"/>
                <w:color w:val="000000" w:themeColor="text1"/>
                <w:lang w:val="en-GB"/>
              </w:rPr>
              <w:t xml:space="preserve"> imputation (</w:t>
            </w:r>
            <w:del w:id="6734" w:author="Jane Shaw" w:date="2015-10-22T18:25:00Z">
              <w:r w:rsidRPr="00F31509" w:rsidDel="004631C1">
                <w:rPr>
                  <w:rFonts w:asciiTheme="majorBidi" w:hAnsiTheme="majorBidi" w:cstheme="majorBidi"/>
                  <w:color w:val="000000" w:themeColor="text1"/>
                  <w:lang w:val="en-GB"/>
                </w:rPr>
                <w:delText>Q</w:delText>
              </w:r>
            </w:del>
            <w:ins w:id="6735" w:author="Jane Shaw" w:date="2015-10-22T18:25:00Z">
              <w:r w:rsidR="004631C1">
                <w:rPr>
                  <w:rFonts w:asciiTheme="majorBidi" w:hAnsiTheme="majorBidi" w:cstheme="majorBidi"/>
                  <w:color w:val="000000" w:themeColor="text1"/>
                  <w:lang w:val="en-GB"/>
                </w:rPr>
                <w:t>quantity</w:t>
              </w:r>
            </w:ins>
            <w:r w:rsidRPr="00F31509">
              <w:rPr>
                <w:rFonts w:asciiTheme="majorBidi" w:hAnsiTheme="majorBidi" w:cstheme="majorBidi"/>
                <w:color w:val="000000" w:themeColor="text1"/>
                <w:lang w:val="en-GB"/>
              </w:rPr>
              <w:t>/</w:t>
            </w:r>
            <w:ins w:id="6736" w:author="Jane Shaw" w:date="2015-10-22T18:25:00Z">
              <w:r w:rsidR="004631C1">
                <w:rPr>
                  <w:rFonts w:asciiTheme="majorBidi" w:hAnsiTheme="majorBidi" w:cstheme="majorBidi"/>
                  <w:color w:val="000000" w:themeColor="text1"/>
                  <w:lang w:val="en-GB"/>
                </w:rPr>
                <w:t>value</w:t>
              </w:r>
            </w:ins>
            <w:del w:id="6737" w:author="Jane Shaw" w:date="2015-10-22T18:25:00Z">
              <w:r w:rsidRPr="00F31509" w:rsidDel="004631C1">
                <w:rPr>
                  <w:rFonts w:asciiTheme="majorBidi" w:hAnsiTheme="majorBidi" w:cstheme="majorBidi"/>
                  <w:color w:val="000000" w:themeColor="text1"/>
                  <w:lang w:val="en-GB"/>
                </w:rPr>
                <w:delText>V</w:delText>
              </w:r>
            </w:del>
            <w:r w:rsidRPr="00F31509">
              <w:rPr>
                <w:rFonts w:asciiTheme="majorBidi" w:hAnsiTheme="majorBidi" w:cstheme="majorBidi"/>
                <w:color w:val="000000" w:themeColor="text1"/>
                <w:lang w:val="en-GB"/>
              </w:rPr>
              <w:t xml:space="preserve"> and </w:t>
            </w:r>
            <w:ins w:id="6738" w:author="Jane Shaw" w:date="2015-10-22T18:25:00Z">
              <w:r w:rsidR="004631C1">
                <w:rPr>
                  <w:rFonts w:asciiTheme="majorBidi" w:hAnsiTheme="majorBidi" w:cstheme="majorBidi"/>
                  <w:color w:val="000000" w:themeColor="text1"/>
                  <w:lang w:val="en-GB"/>
                </w:rPr>
                <w:t>value</w:t>
              </w:r>
            </w:ins>
            <w:del w:id="6739" w:author="Jane Shaw" w:date="2015-10-22T18:25:00Z">
              <w:r w:rsidRPr="00F31509" w:rsidDel="004631C1">
                <w:rPr>
                  <w:rFonts w:asciiTheme="majorBidi" w:hAnsiTheme="majorBidi" w:cstheme="majorBidi"/>
                  <w:color w:val="000000" w:themeColor="text1"/>
                  <w:lang w:val="en-GB"/>
                </w:rPr>
                <w:delText>V</w:delText>
              </w:r>
            </w:del>
            <w:r w:rsidRPr="00F31509">
              <w:rPr>
                <w:rFonts w:asciiTheme="majorBidi" w:hAnsiTheme="majorBidi" w:cstheme="majorBidi"/>
                <w:color w:val="000000" w:themeColor="text1"/>
                <w:lang w:val="en-GB"/>
              </w:rPr>
              <w:t>/</w:t>
            </w:r>
            <w:ins w:id="6740" w:author="Jane Shaw" w:date="2015-10-22T18:25:00Z">
              <w:r w:rsidR="004631C1">
                <w:rPr>
                  <w:rFonts w:asciiTheme="majorBidi" w:hAnsiTheme="majorBidi" w:cstheme="majorBidi"/>
                  <w:color w:val="000000" w:themeColor="text1"/>
                  <w:lang w:val="en-GB"/>
                </w:rPr>
                <w:t>quantity</w:t>
              </w:r>
            </w:ins>
            <w:del w:id="6741" w:author="Jane Shaw" w:date="2015-10-22T18:25:00Z">
              <w:r w:rsidRPr="00F31509" w:rsidDel="004631C1">
                <w:rPr>
                  <w:rFonts w:asciiTheme="majorBidi" w:hAnsiTheme="majorBidi" w:cstheme="majorBidi"/>
                  <w:color w:val="000000" w:themeColor="text1"/>
                  <w:lang w:val="en-GB"/>
                </w:rPr>
                <w:delText>Q</w:delText>
              </w:r>
            </w:del>
            <w:r w:rsidRPr="00F31509">
              <w:rPr>
                <w:rFonts w:asciiTheme="majorBidi" w:hAnsiTheme="majorBidi" w:cstheme="majorBidi"/>
                <w:color w:val="000000" w:themeColor="text1"/>
                <w:lang w:val="en-GB"/>
              </w:rPr>
              <w:t>)</w:t>
            </w:r>
          </w:p>
        </w:tc>
        <w:tc>
          <w:tcPr>
            <w:tcW w:w="2322" w:type="dxa"/>
          </w:tcPr>
          <w:p w14:paraId="5CE09080" w14:textId="452B2493"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ins w:id="6742" w:author="Jane Shaw" w:date="2015-10-22T18:26:00Z">
              <w:r w:rsidR="004631C1">
                <w:rPr>
                  <w:rFonts w:asciiTheme="majorBidi" w:hAnsiTheme="majorBidi" w:cstheme="majorBidi"/>
                  <w:color w:val="000000" w:themeColor="text1"/>
                  <w:lang w:val="en-GB"/>
                </w:rPr>
                <w:t>ough</w:t>
              </w:r>
            </w:ins>
            <w:del w:id="6743" w:author="Jane Shaw" w:date="2015-10-22T18:26:00Z">
              <w:r w:rsidRPr="00F31509" w:rsidDel="004631C1">
                <w:rPr>
                  <w:rFonts w:asciiTheme="majorBidi" w:hAnsiTheme="majorBidi" w:cstheme="majorBidi"/>
                  <w:color w:val="000000" w:themeColor="text1"/>
                  <w:lang w:val="en-GB"/>
                </w:rPr>
                <w:delText>u</w:delText>
              </w:r>
            </w:del>
            <w:r w:rsidRPr="00F31509">
              <w:rPr>
                <w:rFonts w:asciiTheme="majorBidi" w:hAnsiTheme="majorBidi" w:cstheme="majorBidi"/>
                <w:color w:val="000000" w:themeColor="text1"/>
                <w:lang w:val="en-GB"/>
              </w:rPr>
              <w:t xml:space="preserve"> imputation (</w:t>
            </w:r>
            <w:ins w:id="6744" w:author="Jane Shaw" w:date="2015-10-22T18:26:00Z">
              <w:r w:rsidR="004631C1">
                <w:rPr>
                  <w:rFonts w:asciiTheme="majorBidi" w:hAnsiTheme="majorBidi" w:cstheme="majorBidi"/>
                  <w:color w:val="000000" w:themeColor="text1"/>
                  <w:lang w:val="en-GB"/>
                </w:rPr>
                <w:t>quantity</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ins>
            <w:del w:id="6745" w:author="Jane Shaw" w:date="2015-10-22T18:26:00Z">
              <w:r w:rsidRPr="00F31509" w:rsidDel="004631C1">
                <w:rPr>
                  <w:rFonts w:asciiTheme="majorBidi" w:hAnsiTheme="majorBidi" w:cstheme="majorBidi"/>
                  <w:color w:val="000000" w:themeColor="text1"/>
                  <w:lang w:val="en-GB"/>
                </w:rPr>
                <w:delText>Q/V and V/Q</w:delText>
              </w:r>
            </w:del>
            <w:ins w:id="6746" w:author="Jane Shaw" w:date="2015-10-22T18:26:00Z">
              <w:r w:rsidR="004631C1">
                <w:rPr>
                  <w:rFonts w:asciiTheme="majorBidi" w:hAnsiTheme="majorBidi" w:cstheme="majorBidi"/>
                  <w:color w:val="000000" w:themeColor="text1"/>
                  <w:lang w:val="en-GB"/>
                </w:rPr>
                <w:t>)</w:t>
              </w:r>
            </w:ins>
          </w:p>
        </w:tc>
      </w:tr>
      <w:tr w:rsidR="004F65E4" w:rsidRPr="00F31509" w14:paraId="185120C4"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5FC6F9AB"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6F650A88"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1251F573"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14:paraId="6D4201EF" w14:textId="1C27D2B3"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ins w:id="6747" w:author="Jane Shaw" w:date="2015-10-22T18:26:00Z">
              <w:r w:rsidR="004631C1">
                <w:rPr>
                  <w:rFonts w:asciiTheme="majorBidi" w:hAnsiTheme="majorBidi" w:cstheme="majorBidi"/>
                  <w:color w:val="000000" w:themeColor="text1"/>
                  <w:lang w:val="en-GB"/>
                </w:rPr>
                <w:t xml:space="preserve">data </w:t>
              </w:r>
            </w:ins>
            <w:r w:rsidRPr="00F31509">
              <w:rPr>
                <w:rFonts w:asciiTheme="majorBidi" w:hAnsiTheme="majorBidi" w:cstheme="majorBidi"/>
                <w:color w:val="000000" w:themeColor="text1"/>
                <w:lang w:val="en-GB"/>
              </w:rPr>
              <w:t>over</w:t>
            </w:r>
            <w:del w:id="6748" w:author="Jane Shaw" w:date="2015-10-22T18:26:00Z">
              <w:r w:rsidRPr="00F31509" w:rsidDel="004631C1">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written, where necessary</w:t>
            </w:r>
          </w:p>
        </w:tc>
      </w:tr>
      <w:tr w:rsidR="004F65E4" w:rsidRPr="00F31509" w14:paraId="692CF590"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B62CB4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181C6477"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1446F9C8"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01E92B40"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14:paraId="4E2F3B73"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CD581CF"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14:paraId="25E1D3A5" w14:textId="77777777" w:rsidR="004F65E4" w:rsidRPr="00F31509" w:rsidRDefault="004F65E4" w:rsidP="003C6AA5">
            <w:pPr>
              <w:pStyle w:val="Paragrafoelenco"/>
              <w:keepNext/>
              <w:numPr>
                <w:ilvl w:val="0"/>
                <w:numId w:val="17"/>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14:paraId="638114B7" w14:textId="77777777" w:rsidR="004F65E4" w:rsidRPr="00F31509" w:rsidRDefault="004F65E4" w:rsidP="003C6AA5">
            <w:pPr>
              <w:pStyle w:val="Paragrafoelenco"/>
              <w:keepNext/>
              <w:numPr>
                <w:ilvl w:val="0"/>
                <w:numId w:val="17"/>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14:paraId="6A049E06" w14:textId="77777777" w:rsidR="004F65E4" w:rsidRPr="00F31509" w:rsidRDefault="004F65E4" w:rsidP="003C6AA5">
            <w:pPr>
              <w:pStyle w:val="Paragrafoelenco"/>
              <w:keepNext/>
              <w:numPr>
                <w:ilvl w:val="0"/>
                <w:numId w:val="17"/>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14:paraId="6F97EFF3" w14:textId="77777777" w:rsidTr="00523A4B">
        <w:trPr>
          <w:trHeight w:val="622"/>
        </w:trPr>
        <w:tc>
          <w:tcPr>
            <w:cnfStyle w:val="001000000000" w:firstRow="0" w:lastRow="0" w:firstColumn="1" w:lastColumn="0" w:oddVBand="0" w:evenVBand="0" w:oddHBand="0" w:evenHBand="0" w:firstRowFirstColumn="0" w:firstRowLastColumn="0" w:lastRowFirstColumn="0" w:lastRowLastColumn="0"/>
            <w:tcW w:w="2322" w:type="dxa"/>
          </w:tcPr>
          <w:p w14:paraId="05087A8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31506488"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742D7BB0"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0FEEF751"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5D9292F3"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5B1C5AC7"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14:paraId="69D370B6"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r>
      <w:tr w:rsidR="004F65E4" w:rsidRPr="00F31509" w14:paraId="7D035013"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32DD2474"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68CC549F" w14:textId="77777777" w:rsidR="004F65E4" w:rsidRPr="00F31509" w:rsidRDefault="00D13E0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01D759D7" w14:textId="77777777" w:rsidR="004F65E4" w:rsidRPr="00F31509" w:rsidRDefault="00D13E0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3D9E4D2B" w14:textId="77777777" w:rsidR="004F65E4" w:rsidRPr="00F31509" w:rsidRDefault="00D13E0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14:paraId="0323D780" w14:textId="74FFA893" w:rsidR="004F65E4" w:rsidRPr="00455BD6" w:rsidRDefault="00455BD6" w:rsidP="004F65E4">
      <w:pPr>
        <w:rPr>
          <w:rFonts w:asciiTheme="majorBidi" w:hAnsiTheme="majorBidi" w:cstheme="majorBidi"/>
          <w:color w:val="000000" w:themeColor="text1"/>
          <w:sz w:val="18"/>
          <w:szCs w:val="18"/>
          <w:lang w:val="en-GB"/>
          <w:rPrChange w:id="6749" w:author="Jane Shaw" w:date="2015-11-04T16:05:00Z">
            <w:rPr>
              <w:rFonts w:asciiTheme="majorBidi" w:hAnsiTheme="majorBidi" w:cstheme="majorBidi"/>
              <w:b/>
              <w:color w:val="000000" w:themeColor="text1"/>
              <w:lang w:val="en-GB"/>
            </w:rPr>
          </w:rPrChange>
        </w:rPr>
      </w:pPr>
      <w:ins w:id="6750" w:author="Jane Shaw" w:date="2015-11-04T16:05:00Z">
        <w:r>
          <w:rPr>
            <w:rFonts w:asciiTheme="majorBidi" w:hAnsiTheme="majorBidi" w:cstheme="majorBidi"/>
            <w:color w:val="000000" w:themeColor="text1"/>
            <w:sz w:val="18"/>
            <w:szCs w:val="18"/>
            <w:lang w:val="en-GB"/>
          </w:rPr>
          <w:t xml:space="preserve">EUV = export unit value; IUV = import unit value. </w:t>
        </w:r>
      </w:ins>
    </w:p>
    <w:p w14:paraId="110F00E0" w14:textId="7802E411" w:rsidR="004F65E4" w:rsidRPr="00F31509" w:rsidRDefault="004F65E4" w:rsidP="00312896">
      <w:pPr>
        <w:pStyle w:val="Titolo4"/>
        <w:rPr>
          <w:rFonts w:asciiTheme="majorBidi" w:hAnsiTheme="majorBidi" w:cstheme="majorBidi"/>
          <w:lang w:val="en-GB"/>
        </w:rPr>
      </w:pPr>
      <w:r w:rsidRPr="00F31509">
        <w:rPr>
          <w:rFonts w:asciiTheme="majorBidi" w:hAnsiTheme="majorBidi" w:cstheme="majorBidi"/>
          <w:lang w:val="en-GB"/>
        </w:rPr>
        <w:t xml:space="preserve">Calculating export and import unit values </w:t>
      </w:r>
      <w:del w:id="6751" w:author="Jane Shaw" w:date="2015-10-22T18:27:00Z">
        <w:r w:rsidRPr="00F31509" w:rsidDel="004631C1">
          <w:rPr>
            <w:rFonts w:asciiTheme="majorBidi" w:hAnsiTheme="majorBidi" w:cstheme="majorBidi"/>
            <w:lang w:val="en-GB"/>
          </w:rPr>
          <w:delText>(EUV/IUV)</w:delText>
        </w:r>
      </w:del>
    </w:p>
    <w:p w14:paraId="07A14DC6" w14:textId="49E0BBC8"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r w:rsidR="00E24798">
        <w:fldChar w:fldCharType="begin"/>
      </w:r>
      <w:r w:rsidR="00E24798">
        <w:instrText xml:space="preserve"> REF _Ref420069487 \h  \* MERGEFORMAT </w:instrText>
      </w:r>
      <w:r w:rsidR="00E24798">
        <w:fldChar w:fldCharType="separate"/>
      </w:r>
      <w:ins w:id="6752" w:author="Jane Shaw" w:date="2015-11-01T20:53:00Z">
        <w:r w:rsidR="00311179" w:rsidRPr="00311179">
          <w:rPr>
            <w:rFonts w:asciiTheme="majorBidi" w:eastAsia="Times New Roman" w:hAnsiTheme="majorBidi" w:cstheme="majorBidi"/>
            <w:color w:val="000000" w:themeColor="text1"/>
            <w:lang w:val="en-GB"/>
            <w:rPrChange w:id="6753" w:author="Jane Shaw" w:date="2015-11-01T20:53:00Z">
              <w:rPr>
                <w:rFonts w:asciiTheme="majorBidi" w:hAnsiTheme="majorBidi" w:cstheme="majorBidi"/>
                <w:color w:val="000000" w:themeColor="text1"/>
                <w:lang w:val="en-GB"/>
              </w:rPr>
            </w:rPrChange>
          </w:rPr>
          <w:t>Table 4</w:t>
        </w:r>
      </w:ins>
      <w:del w:id="6754" w:author="Jane Shaw" w:date="2015-11-01T20:44:00Z">
        <w:r w:rsidR="00E24798" w:rsidRPr="000F0B1C" w:rsidDel="00311179">
          <w:rPr>
            <w:rFonts w:asciiTheme="majorBidi" w:eastAsia="Times New Roman" w:hAnsiTheme="majorBidi" w:cstheme="majorBidi"/>
            <w:color w:val="000000" w:themeColor="text1"/>
            <w:lang w:val="en-GB"/>
          </w:rPr>
          <w:delText>Table 4</w:delText>
        </w:r>
      </w:del>
      <w:r w:rsidR="00E24798">
        <w:fldChar w:fldCharType="end"/>
      </w:r>
      <w:r w:rsidRPr="00F31509">
        <w:rPr>
          <w:rFonts w:asciiTheme="majorBidi" w:eastAsia="Times New Roman" w:hAnsiTheme="majorBidi" w:cstheme="majorBidi"/>
          <w:color w:val="000000" w:themeColor="text1"/>
          <w:lang w:val="en-GB"/>
        </w:rPr>
        <w:t xml:space="preserve"> identifies export </w:t>
      </w:r>
      <w:del w:id="6755" w:author="Jane Shaw" w:date="2015-10-22T18:27:00Z">
        <w:r w:rsidRPr="00F31509" w:rsidDel="004631C1">
          <w:rPr>
            <w:rFonts w:asciiTheme="majorBidi" w:eastAsia="Times New Roman" w:hAnsiTheme="majorBidi" w:cstheme="majorBidi"/>
            <w:color w:val="000000" w:themeColor="text1"/>
            <w:lang w:val="en-GB"/>
          </w:rPr>
          <w:delText xml:space="preserve">unit values </w:delText>
        </w:r>
      </w:del>
      <w:r w:rsidRPr="00F31509">
        <w:rPr>
          <w:rFonts w:asciiTheme="majorBidi" w:eastAsia="Times New Roman" w:hAnsiTheme="majorBidi" w:cstheme="majorBidi"/>
          <w:color w:val="000000" w:themeColor="text1"/>
          <w:lang w:val="en-GB"/>
        </w:rPr>
        <w:t xml:space="preserve">and import unit values as the key factors </w:t>
      </w:r>
      <w:del w:id="6756" w:author="Jane Shaw" w:date="2015-10-22T18:27:00Z">
        <w:r w:rsidRPr="00F31509" w:rsidDel="004631C1">
          <w:rPr>
            <w:rFonts w:asciiTheme="majorBidi" w:eastAsia="Times New Roman" w:hAnsiTheme="majorBidi" w:cstheme="majorBidi"/>
            <w:color w:val="000000" w:themeColor="text1"/>
            <w:lang w:val="en-GB"/>
          </w:rPr>
          <w:delText xml:space="preserve">to </w:delText>
        </w:r>
      </w:del>
      <w:ins w:id="6757" w:author="Jane Shaw" w:date="2015-10-22T18:27:00Z">
        <w:r w:rsidR="004631C1">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imput</w:t>
      </w:r>
      <w:ins w:id="6758" w:author="Jane Shaw" w:date="2015-10-22T18:27:00Z">
        <w:r w:rsidR="004631C1">
          <w:rPr>
            <w:rFonts w:asciiTheme="majorBidi" w:eastAsia="Times New Roman" w:hAnsiTheme="majorBidi" w:cstheme="majorBidi"/>
            <w:color w:val="000000" w:themeColor="text1"/>
            <w:lang w:val="en-GB"/>
          </w:rPr>
          <w:t>ing</w:t>
        </w:r>
      </w:ins>
      <w:del w:id="6759" w:author="Jane Shaw" w:date="2015-10-22T18:27:00Z">
        <w:r w:rsidRPr="00F31509" w:rsidDel="004631C1">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missing quantities from existing value flows</w:t>
      </w:r>
      <w:del w:id="6760" w:author="Jane Shaw" w:date="2015-10-22T18:27:00Z">
        <w:r w:rsidRPr="00F31509" w:rsidDel="004631C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w:t>
      </w:r>
      <w:ins w:id="6761" w:author="Jane Shaw" w:date="2015-10-22T18:27:00Z">
        <w:r w:rsidR="004631C1">
          <w:rPr>
            <w:rFonts w:asciiTheme="majorBidi" w:eastAsia="Times New Roman" w:hAnsiTheme="majorBidi" w:cstheme="majorBidi"/>
            <w:color w:val="000000" w:themeColor="text1"/>
            <w:lang w:val="en-GB"/>
          </w:rPr>
          <w:t xml:space="preserve">imputation </w:t>
        </w:r>
      </w:ins>
      <w:r w:rsidRPr="00F31509">
        <w:rPr>
          <w:rFonts w:asciiTheme="majorBidi" w:eastAsia="Times New Roman" w:hAnsiTheme="majorBidi" w:cstheme="majorBidi"/>
          <w:color w:val="000000" w:themeColor="text1"/>
          <w:lang w:val="en-GB"/>
        </w:rPr>
        <w:t xml:space="preserve">process </w:t>
      </w:r>
      <w:del w:id="6762" w:author="Jane Shaw" w:date="2015-10-22T18:27:00Z">
        <w:r w:rsidRPr="00F31509" w:rsidDel="004631C1">
          <w:rPr>
            <w:rFonts w:asciiTheme="majorBidi" w:eastAsia="Times New Roman" w:hAnsiTheme="majorBidi" w:cstheme="majorBidi"/>
            <w:color w:val="000000" w:themeColor="text1"/>
            <w:lang w:val="en-GB"/>
          </w:rPr>
          <w:delText xml:space="preserve">of imputing as such </w:delText>
        </w:r>
      </w:del>
      <w:r w:rsidRPr="00F31509">
        <w:rPr>
          <w:rFonts w:asciiTheme="majorBidi" w:eastAsia="Times New Roman" w:hAnsiTheme="majorBidi" w:cstheme="majorBidi"/>
          <w:color w:val="000000" w:themeColor="text1"/>
          <w:lang w:val="en-GB"/>
        </w:rPr>
        <w:t xml:space="preserve">is straightforward; the choice of the most appropriate unit value is not. In theory, there are competing alternatives, </w:t>
      </w:r>
      <w:ins w:id="6763" w:author="Jane Shaw" w:date="2015-11-07T19:18:00Z">
        <w:r w:rsidR="009122CD">
          <w:rPr>
            <w:rFonts w:asciiTheme="majorBidi" w:eastAsia="Times New Roman" w:hAnsiTheme="majorBidi" w:cstheme="majorBidi"/>
            <w:color w:val="000000" w:themeColor="text1"/>
            <w:lang w:val="en-GB"/>
          </w:rPr>
          <w:t xml:space="preserve">but </w:t>
        </w:r>
      </w:ins>
      <w:r w:rsidRPr="00F31509">
        <w:rPr>
          <w:rFonts w:asciiTheme="majorBidi" w:eastAsia="Times New Roman" w:hAnsiTheme="majorBidi" w:cstheme="majorBidi"/>
          <w:color w:val="000000" w:themeColor="text1"/>
          <w:lang w:val="en-GB"/>
        </w:rPr>
        <w:t xml:space="preserve">their </w:t>
      </w:r>
      <w:del w:id="6764" w:author="Jane Shaw" w:date="2015-10-22T18:27:00Z">
        <w:r w:rsidRPr="00F31509" w:rsidDel="004631C1">
          <w:rPr>
            <w:rFonts w:asciiTheme="majorBidi" w:eastAsia="Times New Roman" w:hAnsiTheme="majorBidi" w:cstheme="majorBidi"/>
            <w:color w:val="000000" w:themeColor="text1"/>
            <w:lang w:val="en-GB"/>
          </w:rPr>
          <w:delText xml:space="preserve">pros </w:delText>
        </w:r>
      </w:del>
      <w:ins w:id="6765" w:author="Jane Shaw" w:date="2015-10-22T18:27:00Z">
        <w:r w:rsidR="004631C1">
          <w:rPr>
            <w:rFonts w:asciiTheme="majorBidi" w:eastAsia="Times New Roman" w:hAnsiTheme="majorBidi" w:cstheme="majorBidi"/>
            <w:color w:val="000000" w:themeColor="text1"/>
            <w:lang w:val="en-GB"/>
          </w:rPr>
          <w:t xml:space="preserve">advantages </w:t>
        </w:r>
      </w:ins>
      <w:r w:rsidRPr="00F31509">
        <w:rPr>
          <w:rFonts w:asciiTheme="majorBidi" w:eastAsia="Times New Roman" w:hAnsiTheme="majorBidi" w:cstheme="majorBidi"/>
          <w:color w:val="000000" w:themeColor="text1"/>
          <w:lang w:val="en-GB"/>
        </w:rPr>
        <w:t xml:space="preserve">and </w:t>
      </w:r>
      <w:del w:id="6766" w:author="Jane Shaw" w:date="2015-10-22T18:28:00Z">
        <w:r w:rsidRPr="00F31509" w:rsidDel="004631C1">
          <w:rPr>
            <w:rFonts w:asciiTheme="majorBidi" w:eastAsia="Times New Roman" w:hAnsiTheme="majorBidi" w:cstheme="majorBidi"/>
            <w:color w:val="000000" w:themeColor="text1"/>
            <w:lang w:val="en-GB"/>
          </w:rPr>
          <w:delText xml:space="preserve">cons </w:delText>
        </w:r>
      </w:del>
      <w:ins w:id="6767" w:author="Jane Shaw" w:date="2015-10-22T18:28:00Z">
        <w:r w:rsidR="004631C1">
          <w:rPr>
            <w:rFonts w:asciiTheme="majorBidi" w:eastAsia="Times New Roman" w:hAnsiTheme="majorBidi" w:cstheme="majorBidi"/>
            <w:color w:val="000000" w:themeColor="text1"/>
            <w:lang w:val="en-GB"/>
          </w:rPr>
          <w:t xml:space="preserve">disadvantages </w:t>
        </w:r>
      </w:ins>
      <w:r w:rsidRPr="00F31509">
        <w:rPr>
          <w:rFonts w:asciiTheme="majorBidi" w:eastAsia="Times New Roman" w:hAnsiTheme="majorBidi" w:cstheme="majorBidi"/>
          <w:color w:val="000000" w:themeColor="text1"/>
          <w:lang w:val="en-GB"/>
        </w:rPr>
        <w:t xml:space="preserve">can only be evaluated </w:t>
      </w:r>
      <w:del w:id="6768" w:author="Jane Shaw" w:date="2015-10-22T18:28:00Z">
        <w:r w:rsidRPr="00F31509" w:rsidDel="004631C1">
          <w:rPr>
            <w:rFonts w:asciiTheme="majorBidi" w:eastAsia="Times New Roman" w:hAnsiTheme="majorBidi" w:cstheme="majorBidi"/>
            <w:color w:val="000000" w:themeColor="text1"/>
            <w:lang w:val="en-GB"/>
          </w:rPr>
          <w:delText xml:space="preserve">in an </w:delText>
        </w:r>
      </w:del>
      <w:r w:rsidRPr="00F31509">
        <w:rPr>
          <w:rFonts w:asciiTheme="majorBidi" w:eastAsia="Times New Roman" w:hAnsiTheme="majorBidi" w:cstheme="majorBidi"/>
          <w:color w:val="000000" w:themeColor="text1"/>
          <w:lang w:val="en-GB"/>
        </w:rPr>
        <w:t>empirical</w:t>
      </w:r>
      <w:ins w:id="6769" w:author="Jane Shaw" w:date="2015-10-22T18:28:00Z">
        <w:r w:rsidR="004631C1">
          <w:rPr>
            <w:rFonts w:asciiTheme="majorBidi" w:eastAsia="Times New Roman" w:hAnsiTheme="majorBidi" w:cstheme="majorBidi"/>
            <w:color w:val="000000" w:themeColor="text1"/>
            <w:lang w:val="en-GB"/>
          </w:rPr>
          <w:t>ly</w:t>
        </w:r>
      </w:ins>
      <w:r w:rsidRPr="00F31509">
        <w:rPr>
          <w:rFonts w:asciiTheme="majorBidi" w:eastAsia="Times New Roman" w:hAnsiTheme="majorBidi" w:cstheme="majorBidi"/>
          <w:color w:val="000000" w:themeColor="text1"/>
          <w:lang w:val="en-GB"/>
        </w:rPr>
        <w:t>/practical</w:t>
      </w:r>
      <w:ins w:id="6770" w:author="Jane Shaw" w:date="2015-10-22T18:28:00Z">
        <w:r w:rsidR="004631C1">
          <w:rPr>
            <w:rFonts w:asciiTheme="majorBidi" w:eastAsia="Times New Roman" w:hAnsiTheme="majorBidi" w:cstheme="majorBidi"/>
            <w:color w:val="000000" w:themeColor="text1"/>
            <w:lang w:val="en-GB"/>
          </w:rPr>
          <w:t>ly</w:t>
        </w:r>
      </w:ins>
      <w:r w:rsidRPr="00F31509">
        <w:rPr>
          <w:rFonts w:asciiTheme="majorBidi" w:eastAsia="Times New Roman" w:hAnsiTheme="majorBidi" w:cstheme="majorBidi"/>
          <w:color w:val="000000" w:themeColor="text1"/>
          <w:lang w:val="en-GB"/>
        </w:rPr>
        <w:t xml:space="preserve"> </w:t>
      </w:r>
      <w:del w:id="6771" w:author="Jane Shaw" w:date="2015-10-22T18:28:00Z">
        <w:r w:rsidRPr="00F31509" w:rsidDel="004631C1">
          <w:rPr>
            <w:rFonts w:asciiTheme="majorBidi" w:eastAsia="Times New Roman" w:hAnsiTheme="majorBidi" w:cstheme="majorBidi"/>
            <w:color w:val="000000" w:themeColor="text1"/>
            <w:lang w:val="en-GB"/>
          </w:rPr>
          <w:delText xml:space="preserve">context </w:delText>
        </w:r>
      </w:del>
      <w:r w:rsidRPr="00F31509">
        <w:rPr>
          <w:rFonts w:asciiTheme="majorBidi" w:eastAsia="Times New Roman" w:hAnsiTheme="majorBidi" w:cstheme="majorBidi"/>
          <w:color w:val="000000" w:themeColor="text1"/>
          <w:lang w:val="en-GB"/>
        </w:rPr>
        <w:t xml:space="preserve">and depend on the reliability of reported trade flows, </w:t>
      </w:r>
      <w:ins w:id="6772" w:author="Jane Shaw" w:date="2015-10-22T18:28:00Z">
        <w:r w:rsidR="004631C1">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number of products lumped together into a </w:t>
      </w:r>
      <w:del w:id="6773" w:author="Jane Shaw" w:date="2015-10-22T18:28:00Z">
        <w:r w:rsidRPr="00F31509" w:rsidDel="004631C1">
          <w:rPr>
            <w:rFonts w:asciiTheme="majorBidi" w:eastAsia="Times New Roman" w:hAnsiTheme="majorBidi" w:cstheme="majorBidi"/>
            <w:color w:val="000000" w:themeColor="text1"/>
            <w:lang w:val="en-GB"/>
          </w:rPr>
          <w:delText xml:space="preserve">given </w:delText>
        </w:r>
      </w:del>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w:t>
      </w:r>
      <w:del w:id="6774" w:author="Jane Shaw" w:date="2015-11-07T19:18:00Z">
        <w:r w:rsidRPr="00F31509" w:rsidDel="009122CD">
          <w:rPr>
            <w:rFonts w:asciiTheme="majorBidi" w:eastAsia="Times New Roman" w:hAnsiTheme="majorBidi" w:cstheme="majorBidi"/>
            <w:color w:val="000000" w:themeColor="text1"/>
            <w:lang w:val="en-GB"/>
          </w:rPr>
          <w:delText xml:space="preserve">over </w:delText>
        </w:r>
      </w:del>
      <w:ins w:id="6775" w:author="Jane Shaw" w:date="2015-11-07T19:18:00Z">
        <w:r w:rsidR="009122CD">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 xml:space="preserve">reporters/partners. </w:t>
      </w:r>
    </w:p>
    <w:p w14:paraId="5231587B" w14:textId="4563B692"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right choice is therefore </w:t>
      </w:r>
      <w:del w:id="6776" w:author="Jane Shaw" w:date="2015-10-22T18:28:00Z">
        <w:r w:rsidRPr="00F31509" w:rsidDel="004631C1">
          <w:rPr>
            <w:rFonts w:asciiTheme="majorBidi" w:eastAsia="Times New Roman" w:hAnsiTheme="majorBidi" w:cstheme="majorBidi"/>
            <w:color w:val="000000" w:themeColor="text1"/>
            <w:lang w:val="en-GB"/>
          </w:rPr>
          <w:delText xml:space="preserve">the answer to an </w:delText>
        </w:r>
      </w:del>
      <w:ins w:id="6777" w:author="Jane Shaw" w:date="2015-10-22T18:28:00Z">
        <w:r w:rsidR="004631C1">
          <w:rPr>
            <w:rFonts w:asciiTheme="majorBidi" w:eastAsia="Times New Roman" w:hAnsiTheme="majorBidi" w:cstheme="majorBidi"/>
            <w:color w:val="000000" w:themeColor="text1"/>
            <w:lang w:val="en-GB"/>
          </w:rPr>
          <w:t xml:space="preserve">selected </w:t>
        </w:r>
      </w:ins>
      <w:r w:rsidRPr="00F31509">
        <w:rPr>
          <w:rFonts w:asciiTheme="majorBidi" w:eastAsia="Times New Roman" w:hAnsiTheme="majorBidi" w:cstheme="majorBidi"/>
          <w:color w:val="000000" w:themeColor="text1"/>
          <w:lang w:val="en-GB"/>
        </w:rPr>
        <w:t>empirical</w:t>
      </w:r>
      <w:ins w:id="6778" w:author="Jane Shaw" w:date="2015-10-22T18:28:00Z">
        <w:r w:rsidR="004631C1">
          <w:rPr>
            <w:rFonts w:asciiTheme="majorBidi" w:eastAsia="Times New Roman" w:hAnsiTheme="majorBidi" w:cstheme="majorBidi"/>
            <w:color w:val="000000" w:themeColor="text1"/>
            <w:lang w:val="en-GB"/>
          </w:rPr>
          <w:t>ly</w:t>
        </w:r>
      </w:ins>
      <w:del w:id="6779" w:author="Jane Shaw" w:date="2015-10-22T18:28:00Z">
        <w:r w:rsidRPr="00F31509" w:rsidDel="004631C1">
          <w:rPr>
            <w:rFonts w:asciiTheme="majorBidi" w:eastAsia="Times New Roman" w:hAnsiTheme="majorBidi" w:cstheme="majorBidi"/>
            <w:color w:val="000000" w:themeColor="text1"/>
            <w:lang w:val="en-GB"/>
          </w:rPr>
          <w:delText xml:space="preserve"> question</w:delText>
        </w:r>
      </w:del>
      <w:r w:rsidRPr="00F31509">
        <w:rPr>
          <w:rFonts w:asciiTheme="majorBidi" w:eastAsia="Times New Roman" w:hAnsiTheme="majorBidi" w:cstheme="majorBidi"/>
          <w:color w:val="000000" w:themeColor="text1"/>
          <w:lang w:val="en-GB"/>
        </w:rPr>
        <w:t xml:space="preserve">. Exposing various theoretical alternatives to practical tests resulted in the following procedure. Where the number of trade flows for a given product is low, typically </w:t>
      </w:r>
      <w:ins w:id="6780" w:author="Jane Shaw" w:date="2015-10-22T18:37:00Z">
        <w:r w:rsidR="003C66A5">
          <w:rPr>
            <w:rFonts w:asciiTheme="majorBidi" w:eastAsia="Times New Roman" w:hAnsiTheme="majorBidi" w:cstheme="majorBidi"/>
            <w:color w:val="000000" w:themeColor="text1"/>
            <w:lang w:val="en-GB"/>
          </w:rPr>
          <w:t>five</w:t>
        </w:r>
      </w:ins>
      <w:del w:id="6781" w:author="Jane Shaw" w:date="2015-10-22T18:37:00Z">
        <w:r w:rsidRPr="00F31509" w:rsidDel="003C66A5">
          <w:rPr>
            <w:rFonts w:asciiTheme="majorBidi" w:eastAsia="Times New Roman" w:hAnsiTheme="majorBidi" w:cstheme="majorBidi"/>
            <w:color w:val="000000" w:themeColor="text1"/>
            <w:lang w:val="en-GB"/>
          </w:rPr>
          <w:delText>5</w:delText>
        </w:r>
      </w:del>
      <w:r w:rsidRPr="00F31509">
        <w:rPr>
          <w:rFonts w:asciiTheme="majorBidi" w:eastAsia="Times New Roman" w:hAnsiTheme="majorBidi" w:cstheme="majorBidi"/>
          <w:color w:val="000000" w:themeColor="text1"/>
          <w:lang w:val="en-GB"/>
        </w:rPr>
        <w:t xml:space="preserve"> or </w:t>
      </w:r>
      <w:del w:id="6782" w:author="Jane Shaw" w:date="2015-10-22T18:37:00Z">
        <w:r w:rsidRPr="00F31509" w:rsidDel="003C66A5">
          <w:rPr>
            <w:rFonts w:asciiTheme="majorBidi" w:eastAsia="Times New Roman" w:hAnsiTheme="majorBidi" w:cstheme="majorBidi"/>
            <w:color w:val="000000" w:themeColor="text1"/>
            <w:lang w:val="en-GB"/>
          </w:rPr>
          <w:delText>less</w:delText>
        </w:r>
      </w:del>
      <w:ins w:id="6783" w:author="Jane Shaw" w:date="2015-10-22T18:37:00Z">
        <w:r w:rsidR="003C66A5">
          <w:rPr>
            <w:rFonts w:asciiTheme="majorBidi" w:eastAsia="Times New Roman" w:hAnsiTheme="majorBidi" w:cstheme="majorBidi"/>
            <w:color w:val="000000" w:themeColor="text1"/>
            <w:lang w:val="en-GB"/>
          </w:rPr>
          <w:t>fewer</w:t>
        </w:r>
      </w:ins>
      <w:r w:rsidRPr="00F31509">
        <w:rPr>
          <w:rFonts w:asciiTheme="majorBidi" w:eastAsia="Times New Roman" w:hAnsiTheme="majorBidi" w:cstheme="majorBidi"/>
          <w:color w:val="000000" w:themeColor="text1"/>
          <w:lang w:val="en-GB"/>
        </w:rPr>
        <w:t>,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w:t>
      </w:r>
      <w:del w:id="6784" w:author="Jane Shaw" w:date="2015-10-22T18:38:00Z">
        <w:r w:rsidRPr="00F31509" w:rsidDel="003C66A5">
          <w:rPr>
            <w:rFonts w:asciiTheme="majorBidi" w:eastAsia="Times New Roman" w:hAnsiTheme="majorBidi" w:cstheme="majorBidi"/>
            <w:color w:val="000000" w:themeColor="text1"/>
            <w:lang w:val="en-GB"/>
          </w:rPr>
          <w:delText xml:space="preserve">to </w:delText>
        </w:r>
      </w:del>
      <w:ins w:id="6785" w:author="Jane Shaw" w:date="2015-10-22T18:38:00Z">
        <w:r w:rsidR="003C66A5">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calculat</w:t>
      </w:r>
      <w:ins w:id="6786" w:author="Jane Shaw" w:date="2015-10-22T18:38:00Z">
        <w:r w:rsidR="003C66A5">
          <w:rPr>
            <w:rFonts w:asciiTheme="majorBidi" w:eastAsia="Times New Roman" w:hAnsiTheme="majorBidi" w:cstheme="majorBidi"/>
            <w:color w:val="000000" w:themeColor="text1"/>
            <w:lang w:val="en-GB"/>
          </w:rPr>
          <w:t>ing</w:t>
        </w:r>
      </w:ins>
      <w:del w:id="6787" w:author="Jane Shaw" w:date="2015-10-22T18:38:00Z">
        <w:r w:rsidRPr="00F31509" w:rsidDel="003C66A5">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the unit values. Conversely, where </w:t>
      </w:r>
      <w:del w:id="6788" w:author="Jane Shaw" w:date="2015-10-22T18:38:00Z">
        <w:r w:rsidRPr="00F31509" w:rsidDel="003C66A5">
          <w:rPr>
            <w:rFonts w:asciiTheme="majorBidi" w:eastAsia="Times New Roman" w:hAnsiTheme="majorBidi" w:cstheme="majorBidi"/>
            <w:color w:val="000000" w:themeColor="text1"/>
            <w:lang w:val="en-GB"/>
          </w:rPr>
          <w:delText xml:space="preserve">and when </w:delText>
        </w:r>
      </w:del>
      <w:r w:rsidRPr="00F31509">
        <w:rPr>
          <w:rFonts w:asciiTheme="majorBidi" w:eastAsia="Times New Roman" w:hAnsiTheme="majorBidi" w:cstheme="majorBidi"/>
          <w:color w:val="000000" w:themeColor="text1"/>
          <w:lang w:val="en-GB"/>
        </w:rPr>
        <w:t xml:space="preserve">the number of flows is high, country-specific unit values are identified to calculate unit values. </w:t>
      </w:r>
      <w:r w:rsidR="00E24798">
        <w:fldChar w:fldCharType="begin"/>
      </w:r>
      <w:r w:rsidR="00E24798">
        <w:instrText xml:space="preserve"> REF _Ref421026002 \h  \* MERGEFORMAT </w:instrText>
      </w:r>
      <w:r w:rsidR="00E24798">
        <w:fldChar w:fldCharType="separate"/>
      </w:r>
      <w:ins w:id="6789" w:author="Jane Shaw" w:date="2015-11-01T20:53:00Z">
        <w:r w:rsidR="00311179" w:rsidRPr="00311179">
          <w:rPr>
            <w:rFonts w:asciiTheme="majorBidi" w:eastAsia="Times New Roman" w:hAnsiTheme="majorBidi" w:cstheme="majorBidi"/>
            <w:lang w:val="en-GB"/>
            <w:rPrChange w:id="6790" w:author="Jane Shaw" w:date="2015-11-01T20:53:00Z">
              <w:rPr>
                <w:rFonts w:asciiTheme="majorBidi" w:hAnsiTheme="majorBidi" w:cstheme="majorBidi"/>
                <w:lang w:val="en-GB"/>
              </w:rPr>
            </w:rPrChange>
          </w:rPr>
          <w:t>Figure 5</w:t>
        </w:r>
      </w:ins>
      <w:del w:id="6791" w:author="Jane Shaw" w:date="2015-11-01T20:44:00Z">
        <w:r w:rsidR="00E24798" w:rsidRPr="000F0B1C" w:rsidDel="00311179">
          <w:rPr>
            <w:rFonts w:asciiTheme="majorBidi" w:eastAsia="Times New Roman" w:hAnsiTheme="majorBidi" w:cstheme="majorBidi"/>
            <w:lang w:val="en-GB"/>
          </w:rPr>
          <w:delText>Figure 5</w:delText>
        </w:r>
      </w:del>
      <w:r w:rsidR="00E24798">
        <w:fldChar w:fldCharType="end"/>
      </w:r>
      <w:r w:rsidRPr="00F31509">
        <w:rPr>
          <w:rFonts w:asciiTheme="majorBidi" w:eastAsia="Times New Roman" w:hAnsiTheme="majorBidi" w:cstheme="majorBidi"/>
          <w:color w:val="000000" w:themeColor="text1"/>
          <w:lang w:val="en-GB"/>
        </w:rPr>
        <w:t xml:space="preserve"> depicts the country-specific case.</w:t>
      </w:r>
    </w:p>
    <w:p w14:paraId="4A1C3F53" w14:textId="38BAACB3" w:rsidR="004F65E4" w:rsidRPr="00F31509" w:rsidRDefault="004F65E4" w:rsidP="004F65E4">
      <w:pPr>
        <w:keepNext/>
        <w:widowControl w:val="0"/>
        <w:spacing w:before="100" w:beforeAutospacing="1" w:after="120"/>
        <w:jc w:val="both"/>
        <w:rPr>
          <w:rFonts w:asciiTheme="majorBidi" w:hAnsiTheme="majorBidi" w:cstheme="majorBidi"/>
          <w:lang w:val="en-GB"/>
        </w:rPr>
      </w:pPr>
    </w:p>
    <w:p w14:paraId="38B6286C" w14:textId="4D90C491" w:rsidR="004F65E4" w:rsidRPr="00F31509" w:rsidRDefault="004F65E4" w:rsidP="004F65E4">
      <w:pPr>
        <w:pStyle w:val="Didascalia"/>
        <w:jc w:val="both"/>
        <w:rPr>
          <w:rFonts w:asciiTheme="majorBidi" w:hAnsiTheme="majorBidi" w:cstheme="majorBidi"/>
          <w:b/>
          <w:bCs/>
          <w:sz w:val="22"/>
          <w:szCs w:val="22"/>
          <w:lang w:val="en-GB"/>
        </w:rPr>
      </w:pPr>
      <w:bookmarkStart w:id="6792" w:name="_Ref421026002"/>
      <w:bookmarkStart w:id="6793" w:name="_Toc421026213"/>
      <w:bookmarkStart w:id="6794" w:name="_Toc428383856"/>
      <w:bookmarkStart w:id="6795" w:name="_Toc430872507"/>
      <w:r w:rsidRPr="00F31509">
        <w:rPr>
          <w:rFonts w:asciiTheme="majorBidi" w:hAnsiTheme="majorBidi" w:cstheme="majorBidi"/>
          <w:sz w:val="22"/>
          <w:szCs w:val="22"/>
          <w:lang w:val="en-GB"/>
        </w:rPr>
        <w:t xml:space="preserve">Figure </w:t>
      </w:r>
      <w:r w:rsidR="003D789C"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D789C" w:rsidRPr="00F31509">
        <w:rPr>
          <w:rFonts w:asciiTheme="majorBidi" w:hAnsiTheme="majorBidi" w:cstheme="majorBidi"/>
          <w:b/>
          <w:bCs/>
          <w:sz w:val="22"/>
          <w:szCs w:val="22"/>
          <w:lang w:val="en-GB"/>
        </w:rPr>
        <w:fldChar w:fldCharType="separate"/>
      </w:r>
      <w:r w:rsidR="00311179">
        <w:rPr>
          <w:rFonts w:asciiTheme="majorBidi" w:hAnsiTheme="majorBidi" w:cstheme="majorBidi"/>
          <w:noProof/>
          <w:sz w:val="22"/>
          <w:szCs w:val="22"/>
          <w:lang w:val="en-GB"/>
        </w:rPr>
        <w:t>5</w:t>
      </w:r>
      <w:r w:rsidR="003D789C" w:rsidRPr="00F31509">
        <w:rPr>
          <w:rFonts w:asciiTheme="majorBidi" w:hAnsiTheme="majorBidi" w:cstheme="majorBidi"/>
          <w:b/>
          <w:bCs/>
          <w:sz w:val="22"/>
          <w:szCs w:val="22"/>
          <w:lang w:val="en-GB"/>
        </w:rPr>
        <w:fldChar w:fldCharType="end"/>
      </w:r>
      <w:bookmarkEnd w:id="6792"/>
      <w:r w:rsidRPr="00F31509">
        <w:rPr>
          <w:rFonts w:asciiTheme="majorBidi" w:hAnsiTheme="majorBidi" w:cstheme="majorBidi"/>
          <w:sz w:val="22"/>
          <w:szCs w:val="22"/>
          <w:lang w:val="en-GB"/>
        </w:rPr>
        <w:t xml:space="preserve">: Calculation of unit values based on </w:t>
      </w:r>
      <w:ins w:id="6796" w:author="Jane Shaw" w:date="2015-11-07T19:19:00Z">
        <w:r w:rsidR="009122CD">
          <w:rPr>
            <w:rFonts w:asciiTheme="majorBidi" w:hAnsiTheme="majorBidi" w:cstheme="majorBidi"/>
            <w:sz w:val="22"/>
            <w:szCs w:val="22"/>
            <w:lang w:val="en-GB"/>
          </w:rPr>
          <w:t xml:space="preserve">information from </w:t>
        </w:r>
      </w:ins>
      <w:r w:rsidRPr="00F31509">
        <w:rPr>
          <w:rFonts w:asciiTheme="majorBidi" w:hAnsiTheme="majorBidi" w:cstheme="majorBidi"/>
          <w:sz w:val="22"/>
          <w:szCs w:val="22"/>
          <w:lang w:val="en-GB"/>
        </w:rPr>
        <w:t>trading partners</w:t>
      </w:r>
      <w:bookmarkEnd w:id="6793"/>
      <w:bookmarkEnd w:id="6794"/>
      <w:bookmarkEnd w:id="6795"/>
    </w:p>
    <w:p w14:paraId="3F3985D6" w14:textId="45D1D182"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w:t>
      </w:r>
      <w:del w:id="6797" w:author="Jane Shaw" w:date="2015-10-22T18:44:00Z">
        <w:r w:rsidRPr="00F31509" w:rsidDel="00166BD9">
          <w:rPr>
            <w:rFonts w:asciiTheme="majorBidi" w:eastAsia="Times New Roman" w:hAnsiTheme="majorBidi" w:cstheme="majorBidi"/>
            <w:color w:val="000000" w:themeColor="text1"/>
            <w:lang w:val="en-GB"/>
          </w:rPr>
          <w:delText xml:space="preserve">concrete </w:delText>
        </w:r>
      </w:del>
      <w:r w:rsidRPr="00F31509">
        <w:rPr>
          <w:rFonts w:asciiTheme="majorBidi" w:eastAsia="Times New Roman" w:hAnsiTheme="majorBidi" w:cstheme="majorBidi"/>
          <w:color w:val="000000" w:themeColor="text1"/>
          <w:lang w:val="en-GB"/>
        </w:rPr>
        <w:t xml:space="preserve">case captured in </w:t>
      </w:r>
      <w:r w:rsidR="00E24798">
        <w:fldChar w:fldCharType="begin"/>
      </w:r>
      <w:r w:rsidR="00E24798">
        <w:instrText xml:space="preserve"> REF _Ref421026002 \h  \* MERGEFORMAT </w:instrText>
      </w:r>
      <w:r w:rsidR="00E24798">
        <w:fldChar w:fldCharType="separate"/>
      </w:r>
      <w:ins w:id="6798" w:author="Jane Shaw" w:date="2015-11-01T20:53:00Z">
        <w:r w:rsidR="00311179" w:rsidRPr="00311179">
          <w:rPr>
            <w:rFonts w:asciiTheme="majorBidi" w:eastAsia="Times New Roman" w:hAnsiTheme="majorBidi" w:cstheme="majorBidi"/>
            <w:lang w:val="en-GB"/>
            <w:rPrChange w:id="6799" w:author="Jane Shaw" w:date="2015-11-01T20:53:00Z">
              <w:rPr>
                <w:rFonts w:asciiTheme="majorBidi" w:hAnsiTheme="majorBidi" w:cstheme="majorBidi"/>
                <w:lang w:val="en-GB"/>
              </w:rPr>
            </w:rPrChange>
          </w:rPr>
          <w:t>Figure 5</w:t>
        </w:r>
      </w:ins>
      <w:del w:id="6800" w:author="Jane Shaw" w:date="2015-11-01T20:44:00Z">
        <w:r w:rsidR="00E24798" w:rsidRPr="000F0B1C" w:rsidDel="00311179">
          <w:rPr>
            <w:rFonts w:asciiTheme="majorBidi" w:eastAsia="Times New Roman" w:hAnsiTheme="majorBidi" w:cstheme="majorBidi"/>
            <w:lang w:val="en-GB"/>
          </w:rPr>
          <w:delText>Figure 5</w:delText>
        </w:r>
      </w:del>
      <w:r w:rsidR="00E24798">
        <w:fldChar w:fldCharType="end"/>
      </w:r>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w:t>
      </w:r>
      <w:del w:id="6801" w:author="Jane Shaw" w:date="2015-11-07T19:19:00Z">
        <w:r w:rsidRPr="00F31509" w:rsidDel="009122C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but</w:t>
      </w:r>
      <w:ins w:id="6802" w:author="Jane Shaw" w:date="2015-11-07T19:19:00Z">
        <w:r w:rsidR="009122CD">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without quantity or value information, is assumed to pay the same price as all other countries importing wine from France</w:t>
      </w:r>
      <w:ins w:id="6803" w:author="Jane Shaw" w:date="2015-10-22T18:39:00Z">
        <w:r w:rsidR="003C66A5">
          <w:rPr>
            <w:rFonts w:asciiTheme="majorBidi" w:eastAsia="Times New Roman" w:hAnsiTheme="majorBidi" w:cstheme="majorBidi"/>
            <w:color w:val="000000" w:themeColor="text1"/>
            <w:lang w:val="en-GB"/>
          </w:rPr>
          <w:t xml:space="preserve"> –</w:t>
        </w:r>
      </w:ins>
      <w:del w:id="6804" w:author="Jane Shaw" w:date="2015-10-22T18:39:00Z">
        <w:r w:rsidRPr="00F31509" w:rsidDel="003C66A5">
          <w:rPr>
            <w:rFonts w:asciiTheme="majorBidi" w:eastAsia="Times New Roman" w:hAnsiTheme="majorBidi" w:cstheme="majorBidi"/>
            <w:color w:val="000000" w:themeColor="text1"/>
            <w:lang w:val="en-GB"/>
          </w:rPr>
          <w:delText xml:space="preserve">, </w:delText>
        </w:r>
      </w:del>
      <w:ins w:id="6805" w:author="Jane Shaw" w:date="2015-10-22T18:39:00Z">
        <w:r w:rsidR="003C66A5">
          <w:rPr>
            <w:rFonts w:asciiTheme="majorBidi" w:eastAsia="Times New Roman" w:hAnsiTheme="majorBidi" w:cstheme="majorBidi"/>
            <w:color w:val="000000" w:themeColor="text1"/>
            <w:lang w:val="en-GB"/>
          </w:rPr>
          <w:t xml:space="preserve"> </w:t>
        </w:r>
      </w:ins>
      <w:del w:id="6806" w:author="Jane Shaw" w:date="2015-10-22T18:39:00Z">
        <w:r w:rsidRPr="00F31509" w:rsidDel="003C66A5">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 xml:space="preserve">$21/bottle on average. Likewise, </w:t>
      </w:r>
      <w:r w:rsidR="005973BD" w:rsidRPr="00F31509">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same country XX imports wine from Italy, the underlying unit value is based on the one that other countries pay on average when importing wine from Italy</w:t>
      </w:r>
      <w:ins w:id="6807" w:author="Jane Shaw" w:date="2015-10-22T18:39:00Z">
        <w:r w:rsidR="003C66A5">
          <w:rPr>
            <w:rFonts w:asciiTheme="majorBidi" w:eastAsia="Times New Roman" w:hAnsiTheme="majorBidi" w:cstheme="majorBidi"/>
            <w:color w:val="000000" w:themeColor="text1"/>
            <w:lang w:val="en-GB"/>
          </w:rPr>
          <w:t xml:space="preserve"> –</w:t>
        </w:r>
      </w:ins>
      <w:del w:id="6808" w:author="Jane Shaw" w:date="2015-10-22T18:39:00Z">
        <w:r w:rsidRPr="00F31509" w:rsidDel="003C66A5">
          <w:rPr>
            <w:rFonts w:asciiTheme="majorBidi" w:eastAsia="Times New Roman" w:hAnsiTheme="majorBidi" w:cstheme="majorBidi"/>
            <w:color w:val="000000" w:themeColor="text1"/>
            <w:lang w:val="en-GB"/>
          </w:rPr>
          <w:delText xml:space="preserve">, i.e. </w:delText>
        </w:r>
      </w:del>
      <w:r w:rsidRPr="00F31509">
        <w:rPr>
          <w:rFonts w:asciiTheme="majorBidi" w:eastAsia="Times New Roman" w:hAnsiTheme="majorBidi" w:cstheme="majorBidi"/>
          <w:color w:val="000000" w:themeColor="text1"/>
          <w:lang w:val="en-GB"/>
        </w:rPr>
        <w:t xml:space="preserve">$3/bottle. </w:t>
      </w:r>
    </w:p>
    <w:p w14:paraId="1CD02AFA" w14:textId="562B12BE"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When enough flows are available, such a country-specific approach renders a more precise outcome than working with a global average, which would have been $12/bottle. </w:t>
      </w:r>
      <w:del w:id="6809" w:author="Jane Shaw" w:date="2015-11-07T19:19:00Z">
        <w:r w:rsidRPr="00F31509" w:rsidDel="009122CD">
          <w:rPr>
            <w:rFonts w:asciiTheme="majorBidi" w:hAnsiTheme="majorBidi" w:cstheme="majorBidi"/>
            <w:color w:val="000000" w:themeColor="text1"/>
            <w:szCs w:val="24"/>
            <w:lang w:val="en-GB"/>
          </w:rPr>
          <w:delText xml:space="preserve">In </w:delText>
        </w:r>
      </w:del>
      <w:r w:rsidR="009122CD"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example provided</w:t>
      </w:r>
      <w:del w:id="6810" w:author="Jane Shaw" w:date="2015-11-07T19:19:00Z">
        <w:r w:rsidRPr="00F31509" w:rsidDel="009122CD">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6811" w:author="Jane Shaw" w:date="2015-11-07T19:19:00Z">
        <w:r w:rsidRPr="00F31509" w:rsidDel="009122CD">
          <w:rPr>
            <w:rFonts w:asciiTheme="majorBidi" w:hAnsiTheme="majorBidi" w:cstheme="majorBidi"/>
            <w:color w:val="000000" w:themeColor="text1"/>
            <w:szCs w:val="24"/>
            <w:lang w:val="en-GB"/>
          </w:rPr>
          <w:delText xml:space="preserve">it </w:delText>
        </w:r>
      </w:del>
      <w:r w:rsidRPr="00F31509">
        <w:rPr>
          <w:rFonts w:asciiTheme="majorBidi" w:hAnsiTheme="majorBidi" w:cstheme="majorBidi"/>
          <w:color w:val="000000" w:themeColor="text1"/>
          <w:szCs w:val="24"/>
          <w:lang w:val="en-GB"/>
        </w:rPr>
        <w:t xml:space="preserve">reflects the fact that France typically exports expensive wine and is therefore assumed </w:t>
      </w:r>
      <w:ins w:id="6812" w:author="Jane Shaw" w:date="2015-10-22T18:39:00Z">
        <w:r w:rsidR="003C66A5">
          <w:rPr>
            <w:rFonts w:asciiTheme="majorBidi" w:hAnsiTheme="majorBidi" w:cstheme="majorBidi"/>
            <w:color w:val="000000" w:themeColor="text1"/>
            <w:szCs w:val="24"/>
            <w:lang w:val="en-GB"/>
          </w:rPr>
          <w:t xml:space="preserve">also </w:t>
        </w:r>
      </w:ins>
      <w:r w:rsidRPr="00F31509">
        <w:rPr>
          <w:rFonts w:asciiTheme="majorBidi" w:hAnsiTheme="majorBidi" w:cstheme="majorBidi"/>
          <w:color w:val="000000" w:themeColor="text1"/>
          <w:szCs w:val="24"/>
          <w:lang w:val="en-GB"/>
        </w:rPr>
        <w:t xml:space="preserve">to export </w:t>
      </w:r>
      <w:del w:id="6813" w:author="Jane Shaw" w:date="2015-10-22T18:39:00Z">
        <w:r w:rsidRPr="00F31509" w:rsidDel="003C66A5">
          <w:rPr>
            <w:rFonts w:asciiTheme="majorBidi" w:hAnsiTheme="majorBidi" w:cstheme="majorBidi"/>
            <w:color w:val="000000" w:themeColor="text1"/>
            <w:szCs w:val="24"/>
            <w:lang w:val="en-GB"/>
          </w:rPr>
          <w:delText xml:space="preserve">also </w:delText>
        </w:r>
      </w:del>
      <w:r w:rsidRPr="00F31509">
        <w:rPr>
          <w:rFonts w:asciiTheme="majorBidi" w:hAnsiTheme="majorBidi" w:cstheme="majorBidi"/>
          <w:color w:val="000000" w:themeColor="text1"/>
          <w:szCs w:val="24"/>
          <w:lang w:val="en-GB"/>
        </w:rPr>
        <w:t xml:space="preserve">expensive wine to </w:t>
      </w:r>
      <w:del w:id="6814" w:author="Jane Shaw" w:date="2015-10-22T18:39:00Z">
        <w:r w:rsidRPr="00F31509" w:rsidDel="003C66A5">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country XX, where information is missing. </w:t>
      </w:r>
      <w:del w:id="6815" w:author="Jane Shaw" w:date="2015-10-22T18:40:00Z">
        <w:r w:rsidRPr="00F31509" w:rsidDel="003C66A5">
          <w:rPr>
            <w:rFonts w:asciiTheme="majorBidi" w:hAnsiTheme="majorBidi" w:cstheme="majorBidi"/>
            <w:color w:val="000000" w:themeColor="text1"/>
            <w:szCs w:val="24"/>
            <w:lang w:val="en-GB"/>
          </w:rPr>
          <w:delText xml:space="preserve">Likewise, </w:delText>
        </w:r>
      </w:del>
      <w:r w:rsidR="003C66A5" w:rsidRPr="00F3150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also captures the fact that Italy typically exports “cheap” wine and </w:t>
      </w:r>
      <w:ins w:id="6816" w:author="Jane Shaw" w:date="2015-10-22T18:40:00Z">
        <w:r w:rsidR="003C66A5">
          <w:rPr>
            <w:rFonts w:asciiTheme="majorBidi" w:hAnsiTheme="majorBidi" w:cstheme="majorBidi"/>
            <w:color w:val="000000" w:themeColor="text1"/>
            <w:szCs w:val="24"/>
            <w:lang w:val="en-GB"/>
          </w:rPr>
          <w:t xml:space="preserve">is </w:t>
        </w:r>
      </w:ins>
      <w:r w:rsidRPr="00F31509">
        <w:rPr>
          <w:rFonts w:asciiTheme="majorBidi" w:hAnsiTheme="majorBidi" w:cstheme="majorBidi"/>
          <w:color w:val="000000" w:themeColor="text1"/>
          <w:szCs w:val="24"/>
          <w:lang w:val="en-GB"/>
        </w:rPr>
        <w:t xml:space="preserve">thus assumed to sell the same quality to country XX, where </w:t>
      </w:r>
      <w:del w:id="6817" w:author="Jane Shaw" w:date="2015-10-22T18:40:00Z">
        <w:r w:rsidRPr="00F31509" w:rsidDel="003C66A5">
          <w:rPr>
            <w:rFonts w:asciiTheme="majorBidi" w:hAnsiTheme="majorBidi" w:cstheme="majorBidi"/>
            <w:color w:val="000000" w:themeColor="text1"/>
            <w:szCs w:val="24"/>
            <w:lang w:val="en-GB"/>
          </w:rPr>
          <w:delText xml:space="preserve">that </w:delText>
        </w:r>
      </w:del>
      <w:r w:rsidRPr="00F31509">
        <w:rPr>
          <w:rFonts w:asciiTheme="majorBidi" w:hAnsiTheme="majorBidi" w:cstheme="majorBidi"/>
          <w:color w:val="000000" w:themeColor="text1"/>
          <w:szCs w:val="24"/>
          <w:lang w:val="en-GB"/>
        </w:rPr>
        <w:t>information is missing.</w:t>
      </w:r>
    </w:p>
    <w:p w14:paraId="790D7030" w14:textId="523837E8" w:rsidR="004F65E4" w:rsidDel="00166BD9" w:rsidRDefault="004F65E4">
      <w:pPr>
        <w:pStyle w:val="Titolo4"/>
        <w:rPr>
          <w:del w:id="6818" w:author="Jane Shaw" w:date="2015-10-22T18:42:00Z"/>
          <w:lang w:val="en-GB"/>
        </w:rPr>
        <w:pPrChange w:id="6819" w:author="Jane Shaw" w:date="2015-10-22T18:50:00Z">
          <w:pPr>
            <w:spacing w:after="120"/>
            <w:jc w:val="both"/>
          </w:pPr>
        </w:pPrChange>
      </w:pPr>
      <w:r w:rsidRPr="00911FAD">
        <w:rPr>
          <w:bCs w:val="0"/>
          <w:lang w:val="en-GB"/>
          <w:rPrChange w:id="6820" w:author="Jane Shaw" w:date="2015-10-22T18:42:00Z">
            <w:rPr>
              <w:rFonts w:asciiTheme="majorBidi" w:hAnsiTheme="majorBidi" w:cstheme="majorBidi"/>
              <w:b/>
              <w:bCs/>
              <w:color w:val="000000" w:themeColor="text1"/>
              <w:lang w:val="en-GB"/>
            </w:rPr>
          </w:rPrChange>
        </w:rPr>
        <w:t xml:space="preserve">Path dependency of imputation routines </w:t>
      </w:r>
    </w:p>
    <w:p w14:paraId="6888A028" w14:textId="77777777" w:rsidR="00166BD9" w:rsidRPr="00911FAD" w:rsidRDefault="00166BD9">
      <w:pPr>
        <w:pStyle w:val="Titolo4"/>
        <w:rPr>
          <w:ins w:id="6821" w:author="Jane Shaw" w:date="2015-10-22T18:50:00Z"/>
          <w:lang w:val="en-GB"/>
        </w:rPr>
        <w:pPrChange w:id="6822" w:author="Jane Shaw" w:date="2015-10-22T18:50:00Z">
          <w:pPr>
            <w:widowControl w:val="0"/>
            <w:spacing w:before="100" w:beforeAutospacing="1" w:after="120"/>
            <w:jc w:val="both"/>
          </w:pPr>
        </w:pPrChange>
      </w:pPr>
    </w:p>
    <w:p w14:paraId="1395EA8F" w14:textId="7010D5CA" w:rsidR="004F65E4" w:rsidRPr="00911FAD" w:rsidRDefault="004F65E4">
      <w:pPr>
        <w:widowControl w:val="0"/>
        <w:spacing w:before="100" w:beforeAutospacing="1" w:after="120"/>
        <w:jc w:val="both"/>
        <w:rPr>
          <w:rFonts w:asciiTheme="majorBidi" w:hAnsiTheme="majorBidi" w:cstheme="majorBidi"/>
          <w:color w:val="000000" w:themeColor="text1"/>
          <w:lang w:val="en-GB"/>
        </w:rPr>
        <w:pPrChange w:id="6823" w:author="Jane Shaw" w:date="2015-10-22T18:42:00Z">
          <w:pPr>
            <w:spacing w:after="120"/>
            <w:jc w:val="both"/>
          </w:pPr>
        </w:pPrChange>
      </w:pPr>
      <w:r w:rsidRPr="00911FAD">
        <w:rPr>
          <w:rFonts w:asciiTheme="majorBidi" w:hAnsiTheme="majorBidi" w:cstheme="majorBidi"/>
          <w:color w:val="000000" w:themeColor="text1"/>
          <w:lang w:val="en-GB"/>
        </w:rPr>
        <w:t xml:space="preserve">As outlined </w:t>
      </w:r>
      <w:del w:id="6824" w:author="Jane Shaw" w:date="2015-10-22T18:45:00Z">
        <w:r w:rsidRPr="00911FAD" w:rsidDel="00166BD9">
          <w:rPr>
            <w:rFonts w:asciiTheme="majorBidi" w:hAnsiTheme="majorBidi" w:cstheme="majorBidi"/>
            <w:color w:val="000000" w:themeColor="text1"/>
            <w:lang w:val="en-GB"/>
          </w:rPr>
          <w:delText>above</w:delText>
        </w:r>
      </w:del>
      <w:ins w:id="6825" w:author="Jane Shaw" w:date="2015-10-22T18:45:00Z">
        <w:r w:rsidR="00166BD9">
          <w:rPr>
            <w:rFonts w:asciiTheme="majorBidi" w:hAnsiTheme="majorBidi" w:cstheme="majorBidi"/>
            <w:color w:val="000000" w:themeColor="text1"/>
            <w:lang w:val="en-GB"/>
          </w:rPr>
          <w:t>earlier in this section</w:t>
        </w:r>
      </w:ins>
      <w:r w:rsidRPr="00911FAD">
        <w:rPr>
          <w:rFonts w:asciiTheme="majorBidi" w:hAnsiTheme="majorBidi" w:cstheme="majorBidi"/>
          <w:color w:val="000000" w:themeColor="text1"/>
          <w:lang w:val="en-GB"/>
        </w:rPr>
        <w:t xml:space="preserve">, the process from “raw” trade data to published trade results encompasses several </w:t>
      </w:r>
      <w:del w:id="6826" w:author="Jane Shaw" w:date="2015-10-22T18:45:00Z">
        <w:r w:rsidRPr="00911FAD" w:rsidDel="00166BD9">
          <w:rPr>
            <w:rFonts w:asciiTheme="majorBidi" w:hAnsiTheme="majorBidi" w:cstheme="majorBidi"/>
            <w:color w:val="000000" w:themeColor="text1"/>
            <w:lang w:val="en-GB"/>
          </w:rPr>
          <w:delText xml:space="preserve">distinct </w:delText>
        </w:r>
      </w:del>
      <w:r w:rsidRPr="00911FAD">
        <w:rPr>
          <w:rFonts w:asciiTheme="majorBidi" w:hAnsiTheme="majorBidi" w:cstheme="majorBidi"/>
          <w:color w:val="000000" w:themeColor="text1"/>
          <w:lang w:val="en-GB"/>
        </w:rPr>
        <w:t xml:space="preserve">steps. In general, these steps follow a logical and cogent sequence. For instance, </w:t>
      </w:r>
      <w:ins w:id="6827" w:author="Jane Shaw" w:date="2015-10-22T18:45:00Z">
        <w:r w:rsidR="00166BD9">
          <w:rPr>
            <w:rFonts w:asciiTheme="majorBidi" w:hAnsiTheme="majorBidi" w:cstheme="majorBidi"/>
            <w:color w:val="000000" w:themeColor="text1"/>
            <w:lang w:val="en-GB"/>
          </w:rPr>
          <w:t xml:space="preserve">data are </w:t>
        </w:r>
      </w:ins>
      <w:r w:rsidRPr="00911FAD">
        <w:rPr>
          <w:rFonts w:asciiTheme="majorBidi" w:hAnsiTheme="majorBidi" w:cstheme="majorBidi"/>
          <w:color w:val="000000" w:themeColor="text1"/>
          <w:lang w:val="en-GB"/>
        </w:rPr>
        <w:t>clean</w:t>
      </w:r>
      <w:ins w:id="6828" w:author="Jane Shaw" w:date="2015-10-22T18:45:00Z">
        <w:r w:rsidR="00166BD9">
          <w:rPr>
            <w:rFonts w:asciiTheme="majorBidi" w:hAnsiTheme="majorBidi" w:cstheme="majorBidi"/>
            <w:color w:val="000000" w:themeColor="text1"/>
            <w:lang w:val="en-GB"/>
          </w:rPr>
          <w:t>ed</w:t>
        </w:r>
      </w:ins>
      <w:del w:id="6829" w:author="Jane Shaw" w:date="2015-10-22T18:45:00Z">
        <w:r w:rsidRPr="00911FAD" w:rsidDel="00166BD9">
          <w:rPr>
            <w:rFonts w:asciiTheme="majorBidi" w:hAnsiTheme="majorBidi" w:cstheme="majorBidi"/>
            <w:color w:val="000000" w:themeColor="text1"/>
            <w:lang w:val="en-GB"/>
          </w:rPr>
          <w:delText>ing</w:delText>
        </w:r>
      </w:del>
      <w:r w:rsidRPr="00911FAD">
        <w:rPr>
          <w:rFonts w:asciiTheme="majorBidi" w:hAnsiTheme="majorBidi" w:cstheme="majorBidi"/>
          <w:color w:val="000000" w:themeColor="text1"/>
          <w:lang w:val="en-GB"/>
        </w:rPr>
        <w:t xml:space="preserve"> </w:t>
      </w:r>
      <w:del w:id="6830" w:author="Jane Shaw" w:date="2015-10-22T18:46:00Z">
        <w:r w:rsidRPr="00911FAD" w:rsidDel="00166BD9">
          <w:rPr>
            <w:rFonts w:asciiTheme="majorBidi" w:hAnsiTheme="majorBidi" w:cstheme="majorBidi"/>
            <w:color w:val="000000" w:themeColor="text1"/>
            <w:lang w:val="en-GB"/>
          </w:rPr>
          <w:delText xml:space="preserve">data </w:delText>
        </w:r>
      </w:del>
      <w:r w:rsidRPr="00911FAD">
        <w:rPr>
          <w:rFonts w:asciiTheme="majorBidi" w:hAnsiTheme="majorBidi" w:cstheme="majorBidi"/>
          <w:color w:val="000000" w:themeColor="text1"/>
          <w:lang w:val="en-GB"/>
        </w:rPr>
        <w:t xml:space="preserve">and </w:t>
      </w:r>
      <w:del w:id="6831" w:author="Jane Shaw" w:date="2015-10-22T18:46:00Z">
        <w:r w:rsidRPr="00911FAD" w:rsidDel="00166BD9">
          <w:rPr>
            <w:rFonts w:asciiTheme="majorBidi" w:hAnsiTheme="majorBidi" w:cstheme="majorBidi"/>
            <w:color w:val="000000" w:themeColor="text1"/>
            <w:lang w:val="en-GB"/>
          </w:rPr>
          <w:delText xml:space="preserve">weeding out </w:delText>
        </w:r>
      </w:del>
      <w:r w:rsidRPr="00911FAD">
        <w:rPr>
          <w:rFonts w:asciiTheme="majorBidi" w:hAnsiTheme="majorBidi" w:cstheme="majorBidi"/>
          <w:color w:val="000000" w:themeColor="text1"/>
          <w:lang w:val="en-GB"/>
        </w:rPr>
        <w:t xml:space="preserve">errors </w:t>
      </w:r>
      <w:ins w:id="6832" w:author="Jane Shaw" w:date="2015-10-22T18:46:00Z">
        <w:r w:rsidR="00166BD9">
          <w:rPr>
            <w:rFonts w:asciiTheme="majorBidi" w:hAnsiTheme="majorBidi" w:cstheme="majorBidi"/>
            <w:color w:val="000000" w:themeColor="text1"/>
            <w:lang w:val="en-GB"/>
          </w:rPr>
          <w:t xml:space="preserve">weeded out </w:t>
        </w:r>
      </w:ins>
      <w:del w:id="6833" w:author="Jane Shaw" w:date="2015-10-22T18:46:00Z">
        <w:r w:rsidRPr="00911FAD" w:rsidDel="00166BD9">
          <w:rPr>
            <w:rFonts w:asciiTheme="majorBidi" w:hAnsiTheme="majorBidi" w:cstheme="majorBidi"/>
            <w:color w:val="000000" w:themeColor="text1"/>
            <w:lang w:val="en-GB"/>
          </w:rPr>
          <w:delText xml:space="preserve">is done </w:delText>
        </w:r>
      </w:del>
      <w:r w:rsidRPr="00911FAD">
        <w:rPr>
          <w:rFonts w:asciiTheme="majorBidi" w:hAnsiTheme="majorBidi" w:cstheme="majorBidi"/>
          <w:color w:val="000000" w:themeColor="text1"/>
          <w:lang w:val="en-GB"/>
        </w:rPr>
        <w:t xml:space="preserve">before other processes such as imputation or balancing can take place. </w:t>
      </w:r>
      <w:ins w:id="6834" w:author="Jane Shaw" w:date="2015-10-22T18:46:00Z">
        <w:r w:rsidR="00166BD9">
          <w:rPr>
            <w:rFonts w:asciiTheme="majorBidi" w:hAnsiTheme="majorBidi" w:cstheme="majorBidi"/>
            <w:color w:val="000000" w:themeColor="text1"/>
            <w:lang w:val="en-GB"/>
          </w:rPr>
          <w:t xml:space="preserve">However, </w:t>
        </w:r>
      </w:ins>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is</w:t>
      </w:r>
      <w:del w:id="6835" w:author="Jane Shaw" w:date="2015-10-22T18:46:00Z">
        <w:r w:rsidRPr="00911FAD" w:rsidDel="00166BD9">
          <w:rPr>
            <w:rFonts w:asciiTheme="majorBidi" w:hAnsiTheme="majorBidi" w:cstheme="majorBidi"/>
            <w:color w:val="000000" w:themeColor="text1"/>
            <w:lang w:val="en-GB"/>
          </w:rPr>
          <w:delText>, however,</w:delText>
        </w:r>
      </w:del>
      <w:r w:rsidRPr="00911FAD">
        <w:rPr>
          <w:rFonts w:asciiTheme="majorBidi" w:hAnsiTheme="majorBidi" w:cstheme="majorBidi"/>
          <w:color w:val="000000" w:themeColor="text1"/>
          <w:lang w:val="en-GB"/>
        </w:rPr>
        <w:t xml:space="preserve"> also </w:t>
      </w:r>
      <w:ins w:id="6836" w:author="Jane Shaw" w:date="2015-10-22T18:46:00Z">
        <w:r w:rsidR="00166BD9">
          <w:rPr>
            <w:rFonts w:asciiTheme="majorBidi" w:hAnsiTheme="majorBidi" w:cstheme="majorBidi"/>
            <w:color w:val="000000" w:themeColor="text1"/>
            <w:lang w:val="en-GB"/>
          </w:rPr>
          <w:t xml:space="preserve">a </w:t>
        </w:r>
      </w:ins>
      <w:r w:rsidRPr="00911FAD">
        <w:rPr>
          <w:rFonts w:asciiTheme="majorBidi" w:hAnsiTheme="majorBidi" w:cstheme="majorBidi"/>
          <w:color w:val="000000" w:themeColor="text1"/>
          <w:lang w:val="en-GB"/>
        </w:rPr>
        <w:t xml:space="preserve">rationale for </w:t>
      </w:r>
      <w:ins w:id="6837" w:author="Jane Shaw" w:date="2015-10-22T18:46:00Z">
        <w:r w:rsidR="00166BD9">
          <w:rPr>
            <w:rFonts w:asciiTheme="majorBidi" w:hAnsiTheme="majorBidi" w:cstheme="majorBidi"/>
            <w:color w:val="000000" w:themeColor="text1"/>
            <w:lang w:val="en-GB"/>
          </w:rPr>
          <w:t xml:space="preserve">allowing flexibility </w:t>
        </w:r>
      </w:ins>
      <w:del w:id="6838" w:author="Jane Shaw" w:date="2015-10-22T18:46:00Z">
        <w:r w:rsidRPr="00911FAD" w:rsidDel="00166BD9">
          <w:rPr>
            <w:rFonts w:asciiTheme="majorBidi" w:hAnsiTheme="majorBidi" w:cstheme="majorBidi"/>
            <w:color w:val="000000" w:themeColor="text1"/>
            <w:lang w:val="en-GB"/>
          </w:rPr>
          <w:delText xml:space="preserve">more ambiguity </w:delText>
        </w:r>
      </w:del>
      <w:r w:rsidRPr="00911FAD">
        <w:rPr>
          <w:rFonts w:asciiTheme="majorBidi" w:hAnsiTheme="majorBidi" w:cstheme="majorBidi"/>
          <w:color w:val="000000" w:themeColor="text1"/>
          <w:lang w:val="en-GB"/>
        </w:rPr>
        <w:t xml:space="preserve">in the sequence of the </w:t>
      </w:r>
      <w:del w:id="6839" w:author="Jane Shaw" w:date="2015-10-22T18:46:00Z">
        <w:r w:rsidRPr="00911FAD" w:rsidDel="00166BD9">
          <w:rPr>
            <w:rFonts w:asciiTheme="majorBidi" w:hAnsiTheme="majorBidi" w:cstheme="majorBidi"/>
            <w:color w:val="000000" w:themeColor="text1"/>
            <w:lang w:val="en-GB"/>
          </w:rPr>
          <w:delText xml:space="preserve">various </w:delText>
        </w:r>
      </w:del>
      <w:r w:rsidRPr="00911FAD">
        <w:rPr>
          <w:rFonts w:asciiTheme="majorBidi" w:hAnsiTheme="majorBidi" w:cstheme="majorBidi"/>
          <w:color w:val="000000" w:themeColor="text1"/>
          <w:lang w:val="en-GB"/>
        </w:rPr>
        <w:t>steps</w:t>
      </w:r>
      <w:ins w:id="6840" w:author="Jane Shaw" w:date="2015-10-22T18:46:00Z">
        <w:r w:rsidR="00166BD9">
          <w:rPr>
            <w:rFonts w:asciiTheme="majorBidi" w:hAnsiTheme="majorBidi" w:cstheme="majorBidi"/>
            <w:color w:val="000000" w:themeColor="text1"/>
            <w:lang w:val="en-GB"/>
          </w:rPr>
          <w:t>,</w:t>
        </w:r>
      </w:ins>
      <w:r w:rsidRPr="00911FAD">
        <w:rPr>
          <w:rFonts w:asciiTheme="majorBidi" w:hAnsiTheme="majorBidi" w:cstheme="majorBidi"/>
          <w:color w:val="000000" w:themeColor="text1"/>
          <w:lang w:val="en-GB"/>
        </w:rPr>
        <w:t xml:space="preserve"> and not all steps follow a cogent and unequivocal logic. </w:t>
      </w:r>
      <w:del w:id="6841" w:author="Jane Shaw" w:date="2015-10-22T18:47:00Z">
        <w:r w:rsidRPr="00911FAD" w:rsidDel="00166BD9">
          <w:rPr>
            <w:rFonts w:asciiTheme="majorBidi" w:hAnsiTheme="majorBidi" w:cstheme="majorBidi"/>
            <w:color w:val="000000" w:themeColor="text1"/>
            <w:lang w:val="en-GB"/>
          </w:rPr>
          <w:delText xml:space="preserve">What is more, </w:delText>
        </w:r>
      </w:del>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w:t>
      </w:r>
      <w:ins w:id="6842" w:author="Jane Shaw" w:date="2015-10-22T18:49:00Z">
        <w:r w:rsidR="00166BD9">
          <w:rPr>
            <w:rFonts w:asciiTheme="majorBidi" w:hAnsiTheme="majorBidi" w:cstheme="majorBidi"/>
            <w:color w:val="000000" w:themeColor="text1"/>
            <w:lang w:val="en-GB"/>
          </w:rPr>
          <w:t xml:space="preserve">also </w:t>
        </w:r>
      </w:ins>
      <w:r w:rsidRPr="00911FAD">
        <w:rPr>
          <w:rFonts w:asciiTheme="majorBidi" w:hAnsiTheme="majorBidi" w:cstheme="majorBidi"/>
          <w:color w:val="000000" w:themeColor="text1"/>
          <w:lang w:val="en-GB"/>
        </w:rPr>
        <w:t xml:space="preserve">no a priori (conceptual) reason </w:t>
      </w:r>
      <w:del w:id="6843" w:author="Jane Shaw" w:date="2015-10-22T18:49:00Z">
        <w:r w:rsidRPr="00911FAD" w:rsidDel="00166BD9">
          <w:rPr>
            <w:rFonts w:asciiTheme="majorBidi" w:hAnsiTheme="majorBidi" w:cstheme="majorBidi"/>
            <w:color w:val="000000" w:themeColor="text1"/>
            <w:lang w:val="en-GB"/>
          </w:rPr>
          <w:delText xml:space="preserve">to </w:delText>
        </w:r>
      </w:del>
      <w:ins w:id="6844" w:author="Jane Shaw" w:date="2015-10-22T18:49:00Z">
        <w:r w:rsidR="00166BD9">
          <w:rPr>
            <w:rFonts w:asciiTheme="majorBidi" w:hAnsiTheme="majorBidi" w:cstheme="majorBidi"/>
            <w:color w:val="000000" w:themeColor="text1"/>
            <w:lang w:val="en-GB"/>
          </w:rPr>
          <w:t xml:space="preserve">for </w:t>
        </w:r>
      </w:ins>
      <w:del w:id="6845" w:author="Jane Shaw" w:date="2015-11-07T19:19:00Z">
        <w:r w:rsidRPr="00911FAD" w:rsidDel="009122CD">
          <w:rPr>
            <w:rFonts w:asciiTheme="majorBidi" w:hAnsiTheme="majorBidi" w:cstheme="majorBidi"/>
            <w:color w:val="000000" w:themeColor="text1"/>
            <w:lang w:val="en-GB"/>
          </w:rPr>
          <w:delText xml:space="preserve">prefer </w:delText>
        </w:r>
      </w:del>
      <w:ins w:id="6846" w:author="Jane Shaw" w:date="2015-11-07T19:19:00Z">
        <w:r w:rsidR="009122CD">
          <w:rPr>
            <w:rFonts w:asciiTheme="majorBidi" w:hAnsiTheme="majorBidi" w:cstheme="majorBidi"/>
            <w:color w:val="000000" w:themeColor="text1"/>
            <w:lang w:val="en-GB"/>
          </w:rPr>
          <w:t xml:space="preserve">carrying out </w:t>
        </w:r>
      </w:ins>
      <w:r w:rsidRPr="00911FAD">
        <w:rPr>
          <w:rFonts w:asciiTheme="majorBidi" w:hAnsiTheme="majorBidi" w:cstheme="majorBidi"/>
          <w:color w:val="000000" w:themeColor="text1"/>
          <w:lang w:val="en-GB"/>
        </w:rPr>
        <w:t xml:space="preserve">one step </w:t>
      </w:r>
      <w:del w:id="6847" w:author="Jane Shaw" w:date="2015-11-07T19:19:00Z">
        <w:r w:rsidRPr="00911FAD" w:rsidDel="009122CD">
          <w:rPr>
            <w:rFonts w:asciiTheme="majorBidi" w:hAnsiTheme="majorBidi" w:cstheme="majorBidi"/>
            <w:color w:val="000000" w:themeColor="text1"/>
            <w:lang w:val="en-GB"/>
          </w:rPr>
          <w:delText xml:space="preserve">over </w:delText>
        </w:r>
      </w:del>
      <w:ins w:id="6848" w:author="Jane Shaw" w:date="2015-11-07T19:19:00Z">
        <w:r w:rsidR="009122CD">
          <w:rPr>
            <w:rFonts w:asciiTheme="majorBidi" w:hAnsiTheme="majorBidi" w:cstheme="majorBidi"/>
            <w:color w:val="000000" w:themeColor="text1"/>
            <w:lang w:val="en-GB"/>
          </w:rPr>
          <w:t xml:space="preserve">before </w:t>
        </w:r>
      </w:ins>
      <w:del w:id="6849" w:author="Jane Shaw" w:date="2015-10-22T18:49:00Z">
        <w:r w:rsidRPr="00911FAD" w:rsidDel="00166BD9">
          <w:rPr>
            <w:rFonts w:asciiTheme="majorBidi" w:hAnsiTheme="majorBidi" w:cstheme="majorBidi"/>
            <w:color w:val="000000" w:themeColor="text1"/>
            <w:lang w:val="en-GB"/>
          </w:rPr>
          <w:delText xml:space="preserve">the </w:delText>
        </w:r>
      </w:del>
      <w:ins w:id="6850" w:author="Jane Shaw" w:date="2015-10-22T18:49:00Z">
        <w:r w:rsidR="00166BD9">
          <w:rPr>
            <w:rFonts w:asciiTheme="majorBidi" w:hAnsiTheme="majorBidi" w:cstheme="majorBidi"/>
            <w:color w:val="000000" w:themeColor="text1"/>
            <w:lang w:val="en-GB"/>
          </w:rPr>
          <w:t>an</w:t>
        </w:r>
      </w:ins>
      <w:r w:rsidRPr="00911FAD">
        <w:rPr>
          <w:rFonts w:asciiTheme="majorBidi" w:hAnsiTheme="majorBidi" w:cstheme="majorBidi"/>
          <w:color w:val="000000" w:themeColor="text1"/>
          <w:lang w:val="en-GB"/>
        </w:rPr>
        <w:t xml:space="preserve">other in the sequence of </w:t>
      </w:r>
      <w:del w:id="6851" w:author="Jane Shaw" w:date="2015-10-22T18:49:00Z">
        <w:r w:rsidRPr="00911FAD" w:rsidDel="00166BD9">
          <w:rPr>
            <w:rFonts w:asciiTheme="majorBidi" w:hAnsiTheme="majorBidi" w:cstheme="majorBidi"/>
            <w:color w:val="000000" w:themeColor="text1"/>
            <w:lang w:val="en-GB"/>
          </w:rPr>
          <w:delText xml:space="preserve">the </w:delText>
        </w:r>
      </w:del>
      <w:r w:rsidRPr="00911FAD">
        <w:rPr>
          <w:rFonts w:asciiTheme="majorBidi" w:hAnsiTheme="majorBidi" w:cstheme="majorBidi"/>
          <w:color w:val="000000" w:themeColor="text1"/>
          <w:lang w:val="en-GB"/>
        </w:rPr>
        <w:t>implementation</w:t>
      </w:r>
      <w:ins w:id="6852" w:author="Jane Shaw" w:date="2015-10-22T18:49:00Z">
        <w:r w:rsidR="00166BD9">
          <w:rPr>
            <w:rFonts w:asciiTheme="majorBidi" w:hAnsiTheme="majorBidi" w:cstheme="majorBidi"/>
            <w:color w:val="000000" w:themeColor="text1"/>
            <w:lang w:val="en-GB"/>
          </w:rPr>
          <w:t>,</w:t>
        </w:r>
      </w:ins>
      <w:del w:id="6853" w:author="Jane Shaw" w:date="2015-10-22T18:49:00Z">
        <w:r w:rsidRPr="00911FAD" w:rsidDel="00166BD9">
          <w:rPr>
            <w:rFonts w:asciiTheme="majorBidi" w:hAnsiTheme="majorBidi" w:cstheme="majorBidi"/>
            <w:color w:val="000000" w:themeColor="text1"/>
            <w:lang w:val="en-GB"/>
          </w:rPr>
          <w:delText>,</w:delText>
        </w:r>
      </w:del>
      <w:r w:rsidRPr="00911FAD">
        <w:rPr>
          <w:rFonts w:asciiTheme="majorBidi" w:hAnsiTheme="majorBidi" w:cstheme="majorBidi"/>
          <w:color w:val="000000" w:themeColor="text1"/>
          <w:lang w:val="en-GB"/>
        </w:rPr>
        <w:t xml:space="preserve"> </w:t>
      </w:r>
      <w:del w:id="6854" w:author="Jane Shaw" w:date="2015-10-22T18:49:00Z">
        <w:r w:rsidRPr="00911FAD" w:rsidDel="00166BD9">
          <w:rPr>
            <w:rFonts w:asciiTheme="majorBidi" w:hAnsiTheme="majorBidi" w:cstheme="majorBidi"/>
            <w:color w:val="000000" w:themeColor="text1"/>
            <w:lang w:val="en-GB"/>
          </w:rPr>
          <w:delText xml:space="preserve">e.g. </w:delText>
        </w:r>
      </w:del>
      <w:ins w:id="6855" w:author="Jane Shaw" w:date="2015-10-22T18:49:00Z">
        <w:r w:rsidR="00166BD9">
          <w:rPr>
            <w:rFonts w:asciiTheme="majorBidi" w:hAnsiTheme="majorBidi" w:cstheme="majorBidi"/>
            <w:color w:val="000000" w:themeColor="text1"/>
            <w:lang w:val="en-GB"/>
          </w:rPr>
          <w:t xml:space="preserve">such as </w:t>
        </w:r>
      </w:ins>
      <w:ins w:id="6856" w:author="Jane Shaw" w:date="2015-10-22T18:50:00Z">
        <w:r w:rsidR="00166BD9">
          <w:rPr>
            <w:rFonts w:asciiTheme="majorBidi" w:hAnsiTheme="majorBidi" w:cstheme="majorBidi"/>
            <w:color w:val="000000" w:themeColor="text1"/>
            <w:lang w:val="en-GB"/>
          </w:rPr>
          <w:t xml:space="preserve">for </w:t>
        </w:r>
      </w:ins>
      <w:del w:id="6857" w:author="Jane Shaw" w:date="2015-10-22T18:49:00Z">
        <w:r w:rsidRPr="00911FAD" w:rsidDel="00166BD9">
          <w:rPr>
            <w:rFonts w:asciiTheme="majorBidi" w:hAnsiTheme="majorBidi" w:cstheme="majorBidi"/>
            <w:color w:val="000000" w:themeColor="text1"/>
            <w:lang w:val="en-GB"/>
          </w:rPr>
          <w:delText xml:space="preserve">to </w:delText>
        </w:r>
      </w:del>
      <w:r w:rsidRPr="00911FAD">
        <w:rPr>
          <w:rFonts w:asciiTheme="majorBidi" w:hAnsiTheme="majorBidi" w:cstheme="majorBidi"/>
          <w:color w:val="000000" w:themeColor="text1"/>
          <w:lang w:val="en-GB"/>
        </w:rPr>
        <w:t>undertak</w:t>
      </w:r>
      <w:ins w:id="6858" w:author="Jane Shaw" w:date="2015-10-22T18:49:00Z">
        <w:r w:rsidR="00166BD9">
          <w:rPr>
            <w:rFonts w:asciiTheme="majorBidi" w:hAnsiTheme="majorBidi" w:cstheme="majorBidi"/>
            <w:color w:val="000000" w:themeColor="text1"/>
            <w:lang w:val="en-GB"/>
          </w:rPr>
          <w:t>ing</w:t>
        </w:r>
      </w:ins>
      <w:del w:id="6859" w:author="Jane Shaw" w:date="2015-10-22T18:49:00Z">
        <w:r w:rsidRPr="00911FAD" w:rsidDel="00166BD9">
          <w:rPr>
            <w:rFonts w:asciiTheme="majorBidi" w:hAnsiTheme="majorBidi" w:cstheme="majorBidi"/>
            <w:color w:val="000000" w:themeColor="text1"/>
            <w:lang w:val="en-GB"/>
          </w:rPr>
          <w:delText>e</w:delText>
        </w:r>
      </w:del>
      <w:r w:rsidRPr="00911FAD">
        <w:rPr>
          <w:rFonts w:asciiTheme="majorBidi" w:hAnsiTheme="majorBidi" w:cstheme="majorBidi"/>
          <w:color w:val="000000" w:themeColor="text1"/>
          <w:lang w:val="en-GB"/>
        </w:rPr>
        <w:t xml:space="preserve"> </w:t>
      </w:r>
      <w:del w:id="6860" w:author="Jane Shaw" w:date="2015-10-22T18:49:00Z">
        <w:r w:rsidRPr="00911FAD" w:rsidDel="00166BD9">
          <w:rPr>
            <w:rFonts w:asciiTheme="majorBidi" w:hAnsiTheme="majorBidi" w:cstheme="majorBidi"/>
            <w:color w:val="000000" w:themeColor="text1"/>
            <w:lang w:val="en-GB"/>
          </w:rPr>
          <w:delText xml:space="preserve">the </w:delText>
        </w:r>
      </w:del>
      <w:r w:rsidRPr="00911FAD">
        <w:rPr>
          <w:rFonts w:asciiTheme="majorBidi" w:hAnsiTheme="majorBidi" w:cstheme="majorBidi"/>
          <w:color w:val="000000" w:themeColor="text1"/>
          <w:lang w:val="en-GB"/>
        </w:rPr>
        <w:t xml:space="preserve">mirroring </w:t>
      </w:r>
      <w:del w:id="6861" w:author="Jane Shaw" w:date="2015-10-22T18:50:00Z">
        <w:r w:rsidRPr="00911FAD" w:rsidDel="00166BD9">
          <w:rPr>
            <w:rFonts w:asciiTheme="majorBidi" w:hAnsiTheme="majorBidi" w:cstheme="majorBidi"/>
            <w:color w:val="000000" w:themeColor="text1"/>
            <w:lang w:val="en-GB"/>
          </w:rPr>
          <w:delText xml:space="preserve">step </w:delText>
        </w:r>
      </w:del>
      <w:del w:id="6862" w:author="Jane Shaw" w:date="2015-10-22T18:49:00Z">
        <w:r w:rsidRPr="00911FAD" w:rsidDel="00166BD9">
          <w:rPr>
            <w:rFonts w:asciiTheme="majorBidi" w:hAnsiTheme="majorBidi" w:cstheme="majorBidi"/>
            <w:color w:val="000000" w:themeColor="text1"/>
            <w:lang w:val="en-GB"/>
          </w:rPr>
          <w:delText xml:space="preserve">before </w:delText>
        </w:r>
      </w:del>
      <w:ins w:id="6863" w:author="Jane Shaw" w:date="2015-10-22T18:49:00Z">
        <w:r w:rsidR="00166BD9">
          <w:rPr>
            <w:rFonts w:asciiTheme="majorBidi" w:hAnsiTheme="majorBidi" w:cstheme="majorBidi"/>
            <w:color w:val="000000" w:themeColor="text1"/>
            <w:lang w:val="en-GB"/>
          </w:rPr>
          <w:t xml:space="preserve">after </w:t>
        </w:r>
      </w:ins>
      <w:r w:rsidRPr="00911FAD">
        <w:rPr>
          <w:rFonts w:asciiTheme="majorBidi" w:hAnsiTheme="majorBidi" w:cstheme="majorBidi"/>
          <w:color w:val="000000" w:themeColor="text1"/>
          <w:lang w:val="en-GB"/>
        </w:rPr>
        <w:t>the unit value imputations</w:t>
      </w:r>
      <w:ins w:id="6864" w:author="Jane Shaw" w:date="2015-10-22T18:50:00Z">
        <w:r w:rsidR="00166BD9">
          <w:rPr>
            <w:rFonts w:asciiTheme="majorBidi" w:hAnsiTheme="majorBidi" w:cstheme="majorBidi"/>
            <w:color w:val="000000" w:themeColor="text1"/>
            <w:lang w:val="en-GB"/>
          </w:rPr>
          <w:t>,</w:t>
        </w:r>
      </w:ins>
      <w:r w:rsidRPr="00911FAD">
        <w:rPr>
          <w:rFonts w:asciiTheme="majorBidi" w:hAnsiTheme="majorBidi" w:cstheme="majorBidi"/>
          <w:color w:val="000000" w:themeColor="text1"/>
          <w:lang w:val="en-GB"/>
        </w:rPr>
        <w:t xml:space="preserve"> or vice versa. </w:t>
      </w:r>
    </w:p>
    <w:p w14:paraId="79543302" w14:textId="02335BBF"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Intuitively, </w:t>
      </w:r>
      <w:del w:id="6865" w:author="Jane Shaw" w:date="2015-10-22T18:50:00Z">
        <w:r w:rsidRPr="00F31509" w:rsidDel="00166BD9">
          <w:rPr>
            <w:rFonts w:asciiTheme="majorBidi" w:eastAsia="Times New Roman" w:hAnsiTheme="majorBidi" w:cstheme="majorBidi"/>
            <w:color w:val="000000" w:themeColor="text1"/>
            <w:lang w:val="en-GB"/>
          </w:rPr>
          <w:delText xml:space="preserve">one may be </w:delText>
        </w:r>
      </w:del>
      <w:ins w:id="6866" w:author="Jane Shaw" w:date="2015-10-22T18:50:00Z">
        <w:r w:rsidR="00166BD9">
          <w:rPr>
            <w:rFonts w:asciiTheme="majorBidi" w:eastAsia="Times New Roman" w:hAnsiTheme="majorBidi" w:cstheme="majorBidi"/>
            <w:color w:val="000000" w:themeColor="text1"/>
            <w:lang w:val="en-GB"/>
          </w:rPr>
          <w:t xml:space="preserve">FBS compilers may be </w:t>
        </w:r>
      </w:ins>
      <w:r w:rsidRPr="00F31509">
        <w:rPr>
          <w:rFonts w:asciiTheme="majorBidi" w:eastAsia="Times New Roman" w:hAnsiTheme="majorBidi" w:cstheme="majorBidi"/>
          <w:color w:val="000000" w:themeColor="text1"/>
          <w:lang w:val="en-GB"/>
        </w:rPr>
        <w:t xml:space="preserve">inclined </w:t>
      </w:r>
      <w:del w:id="6867" w:author="Jane Shaw" w:date="2015-10-22T18:50:00Z">
        <w:r w:rsidRPr="00F31509" w:rsidDel="00166BD9">
          <w:rPr>
            <w:rFonts w:asciiTheme="majorBidi" w:eastAsia="Times New Roman" w:hAnsiTheme="majorBidi" w:cstheme="majorBidi"/>
            <w:color w:val="000000" w:themeColor="text1"/>
            <w:lang w:val="en-GB"/>
          </w:rPr>
          <w:delText xml:space="preserve">to </w:delText>
        </w:r>
      </w:del>
      <w:r w:rsidRPr="00F31509">
        <w:rPr>
          <w:rFonts w:asciiTheme="majorBidi" w:eastAsia="Times New Roman" w:hAnsiTheme="majorBidi" w:cstheme="majorBidi"/>
          <w:color w:val="000000" w:themeColor="text1"/>
          <w:lang w:val="en-GB"/>
        </w:rPr>
        <w:t xml:space="preserve">first </w:t>
      </w:r>
      <w:ins w:id="6868" w:author="Jane Shaw" w:date="2015-10-22T18:50:00Z">
        <w:r w:rsidR="00166BD9">
          <w:rPr>
            <w:rFonts w:asciiTheme="majorBidi" w:eastAsia="Times New Roman" w:hAnsiTheme="majorBidi" w:cstheme="majorBidi"/>
            <w:color w:val="000000" w:themeColor="text1"/>
            <w:lang w:val="en-GB"/>
          </w:rPr>
          <w:t xml:space="preserve">to </w:t>
        </w:r>
      </w:ins>
      <w:r w:rsidRPr="00F31509">
        <w:rPr>
          <w:rFonts w:asciiTheme="majorBidi" w:eastAsia="Times New Roman" w:hAnsiTheme="majorBidi" w:cstheme="majorBidi"/>
          <w:color w:val="000000" w:themeColor="text1"/>
          <w:lang w:val="en-GB"/>
        </w:rPr>
        <w:t xml:space="preserve">mirror missing data </w:t>
      </w:r>
      <w:del w:id="6869" w:author="Jane Shaw" w:date="2015-11-07T19:19:00Z">
        <w:r w:rsidRPr="00F31509" w:rsidDel="009122CD">
          <w:rPr>
            <w:rFonts w:asciiTheme="majorBidi" w:eastAsia="Times New Roman" w:hAnsiTheme="majorBidi" w:cstheme="majorBidi"/>
            <w:color w:val="000000" w:themeColor="text1"/>
            <w:lang w:val="en-GB"/>
          </w:rPr>
          <w:delText xml:space="preserve">so that </w:delText>
        </w:r>
      </w:del>
      <w:ins w:id="6870" w:author="Jane Shaw" w:date="2015-11-07T19:19:00Z">
        <w:r w:rsidR="009122CD">
          <w:rPr>
            <w:rFonts w:asciiTheme="majorBidi" w:eastAsia="Times New Roman" w:hAnsiTheme="majorBidi" w:cstheme="majorBidi"/>
            <w:color w:val="000000" w:themeColor="text1"/>
            <w:lang w:val="en-GB"/>
          </w:rPr>
          <w:t xml:space="preserve">to provide a broader basis for </w:t>
        </w:r>
      </w:ins>
      <w:r w:rsidRPr="00F31509">
        <w:rPr>
          <w:rFonts w:asciiTheme="majorBidi" w:eastAsia="Times New Roman" w:hAnsiTheme="majorBidi" w:cstheme="majorBidi"/>
          <w:color w:val="000000" w:themeColor="text1"/>
          <w:lang w:val="en-GB"/>
        </w:rPr>
        <w:t>the unit value calculations</w:t>
      </w:r>
      <w:del w:id="6871" w:author="Jane Shaw" w:date="2015-11-07T19:20:00Z">
        <w:r w:rsidRPr="00F31509" w:rsidDel="009122CD">
          <w:rPr>
            <w:rFonts w:asciiTheme="majorBidi" w:eastAsia="Times New Roman" w:hAnsiTheme="majorBidi" w:cstheme="majorBidi"/>
            <w:color w:val="000000" w:themeColor="text1"/>
            <w:lang w:val="en-GB"/>
          </w:rPr>
          <w:delText xml:space="preserve"> are </w:delText>
        </w:r>
      </w:del>
      <w:del w:id="6872" w:author="Jane Shaw" w:date="2015-10-22T18:50:00Z">
        <w:r w:rsidRPr="00F31509" w:rsidDel="00166BD9">
          <w:rPr>
            <w:rFonts w:asciiTheme="majorBidi" w:eastAsia="Times New Roman" w:hAnsiTheme="majorBidi" w:cstheme="majorBidi"/>
            <w:color w:val="000000" w:themeColor="text1"/>
            <w:lang w:val="en-GB"/>
          </w:rPr>
          <w:delText xml:space="preserve">being </w:delText>
        </w:r>
      </w:del>
      <w:del w:id="6873" w:author="Jane Shaw" w:date="2015-11-07T19:20:00Z">
        <w:r w:rsidRPr="00F31509" w:rsidDel="009122CD">
          <w:rPr>
            <w:rFonts w:asciiTheme="majorBidi" w:eastAsia="Times New Roman" w:hAnsiTheme="majorBidi" w:cstheme="majorBidi"/>
            <w:color w:val="000000" w:themeColor="text1"/>
            <w:lang w:val="en-GB"/>
          </w:rPr>
          <w:delText>put on a broader footing</w:delText>
        </w:r>
      </w:del>
      <w:r w:rsidRPr="00F31509">
        <w:rPr>
          <w:rFonts w:asciiTheme="majorBidi" w:eastAsia="Times New Roman" w:hAnsiTheme="majorBidi" w:cstheme="majorBidi"/>
          <w:color w:val="000000" w:themeColor="text1"/>
          <w:lang w:val="en-GB"/>
        </w:rPr>
        <w:t>.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w:t>
      </w:r>
      <w:ins w:id="6874" w:author="Jane Shaw" w:date="2015-10-22T18:51:00Z">
        <w:r w:rsidR="00D1256A">
          <w:rPr>
            <w:rFonts w:asciiTheme="majorBidi" w:eastAsia="Times New Roman" w:hAnsiTheme="majorBidi" w:cstheme="majorBidi"/>
            <w:color w:val="000000" w:themeColor="text1"/>
            <w:lang w:val="en-GB"/>
          </w:rPr>
          <w:t>sub</w:t>
        </w:r>
      </w:ins>
      <w:r w:rsidRPr="00F31509">
        <w:rPr>
          <w:rFonts w:asciiTheme="majorBidi" w:eastAsia="Times New Roman" w:hAnsiTheme="majorBidi" w:cstheme="majorBidi"/>
          <w:color w:val="000000" w:themeColor="text1"/>
          <w:lang w:val="en-GB"/>
        </w:rPr>
        <w:t xml:space="preserve">section on </w:t>
      </w:r>
      <w:del w:id="6875" w:author="Jane Shaw" w:date="2015-10-22T18:51:00Z">
        <w:r w:rsidRPr="00F31509" w:rsidDel="00D1256A">
          <w:rPr>
            <w:rFonts w:asciiTheme="majorBidi" w:eastAsia="Times New Roman" w:hAnsiTheme="majorBidi" w:cstheme="majorBidi"/>
            <w:color w:val="000000" w:themeColor="text1"/>
            <w:lang w:val="en-GB"/>
          </w:rPr>
          <w:delText xml:space="preserve">the use of </w:delText>
        </w:r>
      </w:del>
      <w:r w:rsidRPr="00F31509">
        <w:rPr>
          <w:rFonts w:asciiTheme="majorBidi" w:eastAsia="Times New Roman" w:hAnsiTheme="majorBidi" w:cstheme="majorBidi"/>
          <w:color w:val="000000" w:themeColor="text1"/>
          <w:lang w:val="en-GB"/>
        </w:rPr>
        <w:t xml:space="preserve">unit values, such a decision would have direct implications on the choice of </w:t>
      </w:r>
      <w:del w:id="6876" w:author="Jane Shaw" w:date="2015-10-22T18:51:00Z">
        <w:r w:rsidRPr="00F31509" w:rsidDel="00D1256A">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unit value, </w:t>
      </w:r>
      <w:del w:id="6877" w:author="Jane Shaw" w:date="2015-10-22T18:52:00Z">
        <w:r w:rsidRPr="00F31509" w:rsidDel="00D1256A">
          <w:rPr>
            <w:rFonts w:asciiTheme="majorBidi" w:eastAsia="Times New Roman" w:hAnsiTheme="majorBidi" w:cstheme="majorBidi"/>
            <w:color w:val="000000" w:themeColor="text1"/>
            <w:lang w:val="en-GB"/>
          </w:rPr>
          <w:delText xml:space="preserve">whereby </w:delText>
        </w:r>
      </w:del>
      <w:ins w:id="6878" w:author="Jane Shaw" w:date="2015-10-22T18:52:00Z">
        <w:r w:rsidR="00D1256A">
          <w:rPr>
            <w:rFonts w:asciiTheme="majorBidi" w:eastAsia="Times New Roman" w:hAnsiTheme="majorBidi" w:cstheme="majorBidi"/>
            <w:color w:val="000000" w:themeColor="text1"/>
            <w:lang w:val="en-GB"/>
          </w:rPr>
          <w:t xml:space="preserve">with </w:t>
        </w:r>
      </w:ins>
      <w:r w:rsidRPr="00F31509">
        <w:rPr>
          <w:rFonts w:asciiTheme="majorBidi" w:eastAsia="Times New Roman" w:hAnsiTheme="majorBidi" w:cstheme="majorBidi"/>
          <w:color w:val="000000" w:themeColor="text1"/>
          <w:lang w:val="en-GB"/>
        </w:rPr>
        <w:t xml:space="preserve">more observations </w:t>
      </w:r>
      <w:del w:id="6879" w:author="Jane Shaw" w:date="2015-10-22T18:58:00Z">
        <w:r w:rsidRPr="00F31509" w:rsidDel="00757481">
          <w:rPr>
            <w:rFonts w:asciiTheme="majorBidi" w:eastAsia="Times New Roman" w:hAnsiTheme="majorBidi" w:cstheme="majorBidi"/>
            <w:color w:val="000000" w:themeColor="text1"/>
            <w:lang w:val="en-GB"/>
          </w:rPr>
          <w:delText xml:space="preserve">will eventually </w:delText>
        </w:r>
      </w:del>
      <w:r w:rsidRPr="00F31509">
        <w:rPr>
          <w:rFonts w:asciiTheme="majorBidi" w:eastAsia="Times New Roman" w:hAnsiTheme="majorBidi" w:cstheme="majorBidi"/>
          <w:color w:val="000000" w:themeColor="text1"/>
          <w:lang w:val="en-GB"/>
        </w:rPr>
        <w:t>lead</w:t>
      </w:r>
      <w:ins w:id="6880" w:author="Jane Shaw" w:date="2015-10-22T18:58:00Z">
        <w:r w:rsidR="00757481">
          <w:rPr>
            <w:rFonts w:asciiTheme="majorBidi" w:eastAsia="Times New Roman" w:hAnsiTheme="majorBidi" w:cstheme="majorBidi"/>
            <w:color w:val="000000" w:themeColor="text1"/>
            <w:lang w:val="en-GB"/>
          </w:rPr>
          <w:t>ing</w:t>
        </w:r>
      </w:ins>
      <w:r w:rsidRPr="00F31509">
        <w:rPr>
          <w:rFonts w:asciiTheme="majorBidi" w:eastAsia="Times New Roman" w:hAnsiTheme="majorBidi" w:cstheme="majorBidi"/>
          <w:color w:val="000000" w:themeColor="text1"/>
          <w:lang w:val="en-GB"/>
        </w:rPr>
        <w:t xml:space="preserve"> to a decision as to whether country-specific or global unit values are employed in the imputation process. Th</w:t>
      </w:r>
      <w:ins w:id="6881" w:author="Jane Shaw" w:date="2015-10-22T18:59:00Z">
        <w:r w:rsidR="00757481">
          <w:rPr>
            <w:rFonts w:asciiTheme="majorBidi" w:eastAsia="Times New Roman" w:hAnsiTheme="majorBidi" w:cstheme="majorBidi"/>
            <w:color w:val="000000" w:themeColor="text1"/>
            <w:lang w:val="en-GB"/>
          </w:rPr>
          <w:t>is</w:t>
        </w:r>
      </w:ins>
      <w:del w:id="6882" w:author="Jane Shaw" w:date="2015-10-22T18:59:00Z">
        <w:r w:rsidRPr="00F31509" w:rsidDel="00757481">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intuition is likely to be confirmed when the mirrored data for a country are at about the same level as the average unit value of a </w:t>
      </w:r>
      <w:del w:id="6883" w:author="Jane Shaw" w:date="2015-10-22T18:59:00Z">
        <w:r w:rsidRPr="00F31509" w:rsidDel="00757481">
          <w:rPr>
            <w:rFonts w:asciiTheme="majorBidi" w:eastAsia="Times New Roman" w:hAnsiTheme="majorBidi" w:cstheme="majorBidi"/>
            <w:color w:val="000000" w:themeColor="text1"/>
            <w:lang w:val="en-GB"/>
          </w:rPr>
          <w:delText xml:space="preserve">given </w:delText>
        </w:r>
      </w:del>
      <w:r w:rsidRPr="00F31509">
        <w:rPr>
          <w:rFonts w:asciiTheme="majorBidi" w:eastAsia="Times New Roman" w:hAnsiTheme="majorBidi" w:cstheme="majorBidi"/>
          <w:color w:val="000000" w:themeColor="text1"/>
          <w:lang w:val="en-GB"/>
        </w:rPr>
        <w:t>reporter/partner.</w:t>
      </w:r>
      <w:r w:rsidR="008568EC">
        <w:rPr>
          <w:rFonts w:asciiTheme="majorBidi" w:eastAsia="Times New Roman" w:hAnsiTheme="majorBidi" w:cstheme="majorBidi"/>
          <w:color w:val="000000" w:themeColor="text1"/>
          <w:lang w:val="en-GB"/>
        </w:rPr>
        <w:t xml:space="preserve"> </w:t>
      </w:r>
      <w:ins w:id="6884" w:author="Jane Shaw" w:date="2015-10-22T19:00:00Z">
        <w:r w:rsidR="00757481">
          <w:rPr>
            <w:rFonts w:asciiTheme="majorBidi" w:eastAsia="Times New Roman" w:hAnsiTheme="majorBidi" w:cstheme="majorBidi"/>
            <w:color w:val="000000" w:themeColor="text1"/>
            <w:lang w:val="en-GB"/>
          </w:rPr>
          <w:t xml:space="preserve">However, </w:t>
        </w:r>
      </w:ins>
      <w:r w:rsidR="00757481" w:rsidRPr="00F31509">
        <w:rPr>
          <w:rFonts w:asciiTheme="majorBidi" w:eastAsia="Times New Roman" w:hAnsiTheme="majorBidi" w:cstheme="majorBidi"/>
          <w:color w:val="000000" w:themeColor="text1"/>
          <w:lang w:val="en-GB"/>
        </w:rPr>
        <w:t>if</w:t>
      </w:r>
      <w:del w:id="6885" w:author="Jane Shaw" w:date="2015-10-22T19:00:00Z">
        <w:r w:rsidRPr="00F31509" w:rsidDel="00757481">
          <w:rPr>
            <w:rFonts w:asciiTheme="majorBidi" w:eastAsia="Times New Roman" w:hAnsiTheme="majorBidi" w:cstheme="majorBidi"/>
            <w:color w:val="000000" w:themeColor="text1"/>
            <w:lang w:val="en-GB"/>
          </w:rPr>
          <w:delText>, however,</w:delText>
        </w:r>
      </w:del>
      <w:r w:rsidRPr="00F31509">
        <w:rPr>
          <w:rFonts w:asciiTheme="majorBidi" w:eastAsia="Times New Roman" w:hAnsiTheme="majorBidi" w:cstheme="majorBidi"/>
          <w:color w:val="000000" w:themeColor="text1"/>
          <w:lang w:val="en-GB"/>
        </w:rPr>
        <w:t xml:space="preserve"> a mirrored flow is far out of the normal range, </w:t>
      </w:r>
      <w:del w:id="6886" w:author="Jane Shaw" w:date="2015-10-22T19:00:00Z">
        <w:r w:rsidRPr="00F31509" w:rsidDel="00757481">
          <w:rPr>
            <w:rFonts w:asciiTheme="majorBidi" w:eastAsia="Times New Roman" w:hAnsiTheme="majorBidi" w:cstheme="majorBidi"/>
            <w:color w:val="000000" w:themeColor="text1"/>
            <w:lang w:val="en-GB"/>
          </w:rPr>
          <w:delText xml:space="preserve">this </w:delText>
        </w:r>
      </w:del>
      <w:ins w:id="6887" w:author="Jane Shaw" w:date="2015-10-22T19:00:00Z">
        <w:r w:rsidR="00757481">
          <w:rPr>
            <w:rFonts w:asciiTheme="majorBidi" w:eastAsia="Times New Roman" w:hAnsiTheme="majorBidi" w:cstheme="majorBidi"/>
            <w:color w:val="000000" w:themeColor="text1"/>
            <w:lang w:val="en-GB"/>
          </w:rPr>
          <w:t xml:space="preserve">it </w:t>
        </w:r>
      </w:ins>
      <w:r w:rsidRPr="00F31509">
        <w:rPr>
          <w:rFonts w:asciiTheme="majorBidi" w:eastAsia="Times New Roman" w:hAnsiTheme="majorBidi" w:cstheme="majorBidi"/>
          <w:color w:val="000000" w:themeColor="text1"/>
          <w:lang w:val="en-GB"/>
        </w:rPr>
        <w:t xml:space="preserve">will </w:t>
      </w:r>
      <w:del w:id="6888" w:author="Jane Shaw" w:date="2015-10-22T19:00:00Z">
        <w:r w:rsidRPr="00F31509" w:rsidDel="00757481">
          <w:rPr>
            <w:rFonts w:asciiTheme="majorBidi" w:eastAsia="Times New Roman" w:hAnsiTheme="majorBidi" w:cstheme="majorBidi"/>
            <w:color w:val="000000" w:themeColor="text1"/>
            <w:lang w:val="en-GB"/>
          </w:rPr>
          <w:delText xml:space="preserve">also </w:delText>
        </w:r>
      </w:del>
      <w:r w:rsidRPr="00F31509">
        <w:rPr>
          <w:rFonts w:asciiTheme="majorBidi" w:eastAsia="Times New Roman" w:hAnsiTheme="majorBidi" w:cstheme="majorBidi"/>
          <w:color w:val="000000" w:themeColor="text1"/>
          <w:lang w:val="en-GB"/>
        </w:rPr>
        <w:t xml:space="preserve">affect and </w:t>
      </w:r>
      <w:del w:id="6889" w:author="Jane Shaw" w:date="2015-10-22T19:00:00Z">
        <w:r w:rsidRPr="00F31509" w:rsidDel="00757481">
          <w:rPr>
            <w:rFonts w:asciiTheme="majorBidi" w:eastAsia="Times New Roman" w:hAnsiTheme="majorBidi" w:cstheme="majorBidi"/>
            <w:color w:val="000000" w:themeColor="text1"/>
            <w:lang w:val="en-GB"/>
          </w:rPr>
          <w:delText xml:space="preserve">indeed </w:delText>
        </w:r>
      </w:del>
      <w:ins w:id="6890" w:author="Jane Shaw" w:date="2015-10-22T19:00:00Z">
        <w:r w:rsidR="00757481">
          <w:rPr>
            <w:rFonts w:asciiTheme="majorBidi" w:eastAsia="Times New Roman" w:hAnsiTheme="majorBidi" w:cstheme="majorBidi"/>
            <w:color w:val="000000" w:themeColor="text1"/>
            <w:lang w:val="en-GB"/>
          </w:rPr>
          <w:t xml:space="preserve">even </w:t>
        </w:r>
      </w:ins>
      <w:r w:rsidRPr="00F31509">
        <w:rPr>
          <w:rFonts w:asciiTheme="majorBidi" w:eastAsia="Times New Roman" w:hAnsiTheme="majorBidi" w:cstheme="majorBidi"/>
          <w:color w:val="000000" w:themeColor="text1"/>
          <w:lang w:val="en-GB"/>
        </w:rPr>
        <w:t xml:space="preserve">distort the unit value used in the next step of the process and, as these unit values </w:t>
      </w:r>
      <w:del w:id="6891" w:author="Jane Shaw" w:date="2015-10-22T19:00:00Z">
        <w:r w:rsidRPr="00F31509" w:rsidDel="00757481">
          <w:rPr>
            <w:rFonts w:asciiTheme="majorBidi" w:eastAsia="Times New Roman" w:hAnsiTheme="majorBidi" w:cstheme="majorBidi"/>
            <w:color w:val="000000" w:themeColor="text1"/>
            <w:lang w:val="en-GB"/>
          </w:rPr>
          <w:delText xml:space="preserve">would </w:delText>
        </w:r>
      </w:del>
      <w:ins w:id="6892" w:author="Jane Shaw" w:date="2015-10-22T19:00:00Z">
        <w:r w:rsidR="00757481">
          <w:rPr>
            <w:rFonts w:asciiTheme="majorBidi" w:eastAsia="Times New Roman" w:hAnsiTheme="majorBidi" w:cstheme="majorBidi"/>
            <w:color w:val="000000" w:themeColor="text1"/>
            <w:lang w:val="en-GB"/>
          </w:rPr>
          <w:t xml:space="preserve">will </w:t>
        </w:r>
      </w:ins>
      <w:r w:rsidRPr="00F31509">
        <w:rPr>
          <w:rFonts w:asciiTheme="majorBidi" w:eastAsia="Times New Roman" w:hAnsiTheme="majorBidi" w:cstheme="majorBidi"/>
          <w:color w:val="000000" w:themeColor="text1"/>
          <w:lang w:val="en-GB"/>
        </w:rPr>
        <w:t>be applied to all flows with missing information, many imputed data would be affected.</w:t>
      </w:r>
    </w:p>
    <w:p w14:paraId="2E35C35F" w14:textId="3E3A44D2"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Without prior knowledge of the correct sequence of steps, the final results become path-dependent on the sequence of imputation steps. To gauge the magnitude of the potential effect, a number of empirical tests have been conducted. The results suggest that</w:t>
      </w:r>
      <w:del w:id="6893" w:author="Jane Shaw" w:date="2015-10-22T19:01:00Z">
        <w:r w:rsidRPr="00F31509" w:rsidDel="0075748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6894" w:author="Jane Shaw" w:date="2015-10-22T19:01:00Z">
        <w:r w:rsidRPr="00F31509" w:rsidDel="00757481">
          <w:rPr>
            <w:rFonts w:asciiTheme="majorBidi" w:eastAsia="Times New Roman" w:hAnsiTheme="majorBidi" w:cstheme="majorBidi"/>
            <w:color w:val="000000" w:themeColor="text1"/>
            <w:lang w:val="en-GB"/>
          </w:rPr>
          <w:delText xml:space="preserve">at least </w:delText>
        </w:r>
      </w:del>
      <w:r w:rsidRPr="00F31509">
        <w:rPr>
          <w:rFonts w:asciiTheme="majorBidi" w:eastAsia="Times New Roman" w:hAnsiTheme="majorBidi" w:cstheme="majorBidi"/>
          <w:color w:val="000000" w:themeColor="text1"/>
          <w:lang w:val="en-GB"/>
        </w:rPr>
        <w:t xml:space="preserve">in general, the differences that arise from different imputation sequences are negligibly small. </w:t>
      </w:r>
      <w:ins w:id="6895" w:author="Jane Shaw" w:date="2015-10-22T19:01:00Z">
        <w:r w:rsidR="00757481">
          <w:rPr>
            <w:rFonts w:asciiTheme="majorBidi" w:eastAsia="Times New Roman" w:hAnsiTheme="majorBidi" w:cstheme="majorBidi"/>
            <w:color w:val="000000" w:themeColor="text1"/>
            <w:lang w:val="en-GB"/>
          </w:rPr>
          <w:t xml:space="preserve">However, </w:t>
        </w:r>
      </w:ins>
      <w:r w:rsidR="004414AA" w:rsidRPr="00F31509">
        <w:rPr>
          <w:rFonts w:asciiTheme="majorBidi" w:eastAsia="Times New Roman" w:hAnsiTheme="majorBidi" w:cstheme="majorBidi"/>
          <w:color w:val="000000" w:themeColor="text1"/>
          <w:lang w:val="en-GB"/>
        </w:rPr>
        <w:t xml:space="preserve">there </w:t>
      </w:r>
      <w:r w:rsidRPr="00F31509">
        <w:rPr>
          <w:rFonts w:asciiTheme="majorBidi" w:eastAsia="Times New Roman" w:hAnsiTheme="majorBidi" w:cstheme="majorBidi"/>
          <w:color w:val="000000" w:themeColor="text1"/>
          <w:lang w:val="en-GB"/>
        </w:rPr>
        <w:t>are</w:t>
      </w:r>
      <w:del w:id="6896" w:author="Jane Shaw" w:date="2015-10-22T19:01:00Z">
        <w:r w:rsidRPr="00F31509" w:rsidDel="004414AA">
          <w:rPr>
            <w:rFonts w:asciiTheme="majorBidi" w:eastAsia="Times New Roman" w:hAnsiTheme="majorBidi" w:cstheme="majorBidi"/>
            <w:color w:val="000000" w:themeColor="text1"/>
            <w:lang w:val="en-GB"/>
          </w:rPr>
          <w:delText>, however,</w:delText>
        </w:r>
      </w:del>
      <w:r w:rsidRPr="00F31509">
        <w:rPr>
          <w:rFonts w:asciiTheme="majorBidi" w:eastAsia="Times New Roman" w:hAnsiTheme="majorBidi" w:cstheme="majorBidi"/>
          <w:color w:val="000000" w:themeColor="text1"/>
          <w:lang w:val="en-GB"/>
        </w:rPr>
        <w:t xml:space="preserve"> a few commodity</w:t>
      </w:r>
      <w:ins w:id="6897" w:author="Jane Shaw" w:date="2015-10-22T19:01:00Z">
        <w:r w:rsidR="004414AA">
          <w:rPr>
            <w:rFonts w:asciiTheme="majorBidi" w:eastAsia="Times New Roman" w:hAnsiTheme="majorBidi" w:cstheme="majorBidi"/>
            <w:color w:val="000000" w:themeColor="text1"/>
            <w:lang w:val="en-GB"/>
          </w:rPr>
          <w:t>-</w:t>
        </w:r>
      </w:ins>
      <w:del w:id="6898" w:author="Jane Shaw" w:date="2015-10-22T19:01:00Z">
        <w:r w:rsidRPr="00F31509" w:rsidDel="004414AA">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specific exceptions. Particularly where flows are characterized by large </w:t>
      </w:r>
      <w:ins w:id="6899" w:author="Jane Shaw" w:date="2015-10-22T19:01:00Z">
        <w:r w:rsidR="004414AA">
          <w:rPr>
            <w:rFonts w:asciiTheme="majorBidi" w:eastAsia="Times New Roman" w:hAnsiTheme="majorBidi" w:cstheme="majorBidi"/>
            <w:color w:val="000000" w:themeColor="text1"/>
            <w:lang w:val="en-GB"/>
          </w:rPr>
          <w:t xml:space="preserve">differences in </w:t>
        </w:r>
      </w:ins>
      <w:r w:rsidRPr="00F31509">
        <w:rPr>
          <w:rFonts w:asciiTheme="majorBidi" w:eastAsia="Times New Roman" w:hAnsiTheme="majorBidi" w:cstheme="majorBidi"/>
          <w:color w:val="000000" w:themeColor="text1"/>
          <w:lang w:val="en-GB"/>
        </w:rPr>
        <w:t xml:space="preserve">product quality </w:t>
      </w:r>
      <w:del w:id="6900" w:author="Jane Shaw" w:date="2015-10-22T19:01:00Z">
        <w:r w:rsidRPr="00F31509" w:rsidDel="004414AA">
          <w:rPr>
            <w:rFonts w:asciiTheme="majorBidi" w:eastAsia="Times New Roman" w:hAnsiTheme="majorBidi" w:cstheme="majorBidi"/>
            <w:color w:val="000000" w:themeColor="text1"/>
            <w:lang w:val="en-GB"/>
          </w:rPr>
          <w:delText xml:space="preserve">differences </w:delText>
        </w:r>
      </w:del>
      <w:r w:rsidRPr="00F31509">
        <w:rPr>
          <w:rFonts w:asciiTheme="majorBidi" w:eastAsia="Times New Roman" w:hAnsiTheme="majorBidi" w:cstheme="majorBidi"/>
          <w:color w:val="000000" w:themeColor="text1"/>
          <w:lang w:val="en-GB"/>
        </w:rPr>
        <w:t xml:space="preserve">across reporting countries, poor product differentiation in reporting, etc., </w:t>
      </w:r>
      <w:ins w:id="6901" w:author="Jane Shaw" w:date="2015-11-07T19:20:00Z">
        <w:r w:rsidR="009122CD">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path </w:t>
      </w:r>
      <w:del w:id="6902" w:author="Jane Shaw" w:date="2015-11-07T19:20:00Z">
        <w:r w:rsidRPr="00F31509" w:rsidDel="009122CD">
          <w:rPr>
            <w:rFonts w:asciiTheme="majorBidi" w:eastAsia="Times New Roman" w:hAnsiTheme="majorBidi" w:cstheme="majorBidi"/>
            <w:color w:val="000000" w:themeColor="text1"/>
            <w:lang w:val="en-GB"/>
          </w:rPr>
          <w:delText xml:space="preserve">dependency </w:delText>
        </w:r>
      </w:del>
      <w:ins w:id="6903" w:author="Jane Shaw" w:date="2015-11-07T19:20:00Z">
        <w:r w:rsidR="009122CD">
          <w:rPr>
            <w:rFonts w:asciiTheme="majorBidi" w:eastAsia="Times New Roman" w:hAnsiTheme="majorBidi" w:cstheme="majorBidi"/>
            <w:color w:val="000000" w:themeColor="text1"/>
            <w:lang w:val="en-GB"/>
          </w:rPr>
          <w:t xml:space="preserve">selected </w:t>
        </w:r>
      </w:ins>
      <w:r w:rsidRPr="00F31509">
        <w:rPr>
          <w:rFonts w:asciiTheme="majorBidi" w:eastAsia="Times New Roman" w:hAnsiTheme="majorBidi" w:cstheme="majorBidi"/>
          <w:color w:val="000000" w:themeColor="text1"/>
          <w:lang w:val="en-GB"/>
        </w:rPr>
        <w:t xml:space="preserve">can influence the results </w:t>
      </w:r>
      <w:del w:id="6904" w:author="Jane Shaw" w:date="2015-10-22T19:01:00Z">
        <w:r w:rsidRPr="00F31509" w:rsidDel="004414AA">
          <w:rPr>
            <w:rFonts w:asciiTheme="majorBidi" w:eastAsia="Times New Roman" w:hAnsiTheme="majorBidi" w:cstheme="majorBidi"/>
            <w:color w:val="000000" w:themeColor="text1"/>
            <w:lang w:val="en-GB"/>
          </w:rPr>
          <w:delText xml:space="preserve">in a </w:delText>
        </w:r>
      </w:del>
      <w:r w:rsidRPr="00F31509">
        <w:rPr>
          <w:rFonts w:asciiTheme="majorBidi" w:eastAsia="Times New Roman" w:hAnsiTheme="majorBidi" w:cstheme="majorBidi"/>
          <w:color w:val="000000" w:themeColor="text1"/>
          <w:lang w:val="en-GB"/>
        </w:rPr>
        <w:t>significant</w:t>
      </w:r>
      <w:ins w:id="6905" w:author="Jane Shaw" w:date="2015-10-22T19:01:00Z">
        <w:r w:rsidR="004414AA">
          <w:rPr>
            <w:rFonts w:asciiTheme="majorBidi" w:eastAsia="Times New Roman" w:hAnsiTheme="majorBidi" w:cstheme="majorBidi"/>
            <w:color w:val="000000" w:themeColor="text1"/>
            <w:lang w:val="en-GB"/>
          </w:rPr>
          <w:t>ly</w:t>
        </w:r>
      </w:ins>
      <w:del w:id="6906" w:author="Jane Shaw" w:date="2015-10-22T19:01:00Z">
        <w:r w:rsidRPr="00F31509" w:rsidDel="004414AA">
          <w:rPr>
            <w:rFonts w:asciiTheme="majorBidi" w:eastAsia="Times New Roman" w:hAnsiTheme="majorBidi" w:cstheme="majorBidi"/>
            <w:color w:val="000000" w:themeColor="text1"/>
            <w:lang w:val="en-GB"/>
          </w:rPr>
          <w:delText xml:space="preserve"> way</w:delText>
        </w:r>
      </w:del>
      <w:r w:rsidRPr="00F31509">
        <w:rPr>
          <w:rFonts w:asciiTheme="majorBidi" w:eastAsia="Times New Roman" w:hAnsiTheme="majorBidi" w:cstheme="majorBidi"/>
          <w:color w:val="000000" w:themeColor="text1"/>
          <w:lang w:val="en-GB"/>
        </w:rPr>
        <w:t xml:space="preserve">. Overall, however, such commodity-specific differences were not deemed </w:t>
      </w:r>
      <w:ins w:id="6907" w:author="Jane Shaw" w:date="2015-10-22T19:02:00Z">
        <w:r w:rsidR="004414AA">
          <w:rPr>
            <w:rFonts w:asciiTheme="majorBidi" w:eastAsia="Times New Roman" w:hAnsiTheme="majorBidi" w:cstheme="majorBidi"/>
            <w:color w:val="000000" w:themeColor="text1"/>
            <w:lang w:val="en-GB"/>
          </w:rPr>
          <w:t xml:space="preserve">sufficiently </w:t>
        </w:r>
      </w:ins>
      <w:r w:rsidRPr="00F31509">
        <w:rPr>
          <w:rFonts w:asciiTheme="majorBidi" w:eastAsia="Times New Roman" w:hAnsiTheme="majorBidi" w:cstheme="majorBidi"/>
          <w:color w:val="000000" w:themeColor="text1"/>
          <w:lang w:val="en-GB"/>
        </w:rPr>
        <w:t xml:space="preserve">important </w:t>
      </w:r>
      <w:del w:id="6908" w:author="Jane Shaw" w:date="2015-10-22T19:02:00Z">
        <w:r w:rsidRPr="00F31509" w:rsidDel="004414AA">
          <w:rPr>
            <w:rFonts w:asciiTheme="majorBidi" w:eastAsia="Times New Roman" w:hAnsiTheme="majorBidi" w:cstheme="majorBidi"/>
            <w:color w:val="000000" w:themeColor="text1"/>
            <w:lang w:val="en-GB"/>
          </w:rPr>
          <w:delText xml:space="preserve">enough </w:delText>
        </w:r>
      </w:del>
      <w:r w:rsidRPr="00F31509">
        <w:rPr>
          <w:rFonts w:asciiTheme="majorBidi" w:eastAsia="Times New Roman" w:hAnsiTheme="majorBidi" w:cstheme="majorBidi"/>
          <w:color w:val="000000" w:themeColor="text1"/>
          <w:lang w:val="en-GB"/>
        </w:rPr>
        <w:t xml:space="preserve">to deviate from the proposed sequence of data processing steps outlined in </w:t>
      </w:r>
      <w:r w:rsidR="00E24798">
        <w:fldChar w:fldCharType="begin"/>
      </w:r>
      <w:r w:rsidR="00E24798">
        <w:instrText xml:space="preserve"> REF _Ref420069487 \h  \* MERGEFORMAT </w:instrText>
      </w:r>
      <w:r w:rsidR="00E24798">
        <w:fldChar w:fldCharType="separate"/>
      </w:r>
      <w:ins w:id="6909" w:author="Jane Shaw" w:date="2015-11-01T20:53:00Z">
        <w:r w:rsidR="00311179" w:rsidRPr="00311179">
          <w:rPr>
            <w:rFonts w:asciiTheme="majorBidi" w:eastAsia="Times New Roman" w:hAnsiTheme="majorBidi" w:cstheme="majorBidi"/>
            <w:color w:val="000000" w:themeColor="text1"/>
            <w:lang w:val="en-GB"/>
            <w:rPrChange w:id="6910" w:author="Jane Shaw" w:date="2015-11-01T20:53:00Z">
              <w:rPr>
                <w:rFonts w:asciiTheme="majorBidi" w:hAnsiTheme="majorBidi" w:cstheme="majorBidi"/>
                <w:color w:val="000000" w:themeColor="text1"/>
                <w:lang w:val="en-GB"/>
              </w:rPr>
            </w:rPrChange>
          </w:rPr>
          <w:t>Table 4</w:t>
        </w:r>
      </w:ins>
      <w:del w:id="6911" w:author="Jane Shaw" w:date="2015-11-01T20:44:00Z">
        <w:r w:rsidR="00E24798" w:rsidRPr="000F0B1C" w:rsidDel="00311179">
          <w:rPr>
            <w:rFonts w:asciiTheme="majorBidi" w:eastAsia="Times New Roman" w:hAnsiTheme="majorBidi" w:cstheme="majorBidi"/>
            <w:color w:val="000000" w:themeColor="text1"/>
            <w:lang w:val="en-GB"/>
          </w:rPr>
          <w:delText>Table 4</w:delText>
        </w:r>
      </w:del>
      <w:r w:rsidR="00E24798">
        <w:fldChar w:fldCharType="end"/>
      </w:r>
      <w:del w:id="6912" w:author="Jane Shaw" w:date="2015-10-22T19:02:00Z">
        <w:r w:rsidRPr="00F31509" w:rsidDel="004414AA">
          <w:rPr>
            <w:rFonts w:asciiTheme="majorBidi" w:eastAsia="Times New Roman" w:hAnsiTheme="majorBidi" w:cstheme="majorBidi"/>
            <w:color w:val="000000" w:themeColor="text1"/>
            <w:lang w:val="en-GB"/>
          </w:rPr>
          <w:delText xml:space="preserve"> above</w:delText>
        </w:r>
      </w:del>
      <w:r w:rsidRPr="00F31509">
        <w:rPr>
          <w:rFonts w:asciiTheme="majorBidi" w:eastAsia="Times New Roman" w:hAnsiTheme="majorBidi" w:cstheme="majorBidi"/>
          <w:color w:val="000000" w:themeColor="text1"/>
          <w:lang w:val="en-GB"/>
        </w:rPr>
        <w:t xml:space="preserve">. </w:t>
      </w:r>
    </w:p>
    <w:p w14:paraId="5F94DFDD" w14:textId="77777777" w:rsidR="004F65E4" w:rsidRPr="00F31509" w:rsidRDefault="004F65E4" w:rsidP="00312896">
      <w:pPr>
        <w:pStyle w:val="Titolo4"/>
        <w:rPr>
          <w:rFonts w:asciiTheme="majorBidi" w:hAnsiTheme="majorBidi" w:cstheme="majorBidi"/>
          <w:lang w:val="en-GB"/>
        </w:rPr>
      </w:pPr>
      <w:bookmarkStart w:id="6913" w:name="_Toc421025863"/>
      <w:r w:rsidRPr="00F31509">
        <w:rPr>
          <w:rFonts w:asciiTheme="majorBidi" w:hAnsiTheme="majorBidi" w:cstheme="majorBidi"/>
          <w:lang w:val="en-GB"/>
        </w:rPr>
        <w:t>Reliability index and endorsement factors</w:t>
      </w:r>
      <w:bookmarkEnd w:id="6913"/>
    </w:p>
    <w:p w14:paraId="6D5CFEA5" w14:textId="5C6F109E"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del w:id="6914" w:author="Jane Shaw" w:date="2015-10-22T19:02:00Z">
        <w:r w:rsidRPr="00F31509" w:rsidDel="004414AA">
          <w:rPr>
            <w:rFonts w:asciiTheme="majorBidi" w:hAnsiTheme="majorBidi" w:cstheme="majorBidi"/>
            <w:color w:val="000000" w:themeColor="text1"/>
            <w:lang w:val="en-GB"/>
          </w:rPr>
          <w:delText xml:space="preserve">Overwriting </w:delText>
        </w:r>
      </w:del>
      <w:r w:rsidR="004414AA" w:rsidRPr="00F31509">
        <w:rPr>
          <w:rFonts w:asciiTheme="majorBidi" w:hAnsiTheme="majorBidi" w:cstheme="majorBidi"/>
          <w:color w:val="000000" w:themeColor="text1"/>
          <w:lang w:val="en-GB"/>
        </w:rPr>
        <w:t xml:space="preserve">Official </w:t>
      </w:r>
      <w:r w:rsidRPr="00F31509">
        <w:rPr>
          <w:rFonts w:asciiTheme="majorBidi" w:hAnsiTheme="majorBidi" w:cstheme="majorBidi"/>
          <w:color w:val="000000" w:themeColor="text1"/>
          <w:lang w:val="en-GB"/>
        </w:rPr>
        <w:t xml:space="preserve">data cannot be </w:t>
      </w:r>
      <w:del w:id="6915" w:author="Jane Shaw" w:date="2015-10-22T19:02:00Z">
        <w:r w:rsidRPr="00F31509" w:rsidDel="004414AA">
          <w:rPr>
            <w:rFonts w:asciiTheme="majorBidi" w:hAnsiTheme="majorBidi" w:cstheme="majorBidi"/>
            <w:color w:val="000000" w:themeColor="text1"/>
            <w:lang w:val="en-GB"/>
          </w:rPr>
          <w:delText xml:space="preserve">done on an </w:delText>
        </w:r>
      </w:del>
      <w:ins w:id="6916" w:author="Jane Shaw" w:date="2015-10-22T19:02:00Z">
        <w:r w:rsidR="004414AA">
          <w:rPr>
            <w:rFonts w:asciiTheme="majorBidi" w:hAnsiTheme="majorBidi" w:cstheme="majorBidi"/>
            <w:color w:val="000000" w:themeColor="text1"/>
            <w:lang w:val="en-GB"/>
          </w:rPr>
          <w:t xml:space="preserve">overwritten </w:t>
        </w:r>
      </w:ins>
      <w:r w:rsidRPr="00F31509">
        <w:rPr>
          <w:rFonts w:asciiTheme="majorBidi" w:hAnsiTheme="majorBidi" w:cstheme="majorBidi"/>
          <w:color w:val="000000" w:themeColor="text1"/>
          <w:lang w:val="en-GB"/>
        </w:rPr>
        <w:t>arbitrar</w:t>
      </w:r>
      <w:ins w:id="6917" w:author="Jane Shaw" w:date="2015-10-22T19:02:00Z">
        <w:r w:rsidR="004414AA">
          <w:rPr>
            <w:rFonts w:asciiTheme="majorBidi" w:hAnsiTheme="majorBidi" w:cstheme="majorBidi"/>
            <w:color w:val="000000" w:themeColor="text1"/>
            <w:lang w:val="en-GB"/>
          </w:rPr>
          <w:t>ily</w:t>
        </w:r>
      </w:ins>
      <w:del w:id="6918" w:author="Jane Shaw" w:date="2015-10-22T19:02:00Z">
        <w:r w:rsidRPr="00F31509" w:rsidDel="004414AA">
          <w:rPr>
            <w:rFonts w:asciiTheme="majorBidi" w:hAnsiTheme="majorBidi" w:cstheme="majorBidi"/>
            <w:color w:val="000000" w:themeColor="text1"/>
            <w:lang w:val="en-GB"/>
          </w:rPr>
          <w:delText>y basis</w:delText>
        </w:r>
      </w:del>
      <w:r w:rsidRPr="00F31509">
        <w:rPr>
          <w:rFonts w:asciiTheme="majorBidi" w:hAnsiTheme="majorBidi" w:cstheme="majorBidi"/>
          <w:color w:val="000000" w:themeColor="text1"/>
          <w:lang w:val="en-GB"/>
        </w:rPr>
        <w:t xml:space="preserve">. </w:t>
      </w:r>
      <w:del w:id="6919" w:author="Jane Shaw" w:date="2015-10-22T19:02:00Z">
        <w:r w:rsidRPr="00F31509" w:rsidDel="004414AA">
          <w:rPr>
            <w:rFonts w:asciiTheme="majorBidi" w:hAnsiTheme="majorBidi" w:cstheme="majorBidi"/>
            <w:color w:val="000000" w:themeColor="text1"/>
            <w:lang w:val="en-GB"/>
          </w:rPr>
          <w:delText xml:space="preserve">It </w:delText>
        </w:r>
      </w:del>
      <w:ins w:id="6920" w:author="Jane Shaw" w:date="2015-10-22T19:02:00Z">
        <w:r w:rsidR="004414AA">
          <w:rPr>
            <w:rFonts w:asciiTheme="majorBidi" w:hAnsiTheme="majorBidi" w:cstheme="majorBidi"/>
            <w:color w:val="000000" w:themeColor="text1"/>
            <w:lang w:val="en-GB"/>
          </w:rPr>
          <w:t xml:space="preserve">Overwriting </w:t>
        </w:r>
      </w:ins>
      <w:r w:rsidRPr="00F31509">
        <w:rPr>
          <w:rFonts w:asciiTheme="majorBidi" w:hAnsiTheme="majorBidi" w:cstheme="majorBidi"/>
          <w:color w:val="000000" w:themeColor="text1"/>
          <w:lang w:val="en-GB"/>
        </w:rPr>
        <w:t>requires a rules-based and well</w:t>
      </w:r>
      <w:ins w:id="6921" w:author="Jane Shaw" w:date="2015-10-22T19:02:00Z">
        <w:r w:rsidR="004414AA">
          <w:rPr>
            <w:rFonts w:asciiTheme="majorBidi" w:hAnsiTheme="majorBidi" w:cstheme="majorBidi"/>
            <w:color w:val="000000" w:themeColor="text1"/>
            <w:lang w:val="en-GB"/>
          </w:rPr>
          <w:t>-</w:t>
        </w:r>
      </w:ins>
      <w:del w:id="6922" w:author="Jane Shaw" w:date="2015-10-22T19:02:00Z">
        <w:r w:rsidRPr="00F31509" w:rsidDel="004414AA">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informed process. </w:t>
      </w:r>
      <w:del w:id="6923" w:author="Jane Shaw" w:date="2015-10-22T19:03:00Z">
        <w:r w:rsidR="004414AA" w:rsidRPr="00F31509" w:rsidDel="004414AA">
          <w:rPr>
            <w:rFonts w:asciiTheme="majorBidi" w:hAnsiTheme="majorBidi" w:cstheme="majorBidi"/>
            <w:color w:val="000000" w:themeColor="text1"/>
            <w:lang w:val="en-GB"/>
          </w:rPr>
          <w:delText xml:space="preserve">the </w:delText>
        </w:r>
        <w:r w:rsidRPr="00F31509" w:rsidDel="004414AA">
          <w:rPr>
            <w:rFonts w:asciiTheme="majorBidi" w:hAnsiTheme="majorBidi" w:cstheme="majorBidi"/>
            <w:color w:val="000000" w:themeColor="text1"/>
            <w:lang w:val="en-GB"/>
          </w:rPr>
          <w:delText xml:space="preserve">choice taken </w:delText>
        </w:r>
      </w:del>
      <w:r w:rsidR="004414AA" w:rsidRPr="00F31509">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the literature</w:t>
      </w:r>
      <w:ins w:id="6924" w:author="Jane Shaw" w:date="2015-10-22T19:03:00Z">
        <w:r w:rsidR="004414AA">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6925" w:author="Jane Shaw" w:date="2015-10-22T19:03:00Z">
        <w:r w:rsidRPr="00F31509" w:rsidDel="004414AA">
          <w:rPr>
            <w:rFonts w:asciiTheme="majorBidi" w:hAnsiTheme="majorBidi" w:cstheme="majorBidi"/>
            <w:color w:val="000000" w:themeColor="text1"/>
            <w:lang w:val="en-GB"/>
          </w:rPr>
          <w:delText xml:space="preserve">is to base this </w:delText>
        </w:r>
      </w:del>
      <w:ins w:id="6926" w:author="Jane Shaw" w:date="2015-10-22T19:03:00Z">
        <w:r w:rsidR="004414AA">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process </w:t>
      </w:r>
      <w:ins w:id="6927" w:author="Jane Shaw" w:date="2015-10-22T19:03:00Z">
        <w:r w:rsidR="004414AA">
          <w:rPr>
            <w:rFonts w:asciiTheme="majorBidi" w:hAnsiTheme="majorBidi" w:cstheme="majorBidi"/>
            <w:color w:val="000000" w:themeColor="text1"/>
            <w:lang w:val="en-GB"/>
          </w:rPr>
          <w:t xml:space="preserve">is based </w:t>
        </w:r>
      </w:ins>
      <w:r w:rsidRPr="00F31509">
        <w:rPr>
          <w:rFonts w:asciiTheme="majorBidi" w:hAnsiTheme="majorBidi" w:cstheme="majorBidi"/>
          <w:color w:val="000000" w:themeColor="text1"/>
          <w:lang w:val="en-GB"/>
        </w:rPr>
        <w:t xml:space="preserve">on the reliability of </w:t>
      </w:r>
      <w:ins w:id="6928" w:author="Jane Shaw" w:date="2015-10-22T19:03:00Z">
        <w:r w:rsidR="004414AA">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reported trade data. </w:t>
      </w:r>
      <w:ins w:id="6929" w:author="Jane Shaw" w:date="2015-10-22T19:03:00Z">
        <w:r w:rsidR="004414AA">
          <w:rPr>
            <w:rFonts w:asciiTheme="majorBidi" w:hAnsiTheme="majorBidi" w:cstheme="majorBidi"/>
            <w:color w:val="000000" w:themeColor="text1"/>
            <w:lang w:val="en-GB"/>
          </w:rPr>
          <w:t xml:space="preserve">In principle, </w:t>
        </w:r>
      </w:ins>
      <w:r w:rsidR="004414AA"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same approach is </w:t>
      </w:r>
      <w:del w:id="6930" w:author="Jane Shaw" w:date="2015-10-22T19:03:00Z">
        <w:r w:rsidRPr="00F31509" w:rsidDel="004414AA">
          <w:rPr>
            <w:rFonts w:asciiTheme="majorBidi" w:hAnsiTheme="majorBidi" w:cstheme="majorBidi"/>
            <w:color w:val="000000" w:themeColor="text1"/>
            <w:lang w:val="en-GB"/>
          </w:rPr>
          <w:delText xml:space="preserve">being pursued </w:delText>
        </w:r>
      </w:del>
      <w:ins w:id="6931" w:author="Jane Shaw" w:date="2015-10-22T19:03:00Z">
        <w:r w:rsidR="004414AA">
          <w:rPr>
            <w:rFonts w:asciiTheme="majorBidi" w:hAnsiTheme="majorBidi" w:cstheme="majorBidi"/>
            <w:color w:val="000000" w:themeColor="text1"/>
            <w:lang w:val="en-GB"/>
          </w:rPr>
          <w:t xml:space="preserve">applied </w:t>
        </w:r>
      </w:ins>
      <w:del w:id="6932" w:author="Jane Shaw" w:date="2015-10-22T19:03:00Z">
        <w:r w:rsidRPr="00F31509" w:rsidDel="004414AA">
          <w:rPr>
            <w:rFonts w:asciiTheme="majorBidi" w:hAnsiTheme="majorBidi" w:cstheme="majorBidi"/>
            <w:color w:val="000000" w:themeColor="text1"/>
            <w:lang w:val="en-GB"/>
          </w:rPr>
          <w:delText>here in principle, however</w:delText>
        </w:r>
      </w:del>
      <w:ins w:id="6933" w:author="Jane Shaw" w:date="2015-10-22T19:03:00Z">
        <w:r w:rsidR="004414AA">
          <w:rPr>
            <w:rFonts w:asciiTheme="majorBidi" w:hAnsiTheme="majorBidi" w:cstheme="majorBidi"/>
            <w:color w:val="000000" w:themeColor="text1"/>
            <w:lang w:val="en-GB"/>
          </w:rPr>
          <w:t xml:space="preserve">in this </w:t>
        </w:r>
      </w:ins>
      <w:ins w:id="6934" w:author="Jane Shaw" w:date="2015-11-07T19:20:00Z">
        <w:r w:rsidR="009122CD">
          <w:rPr>
            <w:rFonts w:asciiTheme="majorBidi" w:hAnsiTheme="majorBidi" w:cstheme="majorBidi"/>
            <w:color w:val="000000" w:themeColor="text1"/>
            <w:lang w:val="en-GB"/>
          </w:rPr>
          <w:t>re</w:t>
        </w:r>
      </w:ins>
      <w:ins w:id="6935" w:author="Jane Shaw" w:date="2015-10-22T19:03:00Z">
        <w:r w:rsidR="004414AA">
          <w:rPr>
            <w:rFonts w:asciiTheme="majorBidi" w:hAnsiTheme="majorBidi" w:cstheme="majorBidi"/>
            <w:color w:val="000000" w:themeColor="text1"/>
            <w:lang w:val="en-GB"/>
          </w:rPr>
          <w:t>source book</w:t>
        </w:r>
      </w:ins>
      <w:r w:rsidRPr="00F31509">
        <w:rPr>
          <w:rFonts w:asciiTheme="majorBidi" w:hAnsiTheme="majorBidi" w:cstheme="majorBidi"/>
          <w:color w:val="000000" w:themeColor="text1"/>
          <w:lang w:val="en-GB"/>
        </w:rPr>
        <w:t xml:space="preserve">, </w:t>
      </w:r>
      <w:ins w:id="6936" w:author="Jane Shaw" w:date="2015-10-22T19:03:00Z">
        <w:r w:rsidR="004414AA">
          <w:rPr>
            <w:rFonts w:asciiTheme="majorBidi" w:hAnsiTheme="majorBidi" w:cstheme="majorBidi"/>
            <w:color w:val="000000" w:themeColor="text1"/>
            <w:lang w:val="en-GB"/>
          </w:rPr>
          <w:t xml:space="preserve">but </w:t>
        </w:r>
      </w:ins>
      <w:r w:rsidRPr="00F31509">
        <w:rPr>
          <w:rFonts w:asciiTheme="majorBidi" w:hAnsiTheme="majorBidi" w:cstheme="majorBidi"/>
          <w:color w:val="000000" w:themeColor="text1"/>
          <w:lang w:val="en-GB"/>
        </w:rPr>
        <w:t xml:space="preserve">with important modifications. </w:t>
      </w:r>
    </w:p>
    <w:p w14:paraId="23A1E638" w14:textId="1FEC1BDC" w:rsidR="004F65E4" w:rsidRPr="00F31509" w:rsidRDefault="009122CD" w:rsidP="004F65E4">
      <w:pPr>
        <w:widowControl w:val="0"/>
        <w:spacing w:before="100" w:beforeAutospacing="1" w:after="120"/>
        <w:jc w:val="both"/>
        <w:rPr>
          <w:rFonts w:asciiTheme="majorBidi" w:hAnsiTheme="majorBidi" w:cstheme="majorBidi"/>
          <w:color w:val="000000" w:themeColor="text1"/>
          <w:lang w:val="en-GB"/>
        </w:rPr>
      </w:pPr>
      <w:ins w:id="6937" w:author="Jane Shaw" w:date="2015-11-07T19:21:00Z">
        <w:r w:rsidRPr="00F31509">
          <w:rPr>
            <w:rFonts w:asciiTheme="majorBidi" w:hAnsiTheme="majorBidi" w:cstheme="majorBidi"/>
            <w:color w:val="000000" w:themeColor="text1"/>
            <w:lang w:val="en-GB"/>
          </w:rPr>
          <w:t>Trade flow data</w:t>
        </w:r>
        <w:r>
          <w:rPr>
            <w:rFonts w:asciiTheme="majorBidi" w:hAnsiTheme="majorBidi" w:cstheme="majorBidi"/>
            <w:color w:val="000000" w:themeColor="text1"/>
            <w:lang w:val="en-GB"/>
          </w:rPr>
          <w:t xml:space="preserve"> can be used</w:t>
        </w:r>
        <w:r w:rsidRPr="00F31509" w:rsidDel="004414AA">
          <w:rPr>
            <w:rFonts w:asciiTheme="majorBidi" w:hAnsiTheme="majorBidi" w:cstheme="majorBidi"/>
            <w:color w:val="000000" w:themeColor="text1"/>
            <w:lang w:val="en-GB"/>
          </w:rPr>
          <w:t xml:space="preserve"> </w:t>
        </w:r>
      </w:ins>
      <w:del w:id="6938" w:author="Jane Shaw" w:date="2015-10-22T19:04:00Z">
        <w:r w:rsidR="004F65E4" w:rsidRPr="00F31509" w:rsidDel="004414AA">
          <w:rPr>
            <w:rFonts w:asciiTheme="majorBidi" w:hAnsiTheme="majorBidi" w:cstheme="majorBidi"/>
            <w:color w:val="000000" w:themeColor="text1"/>
            <w:lang w:val="en-GB"/>
          </w:rPr>
          <w:delText xml:space="preserve">In order </w:delText>
        </w:r>
      </w:del>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quantify the reliability of a country</w:t>
      </w:r>
      <w:ins w:id="6939" w:author="Jane Shaw" w:date="2015-10-22T19:04:00Z">
        <w:r w:rsidR="004414AA">
          <w:rPr>
            <w:rFonts w:asciiTheme="majorBidi" w:hAnsiTheme="majorBidi" w:cstheme="majorBidi"/>
            <w:color w:val="000000" w:themeColor="text1"/>
            <w:lang w:val="en-GB"/>
          </w:rPr>
          <w:t>’</w:t>
        </w:r>
      </w:ins>
      <w:del w:id="6940" w:author="Jane Shaw" w:date="2015-10-22T19:04:00Z">
        <w:r w:rsidR="004F65E4" w:rsidRPr="00F31509" w:rsidDel="004414AA">
          <w:rPr>
            <w:rFonts w:asciiTheme="majorBidi" w:hAnsiTheme="majorBidi" w:cstheme="majorBidi"/>
            <w:color w:val="000000" w:themeColor="text1"/>
            <w:lang w:val="en-GB"/>
          </w:rPr>
          <w:delText>'</w:delText>
        </w:r>
      </w:del>
      <w:r w:rsidR="004F65E4" w:rsidRPr="00F31509">
        <w:rPr>
          <w:rFonts w:asciiTheme="majorBidi" w:hAnsiTheme="majorBidi" w:cstheme="majorBidi"/>
          <w:color w:val="000000" w:themeColor="text1"/>
          <w:lang w:val="en-GB"/>
        </w:rPr>
        <w:t xml:space="preserve">s reported trade, </w:t>
      </w:r>
      <w:del w:id="6941" w:author="Jane Shaw" w:date="2015-10-22T19:04:00Z">
        <w:r w:rsidR="004F65E4" w:rsidRPr="00F31509" w:rsidDel="004414AA">
          <w:rPr>
            <w:rFonts w:asciiTheme="majorBidi" w:hAnsiTheme="majorBidi" w:cstheme="majorBidi"/>
            <w:color w:val="000000" w:themeColor="text1"/>
            <w:lang w:val="en-GB"/>
          </w:rPr>
          <w:delText xml:space="preserve">we can utilize </w:delText>
        </w:r>
      </w:del>
      <w:del w:id="6942" w:author="Jane Shaw" w:date="2015-11-07T19:21:00Z">
        <w:r w:rsidR="004F65E4" w:rsidRPr="00F31509" w:rsidDel="009122CD">
          <w:rPr>
            <w:rFonts w:asciiTheme="majorBidi" w:hAnsiTheme="majorBidi" w:cstheme="majorBidi"/>
            <w:color w:val="000000" w:themeColor="text1"/>
            <w:lang w:val="en-GB"/>
          </w:rPr>
          <w:delText xml:space="preserve">trade flow data, </w:delText>
        </w:r>
      </w:del>
      <w:del w:id="6943" w:author="Jane Shaw" w:date="2015-10-22T19:04:00Z">
        <w:r w:rsidR="004F65E4" w:rsidRPr="00F31509" w:rsidDel="004414AA">
          <w:rPr>
            <w:rFonts w:asciiTheme="majorBidi" w:hAnsiTheme="majorBidi" w:cstheme="majorBidi"/>
            <w:color w:val="000000" w:themeColor="text1"/>
            <w:lang w:val="en-GB"/>
          </w:rPr>
          <w:delText xml:space="preserve">and in </w:delText>
        </w:r>
      </w:del>
      <w:r w:rsidR="004F65E4" w:rsidRPr="00F31509">
        <w:rPr>
          <w:rFonts w:asciiTheme="majorBidi" w:hAnsiTheme="majorBidi" w:cstheme="majorBidi"/>
          <w:color w:val="000000" w:themeColor="text1"/>
          <w:lang w:val="en-GB"/>
        </w:rPr>
        <w:t>particular</w:t>
      </w:r>
      <w:ins w:id="6944" w:author="Jane Shaw" w:date="2015-10-22T19:04:00Z">
        <w:r w:rsidR="004414AA">
          <w:rPr>
            <w:rFonts w:asciiTheme="majorBidi" w:hAnsiTheme="majorBidi" w:cstheme="majorBidi"/>
            <w:color w:val="000000" w:themeColor="text1"/>
            <w:lang w:val="en-GB"/>
          </w:rPr>
          <w:t>ly</w:t>
        </w:r>
      </w:ins>
      <w:r w:rsidR="004F65E4" w:rsidRPr="00F31509">
        <w:rPr>
          <w:rFonts w:asciiTheme="majorBidi" w:hAnsiTheme="majorBidi" w:cstheme="majorBidi"/>
          <w:color w:val="000000" w:themeColor="text1"/>
          <w:lang w:val="en-GB"/>
        </w:rPr>
        <w:t xml:space="preserve"> </w:t>
      </w:r>
      <w:ins w:id="6945" w:author="Jane Shaw" w:date="2015-10-22T19:04:00Z">
        <w:r w:rsidR="004414AA">
          <w:rPr>
            <w:rFonts w:asciiTheme="majorBidi" w:hAnsiTheme="majorBidi" w:cstheme="majorBidi"/>
            <w:color w:val="000000" w:themeColor="text1"/>
            <w:lang w:val="en-GB"/>
          </w:rPr>
          <w:t xml:space="preserve">where </w:t>
        </w:r>
      </w:ins>
      <w:del w:id="6946" w:author="Jane Shaw" w:date="2015-10-22T19:04:00Z">
        <w:r w:rsidR="004F65E4" w:rsidRPr="00F31509" w:rsidDel="004414AA">
          <w:rPr>
            <w:rFonts w:asciiTheme="majorBidi" w:hAnsiTheme="majorBidi" w:cstheme="majorBidi"/>
            <w:color w:val="000000" w:themeColor="text1"/>
            <w:lang w:val="en-GB"/>
          </w:rPr>
          <w:delText xml:space="preserve">the level to which </w:delText>
        </w:r>
      </w:del>
      <w:r w:rsidR="004F65E4" w:rsidRPr="00F31509">
        <w:rPr>
          <w:rFonts w:asciiTheme="majorBidi" w:hAnsiTheme="majorBidi" w:cstheme="majorBidi"/>
          <w:color w:val="000000" w:themeColor="text1"/>
          <w:lang w:val="en-GB"/>
        </w:rPr>
        <w:t>reported values agree with the reported values of trading partners.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However, this approach can be complicated. For example, </w:t>
      </w:r>
      <w:del w:id="6947" w:author="Jane Shaw" w:date="2015-10-22T19:05:00Z">
        <w:r w:rsidR="004F65E4" w:rsidRPr="00F31509" w:rsidDel="004414AA">
          <w:rPr>
            <w:rFonts w:asciiTheme="majorBidi" w:hAnsiTheme="majorBidi" w:cstheme="majorBidi"/>
            <w:color w:val="000000" w:themeColor="text1"/>
            <w:lang w:val="en-GB"/>
          </w:rPr>
          <w:delText xml:space="preserve">suppose </w:delText>
        </w:r>
      </w:del>
      <w:ins w:id="6948" w:author="Jane Shaw" w:date="2015-10-22T19:05:00Z">
        <w:r w:rsidR="004414AA">
          <w:rPr>
            <w:rFonts w:asciiTheme="majorBidi" w:hAnsiTheme="majorBidi" w:cstheme="majorBidi"/>
            <w:color w:val="000000" w:themeColor="text1"/>
            <w:lang w:val="en-GB"/>
          </w:rPr>
          <w:t xml:space="preserve">if </w:t>
        </w:r>
      </w:ins>
      <w:r w:rsidR="004F65E4" w:rsidRPr="00F31509">
        <w:rPr>
          <w:rFonts w:asciiTheme="majorBidi" w:hAnsiTheme="majorBidi" w:cstheme="majorBidi"/>
          <w:color w:val="000000" w:themeColor="text1"/>
          <w:lang w:val="en-GB"/>
        </w:rPr>
        <w:t xml:space="preserve">country A reports different values </w:t>
      </w:r>
      <w:del w:id="6949" w:author="Jane Shaw" w:date="2015-10-22T19:05:00Z">
        <w:r w:rsidR="004F65E4" w:rsidRPr="00F31509" w:rsidDel="004414AA">
          <w:rPr>
            <w:rFonts w:asciiTheme="majorBidi" w:hAnsiTheme="majorBidi" w:cstheme="majorBidi"/>
            <w:color w:val="000000" w:themeColor="text1"/>
            <w:lang w:val="en-GB"/>
          </w:rPr>
          <w:delText xml:space="preserve">than </w:delText>
        </w:r>
      </w:del>
      <w:ins w:id="6950" w:author="Jane Shaw" w:date="2015-10-22T19:05:00Z">
        <w:r w:rsidR="004414AA">
          <w:rPr>
            <w:rFonts w:asciiTheme="majorBidi" w:hAnsiTheme="majorBidi" w:cstheme="majorBidi"/>
            <w:color w:val="000000" w:themeColor="text1"/>
            <w:lang w:val="en-GB"/>
          </w:rPr>
          <w:t xml:space="preserve">from those of </w:t>
        </w:r>
      </w:ins>
      <w:r w:rsidR="004F65E4" w:rsidRPr="00F31509">
        <w:rPr>
          <w:rFonts w:asciiTheme="majorBidi" w:hAnsiTheme="majorBidi" w:cstheme="majorBidi"/>
          <w:color w:val="000000" w:themeColor="text1"/>
          <w:lang w:val="en-GB"/>
        </w:rPr>
        <w:t>two of its trading partners B and C</w:t>
      </w:r>
      <w:ins w:id="6951" w:author="Jane Shaw" w:date="2015-10-22T19:05:00Z">
        <w:r w:rsidR="004414AA">
          <w:rPr>
            <w:rFonts w:asciiTheme="majorBidi" w:hAnsiTheme="majorBidi" w:cstheme="majorBidi"/>
            <w:color w:val="000000" w:themeColor="text1"/>
            <w:lang w:val="en-GB"/>
          </w:rPr>
          <w:t>,</w:t>
        </w:r>
      </w:ins>
      <w:del w:id="6952" w:author="Jane Shaw" w:date="2015-10-22T19:05:00Z">
        <w:r w:rsidR="004F65E4" w:rsidRPr="00F31509" w:rsidDel="004414AA">
          <w:rPr>
            <w:rFonts w:asciiTheme="majorBidi" w:hAnsiTheme="majorBidi" w:cstheme="majorBidi"/>
            <w:color w:val="000000" w:themeColor="text1"/>
            <w:lang w:val="en-GB"/>
          </w:rPr>
          <w:delText>.</w:delText>
        </w:r>
      </w:del>
      <w:r w:rsidR="008568EC">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 xml:space="preserve">should </w:t>
      </w:r>
      <w:del w:id="6953" w:author="Jane Shaw" w:date="2015-10-22T19:05:00Z">
        <w:r w:rsidR="004F65E4" w:rsidRPr="00F31509" w:rsidDel="004414AA">
          <w:rPr>
            <w:rFonts w:asciiTheme="majorBidi" w:hAnsiTheme="majorBidi" w:cstheme="majorBidi"/>
            <w:color w:val="000000" w:themeColor="text1"/>
            <w:lang w:val="en-GB"/>
          </w:rPr>
          <w:delText xml:space="preserve">A </w:delText>
        </w:r>
      </w:del>
      <w:ins w:id="6954" w:author="Jane Shaw" w:date="2015-10-22T19:05:00Z">
        <w:r w:rsidR="004414AA">
          <w:rPr>
            <w:rFonts w:asciiTheme="majorBidi" w:hAnsiTheme="majorBidi" w:cstheme="majorBidi"/>
            <w:color w:val="000000" w:themeColor="text1"/>
            <w:lang w:val="en-GB"/>
          </w:rPr>
          <w:t xml:space="preserve">it </w:t>
        </w:r>
      </w:ins>
      <w:r w:rsidR="004F65E4" w:rsidRPr="00F31509">
        <w:rPr>
          <w:rFonts w:asciiTheme="majorBidi" w:hAnsiTheme="majorBidi" w:cstheme="majorBidi"/>
          <w:color w:val="000000" w:themeColor="text1"/>
          <w:lang w:val="en-GB"/>
        </w:rPr>
        <w:t>be penalized equally for both disagreements?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If B is a highly reliable reporter while C is a highly unreliable reporter, </w:t>
      </w:r>
      <w:del w:id="6955" w:author="Jane Shaw" w:date="2015-10-22T19:05:00Z">
        <w:r w:rsidR="004F65E4" w:rsidRPr="00F31509" w:rsidDel="004414AA">
          <w:rPr>
            <w:rFonts w:asciiTheme="majorBidi" w:hAnsiTheme="majorBidi" w:cstheme="majorBidi"/>
            <w:color w:val="000000" w:themeColor="text1"/>
            <w:lang w:val="en-GB"/>
          </w:rPr>
          <w:delText xml:space="preserve">than we would want to penalize </w:delText>
        </w:r>
      </w:del>
      <w:r w:rsidR="004F65E4" w:rsidRPr="00F31509">
        <w:rPr>
          <w:rFonts w:asciiTheme="majorBidi" w:hAnsiTheme="majorBidi" w:cstheme="majorBidi"/>
          <w:color w:val="000000" w:themeColor="text1"/>
          <w:lang w:val="en-GB"/>
        </w:rPr>
        <w:t xml:space="preserve">disagreement with B </w:t>
      </w:r>
      <w:ins w:id="6956" w:author="Jane Shaw" w:date="2015-10-22T19:05:00Z">
        <w:r w:rsidR="004414AA">
          <w:rPr>
            <w:rFonts w:asciiTheme="majorBidi" w:hAnsiTheme="majorBidi" w:cstheme="majorBidi"/>
            <w:color w:val="000000" w:themeColor="text1"/>
            <w:lang w:val="en-GB"/>
          </w:rPr>
          <w:t xml:space="preserve">should be penalized </w:t>
        </w:r>
      </w:ins>
      <w:r w:rsidR="004F65E4" w:rsidRPr="00F31509">
        <w:rPr>
          <w:rFonts w:asciiTheme="majorBidi" w:hAnsiTheme="majorBidi" w:cstheme="majorBidi"/>
          <w:color w:val="000000" w:themeColor="text1"/>
          <w:lang w:val="en-GB"/>
        </w:rPr>
        <w:t xml:space="preserve">more </w:t>
      </w:r>
      <w:ins w:id="6957" w:author="Jane Shaw" w:date="2015-10-22T19:05:00Z">
        <w:r w:rsidR="004414AA">
          <w:rPr>
            <w:rFonts w:asciiTheme="majorBidi" w:hAnsiTheme="majorBidi" w:cstheme="majorBidi"/>
            <w:color w:val="000000" w:themeColor="text1"/>
            <w:lang w:val="en-GB"/>
          </w:rPr>
          <w:t xml:space="preserve">heavily </w:t>
        </w:r>
      </w:ins>
      <w:r w:rsidR="004F65E4" w:rsidRPr="00F31509">
        <w:rPr>
          <w:rFonts w:asciiTheme="majorBidi" w:hAnsiTheme="majorBidi" w:cstheme="majorBidi"/>
          <w:color w:val="000000" w:themeColor="text1"/>
          <w:lang w:val="en-GB"/>
        </w:rPr>
        <w:t xml:space="preserve">than disagreement with </w:t>
      </w:r>
      <w:ins w:id="6958" w:author="Jane Shaw" w:date="2015-11-07T19:21:00Z">
        <w:r>
          <w:rPr>
            <w:rFonts w:asciiTheme="majorBidi" w:hAnsiTheme="majorBidi" w:cstheme="majorBidi"/>
            <w:color w:val="000000" w:themeColor="text1"/>
            <w:lang w:val="en-GB"/>
          </w:rPr>
          <w:t>C</w:t>
        </w:r>
      </w:ins>
      <w:del w:id="6959" w:author="Jane Shaw" w:date="2015-11-07T19:21:00Z">
        <w:r w:rsidR="004F65E4" w:rsidRPr="00F31509" w:rsidDel="009122CD">
          <w:rPr>
            <w:rFonts w:asciiTheme="majorBidi" w:hAnsiTheme="majorBidi" w:cstheme="majorBidi"/>
            <w:color w:val="000000" w:themeColor="text1"/>
            <w:lang w:val="en-GB"/>
          </w:rPr>
          <w:delText>A</w:delText>
        </w:r>
      </w:del>
      <w:r w:rsidR="004F65E4" w:rsidRPr="00F31509">
        <w:rPr>
          <w:rFonts w:asciiTheme="majorBidi" w:hAnsiTheme="majorBidi" w:cstheme="majorBidi"/>
          <w:color w:val="000000" w:themeColor="text1"/>
          <w:lang w:val="en-GB"/>
        </w:rPr>
        <w:t>.</w:t>
      </w:r>
    </w:p>
    <w:p w14:paraId="1509C9F0"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14:paraId="3394BCA0" w14:textId="77777777" w:rsidR="004F65E4" w:rsidRPr="00F31509" w:rsidRDefault="004F65E4" w:rsidP="003C6AA5">
      <w:pPr>
        <w:pStyle w:val="Paragrafoelenco"/>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w:t>
      </w:r>
      <w:del w:id="6960" w:author="Jane Shaw" w:date="2015-10-22T19:06:00Z">
        <w:r w:rsidRPr="00F31509" w:rsidDel="004414AA">
          <w:rPr>
            <w:rFonts w:asciiTheme="majorBidi" w:hAnsiTheme="majorBidi" w:cstheme="majorBidi"/>
            <w:color w:val="000000" w:themeColor="text1"/>
          </w:rPr>
          <w:delText>s</w:delText>
        </w:r>
      </w:del>
      <w:r w:rsidRPr="00F31509">
        <w:rPr>
          <w:rFonts w:asciiTheme="majorBidi" w:hAnsiTheme="majorBidi" w:cstheme="majorBidi"/>
          <w:color w:val="000000" w:themeColor="text1"/>
        </w:rPr>
        <w:t xml:space="preserve"> on which they agree (within some tolerance).</w:t>
      </w:r>
    </w:p>
    <w:p w14:paraId="6C15280E" w14:textId="77777777" w:rsidR="004F65E4" w:rsidRPr="00F31509" w:rsidRDefault="004F65E4" w:rsidP="003C6AA5">
      <w:pPr>
        <w:pStyle w:val="Paragrafoelenco"/>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14:paraId="02AE8A70" w14:textId="59FC66FE" w:rsidR="004F65E4" w:rsidRPr="00F31509" w:rsidRDefault="004F65E4" w:rsidP="003C6AA5">
      <w:pPr>
        <w:pStyle w:val="Paragrafoelenco"/>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For example, suppose country A has a reliability score of 1 and trades with countries B and C only.</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Suppose also that A and B agree 90</w:t>
      </w:r>
      <w:ins w:id="6961" w:author="Jane Shaw" w:date="2015-10-22T19:07:00Z">
        <w:r w:rsidR="004414AA">
          <w:rPr>
            <w:rFonts w:asciiTheme="majorBidi" w:hAnsiTheme="majorBidi" w:cstheme="majorBidi"/>
            <w:color w:val="000000" w:themeColor="text1"/>
          </w:rPr>
          <w:t xml:space="preserve"> percent</w:t>
        </w:r>
      </w:ins>
      <w:del w:id="6962" w:author="Jane Shaw" w:date="2015-10-22T19:07:00Z">
        <w:r w:rsidRPr="00F31509" w:rsidDel="004414AA">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of the time while A and C agree only 30</w:t>
      </w:r>
      <w:ins w:id="6963" w:author="Jane Shaw" w:date="2015-10-22T19:07:00Z">
        <w:r w:rsidR="004414AA">
          <w:rPr>
            <w:rFonts w:asciiTheme="majorBidi" w:hAnsiTheme="majorBidi" w:cstheme="majorBidi"/>
            <w:color w:val="000000" w:themeColor="text1"/>
          </w:rPr>
          <w:t xml:space="preserve"> percent</w:t>
        </w:r>
      </w:ins>
      <w:del w:id="6964" w:author="Jane Shaw" w:date="2015-10-22T19:07:00Z">
        <w:r w:rsidRPr="00F31509" w:rsidDel="004414AA">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of the time.</w:t>
      </w:r>
      <w:r w:rsidR="008568EC">
        <w:rPr>
          <w:rFonts w:asciiTheme="majorBidi" w:hAnsiTheme="majorBidi" w:cstheme="majorBidi"/>
          <w:color w:val="000000" w:themeColor="text1"/>
        </w:rPr>
        <w:t xml:space="preserve"> </w:t>
      </w:r>
      <w:del w:id="6965" w:author="Jane Shaw" w:date="2015-10-22T19:07:00Z">
        <w:r w:rsidRPr="00F31509" w:rsidDel="004414AA">
          <w:rPr>
            <w:rFonts w:asciiTheme="majorBidi" w:hAnsiTheme="majorBidi" w:cstheme="majorBidi"/>
            <w:color w:val="000000" w:themeColor="text1"/>
          </w:rPr>
          <w:delText xml:space="preserve">Then </w:delText>
        </w:r>
      </w:del>
      <w:r w:rsidRPr="00F31509">
        <w:rPr>
          <w:rFonts w:asciiTheme="majorBidi" w:hAnsiTheme="majorBidi" w:cstheme="majorBidi"/>
          <w:color w:val="000000" w:themeColor="text1"/>
        </w:rPr>
        <w:t>A will transfer 90</w:t>
      </w:r>
      <w:del w:id="6966" w:author="Jane Shaw" w:date="2015-10-22T19:07:00Z">
        <w:r w:rsidRPr="00F31509" w:rsidDel="004414AA">
          <w:rPr>
            <w:rFonts w:asciiTheme="majorBidi" w:hAnsiTheme="majorBidi" w:cstheme="majorBidi"/>
            <w:color w:val="000000" w:themeColor="text1"/>
          </w:rPr>
          <w:delText xml:space="preserve">% </w:delText>
        </w:r>
      </w:del>
      <w:r w:rsidRPr="00F31509">
        <w:rPr>
          <w:rFonts w:asciiTheme="majorBidi" w:hAnsiTheme="majorBidi" w:cstheme="majorBidi"/>
          <w:color w:val="000000" w:themeColor="text1"/>
        </w:rPr>
        <w:t>/</w:t>
      </w:r>
      <w:del w:id="6967" w:author="Jane Shaw" w:date="2015-10-22T19:07:00Z">
        <w:r w:rsidRPr="00F31509" w:rsidDel="004414AA">
          <w:rPr>
            <w:rFonts w:asciiTheme="majorBidi" w:hAnsiTheme="majorBidi" w:cstheme="majorBidi"/>
            <w:color w:val="000000" w:themeColor="text1"/>
          </w:rPr>
          <w:delText xml:space="preserve"> </w:delText>
        </w:r>
      </w:del>
      <w:r w:rsidRPr="00F31509">
        <w:rPr>
          <w:rFonts w:asciiTheme="majorBidi" w:hAnsiTheme="majorBidi" w:cstheme="majorBidi"/>
          <w:color w:val="000000" w:themeColor="text1"/>
        </w:rPr>
        <w:t>(30</w:t>
      </w:r>
      <w:del w:id="6968" w:author="Jane Shaw" w:date="2015-10-22T19:07:00Z">
        <w:r w:rsidRPr="00F31509" w:rsidDel="004414AA">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+ 90</w:t>
      </w:r>
      <w:ins w:id="6969" w:author="Jane Shaw" w:date="2015-11-07T19:21:00Z">
        <w:r w:rsidR="009122CD">
          <w:rPr>
            <w:rFonts w:asciiTheme="majorBidi" w:hAnsiTheme="majorBidi" w:cstheme="majorBidi"/>
            <w:color w:val="000000" w:themeColor="text1"/>
          </w:rPr>
          <w:t>)</w:t>
        </w:r>
      </w:ins>
      <w:ins w:id="6970" w:author="Jane Shaw" w:date="2015-10-22T19:07:00Z">
        <w:r w:rsidR="004414AA">
          <w:rPr>
            <w:rFonts w:asciiTheme="majorBidi" w:hAnsiTheme="majorBidi" w:cstheme="majorBidi"/>
            <w:color w:val="000000" w:themeColor="text1"/>
          </w:rPr>
          <w:t xml:space="preserve"> percent</w:t>
        </w:r>
      </w:ins>
      <w:del w:id="6971" w:author="Jane Shaw" w:date="2015-10-22T19:07:00Z">
        <w:r w:rsidRPr="00F31509" w:rsidDel="004414AA">
          <w:rPr>
            <w:rFonts w:asciiTheme="majorBidi" w:hAnsiTheme="majorBidi" w:cstheme="majorBidi"/>
            <w:color w:val="000000" w:themeColor="text1"/>
          </w:rPr>
          <w:delText>%</w:delText>
        </w:r>
      </w:del>
      <w:del w:id="6972" w:author="Jane Shaw" w:date="2015-11-07T19:21:00Z">
        <w:r w:rsidRPr="00F31509" w:rsidDel="009122CD">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 75</w:t>
      </w:r>
      <w:ins w:id="6973" w:author="Jane Shaw" w:date="2015-10-22T19:07:00Z">
        <w:r w:rsidR="004414AA">
          <w:rPr>
            <w:rFonts w:asciiTheme="majorBidi" w:hAnsiTheme="majorBidi" w:cstheme="majorBidi"/>
            <w:color w:val="000000" w:themeColor="text1"/>
          </w:rPr>
          <w:t xml:space="preserve"> percent</w:t>
        </w:r>
      </w:ins>
      <w:del w:id="6974" w:author="Jane Shaw" w:date="2015-10-22T19:07:00Z">
        <w:r w:rsidRPr="00F31509" w:rsidDel="004414AA">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of its score to country B and 25</w:t>
      </w:r>
      <w:ins w:id="6975" w:author="Jane Shaw" w:date="2015-10-22T19:07:00Z">
        <w:r w:rsidR="004414AA">
          <w:rPr>
            <w:rFonts w:asciiTheme="majorBidi" w:hAnsiTheme="majorBidi" w:cstheme="majorBidi"/>
            <w:color w:val="000000" w:themeColor="text1"/>
          </w:rPr>
          <w:t xml:space="preserve"> percent</w:t>
        </w:r>
      </w:ins>
      <w:del w:id="6976" w:author="Jane Shaw" w:date="2015-10-22T19:07:00Z">
        <w:r w:rsidRPr="00F31509" w:rsidDel="004414AA">
          <w:rPr>
            <w:rFonts w:asciiTheme="majorBidi" w:hAnsiTheme="majorBidi" w:cstheme="majorBidi"/>
            <w:color w:val="000000" w:themeColor="text1"/>
          </w:rPr>
          <w:delText>%</w:delText>
        </w:r>
      </w:del>
      <w:r w:rsidRPr="00F31509">
        <w:rPr>
          <w:rFonts w:asciiTheme="majorBidi" w:hAnsiTheme="majorBidi" w:cstheme="majorBidi"/>
          <w:color w:val="000000" w:themeColor="text1"/>
        </w:rPr>
        <w:t xml:space="preserve"> to country C.</w:t>
      </w:r>
    </w:p>
    <w:p w14:paraId="7D01AD25" w14:textId="77777777" w:rsidR="004F65E4" w:rsidRPr="00F31509" w:rsidRDefault="004F65E4" w:rsidP="003C6AA5">
      <w:pPr>
        <w:pStyle w:val="Paragrafoelenco"/>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14:paraId="445C6911" w14:textId="68C0B542"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algorithm assigns larger reliability scores to countries that tend to agree with their partners, and the score also accounts for the reliability of the partner country.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This algorithm is known to converge to a solution rapidly, and </w:t>
      </w:r>
      <w:del w:id="6977" w:author="Jane Shaw" w:date="2015-10-22T19:09:00Z">
        <w:r w:rsidRPr="00F31509" w:rsidDel="004414AA">
          <w:rPr>
            <w:rFonts w:asciiTheme="majorBidi" w:hAnsiTheme="majorBidi" w:cstheme="majorBidi"/>
            <w:color w:val="000000" w:themeColor="text1"/>
            <w:lang w:val="en-GB"/>
          </w:rPr>
          <w:delText xml:space="preserve">it </w:delText>
        </w:r>
      </w:del>
      <w:r w:rsidRPr="00F31509">
        <w:rPr>
          <w:rFonts w:asciiTheme="majorBidi" w:hAnsiTheme="majorBidi" w:cstheme="majorBidi"/>
          <w:color w:val="000000" w:themeColor="text1"/>
          <w:lang w:val="en-GB"/>
        </w:rPr>
        <w:t>is also used in many other applications for measuring quality within a network (</w:t>
      </w:r>
      <w:del w:id="6978" w:author="Jane Shaw" w:date="2015-10-22T19:10:00Z">
        <w:r w:rsidRPr="00F31509" w:rsidDel="004414AA">
          <w:rPr>
            <w:rFonts w:asciiTheme="majorBidi" w:hAnsiTheme="majorBidi" w:cstheme="majorBidi"/>
            <w:color w:val="000000" w:themeColor="text1"/>
            <w:lang w:val="en-GB"/>
          </w:rPr>
          <w:delText xml:space="preserve">most notably, perhaps, is </w:delText>
        </w:r>
      </w:del>
      <w:ins w:id="6979" w:author="Jane Shaw" w:date="2015-10-22T19:10:00Z">
        <w:r w:rsidR="004414AA">
          <w:rPr>
            <w:rFonts w:asciiTheme="majorBidi" w:hAnsiTheme="majorBidi" w:cstheme="majorBidi"/>
            <w:color w:val="000000" w:themeColor="text1"/>
            <w:lang w:val="en-GB"/>
          </w:rPr>
          <w:t xml:space="preserve">such as </w:t>
        </w:r>
      </w:ins>
      <w:r w:rsidRPr="00F31509">
        <w:rPr>
          <w:rFonts w:asciiTheme="majorBidi" w:hAnsiTheme="majorBidi" w:cstheme="majorBidi"/>
          <w:color w:val="000000" w:themeColor="text1"/>
          <w:lang w:val="en-GB"/>
        </w:rPr>
        <w:t>Google</w:t>
      </w:r>
      <w:ins w:id="6980" w:author="Jane Shaw" w:date="2015-10-22T19:10:00Z">
        <w:r w:rsidR="004414AA">
          <w:rPr>
            <w:rFonts w:asciiTheme="majorBidi" w:hAnsiTheme="majorBidi" w:cstheme="majorBidi"/>
            <w:color w:val="000000" w:themeColor="text1"/>
            <w:lang w:val="en-GB"/>
          </w:rPr>
          <w:t>’</w:t>
        </w:r>
      </w:ins>
      <w:del w:id="6981" w:author="Jane Shaw" w:date="2015-10-22T19:10:00Z">
        <w:r w:rsidRPr="00F31509" w:rsidDel="004414AA">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s PageRank algorithm for determining </w:t>
      </w:r>
      <w:ins w:id="6982" w:author="Jane Shaw" w:date="2015-10-22T19:10:00Z">
        <w:r w:rsidR="004414AA">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quality of </w:t>
      </w:r>
      <w:r w:rsidR="004414AA" w:rsidRPr="00F31509">
        <w:rPr>
          <w:rFonts w:asciiTheme="majorBidi" w:hAnsiTheme="majorBidi" w:cstheme="majorBidi"/>
          <w:color w:val="000000" w:themeColor="text1"/>
          <w:lang w:val="en-GB"/>
        </w:rPr>
        <w:t>Web</w:t>
      </w:r>
      <w:ins w:id="6983" w:author="Jane Shaw" w:date="2015-10-22T19:10:00Z">
        <w:r w:rsidR="004414AA">
          <w:rPr>
            <w:rFonts w:asciiTheme="majorBidi" w:hAnsiTheme="majorBidi" w:cstheme="majorBidi"/>
            <w:color w:val="000000" w:themeColor="text1"/>
            <w:lang w:val="en-GB"/>
          </w:rPr>
          <w:t xml:space="preserve"> </w:t>
        </w:r>
      </w:ins>
      <w:r w:rsidR="004414AA" w:rsidRPr="00F31509">
        <w:rPr>
          <w:rFonts w:asciiTheme="majorBidi" w:hAnsiTheme="majorBidi" w:cstheme="majorBidi"/>
          <w:color w:val="000000" w:themeColor="text1"/>
          <w:lang w:val="en-GB"/>
        </w:rPr>
        <w:t>sites</w:t>
      </w:r>
      <w:r w:rsidRPr="00F31509">
        <w:rPr>
          <w:rFonts w:asciiTheme="majorBidi" w:hAnsiTheme="majorBidi" w:cstheme="majorBidi"/>
          <w:color w:val="000000" w:themeColor="text1"/>
          <w:lang w:val="en-GB"/>
        </w:rPr>
        <w:t>).</w:t>
      </w:r>
    </w:p>
    <w:p w14:paraId="19A50AD8" w14:textId="77777777" w:rsidR="004414AA" w:rsidRDefault="004414AA">
      <w:pPr>
        <w:rPr>
          <w:ins w:id="6984" w:author="Jane Shaw" w:date="2015-10-22T19:11:00Z"/>
          <w:lang w:val="en-GB"/>
        </w:rPr>
        <w:pPrChange w:id="6985" w:author="Jane Shaw" w:date="2015-10-22T19:11:00Z">
          <w:pPr>
            <w:pStyle w:val="Titolo4"/>
          </w:pPr>
        </w:pPrChange>
      </w:pPr>
    </w:p>
    <w:p w14:paraId="28378F10" w14:textId="65594758" w:rsidR="004F65E4" w:rsidRPr="004414AA" w:rsidDel="004414AA" w:rsidRDefault="004F65E4">
      <w:pPr>
        <w:rPr>
          <w:del w:id="6986" w:author="Jane Shaw" w:date="2015-10-22T19:11:00Z"/>
          <w:rFonts w:ascii="Times New Roman" w:hAnsi="Times New Roman"/>
          <w:b/>
          <w:i/>
          <w:lang w:val="en-GB"/>
          <w:rPrChange w:id="6987" w:author="Jane Shaw" w:date="2015-10-22T19:11:00Z">
            <w:rPr>
              <w:del w:id="6988" w:author="Jane Shaw" w:date="2015-10-22T19:11:00Z"/>
              <w:lang w:val="en-GB"/>
            </w:rPr>
          </w:rPrChange>
        </w:rPr>
        <w:pPrChange w:id="6989" w:author="Jane Shaw" w:date="2015-10-22T19:11:00Z">
          <w:pPr>
            <w:pStyle w:val="Titolo4"/>
          </w:pPr>
        </w:pPrChange>
      </w:pPr>
      <w:r w:rsidRPr="004414AA">
        <w:rPr>
          <w:rFonts w:ascii="Times New Roman" w:hAnsi="Times New Roman" w:cs="Times New Roman"/>
          <w:b/>
          <w:i/>
          <w:lang w:val="en-GB"/>
          <w:rPrChange w:id="6990" w:author="Jane Shaw" w:date="2015-10-22T19:11:00Z">
            <w:rPr>
              <w:lang w:val="en-GB"/>
            </w:rPr>
          </w:rPrChange>
        </w:rPr>
        <w:t>Example of reliability scores</w:t>
      </w:r>
      <w:ins w:id="6991" w:author="Jane Shaw" w:date="2015-10-22T19:11:00Z">
        <w:r w:rsidR="004414AA" w:rsidRPr="004414AA">
          <w:rPr>
            <w:rFonts w:ascii="Times New Roman" w:hAnsi="Times New Roman" w:cs="Times New Roman"/>
            <w:b/>
            <w:i/>
            <w:lang w:val="en-GB"/>
          </w:rPr>
          <w:t>:</w:t>
        </w:r>
        <w:r w:rsidR="004414AA" w:rsidRPr="004414AA" w:rsidDel="004414AA">
          <w:rPr>
            <w:rFonts w:ascii="Times New Roman" w:hAnsi="Times New Roman" w:cs="Times New Roman"/>
            <w:b/>
            <w:i/>
            <w:lang w:val="en-GB"/>
          </w:rPr>
          <w:t xml:space="preserve"> </w:t>
        </w:r>
      </w:ins>
    </w:p>
    <w:p w14:paraId="76782323" w14:textId="3798B2CC" w:rsidR="004F65E4" w:rsidRPr="00F31509" w:rsidRDefault="00D13E0A">
      <w:pPr>
        <w:jc w:val="both"/>
        <w:rPr>
          <w:rFonts w:asciiTheme="majorBidi" w:hAnsiTheme="majorBidi" w:cstheme="majorBidi"/>
          <w:color w:val="000000" w:themeColor="text1"/>
          <w:lang w:val="en-GB"/>
        </w:rPr>
        <w:pPrChange w:id="6992" w:author="Jane Shaw" w:date="2015-10-22T19:12:00Z">
          <w:pPr>
            <w:widowControl w:val="0"/>
            <w:spacing w:before="100" w:beforeAutospacing="1" w:after="120"/>
            <w:jc w:val="both"/>
          </w:pPr>
        </w:pPrChange>
      </w:pPr>
      <w:r>
        <w:rPr>
          <w:rFonts w:asciiTheme="majorBidi" w:hAnsiTheme="majorBidi" w:cstheme="majorBidi"/>
          <w:noProof/>
          <w:lang w:eastAsia="zh-CN"/>
        </w:rPr>
        <w:pict w14:anchorId="41CB96FE">
          <v:shapetype id="_x0000_t202" coordsize="21600,21600" o:spt="202" path="m0,0l0,21600,21600,21600,21600,0xe">
            <v:stroke joinstyle="miter"/>
            <v:path gradientshapeok="t" o:connecttype="rect"/>
          </v:shapetype>
          <v:shape id="Text Box 37" o:spid="_x0000_s1027" type="#_x0000_t202" style="position:absolute;left:0;text-align:left;margin-left:-2.2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lyaKkH0C&#10;AAAIBQAADgAAAAAAAAAAAAAAAAAuAgAAZHJzL2Uyb0RvYy54bWxQSwECLQAUAAYACAAAACEA9EVz&#10;oeEAAAAKAQAADwAAAAAAAAAAAAAAAADXBAAAZHJzL2Rvd25yZXYueG1sUEsFBgAAAAAEAAQA8wAA&#10;AOUFAAAAAA==&#10;" stroked="f">
            <v:textbox style="mso-next-textbox:#Text Box 37;mso-fit-shape-to-text:t" inset="0,0,0,0">
              <w:txbxContent>
                <w:p w14:paraId="2F9EB765" w14:textId="77777777" w:rsidR="00140222" w:rsidRPr="00163B18" w:rsidRDefault="00140222" w:rsidP="004F65E4">
                  <w:pPr>
                    <w:pStyle w:val="Didascalia"/>
                    <w:rPr>
                      <w:rFonts w:cs="Times New Roman"/>
                      <w:b/>
                      <w:bCs/>
                      <w:noProof/>
                      <w:sz w:val="32"/>
                      <w:szCs w:val="22"/>
                      <w:lang w:eastAsia="zh-TW"/>
                    </w:rPr>
                  </w:pPr>
                  <w:bookmarkStart w:id="6993" w:name="_Toc430847352"/>
                  <w:bookmarkStart w:id="6994" w:name="_Toc430847377"/>
                  <w:bookmarkStart w:id="6995" w:name="_Toc430871548"/>
                  <w:bookmarkStart w:id="6996" w:name="_Toc430872095"/>
                  <w:bookmarkStart w:id="6997" w:name="_Toc430872121"/>
                  <w:bookmarkStart w:id="6998" w:name="_Toc43087250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6993"/>
                  <w:bookmarkEnd w:id="6994"/>
                  <w:bookmarkEnd w:id="6995"/>
                  <w:bookmarkEnd w:id="6996"/>
                  <w:bookmarkEnd w:id="6997"/>
                  <w:bookmarkEnd w:id="6998"/>
                </w:p>
              </w:txbxContent>
            </v:textbox>
            <w10:wrap type="square"/>
          </v:shape>
        </w:pict>
      </w:r>
      <w:r>
        <w:rPr>
          <w:rFonts w:asciiTheme="majorBidi" w:hAnsiTheme="majorBidi" w:cstheme="majorBidi"/>
          <w:noProof/>
          <w:lang w:eastAsia="zh-CN"/>
        </w:rPr>
        <w:pict w14:anchorId="3A6C5515">
          <v:shape id="_x0000_s1028" type="#_x0000_t202" style="position:absolute;left:0;text-align:left;margin-left:-2.2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Mb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X1QTG30C&#10;AAAIBQAADgAAAAAAAAAAAAAAAAAuAgAAZHJzL2Uyb0RvYy54bWxQSwECLQAUAAYACAAAACEA9EVz&#10;oeEAAAAKAQAADwAAAAAAAAAAAAAAAADXBAAAZHJzL2Rvd25yZXYueG1sUEsFBgAAAAAEAAQA8wAA&#10;AOUFAAAAAA==&#10;" stroked="f">
            <v:textbox style="mso-next-textbox:#_x0000_s1028;mso-fit-shape-to-text:t" inset="0,0,0,0">
              <w:txbxContent>
                <w:p w14:paraId="3219945C" w14:textId="4DDDDF6E" w:rsidR="00140222" w:rsidRPr="00163B18" w:rsidRDefault="00140222" w:rsidP="004F65E4">
                  <w:pPr>
                    <w:pStyle w:val="Didascalia"/>
                    <w:rPr>
                      <w:rFonts w:cs="Times New Roman"/>
                      <w:b/>
                      <w:bCs/>
                      <w:noProof/>
                      <w:sz w:val="32"/>
                      <w:szCs w:val="22"/>
                      <w:lang w:eastAsia="zh-TW"/>
                    </w:rPr>
                  </w:pPr>
                  <w:bookmarkStart w:id="6999" w:name="_Ref421025223"/>
                  <w:bookmarkStart w:id="7000" w:name="_Ref421017883"/>
                  <w:bookmarkStart w:id="7001" w:name="_Toc421026214"/>
                  <w:bookmarkStart w:id="7002" w:name="_Toc428383857"/>
                  <w:bookmarkStart w:id="7003" w:name="_Toc430847353"/>
                  <w:bookmarkStart w:id="7004" w:name="_Toc430847378"/>
                  <w:bookmarkStart w:id="7005" w:name="_Toc430871549"/>
                  <w:bookmarkStart w:id="7006" w:name="_Toc430872096"/>
                  <w:bookmarkStart w:id="7007" w:name="_Toc430872122"/>
                  <w:bookmarkStart w:id="7008" w:name="_Toc43087250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7</w:t>
                  </w:r>
                  <w:r w:rsidRPr="00163B18">
                    <w:rPr>
                      <w:b/>
                      <w:bCs/>
                      <w:sz w:val="22"/>
                      <w:szCs w:val="22"/>
                    </w:rPr>
                    <w:fldChar w:fldCharType="end"/>
                  </w:r>
                  <w:bookmarkEnd w:id="6999"/>
                  <w:r w:rsidRPr="00163B18">
                    <w:rPr>
                      <w:sz w:val="22"/>
                      <w:szCs w:val="22"/>
                    </w:rPr>
                    <w:t>: Reliability index calculation</w:t>
                  </w:r>
                  <w:bookmarkEnd w:id="7000"/>
                  <w:bookmarkEnd w:id="7001"/>
                  <w:bookmarkEnd w:id="7002"/>
                  <w:r>
                    <w:rPr>
                      <w:sz w:val="22"/>
                      <w:szCs w:val="22"/>
                    </w:rPr>
                    <w:t xml:space="preserve"> over two iterations</w:t>
                  </w: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8</w:t>
                  </w:r>
                  <w:r w:rsidRPr="00163B18">
                    <w:rPr>
                      <w:b/>
                      <w:bCs/>
                      <w:sz w:val="22"/>
                      <w:szCs w:val="22"/>
                    </w:rPr>
                    <w:fldChar w:fldCharType="end"/>
                  </w:r>
                  <w:r w:rsidRPr="00163B18">
                    <w:rPr>
                      <w:sz w:val="22"/>
                      <w:szCs w:val="22"/>
                    </w:rPr>
                    <w:t>: Reliability index calculation</w:t>
                  </w:r>
                  <w:bookmarkEnd w:id="7003"/>
                  <w:bookmarkEnd w:id="7004"/>
                  <w:bookmarkEnd w:id="7005"/>
                  <w:bookmarkEnd w:id="7006"/>
                  <w:bookmarkEnd w:id="7007"/>
                  <w:bookmarkEnd w:id="7008"/>
                </w:p>
              </w:txbxContent>
            </v:textbox>
            <w10:wrap type="square"/>
          </v:shape>
        </w:pict>
      </w:r>
      <w:del w:id="7009" w:author="Jane Shaw" w:date="2015-10-22T19:11:00Z">
        <w:r w:rsidR="004F65E4" w:rsidRPr="00F31509" w:rsidDel="004414AA">
          <w:rPr>
            <w:rFonts w:asciiTheme="majorBidi" w:eastAsia="Times New Roman" w:hAnsiTheme="majorBidi" w:cstheme="majorBidi"/>
            <w:color w:val="000000" w:themeColor="text1"/>
            <w:lang w:val="en-GB"/>
          </w:rPr>
          <w:delText xml:space="preserve">The </w:delText>
        </w:r>
      </w:del>
      <w:ins w:id="7010" w:author="Jane Shaw" w:date="2015-10-22T19:11:00Z">
        <w:r w:rsidR="004414AA">
          <w:rPr>
            <w:rFonts w:asciiTheme="majorBidi" w:eastAsia="Times New Roman" w:hAnsiTheme="majorBidi" w:cstheme="majorBidi"/>
            <w:color w:val="000000" w:themeColor="text1"/>
            <w:lang w:val="en-GB"/>
          </w:rPr>
          <w:t>R</w:t>
        </w:r>
      </w:ins>
      <w:del w:id="7011" w:author="Jane Shaw" w:date="2015-10-22T19:11:00Z">
        <w:r w:rsidR="004F65E4" w:rsidRPr="00F31509" w:rsidDel="004414AA">
          <w:rPr>
            <w:rFonts w:asciiTheme="majorBidi" w:eastAsia="Times New Roman" w:hAnsiTheme="majorBidi" w:cstheme="majorBidi"/>
            <w:color w:val="000000" w:themeColor="text1"/>
            <w:lang w:val="en-GB"/>
          </w:rPr>
          <w:delText>r</w:delText>
        </w:r>
      </w:del>
      <w:r w:rsidR="004F65E4" w:rsidRPr="00F31509">
        <w:rPr>
          <w:rFonts w:asciiTheme="majorBidi" w:eastAsia="Times New Roman" w:hAnsiTheme="majorBidi" w:cstheme="majorBidi"/>
          <w:color w:val="000000" w:themeColor="text1"/>
          <w:lang w:val="en-GB"/>
        </w:rPr>
        <w:t xml:space="preserve">eliability index calculations are depicted </w:t>
      </w:r>
      <w:r w:rsidR="004F65E4" w:rsidRPr="004414AA">
        <w:rPr>
          <w:rFonts w:ascii="Times New Roman" w:eastAsia="Times New Roman" w:hAnsi="Times New Roman" w:cs="Times New Roman"/>
          <w:color w:val="000000" w:themeColor="text1"/>
          <w:lang w:val="en-GB"/>
          <w:rPrChange w:id="7012" w:author="Jane Shaw" w:date="2015-10-22T19:12:00Z">
            <w:rPr>
              <w:rFonts w:asciiTheme="majorBidi" w:eastAsia="Times New Roman" w:hAnsiTheme="majorBidi" w:cstheme="majorBidi"/>
              <w:color w:val="000000" w:themeColor="text1"/>
              <w:lang w:val="en-GB"/>
            </w:rPr>
          </w:rPrChange>
        </w:rPr>
        <w:t xml:space="preserve">in </w:t>
      </w:r>
      <w:del w:id="7013" w:author="Jane Shaw" w:date="2015-10-22T19:12:00Z">
        <w:r w:rsidR="00E24798" w:rsidRPr="004414AA" w:rsidDel="004414AA">
          <w:rPr>
            <w:rFonts w:ascii="Times New Roman" w:hAnsi="Times New Roman" w:cs="Times New Roman"/>
            <w:rPrChange w:id="7014" w:author="Jane Shaw" w:date="2015-10-22T19:12:00Z">
              <w:rPr/>
            </w:rPrChange>
          </w:rPr>
          <w:fldChar w:fldCharType="begin"/>
        </w:r>
        <w:r w:rsidR="00E24798" w:rsidRPr="004414AA" w:rsidDel="004414AA">
          <w:rPr>
            <w:rFonts w:ascii="Times New Roman" w:hAnsi="Times New Roman" w:cs="Times New Roman"/>
            <w:rPrChange w:id="7015" w:author="Jane Shaw" w:date="2015-10-22T19:12:00Z">
              <w:rPr/>
            </w:rPrChange>
          </w:rPr>
          <w:delInstrText xml:space="preserve"> REF _Ref421025223 \h  \* MERGEFORMAT </w:delInstrText>
        </w:r>
        <w:r w:rsidR="00E24798" w:rsidRPr="004414AA" w:rsidDel="004414AA">
          <w:rPr>
            <w:rFonts w:ascii="Times New Roman" w:hAnsi="Times New Roman" w:cs="Times New Roman"/>
            <w:rPrChange w:id="7016" w:author="Jane Shaw" w:date="2015-10-22T19:12:00Z">
              <w:rPr>
                <w:rFonts w:ascii="Times New Roman" w:hAnsi="Times New Roman" w:cs="Times New Roman"/>
              </w:rPr>
            </w:rPrChange>
          </w:rPr>
        </w:r>
        <w:r w:rsidR="00E24798" w:rsidRPr="004414AA" w:rsidDel="004414AA">
          <w:rPr>
            <w:rFonts w:ascii="Times New Roman" w:hAnsi="Times New Roman" w:cs="Times New Roman"/>
            <w:rPrChange w:id="7017" w:author="Jane Shaw" w:date="2015-10-22T19:12:00Z">
              <w:rPr/>
            </w:rPrChange>
          </w:rPr>
          <w:fldChar w:fldCharType="separate"/>
        </w:r>
        <w:r w:rsidR="00E24798" w:rsidRPr="004414AA" w:rsidDel="004414AA">
          <w:rPr>
            <w:rFonts w:ascii="Times New Roman" w:eastAsia="Times New Roman" w:hAnsi="Times New Roman" w:cs="Times New Roman"/>
            <w:lang w:val="en-GB"/>
            <w:rPrChange w:id="7018" w:author="Jane Shaw" w:date="2015-10-22T19:12:00Z">
              <w:rPr>
                <w:rFonts w:asciiTheme="majorBidi" w:eastAsia="Times New Roman" w:hAnsiTheme="majorBidi" w:cstheme="majorBidi"/>
                <w:lang w:val="en-GB"/>
              </w:rPr>
            </w:rPrChange>
          </w:rPr>
          <w:delText>Figure 7</w:delText>
        </w:r>
        <w:r w:rsidR="00E24798" w:rsidRPr="004414AA" w:rsidDel="004414AA">
          <w:rPr>
            <w:rFonts w:ascii="Times New Roman" w:hAnsi="Times New Roman" w:cs="Times New Roman"/>
            <w:rPrChange w:id="7019" w:author="Jane Shaw" w:date="2015-10-22T19:12:00Z">
              <w:rPr/>
            </w:rPrChange>
          </w:rPr>
          <w:fldChar w:fldCharType="end"/>
        </w:r>
      </w:del>
      <w:ins w:id="7020" w:author="Jane Shaw" w:date="2015-10-22T19:12:00Z">
        <w:r w:rsidR="004414AA" w:rsidRPr="004414AA">
          <w:rPr>
            <w:rFonts w:ascii="Times New Roman" w:hAnsi="Times New Roman" w:cs="Times New Roman"/>
            <w:rPrChange w:id="7021" w:author="Jane Shaw" w:date="2015-10-22T19:12:00Z">
              <w:rPr/>
            </w:rPrChange>
          </w:rPr>
          <w:t>Figure 6</w:t>
        </w:r>
      </w:ins>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nodes (circles) represent different countries, and the thickness</w:t>
      </w:r>
      <w:ins w:id="7022" w:author="Jane Shaw" w:date="2015-10-22T19:12:00Z">
        <w:r w:rsidR="004414AA">
          <w:rPr>
            <w:rFonts w:asciiTheme="majorBidi" w:eastAsia="Times New Roman" w:hAnsiTheme="majorBidi" w:cstheme="majorBidi"/>
            <w:color w:val="000000" w:themeColor="text1"/>
            <w:lang w:val="en-GB"/>
          </w:rPr>
          <w:t>es</w:t>
        </w:r>
      </w:ins>
      <w:r w:rsidR="004F65E4" w:rsidRPr="00F31509">
        <w:rPr>
          <w:rFonts w:asciiTheme="majorBidi" w:eastAsia="Times New Roman" w:hAnsiTheme="majorBidi" w:cstheme="majorBidi"/>
          <w:color w:val="000000" w:themeColor="text1"/>
          <w:lang w:val="en-GB"/>
        </w:rPr>
        <w:t xml:space="preserve"> of the edges indicate</w:t>
      </w:r>
      <w:del w:id="7023" w:author="Jane Shaw" w:date="2015-10-22T19:12:00Z">
        <w:r w:rsidR="004F65E4" w:rsidRPr="00F31509" w:rsidDel="004414AA">
          <w:rPr>
            <w:rFonts w:asciiTheme="majorBidi" w:eastAsia="Times New Roman" w:hAnsiTheme="majorBidi" w:cstheme="majorBidi"/>
            <w:color w:val="000000" w:themeColor="text1"/>
            <w:lang w:val="en-GB"/>
          </w:rPr>
          <w:delText>s</w:delText>
        </w:r>
      </w:del>
      <w:r w:rsidR="004F65E4" w:rsidRPr="00F31509">
        <w:rPr>
          <w:rFonts w:asciiTheme="majorBidi" w:eastAsia="Times New Roman" w:hAnsiTheme="majorBidi" w:cstheme="majorBidi"/>
          <w:color w:val="000000" w:themeColor="text1"/>
          <w:lang w:val="en-GB"/>
        </w:rPr>
        <w:t xml:space="preserve"> the </w:t>
      </w:r>
      <w:ins w:id="7024" w:author="Jane Shaw" w:date="2015-10-22T19:12:00Z">
        <w:r w:rsidR="004414AA">
          <w:rPr>
            <w:rFonts w:asciiTheme="majorBidi" w:eastAsia="Times New Roman" w:hAnsiTheme="majorBidi" w:cstheme="majorBidi"/>
            <w:color w:val="000000" w:themeColor="text1"/>
            <w:lang w:val="en-GB"/>
          </w:rPr>
          <w:t xml:space="preserve">levels of </w:t>
        </w:r>
      </w:ins>
      <w:r w:rsidR="004F65E4" w:rsidRPr="00F31509">
        <w:rPr>
          <w:rFonts w:asciiTheme="majorBidi" w:eastAsia="Times New Roman" w:hAnsiTheme="majorBidi" w:cstheme="majorBidi"/>
          <w:color w:val="000000" w:themeColor="text1"/>
          <w:lang w:val="en-GB"/>
        </w:rPr>
        <w:t xml:space="preserve">agreement between </w:t>
      </w:r>
      <w:del w:id="7025" w:author="Jane Shaw" w:date="2015-10-22T19:12:00Z">
        <w:r w:rsidR="004F65E4" w:rsidRPr="00F31509" w:rsidDel="004414AA">
          <w:rPr>
            <w:rFonts w:asciiTheme="majorBidi" w:eastAsia="Times New Roman" w:hAnsiTheme="majorBidi" w:cstheme="majorBidi"/>
            <w:color w:val="000000" w:themeColor="text1"/>
            <w:lang w:val="en-GB"/>
          </w:rPr>
          <w:delText xml:space="preserve">the </w:delText>
        </w:r>
      </w:del>
      <w:r w:rsidR="004F65E4" w:rsidRPr="00F31509">
        <w:rPr>
          <w:rFonts w:asciiTheme="majorBidi" w:eastAsia="Times New Roman" w:hAnsiTheme="majorBidi" w:cstheme="majorBidi"/>
          <w:color w:val="000000" w:themeColor="text1"/>
          <w:lang w:val="en-GB"/>
        </w:rPr>
        <w:t>corresponding countries (with thicker edges indicating stronger agreement).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In the first step of the algorithm (</w:t>
      </w:r>
      <w:del w:id="7026" w:author="Jane Shaw" w:date="2015-10-22T19:13:00Z">
        <w:r w:rsidR="004F65E4" w:rsidRPr="00F31509" w:rsidDel="004414AA">
          <w:rPr>
            <w:rFonts w:asciiTheme="majorBidi" w:eastAsia="Times New Roman" w:hAnsiTheme="majorBidi" w:cstheme="majorBidi"/>
            <w:color w:val="000000" w:themeColor="text1"/>
            <w:lang w:val="en-GB"/>
          </w:rPr>
          <w:delText xml:space="preserve">the </w:delText>
        </w:r>
      </w:del>
      <w:r w:rsidR="004F65E4" w:rsidRPr="00F31509">
        <w:rPr>
          <w:rFonts w:asciiTheme="majorBidi" w:eastAsia="Times New Roman" w:hAnsiTheme="majorBidi" w:cstheme="majorBidi"/>
          <w:color w:val="000000" w:themeColor="text1"/>
          <w:lang w:val="en-GB"/>
        </w:rPr>
        <w:t>left</w:t>
      </w:r>
      <w:ins w:id="7027" w:author="Jane Shaw" w:date="2015-10-22T19:13:00Z">
        <w:r w:rsidR="004414AA">
          <w:rPr>
            <w:rFonts w:asciiTheme="majorBidi" w:eastAsia="Times New Roman" w:hAnsiTheme="majorBidi" w:cstheme="majorBidi"/>
            <w:color w:val="000000" w:themeColor="text1"/>
            <w:lang w:val="en-GB"/>
          </w:rPr>
          <w:t>-side</w:t>
        </w:r>
      </w:ins>
      <w:del w:id="7028" w:author="Jane Shaw" w:date="2015-10-22T19:13:00Z">
        <w:r w:rsidR="004F65E4" w:rsidRPr="00F31509" w:rsidDel="004414AA">
          <w:rPr>
            <w:rFonts w:asciiTheme="majorBidi" w:eastAsia="Times New Roman" w:hAnsiTheme="majorBidi" w:cstheme="majorBidi"/>
            <w:color w:val="000000" w:themeColor="text1"/>
            <w:lang w:val="en-GB"/>
          </w:rPr>
          <w:delText>most</w:delText>
        </w:r>
      </w:del>
      <w:r w:rsidR="004F65E4" w:rsidRPr="00F31509">
        <w:rPr>
          <w:rFonts w:asciiTheme="majorBidi" w:eastAsia="Times New Roman" w:hAnsiTheme="majorBidi" w:cstheme="majorBidi"/>
          <w:color w:val="000000" w:themeColor="text1"/>
          <w:lang w:val="en-GB"/>
        </w:rPr>
        <w:t xml:space="preserve"> plot) all countries have an equal reliability score.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After one iteration of the algorithm (</w:t>
      </w:r>
      <w:del w:id="7029" w:author="Jane Shaw" w:date="2015-10-22T19:13:00Z">
        <w:r w:rsidR="004F65E4" w:rsidRPr="00F31509" w:rsidDel="004414AA">
          <w:rPr>
            <w:rFonts w:asciiTheme="majorBidi" w:eastAsia="Times New Roman" w:hAnsiTheme="majorBidi" w:cstheme="majorBidi"/>
            <w:color w:val="000000" w:themeColor="text1"/>
            <w:lang w:val="en-GB"/>
          </w:rPr>
          <w:delText xml:space="preserve">the </w:delText>
        </w:r>
      </w:del>
      <w:r w:rsidR="004F65E4" w:rsidRPr="00F31509">
        <w:rPr>
          <w:rFonts w:asciiTheme="majorBidi" w:eastAsia="Times New Roman" w:hAnsiTheme="majorBidi" w:cstheme="majorBidi"/>
          <w:color w:val="000000" w:themeColor="text1"/>
          <w:lang w:val="en-GB"/>
        </w:rPr>
        <w:t xml:space="preserve">middle plot), the top nodes/countries have </w:t>
      </w:r>
      <w:del w:id="7030" w:author="Jane Shaw" w:date="2015-10-22T19:13:00Z">
        <w:r w:rsidR="004F65E4" w:rsidRPr="00F31509" w:rsidDel="004414AA">
          <w:rPr>
            <w:rFonts w:asciiTheme="majorBidi" w:eastAsia="Times New Roman" w:hAnsiTheme="majorBidi" w:cstheme="majorBidi"/>
            <w:color w:val="000000" w:themeColor="text1"/>
            <w:lang w:val="en-GB"/>
          </w:rPr>
          <w:delText xml:space="preserve">a </w:delText>
        </w:r>
      </w:del>
      <w:r w:rsidR="004F65E4" w:rsidRPr="00F31509">
        <w:rPr>
          <w:rFonts w:asciiTheme="majorBidi" w:eastAsia="Times New Roman" w:hAnsiTheme="majorBidi" w:cstheme="majorBidi"/>
          <w:color w:val="000000" w:themeColor="text1"/>
          <w:lang w:val="en-GB"/>
        </w:rPr>
        <w:t xml:space="preserve">higher than average reliability </w:t>
      </w:r>
      <w:ins w:id="7031" w:author="Jane Shaw" w:date="2015-10-22T19:14:00Z">
        <w:r w:rsidR="004414AA">
          <w:rPr>
            <w:rFonts w:asciiTheme="majorBidi" w:eastAsia="Times New Roman" w:hAnsiTheme="majorBidi" w:cstheme="majorBidi"/>
            <w:color w:val="000000" w:themeColor="text1"/>
            <w:lang w:val="en-GB"/>
          </w:rPr>
          <w:t xml:space="preserve">scores </w:t>
        </w:r>
      </w:ins>
      <w:r w:rsidR="004F65E4" w:rsidRPr="00F31509">
        <w:rPr>
          <w:rFonts w:asciiTheme="majorBidi" w:eastAsia="Times New Roman" w:hAnsiTheme="majorBidi" w:cstheme="majorBidi"/>
          <w:color w:val="000000" w:themeColor="text1"/>
          <w:lang w:val="en-GB"/>
        </w:rPr>
        <w:t xml:space="preserve">and the bottom two countries/nodes have </w:t>
      </w:r>
      <w:del w:id="7032" w:author="Jane Shaw" w:date="2015-10-22T19:13:00Z">
        <w:r w:rsidR="004F65E4" w:rsidRPr="00F31509" w:rsidDel="004414AA">
          <w:rPr>
            <w:rFonts w:asciiTheme="majorBidi" w:eastAsia="Times New Roman" w:hAnsiTheme="majorBidi" w:cstheme="majorBidi"/>
            <w:color w:val="000000" w:themeColor="text1"/>
            <w:lang w:val="en-GB"/>
          </w:rPr>
          <w:delText xml:space="preserve">a </w:delText>
        </w:r>
      </w:del>
      <w:r w:rsidR="004F65E4" w:rsidRPr="00F31509">
        <w:rPr>
          <w:rFonts w:asciiTheme="majorBidi" w:eastAsia="Times New Roman" w:hAnsiTheme="majorBidi" w:cstheme="majorBidi"/>
          <w:color w:val="000000" w:themeColor="text1"/>
          <w:lang w:val="en-GB"/>
        </w:rPr>
        <w:t xml:space="preserve">below-average </w:t>
      </w:r>
      <w:del w:id="7033" w:author="Jane Shaw" w:date="2015-10-22T19:14:00Z">
        <w:r w:rsidR="004F65E4" w:rsidRPr="00F31509" w:rsidDel="004414AA">
          <w:rPr>
            <w:rFonts w:asciiTheme="majorBidi" w:eastAsia="Times New Roman" w:hAnsiTheme="majorBidi" w:cstheme="majorBidi"/>
            <w:color w:val="000000" w:themeColor="text1"/>
            <w:lang w:val="en-GB"/>
          </w:rPr>
          <w:delText>reliability</w:delText>
        </w:r>
      </w:del>
      <w:ins w:id="7034" w:author="Jane Shaw" w:date="2015-10-22T19:14:00Z">
        <w:r w:rsidR="004414AA">
          <w:rPr>
            <w:rFonts w:asciiTheme="majorBidi" w:eastAsia="Times New Roman" w:hAnsiTheme="majorBidi" w:cstheme="majorBidi"/>
            <w:color w:val="000000" w:themeColor="text1"/>
            <w:lang w:val="en-GB"/>
          </w:rPr>
          <w:t>scores</w:t>
        </w:r>
      </w:ins>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After the second iteration (</w:t>
      </w:r>
      <w:del w:id="7035" w:author="Jane Shaw" w:date="2015-10-22T19:13:00Z">
        <w:r w:rsidR="004F65E4" w:rsidRPr="00F31509" w:rsidDel="004414AA">
          <w:rPr>
            <w:rFonts w:asciiTheme="majorBidi" w:eastAsia="Times New Roman" w:hAnsiTheme="majorBidi" w:cstheme="majorBidi"/>
            <w:color w:val="000000" w:themeColor="text1"/>
            <w:lang w:val="en-GB"/>
          </w:rPr>
          <w:delText xml:space="preserve">the </w:delText>
        </w:r>
      </w:del>
      <w:r w:rsidR="004F65E4" w:rsidRPr="00F31509">
        <w:rPr>
          <w:rFonts w:asciiTheme="majorBidi" w:eastAsia="Times New Roman" w:hAnsiTheme="majorBidi" w:cstheme="majorBidi"/>
          <w:color w:val="000000" w:themeColor="text1"/>
          <w:lang w:val="en-GB"/>
        </w:rPr>
        <w:t>right</w:t>
      </w:r>
      <w:ins w:id="7036" w:author="Jane Shaw" w:date="2015-10-22T19:14:00Z">
        <w:r w:rsidR="004414AA">
          <w:rPr>
            <w:rFonts w:asciiTheme="majorBidi" w:eastAsia="Times New Roman" w:hAnsiTheme="majorBidi" w:cstheme="majorBidi"/>
            <w:color w:val="000000" w:themeColor="text1"/>
            <w:lang w:val="en-GB"/>
          </w:rPr>
          <w:t>-side</w:t>
        </w:r>
      </w:ins>
      <w:del w:id="7037" w:author="Jane Shaw" w:date="2015-10-22T19:14:00Z">
        <w:r w:rsidR="004F65E4" w:rsidRPr="00F31509" w:rsidDel="004414AA">
          <w:rPr>
            <w:rFonts w:asciiTheme="majorBidi" w:eastAsia="Times New Roman" w:hAnsiTheme="majorBidi" w:cstheme="majorBidi"/>
            <w:color w:val="000000" w:themeColor="text1"/>
            <w:lang w:val="en-GB"/>
          </w:rPr>
          <w:delText>most</w:delText>
        </w:r>
      </w:del>
      <w:r w:rsidR="004F65E4" w:rsidRPr="00F31509">
        <w:rPr>
          <w:rFonts w:asciiTheme="majorBidi" w:eastAsia="Times New Roman" w:hAnsiTheme="majorBidi" w:cstheme="majorBidi"/>
          <w:color w:val="000000" w:themeColor="text1"/>
          <w:lang w:val="en-GB"/>
        </w:rPr>
        <w:t xml:space="preserve"> plot)</w:t>
      </w:r>
      <w:ins w:id="7038" w:author="Jane Shaw" w:date="2015-10-22T19:14:00Z">
        <w:r w:rsidR="004414AA">
          <w:rPr>
            <w:rFonts w:asciiTheme="majorBidi" w:eastAsia="Times New Roman" w:hAnsiTheme="majorBidi" w:cstheme="majorBidi"/>
            <w:color w:val="000000" w:themeColor="text1"/>
            <w:lang w:val="en-GB"/>
          </w:rPr>
          <w:t>,</w:t>
        </w:r>
      </w:ins>
      <w:r w:rsidR="004F65E4" w:rsidRPr="00F31509">
        <w:rPr>
          <w:rFonts w:asciiTheme="majorBidi" w:eastAsia="Times New Roman" w:hAnsiTheme="majorBidi" w:cstheme="majorBidi"/>
          <w:color w:val="000000" w:themeColor="text1"/>
          <w:lang w:val="en-GB"/>
        </w:rPr>
        <w:t xml:space="preserve"> the algorithm approximately converges: the top three countries all have high reliability scores (as they all agree with each other).</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Country 4 has a slightly higher </w:t>
      </w:r>
      <w:del w:id="7039" w:author="Jane Shaw" w:date="2015-10-22T19:14:00Z">
        <w:r w:rsidR="004F65E4" w:rsidRPr="00F31509" w:rsidDel="004414AA">
          <w:rPr>
            <w:rFonts w:asciiTheme="majorBidi" w:eastAsia="Times New Roman" w:hAnsiTheme="majorBidi" w:cstheme="majorBidi"/>
            <w:color w:val="000000" w:themeColor="text1"/>
            <w:lang w:val="en-GB"/>
          </w:rPr>
          <w:delText xml:space="preserve">reliability </w:delText>
        </w:r>
      </w:del>
      <w:ins w:id="7040" w:author="Jane Shaw" w:date="2015-10-22T19:14:00Z">
        <w:r w:rsidR="004414AA">
          <w:rPr>
            <w:rFonts w:asciiTheme="majorBidi" w:eastAsia="Times New Roman" w:hAnsiTheme="majorBidi" w:cstheme="majorBidi"/>
            <w:color w:val="000000" w:themeColor="text1"/>
            <w:lang w:val="en-GB"/>
          </w:rPr>
          <w:t xml:space="preserve">score </w:t>
        </w:r>
      </w:ins>
      <w:r w:rsidR="004F65E4" w:rsidRPr="00F31509">
        <w:rPr>
          <w:rFonts w:asciiTheme="majorBidi" w:eastAsia="Times New Roman" w:hAnsiTheme="majorBidi" w:cstheme="majorBidi"/>
          <w:color w:val="000000" w:themeColor="text1"/>
          <w:lang w:val="en-GB"/>
        </w:rPr>
        <w:t>than country 5 because countr</w:t>
      </w:r>
      <w:ins w:id="7041" w:author="Jane Shaw" w:date="2015-10-22T19:14:00Z">
        <w:r w:rsidR="004414AA">
          <w:rPr>
            <w:rFonts w:asciiTheme="majorBidi" w:eastAsia="Times New Roman" w:hAnsiTheme="majorBidi" w:cstheme="majorBidi"/>
            <w:color w:val="000000" w:themeColor="text1"/>
            <w:lang w:val="en-GB"/>
          </w:rPr>
          <w:t>ies</w:t>
        </w:r>
      </w:ins>
      <w:del w:id="7042" w:author="Jane Shaw" w:date="2015-10-22T19:14:00Z">
        <w:r w:rsidR="004F65E4" w:rsidRPr="00F31509" w:rsidDel="004414AA">
          <w:rPr>
            <w:rFonts w:asciiTheme="majorBidi" w:eastAsia="Times New Roman" w:hAnsiTheme="majorBidi" w:cstheme="majorBidi"/>
            <w:color w:val="000000" w:themeColor="text1"/>
            <w:lang w:val="en-GB"/>
          </w:rPr>
          <w:delText>y</w:delText>
        </w:r>
      </w:del>
      <w:r w:rsidR="004F65E4" w:rsidRPr="00F31509">
        <w:rPr>
          <w:rFonts w:asciiTheme="majorBidi" w:eastAsia="Times New Roman" w:hAnsiTheme="majorBidi" w:cstheme="majorBidi"/>
          <w:color w:val="000000" w:themeColor="text1"/>
          <w:lang w:val="en-GB"/>
        </w:rPr>
        <w:t xml:space="preserve"> 4 and </w:t>
      </w:r>
      <w:del w:id="7043" w:author="Jane Shaw" w:date="2015-10-22T19:14:00Z">
        <w:r w:rsidR="004F65E4" w:rsidRPr="00F31509" w:rsidDel="004414AA">
          <w:rPr>
            <w:rFonts w:asciiTheme="majorBidi" w:eastAsia="Times New Roman" w:hAnsiTheme="majorBidi" w:cstheme="majorBidi"/>
            <w:color w:val="000000" w:themeColor="text1"/>
            <w:lang w:val="en-GB"/>
          </w:rPr>
          <w:delText xml:space="preserve">country </w:delText>
        </w:r>
      </w:del>
      <w:r w:rsidR="004F65E4" w:rsidRPr="00F31509">
        <w:rPr>
          <w:rFonts w:asciiTheme="majorBidi" w:eastAsia="Times New Roman" w:hAnsiTheme="majorBidi" w:cstheme="majorBidi"/>
          <w:color w:val="000000" w:themeColor="text1"/>
          <w:lang w:val="en-GB"/>
        </w:rPr>
        <w:t>2 agree on some trades.</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However, countr</w:t>
      </w:r>
      <w:ins w:id="7044" w:author="Jane Shaw" w:date="2015-10-22T19:14:00Z">
        <w:r w:rsidR="004414AA">
          <w:rPr>
            <w:rFonts w:asciiTheme="majorBidi" w:eastAsia="Times New Roman" w:hAnsiTheme="majorBidi" w:cstheme="majorBidi"/>
            <w:color w:val="000000" w:themeColor="text1"/>
            <w:lang w:val="en-GB"/>
          </w:rPr>
          <w:t>ies</w:t>
        </w:r>
      </w:ins>
      <w:del w:id="7045" w:author="Jane Shaw" w:date="2015-10-22T19:14:00Z">
        <w:r w:rsidR="004F65E4" w:rsidRPr="00F31509" w:rsidDel="004414AA">
          <w:rPr>
            <w:rFonts w:asciiTheme="majorBidi" w:eastAsia="Times New Roman" w:hAnsiTheme="majorBidi" w:cstheme="majorBidi"/>
            <w:color w:val="000000" w:themeColor="text1"/>
            <w:lang w:val="en-GB"/>
          </w:rPr>
          <w:delText>y</w:delText>
        </w:r>
      </w:del>
      <w:r w:rsidR="004F65E4" w:rsidRPr="00F31509">
        <w:rPr>
          <w:rFonts w:asciiTheme="majorBidi" w:eastAsia="Times New Roman" w:hAnsiTheme="majorBidi" w:cstheme="majorBidi"/>
          <w:color w:val="000000" w:themeColor="text1"/>
          <w:lang w:val="en-GB"/>
        </w:rPr>
        <w:t xml:space="preserve"> 4 and 5 both receive low reliability scores, even though they </w:t>
      </w:r>
      <w:del w:id="7046" w:author="Jane Shaw" w:date="2015-10-22T19:15:00Z">
        <w:r w:rsidR="004F65E4" w:rsidRPr="00F31509" w:rsidDel="004414AA">
          <w:rPr>
            <w:rFonts w:asciiTheme="majorBidi" w:eastAsia="Times New Roman" w:hAnsiTheme="majorBidi" w:cstheme="majorBidi"/>
            <w:color w:val="000000" w:themeColor="text1"/>
            <w:lang w:val="en-GB"/>
          </w:rPr>
          <w:delText xml:space="preserve">happened to </w:delText>
        </w:r>
      </w:del>
      <w:r w:rsidR="004F65E4" w:rsidRPr="00F31509">
        <w:rPr>
          <w:rFonts w:asciiTheme="majorBidi" w:eastAsia="Times New Roman" w:hAnsiTheme="majorBidi" w:cstheme="majorBidi"/>
          <w:color w:val="000000" w:themeColor="text1"/>
          <w:lang w:val="en-GB"/>
        </w:rPr>
        <w:t>agree between themselves.</w:t>
      </w:r>
    </w:p>
    <w:p w14:paraId="79E8FD1B"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7A42FDB3" w14:textId="1EEE9E9B" w:rsidR="004F65E4" w:rsidRPr="00F31509" w:rsidRDefault="004414AA" w:rsidP="00C4334D">
      <w:pPr>
        <w:pStyle w:val="Titolo2"/>
      </w:pPr>
      <w:bookmarkStart w:id="7047" w:name="_Toc421025864"/>
      <w:bookmarkStart w:id="7048" w:name="_Toc428383837"/>
      <w:bookmarkStart w:id="7049" w:name="_Toc428436059"/>
      <w:bookmarkStart w:id="7050" w:name="_Toc428436360"/>
      <w:bookmarkStart w:id="7051" w:name="_Toc308029362"/>
      <w:bookmarkStart w:id="7052" w:name="_Toc308029553"/>
      <w:ins w:id="7053" w:author="Jane Shaw" w:date="2015-10-22T19:15:00Z">
        <w:r>
          <w:t xml:space="preserve">3.3 </w:t>
        </w:r>
      </w:ins>
      <w:r w:rsidR="004F65E4" w:rsidRPr="00F31509">
        <w:t xml:space="preserve">Stocks and </w:t>
      </w:r>
      <w:r w:rsidRPr="00F31509">
        <w:t>stock changes</w:t>
      </w:r>
      <w:bookmarkEnd w:id="7047"/>
      <w:bookmarkEnd w:id="7048"/>
      <w:bookmarkEnd w:id="7049"/>
      <w:bookmarkEnd w:id="7050"/>
      <w:bookmarkEnd w:id="7051"/>
      <w:bookmarkEnd w:id="7052"/>
    </w:p>
    <w:p w14:paraId="770BB6D5" w14:textId="147ECBFD" w:rsidR="004F65E4" w:rsidRPr="00F31509" w:rsidDel="004414AA" w:rsidRDefault="004F65E4" w:rsidP="00312896">
      <w:pPr>
        <w:pStyle w:val="Titolo3"/>
        <w:rPr>
          <w:del w:id="7054" w:author="Jane Shaw" w:date="2015-10-22T19:15:00Z"/>
          <w:rFonts w:asciiTheme="majorBidi" w:hAnsiTheme="majorBidi" w:cstheme="majorBidi"/>
          <w:lang w:val="en-GB"/>
        </w:rPr>
      </w:pPr>
      <w:bookmarkStart w:id="7055" w:name="_Toc421025865"/>
      <w:del w:id="7056" w:author="Jane Shaw" w:date="2015-10-22T19:15:00Z">
        <w:r w:rsidRPr="00F31509" w:rsidDel="004414AA">
          <w:rPr>
            <w:rFonts w:asciiTheme="majorBidi" w:hAnsiTheme="majorBidi" w:cstheme="majorBidi"/>
            <w:lang w:val="en-GB"/>
          </w:rPr>
          <w:delText>Introduction</w:delText>
        </w:r>
        <w:bookmarkEnd w:id="7055"/>
      </w:del>
    </w:p>
    <w:p w14:paraId="1771FE7F" w14:textId="64E4EDE0"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It has been emphasized </w:t>
      </w:r>
      <w:del w:id="7057" w:author="Jane Shaw" w:date="2015-10-22T19:15:00Z">
        <w:r w:rsidRPr="00F31509" w:rsidDel="004414AA">
          <w:rPr>
            <w:rFonts w:asciiTheme="majorBidi" w:eastAsia="Times New Roman" w:hAnsiTheme="majorBidi" w:cstheme="majorBidi"/>
            <w:color w:val="000000" w:themeColor="text1"/>
            <w:lang w:val="en-GB"/>
          </w:rPr>
          <w:delText xml:space="preserve">in the description and discussion of all variables of the FBS system </w:delText>
        </w:r>
      </w:del>
      <w:r w:rsidRPr="00F31509">
        <w:rPr>
          <w:rFonts w:asciiTheme="majorBidi" w:eastAsia="Times New Roman" w:hAnsiTheme="majorBidi" w:cstheme="majorBidi"/>
          <w:color w:val="000000" w:themeColor="text1"/>
          <w:lang w:val="en-GB"/>
        </w:rPr>
        <w:t xml:space="preserve">that there is no alternative to systematic measurement. </w:t>
      </w:r>
      <w:ins w:id="7058" w:author="Jane Shaw" w:date="2015-10-22T19:16:00Z">
        <w:r w:rsidR="004414AA">
          <w:rPr>
            <w:rFonts w:asciiTheme="majorBidi" w:eastAsia="Times New Roman" w:hAnsiTheme="majorBidi" w:cstheme="majorBidi"/>
            <w:color w:val="000000" w:themeColor="text1"/>
            <w:lang w:val="en-GB"/>
          </w:rPr>
          <w:t xml:space="preserve">In particular, </w:t>
        </w:r>
      </w:ins>
      <w:del w:id="7059" w:author="Jane Shaw" w:date="2015-10-22T19:15:00Z">
        <w:r w:rsidRPr="00F31509" w:rsidDel="004414AA">
          <w:rPr>
            <w:rFonts w:asciiTheme="majorBidi" w:eastAsia="Times New Roman" w:hAnsiTheme="majorBidi" w:cstheme="majorBidi"/>
            <w:color w:val="000000" w:themeColor="text1"/>
            <w:lang w:val="en-GB"/>
          </w:rPr>
          <w:delText xml:space="preserve">But </w:delText>
        </w:r>
      </w:del>
      <w:r w:rsidR="004414AA" w:rsidRPr="00F31509">
        <w:rPr>
          <w:rFonts w:asciiTheme="majorBidi" w:eastAsia="Times New Roman" w:hAnsiTheme="majorBidi" w:cstheme="majorBidi"/>
          <w:color w:val="000000" w:themeColor="text1"/>
          <w:lang w:val="en-GB"/>
        </w:rPr>
        <w:t xml:space="preserve">given </w:t>
      </w:r>
      <w:r w:rsidRPr="00F31509">
        <w:rPr>
          <w:rFonts w:asciiTheme="majorBidi" w:eastAsia="Times New Roman" w:hAnsiTheme="majorBidi" w:cstheme="majorBidi"/>
          <w:color w:val="000000" w:themeColor="text1"/>
          <w:lang w:val="en-GB"/>
        </w:rPr>
        <w:t>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run. Several initiatives are under</w:t>
      </w:r>
      <w:ins w:id="7060" w:author="Jane Shaw" w:date="2015-10-22T19:16:00Z">
        <w:r w:rsidR="004414AA">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way to improve measured stock</w:t>
      </w:r>
      <w:del w:id="7061" w:author="Jane Shaw" w:date="2015-10-22T19:16:00Z">
        <w:r w:rsidRPr="00F31509" w:rsidDel="004414AA">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estimates, including </w:t>
      </w:r>
      <w:del w:id="7062" w:author="Jane Shaw" w:date="2015-10-22T19:17:00Z">
        <w:r w:rsidRPr="00F31509" w:rsidDel="004414AA">
          <w:rPr>
            <w:rFonts w:asciiTheme="majorBidi" w:eastAsia="Times New Roman" w:hAnsiTheme="majorBidi" w:cstheme="majorBidi"/>
            <w:color w:val="000000" w:themeColor="text1"/>
            <w:lang w:val="en-GB"/>
          </w:rPr>
          <w:delText xml:space="preserve">efforts </w:delText>
        </w:r>
      </w:del>
      <w:r w:rsidRPr="00F31509">
        <w:rPr>
          <w:rFonts w:asciiTheme="majorBidi" w:eastAsia="Times New Roman" w:hAnsiTheme="majorBidi" w:cstheme="majorBidi"/>
          <w:color w:val="000000" w:themeColor="text1"/>
          <w:lang w:val="en-GB"/>
        </w:rPr>
        <w:t xml:space="preserve">under the Agricultural Market Information System (AMIS) and the Global Strategy to Improve </w:t>
      </w:r>
      <w:del w:id="7063" w:author="Jane Shaw" w:date="2015-10-22T19:17:00Z">
        <w:r w:rsidRPr="00F31509" w:rsidDel="004414AA">
          <w:rPr>
            <w:rFonts w:asciiTheme="majorBidi" w:eastAsia="Times New Roman" w:hAnsiTheme="majorBidi" w:cstheme="majorBidi"/>
            <w:color w:val="000000" w:themeColor="text1"/>
            <w:lang w:val="en-GB"/>
          </w:rPr>
          <w:delText xml:space="preserve">Rural and </w:delText>
        </w:r>
      </w:del>
      <w:r w:rsidRPr="00F31509">
        <w:rPr>
          <w:rFonts w:asciiTheme="majorBidi" w:eastAsia="Times New Roman" w:hAnsiTheme="majorBidi" w:cstheme="majorBidi"/>
          <w:color w:val="000000" w:themeColor="text1"/>
          <w:lang w:val="en-GB"/>
        </w:rPr>
        <w:t xml:space="preserve">Agricultural </w:t>
      </w:r>
      <w:ins w:id="7064" w:author="Jane Shaw" w:date="2015-10-22T19:17:00Z">
        <w:r w:rsidR="004414AA">
          <w:rPr>
            <w:rFonts w:asciiTheme="majorBidi" w:eastAsia="Times New Roman" w:hAnsiTheme="majorBidi" w:cstheme="majorBidi"/>
            <w:color w:val="000000" w:themeColor="text1"/>
            <w:lang w:val="en-GB"/>
          </w:rPr>
          <w:t xml:space="preserve">and Rural </w:t>
        </w:r>
      </w:ins>
      <w:r w:rsidRPr="00F31509">
        <w:rPr>
          <w:rFonts w:asciiTheme="majorBidi" w:eastAsia="Times New Roman" w:hAnsiTheme="majorBidi" w:cstheme="majorBidi"/>
          <w:color w:val="000000" w:themeColor="text1"/>
          <w:lang w:val="en-GB"/>
        </w:rPr>
        <w:t>Statistics</w:t>
      </w:r>
      <w:del w:id="7065" w:author="Jane Shaw" w:date="2015-10-16T13:55:00Z">
        <w:r w:rsidRPr="00F31509" w:rsidDel="00655D98">
          <w:rPr>
            <w:rFonts w:asciiTheme="majorBidi" w:eastAsia="Times New Roman" w:hAnsiTheme="majorBidi" w:cstheme="majorBidi"/>
            <w:color w:val="000000" w:themeColor="text1"/>
            <w:lang w:val="en-GB"/>
          </w:rPr>
          <w:delText xml:space="preserve"> (GS)</w:delText>
        </w:r>
      </w:del>
      <w:r w:rsidRPr="00F31509">
        <w:rPr>
          <w:rFonts w:asciiTheme="majorBidi" w:eastAsia="Times New Roman" w:hAnsiTheme="majorBidi" w:cstheme="majorBidi"/>
          <w:color w:val="000000" w:themeColor="text1"/>
          <w:lang w:val="en-GB"/>
        </w:rPr>
        <w:t xml:space="preserve">. Under the auspices of </w:t>
      </w:r>
      <w:del w:id="7066" w:author="Jane Shaw" w:date="2015-10-16T13:55:00Z">
        <w:r w:rsidRPr="00F31509" w:rsidDel="00655D98">
          <w:rPr>
            <w:rFonts w:asciiTheme="majorBidi" w:eastAsia="Times New Roman" w:hAnsiTheme="majorBidi" w:cstheme="majorBidi"/>
            <w:color w:val="000000" w:themeColor="text1"/>
            <w:lang w:val="en-GB"/>
          </w:rPr>
          <w:delText>the GS</w:delText>
        </w:r>
      </w:del>
      <w:ins w:id="7067" w:author="Jane Shaw" w:date="2015-10-16T13:55:00Z">
        <w:r w:rsidR="00655D98">
          <w:rPr>
            <w:rFonts w:asciiTheme="majorBidi" w:eastAsia="Times New Roman" w:hAnsiTheme="majorBidi" w:cstheme="majorBidi"/>
            <w:color w:val="000000" w:themeColor="text1"/>
            <w:lang w:val="en-GB"/>
          </w:rPr>
          <w:t>this strategy</w:t>
        </w:r>
      </w:ins>
      <w:r w:rsidRPr="00F31509">
        <w:rPr>
          <w:rFonts w:asciiTheme="majorBidi" w:eastAsia="Times New Roman" w:hAnsiTheme="majorBidi" w:cstheme="majorBidi"/>
          <w:color w:val="000000" w:themeColor="text1"/>
          <w:lang w:val="en-GB"/>
        </w:rPr>
        <w:t xml:space="preserve">, </w:t>
      </w:r>
      <w:ins w:id="7068" w:author="Jane Shaw" w:date="2015-10-16T13:56:00Z">
        <w:r w:rsidR="00655D98">
          <w:rPr>
            <w:rFonts w:asciiTheme="majorBidi" w:eastAsia="Times New Roman" w:hAnsiTheme="majorBidi" w:cstheme="majorBidi"/>
            <w:color w:val="000000" w:themeColor="text1"/>
            <w:lang w:val="en-GB"/>
          </w:rPr>
          <w:t>the</w:t>
        </w:r>
      </w:ins>
      <w:del w:id="7069" w:author="Jane Shaw" w:date="2015-10-16T13:56:00Z">
        <w:r w:rsidRPr="00F31509" w:rsidDel="00655D98">
          <w:rPr>
            <w:rFonts w:asciiTheme="majorBidi" w:eastAsia="Times New Roman" w:hAnsiTheme="majorBidi" w:cstheme="majorBidi"/>
            <w:color w:val="000000" w:themeColor="text1"/>
            <w:lang w:val="en-GB"/>
          </w:rPr>
          <w:delText>a</w:delText>
        </w:r>
      </w:del>
      <w:r w:rsidRPr="00F31509">
        <w:rPr>
          <w:rFonts w:asciiTheme="majorBidi" w:eastAsia="Times New Roman" w:hAnsiTheme="majorBidi" w:cstheme="majorBidi"/>
          <w:color w:val="000000" w:themeColor="text1"/>
          <w:lang w:val="en-GB"/>
        </w:rPr>
        <w:t xml:space="preserve"> </w:t>
      </w:r>
      <w:del w:id="7070" w:author="Jane Shaw" w:date="2015-10-16T13:55:00Z">
        <w:r w:rsidRPr="00F31509" w:rsidDel="00655D98">
          <w:rPr>
            <w:rFonts w:asciiTheme="majorBidi" w:eastAsia="Times New Roman" w:hAnsiTheme="majorBidi" w:cstheme="majorBidi"/>
            <w:lang w:val="en-GB"/>
          </w:rPr>
          <w:delText>10</w:delText>
        </w:r>
      </w:del>
      <w:ins w:id="7071" w:author="Jane Shaw" w:date="2015-10-16T13:55:00Z">
        <w:r w:rsidR="00655D98">
          <w:rPr>
            <w:rFonts w:asciiTheme="majorBidi" w:eastAsia="Times New Roman" w:hAnsiTheme="majorBidi" w:cstheme="majorBidi"/>
            <w:lang w:val="en-GB"/>
          </w:rPr>
          <w:t>ten</w:t>
        </w:r>
      </w:ins>
      <w:r w:rsidRPr="00F31509">
        <w:rPr>
          <w:rFonts w:asciiTheme="majorBidi" w:eastAsia="Times New Roman" w:hAnsiTheme="majorBidi" w:cstheme="majorBidi"/>
          <w:lang w:val="en-GB"/>
        </w:rPr>
        <w:t xml:space="preserve">-year </w:t>
      </w:r>
      <w:del w:id="7072" w:author="Jane Shaw" w:date="2015-10-16T13:56:00Z">
        <w:r w:rsidRPr="00F31509" w:rsidDel="00655D98">
          <w:rPr>
            <w:rFonts w:asciiTheme="majorBidi" w:eastAsia="Times New Roman" w:hAnsiTheme="majorBidi" w:cstheme="majorBidi"/>
            <w:lang w:val="en-GB"/>
          </w:rPr>
          <w:delText xml:space="preserve">integrated survey programme, known as AGRIS </w:delText>
        </w:r>
        <w:r w:rsidRPr="00F31509" w:rsidDel="00655D98">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lang w:val="en-GB"/>
        </w:rPr>
        <w:t xml:space="preserve">Agricultural </w:t>
      </w:r>
      <w:ins w:id="7073" w:author="Jane Shaw" w:date="2015-10-16T13:56:00Z">
        <w:r w:rsidR="00655D98">
          <w:rPr>
            <w:rFonts w:asciiTheme="majorBidi" w:eastAsia="Times New Roman" w:hAnsiTheme="majorBidi" w:cstheme="majorBidi"/>
            <w:lang w:val="en-GB"/>
          </w:rPr>
          <w:t xml:space="preserve">and Rural </w:t>
        </w:r>
      </w:ins>
      <w:r w:rsidRPr="00F31509">
        <w:rPr>
          <w:rFonts w:asciiTheme="majorBidi" w:eastAsia="Times New Roman" w:hAnsiTheme="majorBidi" w:cstheme="majorBidi"/>
          <w:lang w:val="en-GB"/>
        </w:rPr>
        <w:t>Integrated Survey</w:t>
      </w:r>
      <w:ins w:id="7074" w:author="Jane Shaw" w:date="2015-10-16T13:56:00Z">
        <w:r w:rsidR="00655D98">
          <w:rPr>
            <w:rFonts w:asciiTheme="majorBidi" w:eastAsia="Times New Roman" w:hAnsiTheme="majorBidi" w:cstheme="majorBidi"/>
            <w:lang w:val="en-GB"/>
          </w:rPr>
          <w:t xml:space="preserve"> (AGRIS</w:t>
        </w:r>
      </w:ins>
      <w:r w:rsidRPr="00F31509">
        <w:rPr>
          <w:rFonts w:asciiTheme="majorBidi" w:eastAsia="Times New Roman" w:hAnsiTheme="majorBidi" w:cstheme="majorBidi"/>
          <w:lang w:val="en-GB"/>
        </w:rPr>
        <w:t xml:space="preserve">) </w:t>
      </w:r>
      <w:ins w:id="7075" w:author="Jane Shaw" w:date="2015-10-16T13:56:00Z">
        <w:r w:rsidR="00655D98">
          <w:rPr>
            <w:rFonts w:asciiTheme="majorBidi" w:eastAsia="Times New Roman" w:hAnsiTheme="majorBidi" w:cstheme="majorBidi"/>
            <w:lang w:val="en-GB"/>
          </w:rPr>
          <w:t xml:space="preserve">programme </w:t>
        </w:r>
      </w:ins>
      <w:r w:rsidRPr="00F31509">
        <w:rPr>
          <w:rFonts w:asciiTheme="majorBidi" w:eastAsia="Times New Roman" w:hAnsiTheme="majorBidi" w:cstheme="majorBidi"/>
          <w:lang w:val="en-GB"/>
        </w:rPr>
        <w:t xml:space="preserve">has been developed, which not only lays the foundations for </w:t>
      </w:r>
      <w:del w:id="7076" w:author="Jane Shaw" w:date="2015-10-22T19:24:00Z">
        <w:r w:rsidRPr="00F31509" w:rsidDel="004414AA">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creati</w:t>
      </w:r>
      <w:ins w:id="7077" w:author="Jane Shaw" w:date="2015-10-22T19:24:00Z">
        <w:r w:rsidR="004414AA">
          <w:rPr>
            <w:rFonts w:asciiTheme="majorBidi" w:eastAsia="Times New Roman" w:hAnsiTheme="majorBidi" w:cstheme="majorBidi"/>
            <w:lang w:val="en-GB"/>
          </w:rPr>
          <w:t>ng</w:t>
        </w:r>
      </w:ins>
      <w:del w:id="7078" w:author="Jane Shaw" w:date="2015-10-22T19:24:00Z">
        <w:r w:rsidRPr="00F31509" w:rsidDel="004414AA">
          <w:rPr>
            <w:rFonts w:asciiTheme="majorBidi" w:eastAsia="Times New Roman" w:hAnsiTheme="majorBidi" w:cstheme="majorBidi"/>
            <w:lang w:val="en-GB"/>
          </w:rPr>
          <w:delText>on</w:delText>
        </w:r>
      </w:del>
      <w:r w:rsidRPr="00F31509">
        <w:rPr>
          <w:rFonts w:asciiTheme="majorBidi" w:eastAsia="Times New Roman" w:hAnsiTheme="majorBidi" w:cstheme="majorBidi"/>
          <w:lang w:val="en-GB"/>
        </w:rPr>
        <w:t xml:space="preserve"> </w:t>
      </w:r>
      <w:del w:id="7079" w:author="Jane Shaw" w:date="2015-10-22T19:24:00Z">
        <w:r w:rsidRPr="00F31509" w:rsidDel="004414AA">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an efficient, overall agricultural statistic</w:t>
      </w:r>
      <w:ins w:id="7080" w:author="Jane Shaw" w:date="2015-10-22T19:24:00Z">
        <w:r w:rsidR="004414AA">
          <w:rPr>
            <w:rFonts w:asciiTheme="majorBidi" w:eastAsia="Times New Roman" w:hAnsiTheme="majorBidi" w:cstheme="majorBidi"/>
            <w:lang w:val="en-GB"/>
          </w:rPr>
          <w:t>s</w:t>
        </w:r>
      </w:ins>
      <w:del w:id="7081" w:author="Jane Shaw" w:date="2015-10-22T19:24:00Z">
        <w:r w:rsidRPr="00F31509" w:rsidDel="004414AA">
          <w:rPr>
            <w:rFonts w:asciiTheme="majorBidi" w:eastAsia="Times New Roman" w:hAnsiTheme="majorBidi" w:cstheme="majorBidi"/>
            <w:lang w:val="en-GB"/>
          </w:rPr>
          <w:delText>al</w:delText>
        </w:r>
      </w:del>
      <w:r w:rsidRPr="00F31509">
        <w:rPr>
          <w:rFonts w:asciiTheme="majorBidi" w:eastAsia="Times New Roman" w:hAnsiTheme="majorBidi" w:cstheme="majorBidi"/>
          <w:lang w:val="en-GB"/>
        </w:rPr>
        <w:t xml:space="preserve"> system, but also offers explicit options </w:t>
      </w:r>
      <w:del w:id="7082" w:author="Jane Shaw" w:date="2015-10-16T13:57:00Z">
        <w:r w:rsidRPr="00F31509" w:rsidDel="00655D98">
          <w:rPr>
            <w:rFonts w:asciiTheme="majorBidi" w:eastAsia="Times New Roman" w:hAnsiTheme="majorBidi" w:cstheme="majorBidi"/>
            <w:lang w:val="en-GB"/>
          </w:rPr>
          <w:delText xml:space="preserve">to </w:delText>
        </w:r>
      </w:del>
      <w:ins w:id="7083" w:author="Jane Shaw" w:date="2015-10-16T13:57:00Z">
        <w:r w:rsidR="00655D98">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estimat</w:t>
      </w:r>
      <w:ins w:id="7084" w:author="Jane Shaw" w:date="2015-10-16T13:57:00Z">
        <w:r w:rsidR="00655D98">
          <w:rPr>
            <w:rFonts w:asciiTheme="majorBidi" w:eastAsia="Times New Roman" w:hAnsiTheme="majorBidi" w:cstheme="majorBidi"/>
            <w:lang w:val="en-GB"/>
          </w:rPr>
          <w:t>ing</w:t>
        </w:r>
      </w:ins>
      <w:del w:id="7085" w:author="Jane Shaw" w:date="2015-10-16T13:57:00Z">
        <w:r w:rsidRPr="00F31509" w:rsidDel="00655D98">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levels of stocks for different agricultural commodities. </w:t>
      </w:r>
      <w:del w:id="7086" w:author="Jane Shaw" w:date="2015-10-16T13:57:00Z">
        <w:r w:rsidRPr="00F31509" w:rsidDel="00655D98">
          <w:rPr>
            <w:rFonts w:asciiTheme="majorBidi" w:eastAsia="Times New Roman" w:hAnsiTheme="majorBidi" w:cstheme="majorBidi"/>
            <w:lang w:val="en-GB"/>
          </w:rPr>
          <w:delText xml:space="preserve">Given the fact that </w:delText>
        </w:r>
      </w:del>
      <w:ins w:id="7087" w:author="Jane Shaw" w:date="2015-10-16T13:57:00Z">
        <w:r w:rsidR="00655D98">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AGRIS estimates can provide stocks in conjunction with several other variables of the FBS (production, feed, seed, etc.), it promises to provide particularly relevant estimates </w:t>
      </w:r>
      <w:del w:id="7088" w:author="Jane Shaw" w:date="2015-11-07T19:22:00Z">
        <w:r w:rsidRPr="00F31509" w:rsidDel="009122CD">
          <w:rPr>
            <w:rFonts w:asciiTheme="majorBidi" w:eastAsia="Times New Roman" w:hAnsiTheme="majorBidi" w:cstheme="majorBidi"/>
            <w:lang w:val="en-GB"/>
          </w:rPr>
          <w:delText xml:space="preserve">for </w:delText>
        </w:r>
      </w:del>
      <w:ins w:id="7089" w:author="Jane Shaw" w:date="2015-11-07T19:22:00Z">
        <w:r w:rsidR="009122CD">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stocks. Countries are therefore encouraged to make all efforts to measure stocks, at least </w:t>
      </w:r>
      <w:del w:id="7090" w:author="Jane Shaw" w:date="2015-10-16T13:58:00Z">
        <w:r w:rsidRPr="00F31509" w:rsidDel="00655D98">
          <w:rPr>
            <w:rFonts w:asciiTheme="majorBidi" w:eastAsia="Times New Roman" w:hAnsiTheme="majorBidi" w:cstheme="majorBidi"/>
            <w:lang w:val="en-GB"/>
          </w:rPr>
          <w:delText xml:space="preserve">for </w:delText>
        </w:r>
      </w:del>
      <w:ins w:id="7091" w:author="Jane Shaw" w:date="2015-10-16T13:58:00Z">
        <w:r w:rsidR="00655D98">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their most important food staples, either </w:t>
      </w:r>
      <w:del w:id="7092" w:author="Jane Shaw" w:date="2015-10-22T19:24:00Z">
        <w:r w:rsidRPr="00F31509" w:rsidDel="004414AA">
          <w:rPr>
            <w:rFonts w:asciiTheme="majorBidi" w:eastAsia="Times New Roman" w:hAnsiTheme="majorBidi" w:cstheme="majorBidi"/>
            <w:lang w:val="en-GB"/>
          </w:rPr>
          <w:delText xml:space="preserve">in the context of </w:delText>
        </w:r>
      </w:del>
      <w:ins w:id="7093" w:author="Jane Shaw" w:date="2015-10-22T19:24:00Z">
        <w:r w:rsidR="004414AA">
          <w:rPr>
            <w:rFonts w:asciiTheme="majorBidi" w:eastAsia="Times New Roman" w:hAnsiTheme="majorBidi" w:cstheme="majorBidi"/>
            <w:lang w:val="en-GB"/>
          </w:rPr>
          <w:t xml:space="preserve">through </w:t>
        </w:r>
      </w:ins>
      <w:r w:rsidRPr="00F31509">
        <w:rPr>
          <w:rFonts w:asciiTheme="majorBidi" w:eastAsia="Times New Roman" w:hAnsiTheme="majorBidi" w:cstheme="majorBidi"/>
          <w:lang w:val="en-GB"/>
        </w:rPr>
        <w:t>a specialized survey or</w:t>
      </w:r>
      <w:ins w:id="7094" w:author="Jane Shaw" w:date="2015-10-16T13:58:00Z">
        <w:r w:rsidR="00655D98">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preferably</w:t>
      </w:r>
      <w:ins w:id="7095" w:author="Jane Shaw" w:date="2015-10-16T13:58:00Z">
        <w:r w:rsidR="00655D98">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ins w:id="7096" w:author="Jane Shaw" w:date="2015-10-22T19:24:00Z">
        <w:r w:rsidR="004414AA">
          <w:rPr>
            <w:rFonts w:asciiTheme="majorBidi" w:eastAsia="Times New Roman" w:hAnsiTheme="majorBidi" w:cstheme="majorBidi"/>
            <w:lang w:val="en-GB"/>
          </w:rPr>
          <w:t xml:space="preserve">as part of </w:t>
        </w:r>
      </w:ins>
      <w:del w:id="7097" w:author="Jane Shaw" w:date="2015-10-22T19:24:00Z">
        <w:r w:rsidRPr="00F31509" w:rsidDel="004414AA">
          <w:rPr>
            <w:rFonts w:asciiTheme="majorBidi" w:eastAsia="Times New Roman" w:hAnsiTheme="majorBidi" w:cstheme="majorBidi"/>
            <w:lang w:val="en-GB"/>
          </w:rPr>
          <w:delText xml:space="preserve">in </w:delText>
        </w:r>
      </w:del>
      <w:del w:id="7098" w:author="Jane Shaw" w:date="2015-10-16T13:58:00Z">
        <w:r w:rsidRPr="00F31509" w:rsidDel="00655D98">
          <w:rPr>
            <w:rFonts w:asciiTheme="majorBidi" w:eastAsia="Times New Roman" w:hAnsiTheme="majorBidi" w:cstheme="majorBidi"/>
            <w:lang w:val="en-GB"/>
          </w:rPr>
          <w:delText xml:space="preserve">the context of </w:delText>
        </w:r>
      </w:del>
      <w:r w:rsidRPr="00F31509">
        <w:rPr>
          <w:rFonts w:asciiTheme="majorBidi" w:eastAsia="Times New Roman" w:hAnsiTheme="majorBidi" w:cstheme="majorBidi"/>
          <w:lang w:val="en-GB"/>
        </w:rPr>
        <w:t>an integrated survey system such as AGRIS.</w:t>
      </w:r>
    </w:p>
    <w:p w14:paraId="0B3CFE05" w14:textId="26C4197F"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w:t>
      </w:r>
      <w:ins w:id="7099" w:author="Jane Shaw" w:date="2015-10-22T19:25:00Z">
        <w:r w:rsidR="004414AA">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country level is directly reflected in the availability of stock</w:t>
      </w:r>
      <w:del w:id="7100" w:author="Jane Shaw" w:date="2015-10-22T19:25:00Z">
        <w:r w:rsidRPr="00F31509" w:rsidDel="004414AA">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data for FAO. </w:t>
      </w:r>
      <w:del w:id="7101" w:author="Jane Shaw" w:date="2015-10-22T19:25:00Z">
        <w:r w:rsidRPr="00F31509" w:rsidDel="004414AA">
          <w:rPr>
            <w:rFonts w:asciiTheme="majorBidi" w:eastAsia="Times New Roman" w:hAnsiTheme="majorBidi" w:cstheme="majorBidi"/>
            <w:color w:val="000000" w:themeColor="text1"/>
            <w:lang w:val="en-GB"/>
          </w:rPr>
          <w:delText xml:space="preserve">In fact, </w:delText>
        </w:r>
      </w:del>
      <w:r w:rsidR="004414A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return rates for stock estimates are so low that </w:t>
      </w:r>
      <w:del w:id="7102" w:author="Jane Shaw" w:date="2015-10-22T19:25:00Z">
        <w:r w:rsidRPr="00F31509" w:rsidDel="004414AA">
          <w:rPr>
            <w:rFonts w:asciiTheme="majorBidi" w:eastAsia="Times New Roman" w:hAnsiTheme="majorBidi" w:cstheme="majorBidi"/>
            <w:color w:val="000000" w:themeColor="text1"/>
            <w:lang w:val="en-GB"/>
          </w:rPr>
          <w:delText xml:space="preserve">stock </w:delText>
        </w:r>
      </w:del>
      <w:ins w:id="7103" w:author="Jane Shaw" w:date="2015-10-22T19:25:00Z">
        <w:r w:rsidR="004414AA">
          <w:rPr>
            <w:rFonts w:asciiTheme="majorBidi" w:eastAsia="Times New Roman" w:hAnsiTheme="majorBidi" w:cstheme="majorBidi"/>
            <w:color w:val="000000" w:themeColor="text1"/>
            <w:lang w:val="en-GB"/>
          </w:rPr>
          <w:t xml:space="preserve">these </w:t>
        </w:r>
      </w:ins>
      <w:r w:rsidRPr="00F31509">
        <w:rPr>
          <w:rFonts w:asciiTheme="majorBidi" w:eastAsia="Times New Roman" w:hAnsiTheme="majorBidi" w:cstheme="majorBidi"/>
          <w:color w:val="000000" w:themeColor="text1"/>
          <w:lang w:val="en-GB"/>
        </w:rPr>
        <w:t xml:space="preserve">estimates are currently not included in any </w:t>
      </w:r>
      <w:del w:id="7104" w:author="Jane Shaw" w:date="2015-10-22T19:25:00Z">
        <w:r w:rsidRPr="00F31509" w:rsidDel="004414AA">
          <w:rPr>
            <w:rFonts w:asciiTheme="majorBidi" w:eastAsia="Times New Roman" w:hAnsiTheme="majorBidi" w:cstheme="majorBidi"/>
            <w:color w:val="000000" w:themeColor="text1"/>
            <w:lang w:val="en-GB"/>
          </w:rPr>
          <w:delText xml:space="preserve">of the </w:delText>
        </w:r>
      </w:del>
      <w:r w:rsidRPr="00F31509">
        <w:rPr>
          <w:rFonts w:asciiTheme="majorBidi" w:eastAsia="Times New Roman" w:hAnsiTheme="majorBidi" w:cstheme="majorBidi"/>
          <w:color w:val="000000" w:themeColor="text1"/>
          <w:lang w:val="en-GB"/>
        </w:rPr>
        <w:t xml:space="preserve">FAOSTAT domains. </w:t>
      </w:r>
      <w:del w:id="7105" w:author="Jane Shaw" w:date="2015-10-22T19:26:00Z">
        <w:r w:rsidR="002C700D" w:rsidRPr="00F31509" w:rsidDel="004414AA">
          <w:rPr>
            <w:rFonts w:asciiTheme="majorBidi" w:eastAsia="Times New Roman" w:hAnsiTheme="majorBidi" w:cstheme="majorBidi"/>
            <w:color w:val="000000" w:themeColor="text1"/>
            <w:lang w:val="en-GB"/>
          </w:rPr>
          <w:delText xml:space="preserve">There is not </w:delText>
        </w:r>
        <w:r w:rsidRPr="00F31509" w:rsidDel="004414AA">
          <w:rPr>
            <w:rFonts w:asciiTheme="majorBidi" w:eastAsia="Times New Roman" w:hAnsiTheme="majorBidi" w:cstheme="majorBidi"/>
            <w:color w:val="000000" w:themeColor="text1"/>
            <w:lang w:val="en-GB"/>
          </w:rPr>
          <w:delText xml:space="preserve">a </w:delText>
        </w:r>
      </w:del>
      <w:ins w:id="7106" w:author="Jane Shaw" w:date="2015-10-22T19:26:00Z">
        <w:r w:rsidR="004414AA">
          <w:rPr>
            <w:rFonts w:asciiTheme="majorBidi" w:eastAsia="Times New Roman" w:hAnsiTheme="majorBidi" w:cstheme="majorBidi"/>
            <w:color w:val="000000" w:themeColor="text1"/>
            <w:lang w:val="en-GB"/>
          </w:rPr>
          <w:t xml:space="preserve">No </w:t>
        </w:r>
      </w:ins>
      <w:r w:rsidRPr="00F31509">
        <w:rPr>
          <w:rFonts w:asciiTheme="majorBidi" w:eastAsia="Times New Roman" w:hAnsiTheme="majorBidi" w:cstheme="majorBidi"/>
          <w:color w:val="000000" w:themeColor="text1"/>
          <w:lang w:val="en-GB"/>
        </w:rPr>
        <w:t xml:space="preserve">separate domain </w:t>
      </w:r>
      <w:del w:id="7107" w:author="Jane Shaw" w:date="2015-10-22T19:26:00Z">
        <w:r w:rsidRPr="00F31509" w:rsidDel="004414AA">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 xml:space="preserve">brings such estimates into one place (e.g. analogous to production or trade), </w:t>
      </w:r>
      <w:del w:id="7108" w:author="Jane Shaw" w:date="2015-10-22T19:26:00Z">
        <w:r w:rsidRPr="00F31509" w:rsidDel="004414AA">
          <w:rPr>
            <w:rFonts w:asciiTheme="majorBidi" w:eastAsia="Times New Roman" w:hAnsiTheme="majorBidi" w:cstheme="majorBidi"/>
            <w:color w:val="000000" w:themeColor="text1"/>
            <w:lang w:val="en-GB"/>
          </w:rPr>
          <w:delText xml:space="preserve">nor </w:delText>
        </w:r>
      </w:del>
      <w:ins w:id="7109" w:author="Jane Shaw" w:date="2015-10-22T19:26:00Z">
        <w:r w:rsidR="004414AA">
          <w:rPr>
            <w:rFonts w:asciiTheme="majorBidi" w:eastAsia="Times New Roman" w:hAnsiTheme="majorBidi" w:cstheme="majorBidi"/>
            <w:color w:val="000000" w:themeColor="text1"/>
            <w:lang w:val="en-GB"/>
          </w:rPr>
          <w:t xml:space="preserve">neither </w:t>
        </w:r>
      </w:ins>
      <w:r w:rsidRPr="00F31509">
        <w:rPr>
          <w:rFonts w:asciiTheme="majorBidi" w:eastAsia="Times New Roman" w:hAnsiTheme="majorBidi" w:cstheme="majorBidi"/>
          <w:color w:val="000000" w:themeColor="text1"/>
          <w:lang w:val="en-GB"/>
        </w:rPr>
        <w:t xml:space="preserve">is there </w:t>
      </w:r>
      <w:ins w:id="7110" w:author="Jane Shaw" w:date="2015-10-22T19:26:00Z">
        <w:r w:rsidR="004414AA">
          <w:rPr>
            <w:rFonts w:asciiTheme="majorBidi" w:eastAsia="Times New Roman" w:hAnsiTheme="majorBidi" w:cstheme="majorBidi"/>
            <w:color w:val="000000" w:themeColor="text1"/>
            <w:lang w:val="en-GB"/>
          </w:rPr>
          <w:t xml:space="preserve">the </w:t>
        </w:r>
      </w:ins>
      <w:del w:id="7111" w:author="Jane Shaw" w:date="2015-10-22T19:26:00Z">
        <w:r w:rsidRPr="00F31509" w:rsidDel="004414AA">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 xml:space="preserve">systematic inclusion of stocks in any other data domain. The only domain where stocks </w:t>
      </w:r>
      <w:del w:id="7112" w:author="Jane Shaw" w:date="2015-10-22T19:26:00Z">
        <w:r w:rsidRPr="00F31509" w:rsidDel="004414AA">
          <w:rPr>
            <w:rFonts w:asciiTheme="majorBidi" w:eastAsia="Times New Roman" w:hAnsiTheme="majorBidi" w:cstheme="majorBidi"/>
            <w:color w:val="000000" w:themeColor="text1"/>
            <w:lang w:val="en-GB"/>
          </w:rPr>
          <w:delText xml:space="preserve">surface </w:delText>
        </w:r>
      </w:del>
      <w:ins w:id="7113" w:author="Jane Shaw" w:date="2015-10-22T19:26:00Z">
        <w:r w:rsidR="004414AA">
          <w:rPr>
            <w:rFonts w:asciiTheme="majorBidi" w:eastAsia="Times New Roman" w:hAnsiTheme="majorBidi" w:cstheme="majorBidi"/>
            <w:color w:val="000000" w:themeColor="text1"/>
            <w:lang w:val="en-GB"/>
          </w:rPr>
          <w:t>appear</w:t>
        </w:r>
        <w:r w:rsidR="004414AA" w:rsidRPr="00F31509">
          <w:rPr>
            <w:rFonts w:asciiTheme="majorBidi" w:eastAsia="Times New Roman" w:hAnsiTheme="majorBidi" w:cstheme="majorBidi"/>
            <w:color w:val="000000" w:themeColor="text1"/>
            <w:lang w:val="en-GB"/>
          </w:rPr>
          <w:t xml:space="preserve"> </w:t>
        </w:r>
      </w:ins>
      <w:del w:id="7114" w:author="Jane Shaw" w:date="2015-10-22T19:34:00Z">
        <w:r w:rsidRPr="00F31509" w:rsidDel="00DA1499">
          <w:rPr>
            <w:rFonts w:asciiTheme="majorBidi" w:eastAsia="Times New Roman" w:hAnsiTheme="majorBidi" w:cstheme="majorBidi"/>
            <w:color w:val="000000" w:themeColor="text1"/>
            <w:lang w:val="en-GB"/>
          </w:rPr>
          <w:delText xml:space="preserve">are </w:delText>
        </w:r>
      </w:del>
      <w:ins w:id="7115" w:author="Jane Shaw" w:date="2015-10-22T19:34:00Z">
        <w:r w:rsidR="00DA1499">
          <w:rPr>
            <w:rFonts w:asciiTheme="majorBidi" w:eastAsia="Times New Roman" w:hAnsiTheme="majorBidi" w:cstheme="majorBidi"/>
            <w:color w:val="000000" w:themeColor="text1"/>
            <w:lang w:val="en-GB"/>
          </w:rPr>
          <w:t xml:space="preserve">is </w:t>
        </w:r>
      </w:ins>
      <w:ins w:id="7116" w:author="Jane Shaw" w:date="2015-10-22T19:26:00Z">
        <w:r w:rsidR="004414AA">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the commodity balances, </w:t>
      </w:r>
      <w:del w:id="7117" w:author="Jane Shaw" w:date="2015-10-22T19:34:00Z">
        <w:r w:rsidRPr="00F31509" w:rsidDel="00DA1499">
          <w:rPr>
            <w:rFonts w:asciiTheme="majorBidi" w:eastAsia="Times New Roman" w:hAnsiTheme="majorBidi" w:cstheme="majorBidi"/>
            <w:color w:val="000000" w:themeColor="text1"/>
            <w:lang w:val="en-GB"/>
          </w:rPr>
          <w:delText xml:space="preserve">and </w:delText>
        </w:r>
      </w:del>
      <w:ins w:id="7118" w:author="Jane Shaw" w:date="2015-10-22T19:34:00Z">
        <w:r w:rsidR="00DA1499">
          <w:rPr>
            <w:rFonts w:asciiTheme="majorBidi" w:eastAsia="Times New Roman" w:hAnsiTheme="majorBidi" w:cstheme="majorBidi"/>
            <w:color w:val="000000" w:themeColor="text1"/>
            <w:lang w:val="en-GB"/>
          </w:rPr>
          <w:t xml:space="preserve">of which </w:t>
        </w:r>
      </w:ins>
      <w:r w:rsidRPr="00F31509">
        <w:rPr>
          <w:rFonts w:asciiTheme="majorBidi" w:eastAsia="Times New Roman" w:hAnsiTheme="majorBidi" w:cstheme="majorBidi"/>
          <w:color w:val="000000" w:themeColor="text1"/>
          <w:lang w:val="en-GB"/>
        </w:rPr>
        <w:t xml:space="preserve">the </w:t>
      </w:r>
      <w:del w:id="7119" w:author="Jane Shaw" w:date="2015-10-22T19:27:00Z">
        <w:r w:rsidRPr="00F31509" w:rsidDel="004414AA">
          <w:rPr>
            <w:rFonts w:asciiTheme="majorBidi" w:eastAsia="Times New Roman" w:hAnsiTheme="majorBidi" w:cstheme="majorBidi"/>
            <w:color w:val="000000" w:themeColor="text1"/>
            <w:lang w:val="en-GB"/>
          </w:rPr>
          <w:delText xml:space="preserve">food balance sheets </w:delText>
        </w:r>
      </w:del>
      <w:ins w:id="7120" w:author="Jane Shaw" w:date="2015-10-22T19:27:00Z">
        <w:r w:rsidR="004414AA">
          <w:rPr>
            <w:rFonts w:asciiTheme="majorBidi" w:eastAsia="Times New Roman" w:hAnsiTheme="majorBidi" w:cstheme="majorBidi"/>
            <w:color w:val="000000" w:themeColor="text1"/>
            <w:lang w:val="en-GB"/>
          </w:rPr>
          <w:t xml:space="preserve">FBS </w:t>
        </w:r>
      </w:ins>
      <w:r w:rsidRPr="00F31509">
        <w:rPr>
          <w:rFonts w:asciiTheme="majorBidi" w:eastAsia="Times New Roman" w:hAnsiTheme="majorBidi" w:cstheme="majorBidi"/>
          <w:color w:val="000000" w:themeColor="text1"/>
          <w:lang w:val="en-GB"/>
        </w:rPr>
        <w:t>are a subset</w:t>
      </w:r>
      <w:del w:id="7121" w:author="Jane Shaw" w:date="2015-10-22T19:34:00Z">
        <w:r w:rsidRPr="00F31509" w:rsidDel="00DA1499">
          <w:rPr>
            <w:rFonts w:asciiTheme="majorBidi" w:eastAsia="Times New Roman" w:hAnsiTheme="majorBidi" w:cstheme="majorBidi"/>
            <w:color w:val="000000" w:themeColor="text1"/>
            <w:lang w:val="en-GB"/>
          </w:rPr>
          <w:delText xml:space="preserve"> of these balances</w:delText>
        </w:r>
      </w:del>
      <w:r w:rsidRPr="00F31509">
        <w:rPr>
          <w:rFonts w:asciiTheme="majorBidi" w:eastAsia="Times New Roman" w:hAnsiTheme="majorBidi" w:cstheme="majorBidi"/>
          <w:color w:val="000000" w:themeColor="text1"/>
          <w:lang w:val="en-GB"/>
        </w:rPr>
        <w:t xml:space="preserve">. </w:t>
      </w:r>
      <w:ins w:id="7122" w:author="Jane Shaw" w:date="2015-10-22T19:27:00Z">
        <w:r w:rsidR="004414AA">
          <w:rPr>
            <w:rFonts w:asciiTheme="majorBidi" w:eastAsia="Times New Roman" w:hAnsiTheme="majorBidi" w:cstheme="majorBidi"/>
            <w:color w:val="000000" w:themeColor="text1"/>
            <w:lang w:val="en-GB"/>
          </w:rPr>
          <w:t xml:space="preserve">However, </w:t>
        </w:r>
      </w:ins>
      <w:del w:id="7123" w:author="Jane Shaw" w:date="2015-10-22T19:27:00Z">
        <w:r w:rsidR="004414AA" w:rsidRPr="00F31509" w:rsidDel="004414AA">
          <w:rPr>
            <w:rFonts w:asciiTheme="majorBidi" w:eastAsia="Times New Roman" w:hAnsiTheme="majorBidi" w:cstheme="majorBidi"/>
            <w:color w:val="000000" w:themeColor="text1"/>
            <w:lang w:val="en-GB"/>
          </w:rPr>
          <w:delText xml:space="preserve">even </w:delText>
        </w:r>
        <w:r w:rsidRPr="00F31509" w:rsidDel="004414AA">
          <w:rPr>
            <w:rFonts w:asciiTheme="majorBidi" w:eastAsia="Times New Roman" w:hAnsiTheme="majorBidi" w:cstheme="majorBidi"/>
            <w:color w:val="000000" w:themeColor="text1"/>
            <w:lang w:val="en-GB"/>
          </w:rPr>
          <w:delText>there</w:delText>
        </w:r>
      </w:del>
      <w:ins w:id="7124" w:author="Jane Shaw" w:date="2015-10-22T19:27:00Z">
        <w:r w:rsidR="004414AA">
          <w:rPr>
            <w:rFonts w:asciiTheme="majorBidi" w:eastAsia="Times New Roman" w:hAnsiTheme="majorBidi" w:cstheme="majorBidi"/>
            <w:color w:val="000000" w:themeColor="text1"/>
            <w:lang w:val="en-GB"/>
          </w:rPr>
          <w:t>commodity balances</w:t>
        </w:r>
      </w:ins>
      <w:del w:id="7125" w:author="Jane Shaw" w:date="2015-10-22T19:27:00Z">
        <w:r w:rsidRPr="00F31509" w:rsidDel="004414A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ins w:id="7126" w:author="Jane Shaw" w:date="2015-10-22T19:27:00Z">
        <w:r w:rsidR="004414AA">
          <w:rPr>
            <w:rFonts w:asciiTheme="majorBidi" w:eastAsia="Times New Roman" w:hAnsiTheme="majorBidi" w:cstheme="majorBidi"/>
            <w:color w:val="000000" w:themeColor="text1"/>
            <w:lang w:val="en-GB"/>
          </w:rPr>
          <w:t xml:space="preserve">do </w:t>
        </w:r>
      </w:ins>
      <w:r w:rsidRPr="00F31509">
        <w:rPr>
          <w:rFonts w:asciiTheme="majorBidi" w:eastAsia="Times New Roman" w:hAnsiTheme="majorBidi" w:cstheme="majorBidi"/>
          <w:color w:val="000000" w:themeColor="text1"/>
          <w:lang w:val="en-GB"/>
        </w:rPr>
        <w:t>no</w:t>
      </w:r>
      <w:ins w:id="7127" w:author="Jane Shaw" w:date="2015-10-22T19:27:00Z">
        <w:r w:rsidR="004414AA">
          <w:rPr>
            <w:rFonts w:asciiTheme="majorBidi" w:eastAsia="Times New Roman" w:hAnsiTheme="majorBidi" w:cstheme="majorBidi"/>
            <w:color w:val="000000" w:themeColor="text1"/>
            <w:lang w:val="en-GB"/>
          </w:rPr>
          <w:t>t</w:t>
        </w:r>
      </w:ins>
      <w:r w:rsidRPr="00F31509">
        <w:rPr>
          <w:rFonts w:asciiTheme="majorBidi" w:eastAsia="Times New Roman" w:hAnsiTheme="majorBidi" w:cstheme="majorBidi"/>
          <w:color w:val="000000" w:themeColor="text1"/>
          <w:lang w:val="en-GB"/>
        </w:rPr>
        <w:t xml:space="preserve"> </w:t>
      </w:r>
      <w:ins w:id="7128" w:author="Jane Shaw" w:date="2015-10-22T19:28:00Z">
        <w:r w:rsidR="004414AA">
          <w:rPr>
            <w:rFonts w:asciiTheme="majorBidi" w:eastAsia="Times New Roman" w:hAnsiTheme="majorBidi" w:cstheme="majorBidi"/>
            <w:color w:val="000000" w:themeColor="text1"/>
            <w:lang w:val="en-GB"/>
          </w:rPr>
          <w:t xml:space="preserve">include </w:t>
        </w:r>
      </w:ins>
      <w:r w:rsidRPr="00F31509">
        <w:rPr>
          <w:rFonts w:asciiTheme="majorBidi" w:eastAsia="Times New Roman" w:hAnsiTheme="majorBidi" w:cstheme="majorBidi"/>
          <w:color w:val="000000" w:themeColor="text1"/>
          <w:lang w:val="en-GB"/>
        </w:rPr>
        <w:t>levels of stocks</w:t>
      </w:r>
      <w:ins w:id="7129" w:author="Jane Shaw" w:date="2015-10-22T19:35:00Z">
        <w:r w:rsidR="00DA1499">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but only year-to-year changes in stocks</w:t>
      </w:r>
      <w:del w:id="7130" w:author="Jane Shaw" w:date="2015-10-22T19:28:00Z">
        <w:r w:rsidRPr="00F31509" w:rsidDel="004414AA">
          <w:rPr>
            <w:rFonts w:asciiTheme="majorBidi" w:eastAsia="Times New Roman" w:hAnsiTheme="majorBidi" w:cstheme="majorBidi"/>
            <w:color w:val="000000" w:themeColor="text1"/>
            <w:lang w:val="en-GB"/>
          </w:rPr>
          <w:delText xml:space="preserve"> are available</w:delText>
        </w:r>
      </w:del>
      <w:r w:rsidRPr="00F31509">
        <w:rPr>
          <w:rFonts w:asciiTheme="majorBidi" w:eastAsia="Times New Roman" w:hAnsiTheme="majorBidi" w:cstheme="majorBidi"/>
          <w:color w:val="000000" w:themeColor="text1"/>
          <w:lang w:val="en-GB"/>
        </w:rPr>
        <w:t xml:space="preserve">. </w:t>
      </w:r>
    </w:p>
    <w:p w14:paraId="3DE9BBEA" w14:textId="4B6A253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w:t>
      </w:r>
      <w:ins w:id="7131" w:author="Jane Shaw" w:date="2015-10-22T19:28:00Z">
        <w:r w:rsidR="004414AA">
          <w:rPr>
            <w:rFonts w:asciiTheme="majorBidi" w:eastAsia="Times New Roman" w:hAnsiTheme="majorBidi" w:cstheme="majorBidi"/>
            <w:color w:val="000000" w:themeColor="text1"/>
            <w:lang w:val="en-GB"/>
          </w:rPr>
          <w:t>–</w:t>
        </w:r>
      </w:ins>
      <w:del w:id="7132" w:author="Jane Shaw" w:date="2015-10-22T19:28:00Z">
        <w:r w:rsidRPr="00F31509" w:rsidDel="004414A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demand balance, estimates </w:t>
      </w:r>
      <w:del w:id="7133" w:author="Jane Shaw" w:date="2015-10-22T19:28:00Z">
        <w:r w:rsidRPr="00F31509" w:rsidDel="004414AA">
          <w:rPr>
            <w:rFonts w:asciiTheme="majorBidi" w:eastAsia="Times New Roman" w:hAnsiTheme="majorBidi" w:cstheme="majorBidi"/>
            <w:color w:val="000000" w:themeColor="text1"/>
            <w:lang w:val="en-GB"/>
          </w:rPr>
          <w:delText xml:space="preserve">for </w:delText>
        </w:r>
      </w:del>
      <w:ins w:id="7134" w:author="Jane Shaw" w:date="2015-10-22T19:28:00Z">
        <w:r w:rsidR="004414AA">
          <w:rPr>
            <w:rFonts w:asciiTheme="majorBidi" w:eastAsia="Times New Roman" w:hAnsiTheme="majorBidi" w:cstheme="majorBidi"/>
            <w:color w:val="000000" w:themeColor="text1"/>
            <w:lang w:val="en-GB"/>
          </w:rPr>
          <w:t>of</w:t>
        </w:r>
        <w:r w:rsidR="004414AA"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stock changes have been included in the FBS system. In many instances, stock changes function as a balancing item.</w:t>
      </w:r>
    </w:p>
    <w:p w14:paraId="4ADADF64" w14:textId="3704DB04" w:rsidR="004F65E4" w:rsidRPr="00F31509" w:rsidRDefault="004414AA" w:rsidP="004F65E4">
      <w:pPr>
        <w:jc w:val="both"/>
        <w:rPr>
          <w:rFonts w:asciiTheme="majorBidi" w:hAnsiTheme="majorBidi" w:cstheme="majorBidi"/>
          <w:color w:val="000000" w:themeColor="text1"/>
          <w:szCs w:val="24"/>
          <w:lang w:val="en-GB"/>
        </w:rPr>
      </w:pPr>
      <w:ins w:id="7135" w:author="Jane Shaw" w:date="2015-10-22T19:28:00Z">
        <w:r>
          <w:rPr>
            <w:rFonts w:asciiTheme="majorBidi" w:hAnsiTheme="majorBidi" w:cstheme="majorBidi"/>
            <w:color w:val="000000" w:themeColor="text1"/>
            <w:szCs w:val="24"/>
            <w:lang w:val="en-GB"/>
          </w:rPr>
          <w:t xml:space="preserve">However, </w:t>
        </w:r>
      </w:ins>
      <w:r w:rsidRPr="00F31509">
        <w:rPr>
          <w:rFonts w:asciiTheme="majorBidi" w:hAnsiTheme="majorBidi" w:cstheme="majorBidi"/>
          <w:color w:val="000000" w:themeColor="text1"/>
          <w:szCs w:val="24"/>
          <w:lang w:val="en-GB"/>
        </w:rPr>
        <w:t xml:space="preserve">using </w:t>
      </w:r>
      <w:r w:rsidR="004F65E4" w:rsidRPr="00F31509">
        <w:rPr>
          <w:rFonts w:asciiTheme="majorBidi" w:hAnsiTheme="majorBidi" w:cstheme="majorBidi"/>
          <w:color w:val="000000" w:themeColor="text1"/>
          <w:szCs w:val="24"/>
          <w:lang w:val="en-GB"/>
        </w:rPr>
        <w:t>stocks as a balancing item</w:t>
      </w:r>
      <w:del w:id="7136" w:author="Jane Shaw" w:date="2015-10-22T19:28:00Z">
        <w:r w:rsidR="004F65E4" w:rsidRPr="00F31509" w:rsidDel="004414AA">
          <w:rPr>
            <w:rFonts w:asciiTheme="majorBidi" w:hAnsiTheme="majorBidi" w:cstheme="majorBidi"/>
            <w:color w:val="000000" w:themeColor="text1"/>
            <w:szCs w:val="24"/>
            <w:lang w:val="en-GB"/>
          </w:rPr>
          <w:delText>, however,</w:delText>
        </w:r>
      </w:del>
      <w:r w:rsidR="004F65E4" w:rsidRPr="00F31509">
        <w:rPr>
          <w:rFonts w:asciiTheme="majorBidi" w:hAnsiTheme="majorBidi" w:cstheme="majorBidi"/>
          <w:color w:val="000000" w:themeColor="text1"/>
          <w:szCs w:val="24"/>
          <w:lang w:val="en-GB"/>
        </w:rPr>
        <w:t xml:space="preserve"> implies (as </w:t>
      </w:r>
      <w:ins w:id="7137" w:author="Jane Shaw" w:date="2015-10-22T19:35:00Z">
        <w:r w:rsidR="00DA1499">
          <w:rPr>
            <w:rFonts w:asciiTheme="majorBidi" w:hAnsiTheme="majorBidi" w:cstheme="majorBidi"/>
            <w:color w:val="000000" w:themeColor="text1"/>
            <w:szCs w:val="24"/>
            <w:lang w:val="en-GB"/>
          </w:rPr>
          <w:t xml:space="preserve">it does </w:t>
        </w:r>
      </w:ins>
      <w:r w:rsidR="004F65E4" w:rsidRPr="00F31509">
        <w:rPr>
          <w:rFonts w:asciiTheme="majorBidi" w:hAnsiTheme="majorBidi" w:cstheme="majorBidi"/>
          <w:color w:val="000000" w:themeColor="text1"/>
          <w:szCs w:val="24"/>
          <w:lang w:val="en-GB"/>
        </w:rPr>
        <w:t xml:space="preserve">for any other element that is used as a balancing item) that all measurement errors are relegated to stocks (or the </w:t>
      </w:r>
      <w:ins w:id="7138" w:author="Jane Shaw" w:date="2015-10-22T19:35:00Z">
        <w:r w:rsidR="00DA1499">
          <w:rPr>
            <w:rFonts w:asciiTheme="majorBidi" w:hAnsiTheme="majorBidi" w:cstheme="majorBidi"/>
            <w:color w:val="000000" w:themeColor="text1"/>
            <w:szCs w:val="24"/>
            <w:lang w:val="en-GB"/>
          </w:rPr>
          <w:t xml:space="preserve">other element </w:t>
        </w:r>
      </w:ins>
      <w:r w:rsidR="004F65E4" w:rsidRPr="00F31509">
        <w:rPr>
          <w:rFonts w:asciiTheme="majorBidi" w:hAnsiTheme="majorBidi" w:cstheme="majorBidi"/>
          <w:color w:val="000000" w:themeColor="text1"/>
          <w:szCs w:val="24"/>
          <w:lang w:val="en-GB"/>
        </w:rPr>
        <w:t xml:space="preserve">chosen </w:t>
      </w:r>
      <w:ins w:id="7139" w:author="Jane Shaw" w:date="2015-10-22T19:35:00Z">
        <w:r w:rsidR="00DA1499">
          <w:rPr>
            <w:rFonts w:asciiTheme="majorBidi" w:hAnsiTheme="majorBidi" w:cstheme="majorBidi"/>
            <w:color w:val="000000" w:themeColor="text1"/>
            <w:szCs w:val="24"/>
            <w:lang w:val="en-GB"/>
          </w:rPr>
          <w:t xml:space="preserve">as a </w:t>
        </w:r>
      </w:ins>
      <w:r w:rsidR="004F65E4" w:rsidRPr="00F31509">
        <w:rPr>
          <w:rFonts w:asciiTheme="majorBidi" w:hAnsiTheme="majorBidi" w:cstheme="majorBidi"/>
          <w:color w:val="000000" w:themeColor="text1"/>
          <w:szCs w:val="24"/>
          <w:lang w:val="en-GB"/>
        </w:rPr>
        <w:t>balancing item).</w:t>
      </w:r>
      <w:r w:rsidR="008568EC">
        <w:rPr>
          <w:rFonts w:asciiTheme="majorBidi" w:hAnsiTheme="majorBidi" w:cstheme="majorBidi"/>
          <w:color w:val="000000" w:themeColor="text1"/>
          <w:szCs w:val="24"/>
          <w:lang w:val="en-GB"/>
        </w:rPr>
        <w:t xml:space="preserve"> </w:t>
      </w:r>
      <w:del w:id="7140" w:author="Jane Shaw" w:date="2015-10-22T19:35:00Z">
        <w:r w:rsidR="004F65E4" w:rsidRPr="00F31509" w:rsidDel="00DA1499">
          <w:rPr>
            <w:rFonts w:asciiTheme="majorBidi" w:hAnsiTheme="majorBidi" w:cstheme="majorBidi"/>
            <w:color w:val="000000" w:themeColor="text1"/>
            <w:szCs w:val="24"/>
            <w:lang w:val="en-GB"/>
          </w:rPr>
          <w:delText xml:space="preserve">This </w:delText>
        </w:r>
      </w:del>
      <w:ins w:id="7141" w:author="Jane Shaw" w:date="2015-10-22T19:35:00Z">
        <w:r w:rsidR="00DA1499">
          <w:rPr>
            <w:rFonts w:asciiTheme="majorBidi" w:hAnsiTheme="majorBidi" w:cstheme="majorBidi"/>
            <w:color w:val="000000" w:themeColor="text1"/>
            <w:szCs w:val="24"/>
            <w:lang w:val="en-GB"/>
          </w:rPr>
          <w:t xml:space="preserve">It </w:t>
        </w:r>
      </w:ins>
      <w:r w:rsidR="004F65E4" w:rsidRPr="00F31509">
        <w:rPr>
          <w:rFonts w:asciiTheme="majorBidi" w:hAnsiTheme="majorBidi" w:cstheme="majorBidi"/>
          <w:color w:val="000000" w:themeColor="text1"/>
          <w:szCs w:val="24"/>
          <w:lang w:val="en-GB"/>
        </w:rPr>
        <w:t>also means that stock changes no longer only capture changes in stocks, but also function as a catch</w:t>
      </w:r>
      <w:ins w:id="7142" w:author="Jane Shaw" w:date="2015-10-22T19:36:00Z">
        <w:r w:rsidR="00DA1499">
          <w:rPr>
            <w:rFonts w:asciiTheme="majorBidi" w:hAnsiTheme="majorBidi" w:cstheme="majorBidi"/>
            <w:color w:val="000000" w:themeColor="text1"/>
            <w:szCs w:val="24"/>
            <w:lang w:val="en-GB"/>
          </w:rPr>
          <w:t>-</w:t>
        </w:r>
      </w:ins>
      <w:r w:rsidR="004F65E4" w:rsidRPr="00F31509">
        <w:rPr>
          <w:rFonts w:asciiTheme="majorBidi" w:hAnsiTheme="majorBidi" w:cstheme="majorBidi"/>
          <w:color w:val="000000" w:themeColor="text1"/>
          <w:szCs w:val="24"/>
          <w:lang w:val="en-GB"/>
        </w:rPr>
        <w:t>all for all measurement errors</w:t>
      </w:r>
      <w:ins w:id="7143" w:author="Jane Shaw" w:date="2015-10-22T19:36:00Z">
        <w:r w:rsidR="00DA1499">
          <w:rPr>
            <w:rFonts w:asciiTheme="majorBidi" w:hAnsiTheme="majorBidi" w:cstheme="majorBidi"/>
            <w:color w:val="000000" w:themeColor="text1"/>
            <w:szCs w:val="24"/>
            <w:lang w:val="en-GB"/>
          </w:rPr>
          <w:t>,</w:t>
        </w:r>
      </w:ins>
      <w:r w:rsidR="004F65E4" w:rsidRPr="00F31509">
        <w:rPr>
          <w:rFonts w:asciiTheme="majorBidi" w:hAnsiTheme="majorBidi" w:cstheme="majorBidi"/>
          <w:color w:val="000000" w:themeColor="text1"/>
          <w:szCs w:val="24"/>
          <w:lang w:val="en-GB"/>
        </w:rPr>
        <w:t xml:space="preserve"> and would </w:t>
      </w:r>
      <w:ins w:id="7144" w:author="Jane Shaw" w:date="2015-10-22T19:36:00Z">
        <w:r w:rsidR="00DA1499">
          <w:rPr>
            <w:rFonts w:asciiTheme="majorBidi" w:hAnsiTheme="majorBidi" w:cstheme="majorBidi"/>
            <w:color w:val="000000" w:themeColor="text1"/>
            <w:szCs w:val="24"/>
            <w:lang w:val="en-GB"/>
          </w:rPr>
          <w:t xml:space="preserve">therefore </w:t>
        </w:r>
      </w:ins>
      <w:r w:rsidR="004F65E4" w:rsidRPr="00F31509">
        <w:rPr>
          <w:rFonts w:asciiTheme="majorBidi" w:hAnsiTheme="majorBidi" w:cstheme="majorBidi"/>
          <w:color w:val="000000" w:themeColor="text1"/>
          <w:szCs w:val="24"/>
          <w:lang w:val="en-GB"/>
        </w:rPr>
        <w:t>better be referred to as stock changes and residual uses. This is an undesirable outcome for any element of the balance</w:t>
      </w:r>
      <w:ins w:id="7145" w:author="Jane Shaw" w:date="2015-10-22T19:37:00Z">
        <w:r w:rsidR="00DA1499" w:rsidRPr="00DA149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as it </w:t>
        </w:r>
        <w:r w:rsidR="00DA1499" w:rsidRPr="00F31509">
          <w:rPr>
            <w:rFonts w:asciiTheme="majorBidi" w:hAnsiTheme="majorBidi" w:cstheme="majorBidi"/>
            <w:color w:val="000000" w:themeColor="text1"/>
            <w:szCs w:val="24"/>
            <w:lang w:val="en-GB"/>
          </w:rPr>
          <w:t>seriously diminish</w:t>
        </w:r>
        <w:r w:rsidR="00DA1499">
          <w:rPr>
            <w:rFonts w:asciiTheme="majorBidi" w:hAnsiTheme="majorBidi" w:cstheme="majorBidi"/>
            <w:color w:val="000000" w:themeColor="text1"/>
            <w:szCs w:val="24"/>
            <w:lang w:val="en-GB"/>
          </w:rPr>
          <w:t>es</w:t>
        </w:r>
        <w:r w:rsidR="00DA1499"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 element’s </w:t>
        </w:r>
        <w:r w:rsidR="00DA1499" w:rsidRPr="00F31509">
          <w:rPr>
            <w:rFonts w:asciiTheme="majorBidi" w:hAnsiTheme="majorBidi" w:cstheme="majorBidi"/>
            <w:color w:val="000000" w:themeColor="text1"/>
            <w:szCs w:val="24"/>
            <w:lang w:val="en-GB"/>
          </w:rPr>
          <w:t>value as a statistical indicator</w:t>
        </w:r>
      </w:ins>
      <w:ins w:id="7146" w:author="Jane Shaw" w:date="2015-10-22T19:36:00Z">
        <w:r w:rsidR="009122CD">
          <w:rPr>
            <w:rFonts w:asciiTheme="majorBidi" w:hAnsiTheme="majorBidi" w:cstheme="majorBidi"/>
            <w:color w:val="000000" w:themeColor="text1"/>
            <w:szCs w:val="24"/>
            <w:lang w:val="en-GB"/>
          </w:rPr>
          <w:t>;</w:t>
        </w:r>
      </w:ins>
      <w:r w:rsidR="004F65E4" w:rsidRPr="00F31509">
        <w:rPr>
          <w:rFonts w:asciiTheme="majorBidi" w:hAnsiTheme="majorBidi" w:cstheme="majorBidi"/>
          <w:color w:val="000000" w:themeColor="text1"/>
          <w:szCs w:val="24"/>
          <w:lang w:val="en-GB"/>
        </w:rPr>
        <w:t xml:space="preserve"> </w:t>
      </w:r>
      <w:del w:id="7147" w:author="Jane Shaw" w:date="2015-11-07T19:22:00Z">
        <w:r w:rsidR="004F65E4" w:rsidRPr="00F31509" w:rsidDel="009122CD">
          <w:rPr>
            <w:rFonts w:asciiTheme="majorBidi" w:hAnsiTheme="majorBidi" w:cstheme="majorBidi"/>
            <w:color w:val="000000" w:themeColor="text1"/>
            <w:szCs w:val="24"/>
            <w:lang w:val="en-GB"/>
          </w:rPr>
          <w:delText xml:space="preserve">but </w:delText>
        </w:r>
      </w:del>
      <w:r w:rsidR="004F65E4" w:rsidRPr="00F31509">
        <w:rPr>
          <w:rFonts w:asciiTheme="majorBidi" w:hAnsiTheme="majorBidi" w:cstheme="majorBidi"/>
          <w:color w:val="000000" w:themeColor="text1"/>
          <w:szCs w:val="24"/>
          <w:lang w:val="en-GB"/>
        </w:rPr>
        <w:t xml:space="preserve">given the importance of stock for </w:t>
      </w:r>
      <w:del w:id="7148" w:author="Jane Shaw" w:date="2015-10-22T19:36:00Z">
        <w:r w:rsidR="004F65E4" w:rsidRPr="00F31509" w:rsidDel="00DA1499">
          <w:rPr>
            <w:rFonts w:asciiTheme="majorBidi" w:hAnsiTheme="majorBidi" w:cstheme="majorBidi"/>
            <w:color w:val="000000" w:themeColor="text1"/>
            <w:szCs w:val="24"/>
            <w:lang w:val="en-GB"/>
          </w:rPr>
          <w:delText xml:space="preserve">e.g. </w:delText>
        </w:r>
      </w:del>
      <w:r w:rsidR="004F65E4" w:rsidRPr="00F31509">
        <w:rPr>
          <w:rFonts w:asciiTheme="majorBidi" w:hAnsiTheme="majorBidi" w:cstheme="majorBidi"/>
          <w:color w:val="000000" w:themeColor="text1"/>
          <w:szCs w:val="24"/>
          <w:lang w:val="en-GB"/>
        </w:rPr>
        <w:t xml:space="preserve">price volatility analysis, </w:t>
      </w:r>
      <w:ins w:id="7149" w:author="Jane Shaw" w:date="2015-10-22T19:36:00Z">
        <w:r w:rsidR="00DA1499">
          <w:rPr>
            <w:rFonts w:asciiTheme="majorBidi" w:hAnsiTheme="majorBidi" w:cstheme="majorBidi"/>
            <w:color w:val="000000" w:themeColor="text1"/>
            <w:szCs w:val="24"/>
            <w:lang w:val="en-GB"/>
          </w:rPr>
          <w:t xml:space="preserve">etc., </w:t>
        </w:r>
      </w:ins>
      <w:r w:rsidR="004F65E4" w:rsidRPr="00F31509">
        <w:rPr>
          <w:rFonts w:asciiTheme="majorBidi" w:hAnsiTheme="majorBidi" w:cstheme="majorBidi"/>
          <w:color w:val="000000" w:themeColor="text1"/>
          <w:szCs w:val="24"/>
          <w:lang w:val="en-GB"/>
        </w:rPr>
        <w:t>it would</w:t>
      </w:r>
      <w:ins w:id="7150" w:author="Jane Shaw" w:date="2015-10-22T19:38:00Z">
        <w:r w:rsidR="00DA1499">
          <w:rPr>
            <w:rFonts w:asciiTheme="majorBidi" w:hAnsiTheme="majorBidi" w:cstheme="majorBidi"/>
            <w:color w:val="000000" w:themeColor="text1"/>
            <w:szCs w:val="24"/>
            <w:lang w:val="en-GB"/>
          </w:rPr>
          <w:t xml:space="preserve"> be particularly serious</w:t>
        </w:r>
      </w:ins>
      <w:del w:id="7151" w:author="Jane Shaw" w:date="2015-10-22T19:37:00Z">
        <w:r w:rsidR="004F65E4" w:rsidRPr="00F31509" w:rsidDel="00DA1499">
          <w:rPr>
            <w:rFonts w:asciiTheme="majorBidi" w:hAnsiTheme="majorBidi" w:cstheme="majorBidi"/>
            <w:color w:val="000000" w:themeColor="text1"/>
            <w:szCs w:val="24"/>
            <w:lang w:val="en-GB"/>
          </w:rPr>
          <w:delText xml:space="preserve"> seriously diminish its value as a statistical indicator</w:delText>
        </w:r>
      </w:del>
      <w:r w:rsidR="004F65E4" w:rsidRPr="00F31509">
        <w:rPr>
          <w:rFonts w:asciiTheme="majorBidi" w:hAnsiTheme="majorBidi" w:cstheme="majorBidi"/>
          <w:color w:val="000000" w:themeColor="text1"/>
          <w:szCs w:val="24"/>
          <w:lang w:val="en-GB"/>
        </w:rPr>
        <w:t xml:space="preserve">. </w:t>
      </w:r>
      <w:del w:id="7152" w:author="Jane Shaw" w:date="2015-10-22T19:38:00Z">
        <w:r w:rsidR="004F65E4" w:rsidRPr="00F31509" w:rsidDel="00DA1499">
          <w:rPr>
            <w:rFonts w:asciiTheme="majorBidi" w:hAnsiTheme="majorBidi" w:cstheme="majorBidi"/>
            <w:color w:val="000000" w:themeColor="text1"/>
            <w:szCs w:val="24"/>
            <w:lang w:val="en-GB"/>
          </w:rPr>
          <w:delText>Moreover</w:delText>
        </w:r>
      </w:del>
      <w:ins w:id="7153" w:author="Jane Shaw" w:date="2015-10-22T19:38:00Z">
        <w:r w:rsidR="00DA1499">
          <w:rPr>
            <w:rFonts w:asciiTheme="majorBidi" w:hAnsiTheme="majorBidi" w:cstheme="majorBidi"/>
            <w:color w:val="000000" w:themeColor="text1"/>
            <w:szCs w:val="24"/>
            <w:lang w:val="en-GB"/>
          </w:rPr>
          <w:t>In addition</w:t>
        </w:r>
      </w:ins>
      <w:r w:rsidR="004F65E4" w:rsidRPr="00F31509">
        <w:rPr>
          <w:rFonts w:asciiTheme="majorBidi" w:hAnsiTheme="majorBidi" w:cstheme="majorBidi"/>
          <w:color w:val="000000" w:themeColor="text1"/>
          <w:szCs w:val="24"/>
          <w:lang w:val="en-GB"/>
        </w:rPr>
        <w:t>, stock changes would “inherit” errors from previous years, resulting in steadily increasing distortions over time.</w:t>
      </w:r>
      <w:r w:rsidR="008568EC">
        <w:rPr>
          <w:rFonts w:asciiTheme="majorBidi" w:hAnsiTheme="majorBidi" w:cstheme="majorBidi"/>
          <w:color w:val="000000" w:themeColor="text1"/>
          <w:szCs w:val="24"/>
          <w:lang w:val="en-GB"/>
        </w:rPr>
        <w:t xml:space="preserve"> </w:t>
      </w:r>
    </w:p>
    <w:p w14:paraId="49B8E1EF" w14:textId="5D6CF113" w:rsidR="004F65E4" w:rsidRPr="00F31509" w:rsidRDefault="004F65E4" w:rsidP="00312896">
      <w:pPr>
        <w:pStyle w:val="Titolo3"/>
        <w:rPr>
          <w:rFonts w:asciiTheme="majorBidi" w:hAnsiTheme="majorBidi" w:cstheme="majorBidi"/>
          <w:lang w:val="en-GB"/>
        </w:rPr>
      </w:pPr>
      <w:bookmarkStart w:id="7154" w:name="_Toc421025866"/>
      <w:r w:rsidRPr="00F31509">
        <w:rPr>
          <w:rFonts w:asciiTheme="majorBidi" w:hAnsiTheme="majorBidi" w:cstheme="majorBidi"/>
          <w:lang w:val="en-GB"/>
        </w:rPr>
        <w:t>Imputation/</w:t>
      </w:r>
      <w:r w:rsidR="00DA1499" w:rsidRPr="00F31509">
        <w:rPr>
          <w:rFonts w:asciiTheme="majorBidi" w:hAnsiTheme="majorBidi" w:cstheme="majorBidi"/>
          <w:lang w:val="en-GB"/>
        </w:rPr>
        <w:t>estimation</w:t>
      </w:r>
      <w:bookmarkEnd w:id="7154"/>
    </w:p>
    <w:p w14:paraId="54C06929" w14:textId="3AC3A6E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w:t>
      </w:r>
      <w:del w:id="7155" w:author="Jane Shaw" w:date="2015-10-22T19:38:00Z">
        <w:r w:rsidRPr="00F31509" w:rsidDel="00DA1499">
          <w:rPr>
            <w:rFonts w:asciiTheme="majorBidi" w:hAnsiTheme="majorBidi" w:cstheme="majorBidi"/>
            <w:color w:val="000000" w:themeColor="text1"/>
            <w:szCs w:val="24"/>
            <w:lang w:val="en-GB"/>
          </w:rPr>
          <w:delText xml:space="preserve">to </w:delText>
        </w:r>
      </w:del>
      <w:ins w:id="7156" w:author="Jane Shaw" w:date="2015-10-22T19:38:00Z">
        <w:r w:rsidR="00DA1499">
          <w:rPr>
            <w:rFonts w:asciiTheme="majorBidi" w:hAnsiTheme="majorBidi" w:cstheme="majorBidi"/>
            <w:color w:val="000000" w:themeColor="text1"/>
            <w:szCs w:val="24"/>
            <w:lang w:val="en-GB"/>
          </w:rPr>
          <w:t xml:space="preserve">for </w:t>
        </w:r>
      </w:ins>
      <w:r w:rsidRPr="00F31509">
        <w:rPr>
          <w:rFonts w:asciiTheme="majorBidi" w:hAnsiTheme="majorBidi" w:cstheme="majorBidi"/>
          <w:color w:val="000000" w:themeColor="text1"/>
          <w:szCs w:val="24"/>
          <w:lang w:val="en-GB"/>
        </w:rPr>
        <w:t>generat</w:t>
      </w:r>
      <w:ins w:id="7157" w:author="Jane Shaw" w:date="2015-10-22T19:38:00Z">
        <w:r w:rsidR="00DA1499">
          <w:rPr>
            <w:rFonts w:asciiTheme="majorBidi" w:hAnsiTheme="majorBidi" w:cstheme="majorBidi"/>
            <w:color w:val="000000" w:themeColor="text1"/>
            <w:szCs w:val="24"/>
            <w:lang w:val="en-GB"/>
          </w:rPr>
          <w:t>ing</w:t>
        </w:r>
      </w:ins>
      <w:del w:id="7158" w:author="Jane Shaw" w:date="2015-10-22T19:38:00Z">
        <w:r w:rsidRPr="00F31509" w:rsidDel="00DA1499">
          <w:rPr>
            <w:rFonts w:asciiTheme="majorBidi" w:hAnsiTheme="majorBidi" w:cstheme="majorBidi"/>
            <w:color w:val="000000" w:themeColor="text1"/>
            <w:szCs w:val="24"/>
            <w:lang w:val="en-GB"/>
          </w:rPr>
          <w:delText>e</w:delText>
        </w:r>
      </w:del>
      <w:r w:rsidRPr="00F31509">
        <w:rPr>
          <w:rFonts w:asciiTheme="majorBidi" w:hAnsiTheme="majorBidi" w:cstheme="majorBidi"/>
          <w:color w:val="000000" w:themeColor="text1"/>
          <w:szCs w:val="24"/>
          <w:lang w:val="en-GB"/>
        </w:rPr>
        <w:t xml:space="preserve"> an estimate</w:t>
      </w:r>
      <w:ins w:id="7159" w:author="Jane Shaw" w:date="2015-10-22T19:38:00Z">
        <w:r w:rsidR="00DA1499">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or rather an expected value and a distribution. If empirical stock estimates are available (</w:t>
      </w:r>
      <w:ins w:id="7160" w:author="Jane Shaw" w:date="2015-10-22T19:38:00Z">
        <w:r w:rsidR="00DA1499">
          <w:rPr>
            <w:rFonts w:asciiTheme="majorBidi" w:hAnsiTheme="majorBidi" w:cstheme="majorBidi"/>
            <w:color w:val="000000" w:themeColor="text1"/>
            <w:szCs w:val="24"/>
            <w:lang w:val="en-GB"/>
          </w:rPr>
          <w:t xml:space="preserve">e.g. </w:t>
        </w:r>
      </w:ins>
      <w:r w:rsidRPr="00F31509">
        <w:rPr>
          <w:rFonts w:asciiTheme="majorBidi" w:hAnsiTheme="majorBidi" w:cstheme="majorBidi"/>
          <w:color w:val="000000" w:themeColor="text1"/>
          <w:szCs w:val="24"/>
          <w:lang w:val="en-GB"/>
        </w:rPr>
        <w:t>the U</w:t>
      </w:r>
      <w:ins w:id="7161" w:author="Jane Shaw" w:date="2015-10-22T19:38:00Z">
        <w:r w:rsidR="00DA1499">
          <w:rPr>
            <w:rFonts w:asciiTheme="majorBidi" w:hAnsiTheme="majorBidi" w:cstheme="majorBidi"/>
            <w:color w:val="000000" w:themeColor="text1"/>
            <w:szCs w:val="24"/>
            <w:lang w:val="en-GB"/>
          </w:rPr>
          <w:t xml:space="preserve">nited </w:t>
        </w:r>
      </w:ins>
      <w:r w:rsidRPr="00F31509">
        <w:rPr>
          <w:rFonts w:asciiTheme="majorBidi" w:hAnsiTheme="majorBidi" w:cstheme="majorBidi"/>
          <w:color w:val="000000" w:themeColor="text1"/>
          <w:szCs w:val="24"/>
          <w:lang w:val="en-GB"/>
        </w:rPr>
        <w:t>S</w:t>
      </w:r>
      <w:ins w:id="7162" w:author="Jane Shaw" w:date="2015-10-22T19:38:00Z">
        <w:r w:rsidR="00DA1499">
          <w:rPr>
            <w:rFonts w:asciiTheme="majorBidi" w:hAnsiTheme="majorBidi" w:cstheme="majorBidi"/>
            <w:color w:val="000000" w:themeColor="text1"/>
            <w:szCs w:val="24"/>
            <w:lang w:val="en-GB"/>
          </w:rPr>
          <w:t>tates of America</w:t>
        </w:r>
      </w:ins>
      <w:r w:rsidRPr="00F31509">
        <w:rPr>
          <w:rFonts w:asciiTheme="majorBidi" w:hAnsiTheme="majorBidi" w:cstheme="majorBidi"/>
          <w:color w:val="000000" w:themeColor="text1"/>
          <w:szCs w:val="24"/>
          <w:lang w:val="en-GB"/>
        </w:rPr>
        <w:t xml:space="preserve"> </w:t>
      </w:r>
      <w:del w:id="7163" w:author="Jane Shaw" w:date="2015-10-22T19:38:00Z">
        <w:r w:rsidRPr="00F31509" w:rsidDel="00DA1499">
          <w:rPr>
            <w:rFonts w:asciiTheme="majorBidi" w:hAnsiTheme="majorBidi" w:cstheme="majorBidi"/>
            <w:color w:val="000000" w:themeColor="text1"/>
            <w:szCs w:val="24"/>
            <w:lang w:val="en-GB"/>
          </w:rPr>
          <w:delText xml:space="preserve">for instance </w:delText>
        </w:r>
      </w:del>
      <w:r w:rsidRPr="00F31509">
        <w:rPr>
          <w:rFonts w:asciiTheme="majorBidi" w:hAnsiTheme="majorBidi" w:cstheme="majorBidi"/>
          <w:color w:val="000000" w:themeColor="text1"/>
          <w:szCs w:val="24"/>
          <w:lang w:val="en-GB"/>
        </w:rPr>
        <w:t>undertakes a bi</w:t>
      </w:r>
      <w:del w:id="7164" w:author="Jane Shaw" w:date="2015-10-22T19:38:00Z">
        <w:r w:rsidRPr="00F31509" w:rsidDel="00DA1499">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annual survey of its cereal stocks)</w:t>
      </w:r>
      <w:ins w:id="7165" w:author="Jane Shaw" w:date="2015-10-22T19:39:00Z">
        <w:r w:rsidR="00DA1499">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w:t>
      </w:r>
      <w:del w:id="7166" w:author="Jane Shaw" w:date="2015-10-22T19:39:00Z">
        <w:r w:rsidRPr="00F31509" w:rsidDel="00DA1499">
          <w:rPr>
            <w:rFonts w:asciiTheme="majorBidi" w:hAnsiTheme="majorBidi" w:cstheme="majorBidi"/>
            <w:color w:val="000000" w:themeColor="text1"/>
            <w:szCs w:val="24"/>
            <w:lang w:val="en-GB"/>
          </w:rPr>
          <w:delText xml:space="preserve">these </w:delText>
        </w:r>
      </w:del>
      <w:ins w:id="7167" w:author="Jane Shaw" w:date="2015-10-22T19:39:00Z">
        <w:r w:rsidR="00DA1499">
          <w:rPr>
            <w:rFonts w:asciiTheme="majorBidi" w:hAnsiTheme="majorBidi" w:cstheme="majorBidi"/>
            <w:color w:val="000000" w:themeColor="text1"/>
            <w:szCs w:val="24"/>
            <w:lang w:val="en-GB"/>
          </w:rPr>
          <w:t xml:space="preserve">they </w:t>
        </w:r>
      </w:ins>
      <w:del w:id="7168" w:author="Jane Shaw" w:date="2015-10-22T19:39:00Z">
        <w:r w:rsidRPr="00F31509" w:rsidDel="00DA1499">
          <w:rPr>
            <w:rFonts w:asciiTheme="majorBidi" w:hAnsiTheme="majorBidi" w:cstheme="majorBidi"/>
            <w:color w:val="000000" w:themeColor="text1"/>
            <w:szCs w:val="24"/>
            <w:lang w:val="en-GB"/>
          </w:rPr>
          <w:delText xml:space="preserve">would </w:delText>
        </w:r>
      </w:del>
      <w:r w:rsidRPr="00F31509">
        <w:rPr>
          <w:rFonts w:asciiTheme="majorBidi" w:hAnsiTheme="majorBidi" w:cstheme="majorBidi"/>
          <w:color w:val="000000" w:themeColor="text1"/>
          <w:szCs w:val="24"/>
          <w:lang w:val="en-GB"/>
        </w:rPr>
        <w:t xml:space="preserve">enter the balance as an observed value, ideally </w:t>
      </w:r>
      <w:del w:id="7169" w:author="Jane Shaw" w:date="2015-10-22T19:39:00Z">
        <w:r w:rsidRPr="00F31509" w:rsidDel="00DA1499">
          <w:rPr>
            <w:rFonts w:asciiTheme="majorBidi" w:hAnsiTheme="majorBidi" w:cstheme="majorBidi"/>
            <w:color w:val="000000" w:themeColor="text1"/>
            <w:szCs w:val="24"/>
            <w:lang w:val="en-GB"/>
          </w:rPr>
          <w:delText xml:space="preserve">even </w:delText>
        </w:r>
      </w:del>
      <w:r w:rsidRPr="00F31509">
        <w:rPr>
          <w:rFonts w:asciiTheme="majorBidi" w:hAnsiTheme="majorBidi" w:cstheme="majorBidi"/>
          <w:color w:val="000000" w:themeColor="text1"/>
          <w:szCs w:val="24"/>
          <w:lang w:val="en-GB"/>
        </w:rPr>
        <w:t xml:space="preserve">with a measured distribution. Clearly, this is the </w:t>
      </w:r>
      <w:del w:id="7170" w:author="Jane Shaw" w:date="2015-10-22T19:39:00Z">
        <w:r w:rsidRPr="00F31509" w:rsidDel="00DA1499">
          <w:rPr>
            <w:rFonts w:asciiTheme="majorBidi" w:hAnsiTheme="majorBidi" w:cstheme="majorBidi"/>
            <w:color w:val="000000" w:themeColor="text1"/>
            <w:szCs w:val="24"/>
            <w:lang w:val="en-GB"/>
          </w:rPr>
          <w:delText xml:space="preserve">first </w:delText>
        </w:r>
      </w:del>
      <w:r w:rsidRPr="00F31509">
        <w:rPr>
          <w:rFonts w:asciiTheme="majorBidi" w:hAnsiTheme="majorBidi" w:cstheme="majorBidi"/>
          <w:color w:val="000000" w:themeColor="text1"/>
          <w:szCs w:val="24"/>
          <w:lang w:val="en-GB"/>
        </w:rPr>
        <w:t xml:space="preserve">best solution and should be encouraged for </w:t>
      </w:r>
      <w:del w:id="7171" w:author="Jane Shaw" w:date="2015-10-22T19:39:00Z">
        <w:r w:rsidRPr="00F31509" w:rsidDel="00DA1499">
          <w:rPr>
            <w:rFonts w:asciiTheme="majorBidi" w:hAnsiTheme="majorBidi" w:cstheme="majorBidi"/>
            <w:color w:val="000000" w:themeColor="text1"/>
            <w:szCs w:val="24"/>
            <w:lang w:val="en-GB"/>
          </w:rPr>
          <w:delText xml:space="preserve">a maximum number of </w:delText>
        </w:r>
      </w:del>
      <w:ins w:id="7172" w:author="Jane Shaw" w:date="2015-10-22T19:39:00Z">
        <w:r w:rsidR="00DA1499">
          <w:rPr>
            <w:rFonts w:asciiTheme="majorBidi" w:hAnsiTheme="majorBidi" w:cstheme="majorBidi"/>
            <w:color w:val="000000" w:themeColor="text1"/>
            <w:szCs w:val="24"/>
            <w:lang w:val="en-GB"/>
          </w:rPr>
          <w:t xml:space="preserve">as many </w:t>
        </w:r>
      </w:ins>
      <w:r w:rsidRPr="00F31509">
        <w:rPr>
          <w:rFonts w:asciiTheme="majorBidi" w:hAnsiTheme="majorBidi" w:cstheme="majorBidi"/>
          <w:color w:val="000000" w:themeColor="text1"/>
          <w:szCs w:val="24"/>
          <w:lang w:val="en-GB"/>
        </w:rPr>
        <w:t>countries and commodities</w:t>
      </w:r>
      <w:ins w:id="7173" w:author="Jane Shaw" w:date="2015-10-22T19:39:00Z">
        <w:r w:rsidR="00DA1499">
          <w:rPr>
            <w:rFonts w:asciiTheme="majorBidi" w:hAnsiTheme="majorBidi" w:cstheme="majorBidi"/>
            <w:color w:val="000000" w:themeColor="text1"/>
            <w:szCs w:val="24"/>
            <w:lang w:val="en-GB"/>
          </w:rPr>
          <w:t xml:space="preserve"> as possible</w:t>
        </w:r>
      </w:ins>
      <w:r w:rsidRPr="00F31509">
        <w:rPr>
          <w:rFonts w:asciiTheme="majorBidi" w:hAnsiTheme="majorBidi" w:cstheme="majorBidi"/>
          <w:color w:val="000000" w:themeColor="text1"/>
          <w:szCs w:val="24"/>
          <w:lang w:val="en-GB"/>
        </w:rPr>
        <w:t xml:space="preserve">. </w:t>
      </w:r>
    </w:p>
    <w:p w14:paraId="748F33D7" w14:textId="17CBB41E"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no information </w:t>
      </w:r>
      <w:del w:id="7174" w:author="Jane Shaw" w:date="2015-10-22T19:39:00Z">
        <w:r w:rsidRPr="00F31509" w:rsidDel="00DA1499">
          <w:rPr>
            <w:rFonts w:asciiTheme="majorBidi" w:hAnsiTheme="majorBidi" w:cstheme="majorBidi"/>
            <w:color w:val="000000" w:themeColor="text1"/>
            <w:szCs w:val="24"/>
            <w:lang w:val="en-GB"/>
          </w:rPr>
          <w:delText xml:space="preserve">is available </w:delText>
        </w:r>
      </w:del>
      <w:r w:rsidRPr="00F31509">
        <w:rPr>
          <w:rFonts w:asciiTheme="majorBidi" w:hAnsiTheme="majorBidi" w:cstheme="majorBidi"/>
          <w:color w:val="000000" w:themeColor="text1"/>
          <w:szCs w:val="24"/>
          <w:lang w:val="en-GB"/>
        </w:rPr>
        <w:t>about stock changes</w:t>
      </w:r>
      <w:ins w:id="7175" w:author="Jane Shaw" w:date="2015-10-22T19:40:00Z">
        <w:r w:rsidR="00DA1499" w:rsidRPr="00DA1499">
          <w:rPr>
            <w:rFonts w:asciiTheme="majorBidi" w:hAnsiTheme="majorBidi" w:cstheme="majorBidi"/>
            <w:color w:val="000000" w:themeColor="text1"/>
            <w:szCs w:val="24"/>
            <w:lang w:val="en-GB"/>
          </w:rPr>
          <w:t xml:space="preserve"> </w:t>
        </w:r>
        <w:r w:rsidR="00DA1499" w:rsidRPr="00F31509">
          <w:rPr>
            <w:rFonts w:asciiTheme="majorBidi" w:hAnsiTheme="majorBidi" w:cstheme="majorBidi"/>
            <w:color w:val="000000" w:themeColor="text1"/>
            <w:szCs w:val="24"/>
            <w:lang w:val="en-GB"/>
          </w:rPr>
          <w:t>is available</w:t>
        </w:r>
      </w:ins>
      <w:r w:rsidRPr="00F31509">
        <w:rPr>
          <w:rFonts w:asciiTheme="majorBidi" w:hAnsiTheme="majorBidi" w:cstheme="majorBidi"/>
          <w:color w:val="000000" w:themeColor="text1"/>
          <w:szCs w:val="24"/>
          <w:lang w:val="en-GB"/>
        </w:rPr>
        <w:t xml:space="preserve">, a distribution </w:t>
      </w:r>
      <w:del w:id="7176" w:author="Jane Shaw" w:date="2015-11-07T19:22:00Z">
        <w:r w:rsidRPr="00F31509" w:rsidDel="009122CD">
          <w:rPr>
            <w:rFonts w:asciiTheme="majorBidi" w:hAnsiTheme="majorBidi" w:cstheme="majorBidi"/>
            <w:color w:val="000000" w:themeColor="text1"/>
            <w:szCs w:val="24"/>
            <w:lang w:val="en-GB"/>
          </w:rPr>
          <w:delText xml:space="preserve">would </w:delText>
        </w:r>
      </w:del>
      <w:r w:rsidRPr="00F31509">
        <w:rPr>
          <w:rFonts w:asciiTheme="majorBidi" w:hAnsiTheme="majorBidi" w:cstheme="majorBidi"/>
          <w:color w:val="000000" w:themeColor="text1"/>
          <w:szCs w:val="24"/>
          <w:lang w:val="en-GB"/>
        </w:rPr>
        <w:t>need</w:t>
      </w:r>
      <w:ins w:id="7177" w:author="Jane Shaw" w:date="2015-11-07T19:22:00Z">
        <w:r w:rsidR="009122CD">
          <w:rPr>
            <w:rFonts w:asciiTheme="majorBidi" w:hAnsiTheme="majorBidi" w:cstheme="majorBidi"/>
            <w:color w:val="000000" w:themeColor="text1"/>
            <w:szCs w:val="24"/>
            <w:lang w:val="en-GB"/>
          </w:rPr>
          <w:t>s</w:t>
        </w:r>
      </w:ins>
      <w:r w:rsidRPr="00F31509">
        <w:rPr>
          <w:rFonts w:asciiTheme="majorBidi" w:hAnsiTheme="majorBidi" w:cstheme="majorBidi"/>
          <w:color w:val="000000" w:themeColor="text1"/>
          <w:szCs w:val="24"/>
          <w:lang w:val="en-GB"/>
        </w:rPr>
        <w:t xml:space="preserve"> to be assumed.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However, even assuming </w:t>
      </w:r>
      <w:del w:id="7178" w:author="Jane Shaw" w:date="2015-10-22T19:40:00Z">
        <w:r w:rsidRPr="00F31509" w:rsidDel="00DA1499">
          <w:rPr>
            <w:rFonts w:asciiTheme="majorBidi" w:hAnsiTheme="majorBidi" w:cstheme="majorBidi"/>
            <w:color w:val="000000" w:themeColor="text1"/>
            <w:szCs w:val="24"/>
            <w:lang w:val="en-GB"/>
          </w:rPr>
          <w:delText xml:space="preserve">a distribution such as </w:delText>
        </w:r>
      </w:del>
      <w:r w:rsidRPr="00F31509">
        <w:rPr>
          <w:rFonts w:asciiTheme="majorBidi" w:hAnsiTheme="majorBidi" w:cstheme="majorBidi"/>
          <w:color w:val="000000" w:themeColor="text1"/>
          <w:szCs w:val="24"/>
          <w:lang w:val="en-GB"/>
        </w:rPr>
        <w:t xml:space="preserve">a uniform distribution (shown </w:t>
      </w:r>
      <w:del w:id="7179" w:author="Jane Shaw" w:date="2015-10-22T19:40:00Z">
        <w:r w:rsidRPr="00F31509" w:rsidDel="00DA1499">
          <w:rPr>
            <w:rFonts w:asciiTheme="majorBidi" w:hAnsiTheme="majorBidi" w:cstheme="majorBidi"/>
            <w:color w:val="000000" w:themeColor="text1"/>
            <w:szCs w:val="24"/>
            <w:lang w:val="en-GB"/>
          </w:rPr>
          <w:delText xml:space="preserve">below </w:delText>
        </w:r>
      </w:del>
      <w:r w:rsidRPr="00F31509">
        <w:rPr>
          <w:rFonts w:asciiTheme="majorBidi" w:hAnsiTheme="majorBidi" w:cstheme="majorBidi"/>
          <w:color w:val="000000" w:themeColor="text1"/>
          <w:szCs w:val="24"/>
          <w:lang w:val="en-GB"/>
        </w:rPr>
        <w:t xml:space="preserve">in Figure </w:t>
      </w:r>
      <w:ins w:id="7180" w:author="Jane Shaw" w:date="2015-10-22T19:40:00Z">
        <w:r w:rsidR="00DA1499">
          <w:rPr>
            <w:rFonts w:asciiTheme="majorBidi" w:hAnsiTheme="majorBidi" w:cstheme="majorBidi"/>
            <w:color w:val="000000" w:themeColor="text1"/>
            <w:szCs w:val="24"/>
            <w:lang w:val="en-GB"/>
          </w:rPr>
          <w:t>7</w:t>
        </w:r>
      </w:ins>
      <w:del w:id="7181" w:author="Jane Shaw" w:date="2015-10-22T19:40:00Z">
        <w:r w:rsidRPr="00F31509" w:rsidDel="00DA1499">
          <w:rPr>
            <w:rFonts w:asciiTheme="majorBidi" w:hAnsiTheme="majorBidi" w:cstheme="majorBidi"/>
            <w:color w:val="000000" w:themeColor="text1"/>
            <w:szCs w:val="24"/>
            <w:lang w:val="en-GB"/>
          </w:rPr>
          <w:delText>1</w:delText>
        </w:r>
      </w:del>
      <w:r w:rsidRPr="00F31509">
        <w:rPr>
          <w:rFonts w:asciiTheme="majorBidi" w:hAnsiTheme="majorBidi" w:cstheme="majorBidi"/>
          <w:color w:val="000000" w:themeColor="text1"/>
          <w:szCs w:val="24"/>
          <w:lang w:val="en-GB"/>
        </w:rPr>
        <w:t>) is problematic</w:t>
      </w:r>
      <w:del w:id="7182" w:author="Jane Shaw" w:date="2015-10-22T19:42:00Z">
        <w:r w:rsidRPr="00F31509" w:rsidDel="00302C1C">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7183" w:author="Jane Shaw" w:date="2015-10-22T19:42:00Z">
        <w:r w:rsidRPr="00F31509" w:rsidDel="00302C1C">
          <w:rPr>
            <w:rFonts w:asciiTheme="majorBidi" w:hAnsiTheme="majorBidi" w:cstheme="majorBidi"/>
            <w:color w:val="000000" w:themeColor="text1"/>
            <w:szCs w:val="24"/>
            <w:lang w:val="en-GB"/>
          </w:rPr>
          <w:delText xml:space="preserve">we are </w:delText>
        </w:r>
      </w:del>
      <w:ins w:id="7184" w:author="Jane Shaw" w:date="2015-10-22T19:42:00Z">
        <w:r w:rsidR="00302C1C">
          <w:rPr>
            <w:rFonts w:asciiTheme="majorBidi" w:hAnsiTheme="majorBidi" w:cstheme="majorBidi"/>
            <w:color w:val="000000" w:themeColor="text1"/>
            <w:szCs w:val="24"/>
            <w:lang w:val="en-GB"/>
          </w:rPr>
          <w:t xml:space="preserve">as it implies </w:t>
        </w:r>
      </w:ins>
      <w:r w:rsidRPr="00F31509">
        <w:rPr>
          <w:rFonts w:asciiTheme="majorBidi" w:hAnsiTheme="majorBidi" w:cstheme="majorBidi"/>
          <w:color w:val="000000" w:themeColor="text1"/>
          <w:szCs w:val="24"/>
          <w:lang w:val="en-GB"/>
        </w:rPr>
        <w:t>assuming that a stock change near the assumed min</w:t>
      </w:r>
      <w:ins w:id="7185" w:author="Jane Shaw" w:date="2015-10-22T19:42:00Z">
        <w:r w:rsidR="00302C1C">
          <w:rPr>
            <w:rFonts w:asciiTheme="majorBidi" w:hAnsiTheme="majorBidi" w:cstheme="majorBidi"/>
            <w:color w:val="000000" w:themeColor="text1"/>
            <w:szCs w:val="24"/>
            <w:lang w:val="en-GB"/>
          </w:rPr>
          <w:t>imum</w:t>
        </w:r>
      </w:ins>
      <w:r w:rsidRPr="00F31509">
        <w:rPr>
          <w:rFonts w:asciiTheme="majorBidi" w:hAnsiTheme="majorBidi" w:cstheme="majorBidi"/>
          <w:color w:val="000000" w:themeColor="text1"/>
          <w:szCs w:val="24"/>
          <w:lang w:val="en-GB"/>
        </w:rPr>
        <w:t xml:space="preserve"> is just as likely as a stock change close to 0; however, a stock change just outside </w:t>
      </w:r>
      <w:del w:id="7186" w:author="Jane Shaw" w:date="2015-10-22T19:42:00Z">
        <w:r w:rsidRPr="00F31509" w:rsidDel="00302C1C">
          <w:rPr>
            <w:rFonts w:asciiTheme="majorBidi" w:hAnsiTheme="majorBidi" w:cstheme="majorBidi"/>
            <w:color w:val="000000" w:themeColor="text1"/>
            <w:szCs w:val="24"/>
            <w:lang w:val="en-GB"/>
          </w:rPr>
          <w:delText xml:space="preserve">of </w:delText>
        </w:r>
      </w:del>
      <w:r w:rsidRPr="00F31509">
        <w:rPr>
          <w:rFonts w:asciiTheme="majorBidi" w:hAnsiTheme="majorBidi" w:cstheme="majorBidi"/>
          <w:color w:val="000000" w:themeColor="text1"/>
          <w:szCs w:val="24"/>
          <w:lang w:val="en-GB"/>
        </w:rPr>
        <w:t>the boundaries has zero probability.</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Moreover, uniform distributions can be problematic </w:t>
      </w:r>
      <w:del w:id="7187" w:author="Jane Shaw" w:date="2015-10-22T19:42:00Z">
        <w:r w:rsidRPr="00F31509" w:rsidDel="00302C1C">
          <w:rPr>
            <w:rFonts w:asciiTheme="majorBidi" w:hAnsiTheme="majorBidi" w:cstheme="majorBidi"/>
            <w:color w:val="000000" w:themeColor="text1"/>
            <w:szCs w:val="24"/>
            <w:lang w:val="en-GB"/>
          </w:rPr>
          <w:delText xml:space="preserve">in </w:delText>
        </w:r>
      </w:del>
      <w:ins w:id="7188" w:author="Jane Shaw" w:date="2015-10-22T19:42:00Z">
        <w:r w:rsidR="00302C1C">
          <w:rPr>
            <w:rFonts w:asciiTheme="majorBidi" w:hAnsiTheme="majorBidi" w:cstheme="majorBidi"/>
            <w:color w:val="000000" w:themeColor="text1"/>
            <w:szCs w:val="24"/>
            <w:lang w:val="en-GB"/>
          </w:rPr>
          <w:t xml:space="preserve">at </w:t>
        </w:r>
      </w:ins>
      <w:r w:rsidRPr="00F31509">
        <w:rPr>
          <w:rFonts w:asciiTheme="majorBidi" w:hAnsiTheme="majorBidi" w:cstheme="majorBidi"/>
          <w:color w:val="000000" w:themeColor="text1"/>
          <w:szCs w:val="24"/>
          <w:lang w:val="en-GB"/>
        </w:rPr>
        <w:t xml:space="preserve">the balancing stage, as </w:t>
      </w:r>
      <w:commentRangeStart w:id="7189"/>
      <w:del w:id="7190" w:author="Jane Shaw" w:date="2015-10-22T19:43:00Z">
        <w:r w:rsidRPr="00F31509" w:rsidDel="00302C1C">
          <w:rPr>
            <w:rFonts w:asciiTheme="majorBidi" w:hAnsiTheme="majorBidi" w:cstheme="majorBidi"/>
            <w:color w:val="000000" w:themeColor="text1"/>
            <w:szCs w:val="24"/>
            <w:lang w:val="en-GB"/>
          </w:rPr>
          <w:delText xml:space="preserve">such </w:delText>
        </w:r>
      </w:del>
      <w:ins w:id="7191" w:author="Jane Shaw" w:date="2015-11-04T16:49:00Z">
        <w:r w:rsidR="005723AE">
          <w:rPr>
            <w:rFonts w:asciiTheme="majorBidi" w:hAnsiTheme="majorBidi" w:cstheme="majorBidi"/>
            <w:color w:val="000000" w:themeColor="text1"/>
            <w:szCs w:val="24"/>
            <w:lang w:val="en-GB"/>
          </w:rPr>
          <w:t xml:space="preserve">the </w:t>
        </w:r>
      </w:ins>
      <w:del w:id="7192" w:author="Jane Shaw" w:date="2015-10-22T19:43:00Z">
        <w:r w:rsidRPr="00F31509" w:rsidDel="00302C1C">
          <w:rPr>
            <w:rFonts w:asciiTheme="majorBidi" w:hAnsiTheme="majorBidi" w:cstheme="majorBidi"/>
            <w:color w:val="000000" w:themeColor="text1"/>
            <w:szCs w:val="24"/>
            <w:lang w:val="en-GB"/>
          </w:rPr>
          <w:delText xml:space="preserve">elements </w:delText>
        </w:r>
      </w:del>
      <w:ins w:id="7193" w:author="Jane Shaw" w:date="2015-11-04T16:49:00Z">
        <w:r w:rsidR="005723AE">
          <w:rPr>
            <w:rFonts w:asciiTheme="majorBidi" w:hAnsiTheme="majorBidi" w:cstheme="majorBidi"/>
            <w:color w:val="000000" w:themeColor="text1"/>
            <w:szCs w:val="24"/>
            <w:lang w:val="en-GB"/>
          </w:rPr>
          <w:t>concerned</w:t>
        </w:r>
      </w:ins>
      <w:ins w:id="7194" w:author="Jane Shaw" w:date="2015-10-22T19:43:00Z">
        <w:r w:rsidR="00302C1C">
          <w:rPr>
            <w:rFonts w:asciiTheme="majorBidi" w:hAnsiTheme="majorBidi" w:cstheme="majorBidi"/>
            <w:color w:val="000000" w:themeColor="text1"/>
            <w:szCs w:val="24"/>
            <w:lang w:val="en-GB"/>
          </w:rPr>
          <w:t xml:space="preserve"> </w:t>
        </w:r>
        <w:commentRangeEnd w:id="7189"/>
        <w:r w:rsidR="00302C1C">
          <w:rPr>
            <w:rStyle w:val="Rimandocommento"/>
          </w:rPr>
          <w:commentReference w:id="7189"/>
        </w:r>
      </w:ins>
      <w:r w:rsidRPr="00F31509">
        <w:rPr>
          <w:rFonts w:asciiTheme="majorBidi" w:hAnsiTheme="majorBidi" w:cstheme="majorBidi"/>
          <w:color w:val="000000" w:themeColor="text1"/>
          <w:szCs w:val="24"/>
          <w:lang w:val="en-GB"/>
        </w:rPr>
        <w:t>essentially become residuals.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it is very important to construct some distribution for stocks, even if it is </w:t>
      </w:r>
      <w:ins w:id="7195" w:author="Jane Shaw" w:date="2015-10-22T19:44:00Z">
        <w:r w:rsidR="00302C1C">
          <w:rPr>
            <w:rFonts w:asciiTheme="majorBidi" w:hAnsiTheme="majorBidi" w:cstheme="majorBidi"/>
            <w:color w:val="000000" w:themeColor="text1"/>
            <w:szCs w:val="24"/>
            <w:lang w:val="en-GB"/>
          </w:rPr>
          <w:t xml:space="preserve">a </w:t>
        </w:r>
      </w:ins>
      <w:r w:rsidRPr="00F31509">
        <w:rPr>
          <w:rFonts w:asciiTheme="majorBidi" w:hAnsiTheme="majorBidi" w:cstheme="majorBidi"/>
          <w:color w:val="000000" w:themeColor="text1"/>
          <w:szCs w:val="24"/>
          <w:lang w:val="en-GB"/>
        </w:rPr>
        <w:t xml:space="preserve">very wide </w:t>
      </w:r>
      <w:ins w:id="7196" w:author="Jane Shaw" w:date="2015-10-22T19:44:00Z">
        <w:r w:rsidR="00302C1C">
          <w:rPr>
            <w:rFonts w:asciiTheme="majorBidi" w:hAnsiTheme="majorBidi" w:cstheme="majorBidi"/>
            <w:color w:val="000000" w:themeColor="text1"/>
            <w:szCs w:val="24"/>
            <w:lang w:val="en-GB"/>
          </w:rPr>
          <w:t xml:space="preserve">distribution </w:t>
        </w:r>
      </w:ins>
      <w:r w:rsidRPr="00F31509">
        <w:rPr>
          <w:rFonts w:asciiTheme="majorBidi" w:hAnsiTheme="majorBidi" w:cstheme="majorBidi"/>
          <w:color w:val="000000" w:themeColor="text1"/>
          <w:szCs w:val="24"/>
          <w:lang w:val="en-GB"/>
        </w:rPr>
        <w:t>to indicate that there is much variability in the estimate.</w:t>
      </w:r>
    </w:p>
    <w:p w14:paraId="34C4B92A" w14:textId="4502C43D" w:rsidR="004F65E4" w:rsidRPr="00F31509" w:rsidRDefault="004F65E4" w:rsidP="004F65E4">
      <w:pPr>
        <w:keepNext/>
        <w:jc w:val="both"/>
        <w:rPr>
          <w:rFonts w:asciiTheme="majorBidi" w:hAnsiTheme="majorBidi" w:cstheme="majorBidi"/>
          <w:color w:val="000000" w:themeColor="text1"/>
          <w:lang w:val="en-GB"/>
        </w:rPr>
      </w:pPr>
      <w:bookmarkStart w:id="7197" w:name="_Toc420402184"/>
    </w:p>
    <w:p w14:paraId="7A00560C" w14:textId="76FDE845" w:rsidR="004F65E4" w:rsidRPr="00F31509" w:rsidRDefault="004F65E4" w:rsidP="004F65E4">
      <w:pPr>
        <w:pStyle w:val="Didascalia"/>
        <w:jc w:val="both"/>
        <w:rPr>
          <w:rFonts w:asciiTheme="majorBidi" w:hAnsiTheme="majorBidi" w:cstheme="majorBidi"/>
          <w:b/>
          <w:bCs/>
          <w:color w:val="000000" w:themeColor="text1"/>
          <w:lang w:val="en-GB"/>
        </w:rPr>
      </w:pPr>
      <w:bookmarkStart w:id="7198" w:name="_Toc420402584"/>
      <w:bookmarkStart w:id="7199" w:name="_Toc421026215"/>
      <w:bookmarkStart w:id="7200" w:name="_Toc428383858"/>
      <w:bookmarkStart w:id="7201" w:name="_Toc430872510"/>
      <w:r w:rsidRPr="00F31509">
        <w:rPr>
          <w:rFonts w:asciiTheme="majorBidi" w:eastAsia="Times New Roman" w:hAnsiTheme="majorBidi" w:cstheme="majorBidi"/>
          <w:color w:val="000000" w:themeColor="text1"/>
          <w:lang w:val="en-GB"/>
        </w:rPr>
        <w:t xml:space="preserve">Figure </w:t>
      </w:r>
      <w:del w:id="7202" w:author="Jane Shaw" w:date="2015-10-22T19:47:00Z">
        <w:r w:rsidR="003D789C" w:rsidRPr="00F31509" w:rsidDel="00302C1C">
          <w:rPr>
            <w:rFonts w:asciiTheme="majorBidi" w:hAnsiTheme="majorBidi" w:cstheme="majorBidi"/>
            <w:lang w:val="en-GB"/>
          </w:rPr>
          <w:fldChar w:fldCharType="begin"/>
        </w:r>
        <w:r w:rsidRPr="00F31509" w:rsidDel="00302C1C">
          <w:rPr>
            <w:rFonts w:asciiTheme="majorBidi" w:hAnsiTheme="majorBidi" w:cstheme="majorBidi"/>
            <w:color w:val="000000" w:themeColor="text1"/>
            <w:lang w:val="en-GB"/>
          </w:rPr>
          <w:delInstrText xml:space="preserve"> SEQ Figure \* ARABIC </w:delInstrText>
        </w:r>
        <w:r w:rsidR="003D789C" w:rsidRPr="00F31509" w:rsidDel="00302C1C">
          <w:rPr>
            <w:rFonts w:asciiTheme="majorBidi" w:hAnsiTheme="majorBidi" w:cstheme="majorBidi"/>
            <w:b/>
            <w:bCs/>
            <w:color w:val="000000" w:themeColor="text1"/>
            <w:lang w:val="en-GB"/>
          </w:rPr>
          <w:fldChar w:fldCharType="separate"/>
        </w:r>
        <w:r w:rsidR="00E24798" w:rsidDel="00302C1C">
          <w:rPr>
            <w:rFonts w:asciiTheme="majorBidi" w:hAnsiTheme="majorBidi" w:cstheme="majorBidi"/>
            <w:noProof/>
            <w:color w:val="000000" w:themeColor="text1"/>
            <w:lang w:val="en-GB"/>
          </w:rPr>
          <w:delText>9</w:delText>
        </w:r>
        <w:r w:rsidR="003D789C" w:rsidRPr="00F31509" w:rsidDel="00302C1C">
          <w:rPr>
            <w:rFonts w:asciiTheme="majorBidi" w:hAnsiTheme="majorBidi" w:cstheme="majorBidi"/>
            <w:lang w:val="en-GB"/>
          </w:rPr>
          <w:fldChar w:fldCharType="end"/>
        </w:r>
      </w:del>
      <w:ins w:id="7203" w:author="Jane Shaw" w:date="2015-10-22T19:47:00Z">
        <w:r w:rsidR="00302C1C">
          <w:rPr>
            <w:rFonts w:asciiTheme="majorBidi" w:hAnsiTheme="majorBidi" w:cstheme="majorBidi"/>
            <w:lang w:val="en-GB"/>
          </w:rPr>
          <w:t>7</w:t>
        </w:r>
      </w:ins>
      <w:r w:rsidRPr="00F31509">
        <w:rPr>
          <w:rFonts w:asciiTheme="majorBidi" w:eastAsia="Times New Roman" w:hAnsiTheme="majorBidi" w:cstheme="majorBidi"/>
          <w:color w:val="000000" w:themeColor="text1"/>
          <w:lang w:val="en-GB"/>
        </w:rPr>
        <w:t>: Bounded uniform distribution with a zero mean</w:t>
      </w:r>
      <w:bookmarkEnd w:id="7198"/>
      <w:bookmarkEnd w:id="7199"/>
      <w:bookmarkEnd w:id="7200"/>
      <w:bookmarkEnd w:id="7201"/>
    </w:p>
    <w:bookmarkEnd w:id="7197"/>
    <w:p w14:paraId="79F209BC" w14:textId="0C915C74"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w:t>
      </w:r>
      <w:del w:id="7204" w:author="Jane Shaw" w:date="2015-10-22T19:45:00Z">
        <w:r w:rsidRPr="00F31509" w:rsidDel="00302C1C">
          <w:rPr>
            <w:rFonts w:asciiTheme="majorBidi" w:hAnsiTheme="majorBidi" w:cstheme="majorBidi"/>
            <w:color w:val="000000" w:themeColor="text1"/>
            <w:szCs w:val="24"/>
            <w:lang w:val="en-GB"/>
          </w:rPr>
          <w:delText>, however,</w:delText>
        </w:r>
      </w:del>
      <w:r w:rsidRPr="00F31509">
        <w:rPr>
          <w:rFonts w:asciiTheme="majorBidi" w:hAnsiTheme="majorBidi" w:cstheme="majorBidi"/>
          <w:color w:val="000000" w:themeColor="text1"/>
          <w:szCs w:val="24"/>
          <w:lang w:val="en-GB"/>
        </w:rPr>
        <w:t xml:space="preserve"> is to harness additional and readily available information inherent in stock holding practice and economics. Such </w:t>
      </w:r>
      <w:del w:id="7205" w:author="Jane Shaw" w:date="2015-10-22T19:45:00Z">
        <w:r w:rsidRPr="00F31509" w:rsidDel="00302C1C">
          <w:rPr>
            <w:rFonts w:asciiTheme="majorBidi" w:hAnsiTheme="majorBidi" w:cstheme="majorBidi"/>
            <w:color w:val="000000" w:themeColor="text1"/>
            <w:szCs w:val="24"/>
            <w:lang w:val="en-GB"/>
          </w:rPr>
          <w:delText xml:space="preserve">prior </w:delText>
        </w:r>
      </w:del>
      <w:r w:rsidRPr="00F31509">
        <w:rPr>
          <w:rFonts w:asciiTheme="majorBidi" w:hAnsiTheme="majorBidi" w:cstheme="majorBidi"/>
          <w:color w:val="000000" w:themeColor="text1"/>
          <w:szCs w:val="24"/>
          <w:lang w:val="en-GB"/>
        </w:rPr>
        <w:t xml:space="preserve">information is available </w:t>
      </w:r>
      <w:del w:id="7206" w:author="Jane Shaw" w:date="2015-10-22T19:45:00Z">
        <w:r w:rsidRPr="00F31509" w:rsidDel="00302C1C">
          <w:rPr>
            <w:rFonts w:asciiTheme="majorBidi" w:hAnsiTheme="majorBidi" w:cstheme="majorBidi"/>
            <w:color w:val="000000" w:themeColor="text1"/>
            <w:szCs w:val="24"/>
            <w:lang w:val="en-GB"/>
          </w:rPr>
          <w:delText xml:space="preserve">e.g. </w:delText>
        </w:r>
      </w:del>
      <w:r w:rsidRPr="00F31509">
        <w:rPr>
          <w:rFonts w:asciiTheme="majorBidi" w:hAnsiTheme="majorBidi" w:cstheme="majorBidi"/>
          <w:color w:val="000000" w:themeColor="text1"/>
          <w:szCs w:val="24"/>
          <w:lang w:val="en-GB"/>
        </w:rPr>
        <w:t>from</w:t>
      </w:r>
      <w:ins w:id="7207" w:author="Jane Shaw" w:date="2015-10-22T19:45:00Z">
        <w:r w:rsidR="00302C1C">
          <w:rPr>
            <w:rFonts w:asciiTheme="majorBidi" w:hAnsiTheme="majorBidi" w:cstheme="majorBidi"/>
            <w:color w:val="000000" w:themeColor="text1"/>
            <w:szCs w:val="24"/>
            <w:lang w:val="en-GB"/>
          </w:rPr>
          <w:t>, for example,</w:t>
        </w:r>
      </w:ins>
      <w:r w:rsidRPr="00F31509">
        <w:rPr>
          <w:rFonts w:asciiTheme="majorBidi" w:hAnsiTheme="majorBidi" w:cstheme="majorBidi"/>
          <w:color w:val="000000" w:themeColor="text1"/>
          <w:szCs w:val="24"/>
          <w:lang w:val="en-GB"/>
        </w:rPr>
        <w:t xml:space="preserve"> knowledge about the costs of stock accumulation and reduction over time. </w:t>
      </w:r>
      <w:del w:id="7208" w:author="Jane Shaw" w:date="2015-10-22T19:45:00Z">
        <w:r w:rsidRPr="00F31509" w:rsidDel="00302C1C">
          <w:rPr>
            <w:rFonts w:asciiTheme="majorBidi" w:hAnsiTheme="majorBidi" w:cstheme="majorBidi"/>
            <w:color w:val="000000" w:themeColor="text1"/>
            <w:szCs w:val="24"/>
            <w:lang w:val="en-GB"/>
          </w:rPr>
          <w:delText xml:space="preserve">This prior information </w:delText>
        </w:r>
      </w:del>
      <w:ins w:id="7209" w:author="Jane Shaw" w:date="2015-10-22T19:45:00Z">
        <w:r w:rsidR="00302C1C">
          <w:rPr>
            <w:rFonts w:asciiTheme="majorBidi" w:hAnsiTheme="majorBidi" w:cstheme="majorBidi"/>
            <w:color w:val="000000" w:themeColor="text1"/>
            <w:szCs w:val="24"/>
            <w:lang w:val="en-GB"/>
          </w:rPr>
          <w:t xml:space="preserve">It </w:t>
        </w:r>
      </w:ins>
      <w:r w:rsidRPr="00F31509">
        <w:rPr>
          <w:rFonts w:asciiTheme="majorBidi" w:hAnsiTheme="majorBidi" w:cstheme="majorBidi"/>
          <w:color w:val="000000" w:themeColor="text1"/>
          <w:szCs w:val="24"/>
          <w:lang w:val="en-GB"/>
        </w:rPr>
        <w:t xml:space="preserve">can be harnessed to </w:t>
      </w:r>
      <w:ins w:id="7210" w:author="Jane Shaw" w:date="2015-10-22T19:45:00Z">
        <w:r w:rsidR="00302C1C">
          <w:rPr>
            <w:rFonts w:asciiTheme="majorBidi" w:hAnsiTheme="majorBidi" w:cstheme="majorBidi"/>
            <w:color w:val="000000" w:themeColor="text1"/>
            <w:szCs w:val="24"/>
            <w:lang w:val="en-GB"/>
          </w:rPr>
          <w:t xml:space="preserve">enable a </w:t>
        </w:r>
      </w:ins>
      <w:r w:rsidRPr="00F31509">
        <w:rPr>
          <w:rFonts w:asciiTheme="majorBidi" w:hAnsiTheme="majorBidi" w:cstheme="majorBidi"/>
          <w:color w:val="000000" w:themeColor="text1"/>
          <w:szCs w:val="24"/>
          <w:lang w:val="en-GB"/>
        </w:rPr>
        <w:t xml:space="preserve">move away from a uniform distribution in which every stock level </w:t>
      </w:r>
      <w:del w:id="7211" w:author="Jane Shaw" w:date="2015-10-22T19:45:00Z">
        <w:r w:rsidRPr="00F31509" w:rsidDel="00302C1C">
          <w:rPr>
            <w:rFonts w:asciiTheme="majorBidi" w:hAnsiTheme="majorBidi" w:cstheme="majorBidi"/>
            <w:color w:val="000000" w:themeColor="text1"/>
            <w:szCs w:val="24"/>
            <w:lang w:val="en-GB"/>
          </w:rPr>
          <w:delText xml:space="preserve">would have </w:delText>
        </w:r>
      </w:del>
      <w:ins w:id="7212" w:author="Jane Shaw" w:date="2015-10-22T19:45:00Z">
        <w:r w:rsidR="00302C1C">
          <w:rPr>
            <w:rFonts w:asciiTheme="majorBidi" w:hAnsiTheme="majorBidi" w:cstheme="majorBidi"/>
            <w:color w:val="000000" w:themeColor="text1"/>
            <w:szCs w:val="24"/>
            <w:lang w:val="en-GB"/>
          </w:rPr>
          <w:t xml:space="preserve">has </w:t>
        </w:r>
      </w:ins>
      <w:r w:rsidRPr="00F31509">
        <w:rPr>
          <w:rFonts w:asciiTheme="majorBidi" w:hAnsiTheme="majorBidi" w:cstheme="majorBidi"/>
          <w:color w:val="000000" w:themeColor="text1"/>
          <w:szCs w:val="24"/>
          <w:lang w:val="en-GB"/>
        </w:rPr>
        <w:t>the same probability between a maximum (max) and a minimum (min)</w:t>
      </w:r>
      <w:ins w:id="7213" w:author="Jane Shaw" w:date="2015-10-22T19:46:00Z">
        <w:r w:rsidR="00302C1C">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to an approach that makes </w:t>
      </w:r>
      <w:del w:id="7214" w:author="Jane Shaw" w:date="2015-11-07T19:22:00Z">
        <w:r w:rsidRPr="00F31509" w:rsidDel="000B5477">
          <w:rPr>
            <w:rFonts w:asciiTheme="majorBidi" w:hAnsiTheme="majorBidi" w:cstheme="majorBidi"/>
            <w:color w:val="000000" w:themeColor="text1"/>
            <w:szCs w:val="24"/>
            <w:lang w:val="en-GB"/>
          </w:rPr>
          <w:delText xml:space="preserve">different </w:delText>
        </w:r>
      </w:del>
      <w:ins w:id="7215" w:author="Jane Shaw" w:date="2015-11-07T19:22:00Z">
        <w:r w:rsidR="000B5477">
          <w:rPr>
            <w:rFonts w:asciiTheme="majorBidi" w:hAnsiTheme="majorBidi" w:cstheme="majorBidi"/>
            <w:color w:val="000000" w:themeColor="text1"/>
            <w:szCs w:val="24"/>
            <w:lang w:val="en-GB"/>
          </w:rPr>
          <w:t xml:space="preserve">some </w:t>
        </w:r>
      </w:ins>
      <w:r w:rsidRPr="00F31509">
        <w:rPr>
          <w:rFonts w:asciiTheme="majorBidi" w:hAnsiTheme="majorBidi" w:cstheme="majorBidi"/>
          <w:color w:val="000000" w:themeColor="text1"/>
          <w:szCs w:val="24"/>
          <w:lang w:val="en-GB"/>
        </w:rPr>
        <w:t xml:space="preserve">levels of stocks more likely than others, still within the </w:t>
      </w:r>
      <w:del w:id="7216" w:author="Jane Shaw" w:date="2015-10-22T19:46:00Z">
        <w:r w:rsidRPr="00F31509" w:rsidDel="00302C1C">
          <w:rPr>
            <w:rFonts w:asciiTheme="majorBidi" w:hAnsiTheme="majorBidi" w:cstheme="majorBidi"/>
            <w:color w:val="000000" w:themeColor="text1"/>
            <w:szCs w:val="24"/>
            <w:lang w:val="en-GB"/>
          </w:rPr>
          <w:delText>limits of (</w:delText>
        </w:r>
      </w:del>
      <w:r w:rsidRPr="00F31509">
        <w:rPr>
          <w:rFonts w:asciiTheme="majorBidi" w:hAnsiTheme="majorBidi" w:cstheme="majorBidi"/>
          <w:color w:val="000000" w:themeColor="text1"/>
          <w:szCs w:val="24"/>
          <w:lang w:val="en-GB"/>
        </w:rPr>
        <w:t>max</w:t>
      </w:r>
      <w:ins w:id="7217" w:author="Jane Shaw" w:date="2015-10-22T19:46:00Z">
        <w:r w:rsidR="00302C1C">
          <w:rPr>
            <w:rFonts w:asciiTheme="majorBidi" w:hAnsiTheme="majorBidi" w:cstheme="majorBidi"/>
            <w:color w:val="000000" w:themeColor="text1"/>
            <w:szCs w:val="24"/>
            <w:lang w:val="en-GB"/>
          </w:rPr>
          <w:t>imum</w:t>
        </w:r>
      </w:ins>
      <w:del w:id="7218" w:author="Jane Shaw" w:date="2015-10-22T19:46:00Z">
        <w:r w:rsidRPr="00F31509" w:rsidDel="00302C1C">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and </w:t>
      </w:r>
      <w:del w:id="7219" w:author="Jane Shaw" w:date="2015-10-22T19:46:00Z">
        <w:r w:rsidRPr="00F31509" w:rsidDel="00302C1C">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min</w:t>
      </w:r>
      <w:ins w:id="7220" w:author="Jane Shaw" w:date="2015-10-22T19:46:00Z">
        <w:r w:rsidR="00302C1C">
          <w:rPr>
            <w:rFonts w:asciiTheme="majorBidi" w:hAnsiTheme="majorBidi" w:cstheme="majorBidi"/>
            <w:color w:val="000000" w:themeColor="text1"/>
            <w:szCs w:val="24"/>
            <w:lang w:val="en-GB"/>
          </w:rPr>
          <w:t>imum limits</w:t>
        </w:r>
      </w:ins>
      <w:del w:id="7221" w:author="Jane Shaw" w:date="2015-10-22T19:46:00Z">
        <w:r w:rsidRPr="00F31509" w:rsidDel="00302C1C">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w:t>
      </w:r>
    </w:p>
    <w:p w14:paraId="556C6968" w14:textId="3D97FFAE" w:rsidR="004F65E4" w:rsidRPr="00F31509" w:rsidRDefault="004F65E4" w:rsidP="004F65E4">
      <w:pPr>
        <w:jc w:val="both"/>
        <w:rPr>
          <w:rFonts w:asciiTheme="majorBidi" w:hAnsiTheme="majorBidi" w:cstheme="majorBidi"/>
          <w:color w:val="000000" w:themeColor="text1"/>
          <w:szCs w:val="24"/>
          <w:lang w:val="en-GB"/>
        </w:rPr>
      </w:pPr>
      <w:del w:id="7222" w:author="Jane Shaw" w:date="2015-10-22T19:46:00Z">
        <w:r w:rsidRPr="00F31509" w:rsidDel="00302C1C">
          <w:rPr>
            <w:rFonts w:asciiTheme="majorBidi" w:hAnsiTheme="majorBidi" w:cstheme="majorBidi"/>
            <w:color w:val="000000" w:themeColor="text1"/>
            <w:szCs w:val="24"/>
            <w:lang w:val="en-GB"/>
          </w:rPr>
          <w:delText xml:space="preserve">The </w:delText>
        </w:r>
      </w:del>
      <w:r w:rsidR="00302C1C" w:rsidRPr="00F31509">
        <w:rPr>
          <w:rFonts w:asciiTheme="majorBidi" w:hAnsiTheme="majorBidi" w:cstheme="majorBidi"/>
          <w:color w:val="000000" w:themeColor="text1"/>
          <w:szCs w:val="24"/>
          <w:lang w:val="en-GB"/>
        </w:rPr>
        <w:t xml:space="preserve">Prior </w:t>
      </w:r>
      <w:r w:rsidRPr="00F31509">
        <w:rPr>
          <w:rFonts w:asciiTheme="majorBidi" w:hAnsiTheme="majorBidi" w:cstheme="majorBidi"/>
          <w:color w:val="000000" w:themeColor="text1"/>
          <w:szCs w:val="24"/>
          <w:lang w:val="en-GB"/>
        </w:rPr>
        <w:t>information about the economics and dynamics of storage can be used to derive both an expected value and a distribution</w:t>
      </w:r>
      <w:ins w:id="7223" w:author="Jane Shaw" w:date="2015-10-22T19:46:00Z">
        <w:r w:rsidR="00302C1C">
          <w:rPr>
            <w:rFonts w:asciiTheme="majorBidi" w:hAnsiTheme="majorBidi" w:cstheme="majorBidi"/>
            <w:color w:val="000000" w:themeColor="text1"/>
            <w:szCs w:val="24"/>
            <w:lang w:val="en-GB"/>
          </w:rPr>
          <w:t>:</w:t>
        </w:r>
      </w:ins>
      <w:del w:id="7224" w:author="Jane Shaw" w:date="2015-10-22T19:46:00Z">
        <w:r w:rsidRPr="00F31509" w:rsidDel="00302C1C">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p>
    <w:p w14:paraId="712B0DD3" w14:textId="6739FD5C" w:rsidR="000F1ED9" w:rsidRDefault="004F65E4" w:rsidP="00BD01CF">
      <w:pPr>
        <w:pStyle w:val="Paragrafoelenco"/>
        <w:numPr>
          <w:ilvl w:val="0"/>
          <w:numId w:val="21"/>
        </w:numPr>
        <w:jc w:val="both"/>
        <w:rPr>
          <w:rFonts w:asciiTheme="majorBidi" w:eastAsia="Times New Roman" w:hAnsiTheme="majorBidi" w:cstheme="majorBidi"/>
          <w:color w:val="000000" w:themeColor="text1"/>
        </w:rPr>
      </w:pPr>
      <w:r w:rsidRPr="00302C1C">
        <w:rPr>
          <w:rFonts w:asciiTheme="majorBidi" w:eastAsia="Times New Roman" w:hAnsiTheme="majorBidi" w:cstheme="majorBidi"/>
          <w:i/>
          <w:color w:val="000000" w:themeColor="text1"/>
          <w:rPrChange w:id="7225" w:author="Jane Shaw" w:date="2015-10-22T19:46:00Z">
            <w:rPr>
              <w:rFonts w:asciiTheme="majorBidi" w:eastAsia="Times New Roman" w:hAnsiTheme="majorBidi" w:cstheme="majorBidi"/>
              <w:color w:val="000000" w:themeColor="text1"/>
            </w:rPr>
          </w:rPrChange>
        </w:rPr>
        <w:t>Expected value</w:t>
      </w:r>
      <w:ins w:id="7226" w:author="Jane Shaw" w:date="2015-10-22T19:46:00Z">
        <w:r w:rsidR="00302C1C">
          <w:rPr>
            <w:rFonts w:asciiTheme="majorBidi" w:eastAsia="Times New Roman" w:hAnsiTheme="majorBidi" w:cstheme="majorBidi"/>
            <w:i/>
            <w:color w:val="000000" w:themeColor="text1"/>
          </w:rPr>
          <w:t>:</w:t>
        </w:r>
      </w:ins>
      <w:del w:id="7227" w:author="Jane Shaw" w:date="2015-10-22T19:46:00Z">
        <w:r w:rsidRPr="00302C1C" w:rsidDel="00302C1C">
          <w:rPr>
            <w:rFonts w:asciiTheme="majorBidi" w:eastAsia="Times New Roman" w:hAnsiTheme="majorBidi" w:cstheme="majorBidi"/>
            <w:i/>
            <w:color w:val="000000" w:themeColor="text1"/>
            <w:rPrChange w:id="7228" w:author="Jane Shaw" w:date="2015-10-22T19:46:00Z">
              <w:rPr>
                <w:rFonts w:asciiTheme="majorBidi" w:eastAsia="Times New Roman" w:hAnsiTheme="majorBidi" w:cstheme="majorBidi"/>
                <w:color w:val="000000" w:themeColor="text1"/>
              </w:rPr>
            </w:rPrChange>
          </w:rPr>
          <w:delText>.</w:delText>
        </w:r>
      </w:del>
      <w:r w:rsidRPr="00302C1C">
        <w:rPr>
          <w:rFonts w:asciiTheme="majorBidi" w:eastAsia="Times New Roman" w:hAnsiTheme="majorBidi" w:cstheme="majorBidi"/>
          <w:i/>
          <w:color w:val="000000" w:themeColor="text1"/>
          <w:rPrChange w:id="7229" w:author="Jane Shaw" w:date="2015-10-22T19:46:00Z">
            <w:rPr>
              <w:rFonts w:asciiTheme="majorBidi" w:eastAsia="Times New Roman" w:hAnsiTheme="majorBidi" w:cstheme="majorBidi"/>
              <w:color w:val="000000" w:themeColor="text1"/>
            </w:rPr>
          </w:rPrChange>
        </w:rPr>
        <w:t xml:space="preserve"> </w:t>
      </w:r>
      <w:r w:rsidRPr="00F31509">
        <w:rPr>
          <w:rFonts w:asciiTheme="majorBidi" w:eastAsia="Times New Roman" w:hAnsiTheme="majorBidi" w:cstheme="majorBidi"/>
          <w:color w:val="000000" w:themeColor="text1"/>
        </w:rPr>
        <w:t xml:space="preserve">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302C1C">
        <w:rPr>
          <w:rFonts w:asciiTheme="majorBidi" w:eastAsia="Times New Roman" w:hAnsiTheme="majorBidi" w:cstheme="majorBidi"/>
          <w:iCs/>
          <w:color w:val="000000" w:themeColor="text1"/>
          <w:rPrChange w:id="7230" w:author="Jane Shaw" w:date="2015-10-22T19:47:00Z">
            <w:rPr>
              <w:rFonts w:asciiTheme="majorBidi" w:eastAsia="Times New Roman" w:hAnsiTheme="majorBidi" w:cstheme="majorBidi"/>
              <w:i/>
              <w:iCs/>
              <w:color w:val="000000" w:themeColor="text1"/>
            </w:rPr>
          </w:rPrChange>
        </w:rPr>
        <w:t>a</w:t>
      </w:r>
      <w:ins w:id="7231" w:author="Jane Shaw" w:date="2015-10-22T19:50:00Z">
        <w:r w:rsidR="000B5477">
          <w:rPr>
            <w:rFonts w:asciiTheme="majorBidi" w:eastAsia="Times New Roman" w:hAnsiTheme="majorBidi" w:cstheme="majorBidi"/>
            <w:iCs/>
            <w:color w:val="000000" w:themeColor="text1"/>
          </w:rPr>
          <w:t xml:space="preserve"> </w:t>
        </w:r>
      </w:ins>
      <w:del w:id="7232" w:author="Jane Shaw" w:date="2015-10-22T19:50:00Z">
        <w:r w:rsidR="00AA4884" w:rsidRPr="00302C1C" w:rsidDel="00302C1C">
          <w:rPr>
            <w:rFonts w:asciiTheme="majorBidi" w:eastAsia="Times New Roman" w:hAnsiTheme="majorBidi" w:cstheme="majorBidi"/>
            <w:iCs/>
            <w:color w:val="000000" w:themeColor="text1"/>
            <w:rPrChange w:id="7233" w:author="Jane Shaw" w:date="2015-10-22T19:47:00Z">
              <w:rPr>
                <w:rFonts w:asciiTheme="majorBidi" w:eastAsia="Times New Roman" w:hAnsiTheme="majorBidi" w:cstheme="majorBidi"/>
                <w:i/>
                <w:iCs/>
                <w:color w:val="000000" w:themeColor="text1"/>
              </w:rPr>
            </w:rPrChange>
          </w:rPr>
          <w:delText xml:space="preserve"> </w:delText>
        </w:r>
      </w:del>
      <w:r w:rsidR="00AA4884" w:rsidRPr="00302C1C">
        <w:rPr>
          <w:rFonts w:asciiTheme="majorBidi" w:eastAsia="Times New Roman" w:hAnsiTheme="majorBidi" w:cstheme="majorBidi"/>
          <w:iCs/>
          <w:color w:val="000000" w:themeColor="text1"/>
          <w:rPrChange w:id="7234" w:author="Jane Shaw" w:date="2015-10-22T19:47:00Z">
            <w:rPr>
              <w:rFonts w:asciiTheme="majorBidi" w:eastAsia="Times New Roman" w:hAnsiTheme="majorBidi" w:cstheme="majorBidi"/>
              <w:i/>
              <w:iCs/>
              <w:color w:val="000000" w:themeColor="text1"/>
            </w:rPr>
          </w:rPrChange>
        </w:rPr>
        <w:t>priori</w:t>
      </w:r>
      <w:r w:rsidRPr="00302C1C">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expectation, </w:t>
      </w:r>
      <w:r w:rsidRPr="00302C1C">
        <w:rPr>
          <w:rFonts w:ascii="Times New Roman" w:eastAsia="Times New Roman" w:hAnsi="Times New Roman"/>
          <w:color w:val="000000" w:themeColor="text1"/>
          <w:rPrChange w:id="7235" w:author="Jane Shaw" w:date="2015-10-22T19:47:00Z">
            <w:rPr>
              <w:rFonts w:asciiTheme="majorBidi" w:eastAsia="Times New Roman" w:hAnsiTheme="majorBidi" w:cstheme="majorBidi"/>
              <w:color w:val="000000" w:themeColor="text1"/>
            </w:rPr>
          </w:rPrChange>
        </w:rPr>
        <w:t xml:space="preserve">and </w:t>
      </w:r>
      <w:del w:id="7236" w:author="Jane Shaw" w:date="2015-10-22T19:47:00Z">
        <w:r w:rsidR="00E24798" w:rsidRPr="00302C1C" w:rsidDel="00302C1C">
          <w:rPr>
            <w:rFonts w:ascii="Times New Roman" w:hAnsi="Times New Roman"/>
            <w:rPrChange w:id="7237" w:author="Jane Shaw" w:date="2015-10-22T19:47:00Z">
              <w:rPr/>
            </w:rPrChange>
          </w:rPr>
          <w:fldChar w:fldCharType="begin"/>
        </w:r>
        <w:r w:rsidR="00E24798" w:rsidRPr="00302C1C" w:rsidDel="00302C1C">
          <w:rPr>
            <w:rFonts w:ascii="Times New Roman" w:hAnsi="Times New Roman"/>
            <w:rPrChange w:id="7238" w:author="Jane Shaw" w:date="2015-10-22T19:47:00Z">
              <w:rPr/>
            </w:rPrChange>
          </w:rPr>
          <w:delInstrText xml:space="preserve"> REF _Ref420074151 \h  \* MERGEFORMAT </w:delInstrText>
        </w:r>
        <w:r w:rsidR="00E24798" w:rsidRPr="00302C1C" w:rsidDel="00302C1C">
          <w:rPr>
            <w:rFonts w:ascii="Times New Roman" w:hAnsi="Times New Roman"/>
            <w:rPrChange w:id="7239" w:author="Jane Shaw" w:date="2015-10-22T19:47:00Z">
              <w:rPr>
                <w:rFonts w:ascii="Times New Roman" w:hAnsi="Times New Roman"/>
              </w:rPr>
            </w:rPrChange>
          </w:rPr>
        </w:r>
        <w:r w:rsidR="00E24798" w:rsidRPr="00302C1C" w:rsidDel="00302C1C">
          <w:rPr>
            <w:rFonts w:ascii="Times New Roman" w:hAnsi="Times New Roman"/>
            <w:rPrChange w:id="7240" w:author="Jane Shaw" w:date="2015-10-22T19:47:00Z">
              <w:rPr/>
            </w:rPrChange>
          </w:rPr>
          <w:fldChar w:fldCharType="separate"/>
        </w:r>
        <w:r w:rsidR="00E24798" w:rsidRPr="00302C1C" w:rsidDel="00302C1C">
          <w:rPr>
            <w:rFonts w:ascii="Times New Roman" w:eastAsia="Times New Roman" w:hAnsi="Times New Roman"/>
            <w:color w:val="000000" w:themeColor="text1"/>
            <w:rPrChange w:id="7241" w:author="Jane Shaw" w:date="2015-10-22T19:47:00Z">
              <w:rPr>
                <w:rFonts w:asciiTheme="majorBidi" w:eastAsia="Times New Roman" w:hAnsiTheme="majorBidi" w:cstheme="majorBidi"/>
                <w:color w:val="000000" w:themeColor="text1"/>
              </w:rPr>
            </w:rPrChange>
          </w:rPr>
          <w:delText xml:space="preserve">Figure </w:delText>
        </w:r>
        <w:r w:rsidR="00E24798" w:rsidRPr="00302C1C" w:rsidDel="00302C1C">
          <w:rPr>
            <w:rFonts w:ascii="Times New Roman" w:eastAsia="Times New Roman" w:hAnsi="Times New Roman"/>
            <w:noProof/>
            <w:color w:val="000000" w:themeColor="text1"/>
            <w:rPrChange w:id="7242" w:author="Jane Shaw" w:date="2015-10-22T19:47:00Z">
              <w:rPr>
                <w:rFonts w:asciiTheme="majorBidi" w:eastAsia="Times New Roman" w:hAnsiTheme="majorBidi" w:cstheme="majorBidi"/>
                <w:noProof/>
                <w:color w:val="000000" w:themeColor="text1"/>
              </w:rPr>
            </w:rPrChange>
          </w:rPr>
          <w:delText>10</w:delText>
        </w:r>
        <w:r w:rsidR="00E24798" w:rsidRPr="00302C1C" w:rsidDel="00302C1C">
          <w:rPr>
            <w:rFonts w:ascii="Times New Roman" w:hAnsi="Times New Roman"/>
            <w:rPrChange w:id="7243" w:author="Jane Shaw" w:date="2015-10-22T19:47:00Z">
              <w:rPr/>
            </w:rPrChange>
          </w:rPr>
          <w:fldChar w:fldCharType="end"/>
        </w:r>
      </w:del>
      <w:ins w:id="7244" w:author="Jane Shaw" w:date="2015-10-22T19:47:00Z">
        <w:r w:rsidR="00302C1C" w:rsidRPr="00302C1C">
          <w:rPr>
            <w:rFonts w:ascii="Times New Roman" w:hAnsi="Times New Roman"/>
            <w:rPrChange w:id="7245" w:author="Jane Shaw" w:date="2015-10-22T19:47:00Z">
              <w:rPr/>
            </w:rPrChange>
          </w:rPr>
          <w:t>Figure 8</w:t>
        </w:r>
      </w:ins>
      <w:r w:rsidRPr="00302C1C">
        <w:rPr>
          <w:rFonts w:ascii="Times New Roman" w:eastAsia="Times New Roman" w:hAnsi="Times New Roman"/>
          <w:color w:val="000000" w:themeColor="text1"/>
          <w:rPrChange w:id="7246" w:author="Jane Shaw" w:date="2015-10-22T19:47:00Z">
            <w:rPr>
              <w:rFonts w:asciiTheme="majorBidi" w:eastAsia="Times New Roman" w:hAnsiTheme="majorBidi" w:cstheme="majorBidi"/>
              <w:color w:val="000000" w:themeColor="text1"/>
            </w:rPr>
          </w:rPrChange>
        </w:rPr>
        <w:t xml:space="preserve"> capture</w:t>
      </w:r>
      <w:r w:rsidR="002C700D" w:rsidRPr="00302C1C">
        <w:rPr>
          <w:rFonts w:ascii="Times New Roman" w:eastAsia="Times New Roman" w:hAnsi="Times New Roman"/>
          <w:color w:val="000000" w:themeColor="text1"/>
          <w:rPrChange w:id="7247" w:author="Jane Shaw" w:date="2015-10-22T19:47:00Z">
            <w:rPr>
              <w:rFonts w:asciiTheme="majorBidi" w:eastAsia="Times New Roman" w:hAnsiTheme="majorBidi" w:cstheme="majorBidi"/>
              <w:color w:val="000000" w:themeColor="text1"/>
            </w:rPr>
          </w:rPrChange>
        </w:rPr>
        <w:t>s</w:t>
      </w:r>
      <w:r w:rsidRPr="00302C1C">
        <w:rPr>
          <w:rFonts w:ascii="Times New Roman" w:eastAsia="Times New Roman" w:hAnsi="Times New Roman"/>
          <w:color w:val="000000" w:themeColor="text1"/>
          <w:rPrChange w:id="7248" w:author="Jane Shaw" w:date="2015-10-22T19:47:00Z">
            <w:rPr>
              <w:rFonts w:asciiTheme="majorBidi" w:eastAsia="Times New Roman" w:hAnsiTheme="majorBidi" w:cstheme="majorBidi"/>
              <w:color w:val="000000" w:themeColor="text1"/>
            </w:rPr>
          </w:rPrChange>
        </w:rPr>
        <w:t xml:space="preserve"> </w:t>
      </w:r>
      <w:del w:id="7249" w:author="Jane Shaw" w:date="2015-10-22T19:51:00Z">
        <w:r w:rsidRPr="00302C1C" w:rsidDel="00302C1C">
          <w:rPr>
            <w:rFonts w:ascii="Times New Roman" w:eastAsia="Times New Roman" w:hAnsi="Times New Roman"/>
            <w:color w:val="000000" w:themeColor="text1"/>
            <w:rPrChange w:id="7250" w:author="Jane Shaw" w:date="2015-10-22T19:47:00Z">
              <w:rPr>
                <w:rFonts w:asciiTheme="majorBidi" w:eastAsia="Times New Roman" w:hAnsiTheme="majorBidi" w:cstheme="majorBidi"/>
                <w:color w:val="000000" w:themeColor="text1"/>
              </w:rPr>
            </w:rPrChange>
          </w:rPr>
          <w:delText>this</w:delText>
        </w:r>
        <w:r w:rsidRPr="00F31509" w:rsidDel="00302C1C">
          <w:rPr>
            <w:rFonts w:asciiTheme="majorBidi" w:eastAsia="Times New Roman" w:hAnsiTheme="majorBidi" w:cstheme="majorBidi"/>
            <w:color w:val="000000" w:themeColor="text1"/>
          </w:rPr>
          <w:delText xml:space="preserve"> </w:delText>
        </w:r>
      </w:del>
      <w:ins w:id="7251" w:author="Jane Shaw" w:date="2015-10-22T19:51:00Z">
        <w:r w:rsidR="00302C1C">
          <w:rPr>
            <w:rFonts w:ascii="Times New Roman" w:eastAsia="Times New Roman" w:hAnsi="Times New Roman"/>
            <w:color w:val="000000" w:themeColor="text1"/>
          </w:rPr>
          <w:t>it</w:t>
        </w:r>
        <w:r w:rsidR="00302C1C" w:rsidRPr="00F31509">
          <w:rPr>
            <w:rFonts w:asciiTheme="majorBidi" w:eastAsia="Times New Roman" w:hAnsiTheme="majorBidi" w:cstheme="majorBidi"/>
            <w:color w:val="000000" w:themeColor="text1"/>
          </w:rPr>
          <w:t xml:space="preserve"> </w:t>
        </w:r>
      </w:ins>
      <w:r w:rsidRPr="00F31509">
        <w:rPr>
          <w:rFonts w:asciiTheme="majorBidi" w:eastAsia="Times New Roman" w:hAnsiTheme="majorBidi" w:cstheme="majorBidi"/>
          <w:color w:val="000000" w:themeColor="text1"/>
        </w:rPr>
        <w:t>for wheat stocks in the U</w:t>
      </w:r>
      <w:ins w:id="7252" w:author="Jane Shaw" w:date="2015-10-22T19:47:00Z">
        <w:r w:rsidR="00302C1C">
          <w:rPr>
            <w:rFonts w:asciiTheme="majorBidi" w:eastAsia="Times New Roman" w:hAnsiTheme="majorBidi" w:cstheme="majorBidi"/>
            <w:color w:val="000000" w:themeColor="text1"/>
          </w:rPr>
          <w:t xml:space="preserve">nited </w:t>
        </w:r>
      </w:ins>
      <w:r w:rsidRPr="00F31509">
        <w:rPr>
          <w:rFonts w:asciiTheme="majorBidi" w:eastAsia="Times New Roman" w:hAnsiTheme="majorBidi" w:cstheme="majorBidi"/>
          <w:color w:val="000000" w:themeColor="text1"/>
        </w:rPr>
        <w:t>S</w:t>
      </w:r>
      <w:ins w:id="7253" w:author="Jane Shaw" w:date="2015-10-22T19:47:00Z">
        <w:r w:rsidR="00302C1C">
          <w:rPr>
            <w:rFonts w:asciiTheme="majorBidi" w:eastAsia="Times New Roman" w:hAnsiTheme="majorBidi" w:cstheme="majorBidi"/>
            <w:color w:val="000000" w:themeColor="text1"/>
          </w:rPr>
          <w:t>tates of America</w:t>
        </w:r>
      </w:ins>
      <w:r w:rsidRPr="00F31509">
        <w:rPr>
          <w:rFonts w:asciiTheme="majorBidi" w:eastAsia="Times New Roman" w:hAnsiTheme="majorBidi" w:cstheme="majorBidi"/>
          <w:color w:val="000000" w:themeColor="text1"/>
        </w:rPr>
        <w:t xml:space="preserve">. The reasons for the long-run mean reversion to zero are obvious. Any long-run positive deviation from zero would amount to accumulation of stocks, which would rise </w:t>
      </w:r>
      <w:ins w:id="7254" w:author="Jane Shaw" w:date="2015-10-22T19:49:00Z">
        <w:r w:rsidR="00302C1C">
          <w:rPr>
            <w:rFonts w:asciiTheme="majorBidi" w:eastAsia="Times New Roman" w:hAnsiTheme="majorBidi" w:cstheme="majorBidi"/>
            <w:color w:val="000000" w:themeColor="text1"/>
          </w:rPr>
          <w:t xml:space="preserve">in line with </w:t>
        </w:r>
      </w:ins>
      <w:r w:rsidRPr="00F31509">
        <w:rPr>
          <w:rFonts w:asciiTheme="majorBidi" w:eastAsia="Times New Roman" w:hAnsiTheme="majorBidi" w:cstheme="majorBidi"/>
          <w:color w:val="000000" w:themeColor="text1"/>
        </w:rPr>
        <w:t xml:space="preserve">the </w:t>
      </w:r>
      <w:del w:id="7255" w:author="Jane Shaw" w:date="2015-10-22T19:49:00Z">
        <w:r w:rsidRPr="00F31509" w:rsidDel="00302C1C">
          <w:rPr>
            <w:rFonts w:asciiTheme="majorBidi" w:eastAsia="Times New Roman" w:hAnsiTheme="majorBidi" w:cstheme="majorBidi"/>
            <w:color w:val="000000" w:themeColor="text1"/>
          </w:rPr>
          <w:delText xml:space="preserve">longer </w:delText>
        </w:r>
      </w:del>
      <w:ins w:id="7256" w:author="Jane Shaw" w:date="2015-10-22T19:49:00Z">
        <w:r w:rsidR="00302C1C">
          <w:rPr>
            <w:rFonts w:asciiTheme="majorBidi" w:eastAsia="Times New Roman" w:hAnsiTheme="majorBidi" w:cstheme="majorBidi"/>
            <w:color w:val="000000" w:themeColor="text1"/>
          </w:rPr>
          <w:t xml:space="preserve">duration of </w:t>
        </w:r>
      </w:ins>
      <w:r w:rsidRPr="00F31509">
        <w:rPr>
          <w:rFonts w:asciiTheme="majorBidi" w:eastAsia="Times New Roman" w:hAnsiTheme="majorBidi" w:cstheme="majorBidi"/>
          <w:color w:val="000000" w:themeColor="text1"/>
        </w:rPr>
        <w:t xml:space="preserve">such positive shifts </w:t>
      </w:r>
      <w:del w:id="7257" w:author="Jane Shaw" w:date="2015-10-22T19:50:00Z">
        <w:r w:rsidRPr="00F31509" w:rsidDel="00302C1C">
          <w:rPr>
            <w:rFonts w:asciiTheme="majorBidi" w:eastAsia="Times New Roman" w:hAnsiTheme="majorBidi" w:cstheme="majorBidi"/>
            <w:color w:val="000000" w:themeColor="text1"/>
          </w:rPr>
          <w:delText xml:space="preserve">prevail </w:delText>
        </w:r>
      </w:del>
      <w:r w:rsidRPr="00F31509">
        <w:rPr>
          <w:rFonts w:asciiTheme="majorBidi" w:eastAsia="Times New Roman" w:hAnsiTheme="majorBidi" w:cstheme="majorBidi"/>
          <w:color w:val="000000" w:themeColor="text1"/>
        </w:rPr>
        <w:t xml:space="preserve">and the </w:t>
      </w:r>
      <w:del w:id="7258" w:author="Jane Shaw" w:date="2015-10-22T19:50:00Z">
        <w:r w:rsidRPr="00F31509" w:rsidDel="00302C1C">
          <w:rPr>
            <w:rFonts w:asciiTheme="majorBidi" w:eastAsia="Times New Roman" w:hAnsiTheme="majorBidi" w:cstheme="majorBidi"/>
            <w:color w:val="000000" w:themeColor="text1"/>
          </w:rPr>
          <w:delText xml:space="preserve">higher </w:delText>
        </w:r>
      </w:del>
      <w:ins w:id="7259" w:author="Jane Shaw" w:date="2015-10-22T19:50:00Z">
        <w:r w:rsidR="00302C1C">
          <w:rPr>
            <w:rFonts w:asciiTheme="majorBidi" w:eastAsia="Times New Roman" w:hAnsiTheme="majorBidi" w:cstheme="majorBidi"/>
            <w:color w:val="000000" w:themeColor="text1"/>
          </w:rPr>
          <w:t xml:space="preserve">level of </w:t>
        </w:r>
      </w:ins>
      <w:r w:rsidRPr="00F31509">
        <w:rPr>
          <w:rFonts w:asciiTheme="majorBidi" w:eastAsia="Times New Roman" w:hAnsiTheme="majorBidi" w:cstheme="majorBidi"/>
          <w:color w:val="000000" w:themeColor="text1"/>
        </w:rPr>
        <w:t>the positive values</w:t>
      </w:r>
      <w:del w:id="7260" w:author="Jane Shaw" w:date="2015-10-22T19:50:00Z">
        <w:r w:rsidRPr="00F31509" w:rsidDel="00302C1C">
          <w:rPr>
            <w:rFonts w:asciiTheme="majorBidi" w:eastAsia="Times New Roman" w:hAnsiTheme="majorBidi" w:cstheme="majorBidi"/>
            <w:color w:val="000000" w:themeColor="text1"/>
          </w:rPr>
          <w:delText xml:space="preserve"> are</w:delText>
        </w:r>
      </w:del>
      <w:r w:rsidRPr="00F31509">
        <w:rPr>
          <w:rFonts w:asciiTheme="majorBidi" w:eastAsia="Times New Roman" w:hAnsiTheme="majorBidi" w:cstheme="majorBidi"/>
          <w:color w:val="000000" w:themeColor="text1"/>
        </w:rPr>
        <w:t>. Conversely, successive negative deviations would amount to a permanent drawdown of stocks</w:t>
      </w:r>
      <w:ins w:id="7261" w:author="Jane Shaw" w:date="2015-10-22T19:50:00Z">
        <w:r w:rsidR="00302C1C">
          <w:rPr>
            <w:rFonts w:asciiTheme="majorBidi" w:eastAsia="Times New Roman" w:hAnsiTheme="majorBidi" w:cstheme="majorBidi"/>
            <w:color w:val="000000" w:themeColor="text1"/>
          </w:rPr>
          <w:t>,</w:t>
        </w:r>
      </w:ins>
      <w:r w:rsidRPr="00F31509">
        <w:rPr>
          <w:rFonts w:asciiTheme="majorBidi" w:eastAsia="Times New Roman" w:hAnsiTheme="majorBidi" w:cstheme="majorBidi"/>
          <w:color w:val="000000" w:themeColor="text1"/>
        </w:rPr>
        <w:t xml:space="preserve"> and thus be tantamount to an eventual stock-out, or imply unlikely (very costly) high initial levels of stocks. The reasons for a non-zero</w:t>
      </w:r>
      <w:ins w:id="7262" w:author="Jane Shaw" w:date="2015-10-22T19:50:00Z">
        <w:r w:rsidR="00302C1C">
          <w:rPr>
            <w:rFonts w:asciiTheme="majorBidi" w:eastAsia="Times New Roman" w:hAnsiTheme="majorBidi" w:cstheme="majorBidi"/>
            <w:color w:val="000000" w:themeColor="text1"/>
          </w:rPr>
          <w:t>,</w:t>
        </w:r>
      </w:ins>
      <w:r w:rsidRPr="00F31509">
        <w:rPr>
          <w:rFonts w:asciiTheme="majorBidi" w:eastAsia="Times New Roman" w:hAnsiTheme="majorBidi" w:cstheme="majorBidi"/>
          <w:color w:val="000000" w:themeColor="text1"/>
        </w:rPr>
        <w:t xml:space="preserve"> short-term stock change lie in </w:t>
      </w:r>
      <w:del w:id="7263" w:author="Jane Shaw" w:date="2015-10-22T19:51:00Z">
        <w:r w:rsidRPr="00F31509" w:rsidDel="00302C1C">
          <w:rPr>
            <w:rFonts w:asciiTheme="majorBidi" w:eastAsia="Times New Roman" w:hAnsiTheme="majorBidi" w:cstheme="majorBidi"/>
            <w:color w:val="000000" w:themeColor="text1"/>
          </w:rPr>
          <w:delText xml:space="preserve">the </w:delText>
        </w:r>
      </w:del>
      <w:ins w:id="7264" w:author="Jane Shaw" w:date="2015-10-22T19:51:00Z">
        <w:r w:rsidR="00302C1C">
          <w:rPr>
            <w:rFonts w:asciiTheme="majorBidi" w:eastAsia="Times New Roman" w:hAnsiTheme="majorBidi" w:cstheme="majorBidi"/>
            <w:color w:val="000000" w:themeColor="text1"/>
          </w:rPr>
          <w:t xml:space="preserve">its </w:t>
        </w:r>
      </w:ins>
      <w:r w:rsidRPr="00F31509">
        <w:rPr>
          <w:rFonts w:asciiTheme="majorBidi" w:eastAsia="Times New Roman" w:hAnsiTheme="majorBidi" w:cstheme="majorBidi"/>
          <w:color w:val="000000" w:themeColor="text1"/>
        </w:rPr>
        <w:t xml:space="preserve">ability </w:t>
      </w:r>
      <w:del w:id="7265" w:author="Jane Shaw" w:date="2015-10-22T19:51:00Z">
        <w:r w:rsidRPr="00F31509" w:rsidDel="00302C1C">
          <w:rPr>
            <w:rFonts w:asciiTheme="majorBidi" w:eastAsia="Times New Roman" w:hAnsiTheme="majorBidi" w:cstheme="majorBidi"/>
            <w:color w:val="000000" w:themeColor="text1"/>
          </w:rPr>
          <w:delText xml:space="preserve">of </w:delText>
        </w:r>
      </w:del>
      <w:ins w:id="7266" w:author="Jane Shaw" w:date="2015-10-22T19:51:00Z">
        <w:r w:rsidR="00302C1C">
          <w:rPr>
            <w:rFonts w:asciiTheme="majorBidi" w:eastAsia="Times New Roman" w:hAnsiTheme="majorBidi" w:cstheme="majorBidi"/>
            <w:color w:val="000000" w:themeColor="text1"/>
          </w:rPr>
          <w:t xml:space="preserve">to </w:t>
        </w:r>
      </w:ins>
      <w:r w:rsidRPr="00F31509">
        <w:rPr>
          <w:rFonts w:asciiTheme="majorBidi" w:eastAsia="Times New Roman" w:hAnsiTheme="majorBidi" w:cstheme="majorBidi"/>
          <w:color w:val="000000" w:themeColor="text1"/>
        </w:rPr>
        <w:t>smooth</w:t>
      </w:r>
      <w:del w:id="7267" w:author="Jane Shaw" w:date="2015-10-22T19:51:00Z">
        <w:r w:rsidRPr="00F31509" w:rsidDel="00302C1C">
          <w:rPr>
            <w:rFonts w:asciiTheme="majorBidi" w:eastAsia="Times New Roman" w:hAnsiTheme="majorBidi" w:cstheme="majorBidi"/>
            <w:color w:val="000000" w:themeColor="text1"/>
          </w:rPr>
          <w:delText>ing</w:delText>
        </w:r>
      </w:del>
      <w:r w:rsidRPr="00F31509">
        <w:rPr>
          <w:rFonts w:asciiTheme="majorBidi" w:eastAsia="Times New Roman" w:hAnsiTheme="majorBidi" w:cstheme="majorBidi"/>
          <w:color w:val="000000" w:themeColor="text1"/>
        </w:rPr>
        <w:t xml:space="preserve"> fluctuations </w:t>
      </w:r>
      <w:del w:id="7268" w:author="Jane Shaw" w:date="2015-10-22T19:51:00Z">
        <w:r w:rsidRPr="00F31509" w:rsidDel="00302C1C">
          <w:rPr>
            <w:rFonts w:asciiTheme="majorBidi" w:eastAsia="Times New Roman" w:hAnsiTheme="majorBidi" w:cstheme="majorBidi"/>
            <w:color w:val="000000" w:themeColor="text1"/>
          </w:rPr>
          <w:delText xml:space="preserve">of </w:delText>
        </w:r>
      </w:del>
      <w:ins w:id="7269" w:author="Jane Shaw" w:date="2015-10-22T19:51:00Z">
        <w:r w:rsidR="00302C1C">
          <w:rPr>
            <w:rFonts w:asciiTheme="majorBidi" w:eastAsia="Times New Roman" w:hAnsiTheme="majorBidi" w:cstheme="majorBidi"/>
            <w:color w:val="000000" w:themeColor="text1"/>
          </w:rPr>
          <w:t>in</w:t>
        </w:r>
        <w:r w:rsidR="00302C1C" w:rsidRPr="00F31509">
          <w:rPr>
            <w:rFonts w:asciiTheme="majorBidi" w:eastAsia="Times New Roman" w:hAnsiTheme="majorBidi" w:cstheme="majorBidi"/>
            <w:color w:val="000000" w:themeColor="text1"/>
          </w:rPr>
          <w:t xml:space="preserve"> </w:t>
        </w:r>
      </w:ins>
      <w:r w:rsidRPr="00F31509">
        <w:rPr>
          <w:rFonts w:asciiTheme="majorBidi" w:eastAsia="Times New Roman" w:hAnsiTheme="majorBidi" w:cstheme="majorBidi"/>
          <w:color w:val="000000" w:themeColor="text1"/>
        </w:rPr>
        <w:t xml:space="preserve">consumption. The desire to keep consumption stable means that stocks </w:t>
      </w:r>
      <w:del w:id="7270" w:author="Jane Shaw" w:date="2015-10-22T19:51:00Z">
        <w:r w:rsidRPr="00F31509" w:rsidDel="00302C1C">
          <w:rPr>
            <w:rFonts w:asciiTheme="majorBidi" w:eastAsia="Times New Roman" w:hAnsiTheme="majorBidi" w:cstheme="majorBidi"/>
            <w:color w:val="000000" w:themeColor="text1"/>
          </w:rPr>
          <w:delText xml:space="preserve">will </w:delText>
        </w:r>
      </w:del>
      <w:r w:rsidRPr="00F31509">
        <w:rPr>
          <w:rFonts w:asciiTheme="majorBidi" w:eastAsia="Times New Roman" w:hAnsiTheme="majorBidi" w:cstheme="majorBidi"/>
          <w:color w:val="000000" w:themeColor="text1"/>
        </w:rPr>
        <w:t>function as a short</w:t>
      </w:r>
      <w:ins w:id="7271" w:author="Jane Shaw" w:date="2015-10-22T19:51:00Z">
        <w:r w:rsidR="00302C1C">
          <w:rPr>
            <w:rFonts w:asciiTheme="majorBidi" w:eastAsia="Times New Roman" w:hAnsiTheme="majorBidi" w:cstheme="majorBidi"/>
            <w:color w:val="000000" w:themeColor="text1"/>
          </w:rPr>
          <w:t>-</w:t>
        </w:r>
      </w:ins>
      <w:del w:id="7272" w:author="Jane Shaw" w:date="2015-10-22T19:51:00Z">
        <w:r w:rsidRPr="00F31509" w:rsidDel="00302C1C">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term buffer to smooth surpluses and deficits, i.e. demand for stocks is</w:t>
      </w:r>
      <w:ins w:id="7273" w:author="Jane Shaw" w:date="2015-11-07T19:23:00Z">
        <w:r w:rsidR="000B5477">
          <w:rPr>
            <w:rFonts w:asciiTheme="majorBidi" w:eastAsia="Times New Roman" w:hAnsiTheme="majorBidi" w:cstheme="majorBidi"/>
            <w:color w:val="000000" w:themeColor="text1"/>
          </w:rPr>
          <w:t xml:space="preserve"> –</w:t>
        </w:r>
      </w:ins>
      <w:del w:id="7274" w:author="Jane Shaw" w:date="2015-11-07T19:23:00Z">
        <w:r w:rsidRPr="00F31509" w:rsidDel="000B5477">
          <w:rPr>
            <w:rFonts w:asciiTheme="majorBidi" w:eastAsia="Times New Roman" w:hAnsiTheme="majorBidi" w:cstheme="majorBidi"/>
            <w:color w:val="000000" w:themeColor="text1"/>
          </w:rPr>
          <w:delText>,</w:delText>
        </w:r>
      </w:del>
      <w:r w:rsidRPr="00F31509">
        <w:rPr>
          <w:rFonts w:asciiTheme="majorBidi" w:eastAsia="Times New Roman" w:hAnsiTheme="majorBidi" w:cstheme="majorBidi"/>
          <w:color w:val="000000" w:themeColor="text1"/>
        </w:rPr>
        <w:t xml:space="preserve"> at least at high levels of stocks</w:t>
      </w:r>
      <w:ins w:id="7275" w:author="Jane Shaw" w:date="2015-11-07T19:23:00Z">
        <w:r w:rsidR="000B5477">
          <w:rPr>
            <w:rFonts w:asciiTheme="majorBidi" w:eastAsia="Times New Roman" w:hAnsiTheme="majorBidi" w:cstheme="majorBidi"/>
            <w:color w:val="000000" w:themeColor="text1"/>
          </w:rPr>
          <w:t xml:space="preserve"> –</w:t>
        </w:r>
      </w:ins>
      <w:del w:id="7276" w:author="Jane Shaw" w:date="2015-11-07T19:23:00Z">
        <w:r w:rsidRPr="00F31509" w:rsidDel="000B5477">
          <w:rPr>
            <w:rFonts w:asciiTheme="majorBidi" w:eastAsia="Times New Roman" w:hAnsiTheme="majorBidi" w:cstheme="majorBidi"/>
            <w:color w:val="000000" w:themeColor="text1"/>
          </w:rPr>
          <w:delText>,</w:delText>
        </w:r>
      </w:del>
      <w:r w:rsidRPr="00F31509">
        <w:rPr>
          <w:rFonts w:asciiTheme="majorBidi" w:eastAsia="Times New Roman" w:hAnsiTheme="majorBidi" w:cstheme="majorBidi"/>
          <w:color w:val="000000" w:themeColor="text1"/>
        </w:rPr>
        <w:t xml:space="preserve"> very price</w:t>
      </w:r>
      <w:ins w:id="7277" w:author="Jane Shaw" w:date="2015-10-22T19:55:00Z">
        <w:r w:rsidR="00A01906">
          <w:rPr>
            <w:rFonts w:asciiTheme="majorBidi" w:eastAsia="Times New Roman" w:hAnsiTheme="majorBidi" w:cstheme="majorBidi"/>
            <w:color w:val="000000" w:themeColor="text1"/>
          </w:rPr>
          <w:t>-</w:t>
        </w:r>
      </w:ins>
      <w:del w:id="7278" w:author="Jane Shaw" w:date="2015-10-22T19:55:00Z">
        <w:r w:rsidRPr="00F31509" w:rsidDel="00A01906">
          <w:rPr>
            <w:rFonts w:asciiTheme="majorBidi" w:eastAsia="Times New Roman" w:hAnsiTheme="majorBidi" w:cstheme="majorBidi"/>
            <w:color w:val="000000" w:themeColor="text1"/>
          </w:rPr>
          <w:delText xml:space="preserve"> </w:delText>
        </w:r>
      </w:del>
      <w:r w:rsidRPr="00F31509">
        <w:rPr>
          <w:rFonts w:asciiTheme="majorBidi" w:eastAsia="Times New Roman" w:hAnsiTheme="majorBidi" w:cstheme="majorBidi"/>
          <w:color w:val="000000" w:themeColor="text1"/>
        </w:rPr>
        <w:t xml:space="preserve">elastic while consumption is not. </w:t>
      </w:r>
    </w:p>
    <w:p w14:paraId="26F8EC8D" w14:textId="29BBA788" w:rsidR="004F65E4" w:rsidRPr="000F1ED9" w:rsidRDefault="000F1ED9" w:rsidP="00BD01CF">
      <w:pPr>
        <w:pStyle w:val="Paragrafoelenco"/>
        <w:numPr>
          <w:ilvl w:val="0"/>
          <w:numId w:val="21"/>
        </w:numPr>
        <w:jc w:val="both"/>
        <w:rPr>
          <w:rFonts w:asciiTheme="majorBidi" w:eastAsia="Times New Roman" w:hAnsiTheme="majorBidi" w:cstheme="majorBidi"/>
          <w:color w:val="000000" w:themeColor="text1"/>
        </w:rPr>
      </w:pPr>
      <w:r>
        <w:rPr>
          <w:rFonts w:asciiTheme="majorBidi" w:eastAsia="Times New Roman" w:hAnsiTheme="majorBidi" w:cstheme="majorBidi"/>
          <w:i/>
          <w:color w:val="000000" w:themeColor="text1"/>
        </w:rPr>
        <w:t>Distribution:</w:t>
      </w:r>
      <w:ins w:id="7279" w:author="Jane Shaw" w:date="2015-10-22T19:58:00Z">
        <w:r w:rsidR="00FD7630">
          <w:rPr>
            <w:rFonts w:asciiTheme="majorBidi" w:eastAsia="Times New Roman" w:hAnsiTheme="majorBidi" w:cstheme="majorBidi"/>
            <w:i/>
            <w:color w:val="000000" w:themeColor="text1"/>
          </w:rPr>
          <w:t xml:space="preserve"> </w:t>
        </w:r>
      </w:ins>
      <w:r w:rsidR="004F65E4" w:rsidRPr="000F1ED9">
        <w:rPr>
          <w:rFonts w:asciiTheme="majorBidi" w:eastAsia="Times New Roman" w:hAnsiTheme="majorBidi" w:cstheme="majorBidi"/>
          <w:color w:val="000000" w:themeColor="text1"/>
        </w:rPr>
        <w:t>The above implies that positive and negative stock changes are likely to be symmetrically distributed around the zero mean. The analysis for U</w:t>
      </w:r>
      <w:ins w:id="7280" w:author="Jane Shaw" w:date="2015-10-22T19:58:00Z">
        <w:r w:rsidR="00FD7630">
          <w:rPr>
            <w:rFonts w:asciiTheme="majorBidi" w:eastAsia="Times New Roman" w:hAnsiTheme="majorBidi" w:cstheme="majorBidi"/>
            <w:color w:val="000000" w:themeColor="text1"/>
          </w:rPr>
          <w:t xml:space="preserve">nited </w:t>
        </w:r>
      </w:ins>
      <w:r w:rsidR="004F65E4" w:rsidRPr="000F1ED9">
        <w:rPr>
          <w:rFonts w:asciiTheme="majorBidi" w:eastAsia="Times New Roman" w:hAnsiTheme="majorBidi" w:cstheme="majorBidi"/>
          <w:color w:val="000000" w:themeColor="text1"/>
        </w:rPr>
        <w:t>S</w:t>
      </w:r>
      <w:ins w:id="7281" w:author="Jane Shaw" w:date="2015-10-22T19:58:00Z">
        <w:r w:rsidR="00FD7630">
          <w:rPr>
            <w:rFonts w:asciiTheme="majorBidi" w:eastAsia="Times New Roman" w:hAnsiTheme="majorBidi" w:cstheme="majorBidi"/>
            <w:color w:val="000000" w:themeColor="text1"/>
          </w:rPr>
          <w:t>tates</w:t>
        </w:r>
      </w:ins>
      <w:r w:rsidR="004F65E4" w:rsidRPr="000F1ED9">
        <w:rPr>
          <w:rFonts w:asciiTheme="majorBidi" w:eastAsia="Times New Roman" w:hAnsiTheme="majorBidi" w:cstheme="majorBidi"/>
          <w:color w:val="000000" w:themeColor="text1"/>
        </w:rPr>
        <w:t xml:space="preserve"> wheat and maize suggests that the empirical distribution could be approximated by a normal distribution with a zero mean (see </w:t>
      </w:r>
      <w:ins w:id="7282" w:author="Jane Shaw" w:date="2015-10-22T19:58:00Z">
        <w:r w:rsidR="00FD7630">
          <w:rPr>
            <w:rFonts w:asciiTheme="majorBidi" w:eastAsia="Times New Roman" w:hAnsiTheme="majorBidi" w:cstheme="majorBidi"/>
            <w:color w:val="000000" w:themeColor="text1"/>
          </w:rPr>
          <w:t>Figures 8, 10 and 11</w:t>
        </w:r>
      </w:ins>
      <w:del w:id="7283" w:author="Jane Shaw" w:date="2015-10-22T19:59:00Z">
        <w:r w:rsidR="00E24798" w:rsidDel="00FD7630">
          <w:fldChar w:fldCharType="begin"/>
        </w:r>
        <w:r w:rsidR="00E24798" w:rsidDel="00FD7630">
          <w:delInstrText xml:space="preserve"> REF _Ref420074151 \h  \* MERGEFORMAT </w:delInstrText>
        </w:r>
        <w:r w:rsidR="00E24798" w:rsidDel="00FD7630">
          <w:fldChar w:fldCharType="separate"/>
        </w:r>
        <w:r w:rsidR="00E24798" w:rsidRPr="000F1ED9" w:rsidDel="00FD7630">
          <w:rPr>
            <w:rFonts w:asciiTheme="majorBidi" w:eastAsia="Times New Roman" w:hAnsiTheme="majorBidi" w:cstheme="majorBidi"/>
            <w:color w:val="000000" w:themeColor="text1"/>
          </w:rPr>
          <w:delText>Figure 10</w:delText>
        </w:r>
        <w:r w:rsidR="00E24798" w:rsidDel="00FD7630">
          <w:fldChar w:fldCharType="end"/>
        </w:r>
        <w:r w:rsidR="004F65E4" w:rsidRPr="000F1ED9" w:rsidDel="00FD7630">
          <w:rPr>
            <w:rFonts w:asciiTheme="majorBidi" w:eastAsia="Times New Roman" w:hAnsiTheme="majorBidi" w:cstheme="majorBidi"/>
            <w:color w:val="000000" w:themeColor="text1"/>
          </w:rPr>
          <w:delText xml:space="preserve"> as well as </w:delText>
        </w:r>
        <w:r w:rsidR="00E24798" w:rsidDel="00FD7630">
          <w:fldChar w:fldCharType="begin"/>
        </w:r>
        <w:r w:rsidR="00E24798" w:rsidDel="00FD7630">
          <w:delInstrText xml:space="preserve"> REF _Ref420073984 \h  \* MERGEFORMAT </w:delInstrText>
        </w:r>
        <w:r w:rsidR="00E24798" w:rsidDel="00FD7630">
          <w:fldChar w:fldCharType="separate"/>
        </w:r>
        <w:r w:rsidR="00E24798" w:rsidRPr="000F1ED9" w:rsidDel="00FD7630">
          <w:rPr>
            <w:rFonts w:asciiTheme="majorBidi" w:eastAsia="Times New Roman" w:hAnsiTheme="majorBidi" w:cstheme="majorBidi"/>
            <w:color w:val="000000" w:themeColor="text1"/>
          </w:rPr>
          <w:delText>Figure 12</w:delText>
        </w:r>
        <w:r w:rsidR="00E24798" w:rsidDel="00FD7630">
          <w:fldChar w:fldCharType="end"/>
        </w:r>
        <w:r w:rsidR="004F65E4" w:rsidRPr="000F1ED9" w:rsidDel="00FD7630">
          <w:rPr>
            <w:rFonts w:asciiTheme="majorBidi" w:eastAsia="Times New Roman" w:hAnsiTheme="majorBidi" w:cstheme="majorBidi"/>
            <w:color w:val="000000" w:themeColor="text1"/>
          </w:rPr>
          <w:delText xml:space="preserve"> and </w:delText>
        </w:r>
        <w:r w:rsidR="00E24798" w:rsidDel="00FD7630">
          <w:fldChar w:fldCharType="begin"/>
        </w:r>
        <w:r w:rsidR="00E24798" w:rsidDel="00FD7630">
          <w:delInstrText xml:space="preserve"> REF _Ref420074075 \h  \* MERGEFORMAT </w:delInstrText>
        </w:r>
        <w:r w:rsidR="00E24798" w:rsidDel="00FD7630">
          <w:fldChar w:fldCharType="separate"/>
        </w:r>
        <w:r w:rsidR="00E24798" w:rsidRPr="000F1ED9" w:rsidDel="00FD7630">
          <w:rPr>
            <w:rFonts w:asciiTheme="majorBidi" w:eastAsia="Times New Roman" w:hAnsiTheme="majorBidi" w:cstheme="majorBidi"/>
            <w:color w:val="000000" w:themeColor="text1"/>
          </w:rPr>
          <w:delText>Figure 13</w:delText>
        </w:r>
        <w:r w:rsidR="00E24798" w:rsidDel="00FD7630">
          <w:fldChar w:fldCharType="end"/>
        </w:r>
      </w:del>
      <w:del w:id="7284" w:author="Jane Shaw" w:date="2015-11-07T19:23:00Z">
        <w:r w:rsidR="004F65E4" w:rsidRPr="000F1ED9" w:rsidDel="000B5477">
          <w:rPr>
            <w:rFonts w:asciiTheme="majorBidi" w:eastAsia="Times New Roman" w:hAnsiTheme="majorBidi" w:cstheme="majorBidi"/>
            <w:color w:val="000000" w:themeColor="text1"/>
          </w:rPr>
          <w:delText>,</w:delText>
        </w:r>
      </w:del>
      <w:r w:rsidR="004F65E4" w:rsidRPr="000F1ED9">
        <w:rPr>
          <w:rFonts w:asciiTheme="majorBidi" w:eastAsia="Times New Roman" w:hAnsiTheme="majorBidi" w:cstheme="majorBidi"/>
          <w:color w:val="000000" w:themeColor="text1"/>
        </w:rPr>
        <w:t xml:space="preserve"> </w:t>
      </w:r>
      <w:ins w:id="7285" w:author="Jane Shaw" w:date="2015-10-22T19:59:00Z">
        <w:r w:rsidR="00FD7630">
          <w:rPr>
            <w:rFonts w:asciiTheme="majorBidi" w:eastAsia="Times New Roman" w:hAnsiTheme="majorBidi" w:cstheme="majorBidi"/>
            <w:color w:val="000000" w:themeColor="text1"/>
          </w:rPr>
          <w:t xml:space="preserve">in which </w:t>
        </w:r>
      </w:ins>
      <w:r w:rsidR="00BD01CF" w:rsidRPr="000F1ED9">
        <w:rPr>
          <w:rFonts w:asciiTheme="majorBidi" w:hAnsiTheme="majorBidi" w:cstheme="majorBidi"/>
        </w:rPr>
        <w:t xml:space="preserve">Shapiro-Wilk </w:t>
      </w:r>
      <w:r w:rsidR="004F65E4" w:rsidRPr="000F1ED9">
        <w:rPr>
          <w:rFonts w:asciiTheme="majorBidi" w:eastAsia="Times New Roman" w:hAnsiTheme="majorBidi" w:cstheme="majorBidi"/>
          <w:color w:val="000000" w:themeColor="text1"/>
        </w:rPr>
        <w:t xml:space="preserve">metrics </w:t>
      </w:r>
      <w:ins w:id="7286" w:author="Jane Shaw" w:date="2015-10-22T20:00:00Z">
        <w:r w:rsidR="00FD7630">
          <w:rPr>
            <w:rFonts w:asciiTheme="majorBidi" w:eastAsia="Times New Roman" w:hAnsiTheme="majorBidi" w:cstheme="majorBidi"/>
            <w:color w:val="000000" w:themeColor="text1"/>
          </w:rPr>
          <w:t xml:space="preserve">are </w:t>
        </w:r>
      </w:ins>
      <w:r w:rsidR="004F65E4" w:rsidRPr="000F1ED9">
        <w:rPr>
          <w:rFonts w:asciiTheme="majorBidi" w:eastAsia="Times New Roman" w:hAnsiTheme="majorBidi" w:cstheme="majorBidi"/>
          <w:color w:val="000000" w:themeColor="text1"/>
        </w:rPr>
        <w:t>highly significant).</w:t>
      </w:r>
      <w:r w:rsidR="008568EC" w:rsidRPr="000F1ED9">
        <w:rPr>
          <w:rFonts w:asciiTheme="majorBidi" w:eastAsia="Times New Roman" w:hAnsiTheme="majorBidi" w:cstheme="majorBidi"/>
          <w:color w:val="000000" w:themeColor="text1"/>
        </w:rPr>
        <w:t xml:space="preserve"> </w:t>
      </w:r>
      <w:del w:id="7287" w:author="Jane Shaw" w:date="2015-10-22T20:00:00Z">
        <w:r w:rsidR="004F65E4" w:rsidRPr="000F1ED9" w:rsidDel="00FD7630">
          <w:rPr>
            <w:rFonts w:asciiTheme="majorBidi" w:eastAsia="Times New Roman" w:hAnsiTheme="majorBidi" w:cstheme="majorBidi"/>
            <w:color w:val="000000" w:themeColor="text1"/>
          </w:rPr>
          <w:delText xml:space="preserve">Thus, we have </w:delText>
        </w:r>
      </w:del>
      <w:ins w:id="7288" w:author="Jane Shaw" w:date="2015-10-22T20:00:00Z">
        <w:r w:rsidR="00FD7630">
          <w:rPr>
            <w:rFonts w:asciiTheme="majorBidi" w:eastAsia="Times New Roman" w:hAnsiTheme="majorBidi" w:cstheme="majorBidi"/>
            <w:color w:val="000000" w:themeColor="text1"/>
          </w:rPr>
          <w:t xml:space="preserve">This is </w:t>
        </w:r>
      </w:ins>
      <w:r w:rsidR="004F65E4" w:rsidRPr="000F1ED9">
        <w:rPr>
          <w:rFonts w:asciiTheme="majorBidi" w:eastAsia="Times New Roman" w:hAnsiTheme="majorBidi" w:cstheme="majorBidi"/>
          <w:color w:val="000000" w:themeColor="text1"/>
        </w:rPr>
        <w:t xml:space="preserve">already </w:t>
      </w:r>
      <w:del w:id="7289" w:author="Jane Shaw" w:date="2015-10-22T20:00:00Z">
        <w:r w:rsidR="004F65E4" w:rsidRPr="000F1ED9" w:rsidDel="00FD7630">
          <w:rPr>
            <w:rFonts w:asciiTheme="majorBidi" w:eastAsia="Times New Roman" w:hAnsiTheme="majorBidi" w:cstheme="majorBidi"/>
            <w:color w:val="000000" w:themeColor="text1"/>
          </w:rPr>
          <w:delText xml:space="preserve">made </w:delText>
        </w:r>
      </w:del>
      <w:ins w:id="7290" w:author="Jane Shaw" w:date="2015-10-22T20:00:00Z">
        <w:r w:rsidR="00FD7630">
          <w:rPr>
            <w:rFonts w:asciiTheme="majorBidi" w:eastAsia="Times New Roman" w:hAnsiTheme="majorBidi" w:cstheme="majorBidi"/>
            <w:color w:val="000000" w:themeColor="text1"/>
          </w:rPr>
          <w:t xml:space="preserve">an </w:t>
        </w:r>
      </w:ins>
      <w:r w:rsidR="004F65E4" w:rsidRPr="000F1ED9">
        <w:rPr>
          <w:rFonts w:asciiTheme="majorBidi" w:eastAsia="Times New Roman" w:hAnsiTheme="majorBidi" w:cstheme="majorBidi"/>
          <w:color w:val="000000" w:themeColor="text1"/>
        </w:rPr>
        <w:t>improvement</w:t>
      </w:r>
      <w:del w:id="7291" w:author="Jane Shaw" w:date="2015-10-22T20:00:00Z">
        <w:r w:rsidR="004F65E4" w:rsidRPr="000F1ED9" w:rsidDel="00FD7630">
          <w:rPr>
            <w:rFonts w:asciiTheme="majorBidi" w:eastAsia="Times New Roman" w:hAnsiTheme="majorBidi" w:cstheme="majorBidi"/>
            <w:color w:val="000000" w:themeColor="text1"/>
          </w:rPr>
          <w:delText>s</w:delText>
        </w:r>
      </w:del>
      <w:r w:rsidR="004F65E4" w:rsidRPr="000F1ED9">
        <w:rPr>
          <w:rFonts w:asciiTheme="majorBidi" w:eastAsia="Times New Roman" w:hAnsiTheme="majorBidi" w:cstheme="majorBidi"/>
          <w:color w:val="000000" w:themeColor="text1"/>
        </w:rPr>
        <w:t xml:space="preserve"> </w:t>
      </w:r>
      <w:del w:id="7292" w:author="Jane Shaw" w:date="2015-10-22T20:00:00Z">
        <w:r w:rsidR="004F65E4" w:rsidRPr="000F1ED9" w:rsidDel="00FD7630">
          <w:rPr>
            <w:rFonts w:asciiTheme="majorBidi" w:eastAsia="Times New Roman" w:hAnsiTheme="majorBidi" w:cstheme="majorBidi"/>
            <w:color w:val="000000" w:themeColor="text1"/>
          </w:rPr>
          <w:delText xml:space="preserve">beyond </w:delText>
        </w:r>
      </w:del>
      <w:ins w:id="7293" w:author="Jane Shaw" w:date="2015-10-22T20:00:00Z">
        <w:r w:rsidR="00FD7630">
          <w:rPr>
            <w:rFonts w:asciiTheme="majorBidi" w:eastAsia="Times New Roman" w:hAnsiTheme="majorBidi" w:cstheme="majorBidi"/>
            <w:color w:val="000000" w:themeColor="text1"/>
          </w:rPr>
          <w:t xml:space="preserve">on </w:t>
        </w:r>
      </w:ins>
      <w:r w:rsidR="004F65E4" w:rsidRPr="000F1ED9">
        <w:rPr>
          <w:rFonts w:asciiTheme="majorBidi" w:eastAsia="Times New Roman" w:hAnsiTheme="majorBidi" w:cstheme="majorBidi"/>
          <w:color w:val="000000" w:themeColor="text1"/>
        </w:rPr>
        <w:t>assuming a uniform distribution for stock changes.</w:t>
      </w:r>
    </w:p>
    <w:p w14:paraId="3697A5FB" w14:textId="4C050884" w:rsidR="004F65E4" w:rsidRPr="00F31509" w:rsidRDefault="004F65E4" w:rsidP="004F65E4">
      <w:pPr>
        <w:keepNext/>
        <w:tabs>
          <w:tab w:val="left" w:pos="2028"/>
        </w:tabs>
        <w:jc w:val="both"/>
        <w:rPr>
          <w:rFonts w:asciiTheme="majorBidi" w:hAnsiTheme="majorBidi" w:cstheme="majorBidi"/>
          <w:color w:val="000000" w:themeColor="text1"/>
          <w:szCs w:val="24"/>
          <w:lang w:val="en-GB"/>
        </w:rPr>
      </w:pPr>
    </w:p>
    <w:p w14:paraId="72C74FF8" w14:textId="30D07C12" w:rsidR="004F65E4" w:rsidRPr="00F31509" w:rsidRDefault="004F65E4" w:rsidP="004F65E4">
      <w:pPr>
        <w:pStyle w:val="Didascalia"/>
        <w:jc w:val="both"/>
        <w:rPr>
          <w:rFonts w:asciiTheme="majorBidi" w:hAnsiTheme="majorBidi" w:cstheme="majorBidi"/>
          <w:b/>
          <w:bCs/>
          <w:color w:val="000000" w:themeColor="text1"/>
          <w:lang w:val="en-GB"/>
        </w:rPr>
      </w:pPr>
      <w:bookmarkStart w:id="7294" w:name="_Ref420074151"/>
      <w:bookmarkStart w:id="7295" w:name="_Toc420402185"/>
      <w:bookmarkStart w:id="7296" w:name="_Toc420402585"/>
      <w:bookmarkStart w:id="7297" w:name="_Toc421026216"/>
      <w:bookmarkStart w:id="7298" w:name="_Toc428383859"/>
      <w:bookmarkStart w:id="7299" w:name="_Toc430872511"/>
      <w:r w:rsidRPr="00F31509">
        <w:rPr>
          <w:rFonts w:asciiTheme="majorBidi" w:eastAsia="Times New Roman" w:hAnsiTheme="majorBidi" w:cstheme="majorBidi"/>
          <w:color w:val="000000" w:themeColor="text1"/>
          <w:lang w:val="en-GB"/>
        </w:rPr>
        <w:t xml:space="preserve">Figure </w:t>
      </w:r>
      <w:del w:id="7300" w:author="Jane Shaw" w:date="2015-10-22T20:01:00Z">
        <w:r w:rsidR="003D789C" w:rsidRPr="00F31509" w:rsidDel="00FD7630">
          <w:rPr>
            <w:rFonts w:asciiTheme="majorBidi" w:hAnsiTheme="majorBidi" w:cstheme="majorBidi"/>
            <w:lang w:val="en-GB"/>
          </w:rPr>
          <w:fldChar w:fldCharType="begin"/>
        </w:r>
        <w:r w:rsidRPr="00F31509" w:rsidDel="00FD7630">
          <w:rPr>
            <w:rFonts w:asciiTheme="majorBidi" w:hAnsiTheme="majorBidi" w:cstheme="majorBidi"/>
            <w:color w:val="000000" w:themeColor="text1"/>
            <w:lang w:val="en-GB"/>
          </w:rPr>
          <w:delInstrText xml:space="preserve"> SEQ Figure \* ARABIC </w:delInstrText>
        </w:r>
        <w:r w:rsidR="003D789C" w:rsidRPr="00F31509" w:rsidDel="00FD7630">
          <w:rPr>
            <w:rFonts w:asciiTheme="majorBidi" w:hAnsiTheme="majorBidi" w:cstheme="majorBidi"/>
            <w:b/>
            <w:bCs/>
            <w:color w:val="000000" w:themeColor="text1"/>
            <w:lang w:val="en-GB"/>
          </w:rPr>
          <w:fldChar w:fldCharType="separate"/>
        </w:r>
        <w:r w:rsidR="00E24798" w:rsidDel="00FD7630">
          <w:rPr>
            <w:rFonts w:asciiTheme="majorBidi" w:hAnsiTheme="majorBidi" w:cstheme="majorBidi"/>
            <w:noProof/>
            <w:color w:val="000000" w:themeColor="text1"/>
            <w:lang w:val="en-GB"/>
          </w:rPr>
          <w:delText>10</w:delText>
        </w:r>
        <w:r w:rsidR="003D789C" w:rsidRPr="00F31509" w:rsidDel="00FD7630">
          <w:rPr>
            <w:rFonts w:asciiTheme="majorBidi" w:hAnsiTheme="majorBidi" w:cstheme="majorBidi"/>
            <w:lang w:val="en-GB"/>
          </w:rPr>
          <w:fldChar w:fldCharType="end"/>
        </w:r>
      </w:del>
      <w:bookmarkEnd w:id="7294"/>
      <w:ins w:id="7301" w:author="Jane Shaw" w:date="2015-10-22T20:01:00Z">
        <w:r w:rsidR="00FD7630">
          <w:rPr>
            <w:rFonts w:asciiTheme="majorBidi" w:hAnsiTheme="majorBidi" w:cstheme="majorBidi"/>
            <w:lang w:val="en-GB"/>
          </w:rPr>
          <w:t>8</w:t>
        </w:r>
      </w:ins>
      <w:r w:rsidRPr="00F31509">
        <w:rPr>
          <w:rFonts w:asciiTheme="majorBidi" w:eastAsia="Times New Roman" w:hAnsiTheme="majorBidi" w:cstheme="majorBidi"/>
          <w:color w:val="000000" w:themeColor="text1"/>
          <w:lang w:val="en-GB"/>
        </w:rPr>
        <w:t xml:space="preserve">: Distribution of year-to-year changes in </w:t>
      </w:r>
      <w:commentRangeStart w:id="7302"/>
      <w:r w:rsidRPr="00F31509">
        <w:rPr>
          <w:rFonts w:asciiTheme="majorBidi" w:eastAsia="Times New Roman" w:hAnsiTheme="majorBidi" w:cstheme="majorBidi"/>
          <w:color w:val="000000" w:themeColor="text1"/>
          <w:lang w:val="en-GB"/>
        </w:rPr>
        <w:t>U</w:t>
      </w:r>
      <w:ins w:id="7303" w:author="Jane Shaw" w:date="2015-10-22T20:01:00Z">
        <w:r w:rsidR="00FD7630">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ins w:id="7304" w:author="Jane Shaw" w:date="2015-10-22T20:01:00Z">
        <w:r w:rsidR="00FD7630">
          <w:rPr>
            <w:rFonts w:asciiTheme="majorBidi" w:eastAsia="Times New Roman" w:hAnsiTheme="majorBidi" w:cstheme="majorBidi"/>
            <w:color w:val="000000" w:themeColor="text1"/>
            <w:lang w:val="en-GB"/>
          </w:rPr>
          <w:t>tates</w:t>
        </w:r>
        <w:commentRangeEnd w:id="7302"/>
        <w:r w:rsidR="00311D81">
          <w:rPr>
            <w:rStyle w:val="Rimandocommento"/>
            <w:rFonts w:cs="Arial"/>
            <w:i w:val="0"/>
            <w:iCs w:val="0"/>
          </w:rPr>
          <w:commentReference w:id="7302"/>
        </w:r>
      </w:ins>
      <w:r w:rsidRPr="00F31509">
        <w:rPr>
          <w:rFonts w:asciiTheme="majorBidi" w:eastAsia="Times New Roman" w:hAnsiTheme="majorBidi" w:cstheme="majorBidi"/>
          <w:color w:val="000000" w:themeColor="text1"/>
          <w:lang w:val="en-GB"/>
        </w:rPr>
        <w:t xml:space="preserve"> wheat stocks</w:t>
      </w:r>
      <w:bookmarkEnd w:id="7295"/>
      <w:bookmarkEnd w:id="7296"/>
      <w:bookmarkEnd w:id="7297"/>
      <w:bookmarkEnd w:id="7298"/>
      <w:bookmarkEnd w:id="7299"/>
    </w:p>
    <w:p w14:paraId="6353C95D" w14:textId="36B9B1F3" w:rsidR="004F65E4" w:rsidRPr="00F31509" w:rsidRDefault="004F65E4" w:rsidP="00312896">
      <w:pPr>
        <w:pStyle w:val="Titolo4"/>
        <w:rPr>
          <w:rFonts w:asciiTheme="majorBidi" w:hAnsiTheme="majorBidi" w:cstheme="majorBidi"/>
          <w:lang w:val="en-GB"/>
        </w:rPr>
      </w:pPr>
      <w:bookmarkStart w:id="7305" w:name="_Toc421025868"/>
      <w:r w:rsidRPr="00F31509">
        <w:rPr>
          <w:rFonts w:asciiTheme="majorBidi" w:hAnsiTheme="majorBidi" w:cstheme="majorBidi"/>
          <w:lang w:val="en-GB"/>
        </w:rPr>
        <w:t xml:space="preserve">Estimating stock changes in </w:t>
      </w:r>
      <w:ins w:id="7306" w:author="Jane Shaw" w:date="2015-11-07T19:23:00Z">
        <w:r w:rsidR="000B5477">
          <w:rPr>
            <w:rFonts w:asciiTheme="majorBidi" w:hAnsiTheme="majorBidi" w:cstheme="majorBidi"/>
            <w:lang w:val="en-GB"/>
          </w:rPr>
          <w:t xml:space="preserve">time </w:t>
        </w:r>
      </w:ins>
      <w:r w:rsidRPr="00F31509">
        <w:rPr>
          <w:rFonts w:asciiTheme="majorBidi" w:hAnsiTheme="majorBidi" w:cstheme="majorBidi"/>
          <w:lang w:val="en-GB"/>
        </w:rPr>
        <w:t>t</w:t>
      </w:r>
      <w:bookmarkEnd w:id="7305"/>
      <w:r w:rsidRPr="00F31509">
        <w:rPr>
          <w:rFonts w:asciiTheme="majorBidi" w:hAnsiTheme="majorBidi" w:cstheme="majorBidi"/>
          <w:lang w:val="en-GB"/>
        </w:rPr>
        <w:tab/>
      </w:r>
    </w:p>
    <w:p w14:paraId="2060E0C2" w14:textId="5FEBD7B8"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t>
      </w:r>
      <w:del w:id="7307" w:author="Jane Shaw" w:date="2015-10-22T20:02:00Z">
        <w:r w:rsidRPr="00F31509" w:rsidDel="00311D81">
          <w:rPr>
            <w:rFonts w:asciiTheme="majorBidi" w:hAnsiTheme="majorBidi" w:cstheme="majorBidi"/>
            <w:color w:val="000000" w:themeColor="text1"/>
            <w:szCs w:val="24"/>
            <w:lang w:val="en-GB"/>
          </w:rPr>
          <w:delText xml:space="preserve">we do not believe </w:delText>
        </w:r>
      </w:del>
      <w:r w:rsidRPr="00F31509">
        <w:rPr>
          <w:rFonts w:asciiTheme="majorBidi" w:hAnsiTheme="majorBidi" w:cstheme="majorBidi"/>
          <w:color w:val="000000" w:themeColor="text1"/>
          <w:szCs w:val="24"/>
          <w:lang w:val="en-GB"/>
        </w:rPr>
        <w:t xml:space="preserve">stock changes </w:t>
      </w:r>
      <w:ins w:id="7308" w:author="Jane Shaw" w:date="2015-10-22T20:02:00Z">
        <w:r w:rsidR="00311D81">
          <w:rPr>
            <w:rFonts w:asciiTheme="majorBidi" w:hAnsiTheme="majorBidi" w:cstheme="majorBidi"/>
            <w:color w:val="000000" w:themeColor="text1"/>
            <w:szCs w:val="24"/>
            <w:lang w:val="en-GB"/>
          </w:rPr>
          <w:t xml:space="preserve">are unlikely </w:t>
        </w:r>
      </w:ins>
      <w:r w:rsidRPr="00F31509">
        <w:rPr>
          <w:rFonts w:asciiTheme="majorBidi" w:hAnsiTheme="majorBidi" w:cstheme="majorBidi"/>
          <w:color w:val="000000" w:themeColor="text1"/>
          <w:szCs w:val="24"/>
          <w:lang w:val="en-GB"/>
        </w:rPr>
        <w:t xml:space="preserve">to be independent over time: </w:t>
      </w:r>
      <w:del w:id="7309" w:author="Jane Shaw" w:date="2015-10-22T20:03:00Z">
        <w:r w:rsidRPr="00F31509" w:rsidDel="00311D81">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stock changes in previous years </w:t>
      </w:r>
      <w:del w:id="7310" w:author="Jane Shaw" w:date="2015-10-22T20:03:00Z">
        <w:r w:rsidRPr="00F31509" w:rsidDel="00311D81">
          <w:rPr>
            <w:rFonts w:asciiTheme="majorBidi" w:hAnsiTheme="majorBidi" w:cstheme="majorBidi"/>
            <w:color w:val="000000" w:themeColor="text1"/>
            <w:szCs w:val="24"/>
            <w:lang w:val="en-GB"/>
          </w:rPr>
          <w:delText xml:space="preserve">will </w:delText>
        </w:r>
      </w:del>
      <w:ins w:id="7311" w:author="Jane Shaw" w:date="2015-10-22T20:03:00Z">
        <w:r w:rsidR="00311D81">
          <w:rPr>
            <w:rFonts w:asciiTheme="majorBidi" w:hAnsiTheme="majorBidi" w:cstheme="majorBidi"/>
            <w:color w:val="000000" w:themeColor="text1"/>
            <w:szCs w:val="24"/>
            <w:lang w:val="en-GB"/>
          </w:rPr>
          <w:t xml:space="preserve">are </w:t>
        </w:r>
      </w:ins>
      <w:r w:rsidRPr="00F31509">
        <w:rPr>
          <w:rFonts w:asciiTheme="majorBidi" w:hAnsiTheme="majorBidi" w:cstheme="majorBidi"/>
          <w:color w:val="000000" w:themeColor="text1"/>
          <w:szCs w:val="24"/>
          <w:lang w:val="en-GB"/>
        </w:rPr>
        <w:t xml:space="preserve">likely </w:t>
      </w:r>
      <w:ins w:id="7312" w:author="Jane Shaw" w:date="2015-10-22T20:03:00Z">
        <w:r w:rsidR="00311D81">
          <w:rPr>
            <w:rFonts w:asciiTheme="majorBidi" w:hAnsiTheme="majorBidi" w:cstheme="majorBidi"/>
            <w:color w:val="000000" w:themeColor="text1"/>
            <w:szCs w:val="24"/>
            <w:lang w:val="en-GB"/>
          </w:rPr>
          <w:t xml:space="preserve">to </w:t>
        </w:r>
      </w:ins>
      <w:r w:rsidRPr="00F31509">
        <w:rPr>
          <w:rFonts w:asciiTheme="majorBidi" w:hAnsiTheme="majorBidi" w:cstheme="majorBidi"/>
          <w:color w:val="000000" w:themeColor="text1"/>
          <w:szCs w:val="24"/>
          <w:lang w:val="en-GB"/>
        </w:rPr>
        <w:t xml:space="preserve">influence </w:t>
      </w:r>
      <w:del w:id="7313" w:author="Jane Shaw" w:date="2015-10-22T20:03:00Z">
        <w:r w:rsidRPr="00F31509" w:rsidDel="00311D81">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stock change in the current year. Thus, the </w:t>
      </w:r>
      <w:del w:id="7314" w:author="Jane Shaw" w:date="2015-10-22T20:03:00Z">
        <w:r w:rsidRPr="00F31509" w:rsidDel="00311D81">
          <w:rPr>
            <w:rFonts w:asciiTheme="majorBidi" w:hAnsiTheme="majorBidi" w:cstheme="majorBidi"/>
            <w:color w:val="000000" w:themeColor="text1"/>
            <w:szCs w:val="24"/>
            <w:lang w:val="en-GB"/>
          </w:rPr>
          <w:delText xml:space="preserve">expected value for the </w:delText>
        </w:r>
      </w:del>
      <w:r w:rsidRPr="00F31509">
        <w:rPr>
          <w:rFonts w:asciiTheme="majorBidi" w:hAnsiTheme="majorBidi" w:cstheme="majorBidi"/>
          <w:color w:val="000000" w:themeColor="text1"/>
          <w:szCs w:val="24"/>
          <w:lang w:val="en-GB"/>
        </w:rPr>
        <w:t xml:space="preserve">stock change in the current year may not have an expected value of zero, but rather some amount </w:t>
      </w:r>
      <w:del w:id="7315" w:author="Jane Shaw" w:date="2015-10-22T20:03:00Z">
        <w:r w:rsidRPr="00F31509" w:rsidDel="00311D81">
          <w:rPr>
            <w:rFonts w:asciiTheme="majorBidi" w:hAnsiTheme="majorBidi" w:cstheme="majorBidi"/>
            <w:color w:val="000000" w:themeColor="text1"/>
            <w:szCs w:val="24"/>
            <w:lang w:val="en-GB"/>
          </w:rPr>
          <w:delText xml:space="preserve">which </w:delText>
        </w:r>
      </w:del>
      <w:ins w:id="7316" w:author="Jane Shaw" w:date="2015-10-22T20:03:00Z">
        <w:r w:rsidR="00311D81">
          <w:rPr>
            <w:rFonts w:asciiTheme="majorBidi" w:hAnsiTheme="majorBidi" w:cstheme="majorBidi"/>
            <w:color w:val="000000" w:themeColor="text1"/>
            <w:szCs w:val="24"/>
            <w:lang w:val="en-GB"/>
          </w:rPr>
          <w:t xml:space="preserve">that </w:t>
        </w:r>
      </w:ins>
      <w:r w:rsidRPr="00F31509">
        <w:rPr>
          <w:rFonts w:asciiTheme="majorBidi" w:hAnsiTheme="majorBidi" w:cstheme="majorBidi"/>
          <w:color w:val="000000" w:themeColor="text1"/>
          <w:szCs w:val="24"/>
          <w:lang w:val="en-GB"/>
        </w:rPr>
        <w:t xml:space="preserve">depends on previous stock changes. </w:t>
      </w:r>
    </w:p>
    <w:p w14:paraId="3F9B4280" w14:textId="0CEC96F7" w:rsidR="004F65E4" w:rsidRPr="00F31509" w:rsidRDefault="004F65E4" w:rsidP="004F65E4">
      <w:pPr>
        <w:widowControl w:val="0"/>
        <w:jc w:val="both"/>
        <w:rPr>
          <w:rFonts w:asciiTheme="majorBidi" w:hAnsiTheme="majorBidi" w:cstheme="majorBidi"/>
          <w:color w:val="000000" w:themeColor="text1"/>
          <w:szCs w:val="24"/>
          <w:lang w:val="en-GB"/>
        </w:rPr>
      </w:pPr>
      <w:del w:id="7317" w:author="Jane Shaw" w:date="2015-10-22T20:03:00Z">
        <w:r w:rsidRPr="00F31509" w:rsidDel="00311D81">
          <w:rPr>
            <w:rFonts w:asciiTheme="majorBidi" w:hAnsiTheme="majorBidi" w:cstheme="majorBidi"/>
            <w:color w:val="000000" w:themeColor="text1"/>
            <w:szCs w:val="24"/>
            <w:lang w:val="en-GB"/>
          </w:rPr>
          <w:delText xml:space="preserve">There is </w:delText>
        </w:r>
      </w:del>
      <w:r w:rsidR="00311D81" w:rsidRPr="00F31509">
        <w:rPr>
          <w:rFonts w:asciiTheme="majorBidi" w:hAnsiTheme="majorBidi" w:cstheme="majorBidi"/>
          <w:color w:val="000000" w:themeColor="text1"/>
          <w:szCs w:val="24"/>
          <w:lang w:val="en-GB"/>
        </w:rPr>
        <w:t xml:space="preserve">Information </w:t>
      </w:r>
      <w:del w:id="7318" w:author="Jane Shaw" w:date="2015-10-22T20:03:00Z">
        <w:r w:rsidRPr="00F31509" w:rsidDel="00311D81">
          <w:rPr>
            <w:rFonts w:asciiTheme="majorBidi" w:hAnsiTheme="majorBidi" w:cstheme="majorBidi"/>
            <w:color w:val="000000" w:themeColor="text1"/>
            <w:szCs w:val="24"/>
            <w:lang w:val="en-GB"/>
          </w:rPr>
          <w:delText xml:space="preserve">that </w:delText>
        </w:r>
      </w:del>
      <w:r w:rsidRPr="00F31509">
        <w:rPr>
          <w:rFonts w:asciiTheme="majorBidi" w:hAnsiTheme="majorBidi" w:cstheme="majorBidi"/>
          <w:color w:val="000000" w:themeColor="text1"/>
          <w:szCs w:val="24"/>
          <w:lang w:val="en-GB"/>
        </w:rPr>
        <w:t xml:space="preserve">can be harnessed to gauge both the likely direction and </w:t>
      </w:r>
      <w:del w:id="7319" w:author="Jane Shaw" w:date="2015-10-22T20:04:00Z">
        <w:r w:rsidRPr="00F31509" w:rsidDel="00311D81">
          <w:rPr>
            <w:rFonts w:asciiTheme="majorBidi" w:hAnsiTheme="majorBidi" w:cstheme="majorBidi"/>
            <w:color w:val="000000" w:themeColor="text1"/>
            <w:szCs w:val="24"/>
            <w:lang w:val="en-GB"/>
          </w:rPr>
          <w:delText xml:space="preserve">even </w:delText>
        </w:r>
      </w:del>
      <w:r w:rsidRPr="00F31509">
        <w:rPr>
          <w:rFonts w:asciiTheme="majorBidi" w:hAnsiTheme="majorBidi" w:cstheme="majorBidi"/>
          <w:color w:val="000000" w:themeColor="text1"/>
          <w:szCs w:val="24"/>
          <w:lang w:val="en-GB"/>
        </w:rPr>
        <w:t xml:space="preserve">the likely amount of stock changes in </w:t>
      </w:r>
      <w:ins w:id="7320" w:author="Jane Shaw" w:date="2015-11-07T19:23:00Z">
        <w:r w:rsidR="000B5477">
          <w:rPr>
            <w:rFonts w:asciiTheme="majorBidi" w:hAnsiTheme="majorBidi" w:cstheme="majorBidi"/>
            <w:color w:val="000000" w:themeColor="text1"/>
            <w:szCs w:val="24"/>
            <w:lang w:val="en-GB"/>
          </w:rPr>
          <w:t xml:space="preserve">time </w:t>
        </w:r>
      </w:ins>
      <w:r w:rsidRPr="00F31509">
        <w:rPr>
          <w:rFonts w:asciiTheme="majorBidi" w:hAnsiTheme="majorBidi" w:cstheme="majorBidi"/>
          <w:color w:val="000000" w:themeColor="text1"/>
          <w:szCs w:val="24"/>
          <w:lang w:val="en-GB"/>
        </w:rPr>
        <w:t>t. In fact, a positive stock change in t becomes increasingly likely the longer the preceding period of stock drawdowns and the higher the amounts of drawdowns</w:t>
      </w:r>
      <w:ins w:id="7321" w:author="Jane Shaw" w:date="2015-10-22T20:05:00Z">
        <w:r w:rsidR="00311D81">
          <w:rPr>
            <w:rFonts w:asciiTheme="majorBidi" w:hAnsiTheme="majorBidi" w:cstheme="majorBidi"/>
            <w:color w:val="000000" w:themeColor="text1"/>
            <w:szCs w:val="24"/>
            <w:lang w:val="en-GB"/>
          </w:rPr>
          <w:t xml:space="preserve"> –</w:t>
        </w:r>
      </w:ins>
      <w:del w:id="7322" w:author="Jane Shaw" w:date="2015-10-22T20:05:00Z">
        <w:r w:rsidRPr="00F31509" w:rsidDel="00311D81">
          <w:rPr>
            <w:rFonts w:asciiTheme="majorBidi" w:hAnsiTheme="majorBidi" w:cstheme="majorBidi"/>
            <w:color w:val="000000" w:themeColor="text1"/>
            <w:szCs w:val="24"/>
            <w:lang w:val="en-GB"/>
          </w:rPr>
          <w:delText xml:space="preserve">, </w:delText>
        </w:r>
      </w:del>
      <w:ins w:id="7323" w:author="Jane Shaw" w:date="2015-10-22T20:05:00Z">
        <w:r w:rsidR="00311D81">
          <w:rPr>
            <w:rFonts w:asciiTheme="majorBidi" w:hAnsiTheme="majorBidi" w:cstheme="majorBidi"/>
            <w:color w:val="000000" w:themeColor="text1"/>
            <w:szCs w:val="24"/>
            <w:lang w:val="en-GB"/>
          </w:rPr>
          <w:t xml:space="preserve"> </w:t>
        </w:r>
      </w:ins>
      <w:del w:id="7324" w:author="Jane Shaw" w:date="2015-10-22T20:05:00Z">
        <w:r w:rsidRPr="00F31509" w:rsidDel="00311D81">
          <w:rPr>
            <w:rFonts w:asciiTheme="majorBidi" w:hAnsiTheme="majorBidi" w:cstheme="majorBidi"/>
            <w:color w:val="000000" w:themeColor="text1"/>
            <w:szCs w:val="24"/>
            <w:lang w:val="en-GB"/>
          </w:rPr>
          <w:delText xml:space="preserve">i.e. </w:delText>
        </w:r>
      </w:del>
      <w:r w:rsidRPr="00F31509">
        <w:rPr>
          <w:rFonts w:asciiTheme="majorBidi" w:hAnsiTheme="majorBidi" w:cstheme="majorBidi"/>
          <w:color w:val="000000" w:themeColor="text1"/>
          <w:szCs w:val="24"/>
          <w:lang w:val="en-GB"/>
        </w:rPr>
        <w:t xml:space="preserve">the </w:t>
      </w:r>
      <w:ins w:id="7325" w:author="Jane Shaw" w:date="2015-10-22T20:05:00Z">
        <w:r w:rsidR="00311D81">
          <w:rPr>
            <w:rFonts w:asciiTheme="majorBidi" w:hAnsiTheme="majorBidi" w:cstheme="majorBidi"/>
            <w:color w:val="000000" w:themeColor="text1"/>
            <w:szCs w:val="24"/>
            <w:lang w:val="en-GB"/>
          </w:rPr>
          <w:t xml:space="preserve">larger the </w:t>
        </w:r>
      </w:ins>
      <w:r w:rsidRPr="00F31509">
        <w:rPr>
          <w:rFonts w:asciiTheme="majorBidi" w:hAnsiTheme="majorBidi" w:cstheme="majorBidi"/>
          <w:color w:val="000000" w:themeColor="text1"/>
          <w:szCs w:val="24"/>
          <w:lang w:val="en-GB"/>
        </w:rPr>
        <w:t xml:space="preserve">cumulative drawdown over time. If cereal stocks are </w:t>
      </w:r>
      <w:del w:id="7326" w:author="Jane Shaw" w:date="2015-10-22T20:06:00Z">
        <w:r w:rsidRPr="00F31509" w:rsidDel="00311D81">
          <w:rPr>
            <w:rFonts w:asciiTheme="majorBidi" w:hAnsiTheme="majorBidi" w:cstheme="majorBidi"/>
            <w:color w:val="000000" w:themeColor="text1"/>
            <w:szCs w:val="24"/>
            <w:lang w:val="en-GB"/>
          </w:rPr>
          <w:delText xml:space="preserve">being </w:delText>
        </w:r>
      </w:del>
      <w:r w:rsidRPr="00F31509">
        <w:rPr>
          <w:rFonts w:asciiTheme="majorBidi" w:hAnsiTheme="majorBidi" w:cstheme="majorBidi"/>
          <w:color w:val="000000" w:themeColor="text1"/>
          <w:szCs w:val="24"/>
          <w:lang w:val="en-GB"/>
        </w:rPr>
        <w:t xml:space="preserve">drawn down for </w:t>
      </w:r>
      <w:del w:id="7327" w:author="Jane Shaw" w:date="2015-10-22T20:06:00Z">
        <w:r w:rsidRPr="00F31509" w:rsidDel="00311D81">
          <w:rPr>
            <w:rFonts w:asciiTheme="majorBidi" w:hAnsiTheme="majorBidi" w:cstheme="majorBidi"/>
            <w:color w:val="000000" w:themeColor="text1"/>
            <w:szCs w:val="24"/>
            <w:lang w:val="en-GB"/>
          </w:rPr>
          <w:delText xml:space="preserve">say </w:delText>
        </w:r>
      </w:del>
      <w:r w:rsidRPr="00F31509">
        <w:rPr>
          <w:rFonts w:asciiTheme="majorBidi" w:hAnsiTheme="majorBidi" w:cstheme="majorBidi"/>
          <w:color w:val="000000" w:themeColor="text1"/>
          <w:szCs w:val="24"/>
          <w:lang w:val="en-GB"/>
        </w:rPr>
        <w:t xml:space="preserve">15 years in a row, the likelihood </w:t>
      </w:r>
      <w:del w:id="7328" w:author="Jane Shaw" w:date="2015-10-22T20:06:00Z">
        <w:r w:rsidRPr="00F31509" w:rsidDel="00311D81">
          <w:rPr>
            <w:rFonts w:asciiTheme="majorBidi" w:hAnsiTheme="majorBidi" w:cstheme="majorBidi"/>
            <w:color w:val="000000" w:themeColor="text1"/>
            <w:szCs w:val="24"/>
            <w:lang w:val="en-GB"/>
          </w:rPr>
          <w:delText xml:space="preserve">for </w:delText>
        </w:r>
      </w:del>
      <w:ins w:id="7329" w:author="Jane Shaw" w:date="2015-10-22T20:06:00Z">
        <w:r w:rsidR="00311D81">
          <w:rPr>
            <w:rFonts w:asciiTheme="majorBidi" w:hAnsiTheme="majorBidi" w:cstheme="majorBidi"/>
            <w:color w:val="000000" w:themeColor="text1"/>
            <w:szCs w:val="24"/>
            <w:lang w:val="en-GB"/>
          </w:rPr>
          <w:t>of</w:t>
        </w:r>
        <w:r w:rsidR="00311D81" w:rsidRPr="00F31509">
          <w:rPr>
            <w:rFonts w:asciiTheme="majorBidi" w:hAnsiTheme="majorBidi" w:cstheme="majorBidi"/>
            <w:color w:val="000000" w:themeColor="text1"/>
            <w:szCs w:val="24"/>
            <w:lang w:val="en-GB"/>
          </w:rPr>
          <w:t xml:space="preserve"> </w:t>
        </w:r>
      </w:ins>
      <w:del w:id="7330" w:author="Jane Shaw" w:date="2015-10-22T20:06:00Z">
        <w:r w:rsidRPr="00F31509" w:rsidDel="00311D81">
          <w:rPr>
            <w:rFonts w:asciiTheme="majorBidi" w:hAnsiTheme="majorBidi" w:cstheme="majorBidi"/>
            <w:color w:val="000000" w:themeColor="text1"/>
            <w:szCs w:val="24"/>
            <w:lang w:val="en-GB"/>
          </w:rPr>
          <w:delText xml:space="preserve">a </w:delText>
        </w:r>
      </w:del>
      <w:r w:rsidRPr="00F31509">
        <w:rPr>
          <w:rFonts w:asciiTheme="majorBidi" w:hAnsiTheme="majorBidi" w:cstheme="majorBidi"/>
          <w:color w:val="000000" w:themeColor="text1"/>
          <w:szCs w:val="24"/>
          <w:lang w:val="en-GB"/>
        </w:rPr>
        <w:t>drawdown</w:t>
      </w:r>
      <w:ins w:id="7331" w:author="Jane Shaw" w:date="2015-10-22T20:06:00Z">
        <w:r w:rsidR="00311D81">
          <w:rPr>
            <w:rFonts w:asciiTheme="majorBidi" w:hAnsiTheme="majorBidi" w:cstheme="majorBidi"/>
            <w:color w:val="000000" w:themeColor="text1"/>
            <w:szCs w:val="24"/>
            <w:lang w:val="en-GB"/>
          </w:rPr>
          <w:t>s</w:t>
        </w:r>
      </w:ins>
      <w:r w:rsidRPr="00F31509">
        <w:rPr>
          <w:rFonts w:asciiTheme="majorBidi" w:hAnsiTheme="majorBidi" w:cstheme="majorBidi"/>
          <w:color w:val="000000" w:themeColor="text1"/>
          <w:szCs w:val="24"/>
          <w:lang w:val="en-GB"/>
        </w:rPr>
        <w:t xml:space="preserve"> in </w:t>
      </w:r>
      <w:del w:id="7332" w:author="Jane Shaw" w:date="2015-10-22T20:06:00Z">
        <w:r w:rsidRPr="00F31509" w:rsidDel="00311D81">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successive year</w:t>
      </w:r>
      <w:del w:id="7333" w:author="Jane Shaw" w:date="2015-10-22T20:06:00Z">
        <w:r w:rsidRPr="00F31509" w:rsidDel="00311D8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s</w:t>
      </w:r>
      <w:del w:id="7334" w:author="Jane Shaw" w:date="2015-10-22T20:06:00Z">
        <w:r w:rsidRPr="00F31509" w:rsidDel="00311D8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becomes increasingly small</w:t>
      </w:r>
      <w:ins w:id="7335" w:author="Jane Shaw" w:date="2015-10-22T20:06:00Z">
        <w:r w:rsidR="00311D81">
          <w:rPr>
            <w:rFonts w:asciiTheme="majorBidi" w:hAnsiTheme="majorBidi" w:cstheme="majorBidi"/>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39"/>
      </w:r>
      <w:del w:id="7336" w:author="Jane Shaw" w:date="2015-10-22T20:07:00Z">
        <w:r w:rsidRPr="00F31509" w:rsidDel="00311D81">
          <w:rPr>
            <w:rFonts w:asciiTheme="majorBidi" w:hAnsiTheme="majorBidi" w:cstheme="majorBidi"/>
            <w:color w:val="000000" w:themeColor="text1"/>
            <w:szCs w:val="24"/>
            <w:lang w:val="en-GB"/>
          </w:rPr>
          <w:delText>.</w:delText>
        </w:r>
      </w:del>
    </w:p>
    <w:p w14:paraId="4253020A" w14:textId="0E6DA0F9" w:rsidR="004F65E4" w:rsidRPr="000B5477" w:rsidRDefault="004F65E4" w:rsidP="004F65E4">
      <w:pPr>
        <w:widowControl w:val="0"/>
        <w:jc w:val="both"/>
        <w:rPr>
          <w:rFonts w:asciiTheme="majorBidi" w:hAnsiTheme="majorBidi" w:cstheme="majorBidi"/>
          <w:color w:val="000000" w:themeColor="text1"/>
          <w:lang w:val="en-GB"/>
          <w:rPrChange w:id="7337" w:author="Jane Shaw" w:date="2015-11-07T19:23:00Z">
            <w:rPr>
              <w:rFonts w:asciiTheme="majorBidi" w:hAnsiTheme="majorBidi" w:cstheme="majorBidi"/>
              <w:color w:val="000000" w:themeColor="text1"/>
              <w:szCs w:val="24"/>
              <w:lang w:val="en-GB"/>
            </w:rPr>
          </w:rPrChange>
        </w:rPr>
      </w:pPr>
      <w:bookmarkStart w:id="7338" w:name="_Toc420402186"/>
      <w:bookmarkStart w:id="7339" w:name="_Toc420402586"/>
      <w:bookmarkEnd w:id="7338"/>
      <w:bookmarkEnd w:id="7339"/>
      <w:r w:rsidRPr="00F31509">
        <w:rPr>
          <w:rFonts w:asciiTheme="majorBidi" w:hAnsiTheme="majorBidi" w:cstheme="majorBidi"/>
          <w:color w:val="000000" w:themeColor="text1"/>
          <w:szCs w:val="24"/>
          <w:lang w:val="en-GB"/>
        </w:rPr>
        <w:t>Conversely, if a country accumulates stocks for many years in a row, the cumulative amount of stocks w</w:t>
      </w:r>
      <w:r w:rsidRPr="000B5477">
        <w:rPr>
          <w:rFonts w:asciiTheme="majorBidi" w:hAnsiTheme="majorBidi" w:cstheme="majorBidi"/>
          <w:color w:val="000000" w:themeColor="text1"/>
          <w:lang w:val="en-GB"/>
          <w:rPrChange w:id="7340" w:author="Jane Shaw" w:date="2015-11-07T19:23:00Z">
            <w:rPr>
              <w:rFonts w:asciiTheme="majorBidi" w:hAnsiTheme="majorBidi" w:cstheme="majorBidi"/>
              <w:color w:val="000000" w:themeColor="text1"/>
              <w:szCs w:val="24"/>
              <w:lang w:val="en-GB"/>
            </w:rPr>
          </w:rPrChange>
        </w:rPr>
        <w:t>ould become so high that storage capacity dwindles, losses loom</w:t>
      </w:r>
      <w:del w:id="7341" w:author="Jane Shaw" w:date="2015-10-22T20:07:00Z">
        <w:r w:rsidRPr="000B5477" w:rsidDel="00311D81">
          <w:rPr>
            <w:rFonts w:asciiTheme="majorBidi" w:hAnsiTheme="majorBidi" w:cstheme="majorBidi"/>
            <w:color w:val="000000" w:themeColor="text1"/>
            <w:lang w:val="en-GB"/>
            <w:rPrChange w:id="7342" w:author="Jane Shaw" w:date="2015-11-07T19:23:00Z">
              <w:rPr>
                <w:rFonts w:asciiTheme="majorBidi" w:hAnsiTheme="majorBidi" w:cstheme="majorBidi"/>
                <w:color w:val="000000" w:themeColor="text1"/>
                <w:szCs w:val="24"/>
                <w:lang w:val="en-GB"/>
              </w:rPr>
            </w:rPrChange>
          </w:rPr>
          <w:delText>,</w:delText>
        </w:r>
      </w:del>
      <w:r w:rsidRPr="000B5477">
        <w:rPr>
          <w:rFonts w:asciiTheme="majorBidi" w:hAnsiTheme="majorBidi" w:cstheme="majorBidi"/>
          <w:color w:val="000000" w:themeColor="text1"/>
          <w:lang w:val="en-GB"/>
          <w:rPrChange w:id="7343" w:author="Jane Shaw" w:date="2015-11-07T19:23:00Z">
            <w:rPr>
              <w:rFonts w:asciiTheme="majorBidi" w:hAnsiTheme="majorBidi" w:cstheme="majorBidi"/>
              <w:color w:val="000000" w:themeColor="text1"/>
              <w:szCs w:val="24"/>
              <w:lang w:val="en-GB"/>
            </w:rPr>
          </w:rPrChange>
        </w:rPr>
        <w:t xml:space="preserve"> and the costs of holding stocks become prohibitively high.</w:t>
      </w:r>
      <w:r w:rsidR="008568EC" w:rsidRPr="000B5477">
        <w:rPr>
          <w:rFonts w:asciiTheme="majorBidi" w:hAnsiTheme="majorBidi" w:cstheme="majorBidi"/>
          <w:noProof/>
          <w:color w:val="000000" w:themeColor="text1"/>
          <w:lang w:val="en-GB"/>
          <w:rPrChange w:id="7344" w:author="Jane Shaw" w:date="2015-11-07T19:23:00Z">
            <w:rPr>
              <w:rFonts w:asciiTheme="majorBidi" w:hAnsiTheme="majorBidi" w:cstheme="majorBidi"/>
              <w:noProof/>
              <w:color w:val="000000" w:themeColor="text1"/>
              <w:szCs w:val="24"/>
              <w:lang w:val="en-GB"/>
            </w:rPr>
          </w:rPrChange>
        </w:rPr>
        <w:t xml:space="preserve"> </w:t>
      </w:r>
      <w:r w:rsidRPr="000B5477">
        <w:rPr>
          <w:rFonts w:asciiTheme="majorBidi" w:hAnsiTheme="majorBidi" w:cstheme="majorBidi"/>
          <w:color w:val="000000" w:themeColor="text1"/>
          <w:lang w:val="en-GB"/>
          <w:rPrChange w:id="7345" w:author="Jane Shaw" w:date="2015-11-07T19:23:00Z">
            <w:rPr>
              <w:rFonts w:asciiTheme="majorBidi" w:hAnsiTheme="majorBidi" w:cstheme="majorBidi"/>
              <w:color w:val="000000" w:themeColor="text1"/>
              <w:szCs w:val="24"/>
              <w:lang w:val="en-GB"/>
            </w:rPr>
          </w:rPrChange>
        </w:rPr>
        <w:t xml:space="preserve">This means that the probability </w:t>
      </w:r>
      <w:del w:id="7346" w:author="Jane Shaw" w:date="2015-10-22T20:07:00Z">
        <w:r w:rsidRPr="000B5477" w:rsidDel="00311D81">
          <w:rPr>
            <w:rFonts w:asciiTheme="majorBidi" w:hAnsiTheme="majorBidi" w:cstheme="majorBidi"/>
            <w:color w:val="000000" w:themeColor="text1"/>
            <w:lang w:val="en-GB"/>
            <w:rPrChange w:id="7347" w:author="Jane Shaw" w:date="2015-11-07T19:23:00Z">
              <w:rPr>
                <w:rFonts w:asciiTheme="majorBidi" w:hAnsiTheme="majorBidi" w:cstheme="majorBidi"/>
                <w:color w:val="000000" w:themeColor="text1"/>
                <w:szCs w:val="24"/>
                <w:lang w:val="en-GB"/>
              </w:rPr>
            </w:rPrChange>
          </w:rPr>
          <w:delText xml:space="preserve">for </w:delText>
        </w:r>
      </w:del>
      <w:ins w:id="7348" w:author="Jane Shaw" w:date="2015-10-22T20:07:00Z">
        <w:r w:rsidR="00311D81" w:rsidRPr="000B5477">
          <w:rPr>
            <w:rFonts w:asciiTheme="majorBidi" w:hAnsiTheme="majorBidi" w:cstheme="majorBidi"/>
            <w:color w:val="000000" w:themeColor="text1"/>
            <w:lang w:val="en-GB"/>
            <w:rPrChange w:id="7349" w:author="Jane Shaw" w:date="2015-11-07T19:23:00Z">
              <w:rPr>
                <w:rFonts w:asciiTheme="majorBidi" w:hAnsiTheme="majorBidi" w:cstheme="majorBidi"/>
                <w:color w:val="000000" w:themeColor="text1"/>
                <w:szCs w:val="24"/>
                <w:lang w:val="en-GB"/>
              </w:rPr>
            </w:rPrChange>
          </w:rPr>
          <w:t xml:space="preserve">of </w:t>
        </w:r>
      </w:ins>
      <w:r w:rsidRPr="000B5477">
        <w:rPr>
          <w:rFonts w:asciiTheme="majorBidi" w:hAnsiTheme="majorBidi" w:cstheme="majorBidi"/>
          <w:color w:val="000000" w:themeColor="text1"/>
          <w:lang w:val="en-GB"/>
          <w:rPrChange w:id="7350" w:author="Jane Shaw" w:date="2015-11-07T19:23:00Z">
            <w:rPr>
              <w:rFonts w:asciiTheme="majorBidi" w:hAnsiTheme="majorBidi" w:cstheme="majorBidi"/>
              <w:color w:val="000000" w:themeColor="text1"/>
              <w:szCs w:val="24"/>
              <w:lang w:val="en-GB"/>
            </w:rPr>
          </w:rPrChange>
        </w:rPr>
        <w:t xml:space="preserve">a positive change in </w:t>
      </w:r>
      <w:del w:id="7351" w:author="Jane Shaw" w:date="2015-10-22T20:07:00Z">
        <w:r w:rsidRPr="000B5477" w:rsidDel="00311D81">
          <w:rPr>
            <w:rFonts w:asciiTheme="majorBidi" w:hAnsiTheme="majorBidi" w:cstheme="majorBidi"/>
            <w:color w:val="000000" w:themeColor="text1"/>
            <w:lang w:val="en-GB"/>
            <w:rPrChange w:id="7352" w:author="Jane Shaw" w:date="2015-11-07T19:23:00Z">
              <w:rPr>
                <w:rFonts w:asciiTheme="majorBidi" w:hAnsiTheme="majorBidi" w:cstheme="majorBidi"/>
                <w:color w:val="000000" w:themeColor="text1"/>
                <w:szCs w:val="24"/>
                <w:lang w:val="en-GB"/>
              </w:rPr>
            </w:rPrChange>
          </w:rPr>
          <w:delText xml:space="preserve">time </w:delText>
        </w:r>
      </w:del>
      <w:r w:rsidRPr="000B5477">
        <w:rPr>
          <w:rFonts w:asciiTheme="majorBidi" w:hAnsiTheme="majorBidi" w:cstheme="majorBidi"/>
          <w:color w:val="000000" w:themeColor="text1"/>
          <w:lang w:val="en-GB"/>
          <w:rPrChange w:id="7353" w:author="Jane Shaw" w:date="2015-11-07T19:23:00Z">
            <w:rPr>
              <w:rFonts w:asciiTheme="majorBidi" w:hAnsiTheme="majorBidi" w:cstheme="majorBidi"/>
              <w:color w:val="000000" w:themeColor="text1"/>
              <w:szCs w:val="24"/>
              <w:lang w:val="en-GB"/>
            </w:rPr>
          </w:rPrChange>
        </w:rPr>
        <w:t>t increases the longer the history and larger the cumulative amounts of negative changes in the past</w:t>
      </w:r>
      <w:ins w:id="7354" w:author="Jane Shaw" w:date="2015-10-22T20:07:00Z">
        <w:r w:rsidR="00311D81" w:rsidRPr="000B5477">
          <w:rPr>
            <w:rFonts w:asciiTheme="majorBidi" w:hAnsiTheme="majorBidi" w:cstheme="majorBidi"/>
            <w:color w:val="000000" w:themeColor="text1"/>
            <w:lang w:val="en-GB"/>
            <w:rPrChange w:id="7355" w:author="Jane Shaw" w:date="2015-11-07T19:23:00Z">
              <w:rPr>
                <w:rFonts w:asciiTheme="majorBidi" w:hAnsiTheme="majorBidi" w:cstheme="majorBidi"/>
                <w:color w:val="000000" w:themeColor="text1"/>
                <w:szCs w:val="24"/>
                <w:lang w:val="en-GB"/>
              </w:rPr>
            </w:rPrChange>
          </w:rPr>
          <w:t>,</w:t>
        </w:r>
      </w:ins>
      <w:r w:rsidRPr="000B5477">
        <w:rPr>
          <w:rFonts w:asciiTheme="majorBidi" w:hAnsiTheme="majorBidi" w:cstheme="majorBidi"/>
          <w:color w:val="000000" w:themeColor="text1"/>
          <w:lang w:val="en-GB"/>
          <w:rPrChange w:id="7356" w:author="Jane Shaw" w:date="2015-11-07T19:23:00Z">
            <w:rPr>
              <w:rFonts w:asciiTheme="majorBidi" w:hAnsiTheme="majorBidi" w:cstheme="majorBidi"/>
              <w:color w:val="000000" w:themeColor="text1"/>
              <w:szCs w:val="24"/>
              <w:lang w:val="en-GB"/>
            </w:rPr>
          </w:rPrChange>
        </w:rPr>
        <w:t xml:space="preserve"> and vice</w:t>
      </w:r>
      <w:ins w:id="7357" w:author="Jane Shaw" w:date="2015-10-22T20:07:00Z">
        <w:r w:rsidR="00311D81" w:rsidRPr="000B5477">
          <w:rPr>
            <w:rFonts w:asciiTheme="majorBidi" w:hAnsiTheme="majorBidi" w:cstheme="majorBidi"/>
            <w:color w:val="000000" w:themeColor="text1"/>
            <w:lang w:val="en-GB"/>
            <w:rPrChange w:id="7358" w:author="Jane Shaw" w:date="2015-11-07T19:23:00Z">
              <w:rPr>
                <w:rFonts w:asciiTheme="majorBidi" w:hAnsiTheme="majorBidi" w:cstheme="majorBidi"/>
                <w:color w:val="000000" w:themeColor="text1"/>
                <w:szCs w:val="24"/>
                <w:lang w:val="en-GB"/>
              </w:rPr>
            </w:rPrChange>
          </w:rPr>
          <w:t xml:space="preserve"> </w:t>
        </w:r>
      </w:ins>
      <w:del w:id="7359" w:author="Jane Shaw" w:date="2015-10-22T20:07:00Z">
        <w:r w:rsidRPr="000B5477" w:rsidDel="00311D81">
          <w:rPr>
            <w:rFonts w:asciiTheme="majorBidi" w:hAnsiTheme="majorBidi" w:cstheme="majorBidi"/>
            <w:color w:val="000000" w:themeColor="text1"/>
            <w:lang w:val="en-GB"/>
            <w:rPrChange w:id="7360" w:author="Jane Shaw" w:date="2015-11-07T19:23:00Z">
              <w:rPr>
                <w:rFonts w:asciiTheme="majorBidi" w:hAnsiTheme="majorBidi" w:cstheme="majorBidi"/>
                <w:color w:val="000000" w:themeColor="text1"/>
                <w:szCs w:val="24"/>
                <w:lang w:val="en-GB"/>
              </w:rPr>
            </w:rPrChange>
          </w:rPr>
          <w:delText>-</w:delText>
        </w:r>
      </w:del>
      <w:r w:rsidRPr="000B5477">
        <w:rPr>
          <w:rFonts w:asciiTheme="majorBidi" w:hAnsiTheme="majorBidi" w:cstheme="majorBidi"/>
          <w:color w:val="000000" w:themeColor="text1"/>
          <w:lang w:val="en-GB"/>
          <w:rPrChange w:id="7361" w:author="Jane Shaw" w:date="2015-11-07T19:23:00Z">
            <w:rPr>
              <w:rFonts w:asciiTheme="majorBidi" w:hAnsiTheme="majorBidi" w:cstheme="majorBidi"/>
              <w:color w:val="000000" w:themeColor="text1"/>
              <w:szCs w:val="24"/>
              <w:lang w:val="en-GB"/>
            </w:rPr>
          </w:rPrChange>
        </w:rPr>
        <w:t>versa.</w:t>
      </w:r>
      <w:r w:rsidRPr="000B5477">
        <w:rPr>
          <w:rFonts w:asciiTheme="majorBidi" w:hAnsiTheme="majorBidi" w:cstheme="majorBidi"/>
          <w:noProof/>
          <w:color w:val="000000" w:themeColor="text1"/>
          <w:lang w:val="en-GB"/>
          <w:rPrChange w:id="7362" w:author="Jane Shaw" w:date="2015-11-07T19:23:00Z">
            <w:rPr>
              <w:rFonts w:asciiTheme="majorBidi" w:hAnsiTheme="majorBidi" w:cstheme="majorBidi"/>
              <w:noProof/>
              <w:color w:val="000000" w:themeColor="text1"/>
              <w:szCs w:val="24"/>
              <w:lang w:val="en-GB"/>
            </w:rPr>
          </w:rPrChange>
        </w:rPr>
        <w:t xml:space="preserve"> </w:t>
      </w:r>
    </w:p>
    <w:p w14:paraId="058215CC" w14:textId="675445D7" w:rsidR="004F65E4" w:rsidRPr="000B5477" w:rsidRDefault="00AA4884" w:rsidP="004F65E4">
      <w:pPr>
        <w:pStyle w:val="Didascalia"/>
        <w:widowControl w:val="0"/>
        <w:rPr>
          <w:rFonts w:asciiTheme="majorBidi" w:hAnsiTheme="majorBidi" w:cstheme="majorBidi"/>
          <w:b/>
          <w:i w:val="0"/>
          <w:color w:val="000000" w:themeColor="text1"/>
          <w:sz w:val="22"/>
          <w:szCs w:val="22"/>
          <w:lang w:val="en-GB"/>
          <w:rPrChange w:id="7363" w:author="Jane Shaw" w:date="2015-11-07T19:23:00Z">
            <w:rPr>
              <w:rFonts w:asciiTheme="majorBidi" w:hAnsiTheme="majorBidi" w:cstheme="majorBidi"/>
              <w:b/>
              <w:i w:val="0"/>
              <w:color w:val="000000" w:themeColor="text1"/>
              <w:lang w:val="en-GB"/>
            </w:rPr>
          </w:rPrChange>
        </w:rPr>
      </w:pPr>
      <w:r w:rsidRPr="000B5477">
        <w:rPr>
          <w:rFonts w:asciiTheme="majorBidi" w:hAnsiTheme="majorBidi" w:cstheme="majorBidi"/>
          <w:i w:val="0"/>
          <w:color w:val="000000" w:themeColor="text1"/>
          <w:sz w:val="22"/>
          <w:szCs w:val="22"/>
          <w:lang w:val="en-GB"/>
          <w:rPrChange w:id="7364" w:author="Jane Shaw" w:date="2015-11-07T19:23:00Z">
            <w:rPr>
              <w:rFonts w:asciiTheme="majorBidi" w:hAnsiTheme="majorBidi" w:cstheme="majorBidi"/>
              <w:i w:val="0"/>
              <w:color w:val="000000" w:themeColor="text1"/>
              <w:lang w:val="en-GB"/>
            </w:rPr>
          </w:rPrChange>
        </w:rPr>
        <w:t xml:space="preserve">Thus, </w:t>
      </w:r>
      <w:del w:id="7365" w:author="Jane Shaw" w:date="2015-10-22T20:08:00Z">
        <w:r w:rsidRPr="000B5477" w:rsidDel="00311D81">
          <w:rPr>
            <w:rFonts w:asciiTheme="majorBidi" w:hAnsiTheme="majorBidi" w:cstheme="majorBidi"/>
            <w:i w:val="0"/>
            <w:color w:val="000000" w:themeColor="text1"/>
            <w:sz w:val="22"/>
            <w:szCs w:val="22"/>
            <w:lang w:val="en-GB"/>
            <w:rPrChange w:id="7366" w:author="Jane Shaw" w:date="2015-11-07T19:23:00Z">
              <w:rPr>
                <w:rFonts w:asciiTheme="majorBidi" w:hAnsiTheme="majorBidi" w:cstheme="majorBidi"/>
                <w:i w:val="0"/>
                <w:color w:val="000000" w:themeColor="text1"/>
                <w:lang w:val="en-GB"/>
              </w:rPr>
            </w:rPrChange>
          </w:rPr>
          <w:delText xml:space="preserve">we </w:delText>
        </w:r>
      </w:del>
      <w:ins w:id="7367" w:author="Jane Shaw" w:date="2015-10-22T20:08:00Z">
        <w:r w:rsidR="00311D81" w:rsidRPr="000B5477">
          <w:rPr>
            <w:rFonts w:asciiTheme="majorBidi" w:hAnsiTheme="majorBidi" w:cstheme="majorBidi"/>
            <w:i w:val="0"/>
            <w:color w:val="000000" w:themeColor="text1"/>
            <w:sz w:val="22"/>
            <w:szCs w:val="22"/>
            <w:lang w:val="en-GB"/>
            <w:rPrChange w:id="7368" w:author="Jane Shaw" w:date="2015-11-07T19:23:00Z">
              <w:rPr>
                <w:rFonts w:asciiTheme="majorBidi" w:hAnsiTheme="majorBidi" w:cstheme="majorBidi"/>
                <w:i w:val="0"/>
                <w:color w:val="000000" w:themeColor="text1"/>
                <w:lang w:val="en-GB"/>
              </w:rPr>
            </w:rPrChange>
          </w:rPr>
          <w:t xml:space="preserve">there is </w:t>
        </w:r>
      </w:ins>
      <w:r w:rsidRPr="000B5477">
        <w:rPr>
          <w:rFonts w:asciiTheme="majorBidi" w:hAnsiTheme="majorBidi" w:cstheme="majorBidi"/>
          <w:i w:val="0"/>
          <w:color w:val="000000" w:themeColor="text1"/>
          <w:sz w:val="22"/>
          <w:szCs w:val="22"/>
          <w:lang w:val="en-GB"/>
          <w:rPrChange w:id="7369" w:author="Jane Shaw" w:date="2015-11-07T19:23:00Z">
            <w:rPr>
              <w:rFonts w:asciiTheme="majorBidi" w:hAnsiTheme="majorBidi" w:cstheme="majorBidi"/>
              <w:i w:val="0"/>
              <w:color w:val="000000" w:themeColor="text1"/>
              <w:lang w:val="en-GB"/>
            </w:rPr>
          </w:rPrChange>
        </w:rPr>
        <w:t xml:space="preserve">need to construct a model for stock changes that is informed by </w:t>
      </w:r>
      <w:del w:id="7370" w:author="Jane Shaw" w:date="2015-10-22T20:08:00Z">
        <w:r w:rsidRPr="000B5477" w:rsidDel="00311D81">
          <w:rPr>
            <w:rFonts w:asciiTheme="majorBidi" w:hAnsiTheme="majorBidi" w:cstheme="majorBidi"/>
            <w:i w:val="0"/>
            <w:color w:val="000000" w:themeColor="text1"/>
            <w:sz w:val="22"/>
            <w:szCs w:val="22"/>
            <w:lang w:val="en-GB"/>
            <w:rPrChange w:id="7371" w:author="Jane Shaw" w:date="2015-11-07T19:23:00Z">
              <w:rPr>
                <w:rFonts w:asciiTheme="majorBidi" w:hAnsiTheme="majorBidi" w:cstheme="majorBidi"/>
                <w:i w:val="0"/>
                <w:color w:val="000000" w:themeColor="text1"/>
                <w:lang w:val="en-GB"/>
              </w:rPr>
            </w:rPrChange>
          </w:rPr>
          <w:delText xml:space="preserve">our </w:delText>
        </w:r>
      </w:del>
      <w:r w:rsidRPr="000B5477">
        <w:rPr>
          <w:rFonts w:asciiTheme="majorBidi" w:hAnsiTheme="majorBidi" w:cstheme="majorBidi"/>
          <w:i w:val="0"/>
          <w:color w:val="000000" w:themeColor="text1"/>
          <w:sz w:val="22"/>
          <w:szCs w:val="22"/>
          <w:lang w:val="en-GB"/>
          <w:rPrChange w:id="7372" w:author="Jane Shaw" w:date="2015-11-07T19:23:00Z">
            <w:rPr>
              <w:rFonts w:asciiTheme="majorBidi" w:hAnsiTheme="majorBidi" w:cstheme="majorBidi"/>
              <w:i w:val="0"/>
              <w:color w:val="000000" w:themeColor="text1"/>
              <w:lang w:val="en-GB"/>
            </w:rPr>
          </w:rPrChange>
        </w:rPr>
        <w:t>knowledge of historical changes.</w:t>
      </w:r>
      <w:r w:rsidR="008568EC" w:rsidRPr="000B5477">
        <w:rPr>
          <w:rFonts w:asciiTheme="majorBidi" w:hAnsiTheme="majorBidi" w:cstheme="majorBidi"/>
          <w:i w:val="0"/>
          <w:color w:val="000000" w:themeColor="text1"/>
          <w:sz w:val="22"/>
          <w:szCs w:val="22"/>
          <w:lang w:val="en-GB"/>
          <w:rPrChange w:id="7373" w:author="Jane Shaw" w:date="2015-11-07T19:23:00Z">
            <w:rPr>
              <w:rFonts w:asciiTheme="majorBidi" w:hAnsiTheme="majorBidi" w:cstheme="majorBidi"/>
              <w:i w:val="0"/>
              <w:color w:val="000000" w:themeColor="text1"/>
              <w:lang w:val="en-GB"/>
            </w:rPr>
          </w:rPrChange>
        </w:rPr>
        <w:t xml:space="preserve"> </w:t>
      </w:r>
      <w:r w:rsidRPr="000B5477">
        <w:rPr>
          <w:rFonts w:asciiTheme="majorBidi" w:hAnsiTheme="majorBidi" w:cstheme="majorBidi"/>
          <w:i w:val="0"/>
          <w:color w:val="000000" w:themeColor="text1"/>
          <w:sz w:val="22"/>
          <w:szCs w:val="22"/>
          <w:lang w:val="en-GB"/>
          <w:rPrChange w:id="7374" w:author="Jane Shaw" w:date="2015-11-07T19:23:00Z">
            <w:rPr>
              <w:rFonts w:asciiTheme="majorBidi" w:hAnsiTheme="majorBidi" w:cstheme="majorBidi"/>
              <w:i w:val="0"/>
              <w:color w:val="000000" w:themeColor="text1"/>
              <w:lang w:val="en-GB"/>
            </w:rPr>
          </w:rPrChange>
        </w:rPr>
        <w:t>One such model would be</w:t>
      </w:r>
      <w:ins w:id="7375" w:author="Jane Shaw" w:date="2015-10-22T20:08:00Z">
        <w:r w:rsidR="00311D81" w:rsidRPr="000B5477">
          <w:rPr>
            <w:rFonts w:asciiTheme="majorBidi" w:hAnsiTheme="majorBidi" w:cstheme="majorBidi"/>
            <w:i w:val="0"/>
            <w:color w:val="000000" w:themeColor="text1"/>
            <w:sz w:val="22"/>
            <w:szCs w:val="22"/>
            <w:lang w:val="en-GB"/>
            <w:rPrChange w:id="7376" w:author="Jane Shaw" w:date="2015-11-07T19:23:00Z">
              <w:rPr>
                <w:rFonts w:asciiTheme="majorBidi" w:hAnsiTheme="majorBidi" w:cstheme="majorBidi"/>
                <w:i w:val="0"/>
                <w:color w:val="000000" w:themeColor="text1"/>
                <w:lang w:val="en-GB"/>
              </w:rPr>
            </w:rPrChange>
          </w:rPr>
          <w:t>:</w:t>
        </w:r>
      </w:ins>
    </w:p>
    <w:p w14:paraId="6A8AF69E" w14:textId="0444D950" w:rsidR="004F65E4" w:rsidRPr="000B5477" w:rsidRDefault="00D13E0A" w:rsidP="004F65E4">
      <w:pPr>
        <w:pStyle w:val="Didascalia"/>
        <w:jc w:val="center"/>
        <w:rPr>
          <w:rFonts w:asciiTheme="majorBidi" w:hAnsiTheme="majorBidi" w:cstheme="majorBidi"/>
          <w:b/>
          <w:bCs/>
          <w:color w:val="000000" w:themeColor="text1"/>
          <w:sz w:val="22"/>
          <w:szCs w:val="22"/>
          <w:lang w:val="en-GB"/>
          <w:rPrChange w:id="7377" w:author="Jane Shaw" w:date="2015-11-07T19:23:00Z">
            <w:rPr>
              <w:rFonts w:asciiTheme="majorBidi" w:hAnsiTheme="majorBidi" w:cstheme="majorBidi"/>
              <w:b/>
              <w:bCs/>
              <w:color w:val="000000" w:themeColor="text1"/>
              <w:lang w:val="en-GB"/>
            </w:rPr>
          </w:rPrChange>
        </w:rPr>
      </w:pPr>
      <m:oMath>
        <m:sSub>
          <m:sSubPr>
            <m:ctrlPr>
              <w:rPr>
                <w:rFonts w:ascii="Cambria Math" w:hAnsi="Cambria Math" w:cstheme="majorBidi"/>
                <w:color w:val="000000" w:themeColor="text1"/>
                <w:sz w:val="22"/>
                <w:szCs w:val="22"/>
                <w:lang w:val="en-GB"/>
                <w:rPrChange w:id="7378" w:author="Jane Shaw" w:date="2015-11-07T19:23:00Z">
                  <w:rPr>
                    <w:rFonts w:ascii="Cambria Math" w:hAnsi="Cambria Math" w:cstheme="majorBidi"/>
                    <w:color w:val="000000" w:themeColor="text1"/>
                    <w:lang w:val="en-GB"/>
                  </w:rPr>
                </w:rPrChange>
              </w:rPr>
            </m:ctrlPr>
          </m:sSubPr>
          <m:e>
            <m:r>
              <w:rPr>
                <w:rFonts w:ascii="Cambria Math" w:hAnsi="Cambria Math" w:cstheme="majorBidi"/>
                <w:color w:val="000000" w:themeColor="text1"/>
                <w:sz w:val="22"/>
                <w:szCs w:val="22"/>
                <w:lang w:val="en-GB"/>
                <w:rPrChange w:id="7379" w:author="Jane Shaw" w:date="2015-11-07T19:23:00Z">
                  <w:rPr>
                    <w:rFonts w:ascii="Cambria Math" w:hAnsi="Cambria Math" w:cstheme="majorBidi"/>
                    <w:color w:val="000000" w:themeColor="text1"/>
                    <w:lang w:val="en-GB"/>
                  </w:rPr>
                </w:rPrChange>
              </w:rPr>
              <m:t>ΔS</m:t>
            </m:r>
          </m:e>
          <m:sub>
            <m:r>
              <w:rPr>
                <w:rFonts w:ascii="Cambria Math" w:hAnsi="Cambria Math" w:cstheme="majorBidi"/>
                <w:color w:val="000000" w:themeColor="text1"/>
                <w:sz w:val="22"/>
                <w:szCs w:val="22"/>
                <w:lang w:val="en-GB"/>
                <w:rPrChange w:id="7380" w:author="Jane Shaw" w:date="2015-11-07T19:23:00Z">
                  <w:rPr>
                    <w:rFonts w:ascii="Cambria Math" w:hAnsi="Cambria Math" w:cstheme="majorBidi"/>
                    <w:color w:val="000000" w:themeColor="text1"/>
                    <w:lang w:val="en-GB"/>
                  </w:rPr>
                </w:rPrChange>
              </w:rPr>
              <m:t>t</m:t>
            </m:r>
          </m:sub>
        </m:sSub>
        <m:r>
          <w:rPr>
            <w:rFonts w:ascii="Cambria Math" w:hAnsi="Cambria Math" w:cstheme="majorBidi"/>
            <w:color w:val="000000" w:themeColor="text1"/>
            <w:sz w:val="22"/>
            <w:szCs w:val="22"/>
            <w:lang w:val="en-GB"/>
            <w:rPrChange w:id="7381" w:author="Jane Shaw" w:date="2015-11-07T19:23:00Z">
              <w:rPr>
                <w:rFonts w:ascii="Cambria Math" w:hAnsi="Cambria Math" w:cstheme="majorBidi"/>
                <w:color w:val="000000" w:themeColor="text1"/>
                <w:lang w:val="en-GB"/>
              </w:rPr>
            </w:rPrChange>
          </w:rPr>
          <m:t>=β</m:t>
        </m:r>
        <m:d>
          <m:dPr>
            <m:ctrlPr>
              <w:rPr>
                <w:rFonts w:ascii="Cambria Math" w:hAnsi="Cambria Math" w:cstheme="majorBidi"/>
                <w:color w:val="000000" w:themeColor="text1"/>
                <w:sz w:val="22"/>
                <w:szCs w:val="22"/>
                <w:lang w:val="en-GB"/>
                <w:rPrChange w:id="7382" w:author="Jane Shaw" w:date="2015-11-07T19:23:00Z">
                  <w:rPr>
                    <w:rFonts w:ascii="Cambria Math" w:hAnsi="Cambria Math" w:cstheme="majorBidi"/>
                    <w:color w:val="000000" w:themeColor="text1"/>
                    <w:lang w:val="en-GB"/>
                  </w:rPr>
                </w:rPrChange>
              </w:rPr>
            </m:ctrlPr>
          </m:dPr>
          <m:e>
            <m:nary>
              <m:naryPr>
                <m:chr m:val="∑"/>
                <m:limLoc m:val="undOvr"/>
                <m:ctrlPr>
                  <w:rPr>
                    <w:rFonts w:ascii="Cambria Math" w:hAnsi="Cambria Math" w:cstheme="majorBidi"/>
                    <w:color w:val="000000" w:themeColor="text1"/>
                    <w:sz w:val="22"/>
                    <w:szCs w:val="22"/>
                    <w:lang w:val="en-GB"/>
                    <w:rPrChange w:id="7383" w:author="Jane Shaw" w:date="2015-11-07T19:23:00Z">
                      <w:rPr>
                        <w:rFonts w:ascii="Cambria Math" w:hAnsi="Cambria Math" w:cstheme="majorBidi"/>
                        <w:color w:val="000000" w:themeColor="text1"/>
                        <w:lang w:val="en-GB"/>
                      </w:rPr>
                    </w:rPrChange>
                  </w:rPr>
                </m:ctrlPr>
              </m:naryPr>
              <m:sub>
                <m:r>
                  <w:rPr>
                    <w:rFonts w:ascii="Cambria Math" w:hAnsi="Cambria Math" w:cstheme="majorBidi"/>
                    <w:color w:val="000000" w:themeColor="text1"/>
                    <w:sz w:val="22"/>
                    <w:szCs w:val="22"/>
                    <w:lang w:val="en-GB"/>
                    <w:rPrChange w:id="7384" w:author="Jane Shaw" w:date="2015-11-07T19:23:00Z">
                      <w:rPr>
                        <w:rFonts w:ascii="Cambria Math" w:hAnsi="Cambria Math" w:cstheme="majorBidi"/>
                        <w:color w:val="000000" w:themeColor="text1"/>
                        <w:lang w:val="en-GB"/>
                      </w:rPr>
                    </w:rPrChange>
                  </w:rPr>
                  <m:t>i=1</m:t>
                </m:r>
              </m:sub>
              <m:sup>
                <m:r>
                  <w:rPr>
                    <w:rFonts w:ascii="Cambria Math" w:hAnsi="Cambria Math" w:cstheme="majorBidi"/>
                    <w:color w:val="000000" w:themeColor="text1"/>
                    <w:sz w:val="22"/>
                    <w:szCs w:val="22"/>
                    <w:lang w:val="en-GB"/>
                    <w:rPrChange w:id="7385" w:author="Jane Shaw" w:date="2015-11-07T19:23:00Z">
                      <w:rPr>
                        <w:rFonts w:ascii="Cambria Math" w:hAnsi="Cambria Math" w:cstheme="majorBidi"/>
                        <w:color w:val="000000" w:themeColor="text1"/>
                        <w:lang w:val="en-GB"/>
                      </w:rPr>
                    </w:rPrChange>
                  </w:rPr>
                  <m:t>k</m:t>
                </m:r>
              </m:sup>
              <m:e>
                <m:sSub>
                  <m:sSubPr>
                    <m:ctrlPr>
                      <w:rPr>
                        <w:rFonts w:ascii="Cambria Math" w:hAnsi="Cambria Math" w:cstheme="majorBidi"/>
                        <w:color w:val="000000" w:themeColor="text1"/>
                        <w:sz w:val="22"/>
                        <w:szCs w:val="22"/>
                        <w:lang w:val="en-GB"/>
                        <w:rPrChange w:id="7386" w:author="Jane Shaw" w:date="2015-11-07T19:23:00Z">
                          <w:rPr>
                            <w:rFonts w:ascii="Cambria Math" w:hAnsi="Cambria Math" w:cstheme="majorBidi"/>
                            <w:color w:val="000000" w:themeColor="text1"/>
                            <w:lang w:val="en-GB"/>
                          </w:rPr>
                        </w:rPrChange>
                      </w:rPr>
                    </m:ctrlPr>
                  </m:sSubPr>
                  <m:e>
                    <m:r>
                      <w:rPr>
                        <w:rFonts w:ascii="Cambria Math" w:hAnsi="Cambria Math" w:cstheme="majorBidi"/>
                        <w:color w:val="000000" w:themeColor="text1"/>
                        <w:sz w:val="22"/>
                        <w:szCs w:val="22"/>
                        <w:lang w:val="en-GB"/>
                        <w:rPrChange w:id="7387" w:author="Jane Shaw" w:date="2015-11-07T19:23:00Z">
                          <w:rPr>
                            <w:rFonts w:ascii="Cambria Math" w:hAnsi="Cambria Math" w:cstheme="majorBidi"/>
                            <w:color w:val="000000" w:themeColor="text1"/>
                            <w:lang w:val="en-GB"/>
                          </w:rPr>
                        </w:rPrChange>
                      </w:rPr>
                      <m:t>ΔS</m:t>
                    </m:r>
                  </m:e>
                  <m:sub>
                    <m:r>
                      <w:rPr>
                        <w:rFonts w:ascii="Cambria Math" w:hAnsi="Cambria Math" w:cstheme="majorBidi"/>
                        <w:color w:val="000000" w:themeColor="text1"/>
                        <w:sz w:val="22"/>
                        <w:szCs w:val="22"/>
                        <w:lang w:val="en-GB"/>
                        <w:rPrChange w:id="7388" w:author="Jane Shaw" w:date="2015-11-07T19:23:00Z">
                          <w:rPr>
                            <w:rFonts w:ascii="Cambria Math" w:hAnsi="Cambria Math" w:cstheme="majorBidi"/>
                            <w:color w:val="000000" w:themeColor="text1"/>
                            <w:lang w:val="en-GB"/>
                          </w:rPr>
                        </w:rPrChange>
                      </w:rPr>
                      <m:t>t-i</m:t>
                    </m:r>
                  </m:sub>
                </m:sSub>
              </m:e>
            </m:nary>
          </m:e>
        </m:d>
        <m:r>
          <w:rPr>
            <w:rFonts w:ascii="Cambria Math" w:hAnsi="Cambria Math" w:cstheme="majorBidi"/>
            <w:color w:val="000000" w:themeColor="text1"/>
            <w:sz w:val="22"/>
            <w:szCs w:val="22"/>
            <w:lang w:val="en-GB"/>
            <w:rPrChange w:id="7389" w:author="Jane Shaw" w:date="2015-11-07T19:23:00Z">
              <w:rPr>
                <w:rFonts w:ascii="Cambria Math" w:hAnsi="Cambria Math" w:cstheme="majorBidi"/>
                <w:color w:val="000000" w:themeColor="text1"/>
                <w:lang w:val="en-GB"/>
              </w:rPr>
            </w:rPrChange>
          </w:rPr>
          <m:t>+</m:t>
        </m:r>
        <m:sSub>
          <m:sSubPr>
            <m:ctrlPr>
              <w:rPr>
                <w:rFonts w:ascii="Cambria Math" w:hAnsi="Cambria Math" w:cstheme="majorBidi"/>
                <w:color w:val="000000" w:themeColor="text1"/>
                <w:sz w:val="22"/>
                <w:szCs w:val="22"/>
                <w:lang w:val="en-GB"/>
                <w:rPrChange w:id="7390" w:author="Jane Shaw" w:date="2015-11-07T19:23:00Z">
                  <w:rPr>
                    <w:rFonts w:ascii="Cambria Math" w:hAnsi="Cambria Math" w:cstheme="majorBidi"/>
                    <w:color w:val="000000" w:themeColor="text1"/>
                    <w:lang w:val="en-GB"/>
                  </w:rPr>
                </w:rPrChange>
              </w:rPr>
            </m:ctrlPr>
          </m:sSubPr>
          <m:e>
            <m:r>
              <w:rPr>
                <w:rFonts w:ascii="Cambria Math" w:hAnsi="Cambria Math" w:cstheme="majorBidi"/>
                <w:color w:val="000000" w:themeColor="text1"/>
                <w:sz w:val="22"/>
                <w:szCs w:val="22"/>
                <w:lang w:val="en-GB"/>
                <w:rPrChange w:id="7391" w:author="Jane Shaw" w:date="2015-11-07T19:23:00Z">
                  <w:rPr>
                    <w:rFonts w:ascii="Cambria Math" w:hAnsi="Cambria Math" w:cstheme="majorBidi"/>
                    <w:color w:val="000000" w:themeColor="text1"/>
                    <w:lang w:val="en-GB"/>
                  </w:rPr>
                </w:rPrChange>
              </w:rPr>
              <m:t>ε</m:t>
            </m:r>
          </m:e>
          <m:sub>
            <m:r>
              <w:rPr>
                <w:rFonts w:ascii="Cambria Math" w:hAnsi="Cambria Math" w:cstheme="majorBidi"/>
                <w:color w:val="000000" w:themeColor="text1"/>
                <w:sz w:val="22"/>
                <w:szCs w:val="22"/>
                <w:lang w:val="en-GB"/>
                <w:rPrChange w:id="7392" w:author="Jane Shaw" w:date="2015-11-07T19:23:00Z">
                  <w:rPr>
                    <w:rFonts w:ascii="Cambria Math" w:hAnsi="Cambria Math" w:cstheme="majorBidi"/>
                    <w:color w:val="000000" w:themeColor="text1"/>
                    <w:lang w:val="en-GB"/>
                  </w:rPr>
                </w:rPrChange>
              </w:rPr>
              <m:t>t</m:t>
            </m:r>
          </m:sub>
        </m:sSub>
      </m:oMath>
      <w:r w:rsidR="008568EC" w:rsidRPr="000B5477">
        <w:rPr>
          <w:rFonts w:asciiTheme="majorBidi" w:hAnsiTheme="majorBidi" w:cstheme="majorBidi"/>
          <w:i w:val="0"/>
          <w:color w:val="000000" w:themeColor="text1"/>
          <w:sz w:val="22"/>
          <w:szCs w:val="22"/>
          <w:lang w:val="en-GB"/>
          <w:rPrChange w:id="7393" w:author="Jane Shaw" w:date="2015-11-07T19:24:00Z">
            <w:rPr>
              <w:rFonts w:asciiTheme="majorBidi" w:hAnsiTheme="majorBidi" w:cstheme="majorBidi"/>
              <w:color w:val="000000" w:themeColor="text1"/>
              <w:lang w:val="en-GB"/>
            </w:rPr>
          </w:rPrChange>
        </w:rPr>
        <w:t xml:space="preserve"> </w:t>
      </w:r>
      <w:r w:rsidR="004F65E4" w:rsidRPr="000B5477">
        <w:rPr>
          <w:rFonts w:asciiTheme="majorBidi" w:hAnsiTheme="majorBidi" w:cstheme="majorBidi"/>
          <w:i w:val="0"/>
          <w:color w:val="000000" w:themeColor="text1"/>
          <w:sz w:val="22"/>
          <w:szCs w:val="22"/>
          <w:lang w:val="en-GB"/>
          <w:rPrChange w:id="7394" w:author="Jane Shaw" w:date="2015-11-07T19:24:00Z">
            <w:rPr>
              <w:rFonts w:asciiTheme="majorBidi" w:hAnsiTheme="majorBidi" w:cstheme="majorBidi"/>
              <w:color w:val="000000" w:themeColor="text1"/>
              <w:lang w:val="en-GB"/>
            </w:rPr>
          </w:rPrChange>
        </w:rPr>
        <w:t>(</w:t>
      </w:r>
      <w:r w:rsidR="00311D81" w:rsidRPr="000B5477">
        <w:rPr>
          <w:rFonts w:asciiTheme="majorBidi" w:hAnsiTheme="majorBidi" w:cstheme="majorBidi"/>
          <w:i w:val="0"/>
          <w:color w:val="000000" w:themeColor="text1"/>
          <w:sz w:val="22"/>
          <w:szCs w:val="22"/>
          <w:lang w:val="en-GB"/>
          <w:rPrChange w:id="7395" w:author="Jane Shaw" w:date="2015-11-07T19:24:00Z">
            <w:rPr>
              <w:rFonts w:asciiTheme="majorBidi" w:hAnsiTheme="majorBidi" w:cstheme="majorBidi"/>
              <w:color w:val="000000" w:themeColor="text1"/>
              <w:lang w:val="en-GB"/>
            </w:rPr>
          </w:rPrChange>
        </w:rPr>
        <w:t xml:space="preserve">equation </w:t>
      </w:r>
      <w:r w:rsidR="003D789C" w:rsidRPr="000B5477">
        <w:rPr>
          <w:rFonts w:asciiTheme="majorBidi" w:hAnsiTheme="majorBidi" w:cstheme="majorBidi"/>
          <w:b/>
          <w:bCs/>
          <w:i w:val="0"/>
          <w:color w:val="000000" w:themeColor="text1"/>
          <w:sz w:val="22"/>
          <w:szCs w:val="22"/>
          <w:lang w:val="en-GB"/>
          <w:rPrChange w:id="7396" w:author="Jane Shaw" w:date="2015-11-07T19:24:00Z">
            <w:rPr>
              <w:rFonts w:asciiTheme="majorBidi" w:hAnsiTheme="majorBidi" w:cstheme="majorBidi"/>
              <w:b/>
              <w:bCs/>
              <w:color w:val="000000" w:themeColor="text1"/>
              <w:lang w:val="en-GB"/>
            </w:rPr>
          </w:rPrChange>
        </w:rPr>
        <w:fldChar w:fldCharType="begin"/>
      </w:r>
      <w:r w:rsidR="004F65E4" w:rsidRPr="000B5477">
        <w:rPr>
          <w:rFonts w:asciiTheme="majorBidi" w:hAnsiTheme="majorBidi" w:cstheme="majorBidi"/>
          <w:i w:val="0"/>
          <w:color w:val="000000" w:themeColor="text1"/>
          <w:sz w:val="22"/>
          <w:szCs w:val="22"/>
          <w:lang w:val="en-GB"/>
          <w:rPrChange w:id="7397" w:author="Jane Shaw" w:date="2015-11-07T19:24:00Z">
            <w:rPr>
              <w:rFonts w:asciiTheme="majorBidi" w:hAnsiTheme="majorBidi" w:cstheme="majorBidi"/>
              <w:color w:val="000000" w:themeColor="text1"/>
              <w:lang w:val="en-GB"/>
            </w:rPr>
          </w:rPrChange>
        </w:rPr>
        <w:instrText xml:space="preserve"> SEQ Equation \* ARABIC </w:instrText>
      </w:r>
      <w:r w:rsidR="003D789C" w:rsidRPr="000B5477">
        <w:rPr>
          <w:rFonts w:asciiTheme="majorBidi" w:hAnsiTheme="majorBidi" w:cstheme="majorBidi"/>
          <w:b/>
          <w:bCs/>
          <w:i w:val="0"/>
          <w:color w:val="000000" w:themeColor="text1"/>
          <w:sz w:val="22"/>
          <w:szCs w:val="22"/>
          <w:lang w:val="en-GB"/>
          <w:rPrChange w:id="7398" w:author="Jane Shaw" w:date="2015-11-07T19:24:00Z">
            <w:rPr>
              <w:rFonts w:asciiTheme="majorBidi" w:hAnsiTheme="majorBidi" w:cstheme="majorBidi"/>
              <w:b/>
              <w:bCs/>
              <w:color w:val="000000" w:themeColor="text1"/>
              <w:lang w:val="en-GB"/>
            </w:rPr>
          </w:rPrChange>
        </w:rPr>
        <w:fldChar w:fldCharType="separate"/>
      </w:r>
      <w:r w:rsidR="00311179" w:rsidRPr="000B5477">
        <w:rPr>
          <w:rFonts w:asciiTheme="majorBidi" w:hAnsiTheme="majorBidi" w:cstheme="majorBidi"/>
          <w:i w:val="0"/>
          <w:noProof/>
          <w:color w:val="000000" w:themeColor="text1"/>
          <w:sz w:val="22"/>
          <w:szCs w:val="22"/>
          <w:lang w:val="en-GB"/>
          <w:rPrChange w:id="7399" w:author="Jane Shaw" w:date="2015-11-07T19:24:00Z">
            <w:rPr>
              <w:rFonts w:asciiTheme="majorBidi" w:hAnsiTheme="majorBidi" w:cstheme="majorBidi"/>
              <w:noProof/>
              <w:color w:val="000000" w:themeColor="text1"/>
              <w:lang w:val="en-GB"/>
            </w:rPr>
          </w:rPrChange>
        </w:rPr>
        <w:t>9</w:t>
      </w:r>
      <w:r w:rsidR="003D789C" w:rsidRPr="000B5477">
        <w:rPr>
          <w:rFonts w:asciiTheme="majorBidi" w:hAnsiTheme="majorBidi" w:cstheme="majorBidi"/>
          <w:b/>
          <w:bCs/>
          <w:i w:val="0"/>
          <w:color w:val="000000" w:themeColor="text1"/>
          <w:sz w:val="22"/>
          <w:szCs w:val="22"/>
          <w:lang w:val="en-GB"/>
          <w:rPrChange w:id="7400" w:author="Jane Shaw" w:date="2015-11-07T19:24:00Z">
            <w:rPr>
              <w:rFonts w:asciiTheme="majorBidi" w:hAnsiTheme="majorBidi" w:cstheme="majorBidi"/>
              <w:b/>
              <w:bCs/>
              <w:color w:val="000000" w:themeColor="text1"/>
              <w:lang w:val="en-GB"/>
            </w:rPr>
          </w:rPrChange>
        </w:rPr>
        <w:fldChar w:fldCharType="end"/>
      </w:r>
      <w:r w:rsidR="004F65E4" w:rsidRPr="000B5477">
        <w:rPr>
          <w:rFonts w:asciiTheme="majorBidi" w:hAnsiTheme="majorBidi" w:cstheme="majorBidi"/>
          <w:i w:val="0"/>
          <w:color w:val="000000" w:themeColor="text1"/>
          <w:sz w:val="22"/>
          <w:szCs w:val="22"/>
          <w:lang w:val="en-GB"/>
          <w:rPrChange w:id="7401" w:author="Jane Shaw" w:date="2015-11-07T19:24:00Z">
            <w:rPr>
              <w:rFonts w:asciiTheme="majorBidi" w:hAnsiTheme="majorBidi" w:cstheme="majorBidi"/>
              <w:color w:val="000000" w:themeColor="text1"/>
              <w:lang w:val="en-GB"/>
            </w:rPr>
          </w:rPrChange>
        </w:rPr>
        <w:t>)</w:t>
      </w:r>
    </w:p>
    <w:p w14:paraId="7023FE7C" w14:textId="12A2142E" w:rsidR="004F65E4" w:rsidRPr="000B5477" w:rsidRDefault="00AA4884" w:rsidP="004F65E4">
      <w:pPr>
        <w:pStyle w:val="Didascalia"/>
        <w:jc w:val="both"/>
        <w:rPr>
          <w:rFonts w:asciiTheme="majorBidi" w:hAnsiTheme="majorBidi" w:cstheme="majorBidi"/>
          <w:b/>
          <w:i w:val="0"/>
          <w:color w:val="000000" w:themeColor="text1"/>
          <w:sz w:val="22"/>
          <w:szCs w:val="22"/>
          <w:lang w:val="en-GB"/>
          <w:rPrChange w:id="7402" w:author="Jane Shaw" w:date="2015-11-07T19:23:00Z">
            <w:rPr>
              <w:rFonts w:asciiTheme="majorBidi" w:hAnsiTheme="majorBidi" w:cstheme="majorBidi"/>
              <w:b/>
              <w:i w:val="0"/>
              <w:color w:val="000000" w:themeColor="text1"/>
              <w:lang w:val="en-GB"/>
            </w:rPr>
          </w:rPrChange>
        </w:rPr>
      </w:pPr>
      <w:r w:rsidRPr="000B5477">
        <w:rPr>
          <w:rFonts w:asciiTheme="majorBidi" w:hAnsiTheme="majorBidi" w:cstheme="majorBidi"/>
          <w:i w:val="0"/>
          <w:color w:val="000000" w:themeColor="text1"/>
          <w:sz w:val="22"/>
          <w:szCs w:val="22"/>
          <w:lang w:val="en-GB"/>
          <w:rPrChange w:id="7403" w:author="Jane Shaw" w:date="2015-11-07T19:23:00Z">
            <w:rPr>
              <w:rFonts w:asciiTheme="majorBidi" w:hAnsiTheme="majorBidi" w:cstheme="majorBidi"/>
              <w:i w:val="0"/>
              <w:color w:val="000000" w:themeColor="text1"/>
              <w:lang w:val="en-GB"/>
            </w:rPr>
          </w:rPrChange>
        </w:rPr>
        <w:t xml:space="preserve">In other words, </w:t>
      </w:r>
      <w:del w:id="7404" w:author="Jane Shaw" w:date="2015-10-22T20:08:00Z">
        <w:r w:rsidRPr="000B5477" w:rsidDel="00311D81">
          <w:rPr>
            <w:rFonts w:asciiTheme="majorBidi" w:hAnsiTheme="majorBidi" w:cstheme="majorBidi"/>
            <w:i w:val="0"/>
            <w:color w:val="000000" w:themeColor="text1"/>
            <w:sz w:val="22"/>
            <w:szCs w:val="22"/>
            <w:lang w:val="en-GB"/>
            <w:rPrChange w:id="7405" w:author="Jane Shaw" w:date="2015-11-07T19:23:00Z">
              <w:rPr>
                <w:rFonts w:asciiTheme="majorBidi" w:hAnsiTheme="majorBidi" w:cstheme="majorBidi"/>
                <w:i w:val="0"/>
                <w:color w:val="000000" w:themeColor="text1"/>
                <w:lang w:val="en-GB"/>
              </w:rPr>
            </w:rPrChange>
          </w:rPr>
          <w:delText xml:space="preserve">we </w:delText>
        </w:r>
      </w:del>
      <w:ins w:id="7406" w:author="Jane Shaw" w:date="2015-10-22T20:08:00Z">
        <w:r w:rsidR="00311D81" w:rsidRPr="000B5477">
          <w:rPr>
            <w:rFonts w:asciiTheme="majorBidi" w:hAnsiTheme="majorBidi" w:cstheme="majorBidi"/>
            <w:i w:val="0"/>
            <w:color w:val="000000" w:themeColor="text1"/>
            <w:sz w:val="22"/>
            <w:szCs w:val="22"/>
            <w:lang w:val="en-GB"/>
            <w:rPrChange w:id="7407" w:author="Jane Shaw" w:date="2015-11-07T19:23:00Z">
              <w:rPr>
                <w:rFonts w:asciiTheme="majorBidi" w:hAnsiTheme="majorBidi" w:cstheme="majorBidi"/>
                <w:i w:val="0"/>
                <w:color w:val="000000" w:themeColor="text1"/>
                <w:lang w:val="en-GB"/>
              </w:rPr>
            </w:rPrChange>
          </w:rPr>
          <w:t xml:space="preserve">it is </w:t>
        </w:r>
      </w:ins>
      <w:r w:rsidRPr="000B5477">
        <w:rPr>
          <w:rFonts w:asciiTheme="majorBidi" w:hAnsiTheme="majorBidi" w:cstheme="majorBidi"/>
          <w:i w:val="0"/>
          <w:color w:val="000000" w:themeColor="text1"/>
          <w:sz w:val="22"/>
          <w:szCs w:val="22"/>
          <w:lang w:val="en-GB"/>
          <w:rPrChange w:id="7408" w:author="Jane Shaw" w:date="2015-11-07T19:23:00Z">
            <w:rPr>
              <w:rFonts w:asciiTheme="majorBidi" w:hAnsiTheme="majorBidi" w:cstheme="majorBidi"/>
              <w:i w:val="0"/>
              <w:color w:val="000000" w:themeColor="text1"/>
              <w:lang w:val="en-GB"/>
            </w:rPr>
          </w:rPrChange>
        </w:rPr>
        <w:t>assume</w:t>
      </w:r>
      <w:ins w:id="7409" w:author="Jane Shaw" w:date="2015-10-22T20:08:00Z">
        <w:r w:rsidR="00311D81" w:rsidRPr="000B5477">
          <w:rPr>
            <w:rFonts w:asciiTheme="majorBidi" w:hAnsiTheme="majorBidi" w:cstheme="majorBidi"/>
            <w:i w:val="0"/>
            <w:color w:val="000000" w:themeColor="text1"/>
            <w:sz w:val="22"/>
            <w:szCs w:val="22"/>
            <w:lang w:val="en-GB"/>
            <w:rPrChange w:id="7410" w:author="Jane Shaw" w:date="2015-11-07T19:23:00Z">
              <w:rPr>
                <w:rFonts w:asciiTheme="majorBidi" w:hAnsiTheme="majorBidi" w:cstheme="majorBidi"/>
                <w:i w:val="0"/>
                <w:color w:val="000000" w:themeColor="text1"/>
                <w:lang w:val="en-GB"/>
              </w:rPr>
            </w:rPrChange>
          </w:rPr>
          <w:t>d</w:t>
        </w:r>
      </w:ins>
      <w:r w:rsidRPr="000B5477">
        <w:rPr>
          <w:rFonts w:asciiTheme="majorBidi" w:hAnsiTheme="majorBidi" w:cstheme="majorBidi"/>
          <w:i w:val="0"/>
          <w:color w:val="000000" w:themeColor="text1"/>
          <w:sz w:val="22"/>
          <w:szCs w:val="22"/>
          <w:lang w:val="en-GB"/>
          <w:rPrChange w:id="7411" w:author="Jane Shaw" w:date="2015-11-07T19:23:00Z">
            <w:rPr>
              <w:rFonts w:asciiTheme="majorBidi" w:hAnsiTheme="majorBidi" w:cstheme="majorBidi"/>
              <w:i w:val="0"/>
              <w:color w:val="000000" w:themeColor="text1"/>
              <w:lang w:val="en-GB"/>
            </w:rPr>
          </w:rPrChange>
        </w:rPr>
        <w:t xml:space="preserve"> that the stock changes at time t depend on the sum of the previous k stock changes.</w:t>
      </w:r>
      <w:r w:rsidR="008568EC" w:rsidRPr="000B5477">
        <w:rPr>
          <w:rFonts w:asciiTheme="majorBidi" w:hAnsiTheme="majorBidi" w:cstheme="majorBidi"/>
          <w:i w:val="0"/>
          <w:color w:val="000000" w:themeColor="text1"/>
          <w:sz w:val="22"/>
          <w:szCs w:val="22"/>
          <w:lang w:val="en-GB"/>
          <w:rPrChange w:id="7412" w:author="Jane Shaw" w:date="2015-11-07T19:23:00Z">
            <w:rPr>
              <w:rFonts w:asciiTheme="majorBidi" w:hAnsiTheme="majorBidi" w:cstheme="majorBidi"/>
              <w:i w:val="0"/>
              <w:color w:val="000000" w:themeColor="text1"/>
              <w:lang w:val="en-GB"/>
            </w:rPr>
          </w:rPrChange>
        </w:rPr>
        <w:t xml:space="preserve"> </w:t>
      </w:r>
      <w:del w:id="7413" w:author="Jane Shaw" w:date="2015-10-22T20:08:00Z">
        <w:r w:rsidRPr="000B5477" w:rsidDel="00311D81">
          <w:rPr>
            <w:rFonts w:asciiTheme="majorBidi" w:hAnsiTheme="majorBidi" w:cstheme="majorBidi"/>
            <w:i w:val="0"/>
            <w:color w:val="000000" w:themeColor="text1"/>
            <w:sz w:val="22"/>
            <w:szCs w:val="22"/>
            <w:lang w:val="en-GB"/>
            <w:rPrChange w:id="7414" w:author="Jane Shaw" w:date="2015-11-07T19:23:00Z">
              <w:rPr>
                <w:rFonts w:asciiTheme="majorBidi" w:hAnsiTheme="majorBidi" w:cstheme="majorBidi"/>
                <w:i w:val="0"/>
                <w:color w:val="000000" w:themeColor="text1"/>
                <w:lang w:val="en-GB"/>
              </w:rPr>
            </w:rPrChange>
          </w:rPr>
          <w:delText xml:space="preserve">We add </w:delText>
        </w:r>
      </w:del>
      <w:r w:rsidR="00311D81" w:rsidRPr="000B5477">
        <w:rPr>
          <w:rFonts w:asciiTheme="majorBidi" w:hAnsiTheme="majorBidi" w:cstheme="majorBidi"/>
          <w:i w:val="0"/>
          <w:color w:val="000000" w:themeColor="text1"/>
          <w:sz w:val="22"/>
          <w:szCs w:val="22"/>
          <w:lang w:val="en-GB"/>
          <w:rPrChange w:id="7415" w:author="Jane Shaw" w:date="2015-11-07T19:23:00Z">
            <w:rPr>
              <w:rFonts w:asciiTheme="majorBidi" w:hAnsiTheme="majorBidi" w:cstheme="majorBidi"/>
              <w:i w:val="0"/>
              <w:color w:val="000000" w:themeColor="text1"/>
              <w:lang w:val="en-GB"/>
            </w:rPr>
          </w:rPrChange>
        </w:rPr>
        <w:t xml:space="preserve">An </w:t>
      </w:r>
      <w:r w:rsidRPr="000B5477">
        <w:rPr>
          <w:rFonts w:asciiTheme="majorBidi" w:hAnsiTheme="majorBidi" w:cstheme="majorBidi"/>
          <w:i w:val="0"/>
          <w:color w:val="000000" w:themeColor="text1"/>
          <w:sz w:val="22"/>
          <w:szCs w:val="22"/>
          <w:lang w:val="en-GB"/>
          <w:rPrChange w:id="7416" w:author="Jane Shaw" w:date="2015-11-07T19:23:00Z">
            <w:rPr>
              <w:rFonts w:asciiTheme="majorBidi" w:hAnsiTheme="majorBidi" w:cstheme="majorBidi"/>
              <w:i w:val="0"/>
              <w:color w:val="000000" w:themeColor="text1"/>
              <w:lang w:val="en-GB"/>
            </w:rPr>
          </w:rPrChange>
        </w:rPr>
        <w:t xml:space="preserve">error term </w:t>
      </w:r>
      <w:ins w:id="7417" w:author="Jane Shaw" w:date="2015-10-22T20:08:00Z">
        <w:r w:rsidR="00311D81" w:rsidRPr="000B5477">
          <w:rPr>
            <w:rFonts w:asciiTheme="majorBidi" w:hAnsiTheme="majorBidi" w:cstheme="majorBidi"/>
            <w:i w:val="0"/>
            <w:color w:val="000000" w:themeColor="text1"/>
            <w:sz w:val="22"/>
            <w:szCs w:val="22"/>
            <w:lang w:val="en-GB"/>
            <w:rPrChange w:id="7418" w:author="Jane Shaw" w:date="2015-11-07T19:23:00Z">
              <w:rPr>
                <w:rFonts w:asciiTheme="majorBidi" w:hAnsiTheme="majorBidi" w:cstheme="majorBidi"/>
                <w:i w:val="0"/>
                <w:color w:val="000000" w:themeColor="text1"/>
                <w:lang w:val="en-GB"/>
              </w:rPr>
            </w:rPrChange>
          </w:rPr>
          <w:t xml:space="preserve">is added </w:t>
        </w:r>
      </w:ins>
      <w:r w:rsidRPr="000B5477">
        <w:rPr>
          <w:rFonts w:asciiTheme="majorBidi" w:hAnsiTheme="majorBidi" w:cstheme="majorBidi"/>
          <w:i w:val="0"/>
          <w:color w:val="000000" w:themeColor="text1"/>
          <w:sz w:val="22"/>
          <w:szCs w:val="22"/>
          <w:lang w:val="en-GB"/>
          <w:rPrChange w:id="7419" w:author="Jane Shaw" w:date="2015-11-07T19:23:00Z">
            <w:rPr>
              <w:rFonts w:asciiTheme="majorBidi" w:hAnsiTheme="majorBidi" w:cstheme="majorBidi"/>
              <w:i w:val="0"/>
              <w:color w:val="000000" w:themeColor="text1"/>
              <w:lang w:val="en-GB"/>
            </w:rPr>
          </w:rPrChange>
        </w:rPr>
        <w:t>to indicate that the change in stock at time t is not exactly equal to this value; rather, the distribution of the stock change at time t is adjusted given the knowledge of previous stock changes</w:t>
      </w:r>
      <w:ins w:id="7420" w:author="Jane Shaw" w:date="2015-10-22T20:09:00Z">
        <w:r w:rsidR="00311D81" w:rsidRPr="000B5477">
          <w:rPr>
            <w:rFonts w:asciiTheme="majorBidi" w:hAnsiTheme="majorBidi" w:cstheme="majorBidi"/>
            <w:i w:val="0"/>
            <w:color w:val="000000" w:themeColor="text1"/>
            <w:sz w:val="22"/>
            <w:szCs w:val="22"/>
            <w:lang w:val="en-GB"/>
            <w:rPrChange w:id="7421" w:author="Jane Shaw" w:date="2015-11-07T19:23:00Z">
              <w:rPr>
                <w:rFonts w:asciiTheme="majorBidi" w:hAnsiTheme="majorBidi" w:cstheme="majorBidi"/>
                <w:i w:val="0"/>
                <w:color w:val="000000" w:themeColor="text1"/>
                <w:lang w:val="en-GB"/>
              </w:rPr>
            </w:rPrChange>
          </w:rPr>
          <w:t>,</w:t>
        </w:r>
      </w:ins>
      <w:r w:rsidRPr="000B5477">
        <w:rPr>
          <w:rFonts w:asciiTheme="majorBidi" w:hAnsiTheme="majorBidi" w:cstheme="majorBidi"/>
          <w:i w:val="0"/>
          <w:color w:val="000000" w:themeColor="text1"/>
          <w:sz w:val="22"/>
          <w:szCs w:val="22"/>
          <w:lang w:val="en-GB"/>
          <w:rPrChange w:id="7422" w:author="Jane Shaw" w:date="2015-11-07T19:23:00Z">
            <w:rPr>
              <w:rFonts w:asciiTheme="majorBidi" w:hAnsiTheme="majorBidi" w:cstheme="majorBidi"/>
              <w:i w:val="0"/>
              <w:color w:val="000000" w:themeColor="text1"/>
              <w:lang w:val="en-GB"/>
            </w:rPr>
          </w:rPrChange>
        </w:rPr>
        <w:t xml:space="preserve"> and still has variability.</w:t>
      </w:r>
      <w:r w:rsidR="008568EC" w:rsidRPr="000B5477">
        <w:rPr>
          <w:rFonts w:asciiTheme="majorBidi" w:hAnsiTheme="majorBidi" w:cstheme="majorBidi"/>
          <w:i w:val="0"/>
          <w:color w:val="000000" w:themeColor="text1"/>
          <w:sz w:val="22"/>
          <w:szCs w:val="22"/>
          <w:lang w:val="en-GB"/>
          <w:rPrChange w:id="7423" w:author="Jane Shaw" w:date="2015-11-07T19:23:00Z">
            <w:rPr>
              <w:rFonts w:asciiTheme="majorBidi" w:hAnsiTheme="majorBidi" w:cstheme="majorBidi"/>
              <w:i w:val="0"/>
              <w:color w:val="000000" w:themeColor="text1"/>
              <w:lang w:val="en-GB"/>
            </w:rPr>
          </w:rPrChange>
        </w:rPr>
        <w:t xml:space="preserve"> </w:t>
      </w:r>
      <w:del w:id="7424" w:author="Jane Shaw" w:date="2015-10-22T20:09:00Z">
        <w:r w:rsidRPr="000B5477" w:rsidDel="00311D81">
          <w:rPr>
            <w:rFonts w:asciiTheme="majorBidi" w:hAnsiTheme="majorBidi" w:cstheme="majorBidi"/>
            <w:i w:val="0"/>
            <w:color w:val="000000" w:themeColor="text1"/>
            <w:sz w:val="22"/>
            <w:szCs w:val="22"/>
            <w:lang w:val="en-GB"/>
            <w:rPrChange w:id="7425" w:author="Jane Shaw" w:date="2015-11-07T19:23:00Z">
              <w:rPr>
                <w:rFonts w:asciiTheme="majorBidi" w:hAnsiTheme="majorBidi" w:cstheme="majorBidi"/>
                <w:i w:val="0"/>
                <w:color w:val="000000" w:themeColor="text1"/>
                <w:lang w:val="en-GB"/>
              </w:rPr>
            </w:rPrChange>
          </w:rPr>
          <w:delText xml:space="preserve">We could </w:delText>
        </w:r>
      </w:del>
      <w:r w:rsidR="00311D81" w:rsidRPr="000B5477">
        <w:rPr>
          <w:rFonts w:asciiTheme="majorBidi" w:hAnsiTheme="majorBidi" w:cstheme="majorBidi"/>
          <w:i w:val="0"/>
          <w:color w:val="000000" w:themeColor="text1"/>
          <w:sz w:val="22"/>
          <w:szCs w:val="22"/>
          <w:lang w:val="en-GB"/>
          <w:rPrChange w:id="7426" w:author="Jane Shaw" w:date="2015-11-07T19:23:00Z">
            <w:rPr>
              <w:rFonts w:asciiTheme="majorBidi" w:hAnsiTheme="majorBidi" w:cstheme="majorBidi"/>
              <w:i w:val="0"/>
              <w:color w:val="000000" w:themeColor="text1"/>
              <w:lang w:val="en-GB"/>
            </w:rPr>
          </w:rPrChange>
        </w:rPr>
        <w:t>Alternatively</w:t>
      </w:r>
      <w:ins w:id="7427" w:author="Jane Shaw" w:date="2015-10-22T20:09:00Z">
        <w:r w:rsidR="00311D81" w:rsidRPr="000B5477">
          <w:rPr>
            <w:rFonts w:asciiTheme="majorBidi" w:hAnsiTheme="majorBidi" w:cstheme="majorBidi"/>
            <w:i w:val="0"/>
            <w:color w:val="000000" w:themeColor="text1"/>
            <w:sz w:val="22"/>
            <w:szCs w:val="22"/>
            <w:lang w:val="en-GB"/>
            <w:rPrChange w:id="7428" w:author="Jane Shaw" w:date="2015-11-07T19:23:00Z">
              <w:rPr>
                <w:rFonts w:asciiTheme="majorBidi" w:hAnsiTheme="majorBidi" w:cstheme="majorBidi"/>
                <w:i w:val="0"/>
                <w:color w:val="000000" w:themeColor="text1"/>
                <w:lang w:val="en-GB"/>
              </w:rPr>
            </w:rPrChange>
          </w:rPr>
          <w:t>, this could be</w:t>
        </w:r>
      </w:ins>
      <w:r w:rsidR="00311D81" w:rsidRPr="000B5477">
        <w:rPr>
          <w:rFonts w:asciiTheme="majorBidi" w:hAnsiTheme="majorBidi" w:cstheme="majorBidi"/>
          <w:i w:val="0"/>
          <w:color w:val="000000" w:themeColor="text1"/>
          <w:sz w:val="22"/>
          <w:szCs w:val="22"/>
          <w:lang w:val="en-GB"/>
          <w:rPrChange w:id="7429" w:author="Jane Shaw" w:date="2015-11-07T19:23:00Z">
            <w:rPr>
              <w:rFonts w:asciiTheme="majorBidi" w:hAnsiTheme="majorBidi" w:cstheme="majorBidi"/>
              <w:i w:val="0"/>
              <w:color w:val="000000" w:themeColor="text1"/>
              <w:lang w:val="en-GB"/>
            </w:rPr>
          </w:rPrChange>
        </w:rPr>
        <w:t xml:space="preserve"> </w:t>
      </w:r>
      <w:r w:rsidRPr="000B5477">
        <w:rPr>
          <w:rFonts w:asciiTheme="majorBidi" w:hAnsiTheme="majorBidi" w:cstheme="majorBidi"/>
          <w:i w:val="0"/>
          <w:color w:val="000000" w:themeColor="text1"/>
          <w:sz w:val="22"/>
          <w:szCs w:val="22"/>
          <w:lang w:val="en-GB"/>
          <w:rPrChange w:id="7430" w:author="Jane Shaw" w:date="2015-11-07T19:23:00Z">
            <w:rPr>
              <w:rFonts w:asciiTheme="majorBidi" w:hAnsiTheme="majorBidi" w:cstheme="majorBidi"/>
              <w:i w:val="0"/>
              <w:color w:val="000000" w:themeColor="text1"/>
              <w:lang w:val="en-GB"/>
            </w:rPr>
          </w:rPrChange>
        </w:rPr>
        <w:t>express</w:t>
      </w:r>
      <w:ins w:id="7431" w:author="Jane Shaw" w:date="2015-10-22T20:09:00Z">
        <w:r w:rsidR="00311D81" w:rsidRPr="000B5477">
          <w:rPr>
            <w:rFonts w:asciiTheme="majorBidi" w:hAnsiTheme="majorBidi" w:cstheme="majorBidi"/>
            <w:i w:val="0"/>
            <w:color w:val="000000" w:themeColor="text1"/>
            <w:sz w:val="22"/>
            <w:szCs w:val="22"/>
            <w:lang w:val="en-GB"/>
            <w:rPrChange w:id="7432" w:author="Jane Shaw" w:date="2015-11-07T19:23:00Z">
              <w:rPr>
                <w:rFonts w:asciiTheme="majorBidi" w:hAnsiTheme="majorBidi" w:cstheme="majorBidi"/>
                <w:i w:val="0"/>
                <w:color w:val="000000" w:themeColor="text1"/>
                <w:lang w:val="en-GB"/>
              </w:rPr>
            </w:rPrChange>
          </w:rPr>
          <w:t>ed</w:t>
        </w:r>
      </w:ins>
      <w:r w:rsidRPr="000B5477">
        <w:rPr>
          <w:rFonts w:asciiTheme="majorBidi" w:hAnsiTheme="majorBidi" w:cstheme="majorBidi"/>
          <w:i w:val="0"/>
          <w:color w:val="000000" w:themeColor="text1"/>
          <w:sz w:val="22"/>
          <w:szCs w:val="22"/>
          <w:lang w:val="en-GB"/>
          <w:rPrChange w:id="7433" w:author="Jane Shaw" w:date="2015-11-07T19:23:00Z">
            <w:rPr>
              <w:rFonts w:asciiTheme="majorBidi" w:hAnsiTheme="majorBidi" w:cstheme="majorBidi"/>
              <w:i w:val="0"/>
              <w:color w:val="000000" w:themeColor="text1"/>
              <w:lang w:val="en-GB"/>
            </w:rPr>
          </w:rPrChange>
        </w:rPr>
        <w:t xml:space="preserve"> </w:t>
      </w:r>
      <w:del w:id="7434" w:author="Jane Shaw" w:date="2015-10-22T20:09:00Z">
        <w:r w:rsidRPr="000B5477" w:rsidDel="00311D81">
          <w:rPr>
            <w:rFonts w:asciiTheme="majorBidi" w:hAnsiTheme="majorBidi" w:cstheme="majorBidi"/>
            <w:i w:val="0"/>
            <w:color w:val="000000" w:themeColor="text1"/>
            <w:sz w:val="22"/>
            <w:szCs w:val="22"/>
            <w:lang w:val="en-GB"/>
            <w:rPrChange w:id="7435" w:author="Jane Shaw" w:date="2015-11-07T19:23:00Z">
              <w:rPr>
                <w:rFonts w:asciiTheme="majorBidi" w:hAnsiTheme="majorBidi" w:cstheme="majorBidi"/>
                <w:i w:val="0"/>
                <w:color w:val="000000" w:themeColor="text1"/>
                <w:lang w:val="en-GB"/>
              </w:rPr>
            </w:rPrChange>
          </w:rPr>
          <w:delText xml:space="preserve">this </w:delText>
        </w:r>
      </w:del>
      <w:r w:rsidRPr="000B5477">
        <w:rPr>
          <w:rFonts w:asciiTheme="majorBidi" w:hAnsiTheme="majorBidi" w:cstheme="majorBidi"/>
          <w:i w:val="0"/>
          <w:color w:val="000000" w:themeColor="text1"/>
          <w:sz w:val="22"/>
          <w:szCs w:val="22"/>
          <w:lang w:val="en-GB"/>
          <w:rPrChange w:id="7436" w:author="Jane Shaw" w:date="2015-11-07T19:23:00Z">
            <w:rPr>
              <w:rFonts w:asciiTheme="majorBidi" w:hAnsiTheme="majorBidi" w:cstheme="majorBidi"/>
              <w:i w:val="0"/>
              <w:color w:val="000000" w:themeColor="text1"/>
              <w:lang w:val="en-GB"/>
            </w:rPr>
          </w:rPrChange>
        </w:rPr>
        <w:t>as</w:t>
      </w:r>
      <w:ins w:id="7437" w:author="Jane Shaw" w:date="2015-10-22T20:09:00Z">
        <w:r w:rsidR="00311D81" w:rsidRPr="000B5477">
          <w:rPr>
            <w:rFonts w:asciiTheme="majorBidi" w:hAnsiTheme="majorBidi" w:cstheme="majorBidi"/>
            <w:i w:val="0"/>
            <w:color w:val="000000" w:themeColor="text1"/>
            <w:sz w:val="22"/>
            <w:szCs w:val="22"/>
            <w:lang w:val="en-GB"/>
            <w:rPrChange w:id="7438" w:author="Jane Shaw" w:date="2015-11-07T19:23:00Z">
              <w:rPr>
                <w:rFonts w:asciiTheme="majorBidi" w:hAnsiTheme="majorBidi" w:cstheme="majorBidi"/>
                <w:i w:val="0"/>
                <w:color w:val="000000" w:themeColor="text1"/>
                <w:lang w:val="en-GB"/>
              </w:rPr>
            </w:rPrChange>
          </w:rPr>
          <w:t>:</w:t>
        </w:r>
      </w:ins>
    </w:p>
    <w:p w14:paraId="2FE6DB40" w14:textId="267C0AAB" w:rsidR="004F65E4" w:rsidRPr="000B5477" w:rsidRDefault="00D13E0A" w:rsidP="004F65E4">
      <w:pPr>
        <w:pStyle w:val="Didascalia"/>
        <w:tabs>
          <w:tab w:val="left" w:pos="1260"/>
          <w:tab w:val="center" w:pos="4680"/>
        </w:tabs>
        <w:jc w:val="center"/>
        <w:rPr>
          <w:rFonts w:asciiTheme="majorBidi" w:hAnsiTheme="majorBidi" w:cstheme="majorBidi"/>
          <w:b/>
          <w:bCs/>
          <w:color w:val="000000" w:themeColor="text1"/>
          <w:sz w:val="22"/>
          <w:szCs w:val="22"/>
          <w:lang w:val="en-GB"/>
          <w:rPrChange w:id="7439" w:author="Jane Shaw" w:date="2015-11-07T19:23:00Z">
            <w:rPr>
              <w:rFonts w:asciiTheme="majorBidi" w:hAnsiTheme="majorBidi" w:cstheme="majorBidi"/>
              <w:b/>
              <w:bCs/>
              <w:color w:val="000000" w:themeColor="text1"/>
              <w:lang w:val="en-GB"/>
            </w:rPr>
          </w:rPrChange>
        </w:rPr>
      </w:pPr>
      <m:oMath>
        <m:sSub>
          <m:sSubPr>
            <m:ctrlPr>
              <w:rPr>
                <w:rFonts w:ascii="Cambria Math" w:hAnsi="Cambria Math" w:cstheme="majorBidi"/>
                <w:color w:val="000000" w:themeColor="text1"/>
                <w:sz w:val="22"/>
                <w:szCs w:val="22"/>
                <w:lang w:val="en-GB"/>
                <w:rPrChange w:id="7440" w:author="Jane Shaw" w:date="2015-11-07T19:23:00Z">
                  <w:rPr>
                    <w:rFonts w:ascii="Cambria Math" w:hAnsi="Cambria Math" w:cstheme="majorBidi"/>
                    <w:color w:val="000000" w:themeColor="text1"/>
                    <w:lang w:val="en-GB"/>
                  </w:rPr>
                </w:rPrChange>
              </w:rPr>
            </m:ctrlPr>
          </m:sSubPr>
          <m:e>
            <m:r>
              <w:rPr>
                <w:rFonts w:ascii="Cambria Math" w:hAnsi="Cambria Math" w:cstheme="majorBidi"/>
                <w:color w:val="000000" w:themeColor="text1"/>
                <w:sz w:val="22"/>
                <w:szCs w:val="22"/>
                <w:lang w:val="en-GB"/>
                <w:rPrChange w:id="7441" w:author="Jane Shaw" w:date="2015-11-07T19:23:00Z">
                  <w:rPr>
                    <w:rFonts w:ascii="Cambria Math" w:hAnsi="Cambria Math" w:cstheme="majorBidi"/>
                    <w:color w:val="000000" w:themeColor="text1"/>
                    <w:lang w:val="en-GB"/>
                  </w:rPr>
                </w:rPrChange>
              </w:rPr>
              <m:t>ΔS</m:t>
            </m:r>
          </m:e>
          <m:sub>
            <m:r>
              <w:rPr>
                <w:rFonts w:ascii="Cambria Math" w:hAnsi="Cambria Math" w:cstheme="majorBidi"/>
                <w:color w:val="000000" w:themeColor="text1"/>
                <w:sz w:val="22"/>
                <w:szCs w:val="22"/>
                <w:lang w:val="en-GB"/>
                <w:rPrChange w:id="7442" w:author="Jane Shaw" w:date="2015-11-07T19:23:00Z">
                  <w:rPr>
                    <w:rFonts w:ascii="Cambria Math" w:hAnsi="Cambria Math" w:cstheme="majorBidi"/>
                    <w:color w:val="000000" w:themeColor="text1"/>
                    <w:lang w:val="en-GB"/>
                  </w:rPr>
                </w:rPrChange>
              </w:rPr>
              <m:t>t</m:t>
            </m:r>
          </m:sub>
        </m:sSub>
        <m:r>
          <w:rPr>
            <w:rFonts w:ascii="Cambria Math" w:hAnsi="Cambria Math" w:cstheme="majorBidi"/>
            <w:color w:val="000000" w:themeColor="text1"/>
            <w:sz w:val="22"/>
            <w:szCs w:val="22"/>
            <w:lang w:val="en-GB"/>
            <w:rPrChange w:id="7443" w:author="Jane Shaw" w:date="2015-11-07T19:23:00Z">
              <w:rPr>
                <w:rFonts w:ascii="Cambria Math" w:hAnsi="Cambria Math" w:cstheme="majorBidi"/>
                <w:color w:val="000000" w:themeColor="text1"/>
                <w:lang w:val="en-GB"/>
              </w:rPr>
            </w:rPrChange>
          </w:rPr>
          <m:t>∼N</m:t>
        </m:r>
        <m:d>
          <m:dPr>
            <m:ctrlPr>
              <w:rPr>
                <w:rFonts w:ascii="Cambria Math" w:hAnsi="Cambria Math" w:cstheme="majorBidi"/>
                <w:color w:val="000000" w:themeColor="text1"/>
                <w:sz w:val="22"/>
                <w:szCs w:val="22"/>
                <w:lang w:val="en-GB"/>
                <w:rPrChange w:id="7444" w:author="Jane Shaw" w:date="2015-11-07T19:23:00Z">
                  <w:rPr>
                    <w:rFonts w:ascii="Cambria Math" w:hAnsi="Cambria Math" w:cstheme="majorBidi"/>
                    <w:color w:val="000000" w:themeColor="text1"/>
                    <w:lang w:val="en-GB"/>
                  </w:rPr>
                </w:rPrChange>
              </w:rPr>
            </m:ctrlPr>
          </m:dPr>
          <m:e>
            <m:r>
              <w:rPr>
                <w:rFonts w:ascii="Cambria Math" w:hAnsi="Cambria Math" w:cstheme="majorBidi"/>
                <w:color w:val="000000" w:themeColor="text1"/>
                <w:sz w:val="22"/>
                <w:szCs w:val="22"/>
                <w:lang w:val="en-GB"/>
                <w:rPrChange w:id="7445" w:author="Jane Shaw" w:date="2015-11-07T19:23:00Z">
                  <w:rPr>
                    <w:rFonts w:ascii="Cambria Math" w:hAnsi="Cambria Math" w:cstheme="majorBidi"/>
                    <w:color w:val="000000" w:themeColor="text1"/>
                    <w:lang w:val="en-GB"/>
                  </w:rPr>
                </w:rPrChange>
              </w:rPr>
              <m:t>β</m:t>
            </m:r>
            <m:nary>
              <m:naryPr>
                <m:chr m:val="∑"/>
                <m:limLoc m:val="undOvr"/>
                <m:ctrlPr>
                  <w:rPr>
                    <w:rFonts w:ascii="Cambria Math" w:hAnsi="Cambria Math" w:cstheme="majorBidi"/>
                    <w:color w:val="000000" w:themeColor="text1"/>
                    <w:sz w:val="22"/>
                    <w:szCs w:val="22"/>
                    <w:lang w:val="en-GB"/>
                    <w:rPrChange w:id="7446" w:author="Jane Shaw" w:date="2015-11-07T19:23:00Z">
                      <w:rPr>
                        <w:rFonts w:ascii="Cambria Math" w:hAnsi="Cambria Math" w:cstheme="majorBidi"/>
                        <w:color w:val="000000" w:themeColor="text1"/>
                        <w:lang w:val="en-GB"/>
                      </w:rPr>
                    </w:rPrChange>
                  </w:rPr>
                </m:ctrlPr>
              </m:naryPr>
              <m:sub>
                <m:r>
                  <w:rPr>
                    <w:rFonts w:ascii="Cambria Math" w:hAnsi="Cambria Math" w:cstheme="majorBidi"/>
                    <w:color w:val="000000" w:themeColor="text1"/>
                    <w:sz w:val="22"/>
                    <w:szCs w:val="22"/>
                    <w:lang w:val="en-GB"/>
                    <w:rPrChange w:id="7447" w:author="Jane Shaw" w:date="2015-11-07T19:23:00Z">
                      <w:rPr>
                        <w:rFonts w:ascii="Cambria Math" w:hAnsi="Cambria Math" w:cstheme="majorBidi"/>
                        <w:color w:val="000000" w:themeColor="text1"/>
                        <w:lang w:val="en-GB"/>
                      </w:rPr>
                    </w:rPrChange>
                  </w:rPr>
                  <m:t>i=1</m:t>
                </m:r>
              </m:sub>
              <m:sup>
                <m:r>
                  <w:rPr>
                    <w:rFonts w:ascii="Cambria Math" w:hAnsi="Cambria Math" w:cstheme="majorBidi"/>
                    <w:color w:val="000000" w:themeColor="text1"/>
                    <w:sz w:val="22"/>
                    <w:szCs w:val="22"/>
                    <w:lang w:val="en-GB"/>
                    <w:rPrChange w:id="7448" w:author="Jane Shaw" w:date="2015-11-07T19:23:00Z">
                      <w:rPr>
                        <w:rFonts w:ascii="Cambria Math" w:hAnsi="Cambria Math" w:cstheme="majorBidi"/>
                        <w:color w:val="000000" w:themeColor="text1"/>
                        <w:lang w:val="en-GB"/>
                      </w:rPr>
                    </w:rPrChange>
                  </w:rPr>
                  <m:t>k</m:t>
                </m:r>
              </m:sup>
              <m:e>
                <m:sSub>
                  <m:sSubPr>
                    <m:ctrlPr>
                      <w:rPr>
                        <w:rFonts w:ascii="Cambria Math" w:hAnsi="Cambria Math" w:cstheme="majorBidi"/>
                        <w:color w:val="000000" w:themeColor="text1"/>
                        <w:sz w:val="22"/>
                        <w:szCs w:val="22"/>
                        <w:lang w:val="en-GB"/>
                        <w:rPrChange w:id="7449" w:author="Jane Shaw" w:date="2015-11-07T19:23:00Z">
                          <w:rPr>
                            <w:rFonts w:ascii="Cambria Math" w:hAnsi="Cambria Math" w:cstheme="majorBidi"/>
                            <w:color w:val="000000" w:themeColor="text1"/>
                            <w:lang w:val="en-GB"/>
                          </w:rPr>
                        </w:rPrChange>
                      </w:rPr>
                    </m:ctrlPr>
                  </m:sSubPr>
                  <m:e>
                    <m:r>
                      <w:rPr>
                        <w:rFonts w:ascii="Cambria Math" w:hAnsi="Cambria Math" w:cstheme="majorBidi"/>
                        <w:color w:val="000000" w:themeColor="text1"/>
                        <w:sz w:val="22"/>
                        <w:szCs w:val="22"/>
                        <w:lang w:val="en-GB"/>
                        <w:rPrChange w:id="7450" w:author="Jane Shaw" w:date="2015-11-07T19:23:00Z">
                          <w:rPr>
                            <w:rFonts w:ascii="Cambria Math" w:hAnsi="Cambria Math" w:cstheme="majorBidi"/>
                            <w:color w:val="000000" w:themeColor="text1"/>
                            <w:lang w:val="en-GB"/>
                          </w:rPr>
                        </w:rPrChange>
                      </w:rPr>
                      <m:t>ΔS</m:t>
                    </m:r>
                  </m:e>
                  <m:sub>
                    <m:r>
                      <w:rPr>
                        <w:rFonts w:ascii="Cambria Math" w:hAnsi="Cambria Math" w:cstheme="majorBidi"/>
                        <w:color w:val="000000" w:themeColor="text1"/>
                        <w:sz w:val="22"/>
                        <w:szCs w:val="22"/>
                        <w:lang w:val="en-GB"/>
                        <w:rPrChange w:id="7451" w:author="Jane Shaw" w:date="2015-11-07T19:23:00Z">
                          <w:rPr>
                            <w:rFonts w:ascii="Cambria Math" w:hAnsi="Cambria Math" w:cstheme="majorBidi"/>
                            <w:color w:val="000000" w:themeColor="text1"/>
                            <w:lang w:val="en-GB"/>
                          </w:rPr>
                        </w:rPrChange>
                      </w:rPr>
                      <m:t>t-i</m:t>
                    </m:r>
                  </m:sub>
                </m:sSub>
              </m:e>
            </m:nary>
            <m:r>
              <w:rPr>
                <w:rFonts w:ascii="Cambria Math" w:hAnsi="Cambria Math" w:cstheme="majorBidi"/>
                <w:color w:val="000000" w:themeColor="text1"/>
                <w:sz w:val="22"/>
                <w:szCs w:val="22"/>
                <w:lang w:val="en-GB"/>
                <w:rPrChange w:id="7452" w:author="Jane Shaw" w:date="2015-11-07T19:23:00Z">
                  <w:rPr>
                    <w:rFonts w:ascii="Cambria Math" w:hAnsi="Cambria Math" w:cstheme="majorBidi"/>
                    <w:color w:val="000000" w:themeColor="text1"/>
                    <w:lang w:val="en-GB"/>
                  </w:rPr>
                </w:rPrChange>
              </w:rPr>
              <m:t>,</m:t>
            </m:r>
            <m:sSup>
              <m:sSupPr>
                <m:ctrlPr>
                  <w:rPr>
                    <w:rFonts w:ascii="Cambria Math" w:hAnsi="Cambria Math" w:cstheme="majorBidi"/>
                    <w:color w:val="000000" w:themeColor="text1"/>
                    <w:sz w:val="22"/>
                    <w:szCs w:val="22"/>
                    <w:lang w:val="en-GB"/>
                    <w:rPrChange w:id="7453" w:author="Jane Shaw" w:date="2015-11-07T19:23:00Z">
                      <w:rPr>
                        <w:rFonts w:ascii="Cambria Math" w:hAnsi="Cambria Math" w:cstheme="majorBidi"/>
                        <w:color w:val="000000" w:themeColor="text1"/>
                        <w:lang w:val="en-GB"/>
                      </w:rPr>
                    </w:rPrChange>
                  </w:rPr>
                </m:ctrlPr>
              </m:sSupPr>
              <m:e>
                <m:r>
                  <w:rPr>
                    <w:rFonts w:ascii="Cambria Math" w:hAnsi="Cambria Math" w:cstheme="majorBidi"/>
                    <w:color w:val="000000" w:themeColor="text1"/>
                    <w:sz w:val="22"/>
                    <w:szCs w:val="22"/>
                    <w:lang w:val="en-GB"/>
                    <w:rPrChange w:id="7454" w:author="Jane Shaw" w:date="2015-11-07T19:23:00Z">
                      <w:rPr>
                        <w:rFonts w:ascii="Cambria Math" w:hAnsi="Cambria Math" w:cstheme="majorBidi"/>
                        <w:color w:val="000000" w:themeColor="text1"/>
                        <w:lang w:val="en-GB"/>
                      </w:rPr>
                    </w:rPrChange>
                  </w:rPr>
                  <m:t>σ</m:t>
                </m:r>
              </m:e>
              <m:sup>
                <m:r>
                  <w:rPr>
                    <w:rFonts w:ascii="Cambria Math" w:hAnsi="Cambria Math" w:cstheme="majorBidi"/>
                    <w:color w:val="000000" w:themeColor="text1"/>
                    <w:sz w:val="22"/>
                    <w:szCs w:val="22"/>
                    <w:lang w:val="en-GB"/>
                    <w:rPrChange w:id="7455" w:author="Jane Shaw" w:date="2015-11-07T19:23:00Z">
                      <w:rPr>
                        <w:rFonts w:ascii="Cambria Math" w:hAnsi="Cambria Math" w:cstheme="majorBidi"/>
                        <w:color w:val="000000" w:themeColor="text1"/>
                        <w:lang w:val="en-GB"/>
                      </w:rPr>
                    </w:rPrChange>
                  </w:rPr>
                  <m:t>2</m:t>
                </m:r>
              </m:sup>
            </m:sSup>
          </m:e>
        </m:d>
      </m:oMath>
      <w:r w:rsidR="008568EC" w:rsidRPr="000B5477">
        <w:rPr>
          <w:rFonts w:asciiTheme="majorBidi" w:hAnsiTheme="majorBidi" w:cstheme="majorBidi"/>
          <w:color w:val="000000" w:themeColor="text1"/>
          <w:sz w:val="22"/>
          <w:szCs w:val="22"/>
          <w:lang w:val="en-GB"/>
          <w:rPrChange w:id="7456" w:author="Jane Shaw" w:date="2015-11-07T19:23:00Z">
            <w:rPr>
              <w:rFonts w:asciiTheme="majorBidi" w:hAnsiTheme="majorBidi" w:cstheme="majorBidi"/>
              <w:color w:val="000000" w:themeColor="text1"/>
              <w:lang w:val="en-GB"/>
            </w:rPr>
          </w:rPrChange>
        </w:rPr>
        <w:t xml:space="preserve"> </w:t>
      </w:r>
      <w:r w:rsidR="004F65E4" w:rsidRPr="000B5477">
        <w:rPr>
          <w:rFonts w:asciiTheme="majorBidi" w:hAnsiTheme="majorBidi" w:cstheme="majorBidi"/>
          <w:i w:val="0"/>
          <w:color w:val="000000" w:themeColor="text1"/>
          <w:sz w:val="22"/>
          <w:szCs w:val="22"/>
          <w:lang w:val="en-GB"/>
          <w:rPrChange w:id="7457" w:author="Jane Shaw" w:date="2015-11-07T19:24:00Z">
            <w:rPr>
              <w:rFonts w:asciiTheme="majorBidi" w:hAnsiTheme="majorBidi" w:cstheme="majorBidi"/>
              <w:color w:val="000000" w:themeColor="text1"/>
              <w:lang w:val="en-GB"/>
            </w:rPr>
          </w:rPrChange>
        </w:rPr>
        <w:t>(</w:t>
      </w:r>
      <w:r w:rsidR="00311D81" w:rsidRPr="000B5477">
        <w:rPr>
          <w:rFonts w:asciiTheme="majorBidi" w:hAnsiTheme="majorBidi" w:cstheme="majorBidi"/>
          <w:i w:val="0"/>
          <w:color w:val="000000" w:themeColor="text1"/>
          <w:sz w:val="22"/>
          <w:szCs w:val="22"/>
          <w:lang w:val="en-GB"/>
          <w:rPrChange w:id="7458" w:author="Jane Shaw" w:date="2015-11-07T19:24:00Z">
            <w:rPr>
              <w:rFonts w:asciiTheme="majorBidi" w:hAnsiTheme="majorBidi" w:cstheme="majorBidi"/>
              <w:color w:val="000000" w:themeColor="text1"/>
              <w:lang w:val="en-GB"/>
            </w:rPr>
          </w:rPrChange>
        </w:rPr>
        <w:t xml:space="preserve">equation </w:t>
      </w:r>
      <w:r w:rsidR="003D789C" w:rsidRPr="000B5477">
        <w:rPr>
          <w:rFonts w:asciiTheme="majorBidi" w:hAnsiTheme="majorBidi" w:cstheme="majorBidi"/>
          <w:b/>
          <w:bCs/>
          <w:i w:val="0"/>
          <w:color w:val="000000" w:themeColor="text1"/>
          <w:sz w:val="22"/>
          <w:szCs w:val="22"/>
          <w:lang w:val="en-GB"/>
          <w:rPrChange w:id="7459" w:author="Jane Shaw" w:date="2015-11-07T19:24:00Z">
            <w:rPr>
              <w:rFonts w:asciiTheme="majorBidi" w:hAnsiTheme="majorBidi" w:cstheme="majorBidi"/>
              <w:b/>
              <w:bCs/>
              <w:color w:val="000000" w:themeColor="text1"/>
              <w:lang w:val="en-GB"/>
            </w:rPr>
          </w:rPrChange>
        </w:rPr>
        <w:fldChar w:fldCharType="begin"/>
      </w:r>
      <w:r w:rsidR="004F65E4" w:rsidRPr="000B5477">
        <w:rPr>
          <w:rFonts w:asciiTheme="majorBidi" w:hAnsiTheme="majorBidi" w:cstheme="majorBidi"/>
          <w:i w:val="0"/>
          <w:color w:val="000000" w:themeColor="text1"/>
          <w:sz w:val="22"/>
          <w:szCs w:val="22"/>
          <w:lang w:val="en-GB"/>
          <w:rPrChange w:id="7460" w:author="Jane Shaw" w:date="2015-11-07T19:24:00Z">
            <w:rPr>
              <w:rFonts w:asciiTheme="majorBidi" w:hAnsiTheme="majorBidi" w:cstheme="majorBidi"/>
              <w:color w:val="000000" w:themeColor="text1"/>
              <w:lang w:val="en-GB"/>
            </w:rPr>
          </w:rPrChange>
        </w:rPr>
        <w:instrText xml:space="preserve"> SEQ Equation \* ARABIC </w:instrText>
      </w:r>
      <w:r w:rsidR="003D789C" w:rsidRPr="000B5477">
        <w:rPr>
          <w:rFonts w:asciiTheme="majorBidi" w:hAnsiTheme="majorBidi" w:cstheme="majorBidi"/>
          <w:b/>
          <w:bCs/>
          <w:i w:val="0"/>
          <w:color w:val="000000" w:themeColor="text1"/>
          <w:sz w:val="22"/>
          <w:szCs w:val="22"/>
          <w:lang w:val="en-GB"/>
          <w:rPrChange w:id="7461" w:author="Jane Shaw" w:date="2015-11-07T19:24:00Z">
            <w:rPr>
              <w:rFonts w:asciiTheme="majorBidi" w:hAnsiTheme="majorBidi" w:cstheme="majorBidi"/>
              <w:b/>
              <w:bCs/>
              <w:color w:val="000000" w:themeColor="text1"/>
              <w:lang w:val="en-GB"/>
            </w:rPr>
          </w:rPrChange>
        </w:rPr>
        <w:fldChar w:fldCharType="separate"/>
      </w:r>
      <w:r w:rsidR="00311179" w:rsidRPr="000B5477">
        <w:rPr>
          <w:rFonts w:asciiTheme="majorBidi" w:hAnsiTheme="majorBidi" w:cstheme="majorBidi"/>
          <w:i w:val="0"/>
          <w:noProof/>
          <w:color w:val="000000" w:themeColor="text1"/>
          <w:sz w:val="22"/>
          <w:szCs w:val="22"/>
          <w:lang w:val="en-GB"/>
          <w:rPrChange w:id="7462" w:author="Jane Shaw" w:date="2015-11-07T19:24:00Z">
            <w:rPr>
              <w:rFonts w:asciiTheme="majorBidi" w:hAnsiTheme="majorBidi" w:cstheme="majorBidi"/>
              <w:noProof/>
              <w:color w:val="000000" w:themeColor="text1"/>
              <w:lang w:val="en-GB"/>
            </w:rPr>
          </w:rPrChange>
        </w:rPr>
        <w:t>10</w:t>
      </w:r>
      <w:r w:rsidR="003D789C" w:rsidRPr="000B5477">
        <w:rPr>
          <w:rFonts w:asciiTheme="majorBidi" w:hAnsiTheme="majorBidi" w:cstheme="majorBidi"/>
          <w:b/>
          <w:bCs/>
          <w:i w:val="0"/>
          <w:color w:val="000000" w:themeColor="text1"/>
          <w:sz w:val="22"/>
          <w:szCs w:val="22"/>
          <w:lang w:val="en-GB"/>
          <w:rPrChange w:id="7463" w:author="Jane Shaw" w:date="2015-11-07T19:24:00Z">
            <w:rPr>
              <w:rFonts w:asciiTheme="majorBidi" w:hAnsiTheme="majorBidi" w:cstheme="majorBidi"/>
              <w:b/>
              <w:bCs/>
              <w:color w:val="000000" w:themeColor="text1"/>
              <w:lang w:val="en-GB"/>
            </w:rPr>
          </w:rPrChange>
        </w:rPr>
        <w:fldChar w:fldCharType="end"/>
      </w:r>
      <w:r w:rsidR="004F65E4" w:rsidRPr="000B5477">
        <w:rPr>
          <w:rFonts w:asciiTheme="majorBidi" w:hAnsiTheme="majorBidi" w:cstheme="majorBidi"/>
          <w:i w:val="0"/>
          <w:color w:val="000000" w:themeColor="text1"/>
          <w:sz w:val="22"/>
          <w:szCs w:val="22"/>
          <w:lang w:val="en-GB"/>
          <w:rPrChange w:id="7464" w:author="Jane Shaw" w:date="2015-11-07T19:24:00Z">
            <w:rPr>
              <w:rFonts w:asciiTheme="majorBidi" w:hAnsiTheme="majorBidi" w:cstheme="majorBidi"/>
              <w:color w:val="000000" w:themeColor="text1"/>
              <w:lang w:val="en-GB"/>
            </w:rPr>
          </w:rPrChange>
        </w:rPr>
        <w:t>)</w:t>
      </w:r>
    </w:p>
    <w:p w14:paraId="4675F7FF" w14:textId="7EA936BB" w:rsidR="004F65E4" w:rsidRPr="000B5477" w:rsidRDefault="004F65E4" w:rsidP="004F65E4">
      <w:pPr>
        <w:jc w:val="both"/>
        <w:rPr>
          <w:rFonts w:asciiTheme="majorBidi" w:hAnsiTheme="majorBidi" w:cstheme="majorBidi"/>
          <w:color w:val="000000" w:themeColor="text1"/>
          <w:lang w:val="en-GB"/>
          <w:rPrChange w:id="7465" w:author="Jane Shaw" w:date="2015-11-07T19:23:00Z">
            <w:rPr>
              <w:rFonts w:asciiTheme="majorBidi" w:hAnsiTheme="majorBidi" w:cstheme="majorBidi"/>
              <w:color w:val="000000" w:themeColor="text1"/>
              <w:lang w:val="en-GB"/>
            </w:rPr>
          </w:rPrChange>
        </w:rPr>
      </w:pPr>
      <w:r w:rsidRPr="000B5477">
        <w:rPr>
          <w:rFonts w:asciiTheme="majorBidi" w:hAnsiTheme="majorBidi" w:cstheme="majorBidi"/>
          <w:color w:val="000000" w:themeColor="text1"/>
          <w:lang w:val="en-GB"/>
          <w:rPrChange w:id="7466" w:author="Jane Shaw" w:date="2015-11-07T19:23:00Z">
            <w:rPr>
              <w:rFonts w:asciiTheme="majorBidi" w:hAnsiTheme="majorBidi" w:cstheme="majorBidi"/>
              <w:color w:val="000000" w:themeColor="text1"/>
              <w:lang w:val="en-GB"/>
            </w:rPr>
          </w:rPrChange>
        </w:rPr>
        <w:t>This provides a further improvement on the distribution of stock changes.</w:t>
      </w:r>
      <w:r w:rsidR="008568EC" w:rsidRPr="000B5477">
        <w:rPr>
          <w:rFonts w:asciiTheme="majorBidi" w:hAnsiTheme="majorBidi" w:cstheme="majorBidi"/>
          <w:color w:val="000000" w:themeColor="text1"/>
          <w:lang w:val="en-GB"/>
          <w:rPrChange w:id="7467" w:author="Jane Shaw" w:date="2015-11-07T19:23:00Z">
            <w:rPr>
              <w:rFonts w:asciiTheme="majorBidi" w:hAnsiTheme="majorBidi" w:cstheme="majorBidi"/>
              <w:color w:val="000000" w:themeColor="text1"/>
              <w:lang w:val="en-GB"/>
            </w:rPr>
          </w:rPrChange>
        </w:rPr>
        <w:t xml:space="preserve"> </w:t>
      </w:r>
      <w:del w:id="7468" w:author="Jane Shaw" w:date="2015-10-22T20:12:00Z">
        <w:r w:rsidRPr="000B5477" w:rsidDel="00D41405">
          <w:rPr>
            <w:rFonts w:asciiTheme="majorBidi" w:hAnsiTheme="majorBidi" w:cstheme="majorBidi"/>
            <w:color w:val="000000" w:themeColor="text1"/>
            <w:lang w:val="en-GB"/>
            <w:rPrChange w:id="7469" w:author="Jane Shaw" w:date="2015-11-07T19:23:00Z">
              <w:rPr>
                <w:rFonts w:asciiTheme="majorBidi" w:hAnsiTheme="majorBidi" w:cstheme="majorBidi"/>
                <w:color w:val="000000" w:themeColor="text1"/>
                <w:lang w:val="en-GB"/>
              </w:rPr>
            </w:rPrChange>
          </w:rPr>
          <w:delText xml:space="preserve">We can assume </w:delText>
        </w:r>
      </w:del>
      <w:r w:rsidR="00D41405" w:rsidRPr="000B5477">
        <w:rPr>
          <w:rFonts w:asciiTheme="majorBidi" w:hAnsiTheme="majorBidi" w:cstheme="majorBidi"/>
          <w:color w:val="000000" w:themeColor="text1"/>
          <w:lang w:val="en-GB"/>
          <w:rPrChange w:id="7470" w:author="Jane Shaw" w:date="2015-11-07T19:23:00Z">
            <w:rPr>
              <w:rFonts w:asciiTheme="majorBidi" w:hAnsiTheme="majorBidi" w:cstheme="majorBidi"/>
              <w:color w:val="000000" w:themeColor="text1"/>
              <w:lang w:val="en-GB"/>
            </w:rPr>
          </w:rPrChange>
        </w:rPr>
        <w:t xml:space="preserve">A </w:t>
      </w:r>
      <w:r w:rsidRPr="000B5477">
        <w:rPr>
          <w:rFonts w:asciiTheme="majorBidi" w:hAnsiTheme="majorBidi" w:cstheme="majorBidi"/>
          <w:color w:val="000000" w:themeColor="text1"/>
          <w:lang w:val="en-GB"/>
          <w:rPrChange w:id="7471" w:author="Jane Shaw" w:date="2015-11-07T19:23:00Z">
            <w:rPr>
              <w:rFonts w:asciiTheme="majorBidi" w:hAnsiTheme="majorBidi" w:cstheme="majorBidi"/>
              <w:color w:val="000000" w:themeColor="text1"/>
              <w:lang w:val="en-GB"/>
            </w:rPr>
          </w:rPrChange>
        </w:rPr>
        <w:t xml:space="preserve">normal distribution </w:t>
      </w:r>
      <w:ins w:id="7472" w:author="Jane Shaw" w:date="2015-10-22T20:12:00Z">
        <w:r w:rsidR="00D41405" w:rsidRPr="000B5477">
          <w:rPr>
            <w:rFonts w:asciiTheme="majorBidi" w:hAnsiTheme="majorBidi" w:cstheme="majorBidi"/>
            <w:color w:val="000000" w:themeColor="text1"/>
            <w:lang w:val="en-GB"/>
            <w:rPrChange w:id="7473" w:author="Jane Shaw" w:date="2015-11-07T19:23:00Z">
              <w:rPr>
                <w:rFonts w:asciiTheme="majorBidi" w:hAnsiTheme="majorBidi" w:cstheme="majorBidi"/>
                <w:color w:val="000000" w:themeColor="text1"/>
                <w:lang w:val="en-GB"/>
              </w:rPr>
            </w:rPrChange>
          </w:rPr>
          <w:t xml:space="preserve">can be assumed </w:t>
        </w:r>
      </w:ins>
      <w:r w:rsidRPr="000B5477">
        <w:rPr>
          <w:rFonts w:asciiTheme="majorBidi" w:hAnsiTheme="majorBidi" w:cstheme="majorBidi"/>
          <w:color w:val="000000" w:themeColor="text1"/>
          <w:lang w:val="en-GB"/>
          <w:rPrChange w:id="7474" w:author="Jane Shaw" w:date="2015-11-07T19:23:00Z">
            <w:rPr>
              <w:rFonts w:asciiTheme="majorBidi" w:hAnsiTheme="majorBidi" w:cstheme="majorBidi"/>
              <w:color w:val="000000" w:themeColor="text1"/>
              <w:lang w:val="en-GB"/>
            </w:rPr>
          </w:rPrChange>
        </w:rPr>
        <w:t xml:space="preserve">and </w:t>
      </w:r>
      <w:del w:id="7475" w:author="Jane Shaw" w:date="2015-10-22T20:12:00Z">
        <w:r w:rsidRPr="000B5477" w:rsidDel="00D41405">
          <w:rPr>
            <w:rFonts w:asciiTheme="majorBidi" w:hAnsiTheme="majorBidi" w:cstheme="majorBidi"/>
            <w:color w:val="000000" w:themeColor="text1"/>
            <w:lang w:val="en-GB"/>
            <w:rPrChange w:id="7476" w:author="Jane Shaw" w:date="2015-11-07T19:23:00Z">
              <w:rPr>
                <w:rFonts w:asciiTheme="majorBidi" w:hAnsiTheme="majorBidi" w:cstheme="majorBidi"/>
                <w:color w:val="000000" w:themeColor="text1"/>
                <w:lang w:val="en-GB"/>
              </w:rPr>
            </w:rPrChange>
          </w:rPr>
          <w:delText xml:space="preserve">we can also adjust </w:delText>
        </w:r>
      </w:del>
      <w:r w:rsidRPr="000B5477">
        <w:rPr>
          <w:rFonts w:asciiTheme="majorBidi" w:hAnsiTheme="majorBidi" w:cstheme="majorBidi"/>
          <w:color w:val="000000" w:themeColor="text1"/>
          <w:lang w:val="en-GB"/>
          <w:rPrChange w:id="7477" w:author="Jane Shaw" w:date="2015-11-07T19:23:00Z">
            <w:rPr>
              <w:rFonts w:asciiTheme="majorBidi" w:hAnsiTheme="majorBidi" w:cstheme="majorBidi"/>
              <w:color w:val="000000" w:themeColor="text1"/>
              <w:lang w:val="en-GB"/>
            </w:rPr>
          </w:rPrChange>
        </w:rPr>
        <w:t xml:space="preserve">the mean </w:t>
      </w:r>
      <w:ins w:id="7478" w:author="Jane Shaw" w:date="2015-10-22T20:12:00Z">
        <w:r w:rsidR="00D41405" w:rsidRPr="000B5477">
          <w:rPr>
            <w:rFonts w:asciiTheme="majorBidi" w:hAnsiTheme="majorBidi" w:cstheme="majorBidi"/>
            <w:color w:val="000000" w:themeColor="text1"/>
            <w:lang w:val="en-GB"/>
            <w:rPrChange w:id="7479" w:author="Jane Shaw" w:date="2015-11-07T19:23:00Z">
              <w:rPr>
                <w:rFonts w:asciiTheme="majorBidi" w:hAnsiTheme="majorBidi" w:cstheme="majorBidi"/>
                <w:color w:val="000000" w:themeColor="text1"/>
                <w:lang w:val="en-GB"/>
              </w:rPr>
            </w:rPrChange>
          </w:rPr>
          <w:t xml:space="preserve">can be adjusted </w:t>
        </w:r>
      </w:ins>
      <w:r w:rsidRPr="000B5477">
        <w:rPr>
          <w:rFonts w:asciiTheme="majorBidi" w:hAnsiTheme="majorBidi" w:cstheme="majorBidi"/>
          <w:color w:val="000000" w:themeColor="text1"/>
          <w:lang w:val="en-GB"/>
          <w:rPrChange w:id="7480" w:author="Jane Shaw" w:date="2015-11-07T19:23:00Z">
            <w:rPr>
              <w:rFonts w:asciiTheme="majorBidi" w:hAnsiTheme="majorBidi" w:cstheme="majorBidi"/>
              <w:color w:val="000000" w:themeColor="text1"/>
              <w:lang w:val="en-GB"/>
            </w:rPr>
          </w:rPrChange>
        </w:rPr>
        <w:t xml:space="preserve">based on </w:t>
      </w:r>
      <w:del w:id="7481" w:author="Jane Shaw" w:date="2015-10-22T20:13:00Z">
        <w:r w:rsidRPr="000B5477" w:rsidDel="00D41405">
          <w:rPr>
            <w:rFonts w:asciiTheme="majorBidi" w:hAnsiTheme="majorBidi" w:cstheme="majorBidi"/>
            <w:color w:val="000000" w:themeColor="text1"/>
            <w:lang w:val="en-GB"/>
            <w:rPrChange w:id="7482" w:author="Jane Shaw" w:date="2015-11-07T19:23:00Z">
              <w:rPr>
                <w:rFonts w:asciiTheme="majorBidi" w:hAnsiTheme="majorBidi" w:cstheme="majorBidi"/>
                <w:color w:val="000000" w:themeColor="text1"/>
                <w:lang w:val="en-GB"/>
              </w:rPr>
            </w:rPrChange>
          </w:rPr>
          <w:delText xml:space="preserve">the </w:delText>
        </w:r>
      </w:del>
      <w:r w:rsidRPr="000B5477">
        <w:rPr>
          <w:rFonts w:asciiTheme="majorBidi" w:hAnsiTheme="majorBidi" w:cstheme="majorBidi"/>
          <w:color w:val="000000" w:themeColor="text1"/>
          <w:lang w:val="en-GB"/>
          <w:rPrChange w:id="7483" w:author="Jane Shaw" w:date="2015-11-07T19:23:00Z">
            <w:rPr>
              <w:rFonts w:asciiTheme="majorBidi" w:hAnsiTheme="majorBidi" w:cstheme="majorBidi"/>
              <w:color w:val="000000" w:themeColor="text1"/>
              <w:lang w:val="en-GB"/>
            </w:rPr>
          </w:rPrChange>
        </w:rPr>
        <w:t>previous stock changes.</w:t>
      </w:r>
      <w:r w:rsidR="008568EC" w:rsidRPr="000B5477">
        <w:rPr>
          <w:rFonts w:asciiTheme="majorBidi" w:hAnsiTheme="majorBidi" w:cstheme="majorBidi"/>
          <w:color w:val="000000" w:themeColor="text1"/>
          <w:lang w:val="en-GB"/>
          <w:rPrChange w:id="7484" w:author="Jane Shaw" w:date="2015-11-07T19:23:00Z">
            <w:rPr>
              <w:rFonts w:asciiTheme="majorBidi" w:hAnsiTheme="majorBidi" w:cstheme="majorBidi"/>
              <w:color w:val="000000" w:themeColor="text1"/>
              <w:lang w:val="en-GB"/>
            </w:rPr>
          </w:rPrChange>
        </w:rPr>
        <w:t xml:space="preserve"> </w:t>
      </w:r>
      <w:r w:rsidRPr="000B5477">
        <w:rPr>
          <w:rFonts w:asciiTheme="majorBidi" w:hAnsiTheme="majorBidi" w:cstheme="majorBidi"/>
          <w:color w:val="000000" w:themeColor="text1"/>
          <w:lang w:val="en-GB"/>
          <w:rPrChange w:id="7485" w:author="Jane Shaw" w:date="2015-11-07T19:23:00Z">
            <w:rPr>
              <w:rFonts w:asciiTheme="majorBidi" w:hAnsiTheme="majorBidi" w:cstheme="majorBidi"/>
              <w:color w:val="000000" w:themeColor="text1"/>
              <w:lang w:val="en-GB"/>
            </w:rPr>
          </w:rPrChange>
        </w:rPr>
        <w:t>This has the effect of reducing the spread of the distribution</w:t>
      </w:r>
      <w:ins w:id="7486" w:author="Jane Shaw" w:date="2015-10-22T20:13:00Z">
        <w:r w:rsidR="00D41405" w:rsidRPr="000B5477">
          <w:rPr>
            <w:rFonts w:asciiTheme="majorBidi" w:hAnsiTheme="majorBidi" w:cstheme="majorBidi"/>
            <w:color w:val="000000" w:themeColor="text1"/>
            <w:lang w:val="en-GB"/>
            <w:rPrChange w:id="7487" w:author="Jane Shaw" w:date="2015-11-07T19:23:00Z">
              <w:rPr>
                <w:rFonts w:asciiTheme="majorBidi" w:hAnsiTheme="majorBidi" w:cstheme="majorBidi"/>
                <w:color w:val="000000" w:themeColor="text1"/>
                <w:lang w:val="en-GB"/>
              </w:rPr>
            </w:rPrChange>
          </w:rPr>
          <w:t>,</w:t>
        </w:r>
      </w:ins>
      <w:r w:rsidRPr="000B5477">
        <w:rPr>
          <w:rFonts w:asciiTheme="majorBidi" w:hAnsiTheme="majorBidi" w:cstheme="majorBidi"/>
          <w:color w:val="000000" w:themeColor="text1"/>
          <w:lang w:val="en-GB"/>
          <w:rPrChange w:id="7488" w:author="Jane Shaw" w:date="2015-11-07T19:23:00Z">
            <w:rPr>
              <w:rFonts w:asciiTheme="majorBidi" w:hAnsiTheme="majorBidi" w:cstheme="majorBidi"/>
              <w:color w:val="000000" w:themeColor="text1"/>
              <w:lang w:val="en-GB"/>
            </w:rPr>
          </w:rPrChange>
        </w:rPr>
        <w:t xml:space="preserve"> as </w:t>
      </w:r>
      <w:del w:id="7489" w:author="Jane Shaw" w:date="2015-10-22T20:13:00Z">
        <w:r w:rsidRPr="000B5477" w:rsidDel="00D41405">
          <w:rPr>
            <w:rFonts w:asciiTheme="majorBidi" w:hAnsiTheme="majorBidi" w:cstheme="majorBidi"/>
            <w:color w:val="000000" w:themeColor="text1"/>
            <w:lang w:val="en-GB"/>
            <w:rPrChange w:id="7490" w:author="Jane Shaw" w:date="2015-11-07T19:23:00Z">
              <w:rPr>
                <w:rFonts w:asciiTheme="majorBidi" w:hAnsiTheme="majorBidi" w:cstheme="majorBidi"/>
                <w:color w:val="000000" w:themeColor="text1"/>
                <w:lang w:val="en-GB"/>
              </w:rPr>
            </w:rPrChange>
          </w:rPr>
          <w:delText xml:space="preserve">we now </w:delText>
        </w:r>
      </w:del>
      <w:ins w:id="7491" w:author="Jane Shaw" w:date="2015-10-22T20:13:00Z">
        <w:r w:rsidR="00D41405" w:rsidRPr="000B5477">
          <w:rPr>
            <w:rFonts w:asciiTheme="majorBidi" w:hAnsiTheme="majorBidi" w:cstheme="majorBidi"/>
            <w:color w:val="000000" w:themeColor="text1"/>
            <w:lang w:val="en-GB"/>
            <w:rPrChange w:id="7492" w:author="Jane Shaw" w:date="2015-11-07T19:23:00Z">
              <w:rPr>
                <w:rFonts w:asciiTheme="majorBidi" w:hAnsiTheme="majorBidi" w:cstheme="majorBidi"/>
                <w:color w:val="000000" w:themeColor="text1"/>
                <w:lang w:val="en-GB"/>
              </w:rPr>
            </w:rPrChange>
          </w:rPr>
          <w:t xml:space="preserve">more is </w:t>
        </w:r>
      </w:ins>
      <w:r w:rsidRPr="000B5477">
        <w:rPr>
          <w:rFonts w:asciiTheme="majorBidi" w:hAnsiTheme="majorBidi" w:cstheme="majorBidi"/>
          <w:color w:val="000000" w:themeColor="text1"/>
          <w:lang w:val="en-GB"/>
          <w:rPrChange w:id="7493" w:author="Jane Shaw" w:date="2015-11-07T19:23:00Z">
            <w:rPr>
              <w:rFonts w:asciiTheme="majorBidi" w:hAnsiTheme="majorBidi" w:cstheme="majorBidi"/>
              <w:color w:val="000000" w:themeColor="text1"/>
              <w:lang w:val="en-GB"/>
            </w:rPr>
          </w:rPrChange>
        </w:rPr>
        <w:t>know</w:t>
      </w:r>
      <w:ins w:id="7494" w:author="Jane Shaw" w:date="2015-10-22T20:13:00Z">
        <w:r w:rsidR="00D41405" w:rsidRPr="000B5477">
          <w:rPr>
            <w:rFonts w:asciiTheme="majorBidi" w:hAnsiTheme="majorBidi" w:cstheme="majorBidi"/>
            <w:color w:val="000000" w:themeColor="text1"/>
            <w:lang w:val="en-GB"/>
            <w:rPrChange w:id="7495" w:author="Jane Shaw" w:date="2015-11-07T19:23:00Z">
              <w:rPr>
                <w:rFonts w:asciiTheme="majorBidi" w:hAnsiTheme="majorBidi" w:cstheme="majorBidi"/>
                <w:color w:val="000000" w:themeColor="text1"/>
                <w:lang w:val="en-GB"/>
              </w:rPr>
            </w:rPrChange>
          </w:rPr>
          <w:t>n</w:t>
        </w:r>
      </w:ins>
      <w:r w:rsidRPr="000B5477">
        <w:rPr>
          <w:rFonts w:asciiTheme="majorBidi" w:hAnsiTheme="majorBidi" w:cstheme="majorBidi"/>
          <w:color w:val="000000" w:themeColor="text1"/>
          <w:lang w:val="en-GB"/>
          <w:rPrChange w:id="7496" w:author="Jane Shaw" w:date="2015-11-07T19:23:00Z">
            <w:rPr>
              <w:rFonts w:asciiTheme="majorBidi" w:hAnsiTheme="majorBidi" w:cstheme="majorBidi"/>
              <w:color w:val="000000" w:themeColor="text1"/>
              <w:lang w:val="en-GB"/>
            </w:rPr>
          </w:rPrChange>
        </w:rPr>
        <w:t xml:space="preserve"> </w:t>
      </w:r>
      <w:del w:id="7497" w:author="Jane Shaw" w:date="2015-10-22T20:13:00Z">
        <w:r w:rsidRPr="000B5477" w:rsidDel="00D41405">
          <w:rPr>
            <w:rFonts w:asciiTheme="majorBidi" w:hAnsiTheme="majorBidi" w:cstheme="majorBidi"/>
            <w:color w:val="000000" w:themeColor="text1"/>
            <w:lang w:val="en-GB"/>
            <w:rPrChange w:id="7498" w:author="Jane Shaw" w:date="2015-11-07T19:23:00Z">
              <w:rPr>
                <w:rFonts w:asciiTheme="majorBidi" w:hAnsiTheme="majorBidi" w:cstheme="majorBidi"/>
                <w:color w:val="000000" w:themeColor="text1"/>
                <w:lang w:val="en-GB"/>
              </w:rPr>
            </w:rPrChange>
          </w:rPr>
          <w:delText xml:space="preserve">more </w:delText>
        </w:r>
      </w:del>
      <w:r w:rsidRPr="000B5477">
        <w:rPr>
          <w:rFonts w:asciiTheme="majorBidi" w:hAnsiTheme="majorBidi" w:cstheme="majorBidi"/>
          <w:color w:val="000000" w:themeColor="text1"/>
          <w:lang w:val="en-GB"/>
          <w:rPrChange w:id="7499" w:author="Jane Shaw" w:date="2015-11-07T19:23:00Z">
            <w:rPr>
              <w:rFonts w:asciiTheme="majorBidi" w:hAnsiTheme="majorBidi" w:cstheme="majorBidi"/>
              <w:color w:val="000000" w:themeColor="text1"/>
              <w:lang w:val="en-GB"/>
            </w:rPr>
          </w:rPrChange>
        </w:rPr>
        <w:t>about what the stock change at time t should be.</w:t>
      </w:r>
    </w:p>
    <w:p w14:paraId="36B7D1FF" w14:textId="0207A92C"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Returning to U</w:t>
      </w:r>
      <w:ins w:id="7500" w:author="Jane Shaw" w:date="2015-10-22T20:13:00Z">
        <w:r w:rsidR="00D41405">
          <w:rPr>
            <w:rFonts w:asciiTheme="majorBidi" w:eastAsia="Times New Roman" w:hAnsiTheme="majorBidi" w:cstheme="majorBidi"/>
            <w:color w:val="000000" w:themeColor="text1"/>
            <w:lang w:val="en-GB"/>
          </w:rPr>
          <w:t>ni</w:t>
        </w:r>
      </w:ins>
      <w:ins w:id="7501" w:author="Jane Shaw" w:date="2015-10-22T20:15:00Z">
        <w:r w:rsidR="00D41405">
          <w:rPr>
            <w:rFonts w:asciiTheme="majorBidi" w:eastAsia="Times New Roman" w:hAnsiTheme="majorBidi" w:cstheme="majorBidi"/>
            <w:color w:val="000000" w:themeColor="text1"/>
            <w:lang w:val="en-GB"/>
          </w:rPr>
          <w:t>t</w:t>
        </w:r>
      </w:ins>
      <w:ins w:id="7502" w:author="Jane Shaw" w:date="2015-10-22T20:13:00Z">
        <w:r w:rsidR="00D41405">
          <w:rPr>
            <w:rFonts w:asciiTheme="majorBidi" w:eastAsia="Times New Roman" w:hAnsiTheme="majorBidi" w:cstheme="majorBidi"/>
            <w:color w:val="000000" w:themeColor="text1"/>
            <w:lang w:val="en-GB"/>
          </w:rPr>
          <w:t xml:space="preserve">ed </w:t>
        </w:r>
      </w:ins>
      <w:r w:rsidRPr="00F31509">
        <w:rPr>
          <w:rFonts w:asciiTheme="majorBidi" w:eastAsia="Times New Roman" w:hAnsiTheme="majorBidi" w:cstheme="majorBidi"/>
          <w:color w:val="000000" w:themeColor="text1"/>
          <w:lang w:val="en-GB"/>
        </w:rPr>
        <w:t>S</w:t>
      </w:r>
      <w:ins w:id="7503" w:author="Jane Shaw" w:date="2015-10-22T20:13:00Z">
        <w:r w:rsidR="00D41405">
          <w:rPr>
            <w:rFonts w:asciiTheme="majorBidi" w:eastAsia="Times New Roman" w:hAnsiTheme="majorBidi" w:cstheme="majorBidi"/>
            <w:color w:val="000000" w:themeColor="text1"/>
            <w:lang w:val="en-GB"/>
          </w:rPr>
          <w:t>tates</w:t>
        </w:r>
      </w:ins>
      <w:r w:rsidRPr="00F31509">
        <w:rPr>
          <w:rFonts w:asciiTheme="majorBidi" w:eastAsia="Times New Roman" w:hAnsiTheme="majorBidi" w:cstheme="majorBidi"/>
          <w:color w:val="000000" w:themeColor="text1"/>
          <w:lang w:val="en-GB"/>
        </w:rPr>
        <w:t xml:space="preserve"> cereal</w:t>
      </w:r>
      <w:del w:id="7504" w:author="Jane Shaw" w:date="2015-10-22T20:13:00Z">
        <w:r w:rsidRPr="00F31509" w:rsidDel="00D41405">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data</w:t>
      </w:r>
      <w:del w:id="7505" w:author="Jane Shaw" w:date="2015-10-22T20:15: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7506" w:author="Jane Shaw" w:date="2015-10-22T20:15:00Z">
        <w:r w:rsidRPr="00F31509" w:rsidDel="00D41405">
          <w:rPr>
            <w:rFonts w:asciiTheme="majorBidi" w:eastAsia="Times New Roman" w:hAnsiTheme="majorBidi" w:cstheme="majorBidi"/>
            <w:color w:val="000000" w:themeColor="text1"/>
            <w:lang w:val="en-GB"/>
          </w:rPr>
          <w:delText xml:space="preserve">we can </w:delText>
        </w:r>
      </w:del>
      <w:ins w:id="7507" w:author="Jane Shaw" w:date="2015-10-22T20:15:00Z">
        <w:r w:rsidR="00D41405">
          <w:rPr>
            <w:rFonts w:asciiTheme="majorBidi" w:eastAsia="Times New Roman" w:hAnsiTheme="majorBidi" w:cstheme="majorBidi"/>
            <w:color w:val="000000" w:themeColor="text1"/>
            <w:lang w:val="en-GB"/>
          </w:rPr>
          <w:t xml:space="preserve">enables </w:t>
        </w:r>
      </w:ins>
      <w:r w:rsidRPr="00F31509">
        <w:rPr>
          <w:rFonts w:asciiTheme="majorBidi" w:eastAsia="Times New Roman" w:hAnsiTheme="majorBidi" w:cstheme="majorBidi"/>
          <w:color w:val="000000" w:themeColor="text1"/>
          <w:lang w:val="en-GB"/>
        </w:rPr>
        <w:t>examin</w:t>
      </w:r>
      <w:ins w:id="7508" w:author="Jane Shaw" w:date="2015-10-22T20:15:00Z">
        <w:r w:rsidR="00D41405">
          <w:rPr>
            <w:rFonts w:asciiTheme="majorBidi" w:eastAsia="Times New Roman" w:hAnsiTheme="majorBidi" w:cstheme="majorBidi"/>
            <w:color w:val="000000" w:themeColor="text1"/>
            <w:lang w:val="en-GB"/>
          </w:rPr>
          <w:t>ation of whether</w:t>
        </w:r>
      </w:ins>
      <w:del w:id="7509" w:author="Jane Shaw" w:date="2015-10-22T20:15:00Z">
        <w:r w:rsidRPr="00F31509" w:rsidDel="00D41405">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w:t>
      </w:r>
      <w:del w:id="7510" w:author="Jane Shaw" w:date="2015-10-22T20:15:00Z">
        <w:r w:rsidRPr="00F31509" w:rsidDel="00D41405">
          <w:rPr>
            <w:rFonts w:asciiTheme="majorBidi" w:eastAsia="Times New Roman" w:hAnsiTheme="majorBidi" w:cstheme="majorBidi"/>
            <w:color w:val="000000" w:themeColor="text1"/>
            <w:lang w:val="en-GB"/>
          </w:rPr>
          <w:delText xml:space="preserve">if our </w:delText>
        </w:r>
      </w:del>
      <w:ins w:id="7511" w:author="Jane Shaw" w:date="2015-10-22T20:15:00Z">
        <w:r w:rsidR="00D41405">
          <w:rPr>
            <w:rFonts w:asciiTheme="majorBidi" w:eastAsia="Times New Roman" w:hAnsiTheme="majorBidi" w:cstheme="majorBidi"/>
            <w:color w:val="000000" w:themeColor="text1"/>
            <w:lang w:val="en-GB"/>
          </w:rPr>
          <w:t xml:space="preserve">this </w:t>
        </w:r>
      </w:ins>
      <w:r w:rsidRPr="00F31509">
        <w:rPr>
          <w:rFonts w:asciiTheme="majorBidi" w:eastAsia="Times New Roman" w:hAnsiTheme="majorBidi" w:cstheme="majorBidi"/>
          <w:color w:val="000000" w:themeColor="text1"/>
          <w:lang w:val="en-GB"/>
        </w:rPr>
        <w:t>hypothesis holds true.</w:t>
      </w:r>
      <w:r w:rsidR="008568EC">
        <w:rPr>
          <w:rFonts w:asciiTheme="majorBidi" w:eastAsia="Times New Roman" w:hAnsiTheme="majorBidi" w:cstheme="majorBidi"/>
          <w:color w:val="000000" w:themeColor="text1"/>
          <w:lang w:val="en-GB"/>
        </w:rPr>
        <w:t xml:space="preserve"> </w:t>
      </w:r>
      <w:del w:id="7512" w:author="Jane Shaw" w:date="2015-10-22T20:16:00Z">
        <w:r w:rsidR="00E24798" w:rsidDel="00D41405">
          <w:fldChar w:fldCharType="begin"/>
        </w:r>
        <w:r w:rsidR="00E24798" w:rsidDel="00D41405">
          <w:delInstrText xml:space="preserve"> REF _Ref420074401 \h  \* MERGEFORMAT </w:delInstrText>
        </w:r>
        <w:r w:rsidR="00E24798" w:rsidDel="00D41405">
          <w:fldChar w:fldCharType="separate"/>
        </w:r>
        <w:r w:rsidR="00E24798" w:rsidRPr="00F31509" w:rsidDel="00D41405">
          <w:rPr>
            <w:rFonts w:asciiTheme="majorBidi" w:eastAsia="Times New Roman" w:hAnsiTheme="majorBidi" w:cstheme="majorBidi"/>
            <w:color w:val="000000" w:themeColor="text1"/>
            <w:lang w:val="en-GB"/>
          </w:rPr>
          <w:delText xml:space="preserve">Figure </w:delText>
        </w:r>
        <w:r w:rsidR="00E24798" w:rsidRPr="000F0B1C" w:rsidDel="00D41405">
          <w:rPr>
            <w:rFonts w:asciiTheme="majorBidi" w:eastAsia="Times New Roman" w:hAnsiTheme="majorBidi" w:cstheme="majorBidi"/>
            <w:color w:val="000000" w:themeColor="text1"/>
            <w:lang w:val="en-GB"/>
          </w:rPr>
          <w:delText>11</w:delText>
        </w:r>
        <w:r w:rsidR="00E24798" w:rsidDel="00D41405">
          <w:fldChar w:fldCharType="end"/>
        </w:r>
        <w:r w:rsidRPr="00F31509" w:rsidDel="00D41405">
          <w:rPr>
            <w:rFonts w:asciiTheme="majorBidi" w:eastAsia="Times New Roman" w:hAnsiTheme="majorBidi" w:cstheme="majorBidi"/>
            <w:color w:val="000000" w:themeColor="text1"/>
            <w:lang w:val="en-GB"/>
          </w:rPr>
          <w:delText xml:space="preserve"> </w:delText>
        </w:r>
      </w:del>
      <w:ins w:id="7513" w:author="Jane Shaw" w:date="2015-10-22T20:16:00Z">
        <w:r w:rsidR="00D41405">
          <w:rPr>
            <w:rFonts w:asciiTheme="majorBidi" w:eastAsia="Times New Roman" w:hAnsiTheme="majorBidi" w:cstheme="majorBidi"/>
            <w:color w:val="000000" w:themeColor="text1"/>
            <w:lang w:val="en-GB"/>
          </w:rPr>
          <w:t xml:space="preserve">Figure 9 </w:t>
        </w:r>
      </w:ins>
      <w:r w:rsidRPr="00F31509">
        <w:rPr>
          <w:rFonts w:asciiTheme="majorBidi" w:eastAsia="Times New Roman" w:hAnsiTheme="majorBidi" w:cstheme="majorBidi"/>
          <w:color w:val="000000" w:themeColor="text1"/>
          <w:lang w:val="en-GB"/>
        </w:rPr>
        <w:t>shows the relationship between the sum of previous stock changes over 15 years and the current stock change.</w:t>
      </w:r>
      <w:r w:rsidR="008568EC">
        <w:rPr>
          <w:rFonts w:asciiTheme="majorBidi" w:eastAsia="Times New Roman" w:hAnsiTheme="majorBidi" w:cstheme="majorBidi"/>
          <w:color w:val="000000" w:themeColor="text1"/>
          <w:lang w:val="en-GB"/>
        </w:rPr>
        <w:t xml:space="preserve"> </w:t>
      </w:r>
      <w:del w:id="7514" w:author="Jane Shaw" w:date="2015-10-22T20:16:00Z">
        <w:r w:rsidRPr="00F31509" w:rsidDel="00D41405">
          <w:rPr>
            <w:rFonts w:asciiTheme="majorBidi" w:eastAsia="Times New Roman" w:hAnsiTheme="majorBidi" w:cstheme="majorBidi"/>
            <w:color w:val="000000" w:themeColor="text1"/>
            <w:lang w:val="en-GB"/>
          </w:rPr>
          <w:delText xml:space="preserve">We see </w:delText>
        </w:r>
      </w:del>
      <w:ins w:id="7515" w:author="Jane Shaw" w:date="2015-10-22T20:16:00Z">
        <w:r w:rsidR="00D41405">
          <w:rPr>
            <w:rFonts w:asciiTheme="majorBidi" w:eastAsia="Times New Roman" w:hAnsiTheme="majorBidi" w:cstheme="majorBidi"/>
            <w:color w:val="000000" w:themeColor="text1"/>
            <w:lang w:val="en-GB"/>
          </w:rPr>
          <w:t xml:space="preserve">It shows </w:t>
        </w:r>
      </w:ins>
      <w:r w:rsidRPr="00F31509">
        <w:rPr>
          <w:rFonts w:asciiTheme="majorBidi" w:eastAsia="Times New Roman" w:hAnsiTheme="majorBidi" w:cstheme="majorBidi"/>
          <w:color w:val="000000" w:themeColor="text1"/>
          <w:lang w:val="en-GB"/>
        </w:rPr>
        <w:t xml:space="preserve">that there is </w:t>
      </w:r>
      <w:ins w:id="7516" w:author="Jane Shaw" w:date="2015-10-22T20:16:00Z">
        <w:r w:rsidR="00D41405">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 xml:space="preserve">generally </w:t>
      </w:r>
      <w:del w:id="7517" w:author="Jane Shaw" w:date="2015-10-22T20:16:00Z">
        <w:r w:rsidRPr="00F31509" w:rsidDel="00D41405">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 xml:space="preserve">negative trend, thus validating </w:t>
      </w:r>
      <w:del w:id="7518" w:author="Jane Shaw" w:date="2015-10-22T20:16:00Z">
        <w:r w:rsidRPr="00F31509" w:rsidDel="00D41405">
          <w:rPr>
            <w:rFonts w:asciiTheme="majorBidi" w:eastAsia="Times New Roman" w:hAnsiTheme="majorBidi" w:cstheme="majorBidi"/>
            <w:color w:val="000000" w:themeColor="text1"/>
            <w:lang w:val="en-GB"/>
          </w:rPr>
          <w:delText xml:space="preserve">our </w:delText>
        </w:r>
      </w:del>
      <w:ins w:id="7519" w:author="Jane Shaw" w:date="2015-10-22T20:16:00Z">
        <w:r w:rsidR="00D41405">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original hypothesis.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w:t>
      </w:r>
      <w:del w:id="7520" w:author="Jane Shaw" w:date="2015-10-22T20:16:00Z">
        <w:r w:rsidRPr="00F31509" w:rsidDel="00D41405">
          <w:rPr>
            <w:rFonts w:asciiTheme="majorBidi" w:eastAsia="Times New Roman" w:hAnsiTheme="majorBidi" w:cstheme="majorBidi"/>
            <w:color w:val="000000" w:themeColor="text1"/>
            <w:lang w:val="en-GB"/>
          </w:rPr>
          <w:delText xml:space="preserve">us </w:delText>
        </w:r>
      </w:del>
      <w:del w:id="7521" w:author="Jane Shaw" w:date="2015-10-22T20:17:00Z">
        <w:r w:rsidRPr="00F31509" w:rsidDel="00D41405">
          <w:rPr>
            <w:rFonts w:asciiTheme="majorBidi" w:eastAsia="Times New Roman" w:hAnsiTheme="majorBidi" w:cstheme="majorBidi"/>
            <w:color w:val="000000" w:themeColor="text1"/>
            <w:lang w:val="en-GB"/>
          </w:rPr>
          <w:delText xml:space="preserve">to infer </w:delText>
        </w:r>
      </w:del>
      <w:r w:rsidRPr="00F31509">
        <w:rPr>
          <w:rFonts w:asciiTheme="majorBidi" w:eastAsia="Times New Roman" w:hAnsiTheme="majorBidi" w:cstheme="majorBidi"/>
          <w:color w:val="000000" w:themeColor="text1"/>
          <w:lang w:val="en-GB"/>
        </w:rPr>
        <w:t xml:space="preserve">a distribution for the stock change </w:t>
      </w:r>
      <w:ins w:id="7522" w:author="Jane Shaw" w:date="2015-10-22T20:17:00Z">
        <w:r w:rsidR="00D41405">
          <w:rPr>
            <w:rFonts w:asciiTheme="majorBidi" w:eastAsia="Times New Roman" w:hAnsiTheme="majorBidi" w:cstheme="majorBidi"/>
            <w:color w:val="000000" w:themeColor="text1"/>
            <w:lang w:val="en-GB"/>
          </w:rPr>
          <w:t xml:space="preserve">to be inferred </w:t>
        </w:r>
      </w:ins>
      <w:r w:rsidRPr="00F31509">
        <w:rPr>
          <w:rFonts w:asciiTheme="majorBidi" w:eastAsia="Times New Roman" w:hAnsiTheme="majorBidi" w:cstheme="majorBidi"/>
          <w:color w:val="000000" w:themeColor="text1"/>
          <w:lang w:val="en-GB"/>
        </w:rPr>
        <w:t xml:space="preserve">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example, if </w:t>
      </w:r>
      <w:del w:id="7523" w:author="Jane Shaw" w:date="2015-10-22T20:17:00Z">
        <w:r w:rsidRPr="00F31509" w:rsidDel="00D41405">
          <w:rPr>
            <w:rFonts w:asciiTheme="majorBidi" w:eastAsia="Times New Roman" w:hAnsiTheme="majorBidi" w:cstheme="majorBidi"/>
            <w:color w:val="000000" w:themeColor="text1"/>
            <w:lang w:val="en-GB"/>
          </w:rPr>
          <w:delText xml:space="preserve">we </w:delText>
        </w:r>
      </w:del>
      <w:ins w:id="7524" w:author="Jane Shaw" w:date="2015-10-22T20:17:00Z">
        <w:r w:rsidR="00D41405">
          <w:rPr>
            <w:rFonts w:asciiTheme="majorBidi" w:eastAsia="Times New Roman" w:hAnsiTheme="majorBidi" w:cstheme="majorBidi"/>
            <w:color w:val="000000" w:themeColor="text1"/>
            <w:lang w:val="en-GB"/>
          </w:rPr>
          <w:t xml:space="preserve">it is </w:t>
        </w:r>
      </w:ins>
      <w:r w:rsidRPr="00F31509">
        <w:rPr>
          <w:rFonts w:asciiTheme="majorBidi" w:eastAsia="Times New Roman" w:hAnsiTheme="majorBidi" w:cstheme="majorBidi"/>
          <w:color w:val="000000" w:themeColor="text1"/>
          <w:lang w:val="en-GB"/>
        </w:rPr>
        <w:t>know</w:t>
      </w:r>
      <w:ins w:id="7525" w:author="Jane Shaw" w:date="2015-10-22T20:17:00Z">
        <w:r w:rsidR="00D41405">
          <w:rPr>
            <w:rFonts w:asciiTheme="majorBidi" w:eastAsia="Times New Roman" w:hAnsiTheme="majorBidi" w:cstheme="majorBidi"/>
            <w:color w:val="000000" w:themeColor="text1"/>
            <w:lang w:val="en-GB"/>
          </w:rPr>
          <w:t>n</w:t>
        </w:r>
      </w:ins>
      <w:r w:rsidRPr="00F31509">
        <w:rPr>
          <w:rFonts w:asciiTheme="majorBidi" w:eastAsia="Times New Roman" w:hAnsiTheme="majorBidi" w:cstheme="majorBidi"/>
          <w:color w:val="000000" w:themeColor="text1"/>
          <w:lang w:val="en-GB"/>
        </w:rPr>
        <w:t xml:space="preserve"> that over the previous 15 years the net stock change for </w:t>
      </w:r>
      <w:ins w:id="7526" w:author="Jane Shaw" w:date="2015-10-22T20:17:00Z">
        <w:r w:rsidR="00D41405">
          <w:rPr>
            <w:rFonts w:asciiTheme="majorBidi" w:eastAsia="Times New Roman" w:hAnsiTheme="majorBidi" w:cstheme="majorBidi"/>
            <w:color w:val="000000" w:themeColor="text1"/>
            <w:lang w:val="en-GB"/>
          </w:rPr>
          <w:t>“</w:t>
        </w:r>
      </w:ins>
      <w:del w:id="7527" w:author="Jane Shaw" w:date="2015-10-22T20:17: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Barley and products</w:t>
      </w:r>
      <w:ins w:id="7528" w:author="Jane Shaw" w:date="2015-10-22T20:17:00Z">
        <w:r w:rsidR="00D41405">
          <w:rPr>
            <w:rFonts w:asciiTheme="majorBidi" w:eastAsia="Times New Roman" w:hAnsiTheme="majorBidi" w:cstheme="majorBidi"/>
            <w:color w:val="000000" w:themeColor="text1"/>
            <w:lang w:val="en-GB"/>
          </w:rPr>
          <w:t>”</w:t>
        </w:r>
      </w:ins>
      <w:del w:id="7529" w:author="Jane Shaw" w:date="2015-10-22T20:17: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was 2</w:t>
      </w:r>
      <w:ins w:id="7530" w:author="Jane Shaw" w:date="2015-10-22T20:17:00Z">
        <w:r w:rsidR="00D41405">
          <w:rPr>
            <w:rFonts w:asciiTheme="majorBidi" w:eastAsia="Times New Roman" w:hAnsiTheme="majorBidi" w:cstheme="majorBidi"/>
            <w:color w:val="000000" w:themeColor="text1"/>
            <w:lang w:val="en-GB"/>
          </w:rPr>
          <w:t xml:space="preserve"> </w:t>
        </w:r>
      </w:ins>
      <w:del w:id="7531" w:author="Jane Shaw" w:date="2015-10-22T20:17: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500</w:t>
      </w:r>
      <w:ins w:id="7532" w:author="Jane Shaw" w:date="2015-10-22T20:17:00Z">
        <w:r w:rsidR="00D4140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7533" w:author="Jane Shaw" w:date="2015-10-22T20:17:00Z">
        <w:r w:rsidRPr="00F31509" w:rsidDel="00D41405">
          <w:rPr>
            <w:rFonts w:asciiTheme="majorBidi" w:eastAsia="Times New Roman" w:hAnsiTheme="majorBidi" w:cstheme="majorBidi"/>
            <w:color w:val="000000" w:themeColor="text1"/>
            <w:lang w:val="en-GB"/>
          </w:rPr>
          <w:delText xml:space="preserve">then we </w:delText>
        </w:r>
      </w:del>
      <w:ins w:id="7534" w:author="Jane Shaw" w:date="2015-10-22T20:17:00Z">
        <w:r w:rsidR="00D41405">
          <w:rPr>
            <w:rFonts w:asciiTheme="majorBidi" w:eastAsia="Times New Roman" w:hAnsiTheme="majorBidi" w:cstheme="majorBidi"/>
            <w:color w:val="000000" w:themeColor="text1"/>
            <w:lang w:val="en-GB"/>
          </w:rPr>
          <w:t xml:space="preserve">it </w:t>
        </w:r>
      </w:ins>
      <w:r w:rsidRPr="00F31509">
        <w:rPr>
          <w:rFonts w:asciiTheme="majorBidi" w:eastAsia="Times New Roman" w:hAnsiTheme="majorBidi" w:cstheme="majorBidi"/>
          <w:color w:val="000000" w:themeColor="text1"/>
          <w:lang w:val="en-GB"/>
        </w:rPr>
        <w:t xml:space="preserve">can </w:t>
      </w:r>
      <w:del w:id="7535" w:author="Jane Shaw" w:date="2015-10-22T20:17:00Z">
        <w:r w:rsidRPr="00F31509" w:rsidDel="00D41405">
          <w:rPr>
            <w:rFonts w:asciiTheme="majorBidi" w:eastAsia="Times New Roman" w:hAnsiTheme="majorBidi" w:cstheme="majorBidi"/>
            <w:color w:val="000000" w:themeColor="text1"/>
            <w:lang w:val="en-GB"/>
          </w:rPr>
          <w:delText xml:space="preserve">say </w:delText>
        </w:r>
      </w:del>
      <w:ins w:id="7536" w:author="Jane Shaw" w:date="2015-10-22T20:17:00Z">
        <w:r w:rsidR="00D41405">
          <w:rPr>
            <w:rFonts w:asciiTheme="majorBidi" w:eastAsia="Times New Roman" w:hAnsiTheme="majorBidi" w:cstheme="majorBidi"/>
            <w:color w:val="000000" w:themeColor="text1"/>
            <w:lang w:val="en-GB"/>
          </w:rPr>
          <w:t xml:space="preserve">be expected </w:t>
        </w:r>
      </w:ins>
      <w:r w:rsidRPr="00F31509">
        <w:rPr>
          <w:rFonts w:asciiTheme="majorBidi" w:eastAsia="Times New Roman" w:hAnsiTheme="majorBidi" w:cstheme="majorBidi"/>
          <w:color w:val="000000" w:themeColor="text1"/>
          <w:lang w:val="en-GB"/>
        </w:rPr>
        <w:t xml:space="preserve">that the next stock change should be normally distributed with a mean of -400 and a variability </w:t>
      </w:r>
      <w:del w:id="7537" w:author="Jane Shaw" w:date="2015-10-22T20:18:00Z">
        <w:r w:rsidRPr="00F31509" w:rsidDel="00D41405">
          <w:rPr>
            <w:rFonts w:asciiTheme="majorBidi" w:eastAsia="Times New Roman" w:hAnsiTheme="majorBidi" w:cstheme="majorBidi"/>
            <w:color w:val="000000" w:themeColor="text1"/>
            <w:lang w:val="en-GB"/>
          </w:rPr>
          <w:delText xml:space="preserve">which </w:delText>
        </w:r>
      </w:del>
      <w:ins w:id="7538" w:author="Jane Shaw" w:date="2015-10-22T20:18:00Z">
        <w:r w:rsidR="00D41405">
          <w:rPr>
            <w:rFonts w:asciiTheme="majorBidi" w:eastAsia="Times New Roman" w:hAnsiTheme="majorBidi" w:cstheme="majorBidi"/>
            <w:color w:val="000000" w:themeColor="text1"/>
            <w:lang w:val="en-GB"/>
          </w:rPr>
          <w:t xml:space="preserve">that </w:t>
        </w:r>
      </w:ins>
      <w:r w:rsidRPr="00F31509">
        <w:rPr>
          <w:rFonts w:asciiTheme="majorBidi" w:eastAsia="Times New Roman" w:hAnsiTheme="majorBidi" w:cstheme="majorBidi"/>
          <w:color w:val="000000" w:themeColor="text1"/>
          <w:lang w:val="en-GB"/>
        </w:rPr>
        <w:t>allows values between -1</w:t>
      </w:r>
      <w:ins w:id="7539" w:author="Jane Shaw" w:date="2015-10-22T20:18:00Z">
        <w:r w:rsidR="00D41405">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200 </w:t>
      </w:r>
      <w:ins w:id="7540" w:author="Jane Shaw" w:date="2015-10-22T20:18:00Z">
        <w:r w:rsidR="00D41405">
          <w:rPr>
            <w:rFonts w:asciiTheme="majorBidi" w:eastAsia="Times New Roman" w:hAnsiTheme="majorBidi" w:cstheme="majorBidi"/>
            <w:color w:val="000000" w:themeColor="text1"/>
            <w:lang w:val="en-GB"/>
          </w:rPr>
          <w:t>and</w:t>
        </w:r>
      </w:ins>
      <w:del w:id="7541" w:author="Jane Shaw" w:date="2015-10-22T20:18:00Z">
        <w:r w:rsidRPr="00F31509" w:rsidDel="00D41405">
          <w:rPr>
            <w:rFonts w:asciiTheme="majorBidi" w:eastAsia="Times New Roman" w:hAnsiTheme="majorBidi" w:cstheme="majorBidi"/>
            <w:color w:val="000000" w:themeColor="text1"/>
            <w:lang w:val="en-GB"/>
          </w:rPr>
          <w:delText>to</w:delText>
        </w:r>
      </w:del>
      <w:r w:rsidRPr="00F31509">
        <w:rPr>
          <w:rFonts w:asciiTheme="majorBidi" w:eastAsia="Times New Roman" w:hAnsiTheme="majorBidi" w:cstheme="majorBidi"/>
          <w:color w:val="000000" w:themeColor="text1"/>
          <w:lang w:val="en-GB"/>
        </w:rPr>
        <w:t xml:space="preserve"> 400.</w:t>
      </w:r>
    </w:p>
    <w:p w14:paraId="44FFEDBE" w14:textId="77777777" w:rsidR="004F65E4" w:rsidRPr="00F31509" w:rsidRDefault="004F65E4" w:rsidP="004F65E4">
      <w:pPr>
        <w:jc w:val="both"/>
        <w:rPr>
          <w:rFonts w:asciiTheme="majorBidi" w:hAnsiTheme="majorBidi" w:cstheme="majorBidi"/>
          <w:b/>
          <w:bCs/>
          <w:color w:val="000000" w:themeColor="text1"/>
          <w:lang w:val="en-GB"/>
        </w:rPr>
      </w:pPr>
    </w:p>
    <w:p w14:paraId="29505E27" w14:textId="4A75EF2A" w:rsidR="004F65E4" w:rsidRPr="00F31509" w:rsidRDefault="004F65E4" w:rsidP="004F65E4">
      <w:pPr>
        <w:keepNext/>
        <w:ind w:left="360"/>
        <w:jc w:val="both"/>
        <w:rPr>
          <w:rFonts w:asciiTheme="majorBidi" w:hAnsiTheme="majorBidi" w:cstheme="majorBidi"/>
          <w:color w:val="000000" w:themeColor="text1"/>
          <w:szCs w:val="24"/>
          <w:lang w:val="en-GB"/>
        </w:rPr>
      </w:pPr>
    </w:p>
    <w:p w14:paraId="0B38C6A1" w14:textId="3499353C" w:rsidR="004F65E4" w:rsidRPr="00F31509" w:rsidRDefault="004F65E4" w:rsidP="004F65E4">
      <w:pPr>
        <w:pStyle w:val="Didascalia"/>
        <w:jc w:val="both"/>
        <w:rPr>
          <w:rFonts w:asciiTheme="majorBidi" w:hAnsiTheme="majorBidi" w:cstheme="majorBidi"/>
          <w:b/>
          <w:bCs/>
          <w:color w:val="000000" w:themeColor="text1"/>
          <w:lang w:val="en-GB"/>
        </w:rPr>
      </w:pPr>
      <w:bookmarkStart w:id="7542" w:name="_Ref420074401"/>
      <w:bookmarkStart w:id="7543" w:name="_Toc420402188"/>
      <w:bookmarkStart w:id="7544" w:name="_Toc420402588"/>
      <w:bookmarkStart w:id="7545" w:name="_Toc421026219"/>
      <w:bookmarkStart w:id="7546" w:name="_Toc428383860"/>
      <w:bookmarkStart w:id="7547" w:name="_Toc430872512"/>
      <w:r w:rsidRPr="00F31509">
        <w:rPr>
          <w:rFonts w:asciiTheme="majorBidi" w:eastAsia="Times New Roman" w:hAnsiTheme="majorBidi" w:cstheme="majorBidi"/>
          <w:color w:val="000000" w:themeColor="text1"/>
          <w:lang w:val="en-GB"/>
        </w:rPr>
        <w:t>Figure</w:t>
      </w:r>
      <w:ins w:id="7548" w:author="Jane Shaw" w:date="2015-10-22T20:18:00Z">
        <w:r w:rsidR="00D41405">
          <w:rPr>
            <w:rFonts w:asciiTheme="majorBidi" w:eastAsia="Times New Roman" w:hAnsiTheme="majorBidi" w:cstheme="majorBidi"/>
            <w:color w:val="000000" w:themeColor="text1"/>
            <w:lang w:val="en-GB"/>
          </w:rPr>
          <w:t xml:space="preserve"> 9</w:t>
        </w:r>
      </w:ins>
      <w:del w:id="7549" w:author="Jane Shaw" w:date="2015-10-22T20:18:00Z">
        <w:r w:rsidRPr="00F31509" w:rsidDel="00D41405">
          <w:rPr>
            <w:rFonts w:asciiTheme="majorBidi" w:eastAsia="Times New Roman" w:hAnsiTheme="majorBidi" w:cstheme="majorBidi"/>
            <w:color w:val="000000" w:themeColor="text1"/>
            <w:lang w:val="en-GB"/>
          </w:rPr>
          <w:delText xml:space="preserve"> </w:delText>
        </w:r>
        <w:r w:rsidR="003D789C" w:rsidRPr="00F31509" w:rsidDel="00D41405">
          <w:rPr>
            <w:rFonts w:asciiTheme="majorBidi" w:hAnsiTheme="majorBidi" w:cstheme="majorBidi"/>
            <w:lang w:val="en-GB"/>
          </w:rPr>
          <w:fldChar w:fldCharType="begin"/>
        </w:r>
        <w:r w:rsidRPr="00F31509" w:rsidDel="00D41405">
          <w:rPr>
            <w:rFonts w:asciiTheme="majorBidi" w:hAnsiTheme="majorBidi" w:cstheme="majorBidi"/>
            <w:color w:val="000000" w:themeColor="text1"/>
            <w:lang w:val="en-GB"/>
          </w:rPr>
          <w:delInstrText xml:space="preserve"> SEQ Figure \* ARABIC </w:delInstrText>
        </w:r>
        <w:r w:rsidR="003D789C" w:rsidRPr="00F31509" w:rsidDel="00D41405">
          <w:rPr>
            <w:rFonts w:asciiTheme="majorBidi" w:hAnsiTheme="majorBidi" w:cstheme="majorBidi"/>
            <w:b/>
            <w:bCs/>
            <w:color w:val="000000" w:themeColor="text1"/>
            <w:lang w:val="en-GB"/>
          </w:rPr>
          <w:fldChar w:fldCharType="separate"/>
        </w:r>
        <w:r w:rsidR="00E24798" w:rsidDel="00D41405">
          <w:rPr>
            <w:rFonts w:asciiTheme="majorBidi" w:hAnsiTheme="majorBidi" w:cstheme="majorBidi"/>
            <w:noProof/>
            <w:color w:val="000000" w:themeColor="text1"/>
            <w:lang w:val="en-GB"/>
          </w:rPr>
          <w:delText>11</w:delText>
        </w:r>
        <w:r w:rsidR="003D789C" w:rsidRPr="00F31509" w:rsidDel="00D41405">
          <w:rPr>
            <w:rFonts w:asciiTheme="majorBidi" w:hAnsiTheme="majorBidi" w:cstheme="majorBidi"/>
            <w:lang w:val="en-GB"/>
          </w:rPr>
          <w:fldChar w:fldCharType="end"/>
        </w:r>
      </w:del>
      <w:bookmarkEnd w:id="7542"/>
      <w:r w:rsidRPr="00F31509">
        <w:rPr>
          <w:rFonts w:asciiTheme="majorBidi" w:eastAsia="Times New Roman" w:hAnsiTheme="majorBidi" w:cstheme="majorBidi"/>
          <w:color w:val="000000" w:themeColor="text1"/>
          <w:lang w:val="en-GB"/>
        </w:rPr>
        <w:t>: Stock changes in t in relation to cumulative past stock changes</w:t>
      </w:r>
      <w:bookmarkEnd w:id="7543"/>
      <w:bookmarkEnd w:id="7544"/>
      <w:bookmarkEnd w:id="7545"/>
      <w:bookmarkEnd w:id="7546"/>
      <w:bookmarkEnd w:id="7547"/>
    </w:p>
    <w:p w14:paraId="1C28B46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609DA9CF" w14:textId="26EDF661" w:rsidR="004F65E4" w:rsidRPr="00F31509" w:rsidDel="00D41405" w:rsidRDefault="004F65E4" w:rsidP="004F65E4">
      <w:pPr>
        <w:keepNext/>
        <w:ind w:left="360"/>
        <w:rPr>
          <w:del w:id="7550" w:author="Jane Shaw" w:date="2015-10-22T20:18:00Z"/>
          <w:rFonts w:asciiTheme="majorBidi" w:hAnsiTheme="majorBidi" w:cstheme="majorBidi"/>
          <w:b/>
          <w:color w:val="000000" w:themeColor="text1"/>
          <w:szCs w:val="24"/>
          <w:lang w:val="en-GB"/>
        </w:rPr>
      </w:pPr>
      <w:del w:id="7551" w:author="Jane Shaw" w:date="2015-10-22T20:18:00Z">
        <w:r w:rsidRPr="00F31509" w:rsidDel="00D41405">
          <w:rPr>
            <w:rFonts w:asciiTheme="majorBidi" w:hAnsiTheme="majorBidi" w:cstheme="majorBidi"/>
            <w:b/>
            <w:color w:val="000000" w:themeColor="text1"/>
            <w:szCs w:val="24"/>
            <w:lang w:val="en-GB"/>
          </w:rPr>
          <w:delText>Testing for normality in the distribution of stock changes</w:delText>
        </w:r>
      </w:del>
    </w:p>
    <w:p w14:paraId="1B88549A" w14:textId="4AE6BBDB" w:rsidR="004F65E4" w:rsidRPr="00F31509" w:rsidRDefault="004F65E4" w:rsidP="004F65E4">
      <w:pPr>
        <w:keepNext/>
        <w:jc w:val="both"/>
        <w:rPr>
          <w:rFonts w:asciiTheme="majorBidi" w:hAnsiTheme="majorBidi" w:cstheme="majorBidi"/>
          <w:color w:val="000000" w:themeColor="text1"/>
          <w:szCs w:val="24"/>
          <w:lang w:val="en-GB"/>
        </w:rPr>
      </w:pPr>
    </w:p>
    <w:p w14:paraId="582248B9" w14:textId="05D11F3D" w:rsidR="004F65E4" w:rsidRPr="00F31509" w:rsidRDefault="004F65E4" w:rsidP="004F65E4">
      <w:pPr>
        <w:pStyle w:val="Didascalia"/>
        <w:jc w:val="both"/>
        <w:rPr>
          <w:rFonts w:asciiTheme="majorBidi" w:hAnsiTheme="majorBidi" w:cstheme="majorBidi"/>
          <w:b/>
          <w:bCs/>
          <w:color w:val="000000" w:themeColor="text1"/>
          <w:lang w:val="en-GB"/>
        </w:rPr>
      </w:pPr>
      <w:bookmarkStart w:id="7552" w:name="_Ref420073984"/>
      <w:bookmarkStart w:id="7553" w:name="_Toc420402189"/>
      <w:bookmarkStart w:id="7554" w:name="_Toc420402589"/>
      <w:bookmarkStart w:id="7555" w:name="_Toc421026220"/>
      <w:bookmarkStart w:id="7556" w:name="_Toc428383861"/>
      <w:bookmarkStart w:id="7557" w:name="_Toc430872513"/>
      <w:r w:rsidRPr="00F31509">
        <w:rPr>
          <w:rFonts w:asciiTheme="majorBidi" w:eastAsia="Times New Roman" w:hAnsiTheme="majorBidi" w:cstheme="majorBidi"/>
          <w:color w:val="000000" w:themeColor="text1"/>
          <w:lang w:val="en-GB"/>
        </w:rPr>
        <w:t xml:space="preserve">Figure </w:t>
      </w:r>
      <w:del w:id="7558" w:author="Jane Shaw" w:date="2015-10-22T20:19:00Z">
        <w:r w:rsidR="003D789C" w:rsidRPr="00F31509" w:rsidDel="00D41405">
          <w:rPr>
            <w:rFonts w:asciiTheme="majorBidi" w:hAnsiTheme="majorBidi" w:cstheme="majorBidi"/>
            <w:lang w:val="en-GB"/>
          </w:rPr>
          <w:fldChar w:fldCharType="begin"/>
        </w:r>
        <w:r w:rsidRPr="00F31509" w:rsidDel="00D41405">
          <w:rPr>
            <w:rFonts w:asciiTheme="majorBidi" w:hAnsiTheme="majorBidi" w:cstheme="majorBidi"/>
            <w:color w:val="000000" w:themeColor="text1"/>
            <w:lang w:val="en-GB"/>
          </w:rPr>
          <w:delInstrText xml:space="preserve"> SEQ Figure \* ARABIC </w:delInstrText>
        </w:r>
        <w:r w:rsidR="003D789C" w:rsidRPr="00F31509" w:rsidDel="00D41405">
          <w:rPr>
            <w:rFonts w:asciiTheme="majorBidi" w:hAnsiTheme="majorBidi" w:cstheme="majorBidi"/>
            <w:b/>
            <w:bCs/>
            <w:color w:val="000000" w:themeColor="text1"/>
            <w:lang w:val="en-GB"/>
          </w:rPr>
          <w:fldChar w:fldCharType="separate"/>
        </w:r>
        <w:r w:rsidR="00E24798" w:rsidDel="00D41405">
          <w:rPr>
            <w:rFonts w:asciiTheme="majorBidi" w:hAnsiTheme="majorBidi" w:cstheme="majorBidi"/>
            <w:noProof/>
            <w:color w:val="000000" w:themeColor="text1"/>
            <w:lang w:val="en-GB"/>
          </w:rPr>
          <w:delText>12</w:delText>
        </w:r>
        <w:r w:rsidR="003D789C" w:rsidRPr="00F31509" w:rsidDel="00D41405">
          <w:rPr>
            <w:rFonts w:asciiTheme="majorBidi" w:hAnsiTheme="majorBidi" w:cstheme="majorBidi"/>
            <w:lang w:val="en-GB"/>
          </w:rPr>
          <w:fldChar w:fldCharType="end"/>
        </w:r>
      </w:del>
      <w:bookmarkEnd w:id="7552"/>
      <w:ins w:id="7559" w:author="Jane Shaw" w:date="2015-10-22T20:19:00Z">
        <w:r w:rsidR="00D41405">
          <w:rPr>
            <w:rFonts w:asciiTheme="majorBidi" w:hAnsiTheme="majorBidi" w:cstheme="majorBidi"/>
            <w:lang w:val="en-GB"/>
          </w:rPr>
          <w:t>10</w:t>
        </w:r>
      </w:ins>
      <w:r w:rsidRPr="00F31509">
        <w:rPr>
          <w:rFonts w:asciiTheme="majorBidi" w:eastAsia="Times New Roman" w:hAnsiTheme="majorBidi" w:cstheme="majorBidi"/>
          <w:color w:val="000000" w:themeColor="text1"/>
          <w:lang w:val="en-GB"/>
        </w:rPr>
        <w:t>: Testing for normality</w:t>
      </w:r>
      <w:ins w:id="7560" w:author="Jane Shaw" w:date="2015-10-22T20:19:00Z">
        <w:r w:rsidR="00D41405">
          <w:rPr>
            <w:rFonts w:asciiTheme="majorBidi" w:eastAsia="Times New Roman" w:hAnsiTheme="majorBidi" w:cstheme="majorBidi"/>
            <w:color w:val="000000" w:themeColor="text1"/>
            <w:lang w:val="en-GB"/>
          </w:rPr>
          <w:t xml:space="preserve"> in United States</w:t>
        </w:r>
      </w:ins>
      <w:del w:id="7561" w:author="Jane Shaw" w:date="2015-10-22T20:19: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wheat stocks</w:t>
      </w:r>
      <w:bookmarkEnd w:id="7553"/>
      <w:bookmarkEnd w:id="7554"/>
      <w:bookmarkEnd w:id="7555"/>
      <w:bookmarkEnd w:id="7556"/>
      <w:bookmarkEnd w:id="7557"/>
    </w:p>
    <w:p w14:paraId="364CC490" w14:textId="77777777" w:rsidR="004F65E4" w:rsidRPr="00F31509" w:rsidRDefault="004F65E4" w:rsidP="004F65E4">
      <w:pPr>
        <w:keepNext/>
        <w:jc w:val="both"/>
        <w:rPr>
          <w:rFonts w:asciiTheme="majorBidi" w:hAnsiTheme="majorBidi" w:cstheme="majorBidi"/>
          <w:color w:val="000000" w:themeColor="text1"/>
          <w:szCs w:val="24"/>
          <w:lang w:val="en-GB"/>
        </w:rPr>
      </w:pPr>
    </w:p>
    <w:p w14:paraId="3A1D9C9C" w14:textId="7B98EF15" w:rsidR="004F65E4" w:rsidRPr="00F31509" w:rsidRDefault="004F65E4" w:rsidP="004F65E4">
      <w:pPr>
        <w:jc w:val="both"/>
        <w:rPr>
          <w:rFonts w:asciiTheme="majorBidi" w:hAnsiTheme="majorBidi" w:cstheme="majorBidi"/>
          <w:color w:val="000000" w:themeColor="text1"/>
          <w:lang w:val="en-GB"/>
        </w:rPr>
      </w:pPr>
    </w:p>
    <w:p w14:paraId="1D0DCD6A" w14:textId="7D9635D9" w:rsidR="004F65E4" w:rsidRPr="00F31509" w:rsidRDefault="004F65E4" w:rsidP="004F65E4">
      <w:pPr>
        <w:pStyle w:val="Didascalia"/>
        <w:jc w:val="both"/>
        <w:rPr>
          <w:rFonts w:asciiTheme="majorBidi" w:hAnsiTheme="majorBidi" w:cstheme="majorBidi"/>
          <w:b/>
          <w:bCs/>
          <w:color w:val="000000" w:themeColor="text1"/>
          <w:lang w:val="en-GB"/>
        </w:rPr>
      </w:pPr>
      <w:bookmarkStart w:id="7562" w:name="_Ref420074075"/>
      <w:bookmarkStart w:id="7563" w:name="_Toc420402190"/>
      <w:bookmarkStart w:id="7564" w:name="_Toc420402590"/>
      <w:bookmarkStart w:id="7565" w:name="_Toc421026221"/>
      <w:bookmarkStart w:id="7566" w:name="_Toc428383862"/>
      <w:bookmarkStart w:id="7567" w:name="_Toc430872514"/>
      <w:r w:rsidRPr="00F31509">
        <w:rPr>
          <w:rFonts w:asciiTheme="majorBidi" w:eastAsia="Times New Roman" w:hAnsiTheme="majorBidi" w:cstheme="majorBidi"/>
          <w:color w:val="000000" w:themeColor="text1"/>
          <w:lang w:val="en-GB"/>
        </w:rPr>
        <w:t xml:space="preserve">Figure </w:t>
      </w:r>
      <w:del w:id="7568" w:author="Jane Shaw" w:date="2015-10-22T20:19:00Z">
        <w:r w:rsidR="003D789C" w:rsidRPr="00F31509" w:rsidDel="00D41405">
          <w:rPr>
            <w:rFonts w:asciiTheme="majorBidi" w:hAnsiTheme="majorBidi" w:cstheme="majorBidi"/>
            <w:lang w:val="en-GB"/>
          </w:rPr>
          <w:fldChar w:fldCharType="begin"/>
        </w:r>
        <w:r w:rsidRPr="00F31509" w:rsidDel="00D41405">
          <w:rPr>
            <w:rFonts w:asciiTheme="majorBidi" w:hAnsiTheme="majorBidi" w:cstheme="majorBidi"/>
            <w:color w:val="000000" w:themeColor="text1"/>
            <w:lang w:val="en-GB"/>
          </w:rPr>
          <w:delInstrText xml:space="preserve"> SEQ Figure \* ARABIC </w:delInstrText>
        </w:r>
        <w:r w:rsidR="003D789C" w:rsidRPr="00F31509" w:rsidDel="00D41405">
          <w:rPr>
            <w:rFonts w:asciiTheme="majorBidi" w:hAnsiTheme="majorBidi" w:cstheme="majorBidi"/>
            <w:b/>
            <w:bCs/>
            <w:color w:val="000000" w:themeColor="text1"/>
            <w:lang w:val="en-GB"/>
          </w:rPr>
          <w:fldChar w:fldCharType="separate"/>
        </w:r>
        <w:r w:rsidR="00E24798" w:rsidDel="00D41405">
          <w:rPr>
            <w:rFonts w:asciiTheme="majorBidi" w:hAnsiTheme="majorBidi" w:cstheme="majorBidi"/>
            <w:noProof/>
            <w:color w:val="000000" w:themeColor="text1"/>
            <w:lang w:val="en-GB"/>
          </w:rPr>
          <w:delText>13</w:delText>
        </w:r>
        <w:r w:rsidR="003D789C" w:rsidRPr="00F31509" w:rsidDel="00D41405">
          <w:rPr>
            <w:rFonts w:asciiTheme="majorBidi" w:hAnsiTheme="majorBidi" w:cstheme="majorBidi"/>
            <w:lang w:val="en-GB"/>
          </w:rPr>
          <w:fldChar w:fldCharType="end"/>
        </w:r>
      </w:del>
      <w:bookmarkEnd w:id="7562"/>
      <w:ins w:id="7569" w:author="Jane Shaw" w:date="2015-10-22T20:19:00Z">
        <w:r w:rsidR="00D41405">
          <w:rPr>
            <w:rFonts w:asciiTheme="majorBidi" w:hAnsiTheme="majorBidi" w:cstheme="majorBidi"/>
            <w:lang w:val="en-GB"/>
          </w:rPr>
          <w:t>11</w:t>
        </w:r>
      </w:ins>
      <w:r w:rsidRPr="00F31509">
        <w:rPr>
          <w:rFonts w:asciiTheme="majorBidi" w:eastAsia="Times New Roman" w:hAnsiTheme="majorBidi" w:cstheme="majorBidi"/>
          <w:color w:val="000000" w:themeColor="text1"/>
          <w:lang w:val="en-GB"/>
        </w:rPr>
        <w:t>: Testing for normality</w:t>
      </w:r>
      <w:ins w:id="7570" w:author="Jane Shaw" w:date="2015-10-22T20:19:00Z">
        <w:r w:rsidR="00D41405">
          <w:rPr>
            <w:rFonts w:asciiTheme="majorBidi" w:eastAsia="Times New Roman" w:hAnsiTheme="majorBidi" w:cstheme="majorBidi"/>
            <w:color w:val="000000" w:themeColor="text1"/>
            <w:lang w:val="en-GB"/>
          </w:rPr>
          <w:t xml:space="preserve"> in United States</w:t>
        </w:r>
      </w:ins>
      <w:del w:id="7571" w:author="Jane Shaw" w:date="2015-10-22T20:19:00Z">
        <w:r w:rsidRPr="00F31509" w:rsidDel="00D4140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maize </w:t>
      </w:r>
      <w:commentRangeStart w:id="7572"/>
      <w:r w:rsidRPr="00F31509">
        <w:rPr>
          <w:rFonts w:asciiTheme="majorBidi" w:eastAsia="Times New Roman" w:hAnsiTheme="majorBidi" w:cstheme="majorBidi"/>
          <w:color w:val="000000" w:themeColor="text1"/>
          <w:lang w:val="en-GB"/>
        </w:rPr>
        <w:t>stocks</w:t>
      </w:r>
      <w:bookmarkEnd w:id="7563"/>
      <w:bookmarkEnd w:id="7564"/>
      <w:bookmarkEnd w:id="7565"/>
      <w:bookmarkEnd w:id="7566"/>
      <w:bookmarkEnd w:id="7567"/>
      <w:commentRangeEnd w:id="7572"/>
      <w:r w:rsidR="00092626">
        <w:rPr>
          <w:rStyle w:val="Rimandocommento"/>
          <w:rFonts w:cs="Arial"/>
          <w:i w:val="0"/>
          <w:iCs w:val="0"/>
        </w:rPr>
        <w:commentReference w:id="7572"/>
      </w:r>
    </w:p>
    <w:p w14:paraId="358E0C96" w14:textId="77777777" w:rsidR="004F65E4" w:rsidRPr="00F31509" w:rsidRDefault="004F65E4" w:rsidP="004F65E4">
      <w:pPr>
        <w:jc w:val="both"/>
        <w:rPr>
          <w:rFonts w:asciiTheme="majorBidi" w:hAnsiTheme="majorBidi" w:cstheme="majorBidi"/>
          <w:color w:val="000000" w:themeColor="text1"/>
          <w:lang w:val="en-GB"/>
        </w:rPr>
      </w:pPr>
    </w:p>
    <w:p w14:paraId="2585AF5C"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14A5203C" w14:textId="6258BC8E" w:rsidR="004F65E4" w:rsidRPr="00F31509" w:rsidDel="00092626" w:rsidRDefault="00092626" w:rsidP="00C4334D">
      <w:pPr>
        <w:pStyle w:val="Titolo2"/>
        <w:rPr>
          <w:del w:id="7573" w:author="Jane Shaw" w:date="2015-10-22T20:24:00Z"/>
        </w:rPr>
      </w:pPr>
      <w:bookmarkStart w:id="7574" w:name="_Toc421025869"/>
      <w:bookmarkStart w:id="7575" w:name="_Toc428383838"/>
      <w:bookmarkStart w:id="7576" w:name="_Toc428436060"/>
      <w:bookmarkStart w:id="7577" w:name="_Toc428436361"/>
      <w:bookmarkStart w:id="7578" w:name="_Toc308029363"/>
      <w:bookmarkStart w:id="7579" w:name="_Toc308029554"/>
      <w:ins w:id="7580" w:author="Jane Shaw" w:date="2015-10-22T20:23:00Z">
        <w:r>
          <w:t xml:space="preserve">3.4 </w:t>
        </w:r>
      </w:ins>
      <w:r w:rsidR="004F65E4" w:rsidRPr="00F31509">
        <w:t>Feed use</w:t>
      </w:r>
      <w:bookmarkEnd w:id="7574"/>
      <w:bookmarkEnd w:id="7575"/>
      <w:bookmarkEnd w:id="7576"/>
      <w:bookmarkEnd w:id="7577"/>
      <w:bookmarkEnd w:id="7578"/>
      <w:bookmarkEnd w:id="7579"/>
    </w:p>
    <w:p w14:paraId="1DD26009" w14:textId="77777777" w:rsidR="004F65E4" w:rsidRPr="00092626" w:rsidRDefault="004F65E4">
      <w:pPr>
        <w:pStyle w:val="Titolo2"/>
        <w:rPr>
          <w:rFonts w:asciiTheme="majorBidi" w:hAnsiTheme="majorBidi" w:cstheme="majorBidi"/>
          <w:color w:val="000000" w:themeColor="text1"/>
          <w:rPrChange w:id="7581" w:author="Jane Shaw" w:date="2015-10-22T20:24:00Z">
            <w:rPr/>
          </w:rPrChange>
        </w:rPr>
        <w:pPrChange w:id="7582" w:author="Jane Shaw" w:date="2015-10-22T20:24:00Z">
          <w:pPr>
            <w:tabs>
              <w:tab w:val="left" w:pos="851"/>
              <w:tab w:val="left" w:pos="3816"/>
            </w:tabs>
            <w:jc w:val="both"/>
          </w:pPr>
        </w:pPrChange>
      </w:pPr>
    </w:p>
    <w:p w14:paraId="2ABB02A0" w14:textId="03F66BDD"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7583" w:author="Jane Shaw" w:date="2015-10-22T20:24:00Z">
        <w:r w:rsidRPr="00F31509" w:rsidDel="00092626">
          <w:rPr>
            <w:rFonts w:asciiTheme="majorBidi" w:eastAsia="Times New Roman" w:hAnsiTheme="majorBidi" w:cstheme="majorBidi"/>
            <w:color w:val="000000" w:themeColor="text1"/>
            <w:lang w:val="en-GB"/>
          </w:rPr>
          <w:delText xml:space="preserve">There are </w:delText>
        </w:r>
      </w:del>
      <w:r w:rsidR="00092626" w:rsidRPr="00F31509">
        <w:rPr>
          <w:rFonts w:asciiTheme="majorBidi" w:eastAsia="Times New Roman" w:hAnsiTheme="majorBidi" w:cstheme="majorBidi"/>
          <w:color w:val="000000" w:themeColor="text1"/>
          <w:lang w:val="en-GB"/>
        </w:rPr>
        <w:t xml:space="preserve">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w:t>
      </w:r>
      <w:del w:id="7584" w:author="Jane Shaw" w:date="2015-10-22T20:24:00Z">
        <w:r w:rsidRPr="00F31509" w:rsidDel="00092626">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 xml:space="preserve">are representative at </w:t>
      </w:r>
      <w:ins w:id="7585" w:author="Jane Shaw" w:date="2015-10-22T20:24:00Z">
        <w:r w:rsidR="00695A97">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country level and cover </w:t>
      </w:r>
      <w:del w:id="7586" w:author="Jane Shaw" w:date="2015-10-22T20:24:00Z">
        <w:r w:rsidRPr="00F31509" w:rsidDel="00695A97">
          <w:rPr>
            <w:rFonts w:asciiTheme="majorBidi" w:eastAsia="Times New Roman" w:hAnsiTheme="majorBidi" w:cstheme="majorBidi"/>
            <w:color w:val="000000" w:themeColor="text1"/>
            <w:lang w:val="en-GB"/>
          </w:rPr>
          <w:delText xml:space="preserve">both </w:delText>
        </w:r>
      </w:del>
      <w:r w:rsidRPr="00F31509">
        <w:rPr>
          <w:rFonts w:asciiTheme="majorBidi" w:eastAsia="Times New Roman" w:hAnsiTheme="majorBidi" w:cstheme="majorBidi"/>
          <w:color w:val="000000" w:themeColor="text1"/>
          <w:lang w:val="en-GB"/>
        </w:rPr>
        <w:t xml:space="preserve">feed production by </w:t>
      </w:r>
      <w:ins w:id="7587" w:author="Jane Shaw" w:date="2015-10-22T20:24:00Z">
        <w:r w:rsidR="00695A97">
          <w:rPr>
            <w:rFonts w:asciiTheme="majorBidi" w:eastAsia="Times New Roman" w:hAnsiTheme="majorBidi" w:cstheme="majorBidi"/>
            <w:color w:val="000000" w:themeColor="text1"/>
            <w:lang w:val="en-GB"/>
          </w:rPr>
          <w:t xml:space="preserve">both </w:t>
        </w:r>
      </w:ins>
      <w:r w:rsidRPr="00F31509">
        <w:rPr>
          <w:rFonts w:asciiTheme="majorBidi" w:eastAsia="Times New Roman" w:hAnsiTheme="majorBidi" w:cstheme="majorBidi"/>
          <w:color w:val="000000" w:themeColor="text1"/>
          <w:lang w:val="en-GB"/>
        </w:rPr>
        <w:t>farmers and feed compounders. Even in the U</w:t>
      </w:r>
      <w:ins w:id="7588" w:author="Jane Shaw" w:date="2015-10-22T20:24:00Z">
        <w:r w:rsidR="00695A97">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ins w:id="7589" w:author="Jane Shaw" w:date="2015-10-22T20:24:00Z">
        <w:r w:rsidR="00695A97">
          <w:rPr>
            <w:rFonts w:asciiTheme="majorBidi" w:eastAsia="Times New Roman" w:hAnsiTheme="majorBidi" w:cstheme="majorBidi"/>
            <w:color w:val="000000" w:themeColor="text1"/>
            <w:lang w:val="en-GB"/>
          </w:rPr>
          <w:t>tates</w:t>
        </w:r>
      </w:ins>
      <w:r w:rsidRPr="00F31509">
        <w:rPr>
          <w:rFonts w:asciiTheme="majorBidi" w:eastAsia="Times New Roman" w:hAnsiTheme="majorBidi" w:cstheme="majorBidi"/>
          <w:color w:val="000000" w:themeColor="text1"/>
          <w:lang w:val="en-GB"/>
        </w:rPr>
        <w:t xml:space="preserve"> commodity balances, feed serves as the balancing item and is</w:t>
      </w:r>
      <w:del w:id="7590" w:author="Jane Shaw" w:date="2015-10-22T20:25:00Z">
        <w:r w:rsidRPr="00F31509" w:rsidDel="00695A9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accordingly</w:t>
      </w:r>
      <w:del w:id="7591" w:author="Jane Shaw" w:date="2015-10-22T20:25:00Z">
        <w:r w:rsidRPr="00F31509" w:rsidDel="00695A9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called “Feed and residual use”.</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When feed demand is measured, feed surveys </w:t>
      </w:r>
      <w:ins w:id="7592" w:author="Jane Shaw" w:date="2015-10-22T20:25:00Z">
        <w:r w:rsidR="00695A97">
          <w:rPr>
            <w:rFonts w:asciiTheme="majorBidi" w:eastAsia="Times New Roman" w:hAnsiTheme="majorBidi" w:cstheme="majorBidi"/>
            <w:color w:val="000000" w:themeColor="text1"/>
            <w:lang w:val="en-GB"/>
          </w:rPr>
          <w:t xml:space="preserve">are </w:t>
        </w:r>
      </w:ins>
      <w:r w:rsidRPr="00F31509">
        <w:rPr>
          <w:rFonts w:asciiTheme="majorBidi" w:eastAsia="Times New Roman" w:hAnsiTheme="majorBidi" w:cstheme="majorBidi"/>
          <w:color w:val="000000" w:themeColor="text1"/>
          <w:lang w:val="en-GB"/>
        </w:rPr>
        <w:t xml:space="preserve">often </w:t>
      </w:r>
      <w:del w:id="7593" w:author="Jane Shaw" w:date="2015-10-22T20:25:00Z">
        <w:r w:rsidRPr="00F31509" w:rsidDel="00695A97">
          <w:rPr>
            <w:rFonts w:asciiTheme="majorBidi" w:eastAsia="Times New Roman" w:hAnsiTheme="majorBidi" w:cstheme="majorBidi"/>
            <w:color w:val="000000" w:themeColor="text1"/>
            <w:lang w:val="en-GB"/>
          </w:rPr>
          <w:delText xml:space="preserve">are </w:delText>
        </w:r>
      </w:del>
      <w:r w:rsidRPr="00F31509">
        <w:rPr>
          <w:rFonts w:asciiTheme="majorBidi" w:eastAsia="Times New Roman" w:hAnsiTheme="majorBidi" w:cstheme="majorBidi"/>
          <w:color w:val="000000" w:themeColor="text1"/>
          <w:lang w:val="en-GB"/>
        </w:rPr>
        <w:t xml:space="preserve">limited to industrial feed sectors and are based on data </w:t>
      </w:r>
      <w:del w:id="7594" w:author="Jane Shaw" w:date="2015-10-22T20:25:00Z">
        <w:r w:rsidRPr="00F31509" w:rsidDel="00695A97">
          <w:rPr>
            <w:rFonts w:asciiTheme="majorBidi" w:eastAsia="Times New Roman" w:hAnsiTheme="majorBidi" w:cstheme="majorBidi"/>
            <w:color w:val="000000" w:themeColor="text1"/>
            <w:lang w:val="en-GB"/>
          </w:rPr>
          <w:delText xml:space="preserve">only </w:delText>
        </w:r>
      </w:del>
      <w:r w:rsidRPr="00F31509">
        <w:rPr>
          <w:rFonts w:asciiTheme="majorBidi" w:eastAsia="Times New Roman" w:hAnsiTheme="majorBidi" w:cstheme="majorBidi"/>
          <w:color w:val="000000" w:themeColor="text1"/>
          <w:lang w:val="en-GB"/>
        </w:rPr>
        <w:t>from commercial feed companies</w:t>
      </w:r>
      <w:ins w:id="7595" w:author="Jane Shaw" w:date="2015-10-22T20:25:00Z">
        <w:r w:rsidR="00695A97">
          <w:rPr>
            <w:rFonts w:asciiTheme="majorBidi" w:eastAsia="Times New Roman" w:hAnsiTheme="majorBidi" w:cstheme="majorBidi"/>
            <w:color w:val="000000" w:themeColor="text1"/>
            <w:lang w:val="en-GB"/>
          </w:rPr>
          <w:t xml:space="preserve"> only</w:t>
        </w:r>
      </w:ins>
      <w:r w:rsidRPr="00F31509">
        <w:rPr>
          <w:rFonts w:asciiTheme="majorBidi" w:eastAsia="Times New Roman" w:hAnsiTheme="majorBidi" w:cstheme="majorBidi"/>
          <w:color w:val="000000" w:themeColor="text1"/>
          <w:lang w:val="en-GB"/>
        </w:rPr>
        <w:t xml:space="preserve">. </w:t>
      </w:r>
      <w:ins w:id="7596" w:author="Jane Shaw" w:date="2015-10-22T20:25:00Z">
        <w:r w:rsidR="00695A97">
          <w:rPr>
            <w:rFonts w:asciiTheme="majorBidi" w:eastAsia="Times New Roman" w:hAnsiTheme="majorBidi" w:cstheme="majorBidi"/>
            <w:color w:val="000000" w:themeColor="text1"/>
            <w:lang w:val="en-GB"/>
          </w:rPr>
          <w:t xml:space="preserve">For example, China, </w:t>
        </w:r>
      </w:ins>
      <w:r w:rsidRPr="00F31509">
        <w:rPr>
          <w:rFonts w:asciiTheme="majorBidi" w:eastAsia="Times New Roman" w:hAnsiTheme="majorBidi" w:cstheme="majorBidi"/>
          <w:color w:val="000000" w:themeColor="text1"/>
          <w:lang w:val="en-GB"/>
        </w:rPr>
        <w:t>Germany</w:t>
      </w:r>
      <w:ins w:id="7597" w:author="Jane Shaw" w:date="2015-10-22T20:25:00Z">
        <w:r w:rsidR="00695A97">
          <w:rPr>
            <w:rFonts w:asciiTheme="majorBidi" w:eastAsia="Times New Roman" w:hAnsiTheme="majorBidi" w:cstheme="majorBidi"/>
            <w:color w:val="000000" w:themeColor="text1"/>
            <w:lang w:val="en-GB"/>
          </w:rPr>
          <w:t xml:space="preserve"> and</w:t>
        </w:r>
      </w:ins>
      <w:del w:id="7598" w:author="Jane Shaw" w:date="2015-10-22T20:25:00Z">
        <w:r w:rsidRPr="00F31509" w:rsidDel="00695A9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Spain </w:t>
      </w:r>
      <w:del w:id="7599" w:author="Jane Shaw" w:date="2015-10-22T20:25:00Z">
        <w:r w:rsidRPr="00F31509" w:rsidDel="00695A97">
          <w:rPr>
            <w:rFonts w:asciiTheme="majorBidi" w:eastAsia="Times New Roman" w:hAnsiTheme="majorBidi" w:cstheme="majorBidi"/>
            <w:color w:val="000000" w:themeColor="text1"/>
            <w:lang w:val="en-GB"/>
          </w:rPr>
          <w:delText xml:space="preserve">and China, for instance, </w:delText>
        </w:r>
      </w:del>
      <w:r w:rsidRPr="00F31509">
        <w:rPr>
          <w:rFonts w:asciiTheme="majorBidi" w:eastAsia="Times New Roman" w:hAnsiTheme="majorBidi" w:cstheme="majorBidi"/>
          <w:color w:val="000000" w:themeColor="text1"/>
          <w:lang w:val="en-GB"/>
        </w:rPr>
        <w:t xml:space="preserve">obtain their feed estimates through </w:t>
      </w:r>
      <w:del w:id="7600" w:author="Jane Shaw" w:date="2015-11-07T19:29:00Z">
        <w:r w:rsidRPr="00F31509" w:rsidDel="0025639D">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survey</w:t>
      </w:r>
      <w:ins w:id="7601" w:author="Jane Shaw" w:date="2015-11-07T19:29:00Z">
        <w:r w:rsidR="0025639D">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feed companies. </w:t>
      </w:r>
      <w:del w:id="7602" w:author="Jane Shaw" w:date="2015-10-22T20:26:00Z">
        <w:r w:rsidRPr="00F31509" w:rsidDel="00695A97">
          <w:rPr>
            <w:rFonts w:asciiTheme="majorBidi" w:eastAsia="Times New Roman" w:hAnsiTheme="majorBidi" w:cstheme="majorBidi"/>
            <w:color w:val="000000" w:themeColor="text1"/>
            <w:lang w:val="en-GB"/>
          </w:rPr>
          <w:delText xml:space="preserve">The usefulness of </w:delText>
        </w:r>
      </w:del>
      <w:r w:rsidR="00695A97" w:rsidRPr="00F31509">
        <w:rPr>
          <w:rFonts w:asciiTheme="majorBidi" w:eastAsia="Times New Roman" w:hAnsiTheme="majorBidi" w:cstheme="majorBidi"/>
          <w:color w:val="000000" w:themeColor="text1"/>
          <w:lang w:val="en-GB"/>
        </w:rPr>
        <w:t xml:space="preserve">Such </w:t>
      </w:r>
      <w:r w:rsidRPr="00F31509">
        <w:rPr>
          <w:rFonts w:asciiTheme="majorBidi" w:eastAsia="Times New Roman" w:hAnsiTheme="majorBidi" w:cstheme="majorBidi"/>
          <w:color w:val="000000" w:themeColor="text1"/>
          <w:lang w:val="en-GB"/>
        </w:rPr>
        <w:t xml:space="preserve">data </w:t>
      </w:r>
      <w:del w:id="7603" w:author="Jane Shaw" w:date="2015-10-22T20:26:00Z">
        <w:r w:rsidRPr="00F31509" w:rsidDel="00695A97">
          <w:rPr>
            <w:rFonts w:asciiTheme="majorBidi" w:eastAsia="Times New Roman" w:hAnsiTheme="majorBidi" w:cstheme="majorBidi"/>
            <w:color w:val="000000" w:themeColor="text1"/>
            <w:lang w:val="en-GB"/>
          </w:rPr>
          <w:delText xml:space="preserve">is </w:delText>
        </w:r>
      </w:del>
      <w:ins w:id="7604" w:author="Jane Shaw" w:date="2015-10-22T20:26:00Z">
        <w:r w:rsidR="00695A97">
          <w:rPr>
            <w:rFonts w:asciiTheme="majorBidi" w:eastAsia="Times New Roman" w:hAnsiTheme="majorBidi" w:cstheme="majorBidi"/>
            <w:color w:val="000000" w:themeColor="text1"/>
            <w:lang w:val="en-GB"/>
          </w:rPr>
          <w:t xml:space="preserve">are of </w:t>
        </w:r>
      </w:ins>
      <w:del w:id="7605" w:author="Jane Shaw" w:date="2015-10-22T20:25:00Z">
        <w:r w:rsidRPr="00F31509" w:rsidDel="00695A97">
          <w:rPr>
            <w:rFonts w:asciiTheme="majorBidi" w:eastAsia="Times New Roman" w:hAnsiTheme="majorBidi" w:cstheme="majorBidi"/>
            <w:color w:val="000000" w:themeColor="text1"/>
            <w:lang w:val="en-GB"/>
          </w:rPr>
          <w:delText xml:space="preserve">rather </w:delText>
        </w:r>
      </w:del>
      <w:r w:rsidRPr="00F31509">
        <w:rPr>
          <w:rFonts w:asciiTheme="majorBidi" w:eastAsia="Times New Roman" w:hAnsiTheme="majorBidi" w:cstheme="majorBidi"/>
          <w:color w:val="000000" w:themeColor="text1"/>
          <w:lang w:val="en-GB"/>
        </w:rPr>
        <w:t xml:space="preserve">limited </w:t>
      </w:r>
      <w:del w:id="7606" w:author="Jane Shaw" w:date="2015-10-22T20:26:00Z">
        <w:r w:rsidRPr="00F31509" w:rsidDel="00695A97">
          <w:rPr>
            <w:rFonts w:asciiTheme="majorBidi" w:eastAsia="Times New Roman" w:hAnsiTheme="majorBidi" w:cstheme="majorBidi"/>
            <w:color w:val="000000" w:themeColor="text1"/>
            <w:lang w:val="en-GB"/>
          </w:rPr>
          <w:delText xml:space="preserve">in an </w:delText>
        </w:r>
      </w:del>
      <w:ins w:id="7607" w:author="Jane Shaw" w:date="2015-10-22T20:26:00Z">
        <w:r w:rsidR="00695A97">
          <w:rPr>
            <w:rFonts w:asciiTheme="majorBidi" w:eastAsia="Times New Roman" w:hAnsiTheme="majorBidi" w:cstheme="majorBidi"/>
            <w:color w:val="000000" w:themeColor="text1"/>
            <w:lang w:val="en-GB"/>
          </w:rPr>
          <w:t xml:space="preserve">use to </w:t>
        </w:r>
      </w:ins>
      <w:r w:rsidRPr="00F31509">
        <w:rPr>
          <w:rFonts w:asciiTheme="majorBidi" w:eastAsia="Times New Roman" w:hAnsiTheme="majorBidi" w:cstheme="majorBidi"/>
          <w:color w:val="000000" w:themeColor="text1"/>
          <w:lang w:val="en-GB"/>
        </w:rPr>
        <w:t>FBS</w:t>
      </w:r>
      <w:del w:id="7608" w:author="Jane Shaw" w:date="2015-10-22T20:26:00Z">
        <w:r w:rsidRPr="00F31509" w:rsidDel="00695A97">
          <w:rPr>
            <w:rFonts w:asciiTheme="majorBidi" w:eastAsia="Times New Roman" w:hAnsiTheme="majorBidi" w:cstheme="majorBidi"/>
            <w:color w:val="000000" w:themeColor="text1"/>
            <w:lang w:val="en-GB"/>
          </w:rPr>
          <w:delText xml:space="preserve"> context</w:delText>
        </w:r>
      </w:del>
      <w:r w:rsidRPr="00F31509">
        <w:rPr>
          <w:rFonts w:asciiTheme="majorBidi" w:eastAsia="Times New Roman" w:hAnsiTheme="majorBidi" w:cstheme="majorBidi"/>
          <w:color w:val="000000" w:themeColor="text1"/>
          <w:lang w:val="en-GB"/>
        </w:rPr>
        <w:t xml:space="preserve">. </w:t>
      </w:r>
      <w:del w:id="7609" w:author="Jane Shaw" w:date="2015-10-22T20:26:00Z">
        <w:r w:rsidRPr="00F31509" w:rsidDel="00695A97">
          <w:rPr>
            <w:rFonts w:asciiTheme="majorBidi" w:eastAsia="Times New Roman" w:hAnsiTheme="majorBidi" w:cstheme="majorBidi"/>
            <w:color w:val="000000" w:themeColor="text1"/>
            <w:lang w:val="en-GB"/>
          </w:rPr>
          <w:delText xml:space="preserve">Only </w:delText>
        </w:r>
      </w:del>
      <w:r w:rsidR="00695A97" w:rsidRPr="00F31509">
        <w:rPr>
          <w:rFonts w:asciiTheme="majorBidi" w:eastAsia="Times New Roman" w:hAnsiTheme="majorBidi" w:cstheme="majorBidi"/>
          <w:color w:val="000000" w:themeColor="text1"/>
          <w:lang w:val="en-GB"/>
        </w:rPr>
        <w:t xml:space="preserve">Very </w:t>
      </w:r>
      <w:r w:rsidRPr="00F31509">
        <w:rPr>
          <w:rFonts w:asciiTheme="majorBidi" w:eastAsia="Times New Roman" w:hAnsiTheme="majorBidi" w:cstheme="majorBidi"/>
          <w:color w:val="000000" w:themeColor="text1"/>
          <w:lang w:val="en-GB"/>
        </w:rPr>
        <w:t>few countries</w:t>
      </w:r>
      <w:del w:id="7610" w:author="Jane Shaw" w:date="2015-11-07T19:30:00Z">
        <w:r w:rsidRPr="00F31509" w:rsidDel="0025639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7611" w:author="Jane Shaw" w:date="2015-10-22T20:26:00Z">
        <w:r w:rsidRPr="00F31509" w:rsidDel="00695A97">
          <w:rPr>
            <w:rFonts w:asciiTheme="majorBidi" w:eastAsia="Times New Roman" w:hAnsiTheme="majorBidi" w:cstheme="majorBidi"/>
            <w:color w:val="000000" w:themeColor="text1"/>
            <w:lang w:val="en-GB"/>
          </w:rPr>
          <w:delText xml:space="preserve">e.g. </w:delText>
        </w:r>
      </w:del>
      <w:ins w:id="7612" w:author="Jane Shaw" w:date="2015-11-07T19:30:00Z">
        <w:r w:rsidR="0025639D">
          <w:rPr>
            <w:rFonts w:asciiTheme="majorBidi" w:eastAsia="Times New Roman" w:hAnsiTheme="majorBidi" w:cstheme="majorBidi"/>
            <w:color w:val="000000" w:themeColor="text1"/>
            <w:lang w:val="en-GB"/>
          </w:rPr>
          <w:t xml:space="preserve">other than </w:t>
        </w:r>
      </w:ins>
      <w:r w:rsidRPr="00F31509">
        <w:rPr>
          <w:rFonts w:asciiTheme="majorBidi" w:eastAsia="Times New Roman" w:hAnsiTheme="majorBidi" w:cstheme="majorBidi"/>
          <w:color w:val="000000" w:themeColor="text1"/>
          <w:lang w:val="en-GB"/>
        </w:rPr>
        <w:t>Hungary and the Netherlands</w:t>
      </w:r>
      <w:del w:id="7613" w:author="Jane Shaw" w:date="2015-11-07T19:30:00Z">
        <w:r w:rsidRPr="00F31509" w:rsidDel="0025639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have surveys that also include farm production of feedstuffs. </w:t>
      </w:r>
    </w:p>
    <w:p w14:paraId="6360874B" w14:textId="080B032E"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w:t>
      </w:r>
      <w:del w:id="7614" w:author="Jane Shaw" w:date="2015-10-22T20:26:00Z">
        <w:r w:rsidRPr="00F31509" w:rsidDel="00695A97">
          <w:rPr>
            <w:rFonts w:asciiTheme="majorBidi" w:hAnsiTheme="majorBidi" w:cstheme="majorBidi"/>
            <w:color w:val="000000" w:themeColor="text1"/>
            <w:lang w:val="en-GB"/>
          </w:rPr>
          <w:delText xml:space="preserve">actual </w:delText>
        </w:r>
      </w:del>
      <w:r w:rsidRPr="00F31509">
        <w:rPr>
          <w:rFonts w:asciiTheme="majorBidi" w:hAnsiTheme="majorBidi" w:cstheme="majorBidi"/>
          <w:color w:val="000000" w:themeColor="text1"/>
          <w:lang w:val="en-GB"/>
        </w:rPr>
        <w:t xml:space="preserve">measurement appears even more surprising </w:t>
      </w:r>
      <w:del w:id="7615" w:author="Jane Shaw" w:date="2015-10-22T20:26:00Z">
        <w:r w:rsidRPr="00F31509" w:rsidDel="00695A97">
          <w:rPr>
            <w:rFonts w:asciiTheme="majorBidi" w:hAnsiTheme="majorBidi" w:cstheme="majorBidi"/>
            <w:color w:val="000000" w:themeColor="text1"/>
            <w:lang w:val="en-GB"/>
          </w:rPr>
          <w:delText xml:space="preserve">in view of the fact </w:delText>
        </w:r>
      </w:del>
      <w:ins w:id="7616" w:author="Jane Shaw" w:date="2015-10-22T20:26:00Z">
        <w:r w:rsidR="00695A97">
          <w:rPr>
            <w:rFonts w:asciiTheme="majorBidi" w:hAnsiTheme="majorBidi" w:cstheme="majorBidi"/>
            <w:color w:val="000000" w:themeColor="text1"/>
            <w:lang w:val="en-GB"/>
          </w:rPr>
          <w:t xml:space="preserve">given </w:t>
        </w:r>
      </w:ins>
      <w:r w:rsidRPr="00F31509">
        <w:rPr>
          <w:rFonts w:asciiTheme="majorBidi" w:hAnsiTheme="majorBidi" w:cstheme="majorBidi"/>
          <w:color w:val="000000" w:themeColor="text1"/>
          <w:lang w:val="en-GB"/>
        </w:rPr>
        <w:t xml:space="preserve">that feed use is a </w:t>
      </w:r>
      <w:del w:id="7617" w:author="Jane Shaw" w:date="2015-10-22T20:27:00Z">
        <w:r w:rsidRPr="00F31509" w:rsidDel="00695A97">
          <w:rPr>
            <w:rFonts w:asciiTheme="majorBidi" w:hAnsiTheme="majorBidi" w:cstheme="majorBidi"/>
            <w:color w:val="000000" w:themeColor="text1"/>
            <w:lang w:val="en-GB"/>
          </w:rPr>
          <w:delText xml:space="preserve">key </w:delText>
        </w:r>
      </w:del>
      <w:ins w:id="7618" w:author="Jane Shaw" w:date="2015-10-22T20:27:00Z">
        <w:r w:rsidR="00695A97">
          <w:rPr>
            <w:rFonts w:asciiTheme="majorBidi" w:hAnsiTheme="majorBidi" w:cstheme="majorBidi"/>
            <w:color w:val="000000" w:themeColor="text1"/>
            <w:lang w:val="en-GB"/>
          </w:rPr>
          <w:t xml:space="preserve">major </w:t>
        </w:r>
      </w:ins>
      <w:r w:rsidRPr="00F31509">
        <w:rPr>
          <w:rFonts w:asciiTheme="majorBidi" w:hAnsiTheme="majorBidi" w:cstheme="majorBidi"/>
          <w:color w:val="000000" w:themeColor="text1"/>
          <w:lang w:val="en-GB"/>
        </w:rPr>
        <w:t xml:space="preserve">source of disappearance in the </w:t>
      </w:r>
      <w:del w:id="7619" w:author="Jane Shaw" w:date="2015-10-22T20:27:00Z">
        <w:r w:rsidRPr="00F31509" w:rsidDel="00695A97">
          <w:rPr>
            <w:rFonts w:asciiTheme="majorBidi" w:hAnsiTheme="majorBidi" w:cstheme="majorBidi"/>
            <w:color w:val="000000" w:themeColor="text1"/>
            <w:lang w:val="en-GB"/>
          </w:rPr>
          <w:delText>food balance sheet (</w:delText>
        </w:r>
      </w:del>
      <w:r w:rsidRPr="00F31509">
        <w:rPr>
          <w:rFonts w:asciiTheme="majorBidi" w:hAnsiTheme="majorBidi" w:cstheme="majorBidi"/>
          <w:color w:val="000000" w:themeColor="text1"/>
          <w:lang w:val="en-GB"/>
        </w:rPr>
        <w:t>FBS</w:t>
      </w:r>
      <w:del w:id="7620" w:author="Jane Shaw" w:date="2015-10-22T20:27:00Z">
        <w:r w:rsidRPr="00F31509" w:rsidDel="00695A9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w:t>
      </w:r>
      <w:ins w:id="7621" w:author="Jane Shaw" w:date="2015-10-22T20:27:00Z">
        <w:r w:rsidR="00695A97">
          <w:rPr>
            <w:rFonts w:asciiTheme="majorBidi" w:hAnsiTheme="majorBidi" w:cstheme="majorBidi"/>
            <w:color w:val="000000" w:themeColor="text1"/>
            <w:lang w:val="en-GB"/>
          </w:rPr>
          <w:t xml:space="preserve">is </w:t>
        </w:r>
      </w:ins>
      <w:r w:rsidRPr="00F31509">
        <w:rPr>
          <w:rFonts w:asciiTheme="majorBidi" w:hAnsiTheme="majorBidi" w:cstheme="majorBidi"/>
          <w:color w:val="000000" w:themeColor="text1"/>
          <w:lang w:val="en-GB"/>
        </w:rPr>
        <w:t>of rising importance. Growing consumption of meat, milk</w:t>
      </w:r>
      <w:del w:id="7622" w:author="Jane Shaw" w:date="2015-10-22T20:27:00Z">
        <w:r w:rsidRPr="00F31509" w:rsidDel="00695A9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other livestock products</w:t>
      </w:r>
      <w:ins w:id="7623" w:author="Jane Shaw" w:date="2015-10-22T20:27:00Z">
        <w:r w:rsidR="00695A9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ever</w:t>
      </w:r>
      <w:ins w:id="7624" w:author="Jane Shaw" w:date="2015-10-22T20:27:00Z">
        <w:r w:rsidR="00695A97">
          <w:rPr>
            <w:rFonts w:asciiTheme="majorBidi" w:hAnsiTheme="majorBidi" w:cstheme="majorBidi"/>
            <w:color w:val="000000" w:themeColor="text1"/>
            <w:lang w:val="en-GB"/>
          </w:rPr>
          <w:t>-</w:t>
        </w:r>
      </w:ins>
      <w:del w:id="7625" w:author="Jane Shaw" w:date="2015-10-22T20:27:00Z">
        <w:r w:rsidRPr="00F31509" w:rsidDel="00695A97">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more intensive production systems have resulted in rapidly rising demand for feed products, notably compound and concentrate feeds (CC feeds). Indirect</w:t>
      </w:r>
      <w:del w:id="7626" w:author="Jane Shaw" w:date="2015-10-22T20:28:00Z">
        <w:r w:rsidRPr="00F31509" w:rsidDel="009405CF">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but </w:t>
      </w:r>
      <w:del w:id="7627" w:author="Jane Shaw" w:date="2015-10-22T20:28:00Z">
        <w:r w:rsidRPr="00F31509" w:rsidDel="009405CF">
          <w:rPr>
            <w:rFonts w:asciiTheme="majorBidi" w:hAnsiTheme="majorBidi" w:cstheme="majorBidi"/>
            <w:color w:val="000000" w:themeColor="text1"/>
            <w:lang w:val="en-GB"/>
          </w:rPr>
          <w:delText xml:space="preserve">rather </w:delText>
        </w:r>
      </w:del>
      <w:r w:rsidRPr="00F31509">
        <w:rPr>
          <w:rFonts w:asciiTheme="majorBidi" w:hAnsiTheme="majorBidi" w:cstheme="majorBidi"/>
          <w:color w:val="000000" w:themeColor="text1"/>
          <w:lang w:val="en-GB"/>
        </w:rPr>
        <w:t>compelling</w:t>
      </w:r>
      <w:del w:id="7628" w:author="Jane Shaw" w:date="2015-10-22T20:28:00Z">
        <w:r w:rsidRPr="00F31509" w:rsidDel="009405CF">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evidence stems from the rapidly rising production of commodities</w:t>
      </w:r>
      <w:del w:id="7629" w:author="Jane Shaw" w:date="2015-10-22T20:29:00Z">
        <w:r w:rsidRPr="00F31509" w:rsidDel="009405CF">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7630" w:author="Jane Shaw" w:date="2015-10-22T20:29:00Z">
        <w:r w:rsidRPr="00F31509" w:rsidDel="009405CF">
          <w:rPr>
            <w:rFonts w:asciiTheme="majorBidi" w:hAnsiTheme="majorBidi" w:cstheme="majorBidi"/>
            <w:color w:val="000000" w:themeColor="text1"/>
            <w:lang w:val="en-GB"/>
          </w:rPr>
          <w:delText xml:space="preserve">which </w:delText>
        </w:r>
      </w:del>
      <w:ins w:id="7631" w:author="Jane Shaw" w:date="2015-10-22T20:29:00Z">
        <w:r w:rsidR="009405CF">
          <w:rPr>
            <w:rFonts w:asciiTheme="majorBidi" w:hAnsiTheme="majorBidi" w:cstheme="majorBidi"/>
            <w:color w:val="000000" w:themeColor="text1"/>
            <w:lang w:val="en-GB"/>
          </w:rPr>
          <w:t xml:space="preserve">that </w:t>
        </w:r>
      </w:ins>
      <w:r w:rsidRPr="00F31509">
        <w:rPr>
          <w:rFonts w:asciiTheme="majorBidi" w:hAnsiTheme="majorBidi" w:cstheme="majorBidi"/>
          <w:color w:val="000000" w:themeColor="text1"/>
          <w:lang w:val="en-GB"/>
        </w:rPr>
        <w:t>are exclusively</w:t>
      </w:r>
      <w:ins w:id="7632" w:author="Jane Shaw" w:date="2015-10-22T20:29:00Z">
        <w:r w:rsidR="009405CF">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or at least mainly</w:t>
      </w:r>
      <w:ins w:id="7633" w:author="Jane Shaw" w:date="2015-10-22T20:29:00Z">
        <w:r w:rsidR="009405CF">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destined for feed use, notably oil</w:t>
      </w:r>
      <w:del w:id="7634" w:author="Jane Shaw" w:date="2015-10-22T20:29:00Z">
        <w:r w:rsidRPr="00F31509" w:rsidDel="009405CF">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meals and certain coarse grains. </w:t>
      </w:r>
    </w:p>
    <w:p w14:paraId="093339EA" w14:textId="187FAFEC"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w:t>
      </w:r>
      <w:del w:id="7635" w:author="Jane Shaw" w:date="2015-10-23T10:58:00Z">
        <w:r w:rsidRPr="00F31509" w:rsidDel="007F1A05">
          <w:rPr>
            <w:rFonts w:asciiTheme="majorBidi" w:hAnsiTheme="majorBidi" w:cstheme="majorBidi"/>
            <w:color w:val="000000" w:themeColor="text1"/>
            <w:lang w:val="en-GB"/>
          </w:rPr>
          <w:delText xml:space="preserve">and </w:delText>
        </w:r>
      </w:del>
      <w:r w:rsidRPr="00F31509">
        <w:rPr>
          <w:rFonts w:asciiTheme="majorBidi" w:hAnsiTheme="majorBidi" w:cstheme="majorBidi"/>
          <w:color w:val="000000" w:themeColor="text1"/>
          <w:lang w:val="en-GB"/>
        </w:rPr>
        <w:t xml:space="preserve">particularly </w:t>
      </w:r>
      <w:del w:id="7636" w:author="Jane Shaw" w:date="2015-10-23T10:58:00Z">
        <w:r w:rsidRPr="00F31509" w:rsidDel="007F1A05">
          <w:rPr>
            <w:rFonts w:asciiTheme="majorBidi" w:hAnsiTheme="majorBidi" w:cstheme="majorBidi"/>
            <w:color w:val="000000" w:themeColor="text1"/>
            <w:lang w:val="en-GB"/>
          </w:rPr>
          <w:delText xml:space="preserve">so </w:delText>
        </w:r>
      </w:del>
      <w:r w:rsidRPr="00F31509">
        <w:rPr>
          <w:rFonts w:asciiTheme="majorBidi" w:hAnsiTheme="majorBidi" w:cstheme="majorBidi"/>
          <w:color w:val="000000" w:themeColor="text1"/>
          <w:lang w:val="en-GB"/>
        </w:rPr>
        <w:t>in many emerging economies (Brazil, China).</w:t>
      </w:r>
      <w:r w:rsidR="008568EC">
        <w:rPr>
          <w:rFonts w:asciiTheme="majorBidi" w:hAnsiTheme="majorBidi" w:cstheme="majorBidi"/>
          <w:color w:val="000000" w:themeColor="text1"/>
          <w:lang w:val="en-GB"/>
        </w:rPr>
        <w:t xml:space="preserve"> </w:t>
      </w:r>
    </w:p>
    <w:p w14:paraId="0D418E8B" w14:textId="23CCF75A"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w:t>
      </w:r>
      <w:ins w:id="7637" w:author="Jane Shaw" w:date="2015-11-07T19:30:00Z">
        <w:r w:rsidR="0025639D">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7638" w:author="Jane Shaw" w:date="2015-10-23T10:58:00Z">
        <w:r w:rsidRPr="00F31509" w:rsidDel="007F1A05">
          <w:rPr>
            <w:rFonts w:asciiTheme="majorBidi" w:eastAsia="Times New Roman" w:hAnsiTheme="majorBidi" w:cstheme="majorBidi"/>
            <w:color w:val="000000" w:themeColor="text1"/>
            <w:lang w:val="en-GB"/>
          </w:rPr>
          <w:delText xml:space="preserve">and, at the same time, </w:delText>
        </w:r>
      </w:del>
      <w:ins w:id="7639" w:author="Jane Shaw" w:date="2015-10-23T10:58:00Z">
        <w:r w:rsidR="007F1A05">
          <w:rPr>
            <w:rFonts w:asciiTheme="majorBidi" w:eastAsia="Times New Roman" w:hAnsiTheme="majorBidi" w:cstheme="majorBidi"/>
            <w:color w:val="000000" w:themeColor="text1"/>
            <w:lang w:val="en-GB"/>
          </w:rPr>
          <w:t xml:space="preserve">combined with </w:t>
        </w:r>
      </w:ins>
      <w:r w:rsidRPr="00F31509">
        <w:rPr>
          <w:rFonts w:asciiTheme="majorBidi" w:eastAsia="Times New Roman" w:hAnsiTheme="majorBidi" w:cstheme="majorBidi"/>
          <w:color w:val="000000" w:themeColor="text1"/>
          <w:lang w:val="en-GB"/>
        </w:rPr>
        <w:t xml:space="preserve">the rapidly growing importance of feed use means that any methodology </w:t>
      </w:r>
      <w:del w:id="7640" w:author="Jane Shaw" w:date="2015-10-23T10:58:00Z">
        <w:r w:rsidRPr="00F31509" w:rsidDel="007F1A05">
          <w:rPr>
            <w:rFonts w:asciiTheme="majorBidi" w:eastAsia="Times New Roman" w:hAnsiTheme="majorBidi" w:cstheme="majorBidi"/>
            <w:color w:val="000000" w:themeColor="text1"/>
            <w:lang w:val="en-GB"/>
          </w:rPr>
          <w:delText xml:space="preserve">to </w:delText>
        </w:r>
      </w:del>
      <w:ins w:id="7641" w:author="Jane Shaw" w:date="2015-10-23T10:58:00Z">
        <w:r w:rsidR="007F1A05">
          <w:rPr>
            <w:rFonts w:asciiTheme="majorBidi" w:eastAsia="Times New Roman" w:hAnsiTheme="majorBidi" w:cstheme="majorBidi"/>
            <w:color w:val="000000" w:themeColor="text1"/>
            <w:lang w:val="en-GB"/>
          </w:rPr>
          <w:t>for</w:t>
        </w:r>
        <w:r w:rsidR="007F1A05"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imput</w:t>
      </w:r>
      <w:ins w:id="7642" w:author="Jane Shaw" w:date="2015-10-23T10:58:00Z">
        <w:r w:rsidR="007F1A05">
          <w:rPr>
            <w:rFonts w:asciiTheme="majorBidi" w:eastAsia="Times New Roman" w:hAnsiTheme="majorBidi" w:cstheme="majorBidi"/>
            <w:color w:val="000000" w:themeColor="text1"/>
            <w:lang w:val="en-GB"/>
          </w:rPr>
          <w:t>ing</w:t>
        </w:r>
      </w:ins>
      <w:del w:id="7643" w:author="Jane Shaw" w:date="2015-10-23T10:58:00Z">
        <w:r w:rsidRPr="00F31509" w:rsidDel="007F1A05">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/estimat</w:t>
      </w:r>
      <w:ins w:id="7644" w:author="Jane Shaw" w:date="2015-10-23T10:58:00Z">
        <w:r w:rsidR="007F1A05">
          <w:rPr>
            <w:rFonts w:asciiTheme="majorBidi" w:eastAsia="Times New Roman" w:hAnsiTheme="majorBidi" w:cstheme="majorBidi"/>
            <w:color w:val="000000" w:themeColor="text1"/>
            <w:lang w:val="en-GB"/>
          </w:rPr>
          <w:t>ing</w:t>
        </w:r>
      </w:ins>
      <w:del w:id="7645" w:author="Jane Shaw" w:date="2015-10-23T10:58:00Z">
        <w:r w:rsidRPr="00F31509" w:rsidDel="007F1A05">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feed use </w:t>
      </w:r>
      <w:del w:id="7646" w:author="Jane Shaw" w:date="2015-10-23T10:58:00Z">
        <w:r w:rsidRPr="00F31509" w:rsidDel="007F1A05">
          <w:rPr>
            <w:rFonts w:asciiTheme="majorBidi" w:eastAsia="Times New Roman" w:hAnsiTheme="majorBidi" w:cstheme="majorBidi"/>
            <w:color w:val="000000" w:themeColor="text1"/>
            <w:lang w:val="en-GB"/>
          </w:rPr>
          <w:delText xml:space="preserve">deserves </w:delText>
        </w:r>
      </w:del>
      <w:ins w:id="7647" w:author="Jane Shaw" w:date="2015-10-23T10:58:00Z">
        <w:r w:rsidR="007F1A05">
          <w:rPr>
            <w:rFonts w:asciiTheme="majorBidi" w:eastAsia="Times New Roman" w:hAnsiTheme="majorBidi" w:cstheme="majorBidi"/>
            <w:color w:val="000000" w:themeColor="text1"/>
            <w:lang w:val="en-GB"/>
          </w:rPr>
          <w:t xml:space="preserve">requires </w:t>
        </w:r>
      </w:ins>
      <w:r w:rsidRPr="00F31509">
        <w:rPr>
          <w:rFonts w:asciiTheme="majorBidi" w:eastAsia="Times New Roman" w:hAnsiTheme="majorBidi" w:cstheme="majorBidi"/>
          <w:color w:val="000000" w:themeColor="text1"/>
          <w:lang w:val="en-GB"/>
        </w:rPr>
        <w:t>particular attention. Above all, it must capture intensifying livestock production systems and the rising overall importance, volume and diversity of livestock products. In addition, short</w:t>
      </w:r>
      <w:ins w:id="7648" w:author="Jane Shaw" w:date="2015-10-23T10:59:00Z">
        <w:r w:rsidR="007F1A05">
          <w:rPr>
            <w:rFonts w:asciiTheme="majorBidi" w:eastAsia="Times New Roman" w:hAnsiTheme="majorBidi" w:cstheme="majorBidi"/>
            <w:color w:val="000000" w:themeColor="text1"/>
            <w:lang w:val="en-GB"/>
          </w:rPr>
          <w:t>-</w:t>
        </w:r>
      </w:ins>
      <w:del w:id="7649" w:author="Jane Shaw" w:date="2015-10-23T10:59:00Z">
        <w:r w:rsidRPr="00F31509" w:rsidDel="007F1A05">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term shocks such as epidemic outbreaks of diseases or other mortality-inducing events must be captured in feed use estimates. </w:t>
      </w:r>
      <w:del w:id="7650" w:author="Jane Shaw" w:date="2015-10-23T10:59:00Z">
        <w:r w:rsidRPr="00F31509" w:rsidDel="007F1A05">
          <w:rPr>
            <w:rFonts w:asciiTheme="majorBidi" w:eastAsia="Times New Roman" w:hAnsiTheme="majorBidi" w:cstheme="majorBidi"/>
            <w:color w:val="000000" w:themeColor="text1"/>
            <w:lang w:val="en-GB"/>
          </w:rPr>
          <w:delText xml:space="preserve">It </w:delText>
        </w:r>
      </w:del>
      <w:ins w:id="7651" w:author="Jane Shaw" w:date="2015-10-23T10:59:00Z">
        <w:r w:rsidR="007F1A05">
          <w:rPr>
            <w:rFonts w:asciiTheme="majorBidi" w:eastAsia="Times New Roman" w:hAnsiTheme="majorBidi" w:cstheme="majorBidi"/>
            <w:color w:val="000000" w:themeColor="text1"/>
            <w:lang w:val="en-GB"/>
          </w:rPr>
          <w:t xml:space="preserve">The imputation method </w:t>
        </w:r>
      </w:ins>
      <w:r w:rsidRPr="00F31509">
        <w:rPr>
          <w:rFonts w:asciiTheme="majorBidi" w:eastAsia="Times New Roman" w:hAnsiTheme="majorBidi" w:cstheme="majorBidi"/>
          <w:color w:val="000000" w:themeColor="text1"/>
          <w:lang w:val="en-GB"/>
        </w:rPr>
        <w:t>should also capture the rapid technical progress in rearing animals in intensive livestock systems and, as part of th</w:t>
      </w:r>
      <w:ins w:id="7652" w:author="Jane Shaw" w:date="2015-10-23T10:59:00Z">
        <w:r w:rsidR="007F1A05">
          <w:rPr>
            <w:rFonts w:asciiTheme="majorBidi" w:eastAsia="Times New Roman" w:hAnsiTheme="majorBidi" w:cstheme="majorBidi"/>
            <w:color w:val="000000" w:themeColor="text1"/>
            <w:lang w:val="en-GB"/>
          </w:rPr>
          <w:t>is</w:t>
        </w:r>
      </w:ins>
      <w:del w:id="7653" w:author="Jane Shaw" w:date="2015-10-23T10:59:00Z">
        <w:r w:rsidRPr="00F31509" w:rsidDel="007F1A05">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progress, the growing </w:t>
      </w:r>
      <w:del w:id="7654" w:author="Jane Shaw" w:date="2015-10-23T10:59:00Z">
        <w:r w:rsidRPr="00F31509" w:rsidDel="007F1A05">
          <w:rPr>
            <w:rFonts w:asciiTheme="majorBidi" w:eastAsia="Times New Roman" w:hAnsiTheme="majorBidi" w:cstheme="majorBidi"/>
            <w:color w:val="000000" w:themeColor="text1"/>
            <w:lang w:val="en-GB"/>
          </w:rPr>
          <w:delText xml:space="preserve">feeding </w:delText>
        </w:r>
      </w:del>
      <w:r w:rsidRPr="00F31509">
        <w:rPr>
          <w:rFonts w:asciiTheme="majorBidi" w:eastAsia="Times New Roman" w:hAnsiTheme="majorBidi" w:cstheme="majorBidi"/>
          <w:color w:val="000000" w:themeColor="text1"/>
          <w:lang w:val="en-GB"/>
        </w:rPr>
        <w:t xml:space="preserve">efficiency with which feedstuffs are used in modern </w:t>
      </w:r>
      <w:del w:id="7655" w:author="Jane Shaw" w:date="2015-11-07T19:30:00Z">
        <w:r w:rsidRPr="00F31509" w:rsidDel="0025639D">
          <w:rPr>
            <w:rFonts w:asciiTheme="majorBidi" w:eastAsia="Times New Roman" w:hAnsiTheme="majorBidi" w:cstheme="majorBidi"/>
            <w:color w:val="000000" w:themeColor="text1"/>
            <w:lang w:val="en-GB"/>
          </w:rPr>
          <w:delText xml:space="preserve">livestock </w:delText>
        </w:r>
      </w:del>
      <w:r w:rsidRPr="00F31509">
        <w:rPr>
          <w:rFonts w:asciiTheme="majorBidi" w:eastAsia="Times New Roman" w:hAnsiTheme="majorBidi" w:cstheme="majorBidi"/>
          <w:color w:val="000000" w:themeColor="text1"/>
          <w:lang w:val="en-GB"/>
        </w:rPr>
        <w:t xml:space="preserve">systems. </w:t>
      </w:r>
      <w:ins w:id="7656" w:author="Jane Shaw" w:date="2015-10-23T11:00:00Z">
        <w:r w:rsidR="007F1A05">
          <w:rPr>
            <w:rFonts w:asciiTheme="majorBidi" w:eastAsia="Times New Roman" w:hAnsiTheme="majorBidi" w:cstheme="majorBidi"/>
            <w:color w:val="000000" w:themeColor="text1"/>
            <w:lang w:val="en-GB"/>
          </w:rPr>
          <w:t xml:space="preserve">Not all of </w:t>
        </w:r>
      </w:ins>
      <w:r w:rsidR="007F1A05"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 xml:space="preserve">trends </w:t>
      </w:r>
      <w:del w:id="7657" w:author="Jane Shaw" w:date="2015-10-23T11:00:00Z">
        <w:r w:rsidRPr="00F31509" w:rsidDel="007F1A05">
          <w:rPr>
            <w:rFonts w:asciiTheme="majorBidi" w:eastAsia="Times New Roman" w:hAnsiTheme="majorBidi" w:cstheme="majorBidi"/>
            <w:color w:val="000000" w:themeColor="text1"/>
            <w:lang w:val="en-GB"/>
          </w:rPr>
          <w:delText xml:space="preserve">may not always </w:delText>
        </w:r>
      </w:del>
      <w:r w:rsidRPr="00F31509">
        <w:rPr>
          <w:rFonts w:asciiTheme="majorBidi" w:eastAsia="Times New Roman" w:hAnsiTheme="majorBidi" w:cstheme="majorBidi"/>
          <w:color w:val="000000" w:themeColor="text1"/>
          <w:lang w:val="en-GB"/>
        </w:rPr>
        <w:t>drive feed use in the same direction. For instance, information available from extension services and modern livestock operations suggest</w:t>
      </w:r>
      <w:ins w:id="7658" w:author="Jane Shaw" w:date="2015-10-23T11:00:00Z">
        <w:r w:rsidR="007F1A05">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an offsetting effect of growing feed intensity, </w:t>
      </w:r>
      <w:del w:id="7659" w:author="Jane Shaw" w:date="2015-10-23T11:00:00Z">
        <w:r w:rsidRPr="00F31509" w:rsidDel="007F1A05">
          <w:rPr>
            <w:rFonts w:asciiTheme="majorBidi" w:eastAsia="Times New Roman" w:hAnsiTheme="majorBidi" w:cstheme="majorBidi"/>
            <w:color w:val="000000" w:themeColor="text1"/>
            <w:lang w:val="en-GB"/>
          </w:rPr>
          <w:delText xml:space="preserve">i.e. </w:delText>
        </w:r>
      </w:del>
      <w:ins w:id="7660" w:author="Jane Shaw" w:date="2015-10-23T11:00:00Z">
        <w:r w:rsidR="007F1A05">
          <w:rPr>
            <w:rFonts w:asciiTheme="majorBidi" w:eastAsia="Times New Roman" w:hAnsiTheme="majorBidi" w:cstheme="majorBidi"/>
            <w:color w:val="000000" w:themeColor="text1"/>
            <w:lang w:val="en-GB"/>
          </w:rPr>
          <w:t xml:space="preserve">with </w:t>
        </w:r>
      </w:ins>
      <w:r w:rsidRPr="00F31509">
        <w:rPr>
          <w:rFonts w:asciiTheme="majorBidi" w:eastAsia="Times New Roman" w:hAnsiTheme="majorBidi" w:cstheme="majorBidi"/>
          <w:color w:val="000000" w:themeColor="text1"/>
          <w:lang w:val="en-GB"/>
        </w:rPr>
        <w:t>ever</w:t>
      </w:r>
      <w:ins w:id="7661" w:author="Jane Shaw" w:date="2015-10-23T11:00:00Z">
        <w:r w:rsidR="007F1A05">
          <w:rPr>
            <w:rFonts w:asciiTheme="majorBidi" w:eastAsia="Times New Roman" w:hAnsiTheme="majorBidi" w:cstheme="majorBidi"/>
            <w:color w:val="000000" w:themeColor="text1"/>
            <w:lang w:val="en-GB"/>
          </w:rPr>
          <w:t>-</w:t>
        </w:r>
      </w:ins>
      <w:del w:id="7662" w:author="Jane Shaw" w:date="2015-10-23T11:00:00Z">
        <w:r w:rsidRPr="00F31509" w:rsidDel="007F1A05">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w:t>
      </w:r>
      <w:del w:id="7663" w:author="Jane Shaw" w:date="2015-10-23T11:00:00Z">
        <w:r w:rsidRPr="00F31509" w:rsidDel="007F1A05">
          <w:rPr>
            <w:rFonts w:asciiTheme="majorBidi" w:eastAsia="Times New Roman" w:hAnsiTheme="majorBidi" w:cstheme="majorBidi"/>
            <w:color w:val="000000" w:themeColor="text1"/>
            <w:lang w:val="en-GB"/>
          </w:rPr>
          <w:delText xml:space="preserve">feeds </w:delText>
        </w:r>
      </w:del>
      <w:r w:rsidRPr="00F31509">
        <w:rPr>
          <w:rFonts w:asciiTheme="majorBidi" w:eastAsia="Times New Roman" w:hAnsiTheme="majorBidi" w:cstheme="majorBidi"/>
          <w:color w:val="000000" w:themeColor="text1"/>
          <w:lang w:val="en-GB"/>
        </w:rPr>
        <w:t>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xml:space="preserve">, </w:t>
      </w:r>
      <w:del w:id="7664" w:author="Jane Shaw" w:date="2015-10-23T11:01:00Z">
        <w:r w:rsidRPr="00F31509" w:rsidDel="007F1A05">
          <w:rPr>
            <w:rFonts w:asciiTheme="majorBidi" w:eastAsia="Times New Roman" w:hAnsiTheme="majorBidi" w:cstheme="majorBidi"/>
            <w:color w:val="000000" w:themeColor="text1"/>
            <w:lang w:val="en-GB"/>
          </w:rPr>
          <w:delText xml:space="preserve">i.e. </w:delText>
        </w:r>
      </w:del>
      <w:ins w:id="7665" w:author="Jane Shaw" w:date="2015-10-23T11:01:00Z">
        <w:r w:rsidR="007F1A05">
          <w:rPr>
            <w:rFonts w:asciiTheme="majorBidi" w:eastAsia="Times New Roman" w:hAnsiTheme="majorBidi" w:cstheme="majorBidi"/>
            <w:color w:val="000000" w:themeColor="text1"/>
            <w:lang w:val="en-GB"/>
          </w:rPr>
          <w:t xml:space="preserve">thereby </w:t>
        </w:r>
      </w:ins>
      <w:del w:id="7666" w:author="Jane Shaw" w:date="2015-10-23T11:01:00Z">
        <w:r w:rsidRPr="00F31509" w:rsidDel="007F1A05">
          <w:rPr>
            <w:rFonts w:asciiTheme="majorBidi" w:eastAsia="Times New Roman" w:hAnsiTheme="majorBidi" w:cstheme="majorBidi"/>
            <w:color w:val="000000" w:themeColor="text1"/>
            <w:lang w:val="en-GB"/>
          </w:rPr>
          <w:delText xml:space="preserve">requiring </w:delText>
        </w:r>
      </w:del>
      <w:ins w:id="7667" w:author="Jane Shaw" w:date="2015-10-23T11:01:00Z">
        <w:r w:rsidR="007F1A05">
          <w:rPr>
            <w:rFonts w:asciiTheme="majorBidi" w:eastAsia="Times New Roman" w:hAnsiTheme="majorBidi" w:cstheme="majorBidi"/>
            <w:color w:val="000000" w:themeColor="text1"/>
            <w:lang w:val="en-GB"/>
          </w:rPr>
          <w:t xml:space="preserve">reducing </w:t>
        </w:r>
      </w:ins>
      <w:del w:id="7668" w:author="Jane Shaw" w:date="2015-10-23T11:02:00Z">
        <w:r w:rsidRPr="00F31509" w:rsidDel="007F1A05">
          <w:rPr>
            <w:rFonts w:asciiTheme="majorBidi" w:eastAsia="Times New Roman" w:hAnsiTheme="majorBidi" w:cstheme="majorBidi"/>
            <w:color w:val="000000" w:themeColor="text1"/>
            <w:lang w:val="en-GB"/>
          </w:rPr>
          <w:delText xml:space="preserve">less </w:delText>
        </w:r>
      </w:del>
      <w:ins w:id="7669" w:author="Jane Shaw" w:date="2015-10-23T11:02:00Z">
        <w:r w:rsidR="007F1A05">
          <w:rPr>
            <w:rFonts w:asciiTheme="majorBidi" w:eastAsia="Times New Roman" w:hAnsiTheme="majorBidi" w:cstheme="majorBidi"/>
            <w:color w:val="000000" w:themeColor="text1"/>
            <w:lang w:val="en-GB"/>
          </w:rPr>
          <w:t xml:space="preserve">the quantities of </w:t>
        </w:r>
      </w:ins>
      <w:r w:rsidRPr="00F31509">
        <w:rPr>
          <w:rFonts w:asciiTheme="majorBidi" w:eastAsia="Times New Roman" w:hAnsiTheme="majorBidi" w:cstheme="majorBidi"/>
          <w:color w:val="000000" w:themeColor="text1"/>
          <w:lang w:val="en-GB"/>
        </w:rPr>
        <w:t>CC feed</w:t>
      </w:r>
      <w:del w:id="7670" w:author="Jane Shaw" w:date="2015-10-23T11:01:00Z">
        <w:r w:rsidRPr="00F31509" w:rsidDel="007F1A05">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ins w:id="7671" w:author="Jane Shaw" w:date="2015-10-23T11:02:00Z">
        <w:r w:rsidR="007F1A05">
          <w:rPr>
            <w:rFonts w:asciiTheme="majorBidi" w:eastAsia="Times New Roman" w:hAnsiTheme="majorBidi" w:cstheme="majorBidi"/>
            <w:color w:val="000000" w:themeColor="text1"/>
            <w:lang w:val="en-GB"/>
          </w:rPr>
          <w:t xml:space="preserve">needed </w:t>
        </w:r>
      </w:ins>
      <w:r w:rsidRPr="00F31509">
        <w:rPr>
          <w:rFonts w:asciiTheme="majorBidi" w:eastAsia="Times New Roman" w:hAnsiTheme="majorBidi" w:cstheme="majorBidi"/>
          <w:color w:val="000000" w:themeColor="text1"/>
          <w:lang w:val="en-GB"/>
        </w:rPr>
        <w:t>to produce a given amount of livestock product</w:t>
      </w:r>
      <w:del w:id="7672" w:author="Jane Shaw" w:date="2015-11-07T19:30:00Z">
        <w:r w:rsidRPr="00F31509" w:rsidDel="0025639D">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The dynamics of these changes should be reflected in an FBS imputation system.</w:t>
      </w:r>
    </w:p>
    <w:p w14:paraId="27061761" w14:textId="64C423AF" w:rsidR="004F65E4" w:rsidRPr="00F31509" w:rsidRDefault="004F65E4">
      <w:pPr>
        <w:pStyle w:val="Titolo3"/>
        <w:pPrChange w:id="7673" w:author="Jane Shaw" w:date="2015-10-23T11:09:00Z">
          <w:pPr>
            <w:pStyle w:val="Titolo2"/>
          </w:pPr>
        </w:pPrChange>
      </w:pPr>
      <w:bookmarkStart w:id="7674" w:name="_Toc421025870"/>
      <w:bookmarkStart w:id="7675" w:name="_Toc428383839"/>
      <w:bookmarkStart w:id="7676" w:name="_Toc428436061"/>
      <w:bookmarkStart w:id="7677" w:name="_Toc428436362"/>
      <w:del w:id="7678" w:author="Jane Shaw" w:date="2015-10-23T11:02:00Z">
        <w:r w:rsidRPr="00F31509" w:rsidDel="007F1A05">
          <w:delText xml:space="preserve">A brief review of </w:delText>
        </w:r>
      </w:del>
      <w:r w:rsidR="007F1A05" w:rsidRPr="00F31509">
        <w:t xml:space="preserve">The </w:t>
      </w:r>
      <w:r w:rsidR="00312896" w:rsidRPr="00F31509">
        <w:t>previous</w:t>
      </w:r>
      <w:r w:rsidRPr="00F31509">
        <w:t xml:space="preserve"> </w:t>
      </w:r>
      <w:ins w:id="7679" w:author="Jane Shaw" w:date="2015-10-23T11:02:00Z">
        <w:r w:rsidR="007F1A05">
          <w:t xml:space="preserve">imputation </w:t>
        </w:r>
      </w:ins>
      <w:r w:rsidRPr="00F31509">
        <w:t>methodology</w:t>
      </w:r>
      <w:bookmarkEnd w:id="7674"/>
      <w:bookmarkEnd w:id="7675"/>
      <w:bookmarkEnd w:id="7676"/>
      <w:bookmarkEnd w:id="7677"/>
    </w:p>
    <w:p w14:paraId="2FBBB683" w14:textId="523D24E5"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t>
      </w:r>
      <w:ins w:id="7680" w:author="Jane Shaw" w:date="2015-10-23T11:03:00Z">
        <w:r w:rsidR="007F1A05">
          <w:rPr>
            <w:rFonts w:asciiTheme="majorBidi" w:hAnsiTheme="majorBidi" w:cstheme="majorBidi"/>
            <w:color w:val="000000" w:themeColor="text1"/>
            <w:lang w:val="en-GB"/>
          </w:rPr>
          <w:t xml:space="preserve">assessing </w:t>
        </w:r>
      </w:ins>
      <w:r w:rsidRPr="00F31509">
        <w:rPr>
          <w:rFonts w:asciiTheme="majorBidi" w:hAnsiTheme="majorBidi" w:cstheme="majorBidi"/>
          <w:color w:val="000000" w:themeColor="text1"/>
          <w:lang w:val="en-GB"/>
        </w:rPr>
        <w:t>whether it adequately represents the current and prospective characteristics of feed use and livestock systems. This review can help in deciding</w:t>
      </w:r>
      <w:ins w:id="7681" w:author="Jane Shaw" w:date="2015-10-23T11:03:00Z">
        <w:r w:rsidR="007F1A05">
          <w:rPr>
            <w:rFonts w:asciiTheme="majorBidi" w:hAnsiTheme="majorBidi" w:cstheme="majorBidi"/>
            <w:color w:val="000000" w:themeColor="text1"/>
            <w:lang w:val="en-GB"/>
          </w:rPr>
          <w:t xml:space="preserve"> whether:</w:t>
        </w:r>
      </w:ins>
      <w:r w:rsidRPr="00F31509">
        <w:rPr>
          <w:rFonts w:asciiTheme="majorBidi" w:hAnsiTheme="majorBidi" w:cstheme="majorBidi"/>
          <w:color w:val="000000" w:themeColor="text1"/>
          <w:lang w:val="en-GB"/>
        </w:rPr>
        <w:t xml:space="preserve"> </w:t>
      </w:r>
      <w:del w:id="7682" w:author="Jane Shaw" w:date="2015-10-23T11:03: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i) </w:t>
      </w:r>
      <w:del w:id="7683" w:author="Jane Shaw" w:date="2015-10-23T11:03:00Z">
        <w:r w:rsidRPr="00F31509" w:rsidDel="007F1A05">
          <w:rPr>
            <w:rFonts w:asciiTheme="majorBidi" w:hAnsiTheme="majorBidi" w:cstheme="majorBidi"/>
            <w:color w:val="000000" w:themeColor="text1"/>
            <w:lang w:val="en-GB"/>
          </w:rPr>
          <w:delText xml:space="preserve">whether </w:delText>
        </w:r>
      </w:del>
      <w:r w:rsidRPr="00F31509">
        <w:rPr>
          <w:rFonts w:asciiTheme="majorBidi" w:hAnsiTheme="majorBidi" w:cstheme="majorBidi"/>
          <w:color w:val="000000" w:themeColor="text1"/>
          <w:lang w:val="en-GB"/>
        </w:rPr>
        <w:t xml:space="preserve">the old system can be used with minor changes; </w:t>
      </w:r>
      <w:del w:id="7684" w:author="Jane Shaw" w:date="2015-10-23T11:03: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ii) </w:t>
      </w:r>
      <w:del w:id="7685" w:author="Jane Shaw" w:date="2015-10-23T11:03:00Z">
        <w:r w:rsidRPr="00F31509" w:rsidDel="007F1A05">
          <w:rPr>
            <w:rFonts w:asciiTheme="majorBidi" w:hAnsiTheme="majorBidi" w:cstheme="majorBidi"/>
            <w:color w:val="000000" w:themeColor="text1"/>
            <w:lang w:val="en-GB"/>
          </w:rPr>
          <w:delText xml:space="preserve">whether </w:delText>
        </w:r>
      </w:del>
      <w:r w:rsidRPr="00F31509">
        <w:rPr>
          <w:rFonts w:asciiTheme="majorBidi" w:hAnsiTheme="majorBidi" w:cstheme="majorBidi"/>
          <w:color w:val="000000" w:themeColor="text1"/>
          <w:lang w:val="en-GB"/>
        </w:rPr>
        <w:t xml:space="preserve">parts of the old system can be salvaged; or </w:t>
      </w:r>
      <w:del w:id="7686" w:author="Jane Shaw" w:date="2015-10-23T11:03: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iii) </w:t>
      </w:r>
      <w:del w:id="7687" w:author="Jane Shaw" w:date="2015-10-23T11:03:00Z">
        <w:r w:rsidRPr="00F31509" w:rsidDel="007F1A05">
          <w:rPr>
            <w:rFonts w:asciiTheme="majorBidi" w:hAnsiTheme="majorBidi" w:cstheme="majorBidi"/>
            <w:color w:val="000000" w:themeColor="text1"/>
            <w:lang w:val="en-GB"/>
          </w:rPr>
          <w:delText xml:space="preserve">whether </w:delText>
        </w:r>
      </w:del>
      <w:r w:rsidRPr="00F31509">
        <w:rPr>
          <w:rFonts w:asciiTheme="majorBidi" w:hAnsiTheme="majorBidi" w:cstheme="majorBidi"/>
          <w:color w:val="000000" w:themeColor="text1"/>
          <w:lang w:val="en-GB"/>
        </w:rPr>
        <w:t xml:space="preserve">an entirely new system needs to be developed. </w:t>
      </w:r>
    </w:p>
    <w:p w14:paraId="4F558400" w14:textId="0EBD39DE"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ins w:id="7688" w:author="Jane Shaw" w:date="2015-10-23T11:03:00Z">
        <w:r w:rsidR="007F1A05">
          <w:rPr>
            <w:rFonts w:asciiTheme="majorBidi" w:eastAsia="Times New Roman" w:hAnsiTheme="majorBidi" w:cstheme="majorBidi"/>
            <w:color w:val="000000" w:themeColor="text1"/>
            <w:lang w:val="en-GB"/>
          </w:rPr>
          <w:t>:</w:t>
        </w:r>
      </w:ins>
      <w:del w:id="7689" w:author="Jane Shaw" w:date="2015-10-23T11:03:00Z">
        <w:r w:rsidR="001C04E0" w:rsidRPr="00F31509" w:rsidDel="007F1A05">
          <w:rPr>
            <w:rFonts w:asciiTheme="majorBidi" w:eastAsia="Times New Roman" w:hAnsiTheme="majorBidi" w:cstheme="majorBidi"/>
            <w:color w:val="000000" w:themeColor="text1"/>
            <w:lang w:val="en-GB"/>
          </w:rPr>
          <w:delText>;</w:delText>
        </w:r>
      </w:del>
    </w:p>
    <w:p w14:paraId="1EB5C79F" w14:textId="71641634" w:rsidR="004F65E4" w:rsidRPr="00F31509" w:rsidRDefault="00D13E0A" w:rsidP="004F65E4">
      <w:pPr>
        <w:pStyle w:val="Didascalia"/>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e>
        </m:d>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r>
      <w:r w:rsidR="004F65E4" w:rsidRPr="0025639D">
        <w:rPr>
          <w:rFonts w:asciiTheme="majorBidi" w:hAnsiTheme="majorBidi" w:cstheme="majorBidi"/>
          <w:i w:val="0"/>
          <w:color w:val="000000" w:themeColor="text1"/>
          <w:lang w:val="en-GB"/>
          <w:rPrChange w:id="7690" w:author="Jane Shaw" w:date="2015-11-07T19:31:00Z">
            <w:rPr>
              <w:rFonts w:asciiTheme="majorBidi" w:hAnsiTheme="majorBidi" w:cstheme="majorBidi"/>
              <w:color w:val="000000" w:themeColor="text1"/>
              <w:lang w:val="en-GB"/>
            </w:rPr>
          </w:rPrChange>
        </w:rPr>
        <w:t>(</w:t>
      </w:r>
      <w:r w:rsidR="007F1A05" w:rsidRPr="0025639D">
        <w:rPr>
          <w:rFonts w:asciiTheme="majorBidi" w:hAnsiTheme="majorBidi" w:cstheme="majorBidi"/>
          <w:i w:val="0"/>
          <w:color w:val="000000" w:themeColor="text1"/>
          <w:lang w:val="en-GB"/>
          <w:rPrChange w:id="7691" w:author="Jane Shaw" w:date="2015-11-07T19:31:00Z">
            <w:rPr>
              <w:rFonts w:asciiTheme="majorBidi" w:hAnsiTheme="majorBidi" w:cstheme="majorBidi"/>
              <w:color w:val="000000" w:themeColor="text1"/>
              <w:lang w:val="en-GB"/>
            </w:rPr>
          </w:rPrChange>
        </w:rPr>
        <w:t xml:space="preserve">equation </w:t>
      </w:r>
      <w:r w:rsidR="003D789C" w:rsidRPr="0025639D">
        <w:rPr>
          <w:rFonts w:asciiTheme="majorBidi" w:hAnsiTheme="majorBidi" w:cstheme="majorBidi"/>
          <w:b/>
          <w:bCs/>
          <w:i w:val="0"/>
          <w:color w:val="000000" w:themeColor="text1"/>
          <w:lang w:val="en-GB"/>
          <w:rPrChange w:id="7692" w:author="Jane Shaw" w:date="2015-11-07T19:31:00Z">
            <w:rPr>
              <w:rFonts w:asciiTheme="majorBidi" w:hAnsiTheme="majorBidi" w:cstheme="majorBidi"/>
              <w:b/>
              <w:bCs/>
              <w:color w:val="000000" w:themeColor="text1"/>
              <w:lang w:val="en-GB"/>
            </w:rPr>
          </w:rPrChange>
        </w:rPr>
        <w:fldChar w:fldCharType="begin"/>
      </w:r>
      <w:r w:rsidR="004F65E4" w:rsidRPr="0025639D">
        <w:rPr>
          <w:rFonts w:asciiTheme="majorBidi" w:hAnsiTheme="majorBidi" w:cstheme="majorBidi"/>
          <w:i w:val="0"/>
          <w:color w:val="000000" w:themeColor="text1"/>
          <w:lang w:val="en-GB"/>
          <w:rPrChange w:id="7693" w:author="Jane Shaw" w:date="2015-11-07T19:31: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bCs/>
          <w:i w:val="0"/>
          <w:color w:val="000000" w:themeColor="text1"/>
          <w:lang w:val="en-GB"/>
          <w:rPrChange w:id="7694" w:author="Jane Shaw" w:date="2015-11-07T19:31:00Z">
            <w:rPr>
              <w:rFonts w:asciiTheme="majorBidi" w:hAnsiTheme="majorBidi" w:cstheme="majorBidi"/>
              <w:b/>
              <w:bCs/>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7695" w:author="Jane Shaw" w:date="2015-11-07T19:31:00Z">
            <w:rPr>
              <w:rFonts w:asciiTheme="majorBidi" w:hAnsiTheme="majorBidi" w:cstheme="majorBidi"/>
              <w:noProof/>
              <w:color w:val="000000" w:themeColor="text1"/>
              <w:lang w:val="en-GB"/>
            </w:rPr>
          </w:rPrChange>
        </w:rPr>
        <w:t>11</w:t>
      </w:r>
      <w:r w:rsidR="003D789C" w:rsidRPr="0025639D">
        <w:rPr>
          <w:rFonts w:asciiTheme="majorBidi" w:hAnsiTheme="majorBidi" w:cstheme="majorBidi"/>
          <w:b/>
          <w:bCs/>
          <w:i w:val="0"/>
          <w:color w:val="000000" w:themeColor="text1"/>
          <w:lang w:val="en-GB"/>
          <w:rPrChange w:id="7696" w:author="Jane Shaw" w:date="2015-11-07T19:31:00Z">
            <w:rPr>
              <w:rFonts w:asciiTheme="majorBidi" w:hAnsiTheme="majorBidi" w:cstheme="majorBidi"/>
              <w:b/>
              <w:bCs/>
              <w:color w:val="000000" w:themeColor="text1"/>
              <w:lang w:val="en-GB"/>
            </w:rPr>
          </w:rPrChange>
        </w:rPr>
        <w:fldChar w:fldCharType="end"/>
      </w:r>
      <w:r w:rsidR="004F65E4" w:rsidRPr="0025639D">
        <w:rPr>
          <w:rFonts w:asciiTheme="majorBidi" w:hAnsiTheme="majorBidi" w:cstheme="majorBidi"/>
          <w:i w:val="0"/>
          <w:color w:val="000000" w:themeColor="text1"/>
          <w:lang w:val="en-GB"/>
          <w:rPrChange w:id="7697" w:author="Jane Shaw" w:date="2015-11-07T19:31:00Z">
            <w:rPr>
              <w:rFonts w:asciiTheme="majorBidi" w:hAnsiTheme="majorBidi" w:cstheme="majorBidi"/>
              <w:color w:val="000000" w:themeColor="text1"/>
              <w:lang w:val="en-GB"/>
            </w:rPr>
          </w:rPrChange>
        </w:rPr>
        <w:t>)</w:t>
      </w:r>
    </w:p>
    <w:p w14:paraId="3EB7ED83" w14:textId="76F8A4DA"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7698" w:author="Jane Shaw" w:date="2015-10-23T11:04:00Z">
        <w:r w:rsidRPr="00F31509" w:rsidDel="007F1A05">
          <w:rPr>
            <w:rFonts w:asciiTheme="majorBidi" w:hAnsiTheme="majorBidi" w:cstheme="majorBidi"/>
            <w:color w:val="000000" w:themeColor="text1"/>
            <w:lang w:val="en-GB"/>
          </w:rPr>
          <w:delText xml:space="preserve">i.e. </w:delText>
        </w:r>
      </w:del>
      <w:ins w:id="7699" w:author="Jane Shaw" w:date="2015-10-23T11:04:00Z">
        <w:r w:rsidR="00D563FC">
          <w:rPr>
            <w:rFonts w:asciiTheme="majorBidi" w:hAnsiTheme="majorBidi" w:cstheme="majorBidi"/>
            <w:color w:val="000000" w:themeColor="text1"/>
            <w:lang w:val="en-GB"/>
          </w:rPr>
          <w:t xml:space="preserve">where </w:t>
        </w:r>
      </w:ins>
      <w:r w:rsidRPr="00F31509">
        <w:rPr>
          <w:rFonts w:asciiTheme="majorBidi" w:hAnsiTheme="majorBidi" w:cstheme="majorBidi"/>
          <w:color w:val="000000" w:themeColor="text1"/>
          <w:lang w:val="en-GB"/>
        </w:rPr>
        <w:t xml:space="preserve">the feed use of feedstuff </w:t>
      </w:r>
      <w:del w:id="7700" w:author="Jane Shaw" w:date="2015-11-07T19:31: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j</w:t>
      </w:r>
      <w:del w:id="7701" w:author="Jane Shaw" w:date="2015-11-07T19:31: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in</w:t>
      </w:r>
      <w:del w:id="7702" w:author="Jane Shaw" w:date="2015-10-23T11:04:00Z">
        <w:r w:rsidRPr="00F31509" w:rsidDel="007F1A05">
          <w:rPr>
            <w:rFonts w:asciiTheme="majorBidi" w:hAnsiTheme="majorBidi" w:cstheme="majorBidi"/>
            <w:color w:val="000000" w:themeColor="text1"/>
            <w:lang w:val="en-GB"/>
          </w:rPr>
          <w:delText xml:space="preserve"> a</w:delText>
        </w:r>
      </w:del>
      <w:r w:rsidRPr="00F31509">
        <w:rPr>
          <w:rFonts w:asciiTheme="majorBidi" w:hAnsiTheme="majorBidi" w:cstheme="majorBidi"/>
          <w:color w:val="000000" w:themeColor="text1"/>
          <w:lang w:val="en-GB"/>
        </w:rPr>
        <w:t xml:space="preserve"> country </w:t>
      </w:r>
      <w:del w:id="7703" w:author="Jane Shaw" w:date="2015-11-07T19:31: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w:t>
      </w:r>
      <w:del w:id="7704" w:author="Jane Shaw" w:date="2015-11-07T19:31: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is determined as a ratio (r) of the availability of the feedstuff in th</w:t>
      </w:r>
      <w:ins w:id="7705" w:author="Jane Shaw" w:date="2015-10-23T11:04:00Z">
        <w:r w:rsidR="007F1A05">
          <w:rPr>
            <w:rFonts w:asciiTheme="majorBidi" w:hAnsiTheme="majorBidi" w:cstheme="majorBidi"/>
            <w:color w:val="000000" w:themeColor="text1"/>
            <w:lang w:val="en-GB"/>
          </w:rPr>
          <w:t>at</w:t>
        </w:r>
      </w:ins>
      <w:del w:id="7706" w:author="Jane Shaw" w:date="2015-10-23T11:04:00Z">
        <w:r w:rsidRPr="00F31509" w:rsidDel="007F1A05">
          <w:rPr>
            <w:rFonts w:asciiTheme="majorBidi" w:hAnsiTheme="majorBidi" w:cstheme="majorBidi"/>
            <w:color w:val="000000" w:themeColor="text1"/>
            <w:lang w:val="en-GB"/>
          </w:rPr>
          <w:delText>is</w:delText>
        </w:r>
      </w:del>
      <w:r w:rsidRPr="00F31509">
        <w:rPr>
          <w:rFonts w:asciiTheme="majorBidi" w:hAnsiTheme="majorBidi" w:cstheme="majorBidi"/>
          <w:color w:val="000000" w:themeColor="text1"/>
          <w:lang w:val="en-GB"/>
        </w:rPr>
        <w:t xml:space="preserve"> country.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The share is specific to a given country and product, (largely) stable over time, and not specific to the different elements of availability, i.e. </w:t>
      </w:r>
      <w:ins w:id="7707" w:author="Jane Shaw" w:date="2015-10-23T11:05:00Z">
        <w:r w:rsidR="007F1A05">
          <w:rPr>
            <w:rFonts w:asciiTheme="majorBidi" w:hAnsiTheme="majorBidi" w:cstheme="majorBidi"/>
            <w:color w:val="000000" w:themeColor="text1"/>
            <w:lang w:val="en-GB"/>
          </w:rPr>
          <w:t xml:space="preserve">it does </w:t>
        </w:r>
      </w:ins>
      <w:r w:rsidRPr="00F31509">
        <w:rPr>
          <w:rFonts w:asciiTheme="majorBidi" w:hAnsiTheme="majorBidi" w:cstheme="majorBidi"/>
          <w:color w:val="000000" w:themeColor="text1"/>
          <w:lang w:val="en-GB"/>
        </w:rPr>
        <w:t>not distinguish</w:t>
      </w:r>
      <w:del w:id="7708" w:author="Jane Shaw" w:date="2015-10-23T11:05:00Z">
        <w:r w:rsidRPr="00F31509" w:rsidDel="007F1A05">
          <w:rPr>
            <w:rFonts w:asciiTheme="majorBidi" w:hAnsiTheme="majorBidi" w:cstheme="majorBidi"/>
            <w:color w:val="000000" w:themeColor="text1"/>
            <w:lang w:val="en-GB"/>
          </w:rPr>
          <w:delText>ing</w:delText>
        </w:r>
      </w:del>
      <w:r w:rsidRPr="00F31509">
        <w:rPr>
          <w:rFonts w:asciiTheme="majorBidi" w:hAnsiTheme="majorBidi" w:cstheme="majorBidi"/>
          <w:color w:val="000000" w:themeColor="text1"/>
          <w:lang w:val="en-GB"/>
        </w:rPr>
        <w:t xml:space="preserve"> between production and trade. </w:t>
      </w:r>
    </w:p>
    <w:p w14:paraId="311F90C2" w14:textId="3D2BE96E"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w:t>
      </w:r>
      <w:r w:rsidRPr="007F1A05">
        <w:rPr>
          <w:rFonts w:asciiTheme="majorBidi" w:hAnsiTheme="majorBidi" w:cstheme="majorBidi"/>
          <w:i/>
          <w:color w:val="000000" w:themeColor="text1"/>
          <w:lang w:val="en-GB"/>
          <w:rPrChange w:id="7709" w:author="Jane Shaw" w:date="2015-10-23T11:05:00Z">
            <w:rPr>
              <w:rFonts w:asciiTheme="majorBidi" w:hAnsiTheme="majorBidi" w:cstheme="majorBidi"/>
              <w:color w:val="000000" w:themeColor="text1"/>
              <w:lang w:val="en-GB"/>
            </w:rPr>
          </w:rPrChange>
        </w:rPr>
        <w:t xml:space="preserve">ex-post </w:t>
      </w:r>
      <w:r w:rsidRPr="00F31509">
        <w:rPr>
          <w:rFonts w:asciiTheme="majorBidi" w:hAnsiTheme="majorBidi" w:cstheme="majorBidi"/>
          <w:color w:val="000000" w:themeColor="text1"/>
          <w:lang w:val="en-GB"/>
        </w:rPr>
        <w:t xml:space="preserve">perspective, the rationale behind the choice of this approach is difficult to understand. </w:t>
      </w:r>
      <w:del w:id="7710" w:author="Jane Shaw" w:date="2015-10-23T11:05:00Z">
        <w:r w:rsidRPr="00F31509" w:rsidDel="007F1A05">
          <w:rPr>
            <w:rFonts w:asciiTheme="majorBidi" w:hAnsiTheme="majorBidi" w:cstheme="majorBidi"/>
            <w:color w:val="000000" w:themeColor="text1"/>
            <w:lang w:val="en-GB"/>
          </w:rPr>
          <w:delText xml:space="preserve">On the face of it, </w:delText>
        </w:r>
      </w:del>
      <w:r w:rsidR="007F1A05" w:rsidRPr="00F31509">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 xml:space="preserve">may have been motivated by the need to capture the dynamics of feed use in </w:t>
      </w:r>
      <w:del w:id="7711" w:author="Jane Shaw" w:date="2015-11-07T19:31:00Z">
        <w:r w:rsidRPr="00F31509" w:rsidDel="0025639D">
          <w:rPr>
            <w:rFonts w:asciiTheme="majorBidi" w:hAnsiTheme="majorBidi" w:cstheme="majorBidi"/>
            <w:color w:val="000000" w:themeColor="text1"/>
            <w:lang w:val="en-GB"/>
          </w:rPr>
          <w:delText xml:space="preserve">a </w:delText>
        </w:r>
      </w:del>
      <w:r w:rsidRPr="00F31509">
        <w:rPr>
          <w:rFonts w:asciiTheme="majorBidi" w:hAnsiTheme="majorBidi" w:cstheme="majorBidi"/>
          <w:color w:val="000000" w:themeColor="text1"/>
          <w:lang w:val="en-GB"/>
        </w:rPr>
        <w:t>non-intensive feeding system</w:t>
      </w:r>
      <w:ins w:id="7712" w:author="Jane Shaw" w:date="2015-11-07T19:31:00Z">
        <w:r w:rsidR="0025639D">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t>
      </w:r>
      <w:del w:id="7713" w:author="Jane Shaw" w:date="2015-11-07T19:31:00Z">
        <w:r w:rsidRPr="00F31509" w:rsidDel="0025639D">
          <w:rPr>
            <w:rFonts w:asciiTheme="majorBidi" w:hAnsiTheme="majorBidi" w:cstheme="majorBidi"/>
            <w:color w:val="000000" w:themeColor="text1"/>
            <w:lang w:val="en-GB"/>
          </w:rPr>
          <w:delText xml:space="preserve">whereby </w:delText>
        </w:r>
      </w:del>
      <w:ins w:id="7714" w:author="Jane Shaw" w:date="2015-11-07T19:31:00Z">
        <w:r w:rsidR="0025639D">
          <w:rPr>
            <w:rFonts w:asciiTheme="majorBidi" w:hAnsiTheme="majorBidi" w:cstheme="majorBidi"/>
            <w:color w:val="000000" w:themeColor="text1"/>
            <w:lang w:val="en-GB"/>
          </w:rPr>
          <w:t xml:space="preserve">in which </w:t>
        </w:r>
      </w:ins>
      <w:r w:rsidRPr="00F31509">
        <w:rPr>
          <w:rFonts w:asciiTheme="majorBidi" w:hAnsiTheme="majorBidi" w:cstheme="majorBidi"/>
          <w:color w:val="000000" w:themeColor="text1"/>
          <w:lang w:val="en-GB"/>
        </w:rPr>
        <w:t xml:space="preserve">feed use rises </w:t>
      </w:r>
      <w:del w:id="7715" w:author="Jane Shaw" w:date="2015-11-07T19:31:00Z">
        <w:r w:rsidRPr="00F31509" w:rsidDel="0025639D">
          <w:rPr>
            <w:rFonts w:asciiTheme="majorBidi" w:hAnsiTheme="majorBidi" w:cstheme="majorBidi"/>
            <w:color w:val="000000" w:themeColor="text1"/>
            <w:lang w:val="en-GB"/>
          </w:rPr>
          <w:delText xml:space="preserve">where and </w:delText>
        </w:r>
      </w:del>
      <w:r w:rsidRPr="00F31509">
        <w:rPr>
          <w:rFonts w:asciiTheme="majorBidi" w:hAnsiTheme="majorBidi" w:cstheme="majorBidi"/>
          <w:color w:val="000000" w:themeColor="text1"/>
          <w:lang w:val="en-GB"/>
        </w:rPr>
        <w:t>when supplies are ample</w:t>
      </w:r>
      <w:del w:id="7716" w:author="Jane Shaw" w:date="2015-11-07T19:31: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shrinks </w:t>
      </w:r>
      <w:del w:id="7717" w:author="Jane Shaw" w:date="2015-11-07T19:31:00Z">
        <w:r w:rsidRPr="00F31509" w:rsidDel="0025639D">
          <w:rPr>
            <w:rFonts w:asciiTheme="majorBidi" w:hAnsiTheme="majorBidi" w:cstheme="majorBidi"/>
            <w:color w:val="000000" w:themeColor="text1"/>
            <w:lang w:val="en-GB"/>
          </w:rPr>
          <w:delText xml:space="preserve">where and </w:delText>
        </w:r>
      </w:del>
      <w:r w:rsidRPr="00F31509">
        <w:rPr>
          <w:rFonts w:asciiTheme="majorBidi" w:hAnsiTheme="majorBidi" w:cstheme="majorBidi"/>
          <w:color w:val="000000" w:themeColor="text1"/>
          <w:lang w:val="en-GB"/>
        </w:rPr>
        <w:t xml:space="preserve">when feedstuffs are in short supply. </w:t>
      </w:r>
    </w:p>
    <w:p w14:paraId="230137F9" w14:textId="6CEEA622"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Being supply-oriented</w:t>
      </w:r>
      <w:del w:id="7718" w:author="Jane Shaw" w:date="2015-10-23T11:06:00Z">
        <w:r w:rsidRPr="00F31509" w:rsidDel="007F1A05">
          <w:rPr>
            <w:rFonts w:asciiTheme="majorBidi" w:hAnsiTheme="majorBidi" w:cstheme="majorBidi"/>
            <w:color w:val="000000" w:themeColor="text1"/>
            <w:lang w:val="en-GB"/>
          </w:rPr>
          <w:delText xml:space="preserve"> in nature</w:delText>
        </w:r>
      </w:del>
      <w:r w:rsidRPr="00F31509">
        <w:rPr>
          <w:rFonts w:asciiTheme="majorBidi" w:hAnsiTheme="majorBidi" w:cstheme="majorBidi"/>
          <w:color w:val="000000" w:themeColor="text1"/>
          <w:lang w:val="en-GB"/>
        </w:rPr>
        <w:t xml:space="preserve">, the approach could reflect reality insofar as </w:t>
      </w:r>
      <w:commentRangeStart w:id="7719"/>
      <w:r w:rsidRPr="00F31509">
        <w:rPr>
          <w:rFonts w:asciiTheme="majorBidi" w:hAnsiTheme="majorBidi" w:cstheme="majorBidi"/>
          <w:color w:val="000000" w:themeColor="text1"/>
          <w:lang w:val="en-GB"/>
        </w:rPr>
        <w:t xml:space="preserve">CC feed use rises </w:t>
      </w:r>
      <w:commentRangeEnd w:id="7719"/>
      <w:r w:rsidR="002E3729">
        <w:rPr>
          <w:rStyle w:val="Rimandocommento"/>
        </w:rPr>
        <w:commentReference w:id="7719"/>
      </w:r>
      <w:r w:rsidRPr="00F31509">
        <w:rPr>
          <w:rFonts w:asciiTheme="majorBidi" w:hAnsiTheme="majorBidi" w:cstheme="majorBidi"/>
          <w:color w:val="000000" w:themeColor="text1"/>
          <w:lang w:val="en-GB"/>
        </w:rPr>
        <w:t>in a non-intensive system after bumper crops</w:t>
      </w:r>
      <w:ins w:id="7720" w:author="Jane Shaw" w:date="2015-10-23T11:06:00Z">
        <w:r w:rsidR="007F1A05">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contracts</w:t>
      </w:r>
      <w:ins w:id="7721" w:author="Jane Shaw" w:date="2015-10-23T11:06:00Z">
        <w:r w:rsidR="007F1A05">
          <w:rPr>
            <w:rFonts w:asciiTheme="majorBidi" w:hAnsiTheme="majorBidi" w:cstheme="majorBidi"/>
            <w:color w:val="000000" w:themeColor="text1"/>
            <w:lang w:val="en-GB"/>
          </w:rPr>
          <w:t xml:space="preserve"> –</w:t>
        </w:r>
      </w:ins>
      <w:del w:id="7722" w:author="Jane Shaw" w:date="2015-10-23T11:06: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often sharply</w:t>
      </w:r>
      <w:ins w:id="7723" w:author="Jane Shaw" w:date="2015-10-23T11:06:00Z">
        <w:r w:rsidR="007F1A05">
          <w:rPr>
            <w:rFonts w:asciiTheme="majorBidi" w:hAnsiTheme="majorBidi" w:cstheme="majorBidi"/>
            <w:color w:val="000000" w:themeColor="text1"/>
            <w:lang w:val="en-GB"/>
          </w:rPr>
          <w:t xml:space="preserve"> –</w:t>
        </w:r>
      </w:ins>
      <w:del w:id="7724" w:author="Jane Shaw" w:date="2015-10-23T11:06: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after crop failures. </w:t>
      </w:r>
      <w:ins w:id="7725" w:author="Jane Shaw" w:date="2015-10-23T11:07:00Z">
        <w:r w:rsidR="007F1A05">
          <w:rPr>
            <w:rFonts w:asciiTheme="majorBidi" w:hAnsiTheme="majorBidi" w:cstheme="majorBidi"/>
            <w:color w:val="000000" w:themeColor="text1"/>
            <w:lang w:val="en-GB"/>
          </w:rPr>
          <w:t xml:space="preserve">However, </w:t>
        </w:r>
      </w:ins>
      <w:ins w:id="7726" w:author="Jane Shaw" w:date="2015-10-23T11:06:00Z">
        <w:r w:rsidR="007F1A05">
          <w:rPr>
            <w:rFonts w:asciiTheme="majorBidi" w:hAnsiTheme="majorBidi" w:cstheme="majorBidi"/>
            <w:color w:val="000000" w:themeColor="text1"/>
            <w:lang w:val="en-GB"/>
          </w:rPr>
          <w:t>while p</w:t>
        </w:r>
      </w:ins>
      <w:del w:id="7727" w:author="Jane Shaw" w:date="2015-10-23T11:06:00Z">
        <w:r w:rsidRPr="00F31509" w:rsidDel="007F1A05">
          <w:rPr>
            <w:rFonts w:asciiTheme="majorBidi" w:hAnsiTheme="majorBidi" w:cstheme="majorBidi"/>
            <w:color w:val="000000" w:themeColor="text1"/>
            <w:lang w:val="en-GB"/>
          </w:rPr>
          <w:delText>P</w:delText>
        </w:r>
      </w:del>
      <w:r w:rsidRPr="00F31509">
        <w:rPr>
          <w:rFonts w:asciiTheme="majorBidi" w:hAnsiTheme="majorBidi" w:cstheme="majorBidi"/>
          <w:color w:val="000000" w:themeColor="text1"/>
          <w:lang w:val="en-GB"/>
        </w:rPr>
        <w:t xml:space="preserve">ossibly </w:t>
      </w:r>
      <w:del w:id="7728" w:author="Jane Shaw" w:date="2015-10-23T11:06:00Z">
        <w:r w:rsidRPr="00F31509" w:rsidDel="007F1A05">
          <w:rPr>
            <w:rFonts w:asciiTheme="majorBidi" w:hAnsiTheme="majorBidi" w:cstheme="majorBidi"/>
            <w:color w:val="000000" w:themeColor="text1"/>
            <w:lang w:val="en-GB"/>
          </w:rPr>
          <w:delText xml:space="preserve">being </w:delText>
        </w:r>
      </w:del>
      <w:r w:rsidRPr="00F31509">
        <w:rPr>
          <w:rFonts w:asciiTheme="majorBidi" w:hAnsiTheme="majorBidi" w:cstheme="majorBidi"/>
          <w:color w:val="000000" w:themeColor="text1"/>
          <w:lang w:val="en-GB"/>
        </w:rPr>
        <w:t>reflecti</w:t>
      </w:r>
      <w:ins w:id="7729" w:author="Jane Shaw" w:date="2015-10-23T11:06:00Z">
        <w:r w:rsidR="007F1A05">
          <w:rPr>
            <w:rFonts w:asciiTheme="majorBidi" w:hAnsiTheme="majorBidi" w:cstheme="majorBidi"/>
            <w:color w:val="000000" w:themeColor="text1"/>
            <w:lang w:val="en-GB"/>
          </w:rPr>
          <w:t>ng</w:t>
        </w:r>
      </w:ins>
      <w:del w:id="7730" w:author="Jane Shaw" w:date="2015-10-23T11:06:00Z">
        <w:r w:rsidRPr="00F31509" w:rsidDel="007F1A05">
          <w:rPr>
            <w:rFonts w:asciiTheme="majorBidi" w:hAnsiTheme="majorBidi" w:cstheme="majorBidi"/>
            <w:color w:val="000000" w:themeColor="text1"/>
            <w:lang w:val="en-GB"/>
          </w:rPr>
          <w:delText>ve</w:delText>
        </w:r>
      </w:del>
      <w:r w:rsidRPr="00F31509">
        <w:rPr>
          <w:rFonts w:asciiTheme="majorBidi" w:hAnsiTheme="majorBidi" w:cstheme="majorBidi"/>
          <w:color w:val="000000" w:themeColor="text1"/>
          <w:lang w:val="en-GB"/>
        </w:rPr>
        <w:t xml:space="preserve"> </w:t>
      </w:r>
      <w:ins w:id="7731" w:author="Jane Shaw" w:date="2015-10-23T11:06:00Z">
        <w:r w:rsidR="007F1A05">
          <w:rPr>
            <w:rFonts w:asciiTheme="majorBidi" w:hAnsiTheme="majorBidi" w:cstheme="majorBidi"/>
            <w:color w:val="000000" w:themeColor="text1"/>
            <w:lang w:val="en-GB"/>
          </w:rPr>
          <w:t xml:space="preserve">the </w:t>
        </w:r>
      </w:ins>
      <w:del w:id="7732" w:author="Jane Shaw" w:date="2015-10-23T11:06:00Z">
        <w:r w:rsidRPr="00F31509" w:rsidDel="007F1A05">
          <w:rPr>
            <w:rFonts w:asciiTheme="majorBidi" w:hAnsiTheme="majorBidi" w:cstheme="majorBidi"/>
            <w:color w:val="000000" w:themeColor="text1"/>
            <w:lang w:val="en-GB"/>
          </w:rPr>
          <w:delText xml:space="preserve">of </w:delText>
        </w:r>
      </w:del>
      <w:r w:rsidRPr="00F31509">
        <w:rPr>
          <w:rFonts w:asciiTheme="majorBidi" w:hAnsiTheme="majorBidi" w:cstheme="majorBidi"/>
          <w:color w:val="000000" w:themeColor="text1"/>
          <w:lang w:val="en-GB"/>
        </w:rPr>
        <w:t xml:space="preserve">livestock production systems </w:t>
      </w:r>
      <w:ins w:id="7733" w:author="Jane Shaw" w:date="2015-10-23T11:06:00Z">
        <w:r w:rsidR="007F1A05">
          <w:rPr>
            <w:rFonts w:asciiTheme="majorBidi" w:hAnsiTheme="majorBidi" w:cstheme="majorBidi"/>
            <w:color w:val="000000" w:themeColor="text1"/>
            <w:lang w:val="en-GB"/>
          </w:rPr>
          <w:t xml:space="preserve">of </w:t>
        </w:r>
      </w:ins>
      <w:r w:rsidRPr="00F31509">
        <w:rPr>
          <w:rFonts w:asciiTheme="majorBidi" w:hAnsiTheme="majorBidi" w:cstheme="majorBidi"/>
          <w:color w:val="000000" w:themeColor="text1"/>
          <w:lang w:val="en-GB"/>
        </w:rPr>
        <w:t xml:space="preserve">several decades ago (when </w:t>
      </w:r>
      <w:del w:id="7734" w:author="Jane Shaw" w:date="2015-10-23T11:06:00Z">
        <w:r w:rsidRPr="00F31509" w:rsidDel="007F1A05">
          <w:rPr>
            <w:rFonts w:asciiTheme="majorBidi" w:hAnsiTheme="majorBidi" w:cstheme="majorBidi"/>
            <w:color w:val="000000" w:themeColor="text1"/>
            <w:lang w:val="en-GB"/>
          </w:rPr>
          <w:delText xml:space="preserve">the method </w:delText>
        </w:r>
      </w:del>
      <w:ins w:id="7735" w:author="Jane Shaw" w:date="2015-10-23T11:06:00Z">
        <w:r w:rsidR="007F1A05">
          <w:rPr>
            <w:rFonts w:asciiTheme="majorBidi" w:hAnsiTheme="majorBidi" w:cstheme="majorBidi"/>
            <w:color w:val="000000" w:themeColor="text1"/>
            <w:lang w:val="en-GB"/>
          </w:rPr>
          <w:t xml:space="preserve">it </w:t>
        </w:r>
      </w:ins>
      <w:r w:rsidRPr="00F31509">
        <w:rPr>
          <w:rFonts w:asciiTheme="majorBidi" w:hAnsiTheme="majorBidi" w:cstheme="majorBidi"/>
          <w:color w:val="000000" w:themeColor="text1"/>
          <w:lang w:val="en-GB"/>
        </w:rPr>
        <w:t>was conceived), the method is</w:t>
      </w:r>
      <w:del w:id="7736" w:author="Jane Shaw" w:date="2015-10-23T11:06:00Z">
        <w:r w:rsidRPr="00F31509" w:rsidDel="007F1A05">
          <w:rPr>
            <w:rFonts w:asciiTheme="majorBidi" w:hAnsiTheme="majorBidi" w:cstheme="majorBidi"/>
            <w:color w:val="000000" w:themeColor="text1"/>
            <w:lang w:val="en-GB"/>
          </w:rPr>
          <w:delText>, however,</w:delText>
        </w:r>
      </w:del>
      <w:r w:rsidRPr="00F31509">
        <w:rPr>
          <w:rFonts w:asciiTheme="majorBidi" w:hAnsiTheme="majorBidi" w:cstheme="majorBidi"/>
          <w:color w:val="000000" w:themeColor="text1"/>
          <w:lang w:val="en-GB"/>
        </w:rPr>
        <w:t xml:space="preserve"> hardly representative of modern feeding systems, and seem</w:t>
      </w:r>
      <w:ins w:id="7737" w:author="Jane Shaw" w:date="2015-10-23T11:07:00Z">
        <w:r w:rsidR="007F1A05">
          <w:rPr>
            <w:rFonts w:asciiTheme="majorBidi" w:hAnsiTheme="majorBidi" w:cstheme="majorBidi"/>
            <w:color w:val="000000" w:themeColor="text1"/>
            <w:lang w:val="en-GB"/>
          </w:rPr>
          <w:t>s to</w:t>
        </w:r>
      </w:ins>
      <w:del w:id="7738" w:author="Jane Shaw" w:date="2015-10-23T11:07:00Z">
        <w:r w:rsidRPr="00F31509" w:rsidDel="007F1A05">
          <w:rPr>
            <w:rFonts w:asciiTheme="majorBidi" w:hAnsiTheme="majorBidi" w:cstheme="majorBidi"/>
            <w:color w:val="000000" w:themeColor="text1"/>
            <w:lang w:val="en-GB"/>
          </w:rPr>
          <w:delText>ingly</w:delText>
        </w:r>
      </w:del>
      <w:r w:rsidRPr="00F31509">
        <w:rPr>
          <w:rFonts w:asciiTheme="majorBidi" w:hAnsiTheme="majorBidi" w:cstheme="majorBidi"/>
          <w:color w:val="000000" w:themeColor="text1"/>
          <w:lang w:val="en-GB"/>
        </w:rPr>
        <w:t xml:space="preserve"> fail</w:t>
      </w:r>
      <w:del w:id="7739" w:author="Jane Shaw" w:date="2015-10-23T11:07:00Z">
        <w:r w:rsidRPr="00F31509" w:rsidDel="007F1A05">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to capture the level of feed use even in the least developed countries. It was therefore decided to </w:t>
      </w:r>
      <w:del w:id="7740" w:author="Jane Shaw" w:date="2015-10-23T11:07:00Z">
        <w:r w:rsidRPr="00F31509" w:rsidDel="007F1A05">
          <w:rPr>
            <w:rFonts w:asciiTheme="majorBidi" w:hAnsiTheme="majorBidi" w:cstheme="majorBidi"/>
            <w:color w:val="000000" w:themeColor="text1"/>
            <w:lang w:val="en-GB"/>
          </w:rPr>
          <w:delText xml:space="preserve">radically </w:delText>
        </w:r>
      </w:del>
      <w:r w:rsidRPr="00F31509">
        <w:rPr>
          <w:rFonts w:asciiTheme="majorBidi" w:hAnsiTheme="majorBidi" w:cstheme="majorBidi"/>
          <w:color w:val="000000" w:themeColor="text1"/>
          <w:lang w:val="en-GB"/>
        </w:rPr>
        <w:t xml:space="preserve">change the imputation approach </w:t>
      </w:r>
      <w:ins w:id="7741" w:author="Jane Shaw" w:date="2015-10-23T11:07:00Z">
        <w:r w:rsidR="007F1A05" w:rsidRPr="00F31509">
          <w:rPr>
            <w:rFonts w:asciiTheme="majorBidi" w:hAnsiTheme="majorBidi" w:cstheme="majorBidi"/>
            <w:color w:val="000000" w:themeColor="text1"/>
            <w:lang w:val="en-GB"/>
          </w:rPr>
          <w:t>radically</w:t>
        </w:r>
        <w:r w:rsidR="007F1A05">
          <w:rPr>
            <w:rFonts w:asciiTheme="majorBidi" w:hAnsiTheme="majorBidi" w:cstheme="majorBidi"/>
            <w:color w:val="000000" w:themeColor="text1"/>
            <w:lang w:val="en-GB"/>
          </w:rPr>
          <w:t>,</w:t>
        </w:r>
        <w:r w:rsidR="007F1A05"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from a simple, supply-driven method to a more complex </w:t>
      </w:r>
      <w:del w:id="7742" w:author="Jane Shaw" w:date="2015-10-23T11:07:00Z">
        <w:r w:rsidRPr="00F31509" w:rsidDel="007F1A05">
          <w:rPr>
            <w:rFonts w:asciiTheme="majorBidi" w:hAnsiTheme="majorBidi" w:cstheme="majorBidi"/>
            <w:color w:val="000000" w:themeColor="text1"/>
            <w:lang w:val="en-GB"/>
          </w:rPr>
          <w:delText xml:space="preserve">yet </w:delText>
        </w:r>
      </w:del>
      <w:ins w:id="7743" w:author="Jane Shaw" w:date="2015-10-23T11:07:00Z">
        <w:r w:rsidR="007F1A05">
          <w:rPr>
            <w:rFonts w:asciiTheme="majorBidi" w:hAnsiTheme="majorBidi" w:cstheme="majorBidi"/>
            <w:color w:val="000000" w:themeColor="text1"/>
            <w:lang w:val="en-GB"/>
          </w:rPr>
          <w:t>but</w:t>
        </w:r>
        <w:r w:rsidR="007F1A05"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tractable approach that correctly respects the demand-driven nature of feed </w:t>
      </w:r>
      <w:commentRangeStart w:id="7744"/>
      <w:del w:id="7745" w:author="Jane Shaw" w:date="2015-11-04T17:05:00Z">
        <w:r w:rsidRPr="00F31509" w:rsidDel="00C36C3F">
          <w:rPr>
            <w:rFonts w:asciiTheme="majorBidi" w:hAnsiTheme="majorBidi" w:cstheme="majorBidi"/>
            <w:color w:val="000000" w:themeColor="text1"/>
            <w:lang w:val="en-GB"/>
          </w:rPr>
          <w:delText>deman</w:delText>
        </w:r>
      </w:del>
      <w:ins w:id="7746" w:author="Jane Shaw" w:date="2015-11-04T17:05:00Z">
        <w:r w:rsidR="00C36C3F">
          <w:rPr>
            <w:rFonts w:asciiTheme="majorBidi" w:hAnsiTheme="majorBidi" w:cstheme="majorBidi"/>
            <w:color w:val="000000" w:themeColor="text1"/>
            <w:lang w:val="en-GB"/>
          </w:rPr>
          <w:t>use</w:t>
        </w:r>
      </w:ins>
      <w:del w:id="7747" w:author="Jane Shaw" w:date="2015-11-04T17:05:00Z">
        <w:r w:rsidRPr="00F31509" w:rsidDel="00C36C3F">
          <w:rPr>
            <w:rFonts w:asciiTheme="majorBidi" w:hAnsiTheme="majorBidi" w:cstheme="majorBidi"/>
            <w:color w:val="000000" w:themeColor="text1"/>
            <w:lang w:val="en-GB"/>
          </w:rPr>
          <w:delText>d</w:delText>
        </w:r>
      </w:del>
      <w:r w:rsidRPr="00F31509">
        <w:rPr>
          <w:rFonts w:asciiTheme="majorBidi" w:hAnsiTheme="majorBidi" w:cstheme="majorBidi"/>
          <w:color w:val="000000" w:themeColor="text1"/>
          <w:lang w:val="en-GB"/>
        </w:rPr>
        <w:t xml:space="preserve"> </w:t>
      </w:r>
      <w:commentRangeEnd w:id="7744"/>
      <w:r w:rsidR="007F1A05">
        <w:rPr>
          <w:rStyle w:val="Rimandocommento"/>
        </w:rPr>
        <w:commentReference w:id="7744"/>
      </w:r>
      <w:r w:rsidRPr="00F31509">
        <w:rPr>
          <w:rFonts w:asciiTheme="majorBidi" w:hAnsiTheme="majorBidi" w:cstheme="majorBidi"/>
          <w:color w:val="000000" w:themeColor="text1"/>
          <w:lang w:val="en-GB"/>
        </w:rPr>
        <w:t xml:space="preserve">in most countries. </w:t>
      </w:r>
    </w:p>
    <w:p w14:paraId="00CD089A" w14:textId="77777777" w:rsidR="004F65E4" w:rsidRPr="00F31509" w:rsidRDefault="004F65E4" w:rsidP="00312896">
      <w:pPr>
        <w:pStyle w:val="Titolo3"/>
        <w:rPr>
          <w:rFonts w:asciiTheme="majorBidi" w:hAnsiTheme="majorBidi" w:cstheme="majorBidi"/>
          <w:lang w:val="en-GB"/>
        </w:rPr>
      </w:pPr>
      <w:bookmarkStart w:id="7748" w:name="_Toc421025871"/>
      <w:r w:rsidRPr="00F31509">
        <w:rPr>
          <w:rFonts w:asciiTheme="majorBidi" w:hAnsiTheme="majorBidi" w:cstheme="majorBidi"/>
          <w:lang w:val="en-GB"/>
        </w:rPr>
        <w:t>The new feed use estimation procedure</w:t>
      </w:r>
      <w:bookmarkEnd w:id="7748"/>
    </w:p>
    <w:p w14:paraId="54CFB7D0" w14:textId="58A7042A"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ins w:id="7749" w:author="Jane Shaw" w:date="2015-11-07T19:31:00Z">
        <w:r w:rsidR="0025639D">
          <w:rPr>
            <w:rFonts w:asciiTheme="majorBidi" w:hAnsiTheme="majorBidi" w:cstheme="majorBidi"/>
            <w:color w:val="000000" w:themeColor="text1"/>
            <w:lang w:val="en-GB"/>
          </w:rPr>
          <w:t>sub</w:t>
        </w:r>
      </w:ins>
      <w:r w:rsidRPr="00F31509">
        <w:rPr>
          <w:rFonts w:asciiTheme="majorBidi" w:hAnsiTheme="majorBidi" w:cstheme="majorBidi"/>
          <w:color w:val="000000" w:themeColor="text1"/>
          <w:lang w:val="en-GB"/>
        </w:rPr>
        <w:t xml:space="preserve">section </w:t>
      </w:r>
      <w:del w:id="7750" w:author="Jane Shaw" w:date="2015-10-23T11:10:00Z">
        <w:r w:rsidRPr="00F31509" w:rsidDel="007F1A05">
          <w:rPr>
            <w:rFonts w:asciiTheme="majorBidi" w:hAnsiTheme="majorBidi" w:cstheme="majorBidi"/>
            <w:color w:val="000000" w:themeColor="text1"/>
            <w:lang w:val="en-GB"/>
          </w:rPr>
          <w:delText xml:space="preserve">will </w:delText>
        </w:r>
      </w:del>
      <w:r w:rsidRPr="00F31509">
        <w:rPr>
          <w:rFonts w:asciiTheme="majorBidi" w:hAnsiTheme="majorBidi" w:cstheme="majorBidi"/>
          <w:color w:val="000000" w:themeColor="text1"/>
          <w:lang w:val="en-GB"/>
        </w:rPr>
        <w:t>provide</w:t>
      </w:r>
      <w:ins w:id="7751" w:author="Jane Shaw" w:date="2015-10-23T11:10:00Z">
        <w:r w:rsidR="007F1A05">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an introduction to the new feed use methodology. Being a radical departure from the previous approach, </w:t>
      </w:r>
      <w:del w:id="7752" w:author="Jane Shaw" w:date="2015-10-23T11:11:00Z">
        <w:r w:rsidRPr="00F31509" w:rsidDel="007F1A05">
          <w:rPr>
            <w:rFonts w:asciiTheme="majorBidi" w:hAnsiTheme="majorBidi" w:cstheme="majorBidi"/>
            <w:color w:val="000000" w:themeColor="text1"/>
            <w:lang w:val="en-GB"/>
          </w:rPr>
          <w:delText xml:space="preserve">we pay </w:delText>
        </w:r>
      </w:del>
      <w:r w:rsidRPr="00F31509">
        <w:rPr>
          <w:rFonts w:asciiTheme="majorBidi" w:hAnsiTheme="majorBidi" w:cstheme="majorBidi"/>
          <w:color w:val="000000" w:themeColor="text1"/>
          <w:lang w:val="en-GB"/>
        </w:rPr>
        <w:t xml:space="preserve">considerable attention </w:t>
      </w:r>
      <w:ins w:id="7753" w:author="Jane Shaw" w:date="2015-10-23T11:11:00Z">
        <w:r w:rsidR="007F1A05">
          <w:rPr>
            <w:rFonts w:asciiTheme="majorBidi" w:hAnsiTheme="majorBidi" w:cstheme="majorBidi"/>
            <w:color w:val="000000" w:themeColor="text1"/>
            <w:lang w:val="en-GB"/>
          </w:rPr>
          <w:t xml:space="preserve">is paid </w:t>
        </w:r>
      </w:ins>
      <w:del w:id="7754" w:author="Jane Shaw" w:date="2015-10-23T11:11:00Z">
        <w:r w:rsidRPr="00F31509" w:rsidDel="007F1A05">
          <w:rPr>
            <w:rFonts w:asciiTheme="majorBidi" w:hAnsiTheme="majorBidi" w:cstheme="majorBidi"/>
            <w:color w:val="000000" w:themeColor="text1"/>
            <w:lang w:val="en-GB"/>
          </w:rPr>
          <w:delText xml:space="preserve">at least </w:delText>
        </w:r>
      </w:del>
      <w:r w:rsidRPr="00F31509">
        <w:rPr>
          <w:rFonts w:asciiTheme="majorBidi" w:hAnsiTheme="majorBidi" w:cstheme="majorBidi"/>
          <w:color w:val="000000" w:themeColor="text1"/>
          <w:lang w:val="en-GB"/>
        </w:rPr>
        <w:t xml:space="preserve">to </w:t>
      </w:r>
      <w:del w:id="7755" w:author="Jane Shaw" w:date="2015-10-23T11:11:00Z">
        <w:r w:rsidRPr="00F31509" w:rsidDel="007F1A05">
          <w:rPr>
            <w:rFonts w:asciiTheme="majorBidi" w:hAnsiTheme="majorBidi" w:cstheme="majorBidi"/>
            <w:color w:val="000000" w:themeColor="text1"/>
            <w:lang w:val="en-GB"/>
          </w:rPr>
          <w:delText xml:space="preserve">its </w:delText>
        </w:r>
      </w:del>
      <w:ins w:id="7756" w:author="Jane Shaw" w:date="2015-10-23T11:11:00Z">
        <w:r w:rsidR="007F1A05">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main elements</w:t>
      </w:r>
      <w:ins w:id="7757" w:author="Jane Shaw" w:date="2015-10-23T11:11:00Z">
        <w:r w:rsidR="007F1A05">
          <w:rPr>
            <w:rFonts w:asciiTheme="majorBidi" w:hAnsiTheme="majorBidi" w:cstheme="majorBidi"/>
            <w:color w:val="000000" w:themeColor="text1"/>
            <w:lang w:val="en-GB"/>
          </w:rPr>
          <w:t xml:space="preserve"> of the methodology;</w:t>
        </w:r>
      </w:ins>
      <w:del w:id="7758" w:author="Jane Shaw" w:date="2015-10-23T11:11:00Z">
        <w:r w:rsidRPr="00F31509" w:rsidDel="007F1A05">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7759" w:author="Jane Shaw" w:date="2015-10-23T11:11:00Z">
        <w:r w:rsidRPr="00F31509" w:rsidDel="007F1A05">
          <w:rPr>
            <w:rFonts w:asciiTheme="majorBidi" w:hAnsiTheme="majorBidi" w:cstheme="majorBidi"/>
            <w:color w:val="000000" w:themeColor="text1"/>
            <w:lang w:val="en-GB"/>
          </w:rPr>
          <w:delText xml:space="preserve">noting that </w:delText>
        </w:r>
      </w:del>
      <w:r w:rsidRPr="00F31509">
        <w:rPr>
          <w:rFonts w:asciiTheme="majorBidi" w:hAnsiTheme="majorBidi" w:cstheme="majorBidi"/>
          <w:color w:val="000000" w:themeColor="text1"/>
          <w:lang w:val="en-GB"/>
        </w:rPr>
        <w:t xml:space="preserve">a </w:t>
      </w:r>
      <w:del w:id="7760" w:author="Jane Shaw" w:date="2015-10-23T11:11:00Z">
        <w:r w:rsidRPr="00F31509" w:rsidDel="007F1A05">
          <w:rPr>
            <w:rFonts w:asciiTheme="majorBidi" w:hAnsiTheme="majorBidi" w:cstheme="majorBidi"/>
            <w:color w:val="000000" w:themeColor="text1"/>
            <w:lang w:val="en-GB"/>
          </w:rPr>
          <w:delText xml:space="preserve">still </w:delText>
        </w:r>
      </w:del>
      <w:r w:rsidRPr="00F31509">
        <w:rPr>
          <w:rFonts w:asciiTheme="majorBidi" w:hAnsiTheme="majorBidi" w:cstheme="majorBidi"/>
          <w:color w:val="000000" w:themeColor="text1"/>
          <w:lang w:val="en-GB"/>
        </w:rPr>
        <w:t xml:space="preserve">more detailed description is available from </w:t>
      </w:r>
      <w:r w:rsidRPr="007F1A05">
        <w:rPr>
          <w:rFonts w:asciiTheme="majorBidi" w:hAnsiTheme="majorBidi" w:cstheme="majorBidi"/>
          <w:color w:val="000000" w:themeColor="text1"/>
          <w:highlight w:val="yellow"/>
          <w:lang w:val="en-GB"/>
          <w:rPrChange w:id="7761" w:author="Jane Shaw" w:date="2015-10-23T11:11:00Z">
            <w:rPr>
              <w:rFonts w:asciiTheme="majorBidi" w:hAnsiTheme="majorBidi" w:cstheme="majorBidi"/>
              <w:color w:val="000000" w:themeColor="text1"/>
              <w:lang w:val="en-GB"/>
            </w:rPr>
          </w:rPrChange>
        </w:rPr>
        <w:t>the specialized documentation of the new approach to feed estimation</w:t>
      </w:r>
      <w:r w:rsidRPr="00F31509">
        <w:rPr>
          <w:rFonts w:asciiTheme="majorBidi" w:hAnsiTheme="majorBidi" w:cstheme="majorBidi"/>
          <w:color w:val="000000" w:themeColor="text1"/>
          <w:lang w:val="en-GB"/>
        </w:rPr>
        <w:t>.</w:t>
      </w:r>
    </w:p>
    <w:p w14:paraId="3FCB856C" w14:textId="092F72C4"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feed use estimation process can be divided into three </w:t>
      </w:r>
      <w:del w:id="7762" w:author="Jane Shaw" w:date="2015-10-23T11:11:00Z">
        <w:r w:rsidRPr="00F31509" w:rsidDel="007F1A05">
          <w:rPr>
            <w:rFonts w:asciiTheme="majorBidi" w:hAnsiTheme="majorBidi" w:cstheme="majorBidi"/>
            <w:color w:val="000000" w:themeColor="text1"/>
            <w:lang w:val="en-GB"/>
          </w:rPr>
          <w:delText xml:space="preserve">steps or </w:delText>
        </w:r>
      </w:del>
      <w:r w:rsidRPr="00F31509">
        <w:rPr>
          <w:rFonts w:asciiTheme="majorBidi" w:hAnsiTheme="majorBidi" w:cstheme="majorBidi"/>
          <w:color w:val="000000" w:themeColor="text1"/>
          <w:lang w:val="en-GB"/>
        </w:rPr>
        <w:t xml:space="preserve">stages. </w:t>
      </w:r>
      <w:del w:id="7763" w:author="Jane Shaw" w:date="2015-10-23T11:17:00Z">
        <w:r w:rsidRPr="00F31509" w:rsidDel="00D563FC">
          <w:rPr>
            <w:rFonts w:asciiTheme="majorBidi" w:hAnsiTheme="majorBidi" w:cstheme="majorBidi"/>
            <w:color w:val="000000" w:themeColor="text1"/>
            <w:lang w:val="en-GB"/>
          </w:rPr>
          <w:delText>To begin</w:delText>
        </w:r>
      </w:del>
      <w:ins w:id="7764" w:author="Jane Shaw" w:date="2015-10-23T11:17:00Z">
        <w:r w:rsidR="00D563FC">
          <w:rPr>
            <w:rFonts w:asciiTheme="majorBidi" w:hAnsiTheme="majorBidi" w:cstheme="majorBidi"/>
            <w:color w:val="000000" w:themeColor="text1"/>
            <w:lang w:val="en-GB"/>
          </w:rPr>
          <w:t>In stage 1</w:t>
        </w:r>
      </w:ins>
      <w:r w:rsidRPr="00F31509">
        <w:rPr>
          <w:rFonts w:asciiTheme="majorBidi" w:hAnsiTheme="majorBidi" w:cstheme="majorBidi"/>
          <w:color w:val="000000" w:themeColor="text1"/>
          <w:lang w:val="en-GB"/>
        </w:rPr>
        <w:t>, a step</w:t>
      </w:r>
      <w:ins w:id="7765" w:author="Jane Shaw" w:date="2015-10-23T11:18:00Z">
        <w:r w:rsidR="00D563F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wise and demand-oriented approach </w:t>
      </w:r>
      <w:ins w:id="7766" w:author="Jane Shaw" w:date="2015-11-07T19:31:00Z">
        <w:r w:rsidR="0025639D">
          <w:rPr>
            <w:rFonts w:asciiTheme="majorBidi" w:hAnsiTheme="majorBidi" w:cstheme="majorBidi"/>
            <w:color w:val="000000" w:themeColor="text1"/>
            <w:lang w:val="en-GB"/>
          </w:rPr>
          <w:t xml:space="preserve">is used </w:t>
        </w:r>
      </w:ins>
      <w:r w:rsidRPr="00F31509">
        <w:rPr>
          <w:rFonts w:asciiTheme="majorBidi" w:hAnsiTheme="majorBidi" w:cstheme="majorBidi"/>
          <w:color w:val="000000" w:themeColor="text1"/>
          <w:lang w:val="en-GB"/>
        </w:rPr>
        <w:t>to determin</w:t>
      </w:r>
      <w:ins w:id="7767" w:author="Jane Shaw" w:date="2015-11-07T19:31:00Z">
        <w:r w:rsidR="0025639D">
          <w:rPr>
            <w:rFonts w:asciiTheme="majorBidi" w:hAnsiTheme="majorBidi" w:cstheme="majorBidi"/>
            <w:color w:val="000000" w:themeColor="text1"/>
            <w:lang w:val="en-GB"/>
          </w:rPr>
          <w:t>e</w:t>
        </w:r>
      </w:ins>
      <w:del w:id="7768" w:author="Jane Shaw" w:date="2015-11-07T19:31:00Z">
        <w:r w:rsidRPr="00F31509" w:rsidDel="0025639D">
          <w:rPr>
            <w:rFonts w:asciiTheme="majorBidi" w:hAnsiTheme="majorBidi" w:cstheme="majorBidi"/>
            <w:color w:val="000000" w:themeColor="text1"/>
            <w:lang w:val="en-GB"/>
          </w:rPr>
          <w:delText>ing</w:delText>
        </w:r>
      </w:del>
      <w:r w:rsidRPr="00F31509">
        <w:rPr>
          <w:rFonts w:asciiTheme="majorBidi" w:hAnsiTheme="majorBidi" w:cstheme="majorBidi"/>
          <w:color w:val="000000" w:themeColor="text1"/>
          <w:lang w:val="en-GB"/>
        </w:rPr>
        <w:t xml:space="preserve"> CC feed use</w:t>
      </w:r>
      <w:del w:id="7769" w:author="Jane Shaw" w:date="2015-11-07T19:31:00Z">
        <w:r w:rsidRPr="00F31509" w:rsidDel="0025639D">
          <w:rPr>
            <w:rFonts w:asciiTheme="majorBidi" w:hAnsiTheme="majorBidi" w:cstheme="majorBidi"/>
            <w:color w:val="000000" w:themeColor="text1"/>
            <w:lang w:val="en-GB"/>
          </w:rPr>
          <w:delText xml:space="preserve"> is implemented</w:delText>
        </w:r>
      </w:del>
      <w:r w:rsidRPr="00F31509">
        <w:rPr>
          <w:rFonts w:asciiTheme="majorBidi" w:hAnsiTheme="majorBidi" w:cstheme="majorBidi"/>
          <w:color w:val="000000" w:themeColor="text1"/>
          <w:lang w:val="en-GB"/>
        </w:rPr>
        <w:t xml:space="preserve">. Total feed requirements </w:t>
      </w:r>
      <w:ins w:id="7770"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i,t</w:t>
      </w:r>
      <w:del w:id="7771" w:author="Jane Shaw" w:date="2015-10-23T11:18:00Z">
        <w:r w:rsidRPr="00F31509" w:rsidDel="00D563FC">
          <w:rPr>
            <w:rFonts w:asciiTheme="majorBidi" w:hAnsiTheme="majorBidi" w:cstheme="majorBidi"/>
            <w:color w:val="000000" w:themeColor="text1"/>
            <w:lang w:val="en-GB"/>
          </w:rPr>
          <w:delText xml:space="preserve"> </w:delText>
        </w:r>
      </w:del>
      <w:ins w:id="7772" w:author="Jane Shaw" w:date="2015-10-23T12:32:00Z">
        <w:r w:rsidR="000A11FE">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in </w:t>
      </w:r>
      <w:del w:id="7773" w:author="Jane Shaw" w:date="2015-10-23T11:18:00Z">
        <w:r w:rsidRPr="00F31509" w:rsidDel="00D563FC">
          <w:rPr>
            <w:rFonts w:asciiTheme="majorBidi" w:hAnsiTheme="majorBidi" w:cstheme="majorBidi"/>
            <w:color w:val="000000" w:themeColor="text1"/>
            <w:lang w:val="en-GB"/>
          </w:rPr>
          <w:delText xml:space="preserve">a given </w:delText>
        </w:r>
      </w:del>
      <w:r w:rsidRPr="00F31509">
        <w:rPr>
          <w:rFonts w:asciiTheme="majorBidi" w:hAnsiTheme="majorBidi" w:cstheme="majorBidi"/>
          <w:color w:val="000000" w:themeColor="text1"/>
          <w:lang w:val="en-GB"/>
        </w:rPr>
        <w:t xml:space="preserve">country i and year t are calculated as a function of the herd size </w:t>
      </w:r>
      <w:ins w:id="7774"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N</w:t>
      </w:r>
      <w:ins w:id="7775"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the species, country and time</w:t>
      </w:r>
      <w:ins w:id="7776" w:author="Jane Shaw" w:date="2015-10-23T11:18:00Z">
        <w:r w:rsidR="00D563FC">
          <w:rPr>
            <w:rFonts w:asciiTheme="majorBidi" w:hAnsiTheme="majorBidi" w:cstheme="majorBidi"/>
            <w:color w:val="000000" w:themeColor="text1"/>
            <w:lang w:val="en-GB"/>
          </w:rPr>
          <w:t>-</w:t>
        </w:r>
      </w:ins>
      <w:del w:id="7777" w:author="Jane Shaw" w:date="2015-10-23T11:18:00Z">
        <w:r w:rsidRPr="00F31509" w:rsidDel="00D563FC">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specific requirement index</w:t>
      </w:r>
      <w:del w:id="7778" w:author="Jane Shaw" w:date="2015-10-23T11:18:00Z">
        <w:r w:rsidRPr="00F31509" w:rsidDel="00D563F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7779"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s,i,t</w:t>
      </w:r>
      <w:del w:id="7780" w:author="Jane Shaw" w:date="2015-10-23T12:33:00Z">
        <w:r w:rsidR="0064744A" w:rsidRPr="00F31509" w:rsidDel="000A11FE">
          <w:rPr>
            <w:rFonts w:asciiTheme="majorBidi" w:hAnsiTheme="majorBidi" w:cstheme="majorBidi"/>
            <w:color w:val="000000" w:themeColor="text1"/>
            <w:lang w:val="en-GB"/>
          </w:rPr>
          <w:delText xml:space="preserve"> </w:delText>
        </w:r>
      </w:del>
      <w:ins w:id="7781" w:author="Jane Shaw" w:date="2015-10-23T12:33:00Z">
        <w:r w:rsidR="000A11FE">
          <w:rPr>
            <w:rFonts w:asciiTheme="majorBidi" w:hAnsiTheme="majorBidi" w:cstheme="majorBidi"/>
            <w:color w:val="000000" w:themeColor="text1"/>
            <w:lang w:val="en-GB"/>
          </w:rPr>
          <w:t xml:space="preserve">, </w:t>
        </w:r>
      </w:ins>
      <w:del w:id="7782" w:author="Jane Shaw" w:date="2015-10-23T12:33:00Z">
        <w:r w:rsidR="0064744A" w:rsidRPr="00F31509" w:rsidDel="000A11FE">
          <w:rPr>
            <w:rFonts w:asciiTheme="majorBidi" w:hAnsiTheme="majorBidi" w:cstheme="majorBidi"/>
            <w:color w:val="000000" w:themeColor="text1"/>
            <w:lang w:val="en-GB"/>
          </w:rPr>
          <w:delText>(</w:delText>
        </w:r>
      </w:del>
      <w:r w:rsidR="0064744A" w:rsidRPr="00F31509">
        <w:rPr>
          <w:rFonts w:asciiTheme="majorBidi" w:hAnsiTheme="majorBidi" w:cstheme="majorBidi"/>
          <w:color w:val="000000" w:themeColor="text1"/>
          <w:lang w:val="en-GB"/>
        </w:rPr>
        <w:t>where the s index runs over all commodities)</w:t>
      </w:r>
      <w:r w:rsidRPr="00F31509">
        <w:rPr>
          <w:rFonts w:asciiTheme="majorBidi" w:hAnsiTheme="majorBidi" w:cstheme="majorBidi"/>
          <w:color w:val="000000" w:themeColor="text1"/>
          <w:lang w:val="en-GB"/>
        </w:rPr>
        <w:t>.</w:t>
      </w:r>
    </w:p>
    <w:p w14:paraId="7DCA63E3" w14:textId="241EAB1D" w:rsidR="00EA6005" w:rsidRPr="00F31509" w:rsidRDefault="00AA4884" w:rsidP="00BD01CF">
      <w:pPr>
        <w:pStyle w:val="Titolo4"/>
        <w:rPr>
          <w:rFonts w:asciiTheme="majorBidi" w:hAnsiTheme="majorBidi" w:cstheme="majorBidi"/>
          <w:lang w:val="en-GB"/>
        </w:rPr>
      </w:pPr>
      <w:r w:rsidRPr="00F31509">
        <w:rPr>
          <w:rFonts w:asciiTheme="majorBidi" w:hAnsiTheme="majorBidi" w:cstheme="majorBidi"/>
          <w:lang w:val="en-GB"/>
        </w:rPr>
        <w:t xml:space="preserve">Determining total feed requirements </w:t>
      </w:r>
      <w:del w:id="7783" w:author="Jane Shaw" w:date="2015-10-23T11:19:00Z">
        <w:r w:rsidRPr="00F31509" w:rsidDel="00D563FC">
          <w:rPr>
            <w:rFonts w:asciiTheme="majorBidi" w:hAnsiTheme="majorBidi" w:cstheme="majorBidi"/>
            <w:lang w:val="en-GB"/>
          </w:rPr>
          <w:delText>R</w:delText>
        </w:r>
        <w:r w:rsidRPr="00F31509" w:rsidDel="00D563FC">
          <w:rPr>
            <w:rFonts w:asciiTheme="majorBidi" w:eastAsia="Arial" w:hAnsiTheme="majorBidi" w:cstheme="majorBidi"/>
            <w:vertAlign w:val="subscript"/>
            <w:lang w:val="en-GB"/>
          </w:rPr>
          <w:delText>i</w:delText>
        </w:r>
      </w:del>
    </w:p>
    <w:p w14:paraId="5866EBA2" w14:textId="00FF2DFC"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requirement indices are </w:t>
      </w:r>
      <w:del w:id="7784" w:author="Jane Shaw" w:date="2015-10-23T11:19:00Z">
        <w:r w:rsidRPr="00F31509" w:rsidDel="00D563FC">
          <w:rPr>
            <w:rFonts w:asciiTheme="majorBidi" w:hAnsiTheme="majorBidi" w:cstheme="majorBidi"/>
            <w:color w:val="000000" w:themeColor="text1"/>
            <w:lang w:val="en-GB"/>
          </w:rPr>
          <w:delText xml:space="preserve">further </w:delText>
        </w:r>
      </w:del>
      <w:r w:rsidRPr="00F31509">
        <w:rPr>
          <w:rFonts w:asciiTheme="majorBidi" w:hAnsiTheme="majorBidi" w:cstheme="majorBidi"/>
          <w:color w:val="000000" w:themeColor="text1"/>
          <w:lang w:val="en-GB"/>
        </w:rPr>
        <w:t xml:space="preserve">expressed in terms of an animal unit and incorporate maintenance needs </w:t>
      </w:r>
      <w:ins w:id="7785" w:author="Jane Shaw" w:date="2015-11-07T19:32:00Z">
        <w:r w:rsidR="0025639D">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M</w:t>
      </w:r>
      <w:ins w:id="7786" w:author="Jane Shaw" w:date="2015-11-07T19:32:00Z">
        <w:r w:rsidR="0025639D">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output requirements</w:t>
      </w:r>
      <w:ins w:id="7787" w:author="Jane Shaw" w:date="2015-10-23T12:32:00Z">
        <w:r w:rsidR="000A11FE">
          <w:rPr>
            <w:rFonts w:asciiTheme="majorBidi" w:hAnsiTheme="majorBidi" w:cstheme="majorBidi"/>
            <w:color w:val="000000" w:themeColor="text1"/>
            <w:lang w:val="en-GB"/>
          </w:rPr>
          <w:t xml:space="preserve"> (P)</w:t>
        </w:r>
      </w:ins>
      <w:r w:rsidRPr="00F31509">
        <w:rPr>
          <w:rFonts w:asciiTheme="majorBidi" w:hAnsiTheme="majorBidi" w:cstheme="majorBidi"/>
          <w:color w:val="000000" w:themeColor="text1"/>
          <w:lang w:val="en-GB"/>
        </w:rPr>
        <w:t>, such as for meat, milk or wool</w:t>
      </w:r>
      <w:ins w:id="7788" w:author="Jane Shaw" w:date="2015-10-23T11:19:00Z">
        <w:r w:rsidR="00D563F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7789" w:author="Jane Shaw" w:date="2015-10-23T12:32:00Z">
        <w:r w:rsidRPr="00F31509" w:rsidDel="000A11FE">
          <w:rPr>
            <w:rFonts w:asciiTheme="majorBidi" w:hAnsiTheme="majorBidi" w:cstheme="majorBidi"/>
            <w:color w:val="000000" w:themeColor="text1"/>
            <w:lang w:val="en-GB"/>
          </w:rPr>
          <w:delText xml:space="preserve">P, </w:delText>
        </w:r>
      </w:del>
      <w:del w:id="7790" w:author="Jane Shaw" w:date="2015-10-23T11:19:00Z">
        <w:r w:rsidRPr="00F31509" w:rsidDel="00D563FC">
          <w:rPr>
            <w:rFonts w:asciiTheme="majorBidi" w:hAnsiTheme="majorBidi" w:cstheme="majorBidi"/>
            <w:color w:val="000000" w:themeColor="text1"/>
            <w:lang w:val="en-GB"/>
          </w:rPr>
          <w:delText xml:space="preserve">as well as </w:delText>
        </w:r>
      </w:del>
      <w:ins w:id="7791" w:author="Jane Shaw" w:date="2015-10-23T11:19:00Z">
        <w:r w:rsidR="00D563FC">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 xml:space="preserve">the overall efficiency </w:t>
      </w:r>
      <w:ins w:id="7792"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E</w:t>
      </w:r>
      <w:ins w:id="7793" w:author="Jane Shaw" w:date="2015-10-23T12:32: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7794" w:author="Jane Shaw" w:date="2015-10-23T11:19:00Z">
        <w:r w:rsidRPr="00F31509" w:rsidDel="00D563F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over the entire herd</w:t>
      </w:r>
      <w:r w:rsidRPr="00F31509">
        <w:rPr>
          <w:rStyle w:val="Rimandonotaapidipagina"/>
          <w:rFonts w:asciiTheme="majorBidi" w:hAnsiTheme="majorBidi" w:cstheme="majorBidi"/>
          <w:color w:val="000000" w:themeColor="text1"/>
          <w:lang w:val="en-GB"/>
        </w:rPr>
        <w:footnoteReference w:id="40"/>
      </w:r>
      <w:del w:id="7824" w:author="Jane Shaw" w:date="2015-10-23T11:19:00Z">
        <w:r w:rsidRPr="00F31509" w:rsidDel="00D563F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that is characteristic of </w:t>
      </w:r>
      <w:ins w:id="7825" w:author="Jane Shaw" w:date="2015-10-23T11:20:00Z">
        <w:r w:rsidR="00D563FC">
          <w:rPr>
            <w:rFonts w:asciiTheme="majorBidi" w:hAnsiTheme="majorBidi" w:cstheme="majorBidi"/>
            <w:color w:val="000000" w:themeColor="text1"/>
            <w:lang w:val="en-GB"/>
          </w:rPr>
          <w:t>the</w:t>
        </w:r>
      </w:ins>
      <w:del w:id="7826" w:author="Jane Shaw" w:date="2015-10-23T11:20:00Z">
        <w:r w:rsidRPr="00F31509" w:rsidDel="00D563FC">
          <w:rPr>
            <w:rFonts w:asciiTheme="majorBidi" w:hAnsiTheme="majorBidi" w:cstheme="majorBidi"/>
            <w:color w:val="000000" w:themeColor="text1"/>
            <w:lang w:val="en-GB"/>
          </w:rPr>
          <w:delText>a</w:delText>
        </w:r>
      </w:del>
      <w:r w:rsidRPr="00F31509">
        <w:rPr>
          <w:rFonts w:asciiTheme="majorBidi" w:hAnsiTheme="majorBidi" w:cstheme="majorBidi"/>
          <w:color w:val="000000" w:themeColor="text1"/>
          <w:lang w:val="en-GB"/>
        </w:rPr>
        <w:t xml:space="preserve"> given feeding system</w:t>
      </w:r>
      <w:ins w:id="7827" w:author="Jane Shaw" w:date="2015-10-23T11:20:00Z">
        <w:r w:rsidR="00D563FC">
          <w:rPr>
            <w:rFonts w:asciiTheme="majorBidi" w:hAnsiTheme="majorBidi" w:cstheme="majorBidi"/>
            <w:color w:val="000000" w:themeColor="text1"/>
            <w:lang w:val="en-GB"/>
          </w:rPr>
          <w:t>:</w:t>
        </w:r>
      </w:ins>
      <w:del w:id="7828" w:author="Jane Shaw" w:date="2015-10-23T11:20:00Z">
        <w:r w:rsidRPr="00F31509" w:rsidDel="00D563F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p>
    <w:p w14:paraId="7F6A7C8A" w14:textId="0EC570F8" w:rsidR="004F65E4" w:rsidRPr="00F31509" w:rsidRDefault="00040401" w:rsidP="004F65E4">
      <w:pPr>
        <w:pStyle w:val="Didascalia"/>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val="it-IT" w:eastAsia="it-IT"/>
        </w:rPr>
        <w:drawing>
          <wp:inline distT="0" distB="0" distL="0" distR="0" wp14:anchorId="04B207F6" wp14:editId="3CE827E8">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D563FC" w:rsidRPr="0025639D">
        <w:rPr>
          <w:rFonts w:asciiTheme="majorBidi" w:eastAsia="Times New Roman" w:hAnsiTheme="majorBidi" w:cstheme="majorBidi"/>
          <w:i w:val="0"/>
          <w:color w:val="000000" w:themeColor="text1"/>
          <w:lang w:val="en-GB"/>
          <w:rPrChange w:id="7829" w:author="Jane Shaw" w:date="2015-11-07T19:32:00Z">
            <w:rPr>
              <w:rFonts w:asciiTheme="majorBidi" w:eastAsia="Times New Roman" w:hAnsiTheme="majorBidi" w:cstheme="majorBidi"/>
              <w:color w:val="000000" w:themeColor="text1"/>
              <w:lang w:val="en-GB"/>
            </w:rPr>
          </w:rPrChange>
        </w:rPr>
        <w:t xml:space="preserve">(equation </w:t>
      </w:r>
      <w:r w:rsidR="003D789C" w:rsidRPr="0025639D">
        <w:rPr>
          <w:rFonts w:asciiTheme="majorBidi" w:hAnsiTheme="majorBidi" w:cstheme="majorBidi"/>
          <w:i w:val="0"/>
          <w:lang w:val="en-GB"/>
          <w:rPrChange w:id="7830" w:author="Jane Shaw" w:date="2015-11-07T19:32:00Z">
            <w:rPr>
              <w:rFonts w:asciiTheme="majorBidi" w:hAnsiTheme="majorBidi" w:cstheme="majorBidi"/>
              <w:lang w:val="en-GB"/>
            </w:rPr>
          </w:rPrChange>
        </w:rPr>
        <w:fldChar w:fldCharType="begin"/>
      </w:r>
      <w:r w:rsidR="004F65E4" w:rsidRPr="0025639D">
        <w:rPr>
          <w:rFonts w:asciiTheme="majorBidi" w:hAnsiTheme="majorBidi" w:cstheme="majorBidi"/>
          <w:i w:val="0"/>
          <w:color w:val="000000" w:themeColor="text1"/>
          <w:lang w:val="en-GB"/>
          <w:rPrChange w:id="7831" w:author="Jane Shaw" w:date="2015-11-07T19:32: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i w:val="0"/>
          <w:color w:val="000000" w:themeColor="text1"/>
          <w:lang w:val="en-GB"/>
          <w:rPrChange w:id="7832" w:author="Jane Shaw" w:date="2015-11-07T19:32:00Z">
            <w:rPr>
              <w:rFonts w:asciiTheme="majorBidi" w:hAnsiTheme="majorBidi" w:cstheme="majorBidi"/>
              <w:b/>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7833" w:author="Jane Shaw" w:date="2015-11-07T19:32:00Z">
            <w:rPr>
              <w:rFonts w:asciiTheme="majorBidi" w:hAnsiTheme="majorBidi" w:cstheme="majorBidi"/>
              <w:noProof/>
              <w:color w:val="000000" w:themeColor="text1"/>
              <w:lang w:val="en-GB"/>
            </w:rPr>
          </w:rPrChange>
        </w:rPr>
        <w:t>12</w:t>
      </w:r>
      <w:r w:rsidR="003D789C" w:rsidRPr="0025639D">
        <w:rPr>
          <w:rFonts w:asciiTheme="majorBidi" w:hAnsiTheme="majorBidi" w:cstheme="majorBidi"/>
          <w:i w:val="0"/>
          <w:lang w:val="en-GB"/>
          <w:rPrChange w:id="7834" w:author="Jane Shaw" w:date="2015-11-07T19:32:00Z">
            <w:rPr>
              <w:rFonts w:asciiTheme="majorBidi" w:hAnsiTheme="majorBidi" w:cstheme="majorBidi"/>
              <w:lang w:val="en-GB"/>
            </w:rPr>
          </w:rPrChange>
        </w:rPr>
        <w:fldChar w:fldCharType="end"/>
      </w:r>
      <w:r w:rsidR="004F65E4" w:rsidRPr="0025639D">
        <w:rPr>
          <w:rFonts w:asciiTheme="majorBidi" w:eastAsia="Times New Roman" w:hAnsiTheme="majorBidi" w:cstheme="majorBidi"/>
          <w:i w:val="0"/>
          <w:color w:val="000000" w:themeColor="text1"/>
          <w:lang w:val="en-GB"/>
          <w:rPrChange w:id="7835" w:author="Jane Shaw" w:date="2015-11-07T19:32:00Z">
            <w:rPr>
              <w:rFonts w:asciiTheme="majorBidi" w:eastAsia="Times New Roman" w:hAnsiTheme="majorBidi" w:cstheme="majorBidi"/>
              <w:color w:val="000000" w:themeColor="text1"/>
              <w:lang w:val="en-GB"/>
            </w:rPr>
          </w:rPrChange>
        </w:rPr>
        <w:t>)</w:t>
      </w:r>
    </w:p>
    <w:p w14:paraId="3338C068" w14:textId="4C4C888C"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where</w:t>
      </w:r>
      <w:ins w:id="7836" w:author="Jane Shaw" w:date="2015-10-23T11:23:00Z">
        <w:r w:rsidR="00D563F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p>
    <w:p w14:paraId="233A1C71" w14:textId="4E104E00" w:rsidR="004F65E4" w:rsidRPr="00F31509" w:rsidRDefault="00040401" w:rsidP="004F65E4">
      <w:pPr>
        <w:pStyle w:val="Didascalia"/>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val="it-IT" w:eastAsia="it-IT"/>
        </w:rPr>
        <w:drawing>
          <wp:inline distT="0" distB="0" distL="0" distR="0" wp14:anchorId="314FCA52" wp14:editId="5D1179DD">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25639D">
        <w:rPr>
          <w:rFonts w:asciiTheme="majorBidi" w:eastAsia="Times New Roman" w:hAnsiTheme="majorBidi" w:cstheme="majorBidi"/>
          <w:i w:val="0"/>
          <w:color w:val="000000" w:themeColor="text1"/>
          <w:lang w:val="en-GB"/>
          <w:rPrChange w:id="7837" w:author="Jane Shaw" w:date="2015-11-07T19:32:00Z">
            <w:rPr>
              <w:rFonts w:asciiTheme="majorBidi" w:eastAsia="Times New Roman" w:hAnsiTheme="majorBidi" w:cstheme="majorBidi"/>
              <w:color w:val="000000" w:themeColor="text1"/>
              <w:lang w:val="en-GB"/>
            </w:rPr>
          </w:rPrChange>
        </w:rPr>
        <w:t>(</w:t>
      </w:r>
      <w:r w:rsidR="00D563FC" w:rsidRPr="0025639D">
        <w:rPr>
          <w:rFonts w:asciiTheme="majorBidi" w:eastAsia="Times New Roman" w:hAnsiTheme="majorBidi" w:cstheme="majorBidi"/>
          <w:i w:val="0"/>
          <w:color w:val="000000" w:themeColor="text1"/>
          <w:lang w:val="en-GB"/>
          <w:rPrChange w:id="7838" w:author="Jane Shaw" w:date="2015-11-07T19:32:00Z">
            <w:rPr>
              <w:rFonts w:asciiTheme="majorBidi" w:eastAsia="Times New Roman" w:hAnsiTheme="majorBidi" w:cstheme="majorBidi"/>
              <w:color w:val="000000" w:themeColor="text1"/>
              <w:lang w:val="en-GB"/>
            </w:rPr>
          </w:rPrChange>
        </w:rPr>
        <w:t xml:space="preserve">equation </w:t>
      </w:r>
      <w:r w:rsidR="003D789C" w:rsidRPr="0025639D">
        <w:rPr>
          <w:rFonts w:asciiTheme="majorBidi" w:hAnsiTheme="majorBidi" w:cstheme="majorBidi"/>
          <w:i w:val="0"/>
          <w:lang w:val="en-GB"/>
          <w:rPrChange w:id="7839" w:author="Jane Shaw" w:date="2015-11-07T19:32:00Z">
            <w:rPr>
              <w:rFonts w:asciiTheme="majorBidi" w:hAnsiTheme="majorBidi" w:cstheme="majorBidi"/>
              <w:lang w:val="en-GB"/>
            </w:rPr>
          </w:rPrChange>
        </w:rPr>
        <w:fldChar w:fldCharType="begin"/>
      </w:r>
      <w:r w:rsidR="004F65E4" w:rsidRPr="0025639D">
        <w:rPr>
          <w:rFonts w:asciiTheme="majorBidi" w:hAnsiTheme="majorBidi" w:cstheme="majorBidi"/>
          <w:i w:val="0"/>
          <w:color w:val="000000" w:themeColor="text1"/>
          <w:lang w:val="en-GB"/>
          <w:rPrChange w:id="7840" w:author="Jane Shaw" w:date="2015-11-07T19:32: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i w:val="0"/>
          <w:color w:val="000000" w:themeColor="text1"/>
          <w:lang w:val="en-GB"/>
          <w:rPrChange w:id="7841" w:author="Jane Shaw" w:date="2015-11-07T19:32:00Z">
            <w:rPr>
              <w:rFonts w:asciiTheme="majorBidi" w:hAnsiTheme="majorBidi" w:cstheme="majorBidi"/>
              <w:b/>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7842" w:author="Jane Shaw" w:date="2015-11-07T19:32:00Z">
            <w:rPr>
              <w:rFonts w:asciiTheme="majorBidi" w:hAnsiTheme="majorBidi" w:cstheme="majorBidi"/>
              <w:noProof/>
              <w:color w:val="000000" w:themeColor="text1"/>
              <w:lang w:val="en-GB"/>
            </w:rPr>
          </w:rPrChange>
        </w:rPr>
        <w:t>13</w:t>
      </w:r>
      <w:r w:rsidR="003D789C" w:rsidRPr="0025639D">
        <w:rPr>
          <w:rFonts w:asciiTheme="majorBidi" w:hAnsiTheme="majorBidi" w:cstheme="majorBidi"/>
          <w:i w:val="0"/>
          <w:lang w:val="en-GB"/>
          <w:rPrChange w:id="7843" w:author="Jane Shaw" w:date="2015-11-07T19:32:00Z">
            <w:rPr>
              <w:rFonts w:asciiTheme="majorBidi" w:hAnsiTheme="majorBidi" w:cstheme="majorBidi"/>
              <w:lang w:val="en-GB"/>
            </w:rPr>
          </w:rPrChange>
        </w:rPr>
        <w:fldChar w:fldCharType="end"/>
      </w:r>
      <w:r w:rsidR="004F65E4" w:rsidRPr="0025639D">
        <w:rPr>
          <w:rFonts w:asciiTheme="majorBidi" w:eastAsia="Times New Roman" w:hAnsiTheme="majorBidi" w:cstheme="majorBidi"/>
          <w:i w:val="0"/>
          <w:color w:val="000000" w:themeColor="text1"/>
          <w:lang w:val="en-GB"/>
          <w:rPrChange w:id="7844" w:author="Jane Shaw" w:date="2015-11-07T19:32:00Z">
            <w:rPr>
              <w:rFonts w:asciiTheme="majorBidi" w:eastAsia="Times New Roman" w:hAnsiTheme="majorBidi" w:cstheme="majorBidi"/>
              <w:color w:val="000000" w:themeColor="text1"/>
              <w:lang w:val="en-GB"/>
            </w:rPr>
          </w:rPrChange>
        </w:rPr>
        <w:t>)</w:t>
      </w:r>
    </w:p>
    <w:p w14:paraId="0761D98B" w14:textId="3DC9B6F9"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and S is the total number of all commodities.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requirements are calculated for metabolizable energy (MJ ME) and tonnes of crude protein (t CP) via the requirements index, which is constructed dualistically. </w:t>
      </w:r>
      <w:del w:id="7845" w:author="Jane Shaw" w:date="2015-11-07T19:32:00Z">
        <w:r w:rsidR="004F65E4" w:rsidRPr="00F31509" w:rsidDel="0025639D">
          <w:rPr>
            <w:rFonts w:asciiTheme="majorBidi" w:hAnsiTheme="majorBidi" w:cstheme="majorBidi"/>
            <w:color w:val="000000" w:themeColor="text1"/>
            <w:lang w:val="en-GB"/>
          </w:rPr>
          <w:delText xml:space="preserve">They </w:delText>
        </w:r>
      </w:del>
      <w:ins w:id="7846" w:author="Jane Shaw" w:date="2015-11-07T19:32:00Z">
        <w:r w:rsidR="0025639D">
          <w:rPr>
            <w:rFonts w:asciiTheme="majorBidi" w:hAnsiTheme="majorBidi" w:cstheme="majorBidi"/>
            <w:color w:val="000000" w:themeColor="text1"/>
            <w:lang w:val="en-GB"/>
          </w:rPr>
          <w:t xml:space="preserve">Requirements </w:t>
        </w:r>
      </w:ins>
      <w:r w:rsidR="004F65E4" w:rsidRPr="00F31509">
        <w:rPr>
          <w:rFonts w:asciiTheme="majorBidi" w:hAnsiTheme="majorBidi" w:cstheme="majorBidi"/>
          <w:color w:val="000000" w:themeColor="text1"/>
          <w:lang w:val="en-GB"/>
        </w:rPr>
        <w:t>are inclusive of all feedstuffs, not only CC feeds. In a second step, the shares of actual CC feed in total requirements are determined.</w:t>
      </w:r>
    </w:p>
    <w:p w14:paraId="4FE36FB4" w14:textId="77777777" w:rsidR="004F65E4" w:rsidRPr="00F31509" w:rsidRDefault="004F65E4" w:rsidP="00312896">
      <w:pPr>
        <w:pStyle w:val="Titolo4"/>
        <w:rPr>
          <w:rFonts w:asciiTheme="majorBidi" w:hAnsiTheme="majorBidi" w:cstheme="majorBidi"/>
          <w:lang w:val="en-GB"/>
        </w:rPr>
      </w:pPr>
      <w:r w:rsidRPr="00F31509">
        <w:rPr>
          <w:rFonts w:asciiTheme="majorBidi" w:hAnsiTheme="majorBidi" w:cstheme="majorBidi"/>
          <w:lang w:val="en-GB"/>
        </w:rPr>
        <w:t>Determining actual use of CC feed</w:t>
      </w:r>
    </w:p>
    <w:p w14:paraId="63412DCC" w14:textId="4BDE7DA0"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w:t>
      </w:r>
      <w:del w:id="7847" w:author="Jane Shaw" w:date="2015-10-23T11:24:00Z">
        <w:r w:rsidRPr="00F31509" w:rsidDel="00D563FC">
          <w:rPr>
            <w:rFonts w:asciiTheme="majorBidi" w:hAnsiTheme="majorBidi" w:cstheme="majorBidi"/>
            <w:color w:val="000000" w:themeColor="text1"/>
            <w:lang w:val="en-GB"/>
          </w:rPr>
          <w:delText xml:space="preserve">step </w:delText>
        </w:r>
      </w:del>
      <w:ins w:id="7848" w:author="Jane Shaw" w:date="2015-10-23T11:24:00Z">
        <w:r w:rsidR="00D563FC">
          <w:rPr>
            <w:rFonts w:asciiTheme="majorBidi" w:hAnsiTheme="majorBidi" w:cstheme="majorBidi"/>
            <w:color w:val="000000" w:themeColor="text1"/>
            <w:lang w:val="en-GB"/>
          </w:rPr>
          <w:t xml:space="preserve">stage </w:t>
        </w:r>
      </w:ins>
      <w:del w:id="7849" w:author="Jane Shaw" w:date="2015-10-23T11:24:00Z">
        <w:r w:rsidRPr="00F31509" w:rsidDel="00D563FC">
          <w:rPr>
            <w:rFonts w:asciiTheme="majorBidi" w:hAnsiTheme="majorBidi" w:cstheme="majorBidi"/>
            <w:color w:val="000000" w:themeColor="text1"/>
            <w:lang w:val="en-GB"/>
          </w:rPr>
          <w:delText xml:space="preserve">was used to </w:delText>
        </w:r>
      </w:del>
      <w:r w:rsidRPr="00F31509">
        <w:rPr>
          <w:rFonts w:asciiTheme="majorBidi" w:hAnsiTheme="majorBidi" w:cstheme="majorBidi"/>
          <w:color w:val="000000" w:themeColor="text1"/>
          <w:lang w:val="en-GB"/>
        </w:rPr>
        <w:t>calculate</w:t>
      </w:r>
      <w:ins w:id="7850" w:author="Jane Shaw" w:date="2015-10-23T11:25:00Z">
        <w:r w:rsidR="00D563FC">
          <w:rPr>
            <w:rFonts w:asciiTheme="majorBidi" w:hAnsiTheme="majorBidi" w:cstheme="majorBidi"/>
            <w:color w:val="000000" w:themeColor="text1"/>
            <w:lang w:val="en-GB"/>
          </w:rPr>
          <w:t>d</w:t>
        </w:r>
      </w:ins>
      <w:r w:rsidRPr="00F31509">
        <w:rPr>
          <w:rFonts w:asciiTheme="majorBidi" w:hAnsiTheme="majorBidi" w:cstheme="majorBidi"/>
          <w:color w:val="000000" w:themeColor="text1"/>
          <w:lang w:val="en-GB"/>
        </w:rPr>
        <w:t xml:space="preserve"> total requirements based on the </w:t>
      </w:r>
      <w:ins w:id="7851" w:author="Jane Shaw" w:date="2015-11-07T19:33:00Z">
        <w:r w:rsidR="0025639D" w:rsidRPr="00F31509">
          <w:rPr>
            <w:rFonts w:asciiTheme="majorBidi" w:hAnsiTheme="majorBidi" w:cstheme="majorBidi"/>
            <w:color w:val="000000" w:themeColor="text1"/>
            <w:lang w:val="en-GB"/>
          </w:rPr>
          <w:t xml:space="preserve">maintenance and output </w:t>
        </w:r>
      </w:ins>
      <w:r w:rsidRPr="00F31509">
        <w:rPr>
          <w:rFonts w:asciiTheme="majorBidi" w:hAnsiTheme="majorBidi" w:cstheme="majorBidi"/>
          <w:color w:val="000000" w:themeColor="text1"/>
          <w:lang w:val="en-GB"/>
        </w:rPr>
        <w:t>needs of a herd</w:t>
      </w:r>
      <w:del w:id="7852" w:author="Jane Shaw" w:date="2015-10-23T11:25:00Z">
        <w:r w:rsidRPr="00F31509" w:rsidDel="004D1D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7853" w:author="Jane Shaw" w:date="2015-10-23T11:25:00Z">
        <w:r w:rsidRPr="00F31509" w:rsidDel="004D1DFE">
          <w:rPr>
            <w:rFonts w:asciiTheme="majorBidi" w:hAnsiTheme="majorBidi" w:cstheme="majorBidi"/>
            <w:color w:val="000000" w:themeColor="text1"/>
            <w:lang w:val="en-GB"/>
          </w:rPr>
          <w:delText xml:space="preserve">its needs </w:delText>
        </w:r>
      </w:del>
      <w:del w:id="7854" w:author="Jane Shaw" w:date="2015-11-07T19:33:00Z">
        <w:r w:rsidRPr="00F31509" w:rsidDel="0025639D">
          <w:rPr>
            <w:rFonts w:asciiTheme="majorBidi" w:hAnsiTheme="majorBidi" w:cstheme="majorBidi"/>
            <w:color w:val="000000" w:themeColor="text1"/>
            <w:lang w:val="en-GB"/>
          </w:rPr>
          <w:delText xml:space="preserve">for maintenance and output, </w:delText>
        </w:r>
      </w:del>
      <w:r w:rsidRPr="00F31509">
        <w:rPr>
          <w:rFonts w:asciiTheme="majorBidi" w:hAnsiTheme="majorBidi" w:cstheme="majorBidi"/>
          <w:color w:val="000000" w:themeColor="text1"/>
          <w:lang w:val="en-GB"/>
        </w:rPr>
        <w:t xml:space="preserve">for all types of animals within </w:t>
      </w:r>
      <w:ins w:id="7855" w:author="Jane Shaw" w:date="2015-10-23T11:26:00Z">
        <w:r w:rsidR="004D1DFE">
          <w:rPr>
            <w:rFonts w:asciiTheme="majorBidi" w:hAnsiTheme="majorBidi" w:cstheme="majorBidi"/>
            <w:color w:val="000000" w:themeColor="text1"/>
            <w:lang w:val="en-GB"/>
          </w:rPr>
          <w:t>the</w:t>
        </w:r>
      </w:ins>
      <w:del w:id="7856" w:author="Jane Shaw" w:date="2015-10-23T11:26:00Z">
        <w:r w:rsidRPr="00F31509" w:rsidDel="004D1DFE">
          <w:rPr>
            <w:rFonts w:asciiTheme="majorBidi" w:hAnsiTheme="majorBidi" w:cstheme="majorBidi"/>
            <w:color w:val="000000" w:themeColor="text1"/>
            <w:lang w:val="en-GB"/>
          </w:rPr>
          <w:delText>a</w:delText>
        </w:r>
      </w:del>
      <w:r w:rsidRPr="00F31509">
        <w:rPr>
          <w:rFonts w:asciiTheme="majorBidi" w:hAnsiTheme="majorBidi" w:cstheme="majorBidi"/>
          <w:color w:val="000000" w:themeColor="text1"/>
          <w:lang w:val="en-GB"/>
        </w:rPr>
        <w:t xml:space="preserve"> herd and across species. These needs </w:t>
      </w:r>
      <w:del w:id="7857" w:author="Jane Shaw" w:date="2015-10-23T11:26:00Z">
        <w:r w:rsidRPr="00F31509" w:rsidDel="004D1DFE">
          <w:rPr>
            <w:rFonts w:asciiTheme="majorBidi" w:hAnsiTheme="majorBidi" w:cstheme="majorBidi"/>
            <w:color w:val="000000" w:themeColor="text1"/>
            <w:lang w:val="en-GB"/>
          </w:rPr>
          <w:delText xml:space="preserve">can and indeed </w:delText>
        </w:r>
      </w:del>
      <w:r w:rsidRPr="00F31509">
        <w:rPr>
          <w:rFonts w:asciiTheme="majorBidi" w:hAnsiTheme="majorBidi" w:cstheme="majorBidi"/>
          <w:color w:val="000000" w:themeColor="text1"/>
          <w:lang w:val="en-GB"/>
        </w:rPr>
        <w:t xml:space="preserve">are </w:t>
      </w:r>
      <w:del w:id="7858" w:author="Jane Shaw" w:date="2015-10-23T11:26:00Z">
        <w:r w:rsidRPr="00F31509" w:rsidDel="004D1DFE">
          <w:rPr>
            <w:rFonts w:asciiTheme="majorBidi" w:hAnsiTheme="majorBidi" w:cstheme="majorBidi"/>
            <w:color w:val="000000" w:themeColor="text1"/>
            <w:lang w:val="en-GB"/>
          </w:rPr>
          <w:delText xml:space="preserve">being </w:delText>
        </w:r>
      </w:del>
      <w:r w:rsidRPr="00F31509">
        <w:rPr>
          <w:rFonts w:asciiTheme="majorBidi" w:hAnsiTheme="majorBidi" w:cstheme="majorBidi"/>
          <w:color w:val="000000" w:themeColor="text1"/>
          <w:lang w:val="en-GB"/>
        </w:rPr>
        <w:t xml:space="preserve">covered by both CC </w:t>
      </w:r>
      <w:del w:id="7859" w:author="Jane Shaw" w:date="2015-10-23T11:26:00Z">
        <w:r w:rsidRPr="00F31509" w:rsidDel="004D1DFE">
          <w:rPr>
            <w:rFonts w:asciiTheme="majorBidi" w:hAnsiTheme="majorBidi" w:cstheme="majorBidi"/>
            <w:color w:val="000000" w:themeColor="text1"/>
            <w:lang w:val="en-GB"/>
          </w:rPr>
          <w:delText xml:space="preserve">feeds, </w:delText>
        </w:r>
      </w:del>
      <w:r w:rsidRPr="00F31509">
        <w:rPr>
          <w:rFonts w:asciiTheme="majorBidi" w:hAnsiTheme="majorBidi" w:cstheme="majorBidi"/>
          <w:color w:val="000000" w:themeColor="text1"/>
          <w:lang w:val="en-GB"/>
        </w:rPr>
        <w:t>and other feedstuffs such as roughages</w:t>
      </w:r>
      <w:ins w:id="7860" w:author="Jane Shaw" w:date="2015-10-23T11:26:00Z">
        <w:r w:rsidR="004D1D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7861" w:author="Jane Shaw" w:date="2015-10-23T11:26:00Z">
        <w:r w:rsidRPr="00F31509" w:rsidDel="004D1DFE">
          <w:rPr>
            <w:rFonts w:asciiTheme="majorBidi" w:hAnsiTheme="majorBidi" w:cstheme="majorBidi"/>
            <w:color w:val="000000" w:themeColor="text1"/>
            <w:lang w:val="en-GB"/>
          </w:rPr>
          <w:delText xml:space="preserve">or </w:delText>
        </w:r>
      </w:del>
      <w:r w:rsidRPr="00F31509">
        <w:rPr>
          <w:rFonts w:asciiTheme="majorBidi" w:hAnsiTheme="majorBidi" w:cstheme="majorBidi"/>
          <w:color w:val="000000" w:themeColor="text1"/>
          <w:lang w:val="en-GB"/>
        </w:rPr>
        <w:t>products from pastures</w:t>
      </w:r>
      <w:del w:id="7862" w:author="Jane Shaw" w:date="2015-10-23T11:26:00Z">
        <w:r w:rsidRPr="00F31509" w:rsidDel="004D1D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ins w:id="7863" w:author="Jane Shaw" w:date="2015-11-07T19:33:00Z">
        <w:r w:rsidR="0025639D">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del w:id="7864" w:author="Jane Shaw" w:date="2015-11-07T19:33:00Z">
        <w:r w:rsidRPr="00F31509" w:rsidDel="0025639D">
          <w:rPr>
            <w:rFonts w:asciiTheme="majorBidi" w:hAnsiTheme="majorBidi" w:cstheme="majorBidi"/>
            <w:color w:val="000000" w:themeColor="text1"/>
            <w:lang w:val="en-GB"/>
          </w:rPr>
          <w:delText xml:space="preserve"> </w:delText>
        </w:r>
      </w:del>
      <w:ins w:id="7865" w:author="Jane Shaw" w:date="2015-11-07T19:33:00Z">
        <w:r w:rsidR="0025639D">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with an intensification factor </w:t>
      </w:r>
      <w:ins w:id="7866" w:author="Jane Shaw" w:date="2015-11-07T19:33:00Z">
        <w:r w:rsidR="0025639D">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del w:id="7867" w:author="Jane Shaw" w:date="2015-11-07T19:33:00Z">
        <w:r w:rsidRPr="00F31509" w:rsidDel="0025639D">
          <w:rPr>
            <w:rFonts w:asciiTheme="majorBidi" w:hAnsiTheme="majorBidi" w:cstheme="majorBidi"/>
            <w:color w:val="000000" w:themeColor="text1"/>
            <w:vertAlign w:val="subscript"/>
            <w:lang w:val="en-GB"/>
          </w:rPr>
          <w:delText>.</w:delText>
        </w:r>
        <w:r w:rsidRPr="00F31509" w:rsidDel="0025639D">
          <w:rPr>
            <w:rFonts w:asciiTheme="majorBidi" w:hAnsiTheme="majorBidi" w:cstheme="majorBidi"/>
            <w:color w:val="000000" w:themeColor="text1"/>
            <w:lang w:val="en-GB"/>
          </w:rPr>
          <w:delText xml:space="preserve"> </w:delText>
        </w:r>
      </w:del>
      <w:ins w:id="7868" w:author="Jane Shaw" w:date="2015-11-07T19:33:00Z">
        <w:r w:rsidR="0025639D">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The intensification factor is a simple ratio that determines how much of the total requirements will be covered by CC feeds and how much by other feedstuffs.</w:t>
      </w:r>
    </w:p>
    <w:p w14:paraId="5686CA0B" w14:textId="7A385DBD"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7869" w:author="Jane Shaw" w:date="2015-10-23T11:27:00Z">
        <w:r w:rsidRPr="00F31509" w:rsidDel="004D1DFE">
          <w:rPr>
            <w:rFonts w:asciiTheme="majorBidi" w:hAnsiTheme="majorBidi" w:cstheme="majorBidi"/>
            <w:color w:val="000000" w:themeColor="text1"/>
            <w:lang w:val="en-GB"/>
          </w:rPr>
          <w:delText xml:space="preserve">This </w:delText>
        </w:r>
      </w:del>
      <w:ins w:id="7870" w:author="Jane Shaw" w:date="2015-10-23T11:27:00Z">
        <w:r w:rsidR="004D1DFE">
          <w:rPr>
            <w:rFonts w:asciiTheme="majorBidi" w:hAnsiTheme="majorBidi" w:cstheme="majorBidi"/>
            <w:color w:val="000000" w:themeColor="text1"/>
            <w:lang w:val="en-GB"/>
          </w:rPr>
          <w:t xml:space="preserve">It </w:t>
        </w:r>
      </w:ins>
      <w:r w:rsidRPr="00F31509">
        <w:rPr>
          <w:rFonts w:asciiTheme="majorBidi" w:hAnsiTheme="majorBidi" w:cstheme="majorBidi"/>
          <w:color w:val="000000" w:themeColor="text1"/>
          <w:lang w:val="en-GB"/>
        </w:rPr>
        <w:t>can be expressed as</w:t>
      </w:r>
      <w:del w:id="7871" w:author="Jane Shaw" w:date="2015-10-23T11:26:00Z">
        <w:r w:rsidRPr="00F31509" w:rsidDel="004D1DFE">
          <w:rPr>
            <w:rFonts w:asciiTheme="majorBidi" w:hAnsiTheme="majorBidi" w:cstheme="majorBidi"/>
            <w:color w:val="000000" w:themeColor="text1"/>
            <w:lang w:val="en-GB"/>
          </w:rPr>
          <w:delText xml:space="preserve"> follows</w:delText>
        </w:r>
      </w:del>
      <w:r w:rsidRPr="00F31509">
        <w:rPr>
          <w:rFonts w:asciiTheme="majorBidi" w:hAnsiTheme="majorBidi" w:cstheme="majorBidi"/>
          <w:color w:val="000000" w:themeColor="text1"/>
          <w:lang w:val="en-GB"/>
        </w:rPr>
        <w:t>:</w:t>
      </w:r>
    </w:p>
    <w:p w14:paraId="0C01E729" w14:textId="1627A2D0" w:rsidR="004F65E4" w:rsidRPr="00F31509" w:rsidRDefault="00D13E0A" w:rsidP="004F65E4">
      <w:pPr>
        <w:pStyle w:val="Didascalia"/>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CC</m:t>
            </m:r>
          </m:e>
          <m:sub>
            <m:r>
              <w:rPr>
                <w:rFonts w:ascii="Cambria Math" w:hAnsi="Cambria Math" w:cstheme="majorBidi"/>
                <w:color w:val="000000" w:themeColor="text1"/>
                <w:lang w:val="en-GB"/>
              </w:rPr>
              <m:t>Feed</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r>
      <w:r w:rsidR="004F65E4" w:rsidRPr="0025639D">
        <w:rPr>
          <w:rFonts w:asciiTheme="majorBidi" w:hAnsiTheme="majorBidi" w:cstheme="majorBidi"/>
          <w:i w:val="0"/>
          <w:color w:val="000000" w:themeColor="text1"/>
          <w:lang w:val="en-GB"/>
          <w:rPrChange w:id="7872" w:author="Jane Shaw" w:date="2015-11-07T19:34:00Z">
            <w:rPr>
              <w:rFonts w:asciiTheme="majorBidi" w:hAnsiTheme="majorBidi" w:cstheme="majorBidi"/>
              <w:color w:val="000000" w:themeColor="text1"/>
              <w:lang w:val="en-GB"/>
            </w:rPr>
          </w:rPrChange>
        </w:rPr>
        <w:t>(</w:t>
      </w:r>
      <w:r w:rsidR="004D1DFE" w:rsidRPr="0025639D">
        <w:rPr>
          <w:rFonts w:asciiTheme="majorBidi" w:hAnsiTheme="majorBidi" w:cstheme="majorBidi"/>
          <w:i w:val="0"/>
          <w:color w:val="000000" w:themeColor="text1"/>
          <w:lang w:val="en-GB"/>
          <w:rPrChange w:id="7873" w:author="Jane Shaw" w:date="2015-11-07T19:34:00Z">
            <w:rPr>
              <w:rFonts w:asciiTheme="majorBidi" w:hAnsiTheme="majorBidi" w:cstheme="majorBidi"/>
              <w:color w:val="000000" w:themeColor="text1"/>
              <w:lang w:val="en-GB"/>
            </w:rPr>
          </w:rPrChange>
        </w:rPr>
        <w:t xml:space="preserve">equation </w:t>
      </w:r>
      <w:r w:rsidR="003D789C" w:rsidRPr="0025639D">
        <w:rPr>
          <w:rFonts w:asciiTheme="majorBidi" w:hAnsiTheme="majorBidi" w:cstheme="majorBidi"/>
          <w:b/>
          <w:bCs/>
          <w:i w:val="0"/>
          <w:color w:val="000000" w:themeColor="text1"/>
          <w:lang w:val="en-GB"/>
          <w:rPrChange w:id="7874" w:author="Jane Shaw" w:date="2015-11-07T19:34:00Z">
            <w:rPr>
              <w:rFonts w:asciiTheme="majorBidi" w:hAnsiTheme="majorBidi" w:cstheme="majorBidi"/>
              <w:b/>
              <w:bCs/>
              <w:color w:val="000000" w:themeColor="text1"/>
              <w:lang w:val="en-GB"/>
            </w:rPr>
          </w:rPrChange>
        </w:rPr>
        <w:fldChar w:fldCharType="begin"/>
      </w:r>
      <w:r w:rsidR="004F65E4" w:rsidRPr="0025639D">
        <w:rPr>
          <w:rFonts w:asciiTheme="majorBidi" w:hAnsiTheme="majorBidi" w:cstheme="majorBidi"/>
          <w:i w:val="0"/>
          <w:color w:val="000000" w:themeColor="text1"/>
          <w:lang w:val="en-GB"/>
          <w:rPrChange w:id="7875" w:author="Jane Shaw" w:date="2015-11-07T19:34: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bCs/>
          <w:i w:val="0"/>
          <w:color w:val="000000" w:themeColor="text1"/>
          <w:lang w:val="en-GB"/>
          <w:rPrChange w:id="7876" w:author="Jane Shaw" w:date="2015-11-07T19:34:00Z">
            <w:rPr>
              <w:rFonts w:asciiTheme="majorBidi" w:hAnsiTheme="majorBidi" w:cstheme="majorBidi"/>
              <w:b/>
              <w:bCs/>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7877" w:author="Jane Shaw" w:date="2015-11-07T19:34:00Z">
            <w:rPr>
              <w:rFonts w:asciiTheme="majorBidi" w:hAnsiTheme="majorBidi" w:cstheme="majorBidi"/>
              <w:noProof/>
              <w:color w:val="000000" w:themeColor="text1"/>
              <w:lang w:val="en-GB"/>
            </w:rPr>
          </w:rPrChange>
        </w:rPr>
        <w:t>14</w:t>
      </w:r>
      <w:r w:rsidR="003D789C" w:rsidRPr="0025639D">
        <w:rPr>
          <w:rFonts w:asciiTheme="majorBidi" w:hAnsiTheme="majorBidi" w:cstheme="majorBidi"/>
          <w:b/>
          <w:bCs/>
          <w:i w:val="0"/>
          <w:color w:val="000000" w:themeColor="text1"/>
          <w:lang w:val="en-GB"/>
          <w:rPrChange w:id="7878" w:author="Jane Shaw" w:date="2015-11-07T19:34:00Z">
            <w:rPr>
              <w:rFonts w:asciiTheme="majorBidi" w:hAnsiTheme="majorBidi" w:cstheme="majorBidi"/>
              <w:b/>
              <w:bCs/>
              <w:color w:val="000000" w:themeColor="text1"/>
              <w:lang w:val="en-GB"/>
            </w:rPr>
          </w:rPrChange>
        </w:rPr>
        <w:fldChar w:fldCharType="end"/>
      </w:r>
      <w:r w:rsidR="004F65E4" w:rsidRPr="0025639D">
        <w:rPr>
          <w:rFonts w:asciiTheme="majorBidi" w:hAnsiTheme="majorBidi" w:cstheme="majorBidi"/>
          <w:i w:val="0"/>
          <w:color w:val="000000" w:themeColor="text1"/>
          <w:lang w:val="en-GB"/>
          <w:rPrChange w:id="7879" w:author="Jane Shaw" w:date="2015-11-07T19:34:00Z">
            <w:rPr>
              <w:rFonts w:asciiTheme="majorBidi" w:hAnsiTheme="majorBidi" w:cstheme="majorBidi"/>
              <w:color w:val="000000" w:themeColor="text1"/>
              <w:lang w:val="en-GB"/>
            </w:rPr>
          </w:rPrChange>
        </w:rPr>
        <w:t>)</w:t>
      </w:r>
    </w:p>
    <w:p w14:paraId="400DB73B"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14:paraId="693B3A22" w14:textId="2E1E6D20"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intensity factors </w:t>
      </w:r>
      <w:ins w:id="7880" w:author="Jane Shaw" w:date="2015-10-23T12:33: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del w:id="7881" w:author="Jane Shaw" w:date="2015-10-23T12:33:00Z">
        <w:r w:rsidRPr="00F31509" w:rsidDel="000A11FE">
          <w:rPr>
            <w:rFonts w:asciiTheme="majorBidi" w:hAnsiTheme="majorBidi" w:cstheme="majorBidi"/>
            <w:color w:val="000000" w:themeColor="text1"/>
            <w:lang w:val="en-GB"/>
          </w:rPr>
          <w:delText xml:space="preserve"> </w:delText>
        </w:r>
      </w:del>
      <w:ins w:id="7882" w:author="Jane Shaw" w:date="2015-10-23T12:33:00Z">
        <w:r w:rsidR="000A11FE">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vary across feeding systems and animal species </w:t>
      </w:r>
      <w:ins w:id="7883" w:author="Jane Shaw" w:date="2015-10-23T12:33: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A</w:t>
      </w:r>
      <w:r w:rsidRPr="00F31509">
        <w:rPr>
          <w:rFonts w:asciiTheme="majorBidi" w:hAnsiTheme="majorBidi" w:cstheme="majorBidi"/>
          <w:color w:val="000000" w:themeColor="text1"/>
          <w:vertAlign w:val="subscript"/>
          <w:lang w:val="en-GB"/>
        </w:rPr>
        <w:t>i</w:t>
      </w:r>
      <w:ins w:id="7884" w:author="Jane Shaw" w:date="2015-10-23T12:33:00Z">
        <w:r w:rsidR="000A11FE">
          <w:rPr>
            <w:rFonts w:asciiTheme="majorBidi" w:hAnsiTheme="majorBidi" w:cstheme="majorBidi"/>
            <w:color w:val="000000" w:themeColor="text1"/>
            <w:lang w:val="en-GB"/>
          </w:rPr>
          <w:t>).</w:t>
        </w:r>
      </w:ins>
      <w:del w:id="7885" w:author="Jane Shaw" w:date="2015-10-23T12:33: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Across animal species, the main dividing line is between ruminants and monogast</w:t>
      </w:r>
      <w:ins w:id="7886" w:author="Jane Shaw" w:date="2015-10-23T11:28:00Z">
        <w:r w:rsidR="004D1DFE">
          <w:rPr>
            <w:rFonts w:asciiTheme="majorBidi" w:hAnsiTheme="majorBidi" w:cstheme="majorBidi"/>
            <w:color w:val="000000" w:themeColor="text1"/>
            <w:lang w:val="en-GB"/>
          </w:rPr>
          <w:t>ric animals</w:t>
        </w:r>
      </w:ins>
      <w:del w:id="7887" w:author="Jane Shaw" w:date="2015-10-23T11:28:00Z">
        <w:r w:rsidRPr="00F31509" w:rsidDel="004D1DFE">
          <w:rPr>
            <w:rFonts w:asciiTheme="majorBidi" w:hAnsiTheme="majorBidi" w:cstheme="majorBidi"/>
            <w:color w:val="000000" w:themeColor="text1"/>
            <w:lang w:val="en-GB"/>
          </w:rPr>
          <w:delText>ers</w:delText>
        </w:r>
      </w:del>
      <w:r w:rsidRPr="00F31509">
        <w:rPr>
          <w:rFonts w:asciiTheme="majorBidi" w:hAnsiTheme="majorBidi" w:cstheme="majorBidi"/>
          <w:color w:val="000000" w:themeColor="text1"/>
          <w:lang w:val="en-GB"/>
        </w:rPr>
        <w:t xml:space="preserve"> (pigs and poultry). For monogast</w:t>
      </w:r>
      <w:ins w:id="7888" w:author="Jane Shaw" w:date="2015-10-23T11:29:00Z">
        <w:r w:rsidR="004D1DFE">
          <w:rPr>
            <w:rFonts w:asciiTheme="majorBidi" w:hAnsiTheme="majorBidi" w:cstheme="majorBidi"/>
            <w:color w:val="000000" w:themeColor="text1"/>
            <w:lang w:val="en-GB"/>
          </w:rPr>
          <w:t>ric animals</w:t>
        </w:r>
      </w:ins>
      <w:del w:id="7889" w:author="Jane Shaw" w:date="2015-10-23T11:29:00Z">
        <w:r w:rsidRPr="00F31509" w:rsidDel="004D1DFE">
          <w:rPr>
            <w:rFonts w:asciiTheme="majorBidi" w:hAnsiTheme="majorBidi" w:cstheme="majorBidi"/>
            <w:color w:val="000000" w:themeColor="text1"/>
            <w:lang w:val="en-GB"/>
          </w:rPr>
          <w:delText>ers</w:delText>
        </w:r>
      </w:del>
      <w:r w:rsidRPr="00F31509">
        <w:rPr>
          <w:rFonts w:asciiTheme="majorBidi" w:hAnsiTheme="majorBidi" w:cstheme="majorBidi"/>
          <w:color w:val="000000" w:themeColor="text1"/>
          <w:lang w:val="en-GB"/>
        </w:rPr>
        <w:t xml:space="preserve"> kept in modern feeding systems, the intensity factors have been rising steadily over past decades and have reached values close to unity in </w:t>
      </w:r>
      <w:del w:id="7890" w:author="Jane Shaw" w:date="2015-10-23T11:29:00Z">
        <w:r w:rsidRPr="00F31509" w:rsidDel="004D1DFE">
          <w:rPr>
            <w:rFonts w:asciiTheme="majorBidi" w:hAnsiTheme="majorBidi" w:cstheme="majorBidi"/>
            <w:color w:val="000000" w:themeColor="text1"/>
            <w:lang w:val="en-GB"/>
          </w:rPr>
          <w:delText xml:space="preserve">essentially all </w:delText>
        </w:r>
      </w:del>
      <w:r w:rsidRPr="00F31509">
        <w:rPr>
          <w:rFonts w:asciiTheme="majorBidi" w:hAnsiTheme="majorBidi" w:cstheme="majorBidi"/>
          <w:color w:val="000000" w:themeColor="text1"/>
          <w:lang w:val="en-GB"/>
        </w:rPr>
        <w:t>developed countries</w:t>
      </w:r>
      <w:ins w:id="7891" w:author="Jane Shaw" w:date="2015-10-23T11:29:00Z">
        <w:r w:rsidR="004D1DFE">
          <w:rPr>
            <w:rFonts w:asciiTheme="majorBidi" w:hAnsiTheme="majorBidi" w:cstheme="majorBidi"/>
            <w:color w:val="000000" w:themeColor="text1"/>
            <w:lang w:val="en-GB"/>
          </w:rPr>
          <w:t>,</w:t>
        </w:r>
      </w:ins>
      <w:del w:id="7892" w:author="Jane Shaw" w:date="2015-10-23T11:29:00Z">
        <w:r w:rsidRPr="00F31509" w:rsidDel="004D1D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7893" w:author="Jane Shaw" w:date="2015-10-23T11:29:00Z">
        <w:r w:rsidRPr="00F31509" w:rsidDel="004D1DFE">
          <w:rPr>
            <w:rFonts w:asciiTheme="majorBidi" w:hAnsiTheme="majorBidi" w:cstheme="majorBidi"/>
            <w:color w:val="000000" w:themeColor="text1"/>
            <w:lang w:val="en-GB"/>
          </w:rPr>
          <w:delText xml:space="preserve">This is </w:delText>
        </w:r>
      </w:del>
      <w:r w:rsidRPr="00F31509">
        <w:rPr>
          <w:rFonts w:asciiTheme="majorBidi" w:hAnsiTheme="majorBidi" w:cstheme="majorBidi"/>
          <w:color w:val="000000" w:themeColor="text1"/>
          <w:lang w:val="en-GB"/>
        </w:rPr>
        <w:t xml:space="preserve">particularly </w:t>
      </w:r>
      <w:del w:id="7894" w:author="Jane Shaw" w:date="2015-10-23T11:29:00Z">
        <w:r w:rsidRPr="00F31509" w:rsidDel="004D1DFE">
          <w:rPr>
            <w:rFonts w:asciiTheme="majorBidi" w:hAnsiTheme="majorBidi" w:cstheme="majorBidi"/>
            <w:color w:val="000000" w:themeColor="text1"/>
            <w:lang w:val="en-GB"/>
          </w:rPr>
          <w:delText xml:space="preserve">the case </w:delText>
        </w:r>
      </w:del>
      <w:r w:rsidRPr="00F31509">
        <w:rPr>
          <w:rFonts w:asciiTheme="majorBidi" w:hAnsiTheme="majorBidi" w:cstheme="majorBidi"/>
          <w:color w:val="000000" w:themeColor="text1"/>
          <w:lang w:val="en-GB"/>
        </w:rPr>
        <w:t>for poultry</w:t>
      </w:r>
      <w:ins w:id="7895" w:author="Jane Shaw" w:date="2015-10-23T11:29:00Z">
        <w:r w:rsidR="004D1D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7896" w:author="Jane Shaw" w:date="2015-10-23T11:30:00Z">
        <w:r w:rsidRPr="00F31509" w:rsidDel="004D1DFE">
          <w:rPr>
            <w:rFonts w:asciiTheme="majorBidi" w:hAnsiTheme="majorBidi" w:cstheme="majorBidi"/>
            <w:color w:val="000000" w:themeColor="text1"/>
            <w:lang w:val="en-GB"/>
          </w:rPr>
          <w:delText xml:space="preserve">where </w:delText>
        </w:r>
      </w:del>
      <w:ins w:id="7897" w:author="Jane Shaw" w:date="2015-10-23T11:30:00Z">
        <w:r w:rsidR="004D1DFE">
          <w:rPr>
            <w:rFonts w:asciiTheme="majorBidi" w:hAnsiTheme="majorBidi" w:cstheme="majorBidi"/>
            <w:color w:val="000000" w:themeColor="text1"/>
            <w:lang w:val="en-GB"/>
          </w:rPr>
          <w:t xml:space="preserve">for which </w:t>
        </w:r>
      </w:ins>
      <w:r w:rsidRPr="00F31509">
        <w:rPr>
          <w:rFonts w:asciiTheme="majorBidi" w:hAnsiTheme="majorBidi" w:cstheme="majorBidi"/>
          <w:color w:val="000000" w:themeColor="text1"/>
          <w:lang w:val="en-GB"/>
        </w:rPr>
        <w:t>values have reached high levels in all countries</w:t>
      </w:r>
      <w:ins w:id="7898" w:author="Jane Shaw" w:date="2015-11-07T19:34:00Z">
        <w:r w:rsidR="0025639D">
          <w:rPr>
            <w:rFonts w:asciiTheme="majorBidi" w:hAnsiTheme="majorBidi" w:cstheme="majorBidi"/>
            <w:color w:val="000000" w:themeColor="text1"/>
            <w:lang w:val="en-GB"/>
          </w:rPr>
          <w:t>;</w:t>
        </w:r>
      </w:ins>
      <w:del w:id="7899" w:author="Jane Shaw" w:date="2015-11-07T19:34: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r w:rsidR="0025639D" w:rsidRPr="00F31509">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organic agriculture leaves </w:t>
      </w:r>
      <w:del w:id="7900" w:author="Jane Shaw" w:date="2015-10-23T11:30:00Z">
        <w:r w:rsidRPr="00F31509" w:rsidDel="004D1DFE">
          <w:rPr>
            <w:rFonts w:asciiTheme="majorBidi" w:hAnsiTheme="majorBidi" w:cstheme="majorBidi"/>
            <w:color w:val="000000" w:themeColor="text1"/>
            <w:lang w:val="en-GB"/>
          </w:rPr>
          <w:delText xml:space="preserve">actual </w:delText>
        </w:r>
      </w:del>
      <w:ins w:id="7901" w:author="Jane Shaw" w:date="2015-10-23T11:30:00Z">
        <w:r w:rsidR="004D1DFE">
          <w:rPr>
            <w:rFonts w:asciiTheme="majorBidi" w:hAnsiTheme="majorBidi" w:cstheme="majorBidi"/>
            <w:color w:val="000000" w:themeColor="text1"/>
            <w:lang w:val="en-GB"/>
          </w:rPr>
          <w:t xml:space="preserve">current </w:t>
        </w:r>
      </w:ins>
      <w:r w:rsidRPr="00F31509">
        <w:rPr>
          <w:rFonts w:asciiTheme="majorBidi" w:hAnsiTheme="majorBidi" w:cstheme="majorBidi"/>
          <w:color w:val="000000" w:themeColor="text1"/>
          <w:lang w:val="en-GB"/>
        </w:rPr>
        <w:t xml:space="preserve">ratios for poultry below unity. For pigs, intensification factors can still be well below unity where backyard production and non-intensive family farms account for a large share of output. This is </w:t>
      </w:r>
      <w:ins w:id="7902" w:author="Jane Shaw" w:date="2015-10-23T11:30:00Z">
        <w:r w:rsidR="004D1DFE">
          <w:rPr>
            <w:rFonts w:asciiTheme="majorBidi" w:hAnsiTheme="majorBidi" w:cstheme="majorBidi"/>
            <w:color w:val="000000" w:themeColor="text1"/>
            <w:lang w:val="en-GB"/>
          </w:rPr>
          <w:t xml:space="preserve">also </w:t>
        </w:r>
      </w:ins>
      <w:r w:rsidRPr="00F31509">
        <w:rPr>
          <w:rFonts w:asciiTheme="majorBidi" w:hAnsiTheme="majorBidi" w:cstheme="majorBidi"/>
          <w:color w:val="000000" w:themeColor="text1"/>
          <w:lang w:val="en-GB"/>
        </w:rPr>
        <w:t>still the case for very large production systems such as pig production in China</w:t>
      </w:r>
      <w:ins w:id="7903" w:author="Jane Shaw" w:date="2015-10-23T11:30:00Z">
        <w:r w:rsidR="004D1DFE">
          <w:rPr>
            <w:rFonts w:asciiTheme="majorBidi" w:hAnsiTheme="majorBidi" w:cstheme="majorBidi"/>
            <w:color w:val="000000" w:themeColor="text1"/>
            <w:lang w:val="en-GB"/>
          </w:rPr>
          <w:t>,</w:t>
        </w:r>
      </w:ins>
      <w:del w:id="7904" w:author="Jane Shaw" w:date="2015-10-23T11:30:00Z">
        <w:r w:rsidRPr="00F31509" w:rsidDel="004D1D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but even </w:t>
      </w:r>
      <w:del w:id="7905" w:author="Jane Shaw" w:date="2015-10-23T11:30:00Z">
        <w:r w:rsidRPr="00F31509" w:rsidDel="004D1DFE">
          <w:rPr>
            <w:rFonts w:asciiTheme="majorBidi" w:hAnsiTheme="majorBidi" w:cstheme="majorBidi"/>
            <w:color w:val="000000" w:themeColor="text1"/>
            <w:lang w:val="en-GB"/>
          </w:rPr>
          <w:delText>t</w:delText>
        </w:r>
      </w:del>
      <w:del w:id="7906" w:author="Jane Shaw" w:date="2015-10-23T11:51:00Z">
        <w:r w:rsidRPr="00F31509" w:rsidDel="00177E45">
          <w:rPr>
            <w:rFonts w:asciiTheme="majorBidi" w:hAnsiTheme="majorBidi" w:cstheme="majorBidi"/>
            <w:color w:val="000000" w:themeColor="text1"/>
            <w:lang w:val="en-GB"/>
          </w:rPr>
          <w:delText xml:space="preserve">here </w:delText>
        </w:r>
      </w:del>
      <w:ins w:id="7907" w:author="Jane Shaw" w:date="2015-10-23T11:53:00Z">
        <w:r w:rsidR="00177E45">
          <w:rPr>
            <w:rFonts w:asciiTheme="majorBidi" w:hAnsiTheme="majorBidi" w:cstheme="majorBidi"/>
            <w:color w:val="000000" w:themeColor="text1"/>
            <w:lang w:val="en-GB"/>
          </w:rPr>
          <w:t>for</w:t>
        </w:r>
      </w:ins>
      <w:ins w:id="7908" w:author="Jane Shaw" w:date="2015-10-23T11:51:00Z">
        <w:r w:rsidR="00177E45">
          <w:rPr>
            <w:rFonts w:asciiTheme="majorBidi" w:hAnsiTheme="majorBidi" w:cstheme="majorBidi"/>
            <w:color w:val="000000" w:themeColor="text1"/>
            <w:lang w:val="en-GB"/>
          </w:rPr>
          <w:t xml:space="preserve"> </w:t>
        </w:r>
      </w:ins>
      <w:ins w:id="7909" w:author="Jane Shaw" w:date="2015-10-23T11:52:00Z">
        <w:r w:rsidR="00177E45">
          <w:rPr>
            <w:rFonts w:asciiTheme="majorBidi" w:hAnsiTheme="majorBidi" w:cstheme="majorBidi"/>
            <w:color w:val="000000" w:themeColor="text1"/>
            <w:lang w:val="en-GB"/>
          </w:rPr>
          <w:t xml:space="preserve">these systems, </w:t>
        </w:r>
      </w:ins>
      <w:ins w:id="7910" w:author="Jane Shaw" w:date="2015-10-23T11:53:00Z">
        <w:r w:rsidR="00177E45">
          <w:rPr>
            <w:rFonts w:asciiTheme="majorBidi" w:hAnsiTheme="majorBidi" w:cstheme="majorBidi"/>
            <w:color w:val="000000" w:themeColor="text1"/>
            <w:lang w:val="en-GB"/>
          </w:rPr>
          <w:t>increasing</w:t>
        </w:r>
      </w:ins>
      <w:ins w:id="7911" w:author="Jane Shaw" w:date="2015-10-23T11:52:00Z">
        <w:r w:rsidR="00177E45">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intensification factors </w:t>
      </w:r>
      <w:del w:id="7912" w:author="Jane Shaw" w:date="2015-10-23T11:52:00Z">
        <w:r w:rsidRPr="00F31509" w:rsidDel="00177E45">
          <w:rPr>
            <w:rFonts w:asciiTheme="majorBidi" w:hAnsiTheme="majorBidi" w:cstheme="majorBidi"/>
            <w:color w:val="000000" w:themeColor="text1"/>
            <w:lang w:val="en-GB"/>
          </w:rPr>
          <w:delText xml:space="preserve">have been rising steadily and rising rates </w:delText>
        </w:r>
      </w:del>
      <w:r w:rsidRPr="00F31509">
        <w:rPr>
          <w:rFonts w:asciiTheme="majorBidi" w:hAnsiTheme="majorBidi" w:cstheme="majorBidi"/>
          <w:color w:val="000000" w:themeColor="text1"/>
          <w:lang w:val="en-GB"/>
        </w:rPr>
        <w:t>now feature prominently in most developing countries</w:t>
      </w:r>
      <w:del w:id="7913" w:author="Jane Shaw" w:date="2015-10-23T11:53:00Z">
        <w:r w:rsidRPr="00F31509" w:rsidDel="00177E45">
          <w:rPr>
            <w:rFonts w:asciiTheme="majorBidi" w:hAnsiTheme="majorBidi" w:cstheme="majorBidi"/>
            <w:color w:val="000000" w:themeColor="text1"/>
            <w:lang w:val="en-GB"/>
          </w:rPr>
          <w:delText>, too</w:delText>
        </w:r>
      </w:del>
      <w:r w:rsidRPr="00F31509">
        <w:rPr>
          <w:rFonts w:asciiTheme="majorBidi" w:hAnsiTheme="majorBidi" w:cstheme="majorBidi"/>
          <w:color w:val="000000" w:themeColor="text1"/>
          <w:lang w:val="en-GB"/>
        </w:rPr>
        <w:t xml:space="preserve">. </w:t>
      </w:r>
      <w:del w:id="7914" w:author="Jane Shaw" w:date="2015-10-23T11:56:00Z">
        <w:r w:rsidRPr="00F31509" w:rsidDel="00441258">
          <w:rPr>
            <w:rFonts w:asciiTheme="majorBidi" w:hAnsiTheme="majorBidi" w:cstheme="majorBidi"/>
            <w:color w:val="000000" w:themeColor="text1"/>
            <w:lang w:val="en-GB"/>
          </w:rPr>
          <w:delText xml:space="preserve">The actual </w:delText>
        </w:r>
      </w:del>
      <w:ins w:id="7915" w:author="Jane Shaw" w:date="2015-10-23T11:56:00Z">
        <w:r w:rsidR="00441258">
          <w:rPr>
            <w:rFonts w:asciiTheme="majorBidi" w:hAnsiTheme="majorBidi" w:cstheme="majorBidi"/>
            <w:color w:val="000000" w:themeColor="text1"/>
            <w:lang w:val="en-GB"/>
          </w:rPr>
          <w:t xml:space="preserve">Current </w:t>
        </w:r>
      </w:ins>
      <w:r w:rsidRPr="00F31509">
        <w:rPr>
          <w:rFonts w:asciiTheme="majorBidi" w:hAnsiTheme="majorBidi" w:cstheme="majorBidi"/>
          <w:color w:val="000000" w:themeColor="text1"/>
          <w:lang w:val="en-GB"/>
        </w:rPr>
        <w:t xml:space="preserve">data for </w:t>
      </w:r>
      <w:del w:id="7916" w:author="Jane Shaw" w:date="2015-10-23T11:56:00Z">
        <w:r w:rsidRPr="00F31509" w:rsidDel="00441258">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 xml:space="preserve">intensification rates have been </w:t>
      </w:r>
      <w:del w:id="7917" w:author="Jane Shaw" w:date="2015-10-23T11:56:00Z">
        <w:r w:rsidRPr="00F31509" w:rsidDel="00441258">
          <w:rPr>
            <w:rFonts w:asciiTheme="majorBidi" w:hAnsiTheme="majorBidi" w:cstheme="majorBidi"/>
            <w:color w:val="000000" w:themeColor="text1"/>
            <w:lang w:val="en-GB"/>
          </w:rPr>
          <w:delText xml:space="preserve">gleaned </w:delText>
        </w:r>
      </w:del>
      <w:ins w:id="7918" w:author="Jane Shaw" w:date="2015-10-23T11:56:00Z">
        <w:r w:rsidR="00441258">
          <w:rPr>
            <w:rFonts w:asciiTheme="majorBidi" w:hAnsiTheme="majorBidi" w:cstheme="majorBidi"/>
            <w:color w:val="000000" w:themeColor="text1"/>
            <w:lang w:val="en-GB"/>
          </w:rPr>
          <w:t xml:space="preserve">taken </w:t>
        </w:r>
      </w:ins>
      <w:r w:rsidRPr="00F31509">
        <w:rPr>
          <w:rFonts w:asciiTheme="majorBidi" w:hAnsiTheme="majorBidi" w:cstheme="majorBidi"/>
          <w:color w:val="000000" w:themeColor="text1"/>
          <w:lang w:val="en-GB"/>
        </w:rPr>
        <w:t xml:space="preserve">from the </w:t>
      </w:r>
      <w:r w:rsidRPr="00981673">
        <w:rPr>
          <w:rFonts w:asciiTheme="majorBidi" w:hAnsiTheme="majorBidi" w:cstheme="majorBidi"/>
          <w:color w:val="000000" w:themeColor="text1"/>
          <w:highlight w:val="yellow"/>
          <w:lang w:val="en-GB"/>
          <w:rPrChange w:id="7919" w:author="Jane Shaw" w:date="2015-10-23T11:56:00Z">
            <w:rPr>
              <w:rFonts w:asciiTheme="majorBidi" w:hAnsiTheme="majorBidi" w:cstheme="majorBidi"/>
              <w:color w:val="000000" w:themeColor="text1"/>
              <w:lang w:val="en-GB"/>
            </w:rPr>
          </w:rPrChange>
        </w:rPr>
        <w:t>FAO GLEAM database (2005, 2010)</w:t>
      </w:r>
      <w:del w:id="7920" w:author="Jane Shaw" w:date="2015-10-23T11:58:00Z">
        <w:r w:rsidRPr="00F31509" w:rsidDel="00981673">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7921" w:author="Jane Shaw" w:date="2015-10-23T11:57:00Z">
        <w:r w:rsidRPr="00F31509" w:rsidDel="00981673">
          <w:rPr>
            <w:rFonts w:asciiTheme="majorBidi" w:hAnsiTheme="majorBidi" w:cstheme="majorBidi"/>
            <w:color w:val="000000" w:themeColor="text1"/>
            <w:lang w:val="en-GB"/>
          </w:rPr>
          <w:delText xml:space="preserve">namely </w:delText>
        </w:r>
      </w:del>
      <w:ins w:id="7922" w:author="Jane Shaw" w:date="2015-10-23T11:58:00Z">
        <w:r w:rsidR="00981673">
          <w:rPr>
            <w:rFonts w:asciiTheme="majorBidi" w:hAnsiTheme="majorBidi" w:cstheme="majorBidi"/>
            <w:color w:val="000000" w:themeColor="text1"/>
            <w:lang w:val="en-GB"/>
          </w:rPr>
          <w:t xml:space="preserve">data on </w:t>
        </w:r>
      </w:ins>
      <w:del w:id="7923" w:author="Jane Shaw" w:date="2015-10-23T11:57:00Z">
        <w:r w:rsidRPr="00F31509" w:rsidDel="00981673">
          <w:rPr>
            <w:rFonts w:asciiTheme="majorBidi" w:hAnsiTheme="majorBidi" w:cstheme="majorBidi"/>
            <w:color w:val="000000" w:themeColor="text1"/>
            <w:lang w:val="en-GB"/>
          </w:rPr>
          <w:delText xml:space="preserve">representative </w:delText>
        </w:r>
        <w:r w:rsidR="0064744A" w:rsidRPr="00F31509" w:rsidDel="00981673">
          <w:rPr>
            <w:rFonts w:asciiTheme="majorBidi" w:hAnsiTheme="majorBidi" w:cstheme="majorBidi"/>
            <w:color w:val="000000" w:themeColor="text1"/>
            <w:lang w:val="en-GB"/>
          </w:rPr>
          <w:delText xml:space="preserve">of </w:delText>
        </w:r>
      </w:del>
      <w:ins w:id="7924" w:author="Jane Shaw" w:date="2015-10-23T11:57:00Z">
        <w:r w:rsidR="00981673">
          <w:rPr>
            <w:rFonts w:asciiTheme="majorBidi" w:hAnsiTheme="majorBidi" w:cstheme="majorBidi"/>
            <w:color w:val="000000" w:themeColor="text1"/>
            <w:lang w:val="en-GB"/>
          </w:rPr>
          <w:t xml:space="preserve">animal </w:t>
        </w:r>
      </w:ins>
      <w:r w:rsidRPr="00F31509">
        <w:rPr>
          <w:rFonts w:asciiTheme="majorBidi" w:hAnsiTheme="majorBidi" w:cstheme="majorBidi"/>
          <w:color w:val="000000" w:themeColor="text1"/>
          <w:lang w:val="en-GB"/>
        </w:rPr>
        <w:t>feed</w:t>
      </w:r>
      <w:del w:id="7925" w:author="Jane Shaw" w:date="2015-10-23T11:57:00Z">
        <w:r w:rsidRPr="00F31509" w:rsidDel="00981673">
          <w:rPr>
            <w:rFonts w:asciiTheme="majorBidi" w:hAnsiTheme="majorBidi" w:cstheme="majorBidi"/>
            <w:color w:val="000000" w:themeColor="text1"/>
            <w:lang w:val="en-GB"/>
          </w:rPr>
          <w:delText>ing</w:delText>
        </w:r>
      </w:del>
      <w:r w:rsidRPr="00F31509">
        <w:rPr>
          <w:rFonts w:asciiTheme="majorBidi" w:hAnsiTheme="majorBidi" w:cstheme="majorBidi"/>
          <w:color w:val="000000" w:themeColor="text1"/>
          <w:lang w:val="en-GB"/>
        </w:rPr>
        <w:t xml:space="preserve"> baskets in countries, and </w:t>
      </w:r>
      <w:del w:id="7926" w:author="Jane Shaw" w:date="2015-10-23T11:57:00Z">
        <w:r w:rsidRPr="00F31509" w:rsidDel="00981673">
          <w:rPr>
            <w:rFonts w:asciiTheme="majorBidi" w:hAnsiTheme="majorBidi" w:cstheme="majorBidi"/>
            <w:color w:val="000000" w:themeColor="text1"/>
            <w:lang w:val="en-GB"/>
          </w:rPr>
          <w:delText xml:space="preserve">have been </w:delText>
        </w:r>
      </w:del>
      <w:r w:rsidRPr="00F31509">
        <w:rPr>
          <w:rFonts w:asciiTheme="majorBidi" w:hAnsiTheme="majorBidi" w:cstheme="majorBidi"/>
          <w:color w:val="000000" w:themeColor="text1"/>
          <w:lang w:val="en-GB"/>
        </w:rPr>
        <w:t>extrapolated to capture the most recent situations.</w:t>
      </w:r>
    </w:p>
    <w:p w14:paraId="2032132E" w14:textId="02437B73"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7927" w:author="Jane Shaw" w:date="2015-11-07T19:34:00Z">
        <w:r w:rsidRPr="00F31509" w:rsidDel="0025639D">
          <w:rPr>
            <w:rFonts w:asciiTheme="majorBidi" w:hAnsiTheme="majorBidi" w:cstheme="majorBidi"/>
            <w:color w:val="000000" w:themeColor="text1"/>
            <w:lang w:val="en-GB"/>
          </w:rPr>
          <w:delText xml:space="preserve">For ruminants, </w:delText>
        </w:r>
      </w:del>
      <w:r w:rsidR="0025639D"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spectrum of intensification rates </w:t>
      </w:r>
      <w:del w:id="7928" w:author="Jane Shaw" w:date="2015-11-07T19:34:00Z">
        <w:r w:rsidRPr="00F31509" w:rsidDel="0025639D">
          <w:rPr>
            <w:rFonts w:asciiTheme="majorBidi" w:hAnsiTheme="majorBidi" w:cstheme="majorBidi"/>
            <w:color w:val="000000" w:themeColor="text1"/>
            <w:lang w:val="en-GB"/>
          </w:rPr>
          <w:delText xml:space="preserve">varies </w:delText>
        </w:r>
      </w:del>
      <w:ins w:id="7929" w:author="Jane Shaw" w:date="2015-11-07T19:34:00Z">
        <w:r w:rsidR="0025639D">
          <w:rPr>
            <w:rFonts w:asciiTheme="majorBidi" w:hAnsiTheme="majorBidi" w:cstheme="majorBidi"/>
            <w:color w:val="000000" w:themeColor="text1"/>
            <w:lang w:val="en-GB"/>
          </w:rPr>
          <w:t xml:space="preserve">is </w:t>
        </w:r>
      </w:ins>
      <w:r w:rsidRPr="00F31509">
        <w:rPr>
          <w:rFonts w:asciiTheme="majorBidi" w:hAnsiTheme="majorBidi" w:cstheme="majorBidi"/>
          <w:color w:val="000000" w:themeColor="text1"/>
          <w:lang w:val="en-GB"/>
        </w:rPr>
        <w:t xml:space="preserve">much </w:t>
      </w:r>
      <w:del w:id="7930" w:author="Jane Shaw" w:date="2015-11-07T19:34:00Z">
        <w:r w:rsidRPr="00F31509" w:rsidDel="0025639D">
          <w:rPr>
            <w:rFonts w:asciiTheme="majorBidi" w:hAnsiTheme="majorBidi" w:cstheme="majorBidi"/>
            <w:color w:val="000000" w:themeColor="text1"/>
            <w:lang w:val="en-GB"/>
          </w:rPr>
          <w:delText xml:space="preserve">more </w:delText>
        </w:r>
      </w:del>
      <w:r w:rsidRPr="00F31509">
        <w:rPr>
          <w:rFonts w:asciiTheme="majorBidi" w:hAnsiTheme="majorBidi" w:cstheme="majorBidi"/>
          <w:color w:val="000000" w:themeColor="text1"/>
          <w:lang w:val="en-GB"/>
        </w:rPr>
        <w:t>wide</w:t>
      </w:r>
      <w:ins w:id="7931" w:author="Jane Shaw" w:date="2015-11-07T19:34:00Z">
        <w:r w:rsidR="0025639D">
          <w:rPr>
            <w:rFonts w:asciiTheme="majorBidi" w:hAnsiTheme="majorBidi" w:cstheme="majorBidi"/>
            <w:color w:val="000000" w:themeColor="text1"/>
            <w:lang w:val="en-GB"/>
          </w:rPr>
          <w:t>r</w:t>
        </w:r>
      </w:ins>
      <w:del w:id="7932" w:author="Jane Shaw" w:date="2015-11-07T19:34:00Z">
        <w:r w:rsidRPr="00F31509" w:rsidDel="0025639D">
          <w:rPr>
            <w:rFonts w:asciiTheme="majorBidi" w:hAnsiTheme="majorBidi" w:cstheme="majorBidi"/>
            <w:color w:val="000000" w:themeColor="text1"/>
            <w:lang w:val="en-GB"/>
          </w:rPr>
          <w:delText>ly</w:delText>
        </w:r>
      </w:del>
      <w:r w:rsidRPr="00F31509">
        <w:rPr>
          <w:rFonts w:asciiTheme="majorBidi" w:hAnsiTheme="majorBidi" w:cstheme="majorBidi"/>
          <w:color w:val="000000" w:themeColor="text1"/>
          <w:lang w:val="en-GB"/>
        </w:rPr>
        <w:t xml:space="preserve"> </w:t>
      </w:r>
      <w:ins w:id="7933" w:author="Jane Shaw" w:date="2015-11-07T19:34:00Z">
        <w:r w:rsidR="0025639D" w:rsidRPr="00F31509">
          <w:rPr>
            <w:rFonts w:asciiTheme="majorBidi" w:hAnsiTheme="majorBidi" w:cstheme="majorBidi"/>
            <w:color w:val="000000" w:themeColor="text1"/>
            <w:lang w:val="en-GB"/>
          </w:rPr>
          <w:t xml:space="preserve">for ruminants </w:t>
        </w:r>
      </w:ins>
      <w:r w:rsidRPr="00F31509">
        <w:rPr>
          <w:rFonts w:asciiTheme="majorBidi" w:hAnsiTheme="majorBidi" w:cstheme="majorBidi"/>
          <w:color w:val="000000" w:themeColor="text1"/>
          <w:lang w:val="en-GB"/>
        </w:rPr>
        <w:t xml:space="preserve">than for </w:t>
      </w:r>
      <w:del w:id="7934" w:author="Jane Shaw" w:date="2015-10-23T11:58:00Z">
        <w:r w:rsidRPr="00F31509" w:rsidDel="00981673">
          <w:rPr>
            <w:rFonts w:asciiTheme="majorBidi" w:hAnsiTheme="majorBidi" w:cstheme="majorBidi"/>
            <w:color w:val="000000" w:themeColor="text1"/>
            <w:lang w:val="en-GB"/>
          </w:rPr>
          <w:delText>monogasters</w:delText>
        </w:r>
      </w:del>
      <w:ins w:id="7935" w:author="Jane Shaw" w:date="2015-10-23T11:58:00Z">
        <w:r w:rsidR="00981673">
          <w:rPr>
            <w:rFonts w:asciiTheme="majorBidi" w:hAnsiTheme="majorBidi" w:cstheme="majorBidi"/>
            <w:color w:val="000000" w:themeColor="text1"/>
            <w:lang w:val="en-GB"/>
          </w:rPr>
          <w:t>monogastric animals</w:t>
        </w:r>
      </w:ins>
      <w:r w:rsidRPr="00F31509">
        <w:rPr>
          <w:rFonts w:asciiTheme="majorBidi" w:hAnsiTheme="majorBidi" w:cstheme="majorBidi"/>
          <w:color w:val="000000" w:themeColor="text1"/>
          <w:lang w:val="en-GB"/>
        </w:rPr>
        <w:t xml:space="preserve">, even in mature feeding systems. In all feeding systems, intensification rates of unity or close to unity cannot be found </w:t>
      </w:r>
      <w:del w:id="7936" w:author="Jane Shaw" w:date="2015-10-23T11:58:00Z">
        <w:r w:rsidRPr="00F31509" w:rsidDel="00981673">
          <w:rPr>
            <w:rFonts w:asciiTheme="majorBidi" w:hAnsiTheme="majorBidi" w:cstheme="majorBidi"/>
            <w:color w:val="000000" w:themeColor="text1"/>
            <w:lang w:val="en-GB"/>
          </w:rPr>
          <w:delText xml:space="preserve">in practice </w:delText>
        </w:r>
      </w:del>
      <w:r w:rsidRPr="00F31509">
        <w:rPr>
          <w:rFonts w:asciiTheme="majorBidi" w:hAnsiTheme="majorBidi" w:cstheme="majorBidi"/>
          <w:color w:val="000000" w:themeColor="text1"/>
          <w:lang w:val="en-GB"/>
        </w:rPr>
        <w:t xml:space="preserve">and are unlikely to occur in the future. </w:t>
      </w:r>
      <w:ins w:id="7937" w:author="Jane Shaw" w:date="2015-10-23T11:59:00Z">
        <w:r w:rsidR="00981673">
          <w:rPr>
            <w:rFonts w:asciiTheme="majorBidi" w:hAnsiTheme="majorBidi" w:cstheme="majorBidi"/>
            <w:color w:val="000000" w:themeColor="text1"/>
            <w:lang w:val="en-GB"/>
          </w:rPr>
          <w:t xml:space="preserve">Ruminants’ </w:t>
        </w:r>
      </w:ins>
      <w:del w:id="7938" w:author="Jane Shaw" w:date="2015-10-23T11:59:00Z">
        <w:r w:rsidRPr="00F31509" w:rsidDel="00981673">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physiological need</w:t>
      </w:r>
      <w:del w:id="7939" w:author="Jane Shaw" w:date="2015-10-23T11:59:00Z">
        <w:r w:rsidRPr="00F31509" w:rsidDel="00981673">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of </w:t>
      </w:r>
      <w:ins w:id="7940" w:author="Jane Shaw" w:date="2015-10-23T11:59:00Z">
        <w:r w:rsidR="00981673">
          <w:rPr>
            <w:rFonts w:asciiTheme="majorBidi" w:hAnsiTheme="majorBidi" w:cstheme="majorBidi"/>
            <w:color w:val="000000" w:themeColor="text1"/>
            <w:lang w:val="en-GB"/>
          </w:rPr>
          <w:t xml:space="preserve">at least </w:t>
        </w:r>
      </w:ins>
      <w:del w:id="7941" w:author="Jane Shaw" w:date="2015-10-23T11:59:00Z">
        <w:r w:rsidRPr="00F31509" w:rsidDel="00981673">
          <w:rPr>
            <w:rFonts w:asciiTheme="majorBidi" w:hAnsiTheme="majorBidi" w:cstheme="majorBidi"/>
            <w:color w:val="000000" w:themeColor="text1"/>
            <w:lang w:val="en-GB"/>
          </w:rPr>
          <w:delText xml:space="preserve">ruminants for </w:delText>
        </w:r>
      </w:del>
      <w:r w:rsidRPr="00F31509">
        <w:rPr>
          <w:rFonts w:asciiTheme="majorBidi" w:hAnsiTheme="majorBidi" w:cstheme="majorBidi"/>
          <w:color w:val="000000" w:themeColor="text1"/>
          <w:lang w:val="en-GB"/>
        </w:rPr>
        <w:t xml:space="preserve">a </w:t>
      </w:r>
      <w:del w:id="7942" w:author="Jane Shaw" w:date="2015-10-23T11:59:00Z">
        <w:r w:rsidRPr="00F31509" w:rsidDel="00981673">
          <w:rPr>
            <w:rFonts w:asciiTheme="majorBidi" w:hAnsiTheme="majorBidi" w:cstheme="majorBidi"/>
            <w:color w:val="000000" w:themeColor="text1"/>
            <w:lang w:val="en-GB"/>
          </w:rPr>
          <w:delText xml:space="preserve">certain </w:delText>
        </w:r>
      </w:del>
      <w:r w:rsidRPr="00F31509">
        <w:rPr>
          <w:rFonts w:asciiTheme="majorBidi" w:hAnsiTheme="majorBidi" w:cstheme="majorBidi"/>
          <w:color w:val="000000" w:themeColor="text1"/>
          <w:lang w:val="en-GB"/>
        </w:rPr>
        <w:t>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w:t>
      </w:r>
      <w:ins w:id="7943" w:author="Jane Shaw" w:date="2015-10-23T11:59:00Z">
        <w:r w:rsidR="00981673">
          <w:rPr>
            <w:rFonts w:asciiTheme="majorBidi" w:hAnsiTheme="majorBidi" w:cstheme="majorBidi"/>
            <w:color w:val="000000" w:themeColor="text1"/>
            <w:lang w:val="en-GB"/>
          </w:rPr>
          <w:t xml:space="preserve">nited </w:t>
        </w:r>
      </w:ins>
      <w:r w:rsidRPr="00F31509">
        <w:rPr>
          <w:rFonts w:asciiTheme="majorBidi" w:hAnsiTheme="majorBidi" w:cstheme="majorBidi"/>
          <w:color w:val="000000" w:themeColor="text1"/>
          <w:lang w:val="en-GB"/>
        </w:rPr>
        <w:t>S</w:t>
      </w:r>
      <w:ins w:id="7944" w:author="Jane Shaw" w:date="2015-10-23T11:59:00Z">
        <w:r w:rsidR="00981673">
          <w:rPr>
            <w:rFonts w:asciiTheme="majorBidi" w:hAnsiTheme="majorBidi" w:cstheme="majorBidi"/>
            <w:color w:val="000000" w:themeColor="text1"/>
            <w:lang w:val="en-GB"/>
          </w:rPr>
          <w:t>tates</w:t>
        </w:r>
      </w:ins>
      <w:r w:rsidRPr="00F31509">
        <w:rPr>
          <w:rFonts w:asciiTheme="majorBidi" w:hAnsiTheme="majorBidi" w:cstheme="majorBidi"/>
          <w:color w:val="000000" w:themeColor="text1"/>
          <w:lang w:val="en-GB"/>
        </w:rPr>
        <w:t xml:space="preserve"> feeder lots) will have intensification rates of less than unity. </w:t>
      </w:r>
      <w:ins w:id="7945" w:author="Jane Shaw" w:date="2015-10-23T12:01:00Z">
        <w:r w:rsidR="00646555">
          <w:rPr>
            <w:rFonts w:asciiTheme="majorBidi" w:hAnsiTheme="majorBidi" w:cstheme="majorBidi"/>
            <w:color w:val="000000" w:themeColor="text1"/>
            <w:lang w:val="en-GB"/>
          </w:rPr>
          <w:t xml:space="preserve">In some </w:t>
        </w:r>
        <w:r w:rsidR="00646555" w:rsidRPr="00F31509">
          <w:rPr>
            <w:rFonts w:asciiTheme="majorBidi" w:hAnsiTheme="majorBidi" w:cstheme="majorBidi"/>
            <w:color w:val="000000" w:themeColor="text1"/>
            <w:lang w:val="en-GB"/>
          </w:rPr>
          <w:t xml:space="preserve">systems </w:t>
        </w:r>
      </w:ins>
      <w:del w:id="7946" w:author="Jane Shaw" w:date="2015-10-23T12:00:00Z">
        <w:r w:rsidRPr="00F31509" w:rsidDel="00646555">
          <w:rPr>
            <w:rFonts w:asciiTheme="majorBidi" w:hAnsiTheme="majorBidi" w:cstheme="majorBidi"/>
            <w:color w:val="000000" w:themeColor="text1"/>
            <w:lang w:val="en-GB"/>
          </w:rPr>
          <w:delText xml:space="preserve">On </w:delText>
        </w:r>
      </w:del>
      <w:ins w:id="7947" w:author="Jane Shaw" w:date="2015-10-23T12:00:00Z">
        <w:r w:rsidR="00646555">
          <w:rPr>
            <w:rFonts w:asciiTheme="majorBidi" w:hAnsiTheme="majorBidi" w:cstheme="majorBidi"/>
            <w:color w:val="000000" w:themeColor="text1"/>
            <w:lang w:val="en-GB"/>
          </w:rPr>
          <w:t>at</w:t>
        </w:r>
        <w:r w:rsidR="00646555"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the other end of the spectrum, </w:t>
      </w:r>
      <w:del w:id="7948" w:author="Jane Shaw" w:date="2015-10-23T12:00:00Z">
        <w:r w:rsidRPr="00F31509" w:rsidDel="00646555">
          <w:rPr>
            <w:rFonts w:asciiTheme="majorBidi" w:hAnsiTheme="majorBidi" w:cstheme="majorBidi"/>
            <w:color w:val="000000" w:themeColor="text1"/>
            <w:lang w:val="en-GB"/>
          </w:rPr>
          <w:delText xml:space="preserve">there are </w:delText>
        </w:r>
      </w:del>
      <w:del w:id="7949" w:author="Jane Shaw" w:date="2015-10-23T12:01:00Z">
        <w:r w:rsidRPr="00F31509" w:rsidDel="00646555">
          <w:rPr>
            <w:rFonts w:asciiTheme="majorBidi" w:hAnsiTheme="majorBidi" w:cstheme="majorBidi"/>
            <w:color w:val="000000" w:themeColor="text1"/>
            <w:lang w:val="en-GB"/>
          </w:rPr>
          <w:delText xml:space="preserve">systems </w:delText>
        </w:r>
      </w:del>
      <w:del w:id="7950" w:author="Jane Shaw" w:date="2015-10-23T12:00:00Z">
        <w:r w:rsidRPr="00F31509" w:rsidDel="00646555">
          <w:rPr>
            <w:rFonts w:asciiTheme="majorBidi" w:hAnsiTheme="majorBidi" w:cstheme="majorBidi"/>
            <w:color w:val="000000" w:themeColor="text1"/>
            <w:lang w:val="en-GB"/>
          </w:rPr>
          <w:delText xml:space="preserve">where </w:delText>
        </w:r>
      </w:del>
      <w:r w:rsidRPr="00F31509">
        <w:rPr>
          <w:rFonts w:asciiTheme="majorBidi" w:hAnsiTheme="majorBidi" w:cstheme="majorBidi"/>
          <w:color w:val="000000" w:themeColor="text1"/>
          <w:lang w:val="en-GB"/>
        </w:rPr>
        <w:t xml:space="preserve">roughages remain the </w:t>
      </w:r>
      <w:ins w:id="7951" w:author="Jane Shaw" w:date="2015-10-23T12:00:00Z">
        <w:r w:rsidR="00646555">
          <w:rPr>
            <w:rFonts w:asciiTheme="majorBidi" w:hAnsiTheme="majorBidi" w:cstheme="majorBidi"/>
            <w:color w:val="000000" w:themeColor="text1"/>
            <w:lang w:val="en-GB"/>
          </w:rPr>
          <w:t xml:space="preserve">most </w:t>
        </w:r>
      </w:ins>
      <w:r w:rsidRPr="00F31509">
        <w:rPr>
          <w:rFonts w:asciiTheme="majorBidi" w:hAnsiTheme="majorBidi" w:cstheme="majorBidi"/>
          <w:color w:val="000000" w:themeColor="text1"/>
          <w:lang w:val="en-GB"/>
        </w:rPr>
        <w:t xml:space="preserve">economically </w:t>
      </w:r>
      <w:del w:id="7952" w:author="Jane Shaw" w:date="2015-10-23T12:00:00Z">
        <w:r w:rsidRPr="00F31509" w:rsidDel="00646555">
          <w:rPr>
            <w:rFonts w:asciiTheme="majorBidi" w:hAnsiTheme="majorBidi" w:cstheme="majorBidi"/>
            <w:color w:val="000000" w:themeColor="text1"/>
            <w:lang w:val="en-GB"/>
          </w:rPr>
          <w:delText xml:space="preserve">most </w:delText>
        </w:r>
      </w:del>
      <w:r w:rsidRPr="00F31509">
        <w:rPr>
          <w:rFonts w:asciiTheme="majorBidi" w:hAnsiTheme="majorBidi" w:cstheme="majorBidi"/>
          <w:color w:val="000000" w:themeColor="text1"/>
          <w:lang w:val="en-GB"/>
        </w:rPr>
        <w:t>efficient source (</w:t>
      </w:r>
      <w:ins w:id="7953" w:author="Jane Shaw" w:date="2015-10-23T12:00:00Z">
        <w:r w:rsidR="00646555">
          <w:rPr>
            <w:rFonts w:asciiTheme="majorBidi" w:hAnsiTheme="majorBidi" w:cstheme="majorBidi"/>
            <w:color w:val="000000" w:themeColor="text1"/>
            <w:lang w:val="en-GB"/>
          </w:rPr>
          <w:t xml:space="preserve">e.g. </w:t>
        </w:r>
      </w:ins>
      <w:del w:id="7954" w:author="Jane Shaw" w:date="2015-10-23T12:00:00Z">
        <w:r w:rsidRPr="00F31509" w:rsidDel="00646555">
          <w:rPr>
            <w:rFonts w:asciiTheme="majorBidi" w:hAnsiTheme="majorBidi" w:cstheme="majorBidi"/>
            <w:color w:val="000000" w:themeColor="text1"/>
            <w:lang w:val="en-GB"/>
          </w:rPr>
          <w:delText xml:space="preserve">abundant </w:delText>
        </w:r>
      </w:del>
      <w:r w:rsidRPr="00F31509">
        <w:rPr>
          <w:rFonts w:asciiTheme="majorBidi" w:hAnsiTheme="majorBidi" w:cstheme="majorBidi"/>
          <w:color w:val="000000" w:themeColor="text1"/>
          <w:lang w:val="en-GB"/>
        </w:rPr>
        <w:t>pasture in New Zealand)</w:t>
      </w:r>
      <w:ins w:id="7955" w:author="Jane Shaw" w:date="2015-10-23T12:01:00Z">
        <w:r w:rsidR="00646555">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or </w:t>
      </w:r>
      <w:ins w:id="7956" w:author="Jane Shaw" w:date="2015-11-07T19:34:00Z">
        <w:r w:rsidR="0025639D">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opportunity costs of CC are too high for feed use (</w:t>
      </w:r>
      <w:ins w:id="7957" w:author="Jane Shaw" w:date="2015-10-23T12:01:00Z">
        <w:r w:rsidR="00646555">
          <w:rPr>
            <w:rFonts w:asciiTheme="majorBidi" w:hAnsiTheme="majorBidi" w:cstheme="majorBidi"/>
            <w:color w:val="000000" w:themeColor="text1"/>
            <w:lang w:val="en-GB"/>
          </w:rPr>
          <w:t xml:space="preserve">e.g. for </w:t>
        </w:r>
      </w:ins>
      <w:r w:rsidRPr="00F31509">
        <w:rPr>
          <w:rFonts w:asciiTheme="majorBidi" w:hAnsiTheme="majorBidi" w:cstheme="majorBidi"/>
          <w:color w:val="000000" w:themeColor="text1"/>
          <w:lang w:val="en-GB"/>
        </w:rPr>
        <w:t>milk production in India). In these systems, the intensification rate</w:t>
      </w:r>
      <w:del w:id="7958" w:author="Jane Shaw" w:date="2015-10-23T12:01:00Z">
        <w:r w:rsidRPr="00F31509" w:rsidDel="00646555">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w:t>
      </w:r>
      <w:del w:id="7959" w:author="Jane Shaw" w:date="2015-11-07T19:35:00Z">
        <w:r w:rsidRPr="00F31509" w:rsidDel="0025639D">
          <w:rPr>
            <w:rFonts w:asciiTheme="majorBidi" w:hAnsiTheme="majorBidi" w:cstheme="majorBidi"/>
            <w:color w:val="000000" w:themeColor="text1"/>
            <w:lang w:val="en-GB"/>
          </w:rPr>
          <w:delText xml:space="preserve">seem </w:delText>
        </w:r>
      </w:del>
      <w:ins w:id="7960" w:author="Jane Shaw" w:date="2015-11-07T19:35:00Z">
        <w:r w:rsidR="0025639D">
          <w:rPr>
            <w:rFonts w:asciiTheme="majorBidi" w:hAnsiTheme="majorBidi" w:cstheme="majorBidi"/>
            <w:color w:val="000000" w:themeColor="text1"/>
            <w:lang w:val="en-GB"/>
          </w:rPr>
          <w:t xml:space="preserve">be </w:t>
        </w:r>
      </w:ins>
      <w:r w:rsidRPr="00F31509">
        <w:rPr>
          <w:rFonts w:asciiTheme="majorBidi" w:hAnsiTheme="majorBidi" w:cstheme="majorBidi"/>
          <w:color w:val="000000" w:themeColor="text1"/>
          <w:lang w:val="en-GB"/>
        </w:rPr>
        <w:t>only marginally above zero.</w:t>
      </w:r>
    </w:p>
    <w:p w14:paraId="3C16839C" w14:textId="4711A2E1" w:rsidR="004F65E4" w:rsidRPr="000A11FE" w:rsidDel="000A11FE" w:rsidRDefault="004F65E4">
      <w:pPr>
        <w:rPr>
          <w:del w:id="7961" w:author="Jane Shaw" w:date="2015-10-23T12:12:00Z"/>
          <w:rFonts w:ascii="Times New Roman" w:hAnsi="Times New Roman"/>
          <w:b/>
          <w:i/>
          <w:lang w:val="en-GB"/>
          <w:rPrChange w:id="7962" w:author="Jane Shaw" w:date="2015-10-23T12:12:00Z">
            <w:rPr>
              <w:del w:id="7963" w:author="Jane Shaw" w:date="2015-10-23T12:12:00Z"/>
              <w:lang w:val="en-GB"/>
            </w:rPr>
          </w:rPrChange>
        </w:rPr>
        <w:pPrChange w:id="7964" w:author="Jane Shaw" w:date="2015-10-23T12:12:00Z">
          <w:pPr>
            <w:pStyle w:val="Titolo4"/>
          </w:pPr>
        </w:pPrChange>
      </w:pPr>
      <w:r w:rsidRPr="000A11FE">
        <w:rPr>
          <w:rFonts w:ascii="Times New Roman" w:hAnsi="Times New Roman" w:cs="Times New Roman"/>
          <w:b/>
          <w:i/>
          <w:lang w:val="en-GB"/>
          <w:rPrChange w:id="7965" w:author="Jane Shaw" w:date="2015-10-23T12:12:00Z">
            <w:rPr>
              <w:bCs w:val="0"/>
              <w:lang w:val="en-GB"/>
            </w:rPr>
          </w:rPrChange>
        </w:rPr>
        <w:t xml:space="preserve">Determining the requirements </w:t>
      </w:r>
      <w:del w:id="7966" w:author="Jane Shaw" w:date="2015-10-23T12:12:00Z">
        <w:r w:rsidRPr="000A11FE" w:rsidDel="000A11FE">
          <w:rPr>
            <w:rFonts w:ascii="Times New Roman" w:hAnsi="Times New Roman" w:cs="Times New Roman"/>
            <w:b/>
            <w:i/>
            <w:lang w:val="en-GB"/>
            <w:rPrChange w:id="7967" w:author="Jane Shaw" w:date="2015-10-23T12:12:00Z">
              <w:rPr>
                <w:bCs w:val="0"/>
                <w:lang w:val="en-GB"/>
              </w:rPr>
            </w:rPrChange>
          </w:rPr>
          <w:delText xml:space="preserve">of </w:delText>
        </w:r>
      </w:del>
      <w:ins w:id="7968" w:author="Jane Shaw" w:date="2015-10-23T12:12:00Z">
        <w:r w:rsidR="000A11FE" w:rsidRPr="000A11FE">
          <w:rPr>
            <w:rFonts w:ascii="Times New Roman" w:hAnsi="Times New Roman" w:cs="Times New Roman"/>
            <w:b/>
            <w:i/>
            <w:lang w:val="en-GB"/>
            <w:rPrChange w:id="7969" w:author="Jane Shaw" w:date="2015-10-23T12:12:00Z">
              <w:rPr>
                <w:bCs w:val="0"/>
                <w:lang w:val="en-GB"/>
              </w:rPr>
            </w:rPrChange>
          </w:rPr>
          <w:t xml:space="preserve">for </w:t>
        </w:r>
      </w:ins>
      <w:r w:rsidRPr="000A11FE">
        <w:rPr>
          <w:rFonts w:ascii="Times New Roman" w:hAnsi="Times New Roman" w:cs="Times New Roman"/>
          <w:b/>
          <w:i/>
          <w:lang w:val="en-GB"/>
          <w:rPrChange w:id="7970" w:author="Jane Shaw" w:date="2015-10-23T12:12:00Z">
            <w:rPr>
              <w:bCs w:val="0"/>
              <w:lang w:val="en-GB"/>
            </w:rPr>
          </w:rPrChange>
        </w:rPr>
        <w:t>fed/farmed fish</w:t>
      </w:r>
      <w:ins w:id="7971" w:author="Jane Shaw" w:date="2015-10-23T12:12:00Z">
        <w:r w:rsidR="000A11FE" w:rsidRPr="000A11FE">
          <w:rPr>
            <w:rFonts w:ascii="Times New Roman" w:hAnsi="Times New Roman" w:cs="Times New Roman"/>
            <w:b/>
            <w:i/>
            <w:lang w:val="en-GB"/>
            <w:rPrChange w:id="7972" w:author="Jane Shaw" w:date="2015-10-23T12:12:00Z">
              <w:rPr>
                <w:bCs w:val="0"/>
                <w:lang w:val="en-GB"/>
              </w:rPr>
            </w:rPrChange>
          </w:rPr>
          <w:t>:</w:t>
        </w:r>
      </w:ins>
      <w:r w:rsidRPr="000A11FE">
        <w:rPr>
          <w:rFonts w:ascii="Times New Roman" w:hAnsi="Times New Roman" w:cs="Times New Roman"/>
          <w:b/>
          <w:i/>
          <w:lang w:val="en-GB"/>
          <w:rPrChange w:id="7973" w:author="Jane Shaw" w:date="2015-10-23T12:12:00Z">
            <w:rPr>
              <w:bCs w:val="0"/>
              <w:lang w:val="en-GB"/>
            </w:rPr>
          </w:rPrChange>
        </w:rPr>
        <w:t xml:space="preserve"> </w:t>
      </w:r>
    </w:p>
    <w:p w14:paraId="46C3BE7B" w14:textId="6275ABB3" w:rsidR="004F65E4" w:rsidRPr="000A11FE" w:rsidRDefault="004F65E4">
      <w:pPr>
        <w:jc w:val="both"/>
        <w:rPr>
          <w:rFonts w:ascii="Times New Roman" w:hAnsi="Times New Roman" w:cs="Times New Roman"/>
          <w:color w:val="000000" w:themeColor="text1"/>
          <w:lang w:val="en-GB"/>
          <w:rPrChange w:id="7974" w:author="Jane Shaw" w:date="2015-10-23T12:12:00Z">
            <w:rPr>
              <w:rFonts w:asciiTheme="majorBidi" w:hAnsiTheme="majorBidi" w:cstheme="majorBidi"/>
              <w:color w:val="000000" w:themeColor="text1"/>
              <w:lang w:val="en-GB"/>
            </w:rPr>
          </w:rPrChange>
        </w:rPr>
        <w:pPrChange w:id="7975" w:author="Jane Shaw" w:date="2015-10-23T12:13:00Z">
          <w:pPr>
            <w:tabs>
              <w:tab w:val="left" w:pos="851"/>
              <w:tab w:val="left" w:pos="3816"/>
            </w:tabs>
            <w:jc w:val="both"/>
          </w:pPr>
        </w:pPrChange>
      </w:pPr>
      <w:r w:rsidRPr="000A11FE">
        <w:rPr>
          <w:rFonts w:ascii="Times New Roman" w:hAnsi="Times New Roman" w:cs="Times New Roman"/>
          <w:color w:val="000000" w:themeColor="text1"/>
          <w:lang w:val="en-GB"/>
          <w:rPrChange w:id="7976" w:author="Jane Shaw" w:date="2015-10-23T12:12:00Z">
            <w:rPr>
              <w:rFonts w:asciiTheme="majorBidi" w:hAnsiTheme="majorBidi" w:cstheme="majorBidi"/>
              <w:color w:val="000000" w:themeColor="text1"/>
              <w:lang w:val="en-GB"/>
            </w:rPr>
          </w:rPrChange>
        </w:rPr>
        <w:t xml:space="preserve">The methodology presented </w:t>
      </w:r>
      <w:del w:id="7977" w:author="Jane Shaw" w:date="2015-10-23T12:13:00Z">
        <w:r w:rsidRPr="000A11FE" w:rsidDel="000A11FE">
          <w:rPr>
            <w:rFonts w:ascii="Times New Roman" w:hAnsi="Times New Roman" w:cs="Times New Roman"/>
            <w:color w:val="000000" w:themeColor="text1"/>
            <w:lang w:val="en-GB"/>
            <w:rPrChange w:id="7978" w:author="Jane Shaw" w:date="2015-10-23T12:12:00Z">
              <w:rPr>
                <w:rFonts w:asciiTheme="majorBidi" w:hAnsiTheme="majorBidi" w:cstheme="majorBidi"/>
                <w:color w:val="000000" w:themeColor="text1"/>
                <w:lang w:val="en-GB"/>
              </w:rPr>
            </w:rPrChange>
          </w:rPr>
          <w:delText xml:space="preserve">thus </w:delText>
        </w:r>
      </w:del>
      <w:ins w:id="7979" w:author="Jane Shaw" w:date="2015-10-23T12:13:00Z">
        <w:r w:rsidR="000A11FE">
          <w:rPr>
            <w:rFonts w:ascii="Times New Roman" w:hAnsi="Times New Roman" w:cs="Times New Roman"/>
            <w:color w:val="000000" w:themeColor="text1"/>
            <w:lang w:val="en-GB"/>
          </w:rPr>
          <w:t>so</w:t>
        </w:r>
        <w:r w:rsidR="000A11FE" w:rsidRPr="000A11FE">
          <w:rPr>
            <w:rFonts w:ascii="Times New Roman" w:hAnsi="Times New Roman" w:cs="Times New Roman"/>
            <w:color w:val="000000" w:themeColor="text1"/>
            <w:lang w:val="en-GB"/>
            <w:rPrChange w:id="7980" w:author="Jane Shaw" w:date="2015-10-23T12:12:00Z">
              <w:rPr>
                <w:rFonts w:asciiTheme="majorBidi" w:hAnsiTheme="majorBidi" w:cstheme="majorBidi"/>
                <w:color w:val="000000" w:themeColor="text1"/>
                <w:lang w:val="en-GB"/>
              </w:rPr>
            </w:rPrChange>
          </w:rPr>
          <w:t xml:space="preserve"> </w:t>
        </w:r>
      </w:ins>
      <w:r w:rsidRPr="000A11FE">
        <w:rPr>
          <w:rFonts w:ascii="Times New Roman" w:hAnsi="Times New Roman" w:cs="Times New Roman"/>
          <w:color w:val="000000" w:themeColor="text1"/>
          <w:lang w:val="en-GB"/>
          <w:rPrChange w:id="7981" w:author="Jane Shaw" w:date="2015-10-23T12:12:00Z">
            <w:rPr>
              <w:rFonts w:asciiTheme="majorBidi" w:hAnsiTheme="majorBidi" w:cstheme="majorBidi"/>
              <w:color w:val="000000" w:themeColor="text1"/>
              <w:lang w:val="en-GB"/>
            </w:rPr>
          </w:rPrChange>
        </w:rPr>
        <w:t xml:space="preserve">far has not taken into account the feeding of fish, as required in aquaculture. In fact, most available feed statistics do not take </w:t>
      </w:r>
      <w:del w:id="7982" w:author="Jane Shaw" w:date="2015-11-07T19:35:00Z">
        <w:r w:rsidRPr="000A11FE" w:rsidDel="0025639D">
          <w:rPr>
            <w:rFonts w:ascii="Times New Roman" w:hAnsi="Times New Roman" w:cs="Times New Roman"/>
            <w:color w:val="000000" w:themeColor="text1"/>
            <w:lang w:val="en-GB"/>
            <w:rPrChange w:id="7983" w:author="Jane Shaw" w:date="2015-10-23T12:12:00Z">
              <w:rPr>
                <w:rFonts w:asciiTheme="majorBidi" w:hAnsiTheme="majorBidi" w:cstheme="majorBidi"/>
                <w:color w:val="000000" w:themeColor="text1"/>
                <w:lang w:val="en-GB"/>
              </w:rPr>
            </w:rPrChange>
          </w:rPr>
          <w:delText xml:space="preserve">this </w:delText>
        </w:r>
      </w:del>
      <w:del w:id="7984" w:author="Jane Shaw" w:date="2015-10-23T12:13:00Z">
        <w:r w:rsidRPr="000A11FE" w:rsidDel="000A11FE">
          <w:rPr>
            <w:rFonts w:ascii="Times New Roman" w:hAnsi="Times New Roman" w:cs="Times New Roman"/>
            <w:color w:val="000000" w:themeColor="text1"/>
            <w:lang w:val="en-GB"/>
            <w:rPrChange w:id="7985" w:author="Jane Shaw" w:date="2015-10-23T12:12:00Z">
              <w:rPr>
                <w:rFonts w:asciiTheme="majorBidi" w:hAnsiTheme="majorBidi" w:cstheme="majorBidi"/>
                <w:color w:val="000000" w:themeColor="text1"/>
                <w:lang w:val="en-GB"/>
              </w:rPr>
            </w:rPrChange>
          </w:rPr>
          <w:delText xml:space="preserve">part </w:delText>
        </w:r>
      </w:del>
      <w:ins w:id="7986" w:author="Jane Shaw" w:date="2015-10-23T12:13:00Z">
        <w:r w:rsidR="000A11FE">
          <w:rPr>
            <w:rFonts w:ascii="Times New Roman" w:hAnsi="Times New Roman" w:cs="Times New Roman"/>
            <w:color w:val="000000" w:themeColor="text1"/>
            <w:lang w:val="en-GB"/>
          </w:rPr>
          <w:t xml:space="preserve">fish feeding </w:t>
        </w:r>
      </w:ins>
      <w:r w:rsidRPr="000A11FE">
        <w:rPr>
          <w:rFonts w:ascii="Times New Roman" w:hAnsi="Times New Roman" w:cs="Times New Roman"/>
          <w:color w:val="000000" w:themeColor="text1"/>
          <w:lang w:val="en-GB"/>
          <w:rPrChange w:id="7987" w:author="Jane Shaw" w:date="2015-10-23T12:12:00Z">
            <w:rPr>
              <w:rFonts w:asciiTheme="majorBidi" w:hAnsiTheme="majorBidi" w:cstheme="majorBidi"/>
              <w:color w:val="000000" w:themeColor="text1"/>
              <w:lang w:val="en-GB"/>
            </w:rPr>
          </w:rPrChange>
        </w:rPr>
        <w:t xml:space="preserve">into account. Given the increasing importance of farmed fish as a source of protein for human consumption, it is expected that the industry absorbs rather significant amounts of agricultural </w:t>
      </w:r>
      <w:del w:id="7988" w:author="Jane Shaw" w:date="2015-11-07T19:35:00Z">
        <w:r w:rsidRPr="000A11FE" w:rsidDel="0025639D">
          <w:rPr>
            <w:rFonts w:ascii="Times New Roman" w:hAnsi="Times New Roman" w:cs="Times New Roman"/>
            <w:color w:val="000000" w:themeColor="text1"/>
            <w:lang w:val="en-GB"/>
            <w:rPrChange w:id="7989" w:author="Jane Shaw" w:date="2015-10-23T12:12:00Z">
              <w:rPr>
                <w:rFonts w:asciiTheme="majorBidi" w:hAnsiTheme="majorBidi" w:cstheme="majorBidi"/>
                <w:color w:val="000000" w:themeColor="text1"/>
                <w:lang w:val="en-GB"/>
              </w:rPr>
            </w:rPrChange>
          </w:rPr>
          <w:delText xml:space="preserve">as well as </w:delText>
        </w:r>
      </w:del>
      <w:ins w:id="7990" w:author="Jane Shaw" w:date="2015-11-07T19:35:00Z">
        <w:r w:rsidR="0025639D">
          <w:rPr>
            <w:rFonts w:ascii="Times New Roman" w:hAnsi="Times New Roman" w:cs="Times New Roman"/>
            <w:color w:val="000000" w:themeColor="text1"/>
            <w:lang w:val="en-GB"/>
          </w:rPr>
          <w:t xml:space="preserve">and </w:t>
        </w:r>
      </w:ins>
      <w:r w:rsidRPr="000A11FE">
        <w:rPr>
          <w:rFonts w:ascii="Times New Roman" w:hAnsi="Times New Roman" w:cs="Times New Roman"/>
          <w:color w:val="000000" w:themeColor="text1"/>
          <w:lang w:val="en-GB"/>
          <w:rPrChange w:id="7991" w:author="Jane Shaw" w:date="2015-10-23T12:12:00Z">
            <w:rPr>
              <w:rFonts w:asciiTheme="majorBidi" w:hAnsiTheme="majorBidi" w:cstheme="majorBidi"/>
              <w:color w:val="000000" w:themeColor="text1"/>
              <w:lang w:val="en-GB"/>
            </w:rPr>
          </w:rPrChange>
        </w:rPr>
        <w:t>marine outputs. In absolute terms, the most important users of fish feeds are in East</w:t>
      </w:r>
      <w:del w:id="7992" w:author="Jane Shaw" w:date="2015-10-23T12:14:00Z">
        <w:r w:rsidRPr="000A11FE" w:rsidDel="000A11FE">
          <w:rPr>
            <w:rFonts w:ascii="Times New Roman" w:hAnsi="Times New Roman" w:cs="Times New Roman"/>
            <w:color w:val="000000" w:themeColor="text1"/>
            <w:lang w:val="en-GB"/>
            <w:rPrChange w:id="7993" w:author="Jane Shaw" w:date="2015-10-23T12:12:00Z">
              <w:rPr>
                <w:rFonts w:asciiTheme="majorBidi" w:hAnsiTheme="majorBidi" w:cstheme="majorBidi"/>
                <w:color w:val="000000" w:themeColor="text1"/>
                <w:lang w:val="en-GB"/>
              </w:rPr>
            </w:rPrChange>
          </w:rPr>
          <w:delText>ern</w:delText>
        </w:r>
      </w:del>
      <w:r w:rsidRPr="000A11FE">
        <w:rPr>
          <w:rFonts w:ascii="Times New Roman" w:hAnsi="Times New Roman" w:cs="Times New Roman"/>
          <w:color w:val="000000" w:themeColor="text1"/>
          <w:lang w:val="en-GB"/>
          <w:rPrChange w:id="7994" w:author="Jane Shaw" w:date="2015-10-23T12:12:00Z">
            <w:rPr>
              <w:rFonts w:asciiTheme="majorBidi" w:hAnsiTheme="majorBidi" w:cstheme="majorBidi"/>
              <w:color w:val="000000" w:themeColor="text1"/>
              <w:lang w:val="en-GB"/>
            </w:rPr>
          </w:rPrChange>
        </w:rPr>
        <w:t xml:space="preserve"> and South</w:t>
      </w:r>
      <w:del w:id="7995" w:author="Jane Shaw" w:date="2015-10-23T12:14:00Z">
        <w:r w:rsidRPr="000A11FE" w:rsidDel="000A11FE">
          <w:rPr>
            <w:rFonts w:ascii="Times New Roman" w:hAnsi="Times New Roman" w:cs="Times New Roman"/>
            <w:color w:val="000000" w:themeColor="text1"/>
            <w:lang w:val="en-GB"/>
            <w:rPrChange w:id="7996" w:author="Jane Shaw" w:date="2015-10-23T12:12:00Z">
              <w:rPr>
                <w:rFonts w:asciiTheme="majorBidi" w:hAnsiTheme="majorBidi" w:cstheme="majorBidi"/>
                <w:color w:val="000000" w:themeColor="text1"/>
                <w:lang w:val="en-GB"/>
              </w:rPr>
            </w:rPrChange>
          </w:rPr>
          <w:delText xml:space="preserve"> </w:delText>
        </w:r>
      </w:del>
      <w:r w:rsidR="000A11FE" w:rsidRPr="000A11FE">
        <w:rPr>
          <w:rFonts w:ascii="Times New Roman" w:hAnsi="Times New Roman" w:cs="Times New Roman"/>
          <w:color w:val="000000" w:themeColor="text1"/>
          <w:lang w:val="en-GB"/>
        </w:rPr>
        <w:t>east</w:t>
      </w:r>
      <w:del w:id="7997" w:author="Jane Shaw" w:date="2015-10-23T12:14:00Z">
        <w:r w:rsidR="000A11FE" w:rsidRPr="000A11FE" w:rsidDel="000A11FE">
          <w:rPr>
            <w:rFonts w:ascii="Times New Roman" w:hAnsi="Times New Roman" w:cs="Times New Roman"/>
            <w:color w:val="000000" w:themeColor="text1"/>
            <w:lang w:val="en-GB"/>
          </w:rPr>
          <w:delText>ern</w:delText>
        </w:r>
      </w:del>
      <w:r w:rsidR="000A11FE" w:rsidRPr="000A11FE">
        <w:rPr>
          <w:rFonts w:ascii="Times New Roman" w:hAnsi="Times New Roman" w:cs="Times New Roman"/>
          <w:color w:val="000000" w:themeColor="text1"/>
          <w:lang w:val="en-GB"/>
        </w:rPr>
        <w:t xml:space="preserve"> </w:t>
      </w:r>
      <w:r w:rsidRPr="000A11FE">
        <w:rPr>
          <w:rFonts w:ascii="Times New Roman" w:hAnsi="Times New Roman" w:cs="Times New Roman"/>
          <w:color w:val="000000" w:themeColor="text1"/>
          <w:lang w:val="en-GB"/>
          <w:rPrChange w:id="7998" w:author="Jane Shaw" w:date="2015-10-23T12:12:00Z">
            <w:rPr>
              <w:rFonts w:asciiTheme="majorBidi" w:hAnsiTheme="majorBidi" w:cstheme="majorBidi"/>
              <w:color w:val="000000" w:themeColor="text1"/>
              <w:lang w:val="en-GB"/>
            </w:rPr>
          </w:rPrChange>
        </w:rPr>
        <w:t xml:space="preserve">Asia, </w:t>
      </w:r>
      <w:del w:id="7999" w:author="Jane Shaw" w:date="2015-10-23T12:14:00Z">
        <w:r w:rsidRPr="000A11FE" w:rsidDel="000A11FE">
          <w:rPr>
            <w:rFonts w:ascii="Times New Roman" w:hAnsi="Times New Roman" w:cs="Times New Roman"/>
            <w:color w:val="000000" w:themeColor="text1"/>
            <w:lang w:val="en-GB"/>
            <w:rPrChange w:id="8000" w:author="Jane Shaw" w:date="2015-10-23T12:12:00Z">
              <w:rPr>
                <w:rFonts w:asciiTheme="majorBidi" w:hAnsiTheme="majorBidi" w:cstheme="majorBidi"/>
                <w:color w:val="000000" w:themeColor="text1"/>
                <w:lang w:val="en-GB"/>
              </w:rPr>
            </w:rPrChange>
          </w:rPr>
          <w:delText xml:space="preserve">most importantly </w:delText>
        </w:r>
      </w:del>
      <w:ins w:id="8001" w:author="Jane Shaw" w:date="2015-10-23T12:14:00Z">
        <w:r w:rsidR="000A11FE">
          <w:rPr>
            <w:rFonts w:ascii="Times New Roman" w:hAnsi="Times New Roman" w:cs="Times New Roman"/>
            <w:color w:val="000000" w:themeColor="text1"/>
            <w:lang w:val="en-GB"/>
          </w:rPr>
          <w:t xml:space="preserve">particularly </w:t>
        </w:r>
      </w:ins>
      <w:del w:id="8002" w:author="Jane Shaw" w:date="2015-10-23T12:14:00Z">
        <w:r w:rsidRPr="000A11FE" w:rsidDel="000A11FE">
          <w:rPr>
            <w:rFonts w:ascii="Times New Roman" w:hAnsi="Times New Roman" w:cs="Times New Roman"/>
            <w:color w:val="000000" w:themeColor="text1"/>
            <w:lang w:val="en-GB"/>
            <w:rPrChange w:id="8003" w:author="Jane Shaw" w:date="2015-10-23T12:12:00Z">
              <w:rPr>
                <w:rFonts w:asciiTheme="majorBidi" w:hAnsiTheme="majorBidi" w:cstheme="majorBidi"/>
                <w:color w:val="000000" w:themeColor="text1"/>
                <w:lang w:val="en-GB"/>
              </w:rPr>
            </w:rPrChange>
          </w:rPr>
          <w:delText xml:space="preserve">in </w:delText>
        </w:r>
      </w:del>
      <w:r w:rsidRPr="000A11FE">
        <w:rPr>
          <w:rFonts w:ascii="Times New Roman" w:hAnsi="Times New Roman" w:cs="Times New Roman"/>
          <w:color w:val="000000" w:themeColor="text1"/>
          <w:lang w:val="en-GB"/>
          <w:rPrChange w:id="8004" w:author="Jane Shaw" w:date="2015-10-23T12:12:00Z">
            <w:rPr>
              <w:rFonts w:asciiTheme="majorBidi" w:hAnsiTheme="majorBidi" w:cstheme="majorBidi"/>
              <w:color w:val="000000" w:themeColor="text1"/>
              <w:lang w:val="en-GB"/>
            </w:rPr>
          </w:rPrChange>
        </w:rPr>
        <w:t>China. As a share of total feed, aquaculture is particularly important in small island states such as Iceland and the Faroe Islands</w:t>
      </w:r>
      <w:ins w:id="8005" w:author="Jane Shaw" w:date="2015-11-07T19:35:00Z">
        <w:r w:rsidR="0025639D">
          <w:rPr>
            <w:rFonts w:ascii="Times New Roman" w:hAnsi="Times New Roman" w:cs="Times New Roman"/>
            <w:color w:val="000000" w:themeColor="text1"/>
            <w:lang w:val="en-GB"/>
          </w:rPr>
          <w:t>,</w:t>
        </w:r>
      </w:ins>
      <w:r w:rsidRPr="000A11FE">
        <w:rPr>
          <w:rFonts w:ascii="Times New Roman" w:hAnsi="Times New Roman" w:cs="Times New Roman"/>
          <w:color w:val="000000" w:themeColor="text1"/>
          <w:lang w:val="en-GB"/>
          <w:rPrChange w:id="8006" w:author="Jane Shaw" w:date="2015-10-23T12:12:00Z">
            <w:rPr>
              <w:rFonts w:asciiTheme="majorBidi" w:hAnsiTheme="majorBidi" w:cstheme="majorBidi"/>
              <w:color w:val="000000" w:themeColor="text1"/>
              <w:lang w:val="en-GB"/>
            </w:rPr>
          </w:rPrChange>
        </w:rPr>
        <w:t xml:space="preserve"> where fed fish are often the main consumer of feedstuffs. Given the</w:t>
      </w:r>
      <w:del w:id="8007" w:author="Jane Shaw" w:date="2015-10-23T12:14:00Z">
        <w:r w:rsidRPr="000A11FE" w:rsidDel="000A11FE">
          <w:rPr>
            <w:rFonts w:ascii="Times New Roman" w:hAnsi="Times New Roman" w:cs="Times New Roman"/>
            <w:color w:val="000000" w:themeColor="text1"/>
            <w:lang w:val="en-GB"/>
            <w:rPrChange w:id="8008" w:author="Jane Shaw" w:date="2015-10-23T12:12:00Z">
              <w:rPr>
                <w:rFonts w:asciiTheme="majorBidi" w:hAnsiTheme="majorBidi" w:cstheme="majorBidi"/>
                <w:color w:val="000000" w:themeColor="text1"/>
                <w:lang w:val="en-GB"/>
              </w:rPr>
            </w:rPrChange>
          </w:rPr>
          <w:delText>ir</w:delText>
        </w:r>
      </w:del>
      <w:r w:rsidRPr="000A11FE">
        <w:rPr>
          <w:rFonts w:ascii="Times New Roman" w:hAnsi="Times New Roman" w:cs="Times New Roman"/>
          <w:color w:val="000000" w:themeColor="text1"/>
          <w:lang w:val="en-GB"/>
          <w:rPrChange w:id="8009" w:author="Jane Shaw" w:date="2015-10-23T12:12:00Z">
            <w:rPr>
              <w:rFonts w:asciiTheme="majorBidi" w:hAnsiTheme="majorBidi" w:cstheme="majorBidi"/>
              <w:color w:val="000000" w:themeColor="text1"/>
              <w:lang w:val="en-GB"/>
            </w:rPr>
          </w:rPrChange>
        </w:rPr>
        <w:t xml:space="preserve"> absolute and relative importance</w:t>
      </w:r>
      <w:ins w:id="8010" w:author="Jane Shaw" w:date="2015-10-23T12:14:00Z">
        <w:r w:rsidR="000A11FE">
          <w:rPr>
            <w:rFonts w:ascii="Times New Roman" w:hAnsi="Times New Roman" w:cs="Times New Roman"/>
            <w:color w:val="000000" w:themeColor="text1"/>
            <w:lang w:val="en-GB"/>
          </w:rPr>
          <w:t xml:space="preserve"> of farmed fish</w:t>
        </w:r>
      </w:ins>
      <w:r w:rsidRPr="000A11FE">
        <w:rPr>
          <w:rFonts w:ascii="Times New Roman" w:hAnsi="Times New Roman" w:cs="Times New Roman"/>
          <w:color w:val="000000" w:themeColor="text1"/>
          <w:lang w:val="en-GB"/>
          <w:rPrChange w:id="8011" w:author="Jane Shaw" w:date="2015-10-23T12:12:00Z">
            <w:rPr>
              <w:rFonts w:asciiTheme="majorBidi" w:hAnsiTheme="majorBidi" w:cstheme="majorBidi"/>
              <w:color w:val="000000" w:themeColor="text1"/>
              <w:lang w:val="en-GB"/>
            </w:rPr>
          </w:rPrChange>
        </w:rPr>
        <w:t xml:space="preserve">, a complete and correct assessment of feed use requires </w:t>
      </w:r>
      <w:del w:id="8012" w:author="Jane Shaw" w:date="2015-10-23T12:15:00Z">
        <w:r w:rsidRPr="000A11FE" w:rsidDel="000A11FE">
          <w:rPr>
            <w:rFonts w:ascii="Times New Roman" w:hAnsi="Times New Roman" w:cs="Times New Roman"/>
            <w:color w:val="000000" w:themeColor="text1"/>
            <w:lang w:val="en-GB"/>
            <w:rPrChange w:id="8013" w:author="Jane Shaw" w:date="2015-10-23T12:12:00Z">
              <w:rPr>
                <w:rFonts w:asciiTheme="majorBidi" w:hAnsiTheme="majorBidi" w:cstheme="majorBidi"/>
                <w:color w:val="000000" w:themeColor="text1"/>
                <w:lang w:val="en-GB"/>
              </w:rPr>
            </w:rPrChange>
          </w:rPr>
          <w:delText xml:space="preserve">including </w:delText>
        </w:r>
      </w:del>
      <w:ins w:id="8014" w:author="Jane Shaw" w:date="2015-10-23T12:15:00Z">
        <w:r w:rsidR="000A11FE">
          <w:rPr>
            <w:rFonts w:ascii="Times New Roman" w:hAnsi="Times New Roman" w:cs="Times New Roman"/>
            <w:color w:val="000000" w:themeColor="text1"/>
            <w:lang w:val="en-GB"/>
          </w:rPr>
          <w:t xml:space="preserve">the inclusion of </w:t>
        </w:r>
      </w:ins>
      <w:r w:rsidRPr="000A11FE">
        <w:rPr>
          <w:rFonts w:ascii="Times New Roman" w:hAnsi="Times New Roman" w:cs="Times New Roman"/>
          <w:color w:val="000000" w:themeColor="text1"/>
          <w:lang w:val="en-GB"/>
          <w:rPrChange w:id="8015" w:author="Jane Shaw" w:date="2015-10-23T12:12:00Z">
            <w:rPr>
              <w:rFonts w:asciiTheme="majorBidi" w:hAnsiTheme="majorBidi" w:cstheme="majorBidi"/>
              <w:color w:val="000000" w:themeColor="text1"/>
              <w:lang w:val="en-GB"/>
            </w:rPr>
          </w:rPrChange>
        </w:rPr>
        <w:t>feeds fed to farmed fish in</w:t>
      </w:r>
      <w:del w:id="8016" w:author="Jane Shaw" w:date="2015-10-23T12:15:00Z">
        <w:r w:rsidRPr="000A11FE" w:rsidDel="000A11FE">
          <w:rPr>
            <w:rFonts w:ascii="Times New Roman" w:hAnsi="Times New Roman" w:cs="Times New Roman"/>
            <w:color w:val="000000" w:themeColor="text1"/>
            <w:lang w:val="en-GB"/>
            <w:rPrChange w:id="8017" w:author="Jane Shaw" w:date="2015-10-23T12:12:00Z">
              <w:rPr>
                <w:rFonts w:asciiTheme="majorBidi" w:hAnsiTheme="majorBidi" w:cstheme="majorBidi"/>
                <w:color w:val="000000" w:themeColor="text1"/>
                <w:lang w:val="en-GB"/>
              </w:rPr>
            </w:rPrChange>
          </w:rPr>
          <w:delText>to</w:delText>
        </w:r>
      </w:del>
      <w:r w:rsidRPr="000A11FE">
        <w:rPr>
          <w:rFonts w:ascii="Times New Roman" w:hAnsi="Times New Roman" w:cs="Times New Roman"/>
          <w:color w:val="000000" w:themeColor="text1"/>
          <w:lang w:val="en-GB"/>
          <w:rPrChange w:id="8018" w:author="Jane Shaw" w:date="2015-10-23T12:12:00Z">
            <w:rPr>
              <w:rFonts w:asciiTheme="majorBidi" w:hAnsiTheme="majorBidi" w:cstheme="majorBidi"/>
              <w:color w:val="000000" w:themeColor="text1"/>
              <w:lang w:val="en-GB"/>
            </w:rPr>
          </w:rPrChange>
        </w:rPr>
        <w:t xml:space="preserve"> the estimation process. </w:t>
      </w:r>
    </w:p>
    <w:p w14:paraId="5E6F411C" w14:textId="76ABE1C8"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019" w:author="Jane Shaw" w:date="2015-11-07T19:35:00Z">
        <w:r w:rsidRPr="00F31509" w:rsidDel="0025639D">
          <w:rPr>
            <w:rFonts w:asciiTheme="majorBidi" w:hAnsiTheme="majorBidi" w:cstheme="majorBidi"/>
            <w:color w:val="000000" w:themeColor="text1"/>
            <w:lang w:val="en-GB"/>
          </w:rPr>
          <w:delText xml:space="preserve">The </w:delText>
        </w:r>
      </w:del>
      <w:r w:rsidR="0025639D" w:rsidRPr="00F31509">
        <w:rPr>
          <w:rFonts w:asciiTheme="majorBidi" w:hAnsiTheme="majorBidi" w:cstheme="majorBidi"/>
          <w:color w:val="000000" w:themeColor="text1"/>
          <w:lang w:val="en-GB"/>
        </w:rPr>
        <w:t>Estimat</w:t>
      </w:r>
      <w:ins w:id="8020" w:author="Jane Shaw" w:date="2015-11-07T19:35:00Z">
        <w:r w:rsidR="0025639D">
          <w:rPr>
            <w:rFonts w:asciiTheme="majorBidi" w:hAnsiTheme="majorBidi" w:cstheme="majorBidi"/>
            <w:color w:val="000000" w:themeColor="text1"/>
            <w:lang w:val="en-GB"/>
          </w:rPr>
          <w:t>es</w:t>
        </w:r>
      </w:ins>
      <w:del w:id="8021" w:author="Jane Shaw" w:date="2015-11-07T19:35:00Z">
        <w:r w:rsidR="0025639D" w:rsidRPr="00F31509" w:rsidDel="0025639D">
          <w:rPr>
            <w:rFonts w:asciiTheme="majorBidi" w:hAnsiTheme="majorBidi" w:cstheme="majorBidi"/>
            <w:color w:val="000000" w:themeColor="text1"/>
            <w:lang w:val="en-GB"/>
          </w:rPr>
          <w:delText>ion</w:delText>
        </w:r>
      </w:del>
      <w:r w:rsidR="0025639D"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of energy and crude protein needs for aquaculture are derived in </w:t>
      </w:r>
      <w:del w:id="8022" w:author="Jane Shaw" w:date="2015-11-07T19:35:00Z">
        <w:r w:rsidRPr="00F31509" w:rsidDel="0025639D">
          <w:rPr>
            <w:rFonts w:asciiTheme="majorBidi" w:hAnsiTheme="majorBidi" w:cstheme="majorBidi"/>
            <w:color w:val="000000" w:themeColor="text1"/>
            <w:lang w:val="en-GB"/>
          </w:rPr>
          <w:delText xml:space="preserve">analogy </w:delText>
        </w:r>
      </w:del>
      <w:ins w:id="8023" w:author="Jane Shaw" w:date="2015-11-07T19:35:00Z">
        <w:r w:rsidR="0025639D">
          <w:rPr>
            <w:rFonts w:asciiTheme="majorBidi" w:hAnsiTheme="majorBidi" w:cstheme="majorBidi"/>
            <w:color w:val="000000" w:themeColor="text1"/>
            <w:lang w:val="en-GB"/>
          </w:rPr>
          <w:t xml:space="preserve">a similar way </w:t>
        </w:r>
      </w:ins>
      <w:r w:rsidRPr="00F31509">
        <w:rPr>
          <w:rFonts w:asciiTheme="majorBidi" w:hAnsiTheme="majorBidi" w:cstheme="majorBidi"/>
          <w:color w:val="000000" w:themeColor="text1"/>
          <w:lang w:val="en-GB"/>
        </w:rPr>
        <w:t xml:space="preserve">to those for livestock. To arrive at a precise assessment, species-specific feed </w:t>
      </w:r>
      <w:del w:id="8024" w:author="Jane Shaw" w:date="2015-10-23T12:16:00Z">
        <w:r w:rsidRPr="00F31509" w:rsidDel="000A11FE">
          <w:rPr>
            <w:rFonts w:asciiTheme="majorBidi" w:hAnsiTheme="majorBidi" w:cstheme="majorBidi"/>
            <w:color w:val="000000" w:themeColor="text1"/>
            <w:lang w:val="en-GB"/>
          </w:rPr>
          <w:delText xml:space="preserve">efficiency </w:delText>
        </w:r>
      </w:del>
      <w:ins w:id="8025" w:author="Jane Shaw" w:date="2015-10-23T12:16:00Z">
        <w:r w:rsidR="000A11FE">
          <w:rPr>
            <w:rFonts w:asciiTheme="majorBidi" w:hAnsiTheme="majorBidi" w:cstheme="majorBidi"/>
            <w:color w:val="000000" w:themeColor="text1"/>
            <w:lang w:val="en-GB"/>
          </w:rPr>
          <w:t xml:space="preserve">conversion </w:t>
        </w:r>
      </w:ins>
      <w:r w:rsidRPr="00F31509">
        <w:rPr>
          <w:rFonts w:asciiTheme="majorBidi" w:hAnsiTheme="majorBidi" w:cstheme="majorBidi"/>
          <w:color w:val="000000" w:themeColor="text1"/>
          <w:lang w:val="en-GB"/>
        </w:rPr>
        <w:t xml:space="preserve">ratios </w:t>
      </w:r>
      <w:del w:id="8026" w:author="Jane Shaw" w:date="2015-10-23T12:16:00Z">
        <w:r w:rsidRPr="00F31509" w:rsidDel="000A11FE">
          <w:rPr>
            <w:rFonts w:asciiTheme="majorBidi" w:hAnsiTheme="majorBidi" w:cstheme="majorBidi"/>
            <w:color w:val="000000" w:themeColor="text1"/>
            <w:lang w:val="en-GB"/>
          </w:rPr>
          <w:delText xml:space="preserve">(FCR) </w:delText>
        </w:r>
      </w:del>
      <w:r w:rsidRPr="00F31509">
        <w:rPr>
          <w:rFonts w:asciiTheme="majorBidi" w:hAnsiTheme="majorBidi" w:cstheme="majorBidi"/>
          <w:color w:val="000000" w:themeColor="text1"/>
          <w:lang w:val="en-GB"/>
        </w:rPr>
        <w:t>are directly applied to aquaculture production data (tonnes of fish and crustaceans) and converted into energy and crude protein equivalents</w:t>
      </w:r>
      <w:del w:id="8027" w:author="Jane Shaw" w:date="2015-11-07T19:35: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8028" w:author="Jane Shaw" w:date="2015-11-07T19:35:00Z">
        <w:r w:rsidRPr="00F31509" w:rsidDel="0025639D">
          <w:rPr>
            <w:rFonts w:asciiTheme="majorBidi" w:hAnsiTheme="majorBidi" w:cstheme="majorBidi"/>
            <w:color w:val="000000" w:themeColor="text1"/>
            <w:lang w:val="en-GB"/>
          </w:rPr>
          <w:delText xml:space="preserve">which </w:delText>
        </w:r>
      </w:del>
      <w:ins w:id="8029" w:author="Jane Shaw" w:date="2015-11-07T19:35:00Z">
        <w:r w:rsidR="0025639D">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yield</w:t>
      </w:r>
      <w:del w:id="8030" w:author="Jane Shaw" w:date="2015-11-07T19:35:00Z">
        <w:r w:rsidRPr="00F31509" w:rsidDel="0025639D">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the total nutrient requirements of the produced amounts of fish. </w:t>
      </w:r>
    </w:p>
    <w:p w14:paraId="6D21B380" w14:textId="5C353135"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031" w:author="Jane Shaw" w:date="2015-10-23T12:18:00Z">
        <w:r w:rsidRPr="00F31509" w:rsidDel="000A11FE">
          <w:rPr>
            <w:rFonts w:asciiTheme="majorBidi" w:hAnsiTheme="majorBidi" w:cstheme="majorBidi"/>
            <w:color w:val="000000" w:themeColor="text1"/>
            <w:lang w:val="en-GB"/>
          </w:rPr>
          <w:delText xml:space="preserve">Also </w:delText>
        </w:r>
      </w:del>
      <w:r w:rsidR="000A11FE" w:rsidRPr="00F31509">
        <w:rPr>
          <w:rFonts w:asciiTheme="majorBidi" w:hAnsiTheme="majorBidi" w:cstheme="majorBidi"/>
          <w:color w:val="000000" w:themeColor="text1"/>
          <w:lang w:val="en-GB"/>
        </w:rPr>
        <w:t xml:space="preserve">Fish </w:t>
      </w:r>
      <w:r w:rsidRPr="00F31509">
        <w:rPr>
          <w:rFonts w:asciiTheme="majorBidi" w:hAnsiTheme="majorBidi" w:cstheme="majorBidi"/>
          <w:color w:val="000000" w:themeColor="text1"/>
          <w:lang w:val="en-GB"/>
        </w:rPr>
        <w:t xml:space="preserve">are </w:t>
      </w:r>
      <w:ins w:id="8032" w:author="Jane Shaw" w:date="2015-10-23T12:18:00Z">
        <w:r w:rsidR="000A11FE">
          <w:rPr>
            <w:rFonts w:asciiTheme="majorBidi" w:hAnsiTheme="majorBidi" w:cstheme="majorBidi"/>
            <w:color w:val="000000" w:themeColor="text1"/>
            <w:lang w:val="en-GB"/>
          </w:rPr>
          <w:t xml:space="preserve">also </w:t>
        </w:r>
      </w:ins>
      <w:r w:rsidRPr="00F31509">
        <w:rPr>
          <w:rFonts w:asciiTheme="majorBidi" w:hAnsiTheme="majorBidi" w:cstheme="majorBidi"/>
          <w:color w:val="000000" w:themeColor="text1"/>
          <w:lang w:val="en-GB"/>
        </w:rPr>
        <w:t>farmed at different intensity levels. On the one hand, salmon and carnivor</w:t>
      </w:r>
      <w:ins w:id="8033" w:author="Jane Shaw" w:date="2015-10-23T12:18:00Z">
        <w:r w:rsidR="000A11FE">
          <w:rPr>
            <w:rFonts w:asciiTheme="majorBidi" w:hAnsiTheme="majorBidi" w:cstheme="majorBidi"/>
            <w:color w:val="000000" w:themeColor="text1"/>
            <w:lang w:val="en-GB"/>
          </w:rPr>
          <w:t>ous</w:t>
        </w:r>
      </w:ins>
      <w:del w:id="8034" w:author="Jane Shaw" w:date="2015-10-23T12:18:00Z">
        <w:r w:rsidRPr="00F31509" w:rsidDel="000A11FE">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trout must </w:t>
      </w:r>
      <w:ins w:id="8035" w:author="Jane Shaw" w:date="2015-10-23T12:18:00Z">
        <w:r w:rsidR="000A11FE">
          <w:rPr>
            <w:rFonts w:asciiTheme="majorBidi" w:hAnsiTheme="majorBidi" w:cstheme="majorBidi"/>
            <w:color w:val="000000" w:themeColor="text1"/>
            <w:lang w:val="en-GB"/>
          </w:rPr>
          <w:t xml:space="preserve">be fed </w:t>
        </w:r>
      </w:ins>
      <w:r w:rsidRPr="00F31509">
        <w:rPr>
          <w:rFonts w:asciiTheme="majorBidi" w:hAnsiTheme="majorBidi" w:cstheme="majorBidi"/>
          <w:color w:val="000000" w:themeColor="text1"/>
          <w:lang w:val="en-GB"/>
        </w:rPr>
        <w:t xml:space="preserve">entirely </w:t>
      </w:r>
      <w:del w:id="8036" w:author="Jane Shaw" w:date="2015-10-23T12:18:00Z">
        <w:r w:rsidRPr="00F31509" w:rsidDel="000A11FE">
          <w:rPr>
            <w:rFonts w:asciiTheme="majorBidi" w:hAnsiTheme="majorBidi" w:cstheme="majorBidi"/>
            <w:color w:val="000000" w:themeColor="text1"/>
            <w:lang w:val="en-GB"/>
          </w:rPr>
          <w:delText xml:space="preserve">be fed with </w:delText>
        </w:r>
      </w:del>
      <w:ins w:id="8037" w:author="Jane Shaw" w:date="2015-10-23T12:18:00Z">
        <w:r w:rsidR="000A11FE">
          <w:rPr>
            <w:rFonts w:asciiTheme="majorBidi" w:hAnsiTheme="majorBidi" w:cstheme="majorBidi"/>
            <w:color w:val="000000" w:themeColor="text1"/>
            <w:lang w:val="en-GB"/>
          </w:rPr>
          <w:t xml:space="preserve">on </w:t>
        </w:r>
      </w:ins>
      <w:r w:rsidRPr="00F31509">
        <w:rPr>
          <w:rFonts w:asciiTheme="majorBidi" w:hAnsiTheme="majorBidi" w:cstheme="majorBidi"/>
          <w:color w:val="000000" w:themeColor="text1"/>
          <w:lang w:val="en-GB"/>
        </w:rPr>
        <w:t>feeds from outside the pond</w:t>
      </w:r>
      <w:del w:id="8038" w:author="Jane Shaw" w:date="2015-10-23T12:18:00Z">
        <w:r w:rsidRPr="00F31509" w:rsidDel="000A11FE">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while other species, </w:t>
      </w:r>
      <w:del w:id="8039" w:author="Jane Shaw" w:date="2015-10-23T12:18:00Z">
        <w:r w:rsidRPr="00F31509" w:rsidDel="000A11FE">
          <w:rPr>
            <w:rFonts w:asciiTheme="majorBidi" w:hAnsiTheme="majorBidi" w:cstheme="majorBidi"/>
            <w:color w:val="000000" w:themeColor="text1"/>
            <w:lang w:val="en-GB"/>
          </w:rPr>
          <w:delText xml:space="preserve">e.g. </w:delText>
        </w:r>
      </w:del>
      <w:ins w:id="8040" w:author="Jane Shaw" w:date="2015-10-23T12:18:00Z">
        <w:r w:rsidR="000A11FE">
          <w:rPr>
            <w:rFonts w:asciiTheme="majorBidi" w:hAnsiTheme="majorBidi" w:cstheme="majorBidi"/>
            <w:color w:val="000000" w:themeColor="text1"/>
            <w:lang w:val="en-GB"/>
          </w:rPr>
          <w:t xml:space="preserve">such as </w:t>
        </w:r>
      </w:ins>
      <w:r w:rsidRPr="00F31509">
        <w:rPr>
          <w:rFonts w:asciiTheme="majorBidi" w:hAnsiTheme="majorBidi" w:cstheme="majorBidi"/>
          <w:color w:val="000000" w:themeColor="text1"/>
          <w:lang w:val="en-GB"/>
        </w:rPr>
        <w:t xml:space="preserve">carp, may retrieve nutrients from microorganisms, aquatic plants, </w:t>
      </w:r>
      <w:del w:id="8041" w:author="Jane Shaw" w:date="2015-10-23T12:18:00Z">
        <w:r w:rsidRPr="00F31509" w:rsidDel="000A11FE">
          <w:rPr>
            <w:rFonts w:asciiTheme="majorBidi" w:hAnsiTheme="majorBidi" w:cstheme="majorBidi"/>
            <w:color w:val="000000" w:themeColor="text1"/>
            <w:lang w:val="en-GB"/>
          </w:rPr>
          <w:delText xml:space="preserve">fellow </w:delText>
        </w:r>
      </w:del>
      <w:ins w:id="8042" w:author="Jane Shaw" w:date="2015-10-23T12:18:00Z">
        <w:r w:rsidR="000A11FE">
          <w:rPr>
            <w:rFonts w:asciiTheme="majorBidi" w:hAnsiTheme="majorBidi" w:cstheme="majorBidi"/>
            <w:color w:val="000000" w:themeColor="text1"/>
            <w:lang w:val="en-GB"/>
          </w:rPr>
          <w:t>other</w:t>
        </w:r>
        <w:r w:rsidR="000A11FE"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fish and aquatic wastes that are available in their surrounding waters, depending on the production system. Hence, an intensity factor is applied to the overall biological requirements </w:t>
      </w:r>
      <w:del w:id="8043" w:author="Jane Shaw" w:date="2015-10-23T12:18:00Z">
        <w:r w:rsidRPr="00F31509" w:rsidDel="000A11FE">
          <w:rPr>
            <w:rFonts w:asciiTheme="majorBidi" w:hAnsiTheme="majorBidi" w:cstheme="majorBidi"/>
            <w:color w:val="000000" w:themeColor="text1"/>
            <w:lang w:val="en-GB"/>
          </w:rPr>
          <w:delText xml:space="preserve">in order </w:delText>
        </w:r>
      </w:del>
      <w:r w:rsidRPr="00F31509">
        <w:rPr>
          <w:rFonts w:asciiTheme="majorBidi" w:hAnsiTheme="majorBidi" w:cstheme="majorBidi"/>
          <w:color w:val="000000" w:themeColor="text1"/>
          <w:lang w:val="en-GB"/>
        </w:rPr>
        <w:t>to circumscribe the actual aqu</w:t>
      </w:r>
      <w:del w:id="8044" w:author="Jane Shaw" w:date="2015-10-23T13:19:00Z">
        <w:r w:rsidRPr="00F31509" w:rsidDel="000A2AA8">
          <w:rPr>
            <w:rFonts w:asciiTheme="majorBidi" w:hAnsiTheme="majorBidi" w:cstheme="majorBidi"/>
            <w:color w:val="000000" w:themeColor="text1"/>
            <w:lang w:val="en-GB"/>
          </w:rPr>
          <w:delText>a-fe</w:delText>
        </w:r>
      </w:del>
      <w:ins w:id="8045" w:author="Jane Shaw" w:date="2015-10-23T13:19:00Z">
        <w:r w:rsidR="000A2AA8">
          <w:rPr>
            <w:rFonts w:asciiTheme="majorBidi" w:hAnsiTheme="majorBidi" w:cstheme="majorBidi"/>
            <w:color w:val="000000" w:themeColor="text1"/>
            <w:lang w:val="en-GB"/>
          </w:rPr>
          <w:t>afe</w:t>
        </w:r>
      </w:ins>
      <w:r w:rsidRPr="00F31509">
        <w:rPr>
          <w:rFonts w:asciiTheme="majorBidi" w:hAnsiTheme="majorBidi" w:cstheme="majorBidi"/>
          <w:color w:val="000000" w:themeColor="text1"/>
          <w:lang w:val="en-GB"/>
        </w:rPr>
        <w:t xml:space="preserve">ed demand. </w:t>
      </w:r>
    </w:p>
    <w:p w14:paraId="40F017A8" w14:textId="3B150A58"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046" w:author="Jane Shaw" w:date="2015-10-23T12:17:00Z">
        <w:r w:rsidRPr="00F31509" w:rsidDel="000A11FE">
          <w:rPr>
            <w:rFonts w:asciiTheme="majorBidi" w:hAnsiTheme="majorBidi" w:cstheme="majorBidi"/>
            <w:color w:val="000000" w:themeColor="text1"/>
            <w:lang w:val="en-GB"/>
          </w:rPr>
          <w:delText xml:space="preserve">Both </w:delText>
        </w:r>
      </w:del>
      <w:r w:rsidR="000A11FE"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parameters of </w:t>
      </w:r>
      <w:ins w:id="8047" w:author="Jane Shaw" w:date="2015-10-23T12:17:00Z">
        <w:r w:rsidR="000A11FE">
          <w:rPr>
            <w:rFonts w:asciiTheme="majorBidi" w:hAnsiTheme="majorBidi" w:cstheme="majorBidi"/>
            <w:color w:val="000000" w:themeColor="text1"/>
            <w:lang w:val="en-GB"/>
          </w:rPr>
          <w:t xml:space="preserve">both </w:t>
        </w:r>
      </w:ins>
      <w:del w:id="8048" w:author="Jane Shaw" w:date="2015-10-23T12:17:00Z">
        <w:r w:rsidRPr="00F31509" w:rsidDel="000A11FE">
          <w:rPr>
            <w:rFonts w:asciiTheme="majorBidi" w:hAnsiTheme="majorBidi" w:cstheme="majorBidi"/>
            <w:color w:val="000000" w:themeColor="text1"/>
            <w:lang w:val="en-GB"/>
          </w:rPr>
          <w:delText xml:space="preserve">FCR </w:delText>
        </w:r>
      </w:del>
      <w:ins w:id="8049" w:author="Jane Shaw" w:date="2015-10-23T12:17:00Z">
        <w:r w:rsidR="000A11FE">
          <w:rPr>
            <w:rFonts w:asciiTheme="majorBidi" w:hAnsiTheme="majorBidi" w:cstheme="majorBidi"/>
            <w:color w:val="000000" w:themeColor="text1"/>
            <w:lang w:val="en-GB"/>
          </w:rPr>
          <w:t xml:space="preserve">feed conversion ratio </w:t>
        </w:r>
      </w:ins>
      <w:r w:rsidRPr="00F31509">
        <w:rPr>
          <w:rFonts w:asciiTheme="majorBidi" w:hAnsiTheme="majorBidi" w:cstheme="majorBidi"/>
          <w:color w:val="000000" w:themeColor="text1"/>
          <w:lang w:val="en-GB"/>
        </w:rPr>
        <w:t xml:space="preserve">and feeding intensity are retrieved and extrapolated from survey data published by the FAO Fisheries </w:t>
      </w:r>
      <w:ins w:id="8050" w:author="Jane Shaw" w:date="2015-10-23T12:20:00Z">
        <w:r w:rsidR="000A11FE">
          <w:rPr>
            <w:rFonts w:asciiTheme="majorBidi" w:hAnsiTheme="majorBidi" w:cstheme="majorBidi"/>
            <w:color w:val="000000" w:themeColor="text1"/>
            <w:lang w:val="en-GB"/>
          </w:rPr>
          <w:t xml:space="preserve">and Aquaculture </w:t>
        </w:r>
      </w:ins>
      <w:r w:rsidRPr="00F31509">
        <w:rPr>
          <w:rFonts w:asciiTheme="majorBidi" w:hAnsiTheme="majorBidi" w:cstheme="majorBidi"/>
          <w:color w:val="000000" w:themeColor="text1"/>
          <w:lang w:val="en-GB"/>
        </w:rPr>
        <w:t xml:space="preserve">Department. Eventually, the aquaculture requirements are added to those of livestock to arrive at the total feed energy and crude protein use for every year and country. </w:t>
      </w:r>
    </w:p>
    <w:p w14:paraId="55C86012" w14:textId="77777777" w:rsidR="004F65E4" w:rsidRPr="00F31509" w:rsidRDefault="004F65E4">
      <w:pPr>
        <w:pStyle w:val="Titolo4"/>
        <w:rPr>
          <w:lang w:val="en-GB"/>
        </w:rPr>
        <w:pPrChange w:id="8051" w:author="Jane Shaw" w:date="2015-10-23T12:02:00Z">
          <w:pPr>
            <w:pStyle w:val="Titolo3"/>
          </w:pPr>
        </w:pPrChange>
      </w:pPr>
      <w:bookmarkStart w:id="8052" w:name="_Toc421025872"/>
      <w:r w:rsidRPr="00F31509">
        <w:rPr>
          <w:lang w:val="en-GB"/>
        </w:rPr>
        <w:t>Determining use of individual feedstuffs</w:t>
      </w:r>
      <w:bookmarkEnd w:id="8052"/>
    </w:p>
    <w:p w14:paraId="031A7CCB" w14:textId="0ED190FF"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053" w:author="Jane Shaw" w:date="2015-10-23T12:20:00Z">
        <w:r w:rsidRPr="00F31509" w:rsidDel="000A11FE">
          <w:rPr>
            <w:rFonts w:asciiTheme="majorBidi" w:hAnsiTheme="majorBidi" w:cstheme="majorBidi"/>
            <w:color w:val="000000" w:themeColor="text1"/>
            <w:lang w:val="en-GB"/>
          </w:rPr>
          <w:delText xml:space="preserve">Thus </w:delText>
        </w:r>
      </w:del>
      <w:ins w:id="8054" w:author="Jane Shaw" w:date="2015-10-23T12:20:00Z">
        <w:r w:rsidR="000A11FE">
          <w:rPr>
            <w:rFonts w:asciiTheme="majorBidi" w:hAnsiTheme="majorBidi" w:cstheme="majorBidi"/>
            <w:color w:val="000000" w:themeColor="text1"/>
            <w:lang w:val="en-GB"/>
          </w:rPr>
          <w:t xml:space="preserve">So </w:t>
        </w:r>
      </w:ins>
      <w:r w:rsidRPr="00F31509">
        <w:rPr>
          <w:rFonts w:asciiTheme="majorBidi" w:hAnsiTheme="majorBidi" w:cstheme="majorBidi"/>
          <w:color w:val="000000" w:themeColor="text1"/>
          <w:lang w:val="en-GB"/>
        </w:rPr>
        <w:t xml:space="preserve">far, the new approach has </w:t>
      </w:r>
      <w:del w:id="8055" w:author="Jane Shaw" w:date="2015-10-23T12:20:00Z">
        <w:r w:rsidRPr="00F31509" w:rsidDel="000A11FE">
          <w:rPr>
            <w:rFonts w:asciiTheme="majorBidi" w:hAnsiTheme="majorBidi" w:cstheme="majorBidi"/>
            <w:color w:val="000000" w:themeColor="text1"/>
            <w:lang w:val="en-GB"/>
          </w:rPr>
          <w:delText xml:space="preserve">only </w:delText>
        </w:r>
      </w:del>
      <w:r w:rsidRPr="00F31509">
        <w:rPr>
          <w:rFonts w:asciiTheme="majorBidi" w:hAnsiTheme="majorBidi" w:cstheme="majorBidi"/>
          <w:color w:val="000000" w:themeColor="text1"/>
          <w:lang w:val="en-GB"/>
        </w:rPr>
        <w:t xml:space="preserve">produced </w:t>
      </w:r>
      <w:ins w:id="8056" w:author="Jane Shaw" w:date="2015-10-23T12:20:00Z">
        <w:r w:rsidR="000A11FE">
          <w:rPr>
            <w:rFonts w:asciiTheme="majorBidi" w:hAnsiTheme="majorBidi" w:cstheme="majorBidi"/>
            <w:color w:val="000000" w:themeColor="text1"/>
            <w:lang w:val="en-GB"/>
          </w:rPr>
          <w:t xml:space="preserve">only </w:t>
        </w:r>
      </w:ins>
      <w:r w:rsidRPr="00F31509">
        <w:rPr>
          <w:rFonts w:asciiTheme="majorBidi" w:hAnsiTheme="majorBidi" w:cstheme="majorBidi"/>
          <w:color w:val="000000" w:themeColor="text1"/>
          <w:lang w:val="en-GB"/>
        </w:rPr>
        <w:t xml:space="preserve">total feed requirements and total feed use </w:t>
      </w:r>
      <w:del w:id="8057" w:author="Jane Shaw" w:date="2015-11-07T19:36:00Z">
        <w:r w:rsidRPr="00F31509" w:rsidDel="0025639D">
          <w:rPr>
            <w:rFonts w:asciiTheme="majorBidi" w:hAnsiTheme="majorBidi" w:cstheme="majorBidi"/>
            <w:color w:val="000000" w:themeColor="text1"/>
            <w:lang w:val="en-GB"/>
          </w:rPr>
          <w:delText xml:space="preserve">of </w:delText>
        </w:r>
      </w:del>
      <w:ins w:id="8058" w:author="Jane Shaw" w:date="2015-11-07T19:36:00Z">
        <w:r w:rsidR="0025639D">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 xml:space="preserve">CC feeds in terms of metabolizable energy and crude protein. No distinction has yet been made to identify which of the various feedstuffs contribute to </w:t>
      </w:r>
      <w:del w:id="8059" w:author="Jane Shaw" w:date="2015-10-23T12:21:00Z">
        <w:r w:rsidRPr="00F31509" w:rsidDel="000A11FE">
          <w:rPr>
            <w:rFonts w:asciiTheme="majorBidi" w:hAnsiTheme="majorBidi" w:cstheme="majorBidi"/>
            <w:color w:val="000000" w:themeColor="text1"/>
            <w:lang w:val="en-GB"/>
          </w:rPr>
          <w:delText xml:space="preserve">cover </w:delText>
        </w:r>
      </w:del>
      <w:ins w:id="8060" w:author="Jane Shaw" w:date="2015-10-23T12:21:00Z">
        <w:r w:rsidR="000A11FE">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CC feeds. The next </w:t>
      </w:r>
      <w:del w:id="8061" w:author="Jane Shaw" w:date="2015-10-23T12:21:00Z">
        <w:r w:rsidRPr="00F31509" w:rsidDel="000A11FE">
          <w:rPr>
            <w:rFonts w:asciiTheme="majorBidi" w:hAnsiTheme="majorBidi" w:cstheme="majorBidi"/>
            <w:color w:val="000000" w:themeColor="text1"/>
            <w:lang w:val="en-GB"/>
          </w:rPr>
          <w:delText xml:space="preserve">step </w:delText>
        </w:r>
      </w:del>
      <w:ins w:id="8062" w:author="Jane Shaw" w:date="2015-10-23T12:21:00Z">
        <w:r w:rsidR="000A11FE">
          <w:rPr>
            <w:rFonts w:asciiTheme="majorBidi" w:hAnsiTheme="majorBidi" w:cstheme="majorBidi"/>
            <w:color w:val="000000" w:themeColor="text1"/>
            <w:lang w:val="en-GB"/>
          </w:rPr>
          <w:t xml:space="preserve">stage </w:t>
        </w:r>
      </w:ins>
      <w:del w:id="8063" w:author="Jane Shaw" w:date="2015-10-23T12:21:00Z">
        <w:r w:rsidRPr="00F31509" w:rsidDel="000A11FE">
          <w:rPr>
            <w:rFonts w:asciiTheme="majorBidi" w:hAnsiTheme="majorBidi" w:cstheme="majorBidi"/>
            <w:color w:val="000000" w:themeColor="text1"/>
            <w:lang w:val="en-GB"/>
          </w:rPr>
          <w:delText xml:space="preserve">required to </w:delText>
        </w:r>
      </w:del>
      <w:ins w:id="8064" w:author="Jane Shaw" w:date="2015-10-23T12:21:00Z">
        <w:r w:rsidR="000A11FE">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produc</w:t>
      </w:r>
      <w:ins w:id="8065" w:author="Jane Shaw" w:date="2015-10-23T12:21:00Z">
        <w:r w:rsidR="000A11FE">
          <w:rPr>
            <w:rFonts w:asciiTheme="majorBidi" w:hAnsiTheme="majorBidi" w:cstheme="majorBidi"/>
            <w:color w:val="000000" w:themeColor="text1"/>
            <w:lang w:val="en-GB"/>
          </w:rPr>
          <w:t>ing</w:t>
        </w:r>
      </w:ins>
      <w:del w:id="8066" w:author="Jane Shaw" w:date="2015-10-23T12:21:00Z">
        <w:r w:rsidRPr="00F31509" w:rsidDel="000A11FE">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this information </w:t>
      </w:r>
      <w:del w:id="8067" w:author="Jane Shaw" w:date="2015-10-23T12:21:00Z">
        <w:r w:rsidRPr="00F31509" w:rsidDel="000A11FE">
          <w:rPr>
            <w:rFonts w:asciiTheme="majorBidi" w:hAnsiTheme="majorBidi" w:cstheme="majorBidi"/>
            <w:color w:val="000000" w:themeColor="text1"/>
            <w:lang w:val="en-GB"/>
          </w:rPr>
          <w:delText xml:space="preserve">in </w:delText>
        </w:r>
      </w:del>
      <w:ins w:id="8068" w:author="Jane Shaw" w:date="2015-10-23T12:21:00Z">
        <w:r w:rsidR="000A11FE">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 xml:space="preserve">the FBS is to break </w:t>
      </w:r>
      <w:ins w:id="8069" w:author="Jane Shaw" w:date="2015-10-23T12:21:00Z">
        <w:r w:rsidR="000A11FE">
          <w:rPr>
            <w:rFonts w:asciiTheme="majorBidi" w:hAnsiTheme="majorBidi" w:cstheme="majorBidi"/>
            <w:color w:val="000000" w:themeColor="text1"/>
            <w:lang w:val="en-GB"/>
          </w:rPr>
          <w:t xml:space="preserve">down </w:t>
        </w:r>
      </w:ins>
      <w:r w:rsidRPr="00F31509">
        <w:rPr>
          <w:rFonts w:asciiTheme="majorBidi" w:hAnsiTheme="majorBidi" w:cstheme="majorBidi"/>
          <w:color w:val="000000" w:themeColor="text1"/>
          <w:lang w:val="en-GB"/>
        </w:rPr>
        <w:t xml:space="preserve">the </w:t>
      </w:r>
      <w:del w:id="8070" w:author="Jane Shaw" w:date="2015-10-23T12:21:00Z">
        <w:r w:rsidRPr="00F31509" w:rsidDel="000A11FE">
          <w:rPr>
            <w:rFonts w:asciiTheme="majorBidi" w:hAnsiTheme="majorBidi" w:cstheme="majorBidi"/>
            <w:color w:val="000000" w:themeColor="text1"/>
            <w:lang w:val="en-GB"/>
          </w:rPr>
          <w:delText xml:space="preserve">CC feeds of </w:delText>
        </w:r>
      </w:del>
      <w:r w:rsidRPr="00F31509">
        <w:rPr>
          <w:rFonts w:asciiTheme="majorBidi" w:hAnsiTheme="majorBidi" w:cstheme="majorBidi"/>
          <w:color w:val="000000" w:themeColor="text1"/>
          <w:lang w:val="en-GB"/>
        </w:rPr>
        <w:t xml:space="preserve">energy and protein </w:t>
      </w:r>
      <w:ins w:id="8071" w:author="Jane Shaw" w:date="2015-11-07T19:36:00Z">
        <w:r w:rsidR="0025639D">
          <w:rPr>
            <w:rFonts w:asciiTheme="majorBidi" w:hAnsiTheme="majorBidi" w:cstheme="majorBidi"/>
            <w:color w:val="000000" w:themeColor="text1"/>
            <w:lang w:val="en-GB"/>
          </w:rPr>
          <w:t xml:space="preserve">contents </w:t>
        </w:r>
      </w:ins>
      <w:ins w:id="8072" w:author="Jane Shaw" w:date="2015-10-23T12:21:00Z">
        <w:r w:rsidR="000A11FE">
          <w:rPr>
            <w:rFonts w:asciiTheme="majorBidi" w:hAnsiTheme="majorBidi" w:cstheme="majorBidi"/>
            <w:color w:val="000000" w:themeColor="text1"/>
            <w:lang w:val="en-GB"/>
          </w:rPr>
          <w:t xml:space="preserve">of </w:t>
        </w:r>
        <w:r w:rsidR="000A11FE" w:rsidRPr="00F31509">
          <w:rPr>
            <w:rFonts w:asciiTheme="majorBidi" w:hAnsiTheme="majorBidi" w:cstheme="majorBidi"/>
            <w:color w:val="000000" w:themeColor="text1"/>
            <w:lang w:val="en-GB"/>
          </w:rPr>
          <w:t xml:space="preserve">CC feeds </w:t>
        </w:r>
      </w:ins>
      <w:del w:id="8073" w:author="Jane Shaw" w:date="2015-10-23T12:21:00Z">
        <w:r w:rsidRPr="00F31509" w:rsidDel="000A11FE">
          <w:rPr>
            <w:rFonts w:asciiTheme="majorBidi" w:hAnsiTheme="majorBidi" w:cstheme="majorBidi"/>
            <w:color w:val="000000" w:themeColor="text1"/>
            <w:lang w:val="en-GB"/>
          </w:rPr>
          <w:delText xml:space="preserve">down </w:delText>
        </w:r>
      </w:del>
      <w:r w:rsidRPr="00F31509">
        <w:rPr>
          <w:rFonts w:asciiTheme="majorBidi" w:hAnsiTheme="majorBidi" w:cstheme="majorBidi"/>
          <w:color w:val="000000" w:themeColor="text1"/>
          <w:lang w:val="en-GB"/>
        </w:rPr>
        <w:t>into individual feedstuffs at the commodity level.</w:t>
      </w:r>
    </w:p>
    <w:p w14:paraId="2A321A97" w14:textId="57624278"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w:t>
      </w:r>
      <w:del w:id="8074" w:author="Jane Shaw" w:date="2015-10-23T12:22:00Z">
        <w:r w:rsidRPr="00F31509" w:rsidDel="000A11FE">
          <w:rPr>
            <w:rFonts w:asciiTheme="majorBidi" w:hAnsiTheme="majorBidi" w:cstheme="majorBidi"/>
            <w:color w:val="000000" w:themeColor="text1"/>
            <w:lang w:val="en-GB"/>
          </w:rPr>
          <w:delText xml:space="preserve">used </w:delText>
        </w:r>
      </w:del>
      <w:r w:rsidRPr="00F31509">
        <w:rPr>
          <w:rFonts w:asciiTheme="majorBidi" w:hAnsiTheme="majorBidi" w:cstheme="majorBidi"/>
          <w:color w:val="000000" w:themeColor="text1"/>
          <w:lang w:val="en-GB"/>
        </w:rPr>
        <w:t xml:space="preserve">for </w:t>
      </w:r>
      <w:ins w:id="8075" w:author="Jane Shaw" w:date="2015-10-23T12:22:00Z">
        <w:r w:rsidR="000A11FE">
          <w:rPr>
            <w:rFonts w:asciiTheme="majorBidi" w:hAnsiTheme="majorBidi" w:cstheme="majorBidi"/>
            <w:color w:val="000000" w:themeColor="text1"/>
            <w:lang w:val="en-GB"/>
          </w:rPr>
          <w:t xml:space="preserve">carrying out </w:t>
        </w:r>
      </w:ins>
      <w:r w:rsidRPr="00F31509">
        <w:rPr>
          <w:rFonts w:asciiTheme="majorBidi" w:hAnsiTheme="majorBidi" w:cstheme="majorBidi"/>
          <w:color w:val="000000" w:themeColor="text1"/>
          <w:lang w:val="en-GB"/>
        </w:rPr>
        <w:t xml:space="preserve">such an allocation </w:t>
      </w:r>
      <w:del w:id="8076" w:author="Jane Shaw" w:date="2015-10-23T12:22:00Z">
        <w:r w:rsidRPr="00F31509" w:rsidDel="000A11FE">
          <w:rPr>
            <w:rFonts w:asciiTheme="majorBidi" w:hAnsiTheme="majorBidi" w:cstheme="majorBidi"/>
            <w:color w:val="000000" w:themeColor="text1"/>
            <w:lang w:val="en-GB"/>
          </w:rPr>
          <w:delText xml:space="preserve">in practice </w:delText>
        </w:r>
      </w:del>
      <w:r w:rsidRPr="00F31509">
        <w:rPr>
          <w:rFonts w:asciiTheme="majorBidi" w:hAnsiTheme="majorBidi" w:cstheme="majorBidi"/>
          <w:color w:val="000000" w:themeColor="text1"/>
          <w:lang w:val="en-GB"/>
        </w:rPr>
        <w:t>is to set</w:t>
      </w:r>
      <w:ins w:id="8077" w:author="Jane Shaw" w:date="2015-10-23T12:22:00Z">
        <w:r w:rsidR="000A11FE">
          <w:rPr>
            <w:rFonts w:asciiTheme="majorBidi" w:hAnsiTheme="majorBidi" w:cstheme="majorBidi"/>
            <w:color w:val="000000" w:themeColor="text1"/>
            <w:lang w:val="en-GB"/>
          </w:rPr>
          <w:t xml:space="preserve"> </w:t>
        </w:r>
      </w:ins>
      <w:del w:id="8078" w:author="Jane Shaw" w:date="2015-10-23T12:22: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up a linear programming system </w:t>
      </w:r>
      <w:del w:id="8079" w:author="Jane Shaw" w:date="2015-10-23T12:23:00Z">
        <w:r w:rsidRPr="00F31509" w:rsidDel="000A11FE">
          <w:rPr>
            <w:rFonts w:asciiTheme="majorBidi" w:hAnsiTheme="majorBidi" w:cstheme="majorBidi"/>
            <w:color w:val="000000" w:themeColor="text1"/>
            <w:lang w:val="en-GB"/>
          </w:rPr>
          <w:delText xml:space="preserve">(LP) </w:delText>
        </w:r>
      </w:del>
      <w:r w:rsidRPr="00F31509">
        <w:rPr>
          <w:rFonts w:asciiTheme="majorBidi" w:hAnsiTheme="majorBidi" w:cstheme="majorBidi"/>
          <w:color w:val="000000" w:themeColor="text1"/>
          <w:lang w:val="en-GB"/>
        </w:rPr>
        <w:t>that determines the most price-efficient combination of feedstuffs</w:t>
      </w:r>
      <w:del w:id="8080" w:author="Jane Shaw" w:date="2015-10-23T12:23: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8081" w:author="Jane Shaw" w:date="2015-10-23T12:23:00Z">
        <w:r w:rsidRPr="00F31509" w:rsidDel="000A11FE">
          <w:rPr>
            <w:rFonts w:asciiTheme="majorBidi" w:hAnsiTheme="majorBidi" w:cstheme="majorBidi"/>
            <w:color w:val="000000" w:themeColor="text1"/>
            <w:lang w:val="en-GB"/>
          </w:rPr>
          <w:delText xml:space="preserve">which </w:delText>
        </w:r>
      </w:del>
      <w:ins w:id="8082" w:author="Jane Shaw" w:date="2015-10-23T12:23:00Z">
        <w:r w:rsidR="000A11FE">
          <w:rPr>
            <w:rFonts w:asciiTheme="majorBidi" w:hAnsiTheme="majorBidi" w:cstheme="majorBidi"/>
            <w:color w:val="000000" w:themeColor="text1"/>
            <w:lang w:val="en-GB"/>
          </w:rPr>
          <w:t xml:space="preserve">that </w:t>
        </w:r>
      </w:ins>
      <w:r w:rsidRPr="00F31509">
        <w:rPr>
          <w:rFonts w:asciiTheme="majorBidi" w:hAnsiTheme="majorBidi" w:cstheme="majorBidi"/>
          <w:color w:val="000000" w:themeColor="text1"/>
          <w:lang w:val="en-GB"/>
        </w:rPr>
        <w:t xml:space="preserve">meets the constraints of total requirements and the nutrient composition of individual feedstuffs. </w:t>
      </w:r>
      <w:del w:id="8083" w:author="Jane Shaw" w:date="2015-10-23T12:24:00Z">
        <w:r w:rsidRPr="00F31509" w:rsidDel="000A11FE">
          <w:rPr>
            <w:rFonts w:asciiTheme="majorBidi" w:hAnsiTheme="majorBidi" w:cstheme="majorBidi"/>
            <w:color w:val="000000" w:themeColor="text1"/>
            <w:lang w:val="en-GB"/>
          </w:rPr>
          <w:delText xml:space="preserve">Theoretically, </w:delText>
        </w:r>
      </w:del>
      <w:r w:rsidR="000A11FE" w:rsidRPr="00F31509">
        <w:rPr>
          <w:rFonts w:asciiTheme="majorBidi" w:hAnsiTheme="majorBidi" w:cstheme="majorBidi"/>
          <w:color w:val="000000" w:themeColor="text1"/>
          <w:lang w:val="en-GB"/>
        </w:rPr>
        <w:t xml:space="preserve">Such </w:t>
      </w:r>
      <w:r w:rsidRPr="00F31509">
        <w:rPr>
          <w:rFonts w:asciiTheme="majorBidi" w:hAnsiTheme="majorBidi" w:cstheme="majorBidi"/>
          <w:color w:val="000000" w:themeColor="text1"/>
          <w:lang w:val="en-GB"/>
        </w:rPr>
        <w:t>an approach may be very appealing</w:t>
      </w:r>
      <w:ins w:id="8084" w:author="Jane Shaw" w:date="2015-10-23T12:24:00Z">
        <w:r w:rsidR="000A11FE">
          <w:rPr>
            <w:rFonts w:asciiTheme="majorBidi" w:hAnsiTheme="majorBidi" w:cstheme="majorBidi"/>
            <w:color w:val="000000" w:themeColor="text1"/>
            <w:lang w:val="en-GB"/>
          </w:rPr>
          <w:t xml:space="preserve"> in theory</w:t>
        </w:r>
      </w:ins>
      <w:r w:rsidRPr="00F31509">
        <w:rPr>
          <w:rFonts w:asciiTheme="majorBidi" w:hAnsiTheme="majorBidi" w:cstheme="majorBidi"/>
          <w:color w:val="000000" w:themeColor="text1"/>
          <w:lang w:val="en-GB"/>
        </w:rPr>
        <w:t xml:space="preserve">, but it lacks practical relevance for the FBS system. </w:t>
      </w:r>
      <w:del w:id="8085" w:author="Jane Shaw" w:date="2015-10-23T12:24:00Z">
        <w:r w:rsidRPr="00F31509" w:rsidDel="000A11FE">
          <w:rPr>
            <w:rFonts w:asciiTheme="majorBidi" w:hAnsiTheme="majorBidi" w:cstheme="majorBidi"/>
            <w:color w:val="000000" w:themeColor="text1"/>
            <w:lang w:val="en-GB"/>
          </w:rPr>
          <w:delText xml:space="preserve">For </w:delText>
        </w:r>
      </w:del>
      <w:r w:rsidR="000A11FE" w:rsidRPr="00F31509">
        <w:rPr>
          <w:rFonts w:asciiTheme="majorBidi" w:hAnsiTheme="majorBidi" w:cstheme="majorBidi"/>
          <w:color w:val="000000" w:themeColor="text1"/>
          <w:lang w:val="en-GB"/>
        </w:rPr>
        <w:t xml:space="preserve">One </w:t>
      </w:r>
      <w:del w:id="8086" w:author="Jane Shaw" w:date="2015-10-23T12:24:00Z">
        <w:r w:rsidRPr="00F31509" w:rsidDel="000A11FE">
          <w:rPr>
            <w:rFonts w:asciiTheme="majorBidi" w:hAnsiTheme="majorBidi" w:cstheme="majorBidi"/>
            <w:color w:val="000000" w:themeColor="text1"/>
            <w:lang w:val="en-GB"/>
          </w:rPr>
          <w:delText xml:space="preserve">thing, </w:delText>
        </w:r>
      </w:del>
      <w:ins w:id="8087" w:author="Jane Shaw" w:date="2015-10-23T12:24:00Z">
        <w:r w:rsidR="000A11FE">
          <w:rPr>
            <w:rFonts w:asciiTheme="majorBidi" w:hAnsiTheme="majorBidi" w:cstheme="majorBidi"/>
            <w:color w:val="000000" w:themeColor="text1"/>
            <w:lang w:val="en-GB"/>
          </w:rPr>
          <w:t xml:space="preserve">problem is that </w:t>
        </w:r>
      </w:ins>
      <w:r w:rsidRPr="00F31509">
        <w:rPr>
          <w:rFonts w:asciiTheme="majorBidi" w:hAnsiTheme="majorBidi" w:cstheme="majorBidi"/>
          <w:color w:val="000000" w:themeColor="text1"/>
          <w:lang w:val="en-GB"/>
        </w:rPr>
        <w:t xml:space="preserve">it requires </w:t>
      </w:r>
      <w:del w:id="8088" w:author="Jane Shaw" w:date="2015-10-23T12:24:00Z">
        <w:r w:rsidRPr="00F31509" w:rsidDel="000A11FE">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 xml:space="preserve">exact knowledge and constant updating of </w:t>
      </w:r>
      <w:del w:id="8089" w:author="Jane Shaw" w:date="2015-10-23T12:25:00Z">
        <w:r w:rsidRPr="00F31509" w:rsidDel="000A11FE">
          <w:rPr>
            <w:rFonts w:asciiTheme="majorBidi" w:hAnsiTheme="majorBidi" w:cstheme="majorBidi"/>
            <w:color w:val="000000" w:themeColor="text1"/>
            <w:lang w:val="en-GB"/>
          </w:rPr>
          <w:delText xml:space="preserve">prices </w:delText>
        </w:r>
      </w:del>
      <w:del w:id="8090" w:author="Jane Shaw" w:date="2015-10-23T12:24:00Z">
        <w:r w:rsidRPr="00F31509" w:rsidDel="000A11FE">
          <w:rPr>
            <w:rFonts w:asciiTheme="majorBidi" w:hAnsiTheme="majorBidi" w:cstheme="majorBidi"/>
            <w:color w:val="000000" w:themeColor="text1"/>
            <w:lang w:val="en-GB"/>
          </w:rPr>
          <w:delText xml:space="preserve">for </w:delText>
        </w:r>
      </w:del>
      <w:r w:rsidRPr="00F31509">
        <w:rPr>
          <w:rFonts w:asciiTheme="majorBidi" w:hAnsiTheme="majorBidi" w:cstheme="majorBidi"/>
          <w:color w:val="000000" w:themeColor="text1"/>
          <w:lang w:val="en-GB"/>
        </w:rPr>
        <w:t>feedstuff</w:t>
      </w:r>
      <w:ins w:id="8091" w:author="Jane Shaw" w:date="2015-10-23T12:25:00Z">
        <w:r w:rsidR="000A11FE">
          <w:rPr>
            <w:rFonts w:asciiTheme="majorBidi" w:hAnsiTheme="majorBidi" w:cstheme="majorBidi"/>
            <w:color w:val="000000" w:themeColor="text1"/>
            <w:lang w:val="en-GB"/>
          </w:rPr>
          <w:t xml:space="preserve"> price</w:t>
        </w:r>
      </w:ins>
      <w:r w:rsidRPr="00F31509">
        <w:rPr>
          <w:rFonts w:asciiTheme="majorBidi" w:hAnsiTheme="majorBidi" w:cstheme="majorBidi"/>
          <w:color w:val="000000" w:themeColor="text1"/>
          <w:lang w:val="en-GB"/>
        </w:rPr>
        <w:t xml:space="preserve">s. Collecting this information is </w:t>
      </w:r>
      <w:del w:id="8092" w:author="Jane Shaw" w:date="2015-10-23T12:25:00Z">
        <w:r w:rsidRPr="00F31509" w:rsidDel="000A11FE">
          <w:rPr>
            <w:rFonts w:asciiTheme="majorBidi" w:hAnsiTheme="majorBidi" w:cstheme="majorBidi"/>
            <w:color w:val="000000" w:themeColor="text1"/>
            <w:lang w:val="en-GB"/>
          </w:rPr>
          <w:delText xml:space="preserve">a tall order </w:delText>
        </w:r>
      </w:del>
      <w:ins w:id="8093" w:author="Jane Shaw" w:date="2015-10-23T12:25:00Z">
        <w:r w:rsidR="000A11FE">
          <w:rPr>
            <w:rFonts w:asciiTheme="majorBidi" w:hAnsiTheme="majorBidi" w:cstheme="majorBidi"/>
            <w:color w:val="000000" w:themeColor="text1"/>
            <w:lang w:val="en-GB"/>
          </w:rPr>
          <w:t xml:space="preserve">challenging </w:t>
        </w:r>
      </w:ins>
      <w:r w:rsidRPr="00F31509">
        <w:rPr>
          <w:rFonts w:asciiTheme="majorBidi" w:hAnsiTheme="majorBidi" w:cstheme="majorBidi"/>
          <w:color w:val="000000" w:themeColor="text1"/>
          <w:lang w:val="en-GB"/>
        </w:rPr>
        <w:t xml:space="preserve">in developed countries and infeasible or impossible in developing ones. </w:t>
      </w:r>
      <w:del w:id="8094" w:author="Jane Shaw" w:date="2015-10-23T12:25:00Z">
        <w:r w:rsidRPr="00F31509" w:rsidDel="000A11FE">
          <w:rPr>
            <w:rFonts w:asciiTheme="majorBidi" w:hAnsiTheme="majorBidi" w:cstheme="majorBidi"/>
            <w:color w:val="000000" w:themeColor="text1"/>
            <w:lang w:val="en-GB"/>
          </w:rPr>
          <w:delText xml:space="preserve">For </w:delText>
        </w:r>
      </w:del>
      <w:r w:rsidR="000A11FE" w:rsidRPr="00F31509">
        <w:rPr>
          <w:rFonts w:asciiTheme="majorBidi" w:hAnsiTheme="majorBidi" w:cstheme="majorBidi"/>
          <w:color w:val="000000" w:themeColor="text1"/>
          <w:lang w:val="en-GB"/>
        </w:rPr>
        <w:t>Another</w:t>
      </w:r>
      <w:ins w:id="8095" w:author="Jane Shaw" w:date="2015-10-23T12:25:00Z">
        <w:r w:rsidR="000A11FE">
          <w:rPr>
            <w:rFonts w:asciiTheme="majorBidi" w:hAnsiTheme="majorBidi" w:cstheme="majorBidi"/>
            <w:color w:val="000000" w:themeColor="text1"/>
            <w:lang w:val="en-GB"/>
          </w:rPr>
          <w:t xml:space="preserve"> problem is that</w:t>
        </w:r>
      </w:ins>
      <w:del w:id="8096" w:author="Jane Shaw" w:date="2015-10-23T12:2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it would render an economically optimal</w:t>
      </w:r>
      <w:del w:id="8097" w:author="Jane Shaw" w:date="2015-10-23T12:2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but not </w:t>
      </w:r>
      <w:del w:id="8098" w:author="Jane Shaw" w:date="2015-11-07T19:36:00Z">
        <w:r w:rsidRPr="00F31509" w:rsidDel="0025639D">
          <w:rPr>
            <w:rFonts w:asciiTheme="majorBidi" w:hAnsiTheme="majorBidi" w:cstheme="majorBidi"/>
            <w:color w:val="000000" w:themeColor="text1"/>
            <w:lang w:val="en-GB"/>
          </w:rPr>
          <w:delText xml:space="preserve">a </w:delText>
        </w:r>
      </w:del>
      <w:r w:rsidRPr="00F31509">
        <w:rPr>
          <w:rFonts w:asciiTheme="majorBidi" w:hAnsiTheme="majorBidi" w:cstheme="majorBidi"/>
          <w:color w:val="000000" w:themeColor="text1"/>
          <w:lang w:val="en-GB"/>
        </w:rPr>
        <w:t xml:space="preserve">necessarily </w:t>
      </w:r>
      <w:ins w:id="8099" w:author="Jane Shaw" w:date="2015-11-07T19:36:00Z">
        <w:r w:rsidR="0025639D">
          <w:rPr>
            <w:rFonts w:asciiTheme="majorBidi" w:hAnsiTheme="majorBidi" w:cstheme="majorBidi"/>
            <w:color w:val="000000" w:themeColor="text1"/>
            <w:lang w:val="en-GB"/>
          </w:rPr>
          <w:t xml:space="preserve">an </w:t>
        </w:r>
      </w:ins>
      <w:r w:rsidRPr="00F31509">
        <w:rPr>
          <w:rFonts w:asciiTheme="majorBidi" w:hAnsiTheme="majorBidi" w:cstheme="majorBidi"/>
          <w:color w:val="000000" w:themeColor="text1"/>
          <w:lang w:val="en-GB"/>
        </w:rPr>
        <w:t xml:space="preserve">empirically likely solution, simply because actual use of CC feeds is determined </w:t>
      </w:r>
      <w:del w:id="8100" w:author="Jane Shaw" w:date="2015-10-23T12:25:00Z">
        <w:r w:rsidRPr="00F31509" w:rsidDel="000A11FE">
          <w:rPr>
            <w:rFonts w:asciiTheme="majorBidi" w:hAnsiTheme="majorBidi" w:cstheme="majorBidi"/>
            <w:color w:val="000000" w:themeColor="text1"/>
            <w:lang w:val="en-GB"/>
          </w:rPr>
          <w:delText xml:space="preserve">in practice </w:delText>
        </w:r>
      </w:del>
      <w:r w:rsidRPr="00F31509">
        <w:rPr>
          <w:rFonts w:asciiTheme="majorBidi" w:hAnsiTheme="majorBidi" w:cstheme="majorBidi"/>
          <w:color w:val="000000" w:themeColor="text1"/>
          <w:lang w:val="en-GB"/>
        </w:rPr>
        <w:t>by many factors beyond relative price quotations, as supply</w:t>
      </w:r>
      <w:ins w:id="8101" w:author="Jane Shaw" w:date="2015-10-23T12:25:00Z">
        <w:r w:rsidR="000A11FE">
          <w:rPr>
            <w:rFonts w:asciiTheme="majorBidi" w:hAnsiTheme="majorBidi" w:cstheme="majorBidi"/>
            <w:color w:val="000000" w:themeColor="text1"/>
            <w:lang w:val="en-GB"/>
          </w:rPr>
          <w:t xml:space="preserve"> </w:t>
        </w:r>
      </w:ins>
      <w:del w:id="8102" w:author="Jane Shaw" w:date="2015-10-23T12:2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chain constraints and opportunity costs </w:t>
      </w:r>
      <w:ins w:id="8103" w:author="Jane Shaw" w:date="2015-10-23T12:25:00Z">
        <w:r w:rsidR="000A11FE">
          <w:rPr>
            <w:rFonts w:asciiTheme="majorBidi" w:hAnsiTheme="majorBidi" w:cstheme="majorBidi"/>
            <w:color w:val="000000" w:themeColor="text1"/>
            <w:lang w:val="en-GB"/>
          </w:rPr>
          <w:t xml:space="preserve">also </w:t>
        </w:r>
      </w:ins>
      <w:r w:rsidRPr="00F31509">
        <w:rPr>
          <w:rFonts w:asciiTheme="majorBidi" w:hAnsiTheme="majorBidi" w:cstheme="majorBidi"/>
          <w:color w:val="000000" w:themeColor="text1"/>
          <w:lang w:val="en-GB"/>
        </w:rPr>
        <w:t xml:space="preserve">need </w:t>
      </w:r>
      <w:del w:id="8104" w:author="Jane Shaw" w:date="2015-10-23T12:25:00Z">
        <w:r w:rsidRPr="00F31509" w:rsidDel="000A11FE">
          <w:rPr>
            <w:rFonts w:asciiTheme="majorBidi" w:hAnsiTheme="majorBidi" w:cstheme="majorBidi"/>
            <w:color w:val="000000" w:themeColor="text1"/>
            <w:lang w:val="en-GB"/>
          </w:rPr>
          <w:delText xml:space="preserve">also </w:delText>
        </w:r>
      </w:del>
      <w:r w:rsidRPr="00F31509">
        <w:rPr>
          <w:rFonts w:asciiTheme="majorBidi" w:hAnsiTheme="majorBidi" w:cstheme="majorBidi"/>
          <w:color w:val="000000" w:themeColor="text1"/>
          <w:lang w:val="en-GB"/>
        </w:rPr>
        <w:t xml:space="preserve">to be considered. </w:t>
      </w:r>
    </w:p>
    <w:p w14:paraId="5F32D817" w14:textId="677C75E5"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An alternative solution is to break </w:t>
      </w:r>
      <w:ins w:id="8105" w:author="Jane Shaw" w:date="2015-10-23T12:26:00Z">
        <w:r w:rsidR="000A11FE">
          <w:rPr>
            <w:rFonts w:asciiTheme="majorBidi" w:eastAsia="Times New Roman" w:hAnsiTheme="majorBidi" w:cstheme="majorBidi"/>
            <w:color w:val="000000" w:themeColor="text1"/>
            <w:lang w:val="en-GB"/>
          </w:rPr>
          <w:t xml:space="preserve">down </w:t>
        </w:r>
      </w:ins>
      <w:r w:rsidRPr="00F31509">
        <w:rPr>
          <w:rFonts w:asciiTheme="majorBidi" w:eastAsia="Times New Roman" w:hAnsiTheme="majorBidi" w:cstheme="majorBidi"/>
          <w:color w:val="000000" w:themeColor="text1"/>
          <w:lang w:val="en-GB"/>
        </w:rPr>
        <w:t xml:space="preserve">the total requirements </w:t>
      </w:r>
      <w:del w:id="8106" w:author="Jane Shaw" w:date="2015-10-23T12:26:00Z">
        <w:r w:rsidRPr="00F31509" w:rsidDel="000A11FE">
          <w:rPr>
            <w:rFonts w:asciiTheme="majorBidi" w:eastAsia="Times New Roman" w:hAnsiTheme="majorBidi" w:cstheme="majorBidi"/>
            <w:color w:val="000000" w:themeColor="text1"/>
            <w:lang w:val="en-GB"/>
          </w:rPr>
          <w:delText xml:space="preserve">down by </w:delText>
        </w:r>
      </w:del>
      <w:ins w:id="8107" w:author="Jane Shaw" w:date="2015-10-23T12:26:00Z">
        <w:r w:rsidR="000A11FE">
          <w:rPr>
            <w:rFonts w:asciiTheme="majorBidi" w:eastAsia="Times New Roman" w:hAnsiTheme="majorBidi" w:cstheme="majorBidi"/>
            <w:color w:val="000000" w:themeColor="text1"/>
            <w:lang w:val="en-GB"/>
          </w:rPr>
          <w:t xml:space="preserve">into </w:t>
        </w:r>
      </w:ins>
      <w:r w:rsidRPr="00F31509">
        <w:rPr>
          <w:rFonts w:asciiTheme="majorBidi" w:eastAsia="Times New Roman" w:hAnsiTheme="majorBidi" w:cstheme="majorBidi"/>
          <w:color w:val="000000" w:themeColor="text1"/>
          <w:lang w:val="en-GB"/>
        </w:rPr>
        <w:t xml:space="preserve">availability shares. This means allocating feedstuffs in accordance </w:t>
      </w:r>
      <w:del w:id="8108" w:author="Jane Shaw" w:date="2015-10-23T12:26:00Z">
        <w:r w:rsidRPr="00F31509" w:rsidDel="000A11FE">
          <w:rPr>
            <w:rFonts w:asciiTheme="majorBidi" w:eastAsia="Times New Roman" w:hAnsiTheme="majorBidi" w:cstheme="majorBidi"/>
            <w:color w:val="000000" w:themeColor="text1"/>
            <w:lang w:val="en-GB"/>
          </w:rPr>
          <w:delText xml:space="preserve">to </w:delText>
        </w:r>
      </w:del>
      <w:ins w:id="8109" w:author="Jane Shaw" w:date="2015-10-23T12:26:00Z">
        <w:r w:rsidR="000A11FE">
          <w:rPr>
            <w:rFonts w:asciiTheme="majorBidi" w:eastAsia="Times New Roman" w:hAnsiTheme="majorBidi" w:cstheme="majorBidi"/>
            <w:color w:val="000000" w:themeColor="text1"/>
            <w:lang w:val="en-GB"/>
          </w:rPr>
          <w:t xml:space="preserve">with their </w:t>
        </w:r>
      </w:ins>
      <w:r w:rsidRPr="00F31509">
        <w:rPr>
          <w:rFonts w:asciiTheme="majorBidi" w:eastAsia="Times New Roman" w:hAnsiTheme="majorBidi" w:cstheme="majorBidi"/>
          <w:color w:val="000000" w:themeColor="text1"/>
          <w:lang w:val="en-GB"/>
        </w:rPr>
        <w:t>overall availability</w:t>
      </w:r>
      <w:ins w:id="8110" w:author="Jane Shaw" w:date="2015-10-23T12:26:00Z">
        <w:r w:rsidR="000A11FE">
          <w:rPr>
            <w:rFonts w:asciiTheme="majorBidi" w:eastAsia="Times New Roman" w:hAnsiTheme="majorBidi" w:cstheme="majorBidi"/>
            <w:color w:val="000000" w:themeColor="text1"/>
            <w:lang w:val="en-GB"/>
          </w:rPr>
          <w:t>:</w:t>
        </w:r>
      </w:ins>
      <w:del w:id="8111" w:author="Jane Shaw" w:date="2015-10-23T12:26:00Z">
        <w:r w:rsidRPr="00F31509" w:rsidDel="000A11F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112" w:author="Jane Shaw" w:date="2015-10-23T12:26:00Z">
        <w:r w:rsidRPr="00F31509" w:rsidDel="000A11FE">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 xml:space="preserve">feedstuffs </w:t>
      </w:r>
      <w:ins w:id="8113" w:author="Jane Shaw" w:date="2015-10-23T12:26:00Z">
        <w:r w:rsidR="000A11FE">
          <w:rPr>
            <w:rFonts w:asciiTheme="majorBidi" w:eastAsia="Times New Roman" w:hAnsiTheme="majorBidi" w:cstheme="majorBidi"/>
            <w:color w:val="000000" w:themeColor="text1"/>
            <w:lang w:val="en-GB"/>
          </w:rPr>
          <w:t xml:space="preserve">that are </w:t>
        </w:r>
      </w:ins>
      <w:r w:rsidRPr="00F31509">
        <w:rPr>
          <w:rFonts w:asciiTheme="majorBidi" w:eastAsia="Times New Roman" w:hAnsiTheme="majorBidi" w:cstheme="majorBidi"/>
          <w:color w:val="000000" w:themeColor="text1"/>
          <w:lang w:val="en-GB"/>
        </w:rPr>
        <w:t xml:space="preserve">available in abundance are used more than those </w:t>
      </w:r>
      <w:del w:id="8114" w:author="Jane Shaw" w:date="2015-10-23T12:26:00Z">
        <w:r w:rsidRPr="00F31509" w:rsidDel="000A11FE">
          <w:rPr>
            <w:rFonts w:asciiTheme="majorBidi" w:eastAsia="Times New Roman" w:hAnsiTheme="majorBidi" w:cstheme="majorBidi"/>
            <w:color w:val="000000" w:themeColor="text1"/>
            <w:lang w:val="en-GB"/>
          </w:rPr>
          <w:delText xml:space="preserve">in </w:delText>
        </w:r>
      </w:del>
      <w:ins w:id="8115" w:author="Jane Shaw" w:date="2015-10-23T12:26:00Z">
        <w:r w:rsidR="000A11FE">
          <w:rPr>
            <w:rFonts w:asciiTheme="majorBidi" w:eastAsia="Times New Roman" w:hAnsiTheme="majorBidi" w:cstheme="majorBidi"/>
            <w:color w:val="000000" w:themeColor="text1"/>
            <w:lang w:val="en-GB"/>
          </w:rPr>
          <w:t xml:space="preserve">that are </w:t>
        </w:r>
      </w:ins>
      <w:r w:rsidRPr="00F31509">
        <w:rPr>
          <w:rFonts w:asciiTheme="majorBidi" w:eastAsia="Times New Roman" w:hAnsiTheme="majorBidi" w:cstheme="majorBidi"/>
          <w:color w:val="000000" w:themeColor="text1"/>
          <w:lang w:val="en-GB"/>
        </w:rPr>
        <w:t>scarc</w:t>
      </w:r>
      <w:ins w:id="8116" w:author="Jane Shaw" w:date="2015-10-23T12:26:00Z">
        <w:r w:rsidR="000A11FE">
          <w:rPr>
            <w:rFonts w:asciiTheme="majorBidi" w:eastAsia="Times New Roman" w:hAnsiTheme="majorBidi" w:cstheme="majorBidi"/>
            <w:color w:val="000000" w:themeColor="text1"/>
            <w:lang w:val="en-GB"/>
          </w:rPr>
          <w:t>e.</w:t>
        </w:r>
      </w:ins>
      <w:del w:id="8117" w:author="Jane Shaw" w:date="2015-10-23T12:26:00Z">
        <w:r w:rsidRPr="00F31509" w:rsidDel="000A11FE">
          <w:rPr>
            <w:rFonts w:asciiTheme="majorBidi" w:eastAsia="Times New Roman" w:hAnsiTheme="majorBidi" w:cstheme="majorBidi"/>
            <w:color w:val="000000" w:themeColor="text1"/>
            <w:lang w:val="en-GB"/>
          </w:rPr>
          <w:delText>ity</w:delText>
        </w:r>
      </w:del>
      <w:r w:rsidRPr="00F31509">
        <w:rPr>
          <w:rStyle w:val="Rimandonotaapidipagina"/>
          <w:rFonts w:asciiTheme="majorBidi" w:eastAsia="Times New Roman" w:hAnsiTheme="majorBidi" w:cstheme="majorBidi"/>
          <w:color w:val="000000" w:themeColor="text1"/>
          <w:lang w:val="en-GB"/>
        </w:rPr>
        <w:footnoteReference w:id="41"/>
      </w:r>
      <w:del w:id="8120" w:author="Jane Shaw" w:date="2015-10-23T12:26:00Z">
        <w:r w:rsidRPr="00F31509" w:rsidDel="000A11F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121" w:author="Jane Shaw" w:date="2015-10-23T12:27:00Z">
        <w:r w:rsidRPr="00F31509" w:rsidDel="000A11FE">
          <w:rPr>
            <w:rFonts w:asciiTheme="majorBidi" w:eastAsia="Times New Roman" w:hAnsiTheme="majorBidi" w:cstheme="majorBidi"/>
            <w:color w:val="000000" w:themeColor="text1"/>
            <w:lang w:val="en-GB"/>
          </w:rPr>
          <w:delText xml:space="preserve">Within the </w:delText>
        </w:r>
      </w:del>
      <w:ins w:id="8122" w:author="Jane Shaw" w:date="2015-10-23T12:27:00Z">
        <w:r w:rsidR="000A11FE">
          <w:rPr>
            <w:rFonts w:asciiTheme="majorBidi" w:eastAsia="Times New Roman" w:hAnsiTheme="majorBidi" w:cstheme="majorBidi"/>
            <w:color w:val="000000" w:themeColor="text1"/>
            <w:lang w:val="en-GB"/>
          </w:rPr>
          <w:t xml:space="preserve">To </w:t>
        </w:r>
      </w:ins>
      <w:r w:rsidRPr="00F31509">
        <w:rPr>
          <w:rFonts w:asciiTheme="majorBidi" w:eastAsia="Times New Roman" w:hAnsiTheme="majorBidi" w:cstheme="majorBidi"/>
          <w:color w:val="000000" w:themeColor="text1"/>
          <w:lang w:val="en-GB"/>
        </w:rPr>
        <w:t>allocat</w:t>
      </w:r>
      <w:ins w:id="8123" w:author="Jane Shaw" w:date="2015-10-23T12:27:00Z">
        <w:r w:rsidR="000A11FE">
          <w:rPr>
            <w:rFonts w:asciiTheme="majorBidi" w:eastAsia="Times New Roman" w:hAnsiTheme="majorBidi" w:cstheme="majorBidi"/>
            <w:color w:val="000000" w:themeColor="text1"/>
            <w:lang w:val="en-GB"/>
          </w:rPr>
          <w:t>e</w:t>
        </w:r>
      </w:ins>
      <w:del w:id="8124" w:author="Jane Shaw" w:date="2015-10-23T12:27:00Z">
        <w:r w:rsidRPr="00F31509" w:rsidDel="000A11FE">
          <w:rPr>
            <w:rFonts w:asciiTheme="majorBidi" w:eastAsia="Times New Roman" w:hAnsiTheme="majorBidi" w:cstheme="majorBidi"/>
            <w:color w:val="000000" w:themeColor="text1"/>
            <w:lang w:val="en-GB"/>
          </w:rPr>
          <w:delText>ion</w:delText>
        </w:r>
      </w:del>
      <w:r w:rsidRPr="00F31509">
        <w:rPr>
          <w:rFonts w:asciiTheme="majorBidi" w:eastAsia="Times New Roman" w:hAnsiTheme="majorBidi" w:cstheme="majorBidi"/>
          <w:color w:val="000000" w:themeColor="text1"/>
          <w:lang w:val="en-GB"/>
        </w:rPr>
        <w:t xml:space="preserve"> </w:t>
      </w:r>
      <w:del w:id="8125" w:author="Jane Shaw" w:date="2015-10-23T12:27:00Z">
        <w:r w:rsidRPr="00F31509" w:rsidDel="000A11FE">
          <w:rPr>
            <w:rFonts w:asciiTheme="majorBidi" w:eastAsia="Times New Roman" w:hAnsiTheme="majorBidi" w:cstheme="majorBidi"/>
            <w:color w:val="000000" w:themeColor="text1"/>
            <w:lang w:val="en-GB"/>
          </w:rPr>
          <w:delText xml:space="preserve">of </w:delText>
        </w:r>
      </w:del>
      <w:r w:rsidRPr="00F31509">
        <w:rPr>
          <w:rFonts w:asciiTheme="majorBidi" w:eastAsia="Times New Roman" w:hAnsiTheme="majorBidi" w:cstheme="majorBidi"/>
          <w:color w:val="000000" w:themeColor="text1"/>
          <w:lang w:val="en-GB"/>
        </w:rPr>
        <w:t xml:space="preserve">CC feeds to individual components, </w:t>
      </w:r>
      <w:del w:id="8126" w:author="Jane Shaw" w:date="2015-10-23T12:27:00Z">
        <w:r w:rsidRPr="00F31509" w:rsidDel="000A11FE">
          <w:rPr>
            <w:rFonts w:asciiTheme="majorBidi" w:eastAsia="Times New Roman" w:hAnsiTheme="majorBidi" w:cstheme="majorBidi"/>
            <w:color w:val="000000" w:themeColor="text1"/>
            <w:lang w:val="en-GB"/>
          </w:rPr>
          <w:delText xml:space="preserve">again </w:delText>
        </w:r>
      </w:del>
      <w:r w:rsidRPr="00F31509">
        <w:rPr>
          <w:rFonts w:asciiTheme="majorBidi" w:eastAsia="Times New Roman" w:hAnsiTheme="majorBidi" w:cstheme="majorBidi"/>
          <w:color w:val="000000" w:themeColor="text1"/>
          <w:lang w:val="en-GB"/>
        </w:rPr>
        <w:t xml:space="preserve">a two-stage process is employed. In </w:t>
      </w:r>
      <w:ins w:id="8127" w:author="Jane Shaw" w:date="2015-10-23T12:27:00Z">
        <w:r w:rsidR="000A11FE">
          <w:rPr>
            <w:rFonts w:asciiTheme="majorBidi" w:eastAsia="Times New Roman" w:hAnsiTheme="majorBidi" w:cstheme="majorBidi"/>
            <w:color w:val="000000" w:themeColor="text1"/>
            <w:lang w:val="en-GB"/>
          </w:rPr>
          <w:t>the</w:t>
        </w:r>
      </w:ins>
      <w:del w:id="8128" w:author="Jane Shaw" w:date="2015-10-23T12:27:00Z">
        <w:r w:rsidRPr="00F31509" w:rsidDel="000A11FE">
          <w:rPr>
            <w:rFonts w:asciiTheme="majorBidi" w:eastAsia="Times New Roman" w:hAnsiTheme="majorBidi" w:cstheme="majorBidi"/>
            <w:color w:val="000000" w:themeColor="text1"/>
            <w:lang w:val="en-GB"/>
          </w:rPr>
          <w:delText>a</w:delText>
        </w:r>
      </w:del>
      <w:r w:rsidRPr="00F31509">
        <w:rPr>
          <w:rFonts w:asciiTheme="majorBidi" w:eastAsia="Times New Roman" w:hAnsiTheme="majorBidi" w:cstheme="majorBidi"/>
          <w:color w:val="000000" w:themeColor="text1"/>
          <w:lang w:val="en-GB"/>
        </w:rPr>
        <w:t xml:space="preserve"> first step, all th</w:t>
      </w:r>
      <w:del w:id="8129" w:author="Jane Shaw" w:date="2015-10-23T12:27:00Z">
        <w:r w:rsidRPr="00F31509" w:rsidDel="000A11FE">
          <w:rPr>
            <w:rFonts w:asciiTheme="majorBidi" w:eastAsia="Times New Roman" w:hAnsiTheme="majorBidi" w:cstheme="majorBidi"/>
            <w:color w:val="000000" w:themeColor="text1"/>
            <w:lang w:val="en-GB"/>
          </w:rPr>
          <w:delText>os</w:delText>
        </w:r>
      </w:del>
      <w:r w:rsidRPr="00F31509">
        <w:rPr>
          <w:rFonts w:asciiTheme="majorBidi" w:eastAsia="Times New Roman" w:hAnsiTheme="majorBidi" w:cstheme="majorBidi"/>
          <w:color w:val="000000" w:themeColor="text1"/>
          <w:lang w:val="en-GB"/>
        </w:rPr>
        <w:t xml:space="preserve">e CC feeds that can </w:t>
      </w:r>
      <w:ins w:id="8130" w:author="Jane Shaw" w:date="2015-10-23T12:28:00Z">
        <w:r w:rsidR="000A11FE">
          <w:rPr>
            <w:rFonts w:asciiTheme="majorBidi" w:eastAsia="Times New Roman" w:hAnsiTheme="majorBidi" w:cstheme="majorBidi"/>
            <w:color w:val="000000" w:themeColor="text1"/>
            <w:lang w:val="en-GB"/>
          </w:rPr>
          <w:t xml:space="preserve">be used </w:t>
        </w:r>
      </w:ins>
      <w:r w:rsidRPr="00F31509">
        <w:rPr>
          <w:rFonts w:asciiTheme="majorBidi" w:eastAsia="Times New Roman" w:hAnsiTheme="majorBidi" w:cstheme="majorBidi"/>
          <w:color w:val="000000" w:themeColor="text1"/>
          <w:lang w:val="en-GB"/>
        </w:rPr>
        <w:t>only (or at least in the</w:t>
      </w:r>
      <w:del w:id="8131" w:author="Jane Shaw" w:date="2015-10-23T12:28:00Z">
        <w:r w:rsidRPr="00F31509" w:rsidDel="000A11FE">
          <w:rPr>
            <w:rFonts w:asciiTheme="majorBidi" w:eastAsia="Times New Roman" w:hAnsiTheme="majorBidi" w:cstheme="majorBidi"/>
            <w:color w:val="000000" w:themeColor="text1"/>
            <w:lang w:val="en-GB"/>
          </w:rPr>
          <w:delText>ir</w:delText>
        </w:r>
      </w:del>
      <w:r w:rsidRPr="00F31509">
        <w:rPr>
          <w:rFonts w:asciiTheme="majorBidi" w:eastAsia="Times New Roman" w:hAnsiTheme="majorBidi" w:cstheme="majorBidi"/>
          <w:color w:val="000000" w:themeColor="text1"/>
          <w:lang w:val="en-GB"/>
        </w:rPr>
        <w:t xml:space="preserve"> vast majority</w:t>
      </w:r>
      <w:ins w:id="8132" w:author="Jane Shaw" w:date="2015-10-23T12:28:00Z">
        <w:r w:rsidR="000A11FE">
          <w:rPr>
            <w:rFonts w:asciiTheme="majorBidi" w:eastAsia="Times New Roman" w:hAnsiTheme="majorBidi" w:cstheme="majorBidi"/>
            <w:color w:val="000000" w:themeColor="text1"/>
            <w:lang w:val="en-GB"/>
          </w:rPr>
          <w:t xml:space="preserve"> of cases</w:t>
        </w:r>
      </w:ins>
      <w:r w:rsidRPr="00F31509">
        <w:rPr>
          <w:rFonts w:asciiTheme="majorBidi" w:eastAsia="Times New Roman" w:hAnsiTheme="majorBidi" w:cstheme="majorBidi"/>
          <w:color w:val="000000" w:themeColor="text1"/>
          <w:lang w:val="en-GB"/>
        </w:rPr>
        <w:t xml:space="preserve">) </w:t>
      </w:r>
      <w:del w:id="8133" w:author="Jane Shaw" w:date="2015-10-23T12:28:00Z">
        <w:r w:rsidRPr="00F31509" w:rsidDel="000A11FE">
          <w:rPr>
            <w:rFonts w:asciiTheme="majorBidi" w:eastAsia="Times New Roman" w:hAnsiTheme="majorBidi" w:cstheme="majorBidi"/>
            <w:color w:val="000000" w:themeColor="text1"/>
            <w:lang w:val="en-GB"/>
          </w:rPr>
          <w:delText xml:space="preserve">be used </w:delText>
        </w:r>
      </w:del>
      <w:r w:rsidRPr="00F31509">
        <w:rPr>
          <w:rFonts w:asciiTheme="majorBidi" w:eastAsia="Times New Roman" w:hAnsiTheme="majorBidi" w:cstheme="majorBidi"/>
          <w:color w:val="000000" w:themeColor="text1"/>
          <w:lang w:val="en-GB"/>
        </w:rPr>
        <w:t>as feeds are allocated</w:t>
      </w:r>
      <w:del w:id="8134" w:author="Jane Shaw" w:date="2015-10-23T12:28:00Z">
        <w:r w:rsidRPr="00F31509" w:rsidDel="000A11FE">
          <w:rPr>
            <w:rFonts w:asciiTheme="majorBidi" w:eastAsia="Times New Roman" w:hAnsiTheme="majorBidi" w:cstheme="majorBidi"/>
            <w:color w:val="000000" w:themeColor="text1"/>
            <w:lang w:val="en-GB"/>
          </w:rPr>
          <w:delText xml:space="preserve"> first</w:delText>
        </w:r>
      </w:del>
      <w:r w:rsidRPr="00F31509">
        <w:rPr>
          <w:rFonts w:asciiTheme="majorBidi" w:eastAsia="Times New Roman" w:hAnsiTheme="majorBidi" w:cstheme="majorBidi"/>
          <w:color w:val="000000" w:themeColor="text1"/>
          <w:lang w:val="en-GB"/>
        </w:rPr>
        <w:t xml:space="preserve">. </w:t>
      </w:r>
      <w:del w:id="8135" w:author="Jane Shaw" w:date="2015-10-23T12:28:00Z">
        <w:r w:rsidRPr="00F31509" w:rsidDel="000A11FE">
          <w:rPr>
            <w:rFonts w:asciiTheme="majorBidi" w:eastAsia="Times New Roman" w:hAnsiTheme="majorBidi" w:cstheme="majorBidi"/>
            <w:color w:val="000000" w:themeColor="text1"/>
            <w:lang w:val="en-GB"/>
          </w:rPr>
          <w:delText xml:space="preserve">In essence, </w:delText>
        </w:r>
      </w:del>
      <w:r w:rsidR="000A11FE" w:rsidRPr="00F31509">
        <w:rPr>
          <w:rFonts w:asciiTheme="majorBidi" w:eastAsia="Times New Roman" w:hAnsiTheme="majorBidi" w:cstheme="majorBidi"/>
          <w:color w:val="000000" w:themeColor="text1"/>
          <w:lang w:val="en-GB"/>
        </w:rPr>
        <w:t xml:space="preserve">These </w:t>
      </w:r>
      <w:ins w:id="8136" w:author="Jane Shaw" w:date="2015-10-23T12:28:00Z">
        <w:r w:rsidR="000A11FE">
          <w:rPr>
            <w:rFonts w:asciiTheme="majorBidi" w:eastAsia="Times New Roman" w:hAnsiTheme="majorBidi" w:cstheme="majorBidi"/>
            <w:color w:val="000000" w:themeColor="text1"/>
            <w:lang w:val="en-GB"/>
          </w:rPr>
          <w:t xml:space="preserve">feeds </w:t>
        </w:r>
      </w:ins>
      <w:r w:rsidRPr="00F31509">
        <w:rPr>
          <w:rFonts w:asciiTheme="majorBidi" w:eastAsia="Times New Roman" w:hAnsiTheme="majorBidi" w:cstheme="majorBidi"/>
          <w:color w:val="000000" w:themeColor="text1"/>
          <w:lang w:val="en-GB"/>
        </w:rPr>
        <w:t>are oil</w:t>
      </w:r>
      <w:del w:id="8137" w:author="Jane Shaw" w:date="2015-10-23T12:28:00Z">
        <w:r w:rsidRPr="00F31509" w:rsidDel="000A11FE">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meals</w:t>
      </w:r>
      <w:ins w:id="8138" w:author="Jane Shaw" w:date="2015-10-23T12:28:00Z">
        <w:r w:rsidR="000A11FE">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8139" w:author="Jane Shaw" w:date="2015-10-23T12:28:00Z">
        <w:r w:rsidRPr="00F31509" w:rsidDel="000A11FE">
          <w:rPr>
            <w:rFonts w:asciiTheme="majorBidi" w:eastAsia="Times New Roman" w:hAnsiTheme="majorBidi" w:cstheme="majorBidi"/>
            <w:color w:val="000000" w:themeColor="text1"/>
            <w:lang w:val="en-GB"/>
          </w:rPr>
          <w:delText xml:space="preserve">and </w:delText>
        </w:r>
      </w:del>
      <w:r w:rsidRPr="00F31509">
        <w:rPr>
          <w:rFonts w:asciiTheme="majorBidi" w:eastAsia="Times New Roman" w:hAnsiTheme="majorBidi" w:cstheme="majorBidi"/>
          <w:color w:val="000000" w:themeColor="text1"/>
          <w:lang w:val="en-GB"/>
        </w:rPr>
        <w:t xml:space="preserve">oilcakes </w:t>
      </w:r>
      <w:del w:id="8140" w:author="Jane Shaw" w:date="2015-10-23T12:28:00Z">
        <w:r w:rsidRPr="00F31509" w:rsidDel="000A11FE">
          <w:rPr>
            <w:rFonts w:asciiTheme="majorBidi" w:eastAsia="Times New Roman" w:hAnsiTheme="majorBidi" w:cstheme="majorBidi"/>
            <w:color w:val="000000" w:themeColor="text1"/>
            <w:lang w:val="en-GB"/>
          </w:rPr>
          <w:delText xml:space="preserve">as well as </w:delText>
        </w:r>
      </w:del>
      <w:ins w:id="8141" w:author="Jane Shaw" w:date="2015-10-23T12:28:00Z">
        <w:r w:rsidR="000A11FE">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 xml:space="preserve">all brans </w:t>
      </w:r>
      <w:ins w:id="8142" w:author="Jane Shaw" w:date="2015-10-23T12:28:00Z">
        <w:r w:rsidR="000A11FE">
          <w:rPr>
            <w:rFonts w:asciiTheme="majorBidi" w:eastAsia="Times New Roman" w:hAnsiTheme="majorBidi" w:cstheme="majorBidi"/>
            <w:color w:val="000000" w:themeColor="text1"/>
            <w:lang w:val="en-GB"/>
          </w:rPr>
          <w:t xml:space="preserve">that are </w:t>
        </w:r>
      </w:ins>
      <w:r w:rsidRPr="00F31509">
        <w:rPr>
          <w:rFonts w:asciiTheme="majorBidi" w:eastAsia="Times New Roman" w:hAnsiTheme="majorBidi" w:cstheme="majorBidi"/>
          <w:color w:val="000000" w:themeColor="text1"/>
          <w:lang w:val="en-GB"/>
        </w:rPr>
        <w:t>not used for human consumption (</w:t>
      </w:r>
      <w:del w:id="8143" w:author="Jane Shaw" w:date="2015-10-23T12:28:00Z">
        <w:r w:rsidRPr="00F31509" w:rsidDel="000A11FE">
          <w:rPr>
            <w:rFonts w:asciiTheme="majorBidi" w:eastAsia="Times New Roman" w:hAnsiTheme="majorBidi" w:cstheme="majorBidi"/>
            <w:color w:val="000000" w:themeColor="text1"/>
            <w:lang w:val="en-GB"/>
          </w:rPr>
          <w:delText xml:space="preserve">not </w:delText>
        </w:r>
      </w:del>
      <w:r w:rsidRPr="00F31509">
        <w:rPr>
          <w:rFonts w:asciiTheme="majorBidi" w:eastAsia="Times New Roman" w:hAnsiTheme="majorBidi" w:cstheme="majorBidi"/>
          <w:color w:val="000000" w:themeColor="text1"/>
          <w:lang w:val="en-GB"/>
        </w:rPr>
        <w:t xml:space="preserve">as breakfast cereals). </w:t>
      </w:r>
      <w:del w:id="8144" w:author="Jane Shaw" w:date="2015-10-23T12:28:00Z">
        <w:r w:rsidRPr="00F31509" w:rsidDel="000A11FE">
          <w:rPr>
            <w:rFonts w:asciiTheme="majorBidi" w:eastAsia="Times New Roman" w:hAnsiTheme="majorBidi" w:cstheme="majorBidi"/>
            <w:lang w:val="en-GB"/>
          </w:rPr>
          <w:delText xml:space="preserve">Also </w:delText>
        </w:r>
      </w:del>
      <w:r w:rsidR="000A11FE" w:rsidRPr="00F31509">
        <w:rPr>
          <w:rFonts w:asciiTheme="majorBidi" w:eastAsia="Times New Roman" w:hAnsiTheme="majorBidi" w:cstheme="majorBidi"/>
          <w:lang w:val="en-GB"/>
        </w:rPr>
        <w:t>By</w:t>
      </w:r>
      <w:r w:rsidRPr="00F31509">
        <w:rPr>
          <w:rFonts w:asciiTheme="majorBidi" w:eastAsia="Times New Roman" w:hAnsiTheme="majorBidi" w:cstheme="majorBidi"/>
          <w:lang w:val="en-GB"/>
        </w:rPr>
        <w:t xml:space="preserve">-products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biofuel production, </w:t>
      </w:r>
      <w:del w:id="8145" w:author="Jane Shaw" w:date="2015-10-23T12:29:00Z">
        <w:r w:rsidRPr="00F31509" w:rsidDel="000A11FE">
          <w:rPr>
            <w:rFonts w:asciiTheme="majorBidi" w:eastAsia="Times New Roman" w:hAnsiTheme="majorBidi" w:cstheme="majorBidi"/>
            <w:lang w:val="en-GB"/>
          </w:rPr>
          <w:delText xml:space="preserve">most notably </w:delText>
        </w:r>
      </w:del>
      <w:ins w:id="8146" w:author="Jane Shaw" w:date="2015-10-23T12:29:00Z">
        <w:r w:rsidR="000A11FE">
          <w:rPr>
            <w:rFonts w:asciiTheme="majorBidi" w:eastAsia="Times New Roman" w:hAnsiTheme="majorBidi" w:cstheme="majorBidi"/>
            <w:lang w:val="en-GB"/>
          </w:rPr>
          <w:t xml:space="preserve">particularly </w:t>
        </w:r>
      </w:ins>
      <w:del w:id="8147" w:author="Jane Shaw" w:date="2015-10-23T12:29:00Z">
        <w:r w:rsidRPr="00F31509" w:rsidDel="000A11FE">
          <w:rPr>
            <w:rFonts w:asciiTheme="majorBidi" w:eastAsia="Times New Roman" w:hAnsiTheme="majorBidi" w:cstheme="majorBidi"/>
            <w:lang w:val="en-GB"/>
          </w:rPr>
          <w:delText xml:space="preserve">dried </w:delText>
        </w:r>
      </w:del>
      <w:r w:rsidRPr="00F31509">
        <w:rPr>
          <w:rFonts w:asciiTheme="majorBidi" w:eastAsia="Times New Roman" w:hAnsiTheme="majorBidi" w:cstheme="majorBidi"/>
          <w:lang w:val="en-GB"/>
        </w:rPr>
        <w:t>distiller</w:t>
      </w:r>
      <w:ins w:id="8148" w:author="Jane Shaw" w:date="2015-10-23T12:29:00Z">
        <w:r w:rsidR="000A11FE">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s </w:t>
      </w:r>
      <w:ins w:id="8149" w:author="Jane Shaw" w:date="2015-10-23T12:29:00Z">
        <w:r w:rsidR="000A11FE">
          <w:rPr>
            <w:rFonts w:asciiTheme="majorBidi" w:eastAsia="Times New Roman" w:hAnsiTheme="majorBidi" w:cstheme="majorBidi"/>
            <w:lang w:val="en-GB"/>
          </w:rPr>
          <w:t xml:space="preserve">dried </w:t>
        </w:r>
      </w:ins>
      <w:r w:rsidRPr="00F31509">
        <w:rPr>
          <w:rFonts w:asciiTheme="majorBidi" w:eastAsia="Times New Roman" w:hAnsiTheme="majorBidi" w:cstheme="majorBidi"/>
          <w:lang w:val="en-GB"/>
        </w:rPr>
        <w:t xml:space="preserve">grains </w:t>
      </w:r>
      <w:ins w:id="8150" w:author="Jane Shaw" w:date="2015-10-23T12:29:00Z">
        <w:r w:rsidR="000A11FE">
          <w:rPr>
            <w:rFonts w:asciiTheme="majorBidi" w:eastAsia="Times New Roman" w:hAnsiTheme="majorBidi" w:cstheme="majorBidi"/>
            <w:lang w:val="en-GB"/>
          </w:rPr>
          <w:t xml:space="preserve">with solubles </w:t>
        </w:r>
      </w:ins>
      <w:r w:rsidRPr="00F31509">
        <w:rPr>
          <w:rFonts w:asciiTheme="majorBidi" w:eastAsia="Times New Roman" w:hAnsiTheme="majorBidi" w:cstheme="majorBidi"/>
          <w:lang w:val="en-GB"/>
        </w:rPr>
        <w:t>(DDGS)</w:t>
      </w:r>
      <w:ins w:id="8151" w:author="Jane Shaw" w:date="2015-10-23T12:29:00Z">
        <w:r w:rsidR="000A11FE">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are assumed to be </w:t>
      </w:r>
      <w:ins w:id="8152" w:author="Jane Shaw" w:date="2015-10-23T12:29:00Z">
        <w:r w:rsidR="000A11FE">
          <w:rPr>
            <w:rFonts w:asciiTheme="majorBidi" w:eastAsia="Times New Roman" w:hAnsiTheme="majorBidi" w:cstheme="majorBidi"/>
            <w:lang w:val="en-GB"/>
          </w:rPr>
          <w:t xml:space="preserve">fed </w:t>
        </w:r>
      </w:ins>
      <w:r w:rsidRPr="00F31509">
        <w:rPr>
          <w:rFonts w:asciiTheme="majorBidi" w:eastAsia="Times New Roman" w:hAnsiTheme="majorBidi" w:cstheme="majorBidi"/>
          <w:lang w:val="en-GB"/>
        </w:rPr>
        <w:t xml:space="preserve">exclusively </w:t>
      </w:r>
      <w:del w:id="8153" w:author="Jane Shaw" w:date="2015-10-23T12:29:00Z">
        <w:r w:rsidRPr="00F31509" w:rsidDel="000A11FE">
          <w:rPr>
            <w:rFonts w:asciiTheme="majorBidi" w:eastAsia="Times New Roman" w:hAnsiTheme="majorBidi" w:cstheme="majorBidi"/>
            <w:lang w:val="en-GB"/>
          </w:rPr>
          <w:delText xml:space="preserve">fed </w:delText>
        </w:r>
      </w:del>
      <w:r w:rsidRPr="00F31509">
        <w:rPr>
          <w:rFonts w:asciiTheme="majorBidi" w:eastAsia="Times New Roman" w:hAnsiTheme="majorBidi" w:cstheme="majorBidi"/>
          <w:lang w:val="en-GB"/>
        </w:rPr>
        <w:t>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w:t>
      </w:r>
      <w:ins w:id="8154" w:author="Jane Shaw" w:date="2015-10-23T12:29:00Z">
        <w:r w:rsidR="000A11FE">
          <w:rPr>
            <w:rFonts w:asciiTheme="majorBidi" w:eastAsia="Times New Roman" w:hAnsiTheme="majorBidi" w:cstheme="majorBidi"/>
            <w:color w:val="000000" w:themeColor="text1"/>
            <w:lang w:val="en-GB"/>
          </w:rPr>
          <w:t>:</w:t>
        </w:r>
      </w:ins>
      <w:del w:id="8155" w:author="Jane Shaw" w:date="2015-10-23T12:29:00Z">
        <w:r w:rsidRPr="00F31509" w:rsidDel="000A11F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p>
    <w:p w14:paraId="3C98D4E7" w14:textId="02AD56B9" w:rsidR="004F65E4" w:rsidRPr="00F31509" w:rsidRDefault="000A11FE"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w:t>
      </w:r>
      <w:r w:rsidR="004F65E4" w:rsidRPr="00F31509">
        <w:rPr>
          <w:rFonts w:asciiTheme="majorBidi" w:hAnsiTheme="majorBidi" w:cstheme="majorBidi"/>
          <w:color w:val="000000" w:themeColor="text1"/>
          <w:lang w:val="en-GB"/>
        </w:rPr>
        <w:t>, tubers, pulses etc. = CC</w:t>
      </w:r>
      <w:r w:rsidR="004F65E4" w:rsidRPr="00F31509">
        <w:rPr>
          <w:rFonts w:asciiTheme="majorBidi" w:hAnsiTheme="majorBidi" w:cstheme="majorBidi"/>
          <w:color w:val="000000" w:themeColor="text1"/>
          <w:vertAlign w:val="subscript"/>
          <w:lang w:val="en-GB"/>
        </w:rPr>
        <w:t xml:space="preserve">F </w:t>
      </w:r>
      <w:r w:rsidR="004F65E4" w:rsidRPr="00F31509">
        <w:rPr>
          <w:rFonts w:asciiTheme="majorBidi" w:hAnsiTheme="majorBidi" w:cstheme="majorBidi"/>
          <w:color w:val="000000" w:themeColor="text1"/>
          <w:lang w:val="en-GB"/>
        </w:rPr>
        <w:t>- (OM+OC+brans)</w:t>
      </w:r>
    </w:p>
    <w:p w14:paraId="4E2C86FF" w14:textId="1882F349"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w:t>
      </w:r>
      <w:ins w:id="8156" w:author="Jane Shaw" w:date="2015-10-23T12:30: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etc.) </w:t>
      </w:r>
      <w:del w:id="8157" w:author="Jane Shaw" w:date="2015-10-23T12:30:00Z">
        <w:r w:rsidRPr="00F31509" w:rsidDel="000A11FE">
          <w:rPr>
            <w:rFonts w:asciiTheme="majorBidi" w:hAnsiTheme="majorBidi" w:cstheme="majorBidi"/>
            <w:color w:val="000000" w:themeColor="text1"/>
            <w:lang w:val="en-GB"/>
          </w:rPr>
          <w:delText xml:space="preserve">from </w:delText>
        </w:r>
      </w:del>
      <w:r w:rsidRPr="00F31509">
        <w:rPr>
          <w:rFonts w:asciiTheme="majorBidi" w:hAnsiTheme="majorBidi" w:cstheme="majorBidi"/>
          <w:color w:val="000000" w:themeColor="text1"/>
          <w:lang w:val="en-GB"/>
        </w:rPr>
        <w:t>in</w:t>
      </w:r>
      <w:del w:id="8158" w:author="Jane Shaw" w:date="2015-10-23T12:30:00Z">
        <w:r w:rsidRPr="00F31509" w:rsidDel="000A11FE">
          <w:rPr>
            <w:rFonts w:asciiTheme="majorBidi" w:hAnsiTheme="majorBidi" w:cstheme="majorBidi"/>
            <w:color w:val="000000" w:themeColor="text1"/>
            <w:lang w:val="en-GB"/>
          </w:rPr>
          <w:delText>side</w:delText>
        </w:r>
      </w:del>
      <w:r w:rsidRPr="00F31509">
        <w:rPr>
          <w:rFonts w:asciiTheme="majorBidi" w:hAnsiTheme="majorBidi" w:cstheme="majorBidi"/>
          <w:color w:val="000000" w:themeColor="text1"/>
          <w:lang w:val="en-GB"/>
        </w:rPr>
        <w:t xml:space="preserve"> and outside the FBS</w:t>
      </w:r>
      <w:del w:id="8159" w:author="Jane Shaw" w:date="2015-10-23T12:30:00Z">
        <w:r w:rsidRPr="00F31509" w:rsidDel="000A11FE">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are allocated as </w:t>
      </w:r>
      <w:del w:id="8160" w:author="Jane Shaw" w:date="2015-10-23T12:30:00Z">
        <w:r w:rsidRPr="00F31509" w:rsidDel="000A11FE">
          <w:rPr>
            <w:rFonts w:asciiTheme="majorBidi" w:hAnsiTheme="majorBidi" w:cstheme="majorBidi"/>
            <w:color w:val="000000" w:themeColor="text1"/>
            <w:lang w:val="en-GB"/>
          </w:rPr>
          <w:delText xml:space="preserve">a </w:delText>
        </w:r>
      </w:del>
      <w:r w:rsidRPr="00F31509">
        <w:rPr>
          <w:rFonts w:asciiTheme="majorBidi" w:hAnsiTheme="majorBidi" w:cstheme="majorBidi"/>
          <w:color w:val="000000" w:themeColor="text1"/>
          <w:lang w:val="en-GB"/>
        </w:rPr>
        <w:t>simple proportion</w:t>
      </w:r>
      <w:ins w:id="8161" w:author="Jane Shaw" w:date="2015-10-23T12:30:00Z">
        <w:r w:rsidR="000A11FE">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of their availabilities.</w:t>
      </w:r>
    </w:p>
    <w:p w14:paraId="1D43BFC1" w14:textId="23F24006"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As requirements are expressed in energy and protein units, two factors</w:t>
      </w:r>
      <w:ins w:id="8162" w:author="Jane Shaw" w:date="2015-10-23T12:30:00Z">
        <w:r w:rsidR="000A11FE">
          <w:rPr>
            <w:rFonts w:asciiTheme="majorBidi" w:hAnsiTheme="majorBidi" w:cstheme="majorBidi"/>
            <w:color w:val="000000" w:themeColor="text1"/>
            <w:lang w:val="en-GB"/>
          </w:rPr>
          <w:t xml:space="preserve"> are constructed</w:t>
        </w:r>
      </w:ins>
      <w:r w:rsidRPr="00F31509">
        <w:rPr>
          <w:rFonts w:asciiTheme="majorBidi" w:hAnsiTheme="majorBidi" w:cstheme="majorBidi"/>
          <w:color w:val="000000" w:themeColor="text1"/>
          <w:lang w:val="en-GB"/>
        </w:rPr>
        <w:t xml:space="preserve">, one for the proportion of energy availability and one for </w:t>
      </w:r>
      <w:del w:id="8163" w:author="Jane Shaw" w:date="2015-10-23T12:31:00Z">
        <w:r w:rsidRPr="00F31509" w:rsidDel="000A11FE">
          <w:rPr>
            <w:rFonts w:asciiTheme="majorBidi" w:hAnsiTheme="majorBidi" w:cstheme="majorBidi"/>
            <w:color w:val="000000" w:themeColor="text1"/>
            <w:lang w:val="en-GB"/>
          </w:rPr>
          <w:delText xml:space="preserve">that </w:delText>
        </w:r>
      </w:del>
      <w:ins w:id="8164" w:author="Jane Shaw" w:date="2015-10-23T12:31:00Z">
        <w:r w:rsidR="000A11FE">
          <w:rPr>
            <w:rFonts w:asciiTheme="majorBidi" w:hAnsiTheme="majorBidi" w:cstheme="majorBidi"/>
            <w:color w:val="000000" w:themeColor="text1"/>
            <w:lang w:val="en-GB"/>
          </w:rPr>
          <w:t xml:space="preserve">the proportion </w:t>
        </w:r>
      </w:ins>
      <w:r w:rsidRPr="00F31509">
        <w:rPr>
          <w:rFonts w:asciiTheme="majorBidi" w:hAnsiTheme="majorBidi" w:cstheme="majorBidi"/>
          <w:color w:val="000000" w:themeColor="text1"/>
          <w:lang w:val="en-GB"/>
        </w:rPr>
        <w:t>of protein</w:t>
      </w:r>
      <w:del w:id="8165" w:author="Jane Shaw" w:date="2015-10-23T12:31:00Z">
        <w:r w:rsidRPr="00F31509" w:rsidDel="000A11FE">
          <w:rPr>
            <w:rFonts w:asciiTheme="majorBidi" w:hAnsiTheme="majorBidi" w:cstheme="majorBidi"/>
            <w:color w:val="000000" w:themeColor="text1"/>
            <w:lang w:val="en-GB"/>
          </w:rPr>
          <w:delText xml:space="preserve"> are constructed</w:delText>
        </w:r>
      </w:del>
      <w:r w:rsidRPr="00F31509">
        <w:rPr>
          <w:rFonts w:asciiTheme="majorBidi" w:hAnsiTheme="majorBidi" w:cstheme="majorBidi"/>
          <w:color w:val="000000" w:themeColor="text1"/>
          <w:lang w:val="en-GB"/>
        </w:rPr>
        <w:t xml:space="preserve">: </w:t>
      </w:r>
    </w:p>
    <w:p w14:paraId="4B1FFDCB" w14:textId="611739EE" w:rsidR="004F65E4" w:rsidRPr="00F31509" w:rsidRDefault="00040401" w:rsidP="004F65E4">
      <w:pPr>
        <w:pStyle w:val="Didascalia"/>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val="it-IT" w:eastAsia="it-IT"/>
        </w:rPr>
        <w:drawing>
          <wp:inline distT="0" distB="0" distL="0" distR="0" wp14:anchorId="027CF778" wp14:editId="0F2E6474">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8568EC">
        <w:rPr>
          <w:rFonts w:asciiTheme="majorBidi" w:eastAsia="Times New Roman" w:hAnsiTheme="majorBidi" w:cstheme="majorBidi"/>
          <w:color w:val="000000" w:themeColor="text1"/>
          <w:lang w:val="en-GB"/>
        </w:rPr>
        <w:t xml:space="preserve"> </w:t>
      </w:r>
      <w:r w:rsidR="004F65E4" w:rsidRPr="0025639D">
        <w:rPr>
          <w:rFonts w:asciiTheme="majorBidi" w:eastAsia="Times New Roman" w:hAnsiTheme="majorBidi" w:cstheme="majorBidi"/>
          <w:i w:val="0"/>
          <w:color w:val="000000" w:themeColor="text1"/>
          <w:lang w:val="en-GB"/>
          <w:rPrChange w:id="8166" w:author="Jane Shaw" w:date="2015-11-07T19:36:00Z">
            <w:rPr>
              <w:rFonts w:asciiTheme="majorBidi" w:eastAsia="Times New Roman" w:hAnsiTheme="majorBidi" w:cstheme="majorBidi"/>
              <w:color w:val="000000" w:themeColor="text1"/>
              <w:lang w:val="en-GB"/>
            </w:rPr>
          </w:rPrChange>
        </w:rPr>
        <w:t>(</w:t>
      </w:r>
      <w:r w:rsidR="000A11FE" w:rsidRPr="0025639D">
        <w:rPr>
          <w:rFonts w:asciiTheme="majorBidi" w:eastAsia="Times New Roman" w:hAnsiTheme="majorBidi" w:cstheme="majorBidi"/>
          <w:i w:val="0"/>
          <w:color w:val="000000" w:themeColor="text1"/>
          <w:lang w:val="en-GB"/>
          <w:rPrChange w:id="8167" w:author="Jane Shaw" w:date="2015-11-07T19:36:00Z">
            <w:rPr>
              <w:rFonts w:asciiTheme="majorBidi" w:eastAsia="Times New Roman" w:hAnsiTheme="majorBidi" w:cstheme="majorBidi"/>
              <w:color w:val="000000" w:themeColor="text1"/>
              <w:lang w:val="en-GB"/>
            </w:rPr>
          </w:rPrChange>
        </w:rPr>
        <w:t xml:space="preserve">equation </w:t>
      </w:r>
      <w:r w:rsidR="003D789C" w:rsidRPr="0025639D">
        <w:rPr>
          <w:rFonts w:asciiTheme="majorBidi" w:hAnsiTheme="majorBidi" w:cstheme="majorBidi"/>
          <w:i w:val="0"/>
          <w:lang w:val="en-GB"/>
          <w:rPrChange w:id="8168" w:author="Jane Shaw" w:date="2015-11-07T19:36:00Z">
            <w:rPr>
              <w:rFonts w:asciiTheme="majorBidi" w:hAnsiTheme="majorBidi" w:cstheme="majorBidi"/>
              <w:lang w:val="en-GB"/>
            </w:rPr>
          </w:rPrChange>
        </w:rPr>
        <w:fldChar w:fldCharType="begin"/>
      </w:r>
      <w:r w:rsidR="004F65E4" w:rsidRPr="0025639D">
        <w:rPr>
          <w:rFonts w:asciiTheme="majorBidi" w:hAnsiTheme="majorBidi" w:cstheme="majorBidi"/>
          <w:i w:val="0"/>
          <w:color w:val="000000" w:themeColor="text1"/>
          <w:lang w:val="en-GB"/>
          <w:rPrChange w:id="8169" w:author="Jane Shaw" w:date="2015-11-07T19:36: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i w:val="0"/>
          <w:color w:val="000000" w:themeColor="text1"/>
          <w:lang w:val="en-GB"/>
          <w:rPrChange w:id="8170" w:author="Jane Shaw" w:date="2015-11-07T19:36:00Z">
            <w:rPr>
              <w:rFonts w:asciiTheme="majorBidi" w:hAnsiTheme="majorBidi" w:cstheme="majorBidi"/>
              <w:b/>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8171" w:author="Jane Shaw" w:date="2015-11-07T19:36:00Z">
            <w:rPr>
              <w:rFonts w:asciiTheme="majorBidi" w:hAnsiTheme="majorBidi" w:cstheme="majorBidi"/>
              <w:noProof/>
              <w:color w:val="000000" w:themeColor="text1"/>
              <w:lang w:val="en-GB"/>
            </w:rPr>
          </w:rPrChange>
        </w:rPr>
        <w:t>15</w:t>
      </w:r>
      <w:r w:rsidR="003D789C" w:rsidRPr="0025639D">
        <w:rPr>
          <w:rFonts w:asciiTheme="majorBidi" w:hAnsiTheme="majorBidi" w:cstheme="majorBidi"/>
          <w:i w:val="0"/>
          <w:lang w:val="en-GB"/>
          <w:rPrChange w:id="8172" w:author="Jane Shaw" w:date="2015-11-07T19:36:00Z">
            <w:rPr>
              <w:rFonts w:asciiTheme="majorBidi" w:hAnsiTheme="majorBidi" w:cstheme="majorBidi"/>
              <w:lang w:val="en-GB"/>
            </w:rPr>
          </w:rPrChange>
        </w:rPr>
        <w:fldChar w:fldCharType="end"/>
      </w:r>
      <w:r w:rsidR="004F65E4" w:rsidRPr="0025639D">
        <w:rPr>
          <w:rFonts w:asciiTheme="majorBidi" w:eastAsia="Times New Roman" w:hAnsiTheme="majorBidi" w:cstheme="majorBidi"/>
          <w:i w:val="0"/>
          <w:color w:val="000000" w:themeColor="text1"/>
          <w:lang w:val="en-GB"/>
          <w:rPrChange w:id="8173" w:author="Jane Shaw" w:date="2015-11-07T19:36:00Z">
            <w:rPr>
              <w:rFonts w:asciiTheme="majorBidi" w:eastAsia="Times New Roman" w:hAnsiTheme="majorBidi" w:cstheme="majorBidi"/>
              <w:color w:val="000000" w:themeColor="text1"/>
              <w:lang w:val="en-GB"/>
            </w:rPr>
          </w:rPrChange>
        </w:rPr>
        <w:t>)</w:t>
      </w:r>
    </w:p>
    <w:p w14:paraId="255834CE" w14:textId="6F9CE6E2"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w:t>
      </w:r>
      <w:del w:id="8174"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f</w:t>
      </w:r>
      <w:del w:id="8175"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in country </w:t>
      </w:r>
      <w:del w:id="8176"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w:t>
      </w:r>
      <w:del w:id="8177"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year </w:t>
      </w:r>
      <w:del w:id="8178"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t</w:t>
      </w:r>
      <w:del w:id="8179" w:author="Jane Shaw" w:date="2015-11-07T19:37:00Z">
        <w:r w:rsidRPr="00F31509" w:rsidDel="0025639D">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for the respective nutritive conversion factor (n), which is either energy units or protein units per unit of feedstuff, is determined by its available nutritive quantity (q * n) divided by the total nutritive value provided by all available feedstuffs. </w:t>
      </w:r>
    </w:p>
    <w:p w14:paraId="43EE976E" w14:textId="6C1C936A"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These factors can now be applied to the requirements and converted into quantities (tonnes). Given the different composition</w:t>
      </w:r>
      <w:ins w:id="8180" w:author="Jane Shaw" w:date="2015-10-23T12:34:00Z">
        <w:r w:rsidR="000A11FE">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of feedstuffs in terms of crude protein and energy content, two slightly different allocations </w:t>
      </w:r>
      <w:del w:id="8181" w:author="Jane Shaw" w:date="2015-10-23T12:34:00Z">
        <w:r w:rsidRPr="00F31509" w:rsidDel="000A11FE">
          <w:rPr>
            <w:rFonts w:asciiTheme="majorBidi" w:hAnsiTheme="majorBidi" w:cstheme="majorBidi"/>
            <w:color w:val="000000" w:themeColor="text1"/>
            <w:lang w:val="en-GB"/>
          </w:rPr>
          <w:delText xml:space="preserve">of feedstuffs </w:delText>
        </w:r>
      </w:del>
      <w:r w:rsidRPr="00F31509">
        <w:rPr>
          <w:rFonts w:asciiTheme="majorBidi" w:hAnsiTheme="majorBidi" w:cstheme="majorBidi"/>
          <w:color w:val="000000" w:themeColor="text1"/>
          <w:lang w:val="en-GB"/>
        </w:rPr>
        <w:t>are obtained</w:t>
      </w:r>
      <w:ins w:id="8182" w:author="Jane Shaw" w:date="2015-10-23T12:34:00Z">
        <w:r w:rsidR="000A11FE">
          <w:rPr>
            <w:rFonts w:asciiTheme="majorBidi" w:hAnsiTheme="majorBidi" w:cstheme="majorBidi"/>
            <w:color w:val="000000" w:themeColor="text1"/>
            <w:lang w:val="en-GB"/>
          </w:rPr>
          <w:t>:</w:t>
        </w:r>
      </w:ins>
      <w:del w:id="8183" w:author="Jane Shaw" w:date="2015-10-23T12:34: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8184" w:author="Jane Shaw" w:date="2015-10-23T12:34:00Z">
        <w:r w:rsidRPr="00F31509" w:rsidDel="000A11FE">
          <w:rPr>
            <w:rFonts w:asciiTheme="majorBidi" w:hAnsiTheme="majorBidi" w:cstheme="majorBidi"/>
            <w:color w:val="000000" w:themeColor="text1"/>
            <w:lang w:val="en-GB"/>
          </w:rPr>
          <w:delText xml:space="preserve">i.e. </w:delText>
        </w:r>
      </w:del>
      <w:r w:rsidRPr="00F31509">
        <w:rPr>
          <w:rFonts w:asciiTheme="majorBidi" w:hAnsiTheme="majorBidi" w:cstheme="majorBidi"/>
          <w:color w:val="000000" w:themeColor="text1"/>
          <w:lang w:val="en-GB"/>
        </w:rPr>
        <w:t>energy</w:t>
      </w:r>
      <w:ins w:id="8185" w:author="Jane Shaw" w:date="2015-10-23T12:34:00Z">
        <w:r w:rsidR="000A11FE">
          <w:rPr>
            <w:rFonts w:asciiTheme="majorBidi" w:hAnsiTheme="majorBidi" w:cstheme="majorBidi"/>
            <w:color w:val="000000" w:themeColor="text1"/>
            <w:lang w:val="en-GB"/>
          </w:rPr>
          <w:t>-</w:t>
        </w:r>
      </w:ins>
      <w:del w:id="8186" w:author="Jane Shaw" w:date="2015-10-23T12:34:00Z">
        <w:r w:rsidRPr="00F31509" w:rsidDel="000A11FE">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rich feedstuffs will be more important contributors to overall energy availability than protein</w:t>
      </w:r>
      <w:ins w:id="8187" w:author="Jane Shaw" w:date="2015-10-23T12:35:00Z">
        <w:r w:rsidR="000A11FE">
          <w:rPr>
            <w:rFonts w:asciiTheme="majorBidi" w:hAnsiTheme="majorBidi" w:cstheme="majorBidi"/>
            <w:color w:val="000000" w:themeColor="text1"/>
            <w:lang w:val="en-GB"/>
          </w:rPr>
          <w:t>-</w:t>
        </w:r>
      </w:ins>
      <w:del w:id="8188" w:author="Jane Shaw" w:date="2015-10-23T12:35:00Z">
        <w:r w:rsidRPr="00F31509" w:rsidDel="000A11FE">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rich feedstuffs</w:t>
      </w:r>
      <w:ins w:id="8189" w:author="Jane Shaw" w:date="2015-10-23T12:35: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vice versa. </w:t>
      </w:r>
    </w:p>
    <w:p w14:paraId="33343393" w14:textId="71525E84"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final quantities of feedstuffs must </w:t>
      </w:r>
      <w:del w:id="8190" w:author="Jane Shaw" w:date="2015-11-07T19:37:00Z">
        <w:r w:rsidRPr="00F31509" w:rsidDel="0025639D">
          <w:rPr>
            <w:rFonts w:asciiTheme="majorBidi" w:hAnsiTheme="majorBidi" w:cstheme="majorBidi"/>
            <w:color w:val="000000" w:themeColor="text1"/>
            <w:lang w:val="en-GB"/>
          </w:rPr>
          <w:delText xml:space="preserve">have </w:delText>
        </w:r>
      </w:del>
      <w:del w:id="8191" w:author="Jane Shaw" w:date="2015-10-23T12:35:00Z">
        <w:r w:rsidRPr="00F31509" w:rsidDel="000A11FE">
          <w:rPr>
            <w:rFonts w:asciiTheme="majorBidi" w:hAnsiTheme="majorBidi" w:cstheme="majorBidi"/>
            <w:color w:val="000000" w:themeColor="text1"/>
            <w:lang w:val="en-GB"/>
          </w:rPr>
          <w:delText xml:space="preserve">the property that they </w:delText>
        </w:r>
      </w:del>
      <w:r w:rsidRPr="00F31509">
        <w:rPr>
          <w:rFonts w:asciiTheme="majorBidi" w:hAnsiTheme="majorBidi" w:cstheme="majorBidi"/>
          <w:color w:val="000000" w:themeColor="text1"/>
          <w:lang w:val="en-GB"/>
        </w:rPr>
        <w:t>meet both the energy and protein requirements. Hence, it is possible that from the two allocations</w:t>
      </w:r>
      <w:ins w:id="8192" w:author="Jane Shaw" w:date="2015-10-23T12:35: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8193" w:author="Jane Shaw" w:date="2015-10-23T12:3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 one allocation meets both requirements</w:t>
      </w:r>
      <w:ins w:id="8194" w:author="Jane Shaw" w:date="2015-10-23T12:35:00Z">
        <w:r w:rsidR="000A11FE">
          <w:rPr>
            <w:rFonts w:asciiTheme="majorBidi" w:hAnsiTheme="majorBidi" w:cstheme="majorBidi"/>
            <w:color w:val="000000" w:themeColor="text1"/>
            <w:lang w:val="en-GB"/>
          </w:rPr>
          <w:t>;</w:t>
        </w:r>
      </w:ins>
      <w:del w:id="8195" w:author="Jane Shaw" w:date="2015-10-23T12:3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8196" w:author="Jane Shaw" w:date="2015-10-23T12:3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ii) no allocation meets both requirements</w:t>
      </w:r>
      <w:ins w:id="8197" w:author="Jane Shaw" w:date="2015-10-23T12:35:00Z">
        <w:r w:rsidR="000A11FE">
          <w:rPr>
            <w:rFonts w:asciiTheme="majorBidi" w:hAnsiTheme="majorBidi" w:cstheme="majorBidi"/>
            <w:color w:val="000000" w:themeColor="text1"/>
            <w:lang w:val="en-GB"/>
          </w:rPr>
          <w:t>;</w:t>
        </w:r>
      </w:ins>
      <w:del w:id="8198" w:author="Jane Shaw" w:date="2015-10-23T12:3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8199" w:author="Jane Shaw" w:date="2015-10-23T12:35:00Z">
        <w:r w:rsidR="000A11FE">
          <w:rPr>
            <w:rFonts w:asciiTheme="majorBidi" w:hAnsiTheme="majorBidi" w:cstheme="majorBidi"/>
            <w:color w:val="000000" w:themeColor="text1"/>
            <w:lang w:val="en-GB"/>
          </w:rPr>
          <w:t xml:space="preserve">of </w:t>
        </w:r>
      </w:ins>
      <w:del w:id="8200" w:author="Jane Shaw" w:date="2015-10-23T12:35: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iii) both allocations meet both requirements.</w:t>
      </w:r>
    </w:p>
    <w:p w14:paraId="74AB555B" w14:textId="3B19F02E"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201" w:author="Jane Shaw" w:date="2015-10-23T12:35:00Z">
        <w:r w:rsidRPr="00F31509" w:rsidDel="000A11FE">
          <w:rPr>
            <w:rFonts w:asciiTheme="majorBidi" w:hAnsiTheme="majorBidi" w:cstheme="majorBidi"/>
            <w:color w:val="000000" w:themeColor="text1"/>
            <w:lang w:val="en-GB"/>
          </w:rPr>
          <w:delText>In the case of (i)</w:delText>
        </w:r>
      </w:del>
      <w:ins w:id="8202" w:author="Jane Shaw" w:date="2015-10-23T12:35:00Z">
        <w:r w:rsidR="000A11FE">
          <w:rPr>
            <w:rFonts w:asciiTheme="majorBidi" w:hAnsiTheme="majorBidi" w:cstheme="majorBidi"/>
            <w:color w:val="000000" w:themeColor="text1"/>
            <w:lang w:val="en-GB"/>
          </w:rPr>
          <w:t xml:space="preserve">When one allocation meets </w:t>
        </w:r>
      </w:ins>
      <w:ins w:id="8203" w:author="Jane Shaw" w:date="2015-10-23T12:36:00Z">
        <w:r w:rsidR="000A11FE">
          <w:rPr>
            <w:rFonts w:asciiTheme="majorBidi" w:hAnsiTheme="majorBidi" w:cstheme="majorBidi"/>
            <w:color w:val="000000" w:themeColor="text1"/>
            <w:lang w:val="en-GB"/>
          </w:rPr>
          <w:t>both</w:t>
        </w:r>
      </w:ins>
      <w:ins w:id="8204" w:author="Jane Shaw" w:date="2015-10-23T12:35:00Z">
        <w:r w:rsidR="000A11FE">
          <w:rPr>
            <w:rFonts w:asciiTheme="majorBidi" w:hAnsiTheme="majorBidi" w:cstheme="majorBidi"/>
            <w:color w:val="000000" w:themeColor="text1"/>
            <w:lang w:val="en-GB"/>
          </w:rPr>
          <w:t xml:space="preserve"> requirements</w:t>
        </w:r>
      </w:ins>
      <w:r w:rsidRPr="00F31509">
        <w:rPr>
          <w:rFonts w:asciiTheme="majorBidi" w:hAnsiTheme="majorBidi" w:cstheme="majorBidi"/>
          <w:color w:val="000000" w:themeColor="text1"/>
          <w:lang w:val="en-GB"/>
        </w:rPr>
        <w:t>,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t>
      </w:r>
      <w:del w:id="8205" w:author="Jane Shaw" w:date="2015-10-23T12:36:00Z">
        <w:r w:rsidRPr="00F31509" w:rsidDel="000A11FE">
          <w:rPr>
            <w:rFonts w:asciiTheme="majorBidi" w:hAnsiTheme="majorBidi" w:cstheme="majorBidi"/>
            <w:color w:val="000000" w:themeColor="text1"/>
            <w:lang w:val="en-GB"/>
          </w:rPr>
          <w:delText xml:space="preserve">which meets both requirements </w:delText>
        </w:r>
      </w:del>
      <w:r w:rsidRPr="00F31509">
        <w:rPr>
          <w:rFonts w:asciiTheme="majorBidi" w:hAnsiTheme="majorBidi" w:cstheme="majorBidi"/>
          <w:color w:val="000000" w:themeColor="text1"/>
          <w:lang w:val="en-GB"/>
        </w:rPr>
        <w:t xml:space="preserve">is preferred. </w:t>
      </w:r>
      <w:del w:id="8206" w:author="Jane Shaw" w:date="2015-10-23T12:36:00Z">
        <w:r w:rsidRPr="00F31509" w:rsidDel="000A11FE">
          <w:rPr>
            <w:rFonts w:asciiTheme="majorBidi" w:hAnsiTheme="majorBidi" w:cstheme="majorBidi"/>
            <w:color w:val="000000" w:themeColor="text1"/>
            <w:lang w:val="en-GB"/>
          </w:rPr>
          <w:delText>In the case of (ii)</w:delText>
        </w:r>
      </w:del>
      <w:ins w:id="8207" w:author="Jane Shaw" w:date="2015-10-23T12:36:00Z">
        <w:r w:rsidR="000A11FE">
          <w:rPr>
            <w:rFonts w:asciiTheme="majorBidi" w:hAnsiTheme="majorBidi" w:cstheme="majorBidi"/>
            <w:color w:val="000000" w:themeColor="text1"/>
            <w:lang w:val="en-GB"/>
          </w:rPr>
          <w:t>When no allocation meets both requirements</w:t>
        </w:r>
      </w:ins>
      <w:r w:rsidRPr="00F31509">
        <w:rPr>
          <w:rFonts w:asciiTheme="majorBidi" w:hAnsiTheme="majorBidi" w:cstheme="majorBidi"/>
          <w:color w:val="000000" w:themeColor="text1"/>
          <w:lang w:val="en-GB"/>
        </w:rPr>
        <w:t xml:space="preserve">, upper and lower bounds for each feedstuff can be established </w:t>
      </w:r>
      <w:del w:id="8208" w:author="Jane Shaw" w:date="2015-10-23T12:36:00Z">
        <w:r w:rsidRPr="00F31509" w:rsidDel="000A11FE">
          <w:rPr>
            <w:rFonts w:asciiTheme="majorBidi" w:hAnsiTheme="majorBidi" w:cstheme="majorBidi"/>
            <w:color w:val="000000" w:themeColor="text1"/>
            <w:lang w:val="en-GB"/>
          </w:rPr>
          <w:delText xml:space="preserve">since </w:delText>
        </w:r>
      </w:del>
      <w:ins w:id="8209" w:author="Jane Shaw" w:date="2015-10-23T12:36:00Z">
        <w:r w:rsidR="000A11FE">
          <w:rPr>
            <w:rFonts w:asciiTheme="majorBidi" w:hAnsiTheme="majorBidi" w:cstheme="majorBidi"/>
            <w:color w:val="000000" w:themeColor="text1"/>
            <w:lang w:val="en-GB"/>
          </w:rPr>
          <w:t xml:space="preserve">as </w:t>
        </w:r>
      </w:ins>
      <w:r w:rsidRPr="00F31509">
        <w:rPr>
          <w:rFonts w:asciiTheme="majorBidi" w:hAnsiTheme="majorBidi" w:cstheme="majorBidi"/>
          <w:color w:val="000000" w:themeColor="text1"/>
          <w:lang w:val="en-GB"/>
        </w:rPr>
        <w:t xml:space="preserve">each allocation </w:t>
      </w:r>
      <w:ins w:id="8210" w:author="Jane Shaw" w:date="2015-10-23T12:36:00Z">
        <w:r w:rsidR="000A11FE">
          <w:rPr>
            <w:rFonts w:asciiTheme="majorBidi" w:hAnsiTheme="majorBidi" w:cstheme="majorBidi"/>
            <w:color w:val="000000" w:themeColor="text1"/>
            <w:lang w:val="en-GB"/>
          </w:rPr>
          <w:t xml:space="preserve">will </w:t>
        </w:r>
      </w:ins>
      <w:r w:rsidRPr="00F31509">
        <w:rPr>
          <w:rFonts w:asciiTheme="majorBidi" w:hAnsiTheme="majorBidi" w:cstheme="majorBidi"/>
          <w:color w:val="000000" w:themeColor="text1"/>
          <w:lang w:val="en-GB"/>
        </w:rPr>
        <w:t>meet</w:t>
      </w:r>
      <w:del w:id="8211" w:author="Jane Shaw" w:date="2015-10-23T12:36:00Z">
        <w:r w:rsidRPr="00F31509" w:rsidDel="000A11FE">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its </w:t>
      </w:r>
      <w:del w:id="8212" w:author="Jane Shaw" w:date="2015-10-23T12:36:00Z">
        <w:r w:rsidRPr="00F31509" w:rsidDel="000A11FE">
          <w:rPr>
            <w:rFonts w:asciiTheme="majorBidi" w:hAnsiTheme="majorBidi" w:cstheme="majorBidi"/>
            <w:color w:val="000000" w:themeColor="text1"/>
            <w:lang w:val="en-GB"/>
          </w:rPr>
          <w:delText xml:space="preserve">individual </w:delText>
        </w:r>
      </w:del>
      <w:ins w:id="8213" w:author="Jane Shaw" w:date="2015-10-23T12:36:00Z">
        <w:r w:rsidR="000A11FE">
          <w:rPr>
            <w:rFonts w:asciiTheme="majorBidi" w:hAnsiTheme="majorBidi" w:cstheme="majorBidi"/>
            <w:color w:val="000000" w:themeColor="text1"/>
            <w:lang w:val="en-GB"/>
          </w:rPr>
          <w:t xml:space="preserve">own </w:t>
        </w:r>
      </w:ins>
      <w:r w:rsidRPr="00F31509">
        <w:rPr>
          <w:rFonts w:asciiTheme="majorBidi" w:hAnsiTheme="majorBidi" w:cstheme="majorBidi"/>
          <w:color w:val="000000" w:themeColor="text1"/>
          <w:lang w:val="en-GB"/>
        </w:rPr>
        <w:t>demand. In other words, if the protein</w:t>
      </w:r>
      <w:ins w:id="8214" w:author="Jane Shaw" w:date="2015-10-23T12:37:00Z">
        <w:r w:rsidR="000A11FE">
          <w:rPr>
            <w:rFonts w:asciiTheme="majorBidi" w:hAnsiTheme="majorBidi" w:cstheme="majorBidi"/>
            <w:color w:val="000000" w:themeColor="text1"/>
            <w:lang w:val="en-GB"/>
          </w:rPr>
          <w:t>-</w:t>
        </w:r>
      </w:ins>
      <w:del w:id="8215" w:author="Jane Shaw" w:date="2015-10-23T12:37:00Z">
        <w:r w:rsidRPr="00F31509" w:rsidDel="000A11FE">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based allocation meets the protein demand, and the energy</w:t>
      </w:r>
      <w:ins w:id="8216" w:author="Jane Shaw" w:date="2015-10-23T12:37:00Z">
        <w:r w:rsidR="000A11FE">
          <w:rPr>
            <w:rFonts w:asciiTheme="majorBidi" w:hAnsiTheme="majorBidi" w:cstheme="majorBidi"/>
            <w:color w:val="000000" w:themeColor="text1"/>
            <w:lang w:val="en-GB"/>
          </w:rPr>
          <w:t>-</w:t>
        </w:r>
      </w:ins>
      <w:del w:id="8217" w:author="Jane Shaw" w:date="2015-10-23T12:37:00Z">
        <w:r w:rsidRPr="00F31509" w:rsidDel="000A11FE">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based allocation meets </w:t>
      </w:r>
      <w:ins w:id="8218" w:author="Jane Shaw" w:date="2015-11-07T19:37:00Z">
        <w:r w:rsidR="0025639D">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energy demand, the </w:t>
      </w:r>
      <w:ins w:id="8219" w:author="Jane Shaw" w:date="2015-10-23T12:39:00Z">
        <w:r w:rsidR="000A11FE">
          <w:rPr>
            <w:rFonts w:asciiTheme="majorBidi" w:hAnsiTheme="majorBidi" w:cstheme="majorBidi"/>
            <w:color w:val="000000" w:themeColor="text1"/>
            <w:lang w:val="en-GB"/>
          </w:rPr>
          <w:t xml:space="preserve">combined </w:t>
        </w:r>
      </w:ins>
      <w:r w:rsidRPr="00F31509">
        <w:rPr>
          <w:rFonts w:asciiTheme="majorBidi" w:hAnsiTheme="majorBidi" w:cstheme="majorBidi"/>
          <w:color w:val="000000" w:themeColor="text1"/>
          <w:lang w:val="en-GB"/>
        </w:rPr>
        <w:t xml:space="preserve">maximum values of </w:t>
      </w:r>
      <w:del w:id="8220" w:author="Jane Shaw" w:date="2015-10-23T12:39:00Z">
        <w:r w:rsidRPr="00F31509" w:rsidDel="000A11FE">
          <w:rPr>
            <w:rFonts w:asciiTheme="majorBidi" w:hAnsiTheme="majorBidi" w:cstheme="majorBidi"/>
            <w:color w:val="000000" w:themeColor="text1"/>
            <w:lang w:val="en-GB"/>
          </w:rPr>
          <w:delText>tho</w:delText>
        </w:r>
      </w:del>
      <w:del w:id="8221" w:author="Jane Shaw" w:date="2015-10-23T12:38:00Z">
        <w:r w:rsidRPr="00F31509" w:rsidDel="000A11FE">
          <w:rPr>
            <w:rFonts w:asciiTheme="majorBidi" w:hAnsiTheme="majorBidi" w:cstheme="majorBidi"/>
            <w:color w:val="000000" w:themeColor="text1"/>
            <w:lang w:val="en-GB"/>
          </w:rPr>
          <w:delText>s</w:delText>
        </w:r>
      </w:del>
      <w:del w:id="8222" w:author="Jane Shaw" w:date="2015-10-23T12:39:00Z">
        <w:r w:rsidRPr="00F31509" w:rsidDel="000A11FE">
          <w:rPr>
            <w:rFonts w:asciiTheme="majorBidi" w:hAnsiTheme="majorBidi" w:cstheme="majorBidi"/>
            <w:color w:val="000000" w:themeColor="text1"/>
            <w:lang w:val="en-GB"/>
          </w:rPr>
          <w:delText xml:space="preserve">e two </w:delText>
        </w:r>
      </w:del>
      <w:ins w:id="8223" w:author="Jane Shaw" w:date="2015-10-23T12:39:00Z">
        <w:r w:rsidR="000A11FE">
          <w:rPr>
            <w:rFonts w:asciiTheme="majorBidi" w:hAnsiTheme="majorBidi" w:cstheme="majorBidi"/>
            <w:color w:val="000000" w:themeColor="text1"/>
            <w:lang w:val="en-GB"/>
          </w:rPr>
          <w:t xml:space="preserve">both </w:t>
        </w:r>
      </w:ins>
      <w:del w:id="8224" w:author="Jane Shaw" w:date="2015-10-23T12:37:00Z">
        <w:r w:rsidRPr="00F31509" w:rsidDel="000A11FE">
          <w:rPr>
            <w:rFonts w:asciiTheme="majorBidi" w:hAnsiTheme="majorBidi" w:cstheme="majorBidi"/>
            <w:color w:val="000000" w:themeColor="text1"/>
            <w:lang w:val="en-GB"/>
          </w:rPr>
          <w:delText xml:space="preserve">for </w:delText>
        </w:r>
      </w:del>
      <w:ins w:id="8225" w:author="Jane Shaw" w:date="2015-10-23T12:37:00Z">
        <w:r w:rsidR="000A11FE">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 xml:space="preserve">each feedstuff </w:t>
      </w:r>
      <w:del w:id="8226" w:author="Jane Shaw" w:date="2015-10-23T12:37:00Z">
        <w:r w:rsidRPr="00F31509" w:rsidDel="000A11FE">
          <w:rPr>
            <w:rFonts w:asciiTheme="majorBidi" w:hAnsiTheme="majorBidi" w:cstheme="majorBidi"/>
            <w:color w:val="000000" w:themeColor="text1"/>
            <w:lang w:val="en-GB"/>
          </w:rPr>
          <w:delText xml:space="preserve">must </w:delText>
        </w:r>
      </w:del>
      <w:ins w:id="8227" w:author="Jane Shaw" w:date="2015-10-23T12:37:00Z">
        <w:r w:rsidR="000A11FE">
          <w:rPr>
            <w:rFonts w:asciiTheme="majorBidi" w:hAnsiTheme="majorBidi" w:cstheme="majorBidi"/>
            <w:color w:val="000000" w:themeColor="text1"/>
            <w:lang w:val="en-GB"/>
          </w:rPr>
          <w:t xml:space="preserve">will </w:t>
        </w:r>
      </w:ins>
      <w:r w:rsidRPr="00F31509">
        <w:rPr>
          <w:rFonts w:asciiTheme="majorBidi" w:hAnsiTheme="majorBidi" w:cstheme="majorBidi"/>
          <w:color w:val="000000" w:themeColor="text1"/>
          <w:lang w:val="en-GB"/>
        </w:rPr>
        <w:t>at least satisfy</w:t>
      </w:r>
      <w:ins w:id="8228" w:author="Jane Shaw" w:date="2015-10-23T12:38: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if not exceed</w:t>
      </w:r>
      <w:ins w:id="8229" w:author="Jane Shaw" w:date="2015-10-23T12:38: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both requirements</w:t>
      </w:r>
      <w:ins w:id="8230" w:author="Jane Shaw" w:date="2015-10-23T12:38:00Z">
        <w:r w:rsidR="000A11FE">
          <w:rPr>
            <w:rFonts w:asciiTheme="majorBidi" w:hAnsiTheme="majorBidi" w:cstheme="majorBidi"/>
            <w:color w:val="000000" w:themeColor="text1"/>
            <w:lang w:val="en-GB"/>
          </w:rPr>
          <w:t>,</w:t>
        </w:r>
      </w:ins>
      <w:del w:id="8231" w:author="Jane Shaw" w:date="2015-10-23T12:38:00Z">
        <w:r w:rsidRPr="00F31509" w:rsidDel="000A11F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8232" w:author="Jane Shaw" w:date="2015-10-23T12:39:00Z">
        <w:r w:rsidRPr="00F31509" w:rsidDel="000A11FE">
          <w:rPr>
            <w:rFonts w:asciiTheme="majorBidi" w:hAnsiTheme="majorBidi" w:cstheme="majorBidi"/>
            <w:color w:val="000000" w:themeColor="text1"/>
            <w:lang w:val="en-GB"/>
          </w:rPr>
          <w:delText xml:space="preserve">Similarly, </w:delText>
        </w:r>
      </w:del>
      <w:ins w:id="8233" w:author="Jane Shaw" w:date="2015-10-23T12:39:00Z">
        <w:r w:rsidR="000A11FE">
          <w:rPr>
            <w:rFonts w:asciiTheme="majorBidi" w:hAnsiTheme="majorBidi" w:cstheme="majorBidi"/>
            <w:color w:val="000000" w:themeColor="text1"/>
            <w:lang w:val="en-GB"/>
          </w:rPr>
          <w:t xml:space="preserve">while </w:t>
        </w:r>
      </w:ins>
      <w:r w:rsidRPr="00F31509">
        <w:rPr>
          <w:rFonts w:asciiTheme="majorBidi" w:hAnsiTheme="majorBidi" w:cstheme="majorBidi"/>
          <w:color w:val="000000" w:themeColor="text1"/>
          <w:lang w:val="en-GB"/>
        </w:rPr>
        <w:t xml:space="preserve">the sum of the minimum values of </w:t>
      </w:r>
      <w:del w:id="8234" w:author="Jane Shaw" w:date="2015-10-23T12:39:00Z">
        <w:r w:rsidRPr="00F31509" w:rsidDel="000A11FE">
          <w:rPr>
            <w:rFonts w:asciiTheme="majorBidi" w:hAnsiTheme="majorBidi" w:cstheme="majorBidi"/>
            <w:color w:val="000000" w:themeColor="text1"/>
            <w:lang w:val="en-GB"/>
          </w:rPr>
          <w:delText xml:space="preserve">each </w:delText>
        </w:r>
      </w:del>
      <w:ins w:id="8235" w:author="Jane Shaw" w:date="2015-10-23T12:39:00Z">
        <w:r w:rsidR="000A11FE">
          <w:rPr>
            <w:rFonts w:asciiTheme="majorBidi" w:hAnsiTheme="majorBidi" w:cstheme="majorBidi"/>
            <w:color w:val="000000" w:themeColor="text1"/>
            <w:lang w:val="en-GB"/>
          </w:rPr>
          <w:t xml:space="preserve">both </w:t>
        </w:r>
      </w:ins>
      <w:r w:rsidRPr="00F31509">
        <w:rPr>
          <w:rFonts w:asciiTheme="majorBidi" w:hAnsiTheme="majorBidi" w:cstheme="majorBidi"/>
          <w:color w:val="000000" w:themeColor="text1"/>
          <w:lang w:val="en-GB"/>
        </w:rPr>
        <w:t>feedstuff</w:t>
      </w:r>
      <w:ins w:id="8236" w:author="Jane Shaw" w:date="2015-10-23T12:39:00Z">
        <w:r w:rsidR="000A11FE">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will not satisfy any of the two requirements</w:t>
      </w:r>
      <w:ins w:id="8237" w:author="Jane Shaw" w:date="2015-10-23T12:40: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w:t>
      </w:r>
      <w:del w:id="8238" w:author="Jane Shaw" w:date="2015-10-23T12:40:00Z">
        <w:r w:rsidRPr="00F31509" w:rsidDel="000A11FE">
          <w:rPr>
            <w:rFonts w:asciiTheme="majorBidi" w:hAnsiTheme="majorBidi" w:cstheme="majorBidi"/>
            <w:color w:val="000000" w:themeColor="text1"/>
            <w:lang w:val="en-GB"/>
          </w:rPr>
          <w:delText xml:space="preserve">and thus, </w:delText>
        </w:r>
      </w:del>
      <w:r w:rsidR="000A11FE" w:rsidRPr="00F31509">
        <w:rPr>
          <w:rFonts w:asciiTheme="majorBidi" w:hAnsiTheme="majorBidi" w:cstheme="majorBidi"/>
          <w:color w:val="000000" w:themeColor="text1"/>
          <w:lang w:val="en-GB"/>
        </w:rPr>
        <w:t xml:space="preserve">An </w:t>
      </w:r>
      <w:r w:rsidRPr="00F31509">
        <w:rPr>
          <w:rFonts w:asciiTheme="majorBidi" w:hAnsiTheme="majorBidi" w:cstheme="majorBidi"/>
          <w:color w:val="000000" w:themeColor="text1"/>
          <w:lang w:val="en-GB"/>
        </w:rPr>
        <w:t xml:space="preserve">optimal solution </w:t>
      </w:r>
      <w:ins w:id="8239" w:author="Jane Shaw" w:date="2015-10-23T12:40:00Z">
        <w:r w:rsidR="000A11FE">
          <w:rPr>
            <w:rFonts w:asciiTheme="majorBidi" w:hAnsiTheme="majorBidi" w:cstheme="majorBidi"/>
            <w:color w:val="000000" w:themeColor="text1"/>
            <w:lang w:val="en-GB"/>
          </w:rPr>
          <w:t xml:space="preserve">that </w:t>
        </w:r>
      </w:ins>
      <w:r w:rsidRPr="00F31509">
        <w:rPr>
          <w:rFonts w:asciiTheme="majorBidi" w:hAnsiTheme="majorBidi" w:cstheme="majorBidi"/>
          <w:color w:val="000000" w:themeColor="text1"/>
          <w:lang w:val="en-GB"/>
        </w:rPr>
        <w:t>satisf</w:t>
      </w:r>
      <w:ins w:id="8240" w:author="Jane Shaw" w:date="2015-10-23T12:40:00Z">
        <w:r w:rsidR="000A11FE">
          <w:rPr>
            <w:rFonts w:asciiTheme="majorBidi" w:hAnsiTheme="majorBidi" w:cstheme="majorBidi"/>
            <w:color w:val="000000" w:themeColor="text1"/>
            <w:lang w:val="en-GB"/>
          </w:rPr>
          <w:t>ies</w:t>
        </w:r>
      </w:ins>
      <w:del w:id="8241" w:author="Jane Shaw" w:date="2015-10-23T12:40:00Z">
        <w:r w:rsidRPr="00F31509" w:rsidDel="000A11FE">
          <w:rPr>
            <w:rFonts w:asciiTheme="majorBidi" w:hAnsiTheme="majorBidi" w:cstheme="majorBidi"/>
            <w:color w:val="000000" w:themeColor="text1"/>
            <w:lang w:val="en-GB"/>
          </w:rPr>
          <w:delText>ying</w:delText>
        </w:r>
      </w:del>
      <w:r w:rsidRPr="00F31509">
        <w:rPr>
          <w:rFonts w:asciiTheme="majorBidi" w:hAnsiTheme="majorBidi" w:cstheme="majorBidi"/>
          <w:color w:val="000000" w:themeColor="text1"/>
          <w:lang w:val="en-GB"/>
        </w:rPr>
        <w:t xml:space="preserve"> both demands </w:t>
      </w:r>
      <w:ins w:id="8242" w:author="Jane Shaw" w:date="2015-10-23T12:40:00Z">
        <w:r w:rsidR="000A11FE">
          <w:rPr>
            <w:rFonts w:asciiTheme="majorBidi" w:hAnsiTheme="majorBidi" w:cstheme="majorBidi"/>
            <w:color w:val="000000" w:themeColor="text1"/>
            <w:lang w:val="en-GB"/>
          </w:rPr>
          <w:t xml:space="preserve">therefore </w:t>
        </w:r>
      </w:ins>
      <w:r w:rsidRPr="00F31509">
        <w:rPr>
          <w:rFonts w:asciiTheme="majorBidi" w:hAnsiTheme="majorBidi" w:cstheme="majorBidi"/>
          <w:color w:val="000000" w:themeColor="text1"/>
          <w:lang w:val="en-GB"/>
        </w:rPr>
        <w:t xml:space="preserve">lies </w:t>
      </w:r>
      <w:del w:id="8243" w:author="Jane Shaw" w:date="2015-10-23T12:40:00Z">
        <w:r w:rsidRPr="00F31509" w:rsidDel="000A11FE">
          <w:rPr>
            <w:rFonts w:asciiTheme="majorBidi" w:hAnsiTheme="majorBidi" w:cstheme="majorBidi"/>
            <w:color w:val="000000" w:themeColor="text1"/>
            <w:lang w:val="en-GB"/>
          </w:rPr>
          <w:delText xml:space="preserve">in </w:delText>
        </w:r>
      </w:del>
      <w:r w:rsidRPr="00F31509">
        <w:rPr>
          <w:rFonts w:asciiTheme="majorBidi" w:hAnsiTheme="majorBidi" w:cstheme="majorBidi"/>
          <w:color w:val="000000" w:themeColor="text1"/>
          <w:lang w:val="en-GB"/>
        </w:rPr>
        <w:t>between</w:t>
      </w:r>
      <w:ins w:id="8244" w:author="Jane Shaw" w:date="2015-10-23T12:40:00Z">
        <w:r w:rsidR="000A11FE">
          <w:rPr>
            <w:rFonts w:asciiTheme="majorBidi" w:hAnsiTheme="majorBidi" w:cstheme="majorBidi"/>
            <w:color w:val="000000" w:themeColor="text1"/>
            <w:lang w:val="en-GB"/>
          </w:rPr>
          <w:t xml:space="preserve"> these two extremes</w:t>
        </w:r>
      </w:ins>
      <w:r w:rsidRPr="00F31509">
        <w:rPr>
          <w:rFonts w:asciiTheme="majorBidi" w:hAnsiTheme="majorBidi" w:cstheme="majorBidi"/>
          <w:color w:val="000000" w:themeColor="text1"/>
          <w:lang w:val="en-GB"/>
        </w:rPr>
        <w:t xml:space="preserve">. </w:t>
      </w:r>
      <w:del w:id="8245" w:author="Jane Shaw" w:date="2015-10-23T12:40:00Z">
        <w:r w:rsidRPr="00F31509" w:rsidDel="000A11FE">
          <w:rPr>
            <w:rFonts w:asciiTheme="majorBidi" w:hAnsiTheme="majorBidi" w:cstheme="majorBidi"/>
            <w:color w:val="000000" w:themeColor="text1"/>
            <w:lang w:val="en-GB"/>
          </w:rPr>
          <w:delText xml:space="preserve">In order </w:delText>
        </w:r>
      </w:del>
      <w:r w:rsidR="000A11FE"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avoid </w:t>
      </w:r>
      <w:del w:id="8246" w:author="Jane Shaw" w:date="2015-10-23T12:40:00Z">
        <w:r w:rsidRPr="00F31509" w:rsidDel="000A11FE">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allocati</w:t>
      </w:r>
      <w:ins w:id="8247" w:author="Jane Shaw" w:date="2015-10-23T12:40:00Z">
        <w:r w:rsidR="000A11FE">
          <w:rPr>
            <w:rFonts w:asciiTheme="majorBidi" w:hAnsiTheme="majorBidi" w:cstheme="majorBidi"/>
            <w:color w:val="000000" w:themeColor="text1"/>
            <w:lang w:val="en-GB"/>
          </w:rPr>
          <w:t>ng</w:t>
        </w:r>
      </w:ins>
      <w:del w:id="8248" w:author="Jane Shaw" w:date="2015-10-23T12:40:00Z">
        <w:r w:rsidRPr="00F31509" w:rsidDel="000A11FE">
          <w:rPr>
            <w:rFonts w:asciiTheme="majorBidi" w:hAnsiTheme="majorBidi" w:cstheme="majorBidi"/>
            <w:color w:val="000000" w:themeColor="text1"/>
            <w:lang w:val="en-GB"/>
          </w:rPr>
          <w:delText>on</w:delText>
        </w:r>
      </w:del>
      <w:r w:rsidRPr="00F31509">
        <w:rPr>
          <w:rFonts w:asciiTheme="majorBidi" w:hAnsiTheme="majorBidi" w:cstheme="majorBidi"/>
          <w:color w:val="000000" w:themeColor="text1"/>
          <w:lang w:val="en-GB"/>
        </w:rPr>
        <w:t xml:space="preserve"> </w:t>
      </w:r>
      <w:del w:id="8249" w:author="Jane Shaw" w:date="2015-10-23T12:40:00Z">
        <w:r w:rsidRPr="00F31509" w:rsidDel="000A11FE">
          <w:rPr>
            <w:rFonts w:asciiTheme="majorBidi" w:hAnsiTheme="majorBidi" w:cstheme="majorBidi"/>
            <w:color w:val="000000" w:themeColor="text1"/>
            <w:lang w:val="en-GB"/>
          </w:rPr>
          <w:delText xml:space="preserve">of </w:delText>
        </w:r>
      </w:del>
      <w:r w:rsidRPr="00F31509">
        <w:rPr>
          <w:rFonts w:asciiTheme="majorBidi" w:hAnsiTheme="majorBidi" w:cstheme="majorBidi"/>
          <w:color w:val="000000" w:themeColor="text1"/>
          <w:lang w:val="en-GB"/>
        </w:rPr>
        <w:t xml:space="preserve">excessive feed, the final quantity </w:t>
      </w:r>
      <w:del w:id="8250" w:author="Jane Shaw" w:date="2015-10-23T12:40:00Z">
        <w:r w:rsidRPr="00F31509" w:rsidDel="000A11FE">
          <w:rPr>
            <w:rFonts w:asciiTheme="majorBidi" w:hAnsiTheme="majorBidi" w:cstheme="majorBidi"/>
            <w:color w:val="000000" w:themeColor="text1"/>
            <w:lang w:val="en-GB"/>
          </w:rPr>
          <w:delText xml:space="preserve">for </w:delText>
        </w:r>
      </w:del>
      <w:ins w:id="8251" w:author="Jane Shaw" w:date="2015-10-23T12:40:00Z">
        <w:r w:rsidR="000A11FE">
          <w:rPr>
            <w:rFonts w:asciiTheme="majorBidi" w:hAnsiTheme="majorBidi" w:cstheme="majorBidi"/>
            <w:color w:val="000000" w:themeColor="text1"/>
            <w:lang w:val="en-GB"/>
          </w:rPr>
          <w:t xml:space="preserve">of </w:t>
        </w:r>
      </w:ins>
      <w:r w:rsidRPr="00F31509">
        <w:rPr>
          <w:rFonts w:asciiTheme="majorBidi" w:hAnsiTheme="majorBidi" w:cstheme="majorBidi"/>
          <w:color w:val="000000" w:themeColor="text1"/>
          <w:lang w:val="en-GB"/>
        </w:rPr>
        <w:t>each feedstuff is obtained by optimizing the allocation linearly</w:t>
      </w:r>
      <w:ins w:id="8252" w:author="Jane Shaw" w:date="2015-10-23T12:40:00Z">
        <w:r w:rsidR="000A11FE">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such that both requirements are satisfied</w:t>
      </w:r>
      <w:del w:id="8253" w:author="Jane Shaw" w:date="2015-10-23T12:40:00Z">
        <w:r w:rsidRPr="00F31509" w:rsidDel="00BC291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using the least amount of additional feedstuffs in accordance with their respective nutritive values. This means that preference is given to energy</w:t>
      </w:r>
      <w:ins w:id="8254" w:author="Jane Shaw" w:date="2015-10-23T12:41:00Z">
        <w:r w:rsidR="00BC2917">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protein</w:t>
      </w:r>
      <w:ins w:id="8255" w:author="Jane Shaw" w:date="2015-10-23T12:41:00Z">
        <w:r w:rsidR="00BC2917">
          <w:rPr>
            <w:rFonts w:asciiTheme="majorBidi" w:hAnsiTheme="majorBidi" w:cstheme="majorBidi"/>
            <w:color w:val="000000" w:themeColor="text1"/>
            <w:lang w:val="en-GB"/>
          </w:rPr>
          <w:t>-</w:t>
        </w:r>
      </w:ins>
      <w:del w:id="8256" w:author="Jane Shaw" w:date="2015-10-23T12:41:00Z">
        <w:r w:rsidRPr="00F31509" w:rsidDel="00BC2917">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rich feedstuffs after the minimum quantities have been allocated. </w:t>
      </w:r>
      <w:del w:id="8257" w:author="Jane Shaw" w:date="2015-10-23T12:41:00Z">
        <w:r w:rsidRPr="00F31509" w:rsidDel="00BC2917">
          <w:rPr>
            <w:rFonts w:asciiTheme="majorBidi" w:hAnsiTheme="majorBidi" w:cstheme="majorBidi"/>
            <w:color w:val="000000" w:themeColor="text1"/>
            <w:lang w:val="en-GB"/>
          </w:rPr>
          <w:delText xml:space="preserve">For case (iii) </w:delText>
        </w:r>
      </w:del>
      <w:ins w:id="8258" w:author="Jane Shaw" w:date="2015-10-23T12:41:00Z">
        <w:r w:rsidR="00BC2917">
          <w:rPr>
            <w:rFonts w:asciiTheme="majorBidi" w:hAnsiTheme="majorBidi" w:cstheme="majorBidi"/>
            <w:color w:val="000000" w:themeColor="text1"/>
            <w:lang w:val="en-GB"/>
          </w:rPr>
          <w:t xml:space="preserve">When both allocations meet both requirements </w:t>
        </w:r>
      </w:ins>
      <w:r w:rsidRPr="00F31509">
        <w:rPr>
          <w:rFonts w:asciiTheme="majorBidi" w:hAnsiTheme="majorBidi" w:cstheme="majorBidi"/>
          <w:color w:val="000000" w:themeColor="text1"/>
          <w:lang w:val="en-GB"/>
        </w:rPr>
        <w:t xml:space="preserve">the same procedure </w:t>
      </w:r>
      <w:del w:id="8259" w:author="Jane Shaw" w:date="2015-10-23T12:42:00Z">
        <w:r w:rsidRPr="00F31509" w:rsidDel="00BC2917">
          <w:rPr>
            <w:rFonts w:asciiTheme="majorBidi" w:hAnsiTheme="majorBidi" w:cstheme="majorBidi"/>
            <w:color w:val="000000" w:themeColor="text1"/>
            <w:lang w:val="en-GB"/>
          </w:rPr>
          <w:delText xml:space="preserve">as for (ii) </w:delText>
        </w:r>
      </w:del>
      <w:r w:rsidRPr="00F31509">
        <w:rPr>
          <w:rFonts w:asciiTheme="majorBidi" w:hAnsiTheme="majorBidi" w:cstheme="majorBidi"/>
          <w:color w:val="000000" w:themeColor="text1"/>
          <w:lang w:val="en-GB"/>
        </w:rPr>
        <w:t xml:space="preserve">is applied, but </w:t>
      </w:r>
      <w:del w:id="8260" w:author="Jane Shaw" w:date="2015-10-23T12:42:00Z">
        <w:r w:rsidRPr="00F31509" w:rsidDel="00BC2917">
          <w:rPr>
            <w:rFonts w:asciiTheme="majorBidi" w:hAnsiTheme="majorBidi" w:cstheme="majorBidi"/>
            <w:color w:val="000000" w:themeColor="text1"/>
            <w:lang w:val="en-GB"/>
          </w:rPr>
          <w:delText xml:space="preserve">naturally </w:delText>
        </w:r>
      </w:del>
      <w:r w:rsidRPr="00F31509">
        <w:rPr>
          <w:rFonts w:asciiTheme="majorBidi" w:hAnsiTheme="majorBidi" w:cstheme="majorBidi"/>
          <w:color w:val="000000" w:themeColor="text1"/>
          <w:lang w:val="en-GB"/>
        </w:rPr>
        <w:t>in the opposite way</w:t>
      </w:r>
      <w:ins w:id="8261" w:author="Jane Shaw" w:date="2015-10-23T12:42:00Z">
        <w:r w:rsidR="00BC2917">
          <w:rPr>
            <w:rFonts w:asciiTheme="majorBidi" w:hAnsiTheme="majorBidi" w:cstheme="majorBidi"/>
            <w:color w:val="000000" w:themeColor="text1"/>
            <w:lang w:val="en-GB"/>
          </w:rPr>
          <w:t xml:space="preserve"> –</w:t>
        </w:r>
      </w:ins>
      <w:del w:id="8262" w:author="Jane Shaw" w:date="2015-10-23T12:42:00Z">
        <w:r w:rsidRPr="00F31509" w:rsidDel="00BC2917">
          <w:rPr>
            <w:rFonts w:asciiTheme="majorBidi" w:hAnsiTheme="majorBidi" w:cstheme="majorBidi"/>
            <w:color w:val="000000" w:themeColor="text1"/>
            <w:lang w:val="en-GB"/>
          </w:rPr>
          <w:delText xml:space="preserve">, </w:delText>
        </w:r>
      </w:del>
      <w:ins w:id="8263" w:author="Jane Shaw" w:date="2015-10-23T12:42:00Z">
        <w:r w:rsidR="00BC2917">
          <w:rPr>
            <w:rFonts w:asciiTheme="majorBidi" w:hAnsiTheme="majorBidi" w:cstheme="majorBidi"/>
            <w:color w:val="000000" w:themeColor="text1"/>
            <w:lang w:val="en-GB"/>
          </w:rPr>
          <w:t xml:space="preserve"> </w:t>
        </w:r>
      </w:ins>
      <w:del w:id="8264" w:author="Jane Shaw" w:date="2015-10-23T12:42:00Z">
        <w:r w:rsidRPr="00F31509" w:rsidDel="00BC2917">
          <w:rPr>
            <w:rFonts w:asciiTheme="majorBidi" w:hAnsiTheme="majorBidi" w:cstheme="majorBidi"/>
            <w:color w:val="000000" w:themeColor="text1"/>
            <w:lang w:val="en-GB"/>
          </w:rPr>
          <w:delText xml:space="preserve">i.e. </w:delText>
        </w:r>
      </w:del>
      <w:r w:rsidRPr="00F31509">
        <w:rPr>
          <w:rFonts w:asciiTheme="majorBidi" w:hAnsiTheme="majorBidi" w:cstheme="majorBidi"/>
          <w:color w:val="000000" w:themeColor="text1"/>
          <w:lang w:val="en-GB"/>
        </w:rPr>
        <w:t xml:space="preserve">quantities are subtracted </w:t>
      </w:r>
      <w:del w:id="8265" w:author="Jane Shaw" w:date="2015-10-23T12:42:00Z">
        <w:r w:rsidRPr="00F31509" w:rsidDel="00BC2917">
          <w:rPr>
            <w:rFonts w:asciiTheme="majorBidi" w:hAnsiTheme="majorBidi" w:cstheme="majorBidi"/>
            <w:color w:val="000000" w:themeColor="text1"/>
            <w:lang w:val="en-GB"/>
          </w:rPr>
          <w:delText xml:space="preserve">in order </w:delText>
        </w:r>
      </w:del>
      <w:r w:rsidRPr="00F31509">
        <w:rPr>
          <w:rFonts w:asciiTheme="majorBidi" w:hAnsiTheme="majorBidi" w:cstheme="majorBidi"/>
          <w:color w:val="000000" w:themeColor="text1"/>
          <w:lang w:val="en-GB"/>
        </w:rPr>
        <w:t>to arrive at the minimum solution that meets both requirements.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For instance, the final allocation of wheat for feed use is determined as a share of total availability </w:t>
      </w:r>
      <w:ins w:id="8266" w:author="Jane Shaw" w:date="2015-11-07T19:37:00Z">
        <w:r w:rsidR="0025639D">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is retrieved as</w:t>
      </w:r>
      <w:ins w:id="8267" w:author="Jane Shaw" w:date="2015-10-23T12:42:00Z">
        <w:r w:rsidR="00BC2917">
          <w:rPr>
            <w:rFonts w:asciiTheme="majorBidi" w:hAnsiTheme="majorBidi" w:cstheme="majorBidi"/>
            <w:color w:val="000000" w:themeColor="text1"/>
            <w:lang w:val="en-GB"/>
          </w:rPr>
          <w:t>:</w:t>
        </w:r>
      </w:ins>
    </w:p>
    <w:p w14:paraId="6BF684C8" w14:textId="12110CCA" w:rsidR="004F65E4" w:rsidRPr="00F31509" w:rsidRDefault="00040401" w:rsidP="004F65E4">
      <w:pPr>
        <w:pStyle w:val="Didascalia"/>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val="it-IT" w:eastAsia="it-IT"/>
          </w:rPr>
          <w:drawing>
            <wp:inline distT="0" distB="0" distL="0" distR="0" wp14:anchorId="01D06FEB" wp14:editId="34623036">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8568EC">
        <w:rPr>
          <w:rFonts w:asciiTheme="majorBidi" w:hAnsiTheme="majorBidi" w:cstheme="majorBidi"/>
          <w:color w:val="000000" w:themeColor="text1"/>
          <w:lang w:val="en-GB"/>
        </w:rPr>
        <w:t xml:space="preserve"> </w:t>
      </w:r>
      <w:r w:rsidR="004F65E4" w:rsidRPr="0025639D">
        <w:rPr>
          <w:rFonts w:asciiTheme="majorBidi" w:hAnsiTheme="majorBidi" w:cstheme="majorBidi"/>
          <w:i w:val="0"/>
          <w:color w:val="000000" w:themeColor="text1"/>
          <w:lang w:val="en-GB"/>
          <w:rPrChange w:id="8268" w:author="Jane Shaw" w:date="2015-11-07T19:37:00Z">
            <w:rPr>
              <w:rFonts w:asciiTheme="majorBidi" w:hAnsiTheme="majorBidi" w:cstheme="majorBidi"/>
              <w:color w:val="000000" w:themeColor="text1"/>
              <w:lang w:val="en-GB"/>
            </w:rPr>
          </w:rPrChange>
        </w:rPr>
        <w:t>(</w:t>
      </w:r>
      <w:r w:rsidR="00BC2917" w:rsidRPr="0025639D">
        <w:rPr>
          <w:rFonts w:asciiTheme="majorBidi" w:hAnsiTheme="majorBidi" w:cstheme="majorBidi"/>
          <w:i w:val="0"/>
          <w:color w:val="000000" w:themeColor="text1"/>
          <w:lang w:val="en-GB"/>
          <w:rPrChange w:id="8269" w:author="Jane Shaw" w:date="2015-11-07T19:37:00Z">
            <w:rPr>
              <w:rFonts w:asciiTheme="majorBidi" w:hAnsiTheme="majorBidi" w:cstheme="majorBidi"/>
              <w:color w:val="000000" w:themeColor="text1"/>
              <w:lang w:val="en-GB"/>
            </w:rPr>
          </w:rPrChange>
        </w:rPr>
        <w:t xml:space="preserve">equation </w:t>
      </w:r>
      <w:r w:rsidR="003D789C" w:rsidRPr="0025639D">
        <w:rPr>
          <w:rFonts w:asciiTheme="majorBidi" w:hAnsiTheme="majorBidi" w:cstheme="majorBidi"/>
          <w:b/>
          <w:i w:val="0"/>
          <w:color w:val="000000" w:themeColor="text1"/>
          <w:lang w:val="en-GB"/>
          <w:rPrChange w:id="8270" w:author="Jane Shaw" w:date="2015-11-07T19:37:00Z">
            <w:rPr>
              <w:rFonts w:asciiTheme="majorBidi" w:hAnsiTheme="majorBidi" w:cstheme="majorBidi"/>
              <w:b/>
              <w:color w:val="000000" w:themeColor="text1"/>
              <w:lang w:val="en-GB"/>
            </w:rPr>
          </w:rPrChange>
        </w:rPr>
        <w:fldChar w:fldCharType="begin"/>
      </w:r>
      <w:r w:rsidR="004F65E4" w:rsidRPr="0025639D">
        <w:rPr>
          <w:rFonts w:asciiTheme="majorBidi" w:hAnsiTheme="majorBidi" w:cstheme="majorBidi"/>
          <w:i w:val="0"/>
          <w:color w:val="000000" w:themeColor="text1"/>
          <w:lang w:val="en-GB"/>
          <w:rPrChange w:id="8271" w:author="Jane Shaw" w:date="2015-11-07T19:37:00Z">
            <w:rPr>
              <w:rFonts w:asciiTheme="majorBidi" w:hAnsiTheme="majorBidi" w:cstheme="majorBidi"/>
              <w:color w:val="000000" w:themeColor="text1"/>
              <w:lang w:val="en-GB"/>
            </w:rPr>
          </w:rPrChange>
        </w:rPr>
        <w:instrText xml:space="preserve"> SEQ Equation \* ARABIC </w:instrText>
      </w:r>
      <w:r w:rsidR="003D789C" w:rsidRPr="0025639D">
        <w:rPr>
          <w:rFonts w:asciiTheme="majorBidi" w:hAnsiTheme="majorBidi" w:cstheme="majorBidi"/>
          <w:b/>
          <w:i w:val="0"/>
          <w:color w:val="000000" w:themeColor="text1"/>
          <w:lang w:val="en-GB"/>
          <w:rPrChange w:id="8272" w:author="Jane Shaw" w:date="2015-11-07T19:37:00Z">
            <w:rPr>
              <w:rFonts w:asciiTheme="majorBidi" w:hAnsiTheme="majorBidi" w:cstheme="majorBidi"/>
              <w:b/>
              <w:color w:val="000000" w:themeColor="text1"/>
              <w:lang w:val="en-GB"/>
            </w:rPr>
          </w:rPrChange>
        </w:rPr>
        <w:fldChar w:fldCharType="separate"/>
      </w:r>
      <w:r w:rsidR="00311179" w:rsidRPr="0025639D">
        <w:rPr>
          <w:rFonts w:asciiTheme="majorBidi" w:hAnsiTheme="majorBidi" w:cstheme="majorBidi"/>
          <w:i w:val="0"/>
          <w:noProof/>
          <w:color w:val="000000" w:themeColor="text1"/>
          <w:lang w:val="en-GB"/>
          <w:rPrChange w:id="8273" w:author="Jane Shaw" w:date="2015-11-07T19:37:00Z">
            <w:rPr>
              <w:rFonts w:asciiTheme="majorBidi" w:hAnsiTheme="majorBidi" w:cstheme="majorBidi"/>
              <w:noProof/>
              <w:color w:val="000000" w:themeColor="text1"/>
              <w:lang w:val="en-GB"/>
            </w:rPr>
          </w:rPrChange>
        </w:rPr>
        <w:t>16</w:t>
      </w:r>
      <w:r w:rsidR="003D789C" w:rsidRPr="0025639D">
        <w:rPr>
          <w:rFonts w:asciiTheme="majorBidi" w:hAnsiTheme="majorBidi" w:cstheme="majorBidi"/>
          <w:b/>
          <w:i w:val="0"/>
          <w:color w:val="000000" w:themeColor="text1"/>
          <w:lang w:val="en-GB"/>
          <w:rPrChange w:id="8274" w:author="Jane Shaw" w:date="2015-11-07T19:37:00Z">
            <w:rPr>
              <w:rFonts w:asciiTheme="majorBidi" w:hAnsiTheme="majorBidi" w:cstheme="majorBidi"/>
              <w:b/>
              <w:color w:val="000000" w:themeColor="text1"/>
              <w:lang w:val="en-GB"/>
            </w:rPr>
          </w:rPrChange>
        </w:rPr>
        <w:fldChar w:fldCharType="end"/>
      </w:r>
      <w:r w:rsidR="004F65E4" w:rsidRPr="0025639D">
        <w:rPr>
          <w:rFonts w:asciiTheme="majorBidi" w:hAnsiTheme="majorBidi" w:cstheme="majorBidi"/>
          <w:i w:val="0"/>
          <w:color w:val="000000" w:themeColor="text1"/>
          <w:lang w:val="en-GB"/>
          <w:rPrChange w:id="8275" w:author="Jane Shaw" w:date="2015-11-07T19:37:00Z">
            <w:rPr>
              <w:rFonts w:asciiTheme="majorBidi" w:hAnsiTheme="majorBidi" w:cstheme="majorBidi"/>
              <w:color w:val="000000" w:themeColor="text1"/>
              <w:lang w:val="en-GB"/>
            </w:rPr>
          </w:rPrChange>
        </w:rPr>
        <w:t>)</w:t>
      </w:r>
    </w:p>
    <w:p w14:paraId="6B50EF4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14:paraId="1AF78188" w14:textId="77777777" w:rsidR="004F65E4" w:rsidRPr="00F31509" w:rsidRDefault="004F65E4" w:rsidP="00312896">
      <w:pPr>
        <w:pStyle w:val="Titolo3"/>
        <w:rPr>
          <w:rFonts w:asciiTheme="majorBidi" w:hAnsiTheme="majorBidi" w:cstheme="majorBidi"/>
          <w:lang w:val="en-GB"/>
        </w:rPr>
      </w:pPr>
      <w:bookmarkStart w:id="8276" w:name="_Toc421025873"/>
      <w:r w:rsidRPr="00F31509">
        <w:rPr>
          <w:rFonts w:asciiTheme="majorBidi" w:hAnsiTheme="majorBidi" w:cstheme="majorBidi"/>
          <w:lang w:val="en-GB"/>
        </w:rPr>
        <w:t>Results and consistency checks</w:t>
      </w:r>
      <w:bookmarkEnd w:id="8276"/>
    </w:p>
    <w:p w14:paraId="24310E0F" w14:textId="36453F8D" w:rsidR="004F65E4" w:rsidRPr="00F31509" w:rsidRDefault="00E24798" w:rsidP="004F65E4">
      <w:pPr>
        <w:tabs>
          <w:tab w:val="left" w:pos="851"/>
          <w:tab w:val="left" w:pos="3816"/>
        </w:tabs>
        <w:jc w:val="both"/>
        <w:rPr>
          <w:rFonts w:asciiTheme="majorBidi" w:hAnsiTheme="majorBidi" w:cstheme="majorBidi"/>
          <w:bCs/>
          <w:color w:val="000000" w:themeColor="text1"/>
          <w:lang w:val="en-GB"/>
        </w:rPr>
      </w:pPr>
      <w:del w:id="8277" w:author="Jane Shaw" w:date="2015-10-23T12:50:00Z">
        <w:r w:rsidDel="00BC2917">
          <w:fldChar w:fldCharType="begin"/>
        </w:r>
        <w:r w:rsidDel="00BC2917">
          <w:delInstrText xml:space="preserve"> REF _Ref420081626 \h  \* MERGEFORMAT </w:delInstrText>
        </w:r>
        <w:r w:rsidDel="00BC2917">
          <w:fldChar w:fldCharType="separate"/>
        </w:r>
        <w:r w:rsidRPr="000F0B1C" w:rsidDel="00BC2917">
          <w:rPr>
            <w:rFonts w:asciiTheme="majorBidi" w:hAnsiTheme="majorBidi" w:cstheme="majorBidi"/>
            <w:color w:val="000000" w:themeColor="text1"/>
            <w:lang w:val="en-GB"/>
          </w:rPr>
          <w:delText xml:space="preserve">Figure </w:delText>
        </w:r>
        <w:r w:rsidRPr="000F0B1C" w:rsidDel="00BC2917">
          <w:rPr>
            <w:rFonts w:asciiTheme="majorBidi" w:hAnsiTheme="majorBidi" w:cstheme="majorBidi"/>
            <w:noProof/>
            <w:color w:val="000000" w:themeColor="text1"/>
            <w:lang w:val="en-GB"/>
          </w:rPr>
          <w:delText>15</w:delText>
        </w:r>
        <w:r w:rsidDel="00BC2917">
          <w:fldChar w:fldCharType="end"/>
        </w:r>
        <w:r w:rsidR="004F65E4" w:rsidRPr="00F31509" w:rsidDel="00BC2917">
          <w:rPr>
            <w:rFonts w:asciiTheme="majorBidi" w:hAnsiTheme="majorBidi" w:cstheme="majorBidi"/>
            <w:bCs/>
            <w:color w:val="000000" w:themeColor="text1"/>
            <w:lang w:val="en-GB"/>
          </w:rPr>
          <w:delText xml:space="preserve"> </w:delText>
        </w:r>
      </w:del>
      <w:ins w:id="8278" w:author="Jane Shaw" w:date="2015-10-23T12:50:00Z">
        <w:r w:rsidR="00BC2917">
          <w:rPr>
            <w:rFonts w:asciiTheme="majorBidi" w:hAnsiTheme="majorBidi" w:cstheme="majorBidi"/>
            <w:bCs/>
            <w:color w:val="000000" w:themeColor="text1"/>
            <w:lang w:val="en-GB"/>
          </w:rPr>
          <w:t xml:space="preserve">Figure 12 </w:t>
        </w:r>
      </w:ins>
      <w:r w:rsidR="004F65E4" w:rsidRPr="00F31509">
        <w:rPr>
          <w:rFonts w:asciiTheme="majorBidi" w:hAnsiTheme="majorBidi" w:cstheme="majorBidi"/>
          <w:bCs/>
          <w:color w:val="000000" w:themeColor="text1"/>
          <w:lang w:val="en-GB"/>
        </w:rPr>
        <w:t xml:space="preserve">depicts global energy and protein feed demands </w:t>
      </w:r>
      <w:del w:id="8279" w:author="Jane Shaw" w:date="2015-11-07T19:37:00Z">
        <w:r w:rsidR="004F65E4" w:rsidRPr="00F31509" w:rsidDel="0025639D">
          <w:rPr>
            <w:rFonts w:asciiTheme="majorBidi" w:hAnsiTheme="majorBidi" w:cstheme="majorBidi"/>
            <w:bCs/>
            <w:color w:val="000000" w:themeColor="text1"/>
            <w:lang w:val="en-GB"/>
          </w:rPr>
          <w:delText xml:space="preserve">respectively </w:delText>
        </w:r>
      </w:del>
      <w:r w:rsidR="004F65E4" w:rsidRPr="00F31509">
        <w:rPr>
          <w:rFonts w:asciiTheme="majorBidi" w:hAnsiTheme="majorBidi" w:cstheme="majorBidi"/>
          <w:bCs/>
          <w:color w:val="000000" w:themeColor="text1"/>
          <w:lang w:val="en-GB"/>
        </w:rPr>
        <w:t>from 1992, grouped in the World Bank income level classification. The shift towards pig and poultry production</w:t>
      </w:r>
      <w:del w:id="8280" w:author="Jane Shaw" w:date="2015-11-07T19:38:00Z">
        <w:r w:rsidR="004F65E4" w:rsidRPr="00F31509" w:rsidDel="0025639D">
          <w:rPr>
            <w:rFonts w:asciiTheme="majorBidi" w:hAnsiTheme="majorBidi" w:cstheme="majorBidi"/>
            <w:bCs/>
            <w:color w:val="000000" w:themeColor="text1"/>
            <w:lang w:val="en-GB"/>
          </w:rPr>
          <w:delText>,</w:delText>
        </w:r>
      </w:del>
      <w:r w:rsidR="004F65E4" w:rsidRPr="00F31509">
        <w:rPr>
          <w:rFonts w:asciiTheme="majorBidi" w:hAnsiTheme="majorBidi" w:cstheme="majorBidi"/>
          <w:bCs/>
          <w:color w:val="000000" w:themeColor="text1"/>
          <w:lang w:val="en-GB"/>
        </w:rPr>
        <w:t xml:space="preserve"> </w:t>
      </w:r>
      <w:del w:id="8281" w:author="Jane Shaw" w:date="2015-11-07T19:38:00Z">
        <w:r w:rsidR="004F65E4" w:rsidRPr="00F31509" w:rsidDel="0025639D">
          <w:rPr>
            <w:rFonts w:asciiTheme="majorBidi" w:hAnsiTheme="majorBidi" w:cstheme="majorBidi"/>
            <w:bCs/>
            <w:color w:val="000000" w:themeColor="text1"/>
            <w:lang w:val="en-GB"/>
          </w:rPr>
          <w:delText xml:space="preserve">especially </w:delText>
        </w:r>
      </w:del>
      <w:r w:rsidR="004F65E4" w:rsidRPr="00F31509">
        <w:rPr>
          <w:rFonts w:asciiTheme="majorBidi" w:hAnsiTheme="majorBidi" w:cstheme="majorBidi"/>
          <w:bCs/>
          <w:color w:val="000000" w:themeColor="text1"/>
          <w:lang w:val="en-GB"/>
        </w:rPr>
        <w:t xml:space="preserve">in emerging economies becomes apparent </w:t>
      </w:r>
      <w:del w:id="8282" w:author="Jane Shaw" w:date="2015-11-07T19:38:00Z">
        <w:r w:rsidR="004F65E4" w:rsidRPr="00F31509" w:rsidDel="00B53C20">
          <w:rPr>
            <w:rFonts w:asciiTheme="majorBidi" w:hAnsiTheme="majorBidi" w:cstheme="majorBidi"/>
            <w:bCs/>
            <w:color w:val="000000" w:themeColor="text1"/>
            <w:lang w:val="en-GB"/>
          </w:rPr>
          <w:delText xml:space="preserve">as </w:delText>
        </w:r>
      </w:del>
      <w:ins w:id="8283" w:author="Jane Shaw" w:date="2015-11-07T19:38:00Z">
        <w:r w:rsidR="00B53C20">
          <w:rPr>
            <w:rFonts w:asciiTheme="majorBidi" w:hAnsiTheme="majorBidi" w:cstheme="majorBidi"/>
            <w:bCs/>
            <w:color w:val="000000" w:themeColor="text1"/>
            <w:lang w:val="en-GB"/>
          </w:rPr>
          <w:t xml:space="preserve">when </w:t>
        </w:r>
      </w:ins>
      <w:r w:rsidR="004F65E4" w:rsidRPr="00F31509">
        <w:rPr>
          <w:rFonts w:asciiTheme="majorBidi" w:hAnsiTheme="majorBidi" w:cstheme="majorBidi"/>
          <w:bCs/>
          <w:color w:val="000000" w:themeColor="text1"/>
          <w:lang w:val="en-GB"/>
        </w:rPr>
        <w:t>the protein demand of these countries exceeds the levels in high</w:t>
      </w:r>
      <w:ins w:id="8284" w:author="Jane Shaw" w:date="2015-11-07T19:38:00Z">
        <w:r w:rsidR="00B53C20">
          <w:rPr>
            <w:rFonts w:asciiTheme="majorBidi" w:hAnsiTheme="majorBidi" w:cstheme="majorBidi"/>
            <w:bCs/>
            <w:color w:val="000000" w:themeColor="text1"/>
            <w:lang w:val="en-GB"/>
          </w:rPr>
          <w:t>-</w:t>
        </w:r>
      </w:ins>
      <w:del w:id="8285" w:author="Jane Shaw" w:date="2015-11-07T19:38:00Z">
        <w:r w:rsidR="004F65E4" w:rsidRPr="00F31509" w:rsidDel="00B53C20">
          <w:rPr>
            <w:rFonts w:asciiTheme="majorBidi" w:hAnsiTheme="majorBidi" w:cstheme="majorBidi"/>
            <w:bCs/>
            <w:color w:val="000000" w:themeColor="text1"/>
            <w:lang w:val="en-GB"/>
          </w:rPr>
          <w:delText xml:space="preserve"> </w:delText>
        </w:r>
      </w:del>
      <w:r w:rsidR="004F65E4" w:rsidRPr="00F31509">
        <w:rPr>
          <w:rFonts w:asciiTheme="majorBidi" w:hAnsiTheme="majorBidi" w:cstheme="majorBidi"/>
          <w:bCs/>
          <w:color w:val="000000" w:themeColor="text1"/>
          <w:lang w:val="en-GB"/>
        </w:rPr>
        <w:t xml:space="preserve">income countries </w:t>
      </w:r>
      <w:del w:id="8286" w:author="Jane Shaw" w:date="2015-11-07T19:38:00Z">
        <w:r w:rsidR="004F65E4" w:rsidRPr="00F31509" w:rsidDel="00B53C20">
          <w:rPr>
            <w:rFonts w:asciiTheme="majorBidi" w:hAnsiTheme="majorBidi" w:cstheme="majorBidi"/>
            <w:bCs/>
            <w:color w:val="000000" w:themeColor="text1"/>
            <w:lang w:val="en-GB"/>
          </w:rPr>
          <w:delText xml:space="preserve">at an earlier stage than </w:delText>
        </w:r>
      </w:del>
      <w:ins w:id="8287" w:author="Jane Shaw" w:date="2015-11-07T19:38:00Z">
        <w:r w:rsidR="00B53C20">
          <w:rPr>
            <w:rFonts w:asciiTheme="majorBidi" w:hAnsiTheme="majorBidi" w:cstheme="majorBidi"/>
            <w:bCs/>
            <w:color w:val="000000" w:themeColor="text1"/>
            <w:lang w:val="en-GB"/>
          </w:rPr>
          <w:t xml:space="preserve">before </w:t>
        </w:r>
      </w:ins>
      <w:r w:rsidR="004F65E4" w:rsidRPr="00F31509">
        <w:rPr>
          <w:rFonts w:asciiTheme="majorBidi" w:hAnsiTheme="majorBidi" w:cstheme="majorBidi"/>
          <w:bCs/>
          <w:color w:val="000000" w:themeColor="text1"/>
          <w:lang w:val="en-GB"/>
        </w:rPr>
        <w:t>the energy demand</w:t>
      </w:r>
      <w:ins w:id="8288" w:author="Jane Shaw" w:date="2015-11-07T19:38:00Z">
        <w:r w:rsidR="00B53C20">
          <w:rPr>
            <w:rFonts w:asciiTheme="majorBidi" w:hAnsiTheme="majorBidi" w:cstheme="majorBidi"/>
            <w:bCs/>
            <w:color w:val="000000" w:themeColor="text1"/>
            <w:lang w:val="en-GB"/>
          </w:rPr>
          <w:t xml:space="preserve"> does</w:t>
        </w:r>
      </w:ins>
      <w:r w:rsidR="004F65E4" w:rsidRPr="00F31509">
        <w:rPr>
          <w:rFonts w:asciiTheme="majorBidi" w:hAnsiTheme="majorBidi" w:cstheme="majorBidi"/>
          <w:bCs/>
          <w:color w:val="000000" w:themeColor="text1"/>
          <w:lang w:val="en-GB"/>
        </w:rPr>
        <w:t>. This reflects the fact that monogasters require relatively more protein than ruminants.</w:t>
      </w:r>
      <w:r w:rsidR="008568EC">
        <w:rPr>
          <w:rFonts w:asciiTheme="majorBidi" w:hAnsiTheme="majorBidi" w:cstheme="majorBidi"/>
          <w:bCs/>
          <w:color w:val="000000" w:themeColor="text1"/>
          <w:lang w:val="en-GB"/>
        </w:rPr>
        <w:t xml:space="preserve"> </w:t>
      </w:r>
    </w:p>
    <w:p w14:paraId="08F50C27" w14:textId="02386AA8" w:rsidR="004F65E4" w:rsidRPr="00BC2917" w:rsidRDefault="00BC2917" w:rsidP="004F65E4">
      <w:pPr>
        <w:tabs>
          <w:tab w:val="left" w:pos="851"/>
          <w:tab w:val="left" w:pos="3816"/>
        </w:tabs>
        <w:jc w:val="both"/>
        <w:rPr>
          <w:rFonts w:asciiTheme="majorBidi" w:hAnsiTheme="majorBidi" w:cstheme="majorBidi"/>
          <w:bCs/>
          <w:i/>
          <w:color w:val="000000" w:themeColor="text1"/>
          <w:lang w:val="en-GB"/>
          <w:rPrChange w:id="8289" w:author="Jane Shaw" w:date="2015-10-23T12:46:00Z">
            <w:rPr>
              <w:rFonts w:asciiTheme="majorBidi" w:hAnsiTheme="majorBidi" w:cstheme="majorBidi"/>
              <w:bCs/>
              <w:color w:val="000000" w:themeColor="text1"/>
              <w:lang w:val="en-GB"/>
            </w:rPr>
          </w:rPrChange>
        </w:rPr>
      </w:pPr>
      <w:ins w:id="8290" w:author="Jane Shaw" w:date="2015-10-23T12:46:00Z">
        <w:r>
          <w:rPr>
            <w:rFonts w:asciiTheme="majorBidi" w:hAnsiTheme="majorBidi" w:cstheme="majorBidi"/>
            <w:bCs/>
            <w:i/>
            <w:color w:val="000000" w:themeColor="text1"/>
            <w:lang w:val="en-GB"/>
          </w:rPr>
          <w:t xml:space="preserve">Figure 12: </w:t>
        </w:r>
        <w:r w:rsidR="00B53C20">
          <w:rPr>
            <w:rFonts w:asciiTheme="majorBidi" w:hAnsiTheme="majorBidi" w:cstheme="majorBidi"/>
            <w:bCs/>
            <w:i/>
            <w:color w:val="000000" w:themeColor="text1"/>
            <w:lang w:val="en-GB"/>
          </w:rPr>
          <w:t xml:space="preserve">Feed </w:t>
        </w:r>
        <w:r>
          <w:rPr>
            <w:rFonts w:asciiTheme="majorBidi" w:hAnsiTheme="majorBidi" w:cstheme="majorBidi"/>
            <w:bCs/>
            <w:i/>
            <w:color w:val="000000" w:themeColor="text1"/>
            <w:lang w:val="en-GB"/>
          </w:rPr>
          <w:t>estimates at the global level</w:t>
        </w:r>
      </w:ins>
    </w:p>
    <w:p w14:paraId="3BDFD836" w14:textId="3D8CC946" w:rsidR="004F65E4" w:rsidRPr="00F31509" w:rsidRDefault="00D13E0A" w:rsidP="004F65E4">
      <w:pPr>
        <w:tabs>
          <w:tab w:val="left" w:pos="851"/>
          <w:tab w:val="left" w:pos="3816"/>
        </w:tabs>
        <w:jc w:val="both"/>
        <w:rPr>
          <w:rFonts w:asciiTheme="majorBidi" w:hAnsiTheme="majorBidi" w:cstheme="majorBidi"/>
          <w:b/>
          <w:bCs/>
          <w:color w:val="000000" w:themeColor="text1"/>
          <w:lang w:val="en-GB"/>
        </w:rPr>
      </w:pPr>
      <w:del w:id="8291" w:author="Jane Shaw" w:date="2015-10-23T12:51:00Z">
        <w:r>
          <w:rPr>
            <w:rFonts w:asciiTheme="majorBidi" w:hAnsiTheme="majorBidi" w:cstheme="majorBidi"/>
            <w:noProof/>
            <w:color w:val="000000" w:themeColor="text1"/>
            <w:lang w:eastAsia="zh-CN"/>
          </w:rPr>
          <w:pict w14:anchorId="35E0570B">
            <v:shape id="Text Box 22" o:spid="_x0000_s1029"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C30SZJEAgAA&#10;kAQAAA4AAAAAAAAAAAAAAAAALgIAAGRycy9lMm9Eb2MueG1sUEsBAi0AFAAGAAgAAAAhANuEuh3f&#10;AAAACQEAAA8AAAAAAAAAAAAAAAAAngQAAGRycy9kb3ducmV2LnhtbFBLBQYAAAAABAAEAPMAAACq&#10;BQAAAAA=&#10;" stroked="f">
              <v:path arrowok="t"/>
              <v:textbox style="mso-next-textbox:#Text Box 22;mso-fit-shape-to-text:t" inset="0,0,0,0">
                <w:txbxContent>
                  <w:p w14:paraId="0B18D4FC" w14:textId="77777777" w:rsidR="00140222" w:rsidRPr="00ED69FB" w:rsidRDefault="00140222" w:rsidP="004F65E4">
                    <w:pPr>
                      <w:pStyle w:val="Didascalia"/>
                      <w:rPr>
                        <w:b/>
                        <w:noProof/>
                        <w:color w:val="000000" w:themeColor="text1"/>
                      </w:rPr>
                    </w:pPr>
                    <w:bookmarkStart w:id="8292" w:name="_Toc430847359"/>
                    <w:bookmarkStart w:id="8293" w:name="_Toc430847384"/>
                    <w:bookmarkStart w:id="8294" w:name="_Toc430871555"/>
                    <w:bookmarkStart w:id="8295" w:name="_Toc430872102"/>
                    <w:bookmarkStart w:id="8296" w:name="_Toc430872128"/>
                    <w:bookmarkStart w:id="8297" w:name="_Toc43087251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d="8298" w:author="Jane Shaw" w:date="2015-11-01T20:53:00Z">
                      <w:r>
                        <w:rPr>
                          <w:noProof/>
                          <w:color w:val="000000" w:themeColor="text1"/>
                        </w:rPr>
                        <w:t>9</w:t>
                      </w:r>
                    </w:ins>
                    <w:del w:id="8299" w:author="Jane Shaw" w:date="2015-11-01T20:44:00Z">
                      <w:r w:rsidDel="00311179">
                        <w:rPr>
                          <w:noProof/>
                          <w:color w:val="000000" w:themeColor="text1"/>
                        </w:rPr>
                        <w:delText>14</w:delText>
                      </w:r>
                    </w:del>
                    <w:r w:rsidRPr="00ED69FB">
                      <w:rPr>
                        <w:b/>
                        <w:color w:val="000000" w:themeColor="text1"/>
                      </w:rPr>
                      <w:fldChar w:fldCharType="end"/>
                    </w:r>
                    <w:r w:rsidRPr="00ED69FB">
                      <w:rPr>
                        <w:color w:val="000000" w:themeColor="text1"/>
                      </w:rPr>
                      <w:t>: Results of the feed estimates at the global level</w:t>
                    </w:r>
                    <w:bookmarkEnd w:id="8292"/>
                    <w:bookmarkEnd w:id="8293"/>
                    <w:bookmarkEnd w:id="8294"/>
                    <w:bookmarkEnd w:id="8295"/>
                    <w:bookmarkEnd w:id="8296"/>
                    <w:bookmarkEnd w:id="8297"/>
                  </w:p>
                </w:txbxContent>
              </v:textbox>
              <w10:wrap type="square"/>
            </v:shape>
          </w:pict>
        </w:r>
      </w:del>
    </w:p>
    <w:p w14:paraId="15765142" w14:textId="1802BAFA" w:rsidR="004F65E4" w:rsidRPr="00F31509" w:rsidRDefault="00D13E0A" w:rsidP="004F65E4">
      <w:pPr>
        <w:tabs>
          <w:tab w:val="left" w:pos="851"/>
          <w:tab w:val="left" w:pos="3816"/>
        </w:tabs>
        <w:jc w:val="both"/>
        <w:rPr>
          <w:rFonts w:asciiTheme="majorBidi" w:hAnsiTheme="majorBidi" w:cstheme="majorBidi"/>
          <w:b/>
          <w:bCs/>
          <w:color w:val="000000" w:themeColor="text1"/>
          <w:lang w:val="en-GB"/>
        </w:rPr>
      </w:pPr>
      <w:del w:id="8300" w:author="Jane Shaw" w:date="2015-10-23T12:52:00Z">
        <w:r>
          <w:rPr>
            <w:rFonts w:asciiTheme="majorBidi" w:hAnsiTheme="majorBidi" w:cstheme="majorBidi"/>
            <w:noProof/>
            <w:color w:val="000000" w:themeColor="text1"/>
            <w:lang w:eastAsia="zh-CN"/>
          </w:rPr>
          <w:pict w14:anchorId="7322FB35">
            <v:shape id="_x0000_s1030" type="#_x0000_t202" style="position:absolute;left:0;text-align:left;margin-left:3.5pt;margin-top:271.4pt;width:453.6pt;height:45.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" stroked="f">
              <v:path arrowok="t"/>
              <v:textbox style="mso-next-textbox:#_x0000_s1030;mso-fit-shape-to-text:t" inset="0,0,0,0">
                <w:txbxContent>
                  <w:p w14:paraId="2EB3C203" w14:textId="77777777" w:rsidR="00140222" w:rsidRPr="00ED69FB" w:rsidRDefault="00140222" w:rsidP="004F65E4">
                    <w:pPr>
                      <w:pStyle w:val="Didascalia"/>
                      <w:rPr>
                        <w:b/>
                        <w:noProof/>
                        <w:color w:val="000000" w:themeColor="text1"/>
                      </w:rPr>
                    </w:pPr>
                    <w:bookmarkStart w:id="8301" w:name="_Ref420081626"/>
                    <w:bookmarkStart w:id="8302" w:name="_Toc420402191"/>
                    <w:bookmarkStart w:id="8303" w:name="_Toc420402591"/>
                    <w:bookmarkStart w:id="8304" w:name="_Toc421026222"/>
                    <w:bookmarkStart w:id="8305" w:name="_Toc428383863"/>
                    <w:bookmarkStart w:id="8306" w:name="_Toc430847360"/>
                    <w:bookmarkStart w:id="8307" w:name="_Toc430847385"/>
                    <w:bookmarkStart w:id="8308" w:name="_Toc430872517"/>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d="8309" w:author="Jane Shaw" w:date="2015-11-01T20:53:00Z">
                      <w:r>
                        <w:rPr>
                          <w:noProof/>
                          <w:color w:val="000000" w:themeColor="text1"/>
                        </w:rPr>
                        <w:t>10</w:t>
                      </w:r>
                    </w:ins>
                    <w:del w:id="8310" w:author="Jane Shaw" w:date="2015-11-01T20:44:00Z">
                      <w:r w:rsidDel="00311179">
                        <w:rPr>
                          <w:noProof/>
                          <w:color w:val="000000" w:themeColor="text1"/>
                        </w:rPr>
                        <w:delText>15</w:delText>
                      </w:r>
                    </w:del>
                    <w:r w:rsidRPr="00ED69FB">
                      <w:rPr>
                        <w:b/>
                        <w:color w:val="000000" w:themeColor="text1"/>
                      </w:rPr>
                      <w:fldChar w:fldCharType="end"/>
                    </w:r>
                    <w:bookmarkEnd w:id="8301"/>
                    <w:r w:rsidRPr="00ED69FB">
                      <w:rPr>
                        <w:color w:val="000000" w:themeColor="text1"/>
                      </w:rPr>
                      <w:t>: Results of the feed estimates at the global level</w:t>
                    </w:r>
                    <w:bookmarkEnd w:id="8302"/>
                    <w:bookmarkEnd w:id="8303"/>
                    <w:bookmarkEnd w:id="8304"/>
                    <w:bookmarkEnd w:id="830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d="8311" w:author="Jane Shaw" w:date="2015-11-01T20:53:00Z">
                      <w:r>
                        <w:rPr>
                          <w:noProof/>
                          <w:color w:val="000000" w:themeColor="text1"/>
                        </w:rPr>
                        <w:t>11</w:t>
                      </w:r>
                    </w:ins>
                    <w:del w:id="8312" w:author="Jane Shaw" w:date="2015-11-01T20:44:00Z">
                      <w:r w:rsidDel="00311179">
                        <w:rPr>
                          <w:noProof/>
                          <w:color w:val="000000" w:themeColor="text1"/>
                        </w:rPr>
                        <w:delText>16</w:delText>
                      </w:r>
                    </w:del>
                    <w:r w:rsidRPr="00ED69FB">
                      <w:rPr>
                        <w:b/>
                        <w:color w:val="000000" w:themeColor="text1"/>
                      </w:rPr>
                      <w:fldChar w:fldCharType="end"/>
                    </w:r>
                    <w:r w:rsidRPr="00ED69FB">
                      <w:rPr>
                        <w:color w:val="000000" w:themeColor="text1"/>
                      </w:rPr>
                      <w:t>: Results of the feed estimates at the global level</w:t>
                    </w:r>
                    <w:bookmarkEnd w:id="8306"/>
                    <w:bookmarkEnd w:id="8307"/>
                    <w:bookmarkEnd w:id="8308"/>
                  </w:p>
                </w:txbxContent>
              </v:textbox>
              <w10:wrap type="square"/>
            </v:shape>
          </w:pict>
        </w:r>
      </w:del>
    </w:p>
    <w:p w14:paraId="771808F2" w14:textId="49606488" w:rsidR="004F65E4" w:rsidRPr="00F31509" w:rsidRDefault="004F65E4" w:rsidP="004F65E4">
      <w:pPr>
        <w:tabs>
          <w:tab w:val="left" w:pos="851"/>
          <w:tab w:val="left" w:pos="3816"/>
        </w:tabs>
        <w:jc w:val="both"/>
        <w:rPr>
          <w:rFonts w:asciiTheme="majorBidi" w:hAnsiTheme="majorBidi" w:cstheme="majorBidi"/>
          <w:color w:val="000000" w:themeColor="text1"/>
          <w:lang w:val="en-GB"/>
        </w:rPr>
      </w:pPr>
      <w:del w:id="8313" w:author="Jane Shaw" w:date="2015-10-23T12:49:00Z">
        <w:r w:rsidRPr="00F31509" w:rsidDel="00BC2917">
          <w:rPr>
            <w:rFonts w:asciiTheme="majorBidi" w:hAnsiTheme="majorBidi" w:cstheme="majorBidi"/>
            <w:bCs/>
            <w:color w:val="000000" w:themeColor="text1"/>
            <w:lang w:val="en-GB"/>
          </w:rPr>
          <w:delText xml:space="preserve">The </w:delText>
        </w:r>
      </w:del>
      <w:r w:rsidR="00BC2917" w:rsidRPr="00F31509">
        <w:rPr>
          <w:rFonts w:asciiTheme="majorBidi" w:hAnsiTheme="majorBidi" w:cstheme="majorBidi"/>
          <w:bCs/>
          <w:color w:val="000000" w:themeColor="text1"/>
          <w:lang w:val="en-GB"/>
        </w:rPr>
        <w:t xml:space="preserve">Validation </w:t>
      </w:r>
      <w:r w:rsidRPr="00F31509">
        <w:rPr>
          <w:rFonts w:asciiTheme="majorBidi" w:hAnsiTheme="majorBidi" w:cstheme="majorBidi"/>
          <w:bCs/>
          <w:color w:val="000000" w:themeColor="text1"/>
          <w:lang w:val="en-GB"/>
        </w:rPr>
        <w:t xml:space="preserve">of feed estimates is a challenging task, not least </w:t>
      </w:r>
      <w:del w:id="8314" w:author="Jane Shaw" w:date="2015-10-23T12:49:00Z">
        <w:r w:rsidRPr="00F31509" w:rsidDel="00BC2917">
          <w:rPr>
            <w:rFonts w:asciiTheme="majorBidi" w:hAnsiTheme="majorBidi" w:cstheme="majorBidi"/>
            <w:bCs/>
            <w:color w:val="000000" w:themeColor="text1"/>
            <w:lang w:val="en-GB"/>
          </w:rPr>
          <w:delText xml:space="preserve">in view of the fact that </w:delText>
        </w:r>
      </w:del>
      <w:ins w:id="8315" w:author="Jane Shaw" w:date="2015-10-23T12:49:00Z">
        <w:r w:rsidR="00BC2917">
          <w:rPr>
            <w:rFonts w:asciiTheme="majorBidi" w:hAnsiTheme="majorBidi" w:cstheme="majorBidi"/>
            <w:bCs/>
            <w:color w:val="000000" w:themeColor="text1"/>
            <w:lang w:val="en-GB"/>
          </w:rPr>
          <w:t xml:space="preserve">because </w:t>
        </w:r>
      </w:ins>
      <w:r w:rsidRPr="00F31509">
        <w:rPr>
          <w:rFonts w:asciiTheme="majorBidi" w:hAnsiTheme="majorBidi" w:cstheme="majorBidi"/>
          <w:bCs/>
          <w:color w:val="000000" w:themeColor="text1"/>
          <w:lang w:val="en-GB"/>
        </w:rPr>
        <w:t xml:space="preserve">reliable feed statistics are seldom available. </w:t>
      </w:r>
      <w:r w:rsidRPr="00F31509">
        <w:rPr>
          <w:rFonts w:asciiTheme="majorBidi" w:hAnsiTheme="majorBidi" w:cstheme="majorBidi"/>
          <w:color w:val="000000" w:themeColor="text1"/>
          <w:lang w:val="en-GB"/>
        </w:rPr>
        <w:t>The first stage of results</w:t>
      </w:r>
      <w:ins w:id="8316" w:author="Jane Shaw" w:date="2015-10-23T12:49:00Z">
        <w:r w:rsidR="00BC2917">
          <w:rPr>
            <w:rFonts w:asciiTheme="majorBidi" w:hAnsiTheme="majorBidi" w:cstheme="majorBidi"/>
            <w:color w:val="000000" w:themeColor="text1"/>
            <w:lang w:val="en-GB"/>
          </w:rPr>
          <w:t xml:space="preserve"> –</w:t>
        </w:r>
      </w:ins>
      <w:del w:id="8317" w:author="Jane Shaw" w:date="2015-10-23T12:49:00Z">
        <w:r w:rsidRPr="00F31509" w:rsidDel="00BC2917">
          <w:rPr>
            <w:rFonts w:asciiTheme="majorBidi" w:hAnsiTheme="majorBidi" w:cstheme="majorBidi"/>
            <w:color w:val="000000" w:themeColor="text1"/>
            <w:lang w:val="en-GB"/>
          </w:rPr>
          <w:delText xml:space="preserve">, </w:delText>
        </w:r>
      </w:del>
      <w:ins w:id="8318" w:author="Jane Shaw" w:date="2015-10-23T12:49:00Z">
        <w:r w:rsidR="00BC2917">
          <w:rPr>
            <w:rFonts w:asciiTheme="majorBidi" w:hAnsiTheme="majorBidi" w:cstheme="majorBidi"/>
            <w:color w:val="000000" w:themeColor="text1"/>
            <w:lang w:val="en-GB"/>
          </w:rPr>
          <w:t xml:space="preserve"> </w:t>
        </w:r>
      </w:ins>
      <w:del w:id="8319" w:author="Jane Shaw" w:date="2015-10-23T12:49:00Z">
        <w:r w:rsidRPr="00F31509" w:rsidDel="00BC2917">
          <w:rPr>
            <w:rFonts w:asciiTheme="majorBidi" w:hAnsiTheme="majorBidi" w:cstheme="majorBidi"/>
            <w:color w:val="000000" w:themeColor="text1"/>
            <w:lang w:val="en-GB"/>
          </w:rPr>
          <w:delText xml:space="preserve">namely the </w:delText>
        </w:r>
      </w:del>
      <w:r w:rsidRPr="00F31509">
        <w:rPr>
          <w:rFonts w:asciiTheme="majorBidi" w:hAnsiTheme="majorBidi" w:cstheme="majorBidi"/>
          <w:color w:val="000000" w:themeColor="text1"/>
          <w:lang w:val="en-GB"/>
        </w:rPr>
        <w:t>feed requirements expressed in crude protein and metabolizable energy</w:t>
      </w:r>
      <w:ins w:id="8320" w:author="Jane Shaw" w:date="2015-10-23T12:49:00Z">
        <w:r w:rsidR="00BC2917">
          <w:rPr>
            <w:rFonts w:asciiTheme="majorBidi" w:hAnsiTheme="majorBidi" w:cstheme="majorBidi"/>
            <w:color w:val="000000" w:themeColor="text1"/>
            <w:lang w:val="en-GB"/>
          </w:rPr>
          <w:t xml:space="preserve"> –</w:t>
        </w:r>
      </w:ins>
      <w:del w:id="8321" w:author="Jane Shaw" w:date="2015-10-23T12:49:00Z">
        <w:r w:rsidRPr="00F31509" w:rsidDel="00BC2917">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are </w:t>
      </w:r>
      <w:del w:id="8322" w:author="Jane Shaw" w:date="2015-10-23T12:49:00Z">
        <w:r w:rsidRPr="00F31509" w:rsidDel="00BC2917">
          <w:rPr>
            <w:rFonts w:asciiTheme="majorBidi" w:hAnsiTheme="majorBidi" w:cstheme="majorBidi"/>
            <w:color w:val="000000" w:themeColor="text1"/>
            <w:lang w:val="en-GB"/>
          </w:rPr>
          <w:delText xml:space="preserve">being </w:delText>
        </w:r>
      </w:del>
      <w:r w:rsidRPr="00F31509">
        <w:rPr>
          <w:rFonts w:asciiTheme="majorBidi" w:hAnsiTheme="majorBidi" w:cstheme="majorBidi"/>
          <w:color w:val="000000" w:themeColor="text1"/>
          <w:lang w:val="en-GB"/>
        </w:rPr>
        <w:t xml:space="preserve">compared </w:t>
      </w:r>
      <w:del w:id="8323" w:author="Jane Shaw" w:date="2015-10-23T12:49:00Z">
        <w:r w:rsidRPr="00F31509" w:rsidDel="00BC2917">
          <w:rPr>
            <w:rFonts w:asciiTheme="majorBidi" w:hAnsiTheme="majorBidi" w:cstheme="majorBidi"/>
            <w:color w:val="000000" w:themeColor="text1"/>
            <w:lang w:val="en-GB"/>
          </w:rPr>
          <w:delText xml:space="preserve">to </w:delText>
        </w:r>
      </w:del>
      <w:ins w:id="8324" w:author="Jane Shaw" w:date="2015-10-23T12:49:00Z">
        <w:r w:rsidR="00BC2917">
          <w:rPr>
            <w:rFonts w:asciiTheme="majorBidi" w:hAnsiTheme="majorBidi" w:cstheme="majorBidi"/>
            <w:color w:val="000000" w:themeColor="text1"/>
            <w:lang w:val="en-GB"/>
          </w:rPr>
          <w:t xml:space="preserve">with </w:t>
        </w:r>
      </w:ins>
      <w:r w:rsidRPr="00F31509">
        <w:rPr>
          <w:rFonts w:asciiTheme="majorBidi" w:hAnsiTheme="majorBidi" w:cstheme="majorBidi"/>
          <w:color w:val="000000" w:themeColor="text1"/>
          <w:lang w:val="en-GB"/>
        </w:rPr>
        <w:t xml:space="preserve">reported feed figures. As some countries </w:t>
      </w:r>
      <w:del w:id="8325" w:author="Jane Shaw" w:date="2015-10-23T12:49:00Z">
        <w:r w:rsidRPr="00F31509" w:rsidDel="00BC2917">
          <w:rPr>
            <w:rFonts w:asciiTheme="majorBidi" w:hAnsiTheme="majorBidi" w:cstheme="majorBidi"/>
            <w:color w:val="000000" w:themeColor="text1"/>
            <w:lang w:val="en-GB"/>
          </w:rPr>
          <w:delText xml:space="preserve">officially </w:delText>
        </w:r>
      </w:del>
      <w:r w:rsidRPr="00F31509">
        <w:rPr>
          <w:rFonts w:asciiTheme="majorBidi" w:hAnsiTheme="majorBidi" w:cstheme="majorBidi"/>
          <w:color w:val="000000" w:themeColor="text1"/>
          <w:lang w:val="en-GB"/>
        </w:rPr>
        <w:t xml:space="preserve">report on feed in the annual FAO questionnaire, these </w:t>
      </w:r>
      <w:ins w:id="8326" w:author="Jane Shaw" w:date="2015-10-23T12:50:00Z">
        <w:r w:rsidR="00BC2917">
          <w:rPr>
            <w:rFonts w:asciiTheme="majorBidi" w:hAnsiTheme="majorBidi" w:cstheme="majorBidi"/>
            <w:color w:val="000000" w:themeColor="text1"/>
            <w:lang w:val="en-GB"/>
          </w:rPr>
          <w:t xml:space="preserve">figures </w:t>
        </w:r>
      </w:ins>
      <w:r w:rsidRPr="00F31509">
        <w:rPr>
          <w:rFonts w:asciiTheme="majorBidi" w:hAnsiTheme="majorBidi" w:cstheme="majorBidi"/>
          <w:color w:val="000000" w:themeColor="text1"/>
          <w:lang w:val="en-GB"/>
        </w:rPr>
        <w:t xml:space="preserve">have been taken as the starting point for comparisons with the results of the new method. </w:t>
      </w:r>
      <w:ins w:id="8327" w:author="Jane Shaw" w:date="2015-10-23T12:50:00Z">
        <w:r w:rsidR="00BC2917">
          <w:rPr>
            <w:rFonts w:asciiTheme="majorBidi" w:hAnsiTheme="majorBidi" w:cstheme="majorBidi"/>
            <w:color w:val="000000" w:themeColor="text1"/>
            <w:lang w:val="en-GB"/>
          </w:rPr>
          <w:t xml:space="preserve">Figure 13 </w:t>
        </w:r>
      </w:ins>
      <w:del w:id="8328" w:author="Jane Shaw" w:date="2015-10-23T12:50:00Z">
        <w:r w:rsidR="00E24798" w:rsidDel="00BC2917">
          <w:fldChar w:fldCharType="begin"/>
        </w:r>
        <w:r w:rsidR="00E24798" w:rsidDel="00BC2917">
          <w:delInstrText xml:space="preserve"> REF _Ref420166325 \h  \* MERGEFORMAT </w:delInstrText>
        </w:r>
        <w:r w:rsidR="00E24798" w:rsidDel="00BC2917">
          <w:fldChar w:fldCharType="separate"/>
        </w:r>
        <w:r w:rsidR="00E24798" w:rsidRPr="00F31509" w:rsidDel="00BC2917">
          <w:rPr>
            <w:rFonts w:asciiTheme="majorBidi" w:hAnsiTheme="majorBidi" w:cstheme="majorBidi"/>
            <w:color w:val="000000" w:themeColor="text1"/>
            <w:lang w:val="en-GB"/>
          </w:rPr>
          <w:delText xml:space="preserve">Figure </w:delText>
        </w:r>
        <w:r w:rsidR="00E24798" w:rsidDel="00BC2917">
          <w:rPr>
            <w:rFonts w:asciiTheme="majorBidi" w:hAnsiTheme="majorBidi" w:cstheme="majorBidi"/>
            <w:noProof/>
            <w:color w:val="000000" w:themeColor="text1"/>
            <w:lang w:val="en-GB"/>
          </w:rPr>
          <w:delText>17</w:delText>
        </w:r>
        <w:r w:rsidR="00E24798" w:rsidDel="00BC2917">
          <w:fldChar w:fldCharType="end"/>
        </w:r>
        <w:r w:rsidRPr="00F31509" w:rsidDel="00BC2917">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depicts </w:t>
      </w:r>
      <w:del w:id="8329" w:author="Jane Shaw" w:date="2015-11-07T19:38:00Z">
        <w:r w:rsidRPr="00F31509" w:rsidDel="00B53C20">
          <w:rPr>
            <w:rFonts w:asciiTheme="majorBidi" w:hAnsiTheme="majorBidi" w:cstheme="majorBidi"/>
            <w:color w:val="000000" w:themeColor="text1"/>
            <w:lang w:val="en-GB"/>
          </w:rPr>
          <w:delText xml:space="preserve">the results of </w:delText>
        </w:r>
      </w:del>
      <w:r w:rsidRPr="00F31509">
        <w:rPr>
          <w:rFonts w:asciiTheme="majorBidi" w:hAnsiTheme="majorBidi" w:cstheme="majorBidi"/>
          <w:color w:val="000000" w:themeColor="text1"/>
          <w:lang w:val="en-GB"/>
        </w:rPr>
        <w:t>this comparison.</w:t>
      </w:r>
    </w:p>
    <w:p w14:paraId="701C200D" w14:textId="2895FD41"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p>
    <w:p w14:paraId="0206818C" w14:textId="0936A32C" w:rsidR="004F65E4" w:rsidRPr="00F31509" w:rsidRDefault="004F65E4" w:rsidP="004F65E4">
      <w:pPr>
        <w:pStyle w:val="Didascalia"/>
        <w:jc w:val="both"/>
        <w:rPr>
          <w:rFonts w:asciiTheme="majorBidi" w:hAnsiTheme="majorBidi" w:cstheme="majorBidi"/>
          <w:b/>
          <w:color w:val="000000" w:themeColor="text1"/>
          <w:lang w:val="en-GB"/>
        </w:rPr>
      </w:pPr>
      <w:bookmarkStart w:id="8330" w:name="_Ref420166325"/>
      <w:bookmarkStart w:id="8331" w:name="_Toc420402192"/>
      <w:bookmarkStart w:id="8332" w:name="_Toc420402592"/>
      <w:bookmarkStart w:id="8333" w:name="_Toc421026223"/>
      <w:bookmarkStart w:id="8334" w:name="_Toc428383864"/>
      <w:bookmarkStart w:id="8335" w:name="_Toc430872516"/>
      <w:r w:rsidRPr="00597636">
        <w:rPr>
          <w:rFonts w:asciiTheme="majorBidi" w:hAnsiTheme="majorBidi" w:cstheme="majorBidi"/>
          <w:color w:val="000000" w:themeColor="text1"/>
          <w:lang w:val="en-GB"/>
        </w:rPr>
        <w:t xml:space="preserve">Figure </w:t>
      </w:r>
      <w:del w:id="8336" w:author="Jane Shaw" w:date="2015-10-23T12:50:00Z">
        <w:r w:rsidR="003D789C" w:rsidRPr="00597636" w:rsidDel="00BC2917">
          <w:rPr>
            <w:rFonts w:asciiTheme="majorBidi" w:hAnsiTheme="majorBidi" w:cstheme="majorBidi"/>
            <w:color w:val="000000" w:themeColor="text1"/>
            <w:lang w:val="en-GB"/>
            <w:rPrChange w:id="8337" w:author="Jane Shaw" w:date="2015-10-23T12:51:00Z">
              <w:rPr>
                <w:rFonts w:asciiTheme="majorBidi" w:hAnsiTheme="majorBidi" w:cstheme="majorBidi"/>
                <w:b/>
                <w:color w:val="000000" w:themeColor="text1"/>
                <w:lang w:val="en-GB"/>
              </w:rPr>
            </w:rPrChange>
          </w:rPr>
          <w:fldChar w:fldCharType="begin"/>
        </w:r>
        <w:r w:rsidRPr="00597636" w:rsidDel="00BC2917">
          <w:rPr>
            <w:rFonts w:asciiTheme="majorBidi" w:hAnsiTheme="majorBidi" w:cstheme="majorBidi"/>
            <w:color w:val="000000" w:themeColor="text1"/>
            <w:lang w:val="en-GB"/>
          </w:rPr>
          <w:delInstrText xml:space="preserve"> SEQ Figure \* ARABIC </w:delInstrText>
        </w:r>
        <w:r w:rsidR="003D789C" w:rsidRPr="00597636" w:rsidDel="00BC2917">
          <w:rPr>
            <w:rFonts w:asciiTheme="majorBidi" w:hAnsiTheme="majorBidi" w:cstheme="majorBidi"/>
            <w:color w:val="000000" w:themeColor="text1"/>
            <w:lang w:val="en-GB"/>
            <w:rPrChange w:id="8338" w:author="Jane Shaw" w:date="2015-10-23T12:51:00Z">
              <w:rPr>
                <w:rFonts w:asciiTheme="majorBidi" w:hAnsiTheme="majorBidi" w:cstheme="majorBidi"/>
                <w:b/>
                <w:color w:val="000000" w:themeColor="text1"/>
                <w:lang w:val="en-GB"/>
              </w:rPr>
            </w:rPrChange>
          </w:rPr>
          <w:fldChar w:fldCharType="separate"/>
        </w:r>
        <w:r w:rsidR="00E24798" w:rsidRPr="00597636" w:rsidDel="00BC2917">
          <w:rPr>
            <w:rFonts w:asciiTheme="majorBidi" w:hAnsiTheme="majorBidi" w:cstheme="majorBidi"/>
            <w:noProof/>
            <w:color w:val="000000" w:themeColor="text1"/>
            <w:lang w:val="en-GB"/>
          </w:rPr>
          <w:delText>17</w:delText>
        </w:r>
        <w:r w:rsidR="003D789C" w:rsidRPr="00597636" w:rsidDel="00BC2917">
          <w:rPr>
            <w:rFonts w:asciiTheme="majorBidi" w:hAnsiTheme="majorBidi" w:cstheme="majorBidi"/>
            <w:color w:val="000000" w:themeColor="text1"/>
            <w:lang w:val="en-GB"/>
            <w:rPrChange w:id="8339" w:author="Jane Shaw" w:date="2015-10-23T12:51:00Z">
              <w:rPr>
                <w:rFonts w:asciiTheme="majorBidi" w:hAnsiTheme="majorBidi" w:cstheme="majorBidi"/>
                <w:b/>
                <w:color w:val="000000" w:themeColor="text1"/>
                <w:lang w:val="en-GB"/>
              </w:rPr>
            </w:rPrChange>
          </w:rPr>
          <w:fldChar w:fldCharType="end"/>
        </w:r>
      </w:del>
      <w:bookmarkEnd w:id="8330"/>
      <w:ins w:id="8340" w:author="Jane Shaw" w:date="2015-10-23T12:50:00Z">
        <w:r w:rsidR="00BC2917" w:rsidRPr="00597636">
          <w:rPr>
            <w:rFonts w:asciiTheme="majorBidi" w:hAnsiTheme="majorBidi" w:cstheme="majorBidi"/>
            <w:color w:val="000000" w:themeColor="text1"/>
            <w:lang w:val="en-GB"/>
            <w:rPrChange w:id="8341" w:author="Jane Shaw" w:date="2015-10-23T12:51:00Z">
              <w:rPr>
                <w:rFonts w:asciiTheme="majorBidi" w:hAnsiTheme="majorBidi" w:cstheme="majorBidi"/>
                <w:b/>
                <w:color w:val="000000" w:themeColor="text1"/>
                <w:lang w:val="en-GB"/>
              </w:rPr>
            </w:rPrChange>
          </w:rPr>
          <w:t>13</w:t>
        </w:r>
      </w:ins>
      <w:r w:rsidRPr="00F31509">
        <w:rPr>
          <w:rFonts w:asciiTheme="majorBidi" w:hAnsiTheme="majorBidi" w:cstheme="majorBidi"/>
          <w:color w:val="000000" w:themeColor="text1"/>
          <w:lang w:val="en-GB"/>
        </w:rPr>
        <w:t>: Estimated v</w:t>
      </w:r>
      <w:ins w:id="8342" w:author="Jane Shaw" w:date="2015-10-23T12:51:00Z">
        <w:r w:rsidR="00597636">
          <w:rPr>
            <w:rFonts w:asciiTheme="majorBidi" w:hAnsiTheme="majorBidi" w:cstheme="majorBidi"/>
            <w:color w:val="000000" w:themeColor="text1"/>
            <w:lang w:val="en-GB"/>
          </w:rPr>
          <w:t>ersus</w:t>
        </w:r>
      </w:ins>
      <w:del w:id="8343" w:author="Jane Shaw" w:date="2015-10-23T12:51:00Z">
        <w:r w:rsidRPr="00F31509" w:rsidDel="00597636">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w:t>
      </w:r>
      <w:ins w:id="8344" w:author="Jane Shaw" w:date="2015-10-23T12:51:00Z">
        <w:r w:rsidR="00597636">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for metabolizable energy</w:t>
      </w:r>
      <w:bookmarkEnd w:id="8331"/>
      <w:bookmarkEnd w:id="8332"/>
      <w:bookmarkEnd w:id="8333"/>
      <w:bookmarkEnd w:id="8334"/>
      <w:bookmarkEnd w:id="8335"/>
    </w:p>
    <w:p w14:paraId="4EA47DD9" w14:textId="024EBC3B"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w:t>
      </w:r>
      <w:ins w:id="8345" w:author="Jane Shaw" w:date="2015-10-23T12:51:00Z">
        <w:r w:rsidR="00597636">
          <w:rPr>
            <w:rFonts w:asciiTheme="majorBidi" w:hAnsiTheme="majorBidi" w:cstheme="majorBidi"/>
            <w:color w:val="000000" w:themeColor="text1"/>
            <w:szCs w:val="24"/>
            <w:lang w:val="en-GB"/>
          </w:rPr>
          <w:t xml:space="preserve">Figure 13 </w:t>
        </w:r>
      </w:ins>
      <w:del w:id="8346" w:author="Jane Shaw" w:date="2015-10-23T12:51:00Z">
        <w:r w:rsidR="00E24798" w:rsidDel="00597636">
          <w:fldChar w:fldCharType="begin"/>
        </w:r>
        <w:r w:rsidR="00E24798" w:rsidDel="00597636">
          <w:delInstrText xml:space="preserve"> REF _Ref420166325 \h  \* MERGEFORMAT </w:delInstrText>
        </w:r>
        <w:r w:rsidR="00E24798" w:rsidDel="00597636">
          <w:fldChar w:fldCharType="separate"/>
        </w:r>
        <w:r w:rsidR="00E24798" w:rsidRPr="000F0B1C" w:rsidDel="00597636">
          <w:rPr>
            <w:rFonts w:asciiTheme="majorBidi" w:hAnsiTheme="majorBidi" w:cstheme="majorBidi"/>
            <w:color w:val="000000" w:themeColor="text1"/>
            <w:szCs w:val="24"/>
            <w:lang w:val="en-GB"/>
          </w:rPr>
          <w:delText xml:space="preserve">Figure </w:delText>
        </w:r>
        <w:r w:rsidR="00E24798" w:rsidRPr="000F0B1C" w:rsidDel="00597636">
          <w:rPr>
            <w:rFonts w:asciiTheme="majorBidi" w:hAnsiTheme="majorBidi" w:cstheme="majorBidi"/>
            <w:noProof/>
            <w:color w:val="000000" w:themeColor="text1"/>
            <w:szCs w:val="24"/>
            <w:lang w:val="en-GB"/>
          </w:rPr>
          <w:delText>17</w:delText>
        </w:r>
        <w:r w:rsidR="00E24798" w:rsidDel="00597636">
          <w:fldChar w:fldCharType="end"/>
        </w:r>
        <w:r w:rsidRPr="00F31509" w:rsidDel="00597636">
          <w:rPr>
            <w:rFonts w:asciiTheme="majorBidi" w:hAnsiTheme="majorBidi" w:cstheme="majorBidi"/>
            <w:color w:val="000000" w:themeColor="text1"/>
            <w:szCs w:val="24"/>
            <w:lang w:val="en-GB"/>
          </w:rPr>
          <w:delText xml:space="preserve"> </w:delText>
        </w:r>
      </w:del>
      <w:r w:rsidRPr="00F31509">
        <w:rPr>
          <w:rFonts w:asciiTheme="majorBidi" w:hAnsiTheme="majorBidi" w:cstheme="majorBidi"/>
          <w:color w:val="000000" w:themeColor="text1"/>
          <w:szCs w:val="24"/>
          <w:lang w:val="en-GB"/>
        </w:rPr>
        <w:t>each dot represents a pair of estimated feed demand and collected feed use in logarithms</w:t>
      </w:r>
      <w:ins w:id="8347" w:author="Jane Shaw" w:date="2015-11-07T19:39:00Z">
        <w:r w:rsidR="00B53C20">
          <w:rPr>
            <w:rFonts w:asciiTheme="majorBidi" w:hAnsiTheme="majorBidi" w:cstheme="majorBidi"/>
            <w:color w:val="000000" w:themeColor="text1"/>
            <w:szCs w:val="24"/>
            <w:lang w:val="en-GB"/>
          </w:rPr>
          <w:t>;</w:t>
        </w:r>
      </w:ins>
      <w:del w:id="8348" w:author="Jane Shaw" w:date="2015-11-07T19:39:00Z">
        <w:r w:rsidRPr="00F31509" w:rsidDel="00B53C20">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349" w:author="Jane Shaw" w:date="2015-11-07T19:39:00Z">
        <w:r w:rsidRPr="00F31509" w:rsidDel="00B53C20">
          <w:rPr>
            <w:rFonts w:asciiTheme="majorBidi" w:hAnsiTheme="majorBidi" w:cstheme="majorBidi"/>
            <w:color w:val="000000" w:themeColor="text1"/>
            <w:szCs w:val="24"/>
            <w:lang w:val="en-GB"/>
          </w:rPr>
          <w:delText xml:space="preserve">and </w:delText>
        </w:r>
      </w:del>
      <w:r w:rsidRPr="00F31509">
        <w:rPr>
          <w:rFonts w:asciiTheme="majorBidi" w:hAnsiTheme="majorBidi" w:cstheme="majorBidi"/>
          <w:color w:val="000000" w:themeColor="text1"/>
          <w:szCs w:val="24"/>
          <w:lang w:val="en-GB"/>
        </w:rPr>
        <w:t xml:space="preserve">the straight line represents </w:t>
      </w:r>
      <w:del w:id="8350" w:author="Jane Shaw" w:date="2015-10-23T12:52:00Z">
        <w:r w:rsidRPr="00F31509" w:rsidDel="00597636">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scenarios in which collected energy feed fully coincides with estimated energy feed in a given country. It is worth noting</w:t>
      </w:r>
      <w:del w:id="8351" w:author="Jane Shaw" w:date="2015-10-23T12:53:00Z">
        <w:r w:rsidRPr="00F31509" w:rsidDel="005C5E6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that most countries report only sporadically on individual feeds, which means that the whole range of feedstuffs is seldom covered. As the information on feed use is not complete, </w:t>
      </w:r>
      <w:del w:id="8352" w:author="Jane Shaw" w:date="2015-10-23T12:53:00Z">
        <w:r w:rsidRPr="00F31509" w:rsidDel="005C5E61">
          <w:rPr>
            <w:rFonts w:asciiTheme="majorBidi" w:hAnsiTheme="majorBidi" w:cstheme="majorBidi"/>
            <w:color w:val="000000" w:themeColor="text1"/>
            <w:szCs w:val="24"/>
            <w:lang w:val="en-GB"/>
          </w:rPr>
          <w:delText xml:space="preserve">feed </w:delText>
        </w:r>
      </w:del>
      <w:r w:rsidRPr="00F31509">
        <w:rPr>
          <w:rFonts w:asciiTheme="majorBidi" w:hAnsiTheme="majorBidi" w:cstheme="majorBidi"/>
          <w:color w:val="000000" w:themeColor="text1"/>
          <w:szCs w:val="24"/>
          <w:lang w:val="en-GB"/>
        </w:rPr>
        <w:t xml:space="preserve">reported </w:t>
      </w:r>
      <w:ins w:id="8353" w:author="Jane Shaw" w:date="2015-10-23T12:53:00Z">
        <w:r w:rsidR="005C5E61">
          <w:rPr>
            <w:rFonts w:asciiTheme="majorBidi" w:hAnsiTheme="majorBidi" w:cstheme="majorBidi"/>
            <w:color w:val="000000" w:themeColor="text1"/>
            <w:szCs w:val="24"/>
            <w:lang w:val="en-GB"/>
          </w:rPr>
          <w:t xml:space="preserve">feed </w:t>
        </w:r>
      </w:ins>
      <w:r w:rsidRPr="00F31509">
        <w:rPr>
          <w:rFonts w:asciiTheme="majorBidi" w:hAnsiTheme="majorBidi" w:cstheme="majorBidi"/>
          <w:color w:val="000000" w:themeColor="text1"/>
          <w:szCs w:val="24"/>
          <w:lang w:val="en-GB"/>
        </w:rPr>
        <w:t xml:space="preserve">should not exceed estimated feed. </w:t>
      </w:r>
      <w:del w:id="8354" w:author="Jane Shaw" w:date="2015-10-23T12:53:00Z">
        <w:r w:rsidRPr="00F31509" w:rsidDel="005C5E61">
          <w:rPr>
            <w:rFonts w:asciiTheme="majorBidi" w:hAnsiTheme="majorBidi" w:cstheme="majorBidi"/>
            <w:color w:val="000000" w:themeColor="text1"/>
            <w:szCs w:val="24"/>
            <w:lang w:val="en-GB"/>
          </w:rPr>
          <w:delText xml:space="preserve">Graphically </w:delText>
        </w:r>
      </w:del>
      <w:r w:rsidR="005C5E61" w:rsidRPr="00F31509">
        <w:rPr>
          <w:rFonts w:asciiTheme="majorBidi" w:hAnsiTheme="majorBidi" w:cstheme="majorBidi"/>
          <w:color w:val="000000" w:themeColor="text1"/>
          <w:szCs w:val="24"/>
          <w:lang w:val="en-GB"/>
        </w:rPr>
        <w:t xml:space="preserve">This </w:t>
      </w:r>
      <w:r w:rsidRPr="00F31509">
        <w:rPr>
          <w:rFonts w:asciiTheme="majorBidi" w:hAnsiTheme="majorBidi" w:cstheme="majorBidi"/>
          <w:color w:val="000000" w:themeColor="text1"/>
          <w:szCs w:val="24"/>
          <w:lang w:val="en-GB"/>
        </w:rPr>
        <w:t xml:space="preserve">implies that the dots </w:t>
      </w:r>
      <w:ins w:id="8355" w:author="Jane Shaw" w:date="2015-10-23T12:53:00Z">
        <w:r w:rsidR="005C5E61">
          <w:rPr>
            <w:rFonts w:asciiTheme="majorBidi" w:hAnsiTheme="majorBidi" w:cstheme="majorBidi"/>
            <w:color w:val="000000" w:themeColor="text1"/>
            <w:szCs w:val="24"/>
            <w:lang w:val="en-GB"/>
          </w:rPr>
          <w:t xml:space="preserve">in Figure 13 </w:t>
        </w:r>
      </w:ins>
      <w:r w:rsidRPr="00F31509">
        <w:rPr>
          <w:rFonts w:asciiTheme="majorBidi" w:hAnsiTheme="majorBidi" w:cstheme="majorBidi"/>
          <w:color w:val="000000" w:themeColor="text1"/>
          <w:szCs w:val="24"/>
          <w:lang w:val="en-GB"/>
        </w:rPr>
        <w:t xml:space="preserve">should never fall below the diagonal line, </w:t>
      </w:r>
      <w:del w:id="8356" w:author="Jane Shaw" w:date="2015-10-23T12:54:00Z">
        <w:r w:rsidRPr="00F31509" w:rsidDel="005C5E61">
          <w:rPr>
            <w:rFonts w:asciiTheme="majorBidi" w:hAnsiTheme="majorBidi" w:cstheme="majorBidi"/>
            <w:color w:val="000000" w:themeColor="text1"/>
            <w:szCs w:val="24"/>
            <w:lang w:val="en-GB"/>
          </w:rPr>
          <w:delText xml:space="preserve">for </w:delText>
        </w:r>
      </w:del>
      <w:ins w:id="8357" w:author="Jane Shaw" w:date="2015-10-23T12:54:00Z">
        <w:r w:rsidR="005C5E61">
          <w:rPr>
            <w:rFonts w:asciiTheme="majorBidi" w:hAnsiTheme="majorBidi" w:cstheme="majorBidi"/>
            <w:color w:val="000000" w:themeColor="text1"/>
            <w:szCs w:val="24"/>
            <w:lang w:val="en-GB"/>
          </w:rPr>
          <w:t xml:space="preserve">as occurs in </w:t>
        </w:r>
      </w:ins>
      <w:del w:id="8358" w:author="Jane Shaw" w:date="2015-10-23T12:54:00Z">
        <w:r w:rsidRPr="00F31509" w:rsidDel="005C5E61">
          <w:rPr>
            <w:rFonts w:asciiTheme="majorBidi" w:hAnsiTheme="majorBidi" w:cstheme="majorBidi"/>
            <w:color w:val="000000" w:themeColor="text1"/>
            <w:szCs w:val="24"/>
            <w:lang w:val="en-GB"/>
          </w:rPr>
          <w:delText xml:space="preserve">which </w:delText>
        </w:r>
      </w:del>
      <w:r w:rsidRPr="00F31509">
        <w:rPr>
          <w:rFonts w:asciiTheme="majorBidi" w:hAnsiTheme="majorBidi" w:cstheme="majorBidi"/>
          <w:color w:val="000000" w:themeColor="text1"/>
          <w:szCs w:val="24"/>
          <w:lang w:val="en-GB"/>
        </w:rPr>
        <w:t xml:space="preserve">only five cases </w:t>
      </w:r>
      <w:del w:id="8359" w:author="Jane Shaw" w:date="2015-10-23T12:54:00Z">
        <w:r w:rsidRPr="00F31509" w:rsidDel="005C5E61">
          <w:rPr>
            <w:rFonts w:asciiTheme="majorBidi" w:hAnsiTheme="majorBidi" w:cstheme="majorBidi"/>
            <w:color w:val="000000" w:themeColor="text1"/>
            <w:szCs w:val="24"/>
            <w:lang w:val="en-GB"/>
          </w:rPr>
          <w:delText xml:space="preserve">can be spotted. </w:delText>
        </w:r>
      </w:del>
      <w:r w:rsidRPr="00F31509">
        <w:rPr>
          <w:rFonts w:asciiTheme="majorBidi" w:hAnsiTheme="majorBidi" w:cstheme="majorBidi"/>
          <w:color w:val="000000" w:themeColor="text1"/>
          <w:szCs w:val="24"/>
          <w:lang w:val="en-GB"/>
        </w:rPr>
        <w:t>(</w:t>
      </w:r>
      <w:del w:id="8360" w:author="Jane Shaw" w:date="2015-10-23T12:54:00Z">
        <w:r w:rsidRPr="00F31509" w:rsidDel="005C5E61">
          <w:rPr>
            <w:rFonts w:asciiTheme="majorBidi" w:hAnsiTheme="majorBidi" w:cstheme="majorBidi"/>
            <w:color w:val="000000" w:themeColor="text1"/>
            <w:szCs w:val="24"/>
            <w:lang w:val="en-GB"/>
          </w:rPr>
          <w:delText>Saudi Arabia,</w:delText>
        </w:r>
      </w:del>
      <w:ins w:id="8361" w:author="Jane Shaw" w:date="2015-10-23T12:54:00Z">
        <w:r w:rsidR="005C5E61" w:rsidRPr="00F31509">
          <w:rPr>
            <w:rFonts w:asciiTheme="majorBidi" w:hAnsiTheme="majorBidi" w:cstheme="majorBidi"/>
            <w:color w:val="000000" w:themeColor="text1"/>
            <w:szCs w:val="24"/>
            <w:lang w:val="en-GB"/>
          </w:rPr>
          <w:t>Azerbaijan</w:t>
        </w:r>
      </w:ins>
      <w:ins w:id="8362" w:author="Jane Shaw" w:date="2015-10-23T12:55:00Z">
        <w:r w:rsidR="005C5E61">
          <w:rPr>
            <w:rFonts w:asciiTheme="majorBidi" w:hAnsiTheme="majorBidi" w:cstheme="majorBidi"/>
            <w:color w:val="000000" w:themeColor="text1"/>
            <w:szCs w:val="24"/>
            <w:lang w:val="en-GB"/>
          </w:rPr>
          <w:t xml:space="preserve">, </w:t>
        </w:r>
      </w:ins>
      <w:del w:id="8363" w:author="Jane Shaw" w:date="2015-10-23T12:54:00Z">
        <w:r w:rsidRPr="00F31509" w:rsidDel="005C5E61">
          <w:rPr>
            <w:rFonts w:asciiTheme="majorBidi" w:hAnsiTheme="majorBidi" w:cstheme="majorBidi"/>
            <w:color w:val="000000" w:themeColor="text1"/>
            <w:szCs w:val="24"/>
            <w:lang w:val="en-GB"/>
          </w:rPr>
          <w:delText xml:space="preserve"> </w:delText>
        </w:r>
      </w:del>
      <w:r w:rsidRPr="00F31509">
        <w:rPr>
          <w:rFonts w:asciiTheme="majorBidi" w:hAnsiTheme="majorBidi" w:cstheme="majorBidi"/>
          <w:color w:val="000000" w:themeColor="text1"/>
          <w:szCs w:val="24"/>
          <w:lang w:val="en-GB"/>
        </w:rPr>
        <w:t xml:space="preserve">Cyprus, </w:t>
      </w:r>
      <w:ins w:id="8364" w:author="Jane Shaw" w:date="2015-10-23T12:54:00Z">
        <w:r w:rsidR="005C5E61" w:rsidRPr="00F31509">
          <w:rPr>
            <w:rFonts w:asciiTheme="majorBidi" w:hAnsiTheme="majorBidi" w:cstheme="majorBidi"/>
            <w:color w:val="000000" w:themeColor="text1"/>
            <w:szCs w:val="24"/>
            <w:lang w:val="en-GB"/>
          </w:rPr>
          <w:t>Egypt</w:t>
        </w:r>
        <w:r w:rsidR="005C5E61">
          <w:rPr>
            <w:rFonts w:asciiTheme="majorBidi" w:hAnsiTheme="majorBidi" w:cstheme="majorBidi"/>
            <w:color w:val="000000" w:themeColor="text1"/>
            <w:szCs w:val="24"/>
            <w:lang w:val="en-GB"/>
          </w:rPr>
          <w:t>,</w:t>
        </w:r>
        <w:r w:rsidR="005C5E61" w:rsidRPr="00F31509">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Kazakhstan</w:t>
      </w:r>
      <w:del w:id="8365" w:author="Jane Shaw" w:date="2015-10-23T12:54:00Z">
        <w:r w:rsidRPr="00F31509" w:rsidDel="005C5E61">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366" w:author="Jane Shaw" w:date="2015-10-23T12:54:00Z">
        <w:r w:rsidRPr="00F31509" w:rsidDel="005C5E61">
          <w:rPr>
            <w:rFonts w:asciiTheme="majorBidi" w:hAnsiTheme="majorBidi" w:cstheme="majorBidi"/>
            <w:color w:val="000000" w:themeColor="text1"/>
            <w:szCs w:val="24"/>
            <w:lang w:val="en-GB"/>
          </w:rPr>
          <w:delText xml:space="preserve">Azerbaijan </w:delText>
        </w:r>
      </w:del>
      <w:r w:rsidRPr="00F31509">
        <w:rPr>
          <w:rFonts w:asciiTheme="majorBidi" w:hAnsiTheme="majorBidi" w:cstheme="majorBidi"/>
          <w:color w:val="000000" w:themeColor="text1"/>
          <w:szCs w:val="24"/>
          <w:lang w:val="en-GB"/>
        </w:rPr>
        <w:t xml:space="preserve">and </w:t>
      </w:r>
      <w:ins w:id="8367" w:author="Jane Shaw" w:date="2015-10-23T12:54:00Z">
        <w:r w:rsidR="005C5E61">
          <w:rPr>
            <w:rFonts w:asciiTheme="majorBidi" w:hAnsiTheme="majorBidi" w:cstheme="majorBidi"/>
            <w:color w:val="000000" w:themeColor="text1"/>
            <w:szCs w:val="24"/>
            <w:lang w:val="en-GB"/>
          </w:rPr>
          <w:t>Saudi Arabia</w:t>
        </w:r>
      </w:ins>
      <w:del w:id="8368" w:author="Jane Shaw" w:date="2015-10-23T12:54:00Z">
        <w:r w:rsidRPr="00F31509" w:rsidDel="005C5E61">
          <w:rPr>
            <w:rFonts w:asciiTheme="majorBidi" w:hAnsiTheme="majorBidi" w:cstheme="majorBidi"/>
            <w:color w:val="000000" w:themeColor="text1"/>
            <w:szCs w:val="24"/>
            <w:lang w:val="en-GB"/>
          </w:rPr>
          <w:delText>Egypt</w:delText>
        </w:r>
      </w:del>
      <w:r w:rsidRPr="00F31509">
        <w:rPr>
          <w:rFonts w:asciiTheme="majorBidi" w:hAnsiTheme="majorBidi" w:cstheme="majorBidi"/>
          <w:color w:val="000000" w:themeColor="text1"/>
          <w:szCs w:val="24"/>
          <w:lang w:val="en-GB"/>
        </w:rPr>
        <w:t xml:space="preserve">). </w:t>
      </w:r>
      <w:del w:id="8369" w:author="Jane Shaw" w:date="2015-10-23T12:55:00Z">
        <w:r w:rsidRPr="00F31509" w:rsidDel="005C5E61">
          <w:rPr>
            <w:rFonts w:asciiTheme="majorBidi" w:hAnsiTheme="majorBidi" w:cstheme="majorBidi"/>
            <w:color w:val="000000" w:themeColor="text1"/>
            <w:szCs w:val="24"/>
            <w:lang w:val="en-GB"/>
          </w:rPr>
          <w:delText xml:space="preserve">This </w:delText>
        </w:r>
      </w:del>
      <w:ins w:id="8370" w:author="Jane Shaw" w:date="2015-10-23T12:55:00Z">
        <w:r w:rsidR="005C5E61">
          <w:rPr>
            <w:rFonts w:asciiTheme="majorBidi" w:hAnsiTheme="majorBidi" w:cstheme="majorBidi"/>
            <w:color w:val="000000" w:themeColor="text1"/>
            <w:szCs w:val="24"/>
            <w:lang w:val="en-GB"/>
          </w:rPr>
          <w:t xml:space="preserve">These cases </w:t>
        </w:r>
      </w:ins>
      <w:r w:rsidRPr="00F31509">
        <w:rPr>
          <w:rFonts w:asciiTheme="majorBidi" w:hAnsiTheme="majorBidi" w:cstheme="majorBidi"/>
          <w:color w:val="000000" w:themeColor="text1"/>
          <w:szCs w:val="24"/>
          <w:lang w:val="en-GB"/>
        </w:rPr>
        <w:t xml:space="preserve">may </w:t>
      </w:r>
      <w:del w:id="8371" w:author="Jane Shaw" w:date="2015-11-07T19:39:00Z">
        <w:r w:rsidRPr="00F31509" w:rsidDel="00B53C20">
          <w:rPr>
            <w:rFonts w:asciiTheme="majorBidi" w:hAnsiTheme="majorBidi" w:cstheme="majorBidi"/>
            <w:color w:val="000000" w:themeColor="text1"/>
            <w:szCs w:val="24"/>
            <w:lang w:val="en-GB"/>
          </w:rPr>
          <w:delText xml:space="preserve">be due to </w:delText>
        </w:r>
      </w:del>
      <w:ins w:id="8372" w:author="Jane Shaw" w:date="2015-11-07T19:39:00Z">
        <w:r w:rsidR="00B53C20">
          <w:rPr>
            <w:rFonts w:asciiTheme="majorBidi" w:hAnsiTheme="majorBidi" w:cstheme="majorBidi"/>
            <w:color w:val="000000" w:themeColor="text1"/>
            <w:szCs w:val="24"/>
            <w:lang w:val="en-GB"/>
          </w:rPr>
          <w:t xml:space="preserve">reflect </w:t>
        </w:r>
      </w:ins>
      <w:r w:rsidRPr="00F31509">
        <w:rPr>
          <w:rFonts w:asciiTheme="majorBidi" w:hAnsiTheme="majorBidi" w:cstheme="majorBidi"/>
          <w:color w:val="000000" w:themeColor="text1"/>
          <w:szCs w:val="24"/>
          <w:lang w:val="en-GB"/>
        </w:rPr>
        <w:t xml:space="preserve">either </w:t>
      </w:r>
      <w:r w:rsidR="003C4E96" w:rsidRPr="00F31509">
        <w:rPr>
          <w:rFonts w:asciiTheme="majorBidi" w:hAnsiTheme="majorBidi" w:cstheme="majorBidi"/>
          <w:color w:val="000000" w:themeColor="text1"/>
          <w:szCs w:val="24"/>
          <w:lang w:val="en-GB"/>
        </w:rPr>
        <w:t>over</w:t>
      </w:r>
      <w:del w:id="8373" w:author="Jane Shaw" w:date="2015-10-23T12:55:00Z">
        <w:r w:rsidR="003C4E96" w:rsidRPr="00F31509" w:rsidDel="005C5E61">
          <w:rPr>
            <w:rFonts w:asciiTheme="majorBidi" w:hAnsiTheme="majorBidi" w:cstheme="majorBidi"/>
            <w:color w:val="000000" w:themeColor="text1"/>
            <w:szCs w:val="24"/>
            <w:lang w:val="en-GB"/>
          </w:rPr>
          <w:delText>-</w:delText>
        </w:r>
      </w:del>
      <w:r w:rsidR="003C4E96" w:rsidRPr="00F31509">
        <w:rPr>
          <w:rFonts w:asciiTheme="majorBidi" w:hAnsiTheme="majorBidi" w:cstheme="majorBidi"/>
          <w:color w:val="000000" w:themeColor="text1"/>
          <w:szCs w:val="24"/>
          <w:lang w:val="en-GB"/>
        </w:rPr>
        <w:t>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14:paraId="177CCB33" w14:textId="562D8AD0"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w:t>
      </w:r>
      <w:del w:id="8374" w:author="Jane Shaw" w:date="2015-10-23T12:55:00Z">
        <w:r w:rsidRPr="00F31509" w:rsidDel="005C5E61">
          <w:rPr>
            <w:rFonts w:asciiTheme="majorBidi" w:eastAsia="Times New Roman" w:hAnsiTheme="majorBidi" w:cstheme="majorBidi"/>
            <w:color w:val="000000" w:themeColor="text1"/>
            <w:lang w:val="en-GB"/>
          </w:rPr>
          <w:delText xml:space="preserve">represent </w:delText>
        </w:r>
      </w:del>
      <w:ins w:id="8375" w:author="Jane Shaw" w:date="2015-10-23T12:55:00Z">
        <w:r w:rsidR="005C5E61">
          <w:rPr>
            <w:rFonts w:asciiTheme="majorBidi" w:eastAsia="Times New Roman" w:hAnsiTheme="majorBidi" w:cstheme="majorBidi"/>
            <w:color w:val="000000" w:themeColor="text1"/>
            <w:lang w:val="en-GB"/>
          </w:rPr>
          <w:t xml:space="preserve">reflect </w:t>
        </w:r>
      </w:ins>
      <w:del w:id="8376" w:author="Jane Shaw" w:date="2015-10-23T12:55:00Z">
        <w:r w:rsidRPr="00F31509" w:rsidDel="005C5E61">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feeds that have not been reported. From </w:t>
      </w:r>
      <w:ins w:id="8377" w:author="Jane Shaw" w:date="2015-10-23T12:55:00Z">
        <w:r w:rsidR="005C5E61">
          <w:rPr>
            <w:rFonts w:asciiTheme="majorBidi" w:eastAsia="Times New Roman" w:hAnsiTheme="majorBidi" w:cstheme="majorBidi"/>
            <w:color w:val="000000" w:themeColor="text1"/>
            <w:lang w:val="en-GB"/>
          </w:rPr>
          <w:t xml:space="preserve">Figure 13 </w:t>
        </w:r>
      </w:ins>
      <w:del w:id="8378" w:author="Jane Shaw" w:date="2015-10-23T12:55:00Z">
        <w:r w:rsidR="00E24798" w:rsidDel="005C5E61">
          <w:fldChar w:fldCharType="begin"/>
        </w:r>
        <w:r w:rsidR="00E24798" w:rsidDel="005C5E61">
          <w:delInstrText xml:space="preserve"> REF _Ref420166325 \h  \* MERGEFORMAT </w:delInstrText>
        </w:r>
        <w:r w:rsidR="00E24798" w:rsidDel="005C5E61">
          <w:fldChar w:fldCharType="separate"/>
        </w:r>
        <w:r w:rsidR="00E24798" w:rsidRPr="000F0B1C" w:rsidDel="005C5E61">
          <w:rPr>
            <w:rFonts w:asciiTheme="majorBidi" w:eastAsia="Times New Roman" w:hAnsiTheme="majorBidi" w:cstheme="majorBidi"/>
            <w:color w:val="000000" w:themeColor="text1"/>
            <w:lang w:val="en-GB"/>
          </w:rPr>
          <w:delText xml:space="preserve">Figure </w:delText>
        </w:r>
        <w:r w:rsidR="00E24798" w:rsidRPr="000F0B1C" w:rsidDel="005C5E61">
          <w:rPr>
            <w:rFonts w:asciiTheme="majorBidi" w:eastAsia="Times New Roman" w:hAnsiTheme="majorBidi" w:cstheme="majorBidi"/>
            <w:noProof/>
            <w:color w:val="000000" w:themeColor="text1"/>
            <w:lang w:val="en-GB"/>
          </w:rPr>
          <w:delText>17</w:delText>
        </w:r>
        <w:r w:rsidR="00E24798" w:rsidDel="005C5E61">
          <w:fldChar w:fldCharType="end"/>
        </w:r>
        <w:r w:rsidRPr="00F31509" w:rsidDel="005C5E61">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it is apparent that</w:t>
      </w:r>
      <w:del w:id="8379" w:author="Jane Shaw" w:date="2015-10-23T12:55:00Z">
        <w:r w:rsidRPr="00F31509" w:rsidDel="005C5E61">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the more extensive</w:t>
      </w:r>
      <w:ins w:id="8380" w:author="Jane Shaw" w:date="2015-10-23T12:55:00Z">
        <w:r w:rsidR="005C5E61">
          <w:rPr>
            <w:rFonts w:asciiTheme="majorBidi" w:eastAsia="Times New Roman" w:hAnsiTheme="majorBidi" w:cstheme="majorBidi"/>
            <w:color w:val="000000" w:themeColor="text1"/>
            <w:lang w:val="en-GB"/>
          </w:rPr>
          <w:t>ly</w:t>
        </w:r>
      </w:ins>
      <w:r w:rsidRPr="00F31509">
        <w:rPr>
          <w:rFonts w:asciiTheme="majorBidi" w:eastAsia="Times New Roman" w:hAnsiTheme="majorBidi" w:cstheme="majorBidi"/>
          <w:color w:val="000000" w:themeColor="text1"/>
          <w:lang w:val="en-GB"/>
        </w:rPr>
        <w:t xml:space="preserve"> </w:t>
      </w:r>
      <w:ins w:id="8381" w:author="Jane Shaw" w:date="2015-11-07T19:39:00Z">
        <w:r w:rsidR="00B53C20">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countr</w:t>
      </w:r>
      <w:ins w:id="8382" w:author="Jane Shaw" w:date="2015-11-07T19:39:00Z">
        <w:r w:rsidR="00B53C20">
          <w:rPr>
            <w:rFonts w:asciiTheme="majorBidi" w:eastAsia="Times New Roman" w:hAnsiTheme="majorBidi" w:cstheme="majorBidi"/>
            <w:color w:val="000000" w:themeColor="text1"/>
            <w:lang w:val="en-GB"/>
          </w:rPr>
          <w:t>y</w:t>
        </w:r>
      </w:ins>
      <w:del w:id="8383" w:author="Jane Shaw" w:date="2015-11-07T19:39:00Z">
        <w:r w:rsidRPr="00F31509" w:rsidDel="00B53C20">
          <w:rPr>
            <w:rFonts w:asciiTheme="majorBidi" w:eastAsia="Times New Roman" w:hAnsiTheme="majorBidi" w:cstheme="majorBidi"/>
            <w:color w:val="000000" w:themeColor="text1"/>
            <w:lang w:val="en-GB"/>
          </w:rPr>
          <w:delText>ies</w:delText>
        </w:r>
      </w:del>
      <w:r w:rsidRPr="00F31509">
        <w:rPr>
          <w:rFonts w:asciiTheme="majorBidi" w:eastAsia="Times New Roman" w:hAnsiTheme="majorBidi" w:cstheme="majorBidi"/>
          <w:color w:val="000000" w:themeColor="text1"/>
          <w:lang w:val="en-GB"/>
        </w:rPr>
        <w:t xml:space="preserve"> report</w:t>
      </w:r>
      <w:ins w:id="8384" w:author="Jane Shaw" w:date="2015-11-07T19:39:00Z">
        <w:r w:rsidR="00B53C20">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on feed, the closer the estimate </w:t>
      </w:r>
      <w:ins w:id="8385" w:author="Jane Shaw" w:date="2015-10-23T12:56:00Z">
        <w:r w:rsidR="005C5E61">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 xml:space="preserve">to the collected aggregate. Assuming that countries </w:t>
      </w:r>
      <w:del w:id="8386" w:author="Jane Shaw" w:date="2015-10-23T13:04:00Z">
        <w:r w:rsidRPr="00F31509" w:rsidDel="0027400A">
          <w:rPr>
            <w:rFonts w:asciiTheme="majorBidi" w:eastAsia="Times New Roman" w:hAnsiTheme="majorBidi" w:cstheme="majorBidi"/>
            <w:color w:val="000000" w:themeColor="text1"/>
            <w:lang w:val="en-GB"/>
          </w:rPr>
          <w:delText xml:space="preserve">that have a </w:delText>
        </w:r>
      </w:del>
      <w:del w:id="8387" w:author="Jane Shaw" w:date="2015-10-23T13:05:00Z">
        <w:r w:rsidRPr="00F31509" w:rsidDel="0027400A">
          <w:rPr>
            <w:rFonts w:asciiTheme="majorBidi" w:eastAsia="Times New Roman" w:hAnsiTheme="majorBidi" w:cstheme="majorBidi"/>
            <w:color w:val="000000" w:themeColor="text1"/>
            <w:lang w:val="en-GB"/>
          </w:rPr>
          <w:delText>higher item cover</w:delText>
        </w:r>
      </w:del>
      <w:ins w:id="8388" w:author="Jane Shaw" w:date="2015-10-23T13:05:00Z">
        <w:r w:rsidR="0027400A">
          <w:rPr>
            <w:rFonts w:asciiTheme="majorBidi" w:eastAsia="Times New Roman" w:hAnsiTheme="majorBidi" w:cstheme="majorBidi"/>
            <w:color w:val="000000" w:themeColor="text1"/>
            <w:lang w:val="en-GB"/>
          </w:rPr>
          <w:t>covering more items</w:t>
        </w:r>
      </w:ins>
      <w:del w:id="8389" w:author="Jane Shaw" w:date="2015-10-23T13:05:00Z">
        <w:r w:rsidRPr="00F31509" w:rsidDel="0027400A">
          <w:rPr>
            <w:rFonts w:asciiTheme="majorBidi" w:eastAsia="Times New Roman" w:hAnsiTheme="majorBidi" w:cstheme="majorBidi"/>
            <w:color w:val="000000" w:themeColor="text1"/>
            <w:lang w:val="en-GB"/>
          </w:rPr>
          <w:delText>age</w:delText>
        </w:r>
      </w:del>
      <w:r w:rsidRPr="00F31509">
        <w:rPr>
          <w:rFonts w:asciiTheme="majorBidi" w:eastAsia="Times New Roman" w:hAnsiTheme="majorBidi" w:cstheme="majorBidi"/>
          <w:color w:val="000000" w:themeColor="text1"/>
          <w:lang w:val="en-GB"/>
        </w:rPr>
        <w:t xml:space="preserve"> in </w:t>
      </w:r>
      <w:ins w:id="8390" w:author="Jane Shaw" w:date="2015-10-23T13:05:00Z">
        <w:r w:rsidR="0027400A">
          <w:rPr>
            <w:rFonts w:asciiTheme="majorBidi" w:eastAsia="Times New Roman" w:hAnsiTheme="majorBidi" w:cstheme="majorBidi"/>
            <w:color w:val="000000" w:themeColor="text1"/>
            <w:lang w:val="en-GB"/>
          </w:rPr>
          <w:t xml:space="preserve">their </w:t>
        </w:r>
      </w:ins>
      <w:r w:rsidRPr="00F31509">
        <w:rPr>
          <w:rFonts w:asciiTheme="majorBidi" w:eastAsia="Times New Roman" w:hAnsiTheme="majorBidi" w:cstheme="majorBidi"/>
          <w:color w:val="000000" w:themeColor="text1"/>
          <w:lang w:val="en-GB"/>
        </w:rPr>
        <w:t xml:space="preserve">reporting </w:t>
      </w:r>
      <w:ins w:id="8391" w:author="Jane Shaw" w:date="2015-10-23T13:05:00Z">
        <w:r w:rsidR="0027400A">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 xml:space="preserve">feed are also more confident about their real feed usage levels, this </w:t>
      </w:r>
      <w:ins w:id="8392" w:author="Jane Shaw" w:date="2015-10-23T13:06:00Z">
        <w:r w:rsidR="0027400A">
          <w:rPr>
            <w:rFonts w:asciiTheme="majorBidi" w:eastAsia="Times New Roman" w:hAnsiTheme="majorBidi" w:cstheme="majorBidi"/>
            <w:color w:val="000000" w:themeColor="text1"/>
            <w:lang w:val="en-GB"/>
          </w:rPr>
          <w:t xml:space="preserve">finding </w:t>
        </w:r>
      </w:ins>
      <w:r w:rsidRPr="00F31509">
        <w:rPr>
          <w:rFonts w:asciiTheme="majorBidi" w:eastAsia="Times New Roman" w:hAnsiTheme="majorBidi" w:cstheme="majorBidi"/>
          <w:color w:val="000000" w:themeColor="text1"/>
          <w:lang w:val="en-GB"/>
        </w:rPr>
        <w:t>provides strong evidence that the estimated requirements are</w:t>
      </w:r>
      <w:del w:id="8393" w:author="Jane Shaw" w:date="2015-10-23T13:06:00Z">
        <w:r w:rsidRPr="00F31509" w:rsidDel="0027400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394" w:author="Jane Shaw" w:date="2015-11-07T19:39:00Z">
        <w:r w:rsidRPr="00F31509" w:rsidDel="00B53C20">
          <w:rPr>
            <w:rFonts w:asciiTheme="majorBidi" w:eastAsia="Times New Roman" w:hAnsiTheme="majorBidi" w:cstheme="majorBidi"/>
            <w:color w:val="000000" w:themeColor="text1"/>
            <w:lang w:val="en-GB"/>
          </w:rPr>
          <w:delText>indeed</w:delText>
        </w:r>
      </w:del>
      <w:del w:id="8395" w:author="Jane Shaw" w:date="2015-10-23T13:06:00Z">
        <w:r w:rsidRPr="00F31509" w:rsidDel="0027400A">
          <w:rPr>
            <w:rFonts w:asciiTheme="majorBidi" w:eastAsia="Times New Roman" w:hAnsiTheme="majorBidi" w:cstheme="majorBidi"/>
            <w:color w:val="000000" w:themeColor="text1"/>
            <w:lang w:val="en-GB"/>
          </w:rPr>
          <w:delText>,</w:delText>
        </w:r>
      </w:del>
      <w:del w:id="8396" w:author="Jane Shaw" w:date="2015-11-07T19:39:00Z">
        <w:r w:rsidRPr="00F31509" w:rsidDel="00B53C20">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not far from reality. </w:t>
      </w:r>
      <w:del w:id="8397" w:author="Jane Shaw" w:date="2015-10-23T13:06:00Z">
        <w:r w:rsidRPr="00F31509" w:rsidDel="0027400A">
          <w:rPr>
            <w:rFonts w:asciiTheme="majorBidi" w:eastAsia="Times New Roman" w:hAnsiTheme="majorBidi" w:cstheme="majorBidi"/>
            <w:color w:val="000000" w:themeColor="text1"/>
            <w:lang w:val="en-GB"/>
          </w:rPr>
          <w:delText xml:space="preserve">Indeed </w:delText>
        </w:r>
      </w:del>
      <w:r w:rsidR="0027400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correlation coefficients between collected feed use and estimated demand increase steadily </w:t>
      </w:r>
      <w:del w:id="8398" w:author="Jane Shaw" w:date="2015-10-23T13:06:00Z">
        <w:r w:rsidRPr="00F31509" w:rsidDel="0027400A">
          <w:rPr>
            <w:rFonts w:asciiTheme="majorBidi" w:eastAsia="Times New Roman" w:hAnsiTheme="majorBidi" w:cstheme="majorBidi"/>
            <w:color w:val="000000" w:themeColor="text1"/>
            <w:lang w:val="en-GB"/>
          </w:rPr>
          <w:delText xml:space="preserve">when </w:delText>
        </w:r>
      </w:del>
      <w:ins w:id="8399" w:author="Jane Shaw" w:date="2015-10-23T13:06:00Z">
        <w:r w:rsidR="0027400A">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 xml:space="preserve">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ins w:id="8400" w:author="Jane Shaw" w:date="2015-10-23T13:07:00Z">
        <w:r w:rsidR="0027400A">
          <w:rPr>
            <w:rFonts w:asciiTheme="majorBidi" w:eastAsia="Times New Roman" w:hAnsiTheme="majorBidi" w:cstheme="majorBidi"/>
            <w:color w:val="000000" w:themeColor="text1"/>
            <w:lang w:val="en-GB"/>
          </w:rPr>
          <w:t xml:space="preserve">and reaching </w:t>
        </w:r>
      </w:ins>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.99 for an item coverage of </w:t>
      </w:r>
      <w:commentRangeStart w:id="8401"/>
      <w:r w:rsidRPr="00F31509">
        <w:rPr>
          <w:rFonts w:asciiTheme="majorBidi" w:eastAsia="Times New Roman" w:hAnsiTheme="majorBidi" w:cstheme="majorBidi"/>
          <w:color w:val="000000" w:themeColor="text1"/>
          <w:lang w:val="en-GB"/>
        </w:rPr>
        <w:t>20+</w:t>
      </w:r>
      <w:ins w:id="8402" w:author="Jane Shaw" w:date="2015-10-23T13:07:00Z">
        <w:r w:rsidR="0027400A">
          <w:rPr>
            <w:rFonts w:asciiTheme="majorBidi" w:eastAsia="Times New Roman" w:hAnsiTheme="majorBidi" w:cstheme="majorBidi"/>
            <w:color w:val="000000" w:themeColor="text1"/>
            <w:lang w:val="en-GB"/>
          </w:rPr>
          <w:t>.</w:t>
        </w:r>
      </w:ins>
      <w:r w:rsidR="003C4E96" w:rsidRPr="00F31509">
        <w:rPr>
          <w:rStyle w:val="Rimandonotaapidipagina"/>
          <w:rFonts w:asciiTheme="majorBidi" w:eastAsia="Times New Roman" w:hAnsiTheme="majorBidi" w:cstheme="majorBidi"/>
          <w:color w:val="000000" w:themeColor="text1"/>
          <w:lang w:val="en-GB"/>
        </w:rPr>
        <w:footnoteReference w:id="42"/>
      </w:r>
      <w:del w:id="8403" w:author="Jane Shaw" w:date="2015-10-23T13:07:00Z">
        <w:r w:rsidRPr="00F31509" w:rsidDel="0027400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 </w:t>
      </w:r>
      <w:commentRangeEnd w:id="8401"/>
      <w:r w:rsidR="0027400A">
        <w:rPr>
          <w:rStyle w:val="Rimandocommento"/>
        </w:rPr>
        <w:commentReference w:id="8401"/>
      </w:r>
      <w:r w:rsidRPr="00F31509">
        <w:rPr>
          <w:rFonts w:asciiTheme="majorBidi" w:eastAsia="Times New Roman" w:hAnsiTheme="majorBidi" w:cstheme="majorBidi"/>
          <w:color w:val="000000" w:themeColor="text1"/>
          <w:lang w:val="en-GB"/>
        </w:rPr>
        <w:t>addition</w:t>
      </w:r>
      <w:del w:id="8404" w:author="Jane Shaw" w:date="2015-10-23T13:08:00Z">
        <w:r w:rsidRPr="00F31509" w:rsidDel="0027400A">
          <w:rPr>
            <w:rFonts w:asciiTheme="majorBidi" w:eastAsia="Times New Roman" w:hAnsiTheme="majorBidi" w:cstheme="majorBidi"/>
            <w:color w:val="000000" w:themeColor="text1"/>
            <w:lang w:val="en-GB"/>
          </w:rPr>
          <w:delText xml:space="preserve"> to that</w:delText>
        </w:r>
      </w:del>
      <w:r w:rsidRPr="00F31509">
        <w:rPr>
          <w:rFonts w:asciiTheme="majorBidi" w:eastAsia="Times New Roman" w:hAnsiTheme="majorBidi" w:cstheme="majorBidi"/>
          <w:color w:val="000000" w:themeColor="text1"/>
          <w:lang w:val="en-GB"/>
        </w:rPr>
        <w:t xml:space="preserve">, the discrepancy </w:t>
      </w:r>
      <w:del w:id="8405" w:author="Jane Shaw" w:date="2015-10-23T13:08:00Z">
        <w:r w:rsidRPr="00F31509" w:rsidDel="0027400A">
          <w:rPr>
            <w:rFonts w:asciiTheme="majorBidi" w:eastAsia="Times New Roman" w:hAnsiTheme="majorBidi" w:cstheme="majorBidi"/>
            <w:color w:val="000000" w:themeColor="text1"/>
            <w:lang w:val="en-GB"/>
          </w:rPr>
          <w:delText xml:space="preserve">of </w:delText>
        </w:r>
      </w:del>
      <w:ins w:id="8406" w:author="Jane Shaw" w:date="2015-10-23T13:08:00Z">
        <w:r w:rsidR="0027400A">
          <w:rPr>
            <w:rFonts w:asciiTheme="majorBidi" w:eastAsia="Times New Roman" w:hAnsiTheme="majorBidi" w:cstheme="majorBidi"/>
            <w:color w:val="000000" w:themeColor="text1"/>
            <w:lang w:val="en-GB"/>
          </w:rPr>
          <w:t xml:space="preserve">between </w:t>
        </w:r>
      </w:ins>
      <w:r w:rsidRPr="00F31509">
        <w:rPr>
          <w:rFonts w:asciiTheme="majorBidi" w:eastAsia="Times New Roman" w:hAnsiTheme="majorBidi" w:cstheme="majorBidi"/>
          <w:color w:val="000000" w:themeColor="text1"/>
          <w:lang w:val="en-GB"/>
        </w:rPr>
        <w:t>absolute feed required and feed used in these cases has shrunk to 13</w:t>
      </w:r>
      <w:del w:id="8407" w:author="Jane Shaw" w:date="2015-10-22T19:08:00Z">
        <w:r w:rsidRPr="00F31509" w:rsidDel="004414AA">
          <w:rPr>
            <w:rFonts w:asciiTheme="majorBidi" w:eastAsia="Times New Roman" w:hAnsiTheme="majorBidi" w:cstheme="majorBidi"/>
            <w:color w:val="000000" w:themeColor="text1"/>
            <w:lang w:val="en-GB"/>
          </w:rPr>
          <w:delText>%</w:delText>
        </w:r>
      </w:del>
      <w:ins w:id="8408" w:author="Jane Shaw" w:date="2015-10-22T19:08:00Z">
        <w:r w:rsidR="004414AA">
          <w:rPr>
            <w:rFonts w:asciiTheme="majorBidi" w:eastAsia="Times New Roman" w:hAnsiTheme="majorBidi" w:cstheme="majorBidi"/>
            <w:color w:val="000000" w:themeColor="text1"/>
            <w:lang w:val="en-GB"/>
          </w:rPr>
          <w:t xml:space="preserve"> percent</w:t>
        </w:r>
      </w:ins>
      <w:r w:rsidRPr="00F31509">
        <w:rPr>
          <w:rFonts w:asciiTheme="majorBidi" w:eastAsia="Times New Roman" w:hAnsiTheme="majorBidi" w:cstheme="majorBidi"/>
          <w:color w:val="000000" w:themeColor="text1"/>
          <w:lang w:val="en-GB"/>
        </w:rPr>
        <w:t xml:space="preserve">, </w:t>
      </w:r>
      <w:del w:id="8409" w:author="Jane Shaw" w:date="2015-10-23T13:08:00Z">
        <w:r w:rsidRPr="00F31509" w:rsidDel="0027400A">
          <w:rPr>
            <w:rFonts w:asciiTheme="majorBidi" w:eastAsia="Times New Roman" w:hAnsiTheme="majorBidi" w:cstheme="majorBidi"/>
            <w:color w:val="000000" w:themeColor="text1"/>
            <w:lang w:val="en-GB"/>
          </w:rPr>
          <w:delText xml:space="preserve">encouraging </w:delText>
        </w:r>
      </w:del>
      <w:ins w:id="8410" w:author="Jane Shaw" w:date="2015-10-23T13:08:00Z">
        <w:r w:rsidR="0027400A">
          <w:rPr>
            <w:rFonts w:asciiTheme="majorBidi" w:eastAsia="Times New Roman" w:hAnsiTheme="majorBidi" w:cstheme="majorBidi"/>
            <w:color w:val="000000" w:themeColor="text1"/>
            <w:lang w:val="en-GB"/>
          </w:rPr>
          <w:t xml:space="preserve">implying that </w:t>
        </w:r>
      </w:ins>
      <w:r w:rsidRPr="00F31509">
        <w:rPr>
          <w:rFonts w:asciiTheme="majorBidi" w:eastAsia="Times New Roman" w:hAnsiTheme="majorBidi" w:cstheme="majorBidi"/>
          <w:color w:val="000000" w:themeColor="text1"/>
          <w:lang w:val="en-GB"/>
        </w:rPr>
        <w:t>the methodology for estimating feed demand</w:t>
      </w:r>
      <w:ins w:id="8411" w:author="Jane Shaw" w:date="2015-10-23T13:08:00Z">
        <w:r w:rsidR="0027400A">
          <w:rPr>
            <w:rFonts w:asciiTheme="majorBidi" w:eastAsia="Times New Roman" w:hAnsiTheme="majorBidi" w:cstheme="majorBidi"/>
            <w:color w:val="000000" w:themeColor="text1"/>
            <w:lang w:val="en-GB"/>
          </w:rPr>
          <w:t xml:space="preserve"> is effective</w:t>
        </w:r>
      </w:ins>
      <w:r w:rsidRPr="00F31509">
        <w:rPr>
          <w:rFonts w:asciiTheme="majorBidi" w:eastAsia="Times New Roman" w:hAnsiTheme="majorBidi" w:cstheme="majorBidi"/>
          <w:color w:val="000000" w:themeColor="text1"/>
          <w:lang w:val="en-GB"/>
        </w:rPr>
        <w:t>.</w:t>
      </w:r>
    </w:p>
    <w:p w14:paraId="298C1415" w14:textId="73F884EE"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w:t>
      </w:r>
      <w:del w:id="8412" w:author="Jane Shaw" w:date="2015-10-23T13:09:00Z">
        <w:r w:rsidRPr="00F31509" w:rsidDel="0027400A">
          <w:rPr>
            <w:rFonts w:asciiTheme="majorBidi" w:eastAsia="Times New Roman" w:hAnsiTheme="majorBidi" w:cstheme="majorBidi"/>
            <w:color w:val="000000" w:themeColor="text1"/>
            <w:lang w:val="en-GB"/>
          </w:rPr>
          <w:delText xml:space="preserve">to </w:delText>
        </w:r>
      </w:del>
      <w:ins w:id="8413" w:author="Jane Shaw" w:date="2015-10-23T13:09:00Z">
        <w:r w:rsidR="0027400A">
          <w:rPr>
            <w:rFonts w:asciiTheme="majorBidi" w:eastAsia="Times New Roman" w:hAnsiTheme="majorBidi" w:cstheme="majorBidi"/>
            <w:color w:val="000000" w:themeColor="text1"/>
            <w:lang w:val="en-GB"/>
          </w:rPr>
          <w:t xml:space="preserve">with </w:t>
        </w:r>
      </w:ins>
      <w:r w:rsidRPr="00F31509">
        <w:rPr>
          <w:rFonts w:asciiTheme="majorBidi" w:eastAsia="Times New Roman" w:hAnsiTheme="majorBidi" w:cstheme="majorBidi"/>
          <w:color w:val="000000" w:themeColor="text1"/>
          <w:lang w:val="en-GB"/>
        </w:rPr>
        <w:t xml:space="preserve">other prominent data sources. </w:t>
      </w:r>
      <w:del w:id="8414" w:author="Jane Shaw" w:date="2015-10-23T13:10:00Z">
        <w:r w:rsidRPr="00F31509" w:rsidDel="0027400A">
          <w:rPr>
            <w:rFonts w:asciiTheme="majorBidi" w:eastAsia="Times New Roman" w:hAnsiTheme="majorBidi" w:cstheme="majorBidi"/>
            <w:color w:val="000000" w:themeColor="text1"/>
            <w:lang w:val="en-GB"/>
          </w:rPr>
          <w:delText xml:space="preserve">In </w:delText>
        </w:r>
      </w:del>
      <w:ins w:id="8415" w:author="Jane Shaw" w:date="2015-10-23T13:10:00Z">
        <w:r w:rsidR="0027400A">
          <w:rPr>
            <w:rFonts w:asciiTheme="majorBidi" w:eastAsia="Times New Roman" w:hAnsiTheme="majorBidi" w:cstheme="majorBidi"/>
            <w:color w:val="000000" w:themeColor="text1"/>
            <w:lang w:val="en-GB"/>
          </w:rPr>
          <w:t xml:space="preserve">Figure 14 depicts </w:t>
        </w:r>
      </w:ins>
      <w:del w:id="8416" w:author="Jane Shaw" w:date="2015-10-23T13:10:00Z">
        <w:r w:rsidR="00E24798" w:rsidDel="0027400A">
          <w:fldChar w:fldCharType="begin"/>
        </w:r>
        <w:r w:rsidR="00E24798" w:rsidDel="0027400A">
          <w:delInstrText xml:space="preserve"> REF _Ref420081914 \h  \* MERGEFORMAT </w:delInstrText>
        </w:r>
        <w:r w:rsidR="00E24798" w:rsidDel="0027400A">
          <w:fldChar w:fldCharType="separate"/>
        </w:r>
        <w:r w:rsidR="00E24798" w:rsidRPr="00F31509" w:rsidDel="0027400A">
          <w:rPr>
            <w:rFonts w:asciiTheme="majorBidi" w:eastAsia="Times New Roman" w:hAnsiTheme="majorBidi" w:cstheme="majorBidi"/>
            <w:color w:val="000000" w:themeColor="text1"/>
            <w:lang w:val="en-GB"/>
          </w:rPr>
          <w:delText xml:space="preserve">Figure </w:delText>
        </w:r>
        <w:r w:rsidR="00E24798" w:rsidRPr="000F0B1C" w:rsidDel="0027400A">
          <w:rPr>
            <w:rFonts w:asciiTheme="majorBidi" w:eastAsia="Times New Roman" w:hAnsiTheme="majorBidi" w:cstheme="majorBidi"/>
            <w:noProof/>
            <w:color w:val="000000" w:themeColor="text1"/>
            <w:lang w:val="en-GB"/>
          </w:rPr>
          <w:delText>18</w:delText>
        </w:r>
        <w:r w:rsidR="00E24798" w:rsidDel="0027400A">
          <w:fldChar w:fldCharType="end"/>
        </w:r>
        <w:r w:rsidRPr="00F31509" w:rsidDel="0027400A">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global cereal feed data from </w:t>
      </w:r>
      <w:del w:id="8417" w:author="Jane Shaw" w:date="2015-10-23T13:10:00Z">
        <w:r w:rsidRPr="00F31509" w:rsidDel="0027400A">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USDA</w:t>
      </w:r>
      <w:del w:id="8418" w:author="Jane Shaw" w:date="2015-10-23T13:10:00Z">
        <w:r w:rsidRPr="00F31509" w:rsidDel="0027400A">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FAOSTAT (</w:t>
      </w:r>
      <w:del w:id="8419" w:author="Jane Shaw" w:date="2015-10-23T13:10:00Z">
        <w:r w:rsidRPr="00F31509" w:rsidDel="0027400A">
          <w:rPr>
            <w:rFonts w:asciiTheme="majorBidi" w:eastAsia="Times New Roman" w:hAnsiTheme="majorBidi" w:cstheme="majorBidi"/>
            <w:color w:val="000000" w:themeColor="text1"/>
            <w:lang w:val="en-GB"/>
          </w:rPr>
          <w:delText xml:space="preserve">the old </w:delText>
        </w:r>
      </w:del>
      <w:r w:rsidRPr="00F31509">
        <w:rPr>
          <w:rFonts w:asciiTheme="majorBidi" w:eastAsia="Times New Roman" w:hAnsiTheme="majorBidi" w:cstheme="majorBidi"/>
          <w:color w:val="000000" w:themeColor="text1"/>
          <w:lang w:val="en-GB"/>
        </w:rPr>
        <w:t xml:space="preserve">estimates derived under the old methodology) </w:t>
      </w:r>
      <w:del w:id="8420" w:author="Jane Shaw" w:date="2015-10-23T13:10:00Z">
        <w:r w:rsidRPr="00F31509" w:rsidDel="0027400A">
          <w:rPr>
            <w:rFonts w:asciiTheme="majorBidi" w:eastAsia="Times New Roman" w:hAnsiTheme="majorBidi" w:cstheme="majorBidi"/>
            <w:color w:val="000000" w:themeColor="text1"/>
            <w:lang w:val="en-GB"/>
          </w:rPr>
          <w:delText xml:space="preserve">from </w:delText>
        </w:r>
      </w:del>
      <w:ins w:id="8421" w:author="Jane Shaw" w:date="2015-10-23T13:10:00Z">
        <w:r w:rsidR="0027400A">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1992</w:t>
      </w:r>
      <w:ins w:id="8422" w:author="Jane Shaw" w:date="2015-10-23T13:10:00Z">
        <w:r w:rsidR="0027400A">
          <w:rPr>
            <w:rFonts w:asciiTheme="majorBidi" w:eastAsia="Times New Roman" w:hAnsiTheme="majorBidi" w:cstheme="majorBidi"/>
            <w:color w:val="000000" w:themeColor="text1"/>
            <w:lang w:val="en-GB"/>
          </w:rPr>
          <w:t>–</w:t>
        </w:r>
      </w:ins>
      <w:del w:id="8423" w:author="Jane Shaw" w:date="2015-10-23T13:10:00Z">
        <w:r w:rsidRPr="00F31509" w:rsidDel="0027400A">
          <w:rPr>
            <w:rFonts w:asciiTheme="majorBidi" w:eastAsia="Times New Roman" w:hAnsiTheme="majorBidi" w:cstheme="majorBidi"/>
            <w:color w:val="000000" w:themeColor="text1"/>
            <w:lang w:val="en-GB"/>
          </w:rPr>
          <w:delText xml:space="preserve"> to </w:delText>
        </w:r>
      </w:del>
      <w:r w:rsidRPr="00F31509">
        <w:rPr>
          <w:rFonts w:asciiTheme="majorBidi" w:eastAsia="Times New Roman" w:hAnsiTheme="majorBidi" w:cstheme="majorBidi"/>
          <w:color w:val="000000" w:themeColor="text1"/>
          <w:lang w:val="en-GB"/>
        </w:rPr>
        <w:t>2011</w:t>
      </w:r>
      <w:del w:id="8424" w:author="Jane Shaw" w:date="2015-10-23T13:10:00Z">
        <w:r w:rsidRPr="00F31509" w:rsidDel="0027400A">
          <w:rPr>
            <w:rFonts w:asciiTheme="majorBidi" w:eastAsia="Times New Roman" w:hAnsiTheme="majorBidi" w:cstheme="majorBidi"/>
            <w:color w:val="000000" w:themeColor="text1"/>
            <w:lang w:val="en-GB"/>
          </w:rPr>
          <w:delText xml:space="preserve"> are depicted</w:delText>
        </w:r>
      </w:del>
      <w:r w:rsidRPr="00F31509">
        <w:rPr>
          <w:rFonts w:asciiTheme="majorBidi" w:eastAsia="Times New Roman" w:hAnsiTheme="majorBidi" w:cstheme="majorBidi"/>
          <w:color w:val="000000" w:themeColor="text1"/>
          <w:lang w:val="en-GB"/>
        </w:rPr>
        <w:t xml:space="preserve">. </w:t>
      </w:r>
      <w:del w:id="8425" w:author="Jane Shaw" w:date="2015-10-23T13:11:00Z">
        <w:r w:rsidRPr="00F31509" w:rsidDel="000A2AA8">
          <w:rPr>
            <w:rFonts w:asciiTheme="majorBidi" w:eastAsia="Times New Roman" w:hAnsiTheme="majorBidi" w:cstheme="majorBidi"/>
            <w:color w:val="000000" w:themeColor="text1"/>
            <w:lang w:val="en-GB"/>
          </w:rPr>
          <w:delText xml:space="preserve">Besides </w:delText>
        </w:r>
      </w:del>
      <w:ins w:id="8426" w:author="Jane Shaw" w:date="2015-10-23T13:11:00Z">
        <w:r w:rsidR="000A2AA8">
          <w:rPr>
            <w:rFonts w:asciiTheme="majorBidi" w:eastAsia="Times New Roman" w:hAnsiTheme="majorBidi" w:cstheme="majorBidi"/>
            <w:color w:val="000000" w:themeColor="text1"/>
            <w:lang w:val="en-GB"/>
          </w:rPr>
          <w:t xml:space="preserve">Apart from </w:t>
        </w:r>
      </w:ins>
      <w:r w:rsidRPr="00F31509">
        <w:rPr>
          <w:rFonts w:asciiTheme="majorBidi" w:eastAsia="Times New Roman" w:hAnsiTheme="majorBidi" w:cstheme="majorBidi"/>
          <w:color w:val="000000" w:themeColor="text1"/>
          <w:lang w:val="en-GB"/>
        </w:rPr>
        <w:t>the newly modelled feed</w:t>
      </w:r>
      <w:ins w:id="8427" w:author="Jane Shaw" w:date="2015-10-23T13:11:00Z">
        <w:r w:rsidR="000A2AA8">
          <w:rPr>
            <w:rFonts w:asciiTheme="majorBidi" w:eastAsia="Times New Roman" w:hAnsiTheme="majorBidi" w:cstheme="majorBidi"/>
            <w:color w:val="000000" w:themeColor="text1"/>
            <w:lang w:val="en-GB"/>
          </w:rPr>
          <w:t xml:space="preserve"> estimates</w:t>
        </w:r>
      </w:ins>
      <w:r w:rsidRPr="00F31509">
        <w:rPr>
          <w:rFonts w:asciiTheme="majorBidi" w:eastAsia="Times New Roman" w:hAnsiTheme="majorBidi" w:cstheme="majorBidi"/>
          <w:color w:val="000000" w:themeColor="text1"/>
          <w:lang w:val="en-GB"/>
        </w:rPr>
        <w:t>, all other data sources use entirely supply-driven estimates, except for FAOSTAT figures that are officially reported by countries. However, reported figures are not modified by the new feed estimation procedure.</w:t>
      </w:r>
    </w:p>
    <w:p w14:paraId="7DEB3813" w14:textId="614CD6CB"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p>
    <w:p w14:paraId="43D337EC" w14:textId="0D23FCB3" w:rsidR="004F65E4" w:rsidRPr="00F31509" w:rsidRDefault="004F65E4" w:rsidP="004F65E4">
      <w:pPr>
        <w:pStyle w:val="Didascalia"/>
        <w:jc w:val="both"/>
        <w:rPr>
          <w:rFonts w:asciiTheme="majorBidi" w:hAnsiTheme="majorBidi" w:cstheme="majorBidi"/>
          <w:b/>
          <w:bCs/>
          <w:color w:val="000000" w:themeColor="text1"/>
          <w:lang w:val="en-GB"/>
        </w:rPr>
      </w:pPr>
      <w:bookmarkStart w:id="8428" w:name="_Ref420081914"/>
      <w:bookmarkStart w:id="8429" w:name="_Toc420402193"/>
      <w:bookmarkStart w:id="8430" w:name="_Toc420402593"/>
      <w:bookmarkStart w:id="8431" w:name="_Toc421026224"/>
      <w:bookmarkStart w:id="8432" w:name="_Toc428383865"/>
      <w:bookmarkStart w:id="8433" w:name="_Toc430872518"/>
      <w:r w:rsidRPr="00F31509">
        <w:rPr>
          <w:rFonts w:asciiTheme="majorBidi" w:eastAsia="Times New Roman" w:hAnsiTheme="majorBidi" w:cstheme="majorBidi"/>
          <w:color w:val="000000" w:themeColor="text1"/>
          <w:lang w:val="en-GB"/>
        </w:rPr>
        <w:t>Figure</w:t>
      </w:r>
      <w:ins w:id="8434" w:author="Jane Shaw" w:date="2015-10-23T13:12:00Z">
        <w:r w:rsidR="000A2AA8">
          <w:rPr>
            <w:rFonts w:asciiTheme="majorBidi" w:eastAsia="Times New Roman" w:hAnsiTheme="majorBidi" w:cstheme="majorBidi"/>
            <w:color w:val="000000" w:themeColor="text1"/>
            <w:lang w:val="en-GB"/>
          </w:rPr>
          <w:t xml:space="preserve"> 14</w:t>
        </w:r>
      </w:ins>
      <w:del w:id="8435" w:author="Jane Shaw" w:date="2015-10-23T13:12:00Z">
        <w:r w:rsidRPr="00F31509" w:rsidDel="000A2AA8">
          <w:rPr>
            <w:rFonts w:asciiTheme="majorBidi" w:eastAsia="Times New Roman" w:hAnsiTheme="majorBidi" w:cstheme="majorBidi"/>
            <w:color w:val="000000" w:themeColor="text1"/>
            <w:lang w:val="en-GB"/>
          </w:rPr>
          <w:delText xml:space="preserve"> </w:delText>
        </w:r>
        <w:r w:rsidR="003D789C" w:rsidRPr="00F31509" w:rsidDel="000A2AA8">
          <w:rPr>
            <w:rFonts w:asciiTheme="majorBidi" w:hAnsiTheme="majorBidi" w:cstheme="majorBidi"/>
            <w:lang w:val="en-GB"/>
          </w:rPr>
          <w:fldChar w:fldCharType="begin"/>
        </w:r>
        <w:r w:rsidRPr="00F31509" w:rsidDel="000A2AA8">
          <w:rPr>
            <w:rFonts w:asciiTheme="majorBidi" w:hAnsiTheme="majorBidi" w:cstheme="majorBidi"/>
            <w:color w:val="000000" w:themeColor="text1"/>
            <w:lang w:val="en-GB"/>
          </w:rPr>
          <w:delInstrText xml:space="preserve"> SEQ Figure \* ARABIC </w:delInstrText>
        </w:r>
        <w:r w:rsidR="003D789C" w:rsidRPr="00F31509" w:rsidDel="000A2AA8">
          <w:rPr>
            <w:rFonts w:asciiTheme="majorBidi" w:hAnsiTheme="majorBidi" w:cstheme="majorBidi"/>
            <w:b/>
            <w:bCs/>
            <w:color w:val="000000" w:themeColor="text1"/>
            <w:lang w:val="en-GB"/>
          </w:rPr>
          <w:fldChar w:fldCharType="separate"/>
        </w:r>
        <w:r w:rsidR="00E24798" w:rsidDel="000A2AA8">
          <w:rPr>
            <w:rFonts w:asciiTheme="majorBidi" w:hAnsiTheme="majorBidi" w:cstheme="majorBidi"/>
            <w:noProof/>
            <w:color w:val="000000" w:themeColor="text1"/>
            <w:lang w:val="en-GB"/>
          </w:rPr>
          <w:delText>18</w:delText>
        </w:r>
        <w:r w:rsidR="003D789C" w:rsidRPr="00F31509" w:rsidDel="000A2AA8">
          <w:rPr>
            <w:rFonts w:asciiTheme="majorBidi" w:hAnsiTheme="majorBidi" w:cstheme="majorBidi"/>
            <w:lang w:val="en-GB"/>
          </w:rPr>
          <w:fldChar w:fldCharType="end"/>
        </w:r>
      </w:del>
      <w:bookmarkEnd w:id="8428"/>
      <w:r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World cereal feeds, comparing results at the global level</w:t>
      </w:r>
      <w:bookmarkEnd w:id="8429"/>
      <w:bookmarkEnd w:id="8430"/>
      <w:bookmarkEnd w:id="8431"/>
      <w:bookmarkEnd w:id="8432"/>
      <w:bookmarkEnd w:id="8433"/>
    </w:p>
    <w:p w14:paraId="19153EDD" w14:textId="738376DC" w:rsidR="004F65E4" w:rsidRPr="00F31509" w:rsidRDefault="004F65E4" w:rsidP="00312896">
      <w:pPr>
        <w:pStyle w:val="Titolo3"/>
        <w:rPr>
          <w:rFonts w:asciiTheme="majorBidi" w:hAnsiTheme="majorBidi" w:cstheme="majorBidi"/>
          <w:lang w:val="en-GB"/>
        </w:rPr>
      </w:pPr>
      <w:bookmarkStart w:id="8436" w:name="_Toc421025874"/>
      <w:del w:id="8437" w:author="Jane Shaw" w:date="2015-10-23T13:12:00Z">
        <w:r w:rsidRPr="00F31509" w:rsidDel="000A2AA8">
          <w:rPr>
            <w:rFonts w:asciiTheme="majorBidi" w:hAnsiTheme="majorBidi" w:cstheme="majorBidi"/>
            <w:lang w:val="en-GB"/>
          </w:rPr>
          <w:delText xml:space="preserve">A </w:delText>
        </w:r>
      </w:del>
      <w:r w:rsidR="000A2AA8" w:rsidRPr="00F31509">
        <w:rPr>
          <w:rFonts w:asciiTheme="majorBidi" w:hAnsiTheme="majorBidi" w:cstheme="majorBidi"/>
          <w:lang w:val="en-GB"/>
        </w:rPr>
        <w:t xml:space="preserve">Review </w:t>
      </w:r>
      <w:r w:rsidRPr="00F31509">
        <w:rPr>
          <w:rFonts w:asciiTheme="majorBidi" w:hAnsiTheme="majorBidi" w:cstheme="majorBidi"/>
          <w:lang w:val="en-GB"/>
        </w:rPr>
        <w:t>of the empirical results</w:t>
      </w:r>
      <w:bookmarkEnd w:id="8436"/>
    </w:p>
    <w:p w14:paraId="5F196DDD" w14:textId="2C333D82"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Overall, the new methodology suggests a slightly steeper increase of cereal feed </w:t>
      </w:r>
      <w:ins w:id="8438" w:author="Jane Shaw" w:date="2015-10-23T13:12:00Z">
        <w:r w:rsidR="000A2AA8">
          <w:rPr>
            <w:rFonts w:asciiTheme="majorBidi" w:eastAsia="Times New Roman" w:hAnsiTheme="majorBidi" w:cstheme="majorBidi"/>
            <w:color w:val="000000" w:themeColor="text1"/>
            <w:lang w:val="en-GB"/>
          </w:rPr>
          <w:t xml:space="preserve">use </w:t>
        </w:r>
      </w:ins>
      <w:r w:rsidRPr="00F31509">
        <w:rPr>
          <w:rFonts w:asciiTheme="majorBidi" w:eastAsia="Times New Roman" w:hAnsiTheme="majorBidi" w:cstheme="majorBidi"/>
          <w:color w:val="000000" w:themeColor="text1"/>
          <w:lang w:val="en-GB"/>
        </w:rPr>
        <w:t>than other data sources/estimates</w:t>
      </w:r>
      <w:ins w:id="8439" w:author="Jane Shaw" w:date="2015-11-07T19:39:00Z">
        <w:r w:rsidR="00B53C20">
          <w:rPr>
            <w:rFonts w:asciiTheme="majorBidi" w:eastAsia="Times New Roman" w:hAnsiTheme="majorBidi" w:cstheme="majorBidi"/>
            <w:color w:val="000000" w:themeColor="text1"/>
            <w:lang w:val="en-GB"/>
          </w:rPr>
          <w:t xml:space="preserve"> do</w:t>
        </w:r>
      </w:ins>
      <w:ins w:id="8440" w:author="Jane Shaw" w:date="2015-10-23T13:12:00Z">
        <w:r w:rsidR="000A2AA8">
          <w:rPr>
            <w:rFonts w:asciiTheme="majorBidi" w:eastAsia="Times New Roman" w:hAnsiTheme="majorBidi" w:cstheme="majorBidi"/>
            <w:color w:val="000000" w:themeColor="text1"/>
            <w:lang w:val="en-GB"/>
          </w:rPr>
          <w:t>.</w:t>
        </w:r>
      </w:ins>
      <w:del w:id="8441" w:author="Jane Shaw" w:date="2015-10-23T13:12:00Z">
        <w:r w:rsidRPr="00F31509" w:rsidDel="000A2AA8">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442" w:author="Jane Shaw" w:date="2015-10-23T13:12:00Z">
        <w:r w:rsidRPr="00F31509" w:rsidDel="000A2AA8">
          <w:rPr>
            <w:rFonts w:asciiTheme="majorBidi" w:eastAsia="Times New Roman" w:hAnsiTheme="majorBidi" w:cstheme="majorBidi"/>
            <w:color w:val="000000" w:themeColor="text1"/>
            <w:lang w:val="en-GB"/>
          </w:rPr>
          <w:delText xml:space="preserve">which </w:delText>
        </w:r>
      </w:del>
      <w:ins w:id="8443" w:author="Jane Shaw" w:date="2015-10-23T13:12:00Z">
        <w:r w:rsidR="000A2AA8">
          <w:rPr>
            <w:rFonts w:asciiTheme="majorBidi" w:eastAsia="Times New Roman" w:hAnsiTheme="majorBidi" w:cstheme="majorBidi"/>
            <w:color w:val="000000" w:themeColor="text1"/>
            <w:lang w:val="en-GB"/>
          </w:rPr>
          <w:t xml:space="preserve">There are </w:t>
        </w:r>
      </w:ins>
      <w:del w:id="8444" w:author="Jane Shaw" w:date="2015-10-23T13:12:00Z">
        <w:r w:rsidRPr="00F31509" w:rsidDel="000A2AA8">
          <w:rPr>
            <w:rFonts w:asciiTheme="majorBidi" w:eastAsia="Times New Roman" w:hAnsiTheme="majorBidi" w:cstheme="majorBidi"/>
            <w:color w:val="000000" w:themeColor="text1"/>
            <w:lang w:val="en-GB"/>
          </w:rPr>
          <w:delText xml:space="preserve">has </w:delText>
        </w:r>
      </w:del>
      <w:r w:rsidRPr="00F31509">
        <w:rPr>
          <w:rFonts w:asciiTheme="majorBidi" w:eastAsia="Times New Roman" w:hAnsiTheme="majorBidi" w:cstheme="majorBidi"/>
          <w:color w:val="000000" w:themeColor="text1"/>
          <w:lang w:val="en-GB"/>
        </w:rPr>
        <w:t>several explanations</w:t>
      </w:r>
      <w:ins w:id="8445" w:author="Jane Shaw" w:date="2015-10-23T13:13:00Z">
        <w:r w:rsidR="000A2AA8">
          <w:rPr>
            <w:rFonts w:asciiTheme="majorBidi" w:eastAsia="Times New Roman" w:hAnsiTheme="majorBidi" w:cstheme="majorBidi"/>
            <w:color w:val="000000" w:themeColor="text1"/>
            <w:lang w:val="en-GB"/>
          </w:rPr>
          <w:t xml:space="preserve"> for this difference</w:t>
        </w:r>
      </w:ins>
      <w:r w:rsidRPr="00F31509">
        <w:rPr>
          <w:rFonts w:asciiTheme="majorBidi" w:eastAsia="Times New Roman" w:hAnsiTheme="majorBidi" w:cstheme="majorBidi"/>
          <w:color w:val="000000" w:themeColor="text1"/>
          <w:lang w:val="en-GB"/>
        </w:rPr>
        <w:t>. From the demand side, the sharp increase</w:t>
      </w:r>
      <w:ins w:id="8446" w:author="Jane Shaw" w:date="2015-10-23T13:14:00Z">
        <w:r w:rsidR="000A2AA8">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w:t>
      </w:r>
      <w:del w:id="8447" w:author="Jane Shaw" w:date="2015-10-23T13:13:00Z">
        <w:r w:rsidRPr="00F31509" w:rsidDel="000A2AA8">
          <w:rPr>
            <w:rFonts w:asciiTheme="majorBidi" w:eastAsia="Times New Roman" w:hAnsiTheme="majorBidi" w:cstheme="majorBidi"/>
            <w:color w:val="000000" w:themeColor="text1"/>
            <w:lang w:val="en-GB"/>
          </w:rPr>
          <w:delText xml:space="preserve">of </w:delText>
        </w:r>
      </w:del>
      <w:ins w:id="8448" w:author="Jane Shaw" w:date="2015-10-23T13:13:00Z">
        <w:r w:rsidR="000A2AA8">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herd sizes and animal production over </w:t>
      </w:r>
      <w:del w:id="8449" w:author="Jane Shaw" w:date="2015-10-23T13:14:00Z">
        <w:r w:rsidRPr="00F31509" w:rsidDel="000A2AA8">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past decades </w:t>
      </w:r>
      <w:del w:id="8450" w:author="Jane Shaw" w:date="2015-10-23T13:14:00Z">
        <w:r w:rsidRPr="00F31509" w:rsidDel="000A2AA8">
          <w:rPr>
            <w:rFonts w:asciiTheme="majorBidi" w:eastAsia="Times New Roman" w:hAnsiTheme="majorBidi" w:cstheme="majorBidi"/>
            <w:color w:val="000000" w:themeColor="text1"/>
            <w:lang w:val="en-GB"/>
          </w:rPr>
          <w:delText xml:space="preserve">certainly </w:delText>
        </w:r>
      </w:del>
      <w:r w:rsidRPr="00F31509">
        <w:rPr>
          <w:rFonts w:asciiTheme="majorBidi" w:eastAsia="Times New Roman" w:hAnsiTheme="majorBidi" w:cstheme="majorBidi"/>
          <w:color w:val="000000" w:themeColor="text1"/>
          <w:lang w:val="en-GB"/>
        </w:rPr>
        <w:t>can lead to higher feed use than supply</w:t>
      </w:r>
      <w:ins w:id="8451" w:author="Jane Shaw" w:date="2015-10-23T13:14:00Z">
        <w:r w:rsidR="000A2AA8">
          <w:rPr>
            <w:rFonts w:asciiTheme="majorBidi" w:eastAsia="Times New Roman" w:hAnsiTheme="majorBidi" w:cstheme="majorBidi"/>
            <w:color w:val="000000" w:themeColor="text1"/>
            <w:lang w:val="en-GB"/>
          </w:rPr>
          <w:t>-</w:t>
        </w:r>
      </w:ins>
      <w:del w:id="8452" w:author="Jane Shaw" w:date="2015-10-23T13:14:00Z">
        <w:r w:rsidRPr="00F31509" w:rsidDel="000A2AA8">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oriented allocations suggest. In addition, the growing intensification of animal husbandry has favoured the use of energy-rich grains, </w:t>
      </w:r>
      <w:del w:id="8453" w:author="Jane Shaw" w:date="2015-10-23T13:14:00Z">
        <w:r w:rsidRPr="00F31509" w:rsidDel="000A2AA8">
          <w:rPr>
            <w:rFonts w:asciiTheme="majorBidi" w:eastAsia="Times New Roman" w:hAnsiTheme="majorBidi" w:cstheme="majorBidi"/>
            <w:color w:val="000000" w:themeColor="text1"/>
            <w:lang w:val="en-GB"/>
          </w:rPr>
          <w:delText xml:space="preserve">in </w:delText>
        </w:r>
      </w:del>
      <w:r w:rsidRPr="00F31509">
        <w:rPr>
          <w:rFonts w:asciiTheme="majorBidi" w:eastAsia="Times New Roman" w:hAnsiTheme="majorBidi" w:cstheme="majorBidi"/>
          <w:color w:val="000000" w:themeColor="text1"/>
          <w:lang w:val="en-GB"/>
        </w:rPr>
        <w:t>particular</w:t>
      </w:r>
      <w:ins w:id="8454" w:author="Jane Shaw" w:date="2015-10-23T13:14:00Z">
        <w:r w:rsidR="000A2AA8">
          <w:rPr>
            <w:rFonts w:asciiTheme="majorBidi" w:eastAsia="Times New Roman" w:hAnsiTheme="majorBidi" w:cstheme="majorBidi"/>
            <w:color w:val="000000" w:themeColor="text1"/>
            <w:lang w:val="en-GB"/>
          </w:rPr>
          <w:t>ly</w:t>
        </w:r>
      </w:ins>
      <w:r w:rsidRPr="00F31509">
        <w:rPr>
          <w:rFonts w:asciiTheme="majorBidi" w:eastAsia="Times New Roman" w:hAnsiTheme="majorBidi" w:cstheme="majorBidi"/>
          <w:color w:val="000000" w:themeColor="text1"/>
          <w:lang w:val="en-GB"/>
        </w:rPr>
        <w:t xml:space="preserve"> maize. Combined with the shift towards pork and poultry, these factors support the </w:t>
      </w:r>
      <w:del w:id="8455" w:author="Jane Shaw" w:date="2015-10-23T13:14:00Z">
        <w:r w:rsidRPr="00F31509" w:rsidDel="000A2AA8">
          <w:rPr>
            <w:rFonts w:asciiTheme="majorBidi" w:eastAsia="Times New Roman" w:hAnsiTheme="majorBidi" w:cstheme="majorBidi"/>
            <w:color w:val="000000" w:themeColor="text1"/>
            <w:lang w:val="en-GB"/>
          </w:rPr>
          <w:delText xml:space="preserve">faster </w:delText>
        </w:r>
      </w:del>
      <w:ins w:id="8456" w:author="Jane Shaw" w:date="2015-10-23T13:14:00Z">
        <w:r w:rsidR="000A2AA8">
          <w:rPr>
            <w:rFonts w:asciiTheme="majorBidi" w:eastAsia="Times New Roman" w:hAnsiTheme="majorBidi" w:cstheme="majorBidi"/>
            <w:color w:val="000000" w:themeColor="text1"/>
            <w:lang w:val="en-GB"/>
          </w:rPr>
          <w:t xml:space="preserve">accelerated </w:t>
        </w:r>
      </w:ins>
      <w:r w:rsidRPr="00F31509">
        <w:rPr>
          <w:rFonts w:asciiTheme="majorBidi" w:eastAsia="Times New Roman" w:hAnsiTheme="majorBidi" w:cstheme="majorBidi"/>
          <w:color w:val="000000" w:themeColor="text1"/>
          <w:lang w:val="en-GB"/>
        </w:rPr>
        <w:t xml:space="preserve">increase of grains </w:t>
      </w:r>
      <w:del w:id="8457" w:author="Jane Shaw" w:date="2015-10-23T13:15:00Z">
        <w:r w:rsidRPr="00F31509" w:rsidDel="000A2AA8">
          <w:rPr>
            <w:rFonts w:asciiTheme="majorBidi" w:eastAsia="Times New Roman" w:hAnsiTheme="majorBidi" w:cstheme="majorBidi"/>
            <w:color w:val="000000" w:themeColor="text1"/>
            <w:lang w:val="en-GB"/>
          </w:rPr>
          <w:delText xml:space="preserve">produced </w:delText>
        </w:r>
      </w:del>
      <w:ins w:id="8458" w:author="Jane Shaw" w:date="2015-10-23T13:15:00Z">
        <w:r w:rsidR="000A2AA8">
          <w:rPr>
            <w:rFonts w:asciiTheme="majorBidi" w:eastAsia="Times New Roman" w:hAnsiTheme="majorBidi" w:cstheme="majorBidi"/>
            <w:color w:val="000000" w:themeColor="text1"/>
            <w:lang w:val="en-GB"/>
          </w:rPr>
          <w:t xml:space="preserve">estimated </w:t>
        </w:r>
      </w:ins>
      <w:r w:rsidRPr="00F31509">
        <w:rPr>
          <w:rFonts w:asciiTheme="majorBidi" w:eastAsia="Times New Roman" w:hAnsiTheme="majorBidi" w:cstheme="majorBidi"/>
          <w:color w:val="000000" w:themeColor="text1"/>
          <w:lang w:val="en-GB"/>
        </w:rPr>
        <w:t>in the new methodology (</w:t>
      </w:r>
      <w:ins w:id="8459" w:author="Jane Shaw" w:date="2015-10-23T13:15:00Z">
        <w:r w:rsidR="000A2AA8">
          <w:rPr>
            <w:rFonts w:asciiTheme="majorBidi" w:eastAsia="Times New Roman" w:hAnsiTheme="majorBidi" w:cstheme="majorBidi"/>
            <w:color w:val="000000" w:themeColor="text1"/>
            <w:lang w:val="en-GB"/>
          </w:rPr>
          <w:t>Figure 14</w:t>
        </w:r>
      </w:ins>
      <w:del w:id="8460" w:author="Jane Shaw" w:date="2015-10-23T13:15:00Z">
        <w:r w:rsidR="00E24798" w:rsidDel="000A2AA8">
          <w:fldChar w:fldCharType="begin"/>
        </w:r>
        <w:r w:rsidR="00E24798" w:rsidDel="000A2AA8">
          <w:delInstrText xml:space="preserve"> REF _Ref420081914 \h  \* MERGEFORMAT </w:delInstrText>
        </w:r>
        <w:r w:rsidR="00E24798" w:rsidDel="000A2AA8">
          <w:fldChar w:fldCharType="separate"/>
        </w:r>
        <w:r w:rsidR="00E24798" w:rsidRPr="00F31509" w:rsidDel="000A2AA8">
          <w:rPr>
            <w:rFonts w:asciiTheme="majorBidi" w:eastAsia="Times New Roman" w:hAnsiTheme="majorBidi" w:cstheme="majorBidi"/>
            <w:color w:val="000000" w:themeColor="text1"/>
            <w:lang w:val="en-GB"/>
          </w:rPr>
          <w:delText xml:space="preserve">Figure </w:delText>
        </w:r>
        <w:r w:rsidR="00E24798" w:rsidRPr="000F0B1C" w:rsidDel="000A2AA8">
          <w:rPr>
            <w:rFonts w:asciiTheme="majorBidi" w:eastAsia="Times New Roman" w:hAnsiTheme="majorBidi" w:cstheme="majorBidi"/>
            <w:color w:val="000000" w:themeColor="text1"/>
            <w:lang w:val="en-GB"/>
          </w:rPr>
          <w:delText>18</w:delText>
        </w:r>
        <w:r w:rsidR="00E24798" w:rsidDel="000A2AA8">
          <w:fldChar w:fldCharType="end"/>
        </w:r>
      </w:del>
      <w:r w:rsidRPr="00F31509">
        <w:rPr>
          <w:rFonts w:asciiTheme="majorBidi" w:eastAsia="Times New Roman" w:hAnsiTheme="majorBidi" w:cstheme="majorBidi"/>
          <w:color w:val="000000" w:themeColor="text1"/>
          <w:lang w:val="en-GB"/>
        </w:rPr>
        <w:t xml:space="preserve">). </w:t>
      </w:r>
      <w:del w:id="8461" w:author="Jane Shaw" w:date="2015-10-23T13:15:00Z">
        <w:r w:rsidRPr="00F31509" w:rsidDel="000A2AA8">
          <w:rPr>
            <w:rFonts w:asciiTheme="majorBidi" w:eastAsia="Times New Roman" w:hAnsiTheme="majorBidi" w:cstheme="majorBidi"/>
            <w:color w:val="000000" w:themeColor="text1"/>
            <w:lang w:val="en-GB"/>
          </w:rPr>
          <w:delText>What is more</w:delText>
        </w:r>
      </w:del>
      <w:ins w:id="8462" w:author="Jane Shaw" w:date="2015-10-23T13:15:00Z">
        <w:r w:rsidR="000A2AA8">
          <w:rPr>
            <w:rFonts w:asciiTheme="majorBidi" w:eastAsia="Times New Roman" w:hAnsiTheme="majorBidi" w:cstheme="majorBidi"/>
            <w:color w:val="000000" w:themeColor="text1"/>
            <w:lang w:val="en-GB"/>
          </w:rPr>
          <w:t>In addition</w:t>
        </w:r>
      </w:ins>
      <w:r w:rsidRPr="00F31509">
        <w:rPr>
          <w:rFonts w:asciiTheme="majorBidi" w:eastAsia="Times New Roman" w:hAnsiTheme="majorBidi" w:cstheme="majorBidi"/>
          <w:color w:val="000000" w:themeColor="text1"/>
          <w:lang w:val="en-GB"/>
        </w:rPr>
        <w:t>, feed use in aquaculture, which was not taken into account in the old methodology, has exhibited extraordinary growth</w:t>
      </w:r>
      <w:del w:id="8463" w:author="Jane Shaw" w:date="2015-10-23T13:15:00Z">
        <w:r w:rsidRPr="00F31509" w:rsidDel="000A2AA8">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also supports the faster increase produced by the new methodology. Perhaps </w:t>
      </w:r>
      <w:ins w:id="8464" w:author="Jane Shaw" w:date="2015-10-23T13:16:00Z">
        <w:r w:rsidR="000A2AA8">
          <w:rPr>
            <w:rFonts w:asciiTheme="majorBidi" w:eastAsia="Times New Roman" w:hAnsiTheme="majorBidi" w:cstheme="majorBidi"/>
            <w:color w:val="000000" w:themeColor="text1"/>
            <w:lang w:val="en-GB"/>
          </w:rPr>
          <w:t xml:space="preserve">of even greater importance is that </w:t>
        </w:r>
      </w:ins>
      <w:del w:id="8465" w:author="Jane Shaw" w:date="2015-10-23T13:16:00Z">
        <w:r w:rsidRPr="00F31509" w:rsidDel="000A2AA8">
          <w:rPr>
            <w:rFonts w:asciiTheme="majorBidi" w:eastAsia="Times New Roman" w:hAnsiTheme="majorBidi" w:cstheme="majorBidi"/>
            <w:color w:val="000000" w:themeColor="text1"/>
            <w:lang w:val="en-GB"/>
          </w:rPr>
          <w:delText xml:space="preserve">most importantly, it </w:delText>
        </w:r>
      </w:del>
      <w:ins w:id="8466" w:author="Jane Shaw" w:date="2015-10-23T13:16:00Z">
        <w:r w:rsidR="000A2AA8">
          <w:rPr>
            <w:rFonts w:asciiTheme="majorBidi" w:eastAsia="Times New Roman" w:hAnsiTheme="majorBidi" w:cstheme="majorBidi"/>
            <w:color w:val="000000" w:themeColor="text1"/>
            <w:lang w:val="en-GB"/>
          </w:rPr>
          <w:t xml:space="preserve">these findings </w:t>
        </w:r>
      </w:ins>
      <w:r w:rsidRPr="00F31509">
        <w:rPr>
          <w:rFonts w:asciiTheme="majorBidi" w:eastAsia="Times New Roman" w:hAnsiTheme="majorBidi" w:cstheme="majorBidi"/>
          <w:color w:val="000000" w:themeColor="text1"/>
          <w:lang w:val="en-GB"/>
        </w:rPr>
        <w:t>show</w:t>
      </w:r>
      <w:del w:id="8467" w:author="Jane Shaw" w:date="2015-10-23T13:16:00Z">
        <w:r w:rsidRPr="00F31509" w:rsidDel="000A2AA8">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del w:id="8468" w:author="Jane Shaw" w:date="2015-10-23T13:16:00Z">
        <w:r w:rsidRPr="00F31509" w:rsidDel="000A2AA8">
          <w:rPr>
            <w:rFonts w:asciiTheme="majorBidi" w:eastAsia="Times New Roman" w:hAnsiTheme="majorBidi" w:cstheme="majorBidi"/>
            <w:color w:val="000000" w:themeColor="text1"/>
            <w:lang w:val="en-GB"/>
          </w:rPr>
          <w:delText xml:space="preserve">that </w:delText>
        </w:r>
      </w:del>
      <w:ins w:id="8469" w:author="Jane Shaw" w:date="2015-10-23T13:16:00Z">
        <w:r w:rsidR="000A2AA8">
          <w:rPr>
            <w:rFonts w:asciiTheme="majorBidi" w:eastAsia="Times New Roman" w:hAnsiTheme="majorBidi" w:cstheme="majorBidi"/>
            <w:color w:val="000000" w:themeColor="text1"/>
            <w:lang w:val="en-GB"/>
          </w:rPr>
          <w:t xml:space="preserve">how </w:t>
        </w:r>
      </w:ins>
      <w:r w:rsidRPr="00F31509">
        <w:rPr>
          <w:rFonts w:asciiTheme="majorBidi" w:eastAsia="Times New Roman" w:hAnsiTheme="majorBidi" w:cstheme="majorBidi"/>
          <w:color w:val="000000" w:themeColor="text1"/>
          <w:lang w:val="en-GB"/>
        </w:rPr>
        <w:t xml:space="preserve">the results of the two approaches are much more different </w:t>
      </w:r>
      <w:ins w:id="8470" w:author="Jane Shaw" w:date="2015-10-23T13:16:00Z">
        <w:r w:rsidR="000A2AA8">
          <w:rPr>
            <w:rFonts w:asciiTheme="majorBidi" w:eastAsia="Times New Roman" w:hAnsiTheme="majorBidi" w:cstheme="majorBidi"/>
            <w:color w:val="000000" w:themeColor="text1"/>
            <w:lang w:val="en-GB"/>
          </w:rPr>
          <w:t xml:space="preserve">from each other </w:t>
        </w:r>
      </w:ins>
      <w:r w:rsidRPr="00F31509">
        <w:rPr>
          <w:rFonts w:asciiTheme="majorBidi" w:eastAsia="Times New Roman" w:hAnsiTheme="majorBidi" w:cstheme="majorBidi"/>
          <w:color w:val="000000" w:themeColor="text1"/>
          <w:lang w:val="en-GB"/>
        </w:rPr>
        <w:t xml:space="preserve">than </w:t>
      </w:r>
      <w:ins w:id="8471" w:author="Jane Shaw" w:date="2015-10-23T13:16:00Z">
        <w:r w:rsidR="000A2AA8">
          <w:rPr>
            <w:rFonts w:asciiTheme="majorBidi" w:eastAsia="Times New Roman" w:hAnsiTheme="majorBidi" w:cstheme="majorBidi"/>
            <w:color w:val="000000" w:themeColor="text1"/>
            <w:lang w:val="en-GB"/>
          </w:rPr>
          <w:t xml:space="preserve">Figure 14 </w:t>
        </w:r>
      </w:ins>
      <w:del w:id="8472" w:author="Jane Shaw" w:date="2015-10-23T13:16:00Z">
        <w:r w:rsidR="00E24798" w:rsidDel="000A2AA8">
          <w:fldChar w:fldCharType="begin"/>
        </w:r>
        <w:r w:rsidR="00E24798" w:rsidDel="000A2AA8">
          <w:delInstrText xml:space="preserve"> REF _Ref420081914 \h  \* MERGEFORMAT </w:delInstrText>
        </w:r>
        <w:r w:rsidR="00E24798" w:rsidDel="000A2AA8">
          <w:fldChar w:fldCharType="separate"/>
        </w:r>
        <w:r w:rsidR="00E24798" w:rsidRPr="00F31509" w:rsidDel="000A2AA8">
          <w:rPr>
            <w:rFonts w:asciiTheme="majorBidi" w:eastAsia="Times New Roman" w:hAnsiTheme="majorBidi" w:cstheme="majorBidi"/>
            <w:color w:val="000000" w:themeColor="text1"/>
            <w:lang w:val="en-GB"/>
          </w:rPr>
          <w:delText xml:space="preserve">Figure </w:delText>
        </w:r>
        <w:r w:rsidR="00E24798" w:rsidRPr="000F0B1C" w:rsidDel="000A2AA8">
          <w:rPr>
            <w:rFonts w:asciiTheme="majorBidi" w:eastAsia="Times New Roman" w:hAnsiTheme="majorBidi" w:cstheme="majorBidi"/>
            <w:color w:val="000000" w:themeColor="text1"/>
            <w:lang w:val="en-GB"/>
          </w:rPr>
          <w:delText>18</w:delText>
        </w:r>
        <w:r w:rsidR="00E24798" w:rsidDel="000A2AA8">
          <w:fldChar w:fldCharType="end"/>
        </w:r>
        <w:r w:rsidRPr="00F31509" w:rsidDel="000A2AA8">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suggests. Had aquaculture been taken into account in the old approach, the existing FAOSTAT estimates would have been higher by the equivalent of 47.3 million tonnes of aqu</w:t>
      </w:r>
      <w:del w:id="8473" w:author="Jane Shaw" w:date="2015-10-23T13:19:00Z">
        <w:r w:rsidRPr="00F31509" w:rsidDel="000A2AA8">
          <w:rPr>
            <w:rFonts w:asciiTheme="majorBidi" w:eastAsia="Times New Roman" w:hAnsiTheme="majorBidi" w:cstheme="majorBidi"/>
            <w:color w:val="000000" w:themeColor="text1"/>
            <w:lang w:val="en-GB"/>
          </w:rPr>
          <w:delText>a-fe</w:delText>
        </w:r>
      </w:del>
      <w:ins w:id="8474" w:author="Jane Shaw" w:date="2015-10-23T13:19:00Z">
        <w:r w:rsidR="000A2AA8">
          <w:rPr>
            <w:rFonts w:asciiTheme="majorBidi" w:eastAsia="Times New Roman" w:hAnsiTheme="majorBidi" w:cstheme="majorBidi"/>
            <w:color w:val="000000" w:themeColor="text1"/>
            <w:lang w:val="en-GB"/>
          </w:rPr>
          <w:t>afe</w:t>
        </w:r>
      </w:ins>
      <w:r w:rsidRPr="00F31509">
        <w:rPr>
          <w:rFonts w:asciiTheme="majorBidi" w:eastAsia="Times New Roman" w:hAnsiTheme="majorBidi" w:cstheme="majorBidi"/>
          <w:color w:val="000000" w:themeColor="text1"/>
          <w:lang w:val="en-GB"/>
        </w:rPr>
        <w:t>ed equivalents</w:t>
      </w:r>
      <w:r w:rsidRPr="00F31509">
        <w:rPr>
          <w:rStyle w:val="Rimandonotaapidipagina"/>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in 2012, while in 1992 only 5.9 million extra tonnes of aqu</w:t>
      </w:r>
      <w:del w:id="8489" w:author="Jane Shaw" w:date="2015-10-23T13:19:00Z">
        <w:r w:rsidRPr="00F31509" w:rsidDel="000A2AA8">
          <w:rPr>
            <w:rFonts w:asciiTheme="majorBidi" w:eastAsia="Times New Roman" w:hAnsiTheme="majorBidi" w:cstheme="majorBidi"/>
            <w:color w:val="000000" w:themeColor="text1"/>
            <w:lang w:val="en-GB"/>
          </w:rPr>
          <w:delText>a-fe</w:delText>
        </w:r>
      </w:del>
      <w:ins w:id="8490" w:author="Jane Shaw" w:date="2015-10-23T13:19:00Z">
        <w:r w:rsidR="000A2AA8">
          <w:rPr>
            <w:rFonts w:asciiTheme="majorBidi" w:eastAsia="Times New Roman" w:hAnsiTheme="majorBidi" w:cstheme="majorBidi"/>
            <w:color w:val="000000" w:themeColor="text1"/>
            <w:lang w:val="en-GB"/>
          </w:rPr>
          <w:t>afe</w:t>
        </w:r>
      </w:ins>
      <w:r w:rsidRPr="00F31509">
        <w:rPr>
          <w:rFonts w:asciiTheme="majorBidi" w:eastAsia="Times New Roman" w:hAnsiTheme="majorBidi" w:cstheme="majorBidi"/>
          <w:color w:val="000000" w:themeColor="text1"/>
          <w:lang w:val="en-GB"/>
        </w:rPr>
        <w:t xml:space="preserve">ed equivalents are not considered. </w:t>
      </w:r>
    </w:p>
    <w:p w14:paraId="6D989F5C" w14:textId="55266B4E"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del w:id="8491" w:author="Jane Shaw" w:date="2015-10-23T13:21:00Z">
        <w:r w:rsidRPr="00F31509" w:rsidDel="00EF4981">
          <w:rPr>
            <w:rFonts w:asciiTheme="majorBidi" w:hAnsiTheme="majorBidi" w:cstheme="majorBidi"/>
            <w:color w:val="000000" w:themeColor="text1"/>
            <w:lang w:val="en-GB"/>
          </w:rPr>
          <w:delText>Secondly</w:delText>
        </w:r>
      </w:del>
      <w:ins w:id="8492" w:author="Jane Shaw" w:date="2015-10-23T13:21:00Z">
        <w:r w:rsidR="00EF4981">
          <w:rPr>
            <w:rFonts w:asciiTheme="majorBidi" w:hAnsiTheme="majorBidi" w:cstheme="majorBidi"/>
            <w:color w:val="000000" w:themeColor="text1"/>
            <w:lang w:val="en-GB"/>
          </w:rPr>
          <w:t>Another explanation of the faster increase is that</w:t>
        </w:r>
      </w:ins>
      <w:del w:id="8493" w:author="Jane Shaw" w:date="2015-10-23T13:21:00Z">
        <w:r w:rsidRPr="00F31509" w:rsidDel="00EF4981">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the new methodology suggests more variation of feed use over time. It seems </w:t>
      </w:r>
      <w:del w:id="8494" w:author="Jane Shaw" w:date="2015-10-23T13:21:00Z">
        <w:r w:rsidRPr="00F31509" w:rsidDel="00EF4981">
          <w:rPr>
            <w:rFonts w:asciiTheme="majorBidi" w:hAnsiTheme="majorBidi" w:cstheme="majorBidi"/>
            <w:color w:val="000000" w:themeColor="text1"/>
            <w:lang w:val="en-GB"/>
          </w:rPr>
          <w:delText xml:space="preserve">to be </w:delText>
        </w:r>
      </w:del>
      <w:r w:rsidRPr="00F31509">
        <w:rPr>
          <w:rFonts w:asciiTheme="majorBidi" w:hAnsiTheme="majorBidi" w:cstheme="majorBidi"/>
          <w:color w:val="000000" w:themeColor="text1"/>
          <w:lang w:val="en-GB"/>
        </w:rPr>
        <w:t xml:space="preserve">counterintuitive </w:t>
      </w:r>
      <w:ins w:id="8495" w:author="Jane Shaw" w:date="2015-10-23T13:21:00Z">
        <w:r w:rsidR="00EF4981">
          <w:rPr>
            <w:rFonts w:asciiTheme="majorBidi" w:hAnsiTheme="majorBidi" w:cstheme="majorBidi"/>
            <w:color w:val="000000" w:themeColor="text1"/>
            <w:lang w:val="en-GB"/>
          </w:rPr>
          <w:t xml:space="preserve">to believe </w:t>
        </w:r>
      </w:ins>
      <w:r w:rsidRPr="00F31509">
        <w:rPr>
          <w:rFonts w:asciiTheme="majorBidi" w:hAnsiTheme="majorBidi" w:cstheme="majorBidi"/>
          <w:color w:val="000000" w:themeColor="text1"/>
          <w:lang w:val="en-GB"/>
        </w:rPr>
        <w:t xml:space="preserve">that cereal feed use is </w:t>
      </w:r>
      <w:del w:id="8496" w:author="Jane Shaw" w:date="2015-10-23T13:21:00Z">
        <w:r w:rsidRPr="00F31509" w:rsidDel="00EF4981">
          <w:rPr>
            <w:rFonts w:asciiTheme="majorBidi" w:hAnsiTheme="majorBidi" w:cstheme="majorBidi"/>
            <w:color w:val="000000" w:themeColor="text1"/>
            <w:lang w:val="en-GB"/>
          </w:rPr>
          <w:delText xml:space="preserve">actually </w:delText>
        </w:r>
      </w:del>
      <w:r w:rsidRPr="00F31509">
        <w:rPr>
          <w:rFonts w:asciiTheme="majorBidi" w:hAnsiTheme="majorBidi" w:cstheme="majorBidi"/>
          <w:color w:val="000000" w:themeColor="text1"/>
          <w:lang w:val="en-GB"/>
        </w:rPr>
        <w:t xml:space="preserve">steady over time. Feed is at least the second </w:t>
      </w:r>
      <w:del w:id="8497" w:author="Jane Shaw" w:date="2015-10-23T13:22:00Z">
        <w:r w:rsidRPr="00F31509" w:rsidDel="00EF4981">
          <w:rPr>
            <w:rFonts w:asciiTheme="majorBidi" w:hAnsiTheme="majorBidi" w:cstheme="majorBidi"/>
            <w:color w:val="000000" w:themeColor="text1"/>
            <w:lang w:val="en-GB"/>
          </w:rPr>
          <w:delText xml:space="preserve">biggest </w:delText>
        </w:r>
      </w:del>
      <w:ins w:id="8498" w:author="Jane Shaw" w:date="2015-10-23T13:22:00Z">
        <w:r w:rsidR="00EF4981">
          <w:rPr>
            <w:rFonts w:asciiTheme="majorBidi" w:hAnsiTheme="majorBidi" w:cstheme="majorBidi"/>
            <w:color w:val="000000" w:themeColor="text1"/>
            <w:lang w:val="en-GB"/>
          </w:rPr>
          <w:t xml:space="preserve">largest </w:t>
        </w:r>
      </w:ins>
      <w:r w:rsidRPr="00F31509">
        <w:rPr>
          <w:rFonts w:asciiTheme="majorBidi" w:hAnsiTheme="majorBidi" w:cstheme="majorBidi"/>
          <w:color w:val="000000" w:themeColor="text1"/>
          <w:lang w:val="en-GB"/>
        </w:rPr>
        <w:t xml:space="preserve">factor </w:t>
      </w:r>
      <w:del w:id="8499" w:author="Jane Shaw" w:date="2015-10-23T13:22:00Z">
        <w:r w:rsidRPr="00F31509" w:rsidDel="00EF4981">
          <w:rPr>
            <w:rFonts w:asciiTheme="majorBidi" w:hAnsiTheme="majorBidi" w:cstheme="majorBidi"/>
            <w:color w:val="000000" w:themeColor="text1"/>
            <w:lang w:val="en-GB"/>
          </w:rPr>
          <w:delText xml:space="preserve">of </w:delText>
        </w:r>
      </w:del>
      <w:ins w:id="8500" w:author="Jane Shaw" w:date="2015-10-23T13:22:00Z">
        <w:r w:rsidR="00EF4981">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 xml:space="preserve">disappearance for most cereals. </w:t>
      </w:r>
      <w:del w:id="8501" w:author="Jane Shaw" w:date="2015-10-23T13:22:00Z">
        <w:r w:rsidRPr="00F31509" w:rsidDel="00EF4981">
          <w:rPr>
            <w:rFonts w:asciiTheme="majorBidi" w:hAnsiTheme="majorBidi" w:cstheme="majorBidi"/>
            <w:color w:val="000000" w:themeColor="text1"/>
            <w:lang w:val="en-GB"/>
          </w:rPr>
          <w:delText xml:space="preserve">Since </w:delText>
        </w:r>
      </w:del>
      <w:ins w:id="8502" w:author="Jane Shaw" w:date="2015-10-23T13:22:00Z">
        <w:r w:rsidR="00EF4981">
          <w:rPr>
            <w:rFonts w:asciiTheme="majorBidi" w:hAnsiTheme="majorBidi" w:cstheme="majorBidi"/>
            <w:color w:val="000000" w:themeColor="text1"/>
            <w:lang w:val="en-GB"/>
          </w:rPr>
          <w:t xml:space="preserve">As </w:t>
        </w:r>
      </w:ins>
      <w:r w:rsidRPr="00F31509">
        <w:rPr>
          <w:rFonts w:asciiTheme="majorBidi" w:hAnsiTheme="majorBidi" w:cstheme="majorBidi"/>
          <w:color w:val="000000" w:themeColor="text1"/>
          <w:lang w:val="en-GB"/>
        </w:rPr>
        <w:t xml:space="preserve">food use tends to </w:t>
      </w:r>
      <w:del w:id="8503" w:author="Jane Shaw" w:date="2015-10-23T13:22:00Z">
        <w:r w:rsidRPr="00F31509" w:rsidDel="00EF4981">
          <w:rPr>
            <w:rFonts w:asciiTheme="majorBidi" w:hAnsiTheme="majorBidi" w:cstheme="majorBidi"/>
            <w:color w:val="000000" w:themeColor="text1"/>
            <w:lang w:val="en-GB"/>
          </w:rPr>
          <w:delText xml:space="preserve">be </w:delText>
        </w:r>
      </w:del>
      <w:ins w:id="8504" w:author="Jane Shaw" w:date="2015-10-23T13:22:00Z">
        <w:r w:rsidR="00EF4981">
          <w:rPr>
            <w:rFonts w:asciiTheme="majorBidi" w:hAnsiTheme="majorBidi" w:cstheme="majorBidi"/>
            <w:color w:val="000000" w:themeColor="text1"/>
            <w:lang w:val="en-GB"/>
          </w:rPr>
          <w:t xml:space="preserve">remain </w:t>
        </w:r>
      </w:ins>
      <w:r w:rsidRPr="00F31509">
        <w:rPr>
          <w:rFonts w:asciiTheme="majorBidi" w:hAnsiTheme="majorBidi" w:cstheme="majorBidi"/>
          <w:color w:val="000000" w:themeColor="text1"/>
          <w:lang w:val="en-GB"/>
        </w:rPr>
        <w:t xml:space="preserve">stable </w:t>
      </w:r>
      <w:del w:id="8505" w:author="Jane Shaw" w:date="2015-10-23T13:22:00Z">
        <w:r w:rsidRPr="00F31509" w:rsidDel="00EF4981">
          <w:rPr>
            <w:rFonts w:asciiTheme="majorBidi" w:hAnsiTheme="majorBidi" w:cstheme="majorBidi"/>
            <w:color w:val="000000" w:themeColor="text1"/>
            <w:lang w:val="en-GB"/>
          </w:rPr>
          <w:delText xml:space="preserve">if </w:delText>
        </w:r>
      </w:del>
      <w:ins w:id="8506" w:author="Jane Shaw" w:date="2015-10-23T13:22:00Z">
        <w:r w:rsidR="00EF4981">
          <w:rPr>
            <w:rFonts w:asciiTheme="majorBidi" w:hAnsiTheme="majorBidi" w:cstheme="majorBidi"/>
            <w:color w:val="000000" w:themeColor="text1"/>
            <w:lang w:val="en-GB"/>
          </w:rPr>
          <w:t xml:space="preserve">when </w:t>
        </w:r>
      </w:ins>
      <w:r w:rsidRPr="00F31509">
        <w:rPr>
          <w:rFonts w:asciiTheme="majorBidi" w:hAnsiTheme="majorBidi" w:cstheme="majorBidi"/>
          <w:color w:val="000000" w:themeColor="text1"/>
          <w:lang w:val="en-GB"/>
        </w:rPr>
        <w:t xml:space="preserve">commodity availability varies, feed is expected to absorb parts of </w:t>
      </w:r>
      <w:ins w:id="8507" w:author="Jane Shaw" w:date="2015-10-23T13:22:00Z">
        <w:r w:rsidR="00EF4981">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variation </w:t>
      </w:r>
      <w:del w:id="8508" w:author="Jane Shaw" w:date="2015-10-23T13:22:00Z">
        <w:r w:rsidRPr="00F31509" w:rsidDel="00EF4981">
          <w:rPr>
            <w:rFonts w:asciiTheme="majorBidi" w:hAnsiTheme="majorBidi" w:cstheme="majorBidi"/>
            <w:color w:val="000000" w:themeColor="text1"/>
            <w:lang w:val="en-GB"/>
          </w:rPr>
          <w:delText xml:space="preserve">as determined by </w:delText>
        </w:r>
      </w:del>
      <w:ins w:id="8509" w:author="Jane Shaw" w:date="2015-10-23T13:22:00Z">
        <w:r w:rsidR="00EF4981">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availability.</w:t>
      </w:r>
    </w:p>
    <w:p w14:paraId="132671BA" w14:textId="471CE8BF" w:rsidR="004F65E4" w:rsidRPr="00F31509" w:rsidRDefault="00EF4981" w:rsidP="003C4E96">
      <w:pPr>
        <w:tabs>
          <w:tab w:val="left" w:pos="851"/>
          <w:tab w:val="left" w:pos="3816"/>
        </w:tabs>
        <w:jc w:val="both"/>
        <w:rPr>
          <w:rFonts w:asciiTheme="majorBidi" w:hAnsiTheme="majorBidi" w:cstheme="majorBidi"/>
          <w:color w:val="000000" w:themeColor="text1"/>
          <w:lang w:val="en-GB"/>
        </w:rPr>
      </w:pPr>
      <w:ins w:id="8510" w:author="Jane Shaw" w:date="2015-10-23T13:23:00Z">
        <w:r>
          <w:rPr>
            <w:rFonts w:asciiTheme="majorBidi" w:hAnsiTheme="majorBidi" w:cstheme="majorBidi"/>
            <w:color w:val="000000" w:themeColor="text1"/>
            <w:lang w:val="en-GB"/>
          </w:rPr>
          <w:t xml:space="preserve">A </w:t>
        </w:r>
      </w:ins>
      <w:r w:rsidRPr="00F31509">
        <w:rPr>
          <w:rFonts w:asciiTheme="majorBidi" w:hAnsiTheme="majorBidi" w:cstheme="majorBidi"/>
          <w:color w:val="000000" w:themeColor="text1"/>
          <w:lang w:val="en-GB"/>
        </w:rPr>
        <w:t>third</w:t>
      </w:r>
      <w:ins w:id="8511" w:author="Jane Shaw" w:date="2015-10-23T13:23:00Z">
        <w:r>
          <w:rPr>
            <w:rFonts w:asciiTheme="majorBidi" w:hAnsiTheme="majorBidi" w:cstheme="majorBidi"/>
            <w:color w:val="000000" w:themeColor="text1"/>
            <w:lang w:val="en-GB"/>
          </w:rPr>
          <w:t xml:space="preserve"> explanation is that </w:t>
        </w:r>
      </w:ins>
      <w:del w:id="8512" w:author="Jane Shaw" w:date="2015-10-23T13:23:00Z">
        <w:r w:rsidRPr="00F31509" w:rsidDel="00EF4981">
          <w:rPr>
            <w:rFonts w:asciiTheme="majorBidi" w:hAnsiTheme="majorBidi" w:cstheme="majorBidi"/>
            <w:color w:val="000000" w:themeColor="text1"/>
            <w:lang w:val="en-GB"/>
          </w:rPr>
          <w:delText>ly</w:delText>
        </w:r>
        <w:r w:rsidR="004F65E4" w:rsidRPr="00F31509" w:rsidDel="00EF4981">
          <w:rPr>
            <w:rFonts w:asciiTheme="majorBidi" w:hAnsiTheme="majorBidi" w:cstheme="majorBidi"/>
            <w:color w:val="000000" w:themeColor="text1"/>
            <w:lang w:val="en-GB"/>
          </w:rPr>
          <w:delText xml:space="preserve">, </w:delText>
        </w:r>
      </w:del>
      <w:r w:rsidR="004F65E4" w:rsidRPr="00F31509">
        <w:rPr>
          <w:rFonts w:asciiTheme="majorBidi" w:hAnsiTheme="majorBidi" w:cstheme="majorBidi"/>
          <w:color w:val="000000" w:themeColor="text1"/>
          <w:lang w:val="en-GB"/>
        </w:rPr>
        <w:t>while the global use estimates may not be entirely dissimilar, even after accounting for aqu</w:t>
      </w:r>
      <w:del w:id="8513" w:author="Jane Shaw" w:date="2015-10-23T13:19:00Z">
        <w:r w:rsidR="004F65E4" w:rsidRPr="00F31509" w:rsidDel="000A2AA8">
          <w:rPr>
            <w:rFonts w:asciiTheme="majorBidi" w:hAnsiTheme="majorBidi" w:cstheme="majorBidi"/>
            <w:color w:val="000000" w:themeColor="text1"/>
            <w:lang w:val="en-GB"/>
          </w:rPr>
          <w:delText>a-fe</w:delText>
        </w:r>
      </w:del>
      <w:ins w:id="8514" w:author="Jane Shaw" w:date="2015-10-23T13:19:00Z">
        <w:r w:rsidR="000A2AA8">
          <w:rPr>
            <w:rFonts w:asciiTheme="majorBidi" w:hAnsiTheme="majorBidi" w:cstheme="majorBidi"/>
            <w:color w:val="000000" w:themeColor="text1"/>
            <w:lang w:val="en-GB"/>
          </w:rPr>
          <w:t>afe</w:t>
        </w:r>
      </w:ins>
      <w:r w:rsidR="004F65E4" w:rsidRPr="00F31509">
        <w:rPr>
          <w:rFonts w:asciiTheme="majorBidi" w:hAnsiTheme="majorBidi" w:cstheme="majorBidi"/>
          <w:color w:val="000000" w:themeColor="text1"/>
          <w:lang w:val="en-GB"/>
        </w:rPr>
        <w:t>ed and feedstuffs for camels, horses, etc. there are considerable differences across countries, which cancel out in the global aggregate</w:t>
      </w:r>
      <w:ins w:id="8515" w:author="Jane Shaw" w:date="2015-10-23T13:19:00Z">
        <w:r w:rsidR="000A2AA8">
          <w:rPr>
            <w:rFonts w:asciiTheme="majorBidi" w:hAnsiTheme="majorBidi" w:cstheme="majorBidi"/>
            <w:color w:val="000000" w:themeColor="text1"/>
            <w:lang w:val="en-GB"/>
          </w:rPr>
          <w:t>.</w:t>
        </w:r>
      </w:ins>
    </w:p>
    <w:p w14:paraId="44E5B63A" w14:textId="49371085" w:rsidR="004F65E4" w:rsidRPr="00F31509" w:rsidRDefault="004F65E4" w:rsidP="00312896">
      <w:pPr>
        <w:pStyle w:val="Titolo4"/>
        <w:rPr>
          <w:rFonts w:asciiTheme="majorBidi" w:hAnsiTheme="majorBidi" w:cstheme="majorBidi"/>
          <w:lang w:val="en-GB"/>
        </w:rPr>
      </w:pPr>
      <w:bookmarkStart w:id="8516" w:name="_Toc421025875"/>
      <w:r w:rsidRPr="00F31509">
        <w:rPr>
          <w:rFonts w:asciiTheme="majorBidi" w:hAnsiTheme="majorBidi" w:cstheme="majorBidi"/>
          <w:lang w:val="en-GB"/>
        </w:rPr>
        <w:t xml:space="preserve">Consistency and </w:t>
      </w:r>
      <w:r w:rsidR="00EF4981" w:rsidRPr="00F31509">
        <w:rPr>
          <w:rFonts w:asciiTheme="majorBidi" w:hAnsiTheme="majorBidi" w:cstheme="majorBidi"/>
          <w:lang w:val="en-GB"/>
        </w:rPr>
        <w:t xml:space="preserve">quality </w:t>
      </w:r>
      <w:r w:rsidRPr="00F31509">
        <w:rPr>
          <w:rFonts w:asciiTheme="majorBidi" w:hAnsiTheme="majorBidi" w:cstheme="majorBidi"/>
          <w:lang w:val="en-GB"/>
        </w:rPr>
        <w:t>checks of feed allocations</w:t>
      </w:r>
      <w:bookmarkEnd w:id="8516"/>
    </w:p>
    <w:p w14:paraId="3B8C97C0" w14:textId="17176FC1"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w:t>
      </w:r>
      <w:ins w:id="8517" w:author="Jane Shaw" w:date="2015-10-23T13:23:00Z">
        <w:r w:rsidR="00EF4981">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knowledge</w:t>
      </w:r>
      <w:ins w:id="8518" w:author="Jane Shaw" w:date="2015-10-23T13:23:00Z">
        <w:r w:rsidR="00EF4981">
          <w:rPr>
            <w:rFonts w:asciiTheme="majorBidi" w:eastAsia="Times New Roman" w:hAnsiTheme="majorBidi" w:cstheme="majorBidi"/>
            <w:color w:val="000000" w:themeColor="text1"/>
            <w:lang w:val="en-GB"/>
          </w:rPr>
          <w:t>-</w:t>
        </w:r>
      </w:ins>
      <w:del w:id="8519" w:author="Jane Shaw" w:date="2015-10-23T13:23:00Z">
        <w:r w:rsidRPr="00F31509" w:rsidDel="00EF4981">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intensive, it </w:t>
      </w:r>
      <w:del w:id="8520" w:author="Jane Shaw" w:date="2015-10-23T13:23:00Z">
        <w:r w:rsidRPr="00F31509" w:rsidDel="00EF4981">
          <w:rPr>
            <w:rFonts w:asciiTheme="majorBidi" w:eastAsia="Times New Roman" w:hAnsiTheme="majorBidi" w:cstheme="majorBidi"/>
            <w:color w:val="000000" w:themeColor="text1"/>
            <w:lang w:val="en-GB"/>
          </w:rPr>
          <w:delText xml:space="preserve">nevertheless </w:delText>
        </w:r>
      </w:del>
      <w:r w:rsidRPr="00F31509">
        <w:rPr>
          <w:rFonts w:asciiTheme="majorBidi" w:eastAsia="Times New Roman" w:hAnsiTheme="majorBidi" w:cstheme="majorBidi"/>
          <w:color w:val="000000" w:themeColor="text1"/>
          <w:lang w:val="en-GB"/>
        </w:rPr>
        <w:t xml:space="preserve">allows consistency checks of feed allocation </w:t>
      </w:r>
      <w:del w:id="8521" w:author="Jane Shaw" w:date="2015-10-23T13:23:00Z">
        <w:r w:rsidRPr="00F31509" w:rsidDel="00EF4981">
          <w:rPr>
            <w:rFonts w:asciiTheme="majorBidi" w:eastAsia="Times New Roman" w:hAnsiTheme="majorBidi" w:cstheme="majorBidi"/>
            <w:color w:val="000000" w:themeColor="text1"/>
            <w:lang w:val="en-GB"/>
          </w:rPr>
          <w:delText>vs</w:delText>
        </w:r>
        <w:r w:rsidR="00C62BEB" w:rsidRPr="00F31509" w:rsidDel="00EF4981">
          <w:rPr>
            <w:rFonts w:asciiTheme="majorBidi" w:eastAsia="Times New Roman" w:hAnsiTheme="majorBidi" w:cstheme="majorBidi"/>
            <w:color w:val="000000" w:themeColor="text1"/>
            <w:lang w:val="en-GB"/>
          </w:rPr>
          <w:delText>.</w:delText>
        </w:r>
        <w:r w:rsidRPr="00F31509" w:rsidDel="00EF4981">
          <w:rPr>
            <w:rFonts w:asciiTheme="majorBidi" w:eastAsia="Times New Roman" w:hAnsiTheme="majorBidi" w:cstheme="majorBidi"/>
            <w:color w:val="000000" w:themeColor="text1"/>
            <w:lang w:val="en-GB"/>
          </w:rPr>
          <w:delText xml:space="preserve"> </w:delText>
        </w:r>
      </w:del>
      <w:ins w:id="8522" w:author="Jane Shaw" w:date="2015-10-23T13:23:00Z">
        <w:r w:rsidR="00EF4981">
          <w:rPr>
            <w:rFonts w:asciiTheme="majorBidi" w:eastAsia="Times New Roman" w:hAnsiTheme="majorBidi" w:cstheme="majorBidi"/>
            <w:color w:val="000000" w:themeColor="text1"/>
            <w:lang w:val="en-GB"/>
          </w:rPr>
          <w:t xml:space="preserve">against </w:t>
        </w:r>
      </w:ins>
      <w:r w:rsidRPr="00F31509">
        <w:rPr>
          <w:rFonts w:asciiTheme="majorBidi" w:eastAsia="Times New Roman" w:hAnsiTheme="majorBidi" w:cstheme="majorBidi"/>
          <w:color w:val="000000" w:themeColor="text1"/>
          <w:lang w:val="en-GB"/>
        </w:rPr>
        <w:t>the amount</w:t>
      </w:r>
      <w:ins w:id="8523" w:author="Jane Shaw" w:date="2015-10-23T13:24:00Z">
        <w:r w:rsidR="00EF4981">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nutrients that are required to produce the animal products reported by a country.</w:t>
      </w:r>
    </w:p>
    <w:p w14:paraId="1BA681EF" w14:textId="44CB65F0" w:rsidR="004F65E4" w:rsidRPr="00EF4981" w:rsidDel="00EF4981" w:rsidRDefault="004F65E4" w:rsidP="004F65E4">
      <w:pPr>
        <w:rPr>
          <w:del w:id="8524" w:author="Jane Shaw" w:date="2015-10-23T13:24:00Z"/>
          <w:rFonts w:asciiTheme="majorBidi" w:hAnsiTheme="majorBidi" w:cstheme="majorBidi"/>
          <w:i/>
          <w:color w:val="000000" w:themeColor="text1"/>
          <w:lang w:val="en-GB"/>
        </w:rPr>
      </w:pPr>
      <w:r w:rsidRPr="00EF4981">
        <w:rPr>
          <w:rFonts w:asciiTheme="majorBidi" w:hAnsiTheme="majorBidi" w:cstheme="majorBidi"/>
          <w:b/>
          <w:i/>
          <w:color w:val="000000" w:themeColor="text1"/>
          <w:lang w:val="en-GB"/>
          <w:rPrChange w:id="8525" w:author="Jane Shaw" w:date="2015-10-23T13:24:00Z">
            <w:rPr>
              <w:rFonts w:asciiTheme="majorBidi" w:hAnsiTheme="majorBidi" w:cstheme="majorBidi"/>
              <w:i/>
              <w:color w:val="000000" w:themeColor="text1"/>
              <w:lang w:val="en-GB"/>
            </w:rPr>
          </w:rPrChange>
        </w:rPr>
        <w:t>Negative protein balance</w:t>
      </w:r>
      <w:ins w:id="8526" w:author="Jane Shaw" w:date="2015-11-07T19:39:00Z">
        <w:r w:rsidR="00B53C20">
          <w:rPr>
            <w:rFonts w:asciiTheme="majorBidi" w:hAnsiTheme="majorBidi" w:cstheme="majorBidi"/>
            <w:b/>
            <w:i/>
            <w:color w:val="000000" w:themeColor="text1"/>
            <w:lang w:val="en-GB"/>
          </w:rPr>
          <w:t>s</w:t>
        </w:r>
      </w:ins>
      <w:ins w:id="8527" w:author="Jane Shaw" w:date="2015-10-23T13:24:00Z">
        <w:r w:rsidR="00EF4981" w:rsidRPr="00EF4981">
          <w:rPr>
            <w:rFonts w:asciiTheme="majorBidi" w:hAnsiTheme="majorBidi" w:cstheme="majorBidi"/>
            <w:b/>
            <w:i/>
            <w:color w:val="000000" w:themeColor="text1"/>
            <w:lang w:val="en-GB"/>
            <w:rPrChange w:id="8528" w:author="Jane Shaw" w:date="2015-10-23T13:24:00Z">
              <w:rPr>
                <w:rFonts w:asciiTheme="majorBidi" w:hAnsiTheme="majorBidi" w:cstheme="majorBidi"/>
                <w:i/>
                <w:color w:val="000000" w:themeColor="text1"/>
                <w:lang w:val="en-GB"/>
              </w:rPr>
            </w:rPrChange>
          </w:rPr>
          <w:t xml:space="preserve">: </w:t>
        </w:r>
      </w:ins>
      <w:del w:id="8529" w:author="Jane Shaw" w:date="2015-10-23T13:24:00Z">
        <w:r w:rsidRPr="00EF4981" w:rsidDel="00EF4981">
          <w:rPr>
            <w:rFonts w:asciiTheme="majorBidi" w:hAnsiTheme="majorBidi" w:cstheme="majorBidi"/>
            <w:b/>
            <w:i/>
            <w:color w:val="000000" w:themeColor="text1"/>
            <w:lang w:val="en-GB"/>
            <w:rPrChange w:id="8530" w:author="Jane Shaw" w:date="2015-10-23T13:24:00Z">
              <w:rPr>
                <w:rFonts w:asciiTheme="majorBidi" w:hAnsiTheme="majorBidi" w:cstheme="majorBidi"/>
                <w:i/>
                <w:color w:val="000000" w:themeColor="text1"/>
                <w:lang w:val="en-GB"/>
              </w:rPr>
            </w:rPrChange>
          </w:rPr>
          <w:delText xml:space="preserve"> </w:delText>
        </w:r>
      </w:del>
    </w:p>
    <w:p w14:paraId="5DD377DA" w14:textId="4FB702F9" w:rsidR="004F65E4" w:rsidRPr="00EF4981" w:rsidRDefault="00EF4981">
      <w:pPr>
        <w:jc w:val="both"/>
        <w:rPr>
          <w:rFonts w:asciiTheme="majorBidi" w:hAnsiTheme="majorBidi" w:cstheme="majorBidi"/>
          <w:color w:val="000000" w:themeColor="text1"/>
          <w:lang w:val="en-GB"/>
        </w:rPr>
        <w:pPrChange w:id="8531" w:author="Jane Shaw" w:date="2015-10-23T13:25:00Z">
          <w:pPr>
            <w:tabs>
              <w:tab w:val="left" w:pos="851"/>
              <w:tab w:val="left" w:pos="3816"/>
            </w:tabs>
            <w:jc w:val="both"/>
          </w:pPr>
        </w:pPrChange>
      </w:pPr>
      <w:ins w:id="8532" w:author="Jane Shaw" w:date="2015-10-23T13:24:00Z">
        <w:r>
          <w:rPr>
            <w:rFonts w:asciiTheme="majorBidi" w:hAnsiTheme="majorBidi" w:cstheme="majorBidi"/>
            <w:color w:val="000000" w:themeColor="text1"/>
            <w:lang w:val="en-GB"/>
          </w:rPr>
          <w:t>It can be a</w:t>
        </w:r>
      </w:ins>
      <w:del w:id="8533" w:author="Jane Shaw" w:date="2015-10-23T13:24:00Z">
        <w:r w:rsidR="004F65E4" w:rsidRPr="00EF4981" w:rsidDel="00EF4981">
          <w:rPr>
            <w:rFonts w:asciiTheme="majorBidi" w:hAnsiTheme="majorBidi" w:cstheme="majorBidi"/>
            <w:color w:val="000000" w:themeColor="text1"/>
            <w:lang w:val="en-GB"/>
          </w:rPr>
          <w:delText>A</w:delText>
        </w:r>
      </w:del>
      <w:r w:rsidR="004F65E4" w:rsidRPr="00EF4981">
        <w:rPr>
          <w:rFonts w:asciiTheme="majorBidi" w:hAnsiTheme="majorBidi" w:cstheme="majorBidi"/>
          <w:color w:val="000000" w:themeColor="text1"/>
          <w:lang w:val="en-GB"/>
        </w:rPr>
        <w:t>rgu</w:t>
      </w:r>
      <w:del w:id="8534" w:author="Jane Shaw" w:date="2015-10-23T13:25:00Z">
        <w:r w:rsidR="004F65E4" w:rsidRPr="00EF4981" w:rsidDel="00EF4981">
          <w:rPr>
            <w:rFonts w:asciiTheme="majorBidi" w:hAnsiTheme="majorBidi" w:cstheme="majorBidi"/>
            <w:color w:val="000000" w:themeColor="text1"/>
            <w:lang w:val="en-GB"/>
          </w:rPr>
          <w:delText xml:space="preserve">ably, </w:delText>
        </w:r>
      </w:del>
      <w:ins w:id="8535" w:author="Jane Shaw" w:date="2015-10-23T13:25:00Z">
        <w:r>
          <w:rPr>
            <w:rFonts w:asciiTheme="majorBidi" w:hAnsiTheme="majorBidi" w:cstheme="majorBidi"/>
            <w:color w:val="000000" w:themeColor="text1"/>
            <w:lang w:val="en-GB"/>
          </w:rPr>
          <w:t xml:space="preserve">ed that </w:t>
        </w:r>
      </w:ins>
      <w:del w:id="8536" w:author="Jane Shaw" w:date="2015-10-23T13:25:00Z">
        <w:r w:rsidR="004F65E4" w:rsidRPr="00EF4981" w:rsidDel="00EF4981">
          <w:rPr>
            <w:rFonts w:asciiTheme="majorBidi" w:hAnsiTheme="majorBidi" w:cstheme="majorBidi"/>
            <w:color w:val="000000" w:themeColor="text1"/>
            <w:lang w:val="en-GB"/>
          </w:rPr>
          <w:delText xml:space="preserve">one of </w:delText>
        </w:r>
      </w:del>
      <w:ins w:id="8537" w:author="Jane Shaw" w:date="2015-10-23T13:25:00Z">
        <w:r>
          <w:rPr>
            <w:rFonts w:asciiTheme="majorBidi" w:hAnsiTheme="majorBidi" w:cstheme="majorBidi"/>
            <w:color w:val="000000" w:themeColor="text1"/>
            <w:lang w:val="en-GB"/>
          </w:rPr>
          <w:t xml:space="preserve">some of </w:t>
        </w:r>
      </w:ins>
      <w:r w:rsidR="004F65E4" w:rsidRPr="00EF4981">
        <w:rPr>
          <w:rFonts w:asciiTheme="majorBidi" w:hAnsiTheme="majorBidi" w:cstheme="majorBidi"/>
          <w:color w:val="000000" w:themeColor="text1"/>
          <w:lang w:val="en-GB"/>
        </w:rPr>
        <w:t>the most reliable estimates of feed requirements in FBS come</w:t>
      </w:r>
      <w:del w:id="8538" w:author="Jane Shaw" w:date="2015-10-23T13:25:00Z">
        <w:r w:rsidR="004F65E4" w:rsidRPr="00EF4981" w:rsidDel="00EF4981">
          <w:rPr>
            <w:rFonts w:asciiTheme="majorBidi" w:hAnsiTheme="majorBidi" w:cstheme="majorBidi"/>
            <w:color w:val="000000" w:themeColor="text1"/>
            <w:lang w:val="en-GB"/>
          </w:rPr>
          <w:delText>s</w:delText>
        </w:r>
      </w:del>
      <w:r w:rsidR="004F65E4" w:rsidRPr="00EF4981">
        <w:rPr>
          <w:rFonts w:asciiTheme="majorBidi" w:hAnsiTheme="majorBidi" w:cstheme="majorBidi"/>
          <w:color w:val="000000" w:themeColor="text1"/>
          <w:lang w:val="en-GB"/>
        </w:rPr>
        <w:t xml:space="preserve"> from outside the FBS system; these are </w:t>
      </w:r>
      <w:del w:id="8539" w:author="Jane Shaw" w:date="2015-10-23T13:25:00Z">
        <w:r w:rsidR="004F65E4" w:rsidRPr="00EF4981" w:rsidDel="00EF4981">
          <w:rPr>
            <w:rFonts w:asciiTheme="majorBidi" w:hAnsiTheme="majorBidi" w:cstheme="majorBidi"/>
            <w:color w:val="000000" w:themeColor="text1"/>
            <w:lang w:val="en-GB"/>
          </w:rPr>
          <w:delText xml:space="preserve">the </w:delText>
        </w:r>
      </w:del>
      <w:r w:rsidR="004F65E4" w:rsidRPr="00EF4981">
        <w:rPr>
          <w:rFonts w:asciiTheme="majorBidi" w:hAnsiTheme="majorBidi" w:cstheme="majorBidi"/>
          <w:color w:val="000000" w:themeColor="text1"/>
          <w:lang w:val="en-GB"/>
        </w:rPr>
        <w:t xml:space="preserve">estimates </w:t>
      </w:r>
      <w:del w:id="8540" w:author="Jane Shaw" w:date="2015-10-23T13:25:00Z">
        <w:r w:rsidR="004F65E4" w:rsidRPr="00EF4981" w:rsidDel="00EF4981">
          <w:rPr>
            <w:rFonts w:asciiTheme="majorBidi" w:hAnsiTheme="majorBidi" w:cstheme="majorBidi"/>
            <w:color w:val="000000" w:themeColor="text1"/>
            <w:lang w:val="en-GB"/>
          </w:rPr>
          <w:delText xml:space="preserve">for </w:delText>
        </w:r>
      </w:del>
      <w:ins w:id="8541" w:author="Jane Shaw" w:date="2015-10-23T13:25:00Z">
        <w:r>
          <w:rPr>
            <w:rFonts w:asciiTheme="majorBidi" w:hAnsiTheme="majorBidi" w:cstheme="majorBidi"/>
            <w:color w:val="000000" w:themeColor="text1"/>
            <w:lang w:val="en-GB"/>
          </w:rPr>
          <w:t xml:space="preserve">of </w:t>
        </w:r>
      </w:ins>
      <w:r w:rsidR="004F65E4" w:rsidRPr="00EF4981">
        <w:rPr>
          <w:rFonts w:asciiTheme="majorBidi" w:hAnsiTheme="majorBidi" w:cstheme="majorBidi"/>
          <w:color w:val="000000" w:themeColor="text1"/>
          <w:lang w:val="en-GB"/>
        </w:rPr>
        <w:t>the availability of oil</w:t>
      </w:r>
      <w:del w:id="8542" w:author="Jane Shaw" w:date="2015-10-23T13:25:00Z">
        <w:r w:rsidR="004F65E4" w:rsidRPr="00EF4981" w:rsidDel="00EF4981">
          <w:rPr>
            <w:rFonts w:asciiTheme="majorBidi" w:hAnsiTheme="majorBidi" w:cstheme="majorBidi"/>
            <w:color w:val="000000" w:themeColor="text1"/>
            <w:lang w:val="en-GB"/>
          </w:rPr>
          <w:delText xml:space="preserve"> </w:delText>
        </w:r>
      </w:del>
      <w:r w:rsidR="004F65E4" w:rsidRPr="00EF4981">
        <w:rPr>
          <w:rFonts w:asciiTheme="majorBidi" w:hAnsiTheme="majorBidi" w:cstheme="majorBidi"/>
          <w:color w:val="000000" w:themeColor="text1"/>
          <w:lang w:val="en-GB"/>
        </w:rPr>
        <w:t xml:space="preserve">meals and </w:t>
      </w:r>
      <w:ins w:id="8543" w:author="Jane Shaw" w:date="2015-10-23T13:26:00Z">
        <w:r>
          <w:rPr>
            <w:rFonts w:asciiTheme="majorBidi" w:hAnsiTheme="majorBidi" w:cstheme="majorBidi"/>
            <w:color w:val="000000" w:themeColor="text1"/>
            <w:lang w:val="en-GB"/>
          </w:rPr>
          <w:t>-</w:t>
        </w:r>
      </w:ins>
      <w:r w:rsidR="004F65E4" w:rsidRPr="00EF4981">
        <w:rPr>
          <w:rFonts w:asciiTheme="majorBidi" w:hAnsiTheme="majorBidi" w:cstheme="majorBidi"/>
          <w:color w:val="000000" w:themeColor="text1"/>
          <w:lang w:val="en-GB"/>
        </w:rPr>
        <w:t xml:space="preserve">cakes. </w:t>
      </w:r>
      <w:del w:id="8544" w:author="Jane Shaw" w:date="2015-10-23T13:26:00Z">
        <w:r w:rsidR="004F65E4" w:rsidRPr="00EF4981" w:rsidDel="00EF4981">
          <w:rPr>
            <w:rFonts w:asciiTheme="majorBidi" w:hAnsiTheme="majorBidi" w:cstheme="majorBidi"/>
            <w:color w:val="000000" w:themeColor="text1"/>
            <w:lang w:val="en-GB"/>
          </w:rPr>
          <w:delText xml:space="preserve">For one thing, </w:delText>
        </w:r>
      </w:del>
      <w:ins w:id="8545" w:author="Jane Shaw" w:date="2015-10-23T13:31:00Z">
        <w:r w:rsidR="00E47F44">
          <w:rPr>
            <w:rFonts w:asciiTheme="majorBidi" w:hAnsiTheme="majorBidi" w:cstheme="majorBidi"/>
            <w:color w:val="000000" w:themeColor="text1"/>
            <w:lang w:val="en-GB"/>
          </w:rPr>
          <w:t xml:space="preserve">The reliability of these estimates is partly </w:t>
        </w:r>
      </w:ins>
      <w:ins w:id="8546" w:author="Jane Shaw" w:date="2015-11-07T19:39:00Z">
        <w:r w:rsidR="00B53C20">
          <w:rPr>
            <w:rFonts w:asciiTheme="majorBidi" w:hAnsiTheme="majorBidi" w:cstheme="majorBidi"/>
            <w:color w:val="000000" w:themeColor="text1"/>
            <w:lang w:val="en-GB"/>
          </w:rPr>
          <w:t xml:space="preserve">the result of </w:t>
        </w:r>
      </w:ins>
      <w:r w:rsidR="004F65E4" w:rsidRPr="00EF4981">
        <w:rPr>
          <w:rFonts w:asciiTheme="majorBidi" w:hAnsiTheme="majorBidi" w:cstheme="majorBidi"/>
          <w:color w:val="000000" w:themeColor="text1"/>
          <w:lang w:val="en-GB"/>
        </w:rPr>
        <w:t>oil</w:t>
      </w:r>
      <w:del w:id="8547" w:author="Jane Shaw" w:date="2015-10-23T13:31:00Z">
        <w:r w:rsidR="004F65E4" w:rsidRPr="00EF4981" w:rsidDel="00E47F44">
          <w:rPr>
            <w:rFonts w:asciiTheme="majorBidi" w:hAnsiTheme="majorBidi" w:cstheme="majorBidi"/>
            <w:color w:val="000000" w:themeColor="text1"/>
            <w:lang w:val="en-GB"/>
          </w:rPr>
          <w:delText xml:space="preserve"> </w:delText>
        </w:r>
      </w:del>
      <w:r w:rsidR="004F65E4" w:rsidRPr="00EF4981">
        <w:rPr>
          <w:rFonts w:asciiTheme="majorBidi" w:hAnsiTheme="majorBidi" w:cstheme="majorBidi"/>
          <w:color w:val="000000" w:themeColor="text1"/>
          <w:lang w:val="en-GB"/>
        </w:rPr>
        <w:t xml:space="preserve">meal and </w:t>
      </w:r>
      <w:ins w:id="8548" w:author="Jane Shaw" w:date="2015-10-23T13:31:00Z">
        <w:r w:rsidR="00E47F44">
          <w:rPr>
            <w:rFonts w:asciiTheme="majorBidi" w:hAnsiTheme="majorBidi" w:cstheme="majorBidi"/>
            <w:color w:val="000000" w:themeColor="text1"/>
            <w:lang w:val="en-GB"/>
          </w:rPr>
          <w:t>-</w:t>
        </w:r>
      </w:ins>
      <w:r w:rsidR="004F65E4" w:rsidRPr="00EF4981">
        <w:rPr>
          <w:rFonts w:asciiTheme="majorBidi" w:hAnsiTheme="majorBidi" w:cstheme="majorBidi"/>
          <w:color w:val="000000" w:themeColor="text1"/>
          <w:lang w:val="en-GB"/>
        </w:rPr>
        <w:t xml:space="preserve">cakes </w:t>
      </w:r>
      <w:del w:id="8549" w:author="Jane Shaw" w:date="2015-11-07T19:40:00Z">
        <w:r w:rsidR="004F65E4" w:rsidRPr="00EF4981" w:rsidDel="00B53C20">
          <w:rPr>
            <w:rFonts w:asciiTheme="majorBidi" w:hAnsiTheme="majorBidi" w:cstheme="majorBidi"/>
            <w:color w:val="000000" w:themeColor="text1"/>
            <w:lang w:val="en-GB"/>
          </w:rPr>
          <w:delText xml:space="preserve">are </w:delText>
        </w:r>
      </w:del>
      <w:ins w:id="8550" w:author="Jane Shaw" w:date="2015-11-07T19:40:00Z">
        <w:r w:rsidR="00B53C20">
          <w:rPr>
            <w:rFonts w:asciiTheme="majorBidi" w:hAnsiTheme="majorBidi" w:cstheme="majorBidi"/>
            <w:color w:val="000000" w:themeColor="text1"/>
            <w:lang w:val="en-GB"/>
          </w:rPr>
          <w:t xml:space="preserve">being </w:t>
        </w:r>
      </w:ins>
      <w:r w:rsidR="004F65E4" w:rsidRPr="00EF4981">
        <w:rPr>
          <w:rFonts w:asciiTheme="majorBidi" w:hAnsiTheme="majorBidi" w:cstheme="majorBidi"/>
          <w:color w:val="000000" w:themeColor="text1"/>
          <w:lang w:val="en-GB"/>
        </w:rPr>
        <w:t>destined exclusively for feeding purposes</w:t>
      </w:r>
      <w:r w:rsidR="004F65E4" w:rsidRPr="00EF4981">
        <w:rPr>
          <w:rStyle w:val="Rimandonotaapidipagina"/>
          <w:rFonts w:asciiTheme="majorBidi" w:hAnsiTheme="majorBidi" w:cstheme="majorBidi"/>
          <w:color w:val="000000" w:themeColor="text1"/>
          <w:lang w:val="en-GB"/>
        </w:rPr>
        <w:footnoteReference w:id="44"/>
      </w:r>
      <w:r w:rsidR="004F65E4" w:rsidRPr="00EF4981">
        <w:rPr>
          <w:rFonts w:asciiTheme="majorBidi" w:hAnsiTheme="majorBidi" w:cstheme="majorBidi"/>
          <w:color w:val="000000" w:themeColor="text1"/>
          <w:lang w:val="en-GB"/>
        </w:rPr>
        <w:t xml:space="preserve"> and </w:t>
      </w:r>
      <w:del w:id="8558" w:author="Jane Shaw" w:date="2015-10-23T13:26:00Z">
        <w:r w:rsidR="004F65E4" w:rsidRPr="00EF4981" w:rsidDel="00EF4981">
          <w:rPr>
            <w:rFonts w:asciiTheme="majorBidi" w:hAnsiTheme="majorBidi" w:cstheme="majorBidi"/>
            <w:color w:val="000000" w:themeColor="text1"/>
            <w:lang w:val="en-GB"/>
          </w:rPr>
          <w:delText xml:space="preserve">for another, </w:delText>
        </w:r>
      </w:del>
      <w:del w:id="8559" w:author="Jane Shaw" w:date="2015-10-23T13:28:00Z">
        <w:r w:rsidR="004F65E4" w:rsidRPr="00EF4981" w:rsidDel="00EF4981">
          <w:rPr>
            <w:rFonts w:asciiTheme="majorBidi" w:hAnsiTheme="majorBidi" w:cstheme="majorBidi"/>
            <w:color w:val="000000" w:themeColor="text1"/>
            <w:lang w:val="en-GB"/>
          </w:rPr>
          <w:delText xml:space="preserve">oil meals and cakes </w:delText>
        </w:r>
      </w:del>
      <w:del w:id="8560" w:author="Jane Shaw" w:date="2015-11-07T19:40:00Z">
        <w:r w:rsidR="004F65E4" w:rsidRPr="00EF4981" w:rsidDel="00B53C20">
          <w:rPr>
            <w:rFonts w:asciiTheme="majorBidi" w:hAnsiTheme="majorBidi" w:cstheme="majorBidi"/>
            <w:color w:val="000000" w:themeColor="text1"/>
            <w:lang w:val="en-GB"/>
          </w:rPr>
          <w:delText xml:space="preserve">are </w:delText>
        </w:r>
      </w:del>
      <w:ins w:id="8561" w:author="Jane Shaw" w:date="2015-11-07T19:40:00Z">
        <w:r w:rsidR="00B53C20">
          <w:rPr>
            <w:rFonts w:asciiTheme="majorBidi" w:hAnsiTheme="majorBidi" w:cstheme="majorBidi"/>
            <w:color w:val="000000" w:themeColor="text1"/>
            <w:lang w:val="en-GB"/>
          </w:rPr>
          <w:t xml:space="preserve">being </w:t>
        </w:r>
      </w:ins>
      <w:r w:rsidR="004F65E4" w:rsidRPr="00EF4981">
        <w:rPr>
          <w:rFonts w:asciiTheme="majorBidi" w:hAnsiTheme="majorBidi" w:cstheme="majorBidi"/>
          <w:color w:val="000000" w:themeColor="text1"/>
          <w:lang w:val="en-GB"/>
        </w:rPr>
        <w:t>by-products of oilseed</w:t>
      </w:r>
      <w:del w:id="8562" w:author="Jane Shaw" w:date="2015-10-23T13:28:00Z">
        <w:r w:rsidR="004F65E4" w:rsidRPr="00EF4981" w:rsidDel="00EF4981">
          <w:rPr>
            <w:rFonts w:asciiTheme="majorBidi" w:hAnsiTheme="majorBidi" w:cstheme="majorBidi"/>
            <w:color w:val="000000" w:themeColor="text1"/>
            <w:lang w:val="en-GB"/>
          </w:rPr>
          <w:delText>s</w:delText>
        </w:r>
      </w:del>
      <w:r w:rsidR="004F65E4" w:rsidRPr="00EF4981">
        <w:rPr>
          <w:rFonts w:asciiTheme="majorBidi" w:hAnsiTheme="majorBidi" w:cstheme="majorBidi"/>
          <w:color w:val="000000" w:themeColor="text1"/>
          <w:lang w:val="en-GB"/>
        </w:rPr>
        <w:t xml:space="preserve"> crushing. </w:t>
      </w:r>
      <w:del w:id="8563" w:author="Jane Shaw" w:date="2015-10-23T13:34:00Z">
        <w:r w:rsidR="004F65E4" w:rsidRPr="00EF4981" w:rsidDel="0006088D">
          <w:rPr>
            <w:rFonts w:asciiTheme="majorBidi" w:hAnsiTheme="majorBidi" w:cstheme="majorBidi"/>
            <w:color w:val="000000" w:themeColor="text1"/>
            <w:lang w:val="en-GB"/>
          </w:rPr>
          <w:delText xml:space="preserve">This means that </w:delText>
        </w:r>
      </w:del>
      <w:r w:rsidR="0006088D" w:rsidRPr="00EF4981">
        <w:rPr>
          <w:rFonts w:asciiTheme="majorBidi" w:hAnsiTheme="majorBidi" w:cstheme="majorBidi"/>
          <w:color w:val="000000" w:themeColor="text1"/>
          <w:lang w:val="en-GB"/>
        </w:rPr>
        <w:t xml:space="preserve">They </w:t>
      </w:r>
      <w:r w:rsidR="004F65E4" w:rsidRPr="00EF4981">
        <w:rPr>
          <w:rFonts w:asciiTheme="majorBidi" w:hAnsiTheme="majorBidi" w:cstheme="majorBidi"/>
          <w:color w:val="000000" w:themeColor="text1"/>
          <w:lang w:val="en-GB"/>
        </w:rPr>
        <w:t xml:space="preserve">are </w:t>
      </w:r>
      <w:ins w:id="8564" w:author="Jane Shaw" w:date="2015-10-23T13:34:00Z">
        <w:r w:rsidR="0006088D">
          <w:rPr>
            <w:rFonts w:asciiTheme="majorBidi" w:hAnsiTheme="majorBidi" w:cstheme="majorBidi"/>
            <w:color w:val="000000" w:themeColor="text1"/>
            <w:lang w:val="en-GB"/>
          </w:rPr>
          <w:t xml:space="preserve">therefore </w:t>
        </w:r>
      </w:ins>
      <w:r w:rsidR="004F65E4" w:rsidRPr="00EF4981">
        <w:rPr>
          <w:rFonts w:asciiTheme="majorBidi" w:hAnsiTheme="majorBidi" w:cstheme="majorBidi"/>
          <w:color w:val="000000" w:themeColor="text1"/>
          <w:lang w:val="en-GB"/>
        </w:rPr>
        <w:t xml:space="preserve">industry products, and </w:t>
      </w:r>
      <w:ins w:id="8565" w:author="Jane Shaw" w:date="2015-10-23T13:35:00Z">
        <w:r w:rsidR="0006088D">
          <w:rPr>
            <w:rFonts w:asciiTheme="majorBidi" w:hAnsiTheme="majorBidi" w:cstheme="majorBidi"/>
            <w:color w:val="000000" w:themeColor="text1"/>
            <w:lang w:val="en-GB"/>
          </w:rPr>
          <w:t xml:space="preserve">data on </w:t>
        </w:r>
      </w:ins>
      <w:r w:rsidR="004F65E4" w:rsidRPr="00EF4981">
        <w:rPr>
          <w:rFonts w:asciiTheme="majorBidi" w:hAnsiTheme="majorBidi" w:cstheme="majorBidi"/>
          <w:color w:val="000000" w:themeColor="text1"/>
          <w:lang w:val="en-GB"/>
        </w:rPr>
        <w:t xml:space="preserve">both </w:t>
      </w:r>
      <w:ins w:id="8566" w:author="Jane Shaw" w:date="2015-10-23T13:35:00Z">
        <w:r w:rsidR="0006088D">
          <w:rPr>
            <w:rFonts w:asciiTheme="majorBidi" w:hAnsiTheme="majorBidi" w:cstheme="majorBidi"/>
            <w:color w:val="000000" w:themeColor="text1"/>
            <w:lang w:val="en-GB"/>
          </w:rPr>
          <w:t xml:space="preserve">the </w:t>
        </w:r>
      </w:ins>
      <w:r w:rsidR="004F65E4" w:rsidRPr="00EF4981">
        <w:rPr>
          <w:rFonts w:asciiTheme="majorBidi" w:hAnsiTheme="majorBidi" w:cstheme="majorBidi"/>
          <w:color w:val="000000" w:themeColor="text1"/>
          <w:lang w:val="en-GB"/>
        </w:rPr>
        <w:t xml:space="preserve">production and imports of such variables are more reliable than </w:t>
      </w:r>
      <w:del w:id="8567" w:author="Jane Shaw" w:date="2015-10-23T13:35:00Z">
        <w:r w:rsidR="004F65E4" w:rsidRPr="00EF4981" w:rsidDel="0006088D">
          <w:rPr>
            <w:rFonts w:asciiTheme="majorBidi" w:hAnsiTheme="majorBidi" w:cstheme="majorBidi"/>
            <w:color w:val="000000" w:themeColor="text1"/>
            <w:lang w:val="en-GB"/>
          </w:rPr>
          <w:delText xml:space="preserve">estimates </w:delText>
        </w:r>
      </w:del>
      <w:ins w:id="8568" w:author="Jane Shaw" w:date="2015-10-23T13:35:00Z">
        <w:r w:rsidR="0006088D">
          <w:rPr>
            <w:rFonts w:asciiTheme="majorBidi" w:hAnsiTheme="majorBidi" w:cstheme="majorBidi"/>
            <w:color w:val="000000" w:themeColor="text1"/>
            <w:lang w:val="en-GB"/>
          </w:rPr>
          <w:t xml:space="preserve">data on </w:t>
        </w:r>
      </w:ins>
      <w:del w:id="8569" w:author="Jane Shaw" w:date="2015-10-23T13:35:00Z">
        <w:r w:rsidR="004F65E4" w:rsidRPr="00EF4981" w:rsidDel="0006088D">
          <w:rPr>
            <w:rFonts w:asciiTheme="majorBidi" w:hAnsiTheme="majorBidi" w:cstheme="majorBidi"/>
            <w:color w:val="000000" w:themeColor="text1"/>
            <w:lang w:val="en-GB"/>
          </w:rPr>
          <w:delText xml:space="preserve">of </w:delText>
        </w:r>
      </w:del>
      <w:r w:rsidR="004F65E4" w:rsidRPr="00EF4981">
        <w:rPr>
          <w:rFonts w:asciiTheme="majorBidi" w:hAnsiTheme="majorBidi" w:cstheme="majorBidi"/>
          <w:color w:val="000000" w:themeColor="text1"/>
          <w:lang w:val="en-GB"/>
        </w:rPr>
        <w:t xml:space="preserve">primary products, not to mention use data. A similar rationale can be put forward for brans. </w:t>
      </w:r>
      <w:del w:id="8570" w:author="Jane Shaw" w:date="2015-10-23T13:40:00Z">
        <w:r w:rsidR="004F65E4" w:rsidRPr="00EF4981" w:rsidDel="0006088D">
          <w:rPr>
            <w:rFonts w:asciiTheme="majorBidi" w:hAnsiTheme="majorBidi" w:cstheme="majorBidi"/>
            <w:color w:val="000000" w:themeColor="text1"/>
            <w:lang w:val="en-GB"/>
          </w:rPr>
          <w:delText>What is more</w:delText>
        </w:r>
      </w:del>
      <w:ins w:id="8571" w:author="Jane Shaw" w:date="2015-10-23T13:40:00Z">
        <w:r w:rsidR="0006088D">
          <w:rPr>
            <w:rFonts w:asciiTheme="majorBidi" w:hAnsiTheme="majorBidi" w:cstheme="majorBidi"/>
            <w:color w:val="000000" w:themeColor="text1"/>
            <w:lang w:val="en-GB"/>
          </w:rPr>
          <w:t>In addition</w:t>
        </w:r>
      </w:ins>
      <w:r w:rsidR="004F65E4" w:rsidRPr="00EF4981">
        <w:rPr>
          <w:rFonts w:asciiTheme="majorBidi" w:hAnsiTheme="majorBidi" w:cstheme="majorBidi"/>
          <w:color w:val="000000" w:themeColor="text1"/>
          <w:lang w:val="en-GB"/>
        </w:rPr>
        <w:t xml:space="preserve">, both </w:t>
      </w:r>
      <w:del w:id="8572" w:author="Jane Shaw" w:date="2015-10-23T13:40:00Z">
        <w:r w:rsidR="004F65E4" w:rsidRPr="00EF4981" w:rsidDel="0006088D">
          <w:rPr>
            <w:rFonts w:asciiTheme="majorBidi" w:hAnsiTheme="majorBidi" w:cstheme="majorBidi"/>
            <w:color w:val="000000" w:themeColor="text1"/>
            <w:lang w:val="en-GB"/>
          </w:rPr>
          <w:delText xml:space="preserve">feedstuffs </w:delText>
        </w:r>
      </w:del>
      <w:ins w:id="8573" w:author="Jane Shaw" w:date="2015-10-23T13:40:00Z">
        <w:r w:rsidR="0006088D">
          <w:rPr>
            <w:rFonts w:asciiTheme="majorBidi" w:hAnsiTheme="majorBidi" w:cstheme="majorBidi"/>
            <w:color w:val="000000" w:themeColor="text1"/>
            <w:lang w:val="en-GB"/>
          </w:rPr>
          <w:t>oilmeals/</w:t>
        </w:r>
      </w:ins>
      <w:ins w:id="8574" w:author="Jane Shaw" w:date="2015-11-07T19:40:00Z">
        <w:r w:rsidR="00B53C20">
          <w:rPr>
            <w:rFonts w:asciiTheme="majorBidi" w:hAnsiTheme="majorBidi" w:cstheme="majorBidi"/>
            <w:color w:val="000000" w:themeColor="text1"/>
            <w:lang w:val="en-GB"/>
          </w:rPr>
          <w:t>-</w:t>
        </w:r>
      </w:ins>
      <w:ins w:id="8575" w:author="Jane Shaw" w:date="2015-10-23T13:40:00Z">
        <w:r w:rsidR="0006088D">
          <w:rPr>
            <w:rFonts w:asciiTheme="majorBidi" w:hAnsiTheme="majorBidi" w:cstheme="majorBidi"/>
            <w:color w:val="000000" w:themeColor="text1"/>
            <w:lang w:val="en-GB"/>
          </w:rPr>
          <w:t xml:space="preserve">cakes and brans </w:t>
        </w:r>
      </w:ins>
      <w:r w:rsidR="004F65E4" w:rsidRPr="00EF4981">
        <w:rPr>
          <w:rFonts w:asciiTheme="majorBidi" w:hAnsiTheme="majorBidi" w:cstheme="majorBidi"/>
          <w:color w:val="000000" w:themeColor="text1"/>
          <w:lang w:val="en-GB"/>
        </w:rPr>
        <w:t xml:space="preserve">are protein-rich commodities </w:t>
      </w:r>
      <w:del w:id="8576" w:author="Jane Shaw" w:date="2015-10-23T13:41:00Z">
        <w:r w:rsidR="004F65E4" w:rsidRPr="00EF4981" w:rsidDel="0006088D">
          <w:rPr>
            <w:rFonts w:asciiTheme="majorBidi" w:hAnsiTheme="majorBidi" w:cstheme="majorBidi"/>
            <w:color w:val="000000" w:themeColor="text1"/>
            <w:lang w:val="en-GB"/>
          </w:rPr>
          <w:delText xml:space="preserve">and </w:delText>
        </w:r>
      </w:del>
      <w:ins w:id="8577" w:author="Jane Shaw" w:date="2015-10-23T13:41:00Z">
        <w:r w:rsidR="0006088D">
          <w:rPr>
            <w:rFonts w:asciiTheme="majorBidi" w:hAnsiTheme="majorBidi" w:cstheme="majorBidi"/>
            <w:color w:val="000000" w:themeColor="text1"/>
            <w:lang w:val="en-GB"/>
          </w:rPr>
          <w:t xml:space="preserve">that are </w:t>
        </w:r>
      </w:ins>
      <w:r w:rsidR="004F65E4" w:rsidRPr="00EF4981">
        <w:rPr>
          <w:rFonts w:asciiTheme="majorBidi" w:hAnsiTheme="majorBidi" w:cstheme="majorBidi"/>
          <w:color w:val="000000" w:themeColor="text1"/>
          <w:lang w:val="en-GB"/>
        </w:rPr>
        <w:t xml:space="preserve">often </w:t>
      </w:r>
      <w:ins w:id="8578" w:author="Jane Shaw" w:date="2015-10-23T13:41:00Z">
        <w:r w:rsidR="0006088D">
          <w:rPr>
            <w:rFonts w:asciiTheme="majorBidi" w:hAnsiTheme="majorBidi" w:cstheme="majorBidi"/>
            <w:color w:val="000000" w:themeColor="text1"/>
            <w:lang w:val="en-GB"/>
          </w:rPr>
          <w:t xml:space="preserve">used as </w:t>
        </w:r>
      </w:ins>
      <w:r w:rsidR="004F65E4" w:rsidRPr="00EF4981">
        <w:rPr>
          <w:rFonts w:asciiTheme="majorBidi" w:hAnsiTheme="majorBidi" w:cstheme="majorBidi"/>
          <w:color w:val="000000" w:themeColor="text1"/>
          <w:lang w:val="en-GB"/>
        </w:rPr>
        <w:t>the main ingredients to cover protein needs in a feed ration. The high confidence that can be put in</w:t>
      </w:r>
      <w:del w:id="8579" w:author="Jane Shaw" w:date="2015-10-23T13:41:00Z">
        <w:r w:rsidR="004F65E4" w:rsidRPr="00EF4981" w:rsidDel="0006088D">
          <w:rPr>
            <w:rFonts w:asciiTheme="majorBidi" w:hAnsiTheme="majorBidi" w:cstheme="majorBidi"/>
            <w:color w:val="000000" w:themeColor="text1"/>
            <w:lang w:val="en-GB"/>
          </w:rPr>
          <w:delText>to</w:delText>
        </w:r>
      </w:del>
      <w:r w:rsidR="004F65E4" w:rsidRPr="00EF4981">
        <w:rPr>
          <w:rFonts w:asciiTheme="majorBidi" w:hAnsiTheme="majorBidi" w:cstheme="majorBidi"/>
          <w:color w:val="000000" w:themeColor="text1"/>
          <w:lang w:val="en-GB"/>
        </w:rPr>
        <w:t xml:space="preserve"> these estimates is not only the basis for identifying them </w:t>
      </w:r>
      <w:ins w:id="8580" w:author="Jane Shaw" w:date="2015-10-23T13:42:00Z">
        <w:r w:rsidR="003F1E27">
          <w:rPr>
            <w:rFonts w:asciiTheme="majorBidi" w:hAnsiTheme="majorBidi" w:cstheme="majorBidi"/>
            <w:color w:val="000000" w:themeColor="text1"/>
            <w:lang w:val="en-GB"/>
          </w:rPr>
          <w:t xml:space="preserve">separately </w:t>
        </w:r>
      </w:ins>
      <w:r w:rsidR="004F65E4" w:rsidRPr="00EF4981">
        <w:rPr>
          <w:rFonts w:asciiTheme="majorBidi" w:hAnsiTheme="majorBidi" w:cstheme="majorBidi"/>
          <w:color w:val="000000" w:themeColor="text1"/>
          <w:lang w:val="en-GB"/>
        </w:rPr>
        <w:t xml:space="preserve">in the feed allocation process </w:t>
      </w:r>
      <w:del w:id="8581" w:author="Jane Shaw" w:date="2015-10-23T13:42:00Z">
        <w:r w:rsidR="004F65E4" w:rsidRPr="00EF4981" w:rsidDel="003F1E27">
          <w:rPr>
            <w:rFonts w:asciiTheme="majorBidi" w:hAnsiTheme="majorBidi" w:cstheme="majorBidi"/>
            <w:color w:val="000000" w:themeColor="text1"/>
            <w:lang w:val="en-GB"/>
          </w:rPr>
          <w:delText xml:space="preserve">separately </w:delText>
        </w:r>
      </w:del>
      <w:r w:rsidR="004F65E4" w:rsidRPr="00EF4981">
        <w:rPr>
          <w:rFonts w:asciiTheme="majorBidi" w:hAnsiTheme="majorBidi" w:cstheme="majorBidi"/>
          <w:color w:val="000000" w:themeColor="text1"/>
          <w:lang w:val="en-GB"/>
        </w:rPr>
        <w:t>(</w:t>
      </w:r>
      <w:del w:id="8582" w:author="Jane Shaw" w:date="2015-10-23T13:42:00Z">
        <w:r w:rsidR="004F65E4" w:rsidRPr="00EF4981" w:rsidDel="003F1E27">
          <w:rPr>
            <w:rFonts w:asciiTheme="majorBidi" w:hAnsiTheme="majorBidi" w:cstheme="majorBidi"/>
            <w:color w:val="000000" w:themeColor="text1"/>
            <w:lang w:val="en-GB"/>
          </w:rPr>
          <w:delText>1</w:delText>
        </w:r>
        <w:r w:rsidR="004F65E4" w:rsidRPr="00EF4981" w:rsidDel="003F1E27">
          <w:rPr>
            <w:rFonts w:asciiTheme="majorBidi" w:hAnsiTheme="majorBidi" w:cstheme="majorBidi"/>
            <w:color w:val="000000" w:themeColor="text1"/>
            <w:vertAlign w:val="superscript"/>
            <w:lang w:val="en-GB"/>
          </w:rPr>
          <w:delText>st</w:delText>
        </w:r>
        <w:r w:rsidR="004F65E4" w:rsidRPr="00EF4981" w:rsidDel="003F1E27">
          <w:rPr>
            <w:rFonts w:asciiTheme="majorBidi" w:hAnsiTheme="majorBidi" w:cstheme="majorBidi"/>
            <w:color w:val="000000" w:themeColor="text1"/>
            <w:lang w:val="en-GB"/>
          </w:rPr>
          <w:delText xml:space="preserve"> </w:delText>
        </w:r>
      </w:del>
      <w:r w:rsidR="004F65E4" w:rsidRPr="00EF4981">
        <w:rPr>
          <w:rFonts w:asciiTheme="majorBidi" w:hAnsiTheme="majorBidi" w:cstheme="majorBidi"/>
          <w:color w:val="000000" w:themeColor="text1"/>
          <w:lang w:val="en-GB"/>
        </w:rPr>
        <w:t>step</w:t>
      </w:r>
      <w:ins w:id="8583" w:author="Jane Shaw" w:date="2015-10-23T13:42:00Z">
        <w:r w:rsidR="003F1E27">
          <w:rPr>
            <w:rFonts w:asciiTheme="majorBidi" w:hAnsiTheme="majorBidi" w:cstheme="majorBidi"/>
            <w:color w:val="000000" w:themeColor="text1"/>
            <w:lang w:val="en-GB"/>
          </w:rPr>
          <w:t xml:space="preserve"> 1</w:t>
        </w:r>
      </w:ins>
      <w:r w:rsidR="004F65E4" w:rsidRPr="00EF4981">
        <w:rPr>
          <w:rFonts w:asciiTheme="majorBidi" w:hAnsiTheme="majorBidi" w:cstheme="majorBidi"/>
          <w:color w:val="000000" w:themeColor="text1"/>
          <w:lang w:val="en-GB"/>
        </w:rPr>
        <w:t xml:space="preserve">), but also offers possibilities </w:t>
      </w:r>
      <w:del w:id="8584" w:author="Jane Shaw" w:date="2015-10-23T13:42:00Z">
        <w:r w:rsidR="004F65E4" w:rsidRPr="00EF4981" w:rsidDel="003F1E27">
          <w:rPr>
            <w:rFonts w:asciiTheme="majorBidi" w:hAnsiTheme="majorBidi" w:cstheme="majorBidi"/>
            <w:color w:val="000000" w:themeColor="text1"/>
            <w:lang w:val="en-GB"/>
          </w:rPr>
          <w:delText xml:space="preserve">to </w:delText>
        </w:r>
      </w:del>
      <w:ins w:id="8585" w:author="Jane Shaw" w:date="2015-10-23T13:42:00Z">
        <w:r w:rsidR="003F1E27">
          <w:rPr>
            <w:rFonts w:asciiTheme="majorBidi" w:hAnsiTheme="majorBidi" w:cstheme="majorBidi"/>
            <w:color w:val="000000" w:themeColor="text1"/>
            <w:lang w:val="en-GB"/>
          </w:rPr>
          <w:t xml:space="preserve">for </w:t>
        </w:r>
      </w:ins>
      <w:r w:rsidR="004F65E4" w:rsidRPr="00EF4981">
        <w:rPr>
          <w:rFonts w:asciiTheme="majorBidi" w:hAnsiTheme="majorBidi" w:cstheme="majorBidi"/>
          <w:color w:val="000000" w:themeColor="text1"/>
          <w:lang w:val="en-GB"/>
        </w:rPr>
        <w:t>undertak</w:t>
      </w:r>
      <w:ins w:id="8586" w:author="Jane Shaw" w:date="2015-10-23T13:42:00Z">
        <w:r w:rsidR="003F1E27">
          <w:rPr>
            <w:rFonts w:asciiTheme="majorBidi" w:hAnsiTheme="majorBidi" w:cstheme="majorBidi"/>
            <w:color w:val="000000" w:themeColor="text1"/>
            <w:lang w:val="en-GB"/>
          </w:rPr>
          <w:t>ing</w:t>
        </w:r>
      </w:ins>
      <w:del w:id="8587" w:author="Jane Shaw" w:date="2015-10-23T13:42:00Z">
        <w:r w:rsidR="004F65E4" w:rsidRPr="00EF4981" w:rsidDel="003F1E27">
          <w:rPr>
            <w:rFonts w:asciiTheme="majorBidi" w:hAnsiTheme="majorBidi" w:cstheme="majorBidi"/>
            <w:color w:val="000000" w:themeColor="text1"/>
            <w:lang w:val="en-GB"/>
          </w:rPr>
          <w:delText>e</w:delText>
        </w:r>
      </w:del>
      <w:r w:rsidR="004F65E4" w:rsidRPr="00EF4981">
        <w:rPr>
          <w:rFonts w:asciiTheme="majorBidi" w:hAnsiTheme="majorBidi" w:cstheme="majorBidi"/>
          <w:color w:val="000000" w:themeColor="text1"/>
          <w:lang w:val="en-GB"/>
        </w:rPr>
        <w:t xml:space="preserve"> consistency checks. </w:t>
      </w:r>
    </w:p>
    <w:p w14:paraId="14A9D1B8" w14:textId="42B81065"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w:t>
      </w:r>
      <w:del w:id="8588" w:author="Jane Shaw" w:date="2015-10-23T13:42:00Z">
        <w:r w:rsidRPr="00F31509" w:rsidDel="003F1E27">
          <w:rPr>
            <w:rFonts w:asciiTheme="majorBidi" w:hAnsiTheme="majorBidi" w:cstheme="majorBidi"/>
            <w:color w:val="000000" w:themeColor="text1"/>
            <w:lang w:val="en-GB"/>
          </w:rPr>
          <w:delText xml:space="preserve">of protein to </w:delText>
        </w:r>
      </w:del>
      <w:ins w:id="8589" w:author="Jane Shaw" w:date="2015-10-23T13:42:00Z">
        <w:r w:rsidR="003F1E27">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cover</w:t>
      </w:r>
      <w:ins w:id="8590" w:author="Jane Shaw" w:date="2015-10-23T13:42:00Z">
        <w:r w:rsidR="003F1E27">
          <w:rPr>
            <w:rFonts w:asciiTheme="majorBidi" w:hAnsiTheme="majorBidi" w:cstheme="majorBidi"/>
            <w:color w:val="000000" w:themeColor="text1"/>
            <w:lang w:val="en-GB"/>
          </w:rPr>
          <w:t>ing</w:t>
        </w:r>
      </w:ins>
      <w:r w:rsidRPr="00F31509">
        <w:rPr>
          <w:rFonts w:asciiTheme="majorBidi" w:hAnsiTheme="majorBidi" w:cstheme="majorBidi"/>
          <w:color w:val="000000" w:themeColor="text1"/>
          <w:lang w:val="en-GB"/>
        </w:rPr>
        <w:t xml:space="preserve"> protein requirements, or rather </w:t>
      </w:r>
      <w:ins w:id="8591" w:author="Jane Shaw" w:date="2015-10-23T13:43:00Z">
        <w:r w:rsidR="003F1E27">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total use of protein. The most obvious case of an inconsistency is when the </w:t>
      </w:r>
      <w:ins w:id="8592" w:author="Jane Shaw" w:date="2015-11-07T19:40:00Z">
        <w:r w:rsidR="00B53C20">
          <w:rPr>
            <w:rFonts w:asciiTheme="majorBidi" w:hAnsiTheme="majorBidi" w:cstheme="majorBidi"/>
            <w:color w:val="000000" w:themeColor="text1"/>
            <w:lang w:val="en-GB"/>
          </w:rPr>
          <w:t xml:space="preserve">protein </w:t>
        </w:r>
      </w:ins>
      <w:r w:rsidRPr="00F31509">
        <w:rPr>
          <w:rFonts w:asciiTheme="majorBidi" w:hAnsiTheme="majorBidi" w:cstheme="majorBidi"/>
          <w:color w:val="000000" w:themeColor="text1"/>
          <w:lang w:val="en-GB"/>
        </w:rPr>
        <w:t xml:space="preserve">available </w:t>
      </w:r>
      <w:del w:id="8593" w:author="Jane Shaw" w:date="2015-11-07T19:40:00Z">
        <w:r w:rsidRPr="00F31509" w:rsidDel="00B53C20">
          <w:rPr>
            <w:rFonts w:asciiTheme="majorBidi" w:hAnsiTheme="majorBidi" w:cstheme="majorBidi"/>
            <w:color w:val="000000" w:themeColor="text1"/>
            <w:lang w:val="en-GB"/>
          </w:rPr>
          <w:delText xml:space="preserve">protein </w:delText>
        </w:r>
      </w:del>
      <w:r w:rsidRPr="00F31509">
        <w:rPr>
          <w:rFonts w:asciiTheme="majorBidi" w:hAnsiTheme="majorBidi" w:cstheme="majorBidi"/>
          <w:color w:val="000000" w:themeColor="text1"/>
          <w:lang w:val="en-GB"/>
        </w:rPr>
        <w:t>from oil</w:t>
      </w:r>
      <w:del w:id="8594" w:author="Jane Shaw" w:date="2015-10-23T13:43:00Z">
        <w:r w:rsidRPr="00F31509" w:rsidDel="003F1E27">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cakes</w:t>
      </w:r>
      <w:ins w:id="8595" w:author="Jane Shaw" w:date="2015-10-23T13:43:00Z">
        <w:r w:rsidR="003F1E27">
          <w:rPr>
            <w:rFonts w:asciiTheme="majorBidi" w:hAnsiTheme="majorBidi" w:cstheme="majorBidi"/>
            <w:color w:val="000000" w:themeColor="text1"/>
            <w:lang w:val="en-GB"/>
          </w:rPr>
          <w:t>/</w:t>
        </w:r>
      </w:ins>
      <w:ins w:id="8596" w:author="Jane Shaw" w:date="2015-11-07T19:40:00Z">
        <w:r w:rsidR="00B53C20">
          <w:rPr>
            <w:rFonts w:asciiTheme="majorBidi" w:hAnsiTheme="majorBidi" w:cstheme="majorBidi"/>
            <w:color w:val="000000" w:themeColor="text1"/>
            <w:lang w:val="en-GB"/>
          </w:rPr>
          <w:t>-</w:t>
        </w:r>
      </w:ins>
      <w:del w:id="8597" w:author="Jane Shaw" w:date="2015-10-23T13:43:00Z">
        <w:r w:rsidRPr="00F31509" w:rsidDel="003F1E27">
          <w:rPr>
            <w:rFonts w:asciiTheme="majorBidi" w:hAnsiTheme="majorBidi" w:cstheme="majorBidi"/>
            <w:color w:val="000000" w:themeColor="text1"/>
            <w:lang w:val="en-GB"/>
          </w:rPr>
          <w:delText xml:space="preserve"> and </w:delText>
        </w:r>
      </w:del>
      <w:r w:rsidRPr="00F31509">
        <w:rPr>
          <w:rFonts w:asciiTheme="majorBidi" w:hAnsiTheme="majorBidi" w:cstheme="majorBidi"/>
          <w:color w:val="000000" w:themeColor="text1"/>
          <w:lang w:val="en-GB"/>
        </w:rPr>
        <w:t xml:space="preserve">meals </w:t>
      </w:r>
      <w:del w:id="8598" w:author="Jane Shaw" w:date="2015-10-23T13:43:00Z">
        <w:r w:rsidRPr="00F31509" w:rsidDel="003F1E27">
          <w:rPr>
            <w:rFonts w:asciiTheme="majorBidi" w:hAnsiTheme="majorBidi" w:cstheme="majorBidi"/>
            <w:color w:val="000000" w:themeColor="text1"/>
            <w:lang w:val="en-GB"/>
          </w:rPr>
          <w:delText xml:space="preserve">as well as </w:delText>
        </w:r>
      </w:del>
      <w:ins w:id="8599" w:author="Jane Shaw" w:date="2015-10-23T13:43:00Z">
        <w:r w:rsidR="003F1E27">
          <w:rPr>
            <w:rFonts w:asciiTheme="majorBidi" w:hAnsiTheme="majorBidi" w:cstheme="majorBidi"/>
            <w:color w:val="000000" w:themeColor="text1"/>
            <w:lang w:val="en-GB"/>
          </w:rPr>
          <w:t xml:space="preserve">and </w:t>
        </w:r>
      </w:ins>
      <w:r w:rsidRPr="00F31509">
        <w:rPr>
          <w:rFonts w:asciiTheme="majorBidi" w:hAnsiTheme="majorBidi" w:cstheme="majorBidi"/>
          <w:color w:val="000000" w:themeColor="text1"/>
          <w:lang w:val="en-GB"/>
        </w:rPr>
        <w:t>brans exceeds the calculated needs/total use of protein (requirement times intensification rate).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Figure </w:t>
      </w:r>
      <w:ins w:id="8600" w:author="Jane Shaw" w:date="2015-10-23T13:44:00Z">
        <w:r w:rsidR="003F1E27">
          <w:rPr>
            <w:rFonts w:asciiTheme="majorBidi" w:hAnsiTheme="majorBidi" w:cstheme="majorBidi"/>
            <w:color w:val="000000" w:themeColor="text1"/>
            <w:lang w:val="en-GB"/>
          </w:rPr>
          <w:t>15</w:t>
        </w:r>
      </w:ins>
      <w:del w:id="8601" w:author="Jane Shaw" w:date="2015-10-23T13:44:00Z">
        <w:r w:rsidRPr="00F31509" w:rsidDel="003F1E27">
          <w:rPr>
            <w:rFonts w:asciiTheme="majorBidi" w:hAnsiTheme="majorBidi" w:cstheme="majorBidi"/>
            <w:color w:val="000000" w:themeColor="text1"/>
            <w:lang w:val="en-GB"/>
          </w:rPr>
          <w:delText>4</w:delText>
        </w:r>
      </w:del>
      <w:r w:rsidRPr="00F31509">
        <w:rPr>
          <w:rFonts w:asciiTheme="majorBidi" w:hAnsiTheme="majorBidi" w:cstheme="majorBidi"/>
          <w:color w:val="000000" w:themeColor="text1"/>
          <w:lang w:val="en-GB"/>
        </w:rPr>
        <w:t xml:space="preserve"> shows </w:t>
      </w:r>
      <w:del w:id="8602" w:author="Jane Shaw" w:date="2015-10-23T13:44:00Z">
        <w:r w:rsidRPr="00F31509" w:rsidDel="003F1E27">
          <w:rPr>
            <w:rFonts w:asciiTheme="majorBidi" w:hAnsiTheme="majorBidi" w:cstheme="majorBidi"/>
            <w:color w:val="000000" w:themeColor="text1"/>
            <w:lang w:val="en-GB"/>
          </w:rPr>
          <w:delText xml:space="preserve">all </w:delText>
        </w:r>
      </w:del>
      <w:r w:rsidRPr="00F31509">
        <w:rPr>
          <w:rFonts w:asciiTheme="majorBidi" w:hAnsiTheme="majorBidi" w:cstheme="majorBidi"/>
          <w:color w:val="000000" w:themeColor="text1"/>
          <w:lang w:val="en-GB"/>
        </w:rPr>
        <w:t>5</w:t>
      </w:r>
      <w:ins w:id="8603" w:author="Jane Shaw" w:date="2015-10-23T13:44:00Z">
        <w:r w:rsidR="003F1E27">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256 data points, each representing the logarithm of the amount of protein required and the amount of protein available from oilmeals</w:t>
      </w:r>
      <w:ins w:id="8604" w:author="Jane Shaw" w:date="2015-10-23T13:44:00Z">
        <w:r w:rsidR="003F1E27">
          <w:rPr>
            <w:rFonts w:asciiTheme="majorBidi" w:hAnsiTheme="majorBidi" w:cstheme="majorBidi"/>
            <w:color w:val="000000" w:themeColor="text1"/>
            <w:lang w:val="en-GB"/>
          </w:rPr>
          <w:t>/</w:t>
        </w:r>
      </w:ins>
      <w:ins w:id="8605" w:author="Jane Shaw" w:date="2015-11-07T19:40:00Z">
        <w:r w:rsidR="00B53C20">
          <w:rPr>
            <w:rFonts w:asciiTheme="majorBidi" w:hAnsiTheme="majorBidi" w:cstheme="majorBidi"/>
            <w:color w:val="000000" w:themeColor="text1"/>
            <w:lang w:val="en-GB"/>
          </w:rPr>
          <w:t>-</w:t>
        </w:r>
      </w:ins>
      <w:del w:id="8606" w:author="Jane Shaw" w:date="2015-10-23T13:44:00Z">
        <w:r w:rsidRPr="00F31509" w:rsidDel="003F1E27">
          <w:rPr>
            <w:rFonts w:asciiTheme="majorBidi" w:hAnsiTheme="majorBidi" w:cstheme="majorBidi"/>
            <w:color w:val="000000" w:themeColor="text1"/>
            <w:lang w:val="en-GB"/>
          </w:rPr>
          <w:delText>, oil</w:delText>
        </w:r>
      </w:del>
      <w:r w:rsidRPr="00F31509">
        <w:rPr>
          <w:rFonts w:asciiTheme="majorBidi" w:hAnsiTheme="majorBidi" w:cstheme="majorBidi"/>
          <w:color w:val="000000" w:themeColor="text1"/>
          <w:lang w:val="en-GB"/>
        </w:rPr>
        <w:t>cakes and brans in a given country and year. In 526 cases</w:t>
      </w:r>
      <w:ins w:id="8607" w:author="Jane Shaw" w:date="2015-10-23T13:45:00Z">
        <w:r w:rsidR="003F1E27">
          <w:rPr>
            <w:rFonts w:asciiTheme="majorBidi" w:hAnsiTheme="majorBidi" w:cstheme="majorBidi"/>
            <w:color w:val="000000" w:themeColor="text1"/>
            <w:lang w:val="en-GB"/>
          </w:rPr>
          <w:t xml:space="preserve"> (about 10 percent),</w:t>
        </w:r>
      </w:ins>
      <w:r w:rsidRPr="00F31509">
        <w:rPr>
          <w:rFonts w:asciiTheme="majorBidi" w:hAnsiTheme="majorBidi" w:cstheme="majorBidi"/>
          <w:color w:val="000000" w:themeColor="text1"/>
          <w:lang w:val="en-GB"/>
        </w:rPr>
        <w:t xml:space="preserve"> the protein availability exceeds demand</w:t>
      </w:r>
      <w:del w:id="8608" w:author="Jane Shaw" w:date="2015-10-23T13:45:00Z">
        <w:r w:rsidRPr="00F31509" w:rsidDel="003F1E27">
          <w:rPr>
            <w:rFonts w:asciiTheme="majorBidi" w:hAnsiTheme="majorBidi" w:cstheme="majorBidi"/>
            <w:color w:val="000000" w:themeColor="text1"/>
            <w:lang w:val="en-GB"/>
          </w:rPr>
          <w:delText>, which represents about 10</w:delText>
        </w:r>
      </w:del>
      <w:del w:id="8609" w:author="Jane Shaw" w:date="2015-10-22T19:08:00Z">
        <w:r w:rsidRPr="00F31509" w:rsidDel="004414AA">
          <w:rPr>
            <w:rFonts w:asciiTheme="majorBidi" w:hAnsiTheme="majorBidi" w:cstheme="majorBidi"/>
            <w:color w:val="000000" w:themeColor="text1"/>
            <w:lang w:val="en-GB"/>
          </w:rPr>
          <w:delText>%</w:delText>
        </w:r>
      </w:del>
      <w:del w:id="8610" w:author="Jane Shaw" w:date="2015-10-23T13:45:00Z">
        <w:r w:rsidRPr="00F31509" w:rsidDel="003F1E27">
          <w:rPr>
            <w:rFonts w:asciiTheme="majorBidi" w:hAnsiTheme="majorBidi" w:cstheme="majorBidi"/>
            <w:color w:val="000000" w:themeColor="text1"/>
            <w:lang w:val="en-GB"/>
          </w:rPr>
          <w:delText xml:space="preserve"> of all data</w:delText>
        </w:r>
      </w:del>
      <w:r w:rsidRPr="00F31509">
        <w:rPr>
          <w:rFonts w:asciiTheme="majorBidi" w:hAnsiTheme="majorBidi" w:cstheme="majorBidi"/>
          <w:color w:val="000000" w:themeColor="text1"/>
          <w:lang w:val="en-GB"/>
        </w:rPr>
        <w:t xml:space="preserve">. In </w:t>
      </w:r>
      <w:ins w:id="8611" w:author="Jane Shaw" w:date="2015-10-23T13:45:00Z">
        <w:r w:rsidR="003F1E27">
          <w:rPr>
            <w:rFonts w:asciiTheme="majorBidi" w:hAnsiTheme="majorBidi" w:cstheme="majorBidi"/>
            <w:color w:val="000000" w:themeColor="text1"/>
            <w:lang w:val="en-GB"/>
          </w:rPr>
          <w:t xml:space="preserve">Figure </w:t>
        </w:r>
        <w:r w:rsidR="003F1E27" w:rsidRPr="003F1E27">
          <w:rPr>
            <w:rFonts w:ascii="Times New Roman" w:hAnsi="Times New Roman" w:cs="Times New Roman"/>
            <w:color w:val="000000" w:themeColor="text1"/>
            <w:lang w:val="en-GB"/>
            <w:rPrChange w:id="8612" w:author="Jane Shaw" w:date="2015-10-23T13:46:00Z">
              <w:rPr>
                <w:rFonts w:asciiTheme="majorBidi" w:hAnsiTheme="majorBidi" w:cstheme="majorBidi"/>
                <w:color w:val="000000" w:themeColor="text1"/>
                <w:lang w:val="en-GB"/>
              </w:rPr>
            </w:rPrChange>
          </w:rPr>
          <w:t xml:space="preserve">15, </w:t>
        </w:r>
      </w:ins>
      <w:del w:id="8613" w:author="Jane Shaw" w:date="2015-10-23T13:45:00Z">
        <w:r w:rsidR="00E24798" w:rsidRPr="003F1E27" w:rsidDel="003F1E27">
          <w:rPr>
            <w:rFonts w:ascii="Times New Roman" w:hAnsi="Times New Roman" w:cs="Times New Roman"/>
            <w:rPrChange w:id="8614" w:author="Jane Shaw" w:date="2015-10-23T13:46:00Z">
              <w:rPr/>
            </w:rPrChange>
          </w:rPr>
          <w:fldChar w:fldCharType="begin"/>
        </w:r>
        <w:r w:rsidR="00E24798" w:rsidRPr="003F1E27" w:rsidDel="003F1E27">
          <w:rPr>
            <w:rFonts w:ascii="Times New Roman" w:hAnsi="Times New Roman" w:cs="Times New Roman"/>
            <w:rPrChange w:id="8615" w:author="Jane Shaw" w:date="2015-10-23T13:46:00Z">
              <w:rPr/>
            </w:rPrChange>
          </w:rPr>
          <w:delInstrText xml:space="preserve"> REF _Ref420081987 \h  \* MERGEFORMAT </w:delInstrText>
        </w:r>
        <w:r w:rsidR="00E24798" w:rsidRPr="003F1E27" w:rsidDel="003F1E27">
          <w:rPr>
            <w:rFonts w:ascii="Times New Roman" w:hAnsi="Times New Roman" w:cs="Times New Roman"/>
            <w:rPrChange w:id="8616" w:author="Jane Shaw" w:date="2015-10-23T13:46:00Z">
              <w:rPr>
                <w:rFonts w:ascii="Times New Roman" w:hAnsi="Times New Roman" w:cs="Times New Roman"/>
              </w:rPr>
            </w:rPrChange>
          </w:rPr>
        </w:r>
        <w:r w:rsidR="00E24798" w:rsidRPr="003F1E27" w:rsidDel="003F1E27">
          <w:rPr>
            <w:rFonts w:ascii="Times New Roman" w:hAnsi="Times New Roman" w:cs="Times New Roman"/>
            <w:rPrChange w:id="8617" w:author="Jane Shaw" w:date="2015-10-23T13:46:00Z">
              <w:rPr/>
            </w:rPrChange>
          </w:rPr>
          <w:fldChar w:fldCharType="separate"/>
        </w:r>
        <w:r w:rsidR="00E24798" w:rsidRPr="003F1E27" w:rsidDel="003F1E27">
          <w:rPr>
            <w:rFonts w:ascii="Times New Roman" w:hAnsi="Times New Roman" w:cs="Times New Roman"/>
            <w:color w:val="000000" w:themeColor="text1"/>
            <w:lang w:val="en-GB"/>
            <w:rPrChange w:id="8618" w:author="Jane Shaw" w:date="2015-10-23T13:46:00Z">
              <w:rPr>
                <w:rFonts w:asciiTheme="majorBidi" w:hAnsiTheme="majorBidi" w:cstheme="majorBidi"/>
                <w:color w:val="000000" w:themeColor="text1"/>
                <w:lang w:val="en-GB"/>
              </w:rPr>
            </w:rPrChange>
          </w:rPr>
          <w:delText xml:space="preserve">Figure </w:delText>
        </w:r>
        <w:r w:rsidR="00E24798" w:rsidRPr="003F1E27" w:rsidDel="003F1E27">
          <w:rPr>
            <w:rFonts w:ascii="Times New Roman" w:hAnsi="Times New Roman" w:cs="Times New Roman"/>
            <w:noProof/>
            <w:color w:val="000000" w:themeColor="text1"/>
            <w:lang w:val="en-GB"/>
            <w:rPrChange w:id="8619" w:author="Jane Shaw" w:date="2015-10-23T13:46:00Z">
              <w:rPr>
                <w:rFonts w:asciiTheme="majorBidi" w:hAnsiTheme="majorBidi" w:cstheme="majorBidi"/>
                <w:noProof/>
                <w:color w:val="000000" w:themeColor="text1"/>
                <w:lang w:val="en-GB"/>
              </w:rPr>
            </w:rPrChange>
          </w:rPr>
          <w:delText>19</w:delText>
        </w:r>
        <w:r w:rsidR="00E24798" w:rsidRPr="003F1E27" w:rsidDel="003F1E27">
          <w:rPr>
            <w:rFonts w:ascii="Times New Roman" w:hAnsi="Times New Roman" w:cs="Times New Roman"/>
            <w:rPrChange w:id="8620" w:author="Jane Shaw" w:date="2015-10-23T13:46:00Z">
              <w:rPr/>
            </w:rPrChange>
          </w:rPr>
          <w:fldChar w:fldCharType="end"/>
        </w:r>
        <w:r w:rsidRPr="003F1E27" w:rsidDel="003F1E27">
          <w:rPr>
            <w:rFonts w:ascii="Times New Roman" w:hAnsi="Times New Roman" w:cs="Times New Roman"/>
            <w:color w:val="000000" w:themeColor="text1"/>
            <w:lang w:val="en-GB"/>
            <w:rPrChange w:id="8621" w:author="Jane Shaw" w:date="2015-10-23T13:46:00Z">
              <w:rPr>
                <w:rFonts w:asciiTheme="majorBidi" w:hAnsiTheme="majorBidi" w:cstheme="majorBidi"/>
                <w:color w:val="000000" w:themeColor="text1"/>
                <w:lang w:val="en-GB"/>
              </w:rPr>
            </w:rPrChange>
          </w:rPr>
          <w:delText xml:space="preserve">, this is apparent </w:delText>
        </w:r>
      </w:del>
      <w:ins w:id="8622" w:author="Jane Shaw" w:date="2015-10-23T13:45:00Z">
        <w:r w:rsidR="003F1E27" w:rsidRPr="003F1E27">
          <w:rPr>
            <w:rFonts w:ascii="Times New Roman" w:hAnsi="Times New Roman" w:cs="Times New Roman"/>
            <w:rPrChange w:id="8623" w:author="Jane Shaw" w:date="2015-10-23T13:46:00Z">
              <w:rPr/>
            </w:rPrChange>
          </w:rPr>
          <w:t xml:space="preserve">these cases are shown </w:t>
        </w:r>
      </w:ins>
      <w:r w:rsidRPr="00F31509">
        <w:rPr>
          <w:rFonts w:asciiTheme="majorBidi" w:hAnsiTheme="majorBidi" w:cstheme="majorBidi"/>
          <w:color w:val="000000" w:themeColor="text1"/>
          <w:lang w:val="en-GB"/>
        </w:rPr>
        <w:t xml:space="preserve">as </w:t>
      </w:r>
      <w:del w:id="8624" w:author="Jane Shaw" w:date="2015-10-23T13:46:00Z">
        <w:r w:rsidRPr="00F31509" w:rsidDel="003F1E27">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dots below the 45-degree line.</w:t>
      </w:r>
    </w:p>
    <w:p w14:paraId="51DF4C6B" w14:textId="568755FD"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p>
    <w:p w14:paraId="7E839722" w14:textId="74BCDB3F" w:rsidR="004F65E4" w:rsidRPr="00F31509" w:rsidRDefault="004F65E4" w:rsidP="004F65E4">
      <w:pPr>
        <w:pStyle w:val="Didascalia"/>
        <w:jc w:val="both"/>
        <w:rPr>
          <w:rFonts w:asciiTheme="majorBidi" w:hAnsiTheme="majorBidi" w:cstheme="majorBidi"/>
          <w:b/>
          <w:bCs/>
          <w:color w:val="000000" w:themeColor="text1"/>
          <w:sz w:val="22"/>
          <w:lang w:val="en-GB"/>
        </w:rPr>
      </w:pPr>
      <w:bookmarkStart w:id="8625" w:name="_Ref420081987"/>
      <w:bookmarkStart w:id="8626" w:name="_Toc420402194"/>
      <w:bookmarkStart w:id="8627" w:name="_Toc420402594"/>
      <w:bookmarkStart w:id="8628" w:name="_Toc421026225"/>
      <w:bookmarkStart w:id="8629" w:name="_Toc428383866"/>
      <w:bookmarkStart w:id="8630" w:name="_Toc430872519"/>
      <w:r w:rsidRPr="00F31509">
        <w:rPr>
          <w:rFonts w:asciiTheme="majorBidi" w:eastAsia="Times New Roman" w:hAnsiTheme="majorBidi" w:cstheme="majorBidi"/>
          <w:color w:val="000000" w:themeColor="text1"/>
          <w:sz w:val="22"/>
          <w:szCs w:val="22"/>
          <w:lang w:val="en-GB"/>
        </w:rPr>
        <w:t xml:space="preserve">Figure </w:t>
      </w:r>
      <w:ins w:id="8631" w:author="Jane Shaw" w:date="2015-10-23T13:46:00Z">
        <w:r w:rsidR="003F1E27">
          <w:rPr>
            <w:rFonts w:asciiTheme="majorBidi" w:eastAsia="Times New Roman" w:hAnsiTheme="majorBidi" w:cstheme="majorBidi"/>
            <w:color w:val="000000" w:themeColor="text1"/>
            <w:sz w:val="22"/>
            <w:szCs w:val="22"/>
            <w:lang w:val="en-GB"/>
          </w:rPr>
          <w:t>15</w:t>
        </w:r>
      </w:ins>
      <w:del w:id="8632" w:author="Jane Shaw" w:date="2015-10-23T13:46:00Z">
        <w:r w:rsidR="003D789C" w:rsidRPr="00F31509" w:rsidDel="003F1E27">
          <w:rPr>
            <w:rFonts w:asciiTheme="majorBidi" w:hAnsiTheme="majorBidi" w:cstheme="majorBidi"/>
            <w:lang w:val="en-GB"/>
          </w:rPr>
          <w:fldChar w:fldCharType="begin"/>
        </w:r>
        <w:r w:rsidRPr="00F31509" w:rsidDel="003F1E27">
          <w:rPr>
            <w:rFonts w:asciiTheme="majorBidi" w:hAnsiTheme="majorBidi" w:cstheme="majorBidi"/>
            <w:color w:val="000000" w:themeColor="text1"/>
            <w:sz w:val="22"/>
            <w:lang w:val="en-GB"/>
          </w:rPr>
          <w:delInstrText xml:space="preserve"> SEQ Figure \* ARABIC </w:delInstrText>
        </w:r>
        <w:r w:rsidR="003D789C" w:rsidRPr="00F31509" w:rsidDel="003F1E27">
          <w:rPr>
            <w:rFonts w:asciiTheme="majorBidi" w:hAnsiTheme="majorBidi" w:cstheme="majorBidi"/>
            <w:b/>
            <w:bCs/>
            <w:color w:val="000000" w:themeColor="text1"/>
            <w:sz w:val="22"/>
            <w:lang w:val="en-GB"/>
          </w:rPr>
          <w:fldChar w:fldCharType="separate"/>
        </w:r>
        <w:r w:rsidR="00E24798" w:rsidDel="003F1E27">
          <w:rPr>
            <w:rFonts w:asciiTheme="majorBidi" w:hAnsiTheme="majorBidi" w:cstheme="majorBidi"/>
            <w:noProof/>
            <w:color w:val="000000" w:themeColor="text1"/>
            <w:sz w:val="22"/>
            <w:lang w:val="en-GB"/>
          </w:rPr>
          <w:delText>19</w:delText>
        </w:r>
        <w:r w:rsidR="003D789C" w:rsidRPr="00F31509" w:rsidDel="003F1E27">
          <w:rPr>
            <w:rFonts w:asciiTheme="majorBidi" w:hAnsiTheme="majorBidi" w:cstheme="majorBidi"/>
            <w:lang w:val="en-GB"/>
          </w:rPr>
          <w:fldChar w:fldCharType="end"/>
        </w:r>
      </w:del>
      <w:bookmarkEnd w:id="8625"/>
      <w:r w:rsidRPr="00F31509">
        <w:rPr>
          <w:rFonts w:asciiTheme="majorBidi" w:eastAsia="Times New Roman" w:hAnsiTheme="majorBidi" w:cstheme="majorBidi"/>
          <w:color w:val="000000" w:themeColor="text1"/>
          <w:sz w:val="22"/>
          <w:szCs w:val="22"/>
          <w:lang w:val="en-GB"/>
        </w:rPr>
        <w:t>: Oilcake</w:t>
      </w:r>
      <w:del w:id="8633" w:author="Jane Shaw" w:date="2015-10-23T13:46:00Z">
        <w:r w:rsidRPr="00F31509" w:rsidDel="003F1E27">
          <w:rPr>
            <w:rFonts w:asciiTheme="majorBidi" w:eastAsia="Times New Roman" w:hAnsiTheme="majorBidi" w:cstheme="majorBidi"/>
            <w:color w:val="000000" w:themeColor="text1"/>
            <w:sz w:val="22"/>
            <w:szCs w:val="22"/>
            <w:lang w:val="en-GB"/>
          </w:rPr>
          <w:delText>s</w:delText>
        </w:r>
      </w:del>
      <w:r w:rsidRPr="00F31509">
        <w:rPr>
          <w:rFonts w:asciiTheme="majorBidi" w:eastAsia="Times New Roman" w:hAnsiTheme="majorBidi" w:cstheme="majorBidi"/>
          <w:color w:val="000000" w:themeColor="text1"/>
          <w:sz w:val="22"/>
          <w:szCs w:val="22"/>
          <w:lang w:val="en-GB"/>
        </w:rPr>
        <w:t>, oil</w:t>
      </w:r>
      <w:del w:id="8634" w:author="Jane Shaw" w:date="2015-10-23T13:46:00Z">
        <w:r w:rsidRPr="00F31509" w:rsidDel="003F1E27">
          <w:rPr>
            <w:rFonts w:asciiTheme="majorBidi" w:eastAsia="Times New Roman" w:hAnsiTheme="majorBidi" w:cstheme="majorBidi"/>
            <w:color w:val="000000" w:themeColor="text1"/>
            <w:sz w:val="22"/>
            <w:szCs w:val="22"/>
            <w:lang w:val="en-GB"/>
          </w:rPr>
          <w:delText xml:space="preserve"> </w:delText>
        </w:r>
      </w:del>
      <w:r w:rsidRPr="00F31509">
        <w:rPr>
          <w:rFonts w:asciiTheme="majorBidi" w:eastAsia="Times New Roman" w:hAnsiTheme="majorBidi" w:cstheme="majorBidi"/>
          <w:color w:val="000000" w:themeColor="text1"/>
          <w:sz w:val="22"/>
          <w:szCs w:val="22"/>
          <w:lang w:val="en-GB"/>
        </w:rPr>
        <w:t>meal</w:t>
      </w:r>
      <w:del w:id="8635" w:author="Jane Shaw" w:date="2015-10-23T13:46:00Z">
        <w:r w:rsidRPr="00F31509" w:rsidDel="003F1E27">
          <w:rPr>
            <w:rFonts w:asciiTheme="majorBidi" w:eastAsia="Times New Roman" w:hAnsiTheme="majorBidi" w:cstheme="majorBidi"/>
            <w:color w:val="000000" w:themeColor="text1"/>
            <w:sz w:val="22"/>
            <w:szCs w:val="22"/>
            <w:lang w:val="en-GB"/>
          </w:rPr>
          <w:delText>s</w:delText>
        </w:r>
      </w:del>
      <w:r w:rsidRPr="00F31509">
        <w:rPr>
          <w:rFonts w:asciiTheme="majorBidi" w:eastAsia="Times New Roman" w:hAnsiTheme="majorBidi" w:cstheme="majorBidi"/>
          <w:color w:val="000000" w:themeColor="text1"/>
          <w:sz w:val="22"/>
          <w:szCs w:val="22"/>
          <w:lang w:val="en-GB"/>
        </w:rPr>
        <w:t xml:space="preserve"> and bran</w:t>
      </w:r>
      <w:del w:id="8636" w:author="Jane Shaw" w:date="2015-10-23T13:46:00Z">
        <w:r w:rsidRPr="00F31509" w:rsidDel="003F1E27">
          <w:rPr>
            <w:rFonts w:asciiTheme="majorBidi" w:eastAsia="Times New Roman" w:hAnsiTheme="majorBidi" w:cstheme="majorBidi"/>
            <w:color w:val="000000" w:themeColor="text1"/>
            <w:sz w:val="22"/>
            <w:szCs w:val="22"/>
            <w:lang w:val="en-GB"/>
          </w:rPr>
          <w:delText>s</w:delText>
        </w:r>
      </w:del>
      <w:r w:rsidRPr="00F31509">
        <w:rPr>
          <w:rFonts w:asciiTheme="majorBidi" w:eastAsia="Times New Roman" w:hAnsiTheme="majorBidi" w:cstheme="majorBidi"/>
          <w:color w:val="000000" w:themeColor="text1"/>
          <w:sz w:val="22"/>
          <w:szCs w:val="22"/>
          <w:lang w:val="en-GB"/>
        </w:rPr>
        <w:t xml:space="preserve"> supply </w:t>
      </w:r>
      <w:del w:id="8637" w:author="Jane Shaw" w:date="2015-10-23T13:46:00Z">
        <w:r w:rsidRPr="00F31509" w:rsidDel="003F1E27">
          <w:rPr>
            <w:rFonts w:asciiTheme="majorBidi" w:eastAsia="Times New Roman" w:hAnsiTheme="majorBidi" w:cstheme="majorBidi"/>
            <w:color w:val="000000" w:themeColor="text1"/>
            <w:sz w:val="22"/>
            <w:szCs w:val="22"/>
            <w:lang w:val="en-GB"/>
          </w:rPr>
          <w:delText xml:space="preserve">vs. </w:delText>
        </w:r>
      </w:del>
      <w:ins w:id="8638" w:author="Jane Shaw" w:date="2015-10-23T13:46:00Z">
        <w:r w:rsidR="003F1E27">
          <w:rPr>
            <w:rFonts w:asciiTheme="majorBidi" w:eastAsia="Times New Roman" w:hAnsiTheme="majorBidi" w:cstheme="majorBidi"/>
            <w:color w:val="000000" w:themeColor="text1"/>
            <w:sz w:val="22"/>
            <w:szCs w:val="22"/>
            <w:lang w:val="en-GB"/>
          </w:rPr>
          <w:t xml:space="preserve">versus </w:t>
        </w:r>
      </w:ins>
      <w:r w:rsidRPr="00F31509">
        <w:rPr>
          <w:rFonts w:asciiTheme="majorBidi" w:eastAsia="Times New Roman" w:hAnsiTheme="majorBidi" w:cstheme="majorBidi"/>
          <w:color w:val="000000" w:themeColor="text1"/>
          <w:sz w:val="22"/>
          <w:szCs w:val="22"/>
          <w:lang w:val="en-GB"/>
        </w:rPr>
        <w:t>demand</w:t>
      </w:r>
      <w:bookmarkEnd w:id="8626"/>
      <w:bookmarkEnd w:id="8627"/>
      <w:bookmarkEnd w:id="8628"/>
      <w:bookmarkEnd w:id="8629"/>
      <w:bookmarkEnd w:id="8630"/>
    </w:p>
    <w:p w14:paraId="1949F3A2" w14:textId="0CDB5B60"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w:t>
      </w:r>
      <w:del w:id="8639" w:author="Jane Shaw" w:date="2015-10-23T13:46:00Z">
        <w:r w:rsidRPr="00F31509" w:rsidDel="003F1E27">
          <w:rPr>
            <w:rFonts w:asciiTheme="majorBidi" w:eastAsia="Times New Roman" w:hAnsiTheme="majorBidi" w:cstheme="majorBidi"/>
            <w:color w:val="000000" w:themeColor="text1"/>
            <w:lang w:val="en-GB"/>
          </w:rPr>
          <w:delText xml:space="preserve">be due to </w:delText>
        </w:r>
      </w:del>
      <w:ins w:id="8640" w:author="Jane Shaw" w:date="2015-10-23T13:46:00Z">
        <w:r w:rsidR="003F1E27">
          <w:rPr>
            <w:rFonts w:asciiTheme="majorBidi" w:eastAsia="Times New Roman" w:hAnsiTheme="majorBidi" w:cstheme="majorBidi"/>
            <w:color w:val="000000" w:themeColor="text1"/>
            <w:lang w:val="en-GB"/>
          </w:rPr>
          <w:t xml:space="preserve">have </w:t>
        </w:r>
      </w:ins>
      <w:r w:rsidRPr="00F31509">
        <w:rPr>
          <w:rFonts w:asciiTheme="majorBidi" w:eastAsia="Times New Roman" w:hAnsiTheme="majorBidi" w:cstheme="majorBidi"/>
          <w:color w:val="000000" w:themeColor="text1"/>
          <w:lang w:val="en-GB"/>
        </w:rPr>
        <w:t>two principal reasons. First, the intensification rate is too low and thus underestimates the actual needs. Second, either the number of animals or the feeding efficiency ratio</w:t>
      </w:r>
      <w:del w:id="8641" w:author="Jane Shaw" w:date="2015-10-23T13:46:00Z">
        <w:r w:rsidRPr="00F31509" w:rsidDel="003F1E27">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del w:id="8642" w:author="Jane Shaw" w:date="2015-10-23T13:46:00Z">
        <w:r w:rsidRPr="00F31509" w:rsidDel="003F1E27">
          <w:rPr>
            <w:rFonts w:asciiTheme="majorBidi" w:eastAsia="Times New Roman" w:hAnsiTheme="majorBidi" w:cstheme="majorBidi"/>
            <w:color w:val="000000" w:themeColor="text1"/>
            <w:lang w:val="en-GB"/>
          </w:rPr>
          <w:delText xml:space="preserve">are </w:delText>
        </w:r>
      </w:del>
      <w:ins w:id="8643" w:author="Jane Shaw" w:date="2015-10-23T13:46:00Z">
        <w:r w:rsidR="003F1E27">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 xml:space="preserve">too low, which again </w:t>
      </w:r>
      <w:del w:id="8644" w:author="Jane Shaw" w:date="2015-10-23T13:47:00Z">
        <w:r w:rsidRPr="00F31509" w:rsidDel="003F1E27">
          <w:rPr>
            <w:rFonts w:asciiTheme="majorBidi" w:eastAsia="Times New Roman" w:hAnsiTheme="majorBidi" w:cstheme="majorBidi"/>
            <w:color w:val="000000" w:themeColor="text1"/>
            <w:lang w:val="en-GB"/>
          </w:rPr>
          <w:delText xml:space="preserve">would </w:delText>
        </w:r>
      </w:del>
      <w:ins w:id="8645" w:author="Jane Shaw" w:date="2015-10-23T13:47:00Z">
        <w:r w:rsidR="003F1E27">
          <w:rPr>
            <w:rFonts w:asciiTheme="majorBidi" w:eastAsia="Times New Roman" w:hAnsiTheme="majorBidi" w:cstheme="majorBidi"/>
            <w:color w:val="000000" w:themeColor="text1"/>
            <w:lang w:val="en-GB"/>
          </w:rPr>
          <w:t xml:space="preserve">leads to </w:t>
        </w:r>
      </w:ins>
      <w:r w:rsidRPr="00F31509">
        <w:rPr>
          <w:rFonts w:asciiTheme="majorBidi" w:eastAsia="Times New Roman" w:hAnsiTheme="majorBidi" w:cstheme="majorBidi"/>
          <w:color w:val="000000" w:themeColor="text1"/>
          <w:lang w:val="en-GB"/>
        </w:rPr>
        <w:t>understate</w:t>
      </w:r>
      <w:ins w:id="8646" w:author="Jane Shaw" w:date="2015-10-23T13:47:00Z">
        <w:r w:rsidR="003F1E27">
          <w:rPr>
            <w:rFonts w:asciiTheme="majorBidi" w:eastAsia="Times New Roman" w:hAnsiTheme="majorBidi" w:cstheme="majorBidi"/>
            <w:color w:val="000000" w:themeColor="text1"/>
            <w:lang w:val="en-GB"/>
          </w:rPr>
          <w:t>ment of</w:t>
        </w:r>
      </w:ins>
      <w:r w:rsidRPr="00F31509">
        <w:rPr>
          <w:rFonts w:asciiTheme="majorBidi" w:eastAsia="Times New Roman" w:hAnsiTheme="majorBidi" w:cstheme="majorBidi"/>
          <w:color w:val="000000" w:themeColor="text1"/>
          <w:lang w:val="en-GB"/>
        </w:rPr>
        <w:t xml:space="preserve"> </w:t>
      </w:r>
      <w:del w:id="8647" w:author="Jane Shaw" w:date="2015-10-23T13:47:00Z">
        <w:r w:rsidRPr="00F31509" w:rsidDel="003F1E27">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actual needs. Such negative protein balances seem </w:t>
      </w:r>
      <w:del w:id="8648" w:author="Jane Shaw" w:date="2015-10-23T13:47:00Z">
        <w:r w:rsidRPr="00F31509" w:rsidDel="003F1E27">
          <w:rPr>
            <w:rFonts w:asciiTheme="majorBidi" w:eastAsia="Times New Roman" w:hAnsiTheme="majorBidi" w:cstheme="majorBidi"/>
            <w:color w:val="000000" w:themeColor="text1"/>
            <w:lang w:val="en-GB"/>
          </w:rPr>
          <w:delText xml:space="preserve">to be </w:delText>
        </w:r>
      </w:del>
      <w:r w:rsidRPr="00F31509">
        <w:rPr>
          <w:rFonts w:asciiTheme="majorBidi" w:eastAsia="Times New Roman" w:hAnsiTheme="majorBidi" w:cstheme="majorBidi"/>
          <w:color w:val="000000" w:themeColor="text1"/>
          <w:lang w:val="en-GB"/>
        </w:rPr>
        <w:t xml:space="preserve">unlikely to occur, </w:t>
      </w:r>
      <w:del w:id="8649" w:author="Jane Shaw" w:date="2015-10-23T13:47:00Z">
        <w:r w:rsidRPr="00F31509" w:rsidDel="003F1E27">
          <w:rPr>
            <w:rFonts w:asciiTheme="majorBidi" w:eastAsia="Times New Roman" w:hAnsiTheme="majorBidi" w:cstheme="majorBidi"/>
            <w:color w:val="000000" w:themeColor="text1"/>
            <w:lang w:val="en-GB"/>
          </w:rPr>
          <w:delText xml:space="preserve">simply </w:delText>
        </w:r>
      </w:del>
      <w:r w:rsidRPr="00F31509">
        <w:rPr>
          <w:rFonts w:asciiTheme="majorBidi" w:eastAsia="Times New Roman" w:hAnsiTheme="majorBidi" w:cstheme="majorBidi"/>
          <w:color w:val="000000" w:themeColor="text1"/>
          <w:lang w:val="en-GB"/>
        </w:rPr>
        <w:t xml:space="preserve">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ins w:id="8650" w:author="Jane Shaw" w:date="2015-10-23T13:47:00Z">
        <w:r w:rsidR="003F1E27">
          <w:rPr>
            <w:rFonts w:asciiTheme="majorBidi" w:eastAsia="Times New Roman" w:hAnsiTheme="majorBidi" w:cstheme="majorBidi"/>
            <w:color w:val="000000" w:themeColor="text1"/>
            <w:lang w:val="en-GB"/>
          </w:rPr>
          <w:t>.</w:t>
        </w:r>
      </w:ins>
      <w:r w:rsidRPr="00F31509">
        <w:rPr>
          <w:rStyle w:val="Rimandonotaapidipagina"/>
          <w:rFonts w:asciiTheme="majorBidi" w:eastAsia="Times New Roman" w:hAnsiTheme="majorBidi" w:cstheme="majorBidi"/>
          <w:color w:val="000000" w:themeColor="text1"/>
          <w:lang w:val="en-GB"/>
        </w:rPr>
        <w:footnoteReference w:id="45"/>
      </w:r>
      <w:del w:id="8655" w:author="Jane Shaw" w:date="2015-10-23T13:47:00Z">
        <w:r w:rsidRPr="00F31509" w:rsidDel="003F1E27">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656" w:author="Jane Shaw" w:date="2015-10-23T13:48:00Z">
        <w:r w:rsidRPr="00F31509" w:rsidDel="003F1E27">
          <w:rPr>
            <w:rFonts w:asciiTheme="majorBidi" w:eastAsia="Times New Roman" w:hAnsiTheme="majorBidi" w:cstheme="majorBidi"/>
            <w:color w:val="000000" w:themeColor="text1"/>
            <w:lang w:val="en-GB"/>
          </w:rPr>
          <w:delText xml:space="preserve">But </w:delText>
        </w:r>
      </w:del>
      <w:ins w:id="8657" w:author="Jane Shaw" w:date="2015-10-23T13:48:00Z">
        <w:r w:rsidR="003F1E27">
          <w:rPr>
            <w:rFonts w:asciiTheme="majorBidi" w:eastAsia="Times New Roman" w:hAnsiTheme="majorBidi" w:cstheme="majorBidi"/>
            <w:color w:val="000000" w:themeColor="text1"/>
            <w:lang w:val="en-GB"/>
          </w:rPr>
          <w:t xml:space="preserve">However, </w:t>
        </w:r>
      </w:ins>
      <w:r w:rsidRPr="00F31509">
        <w:rPr>
          <w:rFonts w:asciiTheme="majorBidi" w:eastAsia="Times New Roman" w:hAnsiTheme="majorBidi" w:cstheme="majorBidi"/>
          <w:color w:val="000000" w:themeColor="text1"/>
          <w:lang w:val="en-GB"/>
        </w:rPr>
        <w:t>in practice</w:t>
      </w:r>
      <w:ins w:id="8658" w:author="Jane Shaw" w:date="2015-10-23T13:48:00Z">
        <w:r w:rsidR="003F1E27">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they have occurred in many instances after systematic</w:t>
      </w:r>
      <w:del w:id="8659" w:author="Jane Shaw" w:date="2015-10-23T13:48:00Z">
        <w:r w:rsidRPr="00F31509" w:rsidDel="003F1E27">
          <w:rPr>
            <w:rFonts w:asciiTheme="majorBidi" w:eastAsia="Times New Roman" w:hAnsiTheme="majorBidi" w:cstheme="majorBidi"/>
            <w:color w:val="000000" w:themeColor="text1"/>
            <w:lang w:val="en-GB"/>
          </w:rPr>
          <w:delText>ally</w:delText>
        </w:r>
      </w:del>
      <w:r w:rsidRPr="00F31509">
        <w:rPr>
          <w:rFonts w:asciiTheme="majorBidi" w:eastAsia="Times New Roman" w:hAnsiTheme="majorBidi" w:cstheme="majorBidi"/>
          <w:color w:val="000000" w:themeColor="text1"/>
          <w:lang w:val="en-GB"/>
        </w:rPr>
        <w:t xml:space="preserve"> triangulati</w:t>
      </w:r>
      <w:ins w:id="8660" w:author="Jane Shaw" w:date="2015-10-23T13:48:00Z">
        <w:r w:rsidR="003F1E27">
          <w:rPr>
            <w:rFonts w:asciiTheme="majorBidi" w:eastAsia="Times New Roman" w:hAnsiTheme="majorBidi" w:cstheme="majorBidi"/>
            <w:color w:val="000000" w:themeColor="text1"/>
            <w:lang w:val="en-GB"/>
          </w:rPr>
          <w:t>on of</w:t>
        </w:r>
      </w:ins>
      <w:del w:id="8661" w:author="Jane Shaw" w:date="2015-10-23T13:48:00Z">
        <w:r w:rsidRPr="00F31509" w:rsidDel="003F1E27">
          <w:rPr>
            <w:rFonts w:asciiTheme="majorBidi" w:eastAsia="Times New Roman" w:hAnsiTheme="majorBidi" w:cstheme="majorBidi"/>
            <w:color w:val="000000" w:themeColor="text1"/>
            <w:lang w:val="en-GB"/>
          </w:rPr>
          <w:delText>ng</w:delText>
        </w:r>
      </w:del>
      <w:r w:rsidRPr="00F31509">
        <w:rPr>
          <w:rFonts w:asciiTheme="majorBidi" w:eastAsia="Times New Roman" w:hAnsiTheme="majorBidi" w:cstheme="majorBidi"/>
          <w:color w:val="000000" w:themeColor="text1"/>
          <w:lang w:val="en-GB"/>
        </w:rPr>
        <w:t xml:space="preserve"> protein needs with availability. </w:t>
      </w:r>
      <w:ins w:id="8662" w:author="Jane Shaw" w:date="2015-11-07T19:41:00Z">
        <w:r w:rsidR="00B53C20">
          <w:rPr>
            <w:rFonts w:asciiTheme="majorBidi" w:eastAsia="Times New Roman" w:hAnsiTheme="majorBidi" w:cstheme="majorBidi"/>
            <w:color w:val="000000" w:themeColor="text1"/>
            <w:lang w:val="en-GB"/>
          </w:rPr>
          <w:t>Case-by-</w:t>
        </w:r>
        <w:r w:rsidR="00B53C20" w:rsidRPr="00F31509">
          <w:rPr>
            <w:rFonts w:asciiTheme="majorBidi" w:eastAsia="Times New Roman" w:hAnsiTheme="majorBidi" w:cstheme="majorBidi"/>
            <w:color w:val="000000" w:themeColor="text1"/>
            <w:lang w:val="en-GB"/>
          </w:rPr>
          <w:t xml:space="preserve">case </w:t>
        </w:r>
      </w:ins>
      <w:del w:id="8663" w:author="Jane Shaw" w:date="2015-10-23T13:48:00Z">
        <w:r w:rsidRPr="00F31509" w:rsidDel="003F1E27">
          <w:rPr>
            <w:rFonts w:asciiTheme="majorBidi" w:eastAsia="Times New Roman" w:hAnsiTheme="majorBidi" w:cstheme="majorBidi"/>
            <w:color w:val="000000" w:themeColor="text1"/>
            <w:lang w:val="en-GB"/>
          </w:rPr>
          <w:delText xml:space="preserve">The </w:delText>
        </w:r>
      </w:del>
      <w:ins w:id="8664" w:author="Jane Shaw" w:date="2015-10-23T13:48:00Z">
        <w:r w:rsidR="00B53C20">
          <w:rPr>
            <w:rFonts w:asciiTheme="majorBidi" w:eastAsia="Times New Roman" w:hAnsiTheme="majorBidi" w:cstheme="majorBidi"/>
            <w:color w:val="000000" w:themeColor="text1"/>
            <w:lang w:val="en-GB"/>
          </w:rPr>
          <w:t xml:space="preserve">review </w:t>
        </w:r>
        <w:r w:rsidR="003F1E27">
          <w:rPr>
            <w:rFonts w:asciiTheme="majorBidi" w:eastAsia="Times New Roman" w:hAnsiTheme="majorBidi" w:cstheme="majorBidi"/>
            <w:color w:val="000000" w:themeColor="text1"/>
            <w:lang w:val="en-GB"/>
          </w:rPr>
          <w:t xml:space="preserve">of the </w:t>
        </w:r>
      </w:ins>
      <w:r w:rsidRPr="00F31509">
        <w:rPr>
          <w:rFonts w:asciiTheme="majorBidi" w:eastAsia="Times New Roman" w:hAnsiTheme="majorBidi" w:cstheme="majorBidi"/>
          <w:color w:val="000000" w:themeColor="text1"/>
          <w:lang w:val="en-GB"/>
        </w:rPr>
        <w:t xml:space="preserve">results </w:t>
      </w:r>
      <w:del w:id="8665" w:author="Jane Shaw" w:date="2015-10-23T13:48:00Z">
        <w:r w:rsidRPr="00F31509" w:rsidDel="003F1E27">
          <w:rPr>
            <w:rFonts w:asciiTheme="majorBidi" w:eastAsia="Times New Roman" w:hAnsiTheme="majorBidi" w:cstheme="majorBidi"/>
            <w:color w:val="000000" w:themeColor="text1"/>
            <w:lang w:val="en-GB"/>
          </w:rPr>
          <w:delText xml:space="preserve">have been </w:delText>
        </w:r>
      </w:del>
      <w:del w:id="8666" w:author="Jane Shaw" w:date="2015-11-07T19:41:00Z">
        <w:r w:rsidRPr="00F31509" w:rsidDel="00B53C20">
          <w:rPr>
            <w:rFonts w:asciiTheme="majorBidi" w:eastAsia="Times New Roman" w:hAnsiTheme="majorBidi" w:cstheme="majorBidi"/>
            <w:color w:val="000000" w:themeColor="text1"/>
            <w:lang w:val="en-GB"/>
          </w:rPr>
          <w:delText xml:space="preserve">reviewed </w:delText>
        </w:r>
      </w:del>
      <w:del w:id="8667" w:author="Jane Shaw" w:date="2015-10-23T13:48:00Z">
        <w:r w:rsidRPr="00F31509" w:rsidDel="003F1E27">
          <w:rPr>
            <w:rFonts w:asciiTheme="majorBidi" w:eastAsia="Times New Roman" w:hAnsiTheme="majorBidi" w:cstheme="majorBidi"/>
            <w:color w:val="000000" w:themeColor="text1"/>
            <w:lang w:val="en-GB"/>
          </w:rPr>
          <w:delText xml:space="preserve">on a </w:delText>
        </w:r>
      </w:del>
      <w:del w:id="8668" w:author="Jane Shaw" w:date="2015-11-07T19:41:00Z">
        <w:r w:rsidRPr="00F31509" w:rsidDel="00B53C20">
          <w:rPr>
            <w:rFonts w:asciiTheme="majorBidi" w:eastAsia="Times New Roman" w:hAnsiTheme="majorBidi" w:cstheme="majorBidi"/>
            <w:color w:val="000000" w:themeColor="text1"/>
            <w:lang w:val="en-GB"/>
          </w:rPr>
          <w:delText xml:space="preserve">case by case </w:delText>
        </w:r>
      </w:del>
      <w:del w:id="8669" w:author="Jane Shaw" w:date="2015-10-23T13:48:00Z">
        <w:r w:rsidRPr="00F31509" w:rsidDel="003F1E27">
          <w:rPr>
            <w:rFonts w:asciiTheme="majorBidi" w:eastAsia="Times New Roman" w:hAnsiTheme="majorBidi" w:cstheme="majorBidi"/>
            <w:color w:val="000000" w:themeColor="text1"/>
            <w:lang w:val="en-GB"/>
          </w:rPr>
          <w:delText xml:space="preserve">basis </w:delText>
        </w:r>
      </w:del>
      <w:r w:rsidRPr="00F31509">
        <w:rPr>
          <w:rFonts w:asciiTheme="majorBidi" w:eastAsia="Times New Roman" w:hAnsiTheme="majorBidi" w:cstheme="majorBidi"/>
          <w:color w:val="000000" w:themeColor="text1"/>
          <w:lang w:val="en-GB"/>
        </w:rPr>
        <w:t xml:space="preserve">(country by country, year by year) </w:t>
      </w:r>
      <w:del w:id="8670" w:author="Jane Shaw" w:date="2015-10-23T13:49:00Z">
        <w:r w:rsidRPr="00F31509" w:rsidDel="003F1E27">
          <w:rPr>
            <w:rFonts w:asciiTheme="majorBidi" w:eastAsia="Times New Roman" w:hAnsiTheme="majorBidi" w:cstheme="majorBidi"/>
            <w:color w:val="000000" w:themeColor="text1"/>
            <w:lang w:val="en-GB"/>
          </w:rPr>
          <w:delText xml:space="preserve">and </w:delText>
        </w:r>
      </w:del>
      <w:ins w:id="8671" w:author="Jane Shaw" w:date="2015-10-23T13:49:00Z">
        <w:r w:rsidR="003F1E27">
          <w:rPr>
            <w:rFonts w:asciiTheme="majorBidi" w:eastAsia="Times New Roman" w:hAnsiTheme="majorBidi" w:cstheme="majorBidi"/>
            <w:color w:val="000000" w:themeColor="text1"/>
            <w:lang w:val="en-GB"/>
          </w:rPr>
          <w:t xml:space="preserve">has </w:t>
        </w:r>
      </w:ins>
      <w:r w:rsidRPr="00F31509">
        <w:rPr>
          <w:rFonts w:asciiTheme="majorBidi" w:eastAsia="Times New Roman" w:hAnsiTheme="majorBidi" w:cstheme="majorBidi"/>
          <w:color w:val="000000" w:themeColor="text1"/>
          <w:lang w:val="en-GB"/>
        </w:rPr>
        <w:t>resulted in many adjustments of animal numbers and livestock productivity</w:t>
      </w:r>
      <w:r w:rsidRPr="003F1E27">
        <w:rPr>
          <w:rFonts w:asciiTheme="majorBidi" w:eastAsia="Times New Roman" w:hAnsiTheme="majorBidi" w:cstheme="majorBidi"/>
          <w:color w:val="000000" w:themeColor="text1"/>
          <w:lang w:val="en-GB"/>
          <w:rPrChange w:id="8672" w:author="Jane Shaw" w:date="2015-10-23T13:49:00Z">
            <w:rPr>
              <w:rFonts w:asciiTheme="majorBidi" w:eastAsia="Times New Roman" w:hAnsiTheme="majorBidi" w:cstheme="majorBidi"/>
              <w:color w:val="000000" w:themeColor="text1"/>
              <w:u w:val="single"/>
              <w:lang w:val="en-GB"/>
            </w:rPr>
          </w:rPrChange>
        </w:rPr>
        <w:t>,</w:t>
      </w:r>
      <w:r w:rsidRPr="003F1E27">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 line with the newly obtained information from consistency checks. Where </w:t>
      </w:r>
      <w:del w:id="8673" w:author="Jane Shaw" w:date="2015-10-23T13:50:00Z">
        <w:r w:rsidRPr="00F31509" w:rsidDel="003F1E27">
          <w:rPr>
            <w:rFonts w:asciiTheme="majorBidi" w:eastAsia="Times New Roman" w:hAnsiTheme="majorBidi" w:cstheme="majorBidi"/>
            <w:color w:val="000000" w:themeColor="text1"/>
            <w:lang w:val="en-GB"/>
          </w:rPr>
          <w:delText xml:space="preserve">these </w:delText>
        </w:r>
      </w:del>
      <w:ins w:id="8674" w:author="Jane Shaw" w:date="2015-10-23T13:50:00Z">
        <w:r w:rsidR="003F1E27">
          <w:rPr>
            <w:rFonts w:asciiTheme="majorBidi" w:eastAsia="Times New Roman" w:hAnsiTheme="majorBidi" w:cstheme="majorBidi"/>
            <w:color w:val="000000" w:themeColor="text1"/>
            <w:lang w:val="en-GB"/>
          </w:rPr>
          <w:t xml:space="preserve">negative balances </w:t>
        </w:r>
      </w:ins>
      <w:r w:rsidRPr="00F31509">
        <w:rPr>
          <w:rFonts w:asciiTheme="majorBidi" w:eastAsia="Times New Roman" w:hAnsiTheme="majorBidi" w:cstheme="majorBidi"/>
          <w:color w:val="000000" w:themeColor="text1"/>
          <w:lang w:val="en-GB"/>
        </w:rPr>
        <w:t xml:space="preserve">are based on official estimates, the inconsistencies are </w:t>
      </w:r>
      <w:del w:id="8675" w:author="Jane Shaw" w:date="2015-10-23T13:49:00Z">
        <w:r w:rsidRPr="00F31509" w:rsidDel="003F1E27">
          <w:rPr>
            <w:rFonts w:asciiTheme="majorBidi" w:eastAsia="Times New Roman" w:hAnsiTheme="majorBidi" w:cstheme="majorBidi"/>
            <w:color w:val="000000" w:themeColor="text1"/>
            <w:lang w:val="en-GB"/>
          </w:rPr>
          <w:delText xml:space="preserve">being </w:delText>
        </w:r>
      </w:del>
      <w:r w:rsidRPr="00F31509">
        <w:rPr>
          <w:rFonts w:asciiTheme="majorBidi" w:eastAsia="Times New Roman" w:hAnsiTheme="majorBidi" w:cstheme="majorBidi"/>
          <w:color w:val="000000" w:themeColor="text1"/>
          <w:lang w:val="en-GB"/>
        </w:rPr>
        <w:t xml:space="preserve">brought to the attention of the data suppliers. </w:t>
      </w:r>
      <w:r w:rsidRPr="003F1E27">
        <w:rPr>
          <w:rFonts w:asciiTheme="majorBidi" w:eastAsia="Times New Roman" w:hAnsiTheme="majorBidi" w:cstheme="majorBidi"/>
          <w:color w:val="000000" w:themeColor="text1"/>
          <w:highlight w:val="yellow"/>
          <w:lang w:val="en-GB"/>
          <w:rPrChange w:id="8676" w:author="Jane Shaw" w:date="2015-10-23T13:50:00Z">
            <w:rPr>
              <w:rFonts w:asciiTheme="majorBidi" w:eastAsia="Times New Roman" w:hAnsiTheme="majorBidi" w:cstheme="majorBidi"/>
              <w:color w:val="000000" w:themeColor="text1"/>
              <w:lang w:val="en-GB"/>
            </w:rPr>
          </w:rPrChange>
        </w:rPr>
        <w:t>A separate document has been compiled providing a complete overview of the results</w:t>
      </w:r>
      <w:r w:rsidRPr="00F31509">
        <w:rPr>
          <w:rFonts w:asciiTheme="majorBidi" w:eastAsia="Times New Roman" w:hAnsiTheme="majorBidi" w:cstheme="majorBidi"/>
          <w:color w:val="000000" w:themeColor="text1"/>
          <w:lang w:val="en-GB"/>
        </w:rPr>
        <w:t>.</w:t>
      </w:r>
    </w:p>
    <w:p w14:paraId="45144021" w14:textId="0445B004" w:rsidR="004F65E4" w:rsidRPr="003F1E27" w:rsidDel="003F1E27" w:rsidRDefault="004F65E4">
      <w:pPr>
        <w:keepNext/>
        <w:tabs>
          <w:tab w:val="left" w:pos="851"/>
          <w:tab w:val="left" w:pos="3816"/>
        </w:tabs>
        <w:jc w:val="both"/>
        <w:rPr>
          <w:del w:id="8677" w:author="Jane Shaw" w:date="2015-10-23T13:50:00Z"/>
          <w:rFonts w:asciiTheme="majorBidi" w:hAnsiTheme="majorBidi" w:cstheme="majorBidi"/>
          <w:bCs/>
          <w:i/>
          <w:iCs/>
          <w:color w:val="000000" w:themeColor="text1"/>
          <w:lang w:val="en-GB"/>
        </w:rPr>
        <w:pPrChange w:id="8678" w:author="Jane Shaw" w:date="2015-10-23T13:50:00Z">
          <w:pPr>
            <w:keepNext/>
            <w:tabs>
              <w:tab w:val="left" w:pos="851"/>
              <w:tab w:val="left" w:pos="3816"/>
            </w:tabs>
            <w:ind w:left="360"/>
            <w:jc w:val="both"/>
          </w:pPr>
        </w:pPrChange>
      </w:pPr>
      <w:r w:rsidRPr="003F1E27">
        <w:rPr>
          <w:rFonts w:asciiTheme="majorBidi" w:hAnsiTheme="majorBidi" w:cstheme="majorBidi"/>
          <w:b/>
          <w:bCs/>
          <w:i/>
          <w:iCs/>
          <w:color w:val="000000" w:themeColor="text1"/>
          <w:lang w:val="en-GB"/>
          <w:rPrChange w:id="8679" w:author="Jane Shaw" w:date="2015-10-23T13:50:00Z">
            <w:rPr>
              <w:rFonts w:asciiTheme="majorBidi" w:hAnsiTheme="majorBidi" w:cstheme="majorBidi"/>
              <w:bCs/>
              <w:i/>
              <w:iCs/>
              <w:color w:val="000000" w:themeColor="text1"/>
              <w:lang w:val="en-GB"/>
            </w:rPr>
          </w:rPrChange>
        </w:rPr>
        <w:t>Insufficient availability</w:t>
      </w:r>
      <w:ins w:id="8680" w:author="Jane Shaw" w:date="2015-10-23T13:50:00Z">
        <w:r w:rsidR="003F1E27" w:rsidRPr="003F1E27">
          <w:rPr>
            <w:rFonts w:asciiTheme="majorBidi" w:hAnsiTheme="majorBidi" w:cstheme="majorBidi"/>
            <w:b/>
            <w:bCs/>
            <w:i/>
            <w:iCs/>
            <w:color w:val="000000" w:themeColor="text1"/>
            <w:lang w:val="en-GB"/>
            <w:rPrChange w:id="8681" w:author="Jane Shaw" w:date="2015-10-23T13:50:00Z">
              <w:rPr>
                <w:rFonts w:asciiTheme="majorBidi" w:hAnsiTheme="majorBidi" w:cstheme="majorBidi"/>
                <w:bCs/>
                <w:i/>
                <w:iCs/>
                <w:color w:val="000000" w:themeColor="text1"/>
                <w:lang w:val="en-GB"/>
              </w:rPr>
            </w:rPrChange>
          </w:rPr>
          <w:t>:</w:t>
        </w:r>
        <w:r w:rsidR="003F1E27" w:rsidRPr="003F1E27">
          <w:rPr>
            <w:rFonts w:asciiTheme="majorBidi" w:eastAsia="Times New Roman" w:hAnsiTheme="majorBidi" w:cstheme="majorBidi"/>
            <w:b/>
            <w:color w:val="000000" w:themeColor="text1"/>
            <w:lang w:val="en-GB"/>
            <w:rPrChange w:id="8682" w:author="Jane Shaw" w:date="2015-10-23T13:50:00Z">
              <w:rPr>
                <w:rFonts w:asciiTheme="majorBidi" w:eastAsia="Times New Roman" w:hAnsiTheme="majorBidi" w:cstheme="majorBidi"/>
                <w:color w:val="000000" w:themeColor="text1"/>
                <w:lang w:val="en-GB"/>
              </w:rPr>
            </w:rPrChange>
          </w:rPr>
          <w:t xml:space="preserve"> </w:t>
        </w:r>
      </w:ins>
    </w:p>
    <w:p w14:paraId="34ED0742" w14:textId="5C61AA76" w:rsidR="004F65E4" w:rsidRPr="003F1E27" w:rsidRDefault="004F65E4" w:rsidP="004F65E4">
      <w:pPr>
        <w:keepNext/>
        <w:tabs>
          <w:tab w:val="left" w:pos="851"/>
          <w:tab w:val="left" w:pos="3816"/>
        </w:tabs>
        <w:jc w:val="both"/>
        <w:rPr>
          <w:rFonts w:asciiTheme="majorBidi" w:hAnsiTheme="majorBidi" w:cstheme="majorBidi"/>
          <w:color w:val="000000" w:themeColor="text1"/>
          <w:lang w:val="en-GB"/>
        </w:rPr>
      </w:pPr>
      <w:r w:rsidRPr="003F1E27">
        <w:rPr>
          <w:rFonts w:asciiTheme="majorBidi" w:eastAsia="Times New Roman" w:hAnsiTheme="majorBidi" w:cstheme="majorBidi"/>
          <w:color w:val="000000" w:themeColor="text1"/>
          <w:lang w:val="en-GB"/>
        </w:rPr>
        <w:t xml:space="preserve">Just </w:t>
      </w:r>
      <w:r w:rsidR="00C62BEB" w:rsidRPr="003F1E27">
        <w:rPr>
          <w:rFonts w:asciiTheme="majorBidi" w:eastAsia="Times New Roman" w:hAnsiTheme="majorBidi" w:cstheme="majorBidi"/>
          <w:color w:val="000000" w:themeColor="text1"/>
          <w:lang w:val="en-GB"/>
        </w:rPr>
        <w:t xml:space="preserve">as </w:t>
      </w:r>
      <w:r w:rsidRPr="003F1E27">
        <w:rPr>
          <w:rFonts w:asciiTheme="majorBidi" w:eastAsia="Times New Roman" w:hAnsiTheme="majorBidi" w:cstheme="majorBidi"/>
          <w:color w:val="000000" w:themeColor="text1"/>
          <w:lang w:val="en-GB"/>
        </w:rPr>
        <w:t>there are negative balances, in some countries</w:t>
      </w:r>
      <w:del w:id="8683" w:author="Jane Shaw" w:date="2015-10-23T13:50:00Z">
        <w:r w:rsidRPr="003F1E27" w:rsidDel="003F1E27">
          <w:rPr>
            <w:rFonts w:asciiTheme="majorBidi" w:eastAsia="Times New Roman" w:hAnsiTheme="majorBidi" w:cstheme="majorBidi"/>
            <w:color w:val="000000" w:themeColor="text1"/>
            <w:lang w:val="en-GB"/>
          </w:rPr>
          <w:delText>,</w:delText>
        </w:r>
      </w:del>
      <w:del w:id="8684" w:author="Jane Shaw" w:date="2015-10-23T13:51:00Z">
        <w:r w:rsidRPr="003F1E27" w:rsidDel="003F1E27">
          <w:rPr>
            <w:rFonts w:asciiTheme="majorBidi" w:eastAsia="Times New Roman" w:hAnsiTheme="majorBidi" w:cstheme="majorBidi"/>
            <w:color w:val="000000" w:themeColor="text1"/>
            <w:lang w:val="en-GB"/>
          </w:rPr>
          <w:delText xml:space="preserve"> at least in some years</w:delText>
        </w:r>
      </w:del>
      <w:r w:rsidRPr="003F1E27">
        <w:rPr>
          <w:rFonts w:asciiTheme="majorBidi" w:eastAsia="Times New Roman" w:hAnsiTheme="majorBidi" w:cstheme="majorBidi"/>
          <w:color w:val="000000" w:themeColor="text1"/>
          <w:lang w:val="en-GB"/>
        </w:rPr>
        <w:t>, vastly positive balances have occurred</w:t>
      </w:r>
      <w:ins w:id="8685" w:author="Jane Shaw" w:date="2015-10-23T13:51:00Z">
        <w:r w:rsidR="003F1E27">
          <w:rPr>
            <w:rFonts w:asciiTheme="majorBidi" w:eastAsia="Times New Roman" w:hAnsiTheme="majorBidi" w:cstheme="majorBidi"/>
            <w:color w:val="000000" w:themeColor="text1"/>
            <w:lang w:val="en-GB"/>
          </w:rPr>
          <w:t>,</w:t>
        </w:r>
        <w:r w:rsidR="003F1E27" w:rsidRPr="003F1E27">
          <w:rPr>
            <w:rFonts w:asciiTheme="majorBidi" w:eastAsia="Times New Roman" w:hAnsiTheme="majorBidi" w:cstheme="majorBidi"/>
            <w:color w:val="000000" w:themeColor="text1"/>
            <w:lang w:val="en-GB"/>
          </w:rPr>
          <w:t xml:space="preserve"> at least in some years</w:t>
        </w:r>
      </w:ins>
      <w:r w:rsidRPr="003F1E27">
        <w:rPr>
          <w:rFonts w:asciiTheme="majorBidi" w:eastAsia="Times New Roman" w:hAnsiTheme="majorBidi" w:cstheme="majorBidi"/>
          <w:color w:val="000000" w:themeColor="text1"/>
          <w:lang w:val="en-GB"/>
        </w:rPr>
        <w:t xml:space="preserve">. While such large positive balances can occur without violating the feed approach in principle, they can absorb so many cereals and pulses that they would render </w:t>
      </w:r>
      <w:del w:id="8686" w:author="Jane Shaw" w:date="2015-10-23T13:51:00Z">
        <w:r w:rsidRPr="003F1E27" w:rsidDel="003F1E27">
          <w:rPr>
            <w:rFonts w:asciiTheme="majorBidi" w:eastAsia="Times New Roman" w:hAnsiTheme="majorBidi" w:cstheme="majorBidi"/>
            <w:color w:val="000000" w:themeColor="text1"/>
            <w:lang w:val="en-GB"/>
          </w:rPr>
          <w:delText xml:space="preserve">unreasonably low </w:delText>
        </w:r>
      </w:del>
      <w:ins w:id="8687" w:author="Jane Shaw" w:date="2015-10-23T13:51:00Z">
        <w:r w:rsidR="003F1E27">
          <w:rPr>
            <w:rFonts w:asciiTheme="majorBidi" w:eastAsia="Times New Roman" w:hAnsiTheme="majorBidi" w:cstheme="majorBidi"/>
            <w:color w:val="000000" w:themeColor="text1"/>
            <w:lang w:val="en-GB"/>
          </w:rPr>
          <w:t xml:space="preserve">the </w:t>
        </w:r>
      </w:ins>
      <w:r w:rsidRPr="003F1E27">
        <w:rPr>
          <w:rFonts w:asciiTheme="majorBidi" w:eastAsia="Times New Roman" w:hAnsiTheme="majorBidi" w:cstheme="majorBidi"/>
          <w:color w:val="000000" w:themeColor="text1"/>
          <w:lang w:val="en-GB"/>
        </w:rPr>
        <w:t>results for food and other uses</w:t>
      </w:r>
      <w:ins w:id="8688" w:author="Jane Shaw" w:date="2015-10-23T13:51:00Z">
        <w:r w:rsidR="003F1E27" w:rsidRPr="003F1E27">
          <w:rPr>
            <w:rFonts w:asciiTheme="majorBidi" w:eastAsia="Times New Roman" w:hAnsiTheme="majorBidi" w:cstheme="majorBidi"/>
            <w:color w:val="000000" w:themeColor="text1"/>
            <w:lang w:val="en-GB"/>
          </w:rPr>
          <w:t xml:space="preserve"> unreasonably low</w:t>
        </w:r>
      </w:ins>
      <w:r w:rsidRPr="003F1E27">
        <w:rPr>
          <w:rFonts w:asciiTheme="majorBidi" w:eastAsia="Times New Roman" w:hAnsiTheme="majorBidi" w:cstheme="majorBidi"/>
          <w:color w:val="000000" w:themeColor="text1"/>
          <w:lang w:val="en-GB"/>
        </w:rPr>
        <w:t xml:space="preserve">. </w:t>
      </w:r>
    </w:p>
    <w:p w14:paraId="043C3D95" w14:textId="77777777" w:rsidR="004F65E4" w:rsidRPr="00F31509" w:rsidRDefault="004F65E4" w:rsidP="004F65E4">
      <w:pPr>
        <w:pStyle w:val="Titolo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16131F00" w14:textId="25ED88AD" w:rsidR="004F65E4" w:rsidRPr="00F31509" w:rsidRDefault="00100B95" w:rsidP="00C4334D">
      <w:pPr>
        <w:pStyle w:val="Titolo2"/>
      </w:pPr>
      <w:bookmarkStart w:id="8689" w:name="_Toc421025877"/>
      <w:bookmarkStart w:id="8690" w:name="_Toc428383840"/>
      <w:bookmarkStart w:id="8691" w:name="_Toc428436062"/>
      <w:bookmarkStart w:id="8692" w:name="_Toc428436363"/>
      <w:bookmarkStart w:id="8693" w:name="_Toc308029364"/>
      <w:bookmarkStart w:id="8694" w:name="_Toc308029555"/>
      <w:ins w:id="8695" w:author="Jane Shaw" w:date="2015-10-23T13:52:00Z">
        <w:r>
          <w:t xml:space="preserve">3.5 </w:t>
        </w:r>
      </w:ins>
      <w:r w:rsidR="004F65E4" w:rsidRPr="00F31509">
        <w:t>Food</w:t>
      </w:r>
      <w:bookmarkEnd w:id="8689"/>
      <w:bookmarkEnd w:id="8690"/>
      <w:bookmarkEnd w:id="8691"/>
      <w:bookmarkEnd w:id="8692"/>
      <w:bookmarkEnd w:id="8693"/>
      <w:bookmarkEnd w:id="8694"/>
    </w:p>
    <w:p w14:paraId="7698FA5E" w14:textId="6FA5003E"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w:t>
      </w:r>
      <w:del w:id="8696" w:author="Jane Shaw" w:date="2015-10-23T13:53:00Z">
        <w:r w:rsidRPr="00F31509" w:rsidDel="00100B95">
          <w:rPr>
            <w:rFonts w:asciiTheme="majorBidi" w:eastAsia="Times New Roman" w:hAnsiTheme="majorBidi" w:cstheme="majorBidi"/>
            <w:color w:val="000000" w:themeColor="text1"/>
            <w:lang w:val="en-GB"/>
          </w:rPr>
          <w:delText xml:space="preserve">Food Balance Sheets </w:delText>
        </w:r>
      </w:del>
      <w:ins w:id="8697" w:author="Jane Shaw" w:date="2015-10-23T13:53:00Z">
        <w:r w:rsidR="00100B95">
          <w:rPr>
            <w:rFonts w:asciiTheme="majorBidi" w:eastAsia="Times New Roman" w:hAnsiTheme="majorBidi" w:cstheme="majorBidi"/>
            <w:color w:val="000000" w:themeColor="text1"/>
            <w:lang w:val="en-GB"/>
          </w:rPr>
          <w:t xml:space="preserve">FBS </w:t>
        </w:r>
      </w:ins>
      <w:r w:rsidRPr="00F31509">
        <w:rPr>
          <w:rFonts w:asciiTheme="majorBidi" w:eastAsia="Times New Roman" w:hAnsiTheme="majorBidi" w:cstheme="majorBidi"/>
          <w:color w:val="000000" w:themeColor="text1"/>
          <w:lang w:val="en-GB"/>
        </w:rPr>
        <w:t xml:space="preserve">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w:t>
      </w:r>
      <w:ins w:id="8698" w:author="Jane Shaw" w:date="2015-10-23T13:53:00Z">
        <w:r w:rsidR="00100B9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FBS compilers are encouraged to continue </w:t>
      </w:r>
      <w:del w:id="8699" w:author="Jane Shaw" w:date="2015-10-23T13:53:00Z">
        <w:r w:rsidRPr="00F31509" w:rsidDel="00100B95">
          <w:rPr>
            <w:rFonts w:asciiTheme="majorBidi" w:eastAsia="Times New Roman" w:hAnsiTheme="majorBidi" w:cstheme="majorBidi"/>
            <w:color w:val="000000" w:themeColor="text1"/>
            <w:lang w:val="en-GB"/>
          </w:rPr>
          <w:delText>this approach</w:delText>
        </w:r>
      </w:del>
      <w:ins w:id="8700" w:author="Jane Shaw" w:date="2015-10-23T13:53:00Z">
        <w:r w:rsidR="00100B95">
          <w:rPr>
            <w:rFonts w:asciiTheme="majorBidi" w:eastAsia="Times New Roman" w:hAnsiTheme="majorBidi" w:cstheme="majorBidi"/>
            <w:color w:val="000000" w:themeColor="text1"/>
            <w:lang w:val="en-GB"/>
          </w:rPr>
          <w:t>using it</w:t>
        </w:r>
      </w:ins>
      <w:r w:rsidRPr="00F31509">
        <w:rPr>
          <w:rFonts w:asciiTheme="majorBidi" w:eastAsia="Times New Roman" w:hAnsiTheme="majorBidi" w:cstheme="majorBidi"/>
          <w:color w:val="000000" w:themeColor="text1"/>
          <w:lang w:val="en-GB"/>
        </w:rPr>
        <w:t>, as long as certain conditions are met. Initial estimates</w:t>
      </w:r>
      <w:r w:rsidRPr="00F31509">
        <w:rPr>
          <w:rStyle w:val="Rimandonotaapidipagina"/>
          <w:rFonts w:asciiTheme="majorBidi" w:eastAsia="Times New Roman" w:hAnsiTheme="majorBidi" w:cstheme="majorBidi"/>
          <w:color w:val="000000" w:themeColor="text1"/>
          <w:lang w:val="en-GB"/>
        </w:rPr>
        <w:footnoteReference w:id="46"/>
      </w:r>
      <w:r w:rsidR="004B2062" w:rsidRPr="00F31509">
        <w:rPr>
          <w:rFonts w:asciiTheme="majorBidi" w:eastAsia="Times New Roman" w:hAnsiTheme="majorBidi" w:cstheme="majorBidi"/>
          <w:color w:val="000000" w:themeColor="text1"/>
          <w:lang w:val="en-GB"/>
        </w:rPr>
        <w:t xml:space="preserve"> </w:t>
      </w:r>
      <w:del w:id="8703" w:author="Jane Shaw" w:date="2015-10-23T13:54:00Z">
        <w:r w:rsidRPr="00F31509" w:rsidDel="00100B95">
          <w:rPr>
            <w:rFonts w:asciiTheme="majorBidi" w:eastAsia="Times New Roman" w:hAnsiTheme="majorBidi" w:cstheme="majorBidi"/>
            <w:color w:val="000000" w:themeColor="text1"/>
            <w:lang w:val="en-GB"/>
          </w:rPr>
          <w:delText xml:space="preserve">for </w:delText>
        </w:r>
      </w:del>
      <w:ins w:id="8704" w:author="Jane Shaw" w:date="2015-10-23T13:54:00Z">
        <w:r w:rsidR="00100B95">
          <w:rPr>
            <w:rFonts w:asciiTheme="majorBidi" w:eastAsia="Times New Roman" w:hAnsiTheme="majorBidi" w:cstheme="majorBidi"/>
            <w:color w:val="000000" w:themeColor="text1"/>
            <w:lang w:val="en-GB"/>
          </w:rPr>
          <w:t>of</w:t>
        </w:r>
        <w:r w:rsidR="00100B95"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food as a balancing item can still be produced for products where food use is the only</w:t>
      </w:r>
      <w:ins w:id="8705" w:author="Jane Shaw" w:date="2015-10-23T13:54:00Z">
        <w:r w:rsidR="00100B9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or at least the only major</w:t>
      </w:r>
      <w:ins w:id="8706" w:author="Jane Shaw" w:date="2015-10-23T13:54:00Z">
        <w:r w:rsidR="00100B9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form of utilization. </w:t>
      </w:r>
      <w:ins w:id="8707" w:author="Jane Shaw" w:date="2015-10-23T13:54:00Z">
        <w:r w:rsidR="00100B95">
          <w:rPr>
            <w:rFonts w:asciiTheme="majorBidi" w:eastAsia="Times New Roman" w:hAnsiTheme="majorBidi" w:cstheme="majorBidi"/>
            <w:color w:val="000000" w:themeColor="text1"/>
            <w:lang w:val="en-GB"/>
          </w:rPr>
          <w:t xml:space="preserve">For example, </w:t>
        </w:r>
      </w:ins>
      <w:del w:id="8708" w:author="Jane Shaw" w:date="2015-10-23T13:55:00Z">
        <w:r w:rsidRPr="00F31509" w:rsidDel="00100B95">
          <w:rPr>
            <w:rFonts w:asciiTheme="majorBidi" w:eastAsia="Times New Roman" w:hAnsiTheme="majorBidi" w:cstheme="majorBidi"/>
            <w:color w:val="000000" w:themeColor="text1"/>
            <w:lang w:val="en-GB"/>
          </w:rPr>
          <w:delText xml:space="preserve">This is the case, </w:delText>
        </w:r>
      </w:del>
      <w:r w:rsidRPr="00F31509">
        <w:rPr>
          <w:rFonts w:asciiTheme="majorBidi" w:eastAsia="Times New Roman" w:hAnsiTheme="majorBidi" w:cstheme="majorBidi"/>
          <w:color w:val="000000" w:themeColor="text1"/>
          <w:lang w:val="en-GB"/>
        </w:rPr>
        <w:t xml:space="preserve">for </w:t>
      </w:r>
      <w:del w:id="8709" w:author="Jane Shaw" w:date="2015-10-23T13:55:00Z">
        <w:r w:rsidRPr="00F31509" w:rsidDel="00100B95">
          <w:rPr>
            <w:rFonts w:asciiTheme="majorBidi" w:eastAsia="Times New Roman" w:hAnsiTheme="majorBidi" w:cstheme="majorBidi"/>
            <w:color w:val="000000" w:themeColor="text1"/>
            <w:lang w:val="en-GB"/>
          </w:rPr>
          <w:delText xml:space="preserve">instance, for </w:delText>
        </w:r>
      </w:del>
      <w:r w:rsidRPr="00F31509">
        <w:rPr>
          <w:rFonts w:asciiTheme="majorBidi" w:eastAsia="Times New Roman" w:hAnsiTheme="majorBidi" w:cstheme="majorBidi"/>
          <w:color w:val="000000" w:themeColor="text1"/>
          <w:lang w:val="en-GB"/>
        </w:rPr>
        <w:t>meats</w:t>
      </w:r>
      <w:ins w:id="8710" w:author="Jane Shaw" w:date="2015-10-23T13:55:00Z">
        <w:r w:rsidR="00100B95">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8711" w:author="Jane Shaw" w:date="2015-10-23T13:55:00Z">
        <w:r w:rsidRPr="00F31509" w:rsidDel="00100B95">
          <w:rPr>
            <w:rFonts w:asciiTheme="majorBidi" w:eastAsia="Times New Roman" w:hAnsiTheme="majorBidi" w:cstheme="majorBidi"/>
            <w:color w:val="000000" w:themeColor="text1"/>
            <w:lang w:val="en-GB"/>
          </w:rPr>
          <w:delText xml:space="preserve">or </w:delText>
        </w:r>
      </w:del>
      <w:r w:rsidRPr="00F31509">
        <w:rPr>
          <w:rFonts w:asciiTheme="majorBidi" w:eastAsia="Times New Roman" w:hAnsiTheme="majorBidi" w:cstheme="majorBidi"/>
          <w:color w:val="000000" w:themeColor="text1"/>
          <w:lang w:val="en-GB"/>
        </w:rPr>
        <w:t>eggs</w:t>
      </w:r>
      <w:ins w:id="8712" w:author="Jane Shaw" w:date="2015-10-23T13:55:00Z">
        <w:r w:rsidR="00100B95">
          <w:rPr>
            <w:rFonts w:asciiTheme="majorBidi" w:eastAsia="Times New Roman" w:hAnsiTheme="majorBidi" w:cstheme="majorBidi"/>
            <w:color w:val="000000" w:themeColor="text1"/>
            <w:lang w:val="en-GB"/>
          </w:rPr>
          <w:t xml:space="preserve"> and,</w:t>
        </w:r>
      </w:ins>
      <w:del w:id="8713" w:author="Jane Shaw" w:date="2015-10-23T13:55:00Z">
        <w:r w:rsidRPr="00F31509" w:rsidDel="00100B95">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714" w:author="Jane Shaw" w:date="2015-10-23T13:55:00Z">
        <w:r w:rsidRPr="00F31509" w:rsidDel="00100B95">
          <w:rPr>
            <w:rFonts w:asciiTheme="majorBidi" w:eastAsia="Times New Roman" w:hAnsiTheme="majorBidi" w:cstheme="majorBidi"/>
            <w:color w:val="000000" w:themeColor="text1"/>
            <w:lang w:val="en-GB"/>
          </w:rPr>
          <w:delText xml:space="preserve">It is also the case, albeit </w:delText>
        </w:r>
      </w:del>
      <w:r w:rsidRPr="00F31509">
        <w:rPr>
          <w:rFonts w:asciiTheme="majorBidi" w:eastAsia="Times New Roman" w:hAnsiTheme="majorBidi" w:cstheme="majorBidi"/>
          <w:color w:val="000000" w:themeColor="text1"/>
          <w:lang w:val="en-GB"/>
        </w:rPr>
        <w:t xml:space="preserve">to a lesser extent, </w:t>
      </w:r>
      <w:del w:id="8715" w:author="Jane Shaw" w:date="2015-10-23T13:55:00Z">
        <w:r w:rsidRPr="00F31509" w:rsidDel="00100B95">
          <w:rPr>
            <w:rFonts w:asciiTheme="majorBidi" w:eastAsia="Times New Roman" w:hAnsiTheme="majorBidi" w:cstheme="majorBidi"/>
            <w:color w:val="000000" w:themeColor="text1"/>
            <w:lang w:val="en-GB"/>
          </w:rPr>
          <w:delText xml:space="preserve">for </w:delText>
        </w:r>
      </w:del>
      <w:r w:rsidRPr="00F31509">
        <w:rPr>
          <w:rFonts w:asciiTheme="majorBidi" w:eastAsia="Times New Roman" w:hAnsiTheme="majorBidi" w:cstheme="majorBidi"/>
          <w:color w:val="000000" w:themeColor="text1"/>
          <w:lang w:val="en-GB"/>
        </w:rPr>
        <w:t xml:space="preserve">milk and dairy products. Even where products such as skim or whole milk powder </w:t>
      </w:r>
      <w:del w:id="8716" w:author="Jane Shaw" w:date="2015-10-23T14:02:00Z">
        <w:r w:rsidRPr="00F31509" w:rsidDel="00937188">
          <w:rPr>
            <w:rFonts w:asciiTheme="majorBidi" w:eastAsia="Times New Roman" w:hAnsiTheme="majorBidi" w:cstheme="majorBidi"/>
            <w:color w:val="000000" w:themeColor="text1"/>
            <w:lang w:val="en-GB"/>
          </w:rPr>
          <w:delText xml:space="preserve">(SMP/WMP) </w:delText>
        </w:r>
      </w:del>
      <w:r w:rsidRPr="00F31509">
        <w:rPr>
          <w:rFonts w:asciiTheme="majorBidi" w:eastAsia="Times New Roman" w:hAnsiTheme="majorBidi" w:cstheme="majorBidi"/>
          <w:color w:val="000000" w:themeColor="text1"/>
          <w:lang w:val="en-GB"/>
        </w:rPr>
        <w:t>are used for feed, FBS compilers will often have access to reliable information on feed use of these products</w:t>
      </w:r>
      <w:ins w:id="8717" w:author="Jane Shaw" w:date="2015-10-23T14:02:00Z">
        <w:r w:rsidR="003C1C21">
          <w:rPr>
            <w:rFonts w:asciiTheme="majorBidi" w:eastAsia="Times New Roman" w:hAnsiTheme="majorBidi" w:cstheme="majorBidi"/>
            <w:color w:val="000000" w:themeColor="text1"/>
            <w:lang w:val="en-GB"/>
          </w:rPr>
          <w:t xml:space="preserve">, </w:t>
        </w:r>
      </w:ins>
      <w:del w:id="8718" w:author="Jane Shaw" w:date="2015-10-23T14:02:00Z">
        <w:r w:rsidRPr="00F31509" w:rsidDel="003C1C21">
          <w:rPr>
            <w:rFonts w:asciiTheme="majorBidi" w:eastAsia="Times New Roman" w:hAnsiTheme="majorBidi" w:cstheme="majorBidi"/>
            <w:color w:val="000000" w:themeColor="text1"/>
            <w:lang w:val="en-GB"/>
          </w:rPr>
          <w:delText xml:space="preserve">. This will still </w:delText>
        </w:r>
      </w:del>
      <w:r w:rsidRPr="00F31509">
        <w:rPr>
          <w:rFonts w:asciiTheme="majorBidi" w:eastAsia="Times New Roman" w:hAnsiTheme="majorBidi" w:cstheme="majorBidi"/>
          <w:color w:val="000000" w:themeColor="text1"/>
          <w:lang w:val="en-GB"/>
        </w:rPr>
        <w:t>allow</w:t>
      </w:r>
      <w:ins w:id="8719" w:author="Jane Shaw" w:date="2015-10-23T14:02:00Z">
        <w:r w:rsidR="003C1C21">
          <w:rPr>
            <w:rFonts w:asciiTheme="majorBidi" w:eastAsia="Times New Roman" w:hAnsiTheme="majorBidi" w:cstheme="majorBidi"/>
            <w:color w:val="000000" w:themeColor="text1"/>
            <w:lang w:val="en-GB"/>
          </w:rPr>
          <w:t>ing</w:t>
        </w:r>
      </w:ins>
      <w:r w:rsidRPr="00F31509">
        <w:rPr>
          <w:rFonts w:asciiTheme="majorBidi" w:eastAsia="Times New Roman" w:hAnsiTheme="majorBidi" w:cstheme="majorBidi"/>
          <w:color w:val="000000" w:themeColor="text1"/>
          <w:lang w:val="en-GB"/>
        </w:rPr>
        <w:t xml:space="preserve"> them to arrive at a reliable food use estimate as a balancing item. </w:t>
      </w:r>
      <w:del w:id="8720" w:author="Jane Shaw" w:date="2015-10-23T14:03:00Z">
        <w:r w:rsidRPr="00F31509" w:rsidDel="003C1C21">
          <w:rPr>
            <w:rFonts w:asciiTheme="majorBidi" w:eastAsia="Times New Roman" w:hAnsiTheme="majorBidi" w:cstheme="majorBidi"/>
            <w:color w:val="000000" w:themeColor="text1"/>
            <w:lang w:val="en-GB"/>
          </w:rPr>
          <w:delText>Second</w:delText>
        </w:r>
      </w:del>
      <w:ins w:id="8721" w:author="Jane Shaw" w:date="2015-10-23T14:03:00Z">
        <w:r w:rsidR="003C1C21">
          <w:rPr>
            <w:rFonts w:asciiTheme="majorBidi" w:eastAsia="Times New Roman" w:hAnsiTheme="majorBidi" w:cstheme="majorBidi"/>
            <w:color w:val="000000" w:themeColor="text1"/>
            <w:lang w:val="en-GB"/>
          </w:rPr>
          <w:t>In addition</w:t>
        </w:r>
      </w:ins>
      <w:r w:rsidRPr="00F31509">
        <w:rPr>
          <w:rFonts w:asciiTheme="majorBidi" w:eastAsia="Times New Roman" w:hAnsiTheme="majorBidi" w:cstheme="majorBidi"/>
          <w:color w:val="000000" w:themeColor="text1"/>
          <w:lang w:val="en-GB"/>
        </w:rPr>
        <w:t xml:space="preserve">, where all other variables of a balance are measured (rather than imputed) </w:t>
      </w:r>
      <w:del w:id="8722" w:author="Jane Shaw" w:date="2015-10-23T14:03:00Z">
        <w:r w:rsidRPr="00F31509" w:rsidDel="003C1C21">
          <w:rPr>
            <w:rFonts w:asciiTheme="majorBidi" w:eastAsia="Times New Roman" w:hAnsiTheme="majorBidi" w:cstheme="majorBidi"/>
            <w:color w:val="000000" w:themeColor="text1"/>
            <w:lang w:val="en-GB"/>
          </w:rPr>
          <w:delText xml:space="preserve">and where this is done </w:delText>
        </w:r>
      </w:del>
      <w:r w:rsidRPr="00F31509">
        <w:rPr>
          <w:rFonts w:asciiTheme="majorBidi" w:eastAsia="Times New Roman" w:hAnsiTheme="majorBidi" w:cstheme="majorBidi"/>
          <w:color w:val="000000" w:themeColor="text1"/>
          <w:lang w:val="en-GB"/>
        </w:rPr>
        <w:t xml:space="preserve">with great accuracy, food as a balancing item would also provide a good basis for a reliable food estimate. </w:t>
      </w:r>
    </w:p>
    <w:p w14:paraId="65C9F144" w14:textId="54E9939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However, </w:t>
      </w:r>
      <w:del w:id="8723" w:author="Jane Shaw" w:date="2015-10-23T14:05:00Z">
        <w:r w:rsidRPr="00F31509" w:rsidDel="003C1C21">
          <w:rPr>
            <w:rFonts w:asciiTheme="majorBidi" w:eastAsia="Times New Roman" w:hAnsiTheme="majorBidi" w:cstheme="majorBidi"/>
            <w:color w:val="000000" w:themeColor="text1"/>
            <w:lang w:val="en-GB"/>
          </w:rPr>
          <w:delText xml:space="preserve">obtaining reliable food estimates from balances </w:delText>
        </w:r>
      </w:del>
      <w:r w:rsidRPr="00F31509">
        <w:rPr>
          <w:rFonts w:asciiTheme="majorBidi" w:eastAsia="Times New Roman" w:hAnsiTheme="majorBidi" w:cstheme="majorBidi"/>
          <w:color w:val="000000" w:themeColor="text1"/>
          <w:lang w:val="en-GB"/>
        </w:rPr>
        <w:t xml:space="preserve">where non-food uses play </w:t>
      </w:r>
      <w:del w:id="8724" w:author="Jane Shaw" w:date="2015-10-23T14:03:00Z">
        <w:r w:rsidRPr="00F31509" w:rsidDel="003C1C21">
          <w:rPr>
            <w:rFonts w:asciiTheme="majorBidi" w:eastAsia="Times New Roman" w:hAnsiTheme="majorBidi" w:cstheme="majorBidi"/>
            <w:color w:val="000000" w:themeColor="text1"/>
            <w:lang w:val="en-GB"/>
          </w:rPr>
          <w:delText xml:space="preserve">an </w:delText>
        </w:r>
      </w:del>
      <w:r w:rsidRPr="00F31509">
        <w:rPr>
          <w:rFonts w:asciiTheme="majorBidi" w:eastAsia="Times New Roman" w:hAnsiTheme="majorBidi" w:cstheme="majorBidi"/>
          <w:color w:val="000000" w:themeColor="text1"/>
          <w:lang w:val="en-GB"/>
        </w:rPr>
        <w:t>important role</w:t>
      </w:r>
      <w:ins w:id="8725" w:author="Jane Shaw" w:date="2015-10-23T14:03:00Z">
        <w:r w:rsidR="003C1C21">
          <w:rPr>
            <w:rFonts w:asciiTheme="majorBidi" w:eastAsia="Times New Roman" w:hAnsiTheme="majorBidi" w:cstheme="majorBidi"/>
            <w:color w:val="000000" w:themeColor="text1"/>
            <w:lang w:val="en-GB"/>
          </w:rPr>
          <w:t>s</w:t>
        </w:r>
      </w:ins>
      <w:ins w:id="8726" w:author="Jane Shaw" w:date="2015-11-07T19:41:00Z">
        <w:r w:rsidR="00B53C20">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w:t>
      </w:r>
      <w:del w:id="8727" w:author="Jane Shaw" w:date="2015-10-23T14:03:00Z">
        <w:r w:rsidRPr="00F31509" w:rsidDel="003C1C21">
          <w:rPr>
            <w:rFonts w:asciiTheme="majorBidi" w:eastAsia="Times New Roman" w:hAnsiTheme="majorBidi" w:cstheme="majorBidi"/>
            <w:color w:val="000000" w:themeColor="text1"/>
            <w:lang w:val="en-GB"/>
          </w:rPr>
          <w:delText xml:space="preserve">in </w:delText>
        </w:r>
      </w:del>
      <w:r w:rsidRPr="00F31509">
        <w:rPr>
          <w:rFonts w:asciiTheme="majorBidi" w:eastAsia="Times New Roman" w:hAnsiTheme="majorBidi" w:cstheme="majorBidi"/>
          <w:color w:val="000000" w:themeColor="text1"/>
          <w:lang w:val="en-GB"/>
        </w:rPr>
        <w:t>particular</w:t>
      </w:r>
      <w:ins w:id="8728" w:author="Jane Shaw" w:date="2015-10-23T14:03:00Z">
        <w:r w:rsidR="003C1C21">
          <w:rPr>
            <w:rFonts w:asciiTheme="majorBidi" w:eastAsia="Times New Roman" w:hAnsiTheme="majorBidi" w:cstheme="majorBidi"/>
            <w:color w:val="000000" w:themeColor="text1"/>
            <w:lang w:val="en-GB"/>
          </w:rPr>
          <w:t>ly</w:t>
        </w:r>
      </w:ins>
      <w:r w:rsidRPr="00F31509">
        <w:rPr>
          <w:rFonts w:asciiTheme="majorBidi" w:eastAsia="Times New Roman" w:hAnsiTheme="majorBidi" w:cstheme="majorBidi"/>
          <w:color w:val="000000" w:themeColor="text1"/>
          <w:lang w:val="en-GB"/>
        </w:rPr>
        <w:t xml:space="preserve"> where many variables are imputed, </w:t>
      </w:r>
      <w:del w:id="8729" w:author="Jane Shaw" w:date="2015-11-07T19:41:00Z">
        <w:r w:rsidRPr="00F31509" w:rsidDel="00B53C20">
          <w:rPr>
            <w:rFonts w:asciiTheme="majorBidi" w:eastAsia="Times New Roman" w:hAnsiTheme="majorBidi" w:cstheme="majorBidi"/>
            <w:color w:val="000000" w:themeColor="text1"/>
            <w:lang w:val="en-GB"/>
          </w:rPr>
          <w:delText>a</w:delText>
        </w:r>
      </w:del>
      <w:ins w:id="8730" w:author="Jane Shaw" w:date="2015-10-23T14:05:00Z">
        <w:r w:rsidR="003C1C21">
          <w:rPr>
            <w:rFonts w:asciiTheme="majorBidi" w:eastAsia="Times New Roman" w:hAnsiTheme="majorBidi" w:cstheme="majorBidi"/>
            <w:color w:val="000000" w:themeColor="text1"/>
            <w:lang w:val="en-GB"/>
          </w:rPr>
          <w:t>estimating food</w:t>
        </w:r>
      </w:ins>
      <w:del w:id="8731" w:author="Jane Shaw" w:date="2015-10-23T14:05:00Z">
        <w:r w:rsidRPr="00F31509" w:rsidDel="003C1C21">
          <w:rPr>
            <w:rFonts w:asciiTheme="majorBidi" w:eastAsia="Times New Roman" w:hAnsiTheme="majorBidi" w:cstheme="majorBidi"/>
            <w:color w:val="000000" w:themeColor="text1"/>
            <w:lang w:val="en-GB"/>
          </w:rPr>
          <w:delText>n</w:delText>
        </w:r>
      </w:del>
      <w:r w:rsidRPr="00F31509">
        <w:rPr>
          <w:rFonts w:asciiTheme="majorBidi" w:eastAsia="Times New Roman" w:hAnsiTheme="majorBidi" w:cstheme="majorBidi"/>
          <w:color w:val="000000" w:themeColor="text1"/>
          <w:lang w:val="en-GB"/>
        </w:rPr>
        <w:t xml:space="preserve"> </w:t>
      </w:r>
      <w:del w:id="8732" w:author="Jane Shaw" w:date="2015-10-23T14:05:00Z">
        <w:r w:rsidRPr="00F31509" w:rsidDel="003C1C21">
          <w:rPr>
            <w:rFonts w:asciiTheme="majorBidi" w:eastAsia="Times New Roman" w:hAnsiTheme="majorBidi" w:cstheme="majorBidi"/>
            <w:color w:val="000000" w:themeColor="text1"/>
            <w:lang w:val="en-GB"/>
          </w:rPr>
          <w:delText xml:space="preserve">estimate </w:delText>
        </w:r>
      </w:del>
      <w:del w:id="8733" w:author="Jane Shaw" w:date="2015-11-07T19:41:00Z">
        <w:r w:rsidRPr="00F31509" w:rsidDel="00B53C20">
          <w:rPr>
            <w:rFonts w:asciiTheme="majorBidi" w:eastAsia="Times New Roman" w:hAnsiTheme="majorBidi" w:cstheme="majorBidi"/>
            <w:color w:val="000000" w:themeColor="text1"/>
            <w:lang w:val="en-GB"/>
          </w:rPr>
          <w:delText xml:space="preserve">based on </w:delText>
        </w:r>
      </w:del>
      <w:ins w:id="8734" w:author="Jane Shaw" w:date="2015-11-07T19:41:00Z">
        <w:r w:rsidR="00B53C20">
          <w:rPr>
            <w:rFonts w:asciiTheme="majorBidi" w:eastAsia="Times New Roman" w:hAnsiTheme="majorBidi" w:cstheme="majorBidi"/>
            <w:color w:val="000000" w:themeColor="text1"/>
            <w:lang w:val="en-GB"/>
          </w:rPr>
          <w:t xml:space="preserve">via </w:t>
        </w:r>
      </w:ins>
      <w:r w:rsidRPr="00F31509">
        <w:rPr>
          <w:rFonts w:asciiTheme="majorBidi" w:eastAsia="Times New Roman" w:hAnsiTheme="majorBidi" w:cstheme="majorBidi"/>
          <w:color w:val="000000" w:themeColor="text1"/>
          <w:lang w:val="en-GB"/>
        </w:rPr>
        <w:t xml:space="preserve">a balancing approach is unlikely to render reliable results. </w:t>
      </w:r>
      <w:del w:id="8735" w:author="Jane Shaw" w:date="2015-10-23T14:06:00Z">
        <w:r w:rsidRPr="00F31509" w:rsidDel="003C1C21">
          <w:rPr>
            <w:rFonts w:asciiTheme="majorBidi" w:eastAsia="Times New Roman" w:hAnsiTheme="majorBidi" w:cstheme="majorBidi"/>
            <w:color w:val="000000" w:themeColor="text1"/>
            <w:lang w:val="en-GB"/>
          </w:rPr>
          <w:delText xml:space="preserve">Given the fact that </w:delText>
        </w:r>
      </w:del>
      <w:ins w:id="8736" w:author="Jane Shaw" w:date="2015-11-07T19:42:00Z">
        <w:r w:rsidR="00B53C20">
          <w:rPr>
            <w:rFonts w:asciiTheme="majorBidi" w:eastAsia="Times New Roman" w:hAnsiTheme="majorBidi" w:cstheme="majorBidi"/>
            <w:color w:val="000000" w:themeColor="text1"/>
            <w:lang w:val="en-GB"/>
          </w:rPr>
          <w:t xml:space="preserve">When </w:t>
        </w:r>
      </w:ins>
      <w:r w:rsidRPr="00F31509">
        <w:rPr>
          <w:rFonts w:asciiTheme="majorBidi" w:eastAsia="Times New Roman" w:hAnsiTheme="majorBidi" w:cstheme="majorBidi"/>
          <w:color w:val="000000" w:themeColor="text1"/>
          <w:lang w:val="en-GB"/>
        </w:rPr>
        <w:t xml:space="preserve">food </w:t>
      </w:r>
      <w:ins w:id="8737" w:author="Jane Shaw" w:date="2015-11-07T19:42:00Z">
        <w:r w:rsidR="00B53C20">
          <w:rPr>
            <w:rFonts w:asciiTheme="majorBidi" w:eastAsia="Times New Roman" w:hAnsiTheme="majorBidi" w:cstheme="majorBidi"/>
            <w:color w:val="000000" w:themeColor="text1"/>
            <w:lang w:val="en-GB"/>
          </w:rPr>
          <w:t xml:space="preserve">is </w:t>
        </w:r>
      </w:ins>
      <w:ins w:id="8738" w:author="Jane Shaw" w:date="2015-10-23T14:06:00Z">
        <w:r w:rsidR="003C1C21">
          <w:rPr>
            <w:rFonts w:asciiTheme="majorBidi" w:eastAsia="Times New Roman" w:hAnsiTheme="majorBidi" w:cstheme="majorBidi"/>
            <w:color w:val="000000" w:themeColor="text1"/>
            <w:lang w:val="en-GB"/>
          </w:rPr>
          <w:t xml:space="preserve">used </w:t>
        </w:r>
      </w:ins>
      <w:r w:rsidRPr="00F31509">
        <w:rPr>
          <w:rFonts w:asciiTheme="majorBidi" w:eastAsia="Times New Roman" w:hAnsiTheme="majorBidi" w:cstheme="majorBidi"/>
          <w:color w:val="000000" w:themeColor="text1"/>
          <w:lang w:val="en-GB"/>
        </w:rPr>
        <w:t xml:space="preserve">as a balancing item </w:t>
      </w:r>
      <w:del w:id="8739" w:author="Jane Shaw" w:date="2015-11-07T19:42:00Z">
        <w:r w:rsidRPr="00F31509" w:rsidDel="00B53C20">
          <w:rPr>
            <w:rFonts w:asciiTheme="majorBidi" w:eastAsia="Times New Roman" w:hAnsiTheme="majorBidi" w:cstheme="majorBidi"/>
            <w:color w:val="000000" w:themeColor="text1"/>
            <w:lang w:val="en-GB"/>
          </w:rPr>
          <w:delText xml:space="preserve">will have </w:delText>
        </w:r>
      </w:del>
      <w:ins w:id="8740" w:author="Jane Shaw" w:date="2015-11-07T19:42:00Z">
        <w:r w:rsidR="00B53C20">
          <w:rPr>
            <w:rFonts w:asciiTheme="majorBidi" w:eastAsia="Times New Roman" w:hAnsiTheme="majorBidi" w:cstheme="majorBidi"/>
            <w:color w:val="000000" w:themeColor="text1"/>
            <w:lang w:val="en-GB"/>
          </w:rPr>
          <w:t xml:space="preserve">that has </w:t>
        </w:r>
      </w:ins>
      <w:r w:rsidRPr="00F31509">
        <w:rPr>
          <w:rFonts w:asciiTheme="majorBidi" w:eastAsia="Times New Roman" w:hAnsiTheme="majorBidi" w:cstheme="majorBidi"/>
          <w:color w:val="000000" w:themeColor="text1"/>
          <w:lang w:val="en-GB"/>
        </w:rPr>
        <w:t>to absorb all measurement errors, the resulting time series is likely to exhibit considerable fluctuations and would thus run counter to economic theory</w:t>
      </w:r>
      <w:ins w:id="8741" w:author="Jane Shaw" w:date="2015-10-23T14:06:00Z">
        <w:r w:rsidR="003C1C21">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del w:id="8742" w:author="Jane Shaw" w:date="2015-10-23T14:07:00Z">
        <w:r w:rsidRPr="00F31509" w:rsidDel="003C1C21">
          <w:rPr>
            <w:rFonts w:asciiTheme="majorBidi" w:eastAsia="Times New Roman" w:hAnsiTheme="majorBidi" w:cstheme="majorBidi"/>
            <w:color w:val="000000" w:themeColor="text1"/>
            <w:lang w:val="en-GB"/>
          </w:rPr>
          <w:delText xml:space="preserve">that they </w:delText>
        </w:r>
      </w:del>
      <w:r w:rsidRPr="00F31509">
        <w:rPr>
          <w:rFonts w:asciiTheme="majorBidi" w:eastAsia="Times New Roman" w:hAnsiTheme="majorBidi" w:cstheme="majorBidi"/>
          <w:color w:val="000000" w:themeColor="text1"/>
          <w:lang w:val="en-GB"/>
        </w:rPr>
        <w:t>will adjust other forms of utilization</w:t>
      </w:r>
      <w:ins w:id="8743" w:author="Jane Shaw" w:date="2015-10-23T14:07:00Z">
        <w:r w:rsidR="003C1C21">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such as stocks and feed use</w:t>
      </w:r>
      <w:ins w:id="8744" w:author="Jane Shaw" w:date="2015-10-23T14:07:00Z">
        <w:r w:rsidR="003C1C21">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to achieve a smooth consumption path.</w:t>
      </w:r>
    </w:p>
    <w:p w14:paraId="0F39A721" w14:textId="77777777" w:rsidR="004F65E4" w:rsidRPr="00F31509" w:rsidRDefault="004F65E4" w:rsidP="00312896">
      <w:pPr>
        <w:pStyle w:val="Titolo3"/>
        <w:rPr>
          <w:rFonts w:asciiTheme="majorBidi" w:hAnsiTheme="majorBidi" w:cstheme="majorBidi"/>
          <w:lang w:val="en-GB"/>
        </w:rPr>
      </w:pPr>
      <w:r w:rsidRPr="00F31509">
        <w:rPr>
          <w:rFonts w:asciiTheme="majorBidi" w:hAnsiTheme="majorBidi" w:cstheme="majorBidi"/>
          <w:lang w:val="en-GB"/>
        </w:rPr>
        <w:t>Defining FBS food use</w:t>
      </w:r>
    </w:p>
    <w:p w14:paraId="31CD6645" w14:textId="686B37B1" w:rsidR="004F65E4" w:rsidRPr="00F31509" w:rsidRDefault="004F65E4" w:rsidP="004F65E4">
      <w:pPr>
        <w:jc w:val="both"/>
        <w:rPr>
          <w:rFonts w:asciiTheme="majorBidi" w:hAnsiTheme="majorBidi" w:cstheme="majorBidi"/>
          <w:color w:val="000000" w:themeColor="text1"/>
          <w:szCs w:val="24"/>
          <w:lang w:val="en-GB"/>
        </w:rPr>
      </w:pPr>
      <w:del w:id="8745" w:author="Jane Shaw" w:date="2015-10-23T18:34:00Z">
        <w:r w:rsidRPr="00F31509" w:rsidDel="006E1996">
          <w:rPr>
            <w:rFonts w:asciiTheme="majorBidi" w:eastAsia="Times New Roman" w:hAnsiTheme="majorBidi" w:cstheme="majorBidi"/>
            <w:color w:val="000000" w:themeColor="text1"/>
            <w:lang w:val="en-GB"/>
          </w:rPr>
          <w:delText>Food use</w:delText>
        </w:r>
      </w:del>
      <w:del w:id="8746" w:author="Jane Shaw" w:date="2015-10-23T18:35:00Z">
        <w:r w:rsidRPr="00F31509" w:rsidDel="006E1996">
          <w:rPr>
            <w:rFonts w:asciiTheme="majorBidi" w:eastAsia="Times New Roman" w:hAnsiTheme="majorBidi" w:cstheme="majorBidi"/>
            <w:color w:val="000000" w:themeColor="text1"/>
            <w:lang w:val="en-GB"/>
          </w:rPr>
          <w:delText>, in</w:delText>
        </w:r>
        <w:r w:rsidR="006E1996" w:rsidRPr="00F31509" w:rsidDel="006E1996">
          <w:rPr>
            <w:rFonts w:asciiTheme="majorBidi" w:eastAsia="Times New Roman" w:hAnsiTheme="majorBidi" w:cstheme="majorBidi"/>
            <w:color w:val="000000" w:themeColor="text1"/>
            <w:lang w:val="en-GB"/>
          </w:rPr>
          <w:delText xml:space="preserve"> </w:delText>
        </w:r>
      </w:del>
      <w:r w:rsidR="006E1996"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definition of </w:t>
      </w:r>
      <w:ins w:id="8747" w:author="Jane Shaw" w:date="2015-10-23T18:35:00Z">
        <w:r w:rsidR="006E1996" w:rsidRPr="00F31509">
          <w:rPr>
            <w:rFonts w:asciiTheme="majorBidi" w:eastAsia="Times New Roman" w:hAnsiTheme="majorBidi" w:cstheme="majorBidi"/>
            <w:color w:val="000000" w:themeColor="text1"/>
            <w:lang w:val="en-GB"/>
          </w:rPr>
          <w:t xml:space="preserve">food use </w:t>
        </w:r>
        <w:r w:rsidR="006E1996">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the FAO </w:t>
      </w:r>
      <w:del w:id="8748" w:author="Jane Shaw" w:date="2015-10-23T18:35:00Z">
        <w:r w:rsidRPr="00F31509" w:rsidDel="006E1996">
          <w:rPr>
            <w:rFonts w:asciiTheme="majorBidi" w:eastAsia="Times New Roman" w:hAnsiTheme="majorBidi" w:cstheme="majorBidi"/>
            <w:color w:val="000000" w:themeColor="text1"/>
            <w:lang w:val="en-GB"/>
          </w:rPr>
          <w:delText>food balance sheets</w:delText>
        </w:r>
      </w:del>
      <w:ins w:id="8749" w:author="Jane Shaw" w:date="2015-10-23T18:35:00Z">
        <w:r w:rsidR="006E1996">
          <w:rPr>
            <w:rFonts w:asciiTheme="majorBidi" w:eastAsia="Times New Roman" w:hAnsiTheme="majorBidi" w:cstheme="majorBidi"/>
            <w:color w:val="000000" w:themeColor="text1"/>
            <w:lang w:val="en-GB"/>
          </w:rPr>
          <w:t>FBS</w:t>
        </w:r>
      </w:ins>
      <w:del w:id="8750" w:author="Jane Shaw" w:date="2015-10-23T18:35:00Z">
        <w:r w:rsidRPr="00F31509" w:rsidDel="006E199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w:t>
      </w:r>
      <w:del w:id="8751" w:author="Jane Shaw" w:date="2015-10-23T18:35:00Z">
        <w:r w:rsidRPr="00F31509" w:rsidDel="006E1996">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 xml:space="preserve">typically one calendar year. </w:t>
      </w:r>
      <w:del w:id="8752" w:author="Jane Shaw" w:date="2015-10-23T18:35:00Z">
        <w:r w:rsidRPr="00F31509" w:rsidDel="006E1996">
          <w:rPr>
            <w:rFonts w:asciiTheme="majorBidi" w:eastAsia="Times New Roman" w:hAnsiTheme="majorBidi" w:cstheme="majorBidi"/>
            <w:color w:val="000000" w:themeColor="text1"/>
            <w:lang w:val="en-GB"/>
          </w:rPr>
          <w:delText xml:space="preserve">This means that </w:delText>
        </w:r>
      </w:del>
      <w:r w:rsidR="006E1996"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FBS food variable is </w:t>
      </w:r>
      <w:ins w:id="8753" w:author="Jane Shaw" w:date="2015-10-23T18:35:00Z">
        <w:r w:rsidR="006E1996">
          <w:rPr>
            <w:rFonts w:asciiTheme="majorBidi" w:eastAsia="Times New Roman" w:hAnsiTheme="majorBidi" w:cstheme="majorBidi"/>
            <w:color w:val="000000" w:themeColor="text1"/>
            <w:lang w:val="en-GB"/>
          </w:rPr>
          <w:t xml:space="preserve">therefore </w:t>
        </w:r>
      </w:ins>
      <w:r w:rsidRPr="00F31509">
        <w:rPr>
          <w:rFonts w:asciiTheme="majorBidi" w:eastAsia="Times New Roman" w:hAnsiTheme="majorBidi" w:cstheme="majorBidi"/>
          <w:color w:val="000000" w:themeColor="text1"/>
          <w:lang w:val="en-GB"/>
        </w:rPr>
        <w:t>equivalent to the amount of food available for consumption at the retail level, rather than the amount consumed. It is typically considerably higher than actual consumption</w:t>
      </w:r>
      <w:ins w:id="8754" w:author="Jane Shaw" w:date="2015-10-23T18:36:00Z">
        <w:r w:rsidR="006E1996">
          <w:rPr>
            <w:rFonts w:asciiTheme="majorBidi" w:eastAsia="Times New Roman" w:hAnsiTheme="majorBidi" w:cstheme="majorBidi"/>
            <w:color w:val="000000" w:themeColor="text1"/>
            <w:lang w:val="en-GB"/>
          </w:rPr>
          <w:t>,</w:t>
        </w:r>
      </w:ins>
      <w:del w:id="8755" w:author="Jane Shaw" w:date="2015-10-23T18:36:00Z">
        <w:r w:rsidR="003664A6" w:rsidRPr="00F31509" w:rsidDel="006E199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756" w:author="Jane Shaw" w:date="2015-10-23T18:36:00Z">
        <w:r w:rsidRPr="00F31509" w:rsidDel="006E1996">
          <w:rPr>
            <w:rFonts w:asciiTheme="majorBidi" w:eastAsia="Times New Roman" w:hAnsiTheme="majorBidi" w:cstheme="majorBidi"/>
            <w:color w:val="000000" w:themeColor="text1"/>
            <w:lang w:val="en-GB"/>
          </w:rPr>
          <w:delText xml:space="preserve">in fact </w:delText>
        </w:r>
      </w:del>
      <w:ins w:id="8757" w:author="Jane Shaw" w:date="2015-10-23T18:36:00Z">
        <w:r w:rsidR="006E1996">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 xml:space="preserve">it </w:t>
      </w:r>
      <w:del w:id="8758" w:author="Jane Shaw" w:date="2015-10-23T18:36:00Z">
        <w:r w:rsidRPr="00F31509" w:rsidDel="006E1996">
          <w:rPr>
            <w:rFonts w:asciiTheme="majorBidi" w:eastAsia="Times New Roman" w:hAnsiTheme="majorBidi" w:cstheme="majorBidi"/>
            <w:color w:val="000000" w:themeColor="text1"/>
            <w:lang w:val="en-GB"/>
          </w:rPr>
          <w:delText xml:space="preserve">exceeds consumption through </w:delText>
        </w:r>
      </w:del>
      <w:ins w:id="8759" w:author="Jane Shaw" w:date="2015-10-23T18:36:00Z">
        <w:r w:rsidR="006E1996">
          <w:rPr>
            <w:rFonts w:asciiTheme="majorBidi" w:eastAsia="Times New Roman" w:hAnsiTheme="majorBidi" w:cstheme="majorBidi"/>
            <w:color w:val="000000" w:themeColor="text1"/>
            <w:lang w:val="en-GB"/>
          </w:rPr>
          <w:t xml:space="preserve">includes </w:t>
        </w:r>
      </w:ins>
      <w:r w:rsidRPr="00F31509">
        <w:rPr>
          <w:rFonts w:asciiTheme="majorBidi" w:eastAsia="Times New Roman" w:hAnsiTheme="majorBidi" w:cstheme="majorBidi"/>
          <w:color w:val="000000" w:themeColor="text1"/>
          <w:lang w:val="en-GB"/>
        </w:rPr>
        <w:t>food waste and losses at the retail and household level</w:t>
      </w:r>
      <w:ins w:id="8760" w:author="Jane Shaw" w:date="2015-10-23T18:36:00Z">
        <w:r w:rsidR="006E1996">
          <w:rPr>
            <w:rFonts w:asciiTheme="majorBidi" w:eastAsia="Times New Roman" w:hAnsiTheme="majorBidi" w:cstheme="majorBidi"/>
            <w:color w:val="000000" w:themeColor="text1"/>
            <w:lang w:val="en-GB"/>
          </w:rPr>
          <w:t>s –</w:t>
        </w:r>
      </w:ins>
      <w:del w:id="8761" w:author="Jane Shaw" w:date="2015-10-23T18:36:00Z">
        <w:r w:rsidRPr="00F31509" w:rsidDel="006E1996">
          <w:rPr>
            <w:rFonts w:asciiTheme="majorBidi" w:eastAsia="Times New Roman" w:hAnsiTheme="majorBidi" w:cstheme="majorBidi"/>
            <w:color w:val="000000" w:themeColor="text1"/>
            <w:lang w:val="en-GB"/>
          </w:rPr>
          <w:delText xml:space="preserve">, </w:delText>
        </w:r>
      </w:del>
      <w:ins w:id="8762" w:author="Jane Shaw" w:date="2015-10-23T18:36:00Z">
        <w:r w:rsidR="006E1996">
          <w:rPr>
            <w:rFonts w:asciiTheme="majorBidi" w:eastAsia="Times New Roman" w:hAnsiTheme="majorBidi" w:cstheme="majorBidi"/>
            <w:color w:val="000000" w:themeColor="text1"/>
            <w:lang w:val="en-GB"/>
          </w:rPr>
          <w:t xml:space="preserve"> </w:t>
        </w:r>
      </w:ins>
      <w:del w:id="8763" w:author="Jane Shaw" w:date="2015-10-23T18:36:00Z">
        <w:r w:rsidRPr="00F31509" w:rsidDel="006E1996">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food that ends up as table scraps</w:t>
      </w:r>
      <w:ins w:id="8764" w:author="Jane Shaw" w:date="2015-10-23T18:36:00Z">
        <w:r w:rsidR="006E1996">
          <w:rPr>
            <w:rFonts w:asciiTheme="majorBidi" w:eastAsia="Times New Roman" w:hAnsiTheme="majorBidi" w:cstheme="majorBidi"/>
            <w:color w:val="000000" w:themeColor="text1"/>
            <w:lang w:val="en-GB"/>
          </w:rPr>
          <w:t xml:space="preserve"> or</w:t>
        </w:r>
      </w:ins>
      <w:del w:id="8765" w:author="Jane Shaw" w:date="2015-10-23T18:36:00Z">
        <w:r w:rsidRPr="00F31509" w:rsidDel="006E199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766" w:author="Jane Shaw" w:date="2015-10-23T18:36:00Z">
        <w:r w:rsidRPr="00F31509" w:rsidDel="006E1996">
          <w:rPr>
            <w:rFonts w:asciiTheme="majorBidi" w:eastAsia="Times New Roman" w:hAnsiTheme="majorBidi" w:cstheme="majorBidi"/>
            <w:color w:val="000000" w:themeColor="text1"/>
            <w:lang w:val="en-GB"/>
          </w:rPr>
          <w:delText xml:space="preserve">pet </w:delText>
        </w:r>
      </w:del>
      <w:ins w:id="8767" w:author="Jane Shaw" w:date="2015-10-23T18:36:00Z">
        <w:r w:rsidR="006E1996">
          <w:rPr>
            <w:rFonts w:asciiTheme="majorBidi" w:eastAsia="Times New Roman" w:hAnsiTheme="majorBidi" w:cstheme="majorBidi"/>
            <w:color w:val="000000" w:themeColor="text1"/>
            <w:lang w:val="en-GB"/>
          </w:rPr>
          <w:t>animal</w:t>
        </w:r>
        <w:r w:rsidR="006E1996"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food</w:t>
      </w:r>
      <w:del w:id="8768" w:author="Jane Shaw" w:date="2015-10-23T18:36:00Z">
        <w:r w:rsidRPr="00F31509" w:rsidDel="006E1996">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or is simply thrown away. </w:t>
      </w:r>
    </w:p>
    <w:p w14:paraId="2FD93145" w14:textId="4693907A"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w:t>
      </w:r>
      <w:del w:id="8769" w:author="Jane Shaw" w:date="2015-10-23T18:36:00Z">
        <w:r w:rsidRPr="00F31509" w:rsidDel="006E1996">
          <w:rPr>
            <w:rFonts w:asciiTheme="majorBidi" w:hAnsiTheme="majorBidi" w:cstheme="majorBidi"/>
            <w:color w:val="000000" w:themeColor="text1"/>
            <w:szCs w:val="24"/>
            <w:lang w:val="en-GB"/>
          </w:rPr>
          <w:delText xml:space="preserve">for </w:delText>
        </w:r>
      </w:del>
      <w:ins w:id="8770" w:author="Jane Shaw" w:date="2015-10-23T18:36:00Z">
        <w:r w:rsidR="006E1996">
          <w:rPr>
            <w:rFonts w:asciiTheme="majorBidi" w:hAnsiTheme="majorBidi" w:cstheme="majorBidi"/>
            <w:color w:val="000000" w:themeColor="text1"/>
            <w:szCs w:val="24"/>
            <w:lang w:val="en-GB"/>
          </w:rPr>
          <w:t xml:space="preserve">of </w:t>
        </w:r>
      </w:ins>
      <w:r w:rsidRPr="00F31509">
        <w:rPr>
          <w:rFonts w:asciiTheme="majorBidi" w:hAnsiTheme="majorBidi" w:cstheme="majorBidi"/>
          <w:color w:val="000000" w:themeColor="text1"/>
          <w:szCs w:val="24"/>
          <w:lang w:val="en-GB"/>
        </w:rPr>
        <w:t xml:space="preserve">population come from the United Nations Population Division (UNPD) and </w:t>
      </w:r>
      <w:ins w:id="8771" w:author="Jane Shaw" w:date="2015-10-23T18:37:00Z">
        <w:r w:rsidR="006E1996">
          <w:rPr>
            <w:rFonts w:asciiTheme="majorBidi" w:hAnsiTheme="majorBidi" w:cstheme="majorBidi"/>
            <w:color w:val="000000" w:themeColor="text1"/>
            <w:szCs w:val="24"/>
            <w:lang w:val="en-GB"/>
          </w:rPr>
          <w:t xml:space="preserve">also </w:t>
        </w:r>
      </w:ins>
      <w:r w:rsidRPr="00F31509">
        <w:rPr>
          <w:rFonts w:asciiTheme="majorBidi" w:hAnsiTheme="majorBidi" w:cstheme="majorBidi"/>
          <w:color w:val="000000" w:themeColor="text1"/>
          <w:szCs w:val="24"/>
          <w:lang w:val="en-GB"/>
        </w:rPr>
        <w:t xml:space="preserve">include, to the extent known, </w:t>
      </w:r>
      <w:del w:id="8772" w:author="Jane Shaw" w:date="2015-10-23T18:37:00Z">
        <w:r w:rsidRPr="00F31509" w:rsidDel="006E1996">
          <w:rPr>
            <w:rFonts w:asciiTheme="majorBidi" w:hAnsiTheme="majorBidi" w:cstheme="majorBidi"/>
            <w:color w:val="000000" w:themeColor="text1"/>
            <w:szCs w:val="24"/>
            <w:lang w:val="en-GB"/>
          </w:rPr>
          <w:delText xml:space="preserve">also </w:delText>
        </w:r>
      </w:del>
      <w:r w:rsidRPr="00F31509">
        <w:rPr>
          <w:rFonts w:asciiTheme="majorBidi" w:hAnsiTheme="majorBidi" w:cstheme="majorBidi"/>
          <w:color w:val="000000" w:themeColor="text1"/>
          <w:szCs w:val="24"/>
          <w:lang w:val="en-GB"/>
        </w:rPr>
        <w:t>migrants, guest workers and refugees</w:t>
      </w:r>
      <w:ins w:id="8773" w:author="Jane Shaw" w:date="2015-10-23T18:37:00Z">
        <w:r w:rsidR="006E1996">
          <w:rPr>
            <w:rFonts w:asciiTheme="majorBidi" w:hAnsiTheme="majorBidi" w:cstheme="majorBidi"/>
            <w:color w:val="000000" w:themeColor="text1"/>
            <w:szCs w:val="24"/>
            <w:lang w:val="en-GB"/>
          </w:rPr>
          <w:t>,</w:t>
        </w:r>
      </w:ins>
      <w:del w:id="8774" w:author="Jane Shaw" w:date="2015-10-23T18:37:00Z">
        <w:r w:rsidRPr="00F31509" w:rsidDel="006E1996">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775" w:author="Jane Shaw" w:date="2015-10-23T18:37:00Z">
        <w:r w:rsidRPr="00F31509" w:rsidDel="006E1996">
          <w:rPr>
            <w:rFonts w:asciiTheme="majorBidi" w:hAnsiTheme="majorBidi" w:cstheme="majorBidi"/>
            <w:color w:val="000000" w:themeColor="text1"/>
            <w:szCs w:val="24"/>
            <w:lang w:val="en-GB"/>
          </w:rPr>
          <w:delText xml:space="preserve">However, they do </w:delText>
        </w:r>
      </w:del>
      <w:ins w:id="8776" w:author="Jane Shaw" w:date="2015-10-23T18:37:00Z">
        <w:r w:rsidR="006E1996">
          <w:rPr>
            <w:rFonts w:asciiTheme="majorBidi" w:hAnsiTheme="majorBidi" w:cstheme="majorBidi"/>
            <w:color w:val="000000" w:themeColor="text1"/>
            <w:szCs w:val="24"/>
            <w:lang w:val="en-GB"/>
          </w:rPr>
          <w:t xml:space="preserve">but </w:t>
        </w:r>
      </w:ins>
      <w:r w:rsidRPr="00F31509">
        <w:rPr>
          <w:rFonts w:asciiTheme="majorBidi" w:hAnsiTheme="majorBidi" w:cstheme="majorBidi"/>
          <w:color w:val="000000" w:themeColor="text1"/>
          <w:szCs w:val="24"/>
          <w:lang w:val="en-GB"/>
        </w:rPr>
        <w:t xml:space="preserve">not </w:t>
      </w:r>
      <w:del w:id="8777" w:author="Jane Shaw" w:date="2015-10-23T18:37:00Z">
        <w:r w:rsidRPr="00F31509" w:rsidDel="006E1996">
          <w:rPr>
            <w:rFonts w:asciiTheme="majorBidi" w:hAnsiTheme="majorBidi" w:cstheme="majorBidi"/>
            <w:color w:val="000000" w:themeColor="text1"/>
            <w:szCs w:val="24"/>
            <w:lang w:val="en-GB"/>
          </w:rPr>
          <w:delText xml:space="preserve">include </w:delText>
        </w:r>
      </w:del>
      <w:r w:rsidRPr="00F31509">
        <w:rPr>
          <w:rFonts w:asciiTheme="majorBidi" w:hAnsiTheme="majorBidi" w:cstheme="majorBidi"/>
          <w:color w:val="000000" w:themeColor="text1"/>
          <w:szCs w:val="24"/>
          <w:lang w:val="en-GB"/>
        </w:rPr>
        <w:t xml:space="preserve">tourists. </w:t>
      </w:r>
      <w:del w:id="8778" w:author="Jane Shaw" w:date="2015-10-23T18:37:00Z">
        <w:r w:rsidRPr="00F31509" w:rsidDel="006E1996">
          <w:rPr>
            <w:rFonts w:asciiTheme="majorBidi" w:hAnsiTheme="majorBidi" w:cstheme="majorBidi"/>
            <w:color w:val="000000" w:themeColor="text1"/>
            <w:szCs w:val="24"/>
            <w:lang w:val="en-GB"/>
          </w:rPr>
          <w:delText xml:space="preserve">This means that </w:delText>
        </w:r>
      </w:del>
      <w:r w:rsidR="006E1996" w:rsidRPr="00F31509">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consumed by tourists</w:t>
      </w:r>
      <w:ins w:id="8779" w:author="Jane Shaw" w:date="2015-11-07T19:42:00Z">
        <w:r w:rsidR="00B53C20">
          <w:rPr>
            <w:rFonts w:asciiTheme="majorBidi" w:hAnsiTheme="majorBidi" w:cstheme="majorBidi"/>
            <w:color w:val="000000" w:themeColor="text1"/>
            <w:szCs w:val="24"/>
            <w:lang w:val="en-GB"/>
          </w:rPr>
          <w:t xml:space="preserve"> –</w:t>
        </w:r>
      </w:ins>
      <w:del w:id="8780" w:author="Jane Shaw" w:date="2015-10-23T18:37:00Z">
        <w:r w:rsidRPr="00F31509" w:rsidDel="006E1996">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or</w:t>
      </w:r>
      <w:ins w:id="8781" w:author="Jane Shaw" w:date="2015-10-23T18:37:00Z">
        <w:r w:rsidR="006E1996">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rather</w:t>
      </w:r>
      <w:ins w:id="8782" w:author="Jane Shaw" w:date="2015-10-23T18:37:00Z">
        <w:r w:rsidR="006E1996">
          <w:rPr>
            <w:rFonts w:asciiTheme="majorBidi" w:hAnsiTheme="majorBidi" w:cstheme="majorBidi"/>
            <w:color w:val="000000" w:themeColor="text1"/>
            <w:szCs w:val="24"/>
            <w:lang w:val="en-GB"/>
          </w:rPr>
          <w:t>,</w:t>
        </w:r>
      </w:ins>
      <w:del w:id="8783" w:author="Jane Shaw" w:date="2015-10-23T18:37:00Z">
        <w:r w:rsidRPr="00F31509" w:rsidDel="006E1996">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784" w:author="Jane Shaw" w:date="2015-10-23T18:37:00Z">
        <w:r w:rsidRPr="00F31509" w:rsidDel="006E1996">
          <w:rPr>
            <w:rFonts w:asciiTheme="majorBidi" w:hAnsiTheme="majorBidi" w:cstheme="majorBidi"/>
            <w:color w:val="000000" w:themeColor="text1"/>
            <w:szCs w:val="24"/>
            <w:lang w:val="en-GB"/>
          </w:rPr>
          <w:delText xml:space="preserve">food </w:delText>
        </w:r>
      </w:del>
      <w:r w:rsidRPr="00F31509">
        <w:rPr>
          <w:rFonts w:asciiTheme="majorBidi" w:hAnsiTheme="majorBidi" w:cstheme="majorBidi"/>
          <w:color w:val="000000" w:themeColor="text1"/>
          <w:szCs w:val="24"/>
          <w:lang w:val="en-GB"/>
        </w:rPr>
        <w:t>available to them</w:t>
      </w:r>
      <w:ins w:id="8785" w:author="Jane Shaw" w:date="2015-11-07T19:42:00Z">
        <w:r w:rsidR="00B53C20">
          <w:rPr>
            <w:rFonts w:asciiTheme="majorBidi" w:hAnsiTheme="majorBidi" w:cstheme="majorBidi"/>
            <w:color w:val="000000" w:themeColor="text1"/>
            <w:szCs w:val="24"/>
            <w:lang w:val="en-GB"/>
          </w:rPr>
          <w:t xml:space="preserve"> –</w:t>
        </w:r>
      </w:ins>
      <w:del w:id="8786" w:author="Jane Shaw" w:date="2015-11-07T19:42:00Z">
        <w:r w:rsidRPr="00F31509" w:rsidDel="00B53C20">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should </w:t>
      </w:r>
      <w:ins w:id="8787" w:author="Jane Shaw" w:date="2015-10-23T18:38:00Z">
        <w:r w:rsidR="006E1996">
          <w:rPr>
            <w:rFonts w:asciiTheme="majorBidi" w:hAnsiTheme="majorBidi" w:cstheme="majorBidi"/>
            <w:color w:val="000000" w:themeColor="text1"/>
            <w:szCs w:val="24"/>
            <w:lang w:val="en-GB"/>
          </w:rPr>
          <w:t xml:space="preserve">therefore </w:t>
        </w:r>
      </w:ins>
      <w:r w:rsidRPr="00F31509">
        <w:rPr>
          <w:rFonts w:asciiTheme="majorBidi" w:hAnsiTheme="majorBidi" w:cstheme="majorBidi"/>
          <w:color w:val="000000" w:themeColor="text1"/>
          <w:szCs w:val="24"/>
          <w:lang w:val="en-GB"/>
        </w:rPr>
        <w:t xml:space="preserve">not be included in food consumption. In the past, an ad hoc allowance </w:t>
      </w:r>
      <w:del w:id="8788" w:author="Jane Shaw" w:date="2015-10-23T18:54:00Z">
        <w:r w:rsidRPr="00F31509" w:rsidDel="009C6030">
          <w:rPr>
            <w:rFonts w:asciiTheme="majorBidi" w:hAnsiTheme="majorBidi" w:cstheme="majorBidi"/>
            <w:color w:val="000000" w:themeColor="text1"/>
            <w:szCs w:val="24"/>
            <w:lang w:val="en-GB"/>
          </w:rPr>
          <w:delText xml:space="preserve">of </w:delText>
        </w:r>
      </w:del>
      <w:ins w:id="8789" w:author="Jane Shaw" w:date="2015-10-23T18:54:00Z">
        <w:r w:rsidR="009C6030">
          <w:rPr>
            <w:rFonts w:asciiTheme="majorBidi" w:hAnsiTheme="majorBidi" w:cstheme="majorBidi"/>
            <w:color w:val="000000" w:themeColor="text1"/>
            <w:szCs w:val="24"/>
            <w:lang w:val="en-GB"/>
          </w:rPr>
          <w:t>for</w:t>
        </w:r>
        <w:r w:rsidR="009C6030" w:rsidRPr="00F31509">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 xml:space="preserve">food consumed by tourists was included in other uses. The new approach makes </w:t>
      </w:r>
      <w:ins w:id="8790" w:author="Jane Shaw" w:date="2015-10-23T18:54:00Z">
        <w:r w:rsidR="009C6030">
          <w:rPr>
            <w:rFonts w:asciiTheme="majorBidi" w:hAnsiTheme="majorBidi" w:cstheme="majorBidi"/>
            <w:color w:val="000000" w:themeColor="text1"/>
            <w:szCs w:val="24"/>
            <w:lang w:val="en-GB"/>
          </w:rPr>
          <w:t xml:space="preserve">food available to </w:t>
        </w:r>
      </w:ins>
      <w:del w:id="8791" w:author="Jane Shaw" w:date="2015-10-23T18:54:00Z">
        <w:r w:rsidRPr="00F31509" w:rsidDel="009C6030">
          <w:rPr>
            <w:rFonts w:asciiTheme="majorBidi" w:hAnsiTheme="majorBidi" w:cstheme="majorBidi"/>
            <w:color w:val="000000" w:themeColor="text1"/>
            <w:szCs w:val="24"/>
            <w:lang w:val="en-GB"/>
          </w:rPr>
          <w:delText xml:space="preserve">this </w:delText>
        </w:r>
      </w:del>
      <w:ins w:id="8792" w:author="Jane Shaw" w:date="2015-10-23T18:54:00Z">
        <w:r w:rsidR="009C6030">
          <w:rPr>
            <w:rFonts w:asciiTheme="majorBidi" w:hAnsiTheme="majorBidi" w:cstheme="majorBidi"/>
            <w:color w:val="000000" w:themeColor="text1"/>
            <w:szCs w:val="24"/>
            <w:lang w:val="en-GB"/>
          </w:rPr>
          <w:t xml:space="preserve">tourists </w:t>
        </w:r>
      </w:ins>
      <w:r w:rsidRPr="00F31509">
        <w:rPr>
          <w:rFonts w:asciiTheme="majorBidi" w:hAnsiTheme="majorBidi" w:cstheme="majorBidi"/>
          <w:color w:val="000000" w:themeColor="text1"/>
          <w:szCs w:val="24"/>
          <w:lang w:val="en-GB"/>
        </w:rPr>
        <w:t xml:space="preserve">more transparent, as it estimates </w:t>
      </w:r>
      <w:del w:id="8793" w:author="Jane Shaw" w:date="2015-10-23T18:54:00Z">
        <w:r w:rsidRPr="00F31509" w:rsidDel="009C6030">
          <w:rPr>
            <w:rFonts w:asciiTheme="majorBidi" w:hAnsiTheme="majorBidi" w:cstheme="majorBidi"/>
            <w:color w:val="000000" w:themeColor="text1"/>
            <w:szCs w:val="24"/>
            <w:lang w:val="en-GB"/>
          </w:rPr>
          <w:delText xml:space="preserve">this </w:delText>
        </w:r>
      </w:del>
      <w:ins w:id="8794" w:author="Jane Shaw" w:date="2015-10-23T18:54:00Z">
        <w:r w:rsidR="009C6030">
          <w:rPr>
            <w:rFonts w:asciiTheme="majorBidi" w:hAnsiTheme="majorBidi" w:cstheme="majorBidi"/>
            <w:color w:val="000000" w:themeColor="text1"/>
            <w:szCs w:val="24"/>
            <w:lang w:val="en-GB"/>
          </w:rPr>
          <w:t xml:space="preserve">it </w:t>
        </w:r>
      </w:ins>
      <w:r w:rsidRPr="00F31509">
        <w:rPr>
          <w:rFonts w:asciiTheme="majorBidi" w:hAnsiTheme="majorBidi" w:cstheme="majorBidi"/>
          <w:color w:val="000000" w:themeColor="text1"/>
          <w:szCs w:val="24"/>
          <w:lang w:val="en-GB"/>
        </w:rPr>
        <w:t>directly and presents it as a separate variable. The methodology applied to estimate food available to tourists is presented</w:t>
      </w:r>
      <w:del w:id="8795" w:author="Jane Shaw" w:date="2015-11-07T19:42:00Z">
        <w:r w:rsidRPr="00F31509" w:rsidDel="00B53C20">
          <w:rPr>
            <w:rFonts w:asciiTheme="majorBidi" w:hAnsiTheme="majorBidi" w:cstheme="majorBidi"/>
            <w:color w:val="000000" w:themeColor="text1"/>
            <w:szCs w:val="24"/>
            <w:lang w:val="en-GB"/>
          </w:rPr>
          <w:delText xml:space="preserve"> separate</w:delText>
        </w:r>
      </w:del>
      <w:ins w:id="8796" w:author="Jane Shaw" w:date="2015-10-23T20:04:00Z">
        <w:r w:rsidR="00573BAC">
          <w:rPr>
            <w:rFonts w:asciiTheme="majorBidi" w:hAnsiTheme="majorBidi" w:cstheme="majorBidi"/>
            <w:color w:val="000000" w:themeColor="text1"/>
            <w:szCs w:val="24"/>
            <w:lang w:val="en-GB"/>
          </w:rPr>
          <w:t>, in the following</w:t>
        </w:r>
      </w:ins>
      <w:del w:id="8797" w:author="Jane Shaw" w:date="2015-10-23T18:55:00Z">
        <w:r w:rsidRPr="00F31509" w:rsidDel="009C6030">
          <w:rPr>
            <w:rFonts w:asciiTheme="majorBidi" w:hAnsiTheme="majorBidi" w:cstheme="majorBidi"/>
            <w:color w:val="000000" w:themeColor="text1"/>
            <w:szCs w:val="24"/>
            <w:lang w:val="en-GB"/>
          </w:rPr>
          <w:delText>ly</w:delText>
        </w:r>
      </w:del>
      <w:r w:rsidRPr="00F31509">
        <w:rPr>
          <w:rFonts w:asciiTheme="majorBidi" w:hAnsiTheme="majorBidi" w:cstheme="majorBidi"/>
          <w:color w:val="000000" w:themeColor="text1"/>
          <w:szCs w:val="24"/>
          <w:lang w:val="en-GB"/>
        </w:rPr>
        <w:t xml:space="preserve"> </w:t>
      </w:r>
      <w:del w:id="8798" w:author="Jane Shaw" w:date="2015-10-23T18:55:00Z">
        <w:r w:rsidRPr="00F31509" w:rsidDel="009C6030">
          <w:rPr>
            <w:rFonts w:asciiTheme="majorBidi" w:hAnsiTheme="majorBidi" w:cstheme="majorBidi"/>
            <w:color w:val="000000" w:themeColor="text1"/>
            <w:szCs w:val="24"/>
            <w:lang w:val="en-GB"/>
          </w:rPr>
          <w:delText xml:space="preserve">in </w:delText>
        </w:r>
      </w:del>
      <w:ins w:id="8799" w:author="Jane Shaw" w:date="2015-10-23T18:55:00Z">
        <w:r w:rsidR="009C6030">
          <w:rPr>
            <w:rFonts w:asciiTheme="majorBidi" w:hAnsiTheme="majorBidi" w:cstheme="majorBidi"/>
            <w:color w:val="000000" w:themeColor="text1"/>
            <w:szCs w:val="24"/>
            <w:lang w:val="en-GB"/>
          </w:rPr>
          <w:t xml:space="preserve">section of </w:t>
        </w:r>
      </w:ins>
      <w:r w:rsidRPr="00F31509">
        <w:rPr>
          <w:rFonts w:asciiTheme="majorBidi" w:hAnsiTheme="majorBidi" w:cstheme="majorBidi"/>
          <w:color w:val="000000" w:themeColor="text1"/>
          <w:szCs w:val="24"/>
          <w:lang w:val="en-GB"/>
        </w:rPr>
        <w:t xml:space="preserve">this document. </w:t>
      </w:r>
    </w:p>
    <w:p w14:paraId="3A43F37E" w14:textId="77777777" w:rsidR="004F65E4" w:rsidRPr="00F31509" w:rsidRDefault="004F65E4" w:rsidP="00312896">
      <w:pPr>
        <w:pStyle w:val="Titolo3"/>
        <w:rPr>
          <w:rFonts w:asciiTheme="majorBidi" w:hAnsiTheme="majorBidi" w:cstheme="majorBidi"/>
          <w:lang w:val="en-GB"/>
        </w:rPr>
      </w:pPr>
      <w:bookmarkStart w:id="8800" w:name="_Toc421025878"/>
      <w:r w:rsidRPr="00F31509">
        <w:rPr>
          <w:rFonts w:asciiTheme="majorBidi" w:hAnsiTheme="majorBidi" w:cstheme="majorBidi"/>
          <w:lang w:val="en-GB"/>
        </w:rPr>
        <w:t>Estimates of food use</w:t>
      </w:r>
      <w:bookmarkEnd w:id="8800"/>
    </w:p>
    <w:p w14:paraId="5BE0F0EE" w14:textId="4CAF37F3" w:rsidR="004F65E4" w:rsidRPr="00F31509" w:rsidRDefault="004F65E4" w:rsidP="00312896">
      <w:pPr>
        <w:pStyle w:val="Titolo4"/>
        <w:rPr>
          <w:rFonts w:asciiTheme="majorBidi" w:hAnsiTheme="majorBidi" w:cstheme="majorBidi"/>
          <w:lang w:val="en-GB"/>
        </w:rPr>
      </w:pPr>
      <w:bookmarkStart w:id="8801" w:name="_Toc421025879"/>
      <w:r w:rsidRPr="00F31509">
        <w:rPr>
          <w:rFonts w:asciiTheme="majorBidi" w:hAnsiTheme="majorBidi" w:cstheme="majorBidi"/>
          <w:lang w:val="en-GB"/>
        </w:rPr>
        <w:t xml:space="preserve">Harvesting and harnessing </w:t>
      </w:r>
      <w:ins w:id="8802" w:author="Jane Shaw" w:date="2015-10-23T18:55:00Z">
        <w:r w:rsidR="009C6030">
          <w:rPr>
            <w:rFonts w:asciiTheme="majorBidi" w:hAnsiTheme="majorBidi" w:cstheme="majorBidi"/>
            <w:lang w:val="en-GB"/>
          </w:rPr>
          <w:t xml:space="preserve">of </w:t>
        </w:r>
      </w:ins>
      <w:del w:id="8803" w:author="Jane Shaw" w:date="2015-10-23T18:55:00Z">
        <w:r w:rsidRPr="00F31509" w:rsidDel="009C6030">
          <w:rPr>
            <w:rFonts w:asciiTheme="majorBidi" w:hAnsiTheme="majorBidi" w:cstheme="majorBidi"/>
            <w:lang w:val="en-GB"/>
          </w:rPr>
          <w:delText xml:space="preserve">actual </w:delText>
        </w:r>
      </w:del>
      <w:r w:rsidRPr="00F31509">
        <w:rPr>
          <w:rFonts w:asciiTheme="majorBidi" w:hAnsiTheme="majorBidi" w:cstheme="majorBidi"/>
          <w:lang w:val="en-GB"/>
        </w:rPr>
        <w:t>data</w:t>
      </w:r>
      <w:bookmarkEnd w:id="8801"/>
    </w:p>
    <w:p w14:paraId="5F87B13A" w14:textId="417D7DD6"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w:t>
      </w:r>
      <w:del w:id="8804" w:author="Jane Shaw" w:date="2015-10-23T18:55:00Z">
        <w:r w:rsidRPr="00F31509" w:rsidDel="009C6030">
          <w:rPr>
            <w:rFonts w:asciiTheme="majorBidi" w:hAnsiTheme="majorBidi" w:cstheme="majorBidi"/>
            <w:color w:val="000000" w:themeColor="text1"/>
            <w:szCs w:val="24"/>
            <w:lang w:val="en-GB"/>
          </w:rPr>
          <w:delText xml:space="preserve">actual </w:delText>
        </w:r>
      </w:del>
      <w:r w:rsidRPr="00F31509">
        <w:rPr>
          <w:rFonts w:asciiTheme="majorBidi" w:hAnsiTheme="majorBidi" w:cstheme="majorBidi"/>
          <w:color w:val="000000" w:themeColor="text1"/>
          <w:szCs w:val="24"/>
          <w:lang w:val="en-GB"/>
        </w:rPr>
        <w:t xml:space="preserve">estimates </w:t>
      </w:r>
      <w:ins w:id="8805" w:author="Jane Shaw" w:date="2015-10-23T18:55:00Z">
        <w:r w:rsidR="009C6030">
          <w:rPr>
            <w:rFonts w:asciiTheme="majorBidi" w:hAnsiTheme="majorBidi" w:cstheme="majorBidi"/>
            <w:color w:val="000000" w:themeColor="text1"/>
            <w:szCs w:val="24"/>
            <w:lang w:val="en-GB"/>
          </w:rPr>
          <w:t xml:space="preserve">based on actual data </w:t>
        </w:r>
      </w:ins>
      <w:r w:rsidRPr="00F31509">
        <w:rPr>
          <w:rFonts w:asciiTheme="majorBidi" w:hAnsiTheme="majorBidi" w:cstheme="majorBidi"/>
          <w:color w:val="000000" w:themeColor="text1"/>
          <w:szCs w:val="24"/>
          <w:lang w:val="en-GB"/>
        </w:rPr>
        <w:t>are not only difficult to come by, but the</w:t>
      </w:r>
      <w:ins w:id="8806" w:author="Jane Shaw" w:date="2015-10-23T18:56:00Z">
        <w:r w:rsidR="005B190F">
          <w:rPr>
            <w:rFonts w:asciiTheme="majorBidi" w:hAnsiTheme="majorBidi" w:cstheme="majorBidi"/>
            <w:color w:val="000000" w:themeColor="text1"/>
            <w:szCs w:val="24"/>
            <w:lang w:val="en-GB"/>
          </w:rPr>
          <w:t>se</w:t>
        </w:r>
      </w:ins>
      <w:r w:rsidRPr="00F31509">
        <w:rPr>
          <w:rFonts w:asciiTheme="majorBidi" w:hAnsiTheme="majorBidi" w:cstheme="majorBidi"/>
          <w:color w:val="000000" w:themeColor="text1"/>
          <w:szCs w:val="24"/>
          <w:lang w:val="en-GB"/>
        </w:rPr>
        <w:t xml:space="preserve"> empirically measured observations </w:t>
      </w:r>
      <w:ins w:id="8807" w:author="Jane Shaw" w:date="2015-10-23T18:56:00Z">
        <w:r w:rsidR="005B190F">
          <w:rPr>
            <w:rFonts w:asciiTheme="majorBidi" w:hAnsiTheme="majorBidi" w:cstheme="majorBidi"/>
            <w:color w:val="000000" w:themeColor="text1"/>
            <w:szCs w:val="24"/>
            <w:lang w:val="en-GB"/>
          </w:rPr>
          <w:t xml:space="preserve">also </w:t>
        </w:r>
      </w:ins>
      <w:r w:rsidRPr="00F31509">
        <w:rPr>
          <w:rFonts w:asciiTheme="majorBidi" w:hAnsiTheme="majorBidi" w:cstheme="majorBidi"/>
          <w:color w:val="000000" w:themeColor="text1"/>
          <w:szCs w:val="24"/>
          <w:lang w:val="en-GB"/>
        </w:rPr>
        <w:t xml:space="preserve">typically refer to a different definition. Most empirical estimates come from household surveys, </w:t>
      </w:r>
      <w:del w:id="8808" w:author="Jane Shaw" w:date="2015-10-23T18:57:00Z">
        <w:r w:rsidRPr="00F31509" w:rsidDel="005B190F">
          <w:rPr>
            <w:rFonts w:asciiTheme="majorBidi" w:hAnsiTheme="majorBidi" w:cstheme="majorBidi"/>
            <w:color w:val="000000" w:themeColor="text1"/>
            <w:szCs w:val="24"/>
            <w:lang w:val="en-GB"/>
          </w:rPr>
          <w:delText xml:space="preserve">and the majority of them come from </w:delText>
        </w:r>
      </w:del>
      <w:ins w:id="8809" w:author="Jane Shaw" w:date="2015-10-23T18:57:00Z">
        <w:r w:rsidR="005B190F">
          <w:rPr>
            <w:rFonts w:asciiTheme="majorBidi" w:hAnsiTheme="majorBidi" w:cstheme="majorBidi"/>
            <w:color w:val="000000" w:themeColor="text1"/>
            <w:szCs w:val="24"/>
            <w:lang w:val="en-GB"/>
          </w:rPr>
          <w:t xml:space="preserve">principally </w:t>
        </w:r>
      </w:ins>
      <w:r w:rsidRPr="00F31509">
        <w:rPr>
          <w:rFonts w:asciiTheme="majorBidi" w:hAnsiTheme="majorBidi" w:cstheme="majorBidi"/>
          <w:color w:val="000000" w:themeColor="text1"/>
          <w:szCs w:val="24"/>
          <w:lang w:val="en-GB"/>
        </w:rPr>
        <w:t>household income and expenditure surveys</w:t>
      </w:r>
      <w:del w:id="8810" w:author="Jane Shaw" w:date="2015-10-23T18:57:00Z">
        <w:r w:rsidRPr="00F31509" w:rsidDel="005B190F">
          <w:rPr>
            <w:rFonts w:asciiTheme="majorBidi" w:hAnsiTheme="majorBidi" w:cstheme="majorBidi"/>
            <w:color w:val="000000" w:themeColor="text1"/>
            <w:szCs w:val="24"/>
            <w:lang w:val="en-GB"/>
          </w:rPr>
          <w:delText xml:space="preserve"> (HIES)</w:delText>
        </w:r>
      </w:del>
      <w:r w:rsidRPr="00F31509">
        <w:rPr>
          <w:rFonts w:asciiTheme="majorBidi" w:hAnsiTheme="majorBidi" w:cstheme="majorBidi"/>
          <w:color w:val="000000" w:themeColor="text1"/>
          <w:szCs w:val="24"/>
          <w:lang w:val="en-GB"/>
        </w:rPr>
        <w:t>. The information contained therein requires many steps of adjustment</w:t>
      </w:r>
      <w:ins w:id="8811" w:author="Jane Shaw" w:date="2015-10-23T18:57:00Z">
        <w:r w:rsidR="005B190F">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w:t>
      </w:r>
      <w:del w:id="8812" w:author="Jane Shaw" w:date="2015-10-23T18:57:00Z">
        <w:r w:rsidRPr="00F31509" w:rsidDel="005B190F">
          <w:rPr>
            <w:rFonts w:asciiTheme="majorBidi" w:hAnsiTheme="majorBidi" w:cstheme="majorBidi"/>
            <w:color w:val="000000" w:themeColor="text1"/>
            <w:szCs w:val="24"/>
            <w:lang w:val="en-GB"/>
          </w:rPr>
          <w:delText xml:space="preserve">and </w:delText>
        </w:r>
      </w:del>
      <w:ins w:id="8813" w:author="Jane Shaw" w:date="2015-10-23T18:57:00Z">
        <w:r w:rsidR="005B190F">
          <w:rPr>
            <w:rFonts w:asciiTheme="majorBidi" w:hAnsiTheme="majorBidi" w:cstheme="majorBidi"/>
            <w:color w:val="000000" w:themeColor="text1"/>
            <w:szCs w:val="24"/>
            <w:lang w:val="en-GB"/>
          </w:rPr>
          <w:t xml:space="preserve">but </w:t>
        </w:r>
      </w:ins>
      <w:r w:rsidRPr="00F31509">
        <w:rPr>
          <w:rFonts w:asciiTheme="majorBidi" w:hAnsiTheme="majorBidi" w:cstheme="majorBidi"/>
          <w:color w:val="000000" w:themeColor="text1"/>
          <w:szCs w:val="24"/>
          <w:lang w:val="en-GB"/>
        </w:rPr>
        <w:t>even a comprehensive set of adjustments will not render a fully compatible definition. As the FBS cover all food disappearance in a country, they also include food consumption/disappearance in public households such as hospitals, prisons</w:t>
      </w:r>
      <w:ins w:id="8814" w:author="Jane Shaw" w:date="2015-10-23T18:58:00Z">
        <w:r w:rsidR="005B190F">
          <w:rPr>
            <w:rFonts w:asciiTheme="majorBidi" w:hAnsiTheme="majorBidi" w:cstheme="majorBidi"/>
            <w:color w:val="000000" w:themeColor="text1"/>
            <w:szCs w:val="24"/>
            <w:lang w:val="en-GB"/>
          </w:rPr>
          <w:t xml:space="preserve"> and</w:t>
        </w:r>
      </w:ins>
      <w:del w:id="8815" w:author="Jane Shaw" w:date="2015-10-23T18:58:00Z">
        <w:r w:rsidRPr="00F31509" w:rsidDel="005B190F">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816" w:author="Jane Shaw" w:date="2015-10-23T18:58:00Z">
        <w:r w:rsidRPr="00F31509" w:rsidDel="005B190F">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military</w:t>
      </w:r>
      <w:ins w:id="8817" w:author="Jane Shaw" w:date="2015-10-23T18:58:00Z">
        <w:r w:rsidR="005B190F">
          <w:rPr>
            <w:rFonts w:asciiTheme="majorBidi" w:hAnsiTheme="majorBidi" w:cstheme="majorBidi"/>
            <w:color w:val="000000" w:themeColor="text1"/>
            <w:szCs w:val="24"/>
            <w:lang w:val="en-GB"/>
          </w:rPr>
          <w:t xml:space="preserve"> establishments</w:t>
        </w:r>
      </w:ins>
      <w:del w:id="8818" w:author="Jane Shaw" w:date="2015-10-23T18:58:00Z">
        <w:r w:rsidRPr="00F31509" w:rsidDel="005B190F">
          <w:rPr>
            <w:rFonts w:asciiTheme="majorBidi" w:hAnsiTheme="majorBidi" w:cstheme="majorBidi"/>
            <w:color w:val="000000" w:themeColor="text1"/>
            <w:szCs w:val="24"/>
            <w:lang w:val="en-GB"/>
          </w:rPr>
          <w:delText>, and so on</w:delText>
        </w:r>
      </w:del>
      <w:r w:rsidRPr="00F31509">
        <w:rPr>
          <w:rFonts w:asciiTheme="majorBidi" w:hAnsiTheme="majorBidi" w:cstheme="majorBidi"/>
          <w:color w:val="000000" w:themeColor="text1"/>
          <w:szCs w:val="24"/>
          <w:lang w:val="en-GB"/>
        </w:rPr>
        <w:t xml:space="preserve">. </w:t>
      </w:r>
      <w:del w:id="8819" w:author="Jane Shaw" w:date="2015-10-23T18:58:00Z">
        <w:r w:rsidRPr="00F31509" w:rsidDel="005B190F">
          <w:rPr>
            <w:rFonts w:asciiTheme="majorBidi" w:hAnsiTheme="majorBidi" w:cstheme="majorBidi"/>
            <w:color w:val="000000" w:themeColor="text1"/>
            <w:szCs w:val="24"/>
            <w:lang w:val="en-GB"/>
          </w:rPr>
          <w:delText xml:space="preserve">To make </w:delText>
        </w:r>
      </w:del>
      <w:ins w:id="8820" w:author="Jane Shaw" w:date="2015-10-23T18:58:00Z">
        <w:r w:rsidR="005B190F">
          <w:rPr>
            <w:rFonts w:asciiTheme="majorBidi" w:hAnsiTheme="majorBidi" w:cstheme="majorBidi"/>
            <w:color w:val="000000" w:themeColor="text1"/>
            <w:szCs w:val="24"/>
            <w:lang w:val="en-GB"/>
          </w:rPr>
          <w:t xml:space="preserve">Allocating </w:t>
        </w:r>
      </w:ins>
      <w:r w:rsidRPr="00F31509">
        <w:rPr>
          <w:rFonts w:asciiTheme="majorBidi" w:hAnsiTheme="majorBidi" w:cstheme="majorBidi"/>
          <w:color w:val="000000" w:themeColor="text1"/>
          <w:szCs w:val="24"/>
          <w:lang w:val="en-GB"/>
        </w:rPr>
        <w:t xml:space="preserve">allowances for consumption in these entities is challenging, particularly when the adjustments go beyond the overall average levels, </w:t>
      </w:r>
      <w:del w:id="8821" w:author="Jane Shaw" w:date="2015-10-23T18:59:00Z">
        <w:r w:rsidRPr="00F31509" w:rsidDel="005B190F">
          <w:rPr>
            <w:rFonts w:asciiTheme="majorBidi" w:hAnsiTheme="majorBidi" w:cstheme="majorBidi"/>
            <w:color w:val="000000" w:themeColor="text1"/>
            <w:szCs w:val="24"/>
            <w:lang w:val="en-GB"/>
          </w:rPr>
          <w:delText xml:space="preserve">i.e. </w:delText>
        </w:r>
      </w:del>
      <w:ins w:id="8822" w:author="Jane Shaw" w:date="2015-10-23T18:59:00Z">
        <w:r w:rsidR="005B190F">
          <w:rPr>
            <w:rFonts w:asciiTheme="majorBidi" w:hAnsiTheme="majorBidi" w:cstheme="majorBidi"/>
            <w:color w:val="000000" w:themeColor="text1"/>
            <w:szCs w:val="24"/>
            <w:lang w:val="en-GB"/>
          </w:rPr>
          <w:t xml:space="preserve">by </w:t>
        </w:r>
      </w:ins>
      <w:r w:rsidRPr="00F31509">
        <w:rPr>
          <w:rFonts w:asciiTheme="majorBidi" w:hAnsiTheme="majorBidi" w:cstheme="majorBidi"/>
          <w:color w:val="000000" w:themeColor="text1"/>
          <w:szCs w:val="24"/>
          <w:lang w:val="en-GB"/>
        </w:rPr>
        <w:t xml:space="preserve">breaking consumption down </w:t>
      </w:r>
      <w:del w:id="8823" w:author="Jane Shaw" w:date="2015-10-23T18:59:00Z">
        <w:r w:rsidRPr="00F31509" w:rsidDel="005B190F">
          <w:rPr>
            <w:rFonts w:asciiTheme="majorBidi" w:hAnsiTheme="majorBidi" w:cstheme="majorBidi"/>
            <w:color w:val="000000" w:themeColor="text1"/>
            <w:szCs w:val="24"/>
            <w:lang w:val="en-GB"/>
          </w:rPr>
          <w:delText xml:space="preserve">for </w:delText>
        </w:r>
      </w:del>
      <w:ins w:id="8824" w:author="Jane Shaw" w:date="2015-10-23T18:59:00Z">
        <w:r w:rsidR="005B190F">
          <w:rPr>
            <w:rFonts w:asciiTheme="majorBidi" w:hAnsiTheme="majorBidi" w:cstheme="majorBidi"/>
            <w:color w:val="000000" w:themeColor="text1"/>
            <w:szCs w:val="24"/>
            <w:lang w:val="en-GB"/>
          </w:rPr>
          <w:t xml:space="preserve">into </w:t>
        </w:r>
      </w:ins>
      <w:r w:rsidRPr="00F31509">
        <w:rPr>
          <w:rFonts w:asciiTheme="majorBidi" w:hAnsiTheme="majorBidi" w:cstheme="majorBidi"/>
          <w:color w:val="000000" w:themeColor="text1"/>
          <w:szCs w:val="24"/>
          <w:lang w:val="en-GB"/>
        </w:rPr>
        <w:t>the more than 60 individual commodities contained in the FBS. If adjustments are made, they should include</w:t>
      </w:r>
      <w:ins w:id="8825" w:author="Jane Shaw" w:date="2015-10-23T19:01:00Z">
        <w:r w:rsidR="005B190F">
          <w:rPr>
            <w:rFonts w:asciiTheme="majorBidi" w:hAnsiTheme="majorBidi" w:cstheme="majorBidi"/>
            <w:color w:val="000000" w:themeColor="text1"/>
            <w:szCs w:val="24"/>
            <w:lang w:val="en-GB"/>
          </w:rPr>
          <w:t xml:space="preserve"> adjustments</w:t>
        </w:r>
      </w:ins>
      <w:r w:rsidRPr="00F31509">
        <w:rPr>
          <w:rFonts w:asciiTheme="majorBidi" w:hAnsiTheme="majorBidi" w:cstheme="majorBidi"/>
          <w:color w:val="000000" w:themeColor="text1"/>
          <w:szCs w:val="24"/>
          <w:lang w:val="en-GB"/>
        </w:rPr>
        <w:t xml:space="preserve">: </w:t>
      </w:r>
    </w:p>
    <w:p w14:paraId="73A6E4F2" w14:textId="0651429A" w:rsidR="004F65E4" w:rsidRPr="00F31509" w:rsidRDefault="005B190F" w:rsidP="003C6AA5">
      <w:pPr>
        <w:pStyle w:val="Paragrafoelenco"/>
        <w:numPr>
          <w:ilvl w:val="0"/>
          <w:numId w:val="24"/>
        </w:numPr>
        <w:spacing w:after="0"/>
        <w:jc w:val="both"/>
        <w:rPr>
          <w:rFonts w:asciiTheme="majorBidi" w:hAnsiTheme="majorBidi" w:cstheme="majorBidi"/>
          <w:color w:val="000000" w:themeColor="text1"/>
          <w:szCs w:val="24"/>
        </w:rPr>
      </w:pPr>
      <w:del w:id="8826" w:author="Jane Shaw" w:date="2015-10-23T19:01:00Z">
        <w:r w:rsidRPr="00F31509" w:rsidDel="005B190F">
          <w:rPr>
            <w:rFonts w:asciiTheme="majorBidi" w:hAnsiTheme="majorBidi" w:cstheme="majorBidi"/>
            <w:color w:val="000000" w:themeColor="text1"/>
            <w:szCs w:val="24"/>
          </w:rPr>
          <w:delText xml:space="preserve">adjustment </w:delText>
        </w:r>
      </w:del>
      <w:r w:rsidR="004F65E4" w:rsidRPr="00F31509">
        <w:rPr>
          <w:rFonts w:asciiTheme="majorBidi" w:hAnsiTheme="majorBidi" w:cstheme="majorBidi"/>
          <w:color w:val="000000" w:themeColor="text1"/>
          <w:szCs w:val="24"/>
        </w:rPr>
        <w:t>of the reporting period to a calendar year</w:t>
      </w:r>
      <w:ins w:id="8827" w:author="Jane Shaw" w:date="2015-10-23T18:59:00Z">
        <w:r>
          <w:rPr>
            <w:rFonts w:asciiTheme="majorBidi" w:hAnsiTheme="majorBidi" w:cstheme="majorBidi"/>
            <w:color w:val="000000" w:themeColor="text1"/>
            <w:szCs w:val="24"/>
          </w:rPr>
          <w:t>;</w:t>
        </w:r>
      </w:ins>
    </w:p>
    <w:p w14:paraId="64AA00D0" w14:textId="7674C8D6" w:rsidR="004F65E4" w:rsidRPr="00F31509" w:rsidRDefault="005B190F" w:rsidP="003C6AA5">
      <w:pPr>
        <w:pStyle w:val="Paragrafoelenco"/>
        <w:numPr>
          <w:ilvl w:val="0"/>
          <w:numId w:val="24"/>
        </w:numPr>
        <w:spacing w:after="0"/>
        <w:jc w:val="both"/>
        <w:rPr>
          <w:rFonts w:asciiTheme="majorBidi" w:hAnsiTheme="majorBidi" w:cstheme="majorBidi"/>
          <w:color w:val="000000" w:themeColor="text1"/>
          <w:szCs w:val="24"/>
        </w:rPr>
      </w:pPr>
      <w:del w:id="8828" w:author="Jane Shaw" w:date="2015-10-23T19:01:00Z">
        <w:r w:rsidRPr="00F31509" w:rsidDel="005B190F">
          <w:rPr>
            <w:rFonts w:asciiTheme="majorBidi" w:hAnsiTheme="majorBidi" w:cstheme="majorBidi"/>
            <w:color w:val="000000" w:themeColor="text1"/>
            <w:szCs w:val="24"/>
          </w:rPr>
          <w:delText xml:space="preserve">adjustments </w:delText>
        </w:r>
      </w:del>
      <w:r w:rsidR="004F65E4" w:rsidRPr="00F31509">
        <w:rPr>
          <w:rFonts w:asciiTheme="majorBidi" w:hAnsiTheme="majorBidi" w:cstheme="majorBidi"/>
          <w:color w:val="000000" w:themeColor="text1"/>
          <w:szCs w:val="24"/>
        </w:rPr>
        <w:t>of expenditures to quantities (applying appropriate prices)</w:t>
      </w:r>
      <w:ins w:id="8829" w:author="Jane Shaw" w:date="2015-10-23T18:59:00Z">
        <w:r>
          <w:rPr>
            <w:rFonts w:asciiTheme="majorBidi" w:hAnsiTheme="majorBidi" w:cstheme="majorBidi"/>
            <w:color w:val="000000" w:themeColor="text1"/>
            <w:szCs w:val="24"/>
          </w:rPr>
          <w:t>;</w:t>
        </w:r>
      </w:ins>
    </w:p>
    <w:p w14:paraId="68EE10CA" w14:textId="7949B11A" w:rsidR="004F65E4" w:rsidRPr="00F31509" w:rsidRDefault="005B190F" w:rsidP="003C6AA5">
      <w:pPr>
        <w:pStyle w:val="Paragrafoelenco"/>
        <w:numPr>
          <w:ilvl w:val="0"/>
          <w:numId w:val="24"/>
        </w:numPr>
        <w:spacing w:after="0"/>
        <w:jc w:val="both"/>
        <w:rPr>
          <w:rFonts w:asciiTheme="majorBidi" w:hAnsiTheme="majorBidi" w:cstheme="majorBidi"/>
          <w:color w:val="000000" w:themeColor="text1"/>
          <w:szCs w:val="24"/>
        </w:rPr>
      </w:pPr>
      <w:ins w:id="8830" w:author="Jane Shaw" w:date="2015-10-23T19:01:00Z">
        <w:r>
          <w:rPr>
            <w:rFonts w:asciiTheme="majorBidi" w:hAnsiTheme="majorBidi" w:cstheme="majorBidi"/>
            <w:color w:val="000000" w:themeColor="text1"/>
            <w:szCs w:val="24"/>
          </w:rPr>
          <w:t xml:space="preserve">for </w:t>
        </w:r>
      </w:ins>
      <w:r w:rsidRPr="00F31509">
        <w:rPr>
          <w:rFonts w:asciiTheme="majorBidi" w:hAnsiTheme="majorBidi" w:cstheme="majorBidi"/>
          <w:color w:val="000000" w:themeColor="text1"/>
          <w:szCs w:val="24"/>
        </w:rPr>
        <w:t>intra</w:t>
      </w:r>
      <w:r w:rsidR="004F65E4" w:rsidRPr="00F31509">
        <w:rPr>
          <w:rFonts w:asciiTheme="majorBidi" w:hAnsiTheme="majorBidi" w:cstheme="majorBidi"/>
          <w:color w:val="000000" w:themeColor="text1"/>
          <w:szCs w:val="24"/>
        </w:rPr>
        <w:t>-household distribution of consumption</w:t>
      </w:r>
      <w:ins w:id="8831" w:author="Jane Shaw" w:date="2015-10-23T18:59:00Z">
        <w:r>
          <w:rPr>
            <w:rFonts w:asciiTheme="majorBidi" w:hAnsiTheme="majorBidi" w:cstheme="majorBidi"/>
            <w:color w:val="000000" w:themeColor="text1"/>
            <w:szCs w:val="24"/>
          </w:rPr>
          <w:t>;</w:t>
        </w:r>
      </w:ins>
    </w:p>
    <w:p w14:paraId="1006FE6F" w14:textId="1B1C19ED" w:rsidR="004F65E4" w:rsidRPr="00F31509" w:rsidRDefault="005B190F" w:rsidP="003C4E96">
      <w:pPr>
        <w:pStyle w:val="Paragrafoelenco"/>
        <w:numPr>
          <w:ilvl w:val="0"/>
          <w:numId w:val="24"/>
        </w:numPr>
        <w:spacing w:after="0"/>
        <w:jc w:val="both"/>
        <w:rPr>
          <w:rFonts w:asciiTheme="majorBidi" w:hAnsiTheme="majorBidi" w:cstheme="majorBidi"/>
          <w:color w:val="000000" w:themeColor="text1"/>
          <w:szCs w:val="24"/>
        </w:rPr>
      </w:pPr>
      <w:ins w:id="8832" w:author="Jane Shaw" w:date="2015-10-23T19:01:00Z">
        <w:r>
          <w:rPr>
            <w:rFonts w:asciiTheme="majorBidi" w:hAnsiTheme="majorBidi" w:cstheme="majorBidi"/>
            <w:color w:val="000000" w:themeColor="text1"/>
            <w:szCs w:val="24"/>
          </w:rPr>
          <w:t xml:space="preserve">for </w:t>
        </w:r>
      </w:ins>
      <w:del w:id="8833" w:author="Jane Shaw" w:date="2015-10-23T18:59:00Z">
        <w:r w:rsidR="004F65E4" w:rsidRPr="00F31509" w:rsidDel="005B190F">
          <w:rPr>
            <w:rFonts w:asciiTheme="majorBidi" w:hAnsiTheme="majorBidi" w:cstheme="majorBidi"/>
            <w:color w:val="000000" w:themeColor="text1"/>
            <w:szCs w:val="24"/>
          </w:rPr>
          <w:delText xml:space="preserve">Inclusion, of </w:delText>
        </w:r>
      </w:del>
      <w:r w:rsidR="004F65E4" w:rsidRPr="00F31509">
        <w:rPr>
          <w:rFonts w:asciiTheme="majorBidi" w:hAnsiTheme="majorBidi" w:cstheme="majorBidi"/>
          <w:color w:val="000000" w:themeColor="text1"/>
          <w:szCs w:val="24"/>
        </w:rPr>
        <w:t xml:space="preserve">food consumed in public/collective households such as hospitals, prisons, </w:t>
      </w:r>
      <w:del w:id="8834" w:author="Jane Shaw" w:date="2015-10-23T19:00:00Z">
        <w:r w:rsidR="004F65E4" w:rsidRPr="00F31509" w:rsidDel="005B190F">
          <w:rPr>
            <w:rFonts w:asciiTheme="majorBidi" w:hAnsiTheme="majorBidi" w:cstheme="majorBidi"/>
            <w:color w:val="000000" w:themeColor="text1"/>
            <w:szCs w:val="24"/>
          </w:rPr>
          <w:delText xml:space="preserve">the </w:delText>
        </w:r>
      </w:del>
      <w:r w:rsidR="004F65E4" w:rsidRPr="00F31509">
        <w:rPr>
          <w:rFonts w:asciiTheme="majorBidi" w:hAnsiTheme="majorBidi" w:cstheme="majorBidi"/>
          <w:color w:val="000000" w:themeColor="text1"/>
          <w:szCs w:val="24"/>
        </w:rPr>
        <w:t>military</w:t>
      </w:r>
      <w:ins w:id="8835" w:author="Jane Shaw" w:date="2015-10-23T19:00:00Z">
        <w:r>
          <w:rPr>
            <w:rFonts w:asciiTheme="majorBidi" w:hAnsiTheme="majorBidi" w:cstheme="majorBidi"/>
            <w:color w:val="000000" w:themeColor="text1"/>
            <w:szCs w:val="24"/>
          </w:rPr>
          <w:t xml:space="preserve"> establishments and </w:t>
        </w:r>
      </w:ins>
      <w:del w:id="8836" w:author="Jane Shaw" w:date="2015-10-23T19:00:00Z">
        <w:r w:rsidR="004F65E4" w:rsidRPr="00F31509" w:rsidDel="005B190F">
          <w:rPr>
            <w:rFonts w:asciiTheme="majorBidi" w:hAnsiTheme="majorBidi" w:cstheme="majorBidi"/>
            <w:color w:val="000000" w:themeColor="text1"/>
            <w:szCs w:val="24"/>
          </w:rPr>
          <w:delText xml:space="preserve">, </w:delText>
        </w:r>
      </w:del>
      <w:r w:rsidR="004F65E4" w:rsidRPr="00F31509">
        <w:rPr>
          <w:rFonts w:asciiTheme="majorBidi" w:hAnsiTheme="majorBidi" w:cstheme="majorBidi"/>
          <w:color w:val="000000" w:themeColor="text1"/>
          <w:szCs w:val="24"/>
        </w:rPr>
        <w:t>schools</w:t>
      </w:r>
      <w:ins w:id="8837" w:author="Jane Shaw" w:date="2015-10-23T19:00:00Z">
        <w:r>
          <w:rPr>
            <w:rFonts w:asciiTheme="majorBidi" w:hAnsiTheme="majorBidi" w:cstheme="majorBidi"/>
            <w:color w:val="000000" w:themeColor="text1"/>
            <w:szCs w:val="24"/>
          </w:rPr>
          <w:t>;</w:t>
        </w:r>
      </w:ins>
      <w:del w:id="8838" w:author="Jane Shaw" w:date="2015-10-23T19:00:00Z">
        <w:r w:rsidR="004F65E4" w:rsidRPr="00F31509" w:rsidDel="005B190F">
          <w:rPr>
            <w:rFonts w:asciiTheme="majorBidi" w:hAnsiTheme="majorBidi" w:cstheme="majorBidi"/>
            <w:color w:val="000000" w:themeColor="text1"/>
            <w:szCs w:val="24"/>
          </w:rPr>
          <w:delText>, and so on.</w:delText>
        </w:r>
      </w:del>
    </w:p>
    <w:p w14:paraId="775BB51F" w14:textId="0AE96774" w:rsidR="004F65E4" w:rsidRPr="00F31509" w:rsidRDefault="004F65E4" w:rsidP="003C6AA5">
      <w:pPr>
        <w:pStyle w:val="Paragrafoelenco"/>
        <w:numPr>
          <w:ilvl w:val="0"/>
          <w:numId w:val="24"/>
        </w:numPr>
        <w:spacing w:after="0"/>
        <w:jc w:val="both"/>
        <w:rPr>
          <w:rFonts w:asciiTheme="majorBidi" w:hAnsiTheme="majorBidi" w:cstheme="majorBidi"/>
          <w:color w:val="000000" w:themeColor="text1"/>
          <w:szCs w:val="24"/>
        </w:rPr>
      </w:pPr>
      <w:del w:id="8839" w:author="Jane Shaw" w:date="2015-10-23T19:00:00Z">
        <w:r w:rsidRPr="00F31509" w:rsidDel="005B190F">
          <w:rPr>
            <w:rFonts w:asciiTheme="majorBidi" w:hAnsiTheme="majorBidi" w:cstheme="majorBidi"/>
            <w:color w:val="000000" w:themeColor="text1"/>
            <w:szCs w:val="24"/>
          </w:rPr>
          <w:delText xml:space="preserve">Inclusion, </w:delText>
        </w:r>
      </w:del>
      <w:r w:rsidRPr="00F31509">
        <w:rPr>
          <w:rFonts w:asciiTheme="majorBidi" w:hAnsiTheme="majorBidi" w:cstheme="majorBidi"/>
          <w:color w:val="000000" w:themeColor="text1"/>
          <w:szCs w:val="24"/>
        </w:rPr>
        <w:t xml:space="preserve">where necessary, </w:t>
      </w:r>
      <w:ins w:id="8840" w:author="Jane Shaw" w:date="2015-10-23T19:02:00Z">
        <w:r w:rsidR="005B190F">
          <w:rPr>
            <w:rFonts w:asciiTheme="majorBidi" w:hAnsiTheme="majorBidi" w:cstheme="majorBidi"/>
            <w:color w:val="000000" w:themeColor="text1"/>
            <w:szCs w:val="24"/>
          </w:rPr>
          <w:t xml:space="preserve">for </w:t>
        </w:r>
      </w:ins>
      <w:del w:id="8841" w:author="Jane Shaw" w:date="2015-10-23T19:00:00Z">
        <w:r w:rsidRPr="00F31509" w:rsidDel="005B190F">
          <w:rPr>
            <w:rFonts w:asciiTheme="majorBidi" w:hAnsiTheme="majorBidi" w:cstheme="majorBidi"/>
            <w:color w:val="000000" w:themeColor="text1"/>
            <w:szCs w:val="24"/>
          </w:rPr>
          <w:delText xml:space="preserve">of </w:delText>
        </w:r>
      </w:del>
      <w:r w:rsidRPr="00F31509">
        <w:rPr>
          <w:rFonts w:asciiTheme="majorBidi" w:hAnsiTheme="majorBidi" w:cstheme="majorBidi"/>
          <w:color w:val="000000" w:themeColor="text1"/>
          <w:szCs w:val="24"/>
        </w:rPr>
        <w:t xml:space="preserve">food consumed </w:t>
      </w:r>
      <w:ins w:id="8842" w:author="Jane Shaw" w:date="2015-11-07T19:43:00Z">
        <w:r w:rsidR="00B53C20">
          <w:rPr>
            <w:rFonts w:asciiTheme="majorBidi" w:hAnsiTheme="majorBidi" w:cstheme="majorBidi"/>
            <w:color w:val="000000" w:themeColor="text1"/>
            <w:szCs w:val="24"/>
          </w:rPr>
          <w:t>by</w:t>
        </w:r>
      </w:ins>
      <w:del w:id="8843" w:author="Jane Shaw" w:date="2015-11-07T19:43:00Z">
        <w:r w:rsidRPr="00F31509" w:rsidDel="00B53C20">
          <w:rPr>
            <w:rFonts w:asciiTheme="majorBidi" w:hAnsiTheme="majorBidi" w:cstheme="majorBidi"/>
            <w:color w:val="000000" w:themeColor="text1"/>
            <w:szCs w:val="24"/>
          </w:rPr>
          <w:delText>in</w:delText>
        </w:r>
      </w:del>
      <w:r w:rsidRPr="00F31509">
        <w:rPr>
          <w:rFonts w:asciiTheme="majorBidi" w:hAnsiTheme="majorBidi" w:cstheme="majorBidi"/>
          <w:color w:val="000000" w:themeColor="text1"/>
          <w:szCs w:val="24"/>
        </w:rPr>
        <w:t xml:space="preserve"> non-collective households outside </w:t>
      </w:r>
      <w:ins w:id="8844" w:author="Jane Shaw" w:date="2015-10-23T19:00:00Z">
        <w:r w:rsidR="005B190F">
          <w:rPr>
            <w:rFonts w:asciiTheme="majorBidi" w:hAnsiTheme="majorBidi" w:cstheme="majorBidi"/>
            <w:color w:val="000000" w:themeColor="text1"/>
            <w:szCs w:val="24"/>
          </w:rPr>
          <w:t xml:space="preserve">the </w:t>
        </w:r>
      </w:ins>
      <w:r w:rsidRPr="00F31509">
        <w:rPr>
          <w:rFonts w:asciiTheme="majorBidi" w:hAnsiTheme="majorBidi" w:cstheme="majorBidi"/>
          <w:color w:val="000000" w:themeColor="text1"/>
          <w:szCs w:val="24"/>
        </w:rPr>
        <w:t xml:space="preserve">home, </w:t>
      </w:r>
      <w:del w:id="8845" w:author="Jane Shaw" w:date="2015-10-23T19:00:00Z">
        <w:r w:rsidRPr="00F31509" w:rsidDel="005B190F">
          <w:rPr>
            <w:rFonts w:asciiTheme="majorBidi" w:hAnsiTheme="majorBidi" w:cstheme="majorBidi"/>
            <w:color w:val="000000" w:themeColor="text1"/>
            <w:szCs w:val="24"/>
          </w:rPr>
          <w:delText xml:space="preserve">i.e. food consumed </w:delText>
        </w:r>
      </w:del>
      <w:r w:rsidRPr="00F31509">
        <w:rPr>
          <w:rFonts w:asciiTheme="majorBidi" w:hAnsiTheme="majorBidi" w:cstheme="majorBidi"/>
          <w:color w:val="000000" w:themeColor="text1"/>
          <w:szCs w:val="24"/>
        </w:rPr>
        <w:t xml:space="preserve">in restaurants, </w:t>
      </w:r>
      <w:ins w:id="8846" w:author="Jane Shaw" w:date="2015-10-23T19:00:00Z">
        <w:r w:rsidR="005B190F">
          <w:rPr>
            <w:rFonts w:asciiTheme="majorBidi" w:hAnsiTheme="majorBidi" w:cstheme="majorBidi"/>
            <w:color w:val="000000" w:themeColor="text1"/>
            <w:szCs w:val="24"/>
          </w:rPr>
          <w:t xml:space="preserve">in </w:t>
        </w:r>
      </w:ins>
      <w:r w:rsidRPr="00F31509">
        <w:rPr>
          <w:rFonts w:asciiTheme="majorBidi" w:hAnsiTheme="majorBidi" w:cstheme="majorBidi"/>
          <w:color w:val="000000" w:themeColor="text1"/>
          <w:szCs w:val="24"/>
        </w:rPr>
        <w:t xml:space="preserve">cafeterias, </w:t>
      </w:r>
      <w:ins w:id="8847" w:author="Jane Shaw" w:date="2015-10-23T19:00:00Z">
        <w:r w:rsidR="005B190F">
          <w:rPr>
            <w:rFonts w:asciiTheme="majorBidi" w:hAnsiTheme="majorBidi" w:cstheme="majorBidi"/>
            <w:color w:val="000000" w:themeColor="text1"/>
            <w:szCs w:val="24"/>
          </w:rPr>
          <w:t xml:space="preserve">as </w:t>
        </w:r>
      </w:ins>
      <w:r w:rsidRPr="00F31509">
        <w:rPr>
          <w:rFonts w:asciiTheme="majorBidi" w:hAnsiTheme="majorBidi" w:cstheme="majorBidi"/>
          <w:color w:val="000000" w:themeColor="text1"/>
          <w:szCs w:val="24"/>
        </w:rPr>
        <w:t>street food, etc.</w:t>
      </w:r>
      <w:ins w:id="8848" w:author="Jane Shaw" w:date="2015-10-23T19:01:00Z">
        <w:r w:rsidR="005B190F">
          <w:rPr>
            <w:rFonts w:asciiTheme="majorBidi" w:hAnsiTheme="majorBidi" w:cstheme="majorBidi"/>
            <w:color w:val="000000" w:themeColor="text1"/>
            <w:szCs w:val="24"/>
          </w:rPr>
          <w:t>;</w:t>
        </w:r>
      </w:ins>
    </w:p>
    <w:p w14:paraId="14406D6F" w14:textId="4A7122A8" w:rsidR="004F65E4" w:rsidRPr="00F31509" w:rsidRDefault="005B190F" w:rsidP="003C6AA5">
      <w:pPr>
        <w:pStyle w:val="Paragrafoelenco"/>
        <w:numPr>
          <w:ilvl w:val="0"/>
          <w:numId w:val="24"/>
        </w:numPr>
        <w:spacing w:after="0"/>
        <w:jc w:val="both"/>
        <w:rPr>
          <w:rFonts w:asciiTheme="majorBidi" w:hAnsiTheme="majorBidi" w:cstheme="majorBidi"/>
          <w:color w:val="000000" w:themeColor="text1"/>
          <w:szCs w:val="24"/>
        </w:rPr>
      </w:pPr>
      <w:del w:id="8849" w:author="Jane Shaw" w:date="2015-10-23T19:02:00Z">
        <w:r w:rsidRPr="00F31509" w:rsidDel="005B190F">
          <w:rPr>
            <w:rFonts w:asciiTheme="majorBidi" w:hAnsiTheme="majorBidi" w:cstheme="majorBidi"/>
            <w:color w:val="000000" w:themeColor="text1"/>
            <w:szCs w:val="24"/>
          </w:rPr>
          <w:delText xml:space="preserve">adjustments </w:delText>
        </w:r>
      </w:del>
      <w:r w:rsidR="004F65E4" w:rsidRPr="00F31509">
        <w:rPr>
          <w:rFonts w:asciiTheme="majorBidi" w:hAnsiTheme="majorBidi" w:cstheme="majorBidi"/>
          <w:color w:val="000000" w:themeColor="text1"/>
          <w:szCs w:val="24"/>
        </w:rPr>
        <w:t>for waste at the retail level</w:t>
      </w:r>
      <w:ins w:id="8850" w:author="Jane Shaw" w:date="2015-10-23T19:01:00Z">
        <w:r>
          <w:rPr>
            <w:rFonts w:asciiTheme="majorBidi" w:hAnsiTheme="majorBidi" w:cstheme="majorBidi"/>
            <w:color w:val="000000" w:themeColor="text1"/>
            <w:szCs w:val="24"/>
          </w:rPr>
          <w:t>.</w:t>
        </w:r>
      </w:ins>
    </w:p>
    <w:p w14:paraId="06B308E1" w14:textId="77777777" w:rsidR="004F65E4" w:rsidRPr="00F31509" w:rsidRDefault="004F65E4" w:rsidP="004F65E4">
      <w:pPr>
        <w:jc w:val="both"/>
        <w:rPr>
          <w:rFonts w:asciiTheme="majorBidi" w:hAnsiTheme="majorBidi" w:cstheme="majorBidi"/>
          <w:color w:val="000000" w:themeColor="text1"/>
          <w:szCs w:val="24"/>
          <w:lang w:val="en-GB"/>
        </w:rPr>
      </w:pPr>
    </w:p>
    <w:p w14:paraId="1D685324" w14:textId="77777777" w:rsidR="004F65E4" w:rsidRPr="00F31509" w:rsidRDefault="004F65E4" w:rsidP="00312896">
      <w:pPr>
        <w:pStyle w:val="Titolo4"/>
        <w:rPr>
          <w:rFonts w:asciiTheme="majorBidi" w:hAnsiTheme="majorBidi" w:cstheme="majorBidi"/>
          <w:lang w:val="en-GB"/>
        </w:rPr>
      </w:pPr>
      <w:r w:rsidRPr="00F31509">
        <w:rPr>
          <w:rFonts w:asciiTheme="majorBidi" w:hAnsiTheme="majorBidi" w:cstheme="majorBidi"/>
          <w:lang w:val="en-GB"/>
        </w:rPr>
        <w:t>Information from food processors</w:t>
      </w:r>
    </w:p>
    <w:p w14:paraId="464A56C8" w14:textId="3F8467D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w:t>
      </w:r>
      <w:del w:id="8851" w:author="Jane Shaw" w:date="2015-10-23T19:02:00Z">
        <w:r w:rsidRPr="00F31509" w:rsidDel="005B190F">
          <w:rPr>
            <w:rFonts w:asciiTheme="majorBidi" w:eastAsia="Times New Roman" w:hAnsiTheme="majorBidi" w:cstheme="majorBidi"/>
            <w:color w:val="000000" w:themeColor="text1"/>
            <w:lang w:val="en-GB"/>
          </w:rPr>
          <w:delText xml:space="preserve">under </w:delText>
        </w:r>
      </w:del>
      <w:ins w:id="8852" w:author="Jane Shaw" w:date="2015-10-23T19:02:00Z">
        <w:r w:rsidR="005B190F">
          <w:rPr>
            <w:rFonts w:asciiTheme="majorBidi" w:eastAsia="Times New Roman" w:hAnsiTheme="majorBidi" w:cstheme="majorBidi"/>
            <w:color w:val="000000" w:themeColor="text1"/>
            <w:lang w:val="en-GB"/>
          </w:rPr>
          <w:t xml:space="preserve">in </w:t>
        </w:r>
      </w:ins>
      <w:r w:rsidRPr="00F31509">
        <w:rPr>
          <w:rFonts w:asciiTheme="majorBidi" w:eastAsia="Times New Roman" w:hAnsiTheme="majorBidi" w:cstheme="majorBidi"/>
          <w:color w:val="000000" w:themeColor="text1"/>
          <w:lang w:val="en-GB"/>
        </w:rPr>
        <w:t xml:space="preserve">certain circumstances. </w:t>
      </w:r>
      <w:del w:id="8853" w:author="Jane Shaw" w:date="2015-10-23T19:02:00Z">
        <w:r w:rsidRPr="00F31509" w:rsidDel="005B190F">
          <w:rPr>
            <w:rFonts w:asciiTheme="majorBidi" w:eastAsia="Times New Roman" w:hAnsiTheme="majorBidi" w:cstheme="majorBidi"/>
            <w:color w:val="000000" w:themeColor="text1"/>
            <w:lang w:val="en-GB"/>
          </w:rPr>
          <w:delText xml:space="preserve">If, </w:delText>
        </w:r>
      </w:del>
      <w:r w:rsidR="005B190F"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ins w:id="8854" w:author="Jane Shaw" w:date="2015-10-23T19:03:00Z">
        <w:r w:rsidR="005B190F">
          <w:rPr>
            <w:rFonts w:asciiTheme="majorBidi" w:eastAsia="Times New Roman" w:hAnsiTheme="majorBidi" w:cstheme="majorBidi"/>
            <w:color w:val="000000" w:themeColor="text1"/>
            <w:lang w:val="en-GB"/>
          </w:rPr>
          <w:t xml:space="preserve">if </w:t>
        </w:r>
      </w:ins>
      <w:r w:rsidRPr="00F31509">
        <w:rPr>
          <w:rFonts w:asciiTheme="majorBidi" w:eastAsia="Times New Roman" w:hAnsiTheme="majorBidi" w:cstheme="majorBidi"/>
          <w:color w:val="000000" w:themeColor="text1"/>
          <w:lang w:val="en-GB"/>
        </w:rPr>
        <w:t xml:space="preserve">the flour milling industry of a country keeps </w:t>
      </w:r>
      <w:del w:id="8855" w:author="Jane Shaw" w:date="2015-10-23T19:03:00Z">
        <w:r w:rsidRPr="00F31509" w:rsidDel="005B190F">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good record</w:t>
      </w:r>
      <w:ins w:id="8856" w:author="Jane Shaw" w:date="2015-10-23T19:03:00Z">
        <w:r w:rsidR="005B190F">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total flour produced in a year </w:t>
      </w:r>
      <w:del w:id="8857" w:author="Jane Shaw" w:date="2015-10-23T19:03:00Z">
        <w:r w:rsidRPr="00F31509" w:rsidDel="005B190F">
          <w:rPr>
            <w:rFonts w:asciiTheme="majorBidi" w:eastAsia="Times New Roman" w:hAnsiTheme="majorBidi" w:cstheme="majorBidi"/>
            <w:color w:val="000000" w:themeColor="text1"/>
            <w:lang w:val="en-GB"/>
          </w:rPr>
          <w:delText xml:space="preserve">and a </w:delText>
        </w:r>
      </w:del>
      <w:ins w:id="8858" w:author="Jane Shaw" w:date="2015-10-23T19:03:00Z">
        <w:r w:rsidR="005B190F">
          <w:rPr>
            <w:rFonts w:asciiTheme="majorBidi" w:eastAsia="Times New Roman" w:hAnsiTheme="majorBidi" w:cstheme="majorBidi"/>
            <w:color w:val="000000" w:themeColor="text1"/>
            <w:lang w:val="en-GB"/>
          </w:rPr>
          <w:t xml:space="preserve">in the </w:t>
        </w:r>
      </w:ins>
      <w:del w:id="8859" w:author="Jane Shaw" w:date="2015-11-07T19:43:00Z">
        <w:r w:rsidRPr="00F31509" w:rsidDel="00B53C20">
          <w:rPr>
            <w:rFonts w:asciiTheme="majorBidi" w:eastAsia="Times New Roman" w:hAnsiTheme="majorBidi" w:cstheme="majorBidi"/>
            <w:color w:val="000000" w:themeColor="text1"/>
            <w:lang w:val="en-GB"/>
          </w:rPr>
          <w:delText xml:space="preserve">given </w:delText>
        </w:r>
      </w:del>
      <w:r w:rsidRPr="00F31509">
        <w:rPr>
          <w:rFonts w:asciiTheme="majorBidi" w:eastAsia="Times New Roman" w:hAnsiTheme="majorBidi" w:cstheme="majorBidi"/>
          <w:color w:val="000000" w:themeColor="text1"/>
          <w:lang w:val="en-GB"/>
        </w:rPr>
        <w:t>country (</w:t>
      </w:r>
      <w:del w:id="8860" w:author="Jane Shaw" w:date="2015-11-07T19:43:00Z">
        <w:r w:rsidRPr="00F31509" w:rsidDel="00B53C20">
          <w:rPr>
            <w:rFonts w:asciiTheme="majorBidi" w:eastAsia="Times New Roman" w:hAnsiTheme="majorBidi" w:cstheme="majorBidi"/>
            <w:color w:val="000000" w:themeColor="text1"/>
            <w:lang w:val="en-GB"/>
          </w:rPr>
          <w:delText xml:space="preserve">which </w:delText>
        </w:r>
      </w:del>
      <w:ins w:id="8861" w:author="Jane Shaw" w:date="2015-11-07T19:43:00Z">
        <w:r w:rsidR="00B53C20">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 xml:space="preserve">is the case in many developed countries) and if the flour milling industry is the main source of flour production, </w:t>
      </w:r>
      <w:del w:id="8862" w:author="Jane Shaw" w:date="2015-10-23T19:04:00Z">
        <w:r w:rsidRPr="00F31509" w:rsidDel="005B190F">
          <w:rPr>
            <w:rFonts w:asciiTheme="majorBidi" w:eastAsia="Times New Roman" w:hAnsiTheme="majorBidi" w:cstheme="majorBidi"/>
            <w:color w:val="000000" w:themeColor="text1"/>
            <w:lang w:val="en-GB"/>
          </w:rPr>
          <w:delText xml:space="preserve">this estimate </w:delText>
        </w:r>
      </w:del>
      <w:ins w:id="8863" w:author="Jane Shaw" w:date="2015-10-23T19:04:00Z">
        <w:r w:rsidR="005B190F">
          <w:rPr>
            <w:rFonts w:asciiTheme="majorBidi" w:eastAsia="Times New Roman" w:hAnsiTheme="majorBidi" w:cstheme="majorBidi"/>
            <w:color w:val="000000" w:themeColor="text1"/>
            <w:lang w:val="en-GB"/>
          </w:rPr>
          <w:t xml:space="preserve">these production amounts </w:t>
        </w:r>
      </w:ins>
      <w:r w:rsidRPr="00F31509">
        <w:rPr>
          <w:rFonts w:asciiTheme="majorBidi" w:eastAsia="Times New Roman" w:hAnsiTheme="majorBidi" w:cstheme="majorBidi"/>
          <w:color w:val="000000" w:themeColor="text1"/>
          <w:lang w:val="en-GB"/>
        </w:rPr>
        <w:t xml:space="preserve">can serve as a basis </w:t>
      </w:r>
      <w:del w:id="8864" w:author="Jane Shaw" w:date="2015-10-23T19:04:00Z">
        <w:r w:rsidRPr="00F31509" w:rsidDel="005B190F">
          <w:rPr>
            <w:rFonts w:asciiTheme="majorBidi" w:eastAsia="Times New Roman" w:hAnsiTheme="majorBidi" w:cstheme="majorBidi"/>
            <w:color w:val="000000" w:themeColor="text1"/>
            <w:lang w:val="en-GB"/>
          </w:rPr>
          <w:delText xml:space="preserve">to </w:delText>
        </w:r>
      </w:del>
      <w:ins w:id="8865" w:author="Jane Shaw" w:date="2015-10-23T19:04:00Z">
        <w:r w:rsidR="005B190F">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estimat</w:t>
      </w:r>
      <w:ins w:id="8866" w:author="Jane Shaw" w:date="2015-10-23T19:04:00Z">
        <w:r w:rsidR="005B190F">
          <w:rPr>
            <w:rFonts w:asciiTheme="majorBidi" w:eastAsia="Times New Roman" w:hAnsiTheme="majorBidi" w:cstheme="majorBidi"/>
            <w:color w:val="000000" w:themeColor="text1"/>
            <w:lang w:val="en-GB"/>
          </w:rPr>
          <w:t>ing</w:t>
        </w:r>
      </w:ins>
      <w:del w:id="8867" w:author="Jane Shaw" w:date="2015-10-23T19:04:00Z">
        <w:r w:rsidRPr="00F31509" w:rsidDel="005B190F">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w:t>
      </w:r>
      <w:ins w:id="8868" w:author="Jane Shaw" w:date="2015-10-23T19:04:00Z">
        <w:r w:rsidR="005B190F">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total flour produced in </w:t>
      </w:r>
      <w:del w:id="8869" w:author="Jane Shaw" w:date="2015-10-23T19:04:00Z">
        <w:r w:rsidRPr="00F31509" w:rsidDel="005B190F">
          <w:rPr>
            <w:rFonts w:asciiTheme="majorBidi" w:eastAsia="Times New Roman" w:hAnsiTheme="majorBidi" w:cstheme="majorBidi"/>
            <w:color w:val="000000" w:themeColor="text1"/>
            <w:lang w:val="en-GB"/>
          </w:rPr>
          <w:delText xml:space="preserve">a </w:delText>
        </w:r>
      </w:del>
      <w:ins w:id="8870" w:author="Jane Shaw" w:date="2015-10-23T19:04:00Z">
        <w:r w:rsidR="005B190F">
          <w:rPr>
            <w:rFonts w:asciiTheme="majorBidi" w:eastAsia="Times New Roman" w:hAnsiTheme="majorBidi" w:cstheme="majorBidi"/>
            <w:color w:val="000000" w:themeColor="text1"/>
            <w:lang w:val="en-GB"/>
          </w:rPr>
          <w:t>the</w:t>
        </w:r>
        <w:r w:rsidR="005B190F"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country. </w:t>
      </w:r>
      <w:ins w:id="8871" w:author="Jane Shaw" w:date="2015-10-23T19:05:00Z">
        <w:r w:rsidR="005B190F">
          <w:rPr>
            <w:rFonts w:asciiTheme="majorBidi" w:eastAsia="Times New Roman" w:hAnsiTheme="majorBidi" w:cstheme="majorBidi"/>
            <w:color w:val="000000" w:themeColor="text1"/>
            <w:lang w:val="en-GB"/>
          </w:rPr>
          <w:t xml:space="preserve">By </w:t>
        </w:r>
      </w:ins>
      <w:r w:rsidR="005B190F" w:rsidRPr="00F31509">
        <w:rPr>
          <w:rFonts w:asciiTheme="majorBidi" w:eastAsia="Times New Roman" w:hAnsiTheme="majorBidi" w:cstheme="majorBidi"/>
          <w:color w:val="000000" w:themeColor="text1"/>
          <w:lang w:val="en-GB"/>
        </w:rPr>
        <w:t xml:space="preserve">adding </w:t>
      </w:r>
      <w:r w:rsidRPr="00F31509">
        <w:rPr>
          <w:rFonts w:asciiTheme="majorBidi" w:eastAsia="Times New Roman" w:hAnsiTheme="majorBidi" w:cstheme="majorBidi"/>
          <w:color w:val="000000" w:themeColor="text1"/>
          <w:lang w:val="en-GB"/>
        </w:rPr>
        <w:t>flour imports</w:t>
      </w:r>
      <w:ins w:id="8872" w:author="Jane Shaw" w:date="2015-10-23T19:04:00Z">
        <w:r w:rsidR="005B190F">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8873" w:author="Jane Shaw" w:date="2015-10-23T19:04:00Z">
        <w:r w:rsidRPr="00F31509" w:rsidDel="005B190F">
          <w:rPr>
            <w:rFonts w:asciiTheme="majorBidi" w:eastAsia="Times New Roman" w:hAnsiTheme="majorBidi" w:cstheme="majorBidi"/>
            <w:color w:val="000000" w:themeColor="text1"/>
            <w:lang w:val="en-GB"/>
          </w:rPr>
          <w:delText xml:space="preserve">and </w:delText>
        </w:r>
      </w:del>
      <w:r w:rsidRPr="00F31509">
        <w:rPr>
          <w:rFonts w:asciiTheme="majorBidi" w:eastAsia="Times New Roman" w:hAnsiTheme="majorBidi" w:cstheme="majorBidi"/>
          <w:color w:val="000000" w:themeColor="text1"/>
          <w:lang w:val="en-GB"/>
        </w:rPr>
        <w:t xml:space="preserve">deducting flour exports </w:t>
      </w:r>
      <w:del w:id="8874" w:author="Jane Shaw" w:date="2015-10-23T19:05:00Z">
        <w:r w:rsidRPr="00F31509" w:rsidDel="005B190F">
          <w:rPr>
            <w:rFonts w:asciiTheme="majorBidi" w:eastAsia="Times New Roman" w:hAnsiTheme="majorBidi" w:cstheme="majorBidi"/>
            <w:color w:val="000000" w:themeColor="text1"/>
            <w:lang w:val="en-GB"/>
          </w:rPr>
          <w:delText xml:space="preserve">as well as </w:delText>
        </w:r>
      </w:del>
      <w:ins w:id="8875" w:author="Jane Shaw" w:date="2015-10-23T19:05:00Z">
        <w:r w:rsidR="005B190F">
          <w:rPr>
            <w:rFonts w:asciiTheme="majorBidi" w:eastAsia="Times New Roman" w:hAnsiTheme="majorBidi" w:cstheme="majorBidi"/>
            <w:color w:val="000000" w:themeColor="text1"/>
            <w:lang w:val="en-GB"/>
          </w:rPr>
          <w:t xml:space="preserve">and adjusting for </w:t>
        </w:r>
      </w:ins>
      <w:r w:rsidRPr="00F31509">
        <w:rPr>
          <w:rFonts w:asciiTheme="majorBidi" w:eastAsia="Times New Roman" w:hAnsiTheme="majorBidi" w:cstheme="majorBidi"/>
          <w:color w:val="000000" w:themeColor="text1"/>
          <w:lang w:val="en-GB"/>
        </w:rPr>
        <w:t>stock changes</w:t>
      </w:r>
      <w:ins w:id="8876" w:author="Jane Shaw" w:date="2015-10-23T19:05:00Z">
        <w:r w:rsidR="005B190F">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ins w:id="8877" w:author="Jane Shaw" w:date="2015-10-23T19:05:00Z">
        <w:r w:rsidR="005B190F">
          <w:rPr>
            <w:rFonts w:asciiTheme="majorBidi" w:eastAsia="Times New Roman" w:hAnsiTheme="majorBidi" w:cstheme="majorBidi"/>
            <w:color w:val="000000" w:themeColor="text1"/>
            <w:lang w:val="en-GB"/>
          </w:rPr>
          <w:t xml:space="preserve">it is </w:t>
        </w:r>
      </w:ins>
      <w:r w:rsidRPr="00F31509">
        <w:rPr>
          <w:rFonts w:asciiTheme="majorBidi" w:eastAsia="Times New Roman" w:hAnsiTheme="majorBidi" w:cstheme="majorBidi"/>
          <w:color w:val="000000" w:themeColor="text1"/>
          <w:lang w:val="en-GB"/>
        </w:rPr>
        <w:t xml:space="preserve">then </w:t>
      </w:r>
      <w:del w:id="8878" w:author="Jane Shaw" w:date="2015-10-23T19:05:00Z">
        <w:r w:rsidRPr="00F31509" w:rsidDel="005B190F">
          <w:rPr>
            <w:rFonts w:asciiTheme="majorBidi" w:eastAsia="Times New Roman" w:hAnsiTheme="majorBidi" w:cstheme="majorBidi"/>
            <w:color w:val="000000" w:themeColor="text1"/>
            <w:lang w:val="en-GB"/>
          </w:rPr>
          <w:delText xml:space="preserve">allows </w:delText>
        </w:r>
        <w:r w:rsidR="000C402C" w:rsidRPr="00F31509" w:rsidDel="005B190F">
          <w:rPr>
            <w:rFonts w:asciiTheme="majorBidi" w:eastAsia="Times New Roman" w:hAnsiTheme="majorBidi" w:cstheme="majorBidi"/>
            <w:color w:val="000000" w:themeColor="text1"/>
            <w:lang w:val="en-GB"/>
          </w:rPr>
          <w:delText xml:space="preserve">us </w:delText>
        </w:r>
      </w:del>
      <w:ins w:id="8879" w:author="Jane Shaw" w:date="2015-10-23T19:05:00Z">
        <w:r w:rsidR="005B190F">
          <w:rPr>
            <w:rFonts w:asciiTheme="majorBidi" w:eastAsia="Times New Roman" w:hAnsiTheme="majorBidi" w:cstheme="majorBidi"/>
            <w:color w:val="000000" w:themeColor="text1"/>
            <w:lang w:val="en-GB"/>
          </w:rPr>
          <w:t xml:space="preserve">possible </w:t>
        </w:r>
      </w:ins>
      <w:r w:rsidRPr="00F31509">
        <w:rPr>
          <w:rFonts w:asciiTheme="majorBidi" w:eastAsia="Times New Roman" w:hAnsiTheme="majorBidi" w:cstheme="majorBidi"/>
          <w:color w:val="000000" w:themeColor="text1"/>
          <w:lang w:val="en-GB"/>
        </w:rPr>
        <w:t xml:space="preserve">to arrive at flour availability for food. As flour is </w:t>
      </w:r>
      <w:del w:id="8880" w:author="Jane Shaw" w:date="2015-10-23T19:05:00Z">
        <w:r w:rsidRPr="00F31509" w:rsidDel="005B190F">
          <w:rPr>
            <w:rFonts w:asciiTheme="majorBidi" w:eastAsia="Times New Roman" w:hAnsiTheme="majorBidi" w:cstheme="majorBidi"/>
            <w:color w:val="000000" w:themeColor="text1"/>
            <w:lang w:val="en-GB"/>
          </w:rPr>
          <w:delText xml:space="preserve">only </w:delText>
        </w:r>
      </w:del>
      <w:r w:rsidRPr="00F31509">
        <w:rPr>
          <w:rFonts w:asciiTheme="majorBidi" w:eastAsia="Times New Roman" w:hAnsiTheme="majorBidi" w:cstheme="majorBidi"/>
          <w:color w:val="000000" w:themeColor="text1"/>
          <w:lang w:val="en-GB"/>
        </w:rPr>
        <w:t>destined for food use</w:t>
      </w:r>
      <w:ins w:id="8881" w:author="Jane Shaw" w:date="2015-10-23T19:05:00Z">
        <w:r w:rsidR="005B190F">
          <w:rPr>
            <w:rFonts w:asciiTheme="majorBidi" w:eastAsia="Times New Roman" w:hAnsiTheme="majorBidi" w:cstheme="majorBidi"/>
            <w:color w:val="000000" w:themeColor="text1"/>
            <w:lang w:val="en-GB"/>
          </w:rPr>
          <w:t xml:space="preserve"> only</w:t>
        </w:r>
      </w:ins>
      <w:r w:rsidRPr="00F31509">
        <w:rPr>
          <w:rFonts w:asciiTheme="majorBidi" w:eastAsia="Times New Roman" w:hAnsiTheme="majorBidi" w:cstheme="majorBidi"/>
          <w:color w:val="000000" w:themeColor="text1"/>
          <w:lang w:val="en-GB"/>
        </w:rPr>
        <w:t>, applying an appropriate extraction rate (</w:t>
      </w:r>
      <w:ins w:id="8882" w:author="Jane Shaw" w:date="2015-10-23T19:05:00Z">
        <w:r w:rsidR="005B190F">
          <w:rPr>
            <w:rFonts w:asciiTheme="majorBidi" w:eastAsia="Times New Roman" w:hAnsiTheme="majorBidi" w:cstheme="majorBidi"/>
            <w:color w:val="000000" w:themeColor="text1"/>
            <w:lang w:val="en-GB"/>
          </w:rPr>
          <w:t xml:space="preserve">which is </w:t>
        </w:r>
      </w:ins>
      <w:r w:rsidRPr="00F31509">
        <w:rPr>
          <w:rFonts w:asciiTheme="majorBidi" w:eastAsia="Times New Roman" w:hAnsiTheme="majorBidi" w:cstheme="majorBidi"/>
          <w:color w:val="000000" w:themeColor="text1"/>
          <w:lang w:val="en-GB"/>
        </w:rPr>
        <w:t xml:space="preserve">also available from the flour milling industry) </w:t>
      </w:r>
      <w:del w:id="8883" w:author="Jane Shaw" w:date="2015-10-23T19:06:00Z">
        <w:r w:rsidRPr="00F31509" w:rsidDel="005B190F">
          <w:rPr>
            <w:rFonts w:asciiTheme="majorBidi" w:eastAsia="Times New Roman" w:hAnsiTheme="majorBidi" w:cstheme="majorBidi"/>
            <w:color w:val="000000" w:themeColor="text1"/>
            <w:lang w:val="en-GB"/>
          </w:rPr>
          <w:delText xml:space="preserve">allows </w:delText>
        </w:r>
        <w:r w:rsidR="000C402C" w:rsidRPr="00F31509" w:rsidDel="005B190F">
          <w:rPr>
            <w:rFonts w:asciiTheme="majorBidi" w:eastAsia="Times New Roman" w:hAnsiTheme="majorBidi" w:cstheme="majorBidi"/>
            <w:color w:val="000000" w:themeColor="text1"/>
            <w:lang w:val="en-GB"/>
          </w:rPr>
          <w:delText xml:space="preserve">us </w:delText>
        </w:r>
        <w:r w:rsidRPr="00F31509" w:rsidDel="005B190F">
          <w:rPr>
            <w:rFonts w:asciiTheme="majorBidi" w:eastAsia="Times New Roman" w:hAnsiTheme="majorBidi" w:cstheme="majorBidi"/>
            <w:color w:val="000000" w:themeColor="text1"/>
            <w:lang w:val="en-GB"/>
          </w:rPr>
          <w:delText xml:space="preserve">to </w:delText>
        </w:r>
      </w:del>
      <w:ins w:id="8884" w:author="Jane Shaw" w:date="2015-10-23T19:06:00Z">
        <w:r w:rsidR="005B190F">
          <w:rPr>
            <w:rFonts w:asciiTheme="majorBidi" w:eastAsia="Times New Roman" w:hAnsiTheme="majorBidi" w:cstheme="majorBidi"/>
            <w:color w:val="000000" w:themeColor="text1"/>
            <w:lang w:val="en-GB"/>
          </w:rPr>
          <w:t xml:space="preserve">enables </w:t>
        </w:r>
      </w:ins>
      <w:del w:id="8885" w:author="Jane Shaw" w:date="2015-10-23T19:06:00Z">
        <w:r w:rsidRPr="00F31509" w:rsidDel="005B190F">
          <w:rPr>
            <w:rFonts w:asciiTheme="majorBidi" w:eastAsia="Times New Roman" w:hAnsiTheme="majorBidi" w:cstheme="majorBidi"/>
            <w:color w:val="000000" w:themeColor="text1"/>
            <w:lang w:val="en-GB"/>
          </w:rPr>
          <w:delText xml:space="preserve">produce </w:delText>
        </w:r>
      </w:del>
      <w:ins w:id="8886" w:author="Jane Shaw" w:date="2015-10-23T19:06:00Z">
        <w:r w:rsidR="005B190F">
          <w:rPr>
            <w:rFonts w:asciiTheme="majorBidi" w:eastAsia="Times New Roman" w:hAnsiTheme="majorBidi" w:cstheme="majorBidi"/>
            <w:color w:val="000000" w:themeColor="text1"/>
            <w:lang w:val="en-GB"/>
          </w:rPr>
          <w:t xml:space="preserve">generation of </w:t>
        </w:r>
      </w:ins>
      <w:r w:rsidRPr="00F31509">
        <w:rPr>
          <w:rFonts w:asciiTheme="majorBidi" w:eastAsia="Times New Roman" w:hAnsiTheme="majorBidi" w:cstheme="majorBidi"/>
          <w:color w:val="000000" w:themeColor="text1"/>
          <w:lang w:val="en-GB"/>
        </w:rPr>
        <w:t xml:space="preserve">an accurate and FBS-consistent </w:t>
      </w:r>
      <w:ins w:id="8887" w:author="Jane Shaw" w:date="2015-10-23T19:06:00Z">
        <w:r w:rsidR="005B190F">
          <w:rPr>
            <w:rFonts w:asciiTheme="majorBidi" w:eastAsia="Times New Roman" w:hAnsiTheme="majorBidi" w:cstheme="majorBidi"/>
            <w:color w:val="000000" w:themeColor="text1"/>
            <w:lang w:val="en-GB"/>
          </w:rPr>
          <w:t xml:space="preserve">estimate of </w:t>
        </w:r>
      </w:ins>
      <w:r w:rsidRPr="00F31509">
        <w:rPr>
          <w:rFonts w:asciiTheme="majorBidi" w:eastAsia="Times New Roman" w:hAnsiTheme="majorBidi" w:cstheme="majorBidi"/>
          <w:color w:val="000000" w:themeColor="text1"/>
          <w:lang w:val="en-GB"/>
        </w:rPr>
        <w:t>primary wheat food</w:t>
      </w:r>
      <w:del w:id="8888" w:author="Jane Shaw" w:date="2015-10-23T19:06:00Z">
        <w:r w:rsidRPr="00F31509" w:rsidDel="005B190F">
          <w:rPr>
            <w:rFonts w:asciiTheme="majorBidi" w:eastAsia="Times New Roman" w:hAnsiTheme="majorBidi" w:cstheme="majorBidi"/>
            <w:color w:val="000000" w:themeColor="text1"/>
            <w:lang w:val="en-GB"/>
          </w:rPr>
          <w:delText xml:space="preserve"> estimate</w:delText>
        </w:r>
      </w:del>
      <w:r w:rsidRPr="00F31509">
        <w:rPr>
          <w:rFonts w:asciiTheme="majorBidi" w:eastAsia="Times New Roman" w:hAnsiTheme="majorBidi" w:cstheme="majorBidi"/>
          <w:color w:val="000000" w:themeColor="text1"/>
          <w:lang w:val="en-GB"/>
        </w:rPr>
        <w:t xml:space="preserve">. As emphasized, </w:t>
      </w:r>
      <w:del w:id="8889" w:author="Jane Shaw" w:date="2015-10-23T19:09:00Z">
        <w:r w:rsidRPr="00F31509" w:rsidDel="00B74F48">
          <w:rPr>
            <w:rFonts w:asciiTheme="majorBidi" w:eastAsia="Times New Roman" w:hAnsiTheme="majorBidi" w:cstheme="majorBidi"/>
            <w:color w:val="000000" w:themeColor="text1"/>
            <w:lang w:val="en-GB"/>
          </w:rPr>
          <w:delText xml:space="preserve">this </w:delText>
        </w:r>
      </w:del>
      <w:ins w:id="8890" w:author="Jane Shaw" w:date="2015-10-23T19:09:00Z">
        <w:r w:rsidR="00B74F48">
          <w:rPr>
            <w:rFonts w:asciiTheme="majorBidi" w:eastAsia="Times New Roman" w:hAnsiTheme="majorBidi" w:cstheme="majorBidi"/>
            <w:color w:val="000000" w:themeColor="text1"/>
            <w:lang w:val="en-GB"/>
          </w:rPr>
          <w:t xml:space="preserve">such estimates </w:t>
        </w:r>
      </w:ins>
      <w:r w:rsidRPr="00F31509">
        <w:rPr>
          <w:rFonts w:asciiTheme="majorBidi" w:eastAsia="Times New Roman" w:hAnsiTheme="majorBidi" w:cstheme="majorBidi"/>
          <w:color w:val="000000" w:themeColor="text1"/>
          <w:lang w:val="en-GB"/>
        </w:rPr>
        <w:t>require</w:t>
      </w:r>
      <w:del w:id="8891" w:author="Jane Shaw" w:date="2015-10-23T19:09:00Z">
        <w:r w:rsidRPr="00F31509" w:rsidDel="00B74F48">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ins w:id="8892" w:author="Jane Shaw" w:date="2015-10-23T19:07:00Z">
        <w:r w:rsidR="005B190F">
          <w:rPr>
            <w:rFonts w:asciiTheme="majorBidi" w:eastAsia="Times New Roman" w:hAnsiTheme="majorBidi" w:cstheme="majorBidi"/>
            <w:color w:val="000000" w:themeColor="text1"/>
            <w:lang w:val="en-GB"/>
          </w:rPr>
          <w:t xml:space="preserve">the presence of </w:t>
        </w:r>
      </w:ins>
      <w:r w:rsidRPr="00F31509">
        <w:rPr>
          <w:rFonts w:asciiTheme="majorBidi" w:eastAsia="Times New Roman" w:hAnsiTheme="majorBidi" w:cstheme="majorBidi"/>
          <w:color w:val="000000" w:themeColor="text1"/>
          <w:lang w:val="en-GB"/>
        </w:rPr>
        <w:t xml:space="preserve">an industrialized flour milling sector. Where flour milling takes place at </w:t>
      </w:r>
      <w:ins w:id="8893" w:author="Jane Shaw" w:date="2015-10-23T19:07:00Z">
        <w:r w:rsidR="005B190F">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household level or </w:t>
      </w:r>
      <w:del w:id="8894" w:author="Jane Shaw" w:date="2015-10-23T19:07:00Z">
        <w:r w:rsidRPr="00F31509" w:rsidDel="005B190F">
          <w:rPr>
            <w:rFonts w:asciiTheme="majorBidi" w:eastAsia="Times New Roman" w:hAnsiTheme="majorBidi" w:cstheme="majorBidi"/>
            <w:color w:val="000000" w:themeColor="text1"/>
            <w:lang w:val="en-GB"/>
          </w:rPr>
          <w:delText xml:space="preserve">is done </w:delText>
        </w:r>
      </w:del>
      <w:r w:rsidRPr="00F31509">
        <w:rPr>
          <w:rFonts w:asciiTheme="majorBidi" w:eastAsia="Times New Roman" w:hAnsiTheme="majorBidi" w:cstheme="majorBidi"/>
          <w:color w:val="000000" w:themeColor="text1"/>
          <w:lang w:val="en-GB"/>
        </w:rPr>
        <w:t xml:space="preserve">in </w:t>
      </w:r>
      <w:del w:id="8895" w:author="Jane Shaw" w:date="2015-10-23T19:07:00Z">
        <w:r w:rsidRPr="00F31509" w:rsidDel="005B190F">
          <w:rPr>
            <w:rFonts w:asciiTheme="majorBidi" w:eastAsia="Times New Roman" w:hAnsiTheme="majorBidi" w:cstheme="majorBidi"/>
            <w:color w:val="000000" w:themeColor="text1"/>
            <w:lang w:val="en-GB"/>
          </w:rPr>
          <w:delText xml:space="preserve">an </w:delText>
        </w:r>
      </w:del>
      <w:r w:rsidRPr="00F31509">
        <w:rPr>
          <w:rFonts w:asciiTheme="majorBidi" w:eastAsia="Times New Roman" w:hAnsiTheme="majorBidi" w:cstheme="majorBidi"/>
          <w:color w:val="000000" w:themeColor="text1"/>
          <w:lang w:val="en-GB"/>
        </w:rPr>
        <w:t>artisanal milling environment</w:t>
      </w:r>
      <w:ins w:id="8896" w:author="Jane Shaw" w:date="2015-10-23T19:07:00Z">
        <w:r w:rsidR="005B190F">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with low reporting levels, </w:t>
      </w:r>
      <w:del w:id="8897" w:author="Jane Shaw" w:date="2015-10-23T19:09:00Z">
        <w:r w:rsidRPr="00F31509" w:rsidDel="00B74F48">
          <w:rPr>
            <w:rFonts w:asciiTheme="majorBidi" w:eastAsia="Times New Roman" w:hAnsiTheme="majorBidi" w:cstheme="majorBidi"/>
            <w:color w:val="000000" w:themeColor="text1"/>
            <w:lang w:val="en-GB"/>
          </w:rPr>
          <w:delText xml:space="preserve">such estimates </w:delText>
        </w:r>
      </w:del>
      <w:ins w:id="8898" w:author="Jane Shaw" w:date="2015-10-23T19:09:00Z">
        <w:r w:rsidR="00B74F48">
          <w:rPr>
            <w:rFonts w:asciiTheme="majorBidi" w:eastAsia="Times New Roman" w:hAnsiTheme="majorBidi" w:cstheme="majorBidi"/>
            <w:color w:val="000000" w:themeColor="text1"/>
            <w:lang w:val="en-GB"/>
          </w:rPr>
          <w:t xml:space="preserve">this method </w:t>
        </w:r>
      </w:ins>
      <w:r w:rsidRPr="00F31509">
        <w:rPr>
          <w:rFonts w:asciiTheme="majorBidi" w:eastAsia="Times New Roman" w:hAnsiTheme="majorBidi" w:cstheme="majorBidi"/>
          <w:color w:val="000000" w:themeColor="text1"/>
          <w:lang w:val="en-GB"/>
        </w:rPr>
        <w:t xml:space="preserve">would inevitably underestimate consumption levels of the primary product. </w:t>
      </w:r>
      <w:del w:id="8899" w:author="Jane Shaw" w:date="2015-10-23T19:10:00Z">
        <w:r w:rsidRPr="00F31509" w:rsidDel="00B74F48">
          <w:rPr>
            <w:rFonts w:asciiTheme="majorBidi" w:eastAsia="Times New Roman" w:hAnsiTheme="majorBidi" w:cstheme="majorBidi"/>
            <w:color w:val="000000" w:themeColor="text1"/>
            <w:lang w:val="en-GB"/>
          </w:rPr>
          <w:delText xml:space="preserve">But </w:delText>
        </w:r>
      </w:del>
      <w:ins w:id="8900" w:author="Jane Shaw" w:date="2015-10-23T19:10:00Z">
        <w:r w:rsidR="00B74F48">
          <w:rPr>
            <w:rFonts w:asciiTheme="majorBidi" w:eastAsia="Times New Roman" w:hAnsiTheme="majorBidi" w:cstheme="majorBidi"/>
            <w:color w:val="000000" w:themeColor="text1"/>
            <w:lang w:val="en-GB"/>
          </w:rPr>
          <w:t xml:space="preserve">However, </w:t>
        </w:r>
      </w:ins>
      <w:r w:rsidRPr="00F31509">
        <w:rPr>
          <w:rFonts w:asciiTheme="majorBidi" w:eastAsia="Times New Roman" w:hAnsiTheme="majorBidi" w:cstheme="majorBidi"/>
          <w:color w:val="000000" w:themeColor="text1"/>
          <w:lang w:val="en-GB"/>
        </w:rPr>
        <w:t>where first</w:t>
      </w:r>
      <w:ins w:id="8901" w:author="Jane Shaw" w:date="2015-10-23T19:10:00Z">
        <w:r w:rsidR="00B74F48">
          <w:rPr>
            <w:rFonts w:asciiTheme="majorBidi" w:eastAsia="Times New Roman" w:hAnsiTheme="majorBidi" w:cstheme="majorBidi"/>
            <w:color w:val="000000" w:themeColor="text1"/>
            <w:lang w:val="en-GB"/>
          </w:rPr>
          <w:t>-</w:t>
        </w:r>
      </w:ins>
      <w:del w:id="8902" w:author="Jane Shaw" w:date="2015-10-23T19:10:00Z">
        <w:r w:rsidRPr="00F31509" w:rsidDel="00B74F48">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level processors (flour millers, oilseed crushers, abattoirs, sugar refiner</w:t>
      </w:r>
      <w:ins w:id="8903" w:author="Jane Shaw" w:date="2015-10-23T19:10:00Z">
        <w:r w:rsidR="00B74F48">
          <w:rPr>
            <w:rFonts w:asciiTheme="majorBidi" w:eastAsia="Times New Roman" w:hAnsiTheme="majorBidi" w:cstheme="majorBidi"/>
            <w:color w:val="000000" w:themeColor="text1"/>
            <w:lang w:val="en-GB"/>
          </w:rPr>
          <w:t>ies</w:t>
        </w:r>
      </w:ins>
      <w:del w:id="8904" w:author="Jane Shaw" w:date="2015-10-23T19:10:00Z">
        <w:r w:rsidRPr="00F31509" w:rsidDel="00B74F48">
          <w:rPr>
            <w:rFonts w:asciiTheme="majorBidi" w:eastAsia="Times New Roman" w:hAnsiTheme="majorBidi" w:cstheme="majorBidi"/>
            <w:color w:val="000000" w:themeColor="text1"/>
            <w:lang w:val="en-GB"/>
          </w:rPr>
          <w:delText>y</w:delText>
        </w:r>
      </w:del>
      <w:r w:rsidRPr="00F31509">
        <w:rPr>
          <w:rFonts w:asciiTheme="majorBidi" w:eastAsia="Times New Roman" w:hAnsiTheme="majorBidi" w:cstheme="majorBidi"/>
          <w:color w:val="000000" w:themeColor="text1"/>
          <w:lang w:val="en-GB"/>
        </w:rPr>
        <w:t>/factories, dairies, etc.) represent a large share of domestic processing (</w:t>
      </w:r>
      <w:ins w:id="8905" w:author="Jane Shaw" w:date="2015-10-23T19:10:00Z">
        <w:r w:rsidR="00B74F48">
          <w:rPr>
            <w:rFonts w:asciiTheme="majorBidi" w:eastAsia="Times New Roman" w:hAnsiTheme="majorBidi" w:cstheme="majorBidi"/>
            <w:color w:val="000000" w:themeColor="text1"/>
            <w:lang w:val="en-GB"/>
          </w:rPr>
          <w:t>a “</w:t>
        </w:r>
      </w:ins>
      <w:r w:rsidRPr="00F31509">
        <w:rPr>
          <w:rFonts w:asciiTheme="majorBidi" w:eastAsia="Times New Roman" w:hAnsiTheme="majorBidi" w:cstheme="majorBidi"/>
          <w:color w:val="000000" w:themeColor="text1"/>
          <w:lang w:val="en-GB"/>
        </w:rPr>
        <w:t>bottleneck</w:t>
      </w:r>
      <w:ins w:id="8906" w:author="Jane Shaw" w:date="2015-10-23T19:10:00Z">
        <w:r w:rsidR="00B74F48">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processing statistics can serve as an excellent basis </w:t>
      </w:r>
      <w:del w:id="8907" w:author="Jane Shaw" w:date="2015-10-23T19:10:00Z">
        <w:r w:rsidRPr="00F31509" w:rsidDel="00B74F48">
          <w:rPr>
            <w:rFonts w:asciiTheme="majorBidi" w:eastAsia="Times New Roman" w:hAnsiTheme="majorBidi" w:cstheme="majorBidi"/>
            <w:color w:val="000000" w:themeColor="text1"/>
            <w:lang w:val="en-GB"/>
          </w:rPr>
          <w:delText xml:space="preserve">to </w:delText>
        </w:r>
      </w:del>
      <w:ins w:id="8908" w:author="Jane Shaw" w:date="2015-10-23T19:10:00Z">
        <w:r w:rsidR="00B74F48">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generat</w:t>
      </w:r>
      <w:ins w:id="8909" w:author="Jane Shaw" w:date="2015-10-23T19:10:00Z">
        <w:r w:rsidR="00B74F48">
          <w:rPr>
            <w:rFonts w:asciiTheme="majorBidi" w:eastAsia="Times New Roman" w:hAnsiTheme="majorBidi" w:cstheme="majorBidi"/>
            <w:color w:val="000000" w:themeColor="text1"/>
            <w:lang w:val="en-GB"/>
          </w:rPr>
          <w:t>ing</w:t>
        </w:r>
      </w:ins>
      <w:del w:id="8910" w:author="Jane Shaw" w:date="2015-10-23T19:10:00Z">
        <w:r w:rsidRPr="00F31509" w:rsidDel="00B74F48">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FBS</w:t>
      </w:r>
      <w:ins w:id="8911" w:author="Jane Shaw" w:date="2015-10-23T19:10:00Z">
        <w:r w:rsidR="00B74F48">
          <w:rPr>
            <w:rFonts w:asciiTheme="majorBidi" w:eastAsia="Times New Roman" w:hAnsiTheme="majorBidi" w:cstheme="majorBidi"/>
            <w:color w:val="000000" w:themeColor="text1"/>
            <w:lang w:val="en-GB"/>
          </w:rPr>
          <w:t>-</w:t>
        </w:r>
      </w:ins>
      <w:del w:id="8912" w:author="Jane Shaw" w:date="2015-10-23T19:10:00Z">
        <w:r w:rsidRPr="00F31509" w:rsidDel="00B74F48">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compatible food estimates</w:t>
      </w:r>
      <w:ins w:id="8913" w:author="Jane Shaw" w:date="2015-10-23T19:10:00Z">
        <w:r w:rsidR="00B74F48">
          <w:rPr>
            <w:rFonts w:asciiTheme="majorBidi" w:eastAsia="Times New Roman" w:hAnsiTheme="majorBidi" w:cstheme="majorBidi"/>
            <w:color w:val="000000" w:themeColor="text1"/>
            <w:lang w:val="en-GB"/>
          </w:rPr>
          <w:t>.</w:t>
        </w:r>
      </w:ins>
      <w:r w:rsidRPr="00F31509">
        <w:rPr>
          <w:rStyle w:val="Rimandonotaapidipagina"/>
          <w:rFonts w:asciiTheme="majorBidi" w:eastAsia="Times New Roman" w:hAnsiTheme="majorBidi" w:cstheme="majorBidi"/>
          <w:color w:val="000000" w:themeColor="text1"/>
          <w:lang w:val="en-GB"/>
        </w:rPr>
        <w:footnoteReference w:id="47"/>
      </w:r>
      <w:del w:id="8922" w:author="Jane Shaw" w:date="2015-10-23T19:10:00Z">
        <w:r w:rsidRPr="00F31509" w:rsidDel="00B74F48">
          <w:rPr>
            <w:rFonts w:asciiTheme="majorBidi" w:eastAsia="Times New Roman" w:hAnsiTheme="majorBidi" w:cstheme="majorBidi"/>
            <w:color w:val="000000" w:themeColor="text1"/>
            <w:lang w:val="en-GB"/>
          </w:rPr>
          <w:delText>.</w:delText>
        </w:r>
      </w:del>
    </w:p>
    <w:p w14:paraId="2CF0142B" w14:textId="77777777" w:rsidR="004F65E4" w:rsidRPr="00F31509" w:rsidRDefault="004F65E4" w:rsidP="00312896">
      <w:pPr>
        <w:pStyle w:val="Titolo4"/>
        <w:rPr>
          <w:rFonts w:asciiTheme="majorBidi" w:hAnsiTheme="majorBidi" w:cstheme="majorBidi"/>
          <w:lang w:val="en-GB"/>
        </w:rPr>
      </w:pPr>
      <w:bookmarkStart w:id="8923" w:name="_Toc421025880"/>
      <w:r w:rsidRPr="00F31509">
        <w:rPr>
          <w:rFonts w:asciiTheme="majorBidi" w:hAnsiTheme="majorBidi" w:cstheme="majorBidi"/>
          <w:lang w:val="en-GB"/>
        </w:rPr>
        <w:t>Creating expected values for time t</w:t>
      </w:r>
      <w:bookmarkEnd w:id="8923"/>
      <w:r w:rsidRPr="00F31509">
        <w:rPr>
          <w:rFonts w:asciiTheme="majorBidi" w:hAnsiTheme="majorBidi" w:cstheme="majorBidi"/>
          <w:lang w:val="en-GB"/>
        </w:rPr>
        <w:t xml:space="preserve"> </w:t>
      </w:r>
    </w:p>
    <w:p w14:paraId="1142837A" w14:textId="26C4F61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w:t>
      </w:r>
      <w:del w:id="8924" w:author="Jane Shaw" w:date="2015-11-07T19:43:00Z">
        <w:r w:rsidRPr="00F31509" w:rsidDel="00B53C20">
          <w:rPr>
            <w:rFonts w:asciiTheme="majorBidi" w:eastAsia="Times New Roman" w:hAnsiTheme="majorBidi" w:cstheme="majorBidi"/>
            <w:color w:val="000000" w:themeColor="text1"/>
            <w:lang w:val="en-GB"/>
          </w:rPr>
          <w:delText>above</w:delText>
        </w:r>
      </w:del>
      <w:ins w:id="8925" w:author="Jane Shaw" w:date="2015-11-07T19:43:00Z">
        <w:r w:rsidR="00B53C20">
          <w:rPr>
            <w:rFonts w:asciiTheme="majorBidi" w:eastAsia="Times New Roman" w:hAnsiTheme="majorBidi" w:cstheme="majorBidi"/>
            <w:color w:val="000000" w:themeColor="text1"/>
            <w:lang w:val="en-GB"/>
          </w:rPr>
          <w:t>previously</w:t>
        </w:r>
      </w:ins>
      <w:r w:rsidRPr="00F31509">
        <w:rPr>
          <w:rFonts w:asciiTheme="majorBidi" w:eastAsia="Times New Roman" w:hAnsiTheme="majorBidi" w:cstheme="majorBidi"/>
          <w:color w:val="000000" w:themeColor="text1"/>
          <w:lang w:val="en-GB"/>
        </w:rPr>
        <w:t xml:space="preserve">, this </w:t>
      </w:r>
      <w:ins w:id="8926" w:author="Jane Shaw" w:date="2015-10-23T19:13:00Z">
        <w:r w:rsidR="00B74F48">
          <w:rPr>
            <w:rFonts w:asciiTheme="majorBidi" w:eastAsia="Times New Roman" w:hAnsiTheme="majorBidi" w:cstheme="majorBidi"/>
            <w:color w:val="000000" w:themeColor="text1"/>
            <w:lang w:val="en-GB"/>
          </w:rPr>
          <w:t xml:space="preserve">method </w:t>
        </w:r>
      </w:ins>
      <w:r w:rsidRPr="00F31509">
        <w:rPr>
          <w:rFonts w:asciiTheme="majorBidi" w:eastAsia="Times New Roman" w:hAnsiTheme="majorBidi" w:cstheme="majorBidi"/>
          <w:color w:val="000000" w:themeColor="text1"/>
          <w:lang w:val="en-GB"/>
        </w:rPr>
        <w:t>will not, or at least not always, render plausible results in practice. In fact</w:t>
      </w:r>
      <w:ins w:id="8927" w:author="Jane Shaw" w:date="2015-10-23T19:12:00Z">
        <w:r w:rsidR="00B74F48">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w:t>
      </w:r>
      <w:del w:id="8928" w:author="Jane Shaw" w:date="2015-10-23T19:50:00Z">
        <w:r w:rsidRPr="00F31509" w:rsidDel="004518B2">
          <w:rPr>
            <w:rFonts w:asciiTheme="majorBidi" w:eastAsia="Times New Roman" w:hAnsiTheme="majorBidi" w:cstheme="majorBidi"/>
            <w:color w:val="000000" w:themeColor="text1"/>
            <w:lang w:val="en-GB"/>
          </w:rPr>
          <w:delText xml:space="preserve">inter alia, </w:delText>
        </w:r>
      </w:del>
      <w:ins w:id="8929" w:author="Jane Shaw" w:date="2015-10-23T19:50:00Z">
        <w:r w:rsidR="004518B2">
          <w:rPr>
            <w:rFonts w:asciiTheme="majorBidi" w:eastAsia="Times New Roman" w:hAnsiTheme="majorBidi" w:cstheme="majorBidi"/>
            <w:color w:val="000000" w:themeColor="text1"/>
            <w:lang w:val="en-GB"/>
          </w:rPr>
          <w:t xml:space="preserve">which </w:t>
        </w:r>
      </w:ins>
      <w:r w:rsidRPr="00F31509">
        <w:rPr>
          <w:rFonts w:asciiTheme="majorBidi" w:eastAsia="Times New Roman" w:hAnsiTheme="majorBidi" w:cstheme="majorBidi"/>
          <w:color w:val="000000" w:themeColor="text1"/>
          <w:lang w:val="en-GB"/>
        </w:rPr>
        <w:t>visible through large year-to</w:t>
      </w:r>
      <w:ins w:id="8930" w:author="Jane Shaw" w:date="2015-10-23T19:50:00Z">
        <w:r w:rsidR="004518B2">
          <w:rPr>
            <w:rFonts w:asciiTheme="majorBidi" w:eastAsia="Times New Roman" w:hAnsiTheme="majorBidi" w:cstheme="majorBidi"/>
            <w:color w:val="000000" w:themeColor="text1"/>
            <w:lang w:val="en-GB"/>
          </w:rPr>
          <w:t>-</w:t>
        </w:r>
      </w:ins>
      <w:del w:id="8931" w:author="Jane Shaw" w:date="2015-10-23T19:50:00Z">
        <w:r w:rsidRPr="00F31509" w:rsidDel="004518B2">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year fluctuations in per capita food consumption levels. At the same time, </w:t>
      </w:r>
      <w:del w:id="8932" w:author="Jane Shaw" w:date="2015-10-23T19:50:00Z">
        <w:r w:rsidRPr="00F31509" w:rsidDel="004518B2">
          <w:rPr>
            <w:rFonts w:asciiTheme="majorBidi" w:eastAsia="Times New Roman" w:hAnsiTheme="majorBidi" w:cstheme="majorBidi"/>
            <w:color w:val="000000" w:themeColor="text1"/>
            <w:lang w:val="en-GB"/>
          </w:rPr>
          <w:delText xml:space="preserve">it is not always straightforward to </w:delText>
        </w:r>
      </w:del>
      <w:r w:rsidRPr="00F31509">
        <w:rPr>
          <w:rFonts w:asciiTheme="majorBidi" w:eastAsia="Times New Roman" w:hAnsiTheme="majorBidi" w:cstheme="majorBidi"/>
          <w:color w:val="000000" w:themeColor="text1"/>
          <w:lang w:val="en-GB"/>
        </w:rPr>
        <w:t>deriv</w:t>
      </w:r>
      <w:ins w:id="8933" w:author="Jane Shaw" w:date="2015-10-23T19:50:00Z">
        <w:r w:rsidR="004518B2">
          <w:rPr>
            <w:rFonts w:asciiTheme="majorBidi" w:eastAsia="Times New Roman" w:hAnsiTheme="majorBidi" w:cstheme="majorBidi"/>
            <w:color w:val="000000" w:themeColor="text1"/>
            <w:lang w:val="en-GB"/>
          </w:rPr>
          <w:t>ing</w:t>
        </w:r>
      </w:ins>
      <w:del w:id="8934" w:author="Jane Shaw" w:date="2015-10-23T19:50:00Z">
        <w:r w:rsidRPr="00F31509" w:rsidDel="004518B2">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FBS</w:t>
      </w:r>
      <w:ins w:id="8935" w:author="Jane Shaw" w:date="2015-10-23T19:50:00Z">
        <w:r w:rsidR="004518B2">
          <w:rPr>
            <w:rFonts w:asciiTheme="majorBidi" w:eastAsia="Times New Roman" w:hAnsiTheme="majorBidi" w:cstheme="majorBidi"/>
            <w:color w:val="000000" w:themeColor="text1"/>
            <w:lang w:val="en-GB"/>
          </w:rPr>
          <w:t>-</w:t>
        </w:r>
      </w:ins>
      <w:del w:id="8936" w:author="Jane Shaw" w:date="2015-10-23T19:50:00Z">
        <w:r w:rsidRPr="00F31509" w:rsidDel="004518B2">
          <w:rPr>
            <w:rFonts w:asciiTheme="majorBidi" w:eastAsia="Times New Roman" w:hAnsiTheme="majorBidi" w:cstheme="majorBidi"/>
            <w:color w:val="000000" w:themeColor="text1"/>
            <w:lang w:val="en-GB"/>
          </w:rPr>
          <w:delText xml:space="preserve"> </w:delText>
        </w:r>
      </w:del>
      <w:r w:rsidRPr="00F31509">
        <w:rPr>
          <w:rFonts w:asciiTheme="majorBidi" w:eastAsia="Times New Roman" w:hAnsiTheme="majorBidi" w:cstheme="majorBidi"/>
          <w:color w:val="000000" w:themeColor="text1"/>
          <w:lang w:val="en-GB"/>
        </w:rPr>
        <w:t xml:space="preserve">compatible food estimates from </w:t>
      </w:r>
      <w:del w:id="8937" w:author="Jane Shaw" w:date="2015-10-16T14:35:00Z">
        <w:r w:rsidRPr="00F31509" w:rsidDel="000C352D">
          <w:rPr>
            <w:rFonts w:asciiTheme="majorBidi" w:eastAsia="Times New Roman" w:hAnsiTheme="majorBidi" w:cstheme="majorBidi"/>
            <w:color w:val="000000" w:themeColor="text1"/>
            <w:lang w:val="en-GB"/>
          </w:rPr>
          <w:delText>HH</w:delText>
        </w:r>
      </w:del>
      <w:ins w:id="8938" w:author="Jane Shaw" w:date="2015-10-16T14:35:00Z">
        <w:r w:rsidR="000C352D">
          <w:rPr>
            <w:rFonts w:asciiTheme="majorBidi" w:eastAsia="Times New Roman" w:hAnsiTheme="majorBidi" w:cstheme="majorBidi"/>
            <w:color w:val="000000" w:themeColor="text1"/>
            <w:lang w:val="en-GB"/>
          </w:rPr>
          <w:t>household</w:t>
        </w:r>
      </w:ins>
      <w:r w:rsidRPr="00F31509">
        <w:rPr>
          <w:rFonts w:asciiTheme="majorBidi" w:eastAsia="Times New Roman" w:hAnsiTheme="majorBidi" w:cstheme="majorBidi"/>
          <w:color w:val="000000" w:themeColor="text1"/>
          <w:lang w:val="en-GB"/>
        </w:rPr>
        <w:t xml:space="preserve"> surveys</w:t>
      </w:r>
      <w:ins w:id="8939" w:author="Jane Shaw" w:date="2015-10-23T19:50:00Z">
        <w:r w:rsidR="004518B2" w:rsidRPr="004518B2">
          <w:rPr>
            <w:rFonts w:asciiTheme="majorBidi" w:eastAsia="Times New Roman" w:hAnsiTheme="majorBidi" w:cstheme="majorBidi"/>
            <w:color w:val="000000" w:themeColor="text1"/>
            <w:lang w:val="en-GB"/>
          </w:rPr>
          <w:t xml:space="preserve"> </w:t>
        </w:r>
        <w:r w:rsidR="004518B2" w:rsidRPr="00F31509">
          <w:rPr>
            <w:rFonts w:asciiTheme="majorBidi" w:eastAsia="Times New Roman" w:hAnsiTheme="majorBidi" w:cstheme="majorBidi"/>
            <w:color w:val="000000" w:themeColor="text1"/>
            <w:lang w:val="en-GB"/>
          </w:rPr>
          <w:t>is not always straightforward</w:t>
        </w:r>
        <w:r w:rsidR="004518B2">
          <w:rPr>
            <w:rFonts w:asciiTheme="majorBidi" w:eastAsia="Times New Roman" w:hAnsiTheme="majorBidi" w:cstheme="majorBidi"/>
            <w:color w:val="000000" w:themeColor="text1"/>
            <w:lang w:val="en-GB"/>
          </w:rPr>
          <w:t>,</w:t>
        </w:r>
      </w:ins>
      <w:del w:id="8940" w:author="Jane Shaw" w:date="2015-10-23T19:50:00Z">
        <w:r w:rsidRPr="00F31509" w:rsidDel="004518B2">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8941" w:author="Jane Shaw" w:date="2015-10-23T19:50:00Z">
        <w:r w:rsidRPr="00F31509" w:rsidDel="004518B2">
          <w:rPr>
            <w:rFonts w:asciiTheme="majorBidi" w:eastAsia="Times New Roman" w:hAnsiTheme="majorBidi" w:cstheme="majorBidi"/>
            <w:color w:val="000000" w:themeColor="text1"/>
            <w:lang w:val="en-GB"/>
          </w:rPr>
          <w:delText xml:space="preserve">likewise, </w:delText>
        </w:r>
      </w:del>
      <w:ins w:id="8942" w:author="Jane Shaw" w:date="2015-10-23T19:50:00Z">
        <w:r w:rsidR="004518B2">
          <w:rPr>
            <w:rFonts w:asciiTheme="majorBidi" w:eastAsia="Times New Roman" w:hAnsiTheme="majorBidi" w:cstheme="majorBidi"/>
            <w:color w:val="000000" w:themeColor="text1"/>
            <w:lang w:val="en-GB"/>
          </w:rPr>
          <w:t xml:space="preserve">while </w:t>
        </w:r>
      </w:ins>
      <w:r w:rsidRPr="00F31509">
        <w:rPr>
          <w:rFonts w:asciiTheme="majorBidi" w:eastAsia="Times New Roman" w:hAnsiTheme="majorBidi" w:cstheme="majorBidi"/>
          <w:color w:val="000000" w:themeColor="text1"/>
          <w:lang w:val="en-GB"/>
        </w:rPr>
        <w:t xml:space="preserve">estimates from the food processing industry may not always </w:t>
      </w:r>
      <w:ins w:id="8943" w:author="Jane Shaw" w:date="2015-10-23T19:50:00Z">
        <w:r w:rsidR="004518B2">
          <w:rPr>
            <w:rFonts w:asciiTheme="majorBidi" w:eastAsia="Times New Roman" w:hAnsiTheme="majorBidi" w:cstheme="majorBidi"/>
            <w:color w:val="000000" w:themeColor="text1"/>
            <w:lang w:val="en-GB"/>
          </w:rPr>
          <w:t xml:space="preserve">be </w:t>
        </w:r>
      </w:ins>
      <w:r w:rsidRPr="00F31509">
        <w:rPr>
          <w:rFonts w:asciiTheme="majorBidi" w:eastAsia="Times New Roman" w:hAnsiTheme="majorBidi" w:cstheme="majorBidi"/>
          <w:color w:val="000000" w:themeColor="text1"/>
          <w:lang w:val="en-GB"/>
        </w:rPr>
        <w:t xml:space="preserve">reliable or </w:t>
      </w:r>
      <w:r w:rsidR="003664A6" w:rsidRPr="00F31509">
        <w:rPr>
          <w:rFonts w:asciiTheme="majorBidi" w:eastAsia="Times New Roman" w:hAnsiTheme="majorBidi" w:cstheme="majorBidi"/>
          <w:color w:val="000000" w:themeColor="text1"/>
          <w:lang w:val="en-GB"/>
        </w:rPr>
        <w:t xml:space="preserve">may </w:t>
      </w:r>
      <w:del w:id="8944" w:author="Jane Shaw" w:date="2015-10-23T19:51:00Z">
        <w:r w:rsidRPr="00F31509" w:rsidDel="004518B2">
          <w:rPr>
            <w:rFonts w:asciiTheme="majorBidi" w:eastAsia="Times New Roman" w:hAnsiTheme="majorBidi" w:cstheme="majorBidi"/>
            <w:color w:val="000000" w:themeColor="text1"/>
            <w:lang w:val="en-GB"/>
          </w:rPr>
          <w:delText xml:space="preserve">only </w:delText>
        </w:r>
      </w:del>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w:t>
      </w:r>
      <w:ins w:id="8945" w:author="Jane Shaw" w:date="2015-10-23T19:51:00Z">
        <w:r w:rsidR="004518B2">
          <w:rPr>
            <w:rFonts w:asciiTheme="majorBidi" w:eastAsia="Times New Roman" w:hAnsiTheme="majorBidi" w:cstheme="majorBidi"/>
            <w:color w:val="000000" w:themeColor="text1"/>
            <w:lang w:val="en-GB"/>
          </w:rPr>
          <w:t xml:space="preserve">only </w:t>
        </w:r>
      </w:ins>
      <w:r w:rsidRPr="00F31509">
        <w:rPr>
          <w:rFonts w:asciiTheme="majorBidi" w:eastAsia="Times New Roman" w:hAnsiTheme="majorBidi" w:cstheme="majorBidi"/>
          <w:color w:val="000000" w:themeColor="text1"/>
          <w:lang w:val="en-GB"/>
        </w:rPr>
        <w:t xml:space="preserve">sporadically. In these cases, </w:t>
      </w:r>
      <w:del w:id="8946" w:author="Jane Shaw" w:date="2015-10-23T19:51:00Z">
        <w:r w:rsidRPr="00F31509" w:rsidDel="004518B2">
          <w:rPr>
            <w:rFonts w:asciiTheme="majorBidi" w:eastAsia="Times New Roman" w:hAnsiTheme="majorBidi" w:cstheme="majorBidi"/>
            <w:color w:val="000000" w:themeColor="text1"/>
            <w:lang w:val="en-GB"/>
          </w:rPr>
          <w:delText xml:space="preserve">there </w:delText>
        </w:r>
      </w:del>
      <w:ins w:id="8947" w:author="Jane Shaw" w:date="2015-10-23T19:51:00Z">
        <w:r w:rsidR="004518B2">
          <w:rPr>
            <w:rFonts w:asciiTheme="majorBidi" w:eastAsia="Times New Roman" w:hAnsiTheme="majorBidi" w:cstheme="majorBidi"/>
            <w:color w:val="000000" w:themeColor="text1"/>
            <w:lang w:val="en-GB"/>
          </w:rPr>
          <w:t xml:space="preserve">it </w:t>
        </w:r>
      </w:ins>
      <w:r w:rsidRPr="00F31509">
        <w:rPr>
          <w:rFonts w:asciiTheme="majorBidi" w:eastAsia="Times New Roman" w:hAnsiTheme="majorBidi" w:cstheme="majorBidi"/>
          <w:color w:val="000000" w:themeColor="text1"/>
          <w:lang w:val="en-GB"/>
        </w:rPr>
        <w:t xml:space="preserve">is </w:t>
      </w:r>
      <w:del w:id="8948" w:author="Jane Shaw" w:date="2015-10-23T19:51:00Z">
        <w:r w:rsidRPr="00F31509" w:rsidDel="004518B2">
          <w:rPr>
            <w:rFonts w:asciiTheme="majorBidi" w:eastAsia="Times New Roman" w:hAnsiTheme="majorBidi" w:cstheme="majorBidi"/>
            <w:color w:val="000000" w:themeColor="text1"/>
            <w:lang w:val="en-GB"/>
          </w:rPr>
          <w:delText xml:space="preserve">a need </w:delText>
        </w:r>
      </w:del>
      <w:ins w:id="8949" w:author="Jane Shaw" w:date="2015-10-23T19:51:00Z">
        <w:r w:rsidR="004518B2">
          <w:rPr>
            <w:rFonts w:asciiTheme="majorBidi" w:eastAsia="Times New Roman" w:hAnsiTheme="majorBidi" w:cstheme="majorBidi"/>
            <w:color w:val="000000" w:themeColor="text1"/>
            <w:lang w:val="en-GB"/>
          </w:rPr>
          <w:t xml:space="preserve">necessary </w:t>
        </w:r>
      </w:ins>
      <w:r w:rsidRPr="00F31509">
        <w:rPr>
          <w:rFonts w:asciiTheme="majorBidi" w:eastAsia="Times New Roman" w:hAnsiTheme="majorBidi" w:cstheme="majorBidi"/>
          <w:color w:val="000000" w:themeColor="text1"/>
          <w:lang w:val="en-GB"/>
        </w:rPr>
        <w:t xml:space="preserve">to generate estimates through an imputation method. </w:t>
      </w:r>
    </w:p>
    <w:p w14:paraId="3FBA883B" w14:textId="6D219450"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approach proposed here </w:t>
      </w:r>
      <w:del w:id="8950" w:author="Jane Shaw" w:date="2015-10-23T19:51:00Z">
        <w:r w:rsidRPr="00F31509" w:rsidDel="004518B2">
          <w:rPr>
            <w:rFonts w:asciiTheme="majorBidi" w:hAnsiTheme="majorBidi" w:cstheme="majorBidi"/>
            <w:color w:val="000000" w:themeColor="text1"/>
            <w:szCs w:val="24"/>
            <w:lang w:val="en-GB"/>
          </w:rPr>
          <w:delText xml:space="preserve">to </w:delText>
        </w:r>
      </w:del>
      <w:ins w:id="8951" w:author="Jane Shaw" w:date="2015-10-23T19:51:00Z">
        <w:r w:rsidR="004518B2">
          <w:rPr>
            <w:rFonts w:asciiTheme="majorBidi" w:hAnsiTheme="majorBidi" w:cstheme="majorBidi"/>
            <w:color w:val="000000" w:themeColor="text1"/>
            <w:szCs w:val="24"/>
            <w:lang w:val="en-GB"/>
          </w:rPr>
          <w:t xml:space="preserve">for </w:t>
        </w:r>
      </w:ins>
      <w:r w:rsidRPr="00F31509">
        <w:rPr>
          <w:rFonts w:asciiTheme="majorBidi" w:hAnsiTheme="majorBidi" w:cstheme="majorBidi"/>
          <w:color w:val="000000" w:themeColor="text1"/>
          <w:szCs w:val="24"/>
          <w:lang w:val="en-GB"/>
        </w:rPr>
        <w:t>imput</w:t>
      </w:r>
      <w:ins w:id="8952" w:author="Jane Shaw" w:date="2015-10-23T19:51:00Z">
        <w:r w:rsidR="004518B2">
          <w:rPr>
            <w:rFonts w:asciiTheme="majorBidi" w:hAnsiTheme="majorBidi" w:cstheme="majorBidi"/>
            <w:color w:val="000000" w:themeColor="text1"/>
            <w:szCs w:val="24"/>
            <w:lang w:val="en-GB"/>
          </w:rPr>
          <w:t>ing</w:t>
        </w:r>
      </w:ins>
      <w:del w:id="8953" w:author="Jane Shaw" w:date="2015-10-23T19:51:00Z">
        <w:r w:rsidRPr="00F31509" w:rsidDel="004518B2">
          <w:rPr>
            <w:rFonts w:asciiTheme="majorBidi" w:hAnsiTheme="majorBidi" w:cstheme="majorBidi"/>
            <w:color w:val="000000" w:themeColor="text1"/>
            <w:szCs w:val="24"/>
            <w:lang w:val="en-GB"/>
          </w:rPr>
          <w:delText>e</w:delText>
        </w:r>
      </w:del>
      <w:r w:rsidRPr="00F31509">
        <w:rPr>
          <w:rFonts w:asciiTheme="majorBidi" w:hAnsiTheme="majorBidi" w:cstheme="majorBidi"/>
          <w:color w:val="000000" w:themeColor="text1"/>
          <w:szCs w:val="24"/>
          <w:lang w:val="en-GB"/>
        </w:rPr>
        <w:t xml:space="preserve"> values for food consumption is </w:t>
      </w:r>
      <w:del w:id="8954" w:author="Jane Shaw" w:date="2015-11-07T19:43:00Z">
        <w:r w:rsidRPr="00F31509" w:rsidDel="00B53C20">
          <w:rPr>
            <w:rFonts w:asciiTheme="majorBidi" w:hAnsiTheme="majorBidi" w:cstheme="majorBidi"/>
            <w:color w:val="000000" w:themeColor="text1"/>
            <w:szCs w:val="24"/>
            <w:lang w:val="en-GB"/>
          </w:rPr>
          <w:delText xml:space="preserve">rather </w:delText>
        </w:r>
      </w:del>
      <w:r w:rsidRPr="00F31509">
        <w:rPr>
          <w:rFonts w:asciiTheme="majorBidi" w:hAnsiTheme="majorBidi" w:cstheme="majorBidi"/>
          <w:color w:val="000000" w:themeColor="text1"/>
          <w:szCs w:val="24"/>
          <w:lang w:val="en-GB"/>
        </w:rPr>
        <w:t>straightforward. It rolls out food consumption in year t as a function of a known level of food consumption in the past, adjusted for changes due to income and other factors (captured by a trend factor)</w:t>
      </w:r>
      <w:ins w:id="8955" w:author="Jane Shaw" w:date="2015-10-23T19:58:00Z">
        <w:r w:rsidR="005B5DE3">
          <w:rPr>
            <w:rFonts w:asciiTheme="majorBidi" w:hAnsiTheme="majorBidi" w:cstheme="majorBidi"/>
            <w:color w:val="000000" w:themeColor="text1"/>
            <w:szCs w:val="24"/>
            <w:lang w:val="en-GB"/>
          </w:rPr>
          <w:t>,</w:t>
        </w:r>
      </w:ins>
      <w:del w:id="8956" w:author="Jane Shaw" w:date="2015-10-23T19:58:00Z">
        <w:r w:rsidRPr="00F31509" w:rsidDel="005B5DE3">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8957" w:author="Jane Shaw" w:date="2015-10-23T19:58:00Z">
        <w:r w:rsidRPr="00F31509" w:rsidDel="005B5DE3">
          <w:rPr>
            <w:rFonts w:asciiTheme="majorBidi" w:hAnsiTheme="majorBidi" w:cstheme="majorBidi"/>
            <w:color w:val="000000" w:themeColor="text1"/>
            <w:szCs w:val="24"/>
            <w:lang w:val="en-GB"/>
          </w:rPr>
          <w:delText xml:space="preserve">Such other factors reflect things </w:delText>
        </w:r>
      </w:del>
      <w:r w:rsidRPr="00F31509">
        <w:rPr>
          <w:rFonts w:asciiTheme="majorBidi" w:hAnsiTheme="majorBidi" w:cstheme="majorBidi"/>
          <w:color w:val="000000" w:themeColor="text1"/>
          <w:szCs w:val="24"/>
          <w:lang w:val="en-GB"/>
        </w:rPr>
        <w:t>such as changing preferences or known, sudden supply disruptions. In a stylized form, imputed food consumption is:</w:t>
      </w:r>
    </w:p>
    <w:p w14:paraId="72092003" w14:textId="77777777" w:rsidR="004F65E4" w:rsidRPr="00F31509" w:rsidRDefault="004F65E4" w:rsidP="004F65E4">
      <w:pPr>
        <w:jc w:val="both"/>
        <w:rPr>
          <w:rFonts w:asciiTheme="majorBidi" w:hAnsiTheme="majorBidi" w:cstheme="majorBidi"/>
          <w:color w:val="000000" w:themeColor="text1"/>
          <w:szCs w:val="24"/>
          <w:lang w:val="en-GB"/>
        </w:rPr>
      </w:pPr>
    </w:p>
    <w:p w14:paraId="631E1876" w14:textId="4CF6ECAD" w:rsidR="00EA6005" w:rsidRPr="00F31509" w:rsidRDefault="00D13E0A"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5B5DE3" w:rsidRPr="00F31509">
        <w:rPr>
          <w:rFonts w:asciiTheme="majorBidi" w:hAnsiTheme="majorBidi" w:cstheme="majorBidi"/>
          <w:color w:val="000000" w:themeColor="text1"/>
          <w:szCs w:val="24"/>
          <w:lang w:val="en-GB"/>
        </w:rPr>
        <w:t xml:space="preserve">equation </w:t>
      </w:r>
      <w:r w:rsidR="003D789C"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17</w:t>
      </w:r>
      <w:r w:rsidR="003D789C"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149D4CFF" w14:textId="5B200F0C" w:rsidR="004F65E4" w:rsidRPr="00F31509" w:rsidDel="005B5DE3" w:rsidRDefault="003664A6" w:rsidP="004F65E4">
      <w:pPr>
        <w:jc w:val="both"/>
        <w:rPr>
          <w:del w:id="8958" w:author="Jane Shaw" w:date="2015-10-23T20:01:00Z"/>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w:t>
      </w:r>
      <w:ins w:id="8959" w:author="Jane Shaw" w:date="2015-10-23T20:02:00Z">
        <w:r w:rsidR="005B5DE3">
          <w:rPr>
            <w:rFonts w:asciiTheme="majorBidi" w:hAnsiTheme="majorBidi" w:cstheme="majorBidi"/>
            <w:color w:val="000000" w:themeColor="text1"/>
            <w:szCs w:val="24"/>
            <w:lang w:val="en-GB"/>
          </w:rPr>
          <w:t>,</w:t>
        </w:r>
      </w:ins>
      <w:ins w:id="8960" w:author="Jane Shaw" w:date="2015-10-23T19:59:00Z">
        <w:r w:rsidR="005B5DE3">
          <w:rPr>
            <w:rFonts w:asciiTheme="majorBidi" w:hAnsiTheme="majorBidi" w:cstheme="majorBidi"/>
            <w:color w:val="000000" w:themeColor="text1"/>
            <w:szCs w:val="24"/>
            <w:lang w:val="en-GB"/>
          </w:rPr>
          <w:t xml:space="preserve"> </w:t>
        </w:r>
      </w:ins>
      <w:del w:id="8961" w:author="Jane Shaw" w:date="2015-10-23T19:59:00Z">
        <w:r w:rsidR="004F65E4" w:rsidRPr="00F31509" w:rsidDel="005B5DE3">
          <w:rPr>
            <w:rFonts w:asciiTheme="majorBidi" w:hAnsiTheme="majorBidi" w:cstheme="majorBidi"/>
            <w:color w:val="000000" w:themeColor="text1"/>
            <w:szCs w:val="24"/>
            <w:lang w:val="en-GB"/>
          </w:rPr>
          <w:delText>,</w:delText>
        </w:r>
      </w:del>
      <w:del w:id="8962" w:author="Jane Shaw" w:date="2015-10-23T20:02:00Z">
        <w:r w:rsidR="004F65E4" w:rsidRPr="00F31509" w:rsidDel="005B5DE3">
          <w:rPr>
            <w:rFonts w:asciiTheme="majorBidi" w:hAnsiTheme="majorBidi" w:cstheme="majorBidi"/>
            <w:color w:val="000000" w:themeColor="text1"/>
            <w:szCs w:val="24"/>
            <w:lang w:val="en-GB"/>
          </w:rPr>
          <w:delText xml:space="preserve"> </w:delText>
        </w:r>
      </w:del>
      <w:r w:rsidR="0059554E" w:rsidRPr="00F31509">
        <w:rPr>
          <w:rFonts w:asciiTheme="majorBidi" w:hAnsiTheme="majorBidi" w:cstheme="majorBidi"/>
          <w:color w:val="000000" w:themeColor="text1"/>
          <w:szCs w:val="24"/>
          <w:lang w:val="en-GB"/>
        </w:rPr>
        <w:t>a log-log</w:t>
      </w:r>
      <w:ins w:id="8963" w:author="Jane Shaw" w:date="2015-10-23T20:02:00Z">
        <w:r w:rsidR="005B5DE3" w:rsidRPr="005B5DE3">
          <w:rPr>
            <w:rFonts w:asciiTheme="majorBidi" w:hAnsiTheme="majorBidi" w:cstheme="majorBidi"/>
            <w:color w:val="000000" w:themeColor="text1"/>
            <w:szCs w:val="24"/>
            <w:lang w:val="en-GB"/>
          </w:rPr>
          <w:t xml:space="preserve"> </w:t>
        </w:r>
        <w:r w:rsidR="005B5DE3" w:rsidRPr="00F31509">
          <w:rPr>
            <w:rFonts w:asciiTheme="majorBidi" w:hAnsiTheme="majorBidi" w:cstheme="majorBidi"/>
            <w:color w:val="000000" w:themeColor="text1"/>
            <w:szCs w:val="24"/>
            <w:lang w:val="en-GB"/>
          </w:rPr>
          <w:t>specification</w:t>
        </w:r>
      </w:ins>
      <w:r w:rsidR="0059554E"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a semi-log</w:t>
      </w:r>
      <w:del w:id="8964" w:author="Jane Shaw" w:date="2015-10-23T19:59:00Z">
        <w:r w:rsidR="004F65E4" w:rsidRPr="00F31509" w:rsidDel="005B5DE3">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w:t>
      </w:r>
      <w:ins w:id="8965" w:author="Jane Shaw" w:date="2015-10-23T20:02:00Z">
        <w:r w:rsidR="005B5DE3" w:rsidRPr="00F31509">
          <w:rPr>
            <w:rFonts w:asciiTheme="majorBidi" w:hAnsiTheme="majorBidi" w:cstheme="majorBidi"/>
            <w:color w:val="000000" w:themeColor="text1"/>
            <w:szCs w:val="24"/>
            <w:lang w:val="en-GB"/>
          </w:rPr>
          <w:t xml:space="preserve">specification </w:t>
        </w:r>
      </w:ins>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w:t>
      </w:r>
      <w:ins w:id="8966" w:author="Jane Shaw" w:date="2015-10-23T20:02:00Z">
        <w:r w:rsidR="005B5DE3" w:rsidRPr="00F31509">
          <w:rPr>
            <w:rFonts w:asciiTheme="majorBidi" w:hAnsiTheme="majorBidi" w:cstheme="majorBidi"/>
            <w:color w:val="000000" w:themeColor="text1"/>
            <w:szCs w:val="24"/>
            <w:lang w:val="en-GB"/>
          </w:rPr>
          <w:t>specification</w:t>
        </w:r>
      </w:ins>
      <w:del w:id="8967" w:author="Jane Shaw" w:date="2015-10-23T20:02:00Z">
        <w:r w:rsidR="004F65E4" w:rsidRPr="00F31509" w:rsidDel="005B5DE3">
          <w:rPr>
            <w:rFonts w:asciiTheme="majorBidi" w:hAnsiTheme="majorBidi" w:cstheme="majorBidi"/>
            <w:color w:val="000000" w:themeColor="text1"/>
            <w:szCs w:val="24"/>
            <w:lang w:val="en-GB"/>
          </w:rPr>
          <w:delText>function</w:delText>
        </w:r>
      </w:del>
      <w:r w:rsidR="004F65E4" w:rsidRPr="00F31509">
        <w:rPr>
          <w:rFonts w:asciiTheme="majorBidi" w:hAnsiTheme="majorBidi" w:cstheme="majorBidi"/>
          <w:color w:val="000000" w:themeColor="text1"/>
          <w:szCs w:val="24"/>
          <w:lang w:val="en-GB"/>
        </w:rPr>
        <w:t xml:space="preserve">. The </w:t>
      </w:r>
      <w:del w:id="8968" w:author="Jane Shaw" w:date="2015-10-23T20:00:00Z">
        <w:r w:rsidR="004F65E4" w:rsidRPr="00F31509" w:rsidDel="005B5DE3">
          <w:rPr>
            <w:rFonts w:asciiTheme="majorBidi" w:hAnsiTheme="majorBidi" w:cstheme="majorBidi"/>
            <w:color w:val="000000" w:themeColor="text1"/>
            <w:szCs w:val="24"/>
            <w:lang w:val="en-GB"/>
          </w:rPr>
          <w:delText xml:space="preserve">choice of the </w:delText>
        </w:r>
      </w:del>
      <w:r w:rsidR="004F65E4" w:rsidRPr="00F31509">
        <w:rPr>
          <w:rFonts w:asciiTheme="majorBidi" w:hAnsiTheme="majorBidi" w:cstheme="majorBidi"/>
          <w:color w:val="000000" w:themeColor="text1"/>
          <w:szCs w:val="24"/>
          <w:lang w:val="en-GB"/>
        </w:rPr>
        <w:t xml:space="preserve">functional form was </w:t>
      </w:r>
      <w:del w:id="8969" w:author="Jane Shaw" w:date="2015-10-23T20:00:00Z">
        <w:r w:rsidR="004F65E4" w:rsidRPr="00F31509" w:rsidDel="005B5DE3">
          <w:rPr>
            <w:rFonts w:asciiTheme="majorBidi" w:hAnsiTheme="majorBidi" w:cstheme="majorBidi"/>
            <w:color w:val="000000" w:themeColor="text1"/>
            <w:szCs w:val="24"/>
            <w:lang w:val="en-GB"/>
          </w:rPr>
          <w:delText xml:space="preserve">taken </w:delText>
        </w:r>
      </w:del>
      <w:ins w:id="8970" w:author="Jane Shaw" w:date="2015-10-23T20:00:00Z">
        <w:r w:rsidR="005B5DE3">
          <w:rPr>
            <w:rFonts w:asciiTheme="majorBidi" w:hAnsiTheme="majorBidi" w:cstheme="majorBidi"/>
            <w:color w:val="000000" w:themeColor="text1"/>
            <w:szCs w:val="24"/>
            <w:lang w:val="en-GB"/>
          </w:rPr>
          <w:t xml:space="preserve">chosen </w:t>
        </w:r>
      </w:ins>
      <w:r w:rsidR="004F65E4" w:rsidRPr="00F31509">
        <w:rPr>
          <w:rFonts w:asciiTheme="majorBidi" w:hAnsiTheme="majorBidi" w:cstheme="majorBidi"/>
          <w:color w:val="000000" w:themeColor="text1"/>
          <w:szCs w:val="24"/>
          <w:lang w:val="en-GB"/>
        </w:rPr>
        <w:t xml:space="preserve">in line with the functional form that was used for </w:t>
      </w:r>
      <w:del w:id="8971" w:author="Jane Shaw" w:date="2015-11-07T19:44:00Z">
        <w:r w:rsidR="004F65E4" w:rsidRPr="00F31509" w:rsidDel="00FC20A1">
          <w:rPr>
            <w:rFonts w:asciiTheme="majorBidi" w:hAnsiTheme="majorBidi" w:cstheme="majorBidi"/>
            <w:color w:val="000000" w:themeColor="text1"/>
            <w:szCs w:val="24"/>
            <w:lang w:val="en-GB"/>
          </w:rPr>
          <w:delText xml:space="preserve">the </w:delText>
        </w:r>
      </w:del>
      <w:r w:rsidR="004F65E4" w:rsidRPr="00F31509">
        <w:rPr>
          <w:rFonts w:asciiTheme="majorBidi" w:hAnsiTheme="majorBidi" w:cstheme="majorBidi"/>
          <w:color w:val="000000" w:themeColor="text1"/>
          <w:szCs w:val="24"/>
          <w:lang w:val="en-GB"/>
        </w:rPr>
        <w:t xml:space="preserve">estimation of the underlying income elasticities. All equations for all commodities and all countries have been parameterized with an income elasticity </w:t>
      </w:r>
      <w:ins w:id="8972" w:author="Jane Shaw" w:date="2015-10-23T20:00:00Z">
        <m:oMath>
          <m:r>
            <w:rPr>
              <w:rFonts w:ascii="Cambria Math" w:hAnsi="Cambria Math" w:cstheme="majorBidi"/>
              <w:color w:val="000000" w:themeColor="text1"/>
              <w:szCs w:val="24"/>
              <w:lang w:val="en-GB"/>
            </w:rPr>
            <m:t>(</m:t>
          </m:r>
        </m:oMath>
      </w:ins>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w:ins w:id="8973" w:author="Jane Shaw" w:date="2015-10-23T20:00:00Z">
          <m:r>
            <w:rPr>
              <w:rFonts w:ascii="Cambria Math" w:hAnsi="Cambria Math" w:cstheme="majorBidi"/>
              <w:color w:val="000000" w:themeColor="text1"/>
              <w:szCs w:val="24"/>
              <w:lang w:val="en-GB"/>
            </w:rPr>
            <m:t>)</m:t>
          </m:r>
        </w:ins>
      </m:oMath>
      <w:r w:rsidR="004F65E4" w:rsidRPr="00F31509">
        <w:rPr>
          <w:rFonts w:asciiTheme="majorBidi" w:hAnsiTheme="majorBidi" w:cstheme="majorBidi"/>
          <w:color w:val="000000" w:themeColor="text1"/>
          <w:szCs w:val="24"/>
          <w:lang w:val="en-GB"/>
        </w:rPr>
        <w:t xml:space="preserve"> for every commodity j</w:t>
      </w:r>
      <w:ins w:id="8974" w:author="Jane Shaw" w:date="2015-10-23T20:00:00Z">
        <w:r w:rsidR="005B5DE3">
          <w:rPr>
            <w:rFonts w:asciiTheme="majorBidi" w:hAnsiTheme="majorBidi" w:cstheme="majorBidi"/>
            <w:color w:val="000000" w:themeColor="text1"/>
            <w:szCs w:val="24"/>
            <w:lang w:val="en-GB"/>
          </w:rPr>
          <w:t xml:space="preserve"> and</w:t>
        </w:r>
      </w:ins>
      <w:del w:id="8975" w:author="Jane Shaw" w:date="2015-10-23T20:00:00Z">
        <w:r w:rsidR="004F65E4" w:rsidRPr="00F31509" w:rsidDel="005B5DE3">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country </w:t>
      </w:r>
      <w:del w:id="8976" w:author="Jane Shaw" w:date="2015-11-07T19:44:00Z">
        <w:r w:rsidR="004F65E4" w:rsidRPr="00F31509" w:rsidDel="00FC20A1">
          <w:rPr>
            <w:rFonts w:asciiTheme="majorBidi" w:hAnsiTheme="majorBidi" w:cstheme="majorBidi"/>
            <w:color w:val="000000" w:themeColor="text1"/>
            <w:szCs w:val="24"/>
            <w:lang w:val="en-GB"/>
          </w:rPr>
          <w:delText>i</w:delText>
        </w:r>
      </w:del>
      <w:ins w:id="8977" w:author="Jane Shaw" w:date="2015-11-07T19:44:00Z">
        <w:r w:rsidR="00FC20A1">
          <w:rPr>
            <w:rFonts w:asciiTheme="majorBidi" w:hAnsiTheme="majorBidi" w:cstheme="majorBidi"/>
            <w:color w:val="000000" w:themeColor="text1"/>
            <w:szCs w:val="24"/>
            <w:lang w:val="en-GB"/>
          </w:rPr>
          <w:t>i</w:t>
        </w:r>
      </w:ins>
      <w:ins w:id="8978" w:author="Jane Shaw" w:date="2015-10-23T20:00:00Z">
        <w:r w:rsidR="00FC20A1">
          <w:rPr>
            <w:rFonts w:asciiTheme="majorBidi" w:hAnsiTheme="majorBidi" w:cstheme="majorBidi"/>
            <w:color w:val="000000" w:themeColor="text1"/>
            <w:szCs w:val="24"/>
            <w:lang w:val="en-GB"/>
          </w:rPr>
          <w:t>,</w:t>
        </w:r>
      </w:ins>
      <w:del w:id="8979" w:author="Jane Shaw" w:date="2015-10-23T20:00:00Z">
        <w:r w:rsidR="004F65E4" w:rsidRPr="00F31509" w:rsidDel="005B5DE3">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and a trend factor </w:t>
      </w:r>
      <m:oMath>
        <m:sSub>
          <m:sSubPr>
            <m:ctrlPr>
              <w:rPr>
                <w:rFonts w:ascii="Cambria Math" w:hAnsi="Cambria Math" w:cstheme="majorBidi"/>
                <w:i/>
                <w:color w:val="000000" w:themeColor="text1"/>
                <w:szCs w:val="24"/>
                <w:lang w:val="en-GB"/>
              </w:rPr>
            </m:ctrlPr>
          </m:sSubPr>
          <m:e>
            <w:ins w:id="8980" w:author="Jane Shaw" w:date="2015-10-23T20:01:00Z">
              <m:r>
                <w:rPr>
                  <w:rFonts w:ascii="Cambria Math" w:hAnsi="Cambria Math" w:cstheme="majorBidi"/>
                  <w:color w:val="000000" w:themeColor="text1"/>
                  <w:szCs w:val="24"/>
                  <w:lang w:val="en-GB"/>
                </w:rPr>
                <m:t>(</m:t>
              </m:r>
            </w:ins>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w:ins w:id="8981" w:author="Jane Shaw" w:date="2015-10-23T20:01:00Z">
          <m:r>
            <w:rPr>
              <w:rFonts w:ascii="Cambria Math" w:hAnsi="Cambria Math" w:cstheme="majorBidi"/>
              <w:color w:val="000000" w:themeColor="text1"/>
              <w:szCs w:val="24"/>
              <w:lang w:val="en-GB"/>
            </w:rPr>
            <m:t>)</m:t>
          </m:r>
        </w:ins>
      </m:oMath>
      <w:ins w:id="8982" w:author="Jane Shaw" w:date="2015-10-23T20:01:00Z">
        <w:r w:rsidR="005B5DE3">
          <w:rPr>
            <w:rFonts w:asciiTheme="majorBidi" w:hAnsiTheme="majorBidi" w:cstheme="majorBidi"/>
            <w:color w:val="000000" w:themeColor="text1"/>
            <w:szCs w:val="24"/>
            <w:lang w:val="en-GB"/>
          </w:rPr>
          <w:t>:</w:t>
        </w:r>
      </w:ins>
      <w:del w:id="8983" w:author="Jane Shaw" w:date="2015-10-23T20:01:00Z">
        <w:r w:rsidR="004F65E4" w:rsidRPr="00F31509" w:rsidDel="005B5DE3">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w:t>
      </w:r>
    </w:p>
    <w:p w14:paraId="719F9C37" w14:textId="77777777" w:rsidR="004F65E4" w:rsidRPr="00F31509" w:rsidRDefault="004F65E4" w:rsidP="004F65E4">
      <w:pPr>
        <w:jc w:val="both"/>
        <w:rPr>
          <w:rFonts w:asciiTheme="majorBidi" w:hAnsiTheme="majorBidi" w:cstheme="majorBidi"/>
          <w:color w:val="000000" w:themeColor="text1"/>
          <w:szCs w:val="24"/>
          <w:lang w:val="en-GB"/>
        </w:rPr>
      </w:pPr>
    </w:p>
    <w:p w14:paraId="1338D20F" w14:textId="77777777"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14:paraId="05DF4878" w14:textId="78E15B11" w:rsidR="00EA6005" w:rsidRPr="00F31509" w:rsidRDefault="00D13E0A"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C20A1">
        <w:rPr>
          <w:rFonts w:asciiTheme="majorBidi" w:eastAsia="Times New Roman" w:hAnsiTheme="majorBidi" w:cstheme="majorBidi"/>
          <w:iCs/>
          <w:color w:val="000000" w:themeColor="text1"/>
          <w:lang w:val="en-GB"/>
          <w:rPrChange w:id="8984" w:author="Jane Shaw" w:date="2015-11-07T19:44:00Z">
            <w:rPr>
              <w:rFonts w:asciiTheme="majorBidi" w:eastAsia="Times New Roman" w:hAnsiTheme="majorBidi" w:cstheme="majorBidi"/>
              <w:i/>
              <w:iCs/>
              <w:color w:val="000000" w:themeColor="text1"/>
              <w:lang w:val="en-GB"/>
            </w:rPr>
          </w:rPrChange>
        </w:rPr>
        <w:t>(</w:t>
      </w:r>
      <w:r w:rsidR="00FC20A1" w:rsidRPr="00FC20A1">
        <w:rPr>
          <w:rFonts w:asciiTheme="majorBidi" w:hAnsiTheme="majorBidi" w:cstheme="majorBidi"/>
          <w:iCs/>
          <w:lang w:val="en-GB"/>
          <w:rPrChange w:id="8985" w:author="Jane Shaw" w:date="2015-11-07T19:44:00Z">
            <w:rPr>
              <w:rFonts w:asciiTheme="majorBidi" w:hAnsiTheme="majorBidi" w:cstheme="majorBidi"/>
              <w:i/>
              <w:iCs/>
              <w:lang w:val="en-GB"/>
            </w:rPr>
          </w:rPrChange>
        </w:rPr>
        <w:t xml:space="preserve">equation </w:t>
      </w:r>
      <w:r w:rsidR="003D789C" w:rsidRPr="00FC20A1">
        <w:rPr>
          <w:rFonts w:asciiTheme="majorBidi" w:hAnsiTheme="majorBidi" w:cstheme="majorBidi"/>
          <w:lang w:val="en-GB"/>
          <w:rPrChange w:id="8986" w:author="Jane Shaw" w:date="2015-11-07T19:44:00Z">
            <w:rPr>
              <w:rFonts w:asciiTheme="majorBidi" w:hAnsiTheme="majorBidi" w:cstheme="majorBidi"/>
              <w:lang w:val="en-GB"/>
            </w:rPr>
          </w:rPrChange>
        </w:rPr>
        <w:fldChar w:fldCharType="begin"/>
      </w:r>
      <w:r w:rsidR="0059554E" w:rsidRPr="00FC20A1">
        <w:rPr>
          <w:rFonts w:asciiTheme="majorBidi" w:hAnsiTheme="majorBidi" w:cstheme="majorBidi"/>
          <w:lang w:val="en-GB"/>
          <w:rPrChange w:id="8987" w:author="Jane Shaw" w:date="2015-11-07T19:44:00Z">
            <w:rPr>
              <w:rFonts w:asciiTheme="majorBidi" w:hAnsiTheme="majorBidi" w:cstheme="majorBidi"/>
              <w:i/>
              <w:lang w:val="en-GB"/>
            </w:rPr>
          </w:rPrChange>
        </w:rPr>
        <w:instrText xml:space="preserve"> SEQ Equation \* ARABIC </w:instrText>
      </w:r>
      <w:r w:rsidR="003D789C" w:rsidRPr="00FC20A1">
        <w:rPr>
          <w:rFonts w:asciiTheme="majorBidi" w:hAnsiTheme="majorBidi" w:cstheme="majorBidi"/>
          <w:lang w:val="en-GB"/>
          <w:rPrChange w:id="8988" w:author="Jane Shaw" w:date="2015-11-07T19:44:00Z">
            <w:rPr>
              <w:rFonts w:asciiTheme="majorBidi" w:hAnsiTheme="majorBidi" w:cstheme="majorBidi"/>
              <w:i/>
              <w:lang w:val="en-GB"/>
            </w:rPr>
          </w:rPrChange>
        </w:rPr>
        <w:fldChar w:fldCharType="separate"/>
      </w:r>
      <w:r w:rsidR="00311179" w:rsidRPr="00FC20A1">
        <w:rPr>
          <w:rFonts w:asciiTheme="majorBidi" w:hAnsiTheme="majorBidi" w:cstheme="majorBidi"/>
          <w:noProof/>
          <w:lang w:val="en-GB"/>
          <w:rPrChange w:id="8989" w:author="Jane Shaw" w:date="2015-11-07T19:44:00Z">
            <w:rPr>
              <w:rFonts w:asciiTheme="majorBidi" w:hAnsiTheme="majorBidi" w:cstheme="majorBidi"/>
              <w:i/>
              <w:noProof/>
              <w:lang w:val="en-GB"/>
            </w:rPr>
          </w:rPrChange>
        </w:rPr>
        <w:t>18</w:t>
      </w:r>
      <w:r w:rsidR="003D789C" w:rsidRPr="00FC20A1">
        <w:rPr>
          <w:rFonts w:asciiTheme="majorBidi" w:hAnsiTheme="majorBidi" w:cstheme="majorBidi"/>
          <w:lang w:val="en-GB"/>
          <w:rPrChange w:id="8990" w:author="Jane Shaw" w:date="2015-11-07T19:44:00Z">
            <w:rPr>
              <w:rFonts w:asciiTheme="majorBidi" w:hAnsiTheme="majorBidi" w:cstheme="majorBidi"/>
              <w:lang w:val="en-GB"/>
            </w:rPr>
          </w:rPrChange>
        </w:rPr>
        <w:fldChar w:fldCharType="end"/>
      </w:r>
      <w:r w:rsidR="003D789C" w:rsidRPr="00FC20A1">
        <w:rPr>
          <w:rFonts w:asciiTheme="majorBidi" w:hAnsiTheme="majorBidi" w:cstheme="majorBidi"/>
          <w:lang w:val="en-GB"/>
          <w:rPrChange w:id="8991" w:author="Jane Shaw" w:date="2015-11-07T19:44:00Z">
            <w:rPr>
              <w:rFonts w:asciiTheme="majorBidi" w:hAnsiTheme="majorBidi" w:cstheme="majorBidi"/>
              <w:lang w:val="en-GB"/>
            </w:rPr>
          </w:rPrChange>
        </w:rPr>
        <w:fldChar w:fldCharType="begin"/>
      </w:r>
      <w:r w:rsidR="0059554E" w:rsidRPr="00FC20A1">
        <w:rPr>
          <w:rFonts w:asciiTheme="majorBidi" w:hAnsiTheme="majorBidi" w:cstheme="majorBidi"/>
          <w:color w:val="000000" w:themeColor="text1"/>
          <w:lang w:val="en-GB"/>
          <w:rPrChange w:id="8992" w:author="Jane Shaw" w:date="2015-11-07T19:44:00Z">
            <w:rPr>
              <w:rFonts w:asciiTheme="majorBidi" w:hAnsiTheme="majorBidi" w:cstheme="majorBidi"/>
              <w:i/>
              <w:color w:val="000000" w:themeColor="text1"/>
              <w:lang w:val="en-GB"/>
            </w:rPr>
          </w:rPrChange>
        </w:rPr>
        <w:instrText xml:space="preserve"> EQ </w:instrText>
      </w:r>
      <w:r w:rsidR="003D789C" w:rsidRPr="00FC20A1">
        <w:rPr>
          <w:rFonts w:asciiTheme="majorBidi" w:hAnsiTheme="majorBidi" w:cstheme="majorBidi"/>
          <w:color w:val="000000" w:themeColor="text1"/>
          <w:lang w:val="en-GB"/>
          <w:rPrChange w:id="8993" w:author="Jane Shaw" w:date="2015-11-07T19:44:00Z">
            <w:rPr>
              <w:rFonts w:asciiTheme="majorBidi" w:hAnsiTheme="majorBidi" w:cstheme="majorBidi"/>
              <w:i/>
              <w:color w:val="000000" w:themeColor="text1"/>
              <w:lang w:val="en-GB"/>
            </w:rPr>
          </w:rPrChange>
        </w:rPr>
        <w:fldChar w:fldCharType="end"/>
      </w:r>
      <w:r w:rsidR="0059554E" w:rsidRPr="00FC20A1">
        <w:rPr>
          <w:rFonts w:asciiTheme="majorBidi" w:hAnsiTheme="majorBidi" w:cstheme="majorBidi"/>
          <w:color w:val="000000" w:themeColor="text1"/>
          <w:lang w:val="en-GB"/>
          <w:rPrChange w:id="8994" w:author="Jane Shaw" w:date="2015-11-07T19:44:00Z">
            <w:rPr>
              <w:rFonts w:asciiTheme="majorBidi" w:hAnsiTheme="majorBidi" w:cstheme="majorBidi"/>
              <w:i/>
              <w:color w:val="000000" w:themeColor="text1"/>
              <w:lang w:val="en-GB"/>
            </w:rPr>
          </w:rPrChange>
        </w:rPr>
        <w:t>)</w:t>
      </w:r>
    </w:p>
    <w:p w14:paraId="61EBCDDA" w14:textId="65BA345F"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19</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14:paraId="2E450F1F" w14:textId="77777777"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14:paraId="2A61D375" w14:textId="00E2A4DB" w:rsidR="00EA6005" w:rsidRPr="00F31509" w:rsidRDefault="00D13E0A"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20</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05F9F604" w14:textId="77777777" w:rsidR="004F65E4" w:rsidRPr="00F31509" w:rsidRDefault="004F65E4" w:rsidP="004F65E4">
      <w:pPr>
        <w:jc w:val="center"/>
        <w:rPr>
          <w:rFonts w:asciiTheme="majorBidi" w:hAnsiTheme="majorBidi" w:cstheme="majorBidi"/>
          <w:color w:val="000000" w:themeColor="text1"/>
          <w:szCs w:val="24"/>
          <w:lang w:val="en-GB"/>
        </w:rPr>
      </w:pPr>
    </w:p>
    <w:p w14:paraId="615FA801" w14:textId="77777777"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14:paraId="2DBD232E" w14:textId="79A1011C" w:rsidR="004F65E4" w:rsidRPr="00F31509" w:rsidRDefault="00D13E0A"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ins w:id="8995" w:author="Jane Shaw" w:date="2015-10-23T20:02:00Z">
        <w:r w:rsidR="005B5DE3">
          <w:rPr>
            <w:rFonts w:asciiTheme="majorBidi" w:eastAsia="Times New Roman" w:hAnsiTheme="majorBidi" w:cstheme="majorBidi"/>
            <w:color w:val="000000" w:themeColor="text1"/>
            <w:szCs w:val="24"/>
            <w:lang w:val="en-GB"/>
          </w:rPr>
          <w:t xml:space="preserve"> </w:t>
        </w:r>
      </w:ins>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21</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4BFB5601" w14:textId="77777777" w:rsidR="004F65E4" w:rsidRPr="00F31509" w:rsidRDefault="004F65E4" w:rsidP="004F65E4">
      <w:pPr>
        <w:jc w:val="center"/>
        <w:rPr>
          <w:rFonts w:asciiTheme="majorBidi" w:hAnsiTheme="majorBidi" w:cstheme="majorBidi"/>
          <w:color w:val="000000" w:themeColor="text1"/>
          <w:szCs w:val="24"/>
          <w:lang w:val="en-GB"/>
        </w:rPr>
      </w:pPr>
    </w:p>
    <w:p w14:paraId="041F4A58" w14:textId="7C4CF3E9"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w:t>
      </w:r>
      <w:r w:rsidR="005B5DE3" w:rsidRPr="00F31509">
        <w:rPr>
          <w:rFonts w:asciiTheme="majorBidi" w:hAnsiTheme="majorBidi" w:cstheme="majorBidi"/>
          <w:color w:val="000000" w:themeColor="text1"/>
          <w:szCs w:val="24"/>
          <w:lang w:val="en-GB"/>
        </w:rPr>
        <w:t xml:space="preserve">inverse </w:t>
      </w:r>
      <w:r w:rsidRPr="00F31509">
        <w:rPr>
          <w:rFonts w:asciiTheme="majorBidi" w:hAnsiTheme="majorBidi" w:cstheme="majorBidi"/>
          <w:color w:val="000000" w:themeColor="text1"/>
          <w:szCs w:val="24"/>
          <w:lang w:val="en-GB"/>
        </w:rPr>
        <w:t>specification:</w:t>
      </w:r>
    </w:p>
    <w:p w14:paraId="3F73CD9D" w14:textId="5D059CAA" w:rsidR="004F65E4" w:rsidRPr="00F31509" w:rsidRDefault="00D13E0A"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w:ins w:id="8996" w:author="Jane Shaw" w:date="2015-10-23T20:02:00Z">
          <m:r>
            <w:rPr>
              <w:rFonts w:ascii="Cambria Math" w:hAnsi="Cambria Math" w:cstheme="majorBidi"/>
              <w:color w:val="000000" w:themeColor="text1"/>
              <w:szCs w:val="24"/>
              <w:lang w:val="en-GB"/>
            </w:rPr>
            <m:t xml:space="preserve"> </m:t>
          </m:r>
        </w:ins>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3D789C"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22</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58A3C9FD" w14:textId="77777777" w:rsidR="004F65E4" w:rsidRPr="00F31509" w:rsidRDefault="004F65E4" w:rsidP="004F65E4">
      <w:pPr>
        <w:jc w:val="center"/>
        <w:rPr>
          <w:rFonts w:asciiTheme="majorBidi" w:hAnsiTheme="majorBidi" w:cstheme="majorBidi"/>
          <w:color w:val="000000" w:themeColor="text1"/>
          <w:szCs w:val="24"/>
          <w:lang w:val="en-GB"/>
        </w:rPr>
      </w:pPr>
    </w:p>
    <w:p w14:paraId="1E88D377" w14:textId="77777777"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14:paraId="6CB9E935" w14:textId="77777777" w:rsidR="00FC20A1" w:rsidRDefault="00FC20A1">
      <w:pPr>
        <w:suppressAutoHyphens w:val="0"/>
        <w:spacing w:after="0" w:line="240" w:lineRule="auto"/>
        <w:rPr>
          <w:ins w:id="8997" w:author="Jane Shaw" w:date="2015-11-07T19:44:00Z"/>
          <w:rFonts w:ascii="Times New Roman" w:eastAsia="Times New Roman" w:hAnsi="Times New Roman" w:cs="Times New Roman"/>
          <w:bCs/>
          <w:i/>
          <w:iCs/>
          <w:lang w:val="en-GB"/>
        </w:rPr>
      </w:pPr>
      <w:bookmarkStart w:id="8998" w:name="_Toc428383841"/>
      <w:bookmarkStart w:id="8999" w:name="_Toc428436063"/>
      <w:bookmarkStart w:id="9000" w:name="_Toc428436364"/>
      <w:bookmarkStart w:id="9001" w:name="_Toc308029365"/>
      <w:bookmarkStart w:id="9002" w:name="_Toc308029556"/>
      <w:ins w:id="9003" w:author="Jane Shaw" w:date="2015-11-07T19:44:00Z">
        <w:r>
          <w:br w:type="page"/>
        </w:r>
      </w:ins>
    </w:p>
    <w:p w14:paraId="02254CEF" w14:textId="4AC4FAE6" w:rsidR="004F65E4" w:rsidRPr="00F31509" w:rsidRDefault="00573BAC" w:rsidP="00C4334D">
      <w:pPr>
        <w:pStyle w:val="Titolo2"/>
      </w:pPr>
      <w:ins w:id="9004" w:author="Jane Shaw" w:date="2015-10-23T20:04:00Z">
        <w:r>
          <w:t xml:space="preserve">3.6 </w:t>
        </w:r>
      </w:ins>
      <w:r w:rsidR="004F65E4" w:rsidRPr="00F31509">
        <w:t xml:space="preserve">Tourist </w:t>
      </w:r>
      <w:r w:rsidR="00FC20A1" w:rsidRPr="00F31509">
        <w:t>consumption</w:t>
      </w:r>
      <w:bookmarkEnd w:id="8998"/>
      <w:bookmarkEnd w:id="8999"/>
      <w:bookmarkEnd w:id="9000"/>
      <w:bookmarkEnd w:id="9001"/>
      <w:bookmarkEnd w:id="9002"/>
    </w:p>
    <w:p w14:paraId="6C0511FC" w14:textId="77777777" w:rsidR="004F65E4" w:rsidRPr="00F31509" w:rsidRDefault="004F65E4" w:rsidP="00312896">
      <w:pPr>
        <w:pStyle w:val="Titolo3"/>
        <w:rPr>
          <w:rFonts w:asciiTheme="majorBidi" w:hAnsiTheme="majorBidi" w:cstheme="majorBidi"/>
          <w:lang w:val="en-GB"/>
        </w:rPr>
      </w:pPr>
      <w:bookmarkStart w:id="9005" w:name="_Toc421025882"/>
      <w:r w:rsidRPr="00F31509">
        <w:rPr>
          <w:rFonts w:asciiTheme="majorBidi" w:hAnsiTheme="majorBidi" w:cstheme="majorBidi"/>
          <w:lang w:val="en-GB"/>
        </w:rPr>
        <w:t>Rationale</w:t>
      </w:r>
      <w:bookmarkEnd w:id="9005"/>
    </w:p>
    <w:p w14:paraId="198FF45A" w14:textId="57DE3A1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w:t>
      </w:r>
      <w:del w:id="9006" w:author="Jane Shaw" w:date="2015-10-23T20:05:00Z">
        <w:r w:rsidRPr="00F31509" w:rsidDel="00573BAC">
          <w:rPr>
            <w:rFonts w:asciiTheme="majorBidi" w:eastAsia="Times New Roman" w:hAnsiTheme="majorBidi" w:cstheme="majorBidi"/>
            <w:color w:val="000000" w:themeColor="text1"/>
            <w:lang w:val="en-GB"/>
          </w:rPr>
          <w:delText xml:space="preserve">Food Balance Sheets </w:delText>
        </w:r>
      </w:del>
      <w:ins w:id="9007" w:author="Jane Shaw" w:date="2015-10-23T20:05:00Z">
        <w:r w:rsidR="00573BAC">
          <w:rPr>
            <w:rFonts w:asciiTheme="majorBidi" w:eastAsia="Times New Roman" w:hAnsiTheme="majorBidi" w:cstheme="majorBidi"/>
            <w:color w:val="000000" w:themeColor="text1"/>
            <w:lang w:val="en-GB"/>
          </w:rPr>
          <w:t xml:space="preserve">FBS </w:t>
        </w:r>
      </w:ins>
      <w:r w:rsidRPr="00F31509">
        <w:rPr>
          <w:rFonts w:asciiTheme="majorBidi" w:eastAsia="Times New Roman" w:hAnsiTheme="majorBidi" w:cstheme="majorBidi"/>
          <w:color w:val="000000" w:themeColor="text1"/>
          <w:lang w:val="en-GB"/>
        </w:rPr>
        <w:t xml:space="preserve">is a particularly challenging task for countries where </w:t>
      </w:r>
      <w:ins w:id="9008" w:author="Jane Shaw" w:date="2015-10-23T20:05:00Z">
        <w:r w:rsidR="00573BAC">
          <w:rPr>
            <w:rFonts w:asciiTheme="majorBidi" w:eastAsia="Times New Roman" w:hAnsiTheme="majorBidi" w:cstheme="majorBidi"/>
            <w:color w:val="000000" w:themeColor="text1"/>
            <w:lang w:val="en-GB"/>
          </w:rPr>
          <w:t xml:space="preserve">a large amount of </w:t>
        </w:r>
      </w:ins>
      <w:r w:rsidRPr="00F31509">
        <w:rPr>
          <w:rFonts w:asciiTheme="majorBidi" w:eastAsia="Times New Roman" w:hAnsiTheme="majorBidi" w:cstheme="majorBidi"/>
          <w:color w:val="000000" w:themeColor="text1"/>
          <w:lang w:val="en-GB"/>
        </w:rPr>
        <w:t xml:space="preserve">the food available is not consumed </w:t>
      </w:r>
      <w:del w:id="9009" w:author="Jane Shaw" w:date="2015-10-23T20:05:00Z">
        <w:r w:rsidRPr="00F31509" w:rsidDel="00573BAC">
          <w:rPr>
            <w:rFonts w:asciiTheme="majorBidi" w:eastAsia="Times New Roman" w:hAnsiTheme="majorBidi" w:cstheme="majorBidi"/>
            <w:color w:val="000000" w:themeColor="text1"/>
            <w:lang w:val="en-GB"/>
          </w:rPr>
          <w:delText xml:space="preserve">in large measure </w:delText>
        </w:r>
      </w:del>
      <w:r w:rsidRPr="00F31509">
        <w:rPr>
          <w:rFonts w:asciiTheme="majorBidi" w:eastAsia="Times New Roman" w:hAnsiTheme="majorBidi" w:cstheme="majorBidi"/>
          <w:color w:val="000000" w:themeColor="text1"/>
          <w:lang w:val="en-GB"/>
        </w:rPr>
        <w:t xml:space="preserve">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resident population. </w:t>
      </w:r>
      <w:del w:id="9010" w:author="Jane Shaw" w:date="2015-10-23T20:06:00Z">
        <w:r w:rsidRPr="00F31509" w:rsidDel="00573BAC">
          <w:rPr>
            <w:rFonts w:asciiTheme="majorBidi" w:eastAsia="Times New Roman" w:hAnsiTheme="majorBidi" w:cstheme="majorBidi"/>
            <w:color w:val="000000" w:themeColor="text1"/>
            <w:lang w:val="en-GB"/>
          </w:rPr>
          <w:delText xml:space="preserve">In the case of migrants and refugees, </w:delText>
        </w:r>
      </w:del>
      <w:ins w:id="9011" w:author="Jane Shaw" w:date="2015-10-23T20:06:00Z">
        <w:r w:rsidR="00573BAC">
          <w:rPr>
            <w:rFonts w:asciiTheme="majorBidi" w:eastAsia="Times New Roman" w:hAnsiTheme="majorBidi" w:cstheme="majorBidi"/>
            <w:color w:val="000000" w:themeColor="text1"/>
            <w:lang w:val="en-GB"/>
          </w:rPr>
          <w:t xml:space="preserve">As </w:t>
        </w:r>
      </w:ins>
      <w:r w:rsidRPr="00F31509">
        <w:rPr>
          <w:rFonts w:asciiTheme="majorBidi" w:eastAsia="Times New Roman" w:hAnsiTheme="majorBidi" w:cstheme="majorBidi"/>
          <w:color w:val="000000" w:themeColor="text1"/>
          <w:lang w:val="en-GB"/>
        </w:rPr>
        <w:t xml:space="preserve">available food is assumed to be available to all population groups, </w:t>
      </w:r>
      <w:del w:id="9012" w:author="Jane Shaw" w:date="2015-10-23T20:06:00Z">
        <w:r w:rsidRPr="00F31509" w:rsidDel="00573BAC">
          <w:rPr>
            <w:rFonts w:asciiTheme="majorBidi" w:eastAsia="Times New Roman" w:hAnsiTheme="majorBidi" w:cstheme="majorBidi"/>
            <w:color w:val="000000" w:themeColor="text1"/>
            <w:lang w:val="en-GB"/>
          </w:rPr>
          <w:delText xml:space="preserve">and all population groups </w:delText>
        </w:r>
      </w:del>
      <w:r w:rsidRPr="00F31509">
        <w:rPr>
          <w:rFonts w:asciiTheme="majorBidi" w:eastAsia="Times New Roman" w:hAnsiTheme="majorBidi" w:cstheme="majorBidi"/>
          <w:color w:val="000000" w:themeColor="text1"/>
          <w:lang w:val="en-GB"/>
        </w:rPr>
        <w:t>including refugees and migrants</w:t>
      </w:r>
      <w:ins w:id="9013" w:author="Jane Shaw" w:date="2015-10-23T20:06:00Z">
        <w:r w:rsidR="00573BAC">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9014" w:author="Jane Shaw" w:date="2015-10-23T20:07:00Z">
        <w:r w:rsidRPr="00F31509" w:rsidDel="00573BAC">
          <w:rPr>
            <w:rFonts w:asciiTheme="majorBidi" w:eastAsia="Times New Roman" w:hAnsiTheme="majorBidi" w:cstheme="majorBidi"/>
            <w:color w:val="000000" w:themeColor="text1"/>
            <w:lang w:val="en-GB"/>
          </w:rPr>
          <w:delText xml:space="preserve">are </w:delText>
        </w:r>
      </w:del>
      <w:ins w:id="9015" w:author="Jane Shaw" w:date="2015-10-23T20:07:00Z">
        <w:r w:rsidR="00573BAC">
          <w:rPr>
            <w:rFonts w:asciiTheme="majorBidi" w:eastAsia="Times New Roman" w:hAnsiTheme="majorBidi" w:cstheme="majorBidi"/>
            <w:color w:val="000000" w:themeColor="text1"/>
            <w:lang w:val="en-GB"/>
          </w:rPr>
          <w:t xml:space="preserve">food available to </w:t>
        </w:r>
        <w:r w:rsidR="00573BAC" w:rsidRPr="00F31509">
          <w:rPr>
            <w:rFonts w:asciiTheme="majorBidi" w:eastAsia="Times New Roman" w:hAnsiTheme="majorBidi" w:cstheme="majorBidi"/>
            <w:color w:val="000000" w:themeColor="text1"/>
            <w:lang w:val="en-GB"/>
          </w:rPr>
          <w:t xml:space="preserve">migrants and refugees </w:t>
        </w:r>
        <w:r w:rsidR="00573BAC">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assumed to be captured by UNPD estimates.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This approach cannot be used for countries where non-resident populations are not included in the UNPD estimates</w:t>
      </w:r>
      <w:ins w:id="9016" w:author="Jane Shaw" w:date="2015-10-23T20:08:00Z">
        <w:r w:rsidR="00573BAC">
          <w:rPr>
            <w:rFonts w:asciiTheme="majorBidi" w:eastAsia="Times New Roman" w:hAnsiTheme="majorBidi" w:cstheme="majorBidi"/>
            <w:color w:val="000000" w:themeColor="text1"/>
            <w:lang w:val="en-GB"/>
          </w:rPr>
          <w:t>,</w:t>
        </w:r>
      </w:ins>
      <w:del w:id="9017" w:author="Jane Shaw" w:date="2015-10-23T20:08:00Z">
        <w:r w:rsidRPr="00F31509" w:rsidDel="00573BAC">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9018" w:author="Jane Shaw" w:date="2015-10-23T20:08:00Z">
        <w:r w:rsidRPr="00F31509" w:rsidDel="00573BAC">
          <w:rPr>
            <w:rFonts w:asciiTheme="majorBidi" w:eastAsia="Times New Roman" w:hAnsiTheme="majorBidi" w:cstheme="majorBidi"/>
            <w:color w:val="000000" w:themeColor="text1"/>
            <w:lang w:val="en-GB"/>
          </w:rPr>
          <w:delText xml:space="preserve">This mainly applies to </w:delText>
        </w:r>
      </w:del>
      <w:ins w:id="9019" w:author="Jane Shaw" w:date="2015-10-23T20:08:00Z">
        <w:r w:rsidR="00573BAC">
          <w:rPr>
            <w:rFonts w:asciiTheme="majorBidi" w:eastAsia="Times New Roman" w:hAnsiTheme="majorBidi" w:cstheme="majorBidi"/>
            <w:color w:val="000000" w:themeColor="text1"/>
            <w:lang w:val="en-GB"/>
          </w:rPr>
          <w:t xml:space="preserve">as is the case for </w:t>
        </w:r>
      </w:ins>
      <w:r w:rsidRPr="00F31509">
        <w:rPr>
          <w:rFonts w:asciiTheme="majorBidi" w:eastAsia="Times New Roman" w:hAnsiTheme="majorBidi" w:cstheme="majorBidi"/>
          <w:color w:val="000000" w:themeColor="text1"/>
          <w:lang w:val="en-GB"/>
        </w:rPr>
        <w:t xml:space="preserve">tourists and consumption by tourists, </w:t>
      </w:r>
      <w:del w:id="9020" w:author="Jane Shaw" w:date="2015-10-23T20:08:00Z">
        <w:r w:rsidRPr="00F31509" w:rsidDel="00573BAC">
          <w:rPr>
            <w:rFonts w:asciiTheme="majorBidi" w:eastAsia="Times New Roman" w:hAnsiTheme="majorBidi" w:cstheme="majorBidi"/>
            <w:color w:val="000000" w:themeColor="text1"/>
            <w:lang w:val="en-GB"/>
          </w:rPr>
          <w:delText xml:space="preserve">and is a </w:delText>
        </w:r>
      </w:del>
      <w:ins w:id="9021" w:author="Jane Shaw" w:date="2015-10-23T20:08:00Z">
        <w:r w:rsidR="00573BAC">
          <w:rPr>
            <w:rFonts w:asciiTheme="majorBidi" w:eastAsia="Times New Roman" w:hAnsiTheme="majorBidi" w:cstheme="majorBidi"/>
            <w:color w:val="000000" w:themeColor="text1"/>
            <w:lang w:val="en-GB"/>
          </w:rPr>
          <w:t xml:space="preserve">which are </w:t>
        </w:r>
      </w:ins>
      <w:r w:rsidRPr="00F31509">
        <w:rPr>
          <w:rFonts w:asciiTheme="majorBidi" w:eastAsia="Times New Roman" w:hAnsiTheme="majorBidi" w:cstheme="majorBidi"/>
          <w:color w:val="000000" w:themeColor="text1"/>
          <w:lang w:val="en-GB"/>
        </w:rPr>
        <w:t xml:space="preserve">particularly </w:t>
      </w:r>
      <w:del w:id="9022" w:author="Jane Shaw" w:date="2015-10-23T20:08:00Z">
        <w:r w:rsidRPr="00F31509" w:rsidDel="00573BAC">
          <w:rPr>
            <w:rFonts w:asciiTheme="majorBidi" w:eastAsia="Times New Roman" w:hAnsiTheme="majorBidi" w:cstheme="majorBidi"/>
            <w:color w:val="000000" w:themeColor="text1"/>
            <w:lang w:val="en-GB"/>
          </w:rPr>
          <w:delText xml:space="preserve">important </w:delText>
        </w:r>
      </w:del>
      <w:r w:rsidRPr="00F31509">
        <w:rPr>
          <w:rFonts w:asciiTheme="majorBidi" w:eastAsia="Times New Roman" w:hAnsiTheme="majorBidi" w:cstheme="majorBidi"/>
          <w:color w:val="000000" w:themeColor="text1"/>
          <w:lang w:val="en-GB"/>
        </w:rPr>
        <w:t>challeng</w:t>
      </w:r>
      <w:ins w:id="9023" w:author="Jane Shaw" w:date="2015-10-23T20:08:00Z">
        <w:r w:rsidR="00573BAC">
          <w:rPr>
            <w:rFonts w:asciiTheme="majorBidi" w:eastAsia="Times New Roman" w:hAnsiTheme="majorBidi" w:cstheme="majorBidi"/>
            <w:color w:val="000000" w:themeColor="text1"/>
            <w:lang w:val="en-GB"/>
          </w:rPr>
          <w:t>ing</w:t>
        </w:r>
      </w:ins>
      <w:del w:id="9024" w:author="Jane Shaw" w:date="2015-10-23T20:08:00Z">
        <w:r w:rsidRPr="00F31509" w:rsidDel="00573BAC">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where tourists account for </w:t>
      </w:r>
      <w:del w:id="9025" w:author="Jane Shaw" w:date="2015-10-23T20:08:00Z">
        <w:r w:rsidRPr="00F31509" w:rsidDel="00573BAC">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large share</w:t>
      </w:r>
      <w:ins w:id="9026" w:author="Jane Shaw" w:date="2015-10-23T20:08:00Z">
        <w:r w:rsidR="00573BAC">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the population and </w:t>
      </w:r>
      <w:del w:id="9027" w:author="Jane Shaw" w:date="2015-10-23T20:09:00Z">
        <w:r w:rsidRPr="00F31509" w:rsidDel="00573BAC">
          <w:rPr>
            <w:rFonts w:asciiTheme="majorBidi" w:eastAsia="Times New Roman" w:hAnsiTheme="majorBidi" w:cstheme="majorBidi"/>
            <w:color w:val="000000" w:themeColor="text1"/>
            <w:lang w:val="en-GB"/>
          </w:rPr>
          <w:delText xml:space="preserve">of </w:delText>
        </w:r>
      </w:del>
      <w:r w:rsidRPr="00F31509">
        <w:rPr>
          <w:rFonts w:asciiTheme="majorBidi" w:eastAsia="Times New Roman" w:hAnsiTheme="majorBidi" w:cstheme="majorBidi"/>
          <w:color w:val="000000" w:themeColor="text1"/>
          <w:lang w:val="en-GB"/>
        </w:rPr>
        <w:t xml:space="preserve">food consumption. </w:t>
      </w:r>
      <w:del w:id="9028" w:author="Jane Shaw" w:date="2015-10-23T20:09:00Z">
        <w:r w:rsidRPr="00F31509" w:rsidDel="00573BAC">
          <w:rPr>
            <w:rFonts w:asciiTheme="majorBidi" w:eastAsia="Times New Roman" w:hAnsiTheme="majorBidi" w:cstheme="majorBidi"/>
            <w:color w:val="000000" w:themeColor="text1"/>
            <w:lang w:val="en-GB"/>
          </w:rPr>
          <w:delText>Moreover</w:delText>
        </w:r>
      </w:del>
      <w:ins w:id="9029" w:author="Jane Shaw" w:date="2015-10-23T20:09:00Z">
        <w:r w:rsidR="00573BAC">
          <w:rPr>
            <w:rFonts w:asciiTheme="majorBidi" w:eastAsia="Times New Roman" w:hAnsiTheme="majorBidi" w:cstheme="majorBidi"/>
            <w:color w:val="000000" w:themeColor="text1"/>
            <w:lang w:val="en-GB"/>
          </w:rPr>
          <w:t>In addition</w:t>
        </w:r>
      </w:ins>
      <w:r w:rsidRPr="00F31509">
        <w:rPr>
          <w:rFonts w:asciiTheme="majorBidi" w:eastAsia="Times New Roman" w:hAnsiTheme="majorBidi" w:cstheme="majorBidi"/>
          <w:color w:val="000000" w:themeColor="text1"/>
          <w:lang w:val="en-GB"/>
        </w:rPr>
        <w:t xml:space="preserve">, </w:t>
      </w:r>
      <w:ins w:id="9030" w:author="Jane Shaw" w:date="2015-10-23T20:09:00Z">
        <w:r w:rsidR="00573BAC">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consumption patterns of tourists are not necessarily </w:t>
      </w:r>
      <w:del w:id="9031" w:author="Jane Shaw" w:date="2015-10-23T20:10:00Z">
        <w:r w:rsidRPr="00F31509" w:rsidDel="00573BAC">
          <w:rPr>
            <w:rFonts w:asciiTheme="majorBidi" w:eastAsia="Times New Roman" w:hAnsiTheme="majorBidi" w:cstheme="majorBidi"/>
            <w:color w:val="000000" w:themeColor="text1"/>
            <w:lang w:val="en-GB"/>
          </w:rPr>
          <w:delText xml:space="preserve">congruent with </w:delText>
        </w:r>
      </w:del>
      <w:ins w:id="9032" w:author="Jane Shaw" w:date="2015-10-23T20:10:00Z">
        <w:r w:rsidR="00573BAC">
          <w:rPr>
            <w:rFonts w:asciiTheme="majorBidi" w:eastAsia="Times New Roman" w:hAnsiTheme="majorBidi" w:cstheme="majorBidi"/>
            <w:color w:val="000000" w:themeColor="text1"/>
            <w:lang w:val="en-GB"/>
          </w:rPr>
          <w:t xml:space="preserve">the same as </w:t>
        </w:r>
      </w:ins>
      <w:r w:rsidRPr="00F31509">
        <w:rPr>
          <w:rFonts w:asciiTheme="majorBidi" w:eastAsia="Times New Roman" w:hAnsiTheme="majorBidi" w:cstheme="majorBidi"/>
          <w:color w:val="000000" w:themeColor="text1"/>
          <w:lang w:val="en-GB"/>
        </w:rPr>
        <w:t xml:space="preserve">those of the resident population. FBS compilers at </w:t>
      </w:r>
      <w:ins w:id="9033" w:author="Jane Shaw" w:date="2015-10-23T20:10:00Z">
        <w:r w:rsidR="00573BAC">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country level are likely to have detailed information about the main parameters necessary </w:t>
      </w:r>
      <w:del w:id="9034" w:author="Jane Shaw" w:date="2015-10-23T20:10:00Z">
        <w:r w:rsidRPr="00F31509" w:rsidDel="00573BAC">
          <w:rPr>
            <w:rFonts w:asciiTheme="majorBidi" w:eastAsia="Times New Roman" w:hAnsiTheme="majorBidi" w:cstheme="majorBidi"/>
            <w:color w:val="000000" w:themeColor="text1"/>
            <w:lang w:val="en-GB"/>
          </w:rPr>
          <w:delText xml:space="preserve">to </w:delText>
        </w:r>
      </w:del>
      <w:ins w:id="9035" w:author="Jane Shaw" w:date="2015-10-23T20:10:00Z">
        <w:r w:rsidR="00573BAC">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gaug</w:t>
      </w:r>
      <w:ins w:id="9036" w:author="Jane Shaw" w:date="2015-10-23T20:10:00Z">
        <w:r w:rsidR="00573BAC">
          <w:rPr>
            <w:rFonts w:asciiTheme="majorBidi" w:eastAsia="Times New Roman" w:hAnsiTheme="majorBidi" w:cstheme="majorBidi"/>
            <w:color w:val="000000" w:themeColor="text1"/>
            <w:lang w:val="en-GB"/>
          </w:rPr>
          <w:t>ing</w:t>
        </w:r>
      </w:ins>
      <w:del w:id="9037" w:author="Jane Shaw" w:date="2015-10-23T20:10:00Z">
        <w:r w:rsidRPr="00F31509" w:rsidDel="00573BAC">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the exact extent of tourist consumption</w:t>
      </w:r>
      <w:ins w:id="9038" w:author="Jane Shaw" w:date="2015-10-23T20:10:00Z">
        <w:r w:rsidR="00573BAC">
          <w:rPr>
            <w:rFonts w:asciiTheme="majorBidi" w:eastAsia="Times New Roman" w:hAnsiTheme="majorBidi" w:cstheme="majorBidi"/>
            <w:color w:val="000000" w:themeColor="text1"/>
            <w:lang w:val="en-GB"/>
          </w:rPr>
          <w:t xml:space="preserve"> –</w:t>
        </w:r>
      </w:ins>
      <w:del w:id="9039" w:author="Jane Shaw" w:date="2015-10-23T20:10:00Z">
        <w:r w:rsidRPr="00F31509" w:rsidDel="00573BAC">
          <w:rPr>
            <w:rFonts w:asciiTheme="majorBidi" w:eastAsia="Times New Roman" w:hAnsiTheme="majorBidi" w:cstheme="majorBidi"/>
            <w:color w:val="000000" w:themeColor="text1"/>
            <w:lang w:val="en-GB"/>
          </w:rPr>
          <w:delText xml:space="preserve">, </w:delText>
        </w:r>
      </w:del>
      <w:ins w:id="9040" w:author="Jane Shaw" w:date="2015-10-23T20:11:00Z">
        <w:r w:rsidR="00573BAC">
          <w:rPr>
            <w:rFonts w:asciiTheme="majorBidi" w:eastAsia="Times New Roman" w:hAnsiTheme="majorBidi" w:cstheme="majorBidi"/>
            <w:color w:val="000000" w:themeColor="text1"/>
            <w:lang w:val="en-GB"/>
          </w:rPr>
          <w:t xml:space="preserve"> </w:t>
        </w:r>
      </w:ins>
      <w:del w:id="9041" w:author="Jane Shaw" w:date="2015-10-23T20:11:00Z">
        <w:r w:rsidRPr="00F31509" w:rsidDel="00573BAC">
          <w:rPr>
            <w:rFonts w:asciiTheme="majorBidi" w:eastAsia="Times New Roman" w:hAnsiTheme="majorBidi" w:cstheme="majorBidi"/>
            <w:color w:val="000000" w:themeColor="text1"/>
            <w:lang w:val="en-GB"/>
          </w:rPr>
          <w:delText xml:space="preserve">i.e. </w:delText>
        </w:r>
      </w:del>
      <w:r w:rsidRPr="00F31509">
        <w:rPr>
          <w:rFonts w:asciiTheme="majorBidi" w:eastAsia="Times New Roman" w:hAnsiTheme="majorBidi" w:cstheme="majorBidi"/>
          <w:color w:val="000000" w:themeColor="text1"/>
          <w:lang w:val="en-GB"/>
        </w:rPr>
        <w:t xml:space="preserve">the number of tourists visiting </w:t>
      </w:r>
      <w:ins w:id="9042" w:author="Jane Shaw" w:date="2015-10-23T20:10:00Z">
        <w:r w:rsidR="00573BAC">
          <w:rPr>
            <w:rFonts w:asciiTheme="majorBidi" w:eastAsia="Times New Roman" w:hAnsiTheme="majorBidi" w:cstheme="majorBidi"/>
            <w:color w:val="000000" w:themeColor="text1"/>
            <w:lang w:val="en-GB"/>
          </w:rPr>
          <w:t>the</w:t>
        </w:r>
      </w:ins>
      <w:del w:id="9043" w:author="Jane Shaw" w:date="2015-10-23T20:10:00Z">
        <w:r w:rsidRPr="00F31509" w:rsidDel="00573BAC">
          <w:rPr>
            <w:rFonts w:asciiTheme="majorBidi" w:eastAsia="Times New Roman" w:hAnsiTheme="majorBidi" w:cstheme="majorBidi"/>
            <w:color w:val="000000" w:themeColor="text1"/>
            <w:lang w:val="en-GB"/>
          </w:rPr>
          <w:delText>a</w:delText>
        </w:r>
      </w:del>
      <w:r w:rsidRPr="00F31509">
        <w:rPr>
          <w:rFonts w:asciiTheme="majorBidi" w:eastAsia="Times New Roman" w:hAnsiTheme="majorBidi" w:cstheme="majorBidi"/>
          <w:color w:val="000000" w:themeColor="text1"/>
          <w:lang w:val="en-GB"/>
        </w:rPr>
        <w:t xml:space="preserve"> country, their average stay, their consumption patterns, etc. Based on this information, it is straightforward for national </w:t>
      </w:r>
      <w:ins w:id="9044" w:author="Jane Shaw" w:date="2015-11-07T19:45:00Z">
        <w:r w:rsidR="00BB013C">
          <w:rPr>
            <w:rFonts w:asciiTheme="majorBidi" w:eastAsia="Times New Roman" w:hAnsiTheme="majorBidi" w:cstheme="majorBidi"/>
            <w:color w:val="000000" w:themeColor="text1"/>
            <w:lang w:val="en-GB"/>
          </w:rPr>
          <w:t xml:space="preserve">a </w:t>
        </w:r>
      </w:ins>
      <w:r w:rsidRPr="00F31509">
        <w:rPr>
          <w:rFonts w:asciiTheme="majorBidi" w:eastAsia="Times New Roman" w:hAnsiTheme="majorBidi" w:cstheme="majorBidi"/>
          <w:color w:val="000000" w:themeColor="text1"/>
          <w:lang w:val="en-GB"/>
        </w:rPr>
        <w:t>FBS compiler</w:t>
      </w:r>
      <w:del w:id="9045" w:author="Jane Shaw" w:date="2015-11-07T19:45:00Z">
        <w:r w:rsidRPr="00F31509" w:rsidDel="00BB013C">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to make an allowance for tourist consumption in the</w:t>
      </w:r>
      <w:del w:id="9046" w:author="Jane Shaw" w:date="2015-11-07T19:45:00Z">
        <w:r w:rsidRPr="00F31509" w:rsidDel="00BB013C">
          <w:rPr>
            <w:rFonts w:asciiTheme="majorBidi" w:eastAsia="Times New Roman" w:hAnsiTheme="majorBidi" w:cstheme="majorBidi"/>
            <w:color w:val="000000" w:themeColor="text1"/>
            <w:lang w:val="en-GB"/>
          </w:rPr>
          <w:delText>ir</w:delText>
        </w:r>
      </w:del>
      <w:r w:rsidRPr="00F31509">
        <w:rPr>
          <w:rFonts w:asciiTheme="majorBidi" w:eastAsia="Times New Roman" w:hAnsiTheme="majorBidi" w:cstheme="majorBidi"/>
          <w:color w:val="000000" w:themeColor="text1"/>
          <w:lang w:val="en-GB"/>
        </w:rPr>
        <w:t xml:space="preserve"> countr</w:t>
      </w:r>
      <w:ins w:id="9047" w:author="Jane Shaw" w:date="2015-10-23T20:11:00Z">
        <w:r w:rsidR="00BB013C">
          <w:rPr>
            <w:rFonts w:asciiTheme="majorBidi" w:eastAsia="Times New Roman" w:hAnsiTheme="majorBidi" w:cstheme="majorBidi"/>
            <w:color w:val="000000" w:themeColor="text1"/>
            <w:lang w:val="en-GB"/>
          </w:rPr>
          <w:t>y</w:t>
        </w:r>
      </w:ins>
      <w:del w:id="9048" w:author="Jane Shaw" w:date="2015-10-23T20:11:00Z">
        <w:r w:rsidRPr="00F31509" w:rsidDel="00573BAC">
          <w:rPr>
            <w:rFonts w:asciiTheme="majorBidi" w:eastAsia="Times New Roman" w:hAnsiTheme="majorBidi" w:cstheme="majorBidi"/>
            <w:color w:val="000000" w:themeColor="text1"/>
            <w:lang w:val="en-GB"/>
          </w:rPr>
          <w:delText>y</w:delText>
        </w:r>
      </w:del>
      <w:r w:rsidRPr="00F31509">
        <w:rPr>
          <w:rFonts w:asciiTheme="majorBidi" w:eastAsia="Times New Roman" w:hAnsiTheme="majorBidi" w:cstheme="majorBidi"/>
          <w:color w:val="000000" w:themeColor="text1"/>
          <w:lang w:val="en-GB"/>
        </w:rPr>
        <w:t xml:space="preserve">. In the absence of this information, tourist consumption could be estimated </w:t>
      </w:r>
      <w:del w:id="9049" w:author="Jane Shaw" w:date="2015-10-23T20:11:00Z">
        <w:r w:rsidRPr="00F31509" w:rsidDel="00573BAC">
          <w:rPr>
            <w:rFonts w:asciiTheme="majorBidi" w:eastAsia="Times New Roman" w:hAnsiTheme="majorBidi" w:cstheme="majorBidi"/>
            <w:color w:val="000000" w:themeColor="text1"/>
            <w:lang w:val="en-GB"/>
          </w:rPr>
          <w:delText xml:space="preserve">based on </w:delText>
        </w:r>
      </w:del>
      <w:ins w:id="9050" w:author="Jane Shaw" w:date="2015-10-23T20:11:00Z">
        <w:r w:rsidR="00573BAC">
          <w:rPr>
            <w:rFonts w:asciiTheme="majorBidi" w:eastAsia="Times New Roman" w:hAnsiTheme="majorBidi" w:cstheme="majorBidi"/>
            <w:color w:val="000000" w:themeColor="text1"/>
            <w:lang w:val="en-GB"/>
          </w:rPr>
          <w:t xml:space="preserve">through </w:t>
        </w:r>
      </w:ins>
      <w:r w:rsidRPr="00F31509">
        <w:rPr>
          <w:rFonts w:asciiTheme="majorBidi" w:eastAsia="Times New Roman" w:hAnsiTheme="majorBidi" w:cstheme="majorBidi"/>
          <w:color w:val="000000" w:themeColor="text1"/>
          <w:lang w:val="en-GB"/>
        </w:rPr>
        <w:t xml:space="preserve">the approach outlined </w:t>
      </w:r>
      <w:del w:id="9051" w:author="Jane Shaw" w:date="2015-11-07T19:46:00Z">
        <w:r w:rsidRPr="00F31509" w:rsidDel="00BB013C">
          <w:rPr>
            <w:rFonts w:asciiTheme="majorBidi" w:eastAsia="Times New Roman" w:hAnsiTheme="majorBidi" w:cstheme="majorBidi"/>
            <w:color w:val="000000" w:themeColor="text1"/>
            <w:lang w:val="en-GB"/>
          </w:rPr>
          <w:delText>below</w:delText>
        </w:r>
      </w:del>
      <w:ins w:id="9052" w:author="Jane Shaw" w:date="2015-11-07T19:46:00Z">
        <w:r w:rsidR="00BB013C">
          <w:rPr>
            <w:rFonts w:asciiTheme="majorBidi" w:eastAsia="Times New Roman" w:hAnsiTheme="majorBidi" w:cstheme="majorBidi"/>
            <w:color w:val="000000" w:themeColor="text1"/>
            <w:lang w:val="en-GB"/>
          </w:rPr>
          <w:t>in the following</w:t>
        </w:r>
      </w:ins>
      <w:r w:rsidRPr="00F31509">
        <w:rPr>
          <w:rFonts w:asciiTheme="majorBidi" w:eastAsia="Times New Roman" w:hAnsiTheme="majorBidi" w:cstheme="majorBidi"/>
          <w:color w:val="000000" w:themeColor="text1"/>
          <w:lang w:val="en-GB"/>
        </w:rPr>
        <w:t>.</w:t>
      </w:r>
    </w:p>
    <w:p w14:paraId="429DD838" w14:textId="77777777" w:rsidR="004F65E4" w:rsidRPr="00F31509" w:rsidRDefault="004F65E4" w:rsidP="00312896">
      <w:pPr>
        <w:pStyle w:val="Titolo3"/>
        <w:rPr>
          <w:rFonts w:asciiTheme="majorBidi" w:hAnsiTheme="majorBidi" w:cstheme="majorBidi"/>
          <w:lang w:val="en-GB"/>
        </w:rPr>
      </w:pPr>
      <w:bookmarkStart w:id="9053" w:name="_Toc421025884"/>
      <w:r w:rsidRPr="00F31509">
        <w:rPr>
          <w:rFonts w:asciiTheme="majorBidi" w:hAnsiTheme="majorBidi" w:cstheme="majorBidi"/>
          <w:lang w:val="en-GB"/>
        </w:rPr>
        <w:t>Data availability</w:t>
      </w:r>
      <w:bookmarkEnd w:id="9053"/>
    </w:p>
    <w:p w14:paraId="3C7CA6AC" w14:textId="0C7A8E7B"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basic data </w:t>
      </w:r>
      <w:del w:id="9054" w:author="Jane Shaw" w:date="2015-10-23T20:11:00Z">
        <w:r w:rsidRPr="00F31509" w:rsidDel="00573BAC">
          <w:rPr>
            <w:rFonts w:asciiTheme="majorBidi" w:hAnsiTheme="majorBidi" w:cstheme="majorBidi"/>
            <w:color w:val="000000" w:themeColor="text1"/>
            <w:lang w:val="en-GB"/>
          </w:rPr>
          <w:delText xml:space="preserve">to </w:delText>
        </w:r>
      </w:del>
      <w:ins w:id="9055" w:author="Jane Shaw" w:date="2015-10-23T20:11:00Z">
        <w:r w:rsidR="00573BAC">
          <w:rPr>
            <w:rFonts w:asciiTheme="majorBidi" w:hAnsiTheme="majorBidi" w:cstheme="majorBidi"/>
            <w:color w:val="000000" w:themeColor="text1"/>
            <w:lang w:val="en-GB"/>
          </w:rPr>
          <w:t xml:space="preserve">for </w:t>
        </w:r>
      </w:ins>
      <w:r w:rsidRPr="00F31509">
        <w:rPr>
          <w:rFonts w:asciiTheme="majorBidi" w:hAnsiTheme="majorBidi" w:cstheme="majorBidi"/>
          <w:color w:val="000000" w:themeColor="text1"/>
          <w:lang w:val="en-GB"/>
        </w:rPr>
        <w:t>estimat</w:t>
      </w:r>
      <w:ins w:id="9056" w:author="Jane Shaw" w:date="2015-10-23T20:11:00Z">
        <w:r w:rsidR="00573BAC">
          <w:rPr>
            <w:rFonts w:asciiTheme="majorBidi" w:hAnsiTheme="majorBidi" w:cstheme="majorBidi"/>
            <w:color w:val="000000" w:themeColor="text1"/>
            <w:lang w:val="en-GB"/>
          </w:rPr>
          <w:t>ing</w:t>
        </w:r>
      </w:ins>
      <w:del w:id="9057" w:author="Jane Shaw" w:date="2015-10-23T20:11:00Z">
        <w:r w:rsidRPr="00F31509" w:rsidDel="00573BAC">
          <w:rPr>
            <w:rFonts w:asciiTheme="majorBidi" w:hAnsiTheme="majorBidi" w:cstheme="majorBidi"/>
            <w:color w:val="000000" w:themeColor="text1"/>
            <w:lang w:val="en-GB"/>
          </w:rPr>
          <w:delText>e</w:delText>
        </w:r>
      </w:del>
      <w:r w:rsidRPr="00F31509">
        <w:rPr>
          <w:rFonts w:asciiTheme="majorBidi" w:hAnsiTheme="majorBidi" w:cstheme="majorBidi"/>
          <w:color w:val="000000" w:themeColor="text1"/>
          <w:lang w:val="en-GB"/>
        </w:rPr>
        <w:t xml:space="preserve"> consumption by tourists </w:t>
      </w:r>
      <w:del w:id="9058" w:author="Jane Shaw" w:date="2015-10-23T20:13:00Z">
        <w:r w:rsidRPr="00F31509" w:rsidDel="00573BAC">
          <w:rPr>
            <w:rFonts w:asciiTheme="majorBidi" w:hAnsiTheme="majorBidi" w:cstheme="majorBidi"/>
            <w:color w:val="000000" w:themeColor="text1"/>
            <w:lang w:val="en-GB"/>
          </w:rPr>
          <w:delText xml:space="preserve">is </w:delText>
        </w:r>
      </w:del>
      <w:ins w:id="9059" w:author="Jane Shaw" w:date="2015-10-23T20:13:00Z">
        <w:r w:rsidR="00573BAC">
          <w:rPr>
            <w:rFonts w:asciiTheme="majorBidi" w:hAnsiTheme="majorBidi" w:cstheme="majorBidi"/>
            <w:color w:val="000000" w:themeColor="text1"/>
            <w:lang w:val="en-GB"/>
          </w:rPr>
          <w:t xml:space="preserve">are </w:t>
        </w:r>
      </w:ins>
      <w:r w:rsidRPr="00F31509">
        <w:rPr>
          <w:rFonts w:asciiTheme="majorBidi" w:hAnsiTheme="majorBidi" w:cstheme="majorBidi"/>
          <w:color w:val="000000" w:themeColor="text1"/>
          <w:lang w:val="en-GB"/>
        </w:rPr>
        <w:t xml:space="preserve">available from the United Nations World Tourism Organization (UNWTO), </w:t>
      </w:r>
      <w:ins w:id="9060" w:author="Jane Shaw" w:date="2015-10-23T20:13:00Z">
        <w:r w:rsidR="00573BAC">
          <w:rPr>
            <w:rFonts w:asciiTheme="majorBidi" w:hAnsiTheme="majorBidi" w:cstheme="majorBidi"/>
            <w:color w:val="000000" w:themeColor="text1"/>
            <w:lang w:val="en-GB"/>
          </w:rPr>
          <w:t xml:space="preserve">which </w:t>
        </w:r>
      </w:ins>
      <w:r w:rsidRPr="00F31509">
        <w:rPr>
          <w:rFonts w:asciiTheme="majorBidi" w:hAnsiTheme="majorBidi" w:cstheme="majorBidi"/>
          <w:color w:val="000000" w:themeColor="text1"/>
          <w:lang w:val="en-GB"/>
        </w:rPr>
        <w:t>provid</w:t>
      </w:r>
      <w:ins w:id="9061" w:author="Jane Shaw" w:date="2015-10-23T20:13:00Z">
        <w:r w:rsidR="00573BAC">
          <w:rPr>
            <w:rFonts w:asciiTheme="majorBidi" w:hAnsiTheme="majorBidi" w:cstheme="majorBidi"/>
            <w:color w:val="000000" w:themeColor="text1"/>
            <w:lang w:val="en-GB"/>
          </w:rPr>
          <w:t>es</w:t>
        </w:r>
      </w:ins>
      <w:del w:id="9062" w:author="Jane Shaw" w:date="2015-10-23T20:13:00Z">
        <w:r w:rsidRPr="00F31509" w:rsidDel="00573BAC">
          <w:rPr>
            <w:rFonts w:asciiTheme="majorBidi" w:hAnsiTheme="majorBidi" w:cstheme="majorBidi"/>
            <w:color w:val="000000" w:themeColor="text1"/>
            <w:lang w:val="en-GB"/>
          </w:rPr>
          <w:delText>ing</w:delText>
        </w:r>
      </w:del>
      <w:r w:rsidRPr="00F31509">
        <w:rPr>
          <w:rFonts w:asciiTheme="majorBidi" w:hAnsiTheme="majorBidi" w:cstheme="majorBidi"/>
          <w:color w:val="000000" w:themeColor="text1"/>
          <w:lang w:val="en-GB"/>
        </w:rPr>
        <w:t xml:space="preserve"> tourist flows between all pairs of countries.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Unfortunately, no data </w:t>
      </w:r>
      <w:del w:id="9063" w:author="Jane Shaw" w:date="2015-10-23T20:14:00Z">
        <w:r w:rsidRPr="00F31509" w:rsidDel="00573BAC">
          <w:rPr>
            <w:rFonts w:asciiTheme="majorBidi" w:hAnsiTheme="majorBidi" w:cstheme="majorBidi"/>
            <w:color w:val="000000" w:themeColor="text1"/>
            <w:lang w:val="en-GB"/>
          </w:rPr>
          <w:delText xml:space="preserve">is </w:delText>
        </w:r>
      </w:del>
      <w:ins w:id="9064" w:author="Jane Shaw" w:date="2015-10-23T20:14:00Z">
        <w:r w:rsidR="00573BAC">
          <w:rPr>
            <w:rFonts w:asciiTheme="majorBidi" w:hAnsiTheme="majorBidi" w:cstheme="majorBidi"/>
            <w:color w:val="000000" w:themeColor="text1"/>
            <w:lang w:val="en-GB"/>
          </w:rPr>
          <w:t>are</w:t>
        </w:r>
        <w:r w:rsidR="00573BAC"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available regarding the consumption patterns of these </w:t>
      </w:r>
      <w:del w:id="9065" w:author="Jane Shaw" w:date="2015-10-23T20:14:00Z">
        <w:r w:rsidRPr="00F31509" w:rsidDel="00573BAC">
          <w:rPr>
            <w:rFonts w:asciiTheme="majorBidi" w:hAnsiTheme="majorBidi" w:cstheme="majorBidi"/>
            <w:color w:val="000000" w:themeColor="text1"/>
            <w:lang w:val="en-GB"/>
          </w:rPr>
          <w:delText xml:space="preserve">individuals </w:delText>
        </w:r>
      </w:del>
      <w:ins w:id="9066" w:author="Jane Shaw" w:date="2015-10-23T20:14:00Z">
        <w:r w:rsidR="00573BAC">
          <w:rPr>
            <w:rFonts w:asciiTheme="majorBidi" w:hAnsiTheme="majorBidi" w:cstheme="majorBidi"/>
            <w:color w:val="000000" w:themeColor="text1"/>
            <w:lang w:val="en-GB"/>
          </w:rPr>
          <w:t>people</w:t>
        </w:r>
        <w:r w:rsidR="00573BAC"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while they travel.</w:t>
      </w:r>
    </w:p>
    <w:p w14:paraId="1512F585" w14:textId="77777777" w:rsidR="004F65E4" w:rsidRPr="00F31509" w:rsidRDefault="004F65E4" w:rsidP="006F3003">
      <w:pPr>
        <w:pStyle w:val="Titolo3"/>
        <w:rPr>
          <w:rFonts w:asciiTheme="majorBidi" w:hAnsiTheme="majorBidi" w:cstheme="majorBidi"/>
          <w:lang w:val="en-GB"/>
        </w:rPr>
      </w:pPr>
      <w:bookmarkStart w:id="9067" w:name="_Toc421025885"/>
      <w:r w:rsidRPr="00F31509">
        <w:rPr>
          <w:rFonts w:asciiTheme="majorBidi" w:hAnsiTheme="majorBidi" w:cstheme="majorBidi"/>
          <w:lang w:val="en-GB"/>
        </w:rPr>
        <w:t>The proposed methodology</w:t>
      </w:r>
      <w:bookmarkEnd w:id="9067"/>
    </w:p>
    <w:p w14:paraId="1361AB69" w14:textId="23087958"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w:t>
      </w:r>
      <w:del w:id="9068" w:author="Jane Shaw" w:date="2015-11-07T19:46:00Z">
        <w:r w:rsidRPr="00F31509" w:rsidDel="00BB013C">
          <w:rPr>
            <w:rFonts w:asciiTheme="majorBidi" w:hAnsiTheme="majorBidi" w:cstheme="majorBidi"/>
            <w:color w:val="000000" w:themeColor="text1"/>
            <w:lang w:val="en-GB"/>
          </w:rPr>
          <w:delText xml:space="preserve">rather </w:delText>
        </w:r>
      </w:del>
      <w:r w:rsidRPr="00F31509">
        <w:rPr>
          <w:rFonts w:asciiTheme="majorBidi" w:hAnsiTheme="majorBidi" w:cstheme="majorBidi"/>
          <w:color w:val="000000" w:themeColor="text1"/>
          <w:lang w:val="en-GB"/>
        </w:rPr>
        <w:t xml:space="preserve">straightforward, </w:t>
      </w:r>
      <w:del w:id="9069" w:author="Jane Shaw" w:date="2015-11-07T19:46:00Z">
        <w:r w:rsidRPr="00F31509" w:rsidDel="00BB013C">
          <w:rPr>
            <w:rFonts w:asciiTheme="majorBidi" w:hAnsiTheme="majorBidi" w:cstheme="majorBidi"/>
            <w:color w:val="000000" w:themeColor="text1"/>
            <w:lang w:val="en-GB"/>
          </w:rPr>
          <w:delText xml:space="preserve">but </w:delText>
        </w:r>
      </w:del>
      <w:del w:id="9070" w:author="Jane Shaw" w:date="2015-10-23T20:14:00Z">
        <w:r w:rsidRPr="00F31509" w:rsidDel="00573BAC">
          <w:rPr>
            <w:rFonts w:asciiTheme="majorBidi" w:hAnsiTheme="majorBidi" w:cstheme="majorBidi"/>
            <w:color w:val="000000" w:themeColor="text1"/>
            <w:lang w:val="en-GB"/>
          </w:rPr>
          <w:delText xml:space="preserve">could and </w:delText>
        </w:r>
      </w:del>
      <w:del w:id="9071" w:author="Jane Shaw" w:date="2015-11-07T19:46:00Z">
        <w:r w:rsidRPr="00F31509" w:rsidDel="00BB013C">
          <w:rPr>
            <w:rFonts w:asciiTheme="majorBidi" w:hAnsiTheme="majorBidi" w:cstheme="majorBidi"/>
            <w:color w:val="000000" w:themeColor="text1"/>
            <w:lang w:val="en-GB"/>
          </w:rPr>
          <w:delText xml:space="preserve">should </w:delText>
        </w:r>
      </w:del>
      <w:ins w:id="9072" w:author="Jane Shaw" w:date="2015-11-07T19:46:00Z">
        <w:r w:rsidR="00BB013C">
          <w:rPr>
            <w:rFonts w:asciiTheme="majorBidi" w:hAnsiTheme="majorBidi" w:cstheme="majorBidi"/>
            <w:color w:val="000000" w:themeColor="text1"/>
            <w:lang w:val="en-GB"/>
          </w:rPr>
          <w:t xml:space="preserve">and will </w:t>
        </w:r>
      </w:ins>
      <w:r w:rsidRPr="00F31509">
        <w:rPr>
          <w:rFonts w:asciiTheme="majorBidi" w:hAnsiTheme="majorBidi" w:cstheme="majorBidi"/>
          <w:color w:val="000000" w:themeColor="text1"/>
          <w:lang w:val="en-GB"/>
        </w:rPr>
        <w:t xml:space="preserve">be refined </w:t>
      </w:r>
      <w:del w:id="9073" w:author="Jane Shaw" w:date="2015-10-23T20:14:00Z">
        <w:r w:rsidRPr="00F31509" w:rsidDel="00573BAC">
          <w:rPr>
            <w:rFonts w:asciiTheme="majorBidi" w:hAnsiTheme="majorBidi" w:cstheme="majorBidi"/>
            <w:color w:val="000000" w:themeColor="text1"/>
            <w:lang w:val="en-GB"/>
          </w:rPr>
          <w:delText xml:space="preserve">with </w:delText>
        </w:r>
      </w:del>
      <w:ins w:id="9074" w:author="Jane Shaw" w:date="2015-10-23T20:14:00Z">
        <w:r w:rsidR="00573BAC">
          <w:rPr>
            <w:rFonts w:asciiTheme="majorBidi" w:hAnsiTheme="majorBidi" w:cstheme="majorBidi"/>
            <w:color w:val="000000" w:themeColor="text1"/>
            <w:lang w:val="en-GB"/>
          </w:rPr>
          <w:t xml:space="preserve">as </w:t>
        </w:r>
      </w:ins>
      <w:r w:rsidRPr="00F31509">
        <w:rPr>
          <w:rFonts w:asciiTheme="majorBidi" w:hAnsiTheme="majorBidi" w:cstheme="majorBidi"/>
          <w:color w:val="000000" w:themeColor="text1"/>
          <w:lang w:val="en-GB"/>
        </w:rPr>
        <w:t xml:space="preserve">more and better information </w:t>
      </w:r>
      <w:ins w:id="9075" w:author="Jane Shaw" w:date="2015-10-23T20:14:00Z">
        <w:r w:rsidR="00573BAC">
          <w:rPr>
            <w:rFonts w:asciiTheme="majorBidi" w:hAnsiTheme="majorBidi" w:cstheme="majorBidi"/>
            <w:color w:val="000000" w:themeColor="text1"/>
            <w:lang w:val="en-GB"/>
          </w:rPr>
          <w:t xml:space="preserve">becomes </w:t>
        </w:r>
      </w:ins>
      <w:r w:rsidRPr="00F31509">
        <w:rPr>
          <w:rFonts w:asciiTheme="majorBidi" w:hAnsiTheme="majorBidi" w:cstheme="majorBidi"/>
          <w:color w:val="000000" w:themeColor="text1"/>
          <w:lang w:val="en-GB"/>
        </w:rPr>
        <w:t xml:space="preserve">available at </w:t>
      </w:r>
      <w:ins w:id="9076" w:author="Jane Shaw" w:date="2015-10-23T20:14:00Z">
        <w:r w:rsidR="00573BAC">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country level. The </w:t>
      </w:r>
      <w:del w:id="9077" w:author="Jane Shaw" w:date="2015-10-23T20:14:00Z">
        <w:r w:rsidRPr="00F31509" w:rsidDel="00573BAC">
          <w:rPr>
            <w:rFonts w:asciiTheme="majorBidi" w:hAnsiTheme="majorBidi" w:cstheme="majorBidi"/>
            <w:color w:val="000000" w:themeColor="text1"/>
            <w:lang w:val="en-GB"/>
          </w:rPr>
          <w:delText xml:space="preserve">FAO </w:delText>
        </w:r>
      </w:del>
      <w:r w:rsidRPr="00F31509">
        <w:rPr>
          <w:rFonts w:asciiTheme="majorBidi" w:hAnsiTheme="majorBidi" w:cstheme="majorBidi"/>
          <w:color w:val="000000" w:themeColor="text1"/>
          <w:lang w:val="en-GB"/>
        </w:rPr>
        <w:t>methodology is based on the number of day visitors</w:t>
      </w:r>
      <w:del w:id="9078" w:author="Jane Shaw" w:date="2015-10-23T20:14: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9079" w:author="Jane Shaw" w:date="2015-10-23T20:15:00Z">
        <w:r w:rsidR="00573BAC">
          <w:rPr>
            <w:rFonts w:asciiTheme="majorBidi" w:hAnsiTheme="majorBidi" w:cstheme="majorBidi"/>
            <w:color w:val="000000" w:themeColor="text1"/>
            <w:lang w:val="en-GB"/>
          </w:rPr>
          <w:t>(</w:t>
        </w:r>
      </w:ins>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ins w:id="9080" w:author="Jane Shaw" w:date="2015-10-23T20:15:00Z">
        <w:r w:rsidR="00573BAC">
          <w:rPr>
            <w:rFonts w:asciiTheme="majorBidi" w:hAnsiTheme="majorBidi" w:cstheme="majorBidi"/>
            <w:color w:val="000000" w:themeColor="text1"/>
            <w:lang w:val="en-GB"/>
          </w:rPr>
          <w:t>)</w:t>
        </w:r>
      </w:ins>
      <w:del w:id="9081" w:author="Jane Shaw" w:date="2015-10-23T20:15: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and overnight visitors</w:t>
      </w:r>
      <w:del w:id="9082" w:author="Jane Shaw" w:date="2015-10-23T20:15: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9083" w:author="Jane Shaw" w:date="2015-10-23T20:15:00Z">
        <w:r w:rsidR="00573BAC">
          <w:rPr>
            <w:rFonts w:asciiTheme="majorBidi" w:hAnsiTheme="majorBidi" w:cstheme="majorBidi"/>
            <w:color w:val="000000" w:themeColor="text1"/>
            <w:lang w:val="en-GB"/>
          </w:rPr>
          <w:t>(</w:t>
        </w:r>
      </w:ins>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ins w:id="9084" w:author="Jane Shaw" w:date="2015-10-23T20:15:00Z">
        <w:r w:rsidR="00573BAC">
          <w:rPr>
            <w:rFonts w:asciiTheme="majorBidi" w:hAnsiTheme="majorBidi" w:cstheme="majorBidi"/>
            <w:color w:val="000000" w:themeColor="text1"/>
            <w:lang w:val="en-GB"/>
          </w:rPr>
          <w:t>)</w:t>
        </w:r>
      </w:ins>
      <w:del w:id="9085" w:author="Jane Shaw" w:date="2015-10-23T20:15: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9086" w:author="Jane Shaw" w:date="2015-10-23T20:15:00Z">
        <w:r w:rsidRPr="00F31509" w:rsidDel="00573BAC">
          <w:rPr>
            <w:rFonts w:asciiTheme="majorBidi" w:hAnsiTheme="majorBidi" w:cstheme="majorBidi"/>
            <w:color w:val="000000" w:themeColor="text1"/>
            <w:lang w:val="en-GB"/>
          </w:rPr>
          <w:delText xml:space="preserve">to </w:delText>
        </w:r>
      </w:del>
      <w:ins w:id="9087" w:author="Jane Shaw" w:date="2015-10-23T20:15:00Z">
        <w:r w:rsidR="00573BAC">
          <w:rPr>
            <w:rFonts w:asciiTheme="majorBidi" w:hAnsiTheme="majorBidi" w:cstheme="majorBidi"/>
            <w:color w:val="000000" w:themeColor="text1"/>
            <w:lang w:val="en-GB"/>
          </w:rPr>
          <w:t>in</w:t>
        </w:r>
        <w:r w:rsidR="00573BAC"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and </w:t>
      </w:r>
      <w:del w:id="9088" w:author="Jane Shaw" w:date="2015-10-23T20:15:00Z">
        <w:r w:rsidRPr="00F31509" w:rsidDel="00573BAC">
          <w:rPr>
            <w:rFonts w:asciiTheme="majorBidi" w:hAnsiTheme="majorBidi" w:cstheme="majorBidi"/>
            <w:color w:val="000000" w:themeColor="text1"/>
            <w:lang w:val="en-GB"/>
          </w:rPr>
          <w:delText xml:space="preserve">from </w:delText>
        </w:r>
      </w:del>
      <w:ins w:id="9089" w:author="Jane Shaw" w:date="2015-10-23T20:15:00Z">
        <w:r w:rsidR="00573BAC">
          <w:rPr>
            <w:rFonts w:asciiTheme="majorBidi" w:hAnsiTheme="majorBidi" w:cstheme="majorBidi"/>
            <w:color w:val="000000" w:themeColor="text1"/>
            <w:lang w:val="en-GB"/>
          </w:rPr>
          <w:t xml:space="preserve">out of </w:t>
        </w:r>
      </w:ins>
      <w:r w:rsidRPr="00F31509">
        <w:rPr>
          <w:rFonts w:asciiTheme="majorBidi" w:hAnsiTheme="majorBidi" w:cstheme="majorBidi"/>
          <w:color w:val="000000" w:themeColor="text1"/>
          <w:lang w:val="en-GB"/>
        </w:rPr>
        <w:t xml:space="preserve">each country, and </w:t>
      </w:r>
      <w:ins w:id="9090" w:author="Jane Shaw" w:date="2015-10-23T20:15:00Z">
        <w:r w:rsidR="00573BAC">
          <w:rPr>
            <w:rFonts w:asciiTheme="majorBidi" w:hAnsiTheme="majorBidi" w:cstheme="majorBidi"/>
            <w:color w:val="000000" w:themeColor="text1"/>
            <w:lang w:val="en-GB"/>
          </w:rPr>
          <w:t xml:space="preserve">on </w:t>
        </w:r>
      </w:ins>
      <w:r w:rsidRPr="00F31509">
        <w:rPr>
          <w:rFonts w:asciiTheme="majorBidi" w:hAnsiTheme="majorBidi" w:cstheme="majorBidi"/>
          <w:color w:val="000000" w:themeColor="text1"/>
          <w:lang w:val="en-GB"/>
        </w:rPr>
        <w:t>information on the average number of nights stayed within each country</w:t>
      </w:r>
      <w:del w:id="9091" w:author="Jane Shaw" w:date="2015-10-23T20:16: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9092" w:author="Jane Shaw" w:date="2015-10-23T20:16:00Z">
        <w:r w:rsidR="00573BAC">
          <w:rPr>
            <w:rFonts w:asciiTheme="majorBidi" w:hAnsiTheme="majorBidi" w:cstheme="majorBidi"/>
            <w:color w:val="000000" w:themeColor="text1"/>
            <w:lang w:val="en-GB"/>
          </w:rPr>
          <w:t>(</w:t>
        </w:r>
      </w:ins>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w:ins w:id="9093" w:author="Jane Shaw" w:date="2015-10-23T20:16:00Z">
              <m:r>
                <w:rPr>
                  <w:rFonts w:ascii="Cambria Math" w:hAnsi="Cambria Math" w:cstheme="majorBidi"/>
                  <w:color w:val="000000" w:themeColor="text1"/>
                  <w:lang w:val="en-GB"/>
                </w:rPr>
                <m:t>)</m:t>
              </m:r>
            </w:ins>
          </m:e>
        </m:acc>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ins w:id="9094" w:author="Jane Shaw" w:date="2015-10-23T20:16:00Z">
        <w:r w:rsidR="00573BAC">
          <w:rPr>
            <w:rFonts w:asciiTheme="majorBidi" w:hAnsiTheme="majorBidi" w:cstheme="majorBidi"/>
            <w:color w:val="000000" w:themeColor="text1"/>
            <w:lang w:val="en-GB"/>
          </w:rPr>
          <w:t xml:space="preserve">With this information, </w:t>
        </w:r>
      </w:ins>
      <w:r w:rsidR="00573BAC"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first step</w:t>
      </w:r>
      <w:del w:id="9095" w:author="Jane Shaw" w:date="2015-10-23T20:16:00Z">
        <w:r w:rsidRPr="00F31509" w:rsidDel="00573BAC">
          <w:rPr>
            <w:rFonts w:asciiTheme="majorBidi" w:hAnsiTheme="majorBidi" w:cstheme="majorBidi"/>
            <w:color w:val="000000" w:themeColor="text1"/>
            <w:lang w:val="en-GB"/>
          </w:rPr>
          <w:delText>, then,</w:delText>
        </w:r>
      </w:del>
      <w:r w:rsidRPr="00F31509">
        <w:rPr>
          <w:rFonts w:asciiTheme="majorBidi" w:hAnsiTheme="majorBidi" w:cstheme="majorBidi"/>
          <w:color w:val="000000" w:themeColor="text1"/>
          <w:lang w:val="en-GB"/>
        </w:rPr>
        <w:t xml:space="preserve"> is to compute the total number of </w:t>
      </w:r>
      <w:ins w:id="9096" w:author="Jane Shaw" w:date="2015-10-23T20:16:00Z">
        <w:r w:rsidR="00573BAC">
          <w:rPr>
            <w:rFonts w:asciiTheme="majorBidi" w:hAnsiTheme="majorBidi" w:cstheme="majorBidi"/>
            <w:color w:val="000000" w:themeColor="text1"/>
            <w:lang w:val="en-GB"/>
          </w:rPr>
          <w:t>“</w:t>
        </w:r>
      </w:ins>
      <w:del w:id="9097" w:author="Jane Shaw" w:date="2015-10-23T20:16: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tourist days</w:t>
      </w:r>
      <w:ins w:id="9098" w:author="Jane Shaw" w:date="2015-10-23T20:16:00Z">
        <w:r w:rsidR="00573BAC">
          <w:rPr>
            <w:rFonts w:asciiTheme="majorBidi" w:hAnsiTheme="majorBidi" w:cstheme="majorBidi"/>
            <w:color w:val="000000" w:themeColor="text1"/>
            <w:lang w:val="en-GB"/>
          </w:rPr>
          <w:t>”</w:t>
        </w:r>
      </w:ins>
      <w:del w:id="9099" w:author="Jane Shaw" w:date="2015-10-23T20:16: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ins w:id="9100" w:author="Jane Shaw" w:date="2015-10-23T20:16:00Z">
        <w:r w:rsidR="00573BAC">
          <w:rPr>
            <w:rFonts w:asciiTheme="majorBidi" w:hAnsiTheme="majorBidi" w:cstheme="majorBidi"/>
            <w:color w:val="000000" w:themeColor="text1"/>
            <w:lang w:val="en-GB"/>
          </w:rPr>
          <w:t>(</w:t>
        </w:r>
      </w:ins>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ins w:id="9101" w:author="Jane Shaw" w:date="2015-10-23T20:16:00Z">
        <w:r w:rsidR="00573BAC">
          <w:rPr>
            <w:rFonts w:asciiTheme="majorBidi" w:hAnsiTheme="majorBidi" w:cstheme="majorBidi"/>
            <w:color w:val="000000" w:themeColor="text1"/>
            <w:lang w:val="en-GB"/>
          </w:rPr>
          <w:t>)</w:t>
        </w:r>
      </w:ins>
      <w:del w:id="9102" w:author="Jane Shaw" w:date="2015-10-23T20:16:00Z">
        <w:r w:rsidRPr="00F31509" w:rsidDel="00573BAC">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9103" w:author="Jane Shaw" w:date="2015-10-23T20:16:00Z">
        <w:r w:rsidRPr="00F31509" w:rsidDel="00573BAC">
          <w:rPr>
            <w:rFonts w:asciiTheme="majorBidi" w:hAnsiTheme="majorBidi" w:cstheme="majorBidi"/>
            <w:color w:val="000000" w:themeColor="text1"/>
            <w:lang w:val="en-GB"/>
          </w:rPr>
          <w:delText xml:space="preserve">from </w:delText>
        </w:r>
      </w:del>
      <w:ins w:id="9104" w:author="Jane Shaw" w:date="2015-10-23T20:16:00Z">
        <w:r w:rsidR="00573BAC">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 xml:space="preserve">and </w:t>
      </w:r>
      <w:del w:id="9105" w:author="Jane Shaw" w:date="2015-10-23T20:17:00Z">
        <w:r w:rsidRPr="00F31509" w:rsidDel="00573BAC">
          <w:rPr>
            <w:rFonts w:asciiTheme="majorBidi" w:hAnsiTheme="majorBidi" w:cstheme="majorBidi"/>
            <w:color w:val="000000" w:themeColor="text1"/>
            <w:lang w:val="en-GB"/>
          </w:rPr>
          <w:delText xml:space="preserve">to </w:delText>
        </w:r>
      </w:del>
      <w:ins w:id="9106" w:author="Jane Shaw" w:date="2015-10-23T20:17:00Z">
        <w:r w:rsidR="00573BAC">
          <w:rPr>
            <w:rFonts w:asciiTheme="majorBidi" w:hAnsiTheme="majorBidi" w:cstheme="majorBidi"/>
            <w:color w:val="000000" w:themeColor="text1"/>
            <w:lang w:val="en-GB"/>
          </w:rPr>
          <w:t xml:space="preserve">out of </w:t>
        </w:r>
      </w:ins>
      <w:r w:rsidRPr="00F31509">
        <w:rPr>
          <w:rFonts w:asciiTheme="majorBidi" w:hAnsiTheme="majorBidi" w:cstheme="majorBidi"/>
          <w:color w:val="000000" w:themeColor="text1"/>
          <w:lang w:val="en-GB"/>
        </w:rPr>
        <w:t xml:space="preserve">each country by adding the day visitor counts </w:t>
      </w:r>
      <w:del w:id="9107" w:author="Jane Shaw" w:date="2015-10-23T20:17:00Z">
        <w:r w:rsidRPr="00F31509" w:rsidDel="00573BAC">
          <w:rPr>
            <w:rFonts w:asciiTheme="majorBidi" w:hAnsiTheme="majorBidi" w:cstheme="majorBidi"/>
            <w:color w:val="000000" w:themeColor="text1"/>
            <w:lang w:val="en-GB"/>
          </w:rPr>
          <w:delText xml:space="preserve">with </w:delText>
        </w:r>
      </w:del>
      <w:ins w:id="9108" w:author="Jane Shaw" w:date="2015-10-23T20:17:00Z">
        <w:r w:rsidR="00573BAC">
          <w:rPr>
            <w:rFonts w:asciiTheme="majorBidi" w:hAnsiTheme="majorBidi" w:cstheme="majorBidi"/>
            <w:color w:val="000000" w:themeColor="text1"/>
            <w:lang w:val="en-GB"/>
          </w:rPr>
          <w:t xml:space="preserve">to </w:t>
        </w:r>
      </w:ins>
      <w:r w:rsidRPr="00F31509">
        <w:rPr>
          <w:rFonts w:asciiTheme="majorBidi" w:hAnsiTheme="majorBidi" w:cstheme="majorBidi"/>
          <w:color w:val="000000" w:themeColor="text1"/>
          <w:lang w:val="en-GB"/>
        </w:rPr>
        <w:t>the product of the overnight visitor counts and the average nights per visitor:</w:t>
      </w:r>
    </w:p>
    <w:p w14:paraId="24F9A88C" w14:textId="140CFF0D" w:rsidR="004F65E4" w:rsidRPr="00F31509" w:rsidRDefault="00D13E0A" w:rsidP="004F65E4">
      <w:pPr>
        <w:pStyle w:val="Didascalia"/>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w:rPr>
                <w:rFonts w:ascii="Cambria Math" w:hAnsi="Cambria Math" w:cstheme="majorBidi"/>
                <w:color w:val="000000" w:themeColor="text1"/>
                <w:lang w:val="en-GB"/>
              </w:rPr>
              <m:t>D</m:t>
            </m:r>
          </m:e>
        </m:acc>
      </m:oMath>
      <w:r w:rsidR="008568EC">
        <w:rPr>
          <w:rFonts w:asciiTheme="majorBidi" w:eastAsia="Times New Roman" w:hAnsiTheme="majorBidi" w:cstheme="majorBidi"/>
          <w:color w:val="000000" w:themeColor="text1"/>
          <w:lang w:val="en-GB"/>
        </w:rPr>
        <w:t xml:space="preserve"> </w:t>
      </w:r>
      <w:r w:rsidR="004F65E4" w:rsidRPr="00BB013C">
        <w:rPr>
          <w:rFonts w:asciiTheme="majorBidi" w:eastAsia="Times New Roman" w:hAnsiTheme="majorBidi" w:cstheme="majorBidi"/>
          <w:i w:val="0"/>
          <w:color w:val="000000" w:themeColor="text1"/>
          <w:lang w:val="en-GB"/>
          <w:rPrChange w:id="9109" w:author="Jane Shaw" w:date="2015-11-07T19:46:00Z">
            <w:rPr>
              <w:rFonts w:asciiTheme="majorBidi" w:eastAsia="Times New Roman" w:hAnsiTheme="majorBidi" w:cstheme="majorBidi"/>
              <w:color w:val="000000" w:themeColor="text1"/>
              <w:lang w:val="en-GB"/>
            </w:rPr>
          </w:rPrChange>
        </w:rPr>
        <w:t>(</w:t>
      </w:r>
      <w:r w:rsidR="00573BAC" w:rsidRPr="00BB013C">
        <w:rPr>
          <w:rFonts w:asciiTheme="majorBidi" w:eastAsia="Times New Roman" w:hAnsiTheme="majorBidi" w:cstheme="majorBidi"/>
          <w:i w:val="0"/>
          <w:color w:val="000000" w:themeColor="text1"/>
          <w:lang w:val="en-GB"/>
          <w:rPrChange w:id="9110" w:author="Jane Shaw" w:date="2015-11-07T19:46:00Z">
            <w:rPr>
              <w:rFonts w:asciiTheme="majorBidi" w:eastAsia="Times New Roman" w:hAnsiTheme="majorBidi" w:cstheme="majorBidi"/>
              <w:color w:val="000000" w:themeColor="text1"/>
              <w:lang w:val="en-GB"/>
            </w:rPr>
          </w:rPrChange>
        </w:rPr>
        <w:t xml:space="preserve">equation </w:t>
      </w:r>
      <w:r w:rsidR="003D789C" w:rsidRPr="00BB013C">
        <w:rPr>
          <w:rFonts w:asciiTheme="majorBidi" w:hAnsiTheme="majorBidi" w:cstheme="majorBidi"/>
          <w:i w:val="0"/>
          <w:lang w:val="en-GB"/>
          <w:rPrChange w:id="9111" w:author="Jane Shaw" w:date="2015-11-07T19:46:00Z">
            <w:rPr>
              <w:rFonts w:asciiTheme="majorBidi" w:hAnsiTheme="majorBidi" w:cstheme="majorBidi"/>
              <w:lang w:val="en-GB"/>
            </w:rPr>
          </w:rPrChange>
        </w:rPr>
        <w:fldChar w:fldCharType="begin"/>
      </w:r>
      <w:r w:rsidR="004F65E4" w:rsidRPr="00BB013C">
        <w:rPr>
          <w:rFonts w:asciiTheme="majorBidi" w:hAnsiTheme="majorBidi" w:cstheme="majorBidi"/>
          <w:i w:val="0"/>
          <w:color w:val="000000" w:themeColor="text1"/>
          <w:lang w:val="en-GB"/>
          <w:rPrChange w:id="9112" w:author="Jane Shaw" w:date="2015-11-07T19:46:00Z">
            <w:rPr>
              <w:rFonts w:asciiTheme="majorBidi" w:hAnsiTheme="majorBidi" w:cstheme="majorBidi"/>
              <w:color w:val="000000" w:themeColor="text1"/>
              <w:lang w:val="en-GB"/>
            </w:rPr>
          </w:rPrChange>
        </w:rPr>
        <w:instrText xml:space="preserve"> SEQ Equation \* ARABIC </w:instrText>
      </w:r>
      <w:r w:rsidR="003D789C" w:rsidRPr="00BB013C">
        <w:rPr>
          <w:rFonts w:asciiTheme="majorBidi" w:hAnsiTheme="majorBidi" w:cstheme="majorBidi"/>
          <w:b/>
          <w:bCs/>
          <w:i w:val="0"/>
          <w:color w:val="000000" w:themeColor="text1"/>
          <w:lang w:val="en-GB"/>
          <w:rPrChange w:id="9113" w:author="Jane Shaw" w:date="2015-11-07T19:46:00Z">
            <w:rPr>
              <w:rFonts w:asciiTheme="majorBidi" w:hAnsiTheme="majorBidi" w:cstheme="majorBidi"/>
              <w:b/>
              <w:bCs/>
              <w:color w:val="000000" w:themeColor="text1"/>
              <w:lang w:val="en-GB"/>
            </w:rPr>
          </w:rPrChange>
        </w:rPr>
        <w:fldChar w:fldCharType="separate"/>
      </w:r>
      <w:r w:rsidR="00311179" w:rsidRPr="00BB013C">
        <w:rPr>
          <w:rFonts w:asciiTheme="majorBidi" w:hAnsiTheme="majorBidi" w:cstheme="majorBidi"/>
          <w:i w:val="0"/>
          <w:noProof/>
          <w:color w:val="000000" w:themeColor="text1"/>
          <w:lang w:val="en-GB"/>
          <w:rPrChange w:id="9114" w:author="Jane Shaw" w:date="2015-11-07T19:46:00Z">
            <w:rPr>
              <w:rFonts w:asciiTheme="majorBidi" w:hAnsiTheme="majorBidi" w:cstheme="majorBidi"/>
              <w:noProof/>
              <w:color w:val="000000" w:themeColor="text1"/>
              <w:lang w:val="en-GB"/>
            </w:rPr>
          </w:rPrChange>
        </w:rPr>
        <w:t>23</w:t>
      </w:r>
      <w:r w:rsidR="003D789C" w:rsidRPr="00BB013C">
        <w:rPr>
          <w:rFonts w:asciiTheme="majorBidi" w:hAnsiTheme="majorBidi" w:cstheme="majorBidi"/>
          <w:i w:val="0"/>
          <w:lang w:val="en-GB"/>
          <w:rPrChange w:id="9115" w:author="Jane Shaw" w:date="2015-11-07T19:46:00Z">
            <w:rPr>
              <w:rFonts w:asciiTheme="majorBidi" w:hAnsiTheme="majorBidi" w:cstheme="majorBidi"/>
              <w:lang w:val="en-GB"/>
            </w:rPr>
          </w:rPrChange>
        </w:rPr>
        <w:fldChar w:fldCharType="end"/>
      </w:r>
      <w:r w:rsidR="004F65E4" w:rsidRPr="00BB013C">
        <w:rPr>
          <w:rFonts w:asciiTheme="majorBidi" w:eastAsia="Times New Roman" w:hAnsiTheme="majorBidi" w:cstheme="majorBidi"/>
          <w:i w:val="0"/>
          <w:color w:val="000000" w:themeColor="text1"/>
          <w:lang w:val="en-GB"/>
          <w:rPrChange w:id="9116" w:author="Jane Shaw" w:date="2015-11-07T19:46:00Z">
            <w:rPr>
              <w:rFonts w:asciiTheme="majorBidi" w:eastAsia="Times New Roman" w:hAnsiTheme="majorBidi" w:cstheme="majorBidi"/>
              <w:color w:val="000000" w:themeColor="text1"/>
              <w:lang w:val="en-GB"/>
            </w:rPr>
          </w:rPrChange>
        </w:rPr>
        <w:t>)</w:t>
      </w:r>
    </w:p>
    <w:p w14:paraId="18C3CEB1" w14:textId="7D22BA7C"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the absence of better information, </w:t>
      </w:r>
      <w:del w:id="9117" w:author="Jane Shaw" w:date="2015-10-23T20:18:00Z">
        <w:r w:rsidRPr="00F31509" w:rsidDel="00573BAC">
          <w:rPr>
            <w:rFonts w:asciiTheme="majorBidi" w:hAnsiTheme="majorBidi" w:cstheme="majorBidi"/>
            <w:color w:val="000000" w:themeColor="text1"/>
            <w:lang w:val="en-GB"/>
          </w:rPr>
          <w:delText xml:space="preserve">we make the </w:delText>
        </w:r>
      </w:del>
      <w:ins w:id="9118" w:author="Jane Shaw" w:date="2015-10-23T20:18:00Z">
        <w:r w:rsidR="00573BAC">
          <w:rPr>
            <w:rFonts w:asciiTheme="majorBidi" w:hAnsiTheme="majorBidi" w:cstheme="majorBidi"/>
            <w:color w:val="000000" w:themeColor="text1"/>
            <w:lang w:val="en-GB"/>
          </w:rPr>
          <w:t xml:space="preserve">it is </w:t>
        </w:r>
      </w:ins>
      <w:r w:rsidRPr="00F31509">
        <w:rPr>
          <w:rFonts w:asciiTheme="majorBidi" w:hAnsiTheme="majorBidi" w:cstheme="majorBidi"/>
          <w:color w:val="000000" w:themeColor="text1"/>
          <w:lang w:val="en-GB"/>
        </w:rPr>
        <w:t>assum</w:t>
      </w:r>
      <w:ins w:id="9119" w:author="Jane Shaw" w:date="2015-10-23T20:18:00Z">
        <w:r w:rsidR="00573BAC">
          <w:rPr>
            <w:rFonts w:asciiTheme="majorBidi" w:hAnsiTheme="majorBidi" w:cstheme="majorBidi"/>
            <w:color w:val="000000" w:themeColor="text1"/>
            <w:lang w:val="en-GB"/>
          </w:rPr>
          <w:t>ed</w:t>
        </w:r>
      </w:ins>
      <w:del w:id="9120" w:author="Jane Shaw" w:date="2015-10-23T20:18:00Z">
        <w:r w:rsidRPr="00F31509" w:rsidDel="00573BAC">
          <w:rPr>
            <w:rFonts w:asciiTheme="majorBidi" w:hAnsiTheme="majorBidi" w:cstheme="majorBidi"/>
            <w:color w:val="000000" w:themeColor="text1"/>
            <w:lang w:val="en-GB"/>
          </w:rPr>
          <w:delText>ption</w:delText>
        </w:r>
      </w:del>
      <w:r w:rsidRPr="00F31509">
        <w:rPr>
          <w:rFonts w:asciiTheme="majorBidi" w:hAnsiTheme="majorBidi" w:cstheme="majorBidi"/>
          <w:color w:val="000000" w:themeColor="text1"/>
          <w:lang w:val="en-GB"/>
        </w:rPr>
        <w:t xml:space="preserve"> that tourists follow the same consumption patterns abroad as they do at home, </w:t>
      </w:r>
      <w:del w:id="9121" w:author="Jane Shaw" w:date="2015-10-23T20:18:00Z">
        <w:r w:rsidRPr="00F31509" w:rsidDel="00573BAC">
          <w:rPr>
            <w:rFonts w:asciiTheme="majorBidi" w:hAnsiTheme="majorBidi" w:cstheme="majorBidi"/>
            <w:color w:val="000000" w:themeColor="text1"/>
            <w:lang w:val="en-GB"/>
          </w:rPr>
          <w:delText xml:space="preserve">both </w:delText>
        </w:r>
      </w:del>
      <w:r w:rsidRPr="00F31509">
        <w:rPr>
          <w:rFonts w:asciiTheme="majorBidi" w:hAnsiTheme="majorBidi" w:cstheme="majorBidi"/>
          <w:color w:val="000000" w:themeColor="text1"/>
          <w:lang w:val="en-GB"/>
        </w:rPr>
        <w:t xml:space="preserve">in terms of </w:t>
      </w:r>
      <w:ins w:id="9122" w:author="Jane Shaw" w:date="2015-10-23T20:18:00Z">
        <w:r w:rsidR="00573BAC" w:rsidRPr="00F31509">
          <w:rPr>
            <w:rFonts w:asciiTheme="majorBidi" w:hAnsiTheme="majorBidi" w:cstheme="majorBidi"/>
            <w:color w:val="000000" w:themeColor="text1"/>
            <w:lang w:val="en-GB"/>
          </w:rPr>
          <w:t xml:space="preserve">both </w:t>
        </w:r>
      </w:ins>
      <w:r w:rsidRPr="00F31509">
        <w:rPr>
          <w:rFonts w:asciiTheme="majorBidi" w:hAnsiTheme="majorBidi" w:cstheme="majorBidi"/>
          <w:color w:val="000000" w:themeColor="text1"/>
          <w:lang w:val="en-GB"/>
        </w:rPr>
        <w:t>quantity and preference.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w:t>
      </w:r>
      <w:del w:id="9123" w:author="Jane Shaw" w:date="2015-10-23T20:18:00Z">
        <w:r w:rsidRPr="00F31509" w:rsidDel="00573BAC">
          <w:rPr>
            <w:rFonts w:asciiTheme="majorBidi" w:hAnsiTheme="majorBidi" w:cstheme="majorBidi"/>
            <w:color w:val="000000" w:themeColor="text1"/>
            <w:lang w:val="en-GB"/>
          </w:rPr>
          <w:delText xml:space="preserve">we multiply </w:delText>
        </w:r>
      </w:del>
      <w:r w:rsidRPr="00F31509">
        <w:rPr>
          <w:rFonts w:asciiTheme="majorBidi" w:hAnsiTheme="majorBidi" w:cstheme="majorBidi"/>
          <w:color w:val="000000" w:themeColor="text1"/>
          <w:lang w:val="en-GB"/>
        </w:rPr>
        <w:t xml:space="preserve">the total number of tourist days </w:t>
      </w:r>
      <w:ins w:id="9124" w:author="Jane Shaw" w:date="2015-10-23T20:18:00Z">
        <w:r w:rsidR="00573BAC">
          <w:rPr>
            <w:rFonts w:asciiTheme="majorBidi" w:hAnsiTheme="majorBidi" w:cstheme="majorBidi"/>
            <w:color w:val="000000" w:themeColor="text1"/>
            <w:lang w:val="en-GB"/>
          </w:rPr>
          <w:t xml:space="preserve">is multiplied </w:t>
        </w:r>
      </w:ins>
      <w:r w:rsidRPr="00F31509">
        <w:rPr>
          <w:rFonts w:asciiTheme="majorBidi" w:hAnsiTheme="majorBidi" w:cstheme="majorBidi"/>
          <w:color w:val="000000" w:themeColor="text1"/>
          <w:lang w:val="en-GB"/>
        </w:rPr>
        <w:t>by the average daily consumption within the country of origin</w:t>
      </w:r>
      <w:ins w:id="9125" w:author="Jane Shaw" w:date="2015-11-07T19:46:00Z">
        <w:r w:rsidR="00BB013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w:t>
      </w:r>
      <w:del w:id="9126" w:author="Jane Shaw" w:date="2015-10-23T20:18:00Z">
        <w:r w:rsidRPr="00F31509" w:rsidDel="00573BAC">
          <w:rPr>
            <w:rFonts w:asciiTheme="majorBidi" w:hAnsiTheme="majorBidi" w:cstheme="majorBidi"/>
            <w:color w:val="000000" w:themeColor="text1"/>
            <w:lang w:val="en-GB"/>
          </w:rPr>
          <w:delText xml:space="preserve">allocate </w:delText>
        </w:r>
      </w:del>
      <w:r w:rsidRPr="00F31509">
        <w:rPr>
          <w:rFonts w:asciiTheme="majorBidi" w:hAnsiTheme="majorBidi" w:cstheme="majorBidi"/>
          <w:color w:val="000000" w:themeColor="text1"/>
          <w:lang w:val="en-GB"/>
        </w:rPr>
        <w:t xml:space="preserve">this amount </w:t>
      </w:r>
      <w:ins w:id="9127" w:author="Jane Shaw" w:date="2015-10-23T20:18:00Z">
        <w:r w:rsidR="00573BAC">
          <w:rPr>
            <w:rFonts w:asciiTheme="majorBidi" w:hAnsiTheme="majorBidi" w:cstheme="majorBidi"/>
            <w:color w:val="000000" w:themeColor="text1"/>
            <w:lang w:val="en-GB"/>
          </w:rPr>
          <w:t xml:space="preserve">is allocated </w:t>
        </w:r>
      </w:ins>
      <w:r w:rsidRPr="00F31509">
        <w:rPr>
          <w:rFonts w:asciiTheme="majorBidi" w:hAnsiTheme="majorBidi" w:cstheme="majorBidi"/>
          <w:color w:val="000000" w:themeColor="text1"/>
          <w:lang w:val="en-GB"/>
        </w:rPr>
        <w:t>to tourist consumption in the destination country.</w:t>
      </w:r>
      <w:r w:rsidR="008568EC">
        <w:rPr>
          <w:rFonts w:asciiTheme="majorBidi" w:hAnsiTheme="majorBidi" w:cstheme="majorBidi"/>
          <w:color w:val="000000" w:themeColor="text1"/>
          <w:lang w:val="en-GB"/>
        </w:rPr>
        <w:t xml:space="preserve"> </w:t>
      </w:r>
      <w:del w:id="9128" w:author="Jane Shaw" w:date="2015-10-23T20:19:00Z">
        <w:r w:rsidRPr="00F31509" w:rsidDel="00573BAC">
          <w:rPr>
            <w:rFonts w:asciiTheme="majorBidi" w:hAnsiTheme="majorBidi" w:cstheme="majorBidi"/>
            <w:color w:val="000000" w:themeColor="text1"/>
            <w:lang w:val="en-GB"/>
          </w:rPr>
          <w:delText xml:space="preserve">Moreover, we deduct </w:delText>
        </w:r>
      </w:del>
      <w:r w:rsidR="00573BAC"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total </w:t>
      </w:r>
      <w:ins w:id="9129" w:author="Jane Shaw" w:date="2015-10-23T20:19:00Z">
        <w:r w:rsidR="00573BAC">
          <w:rPr>
            <w:rFonts w:asciiTheme="majorBidi" w:hAnsiTheme="majorBidi" w:cstheme="majorBidi"/>
            <w:color w:val="000000" w:themeColor="text1"/>
            <w:lang w:val="en-GB"/>
          </w:rPr>
          <w:t xml:space="preserve">is also deducted </w:t>
        </w:r>
      </w:ins>
      <w:r w:rsidRPr="00F31509">
        <w:rPr>
          <w:rFonts w:asciiTheme="majorBidi" w:hAnsiTheme="majorBidi" w:cstheme="majorBidi"/>
          <w:color w:val="000000" w:themeColor="text1"/>
          <w:lang w:val="en-GB"/>
        </w:rPr>
        <w:t>from the food consumption in the country of origin, as the tourist</w:t>
      </w:r>
      <w:ins w:id="9130" w:author="Jane Shaw" w:date="2015-10-23T20:19:00Z">
        <w:r w:rsidR="00573BAC">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will not be at home to consume these calories.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w:t>
      </w:r>
      <w:del w:id="9131" w:author="Jane Shaw" w:date="2015-10-23T20:19:00Z">
        <w:r w:rsidRPr="00F31509" w:rsidDel="00573BAC">
          <w:rPr>
            <w:rFonts w:asciiTheme="majorBidi" w:hAnsiTheme="majorBidi" w:cstheme="majorBidi"/>
            <w:color w:val="000000" w:themeColor="text1"/>
            <w:lang w:val="en-GB"/>
          </w:rPr>
          <w:delText xml:space="preserve">we have </w:delText>
        </w:r>
      </w:del>
      <w:r w:rsidRPr="00F31509">
        <w:rPr>
          <w:rFonts w:asciiTheme="majorBidi" w:hAnsiTheme="majorBidi" w:cstheme="majorBidi"/>
          <w:color w:val="000000" w:themeColor="text1"/>
          <w:lang w:val="en-GB"/>
        </w:rPr>
        <w:t xml:space="preserve">the change in </w:t>
      </w:r>
      <w:ins w:id="9132" w:author="Jane Shaw" w:date="2015-10-23T20:19:00Z">
        <w:r w:rsidR="00573BAC">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amount of food availability for commodity i in country j </w:t>
      </w:r>
      <w:ins w:id="9133" w:author="Jane Shaw" w:date="2015-10-23T20:19:00Z">
        <w:r w:rsidR="00573BAC">
          <w:rPr>
            <w:rFonts w:asciiTheme="majorBidi" w:hAnsiTheme="majorBidi" w:cstheme="majorBidi"/>
            <w:color w:val="000000" w:themeColor="text1"/>
            <w:lang w:val="en-GB"/>
          </w:rPr>
          <w:t>i</w:t>
        </w:r>
      </w:ins>
      <w:del w:id="9134" w:author="Jane Shaw" w:date="2015-10-23T20:19:00Z">
        <w:r w:rsidRPr="00F31509" w:rsidDel="00573BAC">
          <w:rPr>
            <w:rFonts w:asciiTheme="majorBidi" w:hAnsiTheme="majorBidi" w:cstheme="majorBidi"/>
            <w:color w:val="000000" w:themeColor="text1"/>
            <w:lang w:val="en-GB"/>
          </w:rPr>
          <w:delText>a</w:delText>
        </w:r>
      </w:del>
      <w:r w:rsidRPr="00F31509">
        <w:rPr>
          <w:rFonts w:asciiTheme="majorBidi" w:hAnsiTheme="majorBidi" w:cstheme="majorBidi"/>
          <w:color w:val="000000" w:themeColor="text1"/>
          <w:lang w:val="en-GB"/>
        </w:rPr>
        <w:t>s</w:t>
      </w:r>
      <w:ins w:id="9135" w:author="Jane Shaw" w:date="2015-10-23T20:19:00Z">
        <w:r w:rsidR="00573BAC">
          <w:rPr>
            <w:rFonts w:asciiTheme="majorBidi" w:hAnsiTheme="majorBidi" w:cstheme="majorBidi"/>
            <w:color w:val="000000" w:themeColor="text1"/>
            <w:lang w:val="en-GB"/>
          </w:rPr>
          <w:t>:</w:t>
        </w:r>
      </w:ins>
    </w:p>
    <w:p w14:paraId="2ADD08E2" w14:textId="05F3A112" w:rsidR="004F65E4" w:rsidRPr="00BB013C" w:rsidRDefault="00D13E0A" w:rsidP="004F65E4">
      <w:pPr>
        <w:pStyle w:val="Didascalia"/>
        <w:jc w:val="center"/>
        <w:rPr>
          <w:rFonts w:asciiTheme="majorBidi" w:hAnsiTheme="majorBidi" w:cstheme="majorBidi"/>
          <w:i w:val="0"/>
          <w:color w:val="000000" w:themeColor="text1"/>
          <w:lang w:val="en-GB"/>
          <w:rPrChange w:id="9136" w:author="Jane Shaw" w:date="2015-11-07T19:47:00Z">
            <w:rPr>
              <w:rFonts w:asciiTheme="majorBidi" w:hAnsiTheme="majorBidi" w:cstheme="majorBidi"/>
              <w:color w:val="000000" w:themeColor="text1"/>
              <w:lang w:val="en-GB"/>
            </w:rPr>
          </w:rPrChange>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k=1, k≠j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oMath>
      <w:r w:rsidR="008568EC">
        <w:rPr>
          <w:rFonts w:asciiTheme="majorBidi" w:eastAsia="Times New Roman" w:hAnsiTheme="majorBidi" w:cstheme="majorBidi"/>
          <w:color w:val="000000" w:themeColor="text1"/>
          <w:sz w:val="16"/>
          <w:szCs w:val="16"/>
          <w:lang w:val="en-GB"/>
        </w:rPr>
        <w:t xml:space="preserve"> </w:t>
      </w:r>
      <w:r w:rsidR="004F65E4" w:rsidRPr="00BB013C">
        <w:rPr>
          <w:rFonts w:asciiTheme="majorBidi" w:eastAsia="Times New Roman" w:hAnsiTheme="majorBidi" w:cstheme="majorBidi"/>
          <w:i w:val="0"/>
          <w:color w:val="000000" w:themeColor="text1"/>
          <w:lang w:val="en-GB"/>
          <w:rPrChange w:id="9137" w:author="Jane Shaw" w:date="2015-11-07T19:47:00Z">
            <w:rPr>
              <w:rFonts w:asciiTheme="majorBidi" w:eastAsia="Times New Roman" w:hAnsiTheme="majorBidi" w:cstheme="majorBidi"/>
              <w:color w:val="000000" w:themeColor="text1"/>
              <w:lang w:val="en-GB"/>
            </w:rPr>
          </w:rPrChange>
        </w:rPr>
        <w:t>(</w:t>
      </w:r>
      <w:r w:rsidR="00573BAC" w:rsidRPr="00BB013C">
        <w:rPr>
          <w:rFonts w:asciiTheme="majorBidi" w:eastAsia="Times New Roman" w:hAnsiTheme="majorBidi" w:cstheme="majorBidi"/>
          <w:i w:val="0"/>
          <w:color w:val="000000" w:themeColor="text1"/>
          <w:lang w:val="en-GB"/>
          <w:rPrChange w:id="9138" w:author="Jane Shaw" w:date="2015-11-07T19:47:00Z">
            <w:rPr>
              <w:rFonts w:asciiTheme="majorBidi" w:eastAsia="Times New Roman" w:hAnsiTheme="majorBidi" w:cstheme="majorBidi"/>
              <w:color w:val="000000" w:themeColor="text1"/>
              <w:lang w:val="en-GB"/>
            </w:rPr>
          </w:rPrChange>
        </w:rPr>
        <w:t xml:space="preserve">equation </w:t>
      </w:r>
      <w:r w:rsidR="003D789C" w:rsidRPr="00BB013C">
        <w:rPr>
          <w:rFonts w:asciiTheme="majorBidi" w:hAnsiTheme="majorBidi" w:cstheme="majorBidi"/>
          <w:i w:val="0"/>
          <w:lang w:val="en-GB"/>
          <w:rPrChange w:id="9139" w:author="Jane Shaw" w:date="2015-11-07T19:47:00Z">
            <w:rPr>
              <w:rFonts w:asciiTheme="majorBidi" w:hAnsiTheme="majorBidi" w:cstheme="majorBidi"/>
              <w:lang w:val="en-GB"/>
            </w:rPr>
          </w:rPrChange>
        </w:rPr>
        <w:fldChar w:fldCharType="begin"/>
      </w:r>
      <w:r w:rsidR="004F65E4" w:rsidRPr="00BB013C">
        <w:rPr>
          <w:rFonts w:asciiTheme="majorBidi" w:hAnsiTheme="majorBidi" w:cstheme="majorBidi"/>
          <w:i w:val="0"/>
          <w:color w:val="000000" w:themeColor="text1"/>
          <w:lang w:val="en-GB"/>
          <w:rPrChange w:id="9140" w:author="Jane Shaw" w:date="2015-11-07T19:47:00Z">
            <w:rPr>
              <w:rFonts w:asciiTheme="majorBidi" w:hAnsiTheme="majorBidi" w:cstheme="majorBidi"/>
              <w:color w:val="000000" w:themeColor="text1"/>
              <w:lang w:val="en-GB"/>
            </w:rPr>
          </w:rPrChange>
        </w:rPr>
        <w:instrText xml:space="preserve"> SEQ Equation \* ARABIC </w:instrText>
      </w:r>
      <w:r w:rsidR="003D789C" w:rsidRPr="00BB013C">
        <w:rPr>
          <w:rFonts w:asciiTheme="majorBidi" w:hAnsiTheme="majorBidi" w:cstheme="majorBidi"/>
          <w:b/>
          <w:bCs/>
          <w:i w:val="0"/>
          <w:color w:val="000000" w:themeColor="text1"/>
          <w:lang w:val="en-GB"/>
          <w:rPrChange w:id="9141" w:author="Jane Shaw" w:date="2015-11-07T19:47:00Z">
            <w:rPr>
              <w:rFonts w:asciiTheme="majorBidi" w:hAnsiTheme="majorBidi" w:cstheme="majorBidi"/>
              <w:b/>
              <w:bCs/>
              <w:color w:val="000000" w:themeColor="text1"/>
              <w:lang w:val="en-GB"/>
            </w:rPr>
          </w:rPrChange>
        </w:rPr>
        <w:fldChar w:fldCharType="separate"/>
      </w:r>
      <w:r w:rsidR="00311179" w:rsidRPr="00BB013C">
        <w:rPr>
          <w:rFonts w:asciiTheme="majorBidi" w:hAnsiTheme="majorBidi" w:cstheme="majorBidi"/>
          <w:i w:val="0"/>
          <w:noProof/>
          <w:color w:val="000000" w:themeColor="text1"/>
          <w:lang w:val="en-GB"/>
          <w:rPrChange w:id="9142" w:author="Jane Shaw" w:date="2015-11-07T19:47:00Z">
            <w:rPr>
              <w:rFonts w:asciiTheme="majorBidi" w:hAnsiTheme="majorBidi" w:cstheme="majorBidi"/>
              <w:noProof/>
              <w:color w:val="000000" w:themeColor="text1"/>
              <w:lang w:val="en-GB"/>
            </w:rPr>
          </w:rPrChange>
        </w:rPr>
        <w:t>24</w:t>
      </w:r>
      <w:r w:rsidR="003D789C" w:rsidRPr="00BB013C">
        <w:rPr>
          <w:rFonts w:asciiTheme="majorBidi" w:hAnsiTheme="majorBidi" w:cstheme="majorBidi"/>
          <w:i w:val="0"/>
          <w:lang w:val="en-GB"/>
          <w:rPrChange w:id="9143" w:author="Jane Shaw" w:date="2015-11-07T19:47:00Z">
            <w:rPr>
              <w:rFonts w:asciiTheme="majorBidi" w:hAnsiTheme="majorBidi" w:cstheme="majorBidi"/>
              <w:lang w:val="en-GB"/>
            </w:rPr>
          </w:rPrChange>
        </w:rPr>
        <w:fldChar w:fldCharType="end"/>
      </w:r>
      <w:r w:rsidR="004F65E4" w:rsidRPr="00BB013C">
        <w:rPr>
          <w:rFonts w:asciiTheme="majorBidi" w:eastAsia="Times New Roman" w:hAnsiTheme="majorBidi" w:cstheme="majorBidi"/>
          <w:i w:val="0"/>
          <w:color w:val="000000" w:themeColor="text1"/>
          <w:lang w:val="en-GB"/>
          <w:rPrChange w:id="9144" w:author="Jane Shaw" w:date="2015-11-07T19:47:00Z">
            <w:rPr>
              <w:rFonts w:asciiTheme="majorBidi" w:eastAsia="Times New Roman" w:hAnsiTheme="majorBidi" w:cstheme="majorBidi"/>
              <w:color w:val="000000" w:themeColor="text1"/>
              <w:lang w:val="en-GB"/>
            </w:rPr>
          </w:rPrChange>
        </w:rPr>
        <w:t>)</w:t>
      </w:r>
    </w:p>
    <w:p w14:paraId="7CAAA2DC" w14:textId="5C7890C2"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ins w:id="9145" w:author="Jane Shaw" w:date="2015-10-23T20:20:00Z">
        <w:r w:rsidR="00573BAC">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t>
      </w:r>
      <w:del w:id="9146" w:author="Jane Shaw" w:date="2015-10-23T20:20:00Z">
        <w:r w:rsidRPr="00F31509" w:rsidDel="00573BAC">
          <w:rPr>
            <w:rFonts w:asciiTheme="majorBidi" w:hAnsiTheme="majorBidi" w:cstheme="majorBidi"/>
            <w:color w:val="000000" w:themeColor="text1"/>
            <w:lang w:val="en-GB"/>
          </w:rPr>
          <w:delText xml:space="preserve">within </w:delText>
        </w:r>
      </w:del>
      <w:ins w:id="9147" w:author="Jane Shaw" w:date="2015-10-23T20:20:00Z">
        <w:r w:rsidR="00573BAC">
          <w:rPr>
            <w:rFonts w:asciiTheme="majorBidi" w:hAnsiTheme="majorBidi" w:cstheme="majorBidi"/>
            <w:color w:val="000000" w:themeColor="text1"/>
            <w:lang w:val="en-GB"/>
          </w:rPr>
          <w:t>from</w:t>
        </w:r>
        <w:r w:rsidR="00573BAC"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equation can be simplified</w:t>
      </w:r>
      <w:del w:id="9148" w:author="Jane Shaw" w:date="2015-10-23T20:20:00Z">
        <w:r w:rsidRPr="00F31509" w:rsidDel="00573BAC">
          <w:rPr>
            <w:rFonts w:asciiTheme="majorBidi" w:hAnsiTheme="majorBidi" w:cstheme="majorBidi"/>
            <w:color w:val="000000" w:themeColor="text1"/>
            <w:lang w:val="en-GB"/>
          </w:rPr>
          <w:delText xml:space="preserve"> a bit</w:delText>
        </w:r>
      </w:del>
      <w:r w:rsidRPr="00F31509">
        <w:rPr>
          <w:rFonts w:asciiTheme="majorBidi" w:hAnsiTheme="majorBidi" w:cstheme="majorBidi"/>
          <w:color w:val="000000" w:themeColor="text1"/>
          <w:lang w:val="en-GB"/>
        </w:rPr>
        <w:t>:</w:t>
      </w:r>
    </w:p>
    <w:p w14:paraId="3936CD2E" w14:textId="5B6831C2" w:rsidR="004F65E4" w:rsidRPr="00BB013C" w:rsidRDefault="004F65E4" w:rsidP="004F65E4">
      <w:pPr>
        <w:pStyle w:val="Didascalia"/>
        <w:jc w:val="center"/>
        <w:rPr>
          <w:rFonts w:asciiTheme="majorBidi" w:hAnsiTheme="majorBidi" w:cstheme="majorBidi"/>
          <w:i w:val="0"/>
          <w:color w:val="000000" w:themeColor="text1"/>
          <w:sz w:val="22"/>
          <w:szCs w:val="22"/>
          <w:lang w:val="en-GB"/>
          <w:rPrChange w:id="9149" w:author="Jane Shaw" w:date="2015-11-07T19:47:00Z">
            <w:rPr>
              <w:rFonts w:asciiTheme="majorBidi" w:hAnsiTheme="majorBidi" w:cstheme="majorBidi"/>
              <w:color w:val="000000" w:themeColor="text1"/>
              <w:sz w:val="22"/>
              <w:szCs w:val="22"/>
              <w:lang w:val="en-GB"/>
            </w:rPr>
          </w:rPrChange>
        </w:rPr>
      </w:pPr>
      <w:r w:rsidRPr="00F31509">
        <w:rPr>
          <w:rFonts w:asciiTheme="majorBidi" w:hAnsiTheme="majorBidi" w:cstheme="majorBidi"/>
          <w:color w:val="000000" w:themeColor="text1"/>
          <w:lang w:val="en-GB"/>
        </w:rPr>
        <w:br/>
      </w: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008568EC">
        <w:rPr>
          <w:rFonts w:asciiTheme="majorBidi" w:eastAsia="Times New Roman" w:hAnsiTheme="majorBidi" w:cstheme="majorBidi"/>
          <w:color w:val="000000" w:themeColor="text1"/>
          <w:sz w:val="22"/>
          <w:szCs w:val="22"/>
          <w:lang w:val="en-GB"/>
        </w:rPr>
        <w:t xml:space="preserve"> </w:t>
      </w:r>
      <w:r w:rsidRPr="00BB013C">
        <w:rPr>
          <w:rFonts w:asciiTheme="majorBidi" w:eastAsia="Times New Roman" w:hAnsiTheme="majorBidi" w:cstheme="majorBidi"/>
          <w:i w:val="0"/>
          <w:color w:val="000000" w:themeColor="text1"/>
          <w:lang w:val="en-GB"/>
          <w:rPrChange w:id="9150" w:author="Jane Shaw" w:date="2015-11-07T19:47:00Z">
            <w:rPr>
              <w:rFonts w:asciiTheme="majorBidi" w:eastAsia="Times New Roman" w:hAnsiTheme="majorBidi" w:cstheme="majorBidi"/>
              <w:color w:val="000000" w:themeColor="text1"/>
              <w:lang w:val="en-GB"/>
            </w:rPr>
          </w:rPrChange>
        </w:rPr>
        <w:t>(</w:t>
      </w:r>
      <w:r w:rsidR="00573BAC" w:rsidRPr="00BB013C">
        <w:rPr>
          <w:rFonts w:asciiTheme="majorBidi" w:eastAsia="Times New Roman" w:hAnsiTheme="majorBidi" w:cstheme="majorBidi"/>
          <w:i w:val="0"/>
          <w:color w:val="000000" w:themeColor="text1"/>
          <w:lang w:val="en-GB"/>
          <w:rPrChange w:id="9151" w:author="Jane Shaw" w:date="2015-11-07T19:47:00Z">
            <w:rPr>
              <w:rFonts w:asciiTheme="majorBidi" w:eastAsia="Times New Roman" w:hAnsiTheme="majorBidi" w:cstheme="majorBidi"/>
              <w:color w:val="000000" w:themeColor="text1"/>
              <w:lang w:val="en-GB"/>
            </w:rPr>
          </w:rPrChange>
        </w:rPr>
        <w:t xml:space="preserve">equation </w:t>
      </w:r>
      <w:r w:rsidR="003D789C" w:rsidRPr="00BB013C">
        <w:rPr>
          <w:rFonts w:asciiTheme="majorBidi" w:hAnsiTheme="majorBidi" w:cstheme="majorBidi"/>
          <w:i w:val="0"/>
          <w:lang w:val="en-GB"/>
          <w:rPrChange w:id="9152" w:author="Jane Shaw" w:date="2015-11-07T19:47:00Z">
            <w:rPr>
              <w:rFonts w:asciiTheme="majorBidi" w:hAnsiTheme="majorBidi" w:cstheme="majorBidi"/>
              <w:lang w:val="en-GB"/>
            </w:rPr>
          </w:rPrChange>
        </w:rPr>
        <w:fldChar w:fldCharType="begin"/>
      </w:r>
      <w:r w:rsidRPr="00BB013C">
        <w:rPr>
          <w:rFonts w:asciiTheme="majorBidi" w:hAnsiTheme="majorBidi" w:cstheme="majorBidi"/>
          <w:i w:val="0"/>
          <w:color w:val="000000" w:themeColor="text1"/>
          <w:lang w:val="en-GB"/>
          <w:rPrChange w:id="9153" w:author="Jane Shaw" w:date="2015-11-07T19:47:00Z">
            <w:rPr>
              <w:rFonts w:asciiTheme="majorBidi" w:hAnsiTheme="majorBidi" w:cstheme="majorBidi"/>
              <w:color w:val="000000" w:themeColor="text1"/>
              <w:lang w:val="en-GB"/>
            </w:rPr>
          </w:rPrChange>
        </w:rPr>
        <w:instrText xml:space="preserve"> SEQ Equation \* ARABIC </w:instrText>
      </w:r>
      <w:r w:rsidR="003D789C" w:rsidRPr="00BB013C">
        <w:rPr>
          <w:rFonts w:asciiTheme="majorBidi" w:hAnsiTheme="majorBidi" w:cstheme="majorBidi"/>
          <w:b/>
          <w:bCs/>
          <w:i w:val="0"/>
          <w:color w:val="000000" w:themeColor="text1"/>
          <w:lang w:val="en-GB"/>
          <w:rPrChange w:id="9154" w:author="Jane Shaw" w:date="2015-11-07T19:47:00Z">
            <w:rPr>
              <w:rFonts w:asciiTheme="majorBidi" w:hAnsiTheme="majorBidi" w:cstheme="majorBidi"/>
              <w:b/>
              <w:bCs/>
              <w:color w:val="000000" w:themeColor="text1"/>
              <w:lang w:val="en-GB"/>
            </w:rPr>
          </w:rPrChange>
        </w:rPr>
        <w:fldChar w:fldCharType="separate"/>
      </w:r>
      <w:r w:rsidR="00311179" w:rsidRPr="00BB013C">
        <w:rPr>
          <w:rFonts w:asciiTheme="majorBidi" w:hAnsiTheme="majorBidi" w:cstheme="majorBidi"/>
          <w:i w:val="0"/>
          <w:noProof/>
          <w:color w:val="000000" w:themeColor="text1"/>
          <w:lang w:val="en-GB"/>
          <w:rPrChange w:id="9155" w:author="Jane Shaw" w:date="2015-11-07T19:47:00Z">
            <w:rPr>
              <w:rFonts w:asciiTheme="majorBidi" w:hAnsiTheme="majorBidi" w:cstheme="majorBidi"/>
              <w:noProof/>
              <w:color w:val="000000" w:themeColor="text1"/>
              <w:lang w:val="en-GB"/>
            </w:rPr>
          </w:rPrChange>
        </w:rPr>
        <w:t>25</w:t>
      </w:r>
      <w:r w:rsidR="003D789C" w:rsidRPr="00BB013C">
        <w:rPr>
          <w:rFonts w:asciiTheme="majorBidi" w:hAnsiTheme="majorBidi" w:cstheme="majorBidi"/>
          <w:i w:val="0"/>
          <w:lang w:val="en-GB"/>
          <w:rPrChange w:id="9156" w:author="Jane Shaw" w:date="2015-11-07T19:47:00Z">
            <w:rPr>
              <w:rFonts w:asciiTheme="majorBidi" w:hAnsiTheme="majorBidi" w:cstheme="majorBidi"/>
              <w:lang w:val="en-GB"/>
            </w:rPr>
          </w:rPrChange>
        </w:rPr>
        <w:fldChar w:fldCharType="end"/>
      </w:r>
      <w:r w:rsidRPr="00BB013C">
        <w:rPr>
          <w:rFonts w:asciiTheme="majorBidi" w:eastAsia="Times New Roman" w:hAnsiTheme="majorBidi" w:cstheme="majorBidi"/>
          <w:i w:val="0"/>
          <w:color w:val="000000" w:themeColor="text1"/>
          <w:lang w:val="en-GB"/>
          <w:rPrChange w:id="9157" w:author="Jane Shaw" w:date="2015-11-07T19:47:00Z">
            <w:rPr>
              <w:rFonts w:asciiTheme="majorBidi" w:eastAsia="Times New Roman" w:hAnsiTheme="majorBidi" w:cstheme="majorBidi"/>
              <w:color w:val="000000" w:themeColor="text1"/>
              <w:lang w:val="en-GB"/>
            </w:rPr>
          </w:rPrChange>
        </w:rPr>
        <w:t>)</w:t>
      </w:r>
    </w:p>
    <w:p w14:paraId="066A2FE9" w14:textId="015A0391"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Average daily consumption is computed based on historic consumption patterns, </w:t>
      </w:r>
      <w:del w:id="9158" w:author="Jane Shaw" w:date="2015-10-23T20:21:00Z">
        <w:r w:rsidRPr="00F31509" w:rsidDel="00573BAC">
          <w:rPr>
            <w:rFonts w:asciiTheme="majorBidi" w:eastAsia="Times New Roman" w:hAnsiTheme="majorBidi" w:cstheme="majorBidi"/>
            <w:color w:val="000000" w:themeColor="text1"/>
            <w:lang w:val="en-GB"/>
          </w:rPr>
          <w:delText xml:space="preserve">and </w:delText>
        </w:r>
      </w:del>
      <w:r w:rsidRPr="00F31509">
        <w:rPr>
          <w:rFonts w:asciiTheme="majorBidi" w:eastAsia="Times New Roman" w:hAnsiTheme="majorBidi" w:cstheme="majorBidi"/>
          <w:color w:val="000000" w:themeColor="text1"/>
          <w:lang w:val="en-GB"/>
        </w:rPr>
        <w:t xml:space="preserve">thus </w:t>
      </w:r>
      <w:del w:id="9159" w:author="Jane Shaw" w:date="2015-10-23T20:21:00Z">
        <w:r w:rsidRPr="00F31509" w:rsidDel="00573BAC">
          <w:rPr>
            <w:rFonts w:asciiTheme="majorBidi" w:eastAsia="Times New Roman" w:hAnsiTheme="majorBidi" w:cstheme="majorBidi"/>
            <w:color w:val="000000" w:themeColor="text1"/>
            <w:lang w:val="en-GB"/>
          </w:rPr>
          <w:delText xml:space="preserve">we can provide </w:delText>
        </w:r>
      </w:del>
      <w:r w:rsidRPr="00F31509">
        <w:rPr>
          <w:rFonts w:asciiTheme="majorBidi" w:eastAsia="Times New Roman" w:hAnsiTheme="majorBidi" w:cstheme="majorBidi"/>
          <w:color w:val="000000" w:themeColor="text1"/>
          <w:lang w:val="en-GB"/>
        </w:rPr>
        <w:t xml:space="preserve">tourist consumption data </w:t>
      </w:r>
      <w:ins w:id="9160" w:author="Jane Shaw" w:date="2015-10-23T20:21:00Z">
        <w:r w:rsidR="00573BAC">
          <w:rPr>
            <w:rFonts w:asciiTheme="majorBidi" w:eastAsia="Times New Roman" w:hAnsiTheme="majorBidi" w:cstheme="majorBidi"/>
            <w:color w:val="000000" w:themeColor="text1"/>
            <w:lang w:val="en-GB"/>
          </w:rPr>
          <w:t xml:space="preserve">can be provided </w:t>
        </w:r>
      </w:ins>
      <w:r w:rsidRPr="00F31509">
        <w:rPr>
          <w:rFonts w:asciiTheme="majorBidi" w:eastAsia="Times New Roman" w:hAnsiTheme="majorBidi" w:cstheme="majorBidi"/>
          <w:color w:val="000000" w:themeColor="text1"/>
          <w:lang w:val="en-GB"/>
        </w:rPr>
        <w:t xml:space="preserve">at the full FBS level. The measurement error can likewise be derived </w:t>
      </w:r>
      <w:del w:id="9161" w:author="Jane Shaw" w:date="2015-10-23T20:21:00Z">
        <w:r w:rsidRPr="00F31509" w:rsidDel="00573BAC">
          <w:rPr>
            <w:rFonts w:asciiTheme="majorBidi" w:eastAsia="Times New Roman" w:hAnsiTheme="majorBidi" w:cstheme="majorBidi"/>
            <w:color w:val="000000" w:themeColor="text1"/>
            <w:lang w:val="en-GB"/>
          </w:rPr>
          <w:delText xml:space="preserve">based on </w:delText>
        </w:r>
      </w:del>
      <w:ins w:id="9162" w:author="Jane Shaw" w:date="2015-10-23T20:21:00Z">
        <w:r w:rsidR="00573BAC">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the measurement error of food consumption of the resident population.</w:t>
      </w:r>
      <w:r w:rsidR="008568EC">
        <w:rPr>
          <w:rFonts w:asciiTheme="majorBidi" w:eastAsia="Times New Roman" w:hAnsiTheme="majorBidi" w:cstheme="majorBidi"/>
          <w:color w:val="000000" w:themeColor="text1"/>
          <w:lang w:val="en-GB"/>
        </w:rPr>
        <w:t xml:space="preserve"> </w:t>
      </w:r>
      <w:ins w:id="9163" w:author="Jane Shaw" w:date="2015-10-23T20:22:00Z">
        <w:r w:rsidR="00573BAC">
          <w:rPr>
            <w:rFonts w:asciiTheme="majorBidi" w:eastAsia="Times New Roman" w:hAnsiTheme="majorBidi" w:cstheme="majorBidi"/>
            <w:color w:val="000000" w:themeColor="text1"/>
            <w:lang w:val="en-GB"/>
          </w:rPr>
          <w:t xml:space="preserve">It should be </w:t>
        </w:r>
      </w:ins>
      <w:r w:rsidR="00573BAC" w:rsidRPr="00F31509">
        <w:rPr>
          <w:rFonts w:asciiTheme="majorBidi" w:eastAsia="Times New Roman" w:hAnsiTheme="majorBidi" w:cstheme="majorBidi"/>
          <w:color w:val="000000" w:themeColor="text1"/>
          <w:lang w:val="en-GB"/>
        </w:rPr>
        <w:t>note</w:t>
      </w:r>
      <w:ins w:id="9164" w:author="Jane Shaw" w:date="2015-10-23T20:22:00Z">
        <w:r w:rsidR="00573BAC">
          <w:rPr>
            <w:rFonts w:asciiTheme="majorBidi" w:eastAsia="Times New Roman" w:hAnsiTheme="majorBidi" w:cstheme="majorBidi"/>
            <w:color w:val="000000" w:themeColor="text1"/>
            <w:lang w:val="en-GB"/>
          </w:rPr>
          <w:t>d</w:t>
        </w:r>
      </w:ins>
      <w:r w:rsidR="00573BAC" w:rsidRPr="00F31509">
        <w:rPr>
          <w:rFonts w:asciiTheme="majorBidi" w:eastAsia="Times New Roman" w:hAnsiTheme="majorBidi" w:cstheme="majorBidi"/>
          <w:color w:val="000000" w:themeColor="text1"/>
          <w:lang w:val="en-GB"/>
        </w:rPr>
        <w:t xml:space="preserve"> </w:t>
      </w:r>
      <w:del w:id="9165" w:author="Jane Shaw" w:date="2015-10-23T20:22:00Z">
        <w:r w:rsidR="0059554E" w:rsidRPr="00F31509" w:rsidDel="00573BAC">
          <w:rPr>
            <w:rFonts w:asciiTheme="majorBidi" w:eastAsia="Times New Roman" w:hAnsiTheme="majorBidi" w:cstheme="majorBidi"/>
            <w:color w:val="000000" w:themeColor="text1"/>
            <w:lang w:val="en-GB"/>
          </w:rPr>
          <w:delText xml:space="preserve">also </w:delText>
        </w:r>
      </w:del>
      <w:r w:rsidR="0059554E" w:rsidRPr="00F31509">
        <w:rPr>
          <w:rFonts w:asciiTheme="majorBidi" w:eastAsia="Times New Roman" w:hAnsiTheme="majorBidi" w:cstheme="majorBidi"/>
          <w:color w:val="000000" w:themeColor="text1"/>
          <w:lang w:val="en-GB"/>
        </w:rPr>
        <w:t xml:space="preserve">that the tourist consumption element for a particular country can be negative </w:t>
      </w:r>
      <w:del w:id="9166" w:author="Jane Shaw" w:date="2015-10-23T20:22:00Z">
        <w:r w:rsidR="0059554E" w:rsidRPr="00F31509" w:rsidDel="00573BAC">
          <w:rPr>
            <w:rFonts w:asciiTheme="majorBidi" w:eastAsia="Times New Roman" w:hAnsiTheme="majorBidi" w:cstheme="majorBidi"/>
            <w:color w:val="000000" w:themeColor="text1"/>
            <w:lang w:val="en-GB"/>
          </w:rPr>
          <w:delText xml:space="preserve">in the case of </w:delText>
        </w:r>
      </w:del>
      <w:ins w:id="9167" w:author="Jane Shaw" w:date="2015-10-23T20:22:00Z">
        <w:r w:rsidR="00573BAC">
          <w:rPr>
            <w:rFonts w:asciiTheme="majorBidi" w:eastAsia="Times New Roman" w:hAnsiTheme="majorBidi" w:cstheme="majorBidi"/>
            <w:color w:val="000000" w:themeColor="text1"/>
            <w:lang w:val="en-GB"/>
          </w:rPr>
          <w:t xml:space="preserve">if </w:t>
        </w:r>
      </w:ins>
      <w:r w:rsidR="0059554E" w:rsidRPr="00F31509">
        <w:rPr>
          <w:rFonts w:asciiTheme="majorBidi" w:eastAsia="Times New Roman" w:hAnsiTheme="majorBidi" w:cstheme="majorBidi"/>
          <w:color w:val="000000" w:themeColor="text1"/>
          <w:lang w:val="en-GB"/>
        </w:rPr>
        <w:t>many residents of the country leav</w:t>
      </w:r>
      <w:ins w:id="9168" w:author="Jane Shaw" w:date="2015-10-23T20:22:00Z">
        <w:r w:rsidR="00573BAC">
          <w:rPr>
            <w:rFonts w:asciiTheme="majorBidi" w:eastAsia="Times New Roman" w:hAnsiTheme="majorBidi" w:cstheme="majorBidi"/>
            <w:color w:val="000000" w:themeColor="text1"/>
            <w:lang w:val="en-GB"/>
          </w:rPr>
          <w:t>e</w:t>
        </w:r>
      </w:ins>
      <w:del w:id="9169" w:author="Jane Shaw" w:date="2015-10-23T20:22:00Z">
        <w:r w:rsidR="0059554E" w:rsidRPr="00F31509" w:rsidDel="00573BAC">
          <w:rPr>
            <w:rFonts w:asciiTheme="majorBidi" w:eastAsia="Times New Roman" w:hAnsiTheme="majorBidi" w:cstheme="majorBidi"/>
            <w:color w:val="000000" w:themeColor="text1"/>
            <w:lang w:val="en-GB"/>
          </w:rPr>
          <w:delText>ing</w:delText>
        </w:r>
      </w:del>
      <w:r w:rsidR="0059554E" w:rsidRPr="00F31509">
        <w:rPr>
          <w:rFonts w:asciiTheme="majorBidi" w:eastAsia="Times New Roman" w:hAnsiTheme="majorBidi" w:cstheme="majorBidi"/>
          <w:color w:val="000000" w:themeColor="text1"/>
          <w:lang w:val="en-GB"/>
        </w:rPr>
        <w:t xml:space="preserve"> as tourists and few tourists from other countries visit</w:t>
      </w:r>
      <w:del w:id="9170" w:author="Jane Shaw" w:date="2015-10-23T20:22:00Z">
        <w:r w:rsidR="0059554E" w:rsidRPr="00F31509" w:rsidDel="00573BAC">
          <w:rPr>
            <w:rFonts w:asciiTheme="majorBidi" w:eastAsia="Times New Roman" w:hAnsiTheme="majorBidi" w:cstheme="majorBidi"/>
            <w:color w:val="000000" w:themeColor="text1"/>
            <w:lang w:val="en-GB"/>
          </w:rPr>
          <w:delText>ing</w:delText>
        </w:r>
      </w:del>
      <w:r w:rsidR="0059554E" w:rsidRPr="00F31509">
        <w:rPr>
          <w:rFonts w:asciiTheme="majorBidi" w:eastAsia="Times New Roman" w:hAnsiTheme="majorBidi" w:cstheme="majorBidi"/>
          <w:color w:val="000000" w:themeColor="text1"/>
          <w:lang w:val="en-GB"/>
        </w:rPr>
        <w:t>.</w:t>
      </w:r>
    </w:p>
    <w:p w14:paraId="32BCBB16" w14:textId="77777777" w:rsidR="004F65E4" w:rsidRPr="00F31509" w:rsidDel="00573BAC" w:rsidRDefault="004F65E4">
      <w:pPr>
        <w:pStyle w:val="Titolo2"/>
        <w:rPr>
          <w:del w:id="9171" w:author="Jane Shaw" w:date="2015-10-23T20:23:00Z"/>
        </w:rPr>
        <w:pPrChange w:id="9172" w:author="Jane Shaw" w:date="2015-10-23T20:23:00Z">
          <w:pPr/>
        </w:pPrChange>
      </w:pPr>
      <w:r w:rsidRPr="00F31509">
        <w:br w:type="page"/>
      </w:r>
    </w:p>
    <w:p w14:paraId="0D6212BD" w14:textId="5472B357" w:rsidR="004F65E4" w:rsidRPr="00F31509" w:rsidRDefault="00573BAC">
      <w:pPr>
        <w:pStyle w:val="Titolo2"/>
      </w:pPr>
      <w:bookmarkStart w:id="9173" w:name="_Toc421025886"/>
      <w:bookmarkStart w:id="9174" w:name="_Toc428383842"/>
      <w:bookmarkStart w:id="9175" w:name="_Toc428436064"/>
      <w:bookmarkStart w:id="9176" w:name="_Toc428436365"/>
      <w:bookmarkStart w:id="9177" w:name="_Toc308029366"/>
      <w:bookmarkStart w:id="9178" w:name="_Toc308029557"/>
      <w:ins w:id="9179" w:author="Jane Shaw" w:date="2015-10-23T20:22:00Z">
        <w:r>
          <w:t>3.</w:t>
        </w:r>
      </w:ins>
      <w:ins w:id="9180" w:author="Jane Shaw" w:date="2015-10-23T20:23:00Z">
        <w:r>
          <w:t>7</w:t>
        </w:r>
      </w:ins>
      <w:ins w:id="9181" w:author="Jane Shaw" w:date="2015-10-23T20:22:00Z">
        <w:r>
          <w:t xml:space="preserve"> </w:t>
        </w:r>
      </w:ins>
      <w:r w:rsidR="004F65E4" w:rsidRPr="00F31509">
        <w:t>Industrial use</w:t>
      </w:r>
      <w:bookmarkEnd w:id="9173"/>
      <w:bookmarkEnd w:id="9174"/>
      <w:bookmarkEnd w:id="9175"/>
      <w:bookmarkEnd w:id="9176"/>
      <w:bookmarkEnd w:id="9177"/>
      <w:bookmarkEnd w:id="9178"/>
    </w:p>
    <w:p w14:paraId="067584AD" w14:textId="12462A13"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del w:id="9182" w:author="Jane Shaw" w:date="2015-10-28T11:12:00Z">
        <w:r w:rsidRPr="00F31509" w:rsidDel="005973BD">
          <w:rPr>
            <w:rFonts w:asciiTheme="majorBidi" w:hAnsiTheme="majorBidi" w:cstheme="majorBidi"/>
            <w:color w:val="000000" w:themeColor="text1"/>
            <w:lang w:val="en-GB"/>
          </w:rPr>
          <w:delText xml:space="preserve">2000s have </w:delText>
        </w:r>
      </w:del>
      <w:ins w:id="9183" w:author="Jane Shaw" w:date="2015-10-28T11:12:00Z">
        <w:r w:rsidR="005973BD">
          <w:rPr>
            <w:rFonts w:asciiTheme="majorBidi" w:hAnsiTheme="majorBidi" w:cstheme="majorBidi"/>
            <w:color w:val="000000" w:themeColor="text1"/>
            <w:lang w:val="en-GB"/>
          </w:rPr>
          <w:t xml:space="preserve">twenty-first century has </w:t>
        </w:r>
      </w:ins>
      <w:r w:rsidRPr="00F31509">
        <w:rPr>
          <w:rFonts w:asciiTheme="majorBidi" w:eastAsia="Times New Roman" w:hAnsiTheme="majorBidi" w:cstheme="majorBidi"/>
          <w:color w:val="000000" w:themeColor="text1"/>
          <w:lang w:val="en-GB"/>
        </w:rPr>
        <w:t xml:space="preserve">seen </w:t>
      </w:r>
      <w:del w:id="9184" w:author="Jane Shaw" w:date="2015-10-28T11:13:00Z">
        <w:r w:rsidRPr="00F31509" w:rsidDel="005973BD">
          <w:rPr>
            <w:rFonts w:asciiTheme="majorBidi" w:eastAsia="Times New Roman" w:hAnsiTheme="majorBidi" w:cstheme="majorBidi"/>
            <w:color w:val="000000" w:themeColor="text1"/>
            <w:lang w:val="en-GB"/>
          </w:rPr>
          <w:delText xml:space="preserve">a number of </w:delText>
        </w:r>
      </w:del>
      <w:r w:rsidRPr="00F31509">
        <w:rPr>
          <w:rFonts w:asciiTheme="majorBidi" w:eastAsia="Times New Roman" w:hAnsiTheme="majorBidi" w:cstheme="majorBidi"/>
          <w:color w:val="000000" w:themeColor="text1"/>
          <w:lang w:val="en-GB"/>
        </w:rPr>
        <w:t xml:space="preserve">important changes in the global commodity landscape. Many of </w:t>
      </w:r>
      <w:del w:id="9185" w:author="Jane Shaw" w:date="2015-10-28T11:13:00Z">
        <w:r w:rsidRPr="00F31509" w:rsidDel="005973BD">
          <w:rPr>
            <w:rFonts w:asciiTheme="majorBidi" w:eastAsia="Times New Roman" w:hAnsiTheme="majorBidi" w:cstheme="majorBidi"/>
            <w:color w:val="000000" w:themeColor="text1"/>
            <w:lang w:val="en-GB"/>
          </w:rPr>
          <w:delText xml:space="preserve">them </w:delText>
        </w:r>
      </w:del>
      <w:ins w:id="9186" w:author="Jane Shaw" w:date="2015-10-28T11:13:00Z">
        <w:r w:rsidR="005973BD">
          <w:rPr>
            <w:rFonts w:asciiTheme="majorBidi" w:eastAsia="Times New Roman" w:hAnsiTheme="majorBidi" w:cstheme="majorBidi"/>
            <w:color w:val="000000" w:themeColor="text1"/>
            <w:lang w:val="en-GB"/>
          </w:rPr>
          <w:t xml:space="preserve">these changes </w:t>
        </w:r>
      </w:ins>
      <w:r w:rsidRPr="00F31509">
        <w:rPr>
          <w:rFonts w:asciiTheme="majorBidi" w:eastAsia="Times New Roman" w:hAnsiTheme="majorBidi" w:cstheme="majorBidi"/>
          <w:color w:val="000000" w:themeColor="text1"/>
          <w:lang w:val="en-GB"/>
        </w:rPr>
        <w:t xml:space="preserve">have originated outside </w:t>
      </w:r>
      <w:del w:id="9187" w:author="Jane Shaw" w:date="2015-10-28T11:13:00Z">
        <w:r w:rsidRPr="00F31509" w:rsidDel="005973BD">
          <w:rPr>
            <w:rFonts w:asciiTheme="majorBidi" w:eastAsia="Times New Roman" w:hAnsiTheme="majorBidi" w:cstheme="majorBidi"/>
            <w:color w:val="000000" w:themeColor="text1"/>
            <w:lang w:val="en-GB"/>
          </w:rPr>
          <w:delText xml:space="preserve">of </w:delText>
        </w:r>
      </w:del>
      <w:r w:rsidRPr="00F31509">
        <w:rPr>
          <w:rFonts w:asciiTheme="majorBidi" w:eastAsia="Times New Roman" w:hAnsiTheme="majorBidi" w:cstheme="majorBidi"/>
          <w:color w:val="000000" w:themeColor="text1"/>
          <w:lang w:val="en-GB"/>
        </w:rPr>
        <w:t>food and agriculture, but many have had a direct and sometimes massive impact on food and agricultural markets. Rising energy prices</w:t>
      </w:r>
      <w:del w:id="9188" w:author="Jane Shaw" w:date="2015-10-28T11:14:00Z">
        <w:r w:rsidRPr="00F31509" w:rsidDel="005973B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in particular</w:t>
      </w:r>
      <w:del w:id="9189" w:author="Jane Shaw" w:date="2015-10-28T11:14:00Z">
        <w:r w:rsidRPr="00F31509" w:rsidDel="005973B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have made a</w:t>
      </w:r>
      <w:ins w:id="9190" w:author="Jane Shaw" w:date="2015-11-07T19:48:00Z">
        <w:r w:rsidR="00BB013C">
          <w:rPr>
            <w:rFonts w:asciiTheme="majorBidi" w:eastAsia="Times New Roman" w:hAnsiTheme="majorBidi" w:cstheme="majorBidi"/>
            <w:color w:val="000000" w:themeColor="text1"/>
            <w:lang w:val="en-GB"/>
          </w:rPr>
          <w:t>n</w:t>
        </w:r>
      </w:ins>
      <w:r w:rsidRPr="00F31509">
        <w:rPr>
          <w:rFonts w:asciiTheme="majorBidi" w:eastAsia="Times New Roman" w:hAnsiTheme="majorBidi" w:cstheme="majorBidi"/>
          <w:color w:val="000000" w:themeColor="text1"/>
          <w:lang w:val="en-GB"/>
        </w:rPr>
        <w:t xml:space="preserve"> </w:t>
      </w:r>
      <w:del w:id="9191" w:author="Jane Shaw" w:date="2015-11-07T19:48:00Z">
        <w:r w:rsidRPr="00F31509" w:rsidDel="00BB013C">
          <w:rPr>
            <w:rFonts w:asciiTheme="majorBidi" w:eastAsia="Times New Roman" w:hAnsiTheme="majorBidi" w:cstheme="majorBidi"/>
            <w:color w:val="000000" w:themeColor="text1"/>
            <w:lang w:val="en-GB"/>
          </w:rPr>
          <w:delText xml:space="preserve">growing </w:delText>
        </w:r>
      </w:del>
      <w:ins w:id="9192" w:author="Jane Shaw" w:date="2015-11-07T19:48:00Z">
        <w:r w:rsidR="00BB013C">
          <w:rPr>
            <w:rFonts w:asciiTheme="majorBidi" w:eastAsia="Times New Roman" w:hAnsiTheme="majorBidi" w:cstheme="majorBidi"/>
            <w:color w:val="000000" w:themeColor="text1"/>
            <w:lang w:val="en-GB"/>
          </w:rPr>
          <w:t xml:space="preserve">increasing </w:t>
        </w:r>
      </w:ins>
      <w:r w:rsidRPr="00F31509">
        <w:rPr>
          <w:rFonts w:asciiTheme="majorBidi" w:eastAsia="Times New Roman" w:hAnsiTheme="majorBidi" w:cstheme="majorBidi"/>
          <w:color w:val="000000" w:themeColor="text1"/>
          <w:lang w:val="en-GB"/>
        </w:rPr>
        <w:t xml:space="preserve">number of agricultural products </w:t>
      </w:r>
      <w:ins w:id="9193" w:author="Jane Shaw" w:date="2015-11-07T19:48:00Z">
        <w:r w:rsidR="00BB013C">
          <w:rPr>
            <w:rFonts w:asciiTheme="majorBidi" w:eastAsia="Times New Roman" w:hAnsiTheme="majorBidi" w:cstheme="majorBidi"/>
            <w:color w:val="000000" w:themeColor="text1"/>
            <w:lang w:val="en-GB"/>
          </w:rPr>
          <w:t xml:space="preserve">become </w:t>
        </w:r>
      </w:ins>
      <w:r w:rsidRPr="00F31509">
        <w:rPr>
          <w:rFonts w:asciiTheme="majorBidi" w:eastAsia="Times New Roman" w:hAnsiTheme="majorBidi" w:cstheme="majorBidi"/>
          <w:color w:val="000000" w:themeColor="text1"/>
          <w:lang w:val="en-GB"/>
        </w:rPr>
        <w:t>competitive inputs in non-food markets</w:t>
      </w:r>
      <w:del w:id="9194" w:author="Jane Shaw" w:date="2015-10-28T11:16:00Z">
        <w:r w:rsidRPr="00F31509" w:rsidDel="005973BD">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9195" w:author="Jane Shaw" w:date="2015-10-28T11:16:00Z">
        <w:r w:rsidRPr="00F31509" w:rsidDel="005973BD">
          <w:rPr>
            <w:rFonts w:asciiTheme="majorBidi" w:eastAsia="Times New Roman" w:hAnsiTheme="majorBidi" w:cstheme="majorBidi"/>
            <w:color w:val="000000" w:themeColor="text1"/>
            <w:lang w:val="en-GB"/>
          </w:rPr>
          <w:delText xml:space="preserve">and have done so </w:delText>
        </w:r>
      </w:del>
      <w:r w:rsidRPr="00F31509">
        <w:rPr>
          <w:rFonts w:asciiTheme="majorBidi" w:eastAsia="Times New Roman" w:hAnsiTheme="majorBidi" w:cstheme="majorBidi"/>
          <w:color w:val="000000" w:themeColor="text1"/>
          <w:lang w:val="en-GB"/>
        </w:rPr>
        <w:t>in growing volumes (</w:t>
      </w:r>
      <w:ins w:id="9196" w:author="Jane Shaw" w:date="2015-10-28T11:16:00Z">
        <w:r w:rsidR="005973BD">
          <w:rPr>
            <w:rFonts w:asciiTheme="majorBidi" w:eastAsia="Times New Roman" w:hAnsiTheme="majorBidi" w:cstheme="majorBidi"/>
            <w:color w:val="000000" w:themeColor="text1"/>
            <w:lang w:val="en-GB"/>
          </w:rPr>
          <w:t>Figure 16</w:t>
        </w:r>
      </w:ins>
      <w:del w:id="9197" w:author="Jane Shaw" w:date="2015-10-28T11:16:00Z">
        <w:r w:rsidR="00E24798" w:rsidDel="005973BD">
          <w:fldChar w:fldCharType="begin"/>
        </w:r>
        <w:r w:rsidR="00E24798" w:rsidDel="005973BD">
          <w:delInstrText xml:space="preserve"> REF _Ref420755964 \h  \* MERGEFORMAT </w:delInstrText>
        </w:r>
        <w:r w:rsidR="00E24798" w:rsidDel="005973BD">
          <w:fldChar w:fldCharType="separate"/>
        </w:r>
        <w:r w:rsidR="00E24798" w:rsidRPr="00F31509" w:rsidDel="005973BD">
          <w:rPr>
            <w:rFonts w:asciiTheme="majorBidi" w:eastAsia="Times New Roman" w:hAnsiTheme="majorBidi" w:cstheme="majorBidi"/>
            <w:color w:val="000000" w:themeColor="text1"/>
            <w:lang w:val="en-GB"/>
          </w:rPr>
          <w:delText xml:space="preserve">Figure </w:delText>
        </w:r>
        <w:r w:rsidR="00E24798" w:rsidRPr="000F0B1C" w:rsidDel="005973BD">
          <w:rPr>
            <w:rFonts w:asciiTheme="majorBidi" w:eastAsia="Times New Roman" w:hAnsiTheme="majorBidi" w:cstheme="majorBidi"/>
            <w:noProof/>
            <w:color w:val="000000" w:themeColor="text1"/>
            <w:lang w:val="en-GB"/>
          </w:rPr>
          <w:delText>20</w:delText>
        </w:r>
        <w:r w:rsidR="00E24798" w:rsidDel="005973BD">
          <w:fldChar w:fldCharType="end"/>
        </w:r>
      </w:del>
      <w:r w:rsidRPr="00F31509">
        <w:rPr>
          <w:rFonts w:asciiTheme="majorBidi" w:eastAsia="Times New Roman" w:hAnsiTheme="majorBidi" w:cstheme="majorBidi"/>
          <w:color w:val="000000" w:themeColor="text1"/>
          <w:lang w:val="en-GB"/>
        </w:rPr>
        <w:t xml:space="preserve">). </w:t>
      </w:r>
      <w:del w:id="9198" w:author="Jane Shaw" w:date="2015-10-28T11:16:00Z">
        <w:r w:rsidRPr="00F31509" w:rsidDel="005973BD">
          <w:rPr>
            <w:rFonts w:asciiTheme="majorBidi" w:eastAsia="Times New Roman" w:hAnsiTheme="majorBidi" w:cstheme="majorBidi"/>
            <w:color w:val="000000" w:themeColor="text1"/>
            <w:lang w:val="en-GB"/>
          </w:rPr>
          <w:delText xml:space="preserve">Arguably, </w:delText>
        </w:r>
      </w:del>
      <w:ins w:id="9199" w:author="Jane Shaw" w:date="2015-10-28T11:16:00Z">
        <w:r w:rsidR="005973BD">
          <w:rPr>
            <w:rFonts w:asciiTheme="majorBidi" w:eastAsia="Times New Roman" w:hAnsiTheme="majorBidi" w:cstheme="majorBidi"/>
            <w:color w:val="000000" w:themeColor="text1"/>
            <w:lang w:val="en-GB"/>
          </w:rPr>
          <w:t xml:space="preserve">One of </w:t>
        </w:r>
      </w:ins>
      <w:r w:rsidRPr="00F31509">
        <w:rPr>
          <w:rFonts w:asciiTheme="majorBidi" w:eastAsia="Times New Roman" w:hAnsiTheme="majorBidi" w:cstheme="majorBidi"/>
          <w:color w:val="000000" w:themeColor="text1"/>
          <w:lang w:val="en-GB"/>
        </w:rPr>
        <w:t>the most important example</w:t>
      </w:r>
      <w:ins w:id="9200" w:author="Jane Shaw" w:date="2015-10-28T11:16:00Z">
        <w:r w:rsidR="005973BD">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is the biofuels market, where rising energy prices in conjunction with policies to promote the use of agricultural feed stocks </w:t>
      </w:r>
      <w:del w:id="9201" w:author="Jane Shaw" w:date="2015-10-28T11:18:00Z">
        <w:r w:rsidRPr="00F31509" w:rsidDel="005973BD">
          <w:rPr>
            <w:rFonts w:asciiTheme="majorBidi" w:eastAsia="Times New Roman" w:hAnsiTheme="majorBidi" w:cstheme="majorBidi"/>
            <w:color w:val="000000" w:themeColor="text1"/>
            <w:lang w:val="en-GB"/>
          </w:rPr>
          <w:delText xml:space="preserve">for </w:delText>
        </w:r>
      </w:del>
      <w:ins w:id="9202" w:author="Jane Shaw" w:date="2015-10-28T11:18:00Z">
        <w:r w:rsidR="005973BD">
          <w:rPr>
            <w:rFonts w:asciiTheme="majorBidi" w:eastAsia="Times New Roman" w:hAnsiTheme="majorBidi" w:cstheme="majorBidi"/>
            <w:color w:val="000000" w:themeColor="text1"/>
            <w:lang w:val="en-GB"/>
          </w:rPr>
          <w:t xml:space="preserve">to generate </w:t>
        </w:r>
      </w:ins>
      <w:r w:rsidRPr="00F31509">
        <w:rPr>
          <w:rFonts w:asciiTheme="majorBidi" w:eastAsia="Times New Roman" w:hAnsiTheme="majorBidi" w:cstheme="majorBidi"/>
          <w:color w:val="000000" w:themeColor="text1"/>
          <w:lang w:val="en-GB"/>
        </w:rPr>
        <w:t xml:space="preserve">energy </w:t>
      </w:r>
      <w:del w:id="9203" w:author="Jane Shaw" w:date="2015-10-28T11:18:00Z">
        <w:r w:rsidRPr="00F31509" w:rsidDel="005973BD">
          <w:rPr>
            <w:rFonts w:asciiTheme="majorBidi" w:eastAsia="Times New Roman" w:hAnsiTheme="majorBidi" w:cstheme="majorBidi"/>
            <w:color w:val="000000" w:themeColor="text1"/>
            <w:lang w:val="en-GB"/>
          </w:rPr>
          <w:delText xml:space="preserve">uses </w:delText>
        </w:r>
      </w:del>
      <w:r w:rsidRPr="00F31509">
        <w:rPr>
          <w:rFonts w:asciiTheme="majorBidi" w:eastAsia="Times New Roman" w:hAnsiTheme="majorBidi" w:cstheme="majorBidi"/>
          <w:color w:val="000000" w:themeColor="text1"/>
          <w:lang w:val="en-GB"/>
        </w:rPr>
        <w:t>have diverted a growing amount of (food) commodities into the fuel market. Maize for bioethanol in the U</w:t>
      </w:r>
      <w:ins w:id="9204" w:author="Jane Shaw" w:date="2015-10-28T11:18:00Z">
        <w:r w:rsidR="005973BD">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ins w:id="9205" w:author="Jane Shaw" w:date="2015-10-28T11:18:00Z">
        <w:r w:rsidR="005973BD">
          <w:rPr>
            <w:rFonts w:asciiTheme="majorBidi" w:eastAsia="Times New Roman" w:hAnsiTheme="majorBidi" w:cstheme="majorBidi"/>
            <w:color w:val="000000" w:themeColor="text1"/>
            <w:lang w:val="en-GB"/>
          </w:rPr>
          <w:t>tates of America</w:t>
        </w:r>
      </w:ins>
      <w:r w:rsidRPr="00F31509">
        <w:rPr>
          <w:rFonts w:asciiTheme="majorBidi" w:eastAsia="Times New Roman" w:hAnsiTheme="majorBidi" w:cstheme="majorBidi"/>
          <w:color w:val="000000" w:themeColor="text1"/>
          <w:lang w:val="en-GB"/>
        </w:rPr>
        <w:t xml:space="preserve"> and rapeseed oil for biodiesel in the EU are the most </w:t>
      </w:r>
      <w:del w:id="9206" w:author="Jane Shaw" w:date="2015-10-28T11:19:00Z">
        <w:r w:rsidRPr="00F31509" w:rsidDel="005973BD">
          <w:rPr>
            <w:rFonts w:asciiTheme="majorBidi" w:eastAsia="Times New Roman" w:hAnsiTheme="majorBidi" w:cstheme="majorBidi"/>
            <w:color w:val="000000" w:themeColor="text1"/>
            <w:lang w:val="en-GB"/>
          </w:rPr>
          <w:delText xml:space="preserve">popular and most </w:delText>
        </w:r>
      </w:del>
      <w:r w:rsidRPr="00F31509">
        <w:rPr>
          <w:rFonts w:asciiTheme="majorBidi" w:eastAsia="Times New Roman" w:hAnsiTheme="majorBidi" w:cstheme="majorBidi"/>
          <w:color w:val="000000" w:themeColor="text1"/>
          <w:lang w:val="en-GB"/>
        </w:rPr>
        <w:t xml:space="preserve">important examples, but </w:t>
      </w:r>
      <w:del w:id="9207" w:author="Jane Shaw" w:date="2015-10-28T11:19:00Z">
        <w:r w:rsidRPr="00F31509" w:rsidDel="005973BD">
          <w:rPr>
            <w:rFonts w:asciiTheme="majorBidi" w:eastAsia="Times New Roman" w:hAnsiTheme="majorBidi" w:cstheme="majorBidi"/>
            <w:color w:val="000000" w:themeColor="text1"/>
            <w:lang w:val="en-GB"/>
          </w:rPr>
          <w:delText xml:space="preserve">by far </w:delText>
        </w:r>
      </w:del>
      <w:r w:rsidRPr="00F31509">
        <w:rPr>
          <w:rFonts w:asciiTheme="majorBidi" w:eastAsia="Times New Roman" w:hAnsiTheme="majorBidi" w:cstheme="majorBidi"/>
          <w:color w:val="000000" w:themeColor="text1"/>
          <w:lang w:val="en-GB"/>
        </w:rPr>
        <w:t xml:space="preserve">not the only ones. With rising energy prices, many countries have embarked on similar programmes, albeit to a smaller extent. </w:t>
      </w:r>
    </w:p>
    <w:p w14:paraId="656F942C" w14:textId="2569AEBA" w:rsidR="004F65E4" w:rsidRPr="00F31509" w:rsidRDefault="004F65E4" w:rsidP="004F65E4">
      <w:pPr>
        <w:keepNext/>
        <w:jc w:val="both"/>
        <w:rPr>
          <w:rFonts w:asciiTheme="majorBidi" w:hAnsiTheme="majorBidi" w:cstheme="majorBidi"/>
          <w:color w:val="000000" w:themeColor="text1"/>
          <w:lang w:val="en-GB"/>
        </w:rPr>
      </w:pPr>
    </w:p>
    <w:p w14:paraId="04944616" w14:textId="703031B7" w:rsidR="004F65E4" w:rsidRPr="00F31509" w:rsidRDefault="004F65E4" w:rsidP="004F65E4">
      <w:pPr>
        <w:pStyle w:val="Didascalia"/>
        <w:jc w:val="both"/>
        <w:rPr>
          <w:rFonts w:asciiTheme="majorBidi" w:hAnsiTheme="majorBidi" w:cstheme="majorBidi"/>
          <w:b/>
          <w:color w:val="000000" w:themeColor="text1"/>
          <w:lang w:val="en-GB"/>
        </w:rPr>
      </w:pPr>
      <w:bookmarkStart w:id="9208" w:name="_Ref420755964"/>
      <w:bookmarkStart w:id="9209" w:name="_Toc421026228"/>
      <w:bookmarkStart w:id="9210" w:name="_Toc428383867"/>
      <w:bookmarkStart w:id="9211" w:name="_Toc430872520"/>
      <w:r w:rsidRPr="00F31509">
        <w:rPr>
          <w:rFonts w:asciiTheme="majorBidi" w:eastAsia="Times New Roman" w:hAnsiTheme="majorBidi" w:cstheme="majorBidi"/>
          <w:color w:val="000000" w:themeColor="text1"/>
          <w:lang w:val="en-GB"/>
        </w:rPr>
        <w:t>Figure</w:t>
      </w:r>
      <w:ins w:id="9212" w:author="Jane Shaw" w:date="2015-10-28T11:19:00Z">
        <w:r w:rsidR="005973BD">
          <w:rPr>
            <w:rFonts w:asciiTheme="majorBidi" w:eastAsia="Times New Roman" w:hAnsiTheme="majorBidi" w:cstheme="majorBidi"/>
            <w:color w:val="000000" w:themeColor="text1"/>
            <w:lang w:val="en-GB"/>
          </w:rPr>
          <w:t xml:space="preserve"> 16</w:t>
        </w:r>
      </w:ins>
      <w:del w:id="9213" w:author="Jane Shaw" w:date="2015-10-28T11:19:00Z">
        <w:r w:rsidRPr="00F31509" w:rsidDel="005973BD">
          <w:rPr>
            <w:rFonts w:asciiTheme="majorBidi" w:eastAsia="Times New Roman" w:hAnsiTheme="majorBidi" w:cstheme="majorBidi"/>
            <w:color w:val="000000" w:themeColor="text1"/>
            <w:lang w:val="en-GB"/>
          </w:rPr>
          <w:delText xml:space="preserve"> </w:delText>
        </w:r>
        <w:r w:rsidR="003D789C" w:rsidRPr="00F31509" w:rsidDel="005973BD">
          <w:rPr>
            <w:rFonts w:asciiTheme="majorBidi" w:hAnsiTheme="majorBidi" w:cstheme="majorBidi"/>
            <w:lang w:val="en-GB"/>
          </w:rPr>
          <w:fldChar w:fldCharType="begin"/>
        </w:r>
        <w:r w:rsidRPr="00F31509" w:rsidDel="005973BD">
          <w:rPr>
            <w:rFonts w:asciiTheme="majorBidi" w:hAnsiTheme="majorBidi" w:cstheme="majorBidi"/>
            <w:color w:val="000000" w:themeColor="text1"/>
            <w:lang w:val="en-GB"/>
          </w:rPr>
          <w:delInstrText xml:space="preserve"> SEQ Figure \* ARABIC </w:delInstrText>
        </w:r>
        <w:r w:rsidR="003D789C" w:rsidRPr="00F31509" w:rsidDel="005973BD">
          <w:rPr>
            <w:rFonts w:asciiTheme="majorBidi" w:hAnsiTheme="majorBidi" w:cstheme="majorBidi"/>
            <w:b/>
            <w:color w:val="000000" w:themeColor="text1"/>
            <w:lang w:val="en-GB"/>
          </w:rPr>
          <w:fldChar w:fldCharType="separate"/>
        </w:r>
        <w:r w:rsidR="00E24798" w:rsidDel="005973BD">
          <w:rPr>
            <w:rFonts w:asciiTheme="majorBidi" w:hAnsiTheme="majorBidi" w:cstheme="majorBidi"/>
            <w:noProof/>
            <w:color w:val="000000" w:themeColor="text1"/>
            <w:lang w:val="en-GB"/>
          </w:rPr>
          <w:delText>20</w:delText>
        </w:r>
        <w:r w:rsidR="003D789C" w:rsidRPr="00F31509" w:rsidDel="005973BD">
          <w:rPr>
            <w:rFonts w:asciiTheme="majorBidi" w:hAnsiTheme="majorBidi" w:cstheme="majorBidi"/>
            <w:lang w:val="en-GB"/>
          </w:rPr>
          <w:fldChar w:fldCharType="end"/>
        </w:r>
      </w:del>
      <w:bookmarkEnd w:id="9208"/>
      <w:r w:rsidRPr="00F31509">
        <w:rPr>
          <w:rFonts w:asciiTheme="majorBidi" w:eastAsia="Times New Roman" w:hAnsiTheme="majorBidi" w:cstheme="majorBidi"/>
          <w:color w:val="000000" w:themeColor="text1"/>
          <w:lang w:val="en-GB"/>
        </w:rPr>
        <w:t xml:space="preserve">: </w:t>
      </w:r>
      <w:commentRangeStart w:id="9214"/>
      <w:r w:rsidRPr="00F31509">
        <w:rPr>
          <w:rFonts w:asciiTheme="majorBidi" w:eastAsia="Times New Roman" w:hAnsiTheme="majorBidi" w:cstheme="majorBidi"/>
          <w:color w:val="000000" w:themeColor="text1"/>
          <w:lang w:val="en-GB"/>
        </w:rPr>
        <w:t>Vegetable oils</w:t>
      </w:r>
      <w:r w:rsidR="003325EE" w:rsidRPr="00F31509">
        <w:rPr>
          <w:rFonts w:asciiTheme="majorBidi" w:eastAsia="Times New Roman" w:hAnsiTheme="majorBidi" w:cstheme="majorBidi"/>
          <w:color w:val="000000" w:themeColor="text1"/>
          <w:lang w:val="en-GB"/>
        </w:rPr>
        <w:t xml:space="preserve">: </w:t>
      </w:r>
      <w:r w:rsidR="00C83BC9" w:rsidRPr="00F31509">
        <w:rPr>
          <w:rFonts w:asciiTheme="majorBidi" w:eastAsia="Times New Roman" w:hAnsiTheme="majorBidi" w:cstheme="majorBidi"/>
          <w:color w:val="000000" w:themeColor="text1"/>
          <w:lang w:val="en-GB"/>
        </w:rPr>
        <w:t xml:space="preserve">other </w:t>
      </w:r>
      <w:commentRangeEnd w:id="9214"/>
      <w:r w:rsidR="002F49B4">
        <w:rPr>
          <w:rStyle w:val="Rimandocommento"/>
          <w:rFonts w:cs="Arial"/>
          <w:i w:val="0"/>
          <w:iCs w:val="0"/>
        </w:rPr>
        <w:commentReference w:id="9214"/>
      </w:r>
      <w:r w:rsidRPr="00F31509">
        <w:rPr>
          <w:rFonts w:asciiTheme="majorBidi" w:eastAsia="Times New Roman" w:hAnsiTheme="majorBidi" w:cstheme="majorBidi"/>
          <w:color w:val="000000" w:themeColor="text1"/>
          <w:lang w:val="en-GB"/>
        </w:rPr>
        <w:t xml:space="preserve">uses </w:t>
      </w:r>
      <w:del w:id="9215" w:author="Jane Shaw" w:date="2015-10-28T11:28:00Z">
        <w:r w:rsidRPr="00F31509" w:rsidDel="003325EE">
          <w:rPr>
            <w:rFonts w:asciiTheme="majorBidi" w:eastAsia="Times New Roman" w:hAnsiTheme="majorBidi" w:cstheme="majorBidi"/>
            <w:color w:val="000000" w:themeColor="text1"/>
            <w:lang w:val="en-GB"/>
          </w:rPr>
          <w:delText xml:space="preserve">of </w:delText>
        </w:r>
      </w:del>
      <w:ins w:id="9216" w:author="Jane Shaw" w:date="2015-10-28T11:28:00Z">
        <w:r w:rsidR="003325EE">
          <w:rPr>
            <w:rFonts w:asciiTheme="majorBidi" w:eastAsia="Times New Roman" w:hAnsiTheme="majorBidi" w:cstheme="majorBidi"/>
            <w:color w:val="000000" w:themeColor="text1"/>
            <w:lang w:val="en-GB"/>
          </w:rPr>
          <w:t xml:space="preserve">from </w:t>
        </w:r>
      </w:ins>
      <w:r w:rsidRPr="00F31509">
        <w:rPr>
          <w:rFonts w:asciiTheme="majorBidi" w:eastAsia="Times New Roman" w:hAnsiTheme="majorBidi" w:cstheme="majorBidi"/>
          <w:color w:val="000000" w:themeColor="text1"/>
          <w:lang w:val="en-GB"/>
        </w:rPr>
        <w:t>FAOSTAT v</w:t>
      </w:r>
      <w:ins w:id="9217" w:author="Jane Shaw" w:date="2015-10-28T11:28:00Z">
        <w:r w:rsidR="003325EE">
          <w:rPr>
            <w:rFonts w:asciiTheme="majorBidi" w:eastAsia="Times New Roman" w:hAnsiTheme="majorBidi" w:cstheme="majorBidi"/>
            <w:color w:val="000000" w:themeColor="text1"/>
            <w:lang w:val="en-GB"/>
          </w:rPr>
          <w:t>ersus</w:t>
        </w:r>
      </w:ins>
      <w:r w:rsidRPr="00F31509">
        <w:rPr>
          <w:rFonts w:asciiTheme="majorBidi" w:eastAsia="Times New Roman" w:hAnsiTheme="majorBidi" w:cstheme="majorBidi"/>
          <w:color w:val="000000" w:themeColor="text1"/>
          <w:lang w:val="en-GB"/>
        </w:rPr>
        <w:t xml:space="preserve"> </w:t>
      </w:r>
      <w:r w:rsidR="00C83BC9" w:rsidRPr="00F31509">
        <w:rPr>
          <w:rFonts w:asciiTheme="majorBidi" w:eastAsia="Times New Roman" w:hAnsiTheme="majorBidi" w:cstheme="majorBidi"/>
          <w:color w:val="000000" w:themeColor="text1"/>
          <w:lang w:val="en-GB"/>
        </w:rPr>
        <w:t xml:space="preserve">industrial </w:t>
      </w:r>
      <w:r w:rsidRPr="00F31509">
        <w:rPr>
          <w:rFonts w:asciiTheme="majorBidi" w:eastAsia="Times New Roman" w:hAnsiTheme="majorBidi" w:cstheme="majorBidi"/>
          <w:color w:val="000000" w:themeColor="text1"/>
          <w:lang w:val="en-GB"/>
        </w:rPr>
        <w:t xml:space="preserve">use </w:t>
      </w:r>
      <w:del w:id="9218" w:author="Jane Shaw" w:date="2015-10-28T11:28:00Z">
        <w:r w:rsidRPr="00F31509" w:rsidDel="003325EE">
          <w:rPr>
            <w:rFonts w:asciiTheme="majorBidi" w:eastAsia="Times New Roman" w:hAnsiTheme="majorBidi" w:cstheme="majorBidi"/>
            <w:color w:val="000000" w:themeColor="text1"/>
            <w:lang w:val="en-GB"/>
          </w:rPr>
          <w:delText xml:space="preserve">of </w:delText>
        </w:r>
      </w:del>
      <w:ins w:id="9219" w:author="Jane Shaw" w:date="2015-10-28T11:28:00Z">
        <w:r w:rsidR="003325EE">
          <w:rPr>
            <w:rFonts w:asciiTheme="majorBidi" w:eastAsia="Times New Roman" w:hAnsiTheme="majorBidi" w:cstheme="majorBidi"/>
            <w:color w:val="000000" w:themeColor="text1"/>
            <w:lang w:val="en-GB"/>
          </w:rPr>
          <w:t xml:space="preserve">from </w:t>
        </w:r>
      </w:ins>
      <w:ins w:id="9220" w:author="Jane Shaw" w:date="2015-10-28T11:34:00Z">
        <w:r w:rsidR="00EB4AB9">
          <w:rPr>
            <w:rFonts w:asciiTheme="majorBidi" w:eastAsia="Times New Roman" w:hAnsiTheme="majorBidi" w:cstheme="majorBidi"/>
            <w:color w:val="000000" w:themeColor="text1"/>
            <w:lang w:val="en-GB"/>
          </w:rPr>
          <w:t xml:space="preserve">USDA’s </w:t>
        </w:r>
      </w:ins>
      <w:r w:rsidRPr="00F31509">
        <w:rPr>
          <w:rFonts w:asciiTheme="majorBidi" w:eastAsia="Times New Roman" w:hAnsiTheme="majorBidi" w:cstheme="majorBidi"/>
          <w:color w:val="000000" w:themeColor="text1"/>
          <w:lang w:val="en-GB"/>
        </w:rPr>
        <w:t>PS</w:t>
      </w:r>
      <w:ins w:id="9221" w:author="Jane Shaw" w:date="2015-10-28T11:35:00Z">
        <w:r w:rsidR="00EB4AB9">
          <w:rPr>
            <w:rFonts w:asciiTheme="majorBidi" w:eastAsia="Times New Roman" w:hAnsiTheme="majorBidi" w:cstheme="majorBidi"/>
            <w:color w:val="000000" w:themeColor="text1"/>
            <w:lang w:val="en-GB"/>
          </w:rPr>
          <w:t>&amp;</w:t>
        </w:r>
      </w:ins>
      <w:r w:rsidRPr="00F31509">
        <w:rPr>
          <w:rFonts w:asciiTheme="majorBidi" w:eastAsia="Times New Roman" w:hAnsiTheme="majorBidi" w:cstheme="majorBidi"/>
          <w:color w:val="000000" w:themeColor="text1"/>
          <w:lang w:val="en-GB"/>
        </w:rPr>
        <w:t>D</w:t>
      </w:r>
      <w:bookmarkEnd w:id="9209"/>
      <w:bookmarkEnd w:id="9210"/>
      <w:bookmarkEnd w:id="9211"/>
      <w:ins w:id="9222" w:author="Jane Shaw" w:date="2015-10-28T11:36:00Z">
        <w:r w:rsidR="00EB4AB9">
          <w:rPr>
            <w:rFonts w:asciiTheme="majorBidi" w:eastAsia="Times New Roman" w:hAnsiTheme="majorBidi" w:cstheme="majorBidi"/>
            <w:color w:val="000000" w:themeColor="text1"/>
            <w:lang w:val="en-GB"/>
          </w:rPr>
          <w:t xml:space="preserve"> database</w:t>
        </w:r>
      </w:ins>
    </w:p>
    <w:p w14:paraId="47517543" w14:textId="1D484AD3"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Much less prominent, but equally important, is a similar trend for industrial use outside the energy sector. </w:t>
      </w:r>
      <w:del w:id="9223" w:author="Jane Shaw" w:date="2015-10-28T11:29:00Z">
        <w:r w:rsidRPr="00F31509" w:rsidDel="003325EE">
          <w:rPr>
            <w:rFonts w:asciiTheme="majorBidi" w:eastAsia="Times New Roman" w:hAnsiTheme="majorBidi" w:cstheme="majorBidi"/>
            <w:color w:val="000000" w:themeColor="text1"/>
            <w:lang w:val="en-GB"/>
          </w:rPr>
          <w:delText xml:space="preserve">Just like </w:delText>
        </w:r>
      </w:del>
      <w:ins w:id="9224" w:author="Jane Shaw" w:date="2015-11-07T19:48:00Z">
        <w:r w:rsidR="00C83BC9">
          <w:rPr>
            <w:rFonts w:asciiTheme="majorBidi" w:eastAsia="Times New Roman" w:hAnsiTheme="majorBidi" w:cstheme="majorBidi"/>
            <w:color w:val="000000" w:themeColor="text1"/>
            <w:lang w:val="en-GB"/>
          </w:rPr>
          <w:t xml:space="preserve">Similar to </w:t>
        </w:r>
      </w:ins>
      <w:r w:rsidRPr="00F31509">
        <w:rPr>
          <w:rFonts w:asciiTheme="majorBidi" w:eastAsia="Times New Roman" w:hAnsiTheme="majorBidi" w:cstheme="majorBidi"/>
          <w:color w:val="000000" w:themeColor="text1"/>
          <w:lang w:val="en-GB"/>
        </w:rPr>
        <w:t xml:space="preserve">the biofuels market, this market </w:t>
      </w:r>
      <w:ins w:id="9225" w:author="Jane Shaw" w:date="2015-11-07T19:48:00Z">
        <w:r w:rsidR="00C83BC9">
          <w:rPr>
            <w:rFonts w:asciiTheme="majorBidi" w:eastAsia="Times New Roman" w:hAnsiTheme="majorBidi" w:cstheme="majorBidi"/>
            <w:color w:val="000000" w:themeColor="text1"/>
            <w:lang w:val="en-GB"/>
          </w:rPr>
          <w:t xml:space="preserve">also </w:t>
        </w:r>
      </w:ins>
      <w:r w:rsidRPr="00F31509">
        <w:rPr>
          <w:rFonts w:asciiTheme="majorBidi" w:eastAsia="Times New Roman" w:hAnsiTheme="majorBidi" w:cstheme="majorBidi"/>
          <w:color w:val="000000" w:themeColor="text1"/>
          <w:lang w:val="en-GB"/>
        </w:rPr>
        <w:t xml:space="preserve">affects both starch-rich and oil-rich food commodities. For example, </w:t>
      </w:r>
      <w:del w:id="9226" w:author="Jane Shaw" w:date="2015-10-28T11:29:00Z">
        <w:r w:rsidRPr="00F31509" w:rsidDel="003325EE">
          <w:rPr>
            <w:rFonts w:asciiTheme="majorBidi" w:eastAsia="Times New Roman" w:hAnsiTheme="majorBidi" w:cstheme="majorBidi"/>
            <w:color w:val="000000" w:themeColor="text1"/>
            <w:lang w:val="en-GB"/>
          </w:rPr>
          <w:delText xml:space="preserve">a </w:delText>
        </w:r>
      </w:del>
      <w:r w:rsidRPr="00F31509">
        <w:rPr>
          <w:rFonts w:asciiTheme="majorBidi" w:eastAsia="Times New Roman" w:hAnsiTheme="majorBidi" w:cstheme="majorBidi"/>
          <w:color w:val="000000" w:themeColor="text1"/>
          <w:lang w:val="en-GB"/>
        </w:rPr>
        <w:t>rapidly rising share</w:t>
      </w:r>
      <w:ins w:id="9227" w:author="Jane Shaw" w:date="2015-10-28T11:29:00Z">
        <w:r w:rsidR="003325EE">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coconut oil and palm kernel oil are now diverted into the production of cosmetics, while many other vegetable oils have become </w:t>
      </w:r>
      <w:del w:id="9228" w:author="Jane Shaw" w:date="2015-10-28T11:29:00Z">
        <w:r w:rsidRPr="00F31509" w:rsidDel="003325EE">
          <w:rPr>
            <w:rFonts w:asciiTheme="majorBidi" w:eastAsia="Times New Roman" w:hAnsiTheme="majorBidi" w:cstheme="majorBidi"/>
            <w:color w:val="000000" w:themeColor="text1"/>
            <w:lang w:val="en-GB"/>
          </w:rPr>
          <w:delText xml:space="preserve">key </w:delText>
        </w:r>
      </w:del>
      <w:ins w:id="9229" w:author="Jane Shaw" w:date="2015-10-28T11:29:00Z">
        <w:r w:rsidR="003325EE">
          <w:rPr>
            <w:rFonts w:asciiTheme="majorBidi" w:eastAsia="Times New Roman" w:hAnsiTheme="majorBidi" w:cstheme="majorBidi"/>
            <w:color w:val="000000" w:themeColor="text1"/>
            <w:lang w:val="en-GB"/>
          </w:rPr>
          <w:t>core</w:t>
        </w:r>
        <w:r w:rsidR="003325EE"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ingredients for the production of paints, soaps</w:t>
      </w:r>
      <w:del w:id="9230" w:author="Jane Shaw" w:date="2015-10-28T11:29:00Z">
        <w:r w:rsidRPr="00F31509" w:rsidDel="003325EE">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and other detergents. </w:t>
      </w:r>
      <w:del w:id="9231" w:author="Jane Shaw" w:date="2015-10-28T11:30:00Z">
        <w:r w:rsidRPr="00F31509" w:rsidDel="003325EE">
          <w:rPr>
            <w:rFonts w:asciiTheme="majorBidi" w:eastAsia="Times New Roman" w:hAnsiTheme="majorBidi" w:cstheme="majorBidi"/>
            <w:color w:val="000000" w:themeColor="text1"/>
            <w:lang w:val="en-GB"/>
          </w:rPr>
          <w:delText xml:space="preserve">Similarly, </w:delText>
        </w:r>
      </w:del>
      <w:r w:rsidR="003325EE" w:rsidRPr="00F31509">
        <w:rPr>
          <w:rFonts w:asciiTheme="majorBidi" w:eastAsia="Times New Roman" w:hAnsiTheme="majorBidi" w:cstheme="majorBidi"/>
          <w:color w:val="000000" w:themeColor="text1"/>
          <w:lang w:val="en-GB"/>
        </w:rPr>
        <w:t>Starch</w:t>
      </w:r>
      <w:r w:rsidRPr="00F31509">
        <w:rPr>
          <w:rFonts w:asciiTheme="majorBidi" w:eastAsia="Times New Roman" w:hAnsiTheme="majorBidi" w:cstheme="majorBidi"/>
          <w:color w:val="000000" w:themeColor="text1"/>
          <w:lang w:val="en-GB"/>
        </w:rPr>
        <w:t xml:space="preserve">-based products have </w:t>
      </w:r>
      <w:ins w:id="9232" w:author="Jane Shaw" w:date="2015-10-28T11:30:00Z">
        <w:r w:rsidR="003325EE">
          <w:rPr>
            <w:rFonts w:asciiTheme="majorBidi" w:eastAsia="Times New Roman" w:hAnsiTheme="majorBidi" w:cstheme="majorBidi"/>
            <w:color w:val="000000" w:themeColor="text1"/>
            <w:lang w:val="en-GB"/>
          </w:rPr>
          <w:t xml:space="preserve">likewise </w:t>
        </w:r>
      </w:ins>
      <w:r w:rsidRPr="00F31509">
        <w:rPr>
          <w:rFonts w:asciiTheme="majorBidi" w:eastAsia="Times New Roman" w:hAnsiTheme="majorBidi" w:cstheme="majorBidi"/>
          <w:color w:val="000000" w:themeColor="text1"/>
          <w:lang w:val="en-GB"/>
        </w:rPr>
        <w:t xml:space="preserve">become increasingly important as construction materials and are being used for other, non-food purposes. The non-food use of vegetable oils is particularly important for the </w:t>
      </w:r>
      <w:del w:id="9233" w:author="Jane Shaw" w:date="2015-10-28T11:30:00Z">
        <w:r w:rsidRPr="00F31509" w:rsidDel="003325EE">
          <w:rPr>
            <w:rFonts w:asciiTheme="majorBidi" w:eastAsia="Times New Roman" w:hAnsiTheme="majorBidi" w:cstheme="majorBidi"/>
            <w:color w:val="000000" w:themeColor="text1"/>
            <w:lang w:val="en-GB"/>
          </w:rPr>
          <w:delText>food balance sheets</w:delText>
        </w:r>
      </w:del>
      <w:ins w:id="9234" w:author="Jane Shaw" w:date="2015-10-28T11:30:00Z">
        <w:r w:rsidR="003325EE">
          <w:rPr>
            <w:rFonts w:asciiTheme="majorBidi" w:eastAsia="Times New Roman" w:hAnsiTheme="majorBidi" w:cstheme="majorBidi"/>
            <w:color w:val="000000" w:themeColor="text1"/>
            <w:lang w:val="en-GB"/>
          </w:rPr>
          <w:t>FBS</w:t>
        </w:r>
      </w:ins>
      <w:r w:rsidRPr="00F31509">
        <w:rPr>
          <w:rFonts w:asciiTheme="majorBidi" w:eastAsia="Times New Roman" w:hAnsiTheme="majorBidi" w:cstheme="majorBidi"/>
          <w:color w:val="000000" w:themeColor="text1"/>
          <w:lang w:val="en-GB"/>
        </w:rPr>
        <w:t>.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w:t>
      </w:r>
      <w:ins w:id="9235" w:author="Jane Shaw" w:date="2015-10-28T11:31:00Z">
        <w:r w:rsidR="003325EE">
          <w:rPr>
            <w:rFonts w:asciiTheme="majorBidi" w:eastAsia="Times New Roman" w:hAnsiTheme="majorBidi" w:cstheme="majorBidi"/>
            <w:color w:val="000000" w:themeColor="text1"/>
            <w:lang w:val="en-GB"/>
          </w:rPr>
          <w:t>e</w:t>
        </w:r>
      </w:ins>
      <w:del w:id="9236" w:author="Jane Shaw" w:date="2015-10-28T11:31:00Z">
        <w:r w:rsidRPr="00F31509" w:rsidDel="003325EE">
          <w:rPr>
            <w:rFonts w:asciiTheme="majorBidi" w:eastAsia="Times New Roman" w:hAnsiTheme="majorBidi" w:cstheme="majorBidi"/>
            <w:color w:val="000000" w:themeColor="text1"/>
            <w:lang w:val="en-GB"/>
          </w:rPr>
          <w:delText>c</w:delText>
        </w:r>
      </w:del>
      <w:r w:rsidRPr="00F31509">
        <w:rPr>
          <w:rFonts w:asciiTheme="majorBidi" w:eastAsia="Times New Roman" w:hAnsiTheme="majorBidi" w:cstheme="majorBidi"/>
          <w:color w:val="000000" w:themeColor="text1"/>
          <w:lang w:val="en-GB"/>
        </w:rPr>
        <w:t xml:space="preserve"> content (9</w:t>
      </w:r>
      <w:ins w:id="9237" w:author="Jane Shaw" w:date="2015-10-28T11:31:00Z">
        <w:r w:rsidR="003325EE">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kcals/g), the impact</w:t>
      </w:r>
      <w:ins w:id="9238" w:author="Jane Shaw" w:date="2015-10-28T11:31:00Z">
        <w:r w:rsidR="003325EE">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on food availability and </w:t>
      </w:r>
      <w:del w:id="9239" w:author="Jane Shaw" w:date="2015-10-28T11:31:00Z">
        <w:r w:rsidRPr="00F31509" w:rsidDel="003325EE">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DES </w:t>
      </w:r>
      <w:del w:id="9240" w:author="Jane Shaw" w:date="2015-10-28T11:31:00Z">
        <w:r w:rsidRPr="00F31509" w:rsidDel="003325EE">
          <w:rPr>
            <w:rFonts w:asciiTheme="majorBidi" w:eastAsia="Times New Roman" w:hAnsiTheme="majorBidi" w:cstheme="majorBidi"/>
            <w:color w:val="000000" w:themeColor="text1"/>
            <w:lang w:val="en-GB"/>
          </w:rPr>
          <w:delText xml:space="preserve">is </w:delText>
        </w:r>
      </w:del>
      <w:ins w:id="9241" w:author="Jane Shaw" w:date="2015-10-28T11:31:00Z">
        <w:r w:rsidR="003325EE">
          <w:rPr>
            <w:rFonts w:asciiTheme="majorBidi" w:eastAsia="Times New Roman" w:hAnsiTheme="majorBidi" w:cstheme="majorBidi"/>
            <w:color w:val="000000" w:themeColor="text1"/>
            <w:lang w:val="en-GB"/>
          </w:rPr>
          <w:t>are</w:t>
        </w:r>
        <w:r w:rsidR="003325EE"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particularly </w:t>
      </w:r>
      <w:del w:id="9242" w:author="Jane Shaw" w:date="2015-11-07T19:48:00Z">
        <w:r w:rsidRPr="00F31509" w:rsidDel="00C83BC9">
          <w:rPr>
            <w:rFonts w:asciiTheme="majorBidi" w:eastAsia="Times New Roman" w:hAnsiTheme="majorBidi" w:cstheme="majorBidi"/>
            <w:color w:val="000000" w:themeColor="text1"/>
            <w:lang w:val="en-GB"/>
          </w:rPr>
          <w:delText>high</w:delText>
        </w:r>
      </w:del>
      <w:ins w:id="9243" w:author="Jane Shaw" w:date="2015-11-07T19:48:00Z">
        <w:r w:rsidR="00C83BC9">
          <w:rPr>
            <w:rFonts w:asciiTheme="majorBidi" w:eastAsia="Times New Roman" w:hAnsiTheme="majorBidi" w:cstheme="majorBidi"/>
            <w:color w:val="000000" w:themeColor="text1"/>
            <w:lang w:val="en-GB"/>
          </w:rPr>
          <w:t>great</w:t>
        </w:r>
      </w:ins>
      <w:r w:rsidRPr="00F31509">
        <w:rPr>
          <w:rFonts w:asciiTheme="majorBidi" w:eastAsia="Times New Roman" w:hAnsiTheme="majorBidi" w:cstheme="majorBidi"/>
          <w:color w:val="000000" w:themeColor="text1"/>
          <w:lang w:val="en-GB"/>
        </w:rPr>
        <w:t>.</w:t>
      </w:r>
    </w:p>
    <w:p w14:paraId="1B0C58D1" w14:textId="015E6D4C"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Unfortunately, the </w:t>
      </w:r>
      <w:del w:id="9244" w:author="Jane Shaw" w:date="2015-11-07T19:48:00Z">
        <w:r w:rsidRPr="00F31509" w:rsidDel="00C83BC9">
          <w:rPr>
            <w:rFonts w:asciiTheme="majorBidi" w:hAnsiTheme="majorBidi" w:cstheme="majorBidi"/>
            <w:color w:val="000000" w:themeColor="text1"/>
            <w:lang w:val="en-GB"/>
          </w:rPr>
          <w:delText xml:space="preserve">great </w:delText>
        </w:r>
      </w:del>
      <w:ins w:id="9245" w:author="Jane Shaw" w:date="2015-11-07T19:48:00Z">
        <w:r w:rsidR="00C83BC9">
          <w:rPr>
            <w:rFonts w:asciiTheme="majorBidi" w:hAnsiTheme="majorBidi" w:cstheme="majorBidi"/>
            <w:color w:val="000000" w:themeColor="text1"/>
            <w:lang w:val="en-GB"/>
          </w:rPr>
          <w:t xml:space="preserve">wide </w:t>
        </w:r>
      </w:ins>
      <w:r w:rsidRPr="00F31509">
        <w:rPr>
          <w:rFonts w:asciiTheme="majorBidi" w:hAnsiTheme="majorBidi" w:cstheme="majorBidi"/>
          <w:color w:val="000000" w:themeColor="text1"/>
          <w:lang w:val="en-GB"/>
        </w:rPr>
        <w:t xml:space="preserve">variety of different uses (energy, paints, detergents, cosmetics, etc.) makes it difficult to gather actual information. </w:t>
      </w:r>
      <w:del w:id="9246" w:author="Jane Shaw" w:date="2015-10-28T11:31:00Z">
        <w:r w:rsidRPr="00F31509" w:rsidDel="003325EE">
          <w:rPr>
            <w:rFonts w:asciiTheme="majorBidi" w:hAnsiTheme="majorBidi" w:cstheme="majorBidi"/>
            <w:color w:val="000000" w:themeColor="text1"/>
            <w:lang w:val="en-GB"/>
          </w:rPr>
          <w:delText>What is more</w:delText>
        </w:r>
      </w:del>
      <w:ins w:id="9247" w:author="Jane Shaw" w:date="2015-10-28T11:31:00Z">
        <w:r w:rsidR="003325EE">
          <w:rPr>
            <w:rFonts w:asciiTheme="majorBidi" w:hAnsiTheme="majorBidi" w:cstheme="majorBidi"/>
            <w:color w:val="000000" w:themeColor="text1"/>
            <w:lang w:val="en-GB"/>
          </w:rPr>
          <w:t>In addition</w:t>
        </w:r>
      </w:ins>
      <w:r w:rsidRPr="00F31509">
        <w:rPr>
          <w:rFonts w:asciiTheme="majorBidi" w:hAnsiTheme="majorBidi" w:cstheme="majorBidi"/>
          <w:color w:val="000000" w:themeColor="text1"/>
          <w:lang w:val="en-GB"/>
        </w:rPr>
        <w:t xml:space="preserve">, there is no straightforward way of imputing information. </w:t>
      </w:r>
      <w:del w:id="9248" w:author="Jane Shaw" w:date="2015-10-28T11:31:00Z">
        <w:r w:rsidRPr="00F31509" w:rsidDel="00EB4AB9">
          <w:rPr>
            <w:rFonts w:asciiTheme="majorBidi" w:hAnsiTheme="majorBidi" w:cstheme="majorBidi"/>
            <w:color w:val="000000" w:themeColor="text1"/>
            <w:lang w:val="en-GB"/>
          </w:rPr>
          <w:delText xml:space="preserve">Information </w:delText>
        </w:r>
      </w:del>
      <w:ins w:id="9249" w:author="Jane Shaw" w:date="2015-10-28T11:31:00Z">
        <w:r w:rsidR="00EB4AB9">
          <w:rPr>
            <w:rFonts w:asciiTheme="majorBidi" w:hAnsiTheme="majorBidi" w:cstheme="majorBidi"/>
            <w:color w:val="000000" w:themeColor="text1"/>
            <w:lang w:val="en-GB"/>
          </w:rPr>
          <w:t>Questions</w:t>
        </w:r>
        <w:r w:rsidR="00EB4AB9" w:rsidRPr="00F31509">
          <w:rPr>
            <w:rFonts w:asciiTheme="majorBidi" w:hAnsiTheme="majorBidi" w:cstheme="majorBidi"/>
            <w:color w:val="000000" w:themeColor="text1"/>
            <w:lang w:val="en-GB"/>
          </w:rPr>
          <w:t xml:space="preserve"> </w:t>
        </w:r>
      </w:ins>
      <w:r w:rsidRPr="00F31509">
        <w:rPr>
          <w:rFonts w:asciiTheme="majorBidi" w:hAnsiTheme="majorBidi" w:cstheme="majorBidi"/>
          <w:color w:val="000000" w:themeColor="text1"/>
          <w:lang w:val="en-GB"/>
        </w:rPr>
        <w:t xml:space="preserve">on industrial uses </w:t>
      </w:r>
      <w:del w:id="9250" w:author="Jane Shaw" w:date="2015-10-28T11:32:00Z">
        <w:r w:rsidRPr="00F31509" w:rsidDel="00EB4AB9">
          <w:rPr>
            <w:rFonts w:asciiTheme="majorBidi" w:hAnsiTheme="majorBidi" w:cstheme="majorBidi"/>
            <w:color w:val="000000" w:themeColor="text1"/>
            <w:lang w:val="en-GB"/>
          </w:rPr>
          <w:delText xml:space="preserve">is </w:delText>
        </w:r>
      </w:del>
      <w:ins w:id="9251" w:author="Jane Shaw" w:date="2015-10-28T11:32:00Z">
        <w:r w:rsidR="00EB4AB9">
          <w:rPr>
            <w:rFonts w:asciiTheme="majorBidi" w:hAnsiTheme="majorBidi" w:cstheme="majorBidi"/>
            <w:color w:val="000000" w:themeColor="text1"/>
            <w:lang w:val="en-GB"/>
          </w:rPr>
          <w:t xml:space="preserve">are </w:t>
        </w:r>
      </w:ins>
      <w:r w:rsidRPr="00F31509">
        <w:rPr>
          <w:rFonts w:asciiTheme="majorBidi" w:hAnsiTheme="majorBidi" w:cstheme="majorBidi"/>
          <w:color w:val="000000" w:themeColor="text1"/>
          <w:lang w:val="en-GB"/>
        </w:rPr>
        <w:t>included in FAO questionnaires</w:t>
      </w:r>
      <w:ins w:id="9252" w:author="Jane Shaw" w:date="2015-10-28T11:31:00Z">
        <w:r w:rsidR="003325EE">
          <w:rPr>
            <w:rFonts w:asciiTheme="majorBidi" w:hAnsiTheme="majorBidi" w:cstheme="majorBidi"/>
            <w:color w:val="000000" w:themeColor="text1"/>
            <w:lang w:val="en-GB"/>
          </w:rPr>
          <w:t>,</w:t>
        </w:r>
      </w:ins>
      <w:del w:id="9253" w:author="Jane Shaw" w:date="2015-10-28T11:31:00Z">
        <w:r w:rsidRPr="00F31509" w:rsidDel="003325EE">
          <w:rPr>
            <w:rFonts w:asciiTheme="majorBidi" w:hAnsiTheme="majorBidi" w:cstheme="majorBidi"/>
            <w:color w:val="000000" w:themeColor="text1"/>
            <w:lang w:val="en-GB"/>
          </w:rPr>
          <w:delText>;</w:delText>
        </w:r>
      </w:del>
      <w:r w:rsidRPr="00F31509">
        <w:rPr>
          <w:rFonts w:asciiTheme="majorBidi" w:hAnsiTheme="majorBidi" w:cstheme="majorBidi"/>
          <w:color w:val="000000" w:themeColor="text1"/>
          <w:lang w:val="en-GB"/>
        </w:rPr>
        <w:t xml:space="preserve"> </w:t>
      </w:r>
      <w:del w:id="9254" w:author="Jane Shaw" w:date="2015-10-28T11:31:00Z">
        <w:r w:rsidRPr="00F31509" w:rsidDel="003325EE">
          <w:rPr>
            <w:rFonts w:asciiTheme="majorBidi" w:hAnsiTheme="majorBidi" w:cstheme="majorBidi"/>
            <w:color w:val="000000" w:themeColor="text1"/>
            <w:lang w:val="en-GB"/>
          </w:rPr>
          <w:delText xml:space="preserve">however, </w:delText>
        </w:r>
      </w:del>
      <w:ins w:id="9255" w:author="Jane Shaw" w:date="2015-10-28T11:31:00Z">
        <w:r w:rsidR="003325EE">
          <w:rPr>
            <w:rFonts w:asciiTheme="majorBidi" w:hAnsiTheme="majorBidi" w:cstheme="majorBidi"/>
            <w:color w:val="000000" w:themeColor="text1"/>
            <w:lang w:val="en-GB"/>
          </w:rPr>
          <w:t xml:space="preserve">but </w:t>
        </w:r>
      </w:ins>
      <w:r w:rsidRPr="00F31509">
        <w:rPr>
          <w:rFonts w:asciiTheme="majorBidi" w:hAnsiTheme="majorBidi" w:cstheme="majorBidi"/>
          <w:color w:val="000000" w:themeColor="text1"/>
          <w:lang w:val="en-GB"/>
        </w:rPr>
        <w:t xml:space="preserve">very few countries provide </w:t>
      </w:r>
      <w:ins w:id="9256" w:author="Jane Shaw" w:date="2015-10-28T11:31:00Z">
        <w:r w:rsidR="003325EE">
          <w:rPr>
            <w:rFonts w:asciiTheme="majorBidi" w:hAnsiTheme="majorBidi" w:cstheme="majorBidi"/>
            <w:color w:val="000000" w:themeColor="text1"/>
            <w:lang w:val="en-GB"/>
          </w:rPr>
          <w:t xml:space="preserve">this </w:t>
        </w:r>
      </w:ins>
      <w:r w:rsidRPr="00F31509">
        <w:rPr>
          <w:rFonts w:asciiTheme="majorBidi" w:hAnsiTheme="majorBidi" w:cstheme="majorBidi"/>
          <w:color w:val="000000" w:themeColor="text1"/>
          <w:lang w:val="en-GB"/>
        </w:rPr>
        <w:t xml:space="preserve">information. The only area where information is readily available is </w:t>
      </w:r>
      <w:ins w:id="9257" w:author="Jane Shaw" w:date="2015-10-28T11:32:00Z">
        <w:r w:rsidR="00EB4AB9">
          <w:rPr>
            <w:rFonts w:asciiTheme="majorBidi" w:hAnsiTheme="majorBidi" w:cstheme="majorBidi"/>
            <w:color w:val="000000" w:themeColor="text1"/>
            <w:lang w:val="en-GB"/>
          </w:rPr>
          <w:t xml:space="preserve">in </w:t>
        </w:r>
      </w:ins>
      <w:r w:rsidRPr="00F31509">
        <w:rPr>
          <w:rFonts w:asciiTheme="majorBidi" w:hAnsiTheme="majorBidi" w:cstheme="majorBidi"/>
          <w:color w:val="000000" w:themeColor="text1"/>
          <w:lang w:val="en-GB"/>
        </w:rPr>
        <w:t>the use of agricultural feedstuffs for biofuel</w:t>
      </w:r>
      <w:del w:id="9258" w:author="Jane Shaw" w:date="2015-10-28T11:32:00Z">
        <w:r w:rsidRPr="00F31509" w:rsidDel="00EB4AB9">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production. This information is collected by </w:t>
      </w:r>
      <w:del w:id="9259" w:author="Jane Shaw" w:date="2015-10-28T11:32:00Z">
        <w:r w:rsidRPr="00F31509" w:rsidDel="00EB4AB9">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FAO for its medium</w:t>
      </w:r>
      <w:ins w:id="9260" w:author="Jane Shaw" w:date="2015-10-28T11:32:00Z">
        <w:r w:rsidR="00EB4AB9">
          <w:rPr>
            <w:rFonts w:asciiTheme="majorBidi" w:hAnsiTheme="majorBidi" w:cstheme="majorBidi"/>
            <w:color w:val="000000" w:themeColor="text1"/>
            <w:lang w:val="en-GB"/>
          </w:rPr>
          <w:t>-</w:t>
        </w:r>
      </w:ins>
      <w:del w:id="9261" w:author="Jane Shaw" w:date="2015-10-28T11:32:00Z">
        <w:r w:rsidRPr="00F31509" w:rsidDel="00EB4AB9">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term outlook work and is taken into account in the new version of the FBS. In the interim, </w:t>
      </w:r>
      <w:del w:id="9262" w:author="Jane Shaw" w:date="2015-10-28T11:37:00Z">
        <w:r w:rsidRPr="00F31509" w:rsidDel="00EB4AB9">
          <w:rPr>
            <w:rFonts w:asciiTheme="majorBidi" w:hAnsiTheme="majorBidi" w:cstheme="majorBidi"/>
            <w:color w:val="000000" w:themeColor="text1"/>
            <w:lang w:val="en-GB"/>
          </w:rPr>
          <w:delText xml:space="preserve">information available from </w:delText>
        </w:r>
      </w:del>
      <w:del w:id="9263" w:author="Jane Shaw" w:date="2015-10-28T11:35:00Z">
        <w:r w:rsidRPr="00F31509" w:rsidDel="00EB4AB9">
          <w:rPr>
            <w:rFonts w:asciiTheme="majorBidi" w:hAnsiTheme="majorBidi" w:cstheme="majorBidi"/>
            <w:color w:val="000000" w:themeColor="text1"/>
            <w:lang w:val="en-GB"/>
          </w:rPr>
          <w:delText xml:space="preserve">the </w:delText>
        </w:r>
      </w:del>
      <w:r w:rsidRPr="00F31509">
        <w:rPr>
          <w:rFonts w:asciiTheme="majorBidi" w:hAnsiTheme="majorBidi" w:cstheme="majorBidi"/>
          <w:color w:val="000000" w:themeColor="text1"/>
          <w:lang w:val="en-GB"/>
        </w:rPr>
        <w:t>USDA</w:t>
      </w:r>
      <w:ins w:id="9264" w:author="Jane Shaw" w:date="2015-10-28T11:36:00Z">
        <w:r w:rsidR="00EB4AB9">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w:t>
      </w:r>
      <w:ins w:id="9265" w:author="Jane Shaw" w:date="2015-10-28T11:35:00Z">
        <w:r w:rsidR="00EB4AB9">
          <w:rPr>
            <w:rFonts w:asciiTheme="majorBidi" w:hAnsiTheme="majorBidi" w:cstheme="majorBidi"/>
            <w:color w:val="000000" w:themeColor="text1"/>
            <w:lang w:val="en-GB"/>
          </w:rPr>
          <w:t>Production, Supply and Distribution (</w:t>
        </w:r>
      </w:ins>
      <w:r w:rsidRPr="00F31509">
        <w:rPr>
          <w:rFonts w:asciiTheme="majorBidi" w:hAnsiTheme="majorBidi" w:cstheme="majorBidi"/>
          <w:color w:val="000000" w:themeColor="text1"/>
          <w:lang w:val="en-GB"/>
        </w:rPr>
        <w:t>PS&amp;D</w:t>
      </w:r>
      <w:ins w:id="9266" w:author="Jane Shaw" w:date="2015-10-28T11:35:00Z">
        <w:r w:rsidR="00EB4AB9">
          <w:rPr>
            <w:rFonts w:asciiTheme="majorBidi" w:hAnsiTheme="majorBidi" w:cstheme="majorBidi"/>
            <w:color w:val="000000" w:themeColor="text1"/>
            <w:lang w:val="en-GB"/>
          </w:rPr>
          <w:t>)</w:t>
        </w:r>
      </w:ins>
      <w:r w:rsidRPr="00F31509">
        <w:rPr>
          <w:rFonts w:asciiTheme="majorBidi" w:hAnsiTheme="majorBidi" w:cstheme="majorBidi"/>
          <w:color w:val="000000" w:themeColor="text1"/>
          <w:lang w:val="en-GB"/>
        </w:rPr>
        <w:t xml:space="preserve"> database provides the necessary information on industrial use of vegetable oils. The amount</w:t>
      </w:r>
      <w:ins w:id="9267" w:author="Jane Shaw" w:date="2015-11-07T19:48:00Z">
        <w:r w:rsidR="00C83BC9">
          <w:rPr>
            <w:rFonts w:asciiTheme="majorBidi" w:hAnsiTheme="majorBidi" w:cstheme="majorBidi"/>
            <w:color w:val="000000" w:themeColor="text1"/>
            <w:lang w:val="en-GB"/>
          </w:rPr>
          <w:t>s</w:t>
        </w:r>
      </w:ins>
      <w:r w:rsidRPr="00F31509">
        <w:rPr>
          <w:rFonts w:asciiTheme="majorBidi" w:hAnsiTheme="majorBidi" w:cstheme="majorBidi"/>
          <w:color w:val="000000" w:themeColor="text1"/>
          <w:lang w:val="en-GB"/>
        </w:rPr>
        <w:t xml:space="preserve"> of calories implicit in these uses </w:t>
      </w:r>
      <w:del w:id="9268" w:author="Jane Shaw" w:date="2015-11-07T19:49:00Z">
        <w:r w:rsidRPr="00F31509" w:rsidDel="00C83BC9">
          <w:rPr>
            <w:rFonts w:asciiTheme="majorBidi" w:hAnsiTheme="majorBidi" w:cstheme="majorBidi"/>
            <w:color w:val="000000" w:themeColor="text1"/>
            <w:lang w:val="en-GB"/>
          </w:rPr>
          <w:delText xml:space="preserve">is </w:delText>
        </w:r>
      </w:del>
      <w:ins w:id="9269" w:author="Jane Shaw" w:date="2015-11-07T19:49:00Z">
        <w:r w:rsidR="00C83BC9">
          <w:rPr>
            <w:rFonts w:asciiTheme="majorBidi" w:hAnsiTheme="majorBidi" w:cstheme="majorBidi"/>
            <w:color w:val="000000" w:themeColor="text1"/>
            <w:lang w:val="en-GB"/>
          </w:rPr>
          <w:t xml:space="preserve">are </w:t>
        </w:r>
      </w:ins>
      <w:r w:rsidRPr="00F31509">
        <w:rPr>
          <w:rFonts w:asciiTheme="majorBidi" w:hAnsiTheme="majorBidi" w:cstheme="majorBidi"/>
          <w:color w:val="000000" w:themeColor="text1"/>
          <w:lang w:val="en-GB"/>
        </w:rPr>
        <w:t xml:space="preserve">considerably </w:t>
      </w:r>
      <w:del w:id="9270" w:author="Jane Shaw" w:date="2015-10-28T11:37:00Z">
        <w:r w:rsidRPr="00F31509" w:rsidDel="00EB4AB9">
          <w:rPr>
            <w:rFonts w:asciiTheme="majorBidi" w:hAnsiTheme="majorBidi" w:cstheme="majorBidi"/>
            <w:color w:val="000000" w:themeColor="text1"/>
            <w:lang w:val="en-GB"/>
          </w:rPr>
          <w:delText xml:space="preserve">above </w:delText>
        </w:r>
      </w:del>
      <w:ins w:id="9271" w:author="Jane Shaw" w:date="2015-10-28T11:37:00Z">
        <w:r w:rsidR="00EB4AB9">
          <w:rPr>
            <w:rFonts w:asciiTheme="majorBidi" w:hAnsiTheme="majorBidi" w:cstheme="majorBidi"/>
            <w:color w:val="000000" w:themeColor="text1"/>
            <w:lang w:val="en-GB"/>
          </w:rPr>
          <w:t xml:space="preserve">higher than </w:t>
        </w:r>
      </w:ins>
      <w:r w:rsidRPr="00F31509">
        <w:rPr>
          <w:rFonts w:asciiTheme="majorBidi" w:hAnsiTheme="majorBidi" w:cstheme="majorBidi"/>
          <w:color w:val="000000" w:themeColor="text1"/>
          <w:lang w:val="en-GB"/>
        </w:rPr>
        <w:t xml:space="preserve">the estimates of the FBS system, and will therefore affect food availability and the DES. </w:t>
      </w:r>
    </w:p>
    <w:p w14:paraId="43B81CB9" w14:textId="77777777" w:rsidR="004F65E4" w:rsidRPr="00F31509" w:rsidRDefault="004F65E4">
      <w:pPr>
        <w:pStyle w:val="Titolo3"/>
        <w:rPr>
          <w:lang w:val="en-GB"/>
        </w:rPr>
        <w:pPrChange w:id="9272" w:author="Jane Shaw" w:date="2015-10-28T11:38:00Z">
          <w:pPr>
            <w:pStyle w:val="Titolo4"/>
          </w:pPr>
        </w:pPrChange>
      </w:pPr>
      <w:r w:rsidRPr="00F31509">
        <w:rPr>
          <w:lang w:val="en-GB"/>
        </w:rPr>
        <w:t>Imputation and data sources</w:t>
      </w:r>
    </w:p>
    <w:p w14:paraId="0932B409" w14:textId="6E76DDC8"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Several imputation methods have been tried</w:t>
      </w:r>
      <w:del w:id="9273" w:author="Jane Shaw" w:date="2015-10-28T11:38:00Z">
        <w:r w:rsidRPr="00F31509" w:rsidDel="00EB4AB9">
          <w:rPr>
            <w:rFonts w:asciiTheme="majorBidi" w:eastAsia="Times New Roman" w:hAnsiTheme="majorBidi" w:cstheme="majorBidi"/>
            <w:color w:val="000000" w:themeColor="text1"/>
            <w:lang w:val="en-GB"/>
          </w:rPr>
          <w:delText xml:space="preserve"> out</w:delText>
        </w:r>
      </w:del>
      <w:r w:rsidRPr="00F31509">
        <w:rPr>
          <w:rFonts w:asciiTheme="majorBidi" w:eastAsia="Times New Roman" w:hAnsiTheme="majorBidi" w:cstheme="majorBidi"/>
          <w:color w:val="000000" w:themeColor="text1"/>
          <w:lang w:val="en-GB"/>
        </w:rPr>
        <w:t xml:space="preserve">, </w:t>
      </w:r>
      <w:del w:id="9274" w:author="Jane Shaw" w:date="2015-10-28T11:38:00Z">
        <w:r w:rsidRPr="00F31509" w:rsidDel="00EB4AB9">
          <w:rPr>
            <w:rFonts w:asciiTheme="majorBidi" w:eastAsia="Times New Roman" w:hAnsiTheme="majorBidi" w:cstheme="majorBidi"/>
            <w:color w:val="000000" w:themeColor="text1"/>
            <w:lang w:val="en-GB"/>
          </w:rPr>
          <w:delText xml:space="preserve">alas </w:delText>
        </w:r>
      </w:del>
      <w:ins w:id="9275" w:author="Jane Shaw" w:date="2015-10-28T11:38:00Z">
        <w:r w:rsidR="00EB4AB9">
          <w:rPr>
            <w:rFonts w:asciiTheme="majorBidi" w:eastAsia="Times New Roman" w:hAnsiTheme="majorBidi" w:cstheme="majorBidi"/>
            <w:color w:val="000000" w:themeColor="text1"/>
            <w:lang w:val="en-GB"/>
          </w:rPr>
          <w:t xml:space="preserve">but </w:t>
        </w:r>
      </w:ins>
      <w:r w:rsidRPr="00F31509">
        <w:rPr>
          <w:rFonts w:asciiTheme="majorBidi" w:eastAsia="Times New Roman" w:hAnsiTheme="majorBidi" w:cstheme="majorBidi"/>
          <w:color w:val="000000" w:themeColor="text1"/>
          <w:lang w:val="en-GB"/>
        </w:rPr>
        <w:t xml:space="preserve">none </w:t>
      </w:r>
      <w:ins w:id="9276" w:author="Jane Shaw" w:date="2015-10-28T11:38:00Z">
        <w:r w:rsidR="00EB4AB9">
          <w:rPr>
            <w:rFonts w:asciiTheme="majorBidi" w:eastAsia="Times New Roman" w:hAnsiTheme="majorBidi" w:cstheme="majorBidi"/>
            <w:color w:val="000000" w:themeColor="text1"/>
            <w:lang w:val="en-GB"/>
          </w:rPr>
          <w:t xml:space="preserve">have </w:t>
        </w:r>
      </w:ins>
      <w:r w:rsidRPr="00F31509">
        <w:rPr>
          <w:rFonts w:asciiTheme="majorBidi" w:eastAsia="Times New Roman" w:hAnsiTheme="majorBidi" w:cstheme="majorBidi"/>
          <w:color w:val="000000" w:themeColor="text1"/>
          <w:lang w:val="en-GB"/>
        </w:rPr>
        <w:t>rendered satisfactory results. The main reason for th</w:t>
      </w:r>
      <w:ins w:id="9277" w:author="Jane Shaw" w:date="2015-10-28T11:38:00Z">
        <w:r w:rsidR="00EB4AB9">
          <w:rPr>
            <w:rFonts w:asciiTheme="majorBidi" w:eastAsia="Times New Roman" w:hAnsiTheme="majorBidi" w:cstheme="majorBidi"/>
            <w:color w:val="000000" w:themeColor="text1"/>
            <w:lang w:val="en-GB"/>
          </w:rPr>
          <w:t>is</w:t>
        </w:r>
      </w:ins>
      <w:del w:id="9278" w:author="Jane Shaw" w:date="2015-10-28T11:38:00Z">
        <w:r w:rsidRPr="00F31509" w:rsidDel="00EB4AB9">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lack of good results is that there is no straightforward model that explains the amount</w:t>
      </w:r>
      <w:ins w:id="9279" w:author="Jane Shaw" w:date="2015-10-28T11:39:00Z">
        <w:r w:rsidR="00EB4AB9">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w:t>
      </w:r>
      <w:del w:id="9280" w:author="Jane Shaw" w:date="2015-10-28T11:39:00Z">
        <w:r w:rsidRPr="00F31509" w:rsidDel="00EB4AB9">
          <w:rPr>
            <w:rFonts w:asciiTheme="majorBidi" w:eastAsia="Times New Roman" w:hAnsiTheme="majorBidi" w:cstheme="majorBidi"/>
            <w:color w:val="000000" w:themeColor="text1"/>
            <w:lang w:val="en-GB"/>
          </w:rPr>
          <w:delText xml:space="preserve">of use </w:delText>
        </w:r>
      </w:del>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agricultural products </w:t>
      </w:r>
      <w:ins w:id="9281" w:author="Jane Shaw" w:date="2015-10-28T11:39:00Z">
        <w:r w:rsidR="00EB4AB9">
          <w:rPr>
            <w:rFonts w:asciiTheme="majorBidi" w:eastAsia="Times New Roman" w:hAnsiTheme="majorBidi" w:cstheme="majorBidi"/>
            <w:color w:val="000000" w:themeColor="text1"/>
            <w:lang w:val="en-GB"/>
          </w:rPr>
          <w:t xml:space="preserve">used </w:t>
        </w:r>
      </w:ins>
      <w:r w:rsidRPr="00F31509">
        <w:rPr>
          <w:rFonts w:asciiTheme="majorBidi" w:eastAsia="Times New Roman" w:hAnsiTheme="majorBidi" w:cstheme="majorBidi"/>
          <w:color w:val="000000" w:themeColor="text1"/>
          <w:lang w:val="en-GB"/>
        </w:rPr>
        <w:t>for industrial purposes</w:t>
      </w:r>
      <w:ins w:id="9282" w:author="Jane Shaw" w:date="2015-10-28T11:39:00Z">
        <w:r w:rsidR="00EB4AB9">
          <w:rPr>
            <w:rFonts w:asciiTheme="majorBidi" w:eastAsia="Times New Roman" w:hAnsiTheme="majorBidi" w:cstheme="majorBidi"/>
            <w:color w:val="000000" w:themeColor="text1"/>
            <w:lang w:val="en-GB"/>
          </w:rPr>
          <w:t>;</w:t>
        </w:r>
      </w:ins>
      <w:del w:id="9283" w:author="Jane Shaw" w:date="2015-10-28T11:39:00Z">
        <w:r w:rsidRPr="00F31509" w:rsidDel="00EB4AB9">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r w:rsidR="00EB4AB9" w:rsidRPr="00F31509">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energy prices </w:t>
      </w:r>
      <w:ins w:id="9284" w:author="Jane Shaw" w:date="2015-10-28T11:39:00Z">
        <w:r w:rsidR="00EB4AB9">
          <w:rPr>
            <w:rFonts w:asciiTheme="majorBidi" w:eastAsia="Times New Roman" w:hAnsiTheme="majorBidi" w:cstheme="majorBidi"/>
            <w:color w:val="000000" w:themeColor="text1"/>
            <w:lang w:val="en-GB"/>
          </w:rPr>
          <w:t xml:space="preserve">have </w:t>
        </w:r>
      </w:ins>
      <w:r w:rsidRPr="00F31509">
        <w:rPr>
          <w:rFonts w:asciiTheme="majorBidi" w:eastAsia="Times New Roman" w:hAnsiTheme="majorBidi" w:cstheme="majorBidi"/>
          <w:color w:val="000000" w:themeColor="text1"/>
          <w:lang w:val="en-GB"/>
        </w:rPr>
        <w:t xml:space="preserve">only </w:t>
      </w:r>
      <w:del w:id="9285" w:author="Jane Shaw" w:date="2015-10-28T11:39:00Z">
        <w:r w:rsidRPr="00F31509" w:rsidDel="00EB4AB9">
          <w:rPr>
            <w:rFonts w:asciiTheme="majorBidi" w:eastAsia="Times New Roman" w:hAnsiTheme="majorBidi" w:cstheme="majorBidi"/>
            <w:color w:val="000000" w:themeColor="text1"/>
            <w:lang w:val="en-GB"/>
          </w:rPr>
          <w:delText xml:space="preserve">had </w:delText>
        </w:r>
      </w:del>
      <w:r w:rsidRPr="00F31509">
        <w:rPr>
          <w:rFonts w:asciiTheme="majorBidi" w:eastAsia="Times New Roman" w:hAnsiTheme="majorBidi" w:cstheme="majorBidi"/>
          <w:color w:val="000000" w:themeColor="text1"/>
          <w:lang w:val="en-GB"/>
        </w:rPr>
        <w:t xml:space="preserve">limited explanatory power. The conclusion is that estimates </w:t>
      </w:r>
      <w:del w:id="9286" w:author="Jane Shaw" w:date="2015-10-28T11:39:00Z">
        <w:r w:rsidRPr="00F31509" w:rsidDel="00EB4AB9">
          <w:rPr>
            <w:rFonts w:asciiTheme="majorBidi" w:eastAsia="Times New Roman" w:hAnsiTheme="majorBidi" w:cstheme="majorBidi"/>
            <w:color w:val="000000" w:themeColor="text1"/>
            <w:lang w:val="en-GB"/>
          </w:rPr>
          <w:delText xml:space="preserve">for </w:delText>
        </w:r>
      </w:del>
      <w:ins w:id="9287" w:author="Jane Shaw" w:date="2015-10-28T11:39:00Z">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 xml:space="preserve">industrial use must </w:t>
      </w:r>
      <w:del w:id="9288" w:author="Jane Shaw" w:date="2015-11-07T19:49:00Z">
        <w:r w:rsidRPr="00F31509" w:rsidDel="00C83BC9">
          <w:rPr>
            <w:rFonts w:asciiTheme="majorBidi" w:eastAsia="Times New Roman" w:hAnsiTheme="majorBidi" w:cstheme="majorBidi"/>
            <w:color w:val="000000" w:themeColor="text1"/>
            <w:lang w:val="en-GB"/>
          </w:rPr>
          <w:delText xml:space="preserve">come from </w:delText>
        </w:r>
      </w:del>
      <w:ins w:id="9289" w:author="Jane Shaw" w:date="2015-11-07T19:49:00Z">
        <w:r w:rsidR="00C83BC9">
          <w:rPr>
            <w:rFonts w:asciiTheme="majorBidi" w:eastAsia="Times New Roman" w:hAnsiTheme="majorBidi" w:cstheme="majorBidi"/>
            <w:color w:val="000000" w:themeColor="text1"/>
            <w:lang w:val="en-GB"/>
          </w:rPr>
          <w:t xml:space="preserve">be based on collected </w:t>
        </w:r>
      </w:ins>
      <w:r w:rsidRPr="00F31509">
        <w:rPr>
          <w:rFonts w:asciiTheme="majorBidi" w:eastAsia="Times New Roman" w:hAnsiTheme="majorBidi" w:cstheme="majorBidi"/>
          <w:color w:val="000000" w:themeColor="text1"/>
          <w:lang w:val="en-GB"/>
        </w:rPr>
        <w:t>data</w:t>
      </w:r>
      <w:del w:id="9290" w:author="Jane Shaw" w:date="2015-11-07T19:49:00Z">
        <w:r w:rsidRPr="00F31509" w:rsidDel="00C83BC9">
          <w:rPr>
            <w:rFonts w:asciiTheme="majorBidi" w:eastAsia="Times New Roman" w:hAnsiTheme="majorBidi" w:cstheme="majorBidi"/>
            <w:color w:val="000000" w:themeColor="text1"/>
            <w:lang w:val="en-GB"/>
          </w:rPr>
          <w:delText xml:space="preserve"> collection processes</w:delText>
        </w:r>
      </w:del>
      <w:r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At the international level, data are collected by U</w:t>
      </w:r>
      <w:ins w:id="9291" w:author="Jane Shaw" w:date="2015-10-28T11:40:00Z">
        <w:r w:rsidR="00EB4AB9">
          <w:rPr>
            <w:rFonts w:asciiTheme="majorBidi" w:eastAsia="Times New Roman" w:hAnsiTheme="majorBidi" w:cstheme="majorBidi"/>
            <w:color w:val="000000" w:themeColor="text1"/>
            <w:lang w:val="en-GB"/>
          </w:rPr>
          <w:t xml:space="preserve">nited </w:t>
        </w:r>
      </w:ins>
      <w:r w:rsidRPr="00F31509">
        <w:rPr>
          <w:rFonts w:asciiTheme="majorBidi" w:eastAsia="Times New Roman" w:hAnsiTheme="majorBidi" w:cstheme="majorBidi"/>
          <w:color w:val="000000" w:themeColor="text1"/>
          <w:lang w:val="en-GB"/>
        </w:rPr>
        <w:t>S</w:t>
      </w:r>
      <w:ins w:id="9292" w:author="Jane Shaw" w:date="2015-10-28T11:40:00Z">
        <w:r w:rsidR="00EB4AB9">
          <w:rPr>
            <w:rFonts w:asciiTheme="majorBidi" w:eastAsia="Times New Roman" w:hAnsiTheme="majorBidi" w:cstheme="majorBidi"/>
            <w:color w:val="000000" w:themeColor="text1"/>
            <w:lang w:val="en-GB"/>
          </w:rPr>
          <w:t>tates</w:t>
        </w:r>
      </w:ins>
      <w:r w:rsidRPr="00F31509">
        <w:rPr>
          <w:rFonts w:asciiTheme="majorBidi" w:eastAsia="Times New Roman" w:hAnsiTheme="majorBidi" w:cstheme="majorBidi"/>
          <w:color w:val="000000" w:themeColor="text1"/>
          <w:lang w:val="en-GB"/>
        </w:rPr>
        <w:t xml:space="preserve"> attachés and </w:t>
      </w:r>
      <w:del w:id="9293" w:author="Jane Shaw" w:date="2015-10-28T11:40:00Z">
        <w:r w:rsidRPr="00F31509" w:rsidDel="00EB4AB9">
          <w:rPr>
            <w:rFonts w:asciiTheme="majorBidi" w:eastAsia="Times New Roman" w:hAnsiTheme="majorBidi" w:cstheme="majorBidi"/>
            <w:color w:val="000000" w:themeColor="text1"/>
            <w:lang w:val="en-GB"/>
          </w:rPr>
          <w:delText xml:space="preserve">are </w:delText>
        </w:r>
      </w:del>
      <w:r w:rsidRPr="00F31509">
        <w:rPr>
          <w:rFonts w:asciiTheme="majorBidi" w:eastAsia="Times New Roman" w:hAnsiTheme="majorBidi" w:cstheme="majorBidi"/>
          <w:color w:val="000000" w:themeColor="text1"/>
          <w:lang w:val="en-GB"/>
        </w:rPr>
        <w:t>made available through the PS&amp;D database, at least for industrial use of vegetable oils. Data are also collected</w:t>
      </w:r>
      <w:ins w:id="9294" w:author="Jane Shaw" w:date="2015-10-28T11:40:00Z">
        <w:r w:rsidR="00EB4AB9" w:rsidRPr="00EB4AB9">
          <w:rPr>
            <w:rFonts w:asciiTheme="majorBidi" w:eastAsia="Times New Roman" w:hAnsiTheme="majorBidi" w:cstheme="majorBidi"/>
            <w:color w:val="000000" w:themeColor="text1"/>
            <w:lang w:val="en-GB"/>
          </w:rPr>
          <w:t xml:space="preserve"> </w:t>
        </w:r>
      </w:ins>
      <w:ins w:id="9295" w:author="Jane Shaw" w:date="2015-11-07T19:49:00Z">
        <w:r w:rsidR="00C83BC9">
          <w:rPr>
            <w:rFonts w:asciiTheme="majorBidi" w:eastAsia="Times New Roman" w:hAnsiTheme="majorBidi" w:cstheme="majorBidi"/>
            <w:color w:val="000000" w:themeColor="text1"/>
            <w:lang w:val="en-GB"/>
          </w:rPr>
          <w:t xml:space="preserve">on </w:t>
        </w:r>
      </w:ins>
      <w:ins w:id="9296" w:author="Jane Shaw" w:date="2015-10-28T11:40:00Z">
        <w:r w:rsidR="00EB4AB9" w:rsidRPr="00F31509">
          <w:rPr>
            <w:rFonts w:asciiTheme="majorBidi" w:eastAsia="Times New Roman" w:hAnsiTheme="majorBidi" w:cstheme="majorBidi"/>
            <w:color w:val="000000" w:themeColor="text1"/>
            <w:lang w:val="en-GB"/>
          </w:rPr>
          <w:t>both vegetable oils and biofuels</w:t>
        </w:r>
      </w:ins>
      <w:r w:rsidRPr="00F31509">
        <w:rPr>
          <w:rFonts w:asciiTheme="majorBidi" w:eastAsia="Times New Roman" w:hAnsiTheme="majorBidi" w:cstheme="majorBidi"/>
          <w:color w:val="000000" w:themeColor="text1"/>
          <w:lang w:val="en-GB"/>
        </w:rPr>
        <w:t xml:space="preserve"> in the context of the OECD/FAO medium-term outlook</w:t>
      </w:r>
      <w:del w:id="9297" w:author="Jane Shaw" w:date="2015-10-28T11:40:00Z">
        <w:r w:rsidRPr="00F31509" w:rsidDel="00EB4AB9">
          <w:rPr>
            <w:rFonts w:asciiTheme="majorBidi" w:eastAsia="Times New Roman" w:hAnsiTheme="majorBidi" w:cstheme="majorBidi"/>
            <w:color w:val="000000" w:themeColor="text1"/>
            <w:lang w:val="en-GB"/>
          </w:rPr>
          <w:delText>, for both vegetable oils and biofuels</w:delText>
        </w:r>
      </w:del>
      <w:r w:rsidRPr="00F31509">
        <w:rPr>
          <w:rFonts w:asciiTheme="majorBidi" w:eastAsia="Times New Roman" w:hAnsiTheme="majorBidi" w:cstheme="majorBidi"/>
          <w:color w:val="000000" w:themeColor="text1"/>
          <w:lang w:val="en-GB"/>
        </w:rPr>
        <w:t xml:space="preserve">. FBS compilers at </w:t>
      </w:r>
      <w:ins w:id="9298" w:author="Jane Shaw" w:date="2015-10-28T11:40:00Z">
        <w:r w:rsidR="00EB4AB9">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 xml:space="preserve">country level are encouraged to collect </w:t>
      </w:r>
      <w:del w:id="9299" w:author="Jane Shaw" w:date="2015-10-28T11:41:00Z">
        <w:r w:rsidRPr="00F31509" w:rsidDel="00EB4AB9">
          <w:rPr>
            <w:rFonts w:asciiTheme="majorBidi" w:eastAsia="Times New Roman" w:hAnsiTheme="majorBidi" w:cstheme="majorBidi"/>
            <w:color w:val="000000" w:themeColor="text1"/>
            <w:lang w:val="en-GB"/>
          </w:rPr>
          <w:delText xml:space="preserve">the </w:delText>
        </w:r>
      </w:del>
      <w:r w:rsidRPr="00F31509">
        <w:rPr>
          <w:rFonts w:asciiTheme="majorBidi" w:eastAsia="Times New Roman" w:hAnsiTheme="majorBidi" w:cstheme="majorBidi"/>
          <w:color w:val="000000" w:themeColor="text1"/>
          <w:lang w:val="en-GB"/>
        </w:rPr>
        <w:t xml:space="preserve">information on industrial use </w:t>
      </w:r>
      <w:del w:id="9300" w:author="Jane Shaw" w:date="2015-10-28T11:41:00Z">
        <w:r w:rsidRPr="00F31509" w:rsidDel="00EB4AB9">
          <w:rPr>
            <w:rFonts w:asciiTheme="majorBidi" w:eastAsia="Times New Roman" w:hAnsiTheme="majorBidi" w:cstheme="majorBidi"/>
            <w:color w:val="000000" w:themeColor="text1"/>
            <w:lang w:val="en-GB"/>
          </w:rPr>
          <w:delText xml:space="preserve">from </w:delText>
        </w:r>
      </w:del>
      <w:r w:rsidRPr="00F31509">
        <w:rPr>
          <w:rFonts w:asciiTheme="majorBidi" w:eastAsia="Times New Roman" w:hAnsiTheme="majorBidi" w:cstheme="majorBidi"/>
          <w:color w:val="000000" w:themeColor="text1"/>
          <w:lang w:val="en-GB"/>
        </w:rPr>
        <w:t xml:space="preserve">by </w:t>
      </w:r>
      <w:del w:id="9301" w:author="Jane Shaw" w:date="2015-10-28T11:41:00Z">
        <w:r w:rsidRPr="00F31509" w:rsidDel="00EB4AB9">
          <w:rPr>
            <w:rFonts w:asciiTheme="majorBidi" w:eastAsia="Times New Roman" w:hAnsiTheme="majorBidi" w:cstheme="majorBidi"/>
            <w:color w:val="000000" w:themeColor="text1"/>
            <w:lang w:val="en-GB"/>
          </w:rPr>
          <w:delText xml:space="preserve">running </w:delText>
        </w:r>
      </w:del>
      <w:ins w:id="9302" w:author="Jane Shaw" w:date="2015-10-28T11:41:00Z">
        <w:r w:rsidR="00EB4AB9">
          <w:rPr>
            <w:rFonts w:asciiTheme="majorBidi" w:eastAsia="Times New Roman" w:hAnsiTheme="majorBidi" w:cstheme="majorBidi"/>
            <w:color w:val="000000" w:themeColor="text1"/>
            <w:lang w:val="en-GB"/>
          </w:rPr>
          <w:t xml:space="preserve">carrying out </w:t>
        </w:r>
      </w:ins>
      <w:r w:rsidRPr="00F31509">
        <w:rPr>
          <w:rFonts w:asciiTheme="majorBidi" w:eastAsia="Times New Roman" w:hAnsiTheme="majorBidi" w:cstheme="majorBidi"/>
          <w:color w:val="000000" w:themeColor="text1"/>
          <w:lang w:val="en-GB"/>
        </w:rPr>
        <w:t xml:space="preserve">specific surveys. Auxiliary information could be </w:t>
      </w:r>
      <w:del w:id="9303" w:author="Jane Shaw" w:date="2015-10-28T11:41:00Z">
        <w:r w:rsidRPr="00F31509" w:rsidDel="00EB4AB9">
          <w:rPr>
            <w:rFonts w:asciiTheme="majorBidi" w:eastAsia="Times New Roman" w:hAnsiTheme="majorBidi" w:cstheme="majorBidi"/>
            <w:color w:val="000000" w:themeColor="text1"/>
            <w:lang w:val="en-GB"/>
          </w:rPr>
          <w:delText xml:space="preserve">had </w:delText>
        </w:r>
      </w:del>
      <w:ins w:id="9304" w:author="Jane Shaw" w:date="2015-10-28T11:41:00Z">
        <w:r w:rsidR="00EB4AB9">
          <w:rPr>
            <w:rFonts w:asciiTheme="majorBidi" w:eastAsia="Times New Roman" w:hAnsiTheme="majorBidi" w:cstheme="majorBidi"/>
            <w:color w:val="000000" w:themeColor="text1"/>
            <w:lang w:val="en-GB"/>
          </w:rPr>
          <w:t xml:space="preserve">derived </w:t>
        </w:r>
      </w:ins>
      <w:del w:id="9305" w:author="Jane Shaw" w:date="2015-10-28T11:41:00Z">
        <w:r w:rsidRPr="00F31509" w:rsidDel="00EB4AB9">
          <w:rPr>
            <w:rFonts w:asciiTheme="majorBidi" w:eastAsia="Times New Roman" w:hAnsiTheme="majorBidi" w:cstheme="majorBidi"/>
            <w:color w:val="000000" w:themeColor="text1"/>
            <w:lang w:val="en-GB"/>
          </w:rPr>
          <w:delText xml:space="preserve">by compiling information </w:delText>
        </w:r>
      </w:del>
      <w:r w:rsidRPr="00F31509">
        <w:rPr>
          <w:rFonts w:asciiTheme="majorBidi" w:eastAsia="Times New Roman" w:hAnsiTheme="majorBidi" w:cstheme="majorBidi"/>
          <w:color w:val="000000" w:themeColor="text1"/>
          <w:lang w:val="en-GB"/>
        </w:rPr>
        <w:t xml:space="preserve">from biofuel mandates and other policy stipulations </w:t>
      </w:r>
      <w:del w:id="9306" w:author="Jane Shaw" w:date="2015-10-28T11:42:00Z">
        <w:r w:rsidRPr="00F31509" w:rsidDel="00EB4AB9">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govern</w:t>
      </w:r>
      <w:ins w:id="9307" w:author="Jane Shaw" w:date="2015-10-28T11:42:00Z">
        <w:r w:rsidR="00EB4AB9">
          <w:rPr>
            <w:rFonts w:asciiTheme="majorBidi" w:eastAsia="Times New Roman" w:hAnsiTheme="majorBidi" w:cstheme="majorBidi"/>
            <w:color w:val="000000" w:themeColor="text1"/>
            <w:lang w:val="en-GB"/>
          </w:rPr>
          <w:t>ing</w:t>
        </w:r>
      </w:ins>
      <w:r w:rsidRPr="00F31509">
        <w:rPr>
          <w:rFonts w:asciiTheme="majorBidi" w:eastAsia="Times New Roman" w:hAnsiTheme="majorBidi" w:cstheme="majorBidi"/>
          <w:color w:val="000000" w:themeColor="text1"/>
          <w:lang w:val="en-GB"/>
        </w:rPr>
        <w:t xml:space="preserve"> the use of agricultural feed</w:t>
      </w:r>
      <w:ins w:id="9308" w:author="Jane Shaw" w:date="2015-10-28T11:42:00Z">
        <w:r w:rsidR="00EB4AB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stocks for industrial uses.</w:t>
      </w:r>
    </w:p>
    <w:p w14:paraId="7931740A" w14:textId="2ED4330F" w:rsidR="004F65E4" w:rsidRPr="00F31509" w:rsidDel="00C83BC9" w:rsidRDefault="004F65E4" w:rsidP="004F65E4">
      <w:pPr>
        <w:rPr>
          <w:del w:id="9309" w:author="Jane Shaw" w:date="2015-11-07T19:50:00Z"/>
          <w:rFonts w:asciiTheme="majorBidi" w:eastAsiaTheme="majorEastAsia" w:hAnsiTheme="majorBidi" w:cstheme="majorBidi"/>
          <w:b/>
          <w:bCs/>
          <w:color w:val="000000" w:themeColor="text1"/>
          <w:sz w:val="28"/>
          <w:szCs w:val="28"/>
          <w:lang w:val="en-GB"/>
        </w:rPr>
      </w:pPr>
      <w:bookmarkStart w:id="9310" w:name="_Toc421025889"/>
      <w:del w:id="9311" w:author="Jane Shaw" w:date="2015-11-07T19:50:00Z">
        <w:r w:rsidRPr="00F31509" w:rsidDel="00C83BC9">
          <w:rPr>
            <w:rFonts w:asciiTheme="majorBidi" w:hAnsiTheme="majorBidi" w:cstheme="majorBidi"/>
            <w:color w:val="000000" w:themeColor="text1"/>
            <w:lang w:val="en-GB"/>
          </w:rPr>
          <w:br w:type="page"/>
        </w:r>
      </w:del>
    </w:p>
    <w:p w14:paraId="793D9B5D" w14:textId="5DF5E0E2" w:rsidR="004F65E4" w:rsidRPr="00F31509" w:rsidRDefault="00EB4AB9" w:rsidP="00C83BC9">
      <w:pPr>
        <w:pStyle w:val="Titolo2"/>
        <w:numPr>
          <w:ilvl w:val="0"/>
          <w:numId w:val="0"/>
        </w:numPr>
        <w:pPrChange w:id="9312" w:author="Jane Shaw" w:date="2015-11-07T19:50:00Z">
          <w:pPr>
            <w:pStyle w:val="Titolo2"/>
          </w:pPr>
        </w:pPrChange>
      </w:pPr>
      <w:bookmarkStart w:id="9313" w:name="_Toc308029367"/>
      <w:bookmarkStart w:id="9314" w:name="_Toc308029558"/>
      <w:bookmarkStart w:id="9315" w:name="_Toc428383843"/>
      <w:bookmarkStart w:id="9316" w:name="_Toc428436065"/>
      <w:bookmarkStart w:id="9317" w:name="_Toc428436366"/>
      <w:ins w:id="9318" w:author="Jane Shaw" w:date="2015-10-28T11:42:00Z">
        <w:r>
          <w:t xml:space="preserve">3.8 </w:t>
        </w:r>
      </w:ins>
      <w:r w:rsidR="004F65E4" w:rsidRPr="00F31509">
        <w:t>Food losses and waste</w:t>
      </w:r>
      <w:bookmarkEnd w:id="9313"/>
      <w:bookmarkEnd w:id="9314"/>
      <w:r w:rsidR="004F65E4" w:rsidRPr="00F31509">
        <w:t xml:space="preserve"> </w:t>
      </w:r>
      <w:del w:id="9319" w:author="Jane Shaw" w:date="2015-10-28T12:03:00Z">
        <w:r w:rsidR="004F65E4" w:rsidRPr="00F31509" w:rsidDel="00451E42">
          <w:delText>(FLW)</w:delText>
        </w:r>
      </w:del>
      <w:bookmarkEnd w:id="9310"/>
      <w:bookmarkEnd w:id="9315"/>
      <w:bookmarkEnd w:id="9316"/>
      <w:bookmarkEnd w:id="9317"/>
    </w:p>
    <w:p w14:paraId="4B7E492D" w14:textId="77777777" w:rsidR="004F65E4" w:rsidRPr="00F31509" w:rsidRDefault="004F65E4" w:rsidP="006F3003">
      <w:pPr>
        <w:pStyle w:val="Titolo3"/>
        <w:rPr>
          <w:rFonts w:asciiTheme="majorBidi" w:hAnsiTheme="majorBidi" w:cstheme="majorBidi"/>
          <w:lang w:val="en-GB"/>
        </w:rPr>
      </w:pPr>
      <w:bookmarkStart w:id="9320" w:name="_Toc421025890"/>
      <w:r w:rsidRPr="00F31509">
        <w:rPr>
          <w:rFonts w:asciiTheme="majorBidi" w:hAnsiTheme="majorBidi" w:cstheme="majorBidi"/>
          <w:lang w:val="en-GB"/>
        </w:rPr>
        <w:t>Definition of FLW in the FBS system</w:t>
      </w:r>
      <w:bookmarkEnd w:id="9320"/>
    </w:p>
    <w:p w14:paraId="46CA3012" w14:textId="3ABA5604"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w:t>
      </w:r>
      <w:ins w:id="9321" w:author="Jane Shaw" w:date="2015-10-28T11:43:00Z">
        <w:r w:rsidR="00EB4AB9">
          <w:rPr>
            <w:rFonts w:asciiTheme="majorBidi" w:eastAsia="Times New Roman" w:hAnsiTheme="majorBidi" w:cstheme="majorBidi"/>
            <w:color w:val="000000" w:themeColor="text1"/>
            <w:lang w:val="en-GB"/>
          </w:rPr>
          <w:t xml:space="preserve">at </w:t>
        </w:r>
      </w:ins>
      <w:r w:rsidRPr="00F31509">
        <w:rPr>
          <w:rFonts w:asciiTheme="majorBidi" w:eastAsia="Times New Roman" w:hAnsiTheme="majorBidi" w:cstheme="majorBidi"/>
          <w:color w:val="000000" w:themeColor="text1"/>
          <w:lang w:val="en-GB"/>
        </w:rPr>
        <w:t>the retail level. In line with the definition of food availability, food losses cover all losses up to the same level</w:t>
      </w:r>
      <w:ins w:id="9322" w:author="Jane Shaw" w:date="2015-10-28T11:43:00Z">
        <w:r w:rsidR="00EB4AB9">
          <w:rPr>
            <w:rFonts w:asciiTheme="majorBidi" w:eastAsia="Times New Roman" w:hAnsiTheme="majorBidi" w:cstheme="majorBidi"/>
            <w:color w:val="000000" w:themeColor="text1"/>
            <w:lang w:val="en-GB"/>
          </w:rPr>
          <w:t xml:space="preserve"> </w:t>
        </w:r>
      </w:ins>
      <w:del w:id="9323" w:author="Jane Shaw" w:date="2015-10-28T11:43:00Z">
        <w:r w:rsidRPr="00F31509" w:rsidDel="00EB4AB9">
          <w:rPr>
            <w:rFonts w:asciiTheme="majorBidi" w:eastAsia="Times New Roman" w:hAnsiTheme="majorBidi" w:cstheme="majorBidi"/>
            <w:color w:val="000000" w:themeColor="text1"/>
            <w:lang w:val="en-GB"/>
          </w:rPr>
          <w:delText xml:space="preserve">, i.e. up to </w:delText>
        </w:r>
      </w:del>
      <w:del w:id="9324" w:author="Jane Shaw" w:date="2015-11-07T19:50:00Z">
        <w:r w:rsidRPr="00F31509" w:rsidDel="00C83BC9">
          <w:rPr>
            <w:rFonts w:asciiTheme="majorBidi" w:eastAsia="Times New Roman" w:hAnsiTheme="majorBidi" w:cstheme="majorBidi"/>
            <w:color w:val="000000" w:themeColor="text1"/>
            <w:lang w:val="en-GB"/>
          </w:rPr>
          <w:delText xml:space="preserve">the retail level </w:delText>
        </w:r>
      </w:del>
      <w:r w:rsidRPr="00F31509">
        <w:rPr>
          <w:rFonts w:asciiTheme="majorBidi" w:eastAsia="Times New Roman" w:hAnsiTheme="majorBidi" w:cstheme="majorBidi"/>
          <w:color w:val="000000" w:themeColor="text1"/>
          <w:lang w:val="en-GB"/>
        </w:rPr>
        <w:t>(</w:t>
      </w:r>
      <w:ins w:id="9325" w:author="Jane Shaw" w:date="2015-10-28T11:43:00Z">
        <w:r w:rsidR="00EB4AB9">
          <w:rPr>
            <w:rFonts w:asciiTheme="majorBidi" w:eastAsia="Times New Roman" w:hAnsiTheme="majorBidi" w:cstheme="majorBidi"/>
            <w:color w:val="000000" w:themeColor="text1"/>
            <w:lang w:val="en-GB"/>
          </w:rPr>
          <w:t>Figure 17</w:t>
        </w:r>
      </w:ins>
      <w:del w:id="9326" w:author="Jane Shaw" w:date="2015-10-28T11:43:00Z">
        <w:r w:rsidRPr="00F31509" w:rsidDel="00EB4AB9">
          <w:rPr>
            <w:rFonts w:asciiTheme="majorBidi" w:eastAsia="Times New Roman" w:hAnsiTheme="majorBidi" w:cstheme="majorBidi"/>
            <w:color w:val="000000" w:themeColor="text1"/>
            <w:lang w:val="en-GB"/>
          </w:rPr>
          <w:delText xml:space="preserve">see </w:delText>
        </w:r>
        <w:r w:rsidR="00E24798" w:rsidDel="00EB4AB9">
          <w:fldChar w:fldCharType="begin"/>
        </w:r>
        <w:r w:rsidR="00E24798" w:rsidDel="00EB4AB9">
          <w:delInstrText xml:space="preserve"> REF _Ref421025415 \h  \* MERGEFORMAT </w:delInstrText>
        </w:r>
        <w:r w:rsidR="00E24798" w:rsidDel="00EB4AB9">
          <w:fldChar w:fldCharType="separate"/>
        </w:r>
        <w:r w:rsidR="00E24798" w:rsidRPr="00F31509" w:rsidDel="00EB4AB9">
          <w:rPr>
            <w:rFonts w:asciiTheme="majorBidi" w:eastAsia="Times New Roman" w:hAnsiTheme="majorBidi" w:cstheme="majorBidi"/>
            <w:lang w:val="en-GB"/>
          </w:rPr>
          <w:delText xml:space="preserve">Figure </w:delText>
        </w:r>
        <w:r w:rsidR="00E24798" w:rsidRPr="000F0B1C" w:rsidDel="00EB4AB9">
          <w:rPr>
            <w:rFonts w:asciiTheme="majorBidi" w:eastAsia="Times New Roman" w:hAnsiTheme="majorBidi" w:cstheme="majorBidi"/>
            <w:noProof/>
            <w:lang w:val="en-GB"/>
          </w:rPr>
          <w:delText>21</w:delText>
        </w:r>
        <w:r w:rsidR="00E24798" w:rsidDel="00EB4AB9">
          <w:fldChar w:fldCharType="end"/>
        </w:r>
      </w:del>
      <w:r w:rsidRPr="00F31509">
        <w:rPr>
          <w:rFonts w:asciiTheme="majorBidi" w:eastAsia="Times New Roman" w:hAnsiTheme="majorBidi" w:cstheme="majorBidi"/>
          <w:color w:val="000000" w:themeColor="text1"/>
          <w:lang w:val="en-GB"/>
        </w:rPr>
        <w:t>). Post</w:t>
      </w:r>
      <w:ins w:id="9327" w:author="Jane Shaw" w:date="2015-10-28T11:44:00Z">
        <w:r w:rsidR="00EB4AB9">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harvest losses </w:t>
      </w:r>
      <w:del w:id="9328" w:author="Jane Shaw" w:date="2015-10-28T11:44:00Z">
        <w:r w:rsidRPr="00F31509" w:rsidDel="00EB4AB9">
          <w:rPr>
            <w:rFonts w:asciiTheme="majorBidi" w:eastAsia="Times New Roman" w:hAnsiTheme="majorBidi" w:cstheme="majorBidi"/>
            <w:color w:val="000000" w:themeColor="text1"/>
            <w:lang w:val="en-GB"/>
          </w:rPr>
          <w:delText xml:space="preserve">(PHL) </w:delText>
        </w:r>
      </w:del>
      <w:r w:rsidRPr="00F31509">
        <w:rPr>
          <w:rFonts w:asciiTheme="majorBidi" w:eastAsia="Times New Roman" w:hAnsiTheme="majorBidi" w:cstheme="majorBidi"/>
          <w:color w:val="000000" w:themeColor="text1"/>
          <w:lang w:val="en-GB"/>
        </w:rPr>
        <w:t>and losses that occur during storage</w:t>
      </w:r>
      <w:ins w:id="9329" w:author="Jane Shaw" w:date="2015-10-28T11:46:00Z">
        <w:r w:rsidR="00EB4AB9">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w:t>
      </w:r>
      <w:del w:id="9330" w:author="Jane Shaw" w:date="2015-10-28T11:46:00Z">
        <w:r w:rsidRPr="00F31509" w:rsidDel="00EB4AB9">
          <w:rPr>
            <w:rFonts w:asciiTheme="majorBidi" w:eastAsia="Times New Roman" w:hAnsiTheme="majorBidi" w:cstheme="majorBidi"/>
            <w:color w:val="000000" w:themeColor="text1"/>
            <w:lang w:val="en-GB"/>
          </w:rPr>
          <w:delText xml:space="preserve">and </w:delText>
        </w:r>
      </w:del>
      <w:r w:rsidRPr="00F31509">
        <w:rPr>
          <w:rFonts w:asciiTheme="majorBidi" w:eastAsia="Times New Roman" w:hAnsiTheme="majorBidi" w:cstheme="majorBidi"/>
          <w:color w:val="000000" w:themeColor="text1"/>
          <w:lang w:val="en-GB"/>
        </w:rPr>
        <w:t xml:space="preserve">transportation </w:t>
      </w:r>
      <w:del w:id="9331" w:author="Jane Shaw" w:date="2015-10-28T11:46:00Z">
        <w:r w:rsidRPr="00F31509" w:rsidDel="00EB4AB9">
          <w:rPr>
            <w:rFonts w:asciiTheme="majorBidi" w:eastAsia="Times New Roman" w:hAnsiTheme="majorBidi" w:cstheme="majorBidi"/>
            <w:color w:val="000000" w:themeColor="text1"/>
            <w:lang w:val="en-GB"/>
          </w:rPr>
          <w:delText xml:space="preserve">as well as </w:delText>
        </w:r>
      </w:del>
      <w:ins w:id="9332" w:author="Jane Shaw" w:date="2015-10-28T11:46:00Z">
        <w:r w:rsidR="00EB4AB9">
          <w:rPr>
            <w:rFonts w:asciiTheme="majorBidi" w:eastAsia="Times New Roman" w:hAnsiTheme="majorBidi" w:cstheme="majorBidi"/>
            <w:color w:val="000000" w:themeColor="text1"/>
            <w:lang w:val="en-GB"/>
          </w:rPr>
          <w:t xml:space="preserve">and </w:t>
        </w:r>
      </w:ins>
      <w:r w:rsidRPr="00F31509">
        <w:rPr>
          <w:rFonts w:asciiTheme="majorBidi" w:eastAsia="Times New Roman" w:hAnsiTheme="majorBidi" w:cstheme="majorBidi"/>
          <w:color w:val="000000" w:themeColor="text1"/>
          <w:lang w:val="en-GB"/>
        </w:rPr>
        <w:t xml:space="preserve">processing are therefore included, while losses at the retail </w:t>
      </w:r>
      <w:del w:id="9333" w:author="Jane Shaw" w:date="2015-10-28T11:46:00Z">
        <w:r w:rsidRPr="00F31509" w:rsidDel="00EB4AB9">
          <w:rPr>
            <w:rFonts w:asciiTheme="majorBidi" w:eastAsia="Times New Roman" w:hAnsiTheme="majorBidi" w:cstheme="majorBidi"/>
            <w:color w:val="000000" w:themeColor="text1"/>
            <w:lang w:val="en-GB"/>
          </w:rPr>
          <w:delText xml:space="preserve">level </w:delText>
        </w:r>
      </w:del>
      <w:r w:rsidRPr="00F31509">
        <w:rPr>
          <w:rFonts w:asciiTheme="majorBidi" w:eastAsia="Times New Roman" w:hAnsiTheme="majorBidi" w:cstheme="majorBidi"/>
          <w:color w:val="000000" w:themeColor="text1"/>
          <w:lang w:val="en-GB"/>
        </w:rPr>
        <w:t xml:space="preserve">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w:t>
      </w:r>
      <w:r w:rsidRPr="004D0419">
        <w:rPr>
          <w:rFonts w:asciiTheme="majorBidi" w:eastAsia="Times New Roman" w:hAnsiTheme="majorBidi" w:cstheme="majorBidi"/>
          <w:color w:val="000000" w:themeColor="text1"/>
          <w:lang w:val="en-GB"/>
        </w:rPr>
        <w:t xml:space="preserve">see section </w:t>
      </w:r>
      <w:del w:id="9334" w:author="Jane Shaw" w:date="2015-10-28T11:46:00Z">
        <w:r w:rsidRPr="004D0419" w:rsidDel="00EB4AB9">
          <w:rPr>
            <w:rFonts w:asciiTheme="majorBidi" w:eastAsia="Times New Roman" w:hAnsiTheme="majorBidi" w:cstheme="majorBidi"/>
            <w:color w:val="000000" w:themeColor="text1"/>
            <w:lang w:val="en-GB"/>
          </w:rPr>
          <w:delText>on standardization</w:delText>
        </w:r>
      </w:del>
      <w:ins w:id="9335" w:author="Jane Shaw" w:date="2015-10-28T11:46:00Z">
        <w:r w:rsidR="00EB4AB9" w:rsidRPr="004D0419">
          <w:rPr>
            <w:rFonts w:asciiTheme="majorBidi" w:eastAsia="Times New Roman" w:hAnsiTheme="majorBidi" w:cstheme="majorBidi"/>
            <w:color w:val="000000" w:themeColor="text1"/>
            <w:lang w:val="en-GB"/>
          </w:rPr>
          <w:t>2.</w:t>
        </w:r>
        <w:r w:rsidR="00C83BC9">
          <w:rPr>
            <w:rFonts w:asciiTheme="majorBidi" w:eastAsia="Times New Roman" w:hAnsiTheme="majorBidi" w:cstheme="majorBidi"/>
            <w:color w:val="000000" w:themeColor="text1"/>
            <w:lang w:val="en-GB"/>
          </w:rPr>
          <w:t>2</w:t>
        </w:r>
      </w:ins>
      <w:r w:rsidRPr="00F31509">
        <w:rPr>
          <w:rFonts w:asciiTheme="majorBidi" w:eastAsia="Times New Roman" w:hAnsiTheme="majorBidi" w:cstheme="majorBidi"/>
          <w:color w:val="000000" w:themeColor="text1"/>
          <w:lang w:val="en-GB"/>
        </w:rPr>
        <w:t xml:space="preserve">), </w:t>
      </w:r>
      <w:del w:id="9336" w:author="Jane Shaw" w:date="2015-10-28T11:47:00Z">
        <w:r w:rsidRPr="00F31509" w:rsidDel="00EB4AB9">
          <w:rPr>
            <w:rFonts w:asciiTheme="majorBidi" w:eastAsia="Times New Roman" w:hAnsiTheme="majorBidi" w:cstheme="majorBidi"/>
            <w:color w:val="000000" w:themeColor="text1"/>
            <w:lang w:val="en-GB"/>
          </w:rPr>
          <w:delText xml:space="preserve">whereby </w:delText>
        </w:r>
      </w:del>
      <w:ins w:id="9337" w:author="Jane Shaw" w:date="2015-10-28T11:47:00Z">
        <w:r w:rsidR="00EB4AB9">
          <w:rPr>
            <w:rFonts w:asciiTheme="majorBidi" w:eastAsia="Times New Roman" w:hAnsiTheme="majorBidi" w:cstheme="majorBidi"/>
            <w:color w:val="000000" w:themeColor="text1"/>
            <w:lang w:val="en-GB"/>
          </w:rPr>
          <w:t xml:space="preserve">in which </w:t>
        </w:r>
      </w:ins>
      <w:r w:rsidRPr="00F31509">
        <w:rPr>
          <w:rFonts w:asciiTheme="majorBidi" w:eastAsia="Times New Roman" w:hAnsiTheme="majorBidi" w:cstheme="majorBidi"/>
          <w:color w:val="000000" w:themeColor="text1"/>
          <w:lang w:val="en-GB"/>
        </w:rPr>
        <w:t xml:space="preserve">a small allowance is made when extraction rates are applied to primary products. </w:t>
      </w:r>
      <w:ins w:id="9338" w:author="Jane Shaw" w:date="2015-10-28T11:47:00Z">
        <w:r w:rsidR="00EB4AB9">
          <w:rPr>
            <w:rFonts w:asciiTheme="majorBidi" w:eastAsia="Times New Roman" w:hAnsiTheme="majorBidi" w:cstheme="majorBidi"/>
            <w:color w:val="000000" w:themeColor="text1"/>
            <w:lang w:val="en-GB"/>
          </w:rPr>
          <w:t xml:space="preserve">Figure 17 </w:t>
        </w:r>
      </w:ins>
      <w:del w:id="9339" w:author="Jane Shaw" w:date="2015-10-28T11:47:00Z">
        <w:r w:rsidR="00E24798" w:rsidDel="00EB4AB9">
          <w:fldChar w:fldCharType="begin"/>
        </w:r>
        <w:r w:rsidR="00E24798" w:rsidDel="00EB4AB9">
          <w:delInstrText xml:space="preserve"> REF _Ref421025415 \h  \* MERGEFORMAT </w:delInstrText>
        </w:r>
        <w:r w:rsidR="00E24798" w:rsidDel="00EB4AB9">
          <w:fldChar w:fldCharType="separate"/>
        </w:r>
        <w:r w:rsidR="00E24798" w:rsidRPr="00F31509" w:rsidDel="00EB4AB9">
          <w:rPr>
            <w:rFonts w:asciiTheme="majorBidi" w:eastAsia="Times New Roman" w:hAnsiTheme="majorBidi" w:cstheme="majorBidi"/>
            <w:lang w:val="en-GB"/>
          </w:rPr>
          <w:delText xml:space="preserve">Figure </w:delText>
        </w:r>
        <w:r w:rsidR="00E24798" w:rsidRPr="000F0B1C" w:rsidDel="00EB4AB9">
          <w:rPr>
            <w:rFonts w:asciiTheme="majorBidi" w:eastAsia="Times New Roman" w:hAnsiTheme="majorBidi" w:cstheme="majorBidi"/>
            <w:noProof/>
            <w:lang w:val="en-GB"/>
          </w:rPr>
          <w:delText>21</w:delText>
        </w:r>
        <w:r w:rsidR="00E24798" w:rsidDel="00EB4AB9">
          <w:fldChar w:fldCharType="end"/>
        </w:r>
        <w:r w:rsidRPr="00F31509" w:rsidDel="00EB4AB9">
          <w:rPr>
            <w:rFonts w:asciiTheme="majorBidi" w:eastAsia="Times New Roman" w:hAnsiTheme="majorBidi" w:cstheme="majorBidi"/>
            <w:color w:val="000000" w:themeColor="text1"/>
            <w:lang w:val="en-GB"/>
          </w:rPr>
          <w:delText xml:space="preserve"> below </w:delText>
        </w:r>
      </w:del>
      <w:r w:rsidRPr="00F31509">
        <w:rPr>
          <w:rFonts w:asciiTheme="majorBidi" w:eastAsia="Times New Roman" w:hAnsiTheme="majorBidi" w:cstheme="majorBidi"/>
          <w:color w:val="000000" w:themeColor="text1"/>
          <w:lang w:val="en-GB"/>
        </w:rPr>
        <w:t xml:space="preserve">provides an overview of losses </w:t>
      </w:r>
      <w:del w:id="9340" w:author="Jane Shaw" w:date="2015-10-28T11:47:00Z">
        <w:r w:rsidRPr="00F31509" w:rsidDel="00EB4AB9">
          <w:rPr>
            <w:rFonts w:asciiTheme="majorBidi" w:eastAsia="Times New Roman" w:hAnsiTheme="majorBidi" w:cstheme="majorBidi"/>
            <w:color w:val="000000" w:themeColor="text1"/>
            <w:lang w:val="en-GB"/>
          </w:rPr>
          <w:delText xml:space="preserve">across </w:delText>
        </w:r>
      </w:del>
      <w:ins w:id="9341" w:author="Jane Shaw" w:date="2015-10-28T11:47:00Z">
        <w:r w:rsidR="00EB4AB9">
          <w:rPr>
            <w:rFonts w:asciiTheme="majorBidi" w:eastAsia="Times New Roman" w:hAnsiTheme="majorBidi" w:cstheme="majorBidi"/>
            <w:color w:val="000000" w:themeColor="text1"/>
            <w:lang w:val="en-GB"/>
          </w:rPr>
          <w:t xml:space="preserve">along </w:t>
        </w:r>
      </w:ins>
      <w:r w:rsidRPr="00F31509">
        <w:rPr>
          <w:rFonts w:asciiTheme="majorBidi" w:eastAsia="Times New Roman" w:hAnsiTheme="majorBidi" w:cstheme="majorBidi"/>
          <w:color w:val="000000" w:themeColor="text1"/>
          <w:lang w:val="en-GB"/>
        </w:rPr>
        <w:t xml:space="preserve">the entire value chain and </w:t>
      </w:r>
      <w:del w:id="9342" w:author="Jane Shaw" w:date="2015-10-28T11:47:00Z">
        <w:r w:rsidRPr="00F31509" w:rsidDel="00EB4AB9">
          <w:rPr>
            <w:rFonts w:asciiTheme="majorBidi" w:eastAsia="Times New Roman" w:hAnsiTheme="majorBidi" w:cstheme="majorBidi"/>
            <w:color w:val="000000" w:themeColor="text1"/>
            <w:lang w:val="en-GB"/>
          </w:rPr>
          <w:delText xml:space="preserve">delineates </w:delText>
        </w:r>
      </w:del>
      <w:ins w:id="9343" w:author="Jane Shaw" w:date="2015-10-28T11:47:00Z">
        <w:r w:rsidR="00EB4AB9">
          <w:rPr>
            <w:rFonts w:asciiTheme="majorBidi" w:eastAsia="Times New Roman" w:hAnsiTheme="majorBidi" w:cstheme="majorBidi"/>
            <w:color w:val="000000" w:themeColor="text1"/>
            <w:lang w:val="en-GB"/>
          </w:rPr>
          <w:t xml:space="preserve">distinguishes </w:t>
        </w:r>
      </w:ins>
      <w:r w:rsidRPr="00F31509">
        <w:rPr>
          <w:rFonts w:asciiTheme="majorBidi" w:eastAsia="Times New Roman" w:hAnsiTheme="majorBidi" w:cstheme="majorBidi"/>
          <w:color w:val="000000" w:themeColor="text1"/>
          <w:lang w:val="en-GB"/>
        </w:rPr>
        <w:t xml:space="preserve">losses covered in the FBS system from </w:t>
      </w:r>
      <w:del w:id="9344" w:author="Jane Shaw" w:date="2015-11-07T19:50:00Z">
        <w:r w:rsidRPr="00F31509" w:rsidDel="00C83BC9">
          <w:rPr>
            <w:rFonts w:asciiTheme="majorBidi" w:eastAsia="Times New Roman" w:hAnsiTheme="majorBidi" w:cstheme="majorBidi"/>
            <w:color w:val="000000" w:themeColor="text1"/>
            <w:lang w:val="en-GB"/>
          </w:rPr>
          <w:delText xml:space="preserve">losses </w:delText>
        </w:r>
      </w:del>
      <w:ins w:id="9345" w:author="Jane Shaw" w:date="2015-11-07T19:50:00Z">
        <w:r w:rsidR="00C83BC9">
          <w:rPr>
            <w:rFonts w:asciiTheme="majorBidi" w:eastAsia="Times New Roman" w:hAnsiTheme="majorBidi" w:cstheme="majorBidi"/>
            <w:color w:val="000000" w:themeColor="text1"/>
            <w:lang w:val="en-GB"/>
          </w:rPr>
          <w:t xml:space="preserve">those </w:t>
        </w:r>
      </w:ins>
      <w:r w:rsidRPr="00F31509">
        <w:rPr>
          <w:rFonts w:asciiTheme="majorBidi" w:eastAsia="Times New Roman" w:hAnsiTheme="majorBidi" w:cstheme="majorBidi"/>
          <w:color w:val="000000" w:themeColor="text1"/>
          <w:lang w:val="en-GB"/>
        </w:rPr>
        <w:t>outside the FAO food balances.</w:t>
      </w:r>
    </w:p>
    <w:p w14:paraId="55A2EB85" w14:textId="77777777" w:rsidR="004F65E4" w:rsidRPr="00F31509" w:rsidRDefault="004F65E4" w:rsidP="006F3003">
      <w:pPr>
        <w:pStyle w:val="Titolo3"/>
        <w:rPr>
          <w:rFonts w:asciiTheme="majorBidi" w:hAnsiTheme="majorBidi" w:cstheme="majorBidi"/>
          <w:lang w:val="en-GB"/>
        </w:rPr>
      </w:pPr>
      <w:bookmarkStart w:id="9346" w:name="_Toc421025891"/>
      <w:r w:rsidRPr="00F31509">
        <w:rPr>
          <w:rFonts w:asciiTheme="majorBidi" w:hAnsiTheme="majorBidi" w:cstheme="majorBidi"/>
          <w:lang w:val="en-GB"/>
        </w:rPr>
        <w:t>Data availability</w:t>
      </w:r>
      <w:bookmarkEnd w:id="9346"/>
    </w:p>
    <w:p w14:paraId="66322402" w14:textId="214E7AE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w:t>
      </w:r>
      <w:del w:id="9347" w:author="Jane Shaw" w:date="2015-10-28T11:48:00Z">
        <w:r w:rsidRPr="00F31509" w:rsidDel="00EB4AB9">
          <w:rPr>
            <w:rFonts w:asciiTheme="majorBidi" w:eastAsia="Times New Roman" w:hAnsiTheme="majorBidi" w:cstheme="majorBidi"/>
            <w:color w:val="000000" w:themeColor="text1"/>
            <w:lang w:val="en-GB"/>
          </w:rPr>
          <w:delText>on production</w:delText>
        </w:r>
      </w:del>
      <w:ins w:id="9348" w:author="Jane Shaw" w:date="2015-10-28T11:48:00Z">
        <w:r w:rsidR="00EB4AB9">
          <w:rPr>
            <w:rFonts w:asciiTheme="majorBidi" w:eastAsia="Times New Roman" w:hAnsiTheme="majorBidi" w:cstheme="majorBidi"/>
            <w:color w:val="000000" w:themeColor="text1"/>
            <w:lang w:val="en-GB"/>
          </w:rPr>
          <w:t>3.1</w:t>
        </w:r>
      </w:ins>
      <w:r w:rsidRPr="00F31509">
        <w:rPr>
          <w:rFonts w:asciiTheme="majorBidi" w:eastAsia="Times New Roman" w:hAnsiTheme="majorBidi" w:cstheme="majorBidi"/>
          <w:color w:val="000000" w:themeColor="text1"/>
          <w:lang w:val="en-GB"/>
        </w:rPr>
        <w:t xml:space="preserve">) includes a section </w:t>
      </w:r>
      <w:del w:id="9349" w:author="Jane Shaw" w:date="2015-10-28T11:48:00Z">
        <w:r w:rsidRPr="00F31509" w:rsidDel="00EB4AB9">
          <w:rPr>
            <w:rFonts w:asciiTheme="majorBidi" w:eastAsia="Times New Roman" w:hAnsiTheme="majorBidi" w:cstheme="majorBidi"/>
            <w:color w:val="000000" w:themeColor="text1"/>
            <w:lang w:val="en-GB"/>
          </w:rPr>
          <w:delText xml:space="preserve">for </w:delText>
        </w:r>
      </w:del>
      <w:ins w:id="9350" w:author="Jane Shaw" w:date="2015-10-28T11:48:00Z">
        <w:r w:rsidR="00EB4AB9">
          <w:rPr>
            <w:rFonts w:asciiTheme="majorBidi" w:eastAsia="Times New Roman" w:hAnsiTheme="majorBidi" w:cstheme="majorBidi"/>
            <w:color w:val="000000" w:themeColor="text1"/>
            <w:lang w:val="en-GB"/>
          </w:rPr>
          <w:t xml:space="preserve">where </w:t>
        </w:r>
      </w:ins>
      <w:r w:rsidRPr="00F31509">
        <w:rPr>
          <w:rFonts w:asciiTheme="majorBidi" w:eastAsia="Times New Roman" w:hAnsiTheme="majorBidi" w:cstheme="majorBidi"/>
          <w:color w:val="000000" w:themeColor="text1"/>
          <w:lang w:val="en-GB"/>
        </w:rPr>
        <w:t xml:space="preserve">countries </w:t>
      </w:r>
      <w:del w:id="9351" w:author="Jane Shaw" w:date="2015-10-28T11:48:00Z">
        <w:r w:rsidRPr="00F31509" w:rsidDel="00EB4AB9">
          <w:rPr>
            <w:rFonts w:asciiTheme="majorBidi" w:eastAsia="Times New Roman" w:hAnsiTheme="majorBidi" w:cstheme="majorBidi"/>
            <w:color w:val="000000" w:themeColor="text1"/>
            <w:lang w:val="en-GB"/>
          </w:rPr>
          <w:delText xml:space="preserve">to </w:delText>
        </w:r>
      </w:del>
      <w:r w:rsidRPr="00F31509">
        <w:rPr>
          <w:rFonts w:asciiTheme="majorBidi" w:eastAsia="Times New Roman" w:hAnsiTheme="majorBidi" w:cstheme="majorBidi"/>
          <w:color w:val="000000" w:themeColor="text1"/>
          <w:lang w:val="en-GB"/>
        </w:rPr>
        <w:t xml:space="preserve">report estimates of waste and losses. While the vast majority of FAO member countries report production and/or productivity data, estimates </w:t>
      </w:r>
      <w:del w:id="9352" w:author="Jane Shaw" w:date="2015-10-28T11:49:00Z">
        <w:r w:rsidRPr="00F31509" w:rsidDel="00EB4AB9">
          <w:rPr>
            <w:rFonts w:asciiTheme="majorBidi" w:eastAsia="Times New Roman" w:hAnsiTheme="majorBidi" w:cstheme="majorBidi"/>
            <w:color w:val="000000" w:themeColor="text1"/>
            <w:lang w:val="en-GB"/>
          </w:rPr>
          <w:delText xml:space="preserve">for </w:delText>
        </w:r>
      </w:del>
      <w:ins w:id="9353" w:author="Jane Shaw" w:date="2015-10-28T11:49:00Z">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losses are notoriously scarce</w:t>
      </w:r>
      <w:ins w:id="9354" w:author="Jane Shaw" w:date="2015-10-28T11:48:00Z">
        <w:r w:rsidR="00EB4AB9">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w:t>
      </w:r>
      <w:del w:id="9355" w:author="Jane Shaw" w:date="2015-10-28T11:48:00Z">
        <w:r w:rsidRPr="00F31509" w:rsidDel="00EB4AB9">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 xml:space="preserve"> </w:t>
      </w:r>
      <w:del w:id="9356" w:author="Jane Shaw" w:date="2015-10-28T11:48:00Z">
        <w:r w:rsidRPr="00F31509" w:rsidDel="00EB4AB9">
          <w:rPr>
            <w:rFonts w:asciiTheme="majorBidi" w:eastAsia="Times New Roman" w:hAnsiTheme="majorBidi" w:cstheme="majorBidi"/>
            <w:color w:val="000000" w:themeColor="text1"/>
            <w:lang w:val="en-GB"/>
          </w:rPr>
          <w:delText xml:space="preserve">where they are made available by </w:delText>
        </w:r>
      </w:del>
      <w:ins w:id="9357" w:author="Jane Shaw" w:date="2015-10-28T11:50:00Z">
        <w:r w:rsidR="00EB4AB9">
          <w:rPr>
            <w:rFonts w:asciiTheme="majorBidi" w:eastAsia="Times New Roman" w:hAnsiTheme="majorBidi" w:cstheme="majorBidi"/>
            <w:color w:val="000000" w:themeColor="text1"/>
            <w:lang w:val="en-GB"/>
          </w:rPr>
          <w:t xml:space="preserve">the few </w:t>
        </w:r>
      </w:ins>
      <w:ins w:id="9358" w:author="Jane Shaw" w:date="2015-10-28T11:49:00Z">
        <w:r w:rsidR="00EB4AB9">
          <w:rPr>
            <w:rFonts w:asciiTheme="majorBidi" w:eastAsia="Times New Roman" w:hAnsiTheme="majorBidi" w:cstheme="majorBidi"/>
            <w:color w:val="000000" w:themeColor="text1"/>
            <w:lang w:val="en-GB"/>
          </w:rPr>
          <w:t xml:space="preserve">that </w:t>
        </w:r>
      </w:ins>
      <w:ins w:id="9359" w:author="Jane Shaw" w:date="2015-10-28T11:50:00Z">
        <w:r w:rsidR="00EB4AB9">
          <w:rPr>
            <w:rFonts w:asciiTheme="majorBidi" w:eastAsia="Times New Roman" w:hAnsiTheme="majorBidi" w:cstheme="majorBidi"/>
            <w:color w:val="000000" w:themeColor="text1"/>
            <w:lang w:val="en-GB"/>
          </w:rPr>
          <w:t xml:space="preserve">are </w:t>
        </w:r>
      </w:ins>
      <w:ins w:id="9360" w:author="Jane Shaw" w:date="2015-10-28T12:06:00Z">
        <w:r w:rsidR="00451E42">
          <w:rPr>
            <w:rFonts w:asciiTheme="majorBidi" w:eastAsia="Times New Roman" w:hAnsiTheme="majorBidi" w:cstheme="majorBidi"/>
            <w:color w:val="000000" w:themeColor="text1"/>
            <w:lang w:val="en-GB"/>
          </w:rPr>
          <w:t xml:space="preserve">available </w:t>
        </w:r>
      </w:ins>
      <w:del w:id="9361" w:author="Jane Shaw" w:date="2015-10-28T12:06:00Z">
        <w:r w:rsidRPr="00F31509" w:rsidDel="00451E42">
          <w:rPr>
            <w:rFonts w:asciiTheme="majorBidi" w:eastAsia="Times New Roman" w:hAnsiTheme="majorBidi" w:cstheme="majorBidi"/>
            <w:color w:val="000000" w:themeColor="text1"/>
            <w:lang w:val="en-GB"/>
          </w:rPr>
          <w:delText xml:space="preserve">countries </w:delText>
        </w:r>
      </w:del>
      <w:del w:id="9362" w:author="Jane Shaw" w:date="2015-10-28T11:50:00Z">
        <w:r w:rsidRPr="00F31509" w:rsidDel="00EB4AB9">
          <w:rPr>
            <w:rFonts w:asciiTheme="majorBidi" w:eastAsia="Times New Roman" w:hAnsiTheme="majorBidi" w:cstheme="majorBidi"/>
            <w:color w:val="000000" w:themeColor="text1"/>
            <w:lang w:val="en-GB"/>
          </w:rPr>
          <w:delText xml:space="preserve">through the questionnaire, they </w:delText>
        </w:r>
      </w:del>
      <w:r w:rsidRPr="00F31509">
        <w:rPr>
          <w:rFonts w:asciiTheme="majorBidi" w:eastAsia="Times New Roman" w:hAnsiTheme="majorBidi" w:cstheme="majorBidi"/>
          <w:color w:val="000000" w:themeColor="text1"/>
          <w:lang w:val="en-GB"/>
        </w:rPr>
        <w:t xml:space="preserve">are unlikely to be based on reliable measurement efforts. </w:t>
      </w:r>
      <w:del w:id="9363" w:author="Jane Shaw" w:date="2015-10-28T11:50:00Z">
        <w:r w:rsidRPr="00F31509" w:rsidDel="00EB4AB9">
          <w:rPr>
            <w:rFonts w:asciiTheme="majorBidi" w:eastAsia="Times New Roman" w:hAnsiTheme="majorBidi" w:cstheme="majorBidi"/>
            <w:color w:val="000000" w:themeColor="text1"/>
            <w:lang w:val="en-GB"/>
          </w:rPr>
          <w:delText xml:space="preserve">Indeed, </w:delText>
        </w:r>
      </w:del>
      <w:r w:rsidR="00EB4AB9"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Global Strategy to Improve </w:t>
      </w:r>
      <w:del w:id="9364" w:author="Jane Shaw" w:date="2015-10-28T11:50:00Z">
        <w:r w:rsidRPr="00F31509" w:rsidDel="00EB4AB9">
          <w:rPr>
            <w:rFonts w:asciiTheme="majorBidi" w:eastAsia="Times New Roman" w:hAnsiTheme="majorBidi" w:cstheme="majorBidi"/>
            <w:color w:val="000000" w:themeColor="text1"/>
            <w:lang w:val="en-GB"/>
          </w:rPr>
          <w:delText xml:space="preserve">Rural and </w:delText>
        </w:r>
      </w:del>
      <w:r w:rsidRPr="00F31509">
        <w:rPr>
          <w:rFonts w:asciiTheme="majorBidi" w:eastAsia="Times New Roman" w:hAnsiTheme="majorBidi" w:cstheme="majorBidi"/>
          <w:color w:val="000000" w:themeColor="text1"/>
          <w:lang w:val="en-GB"/>
        </w:rPr>
        <w:t xml:space="preserve">Agricultural </w:t>
      </w:r>
      <w:ins w:id="9365" w:author="Jane Shaw" w:date="2015-10-28T11:50:00Z">
        <w:r w:rsidR="00EB4AB9">
          <w:rPr>
            <w:rFonts w:asciiTheme="majorBidi" w:eastAsia="Times New Roman" w:hAnsiTheme="majorBidi" w:cstheme="majorBidi"/>
            <w:color w:val="000000" w:themeColor="text1"/>
            <w:lang w:val="en-GB"/>
          </w:rPr>
          <w:t xml:space="preserve">and Rural </w:t>
        </w:r>
      </w:ins>
      <w:r w:rsidRPr="00F31509">
        <w:rPr>
          <w:rFonts w:asciiTheme="majorBidi" w:eastAsia="Times New Roman" w:hAnsiTheme="majorBidi" w:cstheme="majorBidi"/>
          <w:color w:val="000000" w:themeColor="text1"/>
          <w:lang w:val="en-GB"/>
        </w:rPr>
        <w:t xml:space="preserve">Statistics found that there is not even a readily available and reliable method </w:t>
      </w:r>
      <w:del w:id="9366" w:author="Jane Shaw" w:date="2015-10-28T11:51:00Z">
        <w:r w:rsidRPr="00F31509" w:rsidDel="00EB4AB9">
          <w:rPr>
            <w:rFonts w:asciiTheme="majorBidi" w:eastAsia="Times New Roman" w:hAnsiTheme="majorBidi" w:cstheme="majorBidi"/>
            <w:color w:val="000000" w:themeColor="text1"/>
            <w:lang w:val="en-GB"/>
          </w:rPr>
          <w:delText xml:space="preserve">to </w:delText>
        </w:r>
      </w:del>
      <w:ins w:id="9367" w:author="Jane Shaw" w:date="2015-10-28T11:51:00Z">
        <w:r w:rsidR="00EB4AB9">
          <w:rPr>
            <w:rFonts w:asciiTheme="majorBidi" w:eastAsia="Times New Roman" w:hAnsiTheme="majorBidi" w:cstheme="majorBidi"/>
            <w:color w:val="000000" w:themeColor="text1"/>
            <w:lang w:val="en-GB"/>
          </w:rPr>
          <w:t>for</w:t>
        </w:r>
        <w:r w:rsidR="00EB4AB9" w:rsidRPr="00F31509">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measur</w:t>
      </w:r>
      <w:ins w:id="9368" w:author="Jane Shaw" w:date="2015-10-28T11:51:00Z">
        <w:r w:rsidR="00EB4AB9">
          <w:rPr>
            <w:rFonts w:asciiTheme="majorBidi" w:eastAsia="Times New Roman" w:hAnsiTheme="majorBidi" w:cstheme="majorBidi"/>
            <w:color w:val="000000" w:themeColor="text1"/>
            <w:lang w:val="en-GB"/>
          </w:rPr>
          <w:t>ing</w:t>
        </w:r>
      </w:ins>
      <w:del w:id="9369" w:author="Jane Shaw" w:date="2015-10-28T11:51:00Z">
        <w:r w:rsidRPr="00F31509" w:rsidDel="00EB4AB9">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losses. </w:t>
      </w:r>
      <w:moveToRangeStart w:id="9370" w:author="Jane Shaw" w:date="2015-10-28T12:05:00Z" w:name="move307653264"/>
      <w:moveTo w:id="9371" w:author="Jane Shaw" w:date="2015-10-28T12:05:00Z">
        <w:del w:id="9372" w:author="Jane Shaw" w:date="2015-10-28T12:07:00Z">
          <w:r w:rsidR="00451E42" w:rsidRPr="00F31509" w:rsidDel="00451E42">
            <w:rPr>
              <w:rFonts w:asciiTheme="majorBidi" w:eastAsia="Times New Roman" w:hAnsiTheme="majorBidi" w:cstheme="majorBidi"/>
              <w:color w:val="000000" w:themeColor="text1"/>
              <w:lang w:val="en-GB"/>
            </w:rPr>
            <w:delText xml:space="preserve">This means that available estimates are not only limited, but </w:delText>
          </w:r>
        </w:del>
      </w:moveTo>
      <w:ins w:id="9373" w:author="Jane Shaw" w:date="2015-10-28T12:07:00Z">
        <w:r w:rsidR="00451E42">
          <w:rPr>
            <w:rFonts w:asciiTheme="majorBidi" w:eastAsia="Times New Roman" w:hAnsiTheme="majorBidi" w:cstheme="majorBidi"/>
            <w:color w:val="000000" w:themeColor="text1"/>
            <w:lang w:val="en-GB"/>
          </w:rPr>
          <w:t xml:space="preserve">As a result, </w:t>
        </w:r>
      </w:ins>
      <w:moveTo w:id="9374" w:author="Jane Shaw" w:date="2015-10-28T12:05:00Z">
        <w:r w:rsidR="00451E42" w:rsidRPr="00F31509">
          <w:rPr>
            <w:rFonts w:asciiTheme="majorBidi" w:eastAsia="Times New Roman" w:hAnsiTheme="majorBidi" w:cstheme="majorBidi"/>
            <w:color w:val="000000" w:themeColor="text1"/>
            <w:lang w:val="en-GB"/>
          </w:rPr>
          <w:t xml:space="preserve">the few </w:t>
        </w:r>
      </w:moveTo>
      <w:ins w:id="9375" w:author="Jane Shaw" w:date="2015-10-28T12:08:00Z">
        <w:r w:rsidR="00451E42">
          <w:rPr>
            <w:rFonts w:asciiTheme="majorBidi" w:eastAsia="Times New Roman" w:hAnsiTheme="majorBidi" w:cstheme="majorBidi"/>
            <w:color w:val="000000" w:themeColor="text1"/>
            <w:lang w:val="en-GB"/>
          </w:rPr>
          <w:t xml:space="preserve">estimates </w:t>
        </w:r>
      </w:ins>
      <w:moveTo w:id="9376" w:author="Jane Shaw" w:date="2015-10-28T12:05:00Z">
        <w:r w:rsidR="00451E42" w:rsidRPr="00F31509">
          <w:rPr>
            <w:rFonts w:asciiTheme="majorBidi" w:eastAsia="Times New Roman" w:hAnsiTheme="majorBidi" w:cstheme="majorBidi"/>
            <w:color w:val="000000" w:themeColor="text1"/>
            <w:lang w:val="en-GB"/>
          </w:rPr>
          <w:t>available may not be fully reliable and comparable across countries.</w:t>
        </w:r>
      </w:moveTo>
      <w:moveToRangeEnd w:id="9370"/>
      <w:ins w:id="9377" w:author="Jane Shaw" w:date="2015-10-28T12:05:00Z">
        <w:r w:rsidR="00451E42">
          <w:rPr>
            <w:rFonts w:asciiTheme="majorBidi" w:eastAsia="Times New Roman" w:hAnsiTheme="majorBidi" w:cstheme="majorBidi"/>
            <w:color w:val="000000" w:themeColor="text1"/>
            <w:lang w:val="en-GB"/>
          </w:rPr>
          <w:t xml:space="preserve"> </w:t>
        </w:r>
      </w:ins>
      <w:r w:rsidRPr="00F31509">
        <w:rPr>
          <w:rFonts w:asciiTheme="majorBidi" w:eastAsia="Times New Roman" w:hAnsiTheme="majorBidi" w:cstheme="majorBidi"/>
          <w:color w:val="000000" w:themeColor="text1"/>
          <w:lang w:val="en-GB"/>
        </w:rPr>
        <w:t>The next step</w:t>
      </w:r>
      <w:del w:id="9378" w:author="Jane Shaw" w:date="2015-10-28T12:01:00Z">
        <w:r w:rsidRPr="00F31509" w:rsidDel="00451E42">
          <w:rPr>
            <w:rFonts w:asciiTheme="majorBidi" w:eastAsia="Times New Roman" w:hAnsiTheme="majorBidi" w:cstheme="majorBidi"/>
            <w:color w:val="000000" w:themeColor="text1"/>
            <w:lang w:val="en-GB"/>
          </w:rPr>
          <w:delText>s</w:delText>
        </w:r>
      </w:del>
      <w:r w:rsidRPr="00F31509">
        <w:rPr>
          <w:rFonts w:asciiTheme="majorBidi" w:eastAsia="Times New Roman" w:hAnsiTheme="majorBidi" w:cstheme="majorBidi"/>
          <w:color w:val="000000" w:themeColor="text1"/>
          <w:lang w:val="en-GB"/>
        </w:rPr>
        <w:t xml:space="preserve"> </w:t>
      </w:r>
      <w:ins w:id="9379" w:author="Jane Shaw" w:date="2015-10-28T12:01:00Z">
        <w:r w:rsidR="00451E42">
          <w:rPr>
            <w:rFonts w:asciiTheme="majorBidi" w:eastAsia="Times New Roman" w:hAnsiTheme="majorBidi" w:cstheme="majorBidi"/>
            <w:color w:val="000000" w:themeColor="text1"/>
            <w:lang w:val="en-GB"/>
          </w:rPr>
          <w:t xml:space="preserve">is </w:t>
        </w:r>
      </w:ins>
      <w:r w:rsidRPr="00F31509">
        <w:rPr>
          <w:rFonts w:asciiTheme="majorBidi" w:eastAsia="Times New Roman" w:hAnsiTheme="majorBidi" w:cstheme="majorBidi"/>
          <w:color w:val="000000" w:themeColor="text1"/>
          <w:lang w:val="en-GB"/>
        </w:rPr>
        <w:t xml:space="preserve">therefore </w:t>
      </w:r>
      <w:del w:id="9380" w:author="Jane Shaw" w:date="2015-10-28T12:01:00Z">
        <w:r w:rsidRPr="00F31509" w:rsidDel="00451E42">
          <w:rPr>
            <w:rFonts w:asciiTheme="majorBidi" w:eastAsia="Times New Roman" w:hAnsiTheme="majorBidi" w:cstheme="majorBidi"/>
            <w:color w:val="000000" w:themeColor="text1"/>
            <w:lang w:val="en-GB"/>
          </w:rPr>
          <w:delText xml:space="preserve">are </w:delText>
        </w:r>
      </w:del>
      <w:r w:rsidRPr="00F31509">
        <w:rPr>
          <w:rFonts w:asciiTheme="majorBidi" w:eastAsia="Times New Roman" w:hAnsiTheme="majorBidi" w:cstheme="majorBidi"/>
          <w:color w:val="000000" w:themeColor="text1"/>
          <w:lang w:val="en-GB"/>
        </w:rPr>
        <w:t xml:space="preserve">to devise an experimental design that could ultimately be used to measure </w:t>
      </w:r>
      <w:del w:id="9381" w:author="Jane Shaw" w:date="2015-10-28T12:03:00Z">
        <w:r w:rsidRPr="00F31509" w:rsidDel="00451E42">
          <w:rPr>
            <w:rFonts w:asciiTheme="majorBidi" w:eastAsia="Times New Roman" w:hAnsiTheme="majorBidi" w:cstheme="majorBidi"/>
            <w:color w:val="000000" w:themeColor="text1"/>
            <w:lang w:val="en-GB"/>
          </w:rPr>
          <w:delText>food losses and waste</w:delText>
        </w:r>
      </w:del>
      <w:ins w:id="9382" w:author="Jane Shaw" w:date="2015-10-28T12:03:00Z">
        <w:r w:rsidR="00451E42">
          <w:rPr>
            <w:rFonts w:asciiTheme="majorBidi" w:eastAsia="Times New Roman" w:hAnsiTheme="majorBidi" w:cstheme="majorBidi"/>
            <w:color w:val="000000" w:themeColor="text1"/>
            <w:lang w:val="en-GB"/>
          </w:rPr>
          <w:t>FLW</w:t>
        </w:r>
      </w:ins>
      <w:r w:rsidRPr="00F31509">
        <w:rPr>
          <w:rFonts w:asciiTheme="majorBidi" w:eastAsia="Times New Roman" w:hAnsiTheme="majorBidi" w:cstheme="majorBidi"/>
          <w:color w:val="000000" w:themeColor="text1"/>
          <w:lang w:val="en-GB"/>
        </w:rPr>
        <w:t xml:space="preserve"> </w:t>
      </w:r>
      <w:del w:id="9383" w:author="Jane Shaw" w:date="2015-10-28T12:01:00Z">
        <w:r w:rsidRPr="00F31509" w:rsidDel="00451E42">
          <w:rPr>
            <w:rFonts w:asciiTheme="majorBidi" w:eastAsia="Times New Roman" w:hAnsiTheme="majorBidi" w:cstheme="majorBidi"/>
            <w:color w:val="000000" w:themeColor="text1"/>
            <w:lang w:val="en-GB"/>
          </w:rPr>
          <w:delText xml:space="preserve">in an </w:delText>
        </w:r>
      </w:del>
      <w:r w:rsidRPr="00F31509">
        <w:rPr>
          <w:rFonts w:asciiTheme="majorBidi" w:eastAsia="Times New Roman" w:hAnsiTheme="majorBidi" w:cstheme="majorBidi"/>
          <w:color w:val="000000" w:themeColor="text1"/>
          <w:lang w:val="en-GB"/>
        </w:rPr>
        <w:t>accurate</w:t>
      </w:r>
      <w:ins w:id="9384" w:author="Jane Shaw" w:date="2015-10-28T12:01:00Z">
        <w:r w:rsidR="00451E42">
          <w:rPr>
            <w:rFonts w:asciiTheme="majorBidi" w:eastAsia="Times New Roman" w:hAnsiTheme="majorBidi" w:cstheme="majorBidi"/>
            <w:color w:val="000000" w:themeColor="text1"/>
            <w:lang w:val="en-GB"/>
          </w:rPr>
          <w:t>ly</w:t>
        </w:r>
      </w:ins>
      <w:del w:id="9385" w:author="Jane Shaw" w:date="2015-10-28T12:03:00Z">
        <w:r w:rsidRPr="00F31509" w:rsidDel="00451E42">
          <w:rPr>
            <w:rFonts w:asciiTheme="majorBidi" w:eastAsia="Times New Roman" w:hAnsiTheme="majorBidi" w:cstheme="majorBidi"/>
            <w:color w:val="000000" w:themeColor="text1"/>
            <w:lang w:val="en-GB"/>
          </w:rPr>
          <w:delText xml:space="preserve"> manner</w:delText>
        </w:r>
      </w:del>
      <w:r w:rsidRPr="00F31509">
        <w:rPr>
          <w:rFonts w:asciiTheme="majorBidi" w:eastAsia="Times New Roman" w:hAnsiTheme="majorBidi" w:cstheme="majorBidi"/>
          <w:color w:val="000000" w:themeColor="text1"/>
          <w:lang w:val="en-GB"/>
        </w:rPr>
        <w:t xml:space="preserve">. </w:t>
      </w:r>
      <w:moveFromRangeStart w:id="9386" w:author="Jane Shaw" w:date="2015-10-28T12:05:00Z" w:name="move307653264"/>
      <w:moveFrom w:id="9387" w:author="Jane Shaw" w:date="2015-10-28T12:05:00Z">
        <w:r w:rsidRPr="00F31509" w:rsidDel="00451E42">
          <w:rPr>
            <w:rFonts w:asciiTheme="majorBidi" w:eastAsia="Times New Roman" w:hAnsiTheme="majorBidi" w:cstheme="majorBidi"/>
            <w:color w:val="000000" w:themeColor="text1"/>
            <w:lang w:val="en-GB"/>
          </w:rPr>
          <w:t xml:space="preserve">This means that available estimates are not only limited, but the few available may not be fully reliable and comparable across countries. </w:t>
        </w:r>
      </w:moveFrom>
      <w:moveFromRangeEnd w:id="9386"/>
    </w:p>
    <w:p w14:paraId="2C9C40A3" w14:textId="447B04AA" w:rsidR="004F65E4" w:rsidRPr="00F31509" w:rsidRDefault="00451E42" w:rsidP="004F65E4">
      <w:pPr>
        <w:jc w:val="both"/>
        <w:rPr>
          <w:rFonts w:asciiTheme="majorBidi" w:hAnsiTheme="majorBidi" w:cstheme="majorBidi"/>
          <w:color w:val="000000" w:themeColor="text1"/>
          <w:szCs w:val="24"/>
          <w:lang w:val="en-GB"/>
        </w:rPr>
      </w:pPr>
      <w:del w:id="9388" w:author="Jane Shaw" w:date="2015-10-28T12:08:00Z">
        <w:r w:rsidRPr="00F31509" w:rsidDel="00451E42">
          <w:rPr>
            <w:rFonts w:asciiTheme="majorBidi" w:hAnsiTheme="majorBidi" w:cstheme="majorBidi"/>
            <w:color w:val="000000" w:themeColor="text1"/>
            <w:szCs w:val="24"/>
            <w:lang w:val="en-GB"/>
          </w:rPr>
          <w:delText>t</w:delText>
        </w:r>
        <w:r w:rsidR="004F65E4" w:rsidRPr="00F31509" w:rsidDel="00451E42">
          <w:rPr>
            <w:rFonts w:asciiTheme="majorBidi" w:hAnsiTheme="majorBidi" w:cstheme="majorBidi"/>
            <w:color w:val="000000" w:themeColor="text1"/>
            <w:szCs w:val="24"/>
            <w:lang w:val="en-GB"/>
          </w:rPr>
          <w:delText>hese concerns become visible in</w:delText>
        </w:r>
        <w:r w:rsidRPr="00F31509" w:rsidDel="00451E42">
          <w:rPr>
            <w:rFonts w:asciiTheme="majorBidi" w:hAnsiTheme="majorBidi" w:cstheme="majorBidi"/>
            <w:color w:val="000000" w:themeColor="text1"/>
            <w:szCs w:val="24"/>
            <w:lang w:val="en-GB"/>
          </w:rPr>
          <w:delText xml:space="preserve"> </w:delText>
        </w:r>
      </w:del>
      <w:r w:rsidRPr="00F31509">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data on </w:t>
      </w:r>
      <w:del w:id="9389" w:author="Jane Shaw" w:date="2015-10-28T12:08:00Z">
        <w:r w:rsidR="004F65E4" w:rsidRPr="00F31509" w:rsidDel="00451E42">
          <w:rPr>
            <w:rFonts w:asciiTheme="majorBidi" w:hAnsiTheme="majorBidi" w:cstheme="majorBidi"/>
            <w:color w:val="000000" w:themeColor="text1"/>
            <w:szCs w:val="24"/>
            <w:lang w:val="en-GB"/>
          </w:rPr>
          <w:delText xml:space="preserve">losses and waste </w:delText>
        </w:r>
      </w:del>
      <w:ins w:id="9390" w:author="Jane Shaw" w:date="2015-10-28T12:08:00Z">
        <w:r>
          <w:rPr>
            <w:rFonts w:asciiTheme="majorBidi" w:hAnsiTheme="majorBidi" w:cstheme="majorBidi"/>
            <w:color w:val="000000" w:themeColor="text1"/>
            <w:szCs w:val="24"/>
            <w:lang w:val="en-GB"/>
          </w:rPr>
          <w:t xml:space="preserve">FLW </w:t>
        </w:r>
      </w:ins>
      <w:r w:rsidR="004F65E4" w:rsidRPr="00F31509">
        <w:rPr>
          <w:rFonts w:asciiTheme="majorBidi" w:hAnsiTheme="majorBidi" w:cstheme="majorBidi"/>
          <w:color w:val="000000" w:themeColor="text1"/>
          <w:szCs w:val="24"/>
          <w:lang w:val="en-GB"/>
        </w:rPr>
        <w:t>reported by countries</w:t>
      </w:r>
      <w:del w:id="9391" w:author="Jane Shaw" w:date="2015-10-28T12:08:00Z">
        <w:r w:rsidR="004F65E4" w:rsidRPr="00F31509" w:rsidDel="00451E42">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w:t>
      </w:r>
      <w:del w:id="9392" w:author="Jane Shaw" w:date="2015-10-28T12:08:00Z">
        <w:r w:rsidR="004F65E4" w:rsidRPr="00F31509" w:rsidDel="00451E42">
          <w:rPr>
            <w:rFonts w:asciiTheme="majorBidi" w:hAnsiTheme="majorBidi" w:cstheme="majorBidi"/>
            <w:color w:val="000000" w:themeColor="text1"/>
            <w:szCs w:val="24"/>
            <w:lang w:val="en-GB"/>
          </w:rPr>
          <w:delText xml:space="preserve">They </w:delText>
        </w:r>
      </w:del>
      <w:r w:rsidR="004F65E4" w:rsidRPr="00F31509">
        <w:rPr>
          <w:rFonts w:asciiTheme="majorBidi" w:hAnsiTheme="majorBidi" w:cstheme="majorBidi"/>
          <w:color w:val="000000" w:themeColor="text1"/>
          <w:szCs w:val="24"/>
          <w:lang w:val="en-GB"/>
        </w:rPr>
        <w:t>can differ</w:t>
      </w:r>
      <w:ins w:id="9393" w:author="Jane Shaw" w:date="2015-10-28T12:08:00Z">
        <w:r>
          <w:rPr>
            <w:rFonts w:asciiTheme="majorBidi" w:hAnsiTheme="majorBidi" w:cstheme="majorBidi"/>
            <w:color w:val="000000" w:themeColor="text1"/>
            <w:szCs w:val="24"/>
            <w:lang w:val="en-GB"/>
          </w:rPr>
          <w:t xml:space="preserve"> considerably</w:t>
        </w:r>
      </w:ins>
      <w:ins w:id="9394" w:author="Jane Shaw" w:date="2015-10-28T12:09:00Z">
        <w:r>
          <w:rPr>
            <w:rFonts w:asciiTheme="majorBidi" w:hAnsiTheme="majorBidi" w:cstheme="majorBidi"/>
            <w:color w:val="000000" w:themeColor="text1"/>
            <w:szCs w:val="24"/>
            <w:lang w:val="en-GB"/>
          </w:rPr>
          <w:t>,</w:t>
        </w:r>
      </w:ins>
      <w:ins w:id="9395" w:author="Jane Shaw" w:date="2015-10-28T12:08:00Z">
        <w:r>
          <w:rPr>
            <w:rFonts w:asciiTheme="majorBidi" w:hAnsiTheme="majorBidi" w:cstheme="majorBidi"/>
            <w:color w:val="000000" w:themeColor="text1"/>
            <w:szCs w:val="24"/>
            <w:lang w:val="en-GB"/>
          </w:rPr>
          <w:t xml:space="preserve"> </w:t>
        </w:r>
      </w:ins>
      <w:ins w:id="9396" w:author="Jane Shaw" w:date="2015-10-28T12:09:00Z">
        <w:r>
          <w:rPr>
            <w:rFonts w:asciiTheme="majorBidi" w:hAnsiTheme="majorBidi" w:cstheme="majorBidi"/>
            <w:color w:val="000000" w:themeColor="text1"/>
            <w:szCs w:val="24"/>
            <w:lang w:val="en-GB"/>
          </w:rPr>
          <w:t xml:space="preserve">even among similar countries and </w:t>
        </w:r>
      </w:ins>
      <w:del w:id="9397" w:author="Jane Shaw" w:date="2015-10-28T12:09:00Z">
        <w:r w:rsidR="004F65E4" w:rsidRPr="00F31509" w:rsidDel="00451E42">
          <w:rPr>
            <w:rFonts w:asciiTheme="majorBidi" w:hAnsiTheme="majorBidi" w:cstheme="majorBidi"/>
            <w:color w:val="000000" w:themeColor="text1"/>
            <w:szCs w:val="24"/>
            <w:lang w:val="en-GB"/>
          </w:rPr>
          <w:delText xml:space="preserve">, </w:delText>
        </w:r>
      </w:del>
      <w:r w:rsidR="004F65E4" w:rsidRPr="00F31509">
        <w:rPr>
          <w:rFonts w:asciiTheme="majorBidi" w:hAnsiTheme="majorBidi" w:cstheme="majorBidi"/>
          <w:color w:val="000000" w:themeColor="text1"/>
          <w:szCs w:val="24"/>
          <w:lang w:val="en-GB"/>
        </w:rPr>
        <w:t>even as percentage loss rates</w:t>
      </w:r>
      <w:ins w:id="9398" w:author="Jane Shaw" w:date="2015-10-28T12:09:00Z">
        <w:r>
          <w:rPr>
            <w:rFonts w:asciiTheme="majorBidi" w:hAnsiTheme="majorBidi" w:cstheme="majorBidi"/>
            <w:color w:val="000000" w:themeColor="text1"/>
            <w:szCs w:val="24"/>
            <w:lang w:val="en-GB"/>
          </w:rPr>
          <w:t xml:space="preserve"> –</w:t>
        </w:r>
      </w:ins>
      <w:del w:id="9399" w:author="Jane Shaw" w:date="2015-10-28T12:09:00Z">
        <w:r w:rsidR="004F65E4" w:rsidRPr="00F31509" w:rsidDel="00451E42">
          <w:rPr>
            <w:rFonts w:asciiTheme="majorBidi" w:hAnsiTheme="majorBidi" w:cstheme="majorBidi"/>
            <w:color w:val="000000" w:themeColor="text1"/>
            <w:szCs w:val="24"/>
            <w:lang w:val="en-GB"/>
          </w:rPr>
          <w:delText>,</w:delText>
        </w:r>
      </w:del>
      <w:del w:id="9400" w:author="Jane Shaw" w:date="2015-10-28T12:10:00Z">
        <w:r w:rsidR="004F65E4" w:rsidRPr="00F31509" w:rsidDel="00451E42">
          <w:rPr>
            <w:rFonts w:asciiTheme="majorBidi" w:hAnsiTheme="majorBidi" w:cstheme="majorBidi"/>
            <w:color w:val="000000" w:themeColor="text1"/>
            <w:szCs w:val="24"/>
            <w:lang w:val="en-GB"/>
          </w:rPr>
          <w:delText xml:space="preserve"> </w:delText>
        </w:r>
      </w:del>
      <w:ins w:id="9401" w:author="Jane Shaw" w:date="2015-10-28T12:10:00Z">
        <w:r>
          <w:rPr>
            <w:rFonts w:asciiTheme="majorBidi" w:hAnsiTheme="majorBidi" w:cstheme="majorBidi"/>
            <w:color w:val="000000" w:themeColor="text1"/>
            <w:szCs w:val="24"/>
            <w:lang w:val="en-GB"/>
          </w:rPr>
          <w:t xml:space="preserve"> </w:t>
        </w:r>
      </w:ins>
      <w:del w:id="9402" w:author="Jane Shaw" w:date="2015-10-28T12:10:00Z">
        <w:r w:rsidR="004F65E4" w:rsidRPr="00F31509" w:rsidDel="00451E42">
          <w:rPr>
            <w:rFonts w:asciiTheme="majorBidi" w:hAnsiTheme="majorBidi" w:cstheme="majorBidi"/>
            <w:color w:val="000000" w:themeColor="text1"/>
            <w:szCs w:val="24"/>
            <w:lang w:val="en-GB"/>
          </w:rPr>
          <w:delText xml:space="preserve">i.e. as </w:delText>
        </w:r>
      </w:del>
      <w:r w:rsidR="004F65E4" w:rsidRPr="00F31509">
        <w:rPr>
          <w:rFonts w:asciiTheme="majorBidi" w:hAnsiTheme="majorBidi" w:cstheme="majorBidi"/>
          <w:color w:val="000000" w:themeColor="text1"/>
          <w:szCs w:val="24"/>
          <w:lang w:val="en-GB"/>
        </w:rPr>
        <w:t>shares of production and trade</w:t>
      </w:r>
      <w:del w:id="9403" w:author="Jane Shaw" w:date="2015-10-28T12:10:00Z">
        <w:r w:rsidR="004F65E4" w:rsidRPr="00F31509" w:rsidDel="00451E42">
          <w:rPr>
            <w:rFonts w:asciiTheme="majorBidi" w:hAnsiTheme="majorBidi" w:cstheme="majorBidi"/>
            <w:color w:val="000000" w:themeColor="text1"/>
            <w:szCs w:val="24"/>
            <w:lang w:val="en-GB"/>
          </w:rPr>
          <w:delText>, considerably even across similar countries</w:delText>
        </w:r>
      </w:del>
      <w:r w:rsidR="004F65E4" w:rsidRPr="00F31509">
        <w:rPr>
          <w:rFonts w:asciiTheme="majorBidi" w:hAnsiTheme="majorBidi" w:cstheme="majorBidi"/>
          <w:color w:val="000000" w:themeColor="text1"/>
          <w:szCs w:val="24"/>
          <w:lang w:val="en-GB"/>
        </w:rPr>
        <w:t xml:space="preserve">. </w:t>
      </w:r>
      <w:del w:id="9404" w:author="Jane Shaw" w:date="2015-10-28T12:10:00Z">
        <w:r w:rsidR="004F65E4" w:rsidRPr="00F31509" w:rsidDel="00451E42">
          <w:rPr>
            <w:rFonts w:asciiTheme="majorBidi" w:hAnsiTheme="majorBidi" w:cstheme="majorBidi"/>
            <w:color w:val="000000" w:themeColor="text1"/>
            <w:szCs w:val="24"/>
            <w:lang w:val="en-GB"/>
          </w:rPr>
          <w:delText xml:space="preserve">A </w:delText>
        </w:r>
      </w:del>
      <w:r w:rsidRPr="00F31509">
        <w:rPr>
          <w:rFonts w:asciiTheme="majorBidi" w:hAnsiTheme="majorBidi" w:cstheme="majorBidi"/>
          <w:color w:val="000000" w:themeColor="text1"/>
          <w:szCs w:val="24"/>
          <w:lang w:val="en-GB"/>
        </w:rPr>
        <w:t>Cross</w:t>
      </w:r>
      <w:r w:rsidR="004F65E4" w:rsidRPr="00F31509">
        <w:rPr>
          <w:rFonts w:asciiTheme="majorBidi" w:hAnsiTheme="majorBidi" w:cstheme="majorBidi"/>
          <w:color w:val="000000" w:themeColor="text1"/>
          <w:szCs w:val="24"/>
          <w:lang w:val="en-GB"/>
        </w:rPr>
        <w:t>-country comparison</w:t>
      </w:r>
      <w:ins w:id="9405" w:author="Jane Shaw" w:date="2015-10-28T12:10:00Z">
        <w:r>
          <w:rPr>
            <w:rFonts w:asciiTheme="majorBidi" w:hAnsiTheme="majorBidi" w:cstheme="majorBidi"/>
            <w:color w:val="000000" w:themeColor="text1"/>
            <w:szCs w:val="24"/>
            <w:lang w:val="en-GB"/>
          </w:rPr>
          <w:t>s</w:t>
        </w:r>
      </w:ins>
      <w:r w:rsidR="004F65E4" w:rsidRPr="00F31509">
        <w:rPr>
          <w:rFonts w:asciiTheme="majorBidi" w:hAnsiTheme="majorBidi" w:cstheme="majorBidi"/>
          <w:color w:val="000000" w:themeColor="text1"/>
          <w:szCs w:val="24"/>
          <w:lang w:val="en-GB"/>
        </w:rPr>
        <w:t xml:space="preserve"> ha</w:t>
      </w:r>
      <w:ins w:id="9406" w:author="Jane Shaw" w:date="2015-10-28T12:10:00Z">
        <w:r>
          <w:rPr>
            <w:rFonts w:asciiTheme="majorBidi" w:hAnsiTheme="majorBidi" w:cstheme="majorBidi"/>
            <w:color w:val="000000" w:themeColor="text1"/>
            <w:szCs w:val="24"/>
            <w:lang w:val="en-GB"/>
          </w:rPr>
          <w:t>ve</w:t>
        </w:r>
      </w:ins>
      <w:del w:id="9407" w:author="Jane Shaw" w:date="2015-10-28T12:10:00Z">
        <w:r w:rsidR="004F65E4" w:rsidRPr="00F31509" w:rsidDel="00451E42">
          <w:rPr>
            <w:rFonts w:asciiTheme="majorBidi" w:hAnsiTheme="majorBidi" w:cstheme="majorBidi"/>
            <w:color w:val="000000" w:themeColor="text1"/>
            <w:szCs w:val="24"/>
            <w:lang w:val="en-GB"/>
          </w:rPr>
          <w:delText>s</w:delText>
        </w:r>
      </w:del>
      <w:r w:rsidR="004F65E4" w:rsidRPr="00F31509">
        <w:rPr>
          <w:rFonts w:asciiTheme="majorBidi" w:hAnsiTheme="majorBidi" w:cstheme="majorBidi"/>
          <w:color w:val="000000" w:themeColor="text1"/>
          <w:szCs w:val="24"/>
          <w:lang w:val="en-GB"/>
        </w:rPr>
        <w:t xml:space="preserve"> found such differences </w:t>
      </w:r>
      <w:ins w:id="9408" w:author="Jane Shaw" w:date="2015-10-28T12:11:00Z">
        <w:r>
          <w:rPr>
            <w:rFonts w:asciiTheme="majorBidi" w:hAnsiTheme="majorBidi" w:cstheme="majorBidi"/>
            <w:color w:val="000000" w:themeColor="text1"/>
            <w:szCs w:val="24"/>
            <w:lang w:val="en-GB"/>
          </w:rPr>
          <w:t xml:space="preserve">in estimates of </w:t>
        </w:r>
      </w:ins>
      <w:r w:rsidR="004F65E4" w:rsidRPr="00F31509">
        <w:rPr>
          <w:rFonts w:asciiTheme="majorBidi" w:hAnsiTheme="majorBidi" w:cstheme="majorBidi"/>
          <w:color w:val="000000" w:themeColor="text1"/>
          <w:szCs w:val="24"/>
          <w:lang w:val="en-GB"/>
        </w:rPr>
        <w:t xml:space="preserve">both </w:t>
      </w:r>
      <w:del w:id="9409" w:author="Jane Shaw" w:date="2015-10-28T12:10:00Z">
        <w:r w:rsidR="004F65E4" w:rsidRPr="00F31509" w:rsidDel="00451E42">
          <w:rPr>
            <w:rFonts w:asciiTheme="majorBidi" w:hAnsiTheme="majorBidi" w:cstheme="majorBidi"/>
            <w:color w:val="000000" w:themeColor="text1"/>
            <w:szCs w:val="24"/>
            <w:lang w:val="en-GB"/>
          </w:rPr>
          <w:delText xml:space="preserve">for </w:delText>
        </w:r>
      </w:del>
      <w:r w:rsidR="004F65E4" w:rsidRPr="00F31509">
        <w:rPr>
          <w:rFonts w:asciiTheme="majorBidi" w:hAnsiTheme="majorBidi" w:cstheme="majorBidi"/>
          <w:color w:val="000000" w:themeColor="text1"/>
          <w:szCs w:val="24"/>
          <w:lang w:val="en-GB"/>
        </w:rPr>
        <w:t>individual commodities</w:t>
      </w:r>
      <w:del w:id="9410" w:author="Jane Shaw" w:date="2015-10-28T12:10:00Z">
        <w:r w:rsidR="004F65E4" w:rsidRPr="00F31509" w:rsidDel="00451E42">
          <w:rPr>
            <w:rFonts w:asciiTheme="majorBidi" w:hAnsiTheme="majorBidi" w:cstheme="majorBidi"/>
            <w:color w:val="000000" w:themeColor="text1"/>
            <w:szCs w:val="24"/>
            <w:lang w:val="en-GB"/>
          </w:rPr>
          <w:delText>,</w:delText>
        </w:r>
      </w:del>
      <w:r w:rsidR="004F65E4" w:rsidRPr="00F31509">
        <w:rPr>
          <w:rFonts w:asciiTheme="majorBidi" w:hAnsiTheme="majorBidi" w:cstheme="majorBidi"/>
          <w:color w:val="000000" w:themeColor="text1"/>
          <w:szCs w:val="24"/>
          <w:lang w:val="en-GB"/>
        </w:rPr>
        <w:t xml:space="preserve"> </w:t>
      </w:r>
      <w:del w:id="9411" w:author="Jane Shaw" w:date="2015-10-28T12:10:00Z">
        <w:r w:rsidR="004F65E4" w:rsidRPr="00F31509" w:rsidDel="00451E42">
          <w:rPr>
            <w:rFonts w:asciiTheme="majorBidi" w:hAnsiTheme="majorBidi" w:cstheme="majorBidi"/>
            <w:color w:val="000000" w:themeColor="text1"/>
            <w:szCs w:val="24"/>
            <w:lang w:val="en-GB"/>
          </w:rPr>
          <w:delText xml:space="preserve">as well as for </w:delText>
        </w:r>
      </w:del>
      <w:ins w:id="9412" w:author="Jane Shaw" w:date="2015-10-28T12:10:00Z">
        <w:r>
          <w:rPr>
            <w:rFonts w:asciiTheme="majorBidi" w:hAnsiTheme="majorBidi" w:cstheme="majorBidi"/>
            <w:color w:val="000000" w:themeColor="text1"/>
            <w:szCs w:val="24"/>
            <w:lang w:val="en-GB"/>
          </w:rPr>
          <w:t xml:space="preserve">and </w:t>
        </w:r>
      </w:ins>
      <w:r w:rsidR="004F65E4" w:rsidRPr="00F31509">
        <w:rPr>
          <w:rFonts w:asciiTheme="majorBidi" w:hAnsiTheme="majorBidi" w:cstheme="majorBidi"/>
          <w:color w:val="000000" w:themeColor="text1"/>
          <w:szCs w:val="24"/>
          <w:lang w:val="en-GB"/>
        </w:rPr>
        <w:t xml:space="preserve">overall losses at </w:t>
      </w:r>
      <w:ins w:id="9413" w:author="Jane Shaw" w:date="2015-10-28T12:11:00Z">
        <w:r>
          <w:rPr>
            <w:rFonts w:asciiTheme="majorBidi" w:hAnsiTheme="majorBidi" w:cstheme="majorBidi"/>
            <w:color w:val="000000" w:themeColor="text1"/>
            <w:szCs w:val="24"/>
            <w:lang w:val="en-GB"/>
          </w:rPr>
          <w:t xml:space="preserve">the </w:t>
        </w:r>
      </w:ins>
      <w:r w:rsidR="004F65E4" w:rsidRPr="00F31509">
        <w:rPr>
          <w:rFonts w:asciiTheme="majorBidi" w:hAnsiTheme="majorBidi" w:cstheme="majorBidi"/>
          <w:color w:val="000000" w:themeColor="text1"/>
          <w:szCs w:val="24"/>
          <w:lang w:val="en-GB"/>
        </w:rPr>
        <w:t>country level</w:t>
      </w:r>
      <w:del w:id="9414" w:author="Jane Shaw" w:date="2015-10-28T12:11:00Z">
        <w:r w:rsidR="004F65E4" w:rsidRPr="00F31509" w:rsidDel="00451E42">
          <w:rPr>
            <w:rFonts w:asciiTheme="majorBidi" w:hAnsiTheme="majorBidi" w:cstheme="majorBidi"/>
            <w:color w:val="000000" w:themeColor="text1"/>
            <w:szCs w:val="24"/>
            <w:lang w:val="en-GB"/>
          </w:rPr>
          <w:delText xml:space="preserve"> estimate</w:delText>
        </w:r>
      </w:del>
      <w:r w:rsidR="004F65E4" w:rsidRPr="00F31509">
        <w:rPr>
          <w:rFonts w:asciiTheme="majorBidi" w:hAnsiTheme="majorBidi" w:cstheme="majorBidi"/>
          <w:color w:val="000000" w:themeColor="text1"/>
          <w:szCs w:val="24"/>
          <w:lang w:val="en-GB"/>
        </w:rPr>
        <w:t xml:space="preserve">. </w:t>
      </w:r>
      <w:del w:id="9415" w:author="Jane Shaw" w:date="2015-10-28T12:12:00Z">
        <w:r w:rsidR="004F65E4" w:rsidRPr="00F31509" w:rsidDel="00451E42">
          <w:rPr>
            <w:rFonts w:asciiTheme="majorBidi" w:hAnsiTheme="majorBidi" w:cstheme="majorBidi"/>
            <w:color w:val="000000" w:themeColor="text1"/>
            <w:szCs w:val="24"/>
            <w:lang w:val="en-GB"/>
          </w:rPr>
          <w:delText xml:space="preserve">No doubt, </w:delText>
        </w:r>
      </w:del>
      <w:ins w:id="9416" w:author="Jane Shaw" w:date="2015-10-28T12:12:00Z">
        <w:r>
          <w:rPr>
            <w:rFonts w:asciiTheme="majorBidi" w:hAnsiTheme="majorBidi" w:cstheme="majorBidi"/>
            <w:color w:val="000000" w:themeColor="text1"/>
            <w:szCs w:val="24"/>
            <w:lang w:val="en-GB"/>
          </w:rPr>
          <w:t xml:space="preserve">Although these estimates </w:t>
        </w:r>
      </w:ins>
      <w:del w:id="9417" w:author="Jane Shaw" w:date="2015-10-28T12:12:00Z">
        <w:r w:rsidR="004F65E4" w:rsidRPr="00F31509" w:rsidDel="00451E42">
          <w:rPr>
            <w:rFonts w:asciiTheme="majorBidi" w:hAnsiTheme="majorBidi" w:cstheme="majorBidi"/>
            <w:color w:val="000000" w:themeColor="text1"/>
            <w:szCs w:val="24"/>
            <w:lang w:val="en-GB"/>
          </w:rPr>
          <w:delText xml:space="preserve">this is </w:delText>
        </w:r>
      </w:del>
      <w:ins w:id="9418" w:author="Jane Shaw" w:date="2015-10-28T12:12:00Z">
        <w:r>
          <w:rPr>
            <w:rFonts w:asciiTheme="majorBidi" w:hAnsiTheme="majorBidi" w:cstheme="majorBidi"/>
            <w:color w:val="000000" w:themeColor="text1"/>
            <w:szCs w:val="24"/>
            <w:lang w:val="en-GB"/>
          </w:rPr>
          <w:t xml:space="preserve">are </w:t>
        </w:r>
      </w:ins>
      <w:r w:rsidR="004F65E4" w:rsidRPr="00F31509">
        <w:rPr>
          <w:rFonts w:asciiTheme="majorBidi" w:hAnsiTheme="majorBidi" w:cstheme="majorBidi"/>
          <w:color w:val="000000" w:themeColor="text1"/>
          <w:szCs w:val="24"/>
          <w:lang w:val="en-GB"/>
        </w:rPr>
        <w:t xml:space="preserve">not an optimal basis </w:t>
      </w:r>
      <w:ins w:id="9419" w:author="Jane Shaw" w:date="2015-10-28T12:12:00Z">
        <w:r w:rsidR="007632C8">
          <w:rPr>
            <w:rFonts w:asciiTheme="majorBidi" w:hAnsiTheme="majorBidi" w:cstheme="majorBidi"/>
            <w:color w:val="000000" w:themeColor="text1"/>
            <w:szCs w:val="24"/>
            <w:lang w:val="en-GB"/>
          </w:rPr>
          <w:t xml:space="preserve">for </w:t>
        </w:r>
      </w:ins>
      <w:del w:id="9420" w:author="Jane Shaw" w:date="2015-10-28T12:12:00Z">
        <w:r w:rsidR="004F65E4" w:rsidRPr="00F31509" w:rsidDel="007632C8">
          <w:rPr>
            <w:rFonts w:asciiTheme="majorBidi" w:hAnsiTheme="majorBidi" w:cstheme="majorBidi"/>
            <w:color w:val="000000" w:themeColor="text1"/>
            <w:szCs w:val="24"/>
            <w:lang w:val="en-GB"/>
          </w:rPr>
          <w:delText xml:space="preserve">to </w:delText>
        </w:r>
      </w:del>
      <w:r w:rsidR="004F65E4" w:rsidRPr="00F31509">
        <w:rPr>
          <w:rFonts w:asciiTheme="majorBidi" w:hAnsiTheme="majorBidi" w:cstheme="majorBidi"/>
          <w:color w:val="000000" w:themeColor="text1"/>
          <w:szCs w:val="24"/>
          <w:lang w:val="en-GB"/>
        </w:rPr>
        <w:t>develop</w:t>
      </w:r>
      <w:ins w:id="9421" w:author="Jane Shaw" w:date="2015-10-28T12:12:00Z">
        <w:r w:rsidR="007632C8">
          <w:rPr>
            <w:rFonts w:asciiTheme="majorBidi" w:hAnsiTheme="majorBidi" w:cstheme="majorBidi"/>
            <w:color w:val="000000" w:themeColor="text1"/>
            <w:szCs w:val="24"/>
            <w:lang w:val="en-GB"/>
          </w:rPr>
          <w:t>ing</w:t>
        </w:r>
      </w:ins>
      <w:r w:rsidR="004F65E4" w:rsidRPr="00F31509">
        <w:rPr>
          <w:rFonts w:asciiTheme="majorBidi" w:hAnsiTheme="majorBidi" w:cstheme="majorBidi"/>
          <w:color w:val="000000" w:themeColor="text1"/>
          <w:szCs w:val="24"/>
          <w:lang w:val="en-GB"/>
        </w:rPr>
        <w:t xml:space="preserve"> an imputation approach, </w:t>
      </w:r>
      <w:del w:id="9422" w:author="Jane Shaw" w:date="2015-10-28T12:12:00Z">
        <w:r w:rsidR="004F65E4" w:rsidRPr="00F31509" w:rsidDel="007632C8">
          <w:rPr>
            <w:rFonts w:asciiTheme="majorBidi" w:hAnsiTheme="majorBidi" w:cstheme="majorBidi"/>
            <w:color w:val="000000" w:themeColor="text1"/>
            <w:szCs w:val="24"/>
            <w:lang w:val="en-GB"/>
          </w:rPr>
          <w:delText xml:space="preserve">but </w:delText>
        </w:r>
      </w:del>
      <w:r w:rsidR="004F65E4" w:rsidRPr="00F31509">
        <w:rPr>
          <w:rFonts w:asciiTheme="majorBidi" w:hAnsiTheme="majorBidi" w:cstheme="majorBidi"/>
          <w:color w:val="000000" w:themeColor="text1"/>
          <w:szCs w:val="24"/>
          <w:lang w:val="en-GB"/>
        </w:rPr>
        <w:t xml:space="preserve">in the absence of better information, </w:t>
      </w:r>
      <w:del w:id="9423" w:author="Jane Shaw" w:date="2015-10-28T12:13:00Z">
        <w:r w:rsidR="004F65E4" w:rsidRPr="00F31509" w:rsidDel="007632C8">
          <w:rPr>
            <w:rFonts w:asciiTheme="majorBidi" w:hAnsiTheme="majorBidi" w:cstheme="majorBidi"/>
            <w:color w:val="000000" w:themeColor="text1"/>
            <w:szCs w:val="24"/>
            <w:lang w:val="en-GB"/>
          </w:rPr>
          <w:delText xml:space="preserve">this is </w:delText>
        </w:r>
      </w:del>
      <w:ins w:id="9424" w:author="Jane Shaw" w:date="2015-10-28T12:13:00Z">
        <w:r w:rsidR="007632C8">
          <w:rPr>
            <w:rFonts w:asciiTheme="majorBidi" w:hAnsiTheme="majorBidi" w:cstheme="majorBidi"/>
            <w:color w:val="000000" w:themeColor="text1"/>
            <w:szCs w:val="24"/>
            <w:lang w:val="en-GB"/>
          </w:rPr>
          <w:t xml:space="preserve">they are </w:t>
        </w:r>
      </w:ins>
      <w:r w:rsidR="004F65E4" w:rsidRPr="00F31509">
        <w:rPr>
          <w:rFonts w:asciiTheme="majorBidi" w:hAnsiTheme="majorBidi" w:cstheme="majorBidi"/>
          <w:color w:val="000000" w:themeColor="text1"/>
          <w:szCs w:val="24"/>
          <w:lang w:val="en-GB"/>
        </w:rPr>
        <w:t xml:space="preserve">the only </w:t>
      </w:r>
      <w:ins w:id="9425" w:author="Jane Shaw" w:date="2015-10-28T12:13:00Z">
        <w:r w:rsidR="007632C8">
          <w:rPr>
            <w:rFonts w:asciiTheme="majorBidi" w:hAnsiTheme="majorBidi" w:cstheme="majorBidi"/>
            <w:color w:val="000000" w:themeColor="text1"/>
            <w:szCs w:val="24"/>
            <w:lang w:val="en-GB"/>
          </w:rPr>
          <w:t xml:space="preserve">basis </w:t>
        </w:r>
      </w:ins>
      <w:r w:rsidR="004F65E4" w:rsidRPr="00F31509">
        <w:rPr>
          <w:rFonts w:asciiTheme="majorBidi" w:hAnsiTheme="majorBidi" w:cstheme="majorBidi"/>
          <w:color w:val="000000" w:themeColor="text1"/>
          <w:szCs w:val="24"/>
          <w:lang w:val="en-GB"/>
        </w:rPr>
        <w:t>available</w:t>
      </w:r>
      <w:del w:id="9426" w:author="Jane Shaw" w:date="2015-10-28T12:13:00Z">
        <w:r w:rsidR="004F65E4" w:rsidRPr="00F31509" w:rsidDel="007632C8">
          <w:rPr>
            <w:rFonts w:asciiTheme="majorBidi" w:hAnsiTheme="majorBidi" w:cstheme="majorBidi"/>
            <w:color w:val="000000" w:themeColor="text1"/>
            <w:szCs w:val="24"/>
            <w:lang w:val="en-GB"/>
          </w:rPr>
          <w:delText xml:space="preserve"> basis to start to develop a new imputation method</w:delText>
        </w:r>
      </w:del>
      <w:r w:rsidR="004F65E4" w:rsidRPr="00F31509">
        <w:rPr>
          <w:rFonts w:asciiTheme="majorBidi" w:hAnsiTheme="majorBidi" w:cstheme="majorBidi"/>
          <w:color w:val="000000" w:themeColor="text1"/>
          <w:szCs w:val="24"/>
          <w:lang w:val="en-GB"/>
        </w:rPr>
        <w:t xml:space="preserve">. </w:t>
      </w:r>
      <w:del w:id="9427" w:author="Jane Shaw" w:date="2015-10-28T12:13:00Z">
        <w:r w:rsidR="004F65E4" w:rsidRPr="00F31509" w:rsidDel="007632C8">
          <w:rPr>
            <w:rFonts w:asciiTheme="majorBidi" w:hAnsiTheme="majorBidi" w:cstheme="majorBidi"/>
            <w:color w:val="000000" w:themeColor="text1"/>
            <w:szCs w:val="24"/>
            <w:lang w:val="en-GB"/>
          </w:rPr>
          <w:delText xml:space="preserve">The basic elements of the new method are laid out below. </w:delText>
        </w:r>
      </w:del>
      <w:r w:rsidR="004F65E4" w:rsidRPr="00F31509">
        <w:rPr>
          <w:rFonts w:asciiTheme="majorBidi" w:hAnsiTheme="majorBidi" w:cstheme="majorBidi"/>
          <w:color w:val="000000" w:themeColor="text1"/>
          <w:szCs w:val="24"/>
          <w:lang w:val="en-GB"/>
        </w:rPr>
        <w:t xml:space="preserve">Before detailing the new method, a quick review of the previous approach is </w:t>
      </w:r>
      <w:del w:id="9428" w:author="Jane Shaw" w:date="2015-11-07T19:51:00Z">
        <w:r w:rsidR="004F65E4" w:rsidRPr="00F31509" w:rsidDel="00C83BC9">
          <w:rPr>
            <w:rFonts w:asciiTheme="majorBidi" w:hAnsiTheme="majorBidi" w:cstheme="majorBidi"/>
            <w:color w:val="000000" w:themeColor="text1"/>
            <w:szCs w:val="24"/>
            <w:lang w:val="en-GB"/>
          </w:rPr>
          <w:delText>in order</w:delText>
        </w:r>
      </w:del>
      <w:ins w:id="9429" w:author="Jane Shaw" w:date="2015-11-07T19:51:00Z">
        <w:r w:rsidR="00C83BC9">
          <w:rPr>
            <w:rFonts w:asciiTheme="majorBidi" w:hAnsiTheme="majorBidi" w:cstheme="majorBidi"/>
            <w:color w:val="000000" w:themeColor="text1"/>
            <w:szCs w:val="24"/>
            <w:lang w:val="en-GB"/>
          </w:rPr>
          <w:t>provided in the following subsection</w:t>
        </w:r>
      </w:ins>
      <w:r w:rsidR="004F65E4" w:rsidRPr="00F31509">
        <w:rPr>
          <w:rFonts w:asciiTheme="majorBidi" w:hAnsiTheme="majorBidi" w:cstheme="majorBidi"/>
          <w:color w:val="000000" w:themeColor="text1"/>
          <w:szCs w:val="24"/>
          <w:lang w:val="en-GB"/>
        </w:rPr>
        <w:t>.</w:t>
      </w:r>
    </w:p>
    <w:p w14:paraId="016873E0" w14:textId="246ABFE6" w:rsidR="004F65E4" w:rsidRPr="00F31509" w:rsidRDefault="004F65E4" w:rsidP="004F65E4">
      <w:pPr>
        <w:keepNext/>
        <w:jc w:val="both"/>
        <w:rPr>
          <w:rFonts w:asciiTheme="majorBidi" w:hAnsiTheme="majorBidi" w:cstheme="majorBidi"/>
          <w:lang w:val="en-GB"/>
        </w:rPr>
      </w:pPr>
    </w:p>
    <w:p w14:paraId="1F3216DE" w14:textId="728C5392" w:rsidR="004F65E4" w:rsidRPr="00F31509" w:rsidRDefault="004F65E4" w:rsidP="004F65E4">
      <w:pPr>
        <w:pStyle w:val="Didascalia"/>
        <w:jc w:val="both"/>
        <w:rPr>
          <w:rFonts w:asciiTheme="majorBidi" w:hAnsiTheme="majorBidi" w:cstheme="majorBidi"/>
          <w:b/>
          <w:bCs/>
          <w:sz w:val="22"/>
          <w:szCs w:val="22"/>
          <w:lang w:val="en-GB"/>
        </w:rPr>
      </w:pPr>
      <w:bookmarkStart w:id="9430" w:name="_Ref421025415"/>
      <w:bookmarkStart w:id="9431" w:name="_Toc421026229"/>
      <w:bookmarkStart w:id="9432" w:name="_Toc428383868"/>
      <w:bookmarkStart w:id="9433" w:name="_Toc430872521"/>
      <w:r w:rsidRPr="00F31509">
        <w:rPr>
          <w:rFonts w:asciiTheme="majorBidi" w:eastAsia="Times New Roman" w:hAnsiTheme="majorBidi" w:cstheme="majorBidi"/>
          <w:sz w:val="22"/>
          <w:szCs w:val="22"/>
          <w:lang w:val="en-GB"/>
        </w:rPr>
        <w:t>Figure</w:t>
      </w:r>
      <w:ins w:id="9434" w:author="Jane Shaw" w:date="2015-10-28T12:13:00Z">
        <w:r w:rsidR="007632C8">
          <w:rPr>
            <w:rFonts w:asciiTheme="majorBidi" w:eastAsia="Times New Roman" w:hAnsiTheme="majorBidi" w:cstheme="majorBidi"/>
            <w:sz w:val="22"/>
            <w:szCs w:val="22"/>
            <w:lang w:val="en-GB"/>
          </w:rPr>
          <w:t xml:space="preserve"> 17</w:t>
        </w:r>
      </w:ins>
      <w:del w:id="9435" w:author="Jane Shaw" w:date="2015-10-28T12:13:00Z">
        <w:r w:rsidRPr="00F31509" w:rsidDel="007632C8">
          <w:rPr>
            <w:rFonts w:asciiTheme="majorBidi" w:eastAsia="Times New Roman" w:hAnsiTheme="majorBidi" w:cstheme="majorBidi"/>
            <w:sz w:val="22"/>
            <w:szCs w:val="22"/>
            <w:lang w:val="en-GB"/>
          </w:rPr>
          <w:delText xml:space="preserve"> </w:delText>
        </w:r>
        <w:r w:rsidR="003D789C" w:rsidRPr="00F31509" w:rsidDel="007632C8">
          <w:rPr>
            <w:rFonts w:asciiTheme="majorBidi" w:hAnsiTheme="majorBidi" w:cstheme="majorBidi"/>
            <w:lang w:val="en-GB"/>
          </w:rPr>
          <w:fldChar w:fldCharType="begin"/>
        </w:r>
        <w:r w:rsidRPr="00F31509" w:rsidDel="007632C8">
          <w:rPr>
            <w:rFonts w:asciiTheme="majorBidi" w:hAnsiTheme="majorBidi" w:cstheme="majorBidi"/>
            <w:sz w:val="22"/>
            <w:szCs w:val="22"/>
            <w:lang w:val="en-GB"/>
          </w:rPr>
          <w:delInstrText xml:space="preserve"> SEQ Figure \* ARABIC </w:delInstrText>
        </w:r>
        <w:r w:rsidR="003D789C" w:rsidRPr="00F31509" w:rsidDel="007632C8">
          <w:rPr>
            <w:rFonts w:asciiTheme="majorBidi" w:hAnsiTheme="majorBidi" w:cstheme="majorBidi"/>
            <w:b/>
            <w:bCs/>
            <w:sz w:val="22"/>
            <w:szCs w:val="22"/>
            <w:lang w:val="en-GB"/>
          </w:rPr>
          <w:fldChar w:fldCharType="separate"/>
        </w:r>
        <w:r w:rsidR="00E24798" w:rsidDel="007632C8">
          <w:rPr>
            <w:rFonts w:asciiTheme="majorBidi" w:hAnsiTheme="majorBidi" w:cstheme="majorBidi"/>
            <w:noProof/>
            <w:sz w:val="22"/>
            <w:szCs w:val="22"/>
            <w:lang w:val="en-GB"/>
          </w:rPr>
          <w:delText>21</w:delText>
        </w:r>
        <w:r w:rsidR="003D789C" w:rsidRPr="00F31509" w:rsidDel="007632C8">
          <w:rPr>
            <w:rFonts w:asciiTheme="majorBidi" w:hAnsiTheme="majorBidi" w:cstheme="majorBidi"/>
            <w:lang w:val="en-GB"/>
          </w:rPr>
          <w:fldChar w:fldCharType="end"/>
        </w:r>
      </w:del>
      <w:bookmarkEnd w:id="9430"/>
      <w:r w:rsidRPr="00F31509">
        <w:rPr>
          <w:rFonts w:asciiTheme="majorBidi" w:eastAsia="Times New Roman" w:hAnsiTheme="majorBidi" w:cstheme="majorBidi"/>
          <w:sz w:val="22"/>
          <w:szCs w:val="22"/>
          <w:lang w:val="en-GB"/>
        </w:rPr>
        <w:t>: Flow chart of food losses and wast</w:t>
      </w:r>
      <w:del w:id="9436" w:author="Jane Shaw" w:date="2015-10-28T12:14:00Z">
        <w:r w:rsidRPr="00F31509" w:rsidDel="007632C8">
          <w:rPr>
            <w:rFonts w:asciiTheme="majorBidi" w:eastAsia="Times New Roman" w:hAnsiTheme="majorBidi" w:cstheme="majorBidi"/>
            <w:sz w:val="22"/>
            <w:szCs w:val="22"/>
            <w:lang w:val="en-GB"/>
          </w:rPr>
          <w:delText>ag</w:delText>
        </w:r>
      </w:del>
      <w:r w:rsidRPr="00F31509">
        <w:rPr>
          <w:rFonts w:asciiTheme="majorBidi" w:eastAsia="Times New Roman" w:hAnsiTheme="majorBidi" w:cstheme="majorBidi"/>
          <w:sz w:val="22"/>
          <w:szCs w:val="22"/>
          <w:lang w:val="en-GB"/>
        </w:rPr>
        <w:t>e</w:t>
      </w:r>
      <w:del w:id="9437" w:author="Jane Shaw" w:date="2015-10-28T12:14:00Z">
        <w:r w:rsidRPr="00F31509" w:rsidDel="007632C8">
          <w:rPr>
            <w:rFonts w:asciiTheme="majorBidi" w:eastAsia="Times New Roman" w:hAnsiTheme="majorBidi" w:cstheme="majorBidi"/>
            <w:sz w:val="22"/>
            <w:szCs w:val="22"/>
            <w:lang w:val="en-GB"/>
          </w:rPr>
          <w:delText>s</w:delText>
        </w:r>
      </w:del>
      <w:bookmarkEnd w:id="9431"/>
      <w:bookmarkEnd w:id="9432"/>
      <w:bookmarkEnd w:id="9433"/>
    </w:p>
    <w:p w14:paraId="5FA408DB" w14:textId="0A8338D8" w:rsidR="004F65E4" w:rsidRPr="00F31509" w:rsidRDefault="004F65E4" w:rsidP="004F65E4">
      <w:pPr>
        <w:jc w:val="both"/>
        <w:rPr>
          <w:rFonts w:asciiTheme="majorBidi" w:hAnsiTheme="majorBidi" w:cstheme="majorBidi"/>
          <w:color w:val="000000" w:themeColor="text1"/>
          <w:szCs w:val="24"/>
          <w:lang w:val="en-GB"/>
        </w:rPr>
      </w:pPr>
      <w:r w:rsidRPr="007632C8">
        <w:rPr>
          <w:rFonts w:asciiTheme="majorBidi" w:hAnsiTheme="majorBidi" w:cstheme="majorBidi"/>
          <w:i/>
          <w:color w:val="000000" w:themeColor="text1"/>
          <w:szCs w:val="24"/>
          <w:lang w:val="en-GB"/>
          <w:rPrChange w:id="9438" w:author="Jane Shaw" w:date="2015-10-28T12:17:00Z">
            <w:rPr>
              <w:rFonts w:asciiTheme="majorBidi" w:hAnsiTheme="majorBidi" w:cstheme="majorBidi"/>
              <w:color w:val="000000" w:themeColor="text1"/>
              <w:szCs w:val="24"/>
              <w:lang w:val="en-GB"/>
            </w:rPr>
          </w:rPrChange>
        </w:rPr>
        <w:t xml:space="preserve">Source: </w:t>
      </w:r>
      <w:del w:id="9439" w:author="Jane Shaw" w:date="2015-10-28T12:16:00Z">
        <w:r w:rsidRPr="00F31509" w:rsidDel="007632C8">
          <w:rPr>
            <w:rFonts w:asciiTheme="majorBidi" w:hAnsiTheme="majorBidi" w:cstheme="majorBidi"/>
            <w:color w:val="000000" w:themeColor="text1"/>
            <w:szCs w:val="24"/>
            <w:lang w:val="en-GB"/>
          </w:rPr>
          <w:delText>Research Report on the Assessment of Intra-household Wastage of Food.</w:delText>
        </w:r>
        <w:r w:rsidR="008568EC" w:rsidDel="007632C8">
          <w:rPr>
            <w:rFonts w:asciiTheme="majorBidi" w:hAnsiTheme="majorBidi" w:cstheme="majorBidi"/>
            <w:color w:val="000000" w:themeColor="text1"/>
            <w:szCs w:val="24"/>
            <w:lang w:val="en-GB"/>
          </w:rPr>
          <w:delText xml:space="preserve"> </w:delText>
        </w:r>
        <w:r w:rsidRPr="00F31509" w:rsidDel="007632C8">
          <w:rPr>
            <w:rFonts w:asciiTheme="majorBidi" w:hAnsiTheme="majorBidi" w:cstheme="majorBidi"/>
            <w:color w:val="000000" w:themeColor="text1"/>
            <w:szCs w:val="24"/>
            <w:lang w:val="en-GB"/>
          </w:rPr>
          <w:delText xml:space="preserve">FAO, </w:delText>
        </w:r>
      </w:del>
      <w:r w:rsidRPr="00F31509">
        <w:rPr>
          <w:rFonts w:asciiTheme="majorBidi" w:hAnsiTheme="majorBidi" w:cstheme="majorBidi"/>
          <w:color w:val="000000" w:themeColor="text1"/>
          <w:szCs w:val="24"/>
          <w:lang w:val="en-GB"/>
        </w:rPr>
        <w:t>ESS, 2004.</w:t>
      </w:r>
    </w:p>
    <w:p w14:paraId="32F4A678" w14:textId="77777777" w:rsidR="004F65E4" w:rsidRPr="00F31509" w:rsidRDefault="004F65E4" w:rsidP="004F65E4">
      <w:pPr>
        <w:jc w:val="both"/>
        <w:rPr>
          <w:rFonts w:asciiTheme="majorBidi" w:hAnsiTheme="majorBidi" w:cstheme="majorBidi"/>
          <w:color w:val="000000" w:themeColor="text1"/>
          <w:szCs w:val="24"/>
          <w:lang w:val="en-GB"/>
        </w:rPr>
      </w:pPr>
    </w:p>
    <w:p w14:paraId="6EA310C6" w14:textId="77777777" w:rsidR="004F65E4" w:rsidRPr="00F31509" w:rsidRDefault="004F65E4" w:rsidP="006F3003">
      <w:pPr>
        <w:pStyle w:val="Titolo3"/>
        <w:rPr>
          <w:rFonts w:asciiTheme="majorBidi" w:hAnsiTheme="majorBidi" w:cstheme="majorBidi"/>
          <w:lang w:val="en-GB"/>
        </w:rPr>
      </w:pPr>
      <w:bookmarkStart w:id="9440" w:name="_Toc421025892"/>
      <w:r w:rsidRPr="00F31509">
        <w:rPr>
          <w:rFonts w:asciiTheme="majorBidi" w:hAnsiTheme="majorBidi" w:cstheme="majorBidi"/>
          <w:lang w:val="en-GB"/>
        </w:rPr>
        <w:t>The previous imputation approach</w:t>
      </w:r>
      <w:bookmarkEnd w:id="9440"/>
    </w:p>
    <w:p w14:paraId="00C76B34" w14:textId="15A1C181" w:rsidR="004F65E4" w:rsidRPr="00F31509" w:rsidRDefault="004F65E4" w:rsidP="00B877EE">
      <w:pPr>
        <w:jc w:val="both"/>
        <w:rPr>
          <w:rFonts w:asciiTheme="majorBidi" w:hAnsiTheme="majorBidi" w:cstheme="majorBidi"/>
          <w:color w:val="000000" w:themeColor="text1"/>
          <w:szCs w:val="24"/>
          <w:lang w:val="en-GB"/>
        </w:rPr>
      </w:pPr>
      <w:del w:id="9441" w:author="Jane Shaw" w:date="2015-10-28T12:27:00Z">
        <w:r w:rsidRPr="00F31509" w:rsidDel="00BF0C6E">
          <w:rPr>
            <w:rFonts w:asciiTheme="majorBidi" w:hAnsiTheme="majorBidi" w:cstheme="majorBidi"/>
            <w:color w:val="000000" w:themeColor="text1"/>
            <w:szCs w:val="24"/>
            <w:lang w:val="en-GB"/>
          </w:rPr>
          <w:delText xml:space="preserve">Just like </w:delText>
        </w:r>
      </w:del>
      <w:ins w:id="9442" w:author="Jane Shaw" w:date="2015-11-07T19:51:00Z">
        <w:r w:rsidR="00C83BC9">
          <w:rPr>
            <w:rFonts w:asciiTheme="majorBidi" w:hAnsiTheme="majorBidi" w:cstheme="majorBidi"/>
            <w:color w:val="000000" w:themeColor="text1"/>
            <w:szCs w:val="24"/>
            <w:lang w:val="en-GB"/>
          </w:rPr>
          <w:t xml:space="preserve">Similar to </w:t>
        </w:r>
      </w:ins>
      <w:r w:rsidRPr="00F31509">
        <w:rPr>
          <w:rFonts w:asciiTheme="majorBidi" w:hAnsiTheme="majorBidi" w:cstheme="majorBidi"/>
          <w:color w:val="000000" w:themeColor="text1"/>
          <w:szCs w:val="24"/>
          <w:lang w:val="en-GB"/>
        </w:rPr>
        <w:t xml:space="preserve">feed use, FLW </w:t>
      </w:r>
      <w:del w:id="9443" w:author="Jane Shaw" w:date="2015-10-28T12:27:00Z">
        <w:r w:rsidRPr="00F31509" w:rsidDel="00BF0C6E">
          <w:rPr>
            <w:rFonts w:asciiTheme="majorBidi" w:hAnsiTheme="majorBidi" w:cstheme="majorBidi"/>
            <w:color w:val="000000" w:themeColor="text1"/>
            <w:szCs w:val="24"/>
            <w:lang w:val="en-GB"/>
          </w:rPr>
          <w:delText xml:space="preserve">has been </w:delText>
        </w:r>
      </w:del>
      <w:ins w:id="9444" w:author="Jane Shaw" w:date="2015-10-28T12:29:00Z">
        <w:r w:rsidR="00BF0C6E">
          <w:rPr>
            <w:rFonts w:asciiTheme="majorBidi" w:hAnsiTheme="majorBidi" w:cstheme="majorBidi"/>
            <w:color w:val="000000" w:themeColor="text1"/>
            <w:szCs w:val="24"/>
            <w:lang w:val="en-GB"/>
          </w:rPr>
          <w:t xml:space="preserve">was </w:t>
        </w:r>
      </w:ins>
      <w:ins w:id="9445" w:author="Jane Shaw" w:date="2015-11-07T19:51:00Z">
        <w:r w:rsidR="00C83BC9">
          <w:rPr>
            <w:rFonts w:asciiTheme="majorBidi" w:hAnsiTheme="majorBidi" w:cstheme="majorBidi"/>
            <w:color w:val="000000" w:themeColor="text1"/>
            <w:szCs w:val="24"/>
            <w:lang w:val="en-GB"/>
          </w:rPr>
          <w:t xml:space="preserve">also </w:t>
        </w:r>
      </w:ins>
      <w:r w:rsidRPr="00F31509">
        <w:rPr>
          <w:rFonts w:asciiTheme="majorBidi" w:hAnsiTheme="majorBidi" w:cstheme="majorBidi"/>
          <w:color w:val="000000" w:themeColor="text1"/>
          <w:szCs w:val="24"/>
          <w:lang w:val="en-GB"/>
        </w:rPr>
        <w:t>estimated as a simple ratio (share) of availability</w:t>
      </w:r>
      <w:ins w:id="9446" w:author="Jane Shaw" w:date="2015-11-07T19:51:00Z">
        <w:r w:rsidR="00C83BC9" w:rsidRPr="00C83BC9">
          <w:rPr>
            <w:rFonts w:asciiTheme="majorBidi" w:hAnsiTheme="majorBidi" w:cstheme="majorBidi"/>
            <w:color w:val="000000" w:themeColor="text1"/>
            <w:szCs w:val="24"/>
            <w:lang w:val="en-GB"/>
          </w:rPr>
          <w:t xml:space="preserve"> </w:t>
        </w:r>
        <w:r w:rsidR="00C83BC9">
          <w:rPr>
            <w:rFonts w:asciiTheme="majorBidi" w:hAnsiTheme="majorBidi" w:cstheme="majorBidi"/>
            <w:color w:val="000000" w:themeColor="text1"/>
            <w:szCs w:val="24"/>
            <w:lang w:val="en-GB"/>
          </w:rPr>
          <w:t>in the previous approach</w:t>
        </w:r>
      </w:ins>
      <w:ins w:id="9447" w:author="Jane Shaw" w:date="2015-10-28T12:27:00Z">
        <w:r w:rsidR="00BF0C6E">
          <w:rPr>
            <w:rFonts w:asciiTheme="majorBidi" w:hAnsiTheme="majorBidi" w:cstheme="majorBidi"/>
            <w:color w:val="000000" w:themeColor="text1"/>
            <w:szCs w:val="24"/>
            <w:lang w:val="en-GB"/>
          </w:rPr>
          <w:t>;</w:t>
        </w:r>
      </w:ins>
      <w:r w:rsidR="00B877EE" w:rsidRPr="00F31509">
        <w:rPr>
          <w:rStyle w:val="Rimandonotaapidipagina"/>
          <w:rFonts w:asciiTheme="majorBidi" w:hAnsiTheme="majorBidi" w:cstheme="majorBidi"/>
          <w:color w:val="000000" w:themeColor="text1"/>
          <w:szCs w:val="24"/>
          <w:lang w:val="en-GB"/>
        </w:rPr>
        <w:footnoteReference w:id="48"/>
      </w:r>
      <w:del w:id="9457" w:author="Jane Shaw" w:date="2015-10-28T12:27:00Z">
        <w:r w:rsidRPr="00F31509" w:rsidDel="00BF0C6E">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9458" w:author="Jane Shaw" w:date="2015-10-28T12:30:00Z">
        <w:r w:rsidRPr="00F31509" w:rsidDel="00BF0C6E">
          <w:rPr>
            <w:rFonts w:asciiTheme="majorBidi" w:hAnsiTheme="majorBidi" w:cstheme="majorBidi"/>
            <w:color w:val="000000" w:themeColor="text1"/>
            <w:szCs w:val="24"/>
            <w:lang w:val="en-GB"/>
          </w:rPr>
          <w:delText xml:space="preserve">this means that </w:delText>
        </w:r>
      </w:del>
      <w:r w:rsidRPr="00F31509">
        <w:rPr>
          <w:rFonts w:asciiTheme="majorBidi" w:hAnsiTheme="majorBidi" w:cstheme="majorBidi"/>
          <w:color w:val="000000" w:themeColor="text1"/>
          <w:szCs w:val="24"/>
          <w:lang w:val="en-GB"/>
        </w:rPr>
        <w:t xml:space="preserve">the amount of food lost for </w:t>
      </w:r>
      <w:del w:id="9459" w:author="Jane Shaw" w:date="2015-10-28T12:30:00Z">
        <w:r w:rsidRPr="00F31509" w:rsidDel="00BF0C6E">
          <w:rPr>
            <w:rFonts w:asciiTheme="majorBidi" w:hAnsiTheme="majorBidi" w:cstheme="majorBidi"/>
            <w:color w:val="000000" w:themeColor="text1"/>
            <w:szCs w:val="24"/>
            <w:lang w:val="en-GB"/>
          </w:rPr>
          <w:delText xml:space="preserve">a </w:delText>
        </w:r>
      </w:del>
      <w:r w:rsidRPr="00F31509">
        <w:rPr>
          <w:rFonts w:asciiTheme="majorBidi" w:hAnsiTheme="majorBidi" w:cstheme="majorBidi"/>
          <w:color w:val="000000" w:themeColor="text1"/>
          <w:szCs w:val="24"/>
          <w:lang w:val="en-GB"/>
        </w:rPr>
        <w:t>commodity i in country j (Lo</w:t>
      </w:r>
      <w:r w:rsidRPr="00F31509">
        <w:rPr>
          <w:rFonts w:asciiTheme="majorBidi" w:hAnsiTheme="majorBidi" w:cstheme="majorBidi"/>
          <w:color w:val="000000" w:themeColor="text1"/>
          <w:szCs w:val="24"/>
          <w:vertAlign w:val="subscript"/>
          <w:lang w:val="en-GB"/>
        </w:rPr>
        <w:t>i,j</w:t>
      </w:r>
      <w:r w:rsidRPr="00F31509">
        <w:rPr>
          <w:rFonts w:asciiTheme="majorBidi" w:hAnsiTheme="majorBidi" w:cstheme="majorBidi"/>
          <w:color w:val="000000" w:themeColor="text1"/>
          <w:szCs w:val="24"/>
          <w:lang w:val="en-GB"/>
        </w:rPr>
        <w:t xml:space="preserve">) </w:t>
      </w:r>
      <w:ins w:id="9460" w:author="Jane Shaw" w:date="2015-10-28T12:30:00Z">
        <w:r w:rsidR="00BF0C6E">
          <w:rPr>
            <w:rFonts w:asciiTheme="majorBidi" w:hAnsiTheme="majorBidi" w:cstheme="majorBidi"/>
            <w:color w:val="000000" w:themeColor="text1"/>
            <w:szCs w:val="24"/>
            <w:lang w:val="en-GB"/>
          </w:rPr>
          <w:t>wa</w:t>
        </w:r>
      </w:ins>
      <w:del w:id="9461" w:author="Jane Shaw" w:date="2015-10-28T12:30:00Z">
        <w:r w:rsidRPr="00F31509" w:rsidDel="00BF0C6E">
          <w:rPr>
            <w:rFonts w:asciiTheme="majorBidi" w:hAnsiTheme="majorBidi" w:cstheme="majorBidi"/>
            <w:color w:val="000000" w:themeColor="text1"/>
            <w:szCs w:val="24"/>
            <w:lang w:val="en-GB"/>
          </w:rPr>
          <w:delText>i</w:delText>
        </w:r>
      </w:del>
      <w:r w:rsidRPr="00F31509">
        <w:rPr>
          <w:rFonts w:asciiTheme="majorBidi" w:hAnsiTheme="majorBidi" w:cstheme="majorBidi"/>
          <w:color w:val="000000" w:themeColor="text1"/>
          <w:szCs w:val="24"/>
          <w:lang w:val="en-GB"/>
        </w:rPr>
        <w:t>s:</w:t>
      </w:r>
    </w:p>
    <w:p w14:paraId="7D685353" w14:textId="7FA21E8F" w:rsidR="004F65E4" w:rsidRPr="00F31509" w:rsidRDefault="00D13E0A"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BF0C6E"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3D789C" w:rsidRPr="00F31509">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26</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26518227" w14:textId="58AEB1AE"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Again, similar</w:t>
      </w:r>
      <w:del w:id="9462" w:author="Jane Shaw" w:date="2015-10-28T12:33:00Z">
        <w:r w:rsidRPr="00F31509" w:rsidDel="00762B34">
          <w:rPr>
            <w:rFonts w:asciiTheme="majorBidi" w:hAnsiTheme="majorBidi" w:cstheme="majorBidi"/>
            <w:color w:val="000000" w:themeColor="text1"/>
            <w:szCs w:val="24"/>
            <w:lang w:val="en-GB"/>
          </w:rPr>
          <w:delText>ly</w:delText>
        </w:r>
      </w:del>
      <w:r w:rsidRPr="00F31509">
        <w:rPr>
          <w:rFonts w:asciiTheme="majorBidi" w:hAnsiTheme="majorBidi" w:cstheme="majorBidi"/>
          <w:color w:val="000000" w:themeColor="text1"/>
          <w:szCs w:val="24"/>
          <w:lang w:val="en-GB"/>
        </w:rPr>
        <w:t xml:space="preserve"> to the previous approach </w:t>
      </w:r>
      <w:del w:id="9463" w:author="Jane Shaw" w:date="2015-10-28T12:33:00Z">
        <w:r w:rsidRPr="00F31509" w:rsidDel="00762B34">
          <w:rPr>
            <w:rFonts w:asciiTheme="majorBidi" w:hAnsiTheme="majorBidi" w:cstheme="majorBidi"/>
            <w:color w:val="000000" w:themeColor="text1"/>
            <w:szCs w:val="24"/>
            <w:lang w:val="en-GB"/>
          </w:rPr>
          <w:delText xml:space="preserve">to </w:delText>
        </w:r>
      </w:del>
      <w:ins w:id="9464" w:author="Jane Shaw" w:date="2015-10-28T12:33:00Z">
        <w:r w:rsidR="00762B34">
          <w:rPr>
            <w:rFonts w:asciiTheme="majorBidi" w:hAnsiTheme="majorBidi" w:cstheme="majorBidi"/>
            <w:color w:val="000000" w:themeColor="text1"/>
            <w:szCs w:val="24"/>
            <w:lang w:val="en-GB"/>
          </w:rPr>
          <w:t xml:space="preserve">for </w:t>
        </w:r>
      </w:ins>
      <w:r w:rsidRPr="00F31509">
        <w:rPr>
          <w:rFonts w:asciiTheme="majorBidi" w:hAnsiTheme="majorBidi" w:cstheme="majorBidi"/>
          <w:color w:val="000000" w:themeColor="text1"/>
          <w:szCs w:val="24"/>
          <w:lang w:val="en-GB"/>
        </w:rPr>
        <w:t>estimat</w:t>
      </w:r>
      <w:ins w:id="9465" w:author="Jane Shaw" w:date="2015-10-28T12:33:00Z">
        <w:r w:rsidR="00762B34">
          <w:rPr>
            <w:rFonts w:asciiTheme="majorBidi" w:hAnsiTheme="majorBidi" w:cstheme="majorBidi"/>
            <w:color w:val="000000" w:themeColor="text1"/>
            <w:szCs w:val="24"/>
            <w:lang w:val="en-GB"/>
          </w:rPr>
          <w:t>ing</w:t>
        </w:r>
      </w:ins>
      <w:del w:id="9466" w:author="Jane Shaw" w:date="2015-10-28T12:33:00Z">
        <w:r w:rsidRPr="00F31509" w:rsidDel="00762B34">
          <w:rPr>
            <w:rFonts w:asciiTheme="majorBidi" w:hAnsiTheme="majorBidi" w:cstheme="majorBidi"/>
            <w:color w:val="000000" w:themeColor="text1"/>
            <w:szCs w:val="24"/>
            <w:lang w:val="en-GB"/>
          </w:rPr>
          <w:delText>e</w:delText>
        </w:r>
      </w:del>
      <w:r w:rsidRPr="00F31509">
        <w:rPr>
          <w:rFonts w:asciiTheme="majorBidi" w:hAnsiTheme="majorBidi" w:cstheme="majorBidi"/>
          <w:color w:val="000000" w:themeColor="text1"/>
          <w:szCs w:val="24"/>
          <w:lang w:val="en-GB"/>
        </w:rPr>
        <w:t xml:space="preserve"> feed use, no differentiation </w:t>
      </w:r>
      <w:del w:id="9467" w:author="Jane Shaw" w:date="2015-10-28T12:33:00Z">
        <w:r w:rsidRPr="00F31509" w:rsidDel="00762B34">
          <w:rPr>
            <w:rFonts w:asciiTheme="majorBidi" w:hAnsiTheme="majorBidi" w:cstheme="majorBidi"/>
            <w:color w:val="000000" w:themeColor="text1"/>
            <w:szCs w:val="24"/>
            <w:lang w:val="en-GB"/>
          </w:rPr>
          <w:delText xml:space="preserve">is </w:delText>
        </w:r>
      </w:del>
      <w:ins w:id="9468" w:author="Jane Shaw" w:date="2015-10-28T12:33:00Z">
        <w:r w:rsidR="00762B34">
          <w:rPr>
            <w:rFonts w:asciiTheme="majorBidi" w:hAnsiTheme="majorBidi" w:cstheme="majorBidi"/>
            <w:color w:val="000000" w:themeColor="text1"/>
            <w:szCs w:val="24"/>
            <w:lang w:val="en-GB"/>
          </w:rPr>
          <w:t xml:space="preserve">was </w:t>
        </w:r>
      </w:ins>
      <w:r w:rsidRPr="00F31509">
        <w:rPr>
          <w:rFonts w:asciiTheme="majorBidi" w:hAnsiTheme="majorBidi" w:cstheme="majorBidi"/>
          <w:color w:val="000000" w:themeColor="text1"/>
          <w:szCs w:val="24"/>
          <w:lang w:val="en-GB"/>
        </w:rPr>
        <w:t>made between trade and domestic production</w:t>
      </w:r>
      <w:ins w:id="9469" w:author="Jane Shaw" w:date="2015-10-28T12:33:00Z">
        <w:r w:rsidR="00762B34">
          <w:rPr>
            <w:rFonts w:asciiTheme="majorBidi" w:hAnsiTheme="majorBidi" w:cstheme="majorBidi"/>
            <w:color w:val="000000" w:themeColor="text1"/>
            <w:szCs w:val="24"/>
            <w:lang w:val="en-GB"/>
          </w:rPr>
          <w:t xml:space="preserve"> in estimating FLW</w:t>
        </w:r>
      </w:ins>
      <w:r w:rsidRPr="00F31509">
        <w:rPr>
          <w:rFonts w:asciiTheme="majorBidi" w:hAnsiTheme="majorBidi" w:cstheme="majorBidi"/>
          <w:color w:val="000000" w:themeColor="text1"/>
          <w:szCs w:val="24"/>
          <w:lang w:val="en-GB"/>
        </w:rPr>
        <w:t xml:space="preserve">, i.e. a uniform loss rate </w:t>
      </w:r>
      <w:ins w:id="9470" w:author="Jane Shaw" w:date="2015-10-28T12:34:00Z">
        <w:r w:rsidR="00762B34">
          <w:rPr>
            <w:rFonts w:asciiTheme="majorBidi" w:hAnsiTheme="majorBidi" w:cstheme="majorBidi"/>
            <w:color w:val="000000" w:themeColor="text1"/>
            <w:szCs w:val="24"/>
            <w:lang w:val="en-GB"/>
          </w:rPr>
          <w:t>wa</w:t>
        </w:r>
      </w:ins>
      <w:del w:id="9471" w:author="Jane Shaw" w:date="2015-10-28T12:34:00Z">
        <w:r w:rsidRPr="00F31509" w:rsidDel="00762B34">
          <w:rPr>
            <w:rFonts w:asciiTheme="majorBidi" w:hAnsiTheme="majorBidi" w:cstheme="majorBidi"/>
            <w:color w:val="000000" w:themeColor="text1"/>
            <w:szCs w:val="24"/>
            <w:lang w:val="en-GB"/>
          </w:rPr>
          <w:delText>i</w:delText>
        </w:r>
      </w:del>
      <w:r w:rsidRPr="00F31509">
        <w:rPr>
          <w:rFonts w:asciiTheme="majorBidi" w:hAnsiTheme="majorBidi" w:cstheme="majorBidi"/>
          <w:color w:val="000000" w:themeColor="text1"/>
          <w:szCs w:val="24"/>
          <w:lang w:val="en-GB"/>
        </w:rPr>
        <w:t xml:space="preserve">s applied to all elements of availability. </w:t>
      </w:r>
    </w:p>
    <w:p w14:paraId="1FFADFDF" w14:textId="77777777" w:rsidR="004F65E4" w:rsidRPr="00F31509" w:rsidRDefault="004F65E4" w:rsidP="006F3003">
      <w:pPr>
        <w:pStyle w:val="Titolo3"/>
        <w:rPr>
          <w:rFonts w:asciiTheme="majorBidi" w:hAnsiTheme="majorBidi" w:cstheme="majorBidi"/>
          <w:lang w:val="en-GB"/>
        </w:rPr>
      </w:pPr>
      <w:bookmarkStart w:id="9472" w:name="_Toc421025893"/>
      <w:r w:rsidRPr="00F31509">
        <w:rPr>
          <w:rFonts w:asciiTheme="majorBidi" w:hAnsiTheme="majorBidi" w:cstheme="majorBidi"/>
          <w:lang w:val="en-GB"/>
        </w:rPr>
        <w:t>The new imputation approach</w:t>
      </w:r>
      <w:bookmarkEnd w:id="9472"/>
    </w:p>
    <w:p w14:paraId="766B2F59" w14:textId="0E87401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Given the possible shortcomings of the old imputation method</w:t>
      </w:r>
      <w:ins w:id="9473" w:author="Jane Shaw" w:date="2015-10-28T12:34:00Z">
        <w:r w:rsidR="00762B34">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w:t>
      </w:r>
      <w:del w:id="9474" w:author="Jane Shaw" w:date="2015-10-28T12:34:00Z">
        <w:r w:rsidRPr="00F31509" w:rsidDel="00762B34">
          <w:rPr>
            <w:rFonts w:asciiTheme="majorBidi" w:eastAsia="Times New Roman" w:hAnsiTheme="majorBidi" w:cstheme="majorBidi"/>
            <w:color w:val="000000" w:themeColor="text1"/>
            <w:lang w:val="en-GB"/>
          </w:rPr>
          <w:delText xml:space="preserve">notwithstanding </w:delText>
        </w:r>
      </w:del>
      <w:ins w:id="9475" w:author="Jane Shaw" w:date="2015-10-28T12:34:00Z">
        <w:r w:rsidR="00762B34">
          <w:rPr>
            <w:rFonts w:asciiTheme="majorBidi" w:eastAsia="Times New Roman" w:hAnsiTheme="majorBidi" w:cstheme="majorBidi"/>
            <w:color w:val="000000" w:themeColor="text1"/>
            <w:lang w:val="en-GB"/>
          </w:rPr>
          <w:t xml:space="preserve">despite </w:t>
        </w:r>
      </w:ins>
      <w:r w:rsidRPr="00F31509">
        <w:rPr>
          <w:rFonts w:asciiTheme="majorBidi" w:eastAsia="Times New Roman" w:hAnsiTheme="majorBidi" w:cstheme="majorBidi"/>
          <w:color w:val="000000" w:themeColor="text1"/>
          <w:lang w:val="en-GB"/>
        </w:rPr>
        <w:t xml:space="preserve">the data and methodological limitations, it was decided to develop a new method </w:t>
      </w:r>
      <w:del w:id="9476" w:author="Jane Shaw" w:date="2015-10-28T12:34:00Z">
        <w:r w:rsidRPr="00F31509" w:rsidDel="00762B34">
          <w:rPr>
            <w:rFonts w:asciiTheme="majorBidi" w:eastAsia="Times New Roman" w:hAnsiTheme="majorBidi" w:cstheme="majorBidi"/>
            <w:color w:val="000000" w:themeColor="text1"/>
            <w:lang w:val="en-GB"/>
          </w:rPr>
          <w:delText xml:space="preserve">to </w:delText>
        </w:r>
      </w:del>
      <w:ins w:id="9477" w:author="Jane Shaw" w:date="2015-10-28T12:34:00Z">
        <w:r w:rsidR="00762B34">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estimat</w:t>
      </w:r>
      <w:ins w:id="9478" w:author="Jane Shaw" w:date="2015-10-28T12:34:00Z">
        <w:r w:rsidR="00762B34">
          <w:rPr>
            <w:rFonts w:asciiTheme="majorBidi" w:eastAsia="Times New Roman" w:hAnsiTheme="majorBidi" w:cstheme="majorBidi"/>
            <w:color w:val="000000" w:themeColor="text1"/>
            <w:lang w:val="en-GB"/>
          </w:rPr>
          <w:t>ing</w:t>
        </w:r>
      </w:ins>
      <w:del w:id="9479" w:author="Jane Shaw" w:date="2015-10-28T12:34:00Z">
        <w:r w:rsidRPr="00F31509" w:rsidDel="00762B34">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w:t>
      </w:r>
      <w:del w:id="9480" w:author="Jane Shaw" w:date="2015-10-28T12:36:00Z">
        <w:r w:rsidRPr="00F31509" w:rsidDel="00762B34">
          <w:rPr>
            <w:rFonts w:asciiTheme="majorBidi" w:eastAsia="Times New Roman" w:hAnsiTheme="majorBidi" w:cstheme="majorBidi"/>
            <w:color w:val="000000" w:themeColor="text1"/>
            <w:lang w:val="en-GB"/>
          </w:rPr>
          <w:delText xml:space="preserve">that occur for </w:delText>
        </w:r>
      </w:del>
      <w:ins w:id="9481" w:author="Jane Shaw" w:date="2015-10-28T12:36:00Z">
        <w:r w:rsidR="00762B34">
          <w:rPr>
            <w:rFonts w:asciiTheme="majorBidi" w:eastAsia="Times New Roman" w:hAnsiTheme="majorBidi" w:cstheme="majorBidi"/>
            <w:color w:val="000000" w:themeColor="text1"/>
            <w:lang w:val="en-GB"/>
          </w:rPr>
          <w:t xml:space="preserve">of </w:t>
        </w:r>
      </w:ins>
      <w:r w:rsidRPr="00F31509">
        <w:rPr>
          <w:rFonts w:asciiTheme="majorBidi" w:eastAsia="Times New Roman" w:hAnsiTheme="majorBidi" w:cstheme="majorBidi"/>
          <w:color w:val="000000" w:themeColor="text1"/>
          <w:lang w:val="en-GB"/>
        </w:rPr>
        <w:t xml:space="preserve">domestic products from </w:t>
      </w:r>
      <w:ins w:id="9482" w:author="Jane Shaw" w:date="2015-10-28T12:36:00Z">
        <w:r w:rsidR="00762B34">
          <w:rPr>
            <w:rFonts w:asciiTheme="majorBidi" w:eastAsia="Times New Roman" w:hAnsiTheme="majorBidi" w:cstheme="majorBidi"/>
            <w:color w:val="000000" w:themeColor="text1"/>
            <w:lang w:val="en-GB"/>
          </w:rPr>
          <w:t xml:space="preserve">those of </w:t>
        </w:r>
      </w:ins>
      <w:r w:rsidRPr="00F31509">
        <w:rPr>
          <w:rFonts w:asciiTheme="majorBidi" w:eastAsia="Times New Roman" w:hAnsiTheme="majorBidi" w:cstheme="majorBidi"/>
          <w:color w:val="000000" w:themeColor="text1"/>
          <w:lang w:val="en-GB"/>
        </w:rPr>
        <w:t>trade products</w:t>
      </w:r>
      <w:ins w:id="9483" w:author="Jane Shaw" w:date="2015-11-07T19:51:00Z">
        <w:r w:rsidR="00C83BC9">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as there are strong a priori reasons </w:t>
      </w:r>
      <w:del w:id="9484" w:author="Jane Shaw" w:date="2015-10-28T12:36:00Z">
        <w:r w:rsidRPr="00F31509" w:rsidDel="00762B34">
          <w:rPr>
            <w:rFonts w:asciiTheme="majorBidi" w:eastAsia="Times New Roman" w:hAnsiTheme="majorBidi" w:cstheme="majorBidi"/>
            <w:color w:val="000000" w:themeColor="text1"/>
            <w:lang w:val="en-GB"/>
          </w:rPr>
          <w:delText xml:space="preserve">to </w:delText>
        </w:r>
      </w:del>
      <w:ins w:id="9485" w:author="Jane Shaw" w:date="2015-10-28T12:36:00Z">
        <w:r w:rsidR="00762B34">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assum</w:t>
      </w:r>
      <w:ins w:id="9486" w:author="Jane Shaw" w:date="2015-10-28T12:36:00Z">
        <w:r w:rsidR="00762B34">
          <w:rPr>
            <w:rFonts w:asciiTheme="majorBidi" w:eastAsia="Times New Roman" w:hAnsiTheme="majorBidi" w:cstheme="majorBidi"/>
            <w:color w:val="000000" w:themeColor="text1"/>
            <w:lang w:val="en-GB"/>
          </w:rPr>
          <w:t>ing</w:t>
        </w:r>
      </w:ins>
      <w:del w:id="9487" w:author="Jane Shaw" w:date="2015-10-28T12:36:00Z">
        <w:r w:rsidRPr="00F31509" w:rsidDel="00762B34">
          <w:rPr>
            <w:rFonts w:asciiTheme="majorBidi" w:eastAsia="Times New Roman" w:hAnsiTheme="majorBidi" w:cstheme="majorBidi"/>
            <w:color w:val="000000" w:themeColor="text1"/>
            <w:lang w:val="en-GB"/>
          </w:rPr>
          <w:delText>e</w:delText>
        </w:r>
      </w:del>
      <w:r w:rsidRPr="00F31509">
        <w:rPr>
          <w:rFonts w:asciiTheme="majorBidi" w:eastAsia="Times New Roman" w:hAnsiTheme="majorBidi" w:cstheme="majorBidi"/>
          <w:color w:val="000000" w:themeColor="text1"/>
          <w:lang w:val="en-GB"/>
        </w:rPr>
        <w:t xml:space="preserve"> that the latter are generally lower. The main reasons for lower trade losses are </w:t>
      </w:r>
      <w:del w:id="9488" w:author="Jane Shaw" w:date="2015-10-28T12:37:00Z">
        <w:r w:rsidRPr="00F31509" w:rsidDel="00762B34">
          <w:rPr>
            <w:rFonts w:asciiTheme="majorBidi" w:eastAsia="Times New Roman" w:hAnsiTheme="majorBidi" w:cstheme="majorBidi"/>
            <w:color w:val="000000" w:themeColor="text1"/>
            <w:lang w:val="en-GB"/>
          </w:rPr>
          <w:delText xml:space="preserve">the fact </w:delText>
        </w:r>
      </w:del>
      <w:r w:rsidRPr="00F31509">
        <w:rPr>
          <w:rFonts w:asciiTheme="majorBidi" w:eastAsia="Times New Roman" w:hAnsiTheme="majorBidi" w:cstheme="majorBidi"/>
          <w:color w:val="000000" w:themeColor="text1"/>
          <w:lang w:val="en-GB"/>
        </w:rPr>
        <w:t xml:space="preserve">that </w:t>
      </w:r>
      <w:ins w:id="9489" w:author="Jane Shaw" w:date="2015-10-28T11:44:00Z">
        <w:r w:rsidR="00EB4AB9" w:rsidRPr="00F31509">
          <w:rPr>
            <w:rFonts w:asciiTheme="majorBidi" w:eastAsia="Times New Roman" w:hAnsiTheme="majorBidi" w:cstheme="majorBidi"/>
            <w:color w:val="000000" w:themeColor="text1"/>
            <w:lang w:val="en-GB"/>
          </w:rPr>
          <w:t>post</w:t>
        </w:r>
        <w:r w:rsidR="00EB4AB9">
          <w:rPr>
            <w:rFonts w:asciiTheme="majorBidi" w:eastAsia="Times New Roman" w:hAnsiTheme="majorBidi" w:cstheme="majorBidi"/>
            <w:color w:val="000000" w:themeColor="text1"/>
            <w:lang w:val="en-GB"/>
          </w:rPr>
          <w:t>-</w:t>
        </w:r>
        <w:r w:rsidR="00EB4AB9" w:rsidRPr="00F31509">
          <w:rPr>
            <w:rFonts w:asciiTheme="majorBidi" w:eastAsia="Times New Roman" w:hAnsiTheme="majorBidi" w:cstheme="majorBidi"/>
            <w:color w:val="000000" w:themeColor="text1"/>
            <w:lang w:val="en-GB"/>
          </w:rPr>
          <w:t>harvest losses</w:t>
        </w:r>
      </w:ins>
      <w:del w:id="9490" w:author="Jane Shaw" w:date="2015-10-28T11:44:00Z">
        <w:r w:rsidRPr="00F31509" w:rsidDel="00EB4AB9">
          <w:rPr>
            <w:rFonts w:asciiTheme="majorBidi" w:eastAsia="Times New Roman" w:hAnsiTheme="majorBidi" w:cstheme="majorBidi"/>
            <w:color w:val="000000" w:themeColor="text1"/>
            <w:lang w:val="en-GB"/>
          </w:rPr>
          <w:delText>PHL</w:delText>
        </w:r>
      </w:del>
      <w:r w:rsidRPr="00F31509">
        <w:rPr>
          <w:rFonts w:asciiTheme="majorBidi" w:eastAsia="Times New Roman" w:hAnsiTheme="majorBidi" w:cstheme="majorBidi"/>
          <w:color w:val="000000" w:themeColor="text1"/>
          <w:lang w:val="en-GB"/>
        </w:rPr>
        <w:t xml:space="preserve"> do not apply to trade</w:t>
      </w:r>
      <w:ins w:id="9491" w:author="Jane Shaw" w:date="2015-10-28T12:37:00Z">
        <w:r w:rsidR="00762B34">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w:t>
      </w:r>
      <w:del w:id="9492" w:author="Jane Shaw" w:date="2015-10-28T12:37:00Z">
        <w:r w:rsidRPr="00F31509" w:rsidDel="00762B34">
          <w:rPr>
            <w:rFonts w:asciiTheme="majorBidi" w:eastAsia="Times New Roman" w:hAnsiTheme="majorBidi" w:cstheme="majorBidi"/>
            <w:color w:val="000000" w:themeColor="text1"/>
            <w:lang w:val="en-GB"/>
          </w:rPr>
          <w:delText xml:space="preserve">that </w:delText>
        </w:r>
      </w:del>
      <w:r w:rsidRPr="00F31509">
        <w:rPr>
          <w:rFonts w:asciiTheme="majorBidi" w:eastAsia="Times New Roman" w:hAnsiTheme="majorBidi" w:cstheme="majorBidi"/>
          <w:color w:val="000000" w:themeColor="text1"/>
          <w:lang w:val="en-GB"/>
        </w:rPr>
        <w:t xml:space="preserve">traded commodities are likely to be handled and processed in more advanced systems, which are typically less prone to losses. </w:t>
      </w:r>
    </w:p>
    <w:p w14:paraId="09045229" w14:textId="2867CE5B"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 compilers at </w:t>
      </w:r>
      <w:ins w:id="9493" w:author="Jane Shaw" w:date="2015-10-28T12:37:00Z">
        <w:r w:rsidR="00762B34">
          <w:rPr>
            <w:rFonts w:asciiTheme="majorBidi" w:eastAsia="Times New Roman" w:hAnsiTheme="majorBidi" w:cstheme="majorBidi"/>
            <w:color w:val="000000" w:themeColor="text1"/>
            <w:lang w:val="en-GB"/>
          </w:rPr>
          <w:t xml:space="preserve">the </w:t>
        </w:r>
      </w:ins>
      <w:r w:rsidRPr="00F31509">
        <w:rPr>
          <w:rFonts w:asciiTheme="majorBidi" w:eastAsia="Times New Roman" w:hAnsiTheme="majorBidi" w:cstheme="majorBidi"/>
          <w:color w:val="000000" w:themeColor="text1"/>
          <w:lang w:val="en-GB"/>
        </w:rPr>
        <w:t>country level are encouraged to use all country-specific information to gauge the amount</w:t>
      </w:r>
      <w:ins w:id="9494" w:author="Jane Shaw" w:date="2015-10-28T12:37:00Z">
        <w:r w:rsidR="00762B34">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of losses in their home countries. They can probably draw on country</w:t>
      </w:r>
      <w:ins w:id="9495" w:author="Jane Shaw" w:date="2015-10-28T12:38:00Z">
        <w:r w:rsidR="00762B34">
          <w:rPr>
            <w:rFonts w:asciiTheme="majorBidi" w:eastAsia="Times New Roman" w:hAnsiTheme="majorBidi" w:cstheme="majorBidi"/>
            <w:color w:val="000000" w:themeColor="text1"/>
            <w:lang w:val="en-GB"/>
          </w:rPr>
          <w:t>-</w:t>
        </w:r>
      </w:ins>
      <w:r w:rsidRPr="00F31509">
        <w:rPr>
          <w:rFonts w:asciiTheme="majorBidi" w:eastAsia="Times New Roman" w:hAnsiTheme="majorBidi" w:cstheme="majorBidi"/>
          <w:color w:val="000000" w:themeColor="text1"/>
          <w:lang w:val="en-GB"/>
        </w:rPr>
        <w:t xml:space="preserve"> and commodity-specific knowledge about </w:t>
      </w:r>
      <w:del w:id="9496" w:author="Jane Shaw" w:date="2015-10-28T12:38:00Z">
        <w:r w:rsidRPr="00F31509" w:rsidDel="00762B34">
          <w:rPr>
            <w:rFonts w:asciiTheme="majorBidi" w:eastAsia="Times New Roman" w:hAnsiTheme="majorBidi" w:cstheme="majorBidi"/>
            <w:color w:val="000000" w:themeColor="text1"/>
            <w:lang w:val="en-GB"/>
          </w:rPr>
          <w:delText xml:space="preserve">their </w:delText>
        </w:r>
      </w:del>
      <w:r w:rsidRPr="00F31509">
        <w:rPr>
          <w:rFonts w:asciiTheme="majorBidi" w:eastAsia="Times New Roman" w:hAnsiTheme="majorBidi" w:cstheme="majorBidi"/>
          <w:color w:val="000000" w:themeColor="text1"/>
          <w:lang w:val="en-GB"/>
        </w:rPr>
        <w:t>farm production (harvesting machinery, storage facilities, etc.) and food processing system</w:t>
      </w:r>
      <w:ins w:id="9497" w:author="Jane Shaw" w:date="2015-10-28T12:38:00Z">
        <w:r w:rsidR="00762B34">
          <w:rPr>
            <w:rFonts w:asciiTheme="majorBidi" w:eastAsia="Times New Roman" w:hAnsiTheme="majorBidi" w:cstheme="majorBidi"/>
            <w:color w:val="000000" w:themeColor="text1"/>
            <w:lang w:val="en-GB"/>
          </w:rPr>
          <w:t>s</w:t>
        </w:r>
      </w:ins>
      <w:r w:rsidRPr="00F31509">
        <w:rPr>
          <w:rFonts w:asciiTheme="majorBidi" w:eastAsia="Times New Roman" w:hAnsiTheme="majorBidi" w:cstheme="majorBidi"/>
          <w:color w:val="000000" w:themeColor="text1"/>
          <w:lang w:val="en-GB"/>
        </w:rPr>
        <w:t xml:space="preserve"> that is not readily available to FAO. </w:t>
      </w:r>
      <w:del w:id="9498" w:author="Jane Shaw" w:date="2015-10-28T12:38:00Z">
        <w:r w:rsidRPr="00F31509" w:rsidDel="00762B34">
          <w:rPr>
            <w:rFonts w:asciiTheme="majorBidi" w:eastAsia="Times New Roman" w:hAnsiTheme="majorBidi" w:cstheme="majorBidi"/>
            <w:color w:val="000000" w:themeColor="text1"/>
            <w:lang w:val="en-GB"/>
          </w:rPr>
          <w:delText xml:space="preserve">As </w:delText>
        </w:r>
      </w:del>
      <w:r w:rsidR="00762B34"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14:paraId="05D0A6DF" w14:textId="77777777" w:rsidR="004F65E4" w:rsidRPr="00F31509" w:rsidRDefault="004F65E4" w:rsidP="006F3003">
      <w:pPr>
        <w:pStyle w:val="Titolo4"/>
        <w:rPr>
          <w:rFonts w:asciiTheme="majorBidi" w:hAnsiTheme="majorBidi" w:cstheme="majorBidi"/>
          <w:lang w:val="en-GB"/>
        </w:rPr>
      </w:pPr>
      <w:bookmarkStart w:id="9499" w:name="_Toc421025894"/>
      <w:r w:rsidRPr="00F31509">
        <w:rPr>
          <w:rFonts w:asciiTheme="majorBidi" w:hAnsiTheme="majorBidi" w:cstheme="majorBidi"/>
          <w:lang w:val="en-GB"/>
        </w:rPr>
        <w:t>The model/estimation procedure</w:t>
      </w:r>
      <w:bookmarkEnd w:id="9499"/>
    </w:p>
    <w:p w14:paraId="309E606D" w14:textId="41F37D8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w:t>
      </w:r>
      <w:del w:id="9500" w:author="Jane Shaw" w:date="2015-10-28T12:39:00Z">
        <w:r w:rsidRPr="00F31509" w:rsidDel="00762B34">
          <w:rPr>
            <w:rFonts w:asciiTheme="majorBidi" w:hAnsiTheme="majorBidi" w:cstheme="majorBidi"/>
            <w:color w:val="000000" w:themeColor="text1"/>
            <w:szCs w:val="24"/>
            <w:lang w:val="en-GB"/>
          </w:rPr>
          <w:delText>To this end</w:delText>
        </w:r>
      </w:del>
      <w:ins w:id="9501" w:author="Jane Shaw" w:date="2015-10-28T12:39:00Z">
        <w:r w:rsidR="00762B34">
          <w:rPr>
            <w:rFonts w:asciiTheme="majorBidi" w:hAnsiTheme="majorBidi" w:cstheme="majorBidi"/>
            <w:color w:val="000000" w:themeColor="text1"/>
            <w:szCs w:val="24"/>
            <w:lang w:val="en-GB"/>
          </w:rPr>
          <w:t>For this model</w:t>
        </w:r>
      </w:ins>
      <w:r w:rsidRPr="00F31509">
        <w:rPr>
          <w:rFonts w:asciiTheme="majorBidi" w:hAnsiTheme="majorBidi" w:cstheme="majorBidi"/>
          <w:color w:val="000000" w:themeColor="text1"/>
          <w:szCs w:val="24"/>
          <w:lang w:val="en-GB"/>
        </w:rPr>
        <w:t xml:space="preserve">, a hierarchical linear model </w:t>
      </w:r>
      <w:del w:id="9502" w:author="Jane Shaw" w:date="2015-10-28T12:39:00Z">
        <w:r w:rsidRPr="00F31509" w:rsidDel="00762B34">
          <w:rPr>
            <w:rFonts w:asciiTheme="majorBidi" w:hAnsiTheme="majorBidi" w:cstheme="majorBidi"/>
            <w:color w:val="000000" w:themeColor="text1"/>
            <w:szCs w:val="24"/>
            <w:lang w:val="en-GB"/>
          </w:rPr>
          <w:delText xml:space="preserve">(HLM) </w:delText>
        </w:r>
      </w:del>
      <w:r w:rsidRPr="00F31509">
        <w:rPr>
          <w:rFonts w:asciiTheme="majorBidi" w:hAnsiTheme="majorBidi" w:cstheme="majorBidi"/>
          <w:color w:val="000000" w:themeColor="text1"/>
          <w:szCs w:val="24"/>
          <w:lang w:val="en-GB"/>
        </w:rPr>
        <w:t xml:space="preserve">was developed with </w:t>
      </w:r>
      <w:del w:id="9503" w:author="Jane Shaw" w:date="2015-10-28T12:39:00Z">
        <w:r w:rsidRPr="00F31509" w:rsidDel="00762B34">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 xml:space="preserve">loss quantity as </w:t>
      </w:r>
      <w:ins w:id="9504" w:author="Jane Shaw" w:date="2015-10-28T12:39:00Z">
        <w:r w:rsidR="00762B34">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 xml:space="preserve">response. The strength of the approach is its ability to pool </w:t>
      </w:r>
      <w:del w:id="9505" w:author="Jane Shaw" w:date="2015-10-28T12:39:00Z">
        <w:r w:rsidRPr="00F31509" w:rsidDel="00762B34">
          <w:rPr>
            <w:rFonts w:asciiTheme="majorBidi" w:hAnsiTheme="majorBidi" w:cstheme="majorBidi"/>
            <w:color w:val="000000" w:themeColor="text1"/>
            <w:szCs w:val="24"/>
            <w:lang w:val="en-GB"/>
          </w:rPr>
          <w:delText xml:space="preserve">together </w:delText>
        </w:r>
      </w:del>
      <w:r w:rsidRPr="00F31509">
        <w:rPr>
          <w:rFonts w:asciiTheme="majorBidi" w:hAnsiTheme="majorBidi" w:cstheme="majorBidi"/>
          <w:color w:val="000000" w:themeColor="text1"/>
          <w:szCs w:val="24"/>
          <w:lang w:val="en-GB"/>
        </w:rPr>
        <w:t xml:space="preserve">different levels of information </w:t>
      </w:r>
      <w:del w:id="9506" w:author="Jane Shaw" w:date="2015-11-07T19:51:00Z">
        <w:r w:rsidRPr="00F31509" w:rsidDel="00C83BC9">
          <w:rPr>
            <w:rFonts w:asciiTheme="majorBidi" w:hAnsiTheme="majorBidi" w:cstheme="majorBidi"/>
            <w:color w:val="000000" w:themeColor="text1"/>
            <w:szCs w:val="24"/>
            <w:lang w:val="en-GB"/>
          </w:rPr>
          <w:delText xml:space="preserve">for </w:delText>
        </w:r>
      </w:del>
      <w:ins w:id="9507" w:author="Jane Shaw" w:date="2015-11-07T19:51:00Z">
        <w:r w:rsidR="00C83BC9">
          <w:rPr>
            <w:rFonts w:asciiTheme="majorBidi" w:hAnsiTheme="majorBidi" w:cstheme="majorBidi"/>
            <w:color w:val="000000" w:themeColor="text1"/>
            <w:szCs w:val="24"/>
            <w:lang w:val="en-GB"/>
          </w:rPr>
          <w:t xml:space="preserve">to derive </w:t>
        </w:r>
      </w:ins>
      <w:r w:rsidRPr="00F31509">
        <w:rPr>
          <w:rFonts w:asciiTheme="majorBidi" w:hAnsiTheme="majorBidi" w:cstheme="majorBidi"/>
          <w:color w:val="000000" w:themeColor="text1"/>
          <w:szCs w:val="24"/>
          <w:lang w:val="en-GB"/>
        </w:rPr>
        <w:t xml:space="preserve">the best </w:t>
      </w:r>
      <w:ins w:id="9508" w:author="Jane Shaw" w:date="2015-10-28T12:39:00Z">
        <w:r w:rsidR="00762B34">
          <w:rPr>
            <w:rFonts w:asciiTheme="majorBidi" w:hAnsiTheme="majorBidi" w:cstheme="majorBidi"/>
            <w:color w:val="000000" w:themeColor="text1"/>
            <w:szCs w:val="24"/>
            <w:lang w:val="en-GB"/>
          </w:rPr>
          <w:t xml:space="preserve">possible </w:t>
        </w:r>
      </w:ins>
      <w:r w:rsidRPr="00F31509">
        <w:rPr>
          <w:rFonts w:asciiTheme="majorBidi" w:hAnsiTheme="majorBidi" w:cstheme="majorBidi"/>
          <w:color w:val="000000" w:themeColor="text1"/>
          <w:szCs w:val="24"/>
          <w:lang w:val="en-GB"/>
        </w:rPr>
        <w:t xml:space="preserve">inference and optimal prediction. </w:t>
      </w:r>
    </w:p>
    <w:p w14:paraId="46E5FDE7" w14:textId="1AE4018F"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Modelling is performed </w:t>
      </w:r>
      <w:del w:id="9509" w:author="Jane Shaw" w:date="2015-10-28T12:40:00Z">
        <w:r w:rsidRPr="00F31509" w:rsidDel="00762B34">
          <w:rPr>
            <w:rFonts w:asciiTheme="majorBidi" w:hAnsiTheme="majorBidi" w:cstheme="majorBidi"/>
            <w:color w:val="000000" w:themeColor="text1"/>
            <w:szCs w:val="24"/>
            <w:lang w:val="en-GB"/>
          </w:rPr>
          <w:delText xml:space="preserve">in a </w:delText>
        </w:r>
      </w:del>
      <w:r w:rsidRPr="00F31509">
        <w:rPr>
          <w:rFonts w:asciiTheme="majorBidi" w:hAnsiTheme="majorBidi" w:cstheme="majorBidi"/>
          <w:color w:val="000000" w:themeColor="text1"/>
          <w:szCs w:val="24"/>
          <w:lang w:val="en-GB"/>
        </w:rPr>
        <w:t>hierarchical</w:t>
      </w:r>
      <w:ins w:id="9510" w:author="Jane Shaw" w:date="2015-10-28T12:40:00Z">
        <w:r w:rsidR="00762B34">
          <w:rPr>
            <w:rFonts w:asciiTheme="majorBidi" w:hAnsiTheme="majorBidi" w:cstheme="majorBidi"/>
            <w:color w:val="000000" w:themeColor="text1"/>
            <w:szCs w:val="24"/>
            <w:lang w:val="en-GB"/>
          </w:rPr>
          <w:t>ly</w:t>
        </w:r>
      </w:ins>
      <w:del w:id="9511" w:author="Jane Shaw" w:date="2015-10-28T12:40:00Z">
        <w:r w:rsidRPr="00F31509" w:rsidDel="00762B34">
          <w:rPr>
            <w:rFonts w:asciiTheme="majorBidi" w:hAnsiTheme="majorBidi" w:cstheme="majorBidi"/>
            <w:color w:val="000000" w:themeColor="text1"/>
            <w:szCs w:val="24"/>
            <w:lang w:val="en-GB"/>
          </w:rPr>
          <w:delText xml:space="preserve"> fashion</w:delText>
        </w:r>
      </w:del>
      <w:r w:rsidRPr="00F31509">
        <w:rPr>
          <w:rFonts w:asciiTheme="majorBidi" w:hAnsiTheme="majorBidi" w:cstheme="majorBidi"/>
          <w:color w:val="000000" w:themeColor="text1"/>
          <w:szCs w:val="24"/>
          <w:lang w:val="en-GB"/>
        </w:rPr>
        <w:t>, with country</w:t>
      </w:r>
      <w:ins w:id="9512" w:author="Jane Shaw" w:date="2015-10-28T12:40:00Z">
        <w:r w:rsidR="00762B34">
          <w:rPr>
            <w:rFonts w:asciiTheme="majorBidi" w:hAnsiTheme="majorBidi" w:cstheme="majorBidi"/>
            <w:color w:val="000000" w:themeColor="text1"/>
            <w:szCs w:val="24"/>
            <w:lang w:val="en-GB"/>
          </w:rPr>
          <w:t>-</w:t>
        </w:r>
      </w:ins>
      <w:del w:id="9513" w:author="Jane Shaw" w:date="2015-10-28T12:40:00Z">
        <w:r w:rsidRPr="00F31509" w:rsidDel="00762B34">
          <w:rPr>
            <w:rFonts w:asciiTheme="majorBidi" w:hAnsiTheme="majorBidi" w:cstheme="majorBidi"/>
            <w:color w:val="000000" w:themeColor="text1"/>
            <w:szCs w:val="24"/>
            <w:lang w:val="en-GB"/>
          </w:rPr>
          <w:delText xml:space="preserve">/commodity </w:delText>
        </w:r>
      </w:del>
      <w:r w:rsidRPr="00F31509">
        <w:rPr>
          <w:rFonts w:asciiTheme="majorBidi" w:hAnsiTheme="majorBidi" w:cstheme="majorBidi"/>
          <w:color w:val="000000" w:themeColor="text1"/>
          <w:szCs w:val="24"/>
          <w:lang w:val="en-GB"/>
        </w:rPr>
        <w:t>specific estimates at the lowest hierarchical level</w:t>
      </w:r>
      <w:ins w:id="9514" w:author="Jane Shaw" w:date="2015-10-28T12:40:00Z">
        <w:r w:rsidR="00762B34">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followed by commodity</w:t>
      </w:r>
      <w:ins w:id="9515" w:author="Jane Shaw" w:date="2015-10-28T12:40:00Z">
        <w:r w:rsidR="00762B34">
          <w:rPr>
            <w:rFonts w:asciiTheme="majorBidi" w:hAnsiTheme="majorBidi" w:cstheme="majorBidi"/>
            <w:color w:val="000000" w:themeColor="text1"/>
            <w:szCs w:val="24"/>
            <w:lang w:val="en-GB"/>
          </w:rPr>
          <w:t>-</w:t>
        </w:r>
      </w:ins>
      <w:del w:id="9516" w:author="Jane Shaw" w:date="2015-10-28T12:40:00Z">
        <w:r w:rsidRPr="00F31509" w:rsidDel="00762B34">
          <w:rPr>
            <w:rFonts w:asciiTheme="majorBidi" w:hAnsiTheme="majorBidi" w:cstheme="majorBidi"/>
            <w:color w:val="000000" w:themeColor="text1"/>
            <w:szCs w:val="24"/>
            <w:lang w:val="en-GB"/>
          </w:rPr>
          <w:delText xml:space="preserve"> </w:delText>
        </w:r>
      </w:del>
      <w:r w:rsidRPr="00F31509">
        <w:rPr>
          <w:rFonts w:asciiTheme="majorBidi" w:hAnsiTheme="majorBidi" w:cstheme="majorBidi"/>
          <w:color w:val="000000" w:themeColor="text1"/>
          <w:szCs w:val="24"/>
          <w:lang w:val="en-GB"/>
        </w:rPr>
        <w:t xml:space="preserve">specific estimates, food group estimates, and </w:t>
      </w:r>
      <w:ins w:id="9517" w:author="Jane Shaw" w:date="2015-10-28T12:40:00Z">
        <w:r w:rsidR="00762B34">
          <w:rPr>
            <w:rFonts w:asciiTheme="majorBidi" w:hAnsiTheme="majorBidi" w:cstheme="majorBidi"/>
            <w:color w:val="000000" w:themeColor="text1"/>
            <w:szCs w:val="24"/>
            <w:lang w:val="en-GB"/>
          </w:rPr>
          <w:t xml:space="preserve">finally </w:t>
        </w:r>
      </w:ins>
      <w:del w:id="9518" w:author="Jane Shaw" w:date="2015-10-28T12:40:00Z">
        <w:r w:rsidRPr="00F31509" w:rsidDel="00762B34">
          <w:rPr>
            <w:rFonts w:asciiTheme="majorBidi" w:hAnsiTheme="majorBidi" w:cstheme="majorBidi"/>
            <w:color w:val="000000" w:themeColor="text1"/>
            <w:szCs w:val="24"/>
            <w:lang w:val="en-GB"/>
          </w:rPr>
          <w:delText xml:space="preserve">lastly food </w:delText>
        </w:r>
      </w:del>
      <w:r w:rsidRPr="00F31509">
        <w:rPr>
          <w:rFonts w:asciiTheme="majorBidi" w:hAnsiTheme="majorBidi" w:cstheme="majorBidi"/>
          <w:color w:val="000000" w:themeColor="text1"/>
          <w:szCs w:val="24"/>
          <w:lang w:val="en-GB"/>
        </w:rPr>
        <w:t xml:space="preserve">perishable </w:t>
      </w:r>
      <w:ins w:id="9519" w:author="Jane Shaw" w:date="2015-10-28T12:40:00Z">
        <w:r w:rsidR="00762B34">
          <w:rPr>
            <w:rFonts w:asciiTheme="majorBidi" w:hAnsiTheme="majorBidi" w:cstheme="majorBidi"/>
            <w:color w:val="000000" w:themeColor="text1"/>
            <w:szCs w:val="24"/>
            <w:lang w:val="en-GB"/>
          </w:rPr>
          <w:t xml:space="preserve">food </w:t>
        </w:r>
      </w:ins>
      <w:r w:rsidRPr="00F31509">
        <w:rPr>
          <w:rFonts w:asciiTheme="majorBidi" w:hAnsiTheme="majorBidi" w:cstheme="majorBidi"/>
          <w:color w:val="000000" w:themeColor="text1"/>
          <w:szCs w:val="24"/>
          <w:lang w:val="en-GB"/>
        </w:rPr>
        <w:t xml:space="preserve">group estimates. The coefficients in the hierarchy are estimated simultaneously to ensure </w:t>
      </w:r>
      <w:ins w:id="9520" w:author="Jane Shaw" w:date="2015-10-28T12:41:00Z">
        <w:r w:rsidR="00762B34">
          <w:rPr>
            <w:rFonts w:asciiTheme="majorBidi" w:hAnsiTheme="majorBidi" w:cstheme="majorBidi"/>
            <w:color w:val="000000" w:themeColor="text1"/>
            <w:szCs w:val="24"/>
            <w:lang w:val="en-GB"/>
          </w:rPr>
          <w:t xml:space="preserve">that </w:t>
        </w:r>
      </w:ins>
      <w:r w:rsidRPr="00F31509">
        <w:rPr>
          <w:rFonts w:asciiTheme="majorBidi" w:hAnsiTheme="majorBidi" w:cstheme="majorBidi"/>
          <w:color w:val="000000" w:themeColor="text1"/>
          <w:szCs w:val="24"/>
          <w:lang w:val="en-GB"/>
        </w:rPr>
        <w:t xml:space="preserve">they are consistent </w:t>
      </w:r>
      <w:commentRangeStart w:id="9521"/>
      <w:del w:id="9522" w:author="Jane Shaw" w:date="2015-10-28T12:41:00Z">
        <w:r w:rsidRPr="00F31509" w:rsidDel="00762B34">
          <w:rPr>
            <w:rFonts w:asciiTheme="majorBidi" w:hAnsiTheme="majorBidi" w:cstheme="majorBidi"/>
            <w:color w:val="000000" w:themeColor="text1"/>
            <w:szCs w:val="24"/>
            <w:lang w:val="en-GB"/>
          </w:rPr>
          <w:delText xml:space="preserve">between and </w:delText>
        </w:r>
      </w:del>
      <w:r w:rsidRPr="00F31509">
        <w:rPr>
          <w:rFonts w:asciiTheme="majorBidi" w:hAnsiTheme="majorBidi" w:cstheme="majorBidi"/>
          <w:color w:val="000000" w:themeColor="text1"/>
          <w:szCs w:val="24"/>
          <w:lang w:val="en-GB"/>
        </w:rPr>
        <w:t>within the hierarchy</w:t>
      </w:r>
      <w:ins w:id="9523" w:author="Jane Shaw" w:date="2015-10-28T12:41:00Z">
        <w:r w:rsidR="00762B34">
          <w:rPr>
            <w:rFonts w:asciiTheme="majorBidi" w:hAnsiTheme="majorBidi" w:cstheme="majorBidi"/>
            <w:color w:val="000000" w:themeColor="text1"/>
            <w:szCs w:val="24"/>
            <w:lang w:val="en-GB"/>
          </w:rPr>
          <w:t xml:space="preserve"> and among hierarchies</w:t>
        </w:r>
        <w:commentRangeEnd w:id="9521"/>
        <w:r w:rsidR="00054A22">
          <w:rPr>
            <w:rStyle w:val="Rimandocommento"/>
          </w:rPr>
          <w:commentReference w:id="9521"/>
        </w:r>
      </w:ins>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specific model employed is</w:t>
      </w:r>
      <w:del w:id="9525" w:author="Jane Shaw" w:date="2015-10-28T12:42:00Z">
        <w:r w:rsidRPr="00F31509" w:rsidDel="00054A22">
          <w:rPr>
            <w:rFonts w:asciiTheme="majorBidi" w:hAnsiTheme="majorBidi" w:cstheme="majorBidi"/>
            <w:color w:val="000000" w:themeColor="text1"/>
            <w:szCs w:val="24"/>
            <w:lang w:val="en-GB"/>
          </w:rPr>
          <w:delText xml:space="preserve"> the following</w:delText>
        </w:r>
      </w:del>
      <w:r w:rsidRPr="00F31509">
        <w:rPr>
          <w:rFonts w:asciiTheme="majorBidi" w:hAnsiTheme="majorBidi" w:cstheme="majorBidi"/>
          <w:color w:val="000000" w:themeColor="text1"/>
          <w:szCs w:val="24"/>
          <w:lang w:val="en-GB"/>
        </w:rPr>
        <w:t>:</w:t>
      </w:r>
    </w:p>
    <w:p w14:paraId="004A6BA0" w14:textId="77777777" w:rsidR="004F65E4" w:rsidRPr="00F31509" w:rsidRDefault="004F65E4" w:rsidP="004F65E4">
      <w:pPr>
        <w:jc w:val="both"/>
        <w:rPr>
          <w:rFonts w:asciiTheme="majorBidi" w:hAnsiTheme="majorBidi" w:cstheme="majorBidi"/>
          <w:color w:val="000000" w:themeColor="text1"/>
          <w:szCs w:val="24"/>
          <w:lang w:val="en-GB"/>
        </w:rPr>
      </w:pPr>
    </w:p>
    <w:p w14:paraId="420F9165" w14:textId="77777777" w:rsidR="004F65E4" w:rsidRPr="00F31509" w:rsidRDefault="00D13E0A"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14:paraId="6A49B957" w14:textId="2680C72E" w:rsidR="004F65E4" w:rsidRPr="00F31509" w:rsidRDefault="00D13E0A"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8568EC">
        <w:rPr>
          <w:rFonts w:asciiTheme="majorBidi" w:hAnsiTheme="majorBidi" w:cstheme="majorBidi"/>
          <w:color w:val="000000" w:themeColor="text1"/>
          <w:szCs w:val="24"/>
          <w:lang w:val="en-GB"/>
        </w:rPr>
        <w:t xml:space="preserve"> </w:t>
      </w:r>
    </w:p>
    <w:p w14:paraId="29582B2E" w14:textId="45FFF6FC"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054A22"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D789C" w:rsidRPr="00F31509">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27</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w:t>
      </w:r>
      <w:ins w:id="9526" w:author="Jane Shaw" w:date="2015-10-28T12:42:00Z">
        <w:r w:rsidR="00054A22">
          <w:rPr>
            <w:rFonts w:asciiTheme="majorBidi" w:eastAsia="Times New Roman" w:hAnsiTheme="majorBidi" w:cstheme="majorBidi"/>
            <w:color w:val="000000" w:themeColor="text1"/>
            <w:lang w:val="en-GB"/>
          </w:rPr>
          <w:t>–</w:t>
        </w:r>
      </w:ins>
      <w:del w:id="9527" w:author="Jane Shaw" w:date="2015-10-28T12:42:00Z">
        <w:r w:rsidRPr="00F31509" w:rsidDel="00054A22">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e)</w:t>
      </w:r>
    </w:p>
    <w:p w14:paraId="367D3EC1" w14:textId="77777777" w:rsidR="004F65E4" w:rsidRPr="00F31509" w:rsidRDefault="004F65E4" w:rsidP="004F65E4">
      <w:pPr>
        <w:jc w:val="both"/>
        <w:rPr>
          <w:rFonts w:asciiTheme="majorBidi" w:hAnsiTheme="majorBidi" w:cstheme="majorBidi"/>
          <w:color w:val="000000" w:themeColor="text1"/>
          <w:szCs w:val="24"/>
          <w:lang w:val="en-GB"/>
        </w:rPr>
      </w:pPr>
    </w:p>
    <w:p w14:paraId="7DDD510B" w14:textId="3523D673"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w:t>
      </w:r>
      <w:del w:id="9528" w:author="Jane Shaw" w:date="2015-10-28T12:42:00Z">
        <w:r w:rsidRPr="00F31509" w:rsidDel="00054A22">
          <w:rPr>
            <w:rFonts w:asciiTheme="majorBidi" w:hAnsiTheme="majorBidi" w:cstheme="majorBidi"/>
            <w:color w:val="000000" w:themeColor="text1"/>
            <w:szCs w:val="24"/>
            <w:lang w:val="en-GB"/>
          </w:rPr>
          <w:delText xml:space="preserve">food </w:delText>
        </w:r>
      </w:del>
      <w:r w:rsidRPr="00F31509">
        <w:rPr>
          <w:rFonts w:asciiTheme="majorBidi" w:hAnsiTheme="majorBidi" w:cstheme="majorBidi"/>
          <w:color w:val="000000" w:themeColor="text1"/>
          <w:szCs w:val="24"/>
          <w:lang w:val="en-GB"/>
        </w:rPr>
        <w:t xml:space="preserve">perishable </w:t>
      </w:r>
      <w:ins w:id="9529" w:author="Jane Shaw" w:date="2015-10-28T12:42:00Z">
        <w:r w:rsidR="00054A22">
          <w:rPr>
            <w:rFonts w:asciiTheme="majorBidi" w:hAnsiTheme="majorBidi" w:cstheme="majorBidi"/>
            <w:color w:val="000000" w:themeColor="text1"/>
            <w:szCs w:val="24"/>
            <w:lang w:val="en-GB"/>
          </w:rPr>
          <w:t xml:space="preserve">food </w:t>
        </w:r>
      </w:ins>
      <w:r w:rsidRPr="00F31509">
        <w:rPr>
          <w:rFonts w:asciiTheme="majorBidi" w:hAnsiTheme="majorBidi" w:cstheme="majorBidi"/>
          <w:color w:val="000000" w:themeColor="text1"/>
          <w:szCs w:val="24"/>
          <w:lang w:val="en-GB"/>
        </w:rPr>
        <w:t>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capital letters represent random errors, </w:t>
      </w:r>
      <w:del w:id="9530" w:author="Jane Shaw" w:date="2015-10-28T12:43:00Z">
        <w:r w:rsidRPr="00F31509" w:rsidDel="00054A22">
          <w:rPr>
            <w:rFonts w:asciiTheme="majorBidi" w:hAnsiTheme="majorBidi" w:cstheme="majorBidi"/>
            <w:color w:val="000000" w:themeColor="text1"/>
            <w:szCs w:val="24"/>
            <w:lang w:val="en-GB"/>
          </w:rPr>
          <w:delText xml:space="preserve">and these </w:delText>
        </w:r>
      </w:del>
      <w:ins w:id="9531" w:author="Jane Shaw" w:date="2015-10-28T12:43:00Z">
        <w:r w:rsidR="00054A22">
          <w:rPr>
            <w:rFonts w:asciiTheme="majorBidi" w:hAnsiTheme="majorBidi" w:cstheme="majorBidi"/>
            <w:color w:val="000000" w:themeColor="text1"/>
            <w:szCs w:val="24"/>
            <w:lang w:val="en-GB"/>
          </w:rPr>
          <w:t xml:space="preserve">which </w:t>
        </w:r>
      </w:ins>
      <w:r w:rsidRPr="00F31509">
        <w:rPr>
          <w:rFonts w:asciiTheme="majorBidi" w:hAnsiTheme="majorBidi" w:cstheme="majorBidi"/>
          <w:color w:val="000000" w:themeColor="text1"/>
          <w:szCs w:val="24"/>
          <w:lang w:val="en-GB"/>
        </w:rPr>
        <w:t xml:space="preserve">are all assumed to follow normal distributions with </w:t>
      </w:r>
      <w:del w:id="9532" w:author="Jane Shaw" w:date="2015-11-07T19:52:00Z">
        <w:r w:rsidRPr="00F31509" w:rsidDel="00C83BC9">
          <w:rPr>
            <w:rFonts w:asciiTheme="majorBidi" w:hAnsiTheme="majorBidi" w:cstheme="majorBidi"/>
            <w:color w:val="000000" w:themeColor="text1"/>
            <w:szCs w:val="24"/>
            <w:lang w:val="en-GB"/>
          </w:rPr>
          <w:delText xml:space="preserve">some </w:delText>
        </w:r>
      </w:del>
      <w:r w:rsidRPr="00F31509">
        <w:rPr>
          <w:rFonts w:asciiTheme="majorBidi" w:hAnsiTheme="majorBidi" w:cstheme="majorBidi"/>
          <w:color w:val="000000" w:themeColor="text1"/>
          <w:szCs w:val="24"/>
          <w:lang w:val="en-GB"/>
        </w:rPr>
        <w:t>unknown variance.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Greek letters indicate coefficients to be estimated from the data.</w:t>
      </w:r>
    </w:p>
    <w:p w14:paraId="2E7B1885" w14:textId="3AE6BFE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utility of this model is that if a coefficient is missing </w:t>
      </w:r>
      <w:del w:id="9533" w:author="Jane Shaw" w:date="2015-10-28T12:43:00Z">
        <w:r w:rsidRPr="00F31509" w:rsidDel="00333462">
          <w:rPr>
            <w:rFonts w:asciiTheme="majorBidi" w:hAnsiTheme="majorBidi" w:cstheme="majorBidi"/>
            <w:color w:val="000000" w:themeColor="text1"/>
            <w:szCs w:val="24"/>
            <w:lang w:val="en-GB"/>
          </w:rPr>
          <w:delText xml:space="preserve">due </w:delText>
        </w:r>
      </w:del>
      <w:ins w:id="9534" w:author="Jane Shaw" w:date="2015-10-28T12:43:00Z">
        <w:r w:rsidR="00333462">
          <w:rPr>
            <w:rFonts w:asciiTheme="majorBidi" w:hAnsiTheme="majorBidi" w:cstheme="majorBidi"/>
            <w:color w:val="000000" w:themeColor="text1"/>
            <w:szCs w:val="24"/>
            <w:lang w:val="en-GB"/>
          </w:rPr>
          <w:t xml:space="preserve">owing </w:t>
        </w:r>
      </w:ins>
      <w:r w:rsidRPr="00F31509">
        <w:rPr>
          <w:rFonts w:asciiTheme="majorBidi" w:hAnsiTheme="majorBidi" w:cstheme="majorBidi"/>
          <w:color w:val="000000" w:themeColor="text1"/>
          <w:szCs w:val="24"/>
          <w:lang w:val="en-GB"/>
        </w:rPr>
        <w:t xml:space="preserve">to non-availability of official data for estimation, the algorithm will impute losses based on the next level of </w:t>
      </w:r>
      <w:ins w:id="9535" w:author="Jane Shaw" w:date="2015-10-28T12:43:00Z">
        <w:r w:rsidR="00333462">
          <w:rPr>
            <w:rFonts w:asciiTheme="majorBidi" w:hAnsiTheme="majorBidi" w:cstheme="majorBidi"/>
            <w:color w:val="000000" w:themeColor="text1"/>
            <w:szCs w:val="24"/>
            <w:lang w:val="en-GB"/>
          </w:rPr>
          <w:t xml:space="preserve">the </w:t>
        </w:r>
      </w:ins>
      <w:r w:rsidRPr="00F31509">
        <w:rPr>
          <w:rFonts w:asciiTheme="majorBidi" w:hAnsiTheme="majorBidi" w:cstheme="majorBidi"/>
          <w:color w:val="000000" w:themeColor="text1"/>
          <w:szCs w:val="24"/>
          <w:lang w:val="en-GB"/>
        </w:rPr>
        <w:t>hierarchy. This means that if loss estimates are missing for a specific country and commodity, the global loss rate for th</w:t>
      </w:r>
      <w:ins w:id="9536" w:author="Jane Shaw" w:date="2015-11-07T19:52:00Z">
        <w:r w:rsidR="00C83BC9">
          <w:rPr>
            <w:rFonts w:asciiTheme="majorBidi" w:hAnsiTheme="majorBidi" w:cstheme="majorBidi"/>
            <w:color w:val="000000" w:themeColor="text1"/>
            <w:szCs w:val="24"/>
            <w:lang w:val="en-GB"/>
          </w:rPr>
          <w:t>e</w:t>
        </w:r>
      </w:ins>
      <w:del w:id="9537" w:author="Jane Shaw" w:date="2015-11-07T19:52:00Z">
        <w:r w:rsidRPr="00F31509" w:rsidDel="00C83BC9">
          <w:rPr>
            <w:rFonts w:asciiTheme="majorBidi" w:hAnsiTheme="majorBidi" w:cstheme="majorBidi"/>
            <w:color w:val="000000" w:themeColor="text1"/>
            <w:szCs w:val="24"/>
            <w:lang w:val="en-GB"/>
          </w:rPr>
          <w:delText>at</w:delText>
        </w:r>
      </w:del>
      <w:r w:rsidRPr="00F31509">
        <w:rPr>
          <w:rFonts w:asciiTheme="majorBidi" w:hAnsiTheme="majorBidi" w:cstheme="majorBidi"/>
          <w:color w:val="000000" w:themeColor="text1"/>
          <w:szCs w:val="24"/>
          <w:lang w:val="en-GB"/>
        </w:rPr>
        <w:t xml:space="preserve"> commodity is applied.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If that is not available, the global loss rate for the food group of th</w:t>
      </w:r>
      <w:ins w:id="9538" w:author="Jane Shaw" w:date="2015-10-28T12:43:00Z">
        <w:r w:rsidR="00333462">
          <w:rPr>
            <w:rFonts w:asciiTheme="majorBidi" w:hAnsiTheme="majorBidi" w:cstheme="majorBidi"/>
            <w:color w:val="000000" w:themeColor="text1"/>
            <w:szCs w:val="24"/>
            <w:lang w:val="en-GB"/>
          </w:rPr>
          <w:t>e</w:t>
        </w:r>
      </w:ins>
      <w:del w:id="9539" w:author="Jane Shaw" w:date="2015-10-28T12:43:00Z">
        <w:r w:rsidRPr="00F31509" w:rsidDel="00333462">
          <w:rPr>
            <w:rFonts w:asciiTheme="majorBidi" w:hAnsiTheme="majorBidi" w:cstheme="majorBidi"/>
            <w:color w:val="000000" w:themeColor="text1"/>
            <w:szCs w:val="24"/>
            <w:lang w:val="en-GB"/>
          </w:rPr>
          <w:delText>at</w:delText>
        </w:r>
      </w:del>
      <w:r w:rsidRPr="00F31509">
        <w:rPr>
          <w:rFonts w:asciiTheme="majorBidi" w:hAnsiTheme="majorBidi" w:cstheme="majorBidi"/>
          <w:color w:val="000000" w:themeColor="text1"/>
          <w:szCs w:val="24"/>
          <w:lang w:val="en-GB"/>
        </w:rPr>
        <w:t xml:space="preserve"> commodity is used, and if </w:t>
      </w:r>
      <w:ins w:id="9540" w:author="Jane Shaw" w:date="2015-10-28T12:44:00Z">
        <w:r w:rsidR="00333462">
          <w:rPr>
            <w:rFonts w:asciiTheme="majorBidi" w:hAnsiTheme="majorBidi" w:cstheme="majorBidi"/>
            <w:color w:val="000000" w:themeColor="text1"/>
            <w:szCs w:val="24"/>
            <w:lang w:val="en-GB"/>
          </w:rPr>
          <w:t xml:space="preserve">even </w:t>
        </w:r>
      </w:ins>
      <w:r w:rsidRPr="00F31509">
        <w:rPr>
          <w:rFonts w:asciiTheme="majorBidi" w:hAnsiTheme="majorBidi" w:cstheme="majorBidi"/>
          <w:color w:val="000000" w:themeColor="text1"/>
          <w:szCs w:val="24"/>
          <w:lang w:val="en-GB"/>
        </w:rPr>
        <w:t xml:space="preserve">that is </w:t>
      </w:r>
      <w:del w:id="9541" w:author="Jane Shaw" w:date="2015-10-28T12:44:00Z">
        <w:r w:rsidRPr="00F31509" w:rsidDel="00333462">
          <w:rPr>
            <w:rFonts w:asciiTheme="majorBidi" w:hAnsiTheme="majorBidi" w:cstheme="majorBidi"/>
            <w:color w:val="000000" w:themeColor="text1"/>
            <w:szCs w:val="24"/>
            <w:lang w:val="en-GB"/>
          </w:rPr>
          <w:delText xml:space="preserve">even still </w:delText>
        </w:r>
      </w:del>
      <w:r w:rsidRPr="00F31509">
        <w:rPr>
          <w:rFonts w:asciiTheme="majorBidi" w:hAnsiTheme="majorBidi" w:cstheme="majorBidi"/>
          <w:color w:val="000000" w:themeColor="text1"/>
          <w:szCs w:val="24"/>
          <w:lang w:val="en-GB"/>
        </w:rPr>
        <w:t>not available, the loss rate</w:t>
      </w:r>
      <w:del w:id="9542" w:author="Jane Shaw" w:date="2015-10-28T12:44:00Z">
        <w:r w:rsidRPr="00F31509" w:rsidDel="00333462">
          <w:rPr>
            <w:rFonts w:asciiTheme="majorBidi" w:hAnsiTheme="majorBidi" w:cstheme="majorBidi"/>
            <w:color w:val="000000" w:themeColor="text1"/>
            <w:szCs w:val="24"/>
            <w:lang w:val="en-GB"/>
          </w:rPr>
          <w:delText>s</w:delText>
        </w:r>
      </w:del>
      <w:r w:rsidRPr="00F31509">
        <w:rPr>
          <w:rFonts w:asciiTheme="majorBidi" w:hAnsiTheme="majorBidi" w:cstheme="majorBidi"/>
          <w:color w:val="000000" w:themeColor="text1"/>
          <w:szCs w:val="24"/>
          <w:lang w:val="en-GB"/>
        </w:rPr>
        <w:t xml:space="preserve"> for perishable food is used.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if large quantities of data for a particular commodity within a particular country are available, these data are used for imputation without moving up the hierarchy.</w:t>
      </w:r>
    </w:p>
    <w:p w14:paraId="4368742B" w14:textId="6A12A4BD"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w:t>
      </w:r>
      <w:del w:id="9543" w:author="Jane Shaw" w:date="2015-11-07T19:52:00Z">
        <w:r w:rsidRPr="00F31509" w:rsidDel="00C83BC9">
          <w:rPr>
            <w:rFonts w:asciiTheme="majorBidi" w:hAnsiTheme="majorBidi" w:cstheme="majorBidi"/>
            <w:color w:val="000000" w:themeColor="text1"/>
            <w:szCs w:val="24"/>
            <w:lang w:val="en-GB"/>
          </w:rPr>
          <w:delText xml:space="preserve">particular </w:delText>
        </w:r>
      </w:del>
      <w:r w:rsidRPr="00F31509">
        <w:rPr>
          <w:rFonts w:asciiTheme="majorBidi" w:hAnsiTheme="majorBidi" w:cstheme="majorBidi"/>
          <w:color w:val="000000" w:themeColor="text1"/>
          <w:szCs w:val="24"/>
          <w:lang w:val="en-GB"/>
        </w:rPr>
        <w:t>advantage of th</w:t>
      </w:r>
      <w:ins w:id="9544" w:author="Jane Shaw" w:date="2015-11-07T19:52:00Z">
        <w:r w:rsidR="00C83BC9">
          <w:rPr>
            <w:rFonts w:asciiTheme="majorBidi" w:hAnsiTheme="majorBidi" w:cstheme="majorBidi"/>
            <w:color w:val="000000" w:themeColor="text1"/>
            <w:szCs w:val="24"/>
            <w:lang w:val="en-GB"/>
          </w:rPr>
          <w:t>is</w:t>
        </w:r>
      </w:ins>
      <w:del w:id="9545" w:author="Jane Shaw" w:date="2015-11-07T19:52:00Z">
        <w:r w:rsidRPr="00F31509" w:rsidDel="00C83BC9">
          <w:rPr>
            <w:rFonts w:asciiTheme="majorBidi" w:hAnsiTheme="majorBidi" w:cstheme="majorBidi"/>
            <w:color w:val="000000" w:themeColor="text1"/>
            <w:szCs w:val="24"/>
            <w:lang w:val="en-GB"/>
          </w:rPr>
          <w:delText>e</w:delText>
        </w:r>
      </w:del>
      <w:r w:rsidRPr="00F31509">
        <w:rPr>
          <w:rFonts w:asciiTheme="majorBidi" w:hAnsiTheme="majorBidi" w:cstheme="majorBidi"/>
          <w:color w:val="000000" w:themeColor="text1"/>
          <w:szCs w:val="24"/>
          <w:lang w:val="en-GB"/>
        </w:rPr>
        <w:t xml:space="preserve"> model </w:t>
      </w:r>
      <w:del w:id="9546" w:author="Jane Shaw" w:date="2015-11-07T19:52:00Z">
        <w:r w:rsidRPr="00F31509" w:rsidDel="00C83BC9">
          <w:rPr>
            <w:rFonts w:asciiTheme="majorBidi" w:hAnsiTheme="majorBidi" w:cstheme="majorBidi"/>
            <w:color w:val="000000" w:themeColor="text1"/>
            <w:szCs w:val="24"/>
            <w:lang w:val="en-GB"/>
          </w:rPr>
          <w:delText xml:space="preserve">lies in the fact </w:delText>
        </w:r>
      </w:del>
      <w:ins w:id="9547" w:author="Jane Shaw" w:date="2015-11-07T19:52:00Z">
        <w:r w:rsidR="00C83BC9">
          <w:rPr>
            <w:rFonts w:asciiTheme="majorBidi" w:hAnsiTheme="majorBidi" w:cstheme="majorBidi"/>
            <w:color w:val="000000" w:themeColor="text1"/>
            <w:szCs w:val="24"/>
            <w:lang w:val="en-GB"/>
          </w:rPr>
          <w:t xml:space="preserve">is </w:t>
        </w:r>
      </w:ins>
      <w:r w:rsidRPr="00F31509">
        <w:rPr>
          <w:rFonts w:asciiTheme="majorBidi" w:hAnsiTheme="majorBidi" w:cstheme="majorBidi"/>
          <w:color w:val="000000" w:themeColor="text1"/>
          <w:szCs w:val="24"/>
          <w:lang w:val="en-GB"/>
        </w:rPr>
        <w:t xml:space="preserve">that </w:t>
      </w:r>
      <w:del w:id="9548" w:author="Jane Shaw" w:date="2015-11-07T19:52:00Z">
        <w:r w:rsidRPr="00F31509" w:rsidDel="00C83BC9">
          <w:rPr>
            <w:rFonts w:asciiTheme="majorBidi" w:hAnsiTheme="majorBidi" w:cstheme="majorBidi"/>
            <w:color w:val="000000" w:themeColor="text1"/>
            <w:szCs w:val="24"/>
            <w:lang w:val="en-GB"/>
          </w:rPr>
          <w:delText xml:space="preserve">a single model </w:delText>
        </w:r>
      </w:del>
      <w:ins w:id="9549" w:author="Jane Shaw" w:date="2015-11-07T19:52:00Z">
        <w:r w:rsidR="00C83BC9">
          <w:rPr>
            <w:rFonts w:asciiTheme="majorBidi" w:hAnsiTheme="majorBidi" w:cstheme="majorBidi"/>
            <w:color w:val="000000" w:themeColor="text1"/>
            <w:szCs w:val="24"/>
            <w:lang w:val="en-GB"/>
          </w:rPr>
          <w:t xml:space="preserve">it </w:t>
        </w:r>
      </w:ins>
      <w:r w:rsidRPr="00F31509">
        <w:rPr>
          <w:rFonts w:asciiTheme="majorBidi" w:hAnsiTheme="majorBidi" w:cstheme="majorBidi"/>
          <w:color w:val="000000" w:themeColor="text1"/>
          <w:szCs w:val="24"/>
          <w:lang w:val="en-GB"/>
        </w:rPr>
        <w:t>will suffice</w:t>
      </w:r>
      <w:ins w:id="9550" w:author="Jane Shaw" w:date="2015-11-07T19:52:00Z">
        <w:r w:rsidR="00C83BC9">
          <w:rPr>
            <w:rFonts w:asciiTheme="majorBidi" w:hAnsiTheme="majorBidi" w:cstheme="majorBidi"/>
            <w:color w:val="000000" w:themeColor="text1"/>
            <w:szCs w:val="24"/>
            <w:lang w:val="en-GB"/>
          </w:rPr>
          <w:t xml:space="preserve"> on its own</w:t>
        </w:r>
      </w:ins>
      <w:r w:rsidRPr="00F31509">
        <w:rPr>
          <w:rFonts w:asciiTheme="majorBidi" w:hAnsiTheme="majorBidi" w:cstheme="majorBidi"/>
          <w:color w:val="000000" w:themeColor="text1"/>
          <w:szCs w:val="24"/>
          <w:lang w:val="en-GB"/>
        </w:rPr>
        <w:t>, where</w:t>
      </w:r>
      <w:ins w:id="9551" w:author="Jane Shaw" w:date="2015-10-28T12:44:00Z">
        <w:r w:rsidR="00333462">
          <w:rPr>
            <w:rFonts w:asciiTheme="majorBidi" w:hAnsiTheme="majorBidi" w:cstheme="majorBidi"/>
            <w:color w:val="000000" w:themeColor="text1"/>
            <w:szCs w:val="24"/>
            <w:lang w:val="en-GB"/>
          </w:rPr>
          <w:t>as</w:t>
        </w:r>
      </w:ins>
      <w:r w:rsidRPr="00F31509">
        <w:rPr>
          <w:rFonts w:asciiTheme="majorBidi" w:hAnsiTheme="majorBidi" w:cstheme="majorBidi"/>
          <w:color w:val="000000" w:themeColor="text1"/>
          <w:szCs w:val="24"/>
          <w:lang w:val="en-GB"/>
        </w:rPr>
        <w:t xml:space="preserve"> the common approach usually demands </w:t>
      </w:r>
      <w:ins w:id="9552" w:author="Jane Shaw" w:date="2015-10-28T12:45:00Z">
        <w:r w:rsidR="00333462">
          <w:rPr>
            <w:rFonts w:asciiTheme="majorBidi" w:hAnsiTheme="majorBidi" w:cstheme="majorBidi"/>
            <w:color w:val="000000" w:themeColor="text1"/>
            <w:szCs w:val="24"/>
            <w:lang w:val="en-GB"/>
          </w:rPr>
          <w:t xml:space="preserve">the imputation of </w:t>
        </w:r>
      </w:ins>
      <w:r w:rsidRPr="00F31509">
        <w:rPr>
          <w:rFonts w:asciiTheme="majorBidi" w:hAnsiTheme="majorBidi" w:cstheme="majorBidi"/>
          <w:color w:val="000000" w:themeColor="text1"/>
          <w:szCs w:val="24"/>
          <w:lang w:val="en-GB"/>
        </w:rPr>
        <w:t xml:space="preserve">several models </w:t>
      </w:r>
      <w:del w:id="9553" w:author="Jane Shaw" w:date="2015-10-28T12:45:00Z">
        <w:r w:rsidRPr="00F31509" w:rsidDel="00333462">
          <w:rPr>
            <w:rFonts w:asciiTheme="majorBidi" w:hAnsiTheme="majorBidi" w:cstheme="majorBidi"/>
            <w:color w:val="000000" w:themeColor="text1"/>
            <w:szCs w:val="24"/>
            <w:lang w:val="en-GB"/>
          </w:rPr>
          <w:delText xml:space="preserve">to impute </w:delText>
        </w:r>
      </w:del>
      <w:r w:rsidRPr="00F31509">
        <w:rPr>
          <w:rFonts w:asciiTheme="majorBidi" w:hAnsiTheme="majorBidi" w:cstheme="majorBidi"/>
          <w:color w:val="000000" w:themeColor="text1"/>
          <w:szCs w:val="24"/>
          <w:lang w:val="en-GB"/>
        </w:rPr>
        <w:t xml:space="preserve">when a single model fails. In addition, when separate models </w:t>
      </w:r>
      <w:del w:id="9554" w:author="Jane Shaw" w:date="2015-10-28T12:45:00Z">
        <w:r w:rsidRPr="00F31509" w:rsidDel="00333462">
          <w:rPr>
            <w:rFonts w:asciiTheme="majorBidi" w:hAnsiTheme="majorBidi" w:cstheme="majorBidi"/>
            <w:color w:val="000000" w:themeColor="text1"/>
            <w:szCs w:val="24"/>
            <w:lang w:val="en-GB"/>
          </w:rPr>
          <w:delText xml:space="preserve">were </w:delText>
        </w:r>
      </w:del>
      <w:ins w:id="9555" w:author="Jane Shaw" w:date="2015-10-28T12:45:00Z">
        <w:r w:rsidR="00333462">
          <w:rPr>
            <w:rFonts w:asciiTheme="majorBidi" w:hAnsiTheme="majorBidi" w:cstheme="majorBidi"/>
            <w:color w:val="000000" w:themeColor="text1"/>
            <w:szCs w:val="24"/>
            <w:lang w:val="en-GB"/>
          </w:rPr>
          <w:t>are</w:t>
        </w:r>
        <w:r w:rsidR="00333462" w:rsidRPr="00F31509">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estimated individually, they do not incorporate the hierarchical information present in the data.</w:t>
      </w:r>
    </w:p>
    <w:p w14:paraId="193D64E6" w14:textId="77777777" w:rsidR="004F65E4" w:rsidRPr="00F31509" w:rsidRDefault="004F65E4" w:rsidP="004F65E4">
      <w:pPr>
        <w:jc w:val="both"/>
        <w:rPr>
          <w:rFonts w:asciiTheme="majorBidi" w:hAnsiTheme="majorBidi" w:cstheme="majorBidi"/>
          <w:color w:val="000000" w:themeColor="text1"/>
          <w:szCs w:val="24"/>
          <w:lang w:val="en-GB"/>
        </w:rPr>
      </w:pPr>
    </w:p>
    <w:p w14:paraId="635485C6"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3C9CDBF0" w14:textId="52E1A741" w:rsidR="004F65E4" w:rsidRPr="00F31509" w:rsidRDefault="00E20F2A" w:rsidP="00C4334D">
      <w:pPr>
        <w:pStyle w:val="Titolo2"/>
      </w:pPr>
      <w:bookmarkStart w:id="9556" w:name="_Toc421025895"/>
      <w:bookmarkStart w:id="9557" w:name="_Toc428383844"/>
      <w:bookmarkStart w:id="9558" w:name="_Toc428436066"/>
      <w:bookmarkStart w:id="9559" w:name="_Toc428436367"/>
      <w:bookmarkStart w:id="9560" w:name="_Toc308029368"/>
      <w:bookmarkStart w:id="9561" w:name="_Toc308029559"/>
      <w:r>
        <w:t>3.9</w:t>
      </w:r>
      <w:ins w:id="9562" w:author="Jane Shaw" w:date="2015-10-28T12:45:00Z">
        <w:r w:rsidR="00333462">
          <w:t xml:space="preserve"> </w:t>
        </w:r>
      </w:ins>
      <w:r w:rsidR="004F65E4" w:rsidRPr="00F31509">
        <w:t>Seed use</w:t>
      </w:r>
      <w:bookmarkEnd w:id="9556"/>
      <w:bookmarkEnd w:id="9557"/>
      <w:bookmarkEnd w:id="9558"/>
      <w:bookmarkEnd w:id="9559"/>
      <w:bookmarkEnd w:id="9560"/>
      <w:bookmarkEnd w:id="9561"/>
    </w:p>
    <w:p w14:paraId="68AE6C50" w14:textId="77777777" w:rsidR="004F65E4" w:rsidRPr="00F31509" w:rsidRDefault="004F65E4" w:rsidP="006F3003">
      <w:pPr>
        <w:pStyle w:val="Titolo3"/>
        <w:rPr>
          <w:rFonts w:asciiTheme="majorBidi" w:hAnsiTheme="majorBidi" w:cstheme="majorBidi"/>
          <w:lang w:val="en-GB"/>
        </w:rPr>
      </w:pPr>
      <w:bookmarkStart w:id="9563"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9563"/>
    </w:p>
    <w:p w14:paraId="067E2902" w14:textId="6846D5B4"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use is defined to include “all amounts of the commodity in question used during the reference period for reproductive purposes, such as seed, sugar cane planted, eggs for hatching and fish for bait, whether domestically produced or </w:t>
      </w:r>
      <w:commentRangeStart w:id="9564"/>
      <w:r w:rsidRPr="00F31509">
        <w:rPr>
          <w:rFonts w:asciiTheme="majorBidi" w:hAnsiTheme="majorBidi" w:cstheme="majorBidi"/>
          <w:bCs/>
          <w:color w:val="000000" w:themeColor="text1"/>
          <w:szCs w:val="24"/>
          <w:lang w:val="en-GB"/>
        </w:rPr>
        <w:t xml:space="preserve">imported”. </w:t>
      </w:r>
      <w:commentRangeEnd w:id="9564"/>
      <w:r w:rsidR="00333462">
        <w:rPr>
          <w:rStyle w:val="Rimandocommento"/>
        </w:rPr>
        <w:commentReference w:id="9564"/>
      </w:r>
      <w:r w:rsidRPr="00F31509">
        <w:rPr>
          <w:rFonts w:asciiTheme="majorBidi" w:hAnsiTheme="majorBidi" w:cstheme="majorBidi"/>
          <w:bCs/>
          <w:color w:val="000000" w:themeColor="text1"/>
          <w:szCs w:val="24"/>
          <w:lang w:val="en-GB"/>
        </w:rPr>
        <w:t>This definition includes double or successive sowing or planting, whenever it occurs. Seed use also includes</w:t>
      </w:r>
      <w:del w:id="9565" w:author="Jane Shaw" w:date="2015-10-28T12:46:00Z">
        <w:r w:rsidRPr="00F31509" w:rsidDel="00333462">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w:t>
      </w:r>
      <w:del w:id="9566" w:author="Jane Shaw" w:date="2015-10-28T12:46:00Z">
        <w:r w:rsidRPr="00F31509" w:rsidDel="00333462">
          <w:rPr>
            <w:rFonts w:asciiTheme="majorBidi" w:hAnsiTheme="majorBidi" w:cstheme="majorBidi"/>
            <w:bCs/>
            <w:color w:val="000000" w:themeColor="text1"/>
            <w:szCs w:val="24"/>
            <w:lang w:val="en-GB"/>
          </w:rPr>
          <w:delText xml:space="preserve">at least when and where available, </w:delText>
        </w:r>
      </w:del>
      <w:r w:rsidRPr="00F31509">
        <w:rPr>
          <w:rFonts w:asciiTheme="majorBidi" w:hAnsiTheme="majorBidi" w:cstheme="majorBidi"/>
          <w:bCs/>
          <w:color w:val="000000" w:themeColor="text1"/>
          <w:szCs w:val="24"/>
          <w:lang w:val="en-GB"/>
        </w:rPr>
        <w:t xml:space="preserve">the quantities </w:t>
      </w:r>
      <w:del w:id="9567" w:author="Jane Shaw" w:date="2015-10-28T12:46:00Z">
        <w:r w:rsidRPr="00F31509" w:rsidDel="00333462">
          <w:rPr>
            <w:rFonts w:asciiTheme="majorBidi" w:hAnsiTheme="majorBidi" w:cstheme="majorBidi"/>
            <w:bCs/>
            <w:color w:val="000000" w:themeColor="text1"/>
            <w:szCs w:val="24"/>
            <w:lang w:val="en-GB"/>
          </w:rPr>
          <w:delText xml:space="preserve">necessary </w:delText>
        </w:r>
      </w:del>
      <w:ins w:id="9568" w:author="Jane Shaw" w:date="2015-10-28T12:46:00Z">
        <w:r w:rsidR="00333462">
          <w:rPr>
            <w:rFonts w:asciiTheme="majorBidi" w:hAnsiTheme="majorBidi" w:cstheme="majorBidi"/>
            <w:bCs/>
            <w:color w:val="000000" w:themeColor="text1"/>
            <w:szCs w:val="24"/>
            <w:lang w:val="en-GB"/>
          </w:rPr>
          <w:t xml:space="preserve">needed </w:t>
        </w:r>
      </w:ins>
      <w:r w:rsidRPr="00F31509">
        <w:rPr>
          <w:rFonts w:asciiTheme="majorBidi" w:hAnsiTheme="majorBidi" w:cstheme="majorBidi"/>
          <w:bCs/>
          <w:color w:val="000000" w:themeColor="text1"/>
          <w:szCs w:val="24"/>
          <w:lang w:val="en-GB"/>
        </w:rPr>
        <w:t xml:space="preserve">for sowing or planting of crops for </w:t>
      </w:r>
      <w:del w:id="9569" w:author="Jane Shaw" w:date="2015-10-28T12:47:00Z">
        <w:r w:rsidRPr="00F31509" w:rsidDel="00333462">
          <w:rPr>
            <w:rFonts w:asciiTheme="majorBidi" w:hAnsiTheme="majorBidi" w:cstheme="majorBidi"/>
            <w:bCs/>
            <w:color w:val="000000" w:themeColor="text1"/>
            <w:szCs w:val="24"/>
            <w:lang w:val="en-GB"/>
          </w:rPr>
          <w:delText xml:space="preserve">fresh </w:delText>
        </w:r>
      </w:del>
      <w:r w:rsidRPr="00F31509">
        <w:rPr>
          <w:rFonts w:asciiTheme="majorBidi" w:hAnsiTheme="majorBidi" w:cstheme="majorBidi"/>
          <w:bCs/>
          <w:color w:val="000000" w:themeColor="text1"/>
          <w:szCs w:val="24"/>
          <w:lang w:val="en-GB"/>
        </w:rPr>
        <w:t xml:space="preserve">use </w:t>
      </w:r>
      <w:ins w:id="9570" w:author="Jane Shaw" w:date="2015-10-28T12:47:00Z">
        <w:r w:rsidR="00333462">
          <w:rPr>
            <w:rFonts w:asciiTheme="majorBidi" w:hAnsiTheme="majorBidi" w:cstheme="majorBidi"/>
            <w:bCs/>
            <w:color w:val="000000" w:themeColor="text1"/>
            <w:szCs w:val="24"/>
            <w:lang w:val="en-GB"/>
          </w:rPr>
          <w:t xml:space="preserve">as fresh </w:t>
        </w:r>
      </w:ins>
      <w:del w:id="9571" w:author="Jane Shaw" w:date="2015-10-28T12:47:00Z">
        <w:r w:rsidRPr="00F31509" w:rsidDel="00333462">
          <w:rPr>
            <w:rFonts w:asciiTheme="majorBidi" w:hAnsiTheme="majorBidi" w:cstheme="majorBidi"/>
            <w:bCs/>
            <w:color w:val="000000" w:themeColor="text1"/>
            <w:szCs w:val="24"/>
            <w:lang w:val="en-GB"/>
          </w:rPr>
          <w:delText xml:space="preserve">of </w:delText>
        </w:r>
      </w:del>
      <w:r w:rsidRPr="00F31509">
        <w:rPr>
          <w:rFonts w:asciiTheme="majorBidi" w:hAnsiTheme="majorBidi" w:cstheme="majorBidi"/>
          <w:bCs/>
          <w:color w:val="000000" w:themeColor="text1"/>
          <w:szCs w:val="24"/>
          <w:lang w:val="en-GB"/>
        </w:rPr>
        <w:t>fodder or food (e.g. green peas, green beans, maize for forage)</w:t>
      </w:r>
      <w:ins w:id="9572" w:author="Jane Shaw" w:date="2015-10-28T12:47:00Z">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at least when </w:t>
        </w:r>
      </w:ins>
      <w:ins w:id="9573" w:author="Jane Shaw" w:date="2015-10-28T12:48:00Z">
        <w:r w:rsidR="00333462">
          <w:rPr>
            <w:rFonts w:asciiTheme="majorBidi" w:hAnsiTheme="majorBidi" w:cstheme="majorBidi"/>
            <w:bCs/>
            <w:color w:val="000000" w:themeColor="text1"/>
            <w:szCs w:val="24"/>
            <w:lang w:val="en-GB"/>
          </w:rPr>
          <w:t xml:space="preserve">this information is </w:t>
        </w:r>
      </w:ins>
      <w:ins w:id="9574" w:author="Jane Shaw" w:date="2015-10-28T12:47:00Z">
        <w:r w:rsidR="00333462" w:rsidRPr="00F31509">
          <w:rPr>
            <w:rFonts w:asciiTheme="majorBidi" w:hAnsiTheme="majorBidi" w:cstheme="majorBidi"/>
            <w:bCs/>
            <w:color w:val="000000" w:themeColor="text1"/>
            <w:szCs w:val="24"/>
            <w:lang w:val="en-GB"/>
          </w:rPr>
          <w:t>available</w:t>
        </w:r>
      </w:ins>
      <w:r w:rsidRPr="00F31509">
        <w:rPr>
          <w:rFonts w:asciiTheme="majorBidi" w:hAnsiTheme="majorBidi" w:cstheme="majorBidi"/>
          <w:bCs/>
          <w:color w:val="000000" w:themeColor="text1"/>
          <w:szCs w:val="24"/>
          <w:lang w:val="en-GB"/>
        </w:rPr>
        <w:t>.</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On average, the amount of seed needed per hectare planted in a</w:t>
      </w:r>
      <w:del w:id="9575" w:author="Jane Shaw" w:date="2015-10-28T12:48:00Z">
        <w:r w:rsidRPr="00F31509" w:rsidDel="00333462">
          <w:rPr>
            <w:rFonts w:asciiTheme="majorBidi" w:hAnsiTheme="majorBidi" w:cstheme="majorBidi"/>
            <w:bCs/>
            <w:color w:val="000000" w:themeColor="text1"/>
            <w:szCs w:val="24"/>
            <w:lang w:val="en-GB"/>
          </w:rPr>
          <w:delText>ny</w:delText>
        </w:r>
      </w:del>
      <w:r w:rsidRPr="00F31509">
        <w:rPr>
          <w:rFonts w:asciiTheme="majorBidi" w:hAnsiTheme="majorBidi" w:cstheme="majorBidi"/>
          <w:bCs/>
          <w:color w:val="000000" w:themeColor="text1"/>
          <w:szCs w:val="24"/>
          <w:lang w:val="en-GB"/>
        </w:rPr>
        <w:t xml:space="preserve"> given country </w:t>
      </w:r>
      <w:ins w:id="9576" w:author="Jane Shaw" w:date="2015-11-07T19:52:00Z">
        <w:r w:rsidR="00C83BC9">
          <w:rPr>
            <w:rFonts w:asciiTheme="majorBidi" w:hAnsiTheme="majorBidi" w:cstheme="majorBidi"/>
            <w:bCs/>
            <w:color w:val="000000" w:themeColor="text1"/>
            <w:szCs w:val="24"/>
            <w:lang w:val="en-GB"/>
          </w:rPr>
          <w:t xml:space="preserve">and for a given crop </w:t>
        </w:r>
      </w:ins>
      <w:r w:rsidRPr="00F31509">
        <w:rPr>
          <w:rFonts w:asciiTheme="majorBidi" w:hAnsiTheme="majorBidi" w:cstheme="majorBidi"/>
          <w:bCs/>
          <w:color w:val="000000" w:themeColor="text1"/>
          <w:szCs w:val="24"/>
          <w:lang w:val="en-GB"/>
        </w:rPr>
        <w:t xml:space="preserve">does not </w:t>
      </w:r>
      <w:ins w:id="9577" w:author="Jane Shaw" w:date="2015-10-28T12:48:00Z">
        <w:r w:rsidR="00333462">
          <w:rPr>
            <w:rFonts w:asciiTheme="majorBidi" w:hAnsiTheme="majorBidi" w:cstheme="majorBidi"/>
            <w:bCs/>
            <w:color w:val="000000" w:themeColor="text1"/>
            <w:szCs w:val="24"/>
            <w:lang w:val="en-GB"/>
          </w:rPr>
          <w:t xml:space="preserve">vary </w:t>
        </w:r>
      </w:ins>
      <w:r w:rsidRPr="00F31509">
        <w:rPr>
          <w:rFonts w:asciiTheme="majorBidi" w:hAnsiTheme="majorBidi" w:cstheme="majorBidi"/>
          <w:bCs/>
          <w:color w:val="000000" w:themeColor="text1"/>
          <w:szCs w:val="24"/>
          <w:lang w:val="en-GB"/>
        </w:rPr>
        <w:t xml:space="preserve">greatly </w:t>
      </w:r>
      <w:del w:id="9578" w:author="Jane Shaw" w:date="2015-10-28T12:48:00Z">
        <w:r w:rsidRPr="00F31509" w:rsidDel="00333462">
          <w:rPr>
            <w:rFonts w:asciiTheme="majorBidi" w:hAnsiTheme="majorBidi" w:cstheme="majorBidi"/>
            <w:bCs/>
            <w:color w:val="000000" w:themeColor="text1"/>
            <w:szCs w:val="24"/>
            <w:lang w:val="en-GB"/>
          </w:rPr>
          <w:delText xml:space="preserve">vary </w:delText>
        </w:r>
      </w:del>
      <w:r w:rsidRPr="00F31509">
        <w:rPr>
          <w:rFonts w:asciiTheme="majorBidi" w:hAnsiTheme="majorBidi" w:cstheme="majorBidi"/>
          <w:bCs/>
          <w:color w:val="000000" w:themeColor="text1"/>
          <w:szCs w:val="24"/>
          <w:lang w:val="en-GB"/>
        </w:rPr>
        <w:t>from year to year.</w:t>
      </w:r>
    </w:p>
    <w:p w14:paraId="30F7F371" w14:textId="4D8BBFEA"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w:t>
      </w:r>
      <w:ins w:id="9579" w:author="Jane Shaw" w:date="2015-10-28T12:48:00Z">
        <w:r w:rsidR="00333462">
          <w:rPr>
            <w:rFonts w:asciiTheme="majorBidi" w:hAnsiTheme="majorBidi" w:cstheme="majorBidi"/>
            <w:bCs/>
            <w:color w:val="000000" w:themeColor="text1"/>
            <w:szCs w:val="24"/>
            <w:lang w:val="en-GB"/>
          </w:rPr>
          <w:t xml:space="preserve">countries do </w:t>
        </w:r>
      </w:ins>
      <w:r w:rsidRPr="00F31509">
        <w:rPr>
          <w:rFonts w:asciiTheme="majorBidi" w:hAnsiTheme="majorBidi" w:cstheme="majorBidi"/>
          <w:bCs/>
          <w:color w:val="000000" w:themeColor="text1"/>
          <w:szCs w:val="24"/>
          <w:lang w:val="en-GB"/>
        </w:rPr>
        <w:t>no</w:t>
      </w:r>
      <w:ins w:id="9580" w:author="Jane Shaw" w:date="2015-10-28T12:48:00Z">
        <w:r w:rsidR="00333462">
          <w:rPr>
            <w:rFonts w:asciiTheme="majorBidi" w:hAnsiTheme="majorBidi" w:cstheme="majorBidi"/>
            <w:bCs/>
            <w:color w:val="000000" w:themeColor="text1"/>
            <w:szCs w:val="24"/>
            <w:lang w:val="en-GB"/>
          </w:rPr>
          <w:t>t</w:t>
        </w:r>
      </w:ins>
      <w:r w:rsidRPr="00F31509">
        <w:rPr>
          <w:rFonts w:asciiTheme="majorBidi" w:hAnsiTheme="majorBidi" w:cstheme="majorBidi"/>
          <w:bCs/>
          <w:color w:val="000000" w:themeColor="text1"/>
          <w:szCs w:val="24"/>
          <w:lang w:val="en-GB"/>
        </w:rPr>
        <w:t xml:space="preserve"> </w:t>
      </w:r>
      <w:ins w:id="9581" w:author="Jane Shaw" w:date="2015-10-28T12:48:00Z">
        <w:r w:rsidR="00333462">
          <w:rPr>
            <w:rFonts w:asciiTheme="majorBidi" w:hAnsiTheme="majorBidi" w:cstheme="majorBidi"/>
            <w:bCs/>
            <w:color w:val="000000" w:themeColor="text1"/>
            <w:szCs w:val="24"/>
            <w:lang w:val="en-GB"/>
          </w:rPr>
          <w:t xml:space="preserve">provide </w:t>
        </w:r>
      </w:ins>
      <w:r w:rsidRPr="00F31509">
        <w:rPr>
          <w:rFonts w:asciiTheme="majorBidi" w:hAnsiTheme="majorBidi" w:cstheme="majorBidi"/>
          <w:bCs/>
          <w:color w:val="000000" w:themeColor="text1"/>
          <w:szCs w:val="24"/>
          <w:lang w:val="en-GB"/>
        </w:rPr>
        <w:t xml:space="preserve">information </w:t>
      </w:r>
      <w:del w:id="9582" w:author="Jane Shaw" w:date="2015-10-28T12:48:00Z">
        <w:r w:rsidRPr="00F31509" w:rsidDel="00333462">
          <w:rPr>
            <w:rFonts w:asciiTheme="majorBidi" w:hAnsiTheme="majorBidi" w:cstheme="majorBidi"/>
            <w:bCs/>
            <w:color w:val="000000" w:themeColor="text1"/>
            <w:szCs w:val="24"/>
            <w:lang w:val="en-GB"/>
          </w:rPr>
          <w:delText xml:space="preserve">is provided by countries </w:delText>
        </w:r>
      </w:del>
      <w:r w:rsidRPr="00F31509">
        <w:rPr>
          <w:rFonts w:asciiTheme="majorBidi" w:hAnsiTheme="majorBidi" w:cstheme="majorBidi"/>
          <w:bCs/>
          <w:color w:val="000000" w:themeColor="text1"/>
          <w:szCs w:val="24"/>
          <w:lang w:val="en-GB"/>
        </w:rPr>
        <w:t xml:space="preserve">directly, seed use information is collected through the </w:t>
      </w:r>
      <w:r w:rsidR="00333462" w:rsidRPr="00F31509">
        <w:rPr>
          <w:rFonts w:asciiTheme="majorBidi" w:hAnsiTheme="majorBidi" w:cstheme="majorBidi"/>
          <w:bCs/>
          <w:color w:val="000000" w:themeColor="text1"/>
          <w:szCs w:val="24"/>
          <w:lang w:val="en-GB"/>
        </w:rPr>
        <w:t>Web</w:t>
      </w:r>
      <w:ins w:id="9583" w:author="Jane Shaw" w:date="2015-10-28T12:48:00Z">
        <w:r w:rsidR="00333462">
          <w:rPr>
            <w:rFonts w:asciiTheme="majorBidi" w:hAnsiTheme="majorBidi" w:cstheme="majorBidi"/>
            <w:bCs/>
            <w:color w:val="000000" w:themeColor="text1"/>
            <w:szCs w:val="24"/>
            <w:lang w:val="en-GB"/>
          </w:rPr>
          <w:t xml:space="preserve"> </w:t>
        </w:r>
      </w:ins>
      <w:r w:rsidR="00333462" w:rsidRPr="00F31509">
        <w:rPr>
          <w:rFonts w:asciiTheme="majorBidi" w:hAnsiTheme="majorBidi" w:cstheme="majorBidi"/>
          <w:bCs/>
          <w:color w:val="000000" w:themeColor="text1"/>
          <w:szCs w:val="24"/>
          <w:lang w:val="en-GB"/>
        </w:rPr>
        <w:t xml:space="preserve">sites </w:t>
      </w:r>
      <w:r w:rsidRPr="00F31509">
        <w:rPr>
          <w:rFonts w:asciiTheme="majorBidi" w:hAnsiTheme="majorBidi" w:cstheme="majorBidi"/>
          <w:bCs/>
          <w:color w:val="000000" w:themeColor="text1"/>
          <w:szCs w:val="24"/>
          <w:lang w:val="en-GB"/>
        </w:rPr>
        <w:t xml:space="preserve">of the relevant national authorities, </w:t>
      </w:r>
      <w:del w:id="9584" w:author="Jane Shaw" w:date="2015-10-28T12:49:00Z">
        <w:r w:rsidRPr="00F31509" w:rsidDel="00333462">
          <w:rPr>
            <w:rFonts w:asciiTheme="majorBidi" w:hAnsiTheme="majorBidi" w:cstheme="majorBidi"/>
            <w:bCs/>
            <w:color w:val="000000" w:themeColor="text1"/>
            <w:szCs w:val="24"/>
            <w:lang w:val="en-GB"/>
          </w:rPr>
          <w:delText xml:space="preserve">i.e. </w:delText>
        </w:r>
      </w:del>
      <w:ins w:id="9585" w:author="Jane Shaw" w:date="2015-10-28T12:49:00Z">
        <w:r w:rsidR="00333462">
          <w:rPr>
            <w:rFonts w:asciiTheme="majorBidi" w:hAnsiTheme="majorBidi" w:cstheme="majorBidi"/>
            <w:bCs/>
            <w:color w:val="000000" w:themeColor="text1"/>
            <w:szCs w:val="24"/>
            <w:lang w:val="en-GB"/>
          </w:rPr>
          <w:t xml:space="preserve">such as </w:t>
        </w:r>
      </w:ins>
      <w:del w:id="9586" w:author="Jane Shaw" w:date="2015-10-28T12:49:00Z">
        <w:r w:rsidRPr="00F31509" w:rsidDel="00333462">
          <w:rPr>
            <w:rFonts w:asciiTheme="majorBidi" w:hAnsiTheme="majorBidi" w:cstheme="majorBidi"/>
            <w:bCs/>
            <w:color w:val="000000" w:themeColor="text1"/>
            <w:szCs w:val="24"/>
            <w:lang w:val="en-GB"/>
          </w:rPr>
          <w:delText xml:space="preserve">the </w:delText>
        </w:r>
      </w:del>
      <w:r w:rsidR="00333462" w:rsidRPr="00F31509">
        <w:rPr>
          <w:rFonts w:asciiTheme="majorBidi" w:hAnsiTheme="majorBidi" w:cstheme="majorBidi"/>
          <w:bCs/>
          <w:color w:val="000000" w:themeColor="text1"/>
          <w:szCs w:val="24"/>
          <w:lang w:val="en-GB"/>
        </w:rPr>
        <w:t>national statistic</w:t>
      </w:r>
      <w:ins w:id="9587" w:author="Jane Shaw" w:date="2015-10-28T12:49:00Z">
        <w:r w:rsidR="00333462">
          <w:rPr>
            <w:rFonts w:asciiTheme="majorBidi" w:hAnsiTheme="majorBidi" w:cstheme="majorBidi"/>
            <w:bCs/>
            <w:color w:val="000000" w:themeColor="text1"/>
            <w:szCs w:val="24"/>
            <w:lang w:val="en-GB"/>
          </w:rPr>
          <w:t>s</w:t>
        </w:r>
      </w:ins>
      <w:del w:id="9588" w:author="Jane Shaw" w:date="2015-10-28T12:49:00Z">
        <w:r w:rsidR="00333462" w:rsidRPr="00F31509" w:rsidDel="00333462">
          <w:rPr>
            <w:rFonts w:asciiTheme="majorBidi" w:hAnsiTheme="majorBidi" w:cstheme="majorBidi"/>
            <w:bCs/>
            <w:color w:val="000000" w:themeColor="text1"/>
            <w:szCs w:val="24"/>
            <w:lang w:val="en-GB"/>
          </w:rPr>
          <w:delText>al</w:delText>
        </w:r>
      </w:del>
      <w:r w:rsidR="00333462" w:rsidRPr="00F31509">
        <w:rPr>
          <w:rFonts w:asciiTheme="majorBidi" w:hAnsiTheme="majorBidi" w:cstheme="majorBidi"/>
          <w:bCs/>
          <w:color w:val="000000" w:themeColor="text1"/>
          <w:szCs w:val="24"/>
          <w:lang w:val="en-GB"/>
        </w:rPr>
        <w:t xml:space="preserve"> offices or </w:t>
      </w:r>
      <w:del w:id="9589" w:author="Jane Shaw" w:date="2015-10-28T12:49:00Z">
        <w:r w:rsidR="00333462" w:rsidRPr="00F31509" w:rsidDel="00333462">
          <w:rPr>
            <w:rFonts w:asciiTheme="majorBidi" w:hAnsiTheme="majorBidi" w:cstheme="majorBidi"/>
            <w:bCs/>
            <w:color w:val="000000" w:themeColor="text1"/>
            <w:szCs w:val="24"/>
            <w:lang w:val="en-GB"/>
          </w:rPr>
          <w:delText xml:space="preserve">the </w:delText>
        </w:r>
      </w:del>
      <w:r w:rsidR="00333462" w:rsidRPr="00F31509">
        <w:rPr>
          <w:rFonts w:asciiTheme="majorBidi" w:hAnsiTheme="majorBidi" w:cstheme="majorBidi"/>
          <w:bCs/>
          <w:color w:val="000000" w:themeColor="text1"/>
          <w:szCs w:val="24"/>
          <w:lang w:val="en-GB"/>
        </w:rPr>
        <w:t>ministries of agriculture</w:t>
      </w:r>
      <w:r w:rsidRPr="00F31509">
        <w:rPr>
          <w:rFonts w:asciiTheme="majorBidi" w:hAnsiTheme="majorBidi" w:cstheme="majorBidi"/>
          <w:bCs/>
          <w:color w:val="000000" w:themeColor="text1"/>
          <w:szCs w:val="24"/>
          <w:lang w:val="en-GB"/>
        </w:rPr>
        <w:t>. Where neither of these sources provide official data, seed estimates are calculated or estimated either as a percentage of production (e.g. eggs for hatching) or by multiplying the area sown/harvested with a seed rate.</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Ideally, seed estimates are based on the area sown rather than</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the area harvested; in practice, however, sparse data availab</w:t>
      </w:r>
      <w:ins w:id="9590" w:author="Jane Shaw" w:date="2015-10-28T12:50:00Z">
        <w:r w:rsidR="00333462">
          <w:rPr>
            <w:rFonts w:asciiTheme="majorBidi" w:hAnsiTheme="majorBidi" w:cstheme="majorBidi"/>
            <w:bCs/>
            <w:color w:val="000000" w:themeColor="text1"/>
            <w:szCs w:val="24"/>
            <w:lang w:val="en-GB"/>
          </w:rPr>
          <w:t>ility</w:t>
        </w:r>
      </w:ins>
      <w:del w:id="9591" w:author="Jane Shaw" w:date="2015-10-28T12:50:00Z">
        <w:r w:rsidRPr="00F31509" w:rsidDel="00333462">
          <w:rPr>
            <w:rFonts w:asciiTheme="majorBidi" w:hAnsiTheme="majorBidi" w:cstheme="majorBidi"/>
            <w:bCs/>
            <w:color w:val="000000" w:themeColor="text1"/>
            <w:szCs w:val="24"/>
            <w:lang w:val="en-GB"/>
          </w:rPr>
          <w:delText>le</w:delText>
        </w:r>
      </w:del>
      <w:r w:rsidRPr="00F31509">
        <w:rPr>
          <w:rFonts w:asciiTheme="majorBidi" w:hAnsiTheme="majorBidi" w:cstheme="majorBidi"/>
          <w:bCs/>
          <w:color w:val="000000" w:themeColor="text1"/>
          <w:szCs w:val="24"/>
          <w:lang w:val="en-GB"/>
        </w:rPr>
        <w:t xml:space="preserve"> </w:t>
      </w:r>
      <w:del w:id="9592" w:author="Jane Shaw" w:date="2015-10-28T12:50:00Z">
        <w:r w:rsidRPr="00F31509" w:rsidDel="00333462">
          <w:rPr>
            <w:rFonts w:asciiTheme="majorBidi" w:hAnsiTheme="majorBidi" w:cstheme="majorBidi"/>
            <w:bCs/>
            <w:color w:val="000000" w:themeColor="text1"/>
            <w:szCs w:val="24"/>
            <w:lang w:val="en-GB"/>
          </w:rPr>
          <w:delText xml:space="preserve">for area sown </w:delText>
        </w:r>
      </w:del>
      <w:r w:rsidRPr="00F31509">
        <w:rPr>
          <w:rFonts w:asciiTheme="majorBidi" w:hAnsiTheme="majorBidi" w:cstheme="majorBidi"/>
          <w:bCs/>
          <w:color w:val="000000" w:themeColor="text1"/>
          <w:szCs w:val="24"/>
          <w:lang w:val="en-GB"/>
        </w:rPr>
        <w:t xml:space="preserve">make it inevitable that seed use estimates are based on </w:t>
      </w:r>
      <w:del w:id="9593" w:author="Jane Shaw" w:date="2015-10-28T12:50:00Z">
        <w:r w:rsidRPr="00F31509" w:rsidDel="00333462">
          <w:rPr>
            <w:rFonts w:asciiTheme="majorBidi" w:hAnsiTheme="majorBidi" w:cstheme="majorBidi"/>
            <w:bCs/>
            <w:color w:val="000000" w:themeColor="text1"/>
            <w:szCs w:val="24"/>
            <w:lang w:val="en-GB"/>
          </w:rPr>
          <w:delText xml:space="preserve">the </w:delText>
        </w:r>
      </w:del>
      <w:r w:rsidRPr="00F31509">
        <w:rPr>
          <w:rFonts w:asciiTheme="majorBidi" w:hAnsiTheme="majorBidi" w:cstheme="majorBidi"/>
          <w:bCs/>
          <w:color w:val="000000" w:themeColor="text1"/>
          <w:szCs w:val="24"/>
          <w:lang w:val="en-GB"/>
        </w:rPr>
        <w:t xml:space="preserve">area harvested. </w:t>
      </w:r>
    </w:p>
    <w:p w14:paraId="3342F4FE" w14:textId="40FCB796" w:rsidR="004F65E4" w:rsidRPr="00F31509" w:rsidRDefault="004F65E4" w:rsidP="004F65E4">
      <w:pPr>
        <w:jc w:val="both"/>
        <w:rPr>
          <w:rFonts w:asciiTheme="majorBidi" w:hAnsiTheme="majorBidi" w:cstheme="majorBidi"/>
          <w:bCs/>
          <w:color w:val="000000" w:themeColor="text1"/>
          <w:szCs w:val="24"/>
          <w:lang w:val="en-GB"/>
        </w:rPr>
      </w:pPr>
      <w:del w:id="9594" w:author="Jane Shaw" w:date="2015-11-07T19:53:00Z">
        <w:r w:rsidRPr="00F31509" w:rsidDel="00C83BC9">
          <w:rPr>
            <w:rFonts w:asciiTheme="majorBidi" w:hAnsiTheme="majorBidi" w:cstheme="majorBidi"/>
            <w:bCs/>
            <w:color w:val="000000" w:themeColor="text1"/>
            <w:szCs w:val="24"/>
            <w:lang w:val="en-GB"/>
          </w:rPr>
          <w:delText xml:space="preserve">This </w:delText>
        </w:r>
      </w:del>
      <w:ins w:id="9595" w:author="Jane Shaw" w:date="2015-11-07T19:53:00Z">
        <w:r w:rsidR="00C83BC9">
          <w:rPr>
            <w:rFonts w:asciiTheme="majorBidi" w:hAnsiTheme="majorBidi" w:cstheme="majorBidi"/>
            <w:bCs/>
            <w:color w:val="000000" w:themeColor="text1"/>
            <w:szCs w:val="24"/>
            <w:lang w:val="en-GB"/>
          </w:rPr>
          <w:t xml:space="preserve">Seed use </w:t>
        </w:r>
      </w:ins>
      <w:r w:rsidRPr="00F31509">
        <w:rPr>
          <w:rFonts w:asciiTheme="majorBidi" w:hAnsiTheme="majorBidi" w:cstheme="majorBidi"/>
          <w:bCs/>
          <w:color w:val="000000" w:themeColor="text1"/>
          <w:szCs w:val="24"/>
          <w:lang w:val="en-GB"/>
        </w:rPr>
        <w:t>can be formulated in the simple identity:</w:t>
      </w:r>
    </w:p>
    <w:p w14:paraId="2ABD7DEE" w14:textId="0BB5907F" w:rsidR="004F65E4" w:rsidRPr="00F31509" w:rsidRDefault="00D13E0A"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333462"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3D789C" w:rsidRPr="00F31509">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28</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4294DC24" w14:textId="3DD3CB66"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w:t>
      </w:r>
      <w:del w:id="9596" w:author="Jane Shaw" w:date="2015-10-28T12:50:00Z">
        <w:r w:rsidRPr="00F31509" w:rsidDel="00333462">
          <w:rPr>
            <w:rFonts w:asciiTheme="majorBidi" w:hAnsiTheme="majorBidi" w:cstheme="majorBidi"/>
            <w:color w:val="000000" w:themeColor="text1"/>
            <w:szCs w:val="24"/>
            <w:lang w:val="en-GB"/>
          </w:rPr>
          <w:delText xml:space="preserve">the </w:delText>
        </w:r>
      </w:del>
      <w:r w:rsidRPr="00F31509">
        <w:rPr>
          <w:rFonts w:asciiTheme="majorBidi" w:hAnsiTheme="majorBidi" w:cstheme="majorBidi"/>
          <w:color w:val="000000" w:themeColor="text1"/>
          <w:szCs w:val="24"/>
          <w:lang w:val="en-GB"/>
        </w:rPr>
        <w:t>seed us</w:t>
      </w:r>
      <w:del w:id="9597" w:author="Jane Shaw" w:date="2015-10-28T12:50:00Z">
        <w:r w:rsidRPr="00F31509" w:rsidDel="00333462">
          <w:rPr>
            <w:rFonts w:asciiTheme="majorBidi" w:hAnsiTheme="majorBidi" w:cstheme="majorBidi"/>
            <w:color w:val="000000" w:themeColor="text1"/>
            <w:szCs w:val="24"/>
            <w:lang w:val="en-GB"/>
          </w:rPr>
          <w:delText>ag</w:delText>
        </w:r>
      </w:del>
      <w:r w:rsidRPr="00F31509">
        <w:rPr>
          <w:rFonts w:asciiTheme="majorBidi" w:hAnsiTheme="majorBidi" w:cstheme="majorBidi"/>
          <w:color w:val="000000" w:themeColor="text1"/>
          <w:szCs w:val="24"/>
          <w:lang w:val="en-GB"/>
        </w:rPr>
        <w:t xml:space="preserve">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m:rPr>
            <m:sty m:val="p"/>
          </m:rPr>
          <w:rPr>
            <w:rFonts w:ascii="Cambria Math" w:hAnsi="Cambria Math" w:cstheme="majorBidi"/>
            <w:color w:val="000000" w:themeColor="text1"/>
            <w:szCs w:val="24"/>
            <w:lang w:val="en-GB"/>
          </w:rPr>
          <m:t>i</m:t>
        </m:r>
      </m:oMath>
      <w:r w:rsidRPr="00333462">
        <w:rPr>
          <w:rFonts w:asciiTheme="majorBidi" w:hAnsiTheme="majorBidi" w:cstheme="majorBidi"/>
          <w:color w:val="000000" w:themeColor="text1"/>
          <w:szCs w:val="24"/>
          <w:lang w:val="en-GB"/>
        </w:rPr>
        <w:t xml:space="preserve"> in country </w:t>
      </w:r>
      <m:oMath>
        <m:r>
          <m:rPr>
            <m:sty m:val="p"/>
          </m:rP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seed rates vary by both country </w:t>
      </w:r>
      <w:ins w:id="9598" w:author="Jane Shaw" w:date="2015-10-28T12:51:00Z">
        <w:r w:rsidR="00333462">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i</w:t>
      </w:r>
      <w:ins w:id="9599" w:author="Jane Shaw" w:date="2015-10-28T12:51:00Z">
        <w:r w:rsidR="00333462">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and commodity </w:t>
      </w:r>
      <w:ins w:id="9600" w:author="Jane Shaw" w:date="2015-10-28T12:51:00Z">
        <w:r w:rsidR="00333462">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j</w:t>
      </w:r>
      <w:ins w:id="9601" w:author="Jane Shaw" w:date="2015-10-28T12:51:00Z">
        <w:r w:rsidR="00333462">
          <w:rPr>
            <w:rFonts w:asciiTheme="majorBidi" w:hAnsiTheme="majorBidi" w:cstheme="majorBidi"/>
            <w:color w:val="000000" w:themeColor="text1"/>
            <w:szCs w:val="24"/>
            <w:lang w:val="en-GB"/>
          </w:rPr>
          <w:t>)</w:t>
        </w:r>
      </w:ins>
      <w:r w:rsidRPr="00F31509">
        <w:rPr>
          <w:rFonts w:asciiTheme="majorBidi" w:hAnsiTheme="majorBidi" w:cstheme="majorBidi"/>
          <w:color w:val="000000" w:themeColor="text1"/>
          <w:szCs w:val="24"/>
          <w:lang w:val="en-GB"/>
        </w:rPr>
        <w:t xml:space="preserve"> </w:t>
      </w:r>
      <w:del w:id="9602" w:author="Jane Shaw" w:date="2015-10-28T12:51:00Z">
        <w:r w:rsidR="00F301CE" w:rsidRPr="00F31509" w:rsidDel="00333462">
          <w:rPr>
            <w:rFonts w:asciiTheme="majorBidi" w:hAnsiTheme="majorBidi" w:cstheme="majorBidi"/>
            <w:color w:val="000000" w:themeColor="text1"/>
            <w:szCs w:val="24"/>
            <w:lang w:val="en-GB"/>
          </w:rPr>
          <w:delText xml:space="preserve">due to </w:delText>
        </w:r>
      </w:del>
      <w:ins w:id="9603" w:author="Jane Shaw" w:date="2015-10-28T12:51:00Z">
        <w:r w:rsidR="00333462">
          <w:rPr>
            <w:rFonts w:asciiTheme="majorBidi" w:hAnsiTheme="majorBidi" w:cstheme="majorBidi"/>
            <w:color w:val="000000" w:themeColor="text1"/>
            <w:szCs w:val="24"/>
            <w:lang w:val="en-GB"/>
          </w:rPr>
          <w:t xml:space="preserve">because of the </w:t>
        </w:r>
      </w:ins>
      <w:r w:rsidRPr="00F31509">
        <w:rPr>
          <w:rFonts w:asciiTheme="majorBidi" w:hAnsiTheme="majorBidi" w:cstheme="majorBidi"/>
          <w:color w:val="000000" w:themeColor="text1"/>
          <w:szCs w:val="24"/>
          <w:lang w:val="en-GB"/>
        </w:rPr>
        <w:t xml:space="preserve">different agricultural demands in different climates/regions of the world. As for all other variables, national FBS compilers </w:t>
      </w:r>
      <w:del w:id="9604" w:author="Jane Shaw" w:date="2015-10-28T12:51:00Z">
        <w:r w:rsidRPr="00F31509" w:rsidDel="00333462">
          <w:rPr>
            <w:rFonts w:asciiTheme="majorBidi" w:hAnsiTheme="majorBidi" w:cstheme="majorBidi"/>
            <w:color w:val="000000" w:themeColor="text1"/>
            <w:szCs w:val="24"/>
            <w:lang w:val="en-GB"/>
          </w:rPr>
          <w:delText xml:space="preserve">have </w:delText>
        </w:r>
      </w:del>
      <w:r w:rsidRPr="00F31509">
        <w:rPr>
          <w:rFonts w:asciiTheme="majorBidi" w:hAnsiTheme="majorBidi" w:cstheme="majorBidi"/>
          <w:color w:val="000000" w:themeColor="text1"/>
          <w:szCs w:val="24"/>
          <w:lang w:val="en-GB"/>
        </w:rPr>
        <w:t xml:space="preserve">probably </w:t>
      </w:r>
      <w:ins w:id="9605" w:author="Jane Shaw" w:date="2015-10-28T12:51:00Z">
        <w:r w:rsidR="00333462">
          <w:rPr>
            <w:rFonts w:asciiTheme="majorBidi" w:hAnsiTheme="majorBidi" w:cstheme="majorBidi"/>
            <w:color w:val="000000" w:themeColor="text1"/>
            <w:szCs w:val="24"/>
            <w:lang w:val="en-GB"/>
          </w:rPr>
          <w:t xml:space="preserve">have </w:t>
        </w:r>
      </w:ins>
      <w:r w:rsidRPr="00F31509">
        <w:rPr>
          <w:rFonts w:asciiTheme="majorBidi" w:hAnsiTheme="majorBidi" w:cstheme="majorBidi"/>
          <w:color w:val="000000" w:themeColor="text1"/>
          <w:szCs w:val="24"/>
          <w:lang w:val="en-GB"/>
        </w:rPr>
        <w:t xml:space="preserve">the best knowledge of and information about relevant national seed rates. They are encouraged to use their own country-specific seed rates in the FBS balances and </w:t>
      </w:r>
      <w:ins w:id="9606" w:author="Jane Shaw" w:date="2015-10-28T12:51:00Z">
        <w:r w:rsidR="00333462">
          <w:rPr>
            <w:rFonts w:asciiTheme="majorBidi" w:hAnsiTheme="majorBidi" w:cstheme="majorBidi"/>
            <w:color w:val="000000" w:themeColor="text1"/>
            <w:szCs w:val="24"/>
            <w:lang w:val="en-GB"/>
          </w:rPr>
          <w:t xml:space="preserve">to </w:t>
        </w:r>
      </w:ins>
      <w:r w:rsidRPr="00F31509">
        <w:rPr>
          <w:rFonts w:asciiTheme="majorBidi" w:hAnsiTheme="majorBidi" w:cstheme="majorBidi"/>
          <w:color w:val="000000" w:themeColor="text1"/>
          <w:szCs w:val="24"/>
          <w:lang w:val="en-GB"/>
        </w:rPr>
        <w:t>make the estimates available to FAO, preferably via the annual production questionnaire.</w:t>
      </w:r>
    </w:p>
    <w:p w14:paraId="63CE3242" w14:textId="77777777" w:rsidR="004F65E4" w:rsidRPr="00F31509" w:rsidRDefault="004F65E4" w:rsidP="006F3003">
      <w:pPr>
        <w:pStyle w:val="Titolo4"/>
        <w:rPr>
          <w:rFonts w:asciiTheme="majorBidi" w:hAnsiTheme="majorBidi" w:cstheme="majorBidi"/>
          <w:lang w:val="en-GB"/>
        </w:rPr>
      </w:pPr>
      <w:bookmarkStart w:id="9607" w:name="_Toc421025897"/>
      <w:r w:rsidRPr="00F31509">
        <w:rPr>
          <w:rFonts w:asciiTheme="majorBidi" w:hAnsiTheme="majorBidi" w:cstheme="majorBidi"/>
          <w:lang w:val="en-GB"/>
        </w:rPr>
        <w:t>Seed rates</w:t>
      </w:r>
      <w:bookmarkEnd w:id="9607"/>
    </w:p>
    <w:p w14:paraId="786AFE5E" w14:textId="1C917863"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seed rates currently used in the FBS/SUA system are based on an </w:t>
      </w:r>
      <w:del w:id="9608" w:author="Jane Shaw" w:date="2015-10-28T12:56:00Z">
        <w:r w:rsidRPr="00F31509" w:rsidDel="00BC1C1A">
          <w:rPr>
            <w:rFonts w:asciiTheme="majorBidi" w:hAnsiTheme="majorBidi" w:cstheme="majorBidi"/>
            <w:bCs/>
            <w:color w:val="000000" w:themeColor="text1"/>
            <w:szCs w:val="24"/>
            <w:lang w:val="en-GB"/>
          </w:rPr>
          <w:delText xml:space="preserve">ad-hoc </w:delText>
        </w:r>
      </w:del>
      <w:ins w:id="9609" w:author="Jane Shaw" w:date="2015-10-28T12:56:00Z">
        <w:r w:rsidR="00BC1C1A">
          <w:rPr>
            <w:rFonts w:asciiTheme="majorBidi" w:hAnsiTheme="majorBidi" w:cstheme="majorBidi"/>
            <w:bCs/>
            <w:color w:val="000000" w:themeColor="text1"/>
            <w:szCs w:val="24"/>
            <w:lang w:val="en-GB"/>
          </w:rPr>
          <w:t xml:space="preserve">ESS </w:t>
        </w:r>
      </w:ins>
      <w:r w:rsidRPr="00F31509">
        <w:rPr>
          <w:rFonts w:asciiTheme="majorBidi" w:hAnsiTheme="majorBidi" w:cstheme="majorBidi"/>
          <w:bCs/>
          <w:color w:val="000000" w:themeColor="text1"/>
          <w:szCs w:val="24"/>
          <w:lang w:val="en-GB"/>
        </w:rPr>
        <w:t xml:space="preserve">publication entitled </w:t>
      </w:r>
      <w:del w:id="9610" w:author="Jane Shaw" w:date="2015-10-28T12:56:00Z">
        <w:r w:rsidRPr="00BC1C1A" w:rsidDel="00BC1C1A">
          <w:rPr>
            <w:rFonts w:asciiTheme="majorBidi" w:hAnsiTheme="majorBidi" w:cstheme="majorBidi"/>
            <w:bCs/>
            <w:i/>
            <w:color w:val="000000" w:themeColor="text1"/>
            <w:szCs w:val="24"/>
            <w:lang w:val="en-GB"/>
            <w:rPrChange w:id="9611" w:author="Jane Shaw" w:date="2015-10-28T12:56:00Z">
              <w:rPr>
                <w:rFonts w:asciiTheme="majorBidi" w:hAnsiTheme="majorBidi" w:cstheme="majorBidi"/>
                <w:bCs/>
                <w:color w:val="000000" w:themeColor="text1"/>
                <w:szCs w:val="24"/>
                <w:lang w:val="en-GB"/>
              </w:rPr>
            </w:rPrChange>
          </w:rPr>
          <w:delText>“</w:delText>
        </w:r>
      </w:del>
      <w:r w:rsidRPr="00BC1C1A">
        <w:rPr>
          <w:rFonts w:asciiTheme="majorBidi" w:hAnsiTheme="majorBidi" w:cstheme="majorBidi"/>
          <w:bCs/>
          <w:i/>
          <w:color w:val="000000" w:themeColor="text1"/>
          <w:szCs w:val="24"/>
          <w:lang w:val="en-GB"/>
          <w:rPrChange w:id="9612" w:author="Jane Shaw" w:date="2015-10-28T12:56:00Z">
            <w:rPr>
              <w:rFonts w:asciiTheme="majorBidi" w:hAnsiTheme="majorBidi" w:cstheme="majorBidi"/>
              <w:bCs/>
              <w:color w:val="000000" w:themeColor="text1"/>
              <w:szCs w:val="24"/>
              <w:lang w:val="en-GB"/>
            </w:rPr>
          </w:rPrChange>
        </w:rPr>
        <w:t>Technical conversion factors for agricultural commodities</w:t>
      </w:r>
      <w:ins w:id="9613" w:author="Jane Shaw" w:date="2015-11-07T19:53:00Z">
        <w:r w:rsidR="00C83BC9">
          <w:rPr>
            <w:rFonts w:asciiTheme="majorBidi" w:hAnsiTheme="majorBidi" w:cstheme="majorBidi"/>
            <w:bCs/>
            <w:i/>
            <w:color w:val="000000" w:themeColor="text1"/>
            <w:szCs w:val="24"/>
            <w:lang w:val="en-GB"/>
          </w:rPr>
          <w:t xml:space="preserve"> </w:t>
        </w:r>
        <w:r w:rsidR="00C83BC9">
          <w:rPr>
            <w:rFonts w:asciiTheme="majorBidi" w:hAnsiTheme="majorBidi" w:cstheme="majorBidi"/>
            <w:bCs/>
            <w:color w:val="000000" w:themeColor="text1"/>
            <w:szCs w:val="24"/>
            <w:lang w:val="en-GB"/>
          </w:rPr>
          <w:t xml:space="preserve">(ESS, </w:t>
        </w:r>
        <w:r w:rsidR="00C83BC9" w:rsidRPr="00C83BC9">
          <w:rPr>
            <w:rFonts w:asciiTheme="majorBidi" w:hAnsiTheme="majorBidi" w:cstheme="majorBidi"/>
            <w:bCs/>
            <w:color w:val="000000" w:themeColor="text1"/>
            <w:szCs w:val="24"/>
            <w:highlight w:val="yellow"/>
            <w:lang w:val="en-GB"/>
            <w:rPrChange w:id="9614" w:author="Jane Shaw" w:date="2015-11-07T19:53:00Z">
              <w:rPr>
                <w:rFonts w:asciiTheme="majorBidi" w:hAnsiTheme="majorBidi" w:cstheme="majorBidi"/>
                <w:bCs/>
                <w:color w:val="000000" w:themeColor="text1"/>
                <w:szCs w:val="24"/>
                <w:lang w:val="en-GB"/>
              </w:rPr>
            </w:rPrChange>
          </w:rPr>
          <w:t>[date]</w:t>
        </w:r>
        <w:r w:rsidR="00C83BC9">
          <w:rPr>
            <w:rFonts w:asciiTheme="majorBidi" w:hAnsiTheme="majorBidi" w:cstheme="majorBidi"/>
            <w:bCs/>
            <w:color w:val="000000" w:themeColor="text1"/>
            <w:szCs w:val="24"/>
            <w:lang w:val="en-GB"/>
          </w:rPr>
          <w:t>)</w:t>
        </w:r>
      </w:ins>
      <w:del w:id="9615" w:author="Jane Shaw" w:date="2015-10-28T12:56:00Z">
        <w:r w:rsidRPr="00F31509" w:rsidDel="00BC1C1A">
          <w:rPr>
            <w:rFonts w:asciiTheme="majorBidi" w:hAnsiTheme="majorBidi" w:cstheme="majorBidi"/>
            <w:bCs/>
            <w:color w:val="000000" w:themeColor="text1"/>
            <w:szCs w:val="24"/>
            <w:lang w:val="en-GB"/>
          </w:rPr>
          <w:delText>”</w:delText>
        </w:r>
      </w:del>
      <w:ins w:id="9616" w:author="Jane Shaw" w:date="2015-10-28T12:56:00Z">
        <w:r w:rsidR="00BC1C1A">
          <w:rPr>
            <w:rFonts w:asciiTheme="majorBidi" w:hAnsiTheme="majorBidi" w:cstheme="majorBidi"/>
            <w:bCs/>
            <w:color w:val="000000" w:themeColor="text1"/>
            <w:szCs w:val="24"/>
            <w:lang w:val="en-GB"/>
          </w:rPr>
          <w:t>,</w:t>
        </w:r>
      </w:ins>
      <w:del w:id="9617" w:author="Jane Shaw" w:date="2015-10-28T12:56:00Z">
        <w:r w:rsidRPr="00F31509" w:rsidDel="00BC1C1A">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w:t>
      </w:r>
      <w:del w:id="9618" w:author="Jane Shaw" w:date="2015-10-28T12:56:00Z">
        <w:r w:rsidRPr="00F31509" w:rsidDel="00BC1C1A">
          <w:rPr>
            <w:rFonts w:asciiTheme="majorBidi" w:hAnsiTheme="majorBidi" w:cstheme="majorBidi"/>
            <w:bCs/>
            <w:color w:val="000000" w:themeColor="text1"/>
            <w:szCs w:val="24"/>
            <w:lang w:val="en-GB"/>
          </w:rPr>
          <w:delText xml:space="preserve">It </w:delText>
        </w:r>
      </w:del>
      <w:ins w:id="9619" w:author="Jane Shaw" w:date="2015-10-28T12:56:00Z">
        <w:r w:rsidR="00BC1C1A">
          <w:rPr>
            <w:rFonts w:asciiTheme="majorBidi" w:hAnsiTheme="majorBidi" w:cstheme="majorBidi"/>
            <w:bCs/>
            <w:color w:val="000000" w:themeColor="text1"/>
            <w:szCs w:val="24"/>
            <w:lang w:val="en-GB"/>
          </w:rPr>
          <w:t xml:space="preserve">which </w:t>
        </w:r>
      </w:ins>
      <w:r w:rsidRPr="00F31509">
        <w:rPr>
          <w:rFonts w:asciiTheme="majorBidi" w:hAnsiTheme="majorBidi" w:cstheme="majorBidi"/>
          <w:bCs/>
          <w:color w:val="000000" w:themeColor="text1"/>
          <w:szCs w:val="24"/>
          <w:lang w:val="en-GB"/>
        </w:rPr>
        <w:t>provides</w:t>
      </w:r>
      <w:del w:id="9620" w:author="Jane Shaw" w:date="2015-10-28T12:56:00Z">
        <w:r w:rsidRPr="00F31509" w:rsidDel="00BC1C1A">
          <w:rPr>
            <w:rFonts w:asciiTheme="majorBidi" w:hAnsiTheme="majorBidi" w:cstheme="majorBidi"/>
            <w:bCs/>
            <w:color w:val="000000" w:themeColor="text1"/>
            <w:szCs w:val="24"/>
            <w:lang w:val="en-GB"/>
          </w:rPr>
          <w:delText>, inter alia,</w:delText>
        </w:r>
      </w:del>
      <w:r w:rsidRPr="00F31509">
        <w:rPr>
          <w:rFonts w:asciiTheme="majorBidi" w:hAnsiTheme="majorBidi" w:cstheme="majorBidi"/>
          <w:bCs/>
          <w:color w:val="000000" w:themeColor="text1"/>
          <w:szCs w:val="24"/>
          <w:lang w:val="en-GB"/>
        </w:rPr>
        <w:t xml:space="preserve"> seed rates for every country and primary commodity/item </w:t>
      </w:r>
      <w:del w:id="9621" w:author="Jane Shaw" w:date="2015-10-28T12:56:00Z">
        <w:r w:rsidRPr="00F31509" w:rsidDel="00BC1C1A">
          <w:rPr>
            <w:rFonts w:asciiTheme="majorBidi" w:hAnsiTheme="majorBidi" w:cstheme="majorBidi"/>
            <w:bCs/>
            <w:color w:val="000000" w:themeColor="text1"/>
            <w:szCs w:val="24"/>
            <w:lang w:val="en-GB"/>
          </w:rPr>
          <w:delText xml:space="preserve">of </w:delText>
        </w:r>
      </w:del>
      <w:ins w:id="9622" w:author="Jane Shaw" w:date="2015-10-28T12:56:00Z">
        <w:r w:rsidR="00BC1C1A">
          <w:rPr>
            <w:rFonts w:asciiTheme="majorBidi" w:hAnsiTheme="majorBidi" w:cstheme="majorBidi"/>
            <w:bCs/>
            <w:color w:val="000000" w:themeColor="text1"/>
            <w:szCs w:val="24"/>
            <w:lang w:val="en-GB"/>
          </w:rPr>
          <w:t xml:space="preserve">included in the </w:t>
        </w:r>
      </w:ins>
      <w:r w:rsidRPr="00F31509">
        <w:rPr>
          <w:rFonts w:asciiTheme="majorBidi" w:hAnsiTheme="majorBidi" w:cstheme="majorBidi"/>
          <w:bCs/>
          <w:color w:val="000000" w:themeColor="text1"/>
          <w:szCs w:val="24"/>
          <w:lang w:val="en-GB"/>
        </w:rPr>
        <w:t>FCL classification. It brings together information on seed rates by country and commodity, reflecting current production practices under different growing conditions. The compilation of seed rates benefited from information provided through the questionnaire</w:t>
      </w:r>
      <w:del w:id="9623" w:author="Jane Shaw" w:date="2015-10-28T12:57:00Z">
        <w:r w:rsidRPr="00F31509" w:rsidDel="00BC1C1A">
          <w:rPr>
            <w:rFonts w:asciiTheme="majorBidi" w:hAnsiTheme="majorBidi" w:cstheme="majorBidi"/>
            <w:bCs/>
            <w:color w:val="000000" w:themeColor="text1"/>
            <w:szCs w:val="24"/>
            <w:lang w:val="en-GB"/>
          </w:rPr>
          <w:delText xml:space="preserve"> replies,</w:delText>
        </w:r>
      </w:del>
      <w:r w:rsidRPr="00F31509">
        <w:rPr>
          <w:rFonts w:asciiTheme="majorBidi" w:hAnsiTheme="majorBidi" w:cstheme="majorBidi"/>
          <w:bCs/>
          <w:color w:val="000000" w:themeColor="text1"/>
          <w:szCs w:val="24"/>
          <w:lang w:val="en-GB"/>
        </w:rPr>
        <w:t xml:space="preserve"> </w:t>
      </w:r>
      <w:del w:id="9624" w:author="Jane Shaw" w:date="2015-10-28T12:57:00Z">
        <w:r w:rsidRPr="00F31509" w:rsidDel="00BC1C1A">
          <w:rPr>
            <w:rFonts w:asciiTheme="majorBidi" w:hAnsiTheme="majorBidi" w:cstheme="majorBidi"/>
            <w:bCs/>
            <w:color w:val="000000" w:themeColor="text1"/>
            <w:szCs w:val="24"/>
            <w:lang w:val="en-GB"/>
          </w:rPr>
          <w:delText xml:space="preserve">as well as </w:delText>
        </w:r>
      </w:del>
      <w:ins w:id="9625" w:author="Jane Shaw" w:date="2015-10-28T12:57:00Z">
        <w:r w:rsidR="00BC1C1A">
          <w:rPr>
            <w:rFonts w:asciiTheme="majorBidi" w:hAnsiTheme="majorBidi" w:cstheme="majorBidi"/>
            <w:bCs/>
            <w:color w:val="000000" w:themeColor="text1"/>
            <w:szCs w:val="24"/>
            <w:lang w:val="en-GB"/>
          </w:rPr>
          <w:t xml:space="preserve">and </w:t>
        </w:r>
      </w:ins>
      <w:r w:rsidRPr="00F31509">
        <w:rPr>
          <w:rFonts w:asciiTheme="majorBidi" w:hAnsiTheme="majorBidi" w:cstheme="majorBidi"/>
          <w:bCs/>
          <w:color w:val="000000" w:themeColor="text1"/>
          <w:szCs w:val="24"/>
          <w:lang w:val="en-GB"/>
        </w:rPr>
        <w:t>from FAO expert advice.</w:t>
      </w:r>
    </w:p>
    <w:p w14:paraId="3BAD47AC" w14:textId="3F7AE024"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ins w:id="9626" w:author="Jane Shaw" w:date="2015-10-28T12:57:00Z">
        <w:r w:rsidR="00BC1C1A">
          <w:rPr>
            <w:rFonts w:asciiTheme="majorBidi" w:hAnsiTheme="majorBidi" w:cstheme="majorBidi"/>
            <w:bCs/>
            <w:color w:val="000000" w:themeColor="text1"/>
            <w:szCs w:val="24"/>
            <w:lang w:val="en-GB"/>
          </w:rPr>
          <w:t>.</w:t>
        </w:r>
      </w:ins>
      <w:r w:rsidRPr="00F31509">
        <w:rPr>
          <w:rStyle w:val="Rimandonotaapidipagina"/>
          <w:rFonts w:asciiTheme="majorBidi" w:hAnsiTheme="majorBidi" w:cstheme="majorBidi"/>
          <w:color w:val="000000" w:themeColor="text1"/>
          <w:szCs w:val="24"/>
          <w:lang w:val="en-GB"/>
        </w:rPr>
        <w:footnoteReference w:id="49"/>
      </w:r>
      <w:del w:id="9628" w:author="Jane Shaw" w:date="2015-10-28T12:57:00Z">
        <w:r w:rsidRPr="00F31509" w:rsidDel="00BC1C1A">
          <w:rPr>
            <w:rFonts w:asciiTheme="majorBidi" w:hAnsiTheme="majorBidi" w:cstheme="majorBidi"/>
            <w:bCs/>
            <w:color w:val="000000" w:themeColor="text1"/>
            <w:szCs w:val="24"/>
            <w:lang w:val="en-GB"/>
          </w:rPr>
          <w:delText>.</w:delText>
        </w:r>
      </w:del>
      <w:r w:rsidRPr="00F31509">
        <w:rPr>
          <w:rFonts w:asciiTheme="majorBidi" w:hAnsiTheme="majorBidi" w:cstheme="majorBidi"/>
          <w:bCs/>
          <w:color w:val="000000" w:themeColor="text1"/>
          <w:szCs w:val="24"/>
          <w:lang w:val="en-GB"/>
        </w:rPr>
        <w:t xml:space="preserve"> Additional information is provided to </w:t>
      </w:r>
      <w:del w:id="9629" w:author="Jane Shaw" w:date="2015-10-28T12:57:00Z">
        <w:r w:rsidRPr="00F31509" w:rsidDel="00BC1C1A">
          <w:rPr>
            <w:rFonts w:asciiTheme="majorBidi" w:hAnsiTheme="majorBidi" w:cstheme="majorBidi"/>
            <w:bCs/>
            <w:color w:val="000000" w:themeColor="text1"/>
            <w:szCs w:val="24"/>
            <w:lang w:val="en-GB"/>
          </w:rPr>
          <w:delText xml:space="preserve">better </w:delText>
        </w:r>
      </w:del>
      <w:ins w:id="9630" w:author="Jane Shaw" w:date="2015-10-28T12:57:00Z">
        <w:r w:rsidR="00BC1C1A">
          <w:rPr>
            <w:rFonts w:asciiTheme="majorBidi" w:hAnsiTheme="majorBidi" w:cstheme="majorBidi"/>
            <w:bCs/>
            <w:color w:val="000000" w:themeColor="text1"/>
            <w:szCs w:val="24"/>
            <w:lang w:val="en-GB"/>
          </w:rPr>
          <w:t xml:space="preserve">improve </w:t>
        </w:r>
      </w:ins>
      <w:r w:rsidRPr="00F31509">
        <w:rPr>
          <w:rFonts w:asciiTheme="majorBidi" w:hAnsiTheme="majorBidi" w:cstheme="majorBidi"/>
          <w:bCs/>
          <w:color w:val="000000" w:themeColor="text1"/>
          <w:szCs w:val="24"/>
          <w:lang w:val="en-GB"/>
        </w:rPr>
        <w:t>assess</w:t>
      </w:r>
      <w:ins w:id="9631" w:author="Jane Shaw" w:date="2015-10-28T12:57:00Z">
        <w:r w:rsidR="00BC1C1A">
          <w:rPr>
            <w:rFonts w:asciiTheme="majorBidi" w:hAnsiTheme="majorBidi" w:cstheme="majorBidi"/>
            <w:bCs/>
            <w:color w:val="000000" w:themeColor="text1"/>
            <w:szCs w:val="24"/>
            <w:lang w:val="en-GB"/>
          </w:rPr>
          <w:t>ment of</w:t>
        </w:r>
      </w:ins>
      <w:r w:rsidRPr="00F31509">
        <w:rPr>
          <w:rFonts w:asciiTheme="majorBidi" w:hAnsiTheme="majorBidi" w:cstheme="majorBidi"/>
          <w:bCs/>
          <w:color w:val="000000" w:themeColor="text1"/>
          <w:szCs w:val="24"/>
          <w:lang w:val="en-GB"/>
        </w:rPr>
        <w:t xml:space="preserve"> the reliability of hatching rates. All hatching and seed rates have been reviewed for the new FBS system</w:t>
      </w:r>
      <w:ins w:id="9632" w:author="Jane Shaw" w:date="2015-10-28T12:58:00Z">
        <w:r w:rsidR="00BC1C1A">
          <w:rPr>
            <w:rFonts w:asciiTheme="majorBidi" w:hAnsiTheme="majorBidi" w:cstheme="majorBidi"/>
            <w:bCs/>
            <w:color w:val="000000" w:themeColor="text1"/>
            <w:szCs w:val="24"/>
            <w:lang w:val="en-GB"/>
          </w:rPr>
          <w:t>,</w:t>
        </w:r>
      </w:ins>
      <w:r w:rsidRPr="00F31509">
        <w:rPr>
          <w:rFonts w:asciiTheme="majorBidi" w:hAnsiTheme="majorBidi" w:cstheme="majorBidi"/>
          <w:bCs/>
          <w:color w:val="000000" w:themeColor="text1"/>
          <w:szCs w:val="24"/>
          <w:lang w:val="en-GB"/>
        </w:rPr>
        <w:t xml:space="preserve"> and have been changed where necessary.</w:t>
      </w:r>
    </w:p>
    <w:p w14:paraId="01A35E24" w14:textId="77777777" w:rsidR="004F65E4" w:rsidRPr="00F31509" w:rsidRDefault="004F65E4" w:rsidP="006F3003">
      <w:pPr>
        <w:pStyle w:val="Titolo3"/>
        <w:rPr>
          <w:rFonts w:asciiTheme="majorBidi" w:hAnsiTheme="majorBidi" w:cstheme="majorBidi"/>
          <w:lang w:val="en-GB"/>
        </w:rPr>
      </w:pPr>
      <w:bookmarkStart w:id="9633" w:name="_Toc421025898"/>
      <w:r w:rsidRPr="00F31509">
        <w:rPr>
          <w:rFonts w:asciiTheme="majorBidi" w:hAnsiTheme="majorBidi" w:cstheme="majorBidi"/>
          <w:lang w:val="en-GB"/>
        </w:rPr>
        <w:t>The new imputation approach</w:t>
      </w:r>
      <w:bookmarkEnd w:id="9633"/>
    </w:p>
    <w:p w14:paraId="735F3795" w14:textId="216022E4"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w:t>
      </w:r>
      <w:ins w:id="9634" w:author="Jane Shaw" w:date="2015-10-28T12:58:00Z">
        <w:r w:rsidR="00BC1C1A">
          <w:rPr>
            <w:rFonts w:asciiTheme="majorBidi" w:hAnsiTheme="majorBidi" w:cstheme="majorBidi"/>
            <w:color w:val="000000" w:themeColor="text1"/>
            <w:szCs w:val="24"/>
            <w:lang w:val="en-GB"/>
          </w:rPr>
          <w:t xml:space="preserve">previously </w:t>
        </w:r>
      </w:ins>
      <w:r w:rsidRPr="00F31509">
        <w:rPr>
          <w:rFonts w:asciiTheme="majorBidi" w:hAnsiTheme="majorBidi" w:cstheme="majorBidi"/>
          <w:color w:val="000000" w:themeColor="text1"/>
          <w:szCs w:val="24"/>
          <w:lang w:val="en-GB"/>
        </w:rPr>
        <w:t>mentioned</w:t>
      </w:r>
      <w:del w:id="9635" w:author="Jane Shaw" w:date="2015-10-28T12:59:00Z">
        <w:r w:rsidRPr="00F31509" w:rsidDel="00BC1C1A">
          <w:rPr>
            <w:rFonts w:asciiTheme="majorBidi" w:hAnsiTheme="majorBidi" w:cstheme="majorBidi"/>
            <w:color w:val="000000" w:themeColor="text1"/>
            <w:szCs w:val="24"/>
            <w:lang w:val="en-GB"/>
          </w:rPr>
          <w:delText xml:space="preserve"> above</w:delText>
        </w:r>
      </w:del>
      <w:r w:rsidRPr="00F31509">
        <w:rPr>
          <w:rFonts w:asciiTheme="majorBidi" w:hAnsiTheme="majorBidi" w:cstheme="majorBidi"/>
          <w:color w:val="000000" w:themeColor="text1"/>
          <w:szCs w:val="24"/>
          <w:lang w:val="en-GB"/>
        </w:rPr>
        <w:t xml:space="preserve">, FAO collects data </w:t>
      </w:r>
      <w:del w:id="9636" w:author="Jane Shaw" w:date="2015-11-07T19:54:00Z">
        <w:r w:rsidRPr="00F31509" w:rsidDel="00C83BC9">
          <w:rPr>
            <w:rFonts w:asciiTheme="majorBidi" w:hAnsiTheme="majorBidi" w:cstheme="majorBidi"/>
            <w:color w:val="000000" w:themeColor="text1"/>
            <w:szCs w:val="24"/>
            <w:lang w:val="en-GB"/>
          </w:rPr>
          <w:delText xml:space="preserve">for </w:delText>
        </w:r>
      </w:del>
      <w:ins w:id="9637" w:author="Jane Shaw" w:date="2015-11-07T19:54:00Z">
        <w:r w:rsidR="00C83BC9">
          <w:rPr>
            <w:rFonts w:asciiTheme="majorBidi" w:hAnsiTheme="majorBidi" w:cstheme="majorBidi"/>
            <w:color w:val="000000" w:themeColor="text1"/>
            <w:szCs w:val="24"/>
            <w:lang w:val="en-GB"/>
          </w:rPr>
          <w:t xml:space="preserve">on </w:t>
        </w:r>
      </w:ins>
      <w:r w:rsidRPr="00F31509">
        <w:rPr>
          <w:rFonts w:asciiTheme="majorBidi" w:hAnsiTheme="majorBidi" w:cstheme="majorBidi"/>
          <w:color w:val="000000" w:themeColor="text1"/>
          <w:szCs w:val="24"/>
          <w:lang w:val="en-GB"/>
        </w:rPr>
        <w:t xml:space="preserve">seed and area sown through the </w:t>
      </w:r>
      <w:del w:id="9638" w:author="Jane Shaw" w:date="2015-10-28T12:59:00Z">
        <w:r w:rsidRPr="00F31509" w:rsidDel="00BC1C1A">
          <w:rPr>
            <w:rFonts w:asciiTheme="majorBidi" w:hAnsiTheme="majorBidi" w:cstheme="majorBidi"/>
            <w:color w:val="000000" w:themeColor="text1"/>
            <w:szCs w:val="24"/>
            <w:lang w:val="en-GB"/>
          </w:rPr>
          <w:delText xml:space="preserve">FAO </w:delText>
        </w:r>
      </w:del>
      <w:r w:rsidRPr="00F31509">
        <w:rPr>
          <w:rFonts w:asciiTheme="majorBidi" w:hAnsiTheme="majorBidi" w:cstheme="majorBidi"/>
          <w:color w:val="000000" w:themeColor="text1"/>
          <w:szCs w:val="24"/>
          <w:lang w:val="en-GB"/>
        </w:rPr>
        <w:t>production questionnaire. However, while overall response rates to the questionnaire have been rising, not all countries provide estimates for all commodities.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Where no official seed use information is available, seed use can be imputed, including by national FBS compilers. </w:t>
      </w:r>
      <w:del w:id="9639" w:author="Jane Shaw" w:date="2015-10-28T12:59:00Z">
        <w:r w:rsidRPr="00F31509" w:rsidDel="00BC1C1A">
          <w:rPr>
            <w:rFonts w:asciiTheme="majorBidi" w:hAnsiTheme="majorBidi" w:cstheme="majorBidi"/>
            <w:color w:val="000000" w:themeColor="text1"/>
            <w:szCs w:val="24"/>
            <w:lang w:val="en-GB"/>
          </w:rPr>
          <w:delText xml:space="preserve">In practice, </w:delText>
        </w:r>
      </w:del>
      <w:r w:rsidR="00BC1C1A"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necessary steps are</w:t>
      </w:r>
      <w:ins w:id="9640" w:author="Jane Shaw" w:date="2015-10-28T12:59:00Z">
        <w:r w:rsidR="00BC1C1A">
          <w:rPr>
            <w:rFonts w:asciiTheme="majorBidi" w:hAnsiTheme="majorBidi" w:cstheme="majorBidi"/>
            <w:color w:val="000000" w:themeColor="text1"/>
            <w:szCs w:val="24"/>
            <w:lang w:val="en-GB"/>
          </w:rPr>
          <w:t xml:space="preserve"> to</w:t>
        </w:r>
      </w:ins>
      <w:r w:rsidRPr="00F31509">
        <w:rPr>
          <w:rFonts w:asciiTheme="majorBidi" w:hAnsiTheme="majorBidi" w:cstheme="majorBidi"/>
          <w:color w:val="000000" w:themeColor="text1"/>
          <w:szCs w:val="24"/>
          <w:lang w:val="en-GB"/>
        </w:rPr>
        <w:t>:</w:t>
      </w:r>
    </w:p>
    <w:p w14:paraId="26E44B4A" w14:textId="3A6C267F" w:rsidR="004F65E4" w:rsidRPr="00F31509" w:rsidRDefault="00BC1C1A" w:rsidP="003C6AA5">
      <w:pPr>
        <w:pStyle w:val="Paragrafoelenco"/>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impute </w:t>
      </w:r>
      <w:r w:rsidR="004F65E4" w:rsidRPr="00F31509">
        <w:rPr>
          <w:rFonts w:asciiTheme="majorBidi" w:hAnsiTheme="majorBidi" w:cstheme="majorBidi"/>
          <w:color w:val="000000" w:themeColor="text1"/>
          <w:szCs w:val="24"/>
        </w:rPr>
        <w:t>area sown, when missing</w:t>
      </w:r>
      <w:ins w:id="9641" w:author="Jane Shaw" w:date="2015-10-28T12:59:00Z">
        <w:r>
          <w:rPr>
            <w:rFonts w:asciiTheme="majorBidi" w:hAnsiTheme="majorBidi" w:cstheme="majorBidi"/>
            <w:color w:val="000000" w:themeColor="text1"/>
            <w:szCs w:val="24"/>
          </w:rPr>
          <w:t>;</w:t>
        </w:r>
      </w:ins>
      <w:del w:id="9642" w:author="Jane Shaw" w:date="2015-10-28T12:59:00Z">
        <w:r w:rsidR="004F65E4" w:rsidRPr="00F31509" w:rsidDel="00BC1C1A">
          <w:rPr>
            <w:rFonts w:asciiTheme="majorBidi" w:hAnsiTheme="majorBidi" w:cstheme="majorBidi"/>
            <w:color w:val="000000" w:themeColor="text1"/>
            <w:szCs w:val="24"/>
          </w:rPr>
          <w:delText>.</w:delText>
        </w:r>
      </w:del>
    </w:p>
    <w:p w14:paraId="1F291427" w14:textId="02769960" w:rsidR="004F65E4" w:rsidRPr="00F31509" w:rsidRDefault="00BC1C1A" w:rsidP="76D9A761">
      <w:pPr>
        <w:pStyle w:val="Paragrafoelenco"/>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00F301CE"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del w:id="9643" w:author="Jane Shaw" w:date="2015-10-28T13:00:00Z">
        <w:r w:rsidR="00F301CE" w:rsidRPr="00F31509" w:rsidDel="00BC1C1A">
          <w:rPr>
            <w:rFonts w:asciiTheme="majorBidi" w:eastAsia="Times New Roman" w:hAnsiTheme="majorBidi" w:cstheme="majorBidi"/>
            <w:color w:val="000000" w:themeColor="text1"/>
          </w:rPr>
          <w:delText xml:space="preserve">but only </w:delText>
        </w:r>
      </w:del>
      <w:r w:rsidR="00F301CE" w:rsidRPr="00F31509">
        <w:rPr>
          <w:rFonts w:asciiTheme="majorBidi" w:eastAsia="Times New Roman" w:hAnsiTheme="majorBidi" w:cstheme="majorBidi"/>
          <w:color w:val="000000" w:themeColor="text1"/>
        </w:rPr>
        <w:t xml:space="preserve">if </w:t>
      </w:r>
      <w:r w:rsidR="004F65E4" w:rsidRPr="00F31509">
        <w:rPr>
          <w:rFonts w:asciiTheme="majorBidi" w:eastAsia="Times New Roman" w:hAnsiTheme="majorBidi" w:cstheme="majorBidi"/>
          <w:color w:val="000000" w:themeColor="text1"/>
        </w:rPr>
        <w:t>questionnaire results are unavailable</w:t>
      </w:r>
      <w:ins w:id="9644" w:author="Jane Shaw" w:date="2015-10-28T13:00:00Z">
        <w:r>
          <w:rPr>
            <w:rFonts w:asciiTheme="majorBidi" w:eastAsia="Times New Roman" w:hAnsiTheme="majorBidi" w:cstheme="majorBidi"/>
            <w:color w:val="000000" w:themeColor="text1"/>
          </w:rPr>
          <w:t>,</w:t>
        </w:r>
      </w:ins>
      <w:del w:id="9645" w:author="Jane Shaw" w:date="2015-10-28T13:00:00Z">
        <w:r w:rsidR="004F65E4" w:rsidRPr="00F31509" w:rsidDel="00BC1C1A">
          <w:rPr>
            <w:rFonts w:asciiTheme="majorBidi" w:eastAsia="Times New Roman" w:hAnsiTheme="majorBidi" w:cstheme="majorBidi"/>
            <w:color w:val="000000" w:themeColor="text1"/>
          </w:rPr>
          <w:delText>.</w:delText>
        </w:r>
      </w:del>
      <w:r w:rsidR="00F301CE"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imput</w:t>
      </w:r>
      <w:ins w:id="9646" w:author="Jane Shaw" w:date="2015-10-28T13:00:00Z">
        <w:r>
          <w:rPr>
            <w:rFonts w:asciiTheme="majorBidi" w:eastAsia="Times New Roman" w:hAnsiTheme="majorBidi" w:cstheme="majorBidi"/>
            <w:color w:val="000000" w:themeColor="text1"/>
          </w:rPr>
          <w:t>ing</w:t>
        </w:r>
      </w:ins>
      <w:del w:id="9647" w:author="Jane Shaw" w:date="2015-10-28T13:00:00Z">
        <w:r w:rsidRPr="00F31509" w:rsidDel="00BC1C1A">
          <w:rPr>
            <w:rFonts w:asciiTheme="majorBidi" w:eastAsia="Times New Roman" w:hAnsiTheme="majorBidi" w:cstheme="majorBidi"/>
            <w:color w:val="000000" w:themeColor="text1"/>
          </w:rPr>
          <w:delText>e</w:delText>
        </w:r>
      </w:del>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 xml:space="preserve">seed as the product of the previously imputed area sown </w:t>
      </w:r>
      <w:del w:id="9648" w:author="Jane Shaw" w:date="2015-11-07T19:54:00Z">
        <w:r w:rsidR="00AA4884" w:rsidRPr="00F31509" w:rsidDel="00C83BC9">
          <w:rPr>
            <w:rFonts w:asciiTheme="majorBidi" w:eastAsia="Times New Roman" w:hAnsiTheme="majorBidi" w:cstheme="majorBidi"/>
            <w:color w:val="000000" w:themeColor="text1"/>
          </w:rPr>
          <w:delText xml:space="preserve">with </w:delText>
        </w:r>
      </w:del>
      <w:ins w:id="9649" w:author="Jane Shaw" w:date="2015-11-07T19:54:00Z">
        <w:r w:rsidR="00C83BC9">
          <w:rPr>
            <w:rFonts w:asciiTheme="majorBidi" w:eastAsia="Times New Roman" w:hAnsiTheme="majorBidi" w:cstheme="majorBidi"/>
            <w:color w:val="000000" w:themeColor="text1"/>
          </w:rPr>
          <w:t xml:space="preserve">and </w:t>
        </w:r>
      </w:ins>
      <w:r w:rsidR="00AA4884" w:rsidRPr="00F31509">
        <w:rPr>
          <w:rFonts w:asciiTheme="majorBidi" w:eastAsia="Times New Roman" w:hAnsiTheme="majorBidi" w:cstheme="majorBidi"/>
          <w:color w:val="000000" w:themeColor="text1"/>
        </w:rPr>
        <w:t>the estimated seed rate.</w:t>
      </w:r>
    </w:p>
    <w:p w14:paraId="05F6CD7A" w14:textId="2B062F65" w:rsidR="004F65E4" w:rsidRPr="00F31509" w:rsidRDefault="004F65E4" w:rsidP="006F3003">
      <w:pPr>
        <w:pStyle w:val="Titolo4"/>
        <w:rPr>
          <w:rFonts w:asciiTheme="majorBidi" w:hAnsiTheme="majorBidi" w:cstheme="majorBidi"/>
          <w:lang w:val="en-GB"/>
        </w:rPr>
      </w:pPr>
      <w:bookmarkStart w:id="9650" w:name="_Toc421025899"/>
      <w:r w:rsidRPr="00F31509">
        <w:rPr>
          <w:rFonts w:asciiTheme="majorBidi" w:hAnsiTheme="majorBidi" w:cstheme="majorBidi"/>
          <w:lang w:val="en-GB"/>
        </w:rPr>
        <w:t xml:space="preserve">Imputation of </w:t>
      </w:r>
      <w:r w:rsidR="00BC1C1A" w:rsidRPr="00F31509">
        <w:rPr>
          <w:rFonts w:asciiTheme="majorBidi" w:hAnsiTheme="majorBidi" w:cstheme="majorBidi"/>
          <w:lang w:val="en-GB"/>
        </w:rPr>
        <w:t>area sown</w:t>
      </w:r>
      <w:bookmarkEnd w:id="9650"/>
    </w:p>
    <w:p w14:paraId="6835625D"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14:paraId="630B6798" w14:textId="73E07BEF" w:rsidR="004F65E4" w:rsidRPr="00F31509" w:rsidRDefault="004F65E4" w:rsidP="003C6AA5">
      <w:pPr>
        <w:pStyle w:val="Paragrafoelenco"/>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If previous values of the area sown and the area harvested are available, </w:t>
      </w:r>
      <w:del w:id="9651" w:author="Jane Shaw" w:date="2015-10-28T13:05:00Z">
        <w:r w:rsidRPr="00F31509" w:rsidDel="005702FF">
          <w:rPr>
            <w:rFonts w:asciiTheme="majorBidi" w:hAnsiTheme="majorBidi" w:cstheme="majorBidi"/>
            <w:color w:val="000000" w:themeColor="text1"/>
            <w:szCs w:val="24"/>
          </w:rPr>
          <w:delText xml:space="preserve">then </w:delText>
        </w:r>
      </w:del>
      <w:r w:rsidRPr="00F31509">
        <w:rPr>
          <w:rFonts w:asciiTheme="majorBidi" w:hAnsiTheme="majorBidi" w:cstheme="majorBidi"/>
          <w:color w:val="000000" w:themeColor="text1"/>
          <w:szCs w:val="24"/>
        </w:rPr>
        <w:t>an average ratio of the area sown (in year t) to the area harvested (in year t</w:t>
      </w:r>
      <w:ins w:id="9652" w:author="Jane Shaw" w:date="2015-10-28T13:05:00Z">
        <w:r w:rsidR="005702FF">
          <w:rPr>
            <w:rFonts w:asciiTheme="majorBidi" w:hAnsiTheme="majorBidi" w:cstheme="majorBidi"/>
            <w:color w:val="000000" w:themeColor="text1"/>
            <w:szCs w:val="24"/>
          </w:rPr>
          <w:t xml:space="preserve"> </w:t>
        </w:r>
      </w:ins>
      <w:r w:rsidRPr="00F31509">
        <w:rPr>
          <w:rFonts w:asciiTheme="majorBidi" w:hAnsiTheme="majorBidi" w:cstheme="majorBidi"/>
          <w:color w:val="000000" w:themeColor="text1"/>
          <w:szCs w:val="24"/>
        </w:rPr>
        <w:t>+</w:t>
      </w:r>
      <w:ins w:id="9653" w:author="Jane Shaw" w:date="2015-10-28T13:05:00Z">
        <w:r w:rsidR="005702FF">
          <w:rPr>
            <w:rFonts w:asciiTheme="majorBidi" w:hAnsiTheme="majorBidi" w:cstheme="majorBidi"/>
            <w:color w:val="000000" w:themeColor="text1"/>
            <w:szCs w:val="24"/>
          </w:rPr>
          <w:t xml:space="preserve"> </w:t>
        </w:r>
      </w:ins>
      <w:r w:rsidRPr="00F31509">
        <w:rPr>
          <w:rFonts w:asciiTheme="majorBidi" w:hAnsiTheme="majorBidi" w:cstheme="majorBidi"/>
          <w:color w:val="000000" w:themeColor="text1"/>
          <w:szCs w:val="24"/>
        </w:rPr>
        <w:t>1) is computed.</w:t>
      </w:r>
      <w:r w:rsidR="008568EC">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Then, if the area sown is unavailable in one year, it is imputed by multiplying the area harvested in the following year by the average ratio.</w:t>
      </w:r>
    </w:p>
    <w:p w14:paraId="47921BF1" w14:textId="1AE6AC8D" w:rsidR="004F65E4" w:rsidRPr="00F31509" w:rsidRDefault="004F65E4" w:rsidP="003C6AA5">
      <w:pPr>
        <w:pStyle w:val="Paragrafoelenco"/>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If no prior information on the area sown is available, </w:t>
      </w:r>
      <w:del w:id="9654" w:author="Jane Shaw" w:date="2015-11-07T19:54:00Z">
        <w:r w:rsidRPr="00F31509" w:rsidDel="00C83BC9">
          <w:rPr>
            <w:rFonts w:asciiTheme="majorBidi" w:hAnsiTheme="majorBidi" w:cstheme="majorBidi"/>
            <w:color w:val="000000" w:themeColor="text1"/>
            <w:szCs w:val="24"/>
          </w:rPr>
          <w:delText xml:space="preserve">than </w:delText>
        </w:r>
      </w:del>
      <w:r w:rsidRPr="00F31509">
        <w:rPr>
          <w:rFonts w:asciiTheme="majorBidi" w:hAnsiTheme="majorBidi" w:cstheme="majorBidi"/>
          <w:color w:val="000000" w:themeColor="text1"/>
          <w:szCs w:val="24"/>
        </w:rPr>
        <w:t>a ratio of 1 is used.</w:t>
      </w:r>
    </w:p>
    <w:p w14:paraId="4B46D1B4" w14:textId="7D480201" w:rsidR="004F65E4" w:rsidRPr="00F31509" w:rsidRDefault="00F301CE" w:rsidP="006F3003">
      <w:pPr>
        <w:pStyle w:val="Titolo4"/>
        <w:rPr>
          <w:rFonts w:asciiTheme="majorBidi" w:hAnsiTheme="majorBidi" w:cstheme="majorBidi"/>
          <w:lang w:val="en-GB"/>
        </w:rPr>
      </w:pPr>
      <w:r w:rsidRPr="00F31509">
        <w:rPr>
          <w:rFonts w:asciiTheme="majorBidi" w:hAnsiTheme="majorBidi" w:cstheme="majorBidi"/>
          <w:lang w:val="en-GB"/>
        </w:rPr>
        <w:t>Estimat</w:t>
      </w:r>
      <w:ins w:id="9655" w:author="Jane Shaw" w:date="2015-10-28T13:04:00Z">
        <w:r w:rsidR="005702FF">
          <w:rPr>
            <w:rFonts w:asciiTheme="majorBidi" w:hAnsiTheme="majorBidi" w:cstheme="majorBidi"/>
            <w:lang w:val="en-GB"/>
          </w:rPr>
          <w:t>ion of</w:t>
        </w:r>
      </w:ins>
      <w:del w:id="9656" w:author="Jane Shaw" w:date="2015-10-28T13:04:00Z">
        <w:r w:rsidRPr="00F31509" w:rsidDel="005702FF">
          <w:rPr>
            <w:rFonts w:asciiTheme="majorBidi" w:hAnsiTheme="majorBidi" w:cstheme="majorBidi"/>
            <w:lang w:val="en-GB"/>
          </w:rPr>
          <w:delText>e</w:delText>
        </w:r>
      </w:del>
      <w:r w:rsidRPr="00F31509">
        <w:rPr>
          <w:rFonts w:asciiTheme="majorBidi" w:hAnsiTheme="majorBidi" w:cstheme="majorBidi"/>
          <w:lang w:val="en-GB"/>
        </w:rPr>
        <w:t xml:space="preserve"> </w:t>
      </w:r>
      <w:r w:rsidR="005702FF" w:rsidRPr="00F31509">
        <w:rPr>
          <w:rFonts w:asciiTheme="majorBidi" w:hAnsiTheme="majorBidi" w:cstheme="majorBidi"/>
          <w:lang w:val="en-GB"/>
        </w:rPr>
        <w:t>seed rates</w:t>
      </w:r>
    </w:p>
    <w:p w14:paraId="76E7C878" w14:textId="3FFF3DCB" w:rsidR="004F65E4" w:rsidRPr="00F31509" w:rsidRDefault="004F65E4" w:rsidP="004F65E4">
      <w:pPr>
        <w:jc w:val="both"/>
        <w:rPr>
          <w:rFonts w:asciiTheme="majorBidi" w:hAnsiTheme="majorBidi" w:cstheme="majorBidi"/>
          <w:color w:val="000000" w:themeColor="text1"/>
          <w:szCs w:val="24"/>
          <w:lang w:val="en-GB"/>
        </w:rPr>
      </w:pPr>
      <w:del w:id="9657" w:author="Jane Shaw" w:date="2015-10-28T13:05:00Z">
        <w:r w:rsidRPr="00F31509" w:rsidDel="005702FF">
          <w:rPr>
            <w:rFonts w:asciiTheme="majorBidi" w:eastAsia="Times New Roman" w:hAnsiTheme="majorBidi" w:cstheme="majorBidi"/>
            <w:color w:val="000000" w:themeColor="text1"/>
            <w:lang w:val="en-GB"/>
          </w:rPr>
          <w:delText xml:space="preserve">The </w:delText>
        </w:r>
        <w:r w:rsidR="00F301CE" w:rsidRPr="00F31509" w:rsidDel="005702FF">
          <w:rPr>
            <w:rFonts w:asciiTheme="majorBidi" w:eastAsia="Times New Roman" w:hAnsiTheme="majorBidi" w:cstheme="majorBidi"/>
            <w:color w:val="000000" w:themeColor="text1"/>
            <w:lang w:val="en-GB"/>
          </w:rPr>
          <w:delText xml:space="preserve">estimation </w:delText>
        </w:r>
        <w:r w:rsidRPr="00F31509" w:rsidDel="005702FF">
          <w:rPr>
            <w:rFonts w:asciiTheme="majorBidi" w:eastAsia="Times New Roman" w:hAnsiTheme="majorBidi" w:cstheme="majorBidi"/>
            <w:color w:val="000000" w:themeColor="text1"/>
            <w:lang w:val="en-GB"/>
          </w:rPr>
          <w:delText xml:space="preserve">of </w:delText>
        </w:r>
      </w:del>
      <w:r w:rsidR="005702FF" w:rsidRPr="00F31509">
        <w:rPr>
          <w:rFonts w:asciiTheme="majorBidi" w:eastAsia="Times New Roman" w:hAnsiTheme="majorBidi" w:cstheme="majorBidi"/>
          <w:color w:val="000000" w:themeColor="text1"/>
          <w:lang w:val="en-GB"/>
        </w:rPr>
        <w:t xml:space="preserve">Seed </w:t>
      </w:r>
      <w:r w:rsidR="00F301CE" w:rsidRPr="00F31509">
        <w:rPr>
          <w:rFonts w:asciiTheme="majorBidi" w:eastAsia="Times New Roman" w:hAnsiTheme="majorBidi" w:cstheme="majorBidi"/>
          <w:color w:val="000000" w:themeColor="text1"/>
          <w:lang w:val="en-GB"/>
        </w:rPr>
        <w:t xml:space="preserve">rates </w:t>
      </w:r>
      <w:del w:id="9658" w:author="Jane Shaw" w:date="2015-10-28T13:05:00Z">
        <w:r w:rsidRPr="00F31509" w:rsidDel="005702FF">
          <w:rPr>
            <w:rFonts w:asciiTheme="majorBidi" w:eastAsia="Times New Roman" w:hAnsiTheme="majorBidi" w:cstheme="majorBidi"/>
            <w:color w:val="000000" w:themeColor="text1"/>
            <w:lang w:val="en-GB"/>
          </w:rPr>
          <w:delText xml:space="preserve">is performed </w:delText>
        </w:r>
      </w:del>
      <w:ins w:id="9659" w:author="Jane Shaw" w:date="2015-10-28T13:05:00Z">
        <w:r w:rsidR="005702FF">
          <w:rPr>
            <w:rFonts w:asciiTheme="majorBidi" w:eastAsia="Times New Roman" w:hAnsiTheme="majorBidi" w:cstheme="majorBidi"/>
            <w:color w:val="000000" w:themeColor="text1"/>
            <w:lang w:val="en-GB"/>
          </w:rPr>
          <w:t xml:space="preserve">are estimated </w:t>
        </w:r>
      </w:ins>
      <w:r w:rsidRPr="00F31509">
        <w:rPr>
          <w:rFonts w:asciiTheme="majorBidi" w:eastAsia="Times New Roman" w:hAnsiTheme="majorBidi" w:cstheme="majorBidi"/>
          <w:color w:val="000000" w:themeColor="text1"/>
          <w:lang w:val="en-GB"/>
        </w:rPr>
        <w:t>via a hierarchical linear model (</w:t>
      </w:r>
      <w:del w:id="9660" w:author="Jane Shaw" w:date="2015-10-28T13:06:00Z">
        <w:r w:rsidRPr="00F31509" w:rsidDel="005702FF">
          <w:rPr>
            <w:rFonts w:asciiTheme="majorBidi" w:eastAsia="Times New Roman" w:hAnsiTheme="majorBidi" w:cstheme="majorBidi"/>
            <w:color w:val="000000" w:themeColor="text1"/>
            <w:lang w:val="en-GB"/>
          </w:rPr>
          <w:delText xml:space="preserve">mentioned previously in the loss </w:delText>
        </w:r>
      </w:del>
      <w:ins w:id="9661" w:author="Jane Shaw" w:date="2015-10-28T13:06:00Z">
        <w:r w:rsidR="005702FF">
          <w:rPr>
            <w:rFonts w:asciiTheme="majorBidi" w:eastAsia="Times New Roman" w:hAnsiTheme="majorBidi" w:cstheme="majorBidi"/>
            <w:color w:val="000000" w:themeColor="text1"/>
            <w:lang w:val="en-GB"/>
          </w:rPr>
          <w:t>described in section 3.8</w:t>
        </w:r>
      </w:ins>
      <w:del w:id="9662" w:author="Jane Shaw" w:date="2015-11-07T19:54:00Z">
        <w:r w:rsidRPr="00F31509" w:rsidDel="00C83BC9">
          <w:rPr>
            <w:rFonts w:asciiTheme="majorBidi" w:eastAsia="Times New Roman" w:hAnsiTheme="majorBidi" w:cstheme="majorBidi"/>
            <w:color w:val="000000" w:themeColor="text1"/>
            <w:lang w:val="en-GB"/>
          </w:rPr>
          <w:delText>imputation</w:delText>
        </w:r>
      </w:del>
      <w:r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rationale for this model is that it is capable of capturing and modelling complicated trends when data </w:t>
      </w:r>
      <w:del w:id="9663" w:author="Jane Shaw" w:date="2015-10-28T13:06:00Z">
        <w:r w:rsidRPr="00F31509" w:rsidDel="005702FF">
          <w:rPr>
            <w:rFonts w:asciiTheme="majorBidi" w:eastAsia="Times New Roman" w:hAnsiTheme="majorBidi" w:cstheme="majorBidi"/>
            <w:color w:val="000000" w:themeColor="text1"/>
            <w:lang w:val="en-GB"/>
          </w:rPr>
          <w:delText xml:space="preserve">is </w:delText>
        </w:r>
      </w:del>
      <w:ins w:id="9664" w:author="Jane Shaw" w:date="2015-10-28T13:06:00Z">
        <w:r w:rsidR="005702FF">
          <w:rPr>
            <w:rFonts w:asciiTheme="majorBidi" w:eastAsia="Times New Roman" w:hAnsiTheme="majorBidi" w:cstheme="majorBidi"/>
            <w:color w:val="000000" w:themeColor="text1"/>
            <w:lang w:val="en-GB"/>
          </w:rPr>
          <w:t xml:space="preserve">are </w:t>
        </w:r>
      </w:ins>
      <w:r w:rsidRPr="00F31509">
        <w:rPr>
          <w:rFonts w:asciiTheme="majorBidi" w:eastAsia="Times New Roman" w:hAnsiTheme="majorBidi" w:cstheme="majorBidi"/>
          <w:color w:val="000000" w:themeColor="text1"/>
          <w:lang w:val="en-GB"/>
        </w:rPr>
        <w:t>available.</w:t>
      </w:r>
      <w:r w:rsidR="008568EC">
        <w:rPr>
          <w:rFonts w:asciiTheme="majorBidi" w:eastAsia="Times New Roman" w:hAnsiTheme="majorBidi" w:cstheme="majorBidi"/>
          <w:color w:val="000000" w:themeColor="text1"/>
          <w:lang w:val="en-GB"/>
        </w:rPr>
        <w:t xml:space="preserve"> </w:t>
      </w:r>
      <w:del w:id="9665" w:author="Jane Shaw" w:date="2015-10-28T13:07:00Z">
        <w:r w:rsidRPr="00F31509" w:rsidDel="005702FF">
          <w:rPr>
            <w:rFonts w:asciiTheme="majorBidi" w:eastAsia="Times New Roman" w:hAnsiTheme="majorBidi" w:cstheme="majorBidi"/>
            <w:color w:val="000000" w:themeColor="text1"/>
            <w:lang w:val="en-GB"/>
          </w:rPr>
          <w:delText>Moreover</w:delText>
        </w:r>
      </w:del>
      <w:ins w:id="9666" w:author="Jane Shaw" w:date="2015-10-28T13:07:00Z">
        <w:r w:rsidR="005702FF">
          <w:rPr>
            <w:rFonts w:asciiTheme="majorBidi" w:eastAsia="Times New Roman" w:hAnsiTheme="majorBidi" w:cstheme="majorBidi"/>
            <w:color w:val="000000" w:themeColor="text1"/>
            <w:lang w:val="en-GB"/>
          </w:rPr>
          <w:t>In addition</w:t>
        </w:r>
      </w:ins>
      <w:r w:rsidRPr="00F31509">
        <w:rPr>
          <w:rFonts w:asciiTheme="majorBidi" w:eastAsia="Times New Roman" w:hAnsiTheme="majorBidi" w:cstheme="majorBidi"/>
          <w:color w:val="000000" w:themeColor="text1"/>
          <w:lang w:val="en-GB"/>
        </w:rPr>
        <w:t xml:space="preserve">, the hierarchy of the model allows accurate imputation </w:t>
      </w:r>
      <w:del w:id="9667" w:author="Jane Shaw" w:date="2015-10-28T13:07:00Z">
        <w:r w:rsidRPr="00F31509" w:rsidDel="005702FF">
          <w:rPr>
            <w:rFonts w:asciiTheme="majorBidi" w:eastAsia="Times New Roman" w:hAnsiTheme="majorBidi" w:cstheme="majorBidi"/>
            <w:color w:val="000000" w:themeColor="text1"/>
            <w:lang w:val="en-GB"/>
          </w:rPr>
          <w:delText xml:space="preserve">on </w:delText>
        </w:r>
      </w:del>
      <w:ins w:id="9668" w:author="Jane Shaw" w:date="2015-10-28T13:07:00Z">
        <w:r w:rsidR="005702FF">
          <w:rPr>
            <w:rFonts w:asciiTheme="majorBidi" w:eastAsia="Times New Roman" w:hAnsiTheme="majorBidi" w:cstheme="majorBidi"/>
            <w:color w:val="000000" w:themeColor="text1"/>
            <w:lang w:val="en-GB"/>
          </w:rPr>
          <w:t xml:space="preserve">for </w:t>
        </w:r>
      </w:ins>
      <w:r w:rsidRPr="00F31509">
        <w:rPr>
          <w:rFonts w:asciiTheme="majorBidi" w:eastAsia="Times New Roman" w:hAnsiTheme="majorBidi" w:cstheme="majorBidi"/>
          <w:color w:val="000000" w:themeColor="text1"/>
          <w:lang w:val="en-GB"/>
        </w:rPr>
        <w:t>countries with very sparse data by pooling together global data.</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The mathematical model can be written as follows:</w:t>
      </w:r>
    </w:p>
    <w:p w14:paraId="35029AE1" w14:textId="77777777" w:rsidR="004F65E4" w:rsidRPr="00F31509" w:rsidRDefault="00D13E0A"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14:paraId="3FFC8A2C" w14:textId="77777777" w:rsidR="004F65E4" w:rsidRPr="00F31509" w:rsidRDefault="00D13E0A"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14:paraId="564D8B0E" w14:textId="77777777" w:rsidR="004F65E4" w:rsidRPr="00F31509" w:rsidRDefault="00D13E0A"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14:paraId="77DC8674" w14:textId="73F3690E"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5702FF"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D789C" w:rsidRPr="00F31509">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29</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w:t>
      </w:r>
      <w:ins w:id="9669" w:author="Jane Shaw" w:date="2015-10-28T13:07:00Z">
        <w:r w:rsidR="005702FF">
          <w:rPr>
            <w:rFonts w:asciiTheme="majorBidi" w:eastAsia="Times New Roman" w:hAnsiTheme="majorBidi" w:cstheme="majorBidi"/>
            <w:color w:val="000000" w:themeColor="text1"/>
            <w:lang w:val="en-GB"/>
          </w:rPr>
          <w:t>–</w:t>
        </w:r>
      </w:ins>
      <w:del w:id="9670" w:author="Jane Shaw" w:date="2015-10-28T13:07:00Z">
        <w:r w:rsidRPr="00F31509" w:rsidDel="005702FF">
          <w:rPr>
            <w:rFonts w:asciiTheme="majorBidi" w:eastAsia="Times New Roman" w:hAnsiTheme="majorBidi" w:cstheme="majorBidi"/>
            <w:color w:val="000000" w:themeColor="text1"/>
            <w:lang w:val="en-GB"/>
          </w:rPr>
          <w:delText>-</w:delText>
        </w:r>
      </w:del>
      <w:r w:rsidRPr="00F31509">
        <w:rPr>
          <w:rFonts w:asciiTheme="majorBidi" w:eastAsia="Times New Roman" w:hAnsiTheme="majorBidi" w:cstheme="majorBidi"/>
          <w:color w:val="000000" w:themeColor="text1"/>
          <w:lang w:val="en-GB"/>
        </w:rPr>
        <w:t>c)</w:t>
      </w:r>
    </w:p>
    <w:p w14:paraId="621EFF55" w14:textId="1655DB84"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w:t>
      </w:r>
      <w:ins w:id="9671" w:author="Jane Shaw" w:date="2015-11-07T19:54:00Z">
        <w:r w:rsidR="00C83BC9">
          <w:rPr>
            <w:rFonts w:asciiTheme="majorBidi" w:hAnsiTheme="majorBidi" w:cstheme="majorBidi"/>
            <w:color w:val="000000" w:themeColor="text1"/>
            <w:szCs w:val="24"/>
            <w:lang w:val="en-GB"/>
          </w:rPr>
          <w:t xml:space="preserve">be </w:t>
        </w:r>
      </w:ins>
      <w:r w:rsidRPr="00F31509">
        <w:rPr>
          <w:rFonts w:asciiTheme="majorBidi" w:hAnsiTheme="majorBidi" w:cstheme="majorBidi"/>
          <w:color w:val="000000" w:themeColor="text1"/>
          <w:szCs w:val="24"/>
          <w:lang w:val="en-GB"/>
        </w:rPr>
        <w:t>estimate</w:t>
      </w:r>
      <w:ins w:id="9672" w:author="Jane Shaw" w:date="2015-11-07T19:54:00Z">
        <w:r w:rsidR="00C83BC9">
          <w:rPr>
            <w:rFonts w:asciiTheme="majorBidi" w:hAnsiTheme="majorBidi" w:cstheme="majorBidi"/>
            <w:color w:val="000000" w:themeColor="text1"/>
            <w:szCs w:val="24"/>
            <w:lang w:val="en-GB"/>
          </w:rPr>
          <w:t>d</w:t>
        </w:r>
      </w:ins>
      <w:r w:rsidRPr="00F31509">
        <w:rPr>
          <w:rFonts w:asciiTheme="majorBidi" w:hAnsiTheme="majorBidi" w:cstheme="majorBidi"/>
          <w:color w:val="000000" w:themeColor="text1"/>
          <w:szCs w:val="24"/>
          <w:lang w:val="en-GB"/>
        </w:rPr>
        <w:t xml:space="preserv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 indices run over all countries, the j indices over all CPC groups, and the k indices over all unique country/CPC code combinations.</w:t>
      </w:r>
    </w:p>
    <w:p w14:paraId="5A364EFF" w14:textId="585A0CD6"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Thus, the model estimates seed use proportional to the area sown.</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model also accounts for changes over time and differences </w:t>
      </w:r>
      <w:del w:id="9673" w:author="Jane Shaw" w:date="2015-10-28T13:08:00Z">
        <w:r w:rsidRPr="00F31509" w:rsidDel="005702FF">
          <w:rPr>
            <w:rFonts w:asciiTheme="majorBidi" w:hAnsiTheme="majorBidi" w:cstheme="majorBidi"/>
            <w:color w:val="000000" w:themeColor="text1"/>
            <w:szCs w:val="24"/>
            <w:lang w:val="en-GB"/>
          </w:rPr>
          <w:delText xml:space="preserve">across </w:delText>
        </w:r>
      </w:del>
      <w:ins w:id="9674" w:author="Jane Shaw" w:date="2015-10-28T13:08:00Z">
        <w:r w:rsidR="005702FF">
          <w:rPr>
            <w:rFonts w:asciiTheme="majorBidi" w:hAnsiTheme="majorBidi" w:cstheme="majorBidi"/>
            <w:color w:val="000000" w:themeColor="text1"/>
            <w:szCs w:val="24"/>
            <w:lang w:val="en-GB"/>
          </w:rPr>
          <w:t xml:space="preserve">among </w:t>
        </w:r>
      </w:ins>
      <w:r w:rsidRPr="00F31509">
        <w:rPr>
          <w:rFonts w:asciiTheme="majorBidi" w:hAnsiTheme="majorBidi" w:cstheme="majorBidi"/>
          <w:color w:val="000000" w:themeColor="text1"/>
          <w:szCs w:val="24"/>
          <w:lang w:val="en-GB"/>
        </w:rPr>
        <w:t xml:space="preserve">countries; the latter are captured by the annual temperature variable, assuming </w:t>
      </w:r>
      <w:del w:id="9675" w:author="Jane Shaw" w:date="2015-10-28T13:08:00Z">
        <w:r w:rsidRPr="00F31509" w:rsidDel="005702FF">
          <w:rPr>
            <w:rFonts w:asciiTheme="majorBidi" w:hAnsiTheme="majorBidi" w:cstheme="majorBidi"/>
            <w:color w:val="000000" w:themeColor="text1"/>
            <w:szCs w:val="24"/>
            <w:lang w:val="en-GB"/>
          </w:rPr>
          <w:delText xml:space="preserve">essentially </w:delText>
        </w:r>
      </w:del>
      <w:r w:rsidRPr="00F31509">
        <w:rPr>
          <w:rFonts w:asciiTheme="majorBidi" w:hAnsiTheme="majorBidi" w:cstheme="majorBidi"/>
          <w:color w:val="000000" w:themeColor="text1"/>
          <w:szCs w:val="24"/>
          <w:lang w:val="en-GB"/>
        </w:rPr>
        <w:t>that seed rates need to be higher where production conditions are difficult</w:t>
      </w:r>
      <w:del w:id="9676" w:author="Jane Shaw" w:date="2015-11-07T19:55:00Z">
        <w:r w:rsidRPr="00F31509" w:rsidDel="00C83BC9">
          <w:rPr>
            <w:rFonts w:asciiTheme="majorBidi" w:hAnsiTheme="majorBidi" w:cstheme="majorBidi"/>
            <w:color w:val="000000" w:themeColor="text1"/>
            <w:szCs w:val="24"/>
            <w:lang w:val="en-GB"/>
          </w:rPr>
          <w:delText>,</w:delText>
        </w:r>
      </w:del>
      <w:r w:rsidRPr="00F31509">
        <w:rPr>
          <w:rFonts w:asciiTheme="majorBidi" w:hAnsiTheme="majorBidi" w:cstheme="majorBidi"/>
          <w:color w:val="000000" w:themeColor="text1"/>
          <w:szCs w:val="24"/>
          <w:lang w:val="en-GB"/>
        </w:rPr>
        <w:t xml:space="preserve"> </w:t>
      </w:r>
      <w:del w:id="9677" w:author="Jane Shaw" w:date="2015-11-07T19:55:00Z">
        <w:r w:rsidRPr="00F31509" w:rsidDel="00C83BC9">
          <w:rPr>
            <w:rFonts w:asciiTheme="majorBidi" w:hAnsiTheme="majorBidi" w:cstheme="majorBidi"/>
            <w:color w:val="000000" w:themeColor="text1"/>
            <w:szCs w:val="24"/>
            <w:lang w:val="en-GB"/>
          </w:rPr>
          <w:delText xml:space="preserve">with a </w:delText>
        </w:r>
      </w:del>
      <w:ins w:id="9678" w:author="Jane Shaw" w:date="2015-11-07T19:55:00Z">
        <w:r w:rsidR="00C83BC9">
          <w:rPr>
            <w:rFonts w:asciiTheme="majorBidi" w:hAnsiTheme="majorBidi" w:cstheme="majorBidi"/>
            <w:color w:val="000000" w:themeColor="text1"/>
            <w:szCs w:val="24"/>
            <w:lang w:val="en-GB"/>
          </w:rPr>
          <w:t xml:space="preserve">and there is </w:t>
        </w:r>
      </w:ins>
      <w:r w:rsidRPr="00F31509">
        <w:rPr>
          <w:rFonts w:asciiTheme="majorBidi" w:hAnsiTheme="majorBidi" w:cstheme="majorBidi"/>
          <w:color w:val="000000" w:themeColor="text1"/>
          <w:szCs w:val="24"/>
          <w:lang w:val="en-GB"/>
        </w:rPr>
        <w:t xml:space="preserve">potential </w:t>
      </w:r>
      <w:del w:id="9679" w:author="Jane Shaw" w:date="2015-10-28T13:08:00Z">
        <w:r w:rsidRPr="00F31509" w:rsidDel="005702FF">
          <w:rPr>
            <w:rFonts w:asciiTheme="majorBidi" w:hAnsiTheme="majorBidi" w:cstheme="majorBidi"/>
            <w:color w:val="000000" w:themeColor="text1"/>
            <w:szCs w:val="24"/>
            <w:lang w:val="en-GB"/>
          </w:rPr>
          <w:delText xml:space="preserve">of </w:delText>
        </w:r>
      </w:del>
      <w:ins w:id="9680" w:author="Jane Shaw" w:date="2015-10-28T13:08:00Z">
        <w:r w:rsidR="005702FF">
          <w:rPr>
            <w:rFonts w:asciiTheme="majorBidi" w:hAnsiTheme="majorBidi" w:cstheme="majorBidi"/>
            <w:color w:val="000000" w:themeColor="text1"/>
            <w:szCs w:val="24"/>
            <w:lang w:val="en-GB"/>
          </w:rPr>
          <w:t>for</w:t>
        </w:r>
        <w:r w:rsidR="005702FF" w:rsidRPr="00F31509">
          <w:rPr>
            <w:rFonts w:asciiTheme="majorBidi" w:hAnsiTheme="majorBidi" w:cstheme="majorBidi"/>
            <w:color w:val="000000" w:themeColor="text1"/>
            <w:szCs w:val="24"/>
            <w:lang w:val="en-GB"/>
          </w:rPr>
          <w:t xml:space="preserve"> </w:t>
        </w:r>
      </w:ins>
      <w:r w:rsidRPr="00F31509">
        <w:rPr>
          <w:rFonts w:asciiTheme="majorBidi" w:hAnsiTheme="majorBidi" w:cstheme="majorBidi"/>
          <w:color w:val="000000" w:themeColor="text1"/>
          <w:szCs w:val="24"/>
          <w:lang w:val="en-GB"/>
        </w:rPr>
        <w:t>late and frequent frosts (Russia</w:t>
      </w:r>
      <w:ins w:id="9681" w:author="Jane Shaw" w:date="2015-10-28T13:08:00Z">
        <w:r w:rsidR="005702FF">
          <w:rPr>
            <w:rFonts w:asciiTheme="majorBidi" w:hAnsiTheme="majorBidi" w:cstheme="majorBidi"/>
            <w:color w:val="000000" w:themeColor="text1"/>
            <w:szCs w:val="24"/>
            <w:lang w:val="en-GB"/>
          </w:rPr>
          <w:t>n Federation</w:t>
        </w:r>
      </w:ins>
      <w:r w:rsidRPr="00F31509">
        <w:rPr>
          <w:rFonts w:asciiTheme="majorBidi" w:hAnsiTheme="majorBidi" w:cstheme="majorBidi"/>
          <w:color w:val="000000" w:themeColor="text1"/>
          <w:szCs w:val="24"/>
          <w:lang w:val="en-GB"/>
        </w:rPr>
        <w:t>), and can be lower where production conditions are more favourable (U</w:t>
      </w:r>
      <w:ins w:id="9682" w:author="Jane Shaw" w:date="2015-10-28T13:09:00Z">
        <w:r w:rsidR="005702FF">
          <w:rPr>
            <w:rFonts w:asciiTheme="majorBidi" w:hAnsiTheme="majorBidi" w:cstheme="majorBidi"/>
            <w:color w:val="000000" w:themeColor="text1"/>
            <w:szCs w:val="24"/>
            <w:lang w:val="en-GB"/>
          </w:rPr>
          <w:t xml:space="preserve">nited </w:t>
        </w:r>
      </w:ins>
      <w:r w:rsidRPr="00F31509">
        <w:rPr>
          <w:rFonts w:asciiTheme="majorBidi" w:hAnsiTheme="majorBidi" w:cstheme="majorBidi"/>
          <w:color w:val="000000" w:themeColor="text1"/>
          <w:szCs w:val="24"/>
          <w:lang w:val="en-GB"/>
        </w:rPr>
        <w:t>K</w:t>
      </w:r>
      <w:ins w:id="9683" w:author="Jane Shaw" w:date="2015-10-28T13:09:00Z">
        <w:r w:rsidR="005702FF">
          <w:rPr>
            <w:rFonts w:asciiTheme="majorBidi" w:hAnsiTheme="majorBidi" w:cstheme="majorBidi"/>
            <w:color w:val="000000" w:themeColor="text1"/>
            <w:szCs w:val="24"/>
            <w:lang w:val="en-GB"/>
          </w:rPr>
          <w:t>ingdom of Great Britain and Northern Ireland</w:t>
        </w:r>
      </w:ins>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p>
    <w:p w14:paraId="708174C9" w14:textId="696B1930"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w:t>
      </w:r>
      <w:del w:id="9684" w:author="Jane Shaw" w:date="2015-10-28T13:09:00Z">
        <w:r w:rsidRPr="00F31509" w:rsidDel="005702FF">
          <w:rPr>
            <w:rFonts w:asciiTheme="majorBidi" w:hAnsiTheme="majorBidi" w:cstheme="majorBidi"/>
            <w:color w:val="000000" w:themeColor="text1"/>
            <w:szCs w:val="24"/>
            <w:lang w:val="en-GB"/>
          </w:rPr>
          <w:delText xml:space="preserve">to be </w:delText>
        </w:r>
      </w:del>
      <w:ins w:id="9685" w:author="Jane Shaw" w:date="2015-10-28T13:09:00Z">
        <w:r w:rsidR="005702FF">
          <w:rPr>
            <w:rFonts w:asciiTheme="majorBidi" w:hAnsiTheme="majorBidi" w:cstheme="majorBidi"/>
            <w:color w:val="000000" w:themeColor="text1"/>
            <w:szCs w:val="24"/>
            <w:lang w:val="en-GB"/>
          </w:rPr>
          <w:t xml:space="preserve">as </w:t>
        </w:r>
      </w:ins>
      <w:r w:rsidRPr="00F31509">
        <w:rPr>
          <w:rFonts w:asciiTheme="majorBidi" w:hAnsiTheme="majorBidi" w:cstheme="majorBidi"/>
          <w:color w:val="000000" w:themeColor="text1"/>
          <w:szCs w:val="24"/>
          <w:lang w:val="en-GB"/>
        </w:rPr>
        <w:t>close to 0.</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w:t>
      </w:r>
      <w:del w:id="9686" w:author="Jane Shaw" w:date="2015-10-28T13:09:00Z">
        <w:r w:rsidRPr="00F31509" w:rsidDel="005702FF">
          <w:rPr>
            <w:rFonts w:asciiTheme="majorBidi" w:hAnsiTheme="majorBidi" w:cstheme="majorBidi"/>
            <w:color w:val="000000" w:themeColor="text1"/>
            <w:szCs w:val="24"/>
            <w:lang w:val="en-GB"/>
          </w:rPr>
          <w:delText xml:space="preserve">only </w:delText>
        </w:r>
      </w:del>
      <w:r w:rsidRPr="00F31509">
        <w:rPr>
          <w:rFonts w:asciiTheme="majorBidi" w:hAnsiTheme="majorBidi" w:cstheme="majorBidi"/>
          <w:color w:val="000000" w:themeColor="text1"/>
          <w:szCs w:val="24"/>
          <w:lang w:val="en-GB"/>
        </w:rPr>
        <w:t xml:space="preserve">account </w:t>
      </w:r>
      <w:ins w:id="9687" w:author="Jane Shaw" w:date="2015-10-28T13:09:00Z">
        <w:r w:rsidR="005702FF">
          <w:rPr>
            <w:rFonts w:asciiTheme="majorBidi" w:hAnsiTheme="majorBidi" w:cstheme="majorBidi"/>
            <w:color w:val="000000" w:themeColor="text1"/>
            <w:szCs w:val="24"/>
            <w:lang w:val="en-GB"/>
          </w:rPr>
          <w:t xml:space="preserve">only </w:t>
        </w:r>
      </w:ins>
      <w:r w:rsidRPr="00F31509">
        <w:rPr>
          <w:rFonts w:asciiTheme="majorBidi" w:hAnsiTheme="majorBidi" w:cstheme="majorBidi"/>
          <w:color w:val="000000" w:themeColor="text1"/>
          <w:szCs w:val="24"/>
          <w:lang w:val="en-GB"/>
        </w:rPr>
        <w:t>for availability within commodity groups.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However, if data are available for a country or commodity, the 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w:t>
      </w:r>
      <w:del w:id="9688" w:author="Jane Shaw" w:date="2015-10-28T13:10:00Z">
        <w:r w:rsidRPr="00F31509" w:rsidDel="005702FF">
          <w:rPr>
            <w:rFonts w:asciiTheme="majorBidi" w:hAnsiTheme="majorBidi" w:cstheme="majorBidi"/>
            <w:color w:val="000000" w:themeColor="text1"/>
            <w:szCs w:val="24"/>
            <w:lang w:val="en-GB"/>
          </w:rPr>
          <w:delText xml:space="preserve">can </w:delText>
        </w:r>
      </w:del>
      <w:ins w:id="9689" w:author="Jane Shaw" w:date="2015-10-28T13:10:00Z">
        <w:r w:rsidR="005702FF">
          <w:rPr>
            <w:rFonts w:asciiTheme="majorBidi" w:hAnsiTheme="majorBidi" w:cstheme="majorBidi"/>
            <w:color w:val="000000" w:themeColor="text1"/>
            <w:szCs w:val="24"/>
            <w:lang w:val="en-GB"/>
          </w:rPr>
          <w:t xml:space="preserve">enables </w:t>
        </w:r>
      </w:ins>
      <w:r w:rsidRPr="00F31509">
        <w:rPr>
          <w:rFonts w:asciiTheme="majorBidi" w:hAnsiTheme="majorBidi" w:cstheme="majorBidi"/>
          <w:color w:val="000000" w:themeColor="text1"/>
          <w:szCs w:val="24"/>
          <w:lang w:val="en-GB"/>
        </w:rPr>
        <w:t>adapt</w:t>
      </w:r>
      <w:ins w:id="9690" w:author="Jane Shaw" w:date="2015-10-28T13:10:00Z">
        <w:r w:rsidR="005702FF">
          <w:rPr>
            <w:rFonts w:asciiTheme="majorBidi" w:hAnsiTheme="majorBidi" w:cstheme="majorBidi"/>
            <w:color w:val="000000" w:themeColor="text1"/>
            <w:szCs w:val="24"/>
            <w:lang w:val="en-GB"/>
          </w:rPr>
          <w:t>ation</w:t>
        </w:r>
      </w:ins>
      <w:r w:rsidRPr="00F31509">
        <w:rPr>
          <w:rFonts w:asciiTheme="majorBidi" w:hAnsiTheme="majorBidi" w:cstheme="majorBidi"/>
          <w:color w:val="000000" w:themeColor="text1"/>
          <w:szCs w:val="24"/>
          <w:lang w:val="en-GB"/>
        </w:rPr>
        <w:t xml:space="preserve"> to the individual characteristics of a particular scenario.</w:t>
      </w:r>
    </w:p>
    <w:p w14:paraId="316A2F4B" w14:textId="11AB4436" w:rsidR="004F65E4" w:rsidRPr="00F31509" w:rsidRDefault="00E20F2A" w:rsidP="00C4334D">
      <w:pPr>
        <w:pStyle w:val="Titolo2"/>
      </w:pPr>
      <w:bookmarkStart w:id="9691" w:name="_Toc308029369"/>
      <w:bookmarkStart w:id="9692" w:name="_Toc308029560"/>
      <w:bookmarkStart w:id="9693" w:name="_Toc421025888"/>
      <w:bookmarkStart w:id="9694" w:name="_Toc428383845"/>
      <w:bookmarkStart w:id="9695" w:name="_Toc428436067"/>
      <w:bookmarkStart w:id="9696" w:name="_Toc428436368"/>
      <w:r>
        <w:t>3.10</w:t>
      </w:r>
      <w:ins w:id="9697" w:author="Jane Shaw" w:date="2015-10-28T13:10:00Z">
        <w:r w:rsidR="005702FF">
          <w:t xml:space="preserve"> </w:t>
        </w:r>
      </w:ins>
      <w:r w:rsidR="004F65E4" w:rsidRPr="00F31509">
        <w:t>Residual</w:t>
      </w:r>
      <w:ins w:id="9698" w:author="Jane Shaw" w:date="2015-11-07T19:55:00Z">
        <w:r w:rsidR="00C83BC9">
          <w:t>/</w:t>
        </w:r>
      </w:ins>
      <w:del w:id="9699" w:author="Jane Shaw" w:date="2015-11-07T19:55:00Z">
        <w:r w:rsidR="004F65E4" w:rsidRPr="00F31509" w:rsidDel="00C83BC9">
          <w:delText xml:space="preserve"> </w:delText>
        </w:r>
      </w:del>
      <w:r w:rsidR="004F65E4" w:rsidRPr="00F31509">
        <w:t>other uses</w:t>
      </w:r>
      <w:bookmarkEnd w:id="9691"/>
      <w:bookmarkEnd w:id="9692"/>
      <w:r w:rsidR="004F65E4" w:rsidRPr="00F31509">
        <w:t xml:space="preserve"> </w:t>
      </w:r>
      <w:del w:id="9700" w:author="Jane Shaw" w:date="2015-10-28T13:10:00Z">
        <w:r w:rsidR="004F65E4" w:rsidRPr="00F31509" w:rsidDel="005702FF">
          <w:delText>(ROU)</w:delText>
        </w:r>
      </w:del>
      <w:bookmarkEnd w:id="9693"/>
      <w:bookmarkEnd w:id="9694"/>
      <w:bookmarkEnd w:id="9695"/>
      <w:bookmarkEnd w:id="9696"/>
    </w:p>
    <w:p w14:paraId="51A515DB" w14:textId="7264969E" w:rsidR="004F65E4" w:rsidRDefault="004F65E4" w:rsidP="004F65E4">
      <w:pPr>
        <w:keepNext/>
        <w:jc w:val="both"/>
        <w:rPr>
          <w:ins w:id="9701" w:author="Jane Shaw" w:date="2015-10-22T14:09:00Z"/>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overall strategy for FBS compilers at </w:t>
      </w:r>
      <w:ins w:id="9702" w:author="Jane Shaw" w:date="2015-10-28T13:11:00Z">
        <w:r w:rsidR="005702FF">
          <w:rPr>
            <w:rFonts w:asciiTheme="majorBidi" w:hAnsiTheme="majorBidi" w:cstheme="majorBidi"/>
            <w:color w:val="000000" w:themeColor="text1"/>
            <w:lang w:val="en-GB"/>
          </w:rPr>
          <w:t xml:space="preserve">both </w:t>
        </w:r>
      </w:ins>
      <w:r w:rsidRPr="00F31509">
        <w:rPr>
          <w:rFonts w:asciiTheme="majorBidi" w:hAnsiTheme="majorBidi" w:cstheme="majorBidi"/>
          <w:color w:val="000000" w:themeColor="text1"/>
          <w:lang w:val="en-GB"/>
        </w:rPr>
        <w:t xml:space="preserve">FAO and </w:t>
      </w:r>
      <w:ins w:id="9703" w:author="Jane Shaw" w:date="2015-10-28T13:11:00Z">
        <w:r w:rsidR="005702FF">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country level </w:t>
      </w:r>
      <w:del w:id="9704" w:author="Jane Shaw" w:date="2015-10-28T13:11:00Z">
        <w:r w:rsidRPr="00F31509" w:rsidDel="005702FF">
          <w:rPr>
            <w:rFonts w:asciiTheme="majorBidi" w:hAnsiTheme="majorBidi" w:cstheme="majorBidi"/>
            <w:color w:val="000000" w:themeColor="text1"/>
            <w:lang w:val="en-GB"/>
          </w:rPr>
          <w:delText xml:space="preserve">alike </w:delText>
        </w:r>
      </w:del>
      <w:r w:rsidRPr="00F31509">
        <w:rPr>
          <w:rFonts w:asciiTheme="majorBidi" w:hAnsiTheme="majorBidi" w:cstheme="majorBidi"/>
          <w:color w:val="000000" w:themeColor="text1"/>
          <w:lang w:val="en-GB"/>
        </w:rPr>
        <w:t>should be</w:t>
      </w:r>
      <w:del w:id="9705" w:author="Jane Shaw" w:date="2015-10-28T13:11:00Z">
        <w:r w:rsidRPr="00F31509" w:rsidDel="005702FF">
          <w:rPr>
            <w:rFonts w:asciiTheme="majorBidi" w:hAnsiTheme="majorBidi" w:cstheme="majorBidi"/>
            <w:color w:val="000000" w:themeColor="text1"/>
            <w:lang w:val="en-GB"/>
          </w:rPr>
          <w:delText xml:space="preserve"> to identify</w:delText>
        </w:r>
      </w:del>
      <w:r w:rsidRPr="00F31509">
        <w:rPr>
          <w:rFonts w:asciiTheme="majorBidi" w:hAnsiTheme="majorBidi" w:cstheme="majorBidi"/>
          <w:color w:val="000000" w:themeColor="text1"/>
          <w:lang w:val="en-GB"/>
        </w:rPr>
        <w:t xml:space="preserve">, as far as possible, </w:t>
      </w:r>
      <w:ins w:id="9706" w:author="Jane Shaw" w:date="2015-10-28T13:12:00Z">
        <w:r w:rsidR="005702FF">
          <w:rPr>
            <w:rFonts w:asciiTheme="majorBidi" w:hAnsiTheme="majorBidi" w:cstheme="majorBidi"/>
            <w:color w:val="000000" w:themeColor="text1"/>
            <w:lang w:val="en-GB"/>
          </w:rPr>
          <w:t xml:space="preserve">to identify </w:t>
        </w:r>
      </w:ins>
      <w:r w:rsidRPr="00F31509">
        <w:rPr>
          <w:rFonts w:asciiTheme="majorBidi" w:hAnsiTheme="majorBidi" w:cstheme="majorBidi"/>
          <w:color w:val="000000" w:themeColor="text1"/>
          <w:lang w:val="en-GB"/>
        </w:rPr>
        <w:t xml:space="preserve">all individual uses separately and explicitly. </w:t>
      </w:r>
      <w:ins w:id="9707" w:author="Jane Shaw" w:date="2015-10-28T13:12:00Z">
        <w:r w:rsidR="005702FF">
          <w:rPr>
            <w:rFonts w:asciiTheme="majorBidi" w:hAnsiTheme="majorBidi" w:cstheme="majorBidi"/>
            <w:color w:val="000000" w:themeColor="text1"/>
            <w:lang w:val="en-GB"/>
          </w:rPr>
          <w:t xml:space="preserve">However, </w:t>
        </w:r>
      </w:ins>
      <w:r w:rsidR="005702FF"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process</w:t>
      </w:r>
      <w:del w:id="9708" w:author="Jane Shaw" w:date="2015-10-28T13:12:00Z">
        <w:r w:rsidRPr="00F31509" w:rsidDel="005702FF">
          <w:rPr>
            <w:rFonts w:asciiTheme="majorBidi" w:hAnsiTheme="majorBidi" w:cstheme="majorBidi"/>
            <w:color w:val="000000" w:themeColor="text1"/>
            <w:lang w:val="en-GB"/>
          </w:rPr>
          <w:delText>, however,</w:delText>
        </w:r>
      </w:del>
      <w:r w:rsidRPr="00F31509">
        <w:rPr>
          <w:rFonts w:asciiTheme="majorBidi" w:hAnsiTheme="majorBidi" w:cstheme="majorBidi"/>
          <w:color w:val="000000" w:themeColor="text1"/>
          <w:lang w:val="en-GB"/>
        </w:rPr>
        <w:t xml:space="preserve"> cannot guarantee that all uses for all commodities and in all countries are adequately captured by the use categories described so far. There will be specific forms of use</w:t>
      </w:r>
      <w:del w:id="9709" w:author="Jane Shaw" w:date="2015-11-07T19:55:00Z">
        <w:r w:rsidRPr="00F31509" w:rsidDel="00C83BC9">
          <w:rPr>
            <w:rFonts w:asciiTheme="majorBidi" w:hAnsiTheme="majorBidi" w:cstheme="majorBidi"/>
            <w:color w:val="000000" w:themeColor="text1"/>
            <w:lang w:val="en-GB"/>
          </w:rPr>
          <w:delText>s</w:delText>
        </w:r>
      </w:del>
      <w:r w:rsidRPr="00F31509">
        <w:rPr>
          <w:rFonts w:asciiTheme="majorBidi" w:hAnsiTheme="majorBidi" w:cstheme="majorBidi"/>
          <w:color w:val="000000" w:themeColor="text1"/>
          <w:lang w:val="en-GB"/>
        </w:rPr>
        <w:t xml:space="preserve"> that cannot be subsumed under any of the traditional forms</w:t>
      </w:r>
      <w:del w:id="9710" w:author="Jane Shaw" w:date="2015-11-07T19:55:00Z">
        <w:r w:rsidRPr="00F31509" w:rsidDel="00C83BC9">
          <w:rPr>
            <w:rFonts w:asciiTheme="majorBidi" w:hAnsiTheme="majorBidi" w:cstheme="majorBidi"/>
            <w:color w:val="000000" w:themeColor="text1"/>
            <w:lang w:val="en-GB"/>
          </w:rPr>
          <w:delText xml:space="preserve"> of use</w:delText>
        </w:r>
      </w:del>
      <w:r w:rsidRPr="00F31509">
        <w:rPr>
          <w:rFonts w:asciiTheme="majorBidi" w:hAnsiTheme="majorBidi" w:cstheme="majorBidi"/>
          <w:color w:val="000000" w:themeColor="text1"/>
          <w:lang w:val="en-GB"/>
        </w:rPr>
        <w:t xml:space="preserve">. </w:t>
      </w:r>
      <w:del w:id="9711" w:author="Jane Shaw" w:date="2015-10-28T13:12:00Z">
        <w:r w:rsidRPr="00F31509" w:rsidDel="005702FF">
          <w:rPr>
            <w:rFonts w:asciiTheme="majorBidi" w:hAnsiTheme="majorBidi" w:cstheme="majorBidi"/>
            <w:color w:val="000000" w:themeColor="text1"/>
            <w:lang w:val="en-GB"/>
          </w:rPr>
          <w:delText xml:space="preserve">In </w:delText>
        </w:r>
      </w:del>
      <w:del w:id="9712" w:author="Jane Shaw" w:date="2015-10-28T13:13:00Z">
        <w:r w:rsidRPr="00F31509" w:rsidDel="00AB3FE9">
          <w:rPr>
            <w:rFonts w:asciiTheme="majorBidi" w:hAnsiTheme="majorBidi" w:cstheme="majorBidi"/>
            <w:color w:val="000000" w:themeColor="text1"/>
            <w:lang w:val="en-GB"/>
          </w:rPr>
          <w:delText xml:space="preserve">these </w:delText>
        </w:r>
      </w:del>
      <w:del w:id="9713" w:author="Jane Shaw" w:date="2015-10-28T13:12:00Z">
        <w:r w:rsidRPr="00F31509" w:rsidDel="005702FF">
          <w:rPr>
            <w:rFonts w:asciiTheme="majorBidi" w:hAnsiTheme="majorBidi" w:cstheme="majorBidi"/>
            <w:color w:val="000000" w:themeColor="text1"/>
            <w:lang w:val="en-GB"/>
          </w:rPr>
          <w:delText>cases</w:delText>
        </w:r>
      </w:del>
      <w:del w:id="9714" w:author="Jane Shaw" w:date="2015-10-28T13:13:00Z">
        <w:r w:rsidRPr="00F31509" w:rsidDel="00AB3FE9">
          <w:rPr>
            <w:rFonts w:asciiTheme="majorBidi" w:hAnsiTheme="majorBidi" w:cstheme="majorBidi"/>
            <w:color w:val="000000" w:themeColor="text1"/>
            <w:lang w:val="en-GB"/>
          </w:rPr>
          <w:delText xml:space="preserve">, </w:delText>
        </w:r>
      </w:del>
      <w:r w:rsidRPr="00F31509">
        <w:rPr>
          <w:rFonts w:asciiTheme="majorBidi" w:hAnsiTheme="majorBidi" w:cstheme="majorBidi"/>
          <w:color w:val="000000" w:themeColor="text1"/>
          <w:lang w:val="en-GB"/>
        </w:rPr>
        <w:t xml:space="preserve">FBS compilers at </w:t>
      </w:r>
      <w:ins w:id="9715" w:author="Jane Shaw" w:date="2015-10-28T13:13:00Z">
        <w:r w:rsidR="00AB3FE9">
          <w:rPr>
            <w:rFonts w:asciiTheme="majorBidi" w:hAnsiTheme="majorBidi" w:cstheme="majorBidi"/>
            <w:color w:val="000000" w:themeColor="text1"/>
            <w:lang w:val="en-GB"/>
          </w:rPr>
          <w:t xml:space="preserve">the </w:t>
        </w:r>
      </w:ins>
      <w:r w:rsidRPr="00F31509">
        <w:rPr>
          <w:rFonts w:asciiTheme="majorBidi" w:hAnsiTheme="majorBidi" w:cstheme="majorBidi"/>
          <w:color w:val="000000" w:themeColor="text1"/>
          <w:lang w:val="en-GB"/>
        </w:rPr>
        <w:t xml:space="preserve">country level need to identify and delineate </w:t>
      </w:r>
      <w:del w:id="9716" w:author="Jane Shaw" w:date="2015-10-28T13:13:00Z">
        <w:r w:rsidRPr="00F31509" w:rsidDel="00AB3FE9">
          <w:rPr>
            <w:rFonts w:asciiTheme="majorBidi" w:hAnsiTheme="majorBidi" w:cstheme="majorBidi"/>
            <w:color w:val="000000" w:themeColor="text1"/>
            <w:lang w:val="en-GB"/>
          </w:rPr>
          <w:delText xml:space="preserve">such </w:delText>
        </w:r>
      </w:del>
      <w:ins w:id="9717" w:author="Jane Shaw" w:date="2015-10-28T13:13:00Z">
        <w:r w:rsidR="00AB3FE9">
          <w:rPr>
            <w:rFonts w:asciiTheme="majorBidi" w:hAnsiTheme="majorBidi" w:cstheme="majorBidi"/>
            <w:color w:val="000000" w:themeColor="text1"/>
            <w:lang w:val="en-GB"/>
          </w:rPr>
          <w:t xml:space="preserve">these residual other </w:t>
        </w:r>
      </w:ins>
      <w:r w:rsidRPr="00F31509">
        <w:rPr>
          <w:rFonts w:asciiTheme="majorBidi" w:hAnsiTheme="majorBidi" w:cstheme="majorBidi"/>
          <w:color w:val="000000" w:themeColor="text1"/>
          <w:lang w:val="en-GB"/>
        </w:rPr>
        <w:t xml:space="preserve">uses, and provide and include adequate estimates for </w:t>
      </w:r>
      <w:del w:id="9718" w:author="Jane Shaw" w:date="2015-10-28T13:13:00Z">
        <w:r w:rsidRPr="00F31509" w:rsidDel="00AB3FE9">
          <w:rPr>
            <w:rFonts w:asciiTheme="majorBidi" w:hAnsiTheme="majorBidi" w:cstheme="majorBidi"/>
            <w:color w:val="000000" w:themeColor="text1"/>
            <w:lang w:val="en-GB"/>
          </w:rPr>
          <w:delText>these uses</w:delText>
        </w:r>
      </w:del>
      <w:ins w:id="9719" w:author="Jane Shaw" w:date="2015-10-28T13:13:00Z">
        <w:r w:rsidR="00AB3FE9">
          <w:rPr>
            <w:rFonts w:asciiTheme="majorBidi" w:hAnsiTheme="majorBidi" w:cstheme="majorBidi"/>
            <w:color w:val="000000" w:themeColor="text1"/>
            <w:lang w:val="en-GB"/>
          </w:rPr>
          <w:t>them</w:t>
        </w:r>
      </w:ins>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p>
    <w:p w14:paraId="132A6EB4" w14:textId="752EF418" w:rsidR="005E7192" w:rsidRDefault="005E7192">
      <w:pPr>
        <w:pStyle w:val="Titolo3"/>
        <w:rPr>
          <w:ins w:id="9720" w:author="Jane Shaw" w:date="2015-10-22T14:09:00Z"/>
          <w:lang w:val="en-GB"/>
        </w:rPr>
        <w:pPrChange w:id="9721" w:author="Jane Shaw" w:date="2015-10-22T14:09:00Z">
          <w:pPr>
            <w:keepNext/>
            <w:jc w:val="both"/>
          </w:pPr>
        </w:pPrChange>
      </w:pPr>
      <w:ins w:id="9722" w:author="Jane Shaw" w:date="2015-10-22T14:09:00Z">
        <w:r>
          <w:rPr>
            <w:lang w:val="en-GB"/>
          </w:rPr>
          <w:t xml:space="preserve">References </w:t>
        </w:r>
      </w:ins>
    </w:p>
    <w:p w14:paraId="6B2DB013" w14:textId="3256B39E" w:rsidR="007632C8" w:rsidRDefault="007632C8">
      <w:pPr>
        <w:spacing w:after="0" w:line="240" w:lineRule="auto"/>
        <w:rPr>
          <w:ins w:id="9723" w:author="Jane Shaw" w:date="2015-10-28T12:18:00Z"/>
          <w:rFonts w:asciiTheme="majorBidi" w:hAnsiTheme="majorBidi" w:cstheme="majorBidi"/>
          <w:color w:val="000000" w:themeColor="text1"/>
          <w:szCs w:val="24"/>
          <w:lang w:val="en-GB"/>
        </w:rPr>
        <w:pPrChange w:id="9724" w:author="Jane Shaw" w:date="2015-10-28T12:18:00Z">
          <w:pPr>
            <w:keepNext/>
            <w:jc w:val="both"/>
          </w:pPr>
        </w:pPrChange>
      </w:pPr>
      <w:ins w:id="9725" w:author="Jane Shaw" w:date="2015-10-28T12:17:00Z">
        <w:r w:rsidRPr="007632C8">
          <w:rPr>
            <w:rFonts w:asciiTheme="majorBidi" w:hAnsiTheme="majorBidi" w:cstheme="majorBidi"/>
            <w:b/>
            <w:color w:val="000000" w:themeColor="text1"/>
            <w:szCs w:val="24"/>
            <w:lang w:val="en-GB"/>
            <w:rPrChange w:id="9726" w:author="Jane Shaw" w:date="2015-10-28T12:17:00Z">
              <w:rPr>
                <w:rFonts w:asciiTheme="majorBidi" w:hAnsiTheme="majorBidi" w:cstheme="majorBidi"/>
                <w:color w:val="000000" w:themeColor="text1"/>
                <w:szCs w:val="24"/>
                <w:lang w:val="en-GB"/>
              </w:rPr>
            </w:rPrChange>
          </w:rPr>
          <w:t xml:space="preserve">ESS. </w:t>
        </w:r>
        <w:r>
          <w:rPr>
            <w:rFonts w:asciiTheme="majorBidi" w:hAnsiTheme="majorBidi" w:cstheme="majorBidi"/>
            <w:color w:val="000000" w:themeColor="text1"/>
            <w:szCs w:val="24"/>
            <w:lang w:val="en-GB"/>
          </w:rPr>
          <w:t xml:space="preserve">2004. </w:t>
        </w:r>
        <w:r w:rsidRPr="007632C8">
          <w:rPr>
            <w:rFonts w:asciiTheme="majorBidi" w:hAnsiTheme="majorBidi" w:cstheme="majorBidi"/>
            <w:i/>
            <w:color w:val="000000" w:themeColor="text1"/>
            <w:szCs w:val="24"/>
            <w:lang w:val="en-GB"/>
            <w:rPrChange w:id="9727" w:author="Jane Shaw" w:date="2015-10-28T12:17:00Z">
              <w:rPr>
                <w:rFonts w:asciiTheme="majorBidi" w:hAnsiTheme="majorBidi" w:cstheme="majorBidi"/>
                <w:color w:val="000000" w:themeColor="text1"/>
                <w:szCs w:val="24"/>
                <w:lang w:val="en-GB"/>
              </w:rPr>
            </w:rPrChange>
          </w:rPr>
          <w:t xml:space="preserve">Preliminary </w:t>
        </w:r>
        <w:r w:rsidRPr="007632C8">
          <w:rPr>
            <w:rFonts w:asciiTheme="majorBidi" w:hAnsiTheme="majorBidi" w:cstheme="majorBidi"/>
            <w:i/>
            <w:color w:val="000000" w:themeColor="text1"/>
            <w:szCs w:val="24"/>
            <w:lang w:val="en-GB"/>
          </w:rPr>
          <w:t>research report on the assessment of intra-household wastage of food</w:t>
        </w:r>
        <w:r w:rsidRPr="00F31509">
          <w:rPr>
            <w:rFonts w:asciiTheme="majorBidi" w:hAnsiTheme="majorBidi" w:cstheme="majorBidi"/>
            <w:color w:val="000000" w:themeColor="text1"/>
            <w:szCs w:val="24"/>
            <w:lang w:val="en-GB"/>
          </w:rPr>
          <w:t>.</w:t>
        </w:r>
        <w:r>
          <w:rPr>
            <w:rFonts w:asciiTheme="majorBidi" w:hAnsiTheme="majorBidi" w:cstheme="majorBidi"/>
            <w:color w:val="000000" w:themeColor="text1"/>
            <w:szCs w:val="24"/>
            <w:lang w:val="en-GB"/>
          </w:rPr>
          <w:t xml:space="preserve"> </w:t>
        </w:r>
      </w:ins>
      <w:ins w:id="9728" w:author="Jane Shaw" w:date="2015-10-28T12:18:00Z">
        <w:r>
          <w:rPr>
            <w:rFonts w:asciiTheme="majorBidi" w:hAnsiTheme="majorBidi" w:cstheme="majorBidi"/>
            <w:color w:val="000000" w:themeColor="text1"/>
            <w:szCs w:val="24"/>
            <w:lang w:val="en-GB"/>
          </w:rPr>
          <w:t>Rome, FAO.</w:t>
        </w:r>
      </w:ins>
    </w:p>
    <w:p w14:paraId="59583080" w14:textId="4999076C" w:rsidR="00BC1C1A" w:rsidRPr="00BC1C1A" w:rsidRDefault="00BC1C1A">
      <w:pPr>
        <w:spacing w:after="0" w:line="240" w:lineRule="auto"/>
        <w:rPr>
          <w:ins w:id="9729" w:author="Jane Shaw" w:date="2015-10-28T12:54:00Z"/>
          <w:rFonts w:ascii="Times New Roman" w:hAnsi="Times New Roman" w:cs="Times New Roman"/>
          <w:rPrChange w:id="9730" w:author="Jane Shaw" w:date="2015-10-28T12:55:00Z">
            <w:rPr>
              <w:ins w:id="9731" w:author="Jane Shaw" w:date="2015-10-28T12:54:00Z"/>
              <w:rFonts w:ascii="Times New Roman" w:hAnsi="Times New Roman" w:cs="Times New Roman"/>
              <w:b/>
            </w:rPr>
          </w:rPrChange>
        </w:rPr>
        <w:pPrChange w:id="9732" w:author="Jane Shaw" w:date="2015-10-28T12:18:00Z">
          <w:pPr>
            <w:keepNext/>
            <w:jc w:val="both"/>
          </w:pPr>
        </w:pPrChange>
      </w:pPr>
      <w:ins w:id="9733" w:author="Jane Shaw" w:date="2015-10-28T12:55:00Z">
        <w:r w:rsidRPr="00BC1C1A">
          <w:rPr>
            <w:rFonts w:ascii="Times New Roman" w:hAnsi="Times New Roman" w:cs="Times New Roman"/>
            <w:b/>
            <w:rPrChange w:id="9734" w:author="Jane Shaw" w:date="2015-10-28T12:55:00Z">
              <w:rPr>
                <w:rFonts w:ascii="Times New Roman" w:hAnsi="Times New Roman" w:cs="Times New Roman"/>
              </w:rPr>
            </w:rPrChange>
          </w:rPr>
          <w:t xml:space="preserve">ESS. </w:t>
        </w:r>
        <w:r w:rsidRPr="00BC1C1A">
          <w:rPr>
            <w:rFonts w:ascii="Times New Roman" w:hAnsi="Times New Roman" w:cs="Times New Roman"/>
            <w:highlight w:val="yellow"/>
            <w:rPrChange w:id="9735" w:author="Jane Shaw" w:date="2015-10-28T12:55:00Z">
              <w:rPr>
                <w:rFonts w:ascii="Times New Roman" w:hAnsi="Times New Roman" w:cs="Times New Roman"/>
              </w:rPr>
            </w:rPrChange>
          </w:rPr>
          <w:t>[date]</w:t>
        </w:r>
        <w:r>
          <w:rPr>
            <w:rFonts w:ascii="Times New Roman" w:hAnsi="Times New Roman" w:cs="Times New Roman"/>
          </w:rPr>
          <w:t xml:space="preserve"> </w:t>
        </w:r>
        <w:r w:rsidRPr="00BC1C1A">
          <w:rPr>
            <w:rFonts w:asciiTheme="majorBidi" w:hAnsiTheme="majorBidi" w:cstheme="majorBidi"/>
            <w:bCs/>
            <w:i/>
            <w:color w:val="000000" w:themeColor="text1"/>
            <w:szCs w:val="24"/>
            <w:lang w:val="en-GB"/>
            <w:rPrChange w:id="9736" w:author="Jane Shaw" w:date="2015-10-28T12:55:00Z">
              <w:rPr>
                <w:rFonts w:asciiTheme="majorBidi" w:hAnsiTheme="majorBidi" w:cstheme="majorBidi"/>
                <w:bCs/>
                <w:color w:val="000000" w:themeColor="text1"/>
                <w:szCs w:val="24"/>
                <w:lang w:val="en-GB"/>
              </w:rPr>
            </w:rPrChange>
          </w:rPr>
          <w:t>Technical conversion factors for agricultural commodities</w:t>
        </w:r>
        <w:r>
          <w:rPr>
            <w:rFonts w:asciiTheme="majorBidi" w:hAnsiTheme="majorBidi" w:cstheme="majorBidi"/>
            <w:bCs/>
            <w:i/>
            <w:color w:val="000000" w:themeColor="text1"/>
            <w:szCs w:val="24"/>
            <w:lang w:val="en-GB"/>
          </w:rPr>
          <w:t xml:space="preserve">. </w:t>
        </w:r>
        <w:r>
          <w:rPr>
            <w:rFonts w:asciiTheme="majorBidi" w:hAnsiTheme="majorBidi" w:cstheme="majorBidi"/>
            <w:bCs/>
            <w:color w:val="000000" w:themeColor="text1"/>
            <w:szCs w:val="24"/>
            <w:lang w:val="en-GB"/>
          </w:rPr>
          <w:t>Rome, FAO.</w:t>
        </w:r>
      </w:ins>
    </w:p>
    <w:p w14:paraId="114A947B" w14:textId="52C8B4F3" w:rsidR="005E7192" w:rsidRPr="007632C8" w:rsidRDefault="005E7192">
      <w:pPr>
        <w:spacing w:after="0" w:line="240" w:lineRule="auto"/>
        <w:rPr>
          <w:ins w:id="9737" w:author="Jane Shaw" w:date="2015-10-22T14:09:00Z"/>
          <w:rFonts w:ascii="Times New Roman" w:hAnsi="Times New Roman" w:cs="Times New Roman"/>
          <w:rPrChange w:id="9738" w:author="Jane Shaw" w:date="2015-10-28T12:17:00Z">
            <w:rPr>
              <w:ins w:id="9739" w:author="Jane Shaw" w:date="2015-10-22T14:09:00Z"/>
              <w:lang w:val="en-GB"/>
            </w:rPr>
          </w:rPrChange>
        </w:rPr>
        <w:pPrChange w:id="9740" w:author="Jane Shaw" w:date="2015-10-28T12:18:00Z">
          <w:pPr>
            <w:keepNext/>
            <w:jc w:val="both"/>
          </w:pPr>
        </w:pPrChange>
      </w:pPr>
      <w:ins w:id="9741" w:author="Jane Shaw" w:date="2015-10-22T14:09:00Z">
        <w:r w:rsidRPr="007632C8">
          <w:rPr>
            <w:rFonts w:ascii="Times New Roman" w:hAnsi="Times New Roman" w:cs="Times New Roman"/>
            <w:b/>
            <w:rPrChange w:id="9742" w:author="Jane Shaw" w:date="2015-10-28T12:17:00Z">
              <w:rPr/>
            </w:rPrChange>
          </w:rPr>
          <w:t xml:space="preserve">FAO. </w:t>
        </w:r>
        <w:r w:rsidRPr="007632C8">
          <w:rPr>
            <w:rFonts w:ascii="Times New Roman" w:hAnsi="Times New Roman" w:cs="Times New Roman"/>
            <w:rPrChange w:id="9743" w:author="Jane Shaw" w:date="2015-10-28T12:17:00Z">
              <w:rPr/>
            </w:rPrChange>
          </w:rPr>
          <w:t xml:space="preserve">2014. </w:t>
        </w:r>
        <w:r w:rsidRPr="007632C8">
          <w:rPr>
            <w:rFonts w:ascii="Times New Roman" w:hAnsi="Times New Roman" w:cs="Times New Roman"/>
            <w:i/>
            <w:rPrChange w:id="9744" w:author="Jane Shaw" w:date="2015-10-28T12:17:00Z">
              <w:rPr/>
            </w:rPrChange>
          </w:rPr>
          <w:t xml:space="preserve">The FAO Statistics </w:t>
        </w:r>
        <w:r w:rsidR="007632C8" w:rsidRPr="007632C8">
          <w:rPr>
            <w:rFonts w:ascii="Times New Roman" w:hAnsi="Times New Roman" w:cs="Times New Roman"/>
            <w:i/>
          </w:rPr>
          <w:t xml:space="preserve">Quality </w:t>
        </w:r>
        <w:r w:rsidRPr="007632C8">
          <w:rPr>
            <w:rFonts w:ascii="Times New Roman" w:hAnsi="Times New Roman" w:cs="Times New Roman"/>
            <w:i/>
            <w:rPrChange w:id="9745" w:author="Jane Shaw" w:date="2015-10-28T12:17:00Z">
              <w:rPr/>
            </w:rPrChange>
          </w:rPr>
          <w:t>Assurance Framework</w:t>
        </w:r>
        <w:r w:rsidRPr="007632C8">
          <w:rPr>
            <w:rFonts w:ascii="Times New Roman" w:hAnsi="Times New Roman" w:cs="Times New Roman"/>
            <w:rPrChange w:id="9746" w:author="Jane Shaw" w:date="2015-10-28T12:17:00Z">
              <w:rPr/>
            </w:rPrChange>
          </w:rPr>
          <w:t xml:space="preserve">. Rome. </w:t>
        </w:r>
      </w:ins>
      <w:ins w:id="9747" w:author="Jane Shaw" w:date="2015-10-22T14:10:00Z">
        <w:r w:rsidRPr="007632C8">
          <w:rPr>
            <w:rFonts w:ascii="Times New Roman" w:hAnsi="Times New Roman" w:cs="Times New Roman"/>
            <w:rPrChange w:id="9748" w:author="Jane Shaw" w:date="2015-10-28T12:17:00Z">
              <w:rPr/>
            </w:rPrChange>
          </w:rPr>
          <w:t>http://www.fao.org/docrep/019/i3664e/i3664e.pdf</w:t>
        </w:r>
      </w:ins>
    </w:p>
    <w:p w14:paraId="5DE5BB24" w14:textId="77777777" w:rsidR="005E7192" w:rsidRPr="00F31509" w:rsidRDefault="005E7192" w:rsidP="004F65E4">
      <w:pPr>
        <w:keepNext/>
        <w:jc w:val="both"/>
        <w:rPr>
          <w:rFonts w:asciiTheme="majorBidi" w:hAnsiTheme="majorBidi" w:cstheme="majorBidi"/>
          <w:color w:val="000000" w:themeColor="text1"/>
          <w:szCs w:val="24"/>
          <w:lang w:val="en-GB"/>
        </w:rPr>
      </w:pPr>
    </w:p>
    <w:p w14:paraId="45444295" w14:textId="77777777" w:rsidR="004F65E4" w:rsidRPr="00F31509" w:rsidRDefault="004F65E4" w:rsidP="004F65E4">
      <w:pPr>
        <w:jc w:val="both"/>
        <w:rPr>
          <w:rFonts w:asciiTheme="majorBidi" w:hAnsiTheme="majorBidi" w:cstheme="majorBidi"/>
          <w:color w:val="000000" w:themeColor="text1"/>
          <w:szCs w:val="24"/>
          <w:lang w:val="en-GB"/>
        </w:rPr>
      </w:pPr>
    </w:p>
    <w:p w14:paraId="66BB27AB"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34EDA749" w14:textId="48D04474" w:rsidR="004F65E4" w:rsidRPr="00F31509" w:rsidRDefault="004F65E4" w:rsidP="00374C82">
      <w:pPr>
        <w:pStyle w:val="Titolo1"/>
        <w:rPr>
          <w:rFonts w:asciiTheme="majorBidi" w:hAnsiTheme="majorBidi" w:cstheme="majorBidi"/>
        </w:rPr>
      </w:pPr>
      <w:bookmarkStart w:id="9749" w:name="food-balance-sheets-compilation-at-the-n"/>
      <w:bookmarkStart w:id="9750" w:name="_Toc428383846"/>
      <w:bookmarkStart w:id="9751" w:name="_Toc428436068"/>
      <w:bookmarkStart w:id="9752" w:name="_Toc428436369"/>
      <w:bookmarkEnd w:id="9749"/>
      <w:del w:id="9753" w:author="Jane Shaw" w:date="2015-10-28T13:15:00Z">
        <w:r w:rsidRPr="00F31509" w:rsidDel="00AB5A43">
          <w:rPr>
            <w:rFonts w:asciiTheme="majorBidi" w:hAnsiTheme="majorBidi" w:cstheme="majorBidi"/>
          </w:rPr>
          <w:delText xml:space="preserve">The </w:delText>
        </w:r>
      </w:del>
      <w:bookmarkStart w:id="9754" w:name="_Toc308029370"/>
      <w:bookmarkStart w:id="9755" w:name="_Toc308029561"/>
      <w:ins w:id="9756" w:author="Jane Shaw" w:date="2015-10-28T13:15:00Z">
        <w:r w:rsidR="00AB5A43">
          <w:rPr>
            <w:rFonts w:asciiTheme="majorBidi" w:hAnsiTheme="majorBidi" w:cstheme="majorBidi"/>
          </w:rPr>
          <w:t xml:space="preserve">4. Compilation of </w:t>
        </w:r>
      </w:ins>
      <w:r w:rsidR="00AB5A43" w:rsidRPr="00F31509">
        <w:rPr>
          <w:rFonts w:asciiTheme="majorBidi" w:hAnsiTheme="majorBidi" w:cstheme="majorBidi"/>
        </w:rPr>
        <w:t>food balance sheets</w:t>
      </w:r>
      <w:del w:id="9757" w:author="Jane Shaw" w:date="2015-10-28T13:16:00Z">
        <w:r w:rsidR="00AB5A43" w:rsidRPr="00F31509" w:rsidDel="00AB5A43">
          <w:rPr>
            <w:rFonts w:asciiTheme="majorBidi" w:hAnsiTheme="majorBidi" w:cstheme="majorBidi"/>
          </w:rPr>
          <w:delText xml:space="preserve"> </w:delText>
        </w:r>
        <w:r w:rsidRPr="00F31509" w:rsidDel="00AB5A43">
          <w:rPr>
            <w:rFonts w:asciiTheme="majorBidi" w:hAnsiTheme="majorBidi" w:cstheme="majorBidi"/>
          </w:rPr>
          <w:delText>Compilation</w:delText>
        </w:r>
      </w:del>
      <w:r w:rsidRPr="00F31509">
        <w:rPr>
          <w:rFonts w:asciiTheme="majorBidi" w:hAnsiTheme="majorBidi" w:cstheme="majorBidi"/>
        </w:rPr>
        <w:t>: a step-by-step introduction</w:t>
      </w:r>
      <w:bookmarkEnd w:id="9750"/>
      <w:bookmarkEnd w:id="9751"/>
      <w:bookmarkEnd w:id="9752"/>
      <w:bookmarkEnd w:id="9754"/>
      <w:bookmarkEnd w:id="9755"/>
    </w:p>
    <w:p w14:paraId="1C375F08" w14:textId="529CA5E4"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This chapter provides a step-by-step introduction to the practical compilation of FBS</w:t>
      </w:r>
      <w:del w:id="9758" w:author="Jane Shaw" w:date="2015-10-28T13:16:00Z">
        <w:r w:rsidRPr="00F31509" w:rsidDel="00AB5A43">
          <w:rPr>
            <w:rFonts w:asciiTheme="majorBidi" w:hAnsiTheme="majorBidi" w:cstheme="majorBidi"/>
            <w:lang w:val="en-GB"/>
          </w:rPr>
          <w:delText>s</w:delText>
        </w:r>
      </w:del>
      <w:r w:rsidRPr="00F31509">
        <w:rPr>
          <w:rFonts w:asciiTheme="majorBidi" w:hAnsiTheme="majorBidi" w:cstheme="majorBidi"/>
          <w:lang w:val="en-GB"/>
        </w:rPr>
        <w:t xml:space="preserve">, starting with the detailed </w:t>
      </w:r>
      <w:del w:id="9759" w:author="Jane Shaw" w:date="2015-10-28T13:16:00Z">
        <w:r w:rsidRPr="00F31509" w:rsidDel="00AB5A43">
          <w:rPr>
            <w:rFonts w:asciiTheme="majorBidi" w:hAnsiTheme="majorBidi" w:cstheme="majorBidi"/>
            <w:lang w:val="en-GB"/>
          </w:rPr>
          <w:delText>Supply Utilization Accounts (</w:delText>
        </w:r>
      </w:del>
      <w:r w:rsidRPr="00F31509">
        <w:rPr>
          <w:rFonts w:asciiTheme="majorBidi" w:hAnsiTheme="majorBidi" w:cstheme="majorBidi"/>
          <w:lang w:val="en-GB"/>
        </w:rPr>
        <w:t>SUA</w:t>
      </w:r>
      <w:del w:id="9760" w:author="Jane Shaw" w:date="2015-10-28T13:16:00Z">
        <w:r w:rsidRPr="00F31509" w:rsidDel="00AB5A43">
          <w:rPr>
            <w:rFonts w:asciiTheme="majorBidi" w:hAnsiTheme="majorBidi" w:cstheme="majorBidi"/>
            <w:lang w:val="en-GB"/>
          </w:rPr>
          <w:delText>)</w:delText>
        </w:r>
      </w:del>
      <w:r w:rsidRPr="00F31509">
        <w:rPr>
          <w:rFonts w:asciiTheme="majorBidi" w:hAnsiTheme="majorBidi" w:cstheme="majorBidi"/>
          <w:lang w:val="en-GB"/>
        </w:rPr>
        <w:t xml:space="preserve"> of a given country in a given year. It exemplifies the calculation</w:t>
      </w:r>
      <w:ins w:id="9761" w:author="Jane Shaw" w:date="2015-11-07T19:55:00Z">
        <w:r w:rsidR="00C83BC9">
          <w:rPr>
            <w:rFonts w:asciiTheme="majorBidi" w:hAnsiTheme="majorBidi" w:cstheme="majorBidi"/>
            <w:lang w:val="en-GB"/>
          </w:rPr>
          <w:t>s</w:t>
        </w:r>
      </w:ins>
      <w:r w:rsidRPr="00F31509">
        <w:rPr>
          <w:rFonts w:asciiTheme="majorBidi" w:hAnsiTheme="majorBidi" w:cstheme="majorBidi"/>
          <w:lang w:val="en-GB"/>
        </w:rPr>
        <w:t xml:space="preserve"> </w:t>
      </w:r>
      <w:del w:id="9762" w:author="Jane Shaw" w:date="2015-11-07T19:55:00Z">
        <w:r w:rsidRPr="00F31509" w:rsidDel="00C83BC9">
          <w:rPr>
            <w:rFonts w:asciiTheme="majorBidi" w:hAnsiTheme="majorBidi" w:cstheme="majorBidi"/>
            <w:lang w:val="en-GB"/>
          </w:rPr>
          <w:delText xml:space="preserve">based on a </w:delText>
        </w:r>
      </w:del>
      <w:ins w:id="9763" w:author="Jane Shaw" w:date="2015-11-07T19:55:00Z">
        <w:r w:rsidR="00C83BC9">
          <w:rPr>
            <w:rFonts w:asciiTheme="majorBidi" w:hAnsiTheme="majorBidi" w:cstheme="majorBidi"/>
            <w:lang w:val="en-GB"/>
          </w:rPr>
          <w:t xml:space="preserve">through three </w:t>
        </w:r>
      </w:ins>
      <w:del w:id="9764" w:author="Jane Shaw" w:date="2015-11-07T19:55:00Z">
        <w:r w:rsidRPr="00F31509" w:rsidDel="00C83BC9">
          <w:rPr>
            <w:rFonts w:asciiTheme="majorBidi" w:hAnsiTheme="majorBidi" w:cstheme="majorBidi"/>
            <w:lang w:val="en-GB"/>
          </w:rPr>
          <w:delText xml:space="preserve">selected number of </w:delText>
        </w:r>
      </w:del>
      <w:r w:rsidRPr="00F31509">
        <w:rPr>
          <w:rFonts w:asciiTheme="majorBidi" w:hAnsiTheme="majorBidi" w:cstheme="majorBidi"/>
          <w:lang w:val="en-GB"/>
        </w:rPr>
        <w:t>commodities</w:t>
      </w:r>
      <w:ins w:id="9765" w:author="Jane Shaw" w:date="2015-11-07T19:55:00Z">
        <w:r w:rsidR="00C83BC9">
          <w:rPr>
            <w:rFonts w:asciiTheme="majorBidi" w:hAnsiTheme="majorBidi" w:cstheme="majorBidi"/>
            <w:lang w:val="en-GB"/>
          </w:rPr>
          <w:t xml:space="preserve"> </w:t>
        </w:r>
      </w:ins>
      <w:ins w:id="9766" w:author="Jane Shaw" w:date="2015-11-07T19:56:00Z">
        <w:r w:rsidR="00C83BC9">
          <w:rPr>
            <w:rFonts w:asciiTheme="majorBidi" w:hAnsiTheme="majorBidi" w:cstheme="majorBidi"/>
            <w:lang w:val="en-GB"/>
          </w:rPr>
          <w:t>–</w:t>
        </w:r>
      </w:ins>
      <w:ins w:id="9767" w:author="Jane Shaw" w:date="2015-11-07T19:55:00Z">
        <w:r w:rsidR="00C83BC9">
          <w:rPr>
            <w:rFonts w:asciiTheme="majorBidi" w:hAnsiTheme="majorBidi" w:cstheme="majorBidi"/>
            <w:lang w:val="en-GB"/>
          </w:rPr>
          <w:t xml:space="preserve"> wheat,</w:t>
        </w:r>
      </w:ins>
      <w:ins w:id="9768" w:author="Jane Shaw" w:date="2015-11-07T19:56:00Z">
        <w:r w:rsidR="00C83BC9">
          <w:rPr>
            <w:rFonts w:asciiTheme="majorBidi" w:hAnsiTheme="majorBidi" w:cstheme="majorBidi"/>
            <w:lang w:val="en-GB"/>
          </w:rPr>
          <w:t xml:space="preserve"> sugar and palm oil</w:t>
        </w:r>
      </w:ins>
      <w:r w:rsidRPr="00F31509">
        <w:rPr>
          <w:rFonts w:asciiTheme="majorBidi" w:hAnsiTheme="majorBidi" w:cstheme="majorBidi"/>
          <w:lang w:val="en-GB"/>
        </w:rPr>
        <w:t xml:space="preserve">. It </w:t>
      </w:r>
      <w:del w:id="9769" w:author="Jane Shaw" w:date="2015-10-28T13:16:00Z">
        <w:r w:rsidRPr="00F31509" w:rsidDel="00AB5A43">
          <w:rPr>
            <w:rFonts w:asciiTheme="majorBidi" w:hAnsiTheme="majorBidi" w:cstheme="majorBidi"/>
            <w:lang w:val="en-GB"/>
          </w:rPr>
          <w:delText xml:space="preserve">finally </w:delText>
        </w:r>
      </w:del>
      <w:ins w:id="9770" w:author="Jane Shaw" w:date="2015-10-28T13:16:00Z">
        <w:r w:rsidR="00AB5A43">
          <w:rPr>
            <w:rFonts w:asciiTheme="majorBidi" w:hAnsiTheme="majorBidi" w:cstheme="majorBidi"/>
            <w:lang w:val="en-GB"/>
          </w:rPr>
          <w:t xml:space="preserve">also </w:t>
        </w:r>
      </w:ins>
      <w:r w:rsidRPr="00F31509">
        <w:rPr>
          <w:rFonts w:asciiTheme="majorBidi" w:hAnsiTheme="majorBidi" w:cstheme="majorBidi"/>
          <w:lang w:val="en-GB"/>
        </w:rPr>
        <w:t>shows how the SUAs are aggregated into primary equivalents</w:t>
      </w:r>
      <w:ins w:id="9771" w:author="Jane Shaw" w:date="2015-10-28T13:16:00Z">
        <w:r w:rsidR="00AB5A43">
          <w:rPr>
            <w:rFonts w:asciiTheme="majorBidi" w:hAnsiTheme="majorBidi" w:cstheme="majorBidi"/>
            <w:lang w:val="en-GB"/>
          </w:rPr>
          <w:t>,</w:t>
        </w:r>
      </w:ins>
      <w:r w:rsidRPr="00F31509">
        <w:rPr>
          <w:rFonts w:asciiTheme="majorBidi" w:hAnsiTheme="majorBidi" w:cstheme="majorBidi"/>
          <w:lang w:val="en-GB"/>
        </w:rPr>
        <w:t xml:space="preserve"> as presented in the FBS, </w:t>
      </w:r>
      <w:ins w:id="9772" w:author="Jane Shaw" w:date="2015-10-28T13:16:00Z">
        <w:r w:rsidR="00AB5A43">
          <w:rPr>
            <w:rFonts w:asciiTheme="majorBidi" w:hAnsiTheme="majorBidi" w:cstheme="majorBidi"/>
            <w:lang w:val="en-GB"/>
          </w:rPr>
          <w:t xml:space="preserve">via </w:t>
        </w:r>
      </w:ins>
      <w:r w:rsidRPr="00F31509">
        <w:rPr>
          <w:rFonts w:asciiTheme="majorBidi" w:hAnsiTheme="majorBidi" w:cstheme="majorBidi"/>
          <w:lang w:val="en-GB"/>
        </w:rPr>
        <w:t xml:space="preserve">the </w:t>
      </w:r>
      <w:del w:id="9773" w:author="Jane Shaw" w:date="2015-11-07T19:56:00Z">
        <w:r w:rsidRPr="00F31509" w:rsidDel="00C83BC9">
          <w:rPr>
            <w:rFonts w:asciiTheme="majorBidi" w:hAnsiTheme="majorBidi" w:cstheme="majorBidi"/>
            <w:lang w:val="en-GB"/>
          </w:rPr>
          <w:delText xml:space="preserve">so-called </w:delText>
        </w:r>
      </w:del>
      <w:r w:rsidRPr="00F31509">
        <w:rPr>
          <w:rFonts w:asciiTheme="majorBidi" w:hAnsiTheme="majorBidi" w:cstheme="majorBidi"/>
          <w:lang w:val="en-GB"/>
        </w:rPr>
        <w:t xml:space="preserve">standardization process. </w:t>
      </w:r>
    </w:p>
    <w:p w14:paraId="134582A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14:paraId="6CB15AB0" w14:textId="5F9A5D2D" w:rsidR="004F65E4" w:rsidRPr="00AB5A43" w:rsidRDefault="004F65E4" w:rsidP="004F65E4">
      <w:pPr>
        <w:jc w:val="both"/>
        <w:rPr>
          <w:rFonts w:asciiTheme="majorBidi" w:hAnsiTheme="majorBidi" w:cstheme="majorBidi"/>
          <w:lang w:val="en-GB"/>
        </w:rPr>
      </w:pPr>
      <w:r w:rsidRPr="00F31509">
        <w:rPr>
          <w:rFonts w:asciiTheme="majorBidi" w:hAnsiTheme="majorBidi" w:cstheme="majorBidi"/>
          <w:lang w:val="en-GB"/>
        </w:rPr>
        <w:t>Supply</w:t>
      </w:r>
      <w:ins w:id="9774" w:author="Jane Shaw" w:date="2015-10-28T13:17:00Z">
        <w:r w:rsidR="00AB5A43">
          <w:rPr>
            <w:rFonts w:asciiTheme="majorBidi" w:hAnsiTheme="majorBidi" w:cstheme="majorBidi"/>
            <w:lang w:val="en-GB"/>
          </w:rPr>
          <w:t xml:space="preserve"> =</w:t>
        </w:r>
      </w:ins>
      <w:del w:id="9775" w:author="Jane Shaw" w:date="2015-10-28T13:17:00Z">
        <w:r w:rsidRPr="00F31509" w:rsidDel="00AB5A43">
          <w:rPr>
            <w:rFonts w:asciiTheme="majorBidi" w:hAnsiTheme="majorBidi" w:cstheme="majorBidi"/>
            <w:lang w:val="en-GB"/>
          </w:rPr>
          <w:delText>:</w:delText>
        </w:r>
      </w:del>
      <w:r w:rsidR="008568EC">
        <w:rPr>
          <w:rFonts w:asciiTheme="majorBidi" w:hAnsiTheme="majorBidi" w:cstheme="majorBidi"/>
          <w:lang w:val="en-GB"/>
        </w:rPr>
        <w:t xml:space="preserve"> </w:t>
      </w:r>
      <w:r w:rsidRPr="00AB5A43">
        <w:rPr>
          <w:rFonts w:asciiTheme="majorBidi" w:hAnsiTheme="majorBidi" w:cstheme="majorBidi"/>
          <w:lang w:val="en-GB"/>
          <w:rPrChange w:id="9776" w:author="Jane Shaw" w:date="2015-10-28T13:17:00Z">
            <w:rPr>
              <w:rFonts w:asciiTheme="majorBidi" w:hAnsiTheme="majorBidi" w:cstheme="majorBidi"/>
              <w:b/>
              <w:lang w:val="en-GB"/>
            </w:rPr>
          </w:rPrChange>
        </w:rPr>
        <w:t xml:space="preserve">Production + Imports </w:t>
      </w:r>
      <w:ins w:id="9777" w:author="Jane Shaw" w:date="2015-10-28T13:17:00Z">
        <w:r w:rsidR="00AB5A43">
          <w:rPr>
            <w:rFonts w:asciiTheme="majorBidi" w:hAnsiTheme="majorBidi" w:cstheme="majorBidi"/>
            <w:lang w:val="en-GB"/>
          </w:rPr>
          <w:t>–</w:t>
        </w:r>
      </w:ins>
      <w:del w:id="9778" w:author="Jane Shaw" w:date="2015-10-28T13:17:00Z">
        <w:r w:rsidRPr="00AB5A43" w:rsidDel="00AB5A43">
          <w:rPr>
            <w:rFonts w:asciiTheme="majorBidi" w:hAnsiTheme="majorBidi" w:cstheme="majorBidi"/>
            <w:lang w:val="en-GB"/>
            <w:rPrChange w:id="9779" w:author="Jane Shaw" w:date="2015-10-28T13:17:00Z">
              <w:rPr>
                <w:rFonts w:asciiTheme="majorBidi" w:hAnsiTheme="majorBidi" w:cstheme="majorBidi"/>
                <w:b/>
                <w:lang w:val="en-GB"/>
              </w:rPr>
            </w:rPrChange>
          </w:rPr>
          <w:delText>-</w:delText>
        </w:r>
      </w:del>
      <w:r w:rsidRPr="00AB5A43">
        <w:rPr>
          <w:rFonts w:asciiTheme="majorBidi" w:hAnsiTheme="majorBidi" w:cstheme="majorBidi"/>
          <w:lang w:val="en-GB"/>
          <w:rPrChange w:id="9780" w:author="Jane Shaw" w:date="2015-10-28T13:17:00Z">
            <w:rPr>
              <w:rFonts w:asciiTheme="majorBidi" w:hAnsiTheme="majorBidi" w:cstheme="majorBidi"/>
              <w:b/>
              <w:lang w:val="en-GB"/>
            </w:rPr>
          </w:rPrChange>
        </w:rPr>
        <w:t xml:space="preserve"> Stock changes</w:t>
      </w:r>
      <w:commentRangeStart w:id="9781"/>
      <w:del w:id="9782" w:author="Jane Shaw" w:date="2015-10-28T13:18:00Z">
        <w:r w:rsidRPr="00AB5A43" w:rsidDel="00AB5A43">
          <w:rPr>
            <w:rFonts w:asciiTheme="majorBidi" w:hAnsiTheme="majorBidi" w:cstheme="majorBidi"/>
            <w:lang w:val="en-GB"/>
            <w:rPrChange w:id="9783" w:author="Jane Shaw" w:date="2015-10-28T13:17:00Z">
              <w:rPr>
                <w:rFonts w:asciiTheme="majorBidi" w:hAnsiTheme="majorBidi" w:cstheme="majorBidi"/>
                <w:b/>
                <w:lang w:val="en-GB"/>
              </w:rPr>
            </w:rPrChange>
          </w:rPr>
          <w:delText xml:space="preserve"> </w:delText>
        </w:r>
      </w:del>
      <w:r w:rsidRPr="00AB5A43">
        <w:rPr>
          <w:rStyle w:val="Rimandonotaapidipagina"/>
          <w:rFonts w:asciiTheme="majorBidi" w:hAnsiTheme="majorBidi" w:cstheme="majorBidi"/>
          <w:lang w:val="en-GB"/>
          <w:rPrChange w:id="9784" w:author="Jane Shaw" w:date="2015-10-28T13:17:00Z">
            <w:rPr>
              <w:rStyle w:val="Rimandonotaapidipagina"/>
              <w:rFonts w:asciiTheme="majorBidi" w:hAnsiTheme="majorBidi" w:cstheme="majorBidi"/>
              <w:b/>
              <w:lang w:val="en-GB"/>
            </w:rPr>
          </w:rPrChange>
        </w:rPr>
        <w:footnoteReference w:id="50"/>
      </w:r>
      <w:del w:id="9792" w:author="Jane Shaw" w:date="2015-10-28T13:18:00Z">
        <w:r w:rsidRPr="00AB5A43" w:rsidDel="00AB5A43">
          <w:rPr>
            <w:rFonts w:asciiTheme="majorBidi" w:hAnsiTheme="majorBidi" w:cstheme="majorBidi"/>
            <w:lang w:val="en-GB"/>
            <w:rPrChange w:id="9793" w:author="Jane Shaw" w:date="2015-10-28T13:17:00Z">
              <w:rPr>
                <w:rFonts w:asciiTheme="majorBidi" w:hAnsiTheme="majorBidi" w:cstheme="majorBidi"/>
                <w:b/>
                <w:lang w:val="en-GB"/>
              </w:rPr>
            </w:rPrChange>
          </w:rPr>
          <w:delText>=</w:delText>
        </w:r>
      </w:del>
      <w:r w:rsidRPr="00AB5A43">
        <w:rPr>
          <w:rFonts w:asciiTheme="majorBidi" w:hAnsiTheme="majorBidi" w:cstheme="majorBidi"/>
          <w:lang w:val="en-GB"/>
          <w:rPrChange w:id="9794" w:author="Jane Shaw" w:date="2015-10-28T13:17:00Z">
            <w:rPr>
              <w:rFonts w:asciiTheme="majorBidi" w:hAnsiTheme="majorBidi" w:cstheme="majorBidi"/>
              <w:b/>
              <w:lang w:val="en-GB"/>
            </w:rPr>
          </w:rPrChange>
        </w:rPr>
        <w:t xml:space="preserve"> </w:t>
      </w:r>
      <w:commentRangeEnd w:id="9781"/>
      <w:r w:rsidR="00C94BC7">
        <w:rPr>
          <w:rStyle w:val="Rimandocommento"/>
        </w:rPr>
        <w:commentReference w:id="9781"/>
      </w:r>
    </w:p>
    <w:p w14:paraId="6AF109F8" w14:textId="4989209F" w:rsidR="004F65E4" w:rsidRPr="00AB5A43" w:rsidRDefault="004F65E4" w:rsidP="004F65E4">
      <w:pPr>
        <w:jc w:val="both"/>
        <w:rPr>
          <w:rFonts w:asciiTheme="majorBidi" w:hAnsiTheme="majorBidi" w:cstheme="majorBidi"/>
          <w:lang w:val="en-GB"/>
        </w:rPr>
      </w:pPr>
      <w:r w:rsidRPr="00AB5A43">
        <w:rPr>
          <w:rFonts w:asciiTheme="majorBidi" w:hAnsiTheme="majorBidi" w:cstheme="majorBidi"/>
          <w:lang w:val="en-GB"/>
        </w:rPr>
        <w:t xml:space="preserve">While the utilization side is defined </w:t>
      </w:r>
      <w:del w:id="9795" w:author="Jane Shaw" w:date="2015-10-28T13:18:00Z">
        <w:r w:rsidRPr="00AB5A43" w:rsidDel="00AB5A43">
          <w:rPr>
            <w:rFonts w:asciiTheme="majorBidi" w:hAnsiTheme="majorBidi" w:cstheme="majorBidi"/>
            <w:lang w:val="en-GB"/>
          </w:rPr>
          <w:delText>by</w:delText>
        </w:r>
      </w:del>
      <w:ins w:id="9796" w:author="Jane Shaw" w:date="2015-10-28T13:18:00Z">
        <w:r w:rsidR="00AB5A43">
          <w:rPr>
            <w:rFonts w:asciiTheme="majorBidi" w:hAnsiTheme="majorBidi" w:cstheme="majorBidi"/>
            <w:lang w:val="en-GB"/>
          </w:rPr>
          <w:t>as</w:t>
        </w:r>
      </w:ins>
      <w:r w:rsidRPr="00AB5A43">
        <w:rPr>
          <w:rFonts w:asciiTheme="majorBidi" w:hAnsiTheme="majorBidi" w:cstheme="majorBidi"/>
          <w:lang w:val="en-GB"/>
        </w:rPr>
        <w:t xml:space="preserve">: </w:t>
      </w:r>
    </w:p>
    <w:p w14:paraId="3C186EFF" w14:textId="48BB9FCE" w:rsidR="004F65E4" w:rsidRPr="00AB5A43" w:rsidRDefault="004F65E4" w:rsidP="006F3003">
      <w:pPr>
        <w:rPr>
          <w:rFonts w:asciiTheme="majorBidi" w:hAnsiTheme="majorBidi" w:cstheme="majorBidi"/>
          <w:lang w:val="en-GB"/>
        </w:rPr>
      </w:pPr>
      <w:r w:rsidRPr="00AB5A43">
        <w:rPr>
          <w:rFonts w:asciiTheme="majorBidi" w:hAnsiTheme="majorBidi" w:cstheme="majorBidi"/>
          <w:lang w:val="en-GB"/>
        </w:rPr>
        <w:t>Utilization</w:t>
      </w:r>
      <w:ins w:id="9797" w:author="Jane Shaw" w:date="2015-10-28T13:18:00Z">
        <w:r w:rsidR="00AB5A43">
          <w:rPr>
            <w:rFonts w:asciiTheme="majorBidi" w:hAnsiTheme="majorBidi" w:cstheme="majorBidi"/>
            <w:lang w:val="en-GB"/>
          </w:rPr>
          <w:t xml:space="preserve"> =</w:t>
        </w:r>
      </w:ins>
      <w:del w:id="9798" w:author="Jane Shaw" w:date="2015-10-28T13:18:00Z">
        <w:r w:rsidRPr="00AB5A43" w:rsidDel="00AB5A43">
          <w:rPr>
            <w:rFonts w:asciiTheme="majorBidi" w:hAnsiTheme="majorBidi" w:cstheme="majorBidi"/>
            <w:lang w:val="en-GB"/>
          </w:rPr>
          <w:delText>:</w:delText>
        </w:r>
      </w:del>
      <w:r w:rsidRPr="00AB5A43">
        <w:rPr>
          <w:rFonts w:asciiTheme="majorBidi" w:hAnsiTheme="majorBidi" w:cstheme="majorBidi"/>
          <w:lang w:val="en-GB"/>
        </w:rPr>
        <w:t xml:space="preserve"> </w:t>
      </w:r>
      <w:r w:rsidRPr="00AB5A43">
        <w:rPr>
          <w:rFonts w:asciiTheme="majorBidi" w:hAnsiTheme="majorBidi" w:cstheme="majorBidi"/>
          <w:lang w:val="en-GB"/>
          <w:rPrChange w:id="9799" w:author="Jane Shaw" w:date="2015-10-28T13:17:00Z">
            <w:rPr>
              <w:rFonts w:asciiTheme="majorBidi" w:hAnsiTheme="majorBidi" w:cstheme="majorBidi"/>
              <w:b/>
              <w:lang w:val="en-GB"/>
            </w:rPr>
          </w:rPrChange>
        </w:rPr>
        <w:t xml:space="preserve">Exports + Food + Food </w:t>
      </w:r>
      <w:r w:rsidR="00AB5A43" w:rsidRPr="00AB5A43">
        <w:rPr>
          <w:rFonts w:asciiTheme="majorBidi" w:hAnsiTheme="majorBidi" w:cstheme="majorBidi"/>
          <w:lang w:val="en-GB"/>
        </w:rPr>
        <w:t xml:space="preserve">processing </w:t>
      </w:r>
      <w:r w:rsidRPr="00AB5A43">
        <w:rPr>
          <w:rFonts w:asciiTheme="majorBidi" w:hAnsiTheme="majorBidi" w:cstheme="majorBidi"/>
          <w:lang w:val="en-GB"/>
          <w:rPrChange w:id="9800" w:author="Jane Shaw" w:date="2015-10-28T13:17:00Z">
            <w:rPr>
              <w:rFonts w:asciiTheme="majorBidi" w:hAnsiTheme="majorBidi" w:cstheme="majorBidi"/>
              <w:b/>
              <w:lang w:val="en-GB"/>
            </w:rPr>
          </w:rPrChange>
        </w:rPr>
        <w:t>+ Feed + Seed + Tourist consumption + Industrial use + Loss + Residual</w:t>
      </w:r>
      <w:del w:id="9801" w:author="Jane Shaw" w:date="2015-11-07T19:56:00Z">
        <w:r w:rsidRPr="00AB5A43" w:rsidDel="00C83BC9">
          <w:rPr>
            <w:rFonts w:asciiTheme="majorBidi" w:hAnsiTheme="majorBidi" w:cstheme="majorBidi"/>
            <w:lang w:val="en-GB"/>
            <w:rPrChange w:id="9802" w:author="Jane Shaw" w:date="2015-10-28T13:17:00Z">
              <w:rPr>
                <w:rFonts w:asciiTheme="majorBidi" w:hAnsiTheme="majorBidi" w:cstheme="majorBidi"/>
                <w:b/>
                <w:lang w:val="en-GB"/>
              </w:rPr>
            </w:rPrChange>
          </w:rPr>
          <w:delText>s</w:delText>
        </w:r>
      </w:del>
      <w:r w:rsidRPr="00AB5A43">
        <w:rPr>
          <w:rFonts w:asciiTheme="majorBidi" w:hAnsiTheme="majorBidi" w:cstheme="majorBidi"/>
          <w:lang w:val="en-GB"/>
          <w:rPrChange w:id="9803" w:author="Jane Shaw" w:date="2015-10-28T13:17:00Z">
            <w:rPr>
              <w:rFonts w:asciiTheme="majorBidi" w:hAnsiTheme="majorBidi" w:cstheme="majorBidi"/>
              <w:b/>
              <w:lang w:val="en-GB"/>
            </w:rPr>
          </w:rPrChange>
        </w:rPr>
        <w:t xml:space="preserve">/other </w:t>
      </w:r>
      <w:del w:id="9804" w:author="Jane Shaw" w:date="2015-10-28T13:18:00Z">
        <w:r w:rsidRPr="00AB5A43" w:rsidDel="00AB5A43">
          <w:rPr>
            <w:rFonts w:asciiTheme="majorBidi" w:hAnsiTheme="majorBidi" w:cstheme="majorBidi"/>
            <w:lang w:val="en-GB"/>
            <w:rPrChange w:id="9805" w:author="Jane Shaw" w:date="2015-10-28T13:17:00Z">
              <w:rPr>
                <w:rFonts w:asciiTheme="majorBidi" w:hAnsiTheme="majorBidi" w:cstheme="majorBidi"/>
                <w:b/>
                <w:lang w:val="en-GB"/>
              </w:rPr>
            </w:rPrChange>
          </w:rPr>
          <w:delText>utilizations</w:delText>
        </w:r>
      </w:del>
      <w:ins w:id="9806" w:author="Jane Shaw" w:date="2015-10-28T13:18:00Z">
        <w:r w:rsidR="00AB5A43">
          <w:rPr>
            <w:rFonts w:asciiTheme="majorBidi" w:hAnsiTheme="majorBidi" w:cstheme="majorBidi"/>
            <w:lang w:val="en-GB"/>
          </w:rPr>
          <w:t>uses</w:t>
        </w:r>
      </w:ins>
    </w:p>
    <w:p w14:paraId="106708E0" w14:textId="25F7C3AF" w:rsidR="004F65E4" w:rsidRPr="00F31509" w:rsidRDefault="00C94BC7" w:rsidP="00C4334D">
      <w:pPr>
        <w:pStyle w:val="Titolo2"/>
      </w:pPr>
      <w:bookmarkStart w:id="9807" w:name="wheat"/>
      <w:bookmarkStart w:id="9808" w:name="_Toc428383847"/>
      <w:bookmarkStart w:id="9809" w:name="_Toc428436069"/>
      <w:bookmarkStart w:id="9810" w:name="_Toc428436370"/>
      <w:bookmarkStart w:id="9811" w:name="_Ref431472549"/>
      <w:bookmarkStart w:id="9812" w:name="_Ref431472553"/>
      <w:bookmarkStart w:id="9813" w:name="_Ref431472556"/>
      <w:bookmarkStart w:id="9814" w:name="_Ref431472561"/>
      <w:bookmarkStart w:id="9815" w:name="_Ref431472589"/>
      <w:bookmarkStart w:id="9816" w:name="_Toc308029371"/>
      <w:bookmarkStart w:id="9817" w:name="_Toc308029562"/>
      <w:bookmarkEnd w:id="9807"/>
      <w:ins w:id="9818" w:author="Jane Shaw" w:date="2015-10-28T13:21:00Z">
        <w:r>
          <w:t xml:space="preserve">4.1 </w:t>
        </w:r>
      </w:ins>
      <w:r w:rsidR="004F65E4" w:rsidRPr="00F31509">
        <w:t>Wheat</w:t>
      </w:r>
      <w:bookmarkEnd w:id="9808"/>
      <w:bookmarkEnd w:id="9809"/>
      <w:bookmarkEnd w:id="9810"/>
      <w:bookmarkEnd w:id="9811"/>
      <w:bookmarkEnd w:id="9812"/>
      <w:bookmarkEnd w:id="9813"/>
      <w:bookmarkEnd w:id="9814"/>
      <w:bookmarkEnd w:id="9815"/>
      <w:bookmarkEnd w:id="9816"/>
      <w:bookmarkEnd w:id="9817"/>
    </w:p>
    <w:p w14:paraId="5BCC43DA" w14:textId="5E94F3B8" w:rsidR="004F65E4" w:rsidRPr="00F31509" w:rsidRDefault="004F65E4" w:rsidP="004F65E4">
      <w:pPr>
        <w:jc w:val="both"/>
        <w:rPr>
          <w:rFonts w:asciiTheme="majorBidi" w:hAnsiTheme="majorBidi" w:cstheme="majorBidi"/>
          <w:lang w:val="en-GB"/>
        </w:rPr>
      </w:pPr>
      <w:del w:id="9819" w:author="Jane Shaw" w:date="2015-10-28T13:21:00Z">
        <w:r w:rsidRPr="00F31509" w:rsidDel="00C94BC7">
          <w:rPr>
            <w:rFonts w:asciiTheme="majorBidi" w:eastAsia="Times New Roman" w:hAnsiTheme="majorBidi" w:cstheme="majorBidi"/>
            <w:lang w:val="en-GB"/>
          </w:rPr>
          <w:delText xml:space="preserve">In a </w:delText>
        </w:r>
      </w:del>
      <w:ins w:id="9820" w:author="Jane Shaw" w:date="2015-10-28T13:21:00Z">
        <w:r w:rsidR="00C94BC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first example</w:t>
      </w:r>
      <w:del w:id="9821" w:author="Jane Shaw" w:date="2015-10-28T13:21:00Z">
        <w:r w:rsidRPr="00F31509" w:rsidDel="00C94B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9822" w:author="Jane Shaw" w:date="2015-10-28T13:21:00Z">
        <w:r w:rsidRPr="00F31509" w:rsidDel="00C94BC7">
          <w:rPr>
            <w:rFonts w:asciiTheme="majorBidi" w:eastAsia="Times New Roman" w:hAnsiTheme="majorBidi" w:cstheme="majorBidi"/>
            <w:lang w:val="en-GB"/>
          </w:rPr>
          <w:delText xml:space="preserve">we will first </w:delText>
        </w:r>
      </w:del>
      <w:r w:rsidRPr="00F31509">
        <w:rPr>
          <w:rFonts w:asciiTheme="majorBidi" w:eastAsia="Times New Roman" w:hAnsiTheme="majorBidi" w:cstheme="majorBidi"/>
          <w:lang w:val="en-GB"/>
        </w:rPr>
        <w:t>consider</w:t>
      </w:r>
      <w:ins w:id="9823" w:author="Jane Shaw" w:date="2015-10-28T13:21:00Z">
        <w:r w:rsidR="00C94BC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the full process for creating a</w:t>
      </w:r>
      <w:ins w:id="9824" w:author="Jane Shaw" w:date="2015-11-07T19:56:00Z">
        <w:r w:rsidR="00C83BC9">
          <w:rPr>
            <w:rFonts w:asciiTheme="majorBidi" w:eastAsia="Times New Roman" w:hAnsiTheme="majorBidi" w:cstheme="majorBidi"/>
            <w:lang w:val="en-GB"/>
          </w:rPr>
          <w:t>n</w:t>
        </w:r>
      </w:ins>
      <w:r w:rsidRPr="00F31509">
        <w:rPr>
          <w:rFonts w:asciiTheme="majorBidi" w:eastAsia="Times New Roman" w:hAnsiTheme="majorBidi" w:cstheme="majorBidi"/>
          <w:lang w:val="en-GB"/>
        </w:rPr>
        <w:t xml:space="preserve"> </w:t>
      </w:r>
      <w:del w:id="9825" w:author="Jane Shaw" w:date="2015-10-28T13:21:00Z">
        <w:r w:rsidRPr="00F31509" w:rsidDel="00C94BC7">
          <w:rPr>
            <w:rFonts w:asciiTheme="majorBidi" w:eastAsia="Times New Roman" w:hAnsiTheme="majorBidi" w:cstheme="majorBidi"/>
            <w:lang w:val="en-GB"/>
          </w:rPr>
          <w:delText xml:space="preserve">food balance sheet </w:delText>
        </w:r>
      </w:del>
      <w:ins w:id="9826" w:author="Jane Shaw" w:date="2015-10-28T13:21:00Z">
        <w:r w:rsidR="00C94BC7">
          <w:rPr>
            <w:rFonts w:asciiTheme="majorBidi" w:eastAsia="Times New Roman" w:hAnsiTheme="majorBidi" w:cstheme="majorBidi"/>
            <w:lang w:val="en-GB"/>
          </w:rPr>
          <w:t xml:space="preserve">FBS </w:t>
        </w:r>
      </w:ins>
      <w:r w:rsidRPr="00F31509">
        <w:rPr>
          <w:rFonts w:asciiTheme="majorBidi" w:eastAsia="Times New Roman" w:hAnsiTheme="majorBidi" w:cstheme="majorBidi"/>
          <w:lang w:val="en-GB"/>
        </w:rPr>
        <w:t xml:space="preserve">for wheat. </w:t>
      </w:r>
      <w:ins w:id="9827" w:author="Jane Shaw" w:date="2015-10-28T13:22:00Z">
        <w:r w:rsidR="00C94BC7">
          <w:rPr>
            <w:rFonts w:asciiTheme="majorBidi" w:eastAsia="Times New Roman" w:hAnsiTheme="majorBidi" w:cstheme="majorBidi"/>
            <w:lang w:val="en-GB"/>
          </w:rPr>
          <w:t xml:space="preserve">In the following, </w:t>
        </w:r>
      </w:ins>
      <w:del w:id="9828" w:author="Jane Shaw" w:date="2015-10-28T13:22:00Z">
        <w:r w:rsidRPr="00F31509" w:rsidDel="00C94BC7">
          <w:rPr>
            <w:rFonts w:asciiTheme="majorBidi" w:eastAsia="Times New Roman" w:hAnsiTheme="majorBidi" w:cstheme="majorBidi"/>
            <w:lang w:val="en-GB"/>
          </w:rPr>
          <w:delText xml:space="preserve">Note that if we do not otherwise mention the units, </w:delText>
        </w:r>
      </w:del>
      <w:r w:rsidRPr="00F31509">
        <w:rPr>
          <w:rFonts w:asciiTheme="majorBidi" w:eastAsia="Times New Roman" w:hAnsiTheme="majorBidi" w:cstheme="majorBidi"/>
          <w:lang w:val="en-GB"/>
        </w:rPr>
        <w:t>all quantities are in tonnes</w:t>
      </w:r>
      <w:ins w:id="9829" w:author="Jane Shaw" w:date="2015-10-28T13:22:00Z">
        <w:r w:rsidR="00C94BC7">
          <w:rPr>
            <w:rFonts w:asciiTheme="majorBidi" w:eastAsia="Times New Roman" w:hAnsiTheme="majorBidi" w:cstheme="majorBidi"/>
            <w:lang w:val="en-GB"/>
          </w:rPr>
          <w:t xml:space="preserve"> unless another unit is stipulated</w:t>
        </w:r>
      </w:ins>
      <w:r w:rsidRPr="00F31509">
        <w:rPr>
          <w:rFonts w:asciiTheme="majorBidi" w:eastAsia="Times New Roman" w:hAnsiTheme="majorBidi" w:cstheme="majorBidi"/>
          <w:lang w:val="en-GB"/>
        </w:rPr>
        <w:t xml:space="preserve">. </w:t>
      </w:r>
      <w:del w:id="9830" w:author="Jane Shaw" w:date="2015-10-28T13:22:00Z">
        <w:r w:rsidRPr="00F31509" w:rsidDel="00C94BC7">
          <w:rPr>
            <w:rFonts w:asciiTheme="majorBidi" w:eastAsia="Times New Roman" w:hAnsiTheme="majorBidi" w:cstheme="majorBidi"/>
            <w:lang w:val="en-GB"/>
          </w:rPr>
          <w:delText xml:space="preserve">We </w:delText>
        </w:r>
      </w:del>
      <w:ins w:id="9831" w:author="Jane Shaw" w:date="2015-10-28T13:22:00Z">
        <w:r w:rsidR="00C94BC7">
          <w:rPr>
            <w:rFonts w:asciiTheme="majorBidi" w:eastAsia="Times New Roman" w:hAnsiTheme="majorBidi" w:cstheme="majorBidi"/>
            <w:lang w:val="en-GB"/>
          </w:rPr>
          <w:t xml:space="preserve">The </w:t>
        </w:r>
      </w:ins>
      <w:ins w:id="9832" w:author="Jane Shaw" w:date="2015-10-28T13:23:00Z">
        <w:r w:rsidR="00C94BC7">
          <w:rPr>
            <w:rFonts w:asciiTheme="majorBidi" w:eastAsia="Times New Roman" w:hAnsiTheme="majorBidi" w:cstheme="majorBidi"/>
            <w:lang w:val="en-GB"/>
          </w:rPr>
          <w:t>process</w:t>
        </w:r>
      </w:ins>
      <w:ins w:id="9833" w:author="Jane Shaw" w:date="2015-10-28T13:22:00Z">
        <w:r w:rsidR="00C94BC7">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start</w:t>
      </w:r>
      <w:ins w:id="9834" w:author="Jane Shaw" w:date="2015-10-28T13:23:00Z">
        <w:r w:rsidR="00C94BC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with an empty SUA table (</w:t>
      </w:r>
      <w:r w:rsidR="00E24798">
        <w:fldChar w:fldCharType="begin"/>
      </w:r>
      <w:r w:rsidR="00E24798">
        <w:instrText xml:space="preserve"> REF _Ref427943238 \h  \* MERGEFORMAT </w:instrText>
      </w:r>
      <w:r w:rsidR="00E24798">
        <w:fldChar w:fldCharType="separate"/>
      </w:r>
      <w:ins w:id="9835" w:author="Jane Shaw" w:date="2015-11-01T20:53:00Z">
        <w:r w:rsidR="00311179" w:rsidRPr="00311179">
          <w:rPr>
            <w:rFonts w:asciiTheme="majorBidi" w:eastAsia="Times New Roman" w:hAnsiTheme="majorBidi" w:cstheme="majorBidi"/>
            <w:lang w:val="en-GB"/>
            <w:rPrChange w:id="9836" w:author="Jane Shaw" w:date="2015-11-01T20:53:00Z">
              <w:rPr>
                <w:rFonts w:asciiTheme="majorBidi" w:hAnsiTheme="majorBidi" w:cstheme="majorBidi"/>
                <w:lang w:val="en-GB"/>
              </w:rPr>
            </w:rPrChange>
          </w:rPr>
          <w:t>Table 5</w:t>
        </w:r>
      </w:ins>
      <w:del w:id="9837" w:author="Jane Shaw" w:date="2015-11-01T20:44:00Z">
        <w:r w:rsidR="00E24798" w:rsidRPr="000F0B1C" w:rsidDel="00311179">
          <w:rPr>
            <w:rFonts w:asciiTheme="majorBidi" w:eastAsia="Times New Roman" w:hAnsiTheme="majorBidi" w:cstheme="majorBidi"/>
            <w:lang w:val="en-GB"/>
          </w:rPr>
          <w:delText>Table 5</w:delText>
        </w:r>
      </w:del>
      <w:r w:rsidR="00E24798">
        <w:fldChar w:fldCharType="end"/>
      </w:r>
      <w:r w:rsidRPr="00F31509">
        <w:rPr>
          <w:rFonts w:asciiTheme="majorBidi" w:eastAsia="Times New Roman" w:hAnsiTheme="majorBidi" w:cstheme="majorBidi"/>
          <w:lang w:val="en-GB"/>
        </w:rPr>
        <w:t xml:space="preserve">) showing some </w:t>
      </w:r>
      <w:ins w:id="9838" w:author="Jane Shaw" w:date="2015-10-28T13:25:00Z">
        <w:r w:rsidR="00C94BC7">
          <w:rPr>
            <w:rFonts w:asciiTheme="majorBidi" w:eastAsia="Times New Roman" w:hAnsiTheme="majorBidi" w:cstheme="majorBidi"/>
            <w:lang w:val="en-GB"/>
          </w:rPr>
          <w:t xml:space="preserve">of the </w:t>
        </w:r>
      </w:ins>
      <w:r w:rsidRPr="00F31509">
        <w:rPr>
          <w:rFonts w:asciiTheme="majorBidi" w:eastAsia="Times New Roman" w:hAnsiTheme="majorBidi" w:cstheme="majorBidi"/>
          <w:lang w:val="en-GB"/>
        </w:rPr>
        <w:t xml:space="preserve">commodities </w:t>
      </w:r>
      <w:del w:id="9839" w:author="Jane Shaw" w:date="2015-10-28T13:25:00Z">
        <w:r w:rsidRPr="00F31509" w:rsidDel="00C94BC7">
          <w:rPr>
            <w:rFonts w:asciiTheme="majorBidi" w:eastAsia="Times New Roman" w:hAnsiTheme="majorBidi" w:cstheme="majorBidi"/>
            <w:lang w:val="en-GB"/>
          </w:rPr>
          <w:delText xml:space="preserve">of </w:delText>
        </w:r>
      </w:del>
      <w:ins w:id="9840" w:author="Jane Shaw" w:date="2015-10-28T13:25:00Z">
        <w:r w:rsidR="00C94BC7">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w:t>
      </w:r>
      <w:ins w:id="9841" w:author="Jane Shaw" w:date="2015-10-28T13:25:00Z">
        <w:r w:rsidR="00C94BC7">
          <w:rPr>
            <w:rFonts w:asciiTheme="majorBidi" w:eastAsia="Times New Roman" w:hAnsiTheme="majorBidi" w:cstheme="majorBidi"/>
            <w:lang w:val="en-GB"/>
          </w:rPr>
          <w:t>“</w:t>
        </w:r>
      </w:ins>
      <w:del w:id="9842" w:author="Jane Shaw" w:date="2015-10-28T13:25:00Z">
        <w:r w:rsidRPr="00F31509" w:rsidDel="00C94B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commodity tree</w:t>
      </w:r>
      <w:ins w:id="9843" w:author="Jane Shaw" w:date="2015-10-28T13:25:00Z">
        <w:r w:rsidR="00C94BC7">
          <w:rPr>
            <w:rFonts w:asciiTheme="majorBidi" w:eastAsia="Times New Roman" w:hAnsiTheme="majorBidi" w:cstheme="majorBidi"/>
            <w:lang w:val="en-GB"/>
          </w:rPr>
          <w:t>”</w:t>
        </w:r>
      </w:ins>
      <w:del w:id="9844" w:author="Jane Shaw" w:date="2015-10-28T13:25:00Z">
        <w:r w:rsidRPr="00F31509" w:rsidDel="00C94B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(wheat </w:t>
      </w:r>
      <w:del w:id="9845" w:author="Jane Shaw" w:date="2015-10-28T13:25:00Z">
        <w:r w:rsidRPr="00F31509" w:rsidDel="00C94BC7">
          <w:rPr>
            <w:rFonts w:asciiTheme="majorBidi" w:eastAsia="Times New Roman" w:hAnsiTheme="majorBidi" w:cstheme="majorBidi"/>
            <w:lang w:val="en-GB"/>
          </w:rPr>
          <w:delText xml:space="preserve">as </w:delText>
        </w:r>
      </w:del>
      <w:ins w:id="9846" w:author="Jane Shaw" w:date="2015-10-28T13:25:00Z">
        <w:r w:rsidR="00C94BC7">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the primary commodity</w:t>
      </w:r>
      <w:ins w:id="9847" w:author="Jane Shaw" w:date="2015-10-28T13:25:00Z">
        <w:r w:rsidR="00C94BC7">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w:t>
      </w:r>
      <w:del w:id="9848" w:author="Jane Shaw" w:date="2015-10-28T13:25:00Z">
        <w:r w:rsidRPr="00F31509" w:rsidDel="00C94BC7">
          <w:rPr>
            <w:rFonts w:asciiTheme="majorBidi" w:eastAsia="Times New Roman" w:hAnsiTheme="majorBidi" w:cstheme="majorBidi"/>
            <w:lang w:val="en-GB"/>
          </w:rPr>
          <w:delText>this table</w:delText>
        </w:r>
      </w:del>
      <w:ins w:id="9849" w:author="Jane Shaw" w:date="2015-10-28T13:25:00Z">
        <w:r w:rsidR="00C94BC7">
          <w:rPr>
            <w:rFonts w:asciiTheme="majorBidi" w:eastAsia="Times New Roman" w:hAnsiTheme="majorBidi" w:cstheme="majorBidi"/>
            <w:lang w:val="en-GB"/>
          </w:rPr>
          <w:t>Table 5</w:t>
        </w:r>
      </w:ins>
      <w:r w:rsidRPr="00F31509">
        <w:rPr>
          <w:rFonts w:asciiTheme="majorBidi" w:eastAsia="Times New Roman" w:hAnsiTheme="majorBidi" w:cstheme="majorBidi"/>
          <w:lang w:val="en-GB"/>
        </w:rPr>
        <w:t xml:space="preserve">, a dash </w:t>
      </w:r>
      <w:del w:id="9850" w:author="Jane Shaw" w:date="2015-10-28T13:25:00Z">
        <w:r w:rsidRPr="00F31509" w:rsidDel="00C94BC7">
          <w:rPr>
            <w:rFonts w:asciiTheme="majorBidi" w:eastAsia="Times New Roman" w:hAnsiTheme="majorBidi" w:cstheme="majorBidi"/>
            <w:lang w:val="en-GB"/>
          </w:rPr>
          <w:delText xml:space="preserve">(i.e. "-") will </w:delText>
        </w:r>
      </w:del>
      <w:r w:rsidRPr="00F31509">
        <w:rPr>
          <w:rFonts w:asciiTheme="majorBidi" w:eastAsia="Times New Roman" w:hAnsiTheme="majorBidi" w:cstheme="majorBidi"/>
          <w:lang w:val="en-GB"/>
        </w:rPr>
        <w:t>indicate</w:t>
      </w:r>
      <w:ins w:id="9851" w:author="Jane Shaw" w:date="2015-10-28T13:25:00Z">
        <w:r w:rsidR="00C94BC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that a value is currently unknown.</w:t>
      </w:r>
    </w:p>
    <w:p w14:paraId="4653F12A" w14:textId="77777777" w:rsidR="004F65E4" w:rsidRPr="00F31509" w:rsidRDefault="004F65E4" w:rsidP="004F65E4">
      <w:pPr>
        <w:pStyle w:val="Didascalia"/>
        <w:keepNext/>
        <w:jc w:val="both"/>
        <w:rPr>
          <w:rFonts w:asciiTheme="majorBidi" w:hAnsiTheme="majorBidi" w:cstheme="majorBidi"/>
          <w:lang w:val="en-GB"/>
        </w:rPr>
      </w:pPr>
      <w:bookmarkStart w:id="9852" w:name="_Ref427943238"/>
      <w:bookmarkStart w:id="9853" w:name="_Toc42842354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5</w:t>
      </w:r>
      <w:r w:rsidR="003D789C" w:rsidRPr="00F31509">
        <w:rPr>
          <w:rFonts w:asciiTheme="majorBidi" w:hAnsiTheme="majorBidi" w:cstheme="majorBidi"/>
          <w:lang w:val="en-GB"/>
        </w:rPr>
        <w:fldChar w:fldCharType="end"/>
      </w:r>
      <w:bookmarkEnd w:id="9852"/>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9853"/>
    </w:p>
    <w:tbl>
      <w:tblPr>
        <w:tblStyle w:val="Tabellaclassica1"/>
        <w:tblW w:w="5000" w:type="pct"/>
        <w:tblLook w:val="04A0" w:firstRow="1" w:lastRow="0" w:firstColumn="1" w:lastColumn="0" w:noHBand="0" w:noVBand="1"/>
      </w:tblPr>
      <w:tblGrid>
        <w:gridCol w:w="1392"/>
        <w:gridCol w:w="954"/>
        <w:gridCol w:w="732"/>
        <w:gridCol w:w="732"/>
        <w:gridCol w:w="733"/>
        <w:gridCol w:w="563"/>
        <w:gridCol w:w="972"/>
        <w:gridCol w:w="545"/>
        <w:gridCol w:w="528"/>
        <w:gridCol w:w="697"/>
        <w:gridCol w:w="875"/>
        <w:gridCol w:w="519"/>
      </w:tblGrid>
      <w:tr w:rsidR="004F65E4" w:rsidRPr="00F31509" w14:paraId="2315A058"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1D57B279" w14:textId="4AFD1069" w:rsidR="004F65E4" w:rsidRPr="002A21CB" w:rsidRDefault="004F65E4" w:rsidP="004F65E4">
            <w:pPr>
              <w:pStyle w:val="Compact"/>
              <w:jc w:val="both"/>
              <w:rPr>
                <w:rFonts w:asciiTheme="majorBidi" w:hAnsiTheme="majorBidi" w:cstheme="majorBidi"/>
                <w:b/>
                <w:i w:val="0"/>
                <w:sz w:val="16"/>
                <w:lang w:val="en-GB"/>
                <w:rPrChange w:id="9854"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55" w:author="Jane Shaw" w:date="2015-10-28T16:03:00Z">
                  <w:rPr>
                    <w:rFonts w:asciiTheme="majorBidi" w:hAnsiTheme="majorBidi" w:cstheme="majorBidi"/>
                    <w:sz w:val="16"/>
                    <w:lang w:val="en-GB"/>
                  </w:rPr>
                </w:rPrChange>
              </w:rPr>
              <w:t>Name</w:t>
            </w:r>
          </w:p>
        </w:tc>
        <w:tc>
          <w:tcPr>
            <w:tcW w:w="0" w:type="auto"/>
          </w:tcPr>
          <w:p w14:paraId="48669A1B"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56"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57" w:author="Jane Shaw" w:date="2015-10-28T16:03:00Z">
                  <w:rPr>
                    <w:rFonts w:asciiTheme="majorBidi" w:hAnsiTheme="majorBidi" w:cstheme="majorBidi"/>
                    <w:sz w:val="16"/>
                    <w:lang w:val="en-GB"/>
                  </w:rPr>
                </w:rPrChange>
              </w:rPr>
              <w:t>Production</w:t>
            </w:r>
          </w:p>
        </w:tc>
        <w:tc>
          <w:tcPr>
            <w:tcW w:w="0" w:type="auto"/>
          </w:tcPr>
          <w:p w14:paraId="2332E8F5"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58"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59" w:author="Jane Shaw" w:date="2015-10-28T16:03:00Z">
                  <w:rPr>
                    <w:rFonts w:asciiTheme="majorBidi" w:hAnsiTheme="majorBidi" w:cstheme="majorBidi"/>
                    <w:sz w:val="16"/>
                    <w:lang w:val="en-GB"/>
                  </w:rPr>
                </w:rPrChange>
              </w:rPr>
              <w:t>Imports</w:t>
            </w:r>
          </w:p>
        </w:tc>
        <w:tc>
          <w:tcPr>
            <w:tcW w:w="0" w:type="auto"/>
          </w:tcPr>
          <w:p w14:paraId="731FCF19"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60"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61" w:author="Jane Shaw" w:date="2015-10-28T16:03:00Z">
                  <w:rPr>
                    <w:rFonts w:asciiTheme="majorBidi" w:hAnsiTheme="majorBidi" w:cstheme="majorBidi"/>
                    <w:sz w:val="16"/>
                    <w:lang w:val="en-GB"/>
                  </w:rPr>
                </w:rPrChange>
              </w:rPr>
              <w:t>Exports</w:t>
            </w:r>
          </w:p>
        </w:tc>
        <w:tc>
          <w:tcPr>
            <w:tcW w:w="0" w:type="auto"/>
          </w:tcPr>
          <w:p w14:paraId="2658F8F4" w14:textId="041C3DDA"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62"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63" w:author="Jane Shaw" w:date="2015-10-28T16:03:00Z">
                  <w:rPr>
                    <w:rFonts w:asciiTheme="majorBidi" w:hAnsiTheme="majorBidi" w:cstheme="majorBidi"/>
                    <w:sz w:val="16"/>
                    <w:lang w:val="en-GB"/>
                  </w:rPr>
                </w:rPrChange>
              </w:rPr>
              <w:t xml:space="preserve">Stock </w:t>
            </w:r>
            <w:r w:rsidR="00C94BC7" w:rsidRPr="00DF5F4D">
              <w:rPr>
                <w:rFonts w:asciiTheme="majorBidi" w:hAnsiTheme="majorBidi" w:cstheme="majorBidi"/>
                <w:b/>
                <w:i w:val="0"/>
                <w:sz w:val="16"/>
                <w:lang w:val="en-GB"/>
              </w:rPr>
              <w:t>change</w:t>
            </w:r>
          </w:p>
        </w:tc>
        <w:tc>
          <w:tcPr>
            <w:tcW w:w="0" w:type="auto"/>
          </w:tcPr>
          <w:p w14:paraId="3E5380AF"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64"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65" w:author="Jane Shaw" w:date="2015-10-28T16:03:00Z">
                  <w:rPr>
                    <w:rFonts w:asciiTheme="majorBidi" w:hAnsiTheme="majorBidi" w:cstheme="majorBidi"/>
                    <w:sz w:val="16"/>
                    <w:lang w:val="en-GB"/>
                  </w:rPr>
                </w:rPrChange>
              </w:rPr>
              <w:t>Food</w:t>
            </w:r>
          </w:p>
        </w:tc>
        <w:tc>
          <w:tcPr>
            <w:tcW w:w="0" w:type="auto"/>
          </w:tcPr>
          <w:p w14:paraId="247C7D76" w14:textId="121E9B2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66"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67" w:author="Jane Shaw" w:date="2015-10-28T16:03:00Z">
                  <w:rPr>
                    <w:rFonts w:asciiTheme="majorBidi" w:hAnsiTheme="majorBidi" w:cstheme="majorBidi"/>
                    <w:sz w:val="16"/>
                    <w:lang w:val="en-GB"/>
                  </w:rPr>
                </w:rPrChange>
              </w:rPr>
              <w:t xml:space="preserve">Food </w:t>
            </w:r>
            <w:r w:rsidR="00C94BC7" w:rsidRPr="00DF5F4D">
              <w:rPr>
                <w:rFonts w:asciiTheme="majorBidi" w:hAnsiTheme="majorBidi" w:cstheme="majorBidi"/>
                <w:b/>
                <w:i w:val="0"/>
                <w:sz w:val="16"/>
                <w:lang w:val="en-GB"/>
              </w:rPr>
              <w:t>processing</w:t>
            </w:r>
          </w:p>
        </w:tc>
        <w:tc>
          <w:tcPr>
            <w:tcW w:w="0" w:type="auto"/>
          </w:tcPr>
          <w:p w14:paraId="56E5E112"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68"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69" w:author="Jane Shaw" w:date="2015-10-28T16:03:00Z">
                  <w:rPr>
                    <w:rFonts w:asciiTheme="majorBidi" w:hAnsiTheme="majorBidi" w:cstheme="majorBidi"/>
                    <w:sz w:val="16"/>
                    <w:lang w:val="en-GB"/>
                  </w:rPr>
                </w:rPrChange>
              </w:rPr>
              <w:t>Feed</w:t>
            </w:r>
          </w:p>
        </w:tc>
        <w:tc>
          <w:tcPr>
            <w:tcW w:w="0" w:type="auto"/>
          </w:tcPr>
          <w:p w14:paraId="4BF85B23"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70"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71" w:author="Jane Shaw" w:date="2015-10-28T16:03:00Z">
                  <w:rPr>
                    <w:rFonts w:asciiTheme="majorBidi" w:hAnsiTheme="majorBidi" w:cstheme="majorBidi"/>
                    <w:sz w:val="16"/>
                    <w:lang w:val="en-GB"/>
                  </w:rPr>
                </w:rPrChange>
              </w:rPr>
              <w:t>Seed</w:t>
            </w:r>
          </w:p>
        </w:tc>
        <w:tc>
          <w:tcPr>
            <w:tcW w:w="0" w:type="auto"/>
          </w:tcPr>
          <w:p w14:paraId="11CD2143"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72"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73" w:author="Jane Shaw" w:date="2015-10-28T16:03:00Z">
                  <w:rPr>
                    <w:rFonts w:asciiTheme="majorBidi" w:hAnsiTheme="majorBidi" w:cstheme="majorBidi"/>
                    <w:sz w:val="16"/>
                    <w:lang w:val="en-GB"/>
                  </w:rPr>
                </w:rPrChange>
              </w:rPr>
              <w:t>Tourist</w:t>
            </w:r>
          </w:p>
        </w:tc>
        <w:tc>
          <w:tcPr>
            <w:tcW w:w="0" w:type="auto"/>
          </w:tcPr>
          <w:p w14:paraId="0581CF20"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74"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75" w:author="Jane Shaw" w:date="2015-10-28T16:03:00Z">
                  <w:rPr>
                    <w:rFonts w:asciiTheme="majorBidi" w:hAnsiTheme="majorBidi" w:cstheme="majorBidi"/>
                    <w:sz w:val="16"/>
                    <w:lang w:val="en-GB"/>
                  </w:rPr>
                </w:rPrChange>
              </w:rPr>
              <w:t>Industrial</w:t>
            </w:r>
          </w:p>
        </w:tc>
        <w:tc>
          <w:tcPr>
            <w:tcW w:w="0" w:type="auto"/>
          </w:tcPr>
          <w:p w14:paraId="5FF3B28C" w14:textId="77777777" w:rsidR="004F65E4" w:rsidRPr="002A21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9876" w:author="Jane Shaw" w:date="2015-10-28T16:03:00Z">
                  <w:rPr>
                    <w:rFonts w:asciiTheme="majorBidi" w:hAnsiTheme="majorBidi" w:cstheme="majorBidi"/>
                    <w:i w:val="0"/>
                    <w:iCs w:val="0"/>
                    <w:sz w:val="16"/>
                    <w:lang w:val="en-GB"/>
                  </w:rPr>
                </w:rPrChange>
              </w:rPr>
            </w:pPr>
            <w:r w:rsidRPr="002A21CB">
              <w:rPr>
                <w:rFonts w:asciiTheme="majorBidi" w:hAnsiTheme="majorBidi" w:cstheme="majorBidi"/>
                <w:b/>
                <w:sz w:val="16"/>
                <w:lang w:val="en-GB"/>
                <w:rPrChange w:id="9877" w:author="Jane Shaw" w:date="2015-10-28T16:03:00Z">
                  <w:rPr>
                    <w:rFonts w:asciiTheme="majorBidi" w:hAnsiTheme="majorBidi" w:cstheme="majorBidi"/>
                    <w:sz w:val="16"/>
                    <w:lang w:val="en-GB"/>
                  </w:rPr>
                </w:rPrChange>
              </w:rPr>
              <w:t>Loss</w:t>
            </w:r>
          </w:p>
        </w:tc>
      </w:tr>
      <w:tr w:rsidR="004F65E4" w:rsidRPr="00F31509" w14:paraId="010B2AB2"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0FB510A3"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304BE75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F6382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D4808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530DB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41DD1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B309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12FE8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BB17F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93754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0661F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E8CCF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C7A20F7"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2471ACC8"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37FE3E6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AC371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CB3F4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478EA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37E93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F9DEC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E5752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CC4C2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9379F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BA0ED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8CE9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D41E17F"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344F80DE"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690F960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B21B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48885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A4952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F9ED0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07F24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E7410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B56C5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0A79E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2AE2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F692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F0E9891"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2374A75F"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D45A00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1844EC"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18BD3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1EE82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BC16F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CA384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DD01BC"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98674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BE204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E8FA5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D8BE6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001FBE"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4DFFD043"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9E56F2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E6430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A7045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5D72E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0E4C8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9AC8D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18766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82A55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0D80E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16DB4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E7504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D1085E5"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3BCE9557"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7F43F1DC"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A27B2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5B9FA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86F5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A4DDE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E2040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C1F00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21910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C4E57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A4347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7C929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1DED7045" w14:textId="77777777" w:rsidR="004F65E4" w:rsidRPr="00F31509" w:rsidRDefault="004F65E4" w:rsidP="006F3003">
      <w:pPr>
        <w:pStyle w:val="Titolo3"/>
        <w:rPr>
          <w:rFonts w:asciiTheme="majorBidi" w:hAnsiTheme="majorBidi" w:cstheme="majorBidi"/>
          <w:lang w:val="en-GB"/>
        </w:rPr>
      </w:pPr>
      <w:bookmarkStart w:id="9878" w:name="production"/>
      <w:bookmarkEnd w:id="9878"/>
      <w:r w:rsidRPr="00F31509">
        <w:rPr>
          <w:rFonts w:asciiTheme="majorBidi" w:hAnsiTheme="majorBidi" w:cstheme="majorBidi"/>
          <w:lang w:val="en-GB"/>
        </w:rPr>
        <w:t>Production</w:t>
      </w:r>
    </w:p>
    <w:p w14:paraId="38F8C4E2" w14:textId="0096EDFC"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For production data, </w:t>
      </w:r>
      <w:del w:id="9879" w:author="Jane Shaw" w:date="2015-10-28T13:26:00Z">
        <w:r w:rsidRPr="00F31509" w:rsidDel="00C94BC7">
          <w:rPr>
            <w:rFonts w:asciiTheme="majorBidi" w:hAnsiTheme="majorBidi" w:cstheme="majorBidi"/>
            <w:lang w:val="en-GB"/>
          </w:rPr>
          <w:delText xml:space="preserve">we first fill in </w:delText>
        </w:r>
      </w:del>
      <w:r w:rsidRPr="00F31509">
        <w:rPr>
          <w:rFonts w:asciiTheme="majorBidi" w:hAnsiTheme="majorBidi" w:cstheme="majorBidi"/>
          <w:lang w:val="en-GB"/>
        </w:rPr>
        <w:t xml:space="preserve">the table </w:t>
      </w:r>
      <w:ins w:id="9880" w:author="Jane Shaw" w:date="2015-10-28T13:26:00Z">
        <w:r w:rsidR="00C94BC7">
          <w:rPr>
            <w:rFonts w:asciiTheme="majorBidi" w:hAnsiTheme="majorBidi" w:cstheme="majorBidi"/>
            <w:lang w:val="en-GB"/>
          </w:rPr>
          <w:t xml:space="preserve">is first filled in </w:t>
        </w:r>
      </w:ins>
      <w:r w:rsidRPr="00F31509">
        <w:rPr>
          <w:rFonts w:asciiTheme="majorBidi" w:hAnsiTheme="majorBidi" w:cstheme="majorBidi"/>
          <w:lang w:val="en-GB"/>
        </w:rPr>
        <w:t xml:space="preserve">with any available official figures. To impute any missing production figures, </w:t>
      </w:r>
      <w:ins w:id="9881" w:author="Jane Shaw" w:date="2015-10-28T13:26:00Z">
        <w:r w:rsidR="00C94BC7">
          <w:rPr>
            <w:rFonts w:asciiTheme="majorBidi" w:hAnsiTheme="majorBidi" w:cstheme="majorBidi"/>
            <w:lang w:val="en-GB"/>
          </w:rPr>
          <w:t xml:space="preserve">data on </w:t>
        </w:r>
      </w:ins>
      <w:del w:id="9882" w:author="Jane Shaw" w:date="2015-10-28T13:26:00Z">
        <w:r w:rsidRPr="00F31509" w:rsidDel="00C94BC7">
          <w:rPr>
            <w:rFonts w:asciiTheme="majorBidi" w:hAnsiTheme="majorBidi" w:cstheme="majorBidi"/>
            <w:lang w:val="en-GB"/>
          </w:rPr>
          <w:delText>we must also consider "</w:delText>
        </w:r>
      </w:del>
      <w:r w:rsidRPr="00F31509">
        <w:rPr>
          <w:rFonts w:asciiTheme="majorBidi" w:hAnsiTheme="majorBidi" w:cstheme="majorBidi"/>
          <w:lang w:val="en-GB"/>
        </w:rPr>
        <w:t>yield</w:t>
      </w:r>
      <w:del w:id="9883" w:author="Jane Shaw" w:date="2015-10-28T13:26:00Z">
        <w:r w:rsidRPr="00F31509" w:rsidDel="00C94BC7">
          <w:rPr>
            <w:rFonts w:asciiTheme="majorBidi" w:hAnsiTheme="majorBidi" w:cstheme="majorBidi"/>
            <w:lang w:val="en-GB"/>
          </w:rPr>
          <w:delText>"</w:delText>
        </w:r>
      </w:del>
      <w:r w:rsidRPr="00F31509">
        <w:rPr>
          <w:rFonts w:asciiTheme="majorBidi" w:hAnsiTheme="majorBidi" w:cstheme="majorBidi"/>
          <w:lang w:val="en-GB"/>
        </w:rPr>
        <w:t xml:space="preserve"> and </w:t>
      </w:r>
      <w:del w:id="9884" w:author="Jane Shaw" w:date="2015-10-28T13:26:00Z">
        <w:r w:rsidRPr="00F31509" w:rsidDel="00C94BC7">
          <w:rPr>
            <w:rFonts w:asciiTheme="majorBidi" w:hAnsiTheme="majorBidi" w:cstheme="majorBidi"/>
            <w:lang w:val="en-GB"/>
          </w:rPr>
          <w:delText>"</w:delText>
        </w:r>
      </w:del>
      <w:r w:rsidRPr="00F31509">
        <w:rPr>
          <w:rFonts w:asciiTheme="majorBidi" w:hAnsiTheme="majorBidi" w:cstheme="majorBidi"/>
          <w:lang w:val="en-GB"/>
        </w:rPr>
        <w:t>area harvested</w:t>
      </w:r>
      <w:del w:id="9885" w:author="Jane Shaw" w:date="2015-10-28T13:26:00Z">
        <w:r w:rsidRPr="00F31509" w:rsidDel="00C94BC7">
          <w:rPr>
            <w:rFonts w:asciiTheme="majorBidi" w:hAnsiTheme="majorBidi" w:cstheme="majorBidi"/>
            <w:lang w:val="en-GB"/>
          </w:rPr>
          <w:delText>"</w:delText>
        </w:r>
      </w:del>
      <w:r w:rsidRPr="00F31509">
        <w:rPr>
          <w:rFonts w:asciiTheme="majorBidi" w:hAnsiTheme="majorBidi" w:cstheme="majorBidi"/>
          <w:lang w:val="en-GB"/>
        </w:rPr>
        <w:t xml:space="preserve"> </w:t>
      </w:r>
      <w:del w:id="9886" w:author="Jane Shaw" w:date="2015-10-28T13:27:00Z">
        <w:r w:rsidRPr="00F31509" w:rsidDel="00C94BC7">
          <w:rPr>
            <w:rFonts w:asciiTheme="majorBidi" w:hAnsiTheme="majorBidi" w:cstheme="majorBidi"/>
            <w:lang w:val="en-GB"/>
          </w:rPr>
          <w:delText xml:space="preserve">data </w:delText>
        </w:r>
      </w:del>
      <w:r w:rsidRPr="00F31509">
        <w:rPr>
          <w:rFonts w:asciiTheme="majorBidi" w:hAnsiTheme="majorBidi" w:cstheme="majorBidi"/>
          <w:lang w:val="en-GB"/>
        </w:rPr>
        <w:t xml:space="preserve">(in the absence of </w:t>
      </w:r>
      <w:ins w:id="9887" w:author="Jane Shaw" w:date="2015-10-28T13:27:00Z">
        <w:r w:rsidR="00C94BC7">
          <w:rPr>
            <w:rFonts w:asciiTheme="majorBidi" w:hAnsiTheme="majorBidi" w:cstheme="majorBidi"/>
            <w:lang w:val="en-GB"/>
          </w:rPr>
          <w:t xml:space="preserve">data on </w:t>
        </w:r>
      </w:ins>
      <w:del w:id="9888" w:author="Jane Shaw" w:date="2015-10-28T13:27:00Z">
        <w:r w:rsidRPr="00F31509" w:rsidDel="00C94BC7">
          <w:rPr>
            <w:rFonts w:asciiTheme="majorBidi" w:hAnsiTheme="majorBidi" w:cstheme="majorBidi"/>
            <w:lang w:val="en-GB"/>
          </w:rPr>
          <w:delText>"</w:delText>
        </w:r>
      </w:del>
      <w:r w:rsidRPr="00F31509">
        <w:rPr>
          <w:rFonts w:asciiTheme="majorBidi" w:hAnsiTheme="majorBidi" w:cstheme="majorBidi"/>
          <w:lang w:val="en-GB"/>
        </w:rPr>
        <w:t>area sown</w:t>
      </w:r>
      <w:del w:id="9889" w:author="Jane Shaw" w:date="2015-10-28T13:27:00Z">
        <w:r w:rsidRPr="00F31509" w:rsidDel="00C94BC7">
          <w:rPr>
            <w:rFonts w:asciiTheme="majorBidi" w:hAnsiTheme="majorBidi" w:cstheme="majorBidi"/>
            <w:lang w:val="en-GB"/>
          </w:rPr>
          <w:delText>" data</w:delText>
        </w:r>
      </w:del>
      <w:r w:rsidRPr="00F31509">
        <w:rPr>
          <w:rFonts w:asciiTheme="majorBidi" w:hAnsiTheme="majorBidi" w:cstheme="majorBidi"/>
          <w:lang w:val="en-GB"/>
        </w:rPr>
        <w:t>)</w:t>
      </w:r>
      <w:ins w:id="9890" w:author="Jane Shaw" w:date="2015-10-28T13:27:00Z">
        <w:r w:rsidR="00C94BC7">
          <w:rPr>
            <w:rFonts w:asciiTheme="majorBidi" w:hAnsiTheme="majorBidi" w:cstheme="majorBidi"/>
            <w:lang w:val="en-GB"/>
          </w:rPr>
          <w:t xml:space="preserve"> must also be considered</w:t>
        </w:r>
      </w:ins>
      <w:r w:rsidRPr="00F31509">
        <w:rPr>
          <w:rFonts w:asciiTheme="majorBidi" w:hAnsiTheme="majorBidi" w:cstheme="majorBidi"/>
          <w:lang w:val="en-GB"/>
        </w:rPr>
        <w:t xml:space="preserve">, </w:t>
      </w:r>
      <w:del w:id="9891" w:author="Jane Shaw" w:date="2015-10-28T13:27:00Z">
        <w:r w:rsidRPr="00F31509" w:rsidDel="00C94BC7">
          <w:rPr>
            <w:rFonts w:asciiTheme="majorBidi" w:hAnsiTheme="majorBidi" w:cstheme="majorBidi"/>
            <w:lang w:val="en-GB"/>
          </w:rPr>
          <w:delText xml:space="preserve">since </w:delText>
        </w:r>
      </w:del>
      <w:ins w:id="9892" w:author="Jane Shaw" w:date="2015-10-28T13:27:00Z">
        <w:r w:rsidR="00C94BC7">
          <w:rPr>
            <w:rFonts w:asciiTheme="majorBidi" w:hAnsiTheme="majorBidi" w:cstheme="majorBidi"/>
            <w:lang w:val="en-GB"/>
          </w:rPr>
          <w:t xml:space="preserve">as </w:t>
        </w:r>
      </w:ins>
      <w:r w:rsidRPr="00F31509">
        <w:rPr>
          <w:rFonts w:asciiTheme="majorBidi" w:hAnsiTheme="majorBidi" w:cstheme="majorBidi"/>
          <w:lang w:val="en-GB"/>
        </w:rPr>
        <w:t>yield is defined as production divided by area harvested (</w:t>
      </w:r>
      <w:del w:id="9893" w:author="Jane Shaw" w:date="2015-11-07T19:56:00Z">
        <w:r w:rsidRPr="00F31509" w:rsidDel="00C83BC9">
          <w:rPr>
            <w:rFonts w:asciiTheme="majorBidi" w:hAnsiTheme="majorBidi" w:cstheme="majorBidi"/>
            <w:lang w:val="en-GB"/>
          </w:rPr>
          <w:delText xml:space="preserve">and </w:delText>
        </w:r>
      </w:del>
      <w:r w:rsidRPr="00F31509">
        <w:rPr>
          <w:rFonts w:asciiTheme="majorBidi" w:hAnsiTheme="majorBidi" w:cstheme="majorBidi"/>
          <w:lang w:val="en-GB"/>
        </w:rPr>
        <w:t>thus</w:t>
      </w:r>
      <w:ins w:id="9894" w:author="Jane Shaw" w:date="2015-11-07T19:56:00Z">
        <w:r w:rsidR="00C83BC9">
          <w:rPr>
            <w:rFonts w:asciiTheme="majorBidi" w:hAnsiTheme="majorBidi" w:cstheme="majorBidi"/>
            <w:lang w:val="en-GB"/>
          </w:rPr>
          <w:t>,</w:t>
        </w:r>
      </w:ins>
      <w:r w:rsidRPr="00F31509">
        <w:rPr>
          <w:rFonts w:asciiTheme="majorBidi" w:hAnsiTheme="majorBidi" w:cstheme="majorBidi"/>
          <w:lang w:val="en-GB"/>
        </w:rPr>
        <w:t xml:space="preserve"> with any two variables the third is uniquely defined).</w:t>
      </w:r>
    </w:p>
    <w:p w14:paraId="3AA5E652" w14:textId="5C843835" w:rsidR="004F65E4" w:rsidRPr="00F31509" w:rsidRDefault="004F65E4" w:rsidP="004F65E4">
      <w:pPr>
        <w:jc w:val="both"/>
        <w:rPr>
          <w:rFonts w:asciiTheme="majorBidi" w:hAnsiTheme="majorBidi" w:cstheme="majorBidi"/>
          <w:lang w:val="en-GB"/>
        </w:rPr>
      </w:pPr>
      <w:del w:id="9895" w:author="Jane Shaw" w:date="2015-10-28T13:27:00Z">
        <w:r w:rsidRPr="00F31509" w:rsidDel="00C94BC7">
          <w:rPr>
            <w:rFonts w:asciiTheme="majorBidi" w:eastAsia="Times New Roman" w:hAnsiTheme="majorBidi" w:cstheme="majorBidi"/>
            <w:lang w:val="en-GB"/>
          </w:rPr>
          <w:delText xml:space="preserve">Suppose we </w:delText>
        </w:r>
      </w:del>
      <w:ins w:id="9896" w:author="Jane Shaw" w:date="2015-10-28T13:28:00Z">
        <w:r w:rsidR="00C94BC7">
          <w:rPr>
            <w:rFonts w:asciiTheme="majorBidi" w:eastAsia="Times New Roman" w:hAnsiTheme="majorBidi" w:cstheme="majorBidi"/>
            <w:lang w:val="en-GB"/>
          </w:rPr>
          <w:t xml:space="preserve">Table 6 illustrates a case where </w:t>
        </w:r>
      </w:ins>
      <w:r w:rsidRPr="00F31509">
        <w:rPr>
          <w:rFonts w:asciiTheme="majorBidi" w:eastAsia="Times New Roman" w:hAnsiTheme="majorBidi" w:cstheme="majorBidi"/>
          <w:lang w:val="en-GB"/>
        </w:rPr>
        <w:t xml:space="preserve">only </w:t>
      </w:r>
      <w:ins w:id="9897" w:author="Jane Shaw" w:date="2015-10-28T13:28:00Z">
        <w:r w:rsidR="00C94BC7">
          <w:rPr>
            <w:rFonts w:asciiTheme="majorBidi" w:eastAsia="Times New Roman" w:hAnsiTheme="majorBidi" w:cstheme="majorBidi"/>
            <w:lang w:val="en-GB"/>
          </w:rPr>
          <w:t xml:space="preserve">limited </w:t>
        </w:r>
      </w:ins>
      <w:del w:id="9898" w:author="Jane Shaw" w:date="2015-10-28T13:27:00Z">
        <w:r w:rsidRPr="00F31509" w:rsidDel="00C94BC7">
          <w:rPr>
            <w:rFonts w:asciiTheme="majorBidi" w:eastAsia="Times New Roman" w:hAnsiTheme="majorBidi" w:cstheme="majorBidi"/>
            <w:lang w:val="en-GB"/>
          </w:rPr>
          <w:delText xml:space="preserve">have the </w:delText>
        </w:r>
      </w:del>
      <w:r w:rsidRPr="00F31509">
        <w:rPr>
          <w:rFonts w:asciiTheme="majorBidi" w:eastAsia="Times New Roman" w:hAnsiTheme="majorBidi" w:cstheme="majorBidi"/>
          <w:lang w:val="en-GB"/>
        </w:rPr>
        <w:t xml:space="preserve">official data </w:t>
      </w:r>
      <w:ins w:id="9899" w:author="Jane Shaw" w:date="2015-10-28T13:28:00Z">
        <w:r w:rsidR="00C83BC9">
          <w:rPr>
            <w:rFonts w:asciiTheme="majorBidi" w:eastAsia="Times New Roman" w:hAnsiTheme="majorBidi" w:cstheme="majorBidi"/>
            <w:lang w:val="en-GB"/>
          </w:rPr>
          <w:t>are</w:t>
        </w:r>
        <w:r w:rsidR="00C94BC7">
          <w:rPr>
            <w:rFonts w:asciiTheme="majorBidi" w:eastAsia="Times New Roman" w:hAnsiTheme="majorBidi" w:cstheme="majorBidi"/>
            <w:lang w:val="en-GB"/>
          </w:rPr>
          <w:t xml:space="preserve"> </w:t>
        </w:r>
      </w:ins>
      <w:del w:id="9900" w:author="Jane Shaw" w:date="2015-10-28T13:27:00Z">
        <w:r w:rsidRPr="00F31509" w:rsidDel="00C94BC7">
          <w:rPr>
            <w:rFonts w:asciiTheme="majorBidi" w:eastAsia="Times New Roman" w:hAnsiTheme="majorBidi" w:cstheme="majorBidi"/>
            <w:lang w:val="en-GB"/>
          </w:rPr>
          <w:delText>below</w:delText>
        </w:r>
      </w:del>
      <w:ins w:id="9901" w:author="Jane Shaw" w:date="2015-10-28T13:27:00Z">
        <w:r w:rsidR="00C94BC7">
          <w:rPr>
            <w:rFonts w:asciiTheme="majorBidi" w:eastAsia="Times New Roman" w:hAnsiTheme="majorBidi" w:cstheme="majorBidi"/>
            <w:lang w:val="en-GB"/>
          </w:rPr>
          <w:t>available</w:t>
        </w:r>
      </w:ins>
      <w:r w:rsidRPr="00F31509">
        <w:rPr>
          <w:rFonts w:asciiTheme="majorBidi" w:eastAsia="Times New Roman" w:hAnsiTheme="majorBidi" w:cstheme="majorBidi"/>
          <w:lang w:val="en-GB"/>
        </w:rPr>
        <w:t xml:space="preserve">. </w:t>
      </w:r>
      <w:del w:id="9902" w:author="Jane Shaw" w:date="2015-10-28T13:29:00Z">
        <w:r w:rsidRPr="00F31509" w:rsidDel="00C94BC7">
          <w:rPr>
            <w:rFonts w:asciiTheme="majorBidi" w:eastAsia="Times New Roman" w:hAnsiTheme="majorBidi" w:cstheme="majorBidi"/>
            <w:lang w:val="en-GB"/>
          </w:rPr>
          <w:delText xml:space="preserve">Please note that </w:delText>
        </w:r>
      </w:del>
      <w:r w:rsidR="00C94BC7"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sake of demonstration </w:t>
      </w:r>
      <w:del w:id="9903" w:author="Jane Shaw" w:date="2015-10-28T13:29:00Z">
        <w:r w:rsidRPr="00F31509" w:rsidDel="00C94BC7">
          <w:rPr>
            <w:rFonts w:asciiTheme="majorBidi" w:eastAsia="Times New Roman" w:hAnsiTheme="majorBidi" w:cstheme="majorBidi"/>
            <w:lang w:val="en-GB"/>
          </w:rPr>
          <w:delText xml:space="preserve">we have considered </w:delText>
        </w:r>
      </w:del>
      <w:r w:rsidRPr="00F31509">
        <w:rPr>
          <w:rFonts w:asciiTheme="majorBidi" w:eastAsia="Times New Roman" w:hAnsiTheme="majorBidi" w:cstheme="majorBidi"/>
          <w:lang w:val="en-GB"/>
        </w:rPr>
        <w:t xml:space="preserve">the flour production quantity </w:t>
      </w:r>
      <w:ins w:id="9904" w:author="Jane Shaw" w:date="2015-10-28T13:29:00Z">
        <w:r w:rsidR="00C94BC7">
          <w:rPr>
            <w:rFonts w:asciiTheme="majorBidi" w:eastAsia="Times New Roman" w:hAnsiTheme="majorBidi" w:cstheme="majorBidi"/>
            <w:lang w:val="en-GB"/>
          </w:rPr>
          <w:t xml:space="preserve">is assumed to have been </w:t>
        </w:r>
      </w:ins>
      <w:del w:id="9905" w:author="Jane Shaw" w:date="2015-10-28T13:29:00Z">
        <w:r w:rsidRPr="00F31509" w:rsidDel="00C94BC7">
          <w:rPr>
            <w:rFonts w:asciiTheme="majorBidi" w:eastAsia="Times New Roman" w:hAnsiTheme="majorBidi" w:cstheme="majorBidi"/>
            <w:lang w:val="en-GB"/>
          </w:rPr>
          <w:delText>as given</w:delText>
        </w:r>
      </w:del>
      <w:ins w:id="9906" w:author="Jane Shaw" w:date="2015-10-28T13:29:00Z">
        <w:r w:rsidR="00C94BC7">
          <w:rPr>
            <w:rFonts w:asciiTheme="majorBidi" w:eastAsia="Times New Roman" w:hAnsiTheme="majorBidi" w:cstheme="majorBidi"/>
            <w:lang w:val="en-GB"/>
          </w:rPr>
          <w:t>reported</w:t>
        </w:r>
      </w:ins>
      <w:r w:rsidRPr="00F31509">
        <w:rPr>
          <w:rFonts w:asciiTheme="majorBidi" w:eastAsia="Times New Roman" w:hAnsiTheme="majorBidi" w:cstheme="majorBidi"/>
          <w:lang w:val="en-GB"/>
        </w:rPr>
        <w:t xml:space="preserve">, </w:t>
      </w:r>
      <w:del w:id="9907" w:author="Jane Shaw" w:date="2015-10-28T13:30:00Z">
        <w:r w:rsidRPr="00F31509" w:rsidDel="00C94BC7">
          <w:rPr>
            <w:rFonts w:asciiTheme="majorBidi" w:eastAsia="Times New Roman" w:hAnsiTheme="majorBidi" w:cstheme="majorBidi"/>
            <w:lang w:val="en-GB"/>
          </w:rPr>
          <w:delText xml:space="preserve">and </w:delText>
        </w:r>
      </w:del>
      <w:ins w:id="9908" w:author="Jane Shaw" w:date="2015-10-28T13:30:00Z">
        <w:r w:rsidR="00C94BC7">
          <w:rPr>
            <w:rFonts w:asciiTheme="majorBidi" w:eastAsia="Times New Roman" w:hAnsiTheme="majorBidi" w:cstheme="majorBidi"/>
            <w:lang w:val="en-GB"/>
          </w:rPr>
          <w:t xml:space="preserve">while </w:t>
        </w:r>
      </w:ins>
      <w:del w:id="9909" w:author="Jane Shaw" w:date="2015-10-28T13:30:00Z">
        <w:r w:rsidRPr="00F31509" w:rsidDel="00C94BC7">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wheat </w:t>
      </w:r>
      <w:ins w:id="9910" w:author="Jane Shaw" w:date="2015-10-28T13:30:00Z">
        <w:r w:rsidR="00C94BC7">
          <w:rPr>
            <w:rFonts w:asciiTheme="majorBidi" w:eastAsia="Times New Roman" w:hAnsiTheme="majorBidi" w:cstheme="majorBidi"/>
            <w:lang w:val="en-GB"/>
          </w:rPr>
          <w:t xml:space="preserve">production is </w:t>
        </w:r>
      </w:ins>
      <w:del w:id="9911" w:author="Jane Shaw" w:date="2015-10-28T13:30:00Z">
        <w:r w:rsidRPr="00F31509" w:rsidDel="00C94BC7">
          <w:rPr>
            <w:rFonts w:asciiTheme="majorBidi" w:eastAsia="Times New Roman" w:hAnsiTheme="majorBidi" w:cstheme="majorBidi"/>
            <w:lang w:val="en-GB"/>
          </w:rPr>
          <w:delText xml:space="preserve">as </w:delText>
        </w:r>
      </w:del>
      <w:r w:rsidRPr="00F31509">
        <w:rPr>
          <w:rFonts w:asciiTheme="majorBidi" w:eastAsia="Times New Roman" w:hAnsiTheme="majorBidi" w:cstheme="majorBidi"/>
          <w:lang w:val="en-GB"/>
        </w:rPr>
        <w:t>unknown and must therefore be imputed</w:t>
      </w:r>
      <w:del w:id="9912" w:author="Jane Shaw" w:date="2015-10-28T13:30:00Z">
        <w:r w:rsidRPr="00F31509" w:rsidDel="00C94BC7">
          <w:rPr>
            <w:rFonts w:asciiTheme="majorBidi" w:eastAsia="Times New Roman" w:hAnsiTheme="majorBidi" w:cstheme="majorBidi"/>
            <w:lang w:val="en-GB"/>
          </w:rPr>
          <w:delText xml:space="preserve"> (</w:delText>
        </w:r>
        <w:r w:rsidR="00E24798" w:rsidDel="00C94BC7">
          <w:fldChar w:fldCharType="begin"/>
        </w:r>
        <w:r w:rsidR="00E24798" w:rsidDel="00C94BC7">
          <w:delInstrText xml:space="preserve"> REF _Ref427943391 \h  \* MERGEFORMAT </w:delInstrText>
        </w:r>
        <w:r w:rsidR="00E24798" w:rsidDel="00C94BC7">
          <w:fldChar w:fldCharType="separate"/>
        </w:r>
        <w:r w:rsidR="00E24798" w:rsidRPr="000F0B1C" w:rsidDel="00C94BC7">
          <w:rPr>
            <w:rFonts w:asciiTheme="majorBidi" w:eastAsia="Times New Roman" w:hAnsiTheme="majorBidi" w:cstheme="majorBidi"/>
            <w:lang w:val="en-GB"/>
          </w:rPr>
          <w:delText>Table 6</w:delText>
        </w:r>
        <w:r w:rsidR="00E24798" w:rsidDel="00C94BC7">
          <w:fldChar w:fldCharType="end"/>
        </w:r>
        <w:r w:rsidRPr="00F31509" w:rsidDel="00C94B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In reality, </w:t>
      </w:r>
      <w:ins w:id="9913" w:author="Jane Shaw" w:date="2015-10-28T13:30:00Z">
        <w:r w:rsidR="00C94BC7">
          <w:rPr>
            <w:rFonts w:asciiTheme="majorBidi" w:eastAsia="Times New Roman" w:hAnsiTheme="majorBidi" w:cstheme="majorBidi"/>
            <w:lang w:val="en-GB"/>
          </w:rPr>
          <w:t xml:space="preserve">however, </w:t>
        </w:r>
      </w:ins>
      <w:del w:id="9914" w:author="Jane Shaw" w:date="2015-10-28T13:30:00Z">
        <w:r w:rsidRPr="00F31509" w:rsidDel="00C94BC7">
          <w:rPr>
            <w:rFonts w:asciiTheme="majorBidi" w:eastAsia="Times New Roman" w:hAnsiTheme="majorBidi" w:cstheme="majorBidi"/>
            <w:lang w:val="en-GB"/>
          </w:rPr>
          <w:delText xml:space="preserve">of course, </w:delText>
        </w:r>
      </w:del>
      <w:del w:id="9915" w:author="Jane Shaw" w:date="2015-10-28T13:31:00Z">
        <w:r w:rsidRPr="00F31509" w:rsidDel="00C94BC7">
          <w:rPr>
            <w:rFonts w:asciiTheme="majorBidi" w:eastAsia="Times New Roman" w:hAnsiTheme="majorBidi" w:cstheme="majorBidi"/>
            <w:lang w:val="en-GB"/>
          </w:rPr>
          <w:delText xml:space="preserve">it is almost always </w:delText>
        </w:r>
      </w:del>
      <w:r w:rsidRPr="00F31509">
        <w:rPr>
          <w:rFonts w:asciiTheme="majorBidi" w:eastAsia="Times New Roman" w:hAnsiTheme="majorBidi" w:cstheme="majorBidi"/>
          <w:lang w:val="en-GB"/>
        </w:rPr>
        <w:t xml:space="preserve">the reverse </w:t>
      </w:r>
      <w:ins w:id="9916" w:author="Jane Shaw" w:date="2015-10-28T13:31:00Z">
        <w:r w:rsidR="00C94BC7">
          <w:rPr>
            <w:rFonts w:asciiTheme="majorBidi" w:eastAsia="Times New Roman" w:hAnsiTheme="majorBidi" w:cstheme="majorBidi"/>
            <w:lang w:val="en-GB"/>
          </w:rPr>
          <w:t xml:space="preserve">is almost always true, </w:t>
        </w:r>
      </w:ins>
      <w:del w:id="9917" w:author="Jane Shaw" w:date="2015-10-28T13:31:00Z">
        <w:r w:rsidRPr="00F31509" w:rsidDel="00C94BC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with wheat production officially available, and flour less so</w:t>
      </w:r>
      <w:ins w:id="9918" w:author="Jane Shaw" w:date="2015-10-28T13:31:00Z">
        <w:r w:rsidR="00C94BC7">
          <w:rPr>
            <w:rFonts w:asciiTheme="majorBidi" w:eastAsia="Times New Roman" w:hAnsiTheme="majorBidi" w:cstheme="majorBidi"/>
            <w:lang w:val="en-GB"/>
          </w:rPr>
          <w:t>.</w:t>
        </w:r>
      </w:ins>
      <w:del w:id="9919" w:author="Jane Shaw" w:date="2015-10-28T13:31:00Z">
        <w:r w:rsidRPr="00F31509" w:rsidDel="00C94BC7">
          <w:rPr>
            <w:rFonts w:asciiTheme="majorBidi" w:eastAsia="Times New Roman" w:hAnsiTheme="majorBidi" w:cstheme="majorBidi"/>
            <w:lang w:val="en-GB"/>
          </w:rPr>
          <w:delText>):</w:delText>
        </w:r>
      </w:del>
    </w:p>
    <w:p w14:paraId="0981B7ED" w14:textId="77777777" w:rsidR="004F65E4" w:rsidRPr="00F31509" w:rsidRDefault="004F65E4" w:rsidP="004F65E4">
      <w:pPr>
        <w:pStyle w:val="Didascalia"/>
        <w:keepNext/>
        <w:jc w:val="both"/>
        <w:rPr>
          <w:rFonts w:asciiTheme="majorBidi" w:hAnsiTheme="majorBidi" w:cstheme="majorBidi"/>
          <w:lang w:val="en-GB"/>
        </w:rPr>
      </w:pPr>
      <w:bookmarkStart w:id="9920" w:name="_Ref427943391"/>
      <w:bookmarkStart w:id="9921" w:name="_Toc42842354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6</w:t>
      </w:r>
      <w:r w:rsidR="003D789C" w:rsidRPr="00F31509">
        <w:rPr>
          <w:rFonts w:asciiTheme="majorBidi" w:hAnsiTheme="majorBidi" w:cstheme="majorBidi"/>
          <w:lang w:val="en-GB"/>
        </w:rPr>
        <w:fldChar w:fldCharType="end"/>
      </w:r>
      <w:bookmarkEnd w:id="9920"/>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9921"/>
    </w:p>
    <w:tbl>
      <w:tblPr>
        <w:tblStyle w:val="Tabellaclassica1"/>
        <w:tblW w:w="0" w:type="auto"/>
        <w:tblLook w:val="04A0" w:firstRow="1" w:lastRow="0" w:firstColumn="1" w:lastColumn="0" w:noHBand="0" w:noVBand="1"/>
      </w:tblPr>
      <w:tblGrid>
        <w:gridCol w:w="1273"/>
        <w:gridCol w:w="2734"/>
        <w:gridCol w:w="2447"/>
        <w:gridCol w:w="2032"/>
      </w:tblGrid>
      <w:tr w:rsidR="004F65E4" w:rsidRPr="00F31509" w14:paraId="46DB973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79B44C" w14:textId="77777777" w:rsidR="004F65E4" w:rsidRPr="00516E00" w:rsidRDefault="004F65E4" w:rsidP="004F65E4">
            <w:pPr>
              <w:pStyle w:val="Compact"/>
              <w:jc w:val="both"/>
              <w:rPr>
                <w:rFonts w:asciiTheme="majorBidi" w:hAnsiTheme="majorBidi" w:cstheme="majorBidi"/>
                <w:b/>
                <w:i w:val="0"/>
                <w:sz w:val="22"/>
                <w:lang w:val="en-GB"/>
                <w:rPrChange w:id="9922"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9923" w:author="Jane Shaw" w:date="2015-10-28T15:54:00Z">
                  <w:rPr>
                    <w:rFonts w:asciiTheme="majorBidi" w:hAnsiTheme="majorBidi" w:cstheme="majorBidi"/>
                    <w:sz w:val="22"/>
                    <w:lang w:val="en-GB"/>
                  </w:rPr>
                </w:rPrChange>
              </w:rPr>
              <w:t>Name</w:t>
            </w:r>
          </w:p>
        </w:tc>
        <w:tc>
          <w:tcPr>
            <w:tcW w:w="0" w:type="auto"/>
          </w:tcPr>
          <w:p w14:paraId="6806A019" w14:textId="461D4D4B" w:rsidR="004F65E4" w:rsidRPr="00516E00" w:rsidRDefault="004F65E4" w:rsidP="00C94BC7">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9924"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9925" w:author="Jane Shaw" w:date="2015-10-28T15:54:00Z">
                  <w:rPr>
                    <w:rFonts w:asciiTheme="majorBidi" w:hAnsiTheme="majorBidi" w:cstheme="majorBidi"/>
                    <w:sz w:val="22"/>
                    <w:lang w:val="en-GB"/>
                  </w:rPr>
                </w:rPrChange>
              </w:rPr>
              <w:t xml:space="preserve">Area </w:t>
            </w:r>
            <w:r w:rsidR="00C94BC7" w:rsidRPr="00DF5F4D">
              <w:rPr>
                <w:rFonts w:asciiTheme="majorBidi" w:hAnsiTheme="majorBidi" w:cstheme="majorBidi"/>
                <w:b/>
                <w:i w:val="0"/>
                <w:sz w:val="22"/>
                <w:lang w:val="en-GB"/>
              </w:rPr>
              <w:t xml:space="preserve">harvested </w:t>
            </w:r>
            <w:r w:rsidRPr="00516E00">
              <w:rPr>
                <w:rFonts w:asciiTheme="majorBidi" w:hAnsiTheme="majorBidi" w:cstheme="majorBidi"/>
                <w:b/>
                <w:sz w:val="22"/>
                <w:lang w:val="en-GB"/>
                <w:rPrChange w:id="9926" w:author="Jane Shaw" w:date="2015-10-28T15:54:00Z">
                  <w:rPr>
                    <w:rFonts w:asciiTheme="majorBidi" w:hAnsiTheme="majorBidi" w:cstheme="majorBidi"/>
                    <w:sz w:val="22"/>
                    <w:lang w:val="en-GB"/>
                  </w:rPr>
                </w:rPrChange>
              </w:rPr>
              <w:t>(</w:t>
            </w:r>
            <w:del w:id="9927" w:author="Jane Shaw" w:date="2015-10-28T13:32:00Z">
              <w:r w:rsidRPr="00516E00" w:rsidDel="00C94BC7">
                <w:rPr>
                  <w:rFonts w:asciiTheme="majorBidi" w:hAnsiTheme="majorBidi" w:cstheme="majorBidi"/>
                  <w:b/>
                  <w:sz w:val="22"/>
                  <w:lang w:val="en-GB"/>
                  <w:rPrChange w:id="9928" w:author="Jane Shaw" w:date="2015-10-28T15:54:00Z">
                    <w:rPr>
                      <w:rFonts w:asciiTheme="majorBidi" w:hAnsiTheme="majorBidi" w:cstheme="majorBidi"/>
                      <w:sz w:val="22"/>
                      <w:lang w:val="en-GB"/>
                    </w:rPr>
                  </w:rPrChange>
                </w:rPr>
                <w:delText>hectare</w:delText>
              </w:r>
            </w:del>
            <w:ins w:id="9929" w:author="Jane Shaw" w:date="2015-10-28T13:32:00Z">
              <w:r w:rsidR="00C94BC7" w:rsidRPr="00516E00">
                <w:rPr>
                  <w:rFonts w:asciiTheme="majorBidi" w:hAnsiTheme="majorBidi" w:cstheme="majorBidi"/>
                  <w:b/>
                  <w:sz w:val="22"/>
                  <w:lang w:val="en-GB"/>
                  <w:rPrChange w:id="9930" w:author="Jane Shaw" w:date="2015-10-28T15:54:00Z">
                    <w:rPr>
                      <w:rFonts w:asciiTheme="majorBidi" w:hAnsiTheme="majorBidi" w:cstheme="majorBidi"/>
                      <w:sz w:val="22"/>
                      <w:lang w:val="en-GB"/>
                    </w:rPr>
                  </w:rPrChange>
                </w:rPr>
                <w:t>h</w:t>
              </w:r>
              <w:r w:rsidR="00C94BC7" w:rsidRPr="00DF5F4D">
                <w:rPr>
                  <w:rFonts w:asciiTheme="majorBidi" w:hAnsiTheme="majorBidi" w:cstheme="majorBidi"/>
                  <w:b/>
                  <w:i w:val="0"/>
                  <w:sz w:val="22"/>
                  <w:lang w:val="en-GB"/>
                </w:rPr>
                <w:t>a</w:t>
              </w:r>
            </w:ins>
            <w:r w:rsidRPr="00516E00">
              <w:rPr>
                <w:rFonts w:asciiTheme="majorBidi" w:hAnsiTheme="majorBidi" w:cstheme="majorBidi"/>
                <w:b/>
                <w:sz w:val="22"/>
                <w:lang w:val="en-GB"/>
                <w:rPrChange w:id="9931" w:author="Jane Shaw" w:date="2015-10-28T15:54:00Z">
                  <w:rPr>
                    <w:rFonts w:asciiTheme="majorBidi" w:hAnsiTheme="majorBidi" w:cstheme="majorBidi"/>
                    <w:sz w:val="22"/>
                    <w:lang w:val="en-GB"/>
                  </w:rPr>
                </w:rPrChange>
              </w:rPr>
              <w:t>)</w:t>
            </w:r>
          </w:p>
        </w:tc>
        <w:tc>
          <w:tcPr>
            <w:tcW w:w="0" w:type="auto"/>
          </w:tcPr>
          <w:p w14:paraId="6138CCC6" w14:textId="1E8B1EED" w:rsidR="004F65E4" w:rsidRPr="00516E00" w:rsidRDefault="004F65E4" w:rsidP="00C94BC7">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9932"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9933" w:author="Jane Shaw" w:date="2015-10-28T15:54:00Z">
                  <w:rPr>
                    <w:rFonts w:asciiTheme="majorBidi" w:hAnsiTheme="majorBidi" w:cstheme="majorBidi"/>
                    <w:sz w:val="22"/>
                    <w:lang w:val="en-GB"/>
                  </w:rPr>
                </w:rPrChange>
              </w:rPr>
              <w:t>Yield (tonnes/</w:t>
            </w:r>
            <w:del w:id="9934" w:author="Jane Shaw" w:date="2015-10-28T13:32:00Z">
              <w:r w:rsidRPr="00516E00" w:rsidDel="00C94BC7">
                <w:rPr>
                  <w:rFonts w:asciiTheme="majorBidi" w:hAnsiTheme="majorBidi" w:cstheme="majorBidi"/>
                  <w:b/>
                  <w:sz w:val="22"/>
                  <w:lang w:val="en-GB"/>
                  <w:rPrChange w:id="9935" w:author="Jane Shaw" w:date="2015-10-28T15:54:00Z">
                    <w:rPr>
                      <w:rFonts w:asciiTheme="majorBidi" w:hAnsiTheme="majorBidi" w:cstheme="majorBidi"/>
                      <w:sz w:val="22"/>
                      <w:lang w:val="en-GB"/>
                    </w:rPr>
                  </w:rPrChange>
                </w:rPr>
                <w:delText>hectare</w:delText>
              </w:r>
            </w:del>
            <w:ins w:id="9936" w:author="Jane Shaw" w:date="2015-10-28T13:32:00Z">
              <w:r w:rsidR="00C94BC7" w:rsidRPr="00DF5F4D">
                <w:rPr>
                  <w:rFonts w:asciiTheme="majorBidi" w:hAnsiTheme="majorBidi" w:cstheme="majorBidi"/>
                  <w:b/>
                  <w:i w:val="0"/>
                  <w:sz w:val="22"/>
                  <w:lang w:val="en-GB"/>
                </w:rPr>
                <w:t>ha</w:t>
              </w:r>
            </w:ins>
            <w:r w:rsidRPr="00516E00">
              <w:rPr>
                <w:rFonts w:asciiTheme="majorBidi" w:hAnsiTheme="majorBidi" w:cstheme="majorBidi"/>
                <w:b/>
                <w:sz w:val="22"/>
                <w:lang w:val="en-GB"/>
                <w:rPrChange w:id="9937" w:author="Jane Shaw" w:date="2015-10-28T15:54:00Z">
                  <w:rPr>
                    <w:rFonts w:asciiTheme="majorBidi" w:hAnsiTheme="majorBidi" w:cstheme="majorBidi"/>
                    <w:sz w:val="22"/>
                    <w:lang w:val="en-GB"/>
                  </w:rPr>
                </w:rPrChange>
              </w:rPr>
              <w:t>)</w:t>
            </w:r>
          </w:p>
        </w:tc>
        <w:tc>
          <w:tcPr>
            <w:tcW w:w="0" w:type="auto"/>
          </w:tcPr>
          <w:p w14:paraId="5B14C522" w14:textId="77777777" w:rsidR="004F65E4" w:rsidRPr="00516E00"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9938"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9939" w:author="Jane Shaw" w:date="2015-10-28T15:54:00Z">
                  <w:rPr>
                    <w:rFonts w:asciiTheme="majorBidi" w:hAnsiTheme="majorBidi" w:cstheme="majorBidi"/>
                    <w:sz w:val="22"/>
                    <w:lang w:val="en-GB"/>
                  </w:rPr>
                </w:rPrChange>
              </w:rPr>
              <w:t>Production (tonnes)</w:t>
            </w:r>
          </w:p>
        </w:tc>
      </w:tr>
      <w:tr w:rsidR="004F65E4" w:rsidRPr="00F31509" w14:paraId="49E22D6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1443DF1" w14:textId="77777777" w:rsidR="004F65E4" w:rsidRPr="00DF5F4D" w:rsidRDefault="004F65E4" w:rsidP="004F65E4">
            <w:pPr>
              <w:pStyle w:val="Compact"/>
              <w:jc w:val="both"/>
              <w:rPr>
                <w:rFonts w:asciiTheme="majorBidi" w:hAnsiTheme="majorBidi" w:cstheme="majorBidi"/>
                <w:sz w:val="22"/>
                <w:lang w:val="en-GB"/>
              </w:rPr>
            </w:pPr>
            <w:r w:rsidRPr="00DF5F4D">
              <w:rPr>
                <w:rFonts w:asciiTheme="majorBidi" w:hAnsiTheme="majorBidi" w:cstheme="majorBidi"/>
                <w:sz w:val="22"/>
                <w:lang w:val="en-GB"/>
              </w:rPr>
              <w:t>Wheat</w:t>
            </w:r>
          </w:p>
        </w:tc>
        <w:tc>
          <w:tcPr>
            <w:tcW w:w="0" w:type="auto"/>
          </w:tcPr>
          <w:p w14:paraId="62092C27" w14:textId="355D2209" w:rsidR="004F65E4" w:rsidRPr="00DF5F4D"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DF5F4D">
              <w:rPr>
                <w:rFonts w:asciiTheme="majorBidi" w:hAnsiTheme="majorBidi" w:cstheme="majorBidi"/>
                <w:sz w:val="22"/>
                <w:lang w:val="en-GB"/>
              </w:rPr>
              <w:t>18</w:t>
            </w:r>
            <w:del w:id="9940" w:author="Jane Shaw" w:date="2015-10-28T13:32:00Z">
              <w:r w:rsidRPr="00DF5F4D" w:rsidDel="00C94BC7">
                <w:rPr>
                  <w:rFonts w:asciiTheme="majorBidi" w:hAnsiTheme="majorBidi" w:cstheme="majorBidi"/>
                  <w:sz w:val="22"/>
                  <w:lang w:val="en-GB"/>
                </w:rPr>
                <w:delText>,</w:delText>
              </w:r>
            </w:del>
            <w:ins w:id="9941" w:author="Jane Shaw" w:date="2015-10-28T13:32:00Z">
              <w:r w:rsidR="00C94BC7" w:rsidRPr="00DF5F4D">
                <w:rPr>
                  <w:rFonts w:asciiTheme="majorBidi" w:hAnsiTheme="majorBidi" w:cstheme="majorBidi"/>
                  <w:sz w:val="22"/>
                  <w:lang w:val="en-GB"/>
                </w:rPr>
                <w:t xml:space="preserve"> </w:t>
              </w:r>
            </w:ins>
            <w:r w:rsidRPr="00DF5F4D">
              <w:rPr>
                <w:rFonts w:asciiTheme="majorBidi" w:hAnsiTheme="majorBidi" w:cstheme="majorBidi"/>
                <w:sz w:val="22"/>
                <w:lang w:val="en-GB"/>
              </w:rPr>
              <w:t>500</w:t>
            </w:r>
            <w:del w:id="9942" w:author="Jane Shaw" w:date="2015-10-28T13:32:00Z">
              <w:r w:rsidRPr="00DF5F4D" w:rsidDel="00C94BC7">
                <w:rPr>
                  <w:rFonts w:asciiTheme="majorBidi" w:hAnsiTheme="majorBidi" w:cstheme="majorBidi"/>
                  <w:sz w:val="22"/>
                  <w:lang w:val="en-GB"/>
                </w:rPr>
                <w:delText>,</w:delText>
              </w:r>
            </w:del>
            <w:ins w:id="9943" w:author="Jane Shaw" w:date="2015-10-28T13:32:00Z">
              <w:r w:rsidR="00C94BC7" w:rsidRPr="00DF5F4D">
                <w:rPr>
                  <w:rFonts w:asciiTheme="majorBidi" w:hAnsiTheme="majorBidi" w:cstheme="majorBidi"/>
                  <w:sz w:val="22"/>
                  <w:lang w:val="en-GB"/>
                </w:rPr>
                <w:t xml:space="preserve"> </w:t>
              </w:r>
            </w:ins>
            <w:r w:rsidRPr="00DF5F4D">
              <w:rPr>
                <w:rFonts w:asciiTheme="majorBidi" w:hAnsiTheme="majorBidi" w:cstheme="majorBidi"/>
                <w:sz w:val="22"/>
                <w:lang w:val="en-GB"/>
              </w:rPr>
              <w:t>000</w:t>
            </w:r>
          </w:p>
        </w:tc>
        <w:tc>
          <w:tcPr>
            <w:tcW w:w="0" w:type="auto"/>
          </w:tcPr>
          <w:p w14:paraId="14EFB9B3" w14:textId="77777777" w:rsidR="004F65E4" w:rsidRPr="00DF5F4D"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DF5F4D">
              <w:rPr>
                <w:rFonts w:asciiTheme="majorBidi" w:hAnsiTheme="majorBidi" w:cstheme="majorBidi"/>
                <w:sz w:val="22"/>
                <w:lang w:val="en-GB"/>
              </w:rPr>
              <w:t>-</w:t>
            </w:r>
          </w:p>
        </w:tc>
        <w:tc>
          <w:tcPr>
            <w:tcW w:w="0" w:type="auto"/>
          </w:tcPr>
          <w:p w14:paraId="4BB3C039" w14:textId="77777777" w:rsidR="004F65E4" w:rsidRPr="00DF5F4D"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DF5F4D">
              <w:rPr>
                <w:rFonts w:asciiTheme="majorBidi" w:hAnsiTheme="majorBidi" w:cstheme="majorBidi"/>
                <w:sz w:val="22"/>
                <w:lang w:val="en-GB"/>
              </w:rPr>
              <w:t>-</w:t>
            </w:r>
          </w:p>
        </w:tc>
      </w:tr>
      <w:tr w:rsidR="004F65E4" w:rsidRPr="00F31509" w14:paraId="18D97194"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4F41146"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224769E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28B64A43"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744BBE89" w14:textId="0FA3ACC1"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w:t>
            </w:r>
            <w:del w:id="9944" w:author="Jane Shaw" w:date="2015-10-28T13:32:00Z">
              <w:r w:rsidRPr="00F31509" w:rsidDel="00C94BC7">
                <w:rPr>
                  <w:rFonts w:asciiTheme="majorBidi" w:hAnsiTheme="majorBidi" w:cstheme="majorBidi"/>
                  <w:sz w:val="22"/>
                  <w:lang w:val="en-GB"/>
                </w:rPr>
                <w:delText>,</w:delText>
              </w:r>
            </w:del>
            <w:ins w:id="9945" w:author="Jane Shaw" w:date="2015-10-28T13:32:00Z">
              <w:r w:rsidR="00C94BC7">
                <w:rPr>
                  <w:rFonts w:asciiTheme="majorBidi" w:hAnsiTheme="majorBidi" w:cstheme="majorBidi"/>
                  <w:sz w:val="22"/>
                  <w:lang w:val="en-GB"/>
                </w:rPr>
                <w:t xml:space="preserve"> </w:t>
              </w:r>
            </w:ins>
            <w:r w:rsidRPr="00F31509">
              <w:rPr>
                <w:rFonts w:asciiTheme="majorBidi" w:hAnsiTheme="majorBidi" w:cstheme="majorBidi"/>
                <w:sz w:val="22"/>
                <w:lang w:val="en-GB"/>
              </w:rPr>
              <w:t>650</w:t>
            </w:r>
            <w:del w:id="9946" w:author="Jane Shaw" w:date="2015-10-28T13:32:00Z">
              <w:r w:rsidRPr="00F31509" w:rsidDel="00C94BC7">
                <w:rPr>
                  <w:rFonts w:asciiTheme="majorBidi" w:hAnsiTheme="majorBidi" w:cstheme="majorBidi"/>
                  <w:sz w:val="22"/>
                  <w:lang w:val="en-GB"/>
                </w:rPr>
                <w:delText>,</w:delText>
              </w:r>
            </w:del>
            <w:ins w:id="9947" w:author="Jane Shaw" w:date="2015-10-28T13:32:00Z">
              <w:r w:rsidR="00C94BC7">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bl>
    <w:p w14:paraId="616EACAD" w14:textId="77777777" w:rsidR="00C94BC7" w:rsidRDefault="00C94BC7" w:rsidP="004F65E4">
      <w:pPr>
        <w:jc w:val="both"/>
        <w:rPr>
          <w:ins w:id="9948" w:author="Jane Shaw" w:date="2015-10-28T13:32:00Z"/>
          <w:rFonts w:asciiTheme="majorBidi" w:hAnsiTheme="majorBidi" w:cstheme="majorBidi"/>
          <w:lang w:val="en-GB"/>
        </w:rPr>
      </w:pPr>
    </w:p>
    <w:p w14:paraId="68E6EC24" w14:textId="54D10A08"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del w:id="9949" w:author="Jane Shaw" w:date="2015-10-28T13:33:00Z">
        <w:r w:rsidRPr="00F31509" w:rsidDel="00C94BC7">
          <w:rPr>
            <w:rFonts w:asciiTheme="majorBidi" w:hAnsiTheme="majorBidi" w:cstheme="majorBidi"/>
            <w:lang w:val="en-GB"/>
          </w:rPr>
          <w:delText xml:space="preserve">this </w:delText>
        </w:r>
      </w:del>
      <w:ins w:id="9950" w:author="Jane Shaw" w:date="2015-10-28T13:33:00Z">
        <w:r w:rsidR="00C94BC7">
          <w:rPr>
            <w:rFonts w:asciiTheme="majorBidi" w:hAnsiTheme="majorBidi" w:cstheme="majorBidi"/>
            <w:lang w:val="en-GB"/>
          </w:rPr>
          <w:t xml:space="preserve">the </w:t>
        </w:r>
      </w:ins>
      <w:r w:rsidRPr="00F31509">
        <w:rPr>
          <w:rFonts w:asciiTheme="majorBidi" w:hAnsiTheme="majorBidi" w:cstheme="majorBidi"/>
          <w:lang w:val="en-GB"/>
        </w:rPr>
        <w:t>case</w:t>
      </w:r>
      <w:ins w:id="9951" w:author="Jane Shaw" w:date="2015-10-28T13:33:00Z">
        <w:r w:rsidR="00C94BC7">
          <w:rPr>
            <w:rFonts w:asciiTheme="majorBidi" w:hAnsiTheme="majorBidi" w:cstheme="majorBidi"/>
            <w:lang w:val="en-GB"/>
          </w:rPr>
          <w:t xml:space="preserve"> illustrated in Table 6</w:t>
        </w:r>
      </w:ins>
      <w:r w:rsidRPr="00F31509">
        <w:rPr>
          <w:rFonts w:asciiTheme="majorBidi" w:hAnsiTheme="majorBidi" w:cstheme="majorBidi"/>
          <w:lang w:val="en-GB"/>
        </w:rPr>
        <w:t xml:space="preserve">, the production quantity is </w:t>
      </w:r>
      <w:del w:id="9952" w:author="Jane Shaw" w:date="2015-10-28T13:33:00Z">
        <w:r w:rsidRPr="00F31509" w:rsidDel="00C94BC7">
          <w:rPr>
            <w:rFonts w:asciiTheme="majorBidi" w:hAnsiTheme="majorBidi" w:cstheme="majorBidi"/>
            <w:lang w:val="en-GB"/>
          </w:rPr>
          <w:delText xml:space="preserve">only </w:delText>
        </w:r>
      </w:del>
      <w:r w:rsidRPr="00F31509">
        <w:rPr>
          <w:rFonts w:asciiTheme="majorBidi" w:hAnsiTheme="majorBidi" w:cstheme="majorBidi"/>
          <w:lang w:val="en-GB"/>
        </w:rPr>
        <w:t xml:space="preserve">known </w:t>
      </w:r>
      <w:ins w:id="9953" w:author="Jane Shaw" w:date="2015-10-28T13:33:00Z">
        <w:r w:rsidR="00C94BC7">
          <w:rPr>
            <w:rFonts w:asciiTheme="majorBidi" w:hAnsiTheme="majorBidi" w:cstheme="majorBidi"/>
            <w:lang w:val="en-GB"/>
          </w:rPr>
          <w:t xml:space="preserve">only </w:t>
        </w:r>
      </w:ins>
      <w:r w:rsidRPr="00F31509">
        <w:rPr>
          <w:rFonts w:asciiTheme="majorBidi" w:hAnsiTheme="majorBidi" w:cstheme="majorBidi"/>
          <w:lang w:val="en-GB"/>
        </w:rPr>
        <w:t xml:space="preserve">for wheat flour </w:t>
      </w:r>
      <w:del w:id="9954" w:author="Jane Shaw" w:date="2015-10-28T13:33:00Z">
        <w:r w:rsidRPr="00F31509" w:rsidDel="00C94BC7">
          <w:rPr>
            <w:rFonts w:asciiTheme="majorBidi" w:hAnsiTheme="majorBidi" w:cstheme="majorBidi"/>
            <w:lang w:val="en-GB"/>
          </w:rPr>
          <w:delText xml:space="preserve">(it </w:delText>
        </w:r>
      </w:del>
      <w:ins w:id="9955" w:author="Jane Shaw" w:date="2015-10-28T13:33:00Z">
        <w:r w:rsidR="00C94BC7">
          <w:rPr>
            <w:rFonts w:asciiTheme="majorBidi" w:hAnsiTheme="majorBidi" w:cstheme="majorBidi"/>
            <w:lang w:val="en-GB"/>
          </w:rPr>
          <w:t xml:space="preserve">and </w:t>
        </w:r>
      </w:ins>
      <w:r w:rsidRPr="00F31509">
        <w:rPr>
          <w:rFonts w:asciiTheme="majorBidi" w:hAnsiTheme="majorBidi" w:cstheme="majorBidi"/>
          <w:lang w:val="en-GB"/>
        </w:rPr>
        <w:t>is missing for wheat</w:t>
      </w:r>
      <w:del w:id="9956" w:author="Jane Shaw" w:date="2015-10-28T13:33:00Z">
        <w:r w:rsidRPr="00F31509" w:rsidDel="00C94BC7">
          <w:rPr>
            <w:rFonts w:asciiTheme="majorBidi" w:hAnsiTheme="majorBidi" w:cstheme="majorBidi"/>
            <w:lang w:val="en-GB"/>
          </w:rPr>
          <w:delText>)</w:delText>
        </w:r>
      </w:del>
      <w:r w:rsidRPr="00F31509">
        <w:rPr>
          <w:rFonts w:asciiTheme="majorBidi" w:hAnsiTheme="majorBidi" w:cstheme="majorBidi"/>
          <w:lang w:val="en-GB"/>
        </w:rPr>
        <w:t xml:space="preserve">, </w:t>
      </w:r>
      <w:del w:id="9957" w:author="Jane Shaw" w:date="2015-10-28T13:33:00Z">
        <w:r w:rsidRPr="00F31509" w:rsidDel="00826631">
          <w:rPr>
            <w:rFonts w:asciiTheme="majorBidi" w:hAnsiTheme="majorBidi" w:cstheme="majorBidi"/>
            <w:lang w:val="en-GB"/>
          </w:rPr>
          <w:delText xml:space="preserve">and for </w:delText>
        </w:r>
      </w:del>
      <w:ins w:id="9958" w:author="Jane Shaw" w:date="2015-10-28T13:33:00Z">
        <w:r w:rsidR="00826631">
          <w:rPr>
            <w:rFonts w:asciiTheme="majorBidi" w:hAnsiTheme="majorBidi" w:cstheme="majorBidi"/>
            <w:lang w:val="en-GB"/>
          </w:rPr>
          <w:t xml:space="preserve">as is the </w:t>
        </w:r>
      </w:ins>
      <w:r w:rsidRPr="00F31509">
        <w:rPr>
          <w:rFonts w:asciiTheme="majorBidi" w:hAnsiTheme="majorBidi" w:cstheme="majorBidi"/>
          <w:lang w:val="en-GB"/>
        </w:rPr>
        <w:t xml:space="preserve">wheat </w:t>
      </w:r>
      <w:del w:id="9959" w:author="Jane Shaw" w:date="2015-10-28T13:34:00Z">
        <w:r w:rsidRPr="00F31509" w:rsidDel="00826631">
          <w:rPr>
            <w:rFonts w:asciiTheme="majorBidi" w:hAnsiTheme="majorBidi" w:cstheme="majorBidi"/>
            <w:lang w:val="en-GB"/>
          </w:rPr>
          <w:delText xml:space="preserve">we are also missing the </w:delText>
        </w:r>
      </w:del>
      <w:r w:rsidRPr="00F31509">
        <w:rPr>
          <w:rFonts w:asciiTheme="majorBidi" w:hAnsiTheme="majorBidi" w:cstheme="majorBidi"/>
          <w:lang w:val="en-GB"/>
        </w:rPr>
        <w:t xml:space="preserve">yield value. The </w:t>
      </w:r>
      <w:ins w:id="9960" w:author="Jane Shaw" w:date="2015-10-28T13:34:00Z">
        <w:r w:rsidR="00826631">
          <w:rPr>
            <w:rFonts w:asciiTheme="majorBidi" w:hAnsiTheme="majorBidi" w:cstheme="majorBidi"/>
            <w:lang w:val="en-GB"/>
          </w:rPr>
          <w:t xml:space="preserve">following is the </w:t>
        </w:r>
      </w:ins>
      <w:r w:rsidRPr="00F31509">
        <w:rPr>
          <w:rFonts w:asciiTheme="majorBidi" w:hAnsiTheme="majorBidi" w:cstheme="majorBidi"/>
          <w:lang w:val="en-GB"/>
        </w:rPr>
        <w:t xml:space="preserve">procedure for </w:t>
      </w:r>
      <w:del w:id="9961" w:author="Jane Shaw" w:date="2015-10-28T13:34:00Z">
        <w:r w:rsidRPr="00F31509" w:rsidDel="00826631">
          <w:rPr>
            <w:rFonts w:asciiTheme="majorBidi" w:hAnsiTheme="majorBidi" w:cstheme="majorBidi"/>
            <w:lang w:val="en-GB"/>
          </w:rPr>
          <w:delText xml:space="preserve">determining how to </w:delText>
        </w:r>
      </w:del>
      <w:r w:rsidRPr="00F31509">
        <w:rPr>
          <w:rFonts w:asciiTheme="majorBidi" w:hAnsiTheme="majorBidi" w:cstheme="majorBidi"/>
          <w:lang w:val="en-GB"/>
        </w:rPr>
        <w:t>imput</w:t>
      </w:r>
      <w:ins w:id="9962" w:author="Jane Shaw" w:date="2015-10-28T13:34:00Z">
        <w:r w:rsidR="00826631">
          <w:rPr>
            <w:rFonts w:asciiTheme="majorBidi" w:hAnsiTheme="majorBidi" w:cstheme="majorBidi"/>
            <w:lang w:val="en-GB"/>
          </w:rPr>
          <w:t>ing</w:t>
        </w:r>
      </w:ins>
      <w:del w:id="9963" w:author="Jane Shaw" w:date="2015-10-28T13:34:00Z">
        <w:r w:rsidRPr="00F31509" w:rsidDel="00826631">
          <w:rPr>
            <w:rFonts w:asciiTheme="majorBidi" w:hAnsiTheme="majorBidi" w:cstheme="majorBidi"/>
            <w:lang w:val="en-GB"/>
          </w:rPr>
          <w:delText>e</w:delText>
        </w:r>
      </w:del>
      <w:r w:rsidRPr="00F31509">
        <w:rPr>
          <w:rFonts w:asciiTheme="majorBidi" w:hAnsiTheme="majorBidi" w:cstheme="majorBidi"/>
          <w:lang w:val="en-GB"/>
        </w:rPr>
        <w:t xml:space="preserve"> production data</w:t>
      </w:r>
      <w:del w:id="9964" w:author="Jane Shaw" w:date="2015-10-28T13:34:00Z">
        <w:r w:rsidRPr="00F31509" w:rsidDel="00826631">
          <w:rPr>
            <w:rFonts w:asciiTheme="majorBidi" w:hAnsiTheme="majorBidi" w:cstheme="majorBidi"/>
            <w:lang w:val="en-GB"/>
          </w:rPr>
          <w:delText xml:space="preserve"> is</w:delText>
        </w:r>
      </w:del>
      <w:r w:rsidRPr="00F31509">
        <w:rPr>
          <w:rFonts w:asciiTheme="majorBidi" w:hAnsiTheme="majorBidi" w:cstheme="majorBidi"/>
          <w:lang w:val="en-GB"/>
        </w:rPr>
        <w:t>:</w:t>
      </w:r>
    </w:p>
    <w:p w14:paraId="7DFE15D0" w14:textId="576D3E24"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all three variables are available</w:t>
      </w:r>
      <w:ins w:id="9965" w:author="Jane Shaw" w:date="2015-11-07T19:56:00Z">
        <w:r w:rsidR="00C83BC9">
          <w:rPr>
            <w:rFonts w:asciiTheme="majorBidi" w:hAnsiTheme="majorBidi" w:cstheme="majorBidi"/>
            <w:lang w:val="en-GB"/>
          </w:rPr>
          <w:t>,</w:t>
        </w:r>
      </w:ins>
      <w:del w:id="9966" w:author="Jane Shaw" w:date="2015-10-28T13:34:00Z">
        <w:r w:rsidRPr="00F31509" w:rsidDel="00826631">
          <w:rPr>
            <w:rFonts w:asciiTheme="majorBidi" w:hAnsiTheme="majorBidi" w:cstheme="majorBidi"/>
            <w:lang w:val="en-GB"/>
          </w:rPr>
          <w:delText>, we use</w:delText>
        </w:r>
      </w:del>
      <w:r w:rsidRPr="00F31509">
        <w:rPr>
          <w:rFonts w:asciiTheme="majorBidi" w:hAnsiTheme="majorBidi" w:cstheme="majorBidi"/>
          <w:lang w:val="en-GB"/>
        </w:rPr>
        <w:t xml:space="preserve"> any two variables in the </w:t>
      </w:r>
      <w:r w:rsidRPr="00826631">
        <w:rPr>
          <w:rFonts w:asciiTheme="majorBidi" w:hAnsiTheme="majorBidi" w:cstheme="majorBidi"/>
          <w:lang w:val="en-GB"/>
          <w:rPrChange w:id="9967" w:author="Jane Shaw" w:date="2015-10-28T13:34:00Z">
            <w:rPr>
              <w:rFonts w:asciiTheme="majorBidi" w:hAnsiTheme="majorBidi" w:cstheme="majorBidi"/>
              <w:b/>
              <w:lang w:val="en-GB"/>
            </w:rPr>
          </w:rPrChange>
        </w:rPr>
        <w:t>Yield = Production</w:t>
      </w:r>
      <w:del w:id="9968" w:author="Jane Shaw" w:date="2015-10-28T13:40:00Z">
        <w:r w:rsidRPr="00826631" w:rsidDel="00826631">
          <w:rPr>
            <w:rFonts w:asciiTheme="majorBidi" w:hAnsiTheme="majorBidi" w:cstheme="majorBidi"/>
            <w:lang w:val="en-GB"/>
            <w:rPrChange w:id="9969" w:author="Jane Shaw" w:date="2015-10-28T13:34:00Z">
              <w:rPr>
                <w:rFonts w:asciiTheme="majorBidi" w:hAnsiTheme="majorBidi" w:cstheme="majorBidi"/>
                <w:b/>
                <w:lang w:val="en-GB"/>
              </w:rPr>
            </w:rPrChange>
          </w:rPr>
          <w:delText xml:space="preserve"> </w:delText>
        </w:r>
      </w:del>
      <w:r w:rsidRPr="00826631">
        <w:rPr>
          <w:rFonts w:asciiTheme="majorBidi" w:hAnsiTheme="majorBidi" w:cstheme="majorBidi"/>
          <w:lang w:val="en-GB"/>
          <w:rPrChange w:id="9970" w:author="Jane Shaw" w:date="2015-10-28T13:34:00Z">
            <w:rPr>
              <w:rFonts w:asciiTheme="majorBidi" w:hAnsiTheme="majorBidi" w:cstheme="majorBidi"/>
              <w:b/>
              <w:lang w:val="en-GB"/>
            </w:rPr>
          </w:rPrChange>
        </w:rPr>
        <w:t>/</w:t>
      </w:r>
      <w:del w:id="9971" w:author="Jane Shaw" w:date="2015-10-28T13:40:00Z">
        <w:r w:rsidRPr="00826631" w:rsidDel="00826631">
          <w:rPr>
            <w:rFonts w:asciiTheme="majorBidi" w:hAnsiTheme="majorBidi" w:cstheme="majorBidi"/>
            <w:lang w:val="en-GB"/>
            <w:rPrChange w:id="9972" w:author="Jane Shaw" w:date="2015-10-28T13:34:00Z">
              <w:rPr>
                <w:rFonts w:asciiTheme="majorBidi" w:hAnsiTheme="majorBidi" w:cstheme="majorBidi"/>
                <w:b/>
                <w:lang w:val="en-GB"/>
              </w:rPr>
            </w:rPrChange>
          </w:rPr>
          <w:delText xml:space="preserve"> </w:delText>
        </w:r>
      </w:del>
      <w:r w:rsidRPr="00826631">
        <w:rPr>
          <w:rFonts w:asciiTheme="majorBidi" w:hAnsiTheme="majorBidi" w:cstheme="majorBidi"/>
          <w:lang w:val="en-GB"/>
          <w:rPrChange w:id="9973" w:author="Jane Shaw" w:date="2015-10-28T13:34:00Z">
            <w:rPr>
              <w:rFonts w:asciiTheme="majorBidi" w:hAnsiTheme="majorBidi" w:cstheme="majorBidi"/>
              <w:b/>
              <w:lang w:val="en-GB"/>
            </w:rPr>
          </w:rPrChange>
        </w:rPr>
        <w:t>Area harvested</w:t>
      </w:r>
      <w:r w:rsidRPr="00826631">
        <w:rPr>
          <w:rFonts w:asciiTheme="majorBidi" w:hAnsiTheme="majorBidi" w:cstheme="majorBidi"/>
          <w:lang w:val="en-GB"/>
        </w:rPr>
        <w:t xml:space="preserve"> </w:t>
      </w:r>
      <w:r w:rsidRPr="00F31509">
        <w:rPr>
          <w:rFonts w:asciiTheme="majorBidi" w:hAnsiTheme="majorBidi" w:cstheme="majorBidi"/>
          <w:lang w:val="en-GB"/>
        </w:rPr>
        <w:t xml:space="preserve">formula </w:t>
      </w:r>
      <w:ins w:id="9974" w:author="Jane Shaw" w:date="2015-10-28T13:34:00Z">
        <w:r w:rsidR="00826631">
          <w:rPr>
            <w:rFonts w:asciiTheme="majorBidi" w:hAnsiTheme="majorBidi" w:cstheme="majorBidi"/>
            <w:lang w:val="en-GB"/>
          </w:rPr>
          <w:t xml:space="preserve">are used </w:t>
        </w:r>
      </w:ins>
      <w:r w:rsidRPr="00F31509">
        <w:rPr>
          <w:rFonts w:asciiTheme="majorBidi" w:hAnsiTheme="majorBidi" w:cstheme="majorBidi"/>
          <w:lang w:val="en-GB"/>
        </w:rPr>
        <w:t>to cross-check the third variable. If the formula indicates an error for one of the given variables, a quick time</w:t>
      </w:r>
      <w:ins w:id="9975" w:author="Jane Shaw" w:date="2015-10-28T13:36:00Z">
        <w:r w:rsidR="00826631">
          <w:rPr>
            <w:rFonts w:asciiTheme="majorBidi" w:hAnsiTheme="majorBidi" w:cstheme="majorBidi"/>
            <w:lang w:val="en-GB"/>
          </w:rPr>
          <w:t xml:space="preserve"> </w:t>
        </w:r>
      </w:ins>
      <w:del w:id="9976" w:author="Jane Shaw" w:date="2015-10-28T13:36:00Z">
        <w:r w:rsidRPr="00F31509" w:rsidDel="00826631">
          <w:rPr>
            <w:rFonts w:asciiTheme="majorBidi" w:hAnsiTheme="majorBidi" w:cstheme="majorBidi"/>
            <w:lang w:val="en-GB"/>
          </w:rPr>
          <w:delText>-</w:delText>
        </w:r>
      </w:del>
      <w:r w:rsidRPr="00F31509">
        <w:rPr>
          <w:rFonts w:asciiTheme="majorBidi" w:hAnsiTheme="majorBidi" w:cstheme="majorBidi"/>
          <w:lang w:val="en-GB"/>
        </w:rPr>
        <w:t>series check should identify the incorrect value.</w:t>
      </w:r>
    </w:p>
    <w:p w14:paraId="1797CC9E" w14:textId="2B3727C3"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only two variables are available, the third is computed with the </w:t>
      </w:r>
      <w:del w:id="9977" w:author="Jane Shaw" w:date="2015-10-28T13:35:00Z">
        <w:r w:rsidRPr="00F31509" w:rsidDel="00826631">
          <w:rPr>
            <w:rFonts w:asciiTheme="majorBidi" w:hAnsiTheme="majorBidi" w:cstheme="majorBidi"/>
            <w:lang w:val="en-GB"/>
          </w:rPr>
          <w:delText xml:space="preserve">above </w:delText>
        </w:r>
      </w:del>
      <w:ins w:id="9978" w:author="Jane Shaw" w:date="2015-10-28T13:35:00Z">
        <w:r w:rsidR="00826631">
          <w:rPr>
            <w:rFonts w:asciiTheme="majorBidi" w:hAnsiTheme="majorBidi" w:cstheme="majorBidi"/>
            <w:lang w:val="en-GB"/>
          </w:rPr>
          <w:t xml:space="preserve">same </w:t>
        </w:r>
      </w:ins>
      <w:r w:rsidRPr="00F31509">
        <w:rPr>
          <w:rFonts w:asciiTheme="majorBidi" w:hAnsiTheme="majorBidi" w:cstheme="majorBidi"/>
          <w:lang w:val="en-GB"/>
        </w:rPr>
        <w:t>formula.</w:t>
      </w:r>
    </w:p>
    <w:p w14:paraId="35918D36" w14:textId="4B04A728"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w:t>
      </w:r>
      <w:del w:id="9979" w:author="Jane Shaw" w:date="2015-10-28T13:35:00Z">
        <w:r w:rsidRPr="00F31509" w:rsidDel="00826631">
          <w:rPr>
            <w:rFonts w:asciiTheme="majorBidi" w:eastAsia="Times New Roman" w:hAnsiTheme="majorBidi" w:cstheme="majorBidi"/>
            <w:lang w:val="en-GB"/>
          </w:rPr>
          <w:delText xml:space="preserve">only </w:delText>
        </w:r>
      </w:del>
      <w:r w:rsidRPr="00F31509">
        <w:rPr>
          <w:rFonts w:asciiTheme="majorBidi" w:eastAsia="Times New Roman" w:hAnsiTheme="majorBidi" w:cstheme="majorBidi"/>
          <w:lang w:val="en-GB"/>
        </w:rPr>
        <w:t xml:space="preserve">data for </w:t>
      </w:r>
      <w:ins w:id="9980" w:author="Jane Shaw" w:date="2015-10-28T13:35:00Z">
        <w:r w:rsidR="00826631">
          <w:rPr>
            <w:rFonts w:asciiTheme="majorBidi" w:eastAsia="Times New Roman" w:hAnsiTheme="majorBidi" w:cstheme="majorBidi"/>
            <w:lang w:val="en-GB"/>
          </w:rPr>
          <w:t xml:space="preserve">only </w:t>
        </w:r>
      </w:ins>
      <w:r w:rsidRPr="00F31509">
        <w:rPr>
          <w:rFonts w:asciiTheme="majorBidi" w:eastAsia="Times New Roman" w:hAnsiTheme="majorBidi" w:cstheme="majorBidi"/>
          <w:lang w:val="en-GB"/>
        </w:rPr>
        <w:t xml:space="preserve">production or area harvested are available, </w:t>
      </w:r>
      <w:del w:id="9981" w:author="Jane Shaw" w:date="2015-10-28T13:35:00Z">
        <w:r w:rsidRPr="00F31509" w:rsidDel="00826631">
          <w:rPr>
            <w:rFonts w:asciiTheme="majorBidi" w:eastAsia="Times New Roman" w:hAnsiTheme="majorBidi" w:cstheme="majorBidi"/>
            <w:lang w:val="en-GB"/>
          </w:rPr>
          <w:delText xml:space="preserve">we impute </w:delText>
        </w:r>
      </w:del>
      <w:r w:rsidRPr="00F31509">
        <w:rPr>
          <w:rFonts w:asciiTheme="majorBidi" w:eastAsia="Times New Roman" w:hAnsiTheme="majorBidi" w:cstheme="majorBidi"/>
          <w:lang w:val="en-GB"/>
        </w:rPr>
        <w:t xml:space="preserve">yields </w:t>
      </w:r>
      <w:ins w:id="9982" w:author="Jane Shaw" w:date="2015-10-28T13:35:00Z">
        <w:r w:rsidR="00826631">
          <w:rPr>
            <w:rFonts w:asciiTheme="majorBidi" w:eastAsia="Times New Roman" w:hAnsiTheme="majorBidi" w:cstheme="majorBidi"/>
            <w:lang w:val="en-GB"/>
          </w:rPr>
          <w:t xml:space="preserve">are imputed </w:t>
        </w:r>
      </w:ins>
      <w:del w:id="9983" w:author="Jane Shaw" w:date="2015-10-28T13:35:00Z">
        <w:r w:rsidRPr="00F31509" w:rsidDel="00826631">
          <w:rPr>
            <w:rFonts w:asciiTheme="majorBidi" w:eastAsia="Times New Roman" w:hAnsiTheme="majorBidi" w:cstheme="majorBidi"/>
            <w:lang w:val="en-GB"/>
          </w:rPr>
          <w:delText xml:space="preserve">using </w:delText>
        </w:r>
      </w:del>
      <w:ins w:id="9984" w:author="Jane Shaw" w:date="2015-10-28T13:35:00Z">
        <w:r w:rsidR="00826631">
          <w:rPr>
            <w:rFonts w:asciiTheme="majorBidi" w:eastAsia="Times New Roman" w:hAnsiTheme="majorBidi" w:cstheme="majorBidi"/>
            <w:lang w:val="en-GB"/>
          </w:rPr>
          <w:t xml:space="preserve">from </w:t>
        </w:r>
      </w:ins>
      <w:ins w:id="9985" w:author="Jane Shaw" w:date="2015-10-28T13:39:00Z">
        <w:r w:rsidR="00826631">
          <w:rPr>
            <w:rFonts w:asciiTheme="majorBidi" w:eastAsia="Times New Roman" w:hAnsiTheme="majorBidi" w:cstheme="majorBidi"/>
            <w:lang w:val="en-GB"/>
          </w:rPr>
          <w:t xml:space="preserve">the </w:t>
        </w:r>
      </w:ins>
      <w:del w:id="9986" w:author="Jane Shaw" w:date="2015-10-28T13:35:00Z">
        <w:r w:rsidRPr="00F31509" w:rsidDel="00826631">
          <w:rPr>
            <w:rFonts w:asciiTheme="majorBidi" w:eastAsia="Times New Roman" w:hAnsiTheme="majorBidi" w:cstheme="majorBidi"/>
            <w:lang w:val="en-GB"/>
          </w:rPr>
          <w:delText xml:space="preserve">its </w:delText>
        </w:r>
      </w:del>
      <w:r w:rsidRPr="00F31509">
        <w:rPr>
          <w:rFonts w:asciiTheme="majorBidi" w:eastAsia="Times New Roman" w:hAnsiTheme="majorBidi" w:cstheme="majorBidi"/>
          <w:lang w:val="en-GB"/>
        </w:rPr>
        <w:t xml:space="preserve">historical time series (using the </w:t>
      </w:r>
      <w:del w:id="9987" w:author="Jane Shaw" w:date="2015-10-28T13:36:00Z">
        <w:r w:rsidR="00927EEC"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ensemble</w:t>
      </w:r>
      <w:del w:id="9988" w:author="Jane Shaw" w:date="2015-10-28T13:36:00Z">
        <w:r w:rsidR="00927EEC"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approach described in </w:t>
      </w:r>
      <w:del w:id="9989" w:author="Jane Shaw" w:date="2015-10-28T13:38:00Z">
        <w:r w:rsidRPr="00F31509" w:rsidDel="00826631">
          <w:rPr>
            <w:rFonts w:asciiTheme="majorBidi" w:eastAsia="Times New Roman" w:hAnsiTheme="majorBidi" w:cstheme="majorBidi"/>
            <w:lang w:val="en-GB"/>
          </w:rPr>
          <w:delText xml:space="preserve">detail in Chapter </w:delText>
        </w:r>
      </w:del>
      <w:ins w:id="9990" w:author="Jane Shaw" w:date="2015-10-28T13:38:00Z">
        <w:r w:rsidR="00826631">
          <w:rPr>
            <w:rFonts w:asciiTheme="majorBidi" w:eastAsia="Times New Roman" w:hAnsiTheme="majorBidi" w:cstheme="majorBidi"/>
            <w:lang w:val="en-GB"/>
          </w:rPr>
          <w:t>section 3.1</w:t>
        </w:r>
      </w:ins>
      <w:del w:id="9991" w:author="Jane Shaw" w:date="2015-10-28T13:38:00Z">
        <w:r w:rsidRPr="00F31509" w:rsidDel="00826631">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The other missing element </w:t>
      </w:r>
      <w:del w:id="9992" w:author="Jane Shaw" w:date="2015-11-07T19:57:00Z">
        <w:r w:rsidRPr="00F31509" w:rsidDel="00C83BC9">
          <w:rPr>
            <w:rFonts w:asciiTheme="majorBidi" w:eastAsia="Times New Roman" w:hAnsiTheme="majorBidi" w:cstheme="majorBidi"/>
            <w:lang w:val="en-GB"/>
          </w:rPr>
          <w:delText xml:space="preserve">would </w:delText>
        </w:r>
      </w:del>
      <w:ins w:id="9993" w:author="Jane Shaw" w:date="2015-11-07T19:57:00Z">
        <w:r w:rsidR="00C83BC9">
          <w:rPr>
            <w:rFonts w:asciiTheme="majorBidi" w:eastAsia="Times New Roman" w:hAnsiTheme="majorBidi" w:cstheme="majorBidi"/>
            <w:lang w:val="en-GB"/>
          </w:rPr>
          <w:t xml:space="preserve">can </w:t>
        </w:r>
      </w:ins>
      <w:r w:rsidRPr="00F31509">
        <w:rPr>
          <w:rFonts w:asciiTheme="majorBidi" w:eastAsia="Times New Roman" w:hAnsiTheme="majorBidi" w:cstheme="majorBidi"/>
          <w:lang w:val="en-GB"/>
        </w:rPr>
        <w:t xml:space="preserve">then be calculated using the </w:t>
      </w:r>
      <w:del w:id="9994" w:author="Jane Shaw" w:date="2015-10-28T13:38:00Z">
        <w:r w:rsidRPr="00F31509" w:rsidDel="00826631">
          <w:rPr>
            <w:rFonts w:asciiTheme="majorBidi" w:eastAsia="Times New Roman" w:hAnsiTheme="majorBidi" w:cstheme="majorBidi"/>
            <w:lang w:val="en-GB"/>
          </w:rPr>
          <w:delText xml:space="preserve">aforementioned </w:delText>
        </w:r>
      </w:del>
      <w:r w:rsidRPr="00F31509">
        <w:rPr>
          <w:rFonts w:asciiTheme="majorBidi" w:eastAsia="Times New Roman" w:hAnsiTheme="majorBidi" w:cstheme="majorBidi"/>
          <w:lang w:val="en-GB"/>
        </w:rPr>
        <w:t>formula.</w:t>
      </w:r>
    </w:p>
    <w:p w14:paraId="2BE312DB" w14:textId="4FA2BC71"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t>
      </w:r>
      <w:del w:id="9995" w:author="Jane Shaw" w:date="2015-10-28T13:39:00Z">
        <w:r w:rsidRPr="00F31509" w:rsidDel="00826631">
          <w:rPr>
            <w:rFonts w:asciiTheme="majorBidi" w:eastAsia="Times New Roman" w:hAnsiTheme="majorBidi" w:cstheme="majorBidi"/>
            <w:lang w:val="en-GB"/>
          </w:rPr>
          <w:delText xml:space="preserve">we impute </w:delText>
        </w:r>
      </w:del>
      <w:r w:rsidRPr="00F31509">
        <w:rPr>
          <w:rFonts w:asciiTheme="majorBidi" w:eastAsia="Times New Roman" w:hAnsiTheme="majorBidi" w:cstheme="majorBidi"/>
          <w:lang w:val="en-GB"/>
        </w:rPr>
        <w:t xml:space="preserve">production </w:t>
      </w:r>
      <w:ins w:id="9996" w:author="Jane Shaw" w:date="2015-10-28T13:39:00Z">
        <w:r w:rsidR="00826631">
          <w:rPr>
            <w:rFonts w:asciiTheme="majorBidi" w:eastAsia="Times New Roman" w:hAnsiTheme="majorBidi" w:cstheme="majorBidi"/>
            <w:lang w:val="en-GB"/>
          </w:rPr>
          <w:t xml:space="preserve">is imputed from </w:t>
        </w:r>
      </w:ins>
      <w:del w:id="9997" w:author="Jane Shaw" w:date="2015-10-28T13:39:00Z">
        <w:r w:rsidRPr="00F31509" w:rsidDel="00826631">
          <w:rPr>
            <w:rFonts w:asciiTheme="majorBidi" w:eastAsia="Times New Roman" w:hAnsiTheme="majorBidi" w:cstheme="majorBidi"/>
            <w:lang w:val="en-GB"/>
          </w:rPr>
          <w:delText xml:space="preserve">using </w:delText>
        </w:r>
      </w:del>
      <w:r w:rsidRPr="00F31509">
        <w:rPr>
          <w:rFonts w:asciiTheme="majorBidi" w:eastAsia="Times New Roman" w:hAnsiTheme="majorBidi" w:cstheme="majorBidi"/>
          <w:lang w:val="en-GB"/>
        </w:rPr>
        <w:t xml:space="preserve">the historical time series (using the </w:t>
      </w:r>
      <w:del w:id="9998" w:author="Jane Shaw" w:date="2015-10-28T13:39:00Z">
        <w:r w:rsidR="00927EEC"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ensemble</w:t>
      </w:r>
      <w:del w:id="9999" w:author="Jane Shaw" w:date="2015-10-28T13:39:00Z">
        <w:r w:rsidR="00927EEC"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approach)</w:t>
      </w:r>
      <w:ins w:id="10000" w:author="Jane Shaw" w:date="2015-10-28T13:39:00Z">
        <w:r w:rsidR="00826631">
          <w:rPr>
            <w:rFonts w:asciiTheme="majorBidi" w:eastAsia="Times New Roman" w:hAnsiTheme="majorBidi" w:cstheme="majorBidi"/>
            <w:lang w:val="en-GB"/>
          </w:rPr>
          <w:t>,</w:t>
        </w:r>
      </w:ins>
      <w:del w:id="10001" w:author="Jane Shaw" w:date="2015-10-28T13:39:00Z">
        <w:r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002" w:author="Jane Shaw" w:date="2015-10-28T13:39:00Z">
        <w:r w:rsidRPr="00F31509" w:rsidDel="00826631">
          <w:rPr>
            <w:rFonts w:asciiTheme="majorBidi" w:eastAsia="Times New Roman" w:hAnsiTheme="majorBidi" w:cstheme="majorBidi"/>
            <w:lang w:val="en-GB"/>
          </w:rPr>
          <w:delText xml:space="preserve">then using </w:delText>
        </w:r>
      </w:del>
      <w:ins w:id="10003" w:author="Jane Shaw" w:date="2015-10-28T13:39:00Z">
        <w:r w:rsidR="00826631">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the formula </w:t>
      </w:r>
      <w:del w:id="10004" w:author="Jane Shaw" w:date="2015-10-28T13:40:00Z">
        <w:r w:rsidRPr="00F31509" w:rsidDel="00826631">
          <w:rPr>
            <w:rFonts w:asciiTheme="majorBidi" w:eastAsia="Times New Roman" w:hAnsiTheme="majorBidi" w:cstheme="majorBidi"/>
            <w:lang w:val="en-GB"/>
          </w:rPr>
          <w:delText xml:space="preserve">as above, </w:delText>
        </w:r>
      </w:del>
      <w:ins w:id="10005" w:author="Jane Shaw" w:date="2015-10-28T13:40:00Z">
        <w:r w:rsidR="00826631">
          <w:rPr>
            <w:rFonts w:asciiTheme="majorBidi" w:eastAsia="Times New Roman" w:hAnsiTheme="majorBidi" w:cstheme="majorBidi"/>
            <w:lang w:val="en-GB"/>
          </w:rPr>
          <w:t xml:space="preserve">is used to calculate </w:t>
        </w:r>
      </w:ins>
      <w:del w:id="10006" w:author="Jane Shaw" w:date="2015-10-28T13:40:00Z">
        <w:r w:rsidRPr="00F31509" w:rsidDel="00826631">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area harvested</w:t>
      </w:r>
      <w:del w:id="10007" w:author="Jane Shaw" w:date="2015-10-28T13:40:00Z">
        <w:r w:rsidRPr="00F31509" w:rsidDel="00826631">
          <w:rPr>
            <w:rFonts w:asciiTheme="majorBidi" w:eastAsia="Times New Roman" w:hAnsiTheme="majorBidi" w:cstheme="majorBidi"/>
            <w:lang w:val="en-GB"/>
          </w:rPr>
          <w:delText xml:space="preserve"> would be calculated</w:delText>
        </w:r>
      </w:del>
      <w:r w:rsidRPr="00F31509">
        <w:rPr>
          <w:rFonts w:asciiTheme="majorBidi" w:eastAsia="Times New Roman" w:hAnsiTheme="majorBidi" w:cstheme="majorBidi"/>
          <w:lang w:val="en-GB"/>
        </w:rPr>
        <w:t>.</w:t>
      </w:r>
    </w:p>
    <w:p w14:paraId="415724EA" w14:textId="5A1B3EF7"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w:t>
      </w:r>
      <w:del w:id="10008" w:author="Jane Shaw" w:date="2015-10-28T13:40:00Z">
        <w:r w:rsidRPr="00F31509" w:rsidDel="0082663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production) are missing, </w:t>
      </w:r>
      <w:del w:id="10009" w:author="Jane Shaw" w:date="2015-10-28T13:40:00Z">
        <w:r w:rsidRPr="00F31509" w:rsidDel="00826631">
          <w:rPr>
            <w:rFonts w:asciiTheme="majorBidi" w:eastAsia="Times New Roman" w:hAnsiTheme="majorBidi" w:cstheme="majorBidi"/>
            <w:lang w:val="en-GB"/>
          </w:rPr>
          <w:delText xml:space="preserve">we impute </w:delText>
        </w:r>
      </w:del>
      <w:r w:rsidRPr="00F31509">
        <w:rPr>
          <w:rFonts w:asciiTheme="majorBidi" w:eastAsia="Times New Roman" w:hAnsiTheme="majorBidi" w:cstheme="majorBidi"/>
          <w:lang w:val="en-GB"/>
        </w:rPr>
        <w:t xml:space="preserve">yield and production data </w:t>
      </w:r>
      <w:ins w:id="10010" w:author="Jane Shaw" w:date="2015-10-28T13:40:00Z">
        <w:r w:rsidR="00826631">
          <w:rPr>
            <w:rFonts w:asciiTheme="majorBidi" w:eastAsia="Times New Roman" w:hAnsiTheme="majorBidi" w:cstheme="majorBidi"/>
            <w:lang w:val="en-GB"/>
          </w:rPr>
          <w:t xml:space="preserve">are imputed from </w:t>
        </w:r>
      </w:ins>
      <w:del w:id="10011" w:author="Jane Shaw" w:date="2015-10-28T13:40:00Z">
        <w:r w:rsidRPr="00F31509" w:rsidDel="00826631">
          <w:rPr>
            <w:rFonts w:asciiTheme="majorBidi" w:eastAsia="Times New Roman" w:hAnsiTheme="majorBidi" w:cstheme="majorBidi"/>
            <w:lang w:val="en-GB"/>
          </w:rPr>
          <w:delText xml:space="preserve">using </w:delText>
        </w:r>
      </w:del>
      <w:r w:rsidRPr="00F31509">
        <w:rPr>
          <w:rFonts w:asciiTheme="majorBidi" w:eastAsia="Times New Roman" w:hAnsiTheme="majorBidi" w:cstheme="majorBidi"/>
          <w:lang w:val="en-GB"/>
        </w:rPr>
        <w:t xml:space="preserve">the historical time series (using the </w:t>
      </w:r>
      <w:del w:id="10012" w:author="Jane Shaw" w:date="2015-10-28T13:40:00Z">
        <w:r w:rsidRPr="00F31509" w:rsidDel="00826631">
          <w:rPr>
            <w:rFonts w:asciiTheme="majorBidi" w:eastAsia="Times New Roman" w:hAnsiTheme="majorBidi" w:cstheme="majorBidi"/>
            <w:lang w:val="en-GB"/>
          </w:rPr>
          <w:delText>“</w:delText>
        </w:r>
      </w:del>
      <w:r w:rsidR="00927EEC" w:rsidRPr="00F31509">
        <w:rPr>
          <w:rFonts w:asciiTheme="majorBidi" w:eastAsia="Times New Roman" w:hAnsiTheme="majorBidi" w:cstheme="majorBidi"/>
          <w:lang w:val="en-GB"/>
        </w:rPr>
        <w:t>ensemble</w:t>
      </w:r>
      <w:del w:id="10013" w:author="Jane Shaw" w:date="2015-10-28T13:40:00Z">
        <w:r w:rsidR="00927EEC" w:rsidRPr="00F31509" w:rsidDel="00826631">
          <w:rPr>
            <w:rFonts w:asciiTheme="majorBidi" w:eastAsia="Times New Roman" w:hAnsiTheme="majorBidi" w:cstheme="majorBidi"/>
            <w:lang w:val="en-GB"/>
          </w:rPr>
          <w:delText>"</w:delText>
        </w:r>
      </w:del>
      <w:r w:rsidR="00927EEC"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approach). The area harvested </w:t>
      </w:r>
      <w:del w:id="10014" w:author="Jane Shaw" w:date="2015-11-07T19:57:00Z">
        <w:r w:rsidRPr="00F31509" w:rsidDel="00C83BC9">
          <w:rPr>
            <w:rFonts w:asciiTheme="majorBidi" w:eastAsia="Times New Roman" w:hAnsiTheme="majorBidi" w:cstheme="majorBidi"/>
            <w:lang w:val="en-GB"/>
          </w:rPr>
          <w:delText xml:space="preserve">would </w:delText>
        </w:r>
      </w:del>
      <w:ins w:id="10015" w:author="Jane Shaw" w:date="2015-11-07T19:57:00Z">
        <w:r w:rsidR="00C83BC9">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 xml:space="preserve">then </w:t>
      </w:r>
      <w:del w:id="10016" w:author="Jane Shaw" w:date="2015-11-07T19:57:00Z">
        <w:r w:rsidRPr="00F31509" w:rsidDel="00C83BC9">
          <w:rPr>
            <w:rFonts w:asciiTheme="majorBidi" w:eastAsia="Times New Roman" w:hAnsiTheme="majorBidi" w:cstheme="majorBidi"/>
            <w:lang w:val="en-GB"/>
          </w:rPr>
          <w:delText xml:space="preserve">be </w:delText>
        </w:r>
      </w:del>
      <w:r w:rsidRPr="00F31509">
        <w:rPr>
          <w:rFonts w:asciiTheme="majorBidi" w:eastAsia="Times New Roman" w:hAnsiTheme="majorBidi" w:cstheme="majorBidi"/>
          <w:lang w:val="en-GB"/>
        </w:rPr>
        <w:t xml:space="preserve">calculated </w:t>
      </w:r>
      <w:del w:id="10017" w:author="Jane Shaw" w:date="2015-10-28T13:40:00Z">
        <w:r w:rsidRPr="00F31509" w:rsidDel="00826631">
          <w:rPr>
            <w:rFonts w:asciiTheme="majorBidi" w:eastAsia="Times New Roman" w:hAnsiTheme="majorBidi" w:cstheme="majorBidi"/>
            <w:lang w:val="en-GB"/>
          </w:rPr>
          <w:delText xml:space="preserve">by </w:delText>
        </w:r>
      </w:del>
      <w:ins w:id="10018" w:author="Jane Shaw" w:date="2015-10-28T13:40:00Z">
        <w:r w:rsidR="00826631">
          <w:rPr>
            <w:rFonts w:asciiTheme="majorBidi" w:eastAsia="Times New Roman" w:hAnsiTheme="majorBidi" w:cstheme="majorBidi"/>
            <w:lang w:val="en-GB"/>
          </w:rPr>
          <w:t xml:space="preserve">through </w:t>
        </w:r>
      </w:ins>
      <w:r w:rsidRPr="00F31509">
        <w:rPr>
          <w:rFonts w:asciiTheme="majorBidi" w:eastAsia="Times New Roman" w:hAnsiTheme="majorBidi" w:cstheme="majorBidi"/>
          <w:lang w:val="en-GB"/>
        </w:rPr>
        <w:t xml:space="preserve">the </w:t>
      </w:r>
      <w:del w:id="10019" w:author="Jane Shaw" w:date="2015-10-28T13:40:00Z">
        <w:r w:rsidRPr="00F31509" w:rsidDel="00826631">
          <w:rPr>
            <w:rFonts w:asciiTheme="majorBidi" w:eastAsia="Times New Roman" w:hAnsiTheme="majorBidi" w:cstheme="majorBidi"/>
            <w:lang w:val="en-GB"/>
          </w:rPr>
          <w:delText xml:space="preserve">formula: </w:delText>
        </w:r>
      </w:del>
      <w:r w:rsidRPr="00F31509">
        <w:rPr>
          <w:rFonts w:asciiTheme="majorBidi" w:eastAsia="Times New Roman" w:hAnsiTheme="majorBidi" w:cstheme="majorBidi"/>
          <w:lang w:val="en-GB"/>
        </w:rPr>
        <w:t>Area harvested = Production/Yield</w:t>
      </w:r>
      <w:ins w:id="10020" w:author="Jane Shaw" w:date="2015-10-28T13:41:00Z">
        <w:r w:rsidR="00826631">
          <w:rPr>
            <w:rFonts w:asciiTheme="majorBidi" w:eastAsia="Times New Roman" w:hAnsiTheme="majorBidi" w:cstheme="majorBidi"/>
            <w:lang w:val="en-GB"/>
          </w:rPr>
          <w:t xml:space="preserve"> formula</w:t>
        </w:r>
      </w:ins>
      <w:r w:rsidRPr="00F31509">
        <w:rPr>
          <w:rFonts w:asciiTheme="majorBidi" w:eastAsia="Times New Roman" w:hAnsiTheme="majorBidi" w:cstheme="majorBidi"/>
          <w:lang w:val="en-GB"/>
        </w:rPr>
        <w:t>.</w:t>
      </w:r>
    </w:p>
    <w:p w14:paraId="472FF82E" w14:textId="4E15C39F"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del w:id="10021" w:author="Jane Shaw" w:date="2015-10-28T13:41:00Z">
        <w:r w:rsidRPr="00F31509" w:rsidDel="00826631">
          <w:rPr>
            <w:rFonts w:asciiTheme="majorBidi" w:hAnsiTheme="majorBidi" w:cstheme="majorBidi"/>
            <w:lang w:val="en-GB"/>
          </w:rPr>
          <w:delText xml:space="preserve">this </w:delText>
        </w:r>
      </w:del>
      <w:ins w:id="10022" w:author="Jane Shaw" w:date="2015-10-28T13:41:00Z">
        <w:r w:rsidR="00826631">
          <w:rPr>
            <w:rFonts w:asciiTheme="majorBidi" w:hAnsiTheme="majorBidi" w:cstheme="majorBidi"/>
            <w:lang w:val="en-GB"/>
          </w:rPr>
          <w:t xml:space="preserve">the Table 6 </w:t>
        </w:r>
      </w:ins>
      <w:r w:rsidRPr="00F31509">
        <w:rPr>
          <w:rFonts w:asciiTheme="majorBidi" w:hAnsiTheme="majorBidi" w:cstheme="majorBidi"/>
          <w:lang w:val="en-GB"/>
        </w:rPr>
        <w:t xml:space="preserve">example, </w:t>
      </w:r>
      <w:del w:id="10023" w:author="Jane Shaw" w:date="2015-10-28T13:41:00Z">
        <w:r w:rsidRPr="00F31509" w:rsidDel="00826631">
          <w:rPr>
            <w:rFonts w:asciiTheme="majorBidi" w:hAnsiTheme="majorBidi" w:cstheme="majorBidi"/>
            <w:lang w:val="en-GB"/>
          </w:rPr>
          <w:delText xml:space="preserve">we need to impute </w:delText>
        </w:r>
      </w:del>
      <w:r w:rsidRPr="00F31509">
        <w:rPr>
          <w:rFonts w:asciiTheme="majorBidi" w:hAnsiTheme="majorBidi" w:cstheme="majorBidi"/>
          <w:lang w:val="en-GB"/>
        </w:rPr>
        <w:t>the yield</w:t>
      </w:r>
      <w:ins w:id="10024" w:author="Jane Shaw" w:date="2015-10-28T13:41:00Z">
        <w:r w:rsidR="00826631">
          <w:rPr>
            <w:rFonts w:asciiTheme="majorBidi" w:hAnsiTheme="majorBidi" w:cstheme="majorBidi"/>
            <w:lang w:val="en-GB"/>
          </w:rPr>
          <w:t xml:space="preserve"> needs to be imputed</w:t>
        </w:r>
      </w:ins>
      <w:r w:rsidRPr="00F31509">
        <w:rPr>
          <w:rFonts w:asciiTheme="majorBidi" w:hAnsiTheme="majorBidi" w:cstheme="majorBidi"/>
          <w:lang w:val="en-GB"/>
        </w:rPr>
        <w:t xml:space="preserve">. In </w:t>
      </w:r>
      <w:del w:id="10025" w:author="Jane Shaw" w:date="2015-10-28T13:41:00Z">
        <w:r w:rsidRPr="00F31509" w:rsidDel="00826631">
          <w:rPr>
            <w:rFonts w:asciiTheme="majorBidi" w:hAnsiTheme="majorBidi" w:cstheme="majorBidi"/>
            <w:lang w:val="en-GB"/>
          </w:rPr>
          <w:delText>the graph below</w:delText>
        </w:r>
      </w:del>
      <w:ins w:id="10026" w:author="Jane Shaw" w:date="2015-10-28T13:41:00Z">
        <w:r w:rsidR="00826631">
          <w:rPr>
            <w:rFonts w:asciiTheme="majorBidi" w:hAnsiTheme="majorBidi" w:cstheme="majorBidi"/>
            <w:lang w:val="en-GB"/>
          </w:rPr>
          <w:t>Figure 18</w:t>
        </w:r>
      </w:ins>
      <w:r w:rsidRPr="00F31509">
        <w:rPr>
          <w:rFonts w:asciiTheme="majorBidi" w:hAnsiTheme="majorBidi" w:cstheme="majorBidi"/>
          <w:lang w:val="en-GB"/>
        </w:rPr>
        <w:t>, several models are fit</w:t>
      </w:r>
      <w:ins w:id="10027" w:author="Jane Shaw" w:date="2015-10-28T13:41:00Z">
        <w:r w:rsidR="00826631">
          <w:rPr>
            <w:rFonts w:asciiTheme="majorBidi" w:hAnsiTheme="majorBidi" w:cstheme="majorBidi"/>
            <w:lang w:val="en-GB"/>
          </w:rPr>
          <w:t>ted</w:t>
        </w:r>
      </w:ins>
      <w:r w:rsidRPr="00F31509">
        <w:rPr>
          <w:rFonts w:asciiTheme="majorBidi" w:hAnsiTheme="majorBidi" w:cstheme="majorBidi"/>
          <w:lang w:val="en-GB"/>
        </w:rPr>
        <w:t xml:space="preserve"> to the historical yield values (models are represented as lines and historical data as points). These models are combined in a weighted average (</w:t>
      </w:r>
      <w:del w:id="10028" w:author="Jane Shaw" w:date="2015-10-28T13:42:00Z">
        <w:r w:rsidRPr="00F31509" w:rsidDel="00826631">
          <w:rPr>
            <w:rFonts w:asciiTheme="majorBidi" w:hAnsiTheme="majorBidi" w:cstheme="majorBidi"/>
            <w:lang w:val="en-GB"/>
          </w:rPr>
          <w:delText xml:space="preserve">where the </w:delText>
        </w:r>
      </w:del>
      <w:ins w:id="10029" w:author="Jane Shaw" w:date="2015-10-28T13:42:00Z">
        <w:r w:rsidR="00826631">
          <w:rPr>
            <w:rFonts w:asciiTheme="majorBidi" w:hAnsiTheme="majorBidi" w:cstheme="majorBidi"/>
            <w:lang w:val="en-GB"/>
          </w:rPr>
          <w:t xml:space="preserve">with </w:t>
        </w:r>
      </w:ins>
      <w:r w:rsidRPr="00F31509">
        <w:rPr>
          <w:rFonts w:asciiTheme="majorBidi" w:hAnsiTheme="majorBidi" w:cstheme="majorBidi"/>
          <w:lang w:val="en-GB"/>
        </w:rPr>
        <w:t>weight</w:t>
      </w:r>
      <w:ins w:id="10030" w:author="Jane Shaw" w:date="2015-10-28T13:42:00Z">
        <w:r w:rsidR="00826631">
          <w:rPr>
            <w:rFonts w:asciiTheme="majorBidi" w:hAnsiTheme="majorBidi" w:cstheme="majorBidi"/>
            <w:lang w:val="en-GB"/>
          </w:rPr>
          <w:t>ing</w:t>
        </w:r>
      </w:ins>
      <w:del w:id="10031" w:author="Jane Shaw" w:date="2015-10-28T13:42:00Z">
        <w:r w:rsidRPr="00F31509" w:rsidDel="00826631">
          <w:rPr>
            <w:rFonts w:asciiTheme="majorBidi" w:hAnsiTheme="majorBidi" w:cstheme="majorBidi"/>
            <w:lang w:val="en-GB"/>
          </w:rPr>
          <w:delText>s</w:delText>
        </w:r>
      </w:del>
      <w:r w:rsidRPr="00F31509">
        <w:rPr>
          <w:rFonts w:asciiTheme="majorBidi" w:hAnsiTheme="majorBidi" w:cstheme="majorBidi"/>
          <w:lang w:val="en-GB"/>
        </w:rPr>
        <w:t xml:space="preserve"> </w:t>
      </w:r>
      <w:del w:id="10032" w:author="Jane Shaw" w:date="2015-10-28T13:42:00Z">
        <w:r w:rsidRPr="00F31509" w:rsidDel="00826631">
          <w:rPr>
            <w:rFonts w:asciiTheme="majorBidi" w:hAnsiTheme="majorBidi" w:cstheme="majorBidi"/>
            <w:lang w:val="en-GB"/>
          </w:rPr>
          <w:delText xml:space="preserve">are chosen </w:delText>
        </w:r>
      </w:del>
      <w:r w:rsidRPr="00F31509">
        <w:rPr>
          <w:rFonts w:asciiTheme="majorBidi" w:hAnsiTheme="majorBidi" w:cstheme="majorBidi"/>
          <w:lang w:val="en-GB"/>
        </w:rPr>
        <w:t xml:space="preserve">based on how well the model fits the data) to form a final ensemble of models. This ensemble is </w:t>
      </w:r>
      <w:ins w:id="10033" w:author="Jane Shaw" w:date="2015-10-28T13:42:00Z">
        <w:r w:rsidR="00826631">
          <w:rPr>
            <w:rFonts w:asciiTheme="majorBidi" w:hAnsiTheme="majorBidi" w:cstheme="majorBidi"/>
            <w:lang w:val="en-GB"/>
          </w:rPr>
          <w:t xml:space="preserve">then </w:t>
        </w:r>
      </w:ins>
      <w:r w:rsidRPr="00F31509">
        <w:rPr>
          <w:rFonts w:asciiTheme="majorBidi" w:hAnsiTheme="majorBidi" w:cstheme="majorBidi"/>
          <w:lang w:val="en-GB"/>
        </w:rPr>
        <w:t>used to predict the yield value in the current year.</w:t>
      </w:r>
    </w:p>
    <w:p w14:paraId="1650C804" w14:textId="0B04263A" w:rsidR="004F65E4" w:rsidRPr="00F31509" w:rsidRDefault="004F65E4" w:rsidP="004F65E4">
      <w:pPr>
        <w:keepNext/>
        <w:jc w:val="both"/>
        <w:rPr>
          <w:rFonts w:asciiTheme="majorBidi" w:hAnsiTheme="majorBidi" w:cstheme="majorBidi"/>
          <w:lang w:val="en-GB"/>
        </w:rPr>
      </w:pPr>
    </w:p>
    <w:p w14:paraId="341609FC" w14:textId="1A5F9876" w:rsidR="004F65E4" w:rsidRPr="00F31509" w:rsidRDefault="004F65E4" w:rsidP="004F65E4">
      <w:pPr>
        <w:pStyle w:val="Didascalia"/>
        <w:jc w:val="both"/>
        <w:rPr>
          <w:rFonts w:asciiTheme="majorBidi" w:hAnsiTheme="majorBidi" w:cstheme="majorBidi"/>
          <w:lang w:val="en-GB"/>
        </w:rPr>
      </w:pPr>
      <w:bookmarkStart w:id="10034" w:name="_Ref427943479"/>
      <w:bookmarkStart w:id="10035" w:name="_Toc428383869"/>
      <w:bookmarkStart w:id="10036" w:name="_Toc430872522"/>
      <w:r w:rsidRPr="00F31509">
        <w:rPr>
          <w:rFonts w:asciiTheme="majorBidi" w:eastAsia="Times New Roman" w:hAnsiTheme="majorBidi" w:cstheme="majorBidi"/>
          <w:lang w:val="en-GB"/>
        </w:rPr>
        <w:t>Figure</w:t>
      </w:r>
      <w:ins w:id="10037" w:author="Jane Shaw" w:date="2015-10-28T13:43:00Z">
        <w:r w:rsidR="00826631">
          <w:rPr>
            <w:rFonts w:asciiTheme="majorBidi" w:eastAsia="Times New Roman" w:hAnsiTheme="majorBidi" w:cstheme="majorBidi"/>
            <w:lang w:val="en-GB"/>
          </w:rPr>
          <w:t xml:space="preserve"> 18</w:t>
        </w:r>
      </w:ins>
      <w:del w:id="10038" w:author="Jane Shaw" w:date="2015-10-28T13:43:00Z">
        <w:r w:rsidRPr="00F31509" w:rsidDel="00826631">
          <w:rPr>
            <w:rFonts w:asciiTheme="majorBidi" w:eastAsia="Times New Roman" w:hAnsiTheme="majorBidi" w:cstheme="majorBidi"/>
            <w:lang w:val="en-GB"/>
          </w:rPr>
          <w:delText xml:space="preserve"> </w:delText>
        </w:r>
        <w:r w:rsidR="003D789C" w:rsidRPr="00F31509" w:rsidDel="00826631">
          <w:rPr>
            <w:rFonts w:asciiTheme="majorBidi" w:hAnsiTheme="majorBidi" w:cstheme="majorBidi"/>
            <w:lang w:val="en-GB"/>
          </w:rPr>
          <w:fldChar w:fldCharType="begin"/>
        </w:r>
        <w:r w:rsidRPr="00F31509" w:rsidDel="00826631">
          <w:rPr>
            <w:rFonts w:asciiTheme="majorBidi" w:hAnsiTheme="majorBidi" w:cstheme="majorBidi"/>
            <w:lang w:val="en-GB"/>
          </w:rPr>
          <w:delInstrText xml:space="preserve"> SEQ Figure \* ARABIC </w:delInstrText>
        </w:r>
        <w:r w:rsidR="003D789C" w:rsidRPr="00F31509" w:rsidDel="00826631">
          <w:rPr>
            <w:rFonts w:asciiTheme="majorBidi" w:hAnsiTheme="majorBidi" w:cstheme="majorBidi"/>
            <w:lang w:val="en-GB"/>
          </w:rPr>
          <w:fldChar w:fldCharType="separate"/>
        </w:r>
        <w:r w:rsidR="00E24798" w:rsidDel="00826631">
          <w:rPr>
            <w:rFonts w:asciiTheme="majorBidi" w:hAnsiTheme="majorBidi" w:cstheme="majorBidi"/>
            <w:noProof/>
            <w:lang w:val="en-GB"/>
          </w:rPr>
          <w:delText>22</w:delText>
        </w:r>
        <w:r w:rsidR="003D789C" w:rsidRPr="00F31509" w:rsidDel="00826631">
          <w:rPr>
            <w:rFonts w:asciiTheme="majorBidi" w:hAnsiTheme="majorBidi" w:cstheme="majorBidi"/>
            <w:lang w:val="en-GB"/>
          </w:rPr>
          <w:fldChar w:fldCharType="end"/>
        </w:r>
      </w:del>
      <w:bookmarkEnd w:id="10034"/>
      <w:r w:rsidRPr="00F31509">
        <w:rPr>
          <w:rFonts w:asciiTheme="majorBidi" w:eastAsia="Times New Roman" w:hAnsiTheme="majorBidi" w:cstheme="majorBidi"/>
          <w:lang w:val="en-GB"/>
        </w:rPr>
        <w:t xml:space="preserve">: Ensemble modelling </w:t>
      </w:r>
      <w:ins w:id="10039" w:author="Jane Shaw" w:date="2015-10-28T13:42:00Z">
        <w:r w:rsidR="00826631">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results for yield estimates</w:t>
      </w:r>
      <w:bookmarkEnd w:id="10035"/>
      <w:bookmarkEnd w:id="10036"/>
    </w:p>
    <w:p w14:paraId="4C89DBCB" w14:textId="0060136A"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final imputed value for yield in the most recent year (shown in </w:t>
      </w:r>
      <w:del w:id="10040" w:author="Jane Shaw" w:date="2015-10-28T15:46:00Z">
        <w:r w:rsidRPr="00F31509" w:rsidDel="00516E00">
          <w:rPr>
            <w:rFonts w:asciiTheme="majorBidi" w:eastAsia="Times New Roman" w:hAnsiTheme="majorBidi" w:cstheme="majorBidi"/>
            <w:lang w:val="en-GB"/>
          </w:rPr>
          <w:delText xml:space="preserve">the graph above </w:delText>
        </w:r>
      </w:del>
      <w:ins w:id="10041" w:author="Jane Shaw" w:date="2015-10-28T15:46:00Z">
        <w:r w:rsidR="00516E00">
          <w:rPr>
            <w:rFonts w:asciiTheme="majorBidi" w:eastAsia="Times New Roman" w:hAnsiTheme="majorBidi" w:cstheme="majorBidi"/>
            <w:lang w:val="en-GB"/>
          </w:rPr>
          <w:t xml:space="preserve">Figure 18 </w:t>
        </w:r>
      </w:ins>
      <w:r w:rsidRPr="00F31509">
        <w:rPr>
          <w:rFonts w:asciiTheme="majorBidi" w:eastAsia="Times New Roman" w:hAnsiTheme="majorBidi" w:cstheme="majorBidi"/>
          <w:lang w:val="en-GB"/>
        </w:rPr>
        <w:t xml:space="preserve">as </w:t>
      </w:r>
      <w:del w:id="10042" w:author="Jane Shaw" w:date="2015-10-28T15:47:00Z">
        <w:r w:rsidRPr="00F31509" w:rsidDel="00516E00">
          <w:rPr>
            <w:rFonts w:asciiTheme="majorBidi" w:eastAsia="Times New Roman" w:hAnsiTheme="majorBidi" w:cstheme="majorBidi"/>
            <w:lang w:val="en-GB"/>
          </w:rPr>
          <w:delText xml:space="preserve">the last </w:delText>
        </w:r>
      </w:del>
      <w:ins w:id="10043" w:author="Jane Shaw" w:date="2015-10-28T15:46:00Z">
        <w:r w:rsidR="00516E00">
          <w:rPr>
            <w:rFonts w:asciiTheme="majorBidi" w:eastAsia="Times New Roman" w:hAnsiTheme="majorBidi" w:cstheme="majorBidi"/>
            <w:lang w:val="en-GB"/>
          </w:rPr>
          <w:t>“</w:t>
        </w:r>
      </w:ins>
      <w:del w:id="10044" w:author="Jane Shaw" w:date="2015-10-28T15:46: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x</w:t>
      </w:r>
      <w:ins w:id="10045" w:author="Jane Shaw" w:date="2015-10-28T15:46:00Z">
        <w:r w:rsidR="00516E00">
          <w:rPr>
            <w:rFonts w:asciiTheme="majorBidi" w:eastAsia="Times New Roman" w:hAnsiTheme="majorBidi" w:cstheme="majorBidi"/>
            <w:lang w:val="en-GB"/>
          </w:rPr>
          <w:t>”</w:t>
        </w:r>
      </w:ins>
      <w:ins w:id="10046" w:author="Jane Shaw" w:date="2015-10-28T15:47:00Z">
        <w:r w:rsidR="00516E00">
          <w:rPr>
            <w:rFonts w:asciiTheme="majorBidi" w:eastAsia="Times New Roman" w:hAnsiTheme="majorBidi" w:cstheme="majorBidi"/>
            <w:lang w:val="en-GB"/>
          </w:rPr>
          <w:t>,</w:t>
        </w:r>
      </w:ins>
      <w:del w:id="10047" w:author="Jane Shaw" w:date="2015-10-28T15:46: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representing the </w:t>
      </w:r>
      <w:del w:id="10048" w:author="Jane Shaw" w:date="2015-10-28T15:47: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ensemble</w:t>
      </w:r>
      <w:del w:id="10049" w:author="Jane Shaw" w:date="2015-10-28T15:47: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imputation result) is 2.94 tonnes/</w:t>
      </w:r>
      <w:del w:id="10050" w:author="Jane Shaw" w:date="2015-10-28T15:47:00Z">
        <w:r w:rsidRPr="00F31509" w:rsidDel="00516E00">
          <w:rPr>
            <w:rFonts w:asciiTheme="majorBidi" w:eastAsia="Times New Roman" w:hAnsiTheme="majorBidi" w:cstheme="majorBidi"/>
            <w:lang w:val="en-GB"/>
          </w:rPr>
          <w:delText>hectare</w:delText>
        </w:r>
      </w:del>
      <w:ins w:id="10051" w:author="Jane Shaw" w:date="2015-10-28T15:47:00Z">
        <w:r w:rsidR="00516E00" w:rsidRPr="00F31509">
          <w:rPr>
            <w:rFonts w:asciiTheme="majorBidi" w:eastAsia="Times New Roman" w:hAnsiTheme="majorBidi" w:cstheme="majorBidi"/>
            <w:lang w:val="en-GB"/>
          </w:rPr>
          <w:t>h</w:t>
        </w:r>
        <w:r w:rsidR="00516E00">
          <w:rPr>
            <w:rFonts w:asciiTheme="majorBidi" w:eastAsia="Times New Roman" w:hAnsiTheme="majorBidi" w:cstheme="majorBidi"/>
            <w:lang w:val="en-GB"/>
          </w:rPr>
          <w:t>a</w:t>
        </w:r>
      </w:ins>
      <w:ins w:id="10052" w:author="Jane Shaw" w:date="2015-10-28T15:53:00Z">
        <w:r w:rsidR="00516E00">
          <w:rPr>
            <w:rFonts w:asciiTheme="majorBidi" w:eastAsia="Times New Roman" w:hAnsiTheme="majorBidi" w:cstheme="majorBidi"/>
            <w:lang w:val="en-GB"/>
          </w:rPr>
          <w:t xml:space="preserve"> (Table 7)</w:t>
        </w:r>
      </w:ins>
      <w:r w:rsidRPr="00F31509">
        <w:rPr>
          <w:rFonts w:asciiTheme="majorBidi" w:eastAsia="Times New Roman" w:hAnsiTheme="majorBidi" w:cstheme="majorBidi"/>
          <w:lang w:val="en-GB"/>
        </w:rPr>
        <w:t xml:space="preserve">. This is a reasonable estimate when compared </w:t>
      </w:r>
      <w:del w:id="10053" w:author="Jane Shaw" w:date="2015-10-28T15:47:00Z">
        <w:r w:rsidRPr="00F31509" w:rsidDel="00516E00">
          <w:rPr>
            <w:rFonts w:asciiTheme="majorBidi" w:eastAsia="Times New Roman" w:hAnsiTheme="majorBidi" w:cstheme="majorBidi"/>
            <w:lang w:val="en-GB"/>
          </w:rPr>
          <w:delText xml:space="preserve">to </w:delText>
        </w:r>
      </w:del>
      <w:ins w:id="10054" w:author="Jane Shaw" w:date="2015-10-28T15:47:00Z">
        <w:r w:rsidR="00516E00">
          <w:rPr>
            <w:rFonts w:asciiTheme="majorBidi" w:eastAsia="Times New Roman" w:hAnsiTheme="majorBidi" w:cstheme="majorBidi"/>
            <w:lang w:val="en-GB"/>
          </w:rPr>
          <w:t xml:space="preserve">with </w:t>
        </w:r>
      </w:ins>
      <w:r w:rsidRPr="00F31509">
        <w:rPr>
          <w:rFonts w:asciiTheme="majorBidi" w:eastAsia="Times New Roman" w:hAnsiTheme="majorBidi" w:cstheme="majorBidi"/>
          <w:lang w:val="en-GB"/>
        </w:rPr>
        <w:t>the historical time series. Some models (</w:t>
      </w:r>
      <w:ins w:id="10055" w:author="Jane Shaw" w:date="2015-10-28T15:47:00Z">
        <w:r w:rsidR="00516E00">
          <w:rPr>
            <w:rFonts w:asciiTheme="majorBidi" w:eastAsia="Times New Roman" w:hAnsiTheme="majorBidi" w:cstheme="majorBidi"/>
            <w:lang w:val="en-GB"/>
          </w:rPr>
          <w:t>Figure 18</w:t>
        </w:r>
      </w:ins>
      <w:del w:id="10056" w:author="Jane Shaw" w:date="2015-10-28T15:47:00Z">
        <w:r w:rsidR="00E24798" w:rsidDel="00516E00">
          <w:fldChar w:fldCharType="begin"/>
        </w:r>
        <w:r w:rsidR="00E24798" w:rsidDel="00516E00">
          <w:delInstrText xml:space="preserve"> REF _Ref427943479 \h  \* MERGEFORMAT </w:delInstrText>
        </w:r>
        <w:r w:rsidR="00E24798" w:rsidDel="00516E00">
          <w:fldChar w:fldCharType="separate"/>
        </w:r>
        <w:r w:rsidR="00E24798" w:rsidRPr="00F31509" w:rsidDel="00516E00">
          <w:rPr>
            <w:rFonts w:asciiTheme="majorBidi" w:eastAsia="Times New Roman" w:hAnsiTheme="majorBidi" w:cstheme="majorBidi"/>
            <w:lang w:val="en-GB"/>
          </w:rPr>
          <w:delText xml:space="preserve">Figure </w:delText>
        </w:r>
        <w:r w:rsidR="00E24798" w:rsidRPr="000F0B1C" w:rsidDel="00516E00">
          <w:rPr>
            <w:rFonts w:asciiTheme="majorBidi" w:eastAsia="Times New Roman" w:hAnsiTheme="majorBidi" w:cstheme="majorBidi"/>
            <w:noProof/>
            <w:lang w:val="en-GB"/>
          </w:rPr>
          <w:delText>22</w:delText>
        </w:r>
        <w:r w:rsidR="00E24798" w:rsidDel="00516E00">
          <w:fldChar w:fldCharType="end"/>
        </w:r>
      </w:del>
      <w:r w:rsidRPr="00F31509">
        <w:rPr>
          <w:rFonts w:asciiTheme="majorBidi" w:eastAsia="Times New Roman" w:hAnsiTheme="majorBidi" w:cstheme="majorBidi"/>
          <w:lang w:val="en-GB"/>
        </w:rPr>
        <w:t>) fit the data fairly well</w:t>
      </w:r>
      <w:ins w:id="10057" w:author="Jane Shaw" w:date="2015-10-28T15:47:00Z">
        <w:r w:rsidR="00516E00">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0058" w:author="Jane Shaw" w:date="2015-10-28T15:47: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such as the logistic regression, </w:t>
      </w:r>
      <w:ins w:id="10059" w:author="Jane Shaw" w:date="2015-10-28T15:48:00Z">
        <w:r w:rsidR="00516E00">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spline</w:t>
      </w:r>
      <w:del w:id="10060" w:author="Jane Shaw" w:date="2015-10-28T15:48: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w:t>
      </w:r>
      <w:ins w:id="10061" w:author="Jane Shaw" w:date="2015-10-28T15:48:00Z">
        <w:r w:rsidR="00516E00">
          <w:rPr>
            <w:rFonts w:asciiTheme="majorBidi" w:eastAsia="Times New Roman" w:hAnsiTheme="majorBidi" w:cstheme="majorBidi"/>
            <w:lang w:val="en-GB"/>
          </w:rPr>
          <w:t xml:space="preserve">the </w:t>
        </w:r>
      </w:ins>
      <w:del w:id="10062" w:author="Jane Shaw" w:date="2015-10-28T15:49:00Z">
        <w:r w:rsidRPr="00F31509" w:rsidDel="00516E00">
          <w:rPr>
            <w:rFonts w:asciiTheme="majorBidi" w:eastAsia="Times New Roman" w:hAnsiTheme="majorBidi" w:cstheme="majorBidi"/>
            <w:lang w:val="en-GB"/>
          </w:rPr>
          <w:delText>ARIMA</w:delText>
        </w:r>
      </w:del>
      <w:ins w:id="10063" w:author="Jane Shaw" w:date="2015-10-28T15:49:00Z">
        <w:r w:rsidR="00516E00" w:rsidRPr="00B24AF1">
          <w:rPr>
            <w:rFonts w:asciiTheme="majorBidi" w:eastAsia="Times New Roman" w:hAnsiTheme="majorBidi" w:cstheme="majorBidi"/>
            <w:color w:val="000000" w:themeColor="text1"/>
            <w:szCs w:val="24"/>
          </w:rPr>
          <w:t xml:space="preserve">autoregressive </w:t>
        </w:r>
        <w:r w:rsidR="00516E00" w:rsidRPr="008A050E">
          <w:rPr>
            <w:rFonts w:asciiTheme="majorBidi" w:eastAsia="Times New Roman" w:hAnsiTheme="majorBidi" w:cstheme="majorBidi"/>
            <w:color w:val="000000" w:themeColor="text1"/>
            <w:szCs w:val="24"/>
          </w:rPr>
          <w:t>i</w:t>
        </w:r>
        <w:r w:rsidR="00516E00" w:rsidRPr="00B24AF1">
          <w:rPr>
            <w:rFonts w:asciiTheme="majorBidi" w:eastAsia="Times New Roman" w:hAnsiTheme="majorBidi" w:cstheme="majorBidi"/>
            <w:color w:val="000000" w:themeColor="text1"/>
            <w:szCs w:val="24"/>
          </w:rPr>
          <w:t xml:space="preserve">ntegrated </w:t>
        </w:r>
        <w:r w:rsidR="00516E00" w:rsidRPr="008A050E">
          <w:rPr>
            <w:rFonts w:asciiTheme="majorBidi" w:eastAsia="Times New Roman" w:hAnsiTheme="majorBidi" w:cstheme="majorBidi"/>
            <w:color w:val="000000" w:themeColor="text1"/>
            <w:szCs w:val="24"/>
          </w:rPr>
          <w:t>m</w:t>
        </w:r>
        <w:r w:rsidR="00516E00" w:rsidRPr="00B24AF1">
          <w:rPr>
            <w:rFonts w:asciiTheme="majorBidi" w:eastAsia="Times New Roman" w:hAnsiTheme="majorBidi" w:cstheme="majorBidi"/>
            <w:color w:val="000000" w:themeColor="text1"/>
            <w:szCs w:val="24"/>
          </w:rPr>
          <w:t xml:space="preserve">oving </w:t>
        </w:r>
        <w:r w:rsidR="00516E00" w:rsidRPr="008A050E">
          <w:rPr>
            <w:rFonts w:asciiTheme="majorBidi" w:eastAsia="Times New Roman" w:hAnsiTheme="majorBidi" w:cstheme="majorBidi"/>
            <w:color w:val="000000" w:themeColor="text1"/>
            <w:szCs w:val="24"/>
          </w:rPr>
          <w:t>a</w:t>
        </w:r>
        <w:r w:rsidR="00516E00" w:rsidRPr="00B24AF1">
          <w:rPr>
            <w:rFonts w:asciiTheme="majorBidi" w:eastAsia="Times New Roman" w:hAnsiTheme="majorBidi" w:cstheme="majorBidi"/>
            <w:color w:val="000000" w:themeColor="text1"/>
            <w:szCs w:val="24"/>
          </w:rPr>
          <w:t>verage</w:t>
        </w:r>
      </w:ins>
      <w:del w:id="10064" w:author="Jane Shaw" w:date="2015-10-28T15:50: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Some of these models do not produce good forecasts</w:t>
      </w:r>
      <w:ins w:id="10065" w:author="Jane Shaw" w:date="2015-10-28T15:50:00Z">
        <w:r w:rsidR="00516E00">
          <w:rPr>
            <w:rFonts w:asciiTheme="majorBidi" w:eastAsia="Times New Roman" w:hAnsiTheme="majorBidi" w:cstheme="majorBidi"/>
            <w:lang w:val="en-GB"/>
          </w:rPr>
          <w:t xml:space="preserve"> –</w:t>
        </w:r>
      </w:ins>
      <w:del w:id="10066" w:author="Jane Shaw" w:date="2015-10-28T15:50:00Z">
        <w:r w:rsidRPr="00F31509" w:rsidDel="00516E00">
          <w:rPr>
            <w:rFonts w:asciiTheme="majorBidi" w:eastAsia="Times New Roman" w:hAnsiTheme="majorBidi" w:cstheme="majorBidi"/>
            <w:lang w:val="en-GB"/>
          </w:rPr>
          <w:delText xml:space="preserve"> </w:delText>
        </w:r>
      </w:del>
      <w:ins w:id="10067" w:author="Jane Shaw" w:date="2015-10-28T15:50:00Z">
        <w:r w:rsidR="00516E00">
          <w:rPr>
            <w:rFonts w:asciiTheme="majorBidi" w:eastAsia="Times New Roman" w:hAnsiTheme="majorBidi" w:cstheme="majorBidi"/>
            <w:lang w:val="en-GB"/>
          </w:rPr>
          <w:t xml:space="preserve"> </w:t>
        </w:r>
      </w:ins>
      <w:del w:id="10068" w:author="Jane Shaw" w:date="2015-10-28T15:50:00Z">
        <w:r w:rsidRPr="00F31509" w:rsidDel="00516E00">
          <w:rPr>
            <w:rFonts w:asciiTheme="majorBidi" w:eastAsia="Times New Roman" w:hAnsiTheme="majorBidi" w:cstheme="majorBidi"/>
            <w:lang w:val="en-GB"/>
          </w:rPr>
          <w:delText>(</w:delText>
        </w:r>
      </w:del>
      <w:del w:id="10069" w:author="Jane Shaw" w:date="2015-10-28T15:51:00Z">
        <w:r w:rsidRPr="00F31509" w:rsidDel="00516E00">
          <w:rPr>
            <w:rFonts w:asciiTheme="majorBidi" w:eastAsia="Times New Roman" w:hAnsiTheme="majorBidi" w:cstheme="majorBidi"/>
            <w:lang w:val="en-GB"/>
          </w:rPr>
          <w:delText xml:space="preserve">in </w:delText>
        </w:r>
      </w:del>
      <w:r w:rsidRPr="00F31509">
        <w:rPr>
          <w:rFonts w:asciiTheme="majorBidi" w:eastAsia="Times New Roman" w:hAnsiTheme="majorBidi" w:cstheme="majorBidi"/>
          <w:lang w:val="en-GB"/>
        </w:rPr>
        <w:t>particular</w:t>
      </w:r>
      <w:ins w:id="10070" w:author="Jane Shaw" w:date="2015-10-28T15:51:00Z">
        <w:r w:rsidR="00516E00">
          <w:rPr>
            <w:rFonts w:asciiTheme="majorBidi" w:eastAsia="Times New Roman" w:hAnsiTheme="majorBidi" w:cstheme="majorBidi"/>
            <w:lang w:val="en-GB"/>
          </w:rPr>
          <w:t>ly</w:t>
        </w:r>
      </w:ins>
      <w:del w:id="10071" w:author="Jane Shaw" w:date="2015-10-28T15:51: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0072" w:author="Jane Shaw" w:date="2015-10-28T15:51:00Z">
        <w:r w:rsidR="00C83BC9">
          <w:rPr>
            <w:rFonts w:asciiTheme="majorBidi" w:eastAsia="Times New Roman" w:hAnsiTheme="majorBidi" w:cstheme="majorBidi"/>
            <w:lang w:val="en-GB"/>
          </w:rPr>
          <w:t>local regression, which produce</w:t>
        </w:r>
        <w:r w:rsidR="00516E00">
          <w:rPr>
            <w:rFonts w:asciiTheme="majorBidi" w:eastAsia="Times New Roman" w:hAnsiTheme="majorBidi" w:cstheme="majorBidi"/>
            <w:lang w:val="en-GB"/>
          </w:rPr>
          <w:t xml:space="preserve">s somewhat low </w:t>
        </w:r>
      </w:ins>
      <w:del w:id="10073" w:author="Jane Shaw" w:date="2015-10-28T15:52:00Z">
        <w:r w:rsidRPr="00F31509" w:rsidDel="00516E00">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forecast</w:t>
      </w:r>
      <w:ins w:id="10074" w:author="Jane Shaw" w:date="2015-10-28T15:52:00Z">
        <w:r w:rsidR="00516E00">
          <w:rPr>
            <w:rFonts w:asciiTheme="majorBidi" w:eastAsia="Times New Roman" w:hAnsiTheme="majorBidi" w:cstheme="majorBidi"/>
            <w:lang w:val="en-GB"/>
          </w:rPr>
          <w:t>s –</w:t>
        </w:r>
      </w:ins>
      <w:del w:id="10075" w:author="Jane Shaw" w:date="2015-10-28T15:52:00Z">
        <w:r w:rsidRPr="00F31509" w:rsidDel="00516E00">
          <w:rPr>
            <w:rFonts w:asciiTheme="majorBidi" w:eastAsia="Times New Roman" w:hAnsiTheme="majorBidi" w:cstheme="majorBidi"/>
            <w:lang w:val="en-GB"/>
          </w:rPr>
          <w:delText xml:space="preserve"> </w:delText>
        </w:r>
      </w:del>
      <w:ins w:id="10076" w:author="Jane Shaw" w:date="2015-10-28T15:52:00Z">
        <w:r w:rsidR="00516E00">
          <w:rPr>
            <w:rFonts w:asciiTheme="majorBidi" w:eastAsia="Times New Roman" w:hAnsiTheme="majorBidi" w:cstheme="majorBidi"/>
            <w:lang w:val="en-GB"/>
          </w:rPr>
          <w:t xml:space="preserve"> </w:t>
        </w:r>
      </w:ins>
      <w:del w:id="10077" w:author="Jane Shaw" w:date="2015-10-28T15:52:00Z">
        <w:r w:rsidRPr="00F31509" w:rsidDel="00516E00">
          <w:rPr>
            <w:rFonts w:asciiTheme="majorBidi" w:eastAsia="Times New Roman" w:hAnsiTheme="majorBidi" w:cstheme="majorBidi"/>
            <w:lang w:val="en-GB"/>
          </w:rPr>
          <w:delText xml:space="preserve">for the loess model is quite low), </w:delText>
        </w:r>
      </w:del>
      <w:r w:rsidRPr="00F31509">
        <w:rPr>
          <w:rFonts w:asciiTheme="majorBidi" w:eastAsia="Times New Roman" w:hAnsiTheme="majorBidi" w:cstheme="majorBidi"/>
          <w:lang w:val="en-GB"/>
        </w:rPr>
        <w:t xml:space="preserve">but </w:t>
      </w:r>
      <w:del w:id="10078" w:author="Jane Shaw" w:date="2015-10-28T15:52:00Z">
        <w:r w:rsidRPr="00F31509" w:rsidDel="00516E00">
          <w:rPr>
            <w:rFonts w:asciiTheme="majorBidi" w:eastAsia="Times New Roman" w:hAnsiTheme="majorBidi" w:cstheme="majorBidi"/>
            <w:lang w:val="en-GB"/>
          </w:rPr>
          <w:delText xml:space="preserve">by </w:delText>
        </w:r>
      </w:del>
      <w:r w:rsidRPr="00F31509">
        <w:rPr>
          <w:rFonts w:asciiTheme="majorBidi" w:eastAsia="Times New Roman" w:hAnsiTheme="majorBidi" w:cstheme="majorBidi"/>
          <w:lang w:val="en-GB"/>
        </w:rPr>
        <w:t xml:space="preserve">averaging </w:t>
      </w:r>
      <w:ins w:id="10079" w:author="Jane Shaw" w:date="2015-10-28T15:52:00Z">
        <w:r w:rsidR="00516E00">
          <w:rPr>
            <w:rFonts w:asciiTheme="majorBidi" w:eastAsia="Times New Roman" w:hAnsiTheme="majorBidi" w:cstheme="majorBidi"/>
            <w:lang w:val="en-GB"/>
          </w:rPr>
          <w:t xml:space="preserve">the </w:t>
        </w:r>
      </w:ins>
      <w:del w:id="10080" w:author="Jane Shaw" w:date="2015-10-28T15:52:00Z">
        <w:r w:rsidRPr="00F31509" w:rsidDel="00516E00">
          <w:rPr>
            <w:rFonts w:asciiTheme="majorBidi" w:eastAsia="Times New Roman" w:hAnsiTheme="majorBidi" w:cstheme="majorBidi"/>
            <w:lang w:val="en-GB"/>
          </w:rPr>
          <w:delText xml:space="preserve">together </w:delText>
        </w:r>
      </w:del>
      <w:r w:rsidRPr="00F31509">
        <w:rPr>
          <w:rFonts w:asciiTheme="majorBidi" w:eastAsia="Times New Roman" w:hAnsiTheme="majorBidi" w:cstheme="majorBidi"/>
          <w:lang w:val="en-GB"/>
        </w:rPr>
        <w:t>well-performing models</w:t>
      </w:r>
      <w:del w:id="10081" w:author="Jane Shaw" w:date="2015-10-28T15:52:00Z">
        <w:r w:rsidRPr="00F31509" w:rsidDel="00516E0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082" w:author="Jane Shaw" w:date="2015-10-28T15:52:00Z">
        <w:r w:rsidRPr="00F31509" w:rsidDel="00516E00">
          <w:rPr>
            <w:rFonts w:asciiTheme="majorBidi" w:eastAsia="Times New Roman" w:hAnsiTheme="majorBidi" w:cstheme="majorBidi"/>
            <w:lang w:val="en-GB"/>
          </w:rPr>
          <w:delText xml:space="preserve">we get </w:delText>
        </w:r>
      </w:del>
      <w:ins w:id="10083" w:author="Jane Shaw" w:date="2015-10-28T15:52:00Z">
        <w:r w:rsidR="00516E00">
          <w:rPr>
            <w:rFonts w:asciiTheme="majorBidi" w:eastAsia="Times New Roman" w:hAnsiTheme="majorBidi" w:cstheme="majorBidi"/>
            <w:lang w:val="en-GB"/>
          </w:rPr>
          <w:t xml:space="preserve">results in </w:t>
        </w:r>
      </w:ins>
      <w:r w:rsidRPr="00F31509">
        <w:rPr>
          <w:rFonts w:asciiTheme="majorBidi" w:eastAsia="Times New Roman" w:hAnsiTheme="majorBidi" w:cstheme="majorBidi"/>
          <w:lang w:val="en-GB"/>
        </w:rPr>
        <w:t xml:space="preserve">a good final estimate </w:t>
      </w:r>
      <w:del w:id="10084" w:author="Jane Shaw" w:date="2015-10-28T15:52:00Z">
        <w:r w:rsidRPr="00F31509" w:rsidDel="00516E00">
          <w:rPr>
            <w:rFonts w:asciiTheme="majorBidi" w:eastAsia="Times New Roman" w:hAnsiTheme="majorBidi" w:cstheme="majorBidi"/>
            <w:lang w:val="en-GB"/>
          </w:rPr>
          <w:delText xml:space="preserve">for </w:delText>
        </w:r>
      </w:del>
      <w:ins w:id="10085" w:author="Jane Shaw" w:date="2015-10-28T15:52:00Z">
        <w:r w:rsidR="00516E00">
          <w:rPr>
            <w:rFonts w:asciiTheme="majorBidi" w:eastAsia="Times New Roman" w:hAnsiTheme="majorBidi" w:cstheme="majorBidi"/>
            <w:lang w:val="en-GB"/>
          </w:rPr>
          <w:t xml:space="preserve">of </w:t>
        </w:r>
      </w:ins>
      <w:del w:id="10086" w:author="Jane Shaw" w:date="2015-10-28T15:52:00Z">
        <w:r w:rsidRPr="00F31509" w:rsidDel="00516E00">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yield. See </w:t>
      </w:r>
      <w:r w:rsidR="001D6E84" w:rsidRPr="00F31509">
        <w:rPr>
          <w:rFonts w:asciiTheme="majorBidi" w:eastAsia="Times New Roman" w:hAnsiTheme="majorBidi" w:cstheme="majorBidi"/>
          <w:lang w:val="en-GB"/>
        </w:rPr>
        <w:t xml:space="preserve">chapter </w:t>
      </w:r>
      <w:ins w:id="10087" w:author="Jane Shaw" w:date="2015-10-28T15:52:00Z">
        <w:r w:rsidR="00516E00">
          <w:rPr>
            <w:rFonts w:asciiTheme="majorBidi" w:eastAsia="Times New Roman" w:hAnsiTheme="majorBidi" w:cstheme="majorBidi"/>
            <w:lang w:val="en-GB"/>
          </w:rPr>
          <w:t>3</w:t>
        </w:r>
      </w:ins>
      <w:del w:id="10088" w:author="Jane Shaw" w:date="2015-10-28T15:52:00Z">
        <w:r w:rsidRPr="00F31509" w:rsidDel="00516E00">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for further details on these models and the ensemble imputation approach.</w:t>
      </w:r>
    </w:p>
    <w:p w14:paraId="5FC1CD04" w14:textId="6493FEB9" w:rsidR="004F65E4" w:rsidRPr="00F31509" w:rsidRDefault="004F65E4" w:rsidP="004F65E4">
      <w:pPr>
        <w:pStyle w:val="Didascalia"/>
        <w:keepNext/>
        <w:jc w:val="both"/>
        <w:rPr>
          <w:rFonts w:asciiTheme="majorBidi" w:hAnsiTheme="majorBidi" w:cstheme="majorBidi"/>
          <w:lang w:val="en-GB"/>
        </w:rPr>
      </w:pPr>
      <w:bookmarkStart w:id="10089" w:name="_Toc42842354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w:t>
      </w:r>
      <w:r w:rsidR="003D789C"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10089"/>
      <w:r w:rsidR="008568EC">
        <w:rPr>
          <w:rFonts w:asciiTheme="majorBidi" w:hAnsiTheme="majorBidi" w:cstheme="majorBidi"/>
          <w:lang w:val="en-GB"/>
        </w:rPr>
        <w:t xml:space="preserve"> </w:t>
      </w:r>
    </w:p>
    <w:tbl>
      <w:tblPr>
        <w:tblStyle w:val="Tabellaclassica1"/>
        <w:tblW w:w="0" w:type="auto"/>
        <w:tblLook w:val="04A0" w:firstRow="1" w:lastRow="0" w:firstColumn="1" w:lastColumn="0" w:noHBand="0" w:noVBand="1"/>
      </w:tblPr>
      <w:tblGrid>
        <w:gridCol w:w="1273"/>
        <w:gridCol w:w="2734"/>
        <w:gridCol w:w="2447"/>
        <w:gridCol w:w="2032"/>
      </w:tblGrid>
      <w:tr w:rsidR="004F65E4" w:rsidRPr="00F31509" w14:paraId="5F87865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E2FD3A" w14:textId="77777777" w:rsidR="004F65E4" w:rsidRPr="00516E00" w:rsidRDefault="004F65E4" w:rsidP="004F65E4">
            <w:pPr>
              <w:pStyle w:val="Compact"/>
              <w:jc w:val="both"/>
              <w:rPr>
                <w:rFonts w:asciiTheme="majorBidi" w:hAnsiTheme="majorBidi" w:cstheme="majorBidi"/>
                <w:b/>
                <w:i w:val="0"/>
                <w:sz w:val="22"/>
                <w:lang w:val="en-GB"/>
                <w:rPrChange w:id="10090"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10091" w:author="Jane Shaw" w:date="2015-10-28T15:54:00Z">
                  <w:rPr>
                    <w:rFonts w:asciiTheme="majorBidi" w:hAnsiTheme="majorBidi" w:cstheme="majorBidi"/>
                    <w:sz w:val="22"/>
                    <w:lang w:val="en-GB"/>
                  </w:rPr>
                </w:rPrChange>
              </w:rPr>
              <w:t>Name</w:t>
            </w:r>
          </w:p>
        </w:tc>
        <w:tc>
          <w:tcPr>
            <w:tcW w:w="0" w:type="auto"/>
          </w:tcPr>
          <w:p w14:paraId="27196DB1" w14:textId="41F8CBEB" w:rsidR="004F65E4" w:rsidRPr="00516E00" w:rsidRDefault="004F65E4" w:rsidP="00DF5F4D">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092"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10093" w:author="Jane Shaw" w:date="2015-10-28T15:54:00Z">
                  <w:rPr>
                    <w:rFonts w:asciiTheme="majorBidi" w:hAnsiTheme="majorBidi" w:cstheme="majorBidi"/>
                    <w:sz w:val="22"/>
                    <w:lang w:val="en-GB"/>
                  </w:rPr>
                </w:rPrChange>
              </w:rPr>
              <w:t xml:space="preserve">Area </w:t>
            </w:r>
            <w:r w:rsidR="00516E00" w:rsidRPr="00DF5F4D">
              <w:rPr>
                <w:rFonts w:asciiTheme="majorBidi" w:hAnsiTheme="majorBidi" w:cstheme="majorBidi"/>
                <w:b/>
                <w:i w:val="0"/>
                <w:sz w:val="22"/>
                <w:lang w:val="en-GB"/>
              </w:rPr>
              <w:t xml:space="preserve">harvested </w:t>
            </w:r>
            <w:r w:rsidRPr="00516E00">
              <w:rPr>
                <w:rFonts w:asciiTheme="majorBidi" w:hAnsiTheme="majorBidi" w:cstheme="majorBidi"/>
                <w:b/>
                <w:sz w:val="22"/>
                <w:lang w:val="en-GB"/>
                <w:rPrChange w:id="10094" w:author="Jane Shaw" w:date="2015-10-28T15:54:00Z">
                  <w:rPr>
                    <w:rFonts w:asciiTheme="majorBidi" w:hAnsiTheme="majorBidi" w:cstheme="majorBidi"/>
                    <w:sz w:val="22"/>
                    <w:lang w:val="en-GB"/>
                  </w:rPr>
                </w:rPrChange>
              </w:rPr>
              <w:t>(</w:t>
            </w:r>
            <w:del w:id="10095" w:author="Jane Shaw" w:date="2015-10-28T15:54:00Z">
              <w:r w:rsidRPr="00516E00" w:rsidDel="00516E00">
                <w:rPr>
                  <w:rFonts w:asciiTheme="majorBidi" w:hAnsiTheme="majorBidi" w:cstheme="majorBidi"/>
                  <w:b/>
                  <w:sz w:val="22"/>
                  <w:lang w:val="en-GB"/>
                  <w:rPrChange w:id="10096" w:author="Jane Shaw" w:date="2015-10-28T15:54:00Z">
                    <w:rPr>
                      <w:rFonts w:asciiTheme="majorBidi" w:hAnsiTheme="majorBidi" w:cstheme="majorBidi"/>
                      <w:sz w:val="22"/>
                      <w:lang w:val="en-GB"/>
                    </w:rPr>
                  </w:rPrChange>
                </w:rPr>
                <w:delText>hectare</w:delText>
              </w:r>
            </w:del>
            <w:ins w:id="10097" w:author="Jane Shaw" w:date="2015-10-28T15:54:00Z">
              <w:r w:rsidR="00516E00">
                <w:rPr>
                  <w:rFonts w:asciiTheme="majorBidi" w:hAnsiTheme="majorBidi" w:cstheme="majorBidi"/>
                  <w:b/>
                  <w:i w:val="0"/>
                  <w:sz w:val="22"/>
                  <w:lang w:val="en-GB"/>
                </w:rPr>
                <w:t>ha</w:t>
              </w:r>
            </w:ins>
            <w:r w:rsidRPr="00516E00">
              <w:rPr>
                <w:rFonts w:asciiTheme="majorBidi" w:hAnsiTheme="majorBidi" w:cstheme="majorBidi"/>
                <w:b/>
                <w:sz w:val="22"/>
                <w:lang w:val="en-GB"/>
                <w:rPrChange w:id="10098" w:author="Jane Shaw" w:date="2015-10-28T15:54:00Z">
                  <w:rPr>
                    <w:rFonts w:asciiTheme="majorBidi" w:hAnsiTheme="majorBidi" w:cstheme="majorBidi"/>
                    <w:sz w:val="22"/>
                    <w:lang w:val="en-GB"/>
                  </w:rPr>
                </w:rPrChange>
              </w:rPr>
              <w:t>)</w:t>
            </w:r>
          </w:p>
        </w:tc>
        <w:tc>
          <w:tcPr>
            <w:tcW w:w="0" w:type="auto"/>
          </w:tcPr>
          <w:p w14:paraId="1591EE0E" w14:textId="74446CE6" w:rsidR="004F65E4" w:rsidRPr="00516E00" w:rsidRDefault="004F65E4" w:rsidP="00DF5F4D">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099"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10100" w:author="Jane Shaw" w:date="2015-10-28T15:54:00Z">
                  <w:rPr>
                    <w:rFonts w:asciiTheme="majorBidi" w:hAnsiTheme="majorBidi" w:cstheme="majorBidi"/>
                    <w:sz w:val="22"/>
                    <w:lang w:val="en-GB"/>
                  </w:rPr>
                </w:rPrChange>
              </w:rPr>
              <w:t>Yield (tonnes/</w:t>
            </w:r>
            <w:del w:id="10101" w:author="Jane Shaw" w:date="2015-10-28T15:54:00Z">
              <w:r w:rsidRPr="00516E00" w:rsidDel="00516E00">
                <w:rPr>
                  <w:rFonts w:asciiTheme="majorBidi" w:hAnsiTheme="majorBidi" w:cstheme="majorBidi"/>
                  <w:b/>
                  <w:sz w:val="22"/>
                  <w:lang w:val="en-GB"/>
                  <w:rPrChange w:id="10102" w:author="Jane Shaw" w:date="2015-10-28T15:54:00Z">
                    <w:rPr>
                      <w:rFonts w:asciiTheme="majorBidi" w:hAnsiTheme="majorBidi" w:cstheme="majorBidi"/>
                      <w:sz w:val="22"/>
                      <w:lang w:val="en-GB"/>
                    </w:rPr>
                  </w:rPrChange>
                </w:rPr>
                <w:delText>hectare</w:delText>
              </w:r>
            </w:del>
            <w:ins w:id="10103" w:author="Jane Shaw" w:date="2015-10-28T15:54:00Z">
              <w:r w:rsidR="00516E00">
                <w:rPr>
                  <w:rFonts w:asciiTheme="majorBidi" w:hAnsiTheme="majorBidi" w:cstheme="majorBidi"/>
                  <w:b/>
                  <w:i w:val="0"/>
                  <w:sz w:val="22"/>
                  <w:lang w:val="en-GB"/>
                </w:rPr>
                <w:t>ha</w:t>
              </w:r>
            </w:ins>
            <w:r w:rsidRPr="00516E00">
              <w:rPr>
                <w:rFonts w:asciiTheme="majorBidi" w:hAnsiTheme="majorBidi" w:cstheme="majorBidi"/>
                <w:b/>
                <w:sz w:val="22"/>
                <w:lang w:val="en-GB"/>
                <w:rPrChange w:id="10104" w:author="Jane Shaw" w:date="2015-10-28T15:54:00Z">
                  <w:rPr>
                    <w:rFonts w:asciiTheme="majorBidi" w:hAnsiTheme="majorBidi" w:cstheme="majorBidi"/>
                    <w:sz w:val="22"/>
                    <w:lang w:val="en-GB"/>
                  </w:rPr>
                </w:rPrChange>
              </w:rPr>
              <w:t>)</w:t>
            </w:r>
          </w:p>
        </w:tc>
        <w:tc>
          <w:tcPr>
            <w:tcW w:w="0" w:type="auto"/>
          </w:tcPr>
          <w:p w14:paraId="1A663EE5" w14:textId="77777777" w:rsidR="004F65E4" w:rsidRPr="00516E00"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105" w:author="Jane Shaw" w:date="2015-10-28T15:54:00Z">
                  <w:rPr>
                    <w:rFonts w:asciiTheme="majorBidi" w:hAnsiTheme="majorBidi" w:cstheme="majorBidi"/>
                    <w:i w:val="0"/>
                    <w:iCs w:val="0"/>
                    <w:sz w:val="22"/>
                    <w:lang w:val="en-GB"/>
                  </w:rPr>
                </w:rPrChange>
              </w:rPr>
            </w:pPr>
            <w:r w:rsidRPr="00516E00">
              <w:rPr>
                <w:rFonts w:asciiTheme="majorBidi" w:hAnsiTheme="majorBidi" w:cstheme="majorBidi"/>
                <w:b/>
                <w:sz w:val="22"/>
                <w:lang w:val="en-GB"/>
                <w:rPrChange w:id="10106" w:author="Jane Shaw" w:date="2015-10-28T15:54:00Z">
                  <w:rPr>
                    <w:rFonts w:asciiTheme="majorBidi" w:hAnsiTheme="majorBidi" w:cstheme="majorBidi"/>
                    <w:sz w:val="22"/>
                    <w:lang w:val="en-GB"/>
                  </w:rPr>
                </w:rPrChange>
              </w:rPr>
              <w:t>Production (tonnes)</w:t>
            </w:r>
          </w:p>
        </w:tc>
      </w:tr>
      <w:tr w:rsidR="004F65E4" w:rsidRPr="00F31509" w14:paraId="0A022AA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D38DB4B"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3941AE7A" w14:textId="6886EB39"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w:t>
            </w:r>
            <w:ins w:id="10107" w:author="Jane Shaw" w:date="2015-10-28T15:54:00Z">
              <w:r w:rsidR="00516E00">
                <w:rPr>
                  <w:rFonts w:asciiTheme="majorBidi" w:hAnsiTheme="majorBidi" w:cstheme="majorBidi"/>
                  <w:sz w:val="22"/>
                  <w:lang w:val="en-GB"/>
                </w:rPr>
                <w:t xml:space="preserve"> </w:t>
              </w:r>
            </w:ins>
            <w:del w:id="10108" w:author="Jane Shaw" w:date="2015-10-28T15:54:00Z">
              <w:r w:rsidRPr="00F31509" w:rsidDel="00516E00">
                <w:rPr>
                  <w:rFonts w:asciiTheme="majorBidi" w:hAnsiTheme="majorBidi" w:cstheme="majorBidi"/>
                  <w:sz w:val="22"/>
                  <w:lang w:val="en-GB"/>
                </w:rPr>
                <w:delText>,</w:delText>
              </w:r>
            </w:del>
            <w:r w:rsidRPr="00F31509">
              <w:rPr>
                <w:rFonts w:asciiTheme="majorBidi" w:hAnsiTheme="majorBidi" w:cstheme="majorBidi"/>
                <w:sz w:val="22"/>
                <w:lang w:val="en-GB"/>
              </w:rPr>
              <w:t>500</w:t>
            </w:r>
            <w:ins w:id="10109" w:author="Jane Shaw" w:date="2015-10-28T15:54:00Z">
              <w:r w:rsidR="00516E00">
                <w:rPr>
                  <w:rFonts w:asciiTheme="majorBidi" w:hAnsiTheme="majorBidi" w:cstheme="majorBidi"/>
                  <w:sz w:val="22"/>
                  <w:lang w:val="en-GB"/>
                </w:rPr>
                <w:t xml:space="preserve"> </w:t>
              </w:r>
            </w:ins>
            <w:del w:id="10110" w:author="Jane Shaw" w:date="2015-10-28T15:54:00Z">
              <w:r w:rsidRPr="00F31509" w:rsidDel="00516E00">
                <w:rPr>
                  <w:rFonts w:asciiTheme="majorBidi" w:hAnsiTheme="majorBidi" w:cstheme="majorBidi"/>
                  <w:sz w:val="22"/>
                  <w:lang w:val="en-GB"/>
                </w:rPr>
                <w:delText>,</w:delText>
              </w:r>
            </w:del>
            <w:r w:rsidRPr="00F31509">
              <w:rPr>
                <w:rFonts w:asciiTheme="majorBidi" w:hAnsiTheme="majorBidi" w:cstheme="majorBidi"/>
                <w:sz w:val="22"/>
                <w:lang w:val="en-GB"/>
              </w:rPr>
              <w:t>000</w:t>
            </w:r>
          </w:p>
        </w:tc>
        <w:tc>
          <w:tcPr>
            <w:tcW w:w="0" w:type="auto"/>
          </w:tcPr>
          <w:p w14:paraId="27CF5D42" w14:textId="77777777" w:rsidR="004F65E4" w:rsidRPr="0060571C"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Change w:id="10111" w:author="Jane Shaw" w:date="2015-10-28T17:28:00Z">
                  <w:rPr>
                    <w:rFonts w:asciiTheme="majorBidi" w:hAnsiTheme="majorBidi" w:cstheme="majorBidi"/>
                    <w:sz w:val="22"/>
                    <w:lang w:val="en-GB"/>
                  </w:rPr>
                </w:rPrChange>
              </w:rPr>
            </w:pPr>
            <w:r w:rsidRPr="0060571C">
              <w:rPr>
                <w:rFonts w:asciiTheme="majorBidi" w:hAnsiTheme="majorBidi" w:cstheme="majorBidi"/>
                <w:b/>
                <w:sz w:val="22"/>
                <w:lang w:val="en-GB"/>
                <w:rPrChange w:id="10112" w:author="Jane Shaw" w:date="2015-10-28T17:28:00Z">
                  <w:rPr>
                    <w:rFonts w:asciiTheme="majorBidi" w:hAnsiTheme="majorBidi" w:cstheme="majorBidi"/>
                    <w:sz w:val="22"/>
                    <w:lang w:val="en-GB"/>
                  </w:rPr>
                </w:rPrChange>
              </w:rPr>
              <w:t>2.9422</w:t>
            </w:r>
          </w:p>
        </w:tc>
        <w:tc>
          <w:tcPr>
            <w:tcW w:w="0" w:type="auto"/>
          </w:tcPr>
          <w:p w14:paraId="593965C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14:paraId="2FD0FE8B"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102A4A31"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416CFC43"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0D16749A"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3183FEC1" w14:textId="2226C5EB"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w:t>
            </w:r>
            <w:ins w:id="10113" w:author="Jane Shaw" w:date="2015-10-28T15:55:00Z">
              <w:r w:rsidR="00516E00">
                <w:rPr>
                  <w:rFonts w:asciiTheme="majorBidi" w:hAnsiTheme="majorBidi" w:cstheme="majorBidi"/>
                  <w:sz w:val="22"/>
                  <w:lang w:val="en-GB"/>
                </w:rPr>
                <w:t xml:space="preserve"> </w:t>
              </w:r>
            </w:ins>
            <w:del w:id="10114" w:author="Jane Shaw" w:date="2015-10-28T15:55:00Z">
              <w:r w:rsidRPr="00F31509" w:rsidDel="00516E00">
                <w:rPr>
                  <w:rFonts w:asciiTheme="majorBidi" w:hAnsiTheme="majorBidi" w:cstheme="majorBidi"/>
                  <w:sz w:val="22"/>
                  <w:lang w:val="en-GB"/>
                </w:rPr>
                <w:delText>,</w:delText>
              </w:r>
            </w:del>
            <w:r w:rsidRPr="00F31509">
              <w:rPr>
                <w:rFonts w:asciiTheme="majorBidi" w:hAnsiTheme="majorBidi" w:cstheme="majorBidi"/>
                <w:sz w:val="22"/>
                <w:lang w:val="en-GB"/>
              </w:rPr>
              <w:t>650</w:t>
            </w:r>
            <w:ins w:id="10115" w:author="Jane Shaw" w:date="2015-10-28T15:55:00Z">
              <w:r w:rsidR="00516E00">
                <w:rPr>
                  <w:rFonts w:asciiTheme="majorBidi" w:hAnsiTheme="majorBidi" w:cstheme="majorBidi"/>
                  <w:sz w:val="22"/>
                  <w:lang w:val="en-GB"/>
                </w:rPr>
                <w:t xml:space="preserve"> </w:t>
              </w:r>
            </w:ins>
            <w:del w:id="10116" w:author="Jane Shaw" w:date="2015-10-28T15:55:00Z">
              <w:r w:rsidRPr="00F31509" w:rsidDel="00516E00">
                <w:rPr>
                  <w:rFonts w:asciiTheme="majorBidi" w:hAnsiTheme="majorBidi" w:cstheme="majorBidi"/>
                  <w:sz w:val="22"/>
                  <w:lang w:val="en-GB"/>
                </w:rPr>
                <w:delText>,</w:delText>
              </w:r>
            </w:del>
            <w:r w:rsidRPr="00F31509">
              <w:rPr>
                <w:rFonts w:asciiTheme="majorBidi" w:hAnsiTheme="majorBidi" w:cstheme="majorBidi"/>
                <w:sz w:val="22"/>
                <w:lang w:val="en-GB"/>
              </w:rPr>
              <w:t>000</w:t>
            </w:r>
          </w:p>
        </w:tc>
      </w:tr>
    </w:tbl>
    <w:p w14:paraId="455FA7A2" w14:textId="77777777" w:rsidR="00516E00" w:rsidRDefault="00516E00" w:rsidP="004F65E4">
      <w:pPr>
        <w:jc w:val="both"/>
        <w:rPr>
          <w:ins w:id="10117" w:author="Jane Shaw" w:date="2015-10-28T15:55:00Z"/>
          <w:rFonts w:asciiTheme="majorBidi" w:hAnsiTheme="majorBidi" w:cstheme="majorBidi"/>
          <w:lang w:val="en-GB"/>
        </w:rPr>
      </w:pPr>
    </w:p>
    <w:p w14:paraId="7FC1D875" w14:textId="67B1CDA2" w:rsidR="004F65E4" w:rsidRPr="00F31509" w:rsidRDefault="004F65E4" w:rsidP="004F65E4">
      <w:pPr>
        <w:jc w:val="both"/>
        <w:rPr>
          <w:rFonts w:asciiTheme="majorBidi" w:hAnsiTheme="majorBidi" w:cstheme="majorBidi"/>
          <w:lang w:val="en-GB"/>
        </w:rPr>
      </w:pPr>
      <w:del w:id="10118" w:author="Jane Shaw" w:date="2015-10-28T15:55:00Z">
        <w:r w:rsidRPr="00F31509" w:rsidDel="00516E00">
          <w:rPr>
            <w:rFonts w:asciiTheme="majorBidi" w:hAnsiTheme="majorBidi" w:cstheme="majorBidi"/>
            <w:lang w:val="en-GB"/>
          </w:rPr>
          <w:delText xml:space="preserve">Now, we have enough </w:delText>
        </w:r>
      </w:del>
      <w:ins w:id="10119" w:author="Jane Shaw" w:date="2015-10-28T15:55:00Z">
        <w:r w:rsidR="00516E00">
          <w:rPr>
            <w:rFonts w:asciiTheme="majorBidi" w:hAnsiTheme="majorBidi" w:cstheme="majorBidi"/>
            <w:lang w:val="en-GB"/>
          </w:rPr>
          <w:t xml:space="preserve">With this </w:t>
        </w:r>
      </w:ins>
      <w:r w:rsidRPr="00F31509">
        <w:rPr>
          <w:rFonts w:asciiTheme="majorBidi" w:hAnsiTheme="majorBidi" w:cstheme="majorBidi"/>
          <w:lang w:val="en-GB"/>
        </w:rPr>
        <w:t>information</w:t>
      </w:r>
      <w:ins w:id="10120" w:author="Jane Shaw" w:date="2015-10-28T15:55:00Z">
        <w:r w:rsidR="00516E00">
          <w:rPr>
            <w:rFonts w:asciiTheme="majorBidi" w:hAnsiTheme="majorBidi" w:cstheme="majorBidi"/>
            <w:lang w:val="en-GB"/>
          </w:rPr>
          <w:t>,</w:t>
        </w:r>
      </w:ins>
      <w:r w:rsidRPr="00F31509">
        <w:rPr>
          <w:rFonts w:asciiTheme="majorBidi" w:hAnsiTheme="majorBidi" w:cstheme="majorBidi"/>
          <w:lang w:val="en-GB"/>
        </w:rPr>
        <w:t xml:space="preserve"> </w:t>
      </w:r>
      <w:ins w:id="10121" w:author="Jane Shaw" w:date="2015-10-28T15:55:00Z">
        <w:r w:rsidR="00516E00">
          <w:rPr>
            <w:rFonts w:asciiTheme="majorBidi" w:hAnsiTheme="majorBidi" w:cstheme="majorBidi"/>
            <w:lang w:val="en-GB"/>
          </w:rPr>
          <w:t xml:space="preserve">it is possible </w:t>
        </w:r>
      </w:ins>
      <w:r w:rsidRPr="00F31509">
        <w:rPr>
          <w:rFonts w:asciiTheme="majorBidi" w:hAnsiTheme="majorBidi" w:cstheme="majorBidi"/>
          <w:lang w:val="en-GB"/>
        </w:rPr>
        <w:t>to compute the production data</w:t>
      </w:r>
      <w:ins w:id="10122" w:author="Jane Shaw" w:date="2015-10-28T15:55:00Z">
        <w:r w:rsidR="00516E00">
          <w:rPr>
            <w:rFonts w:asciiTheme="majorBidi" w:hAnsiTheme="majorBidi" w:cstheme="majorBidi"/>
            <w:lang w:val="en-GB"/>
          </w:rPr>
          <w:t xml:space="preserve"> (Table 8).</w:t>
        </w:r>
      </w:ins>
      <w:del w:id="10123" w:author="Jane Shaw" w:date="2015-10-28T15:55:00Z">
        <w:r w:rsidRPr="00F31509" w:rsidDel="00516E00">
          <w:rPr>
            <w:rFonts w:asciiTheme="majorBidi" w:hAnsiTheme="majorBidi" w:cstheme="majorBidi"/>
            <w:lang w:val="en-GB"/>
          </w:rPr>
          <w:delText>:</w:delText>
        </w:r>
      </w:del>
    </w:p>
    <w:p w14:paraId="4A9A0906" w14:textId="77777777" w:rsidR="004F65E4" w:rsidRPr="00F31509" w:rsidRDefault="004F65E4" w:rsidP="004F65E4">
      <w:pPr>
        <w:pStyle w:val="Didascalia"/>
        <w:keepNext/>
        <w:jc w:val="both"/>
        <w:rPr>
          <w:rFonts w:asciiTheme="majorBidi" w:hAnsiTheme="majorBidi" w:cstheme="majorBidi"/>
          <w:lang w:val="en-GB"/>
        </w:rPr>
      </w:pPr>
      <w:bookmarkStart w:id="10124" w:name="_Toc42842354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8</w:t>
      </w:r>
      <w:r w:rsidR="003D789C"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10124"/>
      <w:r w:rsidRPr="00F31509">
        <w:rPr>
          <w:rFonts w:asciiTheme="majorBidi" w:hAnsiTheme="majorBidi" w:cstheme="majorBidi"/>
          <w:lang w:val="en-GB"/>
        </w:rPr>
        <w:t xml:space="preserve"> </w:t>
      </w:r>
    </w:p>
    <w:tbl>
      <w:tblPr>
        <w:tblStyle w:val="Tabellaclassica1"/>
        <w:tblW w:w="0" w:type="auto"/>
        <w:tblLook w:val="04A0" w:firstRow="1" w:lastRow="0" w:firstColumn="1" w:lastColumn="0" w:noHBand="0" w:noVBand="1"/>
      </w:tblPr>
      <w:tblGrid>
        <w:gridCol w:w="1273"/>
        <w:gridCol w:w="2734"/>
        <w:gridCol w:w="2447"/>
        <w:gridCol w:w="2032"/>
      </w:tblGrid>
      <w:tr w:rsidR="004F65E4" w:rsidRPr="00F31509" w14:paraId="681519DE"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590339" w14:textId="77777777" w:rsidR="004F65E4" w:rsidRPr="002A21CB" w:rsidRDefault="004F65E4" w:rsidP="004F65E4">
            <w:pPr>
              <w:pStyle w:val="Compact"/>
              <w:jc w:val="both"/>
              <w:rPr>
                <w:rFonts w:asciiTheme="majorBidi" w:hAnsiTheme="majorBidi" w:cstheme="majorBidi"/>
                <w:b/>
                <w:i w:val="0"/>
                <w:sz w:val="22"/>
                <w:lang w:val="en-GB"/>
                <w:rPrChange w:id="10125" w:author="Jane Shaw" w:date="2015-10-28T15:56:00Z">
                  <w:rPr>
                    <w:rFonts w:asciiTheme="majorBidi" w:hAnsiTheme="majorBidi" w:cstheme="majorBidi"/>
                    <w:i w:val="0"/>
                    <w:iCs w:val="0"/>
                    <w:sz w:val="22"/>
                    <w:lang w:val="en-GB"/>
                  </w:rPr>
                </w:rPrChange>
              </w:rPr>
            </w:pPr>
            <w:r w:rsidRPr="002A21CB">
              <w:rPr>
                <w:rFonts w:asciiTheme="majorBidi" w:hAnsiTheme="majorBidi" w:cstheme="majorBidi"/>
                <w:b/>
                <w:sz w:val="22"/>
                <w:lang w:val="en-GB"/>
                <w:rPrChange w:id="10126" w:author="Jane Shaw" w:date="2015-10-28T15:56:00Z">
                  <w:rPr>
                    <w:rFonts w:asciiTheme="majorBidi" w:hAnsiTheme="majorBidi" w:cstheme="majorBidi"/>
                    <w:sz w:val="22"/>
                    <w:lang w:val="en-GB"/>
                  </w:rPr>
                </w:rPrChange>
              </w:rPr>
              <w:t>Name</w:t>
            </w:r>
          </w:p>
        </w:tc>
        <w:tc>
          <w:tcPr>
            <w:tcW w:w="0" w:type="auto"/>
          </w:tcPr>
          <w:p w14:paraId="7BDD6597" w14:textId="32062201" w:rsidR="004F65E4" w:rsidRPr="002A21CB" w:rsidRDefault="004F65E4" w:rsidP="00DF5F4D">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127" w:author="Jane Shaw" w:date="2015-10-28T15:56:00Z">
                  <w:rPr>
                    <w:rFonts w:asciiTheme="majorBidi" w:hAnsiTheme="majorBidi" w:cstheme="majorBidi"/>
                    <w:i w:val="0"/>
                    <w:iCs w:val="0"/>
                    <w:sz w:val="22"/>
                    <w:lang w:val="en-GB"/>
                  </w:rPr>
                </w:rPrChange>
              </w:rPr>
            </w:pPr>
            <w:r w:rsidRPr="002A21CB">
              <w:rPr>
                <w:rFonts w:asciiTheme="majorBidi" w:hAnsiTheme="majorBidi" w:cstheme="majorBidi"/>
                <w:b/>
                <w:sz w:val="22"/>
                <w:lang w:val="en-GB"/>
                <w:rPrChange w:id="10128" w:author="Jane Shaw" w:date="2015-10-28T15:56:00Z">
                  <w:rPr>
                    <w:rFonts w:asciiTheme="majorBidi" w:hAnsiTheme="majorBidi" w:cstheme="majorBidi"/>
                    <w:sz w:val="22"/>
                    <w:lang w:val="en-GB"/>
                  </w:rPr>
                </w:rPrChange>
              </w:rPr>
              <w:t xml:space="preserve">Area </w:t>
            </w:r>
            <w:r w:rsidR="002A21CB" w:rsidRPr="00DF5F4D">
              <w:rPr>
                <w:rFonts w:asciiTheme="majorBidi" w:hAnsiTheme="majorBidi" w:cstheme="majorBidi"/>
                <w:b/>
                <w:i w:val="0"/>
                <w:sz w:val="22"/>
                <w:lang w:val="en-GB"/>
              </w:rPr>
              <w:t xml:space="preserve">harvested </w:t>
            </w:r>
            <w:r w:rsidRPr="002A21CB">
              <w:rPr>
                <w:rFonts w:asciiTheme="majorBidi" w:hAnsiTheme="majorBidi" w:cstheme="majorBidi"/>
                <w:b/>
                <w:sz w:val="22"/>
                <w:lang w:val="en-GB"/>
                <w:rPrChange w:id="10129" w:author="Jane Shaw" w:date="2015-10-28T15:56:00Z">
                  <w:rPr>
                    <w:rFonts w:asciiTheme="majorBidi" w:hAnsiTheme="majorBidi" w:cstheme="majorBidi"/>
                    <w:sz w:val="22"/>
                    <w:lang w:val="en-GB"/>
                  </w:rPr>
                </w:rPrChange>
              </w:rPr>
              <w:t>(</w:t>
            </w:r>
            <w:del w:id="10130" w:author="Jane Shaw" w:date="2015-10-28T15:56:00Z">
              <w:r w:rsidRPr="002A21CB" w:rsidDel="002A21CB">
                <w:rPr>
                  <w:rFonts w:asciiTheme="majorBidi" w:hAnsiTheme="majorBidi" w:cstheme="majorBidi"/>
                  <w:b/>
                  <w:sz w:val="22"/>
                  <w:lang w:val="en-GB"/>
                  <w:rPrChange w:id="10131" w:author="Jane Shaw" w:date="2015-10-28T15:56:00Z">
                    <w:rPr>
                      <w:rFonts w:asciiTheme="majorBidi" w:hAnsiTheme="majorBidi" w:cstheme="majorBidi"/>
                      <w:sz w:val="22"/>
                      <w:lang w:val="en-GB"/>
                    </w:rPr>
                  </w:rPrChange>
                </w:rPr>
                <w:delText>hectare</w:delText>
              </w:r>
            </w:del>
            <w:ins w:id="10132" w:author="Jane Shaw" w:date="2015-10-28T15:56:00Z">
              <w:r w:rsidR="002A21CB">
                <w:rPr>
                  <w:rFonts w:asciiTheme="majorBidi" w:hAnsiTheme="majorBidi" w:cstheme="majorBidi"/>
                  <w:b/>
                  <w:i w:val="0"/>
                  <w:sz w:val="22"/>
                  <w:lang w:val="en-GB"/>
                </w:rPr>
                <w:t>ha</w:t>
              </w:r>
            </w:ins>
            <w:r w:rsidRPr="002A21CB">
              <w:rPr>
                <w:rFonts w:asciiTheme="majorBidi" w:hAnsiTheme="majorBidi" w:cstheme="majorBidi"/>
                <w:b/>
                <w:sz w:val="22"/>
                <w:lang w:val="en-GB"/>
                <w:rPrChange w:id="10133" w:author="Jane Shaw" w:date="2015-10-28T15:56:00Z">
                  <w:rPr>
                    <w:rFonts w:asciiTheme="majorBidi" w:hAnsiTheme="majorBidi" w:cstheme="majorBidi"/>
                    <w:sz w:val="22"/>
                    <w:lang w:val="en-GB"/>
                  </w:rPr>
                </w:rPrChange>
              </w:rPr>
              <w:t>)</w:t>
            </w:r>
          </w:p>
        </w:tc>
        <w:tc>
          <w:tcPr>
            <w:tcW w:w="0" w:type="auto"/>
          </w:tcPr>
          <w:p w14:paraId="778F416C" w14:textId="155943D1" w:rsidR="004F65E4" w:rsidRPr="002A21CB" w:rsidRDefault="004F65E4" w:rsidP="00DF5F4D">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134" w:author="Jane Shaw" w:date="2015-10-28T15:56:00Z">
                  <w:rPr>
                    <w:rFonts w:asciiTheme="majorBidi" w:hAnsiTheme="majorBidi" w:cstheme="majorBidi"/>
                    <w:i w:val="0"/>
                    <w:iCs w:val="0"/>
                    <w:sz w:val="22"/>
                    <w:lang w:val="en-GB"/>
                  </w:rPr>
                </w:rPrChange>
              </w:rPr>
            </w:pPr>
            <w:r w:rsidRPr="002A21CB">
              <w:rPr>
                <w:rFonts w:asciiTheme="majorBidi" w:hAnsiTheme="majorBidi" w:cstheme="majorBidi"/>
                <w:b/>
                <w:sz w:val="22"/>
                <w:lang w:val="en-GB"/>
                <w:rPrChange w:id="10135" w:author="Jane Shaw" w:date="2015-10-28T15:56:00Z">
                  <w:rPr>
                    <w:rFonts w:asciiTheme="majorBidi" w:hAnsiTheme="majorBidi" w:cstheme="majorBidi"/>
                    <w:sz w:val="22"/>
                    <w:lang w:val="en-GB"/>
                  </w:rPr>
                </w:rPrChange>
              </w:rPr>
              <w:t>Yield (tonnes/</w:t>
            </w:r>
            <w:del w:id="10136" w:author="Jane Shaw" w:date="2015-10-28T15:56:00Z">
              <w:r w:rsidRPr="002A21CB" w:rsidDel="002A21CB">
                <w:rPr>
                  <w:rFonts w:asciiTheme="majorBidi" w:hAnsiTheme="majorBidi" w:cstheme="majorBidi"/>
                  <w:b/>
                  <w:sz w:val="22"/>
                  <w:lang w:val="en-GB"/>
                  <w:rPrChange w:id="10137" w:author="Jane Shaw" w:date="2015-10-28T15:56:00Z">
                    <w:rPr>
                      <w:rFonts w:asciiTheme="majorBidi" w:hAnsiTheme="majorBidi" w:cstheme="majorBidi"/>
                      <w:sz w:val="22"/>
                      <w:lang w:val="en-GB"/>
                    </w:rPr>
                  </w:rPrChange>
                </w:rPr>
                <w:delText>hectare</w:delText>
              </w:r>
            </w:del>
            <w:ins w:id="10138" w:author="Jane Shaw" w:date="2015-10-28T15:56:00Z">
              <w:r w:rsidR="002A21CB">
                <w:rPr>
                  <w:rFonts w:asciiTheme="majorBidi" w:hAnsiTheme="majorBidi" w:cstheme="majorBidi"/>
                  <w:b/>
                  <w:i w:val="0"/>
                  <w:sz w:val="22"/>
                  <w:lang w:val="en-GB"/>
                </w:rPr>
                <w:t>ha</w:t>
              </w:r>
            </w:ins>
            <w:r w:rsidRPr="002A21CB">
              <w:rPr>
                <w:rFonts w:asciiTheme="majorBidi" w:hAnsiTheme="majorBidi" w:cstheme="majorBidi"/>
                <w:b/>
                <w:sz w:val="22"/>
                <w:lang w:val="en-GB"/>
                <w:rPrChange w:id="10139" w:author="Jane Shaw" w:date="2015-10-28T15:56:00Z">
                  <w:rPr>
                    <w:rFonts w:asciiTheme="majorBidi" w:hAnsiTheme="majorBidi" w:cstheme="majorBidi"/>
                    <w:sz w:val="22"/>
                    <w:lang w:val="en-GB"/>
                  </w:rPr>
                </w:rPrChange>
              </w:rPr>
              <w:t>)</w:t>
            </w:r>
          </w:p>
        </w:tc>
        <w:tc>
          <w:tcPr>
            <w:tcW w:w="0" w:type="auto"/>
          </w:tcPr>
          <w:p w14:paraId="4DCDB7E8" w14:textId="77777777" w:rsidR="004F65E4" w:rsidRPr="002A21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140" w:author="Jane Shaw" w:date="2015-10-28T15:56:00Z">
                  <w:rPr>
                    <w:rFonts w:asciiTheme="majorBidi" w:hAnsiTheme="majorBidi" w:cstheme="majorBidi"/>
                    <w:i w:val="0"/>
                    <w:iCs w:val="0"/>
                    <w:sz w:val="22"/>
                    <w:lang w:val="en-GB"/>
                  </w:rPr>
                </w:rPrChange>
              </w:rPr>
            </w:pPr>
            <w:r w:rsidRPr="002A21CB">
              <w:rPr>
                <w:rFonts w:asciiTheme="majorBidi" w:hAnsiTheme="majorBidi" w:cstheme="majorBidi"/>
                <w:b/>
                <w:sz w:val="22"/>
                <w:lang w:val="en-GB"/>
                <w:rPrChange w:id="10141" w:author="Jane Shaw" w:date="2015-10-28T15:56:00Z">
                  <w:rPr>
                    <w:rFonts w:asciiTheme="majorBidi" w:hAnsiTheme="majorBidi" w:cstheme="majorBidi"/>
                    <w:sz w:val="22"/>
                    <w:lang w:val="en-GB"/>
                  </w:rPr>
                </w:rPrChange>
              </w:rPr>
              <w:t>Production (tonnes)</w:t>
            </w:r>
          </w:p>
        </w:tc>
      </w:tr>
      <w:tr w:rsidR="004F65E4" w:rsidRPr="00F31509" w14:paraId="7D6797C4"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C8E4AA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49D24C1F" w14:textId="2A16E513"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w:t>
            </w:r>
            <w:ins w:id="10142" w:author="Jane Shaw" w:date="2015-10-28T15:56:00Z">
              <w:r w:rsidR="002A21CB">
                <w:rPr>
                  <w:rFonts w:asciiTheme="majorBidi" w:hAnsiTheme="majorBidi" w:cstheme="majorBidi"/>
                  <w:sz w:val="22"/>
                  <w:lang w:val="en-GB"/>
                </w:rPr>
                <w:t xml:space="preserve"> </w:t>
              </w:r>
            </w:ins>
            <w:del w:id="10143" w:author="Jane Shaw" w:date="2015-10-28T15:56:00Z">
              <w:r w:rsidRPr="00F31509" w:rsidDel="002A21CB">
                <w:rPr>
                  <w:rFonts w:asciiTheme="majorBidi" w:hAnsiTheme="majorBidi" w:cstheme="majorBidi"/>
                  <w:sz w:val="22"/>
                  <w:lang w:val="en-GB"/>
                </w:rPr>
                <w:delText>,</w:delText>
              </w:r>
            </w:del>
            <w:r w:rsidRPr="00F31509">
              <w:rPr>
                <w:rFonts w:asciiTheme="majorBidi" w:hAnsiTheme="majorBidi" w:cstheme="majorBidi"/>
                <w:sz w:val="22"/>
                <w:lang w:val="en-GB"/>
              </w:rPr>
              <w:t>500</w:t>
            </w:r>
            <w:ins w:id="10144" w:author="Jane Shaw" w:date="2015-10-28T15:56:00Z">
              <w:r w:rsidR="002A21CB">
                <w:rPr>
                  <w:rFonts w:asciiTheme="majorBidi" w:hAnsiTheme="majorBidi" w:cstheme="majorBidi"/>
                  <w:sz w:val="22"/>
                  <w:lang w:val="en-GB"/>
                </w:rPr>
                <w:t xml:space="preserve"> </w:t>
              </w:r>
            </w:ins>
            <w:del w:id="10145" w:author="Jane Shaw" w:date="2015-10-28T15:56:00Z">
              <w:r w:rsidRPr="00F31509" w:rsidDel="002A21CB">
                <w:rPr>
                  <w:rFonts w:asciiTheme="majorBidi" w:hAnsiTheme="majorBidi" w:cstheme="majorBidi"/>
                  <w:sz w:val="22"/>
                  <w:lang w:val="en-GB"/>
                </w:rPr>
                <w:delText>,</w:delText>
              </w:r>
            </w:del>
            <w:r w:rsidRPr="00F31509">
              <w:rPr>
                <w:rFonts w:asciiTheme="majorBidi" w:hAnsiTheme="majorBidi" w:cstheme="majorBidi"/>
                <w:sz w:val="22"/>
                <w:lang w:val="en-GB"/>
              </w:rPr>
              <w:t>000</w:t>
            </w:r>
          </w:p>
        </w:tc>
        <w:tc>
          <w:tcPr>
            <w:tcW w:w="0" w:type="auto"/>
          </w:tcPr>
          <w:p w14:paraId="23BF133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14:paraId="7451B3B2" w14:textId="0E76EE30" w:rsidR="004F65E4" w:rsidRPr="0060571C"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Change w:id="10146" w:author="Jane Shaw" w:date="2015-10-28T17:28:00Z">
                  <w:rPr>
                    <w:rFonts w:asciiTheme="majorBidi" w:hAnsiTheme="majorBidi" w:cstheme="majorBidi"/>
                    <w:sz w:val="22"/>
                    <w:lang w:val="en-GB"/>
                  </w:rPr>
                </w:rPrChange>
              </w:rPr>
            </w:pPr>
            <w:r w:rsidRPr="0060571C">
              <w:rPr>
                <w:rFonts w:asciiTheme="majorBidi" w:hAnsiTheme="majorBidi" w:cstheme="majorBidi"/>
                <w:b/>
                <w:sz w:val="22"/>
                <w:lang w:val="en-GB"/>
                <w:rPrChange w:id="10147" w:author="Jane Shaw" w:date="2015-10-28T17:28:00Z">
                  <w:rPr>
                    <w:rFonts w:asciiTheme="majorBidi" w:hAnsiTheme="majorBidi" w:cstheme="majorBidi"/>
                    <w:sz w:val="22"/>
                    <w:lang w:val="en-GB"/>
                  </w:rPr>
                </w:rPrChange>
              </w:rPr>
              <w:t>54</w:t>
            </w:r>
            <w:ins w:id="10148" w:author="Jane Shaw" w:date="2015-10-28T15:56:00Z">
              <w:r w:rsidR="002A21CB" w:rsidRPr="0060571C">
                <w:rPr>
                  <w:rFonts w:asciiTheme="majorBidi" w:hAnsiTheme="majorBidi" w:cstheme="majorBidi"/>
                  <w:b/>
                  <w:sz w:val="22"/>
                  <w:lang w:val="en-GB"/>
                  <w:rPrChange w:id="10149" w:author="Jane Shaw" w:date="2015-10-28T17:28:00Z">
                    <w:rPr>
                      <w:rFonts w:asciiTheme="majorBidi" w:hAnsiTheme="majorBidi" w:cstheme="majorBidi"/>
                      <w:sz w:val="22"/>
                      <w:lang w:val="en-GB"/>
                    </w:rPr>
                  </w:rPrChange>
                </w:rPr>
                <w:t xml:space="preserve"> </w:t>
              </w:r>
            </w:ins>
            <w:del w:id="10150" w:author="Jane Shaw" w:date="2015-10-28T15:56:00Z">
              <w:r w:rsidRPr="0060571C" w:rsidDel="002A21CB">
                <w:rPr>
                  <w:rFonts w:asciiTheme="majorBidi" w:hAnsiTheme="majorBidi" w:cstheme="majorBidi"/>
                  <w:b/>
                  <w:sz w:val="22"/>
                  <w:lang w:val="en-GB"/>
                  <w:rPrChange w:id="10151" w:author="Jane Shaw" w:date="2015-10-28T17:28:00Z">
                    <w:rPr>
                      <w:rFonts w:asciiTheme="majorBidi" w:hAnsiTheme="majorBidi" w:cstheme="majorBidi"/>
                      <w:sz w:val="22"/>
                      <w:lang w:val="en-GB"/>
                    </w:rPr>
                  </w:rPrChange>
                </w:rPr>
                <w:delText>,</w:delText>
              </w:r>
            </w:del>
            <w:r w:rsidRPr="0060571C">
              <w:rPr>
                <w:rFonts w:asciiTheme="majorBidi" w:hAnsiTheme="majorBidi" w:cstheme="majorBidi"/>
                <w:b/>
                <w:sz w:val="22"/>
                <w:lang w:val="en-GB"/>
                <w:rPrChange w:id="10152" w:author="Jane Shaw" w:date="2015-10-28T17:28:00Z">
                  <w:rPr>
                    <w:rFonts w:asciiTheme="majorBidi" w:hAnsiTheme="majorBidi" w:cstheme="majorBidi"/>
                    <w:sz w:val="22"/>
                    <w:lang w:val="en-GB"/>
                  </w:rPr>
                </w:rPrChange>
              </w:rPr>
              <w:t>420</w:t>
            </w:r>
            <w:ins w:id="10153" w:author="Jane Shaw" w:date="2015-10-28T15:56:00Z">
              <w:r w:rsidR="002A21CB" w:rsidRPr="0060571C">
                <w:rPr>
                  <w:rFonts w:asciiTheme="majorBidi" w:hAnsiTheme="majorBidi" w:cstheme="majorBidi"/>
                  <w:b/>
                  <w:sz w:val="22"/>
                  <w:lang w:val="en-GB"/>
                  <w:rPrChange w:id="10154" w:author="Jane Shaw" w:date="2015-10-28T17:28:00Z">
                    <w:rPr>
                      <w:rFonts w:asciiTheme="majorBidi" w:hAnsiTheme="majorBidi" w:cstheme="majorBidi"/>
                      <w:sz w:val="22"/>
                      <w:lang w:val="en-GB"/>
                    </w:rPr>
                  </w:rPrChange>
                </w:rPr>
                <w:t xml:space="preserve"> </w:t>
              </w:r>
            </w:ins>
            <w:del w:id="10155" w:author="Jane Shaw" w:date="2015-10-28T15:56:00Z">
              <w:r w:rsidRPr="0060571C" w:rsidDel="002A21CB">
                <w:rPr>
                  <w:rFonts w:asciiTheme="majorBidi" w:hAnsiTheme="majorBidi" w:cstheme="majorBidi"/>
                  <w:b/>
                  <w:sz w:val="22"/>
                  <w:lang w:val="en-GB"/>
                  <w:rPrChange w:id="10156" w:author="Jane Shaw" w:date="2015-10-28T17:28:00Z">
                    <w:rPr>
                      <w:rFonts w:asciiTheme="majorBidi" w:hAnsiTheme="majorBidi" w:cstheme="majorBidi"/>
                      <w:sz w:val="22"/>
                      <w:lang w:val="en-GB"/>
                    </w:rPr>
                  </w:rPrChange>
                </w:rPr>
                <w:delText>,</w:delText>
              </w:r>
            </w:del>
            <w:r w:rsidRPr="0060571C">
              <w:rPr>
                <w:rFonts w:asciiTheme="majorBidi" w:hAnsiTheme="majorBidi" w:cstheme="majorBidi"/>
                <w:b/>
                <w:sz w:val="22"/>
                <w:lang w:val="en-GB"/>
                <w:rPrChange w:id="10157" w:author="Jane Shaw" w:date="2015-10-28T17:28:00Z">
                  <w:rPr>
                    <w:rFonts w:asciiTheme="majorBidi" w:hAnsiTheme="majorBidi" w:cstheme="majorBidi"/>
                    <w:sz w:val="22"/>
                    <w:lang w:val="en-GB"/>
                  </w:rPr>
                </w:rPrChange>
              </w:rPr>
              <w:t>000</w:t>
            </w:r>
          </w:p>
        </w:tc>
      </w:tr>
      <w:tr w:rsidR="004F65E4" w:rsidRPr="00F31509" w14:paraId="32D8CFD1"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A362DD2"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5B888F4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20EC92C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2EC76775" w14:textId="20025890"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w:t>
            </w:r>
            <w:ins w:id="10158" w:author="Jane Shaw" w:date="2015-10-28T15:56:00Z">
              <w:r w:rsidR="002A21CB">
                <w:rPr>
                  <w:rFonts w:asciiTheme="majorBidi" w:hAnsiTheme="majorBidi" w:cstheme="majorBidi"/>
                  <w:sz w:val="22"/>
                  <w:lang w:val="en-GB"/>
                </w:rPr>
                <w:t xml:space="preserve"> </w:t>
              </w:r>
            </w:ins>
            <w:del w:id="10159" w:author="Jane Shaw" w:date="2015-10-28T15:56:00Z">
              <w:r w:rsidRPr="00F31509" w:rsidDel="002A21CB">
                <w:rPr>
                  <w:rFonts w:asciiTheme="majorBidi" w:hAnsiTheme="majorBidi" w:cstheme="majorBidi"/>
                  <w:sz w:val="22"/>
                  <w:lang w:val="en-GB"/>
                </w:rPr>
                <w:delText>,</w:delText>
              </w:r>
            </w:del>
            <w:r w:rsidRPr="00F31509">
              <w:rPr>
                <w:rFonts w:asciiTheme="majorBidi" w:hAnsiTheme="majorBidi" w:cstheme="majorBidi"/>
                <w:sz w:val="22"/>
                <w:lang w:val="en-GB"/>
              </w:rPr>
              <w:t>650</w:t>
            </w:r>
            <w:ins w:id="10160" w:author="Jane Shaw" w:date="2015-10-28T15:56:00Z">
              <w:r w:rsidR="002A21CB">
                <w:rPr>
                  <w:rFonts w:asciiTheme="majorBidi" w:hAnsiTheme="majorBidi" w:cstheme="majorBidi"/>
                  <w:sz w:val="22"/>
                  <w:lang w:val="en-GB"/>
                </w:rPr>
                <w:t xml:space="preserve"> </w:t>
              </w:r>
            </w:ins>
            <w:del w:id="10161" w:author="Jane Shaw" w:date="2015-10-28T15:56:00Z">
              <w:r w:rsidRPr="00F31509" w:rsidDel="002A21CB">
                <w:rPr>
                  <w:rFonts w:asciiTheme="majorBidi" w:hAnsiTheme="majorBidi" w:cstheme="majorBidi"/>
                  <w:sz w:val="22"/>
                  <w:lang w:val="en-GB"/>
                </w:rPr>
                <w:delText>,</w:delText>
              </w:r>
            </w:del>
            <w:r w:rsidRPr="00F31509">
              <w:rPr>
                <w:rFonts w:asciiTheme="majorBidi" w:hAnsiTheme="majorBidi" w:cstheme="majorBidi"/>
                <w:sz w:val="22"/>
                <w:lang w:val="en-GB"/>
              </w:rPr>
              <w:t>000</w:t>
            </w:r>
          </w:p>
        </w:tc>
      </w:tr>
    </w:tbl>
    <w:p w14:paraId="150C47E2" w14:textId="77777777" w:rsidR="002A21CB" w:rsidRDefault="002A21CB" w:rsidP="004F65E4">
      <w:pPr>
        <w:jc w:val="both"/>
        <w:rPr>
          <w:ins w:id="10162" w:author="Jane Shaw" w:date="2015-10-28T15:56:00Z"/>
          <w:rFonts w:asciiTheme="majorBidi" w:eastAsia="Times New Roman" w:hAnsiTheme="majorBidi" w:cstheme="majorBidi"/>
          <w:lang w:val="en-GB"/>
        </w:rPr>
      </w:pPr>
    </w:p>
    <w:p w14:paraId="42A9565F" w14:textId="00D57EB6"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t>
      </w:r>
      <w:del w:id="10163" w:author="Jane Shaw" w:date="2015-10-28T15:57:00Z">
        <w:r w:rsidRPr="00F31509" w:rsidDel="002A21CB">
          <w:rPr>
            <w:rFonts w:asciiTheme="majorBidi" w:eastAsia="Times New Roman" w:hAnsiTheme="majorBidi" w:cstheme="majorBidi"/>
            <w:lang w:val="en-GB"/>
          </w:rPr>
          <w:delText xml:space="preserve">we fill in the table with our </w:delText>
        </w:r>
      </w:del>
      <w:r w:rsidRPr="00F31509">
        <w:rPr>
          <w:rFonts w:asciiTheme="majorBidi" w:eastAsia="Times New Roman" w:hAnsiTheme="majorBidi" w:cstheme="majorBidi"/>
          <w:lang w:val="en-GB"/>
        </w:rPr>
        <w:t>imputed and official production quantities</w:t>
      </w:r>
      <w:ins w:id="10164" w:author="Jane Shaw" w:date="2015-10-28T15:57:00Z">
        <w:r w:rsidR="002A21CB">
          <w:rPr>
            <w:rFonts w:asciiTheme="majorBidi" w:eastAsia="Times New Roman" w:hAnsiTheme="majorBidi" w:cstheme="majorBidi"/>
            <w:lang w:val="en-GB"/>
          </w:rPr>
          <w:t xml:space="preserve"> are added to the table</w:t>
        </w:r>
      </w:ins>
      <w:r w:rsidRPr="00F31509">
        <w:rPr>
          <w:rFonts w:asciiTheme="majorBidi" w:eastAsia="Times New Roman" w:hAnsiTheme="majorBidi" w:cstheme="majorBidi"/>
          <w:lang w:val="en-GB"/>
        </w:rPr>
        <w:t xml:space="preserve">. Production is </w:t>
      </w:r>
      <w:del w:id="10165" w:author="Jane Shaw" w:date="2015-10-28T15:57:00Z">
        <w:r w:rsidRPr="00F31509" w:rsidDel="002A21CB">
          <w:rPr>
            <w:rFonts w:asciiTheme="majorBidi" w:eastAsia="Times New Roman" w:hAnsiTheme="majorBidi" w:cstheme="majorBidi"/>
            <w:lang w:val="en-GB"/>
          </w:rPr>
          <w:delText xml:space="preserve">only </w:delText>
        </w:r>
      </w:del>
      <w:r w:rsidRPr="00F31509">
        <w:rPr>
          <w:rFonts w:asciiTheme="majorBidi" w:eastAsia="Times New Roman" w:hAnsiTheme="majorBidi" w:cstheme="majorBidi"/>
          <w:lang w:val="en-GB"/>
        </w:rPr>
        <w:t xml:space="preserve">imputed </w:t>
      </w:r>
      <w:ins w:id="10166" w:author="Jane Shaw" w:date="2015-10-28T15:57:00Z">
        <w:r w:rsidR="002A21CB">
          <w:rPr>
            <w:rFonts w:asciiTheme="majorBidi" w:eastAsia="Times New Roman" w:hAnsiTheme="majorBidi" w:cstheme="majorBidi"/>
            <w:lang w:val="en-GB"/>
          </w:rPr>
          <w:t xml:space="preserve">only </w:t>
        </w:r>
      </w:ins>
      <w:r w:rsidRPr="00F31509">
        <w:rPr>
          <w:rFonts w:asciiTheme="majorBidi" w:eastAsia="Times New Roman" w:hAnsiTheme="majorBidi" w:cstheme="majorBidi"/>
          <w:lang w:val="en-GB"/>
        </w:rPr>
        <w:t>for primary products</w:t>
      </w:r>
      <w:ins w:id="10167" w:author="Jane Shaw" w:date="2015-10-28T15:57:00Z">
        <w:r w:rsidR="002A21C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0168" w:author="Jane Shaw" w:date="2015-10-28T15:57:00Z">
        <w:r w:rsidRPr="00F31509" w:rsidDel="002A21CB">
          <w:rPr>
            <w:rFonts w:asciiTheme="majorBidi" w:eastAsia="Times New Roman" w:hAnsiTheme="majorBidi" w:cstheme="majorBidi"/>
            <w:lang w:val="en-GB"/>
          </w:rPr>
          <w:delText xml:space="preserve">(and occasionally </w:delText>
        </w:r>
      </w:del>
      <w:r w:rsidR="002A21CB" w:rsidRPr="00F31509">
        <w:rPr>
          <w:rFonts w:asciiTheme="majorBidi" w:eastAsia="Times New Roman" w:hAnsiTheme="majorBidi" w:cstheme="majorBidi"/>
          <w:lang w:val="en-GB"/>
        </w:rPr>
        <w:t xml:space="preserve">Official </w:t>
      </w:r>
      <w:r w:rsidRPr="00F31509">
        <w:rPr>
          <w:rFonts w:asciiTheme="majorBidi" w:eastAsia="Times New Roman" w:hAnsiTheme="majorBidi" w:cstheme="majorBidi"/>
          <w:lang w:val="en-GB"/>
        </w:rPr>
        <w:t xml:space="preserve">figures are </w:t>
      </w:r>
      <w:ins w:id="10169" w:author="Jane Shaw" w:date="2015-10-28T15:58:00Z">
        <w:r w:rsidR="002A21CB" w:rsidRPr="00F31509">
          <w:rPr>
            <w:rFonts w:asciiTheme="majorBidi" w:eastAsia="Times New Roman" w:hAnsiTheme="majorBidi" w:cstheme="majorBidi"/>
            <w:lang w:val="en-GB"/>
          </w:rPr>
          <w:t xml:space="preserve">occasionally </w:t>
        </w:r>
      </w:ins>
      <w:r w:rsidRPr="00F31509">
        <w:rPr>
          <w:rFonts w:asciiTheme="majorBidi" w:eastAsia="Times New Roman" w:hAnsiTheme="majorBidi" w:cstheme="majorBidi"/>
          <w:lang w:val="en-GB"/>
        </w:rPr>
        <w:t xml:space="preserve">provided for processed products, as </w:t>
      </w:r>
      <w:del w:id="10170" w:author="Jane Shaw" w:date="2015-10-28T15:59:00Z">
        <w:r w:rsidRPr="00F31509" w:rsidDel="002A21CB">
          <w:rPr>
            <w:rFonts w:asciiTheme="majorBidi" w:eastAsia="Times New Roman" w:hAnsiTheme="majorBidi" w:cstheme="majorBidi"/>
            <w:lang w:val="en-GB"/>
          </w:rPr>
          <w:delText xml:space="preserve">is the case </w:delText>
        </w:r>
      </w:del>
      <w:del w:id="10171" w:author="Jane Shaw" w:date="2015-10-28T15:58:00Z">
        <w:r w:rsidRPr="00F31509" w:rsidDel="002A21CB">
          <w:rPr>
            <w:rFonts w:asciiTheme="majorBidi" w:eastAsia="Times New Roman" w:hAnsiTheme="majorBidi" w:cstheme="majorBidi"/>
            <w:lang w:val="en-GB"/>
          </w:rPr>
          <w:delText>here)</w:delText>
        </w:r>
      </w:del>
      <w:ins w:id="10172" w:author="Jane Shaw" w:date="2015-10-28T15:58:00Z">
        <w:r w:rsidR="002A21CB">
          <w:rPr>
            <w:rFonts w:asciiTheme="majorBidi" w:eastAsia="Times New Roman" w:hAnsiTheme="majorBidi" w:cstheme="majorBidi"/>
            <w:lang w:val="en-GB"/>
          </w:rPr>
          <w:t>in Table 9</w:t>
        </w:r>
      </w:ins>
      <w:ins w:id="10173" w:author="Jane Shaw" w:date="2015-10-28T15:59:00Z">
        <w:r w:rsidR="002A21CB">
          <w:rPr>
            <w:rFonts w:asciiTheme="majorBidi" w:eastAsia="Times New Roman" w:hAnsiTheme="majorBidi" w:cstheme="majorBidi"/>
            <w:lang w:val="en-GB"/>
          </w:rPr>
          <w:t>,</w:t>
        </w:r>
      </w:ins>
      <w:del w:id="10174" w:author="Jane Shaw" w:date="2015-10-28T15:59:00Z">
        <w:r w:rsidRPr="00F31509" w:rsidDel="002A21C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175" w:author="Jane Shaw" w:date="2015-10-28T15:59:00Z">
        <w:r w:rsidRPr="00F31509" w:rsidDel="002A21CB">
          <w:rPr>
            <w:rFonts w:asciiTheme="majorBidi" w:eastAsia="Times New Roman" w:hAnsiTheme="majorBidi" w:cstheme="majorBidi"/>
            <w:lang w:val="en-GB"/>
          </w:rPr>
          <w:delText xml:space="preserve">So, </w:delText>
        </w:r>
      </w:del>
      <w:r w:rsidRPr="00F31509">
        <w:rPr>
          <w:rFonts w:asciiTheme="majorBidi" w:eastAsia="Times New Roman" w:hAnsiTheme="majorBidi" w:cstheme="majorBidi"/>
          <w:lang w:val="en-GB"/>
        </w:rPr>
        <w:t xml:space="preserve">in </w:t>
      </w:r>
      <w:del w:id="10176" w:author="Jane Shaw" w:date="2015-10-28T15:59:00Z">
        <w:r w:rsidRPr="00F31509" w:rsidDel="002A21CB">
          <w:rPr>
            <w:rFonts w:asciiTheme="majorBidi" w:eastAsia="Times New Roman" w:hAnsiTheme="majorBidi" w:cstheme="majorBidi"/>
            <w:lang w:val="en-GB"/>
          </w:rPr>
          <w:delText xml:space="preserve">this </w:delText>
        </w:r>
      </w:del>
      <w:ins w:id="10177" w:author="Jane Shaw" w:date="2015-10-28T15:59:00Z">
        <w:r w:rsidR="002A21CB">
          <w:rPr>
            <w:rFonts w:asciiTheme="majorBidi" w:eastAsia="Times New Roman" w:hAnsiTheme="majorBidi" w:cstheme="majorBidi"/>
            <w:lang w:val="en-GB"/>
          </w:rPr>
          <w:t xml:space="preserve">which </w:t>
        </w:r>
      </w:ins>
      <w:r w:rsidRPr="00F31509">
        <w:rPr>
          <w:rFonts w:asciiTheme="majorBidi" w:eastAsia="Times New Roman" w:hAnsiTheme="majorBidi" w:cstheme="majorBidi"/>
          <w:lang w:val="en-GB"/>
        </w:rPr>
        <w:t xml:space="preserve">case, no additional quantities are filled in </w:t>
      </w:r>
      <w:del w:id="10178" w:author="Jane Shaw" w:date="2015-10-28T16:00:00Z">
        <w:r w:rsidRPr="00F31509" w:rsidDel="002A21CB">
          <w:rPr>
            <w:rFonts w:asciiTheme="majorBidi" w:eastAsia="Times New Roman" w:hAnsiTheme="majorBidi" w:cstheme="majorBidi"/>
            <w:lang w:val="en-GB"/>
          </w:rPr>
          <w:delText xml:space="preserve">outside of </w:delText>
        </w:r>
      </w:del>
      <w:ins w:id="10179" w:author="Jane Shaw" w:date="2015-10-28T16:00:00Z">
        <w:r w:rsidR="002A21CB">
          <w:rPr>
            <w:rFonts w:asciiTheme="majorBidi" w:eastAsia="Times New Roman" w:hAnsiTheme="majorBidi" w:cstheme="majorBidi"/>
            <w:lang w:val="en-GB"/>
          </w:rPr>
          <w:t xml:space="preserve">other than </w:t>
        </w:r>
      </w:ins>
      <w:r w:rsidRPr="00F31509">
        <w:rPr>
          <w:rFonts w:asciiTheme="majorBidi" w:eastAsia="Times New Roman" w:hAnsiTheme="majorBidi" w:cstheme="majorBidi"/>
          <w:lang w:val="en-GB"/>
        </w:rPr>
        <w:t xml:space="preserve">wheat and flour. </w:t>
      </w:r>
      <w:ins w:id="10180" w:author="Jane Shaw" w:date="2015-10-28T16:00:00Z">
        <w:r w:rsidR="002A21CB">
          <w:rPr>
            <w:rFonts w:asciiTheme="majorBidi" w:eastAsia="Times New Roman" w:hAnsiTheme="majorBidi" w:cstheme="majorBidi"/>
            <w:lang w:val="en-GB"/>
          </w:rPr>
          <w:t xml:space="preserve">However, </w:t>
        </w:r>
      </w:ins>
      <w:r w:rsidRPr="00F31509">
        <w:rPr>
          <w:rFonts w:asciiTheme="majorBidi" w:eastAsia="Times New Roman" w:hAnsiTheme="majorBidi" w:cstheme="majorBidi"/>
          <w:lang w:val="en-GB"/>
        </w:rPr>
        <w:t xml:space="preserve">FBS compilers at </w:t>
      </w:r>
      <w:ins w:id="10181" w:author="Jane Shaw" w:date="2015-10-28T16:00:00Z">
        <w:r w:rsidR="002A21C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country level are </w:t>
      </w:r>
      <w:del w:id="10182" w:author="Jane Shaw" w:date="2015-10-28T16:00:00Z">
        <w:r w:rsidRPr="00F31509" w:rsidDel="002A21CB">
          <w:rPr>
            <w:rFonts w:asciiTheme="majorBidi" w:eastAsia="Times New Roman" w:hAnsiTheme="majorBidi" w:cstheme="majorBidi"/>
            <w:lang w:val="en-GB"/>
          </w:rPr>
          <w:delText xml:space="preserve">however </w:delText>
        </w:r>
      </w:del>
      <w:r w:rsidRPr="00F31509">
        <w:rPr>
          <w:rFonts w:asciiTheme="majorBidi" w:eastAsia="Times New Roman" w:hAnsiTheme="majorBidi" w:cstheme="majorBidi"/>
          <w:lang w:val="en-GB"/>
        </w:rPr>
        <w:t>encouraged to add estimates for activity levels (area harvested for crops</w:t>
      </w:r>
      <w:ins w:id="10183" w:author="Jane Shaw" w:date="2015-10-28T16:00:00Z">
        <w:r w:rsidR="002A21C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0184" w:author="Jane Shaw" w:date="2015-10-28T16:00:00Z">
        <w:r w:rsidRPr="00F31509" w:rsidDel="002A21CB">
          <w:rPr>
            <w:rFonts w:asciiTheme="majorBidi" w:eastAsia="Times New Roman" w:hAnsiTheme="majorBidi" w:cstheme="majorBidi"/>
            <w:lang w:val="en-GB"/>
          </w:rPr>
          <w:delText xml:space="preserve">and </w:delText>
        </w:r>
      </w:del>
      <w:r w:rsidRPr="00F31509">
        <w:rPr>
          <w:rFonts w:asciiTheme="majorBidi" w:eastAsia="Times New Roman" w:hAnsiTheme="majorBidi" w:cstheme="majorBidi"/>
          <w:lang w:val="en-GB"/>
        </w:rPr>
        <w:t>herd size</w:t>
      </w:r>
      <w:del w:id="10185" w:author="Jane Shaw" w:date="2015-10-28T16:00:00Z">
        <w:r w:rsidRPr="00F31509" w:rsidDel="002A21C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for livestock) </w:t>
      </w:r>
      <w:del w:id="10186" w:author="Jane Shaw" w:date="2015-10-28T16:00:00Z">
        <w:r w:rsidRPr="00F31509" w:rsidDel="002A21CB">
          <w:rPr>
            <w:rFonts w:asciiTheme="majorBidi" w:eastAsia="Times New Roman" w:hAnsiTheme="majorBidi" w:cstheme="majorBidi"/>
            <w:lang w:val="en-GB"/>
          </w:rPr>
          <w:delText xml:space="preserve">as well as </w:delText>
        </w:r>
      </w:del>
      <w:ins w:id="10187" w:author="Jane Shaw" w:date="2015-10-28T16:00:00Z">
        <w:r w:rsidR="002A21CB">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productivity </w:t>
      </w:r>
      <w:del w:id="10188" w:author="Jane Shaw" w:date="2015-10-28T16:00:00Z">
        <w:r w:rsidRPr="00F31509" w:rsidDel="002A21CB">
          <w:rPr>
            <w:rFonts w:asciiTheme="majorBidi" w:eastAsia="Times New Roman" w:hAnsiTheme="majorBidi" w:cstheme="majorBidi"/>
            <w:lang w:val="en-GB"/>
          </w:rPr>
          <w:delText xml:space="preserve">estimates </w:delText>
        </w:r>
      </w:del>
      <w:r w:rsidRPr="00F31509">
        <w:rPr>
          <w:rFonts w:asciiTheme="majorBidi" w:eastAsia="Times New Roman" w:hAnsiTheme="majorBidi" w:cstheme="majorBidi"/>
          <w:lang w:val="en-GB"/>
        </w:rPr>
        <w:t>(yields and cropping intensity for crops</w:t>
      </w:r>
      <w:ins w:id="10189" w:author="Jane Shaw" w:date="2015-10-28T16:00:00Z">
        <w:r w:rsidR="002A21C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0190" w:author="Jane Shaw" w:date="2015-10-28T16:00:00Z">
        <w:r w:rsidRPr="00F31509" w:rsidDel="002A21CB">
          <w:rPr>
            <w:rFonts w:asciiTheme="majorBidi" w:eastAsia="Times New Roman" w:hAnsiTheme="majorBidi" w:cstheme="majorBidi"/>
            <w:lang w:val="en-GB"/>
          </w:rPr>
          <w:delText xml:space="preserve">and </w:delText>
        </w:r>
      </w:del>
      <w:r w:rsidRPr="00F31509">
        <w:rPr>
          <w:rFonts w:asciiTheme="majorBidi" w:eastAsia="Times New Roman" w:hAnsiTheme="majorBidi" w:cstheme="majorBidi"/>
          <w:lang w:val="en-GB"/>
        </w:rPr>
        <w:t>slaughter weights and take-off rates for livestock) to the FBS and SUA tables. Th</w:t>
      </w:r>
      <w:ins w:id="10191" w:author="Jane Shaw" w:date="2015-10-28T16:01:00Z">
        <w:r w:rsidR="002A21CB">
          <w:rPr>
            <w:rFonts w:asciiTheme="majorBidi" w:eastAsia="Times New Roman" w:hAnsiTheme="majorBidi" w:cstheme="majorBidi"/>
            <w:lang w:val="en-GB"/>
          </w:rPr>
          <w:t xml:space="preserve">ese estimates </w:t>
        </w:r>
      </w:ins>
      <w:del w:id="10192" w:author="Jane Shaw" w:date="2015-10-28T16:01:00Z">
        <w:r w:rsidRPr="00F31509" w:rsidDel="002A21CB">
          <w:rPr>
            <w:rFonts w:asciiTheme="majorBidi" w:eastAsia="Times New Roman" w:hAnsiTheme="majorBidi" w:cstheme="majorBidi"/>
            <w:lang w:val="en-GB"/>
          </w:rPr>
          <w:delText xml:space="preserve">is </w:delText>
        </w:r>
      </w:del>
      <w:r w:rsidRPr="00F31509">
        <w:rPr>
          <w:rFonts w:asciiTheme="majorBidi" w:eastAsia="Times New Roman" w:hAnsiTheme="majorBidi" w:cstheme="majorBidi"/>
          <w:lang w:val="en-GB"/>
        </w:rPr>
        <w:t>provide</w:t>
      </w:r>
      <w:del w:id="10193" w:author="Jane Shaw" w:date="2015-10-28T16:01:00Z">
        <w:r w:rsidRPr="00F31509" w:rsidDel="002A21C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users of FBS tables </w:t>
      </w:r>
      <w:ins w:id="10194" w:author="Jane Shaw" w:date="2015-10-28T16:01:00Z">
        <w:r w:rsidR="002A21CB">
          <w:rPr>
            <w:rFonts w:asciiTheme="majorBidi" w:eastAsia="Times New Roman" w:hAnsiTheme="majorBidi" w:cstheme="majorBidi"/>
            <w:lang w:val="en-GB"/>
          </w:rPr>
          <w:t xml:space="preserve">with </w:t>
        </w:r>
      </w:ins>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information for policy decisions (e.g. </w:t>
      </w:r>
      <w:ins w:id="10195" w:author="Jane Shaw" w:date="2015-11-07T19:57:00Z">
        <w:r w:rsidR="00C83BC9">
          <w:rPr>
            <w:rFonts w:asciiTheme="majorBidi" w:eastAsia="Times New Roman" w:hAnsiTheme="majorBidi" w:cstheme="majorBidi"/>
            <w:lang w:val="en-GB"/>
          </w:rPr>
          <w:t xml:space="preserve">on </w:t>
        </w:r>
      </w:ins>
      <w:r w:rsidRPr="00F31509">
        <w:rPr>
          <w:rFonts w:asciiTheme="majorBidi" w:eastAsia="Times New Roman" w:hAnsiTheme="majorBidi" w:cstheme="majorBidi"/>
          <w:lang w:val="en-GB"/>
        </w:rPr>
        <w:t xml:space="preserve">promoting activity and/or productivity measures </w:t>
      </w:r>
      <w:del w:id="10196" w:author="Jane Shaw" w:date="2015-10-28T16:01:00Z">
        <w:r w:rsidRPr="00F31509" w:rsidDel="002A21CB">
          <w:rPr>
            <w:rFonts w:asciiTheme="majorBidi" w:eastAsia="Times New Roman" w:hAnsiTheme="majorBidi" w:cstheme="majorBidi"/>
            <w:lang w:val="en-GB"/>
          </w:rPr>
          <w:delText xml:space="preserve">in case of a </w:delText>
        </w:r>
      </w:del>
      <w:ins w:id="10197" w:author="Jane Shaw" w:date="2015-10-28T16:01:00Z">
        <w:r w:rsidR="002A21CB">
          <w:rPr>
            <w:rFonts w:asciiTheme="majorBidi" w:eastAsia="Times New Roman" w:hAnsiTheme="majorBidi" w:cstheme="majorBidi"/>
            <w:lang w:val="en-GB"/>
          </w:rPr>
          <w:t xml:space="preserve">to address a </w:t>
        </w:r>
      </w:ins>
      <w:r w:rsidRPr="00F31509">
        <w:rPr>
          <w:rFonts w:asciiTheme="majorBidi" w:eastAsia="Times New Roman" w:hAnsiTheme="majorBidi" w:cstheme="majorBidi"/>
          <w:lang w:val="en-GB"/>
        </w:rPr>
        <w:t>lack of production).</w:t>
      </w:r>
    </w:p>
    <w:p w14:paraId="7563655B" w14:textId="029E1A95" w:rsidR="004F65E4" w:rsidRPr="00F31509" w:rsidRDefault="004F65E4" w:rsidP="004F65E4">
      <w:pPr>
        <w:pStyle w:val="Didascalia"/>
        <w:keepNext/>
        <w:jc w:val="both"/>
        <w:rPr>
          <w:rFonts w:asciiTheme="majorBidi" w:hAnsiTheme="majorBidi" w:cstheme="majorBidi"/>
          <w:lang w:val="en-GB"/>
        </w:rPr>
      </w:pPr>
      <w:bookmarkStart w:id="10198" w:name="_Toc42842354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9</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 xml:space="preserve">Introducing estimates </w:t>
      </w:r>
      <w:del w:id="10199" w:author="Jane Shaw" w:date="2015-10-28T16:02:00Z">
        <w:r w:rsidR="00122211" w:rsidRPr="00F31509" w:rsidDel="002A21CB">
          <w:rPr>
            <w:rFonts w:asciiTheme="majorBidi" w:hAnsiTheme="majorBidi" w:cstheme="majorBidi"/>
            <w:lang w:val="en-GB"/>
          </w:rPr>
          <w:delText>for</w:delText>
        </w:r>
        <w:r w:rsidRPr="00F31509" w:rsidDel="002A21CB">
          <w:rPr>
            <w:rFonts w:asciiTheme="majorBidi" w:hAnsiTheme="majorBidi" w:cstheme="majorBidi"/>
            <w:lang w:val="en-GB"/>
          </w:rPr>
          <w:delText xml:space="preserve"> </w:delText>
        </w:r>
      </w:del>
      <w:ins w:id="10200" w:author="Jane Shaw" w:date="2015-10-28T16:02:00Z">
        <w:r w:rsidR="002A21CB">
          <w:rPr>
            <w:rFonts w:asciiTheme="majorBidi" w:hAnsiTheme="majorBidi" w:cstheme="majorBidi"/>
            <w:lang w:val="en-GB"/>
          </w:rPr>
          <w:t xml:space="preserve">of </w:t>
        </w:r>
      </w:ins>
      <w:r w:rsidRPr="00F31509">
        <w:rPr>
          <w:rFonts w:asciiTheme="majorBidi" w:hAnsiTheme="majorBidi" w:cstheme="majorBidi"/>
          <w:lang w:val="en-GB"/>
        </w:rPr>
        <w:t>wheat and flour production</w:t>
      </w:r>
      <w:r w:rsidR="00122211" w:rsidRPr="00F31509">
        <w:rPr>
          <w:rFonts w:asciiTheme="majorBidi" w:hAnsiTheme="majorBidi" w:cstheme="majorBidi"/>
          <w:lang w:val="en-GB"/>
        </w:rPr>
        <w:t xml:space="preserve"> in</w:t>
      </w:r>
      <w:ins w:id="10201" w:author="Jane Shaw" w:date="2015-10-28T16:02:00Z">
        <w:r w:rsidR="002A21CB">
          <w:rPr>
            <w:rFonts w:asciiTheme="majorBidi" w:hAnsiTheme="majorBidi" w:cstheme="majorBidi"/>
            <w:lang w:val="en-GB"/>
          </w:rPr>
          <w:t>to</w:t>
        </w:r>
      </w:ins>
      <w:r w:rsidR="00122211" w:rsidRPr="00F31509">
        <w:rPr>
          <w:rFonts w:asciiTheme="majorBidi" w:hAnsiTheme="majorBidi" w:cstheme="majorBidi"/>
          <w:lang w:val="en-GB"/>
        </w:rPr>
        <w:t xml:space="preserve"> the SUA table for wheat</w:t>
      </w:r>
      <w:bookmarkEnd w:id="10198"/>
    </w:p>
    <w:tbl>
      <w:tblPr>
        <w:tblStyle w:val="Tabellaclassica1"/>
        <w:tblW w:w="0" w:type="auto"/>
        <w:tblLook w:val="04A0" w:firstRow="1" w:lastRow="0" w:firstColumn="1" w:lastColumn="0" w:noHBand="0" w:noVBand="1"/>
      </w:tblPr>
      <w:tblGrid>
        <w:gridCol w:w="893"/>
        <w:gridCol w:w="1033"/>
        <w:gridCol w:w="787"/>
        <w:gridCol w:w="787"/>
        <w:gridCol w:w="747"/>
        <w:gridCol w:w="600"/>
        <w:gridCol w:w="1012"/>
        <w:gridCol w:w="580"/>
        <w:gridCol w:w="560"/>
        <w:gridCol w:w="748"/>
        <w:gridCol w:w="944"/>
        <w:gridCol w:w="551"/>
      </w:tblGrid>
      <w:tr w:rsidR="004F65E4" w:rsidRPr="00F31509" w14:paraId="419C0E61"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345504" w14:textId="77777777" w:rsidR="004F65E4" w:rsidRPr="002A21CB" w:rsidRDefault="004F65E4" w:rsidP="004F65E4">
            <w:pPr>
              <w:pStyle w:val="Compact"/>
              <w:keepNext/>
              <w:jc w:val="both"/>
              <w:rPr>
                <w:rFonts w:asciiTheme="majorBidi" w:hAnsiTheme="majorBidi" w:cstheme="majorBidi"/>
                <w:b/>
                <w:i w:val="0"/>
                <w:sz w:val="18"/>
                <w:lang w:val="en-GB"/>
                <w:rPrChange w:id="10202"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03" w:author="Jane Shaw" w:date="2015-10-28T16:03:00Z">
                  <w:rPr>
                    <w:rFonts w:asciiTheme="majorBidi" w:hAnsiTheme="majorBidi" w:cstheme="majorBidi"/>
                    <w:sz w:val="18"/>
                    <w:lang w:val="en-GB"/>
                  </w:rPr>
                </w:rPrChange>
              </w:rPr>
              <w:t>Name</w:t>
            </w:r>
          </w:p>
        </w:tc>
        <w:tc>
          <w:tcPr>
            <w:tcW w:w="0" w:type="auto"/>
          </w:tcPr>
          <w:p w14:paraId="4FAE1ECB"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04"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05" w:author="Jane Shaw" w:date="2015-10-28T16:03:00Z">
                  <w:rPr>
                    <w:rFonts w:asciiTheme="majorBidi" w:hAnsiTheme="majorBidi" w:cstheme="majorBidi"/>
                    <w:sz w:val="18"/>
                    <w:lang w:val="en-GB"/>
                  </w:rPr>
                </w:rPrChange>
              </w:rPr>
              <w:t>Production</w:t>
            </w:r>
          </w:p>
        </w:tc>
        <w:tc>
          <w:tcPr>
            <w:tcW w:w="0" w:type="auto"/>
          </w:tcPr>
          <w:p w14:paraId="65E02F41"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06"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07" w:author="Jane Shaw" w:date="2015-10-28T16:03:00Z">
                  <w:rPr>
                    <w:rFonts w:asciiTheme="majorBidi" w:hAnsiTheme="majorBidi" w:cstheme="majorBidi"/>
                    <w:sz w:val="18"/>
                    <w:lang w:val="en-GB"/>
                  </w:rPr>
                </w:rPrChange>
              </w:rPr>
              <w:t>Imports</w:t>
            </w:r>
          </w:p>
        </w:tc>
        <w:tc>
          <w:tcPr>
            <w:tcW w:w="0" w:type="auto"/>
          </w:tcPr>
          <w:p w14:paraId="6481D04A"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08"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09" w:author="Jane Shaw" w:date="2015-10-28T16:03:00Z">
                  <w:rPr>
                    <w:rFonts w:asciiTheme="majorBidi" w:hAnsiTheme="majorBidi" w:cstheme="majorBidi"/>
                    <w:sz w:val="18"/>
                    <w:lang w:val="en-GB"/>
                  </w:rPr>
                </w:rPrChange>
              </w:rPr>
              <w:t>Exports</w:t>
            </w:r>
          </w:p>
        </w:tc>
        <w:tc>
          <w:tcPr>
            <w:tcW w:w="0" w:type="auto"/>
          </w:tcPr>
          <w:p w14:paraId="63209480" w14:textId="6E5221C6"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10"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11" w:author="Jane Shaw" w:date="2015-10-28T16:03:00Z">
                  <w:rPr>
                    <w:rFonts w:asciiTheme="majorBidi" w:hAnsiTheme="majorBidi" w:cstheme="majorBidi"/>
                    <w:sz w:val="18"/>
                    <w:lang w:val="en-GB"/>
                  </w:rPr>
                </w:rPrChange>
              </w:rPr>
              <w:t xml:space="preserve">Stock </w:t>
            </w:r>
            <w:r w:rsidR="002A21CB" w:rsidRPr="00DF5F4D">
              <w:rPr>
                <w:rFonts w:asciiTheme="majorBidi" w:hAnsiTheme="majorBidi" w:cstheme="majorBidi"/>
                <w:b/>
                <w:i w:val="0"/>
                <w:sz w:val="18"/>
                <w:lang w:val="en-GB"/>
              </w:rPr>
              <w:t>change</w:t>
            </w:r>
          </w:p>
        </w:tc>
        <w:tc>
          <w:tcPr>
            <w:tcW w:w="0" w:type="auto"/>
          </w:tcPr>
          <w:p w14:paraId="73EDE8BC"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12"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13" w:author="Jane Shaw" w:date="2015-10-28T16:03:00Z">
                  <w:rPr>
                    <w:rFonts w:asciiTheme="majorBidi" w:hAnsiTheme="majorBidi" w:cstheme="majorBidi"/>
                    <w:sz w:val="18"/>
                    <w:lang w:val="en-GB"/>
                  </w:rPr>
                </w:rPrChange>
              </w:rPr>
              <w:t>Food</w:t>
            </w:r>
          </w:p>
        </w:tc>
        <w:tc>
          <w:tcPr>
            <w:tcW w:w="0" w:type="auto"/>
          </w:tcPr>
          <w:p w14:paraId="09066644" w14:textId="05A05753"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14"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15" w:author="Jane Shaw" w:date="2015-10-28T16:03:00Z">
                  <w:rPr>
                    <w:rFonts w:asciiTheme="majorBidi" w:hAnsiTheme="majorBidi" w:cstheme="majorBidi"/>
                    <w:sz w:val="18"/>
                    <w:lang w:val="en-GB"/>
                  </w:rPr>
                </w:rPrChange>
              </w:rPr>
              <w:t xml:space="preserve">Food </w:t>
            </w:r>
            <w:r w:rsidR="002A21CB" w:rsidRPr="00DF5F4D">
              <w:rPr>
                <w:rFonts w:asciiTheme="majorBidi" w:hAnsiTheme="majorBidi" w:cstheme="majorBidi"/>
                <w:b/>
                <w:i w:val="0"/>
                <w:sz w:val="18"/>
                <w:lang w:val="en-GB"/>
              </w:rPr>
              <w:t>processing</w:t>
            </w:r>
          </w:p>
        </w:tc>
        <w:tc>
          <w:tcPr>
            <w:tcW w:w="0" w:type="auto"/>
          </w:tcPr>
          <w:p w14:paraId="558DFCD1"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16"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17" w:author="Jane Shaw" w:date="2015-10-28T16:03:00Z">
                  <w:rPr>
                    <w:rFonts w:asciiTheme="majorBidi" w:hAnsiTheme="majorBidi" w:cstheme="majorBidi"/>
                    <w:sz w:val="18"/>
                    <w:lang w:val="en-GB"/>
                  </w:rPr>
                </w:rPrChange>
              </w:rPr>
              <w:t>Feed</w:t>
            </w:r>
          </w:p>
        </w:tc>
        <w:tc>
          <w:tcPr>
            <w:tcW w:w="0" w:type="auto"/>
          </w:tcPr>
          <w:p w14:paraId="4328CE05"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18"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19" w:author="Jane Shaw" w:date="2015-10-28T16:03:00Z">
                  <w:rPr>
                    <w:rFonts w:asciiTheme="majorBidi" w:hAnsiTheme="majorBidi" w:cstheme="majorBidi"/>
                    <w:sz w:val="18"/>
                    <w:lang w:val="en-GB"/>
                  </w:rPr>
                </w:rPrChange>
              </w:rPr>
              <w:t>Seed</w:t>
            </w:r>
          </w:p>
        </w:tc>
        <w:tc>
          <w:tcPr>
            <w:tcW w:w="0" w:type="auto"/>
          </w:tcPr>
          <w:p w14:paraId="0F746578"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20"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21" w:author="Jane Shaw" w:date="2015-10-28T16:03:00Z">
                  <w:rPr>
                    <w:rFonts w:asciiTheme="majorBidi" w:hAnsiTheme="majorBidi" w:cstheme="majorBidi"/>
                    <w:sz w:val="18"/>
                    <w:lang w:val="en-GB"/>
                  </w:rPr>
                </w:rPrChange>
              </w:rPr>
              <w:t>Tourist</w:t>
            </w:r>
          </w:p>
        </w:tc>
        <w:tc>
          <w:tcPr>
            <w:tcW w:w="0" w:type="auto"/>
          </w:tcPr>
          <w:p w14:paraId="7F65634A"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22"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23" w:author="Jane Shaw" w:date="2015-10-28T16:03:00Z">
                  <w:rPr>
                    <w:rFonts w:asciiTheme="majorBidi" w:hAnsiTheme="majorBidi" w:cstheme="majorBidi"/>
                    <w:sz w:val="18"/>
                    <w:lang w:val="en-GB"/>
                  </w:rPr>
                </w:rPrChange>
              </w:rPr>
              <w:t>Industrial</w:t>
            </w:r>
          </w:p>
        </w:tc>
        <w:tc>
          <w:tcPr>
            <w:tcW w:w="0" w:type="auto"/>
          </w:tcPr>
          <w:p w14:paraId="6F9EFEA6" w14:textId="77777777" w:rsidR="004F65E4" w:rsidRPr="002A21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0224" w:author="Jane Shaw" w:date="2015-10-28T16:03:00Z">
                  <w:rPr>
                    <w:rFonts w:asciiTheme="majorBidi" w:hAnsiTheme="majorBidi" w:cstheme="majorBidi"/>
                    <w:i w:val="0"/>
                    <w:iCs w:val="0"/>
                    <w:sz w:val="18"/>
                    <w:lang w:val="en-GB"/>
                  </w:rPr>
                </w:rPrChange>
              </w:rPr>
            </w:pPr>
            <w:r w:rsidRPr="002A21CB">
              <w:rPr>
                <w:rFonts w:asciiTheme="majorBidi" w:hAnsiTheme="majorBidi" w:cstheme="majorBidi"/>
                <w:b/>
                <w:sz w:val="18"/>
                <w:lang w:val="en-GB"/>
                <w:rPrChange w:id="10225" w:author="Jane Shaw" w:date="2015-10-28T16:03:00Z">
                  <w:rPr>
                    <w:rFonts w:asciiTheme="majorBidi" w:hAnsiTheme="majorBidi" w:cstheme="majorBidi"/>
                    <w:sz w:val="18"/>
                    <w:lang w:val="en-GB"/>
                  </w:rPr>
                </w:rPrChange>
              </w:rPr>
              <w:t>Loss</w:t>
            </w:r>
          </w:p>
        </w:tc>
      </w:tr>
      <w:tr w:rsidR="004F65E4" w:rsidRPr="00F31509" w14:paraId="5013F538"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1AE0849E"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14:paraId="324C7206" w14:textId="627299D7" w:rsidR="004F65E4" w:rsidRPr="00DF5F4D"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2A21CB">
              <w:rPr>
                <w:rFonts w:asciiTheme="majorBidi" w:hAnsiTheme="majorBidi" w:cstheme="majorBidi"/>
                <w:sz w:val="18"/>
                <w:lang w:val="en-GB"/>
                <w:rPrChange w:id="10226" w:author="Jane Shaw" w:date="2015-10-28T16:03:00Z">
                  <w:rPr>
                    <w:rFonts w:asciiTheme="majorBidi" w:hAnsiTheme="majorBidi" w:cstheme="majorBidi"/>
                    <w:b/>
                    <w:sz w:val="18"/>
                    <w:lang w:val="en-GB"/>
                  </w:rPr>
                </w:rPrChange>
              </w:rPr>
              <w:t>54</w:t>
            </w:r>
            <w:ins w:id="10227" w:author="Jane Shaw" w:date="2015-10-28T16:03:00Z">
              <w:r w:rsidR="002A21CB">
                <w:rPr>
                  <w:rFonts w:asciiTheme="majorBidi" w:hAnsiTheme="majorBidi" w:cstheme="majorBidi"/>
                  <w:sz w:val="18"/>
                  <w:lang w:val="en-GB"/>
                </w:rPr>
                <w:t xml:space="preserve"> </w:t>
              </w:r>
            </w:ins>
            <w:del w:id="10228" w:author="Jane Shaw" w:date="2015-10-28T16:03:00Z">
              <w:r w:rsidRPr="002A21CB" w:rsidDel="002A21CB">
                <w:rPr>
                  <w:rFonts w:asciiTheme="majorBidi" w:hAnsiTheme="majorBidi" w:cstheme="majorBidi"/>
                  <w:sz w:val="18"/>
                  <w:lang w:val="en-GB"/>
                  <w:rPrChange w:id="10229" w:author="Jane Shaw" w:date="2015-10-28T16:03:00Z">
                    <w:rPr>
                      <w:rFonts w:asciiTheme="majorBidi" w:hAnsiTheme="majorBidi" w:cstheme="majorBidi"/>
                      <w:b/>
                      <w:sz w:val="18"/>
                      <w:lang w:val="en-GB"/>
                    </w:rPr>
                  </w:rPrChange>
                </w:rPr>
                <w:delText>,</w:delText>
              </w:r>
            </w:del>
            <w:r w:rsidRPr="002A21CB">
              <w:rPr>
                <w:rFonts w:asciiTheme="majorBidi" w:hAnsiTheme="majorBidi" w:cstheme="majorBidi"/>
                <w:sz w:val="18"/>
                <w:lang w:val="en-GB"/>
                <w:rPrChange w:id="10230" w:author="Jane Shaw" w:date="2015-10-28T16:03:00Z">
                  <w:rPr>
                    <w:rFonts w:asciiTheme="majorBidi" w:hAnsiTheme="majorBidi" w:cstheme="majorBidi"/>
                    <w:b/>
                    <w:sz w:val="18"/>
                    <w:lang w:val="en-GB"/>
                  </w:rPr>
                </w:rPrChange>
              </w:rPr>
              <w:t>420</w:t>
            </w:r>
            <w:ins w:id="10231" w:author="Jane Shaw" w:date="2015-10-28T16:03:00Z">
              <w:r w:rsidR="002A21CB">
                <w:rPr>
                  <w:rFonts w:asciiTheme="majorBidi" w:hAnsiTheme="majorBidi" w:cstheme="majorBidi"/>
                  <w:sz w:val="18"/>
                  <w:lang w:val="en-GB"/>
                </w:rPr>
                <w:t xml:space="preserve"> </w:t>
              </w:r>
            </w:ins>
            <w:del w:id="10232" w:author="Jane Shaw" w:date="2015-10-28T16:03:00Z">
              <w:r w:rsidRPr="002A21CB" w:rsidDel="002A21CB">
                <w:rPr>
                  <w:rFonts w:asciiTheme="majorBidi" w:hAnsiTheme="majorBidi" w:cstheme="majorBidi"/>
                  <w:sz w:val="18"/>
                  <w:lang w:val="en-GB"/>
                  <w:rPrChange w:id="10233" w:author="Jane Shaw" w:date="2015-10-28T16:03:00Z">
                    <w:rPr>
                      <w:rFonts w:asciiTheme="majorBidi" w:hAnsiTheme="majorBidi" w:cstheme="majorBidi"/>
                      <w:b/>
                      <w:sz w:val="18"/>
                      <w:lang w:val="en-GB"/>
                    </w:rPr>
                  </w:rPrChange>
                </w:rPr>
                <w:delText>,</w:delText>
              </w:r>
            </w:del>
            <w:r w:rsidRPr="002A21CB">
              <w:rPr>
                <w:rFonts w:asciiTheme="majorBidi" w:hAnsiTheme="majorBidi" w:cstheme="majorBidi"/>
                <w:sz w:val="18"/>
                <w:lang w:val="en-GB"/>
                <w:rPrChange w:id="10234" w:author="Jane Shaw" w:date="2015-10-28T16:03:00Z">
                  <w:rPr>
                    <w:rFonts w:asciiTheme="majorBidi" w:hAnsiTheme="majorBidi" w:cstheme="majorBidi"/>
                    <w:b/>
                    <w:sz w:val="18"/>
                    <w:lang w:val="en-GB"/>
                  </w:rPr>
                </w:rPrChange>
              </w:rPr>
              <w:t>000</w:t>
            </w:r>
          </w:p>
        </w:tc>
        <w:tc>
          <w:tcPr>
            <w:tcW w:w="0" w:type="auto"/>
          </w:tcPr>
          <w:p w14:paraId="39BF14BD" w14:textId="77777777" w:rsidR="004F65E4" w:rsidRPr="00DF5F4D"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14:paraId="728B783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B8FC2D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532FC3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00192E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76E97F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8C8C0F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89F7C3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96D95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C03FD2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684B1CED"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8B351B1"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14:paraId="0251BFCF" w14:textId="3B3E89FB" w:rsidR="004F65E4" w:rsidRPr="00DF5F4D"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2A21CB">
              <w:rPr>
                <w:rFonts w:asciiTheme="majorBidi" w:hAnsiTheme="majorBidi" w:cstheme="majorBidi"/>
                <w:sz w:val="18"/>
                <w:lang w:val="en-GB"/>
                <w:rPrChange w:id="10235" w:author="Jane Shaw" w:date="2015-10-28T16:03:00Z">
                  <w:rPr>
                    <w:rFonts w:asciiTheme="majorBidi" w:hAnsiTheme="majorBidi" w:cstheme="majorBidi"/>
                    <w:b/>
                    <w:sz w:val="18"/>
                    <w:lang w:val="en-GB"/>
                  </w:rPr>
                </w:rPrChange>
              </w:rPr>
              <w:t>18</w:t>
            </w:r>
            <w:ins w:id="10236" w:author="Jane Shaw" w:date="2015-10-28T16:03:00Z">
              <w:r w:rsidR="002A21CB">
                <w:rPr>
                  <w:rFonts w:asciiTheme="majorBidi" w:hAnsiTheme="majorBidi" w:cstheme="majorBidi"/>
                  <w:sz w:val="18"/>
                  <w:lang w:val="en-GB"/>
                </w:rPr>
                <w:t xml:space="preserve"> </w:t>
              </w:r>
            </w:ins>
            <w:del w:id="10237" w:author="Jane Shaw" w:date="2015-10-28T16:03:00Z">
              <w:r w:rsidRPr="002A21CB" w:rsidDel="002A21CB">
                <w:rPr>
                  <w:rFonts w:asciiTheme="majorBidi" w:hAnsiTheme="majorBidi" w:cstheme="majorBidi"/>
                  <w:sz w:val="18"/>
                  <w:lang w:val="en-GB"/>
                  <w:rPrChange w:id="10238" w:author="Jane Shaw" w:date="2015-10-28T16:03:00Z">
                    <w:rPr>
                      <w:rFonts w:asciiTheme="majorBidi" w:hAnsiTheme="majorBidi" w:cstheme="majorBidi"/>
                      <w:b/>
                      <w:sz w:val="18"/>
                      <w:lang w:val="en-GB"/>
                    </w:rPr>
                  </w:rPrChange>
                </w:rPr>
                <w:delText>,</w:delText>
              </w:r>
            </w:del>
            <w:r w:rsidRPr="002A21CB">
              <w:rPr>
                <w:rFonts w:asciiTheme="majorBidi" w:hAnsiTheme="majorBidi" w:cstheme="majorBidi"/>
                <w:sz w:val="18"/>
                <w:lang w:val="en-GB"/>
                <w:rPrChange w:id="10239" w:author="Jane Shaw" w:date="2015-10-28T16:03:00Z">
                  <w:rPr>
                    <w:rFonts w:asciiTheme="majorBidi" w:hAnsiTheme="majorBidi" w:cstheme="majorBidi"/>
                    <w:b/>
                    <w:sz w:val="18"/>
                    <w:lang w:val="en-GB"/>
                  </w:rPr>
                </w:rPrChange>
              </w:rPr>
              <w:t>650</w:t>
            </w:r>
            <w:ins w:id="10240" w:author="Jane Shaw" w:date="2015-10-28T16:03:00Z">
              <w:r w:rsidR="002A21CB">
                <w:rPr>
                  <w:rFonts w:asciiTheme="majorBidi" w:hAnsiTheme="majorBidi" w:cstheme="majorBidi"/>
                  <w:sz w:val="18"/>
                  <w:lang w:val="en-GB"/>
                </w:rPr>
                <w:t xml:space="preserve"> </w:t>
              </w:r>
            </w:ins>
            <w:del w:id="10241" w:author="Jane Shaw" w:date="2015-10-28T16:03:00Z">
              <w:r w:rsidRPr="002A21CB" w:rsidDel="002A21CB">
                <w:rPr>
                  <w:rFonts w:asciiTheme="majorBidi" w:hAnsiTheme="majorBidi" w:cstheme="majorBidi"/>
                  <w:sz w:val="18"/>
                  <w:lang w:val="en-GB"/>
                  <w:rPrChange w:id="10242" w:author="Jane Shaw" w:date="2015-10-28T16:03:00Z">
                    <w:rPr>
                      <w:rFonts w:asciiTheme="majorBidi" w:hAnsiTheme="majorBidi" w:cstheme="majorBidi"/>
                      <w:b/>
                      <w:sz w:val="18"/>
                      <w:lang w:val="en-GB"/>
                    </w:rPr>
                  </w:rPrChange>
                </w:rPr>
                <w:delText>,</w:delText>
              </w:r>
            </w:del>
            <w:r w:rsidRPr="002A21CB">
              <w:rPr>
                <w:rFonts w:asciiTheme="majorBidi" w:hAnsiTheme="majorBidi" w:cstheme="majorBidi"/>
                <w:sz w:val="18"/>
                <w:lang w:val="en-GB"/>
                <w:rPrChange w:id="10243" w:author="Jane Shaw" w:date="2015-10-28T16:03:00Z">
                  <w:rPr>
                    <w:rFonts w:asciiTheme="majorBidi" w:hAnsiTheme="majorBidi" w:cstheme="majorBidi"/>
                    <w:b/>
                    <w:sz w:val="18"/>
                    <w:lang w:val="en-GB"/>
                  </w:rPr>
                </w:rPrChange>
              </w:rPr>
              <w:t>000</w:t>
            </w:r>
          </w:p>
        </w:tc>
        <w:tc>
          <w:tcPr>
            <w:tcW w:w="0" w:type="auto"/>
          </w:tcPr>
          <w:p w14:paraId="153806C6" w14:textId="77777777" w:rsidR="004F65E4" w:rsidRPr="00DF5F4D"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14:paraId="2168919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3A6B03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CC2FDB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F8BC66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047E39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0F3073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668063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FC380A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A2AD57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78064DD1"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4A197E0"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14:paraId="664C35C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14B8F9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75AB30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D91F64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3A184C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6701D6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62531C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BF3FAC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9E7BF4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AA2596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14D28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1AC55E1A"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4E435A0"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14:paraId="61EA07C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6A39302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EF991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73E78B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2AABC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B0AC22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6C6A95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E5AFBF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380332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836460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528D6C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7F03FAAF"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0B7C6F1"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14:paraId="4557C79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538FF27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55DBE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CE225D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AD2FC7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B2CBDE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E7DD16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BD76D1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28174F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B71A8A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2602F5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29E95308"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6B4F79F"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14:paraId="778C65E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602E32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74B7BD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5DC0F0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63A34E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20D1B5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BDF087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6547C9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23DACD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31D70A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B78874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bl>
    <w:p w14:paraId="772316E5" w14:textId="77777777" w:rsidR="004F65E4" w:rsidRPr="00F31509" w:rsidRDefault="004F65E4" w:rsidP="006F3003">
      <w:pPr>
        <w:pStyle w:val="Titolo3"/>
        <w:rPr>
          <w:rFonts w:asciiTheme="majorBidi" w:hAnsiTheme="majorBidi" w:cstheme="majorBidi"/>
          <w:lang w:val="en-GB"/>
        </w:rPr>
      </w:pPr>
      <w:bookmarkStart w:id="10244" w:name="trade"/>
      <w:bookmarkEnd w:id="10244"/>
      <w:r w:rsidRPr="00F31509">
        <w:rPr>
          <w:rFonts w:asciiTheme="majorBidi" w:hAnsiTheme="majorBidi" w:cstheme="majorBidi"/>
          <w:lang w:val="en-GB"/>
        </w:rPr>
        <w:t>Trade</w:t>
      </w:r>
    </w:p>
    <w:p w14:paraId="183249DA" w14:textId="39FC2ECD"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w:t>
      </w:r>
      <w:ins w:id="10245" w:author="Jane Shaw" w:date="2015-10-28T16:04:00Z">
        <w:r w:rsidR="002A21CB">
          <w:rPr>
            <w:rFonts w:asciiTheme="majorBidi" w:eastAsia="Times New Roman" w:hAnsiTheme="majorBidi" w:cstheme="majorBidi"/>
            <w:lang w:val="en-GB"/>
          </w:rPr>
          <w:t xml:space="preserve">can be </w:t>
        </w:r>
      </w:ins>
      <w:r w:rsidRPr="00F31509">
        <w:rPr>
          <w:rFonts w:asciiTheme="majorBidi" w:eastAsia="Times New Roman" w:hAnsiTheme="majorBidi" w:cstheme="majorBidi"/>
          <w:lang w:val="en-GB"/>
        </w:rPr>
        <w:t>presen</w:t>
      </w:r>
      <w:ins w:id="10246" w:author="Jane Shaw" w:date="2015-10-28T16:04:00Z">
        <w:r w:rsidR="002A21CB">
          <w:rPr>
            <w:rFonts w:asciiTheme="majorBidi" w:eastAsia="Times New Roman" w:hAnsiTheme="majorBidi" w:cstheme="majorBidi"/>
            <w:lang w:val="en-GB"/>
          </w:rPr>
          <w:t>ted</w:t>
        </w:r>
      </w:ins>
      <w:del w:id="10247" w:author="Jane Shaw" w:date="2015-10-28T16:04:00Z">
        <w:r w:rsidRPr="00F31509" w:rsidDel="002A21CB">
          <w:rPr>
            <w:rFonts w:asciiTheme="majorBidi" w:eastAsia="Times New Roman" w:hAnsiTheme="majorBidi" w:cstheme="majorBidi"/>
            <w:lang w:val="en-GB"/>
          </w:rPr>
          <w:delText>table</w:delText>
        </w:r>
      </w:del>
      <w:r w:rsidRPr="00F31509">
        <w:rPr>
          <w:rFonts w:asciiTheme="majorBidi" w:eastAsia="Times New Roman" w:hAnsiTheme="majorBidi" w:cstheme="majorBidi"/>
          <w:lang w:val="en-GB"/>
        </w:rPr>
        <w:t xml:space="preserve"> in the FBS tables</w:t>
      </w:r>
      <w:del w:id="10248" w:author="Jane Shaw" w:date="2015-10-28T16:08:00Z">
        <w:r w:rsidRPr="00F31509" w:rsidDel="00765F5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0249" w:author="Jane Shaw" w:date="2015-10-28T16:08:00Z">
        <w:r w:rsidR="00765F51">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includ</w:t>
      </w:r>
      <w:ins w:id="10250" w:author="Jane Shaw" w:date="2015-10-28T16:08:00Z">
        <w:r w:rsidR="00765F51">
          <w:rPr>
            <w:rFonts w:asciiTheme="majorBidi" w:eastAsia="Times New Roman" w:hAnsiTheme="majorBidi" w:cstheme="majorBidi"/>
            <w:lang w:val="en-GB"/>
          </w:rPr>
          <w:t>e</w:t>
        </w:r>
      </w:ins>
      <w:del w:id="10251" w:author="Jane Shaw" w:date="2015-10-28T16:08:00Z">
        <w:r w:rsidRPr="00F31509" w:rsidDel="00765F51">
          <w:rPr>
            <w:rFonts w:asciiTheme="majorBidi" w:eastAsia="Times New Roman" w:hAnsiTheme="majorBidi" w:cstheme="majorBidi"/>
            <w:lang w:val="en-GB"/>
          </w:rPr>
          <w:delText>ing</w:delText>
        </w:r>
      </w:del>
      <w:r w:rsidRPr="00F31509">
        <w:rPr>
          <w:rFonts w:asciiTheme="majorBidi" w:eastAsia="Times New Roman" w:hAnsiTheme="majorBidi" w:cstheme="majorBidi"/>
          <w:lang w:val="en-GB"/>
        </w:rPr>
        <w:t xml:space="preserve"> </w:t>
      </w:r>
      <w:ins w:id="10252" w:author="Jane Shaw" w:date="2015-10-28T16:09:00Z">
        <w:r w:rsidR="00765F51">
          <w:rPr>
            <w:rFonts w:asciiTheme="majorBidi" w:eastAsia="Times New Roman" w:hAnsiTheme="majorBidi" w:cstheme="majorBidi"/>
            <w:lang w:val="en-GB"/>
          </w:rPr>
          <w:t xml:space="preserve">data on </w:t>
        </w:r>
      </w:ins>
      <w:r w:rsidRPr="00F31509">
        <w:rPr>
          <w:rFonts w:asciiTheme="majorBidi" w:eastAsia="Times New Roman" w:hAnsiTheme="majorBidi" w:cstheme="majorBidi"/>
          <w:lang w:val="en-GB"/>
        </w:rPr>
        <w:t xml:space="preserve">a large number of processed products </w:t>
      </w:r>
      <w:del w:id="10253" w:author="Jane Shaw" w:date="2015-10-28T16:09:00Z">
        <w:r w:rsidRPr="00F31509" w:rsidDel="00765F51">
          <w:rPr>
            <w:rFonts w:asciiTheme="majorBidi" w:eastAsia="Times New Roman" w:hAnsiTheme="majorBidi" w:cstheme="majorBidi"/>
            <w:lang w:val="en-GB"/>
          </w:rPr>
          <w:delText xml:space="preserve">belonging </w:delText>
        </w:r>
      </w:del>
      <w:ins w:id="10254" w:author="Jane Shaw" w:date="2015-10-28T16:09:00Z">
        <w:r w:rsidR="00765F51">
          <w:rPr>
            <w:rFonts w:asciiTheme="majorBidi" w:eastAsia="Times New Roman" w:hAnsiTheme="majorBidi" w:cstheme="majorBidi"/>
            <w:lang w:val="en-GB"/>
          </w:rPr>
          <w:t xml:space="preserve">from </w:t>
        </w:r>
      </w:ins>
      <w:del w:id="10255" w:author="Jane Shaw" w:date="2015-10-28T16:09:00Z">
        <w:r w:rsidRPr="00F31509" w:rsidDel="00765F51">
          <w:rPr>
            <w:rFonts w:asciiTheme="majorBidi" w:eastAsia="Times New Roman" w:hAnsiTheme="majorBidi" w:cstheme="majorBidi"/>
            <w:lang w:val="en-GB"/>
          </w:rPr>
          <w:delText xml:space="preserve">to </w:delText>
        </w:r>
      </w:del>
      <w:r w:rsidRPr="00F31509">
        <w:rPr>
          <w:rFonts w:asciiTheme="majorBidi" w:eastAsia="Times New Roman" w:hAnsiTheme="majorBidi" w:cstheme="majorBidi"/>
          <w:lang w:val="en-GB"/>
        </w:rPr>
        <w:t xml:space="preserve">a </w:t>
      </w:r>
      <w:del w:id="10256" w:author="Jane Shaw" w:date="2015-10-28T16:09:00Z">
        <w:r w:rsidRPr="00F31509" w:rsidDel="00765F51">
          <w:rPr>
            <w:rFonts w:asciiTheme="majorBidi" w:eastAsia="Times New Roman" w:hAnsiTheme="majorBidi" w:cstheme="majorBidi"/>
            <w:lang w:val="en-GB"/>
          </w:rPr>
          <w:delText xml:space="preserve">given </w:delText>
        </w:r>
      </w:del>
      <w:ins w:id="10257" w:author="Jane Shaw" w:date="2015-10-28T16:09:00Z">
        <w:r w:rsidR="00765F51">
          <w:rPr>
            <w:rFonts w:asciiTheme="majorBidi" w:eastAsia="Times New Roman" w:hAnsiTheme="majorBidi" w:cstheme="majorBidi"/>
            <w:lang w:val="en-GB"/>
          </w:rPr>
          <w:t xml:space="preserve">single </w:t>
        </w:r>
      </w:ins>
      <w:r w:rsidRPr="00F31509">
        <w:rPr>
          <w:rFonts w:asciiTheme="majorBidi" w:eastAsia="Times New Roman" w:hAnsiTheme="majorBidi" w:cstheme="majorBidi"/>
          <w:lang w:val="en-GB"/>
        </w:rPr>
        <w:t>primary product of the FBS. The national trade data</w:t>
      </w:r>
      <w:ins w:id="10258" w:author="Jane Shaw" w:date="2015-10-28T16:10:00Z">
        <w:r w:rsidR="00765F51">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is usually provided by the customs office and should consist of detailed quantity and value flows for imports and exports, typically classified by commodity using the </w:t>
      </w:r>
      <w:del w:id="10259" w:author="Jane Shaw" w:date="2015-10-28T16:10:00Z">
        <w:r w:rsidRPr="00F31509" w:rsidDel="00765F51">
          <w:rPr>
            <w:rFonts w:asciiTheme="majorBidi" w:eastAsia="Times New Roman" w:hAnsiTheme="majorBidi" w:cstheme="majorBidi"/>
            <w:lang w:val="en-GB"/>
          </w:rPr>
          <w:delText>Harmonized System (</w:delText>
        </w:r>
      </w:del>
      <w:r w:rsidRPr="00F31509">
        <w:rPr>
          <w:rFonts w:asciiTheme="majorBidi" w:eastAsia="Times New Roman" w:hAnsiTheme="majorBidi" w:cstheme="majorBidi"/>
          <w:lang w:val="en-GB"/>
        </w:rPr>
        <w:t>HS</w:t>
      </w:r>
      <w:del w:id="10260" w:author="Jane Shaw" w:date="2015-10-28T16:10:00Z">
        <w:r w:rsidRPr="00F31509" w:rsidDel="00765F51">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codification. Trade data are available by partner country </w:t>
      </w:r>
      <w:ins w:id="10261" w:author="Jane Shaw" w:date="2015-10-28T16:11:00Z">
        <w:r w:rsidR="00765F51">
          <w:rPr>
            <w:rFonts w:asciiTheme="majorBidi" w:eastAsia="Times New Roman" w:hAnsiTheme="majorBidi" w:cstheme="majorBidi"/>
            <w:lang w:val="en-GB"/>
          </w:rPr>
          <w:t xml:space="preserve">and are for </w:t>
        </w:r>
      </w:ins>
      <w:r w:rsidRPr="00F31509">
        <w:rPr>
          <w:rFonts w:asciiTheme="majorBidi" w:eastAsia="Times New Roman" w:hAnsiTheme="majorBidi" w:cstheme="majorBidi"/>
          <w:lang w:val="en-GB"/>
        </w:rPr>
        <w:t xml:space="preserve">at least </w:t>
      </w:r>
      <w:del w:id="10262" w:author="Jane Shaw" w:date="2015-10-28T16:11:00Z">
        <w:r w:rsidRPr="00F31509" w:rsidDel="00765F51">
          <w:rPr>
            <w:rFonts w:asciiTheme="majorBidi" w:eastAsia="Times New Roman" w:hAnsiTheme="majorBidi" w:cstheme="majorBidi"/>
            <w:lang w:val="en-GB"/>
          </w:rPr>
          <w:delText xml:space="preserve">at </w:delText>
        </w:r>
      </w:del>
      <w:r w:rsidRPr="00F31509">
        <w:rPr>
          <w:rFonts w:asciiTheme="majorBidi" w:eastAsia="Times New Roman" w:hAnsiTheme="majorBidi" w:cstheme="majorBidi"/>
          <w:lang w:val="en-GB"/>
        </w:rPr>
        <w:t>annual</w:t>
      </w:r>
      <w:ins w:id="10263" w:author="Jane Shaw" w:date="2015-10-28T16:11:00Z">
        <w:r w:rsidR="00765F51">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ins w:id="10264" w:author="Jane Shaw" w:date="2015-10-28T16:11:00Z">
        <w:r w:rsidR="00765F51">
          <w:rPr>
            <w:rFonts w:asciiTheme="majorBidi" w:eastAsia="Times New Roman" w:hAnsiTheme="majorBidi" w:cstheme="majorBidi"/>
            <w:lang w:val="en-GB"/>
          </w:rPr>
          <w:t xml:space="preserve">and </w:t>
        </w:r>
      </w:ins>
      <w:del w:id="10265" w:author="Jane Shaw" w:date="2015-10-28T16:11:00Z">
        <w:r w:rsidRPr="00F31509" w:rsidDel="00765F51">
          <w:rPr>
            <w:rFonts w:asciiTheme="majorBidi" w:eastAsia="Times New Roman" w:hAnsiTheme="majorBidi" w:cstheme="majorBidi"/>
            <w:lang w:val="en-GB"/>
          </w:rPr>
          <w:delText xml:space="preserve">frequency, </w:delText>
        </w:r>
      </w:del>
      <w:r w:rsidRPr="00F31509">
        <w:rPr>
          <w:rFonts w:asciiTheme="majorBidi" w:eastAsia="Times New Roman" w:hAnsiTheme="majorBidi" w:cstheme="majorBidi"/>
          <w:lang w:val="en-GB"/>
        </w:rPr>
        <w:t xml:space="preserve">sometimes also </w:t>
      </w:r>
      <w:del w:id="10266" w:author="Jane Shaw" w:date="2015-10-28T16:11:00Z">
        <w:r w:rsidRPr="00F31509" w:rsidDel="00765F51">
          <w:rPr>
            <w:rFonts w:asciiTheme="majorBidi" w:eastAsia="Times New Roman" w:hAnsiTheme="majorBidi" w:cstheme="majorBidi"/>
            <w:lang w:val="en-GB"/>
          </w:rPr>
          <w:delText xml:space="preserve">for </w:delText>
        </w:r>
      </w:del>
      <w:r w:rsidRPr="00F31509">
        <w:rPr>
          <w:rFonts w:asciiTheme="majorBidi" w:eastAsia="Times New Roman" w:hAnsiTheme="majorBidi" w:cstheme="majorBidi"/>
          <w:lang w:val="en-GB"/>
        </w:rPr>
        <w:t>monthly</w:t>
      </w:r>
      <w:ins w:id="10267" w:author="Jane Shaw" w:date="2015-10-28T16:11:00Z">
        <w:r w:rsidR="00765F51">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flows. The level of commodity detail is country-specific, with some countries reporting at the basic standard 6-digit level of the HS, while others go up to 12-digit </w:t>
      </w:r>
      <w:del w:id="10268" w:author="Jane Shaw" w:date="2015-10-28T16:11:00Z">
        <w:r w:rsidRPr="00F31509" w:rsidDel="00765F51">
          <w:rPr>
            <w:rFonts w:asciiTheme="majorBidi" w:eastAsia="Times New Roman" w:hAnsiTheme="majorBidi" w:cstheme="majorBidi"/>
            <w:lang w:val="en-GB"/>
          </w:rPr>
          <w:delText xml:space="preserve">HS </w:delText>
        </w:r>
      </w:del>
      <w:r w:rsidRPr="00F31509">
        <w:rPr>
          <w:rFonts w:asciiTheme="majorBidi" w:eastAsia="Times New Roman" w:hAnsiTheme="majorBidi" w:cstheme="majorBidi"/>
          <w:lang w:val="en-GB"/>
        </w:rPr>
        <w:t>detail (</w:t>
      </w:r>
      <w:del w:id="10269" w:author="Jane Shaw" w:date="2015-10-28T16:14:00Z">
        <w:r w:rsidRPr="00F31509" w:rsidDel="00765F51">
          <w:rPr>
            <w:rFonts w:asciiTheme="majorBidi" w:eastAsia="Times New Roman" w:hAnsiTheme="majorBidi" w:cstheme="majorBidi"/>
            <w:lang w:val="en-GB"/>
          </w:rPr>
          <w:delText xml:space="preserve">please refer to the </w:delText>
        </w:r>
      </w:del>
      <w:ins w:id="10270" w:author="Jane Shaw" w:date="2015-10-28T16:14:00Z">
        <w:r w:rsidR="00765F51">
          <w:rPr>
            <w:rFonts w:asciiTheme="majorBidi" w:eastAsia="Times New Roman" w:hAnsiTheme="majorBidi" w:cstheme="majorBidi"/>
            <w:lang w:val="en-GB"/>
          </w:rPr>
          <w:t>see sub</w:t>
        </w:r>
      </w:ins>
      <w:r w:rsidRPr="00F31509">
        <w:rPr>
          <w:rFonts w:asciiTheme="majorBidi" w:eastAsia="Times New Roman" w:hAnsiTheme="majorBidi" w:cstheme="majorBidi"/>
          <w:lang w:val="en-GB"/>
        </w:rPr>
        <w:t xml:space="preserve">section on </w:t>
      </w:r>
      <w:ins w:id="10271" w:author="Jane Shaw" w:date="2015-10-28T16:14:00Z">
        <w:r w:rsidR="00765F51">
          <w:rPr>
            <w:rFonts w:asciiTheme="majorBidi" w:eastAsia="Times New Roman" w:hAnsiTheme="majorBidi" w:cstheme="majorBidi"/>
            <w:lang w:val="en-GB"/>
          </w:rPr>
          <w:t xml:space="preserve">Data on imports and exports in </w:t>
        </w:r>
      </w:ins>
      <w:ins w:id="10272" w:author="Jane Shaw" w:date="2015-11-03T13:55:00Z">
        <w:r w:rsidR="00323C90">
          <w:rPr>
            <w:rFonts w:asciiTheme="majorBidi" w:eastAsia="Times New Roman" w:hAnsiTheme="majorBidi" w:cstheme="majorBidi"/>
            <w:lang w:val="en-GB"/>
          </w:rPr>
          <w:t>section 1.3</w:t>
        </w:r>
      </w:ins>
      <w:ins w:id="10273" w:author="Jane Shaw" w:date="2015-10-28T16:14:00Z">
        <w:r w:rsidR="00765F51">
          <w:rPr>
            <w:rFonts w:asciiTheme="majorBidi" w:eastAsia="Times New Roman" w:hAnsiTheme="majorBidi" w:cstheme="majorBidi"/>
            <w:lang w:val="en-GB"/>
          </w:rPr>
          <w:t xml:space="preserve"> </w:t>
        </w:r>
      </w:ins>
      <w:del w:id="10274" w:author="Jane Shaw" w:date="2015-10-28T16:14:00Z">
        <w:r w:rsidRPr="00F31509" w:rsidDel="00765F51">
          <w:rPr>
            <w:rFonts w:asciiTheme="majorBidi" w:eastAsia="Times New Roman" w:hAnsiTheme="majorBidi" w:cstheme="majorBidi"/>
            <w:lang w:val="en-GB"/>
          </w:rPr>
          <w:delText xml:space="preserve">trade data on page </w:delText>
        </w:r>
        <w:r w:rsidR="003D789C" w:rsidRPr="00F31509" w:rsidDel="00765F51">
          <w:rPr>
            <w:rFonts w:asciiTheme="majorBidi" w:hAnsiTheme="majorBidi" w:cstheme="majorBidi"/>
            <w:lang w:val="en-GB"/>
          </w:rPr>
          <w:fldChar w:fldCharType="begin"/>
        </w:r>
        <w:r w:rsidR="00B51EC9" w:rsidRPr="00F31509" w:rsidDel="00765F51">
          <w:rPr>
            <w:rFonts w:asciiTheme="majorBidi" w:hAnsiTheme="majorBidi" w:cstheme="majorBidi"/>
            <w:lang w:val="en-GB"/>
          </w:rPr>
          <w:delInstrText xml:space="preserve"> PAGEREF _Ref428541227 </w:delInstrText>
        </w:r>
        <w:r w:rsidR="003D789C" w:rsidRPr="00F31509" w:rsidDel="00765F51">
          <w:rPr>
            <w:rFonts w:asciiTheme="majorBidi" w:hAnsiTheme="majorBidi" w:cstheme="majorBidi"/>
            <w:lang w:val="en-GB"/>
          </w:rPr>
          <w:fldChar w:fldCharType="separate"/>
        </w:r>
        <w:r w:rsidR="00E24798" w:rsidDel="00765F51">
          <w:rPr>
            <w:rFonts w:asciiTheme="majorBidi" w:hAnsiTheme="majorBidi" w:cstheme="majorBidi"/>
            <w:noProof/>
            <w:lang w:val="en-GB"/>
          </w:rPr>
          <w:delText>24</w:delText>
        </w:r>
        <w:r w:rsidR="003D789C" w:rsidRPr="00F31509" w:rsidDel="00765F51">
          <w:rPr>
            <w:rFonts w:asciiTheme="majorBidi" w:hAnsiTheme="majorBidi" w:cstheme="majorBidi"/>
            <w:lang w:val="en-GB"/>
          </w:rPr>
          <w:fldChar w:fldCharType="end"/>
        </w:r>
        <w:r w:rsidRPr="00F31509" w:rsidDel="00765F51">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for more detail). Ideally, the country codes used should follow the international standard codes of the </w:t>
      </w:r>
      <w:ins w:id="10275" w:author="Jane Shaw" w:date="2015-10-28T16:15:00Z">
        <w:r w:rsidR="00765F51">
          <w:rPr>
            <w:rFonts w:asciiTheme="majorBidi" w:eastAsia="Times New Roman" w:hAnsiTheme="majorBidi" w:cstheme="majorBidi"/>
            <w:lang w:val="en-GB"/>
          </w:rPr>
          <w:t xml:space="preserve">UN </w:t>
        </w:r>
      </w:ins>
      <w:r w:rsidRPr="00F31509">
        <w:rPr>
          <w:rFonts w:asciiTheme="majorBidi" w:eastAsia="Times New Roman" w:hAnsiTheme="majorBidi" w:cstheme="majorBidi"/>
          <w:lang w:val="en-GB"/>
        </w:rPr>
        <w:t xml:space="preserve">M49 country classification. </w:t>
      </w:r>
    </w:p>
    <w:p w14:paraId="5C47F102" w14:textId="3D72F0FC"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total imports and exports for each commodity</w:t>
      </w:r>
      <w:ins w:id="10276" w:author="Jane Shaw" w:date="2015-10-28T16:15:00Z">
        <w:r w:rsidR="00C83BC9">
          <w:rPr>
            <w:rFonts w:asciiTheme="majorBidi" w:eastAsia="Times New Roman" w:hAnsiTheme="majorBidi" w:cstheme="majorBidi"/>
            <w:lang w:val="en-GB"/>
          </w:rPr>
          <w:t xml:space="preserve"> –</w:t>
        </w:r>
      </w:ins>
      <w:del w:id="10277" w:author="Jane Shaw" w:date="2015-11-07T19:57:00Z">
        <w:r w:rsidRPr="00F31509" w:rsidDel="00C83BC9">
          <w:rPr>
            <w:rFonts w:asciiTheme="majorBidi" w:eastAsia="Times New Roman" w:hAnsiTheme="majorBidi" w:cstheme="majorBidi"/>
            <w:lang w:val="en-GB"/>
          </w:rPr>
          <w:delText xml:space="preserve"> </w:delText>
        </w:r>
      </w:del>
      <w:ins w:id="10278" w:author="Jane Shaw" w:date="2015-11-07T19:57:00Z">
        <w:r w:rsidR="00C83BC9">
          <w:rPr>
            <w:rFonts w:asciiTheme="majorBidi" w:eastAsia="Times New Roman" w:hAnsiTheme="majorBidi" w:cstheme="majorBidi"/>
            <w:lang w:val="en-GB"/>
          </w:rPr>
          <w:t xml:space="preserve"> </w:t>
        </w:r>
      </w:ins>
      <w:ins w:id="10279" w:author="Jane Shaw" w:date="2015-10-28T16:15:00Z">
        <w:r w:rsidR="00765F51">
          <w:rPr>
            <w:rFonts w:asciiTheme="majorBidi" w:eastAsia="Times New Roman" w:hAnsiTheme="majorBidi" w:cstheme="majorBidi"/>
            <w:lang w:val="en-GB"/>
          </w:rPr>
          <w:t xml:space="preserve">wheat </w:t>
        </w:r>
      </w:ins>
      <w:r w:rsidRPr="00F31509">
        <w:rPr>
          <w:rFonts w:asciiTheme="majorBidi" w:eastAsia="Times New Roman" w:hAnsiTheme="majorBidi" w:cstheme="majorBidi"/>
          <w:lang w:val="en-GB"/>
        </w:rPr>
        <w:t>in this example</w:t>
      </w:r>
      <w:ins w:id="10280" w:author="Jane Shaw" w:date="2015-11-07T19:57:00Z">
        <w:r w:rsidR="00C83BC9">
          <w:rPr>
            <w:rFonts w:asciiTheme="majorBidi" w:eastAsia="Times New Roman" w:hAnsiTheme="majorBidi" w:cstheme="majorBidi"/>
            <w:lang w:val="en-GB"/>
          </w:rPr>
          <w:t xml:space="preserve"> –</w:t>
        </w:r>
      </w:ins>
      <w:del w:id="10281" w:author="Jane Shaw" w:date="2015-11-07T19:57:00Z">
        <w:r w:rsidRPr="00F31509" w:rsidDel="00C83BC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282" w:author="Jane Shaw" w:date="2015-10-28T16:15:00Z">
        <w:r w:rsidRPr="00F31509" w:rsidDel="00765F51">
          <w:rPr>
            <w:rFonts w:asciiTheme="majorBidi" w:eastAsia="Times New Roman" w:hAnsiTheme="majorBidi" w:cstheme="majorBidi"/>
            <w:lang w:val="en-GB"/>
          </w:rPr>
          <w:delText xml:space="preserve">such as wheat, </w:delText>
        </w:r>
      </w:del>
      <w:r w:rsidRPr="00F31509">
        <w:rPr>
          <w:rFonts w:asciiTheme="majorBidi" w:eastAsia="Times New Roman" w:hAnsiTheme="majorBidi" w:cstheme="majorBidi"/>
          <w:lang w:val="en-GB"/>
        </w:rPr>
        <w:t>are obtained by aggregating the respective trade flows by partner. A typical trade data</w:t>
      </w:r>
      <w:ins w:id="10283" w:author="Jane Shaw" w:date="2015-10-28T16:15:00Z">
        <w:r w:rsidR="00765F51">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w:t>
      </w:r>
      <w:del w:id="10284" w:author="Jane Shaw" w:date="2015-10-28T16:16:00Z">
        <w:r w:rsidRPr="00F31509" w:rsidDel="00765F51">
          <w:rPr>
            <w:rFonts w:asciiTheme="majorBidi" w:eastAsia="Times New Roman" w:hAnsiTheme="majorBidi" w:cstheme="majorBidi"/>
            <w:lang w:val="en-GB"/>
          </w:rPr>
          <w:delText xml:space="preserve">with </w:delText>
        </w:r>
      </w:del>
      <w:ins w:id="10285" w:author="Jane Shaw" w:date="2015-10-28T16:16:00Z">
        <w:r w:rsidR="004B1532">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wheat data would look </w:t>
      </w:r>
      <w:del w:id="10286" w:author="Jane Shaw" w:date="2015-10-28T16:16:00Z">
        <w:r w:rsidRPr="00F31509" w:rsidDel="00765F51">
          <w:rPr>
            <w:rFonts w:asciiTheme="majorBidi" w:eastAsia="Times New Roman" w:hAnsiTheme="majorBidi" w:cstheme="majorBidi"/>
            <w:lang w:val="en-GB"/>
          </w:rPr>
          <w:delText xml:space="preserve">like </w:delText>
        </w:r>
      </w:del>
      <w:r w:rsidRPr="00F31509">
        <w:rPr>
          <w:rFonts w:asciiTheme="majorBidi" w:eastAsia="Times New Roman" w:hAnsiTheme="majorBidi" w:cstheme="majorBidi"/>
          <w:lang w:val="en-GB"/>
        </w:rPr>
        <w:t xml:space="preserve">as </w:t>
      </w:r>
      <w:del w:id="10287" w:author="Jane Shaw" w:date="2015-10-28T16:16:00Z">
        <w:r w:rsidRPr="00F31509" w:rsidDel="00765F51">
          <w:rPr>
            <w:rFonts w:asciiTheme="majorBidi" w:eastAsia="Times New Roman" w:hAnsiTheme="majorBidi" w:cstheme="majorBidi"/>
            <w:lang w:val="en-GB"/>
          </w:rPr>
          <w:delText xml:space="preserve">displayed </w:delText>
        </w:r>
      </w:del>
      <w:ins w:id="10288" w:author="Jane Shaw" w:date="2015-10-28T16:16:00Z">
        <w:r w:rsidR="00765F51">
          <w:rPr>
            <w:rFonts w:asciiTheme="majorBidi" w:eastAsia="Times New Roman" w:hAnsiTheme="majorBidi" w:cstheme="majorBidi"/>
            <w:lang w:val="en-GB"/>
          </w:rPr>
          <w:t xml:space="preserve">shown </w:t>
        </w:r>
      </w:ins>
      <w:r w:rsidRPr="00F31509">
        <w:rPr>
          <w:rFonts w:asciiTheme="majorBidi" w:eastAsia="Times New Roman" w:hAnsiTheme="majorBidi" w:cstheme="majorBidi"/>
          <w:lang w:val="en-GB"/>
        </w:rPr>
        <w:t xml:space="preserve">in </w:t>
      </w:r>
      <w:r w:rsidR="00E24798">
        <w:fldChar w:fldCharType="begin"/>
      </w:r>
      <w:r w:rsidR="00E24798">
        <w:instrText xml:space="preserve"> REF _Ref428180910 \h  \* MERGEFORMAT </w:instrText>
      </w:r>
      <w:r w:rsidR="00E24798">
        <w:fldChar w:fldCharType="separate"/>
      </w:r>
      <w:ins w:id="10289" w:author="Jane Shaw" w:date="2015-11-01T20:53:00Z">
        <w:r w:rsidR="00311179" w:rsidRPr="00311179">
          <w:rPr>
            <w:rFonts w:asciiTheme="majorBidi" w:eastAsia="Times New Roman" w:hAnsiTheme="majorBidi" w:cstheme="majorBidi"/>
            <w:lang w:val="en-GB"/>
            <w:rPrChange w:id="10290"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0291" w:author="Jane Shaw" w:date="2015-11-01T20:53:00Z">
              <w:rPr>
                <w:rFonts w:asciiTheme="majorBidi" w:hAnsiTheme="majorBidi" w:cstheme="majorBidi"/>
                <w:noProof/>
                <w:lang w:val="en-GB"/>
              </w:rPr>
            </w:rPrChange>
          </w:rPr>
          <w:t>10</w:t>
        </w:r>
      </w:ins>
      <w:del w:id="10292"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10</w:delText>
        </w:r>
      </w:del>
      <w:r w:rsidR="00E24798">
        <w:fldChar w:fldCharType="end"/>
      </w:r>
      <w:r w:rsidRPr="00F31509">
        <w:rPr>
          <w:rFonts w:asciiTheme="majorBidi" w:eastAsia="Times New Roman" w:hAnsiTheme="majorBidi" w:cstheme="majorBidi"/>
          <w:lang w:val="en-GB"/>
        </w:rPr>
        <w:t xml:space="preserve"> (the data</w:t>
      </w:r>
      <w:ins w:id="10293" w:author="Jane Shaw" w:date="2015-10-28T16:16:00Z">
        <w:r w:rsidR="00765F51">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set has been simplified for this example)</w:t>
      </w:r>
      <w:ins w:id="10294" w:author="Jane Shaw" w:date="2015-10-28T16:16:00Z">
        <w:r w:rsidR="00765F51">
          <w:rPr>
            <w:rFonts w:asciiTheme="majorBidi" w:eastAsia="Times New Roman" w:hAnsiTheme="majorBidi" w:cstheme="majorBidi"/>
            <w:lang w:val="en-GB"/>
          </w:rPr>
          <w:t>.</w:t>
        </w:r>
      </w:ins>
      <w:del w:id="10295" w:author="Jane Shaw" w:date="2015-10-28T16:16:00Z">
        <w:r w:rsidRPr="00F31509" w:rsidDel="00765F51">
          <w:rPr>
            <w:rFonts w:asciiTheme="majorBidi" w:eastAsia="Times New Roman" w:hAnsiTheme="majorBidi" w:cstheme="majorBidi"/>
            <w:lang w:val="en-GB"/>
          </w:rPr>
          <w:delText>:</w:delText>
        </w:r>
      </w:del>
    </w:p>
    <w:p w14:paraId="4EF5B823" w14:textId="708C023F" w:rsidR="004F65E4" w:rsidRPr="00F31509" w:rsidRDefault="004F65E4" w:rsidP="004F65E4">
      <w:pPr>
        <w:pStyle w:val="Didascalia"/>
        <w:keepNext/>
        <w:jc w:val="both"/>
        <w:rPr>
          <w:rFonts w:asciiTheme="majorBidi" w:hAnsiTheme="majorBidi" w:cstheme="majorBidi"/>
          <w:lang w:val="en-GB"/>
        </w:rPr>
      </w:pPr>
      <w:bookmarkStart w:id="10296" w:name="_Ref428180910"/>
      <w:bookmarkStart w:id="10297" w:name="_Toc42842354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10</w:t>
      </w:r>
      <w:r w:rsidR="003D789C" w:rsidRPr="00F31509">
        <w:rPr>
          <w:rFonts w:asciiTheme="majorBidi" w:hAnsiTheme="majorBidi" w:cstheme="majorBidi"/>
          <w:lang w:val="en-GB"/>
        </w:rPr>
        <w:fldChar w:fldCharType="end"/>
      </w:r>
      <w:bookmarkEnd w:id="10296"/>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w:t>
      </w:r>
      <w:del w:id="10298" w:author="Jane Shaw" w:date="2015-11-07T19:57:00Z">
        <w:r w:rsidRPr="00F31509" w:rsidDel="00C83BC9">
          <w:rPr>
            <w:rFonts w:asciiTheme="majorBidi" w:hAnsiTheme="majorBidi" w:cstheme="majorBidi"/>
            <w:lang w:val="en-GB"/>
          </w:rPr>
          <w:delText xml:space="preserve">for </w:delText>
        </w:r>
      </w:del>
      <w:ins w:id="10299" w:author="Jane Shaw" w:date="2015-11-07T19:57:00Z">
        <w:r w:rsidR="00C83BC9">
          <w:rPr>
            <w:rFonts w:asciiTheme="majorBidi" w:hAnsiTheme="majorBidi" w:cstheme="majorBidi"/>
            <w:lang w:val="en-GB"/>
          </w:rPr>
          <w:t xml:space="preserve">on </w:t>
        </w:r>
      </w:ins>
      <w:r w:rsidRPr="00F31509">
        <w:rPr>
          <w:rFonts w:asciiTheme="majorBidi" w:hAnsiTheme="majorBidi" w:cstheme="majorBidi"/>
          <w:lang w:val="en-GB"/>
        </w:rPr>
        <w:t xml:space="preserve">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10297"/>
    </w:p>
    <w:tbl>
      <w:tblPr>
        <w:tblStyle w:val="Tabellaclassica1"/>
        <w:tblW w:w="5000" w:type="pct"/>
        <w:tblLook w:val="04A0" w:firstRow="1" w:lastRow="0" w:firstColumn="1" w:lastColumn="0" w:noHBand="0" w:noVBand="1"/>
      </w:tblPr>
      <w:tblGrid>
        <w:gridCol w:w="891"/>
        <w:gridCol w:w="1357"/>
        <w:gridCol w:w="1224"/>
        <w:gridCol w:w="1449"/>
        <w:gridCol w:w="909"/>
        <w:gridCol w:w="1623"/>
        <w:gridCol w:w="1789"/>
      </w:tblGrid>
      <w:tr w:rsidR="004F65E4" w:rsidRPr="004B1532" w14:paraId="309ECC49"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14:paraId="43A5EB75" w14:textId="77777777" w:rsidR="004F65E4" w:rsidRPr="004B1532" w:rsidRDefault="004F65E4" w:rsidP="004F65E4">
            <w:pPr>
              <w:pStyle w:val="Compact"/>
              <w:jc w:val="both"/>
              <w:rPr>
                <w:rFonts w:asciiTheme="majorBidi" w:hAnsiTheme="majorBidi" w:cstheme="majorBidi"/>
                <w:b/>
                <w:i w:val="0"/>
                <w:sz w:val="22"/>
                <w:lang w:val="en-GB"/>
                <w:rPrChange w:id="10300"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01" w:author="Jane Shaw" w:date="2015-10-28T16:17:00Z">
                  <w:rPr>
                    <w:rFonts w:asciiTheme="majorBidi" w:hAnsiTheme="majorBidi" w:cstheme="majorBidi"/>
                    <w:sz w:val="22"/>
                    <w:lang w:val="en-GB"/>
                  </w:rPr>
                </w:rPrChange>
              </w:rPr>
              <w:t>Year</w:t>
            </w:r>
          </w:p>
        </w:tc>
        <w:tc>
          <w:tcPr>
            <w:tcW w:w="734" w:type="pct"/>
          </w:tcPr>
          <w:p w14:paraId="4F46D20D" w14:textId="77777777" w:rsidR="004F65E4" w:rsidRPr="004B1532"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02"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03" w:author="Jane Shaw" w:date="2015-10-28T16:17:00Z">
                  <w:rPr>
                    <w:rFonts w:asciiTheme="majorBidi" w:hAnsiTheme="majorBidi" w:cstheme="majorBidi"/>
                    <w:sz w:val="22"/>
                    <w:lang w:val="en-GB"/>
                  </w:rPr>
                </w:rPrChange>
              </w:rPr>
              <w:t>R</w:t>
            </w:r>
            <w:r w:rsidR="004F65E4" w:rsidRPr="004B1532">
              <w:rPr>
                <w:rFonts w:asciiTheme="majorBidi" w:hAnsiTheme="majorBidi" w:cstheme="majorBidi"/>
                <w:b/>
                <w:sz w:val="22"/>
                <w:lang w:val="en-GB"/>
                <w:rPrChange w:id="10304" w:author="Jane Shaw" w:date="2015-10-28T16:17:00Z">
                  <w:rPr>
                    <w:rFonts w:asciiTheme="majorBidi" w:hAnsiTheme="majorBidi" w:cstheme="majorBidi"/>
                    <w:sz w:val="22"/>
                    <w:lang w:val="en-GB"/>
                  </w:rPr>
                </w:rPrChange>
              </w:rPr>
              <w:t>eporter</w:t>
            </w:r>
          </w:p>
        </w:tc>
        <w:tc>
          <w:tcPr>
            <w:tcW w:w="662" w:type="pct"/>
          </w:tcPr>
          <w:p w14:paraId="6AF521CC" w14:textId="77777777" w:rsidR="004F65E4" w:rsidRPr="004B1532"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05"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06" w:author="Jane Shaw" w:date="2015-10-28T16:17:00Z">
                  <w:rPr>
                    <w:rFonts w:asciiTheme="majorBidi" w:hAnsiTheme="majorBidi" w:cstheme="majorBidi"/>
                    <w:sz w:val="22"/>
                    <w:lang w:val="en-GB"/>
                  </w:rPr>
                </w:rPrChange>
              </w:rPr>
              <w:t>P</w:t>
            </w:r>
            <w:r w:rsidR="004F65E4" w:rsidRPr="004B1532">
              <w:rPr>
                <w:rFonts w:asciiTheme="majorBidi" w:hAnsiTheme="majorBidi" w:cstheme="majorBidi"/>
                <w:b/>
                <w:sz w:val="22"/>
                <w:lang w:val="en-GB"/>
                <w:rPrChange w:id="10307" w:author="Jane Shaw" w:date="2015-10-28T16:17:00Z">
                  <w:rPr>
                    <w:rFonts w:asciiTheme="majorBidi" w:hAnsiTheme="majorBidi" w:cstheme="majorBidi"/>
                    <w:sz w:val="22"/>
                    <w:lang w:val="en-GB"/>
                  </w:rPr>
                </w:rPrChange>
              </w:rPr>
              <w:t>artner</w:t>
            </w:r>
          </w:p>
        </w:tc>
        <w:tc>
          <w:tcPr>
            <w:tcW w:w="784" w:type="pct"/>
          </w:tcPr>
          <w:p w14:paraId="591E9096" w14:textId="3E5ED6C4" w:rsidR="004F65E4" w:rsidRPr="004B1532"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08"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09" w:author="Jane Shaw" w:date="2015-10-28T16:17:00Z">
                  <w:rPr>
                    <w:rFonts w:asciiTheme="majorBidi" w:hAnsiTheme="majorBidi" w:cstheme="majorBidi"/>
                    <w:sz w:val="22"/>
                    <w:lang w:val="en-GB"/>
                  </w:rPr>
                </w:rPrChange>
              </w:rPr>
              <w:t>HS</w:t>
            </w:r>
            <w:ins w:id="10310" w:author="Jane Shaw" w:date="2015-10-28T16:17:00Z">
              <w:r w:rsidR="004B1532">
                <w:rPr>
                  <w:rFonts w:asciiTheme="majorBidi" w:hAnsiTheme="majorBidi" w:cstheme="majorBidi"/>
                  <w:b/>
                  <w:i w:val="0"/>
                  <w:sz w:val="22"/>
                  <w:lang w:val="en-GB"/>
                </w:rPr>
                <w:t>-</w:t>
              </w:r>
            </w:ins>
            <w:r w:rsidRPr="004B1532">
              <w:rPr>
                <w:rFonts w:asciiTheme="majorBidi" w:hAnsiTheme="majorBidi" w:cstheme="majorBidi"/>
                <w:b/>
                <w:sz w:val="22"/>
                <w:lang w:val="en-GB"/>
                <w:rPrChange w:id="10311" w:author="Jane Shaw" w:date="2015-10-28T16:17:00Z">
                  <w:rPr>
                    <w:rFonts w:asciiTheme="majorBidi" w:hAnsiTheme="majorBidi" w:cstheme="majorBidi"/>
                    <w:sz w:val="22"/>
                    <w:lang w:val="en-GB"/>
                  </w:rPr>
                </w:rPrChange>
              </w:rPr>
              <w:t>6 code</w:t>
            </w:r>
          </w:p>
        </w:tc>
        <w:tc>
          <w:tcPr>
            <w:tcW w:w="492" w:type="pct"/>
          </w:tcPr>
          <w:p w14:paraId="049D9F8A" w14:textId="77777777" w:rsidR="004F65E4" w:rsidRPr="004B1532"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12"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13" w:author="Jane Shaw" w:date="2015-10-28T16:17:00Z">
                  <w:rPr>
                    <w:rFonts w:asciiTheme="majorBidi" w:hAnsiTheme="majorBidi" w:cstheme="majorBidi"/>
                    <w:sz w:val="22"/>
                    <w:lang w:val="en-GB"/>
                  </w:rPr>
                </w:rPrChange>
              </w:rPr>
              <w:t>F</w:t>
            </w:r>
            <w:r w:rsidR="004F65E4" w:rsidRPr="004B1532">
              <w:rPr>
                <w:rFonts w:asciiTheme="majorBidi" w:hAnsiTheme="majorBidi" w:cstheme="majorBidi"/>
                <w:b/>
                <w:sz w:val="22"/>
                <w:lang w:val="en-GB"/>
                <w:rPrChange w:id="10314" w:author="Jane Shaw" w:date="2015-10-28T16:17:00Z">
                  <w:rPr>
                    <w:rFonts w:asciiTheme="majorBidi" w:hAnsiTheme="majorBidi" w:cstheme="majorBidi"/>
                    <w:sz w:val="22"/>
                    <w:lang w:val="en-GB"/>
                  </w:rPr>
                </w:rPrChange>
              </w:rPr>
              <w:t>low</w:t>
            </w:r>
          </w:p>
        </w:tc>
        <w:tc>
          <w:tcPr>
            <w:tcW w:w="878" w:type="pct"/>
          </w:tcPr>
          <w:p w14:paraId="2DFE2AD4" w14:textId="5761E3EF" w:rsidR="004F65E4" w:rsidRPr="004B1532"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15"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16" w:author="Jane Shaw" w:date="2015-10-28T16:17:00Z">
                  <w:rPr>
                    <w:rFonts w:asciiTheme="majorBidi" w:hAnsiTheme="majorBidi" w:cstheme="majorBidi"/>
                    <w:sz w:val="22"/>
                    <w:lang w:val="en-GB"/>
                  </w:rPr>
                </w:rPrChange>
              </w:rPr>
              <w:t>Weight</w:t>
            </w:r>
            <w:ins w:id="10317" w:author="Jane Shaw" w:date="2015-10-28T16:17:00Z">
              <w:r w:rsidR="004B1532">
                <w:rPr>
                  <w:rFonts w:asciiTheme="majorBidi" w:hAnsiTheme="majorBidi" w:cstheme="majorBidi"/>
                  <w:b/>
                  <w:i w:val="0"/>
                  <w:sz w:val="22"/>
                  <w:lang w:val="en-GB"/>
                </w:rPr>
                <w:t xml:space="preserve"> </w:t>
              </w:r>
            </w:ins>
            <w:r w:rsidRPr="004B1532">
              <w:rPr>
                <w:rFonts w:asciiTheme="majorBidi" w:hAnsiTheme="majorBidi" w:cstheme="majorBidi"/>
                <w:b/>
                <w:sz w:val="22"/>
                <w:lang w:val="en-GB"/>
                <w:rPrChange w:id="10318" w:author="Jane Shaw" w:date="2015-10-28T16:17:00Z">
                  <w:rPr>
                    <w:rFonts w:asciiTheme="majorBidi" w:hAnsiTheme="majorBidi" w:cstheme="majorBidi"/>
                    <w:sz w:val="22"/>
                    <w:lang w:val="en-GB"/>
                  </w:rPr>
                </w:rPrChange>
              </w:rPr>
              <w:t>(kg)</w:t>
            </w:r>
          </w:p>
        </w:tc>
        <w:tc>
          <w:tcPr>
            <w:tcW w:w="968" w:type="pct"/>
          </w:tcPr>
          <w:p w14:paraId="0ABDDB9D" w14:textId="77777777" w:rsidR="004F65E4" w:rsidRPr="004B1532"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0319" w:author="Jane Shaw" w:date="2015-10-28T16:17:00Z">
                  <w:rPr>
                    <w:rFonts w:asciiTheme="majorBidi" w:hAnsiTheme="majorBidi" w:cstheme="majorBidi"/>
                    <w:i w:val="0"/>
                    <w:iCs w:val="0"/>
                    <w:sz w:val="22"/>
                    <w:lang w:val="en-GB"/>
                  </w:rPr>
                </w:rPrChange>
              </w:rPr>
            </w:pPr>
            <w:r w:rsidRPr="004B1532">
              <w:rPr>
                <w:rFonts w:asciiTheme="majorBidi" w:hAnsiTheme="majorBidi" w:cstheme="majorBidi"/>
                <w:b/>
                <w:sz w:val="22"/>
                <w:lang w:val="en-GB"/>
                <w:rPrChange w:id="10320" w:author="Jane Shaw" w:date="2015-10-28T16:17:00Z">
                  <w:rPr>
                    <w:rFonts w:asciiTheme="majorBidi" w:hAnsiTheme="majorBidi" w:cstheme="majorBidi"/>
                    <w:sz w:val="22"/>
                    <w:lang w:val="en-GB"/>
                  </w:rPr>
                </w:rPrChange>
              </w:rPr>
              <w:t>Value (US$)</w:t>
            </w:r>
          </w:p>
        </w:tc>
      </w:tr>
      <w:tr w:rsidR="004F65E4" w:rsidRPr="00F31509" w14:paraId="6CE63E54"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570FD37A"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1530C9B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0BB61AAA"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14:paraId="6429A84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2D2A62D2"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4E1DEBC1" w14:textId="75342963"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w:t>
            </w:r>
            <w:del w:id="10321" w:author="Jane Shaw" w:date="2015-10-28T16:17:00Z">
              <w:r w:rsidRPr="00F31509" w:rsidDel="004B1532">
                <w:rPr>
                  <w:rFonts w:asciiTheme="majorBidi" w:hAnsiTheme="majorBidi" w:cstheme="majorBidi"/>
                  <w:sz w:val="22"/>
                  <w:lang w:val="en-GB"/>
                </w:rPr>
                <w:delText>,</w:delText>
              </w:r>
            </w:del>
            <w:ins w:id="10322"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350</w:t>
            </w:r>
            <w:del w:id="10323" w:author="Jane Shaw" w:date="2015-10-28T16:17:00Z">
              <w:r w:rsidRPr="00F31509" w:rsidDel="004B1532">
                <w:rPr>
                  <w:rFonts w:asciiTheme="majorBidi" w:hAnsiTheme="majorBidi" w:cstheme="majorBidi"/>
                  <w:sz w:val="22"/>
                  <w:lang w:val="en-GB"/>
                </w:rPr>
                <w:delText>,</w:delText>
              </w:r>
            </w:del>
            <w:ins w:id="10324"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968" w:type="pct"/>
          </w:tcPr>
          <w:p w14:paraId="6CEA204E" w14:textId="365DE4A9"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502</w:t>
            </w:r>
            <w:del w:id="10325" w:author="Jane Shaw" w:date="2015-10-28T16:17:00Z">
              <w:r w:rsidRPr="00F31509" w:rsidDel="004B1532">
                <w:rPr>
                  <w:rFonts w:asciiTheme="majorBidi" w:hAnsiTheme="majorBidi" w:cstheme="majorBidi"/>
                  <w:sz w:val="22"/>
                  <w:lang w:val="en-GB"/>
                </w:rPr>
                <w:delText>,</w:delText>
              </w:r>
            </w:del>
            <w:ins w:id="10326"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500</w:t>
            </w:r>
            <w:del w:id="10327" w:author="Jane Shaw" w:date="2015-10-28T16:17:00Z">
              <w:r w:rsidRPr="00F31509" w:rsidDel="004B1532">
                <w:rPr>
                  <w:rFonts w:asciiTheme="majorBidi" w:hAnsiTheme="majorBidi" w:cstheme="majorBidi"/>
                  <w:sz w:val="22"/>
                  <w:lang w:val="en-GB"/>
                </w:rPr>
                <w:delText>,</w:delText>
              </w:r>
            </w:del>
            <w:ins w:id="10328"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r w:rsidR="004F65E4" w:rsidRPr="00F31509" w14:paraId="5CFA293B"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57F20F3B"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7C3F27DE"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1DE95CE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14:paraId="1C9D90BD"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63C66A7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4DEE4B57" w14:textId="3E71FAB2"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del w:id="10329" w:author="Jane Shaw" w:date="2015-10-28T16:17:00Z">
              <w:r w:rsidRPr="00F31509" w:rsidDel="004B1532">
                <w:rPr>
                  <w:rFonts w:asciiTheme="majorBidi" w:hAnsiTheme="majorBidi" w:cstheme="majorBidi"/>
                  <w:sz w:val="22"/>
                  <w:lang w:val="en-GB"/>
                </w:rPr>
                <w:delText>,</w:delText>
              </w:r>
            </w:del>
            <w:ins w:id="10330"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200</w:t>
            </w:r>
            <w:del w:id="10331" w:author="Jane Shaw" w:date="2015-10-28T16:17:00Z">
              <w:r w:rsidRPr="00F31509" w:rsidDel="004B1532">
                <w:rPr>
                  <w:rFonts w:asciiTheme="majorBidi" w:hAnsiTheme="majorBidi" w:cstheme="majorBidi"/>
                  <w:sz w:val="22"/>
                  <w:lang w:val="en-GB"/>
                </w:rPr>
                <w:delText>,</w:delText>
              </w:r>
            </w:del>
            <w:ins w:id="10332"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968" w:type="pct"/>
          </w:tcPr>
          <w:p w14:paraId="49CD1DB9" w14:textId="084FAB79"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264</w:t>
            </w:r>
            <w:del w:id="10333" w:author="Jane Shaw" w:date="2015-10-28T16:17:00Z">
              <w:r w:rsidRPr="00F31509" w:rsidDel="004B1532">
                <w:rPr>
                  <w:rFonts w:asciiTheme="majorBidi" w:hAnsiTheme="majorBidi" w:cstheme="majorBidi"/>
                  <w:sz w:val="22"/>
                  <w:lang w:val="en-GB"/>
                </w:rPr>
                <w:delText>,</w:delText>
              </w:r>
            </w:del>
            <w:ins w:id="10334"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del w:id="10335" w:author="Jane Shaw" w:date="2015-10-28T16:17:00Z">
              <w:r w:rsidRPr="00F31509" w:rsidDel="004B1532">
                <w:rPr>
                  <w:rFonts w:asciiTheme="majorBidi" w:hAnsiTheme="majorBidi" w:cstheme="majorBidi"/>
                  <w:sz w:val="22"/>
                  <w:lang w:val="en-GB"/>
                </w:rPr>
                <w:delText>,</w:delText>
              </w:r>
            </w:del>
            <w:ins w:id="10336"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r w:rsidR="004F65E4" w:rsidRPr="00F31509" w14:paraId="665C945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040CB346"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76463B0D"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7F544B8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14:paraId="5FE2197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14:paraId="7FF6BBB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14:paraId="378C8079" w14:textId="7371EA1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870</w:t>
            </w:r>
            <w:del w:id="10337" w:author="Jane Shaw" w:date="2015-10-28T16:17:00Z">
              <w:r w:rsidRPr="00F31509" w:rsidDel="004B1532">
                <w:rPr>
                  <w:rFonts w:asciiTheme="majorBidi" w:hAnsiTheme="majorBidi" w:cstheme="majorBidi"/>
                  <w:sz w:val="22"/>
                  <w:lang w:val="en-GB"/>
                </w:rPr>
                <w:delText>,</w:delText>
              </w:r>
            </w:del>
            <w:ins w:id="10338"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968" w:type="pct"/>
          </w:tcPr>
          <w:p w14:paraId="24297AE6" w14:textId="339F561E"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113</w:t>
            </w:r>
            <w:del w:id="10339" w:author="Jane Shaw" w:date="2015-10-28T16:17:00Z">
              <w:r w:rsidRPr="00F31509" w:rsidDel="004B1532">
                <w:rPr>
                  <w:rFonts w:asciiTheme="majorBidi" w:hAnsiTheme="majorBidi" w:cstheme="majorBidi"/>
                  <w:sz w:val="22"/>
                  <w:lang w:val="en-GB"/>
                </w:rPr>
                <w:delText>,</w:delText>
              </w:r>
            </w:del>
            <w:ins w:id="10340"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100</w:t>
            </w:r>
            <w:del w:id="10341" w:author="Jane Shaw" w:date="2015-10-28T16:17:00Z">
              <w:r w:rsidRPr="00F31509" w:rsidDel="004B1532">
                <w:rPr>
                  <w:rFonts w:asciiTheme="majorBidi" w:hAnsiTheme="majorBidi" w:cstheme="majorBidi"/>
                  <w:sz w:val="22"/>
                  <w:lang w:val="en-GB"/>
                </w:rPr>
                <w:delText>,</w:delText>
              </w:r>
            </w:del>
            <w:ins w:id="10342" w:author="Jane Shaw" w:date="2015-10-28T16:17:00Z">
              <w:r w:rsidR="004B1532">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bl>
    <w:p w14:paraId="08B3655D" w14:textId="77777777" w:rsidR="00334116" w:rsidRPr="00F31509" w:rsidRDefault="00334116" w:rsidP="004F65E4">
      <w:pPr>
        <w:jc w:val="both"/>
        <w:rPr>
          <w:rFonts w:asciiTheme="majorBidi" w:hAnsiTheme="majorBidi" w:cstheme="majorBidi"/>
          <w:lang w:val="en-GB"/>
        </w:rPr>
      </w:pPr>
    </w:p>
    <w:p w14:paraId="65444426" w14:textId="658E67C6"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r w:rsidR="00E24798">
        <w:fldChar w:fldCharType="begin"/>
      </w:r>
      <w:r w:rsidR="00E24798">
        <w:instrText xml:space="preserve"> REF _Ref428180910 \h  \* MERGEFORMAT </w:instrText>
      </w:r>
      <w:r w:rsidR="00E24798">
        <w:fldChar w:fldCharType="separate"/>
      </w:r>
      <w:ins w:id="10343" w:author="Jane Shaw" w:date="2015-11-01T20:53:00Z">
        <w:r w:rsidR="00311179" w:rsidRPr="00311179">
          <w:rPr>
            <w:rFonts w:asciiTheme="majorBidi" w:eastAsia="Times New Roman" w:hAnsiTheme="majorBidi" w:cstheme="majorBidi"/>
            <w:lang w:val="en-GB"/>
            <w:rPrChange w:id="1034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0345" w:author="Jane Shaw" w:date="2015-11-01T20:53:00Z">
              <w:rPr>
                <w:rFonts w:asciiTheme="majorBidi" w:hAnsiTheme="majorBidi" w:cstheme="majorBidi"/>
                <w:noProof/>
                <w:lang w:val="en-GB"/>
              </w:rPr>
            </w:rPrChange>
          </w:rPr>
          <w:t>10</w:t>
        </w:r>
      </w:ins>
      <w:del w:id="1034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10</w:delText>
        </w:r>
      </w:del>
      <w:r w:rsidR="00E24798">
        <w:fldChar w:fldCharType="end"/>
      </w:r>
      <w:del w:id="10347" w:author="Jane Shaw" w:date="2015-10-28T16:18:00Z">
        <w:r w:rsidRPr="00F31509" w:rsidDel="004B1532">
          <w:rPr>
            <w:rFonts w:asciiTheme="majorBidi" w:eastAsia="Times New Roman" w:hAnsiTheme="majorBidi" w:cstheme="majorBidi"/>
            <w:lang w:val="en-GB"/>
          </w:rPr>
          <w:delText xml:space="preserve"> </w:delText>
        </w:r>
      </w:del>
      <w:ins w:id="10348" w:author="Jane Shaw" w:date="2015-10-28T16:18:00Z">
        <w:r w:rsidR="004B1532">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the country codes refer to a specific reporter and three different partners. The HS codes are </w:t>
      </w:r>
      <w:del w:id="10349" w:author="Jane Shaw" w:date="2015-10-28T16:20:00Z">
        <w:r w:rsidRPr="00F31509" w:rsidDel="004C5C05">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standard 6-digit</w:t>
      </w:r>
      <w:ins w:id="10350" w:author="Jane Shaw" w:date="2015-10-28T16:20:00Z">
        <w:r w:rsidR="004C5C05">
          <w:rPr>
            <w:rFonts w:asciiTheme="majorBidi" w:eastAsia="Times New Roman" w:hAnsiTheme="majorBidi" w:cstheme="majorBidi"/>
            <w:lang w:val="en-GB"/>
          </w:rPr>
          <w:t xml:space="preserve"> codes</w:t>
        </w:r>
      </w:ins>
      <w:r w:rsidRPr="00F31509">
        <w:rPr>
          <w:rFonts w:asciiTheme="majorBidi" w:eastAsia="Times New Roman" w:hAnsiTheme="majorBidi" w:cstheme="majorBidi"/>
          <w:lang w:val="en-GB"/>
        </w:rPr>
        <w:t xml:space="preserve">, </w:t>
      </w:r>
      <w:del w:id="10351" w:author="Jane Shaw" w:date="2015-10-28T16:20:00Z">
        <w:r w:rsidRPr="00F31509" w:rsidDel="004C5C05">
          <w:rPr>
            <w:rFonts w:asciiTheme="majorBidi" w:eastAsia="Times New Roman" w:hAnsiTheme="majorBidi" w:cstheme="majorBidi"/>
            <w:lang w:val="en-GB"/>
          </w:rPr>
          <w:delText xml:space="preserve">in this case </w:delText>
        </w:r>
      </w:del>
      <w:r w:rsidRPr="00F31509">
        <w:rPr>
          <w:rFonts w:asciiTheme="majorBidi" w:eastAsia="Times New Roman" w:hAnsiTheme="majorBidi" w:cstheme="majorBidi"/>
          <w:lang w:val="en-GB"/>
        </w:rPr>
        <w:t xml:space="preserve">indicating wheat </w:t>
      </w:r>
      <w:ins w:id="10352" w:author="Jane Shaw" w:date="2015-10-28T16:20:00Z">
        <w:r w:rsidR="004C5C05">
          <w:rPr>
            <w:rFonts w:asciiTheme="majorBidi" w:eastAsia="Times New Roman" w:hAnsiTheme="majorBidi" w:cstheme="majorBidi"/>
            <w:lang w:val="en-GB"/>
          </w:rPr>
          <w:t xml:space="preserve">in this case. </w:t>
        </w:r>
      </w:ins>
      <w:r w:rsidRPr="00F31509">
        <w:rPr>
          <w:rFonts w:asciiTheme="majorBidi" w:eastAsia="Times New Roman" w:hAnsiTheme="majorBidi" w:cstheme="majorBidi"/>
          <w:lang w:val="en-GB"/>
        </w:rPr>
        <w:t>(</w:t>
      </w:r>
      <w:r w:rsidR="004C5C05"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more information on the HS classification please see the footnote/link </w:t>
      </w:r>
      <w:commentRangeStart w:id="10353"/>
      <w:r w:rsidRPr="00F31509">
        <w:rPr>
          <w:rFonts w:asciiTheme="majorBidi" w:eastAsia="Times New Roman" w:hAnsiTheme="majorBidi" w:cstheme="majorBidi"/>
          <w:lang w:val="en-GB"/>
        </w:rPr>
        <w:t>in the trade section</w:t>
      </w:r>
      <w:commentRangeEnd w:id="10353"/>
      <w:r w:rsidR="00DF5F4D">
        <w:rPr>
          <w:rStyle w:val="Rimandocommento"/>
        </w:rPr>
        <w:commentReference w:id="10353"/>
      </w:r>
      <w:ins w:id="10354" w:author="Jane Shaw" w:date="2015-10-28T16:21:00Z">
        <w:r w:rsidR="004C5C05">
          <w:rPr>
            <w:rFonts w:asciiTheme="majorBidi" w:eastAsia="Times New Roman" w:hAnsiTheme="majorBidi" w:cstheme="majorBidi"/>
            <w:lang w:val="en-GB"/>
          </w:rPr>
          <w:t>.</w:t>
        </w:r>
      </w:ins>
      <w:r w:rsidRPr="00F31509">
        <w:rPr>
          <w:rFonts w:asciiTheme="majorBidi" w:eastAsia="Times New Roman" w:hAnsiTheme="majorBidi" w:cstheme="majorBidi"/>
          <w:lang w:val="en-GB"/>
        </w:rPr>
        <w:t>)</w:t>
      </w:r>
      <w:del w:id="10355" w:author="Jane Shaw" w:date="2015-10-28T16:21:00Z">
        <w:r w:rsidRPr="00F31509" w:rsidDel="004C5C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356" w:author="Jane Shaw" w:date="2015-10-28T16:23:00Z">
        <w:r w:rsidRPr="00F31509" w:rsidDel="00DF5F4D">
          <w:rPr>
            <w:rFonts w:asciiTheme="majorBidi" w:eastAsia="Times New Roman" w:hAnsiTheme="majorBidi" w:cstheme="majorBidi"/>
            <w:lang w:val="en-GB"/>
          </w:rPr>
          <w:delText xml:space="preserve">The </w:delText>
        </w:r>
      </w:del>
      <w:r w:rsidR="00DF5F4D" w:rsidRPr="00F31509">
        <w:rPr>
          <w:rFonts w:asciiTheme="majorBidi" w:eastAsia="Times New Roman" w:hAnsiTheme="majorBidi" w:cstheme="majorBidi"/>
          <w:lang w:val="en-GB"/>
        </w:rPr>
        <w:t xml:space="preserve">Flows </w:t>
      </w:r>
      <w:del w:id="10357" w:author="Jane Shaw" w:date="2015-10-28T16:23: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1</w:t>
      </w:r>
      <w:del w:id="10358" w:author="Jane Shaw" w:date="2015-10-28T16:23: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w:t>
      </w:r>
      <w:del w:id="10359" w:author="Jane Shaw" w:date="2015-10-28T16:23: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2</w:t>
      </w:r>
      <w:del w:id="10360" w:author="Jane Shaw" w:date="2015-10-28T16:23: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indicate imports and exports</w:t>
      </w:r>
      <w:del w:id="10361" w:author="Jane Shaw" w:date="2015-10-28T16:23: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respectively. The quantity weights are in kilograms and the values are, in this case, in U</w:t>
      </w:r>
      <w:ins w:id="10362" w:author="Jane Shaw" w:date="2015-10-28T16:23:00Z">
        <w:r w:rsidR="00DF5F4D">
          <w:rPr>
            <w:rFonts w:asciiTheme="majorBidi" w:eastAsia="Times New Roman" w:hAnsiTheme="majorBidi" w:cstheme="majorBidi"/>
            <w:lang w:val="en-GB"/>
          </w:rPr>
          <w:t xml:space="preserve">nited </w:t>
        </w:r>
      </w:ins>
      <w:r w:rsidRPr="00F31509">
        <w:rPr>
          <w:rFonts w:asciiTheme="majorBidi" w:eastAsia="Times New Roman" w:hAnsiTheme="majorBidi" w:cstheme="majorBidi"/>
          <w:lang w:val="en-GB"/>
        </w:rPr>
        <w:t>S</w:t>
      </w:r>
      <w:ins w:id="10363" w:author="Jane Shaw" w:date="2015-10-28T16:23:00Z">
        <w:r w:rsidR="00DF5F4D">
          <w:rPr>
            <w:rFonts w:asciiTheme="majorBidi" w:eastAsia="Times New Roman" w:hAnsiTheme="majorBidi" w:cstheme="majorBidi"/>
            <w:lang w:val="en-GB"/>
          </w:rPr>
          <w:t>tates</w:t>
        </w:r>
      </w:ins>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dollars</w:t>
      </w:r>
      <w:r w:rsidRPr="00F31509">
        <w:rPr>
          <w:rFonts w:asciiTheme="majorBidi" w:eastAsia="Times New Roman" w:hAnsiTheme="majorBidi" w:cstheme="majorBidi"/>
          <w:lang w:val="en-GB"/>
        </w:rPr>
        <w:t xml:space="preserve">. The totals for wheat imports would be obtained by </w:t>
      </w:r>
      <w:del w:id="10364" w:author="Jane Shaw" w:date="2015-10-28T16:23:00Z">
        <w:r w:rsidRPr="00F31509" w:rsidDel="00DF5F4D">
          <w:rPr>
            <w:rFonts w:asciiTheme="majorBidi" w:eastAsia="Times New Roman" w:hAnsiTheme="majorBidi" w:cstheme="majorBidi"/>
            <w:lang w:val="en-GB"/>
          </w:rPr>
          <w:delText xml:space="preserve">summing </w:delText>
        </w:r>
      </w:del>
      <w:ins w:id="10365" w:author="Jane Shaw" w:date="2015-10-28T16:23:00Z">
        <w:r w:rsidR="00DF5F4D">
          <w:rPr>
            <w:rFonts w:asciiTheme="majorBidi" w:eastAsia="Times New Roman" w:hAnsiTheme="majorBidi" w:cstheme="majorBidi"/>
            <w:lang w:val="en-GB"/>
          </w:rPr>
          <w:t xml:space="preserve">adding </w:t>
        </w:r>
      </w:ins>
      <w:del w:id="10366" w:author="Jane Shaw" w:date="2015-10-28T16:23:00Z">
        <w:r w:rsidRPr="00F31509" w:rsidDel="00DF5F4D">
          <w:rPr>
            <w:rFonts w:asciiTheme="majorBidi" w:eastAsia="Times New Roman" w:hAnsiTheme="majorBidi" w:cstheme="majorBidi"/>
            <w:lang w:val="en-GB"/>
          </w:rPr>
          <w:delText xml:space="preserve">up </w:delText>
        </w:r>
      </w:del>
      <w:r w:rsidRPr="00F31509">
        <w:rPr>
          <w:rFonts w:asciiTheme="majorBidi" w:eastAsia="Times New Roman" w:hAnsiTheme="majorBidi" w:cstheme="majorBidi"/>
          <w:lang w:val="en-GB"/>
        </w:rPr>
        <w:t>all the import flows</w:t>
      </w:r>
      <w:ins w:id="10367" w:author="Jane Shaw" w:date="2015-10-28T16:24:00Z">
        <w:r w:rsidR="00DF5F4D">
          <w:rPr>
            <w:rFonts w:asciiTheme="majorBidi" w:eastAsia="Times New Roman" w:hAnsiTheme="majorBidi" w:cstheme="majorBidi"/>
            <w:lang w:val="en-GB"/>
          </w:rPr>
          <w:t>;</w:t>
        </w:r>
      </w:ins>
      <w:del w:id="10368" w:author="Jane Shaw" w:date="2015-10-28T16:24: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369" w:author="Jane Shaw" w:date="2015-10-28T16:24:00Z">
        <w:r w:rsidRPr="00F31509" w:rsidDel="00DF5F4D">
          <w:rPr>
            <w:rFonts w:asciiTheme="majorBidi" w:eastAsia="Times New Roman" w:hAnsiTheme="majorBidi" w:cstheme="majorBidi"/>
            <w:lang w:val="en-GB"/>
          </w:rPr>
          <w:delText xml:space="preserve">and likewise for the </w:delText>
        </w:r>
      </w:del>
      <w:r w:rsidRPr="00F31509">
        <w:rPr>
          <w:rFonts w:asciiTheme="majorBidi" w:eastAsia="Times New Roman" w:hAnsiTheme="majorBidi" w:cstheme="majorBidi"/>
          <w:lang w:val="en-GB"/>
        </w:rPr>
        <w:t xml:space="preserve">total exports </w:t>
      </w:r>
      <w:ins w:id="10370" w:author="Jane Shaw" w:date="2015-10-28T16:24:00Z">
        <w:r w:rsidR="00DF5F4D">
          <w:rPr>
            <w:rFonts w:asciiTheme="majorBidi" w:eastAsia="Times New Roman" w:hAnsiTheme="majorBidi" w:cstheme="majorBidi"/>
            <w:lang w:val="en-GB"/>
          </w:rPr>
          <w:t xml:space="preserve">would be the sum of all export flows </w:t>
        </w:r>
      </w:ins>
      <w:r w:rsidRPr="00F31509">
        <w:rPr>
          <w:rFonts w:asciiTheme="majorBidi" w:eastAsia="Times New Roman" w:hAnsiTheme="majorBidi" w:cstheme="majorBidi"/>
          <w:lang w:val="en-GB"/>
        </w:rPr>
        <w:t>(a typical trade data</w:t>
      </w:r>
      <w:ins w:id="10371" w:author="Jane Shaw" w:date="2015-10-28T16:25:00Z">
        <w:r w:rsidR="00DF5F4D">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would have many more flows than the simple example </w:t>
      </w:r>
      <w:del w:id="10372" w:author="Jane Shaw" w:date="2015-10-28T16:25:00Z">
        <w:r w:rsidRPr="00F31509" w:rsidDel="00DF5F4D">
          <w:rPr>
            <w:rFonts w:asciiTheme="majorBidi" w:eastAsia="Times New Roman" w:hAnsiTheme="majorBidi" w:cstheme="majorBidi"/>
            <w:lang w:val="en-GB"/>
          </w:rPr>
          <w:delText>above</w:delText>
        </w:r>
      </w:del>
      <w:ins w:id="10373" w:author="Jane Shaw" w:date="2015-10-28T16:25:00Z">
        <w:r w:rsidR="00DF5F4D">
          <w:rPr>
            <w:rFonts w:asciiTheme="majorBidi" w:eastAsia="Times New Roman" w:hAnsiTheme="majorBidi" w:cstheme="majorBidi"/>
            <w:lang w:val="en-GB"/>
          </w:rPr>
          <w:t>in Table 10</w:t>
        </w:r>
      </w:ins>
      <w:r w:rsidRPr="00F31509">
        <w:rPr>
          <w:rFonts w:asciiTheme="majorBidi" w:eastAsia="Times New Roman" w:hAnsiTheme="majorBidi" w:cstheme="majorBidi"/>
          <w:lang w:val="en-GB"/>
        </w:rPr>
        <w:t xml:space="preserve">). For the compilation of </w:t>
      </w:r>
      <w:del w:id="10374" w:author="Jane Shaw" w:date="2015-10-28T16:25:00Z">
        <w:r w:rsidRPr="00F31509" w:rsidDel="00DF5F4D">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FBS</w:t>
      </w:r>
      <w:ins w:id="10375" w:author="Jane Shaw" w:date="2015-10-28T16:25:00Z">
        <w:r w:rsidR="00DF5F4D">
          <w:rPr>
            <w:rFonts w:asciiTheme="majorBidi" w:eastAsia="Times New Roman" w:hAnsiTheme="majorBidi" w:cstheme="majorBidi"/>
            <w:lang w:val="en-GB"/>
          </w:rPr>
          <w:t>,</w:t>
        </w:r>
      </w:ins>
      <w:del w:id="10376" w:author="Jane Shaw" w:date="2015-10-28T16:25:00Z">
        <w:r w:rsidRPr="00F31509" w:rsidDel="00DF5F4D">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del w:id="10377" w:author="Jane Shaw" w:date="2015-10-28T16:25:00Z">
        <w:r w:rsidRPr="00F31509" w:rsidDel="00DF5F4D">
          <w:rPr>
            <w:rFonts w:asciiTheme="majorBidi" w:eastAsia="Times New Roman" w:hAnsiTheme="majorBidi" w:cstheme="majorBidi"/>
            <w:lang w:val="en-GB"/>
          </w:rPr>
          <w:delText xml:space="preserve">we are </w:delText>
        </w:r>
      </w:del>
      <w:r w:rsidRPr="00F31509">
        <w:rPr>
          <w:rFonts w:asciiTheme="majorBidi" w:eastAsia="Times New Roman" w:hAnsiTheme="majorBidi" w:cstheme="majorBidi"/>
          <w:lang w:val="en-GB"/>
        </w:rPr>
        <w:t xml:space="preserve">only </w:t>
      </w:r>
      <w:del w:id="10378" w:author="Jane Shaw" w:date="2015-10-28T16:25:00Z">
        <w:r w:rsidRPr="00F31509" w:rsidDel="00DF5F4D">
          <w:rPr>
            <w:rFonts w:asciiTheme="majorBidi" w:eastAsia="Times New Roman" w:hAnsiTheme="majorBidi" w:cstheme="majorBidi"/>
            <w:lang w:val="en-GB"/>
          </w:rPr>
          <w:delText xml:space="preserve">interested in the </w:delText>
        </w:r>
      </w:del>
      <w:r w:rsidRPr="00F31509">
        <w:rPr>
          <w:rFonts w:asciiTheme="majorBidi" w:eastAsia="Times New Roman" w:hAnsiTheme="majorBidi" w:cstheme="majorBidi"/>
          <w:lang w:val="en-GB"/>
        </w:rPr>
        <w:t xml:space="preserve">quantities </w:t>
      </w:r>
      <w:ins w:id="10379" w:author="Jane Shaw" w:date="2015-10-28T16:25:00Z">
        <w:r w:rsidR="00DF5F4D">
          <w:rPr>
            <w:rFonts w:asciiTheme="majorBidi" w:eastAsia="Times New Roman" w:hAnsiTheme="majorBidi" w:cstheme="majorBidi"/>
            <w:lang w:val="en-GB"/>
          </w:rPr>
          <w:t xml:space="preserve">are of interest, </w:t>
        </w:r>
      </w:ins>
      <w:r w:rsidRPr="00F31509">
        <w:rPr>
          <w:rFonts w:asciiTheme="majorBidi" w:eastAsia="Times New Roman" w:hAnsiTheme="majorBidi" w:cstheme="majorBidi"/>
          <w:lang w:val="en-GB"/>
        </w:rPr>
        <w:t xml:space="preserve">and not </w:t>
      </w:r>
      <w:del w:id="10380" w:author="Jane Shaw" w:date="2015-10-28T16:25:00Z">
        <w:r w:rsidRPr="00F31509" w:rsidDel="00DF5F4D">
          <w:rPr>
            <w:rFonts w:asciiTheme="majorBidi" w:eastAsia="Times New Roman" w:hAnsiTheme="majorBidi" w:cstheme="majorBidi"/>
            <w:lang w:val="en-GB"/>
          </w:rPr>
          <w:delText xml:space="preserve">in the </w:delText>
        </w:r>
      </w:del>
      <w:r w:rsidRPr="00F31509">
        <w:rPr>
          <w:rFonts w:asciiTheme="majorBidi" w:eastAsia="Times New Roman" w:hAnsiTheme="majorBidi" w:cstheme="majorBidi"/>
          <w:lang w:val="en-GB"/>
        </w:rPr>
        <w:t>monetary values</w:t>
      </w:r>
      <w:ins w:id="10381" w:author="Jane Shaw" w:date="2015-10-28T16:25:00Z">
        <w:r w:rsidR="00DF5F4D">
          <w:rPr>
            <w:rFonts w:asciiTheme="majorBidi" w:eastAsia="Times New Roman" w:hAnsiTheme="majorBidi" w:cstheme="majorBidi"/>
            <w:lang w:val="en-GB"/>
          </w:rPr>
          <w:t>.</w:t>
        </w:r>
      </w:ins>
      <w:commentRangeStart w:id="10382"/>
      <w:r w:rsidRPr="00F31509">
        <w:rPr>
          <w:rStyle w:val="Rimandonotaapidipagina"/>
          <w:rFonts w:asciiTheme="majorBidi" w:eastAsia="Times New Roman" w:hAnsiTheme="majorBidi" w:cstheme="majorBidi"/>
          <w:lang w:val="en-GB"/>
        </w:rPr>
        <w:footnoteReference w:id="51"/>
      </w:r>
      <w:del w:id="10391" w:author="Jane Shaw" w:date="2015-10-28T16:25:00Z">
        <w:r w:rsidRPr="00F31509" w:rsidDel="00DF5F4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commentRangeEnd w:id="10382"/>
      <w:r w:rsidR="008F276B">
        <w:rPr>
          <w:rStyle w:val="Rimandocommento"/>
        </w:rPr>
        <w:commentReference w:id="10382"/>
      </w:r>
      <w:del w:id="10392" w:author="Jane Shaw" w:date="2015-10-28T16:31:00Z">
        <w:r w:rsidRPr="00F31509" w:rsidDel="008F276B">
          <w:rPr>
            <w:rFonts w:asciiTheme="majorBidi" w:eastAsia="Times New Roman" w:hAnsiTheme="majorBidi" w:cstheme="majorBidi"/>
            <w:lang w:val="en-GB"/>
          </w:rPr>
          <w:delText xml:space="preserve">We can now insert the </w:delText>
        </w:r>
      </w:del>
      <w:r w:rsidR="008F276B" w:rsidRPr="00F31509">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 xml:space="preserve">import and export quantities for wheat, </w:t>
      </w:r>
      <w:del w:id="10393" w:author="Jane Shaw" w:date="2015-10-28T16:31:00Z">
        <w:r w:rsidRPr="00F31509" w:rsidDel="008F276B">
          <w:rPr>
            <w:rFonts w:asciiTheme="majorBidi" w:eastAsia="Times New Roman" w:hAnsiTheme="majorBidi" w:cstheme="majorBidi"/>
            <w:lang w:val="en-GB"/>
          </w:rPr>
          <w:delText xml:space="preserve">as well as </w:delText>
        </w:r>
      </w:del>
      <w:ins w:id="10394" w:author="Jane Shaw" w:date="2015-10-28T16:31:00Z">
        <w:r w:rsidR="008F276B">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the other commodities, </w:t>
      </w:r>
      <w:ins w:id="10395" w:author="Jane Shaw" w:date="2015-10-28T16:31:00Z">
        <w:r w:rsidR="008F276B">
          <w:rPr>
            <w:rFonts w:asciiTheme="majorBidi" w:eastAsia="Times New Roman" w:hAnsiTheme="majorBidi" w:cstheme="majorBidi"/>
            <w:lang w:val="en-GB"/>
          </w:rPr>
          <w:t xml:space="preserve">can now be inserted </w:t>
        </w:r>
      </w:ins>
      <w:r w:rsidRPr="00F31509">
        <w:rPr>
          <w:rFonts w:asciiTheme="majorBidi" w:eastAsia="Times New Roman" w:hAnsiTheme="majorBidi" w:cstheme="majorBidi"/>
          <w:lang w:val="en-GB"/>
        </w:rPr>
        <w:t>into the SUA table</w:t>
      </w:r>
      <w:ins w:id="10396" w:author="Jane Shaw" w:date="2015-10-28T16:31:00Z">
        <w:r w:rsidR="008F276B">
          <w:rPr>
            <w:rFonts w:asciiTheme="majorBidi" w:eastAsia="Times New Roman" w:hAnsiTheme="majorBidi" w:cstheme="majorBidi"/>
            <w:lang w:val="en-GB"/>
          </w:rPr>
          <w:t xml:space="preserve"> (Table 11)</w:t>
        </w:r>
      </w:ins>
      <w:r w:rsidRPr="00F31509">
        <w:rPr>
          <w:rFonts w:asciiTheme="majorBidi" w:eastAsia="Times New Roman" w:hAnsiTheme="majorBidi" w:cstheme="majorBidi"/>
          <w:lang w:val="en-GB"/>
        </w:rPr>
        <w:t>.</w:t>
      </w:r>
    </w:p>
    <w:p w14:paraId="06F75BD2" w14:textId="463F1031" w:rsidR="004F65E4" w:rsidRPr="00F31509" w:rsidRDefault="004F65E4" w:rsidP="004F65E4">
      <w:pPr>
        <w:pStyle w:val="Didascalia"/>
        <w:keepNext/>
        <w:jc w:val="both"/>
        <w:rPr>
          <w:rFonts w:asciiTheme="majorBidi" w:hAnsiTheme="majorBidi" w:cstheme="majorBidi"/>
          <w:lang w:val="en-GB"/>
        </w:rPr>
      </w:pPr>
      <w:bookmarkStart w:id="10397" w:name="_Toc42842355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11</w:t>
      </w:r>
      <w:r w:rsidR="003D789C"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 xml:space="preserve">dding trade information to the </w:t>
      </w:r>
      <w:del w:id="10398" w:author="Jane Shaw" w:date="2015-11-07T19:57:00Z">
        <w:r w:rsidRPr="00F31509" w:rsidDel="00C83BC9">
          <w:rPr>
            <w:rFonts w:asciiTheme="majorBidi" w:hAnsiTheme="majorBidi" w:cstheme="majorBidi"/>
            <w:lang w:val="en-GB"/>
          </w:rPr>
          <w:delText xml:space="preserve">initial </w:delText>
        </w:r>
      </w:del>
      <w:r w:rsidRPr="00F31509">
        <w:rPr>
          <w:rFonts w:asciiTheme="majorBidi" w:hAnsiTheme="majorBidi" w:cstheme="majorBidi"/>
          <w:lang w:val="en-GB"/>
        </w:rPr>
        <w:t>SUA table</w:t>
      </w:r>
      <w:r w:rsidR="00122211" w:rsidRPr="00F31509">
        <w:rPr>
          <w:rFonts w:asciiTheme="majorBidi" w:hAnsiTheme="majorBidi" w:cstheme="majorBidi"/>
          <w:lang w:val="en-GB"/>
        </w:rPr>
        <w:t xml:space="preserve"> for wheat</w:t>
      </w:r>
      <w:bookmarkEnd w:id="10397"/>
    </w:p>
    <w:tbl>
      <w:tblPr>
        <w:tblStyle w:val="Tabellaclassica1"/>
        <w:tblW w:w="5000" w:type="pct"/>
        <w:tblLook w:val="04A0" w:firstRow="1" w:lastRow="0" w:firstColumn="1" w:lastColumn="0" w:noHBand="0" w:noVBand="1"/>
      </w:tblPr>
      <w:tblGrid>
        <w:gridCol w:w="1084"/>
        <w:gridCol w:w="972"/>
        <w:gridCol w:w="790"/>
        <w:gridCol w:w="812"/>
        <w:gridCol w:w="811"/>
        <w:gridCol w:w="563"/>
        <w:gridCol w:w="1046"/>
        <w:gridCol w:w="545"/>
        <w:gridCol w:w="528"/>
        <w:gridCol w:w="697"/>
        <w:gridCol w:w="875"/>
        <w:gridCol w:w="519"/>
      </w:tblGrid>
      <w:tr w:rsidR="004F65E4" w:rsidRPr="00F31509" w14:paraId="72F05BBE"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14:paraId="5A8A3DFC" w14:textId="77777777" w:rsidR="004F65E4" w:rsidRPr="008F276B" w:rsidRDefault="004F65E4" w:rsidP="004F65E4">
            <w:pPr>
              <w:pStyle w:val="Compact"/>
              <w:keepNext/>
              <w:jc w:val="both"/>
              <w:rPr>
                <w:rFonts w:asciiTheme="majorBidi" w:hAnsiTheme="majorBidi" w:cstheme="majorBidi"/>
                <w:b/>
                <w:i w:val="0"/>
                <w:sz w:val="16"/>
                <w:lang w:val="en-GB"/>
                <w:rPrChange w:id="10399"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00" w:author="Jane Shaw" w:date="2015-10-28T16:32:00Z">
                  <w:rPr>
                    <w:rFonts w:asciiTheme="majorBidi" w:hAnsiTheme="majorBidi" w:cstheme="majorBidi"/>
                    <w:sz w:val="16"/>
                    <w:lang w:val="en-GB"/>
                  </w:rPr>
                </w:rPrChange>
              </w:rPr>
              <w:t>Name</w:t>
            </w:r>
          </w:p>
        </w:tc>
        <w:tc>
          <w:tcPr>
            <w:tcW w:w="0" w:type="auto"/>
          </w:tcPr>
          <w:p w14:paraId="0478DD51" w14:textId="77777777" w:rsidR="004F65E4" w:rsidRPr="008F276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01"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02" w:author="Jane Shaw" w:date="2015-10-28T16:32:00Z">
                  <w:rPr>
                    <w:rFonts w:asciiTheme="majorBidi" w:hAnsiTheme="majorBidi" w:cstheme="majorBidi"/>
                    <w:sz w:val="16"/>
                    <w:lang w:val="en-GB"/>
                  </w:rPr>
                </w:rPrChange>
              </w:rPr>
              <w:t>Production</w:t>
            </w:r>
          </w:p>
        </w:tc>
        <w:tc>
          <w:tcPr>
            <w:tcW w:w="0" w:type="auto"/>
          </w:tcPr>
          <w:p w14:paraId="2BCF2E11" w14:textId="77777777" w:rsidR="004F65E4" w:rsidRPr="008F276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03"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04" w:author="Jane Shaw" w:date="2015-10-28T16:32:00Z">
                  <w:rPr>
                    <w:rFonts w:asciiTheme="majorBidi" w:hAnsiTheme="majorBidi" w:cstheme="majorBidi"/>
                    <w:sz w:val="16"/>
                    <w:lang w:val="en-GB"/>
                  </w:rPr>
                </w:rPrChange>
              </w:rPr>
              <w:t>Imports</w:t>
            </w:r>
          </w:p>
        </w:tc>
        <w:tc>
          <w:tcPr>
            <w:tcW w:w="0" w:type="auto"/>
          </w:tcPr>
          <w:p w14:paraId="4626FA26" w14:textId="77777777" w:rsidR="004F65E4" w:rsidRPr="008F276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05"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06" w:author="Jane Shaw" w:date="2015-10-28T16:32:00Z">
                  <w:rPr>
                    <w:rFonts w:asciiTheme="majorBidi" w:hAnsiTheme="majorBidi" w:cstheme="majorBidi"/>
                    <w:sz w:val="16"/>
                    <w:lang w:val="en-GB"/>
                  </w:rPr>
                </w:rPrChange>
              </w:rPr>
              <w:t>Exports</w:t>
            </w:r>
          </w:p>
        </w:tc>
        <w:tc>
          <w:tcPr>
            <w:tcW w:w="0" w:type="auto"/>
          </w:tcPr>
          <w:p w14:paraId="60575194" w14:textId="02AA66A1" w:rsidR="004F65E4" w:rsidRPr="008F276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07"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08" w:author="Jane Shaw" w:date="2015-10-28T16:32:00Z">
                  <w:rPr>
                    <w:rFonts w:asciiTheme="majorBidi" w:hAnsiTheme="majorBidi" w:cstheme="majorBidi"/>
                    <w:sz w:val="16"/>
                    <w:lang w:val="en-GB"/>
                  </w:rPr>
                </w:rPrChange>
              </w:rPr>
              <w:t xml:space="preserve">Stock </w:t>
            </w:r>
            <w:r w:rsidR="008F276B" w:rsidRPr="008F276B">
              <w:rPr>
                <w:rFonts w:asciiTheme="majorBidi" w:hAnsiTheme="majorBidi" w:cstheme="majorBidi"/>
                <w:b/>
                <w:i w:val="0"/>
                <w:sz w:val="16"/>
                <w:lang w:val="en-GB"/>
              </w:rPr>
              <w:t>change</w:t>
            </w:r>
          </w:p>
        </w:tc>
        <w:tc>
          <w:tcPr>
            <w:tcW w:w="0" w:type="auto"/>
          </w:tcPr>
          <w:p w14:paraId="10E18970"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09"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10" w:author="Jane Shaw" w:date="2015-10-28T16:32:00Z">
                  <w:rPr>
                    <w:rFonts w:asciiTheme="majorBidi" w:hAnsiTheme="majorBidi" w:cstheme="majorBidi"/>
                    <w:sz w:val="16"/>
                    <w:lang w:val="en-GB"/>
                  </w:rPr>
                </w:rPrChange>
              </w:rPr>
              <w:t>Food</w:t>
            </w:r>
          </w:p>
        </w:tc>
        <w:tc>
          <w:tcPr>
            <w:tcW w:w="0" w:type="auto"/>
          </w:tcPr>
          <w:p w14:paraId="37624C07" w14:textId="53460D84"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11"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12" w:author="Jane Shaw" w:date="2015-10-28T16:32:00Z">
                  <w:rPr>
                    <w:rFonts w:asciiTheme="majorBidi" w:hAnsiTheme="majorBidi" w:cstheme="majorBidi"/>
                    <w:sz w:val="16"/>
                    <w:lang w:val="en-GB"/>
                  </w:rPr>
                </w:rPrChange>
              </w:rPr>
              <w:t xml:space="preserve">Food </w:t>
            </w:r>
            <w:r w:rsidR="008F276B" w:rsidRPr="008F276B">
              <w:rPr>
                <w:rFonts w:asciiTheme="majorBidi" w:hAnsiTheme="majorBidi" w:cstheme="majorBidi"/>
                <w:b/>
                <w:i w:val="0"/>
                <w:sz w:val="16"/>
                <w:lang w:val="en-GB"/>
              </w:rPr>
              <w:t>processing</w:t>
            </w:r>
          </w:p>
        </w:tc>
        <w:tc>
          <w:tcPr>
            <w:tcW w:w="0" w:type="auto"/>
          </w:tcPr>
          <w:p w14:paraId="510B872D"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13"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14" w:author="Jane Shaw" w:date="2015-10-28T16:32:00Z">
                  <w:rPr>
                    <w:rFonts w:asciiTheme="majorBidi" w:hAnsiTheme="majorBidi" w:cstheme="majorBidi"/>
                    <w:sz w:val="16"/>
                    <w:lang w:val="en-GB"/>
                  </w:rPr>
                </w:rPrChange>
              </w:rPr>
              <w:t>Feed</w:t>
            </w:r>
          </w:p>
        </w:tc>
        <w:tc>
          <w:tcPr>
            <w:tcW w:w="0" w:type="auto"/>
          </w:tcPr>
          <w:p w14:paraId="424DB2FF"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15"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16" w:author="Jane Shaw" w:date="2015-10-28T16:32:00Z">
                  <w:rPr>
                    <w:rFonts w:asciiTheme="majorBidi" w:hAnsiTheme="majorBidi" w:cstheme="majorBidi"/>
                    <w:sz w:val="16"/>
                    <w:lang w:val="en-GB"/>
                  </w:rPr>
                </w:rPrChange>
              </w:rPr>
              <w:t>Seed</w:t>
            </w:r>
          </w:p>
        </w:tc>
        <w:tc>
          <w:tcPr>
            <w:tcW w:w="0" w:type="auto"/>
          </w:tcPr>
          <w:p w14:paraId="39D8BED3"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17"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18" w:author="Jane Shaw" w:date="2015-10-28T16:32:00Z">
                  <w:rPr>
                    <w:rFonts w:asciiTheme="majorBidi" w:hAnsiTheme="majorBidi" w:cstheme="majorBidi"/>
                    <w:sz w:val="16"/>
                    <w:lang w:val="en-GB"/>
                  </w:rPr>
                </w:rPrChange>
              </w:rPr>
              <w:t>Tourist</w:t>
            </w:r>
          </w:p>
        </w:tc>
        <w:tc>
          <w:tcPr>
            <w:tcW w:w="0" w:type="auto"/>
          </w:tcPr>
          <w:p w14:paraId="4B1D647E"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19"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20" w:author="Jane Shaw" w:date="2015-10-28T16:32:00Z">
                  <w:rPr>
                    <w:rFonts w:asciiTheme="majorBidi" w:hAnsiTheme="majorBidi" w:cstheme="majorBidi"/>
                    <w:sz w:val="16"/>
                    <w:lang w:val="en-GB"/>
                  </w:rPr>
                </w:rPrChange>
              </w:rPr>
              <w:t>Industrial</w:t>
            </w:r>
          </w:p>
        </w:tc>
        <w:tc>
          <w:tcPr>
            <w:tcW w:w="0" w:type="auto"/>
          </w:tcPr>
          <w:p w14:paraId="41A50652" w14:textId="77777777" w:rsidR="004F65E4" w:rsidRPr="008F276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421" w:author="Jane Shaw" w:date="2015-10-28T16:32:00Z">
                  <w:rPr>
                    <w:rFonts w:asciiTheme="majorBidi" w:hAnsiTheme="majorBidi" w:cstheme="majorBidi"/>
                    <w:i w:val="0"/>
                    <w:iCs w:val="0"/>
                    <w:sz w:val="16"/>
                    <w:lang w:val="en-GB"/>
                  </w:rPr>
                </w:rPrChange>
              </w:rPr>
            </w:pPr>
            <w:r w:rsidRPr="008F276B">
              <w:rPr>
                <w:rFonts w:asciiTheme="majorBidi" w:hAnsiTheme="majorBidi" w:cstheme="majorBidi"/>
                <w:b/>
                <w:sz w:val="16"/>
                <w:lang w:val="en-GB"/>
                <w:rPrChange w:id="10422" w:author="Jane Shaw" w:date="2015-10-28T16:32:00Z">
                  <w:rPr>
                    <w:rFonts w:asciiTheme="majorBidi" w:hAnsiTheme="majorBidi" w:cstheme="majorBidi"/>
                    <w:sz w:val="16"/>
                    <w:lang w:val="en-GB"/>
                  </w:rPr>
                </w:rPrChange>
              </w:rPr>
              <w:t>Loss</w:t>
            </w:r>
          </w:p>
        </w:tc>
      </w:tr>
      <w:tr w:rsidR="004F65E4" w:rsidRPr="00F31509" w14:paraId="595F6FD4"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09FC6DB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34095899" w14:textId="49E2A5FF"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54</w:t>
            </w:r>
            <w:del w:id="10423" w:author="Jane Shaw" w:date="2015-10-28T16:32:00Z">
              <w:r w:rsidRPr="008F276B" w:rsidDel="008F276B">
                <w:rPr>
                  <w:rFonts w:asciiTheme="majorBidi" w:hAnsiTheme="majorBidi" w:cstheme="majorBidi"/>
                  <w:sz w:val="16"/>
                  <w:lang w:val="en-GB"/>
                </w:rPr>
                <w:delText>,</w:delText>
              </w:r>
            </w:del>
            <w:ins w:id="10424" w:author="Jane Shaw" w:date="2015-10-28T16:32:00Z">
              <w:r w:rsidR="008F276B">
                <w:rPr>
                  <w:rFonts w:asciiTheme="majorBidi" w:hAnsiTheme="majorBidi" w:cstheme="majorBidi"/>
                  <w:sz w:val="16"/>
                  <w:lang w:val="en-GB"/>
                </w:rPr>
                <w:t xml:space="preserve"> </w:t>
              </w:r>
            </w:ins>
            <w:r w:rsidRPr="008F276B">
              <w:rPr>
                <w:rFonts w:asciiTheme="majorBidi" w:hAnsiTheme="majorBidi" w:cstheme="majorBidi"/>
                <w:sz w:val="16"/>
                <w:lang w:val="en-GB"/>
              </w:rPr>
              <w:t>420</w:t>
            </w:r>
            <w:del w:id="10425" w:author="Jane Shaw" w:date="2015-10-28T16:32:00Z">
              <w:r w:rsidRPr="008F276B" w:rsidDel="008F276B">
                <w:rPr>
                  <w:rFonts w:asciiTheme="majorBidi" w:hAnsiTheme="majorBidi" w:cstheme="majorBidi"/>
                  <w:sz w:val="16"/>
                  <w:lang w:val="en-GB"/>
                </w:rPr>
                <w:delText>,</w:delText>
              </w:r>
            </w:del>
            <w:ins w:id="10426" w:author="Jane Shaw" w:date="2015-10-28T16:32:00Z">
              <w:r w:rsidR="008F276B">
                <w:rPr>
                  <w:rFonts w:asciiTheme="majorBidi" w:hAnsiTheme="majorBidi" w:cstheme="majorBidi"/>
                  <w:sz w:val="16"/>
                  <w:lang w:val="en-GB"/>
                </w:rPr>
                <w:t xml:space="preserve"> </w:t>
              </w:r>
            </w:ins>
            <w:r w:rsidRPr="008F276B">
              <w:rPr>
                <w:rFonts w:asciiTheme="majorBidi" w:hAnsiTheme="majorBidi" w:cstheme="majorBidi"/>
                <w:sz w:val="16"/>
                <w:lang w:val="en-GB"/>
              </w:rPr>
              <w:t>000</w:t>
            </w:r>
          </w:p>
        </w:tc>
        <w:tc>
          <w:tcPr>
            <w:tcW w:w="0" w:type="auto"/>
          </w:tcPr>
          <w:p w14:paraId="6598C6FD" w14:textId="05E6F36E"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27"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1</w:t>
            </w:r>
            <w:del w:id="10428" w:author="Jane Shaw" w:date="2015-10-28T16:32:00Z">
              <w:r w:rsidRPr="0060571C" w:rsidDel="008F276B">
                <w:rPr>
                  <w:rFonts w:asciiTheme="majorBidi" w:hAnsiTheme="majorBidi" w:cstheme="majorBidi"/>
                  <w:b/>
                  <w:sz w:val="16"/>
                  <w:lang w:val="en-GB"/>
                </w:rPr>
                <w:delText>,</w:delText>
              </w:r>
            </w:del>
            <w:ins w:id="10429" w:author="Jane Shaw" w:date="2015-10-28T16:32:00Z">
              <w:r w:rsidR="008F276B" w:rsidRPr="0060571C">
                <w:rPr>
                  <w:rFonts w:asciiTheme="majorBidi" w:hAnsiTheme="majorBidi" w:cstheme="majorBidi"/>
                  <w:b/>
                  <w:sz w:val="16"/>
                  <w:lang w:val="en-GB"/>
                  <w:rPrChange w:id="10430"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999</w:t>
            </w:r>
            <w:del w:id="10431" w:author="Jane Shaw" w:date="2015-10-28T16:32:00Z">
              <w:r w:rsidRPr="0060571C" w:rsidDel="008F276B">
                <w:rPr>
                  <w:rFonts w:asciiTheme="majorBidi" w:hAnsiTheme="majorBidi" w:cstheme="majorBidi"/>
                  <w:b/>
                  <w:sz w:val="16"/>
                  <w:lang w:val="en-GB"/>
                </w:rPr>
                <w:delText>,</w:delText>
              </w:r>
            </w:del>
            <w:ins w:id="10432" w:author="Jane Shaw" w:date="2015-10-28T16:32:00Z">
              <w:r w:rsidR="008F276B" w:rsidRPr="0060571C">
                <w:rPr>
                  <w:rFonts w:asciiTheme="majorBidi" w:hAnsiTheme="majorBidi" w:cstheme="majorBidi"/>
                  <w:b/>
                  <w:sz w:val="16"/>
                  <w:lang w:val="en-GB"/>
                  <w:rPrChange w:id="10433"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100</w:t>
            </w:r>
          </w:p>
        </w:tc>
        <w:tc>
          <w:tcPr>
            <w:tcW w:w="0" w:type="auto"/>
          </w:tcPr>
          <w:p w14:paraId="3116B6D8" w14:textId="3CFFBABF"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34"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32</w:t>
            </w:r>
            <w:del w:id="10435" w:author="Jane Shaw" w:date="2015-10-28T16:32:00Z">
              <w:r w:rsidRPr="0060571C" w:rsidDel="008F276B">
                <w:rPr>
                  <w:rFonts w:asciiTheme="majorBidi" w:hAnsiTheme="majorBidi" w:cstheme="majorBidi"/>
                  <w:b/>
                  <w:sz w:val="16"/>
                  <w:lang w:val="en-GB"/>
                </w:rPr>
                <w:delText>,</w:delText>
              </w:r>
            </w:del>
            <w:ins w:id="10436" w:author="Jane Shaw" w:date="2015-10-28T16:32:00Z">
              <w:r w:rsidR="008F276B" w:rsidRPr="0060571C">
                <w:rPr>
                  <w:rFonts w:asciiTheme="majorBidi" w:hAnsiTheme="majorBidi" w:cstheme="majorBidi"/>
                  <w:b/>
                  <w:sz w:val="16"/>
                  <w:lang w:val="en-GB"/>
                  <w:rPrChange w:id="10437"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790</w:t>
            </w:r>
            <w:del w:id="10438" w:author="Jane Shaw" w:date="2015-10-28T16:32:00Z">
              <w:r w:rsidRPr="0060571C" w:rsidDel="008F276B">
                <w:rPr>
                  <w:rFonts w:asciiTheme="majorBidi" w:hAnsiTheme="majorBidi" w:cstheme="majorBidi"/>
                  <w:b/>
                  <w:sz w:val="16"/>
                  <w:lang w:val="en-GB"/>
                </w:rPr>
                <w:delText>,</w:delText>
              </w:r>
            </w:del>
            <w:ins w:id="10439" w:author="Jane Shaw" w:date="2015-10-28T16:32:00Z">
              <w:r w:rsidR="008F276B" w:rsidRPr="0060571C">
                <w:rPr>
                  <w:rFonts w:asciiTheme="majorBidi" w:hAnsiTheme="majorBidi" w:cstheme="majorBidi"/>
                  <w:b/>
                  <w:sz w:val="16"/>
                  <w:lang w:val="en-GB"/>
                  <w:rPrChange w:id="10440"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000</w:t>
            </w:r>
          </w:p>
        </w:tc>
        <w:tc>
          <w:tcPr>
            <w:tcW w:w="0" w:type="auto"/>
          </w:tcPr>
          <w:p w14:paraId="4F715BA1"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D4FD3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02022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18E18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91496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B96E7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D0F0E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B7986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E8EE937"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D51F6F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0C7BA771" w14:textId="14B3CA39"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18</w:t>
            </w:r>
            <w:del w:id="10441" w:author="Jane Shaw" w:date="2015-10-28T16:32:00Z">
              <w:r w:rsidRPr="008F276B" w:rsidDel="008F276B">
                <w:rPr>
                  <w:rFonts w:asciiTheme="majorBidi" w:hAnsiTheme="majorBidi" w:cstheme="majorBidi"/>
                  <w:sz w:val="16"/>
                  <w:lang w:val="en-GB"/>
                </w:rPr>
                <w:delText>,</w:delText>
              </w:r>
            </w:del>
            <w:ins w:id="10442" w:author="Jane Shaw" w:date="2015-10-28T16:32:00Z">
              <w:r w:rsidR="008F276B">
                <w:rPr>
                  <w:rFonts w:asciiTheme="majorBidi" w:hAnsiTheme="majorBidi" w:cstheme="majorBidi"/>
                  <w:sz w:val="16"/>
                  <w:lang w:val="en-GB"/>
                </w:rPr>
                <w:t xml:space="preserve"> </w:t>
              </w:r>
            </w:ins>
            <w:r w:rsidRPr="008F276B">
              <w:rPr>
                <w:rFonts w:asciiTheme="majorBidi" w:hAnsiTheme="majorBidi" w:cstheme="majorBidi"/>
                <w:sz w:val="16"/>
                <w:lang w:val="en-GB"/>
              </w:rPr>
              <w:t>650</w:t>
            </w:r>
            <w:del w:id="10443" w:author="Jane Shaw" w:date="2015-10-28T16:32:00Z">
              <w:r w:rsidRPr="008F276B" w:rsidDel="008F276B">
                <w:rPr>
                  <w:rFonts w:asciiTheme="majorBidi" w:hAnsiTheme="majorBidi" w:cstheme="majorBidi"/>
                  <w:sz w:val="16"/>
                  <w:lang w:val="en-GB"/>
                </w:rPr>
                <w:delText>,</w:delText>
              </w:r>
            </w:del>
            <w:ins w:id="10444" w:author="Jane Shaw" w:date="2015-10-28T16:32:00Z">
              <w:r w:rsidR="008F276B">
                <w:rPr>
                  <w:rFonts w:asciiTheme="majorBidi" w:hAnsiTheme="majorBidi" w:cstheme="majorBidi"/>
                  <w:sz w:val="16"/>
                  <w:lang w:val="en-GB"/>
                </w:rPr>
                <w:t xml:space="preserve"> </w:t>
              </w:r>
            </w:ins>
            <w:r w:rsidRPr="008F276B">
              <w:rPr>
                <w:rFonts w:asciiTheme="majorBidi" w:hAnsiTheme="majorBidi" w:cstheme="majorBidi"/>
                <w:sz w:val="16"/>
                <w:lang w:val="en-GB"/>
              </w:rPr>
              <w:t>000</w:t>
            </w:r>
          </w:p>
        </w:tc>
        <w:tc>
          <w:tcPr>
            <w:tcW w:w="0" w:type="auto"/>
          </w:tcPr>
          <w:p w14:paraId="7ED34162" w14:textId="5061B7A2"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45"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341</w:t>
            </w:r>
            <w:del w:id="10446" w:author="Jane Shaw" w:date="2015-10-28T16:32:00Z">
              <w:r w:rsidRPr="0060571C" w:rsidDel="008F276B">
                <w:rPr>
                  <w:rFonts w:asciiTheme="majorBidi" w:hAnsiTheme="majorBidi" w:cstheme="majorBidi"/>
                  <w:b/>
                  <w:sz w:val="16"/>
                  <w:lang w:val="en-GB"/>
                </w:rPr>
                <w:delText>,</w:delText>
              </w:r>
            </w:del>
            <w:ins w:id="10447" w:author="Jane Shaw" w:date="2015-10-28T16:32:00Z">
              <w:r w:rsidR="008F276B" w:rsidRPr="0060571C">
                <w:rPr>
                  <w:rFonts w:asciiTheme="majorBidi" w:hAnsiTheme="majorBidi" w:cstheme="majorBidi"/>
                  <w:b/>
                  <w:sz w:val="16"/>
                  <w:lang w:val="en-GB"/>
                  <w:rPrChange w:id="10448"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500</w:t>
            </w:r>
          </w:p>
        </w:tc>
        <w:tc>
          <w:tcPr>
            <w:tcW w:w="0" w:type="auto"/>
          </w:tcPr>
          <w:p w14:paraId="09805AAB" w14:textId="4FCEB444"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49"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572</w:t>
            </w:r>
            <w:del w:id="10450" w:author="Jane Shaw" w:date="2015-10-28T16:32:00Z">
              <w:r w:rsidRPr="0060571C" w:rsidDel="008F276B">
                <w:rPr>
                  <w:rFonts w:asciiTheme="majorBidi" w:hAnsiTheme="majorBidi" w:cstheme="majorBidi"/>
                  <w:b/>
                  <w:sz w:val="16"/>
                  <w:lang w:val="en-GB"/>
                </w:rPr>
                <w:delText>,</w:delText>
              </w:r>
            </w:del>
            <w:ins w:id="10451" w:author="Jane Shaw" w:date="2015-10-28T16:32:00Z">
              <w:r w:rsidR="008F276B" w:rsidRPr="0060571C">
                <w:rPr>
                  <w:rFonts w:asciiTheme="majorBidi" w:hAnsiTheme="majorBidi" w:cstheme="majorBidi"/>
                  <w:b/>
                  <w:sz w:val="16"/>
                  <w:lang w:val="en-GB"/>
                  <w:rPrChange w:id="10452"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800</w:t>
            </w:r>
          </w:p>
        </w:tc>
        <w:tc>
          <w:tcPr>
            <w:tcW w:w="0" w:type="auto"/>
          </w:tcPr>
          <w:p w14:paraId="1C23149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9766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9FA12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F5882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74B16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C6C4F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7E031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48F29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3785B89"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B95A777"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77465AD1" w14:textId="77777777"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14:paraId="6116F4EA" w14:textId="77777777"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60571C">
              <w:rPr>
                <w:rFonts w:asciiTheme="majorBidi" w:hAnsiTheme="majorBidi" w:cstheme="majorBidi"/>
                <w:sz w:val="16"/>
                <w:lang w:val="en-GB"/>
                <w:rPrChange w:id="10453" w:author="Jane Shaw" w:date="2015-10-28T17:29:00Z">
                  <w:rPr>
                    <w:rFonts w:asciiTheme="majorBidi" w:hAnsiTheme="majorBidi" w:cstheme="majorBidi"/>
                    <w:b/>
                    <w:sz w:val="16"/>
                    <w:lang w:val="en-GB"/>
                  </w:rPr>
                </w:rPrChange>
              </w:rPr>
              <w:t>-</w:t>
            </w:r>
          </w:p>
        </w:tc>
        <w:tc>
          <w:tcPr>
            <w:tcW w:w="0" w:type="auto"/>
          </w:tcPr>
          <w:p w14:paraId="48BEB1EA" w14:textId="77777777"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60571C">
              <w:rPr>
                <w:rFonts w:asciiTheme="majorBidi" w:hAnsiTheme="majorBidi" w:cstheme="majorBidi"/>
                <w:sz w:val="16"/>
                <w:lang w:val="en-GB"/>
                <w:rPrChange w:id="10454" w:author="Jane Shaw" w:date="2015-10-28T17:29:00Z">
                  <w:rPr>
                    <w:rFonts w:asciiTheme="majorBidi" w:hAnsiTheme="majorBidi" w:cstheme="majorBidi"/>
                    <w:b/>
                    <w:sz w:val="16"/>
                    <w:lang w:val="en-GB"/>
                  </w:rPr>
                </w:rPrChange>
              </w:rPr>
              <w:t>-</w:t>
            </w:r>
          </w:p>
        </w:tc>
        <w:tc>
          <w:tcPr>
            <w:tcW w:w="0" w:type="auto"/>
          </w:tcPr>
          <w:p w14:paraId="56BC2FFA"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897F1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DD2CB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09F58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1DE01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2B93E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D4BBF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3BA01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EFDCC05"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B5C427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5D6E3202" w14:textId="77777777"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14:paraId="678156B5" w14:textId="47E67C8E"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55"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312</w:t>
            </w:r>
            <w:del w:id="10456" w:author="Jane Shaw" w:date="2015-10-28T16:32:00Z">
              <w:r w:rsidRPr="0060571C" w:rsidDel="008F276B">
                <w:rPr>
                  <w:rFonts w:asciiTheme="majorBidi" w:hAnsiTheme="majorBidi" w:cstheme="majorBidi"/>
                  <w:b/>
                  <w:sz w:val="16"/>
                  <w:lang w:val="en-GB"/>
                </w:rPr>
                <w:delText>,</w:delText>
              </w:r>
            </w:del>
            <w:ins w:id="10457" w:author="Jane Shaw" w:date="2015-10-28T16:32:00Z">
              <w:r w:rsidR="008F276B" w:rsidRPr="0060571C">
                <w:rPr>
                  <w:rFonts w:asciiTheme="majorBidi" w:hAnsiTheme="majorBidi" w:cstheme="majorBidi"/>
                  <w:b/>
                  <w:sz w:val="16"/>
                  <w:lang w:val="en-GB"/>
                  <w:rPrChange w:id="10458"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500</w:t>
            </w:r>
          </w:p>
        </w:tc>
        <w:tc>
          <w:tcPr>
            <w:tcW w:w="0" w:type="auto"/>
          </w:tcPr>
          <w:p w14:paraId="67E851BE" w14:textId="704523FB"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59"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217</w:t>
            </w:r>
            <w:del w:id="10460" w:author="Jane Shaw" w:date="2015-10-28T16:32:00Z">
              <w:r w:rsidRPr="0060571C" w:rsidDel="008F276B">
                <w:rPr>
                  <w:rFonts w:asciiTheme="majorBidi" w:hAnsiTheme="majorBidi" w:cstheme="majorBidi"/>
                  <w:b/>
                  <w:sz w:val="16"/>
                  <w:lang w:val="en-GB"/>
                </w:rPr>
                <w:delText>,</w:delText>
              </w:r>
            </w:del>
            <w:ins w:id="10461" w:author="Jane Shaw" w:date="2015-10-28T16:32:00Z">
              <w:r w:rsidR="008F276B" w:rsidRPr="0060571C">
                <w:rPr>
                  <w:rFonts w:asciiTheme="majorBidi" w:hAnsiTheme="majorBidi" w:cstheme="majorBidi"/>
                  <w:b/>
                  <w:sz w:val="16"/>
                  <w:lang w:val="en-GB"/>
                  <w:rPrChange w:id="10462"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300</w:t>
            </w:r>
          </w:p>
        </w:tc>
        <w:tc>
          <w:tcPr>
            <w:tcW w:w="0" w:type="auto"/>
          </w:tcPr>
          <w:p w14:paraId="5694C6C1"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99C71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76685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8D759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E4431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EDEC1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8642E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C1AC5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395DB82"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09889A3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58903F1A" w14:textId="77777777"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14:paraId="30D19CDA" w14:textId="27825091"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63"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624</w:t>
            </w:r>
            <w:del w:id="10464" w:author="Jane Shaw" w:date="2015-10-28T16:32:00Z">
              <w:r w:rsidRPr="0060571C" w:rsidDel="008F276B">
                <w:rPr>
                  <w:rFonts w:asciiTheme="majorBidi" w:hAnsiTheme="majorBidi" w:cstheme="majorBidi"/>
                  <w:b/>
                  <w:sz w:val="16"/>
                  <w:lang w:val="en-GB"/>
                </w:rPr>
                <w:delText>,</w:delText>
              </w:r>
            </w:del>
            <w:ins w:id="10465" w:author="Jane Shaw" w:date="2015-10-28T16:32:00Z">
              <w:r w:rsidR="008F276B" w:rsidRPr="0060571C">
                <w:rPr>
                  <w:rFonts w:asciiTheme="majorBidi" w:hAnsiTheme="majorBidi" w:cstheme="majorBidi"/>
                  <w:b/>
                  <w:sz w:val="16"/>
                  <w:lang w:val="en-GB"/>
                  <w:rPrChange w:id="10466"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900</w:t>
            </w:r>
          </w:p>
        </w:tc>
        <w:tc>
          <w:tcPr>
            <w:tcW w:w="0" w:type="auto"/>
          </w:tcPr>
          <w:p w14:paraId="747B359A" w14:textId="4D59923B"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67"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224</w:t>
            </w:r>
            <w:del w:id="10468" w:author="Jane Shaw" w:date="2015-10-28T16:32:00Z">
              <w:r w:rsidRPr="0060571C" w:rsidDel="008F276B">
                <w:rPr>
                  <w:rFonts w:asciiTheme="majorBidi" w:hAnsiTheme="majorBidi" w:cstheme="majorBidi"/>
                  <w:b/>
                  <w:sz w:val="16"/>
                  <w:lang w:val="en-GB"/>
                </w:rPr>
                <w:delText>,</w:delText>
              </w:r>
            </w:del>
            <w:ins w:id="10469" w:author="Jane Shaw" w:date="2015-10-28T16:32:00Z">
              <w:r w:rsidR="008F276B" w:rsidRPr="0060571C">
                <w:rPr>
                  <w:rFonts w:asciiTheme="majorBidi" w:hAnsiTheme="majorBidi" w:cstheme="majorBidi"/>
                  <w:b/>
                  <w:sz w:val="16"/>
                  <w:lang w:val="en-GB"/>
                  <w:rPrChange w:id="10470"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500</w:t>
            </w:r>
          </w:p>
        </w:tc>
        <w:tc>
          <w:tcPr>
            <w:tcW w:w="0" w:type="auto"/>
          </w:tcPr>
          <w:p w14:paraId="35C4500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3FED5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81350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DBB17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3337E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F4A2C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15DB3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89051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D473C8D"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5713105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11670592" w14:textId="77777777" w:rsidR="004F65E4" w:rsidRPr="008F276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14:paraId="384D6058" w14:textId="770B3F31"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71"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2</w:t>
            </w:r>
            <w:del w:id="10472" w:author="Jane Shaw" w:date="2015-10-28T16:32:00Z">
              <w:r w:rsidRPr="0060571C" w:rsidDel="008F276B">
                <w:rPr>
                  <w:rFonts w:asciiTheme="majorBidi" w:hAnsiTheme="majorBidi" w:cstheme="majorBidi"/>
                  <w:b/>
                  <w:sz w:val="16"/>
                  <w:lang w:val="en-GB"/>
                </w:rPr>
                <w:delText>,</w:delText>
              </w:r>
            </w:del>
            <w:ins w:id="10473" w:author="Jane Shaw" w:date="2015-10-28T16:32:00Z">
              <w:r w:rsidR="008F276B" w:rsidRPr="0060571C">
                <w:rPr>
                  <w:rFonts w:asciiTheme="majorBidi" w:hAnsiTheme="majorBidi" w:cstheme="majorBidi"/>
                  <w:b/>
                  <w:sz w:val="16"/>
                  <w:lang w:val="en-GB"/>
                  <w:rPrChange w:id="10474"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589</w:t>
            </w:r>
            <w:del w:id="10475" w:author="Jane Shaw" w:date="2015-10-28T16:32:00Z">
              <w:r w:rsidRPr="0060571C" w:rsidDel="008F276B">
                <w:rPr>
                  <w:rFonts w:asciiTheme="majorBidi" w:hAnsiTheme="majorBidi" w:cstheme="majorBidi"/>
                  <w:b/>
                  <w:sz w:val="16"/>
                  <w:lang w:val="en-GB"/>
                </w:rPr>
                <w:delText>,</w:delText>
              </w:r>
            </w:del>
            <w:ins w:id="10476" w:author="Jane Shaw" w:date="2015-10-28T16:32:00Z">
              <w:r w:rsidR="008F276B" w:rsidRPr="0060571C">
                <w:rPr>
                  <w:rFonts w:asciiTheme="majorBidi" w:hAnsiTheme="majorBidi" w:cstheme="majorBidi"/>
                  <w:b/>
                  <w:sz w:val="16"/>
                  <w:lang w:val="en-GB"/>
                  <w:rPrChange w:id="10477"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000</w:t>
            </w:r>
          </w:p>
        </w:tc>
        <w:tc>
          <w:tcPr>
            <w:tcW w:w="0" w:type="auto"/>
          </w:tcPr>
          <w:p w14:paraId="0B75F38D" w14:textId="38E782D1" w:rsidR="004F65E4" w:rsidRPr="0060571C"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lang w:val="en-GB"/>
                <w:rPrChange w:id="10478" w:author="Jane Shaw" w:date="2015-10-28T17:29:00Z">
                  <w:rPr>
                    <w:rFonts w:asciiTheme="majorBidi" w:hAnsiTheme="majorBidi" w:cstheme="majorBidi"/>
                    <w:sz w:val="16"/>
                    <w:lang w:val="en-GB"/>
                  </w:rPr>
                </w:rPrChange>
              </w:rPr>
            </w:pPr>
            <w:r w:rsidRPr="0060571C">
              <w:rPr>
                <w:rFonts w:asciiTheme="majorBidi" w:hAnsiTheme="majorBidi" w:cstheme="majorBidi"/>
                <w:b/>
                <w:sz w:val="16"/>
                <w:lang w:val="en-GB"/>
              </w:rPr>
              <w:t>2</w:t>
            </w:r>
            <w:del w:id="10479" w:author="Jane Shaw" w:date="2015-10-28T16:32:00Z">
              <w:r w:rsidRPr="0060571C" w:rsidDel="008F276B">
                <w:rPr>
                  <w:rFonts w:asciiTheme="majorBidi" w:hAnsiTheme="majorBidi" w:cstheme="majorBidi"/>
                  <w:b/>
                  <w:sz w:val="16"/>
                  <w:lang w:val="en-GB"/>
                </w:rPr>
                <w:delText>,</w:delText>
              </w:r>
            </w:del>
            <w:ins w:id="10480" w:author="Jane Shaw" w:date="2015-10-28T16:32:00Z">
              <w:r w:rsidR="008F276B" w:rsidRPr="0060571C">
                <w:rPr>
                  <w:rFonts w:asciiTheme="majorBidi" w:hAnsiTheme="majorBidi" w:cstheme="majorBidi"/>
                  <w:b/>
                  <w:sz w:val="16"/>
                  <w:lang w:val="en-GB"/>
                  <w:rPrChange w:id="10481"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343</w:t>
            </w:r>
            <w:del w:id="10482" w:author="Jane Shaw" w:date="2015-10-28T16:32:00Z">
              <w:r w:rsidRPr="0060571C" w:rsidDel="008F276B">
                <w:rPr>
                  <w:rFonts w:asciiTheme="majorBidi" w:hAnsiTheme="majorBidi" w:cstheme="majorBidi"/>
                  <w:b/>
                  <w:sz w:val="16"/>
                  <w:lang w:val="en-GB"/>
                </w:rPr>
                <w:delText>,</w:delText>
              </w:r>
            </w:del>
            <w:ins w:id="10483" w:author="Jane Shaw" w:date="2015-10-28T16:32:00Z">
              <w:r w:rsidR="008F276B" w:rsidRPr="0060571C">
                <w:rPr>
                  <w:rFonts w:asciiTheme="majorBidi" w:hAnsiTheme="majorBidi" w:cstheme="majorBidi"/>
                  <w:b/>
                  <w:sz w:val="16"/>
                  <w:lang w:val="en-GB"/>
                  <w:rPrChange w:id="10484" w:author="Jane Shaw" w:date="2015-10-28T17:29:00Z">
                    <w:rPr>
                      <w:rFonts w:asciiTheme="majorBidi" w:hAnsiTheme="majorBidi" w:cstheme="majorBidi"/>
                      <w:sz w:val="16"/>
                      <w:lang w:val="en-GB"/>
                    </w:rPr>
                  </w:rPrChange>
                </w:rPr>
                <w:t xml:space="preserve"> </w:t>
              </w:r>
            </w:ins>
            <w:r w:rsidRPr="0060571C">
              <w:rPr>
                <w:rFonts w:asciiTheme="majorBidi" w:hAnsiTheme="majorBidi" w:cstheme="majorBidi"/>
                <w:b/>
                <w:sz w:val="16"/>
                <w:lang w:val="en-GB"/>
              </w:rPr>
              <w:t>700</w:t>
            </w:r>
          </w:p>
        </w:tc>
        <w:tc>
          <w:tcPr>
            <w:tcW w:w="0" w:type="auto"/>
          </w:tcPr>
          <w:p w14:paraId="470D2B0F"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39B93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823F0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B7D7A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D9677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63A18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390C6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9D295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6075620F" w14:textId="77777777" w:rsidR="008F276B" w:rsidRDefault="008F276B" w:rsidP="004F65E4">
      <w:pPr>
        <w:jc w:val="both"/>
        <w:rPr>
          <w:ins w:id="10485" w:author="Jane Shaw" w:date="2015-10-28T16:33:00Z"/>
          <w:rFonts w:asciiTheme="majorBidi" w:hAnsiTheme="majorBidi" w:cstheme="majorBidi"/>
          <w:lang w:val="en-GB"/>
        </w:rPr>
      </w:pPr>
    </w:p>
    <w:p w14:paraId="30EAE08A" w14:textId="73B9A869" w:rsidR="004F65E4" w:rsidRPr="00F31509" w:rsidRDefault="004F65E4" w:rsidP="004F65E4">
      <w:pPr>
        <w:jc w:val="both"/>
        <w:rPr>
          <w:rFonts w:asciiTheme="majorBidi" w:hAnsiTheme="majorBidi" w:cstheme="majorBidi"/>
          <w:lang w:val="en-GB"/>
        </w:rPr>
      </w:pPr>
      <w:del w:id="10486" w:author="Jane Shaw" w:date="2015-10-28T16:34:00Z">
        <w:r w:rsidRPr="00F31509" w:rsidDel="00581343">
          <w:rPr>
            <w:rFonts w:asciiTheme="majorBidi" w:hAnsiTheme="majorBidi" w:cstheme="majorBidi"/>
            <w:lang w:val="en-GB"/>
          </w:rPr>
          <w:delText xml:space="preserve">We note that </w:delText>
        </w:r>
      </w:del>
      <w:ins w:id="10487" w:author="Jane Shaw" w:date="2015-10-28T16:34:00Z">
        <w:r w:rsidR="00581343">
          <w:rPr>
            <w:rFonts w:asciiTheme="majorBidi" w:hAnsiTheme="majorBidi" w:cstheme="majorBidi"/>
            <w:lang w:val="en-GB"/>
          </w:rPr>
          <w:t xml:space="preserve">The </w:t>
        </w:r>
      </w:ins>
      <w:r w:rsidRPr="00F31509">
        <w:rPr>
          <w:rFonts w:asciiTheme="majorBidi" w:hAnsiTheme="majorBidi" w:cstheme="majorBidi"/>
          <w:lang w:val="en-GB"/>
        </w:rPr>
        <w:t>quantities for bulgur are missing</w:t>
      </w:r>
      <w:ins w:id="10488" w:author="Jane Shaw" w:date="2015-10-28T16:34:00Z">
        <w:r w:rsidR="00581343">
          <w:rPr>
            <w:rFonts w:asciiTheme="majorBidi" w:hAnsiTheme="majorBidi" w:cstheme="majorBidi"/>
            <w:lang w:val="en-GB"/>
          </w:rPr>
          <w:t xml:space="preserve"> from Table 11</w:t>
        </w:r>
      </w:ins>
      <w:r w:rsidRPr="00F31509">
        <w:rPr>
          <w:rFonts w:asciiTheme="majorBidi" w:hAnsiTheme="majorBidi" w:cstheme="majorBidi"/>
          <w:lang w:val="en-GB"/>
        </w:rPr>
        <w:t xml:space="preserve">. </w:t>
      </w:r>
      <w:ins w:id="10489" w:author="Jane Shaw" w:date="2015-10-28T16:34:00Z">
        <w:r w:rsidR="00581343">
          <w:rPr>
            <w:rFonts w:asciiTheme="majorBidi" w:hAnsiTheme="majorBidi" w:cstheme="majorBidi"/>
            <w:lang w:val="en-GB"/>
          </w:rPr>
          <w:t xml:space="preserve">Checks of </w:t>
        </w:r>
      </w:ins>
      <w:del w:id="10490" w:author="Jane Shaw" w:date="2015-10-28T16:34:00Z">
        <w:r w:rsidRPr="00F31509" w:rsidDel="00581343">
          <w:rPr>
            <w:rFonts w:asciiTheme="majorBidi" w:hAnsiTheme="majorBidi" w:cstheme="majorBidi"/>
            <w:lang w:val="en-GB"/>
          </w:rPr>
          <w:delText xml:space="preserve">A </w:delText>
        </w:r>
      </w:del>
      <w:r w:rsidRPr="00F31509">
        <w:rPr>
          <w:rFonts w:asciiTheme="majorBidi" w:hAnsiTheme="majorBidi" w:cstheme="majorBidi"/>
          <w:lang w:val="en-GB"/>
        </w:rPr>
        <w:t>historical time</w:t>
      </w:r>
      <w:ins w:id="10491" w:author="Jane Shaw" w:date="2015-10-28T16:34:00Z">
        <w:r w:rsidR="00581343">
          <w:rPr>
            <w:rFonts w:asciiTheme="majorBidi" w:hAnsiTheme="majorBidi" w:cstheme="majorBidi"/>
            <w:lang w:val="en-GB"/>
          </w:rPr>
          <w:t xml:space="preserve"> </w:t>
        </w:r>
      </w:ins>
      <w:del w:id="10492" w:author="Jane Shaw" w:date="2015-10-28T16:34:00Z">
        <w:r w:rsidRPr="00F31509" w:rsidDel="00581343">
          <w:rPr>
            <w:rFonts w:asciiTheme="majorBidi" w:hAnsiTheme="majorBidi" w:cstheme="majorBidi"/>
            <w:lang w:val="en-GB"/>
          </w:rPr>
          <w:delText>-</w:delText>
        </w:r>
      </w:del>
      <w:r w:rsidRPr="00F31509">
        <w:rPr>
          <w:rFonts w:asciiTheme="majorBidi" w:hAnsiTheme="majorBidi" w:cstheme="majorBidi"/>
          <w:lang w:val="en-GB"/>
        </w:rPr>
        <w:t xml:space="preserve">series and “mirrored” trade data </w:t>
      </w:r>
      <w:del w:id="10493" w:author="Jane Shaw" w:date="2015-10-28T16:35:00Z">
        <w:r w:rsidRPr="00F31509" w:rsidDel="00581343">
          <w:rPr>
            <w:rFonts w:asciiTheme="majorBidi" w:hAnsiTheme="majorBidi" w:cstheme="majorBidi"/>
            <w:lang w:val="en-GB"/>
          </w:rPr>
          <w:delText xml:space="preserve">checks </w:delText>
        </w:r>
      </w:del>
      <w:r w:rsidRPr="00F31509">
        <w:rPr>
          <w:rFonts w:asciiTheme="majorBidi" w:hAnsiTheme="majorBidi" w:cstheme="majorBidi"/>
          <w:lang w:val="en-GB"/>
        </w:rPr>
        <w:t xml:space="preserve">indicate that a quantity should be imputed </w:t>
      </w:r>
      <w:del w:id="10494" w:author="Jane Shaw" w:date="2015-10-28T16:34:00Z">
        <w:r w:rsidRPr="00F31509" w:rsidDel="00581343">
          <w:rPr>
            <w:rFonts w:asciiTheme="majorBidi" w:hAnsiTheme="majorBidi" w:cstheme="majorBidi"/>
            <w:lang w:val="en-GB"/>
          </w:rPr>
          <w:delText>here</w:delText>
        </w:r>
      </w:del>
      <w:ins w:id="10495" w:author="Jane Shaw" w:date="2015-10-28T16:34:00Z">
        <w:r w:rsidR="00581343">
          <w:rPr>
            <w:rFonts w:asciiTheme="majorBidi" w:hAnsiTheme="majorBidi" w:cstheme="majorBidi"/>
            <w:lang w:val="en-GB"/>
          </w:rPr>
          <w:t>for bulgur</w:t>
        </w:r>
      </w:ins>
      <w:r w:rsidRPr="00F31509">
        <w:rPr>
          <w:rFonts w:asciiTheme="majorBidi" w:hAnsiTheme="majorBidi" w:cstheme="majorBidi"/>
          <w:lang w:val="en-GB"/>
        </w:rPr>
        <w:t>. The historical time</w:t>
      </w:r>
      <w:ins w:id="10496" w:author="Jane Shaw" w:date="2015-10-28T16:34:00Z">
        <w:r w:rsidR="00581343">
          <w:rPr>
            <w:rFonts w:asciiTheme="majorBidi" w:hAnsiTheme="majorBidi" w:cstheme="majorBidi"/>
            <w:lang w:val="en-GB"/>
          </w:rPr>
          <w:t xml:space="preserve"> </w:t>
        </w:r>
      </w:ins>
      <w:del w:id="10497" w:author="Jane Shaw" w:date="2015-10-28T16:34:00Z">
        <w:r w:rsidRPr="00F31509" w:rsidDel="00581343">
          <w:rPr>
            <w:rFonts w:asciiTheme="majorBidi" w:hAnsiTheme="majorBidi" w:cstheme="majorBidi"/>
            <w:lang w:val="en-GB"/>
          </w:rPr>
          <w:delText>-</w:delText>
        </w:r>
      </w:del>
      <w:r w:rsidRPr="00F31509">
        <w:rPr>
          <w:rFonts w:asciiTheme="majorBidi" w:hAnsiTheme="majorBidi" w:cstheme="majorBidi"/>
          <w:lang w:val="en-GB"/>
        </w:rPr>
        <w:t>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w:t>
      </w:r>
      <w:del w:id="10498" w:author="Jane Shaw" w:date="2015-11-07T19:58:00Z">
        <w:r w:rsidRPr="00F31509" w:rsidDel="00C83BC9">
          <w:rPr>
            <w:rFonts w:asciiTheme="majorBidi" w:hAnsiTheme="majorBidi" w:cstheme="majorBidi"/>
            <w:lang w:val="en-GB"/>
          </w:rPr>
          <w:delText xml:space="preserve">twenty </w:delText>
        </w:r>
      </w:del>
      <w:ins w:id="10499" w:author="Jane Shaw" w:date="2015-11-07T19:58:00Z">
        <w:r w:rsidR="00C83BC9">
          <w:rPr>
            <w:rFonts w:asciiTheme="majorBidi" w:hAnsiTheme="majorBidi" w:cstheme="majorBidi"/>
            <w:lang w:val="en-GB"/>
          </w:rPr>
          <w:t>20</w:t>
        </w:r>
        <w:r w:rsidR="00C83BC9" w:rsidRPr="00F31509">
          <w:rPr>
            <w:rFonts w:asciiTheme="majorBidi" w:hAnsiTheme="majorBidi" w:cstheme="majorBidi"/>
            <w:lang w:val="en-GB"/>
          </w:rPr>
          <w:t xml:space="preserve"> </w:t>
        </w:r>
      </w:ins>
      <w:r w:rsidRPr="00F31509">
        <w:rPr>
          <w:rFonts w:asciiTheme="majorBidi" w:hAnsiTheme="majorBidi" w:cstheme="majorBidi"/>
          <w:lang w:val="en-GB"/>
        </w:rPr>
        <w:t>years.</w:t>
      </w:r>
      <w:r w:rsidR="008568EC">
        <w:rPr>
          <w:rFonts w:asciiTheme="majorBidi" w:hAnsiTheme="majorBidi" w:cstheme="majorBidi"/>
          <w:lang w:val="en-GB"/>
        </w:rPr>
        <w:t xml:space="preserve"> </w:t>
      </w:r>
      <w:r w:rsidRPr="00F31509">
        <w:rPr>
          <w:rFonts w:asciiTheme="majorBidi" w:hAnsiTheme="majorBidi" w:cstheme="majorBidi"/>
          <w:lang w:val="en-GB"/>
        </w:rPr>
        <w:t xml:space="preserve">The </w:t>
      </w:r>
      <w:ins w:id="10500" w:author="Jane Shaw" w:date="2015-10-28T17:09:00Z">
        <w:r w:rsidR="00A13B29">
          <w:rPr>
            <w:rFonts w:asciiTheme="majorBidi" w:hAnsiTheme="majorBidi" w:cstheme="majorBidi"/>
            <w:lang w:val="en-GB"/>
          </w:rPr>
          <w:t xml:space="preserve">check of </w:t>
        </w:r>
      </w:ins>
      <w:del w:id="10501" w:author="Jane Shaw" w:date="2015-10-28T17:08:00Z">
        <w:r w:rsidRPr="00F31509" w:rsidDel="00A13B29">
          <w:rPr>
            <w:rFonts w:asciiTheme="majorBidi" w:hAnsiTheme="majorBidi" w:cstheme="majorBidi"/>
            <w:lang w:val="en-GB"/>
          </w:rPr>
          <w:delText>“</w:delText>
        </w:r>
      </w:del>
      <w:r w:rsidRPr="00F31509">
        <w:rPr>
          <w:rFonts w:asciiTheme="majorBidi" w:hAnsiTheme="majorBidi" w:cstheme="majorBidi"/>
          <w:lang w:val="en-GB"/>
        </w:rPr>
        <w:t>mirrored</w:t>
      </w:r>
      <w:del w:id="10502" w:author="Jane Shaw" w:date="2015-10-28T17:08:00Z">
        <w:r w:rsidRPr="00F31509" w:rsidDel="00A13B29">
          <w:rPr>
            <w:rFonts w:asciiTheme="majorBidi" w:hAnsiTheme="majorBidi" w:cstheme="majorBidi"/>
            <w:lang w:val="en-GB"/>
          </w:rPr>
          <w:delText>”</w:delText>
        </w:r>
      </w:del>
      <w:r w:rsidRPr="00F31509">
        <w:rPr>
          <w:rFonts w:asciiTheme="majorBidi" w:hAnsiTheme="majorBidi" w:cstheme="majorBidi"/>
          <w:lang w:val="en-GB"/>
        </w:rPr>
        <w:t xml:space="preserve"> trade data </w:t>
      </w:r>
      <w:del w:id="10503" w:author="Jane Shaw" w:date="2015-10-28T17:09:00Z">
        <w:r w:rsidRPr="00F31509" w:rsidDel="00A13B29">
          <w:rPr>
            <w:rFonts w:asciiTheme="majorBidi" w:hAnsiTheme="majorBidi" w:cstheme="majorBidi"/>
            <w:lang w:val="en-GB"/>
          </w:rPr>
          <w:delText xml:space="preserve">check </w:delText>
        </w:r>
      </w:del>
      <w:r w:rsidRPr="00F31509">
        <w:rPr>
          <w:rFonts w:asciiTheme="majorBidi" w:hAnsiTheme="majorBidi" w:cstheme="majorBidi"/>
          <w:lang w:val="en-GB"/>
        </w:rPr>
        <w:t>indicates that there is trade for this country in bulgur in the year in question</w:t>
      </w:r>
      <w:del w:id="10504" w:author="Jane Shaw" w:date="2015-10-28T19:45:00Z">
        <w:r w:rsidRPr="00F31509" w:rsidDel="000D4387">
          <w:rPr>
            <w:rFonts w:asciiTheme="majorBidi" w:hAnsiTheme="majorBidi" w:cstheme="majorBidi"/>
            <w:lang w:val="en-GB"/>
          </w:rPr>
          <w:delText>.</w:delText>
        </w:r>
      </w:del>
      <w:r w:rsidRPr="00F31509">
        <w:rPr>
          <w:rFonts w:asciiTheme="majorBidi" w:hAnsiTheme="majorBidi" w:cstheme="majorBidi"/>
          <w:lang w:val="en-GB"/>
        </w:rPr>
        <w:t xml:space="preserve"> </w:t>
      </w:r>
      <w:ins w:id="10505" w:author="Jane Shaw" w:date="2015-10-28T17:09:00Z">
        <w:r w:rsidR="00A13B29">
          <w:rPr>
            <w:rFonts w:asciiTheme="majorBidi" w:hAnsiTheme="majorBidi" w:cstheme="majorBidi"/>
            <w:lang w:val="en-GB"/>
          </w:rPr>
          <w:t>(</w:t>
        </w:r>
      </w:ins>
      <w:del w:id="10506" w:author="Jane Shaw" w:date="2015-10-28T19:45:00Z">
        <w:r w:rsidRPr="00F31509" w:rsidDel="000D4387">
          <w:rPr>
            <w:rFonts w:asciiTheme="majorBidi" w:hAnsiTheme="majorBidi" w:cstheme="majorBidi"/>
            <w:lang w:val="en-GB"/>
          </w:rPr>
          <w:delText xml:space="preserve">Please refer to the trade </w:delText>
        </w:r>
      </w:del>
      <w:ins w:id="10507" w:author="Jane Shaw" w:date="2015-10-28T19:45:00Z">
        <w:r w:rsidR="000D4387">
          <w:rPr>
            <w:rFonts w:asciiTheme="majorBidi" w:hAnsiTheme="majorBidi" w:cstheme="majorBidi"/>
            <w:lang w:val="en-GB"/>
          </w:rPr>
          <w:t xml:space="preserve">see </w:t>
        </w:r>
      </w:ins>
      <w:r w:rsidRPr="00F31509">
        <w:rPr>
          <w:rFonts w:asciiTheme="majorBidi" w:hAnsiTheme="majorBidi" w:cstheme="majorBidi"/>
          <w:lang w:val="en-GB"/>
        </w:rPr>
        <w:t xml:space="preserve">section </w:t>
      </w:r>
      <w:del w:id="10508" w:author="Jane Shaw" w:date="2015-10-28T17:07:00Z">
        <w:r w:rsidRPr="00F31509" w:rsidDel="00A13B29">
          <w:rPr>
            <w:rFonts w:asciiTheme="majorBidi" w:hAnsiTheme="majorBidi" w:cstheme="majorBidi"/>
            <w:lang w:val="en-GB"/>
          </w:rPr>
          <w:delText xml:space="preserve">in Chapter </w:delText>
        </w:r>
      </w:del>
      <w:ins w:id="10509" w:author="Jane Shaw" w:date="2015-10-28T17:07:00Z">
        <w:r w:rsidR="00A13B29">
          <w:rPr>
            <w:rFonts w:asciiTheme="majorBidi" w:hAnsiTheme="majorBidi" w:cstheme="majorBidi"/>
            <w:lang w:val="en-GB"/>
          </w:rPr>
          <w:t>3.</w:t>
        </w:r>
      </w:ins>
      <w:r w:rsidRPr="00F31509">
        <w:rPr>
          <w:rFonts w:asciiTheme="majorBidi" w:hAnsiTheme="majorBidi" w:cstheme="majorBidi"/>
          <w:lang w:val="en-GB"/>
        </w:rPr>
        <w:t xml:space="preserve">2 for more details on </w:t>
      </w:r>
      <w:del w:id="10510" w:author="Jane Shaw" w:date="2015-10-28T17:09:00Z">
        <w:r w:rsidRPr="00F31509" w:rsidDel="00A13B29">
          <w:rPr>
            <w:rFonts w:asciiTheme="majorBidi" w:hAnsiTheme="majorBidi" w:cstheme="majorBidi"/>
            <w:lang w:val="en-GB"/>
          </w:rPr>
          <w:delText>“</w:delText>
        </w:r>
      </w:del>
      <w:r w:rsidRPr="00F31509">
        <w:rPr>
          <w:rFonts w:asciiTheme="majorBidi" w:hAnsiTheme="majorBidi" w:cstheme="majorBidi"/>
          <w:lang w:val="en-GB"/>
        </w:rPr>
        <w:t>mirrored</w:t>
      </w:r>
      <w:del w:id="10511" w:author="Jane Shaw" w:date="2015-10-28T17:09:00Z">
        <w:r w:rsidRPr="00F31509" w:rsidDel="00A13B29">
          <w:rPr>
            <w:rFonts w:asciiTheme="majorBidi" w:hAnsiTheme="majorBidi" w:cstheme="majorBidi"/>
            <w:lang w:val="en-GB"/>
          </w:rPr>
          <w:delText>”</w:delText>
        </w:r>
      </w:del>
      <w:r w:rsidRPr="00F31509">
        <w:rPr>
          <w:rFonts w:asciiTheme="majorBidi" w:hAnsiTheme="majorBidi" w:cstheme="majorBidi"/>
          <w:lang w:val="en-GB"/>
        </w:rPr>
        <w:t xml:space="preserve"> trade data.</w:t>
      </w:r>
      <w:ins w:id="10512" w:author="Jane Shaw" w:date="2015-10-28T17:09:00Z">
        <w:r w:rsidR="00A13B29">
          <w:rPr>
            <w:rFonts w:asciiTheme="majorBidi" w:hAnsiTheme="majorBidi" w:cstheme="majorBidi"/>
            <w:lang w:val="en-GB"/>
          </w:rPr>
          <w:t>)</w:t>
        </w:r>
      </w:ins>
      <w:r w:rsidRPr="00F31509">
        <w:rPr>
          <w:rFonts w:asciiTheme="majorBidi" w:hAnsiTheme="majorBidi" w:cstheme="majorBidi"/>
          <w:lang w:val="en-GB"/>
        </w:rPr>
        <w:t xml:space="preserve"> If no estimates </w:t>
      </w:r>
      <w:del w:id="10513" w:author="Jane Shaw" w:date="2015-10-28T17:09:00Z">
        <w:r w:rsidRPr="00F31509" w:rsidDel="00A13B29">
          <w:rPr>
            <w:rFonts w:asciiTheme="majorBidi" w:hAnsiTheme="majorBidi" w:cstheme="majorBidi"/>
            <w:lang w:val="en-GB"/>
          </w:rPr>
          <w:delText xml:space="preserve">for </w:delText>
        </w:r>
      </w:del>
      <w:ins w:id="10514" w:author="Jane Shaw" w:date="2015-10-28T17:09:00Z">
        <w:r w:rsidR="00A13B29">
          <w:rPr>
            <w:rFonts w:asciiTheme="majorBidi" w:hAnsiTheme="majorBidi" w:cstheme="majorBidi"/>
            <w:lang w:val="en-GB"/>
          </w:rPr>
          <w:t xml:space="preserve">of </w:t>
        </w:r>
      </w:ins>
      <w:r w:rsidRPr="00F31509">
        <w:rPr>
          <w:rFonts w:asciiTheme="majorBidi" w:hAnsiTheme="majorBidi" w:cstheme="majorBidi"/>
          <w:lang w:val="en-GB"/>
        </w:rPr>
        <w:t>mirrored flows are available for national FBS compilers, the missing trade data (</w:t>
      </w:r>
      <w:del w:id="10515" w:author="Jane Shaw" w:date="2015-10-28T17:09:00Z">
        <w:r w:rsidRPr="00F31509" w:rsidDel="00A13B29">
          <w:rPr>
            <w:rFonts w:asciiTheme="majorBidi" w:hAnsiTheme="majorBidi" w:cstheme="majorBidi"/>
            <w:lang w:val="en-GB"/>
          </w:rPr>
          <w:delText xml:space="preserve">here </w:delText>
        </w:r>
      </w:del>
      <w:r w:rsidRPr="00F31509">
        <w:rPr>
          <w:rFonts w:asciiTheme="majorBidi" w:hAnsiTheme="majorBidi" w:cstheme="majorBidi"/>
          <w:lang w:val="en-GB"/>
        </w:rPr>
        <w:t>for bulg</w:t>
      </w:r>
      <w:ins w:id="10516" w:author="Jane Shaw" w:date="2015-10-28T17:09:00Z">
        <w:r w:rsidR="00A13B29">
          <w:rPr>
            <w:rFonts w:asciiTheme="majorBidi" w:hAnsiTheme="majorBidi" w:cstheme="majorBidi"/>
            <w:lang w:val="en-GB"/>
          </w:rPr>
          <w:t>u</w:t>
        </w:r>
      </w:ins>
      <w:del w:id="10517" w:author="Jane Shaw" w:date="2015-10-28T17:09:00Z">
        <w:r w:rsidRPr="00F31509" w:rsidDel="00A13B29">
          <w:rPr>
            <w:rFonts w:asciiTheme="majorBidi" w:hAnsiTheme="majorBidi" w:cstheme="majorBidi"/>
            <w:lang w:val="en-GB"/>
          </w:rPr>
          <w:delText>a</w:delText>
        </w:r>
      </w:del>
      <w:r w:rsidRPr="00F31509">
        <w:rPr>
          <w:rFonts w:asciiTheme="majorBidi" w:hAnsiTheme="majorBidi" w:cstheme="majorBidi"/>
          <w:lang w:val="en-GB"/>
        </w:rPr>
        <w:t>r</w:t>
      </w:r>
      <w:ins w:id="10518" w:author="Jane Shaw" w:date="2015-10-28T17:09:00Z">
        <w:r w:rsidR="00A13B29">
          <w:rPr>
            <w:rFonts w:asciiTheme="majorBidi" w:hAnsiTheme="majorBidi" w:cstheme="majorBidi"/>
            <w:lang w:val="en-GB"/>
          </w:rPr>
          <w:t xml:space="preserve"> in this case</w:t>
        </w:r>
      </w:ins>
      <w:r w:rsidRPr="00F31509">
        <w:rPr>
          <w:rFonts w:asciiTheme="majorBidi" w:hAnsiTheme="majorBidi" w:cstheme="majorBidi"/>
          <w:lang w:val="en-GB"/>
        </w:rPr>
        <w:t xml:space="preserve">) can be obtained from trading partner data available </w:t>
      </w:r>
      <w:del w:id="10519" w:author="Jane Shaw" w:date="2015-10-28T17:10:00Z">
        <w:r w:rsidRPr="00F31509" w:rsidDel="00A13B29">
          <w:rPr>
            <w:rFonts w:asciiTheme="majorBidi" w:hAnsiTheme="majorBidi" w:cstheme="majorBidi"/>
            <w:lang w:val="en-GB"/>
          </w:rPr>
          <w:delText xml:space="preserve">on the </w:delText>
        </w:r>
      </w:del>
      <w:ins w:id="10520" w:author="Jane Shaw" w:date="2015-10-28T17:10:00Z">
        <w:r w:rsidR="00A13B29">
          <w:rPr>
            <w:rFonts w:asciiTheme="majorBidi" w:hAnsiTheme="majorBidi" w:cstheme="majorBidi"/>
            <w:lang w:val="en-GB"/>
          </w:rPr>
          <w:t xml:space="preserve">from </w:t>
        </w:r>
      </w:ins>
      <w:r w:rsidRPr="00F31509">
        <w:rPr>
          <w:rFonts w:asciiTheme="majorBidi" w:hAnsiTheme="majorBidi" w:cstheme="majorBidi"/>
          <w:lang w:val="en-GB"/>
        </w:rPr>
        <w:t>FAOSTAT</w:t>
      </w:r>
      <w:ins w:id="10521" w:author="Jane Shaw" w:date="2015-10-28T17:10:00Z">
        <w:r w:rsidR="00A13B29">
          <w:rPr>
            <w:rFonts w:asciiTheme="majorBidi" w:hAnsiTheme="majorBidi" w:cstheme="majorBidi"/>
            <w:lang w:val="en-GB"/>
          </w:rPr>
          <w:t>.</w:t>
        </w:r>
      </w:ins>
      <w:del w:id="10522" w:author="Jane Shaw" w:date="2015-10-28T17:10:00Z">
        <w:r w:rsidRPr="00F31509" w:rsidDel="00A13B29">
          <w:rPr>
            <w:rFonts w:asciiTheme="majorBidi" w:hAnsiTheme="majorBidi" w:cstheme="majorBidi"/>
            <w:lang w:val="en-GB"/>
          </w:rPr>
          <w:delText xml:space="preserve"> website</w:delText>
        </w:r>
      </w:del>
      <w:r w:rsidRPr="00F31509">
        <w:rPr>
          <w:rStyle w:val="Rimandonotaapidipagina"/>
          <w:rFonts w:asciiTheme="majorBidi" w:hAnsiTheme="majorBidi" w:cstheme="majorBidi"/>
          <w:lang w:val="en-GB"/>
        </w:rPr>
        <w:footnoteReference w:id="52"/>
      </w:r>
      <w:del w:id="10537" w:author="Jane Shaw" w:date="2015-10-28T17:10:00Z">
        <w:r w:rsidRPr="00F31509" w:rsidDel="00A13B29">
          <w:rPr>
            <w:rFonts w:asciiTheme="majorBidi" w:hAnsiTheme="majorBidi" w:cstheme="majorBidi"/>
            <w:lang w:val="en-GB"/>
          </w:rPr>
          <w:delText>.</w:delText>
        </w:r>
      </w:del>
      <w:r w:rsidRPr="00F31509">
        <w:rPr>
          <w:rFonts w:asciiTheme="majorBidi" w:hAnsiTheme="majorBidi" w:cstheme="majorBidi"/>
          <w:lang w:val="en-GB"/>
        </w:rPr>
        <w:t xml:space="preserve"> </w:t>
      </w:r>
      <w:del w:id="10538" w:author="Jane Shaw" w:date="2015-10-28T17:23:00Z">
        <w:r w:rsidRPr="00F31509" w:rsidDel="004B0DE7">
          <w:rPr>
            <w:rFonts w:asciiTheme="majorBidi" w:hAnsiTheme="majorBidi" w:cstheme="majorBidi"/>
            <w:lang w:val="en-GB"/>
          </w:rPr>
          <w:delText xml:space="preserve">We can now insert </w:delText>
        </w:r>
      </w:del>
      <w:r w:rsidR="004B0DE7" w:rsidRPr="00F31509">
        <w:rPr>
          <w:rFonts w:asciiTheme="majorBidi" w:hAnsiTheme="majorBidi" w:cstheme="majorBidi"/>
          <w:lang w:val="en-GB"/>
        </w:rPr>
        <w:t xml:space="preserve">The </w:t>
      </w:r>
      <w:del w:id="10539" w:author="Jane Shaw" w:date="2015-10-28T17:23:00Z">
        <w:r w:rsidRPr="00F31509" w:rsidDel="004B0DE7">
          <w:rPr>
            <w:rFonts w:asciiTheme="majorBidi" w:hAnsiTheme="majorBidi" w:cstheme="majorBidi"/>
            <w:lang w:val="en-GB"/>
          </w:rPr>
          <w:delText>"</w:delText>
        </w:r>
      </w:del>
      <w:r w:rsidRPr="00F31509">
        <w:rPr>
          <w:rFonts w:asciiTheme="majorBidi" w:hAnsiTheme="majorBidi" w:cstheme="majorBidi"/>
          <w:lang w:val="en-GB"/>
        </w:rPr>
        <w:t>mirrored</w:t>
      </w:r>
      <w:del w:id="10540" w:author="Jane Shaw" w:date="2015-10-28T17:23:00Z">
        <w:r w:rsidRPr="00F31509" w:rsidDel="004B0DE7">
          <w:rPr>
            <w:rFonts w:asciiTheme="majorBidi" w:hAnsiTheme="majorBidi" w:cstheme="majorBidi"/>
            <w:lang w:val="en-GB"/>
          </w:rPr>
          <w:delText>"</w:delText>
        </w:r>
      </w:del>
      <w:r w:rsidRPr="00F31509">
        <w:rPr>
          <w:rFonts w:asciiTheme="majorBidi" w:hAnsiTheme="majorBidi" w:cstheme="majorBidi"/>
          <w:lang w:val="en-GB"/>
        </w:rPr>
        <w:t xml:space="preserve"> imports and exports </w:t>
      </w:r>
      <w:del w:id="10541" w:author="Jane Shaw" w:date="2015-10-28T17:23:00Z">
        <w:r w:rsidRPr="00F31509" w:rsidDel="004B0DE7">
          <w:rPr>
            <w:rFonts w:asciiTheme="majorBidi" w:hAnsiTheme="majorBidi" w:cstheme="majorBidi"/>
            <w:lang w:val="en-GB"/>
          </w:rPr>
          <w:delText xml:space="preserve">for </w:delText>
        </w:r>
      </w:del>
      <w:ins w:id="10542" w:author="Jane Shaw" w:date="2015-10-28T17:23:00Z">
        <w:r w:rsidR="004B0DE7">
          <w:rPr>
            <w:rFonts w:asciiTheme="majorBidi" w:hAnsiTheme="majorBidi" w:cstheme="majorBidi"/>
            <w:lang w:val="en-GB"/>
          </w:rPr>
          <w:t xml:space="preserve">of </w:t>
        </w:r>
      </w:ins>
      <w:r w:rsidRPr="00F31509">
        <w:rPr>
          <w:rFonts w:asciiTheme="majorBidi" w:hAnsiTheme="majorBidi" w:cstheme="majorBidi"/>
          <w:lang w:val="en-GB"/>
        </w:rPr>
        <w:t>bulgur</w:t>
      </w:r>
      <w:ins w:id="10543" w:author="Jane Shaw" w:date="2015-10-28T17:23:00Z">
        <w:r w:rsidR="004B0DE7">
          <w:rPr>
            <w:rFonts w:asciiTheme="majorBidi" w:hAnsiTheme="majorBidi" w:cstheme="majorBidi"/>
            <w:lang w:val="en-GB"/>
          </w:rPr>
          <w:t xml:space="preserve"> are then inserted into the table</w:t>
        </w:r>
      </w:ins>
      <w:r w:rsidRPr="00F31509">
        <w:rPr>
          <w:rFonts w:asciiTheme="majorBidi" w:hAnsiTheme="majorBidi" w:cstheme="majorBidi"/>
          <w:lang w:val="en-GB"/>
        </w:rPr>
        <w:t xml:space="preserve">, as shown in </w:t>
      </w:r>
      <w:r w:rsidR="00E24798">
        <w:fldChar w:fldCharType="begin"/>
      </w:r>
      <w:r w:rsidR="00E24798">
        <w:instrText xml:space="preserve"> REF _Ref428181407 \h  \* MERGEFORMAT </w:instrText>
      </w:r>
      <w:r w:rsidR="00E24798">
        <w:fldChar w:fldCharType="separate"/>
      </w:r>
      <w:ins w:id="10544" w:author="Jane Shaw" w:date="2015-11-01T20:53:00Z">
        <w:r w:rsidR="00311179" w:rsidRPr="00F31509">
          <w:rPr>
            <w:rFonts w:asciiTheme="majorBidi" w:hAnsiTheme="majorBidi" w:cstheme="majorBidi"/>
            <w:lang w:val="en-GB"/>
          </w:rPr>
          <w:t xml:space="preserve">Table </w:t>
        </w:r>
        <w:r w:rsidR="00311179">
          <w:rPr>
            <w:rFonts w:asciiTheme="majorBidi" w:hAnsiTheme="majorBidi" w:cstheme="majorBidi"/>
            <w:noProof/>
            <w:lang w:val="en-GB"/>
          </w:rPr>
          <w:t>12</w:t>
        </w:r>
      </w:ins>
      <w:del w:id="10545" w:author="Jane Shaw" w:date="2015-11-01T20:44:00Z">
        <w:r w:rsidR="00E24798" w:rsidRPr="00F31509" w:rsidDel="00311179">
          <w:rPr>
            <w:rFonts w:asciiTheme="majorBidi" w:hAnsiTheme="majorBidi" w:cstheme="majorBidi"/>
            <w:lang w:val="en-GB"/>
          </w:rPr>
          <w:delText xml:space="preserve">Table </w:delText>
        </w:r>
        <w:r w:rsidR="00E24798" w:rsidDel="00311179">
          <w:rPr>
            <w:rFonts w:asciiTheme="majorBidi" w:hAnsiTheme="majorBidi" w:cstheme="majorBidi"/>
            <w:noProof/>
            <w:lang w:val="en-GB"/>
          </w:rPr>
          <w:delText>12</w:delText>
        </w:r>
      </w:del>
      <w:r w:rsidR="00E24798">
        <w:fldChar w:fldCharType="end"/>
      </w:r>
      <w:ins w:id="10546" w:author="Jane Shaw" w:date="2015-10-28T17:24:00Z">
        <w:r w:rsidR="004B0DE7">
          <w:rPr>
            <w:rFonts w:asciiTheme="majorBidi" w:hAnsiTheme="majorBidi" w:cstheme="majorBidi"/>
            <w:lang w:val="en-GB"/>
          </w:rPr>
          <w:t>.</w:t>
        </w:r>
      </w:ins>
      <w:del w:id="10547" w:author="Jane Shaw" w:date="2015-10-28T17:24:00Z">
        <w:r w:rsidRPr="00F31509" w:rsidDel="004B0DE7">
          <w:rPr>
            <w:rFonts w:asciiTheme="majorBidi" w:hAnsiTheme="majorBidi" w:cstheme="majorBidi"/>
            <w:lang w:val="en-GB"/>
          </w:rPr>
          <w:delText>:</w:delText>
        </w:r>
      </w:del>
    </w:p>
    <w:p w14:paraId="3DB4D697" w14:textId="33FA787B" w:rsidR="004F65E4" w:rsidRPr="00F31509" w:rsidRDefault="004F65E4" w:rsidP="004F65E4">
      <w:pPr>
        <w:pStyle w:val="Didascalia"/>
        <w:keepNext/>
        <w:jc w:val="both"/>
        <w:rPr>
          <w:rFonts w:asciiTheme="majorBidi" w:hAnsiTheme="majorBidi" w:cstheme="majorBidi"/>
          <w:lang w:val="en-GB"/>
        </w:rPr>
      </w:pPr>
      <w:bookmarkStart w:id="10548" w:name="_Ref428181407"/>
      <w:bookmarkStart w:id="10549" w:name="_Toc42842355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12</w:t>
      </w:r>
      <w:r w:rsidR="003D789C" w:rsidRPr="00F31509">
        <w:rPr>
          <w:rFonts w:asciiTheme="majorBidi" w:hAnsiTheme="majorBidi" w:cstheme="majorBidi"/>
          <w:lang w:val="en-GB"/>
        </w:rPr>
        <w:fldChar w:fldCharType="end"/>
      </w:r>
      <w:bookmarkEnd w:id="10548"/>
      <w:r w:rsidR="00BA0107" w:rsidRPr="00F31509">
        <w:rPr>
          <w:rFonts w:asciiTheme="majorBidi" w:hAnsiTheme="majorBidi" w:cstheme="majorBidi"/>
          <w:lang w:val="en-GB"/>
        </w:rPr>
        <w:t>: C</w:t>
      </w:r>
      <w:r w:rsidRPr="00F31509">
        <w:rPr>
          <w:rFonts w:asciiTheme="majorBidi" w:hAnsiTheme="majorBidi" w:cstheme="majorBidi"/>
          <w:lang w:val="en-GB"/>
        </w:rPr>
        <w:t xml:space="preserve">ompleting </w:t>
      </w:r>
      <w:ins w:id="10550" w:author="Jane Shaw" w:date="2015-10-28T17:25:00Z">
        <w:r w:rsidR="004B0DE7">
          <w:rPr>
            <w:rFonts w:asciiTheme="majorBidi" w:hAnsiTheme="majorBidi" w:cstheme="majorBidi"/>
            <w:lang w:val="en-GB"/>
          </w:rPr>
          <w:t xml:space="preserve">the </w:t>
        </w:r>
      </w:ins>
      <w:r w:rsidRPr="00F31509">
        <w:rPr>
          <w:rFonts w:asciiTheme="majorBidi" w:hAnsiTheme="majorBidi" w:cstheme="majorBidi"/>
          <w:lang w:val="en-GB"/>
        </w:rPr>
        <w:t xml:space="preserve">trade data </w:t>
      </w:r>
      <w:del w:id="10551" w:author="Jane Shaw" w:date="2015-10-28T17:24:00Z">
        <w:r w:rsidRPr="00F31509" w:rsidDel="004B0DE7">
          <w:rPr>
            <w:rFonts w:asciiTheme="majorBidi" w:hAnsiTheme="majorBidi" w:cstheme="majorBidi"/>
            <w:lang w:val="en-GB"/>
          </w:rPr>
          <w:delText xml:space="preserve">through </w:delText>
        </w:r>
      </w:del>
      <w:del w:id="10552" w:author="Jane Shaw" w:date="2015-10-28T17:25:00Z">
        <w:r w:rsidRPr="00F31509" w:rsidDel="004B0DE7">
          <w:rPr>
            <w:rFonts w:asciiTheme="majorBidi" w:hAnsiTheme="majorBidi" w:cstheme="majorBidi"/>
            <w:lang w:val="en-GB"/>
          </w:rPr>
          <w:delText>imput</w:delText>
        </w:r>
      </w:del>
      <w:del w:id="10553" w:author="Jane Shaw" w:date="2015-10-28T17:24:00Z">
        <w:r w:rsidRPr="00F31509" w:rsidDel="004B0DE7">
          <w:rPr>
            <w:rFonts w:asciiTheme="majorBidi" w:hAnsiTheme="majorBidi" w:cstheme="majorBidi"/>
            <w:lang w:val="en-GB"/>
          </w:rPr>
          <w:delText>ing</w:delText>
        </w:r>
      </w:del>
      <w:del w:id="10554" w:author="Jane Shaw" w:date="2015-10-28T17:25:00Z">
        <w:r w:rsidRPr="00F31509" w:rsidDel="004B0DE7">
          <w:rPr>
            <w:rFonts w:asciiTheme="majorBidi" w:hAnsiTheme="majorBidi" w:cstheme="majorBidi"/>
            <w:lang w:val="en-GB"/>
          </w:rPr>
          <w:delText xml:space="preserve"> missing flows</w:delText>
        </w:r>
        <w:r w:rsidR="00122211" w:rsidRPr="00F31509" w:rsidDel="004B0DE7">
          <w:rPr>
            <w:rFonts w:asciiTheme="majorBidi" w:hAnsiTheme="majorBidi" w:cstheme="majorBidi"/>
            <w:lang w:val="en-GB"/>
          </w:rPr>
          <w:delText xml:space="preserve"> </w:delText>
        </w:r>
      </w:del>
      <w:r w:rsidR="00122211" w:rsidRPr="00F31509">
        <w:rPr>
          <w:rFonts w:asciiTheme="majorBidi" w:hAnsiTheme="majorBidi" w:cstheme="majorBidi"/>
          <w:lang w:val="en-GB"/>
        </w:rPr>
        <w:t>in the SUA table for wheat</w:t>
      </w:r>
      <w:bookmarkEnd w:id="10549"/>
      <w:ins w:id="10555" w:author="Jane Shaw" w:date="2015-10-28T17:25:00Z">
        <w:r w:rsidR="004B0DE7">
          <w:rPr>
            <w:rFonts w:asciiTheme="majorBidi" w:hAnsiTheme="majorBidi" w:cstheme="majorBidi"/>
            <w:lang w:val="en-GB"/>
          </w:rPr>
          <w:t xml:space="preserve"> </w:t>
        </w:r>
      </w:ins>
    </w:p>
    <w:tbl>
      <w:tblPr>
        <w:tblStyle w:val="Tabellaclassica1"/>
        <w:tblW w:w="5000" w:type="pct"/>
        <w:tblLook w:val="04A0" w:firstRow="1" w:lastRow="0" w:firstColumn="1" w:lastColumn="0" w:noHBand="0" w:noVBand="1"/>
      </w:tblPr>
      <w:tblGrid>
        <w:gridCol w:w="1184"/>
        <w:gridCol w:w="967"/>
        <w:gridCol w:w="775"/>
        <w:gridCol w:w="791"/>
        <w:gridCol w:w="781"/>
        <w:gridCol w:w="563"/>
        <w:gridCol w:w="1017"/>
        <w:gridCol w:w="545"/>
        <w:gridCol w:w="528"/>
        <w:gridCol w:w="697"/>
        <w:gridCol w:w="875"/>
        <w:gridCol w:w="519"/>
      </w:tblGrid>
      <w:tr w:rsidR="004F65E4" w:rsidRPr="004B0DE7" w14:paraId="4EFD45D6"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5D992B22" w14:textId="77777777" w:rsidR="004F65E4" w:rsidRPr="004B0DE7" w:rsidRDefault="004F65E4" w:rsidP="004F65E4">
            <w:pPr>
              <w:pStyle w:val="Compact"/>
              <w:jc w:val="both"/>
              <w:rPr>
                <w:rFonts w:asciiTheme="majorBidi" w:hAnsiTheme="majorBidi" w:cstheme="majorBidi"/>
                <w:b/>
                <w:i w:val="0"/>
                <w:sz w:val="16"/>
                <w:lang w:val="en-GB"/>
                <w:rPrChange w:id="10556"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57" w:author="Jane Shaw" w:date="2015-10-28T17:26:00Z">
                  <w:rPr>
                    <w:rFonts w:asciiTheme="majorBidi" w:hAnsiTheme="majorBidi" w:cstheme="majorBidi"/>
                    <w:sz w:val="16"/>
                    <w:lang w:val="en-GB"/>
                  </w:rPr>
                </w:rPrChange>
              </w:rPr>
              <w:t>Name</w:t>
            </w:r>
          </w:p>
        </w:tc>
        <w:tc>
          <w:tcPr>
            <w:tcW w:w="0" w:type="auto"/>
          </w:tcPr>
          <w:p w14:paraId="58188DBE"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58"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59" w:author="Jane Shaw" w:date="2015-10-28T17:26:00Z">
                  <w:rPr>
                    <w:rFonts w:asciiTheme="majorBidi" w:hAnsiTheme="majorBidi" w:cstheme="majorBidi"/>
                    <w:sz w:val="16"/>
                    <w:lang w:val="en-GB"/>
                  </w:rPr>
                </w:rPrChange>
              </w:rPr>
              <w:t>Production</w:t>
            </w:r>
          </w:p>
        </w:tc>
        <w:tc>
          <w:tcPr>
            <w:tcW w:w="0" w:type="auto"/>
          </w:tcPr>
          <w:p w14:paraId="41029C6C"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60"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61" w:author="Jane Shaw" w:date="2015-10-28T17:26:00Z">
                  <w:rPr>
                    <w:rFonts w:asciiTheme="majorBidi" w:hAnsiTheme="majorBidi" w:cstheme="majorBidi"/>
                    <w:sz w:val="16"/>
                    <w:lang w:val="en-GB"/>
                  </w:rPr>
                </w:rPrChange>
              </w:rPr>
              <w:t>Imports</w:t>
            </w:r>
          </w:p>
        </w:tc>
        <w:tc>
          <w:tcPr>
            <w:tcW w:w="0" w:type="auto"/>
          </w:tcPr>
          <w:p w14:paraId="1C37B261"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62"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63" w:author="Jane Shaw" w:date="2015-10-28T17:26:00Z">
                  <w:rPr>
                    <w:rFonts w:asciiTheme="majorBidi" w:hAnsiTheme="majorBidi" w:cstheme="majorBidi"/>
                    <w:sz w:val="16"/>
                    <w:lang w:val="en-GB"/>
                  </w:rPr>
                </w:rPrChange>
              </w:rPr>
              <w:t>Exports</w:t>
            </w:r>
          </w:p>
        </w:tc>
        <w:tc>
          <w:tcPr>
            <w:tcW w:w="0" w:type="auto"/>
          </w:tcPr>
          <w:p w14:paraId="1FC2F03B" w14:textId="7749A878"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64"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65" w:author="Jane Shaw" w:date="2015-10-28T17:26:00Z">
                  <w:rPr>
                    <w:rFonts w:asciiTheme="majorBidi" w:hAnsiTheme="majorBidi" w:cstheme="majorBidi"/>
                    <w:sz w:val="16"/>
                    <w:lang w:val="en-GB"/>
                  </w:rPr>
                </w:rPrChange>
              </w:rPr>
              <w:t xml:space="preserve">Stock </w:t>
            </w:r>
            <w:r w:rsidR="0060571C" w:rsidRPr="0060571C">
              <w:rPr>
                <w:rFonts w:asciiTheme="majorBidi" w:hAnsiTheme="majorBidi" w:cstheme="majorBidi"/>
                <w:b/>
                <w:i w:val="0"/>
                <w:sz w:val="16"/>
                <w:lang w:val="en-GB"/>
              </w:rPr>
              <w:t>change</w:t>
            </w:r>
          </w:p>
        </w:tc>
        <w:tc>
          <w:tcPr>
            <w:tcW w:w="0" w:type="auto"/>
          </w:tcPr>
          <w:p w14:paraId="1486DBBB"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66"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67" w:author="Jane Shaw" w:date="2015-10-28T17:26:00Z">
                  <w:rPr>
                    <w:rFonts w:asciiTheme="majorBidi" w:hAnsiTheme="majorBidi" w:cstheme="majorBidi"/>
                    <w:sz w:val="16"/>
                    <w:lang w:val="en-GB"/>
                  </w:rPr>
                </w:rPrChange>
              </w:rPr>
              <w:t>Food</w:t>
            </w:r>
          </w:p>
        </w:tc>
        <w:tc>
          <w:tcPr>
            <w:tcW w:w="0" w:type="auto"/>
          </w:tcPr>
          <w:p w14:paraId="14A855AD" w14:textId="265C91CA"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68"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69" w:author="Jane Shaw" w:date="2015-10-28T17:26:00Z">
                  <w:rPr>
                    <w:rFonts w:asciiTheme="majorBidi" w:hAnsiTheme="majorBidi" w:cstheme="majorBidi"/>
                    <w:sz w:val="16"/>
                    <w:lang w:val="en-GB"/>
                  </w:rPr>
                </w:rPrChange>
              </w:rPr>
              <w:t xml:space="preserve">Food </w:t>
            </w:r>
            <w:r w:rsidR="0060571C" w:rsidRPr="0060571C">
              <w:rPr>
                <w:rFonts w:asciiTheme="majorBidi" w:hAnsiTheme="majorBidi" w:cstheme="majorBidi"/>
                <w:b/>
                <w:i w:val="0"/>
                <w:sz w:val="16"/>
                <w:lang w:val="en-GB"/>
              </w:rPr>
              <w:t>processing</w:t>
            </w:r>
          </w:p>
        </w:tc>
        <w:tc>
          <w:tcPr>
            <w:tcW w:w="0" w:type="auto"/>
          </w:tcPr>
          <w:p w14:paraId="18EB7EEE"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70"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71" w:author="Jane Shaw" w:date="2015-10-28T17:26:00Z">
                  <w:rPr>
                    <w:rFonts w:asciiTheme="majorBidi" w:hAnsiTheme="majorBidi" w:cstheme="majorBidi"/>
                    <w:sz w:val="16"/>
                    <w:lang w:val="en-GB"/>
                  </w:rPr>
                </w:rPrChange>
              </w:rPr>
              <w:t>Feed</w:t>
            </w:r>
          </w:p>
        </w:tc>
        <w:tc>
          <w:tcPr>
            <w:tcW w:w="0" w:type="auto"/>
          </w:tcPr>
          <w:p w14:paraId="1D7122F7"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72"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73" w:author="Jane Shaw" w:date="2015-10-28T17:26:00Z">
                  <w:rPr>
                    <w:rFonts w:asciiTheme="majorBidi" w:hAnsiTheme="majorBidi" w:cstheme="majorBidi"/>
                    <w:sz w:val="16"/>
                    <w:lang w:val="en-GB"/>
                  </w:rPr>
                </w:rPrChange>
              </w:rPr>
              <w:t>Seed</w:t>
            </w:r>
          </w:p>
        </w:tc>
        <w:tc>
          <w:tcPr>
            <w:tcW w:w="0" w:type="auto"/>
          </w:tcPr>
          <w:p w14:paraId="1857218B"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74"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75" w:author="Jane Shaw" w:date="2015-10-28T17:26:00Z">
                  <w:rPr>
                    <w:rFonts w:asciiTheme="majorBidi" w:hAnsiTheme="majorBidi" w:cstheme="majorBidi"/>
                    <w:sz w:val="16"/>
                    <w:lang w:val="en-GB"/>
                  </w:rPr>
                </w:rPrChange>
              </w:rPr>
              <w:t>Tourist</w:t>
            </w:r>
          </w:p>
        </w:tc>
        <w:tc>
          <w:tcPr>
            <w:tcW w:w="0" w:type="auto"/>
          </w:tcPr>
          <w:p w14:paraId="61AE93BB"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76"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77" w:author="Jane Shaw" w:date="2015-10-28T17:26:00Z">
                  <w:rPr>
                    <w:rFonts w:asciiTheme="majorBidi" w:hAnsiTheme="majorBidi" w:cstheme="majorBidi"/>
                    <w:sz w:val="16"/>
                    <w:lang w:val="en-GB"/>
                  </w:rPr>
                </w:rPrChange>
              </w:rPr>
              <w:t>Industrial</w:t>
            </w:r>
          </w:p>
        </w:tc>
        <w:tc>
          <w:tcPr>
            <w:tcW w:w="0" w:type="auto"/>
          </w:tcPr>
          <w:p w14:paraId="01665CA8" w14:textId="77777777" w:rsidR="004F65E4" w:rsidRPr="004B0DE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578" w:author="Jane Shaw" w:date="2015-10-28T17:26:00Z">
                  <w:rPr>
                    <w:rFonts w:asciiTheme="majorBidi" w:hAnsiTheme="majorBidi" w:cstheme="majorBidi"/>
                    <w:i w:val="0"/>
                    <w:iCs w:val="0"/>
                    <w:sz w:val="16"/>
                    <w:lang w:val="en-GB"/>
                  </w:rPr>
                </w:rPrChange>
              </w:rPr>
            </w:pPr>
            <w:r w:rsidRPr="004B0DE7">
              <w:rPr>
                <w:rFonts w:asciiTheme="majorBidi" w:hAnsiTheme="majorBidi" w:cstheme="majorBidi"/>
                <w:b/>
                <w:sz w:val="16"/>
                <w:lang w:val="en-GB"/>
                <w:rPrChange w:id="10579" w:author="Jane Shaw" w:date="2015-10-28T17:26:00Z">
                  <w:rPr>
                    <w:rFonts w:asciiTheme="majorBidi" w:hAnsiTheme="majorBidi" w:cstheme="majorBidi"/>
                    <w:sz w:val="16"/>
                    <w:lang w:val="en-GB"/>
                  </w:rPr>
                </w:rPrChange>
              </w:rPr>
              <w:t>Loss</w:t>
            </w:r>
          </w:p>
        </w:tc>
      </w:tr>
      <w:tr w:rsidR="004F65E4" w:rsidRPr="00F31509" w14:paraId="19E2020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656D1468"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24B4D424" w14:textId="2007B7EA"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w:t>
            </w:r>
            <w:del w:id="10580" w:author="Jane Shaw" w:date="2015-10-28T17:29:00Z">
              <w:r w:rsidRPr="00F31509" w:rsidDel="0060571C">
                <w:rPr>
                  <w:rFonts w:asciiTheme="majorBidi" w:hAnsiTheme="majorBidi" w:cstheme="majorBidi"/>
                  <w:sz w:val="16"/>
                  <w:lang w:val="en-GB"/>
                </w:rPr>
                <w:delText>,</w:delText>
              </w:r>
            </w:del>
            <w:ins w:id="10581"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420</w:t>
            </w:r>
            <w:del w:id="10582" w:author="Jane Shaw" w:date="2015-10-28T17:29:00Z">
              <w:r w:rsidRPr="00F31509" w:rsidDel="0060571C">
                <w:rPr>
                  <w:rFonts w:asciiTheme="majorBidi" w:hAnsiTheme="majorBidi" w:cstheme="majorBidi"/>
                  <w:sz w:val="16"/>
                  <w:lang w:val="en-GB"/>
                </w:rPr>
                <w:delText>,</w:delText>
              </w:r>
            </w:del>
            <w:ins w:id="10583"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483B344E" w14:textId="75CC31EB"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0584" w:author="Jane Shaw" w:date="2015-10-28T17:29:00Z">
              <w:r w:rsidRPr="00F31509" w:rsidDel="0060571C">
                <w:rPr>
                  <w:rFonts w:asciiTheme="majorBidi" w:hAnsiTheme="majorBidi" w:cstheme="majorBidi"/>
                  <w:sz w:val="16"/>
                  <w:lang w:val="en-GB"/>
                </w:rPr>
                <w:delText>,</w:delText>
              </w:r>
            </w:del>
            <w:ins w:id="10585"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999</w:t>
            </w:r>
            <w:del w:id="10586" w:author="Jane Shaw" w:date="2015-10-28T17:29:00Z">
              <w:r w:rsidRPr="00F31509" w:rsidDel="0060571C">
                <w:rPr>
                  <w:rFonts w:asciiTheme="majorBidi" w:hAnsiTheme="majorBidi" w:cstheme="majorBidi"/>
                  <w:sz w:val="16"/>
                  <w:lang w:val="en-GB"/>
                </w:rPr>
                <w:delText>,</w:delText>
              </w:r>
            </w:del>
            <w:ins w:id="10587"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22527C43" w14:textId="7197FE6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w:t>
            </w:r>
            <w:del w:id="10588" w:author="Jane Shaw" w:date="2015-10-28T17:29:00Z">
              <w:r w:rsidRPr="00F31509" w:rsidDel="0060571C">
                <w:rPr>
                  <w:rFonts w:asciiTheme="majorBidi" w:hAnsiTheme="majorBidi" w:cstheme="majorBidi"/>
                  <w:sz w:val="16"/>
                  <w:lang w:val="en-GB"/>
                </w:rPr>
                <w:delText>,</w:delText>
              </w:r>
            </w:del>
            <w:ins w:id="10589"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790</w:t>
            </w:r>
            <w:del w:id="10590" w:author="Jane Shaw" w:date="2015-10-28T17:29:00Z">
              <w:r w:rsidRPr="00F31509" w:rsidDel="0060571C">
                <w:rPr>
                  <w:rFonts w:asciiTheme="majorBidi" w:hAnsiTheme="majorBidi" w:cstheme="majorBidi"/>
                  <w:sz w:val="16"/>
                  <w:lang w:val="en-GB"/>
                </w:rPr>
                <w:delText>,</w:delText>
              </w:r>
            </w:del>
            <w:ins w:id="10591"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5175EDB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2D0AA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FE709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3285C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44231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277A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B617A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B5C8B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8EB69E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E748F74"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28AFFE81" w14:textId="155F4B7B"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w:t>
            </w:r>
            <w:del w:id="10592" w:author="Jane Shaw" w:date="2015-10-28T17:29:00Z">
              <w:r w:rsidRPr="00F31509" w:rsidDel="0060571C">
                <w:rPr>
                  <w:rFonts w:asciiTheme="majorBidi" w:hAnsiTheme="majorBidi" w:cstheme="majorBidi"/>
                  <w:sz w:val="16"/>
                  <w:lang w:val="en-GB"/>
                </w:rPr>
                <w:delText>,</w:delText>
              </w:r>
            </w:del>
            <w:ins w:id="10593"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650</w:t>
            </w:r>
            <w:del w:id="10594" w:author="Jane Shaw" w:date="2015-10-28T17:29:00Z">
              <w:r w:rsidRPr="00F31509" w:rsidDel="0060571C">
                <w:rPr>
                  <w:rFonts w:asciiTheme="majorBidi" w:hAnsiTheme="majorBidi" w:cstheme="majorBidi"/>
                  <w:sz w:val="16"/>
                  <w:lang w:val="en-GB"/>
                </w:rPr>
                <w:delText>,</w:delText>
              </w:r>
            </w:del>
            <w:ins w:id="10595"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02C35889" w14:textId="03DF680F"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w:t>
            </w:r>
            <w:del w:id="10596" w:author="Jane Shaw" w:date="2015-10-28T17:29:00Z">
              <w:r w:rsidRPr="00F31509" w:rsidDel="0060571C">
                <w:rPr>
                  <w:rFonts w:asciiTheme="majorBidi" w:hAnsiTheme="majorBidi" w:cstheme="majorBidi"/>
                  <w:sz w:val="16"/>
                  <w:lang w:val="en-GB"/>
                </w:rPr>
                <w:delText>,</w:delText>
              </w:r>
            </w:del>
            <w:ins w:id="10597"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B281FB1" w14:textId="2CA7A7AB"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w:t>
            </w:r>
            <w:del w:id="10598" w:author="Jane Shaw" w:date="2015-10-28T17:29:00Z">
              <w:r w:rsidRPr="00F31509" w:rsidDel="0060571C">
                <w:rPr>
                  <w:rFonts w:asciiTheme="majorBidi" w:hAnsiTheme="majorBidi" w:cstheme="majorBidi"/>
                  <w:sz w:val="16"/>
                  <w:lang w:val="en-GB"/>
                </w:rPr>
                <w:delText>,</w:delText>
              </w:r>
            </w:del>
            <w:ins w:id="10599"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D548B5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716DE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91274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9CC72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900BE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24E79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D4994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09902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1CC5541"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A4A9F02"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0BC2CC4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2343EA" w14:textId="36D82902"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182</w:t>
            </w:r>
            <w:del w:id="10600" w:author="Jane Shaw" w:date="2015-10-28T17:29:00Z">
              <w:r w:rsidRPr="00F31509" w:rsidDel="0060571C">
                <w:rPr>
                  <w:rFonts w:asciiTheme="majorBidi" w:hAnsiTheme="majorBidi" w:cstheme="majorBidi"/>
                  <w:b/>
                  <w:sz w:val="16"/>
                  <w:lang w:val="en-GB"/>
                </w:rPr>
                <w:delText>,</w:delText>
              </w:r>
            </w:del>
            <w:ins w:id="10601" w:author="Jane Shaw" w:date="2015-10-28T17:29:00Z">
              <w:r w:rsidR="0060571C">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22F14179" w14:textId="1DA9FC0F"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580</w:t>
            </w:r>
            <w:del w:id="10602" w:author="Jane Shaw" w:date="2015-10-28T17:29:00Z">
              <w:r w:rsidRPr="00F31509" w:rsidDel="0060571C">
                <w:rPr>
                  <w:rFonts w:asciiTheme="majorBidi" w:hAnsiTheme="majorBidi" w:cstheme="majorBidi"/>
                  <w:b/>
                  <w:sz w:val="16"/>
                  <w:lang w:val="en-GB"/>
                </w:rPr>
                <w:delText>,</w:delText>
              </w:r>
            </w:del>
            <w:ins w:id="10603" w:author="Jane Shaw" w:date="2015-10-28T17:29:00Z">
              <w:r w:rsidR="0060571C">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1C69942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6563C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B27BD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452B0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8FF85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3805A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3E2A9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F4C8E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A8B1AC0"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6EF8AD0"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EAD0C2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B71B2A" w14:textId="1D37861F"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w:t>
            </w:r>
            <w:del w:id="10604" w:author="Jane Shaw" w:date="2015-10-28T17:29:00Z">
              <w:r w:rsidRPr="00F31509" w:rsidDel="0060571C">
                <w:rPr>
                  <w:rFonts w:asciiTheme="majorBidi" w:hAnsiTheme="majorBidi" w:cstheme="majorBidi"/>
                  <w:sz w:val="16"/>
                  <w:lang w:val="en-GB"/>
                </w:rPr>
                <w:delText>,</w:delText>
              </w:r>
            </w:del>
            <w:ins w:id="10605"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E99F78C" w14:textId="76210F5A"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w:t>
            </w:r>
            <w:del w:id="10606" w:author="Jane Shaw" w:date="2015-10-28T17:29:00Z">
              <w:r w:rsidRPr="00F31509" w:rsidDel="0060571C">
                <w:rPr>
                  <w:rFonts w:asciiTheme="majorBidi" w:hAnsiTheme="majorBidi" w:cstheme="majorBidi"/>
                  <w:sz w:val="16"/>
                  <w:lang w:val="en-GB"/>
                </w:rPr>
                <w:delText>,</w:delText>
              </w:r>
            </w:del>
            <w:ins w:id="10607"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c>
          <w:tcPr>
            <w:tcW w:w="0" w:type="auto"/>
          </w:tcPr>
          <w:p w14:paraId="43BA6EC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39B07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33F16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C1591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8351D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E7B5C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35FCE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34AAD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DDBB61"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558E225F"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48C9828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A27EF0" w14:textId="6D56E375"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w:t>
            </w:r>
            <w:del w:id="10608" w:author="Jane Shaw" w:date="2015-10-28T17:29:00Z">
              <w:r w:rsidRPr="00F31509" w:rsidDel="0060571C">
                <w:rPr>
                  <w:rFonts w:asciiTheme="majorBidi" w:hAnsiTheme="majorBidi" w:cstheme="majorBidi"/>
                  <w:sz w:val="16"/>
                  <w:lang w:val="en-GB"/>
                </w:rPr>
                <w:delText>,</w:delText>
              </w:r>
            </w:del>
            <w:ins w:id="10609"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5ECB8F7" w14:textId="3960F1C5"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w:t>
            </w:r>
            <w:del w:id="10610" w:author="Jane Shaw" w:date="2015-10-28T17:29:00Z">
              <w:r w:rsidRPr="00F31509" w:rsidDel="0060571C">
                <w:rPr>
                  <w:rFonts w:asciiTheme="majorBidi" w:hAnsiTheme="majorBidi" w:cstheme="majorBidi"/>
                  <w:sz w:val="16"/>
                  <w:lang w:val="en-GB"/>
                </w:rPr>
                <w:delText>,</w:delText>
              </w:r>
            </w:del>
            <w:ins w:id="10611"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580DEA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E9ACE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9B727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82F07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4F9F4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9F554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96FB0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2A0A6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6C854BB"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716A4749"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153DAD9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383278" w14:textId="31AAE332"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0612" w:author="Jane Shaw" w:date="2015-10-28T17:29:00Z">
              <w:r w:rsidRPr="00F31509" w:rsidDel="0060571C">
                <w:rPr>
                  <w:rFonts w:asciiTheme="majorBidi" w:hAnsiTheme="majorBidi" w:cstheme="majorBidi"/>
                  <w:sz w:val="16"/>
                  <w:lang w:val="en-GB"/>
                </w:rPr>
                <w:delText>,</w:delText>
              </w:r>
            </w:del>
            <w:ins w:id="10613"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589</w:t>
            </w:r>
            <w:del w:id="10614" w:author="Jane Shaw" w:date="2015-10-28T17:29:00Z">
              <w:r w:rsidRPr="00F31509" w:rsidDel="0060571C">
                <w:rPr>
                  <w:rFonts w:asciiTheme="majorBidi" w:hAnsiTheme="majorBidi" w:cstheme="majorBidi"/>
                  <w:sz w:val="16"/>
                  <w:lang w:val="en-GB"/>
                </w:rPr>
                <w:delText>,</w:delText>
              </w:r>
            </w:del>
            <w:ins w:id="10615"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58F51888" w14:textId="7AF6BA09"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0616" w:author="Jane Shaw" w:date="2015-10-28T17:29:00Z">
              <w:r w:rsidRPr="00F31509" w:rsidDel="0060571C">
                <w:rPr>
                  <w:rFonts w:asciiTheme="majorBidi" w:hAnsiTheme="majorBidi" w:cstheme="majorBidi"/>
                  <w:sz w:val="16"/>
                  <w:lang w:val="en-GB"/>
                </w:rPr>
                <w:delText>,</w:delText>
              </w:r>
            </w:del>
            <w:ins w:id="10617"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343</w:t>
            </w:r>
            <w:del w:id="10618" w:author="Jane Shaw" w:date="2015-10-28T17:29:00Z">
              <w:r w:rsidRPr="00F31509" w:rsidDel="0060571C">
                <w:rPr>
                  <w:rFonts w:asciiTheme="majorBidi" w:hAnsiTheme="majorBidi" w:cstheme="majorBidi"/>
                  <w:sz w:val="16"/>
                  <w:lang w:val="en-GB"/>
                </w:rPr>
                <w:delText>,</w:delText>
              </w:r>
            </w:del>
            <w:ins w:id="10619" w:author="Jane Shaw" w:date="2015-10-28T17:29: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4DBB0BD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C15F2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6BB87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90F65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472F2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E923A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92C0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EC215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E677E5E" w14:textId="77777777" w:rsidR="00BA0107" w:rsidRPr="00F31509" w:rsidRDefault="00BA0107" w:rsidP="004F65E4">
      <w:pPr>
        <w:jc w:val="both"/>
        <w:rPr>
          <w:rFonts w:asciiTheme="majorBidi" w:hAnsiTheme="majorBidi" w:cstheme="majorBidi"/>
          <w:lang w:val="en-GB"/>
        </w:rPr>
      </w:pPr>
    </w:p>
    <w:p w14:paraId="6367E6D7" w14:textId="4388C25A" w:rsidR="004F65E4" w:rsidRPr="00F31509" w:rsidRDefault="004F65E4" w:rsidP="004F65E4">
      <w:pPr>
        <w:jc w:val="both"/>
        <w:rPr>
          <w:rFonts w:asciiTheme="majorBidi" w:hAnsiTheme="majorBidi" w:cstheme="majorBidi"/>
          <w:lang w:val="en-GB"/>
        </w:rPr>
      </w:pPr>
      <w:del w:id="10620" w:author="Jane Shaw" w:date="2015-10-28T17:34:00Z">
        <w:r w:rsidRPr="00F31509" w:rsidDel="0060571C">
          <w:rPr>
            <w:rFonts w:asciiTheme="majorBidi" w:eastAsia="Times New Roman" w:hAnsiTheme="majorBidi" w:cstheme="majorBidi"/>
            <w:lang w:val="en-GB"/>
          </w:rPr>
          <w:delText xml:space="preserve">Lastly, </w:delText>
        </w:r>
      </w:del>
      <w:ins w:id="10621" w:author="Jane Shaw" w:date="2015-10-28T17:34:00Z">
        <w:r w:rsidR="0060571C">
          <w:rPr>
            <w:rFonts w:asciiTheme="majorBidi" w:eastAsia="Times New Roman" w:hAnsiTheme="majorBidi" w:cstheme="majorBidi"/>
            <w:lang w:val="en-GB"/>
          </w:rPr>
          <w:t xml:space="preserve">However, in the example used for this demonstration, </w:t>
        </w:r>
      </w:ins>
      <w:r w:rsidRPr="00F31509">
        <w:rPr>
          <w:rFonts w:asciiTheme="majorBidi" w:eastAsia="Times New Roman" w:hAnsiTheme="majorBidi" w:cstheme="majorBidi"/>
          <w:lang w:val="en-GB"/>
        </w:rPr>
        <w:t xml:space="preserve">data quality validation indicates that there is a quantity error for wheat bran imports, based on </w:t>
      </w:r>
      <w:ins w:id="10622" w:author="Jane Shaw" w:date="2015-10-28T17:34:00Z">
        <w:r w:rsidR="0060571C">
          <w:rPr>
            <w:rFonts w:asciiTheme="majorBidi" w:eastAsia="Times New Roman" w:hAnsiTheme="majorBidi" w:cstheme="majorBidi"/>
            <w:lang w:val="en-GB"/>
          </w:rPr>
          <w:t xml:space="preserve">analysis of the </w:t>
        </w:r>
      </w:ins>
      <w:r w:rsidRPr="00F31509">
        <w:rPr>
          <w:rFonts w:asciiTheme="majorBidi" w:eastAsia="Times New Roman" w:hAnsiTheme="majorBidi" w:cstheme="majorBidi"/>
          <w:lang w:val="en-GB"/>
        </w:rPr>
        <w:t>median unit</w:t>
      </w:r>
      <w:ins w:id="10623" w:author="Jane Shaw" w:date="2015-10-28T17:40:00Z">
        <w:r w:rsidR="0060571C">
          <w:rPr>
            <w:rFonts w:asciiTheme="majorBidi" w:eastAsia="Times New Roman" w:hAnsiTheme="majorBidi" w:cstheme="majorBidi"/>
            <w:lang w:val="en-GB"/>
          </w:rPr>
          <w:t xml:space="preserve"> </w:t>
        </w:r>
      </w:ins>
      <w:del w:id="10624" w:author="Jane Shaw" w:date="2015-10-28T17:40: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value</w:t>
      </w:r>
      <w:ins w:id="10625" w:author="Jane Shaw" w:date="2015-10-28T17:34:00Z">
        <w:r w:rsidR="0060571C">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0626" w:author="Jane Shaw" w:date="2015-10-28T17:34:00Z">
        <w:r w:rsidRPr="00F31509" w:rsidDel="0060571C">
          <w:rPr>
            <w:rFonts w:asciiTheme="majorBidi" w:eastAsia="Times New Roman" w:hAnsiTheme="majorBidi" w:cstheme="majorBidi"/>
            <w:lang w:val="en-GB"/>
          </w:rPr>
          <w:delText xml:space="preserve">analysis </w:delText>
        </w:r>
      </w:del>
      <w:r w:rsidRPr="00F31509">
        <w:rPr>
          <w:rFonts w:asciiTheme="majorBidi" w:eastAsia="Times New Roman" w:hAnsiTheme="majorBidi" w:cstheme="majorBidi"/>
          <w:lang w:val="en-GB"/>
        </w:rPr>
        <w:t>in the original trade data</w:t>
      </w:r>
      <w:ins w:id="10627" w:author="Jane Shaw" w:date="2015-11-07T20:33:00Z">
        <w:r w:rsidR="00794121">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set.</w:t>
      </w:r>
      <w:ins w:id="10628" w:author="Jane Shaw" w:date="2015-10-28T17:35:00Z">
        <w:r w:rsidR="0060571C">
          <w:rPr>
            <w:rStyle w:val="Rimandonotaapidipagina"/>
            <w:rFonts w:asciiTheme="majorBidi" w:eastAsia="Times New Roman" w:hAnsiTheme="majorBidi" w:cstheme="majorBidi"/>
            <w:lang w:val="en-GB"/>
          </w:rPr>
          <w:footnoteReference w:id="53"/>
        </w:r>
      </w:ins>
      <w:r w:rsidRPr="00F31509">
        <w:rPr>
          <w:rFonts w:asciiTheme="majorBidi" w:eastAsia="Times New Roman" w:hAnsiTheme="majorBidi" w:cstheme="majorBidi"/>
          <w:lang w:val="en-GB"/>
        </w:rPr>
        <w:t xml:space="preserve"> </w:t>
      </w:r>
      <w:moveFromRangeStart w:id="10647" w:author="Jane Shaw" w:date="2015-10-28T17:35:00Z" w:name="move307673068"/>
      <w:moveFrom w:id="10648" w:author="Jane Shaw" w:date="2015-10-28T17:35:00Z">
        <w:r w:rsidRPr="00F31509" w:rsidDel="0060571C">
          <w:rPr>
            <w:rFonts w:asciiTheme="majorBidi" w:eastAsia="Times New Roman" w:hAnsiTheme="majorBidi" w:cstheme="majorBidi"/>
            <w:lang w:val="en-GB"/>
          </w:rPr>
          <w:t xml:space="preserve">The unit-value is the monetary value/quantity (weight, numbers, etc.). Please refer to the trade section for more detail. </w:t>
        </w:r>
      </w:moveFrom>
      <w:moveFromRangeEnd w:id="10647"/>
      <w:r w:rsidRPr="00F31509">
        <w:rPr>
          <w:rFonts w:asciiTheme="majorBidi" w:eastAsia="Times New Roman" w:hAnsiTheme="majorBidi" w:cstheme="majorBidi"/>
          <w:lang w:val="en-GB"/>
        </w:rPr>
        <w:t>In this case, the quantity error is simply an extra</w:t>
      </w:r>
      <w:ins w:id="10649" w:author="Jane Shaw" w:date="2015-10-28T17:40:00Z">
        <w:r w:rsidR="0060571C">
          <w:rPr>
            <w:rFonts w:asciiTheme="majorBidi" w:eastAsia="Times New Roman" w:hAnsiTheme="majorBidi" w:cstheme="majorBidi"/>
            <w:lang w:val="en-GB"/>
          </w:rPr>
          <w:t>-</w:t>
        </w:r>
      </w:ins>
      <w:del w:id="10650" w:author="Jane Shaw" w:date="2015-10-28T17:40:00Z">
        <w:r w:rsidRPr="00F31509" w:rsidDel="0060571C">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digit error</w:t>
      </w:r>
      <w:ins w:id="10651" w:author="Jane Shaw" w:date="2015-10-28T17:40:00Z">
        <w:r w:rsidR="0060571C">
          <w:rPr>
            <w:rFonts w:asciiTheme="majorBidi" w:eastAsia="Times New Roman" w:hAnsiTheme="majorBidi" w:cstheme="majorBidi"/>
            <w:lang w:val="en-GB"/>
          </w:rPr>
          <w:t>,</w:t>
        </w:r>
      </w:ins>
      <w:del w:id="10652" w:author="Jane Shaw" w:date="2015-10-28T17:40: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0653" w:author="Jane Shaw" w:date="2015-10-28T17:40:00Z">
        <w:r w:rsidR="0060571C">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the actual quantity should therefore have one </w:t>
      </w:r>
      <w:del w:id="10654" w:author="Jane Shaw" w:date="2015-10-28T17:40:00Z">
        <w:r w:rsidRPr="00F31509" w:rsidDel="0060571C">
          <w:rPr>
            <w:rFonts w:asciiTheme="majorBidi" w:eastAsia="Times New Roman" w:hAnsiTheme="majorBidi" w:cstheme="majorBidi"/>
            <w:lang w:val="en-GB"/>
          </w:rPr>
          <w:delText xml:space="preserve">less </w:delText>
        </w:r>
      </w:del>
      <w:ins w:id="10655" w:author="Jane Shaw" w:date="2015-10-28T17:40:00Z">
        <w:r w:rsidR="0060571C">
          <w:rPr>
            <w:rFonts w:asciiTheme="majorBidi" w:eastAsia="Times New Roman" w:hAnsiTheme="majorBidi" w:cstheme="majorBidi"/>
            <w:lang w:val="en-GB"/>
          </w:rPr>
          <w:t xml:space="preserve">fewer </w:t>
        </w:r>
      </w:ins>
      <w:r w:rsidRPr="00F31509">
        <w:rPr>
          <w:rFonts w:asciiTheme="majorBidi" w:eastAsia="Times New Roman" w:hAnsiTheme="majorBidi" w:cstheme="majorBidi"/>
          <w:lang w:val="en-GB"/>
        </w:rPr>
        <w:t>zero</w:t>
      </w:r>
      <w:ins w:id="10656" w:author="Jane Shaw" w:date="2015-10-28T17:40:00Z">
        <w:r w:rsidR="0060571C">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(to reflect the correct import unit</w:t>
      </w:r>
      <w:ins w:id="10657" w:author="Jane Shaw" w:date="2015-10-28T17:41:00Z">
        <w:r w:rsidR="0060571C">
          <w:rPr>
            <w:rFonts w:asciiTheme="majorBidi" w:eastAsia="Times New Roman" w:hAnsiTheme="majorBidi" w:cstheme="majorBidi"/>
            <w:lang w:val="en-GB"/>
          </w:rPr>
          <w:t xml:space="preserve"> </w:t>
        </w:r>
      </w:ins>
      <w:del w:id="10658" w:author="Jane Shaw" w:date="2015-10-28T17:41: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value). </w:t>
      </w:r>
      <w:del w:id="10659" w:author="Jane Shaw" w:date="2015-10-28T17:41:00Z">
        <w:r w:rsidRPr="00F31509" w:rsidDel="0060571C">
          <w:rPr>
            <w:rFonts w:asciiTheme="majorBidi" w:eastAsia="Times New Roman" w:hAnsiTheme="majorBidi" w:cstheme="majorBidi"/>
            <w:lang w:val="en-GB"/>
          </w:rPr>
          <w:delText xml:space="preserve">We do this quantity correction and obtain </w:delText>
        </w:r>
      </w:del>
      <w:r w:rsidR="0060571C" w:rsidRPr="00F31509">
        <w:rPr>
          <w:rFonts w:asciiTheme="majorBidi" w:eastAsia="Times New Roman" w:hAnsiTheme="majorBidi" w:cstheme="majorBidi"/>
          <w:lang w:val="en-GB"/>
        </w:rPr>
        <w:t xml:space="preserve">The </w:t>
      </w:r>
      <w:del w:id="10660" w:author="Jane Shaw" w:date="2015-10-28T17:41:00Z">
        <w:r w:rsidRPr="00F31509" w:rsidDel="0060571C">
          <w:rPr>
            <w:rFonts w:asciiTheme="majorBidi" w:eastAsia="Times New Roman" w:hAnsiTheme="majorBidi" w:cstheme="majorBidi"/>
            <w:lang w:val="en-GB"/>
          </w:rPr>
          <w:delText xml:space="preserve">corrected </w:delText>
        </w:r>
      </w:del>
      <w:r w:rsidRPr="00F31509">
        <w:rPr>
          <w:rFonts w:asciiTheme="majorBidi" w:eastAsia="Times New Roman" w:hAnsiTheme="majorBidi" w:cstheme="majorBidi"/>
          <w:lang w:val="en-GB"/>
        </w:rPr>
        <w:t xml:space="preserve">trade data </w:t>
      </w:r>
      <w:ins w:id="10661" w:author="Jane Shaw" w:date="2015-10-28T17:41:00Z">
        <w:r w:rsidR="0060571C">
          <w:rPr>
            <w:rFonts w:asciiTheme="majorBidi" w:eastAsia="Times New Roman" w:hAnsiTheme="majorBidi" w:cstheme="majorBidi"/>
            <w:lang w:val="en-GB"/>
          </w:rPr>
          <w:t xml:space="preserve">are corrected </w:t>
        </w:r>
      </w:ins>
      <w:r w:rsidRPr="00F31509">
        <w:rPr>
          <w:rFonts w:asciiTheme="majorBidi" w:eastAsia="Times New Roman" w:hAnsiTheme="majorBidi" w:cstheme="majorBidi"/>
          <w:lang w:val="en-GB"/>
        </w:rPr>
        <w:t xml:space="preserve">as shown in </w:t>
      </w:r>
      <w:r w:rsidR="00E24798">
        <w:fldChar w:fldCharType="begin"/>
      </w:r>
      <w:r w:rsidR="00E24798">
        <w:instrText xml:space="preserve"> REF _Ref428181607 \h  \* MERGEFORMAT </w:instrText>
      </w:r>
      <w:r w:rsidR="00E24798">
        <w:fldChar w:fldCharType="separate"/>
      </w:r>
      <w:ins w:id="10662" w:author="Jane Shaw" w:date="2015-11-01T20:53:00Z">
        <w:r w:rsidR="00311179" w:rsidRPr="00311179">
          <w:rPr>
            <w:rFonts w:asciiTheme="majorBidi" w:eastAsia="Times New Roman" w:hAnsiTheme="majorBidi" w:cstheme="majorBidi"/>
            <w:lang w:val="en-GB"/>
            <w:rPrChange w:id="1066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0664" w:author="Jane Shaw" w:date="2015-11-01T20:53:00Z">
              <w:rPr>
                <w:rFonts w:asciiTheme="majorBidi" w:hAnsiTheme="majorBidi" w:cstheme="majorBidi"/>
                <w:noProof/>
                <w:lang w:val="en-GB"/>
              </w:rPr>
            </w:rPrChange>
          </w:rPr>
          <w:t>13</w:t>
        </w:r>
      </w:ins>
      <w:del w:id="1066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13</w:delText>
        </w:r>
      </w:del>
      <w:r w:rsidR="00E24798">
        <w:fldChar w:fldCharType="end"/>
      </w:r>
      <w:ins w:id="10666" w:author="Jane Shaw" w:date="2015-10-28T17:41:00Z">
        <w:r w:rsidR="0060571C">
          <w:rPr>
            <w:rFonts w:asciiTheme="majorBidi" w:eastAsia="Times New Roman" w:hAnsiTheme="majorBidi" w:cstheme="majorBidi"/>
            <w:lang w:val="en-GB"/>
          </w:rPr>
          <w:t>.</w:t>
        </w:r>
      </w:ins>
      <w:del w:id="10667" w:author="Jane Shaw" w:date="2015-10-28T17:41:00Z">
        <w:r w:rsidRPr="00F31509" w:rsidDel="0060571C">
          <w:rPr>
            <w:rFonts w:asciiTheme="majorBidi" w:eastAsia="Times New Roman" w:hAnsiTheme="majorBidi" w:cstheme="majorBidi"/>
            <w:lang w:val="en-GB"/>
          </w:rPr>
          <w:delText>:</w:delText>
        </w:r>
      </w:del>
    </w:p>
    <w:p w14:paraId="240FA857" w14:textId="399F141D" w:rsidR="004F65E4" w:rsidRPr="00F31509" w:rsidRDefault="004F65E4" w:rsidP="004F65E4">
      <w:pPr>
        <w:pStyle w:val="Didascalia"/>
        <w:keepNext/>
        <w:jc w:val="both"/>
        <w:rPr>
          <w:rFonts w:asciiTheme="majorBidi" w:hAnsiTheme="majorBidi" w:cstheme="majorBidi"/>
          <w:lang w:val="en-GB"/>
        </w:rPr>
      </w:pPr>
      <w:bookmarkStart w:id="10668" w:name="_Ref428181607"/>
      <w:bookmarkStart w:id="10669" w:name="_Toc42842355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13</w:t>
      </w:r>
      <w:r w:rsidR="003D789C" w:rsidRPr="00F31509">
        <w:rPr>
          <w:rFonts w:asciiTheme="majorBidi" w:hAnsiTheme="majorBidi" w:cstheme="majorBidi"/>
          <w:lang w:val="en-GB"/>
        </w:rPr>
        <w:fldChar w:fldCharType="end"/>
      </w:r>
      <w:bookmarkEnd w:id="10668"/>
      <w:r w:rsidRPr="00F31509">
        <w:rPr>
          <w:rFonts w:asciiTheme="majorBidi" w:hAnsiTheme="majorBidi" w:cstheme="majorBidi"/>
          <w:lang w:val="en-GB"/>
        </w:rPr>
        <w:t xml:space="preserve">: Improving trade data by </w:t>
      </w:r>
      <w:del w:id="10670" w:author="Jane Shaw" w:date="2015-10-28T17:41:00Z">
        <w:r w:rsidRPr="00F31509" w:rsidDel="0060571C">
          <w:rPr>
            <w:rFonts w:asciiTheme="majorBidi" w:hAnsiTheme="majorBidi" w:cstheme="majorBidi"/>
            <w:lang w:val="en-GB"/>
          </w:rPr>
          <w:delText xml:space="preserve">fixing </w:delText>
        </w:r>
      </w:del>
      <w:ins w:id="10671" w:author="Jane Shaw" w:date="2015-10-28T17:41:00Z">
        <w:r w:rsidR="0060571C">
          <w:rPr>
            <w:rFonts w:asciiTheme="majorBidi" w:hAnsiTheme="majorBidi" w:cstheme="majorBidi"/>
            <w:lang w:val="en-GB"/>
          </w:rPr>
          <w:t xml:space="preserve">correcting </w:t>
        </w:r>
      </w:ins>
      <w:r w:rsidRPr="00F31509">
        <w:rPr>
          <w:rFonts w:asciiTheme="majorBidi" w:hAnsiTheme="majorBidi" w:cstheme="majorBidi"/>
          <w:lang w:val="en-GB"/>
        </w:rPr>
        <w:t xml:space="preserve">obvious reporting errors </w:t>
      </w:r>
      <w:r w:rsidR="00122211" w:rsidRPr="00F31509">
        <w:rPr>
          <w:rFonts w:asciiTheme="majorBidi" w:hAnsiTheme="majorBidi" w:cstheme="majorBidi"/>
          <w:lang w:val="en-GB"/>
        </w:rPr>
        <w:t>in the SUA table for wheat</w:t>
      </w:r>
      <w:bookmarkEnd w:id="10669"/>
    </w:p>
    <w:tbl>
      <w:tblPr>
        <w:tblStyle w:val="Tabellaclassica1"/>
        <w:tblW w:w="5000" w:type="pct"/>
        <w:tblLook w:val="04A0" w:firstRow="1" w:lastRow="0" w:firstColumn="1" w:lastColumn="0" w:noHBand="0" w:noVBand="1"/>
      </w:tblPr>
      <w:tblGrid>
        <w:gridCol w:w="1184"/>
        <w:gridCol w:w="967"/>
        <w:gridCol w:w="775"/>
        <w:gridCol w:w="791"/>
        <w:gridCol w:w="781"/>
        <w:gridCol w:w="563"/>
        <w:gridCol w:w="1017"/>
        <w:gridCol w:w="545"/>
        <w:gridCol w:w="528"/>
        <w:gridCol w:w="697"/>
        <w:gridCol w:w="875"/>
        <w:gridCol w:w="519"/>
      </w:tblGrid>
      <w:tr w:rsidR="004F65E4" w:rsidRPr="00F31509" w14:paraId="73F86ACF"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07B9CA1B" w14:textId="77777777" w:rsidR="004F65E4" w:rsidRPr="0060571C" w:rsidRDefault="004F65E4" w:rsidP="004F65E4">
            <w:pPr>
              <w:pStyle w:val="Compact"/>
              <w:keepNext/>
              <w:jc w:val="both"/>
              <w:rPr>
                <w:rFonts w:asciiTheme="majorBidi" w:hAnsiTheme="majorBidi" w:cstheme="majorBidi"/>
                <w:b/>
                <w:i w:val="0"/>
                <w:sz w:val="16"/>
                <w:lang w:val="en-GB"/>
                <w:rPrChange w:id="10672"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73" w:author="Jane Shaw" w:date="2015-10-28T17:41:00Z">
                  <w:rPr>
                    <w:rFonts w:asciiTheme="majorBidi" w:hAnsiTheme="majorBidi" w:cstheme="majorBidi"/>
                    <w:sz w:val="16"/>
                    <w:lang w:val="en-GB"/>
                  </w:rPr>
                </w:rPrChange>
              </w:rPr>
              <w:t>Name</w:t>
            </w:r>
          </w:p>
        </w:tc>
        <w:tc>
          <w:tcPr>
            <w:tcW w:w="0" w:type="auto"/>
          </w:tcPr>
          <w:p w14:paraId="7D8B1FA2"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74"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75" w:author="Jane Shaw" w:date="2015-10-28T17:41:00Z">
                  <w:rPr>
                    <w:rFonts w:asciiTheme="majorBidi" w:hAnsiTheme="majorBidi" w:cstheme="majorBidi"/>
                    <w:sz w:val="16"/>
                    <w:lang w:val="en-GB"/>
                  </w:rPr>
                </w:rPrChange>
              </w:rPr>
              <w:t>Production</w:t>
            </w:r>
          </w:p>
        </w:tc>
        <w:tc>
          <w:tcPr>
            <w:tcW w:w="0" w:type="auto"/>
          </w:tcPr>
          <w:p w14:paraId="5D498209"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76"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77" w:author="Jane Shaw" w:date="2015-10-28T17:41:00Z">
                  <w:rPr>
                    <w:rFonts w:asciiTheme="majorBidi" w:hAnsiTheme="majorBidi" w:cstheme="majorBidi"/>
                    <w:sz w:val="16"/>
                    <w:lang w:val="en-GB"/>
                  </w:rPr>
                </w:rPrChange>
              </w:rPr>
              <w:t>Imports</w:t>
            </w:r>
          </w:p>
        </w:tc>
        <w:tc>
          <w:tcPr>
            <w:tcW w:w="0" w:type="auto"/>
          </w:tcPr>
          <w:p w14:paraId="680E7A98"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78"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79" w:author="Jane Shaw" w:date="2015-10-28T17:41:00Z">
                  <w:rPr>
                    <w:rFonts w:asciiTheme="majorBidi" w:hAnsiTheme="majorBidi" w:cstheme="majorBidi"/>
                    <w:sz w:val="16"/>
                    <w:lang w:val="en-GB"/>
                  </w:rPr>
                </w:rPrChange>
              </w:rPr>
              <w:t>Exports</w:t>
            </w:r>
          </w:p>
        </w:tc>
        <w:tc>
          <w:tcPr>
            <w:tcW w:w="0" w:type="auto"/>
          </w:tcPr>
          <w:p w14:paraId="0E820592" w14:textId="61D659C9"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80"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81" w:author="Jane Shaw" w:date="2015-10-28T17:41:00Z">
                  <w:rPr>
                    <w:rFonts w:asciiTheme="majorBidi" w:hAnsiTheme="majorBidi" w:cstheme="majorBidi"/>
                    <w:sz w:val="16"/>
                    <w:lang w:val="en-GB"/>
                  </w:rPr>
                </w:rPrChange>
              </w:rPr>
              <w:t xml:space="preserve">Stock </w:t>
            </w:r>
            <w:r w:rsidR="0060571C" w:rsidRPr="0060571C">
              <w:rPr>
                <w:rFonts w:asciiTheme="majorBidi" w:hAnsiTheme="majorBidi" w:cstheme="majorBidi"/>
                <w:b/>
                <w:i w:val="0"/>
                <w:sz w:val="16"/>
                <w:lang w:val="en-GB"/>
              </w:rPr>
              <w:t>change</w:t>
            </w:r>
          </w:p>
        </w:tc>
        <w:tc>
          <w:tcPr>
            <w:tcW w:w="0" w:type="auto"/>
          </w:tcPr>
          <w:p w14:paraId="2D1C582E"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82"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83" w:author="Jane Shaw" w:date="2015-10-28T17:41:00Z">
                  <w:rPr>
                    <w:rFonts w:asciiTheme="majorBidi" w:hAnsiTheme="majorBidi" w:cstheme="majorBidi"/>
                    <w:sz w:val="16"/>
                    <w:lang w:val="en-GB"/>
                  </w:rPr>
                </w:rPrChange>
              </w:rPr>
              <w:t>Food</w:t>
            </w:r>
          </w:p>
        </w:tc>
        <w:tc>
          <w:tcPr>
            <w:tcW w:w="0" w:type="auto"/>
          </w:tcPr>
          <w:p w14:paraId="336FA1A5" w14:textId="044AE076"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84"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85" w:author="Jane Shaw" w:date="2015-10-28T17:41:00Z">
                  <w:rPr>
                    <w:rFonts w:asciiTheme="majorBidi" w:hAnsiTheme="majorBidi" w:cstheme="majorBidi"/>
                    <w:sz w:val="16"/>
                    <w:lang w:val="en-GB"/>
                  </w:rPr>
                </w:rPrChange>
              </w:rPr>
              <w:t xml:space="preserve">Food </w:t>
            </w:r>
            <w:r w:rsidR="0060571C" w:rsidRPr="0060571C">
              <w:rPr>
                <w:rFonts w:asciiTheme="majorBidi" w:hAnsiTheme="majorBidi" w:cstheme="majorBidi"/>
                <w:b/>
                <w:i w:val="0"/>
                <w:sz w:val="16"/>
                <w:lang w:val="en-GB"/>
              </w:rPr>
              <w:t>processing</w:t>
            </w:r>
          </w:p>
        </w:tc>
        <w:tc>
          <w:tcPr>
            <w:tcW w:w="0" w:type="auto"/>
          </w:tcPr>
          <w:p w14:paraId="5C9914FA"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86"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87" w:author="Jane Shaw" w:date="2015-10-28T17:41:00Z">
                  <w:rPr>
                    <w:rFonts w:asciiTheme="majorBidi" w:hAnsiTheme="majorBidi" w:cstheme="majorBidi"/>
                    <w:sz w:val="16"/>
                    <w:lang w:val="en-GB"/>
                  </w:rPr>
                </w:rPrChange>
              </w:rPr>
              <w:t>Feed</w:t>
            </w:r>
          </w:p>
        </w:tc>
        <w:tc>
          <w:tcPr>
            <w:tcW w:w="0" w:type="auto"/>
          </w:tcPr>
          <w:p w14:paraId="77C69315"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88"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89" w:author="Jane Shaw" w:date="2015-10-28T17:41:00Z">
                  <w:rPr>
                    <w:rFonts w:asciiTheme="majorBidi" w:hAnsiTheme="majorBidi" w:cstheme="majorBidi"/>
                    <w:sz w:val="16"/>
                    <w:lang w:val="en-GB"/>
                  </w:rPr>
                </w:rPrChange>
              </w:rPr>
              <w:t>Seed</w:t>
            </w:r>
          </w:p>
        </w:tc>
        <w:tc>
          <w:tcPr>
            <w:tcW w:w="0" w:type="auto"/>
          </w:tcPr>
          <w:p w14:paraId="18058BC9"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90"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91" w:author="Jane Shaw" w:date="2015-10-28T17:41:00Z">
                  <w:rPr>
                    <w:rFonts w:asciiTheme="majorBidi" w:hAnsiTheme="majorBidi" w:cstheme="majorBidi"/>
                    <w:sz w:val="16"/>
                    <w:lang w:val="en-GB"/>
                  </w:rPr>
                </w:rPrChange>
              </w:rPr>
              <w:t>Tourist</w:t>
            </w:r>
          </w:p>
        </w:tc>
        <w:tc>
          <w:tcPr>
            <w:tcW w:w="0" w:type="auto"/>
          </w:tcPr>
          <w:p w14:paraId="27D05AF0" w14:textId="77777777" w:rsidR="004F65E4" w:rsidRPr="0060571C"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92"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93" w:author="Jane Shaw" w:date="2015-10-28T17:41:00Z">
                  <w:rPr>
                    <w:rFonts w:asciiTheme="majorBidi" w:hAnsiTheme="majorBidi" w:cstheme="majorBidi"/>
                    <w:sz w:val="16"/>
                    <w:lang w:val="en-GB"/>
                  </w:rPr>
                </w:rPrChange>
              </w:rPr>
              <w:t>Industrial</w:t>
            </w:r>
          </w:p>
        </w:tc>
        <w:tc>
          <w:tcPr>
            <w:tcW w:w="0" w:type="auto"/>
          </w:tcPr>
          <w:p w14:paraId="7F3D7683" w14:textId="77777777" w:rsidR="004F65E4" w:rsidRPr="0060571C"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694" w:author="Jane Shaw" w:date="2015-10-28T17:41:00Z">
                  <w:rPr>
                    <w:rFonts w:asciiTheme="majorBidi" w:hAnsiTheme="majorBidi" w:cstheme="majorBidi"/>
                    <w:i w:val="0"/>
                    <w:iCs w:val="0"/>
                    <w:sz w:val="16"/>
                    <w:lang w:val="en-GB"/>
                  </w:rPr>
                </w:rPrChange>
              </w:rPr>
            </w:pPr>
            <w:r w:rsidRPr="0060571C">
              <w:rPr>
                <w:rFonts w:asciiTheme="majorBidi" w:hAnsiTheme="majorBidi" w:cstheme="majorBidi"/>
                <w:b/>
                <w:sz w:val="16"/>
                <w:lang w:val="en-GB"/>
                <w:rPrChange w:id="10695" w:author="Jane Shaw" w:date="2015-10-28T17:41:00Z">
                  <w:rPr>
                    <w:rFonts w:asciiTheme="majorBidi" w:hAnsiTheme="majorBidi" w:cstheme="majorBidi"/>
                    <w:sz w:val="16"/>
                    <w:lang w:val="en-GB"/>
                  </w:rPr>
                </w:rPrChange>
              </w:rPr>
              <w:t>Loss</w:t>
            </w:r>
          </w:p>
        </w:tc>
      </w:tr>
      <w:tr w:rsidR="004F65E4" w:rsidRPr="00F31509" w14:paraId="0321B8A6"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C2684B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0CBDD0D3" w14:textId="033309B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w:t>
            </w:r>
            <w:del w:id="10696" w:author="Jane Shaw" w:date="2015-10-28T17:42:00Z">
              <w:r w:rsidRPr="00F31509" w:rsidDel="0060571C">
                <w:rPr>
                  <w:rFonts w:asciiTheme="majorBidi" w:hAnsiTheme="majorBidi" w:cstheme="majorBidi"/>
                  <w:sz w:val="16"/>
                  <w:lang w:val="en-GB"/>
                </w:rPr>
                <w:delText>,</w:delText>
              </w:r>
            </w:del>
            <w:ins w:id="10697"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420</w:t>
            </w:r>
            <w:del w:id="10698" w:author="Jane Shaw" w:date="2015-10-28T17:42:00Z">
              <w:r w:rsidRPr="00F31509" w:rsidDel="0060571C">
                <w:rPr>
                  <w:rFonts w:asciiTheme="majorBidi" w:hAnsiTheme="majorBidi" w:cstheme="majorBidi"/>
                  <w:sz w:val="16"/>
                  <w:lang w:val="en-GB"/>
                </w:rPr>
                <w:delText>,</w:delText>
              </w:r>
            </w:del>
            <w:ins w:id="10699"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900E38D" w14:textId="2C75F09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0700" w:author="Jane Shaw" w:date="2015-10-28T17:42:00Z">
              <w:r w:rsidRPr="00F31509" w:rsidDel="0060571C">
                <w:rPr>
                  <w:rFonts w:asciiTheme="majorBidi" w:hAnsiTheme="majorBidi" w:cstheme="majorBidi"/>
                  <w:sz w:val="16"/>
                  <w:lang w:val="en-GB"/>
                </w:rPr>
                <w:delText>,</w:delText>
              </w:r>
            </w:del>
            <w:ins w:id="10701"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999</w:t>
            </w:r>
            <w:del w:id="10702" w:author="Jane Shaw" w:date="2015-10-28T17:42:00Z">
              <w:r w:rsidRPr="00F31509" w:rsidDel="0060571C">
                <w:rPr>
                  <w:rFonts w:asciiTheme="majorBidi" w:hAnsiTheme="majorBidi" w:cstheme="majorBidi"/>
                  <w:sz w:val="16"/>
                  <w:lang w:val="en-GB"/>
                </w:rPr>
                <w:delText>,</w:delText>
              </w:r>
            </w:del>
            <w:ins w:id="10703"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62267B33" w14:textId="3612971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w:t>
            </w:r>
            <w:del w:id="10704" w:author="Jane Shaw" w:date="2015-10-28T17:42:00Z">
              <w:r w:rsidRPr="00F31509" w:rsidDel="0060571C">
                <w:rPr>
                  <w:rFonts w:asciiTheme="majorBidi" w:hAnsiTheme="majorBidi" w:cstheme="majorBidi"/>
                  <w:sz w:val="16"/>
                  <w:lang w:val="en-GB"/>
                </w:rPr>
                <w:delText>,</w:delText>
              </w:r>
            </w:del>
            <w:ins w:id="10705"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790</w:t>
            </w:r>
            <w:del w:id="10706" w:author="Jane Shaw" w:date="2015-10-28T17:42:00Z">
              <w:r w:rsidRPr="00F31509" w:rsidDel="0060571C">
                <w:rPr>
                  <w:rFonts w:asciiTheme="majorBidi" w:hAnsiTheme="majorBidi" w:cstheme="majorBidi"/>
                  <w:sz w:val="16"/>
                  <w:lang w:val="en-GB"/>
                </w:rPr>
                <w:delText>,</w:delText>
              </w:r>
            </w:del>
            <w:ins w:id="10707"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95151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B862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82EB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4560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999A4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C10ED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63B8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B1C6B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6CA9D6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3FB55B1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2B73A62C" w14:textId="1A11F29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w:t>
            </w:r>
            <w:del w:id="10708" w:author="Jane Shaw" w:date="2015-10-28T17:42:00Z">
              <w:r w:rsidRPr="00F31509" w:rsidDel="0060571C">
                <w:rPr>
                  <w:rFonts w:asciiTheme="majorBidi" w:hAnsiTheme="majorBidi" w:cstheme="majorBidi"/>
                  <w:sz w:val="16"/>
                  <w:lang w:val="en-GB"/>
                </w:rPr>
                <w:delText>,</w:delText>
              </w:r>
            </w:del>
            <w:ins w:id="10709"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650</w:t>
            </w:r>
            <w:del w:id="10710" w:author="Jane Shaw" w:date="2015-10-28T17:42:00Z">
              <w:r w:rsidRPr="00F31509" w:rsidDel="0060571C">
                <w:rPr>
                  <w:rFonts w:asciiTheme="majorBidi" w:hAnsiTheme="majorBidi" w:cstheme="majorBidi"/>
                  <w:sz w:val="16"/>
                  <w:lang w:val="en-GB"/>
                </w:rPr>
                <w:delText>,</w:delText>
              </w:r>
            </w:del>
            <w:ins w:id="10711"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0EBAAE4B" w14:textId="3D938BA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w:t>
            </w:r>
            <w:del w:id="10712" w:author="Jane Shaw" w:date="2015-10-28T17:42:00Z">
              <w:r w:rsidRPr="00F31509" w:rsidDel="0060571C">
                <w:rPr>
                  <w:rFonts w:asciiTheme="majorBidi" w:hAnsiTheme="majorBidi" w:cstheme="majorBidi"/>
                  <w:sz w:val="16"/>
                  <w:lang w:val="en-GB"/>
                </w:rPr>
                <w:delText>,</w:delText>
              </w:r>
            </w:del>
            <w:ins w:id="10713"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ABD3197" w14:textId="60607FF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w:t>
            </w:r>
            <w:del w:id="10714" w:author="Jane Shaw" w:date="2015-10-28T17:42:00Z">
              <w:r w:rsidRPr="00F31509" w:rsidDel="0060571C">
                <w:rPr>
                  <w:rFonts w:asciiTheme="majorBidi" w:hAnsiTheme="majorBidi" w:cstheme="majorBidi"/>
                  <w:sz w:val="16"/>
                  <w:lang w:val="en-GB"/>
                </w:rPr>
                <w:delText>,</w:delText>
              </w:r>
            </w:del>
            <w:ins w:id="10715"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372426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D7834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D3F29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F57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929B2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57C2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DDAC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374E7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0607B09"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6052E4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2FCDBDB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F4512E" w14:textId="711B31A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w:t>
            </w:r>
            <w:del w:id="10716" w:author="Jane Shaw" w:date="2015-10-28T17:42:00Z">
              <w:r w:rsidRPr="00F31509" w:rsidDel="0060571C">
                <w:rPr>
                  <w:rFonts w:asciiTheme="majorBidi" w:hAnsiTheme="majorBidi" w:cstheme="majorBidi"/>
                  <w:sz w:val="16"/>
                  <w:lang w:val="en-GB"/>
                </w:rPr>
                <w:delText>,</w:delText>
              </w:r>
            </w:del>
            <w:ins w:id="10717"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1DB058F" w14:textId="3B4DA41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w:t>
            </w:r>
            <w:del w:id="10718" w:author="Jane Shaw" w:date="2015-10-28T17:42:00Z">
              <w:r w:rsidRPr="00F31509" w:rsidDel="0060571C">
                <w:rPr>
                  <w:rFonts w:asciiTheme="majorBidi" w:hAnsiTheme="majorBidi" w:cstheme="majorBidi"/>
                  <w:sz w:val="16"/>
                  <w:lang w:val="en-GB"/>
                </w:rPr>
                <w:delText>,</w:delText>
              </w:r>
            </w:del>
            <w:ins w:id="10719"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A7133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D0380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1DE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D1EC0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58E9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F3E1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2DE9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F2B6E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518F8D4"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05CF96A"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29D915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1F64DC" w14:textId="2C9D1C7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w:t>
            </w:r>
            <w:del w:id="10720" w:author="Jane Shaw" w:date="2015-10-28T17:42:00Z">
              <w:r w:rsidRPr="00F31509" w:rsidDel="0060571C">
                <w:rPr>
                  <w:rFonts w:asciiTheme="majorBidi" w:hAnsiTheme="majorBidi" w:cstheme="majorBidi"/>
                  <w:sz w:val="16"/>
                  <w:lang w:val="en-GB"/>
                </w:rPr>
                <w:delText>,</w:delText>
              </w:r>
            </w:del>
            <w:ins w:id="10721"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376CF535" w14:textId="2258C7D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w:t>
            </w:r>
            <w:del w:id="10722" w:author="Jane Shaw" w:date="2015-10-28T17:42:00Z">
              <w:r w:rsidRPr="00F31509" w:rsidDel="0060571C">
                <w:rPr>
                  <w:rFonts w:asciiTheme="majorBidi" w:hAnsiTheme="majorBidi" w:cstheme="majorBidi"/>
                  <w:sz w:val="16"/>
                  <w:lang w:val="en-GB"/>
                </w:rPr>
                <w:delText>,</w:delText>
              </w:r>
            </w:del>
            <w:ins w:id="10723"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c>
          <w:tcPr>
            <w:tcW w:w="0" w:type="auto"/>
          </w:tcPr>
          <w:p w14:paraId="6A07CF5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920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5D4D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6070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D3C3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F2C4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5DBD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315F1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ADD173B"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4A0E94FD"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2C767B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73D73E" w14:textId="42F80E3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w:t>
            </w:r>
            <w:del w:id="10724" w:author="Jane Shaw" w:date="2015-10-28T17:42:00Z">
              <w:r w:rsidRPr="00F31509" w:rsidDel="0060571C">
                <w:rPr>
                  <w:rFonts w:asciiTheme="majorBidi" w:hAnsiTheme="majorBidi" w:cstheme="majorBidi"/>
                  <w:sz w:val="16"/>
                  <w:lang w:val="en-GB"/>
                </w:rPr>
                <w:delText>,</w:delText>
              </w:r>
            </w:del>
            <w:ins w:id="10725"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6F154A39" w14:textId="41468F9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w:t>
            </w:r>
            <w:del w:id="10726" w:author="Jane Shaw" w:date="2015-10-28T17:42:00Z">
              <w:r w:rsidRPr="00F31509" w:rsidDel="0060571C">
                <w:rPr>
                  <w:rFonts w:asciiTheme="majorBidi" w:hAnsiTheme="majorBidi" w:cstheme="majorBidi"/>
                  <w:sz w:val="16"/>
                  <w:lang w:val="en-GB"/>
                </w:rPr>
                <w:delText>,</w:delText>
              </w:r>
            </w:del>
            <w:ins w:id="10727"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ECD71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8FF0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FB6D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ABDB0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FE1F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1476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0347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E615B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696DEB4"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ED0F9E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22106AC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DD869F" w14:textId="4AFFDA3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258</w:t>
            </w:r>
            <w:del w:id="10728" w:author="Jane Shaw" w:date="2015-10-28T17:42:00Z">
              <w:r w:rsidRPr="00F31509" w:rsidDel="0060571C">
                <w:rPr>
                  <w:rFonts w:asciiTheme="majorBidi" w:hAnsiTheme="majorBidi" w:cstheme="majorBidi"/>
                  <w:b/>
                  <w:sz w:val="16"/>
                  <w:lang w:val="en-GB"/>
                </w:rPr>
                <w:delText>,</w:delText>
              </w:r>
            </w:del>
            <w:ins w:id="10729" w:author="Jane Shaw" w:date="2015-10-28T17:42:00Z">
              <w:r w:rsidR="0060571C">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4F82674A" w14:textId="5C73094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0730" w:author="Jane Shaw" w:date="2015-10-28T17:42:00Z">
              <w:r w:rsidRPr="00F31509" w:rsidDel="0060571C">
                <w:rPr>
                  <w:rFonts w:asciiTheme="majorBidi" w:hAnsiTheme="majorBidi" w:cstheme="majorBidi"/>
                  <w:sz w:val="16"/>
                  <w:lang w:val="en-GB"/>
                </w:rPr>
                <w:delText>,</w:delText>
              </w:r>
            </w:del>
            <w:ins w:id="10731"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343</w:t>
            </w:r>
            <w:del w:id="10732" w:author="Jane Shaw" w:date="2015-10-28T17:42:00Z">
              <w:r w:rsidRPr="00F31509" w:rsidDel="0060571C">
                <w:rPr>
                  <w:rFonts w:asciiTheme="majorBidi" w:hAnsiTheme="majorBidi" w:cstheme="majorBidi"/>
                  <w:sz w:val="16"/>
                  <w:lang w:val="en-GB"/>
                </w:rPr>
                <w:delText>,</w:delText>
              </w:r>
            </w:del>
            <w:ins w:id="10733" w:author="Jane Shaw" w:date="2015-10-28T17:42:00Z">
              <w:r w:rsidR="0060571C">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8C160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A0919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FE9F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2B9B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ED77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08754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8857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8605B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4EA7E54" w14:textId="77777777" w:rsidR="00824962" w:rsidRPr="00F31509" w:rsidRDefault="00824962" w:rsidP="004F65E4">
      <w:pPr>
        <w:jc w:val="both"/>
        <w:rPr>
          <w:rFonts w:asciiTheme="majorBidi" w:hAnsiTheme="majorBidi" w:cstheme="majorBidi"/>
          <w:lang w:val="en-GB"/>
        </w:rPr>
      </w:pPr>
    </w:p>
    <w:p w14:paraId="52FD154F" w14:textId="28AE79E3"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t>
      </w:r>
      <w:del w:id="10734" w:author="Jane Shaw" w:date="2015-10-28T17:42:00Z">
        <w:r w:rsidRPr="00F31509" w:rsidDel="0060571C">
          <w:rPr>
            <w:rFonts w:asciiTheme="majorBidi" w:hAnsiTheme="majorBidi" w:cstheme="majorBidi"/>
            <w:lang w:val="en-GB"/>
          </w:rPr>
          <w:delText xml:space="preserve">we have demonstrated how to complete </w:delText>
        </w:r>
      </w:del>
      <w:r w:rsidRPr="00F31509">
        <w:rPr>
          <w:rFonts w:asciiTheme="majorBidi" w:hAnsiTheme="majorBidi" w:cstheme="majorBidi"/>
          <w:lang w:val="en-GB"/>
        </w:rPr>
        <w:t>the supply side of the SUA table for wheat</w:t>
      </w:r>
      <w:ins w:id="10735" w:author="Jane Shaw" w:date="2015-10-28T17:42:00Z">
        <w:r w:rsidR="0060571C">
          <w:rPr>
            <w:rFonts w:asciiTheme="majorBidi" w:hAnsiTheme="majorBidi" w:cstheme="majorBidi"/>
            <w:lang w:val="en-GB"/>
          </w:rPr>
          <w:t xml:space="preserve"> has been completed</w:t>
        </w:r>
      </w:ins>
      <w:r w:rsidRPr="00F31509">
        <w:rPr>
          <w:rFonts w:asciiTheme="majorBidi" w:hAnsiTheme="majorBidi" w:cstheme="majorBidi"/>
          <w:lang w:val="en-GB"/>
        </w:rPr>
        <w:t>. To demonstrate how a</w:t>
      </w:r>
      <w:ins w:id="10736" w:author="Jane Shaw" w:date="2015-10-28T17:42:00Z">
        <w:r w:rsidR="0060571C">
          <w:rPr>
            <w:rFonts w:asciiTheme="majorBidi" w:hAnsiTheme="majorBidi" w:cstheme="majorBidi"/>
            <w:lang w:val="en-GB"/>
          </w:rPr>
          <w:t>n</w:t>
        </w:r>
      </w:ins>
      <w:r w:rsidRPr="00F31509">
        <w:rPr>
          <w:rFonts w:asciiTheme="majorBidi" w:hAnsiTheme="majorBidi" w:cstheme="majorBidi"/>
          <w:lang w:val="en-GB"/>
        </w:rPr>
        <w:t xml:space="preserve"> SUA table can be produced through imputation, </w:t>
      </w:r>
      <w:del w:id="10737" w:author="Jane Shaw" w:date="2015-10-28T17:43:00Z">
        <w:r w:rsidRPr="00F31509" w:rsidDel="0060571C">
          <w:rPr>
            <w:rFonts w:asciiTheme="majorBidi" w:hAnsiTheme="majorBidi" w:cstheme="majorBidi"/>
            <w:lang w:val="en-GB"/>
          </w:rPr>
          <w:delText xml:space="preserve">we </w:delText>
        </w:r>
      </w:del>
      <w:ins w:id="10738" w:author="Jane Shaw" w:date="2015-10-28T17:43:00Z">
        <w:r w:rsidR="0060571C">
          <w:rPr>
            <w:rFonts w:asciiTheme="majorBidi" w:hAnsiTheme="majorBidi" w:cstheme="majorBidi"/>
            <w:lang w:val="en-GB"/>
          </w:rPr>
          <w:t xml:space="preserve">it was </w:t>
        </w:r>
      </w:ins>
      <w:r w:rsidRPr="00F31509">
        <w:rPr>
          <w:rFonts w:asciiTheme="majorBidi" w:hAnsiTheme="majorBidi" w:cstheme="majorBidi"/>
          <w:lang w:val="en-GB"/>
        </w:rPr>
        <w:t xml:space="preserve">assumed that </w:t>
      </w:r>
      <w:ins w:id="10739" w:author="Jane Shaw" w:date="2015-10-28T17:43:00Z">
        <w:r w:rsidR="0060571C">
          <w:rPr>
            <w:rFonts w:asciiTheme="majorBidi" w:hAnsiTheme="majorBidi" w:cstheme="majorBidi"/>
            <w:lang w:val="en-GB"/>
          </w:rPr>
          <w:t xml:space="preserve">only limited </w:t>
        </w:r>
      </w:ins>
      <w:r w:rsidRPr="00F31509">
        <w:rPr>
          <w:rFonts w:asciiTheme="majorBidi" w:hAnsiTheme="majorBidi" w:cstheme="majorBidi"/>
          <w:lang w:val="en-GB"/>
        </w:rPr>
        <w:t xml:space="preserve">information </w:t>
      </w:r>
      <w:ins w:id="10740" w:author="Jane Shaw" w:date="2015-10-28T17:43:00Z">
        <w:r w:rsidR="0060571C">
          <w:rPr>
            <w:rFonts w:asciiTheme="majorBidi" w:hAnsiTheme="majorBidi" w:cstheme="majorBidi"/>
            <w:lang w:val="en-GB"/>
          </w:rPr>
          <w:t xml:space="preserve">was </w:t>
        </w:r>
      </w:ins>
      <w:r w:rsidRPr="00F31509">
        <w:rPr>
          <w:rFonts w:asciiTheme="majorBidi" w:hAnsiTheme="majorBidi" w:cstheme="majorBidi"/>
          <w:lang w:val="en-GB"/>
        </w:rPr>
        <w:t>available to FBS compilers</w:t>
      </w:r>
      <w:del w:id="10741" w:author="Jane Shaw" w:date="2015-10-28T17:43:00Z">
        <w:r w:rsidRPr="00F31509" w:rsidDel="0060571C">
          <w:rPr>
            <w:rFonts w:asciiTheme="majorBidi" w:hAnsiTheme="majorBidi" w:cstheme="majorBidi"/>
            <w:lang w:val="en-GB"/>
          </w:rPr>
          <w:delText xml:space="preserve"> is very limited</w:delText>
        </w:r>
      </w:del>
      <w:r w:rsidRPr="00F31509">
        <w:rPr>
          <w:rFonts w:asciiTheme="majorBidi" w:hAnsiTheme="majorBidi" w:cstheme="majorBidi"/>
          <w:lang w:val="en-GB"/>
        </w:rPr>
        <w:t xml:space="preserve">. To demonstrate other imputation approaches </w:t>
      </w:r>
      <w:del w:id="10742" w:author="Jane Shaw" w:date="2015-10-28T17:43:00Z">
        <w:r w:rsidRPr="00F31509" w:rsidDel="0060571C">
          <w:rPr>
            <w:rFonts w:asciiTheme="majorBidi" w:hAnsiTheme="majorBidi" w:cstheme="majorBidi"/>
            <w:lang w:val="en-GB"/>
          </w:rPr>
          <w:delText xml:space="preserve">on </w:delText>
        </w:r>
      </w:del>
      <w:r w:rsidRPr="00F31509">
        <w:rPr>
          <w:rFonts w:asciiTheme="majorBidi" w:hAnsiTheme="majorBidi" w:cstheme="majorBidi"/>
          <w:lang w:val="en-GB"/>
        </w:rPr>
        <w:t xml:space="preserve">for demand variables, the same basic assumption of very scant information will </w:t>
      </w:r>
      <w:del w:id="10743" w:author="Jane Shaw" w:date="2015-10-28T17:43:00Z">
        <w:r w:rsidRPr="00F31509" w:rsidDel="0060571C">
          <w:rPr>
            <w:rFonts w:asciiTheme="majorBidi" w:hAnsiTheme="majorBidi" w:cstheme="majorBidi"/>
            <w:lang w:val="en-GB"/>
          </w:rPr>
          <w:delText xml:space="preserve">apply again </w:delText>
        </w:r>
      </w:del>
      <w:ins w:id="10744" w:author="Jane Shaw" w:date="2015-10-28T17:43:00Z">
        <w:r w:rsidR="0060571C">
          <w:rPr>
            <w:rFonts w:asciiTheme="majorBidi" w:hAnsiTheme="majorBidi" w:cstheme="majorBidi"/>
            <w:lang w:val="en-GB"/>
          </w:rPr>
          <w:t xml:space="preserve">be made </w:t>
        </w:r>
      </w:ins>
      <w:r w:rsidRPr="00F31509">
        <w:rPr>
          <w:rFonts w:asciiTheme="majorBidi" w:hAnsiTheme="majorBidi" w:cstheme="majorBidi"/>
          <w:lang w:val="en-GB"/>
        </w:rPr>
        <w:t xml:space="preserve">in filling </w:t>
      </w:r>
      <w:del w:id="10745" w:author="Jane Shaw" w:date="2015-10-28T17:43:00Z">
        <w:r w:rsidRPr="00F31509" w:rsidDel="0060571C">
          <w:rPr>
            <w:rFonts w:asciiTheme="majorBidi" w:hAnsiTheme="majorBidi" w:cstheme="majorBidi"/>
            <w:lang w:val="en-GB"/>
          </w:rPr>
          <w:delText xml:space="preserve">up </w:delText>
        </w:r>
      </w:del>
      <w:ins w:id="10746" w:author="Jane Shaw" w:date="2015-10-28T17:43:00Z">
        <w:r w:rsidR="0060571C">
          <w:rPr>
            <w:rFonts w:asciiTheme="majorBidi" w:hAnsiTheme="majorBidi" w:cstheme="majorBidi"/>
            <w:lang w:val="en-GB"/>
          </w:rPr>
          <w:t xml:space="preserve">in </w:t>
        </w:r>
      </w:ins>
      <w:r w:rsidRPr="00F31509">
        <w:rPr>
          <w:rFonts w:asciiTheme="majorBidi" w:hAnsiTheme="majorBidi" w:cstheme="majorBidi"/>
          <w:lang w:val="en-GB"/>
        </w:rPr>
        <w:t>the SUA table</w:t>
      </w:r>
      <w:del w:id="10747" w:author="Jane Shaw" w:date="2015-11-07T19:58:00Z">
        <w:r w:rsidRPr="00F31509" w:rsidDel="006536F2">
          <w:rPr>
            <w:rFonts w:asciiTheme="majorBidi" w:hAnsiTheme="majorBidi" w:cstheme="majorBidi"/>
            <w:lang w:val="en-GB"/>
          </w:rPr>
          <w:delText>s</w:delText>
        </w:r>
      </w:del>
      <w:r w:rsidRPr="00F31509">
        <w:rPr>
          <w:rFonts w:asciiTheme="majorBidi" w:hAnsiTheme="majorBidi" w:cstheme="majorBidi"/>
          <w:lang w:val="en-GB"/>
        </w:rPr>
        <w:t xml:space="preserve"> </w:t>
      </w:r>
      <w:del w:id="10748" w:author="Jane Shaw" w:date="2015-10-28T17:43:00Z">
        <w:r w:rsidRPr="00F31509" w:rsidDel="0060571C">
          <w:rPr>
            <w:rFonts w:asciiTheme="majorBidi" w:hAnsiTheme="majorBidi" w:cstheme="majorBidi"/>
            <w:lang w:val="en-GB"/>
          </w:rPr>
          <w:delText xml:space="preserve">for </w:delText>
        </w:r>
      </w:del>
      <w:ins w:id="10749" w:author="Jane Shaw" w:date="2015-10-28T17:43:00Z">
        <w:r w:rsidR="0060571C">
          <w:rPr>
            <w:rFonts w:asciiTheme="majorBidi" w:hAnsiTheme="majorBidi" w:cstheme="majorBidi"/>
            <w:lang w:val="en-GB"/>
          </w:rPr>
          <w:t xml:space="preserve">on </w:t>
        </w:r>
      </w:ins>
      <w:r w:rsidRPr="00F31509">
        <w:rPr>
          <w:rFonts w:asciiTheme="majorBidi" w:hAnsiTheme="majorBidi" w:cstheme="majorBidi"/>
          <w:lang w:val="en-GB"/>
        </w:rPr>
        <w:t xml:space="preserve">the utilization side. </w:t>
      </w:r>
      <w:ins w:id="10750" w:author="Jane Shaw" w:date="2015-10-28T17:43:00Z">
        <w:r w:rsidR="0060571C">
          <w:rPr>
            <w:rFonts w:asciiTheme="majorBidi" w:hAnsiTheme="majorBidi" w:cstheme="majorBidi"/>
            <w:lang w:val="en-GB"/>
          </w:rPr>
          <w:t xml:space="preserve">However, </w:t>
        </w:r>
      </w:ins>
      <w:r w:rsidR="0060571C" w:rsidRPr="00F31509">
        <w:rPr>
          <w:rFonts w:asciiTheme="majorBidi" w:hAnsiTheme="majorBidi" w:cstheme="majorBidi"/>
          <w:lang w:val="en-GB"/>
        </w:rPr>
        <w:t xml:space="preserve">it </w:t>
      </w:r>
      <w:del w:id="10751" w:author="Jane Shaw" w:date="2015-10-28T17:44:00Z">
        <w:r w:rsidRPr="00F31509" w:rsidDel="0060571C">
          <w:rPr>
            <w:rFonts w:asciiTheme="majorBidi" w:hAnsiTheme="majorBidi" w:cstheme="majorBidi"/>
            <w:lang w:val="en-GB"/>
          </w:rPr>
          <w:delText xml:space="preserve">must </w:delText>
        </w:r>
      </w:del>
      <w:ins w:id="10752" w:author="Jane Shaw" w:date="2015-10-28T17:44:00Z">
        <w:r w:rsidR="0060571C">
          <w:rPr>
            <w:rFonts w:asciiTheme="majorBidi" w:hAnsiTheme="majorBidi" w:cstheme="majorBidi"/>
            <w:lang w:val="en-GB"/>
          </w:rPr>
          <w:t xml:space="preserve">should </w:t>
        </w:r>
      </w:ins>
      <w:r w:rsidRPr="00F31509">
        <w:rPr>
          <w:rFonts w:asciiTheme="majorBidi" w:hAnsiTheme="majorBidi" w:cstheme="majorBidi"/>
          <w:lang w:val="en-GB"/>
        </w:rPr>
        <w:t>be noted</w:t>
      </w:r>
      <w:del w:id="10753" w:author="Jane Shaw" w:date="2015-10-28T17:44:00Z">
        <w:r w:rsidRPr="00F31509" w:rsidDel="0060571C">
          <w:rPr>
            <w:rFonts w:asciiTheme="majorBidi" w:hAnsiTheme="majorBidi" w:cstheme="majorBidi"/>
            <w:lang w:val="en-GB"/>
          </w:rPr>
          <w:delText xml:space="preserve"> however,</w:delText>
        </w:r>
      </w:del>
      <w:r w:rsidRPr="00F31509">
        <w:rPr>
          <w:rFonts w:asciiTheme="majorBidi" w:hAnsiTheme="majorBidi" w:cstheme="majorBidi"/>
          <w:lang w:val="en-GB"/>
        </w:rPr>
        <w:t xml:space="preserve"> that the sole purpose of this assumption is to demonstrate the application of imputation methods. It is </w:t>
      </w:r>
      <w:del w:id="10754" w:author="Jane Shaw" w:date="2015-10-28T17:44:00Z">
        <w:r w:rsidRPr="00F31509" w:rsidDel="0060571C">
          <w:rPr>
            <w:rFonts w:asciiTheme="majorBidi" w:hAnsiTheme="majorBidi" w:cstheme="majorBidi"/>
            <w:lang w:val="en-GB"/>
          </w:rPr>
          <w:delText xml:space="preserve">by no </w:delText>
        </w:r>
      </w:del>
      <w:ins w:id="10755" w:author="Jane Shaw" w:date="2015-10-28T17:44:00Z">
        <w:r w:rsidR="0060571C">
          <w:rPr>
            <w:rFonts w:asciiTheme="majorBidi" w:hAnsiTheme="majorBidi" w:cstheme="majorBidi"/>
            <w:lang w:val="en-GB"/>
          </w:rPr>
          <w:t xml:space="preserve">not </w:t>
        </w:r>
      </w:ins>
      <w:del w:id="10756" w:author="Jane Shaw" w:date="2015-10-28T17:44:00Z">
        <w:r w:rsidRPr="00F31509" w:rsidDel="0060571C">
          <w:rPr>
            <w:rFonts w:asciiTheme="majorBidi" w:hAnsiTheme="majorBidi" w:cstheme="majorBidi"/>
            <w:lang w:val="en-GB"/>
          </w:rPr>
          <w:delText xml:space="preserve">means </w:delText>
        </w:r>
      </w:del>
      <w:r w:rsidRPr="00F31509">
        <w:rPr>
          <w:rFonts w:asciiTheme="majorBidi" w:hAnsiTheme="majorBidi" w:cstheme="majorBidi"/>
          <w:lang w:val="en-GB"/>
        </w:rPr>
        <w:t xml:space="preserve">intended to discourage FBS compilers </w:t>
      </w:r>
      <w:del w:id="10757" w:author="Jane Shaw" w:date="2015-10-28T17:44:00Z">
        <w:r w:rsidRPr="00F31509" w:rsidDel="0060571C">
          <w:rPr>
            <w:rFonts w:asciiTheme="majorBidi" w:hAnsiTheme="majorBidi" w:cstheme="majorBidi"/>
            <w:lang w:val="en-GB"/>
          </w:rPr>
          <w:delText xml:space="preserve">to </w:delText>
        </w:r>
      </w:del>
      <w:ins w:id="10758" w:author="Jane Shaw" w:date="2015-10-28T17:44:00Z">
        <w:r w:rsidR="0060571C">
          <w:rPr>
            <w:rFonts w:asciiTheme="majorBidi" w:hAnsiTheme="majorBidi" w:cstheme="majorBidi"/>
            <w:lang w:val="en-GB"/>
          </w:rPr>
          <w:t xml:space="preserve">from </w:t>
        </w:r>
      </w:ins>
      <w:r w:rsidRPr="00F31509">
        <w:rPr>
          <w:rFonts w:asciiTheme="majorBidi" w:hAnsiTheme="majorBidi" w:cstheme="majorBidi"/>
          <w:lang w:val="en-GB"/>
        </w:rPr>
        <w:t>collect</w:t>
      </w:r>
      <w:ins w:id="10759" w:author="Jane Shaw" w:date="2015-10-28T17:44:00Z">
        <w:r w:rsidR="0060571C">
          <w:rPr>
            <w:rFonts w:asciiTheme="majorBidi" w:hAnsiTheme="majorBidi" w:cstheme="majorBidi"/>
            <w:lang w:val="en-GB"/>
          </w:rPr>
          <w:t>ing</w:t>
        </w:r>
      </w:ins>
      <w:r w:rsidRPr="00F31509">
        <w:rPr>
          <w:rFonts w:asciiTheme="majorBidi" w:hAnsiTheme="majorBidi" w:cstheme="majorBidi"/>
          <w:lang w:val="en-GB"/>
        </w:rPr>
        <w:t xml:space="preserve"> reliable and measured data. As mentioned </w:t>
      </w:r>
      <w:ins w:id="10760" w:author="Jane Shaw" w:date="2015-10-28T17:44:00Z">
        <w:r w:rsidR="0060571C">
          <w:rPr>
            <w:rFonts w:asciiTheme="majorBidi" w:hAnsiTheme="majorBidi" w:cstheme="majorBidi"/>
            <w:lang w:val="en-GB"/>
          </w:rPr>
          <w:t xml:space="preserve">repeatedly </w:t>
        </w:r>
      </w:ins>
      <w:r w:rsidRPr="00F31509">
        <w:rPr>
          <w:rFonts w:asciiTheme="majorBidi" w:hAnsiTheme="majorBidi" w:cstheme="majorBidi"/>
          <w:lang w:val="en-GB"/>
        </w:rPr>
        <w:t xml:space="preserve">throughout this book, </w:t>
      </w:r>
      <w:del w:id="10761" w:author="Jane Shaw" w:date="2015-10-28T17:44:00Z">
        <w:r w:rsidRPr="00F31509" w:rsidDel="0060571C">
          <w:rPr>
            <w:rFonts w:asciiTheme="majorBidi" w:hAnsiTheme="majorBidi" w:cstheme="majorBidi"/>
            <w:lang w:val="en-GB"/>
          </w:rPr>
          <w:delText xml:space="preserve">quite the contrary holds. </w:delText>
        </w:r>
      </w:del>
      <w:r w:rsidR="0060571C" w:rsidRPr="00F31509">
        <w:rPr>
          <w:rFonts w:asciiTheme="majorBidi" w:hAnsiTheme="majorBidi" w:cstheme="majorBidi"/>
          <w:lang w:val="en-GB"/>
        </w:rPr>
        <w:t xml:space="preserve">solid </w:t>
      </w:r>
      <w:r w:rsidRPr="00F31509">
        <w:rPr>
          <w:rFonts w:asciiTheme="majorBidi" w:hAnsiTheme="majorBidi" w:cstheme="majorBidi"/>
          <w:lang w:val="en-GB"/>
        </w:rPr>
        <w:t xml:space="preserve">FBS tables require solid data </w:t>
      </w:r>
      <w:del w:id="10762" w:author="Jane Shaw" w:date="2015-10-28T17:45:00Z">
        <w:r w:rsidRPr="00F31509" w:rsidDel="0060571C">
          <w:rPr>
            <w:rFonts w:asciiTheme="majorBidi" w:hAnsiTheme="majorBidi" w:cstheme="majorBidi"/>
            <w:lang w:val="en-GB"/>
          </w:rPr>
          <w:delText xml:space="preserve">and therefore data </w:delText>
        </w:r>
      </w:del>
      <w:r w:rsidRPr="00F31509">
        <w:rPr>
          <w:rFonts w:asciiTheme="majorBidi" w:hAnsiTheme="majorBidi" w:cstheme="majorBidi"/>
          <w:lang w:val="en-GB"/>
        </w:rPr>
        <w:t>collect</w:t>
      </w:r>
      <w:ins w:id="10763" w:author="Jane Shaw" w:date="2015-10-28T17:45:00Z">
        <w:r w:rsidR="0060571C">
          <w:rPr>
            <w:rFonts w:asciiTheme="majorBidi" w:hAnsiTheme="majorBidi" w:cstheme="majorBidi"/>
            <w:lang w:val="en-GB"/>
          </w:rPr>
          <w:t>ed</w:t>
        </w:r>
      </w:ins>
      <w:del w:id="10764" w:author="Jane Shaw" w:date="2015-10-28T17:45:00Z">
        <w:r w:rsidRPr="00F31509" w:rsidDel="0060571C">
          <w:rPr>
            <w:rFonts w:asciiTheme="majorBidi" w:hAnsiTheme="majorBidi" w:cstheme="majorBidi"/>
            <w:lang w:val="en-GB"/>
          </w:rPr>
          <w:delText>ion</w:delText>
        </w:r>
      </w:del>
      <w:r w:rsidRPr="00F31509">
        <w:rPr>
          <w:rFonts w:asciiTheme="majorBidi" w:hAnsiTheme="majorBidi" w:cstheme="majorBidi"/>
          <w:lang w:val="en-GB"/>
        </w:rPr>
        <w:t xml:space="preserve"> </w:t>
      </w:r>
      <w:del w:id="10765" w:author="Jane Shaw" w:date="2015-10-28T17:45:00Z">
        <w:r w:rsidRPr="00F31509" w:rsidDel="0060571C">
          <w:rPr>
            <w:rFonts w:asciiTheme="majorBidi" w:hAnsiTheme="majorBidi" w:cstheme="majorBidi"/>
            <w:lang w:val="en-GB"/>
          </w:rPr>
          <w:delText xml:space="preserve">through </w:delText>
        </w:r>
      </w:del>
      <w:ins w:id="10766" w:author="Jane Shaw" w:date="2015-10-28T17:45:00Z">
        <w:r w:rsidR="0060571C">
          <w:rPr>
            <w:rFonts w:asciiTheme="majorBidi" w:hAnsiTheme="majorBidi" w:cstheme="majorBidi"/>
            <w:lang w:val="en-GB"/>
          </w:rPr>
          <w:t xml:space="preserve">from </w:t>
        </w:r>
      </w:ins>
      <w:r w:rsidRPr="00F31509">
        <w:rPr>
          <w:rFonts w:asciiTheme="majorBidi" w:hAnsiTheme="majorBidi" w:cstheme="majorBidi"/>
          <w:lang w:val="en-GB"/>
        </w:rPr>
        <w:t xml:space="preserve">censuses, surveys or at least administrative data. </w:t>
      </w:r>
    </w:p>
    <w:p w14:paraId="52276BC3" w14:textId="674F17B0" w:rsidR="004F65E4" w:rsidRPr="00F31509" w:rsidRDefault="004F65E4" w:rsidP="006F3003">
      <w:pPr>
        <w:pStyle w:val="Titolo3"/>
        <w:rPr>
          <w:rFonts w:asciiTheme="majorBidi" w:hAnsiTheme="majorBidi" w:cstheme="majorBidi"/>
          <w:lang w:val="en-GB"/>
        </w:rPr>
      </w:pPr>
      <w:bookmarkStart w:id="10767" w:name="stock-changes"/>
      <w:bookmarkEnd w:id="10767"/>
      <w:r w:rsidRPr="00F31509">
        <w:rPr>
          <w:rFonts w:asciiTheme="majorBidi" w:hAnsiTheme="majorBidi" w:cstheme="majorBidi"/>
          <w:lang w:val="en-GB"/>
        </w:rPr>
        <w:t xml:space="preserve">Stock </w:t>
      </w:r>
      <w:r w:rsidR="0060571C" w:rsidRPr="00F31509">
        <w:rPr>
          <w:rFonts w:asciiTheme="majorBidi" w:hAnsiTheme="majorBidi" w:cstheme="majorBidi"/>
          <w:lang w:val="en-GB"/>
        </w:rPr>
        <w:t>changes</w:t>
      </w:r>
    </w:p>
    <w:p w14:paraId="4D5DFF8A" w14:textId="2A905241" w:rsidR="004F65E4" w:rsidRPr="00F31509" w:rsidRDefault="004F65E4" w:rsidP="004F65E4">
      <w:pPr>
        <w:jc w:val="both"/>
        <w:rPr>
          <w:rFonts w:asciiTheme="majorBidi" w:hAnsiTheme="majorBidi" w:cstheme="majorBidi"/>
          <w:lang w:val="en-GB"/>
        </w:rPr>
      </w:pPr>
      <w:del w:id="10768" w:author="Jane Shaw" w:date="2015-10-28T17:45:00Z">
        <w:r w:rsidRPr="00F31509" w:rsidDel="0060571C">
          <w:rPr>
            <w:rFonts w:asciiTheme="majorBidi" w:eastAsia="Times New Roman" w:hAnsiTheme="majorBidi" w:cstheme="majorBidi"/>
            <w:lang w:val="en-GB"/>
          </w:rPr>
          <w:delText xml:space="preserve">We now estimate the stock changes. </w:delText>
        </w:r>
      </w:del>
      <w:del w:id="10769" w:author="Jane Shaw" w:date="2015-11-07T19:58:00Z">
        <w:r w:rsidRPr="00F31509" w:rsidDel="006536F2">
          <w:rPr>
            <w:rFonts w:asciiTheme="majorBidi" w:eastAsia="Times New Roman" w:hAnsiTheme="majorBidi" w:cstheme="majorBidi"/>
            <w:lang w:val="en-GB"/>
          </w:rPr>
          <w:delText xml:space="preserve">Generally, </w:delText>
        </w:r>
      </w:del>
      <w:r w:rsidR="006536F2" w:rsidRPr="00F31509">
        <w:rPr>
          <w:rFonts w:asciiTheme="majorBidi" w:eastAsia="Times New Roman" w:hAnsiTheme="majorBidi" w:cstheme="majorBidi"/>
          <w:lang w:val="en-GB"/>
        </w:rPr>
        <w:t xml:space="preserve">Stocks </w:t>
      </w:r>
      <w:ins w:id="10770" w:author="Jane Shaw" w:date="2015-11-07T19:58:00Z">
        <w:r w:rsidR="006536F2">
          <w:rPr>
            <w:rFonts w:asciiTheme="majorBidi" w:eastAsia="Times New Roman" w:hAnsiTheme="majorBidi" w:cstheme="majorBidi"/>
            <w:lang w:val="en-GB"/>
          </w:rPr>
          <w:t xml:space="preserve">are generally held </w:t>
        </w:r>
      </w:ins>
      <w:del w:id="10771" w:author="Jane Shaw" w:date="2015-10-28T17:45:00Z">
        <w:r w:rsidRPr="00F31509" w:rsidDel="0060571C">
          <w:rPr>
            <w:rFonts w:asciiTheme="majorBidi" w:eastAsia="Times New Roman" w:hAnsiTheme="majorBidi" w:cstheme="majorBidi"/>
            <w:lang w:val="en-GB"/>
          </w:rPr>
          <w:delText xml:space="preserve">will be </w:delText>
        </w:r>
      </w:del>
      <w:del w:id="10772" w:author="Jane Shaw" w:date="2015-10-28T17:46:00Z">
        <w:r w:rsidRPr="00F31509" w:rsidDel="0060571C">
          <w:rPr>
            <w:rFonts w:asciiTheme="majorBidi" w:eastAsia="Times New Roman" w:hAnsiTheme="majorBidi" w:cstheme="majorBidi"/>
            <w:lang w:val="en-GB"/>
          </w:rPr>
          <w:delText xml:space="preserve">held </w:delText>
        </w:r>
      </w:del>
      <w:r w:rsidRPr="00F31509">
        <w:rPr>
          <w:rFonts w:asciiTheme="majorBidi" w:eastAsia="Times New Roman" w:hAnsiTheme="majorBidi" w:cstheme="majorBidi"/>
          <w:lang w:val="en-GB"/>
        </w:rPr>
        <w:t>for a select number of primary</w:t>
      </w:r>
      <w:ins w:id="10773" w:author="Jane Shaw" w:date="2015-10-28T17:46:00Z">
        <w:r w:rsidR="0060571C">
          <w:rPr>
            <w:rFonts w:asciiTheme="majorBidi" w:eastAsia="Times New Roman" w:hAnsiTheme="majorBidi" w:cstheme="majorBidi"/>
            <w:lang w:val="en-GB"/>
          </w:rPr>
          <w:t>-</w:t>
        </w:r>
      </w:ins>
      <w:del w:id="10774" w:author="Jane Shaw" w:date="2015-10-28T17:46:00Z">
        <w:r w:rsidRPr="00F31509" w:rsidDel="0060571C">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level products (such as wheat or rice). The numbers </w:t>
      </w:r>
      <w:del w:id="10775" w:author="Jane Shaw" w:date="2015-10-28T17:47:00Z">
        <w:r w:rsidRPr="00F31509" w:rsidDel="0060571C">
          <w:rPr>
            <w:rFonts w:asciiTheme="majorBidi" w:eastAsia="Times New Roman" w:hAnsiTheme="majorBidi" w:cstheme="majorBidi"/>
            <w:lang w:val="en-GB"/>
          </w:rPr>
          <w:delText xml:space="preserve">below </w:delText>
        </w:r>
      </w:del>
      <w:ins w:id="10776" w:author="Jane Shaw" w:date="2015-10-28T17:47:00Z">
        <w:r w:rsidR="0060571C">
          <w:rPr>
            <w:rFonts w:asciiTheme="majorBidi" w:eastAsia="Times New Roman" w:hAnsiTheme="majorBidi" w:cstheme="majorBidi"/>
            <w:lang w:val="en-GB"/>
          </w:rPr>
          <w:t xml:space="preserve">shown in Table 14 </w:t>
        </w:r>
      </w:ins>
      <w:r w:rsidRPr="00F31509">
        <w:rPr>
          <w:rFonts w:asciiTheme="majorBidi" w:eastAsia="Times New Roman" w:hAnsiTheme="majorBidi" w:cstheme="majorBidi"/>
          <w:lang w:val="en-GB"/>
        </w:rPr>
        <w:t>represent the estimated stock changes for the example country</w:t>
      </w:r>
      <w:del w:id="10777" w:author="Jane Shaw" w:date="2015-10-28T17:47:00Z">
        <w:r w:rsidRPr="00F31509" w:rsidDel="0060571C">
          <w:rPr>
            <w:rFonts w:asciiTheme="majorBidi" w:eastAsia="Times New Roman" w:hAnsiTheme="majorBidi" w:cstheme="majorBidi"/>
            <w:lang w:val="en-GB"/>
          </w:rPr>
          <w:delText xml:space="preserve"> we are considering</w:delText>
        </w:r>
      </w:del>
      <w:r w:rsidRPr="00F31509">
        <w:rPr>
          <w:rFonts w:asciiTheme="majorBidi" w:eastAsia="Times New Roman" w:hAnsiTheme="majorBidi" w:cstheme="majorBidi"/>
          <w:lang w:val="en-GB"/>
        </w:rPr>
        <w:t>. The stock imputation methodology</w:t>
      </w:r>
      <w:del w:id="10778" w:author="Jane Shaw" w:date="2015-10-28T17:47: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779" w:author="Jane Shaw" w:date="2015-10-28T17:47:00Z">
        <w:r w:rsidRPr="00F31509" w:rsidDel="0060571C">
          <w:rPr>
            <w:rFonts w:asciiTheme="majorBidi" w:eastAsia="Times New Roman" w:hAnsiTheme="majorBidi" w:cstheme="majorBidi"/>
            <w:lang w:val="en-GB"/>
          </w:rPr>
          <w:delText xml:space="preserve">as </w:delText>
        </w:r>
      </w:del>
      <w:r w:rsidRPr="00F31509">
        <w:rPr>
          <w:rFonts w:asciiTheme="majorBidi" w:eastAsia="Times New Roman" w:hAnsiTheme="majorBidi" w:cstheme="majorBidi"/>
          <w:lang w:val="en-GB"/>
        </w:rPr>
        <w:t xml:space="preserve">described </w:t>
      </w:r>
      <w:del w:id="10780" w:author="Jane Shaw" w:date="2015-10-28T17:47:00Z">
        <w:r w:rsidRPr="00F31509" w:rsidDel="0060571C">
          <w:rPr>
            <w:rFonts w:asciiTheme="majorBidi" w:eastAsia="Times New Roman" w:hAnsiTheme="majorBidi" w:cstheme="majorBidi"/>
            <w:lang w:val="en-GB"/>
          </w:rPr>
          <w:delText xml:space="preserve">more thoroughly </w:delText>
        </w:r>
      </w:del>
      <w:r w:rsidRPr="00F31509">
        <w:rPr>
          <w:rFonts w:asciiTheme="majorBidi" w:eastAsia="Times New Roman" w:hAnsiTheme="majorBidi" w:cstheme="majorBidi"/>
          <w:lang w:val="en-GB"/>
        </w:rPr>
        <w:t xml:space="preserve">in </w:t>
      </w:r>
      <w:del w:id="10781" w:author="Jane Shaw" w:date="2015-10-28T17:47:00Z">
        <w:r w:rsidR="0060571C" w:rsidRPr="00F31509" w:rsidDel="0060571C">
          <w:rPr>
            <w:rFonts w:asciiTheme="majorBidi" w:eastAsia="Times New Roman" w:hAnsiTheme="majorBidi" w:cstheme="majorBidi"/>
            <w:lang w:val="en-GB"/>
          </w:rPr>
          <w:delText xml:space="preserve">chapter </w:delText>
        </w:r>
        <w:r w:rsidRPr="00F31509" w:rsidDel="0060571C">
          <w:rPr>
            <w:rFonts w:asciiTheme="majorBidi" w:eastAsia="Times New Roman" w:hAnsiTheme="majorBidi" w:cstheme="majorBidi"/>
            <w:lang w:val="en-GB"/>
          </w:rPr>
          <w:delText>2</w:delText>
        </w:r>
      </w:del>
      <w:ins w:id="10782" w:author="Jane Shaw" w:date="2015-10-28T17:47:00Z">
        <w:r w:rsidR="0060571C">
          <w:rPr>
            <w:rFonts w:asciiTheme="majorBidi" w:eastAsia="Times New Roman" w:hAnsiTheme="majorBidi" w:cstheme="majorBidi"/>
            <w:lang w:val="en-GB"/>
          </w:rPr>
          <w:t>section 3.3</w:t>
        </w:r>
      </w:ins>
      <w:del w:id="10783" w:author="Jane Shaw" w:date="2015-10-28T17:47: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estimates stock change in the current year as a linear regression on the cumulative stock changes in </w:t>
      </w:r>
      <w:del w:id="10784" w:author="Jane Shaw" w:date="2015-10-28T17:47:00Z">
        <w:r w:rsidRPr="00F31509" w:rsidDel="0060571C">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previous years. </w:t>
      </w:r>
      <w:del w:id="10785" w:author="Jane Shaw" w:date="2015-10-28T17:48:00Z">
        <w:r w:rsidRPr="00F31509" w:rsidDel="0060571C">
          <w:rPr>
            <w:rFonts w:asciiTheme="majorBidi" w:eastAsia="Times New Roman" w:hAnsiTheme="majorBidi" w:cstheme="majorBidi"/>
            <w:lang w:val="en-GB"/>
          </w:rPr>
          <w:delText xml:space="preserve">In this case, our </w:delText>
        </w:r>
      </w:del>
      <w:ins w:id="10786" w:author="Jane Shaw" w:date="2015-10-28T17:48:00Z">
        <w:r w:rsidR="0060571C">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estimate </w:t>
      </w:r>
      <w:ins w:id="10787" w:author="Jane Shaw" w:date="2015-10-28T17:48:00Z">
        <w:r w:rsidR="0060571C">
          <w:rPr>
            <w:rFonts w:asciiTheme="majorBidi" w:eastAsia="Times New Roman" w:hAnsiTheme="majorBidi" w:cstheme="majorBidi"/>
            <w:lang w:val="en-GB"/>
          </w:rPr>
          <w:t xml:space="preserve">in Table 14 </w:t>
        </w:r>
      </w:ins>
      <w:r w:rsidRPr="00F31509">
        <w:rPr>
          <w:rFonts w:asciiTheme="majorBidi" w:eastAsia="Times New Roman" w:hAnsiTheme="majorBidi" w:cstheme="majorBidi"/>
          <w:lang w:val="en-GB"/>
        </w:rPr>
        <w:t xml:space="preserve">represents a withdrawal (hence the negative sign) in the stocks held. The basic idea behind this assumption is that a drawdown in stocks </w:t>
      </w:r>
      <w:del w:id="10788" w:author="Jane Shaw" w:date="2015-10-28T17:48:00Z">
        <w:r w:rsidRPr="00F31509" w:rsidDel="001C17C4">
          <w:rPr>
            <w:rFonts w:asciiTheme="majorBidi" w:eastAsia="Times New Roman" w:hAnsiTheme="majorBidi" w:cstheme="majorBidi"/>
            <w:lang w:val="en-GB"/>
          </w:rPr>
          <w:delText xml:space="preserve">will be all the </w:delText>
        </w:r>
      </w:del>
      <w:ins w:id="10789" w:author="Jane Shaw" w:date="2015-10-28T17:48:00Z">
        <w:r w:rsidR="001C17C4">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more likely</w:t>
      </w:r>
      <w:r w:rsidR="00B51EC9" w:rsidRPr="00F31509">
        <w:rPr>
          <w:rFonts w:asciiTheme="majorBidi" w:eastAsia="Times New Roman" w:hAnsiTheme="majorBidi" w:cstheme="majorBidi"/>
          <w:lang w:val="en-GB"/>
        </w:rPr>
        <w:t xml:space="preserve"> </w:t>
      </w:r>
      <w:del w:id="10790" w:author="Jane Shaw" w:date="2015-10-28T17:49:00Z">
        <w:r w:rsidR="00B51EC9" w:rsidRPr="00F31509" w:rsidDel="001C17C4">
          <w:rPr>
            <w:rFonts w:asciiTheme="majorBidi" w:eastAsia="Times New Roman" w:hAnsiTheme="majorBidi" w:cstheme="majorBidi"/>
            <w:lang w:val="en-GB"/>
          </w:rPr>
          <w:delText xml:space="preserve">given </w:delText>
        </w:r>
      </w:del>
      <w:ins w:id="10791" w:author="Jane Shaw" w:date="2015-10-28T17:49:00Z">
        <w:r w:rsidR="001C17C4">
          <w:rPr>
            <w:rFonts w:asciiTheme="majorBidi" w:eastAsia="Times New Roman" w:hAnsiTheme="majorBidi" w:cstheme="majorBidi"/>
            <w:lang w:val="en-GB"/>
          </w:rPr>
          <w:t xml:space="preserve">to follow </w:t>
        </w:r>
      </w:ins>
      <w:r w:rsidR="00B51EC9"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high accumulation of stocks in the past</w:t>
      </w:r>
      <w:ins w:id="10792" w:author="Jane Shaw" w:date="2015-10-28T17:49:00Z">
        <w:r w:rsidR="001C17C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vice versa. </w:t>
      </w:r>
      <w:del w:id="10793" w:author="Jane Shaw" w:date="2015-10-28T17:49:00Z">
        <w:r w:rsidRPr="00F31509" w:rsidDel="001C17C4">
          <w:rPr>
            <w:rFonts w:asciiTheme="majorBidi" w:eastAsia="Times New Roman" w:hAnsiTheme="majorBidi" w:cstheme="majorBidi"/>
            <w:lang w:val="en-GB"/>
          </w:rPr>
          <w:delText>The results of the imputation are shown in</w:delText>
        </w:r>
        <w:r w:rsidR="008568EC" w:rsidDel="001C17C4">
          <w:rPr>
            <w:rFonts w:asciiTheme="majorBidi" w:eastAsia="Times New Roman" w:hAnsiTheme="majorBidi" w:cstheme="majorBidi"/>
            <w:lang w:val="en-GB"/>
          </w:rPr>
          <w:delText xml:space="preserve"> </w:delText>
        </w:r>
        <w:r w:rsidR="00E24798" w:rsidDel="001C17C4">
          <w:fldChar w:fldCharType="begin"/>
        </w:r>
        <w:r w:rsidR="00E24798" w:rsidDel="001C17C4">
          <w:delInstrText xml:space="preserve"> REF _Ref428183152 \h  \* MERGEFORMAT </w:delInstrText>
        </w:r>
        <w:r w:rsidR="00E24798" w:rsidDel="001C17C4">
          <w:fldChar w:fldCharType="separate"/>
        </w:r>
        <w:r w:rsidR="00E24798" w:rsidRPr="000F0B1C" w:rsidDel="001C17C4">
          <w:rPr>
            <w:rFonts w:asciiTheme="majorBidi" w:eastAsia="Times New Roman" w:hAnsiTheme="majorBidi" w:cstheme="majorBidi"/>
            <w:lang w:val="en-GB"/>
          </w:rPr>
          <w:delText xml:space="preserve">Table </w:delText>
        </w:r>
        <w:r w:rsidR="00E24798" w:rsidRPr="000F0B1C" w:rsidDel="001C17C4">
          <w:rPr>
            <w:rFonts w:asciiTheme="majorBidi" w:eastAsia="Times New Roman" w:hAnsiTheme="majorBidi" w:cstheme="majorBidi"/>
            <w:noProof/>
            <w:lang w:val="en-GB"/>
          </w:rPr>
          <w:delText>14</w:delText>
        </w:r>
        <w:r w:rsidR="00E24798" w:rsidDel="001C17C4">
          <w:fldChar w:fldCharType="end"/>
        </w:r>
        <w:r w:rsidRPr="00F31509" w:rsidDel="001C17C4">
          <w:rPr>
            <w:rFonts w:asciiTheme="majorBidi" w:eastAsia="Times New Roman" w:hAnsiTheme="majorBidi" w:cstheme="majorBidi"/>
            <w:lang w:val="en-GB"/>
          </w:rPr>
          <w:delText>.</w:delText>
        </w:r>
      </w:del>
    </w:p>
    <w:p w14:paraId="2A2139F6" w14:textId="77777777" w:rsidR="004F65E4" w:rsidRPr="00F31509" w:rsidRDefault="004F65E4" w:rsidP="004F65E4">
      <w:pPr>
        <w:pStyle w:val="Didascalia"/>
        <w:keepNext/>
        <w:jc w:val="both"/>
        <w:rPr>
          <w:rFonts w:asciiTheme="majorBidi" w:hAnsiTheme="majorBidi" w:cstheme="majorBidi"/>
          <w:lang w:val="en-GB"/>
        </w:rPr>
      </w:pPr>
      <w:bookmarkStart w:id="10794" w:name="_Ref428183152"/>
      <w:bookmarkStart w:id="10795" w:name="_Toc42842355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14</w:t>
      </w:r>
      <w:r w:rsidR="003D789C" w:rsidRPr="00F31509">
        <w:rPr>
          <w:rFonts w:asciiTheme="majorBidi" w:hAnsiTheme="majorBidi" w:cstheme="majorBidi"/>
          <w:lang w:val="en-GB"/>
        </w:rPr>
        <w:fldChar w:fldCharType="end"/>
      </w:r>
      <w:bookmarkEnd w:id="10794"/>
      <w:r w:rsidRPr="00F31509">
        <w:rPr>
          <w:rFonts w:asciiTheme="majorBidi" w:hAnsiTheme="majorBidi" w:cstheme="majorBidi"/>
          <w:lang w:val="en-GB"/>
        </w:rPr>
        <w:t>: Adding stock changes to the SUA table for wheat</w:t>
      </w:r>
      <w:bookmarkEnd w:id="10795"/>
    </w:p>
    <w:tbl>
      <w:tblPr>
        <w:tblStyle w:val="Tabellaclassica1"/>
        <w:tblW w:w="5000" w:type="pct"/>
        <w:tblLook w:val="04A0" w:firstRow="1" w:lastRow="0" w:firstColumn="1" w:lastColumn="0" w:noHBand="0" w:noVBand="1"/>
      </w:tblPr>
      <w:tblGrid>
        <w:gridCol w:w="1091"/>
        <w:gridCol w:w="971"/>
        <w:gridCol w:w="789"/>
        <w:gridCol w:w="811"/>
        <w:gridCol w:w="809"/>
        <w:gridCol w:w="563"/>
        <w:gridCol w:w="1044"/>
        <w:gridCol w:w="545"/>
        <w:gridCol w:w="528"/>
        <w:gridCol w:w="697"/>
        <w:gridCol w:w="875"/>
        <w:gridCol w:w="519"/>
      </w:tblGrid>
      <w:tr w:rsidR="004F65E4" w:rsidRPr="00F31509" w14:paraId="7DA2DFBE"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14:paraId="57B94A43" w14:textId="77777777" w:rsidR="004F65E4" w:rsidRPr="001C17C4" w:rsidRDefault="004F65E4" w:rsidP="004F65E4">
            <w:pPr>
              <w:pStyle w:val="Compact"/>
              <w:keepNext/>
              <w:jc w:val="both"/>
              <w:rPr>
                <w:rFonts w:asciiTheme="majorBidi" w:hAnsiTheme="majorBidi" w:cstheme="majorBidi"/>
                <w:b/>
                <w:i w:val="0"/>
                <w:sz w:val="16"/>
                <w:lang w:val="en-GB"/>
                <w:rPrChange w:id="10796"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797" w:author="Jane Shaw" w:date="2015-10-28T17:49:00Z">
                  <w:rPr>
                    <w:rFonts w:asciiTheme="majorBidi" w:hAnsiTheme="majorBidi" w:cstheme="majorBidi"/>
                    <w:sz w:val="16"/>
                    <w:lang w:val="en-GB"/>
                  </w:rPr>
                </w:rPrChange>
              </w:rPr>
              <w:t>Name</w:t>
            </w:r>
          </w:p>
        </w:tc>
        <w:tc>
          <w:tcPr>
            <w:tcW w:w="0" w:type="auto"/>
          </w:tcPr>
          <w:p w14:paraId="7A62D982"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798"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799" w:author="Jane Shaw" w:date="2015-10-28T17:49:00Z">
                  <w:rPr>
                    <w:rFonts w:asciiTheme="majorBidi" w:hAnsiTheme="majorBidi" w:cstheme="majorBidi"/>
                    <w:sz w:val="16"/>
                    <w:lang w:val="en-GB"/>
                  </w:rPr>
                </w:rPrChange>
              </w:rPr>
              <w:t>Production</w:t>
            </w:r>
          </w:p>
        </w:tc>
        <w:tc>
          <w:tcPr>
            <w:tcW w:w="0" w:type="auto"/>
          </w:tcPr>
          <w:p w14:paraId="3D3F4304"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00"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01" w:author="Jane Shaw" w:date="2015-10-28T17:49:00Z">
                  <w:rPr>
                    <w:rFonts w:asciiTheme="majorBidi" w:hAnsiTheme="majorBidi" w:cstheme="majorBidi"/>
                    <w:sz w:val="16"/>
                    <w:lang w:val="en-GB"/>
                  </w:rPr>
                </w:rPrChange>
              </w:rPr>
              <w:t>Imports</w:t>
            </w:r>
          </w:p>
        </w:tc>
        <w:tc>
          <w:tcPr>
            <w:tcW w:w="0" w:type="auto"/>
          </w:tcPr>
          <w:p w14:paraId="3EFAD4C8"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02"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03" w:author="Jane Shaw" w:date="2015-10-28T17:49:00Z">
                  <w:rPr>
                    <w:rFonts w:asciiTheme="majorBidi" w:hAnsiTheme="majorBidi" w:cstheme="majorBidi"/>
                    <w:sz w:val="16"/>
                    <w:lang w:val="en-GB"/>
                  </w:rPr>
                </w:rPrChange>
              </w:rPr>
              <w:t>Exports</w:t>
            </w:r>
          </w:p>
        </w:tc>
        <w:tc>
          <w:tcPr>
            <w:tcW w:w="0" w:type="auto"/>
          </w:tcPr>
          <w:p w14:paraId="37C1DED0" w14:textId="30E7B60B"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04"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05" w:author="Jane Shaw" w:date="2015-10-28T17:49:00Z">
                  <w:rPr>
                    <w:rFonts w:asciiTheme="majorBidi" w:hAnsiTheme="majorBidi" w:cstheme="majorBidi"/>
                    <w:sz w:val="16"/>
                    <w:lang w:val="en-GB"/>
                  </w:rPr>
                </w:rPrChange>
              </w:rPr>
              <w:t xml:space="preserve">Stock </w:t>
            </w:r>
            <w:r w:rsidR="001C17C4" w:rsidRPr="001C17C4">
              <w:rPr>
                <w:rFonts w:asciiTheme="majorBidi" w:hAnsiTheme="majorBidi" w:cstheme="majorBidi"/>
                <w:b/>
                <w:i w:val="0"/>
                <w:sz w:val="16"/>
                <w:lang w:val="en-GB"/>
              </w:rPr>
              <w:t>change</w:t>
            </w:r>
          </w:p>
        </w:tc>
        <w:tc>
          <w:tcPr>
            <w:tcW w:w="0" w:type="auto"/>
          </w:tcPr>
          <w:p w14:paraId="238DA975"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06"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07" w:author="Jane Shaw" w:date="2015-10-28T17:49:00Z">
                  <w:rPr>
                    <w:rFonts w:asciiTheme="majorBidi" w:hAnsiTheme="majorBidi" w:cstheme="majorBidi"/>
                    <w:sz w:val="16"/>
                    <w:lang w:val="en-GB"/>
                  </w:rPr>
                </w:rPrChange>
              </w:rPr>
              <w:t>Food</w:t>
            </w:r>
          </w:p>
        </w:tc>
        <w:tc>
          <w:tcPr>
            <w:tcW w:w="0" w:type="auto"/>
          </w:tcPr>
          <w:p w14:paraId="0CAAA375" w14:textId="672CF1C8"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08"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09" w:author="Jane Shaw" w:date="2015-10-28T17:49:00Z">
                  <w:rPr>
                    <w:rFonts w:asciiTheme="majorBidi" w:hAnsiTheme="majorBidi" w:cstheme="majorBidi"/>
                    <w:sz w:val="16"/>
                    <w:lang w:val="en-GB"/>
                  </w:rPr>
                </w:rPrChange>
              </w:rPr>
              <w:t xml:space="preserve">Food </w:t>
            </w:r>
            <w:r w:rsidR="001C17C4" w:rsidRPr="001C17C4">
              <w:rPr>
                <w:rFonts w:asciiTheme="majorBidi" w:hAnsiTheme="majorBidi" w:cstheme="majorBidi"/>
                <w:b/>
                <w:i w:val="0"/>
                <w:sz w:val="16"/>
                <w:lang w:val="en-GB"/>
              </w:rPr>
              <w:t>processing</w:t>
            </w:r>
          </w:p>
        </w:tc>
        <w:tc>
          <w:tcPr>
            <w:tcW w:w="0" w:type="auto"/>
          </w:tcPr>
          <w:p w14:paraId="094D6A97"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10"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11" w:author="Jane Shaw" w:date="2015-10-28T17:49:00Z">
                  <w:rPr>
                    <w:rFonts w:asciiTheme="majorBidi" w:hAnsiTheme="majorBidi" w:cstheme="majorBidi"/>
                    <w:sz w:val="16"/>
                    <w:lang w:val="en-GB"/>
                  </w:rPr>
                </w:rPrChange>
              </w:rPr>
              <w:t>Feed</w:t>
            </w:r>
          </w:p>
        </w:tc>
        <w:tc>
          <w:tcPr>
            <w:tcW w:w="0" w:type="auto"/>
          </w:tcPr>
          <w:p w14:paraId="79FEE756"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12"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13" w:author="Jane Shaw" w:date="2015-10-28T17:49:00Z">
                  <w:rPr>
                    <w:rFonts w:asciiTheme="majorBidi" w:hAnsiTheme="majorBidi" w:cstheme="majorBidi"/>
                    <w:sz w:val="16"/>
                    <w:lang w:val="en-GB"/>
                  </w:rPr>
                </w:rPrChange>
              </w:rPr>
              <w:t>Seed</w:t>
            </w:r>
          </w:p>
        </w:tc>
        <w:tc>
          <w:tcPr>
            <w:tcW w:w="0" w:type="auto"/>
          </w:tcPr>
          <w:p w14:paraId="42FDCF32"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14"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15" w:author="Jane Shaw" w:date="2015-10-28T17:49:00Z">
                  <w:rPr>
                    <w:rFonts w:asciiTheme="majorBidi" w:hAnsiTheme="majorBidi" w:cstheme="majorBidi"/>
                    <w:sz w:val="16"/>
                    <w:lang w:val="en-GB"/>
                  </w:rPr>
                </w:rPrChange>
              </w:rPr>
              <w:t>Tourist</w:t>
            </w:r>
          </w:p>
        </w:tc>
        <w:tc>
          <w:tcPr>
            <w:tcW w:w="0" w:type="auto"/>
          </w:tcPr>
          <w:p w14:paraId="1E027BDF"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16"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17" w:author="Jane Shaw" w:date="2015-10-28T17:49:00Z">
                  <w:rPr>
                    <w:rFonts w:asciiTheme="majorBidi" w:hAnsiTheme="majorBidi" w:cstheme="majorBidi"/>
                    <w:sz w:val="16"/>
                    <w:lang w:val="en-GB"/>
                  </w:rPr>
                </w:rPrChange>
              </w:rPr>
              <w:t>Industrial</w:t>
            </w:r>
          </w:p>
        </w:tc>
        <w:tc>
          <w:tcPr>
            <w:tcW w:w="0" w:type="auto"/>
          </w:tcPr>
          <w:p w14:paraId="6056D128" w14:textId="77777777" w:rsidR="004F65E4" w:rsidRPr="001C17C4"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818" w:author="Jane Shaw" w:date="2015-10-28T17:49:00Z">
                  <w:rPr>
                    <w:rFonts w:asciiTheme="majorBidi" w:hAnsiTheme="majorBidi" w:cstheme="majorBidi"/>
                    <w:i w:val="0"/>
                    <w:iCs w:val="0"/>
                    <w:sz w:val="16"/>
                    <w:lang w:val="en-GB"/>
                  </w:rPr>
                </w:rPrChange>
              </w:rPr>
            </w:pPr>
            <w:r w:rsidRPr="001C17C4">
              <w:rPr>
                <w:rFonts w:asciiTheme="majorBidi" w:hAnsiTheme="majorBidi" w:cstheme="majorBidi"/>
                <w:b/>
                <w:sz w:val="16"/>
                <w:lang w:val="en-GB"/>
                <w:rPrChange w:id="10819" w:author="Jane Shaw" w:date="2015-10-28T17:49:00Z">
                  <w:rPr>
                    <w:rFonts w:asciiTheme="majorBidi" w:hAnsiTheme="majorBidi" w:cstheme="majorBidi"/>
                    <w:sz w:val="16"/>
                    <w:lang w:val="en-GB"/>
                  </w:rPr>
                </w:rPrChange>
              </w:rPr>
              <w:t>Loss</w:t>
            </w:r>
          </w:p>
        </w:tc>
      </w:tr>
      <w:tr w:rsidR="004F65E4" w:rsidRPr="00F31509" w14:paraId="497BD12A"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6C6E71A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640B4120" w14:textId="3E692F3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w:t>
            </w:r>
            <w:del w:id="10820" w:author="Jane Shaw" w:date="2015-10-28T17:50:00Z">
              <w:r w:rsidRPr="00F31509" w:rsidDel="001C17C4">
                <w:rPr>
                  <w:rFonts w:asciiTheme="majorBidi" w:hAnsiTheme="majorBidi" w:cstheme="majorBidi"/>
                  <w:sz w:val="16"/>
                  <w:lang w:val="en-GB"/>
                </w:rPr>
                <w:delText>,</w:delText>
              </w:r>
            </w:del>
            <w:ins w:id="10821"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420</w:t>
            </w:r>
            <w:del w:id="10822" w:author="Jane Shaw" w:date="2015-10-28T17:50:00Z">
              <w:r w:rsidRPr="00F31509" w:rsidDel="001C17C4">
                <w:rPr>
                  <w:rFonts w:asciiTheme="majorBidi" w:hAnsiTheme="majorBidi" w:cstheme="majorBidi"/>
                  <w:sz w:val="16"/>
                  <w:lang w:val="en-GB"/>
                </w:rPr>
                <w:delText>,</w:delText>
              </w:r>
            </w:del>
            <w:ins w:id="10823"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ECE55A6" w14:textId="2CA7DB1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0824" w:author="Jane Shaw" w:date="2015-10-28T17:50:00Z">
              <w:r w:rsidRPr="00F31509" w:rsidDel="001C17C4">
                <w:rPr>
                  <w:rFonts w:asciiTheme="majorBidi" w:hAnsiTheme="majorBidi" w:cstheme="majorBidi"/>
                  <w:sz w:val="16"/>
                  <w:lang w:val="en-GB"/>
                </w:rPr>
                <w:delText>,</w:delText>
              </w:r>
            </w:del>
            <w:ins w:id="10825"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999</w:t>
            </w:r>
            <w:del w:id="10826" w:author="Jane Shaw" w:date="2015-10-28T17:50:00Z">
              <w:r w:rsidRPr="00F31509" w:rsidDel="001C17C4">
                <w:rPr>
                  <w:rFonts w:asciiTheme="majorBidi" w:hAnsiTheme="majorBidi" w:cstheme="majorBidi"/>
                  <w:sz w:val="16"/>
                  <w:lang w:val="en-GB"/>
                </w:rPr>
                <w:delText>,</w:delText>
              </w:r>
            </w:del>
            <w:ins w:id="10827"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6CB87FCB" w14:textId="64C3B20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w:t>
            </w:r>
            <w:del w:id="10828" w:author="Jane Shaw" w:date="2015-10-28T17:50:00Z">
              <w:r w:rsidRPr="00F31509" w:rsidDel="001C17C4">
                <w:rPr>
                  <w:rFonts w:asciiTheme="majorBidi" w:hAnsiTheme="majorBidi" w:cstheme="majorBidi"/>
                  <w:sz w:val="16"/>
                  <w:lang w:val="en-GB"/>
                </w:rPr>
                <w:delText>,</w:delText>
              </w:r>
            </w:del>
            <w:ins w:id="10829"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790</w:t>
            </w:r>
            <w:del w:id="10830" w:author="Jane Shaw" w:date="2015-10-28T17:50:00Z">
              <w:r w:rsidRPr="00F31509" w:rsidDel="001C17C4">
                <w:rPr>
                  <w:rFonts w:asciiTheme="majorBidi" w:hAnsiTheme="majorBidi" w:cstheme="majorBidi"/>
                  <w:sz w:val="16"/>
                  <w:lang w:val="en-GB"/>
                </w:rPr>
                <w:delText>,</w:delText>
              </w:r>
            </w:del>
            <w:ins w:id="10831"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D0B7B50" w14:textId="4292599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-230</w:t>
            </w:r>
            <w:del w:id="10832" w:author="Jane Shaw" w:date="2015-10-28T17:50:00Z">
              <w:r w:rsidRPr="00F31509" w:rsidDel="001C17C4">
                <w:rPr>
                  <w:rFonts w:asciiTheme="majorBidi" w:hAnsiTheme="majorBidi" w:cstheme="majorBidi"/>
                  <w:b/>
                  <w:sz w:val="16"/>
                  <w:lang w:val="en-GB"/>
                </w:rPr>
                <w:delText>,</w:delText>
              </w:r>
            </w:del>
            <w:ins w:id="10833" w:author="Jane Shaw" w:date="2015-10-28T17:50:00Z">
              <w:r w:rsidR="001C17C4">
                <w:rPr>
                  <w:rFonts w:asciiTheme="majorBidi" w:hAnsiTheme="majorBidi" w:cstheme="majorBidi"/>
                  <w:b/>
                  <w:sz w:val="16"/>
                  <w:lang w:val="en-GB"/>
                </w:rPr>
                <w:t xml:space="preserve"> </w:t>
              </w:r>
            </w:ins>
            <w:r w:rsidRPr="00F31509">
              <w:rPr>
                <w:rFonts w:asciiTheme="majorBidi" w:hAnsiTheme="majorBidi" w:cstheme="majorBidi"/>
                <w:b/>
                <w:sz w:val="16"/>
                <w:lang w:val="en-GB"/>
              </w:rPr>
              <w:t>600</w:t>
            </w:r>
          </w:p>
        </w:tc>
        <w:tc>
          <w:tcPr>
            <w:tcW w:w="0" w:type="auto"/>
          </w:tcPr>
          <w:p w14:paraId="3C86B3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B0B14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8D12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E178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786E0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22DFC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FED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502DE63"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2E14216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55519760" w14:textId="4D59E04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w:t>
            </w:r>
            <w:del w:id="10834" w:author="Jane Shaw" w:date="2015-10-28T17:50:00Z">
              <w:r w:rsidRPr="00F31509" w:rsidDel="001C17C4">
                <w:rPr>
                  <w:rFonts w:asciiTheme="majorBidi" w:hAnsiTheme="majorBidi" w:cstheme="majorBidi"/>
                  <w:sz w:val="16"/>
                  <w:lang w:val="en-GB"/>
                </w:rPr>
                <w:delText>,</w:delText>
              </w:r>
            </w:del>
            <w:ins w:id="10835"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650</w:t>
            </w:r>
            <w:del w:id="10836" w:author="Jane Shaw" w:date="2015-10-28T17:50:00Z">
              <w:r w:rsidRPr="00F31509" w:rsidDel="001C17C4">
                <w:rPr>
                  <w:rFonts w:asciiTheme="majorBidi" w:hAnsiTheme="majorBidi" w:cstheme="majorBidi"/>
                  <w:sz w:val="16"/>
                  <w:lang w:val="en-GB"/>
                </w:rPr>
                <w:delText>,</w:delText>
              </w:r>
            </w:del>
            <w:ins w:id="10837"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3629117F" w14:textId="0BFCCDF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w:t>
            </w:r>
            <w:del w:id="10838" w:author="Jane Shaw" w:date="2015-10-28T17:50:00Z">
              <w:r w:rsidRPr="00F31509" w:rsidDel="001C17C4">
                <w:rPr>
                  <w:rFonts w:asciiTheme="majorBidi" w:hAnsiTheme="majorBidi" w:cstheme="majorBidi"/>
                  <w:sz w:val="16"/>
                  <w:lang w:val="en-GB"/>
                </w:rPr>
                <w:delText>,</w:delText>
              </w:r>
            </w:del>
            <w:ins w:id="10839"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09103E2" w14:textId="7C75767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w:t>
            </w:r>
            <w:del w:id="10840" w:author="Jane Shaw" w:date="2015-10-28T17:50:00Z">
              <w:r w:rsidRPr="00F31509" w:rsidDel="001C17C4">
                <w:rPr>
                  <w:rFonts w:asciiTheme="majorBidi" w:hAnsiTheme="majorBidi" w:cstheme="majorBidi"/>
                  <w:sz w:val="16"/>
                  <w:lang w:val="en-GB"/>
                </w:rPr>
                <w:delText>,</w:delText>
              </w:r>
            </w:del>
            <w:ins w:id="10841"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364EF1A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D98A95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A5787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0B9C3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73BC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B87C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65954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1D459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2879371"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1A1A489E"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7D60A8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2434DD" w14:textId="414E538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w:t>
            </w:r>
            <w:del w:id="10842" w:author="Jane Shaw" w:date="2015-10-28T17:50:00Z">
              <w:r w:rsidRPr="00F31509" w:rsidDel="001C17C4">
                <w:rPr>
                  <w:rFonts w:asciiTheme="majorBidi" w:hAnsiTheme="majorBidi" w:cstheme="majorBidi"/>
                  <w:sz w:val="16"/>
                  <w:lang w:val="en-GB"/>
                </w:rPr>
                <w:delText>,</w:delText>
              </w:r>
            </w:del>
            <w:ins w:id="10843"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80CB504" w14:textId="74E7209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w:t>
            </w:r>
            <w:del w:id="10844" w:author="Jane Shaw" w:date="2015-10-28T17:50:00Z">
              <w:r w:rsidRPr="00F31509" w:rsidDel="001C17C4">
                <w:rPr>
                  <w:rFonts w:asciiTheme="majorBidi" w:hAnsiTheme="majorBidi" w:cstheme="majorBidi"/>
                  <w:sz w:val="16"/>
                  <w:lang w:val="en-GB"/>
                </w:rPr>
                <w:delText>,</w:delText>
              </w:r>
            </w:del>
            <w:ins w:id="10845"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A890CC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6BD257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5289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7348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9F06A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CF84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1E97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96CE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686E93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16302627"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5034605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5FB51B" w14:textId="61DACDD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w:t>
            </w:r>
            <w:del w:id="10846" w:author="Jane Shaw" w:date="2015-10-28T17:50:00Z">
              <w:r w:rsidRPr="00F31509" w:rsidDel="001C17C4">
                <w:rPr>
                  <w:rFonts w:asciiTheme="majorBidi" w:hAnsiTheme="majorBidi" w:cstheme="majorBidi"/>
                  <w:sz w:val="16"/>
                  <w:lang w:val="en-GB"/>
                </w:rPr>
                <w:delText>,</w:delText>
              </w:r>
            </w:del>
            <w:ins w:id="10847"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6B390B1" w14:textId="2217DB4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w:t>
            </w:r>
            <w:del w:id="10848" w:author="Jane Shaw" w:date="2015-10-28T17:50:00Z">
              <w:r w:rsidRPr="00F31509" w:rsidDel="001C17C4">
                <w:rPr>
                  <w:rFonts w:asciiTheme="majorBidi" w:hAnsiTheme="majorBidi" w:cstheme="majorBidi"/>
                  <w:sz w:val="16"/>
                  <w:lang w:val="en-GB"/>
                </w:rPr>
                <w:delText>,</w:delText>
              </w:r>
            </w:del>
            <w:ins w:id="10849"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c>
          <w:tcPr>
            <w:tcW w:w="0" w:type="auto"/>
          </w:tcPr>
          <w:p w14:paraId="11C2C5D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82DC1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5B61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B5A7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DB70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89AB1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7578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A9574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BEE36AA"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0AE687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7DEB0DA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787B44" w14:textId="0843ACF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w:t>
            </w:r>
            <w:del w:id="10850" w:author="Jane Shaw" w:date="2015-10-28T17:50:00Z">
              <w:r w:rsidRPr="00F31509" w:rsidDel="001C17C4">
                <w:rPr>
                  <w:rFonts w:asciiTheme="majorBidi" w:hAnsiTheme="majorBidi" w:cstheme="majorBidi"/>
                  <w:sz w:val="16"/>
                  <w:lang w:val="en-GB"/>
                </w:rPr>
                <w:delText>,</w:delText>
              </w:r>
            </w:del>
            <w:ins w:id="10851"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21DBC3D" w14:textId="274EB9A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w:t>
            </w:r>
            <w:del w:id="10852" w:author="Jane Shaw" w:date="2015-10-28T17:50:00Z">
              <w:r w:rsidRPr="00F31509" w:rsidDel="001C17C4">
                <w:rPr>
                  <w:rFonts w:asciiTheme="majorBidi" w:hAnsiTheme="majorBidi" w:cstheme="majorBidi"/>
                  <w:sz w:val="16"/>
                  <w:lang w:val="en-GB"/>
                </w:rPr>
                <w:delText>,</w:delText>
              </w:r>
            </w:del>
            <w:ins w:id="10853"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59CB56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8C2BE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02BA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BDFF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FE37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D1C6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569C0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AD0D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3D6313"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CB3DA1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2AC1B4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445155" w14:textId="1235DBB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w:t>
            </w:r>
            <w:del w:id="10854" w:author="Jane Shaw" w:date="2015-10-28T17:50:00Z">
              <w:r w:rsidRPr="00F31509" w:rsidDel="001C17C4">
                <w:rPr>
                  <w:rFonts w:asciiTheme="majorBidi" w:hAnsiTheme="majorBidi" w:cstheme="majorBidi"/>
                  <w:sz w:val="16"/>
                  <w:lang w:val="en-GB"/>
                </w:rPr>
                <w:delText>,</w:delText>
              </w:r>
            </w:del>
            <w:ins w:id="10855"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2BF11BEC" w14:textId="45E57AC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0856" w:author="Jane Shaw" w:date="2015-10-28T17:50:00Z">
              <w:r w:rsidRPr="00F31509" w:rsidDel="001C17C4">
                <w:rPr>
                  <w:rFonts w:asciiTheme="majorBidi" w:hAnsiTheme="majorBidi" w:cstheme="majorBidi"/>
                  <w:sz w:val="16"/>
                  <w:lang w:val="en-GB"/>
                </w:rPr>
                <w:delText>,</w:delText>
              </w:r>
            </w:del>
            <w:ins w:id="10857"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343</w:t>
            </w:r>
            <w:del w:id="10858" w:author="Jane Shaw" w:date="2015-10-28T17:50:00Z">
              <w:r w:rsidRPr="00F31509" w:rsidDel="001C17C4">
                <w:rPr>
                  <w:rFonts w:asciiTheme="majorBidi" w:hAnsiTheme="majorBidi" w:cstheme="majorBidi"/>
                  <w:sz w:val="16"/>
                  <w:lang w:val="en-GB"/>
                </w:rPr>
                <w:delText>,</w:delText>
              </w:r>
            </w:del>
            <w:ins w:id="10859" w:author="Jane Shaw" w:date="2015-10-28T17:50:00Z">
              <w:r w:rsidR="001C17C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BC8F1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6EEEB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B3F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871C1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4DF1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2857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A271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EF4BD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5C0EC64A" w14:textId="77777777" w:rsidR="004F65E4" w:rsidRPr="00F31509" w:rsidRDefault="004F65E4" w:rsidP="006F3003">
      <w:pPr>
        <w:pStyle w:val="Titolo3"/>
        <w:rPr>
          <w:rFonts w:asciiTheme="majorBidi" w:hAnsiTheme="majorBidi" w:cstheme="majorBidi"/>
          <w:lang w:val="en-GB"/>
        </w:rPr>
      </w:pPr>
      <w:bookmarkStart w:id="10860" w:name="food"/>
      <w:bookmarkEnd w:id="10860"/>
      <w:r w:rsidRPr="00F31509">
        <w:rPr>
          <w:rFonts w:asciiTheme="majorBidi" w:hAnsiTheme="majorBidi" w:cstheme="majorBidi"/>
          <w:lang w:val="en-GB"/>
        </w:rPr>
        <w:t>Food</w:t>
      </w:r>
    </w:p>
    <w:p w14:paraId="3DD9DE6C" w14:textId="6856E15C"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w:t>
      </w:r>
      <w:del w:id="10861" w:author="Jane Shaw" w:date="2015-10-28T17:50:00Z">
        <w:r w:rsidRPr="00F31509" w:rsidDel="001C17C4">
          <w:rPr>
            <w:rFonts w:asciiTheme="majorBidi" w:eastAsia="Times New Roman" w:hAnsiTheme="majorBidi" w:cstheme="majorBidi"/>
            <w:lang w:val="en-GB"/>
          </w:rPr>
          <w:delText>Chapter 2</w:delText>
        </w:r>
      </w:del>
      <w:ins w:id="10862" w:author="Jane Shaw" w:date="2015-10-28T17:50:00Z">
        <w:r w:rsidR="001C17C4">
          <w:rPr>
            <w:rFonts w:asciiTheme="majorBidi" w:eastAsia="Times New Roman" w:hAnsiTheme="majorBidi" w:cstheme="majorBidi"/>
            <w:lang w:val="en-GB"/>
          </w:rPr>
          <w:t>section 3.5</w:t>
        </w:r>
      </w:ins>
      <w:r w:rsidRPr="00F31509">
        <w:rPr>
          <w:rFonts w:asciiTheme="majorBidi" w:eastAsia="Times New Roman" w:hAnsiTheme="majorBidi" w:cstheme="majorBidi"/>
          <w:lang w:val="en-GB"/>
        </w:rPr>
        <w:t xml:space="preserve">, there are several options </w:t>
      </w:r>
      <w:del w:id="10863" w:author="Jane Shaw" w:date="2015-10-28T17:50:00Z">
        <w:r w:rsidRPr="00F31509" w:rsidDel="001C17C4">
          <w:rPr>
            <w:rFonts w:asciiTheme="majorBidi" w:eastAsia="Times New Roman" w:hAnsiTheme="majorBidi" w:cstheme="majorBidi"/>
            <w:lang w:val="en-GB"/>
          </w:rPr>
          <w:delText xml:space="preserve">to </w:delText>
        </w:r>
      </w:del>
      <w:ins w:id="10864" w:author="Jane Shaw" w:date="2015-10-28T17:50:00Z">
        <w:r w:rsidR="001C17C4">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obtain</w:t>
      </w:r>
      <w:ins w:id="10865" w:author="Jane Shaw" w:date="2015-10-28T17:50:00Z">
        <w:r w:rsidR="001C17C4">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estimates </w:t>
      </w:r>
      <w:del w:id="10866" w:author="Jane Shaw" w:date="2015-10-28T17:50:00Z">
        <w:r w:rsidRPr="00F31509" w:rsidDel="001C17C4">
          <w:rPr>
            <w:rFonts w:asciiTheme="majorBidi" w:eastAsia="Times New Roman" w:hAnsiTheme="majorBidi" w:cstheme="majorBidi"/>
            <w:lang w:val="en-GB"/>
          </w:rPr>
          <w:delText xml:space="preserve">for </w:delText>
        </w:r>
      </w:del>
      <w:ins w:id="10867" w:author="Jane Shaw" w:date="2015-10-28T17:50:00Z">
        <w:r w:rsidR="001C17C4">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 xml:space="preserve">case, food can </w:t>
      </w:r>
      <w:del w:id="10868" w:author="Jane Shaw" w:date="2015-10-28T17:51:00Z">
        <w:r w:rsidRPr="00F31509" w:rsidDel="001C17C4">
          <w:rPr>
            <w:rFonts w:asciiTheme="majorBidi" w:eastAsia="Times New Roman" w:hAnsiTheme="majorBidi" w:cstheme="majorBidi"/>
            <w:lang w:val="en-GB"/>
          </w:rPr>
          <w:delText xml:space="preserve">essentially </w:delText>
        </w:r>
      </w:del>
      <w:r w:rsidRPr="00F31509">
        <w:rPr>
          <w:rFonts w:asciiTheme="majorBidi" w:eastAsia="Times New Roman" w:hAnsiTheme="majorBidi" w:cstheme="majorBidi"/>
          <w:lang w:val="en-GB"/>
        </w:rPr>
        <w:t>be obtained as the balancing item between supply and utilization</w:t>
      </w:r>
      <w:ins w:id="10869" w:author="Jane Shaw" w:date="2015-10-28T17:51:00Z">
        <w:r w:rsidR="001C17C4">
          <w:rPr>
            <w:rFonts w:asciiTheme="majorBidi" w:eastAsia="Times New Roman" w:hAnsiTheme="majorBidi" w:cstheme="majorBidi"/>
            <w:lang w:val="en-GB"/>
          </w:rPr>
          <w:t>,</w:t>
        </w:r>
      </w:ins>
      <w:del w:id="10870" w:author="Jane Shaw" w:date="2015-10-28T17:51:00Z">
        <w:r w:rsidRPr="00F31509" w:rsidDel="001C17C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871" w:author="Jane Shaw" w:date="2015-10-28T17:51:00Z">
        <w:r w:rsidRPr="00F31509" w:rsidDel="001C17C4">
          <w:rPr>
            <w:rFonts w:asciiTheme="majorBidi" w:eastAsia="Times New Roman" w:hAnsiTheme="majorBidi" w:cstheme="majorBidi"/>
            <w:lang w:val="en-GB"/>
          </w:rPr>
          <w:delText xml:space="preserve">This </w:delText>
        </w:r>
      </w:del>
      <w:ins w:id="10872" w:author="Jane Shaw" w:date="2015-10-28T17:51:00Z">
        <w:r w:rsidR="001C17C4">
          <w:rPr>
            <w:rFonts w:asciiTheme="majorBidi" w:eastAsia="Times New Roman" w:hAnsiTheme="majorBidi" w:cstheme="majorBidi"/>
            <w:lang w:val="en-GB"/>
          </w:rPr>
          <w:t xml:space="preserve">which </w:t>
        </w:r>
      </w:ins>
      <w:del w:id="10873" w:author="Jane Shaw" w:date="2015-10-28T17:52:00Z">
        <w:r w:rsidRPr="00F31509" w:rsidDel="001C17C4">
          <w:rPr>
            <w:rFonts w:asciiTheme="majorBidi" w:eastAsia="Times New Roman" w:hAnsiTheme="majorBidi" w:cstheme="majorBidi"/>
            <w:lang w:val="en-GB"/>
          </w:rPr>
          <w:delText xml:space="preserve">can </w:delText>
        </w:r>
      </w:del>
      <w:r w:rsidRPr="00F31509">
        <w:rPr>
          <w:rFonts w:asciiTheme="majorBidi" w:eastAsia="Times New Roman" w:hAnsiTheme="majorBidi" w:cstheme="majorBidi"/>
          <w:lang w:val="en-GB"/>
        </w:rPr>
        <w:t>render</w:t>
      </w:r>
      <w:ins w:id="10874" w:author="Jane Shaw" w:date="2015-10-28T17:52:00Z">
        <w:r w:rsidR="001C17C4">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good estimates where food is the sole</w:t>
      </w:r>
      <w:ins w:id="10875" w:author="Jane Shaw" w:date="2015-10-28T17:52:00Z">
        <w:r w:rsidR="001C17C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o</w:t>
      </w:r>
      <w:ins w:id="10876" w:author="Jane Shaw" w:date="2015-10-28T17:52:00Z">
        <w:r w:rsidR="001C17C4">
          <w:rPr>
            <w:rFonts w:asciiTheme="majorBidi" w:eastAsia="Times New Roman" w:hAnsiTheme="majorBidi" w:cstheme="majorBidi"/>
            <w:lang w:val="en-GB"/>
          </w:rPr>
          <w:t>r</w:t>
        </w:r>
      </w:ins>
      <w:del w:id="10877" w:author="Jane Shaw" w:date="2015-10-28T17:52:00Z">
        <w:r w:rsidRPr="00F31509" w:rsidDel="001C17C4">
          <w:rPr>
            <w:rFonts w:asciiTheme="majorBidi" w:eastAsia="Times New Roman" w:hAnsiTheme="majorBidi" w:cstheme="majorBidi"/>
            <w:lang w:val="en-GB"/>
          </w:rPr>
          <w:delText>f</w:delText>
        </w:r>
      </w:del>
      <w:r w:rsidRPr="00F31509">
        <w:rPr>
          <w:rFonts w:asciiTheme="majorBidi" w:eastAsia="Times New Roman" w:hAnsiTheme="majorBidi" w:cstheme="majorBidi"/>
          <w:lang w:val="en-GB"/>
        </w:rPr>
        <w:t xml:space="preserve"> at least the main</w:t>
      </w:r>
      <w:ins w:id="10878" w:author="Jane Shaw" w:date="2015-10-28T17:52:00Z">
        <w:r w:rsidR="001C17C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form of utilization, as is the case </w:t>
      </w:r>
      <w:del w:id="10879" w:author="Jane Shaw" w:date="2015-11-07T19:59:00Z">
        <w:r w:rsidRPr="00F31509" w:rsidDel="006536F2">
          <w:rPr>
            <w:rFonts w:asciiTheme="majorBidi" w:eastAsia="Times New Roman" w:hAnsiTheme="majorBidi" w:cstheme="majorBidi"/>
            <w:lang w:val="en-GB"/>
          </w:rPr>
          <w:delText xml:space="preserve">for </w:delText>
        </w:r>
      </w:del>
      <w:ins w:id="10880" w:author="Jane Shaw" w:date="2015-11-07T19:59:00Z">
        <w:r w:rsidR="006536F2">
          <w:rPr>
            <w:rFonts w:asciiTheme="majorBidi" w:eastAsia="Times New Roman" w:hAnsiTheme="majorBidi" w:cstheme="majorBidi"/>
            <w:lang w:val="en-GB"/>
          </w:rPr>
          <w:t>of</w:t>
        </w:r>
        <w:r w:rsidR="006536F2" w:rsidRPr="00F31509">
          <w:rPr>
            <w:rFonts w:asciiTheme="majorBidi" w:eastAsia="Times New Roman" w:hAnsiTheme="majorBidi" w:cstheme="majorBidi"/>
            <w:lang w:val="en-GB"/>
          </w:rPr>
          <w:t xml:space="preserve"> </w:t>
        </w:r>
      </w:ins>
      <w:del w:id="10881" w:author="Jane Shaw" w:date="2015-10-28T17:52:00Z">
        <w:r w:rsidRPr="00F31509" w:rsidDel="001C17C4">
          <w:rPr>
            <w:rFonts w:asciiTheme="majorBidi" w:eastAsia="Times New Roman" w:hAnsiTheme="majorBidi" w:cstheme="majorBidi"/>
            <w:lang w:val="en-GB"/>
          </w:rPr>
          <w:delText xml:space="preserve">the various </w:delText>
        </w:r>
      </w:del>
      <w:r w:rsidRPr="00F31509">
        <w:rPr>
          <w:rFonts w:asciiTheme="majorBidi" w:eastAsia="Times New Roman" w:hAnsiTheme="majorBidi" w:cstheme="majorBidi"/>
          <w:lang w:val="en-GB"/>
        </w:rPr>
        <w:t>meats, eggs, butter</w:t>
      </w:r>
      <w:del w:id="10882" w:author="Jane Shaw" w:date="2015-10-28T17:52:00Z">
        <w:r w:rsidRPr="00F31509" w:rsidDel="001C17C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or</w:t>
      </w:r>
      <w:ins w:id="10883" w:author="Jane Shaw" w:date="2015-10-28T17:52:00Z">
        <w:r w:rsidR="001C17C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albeit to a lesser extent, milk and milk products.</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Food estimates can also be obtained by gathering data from first</w:t>
      </w:r>
      <w:ins w:id="10884" w:author="Jane Shaw" w:date="2015-10-28T17:52:00Z">
        <w:r w:rsidR="001C17C4">
          <w:rPr>
            <w:rFonts w:asciiTheme="majorBidi" w:eastAsia="Times New Roman" w:hAnsiTheme="majorBidi" w:cstheme="majorBidi"/>
            <w:lang w:val="en-GB"/>
          </w:rPr>
          <w:t>-</w:t>
        </w:r>
      </w:ins>
      <w:del w:id="10885" w:author="Jane Shaw" w:date="2015-10-28T17:52:00Z">
        <w:r w:rsidRPr="00F31509" w:rsidDel="001C17C4">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level processors such as flour mills, oilseed crushers, abattoirs</w:t>
      </w:r>
      <w:ins w:id="10886" w:author="Jane Shaw" w:date="2015-10-28T17:52:00Z">
        <w:r w:rsidR="001C17C4">
          <w:rPr>
            <w:rFonts w:asciiTheme="majorBidi" w:eastAsia="Times New Roman" w:hAnsiTheme="majorBidi" w:cstheme="majorBidi"/>
            <w:lang w:val="en-GB"/>
          </w:rPr>
          <w:t xml:space="preserve"> and</w:t>
        </w:r>
      </w:ins>
      <w:del w:id="10887" w:author="Jane Shaw" w:date="2015-10-28T17:52:00Z">
        <w:r w:rsidRPr="00F31509" w:rsidDel="001C17C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dairies</w:t>
      </w:r>
      <w:del w:id="10888" w:author="Jane Shaw" w:date="2015-10-28T17:52:00Z">
        <w:r w:rsidRPr="00F31509" w:rsidDel="001C17C4">
          <w:rPr>
            <w:rFonts w:asciiTheme="majorBidi" w:eastAsia="Times New Roman" w:hAnsiTheme="majorBidi" w:cstheme="majorBidi"/>
            <w:lang w:val="en-GB"/>
          </w:rPr>
          <w:delText>, etc.</w:delText>
        </w:r>
      </w:del>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w:t>
      </w:r>
      <w:del w:id="10889" w:author="Jane Shaw" w:date="2015-10-28T17:53:00Z">
        <w:r w:rsidRPr="00F31509" w:rsidDel="001C17C4">
          <w:rPr>
            <w:rFonts w:asciiTheme="majorBidi" w:eastAsia="Times New Roman" w:hAnsiTheme="majorBidi" w:cstheme="majorBidi"/>
            <w:lang w:val="en-GB"/>
          </w:rPr>
          <w:delText xml:space="preserve">reflect </w:delText>
        </w:r>
      </w:del>
      <w:ins w:id="10890" w:author="Jane Shaw" w:date="2015-10-28T17:53:00Z">
        <w:r w:rsidR="001C17C4">
          <w:rPr>
            <w:rFonts w:asciiTheme="majorBidi" w:eastAsia="Times New Roman" w:hAnsiTheme="majorBidi" w:cstheme="majorBidi"/>
            <w:lang w:val="en-GB"/>
          </w:rPr>
          <w:t xml:space="preserve">represent </w:t>
        </w:r>
      </w:ins>
      <w:r w:rsidRPr="00F31509">
        <w:rPr>
          <w:rFonts w:asciiTheme="majorBidi" w:eastAsia="Times New Roman" w:hAnsiTheme="majorBidi" w:cstheme="majorBidi"/>
          <w:lang w:val="en-GB"/>
        </w:rPr>
        <w:t>a bottleneck in the processing chain</w:t>
      </w:r>
      <w:del w:id="10891" w:author="Jane Shaw" w:date="2015-10-28T17:53:00Z">
        <w:r w:rsidRPr="00F31509" w:rsidDel="001C17C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892" w:author="Jane Shaw" w:date="2015-10-28T17:53:00Z">
        <w:r w:rsidRPr="00F31509" w:rsidDel="001C17C4">
          <w:rPr>
            <w:rFonts w:asciiTheme="majorBidi" w:eastAsia="Times New Roman" w:hAnsiTheme="majorBidi" w:cstheme="majorBidi"/>
            <w:lang w:val="en-GB"/>
          </w:rPr>
          <w:delText xml:space="preserve">i.e. </w:delText>
        </w:r>
      </w:del>
      <w:ins w:id="10893" w:author="Jane Shaw" w:date="2015-10-28T17:53:00Z">
        <w:r w:rsidR="001C17C4">
          <w:rPr>
            <w:rFonts w:asciiTheme="majorBidi" w:eastAsia="Times New Roman" w:hAnsiTheme="majorBidi" w:cstheme="majorBidi"/>
            <w:lang w:val="en-GB"/>
          </w:rPr>
          <w:t xml:space="preserve">by </w:t>
        </w:r>
      </w:ins>
      <w:r w:rsidRPr="00F31509">
        <w:rPr>
          <w:rFonts w:asciiTheme="majorBidi" w:eastAsia="Times New Roman" w:hAnsiTheme="majorBidi" w:cstheme="majorBidi"/>
          <w:lang w:val="en-GB"/>
        </w:rPr>
        <w:t>cover</w:t>
      </w:r>
      <w:ins w:id="10894" w:author="Jane Shaw" w:date="2015-10-28T17:53:00Z">
        <w:r w:rsidR="001C17C4">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a large share of </w:t>
      </w:r>
      <w:del w:id="10895" w:author="Jane Shaw" w:date="2015-10-28T17:53:00Z">
        <w:r w:rsidRPr="00F31509" w:rsidDel="001C17C4">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primary processing. For the sake of demonstrating imputation methods, </w:t>
      </w:r>
      <w:del w:id="10896" w:author="Jane Shaw" w:date="2015-10-28T17:54:00Z">
        <w:r w:rsidRPr="00F31509" w:rsidDel="00133148">
          <w:rPr>
            <w:rFonts w:asciiTheme="majorBidi" w:eastAsia="Times New Roman" w:hAnsiTheme="majorBidi" w:cstheme="majorBidi"/>
            <w:lang w:val="en-GB"/>
          </w:rPr>
          <w:delText xml:space="preserve">we </w:delText>
        </w:r>
      </w:del>
      <w:ins w:id="10897" w:author="Jane Shaw" w:date="2015-10-28T17:54:00Z">
        <w:r w:rsidR="00133148">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assume</w:t>
      </w:r>
      <w:ins w:id="10898" w:author="Jane Shaw" w:date="2015-10-28T17:54:00Z">
        <w:r w:rsidR="00133148">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w:t>
      </w:r>
      <w:del w:id="10899" w:author="Jane Shaw" w:date="2015-10-28T17:54:00Z">
        <w:r w:rsidRPr="00F31509" w:rsidDel="00133148">
          <w:rPr>
            <w:rFonts w:asciiTheme="majorBidi" w:eastAsia="Times New Roman" w:hAnsiTheme="majorBidi" w:cstheme="majorBidi"/>
            <w:lang w:val="en-GB"/>
          </w:rPr>
          <w:delText xml:space="preserve">here </w:delText>
        </w:r>
      </w:del>
      <w:r w:rsidRPr="00F31509">
        <w:rPr>
          <w:rFonts w:asciiTheme="majorBidi" w:eastAsia="Times New Roman" w:hAnsiTheme="majorBidi" w:cstheme="majorBidi"/>
          <w:lang w:val="en-GB"/>
        </w:rPr>
        <w:t xml:space="preserve">that no such information is available and that </w:t>
      </w:r>
      <w:del w:id="10900" w:author="Jane Shaw" w:date="2015-10-28T17:54:00Z">
        <w:r w:rsidRPr="00F31509" w:rsidDel="00133148">
          <w:rPr>
            <w:rFonts w:asciiTheme="majorBidi" w:eastAsia="Times New Roman" w:hAnsiTheme="majorBidi" w:cstheme="majorBidi"/>
            <w:lang w:val="en-GB"/>
          </w:rPr>
          <w:delText xml:space="preserve">assuming </w:delText>
        </w:r>
      </w:del>
      <w:ins w:id="10901" w:author="Jane Shaw" w:date="2015-10-28T17:54:00Z">
        <w:r w:rsidR="00133148">
          <w:rPr>
            <w:rFonts w:asciiTheme="majorBidi" w:eastAsia="Times New Roman" w:hAnsiTheme="majorBidi" w:cstheme="majorBidi"/>
            <w:lang w:val="en-GB"/>
          </w:rPr>
          <w:t xml:space="preserve">using </w:t>
        </w:r>
      </w:ins>
      <w:r w:rsidRPr="00F31509">
        <w:rPr>
          <w:rFonts w:asciiTheme="majorBidi" w:eastAsia="Times New Roman" w:hAnsiTheme="majorBidi" w:cstheme="majorBidi"/>
          <w:lang w:val="en-GB"/>
        </w:rPr>
        <w:t xml:space="preserve">food as a balancing item is not </w:t>
      </w:r>
      <w:del w:id="10902" w:author="Jane Shaw" w:date="2015-10-28T17:54:00Z">
        <w:r w:rsidRPr="00F31509" w:rsidDel="00133148">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reasonable</w:t>
      </w:r>
      <w:del w:id="10903" w:author="Jane Shaw" w:date="2015-10-28T17:54:00Z">
        <w:r w:rsidRPr="00F31509" w:rsidDel="00133148">
          <w:rPr>
            <w:rFonts w:asciiTheme="majorBidi" w:eastAsia="Times New Roman" w:hAnsiTheme="majorBidi" w:cstheme="majorBidi"/>
            <w:lang w:val="en-GB"/>
          </w:rPr>
          <w:delText xml:space="preserve"> assumption</w:delText>
        </w:r>
      </w:del>
      <w:r w:rsidRPr="00F31509">
        <w:rPr>
          <w:rFonts w:asciiTheme="majorBidi" w:eastAsia="Times New Roman" w:hAnsiTheme="majorBidi" w:cstheme="majorBidi"/>
          <w:lang w:val="en-GB"/>
        </w:rPr>
        <w:t xml:space="preserve">. Instead, </w:t>
      </w:r>
      <w:del w:id="10904" w:author="Jane Shaw" w:date="2015-10-28T17:54:00Z">
        <w:r w:rsidRPr="00F31509" w:rsidDel="00133148">
          <w:rPr>
            <w:rFonts w:asciiTheme="majorBidi" w:eastAsia="Times New Roman" w:hAnsiTheme="majorBidi" w:cstheme="majorBidi"/>
            <w:lang w:val="en-GB"/>
          </w:rPr>
          <w:delText xml:space="preserve">we show how to estimate </w:delText>
        </w:r>
      </w:del>
      <w:r w:rsidRPr="00F31509">
        <w:rPr>
          <w:rFonts w:asciiTheme="majorBidi" w:eastAsia="Times New Roman" w:hAnsiTheme="majorBidi" w:cstheme="majorBidi"/>
          <w:lang w:val="en-GB"/>
        </w:rPr>
        <w:t xml:space="preserve">food use </w:t>
      </w:r>
      <w:ins w:id="10905" w:author="Jane Shaw" w:date="2015-10-28T17:55:00Z">
        <w:r w:rsidR="00133148">
          <w:rPr>
            <w:rFonts w:asciiTheme="majorBidi" w:eastAsia="Times New Roman" w:hAnsiTheme="majorBidi" w:cstheme="majorBidi"/>
            <w:lang w:val="en-GB"/>
          </w:rPr>
          <w:t xml:space="preserve">is estimated </w:t>
        </w:r>
      </w:ins>
      <w:del w:id="10906" w:author="Jane Shaw" w:date="2015-10-28T17:55:00Z">
        <w:r w:rsidRPr="00F31509" w:rsidDel="00133148">
          <w:rPr>
            <w:rFonts w:asciiTheme="majorBidi" w:eastAsia="Times New Roman" w:hAnsiTheme="majorBidi" w:cstheme="majorBidi"/>
            <w:lang w:val="en-GB"/>
          </w:rPr>
          <w:delText xml:space="preserve">based on </w:delText>
        </w:r>
      </w:del>
      <w:ins w:id="10907" w:author="Jane Shaw" w:date="2015-10-28T17:55:00Z">
        <w:r w:rsidR="00133148">
          <w:rPr>
            <w:rFonts w:asciiTheme="majorBidi" w:eastAsia="Times New Roman" w:hAnsiTheme="majorBidi" w:cstheme="majorBidi"/>
            <w:lang w:val="en-GB"/>
          </w:rPr>
          <w:t xml:space="preserve">from </w:t>
        </w:r>
      </w:ins>
      <w:r w:rsidRPr="00F31509">
        <w:rPr>
          <w:rFonts w:asciiTheme="majorBidi" w:eastAsia="Times New Roman" w:hAnsiTheme="majorBidi" w:cstheme="majorBidi"/>
          <w:lang w:val="en-GB"/>
        </w:rPr>
        <w:t xml:space="preserve">previous estimates and changes in consumer income, etc. </w:t>
      </w:r>
      <w:del w:id="10908" w:author="Jane Shaw" w:date="2015-10-28T17:55:00Z">
        <w:r w:rsidR="00542BD2" w:rsidRPr="00F31509" w:rsidDel="00133148">
          <w:rPr>
            <w:rFonts w:asciiTheme="majorBidi" w:eastAsia="Times New Roman" w:hAnsiTheme="majorBidi" w:cstheme="majorBidi"/>
            <w:lang w:val="en-GB"/>
          </w:rPr>
          <w:delText xml:space="preserve">Also, </w:delText>
        </w:r>
      </w:del>
      <w:ins w:id="10909" w:author="Jane Shaw" w:date="2015-10-28T17:55:00Z">
        <w:r w:rsidR="00133148">
          <w:rPr>
            <w:rFonts w:asciiTheme="majorBidi" w:eastAsia="Times New Roman" w:hAnsiTheme="majorBidi" w:cstheme="majorBidi"/>
            <w:lang w:val="en-GB"/>
          </w:rPr>
          <w:t xml:space="preserve">It should be </w:t>
        </w:r>
      </w:ins>
      <w:r w:rsidR="00542BD2" w:rsidRPr="00F31509">
        <w:rPr>
          <w:rFonts w:asciiTheme="majorBidi" w:eastAsia="Times New Roman" w:hAnsiTheme="majorBidi" w:cstheme="majorBidi"/>
          <w:lang w:val="en-GB"/>
        </w:rPr>
        <w:t>note</w:t>
      </w:r>
      <w:ins w:id="10910" w:author="Jane Shaw" w:date="2015-10-28T17:55:00Z">
        <w:r w:rsidR="00133148">
          <w:rPr>
            <w:rFonts w:asciiTheme="majorBidi" w:eastAsia="Times New Roman" w:hAnsiTheme="majorBidi" w:cstheme="majorBidi"/>
            <w:lang w:val="en-GB"/>
          </w:rPr>
          <w:t>d</w:t>
        </w:r>
      </w:ins>
      <w:r w:rsidR="00542BD2" w:rsidRPr="00F31509">
        <w:rPr>
          <w:rFonts w:asciiTheme="majorBidi" w:eastAsia="Times New Roman" w:hAnsiTheme="majorBidi" w:cstheme="majorBidi"/>
          <w:lang w:val="en-GB"/>
        </w:rPr>
        <w:t xml:space="preserve"> that when </w:t>
      </w:r>
      <w:del w:id="10911" w:author="Jane Shaw" w:date="2015-10-28T17:55:00Z">
        <w:r w:rsidR="00542BD2" w:rsidRPr="00F31509" w:rsidDel="00133148">
          <w:rPr>
            <w:rFonts w:asciiTheme="majorBidi" w:eastAsia="Times New Roman" w:hAnsiTheme="majorBidi" w:cstheme="majorBidi"/>
            <w:lang w:val="en-GB"/>
          </w:rPr>
          <w:delText xml:space="preserve">such </w:delText>
        </w:r>
      </w:del>
      <w:r w:rsidR="00542BD2" w:rsidRPr="00F31509">
        <w:rPr>
          <w:rFonts w:asciiTheme="majorBidi" w:eastAsia="Times New Roman" w:hAnsiTheme="majorBidi" w:cstheme="majorBidi"/>
          <w:lang w:val="en-GB"/>
        </w:rPr>
        <w:t xml:space="preserve">information on food is available, the balancing mechanism </w:t>
      </w:r>
      <w:del w:id="10912" w:author="Jane Shaw" w:date="2015-10-28T17:55:00Z">
        <w:r w:rsidR="00542BD2" w:rsidRPr="00F31509" w:rsidDel="00133148">
          <w:rPr>
            <w:rFonts w:asciiTheme="majorBidi" w:eastAsia="Times New Roman" w:hAnsiTheme="majorBidi" w:cstheme="majorBidi"/>
            <w:lang w:val="en-GB"/>
          </w:rPr>
          <w:delText xml:space="preserve">as </w:delText>
        </w:r>
      </w:del>
      <w:r w:rsidR="00542BD2" w:rsidRPr="00F31509">
        <w:rPr>
          <w:rFonts w:asciiTheme="majorBidi" w:eastAsia="Times New Roman" w:hAnsiTheme="majorBidi" w:cstheme="majorBidi"/>
          <w:lang w:val="en-GB"/>
        </w:rPr>
        <w:t>described here will automatically use food as the residual (as there would be no other element to absorb the imbalance).</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Thus, only one approach is required.</w:t>
      </w:r>
    </w:p>
    <w:p w14:paraId="6A36B165" w14:textId="119792F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this end, </w:t>
      </w:r>
      <w:del w:id="10913" w:author="Jane Shaw" w:date="2015-10-28T17:55:00Z">
        <w:r w:rsidRPr="00F31509" w:rsidDel="00133148">
          <w:rPr>
            <w:rFonts w:asciiTheme="majorBidi" w:eastAsia="Times New Roman" w:hAnsiTheme="majorBidi" w:cstheme="majorBidi"/>
            <w:lang w:val="en-GB"/>
          </w:rPr>
          <w:delText xml:space="preserve">we estimate </w:delText>
        </w:r>
      </w:del>
      <w:r w:rsidRPr="00F31509">
        <w:rPr>
          <w:rFonts w:asciiTheme="majorBidi" w:eastAsia="Times New Roman" w:hAnsiTheme="majorBidi" w:cstheme="majorBidi"/>
          <w:lang w:val="en-GB"/>
        </w:rPr>
        <w:t xml:space="preserve">food consumption </w:t>
      </w:r>
      <w:ins w:id="10914" w:author="Jane Shaw" w:date="2015-10-28T17:55:00Z">
        <w:r w:rsidR="00133148">
          <w:rPr>
            <w:rFonts w:asciiTheme="majorBidi" w:eastAsia="Times New Roman" w:hAnsiTheme="majorBidi" w:cstheme="majorBidi"/>
            <w:lang w:val="en-GB"/>
          </w:rPr>
          <w:t xml:space="preserve">is estimated </w:t>
        </w:r>
      </w:ins>
      <w:r w:rsidRPr="00F31509">
        <w:rPr>
          <w:rFonts w:asciiTheme="majorBidi" w:eastAsia="Times New Roman" w:hAnsiTheme="majorBidi" w:cstheme="majorBidi"/>
          <w:lang w:val="en-GB"/>
        </w:rPr>
        <w:t xml:space="preserve">from the previous year and </w:t>
      </w:r>
      <w:del w:id="10915" w:author="Jane Shaw" w:date="2015-10-28T17:56:00Z">
        <w:r w:rsidRPr="00F31509" w:rsidDel="00133148">
          <w:rPr>
            <w:rFonts w:asciiTheme="majorBidi" w:eastAsia="Times New Roman" w:hAnsiTheme="majorBidi" w:cstheme="majorBidi"/>
            <w:lang w:val="en-GB"/>
          </w:rPr>
          <w:delText xml:space="preserve">extrapolate </w:delText>
        </w:r>
      </w:del>
      <w:r w:rsidRPr="00F31509">
        <w:rPr>
          <w:rFonts w:asciiTheme="majorBidi" w:eastAsia="Times New Roman" w:hAnsiTheme="majorBidi" w:cstheme="majorBidi"/>
          <w:lang w:val="en-GB"/>
        </w:rPr>
        <w:t xml:space="preserve">these estimates </w:t>
      </w:r>
      <w:ins w:id="10916" w:author="Jane Shaw" w:date="2015-10-28T17:56:00Z">
        <w:r w:rsidR="00133148">
          <w:rPr>
            <w:rFonts w:asciiTheme="majorBidi" w:eastAsia="Times New Roman" w:hAnsiTheme="majorBidi" w:cstheme="majorBidi"/>
            <w:lang w:val="en-GB"/>
          </w:rPr>
          <w:t xml:space="preserve">are </w:t>
        </w:r>
        <w:r w:rsidR="00133148" w:rsidRPr="00F31509">
          <w:rPr>
            <w:rFonts w:asciiTheme="majorBidi" w:eastAsia="Times New Roman" w:hAnsiTheme="majorBidi" w:cstheme="majorBidi"/>
            <w:lang w:val="en-GB"/>
          </w:rPr>
          <w:t>extrapolate</w:t>
        </w:r>
        <w:r w:rsidR="00133148">
          <w:rPr>
            <w:rFonts w:asciiTheme="majorBidi" w:eastAsia="Times New Roman" w:hAnsiTheme="majorBidi" w:cstheme="majorBidi"/>
            <w:lang w:val="en-GB"/>
          </w:rPr>
          <w:t>d</w:t>
        </w:r>
        <w:r w:rsidR="00133148"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forward</w:t>
      </w:r>
      <w:ins w:id="10917" w:author="Jane Shaw" w:date="2015-10-28T17:56:00Z">
        <w:r w:rsidR="00133148">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using changes in </w:t>
      </w:r>
      <w:ins w:id="10918" w:author="Jane Shaw" w:date="2015-10-28T17:57:00Z">
        <w:r w:rsidR="008A4947">
          <w:rPr>
            <w:rFonts w:asciiTheme="majorBidi" w:eastAsia="Times New Roman" w:hAnsiTheme="majorBidi" w:cstheme="majorBidi"/>
            <w:lang w:val="en-GB"/>
          </w:rPr>
          <w:t>gross domestic product (</w:t>
        </w:r>
      </w:ins>
      <w:r w:rsidRPr="00F31509">
        <w:rPr>
          <w:rFonts w:asciiTheme="majorBidi" w:eastAsia="Times New Roman" w:hAnsiTheme="majorBidi" w:cstheme="majorBidi"/>
          <w:lang w:val="en-GB"/>
        </w:rPr>
        <w:t>GDP</w:t>
      </w:r>
      <w:ins w:id="10919" w:author="Jane Shaw" w:date="2015-10-28T17:57:00Z">
        <w:r w:rsidR="008A4947">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product-related income elasticities. </w:t>
      </w:r>
      <w:ins w:id="10920" w:author="Jane Shaw" w:date="2015-10-28T18:03:00Z">
        <w:r w:rsidR="0098706F">
          <w:rPr>
            <w:rFonts w:asciiTheme="majorBidi" w:eastAsia="Times New Roman" w:hAnsiTheme="majorBidi" w:cstheme="majorBidi"/>
            <w:lang w:val="en-GB"/>
          </w:rPr>
          <w:t xml:space="preserve">At the SUA level, </w:t>
        </w:r>
      </w:ins>
      <w:del w:id="10921" w:author="Jane Shaw" w:date="2015-10-28T18:03:00Z">
        <w:r w:rsidRPr="00F31509" w:rsidDel="0098706F">
          <w:rPr>
            <w:rFonts w:asciiTheme="majorBidi" w:eastAsia="Times New Roman" w:hAnsiTheme="majorBidi" w:cstheme="majorBidi"/>
            <w:lang w:val="en-GB"/>
          </w:rPr>
          <w:delText xml:space="preserve">The allocation to food can potentially be considered for </w:delText>
        </w:r>
      </w:del>
      <w:r w:rsidRPr="00F31509">
        <w:rPr>
          <w:rFonts w:asciiTheme="majorBidi" w:eastAsia="Times New Roman" w:hAnsiTheme="majorBidi" w:cstheme="majorBidi"/>
          <w:lang w:val="en-GB"/>
        </w:rPr>
        <w:t xml:space="preserve">any edible item </w:t>
      </w:r>
      <w:del w:id="10922" w:author="Jane Shaw" w:date="2015-10-28T18:03:00Z">
        <w:r w:rsidRPr="00F31509" w:rsidDel="0098706F">
          <w:rPr>
            <w:rFonts w:asciiTheme="majorBidi" w:eastAsia="Times New Roman" w:hAnsiTheme="majorBidi" w:cstheme="majorBidi"/>
            <w:lang w:val="en-GB"/>
          </w:rPr>
          <w:delText>at the SUA level</w:delText>
        </w:r>
      </w:del>
      <w:ins w:id="10923" w:author="Jane Shaw" w:date="2015-10-28T18:03:00Z">
        <w:r w:rsidR="0098706F">
          <w:rPr>
            <w:rFonts w:asciiTheme="majorBidi" w:eastAsia="Times New Roman" w:hAnsiTheme="majorBidi" w:cstheme="majorBidi"/>
            <w:lang w:val="en-GB"/>
          </w:rPr>
          <w:t>can potentially be allocated to food</w:t>
        </w:r>
      </w:ins>
      <w:ins w:id="10924" w:author="Jane Shaw" w:date="2015-10-28T18:04:00Z">
        <w:r w:rsidR="0098706F">
          <w:rPr>
            <w:rFonts w:asciiTheme="majorBidi" w:eastAsia="Times New Roman" w:hAnsiTheme="majorBidi" w:cstheme="majorBidi"/>
            <w:lang w:val="en-GB"/>
          </w:rPr>
          <w:t>,</w:t>
        </w:r>
      </w:ins>
      <w:del w:id="10925" w:author="Jane Shaw" w:date="2015-10-28T18:04:00Z">
        <w:r w:rsidRPr="00F31509" w:rsidDel="0098706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0926" w:author="Jane Shaw" w:date="2015-10-28T18:04:00Z">
        <w:r w:rsidRPr="00F31509" w:rsidDel="0098706F">
          <w:rPr>
            <w:rFonts w:asciiTheme="majorBidi" w:eastAsia="Times New Roman" w:hAnsiTheme="majorBidi" w:cstheme="majorBidi"/>
            <w:lang w:val="en-GB"/>
          </w:rPr>
          <w:delText xml:space="preserve">however, </w:delText>
        </w:r>
      </w:del>
      <w:ins w:id="10927" w:author="Jane Shaw" w:date="2015-10-28T18:04:00Z">
        <w:r w:rsidR="0098706F">
          <w:rPr>
            <w:rFonts w:asciiTheme="majorBidi" w:eastAsia="Times New Roman" w:hAnsiTheme="majorBidi" w:cstheme="majorBidi"/>
            <w:lang w:val="en-GB"/>
          </w:rPr>
          <w:t xml:space="preserve">but </w:t>
        </w:r>
      </w:ins>
      <w:r w:rsidRPr="00F31509">
        <w:rPr>
          <w:rFonts w:asciiTheme="majorBidi" w:eastAsia="Times New Roman" w:hAnsiTheme="majorBidi" w:cstheme="majorBidi"/>
          <w:lang w:val="en-GB"/>
        </w:rPr>
        <w:t xml:space="preserve">the food module estimates variables at the primary level only. </w:t>
      </w:r>
      <w:del w:id="10928" w:author="Jane Shaw" w:date="2015-10-28T18:07:00Z">
        <w:r w:rsidRPr="00F31509" w:rsidDel="0098706F">
          <w:rPr>
            <w:rFonts w:asciiTheme="majorBidi" w:eastAsia="Times New Roman" w:hAnsiTheme="majorBidi" w:cstheme="majorBidi"/>
            <w:lang w:val="en-GB"/>
          </w:rPr>
          <w:delText xml:space="preserve">This is done by estimating </w:delText>
        </w:r>
      </w:del>
      <w:r w:rsidR="0098706F"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food variable </w:t>
      </w:r>
      <w:ins w:id="10929" w:author="Jane Shaw" w:date="2015-10-28T18:07:00Z">
        <w:r w:rsidR="0098706F">
          <w:rPr>
            <w:rFonts w:asciiTheme="majorBidi" w:eastAsia="Times New Roman" w:hAnsiTheme="majorBidi" w:cstheme="majorBidi"/>
            <w:lang w:val="en-GB"/>
          </w:rPr>
          <w:t xml:space="preserve">is therefore estimated </w:t>
        </w:r>
      </w:ins>
      <w:del w:id="10930" w:author="Jane Shaw" w:date="2015-10-28T18:08:00Z">
        <w:r w:rsidRPr="00F31509" w:rsidDel="0098706F">
          <w:rPr>
            <w:rFonts w:asciiTheme="majorBidi" w:eastAsia="Times New Roman" w:hAnsiTheme="majorBidi" w:cstheme="majorBidi"/>
            <w:lang w:val="en-GB"/>
          </w:rPr>
          <w:delText xml:space="preserve">at </w:delText>
        </w:r>
      </w:del>
      <w:ins w:id="10931" w:author="Jane Shaw" w:date="2015-10-28T18:08:00Z">
        <w:r w:rsidR="0098706F">
          <w:rPr>
            <w:rFonts w:asciiTheme="majorBidi" w:eastAsia="Times New Roman" w:hAnsiTheme="majorBidi" w:cstheme="majorBidi"/>
            <w:lang w:val="en-GB"/>
          </w:rPr>
          <w:t xml:space="preserve">from </w:t>
        </w:r>
      </w:ins>
      <w:r w:rsidRPr="00F31509">
        <w:rPr>
          <w:rFonts w:asciiTheme="majorBidi" w:eastAsia="Times New Roman" w:hAnsiTheme="majorBidi" w:cstheme="majorBidi"/>
          <w:lang w:val="en-GB"/>
        </w:rPr>
        <w:t xml:space="preserve">the primary level </w:t>
      </w:r>
      <w:del w:id="10932" w:author="Jane Shaw" w:date="2015-10-28T18:08:00Z">
        <w:r w:rsidRPr="00F31509" w:rsidDel="0098706F">
          <w:rPr>
            <w:rFonts w:asciiTheme="majorBidi" w:eastAsia="Times New Roman" w:hAnsiTheme="majorBidi" w:cstheme="majorBidi"/>
            <w:lang w:val="en-GB"/>
          </w:rPr>
          <w:delText xml:space="preserve">if the </w:delText>
        </w:r>
      </w:del>
      <w:ins w:id="10933" w:author="Jane Shaw" w:date="2015-10-28T18:08:00Z">
        <w:r w:rsidR="0098706F">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commodit</w:t>
      </w:r>
      <w:ins w:id="10934" w:author="Jane Shaw" w:date="2015-10-28T18:08:00Z">
        <w:r w:rsidR="0098706F">
          <w:rPr>
            <w:rFonts w:asciiTheme="majorBidi" w:eastAsia="Times New Roman" w:hAnsiTheme="majorBidi" w:cstheme="majorBidi"/>
            <w:lang w:val="en-GB"/>
          </w:rPr>
          <w:t>ies</w:t>
        </w:r>
      </w:ins>
      <w:del w:id="10935" w:author="Jane Shaw" w:date="2015-10-28T18:08:00Z">
        <w:r w:rsidRPr="00F31509" w:rsidDel="0098706F">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w:t>
      </w:r>
      <w:del w:id="10936" w:author="Jane Shaw" w:date="2015-10-28T18:08:00Z">
        <w:r w:rsidRPr="00F31509" w:rsidDel="0098706F">
          <w:rPr>
            <w:rFonts w:asciiTheme="majorBidi" w:eastAsia="Times New Roman" w:hAnsiTheme="majorBidi" w:cstheme="majorBidi"/>
            <w:lang w:val="en-GB"/>
          </w:rPr>
          <w:delText xml:space="preserve">is </w:delText>
        </w:r>
      </w:del>
      <w:r w:rsidRPr="00F31509">
        <w:rPr>
          <w:rFonts w:asciiTheme="majorBidi" w:eastAsia="Times New Roman" w:hAnsiTheme="majorBidi" w:cstheme="majorBidi"/>
          <w:lang w:val="en-GB"/>
        </w:rPr>
        <w:t>eaten directly (</w:t>
      </w:r>
      <w:del w:id="10937" w:author="Jane Shaw" w:date="2015-10-28T18:07:00Z">
        <w:r w:rsidRPr="00F31509" w:rsidDel="0098706F">
          <w:rPr>
            <w:rFonts w:asciiTheme="majorBidi" w:eastAsia="Times New Roman" w:hAnsiTheme="majorBidi" w:cstheme="majorBidi"/>
            <w:lang w:val="en-GB"/>
          </w:rPr>
          <w:delText xml:space="preserve">this will </w:delText>
        </w:r>
      </w:del>
      <w:ins w:id="10938" w:author="Jane Shaw" w:date="2015-10-28T18:07:00Z">
        <w:r w:rsidR="0098706F">
          <w:rPr>
            <w:rFonts w:asciiTheme="majorBidi" w:eastAsia="Times New Roman" w:hAnsiTheme="majorBidi" w:cstheme="majorBidi"/>
            <w:lang w:val="en-GB"/>
          </w:rPr>
          <w:t xml:space="preserve">which is </w:t>
        </w:r>
      </w:ins>
      <w:r w:rsidRPr="00F31509">
        <w:rPr>
          <w:rFonts w:asciiTheme="majorBidi" w:eastAsia="Times New Roman" w:hAnsiTheme="majorBidi" w:cstheme="majorBidi"/>
          <w:lang w:val="en-GB"/>
        </w:rPr>
        <w:t xml:space="preserve">not </w:t>
      </w:r>
      <w:del w:id="10939" w:author="Jane Shaw" w:date="2015-10-28T18:08:00Z">
        <w:r w:rsidRPr="00F31509" w:rsidDel="0098706F">
          <w:rPr>
            <w:rFonts w:asciiTheme="majorBidi" w:eastAsia="Times New Roman" w:hAnsiTheme="majorBidi" w:cstheme="majorBidi"/>
            <w:lang w:val="en-GB"/>
          </w:rPr>
          <w:delText xml:space="preserve">apply in </w:delText>
        </w:r>
      </w:del>
      <w:r w:rsidRPr="00F31509">
        <w:rPr>
          <w:rFonts w:asciiTheme="majorBidi" w:eastAsia="Times New Roman" w:hAnsiTheme="majorBidi" w:cstheme="majorBidi"/>
          <w:lang w:val="en-GB"/>
        </w:rPr>
        <w:t xml:space="preserve">the case </w:t>
      </w:r>
      <w:del w:id="10940" w:author="Jane Shaw" w:date="2015-10-28T18:08:00Z">
        <w:r w:rsidRPr="00F31509" w:rsidDel="0098706F">
          <w:rPr>
            <w:rFonts w:asciiTheme="majorBidi" w:eastAsia="Times New Roman" w:hAnsiTheme="majorBidi" w:cstheme="majorBidi"/>
            <w:lang w:val="en-GB"/>
          </w:rPr>
          <w:delText xml:space="preserve">of </w:delText>
        </w:r>
      </w:del>
      <w:ins w:id="10941" w:author="Jane Shaw" w:date="2015-10-28T18:08:00Z">
        <w:r w:rsidR="0098706F">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wheat) and by standardizing/aggregating all the processed consumption quantities to the primary level in the </w:t>
      </w:r>
      <w:del w:id="10942" w:author="Jane Shaw" w:date="2015-10-28T18:09:00Z">
        <w:r w:rsidRPr="00F31509" w:rsidDel="0098706F">
          <w:rPr>
            <w:rFonts w:asciiTheme="majorBidi" w:eastAsia="Times New Roman" w:hAnsiTheme="majorBidi" w:cstheme="majorBidi"/>
            <w:lang w:val="en-GB"/>
          </w:rPr>
          <w:delText>"</w:delText>
        </w:r>
      </w:del>
      <w:r w:rsidR="006536F2" w:rsidRPr="00F31509">
        <w:rPr>
          <w:rFonts w:asciiTheme="majorBidi" w:eastAsia="Times New Roman" w:hAnsiTheme="majorBidi" w:cstheme="majorBidi"/>
          <w:lang w:val="en-GB"/>
        </w:rPr>
        <w:t xml:space="preserve">food </w:t>
      </w:r>
      <w:r w:rsidR="0098706F" w:rsidRPr="00F31509">
        <w:rPr>
          <w:rFonts w:asciiTheme="majorBidi" w:eastAsia="Times New Roman" w:hAnsiTheme="majorBidi" w:cstheme="majorBidi"/>
          <w:lang w:val="en-GB"/>
        </w:rPr>
        <w:t>processing</w:t>
      </w:r>
      <w:del w:id="10943" w:author="Jane Shaw" w:date="2015-10-28T18:09:00Z">
        <w:r w:rsidRPr="00F31509" w:rsidDel="0098706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variable. </w:t>
      </w:r>
      <w:del w:id="10944" w:author="Jane Shaw" w:date="2015-10-28T18:09:00Z">
        <w:r w:rsidRPr="00F31509" w:rsidDel="0098706F">
          <w:rPr>
            <w:rFonts w:asciiTheme="majorBidi" w:eastAsia="Times New Roman" w:hAnsiTheme="majorBidi" w:cstheme="majorBidi"/>
            <w:lang w:val="en-GB"/>
          </w:rPr>
          <w:delText xml:space="preserve">We now </w:delText>
        </w:r>
      </w:del>
      <w:ins w:id="10945" w:author="Jane Shaw" w:date="2015-10-28T18:09:00Z">
        <w:r w:rsidR="0098706F">
          <w:rPr>
            <w:rFonts w:asciiTheme="majorBidi" w:eastAsia="Times New Roman" w:hAnsiTheme="majorBidi" w:cstheme="majorBidi"/>
            <w:lang w:val="en-GB"/>
          </w:rPr>
          <w:t xml:space="preserve">Table 15 shows the </w:t>
        </w:r>
      </w:ins>
      <w:r w:rsidRPr="00F31509">
        <w:rPr>
          <w:rFonts w:asciiTheme="majorBidi" w:eastAsia="Times New Roman" w:hAnsiTheme="majorBidi" w:cstheme="majorBidi"/>
          <w:lang w:val="en-GB"/>
        </w:rPr>
        <w:t>impute</w:t>
      </w:r>
      <w:ins w:id="10946" w:author="Jane Shaw" w:date="2015-10-28T18:10:00Z">
        <w:r w:rsidR="0098706F">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food consumption for the example country</w:t>
      </w:r>
      <w:del w:id="10947" w:author="Jane Shaw" w:date="2015-10-28T18:10:00Z">
        <w:r w:rsidRPr="00F31509" w:rsidDel="0098706F">
          <w:rPr>
            <w:rFonts w:asciiTheme="majorBidi" w:eastAsia="Times New Roman" w:hAnsiTheme="majorBidi" w:cstheme="majorBidi"/>
            <w:lang w:val="en-GB"/>
          </w:rPr>
          <w:delText xml:space="preserve"> and update the SUA table (</w:delText>
        </w:r>
        <w:r w:rsidR="00E24798" w:rsidDel="0098706F">
          <w:fldChar w:fldCharType="begin"/>
        </w:r>
        <w:r w:rsidR="00E24798" w:rsidDel="0098706F">
          <w:delInstrText xml:space="preserve"> REF _Ref428183082 \h  \* MERGEFORMAT </w:delInstrText>
        </w:r>
        <w:r w:rsidR="00E24798" w:rsidDel="0098706F">
          <w:fldChar w:fldCharType="separate"/>
        </w:r>
        <w:r w:rsidR="00E24798" w:rsidRPr="000F0B1C" w:rsidDel="0098706F">
          <w:rPr>
            <w:rFonts w:asciiTheme="majorBidi" w:eastAsia="Times New Roman" w:hAnsiTheme="majorBidi" w:cstheme="majorBidi"/>
            <w:lang w:val="en-GB"/>
          </w:rPr>
          <w:delText xml:space="preserve">Table </w:delText>
        </w:r>
        <w:r w:rsidR="00E24798" w:rsidRPr="000F0B1C" w:rsidDel="0098706F">
          <w:rPr>
            <w:rFonts w:asciiTheme="majorBidi" w:eastAsia="Times New Roman" w:hAnsiTheme="majorBidi" w:cstheme="majorBidi"/>
            <w:noProof/>
            <w:lang w:val="en-GB"/>
          </w:rPr>
          <w:delText>15</w:delText>
        </w:r>
        <w:r w:rsidR="00E24798" w:rsidDel="0098706F">
          <w:fldChar w:fldCharType="end"/>
        </w:r>
        <w:r w:rsidRPr="00F31509" w:rsidDel="0098706F">
          <w:rPr>
            <w:rFonts w:asciiTheme="majorBidi" w:eastAsia="Times New Roman" w:hAnsiTheme="majorBidi" w:cstheme="majorBidi"/>
            <w:lang w:val="en-GB"/>
          </w:rPr>
          <w:delText>) below</w:delText>
        </w:r>
      </w:del>
      <w:r w:rsidRPr="00F31509">
        <w:rPr>
          <w:rFonts w:asciiTheme="majorBidi" w:eastAsia="Times New Roman" w:hAnsiTheme="majorBidi" w:cstheme="majorBidi"/>
          <w:lang w:val="en-GB"/>
        </w:rPr>
        <w:t>.</w:t>
      </w:r>
    </w:p>
    <w:p w14:paraId="4F405991" w14:textId="77777777" w:rsidR="004F65E4" w:rsidRPr="00F31509" w:rsidRDefault="004F65E4" w:rsidP="004F65E4">
      <w:pPr>
        <w:pStyle w:val="Didascalia"/>
        <w:keepNext/>
        <w:jc w:val="both"/>
        <w:rPr>
          <w:rFonts w:asciiTheme="majorBidi" w:hAnsiTheme="majorBidi" w:cstheme="majorBidi"/>
          <w:lang w:val="en-GB"/>
        </w:rPr>
      </w:pPr>
      <w:bookmarkStart w:id="10948" w:name="_Ref428183082"/>
      <w:bookmarkStart w:id="10949" w:name="_Toc42842355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15</w:t>
      </w:r>
      <w:r w:rsidR="003D789C" w:rsidRPr="00F31509">
        <w:rPr>
          <w:rFonts w:asciiTheme="majorBidi" w:hAnsiTheme="majorBidi" w:cstheme="majorBidi"/>
          <w:lang w:val="en-GB"/>
        </w:rPr>
        <w:fldChar w:fldCharType="end"/>
      </w:r>
      <w:bookmarkEnd w:id="10948"/>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10949"/>
    </w:p>
    <w:tbl>
      <w:tblPr>
        <w:tblStyle w:val="Tabellaclassica1"/>
        <w:tblW w:w="5000" w:type="pct"/>
        <w:tblLook w:val="04A0" w:firstRow="1" w:lastRow="0" w:firstColumn="1" w:lastColumn="0" w:noHBand="0" w:noVBand="1"/>
      </w:tblPr>
      <w:tblGrid>
        <w:gridCol w:w="1041"/>
        <w:gridCol w:w="974"/>
        <w:gridCol w:w="796"/>
        <w:gridCol w:w="822"/>
        <w:gridCol w:w="824"/>
        <w:gridCol w:w="563"/>
        <w:gridCol w:w="1058"/>
        <w:gridCol w:w="545"/>
        <w:gridCol w:w="528"/>
        <w:gridCol w:w="697"/>
        <w:gridCol w:w="875"/>
        <w:gridCol w:w="519"/>
      </w:tblGrid>
      <w:tr w:rsidR="004F65E4" w:rsidRPr="00F31509" w14:paraId="38E98012"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14:paraId="72B8DC66" w14:textId="77777777" w:rsidR="004F65E4" w:rsidRPr="0098706F" w:rsidRDefault="004F65E4" w:rsidP="004F65E4">
            <w:pPr>
              <w:pStyle w:val="Compact"/>
              <w:keepNext/>
              <w:jc w:val="both"/>
              <w:rPr>
                <w:rFonts w:asciiTheme="majorBidi" w:hAnsiTheme="majorBidi" w:cstheme="majorBidi"/>
                <w:b/>
                <w:i w:val="0"/>
                <w:sz w:val="16"/>
                <w:lang w:val="en-GB"/>
                <w:rPrChange w:id="10950"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51" w:author="Jane Shaw" w:date="2015-10-28T18:10:00Z">
                  <w:rPr>
                    <w:rFonts w:asciiTheme="majorBidi" w:hAnsiTheme="majorBidi" w:cstheme="majorBidi"/>
                    <w:sz w:val="16"/>
                    <w:lang w:val="en-GB"/>
                  </w:rPr>
                </w:rPrChange>
              </w:rPr>
              <w:t>Name</w:t>
            </w:r>
          </w:p>
        </w:tc>
        <w:tc>
          <w:tcPr>
            <w:tcW w:w="0" w:type="auto"/>
          </w:tcPr>
          <w:p w14:paraId="38EC3542"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52"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53" w:author="Jane Shaw" w:date="2015-10-28T18:10:00Z">
                  <w:rPr>
                    <w:rFonts w:asciiTheme="majorBidi" w:hAnsiTheme="majorBidi" w:cstheme="majorBidi"/>
                    <w:sz w:val="16"/>
                    <w:lang w:val="en-GB"/>
                  </w:rPr>
                </w:rPrChange>
              </w:rPr>
              <w:t>Production</w:t>
            </w:r>
          </w:p>
        </w:tc>
        <w:tc>
          <w:tcPr>
            <w:tcW w:w="0" w:type="auto"/>
          </w:tcPr>
          <w:p w14:paraId="58C3F6B9"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54"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55" w:author="Jane Shaw" w:date="2015-10-28T18:10:00Z">
                  <w:rPr>
                    <w:rFonts w:asciiTheme="majorBidi" w:hAnsiTheme="majorBidi" w:cstheme="majorBidi"/>
                    <w:sz w:val="16"/>
                    <w:lang w:val="en-GB"/>
                  </w:rPr>
                </w:rPrChange>
              </w:rPr>
              <w:t>Imports</w:t>
            </w:r>
          </w:p>
        </w:tc>
        <w:tc>
          <w:tcPr>
            <w:tcW w:w="0" w:type="auto"/>
          </w:tcPr>
          <w:p w14:paraId="70DCF790"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56"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57" w:author="Jane Shaw" w:date="2015-10-28T18:10:00Z">
                  <w:rPr>
                    <w:rFonts w:asciiTheme="majorBidi" w:hAnsiTheme="majorBidi" w:cstheme="majorBidi"/>
                    <w:sz w:val="16"/>
                    <w:lang w:val="en-GB"/>
                  </w:rPr>
                </w:rPrChange>
              </w:rPr>
              <w:t>Exports</w:t>
            </w:r>
          </w:p>
        </w:tc>
        <w:tc>
          <w:tcPr>
            <w:tcW w:w="0" w:type="auto"/>
          </w:tcPr>
          <w:p w14:paraId="68123FC7" w14:textId="38E71C6F"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58"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59" w:author="Jane Shaw" w:date="2015-10-28T18:10:00Z">
                  <w:rPr>
                    <w:rFonts w:asciiTheme="majorBidi" w:hAnsiTheme="majorBidi" w:cstheme="majorBidi"/>
                    <w:sz w:val="16"/>
                    <w:lang w:val="en-GB"/>
                  </w:rPr>
                </w:rPrChange>
              </w:rPr>
              <w:t xml:space="preserve">Stock </w:t>
            </w:r>
            <w:r w:rsidR="0098706F" w:rsidRPr="0098706F">
              <w:rPr>
                <w:rFonts w:asciiTheme="majorBidi" w:hAnsiTheme="majorBidi" w:cstheme="majorBidi"/>
                <w:b/>
                <w:i w:val="0"/>
                <w:sz w:val="16"/>
                <w:lang w:val="en-GB"/>
              </w:rPr>
              <w:t>change</w:t>
            </w:r>
          </w:p>
        </w:tc>
        <w:tc>
          <w:tcPr>
            <w:tcW w:w="0" w:type="auto"/>
          </w:tcPr>
          <w:p w14:paraId="1F25A7DC"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60"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61" w:author="Jane Shaw" w:date="2015-10-28T18:10:00Z">
                  <w:rPr>
                    <w:rFonts w:asciiTheme="majorBidi" w:hAnsiTheme="majorBidi" w:cstheme="majorBidi"/>
                    <w:sz w:val="16"/>
                    <w:lang w:val="en-GB"/>
                  </w:rPr>
                </w:rPrChange>
              </w:rPr>
              <w:t>Food</w:t>
            </w:r>
          </w:p>
        </w:tc>
        <w:tc>
          <w:tcPr>
            <w:tcW w:w="0" w:type="auto"/>
          </w:tcPr>
          <w:p w14:paraId="02A5725A" w14:textId="4427262A"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62"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63" w:author="Jane Shaw" w:date="2015-10-28T18:10:00Z">
                  <w:rPr>
                    <w:rFonts w:asciiTheme="majorBidi" w:hAnsiTheme="majorBidi" w:cstheme="majorBidi"/>
                    <w:sz w:val="16"/>
                    <w:lang w:val="en-GB"/>
                  </w:rPr>
                </w:rPrChange>
              </w:rPr>
              <w:t xml:space="preserve">Food </w:t>
            </w:r>
            <w:r w:rsidR="0098706F" w:rsidRPr="0098706F">
              <w:rPr>
                <w:rFonts w:asciiTheme="majorBidi" w:hAnsiTheme="majorBidi" w:cstheme="majorBidi"/>
                <w:b/>
                <w:i w:val="0"/>
                <w:sz w:val="16"/>
                <w:lang w:val="en-GB"/>
              </w:rPr>
              <w:t>processing</w:t>
            </w:r>
          </w:p>
        </w:tc>
        <w:tc>
          <w:tcPr>
            <w:tcW w:w="0" w:type="auto"/>
          </w:tcPr>
          <w:p w14:paraId="2020887E"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64"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65" w:author="Jane Shaw" w:date="2015-10-28T18:10:00Z">
                  <w:rPr>
                    <w:rFonts w:asciiTheme="majorBidi" w:hAnsiTheme="majorBidi" w:cstheme="majorBidi"/>
                    <w:sz w:val="16"/>
                    <w:lang w:val="en-GB"/>
                  </w:rPr>
                </w:rPrChange>
              </w:rPr>
              <w:t>Feed</w:t>
            </w:r>
          </w:p>
        </w:tc>
        <w:tc>
          <w:tcPr>
            <w:tcW w:w="0" w:type="auto"/>
          </w:tcPr>
          <w:p w14:paraId="1B20FA2F"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66"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67" w:author="Jane Shaw" w:date="2015-10-28T18:10:00Z">
                  <w:rPr>
                    <w:rFonts w:asciiTheme="majorBidi" w:hAnsiTheme="majorBidi" w:cstheme="majorBidi"/>
                    <w:sz w:val="16"/>
                    <w:lang w:val="en-GB"/>
                  </w:rPr>
                </w:rPrChange>
              </w:rPr>
              <w:t>Seed</w:t>
            </w:r>
          </w:p>
        </w:tc>
        <w:tc>
          <w:tcPr>
            <w:tcW w:w="0" w:type="auto"/>
          </w:tcPr>
          <w:p w14:paraId="5B2A8E3A"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68"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69" w:author="Jane Shaw" w:date="2015-10-28T18:10:00Z">
                  <w:rPr>
                    <w:rFonts w:asciiTheme="majorBidi" w:hAnsiTheme="majorBidi" w:cstheme="majorBidi"/>
                    <w:sz w:val="16"/>
                    <w:lang w:val="en-GB"/>
                  </w:rPr>
                </w:rPrChange>
              </w:rPr>
              <w:t>Tourist</w:t>
            </w:r>
          </w:p>
        </w:tc>
        <w:tc>
          <w:tcPr>
            <w:tcW w:w="0" w:type="auto"/>
          </w:tcPr>
          <w:p w14:paraId="0A9F26E8"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70"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71" w:author="Jane Shaw" w:date="2015-10-28T18:10:00Z">
                  <w:rPr>
                    <w:rFonts w:asciiTheme="majorBidi" w:hAnsiTheme="majorBidi" w:cstheme="majorBidi"/>
                    <w:sz w:val="16"/>
                    <w:lang w:val="en-GB"/>
                  </w:rPr>
                </w:rPrChange>
              </w:rPr>
              <w:t>Industrial</w:t>
            </w:r>
          </w:p>
        </w:tc>
        <w:tc>
          <w:tcPr>
            <w:tcW w:w="0" w:type="auto"/>
          </w:tcPr>
          <w:p w14:paraId="16A451F9" w14:textId="77777777" w:rsidR="004F65E4" w:rsidRPr="0098706F"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0972" w:author="Jane Shaw" w:date="2015-10-28T18:10:00Z">
                  <w:rPr>
                    <w:rFonts w:asciiTheme="majorBidi" w:hAnsiTheme="majorBidi" w:cstheme="majorBidi"/>
                    <w:i w:val="0"/>
                    <w:iCs w:val="0"/>
                    <w:sz w:val="16"/>
                    <w:lang w:val="en-GB"/>
                  </w:rPr>
                </w:rPrChange>
              </w:rPr>
            </w:pPr>
            <w:r w:rsidRPr="0098706F">
              <w:rPr>
                <w:rFonts w:asciiTheme="majorBidi" w:hAnsiTheme="majorBidi" w:cstheme="majorBidi"/>
                <w:b/>
                <w:sz w:val="16"/>
                <w:lang w:val="en-GB"/>
                <w:rPrChange w:id="10973" w:author="Jane Shaw" w:date="2015-10-28T18:10:00Z">
                  <w:rPr>
                    <w:rFonts w:asciiTheme="majorBidi" w:hAnsiTheme="majorBidi" w:cstheme="majorBidi"/>
                    <w:sz w:val="16"/>
                    <w:lang w:val="en-GB"/>
                  </w:rPr>
                </w:rPrChange>
              </w:rPr>
              <w:t>Loss</w:t>
            </w:r>
          </w:p>
        </w:tc>
      </w:tr>
      <w:tr w:rsidR="004F65E4" w:rsidRPr="00F31509" w14:paraId="5EA9D031"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70E2F85F"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4E5F3971" w14:textId="6707D43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w:t>
            </w:r>
            <w:del w:id="10974" w:author="Jane Shaw" w:date="2015-10-28T18:10:00Z">
              <w:r w:rsidRPr="00F31509" w:rsidDel="0098706F">
                <w:rPr>
                  <w:rFonts w:asciiTheme="majorBidi" w:hAnsiTheme="majorBidi" w:cstheme="majorBidi"/>
                  <w:sz w:val="16"/>
                  <w:lang w:val="en-GB"/>
                </w:rPr>
                <w:delText>,</w:delText>
              </w:r>
            </w:del>
            <w:ins w:id="10975"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420</w:t>
            </w:r>
            <w:del w:id="10976" w:author="Jane Shaw" w:date="2015-10-28T18:10:00Z">
              <w:r w:rsidRPr="00F31509" w:rsidDel="0098706F">
                <w:rPr>
                  <w:rFonts w:asciiTheme="majorBidi" w:hAnsiTheme="majorBidi" w:cstheme="majorBidi"/>
                  <w:sz w:val="16"/>
                  <w:lang w:val="en-GB"/>
                </w:rPr>
                <w:delText>,</w:delText>
              </w:r>
            </w:del>
            <w:ins w:id="10977"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362B714E" w14:textId="11AEE5E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0978" w:author="Jane Shaw" w:date="2015-10-28T18:10:00Z">
              <w:r w:rsidRPr="00F31509" w:rsidDel="0098706F">
                <w:rPr>
                  <w:rFonts w:asciiTheme="majorBidi" w:hAnsiTheme="majorBidi" w:cstheme="majorBidi"/>
                  <w:sz w:val="16"/>
                  <w:lang w:val="en-GB"/>
                </w:rPr>
                <w:delText>,</w:delText>
              </w:r>
            </w:del>
            <w:ins w:id="10979"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999</w:t>
            </w:r>
            <w:del w:id="10980" w:author="Jane Shaw" w:date="2015-10-28T18:10:00Z">
              <w:r w:rsidRPr="00F31509" w:rsidDel="0098706F">
                <w:rPr>
                  <w:rFonts w:asciiTheme="majorBidi" w:hAnsiTheme="majorBidi" w:cstheme="majorBidi"/>
                  <w:sz w:val="16"/>
                  <w:lang w:val="en-GB"/>
                </w:rPr>
                <w:delText>,</w:delText>
              </w:r>
            </w:del>
            <w:ins w:id="10981"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3BA67B3A" w14:textId="6CC6C0C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w:t>
            </w:r>
            <w:del w:id="10982" w:author="Jane Shaw" w:date="2015-10-28T18:10:00Z">
              <w:r w:rsidRPr="00F31509" w:rsidDel="0098706F">
                <w:rPr>
                  <w:rFonts w:asciiTheme="majorBidi" w:hAnsiTheme="majorBidi" w:cstheme="majorBidi"/>
                  <w:sz w:val="16"/>
                  <w:lang w:val="en-GB"/>
                </w:rPr>
                <w:delText>,</w:delText>
              </w:r>
            </w:del>
            <w:ins w:id="10983"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790</w:t>
            </w:r>
            <w:del w:id="10984" w:author="Jane Shaw" w:date="2015-10-28T18:10:00Z">
              <w:r w:rsidRPr="00F31509" w:rsidDel="0098706F">
                <w:rPr>
                  <w:rFonts w:asciiTheme="majorBidi" w:hAnsiTheme="majorBidi" w:cstheme="majorBidi"/>
                  <w:sz w:val="16"/>
                  <w:lang w:val="en-GB"/>
                </w:rPr>
                <w:delText>,</w:delText>
              </w:r>
            </w:del>
            <w:ins w:id="10985"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CD23B41" w14:textId="1FDF987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-230</w:t>
            </w:r>
            <w:del w:id="10986" w:author="Jane Shaw" w:date="2015-10-28T18:10:00Z">
              <w:r w:rsidRPr="00F31509" w:rsidDel="0098706F">
                <w:rPr>
                  <w:rFonts w:asciiTheme="majorBidi" w:hAnsiTheme="majorBidi" w:cstheme="majorBidi"/>
                  <w:sz w:val="16"/>
                  <w:lang w:val="en-GB"/>
                </w:rPr>
                <w:delText>,</w:delText>
              </w:r>
            </w:del>
            <w:ins w:id="10987"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28382EF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E6F7BDA" w14:textId="6717473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w:t>
            </w:r>
            <w:del w:id="10988" w:author="Jane Shaw" w:date="2015-10-28T18:10:00Z">
              <w:r w:rsidRPr="00F31509" w:rsidDel="0098706F">
                <w:rPr>
                  <w:rFonts w:asciiTheme="majorBidi" w:hAnsiTheme="majorBidi" w:cstheme="majorBidi"/>
                  <w:b/>
                  <w:sz w:val="16"/>
                  <w:lang w:val="en-GB"/>
                </w:rPr>
                <w:delText>,</w:delText>
              </w:r>
            </w:del>
            <w:ins w:id="10989" w:author="Jane Shaw" w:date="2015-10-28T18:10:00Z">
              <w:r w:rsidR="0098706F">
                <w:rPr>
                  <w:rFonts w:asciiTheme="majorBidi" w:hAnsiTheme="majorBidi" w:cstheme="majorBidi"/>
                  <w:b/>
                  <w:sz w:val="16"/>
                  <w:lang w:val="en-GB"/>
                </w:rPr>
                <w:t xml:space="preserve"> </w:t>
              </w:r>
            </w:ins>
            <w:r w:rsidRPr="00F31509">
              <w:rPr>
                <w:rFonts w:asciiTheme="majorBidi" w:hAnsiTheme="majorBidi" w:cstheme="majorBidi"/>
                <w:b/>
                <w:sz w:val="16"/>
                <w:lang w:val="en-GB"/>
              </w:rPr>
              <w:t>720</w:t>
            </w:r>
            <w:del w:id="10990" w:author="Jane Shaw" w:date="2015-10-28T18:10:00Z">
              <w:r w:rsidRPr="00F31509" w:rsidDel="0098706F">
                <w:rPr>
                  <w:rFonts w:asciiTheme="majorBidi" w:hAnsiTheme="majorBidi" w:cstheme="majorBidi"/>
                  <w:b/>
                  <w:sz w:val="16"/>
                  <w:lang w:val="en-GB"/>
                </w:rPr>
                <w:delText>,</w:delText>
              </w:r>
            </w:del>
            <w:ins w:id="10991" w:author="Jane Shaw" w:date="2015-10-28T18:10:00Z">
              <w:r w:rsidR="0098706F">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65EF08C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3179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162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A82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A7FD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4FDD9BF"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33A4BDE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5215C8B7" w14:textId="3124739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w:t>
            </w:r>
            <w:del w:id="10992" w:author="Jane Shaw" w:date="2015-10-28T18:10:00Z">
              <w:r w:rsidRPr="00F31509" w:rsidDel="0098706F">
                <w:rPr>
                  <w:rFonts w:asciiTheme="majorBidi" w:hAnsiTheme="majorBidi" w:cstheme="majorBidi"/>
                  <w:sz w:val="16"/>
                  <w:lang w:val="en-GB"/>
                </w:rPr>
                <w:delText>,</w:delText>
              </w:r>
            </w:del>
            <w:ins w:id="10993"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650</w:t>
            </w:r>
            <w:del w:id="10994" w:author="Jane Shaw" w:date="2015-10-28T18:10:00Z">
              <w:r w:rsidRPr="00F31509" w:rsidDel="0098706F">
                <w:rPr>
                  <w:rFonts w:asciiTheme="majorBidi" w:hAnsiTheme="majorBidi" w:cstheme="majorBidi"/>
                  <w:sz w:val="16"/>
                  <w:lang w:val="en-GB"/>
                </w:rPr>
                <w:delText>,</w:delText>
              </w:r>
            </w:del>
            <w:ins w:id="10995"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8C1FC1C" w14:textId="5E7360D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w:t>
            </w:r>
            <w:del w:id="10996" w:author="Jane Shaw" w:date="2015-10-28T18:10:00Z">
              <w:r w:rsidRPr="00F31509" w:rsidDel="0098706F">
                <w:rPr>
                  <w:rFonts w:asciiTheme="majorBidi" w:hAnsiTheme="majorBidi" w:cstheme="majorBidi"/>
                  <w:sz w:val="16"/>
                  <w:lang w:val="en-GB"/>
                </w:rPr>
                <w:delText>,</w:delText>
              </w:r>
            </w:del>
            <w:ins w:id="10997"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34F179AA" w14:textId="0B57FC8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w:t>
            </w:r>
            <w:del w:id="10998" w:author="Jane Shaw" w:date="2015-10-28T18:10:00Z">
              <w:r w:rsidRPr="00F31509" w:rsidDel="0098706F">
                <w:rPr>
                  <w:rFonts w:asciiTheme="majorBidi" w:hAnsiTheme="majorBidi" w:cstheme="majorBidi"/>
                  <w:sz w:val="16"/>
                  <w:lang w:val="en-GB"/>
                </w:rPr>
                <w:delText>,</w:delText>
              </w:r>
            </w:del>
            <w:ins w:id="10999"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2ED5512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9698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65A9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25E5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EA0AA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851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5E00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515A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741736D"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49976D5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5149C3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332C8" w14:textId="4980167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w:t>
            </w:r>
            <w:del w:id="11000" w:author="Jane Shaw" w:date="2015-10-28T18:10:00Z">
              <w:r w:rsidRPr="00F31509" w:rsidDel="0098706F">
                <w:rPr>
                  <w:rFonts w:asciiTheme="majorBidi" w:hAnsiTheme="majorBidi" w:cstheme="majorBidi"/>
                  <w:sz w:val="16"/>
                  <w:lang w:val="en-GB"/>
                </w:rPr>
                <w:delText>,</w:delText>
              </w:r>
            </w:del>
            <w:ins w:id="11001"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624FEAA9" w14:textId="51E9E4D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w:t>
            </w:r>
            <w:del w:id="11002" w:author="Jane Shaw" w:date="2015-10-28T18:10:00Z">
              <w:r w:rsidRPr="00F31509" w:rsidDel="0098706F">
                <w:rPr>
                  <w:rFonts w:asciiTheme="majorBidi" w:hAnsiTheme="majorBidi" w:cstheme="majorBidi"/>
                  <w:sz w:val="16"/>
                  <w:lang w:val="en-GB"/>
                </w:rPr>
                <w:delText>,</w:delText>
              </w:r>
            </w:del>
            <w:ins w:id="11003"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EEA44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561D9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BAD1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1051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1B86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070FA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F0F1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6EC32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D1B5492"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54F608A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7DB678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A3E3E" w14:textId="14FDB6C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w:t>
            </w:r>
            <w:del w:id="11004" w:author="Jane Shaw" w:date="2015-10-28T18:10:00Z">
              <w:r w:rsidRPr="00F31509" w:rsidDel="0098706F">
                <w:rPr>
                  <w:rFonts w:asciiTheme="majorBidi" w:hAnsiTheme="majorBidi" w:cstheme="majorBidi"/>
                  <w:sz w:val="16"/>
                  <w:lang w:val="en-GB"/>
                </w:rPr>
                <w:delText>,</w:delText>
              </w:r>
            </w:del>
            <w:ins w:id="11005"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742AD10" w14:textId="64597E2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w:t>
            </w:r>
            <w:del w:id="11006" w:author="Jane Shaw" w:date="2015-10-28T18:10:00Z">
              <w:r w:rsidRPr="00F31509" w:rsidDel="0098706F">
                <w:rPr>
                  <w:rFonts w:asciiTheme="majorBidi" w:hAnsiTheme="majorBidi" w:cstheme="majorBidi"/>
                  <w:sz w:val="16"/>
                  <w:lang w:val="en-GB"/>
                </w:rPr>
                <w:delText>,</w:delText>
              </w:r>
            </w:del>
            <w:ins w:id="11007"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c>
          <w:tcPr>
            <w:tcW w:w="0" w:type="auto"/>
          </w:tcPr>
          <w:p w14:paraId="43F5FEC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3CDCF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F57EB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0B18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C761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020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F5952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6801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D9783F1"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2C88391C"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0103B9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EB2EF5" w14:textId="58498F2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w:t>
            </w:r>
            <w:del w:id="11008" w:author="Jane Shaw" w:date="2015-10-28T18:10:00Z">
              <w:r w:rsidRPr="00F31509" w:rsidDel="0098706F">
                <w:rPr>
                  <w:rFonts w:asciiTheme="majorBidi" w:hAnsiTheme="majorBidi" w:cstheme="majorBidi"/>
                  <w:sz w:val="16"/>
                  <w:lang w:val="en-GB"/>
                </w:rPr>
                <w:delText>,</w:delText>
              </w:r>
            </w:del>
            <w:ins w:id="11009"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7751E63" w14:textId="1905EE7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w:t>
            </w:r>
            <w:del w:id="11010" w:author="Jane Shaw" w:date="2015-10-28T18:10:00Z">
              <w:r w:rsidRPr="00F31509" w:rsidDel="0098706F">
                <w:rPr>
                  <w:rFonts w:asciiTheme="majorBidi" w:hAnsiTheme="majorBidi" w:cstheme="majorBidi"/>
                  <w:sz w:val="16"/>
                  <w:lang w:val="en-GB"/>
                </w:rPr>
                <w:delText>,</w:delText>
              </w:r>
            </w:del>
            <w:ins w:id="11011"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331B6F7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9083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17AE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8FD8D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7FBC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7709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A5F2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4B9B7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2F65BAA"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08AD5D0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7DD619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929772" w14:textId="139910A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w:t>
            </w:r>
            <w:del w:id="11012" w:author="Jane Shaw" w:date="2015-10-28T18:10:00Z">
              <w:r w:rsidRPr="00F31509" w:rsidDel="0098706F">
                <w:rPr>
                  <w:rFonts w:asciiTheme="majorBidi" w:hAnsiTheme="majorBidi" w:cstheme="majorBidi"/>
                  <w:sz w:val="16"/>
                  <w:lang w:val="en-GB"/>
                </w:rPr>
                <w:delText>,</w:delText>
              </w:r>
            </w:del>
            <w:ins w:id="11013"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27C8AE15" w14:textId="74FC0B5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1014" w:author="Jane Shaw" w:date="2015-10-28T18:10:00Z">
              <w:r w:rsidRPr="00F31509" w:rsidDel="0098706F">
                <w:rPr>
                  <w:rFonts w:asciiTheme="majorBidi" w:hAnsiTheme="majorBidi" w:cstheme="majorBidi"/>
                  <w:sz w:val="16"/>
                  <w:lang w:val="en-GB"/>
                </w:rPr>
                <w:delText>,</w:delText>
              </w:r>
            </w:del>
            <w:ins w:id="11015"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343</w:t>
            </w:r>
            <w:del w:id="11016" w:author="Jane Shaw" w:date="2015-10-28T18:10:00Z">
              <w:r w:rsidRPr="00F31509" w:rsidDel="0098706F">
                <w:rPr>
                  <w:rFonts w:asciiTheme="majorBidi" w:hAnsiTheme="majorBidi" w:cstheme="majorBidi"/>
                  <w:sz w:val="16"/>
                  <w:lang w:val="en-GB"/>
                </w:rPr>
                <w:delText>,</w:delText>
              </w:r>
            </w:del>
            <w:ins w:id="11017" w:author="Jane Shaw" w:date="2015-10-28T18:10:00Z">
              <w:r w:rsidR="0098706F">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8CB21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3E0D0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992AA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0542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C2AA5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0E5E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4CD8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04B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0273830" w14:textId="77777777" w:rsidR="004F65E4" w:rsidRPr="00F31509" w:rsidRDefault="004F65E4" w:rsidP="006F3003">
      <w:pPr>
        <w:pStyle w:val="Titolo3"/>
        <w:rPr>
          <w:rFonts w:asciiTheme="majorBidi" w:hAnsiTheme="majorBidi" w:cstheme="majorBidi"/>
          <w:lang w:val="en-GB"/>
        </w:rPr>
      </w:pPr>
      <w:bookmarkStart w:id="11018" w:name="feed"/>
      <w:bookmarkEnd w:id="11018"/>
      <w:r w:rsidRPr="00F31509">
        <w:rPr>
          <w:rFonts w:asciiTheme="majorBidi" w:hAnsiTheme="majorBidi" w:cstheme="majorBidi"/>
          <w:lang w:val="en-GB"/>
        </w:rPr>
        <w:t>Feed</w:t>
      </w:r>
    </w:p>
    <w:p w14:paraId="3BA36275" w14:textId="45CCC88B" w:rsidR="004F65E4" w:rsidRPr="00F31509" w:rsidRDefault="0098706F" w:rsidP="004F65E4">
      <w:pPr>
        <w:jc w:val="both"/>
        <w:rPr>
          <w:rFonts w:asciiTheme="majorBidi" w:hAnsiTheme="majorBidi" w:cstheme="majorBidi"/>
          <w:lang w:val="en-GB"/>
        </w:rPr>
      </w:pPr>
      <w:ins w:id="11019" w:author="Jane Shaw" w:date="2015-10-28T18:11:00Z">
        <w:r>
          <w:rPr>
            <w:rFonts w:asciiTheme="majorBidi" w:hAnsiTheme="majorBidi" w:cstheme="majorBidi"/>
            <w:lang w:val="en-GB"/>
          </w:rPr>
          <w:t xml:space="preserve">In imputing </w:t>
        </w:r>
      </w:ins>
      <w:r w:rsidRPr="00F31509">
        <w:rPr>
          <w:rFonts w:asciiTheme="majorBidi" w:hAnsiTheme="majorBidi" w:cstheme="majorBidi"/>
          <w:lang w:val="en-GB"/>
        </w:rPr>
        <w:t xml:space="preserve">the feed </w:t>
      </w:r>
      <w:r w:rsidR="004F65E4" w:rsidRPr="00F31509">
        <w:rPr>
          <w:rFonts w:asciiTheme="majorBidi" w:hAnsiTheme="majorBidi" w:cstheme="majorBidi"/>
          <w:lang w:val="en-GB"/>
        </w:rPr>
        <w:t>variable</w:t>
      </w:r>
      <w:ins w:id="11020" w:author="Jane Shaw" w:date="2015-10-28T18:11:00Z">
        <w:r>
          <w:rPr>
            <w:rFonts w:asciiTheme="majorBidi" w:hAnsiTheme="majorBidi" w:cstheme="majorBidi"/>
            <w:lang w:val="en-GB"/>
          </w:rPr>
          <w:t>,</w:t>
        </w:r>
      </w:ins>
      <w:r w:rsidR="004F65E4" w:rsidRPr="00F31509">
        <w:rPr>
          <w:rFonts w:asciiTheme="majorBidi" w:hAnsiTheme="majorBidi" w:cstheme="majorBidi"/>
          <w:lang w:val="en-GB"/>
        </w:rPr>
        <w:t xml:space="preserve"> </w:t>
      </w:r>
      <w:del w:id="11021" w:author="Jane Shaw" w:date="2015-10-28T18:11:00Z">
        <w:r w:rsidR="004F65E4" w:rsidRPr="00F31509" w:rsidDel="0098706F">
          <w:rPr>
            <w:rFonts w:asciiTheme="majorBidi" w:hAnsiTheme="majorBidi" w:cstheme="majorBidi"/>
            <w:lang w:val="en-GB"/>
          </w:rPr>
          <w:delText xml:space="preserve">is then imputed. The </w:delText>
        </w:r>
      </w:del>
      <w:ins w:id="11022" w:author="Jane Shaw" w:date="2015-10-28T18:11:00Z">
        <w:r>
          <w:rPr>
            <w:rFonts w:asciiTheme="majorBidi" w:hAnsiTheme="majorBidi" w:cstheme="majorBidi"/>
            <w:lang w:val="en-GB"/>
          </w:rPr>
          <w:t xml:space="preserve">it is </w:t>
        </w:r>
      </w:ins>
      <w:r w:rsidR="004F65E4" w:rsidRPr="00F31509">
        <w:rPr>
          <w:rFonts w:asciiTheme="majorBidi" w:hAnsiTheme="majorBidi" w:cstheme="majorBidi"/>
          <w:lang w:val="en-GB"/>
        </w:rPr>
        <w:t>assum</w:t>
      </w:r>
      <w:ins w:id="11023" w:author="Jane Shaw" w:date="2015-10-28T18:11:00Z">
        <w:r>
          <w:rPr>
            <w:rFonts w:asciiTheme="majorBidi" w:hAnsiTheme="majorBidi" w:cstheme="majorBidi"/>
            <w:lang w:val="en-GB"/>
          </w:rPr>
          <w:t xml:space="preserve">ed </w:t>
        </w:r>
      </w:ins>
      <w:del w:id="11024" w:author="Jane Shaw" w:date="2015-10-28T18:11:00Z">
        <w:r w:rsidR="004F65E4" w:rsidRPr="00F31509" w:rsidDel="0098706F">
          <w:rPr>
            <w:rFonts w:asciiTheme="majorBidi" w:hAnsiTheme="majorBidi" w:cstheme="majorBidi"/>
            <w:lang w:val="en-GB"/>
          </w:rPr>
          <w:delText xml:space="preserve">ption here is </w:delText>
        </w:r>
      </w:del>
      <w:r w:rsidR="004F65E4" w:rsidRPr="00F31509">
        <w:rPr>
          <w:rFonts w:asciiTheme="majorBidi" w:hAnsiTheme="majorBidi" w:cstheme="majorBidi"/>
          <w:lang w:val="en-GB"/>
        </w:rPr>
        <w:t>that some of the primary</w:t>
      </w:r>
      <w:ins w:id="11025" w:author="Jane Shaw" w:date="2015-10-28T18:12:00Z">
        <w:r>
          <w:rPr>
            <w:rFonts w:asciiTheme="majorBidi" w:hAnsiTheme="majorBidi" w:cstheme="majorBidi"/>
            <w:lang w:val="en-GB"/>
          </w:rPr>
          <w:t>-</w:t>
        </w:r>
      </w:ins>
      <w:del w:id="11026" w:author="Jane Shaw" w:date="2015-10-28T18:12:00Z">
        <w:r w:rsidR="004F65E4" w:rsidRPr="00F31509" w:rsidDel="0098706F">
          <w:rPr>
            <w:rFonts w:asciiTheme="majorBidi" w:hAnsiTheme="majorBidi" w:cstheme="majorBidi"/>
            <w:lang w:val="en-GB"/>
          </w:rPr>
          <w:delText xml:space="preserve"> </w:delText>
        </w:r>
      </w:del>
      <w:r w:rsidR="004F65E4" w:rsidRPr="00F31509">
        <w:rPr>
          <w:rFonts w:asciiTheme="majorBidi" w:hAnsiTheme="majorBidi" w:cstheme="majorBidi"/>
          <w:lang w:val="en-GB"/>
        </w:rPr>
        <w:t xml:space="preserve">level quantities are used as feed, </w:t>
      </w:r>
      <w:del w:id="11027" w:author="Jane Shaw" w:date="2015-10-28T18:12:00Z">
        <w:r w:rsidR="004F65E4" w:rsidRPr="00F31509" w:rsidDel="0098706F">
          <w:rPr>
            <w:rFonts w:asciiTheme="majorBidi" w:hAnsiTheme="majorBidi" w:cstheme="majorBidi"/>
            <w:lang w:val="en-GB"/>
          </w:rPr>
          <w:delText>as well as al</w:delText>
        </w:r>
      </w:del>
      <w:ins w:id="11028" w:author="Jane Shaw" w:date="2015-10-28T18:12:00Z">
        <w:r>
          <w:rPr>
            <w:rFonts w:asciiTheme="majorBidi" w:hAnsiTheme="majorBidi" w:cstheme="majorBidi"/>
            <w:lang w:val="en-GB"/>
          </w:rPr>
          <w:t xml:space="preserve">along with </w:t>
        </w:r>
      </w:ins>
      <w:r w:rsidR="004F65E4" w:rsidRPr="00F31509">
        <w:rPr>
          <w:rFonts w:asciiTheme="majorBidi" w:hAnsiTheme="majorBidi" w:cstheme="majorBidi"/>
          <w:lang w:val="en-GB"/>
        </w:rPr>
        <w:t xml:space="preserve">most </w:t>
      </w:r>
      <w:del w:id="11029" w:author="Jane Shaw" w:date="2015-10-28T18:12:00Z">
        <w:r w:rsidR="004F65E4" w:rsidRPr="00F31509" w:rsidDel="0098706F">
          <w:rPr>
            <w:rFonts w:asciiTheme="majorBidi" w:hAnsiTheme="majorBidi" w:cstheme="majorBidi"/>
            <w:lang w:val="en-GB"/>
          </w:rPr>
          <w:delText xml:space="preserve">all </w:delText>
        </w:r>
      </w:del>
      <w:r w:rsidR="004F65E4" w:rsidRPr="00F31509">
        <w:rPr>
          <w:rFonts w:asciiTheme="majorBidi" w:hAnsiTheme="majorBidi" w:cstheme="majorBidi"/>
          <w:lang w:val="en-GB"/>
        </w:rPr>
        <w:t xml:space="preserve">of the bran (which is a by-product of the flour production process). </w:t>
      </w:r>
      <w:del w:id="11030" w:author="Jane Shaw" w:date="2015-10-28T18:12:00Z">
        <w:r w:rsidR="004F65E4" w:rsidRPr="00F31509" w:rsidDel="0098706F">
          <w:rPr>
            <w:rFonts w:asciiTheme="majorBidi" w:hAnsiTheme="majorBidi" w:cstheme="majorBidi"/>
            <w:lang w:val="en-GB"/>
          </w:rPr>
          <w:delText xml:space="preserve">The </w:delText>
        </w:r>
      </w:del>
      <w:r w:rsidRPr="00F31509">
        <w:rPr>
          <w:rFonts w:asciiTheme="majorBidi" w:hAnsiTheme="majorBidi" w:cstheme="majorBidi"/>
          <w:lang w:val="en-GB"/>
        </w:rPr>
        <w:t xml:space="preserve">Feed </w:t>
      </w:r>
      <w:r w:rsidR="004F65E4" w:rsidRPr="00F31509">
        <w:rPr>
          <w:rFonts w:asciiTheme="majorBidi" w:hAnsiTheme="majorBidi" w:cstheme="majorBidi"/>
          <w:lang w:val="en-GB"/>
        </w:rPr>
        <w:t xml:space="preserve">requirements apply at </w:t>
      </w:r>
      <w:del w:id="11031" w:author="Jane Shaw" w:date="2015-10-28T18:12:00Z">
        <w:r w:rsidR="004F65E4" w:rsidRPr="00F31509" w:rsidDel="0098706F">
          <w:rPr>
            <w:rFonts w:asciiTheme="majorBidi" w:hAnsiTheme="majorBidi" w:cstheme="majorBidi"/>
            <w:lang w:val="en-GB"/>
          </w:rPr>
          <w:delText xml:space="preserve">a </w:delText>
        </w:r>
      </w:del>
      <w:ins w:id="11032" w:author="Jane Shaw" w:date="2015-10-28T18:12:00Z">
        <w:r>
          <w:rPr>
            <w:rFonts w:asciiTheme="majorBidi" w:hAnsiTheme="majorBidi" w:cstheme="majorBidi"/>
            <w:lang w:val="en-GB"/>
          </w:rPr>
          <w:t xml:space="preserve">the </w:t>
        </w:r>
      </w:ins>
      <w:r w:rsidR="004F65E4" w:rsidRPr="00F31509">
        <w:rPr>
          <w:rFonts w:asciiTheme="majorBidi" w:hAnsiTheme="majorBidi" w:cstheme="majorBidi"/>
          <w:lang w:val="en-GB"/>
        </w:rPr>
        <w:t>country level.</w:t>
      </w:r>
      <w:r w:rsidR="008568EC">
        <w:rPr>
          <w:rFonts w:asciiTheme="majorBidi" w:hAnsiTheme="majorBidi" w:cstheme="majorBidi"/>
          <w:lang w:val="en-GB"/>
        </w:rPr>
        <w:t xml:space="preserve"> </w:t>
      </w:r>
    </w:p>
    <w:p w14:paraId="0604E4E5" w14:textId="7EECD328" w:rsidR="004F65E4" w:rsidRPr="00F31509" w:rsidRDefault="004F65E4" w:rsidP="004F65E4">
      <w:pPr>
        <w:jc w:val="both"/>
        <w:rPr>
          <w:rFonts w:asciiTheme="majorBidi" w:hAnsiTheme="majorBidi" w:cstheme="majorBidi"/>
          <w:lang w:val="en-GB"/>
        </w:rPr>
      </w:pPr>
      <w:del w:id="11033" w:author="Jane Shaw" w:date="2015-10-28T18:12:00Z">
        <w:r w:rsidRPr="00F31509" w:rsidDel="0098706F">
          <w:rPr>
            <w:rFonts w:asciiTheme="majorBidi" w:eastAsia="Times New Roman" w:hAnsiTheme="majorBidi" w:cstheme="majorBidi"/>
            <w:lang w:val="en-GB"/>
          </w:rPr>
          <w:delText xml:space="preserve">The </w:delText>
        </w:r>
      </w:del>
      <w:r w:rsidR="0098706F" w:rsidRPr="00F31509">
        <w:rPr>
          <w:rFonts w:asciiTheme="majorBidi" w:eastAsia="Times New Roman" w:hAnsiTheme="majorBidi" w:cstheme="majorBidi"/>
          <w:lang w:val="en-GB"/>
        </w:rPr>
        <w:t xml:space="preserve">Calculation </w:t>
      </w:r>
      <w:r w:rsidRPr="00F31509">
        <w:rPr>
          <w:rFonts w:asciiTheme="majorBidi" w:eastAsia="Times New Roman" w:hAnsiTheme="majorBidi" w:cstheme="majorBidi"/>
          <w:lang w:val="en-GB"/>
        </w:rPr>
        <w:t xml:space="preserve">of </w:t>
      </w:r>
      <w:del w:id="11034" w:author="Jane Shaw" w:date="2015-10-28T18:12:00Z">
        <w:r w:rsidRPr="00F31509" w:rsidDel="0098706F">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feed requirements is </w:t>
      </w:r>
      <w:del w:id="11035" w:author="Jane Shaw" w:date="2015-10-28T18:12:00Z">
        <w:r w:rsidRPr="00F31509" w:rsidDel="0098706F">
          <w:rPr>
            <w:rFonts w:asciiTheme="majorBidi" w:eastAsia="Times New Roman" w:hAnsiTheme="majorBidi" w:cstheme="majorBidi"/>
            <w:lang w:val="en-GB"/>
          </w:rPr>
          <w:delText xml:space="preserve">laid out </w:delText>
        </w:r>
      </w:del>
      <w:ins w:id="11036" w:author="Jane Shaw" w:date="2015-10-28T18:12:00Z">
        <w:r w:rsidR="0098706F">
          <w:rPr>
            <w:rFonts w:asciiTheme="majorBidi" w:eastAsia="Times New Roman" w:hAnsiTheme="majorBidi" w:cstheme="majorBidi"/>
            <w:lang w:val="en-GB"/>
          </w:rPr>
          <w:t xml:space="preserve">described </w:t>
        </w:r>
      </w:ins>
      <w:r w:rsidRPr="00F31509">
        <w:rPr>
          <w:rFonts w:asciiTheme="majorBidi" w:eastAsia="Times New Roman" w:hAnsiTheme="majorBidi" w:cstheme="majorBidi"/>
          <w:lang w:val="en-GB"/>
        </w:rPr>
        <w:t xml:space="preserve">in </w:t>
      </w:r>
      <w:del w:id="11037" w:author="Jane Shaw" w:date="2015-10-28T18:13:00Z">
        <w:r w:rsidRPr="00F31509" w:rsidDel="0098706F">
          <w:rPr>
            <w:rFonts w:asciiTheme="majorBidi" w:eastAsia="Times New Roman" w:hAnsiTheme="majorBidi" w:cstheme="majorBidi"/>
            <w:lang w:val="en-GB"/>
          </w:rPr>
          <w:delText>Chapter 2</w:delText>
        </w:r>
      </w:del>
      <w:ins w:id="11038" w:author="Jane Shaw" w:date="2015-10-28T18:13:00Z">
        <w:r w:rsidR="0098706F">
          <w:rPr>
            <w:rFonts w:asciiTheme="majorBidi" w:eastAsia="Times New Roman" w:hAnsiTheme="majorBidi" w:cstheme="majorBidi"/>
            <w:lang w:val="en-GB"/>
          </w:rPr>
          <w:t>section 3.4</w:t>
        </w:r>
      </w:ins>
      <w:r w:rsidRPr="00F31509">
        <w:rPr>
          <w:rFonts w:asciiTheme="majorBidi" w:eastAsia="Times New Roman" w:hAnsiTheme="majorBidi" w:cstheme="majorBidi"/>
          <w:lang w:val="en-GB"/>
        </w:rPr>
        <w:t xml:space="preserve">. </w:t>
      </w:r>
      <w:del w:id="11039" w:author="Jane Shaw" w:date="2015-10-28T18:14:00Z">
        <w:r w:rsidRPr="00F31509" w:rsidDel="0098706F">
          <w:rPr>
            <w:rFonts w:asciiTheme="majorBidi" w:eastAsia="Times New Roman" w:hAnsiTheme="majorBidi" w:cstheme="majorBidi"/>
            <w:lang w:val="en-GB"/>
          </w:rPr>
          <w:delText xml:space="preserve">It shall suffice here to repeat the basic steps. </w:delText>
        </w:r>
      </w:del>
      <w:r w:rsidRPr="00F31509">
        <w:rPr>
          <w:rFonts w:asciiTheme="majorBidi" w:eastAsia="Times New Roman" w:hAnsiTheme="majorBidi" w:cstheme="majorBidi"/>
          <w:lang w:val="en-GB"/>
        </w:rPr>
        <w:t xml:space="preserve">The first step entails </w:t>
      </w:r>
      <w:del w:id="11040" w:author="Jane Shaw" w:date="2015-10-28T18:14:00Z">
        <w:r w:rsidRPr="00F31509" w:rsidDel="0098706F">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calculati</w:t>
      </w:r>
      <w:ins w:id="11041" w:author="Jane Shaw" w:date="2015-10-28T18:14:00Z">
        <w:r w:rsidR="0098706F">
          <w:rPr>
            <w:rFonts w:asciiTheme="majorBidi" w:eastAsia="Times New Roman" w:hAnsiTheme="majorBidi" w:cstheme="majorBidi"/>
            <w:lang w:val="en-GB"/>
          </w:rPr>
          <w:t>ng</w:t>
        </w:r>
      </w:ins>
      <w:del w:id="11042" w:author="Jane Shaw" w:date="2015-10-28T18:14:00Z">
        <w:r w:rsidRPr="00F31509" w:rsidDel="0098706F">
          <w:rPr>
            <w:rFonts w:asciiTheme="majorBidi" w:eastAsia="Times New Roman" w:hAnsiTheme="majorBidi" w:cstheme="majorBidi"/>
            <w:lang w:val="en-GB"/>
          </w:rPr>
          <w:delText>on</w:delText>
        </w:r>
      </w:del>
      <w:r w:rsidRPr="00F31509">
        <w:rPr>
          <w:rFonts w:asciiTheme="majorBidi" w:eastAsia="Times New Roman" w:hAnsiTheme="majorBidi" w:cstheme="majorBidi"/>
          <w:lang w:val="en-GB"/>
        </w:rPr>
        <w:t xml:space="preserve"> </w:t>
      </w:r>
      <w:del w:id="11043" w:author="Jane Shaw" w:date="2015-10-28T18:14:00Z">
        <w:r w:rsidRPr="00F31509" w:rsidDel="0098706F">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feed requirement</w:t>
      </w:r>
      <w:ins w:id="11044" w:author="Jane Shaw" w:date="2015-10-28T18:14:00Z">
        <w:r w:rsidR="0098706F">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based on the number of animals, their needs and feeding efficiency. In </w:t>
      </w:r>
      <w:del w:id="11045" w:author="Jane Shaw" w:date="2015-10-28T18:14:00Z">
        <w:r w:rsidRPr="00F31509" w:rsidDel="0098706F">
          <w:rPr>
            <w:rFonts w:asciiTheme="majorBidi" w:eastAsia="Times New Roman" w:hAnsiTheme="majorBidi" w:cstheme="majorBidi"/>
            <w:lang w:val="en-GB"/>
          </w:rPr>
          <w:delText xml:space="preserve">a </w:delText>
        </w:r>
      </w:del>
      <w:ins w:id="11046" w:author="Jane Shaw" w:date="2015-10-28T18:14:00Z">
        <w:r w:rsidR="0098706F">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second step, the actual amount of compound and concentrate feed is calculated </w:t>
      </w:r>
      <w:ins w:id="11047" w:author="Jane Shaw" w:date="2015-11-07T19:59:00Z">
        <w:r w:rsidR="006536F2">
          <w:rPr>
            <w:rFonts w:asciiTheme="majorBidi" w:eastAsia="Times New Roman" w:hAnsiTheme="majorBidi" w:cstheme="majorBidi"/>
            <w:lang w:val="en-GB"/>
          </w:rPr>
          <w:t xml:space="preserve">by </w:t>
        </w:r>
      </w:ins>
      <w:r w:rsidRPr="00F31509">
        <w:rPr>
          <w:rFonts w:asciiTheme="majorBidi" w:eastAsia="Times New Roman" w:hAnsiTheme="majorBidi" w:cstheme="majorBidi"/>
          <w:lang w:val="en-GB"/>
        </w:rPr>
        <w:t xml:space="preserve">applying country-specific intensification rates. In </w:t>
      </w:r>
      <w:del w:id="11048" w:author="Jane Shaw" w:date="2015-10-28T18:14:00Z">
        <w:r w:rsidRPr="00F31509" w:rsidDel="0098706F">
          <w:rPr>
            <w:rFonts w:asciiTheme="majorBidi" w:eastAsia="Times New Roman" w:hAnsiTheme="majorBidi" w:cstheme="majorBidi"/>
            <w:lang w:val="en-GB"/>
          </w:rPr>
          <w:delText xml:space="preserve">a </w:delText>
        </w:r>
      </w:del>
      <w:ins w:id="11049" w:author="Jane Shaw" w:date="2015-10-28T18:14:00Z">
        <w:r w:rsidR="0098706F">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third step, individual feedstuffs are allocated by availability</w:t>
      </w:r>
      <w:ins w:id="11050" w:author="Jane Shaw" w:date="2015-10-28T18:15:00Z">
        <w:r w:rsidR="0098706F">
          <w:rPr>
            <w:rFonts w:asciiTheme="majorBidi" w:eastAsia="Times New Roman" w:hAnsiTheme="majorBidi" w:cstheme="majorBidi"/>
            <w:lang w:val="en-GB"/>
          </w:rPr>
          <w:t xml:space="preserve">, </w:t>
        </w:r>
      </w:ins>
      <w:del w:id="11051" w:author="Jane Shaw" w:date="2015-10-28T18:15:00Z">
        <w:r w:rsidRPr="00F31509" w:rsidDel="0098706F">
          <w:rPr>
            <w:rFonts w:asciiTheme="majorBidi" w:eastAsia="Times New Roman" w:hAnsiTheme="majorBidi" w:cstheme="majorBidi"/>
            <w:lang w:val="en-GB"/>
          </w:rPr>
          <w:delText xml:space="preserve">. Before so doing, </w:delText>
        </w:r>
      </w:del>
      <w:ins w:id="11052" w:author="Jane Shaw" w:date="2015-10-28T18:15:00Z">
        <w:r w:rsidR="0098706F">
          <w:rPr>
            <w:rFonts w:asciiTheme="majorBidi" w:eastAsia="Times New Roman" w:hAnsiTheme="majorBidi" w:cstheme="majorBidi"/>
            <w:lang w:val="en-GB"/>
          </w:rPr>
          <w:t xml:space="preserve">after </w:t>
        </w:r>
      </w:ins>
      <w:r w:rsidRPr="00F31509">
        <w:rPr>
          <w:rFonts w:asciiTheme="majorBidi" w:eastAsia="Times New Roman" w:hAnsiTheme="majorBidi" w:cstheme="majorBidi"/>
          <w:lang w:val="en-GB"/>
        </w:rPr>
        <w:t xml:space="preserve">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w:t>
      </w:r>
      <w:del w:id="11053" w:author="Jane Shaw" w:date="2015-10-28T18:15:00Z">
        <w:r w:rsidR="00542BD2" w:rsidRPr="00F31509" w:rsidDel="0098706F">
          <w:rPr>
            <w:rFonts w:asciiTheme="majorBidi" w:eastAsia="Times New Roman" w:hAnsiTheme="majorBidi" w:cstheme="majorBidi"/>
            <w:lang w:val="en-GB"/>
          </w:rPr>
          <w:delText xml:space="preserve">that of </w:delText>
        </w:r>
        <w:r w:rsidRPr="00F31509" w:rsidDel="0098706F">
          <w:rPr>
            <w:rFonts w:asciiTheme="majorBidi" w:eastAsia="Times New Roman" w:hAnsiTheme="majorBidi" w:cstheme="majorBidi"/>
            <w:lang w:val="en-GB"/>
          </w:rPr>
          <w:delText xml:space="preserve">being fed to </w:delText>
        </w:r>
      </w:del>
      <w:ins w:id="11054" w:author="Jane Shaw" w:date="2015-10-28T18:15:00Z">
        <w:r w:rsidR="0098706F">
          <w:rPr>
            <w:rFonts w:asciiTheme="majorBidi" w:eastAsia="Times New Roman" w:hAnsiTheme="majorBidi" w:cstheme="majorBidi"/>
            <w:lang w:val="en-GB"/>
          </w:rPr>
          <w:t xml:space="preserve">as feed for </w:t>
        </w:r>
      </w:ins>
      <w:r w:rsidRPr="00F31509">
        <w:rPr>
          <w:rFonts w:asciiTheme="majorBidi" w:eastAsia="Times New Roman" w:hAnsiTheme="majorBidi" w:cstheme="majorBidi"/>
          <w:lang w:val="en-GB"/>
        </w:rPr>
        <w:t>animals (oil</w:t>
      </w:r>
      <w:del w:id="11055" w:author="Jane Shaw" w:date="2015-10-28T18:15:00Z">
        <w:r w:rsidRPr="00F31509" w:rsidDel="0098706F">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cakes and meals, DDGS, dregs, brans, etc.) </w:t>
      </w:r>
      <w:del w:id="11056" w:author="Jane Shaw" w:date="2015-10-28T18:15:00Z">
        <w:r w:rsidRPr="00F31509" w:rsidDel="0098706F">
          <w:rPr>
            <w:rFonts w:asciiTheme="majorBidi" w:eastAsia="Times New Roman" w:hAnsiTheme="majorBidi" w:cstheme="majorBidi"/>
            <w:lang w:val="en-GB"/>
          </w:rPr>
          <w:delText xml:space="preserve">are </w:delText>
        </w:r>
      </w:del>
      <w:ins w:id="11057" w:author="Jane Shaw" w:date="2015-10-28T18:15:00Z">
        <w:r w:rsidR="0098706F">
          <w:rPr>
            <w:rFonts w:asciiTheme="majorBidi" w:eastAsia="Times New Roman" w:hAnsiTheme="majorBidi" w:cstheme="majorBidi"/>
            <w:lang w:val="en-GB"/>
          </w:rPr>
          <w:t xml:space="preserve">have been </w:t>
        </w:r>
      </w:ins>
      <w:r w:rsidRPr="00F31509">
        <w:rPr>
          <w:rFonts w:asciiTheme="majorBidi" w:eastAsia="Times New Roman" w:hAnsiTheme="majorBidi" w:cstheme="majorBidi"/>
          <w:lang w:val="en-GB"/>
        </w:rPr>
        <w:t xml:space="preserve">deducted from the requirements. The remainder of </w:t>
      </w:r>
      <w:del w:id="11058" w:author="Jane Shaw" w:date="2015-10-28T18:16:00Z">
        <w:r w:rsidRPr="00F31509" w:rsidDel="0098706F">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feed requirements </w:t>
      </w:r>
      <w:del w:id="11059" w:author="Jane Shaw" w:date="2015-10-28T18:17:00Z">
        <w:r w:rsidRPr="00F31509" w:rsidDel="0098706F">
          <w:rPr>
            <w:rFonts w:asciiTheme="majorBidi" w:eastAsia="Times New Roman" w:hAnsiTheme="majorBidi" w:cstheme="majorBidi"/>
            <w:lang w:val="en-GB"/>
          </w:rPr>
          <w:delText xml:space="preserve">will be </w:delText>
        </w:r>
      </w:del>
      <w:ins w:id="11060" w:author="Jane Shaw" w:date="2015-10-28T18:17:00Z">
        <w:r w:rsidR="0098706F">
          <w:rPr>
            <w:rFonts w:asciiTheme="majorBidi" w:eastAsia="Times New Roman" w:hAnsiTheme="majorBidi" w:cstheme="majorBidi"/>
            <w:lang w:val="en-GB"/>
          </w:rPr>
          <w:t xml:space="preserve">are then </w:t>
        </w:r>
      </w:ins>
      <w:del w:id="11061" w:author="Jane Shaw" w:date="2015-10-28T18:16:00Z">
        <w:r w:rsidRPr="00F31509" w:rsidDel="0098706F">
          <w:rPr>
            <w:rFonts w:asciiTheme="majorBidi" w:eastAsia="Times New Roman" w:hAnsiTheme="majorBidi" w:cstheme="majorBidi"/>
            <w:lang w:val="en-GB"/>
          </w:rPr>
          <w:delText xml:space="preserve">satisfied by </w:delText>
        </w:r>
      </w:del>
      <w:r w:rsidRPr="00F31509">
        <w:rPr>
          <w:rFonts w:asciiTheme="majorBidi" w:eastAsia="Times New Roman" w:hAnsiTheme="majorBidi" w:cstheme="majorBidi"/>
          <w:lang w:val="en-GB"/>
        </w:rPr>
        <w:t>allocat</w:t>
      </w:r>
      <w:ins w:id="11062" w:author="Jane Shaw" w:date="2015-10-28T18:16:00Z">
        <w:r w:rsidR="0098706F">
          <w:rPr>
            <w:rFonts w:asciiTheme="majorBidi" w:eastAsia="Times New Roman" w:hAnsiTheme="majorBidi" w:cstheme="majorBidi"/>
            <w:lang w:val="en-GB"/>
          </w:rPr>
          <w:t>ed</w:t>
        </w:r>
      </w:ins>
      <w:del w:id="11063" w:author="Jane Shaw" w:date="2015-10-28T18:16:00Z">
        <w:r w:rsidRPr="00F31509" w:rsidDel="0098706F">
          <w:rPr>
            <w:rFonts w:asciiTheme="majorBidi" w:eastAsia="Times New Roman" w:hAnsiTheme="majorBidi" w:cstheme="majorBidi"/>
            <w:lang w:val="en-GB"/>
          </w:rPr>
          <w:delText>ing</w:delText>
        </w:r>
      </w:del>
      <w:r w:rsidRPr="00F31509">
        <w:rPr>
          <w:rFonts w:asciiTheme="majorBidi" w:eastAsia="Times New Roman" w:hAnsiTheme="majorBidi" w:cstheme="majorBidi"/>
          <w:lang w:val="en-GB"/>
        </w:rPr>
        <w:t xml:space="preserve"> to the FBS </w:t>
      </w:r>
      <w:ins w:id="11064" w:author="Jane Shaw" w:date="2015-10-28T18:16:00Z">
        <w:r w:rsidR="0098706F">
          <w:rPr>
            <w:rFonts w:asciiTheme="majorBidi" w:eastAsia="Times New Roman" w:hAnsiTheme="majorBidi" w:cstheme="majorBidi"/>
            <w:lang w:val="en-GB"/>
          </w:rPr>
          <w:t xml:space="preserve">primary-level </w:t>
        </w:r>
      </w:ins>
      <w:r w:rsidRPr="00F31509">
        <w:rPr>
          <w:rFonts w:asciiTheme="majorBidi" w:eastAsia="Times New Roman" w:hAnsiTheme="majorBidi" w:cstheme="majorBidi"/>
          <w:lang w:val="en-GB"/>
        </w:rPr>
        <w:t xml:space="preserve">commodities </w:t>
      </w:r>
      <w:del w:id="11065" w:author="Jane Shaw" w:date="2015-10-28T18:16:00Z">
        <w:r w:rsidRPr="00F31509" w:rsidDel="0098706F">
          <w:rPr>
            <w:rFonts w:asciiTheme="majorBidi" w:eastAsia="Times New Roman" w:hAnsiTheme="majorBidi" w:cstheme="majorBidi"/>
            <w:lang w:val="en-GB"/>
          </w:rPr>
          <w:delText xml:space="preserve">at primary level </w:delText>
        </w:r>
      </w:del>
      <w:r w:rsidRPr="00F31509">
        <w:rPr>
          <w:rFonts w:asciiTheme="majorBidi" w:eastAsia="Times New Roman" w:hAnsiTheme="majorBidi" w:cstheme="majorBidi"/>
          <w:lang w:val="en-GB"/>
        </w:rPr>
        <w:t>(</w:t>
      </w:r>
      <w:del w:id="11066" w:author="Jane Shaw" w:date="2015-10-28T18:16:00Z">
        <w:r w:rsidRPr="00F31509" w:rsidDel="0098706F">
          <w:rPr>
            <w:rFonts w:asciiTheme="majorBidi" w:eastAsia="Times New Roman" w:hAnsiTheme="majorBidi" w:cstheme="majorBidi"/>
            <w:lang w:val="en-GB"/>
          </w:rPr>
          <w:delText xml:space="preserve">such as </w:delText>
        </w:r>
      </w:del>
      <w:r w:rsidRPr="00F31509">
        <w:rPr>
          <w:rFonts w:asciiTheme="majorBidi" w:eastAsia="Times New Roman" w:hAnsiTheme="majorBidi" w:cstheme="majorBidi"/>
          <w:lang w:val="en-GB"/>
        </w:rPr>
        <w:t xml:space="preserve">cereals, oil crops, etc.) according to their availability. Negligible amounts of bran may go into </w:t>
      </w:r>
      <w:del w:id="11067" w:author="Jane Shaw" w:date="2015-10-28T18:17:00Z">
        <w:r w:rsidRPr="00F31509" w:rsidDel="0098706F">
          <w:rPr>
            <w:rFonts w:asciiTheme="majorBidi" w:eastAsia="Times New Roman" w:hAnsiTheme="majorBidi" w:cstheme="majorBidi"/>
            <w:lang w:val="en-GB"/>
          </w:rPr>
          <w:delText xml:space="preserve">such </w:delText>
        </w:r>
      </w:del>
      <w:r w:rsidRPr="00F31509">
        <w:rPr>
          <w:rFonts w:asciiTheme="majorBidi" w:eastAsia="Times New Roman" w:hAnsiTheme="majorBidi" w:cstheme="majorBidi"/>
          <w:lang w:val="en-GB"/>
        </w:rPr>
        <w:t xml:space="preserve">products </w:t>
      </w:r>
      <w:ins w:id="11068" w:author="Jane Shaw" w:date="2015-10-28T18:17:00Z">
        <w:r w:rsidR="0098706F">
          <w:rPr>
            <w:rFonts w:asciiTheme="majorBidi" w:eastAsia="Times New Roman" w:hAnsiTheme="majorBidi" w:cstheme="majorBidi"/>
            <w:lang w:val="en-GB"/>
          </w:rPr>
          <w:t xml:space="preserve">such </w:t>
        </w:r>
      </w:ins>
      <w:r w:rsidRPr="00F31509">
        <w:rPr>
          <w:rFonts w:asciiTheme="majorBidi" w:eastAsia="Times New Roman" w:hAnsiTheme="majorBidi" w:cstheme="majorBidi"/>
          <w:lang w:val="en-GB"/>
        </w:rPr>
        <w:t xml:space="preserve">as breakfast cereals, but for the sake of simplicity, such quantities </w:t>
      </w:r>
      <w:del w:id="11069" w:author="Jane Shaw" w:date="2015-10-28T18:17:00Z">
        <w:r w:rsidRPr="00F31509" w:rsidDel="0098706F">
          <w:rPr>
            <w:rFonts w:asciiTheme="majorBidi" w:eastAsia="Times New Roman" w:hAnsiTheme="majorBidi" w:cstheme="majorBidi"/>
            <w:lang w:val="en-GB"/>
          </w:rPr>
          <w:delText xml:space="preserve">will be </w:delText>
        </w:r>
      </w:del>
      <w:ins w:id="11070" w:author="Jane Shaw" w:date="2015-10-28T18:17:00Z">
        <w:r w:rsidR="0098706F">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ignored in this example.</w:t>
      </w:r>
    </w:p>
    <w:p w14:paraId="04CDD620" w14:textId="62807D6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w:t>
      </w:r>
      <w:del w:id="11071" w:author="Jane Shaw" w:date="2015-10-28T18:18:00Z">
        <w:r w:rsidRPr="00F31509" w:rsidDel="0098706F">
          <w:rPr>
            <w:rFonts w:asciiTheme="majorBidi" w:eastAsia="Times New Roman" w:hAnsiTheme="majorBidi" w:cstheme="majorBidi"/>
            <w:lang w:val="en-GB"/>
          </w:rPr>
          <w:delText xml:space="preserve">using </w:delText>
        </w:r>
      </w:del>
      <w:ins w:id="11072" w:author="Jane Shaw" w:date="2015-10-28T18:18:00Z">
        <w:r w:rsidR="0098706F">
          <w:rPr>
            <w:rFonts w:asciiTheme="majorBidi" w:eastAsia="Times New Roman" w:hAnsiTheme="majorBidi" w:cstheme="majorBidi"/>
            <w:lang w:val="en-GB"/>
          </w:rPr>
          <w:t xml:space="preserve">from </w:t>
        </w:r>
      </w:ins>
      <w:r w:rsidRPr="00F31509">
        <w:rPr>
          <w:rFonts w:asciiTheme="majorBidi" w:eastAsia="Times New Roman" w:hAnsiTheme="majorBidi" w:cstheme="majorBidi"/>
          <w:lang w:val="en-GB"/>
        </w:rPr>
        <w:t xml:space="preserve">the food amount allocated to flour (as </w:t>
      </w:r>
      <w:del w:id="11073" w:author="Jane Shaw" w:date="2015-10-28T18:18:00Z">
        <w:r w:rsidRPr="00F31509" w:rsidDel="0098706F">
          <w:rPr>
            <w:rFonts w:asciiTheme="majorBidi" w:eastAsia="Times New Roman" w:hAnsiTheme="majorBidi" w:cstheme="majorBidi"/>
            <w:lang w:val="en-GB"/>
          </w:rPr>
          <w:delText xml:space="preserve">they </w:delText>
        </w:r>
      </w:del>
      <w:ins w:id="11074" w:author="Jane Shaw" w:date="2015-10-28T18:18:00Z">
        <w:r w:rsidR="0098706F">
          <w:rPr>
            <w:rFonts w:asciiTheme="majorBidi" w:eastAsia="Times New Roman" w:hAnsiTheme="majorBidi" w:cstheme="majorBidi"/>
            <w:lang w:val="en-GB"/>
          </w:rPr>
          <w:t xml:space="preserve">flour and bran </w:t>
        </w:r>
      </w:ins>
      <w:r w:rsidRPr="00F31509">
        <w:rPr>
          <w:rFonts w:asciiTheme="majorBidi" w:eastAsia="Times New Roman" w:hAnsiTheme="majorBidi" w:cstheme="majorBidi"/>
          <w:lang w:val="en-GB"/>
        </w:rPr>
        <w:t xml:space="preserve">are produced in the same process). Thus, </w:t>
      </w:r>
      <w:del w:id="11075" w:author="Jane Shaw" w:date="2015-10-28T18:18:00Z">
        <w:r w:rsidRPr="00F31509" w:rsidDel="0098706F">
          <w:rPr>
            <w:rFonts w:asciiTheme="majorBidi" w:eastAsia="Times New Roman" w:hAnsiTheme="majorBidi" w:cstheme="majorBidi"/>
            <w:lang w:val="en-GB"/>
          </w:rPr>
          <w:delText xml:space="preserve">we take the </w:delText>
        </w:r>
      </w:del>
      <w:r w:rsidRPr="00F31509">
        <w:rPr>
          <w:rFonts w:asciiTheme="majorBidi" w:eastAsia="Times New Roman" w:hAnsiTheme="majorBidi" w:cstheme="majorBidi"/>
          <w:lang w:val="en-GB"/>
        </w:rPr>
        <w:t>flour production</w:t>
      </w:r>
      <w:del w:id="11076" w:author="Jane Shaw" w:date="2015-10-28T18:18:00Z">
        <w:r w:rsidRPr="00F31509" w:rsidDel="0098706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1077" w:author="Jane Shaw" w:date="2015-10-28T18:18:00Z">
        <w:r w:rsidR="0098706F">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convert</w:t>
      </w:r>
      <w:ins w:id="11078" w:author="Jane Shaw" w:date="2015-10-28T18:18:00Z">
        <w:r w:rsidR="0098706F">
          <w:rPr>
            <w:rFonts w:asciiTheme="majorBidi" w:eastAsia="Times New Roman" w:hAnsiTheme="majorBidi" w:cstheme="majorBidi"/>
            <w:lang w:val="en-GB"/>
          </w:rPr>
          <w:t>ed</w:t>
        </w:r>
      </w:ins>
      <w:r w:rsidRPr="00F31509">
        <w:rPr>
          <w:rFonts w:asciiTheme="majorBidi" w:eastAsia="Times New Roman" w:hAnsiTheme="majorBidi" w:cstheme="majorBidi"/>
          <w:lang w:val="en-GB"/>
        </w:rPr>
        <w:t xml:space="preserve"> </w:t>
      </w:r>
      <w:del w:id="11079" w:author="Jane Shaw" w:date="2015-10-28T18:18:00Z">
        <w:r w:rsidRPr="00F31509" w:rsidDel="0098706F">
          <w:rPr>
            <w:rFonts w:asciiTheme="majorBidi" w:eastAsia="Times New Roman" w:hAnsiTheme="majorBidi" w:cstheme="majorBidi"/>
            <w:lang w:val="en-GB"/>
          </w:rPr>
          <w:delText xml:space="preserve">it </w:delText>
        </w:r>
      </w:del>
      <w:r w:rsidRPr="00F31509">
        <w:rPr>
          <w:rFonts w:asciiTheme="majorBidi" w:eastAsia="Times New Roman" w:hAnsiTheme="majorBidi" w:cstheme="majorBidi"/>
          <w:lang w:val="en-GB"/>
        </w:rPr>
        <w:t xml:space="preserve">into wheat by dividing </w:t>
      </w:r>
      <w:ins w:id="11080" w:author="Jane Shaw" w:date="2015-10-28T18:18:00Z">
        <w:r w:rsidR="0098706F">
          <w:rPr>
            <w:rFonts w:asciiTheme="majorBidi" w:eastAsia="Times New Roman" w:hAnsiTheme="majorBidi" w:cstheme="majorBidi"/>
            <w:lang w:val="en-GB"/>
          </w:rPr>
          <w:t xml:space="preserve">it </w:t>
        </w:r>
      </w:ins>
      <w:r w:rsidRPr="00F31509">
        <w:rPr>
          <w:rFonts w:asciiTheme="majorBidi" w:eastAsia="Times New Roman" w:hAnsiTheme="majorBidi" w:cstheme="majorBidi"/>
          <w:lang w:val="en-GB"/>
        </w:rPr>
        <w:t xml:space="preserve">by the flour extraction rate, and </w:t>
      </w:r>
      <w:del w:id="11081" w:author="Jane Shaw" w:date="2015-10-28T18:19:00Z">
        <w:r w:rsidRPr="00F31509" w:rsidDel="00782668">
          <w:rPr>
            <w:rFonts w:asciiTheme="majorBidi" w:eastAsia="Times New Roman" w:hAnsiTheme="majorBidi" w:cstheme="majorBidi"/>
            <w:lang w:val="en-GB"/>
          </w:rPr>
          <w:delText xml:space="preserve">then compute </w:delText>
        </w:r>
      </w:del>
      <w:r w:rsidRPr="00F31509">
        <w:rPr>
          <w:rFonts w:asciiTheme="majorBidi" w:eastAsia="Times New Roman" w:hAnsiTheme="majorBidi" w:cstheme="majorBidi"/>
          <w:lang w:val="en-GB"/>
        </w:rPr>
        <w:t xml:space="preserve">bran production </w:t>
      </w:r>
      <w:ins w:id="11082" w:author="Jane Shaw" w:date="2015-10-28T18:19:00Z">
        <w:r w:rsidR="00782668">
          <w:rPr>
            <w:rFonts w:asciiTheme="majorBidi" w:eastAsia="Times New Roman" w:hAnsiTheme="majorBidi" w:cstheme="majorBidi"/>
            <w:lang w:val="en-GB"/>
          </w:rPr>
          <w:t xml:space="preserve">is computed </w:t>
        </w:r>
      </w:ins>
      <w:r w:rsidRPr="00F31509">
        <w:rPr>
          <w:rFonts w:asciiTheme="majorBidi" w:eastAsia="Times New Roman" w:hAnsiTheme="majorBidi" w:cstheme="majorBidi"/>
          <w:lang w:val="en-GB"/>
        </w:rPr>
        <w:t xml:space="preserve">by multiplying by the bran extraction rate. </w:t>
      </w:r>
      <w:del w:id="11083" w:author="Jane Shaw" w:date="2015-10-28T18:19:00Z">
        <w:r w:rsidRPr="00F31509" w:rsidDel="00782668">
          <w:rPr>
            <w:rFonts w:asciiTheme="majorBidi" w:eastAsia="Times New Roman" w:hAnsiTheme="majorBidi" w:cstheme="majorBidi"/>
            <w:lang w:val="en-GB"/>
          </w:rPr>
          <w:delText xml:space="preserve">Here </w:delText>
        </w:r>
      </w:del>
      <w:ins w:id="11084" w:author="Jane Shaw" w:date="2015-10-28T18:19:00Z">
        <w:r w:rsidR="00782668">
          <w:rPr>
            <w:rFonts w:asciiTheme="majorBidi" w:eastAsia="Times New Roman" w:hAnsiTheme="majorBidi" w:cstheme="majorBidi"/>
            <w:lang w:val="en-GB"/>
          </w:rPr>
          <w:t xml:space="preserve">In the example, </w:t>
        </w:r>
      </w:ins>
      <w:r w:rsidRPr="00F31509">
        <w:rPr>
          <w:rFonts w:asciiTheme="majorBidi" w:eastAsia="Times New Roman" w:hAnsiTheme="majorBidi" w:cstheme="majorBidi"/>
          <w:lang w:val="en-GB"/>
        </w:rPr>
        <w:t xml:space="preserve">flour production is </w:t>
      </w:r>
      <w:del w:id="11085" w:author="Jane Shaw" w:date="2015-10-28T18:19:00Z">
        <w:r w:rsidRPr="00F31509" w:rsidDel="00782668">
          <w:rPr>
            <w:rFonts w:asciiTheme="majorBidi" w:eastAsia="Times New Roman" w:hAnsiTheme="majorBidi" w:cstheme="majorBidi"/>
            <w:lang w:val="en-GB"/>
          </w:rPr>
          <w:delText xml:space="preserve">given as </w:delText>
        </w:r>
      </w:del>
      <w:ins w:id="11086" w:author="Jane Shaw" w:date="2015-10-28T18:19:00Z">
        <w:r w:rsidR="00782668">
          <w:rPr>
            <w:rFonts w:asciiTheme="majorBidi" w:eastAsia="Times New Roman" w:hAnsiTheme="majorBidi" w:cstheme="majorBidi"/>
            <w:lang w:val="en-GB"/>
          </w:rPr>
          <w:t xml:space="preserve">provided from </w:t>
        </w:r>
      </w:ins>
      <w:r w:rsidRPr="00F31509">
        <w:rPr>
          <w:rFonts w:asciiTheme="majorBidi" w:eastAsia="Times New Roman" w:hAnsiTheme="majorBidi" w:cstheme="majorBidi"/>
          <w:lang w:val="en-GB"/>
        </w:rPr>
        <w:t>official</w:t>
      </w:r>
      <w:ins w:id="11087" w:author="Jane Shaw" w:date="2015-10-28T18:19:00Z">
        <w:r w:rsidR="00782668">
          <w:rPr>
            <w:rFonts w:asciiTheme="majorBidi" w:eastAsia="Times New Roman" w:hAnsiTheme="majorBidi" w:cstheme="majorBidi"/>
            <w:lang w:val="en-GB"/>
          </w:rPr>
          <w:t xml:space="preserve"> information</w:t>
        </w:r>
      </w:ins>
      <w:r w:rsidRPr="00F31509">
        <w:rPr>
          <w:rFonts w:asciiTheme="majorBidi" w:eastAsia="Times New Roman" w:hAnsiTheme="majorBidi" w:cstheme="majorBidi"/>
          <w:lang w:val="en-GB"/>
        </w:rPr>
        <w:t xml:space="preserve">; if it </w:t>
      </w:r>
      <w:del w:id="11088" w:author="Jane Shaw" w:date="2015-10-28T18:19:00Z">
        <w:r w:rsidRPr="00F31509" w:rsidDel="00782668">
          <w:rPr>
            <w:rFonts w:asciiTheme="majorBidi" w:eastAsia="Times New Roman" w:hAnsiTheme="majorBidi" w:cstheme="majorBidi"/>
            <w:lang w:val="en-GB"/>
          </w:rPr>
          <w:delText xml:space="preserve">must </w:delText>
        </w:r>
      </w:del>
      <w:ins w:id="11089" w:author="Jane Shaw" w:date="2015-10-28T18:19:00Z">
        <w:r w:rsidR="00782668">
          <w:rPr>
            <w:rFonts w:asciiTheme="majorBidi" w:eastAsia="Times New Roman" w:hAnsiTheme="majorBidi" w:cstheme="majorBidi"/>
            <w:lang w:val="en-GB"/>
          </w:rPr>
          <w:t xml:space="preserve">has to </w:t>
        </w:r>
      </w:ins>
      <w:r w:rsidRPr="00F31509">
        <w:rPr>
          <w:rFonts w:asciiTheme="majorBidi" w:eastAsia="Times New Roman" w:hAnsiTheme="majorBidi" w:cstheme="majorBidi"/>
          <w:lang w:val="en-GB"/>
        </w:rPr>
        <w:t>be calculated</w:t>
      </w:r>
      <w:ins w:id="11090" w:author="Jane Shaw" w:date="2015-10-28T18:19:00Z">
        <w:r w:rsidR="00782668">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1091" w:author="Jane Shaw" w:date="2015-10-28T18:20:00Z">
        <w:r w:rsidRPr="00F31509" w:rsidDel="00782668">
          <w:rPr>
            <w:rFonts w:asciiTheme="majorBidi" w:eastAsia="Times New Roman" w:hAnsiTheme="majorBidi" w:cstheme="majorBidi"/>
            <w:lang w:val="en-GB"/>
          </w:rPr>
          <w:delText xml:space="preserve">then we first must deduct from the wheat food quantity </w:delText>
        </w:r>
      </w:del>
      <w:r w:rsidRPr="00F31509">
        <w:rPr>
          <w:rFonts w:asciiTheme="majorBidi" w:eastAsia="Times New Roman" w:hAnsiTheme="majorBidi" w:cstheme="majorBidi"/>
          <w:lang w:val="en-GB"/>
        </w:rPr>
        <w:t xml:space="preserve">the amount </w:t>
      </w:r>
      <w:del w:id="11092" w:author="Jane Shaw" w:date="2015-10-28T18:20:00Z">
        <w:r w:rsidRPr="00F31509" w:rsidDel="00782668">
          <w:rPr>
            <w:rFonts w:asciiTheme="majorBidi" w:eastAsia="Times New Roman" w:hAnsiTheme="majorBidi" w:cstheme="majorBidi"/>
            <w:lang w:val="en-GB"/>
          </w:rPr>
          <w:delText xml:space="preserve">which </w:delText>
        </w:r>
      </w:del>
      <w:ins w:id="11093" w:author="Jane Shaw" w:date="2015-10-28T18:20:00Z">
        <w:r w:rsidR="00782668">
          <w:rPr>
            <w:rFonts w:asciiTheme="majorBidi" w:eastAsia="Times New Roman" w:hAnsiTheme="majorBidi" w:cstheme="majorBidi"/>
            <w:lang w:val="en-GB"/>
          </w:rPr>
          <w:t xml:space="preserve">that </w:t>
        </w:r>
      </w:ins>
      <w:r w:rsidRPr="00F31509">
        <w:rPr>
          <w:rFonts w:asciiTheme="majorBidi" w:eastAsia="Times New Roman" w:hAnsiTheme="majorBidi" w:cstheme="majorBidi"/>
          <w:lang w:val="en-GB"/>
        </w:rPr>
        <w:t>will be processed into other commodities (</w:t>
      </w:r>
      <w:del w:id="11094" w:author="Jane Shaw" w:date="2015-10-28T18:20:00Z">
        <w:r w:rsidRPr="00F31509" w:rsidDel="00782668">
          <w:rPr>
            <w:rFonts w:asciiTheme="majorBidi" w:eastAsia="Times New Roman" w:hAnsiTheme="majorBidi" w:cstheme="majorBidi"/>
            <w:lang w:val="en-GB"/>
          </w:rPr>
          <w:delText xml:space="preserve">i.e. </w:delText>
        </w:r>
      </w:del>
      <w:r w:rsidRPr="00F31509">
        <w:rPr>
          <w:rFonts w:asciiTheme="majorBidi" w:eastAsia="Times New Roman" w:hAnsiTheme="majorBidi" w:cstheme="majorBidi"/>
          <w:lang w:val="en-GB"/>
        </w:rPr>
        <w:t xml:space="preserve">bulgur, breakfast cereals, etc.) </w:t>
      </w:r>
      <w:ins w:id="11095" w:author="Jane Shaw" w:date="2015-10-28T18:20:00Z">
        <w:r w:rsidR="00782668">
          <w:rPr>
            <w:rFonts w:asciiTheme="majorBidi" w:eastAsia="Times New Roman" w:hAnsiTheme="majorBidi" w:cstheme="majorBidi"/>
            <w:lang w:val="en-GB"/>
          </w:rPr>
          <w:t xml:space="preserve">has </w:t>
        </w:r>
        <w:r w:rsidR="00782668" w:rsidRPr="00F31509">
          <w:rPr>
            <w:rFonts w:asciiTheme="majorBidi" w:eastAsia="Times New Roman" w:hAnsiTheme="majorBidi" w:cstheme="majorBidi"/>
            <w:lang w:val="en-GB"/>
          </w:rPr>
          <w:t xml:space="preserve">first </w:t>
        </w:r>
        <w:r w:rsidR="00782668">
          <w:rPr>
            <w:rFonts w:asciiTheme="majorBidi" w:eastAsia="Times New Roman" w:hAnsiTheme="majorBidi" w:cstheme="majorBidi"/>
            <w:lang w:val="en-GB"/>
          </w:rPr>
          <w:t xml:space="preserve">to be </w:t>
        </w:r>
        <w:r w:rsidR="00782668" w:rsidRPr="00F31509">
          <w:rPr>
            <w:rFonts w:asciiTheme="majorBidi" w:eastAsia="Times New Roman" w:hAnsiTheme="majorBidi" w:cstheme="majorBidi"/>
            <w:lang w:val="en-GB"/>
          </w:rPr>
          <w:t>deduct</w:t>
        </w:r>
        <w:r w:rsidR="00782668">
          <w:rPr>
            <w:rFonts w:asciiTheme="majorBidi" w:eastAsia="Times New Roman" w:hAnsiTheme="majorBidi" w:cstheme="majorBidi"/>
            <w:lang w:val="en-GB"/>
          </w:rPr>
          <w:t>ed</w:t>
        </w:r>
        <w:r w:rsidR="00782668" w:rsidRPr="00F31509">
          <w:rPr>
            <w:rFonts w:asciiTheme="majorBidi" w:eastAsia="Times New Roman" w:hAnsiTheme="majorBidi" w:cstheme="majorBidi"/>
            <w:lang w:val="en-GB"/>
          </w:rPr>
          <w:t xml:space="preserve"> from the wheat food quantity</w:t>
        </w:r>
        <w:r w:rsidR="00782668">
          <w:rPr>
            <w:rFonts w:asciiTheme="majorBidi" w:eastAsia="Times New Roman" w:hAnsiTheme="majorBidi" w:cstheme="majorBidi"/>
            <w:lang w:val="en-GB"/>
          </w:rPr>
          <w:t>,</w:t>
        </w:r>
        <w:r w:rsidR="00782668"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to satisfy trade imbalances. </w:t>
      </w:r>
      <w:del w:id="11096" w:author="Jane Shaw" w:date="2015-10-28T18:20:00Z">
        <w:r w:rsidRPr="00F31509" w:rsidDel="00782668">
          <w:rPr>
            <w:rFonts w:asciiTheme="majorBidi" w:eastAsia="Times New Roman" w:hAnsiTheme="majorBidi" w:cstheme="majorBidi"/>
            <w:lang w:val="en-GB"/>
          </w:rPr>
          <w:delText xml:space="preserve">Then, </w:delText>
        </w:r>
      </w:del>
      <w:r w:rsidR="00782668"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remainder </w:t>
      </w:r>
      <w:del w:id="11097" w:author="Jane Shaw" w:date="2015-10-28T18:21:00Z">
        <w:r w:rsidRPr="00F31509" w:rsidDel="00782668">
          <w:rPr>
            <w:rFonts w:asciiTheme="majorBidi" w:eastAsia="Times New Roman" w:hAnsiTheme="majorBidi" w:cstheme="majorBidi"/>
            <w:lang w:val="en-GB"/>
          </w:rPr>
          <w:delText xml:space="preserve">of the food variable </w:delText>
        </w:r>
      </w:del>
      <w:r w:rsidRPr="00F31509">
        <w:rPr>
          <w:rFonts w:asciiTheme="majorBidi" w:eastAsia="Times New Roman" w:hAnsiTheme="majorBidi" w:cstheme="majorBidi"/>
          <w:lang w:val="en-GB"/>
        </w:rPr>
        <w:t xml:space="preserve">is processed into flour, </w:t>
      </w:r>
      <w:del w:id="11098" w:author="Jane Shaw" w:date="2015-10-28T18:22:00Z">
        <w:r w:rsidRPr="00F31509" w:rsidDel="00782668">
          <w:rPr>
            <w:rFonts w:asciiTheme="majorBidi" w:eastAsia="Times New Roman" w:hAnsiTheme="majorBidi" w:cstheme="majorBidi"/>
            <w:lang w:val="en-GB"/>
          </w:rPr>
          <w:delText xml:space="preserve">and we create the </w:delText>
        </w:r>
      </w:del>
      <w:ins w:id="11099" w:author="Jane Shaw" w:date="2015-10-28T18:22:00Z">
        <w:r w:rsidR="00782668">
          <w:rPr>
            <w:rFonts w:asciiTheme="majorBidi" w:eastAsia="Times New Roman" w:hAnsiTheme="majorBidi" w:cstheme="majorBidi"/>
            <w:lang w:val="en-GB"/>
          </w:rPr>
          <w:t xml:space="preserve">with </w:t>
        </w:r>
      </w:ins>
      <w:r w:rsidRPr="00F31509">
        <w:rPr>
          <w:rFonts w:asciiTheme="majorBidi" w:eastAsia="Times New Roman" w:hAnsiTheme="majorBidi" w:cstheme="majorBidi"/>
          <w:lang w:val="en-GB"/>
        </w:rPr>
        <w:t xml:space="preserve">bran </w:t>
      </w:r>
      <w:del w:id="11100" w:author="Jane Shaw" w:date="2015-10-28T18:22:00Z">
        <w:r w:rsidRPr="00F31509" w:rsidDel="00782668">
          <w:rPr>
            <w:rFonts w:asciiTheme="majorBidi" w:eastAsia="Times New Roman" w:hAnsiTheme="majorBidi" w:cstheme="majorBidi"/>
            <w:lang w:val="en-GB"/>
          </w:rPr>
          <w:delText xml:space="preserve">commodity in this process </w:delText>
        </w:r>
      </w:del>
      <w:r w:rsidRPr="00F31509">
        <w:rPr>
          <w:rFonts w:asciiTheme="majorBidi" w:eastAsia="Times New Roman" w:hAnsiTheme="majorBidi" w:cstheme="majorBidi"/>
          <w:lang w:val="en-GB"/>
        </w:rPr>
        <w:t xml:space="preserve">as </w:t>
      </w:r>
      <w:del w:id="11101" w:author="Jane Shaw" w:date="2015-10-28T18:22:00Z">
        <w:r w:rsidRPr="00F31509" w:rsidDel="00782668">
          <w:rPr>
            <w:rFonts w:asciiTheme="majorBidi" w:eastAsia="Times New Roman" w:hAnsiTheme="majorBidi" w:cstheme="majorBidi"/>
            <w:lang w:val="en-GB"/>
          </w:rPr>
          <w:delText>well</w:delText>
        </w:r>
      </w:del>
      <w:ins w:id="11102" w:author="Jane Shaw" w:date="2015-10-28T18:22:00Z">
        <w:r w:rsidR="00782668">
          <w:rPr>
            <w:rFonts w:asciiTheme="majorBidi" w:eastAsia="Times New Roman" w:hAnsiTheme="majorBidi" w:cstheme="majorBidi"/>
            <w:lang w:val="en-GB"/>
          </w:rPr>
          <w:t>a by-product</w:t>
        </w:r>
      </w:ins>
      <w:r w:rsidRPr="00F31509">
        <w:rPr>
          <w:rFonts w:asciiTheme="majorBidi" w:eastAsia="Times New Roman" w:hAnsiTheme="majorBidi" w:cstheme="majorBidi"/>
          <w:lang w:val="en-GB"/>
        </w:rPr>
        <w:t xml:space="preserve">. The resulting estimates </w:t>
      </w:r>
      <w:del w:id="11103" w:author="Jane Shaw" w:date="2015-10-28T18:22:00Z">
        <w:r w:rsidRPr="00F31509" w:rsidDel="00782668">
          <w:rPr>
            <w:rFonts w:asciiTheme="majorBidi" w:eastAsia="Times New Roman" w:hAnsiTheme="majorBidi" w:cstheme="majorBidi"/>
            <w:lang w:val="en-GB"/>
          </w:rPr>
          <w:delText xml:space="preserve">for </w:delText>
        </w:r>
      </w:del>
      <w:ins w:id="11104" w:author="Jane Shaw" w:date="2015-10-28T18:22:00Z">
        <w:r w:rsidR="00782668">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feed use are </w:t>
      </w:r>
      <w:del w:id="11105" w:author="Jane Shaw" w:date="2015-10-28T18:22:00Z">
        <w:r w:rsidRPr="00F31509" w:rsidDel="00782668">
          <w:rPr>
            <w:rFonts w:asciiTheme="majorBidi" w:eastAsia="Times New Roman" w:hAnsiTheme="majorBidi" w:cstheme="majorBidi"/>
            <w:lang w:val="en-GB"/>
          </w:rPr>
          <w:delText xml:space="preserve">filled </w:delText>
        </w:r>
      </w:del>
      <w:ins w:id="11106" w:author="Jane Shaw" w:date="2015-10-28T18:22:00Z">
        <w:r w:rsidR="00782668">
          <w:rPr>
            <w:rFonts w:asciiTheme="majorBidi" w:eastAsia="Times New Roman" w:hAnsiTheme="majorBidi" w:cstheme="majorBidi"/>
            <w:lang w:val="en-GB"/>
          </w:rPr>
          <w:t xml:space="preserve">shown </w:t>
        </w:r>
      </w:ins>
      <w:r w:rsidRPr="00F31509">
        <w:rPr>
          <w:rFonts w:asciiTheme="majorBidi" w:eastAsia="Times New Roman" w:hAnsiTheme="majorBidi" w:cstheme="majorBidi"/>
          <w:lang w:val="en-GB"/>
        </w:rPr>
        <w:t>in</w:t>
      </w:r>
      <w:del w:id="11107" w:author="Jane Shaw" w:date="2015-10-28T18:22:00Z">
        <w:r w:rsidRPr="00F31509" w:rsidDel="00782668">
          <w:rPr>
            <w:rFonts w:asciiTheme="majorBidi" w:eastAsia="Times New Roman" w:hAnsiTheme="majorBidi" w:cstheme="majorBidi"/>
            <w:lang w:val="en-GB"/>
          </w:rPr>
          <w:delText>to</w:delText>
        </w:r>
      </w:del>
      <w:r w:rsidRPr="00F31509">
        <w:rPr>
          <w:rFonts w:asciiTheme="majorBidi" w:eastAsia="Times New Roman" w:hAnsiTheme="majorBidi" w:cstheme="majorBidi"/>
          <w:lang w:val="en-GB"/>
        </w:rPr>
        <w:t xml:space="preserve"> </w:t>
      </w:r>
      <w:r w:rsidR="00E24798">
        <w:fldChar w:fldCharType="begin"/>
      </w:r>
      <w:r w:rsidR="00E24798">
        <w:instrText xml:space="preserve"> REF _Ref428183319 \h  \* MERGEFORMAT </w:instrText>
      </w:r>
      <w:r w:rsidR="00E24798">
        <w:fldChar w:fldCharType="separate"/>
      </w:r>
      <w:ins w:id="11108" w:author="Jane Shaw" w:date="2015-11-01T20:53:00Z">
        <w:r w:rsidR="00311179" w:rsidRPr="00311179">
          <w:rPr>
            <w:rFonts w:asciiTheme="majorBidi" w:eastAsia="Times New Roman" w:hAnsiTheme="majorBidi" w:cstheme="majorBidi"/>
            <w:lang w:val="en-GB"/>
            <w:rPrChange w:id="11109"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1110" w:author="Jane Shaw" w:date="2015-11-01T20:53:00Z">
              <w:rPr>
                <w:rFonts w:asciiTheme="majorBidi" w:hAnsiTheme="majorBidi" w:cstheme="majorBidi"/>
                <w:noProof/>
                <w:lang w:val="en-GB"/>
              </w:rPr>
            </w:rPrChange>
          </w:rPr>
          <w:t>16</w:t>
        </w:r>
      </w:ins>
      <w:del w:id="11111"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16</w:delText>
        </w:r>
      </w:del>
      <w:r w:rsidR="00E24798">
        <w:fldChar w:fldCharType="end"/>
      </w:r>
      <w:r w:rsidRPr="00F31509">
        <w:rPr>
          <w:rFonts w:asciiTheme="majorBidi" w:eastAsia="Times New Roman" w:hAnsiTheme="majorBidi" w:cstheme="majorBidi"/>
          <w:lang w:val="en-GB"/>
        </w:rPr>
        <w:t>.</w:t>
      </w:r>
    </w:p>
    <w:p w14:paraId="679C2E30" w14:textId="77777777" w:rsidR="004F65E4" w:rsidRPr="00F31509" w:rsidRDefault="004F65E4" w:rsidP="004F65E4">
      <w:pPr>
        <w:pStyle w:val="Didascalia"/>
        <w:keepNext/>
        <w:jc w:val="both"/>
        <w:rPr>
          <w:rFonts w:asciiTheme="majorBidi" w:hAnsiTheme="majorBidi" w:cstheme="majorBidi"/>
          <w:lang w:val="en-GB"/>
        </w:rPr>
      </w:pPr>
      <w:bookmarkStart w:id="11112" w:name="_Ref428183319"/>
      <w:bookmarkStart w:id="11113" w:name="_Toc42842355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16</w:t>
      </w:r>
      <w:r w:rsidR="003D789C" w:rsidRPr="00F31509">
        <w:rPr>
          <w:rFonts w:asciiTheme="majorBidi" w:hAnsiTheme="majorBidi" w:cstheme="majorBidi"/>
          <w:lang w:val="en-GB"/>
        </w:rPr>
        <w:fldChar w:fldCharType="end"/>
      </w:r>
      <w:bookmarkEnd w:id="11112"/>
      <w:r w:rsidRPr="00F31509">
        <w:rPr>
          <w:rFonts w:asciiTheme="majorBidi" w:hAnsiTheme="majorBidi" w:cstheme="majorBidi"/>
          <w:lang w:val="en-GB"/>
        </w:rPr>
        <w:t>: Adding feed estimates to the SUA table for wheat</w:t>
      </w:r>
      <w:bookmarkEnd w:id="11113"/>
    </w:p>
    <w:tbl>
      <w:tblPr>
        <w:tblStyle w:val="Tabellaclassica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w:rsidR="004F65E4" w:rsidRPr="00F31509" w14:paraId="5B824FAE"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DA4D9DA" w14:textId="77777777" w:rsidR="004F65E4" w:rsidRPr="00782668" w:rsidRDefault="004F65E4" w:rsidP="00824962">
            <w:pPr>
              <w:pStyle w:val="Compact"/>
              <w:keepNext/>
              <w:rPr>
                <w:rFonts w:asciiTheme="majorBidi" w:hAnsiTheme="majorBidi" w:cstheme="majorBidi"/>
                <w:b/>
                <w:i w:val="0"/>
                <w:sz w:val="14"/>
                <w:lang w:val="en-GB"/>
                <w:rPrChange w:id="11114"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15" w:author="Jane Shaw" w:date="2015-10-28T18:23:00Z">
                  <w:rPr>
                    <w:rFonts w:asciiTheme="majorBidi" w:hAnsiTheme="majorBidi" w:cstheme="majorBidi"/>
                    <w:sz w:val="14"/>
                    <w:lang w:val="en-GB"/>
                  </w:rPr>
                </w:rPrChange>
              </w:rPr>
              <w:t>Name</w:t>
            </w:r>
          </w:p>
        </w:tc>
        <w:tc>
          <w:tcPr>
            <w:tcW w:w="981" w:type="dxa"/>
          </w:tcPr>
          <w:p w14:paraId="6846680B"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16"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17" w:author="Jane Shaw" w:date="2015-10-28T18:23:00Z">
                  <w:rPr>
                    <w:rFonts w:asciiTheme="majorBidi" w:hAnsiTheme="majorBidi" w:cstheme="majorBidi"/>
                    <w:sz w:val="14"/>
                    <w:lang w:val="en-GB"/>
                  </w:rPr>
                </w:rPrChange>
              </w:rPr>
              <w:t>Production</w:t>
            </w:r>
          </w:p>
        </w:tc>
        <w:tc>
          <w:tcPr>
            <w:tcW w:w="894" w:type="dxa"/>
          </w:tcPr>
          <w:p w14:paraId="701264E8"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18"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19" w:author="Jane Shaw" w:date="2015-10-28T18:23:00Z">
                  <w:rPr>
                    <w:rFonts w:asciiTheme="majorBidi" w:hAnsiTheme="majorBidi" w:cstheme="majorBidi"/>
                    <w:sz w:val="14"/>
                    <w:lang w:val="en-GB"/>
                  </w:rPr>
                </w:rPrChange>
              </w:rPr>
              <w:t>Imports</w:t>
            </w:r>
          </w:p>
        </w:tc>
        <w:tc>
          <w:tcPr>
            <w:tcW w:w="981" w:type="dxa"/>
          </w:tcPr>
          <w:p w14:paraId="0CB5FC3D"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20"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21" w:author="Jane Shaw" w:date="2015-10-28T18:23:00Z">
                  <w:rPr>
                    <w:rFonts w:asciiTheme="majorBidi" w:hAnsiTheme="majorBidi" w:cstheme="majorBidi"/>
                    <w:sz w:val="14"/>
                    <w:lang w:val="en-GB"/>
                  </w:rPr>
                </w:rPrChange>
              </w:rPr>
              <w:t>Exports</w:t>
            </w:r>
          </w:p>
        </w:tc>
        <w:tc>
          <w:tcPr>
            <w:tcW w:w="774" w:type="dxa"/>
          </w:tcPr>
          <w:p w14:paraId="3C9A6FA0" w14:textId="1A65AC68"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22"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23" w:author="Jane Shaw" w:date="2015-10-28T18:23:00Z">
                  <w:rPr>
                    <w:rFonts w:asciiTheme="majorBidi" w:hAnsiTheme="majorBidi" w:cstheme="majorBidi"/>
                    <w:sz w:val="14"/>
                    <w:lang w:val="en-GB"/>
                  </w:rPr>
                </w:rPrChange>
              </w:rPr>
              <w:t xml:space="preserve">Stock </w:t>
            </w:r>
            <w:r w:rsidR="00782668" w:rsidRPr="00782668">
              <w:rPr>
                <w:rFonts w:asciiTheme="majorBidi" w:hAnsiTheme="majorBidi" w:cstheme="majorBidi"/>
                <w:b/>
                <w:i w:val="0"/>
                <w:sz w:val="14"/>
                <w:lang w:val="en-GB"/>
              </w:rPr>
              <w:t>change</w:t>
            </w:r>
          </w:p>
        </w:tc>
        <w:tc>
          <w:tcPr>
            <w:tcW w:w="557" w:type="dxa"/>
          </w:tcPr>
          <w:p w14:paraId="0BB92133"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24"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25" w:author="Jane Shaw" w:date="2015-10-28T18:23:00Z">
                  <w:rPr>
                    <w:rFonts w:asciiTheme="majorBidi" w:hAnsiTheme="majorBidi" w:cstheme="majorBidi"/>
                    <w:sz w:val="14"/>
                    <w:lang w:val="en-GB"/>
                  </w:rPr>
                </w:rPrChange>
              </w:rPr>
              <w:t>Food</w:t>
            </w:r>
          </w:p>
        </w:tc>
        <w:tc>
          <w:tcPr>
            <w:tcW w:w="981" w:type="dxa"/>
          </w:tcPr>
          <w:p w14:paraId="583B4D5C" w14:textId="60A7D392"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26"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27" w:author="Jane Shaw" w:date="2015-10-28T18:23:00Z">
                  <w:rPr>
                    <w:rFonts w:asciiTheme="majorBidi" w:hAnsiTheme="majorBidi" w:cstheme="majorBidi"/>
                    <w:sz w:val="14"/>
                    <w:lang w:val="en-GB"/>
                  </w:rPr>
                </w:rPrChange>
              </w:rPr>
              <w:t xml:space="preserve">Food </w:t>
            </w:r>
            <w:r w:rsidR="00782668" w:rsidRPr="00782668">
              <w:rPr>
                <w:rFonts w:asciiTheme="majorBidi" w:hAnsiTheme="majorBidi" w:cstheme="majorBidi"/>
                <w:b/>
                <w:i w:val="0"/>
                <w:sz w:val="14"/>
                <w:lang w:val="en-GB"/>
              </w:rPr>
              <w:t>processing</w:t>
            </w:r>
          </w:p>
        </w:tc>
        <w:tc>
          <w:tcPr>
            <w:tcW w:w="1024" w:type="dxa"/>
          </w:tcPr>
          <w:p w14:paraId="7613A639"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28"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29" w:author="Jane Shaw" w:date="2015-10-28T18:23:00Z">
                  <w:rPr>
                    <w:rFonts w:asciiTheme="majorBidi" w:hAnsiTheme="majorBidi" w:cstheme="majorBidi"/>
                    <w:sz w:val="14"/>
                    <w:lang w:val="en-GB"/>
                  </w:rPr>
                </w:rPrChange>
              </w:rPr>
              <w:t>Feed</w:t>
            </w:r>
          </w:p>
        </w:tc>
        <w:tc>
          <w:tcPr>
            <w:tcW w:w="537" w:type="dxa"/>
          </w:tcPr>
          <w:p w14:paraId="6ADCD6CF"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30"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31" w:author="Jane Shaw" w:date="2015-10-28T18:23:00Z">
                  <w:rPr>
                    <w:rFonts w:asciiTheme="majorBidi" w:hAnsiTheme="majorBidi" w:cstheme="majorBidi"/>
                    <w:sz w:val="14"/>
                    <w:lang w:val="en-GB"/>
                  </w:rPr>
                </w:rPrChange>
              </w:rPr>
              <w:t>Seed</w:t>
            </w:r>
          </w:p>
        </w:tc>
        <w:tc>
          <w:tcPr>
            <w:tcW w:w="712" w:type="dxa"/>
          </w:tcPr>
          <w:p w14:paraId="3529B803"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32"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33" w:author="Jane Shaw" w:date="2015-10-28T18:23:00Z">
                  <w:rPr>
                    <w:rFonts w:asciiTheme="majorBidi" w:hAnsiTheme="majorBidi" w:cstheme="majorBidi"/>
                    <w:sz w:val="14"/>
                    <w:lang w:val="en-GB"/>
                  </w:rPr>
                </w:rPrChange>
              </w:rPr>
              <w:t>Tourist</w:t>
            </w:r>
          </w:p>
        </w:tc>
        <w:tc>
          <w:tcPr>
            <w:tcW w:w="882" w:type="dxa"/>
          </w:tcPr>
          <w:p w14:paraId="1C852BD3"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34"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35" w:author="Jane Shaw" w:date="2015-10-28T18:23:00Z">
                  <w:rPr>
                    <w:rFonts w:asciiTheme="majorBidi" w:hAnsiTheme="majorBidi" w:cstheme="majorBidi"/>
                    <w:sz w:val="14"/>
                    <w:lang w:val="en-GB"/>
                  </w:rPr>
                </w:rPrChange>
              </w:rPr>
              <w:t>Industrial</w:t>
            </w:r>
          </w:p>
        </w:tc>
        <w:tc>
          <w:tcPr>
            <w:tcW w:w="521" w:type="dxa"/>
          </w:tcPr>
          <w:p w14:paraId="3BEF043C"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136" w:author="Jane Shaw" w:date="2015-10-28T18:23: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137" w:author="Jane Shaw" w:date="2015-10-28T18:23:00Z">
                  <w:rPr>
                    <w:rFonts w:asciiTheme="majorBidi" w:hAnsiTheme="majorBidi" w:cstheme="majorBidi"/>
                    <w:sz w:val="14"/>
                    <w:lang w:val="en-GB"/>
                  </w:rPr>
                </w:rPrChange>
              </w:rPr>
              <w:t>Loss</w:t>
            </w:r>
          </w:p>
        </w:tc>
      </w:tr>
      <w:tr w:rsidR="004F65E4" w:rsidRPr="00F31509" w14:paraId="067C3CDA"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137B6E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14:paraId="41709CF3" w14:textId="6ADC0CD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1138" w:author="Jane Shaw" w:date="2015-10-28T18:23:00Z">
              <w:r w:rsidRPr="00F31509" w:rsidDel="00782668">
                <w:rPr>
                  <w:rFonts w:asciiTheme="majorBidi" w:hAnsiTheme="majorBidi" w:cstheme="majorBidi"/>
                  <w:sz w:val="14"/>
                  <w:lang w:val="en-GB"/>
                </w:rPr>
                <w:delText>,</w:delText>
              </w:r>
            </w:del>
            <w:ins w:id="1113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1140" w:author="Jane Shaw" w:date="2015-10-28T18:23:00Z">
              <w:r w:rsidRPr="00F31509" w:rsidDel="00782668">
                <w:rPr>
                  <w:rFonts w:asciiTheme="majorBidi" w:hAnsiTheme="majorBidi" w:cstheme="majorBidi"/>
                  <w:sz w:val="14"/>
                  <w:lang w:val="en-GB"/>
                </w:rPr>
                <w:delText>,</w:delText>
              </w:r>
            </w:del>
            <w:ins w:id="11141"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894" w:type="dxa"/>
          </w:tcPr>
          <w:p w14:paraId="1841F8BC" w14:textId="72EFA85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142" w:author="Jane Shaw" w:date="2015-10-28T18:23:00Z">
              <w:r w:rsidRPr="00F31509" w:rsidDel="00782668">
                <w:rPr>
                  <w:rFonts w:asciiTheme="majorBidi" w:hAnsiTheme="majorBidi" w:cstheme="majorBidi"/>
                  <w:sz w:val="14"/>
                  <w:lang w:val="en-GB"/>
                </w:rPr>
                <w:delText>,</w:delText>
              </w:r>
            </w:del>
            <w:ins w:id="11143"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1144" w:author="Jane Shaw" w:date="2015-10-28T18:23:00Z">
              <w:r w:rsidRPr="00F31509" w:rsidDel="00782668">
                <w:rPr>
                  <w:rFonts w:asciiTheme="majorBidi" w:hAnsiTheme="majorBidi" w:cstheme="majorBidi"/>
                  <w:sz w:val="14"/>
                  <w:lang w:val="en-GB"/>
                </w:rPr>
                <w:delText>,</w:delText>
              </w:r>
            </w:del>
            <w:ins w:id="11145"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981" w:type="dxa"/>
          </w:tcPr>
          <w:p w14:paraId="35F011B3" w14:textId="6BFB28B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1146" w:author="Jane Shaw" w:date="2015-10-28T18:23:00Z">
              <w:r w:rsidRPr="00F31509" w:rsidDel="00782668">
                <w:rPr>
                  <w:rFonts w:asciiTheme="majorBidi" w:hAnsiTheme="majorBidi" w:cstheme="majorBidi"/>
                  <w:sz w:val="14"/>
                  <w:lang w:val="en-GB"/>
                </w:rPr>
                <w:delText>,</w:delText>
              </w:r>
            </w:del>
            <w:ins w:id="11147"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1148" w:author="Jane Shaw" w:date="2015-10-28T18:23:00Z">
              <w:r w:rsidRPr="00F31509" w:rsidDel="00782668">
                <w:rPr>
                  <w:rFonts w:asciiTheme="majorBidi" w:hAnsiTheme="majorBidi" w:cstheme="majorBidi"/>
                  <w:sz w:val="14"/>
                  <w:lang w:val="en-GB"/>
                </w:rPr>
                <w:delText>,</w:delText>
              </w:r>
            </w:del>
            <w:ins w:id="1114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774" w:type="dxa"/>
          </w:tcPr>
          <w:p w14:paraId="55E3CBDB" w14:textId="1D56CCC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1150" w:author="Jane Shaw" w:date="2015-10-28T18:23:00Z">
              <w:r w:rsidRPr="00F31509" w:rsidDel="00782668">
                <w:rPr>
                  <w:rFonts w:asciiTheme="majorBidi" w:hAnsiTheme="majorBidi" w:cstheme="majorBidi"/>
                  <w:sz w:val="14"/>
                  <w:lang w:val="en-GB"/>
                </w:rPr>
                <w:delText>,</w:delText>
              </w:r>
            </w:del>
            <w:ins w:id="11151"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557" w:type="dxa"/>
          </w:tcPr>
          <w:p w14:paraId="1F1063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14:paraId="52C628A0" w14:textId="1ECBA9D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1152" w:author="Jane Shaw" w:date="2015-10-28T18:23:00Z">
              <w:r w:rsidRPr="00F31509" w:rsidDel="00782668">
                <w:rPr>
                  <w:rFonts w:asciiTheme="majorBidi" w:hAnsiTheme="majorBidi" w:cstheme="majorBidi"/>
                  <w:sz w:val="14"/>
                  <w:lang w:val="en-GB"/>
                </w:rPr>
                <w:delText>,</w:delText>
              </w:r>
            </w:del>
            <w:ins w:id="11153"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720</w:t>
            </w:r>
            <w:del w:id="11154" w:author="Jane Shaw" w:date="2015-10-28T18:23:00Z">
              <w:r w:rsidRPr="00F31509" w:rsidDel="00782668">
                <w:rPr>
                  <w:rFonts w:asciiTheme="majorBidi" w:hAnsiTheme="majorBidi" w:cstheme="majorBidi"/>
                  <w:sz w:val="14"/>
                  <w:lang w:val="en-GB"/>
                </w:rPr>
                <w:delText>,</w:delText>
              </w:r>
            </w:del>
            <w:ins w:id="11155"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1024" w:type="dxa"/>
          </w:tcPr>
          <w:p w14:paraId="17115706" w14:textId="2D9A0EF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1156" w:author="Jane Shaw" w:date="2015-10-28T18:23:00Z">
              <w:r w:rsidRPr="00F31509" w:rsidDel="00782668">
                <w:rPr>
                  <w:rFonts w:asciiTheme="majorBidi" w:hAnsiTheme="majorBidi" w:cstheme="majorBidi"/>
                  <w:sz w:val="14"/>
                  <w:lang w:val="en-GB"/>
                </w:rPr>
                <w:delText>,</w:delText>
              </w:r>
            </w:del>
            <w:ins w:id="11157"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1158" w:author="Jane Shaw" w:date="2015-10-28T18:23:00Z">
              <w:r w:rsidRPr="00F31509" w:rsidDel="00782668">
                <w:rPr>
                  <w:rFonts w:asciiTheme="majorBidi" w:hAnsiTheme="majorBidi" w:cstheme="majorBidi"/>
                  <w:sz w:val="14"/>
                  <w:lang w:val="en-GB"/>
                </w:rPr>
                <w:delText>,</w:delText>
              </w:r>
            </w:del>
            <w:ins w:id="1115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537" w:type="dxa"/>
          </w:tcPr>
          <w:p w14:paraId="0F442CF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457CD0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6045520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5E693DF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47DCE3A6"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6737292C"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14:paraId="4A335CBE" w14:textId="511C1DB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1160" w:author="Jane Shaw" w:date="2015-10-28T18:23:00Z">
              <w:r w:rsidRPr="00F31509" w:rsidDel="00782668">
                <w:rPr>
                  <w:rFonts w:asciiTheme="majorBidi" w:hAnsiTheme="majorBidi" w:cstheme="majorBidi"/>
                  <w:sz w:val="14"/>
                  <w:lang w:val="en-GB"/>
                </w:rPr>
                <w:delText>,</w:delText>
              </w:r>
            </w:del>
            <w:ins w:id="11161"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1162" w:author="Jane Shaw" w:date="2015-10-28T18:23:00Z">
              <w:r w:rsidRPr="00F31509" w:rsidDel="00782668">
                <w:rPr>
                  <w:rFonts w:asciiTheme="majorBidi" w:hAnsiTheme="majorBidi" w:cstheme="majorBidi"/>
                  <w:sz w:val="14"/>
                  <w:lang w:val="en-GB"/>
                </w:rPr>
                <w:delText>,</w:delText>
              </w:r>
            </w:del>
            <w:ins w:id="11163"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894" w:type="dxa"/>
          </w:tcPr>
          <w:p w14:paraId="2F79C41C" w14:textId="3EAC172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1164" w:author="Jane Shaw" w:date="2015-10-28T18:23:00Z">
              <w:r w:rsidRPr="00F31509" w:rsidDel="00782668">
                <w:rPr>
                  <w:rFonts w:asciiTheme="majorBidi" w:hAnsiTheme="majorBidi" w:cstheme="majorBidi"/>
                  <w:sz w:val="14"/>
                  <w:lang w:val="en-GB"/>
                </w:rPr>
                <w:delText>,</w:delText>
              </w:r>
            </w:del>
            <w:ins w:id="11165"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981" w:type="dxa"/>
          </w:tcPr>
          <w:p w14:paraId="6D652CE7" w14:textId="6B00CC5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1166" w:author="Jane Shaw" w:date="2015-10-28T18:23:00Z">
              <w:r w:rsidRPr="00F31509" w:rsidDel="00782668">
                <w:rPr>
                  <w:rFonts w:asciiTheme="majorBidi" w:hAnsiTheme="majorBidi" w:cstheme="majorBidi"/>
                  <w:sz w:val="14"/>
                  <w:lang w:val="en-GB"/>
                </w:rPr>
                <w:delText>,</w:delText>
              </w:r>
            </w:del>
            <w:ins w:id="11167"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774" w:type="dxa"/>
          </w:tcPr>
          <w:p w14:paraId="5D7885B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73AF8C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30A1CF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4AAEA91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2999D69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DC9FC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18E0FE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0A9316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151A7566"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0016229D"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14:paraId="6C3A83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1BC83524" w14:textId="18AC270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1168" w:author="Jane Shaw" w:date="2015-10-28T18:23:00Z">
              <w:r w:rsidRPr="00F31509" w:rsidDel="00782668">
                <w:rPr>
                  <w:rFonts w:asciiTheme="majorBidi" w:hAnsiTheme="majorBidi" w:cstheme="majorBidi"/>
                  <w:sz w:val="14"/>
                  <w:lang w:val="en-GB"/>
                </w:rPr>
                <w:delText>,</w:delText>
              </w:r>
            </w:del>
            <w:ins w:id="1116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981" w:type="dxa"/>
          </w:tcPr>
          <w:p w14:paraId="6AAB5FB2" w14:textId="1F6145E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1170" w:author="Jane Shaw" w:date="2015-10-28T18:23:00Z">
              <w:r w:rsidRPr="00F31509" w:rsidDel="00782668">
                <w:rPr>
                  <w:rFonts w:asciiTheme="majorBidi" w:hAnsiTheme="majorBidi" w:cstheme="majorBidi"/>
                  <w:sz w:val="14"/>
                  <w:lang w:val="en-GB"/>
                </w:rPr>
                <w:delText>,</w:delText>
              </w:r>
            </w:del>
            <w:ins w:id="11171"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774" w:type="dxa"/>
          </w:tcPr>
          <w:p w14:paraId="4B8323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00FB9E6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4FF89C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0F8589E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1079F4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6C757F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72BC050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321971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4C9CF035"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316990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14:paraId="04F98C9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74945287" w14:textId="71C28D8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1172" w:author="Jane Shaw" w:date="2015-10-28T18:23:00Z">
              <w:r w:rsidRPr="00F31509" w:rsidDel="00782668">
                <w:rPr>
                  <w:rFonts w:asciiTheme="majorBidi" w:hAnsiTheme="majorBidi" w:cstheme="majorBidi"/>
                  <w:sz w:val="14"/>
                  <w:lang w:val="en-GB"/>
                </w:rPr>
                <w:delText>,</w:delText>
              </w:r>
            </w:del>
            <w:ins w:id="11173"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981" w:type="dxa"/>
          </w:tcPr>
          <w:p w14:paraId="792EE9AB" w14:textId="4FBC1DC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1174" w:author="Jane Shaw" w:date="2015-10-28T18:23:00Z">
              <w:r w:rsidRPr="00F31509" w:rsidDel="00782668">
                <w:rPr>
                  <w:rFonts w:asciiTheme="majorBidi" w:hAnsiTheme="majorBidi" w:cstheme="majorBidi"/>
                  <w:sz w:val="14"/>
                  <w:lang w:val="en-GB"/>
                </w:rPr>
                <w:delText>,</w:delText>
              </w:r>
            </w:del>
            <w:ins w:id="11175"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774" w:type="dxa"/>
          </w:tcPr>
          <w:p w14:paraId="17C7433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526AD68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67B48C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149112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C7D0E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49B9C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60DC7B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058B50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20161E6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BB7FEB1"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14:paraId="1CB293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09C54579" w14:textId="7ECF3BD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1176" w:author="Jane Shaw" w:date="2015-10-28T18:23:00Z">
              <w:r w:rsidRPr="00F31509" w:rsidDel="00782668">
                <w:rPr>
                  <w:rFonts w:asciiTheme="majorBidi" w:hAnsiTheme="majorBidi" w:cstheme="majorBidi"/>
                  <w:sz w:val="14"/>
                  <w:lang w:val="en-GB"/>
                </w:rPr>
                <w:delText>,</w:delText>
              </w:r>
            </w:del>
            <w:ins w:id="11177"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981" w:type="dxa"/>
          </w:tcPr>
          <w:p w14:paraId="7006ECCD" w14:textId="6F38DF6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1178" w:author="Jane Shaw" w:date="2015-10-28T18:23:00Z">
              <w:r w:rsidRPr="00F31509" w:rsidDel="00782668">
                <w:rPr>
                  <w:rFonts w:asciiTheme="majorBidi" w:hAnsiTheme="majorBidi" w:cstheme="majorBidi"/>
                  <w:sz w:val="14"/>
                  <w:lang w:val="en-GB"/>
                </w:rPr>
                <w:delText>,</w:delText>
              </w:r>
            </w:del>
            <w:ins w:id="1117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774" w:type="dxa"/>
          </w:tcPr>
          <w:p w14:paraId="54B7570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189195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242CF4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6BBB049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00AB55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47E95D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5EB802E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545370A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58326F51"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0B99E7F5"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14:paraId="2A6469DD" w14:textId="3D96079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w:t>
            </w:r>
            <w:del w:id="11180" w:author="Jane Shaw" w:date="2015-10-28T18:23:00Z">
              <w:r w:rsidRPr="00F31509" w:rsidDel="00782668">
                <w:rPr>
                  <w:rFonts w:asciiTheme="majorBidi" w:hAnsiTheme="majorBidi" w:cstheme="majorBidi"/>
                  <w:b/>
                  <w:sz w:val="14"/>
                  <w:lang w:val="en-GB"/>
                </w:rPr>
                <w:delText>,</w:delText>
              </w:r>
            </w:del>
            <w:ins w:id="11181" w:author="Jane Shaw" w:date="2015-10-28T18:23:00Z">
              <w:r w:rsidR="00782668">
                <w:rPr>
                  <w:rFonts w:asciiTheme="majorBidi" w:hAnsiTheme="majorBidi" w:cstheme="majorBidi"/>
                  <w:b/>
                  <w:sz w:val="14"/>
                  <w:lang w:val="en-GB"/>
                </w:rPr>
                <w:t xml:space="preserve"> </w:t>
              </w:r>
            </w:ins>
            <w:r w:rsidRPr="00F31509">
              <w:rPr>
                <w:rFonts w:asciiTheme="majorBidi" w:hAnsiTheme="majorBidi" w:cstheme="majorBidi"/>
                <w:b/>
                <w:sz w:val="14"/>
                <w:lang w:val="en-GB"/>
              </w:rPr>
              <w:t>699</w:t>
            </w:r>
            <w:del w:id="11182" w:author="Jane Shaw" w:date="2015-10-28T18:23:00Z">
              <w:r w:rsidRPr="00F31509" w:rsidDel="00782668">
                <w:rPr>
                  <w:rFonts w:asciiTheme="majorBidi" w:hAnsiTheme="majorBidi" w:cstheme="majorBidi"/>
                  <w:b/>
                  <w:sz w:val="14"/>
                  <w:lang w:val="en-GB"/>
                </w:rPr>
                <w:delText>,</w:delText>
              </w:r>
            </w:del>
            <w:ins w:id="11183" w:author="Jane Shaw" w:date="2015-10-28T18:23:00Z">
              <w:r w:rsidR="00782668">
                <w:rPr>
                  <w:rFonts w:asciiTheme="majorBidi" w:hAnsiTheme="majorBidi" w:cstheme="majorBidi"/>
                  <w:b/>
                  <w:sz w:val="14"/>
                  <w:lang w:val="en-GB"/>
                </w:rPr>
                <w:t xml:space="preserve"> </w:t>
              </w:r>
            </w:ins>
            <w:r w:rsidRPr="00F31509">
              <w:rPr>
                <w:rFonts w:asciiTheme="majorBidi" w:hAnsiTheme="majorBidi" w:cstheme="majorBidi"/>
                <w:b/>
                <w:sz w:val="14"/>
                <w:lang w:val="en-GB"/>
              </w:rPr>
              <w:t>300</w:t>
            </w:r>
          </w:p>
        </w:tc>
        <w:tc>
          <w:tcPr>
            <w:tcW w:w="894" w:type="dxa"/>
          </w:tcPr>
          <w:p w14:paraId="693DFE2D" w14:textId="3FADF49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1184" w:author="Jane Shaw" w:date="2015-10-28T18:23:00Z">
              <w:r w:rsidRPr="00F31509" w:rsidDel="00782668">
                <w:rPr>
                  <w:rFonts w:asciiTheme="majorBidi" w:hAnsiTheme="majorBidi" w:cstheme="majorBidi"/>
                  <w:sz w:val="14"/>
                  <w:lang w:val="en-GB"/>
                </w:rPr>
                <w:delText>,</w:delText>
              </w:r>
            </w:del>
            <w:ins w:id="11185"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981" w:type="dxa"/>
          </w:tcPr>
          <w:p w14:paraId="0A4CFBB6" w14:textId="52C3208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1186" w:author="Jane Shaw" w:date="2015-10-28T18:23:00Z">
              <w:r w:rsidRPr="00F31509" w:rsidDel="00782668">
                <w:rPr>
                  <w:rFonts w:asciiTheme="majorBidi" w:hAnsiTheme="majorBidi" w:cstheme="majorBidi"/>
                  <w:sz w:val="14"/>
                  <w:lang w:val="en-GB"/>
                </w:rPr>
                <w:delText>,</w:delText>
              </w:r>
            </w:del>
            <w:ins w:id="11187"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1188" w:author="Jane Shaw" w:date="2015-10-28T18:23:00Z">
              <w:r w:rsidRPr="00F31509" w:rsidDel="00782668">
                <w:rPr>
                  <w:rFonts w:asciiTheme="majorBidi" w:hAnsiTheme="majorBidi" w:cstheme="majorBidi"/>
                  <w:sz w:val="14"/>
                  <w:lang w:val="en-GB"/>
                </w:rPr>
                <w:delText>,</w:delText>
              </w:r>
            </w:del>
            <w:ins w:id="11189"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774" w:type="dxa"/>
          </w:tcPr>
          <w:p w14:paraId="4661362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1A67697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0C4682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08067B46" w14:textId="79B1C2E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1190" w:author="Jane Shaw" w:date="2015-10-28T18:23:00Z">
              <w:r w:rsidRPr="00F31509" w:rsidDel="00782668">
                <w:rPr>
                  <w:rFonts w:asciiTheme="majorBidi" w:hAnsiTheme="majorBidi" w:cstheme="majorBidi"/>
                  <w:sz w:val="14"/>
                  <w:lang w:val="en-GB"/>
                </w:rPr>
                <w:delText>,</w:delText>
              </w:r>
            </w:del>
            <w:ins w:id="11191"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614</w:t>
            </w:r>
            <w:del w:id="11192" w:author="Jane Shaw" w:date="2015-10-28T18:23:00Z">
              <w:r w:rsidRPr="00F31509" w:rsidDel="00782668">
                <w:rPr>
                  <w:rFonts w:asciiTheme="majorBidi" w:hAnsiTheme="majorBidi" w:cstheme="majorBidi"/>
                  <w:sz w:val="14"/>
                  <w:lang w:val="en-GB"/>
                </w:rPr>
                <w:delText>,</w:delText>
              </w:r>
            </w:del>
            <w:ins w:id="11193" w:author="Jane Shaw" w:date="2015-10-28T18:23: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537" w:type="dxa"/>
          </w:tcPr>
          <w:p w14:paraId="7BB3E0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3EBB77C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38EF5B1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51878C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bl>
    <w:p w14:paraId="21E54926" w14:textId="24E50C0F" w:rsidR="004F65E4" w:rsidRPr="00F31509" w:rsidRDefault="004F65E4" w:rsidP="006F3003">
      <w:pPr>
        <w:pStyle w:val="Titolo3"/>
        <w:rPr>
          <w:rFonts w:asciiTheme="majorBidi" w:hAnsiTheme="majorBidi" w:cstheme="majorBidi"/>
          <w:lang w:val="en-GB"/>
        </w:rPr>
      </w:pPr>
      <w:bookmarkStart w:id="11194" w:name="losses"/>
      <w:bookmarkEnd w:id="11194"/>
      <w:r w:rsidRPr="00F31509">
        <w:rPr>
          <w:rFonts w:asciiTheme="majorBidi" w:hAnsiTheme="majorBidi" w:cstheme="majorBidi"/>
          <w:lang w:val="en-GB"/>
        </w:rPr>
        <w:t xml:space="preserve">Food losses and waste </w:t>
      </w:r>
      <w:del w:id="11195" w:author="Jane Shaw" w:date="2015-10-28T18:23:00Z">
        <w:r w:rsidRPr="00F31509" w:rsidDel="00782668">
          <w:rPr>
            <w:rFonts w:asciiTheme="majorBidi" w:hAnsiTheme="majorBidi" w:cstheme="majorBidi"/>
            <w:lang w:val="en-GB"/>
          </w:rPr>
          <w:delText xml:space="preserve">(FLW) </w:delText>
        </w:r>
      </w:del>
    </w:p>
    <w:p w14:paraId="7433FEA8" w14:textId="2DD841ED" w:rsidR="004F65E4" w:rsidRPr="00F31509" w:rsidRDefault="004F65E4" w:rsidP="004F65E4">
      <w:pPr>
        <w:jc w:val="both"/>
        <w:rPr>
          <w:rFonts w:asciiTheme="majorBidi" w:hAnsiTheme="majorBidi" w:cstheme="majorBidi"/>
          <w:lang w:val="en-GB"/>
        </w:rPr>
      </w:pPr>
      <w:del w:id="11196" w:author="Jane Shaw" w:date="2015-10-28T18:23:00Z">
        <w:r w:rsidRPr="00F31509" w:rsidDel="00782668">
          <w:rPr>
            <w:rFonts w:asciiTheme="majorBidi" w:hAnsiTheme="majorBidi" w:cstheme="majorBidi"/>
            <w:lang w:val="en-GB"/>
          </w:rPr>
          <w:delText xml:space="preserve">These </w:delText>
        </w:r>
      </w:del>
      <w:ins w:id="11197" w:author="Jane Shaw" w:date="2015-10-28T18:23:00Z">
        <w:r w:rsidR="00782668">
          <w:rPr>
            <w:rFonts w:asciiTheme="majorBidi" w:hAnsiTheme="majorBidi" w:cstheme="majorBidi"/>
            <w:lang w:val="en-GB"/>
          </w:rPr>
          <w:t xml:space="preserve">FLW </w:t>
        </w:r>
      </w:ins>
      <w:del w:id="11198" w:author="Jane Shaw" w:date="2015-11-07T20:00:00Z">
        <w:r w:rsidRPr="00F31509" w:rsidDel="006536F2">
          <w:rPr>
            <w:rFonts w:asciiTheme="majorBidi" w:hAnsiTheme="majorBidi" w:cstheme="majorBidi"/>
            <w:lang w:val="en-GB"/>
          </w:rPr>
          <w:delText xml:space="preserve">refer to </w:delText>
        </w:r>
      </w:del>
      <w:ins w:id="11199" w:author="Jane Shaw" w:date="2015-11-07T20:00:00Z">
        <w:r w:rsidR="006536F2">
          <w:rPr>
            <w:rFonts w:asciiTheme="majorBidi" w:hAnsiTheme="majorBidi" w:cstheme="majorBidi"/>
            <w:lang w:val="en-GB"/>
          </w:rPr>
          <w:t xml:space="preserve">are </w:t>
        </w:r>
      </w:ins>
      <w:r w:rsidRPr="00F31509">
        <w:rPr>
          <w:rFonts w:asciiTheme="majorBidi" w:hAnsiTheme="majorBidi" w:cstheme="majorBidi"/>
          <w:lang w:val="en-GB"/>
        </w:rPr>
        <w:t>losses from the post-harvest stage up to, but not including, the retail level. Neither retail nor household losses/waste</w:t>
      </w:r>
      <w:del w:id="11200" w:author="Jane Shaw" w:date="2015-10-28T18:24:00Z">
        <w:r w:rsidRPr="00F31509" w:rsidDel="00782668">
          <w:rPr>
            <w:rFonts w:asciiTheme="majorBidi" w:hAnsiTheme="majorBidi" w:cstheme="majorBidi"/>
            <w:lang w:val="en-GB"/>
          </w:rPr>
          <w:delText>s</w:delText>
        </w:r>
      </w:del>
      <w:r w:rsidRPr="00F31509">
        <w:rPr>
          <w:rFonts w:asciiTheme="majorBidi" w:hAnsiTheme="majorBidi" w:cstheme="majorBidi"/>
          <w:lang w:val="en-GB"/>
        </w:rPr>
        <w:t xml:space="preserve"> are included in the FBS/SUA system. The methodology for calculating agricultural and food losses is </w:t>
      </w:r>
      <w:ins w:id="11201" w:author="Jane Shaw" w:date="2015-10-28T18:24:00Z">
        <w:r w:rsidR="00782668">
          <w:rPr>
            <w:rFonts w:asciiTheme="majorBidi" w:hAnsiTheme="majorBidi" w:cstheme="majorBidi"/>
            <w:lang w:val="en-GB"/>
          </w:rPr>
          <w:t xml:space="preserve">being </w:t>
        </w:r>
      </w:ins>
      <w:r w:rsidRPr="00F31509">
        <w:rPr>
          <w:rFonts w:asciiTheme="majorBidi" w:hAnsiTheme="majorBidi" w:cstheme="majorBidi"/>
          <w:lang w:val="en-GB"/>
        </w:rPr>
        <w:t xml:space="preserve">continuously </w:t>
      </w:r>
      <w:del w:id="11202" w:author="Jane Shaw" w:date="2015-10-28T18:24:00Z">
        <w:r w:rsidRPr="00F31509" w:rsidDel="00782668">
          <w:rPr>
            <w:rFonts w:asciiTheme="majorBidi" w:hAnsiTheme="majorBidi" w:cstheme="majorBidi"/>
            <w:lang w:val="en-GB"/>
          </w:rPr>
          <w:delText xml:space="preserve">being </w:delText>
        </w:r>
      </w:del>
      <w:r w:rsidRPr="00F31509">
        <w:rPr>
          <w:rFonts w:asciiTheme="majorBidi" w:hAnsiTheme="majorBidi" w:cstheme="majorBidi"/>
          <w:lang w:val="en-GB"/>
        </w:rPr>
        <w:t>revised and improved. Currently, the imputation methodology</w:t>
      </w:r>
      <w:del w:id="11203" w:author="Jane Shaw" w:date="2015-10-28T18:24:00Z">
        <w:r w:rsidRPr="00F31509" w:rsidDel="00782668">
          <w:rPr>
            <w:rFonts w:asciiTheme="majorBidi" w:hAnsiTheme="majorBidi" w:cstheme="majorBidi"/>
            <w:lang w:val="en-GB"/>
          </w:rPr>
          <w:delText>,</w:delText>
        </w:r>
      </w:del>
      <w:r w:rsidRPr="00F31509">
        <w:rPr>
          <w:rFonts w:asciiTheme="majorBidi" w:hAnsiTheme="majorBidi" w:cstheme="majorBidi"/>
          <w:lang w:val="en-GB"/>
        </w:rPr>
        <w:t xml:space="preserve"> </w:t>
      </w:r>
      <w:del w:id="11204" w:author="Jane Shaw" w:date="2015-10-28T18:24:00Z">
        <w:r w:rsidRPr="00F31509" w:rsidDel="00782668">
          <w:rPr>
            <w:rFonts w:asciiTheme="majorBidi" w:hAnsiTheme="majorBidi" w:cstheme="majorBidi"/>
            <w:lang w:val="en-GB"/>
          </w:rPr>
          <w:delText xml:space="preserve">as </w:delText>
        </w:r>
      </w:del>
      <w:r w:rsidRPr="00F31509">
        <w:rPr>
          <w:rFonts w:asciiTheme="majorBidi" w:hAnsiTheme="majorBidi" w:cstheme="majorBidi"/>
          <w:lang w:val="en-GB"/>
        </w:rPr>
        <w:t xml:space="preserve">described in </w:t>
      </w:r>
      <w:del w:id="11205" w:author="Jane Shaw" w:date="2015-10-28T18:24:00Z">
        <w:r w:rsidRPr="00F31509" w:rsidDel="00782668">
          <w:rPr>
            <w:rFonts w:asciiTheme="majorBidi" w:hAnsiTheme="majorBidi" w:cstheme="majorBidi"/>
            <w:lang w:val="en-GB"/>
          </w:rPr>
          <w:delText>Chapter 2</w:delText>
        </w:r>
      </w:del>
      <w:ins w:id="11206" w:author="Jane Shaw" w:date="2015-10-28T18:24:00Z">
        <w:r w:rsidR="00782668">
          <w:rPr>
            <w:rFonts w:asciiTheme="majorBidi" w:hAnsiTheme="majorBidi" w:cstheme="majorBidi"/>
            <w:lang w:val="en-GB"/>
          </w:rPr>
          <w:t xml:space="preserve">section </w:t>
        </w:r>
      </w:ins>
      <w:ins w:id="11207" w:author="Jane Shaw" w:date="2015-10-28T18:27:00Z">
        <w:r w:rsidR="00782668">
          <w:rPr>
            <w:rFonts w:asciiTheme="majorBidi" w:hAnsiTheme="majorBidi" w:cstheme="majorBidi"/>
            <w:lang w:val="en-GB"/>
          </w:rPr>
          <w:t>3.8</w:t>
        </w:r>
      </w:ins>
      <w:del w:id="11208" w:author="Jane Shaw" w:date="2015-10-28T18:27:00Z">
        <w:r w:rsidRPr="00F31509" w:rsidDel="00782668">
          <w:rPr>
            <w:rFonts w:asciiTheme="majorBidi" w:hAnsiTheme="majorBidi" w:cstheme="majorBidi"/>
            <w:lang w:val="en-GB"/>
          </w:rPr>
          <w:delText>,</w:delText>
        </w:r>
      </w:del>
      <w:r w:rsidRPr="00F31509">
        <w:rPr>
          <w:rFonts w:asciiTheme="majorBidi" w:hAnsiTheme="majorBidi" w:cstheme="majorBidi"/>
          <w:lang w:val="en-GB"/>
        </w:rPr>
        <w:t xml:space="preserve"> uses information about the perishable category of a commodity and the country/region to estimate a hierarchical linear regression model. </w:t>
      </w:r>
      <w:del w:id="11209" w:author="Jane Shaw" w:date="2015-10-28T18:28:00Z">
        <w:r w:rsidRPr="00F31509" w:rsidDel="00782668">
          <w:rPr>
            <w:rFonts w:asciiTheme="majorBidi" w:hAnsiTheme="majorBidi" w:cstheme="majorBidi"/>
            <w:lang w:val="en-GB"/>
          </w:rPr>
          <w:delText xml:space="preserve">Also, </w:delText>
        </w:r>
      </w:del>
      <w:r w:rsidR="00782668" w:rsidRPr="00F31509">
        <w:rPr>
          <w:rFonts w:asciiTheme="majorBidi" w:hAnsiTheme="majorBidi" w:cstheme="majorBidi"/>
          <w:lang w:val="en-GB"/>
        </w:rPr>
        <w:t xml:space="preserve">It </w:t>
      </w:r>
      <w:r w:rsidRPr="00F31509">
        <w:rPr>
          <w:rFonts w:asciiTheme="majorBidi" w:hAnsiTheme="majorBidi" w:cstheme="majorBidi"/>
          <w:lang w:val="en-GB"/>
        </w:rPr>
        <w:t xml:space="preserve">should be noted </w:t>
      </w:r>
      <w:del w:id="11210" w:author="Jane Shaw" w:date="2015-10-28T18:28:00Z">
        <w:r w:rsidRPr="00F31509" w:rsidDel="00782668">
          <w:rPr>
            <w:rFonts w:asciiTheme="majorBidi" w:hAnsiTheme="majorBidi" w:cstheme="majorBidi"/>
            <w:lang w:val="en-GB"/>
          </w:rPr>
          <w:delText xml:space="preserve">here </w:delText>
        </w:r>
      </w:del>
      <w:r w:rsidRPr="00F31509">
        <w:rPr>
          <w:rFonts w:asciiTheme="majorBidi" w:hAnsiTheme="majorBidi" w:cstheme="majorBidi"/>
          <w:lang w:val="en-GB"/>
        </w:rPr>
        <w:t xml:space="preserve">that losses are assumed to occur </w:t>
      </w:r>
      <w:ins w:id="11211" w:author="Jane Shaw" w:date="2015-10-28T18:28:00Z">
        <w:r w:rsidR="00782668">
          <w:rPr>
            <w:rFonts w:asciiTheme="majorBidi" w:hAnsiTheme="majorBidi" w:cstheme="majorBidi"/>
            <w:lang w:val="en-GB"/>
          </w:rPr>
          <w:t xml:space="preserve">at </w:t>
        </w:r>
      </w:ins>
      <w:r w:rsidRPr="00F31509">
        <w:rPr>
          <w:rFonts w:asciiTheme="majorBidi" w:hAnsiTheme="majorBidi" w:cstheme="majorBidi"/>
          <w:lang w:val="en-GB"/>
        </w:rPr>
        <w:t xml:space="preserve">only </w:t>
      </w:r>
      <w:del w:id="11212" w:author="Jane Shaw" w:date="2015-10-28T18:28:00Z">
        <w:r w:rsidRPr="00F31509" w:rsidDel="00782668">
          <w:rPr>
            <w:rFonts w:asciiTheme="majorBidi" w:hAnsiTheme="majorBidi" w:cstheme="majorBidi"/>
            <w:lang w:val="en-GB"/>
          </w:rPr>
          <w:delText xml:space="preserve">at </w:delText>
        </w:r>
      </w:del>
      <w:r w:rsidRPr="00F31509">
        <w:rPr>
          <w:rFonts w:asciiTheme="majorBidi" w:hAnsiTheme="majorBidi" w:cstheme="majorBidi"/>
          <w:lang w:val="en-GB"/>
        </w:rPr>
        <w:t>the primary level</w:t>
      </w:r>
      <w:ins w:id="11213" w:author="Jane Shaw" w:date="2015-10-28T18:28:00Z">
        <w:r w:rsidR="00782668">
          <w:rPr>
            <w:rFonts w:asciiTheme="majorBidi" w:hAnsiTheme="majorBidi" w:cstheme="majorBidi"/>
            <w:lang w:val="en-GB"/>
          </w:rPr>
          <w:t>;</w:t>
        </w:r>
      </w:ins>
      <w:del w:id="11214" w:author="Jane Shaw" w:date="2015-10-28T18:28:00Z">
        <w:r w:rsidRPr="00F31509" w:rsidDel="00782668">
          <w:rPr>
            <w:rFonts w:asciiTheme="majorBidi" w:hAnsiTheme="majorBidi" w:cstheme="majorBidi"/>
            <w:lang w:val="en-GB"/>
          </w:rPr>
          <w:delText>,</w:delText>
        </w:r>
      </w:del>
      <w:r w:rsidRPr="00F31509">
        <w:rPr>
          <w:rFonts w:asciiTheme="majorBidi" w:hAnsiTheme="majorBidi" w:cstheme="majorBidi"/>
          <w:lang w:val="en-GB"/>
        </w:rPr>
        <w:t xml:space="preserve"> processing losses are taken into account in the standardization process.</w:t>
      </w:r>
    </w:p>
    <w:p w14:paraId="09BD7AA8" w14:textId="25C91248" w:rsidR="004F65E4" w:rsidRPr="00F31509" w:rsidRDefault="004F65E4" w:rsidP="004F65E4">
      <w:pPr>
        <w:pStyle w:val="Didascalia"/>
        <w:keepNext/>
        <w:jc w:val="both"/>
        <w:rPr>
          <w:rFonts w:asciiTheme="majorBidi" w:hAnsiTheme="majorBidi" w:cstheme="majorBidi"/>
          <w:lang w:val="en-GB"/>
        </w:rPr>
      </w:pPr>
      <w:bookmarkStart w:id="11215" w:name="_Toc42842355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17</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w:t>
      </w:r>
      <w:r w:rsidR="00782668" w:rsidRPr="00F31509">
        <w:rPr>
          <w:rFonts w:asciiTheme="majorBidi" w:hAnsiTheme="majorBidi" w:cstheme="majorBidi"/>
          <w:lang w:val="en-GB"/>
        </w:rPr>
        <w:t xml:space="preserve">table </w:t>
      </w:r>
      <w:r w:rsidR="00122211" w:rsidRPr="00F31509">
        <w:rPr>
          <w:rFonts w:asciiTheme="majorBidi" w:hAnsiTheme="majorBidi" w:cstheme="majorBidi"/>
          <w:lang w:val="en-GB"/>
        </w:rPr>
        <w:t xml:space="preserve">for </w:t>
      </w:r>
      <w:r w:rsidRPr="00F31509">
        <w:rPr>
          <w:rFonts w:asciiTheme="majorBidi" w:hAnsiTheme="majorBidi" w:cstheme="majorBidi"/>
          <w:lang w:val="en-GB"/>
        </w:rPr>
        <w:t>wheat</w:t>
      </w:r>
      <w:bookmarkEnd w:id="11215"/>
    </w:p>
    <w:tbl>
      <w:tblPr>
        <w:tblStyle w:val="Tabellaclassica1"/>
        <w:tblW w:w="5000" w:type="pct"/>
        <w:tblLook w:val="04A0" w:firstRow="1" w:lastRow="0" w:firstColumn="1" w:lastColumn="0" w:noHBand="0" w:noVBand="1"/>
      </w:tblPr>
      <w:tblGrid>
        <w:gridCol w:w="807"/>
        <w:gridCol w:w="903"/>
        <w:gridCol w:w="804"/>
        <w:gridCol w:w="858"/>
        <w:gridCol w:w="907"/>
        <w:gridCol w:w="520"/>
        <w:gridCol w:w="1106"/>
        <w:gridCol w:w="766"/>
        <w:gridCol w:w="489"/>
        <w:gridCol w:w="637"/>
        <w:gridCol w:w="792"/>
        <w:gridCol w:w="653"/>
      </w:tblGrid>
      <w:tr w:rsidR="004F65E4" w:rsidRPr="00F31509" w14:paraId="77571C8B"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14:paraId="451729D1" w14:textId="77777777" w:rsidR="004F65E4" w:rsidRPr="00782668" w:rsidRDefault="004F65E4" w:rsidP="004F65E4">
            <w:pPr>
              <w:pStyle w:val="Compact"/>
              <w:keepNext/>
              <w:jc w:val="both"/>
              <w:rPr>
                <w:rFonts w:asciiTheme="majorBidi" w:hAnsiTheme="majorBidi" w:cstheme="majorBidi"/>
                <w:b/>
                <w:i w:val="0"/>
                <w:sz w:val="14"/>
                <w:lang w:val="en-GB"/>
                <w:rPrChange w:id="11216"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17" w:author="Jane Shaw" w:date="2015-10-28T18:28:00Z">
                  <w:rPr>
                    <w:rFonts w:asciiTheme="majorBidi" w:hAnsiTheme="majorBidi" w:cstheme="majorBidi"/>
                    <w:sz w:val="14"/>
                    <w:lang w:val="en-GB"/>
                  </w:rPr>
                </w:rPrChange>
              </w:rPr>
              <w:t>Name</w:t>
            </w:r>
          </w:p>
        </w:tc>
        <w:tc>
          <w:tcPr>
            <w:tcW w:w="0" w:type="auto"/>
          </w:tcPr>
          <w:p w14:paraId="24AC05E7"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18"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19" w:author="Jane Shaw" w:date="2015-10-28T18:28:00Z">
                  <w:rPr>
                    <w:rFonts w:asciiTheme="majorBidi" w:hAnsiTheme="majorBidi" w:cstheme="majorBidi"/>
                    <w:sz w:val="14"/>
                    <w:lang w:val="en-GB"/>
                  </w:rPr>
                </w:rPrChange>
              </w:rPr>
              <w:t>Production</w:t>
            </w:r>
          </w:p>
        </w:tc>
        <w:tc>
          <w:tcPr>
            <w:tcW w:w="0" w:type="auto"/>
          </w:tcPr>
          <w:p w14:paraId="766B33A0"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20"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21" w:author="Jane Shaw" w:date="2015-10-28T18:28:00Z">
                  <w:rPr>
                    <w:rFonts w:asciiTheme="majorBidi" w:hAnsiTheme="majorBidi" w:cstheme="majorBidi"/>
                    <w:sz w:val="14"/>
                    <w:lang w:val="en-GB"/>
                  </w:rPr>
                </w:rPrChange>
              </w:rPr>
              <w:t>Imports</w:t>
            </w:r>
          </w:p>
        </w:tc>
        <w:tc>
          <w:tcPr>
            <w:tcW w:w="0" w:type="auto"/>
          </w:tcPr>
          <w:p w14:paraId="09A8709F"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22"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23" w:author="Jane Shaw" w:date="2015-10-28T18:28:00Z">
                  <w:rPr>
                    <w:rFonts w:asciiTheme="majorBidi" w:hAnsiTheme="majorBidi" w:cstheme="majorBidi"/>
                    <w:sz w:val="14"/>
                    <w:lang w:val="en-GB"/>
                  </w:rPr>
                </w:rPrChange>
              </w:rPr>
              <w:t>Exports</w:t>
            </w:r>
          </w:p>
        </w:tc>
        <w:tc>
          <w:tcPr>
            <w:tcW w:w="0" w:type="auto"/>
          </w:tcPr>
          <w:p w14:paraId="1DF54208" w14:textId="4F77E25A"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24"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25" w:author="Jane Shaw" w:date="2015-10-28T18:28:00Z">
                  <w:rPr>
                    <w:rFonts w:asciiTheme="majorBidi" w:hAnsiTheme="majorBidi" w:cstheme="majorBidi"/>
                    <w:sz w:val="14"/>
                    <w:lang w:val="en-GB"/>
                  </w:rPr>
                </w:rPrChange>
              </w:rPr>
              <w:t xml:space="preserve">Stock </w:t>
            </w:r>
            <w:r w:rsidR="00782668" w:rsidRPr="00782668">
              <w:rPr>
                <w:rFonts w:asciiTheme="majorBidi" w:hAnsiTheme="majorBidi" w:cstheme="majorBidi"/>
                <w:b/>
                <w:i w:val="0"/>
                <w:sz w:val="14"/>
                <w:lang w:val="en-GB"/>
              </w:rPr>
              <w:t>change</w:t>
            </w:r>
          </w:p>
        </w:tc>
        <w:tc>
          <w:tcPr>
            <w:tcW w:w="0" w:type="auto"/>
          </w:tcPr>
          <w:p w14:paraId="64F2DE35"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26"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27" w:author="Jane Shaw" w:date="2015-10-28T18:28:00Z">
                  <w:rPr>
                    <w:rFonts w:asciiTheme="majorBidi" w:hAnsiTheme="majorBidi" w:cstheme="majorBidi"/>
                    <w:sz w:val="14"/>
                    <w:lang w:val="en-GB"/>
                  </w:rPr>
                </w:rPrChange>
              </w:rPr>
              <w:t>Food</w:t>
            </w:r>
          </w:p>
        </w:tc>
        <w:tc>
          <w:tcPr>
            <w:tcW w:w="0" w:type="auto"/>
          </w:tcPr>
          <w:p w14:paraId="54438506" w14:textId="1E619870"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28"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29" w:author="Jane Shaw" w:date="2015-10-28T18:28:00Z">
                  <w:rPr>
                    <w:rFonts w:asciiTheme="majorBidi" w:hAnsiTheme="majorBidi" w:cstheme="majorBidi"/>
                    <w:sz w:val="14"/>
                    <w:lang w:val="en-GB"/>
                  </w:rPr>
                </w:rPrChange>
              </w:rPr>
              <w:t xml:space="preserve">Food </w:t>
            </w:r>
            <w:r w:rsidR="00782668" w:rsidRPr="00782668">
              <w:rPr>
                <w:rFonts w:asciiTheme="majorBidi" w:hAnsiTheme="majorBidi" w:cstheme="majorBidi"/>
                <w:b/>
                <w:i w:val="0"/>
                <w:sz w:val="14"/>
                <w:lang w:val="en-GB"/>
              </w:rPr>
              <w:t>processing</w:t>
            </w:r>
          </w:p>
        </w:tc>
        <w:tc>
          <w:tcPr>
            <w:tcW w:w="0" w:type="auto"/>
          </w:tcPr>
          <w:p w14:paraId="3D5314FE"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30"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31" w:author="Jane Shaw" w:date="2015-10-28T18:28:00Z">
                  <w:rPr>
                    <w:rFonts w:asciiTheme="majorBidi" w:hAnsiTheme="majorBidi" w:cstheme="majorBidi"/>
                    <w:sz w:val="14"/>
                    <w:lang w:val="en-GB"/>
                  </w:rPr>
                </w:rPrChange>
              </w:rPr>
              <w:t>Feed</w:t>
            </w:r>
          </w:p>
        </w:tc>
        <w:tc>
          <w:tcPr>
            <w:tcW w:w="0" w:type="auto"/>
          </w:tcPr>
          <w:p w14:paraId="375917A3"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32"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33" w:author="Jane Shaw" w:date="2015-10-28T18:28:00Z">
                  <w:rPr>
                    <w:rFonts w:asciiTheme="majorBidi" w:hAnsiTheme="majorBidi" w:cstheme="majorBidi"/>
                    <w:sz w:val="14"/>
                    <w:lang w:val="en-GB"/>
                  </w:rPr>
                </w:rPrChange>
              </w:rPr>
              <w:t>Seed</w:t>
            </w:r>
          </w:p>
        </w:tc>
        <w:tc>
          <w:tcPr>
            <w:tcW w:w="0" w:type="auto"/>
          </w:tcPr>
          <w:p w14:paraId="6FEC8701"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34"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35" w:author="Jane Shaw" w:date="2015-10-28T18:28:00Z">
                  <w:rPr>
                    <w:rFonts w:asciiTheme="majorBidi" w:hAnsiTheme="majorBidi" w:cstheme="majorBidi"/>
                    <w:sz w:val="14"/>
                    <w:lang w:val="en-GB"/>
                  </w:rPr>
                </w:rPrChange>
              </w:rPr>
              <w:t>Tourist</w:t>
            </w:r>
          </w:p>
        </w:tc>
        <w:tc>
          <w:tcPr>
            <w:tcW w:w="0" w:type="auto"/>
          </w:tcPr>
          <w:p w14:paraId="60041371"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36"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37" w:author="Jane Shaw" w:date="2015-10-28T18:28:00Z">
                  <w:rPr>
                    <w:rFonts w:asciiTheme="majorBidi" w:hAnsiTheme="majorBidi" w:cstheme="majorBidi"/>
                    <w:sz w:val="14"/>
                    <w:lang w:val="en-GB"/>
                  </w:rPr>
                </w:rPrChange>
              </w:rPr>
              <w:t>Industrial</w:t>
            </w:r>
          </w:p>
        </w:tc>
        <w:tc>
          <w:tcPr>
            <w:tcW w:w="0" w:type="auto"/>
          </w:tcPr>
          <w:p w14:paraId="176ACD6A" w14:textId="77777777" w:rsidR="004F65E4" w:rsidRPr="00782668"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238" w:author="Jane Shaw" w:date="2015-10-28T18:28:00Z">
                  <w:rPr>
                    <w:rFonts w:asciiTheme="majorBidi" w:hAnsiTheme="majorBidi" w:cstheme="majorBidi"/>
                    <w:i w:val="0"/>
                    <w:iCs w:val="0"/>
                    <w:sz w:val="14"/>
                    <w:lang w:val="en-GB"/>
                  </w:rPr>
                </w:rPrChange>
              </w:rPr>
            </w:pPr>
            <w:r w:rsidRPr="00782668">
              <w:rPr>
                <w:rFonts w:asciiTheme="majorBidi" w:hAnsiTheme="majorBidi" w:cstheme="majorBidi"/>
                <w:b/>
                <w:sz w:val="14"/>
                <w:lang w:val="en-GB"/>
                <w:rPrChange w:id="11239" w:author="Jane Shaw" w:date="2015-10-28T18:28:00Z">
                  <w:rPr>
                    <w:rFonts w:asciiTheme="majorBidi" w:hAnsiTheme="majorBidi" w:cstheme="majorBidi"/>
                    <w:sz w:val="14"/>
                    <w:lang w:val="en-GB"/>
                  </w:rPr>
                </w:rPrChange>
              </w:rPr>
              <w:t>Loss</w:t>
            </w:r>
          </w:p>
        </w:tc>
      </w:tr>
      <w:tr w:rsidR="004F65E4" w:rsidRPr="00F31509" w14:paraId="2BF961A2"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63EEF3C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610C3B04" w14:textId="652C32D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1240" w:author="Jane Shaw" w:date="2015-10-28T18:29:00Z">
              <w:r w:rsidRPr="00F31509" w:rsidDel="00782668">
                <w:rPr>
                  <w:rFonts w:asciiTheme="majorBidi" w:hAnsiTheme="majorBidi" w:cstheme="majorBidi"/>
                  <w:sz w:val="14"/>
                  <w:lang w:val="en-GB"/>
                </w:rPr>
                <w:delText>,</w:delText>
              </w:r>
            </w:del>
            <w:ins w:id="1124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1242" w:author="Jane Shaw" w:date="2015-10-28T18:29:00Z">
              <w:r w:rsidRPr="00F31509" w:rsidDel="00782668">
                <w:rPr>
                  <w:rFonts w:asciiTheme="majorBidi" w:hAnsiTheme="majorBidi" w:cstheme="majorBidi"/>
                  <w:sz w:val="14"/>
                  <w:lang w:val="en-GB"/>
                </w:rPr>
                <w:delText>,</w:delText>
              </w:r>
            </w:del>
            <w:ins w:id="11243"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D40FB18" w14:textId="6EE0598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244" w:author="Jane Shaw" w:date="2015-10-28T18:29:00Z">
              <w:r w:rsidRPr="00F31509" w:rsidDel="00782668">
                <w:rPr>
                  <w:rFonts w:asciiTheme="majorBidi" w:hAnsiTheme="majorBidi" w:cstheme="majorBidi"/>
                  <w:sz w:val="14"/>
                  <w:lang w:val="en-GB"/>
                </w:rPr>
                <w:delText>,</w:delText>
              </w:r>
            </w:del>
            <w:ins w:id="1124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1246" w:author="Jane Shaw" w:date="2015-10-28T18:29:00Z">
              <w:r w:rsidRPr="00F31509" w:rsidDel="00782668">
                <w:rPr>
                  <w:rFonts w:asciiTheme="majorBidi" w:hAnsiTheme="majorBidi" w:cstheme="majorBidi"/>
                  <w:sz w:val="14"/>
                  <w:lang w:val="en-GB"/>
                </w:rPr>
                <w:delText>,</w:delText>
              </w:r>
            </w:del>
            <w:ins w:id="1124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30ED9E1D" w14:textId="1096E2D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1248" w:author="Jane Shaw" w:date="2015-10-28T18:29:00Z">
              <w:r w:rsidRPr="00F31509" w:rsidDel="00782668">
                <w:rPr>
                  <w:rFonts w:asciiTheme="majorBidi" w:hAnsiTheme="majorBidi" w:cstheme="majorBidi"/>
                  <w:sz w:val="14"/>
                  <w:lang w:val="en-GB"/>
                </w:rPr>
                <w:delText>,</w:delText>
              </w:r>
            </w:del>
            <w:ins w:id="11249"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1250" w:author="Jane Shaw" w:date="2015-10-28T18:29:00Z">
              <w:r w:rsidRPr="00F31509" w:rsidDel="00782668">
                <w:rPr>
                  <w:rFonts w:asciiTheme="majorBidi" w:hAnsiTheme="majorBidi" w:cstheme="majorBidi"/>
                  <w:sz w:val="14"/>
                  <w:lang w:val="en-GB"/>
                </w:rPr>
                <w:delText>,</w:delText>
              </w:r>
            </w:del>
            <w:ins w:id="1125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6D78292" w14:textId="078A128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1252" w:author="Jane Shaw" w:date="2015-10-28T18:29:00Z">
              <w:r w:rsidRPr="00F31509" w:rsidDel="00782668">
                <w:rPr>
                  <w:rFonts w:asciiTheme="majorBidi" w:hAnsiTheme="majorBidi" w:cstheme="majorBidi"/>
                  <w:sz w:val="14"/>
                  <w:lang w:val="en-GB"/>
                </w:rPr>
                <w:delText>,</w:delText>
              </w:r>
            </w:del>
            <w:ins w:id="11253"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34B8F2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62FB211" w14:textId="7DDE797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1254" w:author="Jane Shaw" w:date="2015-10-28T18:29:00Z">
              <w:r w:rsidRPr="00F31509" w:rsidDel="00782668">
                <w:rPr>
                  <w:rFonts w:asciiTheme="majorBidi" w:hAnsiTheme="majorBidi" w:cstheme="majorBidi"/>
                  <w:sz w:val="14"/>
                  <w:lang w:val="en-GB"/>
                </w:rPr>
                <w:delText>,</w:delText>
              </w:r>
            </w:del>
            <w:ins w:id="1125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720</w:t>
            </w:r>
            <w:del w:id="11256" w:author="Jane Shaw" w:date="2015-10-28T18:29:00Z">
              <w:r w:rsidRPr="00F31509" w:rsidDel="00782668">
                <w:rPr>
                  <w:rFonts w:asciiTheme="majorBidi" w:hAnsiTheme="majorBidi" w:cstheme="majorBidi"/>
                  <w:sz w:val="14"/>
                  <w:lang w:val="en-GB"/>
                </w:rPr>
                <w:delText>,</w:delText>
              </w:r>
            </w:del>
            <w:ins w:id="1125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5ECF0A78" w14:textId="4A7C2FB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1258" w:author="Jane Shaw" w:date="2015-10-28T18:29:00Z">
              <w:r w:rsidRPr="00F31509" w:rsidDel="00782668">
                <w:rPr>
                  <w:rFonts w:asciiTheme="majorBidi" w:hAnsiTheme="majorBidi" w:cstheme="majorBidi"/>
                  <w:sz w:val="14"/>
                  <w:lang w:val="en-GB"/>
                </w:rPr>
                <w:delText>,</w:delText>
              </w:r>
            </w:del>
            <w:ins w:id="11259"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1260" w:author="Jane Shaw" w:date="2015-10-28T18:29:00Z">
              <w:r w:rsidRPr="00F31509" w:rsidDel="00782668">
                <w:rPr>
                  <w:rFonts w:asciiTheme="majorBidi" w:hAnsiTheme="majorBidi" w:cstheme="majorBidi"/>
                  <w:sz w:val="14"/>
                  <w:lang w:val="en-GB"/>
                </w:rPr>
                <w:delText>,</w:delText>
              </w:r>
            </w:del>
            <w:ins w:id="1126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7D184B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BDC78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F87CA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ED3BCA8" w14:textId="19406B0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560</w:t>
            </w:r>
            <w:del w:id="11262" w:author="Jane Shaw" w:date="2015-10-28T18:29:00Z">
              <w:r w:rsidRPr="00F31509" w:rsidDel="00782668">
                <w:rPr>
                  <w:rFonts w:asciiTheme="majorBidi" w:hAnsiTheme="majorBidi" w:cstheme="majorBidi"/>
                  <w:b/>
                  <w:sz w:val="14"/>
                  <w:lang w:val="en-GB"/>
                </w:rPr>
                <w:delText>,</w:delText>
              </w:r>
            </w:del>
            <w:ins w:id="11263" w:author="Jane Shaw" w:date="2015-10-28T18:29:00Z">
              <w:r w:rsidR="00782668">
                <w:rPr>
                  <w:rFonts w:asciiTheme="majorBidi" w:hAnsiTheme="majorBidi" w:cstheme="majorBidi"/>
                  <w:b/>
                  <w:sz w:val="14"/>
                  <w:lang w:val="en-GB"/>
                </w:rPr>
                <w:t xml:space="preserve"> </w:t>
              </w:r>
            </w:ins>
            <w:r w:rsidRPr="00F31509">
              <w:rPr>
                <w:rFonts w:asciiTheme="majorBidi" w:hAnsiTheme="majorBidi" w:cstheme="majorBidi"/>
                <w:b/>
                <w:sz w:val="14"/>
                <w:lang w:val="en-GB"/>
              </w:rPr>
              <w:t>300</w:t>
            </w:r>
          </w:p>
        </w:tc>
      </w:tr>
      <w:tr w:rsidR="004F65E4" w:rsidRPr="00F31509" w14:paraId="71C3A9C2"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19234D36"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7A55BD6C" w14:textId="3E763AD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1264" w:author="Jane Shaw" w:date="2015-10-28T18:29:00Z">
              <w:r w:rsidRPr="00F31509" w:rsidDel="00782668">
                <w:rPr>
                  <w:rFonts w:asciiTheme="majorBidi" w:hAnsiTheme="majorBidi" w:cstheme="majorBidi"/>
                  <w:sz w:val="14"/>
                  <w:lang w:val="en-GB"/>
                </w:rPr>
                <w:delText>,</w:delText>
              </w:r>
            </w:del>
            <w:ins w:id="1126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1266" w:author="Jane Shaw" w:date="2015-10-28T18:29:00Z">
              <w:r w:rsidRPr="00F31509" w:rsidDel="00782668">
                <w:rPr>
                  <w:rFonts w:asciiTheme="majorBidi" w:hAnsiTheme="majorBidi" w:cstheme="majorBidi"/>
                  <w:sz w:val="14"/>
                  <w:lang w:val="en-GB"/>
                </w:rPr>
                <w:delText>,</w:delText>
              </w:r>
            </w:del>
            <w:ins w:id="1126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650C9E7" w14:textId="58BC7EE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1268" w:author="Jane Shaw" w:date="2015-10-28T18:29:00Z">
              <w:r w:rsidRPr="00F31509" w:rsidDel="00782668">
                <w:rPr>
                  <w:rFonts w:asciiTheme="majorBidi" w:hAnsiTheme="majorBidi" w:cstheme="majorBidi"/>
                  <w:sz w:val="14"/>
                  <w:lang w:val="en-GB"/>
                </w:rPr>
                <w:delText>,</w:delText>
              </w:r>
            </w:del>
            <w:ins w:id="11269"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245E6B87" w14:textId="525D6F9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1270" w:author="Jane Shaw" w:date="2015-10-28T18:29:00Z">
              <w:r w:rsidRPr="00F31509" w:rsidDel="00782668">
                <w:rPr>
                  <w:rFonts w:asciiTheme="majorBidi" w:hAnsiTheme="majorBidi" w:cstheme="majorBidi"/>
                  <w:sz w:val="14"/>
                  <w:lang w:val="en-GB"/>
                </w:rPr>
                <w:delText>,</w:delText>
              </w:r>
            </w:del>
            <w:ins w:id="1127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554FCDE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19A985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2D32CC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68B85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E758F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F1D07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7B38B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DFB03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76F71A1"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7A547581"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152CC3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15FBB7A" w14:textId="658E972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1272" w:author="Jane Shaw" w:date="2015-10-28T18:29:00Z">
              <w:r w:rsidRPr="00F31509" w:rsidDel="00782668">
                <w:rPr>
                  <w:rFonts w:asciiTheme="majorBidi" w:hAnsiTheme="majorBidi" w:cstheme="majorBidi"/>
                  <w:sz w:val="14"/>
                  <w:lang w:val="en-GB"/>
                </w:rPr>
                <w:delText>,</w:delText>
              </w:r>
            </w:del>
            <w:ins w:id="11273"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00A81FC6" w14:textId="2A49557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1274" w:author="Jane Shaw" w:date="2015-10-28T18:29:00Z">
              <w:r w:rsidRPr="00F31509" w:rsidDel="00782668">
                <w:rPr>
                  <w:rFonts w:asciiTheme="majorBidi" w:hAnsiTheme="majorBidi" w:cstheme="majorBidi"/>
                  <w:sz w:val="14"/>
                  <w:lang w:val="en-GB"/>
                </w:rPr>
                <w:delText>,</w:delText>
              </w:r>
            </w:del>
            <w:ins w:id="1127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CD7AA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8B4B3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756903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EE649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3A7E2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AB1D8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3C02C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E79885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07F16B5"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966FE0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6F2C83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9B30763" w14:textId="5A61573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1276" w:author="Jane Shaw" w:date="2015-10-28T18:29:00Z">
              <w:r w:rsidRPr="00F31509" w:rsidDel="00782668">
                <w:rPr>
                  <w:rFonts w:asciiTheme="majorBidi" w:hAnsiTheme="majorBidi" w:cstheme="majorBidi"/>
                  <w:sz w:val="14"/>
                  <w:lang w:val="en-GB"/>
                </w:rPr>
                <w:delText>,</w:delText>
              </w:r>
            </w:del>
            <w:ins w:id="1127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042F272D" w14:textId="635C3C7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1278" w:author="Jane Shaw" w:date="2015-10-28T18:29:00Z">
              <w:r w:rsidRPr="00F31509" w:rsidDel="00782668">
                <w:rPr>
                  <w:rFonts w:asciiTheme="majorBidi" w:hAnsiTheme="majorBidi" w:cstheme="majorBidi"/>
                  <w:sz w:val="14"/>
                  <w:lang w:val="en-GB"/>
                </w:rPr>
                <w:delText>,</w:delText>
              </w:r>
            </w:del>
            <w:ins w:id="11279"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1FFEA46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6F56F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0BA3C8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3AFC8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9A034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2007D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EA98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E760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62420BAF"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7696DBB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1478040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B3E4C0A" w14:textId="6488666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1280" w:author="Jane Shaw" w:date="2015-10-28T18:29:00Z">
              <w:r w:rsidRPr="00F31509" w:rsidDel="00782668">
                <w:rPr>
                  <w:rFonts w:asciiTheme="majorBidi" w:hAnsiTheme="majorBidi" w:cstheme="majorBidi"/>
                  <w:sz w:val="14"/>
                  <w:lang w:val="en-GB"/>
                </w:rPr>
                <w:delText>,</w:delText>
              </w:r>
            </w:del>
            <w:ins w:id="1128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7FF805E1" w14:textId="5FCCD6E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1282" w:author="Jane Shaw" w:date="2015-10-28T18:29:00Z">
              <w:r w:rsidRPr="00F31509" w:rsidDel="00782668">
                <w:rPr>
                  <w:rFonts w:asciiTheme="majorBidi" w:hAnsiTheme="majorBidi" w:cstheme="majorBidi"/>
                  <w:sz w:val="14"/>
                  <w:lang w:val="en-GB"/>
                </w:rPr>
                <w:delText>,</w:delText>
              </w:r>
            </w:del>
            <w:ins w:id="11283"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690678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842340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ED20B3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B060D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2349EB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7BA8A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56D8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BB73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343AC9D9"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1AC72EE3"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665E8D09" w14:textId="268D3AF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w:t>
            </w:r>
            <w:del w:id="11284" w:author="Jane Shaw" w:date="2015-10-28T18:29:00Z">
              <w:r w:rsidRPr="00F31509" w:rsidDel="00782668">
                <w:rPr>
                  <w:rFonts w:asciiTheme="majorBidi" w:hAnsiTheme="majorBidi" w:cstheme="majorBidi"/>
                  <w:sz w:val="14"/>
                  <w:lang w:val="en-GB"/>
                </w:rPr>
                <w:delText>,</w:delText>
              </w:r>
            </w:del>
            <w:ins w:id="1128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699</w:t>
            </w:r>
            <w:del w:id="11286" w:author="Jane Shaw" w:date="2015-10-28T18:29:00Z">
              <w:r w:rsidRPr="00F31509" w:rsidDel="00782668">
                <w:rPr>
                  <w:rFonts w:asciiTheme="majorBidi" w:hAnsiTheme="majorBidi" w:cstheme="majorBidi"/>
                  <w:sz w:val="14"/>
                  <w:lang w:val="en-GB"/>
                </w:rPr>
                <w:delText>,</w:delText>
              </w:r>
            </w:del>
            <w:ins w:id="1128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5455728D" w14:textId="131CD48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1288" w:author="Jane Shaw" w:date="2015-10-28T18:29:00Z">
              <w:r w:rsidRPr="00F31509" w:rsidDel="00782668">
                <w:rPr>
                  <w:rFonts w:asciiTheme="majorBidi" w:hAnsiTheme="majorBidi" w:cstheme="majorBidi"/>
                  <w:sz w:val="14"/>
                  <w:lang w:val="en-GB"/>
                </w:rPr>
                <w:delText>,</w:delText>
              </w:r>
            </w:del>
            <w:ins w:id="11289"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6D1874B8" w14:textId="7720825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1290" w:author="Jane Shaw" w:date="2015-10-28T18:29:00Z">
              <w:r w:rsidRPr="00F31509" w:rsidDel="00782668">
                <w:rPr>
                  <w:rFonts w:asciiTheme="majorBidi" w:hAnsiTheme="majorBidi" w:cstheme="majorBidi"/>
                  <w:sz w:val="14"/>
                  <w:lang w:val="en-GB"/>
                </w:rPr>
                <w:delText>,</w:delText>
              </w:r>
            </w:del>
            <w:ins w:id="11291"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1292" w:author="Jane Shaw" w:date="2015-10-28T18:29:00Z">
              <w:r w:rsidRPr="00F31509" w:rsidDel="00782668">
                <w:rPr>
                  <w:rFonts w:asciiTheme="majorBidi" w:hAnsiTheme="majorBidi" w:cstheme="majorBidi"/>
                  <w:sz w:val="14"/>
                  <w:lang w:val="en-GB"/>
                </w:rPr>
                <w:delText>,</w:delText>
              </w:r>
            </w:del>
            <w:ins w:id="11293"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0" w:type="auto"/>
          </w:tcPr>
          <w:p w14:paraId="5E42AD7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F0529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41C0F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37E7EC6" w14:textId="02D19A8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1294" w:author="Jane Shaw" w:date="2015-10-28T18:29:00Z">
              <w:r w:rsidRPr="00F31509" w:rsidDel="00782668">
                <w:rPr>
                  <w:rFonts w:asciiTheme="majorBidi" w:hAnsiTheme="majorBidi" w:cstheme="majorBidi"/>
                  <w:sz w:val="14"/>
                  <w:lang w:val="en-GB"/>
                </w:rPr>
                <w:delText>,</w:delText>
              </w:r>
            </w:del>
            <w:ins w:id="11295"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614</w:t>
            </w:r>
            <w:del w:id="11296" w:author="Jane Shaw" w:date="2015-10-28T18:29:00Z">
              <w:r w:rsidRPr="00F31509" w:rsidDel="00782668">
                <w:rPr>
                  <w:rFonts w:asciiTheme="majorBidi" w:hAnsiTheme="majorBidi" w:cstheme="majorBidi"/>
                  <w:sz w:val="14"/>
                  <w:lang w:val="en-GB"/>
                </w:rPr>
                <w:delText>,</w:delText>
              </w:r>
            </w:del>
            <w:ins w:id="11297" w:author="Jane Shaw" w:date="2015-10-28T18:29:00Z">
              <w:r w:rsidR="00782668">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26D234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9339E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C52D78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1242F6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bl>
    <w:p w14:paraId="4E5E5E5A" w14:textId="77777777" w:rsidR="004F65E4" w:rsidRPr="00F31509" w:rsidRDefault="004F65E4" w:rsidP="006F3003">
      <w:pPr>
        <w:pStyle w:val="Titolo3"/>
        <w:rPr>
          <w:rFonts w:asciiTheme="majorBidi" w:hAnsiTheme="majorBidi" w:cstheme="majorBidi"/>
          <w:lang w:val="en-GB"/>
        </w:rPr>
      </w:pPr>
      <w:bookmarkStart w:id="11298" w:name="seed"/>
      <w:bookmarkEnd w:id="11298"/>
      <w:r w:rsidRPr="00F31509">
        <w:rPr>
          <w:rFonts w:asciiTheme="majorBidi" w:hAnsiTheme="majorBidi" w:cstheme="majorBidi"/>
          <w:lang w:val="en-GB"/>
        </w:rPr>
        <w:t>Seed</w:t>
      </w:r>
    </w:p>
    <w:p w14:paraId="15567857" w14:textId="725205F7" w:rsidR="004F65E4" w:rsidRPr="00F31509" w:rsidRDefault="004F65E4" w:rsidP="004F65E4">
      <w:pPr>
        <w:jc w:val="both"/>
        <w:rPr>
          <w:rFonts w:asciiTheme="majorBidi" w:hAnsiTheme="majorBidi" w:cstheme="majorBidi"/>
          <w:lang w:val="en-GB"/>
        </w:rPr>
      </w:pPr>
      <w:del w:id="11299" w:author="Jane Shaw" w:date="2015-10-28T18:34:00Z">
        <w:r w:rsidRPr="00F31509" w:rsidDel="0098793D">
          <w:rPr>
            <w:rFonts w:asciiTheme="majorBidi" w:hAnsiTheme="majorBidi" w:cstheme="majorBidi"/>
            <w:lang w:val="en-GB"/>
          </w:rPr>
          <w:delText xml:space="preserve">Typically, </w:delText>
        </w:r>
      </w:del>
      <w:r w:rsidRPr="00F31509">
        <w:rPr>
          <w:rFonts w:asciiTheme="majorBidi" w:hAnsiTheme="majorBidi" w:cstheme="majorBidi"/>
          <w:lang w:val="en-GB"/>
        </w:rPr>
        <w:t xml:space="preserve">FBS compilers </w:t>
      </w:r>
      <w:ins w:id="11300" w:author="Jane Shaw" w:date="2015-10-28T18:34:00Z">
        <w:r w:rsidR="0098793D" w:rsidRPr="00F31509">
          <w:rPr>
            <w:rFonts w:asciiTheme="majorBidi" w:hAnsiTheme="majorBidi" w:cstheme="majorBidi"/>
            <w:lang w:val="en-GB"/>
          </w:rPr>
          <w:t>typically</w:t>
        </w:r>
        <w:r w:rsidR="0098793D" w:rsidRPr="00F31509" w:rsidDel="0098793D">
          <w:rPr>
            <w:rFonts w:asciiTheme="majorBidi" w:hAnsiTheme="majorBidi" w:cstheme="majorBidi"/>
            <w:lang w:val="en-GB"/>
          </w:rPr>
          <w:t xml:space="preserve"> </w:t>
        </w:r>
      </w:ins>
      <w:del w:id="11301" w:author="Jane Shaw" w:date="2015-10-28T18:34:00Z">
        <w:r w:rsidRPr="00F31509" w:rsidDel="0098793D">
          <w:rPr>
            <w:rFonts w:asciiTheme="majorBidi" w:hAnsiTheme="majorBidi" w:cstheme="majorBidi"/>
            <w:lang w:val="en-GB"/>
          </w:rPr>
          <w:delText xml:space="preserve">will </w:delText>
        </w:r>
      </w:del>
      <w:r w:rsidRPr="00F31509">
        <w:rPr>
          <w:rFonts w:asciiTheme="majorBidi" w:hAnsiTheme="majorBidi" w:cstheme="majorBidi"/>
          <w:lang w:val="en-GB"/>
        </w:rPr>
        <w:t xml:space="preserve">try to collect estimates </w:t>
      </w:r>
      <w:del w:id="11302" w:author="Jane Shaw" w:date="2015-10-28T18:34:00Z">
        <w:r w:rsidRPr="00F31509" w:rsidDel="0098793D">
          <w:rPr>
            <w:rFonts w:asciiTheme="majorBidi" w:hAnsiTheme="majorBidi" w:cstheme="majorBidi"/>
            <w:lang w:val="en-GB"/>
          </w:rPr>
          <w:delText xml:space="preserve">for </w:delText>
        </w:r>
      </w:del>
      <w:ins w:id="11303" w:author="Jane Shaw" w:date="2015-10-28T18:34:00Z">
        <w:r w:rsidR="0098793D">
          <w:rPr>
            <w:rFonts w:asciiTheme="majorBidi" w:hAnsiTheme="majorBidi" w:cstheme="majorBidi"/>
            <w:lang w:val="en-GB"/>
          </w:rPr>
          <w:t xml:space="preserve">of </w:t>
        </w:r>
      </w:ins>
      <w:r w:rsidRPr="00F31509">
        <w:rPr>
          <w:rFonts w:asciiTheme="majorBidi" w:hAnsiTheme="majorBidi" w:cstheme="majorBidi"/>
          <w:lang w:val="en-GB"/>
        </w:rPr>
        <w:t>seed use from surveys or administrative data</w:t>
      </w:r>
      <w:ins w:id="11304" w:author="Jane Shaw" w:date="2015-10-28T18:34:00Z">
        <w:r w:rsidR="0098793D">
          <w:rPr>
            <w:rFonts w:asciiTheme="majorBidi" w:hAnsiTheme="majorBidi" w:cstheme="majorBidi"/>
            <w:lang w:val="en-GB"/>
          </w:rPr>
          <w:t>,</w:t>
        </w:r>
      </w:ins>
      <w:r w:rsidRPr="00F31509">
        <w:rPr>
          <w:rFonts w:asciiTheme="majorBidi" w:hAnsiTheme="majorBidi" w:cstheme="majorBidi"/>
          <w:lang w:val="en-GB"/>
        </w:rPr>
        <w:t xml:space="preserve"> or </w:t>
      </w:r>
      <w:ins w:id="11305" w:author="Jane Shaw" w:date="2015-10-28T18:34:00Z">
        <w:r w:rsidR="0098793D">
          <w:rPr>
            <w:rFonts w:asciiTheme="majorBidi" w:hAnsiTheme="majorBidi" w:cstheme="majorBidi"/>
            <w:lang w:val="en-GB"/>
          </w:rPr>
          <w:t xml:space="preserve">they </w:t>
        </w:r>
      </w:ins>
      <w:r w:rsidRPr="00F31509">
        <w:rPr>
          <w:rFonts w:asciiTheme="majorBidi" w:hAnsiTheme="majorBidi" w:cstheme="majorBidi"/>
          <w:lang w:val="en-GB"/>
        </w:rPr>
        <w:t xml:space="preserve">simply impute seed use by multiplying standard seed rates with estimates </w:t>
      </w:r>
      <w:del w:id="11306" w:author="Jane Shaw" w:date="2015-10-28T18:34:00Z">
        <w:r w:rsidRPr="00F31509" w:rsidDel="0098793D">
          <w:rPr>
            <w:rFonts w:asciiTheme="majorBidi" w:hAnsiTheme="majorBidi" w:cstheme="majorBidi"/>
            <w:lang w:val="en-GB"/>
          </w:rPr>
          <w:delText xml:space="preserve">for </w:delText>
        </w:r>
      </w:del>
      <w:ins w:id="11307" w:author="Jane Shaw" w:date="2015-10-28T18:34:00Z">
        <w:r w:rsidR="0098793D">
          <w:rPr>
            <w:rFonts w:asciiTheme="majorBidi" w:hAnsiTheme="majorBidi" w:cstheme="majorBidi"/>
            <w:lang w:val="en-GB"/>
          </w:rPr>
          <w:t xml:space="preserve">of </w:t>
        </w:r>
      </w:ins>
      <w:r w:rsidRPr="00F31509">
        <w:rPr>
          <w:rFonts w:asciiTheme="majorBidi" w:hAnsiTheme="majorBidi" w:cstheme="majorBidi"/>
          <w:lang w:val="en-GB"/>
        </w:rPr>
        <w:t>area harvested/</w:t>
      </w:r>
      <w:del w:id="11308" w:author="Jane Shaw" w:date="2015-10-28T18:34:00Z">
        <w:r w:rsidRPr="00F31509" w:rsidDel="0098793D">
          <w:rPr>
            <w:rFonts w:asciiTheme="majorBidi" w:hAnsiTheme="majorBidi" w:cstheme="majorBidi"/>
            <w:lang w:val="en-GB"/>
          </w:rPr>
          <w:delText xml:space="preserve">area </w:delText>
        </w:r>
      </w:del>
      <w:r w:rsidRPr="00F31509">
        <w:rPr>
          <w:rFonts w:asciiTheme="majorBidi" w:hAnsiTheme="majorBidi" w:cstheme="majorBidi"/>
          <w:lang w:val="en-GB"/>
        </w:rPr>
        <w:t>sown. If neither of these sources is available, seed quantities can be imputed</w:t>
      </w:r>
      <w:del w:id="11309" w:author="Jane Shaw" w:date="2015-10-28T18:35:00Z">
        <w:r w:rsidRPr="00F31509" w:rsidDel="0098793D">
          <w:rPr>
            <w:rFonts w:asciiTheme="majorBidi" w:hAnsiTheme="majorBidi" w:cstheme="majorBidi"/>
            <w:lang w:val="en-GB"/>
          </w:rPr>
          <w:delText>,</w:delText>
        </w:r>
      </w:del>
      <w:r w:rsidRPr="00F31509">
        <w:rPr>
          <w:rFonts w:asciiTheme="majorBidi" w:hAnsiTheme="majorBidi" w:cstheme="majorBidi"/>
          <w:lang w:val="en-GB"/>
        </w:rPr>
        <w:t xml:space="preserve"> </w:t>
      </w:r>
      <w:del w:id="11310" w:author="Jane Shaw" w:date="2015-10-28T18:35:00Z">
        <w:r w:rsidRPr="00F31509" w:rsidDel="0098793D">
          <w:rPr>
            <w:rFonts w:asciiTheme="majorBidi" w:hAnsiTheme="majorBidi" w:cstheme="majorBidi"/>
            <w:lang w:val="en-GB"/>
          </w:rPr>
          <w:delText xml:space="preserve">e.g. </w:delText>
        </w:r>
      </w:del>
      <w:ins w:id="11311" w:author="Jane Shaw" w:date="2015-10-28T18:35:00Z">
        <w:r w:rsidR="0098793D">
          <w:rPr>
            <w:rFonts w:asciiTheme="majorBidi" w:hAnsiTheme="majorBidi" w:cstheme="majorBidi"/>
            <w:lang w:val="en-GB"/>
          </w:rPr>
          <w:t xml:space="preserve">using </w:t>
        </w:r>
      </w:ins>
      <w:del w:id="11312" w:author="Jane Shaw" w:date="2015-10-28T18:35:00Z">
        <w:r w:rsidRPr="00F31509" w:rsidDel="0098793D">
          <w:rPr>
            <w:rFonts w:asciiTheme="majorBidi" w:hAnsiTheme="majorBidi" w:cstheme="majorBidi"/>
            <w:lang w:val="en-GB"/>
          </w:rPr>
          <w:delText xml:space="preserve">based on </w:delText>
        </w:r>
      </w:del>
      <w:r w:rsidRPr="00F31509">
        <w:rPr>
          <w:rFonts w:asciiTheme="majorBidi" w:hAnsiTheme="majorBidi" w:cstheme="majorBidi"/>
          <w:lang w:val="en-GB"/>
        </w:rPr>
        <w:t xml:space="preserve">the methodology described in </w:t>
      </w:r>
      <w:del w:id="11313" w:author="Jane Shaw" w:date="2015-10-28T18:35:00Z">
        <w:r w:rsidRPr="00F31509" w:rsidDel="0098793D">
          <w:rPr>
            <w:rFonts w:asciiTheme="majorBidi" w:hAnsiTheme="majorBidi" w:cstheme="majorBidi"/>
            <w:lang w:val="en-GB"/>
          </w:rPr>
          <w:delText>Chapter 2</w:delText>
        </w:r>
      </w:del>
      <w:ins w:id="11314" w:author="Jane Shaw" w:date="2015-10-28T18:35:00Z">
        <w:r w:rsidR="0098793D">
          <w:rPr>
            <w:rFonts w:asciiTheme="majorBidi" w:hAnsiTheme="majorBidi" w:cstheme="majorBidi"/>
            <w:lang w:val="en-GB"/>
          </w:rPr>
          <w:t xml:space="preserve">section </w:t>
        </w:r>
      </w:ins>
      <w:r w:rsidR="00E20F2A">
        <w:rPr>
          <w:rFonts w:asciiTheme="majorBidi" w:hAnsiTheme="majorBidi" w:cstheme="majorBidi"/>
          <w:lang w:val="en-GB"/>
        </w:rPr>
        <w:t>3.9</w:t>
      </w:r>
      <w:r w:rsidRPr="00F31509">
        <w:rPr>
          <w:rFonts w:asciiTheme="majorBidi" w:hAnsiTheme="majorBidi" w:cstheme="majorBidi"/>
          <w:lang w:val="en-GB"/>
        </w:rPr>
        <w:t xml:space="preserve">. The seed module fits a hierarchical linear model to seed data </w:t>
      </w:r>
      <w:del w:id="11315" w:author="Jane Shaw" w:date="2015-10-28T18:35:00Z">
        <w:r w:rsidRPr="00F31509" w:rsidDel="0098793D">
          <w:rPr>
            <w:rFonts w:asciiTheme="majorBidi" w:hAnsiTheme="majorBidi" w:cstheme="majorBidi"/>
            <w:lang w:val="en-GB"/>
          </w:rPr>
          <w:delText xml:space="preserve">in </w:delText>
        </w:r>
      </w:del>
      <w:ins w:id="11316" w:author="Jane Shaw" w:date="2015-10-28T18:35:00Z">
        <w:r w:rsidR="0098793D">
          <w:rPr>
            <w:rFonts w:asciiTheme="majorBidi" w:hAnsiTheme="majorBidi" w:cstheme="majorBidi"/>
            <w:lang w:val="en-GB"/>
          </w:rPr>
          <w:t xml:space="preserve">from </w:t>
        </w:r>
      </w:ins>
      <w:r w:rsidRPr="00F31509">
        <w:rPr>
          <w:rFonts w:asciiTheme="majorBidi" w:hAnsiTheme="majorBidi" w:cstheme="majorBidi"/>
          <w:lang w:val="en-GB"/>
        </w:rPr>
        <w:t>previous years and uses global data. Seed</w:t>
      </w:r>
      <w:del w:id="11317" w:author="Jane Shaw" w:date="2015-10-28T18:35:00Z">
        <w:r w:rsidRPr="00F31509" w:rsidDel="0098793D">
          <w:rPr>
            <w:rFonts w:asciiTheme="majorBidi" w:hAnsiTheme="majorBidi" w:cstheme="majorBidi"/>
            <w:lang w:val="en-GB"/>
          </w:rPr>
          <w:delText>,</w:delText>
        </w:r>
      </w:del>
      <w:r w:rsidRPr="00F31509">
        <w:rPr>
          <w:rFonts w:asciiTheme="majorBidi" w:hAnsiTheme="majorBidi" w:cstheme="majorBidi"/>
          <w:lang w:val="en-GB"/>
        </w:rPr>
        <w:t xml:space="preserve"> </w:t>
      </w:r>
      <w:del w:id="11318" w:author="Jane Shaw" w:date="2015-10-28T18:35:00Z">
        <w:r w:rsidRPr="00F31509" w:rsidDel="0098793D">
          <w:rPr>
            <w:rFonts w:asciiTheme="majorBidi" w:hAnsiTheme="majorBidi" w:cstheme="majorBidi"/>
            <w:lang w:val="en-GB"/>
          </w:rPr>
          <w:delText xml:space="preserve">of course, </w:delText>
        </w:r>
      </w:del>
      <w:r w:rsidRPr="00F31509">
        <w:rPr>
          <w:rFonts w:asciiTheme="majorBidi" w:hAnsiTheme="majorBidi" w:cstheme="majorBidi"/>
          <w:lang w:val="en-GB"/>
        </w:rPr>
        <w:t xml:space="preserve">is </w:t>
      </w:r>
      <w:del w:id="11319" w:author="Jane Shaw" w:date="2015-10-28T18:35:00Z">
        <w:r w:rsidRPr="00F31509" w:rsidDel="0098793D">
          <w:rPr>
            <w:rFonts w:asciiTheme="majorBidi" w:hAnsiTheme="majorBidi" w:cstheme="majorBidi"/>
            <w:lang w:val="en-GB"/>
          </w:rPr>
          <w:delText xml:space="preserve">only </w:delText>
        </w:r>
      </w:del>
      <w:r w:rsidRPr="00F31509">
        <w:rPr>
          <w:rFonts w:asciiTheme="majorBidi" w:hAnsiTheme="majorBidi" w:cstheme="majorBidi"/>
          <w:lang w:val="en-GB"/>
        </w:rPr>
        <w:t xml:space="preserve">allotted </w:t>
      </w:r>
      <w:ins w:id="11320" w:author="Jane Shaw" w:date="2015-10-28T18:35:00Z">
        <w:r w:rsidR="0098793D" w:rsidRPr="00F31509">
          <w:rPr>
            <w:rFonts w:asciiTheme="majorBidi" w:hAnsiTheme="majorBidi" w:cstheme="majorBidi"/>
            <w:lang w:val="en-GB"/>
          </w:rPr>
          <w:t xml:space="preserve">only </w:t>
        </w:r>
      </w:ins>
      <w:r w:rsidRPr="00F31509">
        <w:rPr>
          <w:rFonts w:asciiTheme="majorBidi" w:hAnsiTheme="majorBidi" w:cstheme="majorBidi"/>
          <w:lang w:val="en-GB"/>
        </w:rPr>
        <w:t>to the primary commodity</w:t>
      </w:r>
      <w:ins w:id="11321" w:author="Jane Shaw" w:date="2015-10-28T18:35:00Z">
        <w:r w:rsidR="0098793D">
          <w:rPr>
            <w:rFonts w:asciiTheme="majorBidi" w:hAnsiTheme="majorBidi" w:cstheme="majorBidi"/>
            <w:lang w:val="en-GB"/>
          </w:rPr>
          <w:t xml:space="preserve"> (Table 18)</w:t>
        </w:r>
      </w:ins>
      <w:r w:rsidRPr="00F31509">
        <w:rPr>
          <w:rFonts w:asciiTheme="majorBidi" w:hAnsiTheme="majorBidi" w:cstheme="majorBidi"/>
          <w:lang w:val="en-GB"/>
        </w:rPr>
        <w:t>.</w:t>
      </w:r>
    </w:p>
    <w:p w14:paraId="31536CAF" w14:textId="77777777" w:rsidR="004F65E4" w:rsidRPr="00F31509" w:rsidRDefault="004F65E4" w:rsidP="004F65E4">
      <w:pPr>
        <w:pStyle w:val="Didascalia"/>
        <w:keepNext/>
        <w:jc w:val="both"/>
        <w:rPr>
          <w:rFonts w:asciiTheme="majorBidi" w:hAnsiTheme="majorBidi" w:cstheme="majorBidi"/>
          <w:lang w:val="en-GB"/>
        </w:rPr>
      </w:pPr>
      <w:bookmarkStart w:id="11322" w:name="_Toc42842355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18</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11322"/>
    </w:p>
    <w:tbl>
      <w:tblPr>
        <w:tblStyle w:val="Tabellaclassica1"/>
        <w:tblW w:w="5000" w:type="pct"/>
        <w:tblLook w:val="04A0" w:firstRow="1" w:lastRow="0" w:firstColumn="1" w:lastColumn="0" w:noHBand="0" w:noVBand="1"/>
      </w:tblPr>
      <w:tblGrid>
        <w:gridCol w:w="777"/>
        <w:gridCol w:w="897"/>
        <w:gridCol w:w="784"/>
        <w:gridCol w:w="829"/>
        <w:gridCol w:w="866"/>
        <w:gridCol w:w="520"/>
        <w:gridCol w:w="1066"/>
        <w:gridCol w:w="726"/>
        <w:gridCol w:w="721"/>
        <w:gridCol w:w="637"/>
        <w:gridCol w:w="792"/>
        <w:gridCol w:w="627"/>
      </w:tblGrid>
      <w:tr w:rsidR="004F65E4" w:rsidRPr="00F31509" w14:paraId="4F4240B7"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14:paraId="687D4F90" w14:textId="77777777" w:rsidR="004F65E4" w:rsidRPr="0098793D" w:rsidRDefault="004F65E4" w:rsidP="004F65E4">
            <w:pPr>
              <w:pStyle w:val="Compact"/>
              <w:keepNext/>
              <w:jc w:val="both"/>
              <w:rPr>
                <w:rFonts w:asciiTheme="majorBidi" w:hAnsiTheme="majorBidi" w:cstheme="majorBidi"/>
                <w:b/>
                <w:i w:val="0"/>
                <w:sz w:val="14"/>
                <w:lang w:val="en-GB"/>
                <w:rPrChange w:id="11323"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24" w:author="Jane Shaw" w:date="2015-10-28T18:36:00Z">
                  <w:rPr>
                    <w:rFonts w:asciiTheme="majorBidi" w:hAnsiTheme="majorBidi" w:cstheme="majorBidi"/>
                    <w:sz w:val="14"/>
                    <w:lang w:val="en-GB"/>
                  </w:rPr>
                </w:rPrChange>
              </w:rPr>
              <w:t>Name</w:t>
            </w:r>
          </w:p>
        </w:tc>
        <w:tc>
          <w:tcPr>
            <w:tcW w:w="0" w:type="auto"/>
          </w:tcPr>
          <w:p w14:paraId="2A6226EC"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25"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26" w:author="Jane Shaw" w:date="2015-10-28T18:36:00Z">
                  <w:rPr>
                    <w:rFonts w:asciiTheme="majorBidi" w:hAnsiTheme="majorBidi" w:cstheme="majorBidi"/>
                    <w:sz w:val="14"/>
                    <w:lang w:val="en-GB"/>
                  </w:rPr>
                </w:rPrChange>
              </w:rPr>
              <w:t>Production</w:t>
            </w:r>
          </w:p>
        </w:tc>
        <w:tc>
          <w:tcPr>
            <w:tcW w:w="0" w:type="auto"/>
          </w:tcPr>
          <w:p w14:paraId="127BFCE3"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27"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28" w:author="Jane Shaw" w:date="2015-10-28T18:36:00Z">
                  <w:rPr>
                    <w:rFonts w:asciiTheme="majorBidi" w:hAnsiTheme="majorBidi" w:cstheme="majorBidi"/>
                    <w:sz w:val="14"/>
                    <w:lang w:val="en-GB"/>
                  </w:rPr>
                </w:rPrChange>
              </w:rPr>
              <w:t>Imports</w:t>
            </w:r>
          </w:p>
        </w:tc>
        <w:tc>
          <w:tcPr>
            <w:tcW w:w="0" w:type="auto"/>
          </w:tcPr>
          <w:p w14:paraId="39A13914"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29"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30" w:author="Jane Shaw" w:date="2015-10-28T18:36:00Z">
                  <w:rPr>
                    <w:rFonts w:asciiTheme="majorBidi" w:hAnsiTheme="majorBidi" w:cstheme="majorBidi"/>
                    <w:sz w:val="14"/>
                    <w:lang w:val="en-GB"/>
                  </w:rPr>
                </w:rPrChange>
              </w:rPr>
              <w:t>Exports</w:t>
            </w:r>
          </w:p>
        </w:tc>
        <w:tc>
          <w:tcPr>
            <w:tcW w:w="0" w:type="auto"/>
          </w:tcPr>
          <w:p w14:paraId="791778F9" w14:textId="3E6B638A"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31"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32" w:author="Jane Shaw" w:date="2015-10-28T18:36:00Z">
                  <w:rPr>
                    <w:rFonts w:asciiTheme="majorBidi" w:hAnsiTheme="majorBidi" w:cstheme="majorBidi"/>
                    <w:sz w:val="14"/>
                    <w:lang w:val="en-GB"/>
                  </w:rPr>
                </w:rPrChange>
              </w:rPr>
              <w:t xml:space="preserve">Stock </w:t>
            </w:r>
            <w:r w:rsidR="0098793D" w:rsidRPr="0098793D">
              <w:rPr>
                <w:rFonts w:asciiTheme="majorBidi" w:hAnsiTheme="majorBidi" w:cstheme="majorBidi"/>
                <w:b/>
                <w:i w:val="0"/>
                <w:sz w:val="14"/>
                <w:lang w:val="en-GB"/>
              </w:rPr>
              <w:t>change</w:t>
            </w:r>
          </w:p>
        </w:tc>
        <w:tc>
          <w:tcPr>
            <w:tcW w:w="0" w:type="auto"/>
          </w:tcPr>
          <w:p w14:paraId="1488D7F4"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33"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34" w:author="Jane Shaw" w:date="2015-10-28T18:36:00Z">
                  <w:rPr>
                    <w:rFonts w:asciiTheme="majorBidi" w:hAnsiTheme="majorBidi" w:cstheme="majorBidi"/>
                    <w:sz w:val="14"/>
                    <w:lang w:val="en-GB"/>
                  </w:rPr>
                </w:rPrChange>
              </w:rPr>
              <w:t>Food</w:t>
            </w:r>
          </w:p>
        </w:tc>
        <w:tc>
          <w:tcPr>
            <w:tcW w:w="0" w:type="auto"/>
          </w:tcPr>
          <w:p w14:paraId="60D169E8" w14:textId="328FF5CF"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35"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36" w:author="Jane Shaw" w:date="2015-10-28T18:36:00Z">
                  <w:rPr>
                    <w:rFonts w:asciiTheme="majorBidi" w:hAnsiTheme="majorBidi" w:cstheme="majorBidi"/>
                    <w:sz w:val="14"/>
                    <w:lang w:val="en-GB"/>
                  </w:rPr>
                </w:rPrChange>
              </w:rPr>
              <w:t xml:space="preserve">Food </w:t>
            </w:r>
            <w:r w:rsidR="0098793D" w:rsidRPr="0098793D">
              <w:rPr>
                <w:rFonts w:asciiTheme="majorBidi" w:hAnsiTheme="majorBidi" w:cstheme="majorBidi"/>
                <w:b/>
                <w:i w:val="0"/>
                <w:sz w:val="14"/>
                <w:lang w:val="en-GB"/>
              </w:rPr>
              <w:t>processing</w:t>
            </w:r>
          </w:p>
        </w:tc>
        <w:tc>
          <w:tcPr>
            <w:tcW w:w="0" w:type="auto"/>
          </w:tcPr>
          <w:p w14:paraId="5CD8C0F2"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37"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38" w:author="Jane Shaw" w:date="2015-10-28T18:36:00Z">
                  <w:rPr>
                    <w:rFonts w:asciiTheme="majorBidi" w:hAnsiTheme="majorBidi" w:cstheme="majorBidi"/>
                    <w:sz w:val="14"/>
                    <w:lang w:val="en-GB"/>
                  </w:rPr>
                </w:rPrChange>
              </w:rPr>
              <w:t>Feed</w:t>
            </w:r>
          </w:p>
        </w:tc>
        <w:tc>
          <w:tcPr>
            <w:tcW w:w="0" w:type="auto"/>
          </w:tcPr>
          <w:p w14:paraId="026EF1B0"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39"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40" w:author="Jane Shaw" w:date="2015-10-28T18:36:00Z">
                  <w:rPr>
                    <w:rFonts w:asciiTheme="majorBidi" w:hAnsiTheme="majorBidi" w:cstheme="majorBidi"/>
                    <w:sz w:val="14"/>
                    <w:lang w:val="en-GB"/>
                  </w:rPr>
                </w:rPrChange>
              </w:rPr>
              <w:t>Seed</w:t>
            </w:r>
          </w:p>
        </w:tc>
        <w:tc>
          <w:tcPr>
            <w:tcW w:w="0" w:type="auto"/>
          </w:tcPr>
          <w:p w14:paraId="753AA462"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41"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42" w:author="Jane Shaw" w:date="2015-10-28T18:36:00Z">
                  <w:rPr>
                    <w:rFonts w:asciiTheme="majorBidi" w:hAnsiTheme="majorBidi" w:cstheme="majorBidi"/>
                    <w:sz w:val="14"/>
                    <w:lang w:val="en-GB"/>
                  </w:rPr>
                </w:rPrChange>
              </w:rPr>
              <w:t>Tourist</w:t>
            </w:r>
          </w:p>
        </w:tc>
        <w:tc>
          <w:tcPr>
            <w:tcW w:w="0" w:type="auto"/>
          </w:tcPr>
          <w:p w14:paraId="65C12D53"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43"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44" w:author="Jane Shaw" w:date="2015-10-28T18:36:00Z">
                  <w:rPr>
                    <w:rFonts w:asciiTheme="majorBidi" w:hAnsiTheme="majorBidi" w:cstheme="majorBidi"/>
                    <w:sz w:val="14"/>
                    <w:lang w:val="en-GB"/>
                  </w:rPr>
                </w:rPrChange>
              </w:rPr>
              <w:t>Industrial</w:t>
            </w:r>
          </w:p>
        </w:tc>
        <w:tc>
          <w:tcPr>
            <w:tcW w:w="0" w:type="auto"/>
          </w:tcPr>
          <w:p w14:paraId="3EF4C54F" w14:textId="77777777" w:rsidR="004F65E4" w:rsidRPr="0098793D"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345" w:author="Jane Shaw" w:date="2015-10-28T18:36:00Z">
                  <w:rPr>
                    <w:rFonts w:asciiTheme="majorBidi" w:hAnsiTheme="majorBidi" w:cstheme="majorBidi"/>
                    <w:i w:val="0"/>
                    <w:iCs w:val="0"/>
                    <w:sz w:val="14"/>
                    <w:lang w:val="en-GB"/>
                  </w:rPr>
                </w:rPrChange>
              </w:rPr>
            </w:pPr>
            <w:r w:rsidRPr="0098793D">
              <w:rPr>
                <w:rFonts w:asciiTheme="majorBidi" w:hAnsiTheme="majorBidi" w:cstheme="majorBidi"/>
                <w:b/>
                <w:sz w:val="14"/>
                <w:lang w:val="en-GB"/>
                <w:rPrChange w:id="11346" w:author="Jane Shaw" w:date="2015-10-28T18:36:00Z">
                  <w:rPr>
                    <w:rFonts w:asciiTheme="majorBidi" w:hAnsiTheme="majorBidi" w:cstheme="majorBidi"/>
                    <w:sz w:val="14"/>
                    <w:lang w:val="en-GB"/>
                  </w:rPr>
                </w:rPrChange>
              </w:rPr>
              <w:t>Loss</w:t>
            </w:r>
          </w:p>
        </w:tc>
      </w:tr>
      <w:tr w:rsidR="004F65E4" w:rsidRPr="00F31509" w14:paraId="6F2ABCE7"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3BB97E3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562C576D" w14:textId="4E81048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1347" w:author="Jane Shaw" w:date="2015-11-07T20:00:00Z">
              <w:r w:rsidRPr="00F31509" w:rsidDel="006536F2">
                <w:rPr>
                  <w:rFonts w:asciiTheme="majorBidi" w:hAnsiTheme="majorBidi" w:cstheme="majorBidi"/>
                  <w:sz w:val="14"/>
                  <w:lang w:val="en-GB"/>
                </w:rPr>
                <w:delText>,</w:delText>
              </w:r>
            </w:del>
            <w:ins w:id="1134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1349" w:author="Jane Shaw" w:date="2015-11-07T20:00:00Z">
              <w:r w:rsidRPr="00F31509" w:rsidDel="006536F2">
                <w:rPr>
                  <w:rFonts w:asciiTheme="majorBidi" w:hAnsiTheme="majorBidi" w:cstheme="majorBidi"/>
                  <w:sz w:val="14"/>
                  <w:lang w:val="en-GB"/>
                </w:rPr>
                <w:delText>,</w:delText>
              </w:r>
            </w:del>
            <w:ins w:id="11350"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7E22E110" w14:textId="6CAB231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351" w:author="Jane Shaw" w:date="2015-11-07T20:00:00Z">
              <w:r w:rsidRPr="00F31509" w:rsidDel="006536F2">
                <w:rPr>
                  <w:rFonts w:asciiTheme="majorBidi" w:hAnsiTheme="majorBidi" w:cstheme="majorBidi"/>
                  <w:sz w:val="14"/>
                  <w:lang w:val="en-GB"/>
                </w:rPr>
                <w:delText>,</w:delText>
              </w:r>
            </w:del>
            <w:ins w:id="11352"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1353" w:author="Jane Shaw" w:date="2015-11-07T20:00:00Z">
              <w:r w:rsidRPr="00F31509" w:rsidDel="006536F2">
                <w:rPr>
                  <w:rFonts w:asciiTheme="majorBidi" w:hAnsiTheme="majorBidi" w:cstheme="majorBidi"/>
                  <w:sz w:val="14"/>
                  <w:lang w:val="en-GB"/>
                </w:rPr>
                <w:delText>,</w:delText>
              </w:r>
            </w:del>
            <w:ins w:id="1135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1B21154E" w14:textId="1537EB3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1355" w:author="Jane Shaw" w:date="2015-11-07T20:00:00Z">
              <w:r w:rsidRPr="00F31509" w:rsidDel="006536F2">
                <w:rPr>
                  <w:rFonts w:asciiTheme="majorBidi" w:hAnsiTheme="majorBidi" w:cstheme="majorBidi"/>
                  <w:sz w:val="14"/>
                  <w:lang w:val="en-GB"/>
                </w:rPr>
                <w:delText>,</w:delText>
              </w:r>
            </w:del>
            <w:ins w:id="1135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1357" w:author="Jane Shaw" w:date="2015-11-07T20:00:00Z">
              <w:r w:rsidRPr="00F31509" w:rsidDel="006536F2">
                <w:rPr>
                  <w:rFonts w:asciiTheme="majorBidi" w:hAnsiTheme="majorBidi" w:cstheme="majorBidi"/>
                  <w:sz w:val="14"/>
                  <w:lang w:val="en-GB"/>
                </w:rPr>
                <w:delText>,</w:delText>
              </w:r>
            </w:del>
            <w:ins w:id="1135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5F3B19CA" w14:textId="1D473E2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1359" w:author="Jane Shaw" w:date="2015-11-07T20:00:00Z">
              <w:r w:rsidRPr="00F31509" w:rsidDel="006536F2">
                <w:rPr>
                  <w:rFonts w:asciiTheme="majorBidi" w:hAnsiTheme="majorBidi" w:cstheme="majorBidi"/>
                  <w:sz w:val="14"/>
                  <w:lang w:val="en-GB"/>
                </w:rPr>
                <w:delText>,</w:delText>
              </w:r>
            </w:del>
            <w:ins w:id="11360"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79594D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1ECB592" w14:textId="2E672C6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1361" w:author="Jane Shaw" w:date="2015-11-07T20:00:00Z">
              <w:r w:rsidRPr="00F31509" w:rsidDel="006536F2">
                <w:rPr>
                  <w:rFonts w:asciiTheme="majorBidi" w:hAnsiTheme="majorBidi" w:cstheme="majorBidi"/>
                  <w:sz w:val="14"/>
                  <w:lang w:val="en-GB"/>
                </w:rPr>
                <w:delText>,</w:delText>
              </w:r>
            </w:del>
            <w:ins w:id="11362"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720</w:t>
            </w:r>
            <w:del w:id="11363" w:author="Jane Shaw" w:date="2015-11-07T20:00:00Z">
              <w:r w:rsidRPr="00F31509" w:rsidDel="006536F2">
                <w:rPr>
                  <w:rFonts w:asciiTheme="majorBidi" w:hAnsiTheme="majorBidi" w:cstheme="majorBidi"/>
                  <w:sz w:val="14"/>
                  <w:lang w:val="en-GB"/>
                </w:rPr>
                <w:delText>,</w:delText>
              </w:r>
            </w:del>
            <w:ins w:id="1136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0FE8C84" w14:textId="28BECB2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1365" w:author="Jane Shaw" w:date="2015-11-07T20:00:00Z">
              <w:r w:rsidRPr="00F31509" w:rsidDel="006536F2">
                <w:rPr>
                  <w:rFonts w:asciiTheme="majorBidi" w:hAnsiTheme="majorBidi" w:cstheme="majorBidi"/>
                  <w:sz w:val="14"/>
                  <w:lang w:val="en-GB"/>
                </w:rPr>
                <w:delText>,</w:delText>
              </w:r>
            </w:del>
            <w:ins w:id="1136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1367" w:author="Jane Shaw" w:date="2015-11-07T20:00:00Z">
              <w:r w:rsidRPr="00F31509" w:rsidDel="006536F2">
                <w:rPr>
                  <w:rFonts w:asciiTheme="majorBidi" w:hAnsiTheme="majorBidi" w:cstheme="majorBidi"/>
                  <w:sz w:val="14"/>
                  <w:lang w:val="en-GB"/>
                </w:rPr>
                <w:delText>,</w:delText>
              </w:r>
            </w:del>
            <w:ins w:id="1136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60615BC6" w14:textId="322ACDF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w:t>
            </w:r>
            <w:del w:id="11369" w:author="Jane Shaw" w:date="2015-11-07T20:00:00Z">
              <w:r w:rsidRPr="00F31509" w:rsidDel="006536F2">
                <w:rPr>
                  <w:rFonts w:asciiTheme="majorBidi" w:hAnsiTheme="majorBidi" w:cstheme="majorBidi"/>
                  <w:b/>
                  <w:sz w:val="14"/>
                  <w:lang w:val="en-GB"/>
                </w:rPr>
                <w:delText>,</w:delText>
              </w:r>
            </w:del>
            <w:ins w:id="11370" w:author="Jane Shaw" w:date="2015-11-07T20:00:00Z">
              <w:r w:rsidR="006536F2">
                <w:rPr>
                  <w:rFonts w:asciiTheme="majorBidi" w:hAnsiTheme="majorBidi" w:cstheme="majorBidi"/>
                  <w:b/>
                  <w:sz w:val="14"/>
                  <w:lang w:val="en-GB"/>
                </w:rPr>
                <w:t xml:space="preserve"> </w:t>
              </w:r>
            </w:ins>
            <w:r w:rsidRPr="00F31509">
              <w:rPr>
                <w:rFonts w:asciiTheme="majorBidi" w:hAnsiTheme="majorBidi" w:cstheme="majorBidi"/>
                <w:b/>
                <w:sz w:val="14"/>
                <w:lang w:val="en-GB"/>
              </w:rPr>
              <w:t>904</w:t>
            </w:r>
            <w:del w:id="11371" w:author="Jane Shaw" w:date="2015-11-07T20:00:00Z">
              <w:r w:rsidRPr="00F31509" w:rsidDel="006536F2">
                <w:rPr>
                  <w:rFonts w:asciiTheme="majorBidi" w:hAnsiTheme="majorBidi" w:cstheme="majorBidi"/>
                  <w:b/>
                  <w:sz w:val="14"/>
                  <w:lang w:val="en-GB"/>
                </w:rPr>
                <w:delText>,</w:delText>
              </w:r>
            </w:del>
            <w:ins w:id="11372" w:author="Jane Shaw" w:date="2015-11-07T20:00:00Z">
              <w:r w:rsidR="006536F2">
                <w:rPr>
                  <w:rFonts w:asciiTheme="majorBidi" w:hAnsiTheme="majorBidi" w:cstheme="majorBidi"/>
                  <w:b/>
                  <w:sz w:val="14"/>
                  <w:lang w:val="en-GB"/>
                </w:rPr>
                <w:t xml:space="preserve"> </w:t>
              </w:r>
            </w:ins>
            <w:r w:rsidRPr="00F31509">
              <w:rPr>
                <w:rFonts w:asciiTheme="majorBidi" w:hAnsiTheme="majorBidi" w:cstheme="majorBidi"/>
                <w:b/>
                <w:sz w:val="14"/>
                <w:lang w:val="en-GB"/>
              </w:rPr>
              <w:t>200</w:t>
            </w:r>
          </w:p>
        </w:tc>
        <w:tc>
          <w:tcPr>
            <w:tcW w:w="0" w:type="auto"/>
          </w:tcPr>
          <w:p w14:paraId="120AA1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CD465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B560C82" w14:textId="2F2D10C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w:t>
            </w:r>
            <w:del w:id="11373" w:author="Jane Shaw" w:date="2015-11-07T20:00:00Z">
              <w:r w:rsidRPr="00F31509" w:rsidDel="006536F2">
                <w:rPr>
                  <w:rFonts w:asciiTheme="majorBidi" w:hAnsiTheme="majorBidi" w:cstheme="majorBidi"/>
                  <w:sz w:val="14"/>
                  <w:lang w:val="en-GB"/>
                </w:rPr>
                <w:delText>,</w:delText>
              </w:r>
            </w:del>
            <w:ins w:id="1137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r>
      <w:tr w:rsidR="004F65E4" w:rsidRPr="00F31509" w14:paraId="26D4B7C7"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559DD66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23377AF3" w14:textId="7DFE31C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1375" w:author="Jane Shaw" w:date="2015-11-07T20:00:00Z">
              <w:r w:rsidRPr="00F31509" w:rsidDel="006536F2">
                <w:rPr>
                  <w:rFonts w:asciiTheme="majorBidi" w:hAnsiTheme="majorBidi" w:cstheme="majorBidi"/>
                  <w:sz w:val="14"/>
                  <w:lang w:val="en-GB"/>
                </w:rPr>
                <w:delText>,</w:delText>
              </w:r>
            </w:del>
            <w:ins w:id="1137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1377" w:author="Jane Shaw" w:date="2015-11-07T20:00:00Z">
              <w:r w:rsidRPr="00F31509" w:rsidDel="006536F2">
                <w:rPr>
                  <w:rFonts w:asciiTheme="majorBidi" w:hAnsiTheme="majorBidi" w:cstheme="majorBidi"/>
                  <w:sz w:val="14"/>
                  <w:lang w:val="en-GB"/>
                </w:rPr>
                <w:delText>,</w:delText>
              </w:r>
            </w:del>
            <w:ins w:id="1137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27478F9" w14:textId="1BC9847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1379" w:author="Jane Shaw" w:date="2015-11-07T20:00:00Z">
              <w:r w:rsidRPr="00F31509" w:rsidDel="006536F2">
                <w:rPr>
                  <w:rFonts w:asciiTheme="majorBidi" w:hAnsiTheme="majorBidi" w:cstheme="majorBidi"/>
                  <w:sz w:val="14"/>
                  <w:lang w:val="en-GB"/>
                </w:rPr>
                <w:delText>,</w:delText>
              </w:r>
            </w:del>
            <w:ins w:id="11380"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6951A0E0" w14:textId="1CEC11A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1381" w:author="Jane Shaw" w:date="2015-11-07T20:00:00Z">
              <w:r w:rsidRPr="00F31509" w:rsidDel="006536F2">
                <w:rPr>
                  <w:rFonts w:asciiTheme="majorBidi" w:hAnsiTheme="majorBidi" w:cstheme="majorBidi"/>
                  <w:sz w:val="14"/>
                  <w:lang w:val="en-GB"/>
                </w:rPr>
                <w:delText>,</w:delText>
              </w:r>
            </w:del>
            <w:ins w:id="11382"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7B95A8F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77FBB5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A41ACB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48C2C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0827E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94E4CF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BEC25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5FFF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19617221"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499B261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010D6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10E961B" w14:textId="276E7C5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1383" w:author="Jane Shaw" w:date="2015-11-07T20:00:00Z">
              <w:r w:rsidRPr="00F31509" w:rsidDel="006536F2">
                <w:rPr>
                  <w:rFonts w:asciiTheme="majorBidi" w:hAnsiTheme="majorBidi" w:cstheme="majorBidi"/>
                  <w:sz w:val="14"/>
                  <w:lang w:val="en-GB"/>
                </w:rPr>
                <w:delText>,</w:delText>
              </w:r>
            </w:del>
            <w:ins w:id="1138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27A12C6D" w14:textId="54A466A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1385" w:author="Jane Shaw" w:date="2015-11-07T20:00:00Z">
              <w:r w:rsidRPr="00F31509" w:rsidDel="006536F2">
                <w:rPr>
                  <w:rFonts w:asciiTheme="majorBidi" w:hAnsiTheme="majorBidi" w:cstheme="majorBidi"/>
                  <w:sz w:val="14"/>
                  <w:lang w:val="en-GB"/>
                </w:rPr>
                <w:delText>,</w:delText>
              </w:r>
            </w:del>
            <w:ins w:id="1138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6D32284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8408A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F0634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C1C5A6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6C5CB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1D24BC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56E498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30747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354B82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4A641ED3"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7DFF5F6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FB57E5" w14:textId="4201E63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1387" w:author="Jane Shaw" w:date="2015-11-07T20:00:00Z">
              <w:r w:rsidRPr="00F31509" w:rsidDel="006536F2">
                <w:rPr>
                  <w:rFonts w:asciiTheme="majorBidi" w:hAnsiTheme="majorBidi" w:cstheme="majorBidi"/>
                  <w:sz w:val="14"/>
                  <w:lang w:val="en-GB"/>
                </w:rPr>
                <w:delText>,</w:delText>
              </w:r>
            </w:del>
            <w:ins w:id="1138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6D67BAA4" w14:textId="5DEA6B0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1389" w:author="Jane Shaw" w:date="2015-11-07T20:00:00Z">
              <w:r w:rsidRPr="00F31509" w:rsidDel="006536F2">
                <w:rPr>
                  <w:rFonts w:asciiTheme="majorBidi" w:hAnsiTheme="majorBidi" w:cstheme="majorBidi"/>
                  <w:sz w:val="14"/>
                  <w:lang w:val="en-GB"/>
                </w:rPr>
                <w:delText>,</w:delText>
              </w:r>
            </w:del>
            <w:ins w:id="11390"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3F7006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7AC11E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F387AA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C726E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72D110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6F3764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50DBD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B2E1E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C122390"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742A0EC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0C85DB3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63858DA" w14:textId="0518E69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1391" w:author="Jane Shaw" w:date="2015-11-07T20:00:00Z">
              <w:r w:rsidRPr="00F31509" w:rsidDel="006536F2">
                <w:rPr>
                  <w:rFonts w:asciiTheme="majorBidi" w:hAnsiTheme="majorBidi" w:cstheme="majorBidi"/>
                  <w:sz w:val="14"/>
                  <w:lang w:val="en-GB"/>
                </w:rPr>
                <w:delText>,</w:delText>
              </w:r>
            </w:del>
            <w:ins w:id="11392"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3AB564AF" w14:textId="275278F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1393" w:author="Jane Shaw" w:date="2015-11-07T20:00:00Z">
              <w:r w:rsidRPr="00F31509" w:rsidDel="006536F2">
                <w:rPr>
                  <w:rFonts w:asciiTheme="majorBidi" w:hAnsiTheme="majorBidi" w:cstheme="majorBidi"/>
                  <w:sz w:val="14"/>
                  <w:lang w:val="en-GB"/>
                </w:rPr>
                <w:delText>,</w:delText>
              </w:r>
            </w:del>
            <w:ins w:id="1139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5BE45D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2F5EF7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FF0E2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73C972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A7E61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D789BE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02AE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CDF42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20E27E1C"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1EEB1F8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3D25848A" w14:textId="46B2705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w:t>
            </w:r>
            <w:del w:id="11395" w:author="Jane Shaw" w:date="2015-11-07T20:00:00Z">
              <w:r w:rsidRPr="00F31509" w:rsidDel="006536F2">
                <w:rPr>
                  <w:rFonts w:asciiTheme="majorBidi" w:hAnsiTheme="majorBidi" w:cstheme="majorBidi"/>
                  <w:sz w:val="14"/>
                  <w:lang w:val="en-GB"/>
                </w:rPr>
                <w:delText>,</w:delText>
              </w:r>
            </w:del>
            <w:ins w:id="1139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699</w:t>
            </w:r>
            <w:del w:id="11397" w:author="Jane Shaw" w:date="2015-11-07T20:00:00Z">
              <w:r w:rsidRPr="00F31509" w:rsidDel="006536F2">
                <w:rPr>
                  <w:rFonts w:asciiTheme="majorBidi" w:hAnsiTheme="majorBidi" w:cstheme="majorBidi"/>
                  <w:sz w:val="14"/>
                  <w:lang w:val="en-GB"/>
                </w:rPr>
                <w:delText>,</w:delText>
              </w:r>
            </w:del>
            <w:ins w:id="1139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635A7DB1" w14:textId="468C922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1399" w:author="Jane Shaw" w:date="2015-11-07T20:00:00Z">
              <w:r w:rsidRPr="00F31509" w:rsidDel="006536F2">
                <w:rPr>
                  <w:rFonts w:asciiTheme="majorBidi" w:hAnsiTheme="majorBidi" w:cstheme="majorBidi"/>
                  <w:sz w:val="14"/>
                  <w:lang w:val="en-GB"/>
                </w:rPr>
                <w:delText>,</w:delText>
              </w:r>
            </w:del>
            <w:ins w:id="11400"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2194EE28" w14:textId="6C70733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1401" w:author="Jane Shaw" w:date="2015-11-07T20:00:00Z">
              <w:r w:rsidRPr="00F31509" w:rsidDel="006536F2">
                <w:rPr>
                  <w:rFonts w:asciiTheme="majorBidi" w:hAnsiTheme="majorBidi" w:cstheme="majorBidi"/>
                  <w:sz w:val="14"/>
                  <w:lang w:val="en-GB"/>
                </w:rPr>
                <w:delText>,</w:delText>
              </w:r>
            </w:del>
            <w:ins w:id="11402"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1403" w:author="Jane Shaw" w:date="2015-11-07T20:00:00Z">
              <w:r w:rsidRPr="00F31509" w:rsidDel="006536F2">
                <w:rPr>
                  <w:rFonts w:asciiTheme="majorBidi" w:hAnsiTheme="majorBidi" w:cstheme="majorBidi"/>
                  <w:sz w:val="14"/>
                  <w:lang w:val="en-GB"/>
                </w:rPr>
                <w:delText>,</w:delText>
              </w:r>
            </w:del>
            <w:ins w:id="11404"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0" w:type="auto"/>
          </w:tcPr>
          <w:p w14:paraId="69813BD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DE264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1280D7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99995F" w14:textId="2EFD3F9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1405" w:author="Jane Shaw" w:date="2015-11-07T20:00:00Z">
              <w:r w:rsidRPr="00F31509" w:rsidDel="006536F2">
                <w:rPr>
                  <w:rFonts w:asciiTheme="majorBidi" w:hAnsiTheme="majorBidi" w:cstheme="majorBidi"/>
                  <w:sz w:val="14"/>
                  <w:lang w:val="en-GB"/>
                </w:rPr>
                <w:delText>,</w:delText>
              </w:r>
            </w:del>
            <w:ins w:id="11406"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614</w:t>
            </w:r>
            <w:del w:id="11407" w:author="Jane Shaw" w:date="2015-11-07T20:00:00Z">
              <w:r w:rsidRPr="00F31509" w:rsidDel="006536F2">
                <w:rPr>
                  <w:rFonts w:asciiTheme="majorBidi" w:hAnsiTheme="majorBidi" w:cstheme="majorBidi"/>
                  <w:sz w:val="14"/>
                  <w:lang w:val="en-GB"/>
                </w:rPr>
                <w:delText>,</w:delText>
              </w:r>
            </w:del>
            <w:ins w:id="11408" w:author="Jane Shaw" w:date="2015-11-07T20:00:00Z">
              <w:r w:rsidR="006536F2">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479DB7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0886B91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376796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1B14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2C0CB7A3" w14:textId="309C2E88" w:rsidR="004F65E4" w:rsidRPr="00F31509" w:rsidRDefault="004F65E4" w:rsidP="004F65E4">
      <w:pPr>
        <w:pStyle w:val="Titolo3"/>
        <w:jc w:val="both"/>
        <w:rPr>
          <w:rFonts w:asciiTheme="majorBidi" w:hAnsiTheme="majorBidi" w:cstheme="majorBidi"/>
          <w:lang w:val="en-GB"/>
        </w:rPr>
      </w:pPr>
      <w:bookmarkStart w:id="11409" w:name="industrial-utilization"/>
      <w:bookmarkEnd w:id="11409"/>
      <w:r w:rsidRPr="00F31509">
        <w:rPr>
          <w:rFonts w:asciiTheme="majorBidi" w:hAnsiTheme="majorBidi" w:cstheme="majorBidi"/>
          <w:lang w:val="en-GB"/>
        </w:rPr>
        <w:t xml:space="preserve">Industrial </w:t>
      </w:r>
      <w:del w:id="11410" w:author="Jane Shaw" w:date="2015-10-28T18:37:00Z">
        <w:r w:rsidRPr="00F31509" w:rsidDel="0098793D">
          <w:rPr>
            <w:rFonts w:asciiTheme="majorBidi" w:hAnsiTheme="majorBidi" w:cstheme="majorBidi"/>
            <w:lang w:val="en-GB"/>
          </w:rPr>
          <w:delText>Utilization</w:delText>
        </w:r>
      </w:del>
      <w:ins w:id="11411" w:author="Jane Shaw" w:date="2015-10-28T18:37:00Z">
        <w:r w:rsidR="0098793D">
          <w:rPr>
            <w:rFonts w:asciiTheme="majorBidi" w:hAnsiTheme="majorBidi" w:cstheme="majorBidi"/>
            <w:lang w:val="en-GB"/>
          </w:rPr>
          <w:t>use</w:t>
        </w:r>
      </w:ins>
    </w:p>
    <w:p w14:paraId="7EEDBC48" w14:textId="4243DD73"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w:t>
      </w:r>
      <w:del w:id="11412" w:author="Jane Shaw" w:date="2015-10-28T18:37:00Z">
        <w:r w:rsidRPr="00F31509" w:rsidDel="0098793D">
          <w:rPr>
            <w:rFonts w:asciiTheme="majorBidi" w:eastAsia="Times New Roman" w:hAnsiTheme="majorBidi" w:cstheme="majorBidi"/>
            <w:lang w:val="en-GB"/>
          </w:rPr>
          <w:delText xml:space="preserve">utilization </w:delText>
        </w:r>
      </w:del>
      <w:ins w:id="11413" w:author="Jane Shaw" w:date="2015-10-28T18:37:00Z">
        <w:r w:rsidR="0098793D">
          <w:rPr>
            <w:rFonts w:asciiTheme="majorBidi" w:eastAsia="Times New Roman" w:hAnsiTheme="majorBidi" w:cstheme="majorBidi"/>
            <w:lang w:val="en-GB"/>
          </w:rPr>
          <w:t xml:space="preserve">use </w:t>
        </w:r>
      </w:ins>
      <w:del w:id="11414" w:author="Jane Shaw" w:date="2015-10-28T18:37:00Z">
        <w:r w:rsidRPr="00F31509" w:rsidDel="0098793D">
          <w:rPr>
            <w:rFonts w:asciiTheme="majorBidi" w:eastAsia="Times New Roman" w:hAnsiTheme="majorBidi" w:cstheme="majorBidi"/>
            <w:lang w:val="en-GB"/>
          </w:rPr>
          <w:delText xml:space="preserve">and therefore </w:delText>
        </w:r>
      </w:del>
      <w:ins w:id="11415" w:author="Jane Shaw" w:date="2015-10-28T18:37:00Z">
        <w:r w:rsidR="0098793D">
          <w:rPr>
            <w:rFonts w:asciiTheme="majorBidi" w:eastAsia="Times New Roman" w:hAnsiTheme="majorBidi" w:cstheme="majorBidi"/>
            <w:lang w:val="en-GB"/>
          </w:rPr>
          <w:t xml:space="preserve">so </w:t>
        </w:r>
      </w:ins>
      <w:del w:id="11416" w:author="Jane Shaw" w:date="2015-11-07T20:01:00Z">
        <w:r w:rsidRPr="00F31509" w:rsidDel="006536F2">
          <w:rPr>
            <w:rFonts w:asciiTheme="majorBidi" w:eastAsia="Times New Roman" w:hAnsiTheme="majorBidi" w:cstheme="majorBidi"/>
            <w:lang w:val="en-GB"/>
          </w:rPr>
          <w:delText xml:space="preserve">its </w:delText>
        </w:r>
      </w:del>
      <w:ins w:id="11417" w:author="Jane Shaw" w:date="2015-11-07T20:01:00Z">
        <w:r w:rsidR="006536F2">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quantity </w:t>
      </w:r>
      <w:ins w:id="11418" w:author="Jane Shaw" w:date="2015-11-07T20:01:00Z">
        <w:r w:rsidR="006536F2">
          <w:rPr>
            <w:rFonts w:asciiTheme="majorBidi" w:eastAsia="Times New Roman" w:hAnsiTheme="majorBidi" w:cstheme="majorBidi"/>
            <w:lang w:val="en-GB"/>
          </w:rPr>
          <w:t xml:space="preserve">of this variable </w:t>
        </w:r>
      </w:ins>
      <w:r w:rsidRPr="00F31509">
        <w:rPr>
          <w:rFonts w:asciiTheme="majorBidi" w:eastAsia="Times New Roman" w:hAnsiTheme="majorBidi" w:cstheme="majorBidi"/>
          <w:lang w:val="en-GB"/>
        </w:rPr>
        <w:t>will be zero</w:t>
      </w:r>
      <w:ins w:id="11419" w:author="Jane Shaw" w:date="2015-10-28T18:39:00Z">
        <w:r w:rsidR="00865005">
          <w:rPr>
            <w:rFonts w:asciiTheme="majorBidi" w:eastAsia="Times New Roman" w:hAnsiTheme="majorBidi" w:cstheme="majorBidi"/>
            <w:lang w:val="en-GB"/>
          </w:rPr>
          <w:t xml:space="preserve"> (Table 19)</w:t>
        </w:r>
      </w:ins>
      <w:r w:rsidRPr="00F31509">
        <w:rPr>
          <w:rFonts w:asciiTheme="majorBidi" w:eastAsia="Times New Roman" w:hAnsiTheme="majorBidi" w:cstheme="majorBidi"/>
          <w:lang w:val="en-GB"/>
        </w:rPr>
        <w:t xml:space="preserve">. </w:t>
      </w:r>
      <w:del w:id="11420" w:author="Jane Shaw" w:date="2015-10-28T18:37:00Z">
        <w:r w:rsidRPr="00F31509" w:rsidDel="0098793D">
          <w:rPr>
            <w:rFonts w:asciiTheme="majorBidi" w:eastAsia="Times New Roman" w:hAnsiTheme="majorBidi" w:cstheme="majorBidi"/>
            <w:lang w:val="en-GB"/>
          </w:rPr>
          <w:delText xml:space="preserve">The </w:delText>
        </w:r>
      </w:del>
      <w:r w:rsidR="0098793D" w:rsidRPr="00F31509">
        <w:rPr>
          <w:rFonts w:asciiTheme="majorBidi" w:eastAsia="Times New Roman" w:hAnsiTheme="majorBidi" w:cstheme="majorBidi"/>
          <w:lang w:val="en-GB"/>
        </w:rPr>
        <w:t xml:space="preserve">Estimates </w:t>
      </w:r>
      <w:del w:id="11421" w:author="Jane Shaw" w:date="2015-10-28T18:37:00Z">
        <w:r w:rsidRPr="00F31509" w:rsidDel="0098793D">
          <w:rPr>
            <w:rFonts w:asciiTheme="majorBidi" w:eastAsia="Times New Roman" w:hAnsiTheme="majorBidi" w:cstheme="majorBidi"/>
            <w:lang w:val="en-GB"/>
          </w:rPr>
          <w:delText>for</w:delText>
        </w:r>
      </w:del>
      <w:ins w:id="11422" w:author="Jane Shaw" w:date="2015-10-28T18:37:00Z">
        <w:r w:rsidR="0098793D">
          <w:rPr>
            <w:rFonts w:asciiTheme="majorBidi" w:eastAsia="Times New Roman" w:hAnsiTheme="majorBidi" w:cstheme="majorBidi"/>
            <w:lang w:val="en-GB"/>
          </w:rPr>
          <w:t xml:space="preserve">of </w:t>
        </w:r>
      </w:ins>
      <w:del w:id="11423" w:author="Jane Shaw" w:date="2015-10-28T18:37:00Z">
        <w:r w:rsidRPr="00F31509" w:rsidDel="0098793D">
          <w:rPr>
            <w:rFonts w:asciiTheme="majorBidi" w:eastAsia="Times New Roman" w:hAnsiTheme="majorBidi" w:cstheme="majorBidi"/>
            <w:lang w:val="en-GB"/>
          </w:rPr>
          <w:delText xml:space="preserve"> </w:delText>
        </w:r>
      </w:del>
      <w:del w:id="11424" w:author="Jane Shaw" w:date="2015-11-07T20:01:00Z">
        <w:r w:rsidRPr="00F31509" w:rsidDel="006536F2">
          <w:rPr>
            <w:rFonts w:asciiTheme="majorBidi" w:eastAsia="Times New Roman" w:hAnsiTheme="majorBidi" w:cstheme="majorBidi"/>
            <w:lang w:val="en-GB"/>
          </w:rPr>
          <w:delText xml:space="preserve">this variable </w:delText>
        </w:r>
      </w:del>
      <w:ins w:id="11425" w:author="Jane Shaw" w:date="2015-11-07T20:01:00Z">
        <w:r w:rsidR="006536F2">
          <w:rPr>
            <w:rFonts w:asciiTheme="majorBidi" w:eastAsia="Times New Roman" w:hAnsiTheme="majorBidi" w:cstheme="majorBidi"/>
            <w:lang w:val="en-GB"/>
          </w:rPr>
          <w:t xml:space="preserve">industrial use </w:t>
        </w:r>
      </w:ins>
      <w:r w:rsidRPr="00F31509">
        <w:rPr>
          <w:rFonts w:asciiTheme="majorBidi" w:eastAsia="Times New Roman" w:hAnsiTheme="majorBidi" w:cstheme="majorBidi"/>
          <w:lang w:val="en-GB"/>
        </w:rPr>
        <w:t>are often taken from external sources</w:t>
      </w:r>
      <w:del w:id="11426" w:author="Jane Shaw" w:date="2015-10-28T18:37:00Z">
        <w:r w:rsidRPr="00F31509" w:rsidDel="0098793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1427" w:author="Jane Shaw" w:date="2015-10-28T18:37:00Z">
        <w:r w:rsidR="0098793D">
          <w:rPr>
            <w:rFonts w:asciiTheme="majorBidi" w:eastAsia="Times New Roman" w:hAnsiTheme="majorBidi" w:cstheme="majorBidi"/>
            <w:lang w:val="en-GB"/>
          </w:rPr>
          <w:t>(</w:t>
        </w:r>
      </w:ins>
      <w:del w:id="11428" w:author="Jane Shaw" w:date="2015-10-28T18:37:00Z">
        <w:r w:rsidRPr="00F31509" w:rsidDel="0098793D">
          <w:rPr>
            <w:rFonts w:asciiTheme="majorBidi" w:eastAsia="Times New Roman" w:hAnsiTheme="majorBidi" w:cstheme="majorBidi"/>
            <w:lang w:val="en-GB"/>
          </w:rPr>
          <w:delText xml:space="preserve">see </w:delText>
        </w:r>
      </w:del>
      <w:r w:rsidRPr="00F31509">
        <w:rPr>
          <w:rFonts w:asciiTheme="majorBidi" w:eastAsia="Times New Roman" w:hAnsiTheme="majorBidi" w:cstheme="majorBidi"/>
          <w:lang w:val="en-GB"/>
        </w:rPr>
        <w:t xml:space="preserve">the methodology </w:t>
      </w:r>
      <w:del w:id="11429" w:author="Jane Shaw" w:date="2015-10-28T18:37:00Z">
        <w:r w:rsidRPr="00F31509" w:rsidDel="0098793D">
          <w:rPr>
            <w:rFonts w:asciiTheme="majorBidi" w:eastAsia="Times New Roman" w:hAnsiTheme="majorBidi" w:cstheme="majorBidi"/>
            <w:lang w:val="en-GB"/>
          </w:rPr>
          <w:delText xml:space="preserve">discussion </w:delText>
        </w:r>
      </w:del>
      <w:ins w:id="11430" w:author="Jane Shaw" w:date="2015-10-28T18:37:00Z">
        <w:r w:rsidR="0098793D">
          <w:rPr>
            <w:rFonts w:asciiTheme="majorBidi" w:eastAsia="Times New Roman" w:hAnsiTheme="majorBidi" w:cstheme="majorBidi"/>
            <w:lang w:val="en-GB"/>
          </w:rPr>
          <w:t xml:space="preserve">is described </w:t>
        </w:r>
      </w:ins>
      <w:r w:rsidRPr="00F31509">
        <w:rPr>
          <w:rFonts w:asciiTheme="majorBidi" w:eastAsia="Times New Roman" w:hAnsiTheme="majorBidi" w:cstheme="majorBidi"/>
          <w:lang w:val="en-GB"/>
        </w:rPr>
        <w:t xml:space="preserve">in </w:t>
      </w:r>
      <w:del w:id="11431" w:author="Jane Shaw" w:date="2015-10-28T18:37:00Z">
        <w:r w:rsidRPr="00F31509" w:rsidDel="0098793D">
          <w:rPr>
            <w:rFonts w:asciiTheme="majorBidi" w:eastAsia="Times New Roman" w:hAnsiTheme="majorBidi" w:cstheme="majorBidi"/>
            <w:lang w:val="en-GB"/>
          </w:rPr>
          <w:delText>Chapter 2</w:delText>
        </w:r>
      </w:del>
      <w:ins w:id="11432" w:author="Jane Shaw" w:date="2015-10-28T18:37:00Z">
        <w:r w:rsidR="0098793D">
          <w:rPr>
            <w:rFonts w:asciiTheme="majorBidi" w:eastAsia="Times New Roman" w:hAnsiTheme="majorBidi" w:cstheme="majorBidi"/>
            <w:lang w:val="en-GB"/>
          </w:rPr>
          <w:t>section 3.7)</w:t>
        </w:r>
      </w:ins>
      <w:r w:rsidRPr="00F31509">
        <w:rPr>
          <w:rFonts w:asciiTheme="majorBidi" w:eastAsia="Times New Roman" w:hAnsiTheme="majorBidi" w:cstheme="majorBidi"/>
          <w:lang w:val="en-GB"/>
        </w:rPr>
        <w:t xml:space="preserve">. This variable can be important when considering commodities related to biofuels (such as maize) and vegetable oils (such as palm oil). </w:t>
      </w:r>
      <w:del w:id="11433" w:author="Jane Shaw" w:date="2015-10-28T18:38:00Z">
        <w:r w:rsidRPr="00F31509" w:rsidDel="0098793D">
          <w:rPr>
            <w:rFonts w:asciiTheme="majorBidi" w:eastAsia="Times New Roman" w:hAnsiTheme="majorBidi" w:cstheme="majorBidi"/>
            <w:lang w:val="en-GB"/>
          </w:rPr>
          <w:delText xml:space="preserve">For </w:delText>
        </w:r>
      </w:del>
      <w:ins w:id="11434" w:author="Jane Shaw" w:date="2015-10-28T18:38:00Z">
        <w:r w:rsidR="0098793D">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w:t>
      </w:r>
      <w:del w:id="11435" w:author="Jane Shaw" w:date="2015-10-28T18:38:00Z">
        <w:r w:rsidRPr="00F31509" w:rsidDel="0098793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commodity tree,</w:t>
      </w:r>
      <w:del w:id="11436" w:author="Jane Shaw" w:date="2015-10-28T18:38:00Z">
        <w:r w:rsidRPr="00F31509" w:rsidDel="0098793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the main commodity </w:t>
      </w:r>
      <w:del w:id="11437" w:author="Jane Shaw" w:date="2015-10-28T18:38:00Z">
        <w:r w:rsidRPr="00F31509" w:rsidDel="0098793D">
          <w:rPr>
            <w:rFonts w:asciiTheme="majorBidi" w:eastAsia="Times New Roman" w:hAnsiTheme="majorBidi" w:cstheme="majorBidi"/>
            <w:lang w:val="en-GB"/>
          </w:rPr>
          <w:delText xml:space="preserve">that has </w:delText>
        </w:r>
      </w:del>
      <w:ins w:id="11438" w:author="Jane Shaw" w:date="2015-10-28T18:38:00Z">
        <w:r w:rsidR="0098793D">
          <w:rPr>
            <w:rFonts w:asciiTheme="majorBidi" w:eastAsia="Times New Roman" w:hAnsiTheme="majorBidi" w:cstheme="majorBidi"/>
            <w:lang w:val="en-GB"/>
          </w:rPr>
          <w:t xml:space="preserve">with </w:t>
        </w:r>
      </w:ins>
      <w:r w:rsidRPr="00F31509">
        <w:rPr>
          <w:rFonts w:asciiTheme="majorBidi" w:eastAsia="Times New Roman" w:hAnsiTheme="majorBidi" w:cstheme="majorBidi"/>
          <w:lang w:val="en-GB"/>
        </w:rPr>
        <w:t xml:space="preserve">industrial use is </w:t>
      </w:r>
      <w:del w:id="11439" w:author="Jane Shaw" w:date="2015-10-28T18:38:00Z">
        <w:r w:rsidRPr="00F31509" w:rsidDel="0098793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wheat starch.</w:t>
      </w:r>
      <w:del w:id="11440" w:author="Jane Shaw" w:date="2015-10-28T18:38:00Z">
        <w:r w:rsidRPr="00F31509" w:rsidDel="0098793D">
          <w:rPr>
            <w:rFonts w:asciiTheme="majorBidi" w:eastAsia="Times New Roman" w:hAnsiTheme="majorBidi" w:cstheme="majorBidi"/>
            <w:lang w:val="en-GB"/>
          </w:rPr>
          <w:delText xml:space="preserve">" </w:delText>
        </w:r>
        <w:r w:rsidR="00542BD2" w:rsidRPr="00F31509" w:rsidDel="0098793D">
          <w:rPr>
            <w:rFonts w:asciiTheme="majorBidi" w:eastAsia="Times New Roman" w:hAnsiTheme="majorBidi" w:cstheme="majorBidi"/>
            <w:lang w:val="en-GB"/>
          </w:rPr>
          <w:delText>For industrial utilization,</w:delText>
        </w:r>
      </w:del>
      <w:r w:rsidR="00542BD2"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Considerable </w:t>
      </w:r>
      <w:r w:rsidRPr="00F31509">
        <w:rPr>
          <w:rFonts w:asciiTheme="majorBidi" w:eastAsia="Times New Roman" w:hAnsiTheme="majorBidi" w:cstheme="majorBidi"/>
          <w:lang w:val="en-GB"/>
        </w:rPr>
        <w:t xml:space="preserve">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w:t>
      </w:r>
      <w:del w:id="11441" w:author="Jane Shaw" w:date="2015-10-28T18:38:00Z">
        <w:r w:rsidRPr="00F31509" w:rsidDel="0098793D">
          <w:rPr>
            <w:rFonts w:asciiTheme="majorBidi" w:eastAsia="Times New Roman" w:hAnsiTheme="majorBidi" w:cstheme="majorBidi"/>
            <w:lang w:val="en-GB"/>
          </w:rPr>
          <w:delText xml:space="preserve">imputation </w:delText>
        </w:r>
      </w:del>
      <w:r w:rsidRPr="00F31509">
        <w:rPr>
          <w:rFonts w:asciiTheme="majorBidi" w:eastAsia="Times New Roman" w:hAnsiTheme="majorBidi" w:cstheme="majorBidi"/>
          <w:lang w:val="en-GB"/>
        </w:rPr>
        <w:t>method</w:t>
      </w:r>
      <w:ins w:id="11442" w:author="Jane Shaw" w:date="2015-10-28T18:38:00Z">
        <w:r w:rsidR="0098793D">
          <w:rPr>
            <w:rFonts w:asciiTheme="majorBidi" w:eastAsia="Times New Roman" w:hAnsiTheme="majorBidi" w:cstheme="majorBidi"/>
            <w:lang w:val="en-GB"/>
          </w:rPr>
          <w:t xml:space="preserve"> of imputing </w:t>
        </w:r>
        <w:r w:rsidR="0098793D" w:rsidRPr="00F31509">
          <w:rPr>
            <w:rFonts w:asciiTheme="majorBidi" w:eastAsia="Times New Roman" w:hAnsiTheme="majorBidi" w:cstheme="majorBidi"/>
            <w:lang w:val="en-GB"/>
          </w:rPr>
          <w:t xml:space="preserve">industrial </w:t>
        </w:r>
        <w:r w:rsidR="0098793D">
          <w:rPr>
            <w:rFonts w:asciiTheme="majorBidi" w:eastAsia="Times New Roman" w:hAnsiTheme="majorBidi" w:cstheme="majorBidi"/>
            <w:lang w:val="en-GB"/>
          </w:rPr>
          <w:t>use</w:t>
        </w:r>
      </w:ins>
      <w:r w:rsidRPr="00F31509">
        <w:rPr>
          <w:rFonts w:asciiTheme="majorBidi" w:eastAsia="Times New Roman" w:hAnsiTheme="majorBidi" w:cstheme="majorBidi"/>
          <w:lang w:val="en-GB"/>
        </w:rPr>
        <w:t xml:space="preserve">, </w:t>
      </w:r>
      <w:del w:id="11443" w:author="Jane Shaw" w:date="2015-10-28T18:38:00Z">
        <w:r w:rsidR="00542BD2" w:rsidRPr="00F31509" w:rsidDel="0098793D">
          <w:rPr>
            <w:rFonts w:asciiTheme="majorBidi" w:eastAsia="Times New Roman" w:hAnsiTheme="majorBidi" w:cstheme="majorBidi"/>
            <w:lang w:val="en-GB"/>
          </w:rPr>
          <w:delText xml:space="preserve">yet </w:delText>
        </w:r>
      </w:del>
      <w:ins w:id="11444" w:author="Jane Shaw" w:date="2015-10-28T18:38:00Z">
        <w:r w:rsidR="0098793D">
          <w:rPr>
            <w:rFonts w:asciiTheme="majorBidi" w:eastAsia="Times New Roman" w:hAnsiTheme="majorBidi" w:cstheme="majorBidi"/>
            <w:lang w:val="en-GB"/>
          </w:rPr>
          <w:t xml:space="preserve">but </w:t>
        </w:r>
      </w:ins>
      <w:r w:rsidRPr="00F31509">
        <w:rPr>
          <w:rFonts w:asciiTheme="majorBidi" w:eastAsia="Times New Roman" w:hAnsiTheme="majorBidi" w:cstheme="majorBidi"/>
          <w:lang w:val="en-GB"/>
        </w:rPr>
        <w:t xml:space="preserve">none </w:t>
      </w:r>
      <w:del w:id="11445" w:author="Jane Shaw" w:date="2015-11-07T20:01:00Z">
        <w:r w:rsidRPr="00F31509" w:rsidDel="006536F2">
          <w:rPr>
            <w:rFonts w:asciiTheme="majorBidi" w:eastAsia="Times New Roman" w:hAnsiTheme="majorBidi" w:cstheme="majorBidi"/>
            <w:lang w:val="en-GB"/>
          </w:rPr>
          <w:delText xml:space="preserve">was </w:delText>
        </w:r>
      </w:del>
      <w:ins w:id="11446" w:author="Jane Shaw" w:date="2015-11-07T20:01:00Z">
        <w:r w:rsidR="006536F2">
          <w:rPr>
            <w:rFonts w:asciiTheme="majorBidi" w:eastAsia="Times New Roman" w:hAnsiTheme="majorBidi" w:cstheme="majorBidi"/>
            <w:lang w:val="en-GB"/>
          </w:rPr>
          <w:t xml:space="preserve">has been </w:t>
        </w:r>
      </w:ins>
      <w:r w:rsidRPr="00F31509">
        <w:rPr>
          <w:rFonts w:asciiTheme="majorBidi" w:eastAsia="Times New Roman" w:hAnsiTheme="majorBidi" w:cstheme="majorBidi"/>
          <w:lang w:val="en-GB"/>
        </w:rPr>
        <w:t xml:space="preserve">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purpose. FBS compilers at </w:t>
      </w:r>
      <w:ins w:id="11447" w:author="Jane Shaw" w:date="2015-10-28T18:39:00Z">
        <w:r w:rsidR="0098793D">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country level are encouraged to collect the relevant data from their industry associations, as available.</w:t>
      </w:r>
    </w:p>
    <w:p w14:paraId="015D0EB8" w14:textId="3494A880" w:rsidR="004F65E4" w:rsidRPr="00F31509" w:rsidRDefault="004F65E4" w:rsidP="004F65E4">
      <w:pPr>
        <w:pStyle w:val="Didascalia"/>
        <w:keepNext/>
        <w:jc w:val="both"/>
        <w:rPr>
          <w:rFonts w:asciiTheme="majorBidi" w:hAnsiTheme="majorBidi" w:cstheme="majorBidi"/>
          <w:lang w:val="en-GB"/>
        </w:rPr>
      </w:pPr>
      <w:bookmarkStart w:id="11448" w:name="_Toc42842355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19</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w:t>
      </w:r>
      <w:ins w:id="11449" w:author="Jane Shaw" w:date="2015-10-28T18:39:00Z">
        <w:r w:rsidR="00865005">
          <w:rPr>
            <w:rFonts w:asciiTheme="majorBidi" w:hAnsiTheme="majorBidi" w:cstheme="majorBidi"/>
            <w:lang w:val="en-GB"/>
          </w:rPr>
          <w:t>ng</w:t>
        </w:r>
      </w:ins>
      <w:del w:id="11450" w:author="Jane Shaw" w:date="2015-10-28T18:39:00Z">
        <w:r w:rsidRPr="00F31509" w:rsidDel="00865005">
          <w:rPr>
            <w:rFonts w:asciiTheme="majorBidi" w:hAnsiTheme="majorBidi" w:cstheme="majorBidi"/>
            <w:lang w:val="en-GB"/>
          </w:rPr>
          <w:delText>tion</w:delText>
        </w:r>
      </w:del>
      <w:r w:rsidRPr="00F31509">
        <w:rPr>
          <w:rFonts w:asciiTheme="majorBidi" w:hAnsiTheme="majorBidi" w:cstheme="majorBidi"/>
          <w:lang w:val="en-GB"/>
        </w:rPr>
        <w:t xml:space="preserve"> industrial use to the SUA table for wheat</w:t>
      </w:r>
      <w:bookmarkEnd w:id="11448"/>
      <w:r w:rsidRPr="00F31509">
        <w:rPr>
          <w:rFonts w:asciiTheme="majorBidi" w:hAnsiTheme="majorBidi" w:cstheme="majorBidi"/>
          <w:lang w:val="en-GB"/>
        </w:rPr>
        <w:t xml:space="preserve"> </w:t>
      </w:r>
    </w:p>
    <w:tbl>
      <w:tblPr>
        <w:tblStyle w:val="Tabellaclassica1"/>
        <w:tblW w:w="5000" w:type="pct"/>
        <w:tblLook w:val="04A0" w:firstRow="1" w:lastRow="0" w:firstColumn="1" w:lastColumn="0" w:noHBand="0" w:noVBand="1"/>
      </w:tblPr>
      <w:tblGrid>
        <w:gridCol w:w="783"/>
        <w:gridCol w:w="897"/>
        <w:gridCol w:w="783"/>
        <w:gridCol w:w="828"/>
        <w:gridCol w:w="865"/>
        <w:gridCol w:w="520"/>
        <w:gridCol w:w="1065"/>
        <w:gridCol w:w="725"/>
        <w:gridCol w:w="720"/>
        <w:gridCol w:w="637"/>
        <w:gridCol w:w="792"/>
        <w:gridCol w:w="627"/>
      </w:tblGrid>
      <w:tr w:rsidR="004F65E4" w:rsidRPr="00F31509" w14:paraId="7A49184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A0A665C" w14:textId="77777777" w:rsidR="004F65E4" w:rsidRPr="00865005" w:rsidRDefault="004F65E4" w:rsidP="004F65E4">
            <w:pPr>
              <w:pStyle w:val="Compact"/>
              <w:jc w:val="both"/>
              <w:rPr>
                <w:rFonts w:asciiTheme="majorBidi" w:hAnsiTheme="majorBidi" w:cstheme="majorBidi"/>
                <w:b/>
                <w:i w:val="0"/>
                <w:sz w:val="14"/>
                <w:lang w:val="en-GB"/>
                <w:rPrChange w:id="11451"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52" w:author="Jane Shaw" w:date="2015-10-28T18:39:00Z">
                  <w:rPr>
                    <w:rFonts w:asciiTheme="majorBidi" w:hAnsiTheme="majorBidi" w:cstheme="majorBidi"/>
                    <w:sz w:val="14"/>
                    <w:lang w:val="en-GB"/>
                  </w:rPr>
                </w:rPrChange>
              </w:rPr>
              <w:t>Name</w:t>
            </w:r>
          </w:p>
        </w:tc>
        <w:tc>
          <w:tcPr>
            <w:tcW w:w="0" w:type="auto"/>
          </w:tcPr>
          <w:p w14:paraId="2C05B622"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53"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54" w:author="Jane Shaw" w:date="2015-10-28T18:39:00Z">
                  <w:rPr>
                    <w:rFonts w:asciiTheme="majorBidi" w:hAnsiTheme="majorBidi" w:cstheme="majorBidi"/>
                    <w:sz w:val="14"/>
                    <w:lang w:val="en-GB"/>
                  </w:rPr>
                </w:rPrChange>
              </w:rPr>
              <w:t>Production</w:t>
            </w:r>
          </w:p>
        </w:tc>
        <w:tc>
          <w:tcPr>
            <w:tcW w:w="0" w:type="auto"/>
          </w:tcPr>
          <w:p w14:paraId="72290C11"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55"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56" w:author="Jane Shaw" w:date="2015-10-28T18:39:00Z">
                  <w:rPr>
                    <w:rFonts w:asciiTheme="majorBidi" w:hAnsiTheme="majorBidi" w:cstheme="majorBidi"/>
                    <w:sz w:val="14"/>
                    <w:lang w:val="en-GB"/>
                  </w:rPr>
                </w:rPrChange>
              </w:rPr>
              <w:t>Imports</w:t>
            </w:r>
          </w:p>
        </w:tc>
        <w:tc>
          <w:tcPr>
            <w:tcW w:w="0" w:type="auto"/>
          </w:tcPr>
          <w:p w14:paraId="2BC0E096"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57"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58" w:author="Jane Shaw" w:date="2015-10-28T18:39:00Z">
                  <w:rPr>
                    <w:rFonts w:asciiTheme="majorBidi" w:hAnsiTheme="majorBidi" w:cstheme="majorBidi"/>
                    <w:sz w:val="14"/>
                    <w:lang w:val="en-GB"/>
                  </w:rPr>
                </w:rPrChange>
              </w:rPr>
              <w:t>Exports</w:t>
            </w:r>
          </w:p>
        </w:tc>
        <w:tc>
          <w:tcPr>
            <w:tcW w:w="0" w:type="auto"/>
          </w:tcPr>
          <w:p w14:paraId="2174B070" w14:textId="7575F9D5"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59"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60" w:author="Jane Shaw" w:date="2015-10-28T18:39:00Z">
                  <w:rPr>
                    <w:rFonts w:asciiTheme="majorBidi" w:hAnsiTheme="majorBidi" w:cstheme="majorBidi"/>
                    <w:sz w:val="14"/>
                    <w:lang w:val="en-GB"/>
                  </w:rPr>
                </w:rPrChange>
              </w:rPr>
              <w:t xml:space="preserve">Stock </w:t>
            </w:r>
            <w:r w:rsidR="00865005" w:rsidRPr="00865005">
              <w:rPr>
                <w:rFonts w:asciiTheme="majorBidi" w:hAnsiTheme="majorBidi" w:cstheme="majorBidi"/>
                <w:b/>
                <w:i w:val="0"/>
                <w:sz w:val="14"/>
                <w:lang w:val="en-GB"/>
              </w:rPr>
              <w:t>change</w:t>
            </w:r>
          </w:p>
        </w:tc>
        <w:tc>
          <w:tcPr>
            <w:tcW w:w="0" w:type="auto"/>
          </w:tcPr>
          <w:p w14:paraId="14A17947"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61"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62" w:author="Jane Shaw" w:date="2015-10-28T18:39:00Z">
                  <w:rPr>
                    <w:rFonts w:asciiTheme="majorBidi" w:hAnsiTheme="majorBidi" w:cstheme="majorBidi"/>
                    <w:sz w:val="14"/>
                    <w:lang w:val="en-GB"/>
                  </w:rPr>
                </w:rPrChange>
              </w:rPr>
              <w:t>Food</w:t>
            </w:r>
          </w:p>
        </w:tc>
        <w:tc>
          <w:tcPr>
            <w:tcW w:w="0" w:type="auto"/>
          </w:tcPr>
          <w:p w14:paraId="11B6624D" w14:textId="60A9096E"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63"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64" w:author="Jane Shaw" w:date="2015-10-28T18:39:00Z">
                  <w:rPr>
                    <w:rFonts w:asciiTheme="majorBidi" w:hAnsiTheme="majorBidi" w:cstheme="majorBidi"/>
                    <w:sz w:val="14"/>
                    <w:lang w:val="en-GB"/>
                  </w:rPr>
                </w:rPrChange>
              </w:rPr>
              <w:t xml:space="preserve">Food </w:t>
            </w:r>
            <w:r w:rsidR="00865005" w:rsidRPr="00865005">
              <w:rPr>
                <w:rFonts w:asciiTheme="majorBidi" w:hAnsiTheme="majorBidi" w:cstheme="majorBidi"/>
                <w:b/>
                <w:i w:val="0"/>
                <w:sz w:val="14"/>
                <w:lang w:val="en-GB"/>
              </w:rPr>
              <w:t>processing</w:t>
            </w:r>
          </w:p>
        </w:tc>
        <w:tc>
          <w:tcPr>
            <w:tcW w:w="0" w:type="auto"/>
          </w:tcPr>
          <w:p w14:paraId="1CE5DEB8"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65"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66" w:author="Jane Shaw" w:date="2015-10-28T18:39:00Z">
                  <w:rPr>
                    <w:rFonts w:asciiTheme="majorBidi" w:hAnsiTheme="majorBidi" w:cstheme="majorBidi"/>
                    <w:sz w:val="14"/>
                    <w:lang w:val="en-GB"/>
                  </w:rPr>
                </w:rPrChange>
              </w:rPr>
              <w:t>Feed</w:t>
            </w:r>
          </w:p>
        </w:tc>
        <w:tc>
          <w:tcPr>
            <w:tcW w:w="0" w:type="auto"/>
          </w:tcPr>
          <w:p w14:paraId="399DFBE8"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67"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68" w:author="Jane Shaw" w:date="2015-10-28T18:39:00Z">
                  <w:rPr>
                    <w:rFonts w:asciiTheme="majorBidi" w:hAnsiTheme="majorBidi" w:cstheme="majorBidi"/>
                    <w:sz w:val="14"/>
                    <w:lang w:val="en-GB"/>
                  </w:rPr>
                </w:rPrChange>
              </w:rPr>
              <w:t>Seed</w:t>
            </w:r>
          </w:p>
        </w:tc>
        <w:tc>
          <w:tcPr>
            <w:tcW w:w="0" w:type="auto"/>
          </w:tcPr>
          <w:p w14:paraId="7CD5BC8F"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69"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70" w:author="Jane Shaw" w:date="2015-10-28T18:39:00Z">
                  <w:rPr>
                    <w:rFonts w:asciiTheme="majorBidi" w:hAnsiTheme="majorBidi" w:cstheme="majorBidi"/>
                    <w:sz w:val="14"/>
                    <w:lang w:val="en-GB"/>
                  </w:rPr>
                </w:rPrChange>
              </w:rPr>
              <w:t>Tourist</w:t>
            </w:r>
          </w:p>
        </w:tc>
        <w:tc>
          <w:tcPr>
            <w:tcW w:w="0" w:type="auto"/>
          </w:tcPr>
          <w:p w14:paraId="2EAFAC84"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71"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72" w:author="Jane Shaw" w:date="2015-10-28T18:39:00Z">
                  <w:rPr>
                    <w:rFonts w:asciiTheme="majorBidi" w:hAnsiTheme="majorBidi" w:cstheme="majorBidi"/>
                    <w:sz w:val="14"/>
                    <w:lang w:val="en-GB"/>
                  </w:rPr>
                </w:rPrChange>
              </w:rPr>
              <w:t>Industrial</w:t>
            </w:r>
          </w:p>
        </w:tc>
        <w:tc>
          <w:tcPr>
            <w:tcW w:w="0" w:type="auto"/>
          </w:tcPr>
          <w:p w14:paraId="247A1374" w14:textId="77777777" w:rsidR="004F65E4" w:rsidRPr="00865005"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473" w:author="Jane Shaw" w:date="2015-10-28T18:3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474" w:author="Jane Shaw" w:date="2015-10-28T18:39:00Z">
                  <w:rPr>
                    <w:rFonts w:asciiTheme="majorBidi" w:hAnsiTheme="majorBidi" w:cstheme="majorBidi"/>
                    <w:sz w:val="14"/>
                    <w:lang w:val="en-GB"/>
                  </w:rPr>
                </w:rPrChange>
              </w:rPr>
              <w:t>Loss</w:t>
            </w:r>
          </w:p>
        </w:tc>
      </w:tr>
      <w:tr w:rsidR="004F65E4" w:rsidRPr="00F31509" w14:paraId="024F499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134BB59"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3F042CA9" w14:textId="3C80F74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1475" w:author="Jane Shaw" w:date="2015-10-28T18:40:00Z">
              <w:r w:rsidRPr="00F31509" w:rsidDel="00865005">
                <w:rPr>
                  <w:rFonts w:asciiTheme="majorBidi" w:hAnsiTheme="majorBidi" w:cstheme="majorBidi"/>
                  <w:sz w:val="14"/>
                  <w:lang w:val="en-GB"/>
                </w:rPr>
                <w:delText>,</w:delText>
              </w:r>
            </w:del>
            <w:ins w:id="1147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1477" w:author="Jane Shaw" w:date="2015-10-28T18:40:00Z">
              <w:r w:rsidRPr="00F31509" w:rsidDel="00865005">
                <w:rPr>
                  <w:rFonts w:asciiTheme="majorBidi" w:hAnsiTheme="majorBidi" w:cstheme="majorBidi"/>
                  <w:sz w:val="14"/>
                  <w:lang w:val="en-GB"/>
                </w:rPr>
                <w:delText>,</w:delText>
              </w:r>
            </w:del>
            <w:ins w:id="1147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1E321561" w14:textId="7EA22633"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479" w:author="Jane Shaw" w:date="2015-10-28T18:40:00Z">
              <w:r w:rsidRPr="00F31509" w:rsidDel="00865005">
                <w:rPr>
                  <w:rFonts w:asciiTheme="majorBidi" w:hAnsiTheme="majorBidi" w:cstheme="majorBidi"/>
                  <w:sz w:val="14"/>
                  <w:lang w:val="en-GB"/>
                </w:rPr>
                <w:delText>,</w:delText>
              </w:r>
            </w:del>
            <w:ins w:id="1148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1481" w:author="Jane Shaw" w:date="2015-10-28T18:40:00Z">
              <w:r w:rsidRPr="00F31509" w:rsidDel="00865005">
                <w:rPr>
                  <w:rFonts w:asciiTheme="majorBidi" w:hAnsiTheme="majorBidi" w:cstheme="majorBidi"/>
                  <w:sz w:val="14"/>
                  <w:lang w:val="en-GB"/>
                </w:rPr>
                <w:delText>,</w:delText>
              </w:r>
            </w:del>
            <w:ins w:id="1148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026AF6BF" w14:textId="7C9281F4"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1483" w:author="Jane Shaw" w:date="2015-10-28T18:40:00Z">
              <w:r w:rsidRPr="00F31509" w:rsidDel="00865005">
                <w:rPr>
                  <w:rFonts w:asciiTheme="majorBidi" w:hAnsiTheme="majorBidi" w:cstheme="majorBidi"/>
                  <w:sz w:val="14"/>
                  <w:lang w:val="en-GB"/>
                </w:rPr>
                <w:delText>,</w:delText>
              </w:r>
            </w:del>
            <w:ins w:id="1148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1485" w:author="Jane Shaw" w:date="2015-10-28T18:40:00Z">
              <w:r w:rsidRPr="00F31509" w:rsidDel="00865005">
                <w:rPr>
                  <w:rFonts w:asciiTheme="majorBidi" w:hAnsiTheme="majorBidi" w:cstheme="majorBidi"/>
                  <w:sz w:val="14"/>
                  <w:lang w:val="en-GB"/>
                </w:rPr>
                <w:delText>,</w:delText>
              </w:r>
            </w:del>
            <w:ins w:id="1148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5C889BF5" w14:textId="1B9071AB"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1487" w:author="Jane Shaw" w:date="2015-10-28T18:40:00Z">
              <w:r w:rsidRPr="00F31509" w:rsidDel="00865005">
                <w:rPr>
                  <w:rFonts w:asciiTheme="majorBidi" w:hAnsiTheme="majorBidi" w:cstheme="majorBidi"/>
                  <w:sz w:val="14"/>
                  <w:lang w:val="en-GB"/>
                </w:rPr>
                <w:delText>,</w:delText>
              </w:r>
            </w:del>
            <w:ins w:id="1148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7FD3E40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EE042E6" w14:textId="3F881BA2"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1489" w:author="Jane Shaw" w:date="2015-10-28T18:40:00Z">
              <w:r w:rsidRPr="00F31509" w:rsidDel="00865005">
                <w:rPr>
                  <w:rFonts w:asciiTheme="majorBidi" w:hAnsiTheme="majorBidi" w:cstheme="majorBidi"/>
                  <w:sz w:val="14"/>
                  <w:lang w:val="en-GB"/>
                </w:rPr>
                <w:delText>,</w:delText>
              </w:r>
            </w:del>
            <w:ins w:id="1149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720</w:t>
            </w:r>
            <w:del w:id="11491" w:author="Jane Shaw" w:date="2015-10-28T18:40:00Z">
              <w:r w:rsidRPr="00F31509" w:rsidDel="00865005">
                <w:rPr>
                  <w:rFonts w:asciiTheme="majorBidi" w:hAnsiTheme="majorBidi" w:cstheme="majorBidi"/>
                  <w:sz w:val="14"/>
                  <w:lang w:val="en-GB"/>
                </w:rPr>
                <w:delText>,</w:delText>
              </w:r>
            </w:del>
            <w:ins w:id="1149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7C7367B7" w14:textId="7D136C43"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1493" w:author="Jane Shaw" w:date="2015-10-28T18:40:00Z">
              <w:r w:rsidRPr="00F31509" w:rsidDel="00865005">
                <w:rPr>
                  <w:rFonts w:asciiTheme="majorBidi" w:hAnsiTheme="majorBidi" w:cstheme="majorBidi"/>
                  <w:sz w:val="14"/>
                  <w:lang w:val="en-GB"/>
                </w:rPr>
                <w:delText>,</w:delText>
              </w:r>
            </w:del>
            <w:ins w:id="1149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1495" w:author="Jane Shaw" w:date="2015-10-28T18:40:00Z">
              <w:r w:rsidRPr="00F31509" w:rsidDel="00865005">
                <w:rPr>
                  <w:rFonts w:asciiTheme="majorBidi" w:hAnsiTheme="majorBidi" w:cstheme="majorBidi"/>
                  <w:sz w:val="14"/>
                  <w:lang w:val="en-GB"/>
                </w:rPr>
                <w:delText>,</w:delText>
              </w:r>
            </w:del>
            <w:ins w:id="1149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725EC28D" w14:textId="7D54101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497" w:author="Jane Shaw" w:date="2015-10-28T18:40:00Z">
              <w:r w:rsidRPr="00F31509" w:rsidDel="00865005">
                <w:rPr>
                  <w:rFonts w:asciiTheme="majorBidi" w:hAnsiTheme="majorBidi" w:cstheme="majorBidi"/>
                  <w:sz w:val="14"/>
                  <w:lang w:val="en-GB"/>
                </w:rPr>
                <w:delText>,</w:delText>
              </w:r>
            </w:del>
            <w:ins w:id="1149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904</w:t>
            </w:r>
            <w:del w:id="11499" w:author="Jane Shaw" w:date="2015-10-28T18:40:00Z">
              <w:r w:rsidRPr="00F31509" w:rsidDel="00865005">
                <w:rPr>
                  <w:rFonts w:asciiTheme="majorBidi" w:hAnsiTheme="majorBidi" w:cstheme="majorBidi"/>
                  <w:sz w:val="14"/>
                  <w:lang w:val="en-GB"/>
                </w:rPr>
                <w:delText>,</w:delText>
              </w:r>
            </w:del>
            <w:ins w:id="1150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200</w:t>
            </w:r>
          </w:p>
        </w:tc>
        <w:tc>
          <w:tcPr>
            <w:tcW w:w="0" w:type="auto"/>
          </w:tcPr>
          <w:p w14:paraId="385A8AC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48B530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FFE1A99" w14:textId="1CFAAB76"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w:t>
            </w:r>
            <w:del w:id="11501" w:author="Jane Shaw" w:date="2015-10-28T18:40:00Z">
              <w:r w:rsidRPr="00F31509" w:rsidDel="00865005">
                <w:rPr>
                  <w:rFonts w:asciiTheme="majorBidi" w:hAnsiTheme="majorBidi" w:cstheme="majorBidi"/>
                  <w:sz w:val="14"/>
                  <w:lang w:val="en-GB"/>
                </w:rPr>
                <w:delText>,</w:delText>
              </w:r>
            </w:del>
            <w:ins w:id="1150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r>
      <w:tr w:rsidR="004F65E4" w:rsidRPr="00F31509" w14:paraId="3DCE92A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6C79A0C"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226D96EE" w14:textId="5E3D58F3"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1503" w:author="Jane Shaw" w:date="2015-10-28T18:40:00Z">
              <w:r w:rsidRPr="00F31509" w:rsidDel="00865005">
                <w:rPr>
                  <w:rFonts w:asciiTheme="majorBidi" w:hAnsiTheme="majorBidi" w:cstheme="majorBidi"/>
                  <w:sz w:val="14"/>
                  <w:lang w:val="en-GB"/>
                </w:rPr>
                <w:delText>,</w:delText>
              </w:r>
            </w:del>
            <w:ins w:id="1150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1505" w:author="Jane Shaw" w:date="2015-10-28T18:40:00Z">
              <w:r w:rsidRPr="00F31509" w:rsidDel="00865005">
                <w:rPr>
                  <w:rFonts w:asciiTheme="majorBidi" w:hAnsiTheme="majorBidi" w:cstheme="majorBidi"/>
                  <w:sz w:val="14"/>
                  <w:lang w:val="en-GB"/>
                </w:rPr>
                <w:delText>,</w:delText>
              </w:r>
            </w:del>
            <w:ins w:id="1150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6143E766" w14:textId="728A462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1507" w:author="Jane Shaw" w:date="2015-10-28T18:40:00Z">
              <w:r w:rsidRPr="00F31509" w:rsidDel="00865005">
                <w:rPr>
                  <w:rFonts w:asciiTheme="majorBidi" w:hAnsiTheme="majorBidi" w:cstheme="majorBidi"/>
                  <w:sz w:val="14"/>
                  <w:lang w:val="en-GB"/>
                </w:rPr>
                <w:delText>,</w:delText>
              </w:r>
            </w:del>
            <w:ins w:id="1150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05112414" w14:textId="3DB24B3E"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1509" w:author="Jane Shaw" w:date="2015-10-28T18:40:00Z">
              <w:r w:rsidRPr="00F31509" w:rsidDel="00865005">
                <w:rPr>
                  <w:rFonts w:asciiTheme="majorBidi" w:hAnsiTheme="majorBidi" w:cstheme="majorBidi"/>
                  <w:sz w:val="14"/>
                  <w:lang w:val="en-GB"/>
                </w:rPr>
                <w:delText>,</w:delText>
              </w:r>
            </w:del>
            <w:ins w:id="1151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7DA1B59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FBFF65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259252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F3AEB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F83C43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D0AF19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7E3A4A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3311A6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2E640DF8"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8DCAAD2"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0491FCD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F9D0FE1" w14:textId="7BFD53C6"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1511" w:author="Jane Shaw" w:date="2015-10-28T18:40:00Z">
              <w:r w:rsidRPr="00F31509" w:rsidDel="00865005">
                <w:rPr>
                  <w:rFonts w:asciiTheme="majorBidi" w:hAnsiTheme="majorBidi" w:cstheme="majorBidi"/>
                  <w:sz w:val="14"/>
                  <w:lang w:val="en-GB"/>
                </w:rPr>
                <w:delText>,</w:delText>
              </w:r>
            </w:del>
            <w:ins w:id="1151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777713C9" w14:textId="4083D35B"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1513" w:author="Jane Shaw" w:date="2015-10-28T18:40:00Z">
              <w:r w:rsidRPr="00F31509" w:rsidDel="00865005">
                <w:rPr>
                  <w:rFonts w:asciiTheme="majorBidi" w:hAnsiTheme="majorBidi" w:cstheme="majorBidi"/>
                  <w:sz w:val="14"/>
                  <w:lang w:val="en-GB"/>
                </w:rPr>
                <w:delText>,</w:delText>
              </w:r>
            </w:del>
            <w:ins w:id="1151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E3EF95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0F020B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233F4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E4069B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24EEF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BF0773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31B1C2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6213D87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4FF4CBFA"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F78BA89"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6598F2A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7A11B07" w14:textId="1C5030C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1515" w:author="Jane Shaw" w:date="2015-10-28T18:40:00Z">
              <w:r w:rsidRPr="00F31509" w:rsidDel="00865005">
                <w:rPr>
                  <w:rFonts w:asciiTheme="majorBidi" w:hAnsiTheme="majorBidi" w:cstheme="majorBidi"/>
                  <w:sz w:val="14"/>
                  <w:lang w:val="en-GB"/>
                </w:rPr>
                <w:delText>,</w:delText>
              </w:r>
            </w:del>
            <w:ins w:id="1151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3A969DC8" w14:textId="4B6C69FB"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1517" w:author="Jane Shaw" w:date="2015-10-28T18:40:00Z">
              <w:r w:rsidRPr="00F31509" w:rsidDel="00865005">
                <w:rPr>
                  <w:rFonts w:asciiTheme="majorBidi" w:hAnsiTheme="majorBidi" w:cstheme="majorBidi"/>
                  <w:sz w:val="14"/>
                  <w:lang w:val="en-GB"/>
                </w:rPr>
                <w:delText>,</w:delText>
              </w:r>
            </w:del>
            <w:ins w:id="1151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3F2FCB0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78C054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1B2A6A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DAFD07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CDD853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94BEE3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0FF658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0E72EA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42899D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D420876"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694BA47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5F1E837" w14:textId="192AAFA8"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1519" w:author="Jane Shaw" w:date="2015-10-28T18:40:00Z">
              <w:r w:rsidRPr="00F31509" w:rsidDel="00865005">
                <w:rPr>
                  <w:rFonts w:asciiTheme="majorBidi" w:hAnsiTheme="majorBidi" w:cstheme="majorBidi"/>
                  <w:sz w:val="14"/>
                  <w:lang w:val="en-GB"/>
                </w:rPr>
                <w:delText>,</w:delText>
              </w:r>
            </w:del>
            <w:ins w:id="1152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7C663E2C" w14:textId="15A181F9"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1521" w:author="Jane Shaw" w:date="2015-10-28T18:40:00Z">
              <w:r w:rsidRPr="00F31509" w:rsidDel="00865005">
                <w:rPr>
                  <w:rFonts w:asciiTheme="majorBidi" w:hAnsiTheme="majorBidi" w:cstheme="majorBidi"/>
                  <w:sz w:val="14"/>
                  <w:lang w:val="en-GB"/>
                </w:rPr>
                <w:delText>,</w:delText>
              </w:r>
            </w:del>
            <w:ins w:id="1152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796C270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52219E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495F9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1E5943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F74438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A4F25F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970A76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1D42F5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1B7369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4A264EF"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5506F585" w14:textId="5EF30CD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w:t>
            </w:r>
            <w:del w:id="11523" w:author="Jane Shaw" w:date="2015-10-28T18:40:00Z">
              <w:r w:rsidRPr="00F31509" w:rsidDel="00865005">
                <w:rPr>
                  <w:rFonts w:asciiTheme="majorBidi" w:hAnsiTheme="majorBidi" w:cstheme="majorBidi"/>
                  <w:sz w:val="14"/>
                  <w:lang w:val="en-GB"/>
                </w:rPr>
                <w:delText>,</w:delText>
              </w:r>
            </w:del>
            <w:ins w:id="1152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699</w:t>
            </w:r>
            <w:del w:id="11525" w:author="Jane Shaw" w:date="2015-10-28T18:40:00Z">
              <w:r w:rsidRPr="00F31509" w:rsidDel="00865005">
                <w:rPr>
                  <w:rFonts w:asciiTheme="majorBidi" w:hAnsiTheme="majorBidi" w:cstheme="majorBidi"/>
                  <w:sz w:val="14"/>
                  <w:lang w:val="en-GB"/>
                </w:rPr>
                <w:delText>,</w:delText>
              </w:r>
            </w:del>
            <w:ins w:id="1152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0705E136" w14:textId="2D40846D"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1527" w:author="Jane Shaw" w:date="2015-10-28T18:40:00Z">
              <w:r w:rsidRPr="00F31509" w:rsidDel="00865005">
                <w:rPr>
                  <w:rFonts w:asciiTheme="majorBidi" w:hAnsiTheme="majorBidi" w:cstheme="majorBidi"/>
                  <w:sz w:val="14"/>
                  <w:lang w:val="en-GB"/>
                </w:rPr>
                <w:delText>,</w:delText>
              </w:r>
            </w:del>
            <w:ins w:id="11528"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079D8BB1" w14:textId="6AA8A114"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1529" w:author="Jane Shaw" w:date="2015-10-28T18:40:00Z">
              <w:r w:rsidRPr="00F31509" w:rsidDel="00865005">
                <w:rPr>
                  <w:rFonts w:asciiTheme="majorBidi" w:hAnsiTheme="majorBidi" w:cstheme="majorBidi"/>
                  <w:sz w:val="14"/>
                  <w:lang w:val="en-GB"/>
                </w:rPr>
                <w:delText>,</w:delText>
              </w:r>
            </w:del>
            <w:ins w:id="11530"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1531" w:author="Jane Shaw" w:date="2015-10-28T18:40:00Z">
              <w:r w:rsidRPr="00F31509" w:rsidDel="00865005">
                <w:rPr>
                  <w:rFonts w:asciiTheme="majorBidi" w:hAnsiTheme="majorBidi" w:cstheme="majorBidi"/>
                  <w:sz w:val="14"/>
                  <w:lang w:val="en-GB"/>
                </w:rPr>
                <w:delText>,</w:delText>
              </w:r>
            </w:del>
            <w:ins w:id="11532"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0" w:type="auto"/>
          </w:tcPr>
          <w:p w14:paraId="4204CC2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D19FA7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8AAADC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6DA7401" w14:textId="29E6D1F8"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1533" w:author="Jane Shaw" w:date="2015-10-28T18:40:00Z">
              <w:r w:rsidRPr="00F31509" w:rsidDel="00865005">
                <w:rPr>
                  <w:rFonts w:asciiTheme="majorBidi" w:hAnsiTheme="majorBidi" w:cstheme="majorBidi"/>
                  <w:sz w:val="14"/>
                  <w:lang w:val="en-GB"/>
                </w:rPr>
                <w:delText>,</w:delText>
              </w:r>
            </w:del>
            <w:ins w:id="11534"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614</w:t>
            </w:r>
            <w:del w:id="11535" w:author="Jane Shaw" w:date="2015-10-28T18:40:00Z">
              <w:r w:rsidRPr="00F31509" w:rsidDel="00865005">
                <w:rPr>
                  <w:rFonts w:asciiTheme="majorBidi" w:hAnsiTheme="majorBidi" w:cstheme="majorBidi"/>
                  <w:sz w:val="14"/>
                  <w:lang w:val="en-GB"/>
                </w:rPr>
                <w:delText>,</w:delText>
              </w:r>
            </w:del>
            <w:ins w:id="11536" w:author="Jane Shaw" w:date="2015-10-28T18:4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45A11EC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127B9E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C12959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001020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1CB5D7F5" w14:textId="281EF848" w:rsidR="004F65E4" w:rsidRPr="00F31509" w:rsidRDefault="004F65E4" w:rsidP="004F65E4">
      <w:pPr>
        <w:pStyle w:val="Titolo3"/>
        <w:jc w:val="both"/>
        <w:rPr>
          <w:rFonts w:asciiTheme="majorBidi" w:hAnsiTheme="majorBidi" w:cstheme="majorBidi"/>
          <w:lang w:val="en-GB"/>
        </w:rPr>
      </w:pPr>
      <w:bookmarkStart w:id="11537" w:name="tourist-consumption"/>
      <w:bookmarkEnd w:id="11537"/>
      <w:r w:rsidRPr="00F31509">
        <w:rPr>
          <w:rFonts w:asciiTheme="majorBidi" w:hAnsiTheme="majorBidi" w:cstheme="majorBidi"/>
          <w:lang w:val="en-GB"/>
        </w:rPr>
        <w:t xml:space="preserve">Tourist </w:t>
      </w:r>
      <w:r w:rsidR="00865005" w:rsidRPr="00F31509">
        <w:rPr>
          <w:rFonts w:asciiTheme="majorBidi" w:hAnsiTheme="majorBidi" w:cstheme="majorBidi"/>
          <w:lang w:val="en-GB"/>
        </w:rPr>
        <w:t>consumption</w:t>
      </w:r>
    </w:p>
    <w:p w14:paraId="072AA627" w14:textId="3E05AB73" w:rsidR="004F65E4" w:rsidRPr="00F31509" w:rsidRDefault="004F65E4" w:rsidP="004F65E4">
      <w:pPr>
        <w:jc w:val="both"/>
        <w:rPr>
          <w:rFonts w:asciiTheme="majorBidi" w:hAnsiTheme="majorBidi" w:cstheme="majorBidi"/>
          <w:lang w:val="en-GB"/>
        </w:rPr>
      </w:pPr>
      <w:del w:id="11538" w:author="Jane Shaw" w:date="2015-10-28T18:41:00Z">
        <w:r w:rsidRPr="00F31509" w:rsidDel="00865005">
          <w:rPr>
            <w:rFonts w:asciiTheme="majorBidi" w:eastAsia="Times New Roman" w:hAnsiTheme="majorBidi" w:cstheme="majorBidi"/>
            <w:lang w:val="en-GB"/>
          </w:rPr>
          <w:delText>As for all form</w:delText>
        </w:r>
        <w:r w:rsidR="00542BD2" w:rsidRPr="00F31509" w:rsidDel="00865005">
          <w:rPr>
            <w:rFonts w:asciiTheme="majorBidi" w:eastAsia="Times New Roman" w:hAnsiTheme="majorBidi" w:cstheme="majorBidi"/>
            <w:lang w:val="en-GB"/>
          </w:rPr>
          <w:delText>s</w:delText>
        </w:r>
        <w:r w:rsidRPr="00F31509" w:rsidDel="00865005">
          <w:rPr>
            <w:rFonts w:asciiTheme="majorBidi" w:eastAsia="Times New Roman" w:hAnsiTheme="majorBidi" w:cstheme="majorBidi"/>
            <w:lang w:val="en-GB"/>
          </w:rPr>
          <w:delText xml:space="preserve"> of utilization, </w:delText>
        </w:r>
      </w:del>
      <w:r w:rsidR="00865005" w:rsidRPr="00F31509">
        <w:rPr>
          <w:rFonts w:asciiTheme="majorBidi" w:eastAsia="Times New Roman" w:hAnsiTheme="majorBidi" w:cstheme="majorBidi"/>
          <w:lang w:val="en-GB"/>
        </w:rPr>
        <w:t xml:space="preserve">National </w:t>
      </w:r>
      <w:r w:rsidRPr="00F31509">
        <w:rPr>
          <w:rFonts w:asciiTheme="majorBidi" w:eastAsia="Times New Roman" w:hAnsiTheme="majorBidi" w:cstheme="majorBidi"/>
          <w:lang w:val="en-GB"/>
        </w:rPr>
        <w:t xml:space="preserve">FBS compilers may have access to accurate data </w:t>
      </w:r>
      <w:del w:id="11539" w:author="Jane Shaw" w:date="2015-10-28T18:41:00Z">
        <w:r w:rsidRPr="00F31509" w:rsidDel="00865005">
          <w:rPr>
            <w:rFonts w:asciiTheme="majorBidi" w:eastAsia="Times New Roman" w:hAnsiTheme="majorBidi" w:cstheme="majorBidi"/>
            <w:lang w:val="en-GB"/>
          </w:rPr>
          <w:delText xml:space="preserve">for </w:delText>
        </w:r>
      </w:del>
      <w:ins w:id="11540" w:author="Jane Shaw" w:date="2015-10-28T18:41:00Z">
        <w:r w:rsidR="00865005">
          <w:rPr>
            <w:rFonts w:asciiTheme="majorBidi" w:eastAsia="Times New Roman" w:hAnsiTheme="majorBidi" w:cstheme="majorBidi"/>
            <w:lang w:val="en-GB"/>
          </w:rPr>
          <w:t xml:space="preserve">on </w:t>
        </w:r>
      </w:ins>
      <w:r w:rsidRPr="00F31509">
        <w:rPr>
          <w:rFonts w:asciiTheme="majorBidi" w:eastAsia="Times New Roman" w:hAnsiTheme="majorBidi" w:cstheme="majorBidi"/>
          <w:lang w:val="en-GB"/>
        </w:rPr>
        <w:t>food consumption by tourists</w:t>
      </w:r>
      <w:ins w:id="11541" w:author="Jane Shaw" w:date="2015-10-28T18:41:00Z">
        <w:r w:rsidR="00865005">
          <w:rPr>
            <w:rFonts w:asciiTheme="majorBidi" w:eastAsia="Times New Roman" w:hAnsiTheme="majorBidi" w:cstheme="majorBidi"/>
            <w:lang w:val="en-GB"/>
          </w:rPr>
          <w:t xml:space="preserve"> </w:t>
        </w:r>
      </w:ins>
      <w:del w:id="11542" w:author="Jane Shaw" w:date="2015-10-28T18:41:00Z">
        <w:r w:rsidRPr="00F31509" w:rsidDel="00865005">
          <w:rPr>
            <w:rFonts w:asciiTheme="majorBidi" w:eastAsia="Times New Roman" w:hAnsiTheme="majorBidi" w:cstheme="majorBidi"/>
            <w:lang w:val="en-GB"/>
          </w:rPr>
          <w:delText xml:space="preserve">. They </w:delText>
        </w:r>
      </w:del>
      <w:ins w:id="11543" w:author="Jane Shaw" w:date="2015-10-28T18:41:00Z">
        <w:r w:rsidR="00865005">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are encouraged to use these estimates</w:t>
      </w:r>
      <w:del w:id="11544" w:author="Jane Shaw" w:date="2015-10-28T18:41:00Z">
        <w:r w:rsidRPr="00F31509" w:rsidDel="00865005">
          <w:rPr>
            <w:rFonts w:asciiTheme="majorBidi" w:eastAsia="Times New Roman" w:hAnsiTheme="majorBidi" w:cstheme="majorBidi"/>
            <w:lang w:val="en-GB"/>
          </w:rPr>
          <w:delText xml:space="preserve"> for the compilation of FBSs</w:delText>
        </w:r>
      </w:del>
      <w:r w:rsidRPr="00F31509">
        <w:rPr>
          <w:rFonts w:asciiTheme="majorBidi" w:eastAsia="Times New Roman" w:hAnsiTheme="majorBidi" w:cstheme="majorBidi"/>
          <w:lang w:val="en-GB"/>
        </w:rPr>
        <w:t xml:space="preserve">. In the absence of such data, </w:t>
      </w:r>
      <w:del w:id="11545" w:author="Jane Shaw" w:date="2015-10-28T18:41:00Z">
        <w:r w:rsidRPr="00F31509" w:rsidDel="00865005">
          <w:rPr>
            <w:rFonts w:asciiTheme="majorBidi" w:eastAsia="Times New Roman" w:hAnsiTheme="majorBidi" w:cstheme="majorBidi"/>
            <w:lang w:val="en-GB"/>
          </w:rPr>
          <w:delText xml:space="preserve">they </w:delText>
        </w:r>
      </w:del>
      <w:ins w:id="11546" w:author="Jane Shaw" w:date="2015-10-28T18:41:00Z">
        <w:r w:rsidR="00865005">
          <w:rPr>
            <w:rFonts w:asciiTheme="majorBidi" w:eastAsia="Times New Roman" w:hAnsiTheme="majorBidi" w:cstheme="majorBidi"/>
            <w:lang w:val="en-GB"/>
          </w:rPr>
          <w:t xml:space="preserve">compilers </w:t>
        </w:r>
      </w:ins>
      <w:r w:rsidRPr="00F31509">
        <w:rPr>
          <w:rFonts w:asciiTheme="majorBidi" w:eastAsia="Times New Roman" w:hAnsiTheme="majorBidi" w:cstheme="majorBidi"/>
          <w:lang w:val="en-GB"/>
        </w:rPr>
        <w:t xml:space="preserve">may </w:t>
      </w:r>
      <w:del w:id="11547" w:author="Jane Shaw" w:date="2015-10-28T18:41:00Z">
        <w:r w:rsidRPr="00F31509" w:rsidDel="00865005">
          <w:rPr>
            <w:rFonts w:asciiTheme="majorBidi" w:eastAsia="Times New Roman" w:hAnsiTheme="majorBidi" w:cstheme="majorBidi"/>
            <w:lang w:val="en-GB"/>
          </w:rPr>
          <w:delText xml:space="preserve">want to </w:delText>
        </w:r>
      </w:del>
      <w:r w:rsidRPr="00F31509">
        <w:rPr>
          <w:rFonts w:asciiTheme="majorBidi" w:eastAsia="Times New Roman" w:hAnsiTheme="majorBidi" w:cstheme="majorBidi"/>
          <w:lang w:val="en-GB"/>
        </w:rPr>
        <w:t xml:space="preserve">resort to the imputation process </w:t>
      </w:r>
      <w:del w:id="11548" w:author="Jane Shaw" w:date="2015-10-28T18:41:00Z">
        <w:r w:rsidRPr="00F31509" w:rsidDel="00865005">
          <w:rPr>
            <w:rFonts w:asciiTheme="majorBidi" w:eastAsia="Times New Roman" w:hAnsiTheme="majorBidi" w:cstheme="majorBidi"/>
            <w:lang w:val="en-GB"/>
          </w:rPr>
          <w:delText xml:space="preserve">applied </w:delText>
        </w:r>
      </w:del>
      <w:ins w:id="11549" w:author="Jane Shaw" w:date="2015-10-28T18:41:00Z">
        <w:r w:rsidR="00865005">
          <w:rPr>
            <w:rFonts w:asciiTheme="majorBidi" w:eastAsia="Times New Roman" w:hAnsiTheme="majorBidi" w:cstheme="majorBidi"/>
            <w:lang w:val="en-GB"/>
          </w:rPr>
          <w:t xml:space="preserve">used </w:t>
        </w:r>
      </w:ins>
      <w:r w:rsidRPr="00F31509">
        <w:rPr>
          <w:rFonts w:asciiTheme="majorBidi" w:eastAsia="Times New Roman" w:hAnsiTheme="majorBidi" w:cstheme="majorBidi"/>
          <w:lang w:val="en-GB"/>
        </w:rPr>
        <w:t xml:space="preserve">here and </w:t>
      </w:r>
      <w:del w:id="11550" w:author="Jane Shaw" w:date="2015-10-28T18:41:00Z">
        <w:r w:rsidRPr="00F31509" w:rsidDel="00865005">
          <w:rPr>
            <w:rFonts w:asciiTheme="majorBidi" w:eastAsia="Times New Roman" w:hAnsiTheme="majorBidi" w:cstheme="majorBidi"/>
            <w:lang w:val="en-GB"/>
          </w:rPr>
          <w:delText xml:space="preserve">laid out </w:delText>
        </w:r>
      </w:del>
      <w:ins w:id="11551" w:author="Jane Shaw" w:date="2015-10-28T18:41:00Z">
        <w:r w:rsidR="00865005">
          <w:rPr>
            <w:rFonts w:asciiTheme="majorBidi" w:eastAsia="Times New Roman" w:hAnsiTheme="majorBidi" w:cstheme="majorBidi"/>
            <w:lang w:val="en-GB"/>
          </w:rPr>
          <w:t xml:space="preserve">described </w:t>
        </w:r>
      </w:ins>
      <w:r w:rsidRPr="00F31509">
        <w:rPr>
          <w:rFonts w:asciiTheme="majorBidi" w:eastAsia="Times New Roman" w:hAnsiTheme="majorBidi" w:cstheme="majorBidi"/>
          <w:lang w:val="en-GB"/>
        </w:rPr>
        <w:t xml:space="preserve">in </w:t>
      </w:r>
      <w:del w:id="11552" w:author="Jane Shaw" w:date="2015-10-28T18:41:00Z">
        <w:r w:rsidRPr="00F31509" w:rsidDel="00865005">
          <w:rPr>
            <w:rFonts w:asciiTheme="majorBidi" w:eastAsia="Times New Roman" w:hAnsiTheme="majorBidi" w:cstheme="majorBidi"/>
            <w:lang w:val="en-GB"/>
          </w:rPr>
          <w:delText>Chapter 2</w:delText>
        </w:r>
      </w:del>
      <w:ins w:id="11553" w:author="Jane Shaw" w:date="2015-10-28T18:41:00Z">
        <w:r w:rsidR="00865005">
          <w:rPr>
            <w:rFonts w:asciiTheme="majorBidi" w:eastAsia="Times New Roman" w:hAnsiTheme="majorBidi" w:cstheme="majorBidi"/>
            <w:lang w:val="en-GB"/>
          </w:rPr>
          <w:t>section 3.6</w:t>
        </w:r>
      </w:ins>
      <w:r w:rsidRPr="00F31509">
        <w:rPr>
          <w:rFonts w:asciiTheme="majorBidi" w:eastAsia="Times New Roman" w:hAnsiTheme="majorBidi" w:cstheme="majorBidi"/>
          <w:lang w:val="en-GB"/>
        </w:rPr>
        <w:t xml:space="preserve">. </w:t>
      </w:r>
      <w:ins w:id="11554" w:author="Jane Shaw" w:date="2015-10-28T18:43:00Z">
        <w:r w:rsidR="00865005">
          <w:rPr>
            <w:rFonts w:asciiTheme="majorBidi" w:eastAsia="Times New Roman" w:hAnsiTheme="majorBidi" w:cstheme="majorBidi"/>
            <w:lang w:val="en-GB"/>
          </w:rPr>
          <w:t xml:space="preserve">To estimate tourist consumption, </w:t>
        </w:r>
      </w:ins>
      <w:r w:rsidR="00865005" w:rsidRPr="00F31509">
        <w:rPr>
          <w:rFonts w:asciiTheme="majorBidi" w:eastAsia="Times New Roman" w:hAnsiTheme="majorBidi" w:cstheme="majorBidi"/>
          <w:lang w:val="en-GB"/>
        </w:rPr>
        <w:t>th</w:t>
      </w:r>
      <w:ins w:id="11555" w:author="Jane Shaw" w:date="2015-10-28T18:42:00Z">
        <w:r w:rsidR="00865005">
          <w:rPr>
            <w:rFonts w:asciiTheme="majorBidi" w:eastAsia="Times New Roman" w:hAnsiTheme="majorBidi" w:cstheme="majorBidi"/>
            <w:lang w:val="en-GB"/>
          </w:rPr>
          <w:t>e</w:t>
        </w:r>
      </w:ins>
      <w:del w:id="11556" w:author="Jane Shaw" w:date="2015-10-28T18:42:00Z">
        <w:r w:rsidRPr="00F31509" w:rsidDel="00865005">
          <w:rPr>
            <w:rFonts w:asciiTheme="majorBidi" w:eastAsia="Times New Roman" w:hAnsiTheme="majorBidi" w:cstheme="majorBidi"/>
            <w:lang w:val="en-GB"/>
          </w:rPr>
          <w:delText>e</w:delText>
        </w:r>
      </w:del>
      <w:r w:rsidR="00865005"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approach </w:t>
      </w:r>
      <w:del w:id="11557" w:author="Jane Shaw" w:date="2015-10-28T18:42:00Z">
        <w:r w:rsidRPr="00F31509" w:rsidDel="00865005">
          <w:rPr>
            <w:rFonts w:asciiTheme="majorBidi" w:eastAsia="Times New Roman" w:hAnsiTheme="majorBidi" w:cstheme="majorBidi"/>
            <w:lang w:val="en-GB"/>
          </w:rPr>
          <w:delText xml:space="preserve">used here </w:delText>
        </w:r>
      </w:del>
      <w:r w:rsidRPr="00F31509">
        <w:rPr>
          <w:rFonts w:asciiTheme="majorBidi" w:eastAsia="Times New Roman" w:hAnsiTheme="majorBidi" w:cstheme="majorBidi"/>
          <w:lang w:val="en-GB"/>
        </w:rPr>
        <w:t xml:space="preserve">uses tourist data from </w:t>
      </w:r>
      <w:del w:id="11558" w:author="Jane Shaw" w:date="2015-10-28T18:42:00Z">
        <w:r w:rsidRPr="00F31509" w:rsidDel="00865005">
          <w:rPr>
            <w:rFonts w:asciiTheme="majorBidi" w:eastAsia="Times New Roman" w:hAnsiTheme="majorBidi" w:cstheme="majorBidi"/>
            <w:lang w:val="en-GB"/>
          </w:rPr>
          <w:delText>the World Trade Organization (</w:delText>
        </w:r>
      </w:del>
      <w:r w:rsidRPr="00F31509">
        <w:rPr>
          <w:rFonts w:asciiTheme="majorBidi" w:eastAsia="Times New Roman" w:hAnsiTheme="majorBidi" w:cstheme="majorBidi"/>
          <w:lang w:val="en-GB"/>
        </w:rPr>
        <w:t>UNWTO</w:t>
      </w:r>
      <w:del w:id="11559" w:author="Jane Shaw" w:date="2015-10-28T18:42: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to compute tourist flows</w:t>
      </w:r>
      <w:ins w:id="11560" w:author="Jane Shaw" w:date="2015-10-28T18:42:00Z">
        <w:r w:rsidR="00865005">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1561" w:author="Jane Shaw" w:date="2015-10-28T18:42:00Z">
        <w:r w:rsidRPr="00F31509" w:rsidDel="00865005">
          <w:rPr>
            <w:rFonts w:asciiTheme="majorBidi" w:eastAsia="Times New Roman" w:hAnsiTheme="majorBidi" w:cstheme="majorBidi"/>
            <w:lang w:val="en-GB"/>
          </w:rPr>
          <w:delText xml:space="preserve">as well as </w:delText>
        </w:r>
      </w:del>
      <w:ins w:id="11562" w:author="Jane Shaw" w:date="2015-10-28T18:42:00Z">
        <w:r w:rsidR="00865005">
          <w:rPr>
            <w:rFonts w:asciiTheme="majorBidi" w:eastAsia="Times New Roman" w:hAnsiTheme="majorBidi" w:cstheme="majorBidi"/>
            <w:lang w:val="en-GB"/>
          </w:rPr>
          <w:t xml:space="preserve">and </w:t>
        </w:r>
      </w:ins>
      <w:del w:id="11563" w:author="Jane Shaw" w:date="2015-10-28T18:42:00Z">
        <w:r w:rsidRPr="00F31509" w:rsidDel="00865005">
          <w:rPr>
            <w:rFonts w:asciiTheme="majorBidi" w:eastAsia="Times New Roman" w:hAnsiTheme="majorBidi" w:cstheme="majorBidi"/>
            <w:lang w:val="en-GB"/>
          </w:rPr>
          <w:delText xml:space="preserve">previous year </w:delText>
        </w:r>
      </w:del>
      <w:r w:rsidRPr="00F31509">
        <w:rPr>
          <w:rFonts w:asciiTheme="majorBidi" w:eastAsia="Times New Roman" w:hAnsiTheme="majorBidi" w:cstheme="majorBidi"/>
          <w:lang w:val="en-GB"/>
        </w:rPr>
        <w:t xml:space="preserve">consumption patterns </w:t>
      </w:r>
      <w:ins w:id="11564" w:author="Jane Shaw" w:date="2015-10-28T18:42:00Z">
        <w:r w:rsidR="00865005">
          <w:rPr>
            <w:rFonts w:asciiTheme="majorBidi" w:eastAsia="Times New Roman" w:hAnsiTheme="majorBidi" w:cstheme="majorBidi"/>
            <w:lang w:val="en-GB"/>
          </w:rPr>
          <w:t xml:space="preserve">for the previous year in </w:t>
        </w:r>
      </w:ins>
      <w:del w:id="11565" w:author="Jane Shaw" w:date="2015-10-28T18:42:00Z">
        <w:r w:rsidRPr="00F31509" w:rsidDel="00865005">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 xml:space="preserve">the </w:t>
      </w:r>
      <w:ins w:id="11566" w:author="Jane Shaw" w:date="2015-10-28T18:43:00Z">
        <w:r w:rsidR="00865005">
          <w:rPr>
            <w:rFonts w:asciiTheme="majorBidi" w:eastAsia="Times New Roman" w:hAnsiTheme="majorBidi" w:cstheme="majorBidi"/>
            <w:lang w:val="en-GB"/>
          </w:rPr>
          <w:t xml:space="preserve">tourists’ </w:t>
        </w:r>
      </w:ins>
      <w:r w:rsidRPr="00F31509">
        <w:rPr>
          <w:rFonts w:asciiTheme="majorBidi" w:eastAsia="Times New Roman" w:hAnsiTheme="majorBidi" w:cstheme="majorBidi"/>
          <w:lang w:val="en-GB"/>
        </w:rPr>
        <w:t>country of origin</w:t>
      </w:r>
      <w:del w:id="11567" w:author="Jane Shaw" w:date="2015-10-28T18:44:00Z">
        <w:r w:rsidRPr="00F31509" w:rsidDel="00865005">
          <w:rPr>
            <w:rFonts w:asciiTheme="majorBidi" w:eastAsia="Times New Roman" w:hAnsiTheme="majorBidi" w:cstheme="majorBidi"/>
            <w:lang w:val="en-GB"/>
          </w:rPr>
          <w:delText xml:space="preserve"> to estimate tourist consumption amounts while abroad</w:delText>
        </w:r>
      </w:del>
      <w:r w:rsidRPr="00F31509">
        <w:rPr>
          <w:rFonts w:asciiTheme="majorBidi" w:eastAsia="Times New Roman" w:hAnsiTheme="majorBidi" w:cstheme="majorBidi"/>
          <w:lang w:val="en-GB"/>
        </w:rPr>
        <w:t xml:space="preserve">. </w:t>
      </w:r>
      <w:del w:id="11568" w:author="Jane Shaw" w:date="2015-10-28T18:44:00Z">
        <w:r w:rsidRPr="00F31509" w:rsidDel="00865005">
          <w:rPr>
            <w:rFonts w:asciiTheme="majorBidi" w:eastAsia="Times New Roman" w:hAnsiTheme="majorBidi" w:cstheme="majorBidi"/>
            <w:lang w:val="en-GB"/>
          </w:rPr>
          <w:delText xml:space="preserve">Note that </w:delText>
        </w:r>
      </w:del>
      <w:r w:rsidR="00865005" w:rsidRPr="00F31509">
        <w:rPr>
          <w:rFonts w:asciiTheme="majorBidi" w:eastAsia="Times New Roman" w:hAnsiTheme="majorBidi" w:cstheme="majorBidi"/>
          <w:lang w:val="en-GB"/>
        </w:rPr>
        <w:t xml:space="preserve">Tourist </w:t>
      </w:r>
      <w:r w:rsidRPr="00F31509">
        <w:rPr>
          <w:rFonts w:asciiTheme="majorBidi" w:eastAsia="Times New Roman" w:hAnsiTheme="majorBidi" w:cstheme="majorBidi"/>
          <w:lang w:val="en-GB"/>
        </w:rPr>
        <w:t>consumption can be negative</w:t>
      </w:r>
      <w:ins w:id="11569" w:author="Jane Shaw" w:date="2015-10-28T18:44:00Z">
        <w:r w:rsidR="00865005">
          <w:rPr>
            <w:rFonts w:asciiTheme="majorBidi" w:eastAsia="Times New Roman" w:hAnsiTheme="majorBidi" w:cstheme="majorBidi"/>
            <w:lang w:val="en-GB"/>
          </w:rPr>
          <w:t>,</w:t>
        </w:r>
      </w:ins>
      <w:del w:id="11570" w:author="Jane Shaw" w:date="2015-10-28T18:44: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as </w:t>
      </w:r>
      <w:del w:id="11571" w:author="Jane Shaw" w:date="2015-10-28T18:44:00Z">
        <w:r w:rsidRPr="00F31509" w:rsidDel="00865005">
          <w:rPr>
            <w:rFonts w:asciiTheme="majorBidi" w:eastAsia="Times New Roman" w:hAnsiTheme="majorBidi" w:cstheme="majorBidi"/>
            <w:lang w:val="en-GB"/>
          </w:rPr>
          <w:delText xml:space="preserve">an extreme example consider a case where </w:delText>
        </w:r>
      </w:del>
      <w:ins w:id="11572" w:author="Jane Shaw" w:date="2015-10-28T18:44:00Z">
        <w:r w:rsidR="00865005">
          <w:rPr>
            <w:rFonts w:asciiTheme="majorBidi" w:eastAsia="Times New Roman" w:hAnsiTheme="majorBidi" w:cstheme="majorBidi"/>
            <w:lang w:val="en-GB"/>
          </w:rPr>
          <w:t xml:space="preserve">when </w:t>
        </w:r>
      </w:ins>
      <w:r w:rsidRPr="00F31509">
        <w:rPr>
          <w:rFonts w:asciiTheme="majorBidi" w:eastAsia="Times New Roman" w:hAnsiTheme="majorBidi" w:cstheme="majorBidi"/>
          <w:lang w:val="en-GB"/>
        </w:rPr>
        <w:t>many nationals travel abroad but no tourists enter</w:t>
      </w:r>
      <w:ins w:id="11573" w:author="Jane Shaw" w:date="2015-10-28T18:44:00Z">
        <w:r w:rsidR="00865005">
          <w:rPr>
            <w:rFonts w:asciiTheme="majorBidi" w:eastAsia="Times New Roman" w:hAnsiTheme="majorBidi" w:cstheme="majorBidi"/>
            <w:lang w:val="en-GB"/>
          </w:rPr>
          <w:t xml:space="preserve"> the country</w:t>
        </w:r>
      </w:ins>
      <w:r w:rsidRPr="00F31509">
        <w:rPr>
          <w:rFonts w:asciiTheme="majorBidi" w:eastAsia="Times New Roman" w:hAnsiTheme="majorBidi" w:cstheme="majorBidi"/>
          <w:lang w:val="en-GB"/>
        </w:rPr>
        <w:t xml:space="preserve">. In this case, the country will have </w:t>
      </w:r>
      <w:del w:id="11574" w:author="Jane Shaw" w:date="2015-10-28T18:44:00Z">
        <w:r w:rsidRPr="00F31509" w:rsidDel="00865005">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 xml:space="preserve">negative </w:t>
      </w:r>
      <w:del w:id="11575" w:author="Jane Shaw" w:date="2015-10-28T18:44: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tourist consumption</w:t>
      </w:r>
      <w:del w:id="11576" w:author="Jane Shaw" w:date="2015-10-29T12:52:00Z">
        <w:r w:rsidRPr="00F31509" w:rsidDel="0033382B">
          <w:rPr>
            <w:rFonts w:asciiTheme="majorBidi" w:eastAsia="Times New Roman" w:hAnsiTheme="majorBidi" w:cstheme="majorBidi"/>
            <w:lang w:val="en-GB"/>
          </w:rPr>
          <w:delText>'</w:delText>
        </w:r>
      </w:del>
      <w:del w:id="11577" w:author="Jane Shaw" w:date="2015-10-28T18:44: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because more calories will be consumed abroad than locally. </w:t>
      </w:r>
      <w:ins w:id="11578" w:author="Jane Shaw" w:date="2015-10-28T18:45:00Z">
        <w:r w:rsidR="00865005">
          <w:rPr>
            <w:rFonts w:asciiTheme="majorBidi" w:eastAsia="Times New Roman" w:hAnsiTheme="majorBidi" w:cstheme="majorBidi"/>
            <w:lang w:val="en-GB"/>
          </w:rPr>
          <w:t xml:space="preserve">Table 20 shows </w:t>
        </w:r>
      </w:ins>
      <w:del w:id="11579" w:author="Jane Shaw" w:date="2015-10-28T18:46:00Z">
        <w:r w:rsidRPr="00F31509" w:rsidDel="00865005">
          <w:rPr>
            <w:rFonts w:asciiTheme="majorBidi" w:eastAsia="Times New Roman" w:hAnsiTheme="majorBidi" w:cstheme="majorBidi"/>
            <w:lang w:val="en-GB"/>
          </w:rPr>
          <w:delText xml:space="preserve">Applying the imputation method laid out in chapter 2 allows us to add </w:delText>
        </w:r>
      </w:del>
      <w:ins w:id="11580" w:author="Jane Shaw" w:date="2015-10-28T18:46:00Z">
        <w:r w:rsidR="00865005">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estimate</w:t>
      </w:r>
      <w:del w:id="11581" w:author="Jane Shaw" w:date="2015-10-28T18:46:00Z">
        <w:r w:rsidRPr="00F31509" w:rsidDel="00865005">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ins w:id="11582" w:author="Jane Shaw" w:date="2015-10-28T18:46:00Z">
        <w:r w:rsidR="00865005">
          <w:rPr>
            <w:rFonts w:asciiTheme="majorBidi" w:eastAsia="Times New Roman" w:hAnsiTheme="majorBidi" w:cstheme="majorBidi"/>
            <w:lang w:val="en-GB"/>
          </w:rPr>
          <w:t xml:space="preserve">of tourist consumption added </w:t>
        </w:r>
      </w:ins>
      <w:r w:rsidRPr="00F31509">
        <w:rPr>
          <w:rFonts w:asciiTheme="majorBidi" w:eastAsia="Times New Roman" w:hAnsiTheme="majorBidi" w:cstheme="majorBidi"/>
          <w:lang w:val="en-GB"/>
        </w:rPr>
        <w:t>to the SUA</w:t>
      </w:r>
      <w:del w:id="11583" w:author="Jane Shaw" w:date="2015-10-28T18:46:00Z">
        <w:r w:rsidRPr="00F31509" w:rsidDel="00865005">
          <w:rPr>
            <w:rFonts w:asciiTheme="majorBidi" w:eastAsia="Times New Roman" w:hAnsiTheme="majorBidi" w:cstheme="majorBidi"/>
            <w:lang w:val="en-GB"/>
          </w:rPr>
          <w:delText>/FBS</w:delText>
        </w:r>
      </w:del>
      <w:r w:rsidRPr="00F31509">
        <w:rPr>
          <w:rFonts w:asciiTheme="majorBidi" w:eastAsia="Times New Roman" w:hAnsiTheme="majorBidi" w:cstheme="majorBidi"/>
          <w:lang w:val="en-GB"/>
        </w:rPr>
        <w:t xml:space="preserve"> table for wheat</w:t>
      </w:r>
      <w:del w:id="11584" w:author="Jane Shaw" w:date="2015-10-28T18:46:00Z">
        <w:r w:rsidRPr="00F31509" w:rsidDel="00865005">
          <w:rPr>
            <w:rFonts w:asciiTheme="majorBidi" w:eastAsia="Times New Roman" w:hAnsiTheme="majorBidi" w:cstheme="majorBidi"/>
            <w:lang w:val="en-GB"/>
          </w:rPr>
          <w:delText xml:space="preserve"> (</w:delText>
        </w:r>
        <w:r w:rsidR="00E24798" w:rsidDel="00865005">
          <w:fldChar w:fldCharType="begin"/>
        </w:r>
        <w:r w:rsidR="00E24798" w:rsidDel="00865005">
          <w:delInstrText xml:space="preserve"> REF _Ref428184113 \h  \* MERGEFORMAT </w:delInstrText>
        </w:r>
        <w:r w:rsidR="00E24798" w:rsidDel="00865005">
          <w:fldChar w:fldCharType="separate"/>
        </w:r>
        <w:r w:rsidR="00E24798" w:rsidRPr="000F0B1C" w:rsidDel="00865005">
          <w:rPr>
            <w:rFonts w:asciiTheme="majorBidi" w:eastAsia="Times New Roman" w:hAnsiTheme="majorBidi" w:cstheme="majorBidi"/>
            <w:lang w:val="en-GB"/>
          </w:rPr>
          <w:delText xml:space="preserve">Table </w:delText>
        </w:r>
        <w:r w:rsidR="00E24798" w:rsidRPr="000F0B1C" w:rsidDel="00865005">
          <w:rPr>
            <w:rFonts w:asciiTheme="majorBidi" w:eastAsia="Times New Roman" w:hAnsiTheme="majorBidi" w:cstheme="majorBidi"/>
            <w:noProof/>
            <w:lang w:val="en-GB"/>
          </w:rPr>
          <w:delText>20</w:delText>
        </w:r>
        <w:r w:rsidR="00E24798" w:rsidDel="00865005">
          <w:fldChar w:fldCharType="end"/>
        </w:r>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w:t>
      </w:r>
    </w:p>
    <w:p w14:paraId="0A34D8F9" w14:textId="70318A1D" w:rsidR="004F65E4" w:rsidRPr="00F31509" w:rsidRDefault="004F65E4" w:rsidP="004F65E4">
      <w:pPr>
        <w:pStyle w:val="Didascalia"/>
        <w:keepNext/>
        <w:jc w:val="both"/>
        <w:rPr>
          <w:rFonts w:asciiTheme="majorBidi" w:hAnsiTheme="majorBidi" w:cstheme="majorBidi"/>
          <w:lang w:val="en-GB"/>
        </w:rPr>
      </w:pPr>
      <w:bookmarkStart w:id="11585" w:name="_Ref428184113"/>
      <w:bookmarkStart w:id="11586" w:name="_Toc42842355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20</w:t>
      </w:r>
      <w:r w:rsidR="003D789C" w:rsidRPr="00F31509">
        <w:rPr>
          <w:rFonts w:asciiTheme="majorBidi" w:hAnsiTheme="majorBidi" w:cstheme="majorBidi"/>
          <w:lang w:val="en-GB"/>
        </w:rPr>
        <w:fldChar w:fldCharType="end"/>
      </w:r>
      <w:bookmarkEnd w:id="11585"/>
      <w:r w:rsidRPr="00F31509">
        <w:rPr>
          <w:rFonts w:asciiTheme="majorBidi" w:hAnsiTheme="majorBidi" w:cstheme="majorBidi"/>
          <w:lang w:val="en-GB"/>
        </w:rPr>
        <w:t xml:space="preserve">: Adding </w:t>
      </w:r>
      <w:del w:id="11587" w:author="Jane Shaw" w:date="2015-11-07T20:01:00Z">
        <w:r w:rsidRPr="00F31509" w:rsidDel="006536F2">
          <w:rPr>
            <w:rFonts w:asciiTheme="majorBidi" w:hAnsiTheme="majorBidi" w:cstheme="majorBidi"/>
            <w:lang w:val="en-GB"/>
          </w:rPr>
          <w:delText xml:space="preserve">estimates </w:delText>
        </w:r>
      </w:del>
      <w:del w:id="11588" w:author="Jane Shaw" w:date="2015-10-28T18:46:00Z">
        <w:r w:rsidRPr="00F31509" w:rsidDel="00865005">
          <w:rPr>
            <w:rFonts w:asciiTheme="majorBidi" w:hAnsiTheme="majorBidi" w:cstheme="majorBidi"/>
            <w:lang w:val="en-GB"/>
          </w:rPr>
          <w:delText xml:space="preserve">for </w:delText>
        </w:r>
      </w:del>
      <w:r w:rsidRPr="00F31509">
        <w:rPr>
          <w:rFonts w:asciiTheme="majorBidi" w:hAnsiTheme="majorBidi" w:cstheme="majorBidi"/>
          <w:lang w:val="en-GB"/>
        </w:rPr>
        <w:t>tourist consumption to the SUA table for wheat</w:t>
      </w:r>
      <w:bookmarkEnd w:id="11586"/>
    </w:p>
    <w:tbl>
      <w:tblPr>
        <w:tblStyle w:val="Tabellaclassica1"/>
        <w:tblW w:w="5000" w:type="pct"/>
        <w:tblLook w:val="04A0" w:firstRow="1" w:lastRow="0" w:firstColumn="1" w:lastColumn="0" w:noHBand="0" w:noVBand="1"/>
      </w:tblPr>
      <w:tblGrid>
        <w:gridCol w:w="782"/>
        <w:gridCol w:w="896"/>
        <w:gridCol w:w="781"/>
        <w:gridCol w:w="825"/>
        <w:gridCol w:w="860"/>
        <w:gridCol w:w="520"/>
        <w:gridCol w:w="1061"/>
        <w:gridCol w:w="721"/>
        <w:gridCol w:w="715"/>
        <w:gridCol w:w="666"/>
        <w:gridCol w:w="792"/>
        <w:gridCol w:w="623"/>
      </w:tblGrid>
      <w:tr w:rsidR="004F65E4" w:rsidRPr="00F31509" w14:paraId="5284A9E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287481C7" w14:textId="77777777" w:rsidR="004F65E4" w:rsidRPr="00865005" w:rsidRDefault="004F65E4" w:rsidP="004F65E4">
            <w:pPr>
              <w:pStyle w:val="Compact"/>
              <w:keepNext/>
              <w:jc w:val="both"/>
              <w:rPr>
                <w:rFonts w:asciiTheme="majorBidi" w:hAnsiTheme="majorBidi" w:cstheme="majorBidi"/>
                <w:b/>
                <w:i w:val="0"/>
                <w:sz w:val="14"/>
                <w:szCs w:val="14"/>
                <w:lang w:val="en-GB"/>
                <w:rPrChange w:id="11589"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590" w:author="Jane Shaw" w:date="2015-10-28T18:46:00Z">
                  <w:rPr>
                    <w:rFonts w:asciiTheme="majorBidi" w:hAnsiTheme="majorBidi" w:cstheme="majorBidi"/>
                    <w:sz w:val="14"/>
                    <w:szCs w:val="14"/>
                    <w:lang w:val="en-GB"/>
                  </w:rPr>
                </w:rPrChange>
              </w:rPr>
              <w:t>Name</w:t>
            </w:r>
          </w:p>
        </w:tc>
        <w:tc>
          <w:tcPr>
            <w:tcW w:w="0" w:type="auto"/>
          </w:tcPr>
          <w:p w14:paraId="18A38769"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591"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592" w:author="Jane Shaw" w:date="2015-10-28T18:46:00Z">
                  <w:rPr>
                    <w:rFonts w:asciiTheme="majorBidi" w:hAnsiTheme="majorBidi" w:cstheme="majorBidi"/>
                    <w:sz w:val="14"/>
                    <w:szCs w:val="14"/>
                    <w:lang w:val="en-GB"/>
                  </w:rPr>
                </w:rPrChange>
              </w:rPr>
              <w:t>Production</w:t>
            </w:r>
          </w:p>
        </w:tc>
        <w:tc>
          <w:tcPr>
            <w:tcW w:w="0" w:type="auto"/>
          </w:tcPr>
          <w:p w14:paraId="548E91FF"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593"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594" w:author="Jane Shaw" w:date="2015-10-28T18:46:00Z">
                  <w:rPr>
                    <w:rFonts w:asciiTheme="majorBidi" w:hAnsiTheme="majorBidi" w:cstheme="majorBidi"/>
                    <w:sz w:val="14"/>
                    <w:szCs w:val="14"/>
                    <w:lang w:val="en-GB"/>
                  </w:rPr>
                </w:rPrChange>
              </w:rPr>
              <w:t>Imports</w:t>
            </w:r>
          </w:p>
        </w:tc>
        <w:tc>
          <w:tcPr>
            <w:tcW w:w="0" w:type="auto"/>
          </w:tcPr>
          <w:p w14:paraId="7C83CF15"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595"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596" w:author="Jane Shaw" w:date="2015-10-28T18:46:00Z">
                  <w:rPr>
                    <w:rFonts w:asciiTheme="majorBidi" w:hAnsiTheme="majorBidi" w:cstheme="majorBidi"/>
                    <w:sz w:val="14"/>
                    <w:szCs w:val="14"/>
                    <w:lang w:val="en-GB"/>
                  </w:rPr>
                </w:rPrChange>
              </w:rPr>
              <w:t>Exports</w:t>
            </w:r>
          </w:p>
        </w:tc>
        <w:tc>
          <w:tcPr>
            <w:tcW w:w="0" w:type="auto"/>
          </w:tcPr>
          <w:p w14:paraId="67AC4499" w14:textId="7B8B8F4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597"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598" w:author="Jane Shaw" w:date="2015-10-28T18:46:00Z">
                  <w:rPr>
                    <w:rFonts w:asciiTheme="majorBidi" w:hAnsiTheme="majorBidi" w:cstheme="majorBidi"/>
                    <w:sz w:val="14"/>
                    <w:szCs w:val="14"/>
                    <w:lang w:val="en-GB"/>
                  </w:rPr>
                </w:rPrChange>
              </w:rPr>
              <w:t xml:space="preserve">Stock </w:t>
            </w:r>
            <w:r w:rsidR="00865005" w:rsidRPr="00865005">
              <w:rPr>
                <w:rFonts w:asciiTheme="majorBidi" w:hAnsiTheme="majorBidi" w:cstheme="majorBidi"/>
                <w:b/>
                <w:i w:val="0"/>
                <w:sz w:val="14"/>
                <w:szCs w:val="14"/>
                <w:lang w:val="en-GB"/>
              </w:rPr>
              <w:t>change</w:t>
            </w:r>
          </w:p>
        </w:tc>
        <w:tc>
          <w:tcPr>
            <w:tcW w:w="0" w:type="auto"/>
          </w:tcPr>
          <w:p w14:paraId="56D0980B"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599"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00" w:author="Jane Shaw" w:date="2015-10-28T18:46:00Z">
                  <w:rPr>
                    <w:rFonts w:asciiTheme="majorBidi" w:hAnsiTheme="majorBidi" w:cstheme="majorBidi"/>
                    <w:sz w:val="14"/>
                    <w:szCs w:val="14"/>
                    <w:lang w:val="en-GB"/>
                  </w:rPr>
                </w:rPrChange>
              </w:rPr>
              <w:t>Food</w:t>
            </w:r>
          </w:p>
        </w:tc>
        <w:tc>
          <w:tcPr>
            <w:tcW w:w="0" w:type="auto"/>
          </w:tcPr>
          <w:p w14:paraId="1B65BE82" w14:textId="1BF1B0E5"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01"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02" w:author="Jane Shaw" w:date="2015-10-28T18:46:00Z">
                  <w:rPr>
                    <w:rFonts w:asciiTheme="majorBidi" w:hAnsiTheme="majorBidi" w:cstheme="majorBidi"/>
                    <w:sz w:val="14"/>
                    <w:szCs w:val="14"/>
                    <w:lang w:val="en-GB"/>
                  </w:rPr>
                </w:rPrChange>
              </w:rPr>
              <w:t xml:space="preserve">Food </w:t>
            </w:r>
            <w:r w:rsidR="00865005" w:rsidRPr="00865005">
              <w:rPr>
                <w:rFonts w:asciiTheme="majorBidi" w:hAnsiTheme="majorBidi" w:cstheme="majorBidi"/>
                <w:b/>
                <w:i w:val="0"/>
                <w:sz w:val="14"/>
                <w:szCs w:val="14"/>
                <w:lang w:val="en-GB"/>
              </w:rPr>
              <w:t>processing</w:t>
            </w:r>
          </w:p>
        </w:tc>
        <w:tc>
          <w:tcPr>
            <w:tcW w:w="0" w:type="auto"/>
          </w:tcPr>
          <w:p w14:paraId="294A32E8"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03"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04" w:author="Jane Shaw" w:date="2015-10-28T18:46:00Z">
                  <w:rPr>
                    <w:rFonts w:asciiTheme="majorBidi" w:hAnsiTheme="majorBidi" w:cstheme="majorBidi"/>
                    <w:sz w:val="14"/>
                    <w:szCs w:val="14"/>
                    <w:lang w:val="en-GB"/>
                  </w:rPr>
                </w:rPrChange>
              </w:rPr>
              <w:t>Feed</w:t>
            </w:r>
          </w:p>
        </w:tc>
        <w:tc>
          <w:tcPr>
            <w:tcW w:w="0" w:type="auto"/>
          </w:tcPr>
          <w:p w14:paraId="1E8FB22B"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05"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06" w:author="Jane Shaw" w:date="2015-10-28T18:46:00Z">
                  <w:rPr>
                    <w:rFonts w:asciiTheme="majorBidi" w:hAnsiTheme="majorBidi" w:cstheme="majorBidi"/>
                    <w:sz w:val="14"/>
                    <w:szCs w:val="14"/>
                    <w:lang w:val="en-GB"/>
                  </w:rPr>
                </w:rPrChange>
              </w:rPr>
              <w:t>Seed</w:t>
            </w:r>
          </w:p>
        </w:tc>
        <w:tc>
          <w:tcPr>
            <w:tcW w:w="0" w:type="auto"/>
          </w:tcPr>
          <w:p w14:paraId="09B2E4D4"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07"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08" w:author="Jane Shaw" w:date="2015-10-28T18:46:00Z">
                  <w:rPr>
                    <w:rFonts w:asciiTheme="majorBidi" w:hAnsiTheme="majorBidi" w:cstheme="majorBidi"/>
                    <w:sz w:val="14"/>
                    <w:szCs w:val="14"/>
                    <w:lang w:val="en-GB"/>
                  </w:rPr>
                </w:rPrChange>
              </w:rPr>
              <w:t>Tourist</w:t>
            </w:r>
          </w:p>
        </w:tc>
        <w:tc>
          <w:tcPr>
            <w:tcW w:w="0" w:type="auto"/>
          </w:tcPr>
          <w:p w14:paraId="2F015E40"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09"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10" w:author="Jane Shaw" w:date="2015-10-28T18:46:00Z">
                  <w:rPr>
                    <w:rFonts w:asciiTheme="majorBidi" w:hAnsiTheme="majorBidi" w:cstheme="majorBidi"/>
                    <w:sz w:val="14"/>
                    <w:szCs w:val="14"/>
                    <w:lang w:val="en-GB"/>
                  </w:rPr>
                </w:rPrChange>
              </w:rPr>
              <w:t>Industrial</w:t>
            </w:r>
          </w:p>
        </w:tc>
        <w:tc>
          <w:tcPr>
            <w:tcW w:w="0" w:type="auto"/>
          </w:tcPr>
          <w:p w14:paraId="628990CB"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4"/>
                <w:lang w:val="en-GB"/>
                <w:rPrChange w:id="11611" w:author="Jane Shaw" w:date="2015-10-28T18:46:00Z">
                  <w:rPr>
                    <w:rFonts w:asciiTheme="majorBidi" w:hAnsiTheme="majorBidi" w:cstheme="majorBidi"/>
                    <w:i w:val="0"/>
                    <w:iCs w:val="0"/>
                    <w:sz w:val="14"/>
                    <w:szCs w:val="14"/>
                    <w:lang w:val="en-GB"/>
                  </w:rPr>
                </w:rPrChange>
              </w:rPr>
            </w:pPr>
            <w:r w:rsidRPr="00865005">
              <w:rPr>
                <w:rFonts w:asciiTheme="majorBidi" w:hAnsiTheme="majorBidi" w:cstheme="majorBidi"/>
                <w:b/>
                <w:sz w:val="14"/>
                <w:szCs w:val="14"/>
                <w:lang w:val="en-GB"/>
                <w:rPrChange w:id="11612" w:author="Jane Shaw" w:date="2015-10-28T18:46:00Z">
                  <w:rPr>
                    <w:rFonts w:asciiTheme="majorBidi" w:hAnsiTheme="majorBidi" w:cstheme="majorBidi"/>
                    <w:sz w:val="14"/>
                    <w:szCs w:val="14"/>
                    <w:lang w:val="en-GB"/>
                  </w:rPr>
                </w:rPrChange>
              </w:rPr>
              <w:t>Loss</w:t>
            </w:r>
          </w:p>
        </w:tc>
      </w:tr>
      <w:tr w:rsidR="004F65E4" w:rsidRPr="00F31509" w14:paraId="29A9279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6766A1E"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14:paraId="47D1D604" w14:textId="5D5946B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54</w:t>
            </w:r>
            <w:del w:id="11613" w:author="Jane Shaw" w:date="2015-10-28T18:47:00Z">
              <w:r w:rsidRPr="00F31509" w:rsidDel="00865005">
                <w:rPr>
                  <w:rFonts w:asciiTheme="majorBidi" w:hAnsiTheme="majorBidi" w:cstheme="majorBidi"/>
                  <w:sz w:val="14"/>
                  <w:szCs w:val="14"/>
                  <w:lang w:val="en-GB"/>
                </w:rPr>
                <w:delText>,</w:delText>
              </w:r>
            </w:del>
            <w:ins w:id="1161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420</w:t>
            </w:r>
            <w:del w:id="11615" w:author="Jane Shaw" w:date="2015-10-28T18:47:00Z">
              <w:r w:rsidRPr="00F31509" w:rsidDel="00865005">
                <w:rPr>
                  <w:rFonts w:asciiTheme="majorBidi" w:hAnsiTheme="majorBidi" w:cstheme="majorBidi"/>
                  <w:sz w:val="14"/>
                  <w:szCs w:val="14"/>
                  <w:lang w:val="en-GB"/>
                </w:rPr>
                <w:delText>,</w:delText>
              </w:r>
            </w:del>
            <w:ins w:id="1161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580C3E7A" w14:textId="70CAC85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w:t>
            </w:r>
            <w:del w:id="11617" w:author="Jane Shaw" w:date="2015-10-28T18:47:00Z">
              <w:r w:rsidRPr="00F31509" w:rsidDel="00865005">
                <w:rPr>
                  <w:rFonts w:asciiTheme="majorBidi" w:hAnsiTheme="majorBidi" w:cstheme="majorBidi"/>
                  <w:sz w:val="14"/>
                  <w:szCs w:val="14"/>
                  <w:lang w:val="en-GB"/>
                </w:rPr>
                <w:delText>,</w:delText>
              </w:r>
            </w:del>
            <w:ins w:id="1161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999</w:t>
            </w:r>
            <w:del w:id="11619" w:author="Jane Shaw" w:date="2015-10-28T18:47:00Z">
              <w:r w:rsidRPr="00F31509" w:rsidDel="00865005">
                <w:rPr>
                  <w:rFonts w:asciiTheme="majorBidi" w:hAnsiTheme="majorBidi" w:cstheme="majorBidi"/>
                  <w:sz w:val="14"/>
                  <w:szCs w:val="14"/>
                  <w:lang w:val="en-GB"/>
                </w:rPr>
                <w:delText>,</w:delText>
              </w:r>
            </w:del>
            <w:ins w:id="11620"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100</w:t>
            </w:r>
          </w:p>
        </w:tc>
        <w:tc>
          <w:tcPr>
            <w:tcW w:w="0" w:type="auto"/>
          </w:tcPr>
          <w:p w14:paraId="68C5C528" w14:textId="41A4706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32</w:t>
            </w:r>
            <w:del w:id="11621" w:author="Jane Shaw" w:date="2015-10-28T18:47:00Z">
              <w:r w:rsidRPr="00F31509" w:rsidDel="00865005">
                <w:rPr>
                  <w:rFonts w:asciiTheme="majorBidi" w:hAnsiTheme="majorBidi" w:cstheme="majorBidi"/>
                  <w:sz w:val="14"/>
                  <w:szCs w:val="14"/>
                  <w:lang w:val="en-GB"/>
                </w:rPr>
                <w:delText>,</w:delText>
              </w:r>
            </w:del>
            <w:ins w:id="1162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790</w:t>
            </w:r>
            <w:del w:id="11623" w:author="Jane Shaw" w:date="2015-10-28T18:47:00Z">
              <w:r w:rsidRPr="00F31509" w:rsidDel="00865005">
                <w:rPr>
                  <w:rFonts w:asciiTheme="majorBidi" w:hAnsiTheme="majorBidi" w:cstheme="majorBidi"/>
                  <w:sz w:val="14"/>
                  <w:szCs w:val="14"/>
                  <w:lang w:val="en-GB"/>
                </w:rPr>
                <w:delText>,</w:delText>
              </w:r>
            </w:del>
            <w:ins w:id="1162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06296C85" w14:textId="5C78A60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-230</w:t>
            </w:r>
            <w:del w:id="11625" w:author="Jane Shaw" w:date="2015-10-28T18:47:00Z">
              <w:r w:rsidRPr="00F31509" w:rsidDel="00865005">
                <w:rPr>
                  <w:rFonts w:asciiTheme="majorBidi" w:hAnsiTheme="majorBidi" w:cstheme="majorBidi"/>
                  <w:sz w:val="14"/>
                  <w:szCs w:val="14"/>
                  <w:lang w:val="en-GB"/>
                </w:rPr>
                <w:delText>,</w:delText>
              </w:r>
            </w:del>
            <w:ins w:id="1162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600</w:t>
            </w:r>
          </w:p>
        </w:tc>
        <w:tc>
          <w:tcPr>
            <w:tcW w:w="0" w:type="auto"/>
          </w:tcPr>
          <w:p w14:paraId="7E34EDC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4F91CADF" w14:textId="6F7E6F2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26</w:t>
            </w:r>
            <w:del w:id="11627" w:author="Jane Shaw" w:date="2015-10-28T18:47:00Z">
              <w:r w:rsidRPr="00F31509" w:rsidDel="00865005">
                <w:rPr>
                  <w:rFonts w:asciiTheme="majorBidi" w:hAnsiTheme="majorBidi" w:cstheme="majorBidi"/>
                  <w:sz w:val="14"/>
                  <w:szCs w:val="14"/>
                  <w:lang w:val="en-GB"/>
                </w:rPr>
                <w:delText>,</w:delText>
              </w:r>
            </w:del>
            <w:ins w:id="1162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720</w:t>
            </w:r>
            <w:del w:id="11629" w:author="Jane Shaw" w:date="2015-10-28T18:47:00Z">
              <w:r w:rsidRPr="00F31509" w:rsidDel="00865005">
                <w:rPr>
                  <w:rFonts w:asciiTheme="majorBidi" w:hAnsiTheme="majorBidi" w:cstheme="majorBidi"/>
                  <w:sz w:val="14"/>
                  <w:szCs w:val="14"/>
                  <w:lang w:val="en-GB"/>
                </w:rPr>
                <w:delText>,</w:delText>
              </w:r>
            </w:del>
            <w:ins w:id="11630"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2720AB0C" w14:textId="009AB0B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4</w:t>
            </w:r>
            <w:del w:id="11631" w:author="Jane Shaw" w:date="2015-10-28T18:47:00Z">
              <w:r w:rsidRPr="00F31509" w:rsidDel="00865005">
                <w:rPr>
                  <w:rFonts w:asciiTheme="majorBidi" w:hAnsiTheme="majorBidi" w:cstheme="majorBidi"/>
                  <w:sz w:val="14"/>
                  <w:szCs w:val="14"/>
                  <w:lang w:val="en-GB"/>
                </w:rPr>
                <w:delText>,</w:delText>
              </w:r>
            </w:del>
            <w:ins w:id="1163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898</w:t>
            </w:r>
            <w:del w:id="11633" w:author="Jane Shaw" w:date="2015-10-28T18:47:00Z">
              <w:r w:rsidRPr="00F31509" w:rsidDel="00865005">
                <w:rPr>
                  <w:rFonts w:asciiTheme="majorBidi" w:hAnsiTheme="majorBidi" w:cstheme="majorBidi"/>
                  <w:sz w:val="14"/>
                  <w:szCs w:val="14"/>
                  <w:lang w:val="en-GB"/>
                </w:rPr>
                <w:delText>,</w:delText>
              </w:r>
            </w:del>
            <w:ins w:id="1163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2B4EC3A0" w14:textId="5CAB7DF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w:t>
            </w:r>
            <w:del w:id="11635" w:author="Jane Shaw" w:date="2015-10-28T18:47:00Z">
              <w:r w:rsidRPr="00F31509" w:rsidDel="00865005">
                <w:rPr>
                  <w:rFonts w:asciiTheme="majorBidi" w:hAnsiTheme="majorBidi" w:cstheme="majorBidi"/>
                  <w:sz w:val="14"/>
                  <w:szCs w:val="14"/>
                  <w:lang w:val="en-GB"/>
                </w:rPr>
                <w:delText>,</w:delText>
              </w:r>
            </w:del>
            <w:ins w:id="1163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904</w:t>
            </w:r>
            <w:del w:id="11637" w:author="Jane Shaw" w:date="2015-10-28T18:47:00Z">
              <w:r w:rsidRPr="00F31509" w:rsidDel="00865005">
                <w:rPr>
                  <w:rFonts w:asciiTheme="majorBidi" w:hAnsiTheme="majorBidi" w:cstheme="majorBidi"/>
                  <w:sz w:val="14"/>
                  <w:szCs w:val="14"/>
                  <w:lang w:val="en-GB"/>
                </w:rPr>
                <w:delText>,</w:delText>
              </w:r>
            </w:del>
            <w:ins w:id="1163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200</w:t>
            </w:r>
          </w:p>
        </w:tc>
        <w:tc>
          <w:tcPr>
            <w:tcW w:w="0" w:type="auto"/>
          </w:tcPr>
          <w:p w14:paraId="07B3A9EB" w14:textId="3A0CE3E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-39</w:t>
            </w:r>
            <w:del w:id="11639" w:author="Jane Shaw" w:date="2015-10-28T18:47:00Z">
              <w:r w:rsidRPr="00F31509" w:rsidDel="00865005">
                <w:rPr>
                  <w:rFonts w:asciiTheme="majorBidi" w:hAnsiTheme="majorBidi" w:cstheme="majorBidi"/>
                  <w:b/>
                  <w:sz w:val="14"/>
                  <w:szCs w:val="14"/>
                  <w:lang w:val="en-GB"/>
                </w:rPr>
                <w:delText>,</w:delText>
              </w:r>
            </w:del>
            <w:ins w:id="11640" w:author="Jane Shaw" w:date="2015-10-28T18:47:00Z">
              <w:r w:rsidR="00865005">
                <w:rPr>
                  <w:rFonts w:asciiTheme="majorBidi" w:hAnsiTheme="majorBidi" w:cstheme="majorBidi"/>
                  <w:b/>
                  <w:sz w:val="14"/>
                  <w:szCs w:val="14"/>
                  <w:lang w:val="en-GB"/>
                </w:rPr>
                <w:t xml:space="preserve"> </w:t>
              </w:r>
            </w:ins>
            <w:r w:rsidRPr="00F31509">
              <w:rPr>
                <w:rFonts w:asciiTheme="majorBidi" w:hAnsiTheme="majorBidi" w:cstheme="majorBidi"/>
                <w:b/>
                <w:sz w:val="14"/>
                <w:szCs w:val="14"/>
                <w:lang w:val="en-GB"/>
              </w:rPr>
              <w:t>800</w:t>
            </w:r>
          </w:p>
        </w:tc>
        <w:tc>
          <w:tcPr>
            <w:tcW w:w="0" w:type="auto"/>
          </w:tcPr>
          <w:p w14:paraId="128A59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608D5956" w14:textId="1B90912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560</w:t>
            </w:r>
            <w:del w:id="11641" w:author="Jane Shaw" w:date="2015-10-28T18:47:00Z">
              <w:r w:rsidRPr="00F31509" w:rsidDel="00865005">
                <w:rPr>
                  <w:rFonts w:asciiTheme="majorBidi" w:hAnsiTheme="majorBidi" w:cstheme="majorBidi"/>
                  <w:sz w:val="14"/>
                  <w:szCs w:val="14"/>
                  <w:lang w:val="en-GB"/>
                </w:rPr>
                <w:delText>,</w:delText>
              </w:r>
            </w:del>
            <w:ins w:id="1164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300</w:t>
            </w:r>
          </w:p>
        </w:tc>
      </w:tr>
      <w:tr w:rsidR="004F65E4" w:rsidRPr="00F31509" w14:paraId="78755CCF"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9607C2F"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14:paraId="6588F6FB" w14:textId="1FE4964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w:t>
            </w:r>
            <w:del w:id="11643" w:author="Jane Shaw" w:date="2015-10-28T18:47:00Z">
              <w:r w:rsidRPr="00F31509" w:rsidDel="00865005">
                <w:rPr>
                  <w:rFonts w:asciiTheme="majorBidi" w:hAnsiTheme="majorBidi" w:cstheme="majorBidi"/>
                  <w:sz w:val="14"/>
                  <w:szCs w:val="14"/>
                  <w:lang w:val="en-GB"/>
                </w:rPr>
                <w:delText>,</w:delText>
              </w:r>
            </w:del>
            <w:ins w:id="1164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650</w:t>
            </w:r>
            <w:del w:id="11645" w:author="Jane Shaw" w:date="2015-10-28T18:47:00Z">
              <w:r w:rsidRPr="00F31509" w:rsidDel="00865005">
                <w:rPr>
                  <w:rFonts w:asciiTheme="majorBidi" w:hAnsiTheme="majorBidi" w:cstheme="majorBidi"/>
                  <w:sz w:val="14"/>
                  <w:szCs w:val="14"/>
                  <w:lang w:val="en-GB"/>
                </w:rPr>
                <w:delText>,</w:delText>
              </w:r>
            </w:del>
            <w:ins w:id="1164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5277E834" w14:textId="1F655CC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341</w:t>
            </w:r>
            <w:del w:id="11647" w:author="Jane Shaw" w:date="2015-10-28T18:47:00Z">
              <w:r w:rsidRPr="00F31509" w:rsidDel="00865005">
                <w:rPr>
                  <w:rFonts w:asciiTheme="majorBidi" w:hAnsiTheme="majorBidi" w:cstheme="majorBidi"/>
                  <w:sz w:val="14"/>
                  <w:szCs w:val="14"/>
                  <w:lang w:val="en-GB"/>
                </w:rPr>
                <w:delText>,</w:delText>
              </w:r>
            </w:del>
            <w:ins w:id="1164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500</w:t>
            </w:r>
          </w:p>
        </w:tc>
        <w:tc>
          <w:tcPr>
            <w:tcW w:w="0" w:type="auto"/>
          </w:tcPr>
          <w:p w14:paraId="5D13F7BE" w14:textId="0EA559B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572</w:t>
            </w:r>
            <w:del w:id="11649" w:author="Jane Shaw" w:date="2015-10-28T18:47:00Z">
              <w:r w:rsidRPr="00F31509" w:rsidDel="00865005">
                <w:rPr>
                  <w:rFonts w:asciiTheme="majorBidi" w:hAnsiTheme="majorBidi" w:cstheme="majorBidi"/>
                  <w:sz w:val="14"/>
                  <w:szCs w:val="14"/>
                  <w:lang w:val="en-GB"/>
                </w:rPr>
                <w:delText>,</w:delText>
              </w:r>
            </w:del>
            <w:ins w:id="11650"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800</w:t>
            </w:r>
          </w:p>
        </w:tc>
        <w:tc>
          <w:tcPr>
            <w:tcW w:w="0" w:type="auto"/>
          </w:tcPr>
          <w:p w14:paraId="6214209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393348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F7601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D137B9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F79DD8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21342D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69B04D1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B8A6C9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6A65F16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9765D9F"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14:paraId="5CF270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5BCB4E7B" w14:textId="786ED0D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182</w:t>
            </w:r>
            <w:del w:id="11651" w:author="Jane Shaw" w:date="2015-10-28T18:47:00Z">
              <w:r w:rsidRPr="00F31509" w:rsidDel="00865005">
                <w:rPr>
                  <w:rFonts w:asciiTheme="majorBidi" w:hAnsiTheme="majorBidi" w:cstheme="majorBidi"/>
                  <w:sz w:val="14"/>
                  <w:szCs w:val="14"/>
                  <w:lang w:val="en-GB"/>
                </w:rPr>
                <w:delText>,</w:delText>
              </w:r>
            </w:del>
            <w:ins w:id="1165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900</w:t>
            </w:r>
          </w:p>
        </w:tc>
        <w:tc>
          <w:tcPr>
            <w:tcW w:w="0" w:type="auto"/>
          </w:tcPr>
          <w:p w14:paraId="218E9EF9" w14:textId="4E4F87E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580</w:t>
            </w:r>
            <w:del w:id="11653" w:author="Jane Shaw" w:date="2015-10-28T18:47:00Z">
              <w:r w:rsidRPr="00F31509" w:rsidDel="00865005">
                <w:rPr>
                  <w:rFonts w:asciiTheme="majorBidi" w:hAnsiTheme="majorBidi" w:cstheme="majorBidi"/>
                  <w:sz w:val="14"/>
                  <w:szCs w:val="14"/>
                  <w:lang w:val="en-GB"/>
                </w:rPr>
                <w:delText>,</w:delText>
              </w:r>
            </w:del>
            <w:ins w:id="1165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000</w:t>
            </w:r>
          </w:p>
        </w:tc>
        <w:tc>
          <w:tcPr>
            <w:tcW w:w="0" w:type="auto"/>
          </w:tcPr>
          <w:p w14:paraId="77758B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73786D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E0AE5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313904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091FA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4B3D7E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1120276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99453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54CC45B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3EA47D1"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14:paraId="2DD209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DC32E8B" w14:textId="5C1D65A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312</w:t>
            </w:r>
            <w:del w:id="11655" w:author="Jane Shaw" w:date="2015-10-28T18:47:00Z">
              <w:r w:rsidRPr="00F31509" w:rsidDel="00865005">
                <w:rPr>
                  <w:rFonts w:asciiTheme="majorBidi" w:hAnsiTheme="majorBidi" w:cstheme="majorBidi"/>
                  <w:sz w:val="14"/>
                  <w:szCs w:val="14"/>
                  <w:lang w:val="en-GB"/>
                </w:rPr>
                <w:delText>,</w:delText>
              </w:r>
            </w:del>
            <w:ins w:id="1165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500</w:t>
            </w:r>
          </w:p>
        </w:tc>
        <w:tc>
          <w:tcPr>
            <w:tcW w:w="0" w:type="auto"/>
          </w:tcPr>
          <w:p w14:paraId="73DD696D" w14:textId="6ED2D05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217</w:t>
            </w:r>
            <w:del w:id="11657" w:author="Jane Shaw" w:date="2015-10-28T18:47:00Z">
              <w:r w:rsidRPr="00F31509" w:rsidDel="00865005">
                <w:rPr>
                  <w:rFonts w:asciiTheme="majorBidi" w:hAnsiTheme="majorBidi" w:cstheme="majorBidi"/>
                  <w:sz w:val="14"/>
                  <w:szCs w:val="14"/>
                  <w:lang w:val="en-GB"/>
                </w:rPr>
                <w:delText>,</w:delText>
              </w:r>
            </w:del>
            <w:ins w:id="1165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300</w:t>
            </w:r>
          </w:p>
        </w:tc>
        <w:tc>
          <w:tcPr>
            <w:tcW w:w="0" w:type="auto"/>
          </w:tcPr>
          <w:p w14:paraId="102280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169CD2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953F8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457DC21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48BED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72FD9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1B4E4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3A6E5D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51DD8C01"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B9B6ACD"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14:paraId="545D14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1F531D5" w14:textId="288EF39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624</w:t>
            </w:r>
            <w:del w:id="11659" w:author="Jane Shaw" w:date="2015-10-28T18:47:00Z">
              <w:r w:rsidRPr="00F31509" w:rsidDel="00865005">
                <w:rPr>
                  <w:rFonts w:asciiTheme="majorBidi" w:hAnsiTheme="majorBidi" w:cstheme="majorBidi"/>
                  <w:sz w:val="14"/>
                  <w:szCs w:val="14"/>
                  <w:lang w:val="en-GB"/>
                </w:rPr>
                <w:delText>,</w:delText>
              </w:r>
            </w:del>
            <w:ins w:id="11660"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900</w:t>
            </w:r>
          </w:p>
        </w:tc>
        <w:tc>
          <w:tcPr>
            <w:tcW w:w="0" w:type="auto"/>
          </w:tcPr>
          <w:p w14:paraId="068574ED" w14:textId="0F24CAC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224</w:t>
            </w:r>
            <w:del w:id="11661" w:author="Jane Shaw" w:date="2015-10-28T18:47:00Z">
              <w:r w:rsidRPr="00F31509" w:rsidDel="00865005">
                <w:rPr>
                  <w:rFonts w:asciiTheme="majorBidi" w:hAnsiTheme="majorBidi" w:cstheme="majorBidi"/>
                  <w:sz w:val="14"/>
                  <w:szCs w:val="14"/>
                  <w:lang w:val="en-GB"/>
                </w:rPr>
                <w:delText>,</w:delText>
              </w:r>
            </w:del>
            <w:ins w:id="1166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500</w:t>
            </w:r>
          </w:p>
        </w:tc>
        <w:tc>
          <w:tcPr>
            <w:tcW w:w="0" w:type="auto"/>
          </w:tcPr>
          <w:p w14:paraId="48E352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53E3F79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B9E576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48C452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44542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701253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0A1357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2FFFEC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135FF45F"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B50E44C"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14:paraId="2952FA99" w14:textId="25D97CC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w:t>
            </w:r>
            <w:del w:id="11663" w:author="Jane Shaw" w:date="2015-10-28T18:47:00Z">
              <w:r w:rsidRPr="00F31509" w:rsidDel="00865005">
                <w:rPr>
                  <w:rFonts w:asciiTheme="majorBidi" w:hAnsiTheme="majorBidi" w:cstheme="majorBidi"/>
                  <w:sz w:val="14"/>
                  <w:szCs w:val="14"/>
                  <w:lang w:val="en-GB"/>
                </w:rPr>
                <w:delText>,</w:delText>
              </w:r>
            </w:del>
            <w:ins w:id="1166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699</w:t>
            </w:r>
            <w:del w:id="11665" w:author="Jane Shaw" w:date="2015-10-28T18:47:00Z">
              <w:r w:rsidRPr="00F31509" w:rsidDel="00865005">
                <w:rPr>
                  <w:rFonts w:asciiTheme="majorBidi" w:hAnsiTheme="majorBidi" w:cstheme="majorBidi"/>
                  <w:sz w:val="14"/>
                  <w:szCs w:val="14"/>
                  <w:lang w:val="en-GB"/>
                </w:rPr>
                <w:delText>,</w:delText>
              </w:r>
            </w:del>
            <w:ins w:id="1166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300</w:t>
            </w:r>
          </w:p>
        </w:tc>
        <w:tc>
          <w:tcPr>
            <w:tcW w:w="0" w:type="auto"/>
          </w:tcPr>
          <w:p w14:paraId="6F6481E4" w14:textId="239581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258</w:t>
            </w:r>
            <w:del w:id="11667" w:author="Jane Shaw" w:date="2015-10-28T18:47:00Z">
              <w:r w:rsidRPr="00F31509" w:rsidDel="00865005">
                <w:rPr>
                  <w:rFonts w:asciiTheme="majorBidi" w:hAnsiTheme="majorBidi" w:cstheme="majorBidi"/>
                  <w:sz w:val="14"/>
                  <w:szCs w:val="14"/>
                  <w:lang w:val="en-GB"/>
                </w:rPr>
                <w:delText>,</w:delText>
              </w:r>
            </w:del>
            <w:ins w:id="11668"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900</w:t>
            </w:r>
          </w:p>
        </w:tc>
        <w:tc>
          <w:tcPr>
            <w:tcW w:w="0" w:type="auto"/>
          </w:tcPr>
          <w:p w14:paraId="7DD7FE83" w14:textId="11F9A9C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w:t>
            </w:r>
            <w:del w:id="11669" w:author="Jane Shaw" w:date="2015-10-28T18:47:00Z">
              <w:r w:rsidRPr="00F31509" w:rsidDel="00865005">
                <w:rPr>
                  <w:rFonts w:asciiTheme="majorBidi" w:hAnsiTheme="majorBidi" w:cstheme="majorBidi"/>
                  <w:sz w:val="14"/>
                  <w:szCs w:val="14"/>
                  <w:lang w:val="en-GB"/>
                </w:rPr>
                <w:delText>,</w:delText>
              </w:r>
            </w:del>
            <w:ins w:id="11670"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343</w:t>
            </w:r>
            <w:del w:id="11671" w:author="Jane Shaw" w:date="2015-10-28T18:47:00Z">
              <w:r w:rsidRPr="00F31509" w:rsidDel="00865005">
                <w:rPr>
                  <w:rFonts w:asciiTheme="majorBidi" w:hAnsiTheme="majorBidi" w:cstheme="majorBidi"/>
                  <w:sz w:val="14"/>
                  <w:szCs w:val="14"/>
                  <w:lang w:val="en-GB"/>
                </w:rPr>
                <w:delText>,</w:delText>
              </w:r>
            </w:del>
            <w:ins w:id="11672"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700</w:t>
            </w:r>
          </w:p>
        </w:tc>
        <w:tc>
          <w:tcPr>
            <w:tcW w:w="0" w:type="auto"/>
          </w:tcPr>
          <w:p w14:paraId="624BDD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136A3B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D6AB9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269A742" w14:textId="5A48D8F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w:t>
            </w:r>
            <w:del w:id="11673" w:author="Jane Shaw" w:date="2015-10-28T18:47:00Z">
              <w:r w:rsidRPr="00F31509" w:rsidDel="00865005">
                <w:rPr>
                  <w:rFonts w:asciiTheme="majorBidi" w:hAnsiTheme="majorBidi" w:cstheme="majorBidi"/>
                  <w:sz w:val="14"/>
                  <w:szCs w:val="14"/>
                  <w:lang w:val="en-GB"/>
                </w:rPr>
                <w:delText>,</w:delText>
              </w:r>
            </w:del>
            <w:ins w:id="11674"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614</w:t>
            </w:r>
            <w:del w:id="11675" w:author="Jane Shaw" w:date="2015-10-28T18:47:00Z">
              <w:r w:rsidRPr="00F31509" w:rsidDel="00865005">
                <w:rPr>
                  <w:rFonts w:asciiTheme="majorBidi" w:hAnsiTheme="majorBidi" w:cstheme="majorBidi"/>
                  <w:sz w:val="14"/>
                  <w:szCs w:val="14"/>
                  <w:lang w:val="en-GB"/>
                </w:rPr>
                <w:delText>,</w:delText>
              </w:r>
            </w:del>
            <w:ins w:id="11676" w:author="Jane Shaw" w:date="2015-10-28T18:47:00Z">
              <w:r w:rsidR="00865005">
                <w:rPr>
                  <w:rFonts w:asciiTheme="majorBidi" w:hAnsiTheme="majorBidi" w:cstheme="majorBidi"/>
                  <w:sz w:val="14"/>
                  <w:szCs w:val="14"/>
                  <w:lang w:val="en-GB"/>
                </w:rPr>
                <w:t xml:space="preserve"> </w:t>
              </w:r>
            </w:ins>
            <w:r w:rsidRPr="00F31509">
              <w:rPr>
                <w:rFonts w:asciiTheme="majorBidi" w:hAnsiTheme="majorBidi" w:cstheme="majorBidi"/>
                <w:sz w:val="14"/>
                <w:szCs w:val="14"/>
                <w:lang w:val="en-GB"/>
              </w:rPr>
              <w:t>500</w:t>
            </w:r>
          </w:p>
        </w:tc>
        <w:tc>
          <w:tcPr>
            <w:tcW w:w="0" w:type="auto"/>
          </w:tcPr>
          <w:p w14:paraId="1A4263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7FF2B4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1D0931A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4C1A1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14:paraId="632E98EE" w14:textId="3B440946" w:rsidR="004F65E4" w:rsidRPr="00F31509" w:rsidRDefault="004F65E4" w:rsidP="00824962">
      <w:pPr>
        <w:pStyle w:val="Titolo3"/>
        <w:rPr>
          <w:rFonts w:asciiTheme="majorBidi" w:hAnsiTheme="majorBidi" w:cstheme="majorBidi"/>
          <w:lang w:val="en-GB"/>
        </w:rPr>
      </w:pPr>
      <w:bookmarkStart w:id="11677" w:name="standardization-and-balancing"/>
      <w:bookmarkEnd w:id="11677"/>
      <w:r w:rsidRPr="00F31509">
        <w:rPr>
          <w:rFonts w:asciiTheme="majorBidi" w:hAnsiTheme="majorBidi" w:cstheme="majorBidi"/>
          <w:lang w:val="en-GB"/>
        </w:rPr>
        <w:t xml:space="preserve">Standardization and </w:t>
      </w:r>
      <w:r w:rsidR="00865005" w:rsidRPr="00F31509">
        <w:rPr>
          <w:rFonts w:asciiTheme="majorBidi" w:hAnsiTheme="majorBidi" w:cstheme="majorBidi"/>
          <w:lang w:val="en-GB"/>
        </w:rPr>
        <w:t>balancing</w:t>
      </w:r>
    </w:p>
    <w:p w14:paraId="0DADDA0D" w14:textId="6F662700" w:rsidR="004F65E4" w:rsidRPr="00F31509" w:rsidRDefault="004F65E4" w:rsidP="004F65E4">
      <w:pPr>
        <w:jc w:val="both"/>
        <w:rPr>
          <w:rFonts w:asciiTheme="majorBidi" w:hAnsiTheme="majorBidi" w:cstheme="majorBidi"/>
          <w:lang w:val="en-GB"/>
        </w:rPr>
      </w:pPr>
      <w:del w:id="11678" w:author="Jane Shaw" w:date="2015-10-28T18:47:00Z">
        <w:r w:rsidRPr="00F31509" w:rsidDel="00865005">
          <w:rPr>
            <w:rFonts w:asciiTheme="majorBidi" w:hAnsiTheme="majorBidi" w:cstheme="majorBidi"/>
            <w:lang w:val="en-GB"/>
          </w:rPr>
          <w:delText xml:space="preserve">Now, suppose we have the following wheat </w:delText>
        </w:r>
      </w:del>
      <w:ins w:id="11679" w:author="Jane Shaw" w:date="2015-10-28T18:47:00Z">
        <w:r w:rsidR="00865005">
          <w:rPr>
            <w:rFonts w:asciiTheme="majorBidi" w:hAnsiTheme="majorBidi" w:cstheme="majorBidi"/>
            <w:lang w:val="en-GB"/>
          </w:rPr>
          <w:t xml:space="preserve">Figure 19 shows the </w:t>
        </w:r>
      </w:ins>
      <w:r w:rsidRPr="00F31509">
        <w:rPr>
          <w:rFonts w:asciiTheme="majorBidi" w:hAnsiTheme="majorBidi" w:cstheme="majorBidi"/>
          <w:lang w:val="en-GB"/>
        </w:rPr>
        <w:t>commodity tree</w:t>
      </w:r>
      <w:ins w:id="11680" w:author="Jane Shaw" w:date="2015-10-28T18:48:00Z">
        <w:r w:rsidR="00865005">
          <w:rPr>
            <w:rFonts w:asciiTheme="majorBidi" w:hAnsiTheme="majorBidi" w:cstheme="majorBidi"/>
            <w:lang w:val="en-GB"/>
          </w:rPr>
          <w:t xml:space="preserve"> for wheat.</w:t>
        </w:r>
      </w:ins>
      <w:del w:id="11681" w:author="Jane Shaw" w:date="2015-10-28T18:48:00Z">
        <w:r w:rsidRPr="00F31509" w:rsidDel="00865005">
          <w:rPr>
            <w:rFonts w:asciiTheme="majorBidi" w:hAnsiTheme="majorBidi" w:cstheme="majorBidi"/>
            <w:lang w:val="en-GB"/>
          </w:rPr>
          <w:delText>:</w:delText>
        </w:r>
      </w:del>
    </w:p>
    <w:p w14:paraId="6192D44D" w14:textId="4C3F8697" w:rsidR="004F65E4" w:rsidRPr="00F31509" w:rsidRDefault="004F65E4" w:rsidP="004F65E4">
      <w:pPr>
        <w:keepNext/>
        <w:jc w:val="both"/>
        <w:rPr>
          <w:rFonts w:asciiTheme="majorBidi" w:hAnsiTheme="majorBidi" w:cstheme="majorBidi"/>
          <w:lang w:val="en-GB"/>
        </w:rPr>
      </w:pPr>
    </w:p>
    <w:p w14:paraId="58E774EC" w14:textId="13FB100B" w:rsidR="004F65E4" w:rsidRPr="00F31509" w:rsidRDefault="004F65E4" w:rsidP="004F65E4">
      <w:pPr>
        <w:pStyle w:val="Didascalia"/>
        <w:jc w:val="both"/>
        <w:rPr>
          <w:rFonts w:asciiTheme="majorBidi" w:hAnsiTheme="majorBidi" w:cstheme="majorBidi"/>
          <w:lang w:val="en-GB"/>
        </w:rPr>
      </w:pPr>
      <w:bookmarkStart w:id="11682" w:name="_Toc428383870"/>
      <w:bookmarkStart w:id="11683" w:name="_Toc430872523"/>
      <w:r w:rsidRPr="00F31509">
        <w:rPr>
          <w:rFonts w:asciiTheme="majorBidi" w:eastAsia="Times New Roman" w:hAnsiTheme="majorBidi" w:cstheme="majorBidi"/>
          <w:lang w:val="en-GB"/>
        </w:rPr>
        <w:t xml:space="preserve">Figure </w:t>
      </w:r>
      <w:del w:id="11684" w:author="Jane Shaw" w:date="2015-10-28T18:48:00Z">
        <w:r w:rsidR="003D789C" w:rsidRPr="00F31509" w:rsidDel="00865005">
          <w:rPr>
            <w:rFonts w:asciiTheme="majorBidi" w:hAnsiTheme="majorBidi" w:cstheme="majorBidi"/>
            <w:lang w:val="en-GB"/>
          </w:rPr>
          <w:fldChar w:fldCharType="begin"/>
        </w:r>
        <w:r w:rsidRPr="00F31509" w:rsidDel="00865005">
          <w:rPr>
            <w:rFonts w:asciiTheme="majorBidi" w:hAnsiTheme="majorBidi" w:cstheme="majorBidi"/>
            <w:lang w:val="en-GB"/>
          </w:rPr>
          <w:delInstrText xml:space="preserve"> SEQ Figure \* ARABIC </w:delInstrText>
        </w:r>
        <w:r w:rsidR="003D789C" w:rsidRPr="00F31509" w:rsidDel="00865005">
          <w:rPr>
            <w:rFonts w:asciiTheme="majorBidi" w:hAnsiTheme="majorBidi" w:cstheme="majorBidi"/>
            <w:lang w:val="en-GB"/>
          </w:rPr>
          <w:fldChar w:fldCharType="separate"/>
        </w:r>
        <w:r w:rsidR="00E24798" w:rsidDel="00865005">
          <w:rPr>
            <w:rFonts w:asciiTheme="majorBidi" w:hAnsiTheme="majorBidi" w:cstheme="majorBidi"/>
            <w:noProof/>
            <w:lang w:val="en-GB"/>
          </w:rPr>
          <w:delText>23</w:delText>
        </w:r>
        <w:r w:rsidR="003D789C" w:rsidRPr="00F31509" w:rsidDel="00865005">
          <w:rPr>
            <w:rFonts w:asciiTheme="majorBidi" w:hAnsiTheme="majorBidi" w:cstheme="majorBidi"/>
            <w:lang w:val="en-GB"/>
          </w:rPr>
          <w:fldChar w:fldCharType="end"/>
        </w:r>
      </w:del>
      <w:ins w:id="11685" w:author="Jane Shaw" w:date="2015-10-28T18:48:00Z">
        <w:r w:rsidR="00865005">
          <w:rPr>
            <w:rFonts w:asciiTheme="majorBidi" w:hAnsiTheme="majorBidi" w:cstheme="majorBidi"/>
            <w:lang w:val="en-GB"/>
          </w:rPr>
          <w:t>19</w:t>
        </w:r>
      </w:ins>
      <w:r w:rsidRPr="00F31509">
        <w:rPr>
          <w:rFonts w:asciiTheme="majorBidi" w:eastAsia="Times New Roman" w:hAnsiTheme="majorBidi" w:cstheme="majorBidi"/>
          <w:lang w:val="en-GB"/>
        </w:rPr>
        <w:t xml:space="preserve">: </w:t>
      </w:r>
      <w:del w:id="11686" w:author="Jane Shaw" w:date="2015-10-29T12:52:00Z">
        <w:r w:rsidR="00865005" w:rsidRPr="00F31509" w:rsidDel="0033382B">
          <w:rPr>
            <w:rFonts w:asciiTheme="majorBidi" w:eastAsia="Times New Roman" w:hAnsiTheme="majorBidi" w:cstheme="majorBidi"/>
            <w:lang w:val="en-GB"/>
          </w:rPr>
          <w:delText xml:space="preserve">The </w:delText>
        </w:r>
      </w:del>
      <w:del w:id="11687" w:author="Jane Shaw" w:date="2015-11-07T20:01:00Z">
        <w:r w:rsidR="0033382B" w:rsidRPr="00F31509" w:rsidDel="006536F2">
          <w:rPr>
            <w:rFonts w:asciiTheme="majorBidi" w:eastAsia="Times New Roman" w:hAnsiTheme="majorBidi" w:cstheme="majorBidi"/>
            <w:lang w:val="en-GB"/>
          </w:rPr>
          <w:delText>Processing</w:delText>
        </w:r>
        <w:r w:rsidRPr="00F31509" w:rsidDel="006536F2">
          <w:rPr>
            <w:rFonts w:asciiTheme="majorBidi" w:eastAsia="Times New Roman" w:hAnsiTheme="majorBidi" w:cstheme="majorBidi"/>
            <w:lang w:val="en-GB"/>
          </w:rPr>
          <w:delText xml:space="preserve">/standardization </w:delText>
        </w:r>
      </w:del>
      <w:ins w:id="11688" w:author="Jane Shaw" w:date="2015-11-07T20:01:00Z">
        <w:r w:rsidR="006536F2">
          <w:rPr>
            <w:rFonts w:asciiTheme="majorBidi" w:eastAsia="Times New Roman" w:hAnsiTheme="majorBidi" w:cstheme="majorBidi"/>
            <w:lang w:val="en-GB"/>
          </w:rPr>
          <w:t xml:space="preserve">Commodity </w:t>
        </w:r>
      </w:ins>
      <w:r w:rsidRPr="00F31509">
        <w:rPr>
          <w:rFonts w:asciiTheme="majorBidi" w:eastAsia="Times New Roman" w:hAnsiTheme="majorBidi" w:cstheme="majorBidi"/>
          <w:lang w:val="en-GB"/>
        </w:rPr>
        <w:t xml:space="preserve">tree for wheat and </w:t>
      </w:r>
      <w:del w:id="11689" w:author="Jane Shaw" w:date="2015-10-29T17:07:00Z">
        <w:r w:rsidRPr="00F31509" w:rsidDel="00D23444">
          <w:rPr>
            <w:rFonts w:asciiTheme="majorBidi" w:eastAsia="Times New Roman" w:hAnsiTheme="majorBidi" w:cstheme="majorBidi"/>
            <w:lang w:val="en-GB"/>
          </w:rPr>
          <w:delText xml:space="preserve">wheat </w:delText>
        </w:r>
      </w:del>
      <w:r w:rsidRPr="00F31509">
        <w:rPr>
          <w:rFonts w:asciiTheme="majorBidi" w:eastAsia="Times New Roman" w:hAnsiTheme="majorBidi" w:cstheme="majorBidi"/>
          <w:lang w:val="en-GB"/>
        </w:rPr>
        <w:t>products</w:t>
      </w:r>
      <w:bookmarkEnd w:id="11682"/>
      <w:bookmarkEnd w:id="11683"/>
    </w:p>
    <w:p w14:paraId="427D719A" w14:textId="53F3AF30" w:rsidR="004F65E4" w:rsidRPr="00F31509" w:rsidRDefault="004F65E4" w:rsidP="004F65E4">
      <w:pPr>
        <w:jc w:val="both"/>
        <w:rPr>
          <w:rFonts w:asciiTheme="majorBidi" w:hAnsiTheme="majorBidi" w:cstheme="majorBidi"/>
          <w:lang w:val="en-GB"/>
        </w:rPr>
      </w:pPr>
      <w:del w:id="11690" w:author="Jane Shaw" w:date="2015-10-28T18:49:00Z">
        <w:r w:rsidRPr="00F31509" w:rsidDel="00865005">
          <w:rPr>
            <w:rFonts w:asciiTheme="majorBidi" w:eastAsia="Times New Roman" w:hAnsiTheme="majorBidi" w:cstheme="majorBidi"/>
            <w:lang w:val="en-GB"/>
          </w:rPr>
          <w:delText xml:space="preserve">We first start with </w:delText>
        </w:r>
      </w:del>
      <w:ins w:id="11691" w:author="Jane Shaw" w:date="2015-10-28T18:49:00Z">
        <w:r w:rsidR="00865005">
          <w:rPr>
            <w:rFonts w:asciiTheme="majorBidi" w:eastAsia="Times New Roman" w:hAnsiTheme="majorBidi" w:cstheme="majorBidi"/>
            <w:lang w:val="en-GB"/>
          </w:rPr>
          <w:t xml:space="preserve">Table 21 shows </w:t>
        </w:r>
      </w:ins>
      <w:r w:rsidRPr="00F31509">
        <w:rPr>
          <w:rFonts w:asciiTheme="majorBidi" w:eastAsia="Times New Roman" w:hAnsiTheme="majorBidi" w:cstheme="majorBidi"/>
          <w:lang w:val="en-GB"/>
        </w:rPr>
        <w:t xml:space="preserve">the pre-standardized </w:t>
      </w:r>
      <w:ins w:id="11692" w:author="Jane Shaw" w:date="2015-10-28T18:49:00Z">
        <w:r w:rsidR="00865005">
          <w:rPr>
            <w:rFonts w:asciiTheme="majorBidi" w:eastAsia="Times New Roman" w:hAnsiTheme="majorBidi" w:cstheme="majorBidi"/>
            <w:lang w:val="en-GB"/>
          </w:rPr>
          <w:t xml:space="preserve">SUA </w:t>
        </w:r>
      </w:ins>
      <w:r w:rsidRPr="00F31509">
        <w:rPr>
          <w:rFonts w:asciiTheme="majorBidi" w:eastAsia="Times New Roman" w:hAnsiTheme="majorBidi" w:cstheme="majorBidi"/>
          <w:lang w:val="en-GB"/>
        </w:rPr>
        <w:t xml:space="preserve">table </w:t>
      </w:r>
      <w:del w:id="11693" w:author="Jane Shaw" w:date="2015-10-28T18:49:00Z">
        <w:r w:rsidRPr="00F31509" w:rsidDel="00865005">
          <w:rPr>
            <w:rFonts w:asciiTheme="majorBidi" w:eastAsia="Times New Roman" w:hAnsiTheme="majorBidi" w:cstheme="majorBidi"/>
            <w:lang w:val="en-GB"/>
          </w:rPr>
          <w:delText>that we have so far compiled (</w:delText>
        </w:r>
        <w:r w:rsidR="00E24798" w:rsidDel="00865005">
          <w:fldChar w:fldCharType="begin"/>
        </w:r>
        <w:r w:rsidR="00E24798" w:rsidDel="00865005">
          <w:delInstrText xml:space="preserve"> REF _Ref428184363 \h  \* MERGEFORMAT </w:delInstrText>
        </w:r>
        <w:r w:rsidR="00E24798" w:rsidDel="00865005">
          <w:fldChar w:fldCharType="separate"/>
        </w:r>
        <w:r w:rsidR="00E24798" w:rsidRPr="000F0B1C" w:rsidDel="00865005">
          <w:rPr>
            <w:rFonts w:asciiTheme="majorBidi" w:eastAsia="Times New Roman" w:hAnsiTheme="majorBidi" w:cstheme="majorBidi"/>
            <w:lang w:val="en-GB"/>
          </w:rPr>
          <w:delText xml:space="preserve">Table </w:delText>
        </w:r>
        <w:r w:rsidR="00E24798" w:rsidRPr="000F0B1C" w:rsidDel="00865005">
          <w:rPr>
            <w:rFonts w:asciiTheme="majorBidi" w:eastAsia="Times New Roman" w:hAnsiTheme="majorBidi" w:cstheme="majorBidi"/>
            <w:noProof/>
            <w:lang w:val="en-GB"/>
          </w:rPr>
          <w:delText>21</w:delText>
        </w:r>
        <w:r w:rsidR="00E24798" w:rsidDel="00865005">
          <w:fldChar w:fldCharType="end"/>
        </w:r>
        <w:r w:rsidRPr="00F31509" w:rsidDel="00865005">
          <w:rPr>
            <w:rFonts w:asciiTheme="majorBidi" w:eastAsia="Times New Roman" w:hAnsiTheme="majorBidi" w:cstheme="majorBidi"/>
            <w:lang w:val="en-GB"/>
          </w:rPr>
          <w:delText>):</w:delText>
        </w:r>
      </w:del>
      <w:ins w:id="11694" w:author="Jane Shaw" w:date="2015-10-28T18:49:00Z">
        <w:r w:rsidR="00865005">
          <w:rPr>
            <w:rFonts w:asciiTheme="majorBidi" w:eastAsia="Times New Roman" w:hAnsiTheme="majorBidi" w:cstheme="majorBidi"/>
            <w:lang w:val="en-GB"/>
          </w:rPr>
          <w:t>for wheat.</w:t>
        </w:r>
      </w:ins>
    </w:p>
    <w:p w14:paraId="617C020D" w14:textId="77777777" w:rsidR="004F65E4" w:rsidRPr="00F31509" w:rsidRDefault="004F65E4" w:rsidP="004F65E4">
      <w:pPr>
        <w:pStyle w:val="Didascalia"/>
        <w:keepNext/>
        <w:jc w:val="both"/>
        <w:rPr>
          <w:rFonts w:asciiTheme="majorBidi" w:hAnsiTheme="majorBidi" w:cstheme="majorBidi"/>
          <w:lang w:val="en-GB"/>
        </w:rPr>
      </w:pPr>
      <w:bookmarkStart w:id="11695" w:name="_Ref428184363"/>
      <w:bookmarkStart w:id="11696" w:name="_Toc42842356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21</w:t>
      </w:r>
      <w:r w:rsidR="003D789C" w:rsidRPr="00F31509">
        <w:rPr>
          <w:rFonts w:asciiTheme="majorBidi" w:hAnsiTheme="majorBidi" w:cstheme="majorBidi"/>
          <w:lang w:val="en-GB"/>
        </w:rPr>
        <w:fldChar w:fldCharType="end"/>
      </w:r>
      <w:bookmarkEnd w:id="11695"/>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11696"/>
    </w:p>
    <w:tbl>
      <w:tblPr>
        <w:tblStyle w:val="Tabellaclassica1"/>
        <w:tblW w:w="5000" w:type="pct"/>
        <w:tblLook w:val="04A0" w:firstRow="1" w:lastRow="0" w:firstColumn="1" w:lastColumn="0" w:noHBand="0" w:noVBand="1"/>
      </w:tblPr>
      <w:tblGrid>
        <w:gridCol w:w="782"/>
        <w:gridCol w:w="896"/>
        <w:gridCol w:w="781"/>
        <w:gridCol w:w="825"/>
        <w:gridCol w:w="860"/>
        <w:gridCol w:w="520"/>
        <w:gridCol w:w="1061"/>
        <w:gridCol w:w="721"/>
        <w:gridCol w:w="715"/>
        <w:gridCol w:w="666"/>
        <w:gridCol w:w="792"/>
        <w:gridCol w:w="623"/>
      </w:tblGrid>
      <w:tr w:rsidR="004F65E4" w:rsidRPr="00F31509" w14:paraId="052EB20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D679625" w14:textId="77777777" w:rsidR="004F65E4" w:rsidRPr="00865005" w:rsidRDefault="004F65E4" w:rsidP="004F65E4">
            <w:pPr>
              <w:pStyle w:val="Compact"/>
              <w:keepNext/>
              <w:jc w:val="both"/>
              <w:rPr>
                <w:rFonts w:asciiTheme="majorBidi" w:hAnsiTheme="majorBidi" w:cstheme="majorBidi"/>
                <w:b/>
                <w:i w:val="0"/>
                <w:sz w:val="14"/>
                <w:lang w:val="en-GB"/>
                <w:rPrChange w:id="11697"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698" w:author="Jane Shaw" w:date="2015-10-28T18:49:00Z">
                  <w:rPr>
                    <w:rFonts w:asciiTheme="majorBidi" w:hAnsiTheme="majorBidi" w:cstheme="majorBidi"/>
                    <w:sz w:val="14"/>
                    <w:lang w:val="en-GB"/>
                  </w:rPr>
                </w:rPrChange>
              </w:rPr>
              <w:t>Name</w:t>
            </w:r>
          </w:p>
        </w:tc>
        <w:tc>
          <w:tcPr>
            <w:tcW w:w="0" w:type="auto"/>
          </w:tcPr>
          <w:p w14:paraId="39F7F916"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699"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00" w:author="Jane Shaw" w:date="2015-10-28T18:49:00Z">
                  <w:rPr>
                    <w:rFonts w:asciiTheme="majorBidi" w:hAnsiTheme="majorBidi" w:cstheme="majorBidi"/>
                    <w:sz w:val="14"/>
                    <w:lang w:val="en-GB"/>
                  </w:rPr>
                </w:rPrChange>
              </w:rPr>
              <w:t>Production</w:t>
            </w:r>
          </w:p>
        </w:tc>
        <w:tc>
          <w:tcPr>
            <w:tcW w:w="0" w:type="auto"/>
          </w:tcPr>
          <w:p w14:paraId="791B8D57"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01"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02" w:author="Jane Shaw" w:date="2015-10-28T18:49:00Z">
                  <w:rPr>
                    <w:rFonts w:asciiTheme="majorBidi" w:hAnsiTheme="majorBidi" w:cstheme="majorBidi"/>
                    <w:sz w:val="14"/>
                    <w:lang w:val="en-GB"/>
                  </w:rPr>
                </w:rPrChange>
              </w:rPr>
              <w:t>Imports</w:t>
            </w:r>
          </w:p>
        </w:tc>
        <w:tc>
          <w:tcPr>
            <w:tcW w:w="0" w:type="auto"/>
          </w:tcPr>
          <w:p w14:paraId="310A4655"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03"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04" w:author="Jane Shaw" w:date="2015-10-28T18:49:00Z">
                  <w:rPr>
                    <w:rFonts w:asciiTheme="majorBidi" w:hAnsiTheme="majorBidi" w:cstheme="majorBidi"/>
                    <w:sz w:val="14"/>
                    <w:lang w:val="en-GB"/>
                  </w:rPr>
                </w:rPrChange>
              </w:rPr>
              <w:t>Exports</w:t>
            </w:r>
          </w:p>
        </w:tc>
        <w:tc>
          <w:tcPr>
            <w:tcW w:w="0" w:type="auto"/>
          </w:tcPr>
          <w:p w14:paraId="7238EAF1" w14:textId="4E54639A"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05"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06" w:author="Jane Shaw" w:date="2015-10-28T18:49:00Z">
                  <w:rPr>
                    <w:rFonts w:asciiTheme="majorBidi" w:hAnsiTheme="majorBidi" w:cstheme="majorBidi"/>
                    <w:sz w:val="14"/>
                    <w:lang w:val="en-GB"/>
                  </w:rPr>
                </w:rPrChange>
              </w:rPr>
              <w:t xml:space="preserve">Stock </w:t>
            </w:r>
            <w:r w:rsidR="00865005" w:rsidRPr="00865005">
              <w:rPr>
                <w:rFonts w:asciiTheme="majorBidi" w:hAnsiTheme="majorBidi" w:cstheme="majorBidi"/>
                <w:b/>
                <w:i w:val="0"/>
                <w:sz w:val="14"/>
                <w:lang w:val="en-GB"/>
              </w:rPr>
              <w:t>change</w:t>
            </w:r>
          </w:p>
        </w:tc>
        <w:tc>
          <w:tcPr>
            <w:tcW w:w="0" w:type="auto"/>
          </w:tcPr>
          <w:p w14:paraId="0C9A0502"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07"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08" w:author="Jane Shaw" w:date="2015-10-28T18:49:00Z">
                  <w:rPr>
                    <w:rFonts w:asciiTheme="majorBidi" w:hAnsiTheme="majorBidi" w:cstheme="majorBidi"/>
                    <w:sz w:val="14"/>
                    <w:lang w:val="en-GB"/>
                  </w:rPr>
                </w:rPrChange>
              </w:rPr>
              <w:t>Food</w:t>
            </w:r>
          </w:p>
        </w:tc>
        <w:tc>
          <w:tcPr>
            <w:tcW w:w="0" w:type="auto"/>
          </w:tcPr>
          <w:p w14:paraId="0BBECF1C" w14:textId="569588BF"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09"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10" w:author="Jane Shaw" w:date="2015-10-28T18:49:00Z">
                  <w:rPr>
                    <w:rFonts w:asciiTheme="majorBidi" w:hAnsiTheme="majorBidi" w:cstheme="majorBidi"/>
                    <w:sz w:val="14"/>
                    <w:lang w:val="en-GB"/>
                  </w:rPr>
                </w:rPrChange>
              </w:rPr>
              <w:t xml:space="preserve">Food </w:t>
            </w:r>
            <w:r w:rsidR="00865005" w:rsidRPr="00865005">
              <w:rPr>
                <w:rFonts w:asciiTheme="majorBidi" w:hAnsiTheme="majorBidi" w:cstheme="majorBidi"/>
                <w:b/>
                <w:i w:val="0"/>
                <w:sz w:val="14"/>
                <w:lang w:val="en-GB"/>
              </w:rPr>
              <w:t>processing</w:t>
            </w:r>
          </w:p>
        </w:tc>
        <w:tc>
          <w:tcPr>
            <w:tcW w:w="0" w:type="auto"/>
          </w:tcPr>
          <w:p w14:paraId="321C0D2F"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11"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12" w:author="Jane Shaw" w:date="2015-10-28T18:49:00Z">
                  <w:rPr>
                    <w:rFonts w:asciiTheme="majorBidi" w:hAnsiTheme="majorBidi" w:cstheme="majorBidi"/>
                    <w:sz w:val="14"/>
                    <w:lang w:val="en-GB"/>
                  </w:rPr>
                </w:rPrChange>
              </w:rPr>
              <w:t>Feed</w:t>
            </w:r>
          </w:p>
        </w:tc>
        <w:tc>
          <w:tcPr>
            <w:tcW w:w="0" w:type="auto"/>
          </w:tcPr>
          <w:p w14:paraId="79329DC3"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13"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14" w:author="Jane Shaw" w:date="2015-10-28T18:49:00Z">
                  <w:rPr>
                    <w:rFonts w:asciiTheme="majorBidi" w:hAnsiTheme="majorBidi" w:cstheme="majorBidi"/>
                    <w:sz w:val="14"/>
                    <w:lang w:val="en-GB"/>
                  </w:rPr>
                </w:rPrChange>
              </w:rPr>
              <w:t>Seed</w:t>
            </w:r>
          </w:p>
        </w:tc>
        <w:tc>
          <w:tcPr>
            <w:tcW w:w="0" w:type="auto"/>
          </w:tcPr>
          <w:p w14:paraId="25DB2BF1"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15"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16" w:author="Jane Shaw" w:date="2015-10-28T18:49:00Z">
                  <w:rPr>
                    <w:rFonts w:asciiTheme="majorBidi" w:hAnsiTheme="majorBidi" w:cstheme="majorBidi"/>
                    <w:sz w:val="14"/>
                    <w:lang w:val="en-GB"/>
                  </w:rPr>
                </w:rPrChange>
              </w:rPr>
              <w:t>Tourist</w:t>
            </w:r>
          </w:p>
        </w:tc>
        <w:tc>
          <w:tcPr>
            <w:tcW w:w="0" w:type="auto"/>
          </w:tcPr>
          <w:p w14:paraId="643177D1"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17"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18" w:author="Jane Shaw" w:date="2015-10-28T18:49:00Z">
                  <w:rPr>
                    <w:rFonts w:asciiTheme="majorBidi" w:hAnsiTheme="majorBidi" w:cstheme="majorBidi"/>
                    <w:sz w:val="14"/>
                    <w:lang w:val="en-GB"/>
                  </w:rPr>
                </w:rPrChange>
              </w:rPr>
              <w:t>Industrial</w:t>
            </w:r>
          </w:p>
        </w:tc>
        <w:tc>
          <w:tcPr>
            <w:tcW w:w="0" w:type="auto"/>
          </w:tcPr>
          <w:p w14:paraId="58CE80C4" w14:textId="77777777" w:rsidR="004F65E4" w:rsidRPr="00865005"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1719" w:author="Jane Shaw" w:date="2015-10-28T18:49:00Z">
                  <w:rPr>
                    <w:rFonts w:asciiTheme="majorBidi" w:hAnsiTheme="majorBidi" w:cstheme="majorBidi"/>
                    <w:i w:val="0"/>
                    <w:iCs w:val="0"/>
                    <w:sz w:val="14"/>
                    <w:lang w:val="en-GB"/>
                  </w:rPr>
                </w:rPrChange>
              </w:rPr>
            </w:pPr>
            <w:r w:rsidRPr="00865005">
              <w:rPr>
                <w:rFonts w:asciiTheme="majorBidi" w:hAnsiTheme="majorBidi" w:cstheme="majorBidi"/>
                <w:b/>
                <w:sz w:val="14"/>
                <w:lang w:val="en-GB"/>
                <w:rPrChange w:id="11720" w:author="Jane Shaw" w:date="2015-10-28T18:49:00Z">
                  <w:rPr>
                    <w:rFonts w:asciiTheme="majorBidi" w:hAnsiTheme="majorBidi" w:cstheme="majorBidi"/>
                    <w:sz w:val="14"/>
                    <w:lang w:val="en-GB"/>
                  </w:rPr>
                </w:rPrChange>
              </w:rPr>
              <w:t>Loss</w:t>
            </w:r>
          </w:p>
        </w:tc>
      </w:tr>
      <w:tr w:rsidR="004F65E4" w:rsidRPr="00F31509" w14:paraId="5B2B64E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B6F78D2"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2E7B13CA" w14:textId="11EA50E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1721" w:author="Jane Shaw" w:date="2015-10-28T18:50:00Z">
              <w:r w:rsidRPr="00F31509" w:rsidDel="00865005">
                <w:rPr>
                  <w:rFonts w:asciiTheme="majorBidi" w:hAnsiTheme="majorBidi" w:cstheme="majorBidi"/>
                  <w:sz w:val="14"/>
                  <w:lang w:val="en-GB"/>
                </w:rPr>
                <w:delText>,</w:delText>
              </w:r>
            </w:del>
            <w:ins w:id="1172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1723" w:author="Jane Shaw" w:date="2015-10-28T18:50:00Z">
              <w:r w:rsidRPr="00F31509" w:rsidDel="00865005">
                <w:rPr>
                  <w:rFonts w:asciiTheme="majorBidi" w:hAnsiTheme="majorBidi" w:cstheme="majorBidi"/>
                  <w:sz w:val="14"/>
                  <w:lang w:val="en-GB"/>
                </w:rPr>
                <w:delText>,</w:delText>
              </w:r>
            </w:del>
            <w:ins w:id="1172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2B2FDD4" w14:textId="6D871D9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725" w:author="Jane Shaw" w:date="2015-10-28T18:50:00Z">
              <w:r w:rsidRPr="00F31509" w:rsidDel="00865005">
                <w:rPr>
                  <w:rFonts w:asciiTheme="majorBidi" w:hAnsiTheme="majorBidi" w:cstheme="majorBidi"/>
                  <w:sz w:val="14"/>
                  <w:lang w:val="en-GB"/>
                </w:rPr>
                <w:delText>,</w:delText>
              </w:r>
            </w:del>
            <w:ins w:id="1172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1727" w:author="Jane Shaw" w:date="2015-10-28T18:50:00Z">
              <w:r w:rsidRPr="00F31509" w:rsidDel="00865005">
                <w:rPr>
                  <w:rFonts w:asciiTheme="majorBidi" w:hAnsiTheme="majorBidi" w:cstheme="majorBidi"/>
                  <w:sz w:val="14"/>
                  <w:lang w:val="en-GB"/>
                </w:rPr>
                <w:delText>,</w:delText>
              </w:r>
            </w:del>
            <w:ins w:id="1172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67C098DC" w14:textId="08334C6D"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1729" w:author="Jane Shaw" w:date="2015-10-28T18:50:00Z">
              <w:r w:rsidRPr="00F31509" w:rsidDel="00865005">
                <w:rPr>
                  <w:rFonts w:asciiTheme="majorBidi" w:hAnsiTheme="majorBidi" w:cstheme="majorBidi"/>
                  <w:sz w:val="14"/>
                  <w:lang w:val="en-GB"/>
                </w:rPr>
                <w:delText>,</w:delText>
              </w:r>
            </w:del>
            <w:ins w:id="1173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1731" w:author="Jane Shaw" w:date="2015-10-28T18:50:00Z">
              <w:r w:rsidRPr="00F31509" w:rsidDel="00865005">
                <w:rPr>
                  <w:rFonts w:asciiTheme="majorBidi" w:hAnsiTheme="majorBidi" w:cstheme="majorBidi"/>
                  <w:sz w:val="14"/>
                  <w:lang w:val="en-GB"/>
                </w:rPr>
                <w:delText>,</w:delText>
              </w:r>
            </w:del>
            <w:ins w:id="1173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62B530DF" w14:textId="3307B26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1733" w:author="Jane Shaw" w:date="2015-10-28T18:50:00Z">
              <w:r w:rsidRPr="00F31509" w:rsidDel="00865005">
                <w:rPr>
                  <w:rFonts w:asciiTheme="majorBidi" w:hAnsiTheme="majorBidi" w:cstheme="majorBidi"/>
                  <w:sz w:val="14"/>
                  <w:lang w:val="en-GB"/>
                </w:rPr>
                <w:delText>,</w:delText>
              </w:r>
            </w:del>
            <w:ins w:id="1173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5C20CC0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13F18E7" w14:textId="40D6D05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1735" w:author="Jane Shaw" w:date="2015-10-28T18:50:00Z">
              <w:r w:rsidRPr="00F31509" w:rsidDel="00865005">
                <w:rPr>
                  <w:rFonts w:asciiTheme="majorBidi" w:hAnsiTheme="majorBidi" w:cstheme="majorBidi"/>
                  <w:sz w:val="14"/>
                  <w:lang w:val="en-GB"/>
                </w:rPr>
                <w:delText>,</w:delText>
              </w:r>
            </w:del>
            <w:ins w:id="1173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720</w:t>
            </w:r>
            <w:del w:id="11737" w:author="Jane Shaw" w:date="2015-10-28T18:50:00Z">
              <w:r w:rsidRPr="00F31509" w:rsidDel="00865005">
                <w:rPr>
                  <w:rFonts w:asciiTheme="majorBidi" w:hAnsiTheme="majorBidi" w:cstheme="majorBidi"/>
                  <w:sz w:val="14"/>
                  <w:lang w:val="en-GB"/>
                </w:rPr>
                <w:delText>,</w:delText>
              </w:r>
            </w:del>
            <w:ins w:id="1173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1CAB4E41" w14:textId="6CB277E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1739" w:author="Jane Shaw" w:date="2015-10-28T18:50:00Z">
              <w:r w:rsidRPr="00F31509" w:rsidDel="00865005">
                <w:rPr>
                  <w:rFonts w:asciiTheme="majorBidi" w:hAnsiTheme="majorBidi" w:cstheme="majorBidi"/>
                  <w:sz w:val="14"/>
                  <w:lang w:val="en-GB"/>
                </w:rPr>
                <w:delText>,</w:delText>
              </w:r>
            </w:del>
            <w:ins w:id="1174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1741" w:author="Jane Shaw" w:date="2015-10-28T18:50:00Z">
              <w:r w:rsidRPr="00F31509" w:rsidDel="00865005">
                <w:rPr>
                  <w:rFonts w:asciiTheme="majorBidi" w:hAnsiTheme="majorBidi" w:cstheme="majorBidi"/>
                  <w:sz w:val="14"/>
                  <w:lang w:val="en-GB"/>
                </w:rPr>
                <w:delText>,</w:delText>
              </w:r>
            </w:del>
            <w:ins w:id="1174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72E5E2A9" w14:textId="58FE329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1743" w:author="Jane Shaw" w:date="2015-10-28T18:50:00Z">
              <w:r w:rsidRPr="00F31509" w:rsidDel="00865005">
                <w:rPr>
                  <w:rFonts w:asciiTheme="majorBidi" w:hAnsiTheme="majorBidi" w:cstheme="majorBidi"/>
                  <w:sz w:val="14"/>
                  <w:lang w:val="en-GB"/>
                </w:rPr>
                <w:delText>,</w:delText>
              </w:r>
            </w:del>
            <w:ins w:id="1174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904</w:t>
            </w:r>
            <w:del w:id="11745" w:author="Jane Shaw" w:date="2015-10-28T18:50:00Z">
              <w:r w:rsidRPr="00F31509" w:rsidDel="00865005">
                <w:rPr>
                  <w:rFonts w:asciiTheme="majorBidi" w:hAnsiTheme="majorBidi" w:cstheme="majorBidi"/>
                  <w:sz w:val="14"/>
                  <w:lang w:val="en-GB"/>
                </w:rPr>
                <w:delText>,</w:delText>
              </w:r>
            </w:del>
            <w:ins w:id="1174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200</w:t>
            </w:r>
          </w:p>
        </w:tc>
        <w:tc>
          <w:tcPr>
            <w:tcW w:w="0" w:type="auto"/>
          </w:tcPr>
          <w:p w14:paraId="78355F6F" w14:textId="2AE7D14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w:t>
            </w:r>
            <w:del w:id="11747" w:author="Jane Shaw" w:date="2015-10-28T18:50:00Z">
              <w:r w:rsidRPr="00F31509" w:rsidDel="00865005">
                <w:rPr>
                  <w:rFonts w:asciiTheme="majorBidi" w:hAnsiTheme="majorBidi" w:cstheme="majorBidi"/>
                  <w:sz w:val="14"/>
                  <w:lang w:val="en-GB"/>
                </w:rPr>
                <w:delText>,</w:delText>
              </w:r>
            </w:del>
            <w:ins w:id="1174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329B10D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1E2217D" w14:textId="1A54656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w:t>
            </w:r>
            <w:del w:id="11749" w:author="Jane Shaw" w:date="2015-10-28T18:50:00Z">
              <w:r w:rsidRPr="00F31509" w:rsidDel="00865005">
                <w:rPr>
                  <w:rFonts w:asciiTheme="majorBidi" w:hAnsiTheme="majorBidi" w:cstheme="majorBidi"/>
                  <w:sz w:val="14"/>
                  <w:lang w:val="en-GB"/>
                </w:rPr>
                <w:delText>,</w:delText>
              </w:r>
            </w:del>
            <w:ins w:id="1175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r>
      <w:tr w:rsidR="004F65E4" w:rsidRPr="00F31509" w14:paraId="55C537A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ACB612B"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575B7846" w14:textId="6672EBB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1751" w:author="Jane Shaw" w:date="2015-10-28T18:50:00Z">
              <w:r w:rsidRPr="00F31509" w:rsidDel="00865005">
                <w:rPr>
                  <w:rFonts w:asciiTheme="majorBidi" w:hAnsiTheme="majorBidi" w:cstheme="majorBidi"/>
                  <w:sz w:val="14"/>
                  <w:lang w:val="en-GB"/>
                </w:rPr>
                <w:delText>,</w:delText>
              </w:r>
            </w:del>
            <w:ins w:id="1175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1753" w:author="Jane Shaw" w:date="2015-10-28T18:50:00Z">
              <w:r w:rsidRPr="00F31509" w:rsidDel="00865005">
                <w:rPr>
                  <w:rFonts w:asciiTheme="majorBidi" w:hAnsiTheme="majorBidi" w:cstheme="majorBidi"/>
                  <w:sz w:val="14"/>
                  <w:lang w:val="en-GB"/>
                </w:rPr>
                <w:delText>,</w:delText>
              </w:r>
            </w:del>
            <w:ins w:id="1175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6B220479" w14:textId="61C9F29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1755" w:author="Jane Shaw" w:date="2015-10-28T18:50:00Z">
              <w:r w:rsidRPr="00F31509" w:rsidDel="00865005">
                <w:rPr>
                  <w:rFonts w:asciiTheme="majorBidi" w:hAnsiTheme="majorBidi" w:cstheme="majorBidi"/>
                  <w:sz w:val="14"/>
                  <w:lang w:val="en-GB"/>
                </w:rPr>
                <w:delText>,</w:delText>
              </w:r>
            </w:del>
            <w:ins w:id="1175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13127724" w14:textId="1B6BA72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1757" w:author="Jane Shaw" w:date="2015-10-28T18:50:00Z">
              <w:r w:rsidRPr="00F31509" w:rsidDel="00865005">
                <w:rPr>
                  <w:rFonts w:asciiTheme="majorBidi" w:hAnsiTheme="majorBidi" w:cstheme="majorBidi"/>
                  <w:sz w:val="14"/>
                  <w:lang w:val="en-GB"/>
                </w:rPr>
                <w:delText>,</w:delText>
              </w:r>
            </w:del>
            <w:ins w:id="1175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46716A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80359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381E8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9BB6A9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5F5B91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EC985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4083FC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B82D8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4BA007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9F5A89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305159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BF3FEB1" w14:textId="0BF75989"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1759" w:author="Jane Shaw" w:date="2015-10-28T18:50:00Z">
              <w:r w:rsidRPr="00F31509" w:rsidDel="00865005">
                <w:rPr>
                  <w:rFonts w:asciiTheme="majorBidi" w:hAnsiTheme="majorBidi" w:cstheme="majorBidi"/>
                  <w:sz w:val="14"/>
                  <w:lang w:val="en-GB"/>
                </w:rPr>
                <w:delText>,</w:delText>
              </w:r>
            </w:del>
            <w:ins w:id="1176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1A7E901D" w14:textId="2B32874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1761" w:author="Jane Shaw" w:date="2015-10-28T18:50:00Z">
              <w:r w:rsidRPr="00F31509" w:rsidDel="00865005">
                <w:rPr>
                  <w:rFonts w:asciiTheme="majorBidi" w:hAnsiTheme="majorBidi" w:cstheme="majorBidi"/>
                  <w:sz w:val="14"/>
                  <w:lang w:val="en-GB"/>
                </w:rPr>
                <w:delText>,</w:delText>
              </w:r>
            </w:del>
            <w:ins w:id="1176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046B6AC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7EBF74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27A7E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05B17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1A55DD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00DD4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D9852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7B3B8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2FD17922"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EB163CC"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064E5F4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7A9FC4A" w14:textId="4C7BA21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1763" w:author="Jane Shaw" w:date="2015-10-28T18:50:00Z">
              <w:r w:rsidRPr="00F31509" w:rsidDel="00865005">
                <w:rPr>
                  <w:rFonts w:asciiTheme="majorBidi" w:hAnsiTheme="majorBidi" w:cstheme="majorBidi"/>
                  <w:sz w:val="14"/>
                  <w:lang w:val="en-GB"/>
                </w:rPr>
                <w:delText>,</w:delText>
              </w:r>
            </w:del>
            <w:ins w:id="1176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1F406007" w14:textId="3E05AE76"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1765" w:author="Jane Shaw" w:date="2015-10-28T18:50:00Z">
              <w:r w:rsidRPr="00F31509" w:rsidDel="00865005">
                <w:rPr>
                  <w:rFonts w:asciiTheme="majorBidi" w:hAnsiTheme="majorBidi" w:cstheme="majorBidi"/>
                  <w:sz w:val="14"/>
                  <w:lang w:val="en-GB"/>
                </w:rPr>
                <w:delText>,</w:delText>
              </w:r>
            </w:del>
            <w:ins w:id="1176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03B0A86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B39A30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2F358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7265A6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5672F1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2870B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1C6A9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70EA1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5C021AA"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220D2B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104157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5D15332" w14:textId="7B02AC7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1767" w:author="Jane Shaw" w:date="2015-10-28T18:50:00Z">
              <w:r w:rsidRPr="00F31509" w:rsidDel="00865005">
                <w:rPr>
                  <w:rFonts w:asciiTheme="majorBidi" w:hAnsiTheme="majorBidi" w:cstheme="majorBidi"/>
                  <w:sz w:val="14"/>
                  <w:lang w:val="en-GB"/>
                </w:rPr>
                <w:delText>,</w:delText>
              </w:r>
            </w:del>
            <w:ins w:id="1176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3A718034" w14:textId="30A076D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1769" w:author="Jane Shaw" w:date="2015-10-28T18:50:00Z">
              <w:r w:rsidRPr="00F31509" w:rsidDel="00865005">
                <w:rPr>
                  <w:rFonts w:asciiTheme="majorBidi" w:hAnsiTheme="majorBidi" w:cstheme="majorBidi"/>
                  <w:sz w:val="14"/>
                  <w:lang w:val="en-GB"/>
                </w:rPr>
                <w:delText>,</w:delText>
              </w:r>
            </w:del>
            <w:ins w:id="1177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2F5018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DA9F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43581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C3DB6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BC573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0EA41D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5EBB6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EBEB8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624375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6D8358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4F8B1DF1" w14:textId="6BFA1BBB"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w:t>
            </w:r>
            <w:del w:id="11771" w:author="Jane Shaw" w:date="2015-10-28T18:50:00Z">
              <w:r w:rsidRPr="00F31509" w:rsidDel="00865005">
                <w:rPr>
                  <w:rFonts w:asciiTheme="majorBidi" w:hAnsiTheme="majorBidi" w:cstheme="majorBidi"/>
                  <w:sz w:val="14"/>
                  <w:lang w:val="en-GB"/>
                </w:rPr>
                <w:delText>,</w:delText>
              </w:r>
            </w:del>
            <w:ins w:id="1177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699</w:t>
            </w:r>
            <w:del w:id="11773" w:author="Jane Shaw" w:date="2015-10-28T18:50:00Z">
              <w:r w:rsidRPr="00F31509" w:rsidDel="00865005">
                <w:rPr>
                  <w:rFonts w:asciiTheme="majorBidi" w:hAnsiTheme="majorBidi" w:cstheme="majorBidi"/>
                  <w:sz w:val="14"/>
                  <w:lang w:val="en-GB"/>
                </w:rPr>
                <w:delText>,</w:delText>
              </w:r>
            </w:del>
            <w:ins w:id="1177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2708777A" w14:textId="7506CEB0"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1775" w:author="Jane Shaw" w:date="2015-10-28T18:50:00Z">
              <w:r w:rsidRPr="00F31509" w:rsidDel="00865005">
                <w:rPr>
                  <w:rFonts w:asciiTheme="majorBidi" w:hAnsiTheme="majorBidi" w:cstheme="majorBidi"/>
                  <w:sz w:val="14"/>
                  <w:lang w:val="en-GB"/>
                </w:rPr>
                <w:delText>,</w:delText>
              </w:r>
            </w:del>
            <w:ins w:id="11776"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0ADC3D65" w14:textId="6C0509B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1777" w:author="Jane Shaw" w:date="2015-10-28T18:50:00Z">
              <w:r w:rsidRPr="00F31509" w:rsidDel="00865005">
                <w:rPr>
                  <w:rFonts w:asciiTheme="majorBidi" w:hAnsiTheme="majorBidi" w:cstheme="majorBidi"/>
                  <w:sz w:val="14"/>
                  <w:lang w:val="en-GB"/>
                </w:rPr>
                <w:delText>,</w:delText>
              </w:r>
            </w:del>
            <w:ins w:id="11778"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1779" w:author="Jane Shaw" w:date="2015-10-28T18:50:00Z">
              <w:r w:rsidRPr="00F31509" w:rsidDel="00865005">
                <w:rPr>
                  <w:rFonts w:asciiTheme="majorBidi" w:hAnsiTheme="majorBidi" w:cstheme="majorBidi"/>
                  <w:sz w:val="14"/>
                  <w:lang w:val="en-GB"/>
                </w:rPr>
                <w:delText>,</w:delText>
              </w:r>
            </w:del>
            <w:ins w:id="11780"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0" w:type="auto"/>
          </w:tcPr>
          <w:p w14:paraId="3E2BF66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79895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3A93F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EF327B7" w14:textId="2013C5A2"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1781" w:author="Jane Shaw" w:date="2015-10-28T18:50:00Z">
              <w:r w:rsidRPr="00F31509" w:rsidDel="00865005">
                <w:rPr>
                  <w:rFonts w:asciiTheme="majorBidi" w:hAnsiTheme="majorBidi" w:cstheme="majorBidi"/>
                  <w:sz w:val="14"/>
                  <w:lang w:val="en-GB"/>
                </w:rPr>
                <w:delText>,</w:delText>
              </w:r>
            </w:del>
            <w:ins w:id="11782"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614</w:t>
            </w:r>
            <w:del w:id="11783" w:author="Jane Shaw" w:date="2015-10-28T18:50:00Z">
              <w:r w:rsidRPr="00F31509" w:rsidDel="00865005">
                <w:rPr>
                  <w:rFonts w:asciiTheme="majorBidi" w:hAnsiTheme="majorBidi" w:cstheme="majorBidi"/>
                  <w:sz w:val="14"/>
                  <w:lang w:val="en-GB"/>
                </w:rPr>
                <w:delText>,</w:delText>
              </w:r>
            </w:del>
            <w:ins w:id="11784" w:author="Jane Shaw" w:date="2015-10-28T18:50:00Z">
              <w:r w:rsidR="00865005">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11477F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EFB0F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0937B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4ECA9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0F229B8A" w14:textId="77777777" w:rsidR="00865005" w:rsidRDefault="00865005" w:rsidP="004F65E4">
      <w:pPr>
        <w:jc w:val="both"/>
        <w:rPr>
          <w:ins w:id="11785" w:author="Jane Shaw" w:date="2015-10-28T18:50:00Z"/>
          <w:rFonts w:asciiTheme="majorBidi" w:eastAsia="Times New Roman" w:hAnsiTheme="majorBidi" w:cstheme="majorBidi"/>
          <w:lang w:val="en-GB"/>
        </w:rPr>
      </w:pPr>
    </w:p>
    <w:p w14:paraId="666CB958" w14:textId="5B18091A"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initial </w:t>
      </w:r>
      <w:del w:id="11786" w:author="Jane Shaw" w:date="2015-10-28T18:52:00Z">
        <w:r w:rsidR="00865005" w:rsidRPr="00F31509" w:rsidDel="00865005">
          <w:rPr>
            <w:rFonts w:asciiTheme="majorBidi" w:eastAsia="Times New Roman" w:hAnsiTheme="majorBidi" w:cstheme="majorBidi"/>
            <w:lang w:val="en-GB"/>
          </w:rPr>
          <w:delText>"</w:delText>
        </w:r>
      </w:del>
      <w:r w:rsidR="00865005" w:rsidRPr="00F31509">
        <w:rPr>
          <w:rFonts w:asciiTheme="majorBidi" w:eastAsia="Times New Roman" w:hAnsiTheme="majorBidi" w:cstheme="majorBidi"/>
          <w:lang w:val="en-GB"/>
        </w:rPr>
        <w:t>food processing</w:t>
      </w:r>
      <w:del w:id="11787" w:author="Jane Shaw" w:date="2015-10-28T18:52: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estimate </w:t>
      </w:r>
      <w:ins w:id="11788" w:author="Jane Shaw" w:date="2015-11-07T20:02:00Z">
        <w:r w:rsidR="006536F2">
          <w:rPr>
            <w:rFonts w:asciiTheme="majorBidi" w:eastAsia="Times New Roman" w:hAnsiTheme="majorBidi" w:cstheme="majorBidi"/>
            <w:lang w:val="en-GB"/>
          </w:rPr>
          <w:t>i</w:t>
        </w:r>
      </w:ins>
      <w:del w:id="11789" w:author="Jane Shaw" w:date="2015-11-07T20:01:00Z">
        <w:r w:rsidRPr="00F31509" w:rsidDel="006536F2">
          <w:rPr>
            <w:rFonts w:asciiTheme="majorBidi" w:eastAsia="Times New Roman" w:hAnsiTheme="majorBidi" w:cstheme="majorBidi"/>
            <w:lang w:val="en-GB"/>
          </w:rPr>
          <w:delText>wa</w:delText>
        </w:r>
      </w:del>
      <w:r w:rsidRPr="00F31509">
        <w:rPr>
          <w:rFonts w:asciiTheme="majorBidi" w:eastAsia="Times New Roman" w:hAnsiTheme="majorBidi" w:cstheme="majorBidi"/>
          <w:lang w:val="en-GB"/>
        </w:rPr>
        <w:t xml:space="preserve">s based on </w:t>
      </w:r>
      <w:del w:id="11790" w:author="Jane Shaw" w:date="2015-10-28T18:52:00Z">
        <w:r w:rsidRPr="00F31509" w:rsidDel="00865005">
          <w:rPr>
            <w:rFonts w:asciiTheme="majorBidi" w:eastAsia="Times New Roman" w:hAnsiTheme="majorBidi" w:cstheme="majorBidi"/>
            <w:lang w:val="en-GB"/>
          </w:rPr>
          <w:delText xml:space="preserve">our </w:delText>
        </w:r>
      </w:del>
      <w:ins w:id="11791" w:author="Jane Shaw" w:date="2015-10-28T18:52:00Z">
        <w:r w:rsidR="00865005">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module</w:t>
      </w:r>
      <w:ins w:id="11792" w:author="Jane Shaw" w:date="2015-10-28T18:54:00Z">
        <w:r w:rsidR="00865005">
          <w:rPr>
            <w:rFonts w:asciiTheme="majorBidi" w:eastAsia="Times New Roman" w:hAnsiTheme="majorBidi" w:cstheme="majorBidi"/>
            <w:lang w:val="en-GB"/>
          </w:rPr>
          <w:t xml:space="preserve"> outlined earlier in this section</w:t>
        </w:r>
      </w:ins>
      <w:r w:rsidRPr="00F31509">
        <w:rPr>
          <w:rFonts w:asciiTheme="majorBidi" w:eastAsia="Times New Roman" w:hAnsiTheme="majorBidi" w:cstheme="majorBidi"/>
          <w:lang w:val="en-GB"/>
        </w:rPr>
        <w:t xml:space="preserve">; however, </w:t>
      </w:r>
      <w:del w:id="11793" w:author="Jane Shaw" w:date="2015-10-28T18:54:00Z">
        <w:r w:rsidRPr="00F31509" w:rsidDel="00865005">
          <w:rPr>
            <w:rFonts w:asciiTheme="majorBidi" w:eastAsia="Times New Roman" w:hAnsiTheme="majorBidi" w:cstheme="majorBidi"/>
            <w:lang w:val="en-GB"/>
          </w:rPr>
          <w:delText xml:space="preserve">we may have </w:delText>
        </w:r>
      </w:del>
      <w:r w:rsidRPr="00F31509">
        <w:rPr>
          <w:rFonts w:asciiTheme="majorBidi" w:eastAsia="Times New Roman" w:hAnsiTheme="majorBidi" w:cstheme="majorBidi"/>
          <w:lang w:val="en-GB"/>
        </w:rPr>
        <w:t xml:space="preserve">other information </w:t>
      </w:r>
      <w:del w:id="11794" w:author="Jane Shaw" w:date="2015-10-28T18:54:00Z">
        <w:r w:rsidRPr="00F31509" w:rsidDel="00865005">
          <w:rPr>
            <w:rFonts w:asciiTheme="majorBidi" w:eastAsia="Times New Roman" w:hAnsiTheme="majorBidi" w:cstheme="majorBidi"/>
            <w:lang w:val="en-GB"/>
          </w:rPr>
          <w:delText xml:space="preserve">that </w:delText>
        </w:r>
      </w:del>
      <w:ins w:id="11795" w:author="Jane Shaw" w:date="2015-10-28T18:54:00Z">
        <w:r w:rsidR="00865005">
          <w:rPr>
            <w:rFonts w:asciiTheme="majorBidi" w:eastAsia="Times New Roman" w:hAnsiTheme="majorBidi" w:cstheme="majorBidi"/>
            <w:lang w:val="en-GB"/>
          </w:rPr>
          <w:t xml:space="preserve">may </w:t>
        </w:r>
      </w:ins>
      <w:r w:rsidRPr="00F31509">
        <w:rPr>
          <w:rFonts w:asciiTheme="majorBidi" w:eastAsia="Times New Roman" w:hAnsiTheme="majorBidi" w:cstheme="majorBidi"/>
          <w:lang w:val="en-GB"/>
        </w:rPr>
        <w:t>need</w:t>
      </w:r>
      <w:del w:id="11796" w:author="Jane Shaw" w:date="2015-10-28T18:54:00Z">
        <w:r w:rsidR="00542BD2" w:rsidRPr="00F31509" w:rsidDel="00865005">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to be considered</w:t>
      </w:r>
      <w:ins w:id="11797" w:author="Jane Shaw" w:date="2015-10-28T18:55:00Z">
        <w:r w:rsidR="00865005">
          <w:rPr>
            <w:rFonts w:asciiTheme="majorBidi" w:eastAsia="Times New Roman" w:hAnsiTheme="majorBidi" w:cstheme="majorBidi"/>
            <w:lang w:val="en-GB"/>
          </w:rPr>
          <w:t>,</w:t>
        </w:r>
      </w:ins>
      <w:del w:id="11798" w:author="Jane Shaw" w:date="2015-10-28T18:55:00Z">
        <w:r w:rsidRPr="00F31509" w:rsidDel="0086500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1799" w:author="Jane Shaw" w:date="2015-10-28T18:55:00Z">
        <w:r w:rsidRPr="00F31509" w:rsidDel="00865005">
          <w:rPr>
            <w:rFonts w:asciiTheme="majorBidi" w:eastAsia="Times New Roman" w:hAnsiTheme="majorBidi" w:cstheme="majorBidi"/>
            <w:lang w:val="en-GB"/>
          </w:rPr>
          <w:delText xml:space="preserve">For example, we know that we may have </w:delText>
        </w:r>
      </w:del>
      <w:ins w:id="11800" w:author="Jane Shaw" w:date="2015-10-28T18:55:00Z">
        <w:r w:rsidR="00865005">
          <w:rPr>
            <w:rFonts w:asciiTheme="majorBidi" w:eastAsia="Times New Roman" w:hAnsiTheme="majorBidi" w:cstheme="majorBidi"/>
            <w:lang w:val="en-GB"/>
          </w:rPr>
          <w:t xml:space="preserve">such as </w:t>
        </w:r>
      </w:ins>
      <w:r w:rsidRPr="00F31509">
        <w:rPr>
          <w:rFonts w:asciiTheme="majorBidi" w:eastAsia="Times New Roman" w:hAnsiTheme="majorBidi" w:cstheme="majorBidi"/>
          <w:lang w:val="en-GB"/>
        </w:rPr>
        <w:t xml:space="preserve">trade imbalances (e.g. </w:t>
      </w:r>
      <w:ins w:id="11801" w:author="Jane Shaw" w:date="2015-11-07T20:02:00Z">
        <w:r w:rsidR="006536F2">
          <w:rPr>
            <w:rFonts w:asciiTheme="majorBidi" w:eastAsia="Times New Roman" w:hAnsiTheme="majorBidi" w:cstheme="majorBidi"/>
            <w:lang w:val="en-GB"/>
          </w:rPr>
          <w:t xml:space="preserve">when </w:t>
        </w:r>
      </w:ins>
      <w:r w:rsidRPr="00F31509">
        <w:rPr>
          <w:rFonts w:asciiTheme="majorBidi" w:eastAsia="Times New Roman" w:hAnsiTheme="majorBidi" w:cstheme="majorBidi"/>
          <w:lang w:val="en-GB"/>
        </w:rPr>
        <w:t xml:space="preserve">exports </w:t>
      </w:r>
      <w:ins w:id="11802" w:author="Jane Shaw" w:date="2015-11-07T20:02:00Z">
        <w:r w:rsidR="006536F2">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higher than production + imports) or official production quantities of processed commodities</w:t>
      </w:r>
      <w:del w:id="11803" w:author="Jane Shaw" w:date="2015-10-28T18:55:00Z">
        <w:r w:rsidRPr="00F31509" w:rsidDel="00865005">
          <w:rPr>
            <w:rFonts w:asciiTheme="majorBidi" w:eastAsia="Times New Roman" w:hAnsiTheme="majorBidi" w:cstheme="majorBidi"/>
            <w:lang w:val="en-GB"/>
          </w:rPr>
          <w:delText>, and these should inform the food-processing estimate</w:delText>
        </w:r>
      </w:del>
      <w:r w:rsidRPr="00F31509">
        <w:rPr>
          <w:rFonts w:asciiTheme="majorBidi" w:eastAsia="Times New Roman" w:hAnsiTheme="majorBidi" w:cstheme="majorBidi"/>
          <w:lang w:val="en-GB"/>
        </w:rPr>
        <w:t xml:space="preserve">. </w:t>
      </w:r>
      <w:del w:id="11804" w:author="Jane Shaw" w:date="2015-10-28T18:56:00Z">
        <w:r w:rsidRPr="00F31509" w:rsidDel="00865005">
          <w:rPr>
            <w:rFonts w:asciiTheme="majorBidi" w:eastAsia="Times New Roman" w:hAnsiTheme="majorBidi" w:cstheme="majorBidi"/>
            <w:lang w:val="en-GB"/>
          </w:rPr>
          <w:delText>Thus,</w:delText>
        </w:r>
      </w:del>
      <w:ins w:id="11805" w:author="Jane Shaw" w:date="2015-10-28T18:57:00Z">
        <w:r w:rsidR="00865005">
          <w:rPr>
            <w:rFonts w:asciiTheme="majorBidi" w:eastAsia="Times New Roman" w:hAnsiTheme="majorBidi" w:cstheme="majorBidi"/>
            <w:lang w:val="en-GB"/>
          </w:rPr>
          <w:t xml:space="preserve">From </w:t>
        </w:r>
      </w:ins>
      <w:ins w:id="11806" w:author="Jane Shaw" w:date="2015-10-28T18:56:00Z">
        <w:r w:rsidR="00865005">
          <w:rPr>
            <w:rFonts w:asciiTheme="majorBidi" w:eastAsia="Times New Roman" w:hAnsiTheme="majorBidi" w:cstheme="majorBidi"/>
            <w:lang w:val="en-GB"/>
          </w:rPr>
          <w:t>this additional information,</w:t>
        </w:r>
      </w:ins>
      <w:r w:rsidRPr="00F31509">
        <w:rPr>
          <w:rFonts w:asciiTheme="majorBidi" w:eastAsia="Times New Roman" w:hAnsiTheme="majorBidi" w:cstheme="majorBidi"/>
          <w:lang w:val="en-GB"/>
        </w:rPr>
        <w:t xml:space="preserve"> </w:t>
      </w:r>
      <w:ins w:id="11807" w:author="Jane Shaw" w:date="2015-10-28T18:57:00Z">
        <w:r w:rsidR="00865005">
          <w:rPr>
            <w:rFonts w:asciiTheme="majorBidi" w:eastAsia="Times New Roman" w:hAnsiTheme="majorBidi" w:cstheme="majorBidi"/>
            <w:lang w:val="en-GB"/>
          </w:rPr>
          <w:t xml:space="preserve">it is possible to calculate </w:t>
        </w:r>
      </w:ins>
      <w:del w:id="11808" w:author="Jane Shaw" w:date="2015-10-28T18:56:00Z">
        <w:r w:rsidRPr="00F31509" w:rsidDel="00865005">
          <w:rPr>
            <w:rFonts w:asciiTheme="majorBidi" w:eastAsia="Times New Roman" w:hAnsiTheme="majorBidi" w:cstheme="majorBidi"/>
            <w:lang w:val="en-GB"/>
          </w:rPr>
          <w:delText xml:space="preserve">we will now calculate </w:delText>
        </w:r>
      </w:del>
      <w:r w:rsidRPr="00F31509">
        <w:rPr>
          <w:rFonts w:asciiTheme="majorBidi" w:eastAsia="Times New Roman" w:hAnsiTheme="majorBidi" w:cstheme="majorBidi"/>
          <w:lang w:val="en-GB"/>
        </w:rPr>
        <w:t xml:space="preserve">the production quantities of each processed/derived commodity </w:t>
      </w:r>
      <w:ins w:id="11809" w:author="Jane Shaw" w:date="2015-10-28T18:57:00Z">
        <w:r w:rsidR="00865005">
          <w:rPr>
            <w:rFonts w:asciiTheme="majorBidi" w:eastAsia="Times New Roman" w:hAnsiTheme="majorBidi" w:cstheme="majorBidi"/>
            <w:lang w:val="en-GB"/>
          </w:rPr>
          <w:t xml:space="preserve">for which </w:t>
        </w:r>
      </w:ins>
      <w:del w:id="11810" w:author="Jane Shaw" w:date="2015-10-28T18:57:00Z">
        <w:r w:rsidRPr="00F31509" w:rsidDel="00865005">
          <w:rPr>
            <w:rFonts w:asciiTheme="majorBidi" w:eastAsia="Times New Roman" w:hAnsiTheme="majorBidi" w:cstheme="majorBidi"/>
            <w:lang w:val="en-GB"/>
          </w:rPr>
          <w:delText xml:space="preserve">where we do </w:delText>
        </w:r>
      </w:del>
      <w:r w:rsidRPr="00F31509">
        <w:rPr>
          <w:rFonts w:asciiTheme="majorBidi" w:eastAsia="Times New Roman" w:hAnsiTheme="majorBidi" w:cstheme="majorBidi"/>
          <w:lang w:val="en-GB"/>
        </w:rPr>
        <w:t>no</w:t>
      </w:r>
      <w:del w:id="11811" w:author="Jane Shaw" w:date="2015-10-28T18:57:00Z">
        <w:r w:rsidRPr="00F31509" w:rsidDel="00865005">
          <w:rPr>
            <w:rFonts w:asciiTheme="majorBidi" w:eastAsia="Times New Roman" w:hAnsiTheme="majorBidi" w:cstheme="majorBidi"/>
            <w:lang w:val="en-GB"/>
          </w:rPr>
          <w:delText>t</w:delText>
        </w:r>
      </w:del>
      <w:r w:rsidRPr="00F31509">
        <w:rPr>
          <w:rFonts w:asciiTheme="majorBidi" w:eastAsia="Times New Roman" w:hAnsiTheme="majorBidi" w:cstheme="majorBidi"/>
          <w:lang w:val="en-GB"/>
        </w:rPr>
        <w:t xml:space="preserve"> </w:t>
      </w:r>
      <w:ins w:id="11812" w:author="Jane Shaw" w:date="2015-10-28T18:57:00Z">
        <w:r w:rsidR="00865005">
          <w:rPr>
            <w:rFonts w:asciiTheme="majorBidi" w:eastAsia="Times New Roman" w:hAnsiTheme="majorBidi" w:cstheme="majorBidi"/>
            <w:lang w:val="en-GB"/>
          </w:rPr>
          <w:t xml:space="preserve">estimate </w:t>
        </w:r>
      </w:ins>
      <w:ins w:id="11813" w:author="Jane Shaw" w:date="2015-10-28T18:58:00Z">
        <w:r w:rsidR="00865005">
          <w:rPr>
            <w:rFonts w:asciiTheme="majorBidi" w:eastAsia="Times New Roman" w:hAnsiTheme="majorBidi" w:cstheme="majorBidi"/>
            <w:lang w:val="en-GB"/>
          </w:rPr>
          <w:t xml:space="preserve">has </w:t>
        </w:r>
      </w:ins>
      <w:r w:rsidRPr="00F31509">
        <w:rPr>
          <w:rFonts w:asciiTheme="majorBidi" w:eastAsia="Times New Roman" w:hAnsiTheme="majorBidi" w:cstheme="majorBidi"/>
          <w:lang w:val="en-GB"/>
        </w:rPr>
        <w:t xml:space="preserve">yet </w:t>
      </w:r>
      <w:del w:id="11814" w:author="Jane Shaw" w:date="2015-10-28T18:57:00Z">
        <w:r w:rsidRPr="00F31509" w:rsidDel="00865005">
          <w:rPr>
            <w:rFonts w:asciiTheme="majorBidi" w:eastAsia="Times New Roman" w:hAnsiTheme="majorBidi" w:cstheme="majorBidi"/>
            <w:lang w:val="en-GB"/>
          </w:rPr>
          <w:delText xml:space="preserve">have an estimate </w:delText>
        </w:r>
      </w:del>
      <w:ins w:id="11815" w:author="Jane Shaw" w:date="2015-10-28T18:58:00Z">
        <w:r w:rsidR="00865005">
          <w:rPr>
            <w:rFonts w:asciiTheme="majorBidi" w:eastAsia="Times New Roman" w:hAnsiTheme="majorBidi" w:cstheme="majorBidi"/>
            <w:lang w:val="en-GB"/>
          </w:rPr>
          <w:t xml:space="preserve">been made </w:t>
        </w:r>
      </w:ins>
      <w:r w:rsidRPr="00F31509">
        <w:rPr>
          <w:rFonts w:asciiTheme="majorBidi" w:eastAsia="Times New Roman" w:hAnsiTheme="majorBidi" w:cstheme="majorBidi"/>
          <w:lang w:val="en-GB"/>
        </w:rPr>
        <w:t>(</w:t>
      </w:r>
      <w:r w:rsidR="00E24798">
        <w:fldChar w:fldCharType="begin"/>
      </w:r>
      <w:r w:rsidR="00E24798">
        <w:instrText xml:space="preserve"> REF _Ref428185864 \h  \* MERGEFORMAT </w:instrText>
      </w:r>
      <w:r w:rsidR="00E24798">
        <w:fldChar w:fldCharType="separate"/>
      </w:r>
      <w:ins w:id="11816" w:author="Jane Shaw" w:date="2015-11-01T20:53:00Z">
        <w:r w:rsidR="00311179" w:rsidRPr="00311179">
          <w:rPr>
            <w:rFonts w:asciiTheme="majorBidi" w:eastAsia="Times New Roman" w:hAnsiTheme="majorBidi" w:cstheme="majorBidi"/>
            <w:lang w:val="en-GB"/>
            <w:rPrChange w:id="1181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1818" w:author="Jane Shaw" w:date="2015-11-01T20:53:00Z">
              <w:rPr>
                <w:rFonts w:asciiTheme="majorBidi" w:hAnsiTheme="majorBidi" w:cstheme="majorBidi"/>
                <w:noProof/>
                <w:lang w:val="en-GB"/>
              </w:rPr>
            </w:rPrChange>
          </w:rPr>
          <w:t>22</w:t>
        </w:r>
      </w:ins>
      <w:del w:id="1181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22</w:delText>
        </w:r>
      </w:del>
      <w:r w:rsidR="00E24798">
        <w:fldChar w:fldCharType="end"/>
      </w:r>
      <w:r w:rsidRPr="00F31509">
        <w:rPr>
          <w:rFonts w:asciiTheme="majorBidi" w:eastAsia="Times New Roman" w:hAnsiTheme="majorBidi" w:cstheme="majorBidi"/>
          <w:lang w:val="en-GB"/>
        </w:rPr>
        <w:t>).</w:t>
      </w:r>
    </w:p>
    <w:p w14:paraId="740F635F" w14:textId="77777777" w:rsidR="004F65E4" w:rsidRPr="00F31509" w:rsidRDefault="004F65E4" w:rsidP="004F65E4">
      <w:pPr>
        <w:pStyle w:val="Didascalia"/>
        <w:keepNext/>
        <w:jc w:val="both"/>
        <w:rPr>
          <w:rFonts w:asciiTheme="majorBidi" w:hAnsiTheme="majorBidi" w:cstheme="majorBidi"/>
          <w:lang w:val="en-GB"/>
        </w:rPr>
      </w:pPr>
      <w:bookmarkStart w:id="11820" w:name="_Ref428185864"/>
      <w:bookmarkStart w:id="11821" w:name="_Toc42842356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22</w:t>
      </w:r>
      <w:r w:rsidR="003D789C" w:rsidRPr="00F31509">
        <w:rPr>
          <w:rFonts w:asciiTheme="majorBidi" w:hAnsiTheme="majorBidi" w:cstheme="majorBidi"/>
          <w:lang w:val="en-GB"/>
        </w:rPr>
        <w:fldChar w:fldCharType="end"/>
      </w:r>
      <w:bookmarkEnd w:id="11820"/>
      <w:r w:rsidRPr="00F31509">
        <w:rPr>
          <w:rFonts w:asciiTheme="majorBidi" w:hAnsiTheme="majorBidi" w:cstheme="majorBidi"/>
          <w:lang w:val="en-GB"/>
        </w:rPr>
        <w:t>: Wheat SUA table after the first standardization steps</w:t>
      </w:r>
      <w:bookmarkEnd w:id="11821"/>
    </w:p>
    <w:tbl>
      <w:tblPr>
        <w:tblStyle w:val="Tabellaclassica1"/>
        <w:tblW w:w="5000" w:type="pct"/>
        <w:tblLook w:val="04A0" w:firstRow="1" w:lastRow="0" w:firstColumn="1" w:lastColumn="0" w:noHBand="0" w:noVBand="1"/>
      </w:tblPr>
      <w:tblGrid>
        <w:gridCol w:w="782"/>
        <w:gridCol w:w="896"/>
        <w:gridCol w:w="781"/>
        <w:gridCol w:w="825"/>
        <w:gridCol w:w="860"/>
        <w:gridCol w:w="520"/>
        <w:gridCol w:w="1061"/>
        <w:gridCol w:w="721"/>
        <w:gridCol w:w="715"/>
        <w:gridCol w:w="666"/>
        <w:gridCol w:w="792"/>
        <w:gridCol w:w="623"/>
      </w:tblGrid>
      <w:tr w:rsidR="004F65E4" w:rsidRPr="00F31509" w14:paraId="0AE57BB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0D641DC3" w14:textId="77777777" w:rsidR="004F65E4" w:rsidRPr="00320660" w:rsidRDefault="004F65E4" w:rsidP="004F65E4">
            <w:pPr>
              <w:pStyle w:val="Compact"/>
              <w:keepNext/>
              <w:jc w:val="both"/>
              <w:rPr>
                <w:rFonts w:asciiTheme="majorBidi" w:hAnsiTheme="majorBidi" w:cstheme="majorBidi"/>
                <w:b/>
                <w:i w:val="0"/>
                <w:sz w:val="14"/>
                <w:szCs w:val="16"/>
                <w:lang w:val="en-GB"/>
                <w:rPrChange w:id="11822"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23" w:author="Jane Shaw" w:date="2015-10-28T18:59:00Z">
                  <w:rPr>
                    <w:rFonts w:asciiTheme="majorBidi" w:hAnsiTheme="majorBidi" w:cstheme="majorBidi"/>
                    <w:sz w:val="14"/>
                    <w:szCs w:val="16"/>
                    <w:lang w:val="en-GB"/>
                  </w:rPr>
                </w:rPrChange>
              </w:rPr>
              <w:t>Name</w:t>
            </w:r>
          </w:p>
        </w:tc>
        <w:tc>
          <w:tcPr>
            <w:tcW w:w="0" w:type="auto"/>
          </w:tcPr>
          <w:p w14:paraId="54D68B32" w14:textId="77777777" w:rsidR="004F65E4" w:rsidRPr="00320660" w:rsidRDefault="004F65E4" w:rsidP="00BA0107">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24"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25" w:author="Jane Shaw" w:date="2015-10-28T18:59:00Z">
                  <w:rPr>
                    <w:rFonts w:asciiTheme="majorBidi" w:hAnsiTheme="majorBidi" w:cstheme="majorBidi"/>
                    <w:sz w:val="14"/>
                    <w:szCs w:val="16"/>
                    <w:lang w:val="en-GB"/>
                  </w:rPr>
                </w:rPrChange>
              </w:rPr>
              <w:t>Production</w:t>
            </w:r>
          </w:p>
        </w:tc>
        <w:tc>
          <w:tcPr>
            <w:tcW w:w="0" w:type="auto"/>
          </w:tcPr>
          <w:p w14:paraId="45A6D056"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26"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27" w:author="Jane Shaw" w:date="2015-10-28T18:59:00Z">
                  <w:rPr>
                    <w:rFonts w:asciiTheme="majorBidi" w:hAnsiTheme="majorBidi" w:cstheme="majorBidi"/>
                    <w:sz w:val="14"/>
                    <w:szCs w:val="16"/>
                    <w:lang w:val="en-GB"/>
                  </w:rPr>
                </w:rPrChange>
              </w:rPr>
              <w:t>Imports</w:t>
            </w:r>
          </w:p>
        </w:tc>
        <w:tc>
          <w:tcPr>
            <w:tcW w:w="0" w:type="auto"/>
          </w:tcPr>
          <w:p w14:paraId="2B933E8C"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28"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29" w:author="Jane Shaw" w:date="2015-10-28T18:59:00Z">
                  <w:rPr>
                    <w:rFonts w:asciiTheme="majorBidi" w:hAnsiTheme="majorBidi" w:cstheme="majorBidi"/>
                    <w:sz w:val="14"/>
                    <w:szCs w:val="16"/>
                    <w:lang w:val="en-GB"/>
                  </w:rPr>
                </w:rPrChange>
              </w:rPr>
              <w:t>Exports</w:t>
            </w:r>
          </w:p>
        </w:tc>
        <w:tc>
          <w:tcPr>
            <w:tcW w:w="0" w:type="auto"/>
          </w:tcPr>
          <w:p w14:paraId="4AD34964" w14:textId="2369AE68"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30"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31" w:author="Jane Shaw" w:date="2015-10-28T18:59:00Z">
                  <w:rPr>
                    <w:rFonts w:asciiTheme="majorBidi" w:hAnsiTheme="majorBidi" w:cstheme="majorBidi"/>
                    <w:sz w:val="14"/>
                    <w:szCs w:val="16"/>
                    <w:lang w:val="en-GB"/>
                  </w:rPr>
                </w:rPrChange>
              </w:rPr>
              <w:t xml:space="preserve">Stock </w:t>
            </w:r>
            <w:r w:rsidR="00320660" w:rsidRPr="00320660">
              <w:rPr>
                <w:rFonts w:asciiTheme="majorBidi" w:hAnsiTheme="majorBidi" w:cstheme="majorBidi"/>
                <w:b/>
                <w:i w:val="0"/>
                <w:sz w:val="14"/>
                <w:szCs w:val="16"/>
                <w:lang w:val="en-GB"/>
              </w:rPr>
              <w:t>change</w:t>
            </w:r>
          </w:p>
        </w:tc>
        <w:tc>
          <w:tcPr>
            <w:tcW w:w="0" w:type="auto"/>
          </w:tcPr>
          <w:p w14:paraId="26B35493"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32"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33" w:author="Jane Shaw" w:date="2015-10-28T18:59:00Z">
                  <w:rPr>
                    <w:rFonts w:asciiTheme="majorBidi" w:hAnsiTheme="majorBidi" w:cstheme="majorBidi"/>
                    <w:sz w:val="14"/>
                    <w:szCs w:val="16"/>
                    <w:lang w:val="en-GB"/>
                  </w:rPr>
                </w:rPrChange>
              </w:rPr>
              <w:t>Food</w:t>
            </w:r>
          </w:p>
        </w:tc>
        <w:tc>
          <w:tcPr>
            <w:tcW w:w="0" w:type="auto"/>
          </w:tcPr>
          <w:p w14:paraId="48C05DAC" w14:textId="5485E8B8"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34"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35" w:author="Jane Shaw" w:date="2015-10-28T18:59:00Z">
                  <w:rPr>
                    <w:rFonts w:asciiTheme="majorBidi" w:hAnsiTheme="majorBidi" w:cstheme="majorBidi"/>
                    <w:sz w:val="14"/>
                    <w:szCs w:val="16"/>
                    <w:lang w:val="en-GB"/>
                  </w:rPr>
                </w:rPrChange>
              </w:rPr>
              <w:t xml:space="preserve">Food </w:t>
            </w:r>
            <w:r w:rsidR="00320660" w:rsidRPr="00320660">
              <w:rPr>
                <w:rFonts w:asciiTheme="majorBidi" w:hAnsiTheme="majorBidi" w:cstheme="majorBidi"/>
                <w:b/>
                <w:i w:val="0"/>
                <w:sz w:val="14"/>
                <w:szCs w:val="16"/>
                <w:lang w:val="en-GB"/>
              </w:rPr>
              <w:t>processing</w:t>
            </w:r>
          </w:p>
        </w:tc>
        <w:tc>
          <w:tcPr>
            <w:tcW w:w="0" w:type="auto"/>
          </w:tcPr>
          <w:p w14:paraId="16D67A43"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36"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37" w:author="Jane Shaw" w:date="2015-10-28T18:59:00Z">
                  <w:rPr>
                    <w:rFonts w:asciiTheme="majorBidi" w:hAnsiTheme="majorBidi" w:cstheme="majorBidi"/>
                    <w:sz w:val="14"/>
                    <w:szCs w:val="16"/>
                    <w:lang w:val="en-GB"/>
                  </w:rPr>
                </w:rPrChange>
              </w:rPr>
              <w:t>Feed</w:t>
            </w:r>
          </w:p>
        </w:tc>
        <w:tc>
          <w:tcPr>
            <w:tcW w:w="0" w:type="auto"/>
          </w:tcPr>
          <w:p w14:paraId="3D1D0999"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38"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39" w:author="Jane Shaw" w:date="2015-10-28T18:59:00Z">
                  <w:rPr>
                    <w:rFonts w:asciiTheme="majorBidi" w:hAnsiTheme="majorBidi" w:cstheme="majorBidi"/>
                    <w:sz w:val="14"/>
                    <w:szCs w:val="16"/>
                    <w:lang w:val="en-GB"/>
                  </w:rPr>
                </w:rPrChange>
              </w:rPr>
              <w:t>Seed</w:t>
            </w:r>
          </w:p>
        </w:tc>
        <w:tc>
          <w:tcPr>
            <w:tcW w:w="0" w:type="auto"/>
          </w:tcPr>
          <w:p w14:paraId="1E060156"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40"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41" w:author="Jane Shaw" w:date="2015-10-28T18:59:00Z">
                  <w:rPr>
                    <w:rFonts w:asciiTheme="majorBidi" w:hAnsiTheme="majorBidi" w:cstheme="majorBidi"/>
                    <w:sz w:val="14"/>
                    <w:szCs w:val="16"/>
                    <w:lang w:val="en-GB"/>
                  </w:rPr>
                </w:rPrChange>
              </w:rPr>
              <w:t>Tourist</w:t>
            </w:r>
          </w:p>
        </w:tc>
        <w:tc>
          <w:tcPr>
            <w:tcW w:w="0" w:type="auto"/>
          </w:tcPr>
          <w:p w14:paraId="676DF00B"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42"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43" w:author="Jane Shaw" w:date="2015-10-28T18:59:00Z">
                  <w:rPr>
                    <w:rFonts w:asciiTheme="majorBidi" w:hAnsiTheme="majorBidi" w:cstheme="majorBidi"/>
                    <w:sz w:val="14"/>
                    <w:szCs w:val="16"/>
                    <w:lang w:val="en-GB"/>
                  </w:rPr>
                </w:rPrChange>
              </w:rPr>
              <w:t>Industrial</w:t>
            </w:r>
          </w:p>
        </w:tc>
        <w:tc>
          <w:tcPr>
            <w:tcW w:w="0" w:type="auto"/>
          </w:tcPr>
          <w:p w14:paraId="7F9ED1D9" w14:textId="77777777" w:rsidR="004F65E4" w:rsidRPr="00320660"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1844" w:author="Jane Shaw" w:date="2015-10-28T18:59:00Z">
                  <w:rPr>
                    <w:rFonts w:asciiTheme="majorBidi" w:hAnsiTheme="majorBidi" w:cstheme="majorBidi"/>
                    <w:i w:val="0"/>
                    <w:iCs w:val="0"/>
                    <w:sz w:val="14"/>
                    <w:szCs w:val="16"/>
                    <w:lang w:val="en-GB"/>
                  </w:rPr>
                </w:rPrChange>
              </w:rPr>
            </w:pPr>
            <w:r w:rsidRPr="00320660">
              <w:rPr>
                <w:rFonts w:asciiTheme="majorBidi" w:hAnsiTheme="majorBidi" w:cstheme="majorBidi"/>
                <w:b/>
                <w:sz w:val="14"/>
                <w:szCs w:val="16"/>
                <w:lang w:val="en-GB"/>
                <w:rPrChange w:id="11845" w:author="Jane Shaw" w:date="2015-10-28T18:59:00Z">
                  <w:rPr>
                    <w:rFonts w:asciiTheme="majorBidi" w:hAnsiTheme="majorBidi" w:cstheme="majorBidi"/>
                    <w:sz w:val="14"/>
                    <w:szCs w:val="16"/>
                    <w:lang w:val="en-GB"/>
                  </w:rPr>
                </w:rPrChange>
              </w:rPr>
              <w:t>Loss</w:t>
            </w:r>
          </w:p>
        </w:tc>
      </w:tr>
      <w:tr w:rsidR="004F65E4" w:rsidRPr="00F31509" w14:paraId="2A97E1D1"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0C76443"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1C5E16D7" w14:textId="6DFAF81C"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w:t>
            </w:r>
            <w:del w:id="11846" w:author="Jane Shaw" w:date="2015-10-28T18:59:00Z">
              <w:r w:rsidRPr="00F31509" w:rsidDel="00320660">
                <w:rPr>
                  <w:rFonts w:asciiTheme="majorBidi" w:hAnsiTheme="majorBidi" w:cstheme="majorBidi"/>
                  <w:sz w:val="14"/>
                  <w:szCs w:val="16"/>
                  <w:lang w:val="en-GB"/>
                </w:rPr>
                <w:delText>,</w:delText>
              </w:r>
            </w:del>
            <w:ins w:id="1184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420</w:t>
            </w:r>
            <w:del w:id="11848" w:author="Jane Shaw" w:date="2015-10-28T18:59:00Z">
              <w:r w:rsidRPr="00F31509" w:rsidDel="00320660">
                <w:rPr>
                  <w:rFonts w:asciiTheme="majorBidi" w:hAnsiTheme="majorBidi" w:cstheme="majorBidi"/>
                  <w:sz w:val="14"/>
                  <w:szCs w:val="16"/>
                  <w:lang w:val="en-GB"/>
                </w:rPr>
                <w:delText>,</w:delText>
              </w:r>
            </w:del>
            <w:ins w:id="1184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609EE7EE" w14:textId="26A950B1"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w:t>
            </w:r>
            <w:del w:id="11850" w:author="Jane Shaw" w:date="2015-10-28T18:59:00Z">
              <w:r w:rsidRPr="00F31509" w:rsidDel="00320660">
                <w:rPr>
                  <w:rFonts w:asciiTheme="majorBidi" w:hAnsiTheme="majorBidi" w:cstheme="majorBidi"/>
                  <w:sz w:val="14"/>
                  <w:szCs w:val="16"/>
                  <w:lang w:val="en-GB"/>
                </w:rPr>
                <w:delText>,</w:delText>
              </w:r>
            </w:del>
            <w:ins w:id="1185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999</w:t>
            </w:r>
            <w:del w:id="11852" w:author="Jane Shaw" w:date="2015-10-28T18:59:00Z">
              <w:r w:rsidRPr="00F31509" w:rsidDel="00320660">
                <w:rPr>
                  <w:rFonts w:asciiTheme="majorBidi" w:hAnsiTheme="majorBidi" w:cstheme="majorBidi"/>
                  <w:sz w:val="14"/>
                  <w:szCs w:val="16"/>
                  <w:lang w:val="en-GB"/>
                </w:rPr>
                <w:delText>,</w:delText>
              </w:r>
            </w:del>
            <w:ins w:id="1185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100</w:t>
            </w:r>
          </w:p>
        </w:tc>
        <w:tc>
          <w:tcPr>
            <w:tcW w:w="0" w:type="auto"/>
          </w:tcPr>
          <w:p w14:paraId="4B348DA5" w14:textId="5B4C8A80"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w:t>
            </w:r>
            <w:del w:id="11854" w:author="Jane Shaw" w:date="2015-10-28T18:59:00Z">
              <w:r w:rsidRPr="00F31509" w:rsidDel="00320660">
                <w:rPr>
                  <w:rFonts w:asciiTheme="majorBidi" w:hAnsiTheme="majorBidi" w:cstheme="majorBidi"/>
                  <w:sz w:val="14"/>
                  <w:szCs w:val="16"/>
                  <w:lang w:val="en-GB"/>
                </w:rPr>
                <w:delText>,</w:delText>
              </w:r>
            </w:del>
            <w:ins w:id="11855"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790</w:t>
            </w:r>
            <w:del w:id="11856" w:author="Jane Shaw" w:date="2015-10-28T18:59:00Z">
              <w:r w:rsidRPr="00F31509" w:rsidDel="00320660">
                <w:rPr>
                  <w:rFonts w:asciiTheme="majorBidi" w:hAnsiTheme="majorBidi" w:cstheme="majorBidi"/>
                  <w:sz w:val="14"/>
                  <w:szCs w:val="16"/>
                  <w:lang w:val="en-GB"/>
                </w:rPr>
                <w:delText>,</w:delText>
              </w:r>
            </w:del>
            <w:ins w:id="1185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3A2ADA45" w14:textId="226A2E50"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w:t>
            </w:r>
            <w:del w:id="11858" w:author="Jane Shaw" w:date="2015-10-28T18:59:00Z">
              <w:r w:rsidRPr="00F31509" w:rsidDel="00320660">
                <w:rPr>
                  <w:rFonts w:asciiTheme="majorBidi" w:hAnsiTheme="majorBidi" w:cstheme="majorBidi"/>
                  <w:sz w:val="14"/>
                  <w:szCs w:val="16"/>
                  <w:lang w:val="en-GB"/>
                </w:rPr>
                <w:delText>,</w:delText>
              </w:r>
            </w:del>
            <w:ins w:id="1185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600</w:t>
            </w:r>
          </w:p>
        </w:tc>
        <w:tc>
          <w:tcPr>
            <w:tcW w:w="0" w:type="auto"/>
          </w:tcPr>
          <w:p w14:paraId="19044F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5597239" w14:textId="5AEEF263"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w:t>
            </w:r>
            <w:del w:id="11860" w:author="Jane Shaw" w:date="2015-10-28T18:59:00Z">
              <w:r w:rsidRPr="00F31509" w:rsidDel="00320660">
                <w:rPr>
                  <w:rFonts w:asciiTheme="majorBidi" w:hAnsiTheme="majorBidi" w:cstheme="majorBidi"/>
                  <w:sz w:val="14"/>
                  <w:szCs w:val="16"/>
                  <w:lang w:val="en-GB"/>
                </w:rPr>
                <w:delText>,</w:delText>
              </w:r>
            </w:del>
            <w:ins w:id="1186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720</w:t>
            </w:r>
            <w:del w:id="11862" w:author="Jane Shaw" w:date="2015-10-28T18:59:00Z">
              <w:r w:rsidRPr="00F31509" w:rsidDel="00320660">
                <w:rPr>
                  <w:rFonts w:asciiTheme="majorBidi" w:hAnsiTheme="majorBidi" w:cstheme="majorBidi"/>
                  <w:sz w:val="14"/>
                  <w:szCs w:val="16"/>
                  <w:lang w:val="en-GB"/>
                </w:rPr>
                <w:delText>,</w:delText>
              </w:r>
            </w:del>
            <w:ins w:id="1186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637FE001" w14:textId="6DB67748"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w:t>
            </w:r>
            <w:del w:id="11864" w:author="Jane Shaw" w:date="2015-10-28T18:59:00Z">
              <w:r w:rsidRPr="00F31509" w:rsidDel="00320660">
                <w:rPr>
                  <w:rFonts w:asciiTheme="majorBidi" w:hAnsiTheme="majorBidi" w:cstheme="majorBidi"/>
                  <w:sz w:val="14"/>
                  <w:szCs w:val="16"/>
                  <w:lang w:val="en-GB"/>
                </w:rPr>
                <w:delText>,</w:delText>
              </w:r>
            </w:del>
            <w:ins w:id="11865"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898</w:t>
            </w:r>
            <w:del w:id="11866" w:author="Jane Shaw" w:date="2015-10-28T18:59:00Z">
              <w:r w:rsidRPr="00F31509" w:rsidDel="00320660">
                <w:rPr>
                  <w:rFonts w:asciiTheme="majorBidi" w:hAnsiTheme="majorBidi" w:cstheme="majorBidi"/>
                  <w:sz w:val="14"/>
                  <w:szCs w:val="16"/>
                  <w:lang w:val="en-GB"/>
                </w:rPr>
                <w:delText>,</w:delText>
              </w:r>
            </w:del>
            <w:ins w:id="1186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3BC16466" w14:textId="1916A301"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w:t>
            </w:r>
            <w:del w:id="11868" w:author="Jane Shaw" w:date="2015-10-28T18:59:00Z">
              <w:r w:rsidRPr="00F31509" w:rsidDel="00320660">
                <w:rPr>
                  <w:rFonts w:asciiTheme="majorBidi" w:hAnsiTheme="majorBidi" w:cstheme="majorBidi"/>
                  <w:sz w:val="14"/>
                  <w:szCs w:val="16"/>
                  <w:lang w:val="en-GB"/>
                </w:rPr>
                <w:delText>,</w:delText>
              </w:r>
            </w:del>
            <w:ins w:id="1186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904</w:t>
            </w:r>
            <w:del w:id="11870" w:author="Jane Shaw" w:date="2015-10-28T18:59:00Z">
              <w:r w:rsidRPr="00F31509" w:rsidDel="00320660">
                <w:rPr>
                  <w:rFonts w:asciiTheme="majorBidi" w:hAnsiTheme="majorBidi" w:cstheme="majorBidi"/>
                  <w:sz w:val="14"/>
                  <w:szCs w:val="16"/>
                  <w:lang w:val="en-GB"/>
                </w:rPr>
                <w:delText>,</w:delText>
              </w:r>
            </w:del>
            <w:ins w:id="1187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200</w:t>
            </w:r>
          </w:p>
        </w:tc>
        <w:tc>
          <w:tcPr>
            <w:tcW w:w="0" w:type="auto"/>
          </w:tcPr>
          <w:p w14:paraId="05357553" w14:textId="14782C5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w:t>
            </w:r>
            <w:del w:id="11872" w:author="Jane Shaw" w:date="2015-10-28T18:59:00Z">
              <w:r w:rsidRPr="00F31509" w:rsidDel="00320660">
                <w:rPr>
                  <w:rFonts w:asciiTheme="majorBidi" w:hAnsiTheme="majorBidi" w:cstheme="majorBidi"/>
                  <w:sz w:val="14"/>
                  <w:szCs w:val="16"/>
                  <w:lang w:val="en-GB"/>
                </w:rPr>
                <w:delText>,</w:delText>
              </w:r>
            </w:del>
            <w:ins w:id="1187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800</w:t>
            </w:r>
          </w:p>
        </w:tc>
        <w:tc>
          <w:tcPr>
            <w:tcW w:w="0" w:type="auto"/>
          </w:tcPr>
          <w:p w14:paraId="6EE2A39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7AA47F9" w14:textId="6149CA50"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w:t>
            </w:r>
            <w:del w:id="11874" w:author="Jane Shaw" w:date="2015-10-28T18:59:00Z">
              <w:r w:rsidRPr="00F31509" w:rsidDel="00320660">
                <w:rPr>
                  <w:rFonts w:asciiTheme="majorBidi" w:hAnsiTheme="majorBidi" w:cstheme="majorBidi"/>
                  <w:sz w:val="14"/>
                  <w:szCs w:val="16"/>
                  <w:lang w:val="en-GB"/>
                </w:rPr>
                <w:delText>,</w:delText>
              </w:r>
            </w:del>
            <w:ins w:id="11875"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r>
      <w:tr w:rsidR="004F65E4" w:rsidRPr="00F31509" w14:paraId="60B61A9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FBED7E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776DB5F8" w14:textId="3949823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w:t>
            </w:r>
            <w:del w:id="11876" w:author="Jane Shaw" w:date="2015-10-28T18:59:00Z">
              <w:r w:rsidRPr="00F31509" w:rsidDel="00320660">
                <w:rPr>
                  <w:rFonts w:asciiTheme="majorBidi" w:hAnsiTheme="majorBidi" w:cstheme="majorBidi"/>
                  <w:sz w:val="14"/>
                  <w:szCs w:val="16"/>
                  <w:lang w:val="en-GB"/>
                </w:rPr>
                <w:delText>,</w:delText>
              </w:r>
            </w:del>
            <w:ins w:id="1187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650</w:t>
            </w:r>
            <w:del w:id="11878" w:author="Jane Shaw" w:date="2015-10-28T18:59:00Z">
              <w:r w:rsidRPr="00F31509" w:rsidDel="00320660">
                <w:rPr>
                  <w:rFonts w:asciiTheme="majorBidi" w:hAnsiTheme="majorBidi" w:cstheme="majorBidi"/>
                  <w:sz w:val="14"/>
                  <w:szCs w:val="16"/>
                  <w:lang w:val="en-GB"/>
                </w:rPr>
                <w:delText>,</w:delText>
              </w:r>
            </w:del>
            <w:ins w:id="1187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46EAF15D" w14:textId="54154FA5"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w:t>
            </w:r>
            <w:del w:id="11880" w:author="Jane Shaw" w:date="2015-10-28T18:59:00Z">
              <w:r w:rsidRPr="00F31509" w:rsidDel="00320660">
                <w:rPr>
                  <w:rFonts w:asciiTheme="majorBidi" w:hAnsiTheme="majorBidi" w:cstheme="majorBidi"/>
                  <w:sz w:val="14"/>
                  <w:szCs w:val="16"/>
                  <w:lang w:val="en-GB"/>
                </w:rPr>
                <w:delText>,</w:delText>
              </w:r>
            </w:del>
            <w:ins w:id="1188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3E3A69CE" w14:textId="509D5AB6"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w:t>
            </w:r>
            <w:del w:id="11882" w:author="Jane Shaw" w:date="2015-10-28T18:59:00Z">
              <w:r w:rsidRPr="00F31509" w:rsidDel="00320660">
                <w:rPr>
                  <w:rFonts w:asciiTheme="majorBidi" w:hAnsiTheme="majorBidi" w:cstheme="majorBidi"/>
                  <w:sz w:val="14"/>
                  <w:szCs w:val="16"/>
                  <w:lang w:val="en-GB"/>
                </w:rPr>
                <w:delText>,</w:delText>
              </w:r>
            </w:del>
            <w:ins w:id="1188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800</w:t>
            </w:r>
          </w:p>
        </w:tc>
        <w:tc>
          <w:tcPr>
            <w:tcW w:w="0" w:type="auto"/>
          </w:tcPr>
          <w:p w14:paraId="61F9E8B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B60948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32E20A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BA6C5C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7FE8F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BC7A56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52194D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4580B4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5F44FAA"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52693E8"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7404F396" w14:textId="3FADD5EE"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397</w:t>
            </w:r>
            <w:del w:id="11884" w:author="Jane Shaw" w:date="2015-10-28T18:59:00Z">
              <w:r w:rsidRPr="00F31509" w:rsidDel="00320660">
                <w:rPr>
                  <w:rFonts w:asciiTheme="majorBidi" w:hAnsiTheme="majorBidi" w:cstheme="majorBidi"/>
                  <w:b/>
                  <w:sz w:val="14"/>
                  <w:szCs w:val="16"/>
                  <w:lang w:val="en-GB"/>
                </w:rPr>
                <w:delText>,</w:delText>
              </w:r>
            </w:del>
            <w:ins w:id="11885" w:author="Jane Shaw" w:date="2015-10-28T18:59:00Z">
              <w:r w:rsidR="00320660">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100</w:t>
            </w:r>
          </w:p>
        </w:tc>
        <w:tc>
          <w:tcPr>
            <w:tcW w:w="0" w:type="auto"/>
          </w:tcPr>
          <w:p w14:paraId="7D01A631" w14:textId="0AF4CED3"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w:t>
            </w:r>
            <w:del w:id="11886" w:author="Jane Shaw" w:date="2015-10-28T18:59:00Z">
              <w:r w:rsidRPr="00F31509" w:rsidDel="00320660">
                <w:rPr>
                  <w:rFonts w:asciiTheme="majorBidi" w:hAnsiTheme="majorBidi" w:cstheme="majorBidi"/>
                  <w:sz w:val="14"/>
                  <w:szCs w:val="16"/>
                  <w:lang w:val="en-GB"/>
                </w:rPr>
                <w:delText>,</w:delText>
              </w:r>
            </w:del>
            <w:ins w:id="1188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4351AACC" w14:textId="6CAF3371"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w:t>
            </w:r>
            <w:del w:id="11888" w:author="Jane Shaw" w:date="2015-10-28T18:59:00Z">
              <w:r w:rsidRPr="00F31509" w:rsidDel="00320660">
                <w:rPr>
                  <w:rFonts w:asciiTheme="majorBidi" w:hAnsiTheme="majorBidi" w:cstheme="majorBidi"/>
                  <w:sz w:val="14"/>
                  <w:szCs w:val="16"/>
                  <w:lang w:val="en-GB"/>
                </w:rPr>
                <w:delText>,</w:delText>
              </w:r>
            </w:del>
            <w:ins w:id="1188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2F123DD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9DAF98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0A3B87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3E9645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BBAF14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DC85B3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A5FF59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E5D8CE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D4F3BAF"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8A1185B"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17302E9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2E78B817" w14:textId="18555822"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w:t>
            </w:r>
            <w:del w:id="11890" w:author="Jane Shaw" w:date="2015-10-28T18:59:00Z">
              <w:r w:rsidRPr="00F31509" w:rsidDel="00320660">
                <w:rPr>
                  <w:rFonts w:asciiTheme="majorBidi" w:hAnsiTheme="majorBidi" w:cstheme="majorBidi"/>
                  <w:sz w:val="14"/>
                  <w:szCs w:val="16"/>
                  <w:lang w:val="en-GB"/>
                </w:rPr>
                <w:delText>,</w:delText>
              </w:r>
            </w:del>
            <w:ins w:id="1189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683B24A4" w14:textId="1D22E15A"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w:t>
            </w:r>
            <w:del w:id="11892" w:author="Jane Shaw" w:date="2015-10-28T18:59:00Z">
              <w:r w:rsidRPr="00F31509" w:rsidDel="00320660">
                <w:rPr>
                  <w:rFonts w:asciiTheme="majorBidi" w:hAnsiTheme="majorBidi" w:cstheme="majorBidi"/>
                  <w:sz w:val="14"/>
                  <w:szCs w:val="16"/>
                  <w:lang w:val="en-GB"/>
                </w:rPr>
                <w:delText>,</w:delText>
              </w:r>
            </w:del>
            <w:ins w:id="1189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c>
          <w:tcPr>
            <w:tcW w:w="0" w:type="auto"/>
          </w:tcPr>
          <w:p w14:paraId="3FF9A30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6F15D7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49BE1C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B3205B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912C0B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F78B2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453A1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7561AC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27AEBF7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3B1832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0C01ACE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37525702" w14:textId="5E2BFABB"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w:t>
            </w:r>
            <w:del w:id="11894" w:author="Jane Shaw" w:date="2015-10-28T18:59:00Z">
              <w:r w:rsidRPr="00F31509" w:rsidDel="00320660">
                <w:rPr>
                  <w:rFonts w:asciiTheme="majorBidi" w:hAnsiTheme="majorBidi" w:cstheme="majorBidi"/>
                  <w:sz w:val="14"/>
                  <w:szCs w:val="16"/>
                  <w:lang w:val="en-GB"/>
                </w:rPr>
                <w:delText>,</w:delText>
              </w:r>
            </w:del>
            <w:ins w:id="11895"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6CE0B9B2" w14:textId="583ECB3F"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w:t>
            </w:r>
            <w:del w:id="11896" w:author="Jane Shaw" w:date="2015-10-28T18:59:00Z">
              <w:r w:rsidRPr="00F31509" w:rsidDel="00320660">
                <w:rPr>
                  <w:rFonts w:asciiTheme="majorBidi" w:hAnsiTheme="majorBidi" w:cstheme="majorBidi"/>
                  <w:sz w:val="14"/>
                  <w:szCs w:val="16"/>
                  <w:lang w:val="en-GB"/>
                </w:rPr>
                <w:delText>,</w:delText>
              </w:r>
            </w:del>
            <w:ins w:id="1189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0440D6E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682264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0A0346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AA1C13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6A7E83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27EC68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494234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621A57F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E6B2978"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5F4B676"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4808B278" w14:textId="5E8BF229"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w:t>
            </w:r>
            <w:del w:id="11898" w:author="Jane Shaw" w:date="2015-10-28T18:59:00Z">
              <w:r w:rsidRPr="00F31509" w:rsidDel="00320660">
                <w:rPr>
                  <w:rFonts w:asciiTheme="majorBidi" w:hAnsiTheme="majorBidi" w:cstheme="majorBidi"/>
                  <w:sz w:val="14"/>
                  <w:szCs w:val="16"/>
                  <w:lang w:val="en-GB"/>
                </w:rPr>
                <w:delText>,</w:delText>
              </w:r>
            </w:del>
            <w:ins w:id="1189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699</w:t>
            </w:r>
            <w:del w:id="11900" w:author="Jane Shaw" w:date="2015-10-28T18:59:00Z">
              <w:r w:rsidRPr="00F31509" w:rsidDel="00320660">
                <w:rPr>
                  <w:rFonts w:asciiTheme="majorBidi" w:hAnsiTheme="majorBidi" w:cstheme="majorBidi"/>
                  <w:sz w:val="14"/>
                  <w:szCs w:val="16"/>
                  <w:lang w:val="en-GB"/>
                </w:rPr>
                <w:delText>,</w:delText>
              </w:r>
            </w:del>
            <w:ins w:id="1190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c>
          <w:tcPr>
            <w:tcW w:w="0" w:type="auto"/>
          </w:tcPr>
          <w:p w14:paraId="10B38B20" w14:textId="39D5E97C"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w:t>
            </w:r>
            <w:del w:id="11902" w:author="Jane Shaw" w:date="2015-10-28T18:59:00Z">
              <w:r w:rsidRPr="00F31509" w:rsidDel="00320660">
                <w:rPr>
                  <w:rFonts w:asciiTheme="majorBidi" w:hAnsiTheme="majorBidi" w:cstheme="majorBidi"/>
                  <w:sz w:val="14"/>
                  <w:szCs w:val="16"/>
                  <w:lang w:val="en-GB"/>
                </w:rPr>
                <w:delText>,</w:delText>
              </w:r>
            </w:del>
            <w:ins w:id="11903"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52ED02D2" w14:textId="4A9F3764"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w:t>
            </w:r>
            <w:del w:id="11904" w:author="Jane Shaw" w:date="2015-10-28T18:59:00Z">
              <w:r w:rsidRPr="00F31509" w:rsidDel="00320660">
                <w:rPr>
                  <w:rFonts w:asciiTheme="majorBidi" w:hAnsiTheme="majorBidi" w:cstheme="majorBidi"/>
                  <w:sz w:val="14"/>
                  <w:szCs w:val="16"/>
                  <w:lang w:val="en-GB"/>
                </w:rPr>
                <w:delText>,</w:delText>
              </w:r>
            </w:del>
            <w:ins w:id="11905"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343</w:t>
            </w:r>
            <w:del w:id="11906" w:author="Jane Shaw" w:date="2015-10-28T18:59:00Z">
              <w:r w:rsidRPr="00F31509" w:rsidDel="00320660">
                <w:rPr>
                  <w:rFonts w:asciiTheme="majorBidi" w:hAnsiTheme="majorBidi" w:cstheme="majorBidi"/>
                  <w:sz w:val="14"/>
                  <w:szCs w:val="16"/>
                  <w:lang w:val="en-GB"/>
                </w:rPr>
                <w:delText>,</w:delText>
              </w:r>
            </w:del>
            <w:ins w:id="11907"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700</w:t>
            </w:r>
          </w:p>
        </w:tc>
        <w:tc>
          <w:tcPr>
            <w:tcW w:w="0" w:type="auto"/>
          </w:tcPr>
          <w:p w14:paraId="699214F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43B50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2883EE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0FE1382D" w14:textId="40635DDF"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w:t>
            </w:r>
            <w:del w:id="11908" w:author="Jane Shaw" w:date="2015-10-28T18:59:00Z">
              <w:r w:rsidRPr="00F31509" w:rsidDel="00320660">
                <w:rPr>
                  <w:rFonts w:asciiTheme="majorBidi" w:hAnsiTheme="majorBidi" w:cstheme="majorBidi"/>
                  <w:sz w:val="14"/>
                  <w:szCs w:val="16"/>
                  <w:lang w:val="en-GB"/>
                </w:rPr>
                <w:delText>,</w:delText>
              </w:r>
            </w:del>
            <w:ins w:id="11909"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614</w:t>
            </w:r>
            <w:del w:id="11910" w:author="Jane Shaw" w:date="2015-10-28T18:59:00Z">
              <w:r w:rsidRPr="00F31509" w:rsidDel="00320660">
                <w:rPr>
                  <w:rFonts w:asciiTheme="majorBidi" w:hAnsiTheme="majorBidi" w:cstheme="majorBidi"/>
                  <w:sz w:val="14"/>
                  <w:szCs w:val="16"/>
                  <w:lang w:val="en-GB"/>
                </w:rPr>
                <w:delText>,</w:delText>
              </w:r>
            </w:del>
            <w:ins w:id="11911" w:author="Jane Shaw" w:date="2015-10-28T18:59:00Z">
              <w:r w:rsidR="00320660">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4E34C2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90A428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9A699B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0763100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7022D8A0" w14:textId="77777777" w:rsidR="004F65E4" w:rsidRPr="00F31509" w:rsidRDefault="004F65E4" w:rsidP="004F65E4">
      <w:pPr>
        <w:jc w:val="both"/>
        <w:rPr>
          <w:rFonts w:asciiTheme="majorBidi" w:hAnsiTheme="majorBidi" w:cstheme="majorBidi"/>
          <w:lang w:val="en-GB"/>
        </w:rPr>
      </w:pPr>
    </w:p>
    <w:p w14:paraId="03DD7208" w14:textId="753A3CD3" w:rsidR="004F65E4" w:rsidRPr="00F31509" w:rsidRDefault="004F65E4" w:rsidP="004F65E4">
      <w:pPr>
        <w:jc w:val="both"/>
        <w:rPr>
          <w:rFonts w:asciiTheme="majorBidi" w:hAnsiTheme="majorBidi" w:cstheme="majorBidi"/>
          <w:lang w:val="en-GB"/>
        </w:rPr>
      </w:pPr>
      <w:del w:id="11912" w:author="Jane Shaw" w:date="2015-10-28T19:03:00Z">
        <w:r w:rsidRPr="00F31509" w:rsidDel="00320660">
          <w:rPr>
            <w:rFonts w:asciiTheme="majorBidi" w:eastAsia="Times New Roman" w:hAnsiTheme="majorBidi" w:cstheme="majorBidi"/>
            <w:lang w:val="en-GB"/>
          </w:rPr>
          <w:delText xml:space="preserve">Since </w:delText>
        </w:r>
      </w:del>
      <w:ins w:id="11913" w:author="Jane Shaw" w:date="2015-10-28T19:03:00Z">
        <w:r w:rsidR="00320660">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wheat starch is a </w:t>
      </w:r>
      <w:del w:id="11914" w:author="Jane Shaw" w:date="2015-10-28T19:03:00Z">
        <w:r w:rsidRPr="00F31509" w:rsidDel="00320660">
          <w:rPr>
            <w:rFonts w:asciiTheme="majorBidi" w:eastAsia="Times New Roman" w:hAnsiTheme="majorBidi" w:cstheme="majorBidi"/>
            <w:lang w:val="en-GB"/>
          </w:rPr>
          <w:delText xml:space="preserve">derived </w:delText>
        </w:r>
      </w:del>
      <w:r w:rsidRPr="00F31509">
        <w:rPr>
          <w:rFonts w:asciiTheme="majorBidi" w:eastAsia="Times New Roman" w:hAnsiTheme="majorBidi" w:cstheme="majorBidi"/>
          <w:lang w:val="en-GB"/>
        </w:rPr>
        <w:t xml:space="preserve">by-product </w:t>
      </w:r>
      <w:ins w:id="11915" w:author="Jane Shaw" w:date="2015-10-28T19:03:00Z">
        <w:r w:rsidR="00320660" w:rsidRPr="00F31509">
          <w:rPr>
            <w:rFonts w:asciiTheme="majorBidi" w:eastAsia="Times New Roman" w:hAnsiTheme="majorBidi" w:cstheme="majorBidi"/>
            <w:lang w:val="en-GB"/>
          </w:rPr>
          <w:t xml:space="preserve">derived </w:t>
        </w:r>
        <w:r w:rsidR="00320660">
          <w:rPr>
            <w:rFonts w:asciiTheme="majorBidi" w:eastAsia="Times New Roman" w:hAnsiTheme="majorBidi" w:cstheme="majorBidi"/>
            <w:lang w:val="en-GB"/>
          </w:rPr>
          <w:t xml:space="preserve">from </w:t>
        </w:r>
      </w:ins>
      <w:del w:id="11916" w:author="Jane Shaw" w:date="2015-10-28T19:03:00Z">
        <w:r w:rsidRPr="00F31509" w:rsidDel="00320660">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 xml:space="preserve">wheat flour (as is wheat bran), </w:t>
      </w:r>
      <w:del w:id="11917" w:author="Jane Shaw" w:date="2015-10-28T19:03:00Z">
        <w:r w:rsidRPr="00F31509" w:rsidDel="00320660">
          <w:rPr>
            <w:rFonts w:asciiTheme="majorBidi" w:eastAsia="Times New Roman" w:hAnsiTheme="majorBidi" w:cstheme="majorBidi"/>
            <w:lang w:val="en-GB"/>
          </w:rPr>
          <w:delText xml:space="preserve">we would </w:delText>
        </w:r>
      </w:del>
      <w:ins w:id="11918" w:author="Jane Shaw" w:date="2015-10-28T19:03:00Z">
        <w:r w:rsidR="00320660">
          <w:rPr>
            <w:rFonts w:asciiTheme="majorBidi" w:eastAsia="Times New Roman" w:hAnsiTheme="majorBidi" w:cstheme="majorBidi"/>
            <w:lang w:val="en-GB"/>
          </w:rPr>
          <w:t xml:space="preserve">it is </w:t>
        </w:r>
      </w:ins>
      <w:ins w:id="11919" w:author="Jane Shaw" w:date="2015-10-28T19:05:00Z">
        <w:r w:rsidR="00320660">
          <w:rPr>
            <w:rFonts w:asciiTheme="majorBidi" w:eastAsia="Times New Roman" w:hAnsiTheme="majorBidi" w:cstheme="majorBidi"/>
            <w:lang w:val="en-GB"/>
          </w:rPr>
          <w:t xml:space="preserve">often </w:t>
        </w:r>
      </w:ins>
      <w:del w:id="11920" w:author="Jane Shaw" w:date="2015-10-28T19:05:00Z">
        <w:r w:rsidRPr="00F31509" w:rsidDel="00320660">
          <w:rPr>
            <w:rFonts w:asciiTheme="majorBidi" w:eastAsia="Times New Roman" w:hAnsiTheme="majorBidi" w:cstheme="majorBidi"/>
            <w:lang w:val="en-GB"/>
          </w:rPr>
          <w:delText xml:space="preserve">first </w:delText>
        </w:r>
      </w:del>
      <w:del w:id="11921" w:author="Jane Shaw" w:date="2015-10-28T19:03:00Z">
        <w:r w:rsidRPr="00F31509" w:rsidDel="00320660">
          <w:rPr>
            <w:rFonts w:asciiTheme="majorBidi" w:eastAsia="Times New Roman" w:hAnsiTheme="majorBidi" w:cstheme="majorBidi"/>
            <w:lang w:val="en-GB"/>
          </w:rPr>
          <w:delText xml:space="preserve">need </w:delText>
        </w:r>
      </w:del>
      <w:ins w:id="11922" w:author="Jane Shaw" w:date="2015-10-28T19:03:00Z">
        <w:r w:rsidR="00320660">
          <w:rPr>
            <w:rFonts w:asciiTheme="majorBidi" w:eastAsia="Times New Roman" w:hAnsiTheme="majorBidi" w:cstheme="majorBidi"/>
            <w:lang w:val="en-GB"/>
          </w:rPr>
          <w:t xml:space="preserve">necessary </w:t>
        </w:r>
      </w:ins>
      <w:ins w:id="11923" w:author="Jane Shaw" w:date="2015-10-28T19:05:00Z">
        <w:r w:rsidR="00320660">
          <w:rPr>
            <w:rFonts w:asciiTheme="majorBidi" w:eastAsia="Times New Roman" w:hAnsiTheme="majorBidi" w:cstheme="majorBidi"/>
            <w:lang w:val="en-GB"/>
          </w:rPr>
          <w:t xml:space="preserve">first </w:t>
        </w:r>
      </w:ins>
      <w:r w:rsidRPr="00F31509">
        <w:rPr>
          <w:rFonts w:asciiTheme="majorBidi" w:eastAsia="Times New Roman" w:hAnsiTheme="majorBidi" w:cstheme="majorBidi"/>
          <w:lang w:val="en-GB"/>
        </w:rPr>
        <w:t xml:space="preserve">to ensure </w:t>
      </w:r>
      <w:ins w:id="11924" w:author="Jane Shaw" w:date="2015-10-28T19:04:00Z">
        <w:r w:rsidR="00320660">
          <w:rPr>
            <w:rFonts w:asciiTheme="majorBidi" w:eastAsia="Times New Roman" w:hAnsiTheme="majorBidi" w:cstheme="majorBidi"/>
            <w:lang w:val="en-GB"/>
          </w:rPr>
          <w:t xml:space="preserve">that </w:t>
        </w:r>
      </w:ins>
      <w:r w:rsidRPr="00F31509">
        <w:rPr>
          <w:rFonts w:asciiTheme="majorBidi" w:eastAsia="Times New Roman" w:hAnsiTheme="majorBidi" w:cstheme="majorBidi"/>
          <w:lang w:val="en-GB"/>
        </w:rPr>
        <w:t xml:space="preserve">the wheat flour </w:t>
      </w:r>
      <w:ins w:id="11925" w:author="Jane Shaw" w:date="2015-10-28T19:04:00Z">
        <w:r w:rsidR="00320660">
          <w:rPr>
            <w:rFonts w:asciiTheme="majorBidi" w:eastAsia="Times New Roman" w:hAnsiTheme="majorBidi" w:cstheme="majorBidi"/>
            <w:lang w:val="en-GB"/>
          </w:rPr>
          <w:t xml:space="preserve">in </w:t>
        </w:r>
      </w:ins>
      <w:del w:id="11926" w:author="Jane Shaw" w:date="2015-10-28T19:04:00Z">
        <w:r w:rsidRPr="00F31509" w:rsidDel="00320660">
          <w:rPr>
            <w:rFonts w:asciiTheme="majorBidi" w:eastAsia="Times New Roman" w:hAnsiTheme="majorBidi" w:cstheme="majorBidi"/>
            <w:lang w:val="en-GB"/>
          </w:rPr>
          <w:delText>"</w:delText>
        </w:r>
      </w:del>
      <w:r w:rsidR="00320660" w:rsidRPr="00F31509">
        <w:rPr>
          <w:rFonts w:asciiTheme="majorBidi" w:eastAsia="Times New Roman" w:hAnsiTheme="majorBidi" w:cstheme="majorBidi"/>
          <w:lang w:val="en-GB"/>
        </w:rPr>
        <w:t>food processing</w:t>
      </w:r>
      <w:del w:id="11927" w:author="Jane Shaw" w:date="2015-10-28T19:04:00Z">
        <w:r w:rsidRPr="00F31509" w:rsidDel="0032066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1928" w:author="Jane Shaw" w:date="2015-10-28T19:04:00Z">
        <w:r w:rsidRPr="00F31509" w:rsidDel="00320660">
          <w:rPr>
            <w:rFonts w:asciiTheme="majorBidi" w:eastAsia="Times New Roman" w:hAnsiTheme="majorBidi" w:cstheme="majorBidi"/>
            <w:lang w:val="en-GB"/>
          </w:rPr>
          <w:delText xml:space="preserve">can </w:delText>
        </w:r>
      </w:del>
      <w:r w:rsidRPr="00F31509">
        <w:rPr>
          <w:rFonts w:asciiTheme="majorBidi" w:eastAsia="Times New Roman" w:hAnsiTheme="majorBidi" w:cstheme="majorBidi"/>
          <w:lang w:val="en-GB"/>
        </w:rPr>
        <w:t>cover</w:t>
      </w:r>
      <w:ins w:id="11929" w:author="Jane Shaw" w:date="2015-10-28T19:04:00Z">
        <w:r w:rsidR="00320660">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any deficits of wheat starch. However, </w:t>
      </w:r>
      <w:ins w:id="11930" w:author="Jane Shaw" w:date="2015-10-28T19:06:00Z">
        <w:r w:rsidR="00320660">
          <w:rPr>
            <w:rFonts w:asciiTheme="majorBidi" w:eastAsia="Times New Roman" w:hAnsiTheme="majorBidi" w:cstheme="majorBidi"/>
            <w:lang w:val="en-GB"/>
          </w:rPr>
          <w:t xml:space="preserve">this is not the case in this example, </w:t>
        </w:r>
      </w:ins>
      <w:del w:id="11931" w:author="Jane Shaw" w:date="2015-10-28T19:04:00Z">
        <w:r w:rsidRPr="00F31509" w:rsidDel="00320660">
          <w:rPr>
            <w:rFonts w:asciiTheme="majorBidi" w:eastAsia="Times New Roman" w:hAnsiTheme="majorBidi" w:cstheme="majorBidi"/>
            <w:lang w:val="en-GB"/>
          </w:rPr>
          <w:delText xml:space="preserve">since </w:delText>
        </w:r>
      </w:del>
      <w:ins w:id="11932" w:author="Jane Shaw" w:date="2015-10-28T19:04:00Z">
        <w:r w:rsidR="00320660">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wheat starch imports</w:t>
      </w:r>
      <w:del w:id="11933" w:author="Jane Shaw" w:date="2015-10-28T19:04:00Z">
        <w:r w:rsidRPr="00F31509" w:rsidDel="0032066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1934" w:author="Jane Shaw" w:date="2015-10-28T19:04:00Z">
        <w:r w:rsidRPr="00F31509" w:rsidDel="00320660">
          <w:rPr>
            <w:rFonts w:asciiTheme="majorBidi" w:eastAsia="Times New Roman" w:hAnsiTheme="majorBidi" w:cstheme="majorBidi"/>
            <w:lang w:val="en-GB"/>
          </w:rPr>
          <w:delText xml:space="preserve">in this example, </w:delText>
        </w:r>
      </w:del>
      <w:r w:rsidRPr="00F31509">
        <w:rPr>
          <w:rFonts w:asciiTheme="majorBidi" w:eastAsia="Times New Roman" w:hAnsiTheme="majorBidi" w:cstheme="majorBidi"/>
          <w:lang w:val="en-GB"/>
        </w:rPr>
        <w:t>exceed exports</w:t>
      </w:r>
      <w:del w:id="11935" w:author="Jane Shaw" w:date="2015-10-28T19:05:00Z">
        <w:r w:rsidRPr="00F31509" w:rsidDel="00320660">
          <w:rPr>
            <w:rFonts w:asciiTheme="majorBidi" w:eastAsia="Times New Roman" w:hAnsiTheme="majorBidi" w:cstheme="majorBidi"/>
            <w:lang w:val="en-GB"/>
          </w:rPr>
          <w:delText>,</w:delText>
        </w:r>
      </w:del>
      <w:del w:id="11936" w:author="Jane Shaw" w:date="2015-10-28T19:06:00Z">
        <w:r w:rsidRPr="00F31509" w:rsidDel="00320660">
          <w:rPr>
            <w:rFonts w:asciiTheme="majorBidi" w:eastAsia="Times New Roman" w:hAnsiTheme="majorBidi" w:cstheme="majorBidi"/>
            <w:lang w:val="en-GB"/>
          </w:rPr>
          <w:delText xml:space="preserve"> we do not have to worry here about this requirement</w:delText>
        </w:r>
      </w:del>
      <w:r w:rsidRPr="00F31509">
        <w:rPr>
          <w:rFonts w:asciiTheme="majorBidi" w:eastAsia="Times New Roman" w:hAnsiTheme="majorBidi" w:cstheme="majorBidi"/>
          <w:lang w:val="en-GB"/>
        </w:rPr>
        <w:t xml:space="preserve">. </w:t>
      </w:r>
      <w:del w:id="11937" w:author="Jane Shaw" w:date="2015-10-28T19:06:00Z">
        <w:r w:rsidRPr="00F31509" w:rsidDel="00320660">
          <w:rPr>
            <w:rFonts w:asciiTheme="majorBidi" w:eastAsia="Times New Roman" w:hAnsiTheme="majorBidi" w:cstheme="majorBidi"/>
            <w:lang w:val="en-GB"/>
          </w:rPr>
          <w:delText xml:space="preserve">Therefore, we can now standardize </w:delText>
        </w:r>
      </w:del>
      <w:r w:rsidR="00320660" w:rsidRPr="00F31509">
        <w:rPr>
          <w:rFonts w:asciiTheme="majorBidi" w:eastAsia="Times New Roman" w:hAnsiTheme="majorBidi" w:cstheme="majorBidi"/>
          <w:lang w:val="en-GB"/>
        </w:rPr>
        <w:t xml:space="preserve">All </w:t>
      </w:r>
      <w:r w:rsidRPr="00F31509">
        <w:rPr>
          <w:rFonts w:asciiTheme="majorBidi" w:eastAsia="Times New Roman" w:hAnsiTheme="majorBidi" w:cstheme="majorBidi"/>
          <w:lang w:val="en-GB"/>
        </w:rPr>
        <w:t xml:space="preserve">the processed product quantities </w:t>
      </w:r>
      <w:ins w:id="11938" w:author="Jane Shaw" w:date="2015-10-28T19:06:00Z">
        <w:r w:rsidR="00320660">
          <w:rPr>
            <w:rFonts w:asciiTheme="majorBidi" w:eastAsia="Times New Roman" w:hAnsiTheme="majorBidi" w:cstheme="majorBidi"/>
            <w:lang w:val="en-GB"/>
          </w:rPr>
          <w:t xml:space="preserve">can now therefore be standardized </w:t>
        </w:r>
      </w:ins>
      <w:r w:rsidRPr="00F31509">
        <w:rPr>
          <w:rFonts w:asciiTheme="majorBidi" w:eastAsia="Times New Roman" w:hAnsiTheme="majorBidi" w:cstheme="majorBidi"/>
          <w:lang w:val="en-GB"/>
        </w:rPr>
        <w:t xml:space="preserve">back to the </w:t>
      </w:r>
      <w:del w:id="11939" w:author="Jane Shaw" w:date="2015-11-07T10:54:00Z">
        <w:r w:rsidRPr="00F31509" w:rsidDel="00AE7658">
          <w:rPr>
            <w:rFonts w:asciiTheme="majorBidi" w:eastAsia="Times New Roman" w:hAnsiTheme="majorBidi" w:cstheme="majorBidi"/>
            <w:lang w:val="en-GB"/>
          </w:rPr>
          <w:delText>"</w:delText>
        </w:r>
      </w:del>
      <w:r w:rsidR="00320660" w:rsidRPr="00F31509">
        <w:rPr>
          <w:rFonts w:asciiTheme="majorBidi" w:eastAsia="Times New Roman" w:hAnsiTheme="majorBidi" w:cstheme="majorBidi"/>
          <w:lang w:val="en-GB"/>
        </w:rPr>
        <w:t>food processing</w:t>
      </w:r>
      <w:del w:id="11940" w:author="Jane Shaw" w:date="2015-10-28T19:06:00Z">
        <w:r w:rsidRPr="00F31509" w:rsidDel="0032066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variable of wheat. The standardized quantities will, of course, be in </w:t>
      </w:r>
      <w:del w:id="11941" w:author="Jane Shaw" w:date="2015-10-28T19:07:00Z">
        <w:r w:rsidRPr="00F31509" w:rsidDel="00320660">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primary commodity (</w:t>
      </w:r>
      <w:del w:id="11942" w:author="Jane Shaw" w:date="2015-10-28T19:07:00Z">
        <w:r w:rsidRPr="00F31509" w:rsidDel="00320660">
          <w:rPr>
            <w:rFonts w:asciiTheme="majorBidi" w:eastAsia="Times New Roman" w:hAnsiTheme="majorBidi" w:cstheme="majorBidi"/>
            <w:lang w:val="en-GB"/>
          </w:rPr>
          <w:delText xml:space="preserve">in this case </w:delText>
        </w:r>
      </w:del>
      <w:r w:rsidRPr="00F31509">
        <w:rPr>
          <w:rFonts w:asciiTheme="majorBidi" w:eastAsia="Times New Roman" w:hAnsiTheme="majorBidi" w:cstheme="majorBidi"/>
          <w:lang w:val="en-GB"/>
        </w:rPr>
        <w:t>wheat) equivalents. For example, suppose that 100 tonnes of a primary commodity produces 50 tonnes of the processed product (a 50</w:t>
      </w:r>
      <w:del w:id="11943" w:author="Jane Shaw" w:date="2015-10-22T19:08:00Z">
        <w:r w:rsidRPr="00F31509" w:rsidDel="004414AA">
          <w:rPr>
            <w:rFonts w:asciiTheme="majorBidi" w:eastAsia="Times New Roman" w:hAnsiTheme="majorBidi" w:cstheme="majorBidi"/>
            <w:lang w:val="en-GB"/>
          </w:rPr>
          <w:delText>%</w:delText>
        </w:r>
      </w:del>
      <w:ins w:id="11944"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extraction rate)</w:t>
      </w:r>
      <w:ins w:id="11945" w:author="Jane Shaw" w:date="2015-10-28T19:07:00Z">
        <w:r w:rsidR="00320660">
          <w:rPr>
            <w:rFonts w:asciiTheme="majorBidi" w:eastAsia="Times New Roman" w:hAnsiTheme="majorBidi" w:cstheme="majorBidi"/>
            <w:lang w:val="en-GB"/>
          </w:rPr>
          <w:t>,</w:t>
        </w:r>
      </w:ins>
      <w:del w:id="11946" w:author="Jane Shaw" w:date="2015-10-28T19:07:00Z">
        <w:r w:rsidRPr="00F31509" w:rsidDel="0032066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1947" w:author="Jane Shaw" w:date="2015-10-28T19:07:00Z">
        <w:r w:rsidRPr="00F31509" w:rsidDel="00320660">
          <w:rPr>
            <w:rFonts w:asciiTheme="majorBidi" w:eastAsia="Times New Roman" w:hAnsiTheme="majorBidi" w:cstheme="majorBidi"/>
            <w:lang w:val="en-GB"/>
          </w:rPr>
          <w:delText xml:space="preserve">Then, these </w:delText>
        </w:r>
      </w:del>
      <w:r w:rsidRPr="00F31509">
        <w:rPr>
          <w:rFonts w:asciiTheme="majorBidi" w:eastAsia="Times New Roman" w:hAnsiTheme="majorBidi" w:cstheme="majorBidi"/>
          <w:lang w:val="en-GB"/>
        </w:rPr>
        <w:t>50 tonnes of the processed product would be standardized back as 100 tonnes of wheat equivalent (</w:t>
      </w:r>
      <w:r w:rsidR="00E24798">
        <w:fldChar w:fldCharType="begin"/>
      </w:r>
      <w:r w:rsidR="00E24798">
        <w:instrText xml:space="preserve"> REF _Ref428186030 \h  \* MERGEFORMAT </w:instrText>
      </w:r>
      <w:r w:rsidR="00E24798">
        <w:fldChar w:fldCharType="separate"/>
      </w:r>
      <w:ins w:id="11948" w:author="Jane Shaw" w:date="2015-11-01T20:53:00Z">
        <w:r w:rsidR="00311179" w:rsidRPr="00311179">
          <w:rPr>
            <w:rFonts w:asciiTheme="majorBidi" w:eastAsia="Times New Roman" w:hAnsiTheme="majorBidi" w:cstheme="majorBidi"/>
            <w:lang w:val="en-GB"/>
            <w:rPrChange w:id="11949"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1950" w:author="Jane Shaw" w:date="2015-11-01T20:53:00Z">
              <w:rPr>
                <w:rFonts w:asciiTheme="majorBidi" w:hAnsiTheme="majorBidi" w:cstheme="majorBidi"/>
                <w:noProof/>
                <w:lang w:val="en-GB"/>
              </w:rPr>
            </w:rPrChange>
          </w:rPr>
          <w:t>23</w:t>
        </w:r>
      </w:ins>
      <w:del w:id="11951"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23</w:delText>
        </w:r>
      </w:del>
      <w:r w:rsidR="00E24798">
        <w:fldChar w:fldCharType="end"/>
      </w:r>
      <w:r w:rsidRPr="00F31509">
        <w:rPr>
          <w:rFonts w:asciiTheme="majorBidi" w:eastAsia="Times New Roman" w:hAnsiTheme="majorBidi" w:cstheme="majorBidi"/>
          <w:lang w:val="en-GB"/>
        </w:rPr>
        <w:t>).</w:t>
      </w:r>
    </w:p>
    <w:p w14:paraId="616C52C7" w14:textId="2F8EE9C8" w:rsidR="004F65E4" w:rsidRPr="00F31509" w:rsidRDefault="004F65E4" w:rsidP="004F65E4">
      <w:pPr>
        <w:pStyle w:val="Didascalia"/>
        <w:keepNext/>
        <w:jc w:val="both"/>
        <w:rPr>
          <w:rFonts w:asciiTheme="majorBidi" w:hAnsiTheme="majorBidi" w:cstheme="majorBidi"/>
          <w:lang w:val="en-GB"/>
        </w:rPr>
      </w:pPr>
      <w:bookmarkStart w:id="11952" w:name="_Ref428186030"/>
      <w:bookmarkStart w:id="11953" w:name="_Toc42842356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23</w:t>
      </w:r>
      <w:r w:rsidR="003D789C" w:rsidRPr="00F31509">
        <w:rPr>
          <w:rFonts w:asciiTheme="majorBidi" w:hAnsiTheme="majorBidi" w:cstheme="majorBidi"/>
          <w:lang w:val="en-GB"/>
        </w:rPr>
        <w:fldChar w:fldCharType="end"/>
      </w:r>
      <w:bookmarkEnd w:id="11952"/>
      <w:r w:rsidRPr="00F31509">
        <w:rPr>
          <w:rFonts w:asciiTheme="majorBidi" w:hAnsiTheme="majorBidi" w:cstheme="majorBidi"/>
          <w:lang w:val="en-GB"/>
        </w:rPr>
        <w:t>: Accounting for d</w:t>
      </w:r>
      <w:r w:rsidR="00122211" w:rsidRPr="00F31509">
        <w:rPr>
          <w:rFonts w:asciiTheme="majorBidi" w:hAnsiTheme="majorBidi" w:cstheme="majorBidi"/>
          <w:lang w:val="en-GB"/>
        </w:rPr>
        <w:t xml:space="preserve">erived products in the </w:t>
      </w:r>
      <w:del w:id="11954" w:author="Jane Shaw" w:date="2015-10-28T19:08:00Z">
        <w:r w:rsidR="00122211" w:rsidRPr="00F31509" w:rsidDel="00320660">
          <w:rPr>
            <w:rFonts w:asciiTheme="majorBidi" w:hAnsiTheme="majorBidi" w:cstheme="majorBidi"/>
            <w:lang w:val="en-GB"/>
          </w:rPr>
          <w:delText xml:space="preserve">wheat </w:delText>
        </w:r>
      </w:del>
      <w:r w:rsidR="00122211" w:rsidRPr="00F31509">
        <w:rPr>
          <w:rFonts w:asciiTheme="majorBidi" w:hAnsiTheme="majorBidi" w:cstheme="majorBidi"/>
          <w:lang w:val="en-GB"/>
        </w:rPr>
        <w:t>SUA</w:t>
      </w:r>
      <w:r w:rsidRPr="00F31509">
        <w:rPr>
          <w:rFonts w:asciiTheme="majorBidi" w:hAnsiTheme="majorBidi" w:cstheme="majorBidi"/>
          <w:lang w:val="en-GB"/>
        </w:rPr>
        <w:t xml:space="preserve"> table</w:t>
      </w:r>
      <w:ins w:id="11955" w:author="Jane Shaw" w:date="2015-10-28T19:08:00Z">
        <w:r w:rsidR="00320660">
          <w:rPr>
            <w:rFonts w:asciiTheme="majorBidi" w:hAnsiTheme="majorBidi" w:cstheme="majorBidi"/>
            <w:lang w:val="en-GB"/>
          </w:rPr>
          <w:t xml:space="preserve"> for wheat</w:t>
        </w:r>
      </w:ins>
      <w:del w:id="11956" w:author="Jane Shaw" w:date="2015-10-28T19:08:00Z">
        <w:r w:rsidRPr="00F31509" w:rsidDel="00320660">
          <w:rPr>
            <w:rFonts w:asciiTheme="majorBidi" w:hAnsiTheme="majorBidi" w:cstheme="majorBidi"/>
            <w:lang w:val="en-GB"/>
          </w:rPr>
          <w:delText>s</w:delText>
        </w:r>
      </w:del>
      <w:bookmarkEnd w:id="11953"/>
    </w:p>
    <w:tbl>
      <w:tblPr>
        <w:tblStyle w:val="Tabellaclassica1"/>
        <w:tblW w:w="0" w:type="auto"/>
        <w:tblLook w:val="04A0" w:firstRow="1" w:lastRow="0" w:firstColumn="1" w:lastColumn="0" w:noHBand="0" w:noVBand="1"/>
      </w:tblPr>
      <w:tblGrid>
        <w:gridCol w:w="1725"/>
        <w:gridCol w:w="2312"/>
        <w:gridCol w:w="1799"/>
      </w:tblGrid>
      <w:tr w:rsidR="004F65E4" w:rsidRPr="00F31509" w14:paraId="7F74488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08D23" w14:textId="77777777" w:rsidR="004F65E4" w:rsidRPr="008D6966" w:rsidRDefault="004F65E4" w:rsidP="004F65E4">
            <w:pPr>
              <w:pStyle w:val="Compact"/>
              <w:keepNext/>
              <w:jc w:val="both"/>
              <w:rPr>
                <w:rFonts w:asciiTheme="majorBidi" w:hAnsiTheme="majorBidi" w:cstheme="majorBidi"/>
                <w:b/>
                <w:i w:val="0"/>
                <w:sz w:val="22"/>
                <w:lang w:val="en-GB"/>
                <w:rPrChange w:id="11957" w:author="Jane Shaw" w:date="2015-10-29T12:04: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1958" w:author="Jane Shaw" w:date="2015-10-29T12:04:00Z">
                  <w:rPr>
                    <w:rFonts w:asciiTheme="majorBidi" w:hAnsiTheme="majorBidi" w:cstheme="majorBidi"/>
                    <w:sz w:val="22"/>
                    <w:lang w:val="en-GB"/>
                  </w:rPr>
                </w:rPrChange>
              </w:rPr>
              <w:t>Name</w:t>
            </w:r>
          </w:p>
        </w:tc>
        <w:tc>
          <w:tcPr>
            <w:tcW w:w="0" w:type="auto"/>
          </w:tcPr>
          <w:p w14:paraId="77234051"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1959" w:author="Jane Shaw" w:date="2015-10-29T12:04: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1960" w:author="Jane Shaw" w:date="2015-10-29T12:04:00Z">
                  <w:rPr>
                    <w:rFonts w:asciiTheme="majorBidi" w:hAnsiTheme="majorBidi" w:cstheme="majorBidi"/>
                    <w:sz w:val="22"/>
                    <w:lang w:val="en-GB"/>
                  </w:rPr>
                </w:rPrChange>
              </w:rPr>
              <w:t>Production (processed)</w:t>
            </w:r>
          </w:p>
        </w:tc>
        <w:tc>
          <w:tcPr>
            <w:tcW w:w="0" w:type="auto"/>
          </w:tcPr>
          <w:p w14:paraId="1E676401" w14:textId="6DCD8EDE"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1961" w:author="Jane Shaw" w:date="2015-10-29T12:04: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1962" w:author="Jane Shaw" w:date="2015-10-29T12:04:00Z">
                  <w:rPr>
                    <w:rFonts w:asciiTheme="majorBidi" w:hAnsiTheme="majorBidi" w:cstheme="majorBidi"/>
                    <w:sz w:val="22"/>
                    <w:lang w:val="en-GB"/>
                  </w:rPr>
                </w:rPrChange>
              </w:rPr>
              <w:t xml:space="preserve">Wheat </w:t>
            </w:r>
            <w:r w:rsidR="0034262A" w:rsidRPr="008D6966">
              <w:rPr>
                <w:rFonts w:asciiTheme="majorBidi" w:hAnsiTheme="majorBidi" w:cstheme="majorBidi"/>
                <w:b/>
                <w:sz w:val="22"/>
                <w:lang w:val="en-GB"/>
              </w:rPr>
              <w:t>equivalent</w:t>
            </w:r>
          </w:p>
        </w:tc>
      </w:tr>
      <w:tr w:rsidR="004F65E4" w:rsidRPr="00F31509" w14:paraId="4F378F8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B0EB4BD" w14:textId="77777777" w:rsidR="004F65E4" w:rsidRPr="008D6966" w:rsidRDefault="004F65E4" w:rsidP="004F65E4">
            <w:pPr>
              <w:pStyle w:val="Compact"/>
              <w:keepNext/>
              <w:jc w:val="both"/>
              <w:rPr>
                <w:rFonts w:asciiTheme="majorBidi" w:hAnsiTheme="majorBidi" w:cstheme="majorBidi"/>
                <w:sz w:val="22"/>
                <w:lang w:val="en-GB"/>
              </w:rPr>
            </w:pPr>
            <w:r w:rsidRPr="008D6966">
              <w:rPr>
                <w:rFonts w:asciiTheme="majorBidi" w:hAnsiTheme="majorBidi" w:cstheme="majorBidi"/>
                <w:sz w:val="22"/>
                <w:lang w:val="en-GB"/>
              </w:rPr>
              <w:t>Wheat flour</w:t>
            </w:r>
          </w:p>
        </w:tc>
        <w:tc>
          <w:tcPr>
            <w:tcW w:w="0" w:type="auto"/>
          </w:tcPr>
          <w:p w14:paraId="6E3886E8" w14:textId="5E3D710A" w:rsidR="004F65E4" w:rsidRPr="008D6966"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8D6966">
              <w:rPr>
                <w:rFonts w:asciiTheme="majorBidi" w:hAnsiTheme="majorBidi" w:cstheme="majorBidi"/>
                <w:sz w:val="22"/>
                <w:lang w:val="en-GB"/>
              </w:rPr>
              <w:t>18</w:t>
            </w:r>
            <w:del w:id="11963" w:author="Jane Shaw" w:date="2015-10-28T19:09:00Z">
              <w:r w:rsidRPr="008D6966" w:rsidDel="0034262A">
                <w:rPr>
                  <w:rFonts w:asciiTheme="majorBidi" w:hAnsiTheme="majorBidi" w:cstheme="majorBidi"/>
                  <w:sz w:val="22"/>
                  <w:lang w:val="en-GB"/>
                </w:rPr>
                <w:delText>,</w:delText>
              </w:r>
            </w:del>
            <w:ins w:id="11964" w:author="Jane Shaw" w:date="2015-10-28T19:09:00Z">
              <w:r w:rsidR="0034262A" w:rsidRPr="008D6966">
                <w:rPr>
                  <w:rFonts w:asciiTheme="majorBidi" w:hAnsiTheme="majorBidi" w:cstheme="majorBidi"/>
                  <w:sz w:val="22"/>
                  <w:lang w:val="en-GB"/>
                </w:rPr>
                <w:t xml:space="preserve"> </w:t>
              </w:r>
            </w:ins>
            <w:r w:rsidRPr="008D6966">
              <w:rPr>
                <w:rFonts w:asciiTheme="majorBidi" w:hAnsiTheme="majorBidi" w:cstheme="majorBidi"/>
                <w:sz w:val="22"/>
                <w:lang w:val="en-GB"/>
              </w:rPr>
              <w:t>650</w:t>
            </w:r>
            <w:del w:id="11965" w:author="Jane Shaw" w:date="2015-10-28T19:09:00Z">
              <w:r w:rsidRPr="008D6966" w:rsidDel="0034262A">
                <w:rPr>
                  <w:rFonts w:asciiTheme="majorBidi" w:hAnsiTheme="majorBidi" w:cstheme="majorBidi"/>
                  <w:sz w:val="22"/>
                  <w:lang w:val="en-GB"/>
                </w:rPr>
                <w:delText>,</w:delText>
              </w:r>
            </w:del>
            <w:ins w:id="11966" w:author="Jane Shaw" w:date="2015-10-28T19:09:00Z">
              <w:r w:rsidR="0034262A" w:rsidRPr="008D6966">
                <w:rPr>
                  <w:rFonts w:asciiTheme="majorBidi" w:hAnsiTheme="majorBidi" w:cstheme="majorBidi"/>
                  <w:sz w:val="22"/>
                  <w:lang w:val="en-GB"/>
                </w:rPr>
                <w:t xml:space="preserve"> </w:t>
              </w:r>
            </w:ins>
            <w:r w:rsidRPr="008D6966">
              <w:rPr>
                <w:rFonts w:asciiTheme="majorBidi" w:hAnsiTheme="majorBidi" w:cstheme="majorBidi"/>
                <w:sz w:val="22"/>
                <w:lang w:val="en-GB"/>
              </w:rPr>
              <w:t>000</w:t>
            </w:r>
          </w:p>
        </w:tc>
        <w:tc>
          <w:tcPr>
            <w:tcW w:w="0" w:type="auto"/>
          </w:tcPr>
          <w:p w14:paraId="099C60BB" w14:textId="3A94DD5D" w:rsidR="004F65E4" w:rsidRPr="008D6966"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8D6966">
              <w:rPr>
                <w:rFonts w:asciiTheme="majorBidi" w:hAnsiTheme="majorBidi" w:cstheme="majorBidi"/>
                <w:sz w:val="22"/>
                <w:lang w:val="en-GB"/>
              </w:rPr>
              <w:t>25</w:t>
            </w:r>
            <w:del w:id="11967" w:author="Jane Shaw" w:date="2015-10-28T19:09:00Z">
              <w:r w:rsidRPr="008D6966" w:rsidDel="0034262A">
                <w:rPr>
                  <w:rFonts w:asciiTheme="majorBidi" w:hAnsiTheme="majorBidi" w:cstheme="majorBidi"/>
                  <w:sz w:val="22"/>
                  <w:lang w:val="en-GB"/>
                </w:rPr>
                <w:delText>,</w:delText>
              </w:r>
            </w:del>
            <w:ins w:id="11968" w:author="Jane Shaw" w:date="2015-10-28T19:09:00Z">
              <w:r w:rsidR="0034262A" w:rsidRPr="008D6966">
                <w:rPr>
                  <w:rFonts w:asciiTheme="majorBidi" w:hAnsiTheme="majorBidi" w:cstheme="majorBidi"/>
                  <w:sz w:val="22"/>
                  <w:lang w:val="en-GB"/>
                </w:rPr>
                <w:t xml:space="preserve"> </w:t>
              </w:r>
            </w:ins>
            <w:r w:rsidRPr="008D6966">
              <w:rPr>
                <w:rFonts w:asciiTheme="majorBidi" w:hAnsiTheme="majorBidi" w:cstheme="majorBidi"/>
                <w:sz w:val="22"/>
                <w:lang w:val="en-GB"/>
              </w:rPr>
              <w:t>910</w:t>
            </w:r>
            <w:del w:id="11969" w:author="Jane Shaw" w:date="2015-10-28T19:09:00Z">
              <w:r w:rsidRPr="008D6966" w:rsidDel="0034262A">
                <w:rPr>
                  <w:rFonts w:asciiTheme="majorBidi" w:hAnsiTheme="majorBidi" w:cstheme="majorBidi"/>
                  <w:sz w:val="22"/>
                  <w:lang w:val="en-GB"/>
                </w:rPr>
                <w:delText>,</w:delText>
              </w:r>
            </w:del>
            <w:ins w:id="11970" w:author="Jane Shaw" w:date="2015-10-28T19:09:00Z">
              <w:r w:rsidR="0034262A" w:rsidRPr="008D6966">
                <w:rPr>
                  <w:rFonts w:asciiTheme="majorBidi" w:hAnsiTheme="majorBidi" w:cstheme="majorBidi"/>
                  <w:sz w:val="22"/>
                  <w:lang w:val="en-GB"/>
                </w:rPr>
                <w:t xml:space="preserve"> </w:t>
              </w:r>
            </w:ins>
            <w:r w:rsidRPr="008D6966">
              <w:rPr>
                <w:rFonts w:asciiTheme="majorBidi" w:hAnsiTheme="majorBidi" w:cstheme="majorBidi"/>
                <w:sz w:val="22"/>
                <w:lang w:val="en-GB"/>
              </w:rPr>
              <w:t>000</w:t>
            </w:r>
          </w:p>
        </w:tc>
      </w:tr>
      <w:tr w:rsidR="004F65E4" w:rsidRPr="00F31509" w14:paraId="7A22BFB6"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189B3E4"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14:paraId="3AC6EBC0" w14:textId="7BFCFD5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397</w:t>
            </w:r>
            <w:del w:id="11971" w:author="Jane Shaw" w:date="2015-10-28T19:09:00Z">
              <w:r w:rsidRPr="00F31509" w:rsidDel="0034262A">
                <w:rPr>
                  <w:rFonts w:asciiTheme="majorBidi" w:hAnsiTheme="majorBidi" w:cstheme="majorBidi"/>
                  <w:sz w:val="22"/>
                  <w:lang w:val="en-GB"/>
                </w:rPr>
                <w:delText>,</w:delText>
              </w:r>
            </w:del>
            <w:ins w:id="11972"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100</w:t>
            </w:r>
          </w:p>
        </w:tc>
        <w:tc>
          <w:tcPr>
            <w:tcW w:w="0" w:type="auto"/>
          </w:tcPr>
          <w:p w14:paraId="7C4EE7E2" w14:textId="338FFA8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418</w:t>
            </w:r>
            <w:del w:id="11973" w:author="Jane Shaw" w:date="2015-10-28T19:09:00Z">
              <w:r w:rsidRPr="00F31509" w:rsidDel="0034262A">
                <w:rPr>
                  <w:rFonts w:asciiTheme="majorBidi" w:hAnsiTheme="majorBidi" w:cstheme="majorBidi"/>
                  <w:sz w:val="22"/>
                  <w:lang w:val="en-GB"/>
                </w:rPr>
                <w:delText>,</w:delText>
              </w:r>
            </w:del>
            <w:ins w:id="11974"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r w:rsidR="004F65E4" w:rsidRPr="00F31509" w14:paraId="17A0146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22197A3"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14:paraId="7DC31F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418B49E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14:paraId="2AD9440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3B0D80"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14:paraId="3B81EB26" w14:textId="29E85EE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w:t>
            </w:r>
            <w:del w:id="11975" w:author="Jane Shaw" w:date="2015-10-28T19:09:00Z">
              <w:r w:rsidRPr="00F31509" w:rsidDel="0034262A">
                <w:rPr>
                  <w:rFonts w:asciiTheme="majorBidi" w:hAnsiTheme="majorBidi" w:cstheme="majorBidi"/>
                  <w:sz w:val="22"/>
                  <w:lang w:val="en-GB"/>
                </w:rPr>
                <w:delText>,</w:delText>
              </w:r>
            </w:del>
            <w:ins w:id="11976"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699</w:t>
            </w:r>
            <w:del w:id="11977" w:author="Jane Shaw" w:date="2015-10-28T19:09:00Z">
              <w:r w:rsidRPr="00F31509" w:rsidDel="0034262A">
                <w:rPr>
                  <w:rFonts w:asciiTheme="majorBidi" w:hAnsiTheme="majorBidi" w:cstheme="majorBidi"/>
                  <w:sz w:val="22"/>
                  <w:lang w:val="en-GB"/>
                </w:rPr>
                <w:delText>,</w:delText>
              </w:r>
            </w:del>
            <w:ins w:id="11978"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300</w:t>
            </w:r>
          </w:p>
        </w:tc>
        <w:tc>
          <w:tcPr>
            <w:tcW w:w="0" w:type="auto"/>
          </w:tcPr>
          <w:p w14:paraId="0226F031" w14:textId="7E3A1A1A"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25</w:t>
            </w:r>
            <w:del w:id="11979" w:author="Jane Shaw" w:date="2015-10-28T19:09:00Z">
              <w:r w:rsidRPr="00F31509" w:rsidDel="0034262A">
                <w:rPr>
                  <w:rFonts w:asciiTheme="majorBidi" w:hAnsiTheme="majorBidi" w:cstheme="majorBidi"/>
                  <w:sz w:val="22"/>
                  <w:lang w:val="en-GB"/>
                </w:rPr>
                <w:delText>,</w:delText>
              </w:r>
            </w:del>
            <w:ins w:id="11980"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910</w:t>
            </w:r>
            <w:del w:id="11981" w:author="Jane Shaw" w:date="2015-10-28T19:09:00Z">
              <w:r w:rsidRPr="00F31509" w:rsidDel="0034262A">
                <w:rPr>
                  <w:rFonts w:asciiTheme="majorBidi" w:hAnsiTheme="majorBidi" w:cstheme="majorBidi"/>
                  <w:sz w:val="22"/>
                  <w:lang w:val="en-GB"/>
                </w:rPr>
                <w:delText>,</w:delText>
              </w:r>
            </w:del>
            <w:ins w:id="11982" w:author="Jane Shaw" w:date="2015-10-28T19:09:00Z">
              <w:r w:rsidR="0034262A">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r>
    </w:tbl>
    <w:p w14:paraId="6C143555" w14:textId="77777777" w:rsidR="00BA0107" w:rsidRPr="00F31509" w:rsidRDefault="00BA0107" w:rsidP="004F65E4">
      <w:pPr>
        <w:jc w:val="both"/>
        <w:rPr>
          <w:rFonts w:asciiTheme="majorBidi" w:hAnsiTheme="majorBidi" w:cstheme="majorBidi"/>
          <w:lang w:val="en-GB"/>
        </w:rPr>
      </w:pPr>
    </w:p>
    <w:p w14:paraId="5E4EFED4" w14:textId="7155A58D"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main requirement is in </w:t>
      </w:r>
      <w:del w:id="11983" w:author="Jane Shaw" w:date="2015-10-28T19:09:00Z">
        <w:r w:rsidRPr="00F31509" w:rsidDel="0034262A">
          <w:rPr>
            <w:rFonts w:asciiTheme="majorBidi" w:hAnsiTheme="majorBidi" w:cstheme="majorBidi"/>
            <w:lang w:val="en-GB"/>
          </w:rPr>
          <w:delText xml:space="preserve">the </w:delText>
        </w:r>
      </w:del>
      <w:r w:rsidRPr="00F31509">
        <w:rPr>
          <w:rFonts w:asciiTheme="majorBidi" w:hAnsiTheme="majorBidi" w:cstheme="majorBidi"/>
          <w:lang w:val="en-GB"/>
        </w:rPr>
        <w:t>wheat flour and bran</w:t>
      </w:r>
      <w:ins w:id="11984" w:author="Jane Shaw" w:date="2015-10-28T19:10:00Z">
        <w:r w:rsidR="0034262A">
          <w:rPr>
            <w:rFonts w:asciiTheme="majorBidi" w:hAnsiTheme="majorBidi" w:cstheme="majorBidi"/>
            <w:lang w:val="en-GB"/>
          </w:rPr>
          <w:t xml:space="preserve">; </w:t>
        </w:r>
      </w:ins>
      <w:del w:id="11985" w:author="Jane Shaw" w:date="2015-10-28T19:10:00Z">
        <w:r w:rsidRPr="00F31509" w:rsidDel="0034262A">
          <w:rPr>
            <w:rFonts w:asciiTheme="majorBidi" w:hAnsiTheme="majorBidi" w:cstheme="majorBidi"/>
            <w:lang w:val="en-GB"/>
          </w:rPr>
          <w:delText xml:space="preserve">, and </w:delText>
        </w:r>
      </w:del>
      <w:r w:rsidRPr="00F31509">
        <w:rPr>
          <w:rFonts w:asciiTheme="majorBidi" w:hAnsiTheme="majorBidi" w:cstheme="majorBidi"/>
          <w:lang w:val="en-GB"/>
        </w:rPr>
        <w:t xml:space="preserve">these </w:t>
      </w:r>
      <w:del w:id="11986" w:author="Jane Shaw" w:date="2015-10-28T19:10:00Z">
        <w:r w:rsidRPr="00F31509" w:rsidDel="0034262A">
          <w:rPr>
            <w:rFonts w:asciiTheme="majorBidi" w:hAnsiTheme="majorBidi" w:cstheme="majorBidi"/>
            <w:lang w:val="en-GB"/>
          </w:rPr>
          <w:delText>"</w:delText>
        </w:r>
      </w:del>
      <w:r w:rsidRPr="00F31509">
        <w:rPr>
          <w:rFonts w:asciiTheme="majorBidi" w:hAnsiTheme="majorBidi" w:cstheme="majorBidi"/>
          <w:lang w:val="en-GB"/>
        </w:rPr>
        <w:t>two</w:t>
      </w:r>
      <w:del w:id="11987" w:author="Jane Shaw" w:date="2015-10-28T19:10:00Z">
        <w:r w:rsidRPr="00F31509" w:rsidDel="0034262A">
          <w:rPr>
            <w:rFonts w:asciiTheme="majorBidi" w:hAnsiTheme="majorBidi" w:cstheme="majorBidi"/>
            <w:lang w:val="en-GB"/>
          </w:rPr>
          <w:delText>"</w:delText>
        </w:r>
      </w:del>
      <w:r w:rsidRPr="00F31509">
        <w:rPr>
          <w:rFonts w:asciiTheme="majorBidi" w:hAnsiTheme="majorBidi" w:cstheme="majorBidi"/>
          <w:lang w:val="en-GB"/>
        </w:rPr>
        <w:t xml:space="preserve"> </w:t>
      </w:r>
      <w:del w:id="11988" w:author="Jane Shaw" w:date="2015-10-28T19:10:00Z">
        <w:r w:rsidRPr="00F31509" w:rsidDel="0034262A">
          <w:rPr>
            <w:rFonts w:asciiTheme="majorBidi" w:hAnsiTheme="majorBidi" w:cstheme="majorBidi"/>
            <w:lang w:val="en-GB"/>
          </w:rPr>
          <w:delText xml:space="preserve">requirements </w:delText>
        </w:r>
      </w:del>
      <w:ins w:id="11989" w:author="Jane Shaw" w:date="2015-10-28T19:10:00Z">
        <w:r w:rsidR="0034262A">
          <w:rPr>
            <w:rFonts w:asciiTheme="majorBidi" w:hAnsiTheme="majorBidi" w:cstheme="majorBidi"/>
            <w:lang w:val="en-GB"/>
          </w:rPr>
          <w:t xml:space="preserve">commodities represent </w:t>
        </w:r>
      </w:ins>
      <w:del w:id="11990" w:author="Jane Shaw" w:date="2015-10-28T19:11:00Z">
        <w:r w:rsidRPr="00F31509" w:rsidDel="0034262A">
          <w:rPr>
            <w:rFonts w:asciiTheme="majorBidi" w:hAnsiTheme="majorBidi" w:cstheme="majorBidi"/>
            <w:lang w:val="en-GB"/>
          </w:rPr>
          <w:delText xml:space="preserve">are really </w:delText>
        </w:r>
      </w:del>
      <w:r w:rsidRPr="00F31509">
        <w:rPr>
          <w:rFonts w:asciiTheme="majorBidi" w:hAnsiTheme="majorBidi" w:cstheme="majorBidi"/>
          <w:lang w:val="en-GB"/>
        </w:rPr>
        <w:t xml:space="preserve">just one </w:t>
      </w:r>
      <w:ins w:id="11991" w:author="Jane Shaw" w:date="2015-10-28T19:11:00Z">
        <w:r w:rsidR="0034262A">
          <w:rPr>
            <w:rFonts w:asciiTheme="majorBidi" w:hAnsiTheme="majorBidi" w:cstheme="majorBidi"/>
            <w:lang w:val="en-GB"/>
          </w:rPr>
          <w:t xml:space="preserve">requirement </w:t>
        </w:r>
      </w:ins>
      <w:r w:rsidRPr="00F31509">
        <w:rPr>
          <w:rFonts w:asciiTheme="majorBidi" w:hAnsiTheme="majorBidi" w:cstheme="majorBidi"/>
          <w:lang w:val="en-GB"/>
        </w:rPr>
        <w:t xml:space="preserve">(as </w:t>
      </w:r>
      <w:del w:id="11992" w:author="Jane Shaw" w:date="2015-10-28T19:11:00Z">
        <w:r w:rsidRPr="00F31509" w:rsidDel="0034262A">
          <w:rPr>
            <w:rFonts w:asciiTheme="majorBidi" w:hAnsiTheme="majorBidi" w:cstheme="majorBidi"/>
            <w:lang w:val="en-GB"/>
          </w:rPr>
          <w:delText xml:space="preserve">we already ensured that the </w:delText>
        </w:r>
      </w:del>
      <w:r w:rsidRPr="00F31509">
        <w:rPr>
          <w:rFonts w:asciiTheme="majorBidi" w:hAnsiTheme="majorBidi" w:cstheme="majorBidi"/>
          <w:lang w:val="en-GB"/>
        </w:rPr>
        <w:t xml:space="preserve">bran production is consistent with </w:t>
      </w:r>
      <w:del w:id="11993" w:author="Jane Shaw" w:date="2015-10-28T19:11:00Z">
        <w:r w:rsidRPr="00F31509" w:rsidDel="0034262A">
          <w:rPr>
            <w:rFonts w:asciiTheme="majorBidi" w:hAnsiTheme="majorBidi" w:cstheme="majorBidi"/>
            <w:lang w:val="en-GB"/>
          </w:rPr>
          <w:delText xml:space="preserve">the </w:delText>
        </w:r>
      </w:del>
      <w:r w:rsidRPr="00F31509">
        <w:rPr>
          <w:rFonts w:asciiTheme="majorBidi" w:hAnsiTheme="majorBidi" w:cstheme="majorBidi"/>
          <w:lang w:val="en-GB"/>
        </w:rPr>
        <w:t xml:space="preserve">wheat production). In </w:t>
      </w:r>
      <w:del w:id="11994" w:author="Jane Shaw" w:date="2015-10-28T19:11:00Z">
        <w:r w:rsidRPr="00F31509" w:rsidDel="0034262A">
          <w:rPr>
            <w:rFonts w:asciiTheme="majorBidi" w:hAnsiTheme="majorBidi" w:cstheme="majorBidi"/>
            <w:lang w:val="en-GB"/>
          </w:rPr>
          <w:delText>this case</w:delText>
        </w:r>
      </w:del>
      <w:ins w:id="11995" w:author="Jane Shaw" w:date="2015-10-28T19:11:00Z">
        <w:r w:rsidR="0034262A">
          <w:rPr>
            <w:rFonts w:asciiTheme="majorBidi" w:hAnsiTheme="majorBidi" w:cstheme="majorBidi"/>
            <w:lang w:val="en-GB"/>
          </w:rPr>
          <w:t>the example</w:t>
        </w:r>
      </w:ins>
      <w:r w:rsidRPr="00F31509">
        <w:rPr>
          <w:rFonts w:asciiTheme="majorBidi" w:hAnsiTheme="majorBidi" w:cstheme="majorBidi"/>
          <w:lang w:val="en-GB"/>
        </w:rPr>
        <w:t xml:space="preserve">, </w:t>
      </w:r>
      <w:del w:id="11996" w:author="Jane Shaw" w:date="2015-10-28T19:11:00Z">
        <w:r w:rsidRPr="00F31509" w:rsidDel="0034262A">
          <w:rPr>
            <w:rFonts w:asciiTheme="majorBidi" w:hAnsiTheme="majorBidi" w:cstheme="majorBidi"/>
            <w:lang w:val="en-GB"/>
          </w:rPr>
          <w:delText xml:space="preserve">since </w:delText>
        </w:r>
      </w:del>
      <w:ins w:id="11997" w:author="Jane Shaw" w:date="2015-10-28T19:11:00Z">
        <w:r w:rsidR="0034262A">
          <w:rPr>
            <w:rFonts w:asciiTheme="majorBidi" w:hAnsiTheme="majorBidi" w:cstheme="majorBidi"/>
            <w:lang w:val="en-GB"/>
          </w:rPr>
          <w:t xml:space="preserve">as </w:t>
        </w:r>
      </w:ins>
      <w:r w:rsidRPr="00F31509">
        <w:rPr>
          <w:rFonts w:asciiTheme="majorBidi" w:hAnsiTheme="majorBidi" w:cstheme="majorBidi"/>
          <w:lang w:val="en-GB"/>
        </w:rPr>
        <w:t xml:space="preserve">flour production is an official estimate (and accounts for the vast majority of wheat utilization), </w:t>
      </w:r>
      <w:del w:id="11998" w:author="Jane Shaw" w:date="2015-10-28T19:11:00Z">
        <w:r w:rsidRPr="00F31509" w:rsidDel="0034262A">
          <w:rPr>
            <w:rFonts w:asciiTheme="majorBidi" w:hAnsiTheme="majorBidi" w:cstheme="majorBidi"/>
            <w:lang w:val="en-GB"/>
          </w:rPr>
          <w:delText xml:space="preserve">we should “fix” </w:delText>
        </w:r>
      </w:del>
      <w:r w:rsidRPr="00F31509">
        <w:rPr>
          <w:rFonts w:asciiTheme="majorBidi" w:hAnsiTheme="majorBidi" w:cstheme="majorBidi"/>
          <w:lang w:val="en-GB"/>
        </w:rPr>
        <w:t xml:space="preserve">the </w:t>
      </w:r>
      <w:del w:id="11999" w:author="Jane Shaw" w:date="2015-10-28T19:11:00Z">
        <w:r w:rsidRPr="00F31509" w:rsidDel="0034262A">
          <w:rPr>
            <w:rFonts w:asciiTheme="majorBidi" w:hAnsiTheme="majorBidi" w:cstheme="majorBidi"/>
            <w:lang w:val="en-GB"/>
          </w:rPr>
          <w:delText>"</w:delText>
        </w:r>
      </w:del>
      <w:r w:rsidR="0034262A" w:rsidRPr="00F31509">
        <w:rPr>
          <w:rFonts w:asciiTheme="majorBidi" w:hAnsiTheme="majorBidi" w:cstheme="majorBidi"/>
          <w:lang w:val="en-GB"/>
        </w:rPr>
        <w:t>food processing</w:t>
      </w:r>
      <w:del w:id="12000" w:author="Jane Shaw" w:date="2015-10-28T19:11:00Z">
        <w:r w:rsidRPr="00F31509" w:rsidDel="0034262A">
          <w:rPr>
            <w:rFonts w:asciiTheme="majorBidi" w:hAnsiTheme="majorBidi" w:cstheme="majorBidi"/>
            <w:lang w:val="en-GB"/>
          </w:rPr>
          <w:delText>"</w:delText>
        </w:r>
      </w:del>
      <w:r w:rsidRPr="00F31509">
        <w:rPr>
          <w:rFonts w:asciiTheme="majorBidi" w:hAnsiTheme="majorBidi" w:cstheme="majorBidi"/>
          <w:lang w:val="en-GB"/>
        </w:rPr>
        <w:t xml:space="preserve"> variable </w:t>
      </w:r>
      <w:del w:id="12001" w:author="Jane Shaw" w:date="2015-10-28T19:13:00Z">
        <w:r w:rsidRPr="00F31509" w:rsidDel="0034262A">
          <w:rPr>
            <w:rFonts w:asciiTheme="majorBidi" w:hAnsiTheme="majorBidi" w:cstheme="majorBidi"/>
            <w:lang w:val="en-GB"/>
          </w:rPr>
          <w:delText xml:space="preserve">for </w:delText>
        </w:r>
      </w:del>
      <w:ins w:id="12002" w:author="Jane Shaw" w:date="2015-10-28T19:13:00Z">
        <w:r w:rsidR="0034262A">
          <w:rPr>
            <w:rFonts w:asciiTheme="majorBidi" w:hAnsiTheme="majorBidi" w:cstheme="majorBidi"/>
            <w:lang w:val="en-GB"/>
          </w:rPr>
          <w:t xml:space="preserve">is fixed for </w:t>
        </w:r>
      </w:ins>
      <w:r w:rsidRPr="00F31509">
        <w:rPr>
          <w:rFonts w:asciiTheme="majorBidi" w:hAnsiTheme="majorBidi" w:cstheme="majorBidi"/>
          <w:lang w:val="en-GB"/>
        </w:rPr>
        <w:t>wheat</w:t>
      </w:r>
      <w:del w:id="12003" w:author="Jane Shaw" w:date="2015-10-28T19:13:00Z">
        <w:r w:rsidRPr="00F31509" w:rsidDel="0034262A">
          <w:rPr>
            <w:rFonts w:asciiTheme="majorBidi" w:hAnsiTheme="majorBidi" w:cstheme="majorBidi"/>
            <w:lang w:val="en-GB"/>
          </w:rPr>
          <w:delText>.</w:delText>
        </w:r>
      </w:del>
      <w:r w:rsidRPr="00F31509">
        <w:rPr>
          <w:rFonts w:asciiTheme="majorBidi" w:hAnsiTheme="majorBidi" w:cstheme="majorBidi"/>
          <w:lang w:val="en-GB"/>
        </w:rPr>
        <w:t xml:space="preserve"> </w:t>
      </w:r>
      <w:del w:id="12004" w:author="Jane Shaw" w:date="2015-10-28T19:13:00Z">
        <w:r w:rsidRPr="00F31509" w:rsidDel="0034262A">
          <w:rPr>
            <w:rFonts w:asciiTheme="majorBidi" w:hAnsiTheme="majorBidi" w:cstheme="majorBidi"/>
            <w:lang w:val="en-GB"/>
          </w:rPr>
          <w:delText xml:space="preserve">Thus, the "Food Processing" variable of wheat is </w:delText>
        </w:r>
      </w:del>
      <w:ins w:id="12005" w:author="Jane Shaw" w:date="2015-10-28T19:13:00Z">
        <w:r w:rsidR="0034262A">
          <w:rPr>
            <w:rFonts w:asciiTheme="majorBidi" w:hAnsiTheme="majorBidi" w:cstheme="majorBidi"/>
            <w:lang w:val="en-GB"/>
          </w:rPr>
          <w:t xml:space="preserve">and </w:t>
        </w:r>
      </w:ins>
      <w:r w:rsidRPr="00F31509">
        <w:rPr>
          <w:rFonts w:asciiTheme="majorBidi" w:hAnsiTheme="majorBidi" w:cstheme="majorBidi"/>
          <w:lang w:val="en-GB"/>
        </w:rPr>
        <w:t xml:space="preserve">set </w:t>
      </w:r>
      <w:del w:id="12006" w:author="Jane Shaw" w:date="2015-10-28T19:13:00Z">
        <w:r w:rsidRPr="00F31509" w:rsidDel="0034262A">
          <w:rPr>
            <w:rFonts w:asciiTheme="majorBidi" w:hAnsiTheme="majorBidi" w:cstheme="majorBidi"/>
            <w:lang w:val="en-GB"/>
          </w:rPr>
          <w:delText xml:space="preserve">to </w:delText>
        </w:r>
      </w:del>
      <w:ins w:id="12007" w:author="Jane Shaw" w:date="2015-10-28T19:13:00Z">
        <w:r w:rsidR="0034262A">
          <w:rPr>
            <w:rFonts w:asciiTheme="majorBidi" w:hAnsiTheme="majorBidi" w:cstheme="majorBidi"/>
            <w:lang w:val="en-GB"/>
          </w:rPr>
          <w:t xml:space="preserve">at </w:t>
        </w:r>
      </w:ins>
      <w:r w:rsidRPr="00F31509">
        <w:rPr>
          <w:rFonts w:asciiTheme="majorBidi" w:hAnsiTheme="majorBidi" w:cstheme="majorBidi"/>
          <w:lang w:val="en-GB"/>
        </w:rPr>
        <w:t>26.3 million tonnes with a standard deviation of zero.</w:t>
      </w:r>
    </w:p>
    <w:p w14:paraId="1792FC16" w14:textId="6B38B197" w:rsidR="004F65E4" w:rsidRPr="00F31509" w:rsidRDefault="004F65E4" w:rsidP="004F65E4">
      <w:pPr>
        <w:jc w:val="both"/>
        <w:rPr>
          <w:rFonts w:asciiTheme="majorBidi" w:hAnsiTheme="majorBidi" w:cstheme="majorBidi"/>
          <w:lang w:val="en-GB"/>
        </w:rPr>
      </w:pPr>
      <w:del w:id="12008" w:author="Jane Shaw" w:date="2015-10-28T19:23:00Z">
        <w:r w:rsidRPr="00F31509" w:rsidDel="000B3390">
          <w:rPr>
            <w:rFonts w:asciiTheme="majorBidi" w:eastAsia="Times New Roman" w:hAnsiTheme="majorBidi" w:cstheme="majorBidi"/>
            <w:lang w:val="en-GB"/>
          </w:rPr>
          <w:delText xml:space="preserve">We now must </w:delText>
        </w:r>
      </w:del>
      <w:ins w:id="12009" w:author="Jane Shaw" w:date="2015-10-28T19:23:00Z">
        <w:r w:rsidR="000B3390">
          <w:rPr>
            <w:rFonts w:asciiTheme="majorBidi" w:eastAsia="Times New Roman" w:hAnsiTheme="majorBidi" w:cstheme="majorBidi"/>
            <w:lang w:val="en-GB"/>
          </w:rPr>
          <w:t xml:space="preserve">The next stage is to </w:t>
        </w:r>
      </w:ins>
      <w:r w:rsidRPr="00F31509">
        <w:rPr>
          <w:rFonts w:asciiTheme="majorBidi" w:eastAsia="Times New Roman" w:hAnsiTheme="majorBidi" w:cstheme="majorBidi"/>
          <w:lang w:val="en-GB"/>
        </w:rPr>
        <w:t xml:space="preserve">ensure that </w:t>
      </w:r>
      <w:del w:id="12010" w:author="Jane Shaw" w:date="2015-10-28T19:23:00Z">
        <w:r w:rsidRPr="00F31509" w:rsidDel="000B3390">
          <w:rPr>
            <w:rFonts w:asciiTheme="majorBidi" w:eastAsia="Times New Roman" w:hAnsiTheme="majorBidi" w:cstheme="majorBidi"/>
            <w:lang w:val="en-GB"/>
          </w:rPr>
          <w:delText xml:space="preserve">we have generated </w:delText>
        </w:r>
      </w:del>
      <w:r w:rsidRPr="00F31509">
        <w:rPr>
          <w:rFonts w:asciiTheme="majorBidi" w:eastAsia="Times New Roman" w:hAnsiTheme="majorBidi" w:cstheme="majorBidi"/>
          <w:lang w:val="en-GB"/>
        </w:rPr>
        <w:t xml:space="preserve">all of the appropriate by-products </w:t>
      </w:r>
      <w:del w:id="12011" w:author="Jane Shaw" w:date="2015-10-28T19:23:00Z">
        <w:r w:rsidRPr="00F31509" w:rsidDel="000B3390">
          <w:rPr>
            <w:rFonts w:asciiTheme="majorBidi" w:eastAsia="Times New Roman" w:hAnsiTheme="majorBidi" w:cstheme="majorBidi"/>
            <w:lang w:val="en-GB"/>
          </w:rPr>
          <w:delText xml:space="preserve">in </w:delText>
        </w:r>
      </w:del>
      <w:ins w:id="12012" w:author="Jane Shaw" w:date="2015-10-28T19:23:00Z">
        <w:r w:rsidR="000B3390">
          <w:rPr>
            <w:rFonts w:asciiTheme="majorBidi" w:eastAsia="Times New Roman" w:hAnsiTheme="majorBidi" w:cstheme="majorBidi"/>
            <w:lang w:val="en-GB"/>
          </w:rPr>
          <w:t xml:space="preserve">from </w:t>
        </w:r>
      </w:ins>
      <w:del w:id="12013" w:author="Jane Shaw" w:date="2015-10-28T19:23:00Z">
        <w:r w:rsidRPr="00F31509" w:rsidDel="000B3390">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processing of </w:t>
      </w:r>
      <w:ins w:id="12014" w:author="Jane Shaw" w:date="2015-10-28T19:23:00Z">
        <w:r w:rsidR="000B3390">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various commodities </w:t>
      </w:r>
      <w:ins w:id="12015" w:author="Jane Shaw" w:date="2015-11-07T20:02:00Z">
        <w:r w:rsidR="006536F2">
          <w:rPr>
            <w:rFonts w:asciiTheme="majorBidi" w:eastAsia="Times New Roman" w:hAnsiTheme="majorBidi" w:cstheme="majorBidi"/>
            <w:lang w:val="en-GB"/>
          </w:rPr>
          <w:t xml:space="preserve">are included </w:t>
        </w:r>
      </w:ins>
      <w:r w:rsidRPr="00F31509">
        <w:rPr>
          <w:rFonts w:asciiTheme="majorBidi" w:eastAsia="Times New Roman" w:hAnsiTheme="majorBidi" w:cstheme="majorBidi"/>
          <w:lang w:val="en-GB"/>
        </w:rPr>
        <w:t>(</w:t>
      </w:r>
      <w:r w:rsidR="00E24798">
        <w:fldChar w:fldCharType="begin"/>
      </w:r>
      <w:r w:rsidR="00E24798">
        <w:instrText xml:space="preserve"> REF _Ref428186086 \h  \* MERGEFORMAT </w:instrText>
      </w:r>
      <w:r w:rsidR="00E24798">
        <w:fldChar w:fldCharType="separate"/>
      </w:r>
      <w:ins w:id="12016" w:author="Jane Shaw" w:date="2015-11-01T20:53:00Z">
        <w:r w:rsidR="00311179" w:rsidRPr="00311179">
          <w:rPr>
            <w:rFonts w:asciiTheme="majorBidi" w:eastAsia="Times New Roman" w:hAnsiTheme="majorBidi" w:cstheme="majorBidi"/>
            <w:lang w:val="en-GB"/>
            <w:rPrChange w:id="1201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018" w:author="Jane Shaw" w:date="2015-11-01T20:53:00Z">
              <w:rPr>
                <w:rFonts w:asciiTheme="majorBidi" w:hAnsiTheme="majorBidi" w:cstheme="majorBidi"/>
                <w:noProof/>
                <w:lang w:val="en-GB"/>
              </w:rPr>
            </w:rPrChange>
          </w:rPr>
          <w:t>24</w:t>
        </w:r>
      </w:ins>
      <w:del w:id="1201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24</w:delText>
        </w:r>
      </w:del>
      <w:r w:rsidR="00E24798">
        <w:fldChar w:fldCharType="end"/>
      </w:r>
      <w:r w:rsidRPr="00F31509">
        <w:rPr>
          <w:rFonts w:asciiTheme="majorBidi" w:eastAsia="Times New Roman" w:hAnsiTheme="majorBidi" w:cstheme="majorBidi"/>
          <w:lang w:val="en-GB"/>
        </w:rPr>
        <w:t xml:space="preserve">). For example, when processing wheat into flour, </w:t>
      </w:r>
      <w:del w:id="12020" w:author="Jane Shaw" w:date="2015-10-28T19:24:00Z">
        <w:r w:rsidRPr="00F31509" w:rsidDel="000B3390">
          <w:rPr>
            <w:rFonts w:asciiTheme="majorBidi" w:eastAsia="Times New Roman" w:hAnsiTheme="majorBidi" w:cstheme="majorBidi"/>
            <w:lang w:val="en-GB"/>
          </w:rPr>
          <w:delText xml:space="preserve">we must also account for </w:delText>
        </w:r>
      </w:del>
      <w:r w:rsidRPr="00F31509">
        <w:rPr>
          <w:rFonts w:asciiTheme="majorBidi" w:eastAsia="Times New Roman" w:hAnsiTheme="majorBidi" w:cstheme="majorBidi"/>
          <w:lang w:val="en-GB"/>
        </w:rPr>
        <w:t>the by-products bran and germ</w:t>
      </w:r>
      <w:ins w:id="12021" w:author="Jane Shaw" w:date="2015-10-28T19:24:00Z">
        <w:r w:rsidR="000B3390">
          <w:rPr>
            <w:rFonts w:asciiTheme="majorBidi" w:eastAsia="Times New Roman" w:hAnsiTheme="majorBidi" w:cstheme="majorBidi"/>
            <w:lang w:val="en-GB"/>
          </w:rPr>
          <w:t xml:space="preserve"> must be accounted for</w:t>
        </w:r>
      </w:ins>
      <w:ins w:id="12022" w:author="Jane Shaw" w:date="2015-10-28T19:25:00Z">
        <w:r w:rsidR="000B3390">
          <w:rPr>
            <w:rFonts w:asciiTheme="majorBidi" w:eastAsia="Times New Roman" w:hAnsiTheme="majorBidi" w:cstheme="majorBidi"/>
            <w:lang w:val="en-GB"/>
          </w:rPr>
          <w:t>,</w:t>
        </w:r>
      </w:ins>
      <w:del w:id="12023" w:author="Jane Shaw" w:date="2015-10-28T19:25:00Z">
        <w:r w:rsidRPr="00F31509" w:rsidDel="000B339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024" w:author="Jane Shaw" w:date="2015-10-28T19:25:00Z">
        <w:r w:rsidRPr="00F31509" w:rsidDel="000B3390">
          <w:rPr>
            <w:rFonts w:asciiTheme="majorBidi" w:eastAsia="Times New Roman" w:hAnsiTheme="majorBidi" w:cstheme="majorBidi"/>
            <w:lang w:val="en-GB"/>
          </w:rPr>
          <w:delText xml:space="preserve">We must ensure that </w:delText>
        </w:r>
      </w:del>
      <w:ins w:id="12025" w:author="Jane Shaw" w:date="2015-10-28T19:25:00Z">
        <w:r w:rsidR="000B3390">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the production numbers for these processed products </w:t>
      </w:r>
      <w:del w:id="12026" w:author="Jane Shaw" w:date="2015-10-28T19:25:00Z">
        <w:r w:rsidRPr="00F31509" w:rsidDel="000B3390">
          <w:rPr>
            <w:rFonts w:asciiTheme="majorBidi" w:eastAsia="Times New Roman" w:hAnsiTheme="majorBidi" w:cstheme="majorBidi"/>
            <w:lang w:val="en-GB"/>
          </w:rPr>
          <w:delText xml:space="preserve">are </w:delText>
        </w:r>
      </w:del>
      <w:ins w:id="12027" w:author="Jane Shaw" w:date="2015-10-28T19:25:00Z">
        <w:r w:rsidR="000B3390">
          <w:rPr>
            <w:rFonts w:asciiTheme="majorBidi" w:eastAsia="Times New Roman" w:hAnsiTheme="majorBidi" w:cstheme="majorBidi"/>
            <w:lang w:val="en-GB"/>
          </w:rPr>
          <w:t xml:space="preserve">must be </w:t>
        </w:r>
      </w:ins>
      <w:r w:rsidRPr="00F31509">
        <w:rPr>
          <w:rFonts w:asciiTheme="majorBidi" w:eastAsia="Times New Roman" w:hAnsiTheme="majorBidi" w:cstheme="majorBidi"/>
          <w:lang w:val="en-GB"/>
        </w:rPr>
        <w:t>in agreement.</w:t>
      </w:r>
    </w:p>
    <w:p w14:paraId="7CDD8F23" w14:textId="77777777" w:rsidR="004F65E4" w:rsidRPr="00F31509" w:rsidRDefault="004F65E4" w:rsidP="004F65E4">
      <w:pPr>
        <w:pStyle w:val="Didascalia"/>
        <w:keepNext/>
        <w:jc w:val="both"/>
        <w:rPr>
          <w:rFonts w:asciiTheme="majorBidi" w:hAnsiTheme="majorBidi" w:cstheme="majorBidi"/>
          <w:lang w:val="en-GB"/>
        </w:rPr>
      </w:pPr>
      <w:bookmarkStart w:id="12028" w:name="_Ref428186086"/>
      <w:bookmarkStart w:id="12029" w:name="_Toc42842356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24</w:t>
      </w:r>
      <w:r w:rsidR="003D789C" w:rsidRPr="00F31509">
        <w:rPr>
          <w:rFonts w:asciiTheme="majorBidi" w:hAnsiTheme="majorBidi" w:cstheme="majorBidi"/>
          <w:lang w:val="en-GB"/>
        </w:rPr>
        <w:fldChar w:fldCharType="end"/>
      </w:r>
      <w:bookmarkEnd w:id="12028"/>
      <w:r w:rsidRPr="00F31509">
        <w:rPr>
          <w:rFonts w:asciiTheme="majorBidi" w:hAnsiTheme="majorBidi" w:cstheme="majorBidi"/>
          <w:lang w:val="en-GB"/>
        </w:rPr>
        <w:t>: Complete, but still imbalanced SUA table for wheat</w:t>
      </w:r>
      <w:bookmarkEnd w:id="12029"/>
      <w:r w:rsidRPr="00F31509">
        <w:rPr>
          <w:rFonts w:asciiTheme="majorBidi" w:hAnsiTheme="majorBidi" w:cstheme="majorBidi"/>
          <w:lang w:val="en-GB"/>
        </w:rPr>
        <w:t xml:space="preserve"> </w:t>
      </w:r>
    </w:p>
    <w:tbl>
      <w:tblPr>
        <w:tblStyle w:val="Tabellaclassica1"/>
        <w:tblW w:w="0" w:type="auto"/>
        <w:tblLook w:val="04A0" w:firstRow="1" w:lastRow="0" w:firstColumn="1" w:lastColumn="0" w:noHBand="0" w:noVBand="1"/>
      </w:tblPr>
      <w:tblGrid>
        <w:gridCol w:w="985"/>
        <w:gridCol w:w="891"/>
        <w:gridCol w:w="765"/>
        <w:gridCol w:w="803"/>
        <w:gridCol w:w="829"/>
        <w:gridCol w:w="520"/>
        <w:gridCol w:w="1016"/>
        <w:gridCol w:w="691"/>
        <w:gridCol w:w="684"/>
        <w:gridCol w:w="662"/>
        <w:gridCol w:w="792"/>
        <w:gridCol w:w="604"/>
      </w:tblGrid>
      <w:tr w:rsidR="004F65E4" w:rsidRPr="00F31509" w14:paraId="6F544F1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C925ED" w14:textId="77777777" w:rsidR="004F65E4" w:rsidRPr="008D6966" w:rsidRDefault="004F65E4" w:rsidP="004F65E4">
            <w:pPr>
              <w:pStyle w:val="Compact"/>
              <w:keepNext/>
              <w:jc w:val="both"/>
              <w:rPr>
                <w:rFonts w:asciiTheme="majorBidi" w:hAnsiTheme="majorBidi" w:cstheme="majorBidi"/>
                <w:b/>
                <w:i w:val="0"/>
                <w:sz w:val="14"/>
                <w:lang w:val="en-GB"/>
                <w:rPrChange w:id="12030"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31" w:author="Jane Shaw" w:date="2015-10-29T12:04:00Z">
                  <w:rPr>
                    <w:rFonts w:asciiTheme="majorBidi" w:hAnsiTheme="majorBidi" w:cstheme="majorBidi"/>
                    <w:sz w:val="14"/>
                    <w:lang w:val="en-GB"/>
                  </w:rPr>
                </w:rPrChange>
              </w:rPr>
              <w:t>Name</w:t>
            </w:r>
          </w:p>
        </w:tc>
        <w:tc>
          <w:tcPr>
            <w:tcW w:w="0" w:type="auto"/>
          </w:tcPr>
          <w:p w14:paraId="71C0EACF"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32"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33" w:author="Jane Shaw" w:date="2015-10-29T12:04:00Z">
                  <w:rPr>
                    <w:rFonts w:asciiTheme="majorBidi" w:hAnsiTheme="majorBidi" w:cstheme="majorBidi"/>
                    <w:sz w:val="14"/>
                    <w:lang w:val="en-GB"/>
                  </w:rPr>
                </w:rPrChange>
              </w:rPr>
              <w:t>Production</w:t>
            </w:r>
          </w:p>
        </w:tc>
        <w:tc>
          <w:tcPr>
            <w:tcW w:w="0" w:type="auto"/>
          </w:tcPr>
          <w:p w14:paraId="10FCEEC1"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34"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35" w:author="Jane Shaw" w:date="2015-10-29T12:04:00Z">
                  <w:rPr>
                    <w:rFonts w:asciiTheme="majorBidi" w:hAnsiTheme="majorBidi" w:cstheme="majorBidi"/>
                    <w:sz w:val="14"/>
                    <w:lang w:val="en-GB"/>
                  </w:rPr>
                </w:rPrChange>
              </w:rPr>
              <w:t>Imports</w:t>
            </w:r>
          </w:p>
        </w:tc>
        <w:tc>
          <w:tcPr>
            <w:tcW w:w="0" w:type="auto"/>
          </w:tcPr>
          <w:p w14:paraId="526016C9"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36"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37" w:author="Jane Shaw" w:date="2015-10-29T12:04:00Z">
                  <w:rPr>
                    <w:rFonts w:asciiTheme="majorBidi" w:hAnsiTheme="majorBidi" w:cstheme="majorBidi"/>
                    <w:sz w:val="14"/>
                    <w:lang w:val="en-GB"/>
                  </w:rPr>
                </w:rPrChange>
              </w:rPr>
              <w:t>Exports</w:t>
            </w:r>
          </w:p>
        </w:tc>
        <w:tc>
          <w:tcPr>
            <w:tcW w:w="0" w:type="auto"/>
          </w:tcPr>
          <w:p w14:paraId="4B571175" w14:textId="3B4541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38"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39" w:author="Jane Shaw" w:date="2015-10-29T12:04:00Z">
                  <w:rPr>
                    <w:rFonts w:asciiTheme="majorBidi" w:hAnsiTheme="majorBidi" w:cstheme="majorBidi"/>
                    <w:sz w:val="14"/>
                    <w:lang w:val="en-GB"/>
                  </w:rPr>
                </w:rPrChange>
              </w:rPr>
              <w:t xml:space="preserve">Stock </w:t>
            </w:r>
            <w:r w:rsidR="000B3390" w:rsidRPr="008D6966">
              <w:rPr>
                <w:rFonts w:asciiTheme="majorBidi" w:hAnsiTheme="majorBidi" w:cstheme="majorBidi"/>
                <w:b/>
                <w:sz w:val="14"/>
                <w:lang w:val="en-GB"/>
              </w:rPr>
              <w:t>change</w:t>
            </w:r>
          </w:p>
        </w:tc>
        <w:tc>
          <w:tcPr>
            <w:tcW w:w="0" w:type="auto"/>
          </w:tcPr>
          <w:p w14:paraId="664599AE"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40"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41" w:author="Jane Shaw" w:date="2015-10-29T12:04:00Z">
                  <w:rPr>
                    <w:rFonts w:asciiTheme="majorBidi" w:hAnsiTheme="majorBidi" w:cstheme="majorBidi"/>
                    <w:sz w:val="14"/>
                    <w:lang w:val="en-GB"/>
                  </w:rPr>
                </w:rPrChange>
              </w:rPr>
              <w:t>Food</w:t>
            </w:r>
          </w:p>
        </w:tc>
        <w:tc>
          <w:tcPr>
            <w:tcW w:w="0" w:type="auto"/>
          </w:tcPr>
          <w:p w14:paraId="1725A2CC" w14:textId="32B22BBF"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42"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43" w:author="Jane Shaw" w:date="2015-10-29T12:04:00Z">
                  <w:rPr>
                    <w:rFonts w:asciiTheme="majorBidi" w:hAnsiTheme="majorBidi" w:cstheme="majorBidi"/>
                    <w:sz w:val="14"/>
                    <w:lang w:val="en-GB"/>
                  </w:rPr>
                </w:rPrChange>
              </w:rPr>
              <w:t xml:space="preserve">Food </w:t>
            </w:r>
            <w:r w:rsidR="000B3390" w:rsidRPr="008D6966">
              <w:rPr>
                <w:rFonts w:asciiTheme="majorBidi" w:hAnsiTheme="majorBidi" w:cstheme="majorBidi"/>
                <w:b/>
                <w:sz w:val="14"/>
                <w:lang w:val="en-GB"/>
              </w:rPr>
              <w:t>processing</w:t>
            </w:r>
          </w:p>
        </w:tc>
        <w:tc>
          <w:tcPr>
            <w:tcW w:w="0" w:type="auto"/>
          </w:tcPr>
          <w:p w14:paraId="19E325E2"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44"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45" w:author="Jane Shaw" w:date="2015-10-29T12:04:00Z">
                  <w:rPr>
                    <w:rFonts w:asciiTheme="majorBidi" w:hAnsiTheme="majorBidi" w:cstheme="majorBidi"/>
                    <w:sz w:val="14"/>
                    <w:lang w:val="en-GB"/>
                  </w:rPr>
                </w:rPrChange>
              </w:rPr>
              <w:t>Feed</w:t>
            </w:r>
          </w:p>
        </w:tc>
        <w:tc>
          <w:tcPr>
            <w:tcW w:w="0" w:type="auto"/>
          </w:tcPr>
          <w:p w14:paraId="3A31044D"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46"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47" w:author="Jane Shaw" w:date="2015-10-29T12:04:00Z">
                  <w:rPr>
                    <w:rFonts w:asciiTheme="majorBidi" w:hAnsiTheme="majorBidi" w:cstheme="majorBidi"/>
                    <w:sz w:val="14"/>
                    <w:lang w:val="en-GB"/>
                  </w:rPr>
                </w:rPrChange>
              </w:rPr>
              <w:t>Seed</w:t>
            </w:r>
          </w:p>
        </w:tc>
        <w:tc>
          <w:tcPr>
            <w:tcW w:w="0" w:type="auto"/>
          </w:tcPr>
          <w:p w14:paraId="057ED678"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48"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49" w:author="Jane Shaw" w:date="2015-10-29T12:04:00Z">
                  <w:rPr>
                    <w:rFonts w:asciiTheme="majorBidi" w:hAnsiTheme="majorBidi" w:cstheme="majorBidi"/>
                    <w:sz w:val="14"/>
                    <w:lang w:val="en-GB"/>
                  </w:rPr>
                </w:rPrChange>
              </w:rPr>
              <w:t>Tourist</w:t>
            </w:r>
          </w:p>
        </w:tc>
        <w:tc>
          <w:tcPr>
            <w:tcW w:w="0" w:type="auto"/>
          </w:tcPr>
          <w:p w14:paraId="6DF65A8F"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50"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51" w:author="Jane Shaw" w:date="2015-10-29T12:04:00Z">
                  <w:rPr>
                    <w:rFonts w:asciiTheme="majorBidi" w:hAnsiTheme="majorBidi" w:cstheme="majorBidi"/>
                    <w:sz w:val="14"/>
                    <w:lang w:val="en-GB"/>
                  </w:rPr>
                </w:rPrChange>
              </w:rPr>
              <w:t>Industrial</w:t>
            </w:r>
          </w:p>
        </w:tc>
        <w:tc>
          <w:tcPr>
            <w:tcW w:w="0" w:type="auto"/>
          </w:tcPr>
          <w:p w14:paraId="1EFD1D28"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lang w:val="en-GB"/>
                <w:rPrChange w:id="12052" w:author="Jane Shaw" w:date="2015-10-29T12:04:00Z">
                  <w:rPr>
                    <w:rFonts w:asciiTheme="majorBidi" w:hAnsiTheme="majorBidi" w:cstheme="majorBidi"/>
                    <w:i w:val="0"/>
                    <w:iCs w:val="0"/>
                    <w:sz w:val="14"/>
                    <w:lang w:val="en-GB"/>
                  </w:rPr>
                </w:rPrChange>
              </w:rPr>
            </w:pPr>
            <w:r w:rsidRPr="008D6966">
              <w:rPr>
                <w:rFonts w:asciiTheme="majorBidi" w:hAnsiTheme="majorBidi" w:cstheme="majorBidi"/>
                <w:b/>
                <w:sz w:val="14"/>
                <w:lang w:val="en-GB"/>
                <w:rPrChange w:id="12053" w:author="Jane Shaw" w:date="2015-10-29T12:04:00Z">
                  <w:rPr>
                    <w:rFonts w:asciiTheme="majorBidi" w:hAnsiTheme="majorBidi" w:cstheme="majorBidi"/>
                    <w:sz w:val="14"/>
                    <w:lang w:val="en-GB"/>
                  </w:rPr>
                </w:rPrChange>
              </w:rPr>
              <w:t>Loss</w:t>
            </w:r>
          </w:p>
        </w:tc>
      </w:tr>
      <w:tr w:rsidR="004F65E4" w:rsidRPr="00F31509" w14:paraId="386EA2D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06AEABE"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70BC364A" w14:textId="68FCF43D"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w:t>
            </w:r>
            <w:del w:id="12054" w:author="Jane Shaw" w:date="2015-10-28T19:26:00Z">
              <w:r w:rsidRPr="00F31509" w:rsidDel="000B3390">
                <w:rPr>
                  <w:rFonts w:asciiTheme="majorBidi" w:hAnsiTheme="majorBidi" w:cstheme="majorBidi"/>
                  <w:sz w:val="14"/>
                  <w:lang w:val="en-GB"/>
                </w:rPr>
                <w:delText>,</w:delText>
              </w:r>
            </w:del>
            <w:ins w:id="1205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420</w:t>
            </w:r>
            <w:del w:id="12056" w:author="Jane Shaw" w:date="2015-10-28T19:26:00Z">
              <w:r w:rsidRPr="00F31509" w:rsidDel="000B3390">
                <w:rPr>
                  <w:rFonts w:asciiTheme="majorBidi" w:hAnsiTheme="majorBidi" w:cstheme="majorBidi"/>
                  <w:sz w:val="14"/>
                  <w:lang w:val="en-GB"/>
                </w:rPr>
                <w:delText>,</w:delText>
              </w:r>
            </w:del>
            <w:ins w:id="1205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7F7BA8B8" w14:textId="74717E25"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2058" w:author="Jane Shaw" w:date="2015-10-28T19:26:00Z">
              <w:r w:rsidRPr="00F31509" w:rsidDel="000B3390">
                <w:rPr>
                  <w:rFonts w:asciiTheme="majorBidi" w:hAnsiTheme="majorBidi" w:cstheme="majorBidi"/>
                  <w:sz w:val="14"/>
                  <w:lang w:val="en-GB"/>
                </w:rPr>
                <w:delText>,</w:delText>
              </w:r>
            </w:del>
            <w:ins w:id="1205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2060" w:author="Jane Shaw" w:date="2015-10-28T19:26:00Z">
              <w:r w:rsidRPr="00F31509" w:rsidDel="000B3390">
                <w:rPr>
                  <w:rFonts w:asciiTheme="majorBidi" w:hAnsiTheme="majorBidi" w:cstheme="majorBidi"/>
                  <w:sz w:val="14"/>
                  <w:lang w:val="en-GB"/>
                </w:rPr>
                <w:delText>,</w:delText>
              </w:r>
            </w:del>
            <w:ins w:id="1206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46049427" w14:textId="6BA8AD0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w:t>
            </w:r>
            <w:del w:id="12062" w:author="Jane Shaw" w:date="2015-10-28T19:26:00Z">
              <w:r w:rsidRPr="00F31509" w:rsidDel="000B3390">
                <w:rPr>
                  <w:rFonts w:asciiTheme="majorBidi" w:hAnsiTheme="majorBidi" w:cstheme="majorBidi"/>
                  <w:sz w:val="14"/>
                  <w:lang w:val="en-GB"/>
                </w:rPr>
                <w:delText>,</w:delText>
              </w:r>
            </w:del>
            <w:ins w:id="1206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790</w:t>
            </w:r>
            <w:del w:id="12064" w:author="Jane Shaw" w:date="2015-10-28T19:26:00Z">
              <w:r w:rsidRPr="00F31509" w:rsidDel="000B3390">
                <w:rPr>
                  <w:rFonts w:asciiTheme="majorBidi" w:hAnsiTheme="majorBidi" w:cstheme="majorBidi"/>
                  <w:sz w:val="14"/>
                  <w:lang w:val="en-GB"/>
                </w:rPr>
                <w:delText>,</w:delText>
              </w:r>
            </w:del>
            <w:ins w:id="1206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38B47901" w14:textId="41039275"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w:t>
            </w:r>
            <w:del w:id="12066" w:author="Jane Shaw" w:date="2015-10-28T19:26:00Z">
              <w:r w:rsidRPr="00F31509" w:rsidDel="000B3390">
                <w:rPr>
                  <w:rFonts w:asciiTheme="majorBidi" w:hAnsiTheme="majorBidi" w:cstheme="majorBidi"/>
                  <w:sz w:val="14"/>
                  <w:lang w:val="en-GB"/>
                </w:rPr>
                <w:delText>,</w:delText>
              </w:r>
            </w:del>
            <w:ins w:id="1206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7E92F7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7233A12" w14:textId="113960D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w:t>
            </w:r>
            <w:del w:id="12068" w:author="Jane Shaw" w:date="2015-10-28T19:26:00Z">
              <w:r w:rsidRPr="00F31509" w:rsidDel="000B3390">
                <w:rPr>
                  <w:rFonts w:asciiTheme="majorBidi" w:hAnsiTheme="majorBidi" w:cstheme="majorBidi"/>
                  <w:sz w:val="14"/>
                  <w:lang w:val="en-GB"/>
                </w:rPr>
                <w:delText>,</w:delText>
              </w:r>
            </w:del>
            <w:ins w:id="1206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330</w:t>
            </w:r>
            <w:del w:id="12070" w:author="Jane Shaw" w:date="2015-10-28T19:26:00Z">
              <w:r w:rsidRPr="00F31509" w:rsidDel="000B3390">
                <w:rPr>
                  <w:rFonts w:asciiTheme="majorBidi" w:hAnsiTheme="majorBidi" w:cstheme="majorBidi"/>
                  <w:sz w:val="14"/>
                  <w:lang w:val="en-GB"/>
                </w:rPr>
                <w:delText>,</w:delText>
              </w:r>
            </w:del>
            <w:ins w:id="1207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D77A1D3" w14:textId="0BB4E22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w:t>
            </w:r>
            <w:del w:id="12072" w:author="Jane Shaw" w:date="2015-10-28T19:26:00Z">
              <w:r w:rsidRPr="00F31509" w:rsidDel="000B3390">
                <w:rPr>
                  <w:rFonts w:asciiTheme="majorBidi" w:hAnsiTheme="majorBidi" w:cstheme="majorBidi"/>
                  <w:sz w:val="14"/>
                  <w:lang w:val="en-GB"/>
                </w:rPr>
                <w:delText>,</w:delText>
              </w:r>
            </w:del>
            <w:ins w:id="1207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898</w:t>
            </w:r>
            <w:del w:id="12074" w:author="Jane Shaw" w:date="2015-10-28T19:26:00Z">
              <w:r w:rsidRPr="00F31509" w:rsidDel="000B3390">
                <w:rPr>
                  <w:rFonts w:asciiTheme="majorBidi" w:hAnsiTheme="majorBidi" w:cstheme="majorBidi"/>
                  <w:sz w:val="14"/>
                  <w:lang w:val="en-GB"/>
                </w:rPr>
                <w:delText>,</w:delText>
              </w:r>
            </w:del>
            <w:ins w:id="1207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0187FAF7" w14:textId="25D7CBE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w:t>
            </w:r>
            <w:del w:id="12076" w:author="Jane Shaw" w:date="2015-10-28T19:26:00Z">
              <w:r w:rsidRPr="00F31509" w:rsidDel="000B3390">
                <w:rPr>
                  <w:rFonts w:asciiTheme="majorBidi" w:hAnsiTheme="majorBidi" w:cstheme="majorBidi"/>
                  <w:sz w:val="14"/>
                  <w:lang w:val="en-GB"/>
                </w:rPr>
                <w:delText>,</w:delText>
              </w:r>
            </w:del>
            <w:ins w:id="1207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904</w:t>
            </w:r>
            <w:del w:id="12078" w:author="Jane Shaw" w:date="2015-10-28T19:26:00Z">
              <w:r w:rsidRPr="00F31509" w:rsidDel="000B3390">
                <w:rPr>
                  <w:rFonts w:asciiTheme="majorBidi" w:hAnsiTheme="majorBidi" w:cstheme="majorBidi"/>
                  <w:sz w:val="14"/>
                  <w:lang w:val="en-GB"/>
                </w:rPr>
                <w:delText>,</w:delText>
              </w:r>
            </w:del>
            <w:ins w:id="1207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200</w:t>
            </w:r>
          </w:p>
        </w:tc>
        <w:tc>
          <w:tcPr>
            <w:tcW w:w="0" w:type="auto"/>
          </w:tcPr>
          <w:p w14:paraId="58B38B01" w14:textId="62B6F2D3"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w:t>
            </w:r>
            <w:del w:id="12080" w:author="Jane Shaw" w:date="2015-10-28T19:26:00Z">
              <w:r w:rsidRPr="00F31509" w:rsidDel="000B3390">
                <w:rPr>
                  <w:rFonts w:asciiTheme="majorBidi" w:hAnsiTheme="majorBidi" w:cstheme="majorBidi"/>
                  <w:sz w:val="14"/>
                  <w:lang w:val="en-GB"/>
                </w:rPr>
                <w:delText>,</w:delText>
              </w:r>
            </w:del>
            <w:ins w:id="1208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7AE884D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53C6154" w14:textId="1F8E7D8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w:t>
            </w:r>
            <w:del w:id="12082" w:author="Jane Shaw" w:date="2015-10-28T19:26:00Z">
              <w:r w:rsidRPr="00F31509" w:rsidDel="000B3390">
                <w:rPr>
                  <w:rFonts w:asciiTheme="majorBidi" w:hAnsiTheme="majorBidi" w:cstheme="majorBidi"/>
                  <w:sz w:val="14"/>
                  <w:lang w:val="en-GB"/>
                </w:rPr>
                <w:delText>,</w:delText>
              </w:r>
            </w:del>
            <w:ins w:id="1208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r>
      <w:tr w:rsidR="004F65E4" w:rsidRPr="00F31509" w14:paraId="4EDD5A2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76ADFD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2A19EFA2" w14:textId="2EA43A56"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w:t>
            </w:r>
            <w:del w:id="12084" w:author="Jane Shaw" w:date="2015-10-28T19:26:00Z">
              <w:r w:rsidRPr="00F31509" w:rsidDel="000B3390">
                <w:rPr>
                  <w:rFonts w:asciiTheme="majorBidi" w:hAnsiTheme="majorBidi" w:cstheme="majorBidi"/>
                  <w:sz w:val="14"/>
                  <w:lang w:val="en-GB"/>
                </w:rPr>
                <w:delText>,</w:delText>
              </w:r>
            </w:del>
            <w:ins w:id="1208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650</w:t>
            </w:r>
            <w:del w:id="12086" w:author="Jane Shaw" w:date="2015-10-28T19:26:00Z">
              <w:r w:rsidRPr="00F31509" w:rsidDel="000B3390">
                <w:rPr>
                  <w:rFonts w:asciiTheme="majorBidi" w:hAnsiTheme="majorBidi" w:cstheme="majorBidi"/>
                  <w:sz w:val="14"/>
                  <w:lang w:val="en-GB"/>
                </w:rPr>
                <w:delText>,</w:delText>
              </w:r>
            </w:del>
            <w:ins w:id="1208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00AD9FE" w14:textId="6D5EB14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w:t>
            </w:r>
            <w:del w:id="12088" w:author="Jane Shaw" w:date="2015-10-28T19:26:00Z">
              <w:r w:rsidRPr="00F31509" w:rsidDel="000B3390">
                <w:rPr>
                  <w:rFonts w:asciiTheme="majorBidi" w:hAnsiTheme="majorBidi" w:cstheme="majorBidi"/>
                  <w:sz w:val="14"/>
                  <w:lang w:val="en-GB"/>
                </w:rPr>
                <w:delText>,</w:delText>
              </w:r>
            </w:del>
            <w:ins w:id="1208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7B59AB54" w14:textId="64C31DC5"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w:t>
            </w:r>
            <w:del w:id="12090" w:author="Jane Shaw" w:date="2015-10-28T19:26:00Z">
              <w:r w:rsidRPr="00F31509" w:rsidDel="000B3390">
                <w:rPr>
                  <w:rFonts w:asciiTheme="majorBidi" w:hAnsiTheme="majorBidi" w:cstheme="majorBidi"/>
                  <w:sz w:val="14"/>
                  <w:lang w:val="en-GB"/>
                </w:rPr>
                <w:delText>,</w:delText>
              </w:r>
            </w:del>
            <w:ins w:id="1209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3A0EAF5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069D0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676A9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214CBAB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7A4CF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8CAC80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668FFE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52DF35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D2ECBEF"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CD936B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14:paraId="541486BC" w14:textId="1479FE50"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w:t>
            </w:r>
            <w:del w:id="12092" w:author="Jane Shaw" w:date="2015-10-28T19:26:00Z">
              <w:r w:rsidRPr="00F31509" w:rsidDel="000B3390">
                <w:rPr>
                  <w:rFonts w:asciiTheme="majorBidi" w:hAnsiTheme="majorBidi" w:cstheme="majorBidi"/>
                  <w:b/>
                  <w:sz w:val="14"/>
                  <w:lang w:val="en-GB"/>
                </w:rPr>
                <w:delText>,</w:delText>
              </w:r>
            </w:del>
            <w:ins w:id="12093" w:author="Jane Shaw" w:date="2015-10-28T19:26:00Z">
              <w:r w:rsidR="000B3390">
                <w:rPr>
                  <w:rFonts w:asciiTheme="majorBidi" w:hAnsiTheme="majorBidi" w:cstheme="majorBidi"/>
                  <w:b/>
                  <w:sz w:val="14"/>
                  <w:lang w:val="en-GB"/>
                </w:rPr>
                <w:t xml:space="preserve"> </w:t>
              </w:r>
            </w:ins>
            <w:r w:rsidRPr="00F31509">
              <w:rPr>
                <w:rFonts w:asciiTheme="majorBidi" w:hAnsiTheme="majorBidi" w:cstheme="majorBidi"/>
                <w:b/>
                <w:sz w:val="14"/>
                <w:lang w:val="en-GB"/>
              </w:rPr>
              <w:t>554</w:t>
            </w:r>
            <w:del w:id="12094" w:author="Jane Shaw" w:date="2015-10-28T19:26:00Z">
              <w:r w:rsidRPr="00F31509" w:rsidDel="000B3390">
                <w:rPr>
                  <w:rFonts w:asciiTheme="majorBidi" w:hAnsiTheme="majorBidi" w:cstheme="majorBidi"/>
                  <w:b/>
                  <w:sz w:val="14"/>
                  <w:lang w:val="en-GB"/>
                </w:rPr>
                <w:delText>,</w:delText>
              </w:r>
            </w:del>
            <w:ins w:id="12095" w:author="Jane Shaw" w:date="2015-10-28T19:26:00Z">
              <w:r w:rsidR="000B3390">
                <w:rPr>
                  <w:rFonts w:asciiTheme="majorBidi" w:hAnsiTheme="majorBidi" w:cstheme="majorBidi"/>
                  <w:b/>
                  <w:sz w:val="14"/>
                  <w:lang w:val="en-GB"/>
                </w:rPr>
                <w:t xml:space="preserve"> </w:t>
              </w:r>
            </w:ins>
            <w:r w:rsidRPr="00F31509">
              <w:rPr>
                <w:rFonts w:asciiTheme="majorBidi" w:hAnsiTheme="majorBidi" w:cstheme="majorBidi"/>
                <w:b/>
                <w:sz w:val="14"/>
                <w:lang w:val="en-GB"/>
              </w:rPr>
              <w:t>300</w:t>
            </w:r>
          </w:p>
        </w:tc>
        <w:tc>
          <w:tcPr>
            <w:tcW w:w="0" w:type="auto"/>
          </w:tcPr>
          <w:p w14:paraId="3281B0F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46FB9D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D3873F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9C4EFC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32F1EC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1BC735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45A1892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118628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F87E2E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1B1985C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78A3836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7526E1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405608CD" w14:textId="271DFCF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397</w:t>
            </w:r>
            <w:del w:id="12096" w:author="Jane Shaw" w:date="2015-10-28T19:26:00Z">
              <w:r w:rsidRPr="00F31509" w:rsidDel="000B3390">
                <w:rPr>
                  <w:rFonts w:asciiTheme="majorBidi" w:hAnsiTheme="majorBidi" w:cstheme="majorBidi"/>
                  <w:sz w:val="14"/>
                  <w:lang w:val="en-GB"/>
                </w:rPr>
                <w:delText>,</w:delText>
              </w:r>
            </w:del>
            <w:ins w:id="1209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3F9C6CE6" w14:textId="447F12AF"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w:t>
            </w:r>
            <w:del w:id="12098" w:author="Jane Shaw" w:date="2015-10-28T19:26:00Z">
              <w:r w:rsidRPr="00F31509" w:rsidDel="000B3390">
                <w:rPr>
                  <w:rFonts w:asciiTheme="majorBidi" w:hAnsiTheme="majorBidi" w:cstheme="majorBidi"/>
                  <w:sz w:val="14"/>
                  <w:lang w:val="en-GB"/>
                </w:rPr>
                <w:delText>,</w:delText>
              </w:r>
            </w:del>
            <w:ins w:id="1209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6F0A97E2" w14:textId="59FC93D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w:t>
            </w:r>
            <w:del w:id="12100" w:author="Jane Shaw" w:date="2015-10-28T19:26:00Z">
              <w:r w:rsidRPr="00F31509" w:rsidDel="000B3390">
                <w:rPr>
                  <w:rFonts w:asciiTheme="majorBidi" w:hAnsiTheme="majorBidi" w:cstheme="majorBidi"/>
                  <w:sz w:val="14"/>
                  <w:lang w:val="en-GB"/>
                </w:rPr>
                <w:delText>,</w:delText>
              </w:r>
            </w:del>
            <w:ins w:id="1210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04719B4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55E0B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3D982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A77FC9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223ED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4D0AB7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44F08B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0F14F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2D43927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3F4A0B8"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4AC6836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CAB7748" w14:textId="49BFCDB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w:t>
            </w:r>
            <w:del w:id="12102" w:author="Jane Shaw" w:date="2015-10-28T19:26:00Z">
              <w:r w:rsidRPr="00F31509" w:rsidDel="000B3390">
                <w:rPr>
                  <w:rFonts w:asciiTheme="majorBidi" w:hAnsiTheme="majorBidi" w:cstheme="majorBidi"/>
                  <w:sz w:val="14"/>
                  <w:lang w:val="en-GB"/>
                </w:rPr>
                <w:delText>,</w:delText>
              </w:r>
            </w:del>
            <w:ins w:id="1210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190BEAD6" w14:textId="5E447518"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w:t>
            </w:r>
            <w:del w:id="12104" w:author="Jane Shaw" w:date="2015-10-28T19:26:00Z">
              <w:r w:rsidRPr="00F31509" w:rsidDel="000B3390">
                <w:rPr>
                  <w:rFonts w:asciiTheme="majorBidi" w:hAnsiTheme="majorBidi" w:cstheme="majorBidi"/>
                  <w:sz w:val="14"/>
                  <w:lang w:val="en-GB"/>
                </w:rPr>
                <w:delText>,</w:delText>
              </w:r>
            </w:del>
            <w:ins w:id="1210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793CD9D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7F40D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2E64EB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865C2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2D2603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BC0E7C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287BA8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C0C41C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B8E3C12"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4566A66"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523C810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62DD4CF" w14:textId="034D04B8"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w:t>
            </w:r>
            <w:del w:id="12106" w:author="Jane Shaw" w:date="2015-10-28T19:26:00Z">
              <w:r w:rsidRPr="00F31509" w:rsidDel="000B3390">
                <w:rPr>
                  <w:rFonts w:asciiTheme="majorBidi" w:hAnsiTheme="majorBidi" w:cstheme="majorBidi"/>
                  <w:sz w:val="14"/>
                  <w:lang w:val="en-GB"/>
                </w:rPr>
                <w:delText>,</w:delText>
              </w:r>
            </w:del>
            <w:ins w:id="1210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5749F40C" w14:textId="3CBAC90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w:t>
            </w:r>
            <w:del w:id="12108" w:author="Jane Shaw" w:date="2015-10-28T19:26:00Z">
              <w:r w:rsidRPr="00F31509" w:rsidDel="000B3390">
                <w:rPr>
                  <w:rFonts w:asciiTheme="majorBidi" w:hAnsiTheme="majorBidi" w:cstheme="majorBidi"/>
                  <w:sz w:val="14"/>
                  <w:lang w:val="en-GB"/>
                </w:rPr>
                <w:delText>,</w:delText>
              </w:r>
            </w:del>
            <w:ins w:id="1210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4B244B1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A61D6A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6746C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B7749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397FC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AE73D1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41FB91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00C1BA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E7A2D18"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AA36D4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7AA45C9D" w14:textId="6B168AD4"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w:t>
            </w:r>
            <w:del w:id="12110" w:author="Jane Shaw" w:date="2015-10-28T19:26:00Z">
              <w:r w:rsidRPr="00F31509" w:rsidDel="000B3390">
                <w:rPr>
                  <w:rFonts w:asciiTheme="majorBidi" w:hAnsiTheme="majorBidi" w:cstheme="majorBidi"/>
                  <w:sz w:val="14"/>
                  <w:lang w:val="en-GB"/>
                </w:rPr>
                <w:delText>,</w:delText>
              </w:r>
            </w:del>
            <w:ins w:id="1211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699</w:t>
            </w:r>
            <w:del w:id="12112" w:author="Jane Shaw" w:date="2015-10-28T19:26:00Z">
              <w:r w:rsidRPr="00F31509" w:rsidDel="000B3390">
                <w:rPr>
                  <w:rFonts w:asciiTheme="majorBidi" w:hAnsiTheme="majorBidi" w:cstheme="majorBidi"/>
                  <w:sz w:val="14"/>
                  <w:lang w:val="en-GB"/>
                </w:rPr>
                <w:delText>,</w:delText>
              </w:r>
            </w:del>
            <w:ins w:id="1211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0E81DDBD" w14:textId="5AD8CF3D"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w:t>
            </w:r>
            <w:del w:id="12114" w:author="Jane Shaw" w:date="2015-10-28T19:26:00Z">
              <w:r w:rsidRPr="00F31509" w:rsidDel="000B3390">
                <w:rPr>
                  <w:rFonts w:asciiTheme="majorBidi" w:hAnsiTheme="majorBidi" w:cstheme="majorBidi"/>
                  <w:sz w:val="14"/>
                  <w:lang w:val="en-GB"/>
                </w:rPr>
                <w:delText>,</w:delText>
              </w:r>
            </w:del>
            <w:ins w:id="12115"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272441F3" w14:textId="0F9CF2B4"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w:t>
            </w:r>
            <w:del w:id="12116" w:author="Jane Shaw" w:date="2015-10-28T19:26:00Z">
              <w:r w:rsidRPr="00F31509" w:rsidDel="000B3390">
                <w:rPr>
                  <w:rFonts w:asciiTheme="majorBidi" w:hAnsiTheme="majorBidi" w:cstheme="majorBidi"/>
                  <w:sz w:val="14"/>
                  <w:lang w:val="en-GB"/>
                </w:rPr>
                <w:delText>,</w:delText>
              </w:r>
            </w:del>
            <w:ins w:id="12117"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343</w:t>
            </w:r>
            <w:del w:id="12118" w:author="Jane Shaw" w:date="2015-10-28T19:26:00Z">
              <w:r w:rsidRPr="00F31509" w:rsidDel="000B3390">
                <w:rPr>
                  <w:rFonts w:asciiTheme="majorBidi" w:hAnsiTheme="majorBidi" w:cstheme="majorBidi"/>
                  <w:sz w:val="14"/>
                  <w:lang w:val="en-GB"/>
                </w:rPr>
                <w:delText>,</w:delText>
              </w:r>
            </w:del>
            <w:ins w:id="12119"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700</w:t>
            </w:r>
          </w:p>
        </w:tc>
        <w:tc>
          <w:tcPr>
            <w:tcW w:w="0" w:type="auto"/>
          </w:tcPr>
          <w:p w14:paraId="3502DA2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977B99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117FB9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01BEE54" w14:textId="0DAFB58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2120" w:author="Jane Shaw" w:date="2015-10-28T19:26:00Z">
              <w:r w:rsidRPr="00F31509" w:rsidDel="000B3390">
                <w:rPr>
                  <w:rFonts w:asciiTheme="majorBidi" w:hAnsiTheme="majorBidi" w:cstheme="majorBidi"/>
                  <w:sz w:val="14"/>
                  <w:lang w:val="en-GB"/>
                </w:rPr>
                <w:delText>,</w:delText>
              </w:r>
            </w:del>
            <w:ins w:id="12121"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355</w:t>
            </w:r>
            <w:del w:id="12122" w:author="Jane Shaw" w:date="2015-10-28T19:26:00Z">
              <w:r w:rsidRPr="00F31509" w:rsidDel="000B3390">
                <w:rPr>
                  <w:rFonts w:asciiTheme="majorBidi" w:hAnsiTheme="majorBidi" w:cstheme="majorBidi"/>
                  <w:sz w:val="14"/>
                  <w:lang w:val="en-GB"/>
                </w:rPr>
                <w:delText>,</w:delText>
              </w:r>
            </w:del>
            <w:ins w:id="12123" w:author="Jane Shaw" w:date="2015-10-28T19:26:00Z">
              <w:r w:rsidR="000B3390">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2A92ECE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19617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60F95C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EF315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7020C81C" w14:textId="77777777" w:rsidR="00BA0107" w:rsidRPr="00F31509" w:rsidRDefault="00BA0107" w:rsidP="004F65E4">
      <w:pPr>
        <w:jc w:val="both"/>
        <w:rPr>
          <w:rFonts w:asciiTheme="majorBidi" w:hAnsiTheme="majorBidi" w:cstheme="majorBidi"/>
          <w:lang w:val="en-GB"/>
        </w:rPr>
      </w:pPr>
    </w:p>
    <w:p w14:paraId="34A9C492" w14:textId="30C3A0EE"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w:t>
      </w:r>
      <w:del w:id="12124" w:author="Jane Shaw" w:date="2015-10-28T19:26:00Z">
        <w:r w:rsidRPr="00F31509" w:rsidDel="000B3390">
          <w:rPr>
            <w:rFonts w:asciiTheme="majorBidi" w:hAnsiTheme="majorBidi" w:cstheme="majorBidi"/>
            <w:lang w:val="en-GB"/>
          </w:rPr>
          <w:delText>,</w:delText>
        </w:r>
      </w:del>
      <w:r w:rsidRPr="00F31509">
        <w:rPr>
          <w:rFonts w:asciiTheme="majorBidi" w:hAnsiTheme="majorBidi" w:cstheme="majorBidi"/>
          <w:lang w:val="en-GB"/>
        </w:rPr>
        <w:t xml:space="preserve"> </w:t>
      </w:r>
      <w:del w:id="12125" w:author="Jane Shaw" w:date="2015-10-28T19:26:00Z">
        <w:r w:rsidRPr="00F31509" w:rsidDel="000B3390">
          <w:rPr>
            <w:rFonts w:asciiTheme="majorBidi" w:hAnsiTheme="majorBidi" w:cstheme="majorBidi"/>
            <w:lang w:val="en-GB"/>
          </w:rPr>
          <w:delText xml:space="preserve">and this is </w:delText>
        </w:r>
      </w:del>
      <w:r w:rsidRPr="00F31509">
        <w:rPr>
          <w:rFonts w:asciiTheme="majorBidi" w:hAnsiTheme="majorBidi" w:cstheme="majorBidi"/>
          <w:lang w:val="en-GB"/>
        </w:rPr>
        <w:t xml:space="preserve">because </w:t>
      </w:r>
      <w:del w:id="12126" w:author="Jane Shaw" w:date="2015-10-28T19:27:00Z">
        <w:r w:rsidRPr="00F31509" w:rsidDel="000B3390">
          <w:rPr>
            <w:rFonts w:asciiTheme="majorBidi" w:hAnsiTheme="majorBidi" w:cstheme="majorBidi"/>
            <w:lang w:val="en-GB"/>
          </w:rPr>
          <w:delText xml:space="preserve">we have not allocated utilizations </w:delText>
        </w:r>
      </w:del>
      <w:ins w:id="12127" w:author="Jane Shaw" w:date="2015-10-28T19:27:00Z">
        <w:r w:rsidR="000B3390">
          <w:rPr>
            <w:rFonts w:asciiTheme="majorBidi" w:hAnsiTheme="majorBidi" w:cstheme="majorBidi"/>
            <w:lang w:val="en-GB"/>
          </w:rPr>
          <w:t xml:space="preserve">uses have not been allocated </w:t>
        </w:r>
      </w:ins>
      <w:del w:id="12128" w:author="Jane Shaw" w:date="2015-10-28T19:27:00Z">
        <w:r w:rsidRPr="00F31509" w:rsidDel="000B3390">
          <w:rPr>
            <w:rFonts w:asciiTheme="majorBidi" w:hAnsiTheme="majorBidi" w:cstheme="majorBidi"/>
            <w:lang w:val="en-GB"/>
          </w:rPr>
          <w:delText xml:space="preserve">in the case of </w:delText>
        </w:r>
      </w:del>
      <w:ins w:id="12129" w:author="Jane Shaw" w:date="2015-10-28T19:27:00Z">
        <w:r w:rsidR="000B3390">
          <w:rPr>
            <w:rFonts w:asciiTheme="majorBidi" w:hAnsiTheme="majorBidi" w:cstheme="majorBidi"/>
            <w:lang w:val="en-GB"/>
          </w:rPr>
          <w:t xml:space="preserve">to </w:t>
        </w:r>
      </w:ins>
      <w:r w:rsidRPr="00F31509">
        <w:rPr>
          <w:rFonts w:asciiTheme="majorBidi" w:hAnsiTheme="majorBidi" w:cstheme="majorBidi"/>
          <w:lang w:val="en-GB"/>
        </w:rPr>
        <w:t xml:space="preserve">excess supply. For these commodities, </w:t>
      </w:r>
      <w:del w:id="12130" w:author="Jane Shaw" w:date="2015-10-28T19:27:00Z">
        <w:r w:rsidRPr="00F31509" w:rsidDel="000B3390">
          <w:rPr>
            <w:rFonts w:asciiTheme="majorBidi" w:hAnsiTheme="majorBidi" w:cstheme="majorBidi"/>
            <w:lang w:val="en-GB"/>
          </w:rPr>
          <w:delText xml:space="preserve">we should allocate the </w:delText>
        </w:r>
      </w:del>
      <w:r w:rsidRPr="00F31509">
        <w:rPr>
          <w:rFonts w:asciiTheme="majorBidi" w:hAnsiTheme="majorBidi" w:cstheme="majorBidi"/>
          <w:lang w:val="en-GB"/>
        </w:rPr>
        <w:t>excess trade amount</w:t>
      </w:r>
      <w:ins w:id="12131" w:author="Jane Shaw" w:date="2015-10-28T19:27:00Z">
        <w:r w:rsidR="000B3390">
          <w:rPr>
            <w:rFonts w:asciiTheme="majorBidi" w:hAnsiTheme="majorBidi" w:cstheme="majorBidi"/>
            <w:lang w:val="en-GB"/>
          </w:rPr>
          <w:t>s</w:t>
        </w:r>
      </w:ins>
      <w:r w:rsidRPr="00F31509">
        <w:rPr>
          <w:rFonts w:asciiTheme="majorBidi" w:hAnsiTheme="majorBidi" w:cstheme="majorBidi"/>
          <w:lang w:val="en-GB"/>
        </w:rPr>
        <w:t xml:space="preserve"> </w:t>
      </w:r>
      <w:ins w:id="12132" w:author="Jane Shaw" w:date="2015-10-28T19:27:00Z">
        <w:r w:rsidR="000B3390">
          <w:rPr>
            <w:rFonts w:asciiTheme="majorBidi" w:hAnsiTheme="majorBidi" w:cstheme="majorBidi"/>
            <w:lang w:val="en-GB"/>
          </w:rPr>
          <w:t xml:space="preserve">should be allocated </w:t>
        </w:r>
      </w:ins>
      <w:r w:rsidRPr="00F31509">
        <w:rPr>
          <w:rFonts w:asciiTheme="majorBidi" w:hAnsiTheme="majorBidi" w:cstheme="majorBidi"/>
          <w:lang w:val="en-GB"/>
        </w:rPr>
        <w:t>according to the variable</w:t>
      </w:r>
      <w:del w:id="12133" w:author="Jane Shaw" w:date="2015-10-28T19:27:00Z">
        <w:r w:rsidRPr="00F31509" w:rsidDel="000B3390">
          <w:rPr>
            <w:rFonts w:asciiTheme="majorBidi" w:hAnsiTheme="majorBidi" w:cstheme="majorBidi"/>
            <w:lang w:val="en-GB"/>
          </w:rPr>
          <w:delText>,</w:delText>
        </w:r>
      </w:del>
      <w:r w:rsidRPr="00F31509">
        <w:rPr>
          <w:rFonts w:asciiTheme="majorBidi" w:hAnsiTheme="majorBidi" w:cstheme="majorBidi"/>
          <w:lang w:val="en-GB"/>
        </w:rPr>
        <w:t xml:space="preserve"> </w:t>
      </w:r>
      <w:del w:id="12134" w:author="Jane Shaw" w:date="2015-10-28T19:27:00Z">
        <w:r w:rsidRPr="00F31509" w:rsidDel="000B3390">
          <w:rPr>
            <w:rFonts w:asciiTheme="majorBidi" w:hAnsiTheme="majorBidi" w:cstheme="majorBidi"/>
            <w:lang w:val="en-GB"/>
          </w:rPr>
          <w:delText xml:space="preserve">which </w:delText>
        </w:r>
      </w:del>
      <w:ins w:id="12135" w:author="Jane Shaw" w:date="2015-10-28T19:27:00Z">
        <w:r w:rsidR="000B3390">
          <w:rPr>
            <w:rFonts w:asciiTheme="majorBidi" w:hAnsiTheme="majorBidi" w:cstheme="majorBidi"/>
            <w:lang w:val="en-GB"/>
          </w:rPr>
          <w:t xml:space="preserve">that is </w:t>
        </w:r>
      </w:ins>
      <w:del w:id="12136" w:author="Jane Shaw" w:date="2015-10-28T19:27:00Z">
        <w:r w:rsidRPr="00F31509" w:rsidDel="000B3390">
          <w:rPr>
            <w:rFonts w:asciiTheme="majorBidi" w:hAnsiTheme="majorBidi" w:cstheme="majorBidi"/>
            <w:lang w:val="en-GB"/>
          </w:rPr>
          <w:delText xml:space="preserve">makes the </w:delText>
        </w:r>
      </w:del>
      <w:r w:rsidRPr="00F31509">
        <w:rPr>
          <w:rFonts w:asciiTheme="majorBidi" w:hAnsiTheme="majorBidi" w:cstheme="majorBidi"/>
          <w:lang w:val="en-GB"/>
        </w:rPr>
        <w:t xml:space="preserve">most </w:t>
      </w:r>
      <w:del w:id="12137" w:author="Jane Shaw" w:date="2015-10-28T19:27:00Z">
        <w:r w:rsidRPr="00F31509" w:rsidDel="000B3390">
          <w:rPr>
            <w:rFonts w:asciiTheme="majorBidi" w:hAnsiTheme="majorBidi" w:cstheme="majorBidi"/>
            <w:lang w:val="en-GB"/>
          </w:rPr>
          <w:delText xml:space="preserve">sense </w:delText>
        </w:r>
      </w:del>
      <w:ins w:id="12138" w:author="Jane Shaw" w:date="2015-10-28T19:27:00Z">
        <w:r w:rsidR="000B3390">
          <w:rPr>
            <w:rFonts w:asciiTheme="majorBidi" w:hAnsiTheme="majorBidi" w:cstheme="majorBidi"/>
            <w:lang w:val="en-GB"/>
          </w:rPr>
          <w:t xml:space="preserve">appropriate </w:t>
        </w:r>
      </w:ins>
      <w:r w:rsidRPr="00F31509">
        <w:rPr>
          <w:rFonts w:asciiTheme="majorBidi" w:hAnsiTheme="majorBidi" w:cstheme="majorBidi"/>
          <w:lang w:val="en-GB"/>
        </w:rPr>
        <w:t xml:space="preserve">for </w:t>
      </w:r>
      <w:del w:id="12139" w:author="Jane Shaw" w:date="2015-10-28T19:27:00Z">
        <w:r w:rsidRPr="00F31509" w:rsidDel="000B3390">
          <w:rPr>
            <w:rFonts w:asciiTheme="majorBidi" w:hAnsiTheme="majorBidi" w:cstheme="majorBidi"/>
            <w:lang w:val="en-GB"/>
          </w:rPr>
          <w:delText xml:space="preserve">that </w:delText>
        </w:r>
      </w:del>
      <w:ins w:id="12140" w:author="Jane Shaw" w:date="2015-10-28T19:27:00Z">
        <w:r w:rsidR="000B3390">
          <w:rPr>
            <w:rFonts w:asciiTheme="majorBidi" w:hAnsiTheme="majorBidi" w:cstheme="majorBidi"/>
            <w:lang w:val="en-GB"/>
          </w:rPr>
          <w:t xml:space="preserve">the </w:t>
        </w:r>
      </w:ins>
      <w:del w:id="12141" w:author="Jane Shaw" w:date="2015-10-28T19:28:00Z">
        <w:r w:rsidRPr="00F31509" w:rsidDel="000B3390">
          <w:rPr>
            <w:rFonts w:asciiTheme="majorBidi" w:hAnsiTheme="majorBidi" w:cstheme="majorBidi"/>
            <w:lang w:val="en-GB"/>
          </w:rPr>
          <w:delText xml:space="preserve">particular </w:delText>
        </w:r>
      </w:del>
      <w:r w:rsidRPr="00F31509">
        <w:rPr>
          <w:rFonts w:asciiTheme="majorBidi" w:hAnsiTheme="majorBidi" w:cstheme="majorBidi"/>
          <w:lang w:val="en-GB"/>
        </w:rPr>
        <w:t xml:space="preserve">commodity </w:t>
      </w:r>
      <w:ins w:id="12142" w:author="Jane Shaw" w:date="2015-10-28T19:28:00Z">
        <w:r w:rsidR="000B3390">
          <w:rPr>
            <w:rFonts w:asciiTheme="majorBidi" w:hAnsiTheme="majorBidi" w:cstheme="majorBidi"/>
            <w:lang w:val="en-GB"/>
          </w:rPr>
          <w:t xml:space="preserve">concerned </w:t>
        </w:r>
      </w:ins>
      <w:r w:rsidRPr="00F31509">
        <w:rPr>
          <w:rFonts w:asciiTheme="majorBidi" w:hAnsiTheme="majorBidi" w:cstheme="majorBidi"/>
          <w:lang w:val="en-GB"/>
        </w:rPr>
        <w:t>(or</w:t>
      </w:r>
      <w:del w:id="12143" w:author="Jane Shaw" w:date="2015-10-28T19:28:00Z">
        <w:r w:rsidRPr="00F31509" w:rsidDel="000B3390">
          <w:rPr>
            <w:rFonts w:asciiTheme="majorBidi" w:hAnsiTheme="majorBidi" w:cstheme="majorBidi"/>
            <w:lang w:val="en-GB"/>
          </w:rPr>
          <w:delText>,</w:delText>
        </w:r>
      </w:del>
      <w:r w:rsidRPr="00F31509">
        <w:rPr>
          <w:rFonts w:asciiTheme="majorBidi" w:hAnsiTheme="majorBidi" w:cstheme="majorBidi"/>
          <w:lang w:val="en-GB"/>
        </w:rPr>
        <w:t xml:space="preserve"> </w:t>
      </w:r>
      <w:ins w:id="12144" w:author="Jane Shaw" w:date="2015-10-28T19:28:00Z">
        <w:r w:rsidR="000B3390">
          <w:rPr>
            <w:rFonts w:asciiTheme="majorBidi" w:hAnsiTheme="majorBidi" w:cstheme="majorBidi"/>
            <w:lang w:val="en-GB"/>
          </w:rPr>
          <w:t xml:space="preserve">to several </w:t>
        </w:r>
      </w:ins>
      <w:del w:id="12145" w:author="Jane Shaw" w:date="2015-10-28T19:28:00Z">
        <w:r w:rsidRPr="00F31509" w:rsidDel="000B3390">
          <w:rPr>
            <w:rFonts w:asciiTheme="majorBidi" w:hAnsiTheme="majorBidi" w:cstheme="majorBidi"/>
            <w:lang w:val="en-GB"/>
          </w:rPr>
          <w:delText xml:space="preserve">multiple </w:delText>
        </w:r>
      </w:del>
      <w:r w:rsidRPr="00F31509">
        <w:rPr>
          <w:rFonts w:asciiTheme="majorBidi" w:hAnsiTheme="majorBidi" w:cstheme="majorBidi"/>
          <w:lang w:val="en-GB"/>
        </w:rPr>
        <w:t xml:space="preserve">variables if </w:t>
      </w:r>
      <w:del w:id="12146" w:author="Jane Shaw" w:date="2015-10-28T19:28:00Z">
        <w:r w:rsidRPr="00F31509" w:rsidDel="000B3390">
          <w:rPr>
            <w:rFonts w:asciiTheme="majorBidi" w:hAnsiTheme="majorBidi" w:cstheme="majorBidi"/>
            <w:lang w:val="en-GB"/>
          </w:rPr>
          <w:delText xml:space="preserve">we know </w:delText>
        </w:r>
      </w:del>
      <w:r w:rsidRPr="00F31509">
        <w:rPr>
          <w:rFonts w:asciiTheme="majorBidi" w:hAnsiTheme="majorBidi" w:cstheme="majorBidi"/>
          <w:lang w:val="en-GB"/>
        </w:rPr>
        <w:t>the split share</w:t>
      </w:r>
      <w:ins w:id="12147" w:author="Jane Shaw" w:date="2015-10-28T19:29:00Z">
        <w:r w:rsidR="000B3390">
          <w:rPr>
            <w:rFonts w:asciiTheme="majorBidi" w:hAnsiTheme="majorBidi" w:cstheme="majorBidi"/>
            <w:lang w:val="en-GB"/>
          </w:rPr>
          <w:t>s</w:t>
        </w:r>
      </w:ins>
      <w:r w:rsidRPr="00F31509">
        <w:rPr>
          <w:rFonts w:asciiTheme="majorBidi" w:hAnsiTheme="majorBidi" w:cstheme="majorBidi"/>
          <w:lang w:val="en-GB"/>
        </w:rPr>
        <w:t xml:space="preserve"> at which a commodity is </w:t>
      </w:r>
      <w:del w:id="12148" w:author="Jane Shaw" w:date="2015-10-28T19:29:00Z">
        <w:r w:rsidRPr="00F31509" w:rsidDel="000B3390">
          <w:rPr>
            <w:rFonts w:asciiTheme="majorBidi" w:hAnsiTheme="majorBidi" w:cstheme="majorBidi"/>
            <w:lang w:val="en-GB"/>
          </w:rPr>
          <w:delText>utilized</w:delText>
        </w:r>
      </w:del>
      <w:ins w:id="12149" w:author="Jane Shaw" w:date="2015-10-28T19:29:00Z">
        <w:r w:rsidR="000B3390">
          <w:rPr>
            <w:rFonts w:asciiTheme="majorBidi" w:hAnsiTheme="majorBidi" w:cstheme="majorBidi"/>
            <w:lang w:val="en-GB"/>
          </w:rPr>
          <w:t>used are known</w:t>
        </w:r>
      </w:ins>
      <w:r w:rsidRPr="00F31509">
        <w:rPr>
          <w:rFonts w:asciiTheme="majorBidi" w:hAnsiTheme="majorBidi" w:cstheme="majorBidi"/>
          <w:lang w:val="en-GB"/>
        </w:rPr>
        <w:t>).</w:t>
      </w:r>
    </w:p>
    <w:p w14:paraId="6FE6EC2E" w14:textId="54A0D6ED" w:rsidR="004F65E4" w:rsidRPr="00F31509" w:rsidRDefault="004F65E4" w:rsidP="004F65E4">
      <w:pPr>
        <w:pStyle w:val="Didascalia"/>
        <w:keepNext/>
        <w:jc w:val="both"/>
        <w:rPr>
          <w:rFonts w:asciiTheme="majorBidi" w:hAnsiTheme="majorBidi" w:cstheme="majorBidi"/>
          <w:lang w:val="en-GB"/>
        </w:rPr>
      </w:pPr>
      <w:bookmarkStart w:id="12150" w:name="_Toc42842356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25</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w:t>
      </w:r>
      <w:del w:id="12151" w:author="Jane Shaw" w:date="2015-10-28T19:29:00Z">
        <w:r w:rsidR="00122211" w:rsidRPr="00F31509" w:rsidDel="004F0429">
          <w:rPr>
            <w:rFonts w:asciiTheme="majorBidi" w:hAnsiTheme="majorBidi" w:cstheme="majorBidi"/>
            <w:lang w:val="en-GB"/>
          </w:rPr>
          <w:delText xml:space="preserve">for </w:delText>
        </w:r>
      </w:del>
      <w:ins w:id="12152" w:author="Jane Shaw" w:date="2015-10-28T19:29:00Z">
        <w:r w:rsidR="004F0429">
          <w:rPr>
            <w:rFonts w:asciiTheme="majorBidi" w:hAnsiTheme="majorBidi" w:cstheme="majorBidi"/>
            <w:lang w:val="en-GB"/>
          </w:rPr>
          <w:t xml:space="preserve">in </w:t>
        </w:r>
      </w:ins>
      <w:r w:rsidR="00122211" w:rsidRPr="00F31509">
        <w:rPr>
          <w:rFonts w:asciiTheme="majorBidi" w:hAnsiTheme="majorBidi" w:cstheme="majorBidi"/>
          <w:lang w:val="en-GB"/>
        </w:rPr>
        <w:t xml:space="preserve">the SUA </w:t>
      </w:r>
      <w:r w:rsidRPr="00F31509">
        <w:rPr>
          <w:rFonts w:asciiTheme="majorBidi" w:hAnsiTheme="majorBidi" w:cstheme="majorBidi"/>
          <w:lang w:val="en-GB"/>
        </w:rPr>
        <w:t xml:space="preserve">table </w:t>
      </w:r>
      <w:del w:id="12153" w:author="Jane Shaw" w:date="2015-10-28T19:29:00Z">
        <w:r w:rsidRPr="00F31509" w:rsidDel="004F0429">
          <w:rPr>
            <w:rFonts w:asciiTheme="majorBidi" w:hAnsiTheme="majorBidi" w:cstheme="majorBidi"/>
            <w:lang w:val="en-GB"/>
          </w:rPr>
          <w:delText xml:space="preserve">of </w:delText>
        </w:r>
      </w:del>
      <w:ins w:id="12154" w:author="Jane Shaw" w:date="2015-10-28T19:29:00Z">
        <w:r w:rsidR="004F0429">
          <w:rPr>
            <w:rFonts w:asciiTheme="majorBidi" w:hAnsiTheme="majorBidi" w:cstheme="majorBidi"/>
            <w:lang w:val="en-GB"/>
          </w:rPr>
          <w:t xml:space="preserve">for </w:t>
        </w:r>
      </w:ins>
      <w:r w:rsidRPr="00F31509">
        <w:rPr>
          <w:rFonts w:asciiTheme="majorBidi" w:hAnsiTheme="majorBidi" w:cstheme="majorBidi"/>
          <w:lang w:val="en-GB"/>
        </w:rPr>
        <w:t>wheat</w:t>
      </w:r>
      <w:bookmarkEnd w:id="12150"/>
    </w:p>
    <w:tbl>
      <w:tblPr>
        <w:tblStyle w:val="Tabellaclassica1"/>
        <w:tblW w:w="0" w:type="auto"/>
        <w:tblLook w:val="04A0" w:firstRow="1" w:lastRow="0" w:firstColumn="1" w:lastColumn="0" w:noHBand="0" w:noVBand="1"/>
      </w:tblPr>
      <w:tblGrid>
        <w:gridCol w:w="954"/>
        <w:gridCol w:w="888"/>
        <w:gridCol w:w="752"/>
        <w:gridCol w:w="785"/>
        <w:gridCol w:w="803"/>
        <w:gridCol w:w="707"/>
        <w:gridCol w:w="991"/>
        <w:gridCol w:w="666"/>
        <w:gridCol w:w="658"/>
        <w:gridCol w:w="659"/>
        <w:gridCol w:w="792"/>
        <w:gridCol w:w="587"/>
      </w:tblGrid>
      <w:tr w:rsidR="004F65E4" w:rsidRPr="00F31509" w14:paraId="33D6EA4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F8412" w14:textId="77777777" w:rsidR="004F65E4" w:rsidRPr="008D6966" w:rsidRDefault="004F65E4" w:rsidP="004F65E4">
            <w:pPr>
              <w:pStyle w:val="Compact"/>
              <w:keepNext/>
              <w:jc w:val="both"/>
              <w:rPr>
                <w:rFonts w:asciiTheme="majorBidi" w:hAnsiTheme="majorBidi" w:cstheme="majorBidi"/>
                <w:b/>
                <w:i w:val="0"/>
                <w:sz w:val="14"/>
                <w:szCs w:val="16"/>
                <w:lang w:val="en-GB"/>
                <w:rPrChange w:id="12155"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56" w:author="Jane Shaw" w:date="2015-10-29T12:04:00Z">
                  <w:rPr>
                    <w:rFonts w:asciiTheme="majorBidi" w:hAnsiTheme="majorBidi" w:cstheme="majorBidi"/>
                    <w:sz w:val="14"/>
                    <w:szCs w:val="16"/>
                    <w:lang w:val="en-GB"/>
                  </w:rPr>
                </w:rPrChange>
              </w:rPr>
              <w:t>Name</w:t>
            </w:r>
          </w:p>
        </w:tc>
        <w:tc>
          <w:tcPr>
            <w:tcW w:w="0" w:type="auto"/>
          </w:tcPr>
          <w:p w14:paraId="4D7A549F"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57"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58" w:author="Jane Shaw" w:date="2015-10-29T12:04:00Z">
                  <w:rPr>
                    <w:rFonts w:asciiTheme="majorBidi" w:hAnsiTheme="majorBidi" w:cstheme="majorBidi"/>
                    <w:sz w:val="14"/>
                    <w:szCs w:val="16"/>
                    <w:lang w:val="en-GB"/>
                  </w:rPr>
                </w:rPrChange>
              </w:rPr>
              <w:t>Production</w:t>
            </w:r>
          </w:p>
        </w:tc>
        <w:tc>
          <w:tcPr>
            <w:tcW w:w="0" w:type="auto"/>
          </w:tcPr>
          <w:p w14:paraId="690D266F"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59"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60" w:author="Jane Shaw" w:date="2015-10-29T12:04:00Z">
                  <w:rPr>
                    <w:rFonts w:asciiTheme="majorBidi" w:hAnsiTheme="majorBidi" w:cstheme="majorBidi"/>
                    <w:sz w:val="14"/>
                    <w:szCs w:val="16"/>
                    <w:lang w:val="en-GB"/>
                  </w:rPr>
                </w:rPrChange>
              </w:rPr>
              <w:t>Imports</w:t>
            </w:r>
          </w:p>
        </w:tc>
        <w:tc>
          <w:tcPr>
            <w:tcW w:w="0" w:type="auto"/>
          </w:tcPr>
          <w:p w14:paraId="388865E3"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61"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62" w:author="Jane Shaw" w:date="2015-10-29T12:04:00Z">
                  <w:rPr>
                    <w:rFonts w:asciiTheme="majorBidi" w:hAnsiTheme="majorBidi" w:cstheme="majorBidi"/>
                    <w:sz w:val="14"/>
                    <w:szCs w:val="16"/>
                    <w:lang w:val="en-GB"/>
                  </w:rPr>
                </w:rPrChange>
              </w:rPr>
              <w:t>Exports</w:t>
            </w:r>
          </w:p>
        </w:tc>
        <w:tc>
          <w:tcPr>
            <w:tcW w:w="0" w:type="auto"/>
          </w:tcPr>
          <w:p w14:paraId="63B98F14" w14:textId="1C9209B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63"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64" w:author="Jane Shaw" w:date="2015-10-29T12:04:00Z">
                  <w:rPr>
                    <w:rFonts w:asciiTheme="majorBidi" w:hAnsiTheme="majorBidi" w:cstheme="majorBidi"/>
                    <w:sz w:val="14"/>
                    <w:szCs w:val="16"/>
                    <w:lang w:val="en-GB"/>
                  </w:rPr>
                </w:rPrChange>
              </w:rPr>
              <w:t xml:space="preserve">Stock </w:t>
            </w:r>
            <w:r w:rsidR="004F0429" w:rsidRPr="008D6966">
              <w:rPr>
                <w:rFonts w:asciiTheme="majorBidi" w:hAnsiTheme="majorBidi" w:cstheme="majorBidi"/>
                <w:b/>
                <w:sz w:val="14"/>
                <w:szCs w:val="16"/>
                <w:lang w:val="en-GB"/>
              </w:rPr>
              <w:t>change</w:t>
            </w:r>
          </w:p>
        </w:tc>
        <w:tc>
          <w:tcPr>
            <w:tcW w:w="0" w:type="auto"/>
          </w:tcPr>
          <w:p w14:paraId="60B2D565"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65"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66" w:author="Jane Shaw" w:date="2015-10-29T12:04:00Z">
                  <w:rPr>
                    <w:rFonts w:asciiTheme="majorBidi" w:hAnsiTheme="majorBidi" w:cstheme="majorBidi"/>
                    <w:sz w:val="14"/>
                    <w:szCs w:val="16"/>
                    <w:lang w:val="en-GB"/>
                  </w:rPr>
                </w:rPrChange>
              </w:rPr>
              <w:t>Food</w:t>
            </w:r>
          </w:p>
        </w:tc>
        <w:tc>
          <w:tcPr>
            <w:tcW w:w="0" w:type="auto"/>
          </w:tcPr>
          <w:p w14:paraId="47B16972" w14:textId="59B534F5"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67"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68" w:author="Jane Shaw" w:date="2015-10-29T12:04:00Z">
                  <w:rPr>
                    <w:rFonts w:asciiTheme="majorBidi" w:hAnsiTheme="majorBidi" w:cstheme="majorBidi"/>
                    <w:sz w:val="14"/>
                    <w:szCs w:val="16"/>
                    <w:lang w:val="en-GB"/>
                  </w:rPr>
                </w:rPrChange>
              </w:rPr>
              <w:t xml:space="preserve">Food </w:t>
            </w:r>
            <w:r w:rsidR="004F0429" w:rsidRPr="008D6966">
              <w:rPr>
                <w:rFonts w:asciiTheme="majorBidi" w:hAnsiTheme="majorBidi" w:cstheme="majorBidi"/>
                <w:b/>
                <w:sz w:val="14"/>
                <w:szCs w:val="16"/>
                <w:lang w:val="en-GB"/>
              </w:rPr>
              <w:t>processing</w:t>
            </w:r>
          </w:p>
        </w:tc>
        <w:tc>
          <w:tcPr>
            <w:tcW w:w="0" w:type="auto"/>
          </w:tcPr>
          <w:p w14:paraId="7C270783"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69"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70" w:author="Jane Shaw" w:date="2015-10-29T12:04:00Z">
                  <w:rPr>
                    <w:rFonts w:asciiTheme="majorBidi" w:hAnsiTheme="majorBidi" w:cstheme="majorBidi"/>
                    <w:sz w:val="14"/>
                    <w:szCs w:val="16"/>
                    <w:lang w:val="en-GB"/>
                  </w:rPr>
                </w:rPrChange>
              </w:rPr>
              <w:t>Feed</w:t>
            </w:r>
          </w:p>
        </w:tc>
        <w:tc>
          <w:tcPr>
            <w:tcW w:w="0" w:type="auto"/>
          </w:tcPr>
          <w:p w14:paraId="00582946"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71"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72" w:author="Jane Shaw" w:date="2015-10-29T12:04:00Z">
                  <w:rPr>
                    <w:rFonts w:asciiTheme="majorBidi" w:hAnsiTheme="majorBidi" w:cstheme="majorBidi"/>
                    <w:sz w:val="14"/>
                    <w:szCs w:val="16"/>
                    <w:lang w:val="en-GB"/>
                  </w:rPr>
                </w:rPrChange>
              </w:rPr>
              <w:t>Seed</w:t>
            </w:r>
          </w:p>
        </w:tc>
        <w:tc>
          <w:tcPr>
            <w:tcW w:w="0" w:type="auto"/>
          </w:tcPr>
          <w:p w14:paraId="51341F7F"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73"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74" w:author="Jane Shaw" w:date="2015-10-29T12:04:00Z">
                  <w:rPr>
                    <w:rFonts w:asciiTheme="majorBidi" w:hAnsiTheme="majorBidi" w:cstheme="majorBidi"/>
                    <w:sz w:val="14"/>
                    <w:szCs w:val="16"/>
                    <w:lang w:val="en-GB"/>
                  </w:rPr>
                </w:rPrChange>
              </w:rPr>
              <w:t>Tourist</w:t>
            </w:r>
          </w:p>
        </w:tc>
        <w:tc>
          <w:tcPr>
            <w:tcW w:w="0" w:type="auto"/>
          </w:tcPr>
          <w:p w14:paraId="57A92666"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75"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76" w:author="Jane Shaw" w:date="2015-10-29T12:04:00Z">
                  <w:rPr>
                    <w:rFonts w:asciiTheme="majorBidi" w:hAnsiTheme="majorBidi" w:cstheme="majorBidi"/>
                    <w:sz w:val="14"/>
                    <w:szCs w:val="16"/>
                    <w:lang w:val="en-GB"/>
                  </w:rPr>
                </w:rPrChange>
              </w:rPr>
              <w:t>Industrial</w:t>
            </w:r>
          </w:p>
        </w:tc>
        <w:tc>
          <w:tcPr>
            <w:tcW w:w="0" w:type="auto"/>
          </w:tcPr>
          <w:p w14:paraId="0F33086D" w14:textId="77777777" w:rsidR="004F65E4" w:rsidRPr="008D6966"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4"/>
                <w:szCs w:val="16"/>
                <w:lang w:val="en-GB"/>
                <w:rPrChange w:id="12177" w:author="Jane Shaw" w:date="2015-10-29T12:04:00Z">
                  <w:rPr>
                    <w:rFonts w:asciiTheme="majorBidi" w:hAnsiTheme="majorBidi" w:cstheme="majorBidi"/>
                    <w:i w:val="0"/>
                    <w:iCs w:val="0"/>
                    <w:sz w:val="14"/>
                    <w:szCs w:val="16"/>
                    <w:lang w:val="en-GB"/>
                  </w:rPr>
                </w:rPrChange>
              </w:rPr>
            </w:pPr>
            <w:r w:rsidRPr="008D6966">
              <w:rPr>
                <w:rFonts w:asciiTheme="majorBidi" w:hAnsiTheme="majorBidi" w:cstheme="majorBidi"/>
                <w:b/>
                <w:sz w:val="14"/>
                <w:szCs w:val="16"/>
                <w:lang w:val="en-GB"/>
                <w:rPrChange w:id="12178" w:author="Jane Shaw" w:date="2015-10-29T12:04:00Z">
                  <w:rPr>
                    <w:rFonts w:asciiTheme="majorBidi" w:hAnsiTheme="majorBidi" w:cstheme="majorBidi"/>
                    <w:sz w:val="14"/>
                    <w:szCs w:val="16"/>
                    <w:lang w:val="en-GB"/>
                  </w:rPr>
                </w:rPrChange>
              </w:rPr>
              <w:t>Loss</w:t>
            </w:r>
          </w:p>
        </w:tc>
      </w:tr>
      <w:tr w:rsidR="004F65E4" w:rsidRPr="00F31509" w14:paraId="64F5353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6E5A357"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42B837BE" w14:textId="16B5683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w:t>
            </w:r>
            <w:del w:id="12179" w:author="Jane Shaw" w:date="2015-10-28T19:30:00Z">
              <w:r w:rsidRPr="00F31509" w:rsidDel="004F0429">
                <w:rPr>
                  <w:rFonts w:asciiTheme="majorBidi" w:hAnsiTheme="majorBidi" w:cstheme="majorBidi"/>
                  <w:sz w:val="14"/>
                  <w:szCs w:val="16"/>
                  <w:lang w:val="en-GB"/>
                </w:rPr>
                <w:delText>,</w:delText>
              </w:r>
            </w:del>
            <w:ins w:id="1218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420</w:t>
            </w:r>
            <w:del w:id="12181" w:author="Jane Shaw" w:date="2015-10-28T19:30:00Z">
              <w:r w:rsidRPr="00F31509" w:rsidDel="004F0429">
                <w:rPr>
                  <w:rFonts w:asciiTheme="majorBidi" w:hAnsiTheme="majorBidi" w:cstheme="majorBidi"/>
                  <w:sz w:val="14"/>
                  <w:szCs w:val="16"/>
                  <w:lang w:val="en-GB"/>
                </w:rPr>
                <w:delText>,</w:delText>
              </w:r>
            </w:del>
            <w:ins w:id="1218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303F4685" w14:textId="496B2C19"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w:t>
            </w:r>
            <w:del w:id="12183" w:author="Jane Shaw" w:date="2015-10-28T19:30:00Z">
              <w:r w:rsidRPr="00F31509" w:rsidDel="004F0429">
                <w:rPr>
                  <w:rFonts w:asciiTheme="majorBidi" w:hAnsiTheme="majorBidi" w:cstheme="majorBidi"/>
                  <w:sz w:val="14"/>
                  <w:szCs w:val="16"/>
                  <w:lang w:val="en-GB"/>
                </w:rPr>
                <w:delText>,</w:delText>
              </w:r>
            </w:del>
            <w:ins w:id="1218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999</w:t>
            </w:r>
            <w:del w:id="12185" w:author="Jane Shaw" w:date="2015-10-28T19:30:00Z">
              <w:r w:rsidRPr="00F31509" w:rsidDel="004F0429">
                <w:rPr>
                  <w:rFonts w:asciiTheme="majorBidi" w:hAnsiTheme="majorBidi" w:cstheme="majorBidi"/>
                  <w:sz w:val="14"/>
                  <w:szCs w:val="16"/>
                  <w:lang w:val="en-GB"/>
                </w:rPr>
                <w:delText>,</w:delText>
              </w:r>
            </w:del>
            <w:ins w:id="1218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100</w:t>
            </w:r>
          </w:p>
        </w:tc>
        <w:tc>
          <w:tcPr>
            <w:tcW w:w="0" w:type="auto"/>
          </w:tcPr>
          <w:p w14:paraId="068135A2" w14:textId="7E54FFD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w:t>
            </w:r>
            <w:del w:id="12187" w:author="Jane Shaw" w:date="2015-10-28T19:30:00Z">
              <w:r w:rsidRPr="00F31509" w:rsidDel="004F0429">
                <w:rPr>
                  <w:rFonts w:asciiTheme="majorBidi" w:hAnsiTheme="majorBidi" w:cstheme="majorBidi"/>
                  <w:sz w:val="14"/>
                  <w:szCs w:val="16"/>
                  <w:lang w:val="en-GB"/>
                </w:rPr>
                <w:delText>,</w:delText>
              </w:r>
            </w:del>
            <w:ins w:id="1218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790</w:t>
            </w:r>
            <w:del w:id="12189" w:author="Jane Shaw" w:date="2015-10-28T19:30:00Z">
              <w:r w:rsidRPr="00F31509" w:rsidDel="004F0429">
                <w:rPr>
                  <w:rFonts w:asciiTheme="majorBidi" w:hAnsiTheme="majorBidi" w:cstheme="majorBidi"/>
                  <w:sz w:val="14"/>
                  <w:szCs w:val="16"/>
                  <w:lang w:val="en-GB"/>
                </w:rPr>
                <w:delText>,</w:delText>
              </w:r>
            </w:del>
            <w:ins w:id="1219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25F34F1C" w14:textId="1DE700A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w:t>
            </w:r>
            <w:del w:id="12191" w:author="Jane Shaw" w:date="2015-10-28T19:30:00Z">
              <w:r w:rsidRPr="00F31509" w:rsidDel="004F0429">
                <w:rPr>
                  <w:rFonts w:asciiTheme="majorBidi" w:hAnsiTheme="majorBidi" w:cstheme="majorBidi"/>
                  <w:sz w:val="14"/>
                  <w:szCs w:val="16"/>
                  <w:lang w:val="en-GB"/>
                </w:rPr>
                <w:delText>,</w:delText>
              </w:r>
            </w:del>
            <w:ins w:id="1219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600</w:t>
            </w:r>
          </w:p>
        </w:tc>
        <w:tc>
          <w:tcPr>
            <w:tcW w:w="0" w:type="auto"/>
          </w:tcPr>
          <w:p w14:paraId="022EB50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4E458F6" w14:textId="3221F3D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w:t>
            </w:r>
            <w:del w:id="12193" w:author="Jane Shaw" w:date="2015-10-28T19:30:00Z">
              <w:r w:rsidRPr="00F31509" w:rsidDel="004F0429">
                <w:rPr>
                  <w:rFonts w:asciiTheme="majorBidi" w:hAnsiTheme="majorBidi" w:cstheme="majorBidi"/>
                  <w:sz w:val="14"/>
                  <w:szCs w:val="16"/>
                  <w:lang w:val="en-GB"/>
                </w:rPr>
                <w:delText>,</w:delText>
              </w:r>
            </w:del>
            <w:ins w:id="1219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330</w:t>
            </w:r>
            <w:del w:id="12195" w:author="Jane Shaw" w:date="2015-10-28T19:30:00Z">
              <w:r w:rsidRPr="00F31509" w:rsidDel="004F0429">
                <w:rPr>
                  <w:rFonts w:asciiTheme="majorBidi" w:hAnsiTheme="majorBidi" w:cstheme="majorBidi"/>
                  <w:sz w:val="14"/>
                  <w:szCs w:val="16"/>
                  <w:lang w:val="en-GB"/>
                </w:rPr>
                <w:delText>,</w:delText>
              </w:r>
            </w:del>
            <w:ins w:id="1219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5735B9C6" w14:textId="433094A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w:t>
            </w:r>
            <w:del w:id="12197" w:author="Jane Shaw" w:date="2015-10-28T19:30:00Z">
              <w:r w:rsidRPr="00F31509" w:rsidDel="004F0429">
                <w:rPr>
                  <w:rFonts w:asciiTheme="majorBidi" w:hAnsiTheme="majorBidi" w:cstheme="majorBidi"/>
                  <w:sz w:val="14"/>
                  <w:szCs w:val="16"/>
                  <w:lang w:val="en-GB"/>
                </w:rPr>
                <w:delText>,</w:delText>
              </w:r>
            </w:del>
            <w:ins w:id="1219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898</w:t>
            </w:r>
            <w:del w:id="12199" w:author="Jane Shaw" w:date="2015-10-28T19:30:00Z">
              <w:r w:rsidRPr="00F31509" w:rsidDel="004F0429">
                <w:rPr>
                  <w:rFonts w:asciiTheme="majorBidi" w:hAnsiTheme="majorBidi" w:cstheme="majorBidi"/>
                  <w:sz w:val="14"/>
                  <w:szCs w:val="16"/>
                  <w:lang w:val="en-GB"/>
                </w:rPr>
                <w:delText>,</w:delText>
              </w:r>
            </w:del>
            <w:ins w:id="1220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4324BAB2" w14:textId="3792A329"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w:t>
            </w:r>
            <w:del w:id="12201" w:author="Jane Shaw" w:date="2015-10-28T19:30:00Z">
              <w:r w:rsidRPr="00F31509" w:rsidDel="004F0429">
                <w:rPr>
                  <w:rFonts w:asciiTheme="majorBidi" w:hAnsiTheme="majorBidi" w:cstheme="majorBidi"/>
                  <w:sz w:val="14"/>
                  <w:szCs w:val="16"/>
                  <w:lang w:val="en-GB"/>
                </w:rPr>
                <w:delText>,</w:delText>
              </w:r>
            </w:del>
            <w:ins w:id="1220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904</w:t>
            </w:r>
            <w:del w:id="12203" w:author="Jane Shaw" w:date="2015-10-28T19:30:00Z">
              <w:r w:rsidRPr="00F31509" w:rsidDel="004F0429">
                <w:rPr>
                  <w:rFonts w:asciiTheme="majorBidi" w:hAnsiTheme="majorBidi" w:cstheme="majorBidi"/>
                  <w:sz w:val="14"/>
                  <w:szCs w:val="16"/>
                  <w:lang w:val="en-GB"/>
                </w:rPr>
                <w:delText>,</w:delText>
              </w:r>
            </w:del>
            <w:ins w:id="1220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200</w:t>
            </w:r>
          </w:p>
        </w:tc>
        <w:tc>
          <w:tcPr>
            <w:tcW w:w="0" w:type="auto"/>
          </w:tcPr>
          <w:p w14:paraId="731B095D" w14:textId="0F8A3E6E"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w:t>
            </w:r>
            <w:del w:id="12205" w:author="Jane Shaw" w:date="2015-10-28T19:30:00Z">
              <w:r w:rsidRPr="00F31509" w:rsidDel="004F0429">
                <w:rPr>
                  <w:rFonts w:asciiTheme="majorBidi" w:hAnsiTheme="majorBidi" w:cstheme="majorBidi"/>
                  <w:sz w:val="14"/>
                  <w:szCs w:val="16"/>
                  <w:lang w:val="en-GB"/>
                </w:rPr>
                <w:delText>,</w:delText>
              </w:r>
            </w:del>
            <w:ins w:id="1220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800</w:t>
            </w:r>
          </w:p>
        </w:tc>
        <w:tc>
          <w:tcPr>
            <w:tcW w:w="0" w:type="auto"/>
          </w:tcPr>
          <w:p w14:paraId="6F4338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0E17940" w14:textId="4589AFF8"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w:t>
            </w:r>
            <w:del w:id="12207" w:author="Jane Shaw" w:date="2015-10-28T19:30:00Z">
              <w:r w:rsidRPr="00F31509" w:rsidDel="004F0429">
                <w:rPr>
                  <w:rFonts w:asciiTheme="majorBidi" w:hAnsiTheme="majorBidi" w:cstheme="majorBidi"/>
                  <w:sz w:val="14"/>
                  <w:szCs w:val="16"/>
                  <w:lang w:val="en-GB"/>
                </w:rPr>
                <w:delText>,</w:delText>
              </w:r>
            </w:del>
            <w:ins w:id="1220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r>
      <w:tr w:rsidR="004F65E4" w:rsidRPr="00F31509" w14:paraId="599DBF90"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E08265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09B40AB0" w14:textId="36637FC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w:t>
            </w:r>
            <w:del w:id="12209" w:author="Jane Shaw" w:date="2015-10-28T19:30:00Z">
              <w:r w:rsidRPr="00F31509" w:rsidDel="004F0429">
                <w:rPr>
                  <w:rFonts w:asciiTheme="majorBidi" w:hAnsiTheme="majorBidi" w:cstheme="majorBidi"/>
                  <w:sz w:val="14"/>
                  <w:szCs w:val="16"/>
                  <w:lang w:val="en-GB"/>
                </w:rPr>
                <w:delText>,</w:delText>
              </w:r>
            </w:del>
            <w:ins w:id="1221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650</w:t>
            </w:r>
            <w:del w:id="12211" w:author="Jane Shaw" w:date="2015-10-28T19:30:00Z">
              <w:r w:rsidRPr="00F31509" w:rsidDel="004F0429">
                <w:rPr>
                  <w:rFonts w:asciiTheme="majorBidi" w:hAnsiTheme="majorBidi" w:cstheme="majorBidi"/>
                  <w:sz w:val="14"/>
                  <w:szCs w:val="16"/>
                  <w:lang w:val="en-GB"/>
                </w:rPr>
                <w:delText>,</w:delText>
              </w:r>
            </w:del>
            <w:ins w:id="1221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5B0ABA0F" w14:textId="222A67FD"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w:t>
            </w:r>
            <w:del w:id="12213" w:author="Jane Shaw" w:date="2015-10-28T19:30:00Z">
              <w:r w:rsidRPr="00F31509" w:rsidDel="004F0429">
                <w:rPr>
                  <w:rFonts w:asciiTheme="majorBidi" w:hAnsiTheme="majorBidi" w:cstheme="majorBidi"/>
                  <w:sz w:val="14"/>
                  <w:szCs w:val="16"/>
                  <w:lang w:val="en-GB"/>
                </w:rPr>
                <w:delText>,</w:delText>
              </w:r>
            </w:del>
            <w:ins w:id="1221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4590AD29" w14:textId="4FE41533"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w:t>
            </w:r>
            <w:del w:id="12215" w:author="Jane Shaw" w:date="2015-10-28T19:30:00Z">
              <w:r w:rsidRPr="00F31509" w:rsidDel="004F0429">
                <w:rPr>
                  <w:rFonts w:asciiTheme="majorBidi" w:hAnsiTheme="majorBidi" w:cstheme="majorBidi"/>
                  <w:sz w:val="14"/>
                  <w:szCs w:val="16"/>
                  <w:lang w:val="en-GB"/>
                </w:rPr>
                <w:delText>,</w:delText>
              </w:r>
            </w:del>
            <w:ins w:id="1221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800</w:t>
            </w:r>
          </w:p>
        </w:tc>
        <w:tc>
          <w:tcPr>
            <w:tcW w:w="0" w:type="auto"/>
          </w:tcPr>
          <w:p w14:paraId="5A4FE45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5F7033E" w14:textId="43F5F4E8"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18</w:t>
            </w:r>
            <w:del w:id="12217" w:author="Jane Shaw" w:date="2015-10-28T19:30:00Z">
              <w:r w:rsidRPr="00F31509" w:rsidDel="004F0429">
                <w:rPr>
                  <w:rFonts w:asciiTheme="majorBidi" w:hAnsiTheme="majorBidi" w:cstheme="majorBidi"/>
                  <w:b/>
                  <w:sz w:val="14"/>
                  <w:szCs w:val="16"/>
                  <w:lang w:val="en-GB"/>
                </w:rPr>
                <w:delText>,</w:delText>
              </w:r>
            </w:del>
            <w:ins w:id="12218"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420</w:t>
            </w:r>
            <w:del w:id="12219" w:author="Jane Shaw" w:date="2015-10-28T19:30:00Z">
              <w:r w:rsidRPr="00F31509" w:rsidDel="004F0429">
                <w:rPr>
                  <w:rFonts w:asciiTheme="majorBidi" w:hAnsiTheme="majorBidi" w:cstheme="majorBidi"/>
                  <w:b/>
                  <w:sz w:val="14"/>
                  <w:szCs w:val="16"/>
                  <w:lang w:val="en-GB"/>
                </w:rPr>
                <w:delText>,</w:delText>
              </w:r>
            </w:del>
            <w:ins w:id="12220"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000</w:t>
            </w:r>
          </w:p>
        </w:tc>
        <w:tc>
          <w:tcPr>
            <w:tcW w:w="0" w:type="auto"/>
          </w:tcPr>
          <w:p w14:paraId="3044391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44FF45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A5D692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C98A65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731F38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2595EF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04AD8A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3CAE53C"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14:paraId="69C8F42E" w14:textId="0C2ED8A0"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w:t>
            </w:r>
            <w:del w:id="12221" w:author="Jane Shaw" w:date="2015-10-28T19:30:00Z">
              <w:r w:rsidRPr="00F31509" w:rsidDel="004F0429">
                <w:rPr>
                  <w:rFonts w:asciiTheme="majorBidi" w:hAnsiTheme="majorBidi" w:cstheme="majorBidi"/>
                  <w:sz w:val="14"/>
                  <w:szCs w:val="16"/>
                  <w:lang w:val="en-GB"/>
                </w:rPr>
                <w:delText>,</w:delText>
              </w:r>
            </w:del>
            <w:ins w:id="1222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554</w:t>
            </w:r>
            <w:del w:id="12223" w:author="Jane Shaw" w:date="2015-10-28T19:30:00Z">
              <w:r w:rsidRPr="00F31509" w:rsidDel="004F0429">
                <w:rPr>
                  <w:rFonts w:asciiTheme="majorBidi" w:hAnsiTheme="majorBidi" w:cstheme="majorBidi"/>
                  <w:sz w:val="14"/>
                  <w:szCs w:val="16"/>
                  <w:lang w:val="en-GB"/>
                </w:rPr>
                <w:delText>,</w:delText>
              </w:r>
            </w:del>
            <w:ins w:id="1222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c>
          <w:tcPr>
            <w:tcW w:w="0" w:type="auto"/>
          </w:tcPr>
          <w:p w14:paraId="5D4C6A3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792BFB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3D1376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C48450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B8D4E7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7076612" w14:textId="3633A454"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w:t>
            </w:r>
            <w:del w:id="12225" w:author="Jane Shaw" w:date="2015-10-28T19:30:00Z">
              <w:r w:rsidRPr="00F31509" w:rsidDel="004F0429">
                <w:rPr>
                  <w:rFonts w:asciiTheme="majorBidi" w:hAnsiTheme="majorBidi" w:cstheme="majorBidi"/>
                  <w:b/>
                  <w:sz w:val="14"/>
                  <w:szCs w:val="16"/>
                  <w:lang w:val="en-GB"/>
                </w:rPr>
                <w:delText>,</w:delText>
              </w:r>
            </w:del>
            <w:ins w:id="12226"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554</w:t>
            </w:r>
            <w:del w:id="12227" w:author="Jane Shaw" w:date="2015-10-28T19:30:00Z">
              <w:r w:rsidRPr="00F31509" w:rsidDel="004F0429">
                <w:rPr>
                  <w:rFonts w:asciiTheme="majorBidi" w:hAnsiTheme="majorBidi" w:cstheme="majorBidi"/>
                  <w:b/>
                  <w:sz w:val="14"/>
                  <w:szCs w:val="16"/>
                  <w:lang w:val="en-GB"/>
                </w:rPr>
                <w:delText>,</w:delText>
              </w:r>
            </w:del>
            <w:ins w:id="12228"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300</w:t>
            </w:r>
          </w:p>
        </w:tc>
        <w:tc>
          <w:tcPr>
            <w:tcW w:w="0" w:type="auto"/>
          </w:tcPr>
          <w:p w14:paraId="71E3A7B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5A5F5F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AD9E08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387155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31352236"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266C9B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1C55A17D" w14:textId="7633EC60"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397</w:t>
            </w:r>
            <w:del w:id="12229" w:author="Jane Shaw" w:date="2015-10-28T19:30:00Z">
              <w:r w:rsidRPr="00F31509" w:rsidDel="004F0429">
                <w:rPr>
                  <w:rFonts w:asciiTheme="majorBidi" w:hAnsiTheme="majorBidi" w:cstheme="majorBidi"/>
                  <w:sz w:val="14"/>
                  <w:szCs w:val="16"/>
                  <w:lang w:val="en-GB"/>
                </w:rPr>
                <w:delText>,</w:delText>
              </w:r>
            </w:del>
            <w:ins w:id="1223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100</w:t>
            </w:r>
          </w:p>
        </w:tc>
        <w:tc>
          <w:tcPr>
            <w:tcW w:w="0" w:type="auto"/>
          </w:tcPr>
          <w:p w14:paraId="1C2105BD" w14:textId="4100121D"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w:t>
            </w:r>
            <w:del w:id="12231" w:author="Jane Shaw" w:date="2015-10-28T19:30:00Z">
              <w:r w:rsidRPr="00F31509" w:rsidDel="004F0429">
                <w:rPr>
                  <w:rFonts w:asciiTheme="majorBidi" w:hAnsiTheme="majorBidi" w:cstheme="majorBidi"/>
                  <w:sz w:val="14"/>
                  <w:szCs w:val="16"/>
                  <w:lang w:val="en-GB"/>
                </w:rPr>
                <w:delText>,</w:delText>
              </w:r>
            </w:del>
            <w:ins w:id="1223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39E5E885" w14:textId="3AC3CA76"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w:t>
            </w:r>
            <w:del w:id="12233" w:author="Jane Shaw" w:date="2015-10-28T19:30:00Z">
              <w:r w:rsidRPr="00F31509" w:rsidDel="004F0429">
                <w:rPr>
                  <w:rFonts w:asciiTheme="majorBidi" w:hAnsiTheme="majorBidi" w:cstheme="majorBidi"/>
                  <w:sz w:val="14"/>
                  <w:szCs w:val="16"/>
                  <w:lang w:val="en-GB"/>
                </w:rPr>
                <w:delText>,</w:delText>
              </w:r>
            </w:del>
            <w:ins w:id="1223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000</w:t>
            </w:r>
          </w:p>
        </w:tc>
        <w:tc>
          <w:tcPr>
            <w:tcW w:w="0" w:type="auto"/>
          </w:tcPr>
          <w:p w14:paraId="44160D6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D0C44F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ABF765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E2B34E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A9876C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6117E5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829C07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4C9EA7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2D55ACD6"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E6E4DED"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48B074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481D321" w14:textId="043AE83D"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w:t>
            </w:r>
            <w:del w:id="12235" w:author="Jane Shaw" w:date="2015-10-28T19:30:00Z">
              <w:r w:rsidRPr="00F31509" w:rsidDel="004F0429">
                <w:rPr>
                  <w:rFonts w:asciiTheme="majorBidi" w:hAnsiTheme="majorBidi" w:cstheme="majorBidi"/>
                  <w:sz w:val="14"/>
                  <w:szCs w:val="16"/>
                  <w:lang w:val="en-GB"/>
                </w:rPr>
                <w:delText>,</w:delText>
              </w:r>
            </w:del>
            <w:ins w:id="1223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738D7393" w14:textId="62EC17B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w:t>
            </w:r>
            <w:del w:id="12237" w:author="Jane Shaw" w:date="2015-10-28T19:30:00Z">
              <w:r w:rsidRPr="00F31509" w:rsidDel="004F0429">
                <w:rPr>
                  <w:rFonts w:asciiTheme="majorBidi" w:hAnsiTheme="majorBidi" w:cstheme="majorBidi"/>
                  <w:sz w:val="14"/>
                  <w:szCs w:val="16"/>
                  <w:lang w:val="en-GB"/>
                </w:rPr>
                <w:delText>,</w:delText>
              </w:r>
            </w:del>
            <w:ins w:id="1223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c>
          <w:tcPr>
            <w:tcW w:w="0" w:type="auto"/>
          </w:tcPr>
          <w:p w14:paraId="1497BF6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C965C3C" w14:textId="1655CF99"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95</w:t>
            </w:r>
            <w:del w:id="12239" w:author="Jane Shaw" w:date="2015-10-28T19:30:00Z">
              <w:r w:rsidRPr="00F31509" w:rsidDel="004F0429">
                <w:rPr>
                  <w:rFonts w:asciiTheme="majorBidi" w:hAnsiTheme="majorBidi" w:cstheme="majorBidi"/>
                  <w:b/>
                  <w:sz w:val="14"/>
                  <w:szCs w:val="16"/>
                  <w:lang w:val="en-GB"/>
                </w:rPr>
                <w:delText>,</w:delText>
              </w:r>
            </w:del>
            <w:ins w:id="12240"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200</w:t>
            </w:r>
          </w:p>
        </w:tc>
        <w:tc>
          <w:tcPr>
            <w:tcW w:w="0" w:type="auto"/>
          </w:tcPr>
          <w:p w14:paraId="4F5D3BC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6CAC37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BB9905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8E3007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796C61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E3AB59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1DD1B406"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AD46A21"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51F84C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D97F225" w14:textId="7509E27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w:t>
            </w:r>
            <w:del w:id="12241" w:author="Jane Shaw" w:date="2015-10-28T19:30:00Z">
              <w:r w:rsidRPr="00F31509" w:rsidDel="004F0429">
                <w:rPr>
                  <w:rFonts w:asciiTheme="majorBidi" w:hAnsiTheme="majorBidi" w:cstheme="majorBidi"/>
                  <w:sz w:val="14"/>
                  <w:szCs w:val="16"/>
                  <w:lang w:val="en-GB"/>
                </w:rPr>
                <w:delText>,</w:delText>
              </w:r>
            </w:del>
            <w:ins w:id="1224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09315068" w14:textId="1740FC4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w:t>
            </w:r>
            <w:del w:id="12243" w:author="Jane Shaw" w:date="2015-10-28T19:30:00Z">
              <w:r w:rsidRPr="00F31509" w:rsidDel="004F0429">
                <w:rPr>
                  <w:rFonts w:asciiTheme="majorBidi" w:hAnsiTheme="majorBidi" w:cstheme="majorBidi"/>
                  <w:sz w:val="14"/>
                  <w:szCs w:val="16"/>
                  <w:lang w:val="en-GB"/>
                </w:rPr>
                <w:delText>,</w:delText>
              </w:r>
            </w:del>
            <w:ins w:id="1224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43E66C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9EC28C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3E4BB0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8E89F1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F2C063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6F6D25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5F0C267" w14:textId="331B8ACF"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400</w:t>
            </w:r>
            <w:del w:id="12245" w:author="Jane Shaw" w:date="2015-10-28T19:30:00Z">
              <w:r w:rsidRPr="00F31509" w:rsidDel="004F0429">
                <w:rPr>
                  <w:rFonts w:asciiTheme="majorBidi" w:hAnsiTheme="majorBidi" w:cstheme="majorBidi"/>
                  <w:b/>
                  <w:sz w:val="14"/>
                  <w:szCs w:val="16"/>
                  <w:lang w:val="en-GB"/>
                </w:rPr>
                <w:delText>,</w:delText>
              </w:r>
            </w:del>
            <w:ins w:id="12246" w:author="Jane Shaw" w:date="2015-10-28T19:30:00Z">
              <w:r w:rsidR="004F0429">
                <w:rPr>
                  <w:rFonts w:asciiTheme="majorBidi" w:hAnsiTheme="majorBidi" w:cstheme="majorBidi"/>
                  <w:b/>
                  <w:sz w:val="14"/>
                  <w:szCs w:val="16"/>
                  <w:lang w:val="en-GB"/>
                </w:rPr>
                <w:t xml:space="preserve"> </w:t>
              </w:r>
            </w:ins>
            <w:r w:rsidRPr="00F31509">
              <w:rPr>
                <w:rFonts w:asciiTheme="majorBidi" w:hAnsiTheme="majorBidi" w:cstheme="majorBidi"/>
                <w:b/>
                <w:sz w:val="14"/>
                <w:szCs w:val="16"/>
                <w:lang w:val="en-GB"/>
              </w:rPr>
              <w:t>400</w:t>
            </w:r>
          </w:p>
        </w:tc>
        <w:tc>
          <w:tcPr>
            <w:tcW w:w="0" w:type="auto"/>
          </w:tcPr>
          <w:p w14:paraId="105EBEF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3A8460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0F401EE"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7BFAC054" w14:textId="683AD29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w:t>
            </w:r>
            <w:del w:id="12247" w:author="Jane Shaw" w:date="2015-10-28T19:30:00Z">
              <w:r w:rsidRPr="00F31509" w:rsidDel="004F0429">
                <w:rPr>
                  <w:rFonts w:asciiTheme="majorBidi" w:hAnsiTheme="majorBidi" w:cstheme="majorBidi"/>
                  <w:sz w:val="14"/>
                  <w:szCs w:val="16"/>
                  <w:lang w:val="en-GB"/>
                </w:rPr>
                <w:delText>,</w:delText>
              </w:r>
            </w:del>
            <w:ins w:id="1224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699</w:t>
            </w:r>
            <w:del w:id="12249" w:author="Jane Shaw" w:date="2015-10-28T19:30:00Z">
              <w:r w:rsidRPr="00F31509" w:rsidDel="004F0429">
                <w:rPr>
                  <w:rFonts w:asciiTheme="majorBidi" w:hAnsiTheme="majorBidi" w:cstheme="majorBidi"/>
                  <w:sz w:val="14"/>
                  <w:szCs w:val="16"/>
                  <w:lang w:val="en-GB"/>
                </w:rPr>
                <w:delText>,</w:delText>
              </w:r>
            </w:del>
            <w:ins w:id="1225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300</w:t>
            </w:r>
          </w:p>
        </w:tc>
        <w:tc>
          <w:tcPr>
            <w:tcW w:w="0" w:type="auto"/>
          </w:tcPr>
          <w:p w14:paraId="5DB1518C" w14:textId="33AD1956"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w:t>
            </w:r>
            <w:del w:id="12251" w:author="Jane Shaw" w:date="2015-10-28T19:30:00Z">
              <w:r w:rsidRPr="00F31509" w:rsidDel="004F0429">
                <w:rPr>
                  <w:rFonts w:asciiTheme="majorBidi" w:hAnsiTheme="majorBidi" w:cstheme="majorBidi"/>
                  <w:sz w:val="14"/>
                  <w:szCs w:val="16"/>
                  <w:lang w:val="en-GB"/>
                </w:rPr>
                <w:delText>,</w:delText>
              </w:r>
            </w:del>
            <w:ins w:id="12252"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900</w:t>
            </w:r>
          </w:p>
        </w:tc>
        <w:tc>
          <w:tcPr>
            <w:tcW w:w="0" w:type="auto"/>
          </w:tcPr>
          <w:p w14:paraId="76924B96" w14:textId="473D6AAF"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w:t>
            </w:r>
            <w:del w:id="12253" w:author="Jane Shaw" w:date="2015-10-28T19:30:00Z">
              <w:r w:rsidRPr="00F31509" w:rsidDel="004F0429">
                <w:rPr>
                  <w:rFonts w:asciiTheme="majorBidi" w:hAnsiTheme="majorBidi" w:cstheme="majorBidi"/>
                  <w:sz w:val="14"/>
                  <w:szCs w:val="16"/>
                  <w:lang w:val="en-GB"/>
                </w:rPr>
                <w:delText>,</w:delText>
              </w:r>
            </w:del>
            <w:ins w:id="12254"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343</w:t>
            </w:r>
            <w:del w:id="12255" w:author="Jane Shaw" w:date="2015-10-28T19:30:00Z">
              <w:r w:rsidRPr="00F31509" w:rsidDel="004F0429">
                <w:rPr>
                  <w:rFonts w:asciiTheme="majorBidi" w:hAnsiTheme="majorBidi" w:cstheme="majorBidi"/>
                  <w:sz w:val="14"/>
                  <w:szCs w:val="16"/>
                  <w:lang w:val="en-GB"/>
                </w:rPr>
                <w:delText>,</w:delText>
              </w:r>
            </w:del>
            <w:ins w:id="12256"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700</w:t>
            </w:r>
          </w:p>
        </w:tc>
        <w:tc>
          <w:tcPr>
            <w:tcW w:w="0" w:type="auto"/>
          </w:tcPr>
          <w:p w14:paraId="656AB0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906E32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84476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586D752" w14:textId="23B17D2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w:t>
            </w:r>
            <w:del w:id="12257" w:author="Jane Shaw" w:date="2015-10-28T19:30:00Z">
              <w:r w:rsidRPr="00F31509" w:rsidDel="004F0429">
                <w:rPr>
                  <w:rFonts w:asciiTheme="majorBidi" w:hAnsiTheme="majorBidi" w:cstheme="majorBidi"/>
                  <w:sz w:val="14"/>
                  <w:szCs w:val="16"/>
                  <w:lang w:val="en-GB"/>
                </w:rPr>
                <w:delText>,</w:delText>
              </w:r>
            </w:del>
            <w:ins w:id="12258"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614</w:t>
            </w:r>
            <w:del w:id="12259" w:author="Jane Shaw" w:date="2015-10-28T19:30:00Z">
              <w:r w:rsidRPr="00F31509" w:rsidDel="004F0429">
                <w:rPr>
                  <w:rFonts w:asciiTheme="majorBidi" w:hAnsiTheme="majorBidi" w:cstheme="majorBidi"/>
                  <w:sz w:val="14"/>
                  <w:szCs w:val="16"/>
                  <w:lang w:val="en-GB"/>
                </w:rPr>
                <w:delText>,</w:delText>
              </w:r>
            </w:del>
            <w:ins w:id="12260" w:author="Jane Shaw" w:date="2015-10-28T19:30:00Z">
              <w:r w:rsidR="004F0429">
                <w:rPr>
                  <w:rFonts w:asciiTheme="majorBidi" w:hAnsiTheme="majorBidi" w:cstheme="majorBidi"/>
                  <w:sz w:val="14"/>
                  <w:szCs w:val="16"/>
                  <w:lang w:val="en-GB"/>
                </w:rPr>
                <w:t xml:space="preserve"> </w:t>
              </w:r>
            </w:ins>
            <w:r w:rsidRPr="00F31509">
              <w:rPr>
                <w:rFonts w:asciiTheme="majorBidi" w:hAnsiTheme="majorBidi" w:cstheme="majorBidi"/>
                <w:sz w:val="14"/>
                <w:szCs w:val="16"/>
                <w:lang w:val="en-GB"/>
              </w:rPr>
              <w:t>500</w:t>
            </w:r>
          </w:p>
        </w:tc>
        <w:tc>
          <w:tcPr>
            <w:tcW w:w="0" w:type="auto"/>
          </w:tcPr>
          <w:p w14:paraId="00FF5BC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F70A5D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F977DC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C0271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7EA345E4" w14:textId="77777777" w:rsidR="004F0429" w:rsidRDefault="004F0429" w:rsidP="004F65E4">
      <w:pPr>
        <w:jc w:val="both"/>
        <w:rPr>
          <w:ins w:id="12261" w:author="Jane Shaw" w:date="2015-10-28T19:30:00Z"/>
          <w:rFonts w:asciiTheme="majorBidi" w:hAnsiTheme="majorBidi" w:cstheme="majorBidi"/>
          <w:lang w:val="en-GB"/>
        </w:rPr>
      </w:pPr>
    </w:p>
    <w:p w14:paraId="1993DFC0" w14:textId="7229755E"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w:t>
      </w:r>
      <w:del w:id="12262" w:author="Jane Shaw" w:date="2015-11-07T20:08:00Z">
        <w:r w:rsidRPr="00F31509" w:rsidDel="004067AB">
          <w:rPr>
            <w:rFonts w:asciiTheme="majorBidi" w:hAnsiTheme="majorBidi" w:cstheme="majorBidi"/>
            <w:lang w:val="en-GB"/>
          </w:rPr>
          <w:delText xml:space="preserve">in this case </w:delText>
        </w:r>
      </w:del>
      <w:r w:rsidRPr="00F31509">
        <w:rPr>
          <w:rFonts w:asciiTheme="majorBidi" w:hAnsiTheme="majorBidi" w:cstheme="majorBidi"/>
          <w:lang w:val="en-GB"/>
        </w:rPr>
        <w:t>wheat). The final quantity for wheat</w:t>
      </w:r>
      <w:ins w:id="12263" w:author="Jane Shaw" w:date="2015-11-07T20:08:00Z">
        <w:r w:rsidR="004067AB">
          <w:rPr>
            <w:rFonts w:asciiTheme="majorBidi" w:hAnsiTheme="majorBidi" w:cstheme="majorBidi"/>
            <w:lang w:val="en-GB"/>
          </w:rPr>
          <w:t>-</w:t>
        </w:r>
      </w:ins>
      <w:del w:id="12264" w:author="Jane Shaw" w:date="2015-11-07T20:08:00Z">
        <w:r w:rsidRPr="00F31509" w:rsidDel="004067AB">
          <w:rPr>
            <w:rFonts w:asciiTheme="majorBidi" w:hAnsiTheme="majorBidi" w:cstheme="majorBidi"/>
            <w:lang w:val="en-GB"/>
          </w:rPr>
          <w:delText xml:space="preserve"> </w:delText>
        </w:r>
      </w:del>
      <w:r w:rsidRPr="00F31509">
        <w:rPr>
          <w:rFonts w:asciiTheme="majorBidi" w:hAnsiTheme="majorBidi" w:cstheme="majorBidi"/>
          <w:lang w:val="en-GB"/>
        </w:rPr>
        <w:t xml:space="preserve">equivalent production is simply the current quantity for wheat production. This is because </w:t>
      </w:r>
      <w:ins w:id="12265" w:author="Jane Shaw" w:date="2015-11-07T20:08:00Z">
        <w:r w:rsidR="004067AB">
          <w:rPr>
            <w:rFonts w:asciiTheme="majorBidi" w:hAnsiTheme="majorBidi" w:cstheme="majorBidi"/>
            <w:lang w:val="en-GB"/>
          </w:rPr>
          <w:t>“</w:t>
        </w:r>
      </w:ins>
      <w:del w:id="12266" w:author="Jane Shaw" w:date="2015-11-07T20:08:00Z">
        <w:r w:rsidRPr="00F31509" w:rsidDel="004067AB">
          <w:rPr>
            <w:rFonts w:asciiTheme="majorBidi" w:hAnsiTheme="majorBidi" w:cstheme="majorBidi"/>
            <w:lang w:val="en-GB"/>
          </w:rPr>
          <w:delText>"</w:delText>
        </w:r>
      </w:del>
      <w:r w:rsidRPr="00F31509">
        <w:rPr>
          <w:rFonts w:asciiTheme="majorBidi" w:hAnsiTheme="majorBidi" w:cstheme="majorBidi"/>
          <w:lang w:val="en-GB"/>
        </w:rPr>
        <w:t>production</w:t>
      </w:r>
      <w:ins w:id="12267" w:author="Jane Shaw" w:date="2015-11-07T20:08:00Z">
        <w:r w:rsidR="004067AB">
          <w:rPr>
            <w:rFonts w:asciiTheme="majorBidi" w:hAnsiTheme="majorBidi" w:cstheme="majorBidi"/>
            <w:lang w:val="en-GB"/>
          </w:rPr>
          <w:t>”</w:t>
        </w:r>
      </w:ins>
      <w:del w:id="12268" w:author="Jane Shaw" w:date="2015-11-07T20:08:00Z">
        <w:r w:rsidRPr="00F31509" w:rsidDel="004067AB">
          <w:rPr>
            <w:rFonts w:asciiTheme="majorBidi" w:hAnsiTheme="majorBidi" w:cstheme="majorBidi"/>
            <w:lang w:val="en-GB"/>
          </w:rPr>
          <w:delText>"</w:delText>
        </w:r>
      </w:del>
      <w:r w:rsidRPr="00F31509">
        <w:rPr>
          <w:rFonts w:asciiTheme="majorBidi" w:hAnsiTheme="majorBidi" w:cstheme="majorBidi"/>
          <w:lang w:val="en-GB"/>
        </w:rPr>
        <w:t xml:space="preserve"> of bulgur (or any other processed product) is really </w:t>
      </w:r>
      <w:del w:id="12269" w:author="Jane Shaw" w:date="2015-11-07T20:08:00Z">
        <w:r w:rsidRPr="00F31509" w:rsidDel="004067AB">
          <w:rPr>
            <w:rFonts w:asciiTheme="majorBidi" w:hAnsiTheme="majorBidi" w:cstheme="majorBidi"/>
            <w:lang w:val="en-GB"/>
          </w:rPr>
          <w:delText xml:space="preserve">a </w:delText>
        </w:r>
      </w:del>
      <w:ins w:id="12270" w:author="Jane Shaw" w:date="2015-11-07T20:08:00Z">
        <w:r w:rsidR="004067AB">
          <w:rPr>
            <w:rFonts w:asciiTheme="majorBidi" w:hAnsiTheme="majorBidi" w:cstheme="majorBidi"/>
            <w:lang w:val="en-GB"/>
          </w:rPr>
          <w:t xml:space="preserve">the </w:t>
        </w:r>
      </w:ins>
      <w:r w:rsidRPr="00F31509">
        <w:rPr>
          <w:rFonts w:asciiTheme="majorBidi" w:hAnsiTheme="majorBidi" w:cstheme="majorBidi"/>
          <w:lang w:val="en-GB"/>
        </w:rPr>
        <w:t xml:space="preserve">conversion of wheat into bulgur and not </w:t>
      </w:r>
      <w:ins w:id="12271" w:author="Jane Shaw" w:date="2015-11-07T20:08:00Z">
        <w:r w:rsidR="00643AA0">
          <w:rPr>
            <w:rFonts w:asciiTheme="majorBidi" w:hAnsiTheme="majorBidi" w:cstheme="majorBidi"/>
            <w:lang w:val="en-GB"/>
          </w:rPr>
          <w:t xml:space="preserve">the </w:t>
        </w:r>
      </w:ins>
      <w:r w:rsidRPr="00F31509">
        <w:rPr>
          <w:rFonts w:asciiTheme="majorBidi" w:hAnsiTheme="majorBidi" w:cstheme="majorBidi"/>
          <w:lang w:val="en-GB"/>
        </w:rPr>
        <w:t>actual</w:t>
      </w:r>
      <w:del w:id="12272" w:author="Jane Shaw" w:date="2015-11-07T20:08:00Z">
        <w:r w:rsidRPr="00F31509" w:rsidDel="00643AA0">
          <w:rPr>
            <w:rFonts w:asciiTheme="majorBidi" w:hAnsiTheme="majorBidi" w:cstheme="majorBidi"/>
            <w:lang w:val="en-GB"/>
          </w:rPr>
          <w:delText>ly</w:delText>
        </w:r>
      </w:del>
      <w:r w:rsidRPr="00F31509">
        <w:rPr>
          <w:rFonts w:asciiTheme="majorBidi" w:hAnsiTheme="majorBidi" w:cstheme="majorBidi"/>
          <w:lang w:val="en-GB"/>
        </w:rPr>
        <w:t xml:space="preserve"> </w:t>
      </w:r>
      <w:del w:id="12273" w:author="Jane Shaw" w:date="2015-11-07T20:08:00Z">
        <w:r w:rsidRPr="00F31509" w:rsidDel="00643AA0">
          <w:rPr>
            <w:rFonts w:asciiTheme="majorBidi" w:hAnsiTheme="majorBidi" w:cstheme="majorBidi"/>
            <w:lang w:val="en-GB"/>
          </w:rPr>
          <w:delText xml:space="preserve">a </w:delText>
        </w:r>
      </w:del>
      <w:r w:rsidRPr="00F31509">
        <w:rPr>
          <w:rFonts w:asciiTheme="majorBidi" w:hAnsiTheme="majorBidi" w:cstheme="majorBidi"/>
          <w:lang w:val="en-GB"/>
        </w:rPr>
        <w:t xml:space="preserve">production of bulgur. Thus, the reported quantity for production will always </w:t>
      </w:r>
      <w:ins w:id="12274" w:author="Jane Shaw" w:date="2015-11-07T20:08:00Z">
        <w:r w:rsidR="00643AA0">
          <w:rPr>
            <w:rFonts w:asciiTheme="majorBidi" w:hAnsiTheme="majorBidi" w:cstheme="majorBidi"/>
            <w:lang w:val="en-GB"/>
          </w:rPr>
          <w:t xml:space="preserve">be </w:t>
        </w:r>
      </w:ins>
      <w:del w:id="12275" w:author="Jane Shaw" w:date="2015-11-07T20:08:00Z">
        <w:r w:rsidRPr="00F31509" w:rsidDel="00643AA0">
          <w:rPr>
            <w:rFonts w:asciiTheme="majorBidi" w:hAnsiTheme="majorBidi" w:cstheme="majorBidi"/>
            <w:lang w:val="en-GB"/>
          </w:rPr>
          <w:delText xml:space="preserve">just be the </w:delText>
        </w:r>
      </w:del>
      <w:r w:rsidRPr="00F31509">
        <w:rPr>
          <w:rFonts w:asciiTheme="majorBidi" w:hAnsiTheme="majorBidi" w:cstheme="majorBidi"/>
          <w:lang w:val="en-GB"/>
        </w:rPr>
        <w:t>production at the primary product level.</w:t>
      </w:r>
    </w:p>
    <w:p w14:paraId="58FB94CD" w14:textId="630B510E"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t>
      </w:r>
      <w:del w:id="12276" w:author="Jane Shaw" w:date="2015-10-28T19:34:00Z">
        <w:r w:rsidRPr="00F31509" w:rsidDel="009E5A13">
          <w:rPr>
            <w:rFonts w:asciiTheme="majorBidi" w:hAnsiTheme="majorBidi" w:cstheme="majorBidi"/>
            <w:lang w:val="en-GB"/>
          </w:rPr>
          <w:delText xml:space="preserve">we can aggregate </w:delText>
        </w:r>
      </w:del>
      <w:r w:rsidRPr="00F31509">
        <w:rPr>
          <w:rFonts w:asciiTheme="majorBidi" w:hAnsiTheme="majorBidi" w:cstheme="majorBidi"/>
          <w:lang w:val="en-GB"/>
        </w:rPr>
        <w:t xml:space="preserve">the imports and exports of the derived/processed commodities </w:t>
      </w:r>
      <w:ins w:id="12277" w:author="Jane Shaw" w:date="2015-10-28T19:34:00Z">
        <w:r w:rsidR="009E5A13" w:rsidRPr="00F31509">
          <w:rPr>
            <w:rFonts w:asciiTheme="majorBidi" w:hAnsiTheme="majorBidi" w:cstheme="majorBidi"/>
            <w:lang w:val="en-GB"/>
          </w:rPr>
          <w:t xml:space="preserve">can </w:t>
        </w:r>
        <w:r w:rsidR="009E5A13">
          <w:rPr>
            <w:rFonts w:asciiTheme="majorBidi" w:hAnsiTheme="majorBidi" w:cstheme="majorBidi"/>
            <w:lang w:val="en-GB"/>
          </w:rPr>
          <w:t xml:space="preserve">be </w:t>
        </w:r>
        <w:r w:rsidR="009E5A13" w:rsidRPr="00F31509">
          <w:rPr>
            <w:rFonts w:asciiTheme="majorBidi" w:hAnsiTheme="majorBidi" w:cstheme="majorBidi"/>
            <w:lang w:val="en-GB"/>
          </w:rPr>
          <w:t>aggregate</w:t>
        </w:r>
        <w:r w:rsidR="009E5A13">
          <w:rPr>
            <w:rFonts w:asciiTheme="majorBidi" w:hAnsiTheme="majorBidi" w:cstheme="majorBidi"/>
            <w:lang w:val="en-GB"/>
          </w:rPr>
          <w:t>d</w:t>
        </w:r>
        <w:r w:rsidR="009E5A13" w:rsidRPr="00F31509">
          <w:rPr>
            <w:rFonts w:asciiTheme="majorBidi" w:hAnsiTheme="majorBidi" w:cstheme="majorBidi"/>
            <w:lang w:val="en-GB"/>
          </w:rPr>
          <w:t xml:space="preserve"> </w:t>
        </w:r>
      </w:ins>
      <w:r w:rsidRPr="00F31509">
        <w:rPr>
          <w:rFonts w:asciiTheme="majorBidi" w:hAnsiTheme="majorBidi" w:cstheme="majorBidi"/>
          <w:lang w:val="en-GB"/>
        </w:rPr>
        <w:t xml:space="preserve">up </w:t>
      </w:r>
      <w:del w:id="12278" w:author="Jane Shaw" w:date="2015-10-28T19:34:00Z">
        <w:r w:rsidRPr="00F31509" w:rsidDel="009E5A13">
          <w:rPr>
            <w:rFonts w:asciiTheme="majorBidi" w:hAnsiTheme="majorBidi" w:cstheme="majorBidi"/>
            <w:lang w:val="en-GB"/>
          </w:rPr>
          <w:delText>in</w:delText>
        </w:r>
      </w:del>
      <w:r w:rsidRPr="00F31509">
        <w:rPr>
          <w:rFonts w:asciiTheme="majorBidi" w:hAnsiTheme="majorBidi" w:cstheme="majorBidi"/>
          <w:lang w:val="en-GB"/>
        </w:rPr>
        <w:t>to their primary equivalent</w:t>
      </w:r>
      <w:ins w:id="12279" w:author="Jane Shaw" w:date="2015-10-28T19:34:00Z">
        <w:r w:rsidR="009E5A13">
          <w:rPr>
            <w:rFonts w:asciiTheme="majorBidi" w:hAnsiTheme="majorBidi" w:cstheme="majorBidi"/>
            <w:lang w:val="en-GB"/>
          </w:rPr>
          <w:t>s</w:t>
        </w:r>
      </w:ins>
      <w:r w:rsidRPr="00F31509">
        <w:rPr>
          <w:rFonts w:asciiTheme="majorBidi" w:hAnsiTheme="majorBidi" w:cstheme="majorBidi"/>
          <w:lang w:val="en-GB"/>
        </w:rPr>
        <w:t xml:space="preserve"> by dividing by the extraction rate</w:t>
      </w:r>
      <w:ins w:id="12280" w:author="Jane Shaw" w:date="2015-10-28T19:34:00Z">
        <w:r w:rsidR="009E5A13">
          <w:rPr>
            <w:rFonts w:asciiTheme="majorBidi" w:hAnsiTheme="majorBidi" w:cstheme="majorBidi"/>
            <w:lang w:val="en-GB"/>
          </w:rPr>
          <w:t>s</w:t>
        </w:r>
      </w:ins>
      <w:r w:rsidRPr="00F31509">
        <w:rPr>
          <w:rFonts w:asciiTheme="majorBidi" w:hAnsiTheme="majorBidi" w:cstheme="majorBidi"/>
          <w:lang w:val="en-GB"/>
        </w:rPr>
        <w:t xml:space="preserve">. </w:t>
      </w:r>
      <w:del w:id="12281" w:author="Jane Shaw" w:date="2015-10-28T19:34:00Z">
        <w:r w:rsidRPr="00F31509" w:rsidDel="009E5A13">
          <w:rPr>
            <w:rFonts w:asciiTheme="majorBidi" w:hAnsiTheme="majorBidi" w:cstheme="majorBidi"/>
            <w:lang w:val="en-GB"/>
          </w:rPr>
          <w:delText xml:space="preserve">We add </w:delText>
        </w:r>
      </w:del>
      <w:r w:rsidR="009E5A13" w:rsidRPr="00F31509">
        <w:rPr>
          <w:rFonts w:asciiTheme="majorBidi" w:hAnsiTheme="majorBidi" w:cstheme="majorBidi"/>
          <w:lang w:val="en-GB"/>
        </w:rPr>
        <w:t xml:space="preserve">These </w:t>
      </w:r>
      <w:r w:rsidRPr="00F31509">
        <w:rPr>
          <w:rFonts w:asciiTheme="majorBidi" w:hAnsiTheme="majorBidi" w:cstheme="majorBidi"/>
          <w:lang w:val="en-GB"/>
        </w:rPr>
        <w:t xml:space="preserve">primary equivalents </w:t>
      </w:r>
      <w:ins w:id="12282" w:author="Jane Shaw" w:date="2015-10-28T19:34:00Z">
        <w:r w:rsidR="009E5A13">
          <w:rPr>
            <w:rFonts w:asciiTheme="majorBidi" w:hAnsiTheme="majorBidi" w:cstheme="majorBidi"/>
            <w:lang w:val="en-GB"/>
          </w:rPr>
          <w:t xml:space="preserve">are added </w:t>
        </w:r>
      </w:ins>
      <w:r w:rsidRPr="00F31509">
        <w:rPr>
          <w:rFonts w:asciiTheme="majorBidi" w:hAnsiTheme="majorBidi" w:cstheme="majorBidi"/>
          <w:lang w:val="en-GB"/>
        </w:rPr>
        <w:t>to the current quantity of imports and exports of wheat</w:t>
      </w:r>
      <w:del w:id="12283" w:author="Jane Shaw" w:date="2015-10-28T19:35:00Z">
        <w:r w:rsidRPr="00F31509" w:rsidDel="009E5A13">
          <w:rPr>
            <w:rFonts w:asciiTheme="majorBidi" w:hAnsiTheme="majorBidi" w:cstheme="majorBidi"/>
            <w:lang w:val="en-GB"/>
          </w:rPr>
          <w:delText>,</w:delText>
        </w:r>
      </w:del>
      <w:r w:rsidRPr="00F31509">
        <w:rPr>
          <w:rFonts w:asciiTheme="majorBidi" w:hAnsiTheme="majorBidi" w:cstheme="majorBidi"/>
          <w:lang w:val="en-GB"/>
        </w:rPr>
        <w:t xml:space="preserve"> </w:t>
      </w:r>
      <w:del w:id="12284" w:author="Jane Shaw" w:date="2015-10-28T19:35:00Z">
        <w:r w:rsidRPr="00F31509" w:rsidDel="009E5A13">
          <w:rPr>
            <w:rFonts w:asciiTheme="majorBidi" w:hAnsiTheme="majorBidi" w:cstheme="majorBidi"/>
            <w:lang w:val="en-GB"/>
          </w:rPr>
          <w:delText xml:space="preserve">and we have our </w:delText>
        </w:r>
      </w:del>
      <w:ins w:id="12285" w:author="Jane Shaw" w:date="2015-10-28T19:35:00Z">
        <w:r w:rsidR="009E5A13">
          <w:rPr>
            <w:rFonts w:asciiTheme="majorBidi" w:hAnsiTheme="majorBidi" w:cstheme="majorBidi"/>
            <w:lang w:val="en-GB"/>
          </w:rPr>
          <w:t xml:space="preserve">to derive the </w:t>
        </w:r>
      </w:ins>
      <w:r w:rsidRPr="00F31509">
        <w:rPr>
          <w:rFonts w:asciiTheme="majorBidi" w:hAnsiTheme="majorBidi" w:cstheme="majorBidi"/>
          <w:lang w:val="en-GB"/>
        </w:rPr>
        <w:t>final, primary</w:t>
      </w:r>
      <w:ins w:id="12286" w:author="Jane Shaw" w:date="2015-10-28T19:35:00Z">
        <w:r w:rsidR="009E5A13">
          <w:rPr>
            <w:rFonts w:asciiTheme="majorBidi" w:hAnsiTheme="majorBidi" w:cstheme="majorBidi"/>
            <w:lang w:val="en-GB"/>
          </w:rPr>
          <w:t>-</w:t>
        </w:r>
      </w:ins>
      <w:del w:id="12287" w:author="Jane Shaw" w:date="2015-10-28T19:35:00Z">
        <w:r w:rsidRPr="00F31509" w:rsidDel="009E5A13">
          <w:rPr>
            <w:rFonts w:asciiTheme="majorBidi" w:hAnsiTheme="majorBidi" w:cstheme="majorBidi"/>
            <w:lang w:val="en-GB"/>
          </w:rPr>
          <w:delText xml:space="preserve"> </w:delText>
        </w:r>
      </w:del>
      <w:r w:rsidRPr="00F31509">
        <w:rPr>
          <w:rFonts w:asciiTheme="majorBidi" w:hAnsiTheme="majorBidi" w:cstheme="majorBidi"/>
          <w:lang w:val="en-GB"/>
        </w:rPr>
        <w:t>equivalent import and export quantities of wheat.</w:t>
      </w:r>
    </w:p>
    <w:p w14:paraId="46886453" w14:textId="0075964D"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ins w:id="12288" w:author="Jane Shaw" w:date="2015-10-28T19:36:00Z">
        <w:r w:rsidR="009E5A13">
          <w:rPr>
            <w:rFonts w:asciiTheme="majorBidi" w:eastAsia="Times New Roman" w:hAnsiTheme="majorBidi" w:cstheme="majorBidi"/>
            <w:lang w:val="en-GB"/>
          </w:rPr>
          <w:t xml:space="preserve">included </w:t>
        </w:r>
      </w:ins>
      <w:r w:rsidRPr="00F31509">
        <w:rPr>
          <w:rFonts w:asciiTheme="majorBidi" w:eastAsia="Times New Roman" w:hAnsiTheme="majorBidi" w:cstheme="majorBidi"/>
          <w:lang w:val="en-GB"/>
        </w:rPr>
        <w:t xml:space="preserve">in the SUA </w:t>
      </w:r>
      <w:ins w:id="12289" w:author="Jane Shaw" w:date="2015-11-07T20:09:00Z">
        <w:r w:rsidR="00643AA0">
          <w:rPr>
            <w:rFonts w:asciiTheme="majorBidi" w:eastAsia="Times New Roman" w:hAnsiTheme="majorBidi" w:cstheme="majorBidi"/>
            <w:lang w:val="en-GB"/>
          </w:rPr>
          <w:t xml:space="preserve">table </w:t>
        </w:r>
      </w:ins>
      <w:r w:rsidRPr="00F31509">
        <w:rPr>
          <w:rFonts w:asciiTheme="majorBidi" w:eastAsia="Times New Roman" w:hAnsiTheme="majorBidi" w:cstheme="majorBidi"/>
          <w:lang w:val="en-GB"/>
        </w:rPr>
        <w:t xml:space="preserve">simply </w:t>
      </w:r>
      <w:del w:id="12290" w:author="Jane Shaw" w:date="2015-10-28T19:36:00Z">
        <w:r w:rsidRPr="00F31509" w:rsidDel="009E5A13">
          <w:rPr>
            <w:rFonts w:asciiTheme="majorBidi" w:eastAsia="Times New Roman" w:hAnsiTheme="majorBidi" w:cstheme="majorBidi"/>
            <w:lang w:val="en-GB"/>
          </w:rPr>
          <w:delText xml:space="preserve">to </w:delText>
        </w:r>
      </w:del>
      <w:ins w:id="12291" w:author="Jane Shaw" w:date="2015-10-28T19:36:00Z">
        <w:r w:rsidR="009E5A13">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allocat</w:t>
      </w:r>
      <w:ins w:id="12292" w:author="Jane Shaw" w:date="2015-10-28T19:36:00Z">
        <w:r w:rsidR="009E5A13">
          <w:rPr>
            <w:rFonts w:asciiTheme="majorBidi" w:eastAsia="Times New Roman" w:hAnsiTheme="majorBidi" w:cstheme="majorBidi"/>
            <w:lang w:val="en-GB"/>
          </w:rPr>
          <w:t>ing</w:t>
        </w:r>
      </w:ins>
      <w:del w:id="12293" w:author="Jane Shaw" w:date="2015-10-28T19:36:00Z">
        <w:r w:rsidRPr="00F31509" w:rsidDel="009E5A13">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quantities when one commodity is converted into another. Thus, </w:t>
      </w:r>
      <w:del w:id="12294" w:author="Jane Shaw" w:date="2015-10-28T19:36:00Z">
        <w:r w:rsidRPr="00F31509" w:rsidDel="009E5A13">
          <w:rPr>
            <w:rFonts w:asciiTheme="majorBidi" w:eastAsia="Times New Roman" w:hAnsiTheme="majorBidi" w:cstheme="majorBidi"/>
            <w:lang w:val="en-GB"/>
          </w:rPr>
          <w:delText xml:space="preserve">we remove </w:delText>
        </w:r>
      </w:del>
      <w:r w:rsidRPr="00F31509">
        <w:rPr>
          <w:rFonts w:asciiTheme="majorBidi" w:eastAsia="Times New Roman" w:hAnsiTheme="majorBidi" w:cstheme="majorBidi"/>
          <w:lang w:val="en-GB"/>
        </w:rPr>
        <w:t xml:space="preserve">it </w:t>
      </w:r>
      <w:ins w:id="12295" w:author="Jane Shaw" w:date="2015-10-28T19:36:00Z">
        <w:r w:rsidR="009E5A13">
          <w:rPr>
            <w:rFonts w:asciiTheme="majorBidi" w:eastAsia="Times New Roman" w:hAnsiTheme="majorBidi" w:cstheme="majorBidi"/>
            <w:lang w:val="en-GB"/>
          </w:rPr>
          <w:t xml:space="preserve">is removed </w:t>
        </w:r>
      </w:ins>
      <w:del w:id="12296" w:author="Jane Shaw" w:date="2015-10-28T19:36:00Z">
        <w:r w:rsidRPr="00F31509" w:rsidDel="009E5A13">
          <w:rPr>
            <w:rFonts w:asciiTheme="majorBidi" w:eastAsia="Times New Roman" w:hAnsiTheme="majorBidi" w:cstheme="majorBidi"/>
            <w:lang w:val="en-GB"/>
          </w:rPr>
          <w:delText xml:space="preserve">entirely </w:delText>
        </w:r>
      </w:del>
      <w:r w:rsidRPr="00F31509">
        <w:rPr>
          <w:rFonts w:asciiTheme="majorBidi" w:eastAsia="Times New Roman" w:hAnsiTheme="majorBidi" w:cstheme="majorBidi"/>
          <w:lang w:val="en-GB"/>
        </w:rPr>
        <w:t>from the balance at this point.</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However, </w:t>
      </w:r>
      <w:del w:id="12297" w:author="Jane Shaw" w:date="2015-10-28T19:36:00Z">
        <w:r w:rsidR="00542BD2" w:rsidRPr="00F31509" w:rsidDel="009E5A13">
          <w:rPr>
            <w:rFonts w:asciiTheme="majorBidi" w:eastAsia="Times New Roman" w:hAnsiTheme="majorBidi" w:cstheme="majorBidi"/>
            <w:lang w:val="en-GB"/>
          </w:rPr>
          <w:delText xml:space="preserve">in the case </w:delText>
        </w:r>
      </w:del>
      <w:r w:rsidR="00542BD2" w:rsidRPr="00F31509">
        <w:rPr>
          <w:rFonts w:asciiTheme="majorBidi" w:eastAsia="Times New Roman" w:hAnsiTheme="majorBidi" w:cstheme="majorBidi"/>
          <w:lang w:val="en-GB"/>
        </w:rPr>
        <w:t xml:space="preserve">where a processed product is standardized into a different line of the </w:t>
      </w:r>
      <w:del w:id="12298" w:author="Jane Shaw" w:date="2015-10-28T19:36:00Z">
        <w:r w:rsidR="00542BD2" w:rsidRPr="00F31509" w:rsidDel="009E5A13">
          <w:rPr>
            <w:rFonts w:asciiTheme="majorBidi" w:eastAsia="Times New Roman" w:hAnsiTheme="majorBidi" w:cstheme="majorBidi"/>
            <w:lang w:val="en-GB"/>
          </w:rPr>
          <w:delText xml:space="preserve">food balance sheet </w:delText>
        </w:r>
      </w:del>
      <w:ins w:id="12299" w:author="Jane Shaw" w:date="2015-10-28T19:36:00Z">
        <w:r w:rsidR="009E5A13">
          <w:rPr>
            <w:rFonts w:asciiTheme="majorBidi" w:eastAsia="Times New Roman" w:hAnsiTheme="majorBidi" w:cstheme="majorBidi"/>
            <w:lang w:val="en-GB"/>
          </w:rPr>
          <w:t xml:space="preserve">FBS </w:t>
        </w:r>
      </w:ins>
      <w:r w:rsidR="00542BD2" w:rsidRPr="00F31509">
        <w:rPr>
          <w:rFonts w:asciiTheme="majorBidi" w:eastAsia="Times New Roman" w:hAnsiTheme="majorBidi" w:cstheme="majorBidi"/>
          <w:lang w:val="en-GB"/>
        </w:rPr>
        <w:t>(</w:t>
      </w:r>
      <w:del w:id="12300" w:author="Jane Shaw" w:date="2015-11-07T20:09:00Z">
        <w:r w:rsidR="00542BD2" w:rsidRPr="00F31509" w:rsidDel="00643AA0">
          <w:rPr>
            <w:rFonts w:asciiTheme="majorBidi" w:eastAsia="Times New Roman" w:hAnsiTheme="majorBidi" w:cstheme="majorBidi"/>
            <w:lang w:val="en-GB"/>
          </w:rPr>
          <w:delText>for example,</w:delText>
        </w:r>
      </w:del>
      <w:ins w:id="12301" w:author="Jane Shaw" w:date="2015-11-07T20:09:00Z">
        <w:r w:rsidR="00643AA0">
          <w:rPr>
            <w:rFonts w:asciiTheme="majorBidi" w:eastAsia="Times New Roman" w:hAnsiTheme="majorBidi" w:cstheme="majorBidi"/>
            <w:lang w:val="en-GB"/>
          </w:rPr>
          <w:t>e.g.</w:t>
        </w:r>
      </w:ins>
      <w:r w:rsidR="00542BD2" w:rsidRPr="00F31509">
        <w:rPr>
          <w:rFonts w:asciiTheme="majorBidi" w:eastAsia="Times New Roman" w:hAnsiTheme="majorBidi" w:cstheme="majorBidi"/>
          <w:lang w:val="en-GB"/>
        </w:rPr>
        <w:t xml:space="preserve"> barley can be processed into beer</w:t>
      </w:r>
      <w:ins w:id="12302" w:author="Jane Shaw" w:date="2015-10-28T19:37:00Z">
        <w:r w:rsidR="009E5A13">
          <w:rPr>
            <w:rFonts w:asciiTheme="majorBidi" w:eastAsia="Times New Roman" w:hAnsiTheme="majorBidi" w:cstheme="majorBidi"/>
            <w:lang w:val="en-GB"/>
          </w:rPr>
          <w:t>,</w:t>
        </w:r>
      </w:ins>
      <w:r w:rsidR="00542BD2" w:rsidRPr="00F31509">
        <w:rPr>
          <w:rFonts w:asciiTheme="majorBidi" w:eastAsia="Times New Roman" w:hAnsiTheme="majorBidi" w:cstheme="majorBidi"/>
          <w:lang w:val="en-GB"/>
        </w:rPr>
        <w:t xml:space="preserve"> which becomes a separate commodity in the final FBS), </w:t>
      </w:r>
      <w:del w:id="12303" w:author="Jane Shaw" w:date="2015-10-28T19:37:00Z">
        <w:r w:rsidR="00542BD2" w:rsidRPr="00F31509" w:rsidDel="009E5A13">
          <w:rPr>
            <w:rFonts w:asciiTheme="majorBidi" w:eastAsia="Times New Roman" w:hAnsiTheme="majorBidi" w:cstheme="majorBidi"/>
            <w:lang w:val="en-GB"/>
          </w:rPr>
          <w:delText xml:space="preserve">we must standardize the </w:delText>
        </w:r>
      </w:del>
      <w:r w:rsidR="00542BD2" w:rsidRPr="00F31509">
        <w:rPr>
          <w:rFonts w:asciiTheme="majorBidi" w:eastAsia="Times New Roman" w:hAnsiTheme="majorBidi" w:cstheme="majorBidi"/>
          <w:lang w:val="en-GB"/>
        </w:rPr>
        <w:t xml:space="preserve">production of this processed commodity </w:t>
      </w:r>
      <w:ins w:id="12304" w:author="Jane Shaw" w:date="2015-10-28T19:37:00Z">
        <w:r w:rsidR="009E5A13">
          <w:rPr>
            <w:rFonts w:asciiTheme="majorBidi" w:eastAsia="Times New Roman" w:hAnsiTheme="majorBidi" w:cstheme="majorBidi"/>
            <w:lang w:val="en-GB"/>
          </w:rPr>
          <w:t xml:space="preserve">must be standardized </w:t>
        </w:r>
      </w:ins>
      <w:r w:rsidR="00542BD2" w:rsidRPr="00F31509">
        <w:rPr>
          <w:rFonts w:asciiTheme="majorBidi" w:eastAsia="Times New Roman" w:hAnsiTheme="majorBidi" w:cstheme="majorBidi"/>
          <w:lang w:val="en-GB"/>
        </w:rPr>
        <w:t>into food processing.</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In the current FBS, this is reported as </w:t>
      </w:r>
      <w:del w:id="12305" w:author="Jane Shaw" w:date="2015-10-28T19:37:00Z">
        <w:r w:rsidR="00542BD2" w:rsidRPr="00F31509" w:rsidDel="009E5A13">
          <w:rPr>
            <w:rFonts w:asciiTheme="majorBidi" w:eastAsia="Times New Roman" w:hAnsiTheme="majorBidi" w:cstheme="majorBidi"/>
            <w:lang w:val="en-GB"/>
          </w:rPr>
          <w:delText>"</w:delText>
        </w:r>
      </w:del>
      <w:r w:rsidR="009E5A13" w:rsidRPr="00F31509">
        <w:rPr>
          <w:rFonts w:asciiTheme="majorBidi" w:eastAsia="Times New Roman" w:hAnsiTheme="majorBidi" w:cstheme="majorBidi"/>
          <w:lang w:val="en-GB"/>
        </w:rPr>
        <w:t>food manufacturing</w:t>
      </w:r>
      <w:r w:rsidR="00542BD2" w:rsidRPr="00F31509">
        <w:rPr>
          <w:rFonts w:asciiTheme="majorBidi" w:eastAsia="Times New Roman" w:hAnsiTheme="majorBidi" w:cstheme="majorBidi"/>
          <w:lang w:val="en-GB"/>
        </w:rPr>
        <w:t>.</w:t>
      </w:r>
      <w:del w:id="12306" w:author="Jane Shaw" w:date="2015-10-28T19:37:00Z">
        <w:r w:rsidR="00542BD2" w:rsidRPr="00F31509" w:rsidDel="009E5A13">
          <w:rPr>
            <w:rFonts w:asciiTheme="majorBidi" w:eastAsia="Times New Roman" w:hAnsiTheme="majorBidi" w:cstheme="majorBidi"/>
            <w:lang w:val="en-GB"/>
          </w:rPr>
          <w:delText>"</w:delText>
        </w:r>
      </w:del>
    </w:p>
    <w:p w14:paraId="797D948C" w14:textId="6EBC7C06" w:rsidR="004F65E4" w:rsidRPr="00F31509" w:rsidRDefault="009E5A13" w:rsidP="004F65E4">
      <w:pPr>
        <w:jc w:val="both"/>
        <w:rPr>
          <w:rFonts w:asciiTheme="majorBidi" w:hAnsiTheme="majorBidi" w:cstheme="majorBidi"/>
          <w:lang w:val="en-GB"/>
        </w:rPr>
      </w:pPr>
      <w:ins w:id="12307" w:author="Jane Shaw" w:date="2015-10-28T19:37:00Z">
        <w:r>
          <w:rPr>
            <w:rFonts w:asciiTheme="majorBidi" w:eastAsia="Times New Roman" w:hAnsiTheme="majorBidi" w:cstheme="majorBidi"/>
            <w:lang w:val="en-GB"/>
          </w:rPr>
          <w:t xml:space="preserve">Quantities of </w:t>
        </w:r>
      </w:ins>
      <w:r w:rsidRPr="00F31509">
        <w:rPr>
          <w:rFonts w:asciiTheme="majorBidi" w:eastAsia="Times New Roman" w:hAnsiTheme="majorBidi" w:cstheme="majorBidi"/>
          <w:lang w:val="en-GB"/>
        </w:rPr>
        <w:t xml:space="preserve">feed </w:t>
      </w:r>
      <w:r w:rsidR="004F65E4" w:rsidRPr="00F31509">
        <w:rPr>
          <w:rFonts w:asciiTheme="majorBidi" w:eastAsia="Times New Roman" w:hAnsiTheme="majorBidi" w:cstheme="majorBidi"/>
          <w:lang w:val="en-GB"/>
        </w:rPr>
        <w:t>commodit</w:t>
      </w:r>
      <w:ins w:id="12308" w:author="Jane Shaw" w:date="2015-10-28T19:37:00Z">
        <w:r>
          <w:rPr>
            <w:rFonts w:asciiTheme="majorBidi" w:eastAsia="Times New Roman" w:hAnsiTheme="majorBidi" w:cstheme="majorBidi"/>
            <w:lang w:val="en-GB"/>
          </w:rPr>
          <w:t>ies</w:t>
        </w:r>
      </w:ins>
      <w:del w:id="12309" w:author="Jane Shaw" w:date="2015-10-28T19:37:00Z">
        <w:r w:rsidR="004F65E4" w:rsidRPr="00F31509" w:rsidDel="009E5A13">
          <w:rPr>
            <w:rFonts w:asciiTheme="majorBidi" w:eastAsia="Times New Roman" w:hAnsiTheme="majorBidi" w:cstheme="majorBidi"/>
            <w:lang w:val="en-GB"/>
          </w:rPr>
          <w:delText>y</w:delText>
        </w:r>
      </w:del>
      <w:r w:rsidR="004F65E4" w:rsidRPr="00F31509">
        <w:rPr>
          <w:rFonts w:asciiTheme="majorBidi" w:eastAsia="Times New Roman" w:hAnsiTheme="majorBidi" w:cstheme="majorBidi"/>
          <w:lang w:val="en-GB"/>
        </w:rPr>
        <w:t xml:space="preserve"> </w:t>
      </w:r>
      <w:del w:id="12310" w:author="Jane Shaw" w:date="2015-10-28T19:37:00Z">
        <w:r w:rsidR="004F65E4" w:rsidRPr="00F31509" w:rsidDel="009E5A13">
          <w:rPr>
            <w:rFonts w:asciiTheme="majorBidi" w:eastAsia="Times New Roman" w:hAnsiTheme="majorBidi" w:cstheme="majorBidi"/>
            <w:lang w:val="en-GB"/>
          </w:rPr>
          <w:delText>quantities (</w:delText>
        </w:r>
      </w:del>
      <w:r w:rsidR="004F65E4" w:rsidRPr="00F31509">
        <w:rPr>
          <w:rFonts w:asciiTheme="majorBidi" w:eastAsia="Times New Roman" w:hAnsiTheme="majorBidi" w:cstheme="majorBidi"/>
          <w:lang w:val="en-GB"/>
        </w:rPr>
        <w:t xml:space="preserve">such as bran </w:t>
      </w:r>
      <w:del w:id="12311" w:author="Jane Shaw" w:date="2015-10-28T19:38:00Z">
        <w:r w:rsidR="004F65E4" w:rsidRPr="00F31509" w:rsidDel="009E5A13">
          <w:rPr>
            <w:rFonts w:asciiTheme="majorBidi" w:eastAsia="Times New Roman" w:hAnsiTheme="majorBidi" w:cstheme="majorBidi"/>
            <w:lang w:val="en-GB"/>
          </w:rPr>
          <w:delText xml:space="preserve">quantities) </w:delText>
        </w:r>
      </w:del>
      <w:r w:rsidR="004F65E4" w:rsidRPr="00F31509">
        <w:rPr>
          <w:rFonts w:asciiTheme="majorBidi" w:eastAsia="Times New Roman" w:hAnsiTheme="majorBidi" w:cstheme="majorBidi"/>
          <w:lang w:val="en-GB"/>
        </w:rPr>
        <w:t xml:space="preserve">are not standardized back into their primary (wheat) equivalent as they are feed products. Thus, they are not reported </w:t>
      </w:r>
      <w:del w:id="12312" w:author="Jane Shaw" w:date="2015-10-28T19:38:00Z">
        <w:r w:rsidR="004F65E4" w:rsidRPr="00F31509" w:rsidDel="009E5A13">
          <w:rPr>
            <w:rFonts w:asciiTheme="majorBidi" w:eastAsia="Times New Roman" w:hAnsiTheme="majorBidi" w:cstheme="majorBidi"/>
            <w:lang w:val="en-GB"/>
          </w:rPr>
          <w:delText xml:space="preserve">at all </w:delText>
        </w:r>
      </w:del>
      <w:r w:rsidR="004F65E4" w:rsidRPr="00F31509">
        <w:rPr>
          <w:rFonts w:asciiTheme="majorBidi" w:eastAsia="Times New Roman" w:hAnsiTheme="majorBidi" w:cstheme="majorBidi"/>
          <w:lang w:val="en-GB"/>
        </w:rPr>
        <w:t xml:space="preserve">in the </w:t>
      </w:r>
      <w:del w:id="12313" w:author="Jane Shaw" w:date="2015-10-28T19:38:00Z">
        <w:r w:rsidR="004F65E4" w:rsidRPr="00F31509" w:rsidDel="009E5A13">
          <w:rPr>
            <w:rFonts w:asciiTheme="majorBidi" w:eastAsia="Times New Roman" w:hAnsiTheme="majorBidi" w:cstheme="majorBidi"/>
            <w:lang w:val="en-GB"/>
          </w:rPr>
          <w:delText xml:space="preserve">food balance sheet </w:delText>
        </w:r>
      </w:del>
      <w:ins w:id="12314" w:author="Jane Shaw" w:date="2015-10-28T19:38:00Z">
        <w:r>
          <w:rPr>
            <w:rFonts w:asciiTheme="majorBidi" w:eastAsia="Times New Roman" w:hAnsiTheme="majorBidi" w:cstheme="majorBidi"/>
            <w:lang w:val="en-GB"/>
          </w:rPr>
          <w:t xml:space="preserve">FBS, </w:t>
        </w:r>
      </w:ins>
      <w:r w:rsidR="004F65E4" w:rsidRPr="00F31509">
        <w:rPr>
          <w:rFonts w:asciiTheme="majorBidi" w:eastAsia="Times New Roman" w:hAnsiTheme="majorBidi" w:cstheme="majorBidi"/>
          <w:lang w:val="en-GB"/>
        </w:rPr>
        <w:t xml:space="preserve">but are instead reported in the commodity balances under </w:t>
      </w:r>
      <w:del w:id="12315" w:author="Jane Shaw" w:date="2015-10-28T19:38:00Z">
        <w:r w:rsidR="004F65E4" w:rsidRPr="00F31509" w:rsidDel="009E5A13">
          <w:rPr>
            <w:rFonts w:asciiTheme="majorBidi" w:eastAsia="Times New Roman" w:hAnsiTheme="majorBidi" w:cstheme="majorBidi"/>
            <w:lang w:val="en-GB"/>
          </w:rPr>
          <w:delText xml:space="preserve">a </w:delText>
        </w:r>
      </w:del>
      <w:ins w:id="12316" w:author="Jane Shaw" w:date="2015-10-28T19:38:00Z">
        <w:r>
          <w:rPr>
            <w:rFonts w:asciiTheme="majorBidi" w:eastAsia="Times New Roman" w:hAnsiTheme="majorBidi" w:cstheme="majorBidi"/>
            <w:lang w:val="en-GB"/>
          </w:rPr>
          <w:t xml:space="preserve">the appropriate </w:t>
        </w:r>
      </w:ins>
      <w:r w:rsidR="004F65E4" w:rsidRPr="00F31509">
        <w:rPr>
          <w:rFonts w:asciiTheme="majorBidi" w:eastAsia="Times New Roman" w:hAnsiTheme="majorBidi" w:cstheme="majorBidi"/>
          <w:lang w:val="en-GB"/>
        </w:rPr>
        <w:t>category</w:t>
      </w:r>
      <w:ins w:id="12317" w:author="Jane Shaw" w:date="2015-10-28T19:38:00Z">
        <w:r>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such as </w:t>
      </w:r>
      <w:del w:id="12318" w:author="Jane Shaw" w:date="2015-10-28T19:38:00Z">
        <w:r w:rsidR="004F65E4" w:rsidRPr="00F31509" w:rsidDel="009E5A13">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brans.</w:t>
      </w:r>
      <w:del w:id="12319" w:author="Jane Shaw" w:date="2015-10-28T19:38:00Z">
        <w:r w:rsidR="004F65E4" w:rsidRPr="00F31509" w:rsidDel="009E5A13">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For the remaining variables, standardization follows the same process as for trade. </w:t>
      </w:r>
      <w:ins w:id="12320" w:author="Jane Shaw" w:date="2015-10-28T19:38:00Z">
        <w:r>
          <w:rPr>
            <w:rFonts w:asciiTheme="majorBidi" w:eastAsia="Times New Roman" w:hAnsiTheme="majorBidi" w:cstheme="majorBidi"/>
            <w:lang w:val="en-GB"/>
          </w:rPr>
          <w:t xml:space="preserve">Table 26 shows </w:t>
        </w:r>
      </w:ins>
      <w:del w:id="12321" w:author="Jane Shaw" w:date="2015-10-28T19:38:00Z">
        <w:r w:rsidR="004F65E4" w:rsidRPr="00F31509" w:rsidDel="009E5A13">
          <w:rPr>
            <w:rFonts w:asciiTheme="majorBidi" w:eastAsia="Times New Roman" w:hAnsiTheme="majorBidi" w:cstheme="majorBidi"/>
            <w:lang w:val="en-GB"/>
          </w:rPr>
          <w:delText xml:space="preserve">We now have </w:delText>
        </w:r>
      </w:del>
      <w:r w:rsidR="004F65E4" w:rsidRPr="00F31509">
        <w:rPr>
          <w:rFonts w:asciiTheme="majorBidi" w:eastAsia="Times New Roman" w:hAnsiTheme="majorBidi" w:cstheme="majorBidi"/>
          <w:lang w:val="en-GB"/>
        </w:rPr>
        <w:t xml:space="preserve">the </w:t>
      </w:r>
      <w:del w:id="12322" w:author="Jane Shaw" w:date="2015-10-28T19:38:00Z">
        <w:r w:rsidR="004F65E4" w:rsidRPr="00F31509" w:rsidDel="009E5A13">
          <w:rPr>
            <w:rFonts w:asciiTheme="majorBidi" w:eastAsia="Times New Roman" w:hAnsiTheme="majorBidi" w:cstheme="majorBidi"/>
            <w:lang w:val="en-GB"/>
          </w:rPr>
          <w:delText xml:space="preserve">following </w:delText>
        </w:r>
      </w:del>
      <w:r w:rsidR="004F65E4" w:rsidRPr="00F31509">
        <w:rPr>
          <w:rFonts w:asciiTheme="majorBidi" w:eastAsia="Times New Roman" w:hAnsiTheme="majorBidi" w:cstheme="majorBidi"/>
          <w:lang w:val="en-GB"/>
        </w:rPr>
        <w:t>standardized table</w:t>
      </w:r>
      <w:del w:id="12323" w:author="Jane Shaw" w:date="2015-10-28T19:39:00Z">
        <w:r w:rsidR="004F65E4" w:rsidRPr="00F31509" w:rsidDel="009E5A13">
          <w:rPr>
            <w:rFonts w:asciiTheme="majorBidi" w:eastAsia="Times New Roman" w:hAnsiTheme="majorBidi" w:cstheme="majorBidi"/>
            <w:lang w:val="en-GB"/>
          </w:rPr>
          <w:delText xml:space="preserve"> (</w:delText>
        </w:r>
        <w:r w:rsidR="00E24798" w:rsidDel="009E5A13">
          <w:fldChar w:fldCharType="begin"/>
        </w:r>
        <w:r w:rsidR="00E24798" w:rsidDel="009E5A13">
          <w:delInstrText xml:space="preserve"> REF _Ref428186326 \h  \* MERGEFORMAT </w:delInstrText>
        </w:r>
        <w:r w:rsidR="00E24798" w:rsidDel="009E5A13">
          <w:fldChar w:fldCharType="separate"/>
        </w:r>
        <w:r w:rsidR="00E24798" w:rsidRPr="000F0B1C" w:rsidDel="009E5A13">
          <w:rPr>
            <w:rFonts w:asciiTheme="majorBidi" w:eastAsia="Times New Roman" w:hAnsiTheme="majorBidi" w:cstheme="majorBidi"/>
            <w:lang w:val="en-GB"/>
          </w:rPr>
          <w:delText xml:space="preserve">Table </w:delText>
        </w:r>
        <w:r w:rsidR="00E24798" w:rsidRPr="000F0B1C" w:rsidDel="009E5A13">
          <w:rPr>
            <w:rFonts w:asciiTheme="majorBidi" w:eastAsia="Times New Roman" w:hAnsiTheme="majorBidi" w:cstheme="majorBidi"/>
            <w:noProof/>
            <w:lang w:val="en-GB"/>
          </w:rPr>
          <w:delText>26</w:delText>
        </w:r>
        <w:r w:rsidR="00E24798" w:rsidDel="009E5A13">
          <w:fldChar w:fldCharType="end"/>
        </w:r>
        <w:r w:rsidR="004F65E4" w:rsidRPr="00F31509" w:rsidDel="009E5A13">
          <w:rPr>
            <w:rFonts w:asciiTheme="majorBidi" w:eastAsia="Times New Roman" w:hAnsiTheme="majorBidi" w:cstheme="majorBidi"/>
            <w:lang w:val="en-GB"/>
          </w:rPr>
          <w:delText>):</w:delText>
        </w:r>
      </w:del>
      <w:ins w:id="12324" w:author="Jane Shaw" w:date="2015-10-28T19:39:00Z">
        <w:r>
          <w:rPr>
            <w:rFonts w:asciiTheme="majorBidi" w:eastAsia="Times New Roman" w:hAnsiTheme="majorBidi" w:cstheme="majorBidi"/>
            <w:lang w:val="en-GB"/>
          </w:rPr>
          <w:t>.</w:t>
        </w:r>
      </w:ins>
    </w:p>
    <w:p w14:paraId="61B8BB3D" w14:textId="77777777" w:rsidR="004F65E4" w:rsidRPr="00F31509" w:rsidRDefault="004F65E4" w:rsidP="004F65E4">
      <w:pPr>
        <w:pStyle w:val="Didascalia"/>
        <w:keepNext/>
        <w:jc w:val="both"/>
        <w:rPr>
          <w:rFonts w:asciiTheme="majorBidi" w:hAnsiTheme="majorBidi" w:cstheme="majorBidi"/>
          <w:lang w:val="en-GB"/>
        </w:rPr>
      </w:pPr>
      <w:bookmarkStart w:id="12325" w:name="_Ref428186326"/>
      <w:bookmarkStart w:id="12326" w:name="_Toc42842356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26</w:t>
      </w:r>
      <w:r w:rsidR="003D789C" w:rsidRPr="00F31509">
        <w:rPr>
          <w:rFonts w:asciiTheme="majorBidi" w:hAnsiTheme="majorBidi" w:cstheme="majorBidi"/>
          <w:lang w:val="en-GB"/>
        </w:rPr>
        <w:fldChar w:fldCharType="end"/>
      </w:r>
      <w:bookmarkEnd w:id="12325"/>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12326"/>
    </w:p>
    <w:tbl>
      <w:tblPr>
        <w:tblStyle w:val="Tabellaclassica1"/>
        <w:tblW w:w="5000" w:type="pct"/>
        <w:tblLook w:val="04A0" w:firstRow="1" w:lastRow="0" w:firstColumn="1" w:lastColumn="0" w:noHBand="0" w:noVBand="1"/>
      </w:tblPr>
      <w:tblGrid>
        <w:gridCol w:w="633"/>
        <w:gridCol w:w="934"/>
        <w:gridCol w:w="856"/>
        <w:gridCol w:w="935"/>
        <w:gridCol w:w="969"/>
        <w:gridCol w:w="935"/>
        <w:gridCol w:w="856"/>
        <w:gridCol w:w="856"/>
        <w:gridCol w:w="699"/>
        <w:gridCol w:w="833"/>
        <w:gridCol w:w="736"/>
      </w:tblGrid>
      <w:tr w:rsidR="004F65E4" w:rsidRPr="00F31509" w14:paraId="51597BA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14:paraId="06F40115" w14:textId="77777777" w:rsidR="004F65E4" w:rsidRPr="008D6966" w:rsidRDefault="004F65E4" w:rsidP="004F65E4">
            <w:pPr>
              <w:pStyle w:val="Compact"/>
              <w:jc w:val="both"/>
              <w:rPr>
                <w:rFonts w:asciiTheme="majorBidi" w:hAnsiTheme="majorBidi" w:cstheme="majorBidi"/>
                <w:b/>
                <w:i w:val="0"/>
                <w:sz w:val="15"/>
                <w:szCs w:val="15"/>
                <w:lang w:val="en-GB"/>
                <w:rPrChange w:id="12327"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28" w:author="Jane Shaw" w:date="2015-10-29T12:04:00Z">
                  <w:rPr>
                    <w:rFonts w:asciiTheme="majorBidi" w:hAnsiTheme="majorBidi" w:cstheme="majorBidi"/>
                    <w:sz w:val="15"/>
                    <w:szCs w:val="15"/>
                    <w:lang w:val="en-GB"/>
                  </w:rPr>
                </w:rPrChange>
              </w:rPr>
              <w:t>Name</w:t>
            </w:r>
          </w:p>
        </w:tc>
        <w:tc>
          <w:tcPr>
            <w:tcW w:w="506" w:type="pct"/>
          </w:tcPr>
          <w:p w14:paraId="59DA4803"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29"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30" w:author="Jane Shaw" w:date="2015-10-29T12:04:00Z">
                  <w:rPr>
                    <w:rFonts w:asciiTheme="majorBidi" w:hAnsiTheme="majorBidi" w:cstheme="majorBidi"/>
                    <w:sz w:val="15"/>
                    <w:szCs w:val="15"/>
                    <w:lang w:val="en-GB"/>
                  </w:rPr>
                </w:rPrChange>
              </w:rPr>
              <w:t>Production</w:t>
            </w:r>
          </w:p>
        </w:tc>
        <w:tc>
          <w:tcPr>
            <w:tcW w:w="463" w:type="pct"/>
          </w:tcPr>
          <w:p w14:paraId="26097C93"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31"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32" w:author="Jane Shaw" w:date="2015-10-29T12:04:00Z">
                  <w:rPr>
                    <w:rFonts w:asciiTheme="majorBidi" w:hAnsiTheme="majorBidi" w:cstheme="majorBidi"/>
                    <w:sz w:val="15"/>
                    <w:szCs w:val="15"/>
                    <w:lang w:val="en-GB"/>
                  </w:rPr>
                </w:rPrChange>
              </w:rPr>
              <w:t>Imports</w:t>
            </w:r>
          </w:p>
        </w:tc>
        <w:tc>
          <w:tcPr>
            <w:tcW w:w="506" w:type="pct"/>
          </w:tcPr>
          <w:p w14:paraId="54FCD2F1"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33"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34" w:author="Jane Shaw" w:date="2015-10-29T12:04:00Z">
                  <w:rPr>
                    <w:rFonts w:asciiTheme="majorBidi" w:hAnsiTheme="majorBidi" w:cstheme="majorBidi"/>
                    <w:sz w:val="15"/>
                    <w:szCs w:val="15"/>
                    <w:lang w:val="en-GB"/>
                  </w:rPr>
                </w:rPrChange>
              </w:rPr>
              <w:t>Exports</w:t>
            </w:r>
          </w:p>
        </w:tc>
        <w:tc>
          <w:tcPr>
            <w:tcW w:w="524" w:type="pct"/>
          </w:tcPr>
          <w:p w14:paraId="02354298" w14:textId="0C506B7D"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35"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36" w:author="Jane Shaw" w:date="2015-10-29T12:04:00Z">
                  <w:rPr>
                    <w:rFonts w:asciiTheme="majorBidi" w:hAnsiTheme="majorBidi" w:cstheme="majorBidi"/>
                    <w:sz w:val="15"/>
                    <w:szCs w:val="15"/>
                    <w:lang w:val="en-GB"/>
                  </w:rPr>
                </w:rPrChange>
              </w:rPr>
              <w:t xml:space="preserve">Stock </w:t>
            </w:r>
            <w:r w:rsidR="000D4387" w:rsidRPr="008D6966">
              <w:rPr>
                <w:rFonts w:asciiTheme="majorBidi" w:hAnsiTheme="majorBidi" w:cstheme="majorBidi"/>
                <w:b/>
                <w:sz w:val="15"/>
                <w:szCs w:val="15"/>
                <w:lang w:val="en-GB"/>
              </w:rPr>
              <w:t>change</w:t>
            </w:r>
          </w:p>
        </w:tc>
        <w:tc>
          <w:tcPr>
            <w:tcW w:w="506" w:type="pct"/>
          </w:tcPr>
          <w:p w14:paraId="504868EE"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37"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38" w:author="Jane Shaw" w:date="2015-10-29T12:04:00Z">
                  <w:rPr>
                    <w:rFonts w:asciiTheme="majorBidi" w:hAnsiTheme="majorBidi" w:cstheme="majorBidi"/>
                    <w:sz w:val="15"/>
                    <w:szCs w:val="15"/>
                    <w:lang w:val="en-GB"/>
                  </w:rPr>
                </w:rPrChange>
              </w:rPr>
              <w:t>Food</w:t>
            </w:r>
          </w:p>
        </w:tc>
        <w:tc>
          <w:tcPr>
            <w:tcW w:w="463" w:type="pct"/>
          </w:tcPr>
          <w:p w14:paraId="04EE56A5"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39"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40" w:author="Jane Shaw" w:date="2015-10-29T12:04:00Z">
                  <w:rPr>
                    <w:rFonts w:asciiTheme="majorBidi" w:hAnsiTheme="majorBidi" w:cstheme="majorBidi"/>
                    <w:sz w:val="15"/>
                    <w:szCs w:val="15"/>
                    <w:lang w:val="en-GB"/>
                  </w:rPr>
                </w:rPrChange>
              </w:rPr>
              <w:t>Feed</w:t>
            </w:r>
          </w:p>
        </w:tc>
        <w:tc>
          <w:tcPr>
            <w:tcW w:w="463" w:type="pct"/>
          </w:tcPr>
          <w:p w14:paraId="467EBCCD"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41"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42" w:author="Jane Shaw" w:date="2015-10-29T12:04:00Z">
                  <w:rPr>
                    <w:rFonts w:asciiTheme="majorBidi" w:hAnsiTheme="majorBidi" w:cstheme="majorBidi"/>
                    <w:sz w:val="15"/>
                    <w:szCs w:val="15"/>
                    <w:lang w:val="en-GB"/>
                  </w:rPr>
                </w:rPrChange>
              </w:rPr>
              <w:t>Seed</w:t>
            </w:r>
          </w:p>
        </w:tc>
        <w:tc>
          <w:tcPr>
            <w:tcW w:w="378" w:type="pct"/>
          </w:tcPr>
          <w:p w14:paraId="071DDB8B"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43"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44" w:author="Jane Shaw" w:date="2015-10-29T12:04:00Z">
                  <w:rPr>
                    <w:rFonts w:asciiTheme="majorBidi" w:hAnsiTheme="majorBidi" w:cstheme="majorBidi"/>
                    <w:sz w:val="15"/>
                    <w:szCs w:val="15"/>
                    <w:lang w:val="en-GB"/>
                  </w:rPr>
                </w:rPrChange>
              </w:rPr>
              <w:t>Tourist</w:t>
            </w:r>
          </w:p>
        </w:tc>
        <w:tc>
          <w:tcPr>
            <w:tcW w:w="449" w:type="pct"/>
          </w:tcPr>
          <w:p w14:paraId="1F7C1986"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45"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46" w:author="Jane Shaw" w:date="2015-10-29T12:04:00Z">
                  <w:rPr>
                    <w:rFonts w:asciiTheme="majorBidi" w:hAnsiTheme="majorBidi" w:cstheme="majorBidi"/>
                    <w:sz w:val="15"/>
                    <w:szCs w:val="15"/>
                    <w:lang w:val="en-GB"/>
                  </w:rPr>
                </w:rPrChange>
              </w:rPr>
              <w:t>Industrial</w:t>
            </w:r>
          </w:p>
        </w:tc>
        <w:tc>
          <w:tcPr>
            <w:tcW w:w="398" w:type="pct"/>
          </w:tcPr>
          <w:p w14:paraId="76EBDBBB"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5"/>
                <w:szCs w:val="15"/>
                <w:lang w:val="en-GB"/>
                <w:rPrChange w:id="12347" w:author="Jane Shaw" w:date="2015-10-29T12:04:00Z">
                  <w:rPr>
                    <w:rFonts w:asciiTheme="majorBidi" w:hAnsiTheme="majorBidi" w:cstheme="majorBidi"/>
                    <w:i w:val="0"/>
                    <w:iCs w:val="0"/>
                    <w:sz w:val="15"/>
                    <w:szCs w:val="15"/>
                    <w:lang w:val="en-GB"/>
                  </w:rPr>
                </w:rPrChange>
              </w:rPr>
            </w:pPr>
            <w:r w:rsidRPr="008D6966">
              <w:rPr>
                <w:rFonts w:asciiTheme="majorBidi" w:hAnsiTheme="majorBidi" w:cstheme="majorBidi"/>
                <w:b/>
                <w:sz w:val="15"/>
                <w:szCs w:val="15"/>
                <w:lang w:val="en-GB"/>
                <w:rPrChange w:id="12348" w:author="Jane Shaw" w:date="2015-10-29T12:04:00Z">
                  <w:rPr>
                    <w:rFonts w:asciiTheme="majorBidi" w:hAnsiTheme="majorBidi" w:cstheme="majorBidi"/>
                    <w:sz w:val="15"/>
                    <w:szCs w:val="15"/>
                    <w:lang w:val="en-GB"/>
                  </w:rPr>
                </w:rPrChange>
              </w:rPr>
              <w:t>Loss</w:t>
            </w:r>
          </w:p>
        </w:tc>
      </w:tr>
      <w:tr w:rsidR="004F65E4" w:rsidRPr="00F31509" w14:paraId="2E250A20" w14:textId="77777777" w:rsidTr="006E32A4">
        <w:tc>
          <w:tcPr>
            <w:cnfStyle w:val="001000000000" w:firstRow="0" w:lastRow="0" w:firstColumn="1" w:lastColumn="0" w:oddVBand="0" w:evenVBand="0" w:oddHBand="0" w:evenHBand="0" w:firstRowFirstColumn="0" w:firstRowLastColumn="0" w:lastRowFirstColumn="0" w:lastRowLastColumn="0"/>
            <w:tcW w:w="343" w:type="pct"/>
          </w:tcPr>
          <w:p w14:paraId="70E9DD6E" w14:textId="77777777"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14:paraId="56E0B966" w14:textId="0058DEF9"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54</w:t>
            </w:r>
            <w:del w:id="12349" w:author="Jane Shaw" w:date="2015-10-28T19:40:00Z">
              <w:r w:rsidRPr="00F31509" w:rsidDel="000D4387">
                <w:rPr>
                  <w:rFonts w:asciiTheme="majorBidi" w:hAnsiTheme="majorBidi" w:cstheme="majorBidi"/>
                  <w:sz w:val="15"/>
                  <w:szCs w:val="15"/>
                  <w:lang w:val="en-GB"/>
                </w:rPr>
                <w:delText>,</w:delText>
              </w:r>
            </w:del>
            <w:ins w:id="12350"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420</w:t>
            </w:r>
            <w:del w:id="12351" w:author="Jane Shaw" w:date="2015-10-28T19:40:00Z">
              <w:r w:rsidRPr="00F31509" w:rsidDel="000D4387">
                <w:rPr>
                  <w:rFonts w:asciiTheme="majorBidi" w:hAnsiTheme="majorBidi" w:cstheme="majorBidi"/>
                  <w:sz w:val="15"/>
                  <w:szCs w:val="15"/>
                  <w:lang w:val="en-GB"/>
                </w:rPr>
                <w:delText>,</w:delText>
              </w:r>
            </w:del>
            <w:ins w:id="12352"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000</w:t>
            </w:r>
          </w:p>
        </w:tc>
        <w:tc>
          <w:tcPr>
            <w:tcW w:w="463" w:type="pct"/>
          </w:tcPr>
          <w:p w14:paraId="06356263" w14:textId="69F34498"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w:t>
            </w:r>
            <w:del w:id="12353" w:author="Jane Shaw" w:date="2015-10-28T19:40:00Z">
              <w:r w:rsidRPr="00F31509" w:rsidDel="000D4387">
                <w:rPr>
                  <w:rFonts w:asciiTheme="majorBidi" w:hAnsiTheme="majorBidi" w:cstheme="majorBidi"/>
                  <w:sz w:val="15"/>
                  <w:szCs w:val="15"/>
                  <w:lang w:val="en-GB"/>
                </w:rPr>
                <w:delText>,</w:delText>
              </w:r>
            </w:del>
            <w:ins w:id="12354"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999</w:t>
            </w:r>
            <w:del w:id="12355" w:author="Jane Shaw" w:date="2015-10-28T19:40:00Z">
              <w:r w:rsidRPr="00F31509" w:rsidDel="000D4387">
                <w:rPr>
                  <w:rFonts w:asciiTheme="majorBidi" w:hAnsiTheme="majorBidi" w:cstheme="majorBidi"/>
                  <w:sz w:val="15"/>
                  <w:szCs w:val="15"/>
                  <w:lang w:val="en-GB"/>
                </w:rPr>
                <w:delText>,</w:delText>
              </w:r>
            </w:del>
            <w:ins w:id="12356"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600</w:t>
            </w:r>
          </w:p>
        </w:tc>
        <w:tc>
          <w:tcPr>
            <w:tcW w:w="506" w:type="pct"/>
          </w:tcPr>
          <w:p w14:paraId="490C2BC2" w14:textId="492E8EAF"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34</w:t>
            </w:r>
            <w:del w:id="12357" w:author="Jane Shaw" w:date="2015-10-28T19:40:00Z">
              <w:r w:rsidRPr="00F31509" w:rsidDel="000D4387">
                <w:rPr>
                  <w:rFonts w:asciiTheme="majorBidi" w:hAnsiTheme="majorBidi" w:cstheme="majorBidi"/>
                  <w:sz w:val="15"/>
                  <w:szCs w:val="15"/>
                  <w:lang w:val="en-GB"/>
                </w:rPr>
                <w:delText>,</w:delText>
              </w:r>
            </w:del>
            <w:ins w:id="12358"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780</w:t>
            </w:r>
            <w:del w:id="12359" w:author="Jane Shaw" w:date="2015-10-28T19:40:00Z">
              <w:r w:rsidRPr="00F31509" w:rsidDel="000D4387">
                <w:rPr>
                  <w:rFonts w:asciiTheme="majorBidi" w:hAnsiTheme="majorBidi" w:cstheme="majorBidi"/>
                  <w:sz w:val="15"/>
                  <w:szCs w:val="15"/>
                  <w:lang w:val="en-GB"/>
                </w:rPr>
                <w:delText>,</w:delText>
              </w:r>
            </w:del>
            <w:ins w:id="12360"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000</w:t>
            </w:r>
          </w:p>
        </w:tc>
        <w:tc>
          <w:tcPr>
            <w:tcW w:w="524" w:type="pct"/>
          </w:tcPr>
          <w:p w14:paraId="72F7895D" w14:textId="1A24BEB2"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-230</w:t>
            </w:r>
            <w:del w:id="12361" w:author="Jane Shaw" w:date="2015-10-28T19:40:00Z">
              <w:r w:rsidRPr="00F31509" w:rsidDel="000D4387">
                <w:rPr>
                  <w:rFonts w:asciiTheme="majorBidi" w:hAnsiTheme="majorBidi" w:cstheme="majorBidi"/>
                  <w:sz w:val="15"/>
                  <w:szCs w:val="15"/>
                  <w:lang w:val="en-GB"/>
                </w:rPr>
                <w:delText>,</w:delText>
              </w:r>
            </w:del>
            <w:ins w:id="12362"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600</w:t>
            </w:r>
          </w:p>
        </w:tc>
        <w:tc>
          <w:tcPr>
            <w:tcW w:w="506" w:type="pct"/>
          </w:tcPr>
          <w:p w14:paraId="1D5DB776" w14:textId="3BE44C0D"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25</w:t>
            </w:r>
            <w:del w:id="12363" w:author="Jane Shaw" w:date="2015-10-28T19:40:00Z">
              <w:r w:rsidRPr="00F31509" w:rsidDel="000D4387">
                <w:rPr>
                  <w:rFonts w:asciiTheme="majorBidi" w:hAnsiTheme="majorBidi" w:cstheme="majorBidi"/>
                  <w:sz w:val="15"/>
                  <w:szCs w:val="15"/>
                  <w:lang w:val="en-GB"/>
                </w:rPr>
                <w:delText>,</w:delText>
              </w:r>
            </w:del>
            <w:ins w:id="12364"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680</w:t>
            </w:r>
            <w:del w:id="12365" w:author="Jane Shaw" w:date="2015-10-28T19:40:00Z">
              <w:r w:rsidRPr="00F31509" w:rsidDel="000D4387">
                <w:rPr>
                  <w:rFonts w:asciiTheme="majorBidi" w:hAnsiTheme="majorBidi" w:cstheme="majorBidi"/>
                  <w:sz w:val="15"/>
                  <w:szCs w:val="15"/>
                  <w:lang w:val="en-GB"/>
                </w:rPr>
                <w:delText>,</w:delText>
              </w:r>
            </w:del>
            <w:ins w:id="12366"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000</w:t>
            </w:r>
          </w:p>
        </w:tc>
        <w:tc>
          <w:tcPr>
            <w:tcW w:w="463" w:type="pct"/>
          </w:tcPr>
          <w:p w14:paraId="2F53FB51" w14:textId="651B3108"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4</w:t>
            </w:r>
            <w:del w:id="12367" w:author="Jane Shaw" w:date="2015-10-28T19:40:00Z">
              <w:r w:rsidRPr="00F31509" w:rsidDel="000D4387">
                <w:rPr>
                  <w:rFonts w:asciiTheme="majorBidi" w:hAnsiTheme="majorBidi" w:cstheme="majorBidi"/>
                  <w:sz w:val="15"/>
                  <w:szCs w:val="15"/>
                  <w:lang w:val="en-GB"/>
                </w:rPr>
                <w:delText>,</w:delText>
              </w:r>
            </w:del>
            <w:ins w:id="12368"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898</w:t>
            </w:r>
            <w:del w:id="12369" w:author="Jane Shaw" w:date="2015-10-28T19:40:00Z">
              <w:r w:rsidRPr="00F31509" w:rsidDel="000D4387">
                <w:rPr>
                  <w:rFonts w:asciiTheme="majorBidi" w:hAnsiTheme="majorBidi" w:cstheme="majorBidi"/>
                  <w:sz w:val="15"/>
                  <w:szCs w:val="15"/>
                  <w:lang w:val="en-GB"/>
                </w:rPr>
                <w:delText>,</w:delText>
              </w:r>
            </w:del>
            <w:ins w:id="12370"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000</w:t>
            </w:r>
          </w:p>
        </w:tc>
        <w:tc>
          <w:tcPr>
            <w:tcW w:w="463" w:type="pct"/>
          </w:tcPr>
          <w:p w14:paraId="43DD16E9" w14:textId="0A24DF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1</w:t>
            </w:r>
            <w:del w:id="12371" w:author="Jane Shaw" w:date="2015-10-28T19:40:00Z">
              <w:r w:rsidRPr="00F31509" w:rsidDel="000D4387">
                <w:rPr>
                  <w:rFonts w:asciiTheme="majorBidi" w:hAnsiTheme="majorBidi" w:cstheme="majorBidi"/>
                  <w:sz w:val="15"/>
                  <w:szCs w:val="15"/>
                  <w:lang w:val="en-GB"/>
                </w:rPr>
                <w:delText>,</w:delText>
              </w:r>
            </w:del>
            <w:ins w:id="12372"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904</w:t>
            </w:r>
            <w:del w:id="12373" w:author="Jane Shaw" w:date="2015-10-28T19:40:00Z">
              <w:r w:rsidRPr="00F31509" w:rsidDel="000D4387">
                <w:rPr>
                  <w:rFonts w:asciiTheme="majorBidi" w:hAnsiTheme="majorBidi" w:cstheme="majorBidi"/>
                  <w:sz w:val="15"/>
                  <w:szCs w:val="15"/>
                  <w:lang w:val="en-GB"/>
                </w:rPr>
                <w:delText>,</w:delText>
              </w:r>
            </w:del>
            <w:ins w:id="12374"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200</w:t>
            </w:r>
          </w:p>
        </w:tc>
        <w:tc>
          <w:tcPr>
            <w:tcW w:w="378" w:type="pct"/>
          </w:tcPr>
          <w:p w14:paraId="13C4C33C" w14:textId="439D9F43"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-39</w:t>
            </w:r>
            <w:del w:id="12375" w:author="Jane Shaw" w:date="2015-10-28T19:40:00Z">
              <w:r w:rsidRPr="00F31509" w:rsidDel="000D4387">
                <w:rPr>
                  <w:rFonts w:asciiTheme="majorBidi" w:hAnsiTheme="majorBidi" w:cstheme="majorBidi"/>
                  <w:sz w:val="15"/>
                  <w:szCs w:val="15"/>
                  <w:lang w:val="en-GB"/>
                </w:rPr>
                <w:delText>,</w:delText>
              </w:r>
            </w:del>
            <w:ins w:id="12376"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800</w:t>
            </w:r>
          </w:p>
        </w:tc>
        <w:tc>
          <w:tcPr>
            <w:tcW w:w="449" w:type="pct"/>
          </w:tcPr>
          <w:p w14:paraId="7E829F6C" w14:textId="10F3AEAD"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654</w:t>
            </w:r>
            <w:del w:id="12377" w:author="Jane Shaw" w:date="2015-10-28T19:40:00Z">
              <w:r w:rsidRPr="00F31509" w:rsidDel="000D4387">
                <w:rPr>
                  <w:rFonts w:asciiTheme="majorBidi" w:hAnsiTheme="majorBidi" w:cstheme="majorBidi"/>
                  <w:sz w:val="15"/>
                  <w:szCs w:val="15"/>
                  <w:lang w:val="en-GB"/>
                </w:rPr>
                <w:delText>,</w:delText>
              </w:r>
            </w:del>
            <w:ins w:id="12378"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300</w:t>
            </w:r>
          </w:p>
        </w:tc>
        <w:tc>
          <w:tcPr>
            <w:tcW w:w="398" w:type="pct"/>
          </w:tcPr>
          <w:p w14:paraId="742AEF23" w14:textId="6F80D473"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560</w:t>
            </w:r>
            <w:del w:id="12379" w:author="Jane Shaw" w:date="2015-10-28T19:40:00Z">
              <w:r w:rsidRPr="00F31509" w:rsidDel="000D4387">
                <w:rPr>
                  <w:rFonts w:asciiTheme="majorBidi" w:hAnsiTheme="majorBidi" w:cstheme="majorBidi"/>
                  <w:sz w:val="15"/>
                  <w:szCs w:val="15"/>
                  <w:lang w:val="en-GB"/>
                </w:rPr>
                <w:delText>,</w:delText>
              </w:r>
            </w:del>
            <w:ins w:id="12380" w:author="Jane Shaw" w:date="2015-10-28T19:40:00Z">
              <w:r w:rsidR="000D4387">
                <w:rPr>
                  <w:rFonts w:asciiTheme="majorBidi" w:hAnsiTheme="majorBidi" w:cstheme="majorBidi"/>
                  <w:sz w:val="15"/>
                  <w:szCs w:val="15"/>
                  <w:lang w:val="en-GB"/>
                </w:rPr>
                <w:t xml:space="preserve"> </w:t>
              </w:r>
            </w:ins>
            <w:r w:rsidRPr="00F31509">
              <w:rPr>
                <w:rFonts w:asciiTheme="majorBidi" w:hAnsiTheme="majorBidi" w:cstheme="majorBidi"/>
                <w:sz w:val="15"/>
                <w:szCs w:val="15"/>
                <w:lang w:val="en-GB"/>
              </w:rPr>
              <w:t>300</w:t>
            </w:r>
          </w:p>
        </w:tc>
      </w:tr>
    </w:tbl>
    <w:p w14:paraId="5E024391" w14:textId="77777777" w:rsidR="008B0C44" w:rsidRPr="00F31509" w:rsidRDefault="008B0C44" w:rsidP="004F65E4">
      <w:pPr>
        <w:jc w:val="both"/>
        <w:rPr>
          <w:rFonts w:asciiTheme="majorBidi" w:hAnsiTheme="majorBidi" w:cstheme="majorBidi"/>
          <w:lang w:val="en-GB"/>
        </w:rPr>
      </w:pPr>
    </w:p>
    <w:p w14:paraId="17E6F8A1" w14:textId="1ED6AF35" w:rsidR="004F65E4" w:rsidRPr="00F31509" w:rsidRDefault="004F65E4" w:rsidP="004F65E4">
      <w:pPr>
        <w:jc w:val="both"/>
        <w:rPr>
          <w:rFonts w:asciiTheme="majorBidi" w:hAnsiTheme="majorBidi" w:cstheme="majorBidi"/>
          <w:lang w:val="en-GB"/>
        </w:rPr>
      </w:pPr>
      <w:del w:id="12381" w:author="Jane Shaw" w:date="2015-10-28T19:41:00Z">
        <w:r w:rsidRPr="00F31509" w:rsidDel="000D4387">
          <w:rPr>
            <w:rFonts w:asciiTheme="majorBidi" w:hAnsiTheme="majorBidi" w:cstheme="majorBidi"/>
            <w:lang w:val="en-GB"/>
          </w:rPr>
          <w:delText xml:space="preserve">Now, we must </w:delText>
        </w:r>
      </w:del>
      <w:ins w:id="12382" w:author="Jane Shaw" w:date="2015-10-28T19:41:00Z">
        <w:r w:rsidR="000D4387">
          <w:rPr>
            <w:rFonts w:asciiTheme="majorBidi" w:hAnsiTheme="majorBidi" w:cstheme="majorBidi"/>
            <w:lang w:val="en-GB"/>
          </w:rPr>
          <w:t xml:space="preserve">It is now necessary to </w:t>
        </w:r>
      </w:ins>
      <w:r w:rsidRPr="00F31509">
        <w:rPr>
          <w:rFonts w:asciiTheme="majorBidi" w:hAnsiTheme="majorBidi" w:cstheme="majorBidi"/>
          <w:lang w:val="en-GB"/>
        </w:rPr>
        <w:t xml:space="preserve">balance to satisfy the FBS equation of supply </w:t>
      </w:r>
      <w:del w:id="12383" w:author="Jane Shaw" w:date="2015-10-28T19:41:00Z">
        <w:r w:rsidRPr="00F31509" w:rsidDel="000D4387">
          <w:rPr>
            <w:rFonts w:asciiTheme="majorBidi" w:hAnsiTheme="majorBidi" w:cstheme="majorBidi"/>
            <w:lang w:val="en-GB"/>
          </w:rPr>
          <w:delText xml:space="preserve">equals </w:delText>
        </w:r>
      </w:del>
      <w:ins w:id="12384" w:author="Jane Shaw" w:date="2015-10-28T19:41:00Z">
        <w:r w:rsidR="000D4387">
          <w:rPr>
            <w:rFonts w:asciiTheme="majorBidi" w:hAnsiTheme="majorBidi" w:cstheme="majorBidi"/>
            <w:lang w:val="en-GB"/>
          </w:rPr>
          <w:t>=</w:t>
        </w:r>
        <w:r w:rsidR="000D4387" w:rsidRPr="00F31509">
          <w:rPr>
            <w:rFonts w:asciiTheme="majorBidi" w:hAnsiTheme="majorBidi" w:cstheme="majorBidi"/>
            <w:lang w:val="en-GB"/>
          </w:rPr>
          <w:t xml:space="preserve"> </w:t>
        </w:r>
      </w:ins>
      <w:r w:rsidRPr="00F31509">
        <w:rPr>
          <w:rFonts w:asciiTheme="majorBidi" w:hAnsiTheme="majorBidi" w:cstheme="majorBidi"/>
          <w:lang w:val="en-GB"/>
        </w:rPr>
        <w:t xml:space="preserve">utilization. </w:t>
      </w:r>
      <w:del w:id="12385" w:author="Jane Shaw" w:date="2015-10-28T19:43:00Z">
        <w:r w:rsidRPr="00F31509" w:rsidDel="000D4387">
          <w:rPr>
            <w:rFonts w:asciiTheme="majorBidi" w:hAnsiTheme="majorBidi" w:cstheme="majorBidi"/>
            <w:lang w:val="en-GB"/>
          </w:rPr>
          <w:delText xml:space="preserve">To do </w:delText>
        </w:r>
      </w:del>
      <w:ins w:id="12386" w:author="Jane Shaw" w:date="2015-10-28T19:43:00Z">
        <w:r w:rsidR="000D4387">
          <w:rPr>
            <w:rFonts w:asciiTheme="majorBidi" w:hAnsiTheme="majorBidi" w:cstheme="majorBidi"/>
            <w:lang w:val="en-GB"/>
          </w:rPr>
          <w:t xml:space="preserve">For </w:t>
        </w:r>
      </w:ins>
      <w:r w:rsidRPr="00F31509">
        <w:rPr>
          <w:rFonts w:asciiTheme="majorBidi" w:hAnsiTheme="majorBidi" w:cstheme="majorBidi"/>
          <w:lang w:val="en-GB"/>
        </w:rPr>
        <w:t>this</w:t>
      </w:r>
      <w:ins w:id="12387" w:author="Jane Shaw" w:date="2015-10-28T19:42:00Z">
        <w:r w:rsidR="000D4387">
          <w:rPr>
            <w:rFonts w:asciiTheme="majorBidi" w:hAnsiTheme="majorBidi" w:cstheme="majorBidi"/>
            <w:lang w:val="en-GB"/>
          </w:rPr>
          <w:t xml:space="preserve"> balancing</w:t>
        </w:r>
      </w:ins>
      <w:r w:rsidRPr="00F31509">
        <w:rPr>
          <w:rFonts w:asciiTheme="majorBidi" w:hAnsiTheme="majorBidi" w:cstheme="majorBidi"/>
          <w:lang w:val="en-GB"/>
        </w:rPr>
        <w:t xml:space="preserve">, </w:t>
      </w:r>
      <w:del w:id="12388" w:author="Jane Shaw" w:date="2015-10-28T19:41:00Z">
        <w:r w:rsidRPr="00F31509" w:rsidDel="000D4387">
          <w:rPr>
            <w:rFonts w:asciiTheme="majorBidi" w:hAnsiTheme="majorBidi" w:cstheme="majorBidi"/>
            <w:lang w:val="en-GB"/>
          </w:rPr>
          <w:delText xml:space="preserve">we need to extract </w:delText>
        </w:r>
      </w:del>
      <w:r w:rsidRPr="00F31509">
        <w:rPr>
          <w:rFonts w:asciiTheme="majorBidi" w:hAnsiTheme="majorBidi" w:cstheme="majorBidi"/>
          <w:lang w:val="en-GB"/>
        </w:rPr>
        <w:t>the computed standard deviation</w:t>
      </w:r>
      <w:del w:id="12389" w:author="Jane Shaw" w:date="2015-10-28T19:42:00Z">
        <w:r w:rsidRPr="00F31509" w:rsidDel="000D4387">
          <w:rPr>
            <w:rFonts w:asciiTheme="majorBidi" w:hAnsiTheme="majorBidi" w:cstheme="majorBidi"/>
            <w:lang w:val="en-GB"/>
          </w:rPr>
          <w:delText>s</w:delText>
        </w:r>
      </w:del>
      <w:r w:rsidRPr="00F31509">
        <w:rPr>
          <w:rFonts w:asciiTheme="majorBidi" w:hAnsiTheme="majorBidi" w:cstheme="majorBidi"/>
          <w:lang w:val="en-GB"/>
        </w:rPr>
        <w:t xml:space="preserve"> of each variable</w:t>
      </w:r>
      <w:ins w:id="12390" w:author="Jane Shaw" w:date="2015-10-28T19:41:00Z">
        <w:r w:rsidR="000D4387">
          <w:rPr>
            <w:rFonts w:asciiTheme="majorBidi" w:hAnsiTheme="majorBidi" w:cstheme="majorBidi"/>
            <w:lang w:val="en-GB"/>
          </w:rPr>
          <w:t xml:space="preserve"> need</w:t>
        </w:r>
      </w:ins>
      <w:ins w:id="12391" w:author="Jane Shaw" w:date="2015-10-28T19:43:00Z">
        <w:r w:rsidR="000D4387">
          <w:rPr>
            <w:rFonts w:asciiTheme="majorBidi" w:hAnsiTheme="majorBidi" w:cstheme="majorBidi"/>
            <w:lang w:val="en-GB"/>
          </w:rPr>
          <w:t>s</w:t>
        </w:r>
      </w:ins>
      <w:ins w:id="12392" w:author="Jane Shaw" w:date="2015-10-28T19:41:00Z">
        <w:r w:rsidR="000D4387">
          <w:rPr>
            <w:rFonts w:asciiTheme="majorBidi" w:hAnsiTheme="majorBidi" w:cstheme="majorBidi"/>
            <w:lang w:val="en-GB"/>
          </w:rPr>
          <w:t xml:space="preserve"> to be extracted</w:t>
        </w:r>
      </w:ins>
      <w:r w:rsidRPr="00F31509">
        <w:rPr>
          <w:rFonts w:asciiTheme="majorBidi" w:hAnsiTheme="majorBidi" w:cstheme="majorBidi"/>
          <w:lang w:val="en-GB"/>
        </w:rPr>
        <w:t xml:space="preserve">. </w:t>
      </w:r>
      <w:del w:id="12393" w:author="Jane Shaw" w:date="2015-10-28T19:42:00Z">
        <w:r w:rsidRPr="00F31509" w:rsidDel="000D4387">
          <w:rPr>
            <w:rFonts w:asciiTheme="majorBidi" w:hAnsiTheme="majorBidi" w:cstheme="majorBidi"/>
            <w:lang w:val="en-GB"/>
          </w:rPr>
          <w:delText xml:space="preserve">The </w:delText>
        </w:r>
      </w:del>
      <w:r w:rsidR="000D4387" w:rsidRPr="00F31509">
        <w:rPr>
          <w:rFonts w:asciiTheme="majorBidi" w:hAnsiTheme="majorBidi" w:cstheme="majorBidi"/>
          <w:lang w:val="en-GB"/>
        </w:rPr>
        <w:t xml:space="preserve">Table </w:t>
      </w:r>
      <w:ins w:id="12394" w:author="Jane Shaw" w:date="2015-10-28T19:42:00Z">
        <w:r w:rsidR="000D4387">
          <w:rPr>
            <w:rFonts w:asciiTheme="majorBidi" w:hAnsiTheme="majorBidi" w:cstheme="majorBidi"/>
            <w:lang w:val="en-GB"/>
          </w:rPr>
          <w:t xml:space="preserve">27 </w:t>
        </w:r>
      </w:ins>
      <w:del w:id="12395" w:author="Jane Shaw" w:date="2015-10-28T19:42:00Z">
        <w:r w:rsidRPr="00F31509" w:rsidDel="000D4387">
          <w:rPr>
            <w:rFonts w:asciiTheme="majorBidi" w:hAnsiTheme="majorBidi" w:cstheme="majorBidi"/>
            <w:lang w:val="en-GB"/>
          </w:rPr>
          <w:delText xml:space="preserve">below </w:delText>
        </w:r>
      </w:del>
      <w:r w:rsidRPr="00F31509">
        <w:rPr>
          <w:rFonts w:asciiTheme="majorBidi" w:hAnsiTheme="majorBidi" w:cstheme="majorBidi"/>
          <w:lang w:val="en-GB"/>
        </w:rPr>
        <w:t xml:space="preserve">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w:t>
      </w:r>
      <w:del w:id="12396" w:author="Jane Shaw" w:date="2015-10-28T19:44:00Z">
        <w:r w:rsidRPr="00F31509" w:rsidDel="000D4387">
          <w:rPr>
            <w:rFonts w:asciiTheme="majorBidi" w:hAnsiTheme="majorBidi" w:cstheme="majorBidi"/>
            <w:lang w:val="en-GB"/>
          </w:rPr>
          <w:delText>chapter 2</w:delText>
        </w:r>
      </w:del>
      <w:ins w:id="12397" w:author="Jane Shaw" w:date="2015-10-28T19:44:00Z">
        <w:r w:rsidR="000D4387">
          <w:rPr>
            <w:rFonts w:asciiTheme="majorBidi" w:hAnsiTheme="majorBidi" w:cstheme="majorBidi"/>
            <w:lang w:val="en-GB"/>
          </w:rPr>
          <w:t>section 3.2</w:t>
        </w:r>
      </w:ins>
      <w:r w:rsidRPr="00F31509">
        <w:rPr>
          <w:rFonts w:asciiTheme="majorBidi" w:hAnsiTheme="majorBidi" w:cstheme="majorBidi"/>
          <w:lang w:val="en-GB"/>
        </w:rPr>
        <w:t xml:space="preserve">). </w:t>
      </w:r>
      <w:del w:id="12398" w:author="Jane Shaw" w:date="2015-10-28T19:45:00Z">
        <w:r w:rsidRPr="00F31509" w:rsidDel="000D4387">
          <w:rPr>
            <w:rFonts w:asciiTheme="majorBidi" w:hAnsiTheme="majorBidi" w:cstheme="majorBidi"/>
            <w:lang w:val="en-GB"/>
          </w:rPr>
          <w:delText>Below is the unbalanced table.</w:delText>
        </w:r>
      </w:del>
    </w:p>
    <w:p w14:paraId="12DD01FF" w14:textId="3A13AEF0" w:rsidR="004F65E4" w:rsidRPr="00F31509" w:rsidRDefault="004F65E4" w:rsidP="004F65E4">
      <w:pPr>
        <w:pStyle w:val="Didascalia"/>
        <w:keepNext/>
        <w:jc w:val="both"/>
        <w:rPr>
          <w:rFonts w:asciiTheme="majorBidi" w:hAnsiTheme="majorBidi" w:cstheme="majorBidi"/>
          <w:lang w:val="en-GB"/>
        </w:rPr>
      </w:pPr>
      <w:bookmarkStart w:id="12399" w:name="_Toc42842356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27</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Unbalanced </w:t>
      </w:r>
      <w:ins w:id="12400" w:author="Jane Shaw" w:date="2015-10-28T19:40:00Z">
        <w:r w:rsidR="000D4387">
          <w:rPr>
            <w:rFonts w:asciiTheme="majorBidi" w:hAnsiTheme="majorBidi" w:cstheme="majorBidi"/>
            <w:lang w:val="en-GB"/>
          </w:rPr>
          <w:t xml:space="preserve">FBS </w:t>
        </w:r>
      </w:ins>
      <w:r w:rsidRPr="00F31509">
        <w:rPr>
          <w:rFonts w:asciiTheme="majorBidi" w:hAnsiTheme="majorBidi" w:cstheme="majorBidi"/>
          <w:lang w:val="en-GB"/>
        </w:rPr>
        <w:t>table for wheat</w:t>
      </w:r>
      <w:ins w:id="12401" w:author="Jane Shaw" w:date="2015-11-07T20:09:00Z">
        <w:r w:rsidR="00643AA0">
          <w:rPr>
            <w:rFonts w:asciiTheme="majorBidi" w:hAnsiTheme="majorBidi" w:cstheme="majorBidi"/>
            <w:lang w:val="en-GB"/>
          </w:rPr>
          <w:t>,</w:t>
        </w:r>
      </w:ins>
      <w:r w:rsidRPr="00F31509">
        <w:rPr>
          <w:rFonts w:asciiTheme="majorBidi" w:hAnsiTheme="majorBidi" w:cstheme="majorBidi"/>
          <w:lang w:val="en-GB"/>
        </w:rPr>
        <w:t xml:space="preserve"> including measurement errors</w:t>
      </w:r>
      <w:bookmarkEnd w:id="12399"/>
    </w:p>
    <w:tbl>
      <w:tblPr>
        <w:tblStyle w:val="Tabellaclassica1"/>
        <w:tblW w:w="5000" w:type="pct"/>
        <w:tblLook w:val="04A0" w:firstRow="1" w:lastRow="0" w:firstColumn="1" w:lastColumn="0" w:noHBand="0" w:noVBand="1"/>
      </w:tblPr>
      <w:tblGrid>
        <w:gridCol w:w="1402"/>
        <w:gridCol w:w="862"/>
        <w:gridCol w:w="787"/>
        <w:gridCol w:w="847"/>
        <w:gridCol w:w="908"/>
        <w:gridCol w:w="836"/>
        <w:gridCol w:w="775"/>
        <w:gridCol w:w="774"/>
        <w:gridCol w:w="646"/>
        <w:gridCol w:w="751"/>
        <w:gridCol w:w="654"/>
      </w:tblGrid>
      <w:tr w:rsidR="000D4387" w:rsidRPr="00F31509" w14:paraId="5CE28177"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24E61" w14:textId="77777777" w:rsidR="004F65E4" w:rsidRPr="000D4387" w:rsidRDefault="004F65E4" w:rsidP="004F65E4">
            <w:pPr>
              <w:pStyle w:val="Compact"/>
              <w:jc w:val="both"/>
              <w:rPr>
                <w:rFonts w:asciiTheme="majorBidi" w:hAnsiTheme="majorBidi" w:cstheme="majorBidi"/>
                <w:b/>
                <w:i w:val="0"/>
                <w:sz w:val="13"/>
                <w:szCs w:val="15"/>
                <w:lang w:val="en-GB"/>
                <w:rPrChange w:id="12402"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03" w:author="Jane Shaw" w:date="2015-10-28T19:46:00Z">
                  <w:rPr>
                    <w:rFonts w:asciiTheme="majorBidi" w:hAnsiTheme="majorBidi" w:cstheme="majorBidi"/>
                    <w:sz w:val="13"/>
                    <w:szCs w:val="15"/>
                    <w:lang w:val="en-GB"/>
                  </w:rPr>
                </w:rPrChange>
              </w:rPr>
              <w:t>Variable</w:t>
            </w:r>
          </w:p>
        </w:tc>
        <w:tc>
          <w:tcPr>
            <w:tcW w:w="0" w:type="auto"/>
          </w:tcPr>
          <w:p w14:paraId="44A5C8AA"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04"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05" w:author="Jane Shaw" w:date="2015-10-28T19:46:00Z">
                  <w:rPr>
                    <w:rFonts w:asciiTheme="majorBidi" w:hAnsiTheme="majorBidi" w:cstheme="majorBidi"/>
                    <w:sz w:val="13"/>
                    <w:szCs w:val="15"/>
                    <w:lang w:val="en-GB"/>
                  </w:rPr>
                </w:rPrChange>
              </w:rPr>
              <w:t>Production</w:t>
            </w:r>
          </w:p>
        </w:tc>
        <w:tc>
          <w:tcPr>
            <w:tcW w:w="0" w:type="auto"/>
          </w:tcPr>
          <w:p w14:paraId="270FEB0A"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06"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07" w:author="Jane Shaw" w:date="2015-10-28T19:46:00Z">
                  <w:rPr>
                    <w:rFonts w:asciiTheme="majorBidi" w:hAnsiTheme="majorBidi" w:cstheme="majorBidi"/>
                    <w:sz w:val="13"/>
                    <w:szCs w:val="15"/>
                    <w:lang w:val="en-GB"/>
                  </w:rPr>
                </w:rPrChange>
              </w:rPr>
              <w:t>Imports</w:t>
            </w:r>
          </w:p>
        </w:tc>
        <w:tc>
          <w:tcPr>
            <w:tcW w:w="0" w:type="auto"/>
          </w:tcPr>
          <w:p w14:paraId="28B8AAD6"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08"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09" w:author="Jane Shaw" w:date="2015-10-28T19:46:00Z">
                  <w:rPr>
                    <w:rFonts w:asciiTheme="majorBidi" w:hAnsiTheme="majorBidi" w:cstheme="majorBidi"/>
                    <w:sz w:val="13"/>
                    <w:szCs w:val="15"/>
                    <w:lang w:val="en-GB"/>
                  </w:rPr>
                </w:rPrChange>
              </w:rPr>
              <w:t>Exports</w:t>
            </w:r>
          </w:p>
        </w:tc>
        <w:tc>
          <w:tcPr>
            <w:tcW w:w="0" w:type="auto"/>
          </w:tcPr>
          <w:p w14:paraId="4F7EA32A" w14:textId="0CE8A642"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10"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11" w:author="Jane Shaw" w:date="2015-10-28T19:46:00Z">
                  <w:rPr>
                    <w:rFonts w:asciiTheme="majorBidi" w:hAnsiTheme="majorBidi" w:cstheme="majorBidi"/>
                    <w:sz w:val="13"/>
                    <w:szCs w:val="15"/>
                    <w:lang w:val="en-GB"/>
                  </w:rPr>
                </w:rPrChange>
              </w:rPr>
              <w:t xml:space="preserve">Stock </w:t>
            </w:r>
            <w:r w:rsidR="000D4387" w:rsidRPr="000D4387">
              <w:rPr>
                <w:rFonts w:asciiTheme="majorBidi" w:hAnsiTheme="majorBidi" w:cstheme="majorBidi"/>
                <w:b/>
                <w:i w:val="0"/>
                <w:sz w:val="13"/>
                <w:szCs w:val="15"/>
                <w:lang w:val="en-GB"/>
              </w:rPr>
              <w:t>change</w:t>
            </w:r>
          </w:p>
        </w:tc>
        <w:tc>
          <w:tcPr>
            <w:tcW w:w="0" w:type="auto"/>
          </w:tcPr>
          <w:p w14:paraId="484670C7"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12"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13" w:author="Jane Shaw" w:date="2015-10-28T19:46:00Z">
                  <w:rPr>
                    <w:rFonts w:asciiTheme="majorBidi" w:hAnsiTheme="majorBidi" w:cstheme="majorBidi"/>
                    <w:sz w:val="13"/>
                    <w:szCs w:val="15"/>
                    <w:lang w:val="en-GB"/>
                  </w:rPr>
                </w:rPrChange>
              </w:rPr>
              <w:t>Food</w:t>
            </w:r>
          </w:p>
        </w:tc>
        <w:tc>
          <w:tcPr>
            <w:tcW w:w="0" w:type="auto"/>
          </w:tcPr>
          <w:p w14:paraId="5161590F"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14"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15" w:author="Jane Shaw" w:date="2015-10-28T19:46:00Z">
                  <w:rPr>
                    <w:rFonts w:asciiTheme="majorBidi" w:hAnsiTheme="majorBidi" w:cstheme="majorBidi"/>
                    <w:sz w:val="13"/>
                    <w:szCs w:val="15"/>
                    <w:lang w:val="en-GB"/>
                  </w:rPr>
                </w:rPrChange>
              </w:rPr>
              <w:t>Feed</w:t>
            </w:r>
          </w:p>
        </w:tc>
        <w:tc>
          <w:tcPr>
            <w:tcW w:w="0" w:type="auto"/>
          </w:tcPr>
          <w:p w14:paraId="1EA27B54"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16"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17" w:author="Jane Shaw" w:date="2015-10-28T19:46:00Z">
                  <w:rPr>
                    <w:rFonts w:asciiTheme="majorBidi" w:hAnsiTheme="majorBidi" w:cstheme="majorBidi"/>
                    <w:sz w:val="13"/>
                    <w:szCs w:val="15"/>
                    <w:lang w:val="en-GB"/>
                  </w:rPr>
                </w:rPrChange>
              </w:rPr>
              <w:t>Seed</w:t>
            </w:r>
          </w:p>
        </w:tc>
        <w:tc>
          <w:tcPr>
            <w:tcW w:w="0" w:type="auto"/>
          </w:tcPr>
          <w:p w14:paraId="5A62080D"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18"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19" w:author="Jane Shaw" w:date="2015-10-28T19:46:00Z">
                  <w:rPr>
                    <w:rFonts w:asciiTheme="majorBidi" w:hAnsiTheme="majorBidi" w:cstheme="majorBidi"/>
                    <w:sz w:val="13"/>
                    <w:szCs w:val="15"/>
                    <w:lang w:val="en-GB"/>
                  </w:rPr>
                </w:rPrChange>
              </w:rPr>
              <w:t>Tourist</w:t>
            </w:r>
          </w:p>
        </w:tc>
        <w:tc>
          <w:tcPr>
            <w:tcW w:w="0" w:type="auto"/>
          </w:tcPr>
          <w:p w14:paraId="7DDBBFF3"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20"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21" w:author="Jane Shaw" w:date="2015-10-28T19:46:00Z">
                  <w:rPr>
                    <w:rFonts w:asciiTheme="majorBidi" w:hAnsiTheme="majorBidi" w:cstheme="majorBidi"/>
                    <w:sz w:val="13"/>
                    <w:szCs w:val="15"/>
                    <w:lang w:val="en-GB"/>
                  </w:rPr>
                </w:rPrChange>
              </w:rPr>
              <w:t>Industrial</w:t>
            </w:r>
          </w:p>
        </w:tc>
        <w:tc>
          <w:tcPr>
            <w:tcW w:w="0" w:type="auto"/>
          </w:tcPr>
          <w:p w14:paraId="725FB653" w14:textId="77777777" w:rsidR="004F65E4" w:rsidRPr="000D4387"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3"/>
                <w:szCs w:val="15"/>
                <w:lang w:val="en-GB"/>
                <w:rPrChange w:id="12422" w:author="Jane Shaw" w:date="2015-10-28T19:46:00Z">
                  <w:rPr>
                    <w:rFonts w:asciiTheme="majorBidi" w:hAnsiTheme="majorBidi" w:cstheme="majorBidi"/>
                    <w:i w:val="0"/>
                    <w:iCs w:val="0"/>
                    <w:sz w:val="13"/>
                    <w:szCs w:val="15"/>
                    <w:lang w:val="en-GB"/>
                  </w:rPr>
                </w:rPrChange>
              </w:rPr>
            </w:pPr>
            <w:r w:rsidRPr="000D4387">
              <w:rPr>
                <w:rFonts w:asciiTheme="majorBidi" w:hAnsiTheme="majorBidi" w:cstheme="majorBidi"/>
                <w:b/>
                <w:sz w:val="13"/>
                <w:szCs w:val="15"/>
                <w:lang w:val="en-GB"/>
                <w:rPrChange w:id="12423" w:author="Jane Shaw" w:date="2015-10-28T19:46:00Z">
                  <w:rPr>
                    <w:rFonts w:asciiTheme="majorBidi" w:hAnsiTheme="majorBidi" w:cstheme="majorBidi"/>
                    <w:sz w:val="13"/>
                    <w:szCs w:val="15"/>
                    <w:lang w:val="en-GB"/>
                  </w:rPr>
                </w:rPrChange>
              </w:rPr>
              <w:t>Loss</w:t>
            </w:r>
          </w:p>
        </w:tc>
      </w:tr>
      <w:tr w:rsidR="000D4387" w:rsidRPr="00F31509" w14:paraId="6299243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88DA10C"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14:paraId="6C683BFF" w14:textId="76B1122D"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54</w:t>
            </w:r>
            <w:del w:id="12424" w:author="Jane Shaw" w:date="2015-10-28T19:46:00Z">
              <w:r w:rsidRPr="00F31509" w:rsidDel="000D4387">
                <w:rPr>
                  <w:rFonts w:asciiTheme="majorBidi" w:hAnsiTheme="majorBidi" w:cstheme="majorBidi"/>
                  <w:sz w:val="13"/>
                  <w:szCs w:val="15"/>
                  <w:lang w:val="en-GB"/>
                </w:rPr>
                <w:delText>,</w:delText>
              </w:r>
            </w:del>
            <w:ins w:id="12425"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420</w:t>
            </w:r>
            <w:del w:id="12426" w:author="Jane Shaw" w:date="2015-10-28T19:46:00Z">
              <w:r w:rsidRPr="00F31509" w:rsidDel="000D4387">
                <w:rPr>
                  <w:rFonts w:asciiTheme="majorBidi" w:hAnsiTheme="majorBidi" w:cstheme="majorBidi"/>
                  <w:sz w:val="13"/>
                  <w:szCs w:val="15"/>
                  <w:lang w:val="en-GB"/>
                </w:rPr>
                <w:delText>,</w:delText>
              </w:r>
            </w:del>
            <w:ins w:id="12427"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000</w:t>
            </w:r>
          </w:p>
        </w:tc>
        <w:tc>
          <w:tcPr>
            <w:tcW w:w="0" w:type="auto"/>
          </w:tcPr>
          <w:p w14:paraId="75D2A28A" w14:textId="369FB451"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w:t>
            </w:r>
            <w:del w:id="12428" w:author="Jane Shaw" w:date="2015-10-28T19:46:00Z">
              <w:r w:rsidRPr="00F31509" w:rsidDel="000D4387">
                <w:rPr>
                  <w:rFonts w:asciiTheme="majorBidi" w:hAnsiTheme="majorBidi" w:cstheme="majorBidi"/>
                  <w:sz w:val="13"/>
                  <w:szCs w:val="15"/>
                  <w:lang w:val="en-GB"/>
                </w:rPr>
                <w:delText>,</w:delText>
              </w:r>
            </w:del>
            <w:ins w:id="12429"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999</w:t>
            </w:r>
            <w:del w:id="12430" w:author="Jane Shaw" w:date="2015-10-28T19:46:00Z">
              <w:r w:rsidRPr="00F31509" w:rsidDel="000D4387">
                <w:rPr>
                  <w:rFonts w:asciiTheme="majorBidi" w:hAnsiTheme="majorBidi" w:cstheme="majorBidi"/>
                  <w:sz w:val="13"/>
                  <w:szCs w:val="15"/>
                  <w:lang w:val="en-GB"/>
                </w:rPr>
                <w:delText>,</w:delText>
              </w:r>
            </w:del>
            <w:ins w:id="12431"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600</w:t>
            </w:r>
          </w:p>
        </w:tc>
        <w:tc>
          <w:tcPr>
            <w:tcW w:w="0" w:type="auto"/>
          </w:tcPr>
          <w:p w14:paraId="2CB2808B" w14:textId="414BE781"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34</w:t>
            </w:r>
            <w:del w:id="12432" w:author="Jane Shaw" w:date="2015-10-28T19:46:00Z">
              <w:r w:rsidRPr="00F31509" w:rsidDel="000D4387">
                <w:rPr>
                  <w:rFonts w:asciiTheme="majorBidi" w:hAnsiTheme="majorBidi" w:cstheme="majorBidi"/>
                  <w:sz w:val="13"/>
                  <w:szCs w:val="15"/>
                  <w:lang w:val="en-GB"/>
                </w:rPr>
                <w:delText>,</w:delText>
              </w:r>
            </w:del>
            <w:ins w:id="12433"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780</w:t>
            </w:r>
            <w:del w:id="12434" w:author="Jane Shaw" w:date="2015-10-28T19:46:00Z">
              <w:r w:rsidRPr="00F31509" w:rsidDel="000D4387">
                <w:rPr>
                  <w:rFonts w:asciiTheme="majorBidi" w:hAnsiTheme="majorBidi" w:cstheme="majorBidi"/>
                  <w:sz w:val="13"/>
                  <w:szCs w:val="15"/>
                  <w:lang w:val="en-GB"/>
                </w:rPr>
                <w:delText>,</w:delText>
              </w:r>
            </w:del>
            <w:ins w:id="12435"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000</w:t>
            </w:r>
          </w:p>
        </w:tc>
        <w:tc>
          <w:tcPr>
            <w:tcW w:w="0" w:type="auto"/>
          </w:tcPr>
          <w:p w14:paraId="56FA2A70" w14:textId="17FD28FE"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-230</w:t>
            </w:r>
            <w:del w:id="12436" w:author="Jane Shaw" w:date="2015-10-28T19:46:00Z">
              <w:r w:rsidRPr="00F31509" w:rsidDel="000D4387">
                <w:rPr>
                  <w:rFonts w:asciiTheme="majorBidi" w:hAnsiTheme="majorBidi" w:cstheme="majorBidi"/>
                  <w:sz w:val="13"/>
                  <w:szCs w:val="15"/>
                  <w:lang w:val="en-GB"/>
                </w:rPr>
                <w:delText>,</w:delText>
              </w:r>
            </w:del>
            <w:ins w:id="12437"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600</w:t>
            </w:r>
          </w:p>
        </w:tc>
        <w:tc>
          <w:tcPr>
            <w:tcW w:w="0" w:type="auto"/>
          </w:tcPr>
          <w:p w14:paraId="563AF1A3" w14:textId="18F000E6"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25</w:t>
            </w:r>
            <w:del w:id="12438" w:author="Jane Shaw" w:date="2015-10-28T19:46:00Z">
              <w:r w:rsidRPr="00F31509" w:rsidDel="000D4387">
                <w:rPr>
                  <w:rFonts w:asciiTheme="majorBidi" w:hAnsiTheme="majorBidi" w:cstheme="majorBidi"/>
                  <w:sz w:val="13"/>
                  <w:szCs w:val="15"/>
                  <w:lang w:val="en-GB"/>
                </w:rPr>
                <w:delText>,</w:delText>
              </w:r>
            </w:del>
            <w:ins w:id="12439"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680</w:t>
            </w:r>
            <w:del w:id="12440" w:author="Jane Shaw" w:date="2015-10-28T19:46:00Z">
              <w:r w:rsidRPr="00F31509" w:rsidDel="000D4387">
                <w:rPr>
                  <w:rFonts w:asciiTheme="majorBidi" w:hAnsiTheme="majorBidi" w:cstheme="majorBidi"/>
                  <w:sz w:val="13"/>
                  <w:szCs w:val="15"/>
                  <w:lang w:val="en-GB"/>
                </w:rPr>
                <w:delText>,</w:delText>
              </w:r>
            </w:del>
            <w:ins w:id="12441"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000</w:t>
            </w:r>
          </w:p>
        </w:tc>
        <w:tc>
          <w:tcPr>
            <w:tcW w:w="0" w:type="auto"/>
          </w:tcPr>
          <w:p w14:paraId="2E54EA16" w14:textId="43F955ED"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w:t>
            </w:r>
            <w:del w:id="12442" w:author="Jane Shaw" w:date="2015-10-28T19:46:00Z">
              <w:r w:rsidRPr="00F31509" w:rsidDel="000D4387">
                <w:rPr>
                  <w:rFonts w:asciiTheme="majorBidi" w:hAnsiTheme="majorBidi" w:cstheme="majorBidi"/>
                  <w:sz w:val="13"/>
                  <w:szCs w:val="15"/>
                  <w:lang w:val="en-GB"/>
                </w:rPr>
                <w:delText>,</w:delText>
              </w:r>
            </w:del>
            <w:ins w:id="12443"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898</w:t>
            </w:r>
            <w:del w:id="12444" w:author="Jane Shaw" w:date="2015-10-28T19:46:00Z">
              <w:r w:rsidRPr="00F31509" w:rsidDel="000D4387">
                <w:rPr>
                  <w:rFonts w:asciiTheme="majorBidi" w:hAnsiTheme="majorBidi" w:cstheme="majorBidi"/>
                  <w:sz w:val="13"/>
                  <w:szCs w:val="15"/>
                  <w:lang w:val="en-GB"/>
                </w:rPr>
                <w:delText>,</w:delText>
              </w:r>
            </w:del>
            <w:ins w:id="12445"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000</w:t>
            </w:r>
          </w:p>
        </w:tc>
        <w:tc>
          <w:tcPr>
            <w:tcW w:w="0" w:type="auto"/>
          </w:tcPr>
          <w:p w14:paraId="0AA508BD" w14:textId="0779EA56"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1</w:t>
            </w:r>
            <w:del w:id="12446" w:author="Jane Shaw" w:date="2015-10-28T19:46:00Z">
              <w:r w:rsidRPr="00F31509" w:rsidDel="000D4387">
                <w:rPr>
                  <w:rFonts w:asciiTheme="majorBidi" w:hAnsiTheme="majorBidi" w:cstheme="majorBidi"/>
                  <w:sz w:val="13"/>
                  <w:szCs w:val="15"/>
                  <w:lang w:val="en-GB"/>
                </w:rPr>
                <w:delText>,</w:delText>
              </w:r>
            </w:del>
            <w:ins w:id="12447"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904</w:t>
            </w:r>
            <w:del w:id="12448" w:author="Jane Shaw" w:date="2015-10-28T19:46:00Z">
              <w:r w:rsidRPr="00F31509" w:rsidDel="000D4387">
                <w:rPr>
                  <w:rFonts w:asciiTheme="majorBidi" w:hAnsiTheme="majorBidi" w:cstheme="majorBidi"/>
                  <w:sz w:val="13"/>
                  <w:szCs w:val="15"/>
                  <w:lang w:val="en-GB"/>
                </w:rPr>
                <w:delText>,</w:delText>
              </w:r>
            </w:del>
            <w:ins w:id="12449"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200</w:t>
            </w:r>
          </w:p>
        </w:tc>
        <w:tc>
          <w:tcPr>
            <w:tcW w:w="0" w:type="auto"/>
          </w:tcPr>
          <w:p w14:paraId="784CFDB8" w14:textId="6B1FA17B"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w:t>
            </w:r>
            <w:del w:id="12450" w:author="Jane Shaw" w:date="2015-10-28T19:46:00Z">
              <w:r w:rsidRPr="00F31509" w:rsidDel="000D4387">
                <w:rPr>
                  <w:rFonts w:asciiTheme="majorBidi" w:hAnsiTheme="majorBidi" w:cstheme="majorBidi"/>
                  <w:sz w:val="13"/>
                  <w:szCs w:val="15"/>
                  <w:lang w:val="en-GB"/>
                </w:rPr>
                <w:delText>,</w:delText>
              </w:r>
            </w:del>
            <w:ins w:id="12451"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800</w:t>
            </w:r>
          </w:p>
        </w:tc>
        <w:tc>
          <w:tcPr>
            <w:tcW w:w="0" w:type="auto"/>
          </w:tcPr>
          <w:p w14:paraId="3CAE6B7D" w14:textId="3782ED63"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654</w:t>
            </w:r>
            <w:del w:id="12452" w:author="Jane Shaw" w:date="2015-10-28T19:46:00Z">
              <w:r w:rsidRPr="00F31509" w:rsidDel="000D4387">
                <w:rPr>
                  <w:rFonts w:asciiTheme="majorBidi" w:hAnsiTheme="majorBidi" w:cstheme="majorBidi"/>
                  <w:sz w:val="13"/>
                  <w:szCs w:val="15"/>
                  <w:lang w:val="en-GB"/>
                </w:rPr>
                <w:delText>,</w:delText>
              </w:r>
            </w:del>
            <w:ins w:id="12453"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300</w:t>
            </w:r>
          </w:p>
        </w:tc>
        <w:tc>
          <w:tcPr>
            <w:tcW w:w="0" w:type="auto"/>
          </w:tcPr>
          <w:p w14:paraId="0A5E66C4" w14:textId="34D9B2A0"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560</w:t>
            </w:r>
            <w:del w:id="12454" w:author="Jane Shaw" w:date="2015-10-28T19:46:00Z">
              <w:r w:rsidRPr="00F31509" w:rsidDel="000D4387">
                <w:rPr>
                  <w:rFonts w:asciiTheme="majorBidi" w:hAnsiTheme="majorBidi" w:cstheme="majorBidi"/>
                  <w:sz w:val="13"/>
                  <w:szCs w:val="15"/>
                  <w:lang w:val="en-GB"/>
                </w:rPr>
                <w:delText>,</w:delText>
              </w:r>
            </w:del>
            <w:ins w:id="12455"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300</w:t>
            </w:r>
          </w:p>
        </w:tc>
      </w:tr>
      <w:tr w:rsidR="000D4387" w:rsidRPr="00F31509" w14:paraId="6CF906D7"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80E9ECE" w14:textId="1B0729B6" w:rsidR="004F65E4" w:rsidRPr="00F31509" w:rsidRDefault="004F65E4" w:rsidP="000D4387">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 xml:space="preserve">Standard </w:t>
            </w:r>
            <w:del w:id="12456" w:author="Jane Shaw" w:date="2015-10-28T19:46:00Z">
              <w:r w:rsidRPr="00F31509" w:rsidDel="000D4387">
                <w:rPr>
                  <w:rFonts w:asciiTheme="majorBidi" w:hAnsiTheme="majorBidi" w:cstheme="majorBidi"/>
                  <w:sz w:val="13"/>
                  <w:szCs w:val="15"/>
                  <w:lang w:val="en-GB"/>
                </w:rPr>
                <w:delText>Dev.</w:delText>
              </w:r>
            </w:del>
            <w:ins w:id="12457" w:author="Jane Shaw" w:date="2015-10-28T19:46:00Z">
              <w:r w:rsidR="000D4387">
                <w:rPr>
                  <w:rFonts w:asciiTheme="majorBidi" w:hAnsiTheme="majorBidi" w:cstheme="majorBidi"/>
                  <w:sz w:val="13"/>
                  <w:szCs w:val="15"/>
                  <w:lang w:val="en-GB"/>
                </w:rPr>
                <w:t>deviation</w:t>
              </w:r>
            </w:ins>
          </w:p>
        </w:tc>
        <w:tc>
          <w:tcPr>
            <w:tcW w:w="0" w:type="auto"/>
          </w:tcPr>
          <w:p w14:paraId="53EF1C5A" w14:textId="1EA67EC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489</w:t>
            </w:r>
            <w:del w:id="12458" w:author="Jane Shaw" w:date="2015-10-28T19:46:00Z">
              <w:r w:rsidRPr="00F31509" w:rsidDel="000D4387">
                <w:rPr>
                  <w:rFonts w:asciiTheme="majorBidi" w:hAnsiTheme="majorBidi" w:cstheme="majorBidi"/>
                  <w:sz w:val="13"/>
                  <w:szCs w:val="15"/>
                  <w:lang w:val="en-GB"/>
                </w:rPr>
                <w:delText>,</w:delText>
              </w:r>
            </w:del>
            <w:ins w:id="12459"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800</w:t>
            </w:r>
          </w:p>
        </w:tc>
        <w:tc>
          <w:tcPr>
            <w:tcW w:w="0" w:type="auto"/>
          </w:tcPr>
          <w:p w14:paraId="171F888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2FC5891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482946B1" w14:textId="745ADCF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89</w:t>
            </w:r>
            <w:del w:id="12460" w:author="Jane Shaw" w:date="2015-10-28T19:46:00Z">
              <w:r w:rsidRPr="00F31509" w:rsidDel="000D4387">
                <w:rPr>
                  <w:rFonts w:asciiTheme="majorBidi" w:hAnsiTheme="majorBidi" w:cstheme="majorBidi"/>
                  <w:sz w:val="13"/>
                  <w:szCs w:val="15"/>
                  <w:lang w:val="en-GB"/>
                </w:rPr>
                <w:delText>,</w:delText>
              </w:r>
            </w:del>
            <w:ins w:id="12461"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900</w:t>
            </w:r>
          </w:p>
        </w:tc>
        <w:tc>
          <w:tcPr>
            <w:tcW w:w="0" w:type="auto"/>
          </w:tcPr>
          <w:p w14:paraId="7289E07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2E764D11" w14:textId="5CDC5B9A"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244</w:t>
            </w:r>
            <w:del w:id="12462" w:author="Jane Shaw" w:date="2015-10-28T19:46:00Z">
              <w:r w:rsidRPr="00F31509" w:rsidDel="000D4387">
                <w:rPr>
                  <w:rFonts w:asciiTheme="majorBidi" w:hAnsiTheme="majorBidi" w:cstheme="majorBidi"/>
                  <w:sz w:val="13"/>
                  <w:szCs w:val="15"/>
                  <w:lang w:val="en-GB"/>
                </w:rPr>
                <w:delText>,</w:delText>
              </w:r>
            </w:del>
            <w:ins w:id="12463"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900</w:t>
            </w:r>
          </w:p>
        </w:tc>
        <w:tc>
          <w:tcPr>
            <w:tcW w:w="0" w:type="auto"/>
          </w:tcPr>
          <w:p w14:paraId="0B77526E" w14:textId="0CB31BA9"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228</w:t>
            </w:r>
            <w:del w:id="12464" w:author="Jane Shaw" w:date="2015-10-28T19:46:00Z">
              <w:r w:rsidRPr="00F31509" w:rsidDel="000D4387">
                <w:rPr>
                  <w:rFonts w:asciiTheme="majorBidi" w:hAnsiTheme="majorBidi" w:cstheme="majorBidi"/>
                  <w:sz w:val="13"/>
                  <w:szCs w:val="15"/>
                  <w:lang w:val="en-GB"/>
                </w:rPr>
                <w:delText>,</w:delText>
              </w:r>
            </w:del>
            <w:ins w:id="12465"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500</w:t>
            </w:r>
          </w:p>
        </w:tc>
        <w:tc>
          <w:tcPr>
            <w:tcW w:w="0" w:type="auto"/>
          </w:tcPr>
          <w:p w14:paraId="7BA203D9" w14:textId="4E38C769"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w:t>
            </w:r>
            <w:del w:id="12466" w:author="Jane Shaw" w:date="2015-10-28T19:46:00Z">
              <w:r w:rsidRPr="00F31509" w:rsidDel="000D4387">
                <w:rPr>
                  <w:rFonts w:asciiTheme="majorBidi" w:hAnsiTheme="majorBidi" w:cstheme="majorBidi"/>
                  <w:sz w:val="13"/>
                  <w:szCs w:val="15"/>
                  <w:lang w:val="en-GB"/>
                </w:rPr>
                <w:delText>,</w:delText>
              </w:r>
            </w:del>
            <w:ins w:id="12467"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800</w:t>
            </w:r>
          </w:p>
        </w:tc>
        <w:tc>
          <w:tcPr>
            <w:tcW w:w="0" w:type="auto"/>
          </w:tcPr>
          <w:p w14:paraId="117A9D6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27F494B1" w14:textId="7346D6A4"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w:t>
            </w:r>
            <w:del w:id="12468" w:author="Jane Shaw" w:date="2015-10-28T19:46:00Z">
              <w:r w:rsidRPr="00F31509" w:rsidDel="000D4387">
                <w:rPr>
                  <w:rFonts w:asciiTheme="majorBidi" w:hAnsiTheme="majorBidi" w:cstheme="majorBidi"/>
                  <w:sz w:val="13"/>
                  <w:szCs w:val="15"/>
                  <w:lang w:val="en-GB"/>
                </w:rPr>
                <w:delText>,</w:delText>
              </w:r>
            </w:del>
            <w:ins w:id="12469" w:author="Jane Shaw" w:date="2015-10-28T19:46:00Z">
              <w:r w:rsidR="000D4387">
                <w:rPr>
                  <w:rFonts w:asciiTheme="majorBidi" w:hAnsiTheme="majorBidi" w:cstheme="majorBidi"/>
                  <w:sz w:val="13"/>
                  <w:szCs w:val="15"/>
                  <w:lang w:val="en-GB"/>
                </w:rPr>
                <w:t xml:space="preserve"> </w:t>
              </w:r>
            </w:ins>
            <w:r w:rsidRPr="00F31509">
              <w:rPr>
                <w:rFonts w:asciiTheme="majorBidi" w:hAnsiTheme="majorBidi" w:cstheme="majorBidi"/>
                <w:sz w:val="13"/>
                <w:szCs w:val="15"/>
                <w:lang w:val="en-GB"/>
              </w:rPr>
              <w:t>000</w:t>
            </w:r>
          </w:p>
        </w:tc>
      </w:tr>
    </w:tbl>
    <w:p w14:paraId="28885D51" w14:textId="77777777" w:rsidR="008B0C44" w:rsidRPr="00F31509" w:rsidRDefault="008B0C44" w:rsidP="004F65E4">
      <w:pPr>
        <w:jc w:val="both"/>
        <w:rPr>
          <w:rFonts w:asciiTheme="majorBidi" w:hAnsiTheme="majorBidi" w:cstheme="majorBidi"/>
          <w:lang w:val="en-GB"/>
        </w:rPr>
      </w:pPr>
    </w:p>
    <w:p w14:paraId="1270C5F8" w14:textId="2A7865FC"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After balancing, some quantities are updated (and </w:t>
      </w:r>
      <w:ins w:id="12470" w:author="Jane Shaw" w:date="2015-10-28T19:46:00Z">
        <w:r w:rsidR="000D4387">
          <w:rPr>
            <w:rFonts w:asciiTheme="majorBidi" w:eastAsia="Times New Roman" w:hAnsiTheme="majorBidi" w:cstheme="majorBidi"/>
            <w:lang w:val="en-GB"/>
          </w:rPr>
          <w:t xml:space="preserve">those with </w:t>
        </w:r>
      </w:ins>
      <w:del w:id="12471" w:author="Jane Shaw" w:date="2015-10-28T19:47:00Z">
        <w:r w:rsidRPr="00F31509" w:rsidDel="000D4387">
          <w:rPr>
            <w:rFonts w:asciiTheme="majorBidi" w:eastAsia="Times New Roman" w:hAnsiTheme="majorBidi" w:cstheme="majorBidi"/>
            <w:lang w:val="en-GB"/>
          </w:rPr>
          <w:delText xml:space="preserve">some remain unchanged, if they have </w:delText>
        </w:r>
      </w:del>
      <w:r w:rsidRPr="00F31509">
        <w:rPr>
          <w:rFonts w:asciiTheme="majorBidi" w:eastAsia="Times New Roman" w:hAnsiTheme="majorBidi" w:cstheme="majorBidi"/>
          <w:lang w:val="en-GB"/>
        </w:rPr>
        <w:t>a standard deviation of zero</w:t>
      </w:r>
      <w:ins w:id="12472" w:author="Jane Shaw" w:date="2015-10-28T19:47:00Z">
        <w:r w:rsidR="000D4387" w:rsidRPr="000D4387">
          <w:rPr>
            <w:rFonts w:asciiTheme="majorBidi" w:eastAsia="Times New Roman" w:hAnsiTheme="majorBidi" w:cstheme="majorBidi"/>
            <w:lang w:val="en-GB"/>
          </w:rPr>
          <w:t xml:space="preserve"> </w:t>
        </w:r>
        <w:r w:rsidR="000D4387" w:rsidRPr="00F31509">
          <w:rPr>
            <w:rFonts w:asciiTheme="majorBidi" w:eastAsia="Times New Roman" w:hAnsiTheme="majorBidi" w:cstheme="majorBidi"/>
            <w:lang w:val="en-GB"/>
          </w:rPr>
          <w:t>remain unchanged</w:t>
        </w:r>
      </w:ins>
      <w:r w:rsidRPr="00F31509">
        <w:rPr>
          <w:rFonts w:asciiTheme="majorBidi" w:eastAsia="Times New Roman" w:hAnsiTheme="majorBidi" w:cstheme="majorBidi"/>
          <w:lang w:val="en-GB"/>
        </w:rPr>
        <w:t xml:space="preserve">). Therefore, </w:t>
      </w:r>
      <w:del w:id="12473" w:author="Jane Shaw" w:date="2015-10-28T19:47:00Z">
        <w:r w:rsidRPr="00F31509" w:rsidDel="000D4387">
          <w:rPr>
            <w:rFonts w:asciiTheme="majorBidi" w:eastAsia="Times New Roman" w:hAnsiTheme="majorBidi" w:cstheme="majorBidi"/>
            <w:lang w:val="en-GB"/>
          </w:rPr>
          <w:delText xml:space="preserve">we get </w:delText>
        </w:r>
      </w:del>
      <w:r w:rsidRPr="00F31509">
        <w:rPr>
          <w:rFonts w:asciiTheme="majorBidi" w:eastAsia="Times New Roman" w:hAnsiTheme="majorBidi" w:cstheme="majorBidi"/>
          <w:lang w:val="en-GB"/>
        </w:rPr>
        <w:t xml:space="preserve">the final table </w:t>
      </w:r>
      <w:del w:id="12474" w:author="Jane Shaw" w:date="2015-10-28T19:47:00Z">
        <w:r w:rsidRPr="00F31509" w:rsidDel="000D4387">
          <w:rPr>
            <w:rFonts w:asciiTheme="majorBidi" w:eastAsia="Times New Roman" w:hAnsiTheme="majorBidi" w:cstheme="majorBidi"/>
            <w:lang w:val="en-GB"/>
          </w:rPr>
          <w:delText xml:space="preserve">as below </w:delText>
        </w:r>
      </w:del>
      <w:r w:rsidRPr="00F31509">
        <w:rPr>
          <w:rFonts w:asciiTheme="majorBidi" w:eastAsia="Times New Roman" w:hAnsiTheme="majorBidi" w:cstheme="majorBidi"/>
          <w:lang w:val="en-GB"/>
        </w:rPr>
        <w:t>(</w:t>
      </w:r>
      <w:r w:rsidR="00E24798">
        <w:fldChar w:fldCharType="begin"/>
      </w:r>
      <w:r w:rsidR="00E24798">
        <w:instrText xml:space="preserve"> REF _Ref428186397 \h  \* MERGEFORMAT </w:instrText>
      </w:r>
      <w:r w:rsidR="00E24798">
        <w:fldChar w:fldCharType="separate"/>
      </w:r>
      <w:ins w:id="12475" w:author="Jane Shaw" w:date="2015-11-01T20:53:00Z">
        <w:r w:rsidR="00311179" w:rsidRPr="00311179">
          <w:rPr>
            <w:rFonts w:asciiTheme="majorBidi" w:eastAsia="Times New Roman" w:hAnsiTheme="majorBidi" w:cstheme="majorBidi"/>
            <w:lang w:val="en-GB"/>
            <w:rPrChange w:id="12476"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477" w:author="Jane Shaw" w:date="2015-11-01T20:53:00Z">
              <w:rPr>
                <w:rFonts w:asciiTheme="majorBidi" w:hAnsiTheme="majorBidi" w:cstheme="majorBidi"/>
                <w:noProof/>
                <w:lang w:val="en-GB"/>
              </w:rPr>
            </w:rPrChange>
          </w:rPr>
          <w:t>28</w:t>
        </w:r>
      </w:ins>
      <w:del w:id="1247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28</w:delText>
        </w:r>
      </w:del>
      <w:r w:rsidR="00E24798">
        <w:fldChar w:fldCharType="end"/>
      </w:r>
      <w:r w:rsidRPr="00F31509">
        <w:rPr>
          <w:rFonts w:asciiTheme="majorBidi" w:eastAsia="Times New Roman" w:hAnsiTheme="majorBidi" w:cstheme="majorBidi"/>
          <w:lang w:val="en-GB"/>
        </w:rPr>
        <w:t>)</w:t>
      </w:r>
      <w:del w:id="12479" w:author="Jane Shaw" w:date="2015-10-28T19:47:00Z">
        <w:r w:rsidRPr="00F31509" w:rsidDel="000D438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now report</w:t>
      </w:r>
      <w:ins w:id="12480" w:author="Jane Shaw" w:date="2015-10-28T19:48:00Z">
        <w:r w:rsidR="000D4387">
          <w:rPr>
            <w:rFonts w:asciiTheme="majorBidi" w:eastAsia="Times New Roman" w:hAnsiTheme="majorBidi" w:cstheme="majorBidi"/>
            <w:lang w:val="en-GB"/>
          </w:rPr>
          <w:t>s</w:t>
        </w:r>
      </w:ins>
      <w:del w:id="12481" w:author="Jane Shaw" w:date="2015-10-28T19:48:00Z">
        <w:r w:rsidRPr="00F31509" w:rsidDel="000D4387">
          <w:rPr>
            <w:rFonts w:asciiTheme="majorBidi" w:eastAsia="Times New Roman" w:hAnsiTheme="majorBidi" w:cstheme="majorBidi"/>
            <w:lang w:val="en-GB"/>
          </w:rPr>
          <w:delText>ed</w:delText>
        </w:r>
      </w:del>
      <w:r w:rsidRPr="00F31509">
        <w:rPr>
          <w:rFonts w:asciiTheme="majorBidi" w:eastAsia="Times New Roman" w:hAnsiTheme="majorBidi" w:cstheme="majorBidi"/>
          <w:lang w:val="en-GB"/>
        </w:rPr>
        <w:t xml:space="preserve"> </w:t>
      </w:r>
      <w:del w:id="12482" w:author="Jane Shaw" w:date="2015-10-28T19:48:00Z">
        <w:r w:rsidRPr="00F31509" w:rsidDel="000D4387">
          <w:rPr>
            <w:rFonts w:asciiTheme="majorBidi" w:eastAsia="Times New Roman" w:hAnsiTheme="majorBidi" w:cstheme="majorBidi"/>
            <w:lang w:val="en-GB"/>
          </w:rPr>
          <w:delText xml:space="preserve">as </w:delText>
        </w:r>
      </w:del>
      <w:ins w:id="12483" w:author="Jane Shaw" w:date="2015-10-28T19:48:00Z">
        <w:r w:rsidR="000D4387">
          <w:rPr>
            <w:rFonts w:asciiTheme="majorBidi" w:eastAsia="Times New Roman" w:hAnsiTheme="majorBidi" w:cstheme="majorBidi"/>
            <w:lang w:val="en-GB"/>
          </w:rPr>
          <w:t>on “</w:t>
        </w:r>
      </w:ins>
      <w:del w:id="12484" w:author="Jane Shaw" w:date="2015-10-28T19:48:00Z">
        <w:r w:rsidRPr="00F31509" w:rsidDel="000D4387">
          <w:rPr>
            <w:rFonts w:asciiTheme="majorBidi" w:eastAsia="Times New Roman" w:hAnsiTheme="majorBidi" w:cstheme="majorBidi"/>
            <w:lang w:val="en-GB"/>
          </w:rPr>
          <w:delText>"</w:delText>
        </w:r>
      </w:del>
      <w:r w:rsidR="000D4387" w:rsidRPr="00F31509">
        <w:rPr>
          <w:rFonts w:asciiTheme="majorBidi" w:eastAsia="Times New Roman" w:hAnsiTheme="majorBidi" w:cstheme="majorBidi"/>
          <w:lang w:val="en-GB"/>
        </w:rPr>
        <w:t>wheat and products</w:t>
      </w:r>
      <w:ins w:id="12485" w:author="Jane Shaw" w:date="2015-10-28T19:48:00Z">
        <w:r w:rsidR="000D4387">
          <w:rPr>
            <w:rFonts w:asciiTheme="majorBidi" w:eastAsia="Times New Roman" w:hAnsiTheme="majorBidi" w:cstheme="majorBidi"/>
            <w:lang w:val="en-GB"/>
          </w:rPr>
          <w:t>”</w:t>
        </w:r>
      </w:ins>
      <w:del w:id="12486" w:author="Jane Shaw" w:date="2015-10-28T19:48:00Z">
        <w:r w:rsidRPr="00F31509" w:rsidDel="000D438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as it includes wheat and all of </w:t>
      </w:r>
      <w:del w:id="12487" w:author="Jane Shaw" w:date="2015-10-28T19:48:00Z">
        <w:r w:rsidRPr="00F31509" w:rsidDel="000D4387">
          <w:rPr>
            <w:rFonts w:asciiTheme="majorBidi" w:eastAsia="Times New Roman" w:hAnsiTheme="majorBidi" w:cstheme="majorBidi"/>
            <w:lang w:val="en-GB"/>
          </w:rPr>
          <w:delText xml:space="preserve">the </w:delText>
        </w:r>
      </w:del>
      <w:ins w:id="12488" w:author="Jane Shaw" w:date="2015-10-28T19:48:00Z">
        <w:r w:rsidR="000D4387">
          <w:rPr>
            <w:rFonts w:asciiTheme="majorBidi" w:eastAsia="Times New Roman" w:hAnsiTheme="majorBidi" w:cstheme="majorBidi"/>
            <w:lang w:val="en-GB"/>
          </w:rPr>
          <w:t xml:space="preserve">its </w:t>
        </w:r>
      </w:ins>
      <w:r w:rsidRPr="00F31509">
        <w:rPr>
          <w:rFonts w:asciiTheme="majorBidi" w:eastAsia="Times New Roman" w:hAnsiTheme="majorBidi" w:cstheme="majorBidi"/>
          <w:lang w:val="en-GB"/>
        </w:rPr>
        <w:t>processed products.</w:t>
      </w:r>
    </w:p>
    <w:p w14:paraId="0B6770E5" w14:textId="6678DEDD" w:rsidR="004F65E4" w:rsidRPr="00F31509" w:rsidRDefault="004F65E4" w:rsidP="004F65E4">
      <w:pPr>
        <w:pStyle w:val="Didascalia"/>
        <w:keepNext/>
        <w:jc w:val="both"/>
        <w:rPr>
          <w:rFonts w:asciiTheme="majorBidi" w:hAnsiTheme="majorBidi" w:cstheme="majorBidi"/>
          <w:lang w:val="en-GB"/>
        </w:rPr>
      </w:pPr>
      <w:bookmarkStart w:id="12489" w:name="_Ref428186397"/>
      <w:bookmarkStart w:id="12490" w:name="_Toc42842356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28</w:t>
      </w:r>
      <w:r w:rsidR="003D789C" w:rsidRPr="00F31509">
        <w:rPr>
          <w:rFonts w:asciiTheme="majorBidi" w:hAnsiTheme="majorBidi" w:cstheme="majorBidi"/>
          <w:lang w:val="en-GB"/>
        </w:rPr>
        <w:fldChar w:fldCharType="end"/>
      </w:r>
      <w:bookmarkEnd w:id="12489"/>
      <w:r w:rsidRPr="00F31509">
        <w:rPr>
          <w:rFonts w:asciiTheme="majorBidi" w:hAnsiTheme="majorBidi" w:cstheme="majorBidi"/>
          <w:lang w:val="en-GB"/>
        </w:rPr>
        <w:t xml:space="preserve">: Accounting for inaccuracies in </w:t>
      </w:r>
      <w:del w:id="12491" w:author="Jane Shaw" w:date="2015-10-28T19:48:00Z">
        <w:r w:rsidRPr="00F31509" w:rsidDel="000D4387">
          <w:rPr>
            <w:rFonts w:asciiTheme="majorBidi" w:hAnsiTheme="majorBidi" w:cstheme="majorBidi"/>
            <w:lang w:val="en-GB"/>
          </w:rPr>
          <w:delText xml:space="preserve">the </w:delText>
        </w:r>
      </w:del>
      <w:r w:rsidR="00122211" w:rsidRPr="00F31509">
        <w:rPr>
          <w:rFonts w:asciiTheme="majorBidi" w:hAnsiTheme="majorBidi" w:cstheme="majorBidi"/>
          <w:lang w:val="en-GB"/>
        </w:rPr>
        <w:t xml:space="preserve">estimates of the various </w:t>
      </w:r>
      <w:del w:id="12492" w:author="Jane Shaw" w:date="2015-10-28T19:48:00Z">
        <w:r w:rsidR="00122211" w:rsidRPr="00F31509" w:rsidDel="000D4387">
          <w:rPr>
            <w:rFonts w:asciiTheme="majorBidi" w:hAnsiTheme="majorBidi" w:cstheme="majorBidi"/>
            <w:lang w:val="en-GB"/>
          </w:rPr>
          <w:delText>FBS/SUA</w:delText>
        </w:r>
        <w:r w:rsidRPr="00F31509" w:rsidDel="000D4387">
          <w:rPr>
            <w:rFonts w:asciiTheme="majorBidi" w:hAnsiTheme="majorBidi" w:cstheme="majorBidi"/>
            <w:lang w:val="en-GB"/>
          </w:rPr>
          <w:delText xml:space="preserve"> </w:delText>
        </w:r>
      </w:del>
      <w:r w:rsidRPr="00F31509">
        <w:rPr>
          <w:rFonts w:asciiTheme="majorBidi" w:hAnsiTheme="majorBidi" w:cstheme="majorBidi"/>
          <w:lang w:val="en-GB"/>
        </w:rPr>
        <w:t>variables</w:t>
      </w:r>
      <w:bookmarkEnd w:id="12490"/>
      <w:ins w:id="12493" w:author="Jane Shaw" w:date="2015-10-28T19:48:00Z">
        <w:r w:rsidR="000D4387">
          <w:rPr>
            <w:rFonts w:asciiTheme="majorBidi" w:hAnsiTheme="majorBidi" w:cstheme="majorBidi"/>
            <w:lang w:val="en-GB"/>
          </w:rPr>
          <w:t xml:space="preserve"> in the </w:t>
        </w:r>
        <w:r w:rsidR="000D4387" w:rsidRPr="00F31509">
          <w:rPr>
            <w:rFonts w:asciiTheme="majorBidi" w:hAnsiTheme="majorBidi" w:cstheme="majorBidi"/>
            <w:lang w:val="en-GB"/>
          </w:rPr>
          <w:t>FBS/SUA</w:t>
        </w:r>
        <w:r w:rsidR="000D4387">
          <w:rPr>
            <w:rFonts w:asciiTheme="majorBidi" w:hAnsiTheme="majorBidi" w:cstheme="majorBidi"/>
            <w:lang w:val="en-GB"/>
          </w:rPr>
          <w:t xml:space="preserve"> table for wheat and products</w:t>
        </w:r>
      </w:ins>
    </w:p>
    <w:tbl>
      <w:tblPr>
        <w:tblStyle w:val="Tabellaclassica1"/>
        <w:tblW w:w="5000" w:type="pct"/>
        <w:tblLook w:val="04A0" w:firstRow="1" w:lastRow="0" w:firstColumn="1" w:lastColumn="0" w:noHBand="0" w:noVBand="1"/>
      </w:tblPr>
      <w:tblGrid>
        <w:gridCol w:w="1257"/>
        <w:gridCol w:w="954"/>
        <w:gridCol w:w="808"/>
        <w:gridCol w:w="854"/>
        <w:gridCol w:w="965"/>
        <w:gridCol w:w="798"/>
        <w:gridCol w:w="745"/>
        <w:gridCol w:w="646"/>
        <w:gridCol w:w="697"/>
        <w:gridCol w:w="875"/>
        <w:gridCol w:w="643"/>
      </w:tblGrid>
      <w:tr w:rsidR="004F65E4" w:rsidRPr="00F31509" w14:paraId="4ED9756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2C4B4" w14:textId="77777777" w:rsidR="004F65E4" w:rsidRPr="008D6966" w:rsidRDefault="004F65E4" w:rsidP="004F65E4">
            <w:pPr>
              <w:pStyle w:val="Compact"/>
              <w:keepNext/>
              <w:jc w:val="both"/>
              <w:rPr>
                <w:rFonts w:asciiTheme="majorBidi" w:hAnsiTheme="majorBidi" w:cstheme="majorBidi"/>
                <w:b/>
                <w:i w:val="0"/>
                <w:sz w:val="16"/>
                <w:lang w:val="en-GB"/>
                <w:rPrChange w:id="12494"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495" w:author="Jane Shaw" w:date="2015-10-29T12:04:00Z">
                  <w:rPr>
                    <w:rFonts w:asciiTheme="majorBidi" w:hAnsiTheme="majorBidi" w:cstheme="majorBidi"/>
                    <w:sz w:val="16"/>
                    <w:lang w:val="en-GB"/>
                  </w:rPr>
                </w:rPrChange>
              </w:rPr>
              <w:t>Variable</w:t>
            </w:r>
          </w:p>
        </w:tc>
        <w:tc>
          <w:tcPr>
            <w:tcW w:w="0" w:type="auto"/>
          </w:tcPr>
          <w:p w14:paraId="5A20FA1E"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496"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497" w:author="Jane Shaw" w:date="2015-10-29T12:04:00Z">
                  <w:rPr>
                    <w:rFonts w:asciiTheme="majorBidi" w:hAnsiTheme="majorBidi" w:cstheme="majorBidi"/>
                    <w:sz w:val="16"/>
                    <w:lang w:val="en-GB"/>
                  </w:rPr>
                </w:rPrChange>
              </w:rPr>
              <w:t>Production</w:t>
            </w:r>
          </w:p>
        </w:tc>
        <w:tc>
          <w:tcPr>
            <w:tcW w:w="0" w:type="auto"/>
          </w:tcPr>
          <w:p w14:paraId="3E282ABD"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498"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499" w:author="Jane Shaw" w:date="2015-10-29T12:04:00Z">
                  <w:rPr>
                    <w:rFonts w:asciiTheme="majorBidi" w:hAnsiTheme="majorBidi" w:cstheme="majorBidi"/>
                    <w:sz w:val="16"/>
                    <w:lang w:val="en-GB"/>
                  </w:rPr>
                </w:rPrChange>
              </w:rPr>
              <w:t>Imports</w:t>
            </w:r>
          </w:p>
        </w:tc>
        <w:tc>
          <w:tcPr>
            <w:tcW w:w="0" w:type="auto"/>
          </w:tcPr>
          <w:p w14:paraId="25FC6655"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00"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01" w:author="Jane Shaw" w:date="2015-10-29T12:04:00Z">
                  <w:rPr>
                    <w:rFonts w:asciiTheme="majorBidi" w:hAnsiTheme="majorBidi" w:cstheme="majorBidi"/>
                    <w:sz w:val="16"/>
                    <w:lang w:val="en-GB"/>
                  </w:rPr>
                </w:rPrChange>
              </w:rPr>
              <w:t>Exports</w:t>
            </w:r>
          </w:p>
        </w:tc>
        <w:tc>
          <w:tcPr>
            <w:tcW w:w="0" w:type="auto"/>
          </w:tcPr>
          <w:p w14:paraId="5EEEA444" w14:textId="3C52CAB5"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02"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03" w:author="Jane Shaw" w:date="2015-10-29T12:04:00Z">
                  <w:rPr>
                    <w:rFonts w:asciiTheme="majorBidi" w:hAnsiTheme="majorBidi" w:cstheme="majorBidi"/>
                    <w:sz w:val="16"/>
                    <w:lang w:val="en-GB"/>
                  </w:rPr>
                </w:rPrChange>
              </w:rPr>
              <w:t xml:space="preserve">Stock </w:t>
            </w:r>
            <w:r w:rsidR="00F124DA" w:rsidRPr="008D6966">
              <w:rPr>
                <w:rFonts w:asciiTheme="majorBidi" w:hAnsiTheme="majorBidi" w:cstheme="majorBidi"/>
                <w:b/>
                <w:sz w:val="16"/>
                <w:lang w:val="en-GB"/>
              </w:rPr>
              <w:t>change</w:t>
            </w:r>
          </w:p>
        </w:tc>
        <w:tc>
          <w:tcPr>
            <w:tcW w:w="0" w:type="auto"/>
          </w:tcPr>
          <w:p w14:paraId="0420B94C"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04"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05" w:author="Jane Shaw" w:date="2015-10-29T12:04:00Z">
                  <w:rPr>
                    <w:rFonts w:asciiTheme="majorBidi" w:hAnsiTheme="majorBidi" w:cstheme="majorBidi"/>
                    <w:sz w:val="16"/>
                    <w:lang w:val="en-GB"/>
                  </w:rPr>
                </w:rPrChange>
              </w:rPr>
              <w:t>Food</w:t>
            </w:r>
          </w:p>
        </w:tc>
        <w:tc>
          <w:tcPr>
            <w:tcW w:w="0" w:type="auto"/>
          </w:tcPr>
          <w:p w14:paraId="76713DFF"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06"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07" w:author="Jane Shaw" w:date="2015-10-29T12:04:00Z">
                  <w:rPr>
                    <w:rFonts w:asciiTheme="majorBidi" w:hAnsiTheme="majorBidi" w:cstheme="majorBidi"/>
                    <w:sz w:val="16"/>
                    <w:lang w:val="en-GB"/>
                  </w:rPr>
                </w:rPrChange>
              </w:rPr>
              <w:t>Feed</w:t>
            </w:r>
          </w:p>
        </w:tc>
        <w:tc>
          <w:tcPr>
            <w:tcW w:w="0" w:type="auto"/>
          </w:tcPr>
          <w:p w14:paraId="716451FA"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08"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09" w:author="Jane Shaw" w:date="2015-10-29T12:04:00Z">
                  <w:rPr>
                    <w:rFonts w:asciiTheme="majorBidi" w:hAnsiTheme="majorBidi" w:cstheme="majorBidi"/>
                    <w:sz w:val="16"/>
                    <w:lang w:val="en-GB"/>
                  </w:rPr>
                </w:rPrChange>
              </w:rPr>
              <w:t>Seed</w:t>
            </w:r>
          </w:p>
        </w:tc>
        <w:tc>
          <w:tcPr>
            <w:tcW w:w="0" w:type="auto"/>
          </w:tcPr>
          <w:p w14:paraId="30A9C4DB"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10"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11" w:author="Jane Shaw" w:date="2015-10-29T12:04:00Z">
                  <w:rPr>
                    <w:rFonts w:asciiTheme="majorBidi" w:hAnsiTheme="majorBidi" w:cstheme="majorBidi"/>
                    <w:sz w:val="16"/>
                    <w:lang w:val="en-GB"/>
                  </w:rPr>
                </w:rPrChange>
              </w:rPr>
              <w:t>Tourist</w:t>
            </w:r>
          </w:p>
        </w:tc>
        <w:tc>
          <w:tcPr>
            <w:tcW w:w="0" w:type="auto"/>
          </w:tcPr>
          <w:p w14:paraId="7BF1C1B9"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12"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13" w:author="Jane Shaw" w:date="2015-10-29T12:04:00Z">
                  <w:rPr>
                    <w:rFonts w:asciiTheme="majorBidi" w:hAnsiTheme="majorBidi" w:cstheme="majorBidi"/>
                    <w:sz w:val="16"/>
                    <w:lang w:val="en-GB"/>
                  </w:rPr>
                </w:rPrChange>
              </w:rPr>
              <w:t>Industrial</w:t>
            </w:r>
          </w:p>
        </w:tc>
        <w:tc>
          <w:tcPr>
            <w:tcW w:w="0" w:type="auto"/>
          </w:tcPr>
          <w:p w14:paraId="04A1D0F2" w14:textId="77777777" w:rsidR="004F65E4" w:rsidRPr="008D6966"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514"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515" w:author="Jane Shaw" w:date="2015-10-29T12:04:00Z">
                  <w:rPr>
                    <w:rFonts w:asciiTheme="majorBidi" w:hAnsiTheme="majorBidi" w:cstheme="majorBidi"/>
                    <w:sz w:val="16"/>
                    <w:lang w:val="en-GB"/>
                  </w:rPr>
                </w:rPrChange>
              </w:rPr>
              <w:t>Loss</w:t>
            </w:r>
          </w:p>
        </w:tc>
      </w:tr>
      <w:tr w:rsidR="004F65E4" w:rsidRPr="00F31509" w14:paraId="2E0C192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779F80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6D2D68A1" w14:textId="56CA4DE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60</w:t>
            </w:r>
            <w:del w:id="12516" w:author="Jane Shaw" w:date="2015-10-28T19:50:00Z">
              <w:r w:rsidRPr="00F31509" w:rsidDel="00F124DA">
                <w:rPr>
                  <w:rFonts w:asciiTheme="majorBidi" w:hAnsiTheme="majorBidi" w:cstheme="majorBidi"/>
                  <w:sz w:val="14"/>
                  <w:lang w:val="en-GB"/>
                </w:rPr>
                <w:delText>,</w:delText>
              </w:r>
            </w:del>
            <w:ins w:id="12517"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850</w:t>
            </w:r>
            <w:del w:id="12518" w:author="Jane Shaw" w:date="2015-10-28T19:50:00Z">
              <w:r w:rsidRPr="00F31509" w:rsidDel="00F124DA">
                <w:rPr>
                  <w:rFonts w:asciiTheme="majorBidi" w:hAnsiTheme="majorBidi" w:cstheme="majorBidi"/>
                  <w:sz w:val="14"/>
                  <w:lang w:val="en-GB"/>
                </w:rPr>
                <w:delText>,</w:delText>
              </w:r>
            </w:del>
            <w:ins w:id="12519"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0213CFE5" w14:textId="59094D01"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2520" w:author="Jane Shaw" w:date="2015-10-28T19:50:00Z">
              <w:r w:rsidRPr="00F31509" w:rsidDel="00F124DA">
                <w:rPr>
                  <w:rFonts w:asciiTheme="majorBidi" w:hAnsiTheme="majorBidi" w:cstheme="majorBidi"/>
                  <w:sz w:val="14"/>
                  <w:lang w:val="en-GB"/>
                </w:rPr>
                <w:delText>,</w:delText>
              </w:r>
            </w:del>
            <w:ins w:id="12521"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999</w:t>
            </w:r>
            <w:del w:id="12522" w:author="Jane Shaw" w:date="2015-10-28T19:50:00Z">
              <w:r w:rsidRPr="00F31509" w:rsidDel="00F124DA">
                <w:rPr>
                  <w:rFonts w:asciiTheme="majorBidi" w:hAnsiTheme="majorBidi" w:cstheme="majorBidi"/>
                  <w:sz w:val="14"/>
                  <w:lang w:val="en-GB"/>
                </w:rPr>
                <w:delText>,</w:delText>
              </w:r>
            </w:del>
            <w:ins w:id="12523"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600</w:t>
            </w:r>
          </w:p>
        </w:tc>
        <w:tc>
          <w:tcPr>
            <w:tcW w:w="0" w:type="auto"/>
          </w:tcPr>
          <w:p w14:paraId="4D1B2AC7" w14:textId="160B108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w:t>
            </w:r>
            <w:del w:id="12524" w:author="Jane Shaw" w:date="2015-10-28T19:50:00Z">
              <w:r w:rsidRPr="00F31509" w:rsidDel="00F124DA">
                <w:rPr>
                  <w:rFonts w:asciiTheme="majorBidi" w:hAnsiTheme="majorBidi" w:cstheme="majorBidi"/>
                  <w:sz w:val="14"/>
                  <w:lang w:val="en-GB"/>
                </w:rPr>
                <w:delText>,</w:delText>
              </w:r>
            </w:del>
            <w:ins w:id="12525"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780</w:t>
            </w:r>
            <w:del w:id="12526" w:author="Jane Shaw" w:date="2015-10-28T19:50:00Z">
              <w:r w:rsidRPr="00F31509" w:rsidDel="00F124DA">
                <w:rPr>
                  <w:rFonts w:asciiTheme="majorBidi" w:hAnsiTheme="majorBidi" w:cstheme="majorBidi"/>
                  <w:sz w:val="14"/>
                  <w:lang w:val="en-GB"/>
                </w:rPr>
                <w:delText>,</w:delText>
              </w:r>
            </w:del>
            <w:ins w:id="12527"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2645030B" w14:textId="4185E9D4"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-447</w:t>
            </w:r>
            <w:del w:id="12528" w:author="Jane Shaw" w:date="2015-10-28T19:50:00Z">
              <w:r w:rsidRPr="00F31509" w:rsidDel="00F124DA">
                <w:rPr>
                  <w:rFonts w:asciiTheme="majorBidi" w:hAnsiTheme="majorBidi" w:cstheme="majorBidi"/>
                  <w:sz w:val="14"/>
                  <w:lang w:val="en-GB"/>
                </w:rPr>
                <w:delText>,</w:delText>
              </w:r>
            </w:del>
            <w:ins w:id="12529"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200</w:t>
            </w:r>
          </w:p>
        </w:tc>
        <w:tc>
          <w:tcPr>
            <w:tcW w:w="0" w:type="auto"/>
          </w:tcPr>
          <w:p w14:paraId="409272F2" w14:textId="3EB5691A"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w:t>
            </w:r>
            <w:del w:id="12530" w:author="Jane Shaw" w:date="2015-10-28T19:50:00Z">
              <w:r w:rsidRPr="00F31509" w:rsidDel="00F124DA">
                <w:rPr>
                  <w:rFonts w:asciiTheme="majorBidi" w:hAnsiTheme="majorBidi" w:cstheme="majorBidi"/>
                  <w:sz w:val="14"/>
                  <w:lang w:val="en-GB"/>
                </w:rPr>
                <w:delText>,</w:delText>
              </w:r>
            </w:del>
            <w:ins w:id="12531"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680</w:t>
            </w:r>
            <w:del w:id="12532" w:author="Jane Shaw" w:date="2015-10-28T19:50:00Z">
              <w:r w:rsidRPr="00F31509" w:rsidDel="00F124DA">
                <w:rPr>
                  <w:rFonts w:asciiTheme="majorBidi" w:hAnsiTheme="majorBidi" w:cstheme="majorBidi"/>
                  <w:sz w:val="14"/>
                  <w:lang w:val="en-GB"/>
                </w:rPr>
                <w:delText>,</w:delText>
              </w:r>
            </w:del>
            <w:ins w:id="12533"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c>
          <w:tcPr>
            <w:tcW w:w="0" w:type="auto"/>
          </w:tcPr>
          <w:p w14:paraId="4D507F5C" w14:textId="70729F8F"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w:t>
            </w:r>
            <w:del w:id="12534" w:author="Jane Shaw" w:date="2015-10-28T19:50:00Z">
              <w:r w:rsidRPr="00F31509" w:rsidDel="00F124DA">
                <w:rPr>
                  <w:rFonts w:asciiTheme="majorBidi" w:hAnsiTheme="majorBidi" w:cstheme="majorBidi"/>
                  <w:sz w:val="14"/>
                  <w:lang w:val="en-GB"/>
                </w:rPr>
                <w:delText>,</w:delText>
              </w:r>
            </w:del>
            <w:ins w:id="12535"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289</w:t>
            </w:r>
            <w:del w:id="12536" w:author="Jane Shaw" w:date="2015-10-28T19:50:00Z">
              <w:r w:rsidRPr="00F31509" w:rsidDel="00F124DA">
                <w:rPr>
                  <w:rFonts w:asciiTheme="majorBidi" w:hAnsiTheme="majorBidi" w:cstheme="majorBidi"/>
                  <w:sz w:val="14"/>
                  <w:lang w:val="en-GB"/>
                </w:rPr>
                <w:delText>,</w:delText>
              </w:r>
            </w:del>
            <w:ins w:id="12537"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c>
          <w:tcPr>
            <w:tcW w:w="0" w:type="auto"/>
          </w:tcPr>
          <w:p w14:paraId="2432D746" w14:textId="7860120E"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503</w:t>
            </w:r>
            <w:del w:id="12538" w:author="Jane Shaw" w:date="2015-10-28T19:50:00Z">
              <w:r w:rsidRPr="00F31509" w:rsidDel="00F124DA">
                <w:rPr>
                  <w:rFonts w:asciiTheme="majorBidi" w:hAnsiTheme="majorBidi" w:cstheme="majorBidi"/>
                  <w:sz w:val="14"/>
                  <w:lang w:val="en-GB"/>
                </w:rPr>
                <w:delText>,</w:delText>
              </w:r>
            </w:del>
            <w:ins w:id="12539"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4D794CA7" w14:textId="18A18C8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-82</w:t>
            </w:r>
            <w:del w:id="12540" w:author="Jane Shaw" w:date="2015-10-28T19:50:00Z">
              <w:r w:rsidRPr="00F31509" w:rsidDel="00F124DA">
                <w:rPr>
                  <w:rFonts w:asciiTheme="majorBidi" w:hAnsiTheme="majorBidi" w:cstheme="majorBidi"/>
                  <w:sz w:val="14"/>
                  <w:lang w:val="en-GB"/>
                </w:rPr>
                <w:delText>,</w:delText>
              </w:r>
            </w:del>
            <w:ins w:id="12541"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200</w:t>
            </w:r>
          </w:p>
        </w:tc>
        <w:tc>
          <w:tcPr>
            <w:tcW w:w="0" w:type="auto"/>
          </w:tcPr>
          <w:p w14:paraId="417E93A9" w14:textId="089846F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654</w:t>
            </w:r>
            <w:del w:id="12542" w:author="Jane Shaw" w:date="2015-10-28T19:50:00Z">
              <w:r w:rsidRPr="00F31509" w:rsidDel="00F124DA">
                <w:rPr>
                  <w:rFonts w:asciiTheme="majorBidi" w:hAnsiTheme="majorBidi" w:cstheme="majorBidi"/>
                  <w:sz w:val="14"/>
                  <w:lang w:val="en-GB"/>
                </w:rPr>
                <w:delText>,</w:delText>
              </w:r>
            </w:del>
            <w:ins w:id="12543"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300</w:t>
            </w:r>
          </w:p>
        </w:tc>
        <w:tc>
          <w:tcPr>
            <w:tcW w:w="0" w:type="auto"/>
          </w:tcPr>
          <w:p w14:paraId="2FF390F0" w14:textId="54E68515"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476</w:t>
            </w:r>
            <w:del w:id="12544" w:author="Jane Shaw" w:date="2015-10-28T19:50:00Z">
              <w:r w:rsidRPr="00F31509" w:rsidDel="00F124DA">
                <w:rPr>
                  <w:rFonts w:asciiTheme="majorBidi" w:hAnsiTheme="majorBidi" w:cstheme="majorBidi"/>
                  <w:sz w:val="14"/>
                  <w:lang w:val="en-GB"/>
                </w:rPr>
                <w:delText>,</w:delText>
              </w:r>
            </w:del>
            <w:ins w:id="12545"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100</w:t>
            </w:r>
          </w:p>
        </w:tc>
      </w:tr>
      <w:tr w:rsidR="004F65E4" w:rsidRPr="00F31509" w14:paraId="4EC393C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12E08CC" w14:textId="0B248F8B"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 xml:space="preserve">Standard </w:t>
            </w:r>
            <w:r w:rsidR="00F124DA" w:rsidRPr="00F31509">
              <w:rPr>
                <w:rFonts w:asciiTheme="majorBidi" w:hAnsiTheme="majorBidi" w:cstheme="majorBidi"/>
                <w:sz w:val="16"/>
                <w:lang w:val="en-GB"/>
              </w:rPr>
              <w:t>dev</w:t>
            </w:r>
            <w:ins w:id="12546" w:author="Jane Shaw" w:date="2015-10-28T19:50:00Z">
              <w:r w:rsidR="00F124DA">
                <w:rPr>
                  <w:rFonts w:asciiTheme="majorBidi" w:hAnsiTheme="majorBidi" w:cstheme="majorBidi"/>
                  <w:sz w:val="16"/>
                  <w:lang w:val="en-GB"/>
                </w:rPr>
                <w:t>iation</w:t>
              </w:r>
            </w:ins>
            <w:del w:id="12547" w:author="Jane Shaw" w:date="2015-10-28T19:50:00Z">
              <w:r w:rsidRPr="00F31509" w:rsidDel="00F124DA">
                <w:rPr>
                  <w:rFonts w:asciiTheme="majorBidi" w:hAnsiTheme="majorBidi" w:cstheme="majorBidi"/>
                  <w:sz w:val="16"/>
                  <w:lang w:val="en-GB"/>
                </w:rPr>
                <w:delText>.</w:delText>
              </w:r>
            </w:del>
          </w:p>
        </w:tc>
        <w:tc>
          <w:tcPr>
            <w:tcW w:w="0" w:type="auto"/>
          </w:tcPr>
          <w:p w14:paraId="7E1437D9" w14:textId="2A8C684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w:t>
            </w:r>
            <w:del w:id="12548" w:author="Jane Shaw" w:date="2015-10-28T19:50:00Z">
              <w:r w:rsidRPr="00F31509" w:rsidDel="00F124DA">
                <w:rPr>
                  <w:rFonts w:asciiTheme="majorBidi" w:hAnsiTheme="majorBidi" w:cstheme="majorBidi"/>
                  <w:sz w:val="14"/>
                  <w:lang w:val="en-GB"/>
                </w:rPr>
                <w:delText>,</w:delText>
              </w:r>
            </w:del>
            <w:ins w:id="12549"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68AF73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DECC0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EAB1B2D" w14:textId="6789F42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89</w:t>
            </w:r>
            <w:del w:id="12550" w:author="Jane Shaw" w:date="2015-10-28T19:50:00Z">
              <w:r w:rsidRPr="00F31509" w:rsidDel="00F124DA">
                <w:rPr>
                  <w:rFonts w:asciiTheme="majorBidi" w:hAnsiTheme="majorBidi" w:cstheme="majorBidi"/>
                  <w:sz w:val="14"/>
                  <w:lang w:val="en-GB"/>
                </w:rPr>
                <w:delText>,</w:delText>
              </w:r>
            </w:del>
            <w:ins w:id="12551"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353E8B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B7E6F55" w14:textId="3267DC5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244</w:t>
            </w:r>
            <w:del w:id="12552" w:author="Jane Shaw" w:date="2015-10-28T19:50:00Z">
              <w:r w:rsidRPr="00F31509" w:rsidDel="00F124DA">
                <w:rPr>
                  <w:rFonts w:asciiTheme="majorBidi" w:hAnsiTheme="majorBidi" w:cstheme="majorBidi"/>
                  <w:sz w:val="14"/>
                  <w:lang w:val="en-GB"/>
                </w:rPr>
                <w:delText>,</w:delText>
              </w:r>
            </w:del>
            <w:ins w:id="12553"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900</w:t>
            </w:r>
          </w:p>
        </w:tc>
        <w:tc>
          <w:tcPr>
            <w:tcW w:w="0" w:type="auto"/>
          </w:tcPr>
          <w:p w14:paraId="7C81E84A" w14:textId="557C2E6C"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228</w:t>
            </w:r>
            <w:del w:id="12554" w:author="Jane Shaw" w:date="2015-10-28T19:50:00Z">
              <w:r w:rsidRPr="00F31509" w:rsidDel="00F124DA">
                <w:rPr>
                  <w:rFonts w:asciiTheme="majorBidi" w:hAnsiTheme="majorBidi" w:cstheme="majorBidi"/>
                  <w:sz w:val="14"/>
                  <w:lang w:val="en-GB"/>
                </w:rPr>
                <w:delText>,</w:delText>
              </w:r>
            </w:del>
            <w:ins w:id="12555"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500</w:t>
            </w:r>
          </w:p>
        </w:tc>
        <w:tc>
          <w:tcPr>
            <w:tcW w:w="0" w:type="auto"/>
          </w:tcPr>
          <w:p w14:paraId="1EB96BFA" w14:textId="180DD003"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w:t>
            </w:r>
            <w:del w:id="12556" w:author="Jane Shaw" w:date="2015-10-28T19:50:00Z">
              <w:r w:rsidRPr="00F31509" w:rsidDel="00F124DA">
                <w:rPr>
                  <w:rFonts w:asciiTheme="majorBidi" w:hAnsiTheme="majorBidi" w:cstheme="majorBidi"/>
                  <w:sz w:val="14"/>
                  <w:lang w:val="en-GB"/>
                </w:rPr>
                <w:delText>,</w:delText>
              </w:r>
            </w:del>
            <w:ins w:id="12557"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800</w:t>
            </w:r>
          </w:p>
        </w:tc>
        <w:tc>
          <w:tcPr>
            <w:tcW w:w="0" w:type="auto"/>
          </w:tcPr>
          <w:p w14:paraId="4A700A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74F7836" w14:textId="64F1B058"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w:t>
            </w:r>
            <w:del w:id="12558" w:author="Jane Shaw" w:date="2015-10-28T19:50:00Z">
              <w:r w:rsidRPr="00F31509" w:rsidDel="00F124DA">
                <w:rPr>
                  <w:rFonts w:asciiTheme="majorBidi" w:hAnsiTheme="majorBidi" w:cstheme="majorBidi"/>
                  <w:sz w:val="14"/>
                  <w:lang w:val="en-GB"/>
                </w:rPr>
                <w:delText>,</w:delText>
              </w:r>
            </w:del>
            <w:ins w:id="12559" w:author="Jane Shaw" w:date="2015-10-28T19:50:00Z">
              <w:r w:rsidR="00F124DA">
                <w:rPr>
                  <w:rFonts w:asciiTheme="majorBidi" w:hAnsiTheme="majorBidi" w:cstheme="majorBidi"/>
                  <w:sz w:val="14"/>
                  <w:lang w:val="en-GB"/>
                </w:rPr>
                <w:t xml:space="preserve"> </w:t>
              </w:r>
            </w:ins>
            <w:r w:rsidRPr="00F31509">
              <w:rPr>
                <w:rFonts w:asciiTheme="majorBidi" w:hAnsiTheme="majorBidi" w:cstheme="majorBidi"/>
                <w:sz w:val="14"/>
                <w:lang w:val="en-GB"/>
              </w:rPr>
              <w:t>000</w:t>
            </w:r>
          </w:p>
        </w:tc>
      </w:tr>
    </w:tbl>
    <w:p w14:paraId="4009CD54" w14:textId="77777777" w:rsidR="004F65E4" w:rsidRPr="00F31509" w:rsidRDefault="004F65E4" w:rsidP="006F3003">
      <w:pPr>
        <w:pStyle w:val="Titolo3"/>
        <w:rPr>
          <w:rFonts w:asciiTheme="majorBidi" w:hAnsiTheme="majorBidi" w:cstheme="majorBidi"/>
          <w:lang w:val="en-GB"/>
        </w:rPr>
      </w:pPr>
      <w:r w:rsidRPr="00F31509">
        <w:rPr>
          <w:rFonts w:asciiTheme="majorBidi" w:hAnsiTheme="majorBidi" w:cstheme="majorBidi"/>
          <w:lang w:val="en-GB"/>
        </w:rPr>
        <w:t>Calculating nutrient supplies</w:t>
      </w:r>
    </w:p>
    <w:p w14:paraId="5316EFA6" w14:textId="1FBDF13F"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standardization process convert</w:t>
      </w:r>
      <w:ins w:id="12560" w:author="Jane Shaw" w:date="2015-10-28T19:52:00Z">
        <w:r w:rsidR="00F124DA">
          <w:rPr>
            <w:rFonts w:asciiTheme="majorBidi" w:hAnsiTheme="majorBidi" w:cstheme="majorBidi"/>
            <w:lang w:val="en-GB"/>
          </w:rPr>
          <w:t>s</w:t>
        </w:r>
      </w:ins>
      <w:del w:id="12561" w:author="Jane Shaw" w:date="2015-10-28T19:52:00Z">
        <w:r w:rsidRPr="00F31509" w:rsidDel="00F124DA">
          <w:rPr>
            <w:rFonts w:asciiTheme="majorBidi" w:hAnsiTheme="majorBidi" w:cstheme="majorBidi"/>
            <w:lang w:val="en-GB"/>
          </w:rPr>
          <w:delText>ed</w:delText>
        </w:r>
      </w:del>
      <w:r w:rsidRPr="00F31509">
        <w:rPr>
          <w:rFonts w:asciiTheme="majorBidi" w:hAnsiTheme="majorBidi" w:cstheme="majorBidi"/>
          <w:lang w:val="en-GB"/>
        </w:rPr>
        <w:t xml:space="preserve"> quantities of processed products back </w:t>
      </w:r>
      <w:ins w:id="12562" w:author="Jane Shaw" w:date="2015-10-28T19:52:00Z">
        <w:r w:rsidR="00F124DA">
          <w:rPr>
            <w:rFonts w:asciiTheme="majorBidi" w:hAnsiTheme="majorBidi" w:cstheme="majorBidi"/>
            <w:lang w:val="en-GB"/>
          </w:rPr>
          <w:t>in</w:t>
        </w:r>
      </w:ins>
      <w:r w:rsidRPr="00F31509">
        <w:rPr>
          <w:rFonts w:asciiTheme="majorBidi" w:hAnsiTheme="majorBidi" w:cstheme="majorBidi"/>
          <w:lang w:val="en-GB"/>
        </w:rPr>
        <w:t>to the equivalent quantities of wheat.</w:t>
      </w:r>
      <w:r w:rsidR="008568EC">
        <w:rPr>
          <w:rFonts w:asciiTheme="majorBidi" w:hAnsiTheme="majorBidi" w:cstheme="majorBidi"/>
          <w:lang w:val="en-GB"/>
        </w:rPr>
        <w:t xml:space="preserve"> </w:t>
      </w:r>
      <w:r w:rsidRPr="00F31509">
        <w:rPr>
          <w:rFonts w:asciiTheme="majorBidi" w:hAnsiTheme="majorBidi" w:cstheme="majorBidi"/>
          <w:lang w:val="en-GB"/>
        </w:rPr>
        <w:t>In fact, standardization is all about aggregating quantities. All nutrients are calculated at the disaggregated SUA level, before standardization</w:t>
      </w:r>
      <w:del w:id="12563" w:author="Jane Shaw" w:date="2015-10-28T19:52:00Z">
        <w:r w:rsidRPr="00F31509" w:rsidDel="00F124DA">
          <w:rPr>
            <w:rFonts w:asciiTheme="majorBidi" w:hAnsiTheme="majorBidi" w:cstheme="majorBidi"/>
            <w:lang w:val="en-GB"/>
          </w:rPr>
          <w:delText xml:space="preserve"> takes place</w:delText>
        </w:r>
      </w:del>
      <w:r w:rsidRPr="00F31509">
        <w:rPr>
          <w:rFonts w:asciiTheme="majorBidi" w:hAnsiTheme="majorBidi" w:cstheme="majorBidi"/>
          <w:lang w:val="en-GB"/>
        </w:rPr>
        <w:t xml:space="preserve">. </w:t>
      </w:r>
    </w:p>
    <w:p w14:paraId="31F48EDE" w14:textId="201BA99B" w:rsidR="004F65E4" w:rsidRPr="00F31509" w:rsidRDefault="004F65E4" w:rsidP="004F65E4">
      <w:pPr>
        <w:jc w:val="both"/>
        <w:rPr>
          <w:rFonts w:asciiTheme="majorBidi" w:hAnsiTheme="majorBidi" w:cstheme="majorBidi"/>
          <w:lang w:val="en-GB"/>
        </w:rPr>
      </w:pPr>
      <w:del w:id="12564" w:author="Jane Shaw" w:date="2015-10-28T19:52:00Z">
        <w:r w:rsidRPr="00F31509" w:rsidDel="00F124DA">
          <w:rPr>
            <w:rFonts w:asciiTheme="majorBidi" w:eastAsia="Times New Roman" w:hAnsiTheme="majorBidi" w:cstheme="majorBidi"/>
            <w:lang w:val="en-GB"/>
          </w:rPr>
          <w:delText xml:space="preserve">We go back </w:delText>
        </w:r>
      </w:del>
      <w:ins w:id="12565" w:author="Jane Shaw" w:date="2015-10-28T19:52:00Z">
        <w:r w:rsidR="00F124DA">
          <w:rPr>
            <w:rFonts w:asciiTheme="majorBidi" w:eastAsia="Times New Roman" w:hAnsiTheme="majorBidi" w:cstheme="majorBidi"/>
            <w:lang w:val="en-GB"/>
          </w:rPr>
          <w:t xml:space="preserve">Returning </w:t>
        </w:r>
      </w:ins>
      <w:r w:rsidRPr="00F31509">
        <w:rPr>
          <w:rFonts w:asciiTheme="majorBidi" w:eastAsia="Times New Roman" w:hAnsiTheme="majorBidi" w:cstheme="majorBidi"/>
          <w:lang w:val="en-GB"/>
        </w:rPr>
        <w:t>to the SUA table</w:t>
      </w:r>
      <w:ins w:id="12566" w:author="Jane Shaw" w:date="2015-10-28T19:53:00Z">
        <w:r w:rsidR="00F124DA">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2567" w:author="Jane Shaw" w:date="2015-10-28T19:53:00Z">
        <w:r w:rsidRPr="00F31509" w:rsidDel="00F124DA">
          <w:rPr>
            <w:rFonts w:asciiTheme="majorBidi" w:eastAsia="Times New Roman" w:hAnsiTheme="majorBidi" w:cstheme="majorBidi"/>
            <w:lang w:val="en-GB"/>
          </w:rPr>
          <w:delText xml:space="preserve">and apply </w:delText>
        </w:r>
      </w:del>
      <w:r w:rsidRPr="00F31509">
        <w:rPr>
          <w:rFonts w:asciiTheme="majorBidi" w:eastAsia="Times New Roman" w:hAnsiTheme="majorBidi" w:cstheme="majorBidi"/>
          <w:lang w:val="en-GB"/>
        </w:rPr>
        <w:t xml:space="preserve">the </w:t>
      </w:r>
      <w:ins w:id="12568" w:author="Jane Shaw" w:date="2015-10-28T19:53:00Z">
        <w:r w:rsidR="00F124DA">
          <w:rPr>
            <w:rFonts w:asciiTheme="majorBidi" w:eastAsia="Times New Roman" w:hAnsiTheme="majorBidi" w:cstheme="majorBidi"/>
            <w:lang w:val="en-GB"/>
          </w:rPr>
          <w:t xml:space="preserve">nutritive factors of </w:t>
        </w:r>
      </w:ins>
      <w:r w:rsidRPr="00F31509">
        <w:rPr>
          <w:rFonts w:asciiTheme="majorBidi" w:eastAsia="Times New Roman" w:hAnsiTheme="majorBidi" w:cstheme="majorBidi"/>
          <w:lang w:val="en-GB"/>
        </w:rPr>
        <w:t>calorie</w:t>
      </w:r>
      <w:ins w:id="12569" w:author="Jane Shaw" w:date="2015-11-07T20:09:00Z">
        <w:r w:rsidR="00643AA0">
          <w:rPr>
            <w:rFonts w:asciiTheme="majorBidi" w:eastAsia="Times New Roman" w:hAnsiTheme="majorBidi" w:cstheme="majorBidi"/>
            <w:lang w:val="en-GB"/>
          </w:rPr>
          <w:t xml:space="preserve">s, </w:t>
        </w:r>
      </w:ins>
      <w:del w:id="12570" w:author="Jane Shaw" w:date="2015-11-07T20:09:00Z">
        <w:r w:rsidRPr="00F31509" w:rsidDel="00643AA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fat</w:t>
      </w:r>
      <w:ins w:id="12571" w:author="Jane Shaw" w:date="2015-11-07T20:09:00Z">
        <w:r w:rsidR="00643AA0">
          <w:rPr>
            <w:rFonts w:asciiTheme="majorBidi" w:eastAsia="Times New Roman" w:hAnsiTheme="majorBidi" w:cstheme="majorBidi"/>
            <w:lang w:val="en-GB"/>
          </w:rPr>
          <w:t xml:space="preserve"> and </w:t>
        </w:r>
      </w:ins>
      <w:del w:id="12572" w:author="Jane Shaw" w:date="2015-11-07T20:09:00Z">
        <w:r w:rsidRPr="00F31509" w:rsidDel="00643AA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protein content</w:t>
      </w:r>
      <w:ins w:id="12573" w:author="Jane Shaw" w:date="2015-10-28T19:53:00Z">
        <w:r w:rsidR="00F124DA">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2574" w:author="Jane Shaw" w:date="2015-10-28T19:53:00Z">
        <w:r w:rsidRPr="00F31509" w:rsidDel="00F124DA">
          <w:rPr>
            <w:rFonts w:asciiTheme="majorBidi" w:eastAsia="Times New Roman" w:hAnsiTheme="majorBidi" w:cstheme="majorBidi"/>
            <w:lang w:val="en-GB"/>
          </w:rPr>
          <w:delText xml:space="preserve">nutritive factors </w:delText>
        </w:r>
      </w:del>
      <w:ins w:id="12575" w:author="Jane Shaw" w:date="2015-10-28T19:53:00Z">
        <w:r w:rsidR="00F124DA">
          <w:rPr>
            <w:rFonts w:asciiTheme="majorBidi" w:eastAsia="Times New Roman" w:hAnsiTheme="majorBidi" w:cstheme="majorBidi"/>
            <w:lang w:val="en-GB"/>
          </w:rPr>
          <w:t xml:space="preserve">are applied </w:t>
        </w:r>
      </w:ins>
      <w:r w:rsidRPr="00F31509">
        <w:rPr>
          <w:rFonts w:asciiTheme="majorBidi" w:eastAsia="Times New Roman" w:hAnsiTheme="majorBidi" w:cstheme="majorBidi"/>
          <w:lang w:val="en-GB"/>
        </w:rPr>
        <w:t xml:space="preserve">to all SUA items for a food quantity. These nutritive factors are obtained from national sources or </w:t>
      </w:r>
      <w:del w:id="12576" w:author="Jane Shaw" w:date="2015-10-28T19:53:00Z">
        <w:r w:rsidRPr="00F31509" w:rsidDel="00F124DA">
          <w:rPr>
            <w:rFonts w:asciiTheme="majorBidi" w:eastAsia="Times New Roman" w:hAnsiTheme="majorBidi" w:cstheme="majorBidi"/>
            <w:lang w:val="en-GB"/>
          </w:rPr>
          <w:delText xml:space="preserve">from </w:delText>
        </w:r>
      </w:del>
      <w:r w:rsidRPr="00F31509">
        <w:rPr>
          <w:rFonts w:asciiTheme="majorBidi" w:eastAsia="Times New Roman" w:hAnsiTheme="majorBidi" w:cstheme="majorBidi"/>
          <w:lang w:val="en-GB"/>
        </w:rPr>
        <w:t xml:space="preserve">international standard tables. </w:t>
      </w:r>
      <w:del w:id="12577" w:author="Jane Shaw" w:date="2015-10-28T19:54:00Z">
        <w:r w:rsidRPr="00F31509" w:rsidDel="00F124DA">
          <w:rPr>
            <w:rFonts w:asciiTheme="majorBidi" w:eastAsia="Times New Roman" w:hAnsiTheme="majorBidi" w:cstheme="majorBidi"/>
            <w:lang w:val="en-GB"/>
          </w:rPr>
          <w:delText xml:space="preserve">Note that </w:delText>
        </w:r>
      </w:del>
      <w:ins w:id="12578" w:author="Jane Shaw" w:date="2015-11-07T20:09:00Z">
        <w:r w:rsidR="00643AA0">
          <w:rPr>
            <w:rFonts w:asciiTheme="majorBidi" w:eastAsia="Times New Roman" w:hAnsiTheme="majorBidi" w:cstheme="majorBidi"/>
            <w:lang w:val="en-GB"/>
          </w:rPr>
          <w:t>One</w:t>
        </w:r>
      </w:ins>
      <w:del w:id="12579" w:author="Jane Shaw" w:date="2015-11-07T20:09:00Z">
        <w:r w:rsidR="00F124DA" w:rsidRPr="00F31509" w:rsidDel="00643AA0">
          <w:rPr>
            <w:rFonts w:asciiTheme="majorBidi" w:eastAsia="Times New Roman" w:hAnsiTheme="majorBidi" w:cstheme="majorBidi"/>
            <w:lang w:val="en-GB"/>
          </w:rPr>
          <w:delText>A</w:delText>
        </w:r>
      </w:del>
      <w:r w:rsidR="00F124D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GJ is a measure of energy equ</w:t>
      </w:r>
      <w:ins w:id="12580" w:author="Jane Shaw" w:date="2015-10-28T19:54:00Z">
        <w:r w:rsidR="00F124DA">
          <w:rPr>
            <w:rFonts w:asciiTheme="majorBidi" w:eastAsia="Times New Roman" w:hAnsiTheme="majorBidi" w:cstheme="majorBidi"/>
            <w:lang w:val="en-GB"/>
          </w:rPr>
          <w:t>i</w:t>
        </w:r>
      </w:ins>
      <w:del w:id="12581" w:author="Jane Shaw" w:date="2015-10-28T19:54:00Z">
        <w:r w:rsidRPr="00F31509" w:rsidDel="00F124DA">
          <w:rPr>
            <w:rFonts w:asciiTheme="majorBidi" w:eastAsia="Times New Roman" w:hAnsiTheme="majorBidi" w:cstheme="majorBidi"/>
            <w:lang w:val="en-GB"/>
          </w:rPr>
          <w:delText>a</w:delText>
        </w:r>
      </w:del>
      <w:ins w:id="12582" w:author="Jane Shaw" w:date="2015-10-28T19:54:00Z">
        <w:r w:rsidR="00F124DA">
          <w:rPr>
            <w:rFonts w:asciiTheme="majorBidi" w:eastAsia="Times New Roman" w:hAnsiTheme="majorBidi" w:cstheme="majorBidi"/>
            <w:lang w:val="en-GB"/>
          </w:rPr>
          <w:t>valent</w:t>
        </w:r>
      </w:ins>
      <w:del w:id="12583" w:author="Jane Shaw" w:date="2015-10-28T19:54:00Z">
        <w:r w:rsidRPr="00F31509" w:rsidDel="00F124DA">
          <w:rPr>
            <w:rFonts w:asciiTheme="majorBidi" w:eastAsia="Times New Roman" w:hAnsiTheme="majorBidi" w:cstheme="majorBidi"/>
            <w:lang w:val="en-GB"/>
          </w:rPr>
          <w:delText>l</w:delText>
        </w:r>
      </w:del>
      <w:r w:rsidRPr="00F31509">
        <w:rPr>
          <w:rFonts w:asciiTheme="majorBidi" w:eastAsia="Times New Roman" w:hAnsiTheme="majorBidi" w:cstheme="majorBidi"/>
          <w:lang w:val="en-GB"/>
        </w:rPr>
        <w:t xml:space="preserve"> to </w:t>
      </w:r>
      <w:ins w:id="12584" w:author="Jane Shaw" w:date="2015-10-28T19:55:00Z">
        <w:r w:rsidR="00F124DA">
          <w:rPr>
            <w:rFonts w:asciiTheme="majorBidi" w:eastAsia="Times New Roman" w:hAnsiTheme="majorBidi" w:cstheme="majorBidi"/>
            <w:lang w:val="en-GB"/>
          </w:rPr>
          <w:t>1</w:t>
        </w:r>
      </w:ins>
      <w:del w:id="12585" w:author="Jane Shaw" w:date="2015-10-28T19:55:00Z">
        <w:r w:rsidRPr="00F31509" w:rsidDel="00F124DA">
          <w:rPr>
            <w:rFonts w:asciiTheme="majorBidi" w:eastAsia="Times New Roman" w:hAnsiTheme="majorBidi" w:cstheme="majorBidi"/>
            <w:lang w:val="en-GB"/>
          </w:rPr>
          <w:delText>a</w:delText>
        </w:r>
      </w:del>
      <w:r w:rsidRPr="00F31509">
        <w:rPr>
          <w:rFonts w:asciiTheme="majorBidi" w:eastAsia="Times New Roman" w:hAnsiTheme="majorBidi" w:cstheme="majorBidi"/>
          <w:lang w:val="en-GB"/>
        </w:rPr>
        <w:t xml:space="preserve"> billion joules, or roughly 239</w:t>
      </w:r>
      <w:ins w:id="12586" w:author="Jane Shaw" w:date="2015-10-28T19:54:00Z">
        <w:r w:rsidR="00F124DA">
          <w:rPr>
            <w:rFonts w:asciiTheme="majorBidi" w:eastAsia="Times New Roman" w:hAnsiTheme="majorBidi" w:cstheme="majorBidi"/>
            <w:lang w:val="en-GB"/>
          </w:rPr>
          <w:t xml:space="preserve"> </w:t>
        </w:r>
      </w:ins>
      <w:del w:id="12587" w:author="Jane Shaw" w:date="2015-10-28T19:54:00Z">
        <w:r w:rsidRPr="00F31509" w:rsidDel="00F124D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ins w:id="12588" w:author="Jane Shaw" w:date="2015-11-07T20:10:00Z">
        <w:r w:rsidR="00643AA0">
          <w:rPr>
            <w:rFonts w:asciiTheme="majorBidi" w:eastAsia="Times New Roman" w:hAnsiTheme="majorBidi" w:cstheme="majorBidi"/>
            <w:lang w:val="en-GB"/>
          </w:rPr>
          <w:t xml:space="preserve"> and</w:t>
        </w:r>
      </w:ins>
      <w:del w:id="12589" w:author="Jane Shaw" w:date="2015-11-07T20:10:00Z">
        <w:r w:rsidRPr="00F31509" w:rsidDel="00643AA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590" w:author="Jane Shaw" w:date="2015-10-28T19:54:00Z">
        <w:r w:rsidRPr="00F31509" w:rsidDel="00F124DA">
          <w:rPr>
            <w:rFonts w:asciiTheme="majorBidi" w:eastAsia="Times New Roman" w:hAnsiTheme="majorBidi" w:cstheme="majorBidi"/>
            <w:lang w:val="en-GB"/>
          </w:rPr>
          <w:delText xml:space="preserve">also, </w:delText>
        </w:r>
      </w:del>
      <w:del w:id="12591" w:author="Jane Shaw" w:date="2015-11-07T20:10:00Z">
        <w:r w:rsidRPr="00F31509" w:rsidDel="00643AA0">
          <w:rPr>
            <w:rFonts w:asciiTheme="majorBidi" w:eastAsia="Times New Roman" w:hAnsiTheme="majorBidi" w:cstheme="majorBidi"/>
            <w:lang w:val="en-GB"/>
          </w:rPr>
          <w:delText xml:space="preserve">a </w:delText>
        </w:r>
      </w:del>
      <w:ins w:id="12592" w:author="Jane Shaw" w:date="2015-11-07T20:10:00Z">
        <w:r w:rsidR="00643AA0">
          <w:rPr>
            <w:rFonts w:asciiTheme="majorBidi" w:eastAsia="Times New Roman" w:hAnsiTheme="majorBidi" w:cstheme="majorBidi"/>
            <w:lang w:val="en-GB"/>
          </w:rPr>
          <w:t xml:space="preserve">1 </w:t>
        </w:r>
      </w:ins>
      <w:r w:rsidRPr="00F31509">
        <w:rPr>
          <w:rFonts w:asciiTheme="majorBidi" w:eastAsia="Times New Roman" w:hAnsiTheme="majorBidi" w:cstheme="majorBidi"/>
          <w:lang w:val="en-GB"/>
        </w:rPr>
        <w:t xml:space="preserve">Mg is </w:t>
      </w:r>
      <w:del w:id="12593" w:author="Jane Shaw" w:date="2015-10-28T19:54:00Z">
        <w:r w:rsidRPr="00F31509" w:rsidDel="00F124DA">
          <w:rPr>
            <w:rFonts w:asciiTheme="majorBidi" w:eastAsia="Times New Roman" w:hAnsiTheme="majorBidi" w:cstheme="majorBidi"/>
            <w:lang w:val="en-GB"/>
          </w:rPr>
          <w:delText xml:space="preserve">one </w:delText>
        </w:r>
      </w:del>
      <w:ins w:id="12594" w:author="Jane Shaw" w:date="2015-10-28T19:54:00Z">
        <w:r w:rsidR="00F124DA">
          <w:rPr>
            <w:rFonts w:asciiTheme="majorBidi" w:eastAsia="Times New Roman" w:hAnsiTheme="majorBidi" w:cstheme="majorBidi"/>
            <w:lang w:val="en-GB"/>
          </w:rPr>
          <w:t xml:space="preserve">1 </w:t>
        </w:r>
      </w:ins>
      <w:r w:rsidRPr="00F31509">
        <w:rPr>
          <w:rFonts w:asciiTheme="majorBidi" w:eastAsia="Times New Roman" w:hAnsiTheme="majorBidi" w:cstheme="majorBidi"/>
          <w:lang w:val="en-GB"/>
        </w:rPr>
        <w:t xml:space="preserve">million grams. This process renders the nutrient supply levels </w:t>
      </w:r>
      <w:del w:id="12595" w:author="Jane Shaw" w:date="2015-10-28T19:55:00Z">
        <w:r w:rsidRPr="00F31509" w:rsidDel="00F124DA">
          <w:rPr>
            <w:rFonts w:asciiTheme="majorBidi" w:eastAsia="Times New Roman" w:hAnsiTheme="majorBidi" w:cstheme="majorBidi"/>
            <w:lang w:val="en-GB"/>
          </w:rPr>
          <w:delText xml:space="preserve">as </w:delText>
        </w:r>
      </w:del>
      <w:r w:rsidRPr="00F31509">
        <w:rPr>
          <w:rFonts w:asciiTheme="majorBidi" w:eastAsia="Times New Roman" w:hAnsiTheme="majorBidi" w:cstheme="majorBidi"/>
          <w:lang w:val="en-GB"/>
        </w:rPr>
        <w:t>shown in</w:t>
      </w:r>
      <w:ins w:id="12596" w:author="Jane Shaw" w:date="2015-11-07T20:10:00Z">
        <w:r w:rsidR="00643AA0">
          <w:rPr>
            <w:rFonts w:asciiTheme="majorBidi" w:eastAsia="Times New Roman" w:hAnsiTheme="majorBidi" w:cstheme="majorBidi"/>
            <w:lang w:val="en-GB"/>
          </w:rPr>
          <w:t xml:space="preserve"> Table 29</w:t>
        </w:r>
      </w:ins>
      <w:del w:id="12597" w:author="Jane Shaw" w:date="2015-11-07T20:10:00Z">
        <w:r w:rsidRPr="00F31509" w:rsidDel="00643AA0">
          <w:rPr>
            <w:rFonts w:asciiTheme="majorBidi" w:eastAsia="Times New Roman" w:hAnsiTheme="majorBidi" w:cstheme="majorBidi"/>
            <w:lang w:val="en-GB"/>
          </w:rPr>
          <w:delText xml:space="preserve"> </w:delText>
        </w:r>
        <w:r w:rsidR="00E24798" w:rsidDel="00643AA0">
          <w:fldChar w:fldCharType="begin"/>
        </w:r>
        <w:r w:rsidR="00E24798" w:rsidDel="00643AA0">
          <w:delInstrText xml:space="preserve"> REF _Ref428205749 \h  \* MERGEFORMAT </w:delInstrText>
        </w:r>
        <w:r w:rsidR="00E24798" w:rsidDel="00643AA0">
          <w:fldChar w:fldCharType="separate"/>
        </w:r>
      </w:del>
      <w:del w:id="1259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30</w:delText>
        </w:r>
      </w:del>
      <w:del w:id="12599" w:author="Jane Shaw" w:date="2015-11-07T20:10:00Z">
        <w:r w:rsidR="00E24798" w:rsidDel="00643AA0">
          <w:fldChar w:fldCharType="end"/>
        </w:r>
      </w:del>
      <w:ins w:id="12600" w:author="Jane Shaw" w:date="2015-10-28T19:55:00Z">
        <w:r w:rsidR="00F124DA">
          <w:t>.</w:t>
        </w:r>
      </w:ins>
    </w:p>
    <w:p w14:paraId="0E19B324" w14:textId="77777777" w:rsidR="004F65E4" w:rsidRPr="00F31509" w:rsidRDefault="004F65E4" w:rsidP="004F65E4">
      <w:pPr>
        <w:pStyle w:val="Didascalia"/>
        <w:keepNext/>
        <w:jc w:val="both"/>
        <w:rPr>
          <w:rFonts w:asciiTheme="majorBidi" w:hAnsiTheme="majorBidi" w:cstheme="majorBidi"/>
          <w:lang w:val="en-GB"/>
        </w:rPr>
      </w:pPr>
      <w:bookmarkStart w:id="12601" w:name="_Toc42842356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29</w:t>
      </w:r>
      <w:r w:rsidR="003D789C" w:rsidRPr="00F31509">
        <w:rPr>
          <w:rFonts w:asciiTheme="majorBidi" w:hAnsiTheme="majorBidi" w:cstheme="majorBidi"/>
          <w:lang w:val="en-GB"/>
        </w:rPr>
        <w:fldChar w:fldCharType="end"/>
      </w:r>
      <w:r w:rsidRPr="00F31509">
        <w:rPr>
          <w:rFonts w:asciiTheme="majorBidi" w:hAnsiTheme="majorBidi" w:cstheme="majorBidi"/>
          <w:lang w:val="en-GB"/>
        </w:rPr>
        <w:t>: Calculating nutrient supplies (calories, protein, fat)</w:t>
      </w:r>
      <w:bookmarkEnd w:id="12601"/>
    </w:p>
    <w:tbl>
      <w:tblPr>
        <w:tblStyle w:val="Tabellaclassica1"/>
        <w:tblW w:w="5000" w:type="pct"/>
        <w:tblLook w:val="04A0" w:firstRow="1" w:lastRow="0" w:firstColumn="1" w:lastColumn="0" w:noHBand="0" w:noVBand="1"/>
      </w:tblPr>
      <w:tblGrid>
        <w:gridCol w:w="811"/>
        <w:gridCol w:w="1474"/>
        <w:gridCol w:w="1069"/>
        <w:gridCol w:w="991"/>
        <w:gridCol w:w="991"/>
        <w:gridCol w:w="1379"/>
        <w:gridCol w:w="1388"/>
        <w:gridCol w:w="1139"/>
      </w:tblGrid>
      <w:tr w:rsidR="004F65E4" w:rsidRPr="00F31509" w14:paraId="42804D3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14:paraId="0AFA336A" w14:textId="77777777" w:rsidR="004F65E4" w:rsidRPr="008D6966" w:rsidRDefault="004F65E4" w:rsidP="004F65E4">
            <w:pPr>
              <w:pStyle w:val="Compact"/>
              <w:keepNext/>
              <w:jc w:val="both"/>
              <w:rPr>
                <w:rFonts w:asciiTheme="majorBidi" w:hAnsiTheme="majorBidi" w:cstheme="majorBidi"/>
                <w:b/>
                <w:i w:val="0"/>
                <w:sz w:val="16"/>
                <w:lang w:val="en-GB"/>
                <w:rPrChange w:id="12602" w:author="Jane Shaw" w:date="2015-10-29T12:04: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603" w:author="Jane Shaw" w:date="2015-10-29T12:04:00Z">
                  <w:rPr>
                    <w:rFonts w:asciiTheme="majorBidi" w:hAnsiTheme="majorBidi" w:cstheme="majorBidi"/>
                    <w:sz w:val="16"/>
                    <w:lang w:val="en-GB"/>
                  </w:rPr>
                </w:rPrChange>
              </w:rPr>
              <w:t>Name</w:t>
            </w:r>
          </w:p>
        </w:tc>
        <w:tc>
          <w:tcPr>
            <w:tcW w:w="517" w:type="pct"/>
          </w:tcPr>
          <w:p w14:paraId="3B9319FD" w14:textId="77777777"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04" w:author="Jane Shaw" w:date="2015-10-29T12:04:00Z">
                  <w:rPr>
                    <w:rFonts w:asciiTheme="majorBidi" w:hAnsiTheme="majorBidi" w:cstheme="majorBidi"/>
                    <w:b/>
                    <w:bCs/>
                    <w:i w:val="0"/>
                    <w:iCs w:val="0"/>
                    <w:color w:val="404040" w:themeColor="text1" w:themeTint="BF"/>
                    <w:sz w:val="16"/>
                    <w:lang w:val="en-GB"/>
                  </w:rPr>
                </w:rPrChange>
              </w:rPr>
              <w:pPrChange w:id="12605"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06" w:author="Jane Shaw" w:date="2015-10-29T12:04:00Z">
                  <w:rPr>
                    <w:rFonts w:asciiTheme="majorBidi" w:hAnsiTheme="majorBidi" w:cstheme="majorBidi"/>
                    <w:sz w:val="16"/>
                    <w:lang w:val="en-GB"/>
                  </w:rPr>
                </w:rPrChange>
              </w:rPr>
              <w:t>Quantity</w:t>
            </w:r>
          </w:p>
        </w:tc>
        <w:tc>
          <w:tcPr>
            <w:tcW w:w="729" w:type="pct"/>
          </w:tcPr>
          <w:p w14:paraId="1558C665" w14:textId="1A2790EF"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07" w:author="Jane Shaw" w:date="2015-10-29T12:04:00Z">
                  <w:rPr>
                    <w:rFonts w:asciiTheme="majorBidi" w:hAnsiTheme="majorBidi" w:cstheme="majorBidi"/>
                    <w:b/>
                    <w:bCs/>
                    <w:i w:val="0"/>
                    <w:iCs w:val="0"/>
                    <w:color w:val="404040" w:themeColor="text1" w:themeTint="BF"/>
                    <w:sz w:val="16"/>
                    <w:lang w:val="en-GB"/>
                  </w:rPr>
                </w:rPrChange>
              </w:rPr>
              <w:pPrChange w:id="12608"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09" w:author="Jane Shaw" w:date="2015-10-29T12:04:00Z">
                  <w:rPr>
                    <w:rFonts w:asciiTheme="majorBidi" w:hAnsiTheme="majorBidi" w:cstheme="majorBidi"/>
                    <w:sz w:val="16"/>
                    <w:lang w:val="en-GB"/>
                  </w:rPr>
                </w:rPrChange>
              </w:rPr>
              <w:t xml:space="preserve">kJ </w:t>
            </w:r>
            <w:r w:rsidR="00F124DA" w:rsidRPr="008D6966">
              <w:rPr>
                <w:rFonts w:asciiTheme="majorBidi" w:hAnsiTheme="majorBidi" w:cstheme="majorBidi"/>
                <w:b/>
                <w:sz w:val="16"/>
                <w:lang w:val="en-GB"/>
              </w:rPr>
              <w:t>energy</w:t>
            </w:r>
            <w:r w:rsidRPr="008D6966">
              <w:rPr>
                <w:rFonts w:asciiTheme="majorBidi" w:hAnsiTheme="majorBidi" w:cstheme="majorBidi"/>
                <w:b/>
                <w:sz w:val="16"/>
                <w:lang w:val="en-GB"/>
                <w:rPrChange w:id="12610" w:author="Jane Shaw" w:date="2015-10-29T12:04:00Z">
                  <w:rPr>
                    <w:rFonts w:asciiTheme="majorBidi" w:hAnsiTheme="majorBidi" w:cstheme="majorBidi"/>
                    <w:sz w:val="16"/>
                    <w:lang w:val="en-GB"/>
                  </w:rPr>
                </w:rPrChange>
              </w:rPr>
              <w:t xml:space="preserve">/kg </w:t>
            </w:r>
            <w:r w:rsidR="00F124DA" w:rsidRPr="008D6966">
              <w:rPr>
                <w:rFonts w:asciiTheme="majorBidi" w:hAnsiTheme="majorBidi" w:cstheme="majorBidi"/>
                <w:b/>
                <w:sz w:val="16"/>
                <w:lang w:val="en-GB"/>
              </w:rPr>
              <w:t>wheat</w:t>
            </w:r>
          </w:p>
        </w:tc>
        <w:tc>
          <w:tcPr>
            <w:tcW w:w="722" w:type="pct"/>
          </w:tcPr>
          <w:p w14:paraId="09BFCF1C" w14:textId="4EA92276"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11" w:author="Jane Shaw" w:date="2015-10-29T12:04:00Z">
                  <w:rPr>
                    <w:rFonts w:asciiTheme="majorBidi" w:hAnsiTheme="majorBidi" w:cstheme="majorBidi"/>
                    <w:b/>
                    <w:bCs/>
                    <w:i w:val="0"/>
                    <w:iCs w:val="0"/>
                    <w:color w:val="404040" w:themeColor="text1" w:themeTint="BF"/>
                    <w:sz w:val="16"/>
                    <w:lang w:val="en-GB"/>
                  </w:rPr>
                </w:rPrChange>
              </w:rPr>
              <w:pPrChange w:id="12612"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13" w:author="Jane Shaw" w:date="2015-10-29T12:04:00Z">
                  <w:rPr>
                    <w:rFonts w:asciiTheme="majorBidi" w:hAnsiTheme="majorBidi" w:cstheme="majorBidi"/>
                    <w:sz w:val="16"/>
                    <w:lang w:val="en-GB"/>
                  </w:rPr>
                </w:rPrChange>
              </w:rPr>
              <w:t xml:space="preserve">g </w:t>
            </w:r>
            <w:r w:rsidR="00F124DA" w:rsidRPr="008D6966">
              <w:rPr>
                <w:rFonts w:asciiTheme="majorBidi" w:hAnsiTheme="majorBidi" w:cstheme="majorBidi"/>
                <w:b/>
                <w:sz w:val="16"/>
                <w:lang w:val="en-GB"/>
              </w:rPr>
              <w:t>protein</w:t>
            </w:r>
            <w:r w:rsidRPr="008D6966">
              <w:rPr>
                <w:rFonts w:asciiTheme="majorBidi" w:hAnsiTheme="majorBidi" w:cstheme="majorBidi"/>
                <w:b/>
                <w:sz w:val="16"/>
                <w:lang w:val="en-GB"/>
                <w:rPrChange w:id="12614" w:author="Jane Shaw" w:date="2015-10-29T12:04:00Z">
                  <w:rPr>
                    <w:rFonts w:asciiTheme="majorBidi" w:hAnsiTheme="majorBidi" w:cstheme="majorBidi"/>
                    <w:sz w:val="16"/>
                    <w:lang w:val="en-GB"/>
                  </w:rPr>
                </w:rPrChange>
              </w:rPr>
              <w:t xml:space="preserve">/kg </w:t>
            </w:r>
            <w:r w:rsidR="00F124DA" w:rsidRPr="008D6966">
              <w:rPr>
                <w:rFonts w:asciiTheme="majorBidi" w:hAnsiTheme="majorBidi" w:cstheme="majorBidi"/>
                <w:b/>
                <w:sz w:val="16"/>
                <w:lang w:val="en-GB"/>
              </w:rPr>
              <w:t>wheat</w:t>
            </w:r>
          </w:p>
        </w:tc>
        <w:tc>
          <w:tcPr>
            <w:tcW w:w="571" w:type="pct"/>
          </w:tcPr>
          <w:p w14:paraId="1E79246A" w14:textId="4D1B6658"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15" w:author="Jane Shaw" w:date="2015-10-29T12:04:00Z">
                  <w:rPr>
                    <w:rFonts w:asciiTheme="majorBidi" w:hAnsiTheme="majorBidi" w:cstheme="majorBidi"/>
                    <w:b/>
                    <w:bCs/>
                    <w:i w:val="0"/>
                    <w:iCs w:val="0"/>
                    <w:color w:val="404040" w:themeColor="text1" w:themeTint="BF"/>
                    <w:sz w:val="16"/>
                    <w:lang w:val="en-GB"/>
                  </w:rPr>
                </w:rPrChange>
              </w:rPr>
              <w:pPrChange w:id="12616"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17" w:author="Jane Shaw" w:date="2015-10-29T12:04:00Z">
                  <w:rPr>
                    <w:rFonts w:asciiTheme="majorBidi" w:hAnsiTheme="majorBidi" w:cstheme="majorBidi"/>
                    <w:sz w:val="16"/>
                    <w:lang w:val="en-GB"/>
                  </w:rPr>
                </w:rPrChange>
              </w:rPr>
              <w:t xml:space="preserve">g </w:t>
            </w:r>
            <w:r w:rsidR="00F124DA" w:rsidRPr="008D6966">
              <w:rPr>
                <w:rFonts w:asciiTheme="majorBidi" w:hAnsiTheme="majorBidi" w:cstheme="majorBidi"/>
                <w:b/>
                <w:sz w:val="16"/>
                <w:lang w:val="en-GB"/>
              </w:rPr>
              <w:t>fat</w:t>
            </w:r>
            <w:r w:rsidRPr="008D6966">
              <w:rPr>
                <w:rFonts w:asciiTheme="majorBidi" w:hAnsiTheme="majorBidi" w:cstheme="majorBidi"/>
                <w:b/>
                <w:sz w:val="16"/>
                <w:lang w:val="en-GB"/>
                <w:rPrChange w:id="12618" w:author="Jane Shaw" w:date="2015-10-29T12:04:00Z">
                  <w:rPr>
                    <w:rFonts w:asciiTheme="majorBidi" w:hAnsiTheme="majorBidi" w:cstheme="majorBidi"/>
                    <w:sz w:val="16"/>
                    <w:lang w:val="en-GB"/>
                  </w:rPr>
                </w:rPrChange>
              </w:rPr>
              <w:t xml:space="preserve">/kg </w:t>
            </w:r>
            <w:r w:rsidR="00F124DA" w:rsidRPr="008D6966">
              <w:rPr>
                <w:rFonts w:asciiTheme="majorBidi" w:hAnsiTheme="majorBidi" w:cstheme="majorBidi"/>
                <w:b/>
                <w:sz w:val="16"/>
                <w:lang w:val="en-GB"/>
              </w:rPr>
              <w:t>wheat</w:t>
            </w:r>
          </w:p>
        </w:tc>
        <w:tc>
          <w:tcPr>
            <w:tcW w:w="614" w:type="pct"/>
          </w:tcPr>
          <w:p w14:paraId="2876B5AD" w14:textId="77777777"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19" w:author="Jane Shaw" w:date="2015-10-29T12:04:00Z">
                  <w:rPr>
                    <w:rFonts w:asciiTheme="majorBidi" w:hAnsiTheme="majorBidi" w:cstheme="majorBidi"/>
                    <w:b/>
                    <w:bCs/>
                    <w:i w:val="0"/>
                    <w:iCs w:val="0"/>
                    <w:color w:val="404040" w:themeColor="text1" w:themeTint="BF"/>
                    <w:sz w:val="16"/>
                    <w:lang w:val="en-GB"/>
                  </w:rPr>
                </w:rPrChange>
              </w:rPr>
              <w:pPrChange w:id="12620"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21" w:author="Jane Shaw" w:date="2015-10-29T12:04:00Z">
                  <w:rPr>
                    <w:rFonts w:asciiTheme="majorBidi" w:hAnsiTheme="majorBidi" w:cstheme="majorBidi"/>
                    <w:sz w:val="16"/>
                    <w:lang w:val="en-GB"/>
                  </w:rPr>
                </w:rPrChange>
              </w:rPr>
              <w:t>Energy (GJ/day)</w:t>
            </w:r>
          </w:p>
        </w:tc>
        <w:tc>
          <w:tcPr>
            <w:tcW w:w="655" w:type="pct"/>
          </w:tcPr>
          <w:p w14:paraId="6D24660B" w14:textId="77777777"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22" w:author="Jane Shaw" w:date="2015-10-29T12:04:00Z">
                  <w:rPr>
                    <w:rFonts w:asciiTheme="majorBidi" w:hAnsiTheme="majorBidi" w:cstheme="majorBidi"/>
                    <w:b/>
                    <w:bCs/>
                    <w:i w:val="0"/>
                    <w:iCs w:val="0"/>
                    <w:color w:val="404040" w:themeColor="text1" w:themeTint="BF"/>
                    <w:sz w:val="16"/>
                    <w:lang w:val="en-GB"/>
                  </w:rPr>
                </w:rPrChange>
              </w:rPr>
              <w:pPrChange w:id="12623"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24" w:author="Jane Shaw" w:date="2015-10-29T12:04:00Z">
                  <w:rPr>
                    <w:rFonts w:asciiTheme="majorBidi" w:hAnsiTheme="majorBidi" w:cstheme="majorBidi"/>
                    <w:sz w:val="16"/>
                    <w:lang w:val="en-GB"/>
                  </w:rPr>
                </w:rPrChange>
              </w:rPr>
              <w:t>Protein (Mg/day)</w:t>
            </w:r>
          </w:p>
        </w:tc>
        <w:tc>
          <w:tcPr>
            <w:tcW w:w="549" w:type="pct"/>
          </w:tcPr>
          <w:p w14:paraId="286B96AE" w14:textId="77777777" w:rsidR="004F65E4" w:rsidRPr="008D6966" w:rsidRDefault="004F65E4">
            <w:pPr>
              <w:pStyle w:val="Compact"/>
              <w:keepNex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625" w:author="Jane Shaw" w:date="2015-10-29T12:04:00Z">
                  <w:rPr>
                    <w:rFonts w:asciiTheme="majorBidi" w:hAnsiTheme="majorBidi" w:cstheme="majorBidi"/>
                    <w:b/>
                    <w:bCs/>
                    <w:i w:val="0"/>
                    <w:iCs w:val="0"/>
                    <w:color w:val="404040" w:themeColor="text1" w:themeTint="BF"/>
                    <w:sz w:val="16"/>
                    <w:lang w:val="en-GB"/>
                  </w:rPr>
                </w:rPrChange>
              </w:rPr>
              <w:pPrChange w:id="12626" w:author="Jane Shaw" w:date="2015-10-28T19:57:00Z">
                <w:pPr>
                  <w:pStyle w:val="Compact"/>
                  <w:keepNext/>
                  <w:keepLines/>
                  <w:numPr>
                    <w:ilvl w:val="2"/>
                    <w:numId w:val="4"/>
                  </w:numPr>
                  <w:tabs>
                    <w:tab w:val="num" w:pos="0"/>
                  </w:tabs>
                  <w:ind w:left="720" w:hanging="720"/>
                  <w:jc w:val="both"/>
                  <w:outlineLvl w:val="7"/>
                  <w:cnfStyle w:val="100000000000" w:firstRow="1" w:lastRow="0" w:firstColumn="0" w:lastColumn="0" w:oddVBand="0" w:evenVBand="0" w:oddHBand="0" w:evenHBand="0" w:firstRowFirstColumn="0" w:firstRowLastColumn="0" w:lastRowFirstColumn="0" w:lastRowLastColumn="0"/>
                </w:pPr>
              </w:pPrChange>
            </w:pPr>
            <w:r w:rsidRPr="008D6966">
              <w:rPr>
                <w:rFonts w:asciiTheme="majorBidi" w:hAnsiTheme="majorBidi" w:cstheme="majorBidi"/>
                <w:b/>
                <w:sz w:val="16"/>
                <w:lang w:val="en-GB"/>
                <w:rPrChange w:id="12627" w:author="Jane Shaw" w:date="2015-10-29T12:04:00Z">
                  <w:rPr>
                    <w:rFonts w:asciiTheme="majorBidi" w:hAnsiTheme="majorBidi" w:cstheme="majorBidi"/>
                    <w:sz w:val="16"/>
                    <w:lang w:val="en-GB"/>
                  </w:rPr>
                </w:rPrChange>
              </w:rPr>
              <w:t>Fat (Mg/day)</w:t>
            </w:r>
          </w:p>
        </w:tc>
      </w:tr>
      <w:tr w:rsidR="004F65E4" w:rsidRPr="00F31509" w14:paraId="6EF96CCF"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4F1F96DE"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14:paraId="09EB929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14:paraId="2D63CA28" w14:textId="78281F29"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w:t>
            </w:r>
            <w:del w:id="12628" w:author="Jane Shaw" w:date="2015-10-28T19:58:00Z">
              <w:r w:rsidRPr="00F31509" w:rsidDel="00F124DA">
                <w:rPr>
                  <w:rFonts w:asciiTheme="majorBidi" w:hAnsiTheme="majorBidi" w:cstheme="majorBidi"/>
                  <w:sz w:val="16"/>
                  <w:lang w:val="en-GB"/>
                </w:rPr>
                <w:delText>,</w:delText>
              </w:r>
            </w:del>
            <w:ins w:id="12629"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722" w:type="pct"/>
          </w:tcPr>
          <w:p w14:paraId="684F1A7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14:paraId="3DB69747"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14:paraId="20D64F0B"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14:paraId="58A3211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14:paraId="0538CC11"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27D731D"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71D029B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14:paraId="59DD8708" w14:textId="5FFD57CB"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w:t>
            </w:r>
            <w:del w:id="12630" w:author="Jane Shaw" w:date="2015-10-28T19:58:00Z">
              <w:r w:rsidRPr="00F31509" w:rsidDel="00F124DA">
                <w:rPr>
                  <w:rFonts w:asciiTheme="majorBidi" w:hAnsiTheme="majorBidi" w:cstheme="majorBidi"/>
                  <w:sz w:val="16"/>
                  <w:lang w:val="en-GB"/>
                </w:rPr>
                <w:delText>,</w:delText>
              </w:r>
            </w:del>
            <w:ins w:id="12631"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420</w:t>
            </w:r>
            <w:del w:id="12632" w:author="Jane Shaw" w:date="2015-10-28T19:58:00Z">
              <w:r w:rsidRPr="00F31509" w:rsidDel="00F124DA">
                <w:rPr>
                  <w:rFonts w:asciiTheme="majorBidi" w:hAnsiTheme="majorBidi" w:cstheme="majorBidi"/>
                  <w:sz w:val="16"/>
                  <w:lang w:val="en-GB"/>
                </w:rPr>
                <w:delText>,</w:delText>
              </w:r>
            </w:del>
            <w:ins w:id="12633"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729" w:type="pct"/>
          </w:tcPr>
          <w:p w14:paraId="22921C3E" w14:textId="151DEC80"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w:t>
            </w:r>
            <w:del w:id="12634" w:author="Jane Shaw" w:date="2015-10-28T19:58:00Z">
              <w:r w:rsidRPr="00F31509" w:rsidDel="00F124DA">
                <w:rPr>
                  <w:rFonts w:asciiTheme="majorBidi" w:hAnsiTheme="majorBidi" w:cstheme="majorBidi"/>
                  <w:sz w:val="16"/>
                  <w:lang w:val="en-GB"/>
                </w:rPr>
                <w:delText>,</w:delText>
              </w:r>
            </w:del>
            <w:ins w:id="12635"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722" w:type="pct"/>
          </w:tcPr>
          <w:p w14:paraId="5A52444C"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14:paraId="21130648"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14:paraId="71E4B67E" w14:textId="3806B79A"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743</w:t>
            </w:r>
            <w:del w:id="12636" w:author="Jane Shaw" w:date="2015-10-28T19:58:00Z">
              <w:r w:rsidRPr="00F31509" w:rsidDel="00F124DA">
                <w:rPr>
                  <w:rFonts w:asciiTheme="majorBidi" w:hAnsiTheme="majorBidi" w:cstheme="majorBidi"/>
                  <w:sz w:val="16"/>
                  <w:lang w:val="en-GB"/>
                </w:rPr>
                <w:delText>,</w:delText>
              </w:r>
            </w:del>
            <w:ins w:id="12637"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655" w:type="pct"/>
          </w:tcPr>
          <w:p w14:paraId="6E3A04C5" w14:textId="74BE6543"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w:t>
            </w:r>
            <w:del w:id="12638" w:author="Jane Shaw" w:date="2015-10-28T19:58:00Z">
              <w:r w:rsidRPr="00F31509" w:rsidDel="00F124DA">
                <w:rPr>
                  <w:rFonts w:asciiTheme="majorBidi" w:hAnsiTheme="majorBidi" w:cstheme="majorBidi"/>
                  <w:sz w:val="16"/>
                  <w:lang w:val="en-GB"/>
                </w:rPr>
                <w:delText>,</w:delText>
              </w:r>
            </w:del>
            <w:ins w:id="12639"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549" w:type="pct"/>
          </w:tcPr>
          <w:p w14:paraId="42D5E34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14:paraId="36243A59"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41B5E23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14:paraId="79B47181" w14:textId="473F9EC5"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95</w:t>
            </w:r>
            <w:del w:id="12640" w:author="Jane Shaw" w:date="2015-10-28T19:58:00Z">
              <w:r w:rsidRPr="00F31509" w:rsidDel="00F124DA">
                <w:rPr>
                  <w:rFonts w:asciiTheme="majorBidi" w:hAnsiTheme="majorBidi" w:cstheme="majorBidi"/>
                  <w:sz w:val="16"/>
                  <w:lang w:val="en-GB"/>
                </w:rPr>
                <w:delText>,</w:delText>
              </w:r>
            </w:del>
            <w:ins w:id="12641" w:author="Jane Shaw" w:date="2015-10-28T19:58:00Z">
              <w:r w:rsidR="00F124DA">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729" w:type="pct"/>
          </w:tcPr>
          <w:p w14:paraId="1A736909"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14:paraId="58914BD2"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14:paraId="5916910D"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14:paraId="51C790C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14:paraId="700A72E4"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14:paraId="5BE6890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r>
    </w:tbl>
    <w:p w14:paraId="26DF2986" w14:textId="106F7D1B"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w:t>
      </w:r>
      <w:del w:id="12642" w:author="Jane Shaw" w:date="2015-10-28T19:58:00Z">
        <w:r w:rsidRPr="00F31509" w:rsidDel="00F124DA">
          <w:rPr>
            <w:rFonts w:asciiTheme="majorBidi" w:hAnsiTheme="majorBidi" w:cstheme="majorBidi"/>
            <w:lang w:val="en-GB"/>
          </w:rPr>
          <w:delText xml:space="preserve">i.e. </w:delText>
        </w:r>
      </w:del>
      <w:r w:rsidRPr="00F31509">
        <w:rPr>
          <w:rFonts w:asciiTheme="majorBidi" w:hAnsiTheme="majorBidi" w:cstheme="majorBidi"/>
          <w:lang w:val="en-GB"/>
        </w:rPr>
        <w:t>calories, fats</w:t>
      </w:r>
      <w:del w:id="12643" w:author="Jane Shaw" w:date="2015-10-28T19:58:00Z">
        <w:r w:rsidRPr="00F31509" w:rsidDel="00F124DA">
          <w:rPr>
            <w:rFonts w:asciiTheme="majorBidi" w:hAnsiTheme="majorBidi" w:cstheme="majorBidi"/>
            <w:lang w:val="en-GB"/>
          </w:rPr>
          <w:delText>,</w:delText>
        </w:r>
      </w:del>
      <w:r w:rsidRPr="00F31509">
        <w:rPr>
          <w:rFonts w:asciiTheme="majorBidi" w:hAnsiTheme="majorBidi" w:cstheme="majorBidi"/>
          <w:lang w:val="en-GB"/>
        </w:rPr>
        <w:t xml:space="preserve"> and proteins) are purely additive, so the standardized calories</w:t>
      </w:r>
      <w:ins w:id="12644" w:author="Jane Shaw" w:date="2015-11-07T20:11:00Z">
        <w:r w:rsidR="00643AA0">
          <w:rPr>
            <w:rFonts w:asciiTheme="majorBidi" w:hAnsiTheme="majorBidi" w:cstheme="majorBidi"/>
            <w:lang w:val="en-GB"/>
          </w:rPr>
          <w:t xml:space="preserve">, </w:t>
        </w:r>
      </w:ins>
      <w:del w:id="12645" w:author="Jane Shaw" w:date="2015-11-07T20:11:00Z">
        <w:r w:rsidRPr="00F31509" w:rsidDel="00643AA0">
          <w:rPr>
            <w:rFonts w:asciiTheme="majorBidi" w:hAnsiTheme="majorBidi" w:cstheme="majorBidi"/>
            <w:lang w:val="en-GB"/>
          </w:rPr>
          <w:delText>/</w:delText>
        </w:r>
      </w:del>
      <w:r w:rsidRPr="00F31509">
        <w:rPr>
          <w:rFonts w:asciiTheme="majorBidi" w:hAnsiTheme="majorBidi" w:cstheme="majorBidi"/>
          <w:lang w:val="en-GB"/>
        </w:rPr>
        <w:t>fats</w:t>
      </w:r>
      <w:ins w:id="12646" w:author="Jane Shaw" w:date="2015-11-07T20:11:00Z">
        <w:r w:rsidR="00643AA0">
          <w:rPr>
            <w:rFonts w:asciiTheme="majorBidi" w:hAnsiTheme="majorBidi" w:cstheme="majorBidi"/>
            <w:lang w:val="en-GB"/>
          </w:rPr>
          <w:t xml:space="preserve"> and </w:t>
        </w:r>
      </w:ins>
      <w:del w:id="12647" w:author="Jane Shaw" w:date="2015-11-07T20:11:00Z">
        <w:r w:rsidRPr="00F31509" w:rsidDel="00643AA0">
          <w:rPr>
            <w:rFonts w:asciiTheme="majorBidi" w:hAnsiTheme="majorBidi" w:cstheme="majorBidi"/>
            <w:lang w:val="en-GB"/>
          </w:rPr>
          <w:delText>/</w:delText>
        </w:r>
      </w:del>
      <w:r w:rsidRPr="00F31509">
        <w:rPr>
          <w:rFonts w:asciiTheme="majorBidi" w:hAnsiTheme="majorBidi" w:cstheme="majorBidi"/>
          <w:lang w:val="en-GB"/>
        </w:rPr>
        <w:t>proteins are simply the sum of the total calories</w:t>
      </w:r>
      <w:ins w:id="12648" w:author="Jane Shaw" w:date="2015-11-07T20:10:00Z">
        <w:r w:rsidR="00643AA0">
          <w:rPr>
            <w:rFonts w:asciiTheme="majorBidi" w:hAnsiTheme="majorBidi" w:cstheme="majorBidi"/>
            <w:lang w:val="en-GB"/>
          </w:rPr>
          <w:t xml:space="preserve">, </w:t>
        </w:r>
      </w:ins>
      <w:del w:id="12649" w:author="Jane Shaw" w:date="2015-11-07T20:10:00Z">
        <w:r w:rsidRPr="00F31509" w:rsidDel="00643AA0">
          <w:rPr>
            <w:rFonts w:asciiTheme="majorBidi" w:hAnsiTheme="majorBidi" w:cstheme="majorBidi"/>
            <w:lang w:val="en-GB"/>
          </w:rPr>
          <w:delText>/</w:delText>
        </w:r>
      </w:del>
      <w:r w:rsidRPr="00F31509">
        <w:rPr>
          <w:rFonts w:asciiTheme="majorBidi" w:hAnsiTheme="majorBidi" w:cstheme="majorBidi"/>
          <w:lang w:val="en-GB"/>
        </w:rPr>
        <w:t>fats</w:t>
      </w:r>
      <w:ins w:id="12650" w:author="Jane Shaw" w:date="2015-11-07T20:10:00Z">
        <w:r w:rsidR="00643AA0">
          <w:rPr>
            <w:rFonts w:asciiTheme="majorBidi" w:hAnsiTheme="majorBidi" w:cstheme="majorBidi"/>
            <w:lang w:val="en-GB"/>
          </w:rPr>
          <w:t xml:space="preserve"> and </w:t>
        </w:r>
      </w:ins>
      <w:del w:id="12651" w:author="Jane Shaw" w:date="2015-11-07T20:10:00Z">
        <w:r w:rsidRPr="00F31509" w:rsidDel="00643AA0">
          <w:rPr>
            <w:rFonts w:asciiTheme="majorBidi" w:hAnsiTheme="majorBidi" w:cstheme="majorBidi"/>
            <w:lang w:val="en-GB"/>
          </w:rPr>
          <w:delText>/</w:delText>
        </w:r>
      </w:del>
      <w:r w:rsidRPr="00F31509">
        <w:rPr>
          <w:rFonts w:asciiTheme="majorBidi" w:hAnsiTheme="majorBidi" w:cstheme="majorBidi"/>
          <w:lang w:val="en-GB"/>
        </w:rPr>
        <w:t>proteins for each commodity</w:t>
      </w:r>
      <w:ins w:id="12652" w:author="Jane Shaw" w:date="2015-10-28T19:58:00Z">
        <w:r w:rsidR="00F124DA">
          <w:rPr>
            <w:rFonts w:asciiTheme="majorBidi" w:hAnsiTheme="majorBidi" w:cstheme="majorBidi"/>
            <w:lang w:val="en-GB"/>
          </w:rPr>
          <w:t xml:space="preserve"> (Table 30).</w:t>
        </w:r>
      </w:ins>
      <w:del w:id="12653" w:author="Jane Shaw" w:date="2015-10-28T19:58:00Z">
        <w:r w:rsidRPr="00F31509" w:rsidDel="00F124DA">
          <w:rPr>
            <w:rFonts w:asciiTheme="majorBidi" w:hAnsiTheme="majorBidi" w:cstheme="majorBidi"/>
            <w:lang w:val="en-GB"/>
          </w:rPr>
          <w:delText>:</w:delText>
        </w:r>
      </w:del>
    </w:p>
    <w:p w14:paraId="5A48AE34" w14:textId="476782E1" w:rsidR="004F65E4" w:rsidRPr="00F31509" w:rsidRDefault="004F65E4" w:rsidP="004F65E4">
      <w:pPr>
        <w:pStyle w:val="Didascalia"/>
        <w:keepNext/>
        <w:jc w:val="both"/>
        <w:rPr>
          <w:rFonts w:asciiTheme="majorBidi" w:hAnsiTheme="majorBidi" w:cstheme="majorBidi"/>
          <w:lang w:val="en-GB"/>
        </w:rPr>
      </w:pPr>
      <w:bookmarkStart w:id="12654" w:name="_Ref428205749"/>
      <w:bookmarkStart w:id="12655" w:name="_Toc42842356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30</w:t>
      </w:r>
      <w:r w:rsidR="003D789C" w:rsidRPr="00F31509">
        <w:rPr>
          <w:rFonts w:asciiTheme="majorBidi" w:hAnsiTheme="majorBidi" w:cstheme="majorBidi"/>
          <w:lang w:val="en-GB"/>
        </w:rPr>
        <w:fldChar w:fldCharType="end"/>
      </w:r>
      <w:bookmarkEnd w:id="12654"/>
      <w:r w:rsidRPr="00F31509">
        <w:rPr>
          <w:rFonts w:asciiTheme="majorBidi" w:hAnsiTheme="majorBidi" w:cstheme="majorBidi"/>
          <w:lang w:val="en-GB"/>
        </w:rPr>
        <w:t xml:space="preserve">: </w:t>
      </w:r>
      <w:del w:id="12656" w:author="Jane Shaw" w:date="2015-11-07T20:11:00Z">
        <w:r w:rsidRPr="00F31509" w:rsidDel="00643AA0">
          <w:rPr>
            <w:rFonts w:asciiTheme="majorBidi" w:hAnsiTheme="majorBidi" w:cstheme="majorBidi"/>
            <w:lang w:val="en-GB"/>
          </w:rPr>
          <w:delText xml:space="preserve">Final </w:delText>
        </w:r>
      </w:del>
      <w:r w:rsidR="00643AA0" w:rsidRPr="00F31509">
        <w:rPr>
          <w:rFonts w:asciiTheme="majorBidi" w:hAnsiTheme="majorBidi" w:cstheme="majorBidi"/>
          <w:lang w:val="en-GB"/>
        </w:rPr>
        <w:t xml:space="preserve">Total </w:t>
      </w:r>
      <w:r w:rsidRPr="00F31509">
        <w:rPr>
          <w:rFonts w:asciiTheme="majorBidi" w:hAnsiTheme="majorBidi" w:cstheme="majorBidi"/>
          <w:lang w:val="en-GB"/>
        </w:rPr>
        <w:t xml:space="preserve">nutrient content </w:t>
      </w:r>
      <w:del w:id="12657" w:author="Jane Shaw" w:date="2015-10-28T19:59:00Z">
        <w:r w:rsidRPr="00F31509" w:rsidDel="00F124DA">
          <w:rPr>
            <w:rFonts w:asciiTheme="majorBidi" w:hAnsiTheme="majorBidi" w:cstheme="majorBidi"/>
            <w:lang w:val="en-GB"/>
          </w:rPr>
          <w:delText xml:space="preserve">from </w:delText>
        </w:r>
      </w:del>
      <w:ins w:id="12658" w:author="Jane Shaw" w:date="2015-10-28T19:59:00Z">
        <w:r w:rsidR="00F124DA">
          <w:rPr>
            <w:rFonts w:asciiTheme="majorBidi" w:hAnsiTheme="majorBidi" w:cstheme="majorBidi"/>
            <w:lang w:val="en-GB"/>
          </w:rPr>
          <w:t xml:space="preserve">of </w:t>
        </w:r>
      </w:ins>
      <w:r w:rsidRPr="00F31509">
        <w:rPr>
          <w:rFonts w:asciiTheme="majorBidi" w:hAnsiTheme="majorBidi" w:cstheme="majorBidi"/>
          <w:lang w:val="en-GB"/>
        </w:rPr>
        <w:t>wheat and wheat products</w:t>
      </w:r>
      <w:bookmarkEnd w:id="12655"/>
    </w:p>
    <w:tbl>
      <w:tblPr>
        <w:tblStyle w:val="Tabellaclassica1"/>
        <w:tblW w:w="0" w:type="auto"/>
        <w:tblLook w:val="04A0" w:firstRow="1" w:lastRow="0" w:firstColumn="1" w:lastColumn="0" w:noHBand="0" w:noVBand="1"/>
      </w:tblPr>
      <w:tblGrid>
        <w:gridCol w:w="1976"/>
        <w:gridCol w:w="1726"/>
        <w:gridCol w:w="1775"/>
        <w:gridCol w:w="1420"/>
      </w:tblGrid>
      <w:tr w:rsidR="004F65E4" w:rsidRPr="008D6966" w14:paraId="20954BBA"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FE765" w14:textId="77777777" w:rsidR="004F65E4" w:rsidRPr="008D6966" w:rsidRDefault="004F65E4" w:rsidP="004F65E4">
            <w:pPr>
              <w:pStyle w:val="Compact"/>
              <w:jc w:val="both"/>
              <w:rPr>
                <w:rFonts w:asciiTheme="majorBidi" w:hAnsiTheme="majorBidi" w:cstheme="majorBidi"/>
                <w:b/>
                <w:i w:val="0"/>
                <w:sz w:val="22"/>
                <w:lang w:val="en-GB"/>
                <w:rPrChange w:id="12659"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60" w:author="Jane Shaw" w:date="2015-10-29T12:05:00Z">
                  <w:rPr>
                    <w:rFonts w:asciiTheme="majorBidi" w:hAnsiTheme="majorBidi" w:cstheme="majorBidi"/>
                    <w:sz w:val="22"/>
                    <w:lang w:val="en-GB"/>
                  </w:rPr>
                </w:rPrChange>
              </w:rPr>
              <w:t>Commodity</w:t>
            </w:r>
          </w:p>
        </w:tc>
        <w:tc>
          <w:tcPr>
            <w:tcW w:w="0" w:type="auto"/>
          </w:tcPr>
          <w:p w14:paraId="616CD3BF"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661"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62" w:author="Jane Shaw" w:date="2015-10-29T12:05:00Z">
                  <w:rPr>
                    <w:rFonts w:asciiTheme="majorBidi" w:hAnsiTheme="majorBidi" w:cstheme="majorBidi"/>
                    <w:sz w:val="22"/>
                    <w:lang w:val="en-GB"/>
                  </w:rPr>
                </w:rPrChange>
              </w:rPr>
              <w:t>Energy (GJ/day)</w:t>
            </w:r>
          </w:p>
        </w:tc>
        <w:tc>
          <w:tcPr>
            <w:tcW w:w="0" w:type="auto"/>
          </w:tcPr>
          <w:p w14:paraId="27044039"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663"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64" w:author="Jane Shaw" w:date="2015-10-29T12:05:00Z">
                  <w:rPr>
                    <w:rFonts w:asciiTheme="majorBidi" w:hAnsiTheme="majorBidi" w:cstheme="majorBidi"/>
                    <w:sz w:val="22"/>
                    <w:lang w:val="en-GB"/>
                  </w:rPr>
                </w:rPrChange>
              </w:rPr>
              <w:t>Protein (Mg/day)</w:t>
            </w:r>
          </w:p>
        </w:tc>
        <w:tc>
          <w:tcPr>
            <w:tcW w:w="0" w:type="auto"/>
          </w:tcPr>
          <w:p w14:paraId="69208B85" w14:textId="77777777" w:rsidR="004F65E4" w:rsidRPr="008D6966"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665"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66" w:author="Jane Shaw" w:date="2015-10-29T12:05:00Z">
                  <w:rPr>
                    <w:rFonts w:asciiTheme="majorBidi" w:hAnsiTheme="majorBidi" w:cstheme="majorBidi"/>
                    <w:sz w:val="22"/>
                    <w:lang w:val="en-GB"/>
                  </w:rPr>
                </w:rPrChange>
              </w:rPr>
              <w:t>Fat (Mg/day)</w:t>
            </w:r>
          </w:p>
        </w:tc>
      </w:tr>
      <w:tr w:rsidR="004F65E4" w:rsidRPr="00F31509" w14:paraId="6D5E2654"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1A86F351" w14:textId="74F4894A"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F124DA" w:rsidRPr="00F31509">
              <w:rPr>
                <w:rFonts w:asciiTheme="majorBidi" w:hAnsiTheme="majorBidi" w:cstheme="majorBidi"/>
                <w:sz w:val="22"/>
                <w:lang w:val="en-GB"/>
              </w:rPr>
              <w:t>products</w:t>
            </w:r>
          </w:p>
        </w:tc>
        <w:tc>
          <w:tcPr>
            <w:tcW w:w="0" w:type="auto"/>
          </w:tcPr>
          <w:p w14:paraId="46312E9C" w14:textId="2D57E9BC"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743</w:t>
            </w:r>
            <w:ins w:id="12667" w:author="Jane Shaw" w:date="2015-10-28T19:59:00Z">
              <w:r w:rsidR="00F124DA">
                <w:rPr>
                  <w:rFonts w:asciiTheme="majorBidi" w:hAnsiTheme="majorBidi" w:cstheme="majorBidi"/>
                  <w:sz w:val="22"/>
                  <w:lang w:val="en-GB"/>
                </w:rPr>
                <w:t xml:space="preserve"> </w:t>
              </w:r>
            </w:ins>
            <w:del w:id="12668" w:author="Jane Shaw" w:date="2015-10-28T19:59:00Z">
              <w:r w:rsidRPr="00F31509" w:rsidDel="00F124DA">
                <w:rPr>
                  <w:rFonts w:asciiTheme="majorBidi" w:hAnsiTheme="majorBidi" w:cstheme="majorBidi"/>
                  <w:sz w:val="22"/>
                  <w:lang w:val="en-GB"/>
                </w:rPr>
                <w:delText>,</w:delText>
              </w:r>
            </w:del>
            <w:r w:rsidRPr="00F31509">
              <w:rPr>
                <w:rFonts w:asciiTheme="majorBidi" w:hAnsiTheme="majorBidi" w:cstheme="majorBidi"/>
                <w:sz w:val="22"/>
                <w:lang w:val="en-GB"/>
              </w:rPr>
              <w:t>000</w:t>
            </w:r>
          </w:p>
        </w:tc>
        <w:tc>
          <w:tcPr>
            <w:tcW w:w="0" w:type="auto"/>
          </w:tcPr>
          <w:p w14:paraId="67D5FBBF" w14:textId="5F84B823"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w:t>
            </w:r>
            <w:ins w:id="12669" w:author="Jane Shaw" w:date="2015-10-28T19:59:00Z">
              <w:r w:rsidR="00F124DA">
                <w:rPr>
                  <w:rFonts w:asciiTheme="majorBidi" w:hAnsiTheme="majorBidi" w:cstheme="majorBidi"/>
                  <w:sz w:val="22"/>
                  <w:lang w:val="en-GB"/>
                </w:rPr>
                <w:t xml:space="preserve"> </w:t>
              </w:r>
            </w:ins>
            <w:del w:id="12670" w:author="Jane Shaw" w:date="2015-10-28T19:59:00Z">
              <w:r w:rsidRPr="00F31509" w:rsidDel="00F124DA">
                <w:rPr>
                  <w:rFonts w:asciiTheme="majorBidi" w:hAnsiTheme="majorBidi" w:cstheme="majorBidi"/>
                  <w:sz w:val="22"/>
                  <w:lang w:val="en-GB"/>
                </w:rPr>
                <w:delText>,</w:delText>
              </w:r>
            </w:del>
            <w:r w:rsidRPr="00F31509">
              <w:rPr>
                <w:rFonts w:asciiTheme="majorBidi" w:hAnsiTheme="majorBidi" w:cstheme="majorBidi"/>
                <w:sz w:val="22"/>
                <w:lang w:val="en-GB"/>
              </w:rPr>
              <w:t>600</w:t>
            </w:r>
          </w:p>
        </w:tc>
        <w:tc>
          <w:tcPr>
            <w:tcW w:w="0" w:type="auto"/>
          </w:tcPr>
          <w:p w14:paraId="1727CFDE"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680</w:t>
            </w:r>
          </w:p>
        </w:tc>
      </w:tr>
    </w:tbl>
    <w:p w14:paraId="4FF14493" w14:textId="5A6B89B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useful indicators, </w:t>
      </w:r>
      <w:del w:id="12671" w:author="Jane Shaw" w:date="2015-10-28T20:00:00Z">
        <w:r w:rsidRPr="00F31509" w:rsidDel="00F124DA">
          <w:rPr>
            <w:rFonts w:asciiTheme="majorBidi" w:eastAsia="Times New Roman" w:hAnsiTheme="majorBidi" w:cstheme="majorBidi"/>
            <w:lang w:val="en-GB"/>
          </w:rPr>
          <w:delText xml:space="preserve">we may </w:delText>
        </w:r>
      </w:del>
      <w:ins w:id="12672" w:author="Jane Shaw" w:date="2015-10-28T20:00:00Z">
        <w:r w:rsidR="00F124DA">
          <w:rPr>
            <w:rFonts w:asciiTheme="majorBidi" w:eastAsia="Times New Roman" w:hAnsiTheme="majorBidi" w:cstheme="majorBidi"/>
            <w:lang w:val="en-GB"/>
          </w:rPr>
          <w:t xml:space="preserve">they are </w:t>
        </w:r>
      </w:ins>
      <w:r w:rsidRPr="00F31509">
        <w:rPr>
          <w:rFonts w:asciiTheme="majorBidi" w:eastAsia="Times New Roman" w:hAnsiTheme="majorBidi" w:cstheme="majorBidi"/>
          <w:lang w:val="en-GB"/>
        </w:rPr>
        <w:t>divide</w:t>
      </w:r>
      <w:ins w:id="12673" w:author="Jane Shaw" w:date="2015-10-28T20:00:00Z">
        <w:r w:rsidR="00F124DA">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by the population of the country to obtain per capita data</w:t>
      </w:r>
      <w:ins w:id="12674" w:author="Jane Shaw" w:date="2015-10-28T20:00:00Z">
        <w:r w:rsidR="00757985">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2675" w:author="Jane Shaw" w:date="2015-10-28T20:00:00Z">
        <w:r w:rsidRPr="00F31509" w:rsidDel="00757985">
          <w:rPr>
            <w:rFonts w:asciiTheme="majorBidi" w:eastAsia="Times New Roman" w:hAnsiTheme="majorBidi" w:cstheme="majorBidi"/>
            <w:lang w:val="en-GB"/>
          </w:rPr>
          <w:delText>(</w:delText>
        </w:r>
      </w:del>
      <w:r w:rsidR="00E24798">
        <w:fldChar w:fldCharType="begin"/>
      </w:r>
      <w:r w:rsidR="00E24798">
        <w:instrText xml:space="preserve"> REF _Ref428205777 \h  \* MERGEFORMAT </w:instrText>
      </w:r>
      <w:r w:rsidR="00E24798">
        <w:fldChar w:fldCharType="separate"/>
      </w:r>
      <w:ins w:id="12676" w:author="Jane Shaw" w:date="2015-11-01T20:53:00Z">
        <w:r w:rsidR="00311179" w:rsidRPr="00311179">
          <w:rPr>
            <w:rFonts w:asciiTheme="majorBidi" w:eastAsia="Times New Roman" w:hAnsiTheme="majorBidi" w:cstheme="majorBidi"/>
            <w:lang w:val="en-GB"/>
            <w:rPrChange w:id="1267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678" w:author="Jane Shaw" w:date="2015-11-01T20:53:00Z">
              <w:rPr>
                <w:rFonts w:asciiTheme="majorBidi" w:hAnsiTheme="majorBidi" w:cstheme="majorBidi"/>
                <w:noProof/>
                <w:lang w:val="en-GB"/>
              </w:rPr>
            </w:rPrChange>
          </w:rPr>
          <w:t>31</w:t>
        </w:r>
      </w:ins>
      <w:del w:id="1267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31</w:delText>
        </w:r>
      </w:del>
      <w:r w:rsidR="00E24798">
        <w:fldChar w:fldCharType="end"/>
      </w:r>
      <w:del w:id="12680" w:author="Jane Shaw" w:date="2015-10-28T20:00:00Z">
        <w:r w:rsidRPr="00F31509" w:rsidDel="00757985">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2681" w:author="Jane Shaw" w:date="2015-10-28T20:00:00Z">
        <w:r w:rsidR="00757985">
          <w:rPr>
            <w:rFonts w:asciiTheme="majorBidi" w:eastAsia="Times New Roman" w:hAnsiTheme="majorBidi" w:cstheme="majorBidi"/>
            <w:lang w:val="en-GB"/>
          </w:rPr>
          <w:t xml:space="preserve">shows the results for </w:t>
        </w:r>
      </w:ins>
      <w:del w:id="12682" w:author="Jane Shaw" w:date="2015-10-28T20:00:00Z">
        <w:r w:rsidRPr="00F31509" w:rsidDel="00757985">
          <w:rPr>
            <w:rFonts w:asciiTheme="majorBidi" w:eastAsia="Times New Roman" w:hAnsiTheme="majorBidi" w:cstheme="majorBidi"/>
            <w:lang w:val="en-GB"/>
          </w:rPr>
          <w:delText xml:space="preserve">If we assume this </w:delText>
        </w:r>
      </w:del>
      <w:ins w:id="12683" w:author="Jane Shaw" w:date="2015-10-28T20:00:00Z">
        <w:r w:rsidR="00757985">
          <w:rPr>
            <w:rFonts w:asciiTheme="majorBidi" w:eastAsia="Times New Roman" w:hAnsiTheme="majorBidi" w:cstheme="majorBidi"/>
            <w:lang w:val="en-GB"/>
          </w:rPr>
          <w:t xml:space="preserve">a </w:t>
        </w:r>
      </w:ins>
      <w:r w:rsidRPr="00F31509">
        <w:rPr>
          <w:rFonts w:asciiTheme="majorBidi" w:eastAsia="Times New Roman" w:hAnsiTheme="majorBidi" w:cstheme="majorBidi"/>
          <w:lang w:val="en-GB"/>
        </w:rPr>
        <w:t xml:space="preserve">country </w:t>
      </w:r>
      <w:del w:id="12684" w:author="Jane Shaw" w:date="2015-10-28T20:00:00Z">
        <w:r w:rsidRPr="00F31509" w:rsidDel="00757985">
          <w:rPr>
            <w:rFonts w:asciiTheme="majorBidi" w:eastAsia="Times New Roman" w:hAnsiTheme="majorBidi" w:cstheme="majorBidi"/>
            <w:lang w:val="en-GB"/>
          </w:rPr>
          <w:delText xml:space="preserve">has </w:delText>
        </w:r>
      </w:del>
      <w:ins w:id="12685" w:author="Jane Shaw" w:date="2015-10-28T20:00:00Z">
        <w:r w:rsidR="00757985">
          <w:rPr>
            <w:rFonts w:asciiTheme="majorBidi" w:eastAsia="Times New Roman" w:hAnsiTheme="majorBidi" w:cstheme="majorBidi"/>
            <w:lang w:val="en-GB"/>
          </w:rPr>
          <w:t xml:space="preserve">with </w:t>
        </w:r>
      </w:ins>
      <w:r w:rsidRPr="00F31509">
        <w:rPr>
          <w:rFonts w:asciiTheme="majorBidi" w:eastAsia="Times New Roman" w:hAnsiTheme="majorBidi" w:cstheme="majorBidi"/>
          <w:lang w:val="en-GB"/>
        </w:rPr>
        <w:t>600 million inhabitants</w:t>
      </w:r>
      <w:del w:id="12686" w:author="Jane Shaw" w:date="2015-10-28T20:00:00Z">
        <w:r w:rsidRPr="00F31509" w:rsidDel="00757985">
          <w:rPr>
            <w:rFonts w:asciiTheme="majorBidi" w:eastAsia="Times New Roman" w:hAnsiTheme="majorBidi" w:cstheme="majorBidi"/>
            <w:lang w:val="en-GB"/>
          </w:rPr>
          <w:delText>, we have:</w:delText>
        </w:r>
      </w:del>
      <w:ins w:id="12687" w:author="Jane Shaw" w:date="2015-10-28T20:00:00Z">
        <w:r w:rsidR="00757985">
          <w:rPr>
            <w:rFonts w:asciiTheme="majorBidi" w:eastAsia="Times New Roman" w:hAnsiTheme="majorBidi" w:cstheme="majorBidi"/>
            <w:lang w:val="en-GB"/>
          </w:rPr>
          <w:t>.</w:t>
        </w:r>
      </w:ins>
    </w:p>
    <w:p w14:paraId="75E09025" w14:textId="64C3B979" w:rsidR="004F65E4" w:rsidRPr="00F31509" w:rsidRDefault="004F65E4" w:rsidP="004F65E4">
      <w:pPr>
        <w:pStyle w:val="Didascalia"/>
        <w:keepNext/>
        <w:jc w:val="both"/>
        <w:rPr>
          <w:rFonts w:asciiTheme="majorBidi" w:hAnsiTheme="majorBidi" w:cstheme="majorBidi"/>
          <w:lang w:val="en-GB"/>
        </w:rPr>
      </w:pPr>
      <w:bookmarkStart w:id="12688" w:name="_Ref428205777"/>
      <w:bookmarkStart w:id="12689" w:name="_Ref428205670"/>
      <w:bookmarkStart w:id="12690" w:name="_Toc42842357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31</w:t>
      </w:r>
      <w:r w:rsidR="003D789C" w:rsidRPr="00F31509">
        <w:rPr>
          <w:rFonts w:asciiTheme="majorBidi" w:hAnsiTheme="majorBidi" w:cstheme="majorBidi"/>
          <w:lang w:val="en-GB"/>
        </w:rPr>
        <w:fldChar w:fldCharType="end"/>
      </w:r>
      <w:bookmarkEnd w:id="12688"/>
      <w:r w:rsidRPr="00F31509">
        <w:rPr>
          <w:rFonts w:asciiTheme="majorBidi" w:hAnsiTheme="majorBidi" w:cstheme="majorBidi"/>
          <w:lang w:val="en-GB"/>
        </w:rPr>
        <w:t xml:space="preserve">: </w:t>
      </w:r>
      <w:del w:id="12691" w:author="Jane Shaw" w:date="2015-11-07T20:11:00Z">
        <w:r w:rsidRPr="00F31509" w:rsidDel="00643AA0">
          <w:rPr>
            <w:rFonts w:asciiTheme="majorBidi" w:hAnsiTheme="majorBidi" w:cstheme="majorBidi"/>
            <w:lang w:val="en-GB"/>
          </w:rPr>
          <w:delText xml:space="preserve">Final </w:delText>
        </w:r>
      </w:del>
      <w:r w:rsidR="00643AA0" w:rsidRPr="00F31509">
        <w:rPr>
          <w:rFonts w:asciiTheme="majorBidi" w:hAnsiTheme="majorBidi" w:cstheme="majorBidi"/>
          <w:lang w:val="en-GB"/>
        </w:rPr>
        <w:t xml:space="preserve">Per </w:t>
      </w:r>
      <w:r w:rsidRPr="00F31509">
        <w:rPr>
          <w:rFonts w:asciiTheme="majorBidi" w:hAnsiTheme="majorBidi" w:cstheme="majorBidi"/>
          <w:lang w:val="en-GB"/>
        </w:rPr>
        <w:t xml:space="preserve">capita nutrient content </w:t>
      </w:r>
      <w:del w:id="12692" w:author="Jane Shaw" w:date="2015-10-28T20:00:00Z">
        <w:r w:rsidRPr="00F31509" w:rsidDel="00757985">
          <w:rPr>
            <w:rFonts w:asciiTheme="majorBidi" w:hAnsiTheme="majorBidi" w:cstheme="majorBidi"/>
            <w:lang w:val="en-GB"/>
          </w:rPr>
          <w:delText xml:space="preserve">from </w:delText>
        </w:r>
      </w:del>
      <w:ins w:id="12693" w:author="Jane Shaw" w:date="2015-10-28T20:00:00Z">
        <w:r w:rsidR="00757985">
          <w:rPr>
            <w:rFonts w:asciiTheme="majorBidi" w:hAnsiTheme="majorBidi" w:cstheme="majorBidi"/>
            <w:lang w:val="en-GB"/>
          </w:rPr>
          <w:t xml:space="preserve">of </w:t>
        </w:r>
      </w:ins>
      <w:r w:rsidRPr="00F31509">
        <w:rPr>
          <w:rFonts w:asciiTheme="majorBidi" w:hAnsiTheme="majorBidi" w:cstheme="majorBidi"/>
          <w:lang w:val="en-GB"/>
        </w:rPr>
        <w:t>wheat and wheat products</w:t>
      </w:r>
      <w:bookmarkEnd w:id="12689"/>
      <w:bookmarkEnd w:id="12690"/>
    </w:p>
    <w:tbl>
      <w:tblPr>
        <w:tblStyle w:val="Tabellaclassica1"/>
        <w:tblW w:w="0" w:type="auto"/>
        <w:tblLook w:val="04A0" w:firstRow="1" w:lastRow="0" w:firstColumn="1" w:lastColumn="0" w:noHBand="0" w:noVBand="1"/>
      </w:tblPr>
      <w:tblGrid>
        <w:gridCol w:w="1976"/>
        <w:gridCol w:w="2025"/>
        <w:gridCol w:w="2080"/>
        <w:gridCol w:w="1677"/>
      </w:tblGrid>
      <w:tr w:rsidR="004F65E4" w:rsidRPr="008D6966" w14:paraId="657841E9"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6C5FD" w14:textId="77777777" w:rsidR="004F65E4" w:rsidRPr="008D6966" w:rsidRDefault="004F65E4" w:rsidP="008B0C44">
            <w:pPr>
              <w:pStyle w:val="Compact"/>
              <w:jc w:val="center"/>
              <w:rPr>
                <w:rFonts w:asciiTheme="majorBidi" w:hAnsiTheme="majorBidi" w:cstheme="majorBidi"/>
                <w:b/>
                <w:i w:val="0"/>
                <w:sz w:val="22"/>
                <w:lang w:val="en-GB"/>
                <w:rPrChange w:id="12694"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95" w:author="Jane Shaw" w:date="2015-10-29T12:05:00Z">
                  <w:rPr>
                    <w:rFonts w:asciiTheme="majorBidi" w:hAnsiTheme="majorBidi" w:cstheme="majorBidi"/>
                    <w:sz w:val="22"/>
                    <w:lang w:val="en-GB"/>
                  </w:rPr>
                </w:rPrChange>
              </w:rPr>
              <w:t>Commodity</w:t>
            </w:r>
          </w:p>
        </w:tc>
        <w:tc>
          <w:tcPr>
            <w:tcW w:w="0" w:type="auto"/>
          </w:tcPr>
          <w:p w14:paraId="75E66023" w14:textId="77777777" w:rsidR="004F65E4" w:rsidRPr="008D6966"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696"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97" w:author="Jane Shaw" w:date="2015-10-29T12:05:00Z">
                  <w:rPr>
                    <w:rFonts w:asciiTheme="majorBidi" w:hAnsiTheme="majorBidi" w:cstheme="majorBidi"/>
                    <w:sz w:val="22"/>
                    <w:lang w:val="en-GB"/>
                  </w:rPr>
                </w:rPrChange>
              </w:rPr>
              <w:t>Calories/person/day</w:t>
            </w:r>
          </w:p>
        </w:tc>
        <w:tc>
          <w:tcPr>
            <w:tcW w:w="0" w:type="auto"/>
          </w:tcPr>
          <w:p w14:paraId="220307C4" w14:textId="07CAC773" w:rsidR="004F65E4" w:rsidRPr="008D6966"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698"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699" w:author="Jane Shaw" w:date="2015-10-29T12:05:00Z">
                  <w:rPr>
                    <w:rFonts w:asciiTheme="majorBidi" w:hAnsiTheme="majorBidi" w:cstheme="majorBidi"/>
                    <w:sz w:val="22"/>
                    <w:lang w:val="en-GB"/>
                  </w:rPr>
                </w:rPrChange>
              </w:rPr>
              <w:t xml:space="preserve">g </w:t>
            </w:r>
            <w:r w:rsidR="00757985" w:rsidRPr="008D6966">
              <w:rPr>
                <w:rFonts w:asciiTheme="majorBidi" w:hAnsiTheme="majorBidi" w:cstheme="majorBidi"/>
                <w:b/>
                <w:sz w:val="22"/>
                <w:lang w:val="en-GB"/>
              </w:rPr>
              <w:t>protein</w:t>
            </w:r>
            <w:r w:rsidRPr="008D6966">
              <w:rPr>
                <w:rFonts w:asciiTheme="majorBidi" w:hAnsiTheme="majorBidi" w:cstheme="majorBidi"/>
                <w:b/>
                <w:sz w:val="22"/>
                <w:lang w:val="en-GB"/>
                <w:rPrChange w:id="12700" w:author="Jane Shaw" w:date="2015-10-29T12:05:00Z">
                  <w:rPr>
                    <w:rFonts w:asciiTheme="majorBidi" w:hAnsiTheme="majorBidi" w:cstheme="majorBidi"/>
                    <w:sz w:val="22"/>
                    <w:lang w:val="en-GB"/>
                  </w:rPr>
                </w:rPrChange>
              </w:rPr>
              <w:t>/person/day</w:t>
            </w:r>
          </w:p>
        </w:tc>
        <w:tc>
          <w:tcPr>
            <w:tcW w:w="0" w:type="auto"/>
          </w:tcPr>
          <w:p w14:paraId="694DB727" w14:textId="1A3A5E21" w:rsidR="004F65E4" w:rsidRPr="008D6966"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2701" w:author="Jane Shaw" w:date="2015-10-29T12:05:00Z">
                  <w:rPr>
                    <w:rFonts w:asciiTheme="majorBidi" w:hAnsiTheme="majorBidi" w:cstheme="majorBidi"/>
                    <w:i w:val="0"/>
                    <w:iCs w:val="0"/>
                    <w:sz w:val="22"/>
                    <w:lang w:val="en-GB"/>
                  </w:rPr>
                </w:rPrChange>
              </w:rPr>
            </w:pPr>
            <w:r w:rsidRPr="008D6966">
              <w:rPr>
                <w:rFonts w:asciiTheme="majorBidi" w:hAnsiTheme="majorBidi" w:cstheme="majorBidi"/>
                <w:b/>
                <w:sz w:val="22"/>
                <w:lang w:val="en-GB"/>
                <w:rPrChange w:id="12702" w:author="Jane Shaw" w:date="2015-10-29T12:05:00Z">
                  <w:rPr>
                    <w:rFonts w:asciiTheme="majorBidi" w:hAnsiTheme="majorBidi" w:cstheme="majorBidi"/>
                    <w:sz w:val="22"/>
                    <w:lang w:val="en-GB"/>
                  </w:rPr>
                </w:rPrChange>
              </w:rPr>
              <w:t xml:space="preserve">g </w:t>
            </w:r>
            <w:r w:rsidR="00757985" w:rsidRPr="008D6966">
              <w:rPr>
                <w:rFonts w:asciiTheme="majorBidi" w:hAnsiTheme="majorBidi" w:cstheme="majorBidi"/>
                <w:b/>
                <w:sz w:val="22"/>
                <w:lang w:val="en-GB"/>
              </w:rPr>
              <w:t>fat</w:t>
            </w:r>
            <w:r w:rsidRPr="008D6966">
              <w:rPr>
                <w:rFonts w:asciiTheme="majorBidi" w:hAnsiTheme="majorBidi" w:cstheme="majorBidi"/>
                <w:b/>
                <w:sz w:val="22"/>
                <w:lang w:val="en-GB"/>
                <w:rPrChange w:id="12703" w:author="Jane Shaw" w:date="2015-10-29T12:05:00Z">
                  <w:rPr>
                    <w:rFonts w:asciiTheme="majorBidi" w:hAnsiTheme="majorBidi" w:cstheme="majorBidi"/>
                    <w:sz w:val="22"/>
                    <w:lang w:val="en-GB"/>
                  </w:rPr>
                </w:rPrChange>
              </w:rPr>
              <w:t>/person/day</w:t>
            </w:r>
          </w:p>
        </w:tc>
      </w:tr>
      <w:tr w:rsidR="004F65E4" w:rsidRPr="00F31509" w14:paraId="0F7A02E8"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1857351" w14:textId="00F051C9"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757985" w:rsidRPr="00F31509">
              <w:rPr>
                <w:rFonts w:asciiTheme="majorBidi" w:hAnsiTheme="majorBidi" w:cstheme="majorBidi"/>
                <w:sz w:val="22"/>
                <w:lang w:val="en-GB"/>
              </w:rPr>
              <w:t>products</w:t>
            </w:r>
          </w:p>
        </w:tc>
        <w:tc>
          <w:tcPr>
            <w:tcW w:w="0" w:type="auto"/>
          </w:tcPr>
          <w:p w14:paraId="07A5C4F1"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14:paraId="7D811535"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14:paraId="5C179347"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r>
    </w:tbl>
    <w:p w14:paraId="56CE3846" w14:textId="77777777" w:rsidR="004F65E4" w:rsidRPr="00F31509" w:rsidRDefault="004F65E4" w:rsidP="004F65E4">
      <w:pPr>
        <w:jc w:val="both"/>
        <w:rPr>
          <w:rFonts w:asciiTheme="majorBidi" w:hAnsiTheme="majorBidi" w:cstheme="majorBidi"/>
          <w:lang w:val="en-GB"/>
        </w:rPr>
      </w:pPr>
    </w:p>
    <w:p w14:paraId="4051C5E6"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1C21D4AF" w14:textId="12CF6E56" w:rsidR="004F65E4" w:rsidRPr="00F31509" w:rsidRDefault="008D6966" w:rsidP="00C4334D">
      <w:pPr>
        <w:pStyle w:val="Titolo2"/>
      </w:pPr>
      <w:bookmarkStart w:id="12704" w:name="sugar"/>
      <w:bookmarkStart w:id="12705" w:name="_Toc428383848"/>
      <w:bookmarkStart w:id="12706" w:name="_Toc428436070"/>
      <w:bookmarkStart w:id="12707" w:name="_Toc428436371"/>
      <w:bookmarkStart w:id="12708" w:name="_Toc308029372"/>
      <w:bookmarkStart w:id="12709" w:name="_Toc308029563"/>
      <w:bookmarkEnd w:id="12704"/>
      <w:ins w:id="12710" w:author="Jane Shaw" w:date="2015-10-29T11:42:00Z">
        <w:r>
          <w:t xml:space="preserve">4.2 </w:t>
        </w:r>
      </w:ins>
      <w:r w:rsidR="004F65E4" w:rsidRPr="00F31509">
        <w:t>Sugar</w:t>
      </w:r>
      <w:bookmarkEnd w:id="12705"/>
      <w:bookmarkEnd w:id="12706"/>
      <w:bookmarkEnd w:id="12707"/>
      <w:bookmarkEnd w:id="12708"/>
      <w:bookmarkEnd w:id="12709"/>
    </w:p>
    <w:p w14:paraId="58E90607" w14:textId="55B113E9"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w:t>
      </w:r>
      <w:del w:id="12711" w:author="Jane Shaw" w:date="2015-11-07T20:11:00Z">
        <w:r w:rsidRPr="00F31509" w:rsidDel="00643AA0">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/SUAs poses </w:t>
      </w:r>
      <w:del w:id="12712" w:author="Jane Shaw" w:date="2015-10-29T11:42:00Z">
        <w:r w:rsidRPr="00F31509" w:rsidDel="008D6966">
          <w:rPr>
            <w:rFonts w:asciiTheme="majorBidi" w:eastAsia="Times New Roman" w:hAnsiTheme="majorBidi" w:cstheme="majorBidi"/>
            <w:lang w:val="en-GB"/>
          </w:rPr>
          <w:delText xml:space="preserve">several </w:delText>
        </w:r>
      </w:del>
      <w:ins w:id="12713" w:author="Jane Shaw" w:date="2015-10-29T11:42:00Z">
        <w:r w:rsidR="008D6966">
          <w:rPr>
            <w:rFonts w:asciiTheme="majorBidi" w:eastAsia="Times New Roman" w:hAnsiTheme="majorBidi" w:cstheme="majorBidi"/>
            <w:lang w:val="en-GB"/>
          </w:rPr>
          <w:t xml:space="preserve">different </w:t>
        </w:r>
      </w:ins>
      <w:r w:rsidRPr="00F31509">
        <w:rPr>
          <w:rFonts w:asciiTheme="majorBidi" w:eastAsia="Times New Roman" w:hAnsiTheme="majorBidi" w:cstheme="majorBidi"/>
          <w:lang w:val="en-GB"/>
        </w:rPr>
        <w:t xml:space="preserve">challenges </w:t>
      </w:r>
      <w:del w:id="12714" w:author="Jane Shaw" w:date="2015-10-29T11:42:00Z">
        <w:r w:rsidRPr="00F31509" w:rsidDel="008D6966">
          <w:rPr>
            <w:rFonts w:asciiTheme="majorBidi" w:eastAsia="Times New Roman" w:hAnsiTheme="majorBidi" w:cstheme="majorBidi"/>
            <w:lang w:val="en-GB"/>
          </w:rPr>
          <w:delText xml:space="preserve">different </w:delText>
        </w:r>
      </w:del>
      <w:r w:rsidRPr="00F31509">
        <w:rPr>
          <w:rFonts w:asciiTheme="majorBidi" w:eastAsia="Times New Roman" w:hAnsiTheme="majorBidi" w:cstheme="majorBidi"/>
          <w:lang w:val="en-GB"/>
        </w:rPr>
        <w:t>from th</w:t>
      </w:r>
      <w:ins w:id="12715" w:author="Jane Shaw" w:date="2015-10-29T11:43:00Z">
        <w:r w:rsidR="008D6966">
          <w:rPr>
            <w:rFonts w:asciiTheme="majorBidi" w:eastAsia="Times New Roman" w:hAnsiTheme="majorBidi" w:cstheme="majorBidi"/>
            <w:lang w:val="en-GB"/>
          </w:rPr>
          <w:t>os</w:t>
        </w:r>
      </w:ins>
      <w:r w:rsidRPr="00F31509">
        <w:rPr>
          <w:rFonts w:asciiTheme="majorBidi" w:eastAsia="Times New Roman" w:hAnsiTheme="majorBidi" w:cstheme="majorBidi"/>
          <w:lang w:val="en-GB"/>
        </w:rPr>
        <w:t xml:space="preserve">e </w:t>
      </w:r>
      <w:ins w:id="12716" w:author="Jane Shaw" w:date="2015-10-29T11:43:00Z">
        <w:r w:rsidR="008D6966">
          <w:rPr>
            <w:rFonts w:asciiTheme="majorBidi" w:eastAsia="Times New Roman" w:hAnsiTheme="majorBidi" w:cstheme="majorBidi"/>
            <w:lang w:val="en-GB"/>
          </w:rPr>
          <w:t xml:space="preserve">facing </w:t>
        </w:r>
      </w:ins>
      <w:r w:rsidRPr="00F31509">
        <w:rPr>
          <w:rFonts w:asciiTheme="majorBidi" w:eastAsia="Times New Roman" w:hAnsiTheme="majorBidi" w:cstheme="majorBidi"/>
          <w:lang w:val="en-GB"/>
        </w:rPr>
        <w:t>wheat balance</w:t>
      </w:r>
      <w:ins w:id="12717" w:author="Jane Shaw" w:date="2015-10-29T11:43:00Z">
        <w:r w:rsidR="008D6966">
          <w:rPr>
            <w:rFonts w:asciiTheme="majorBidi" w:eastAsia="Times New Roman" w:hAnsiTheme="majorBidi" w:cstheme="majorBidi"/>
            <w:lang w:val="en-GB"/>
          </w:rPr>
          <w:t>s</w:t>
        </w:r>
      </w:ins>
      <w:del w:id="12718" w:author="Jane Shaw" w:date="2015-10-29T11:43:00Z">
        <w:r w:rsidRPr="00F31509" w:rsidDel="008D6966">
          <w:rPr>
            <w:rFonts w:asciiTheme="majorBidi" w:eastAsia="Times New Roman" w:hAnsiTheme="majorBidi" w:cstheme="majorBidi"/>
            <w:lang w:val="en-GB"/>
          </w:rPr>
          <w:delText xml:space="preserve"> and therefore merits a separate and detailed presentation</w:delText>
        </w:r>
      </w:del>
      <w:r w:rsidRPr="00F31509">
        <w:rPr>
          <w:rFonts w:asciiTheme="majorBidi" w:eastAsia="Times New Roman" w:hAnsiTheme="majorBidi" w:cstheme="majorBidi"/>
          <w:lang w:val="en-GB"/>
        </w:rPr>
        <w:t>. Sugar can be produced from two principal crops</w:t>
      </w:r>
      <w:ins w:id="12719" w:author="Jane Shaw" w:date="2015-10-29T11:44:00Z">
        <w:r w:rsidR="008D6966">
          <w:rPr>
            <w:rFonts w:asciiTheme="majorBidi" w:eastAsia="Times New Roman" w:hAnsiTheme="majorBidi" w:cstheme="majorBidi"/>
            <w:lang w:val="en-GB"/>
          </w:rPr>
          <w:t xml:space="preserve"> –</w:t>
        </w:r>
      </w:ins>
      <w:del w:id="12720" w:author="Jane Shaw" w:date="2015-10-29T11:44:00Z">
        <w:r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cane and beet</w:t>
      </w:r>
      <w:ins w:id="12721" w:author="Jane Shaw" w:date="2015-10-29T11:44:00Z">
        <w:r w:rsidR="008D6966">
          <w:rPr>
            <w:rFonts w:asciiTheme="majorBidi" w:eastAsia="Times New Roman" w:hAnsiTheme="majorBidi" w:cstheme="majorBidi"/>
            <w:lang w:val="en-GB"/>
          </w:rPr>
          <w:t xml:space="preserve"> –</w:t>
        </w:r>
      </w:ins>
      <w:del w:id="12722" w:author="Jane Shaw" w:date="2015-10-29T11:44:00Z">
        <w:r w:rsidR="0057568A"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at different levels of final processing (raw, refined)</w:t>
      </w:r>
      <w:ins w:id="12723" w:author="Jane Shaw" w:date="2015-10-29T11:44:00Z">
        <w:r w:rsidR="008D6966">
          <w:rPr>
            <w:rFonts w:asciiTheme="majorBidi" w:eastAsia="Times New Roman" w:hAnsiTheme="majorBidi" w:cstheme="majorBidi"/>
            <w:lang w:val="en-GB"/>
          </w:rPr>
          <w:t>,</w:t>
        </w:r>
      </w:ins>
      <w:del w:id="12724" w:author="Jane Shaw" w:date="2015-10-29T11:44:00Z">
        <w:r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725" w:author="Jane Shaw" w:date="2015-10-29T11:44:00Z">
        <w:r w:rsidRPr="00F31509" w:rsidDel="008D6966">
          <w:rPr>
            <w:rFonts w:asciiTheme="majorBidi" w:eastAsia="Times New Roman" w:hAnsiTheme="majorBidi" w:cstheme="majorBidi"/>
            <w:lang w:val="en-GB"/>
          </w:rPr>
          <w:delText xml:space="preserve">The different processing levels </w:delText>
        </w:r>
      </w:del>
      <w:ins w:id="12726" w:author="Jane Shaw" w:date="2015-10-29T11:44:00Z">
        <w:r w:rsidR="008D6966">
          <w:rPr>
            <w:rFonts w:asciiTheme="majorBidi" w:eastAsia="Times New Roman" w:hAnsiTheme="majorBidi" w:cstheme="majorBidi"/>
            <w:lang w:val="en-GB"/>
          </w:rPr>
          <w:t xml:space="preserve">which </w:t>
        </w:r>
      </w:ins>
      <w:r w:rsidRPr="00F31509">
        <w:rPr>
          <w:rFonts w:asciiTheme="majorBidi" w:eastAsia="Times New Roman" w:hAnsiTheme="majorBidi" w:cstheme="majorBidi"/>
          <w:lang w:val="en-GB"/>
        </w:rPr>
        <w:t xml:space="preserve">are </w:t>
      </w:r>
      <w:del w:id="12727" w:author="Jane Shaw" w:date="2015-10-29T11:44:00Z">
        <w:r w:rsidRPr="00F31509" w:rsidDel="008D6966">
          <w:rPr>
            <w:rFonts w:asciiTheme="majorBidi" w:eastAsia="Times New Roman" w:hAnsiTheme="majorBidi" w:cstheme="majorBidi"/>
            <w:lang w:val="en-GB"/>
          </w:rPr>
          <w:delText xml:space="preserve">also </w:delText>
        </w:r>
      </w:del>
      <w:r w:rsidRPr="00F31509">
        <w:rPr>
          <w:rFonts w:asciiTheme="majorBidi" w:eastAsia="Times New Roman" w:hAnsiTheme="majorBidi" w:cstheme="majorBidi"/>
          <w:lang w:val="en-GB"/>
        </w:rPr>
        <w:t xml:space="preserve">associated with different by-products. In addition to the traditional sources of sugar, </w:t>
      </w:r>
      <w:del w:id="12728" w:author="Jane Shaw" w:date="2015-10-29T11:44:00Z">
        <w:r w:rsidRPr="00F31509" w:rsidDel="008D6966">
          <w:rPr>
            <w:rFonts w:asciiTheme="majorBidi" w:eastAsia="Times New Roman" w:hAnsiTheme="majorBidi" w:cstheme="majorBidi"/>
            <w:lang w:val="en-GB"/>
          </w:rPr>
          <w:delText xml:space="preserve">such as cane and beet, </w:delText>
        </w:r>
      </w:del>
      <w:r w:rsidRPr="00F31509">
        <w:rPr>
          <w:rFonts w:asciiTheme="majorBidi" w:eastAsia="Times New Roman" w:hAnsiTheme="majorBidi" w:cstheme="majorBidi"/>
          <w:lang w:val="en-GB"/>
        </w:rPr>
        <w:t xml:space="preserve">there </w:t>
      </w:r>
      <w:del w:id="12729" w:author="Jane Shaw" w:date="2015-10-29T11:44:00Z">
        <w:r w:rsidRPr="00F31509" w:rsidDel="008D6966">
          <w:rPr>
            <w:rFonts w:asciiTheme="majorBidi" w:eastAsia="Times New Roman" w:hAnsiTheme="majorBidi" w:cstheme="majorBidi"/>
            <w:lang w:val="en-GB"/>
          </w:rPr>
          <w:delText xml:space="preserve">is </w:delText>
        </w:r>
      </w:del>
      <w:ins w:id="12730" w:author="Jane Shaw" w:date="2015-10-29T11:44:00Z">
        <w:r w:rsidR="008D6966">
          <w:rPr>
            <w:rFonts w:asciiTheme="majorBidi" w:eastAsia="Times New Roman" w:hAnsiTheme="majorBidi" w:cstheme="majorBidi"/>
            <w:lang w:val="en-GB"/>
          </w:rPr>
          <w:t>are</w:t>
        </w:r>
        <w:r w:rsidR="008D6966"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also a growing number of alternative sources for sweeteners such as </w:t>
      </w:r>
      <w:r w:rsidR="008D6966" w:rsidRPr="00F31509">
        <w:rPr>
          <w:rFonts w:asciiTheme="majorBidi" w:eastAsia="Times New Roman" w:hAnsiTheme="majorBidi" w:cstheme="majorBidi"/>
          <w:lang w:val="en-GB"/>
        </w:rPr>
        <w:t>high</w:t>
      </w:r>
      <w:ins w:id="12731" w:author="Jane Shaw" w:date="2015-10-29T11:45:00Z">
        <w:r w:rsidR="008D6966">
          <w:rPr>
            <w:rFonts w:asciiTheme="majorBidi" w:eastAsia="Times New Roman" w:hAnsiTheme="majorBidi" w:cstheme="majorBidi"/>
            <w:lang w:val="en-GB"/>
          </w:rPr>
          <w:t xml:space="preserve"> </w:t>
        </w:r>
      </w:ins>
      <w:del w:id="12732" w:author="Jane Shaw" w:date="2015-10-29T11:45:00Z">
        <w:r w:rsidR="008D6966" w:rsidRPr="00F31509" w:rsidDel="008D6966">
          <w:rPr>
            <w:rFonts w:asciiTheme="majorBidi" w:eastAsia="Times New Roman" w:hAnsiTheme="majorBidi" w:cstheme="majorBidi"/>
            <w:lang w:val="en-GB"/>
          </w:rPr>
          <w:delText xml:space="preserve"> </w:delText>
        </w:r>
      </w:del>
      <w:r w:rsidR="008D6966" w:rsidRPr="00F31509">
        <w:rPr>
          <w:rFonts w:asciiTheme="majorBidi" w:eastAsia="Times New Roman" w:hAnsiTheme="majorBidi" w:cstheme="majorBidi"/>
          <w:lang w:val="en-GB"/>
        </w:rPr>
        <w:t>fructose corn syrup</w:t>
      </w:r>
      <w:del w:id="12733" w:author="Jane Shaw" w:date="2015-10-29T11:45:00Z">
        <w:r w:rsidR="008D6966" w:rsidRPr="00F31509" w:rsidDel="008D6966">
          <w:rPr>
            <w:rFonts w:asciiTheme="majorBidi" w:eastAsia="Times New Roman" w:hAnsiTheme="majorBidi" w:cstheme="majorBidi"/>
            <w:lang w:val="en-GB"/>
          </w:rPr>
          <w:delText xml:space="preserve"> </w:delText>
        </w:r>
        <w:r w:rsidRPr="00F31509" w:rsidDel="008D6966">
          <w:rPr>
            <w:rFonts w:asciiTheme="majorBidi" w:eastAsia="Times New Roman" w:hAnsiTheme="majorBidi" w:cstheme="majorBidi"/>
            <w:lang w:val="en-GB"/>
          </w:rPr>
          <w:delText>(HFCS)</w:delText>
        </w:r>
      </w:del>
      <w:r w:rsidRPr="00F31509">
        <w:rPr>
          <w:rFonts w:asciiTheme="majorBidi" w:eastAsia="Times New Roman" w:hAnsiTheme="majorBidi" w:cstheme="majorBidi"/>
          <w:lang w:val="en-GB"/>
        </w:rPr>
        <w:t xml:space="preserve">, which add to the availability of sugar and sweeteners but also to the complexity of building a consistent and standardized FBS for sugar. </w:t>
      </w:r>
    </w:p>
    <w:p w14:paraId="7E992D2E" w14:textId="42CE83A6"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r w:rsidR="00E24798">
        <w:fldChar w:fldCharType="begin"/>
      </w:r>
      <w:r w:rsidR="00E24798">
        <w:instrText xml:space="preserve"> REF _Ref427906889 \h  \* MERGEFORMAT </w:instrText>
      </w:r>
      <w:r w:rsidR="00E24798">
        <w:fldChar w:fldCharType="separate"/>
      </w:r>
      <w:ins w:id="12734" w:author="Jane Shaw" w:date="2015-11-01T20:53:00Z">
        <w:r w:rsidR="00311179" w:rsidRPr="00311179">
          <w:rPr>
            <w:rFonts w:asciiTheme="majorBidi" w:eastAsia="Times New Roman" w:hAnsiTheme="majorBidi" w:cstheme="majorBidi"/>
            <w:lang w:val="en-GB"/>
            <w:rPrChange w:id="12735"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736" w:author="Jane Shaw" w:date="2015-11-01T20:53:00Z">
              <w:rPr>
                <w:rFonts w:asciiTheme="majorBidi" w:hAnsiTheme="majorBidi" w:cstheme="majorBidi"/>
                <w:noProof/>
                <w:lang w:val="en-GB"/>
              </w:rPr>
            </w:rPrChange>
          </w:rPr>
          <w:t>32</w:t>
        </w:r>
      </w:ins>
      <w:del w:id="12737"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32</w:delText>
        </w:r>
      </w:del>
      <w:r w:rsidR="00E24798">
        <w:fldChar w:fldCharType="end"/>
      </w:r>
      <w:r w:rsidRPr="00F31509">
        <w:rPr>
          <w:rFonts w:asciiTheme="majorBidi" w:eastAsia="Times New Roman" w:hAnsiTheme="majorBidi" w:cstheme="majorBidi"/>
          <w:lang w:val="en-GB"/>
        </w:rPr>
        <w:t xml:space="preserve">), comprising all </w:t>
      </w:r>
      <w:ins w:id="12738" w:author="Jane Shaw" w:date="2015-10-29T11:46:00Z">
        <w:r w:rsidR="008D6966">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variables/elements across all sugar crops and sugar products</w:t>
      </w:r>
      <w:ins w:id="12739" w:author="Jane Shaw" w:date="2015-10-29T11:46:00Z">
        <w:r w:rsidR="008D6966">
          <w:rPr>
            <w:rFonts w:asciiTheme="majorBidi" w:eastAsia="Times New Roman" w:hAnsiTheme="majorBidi" w:cstheme="majorBidi"/>
            <w:lang w:val="en-GB"/>
          </w:rPr>
          <w:t>.</w:t>
        </w:r>
      </w:ins>
      <w:del w:id="12740" w:author="Jane Shaw" w:date="2015-10-29T11:46:00Z">
        <w:r w:rsidRPr="00F31509" w:rsidDel="008D6966">
          <w:rPr>
            <w:rFonts w:asciiTheme="majorBidi" w:eastAsia="Times New Roman" w:hAnsiTheme="majorBidi" w:cstheme="majorBidi"/>
            <w:lang w:val="en-GB"/>
          </w:rPr>
          <w:delText>:</w:delText>
        </w:r>
      </w:del>
    </w:p>
    <w:p w14:paraId="55673A77" w14:textId="3A09FBC0" w:rsidR="004F65E4" w:rsidRPr="00F31509" w:rsidRDefault="004F65E4" w:rsidP="004F65E4">
      <w:pPr>
        <w:pStyle w:val="Didascalia"/>
        <w:keepNext/>
        <w:rPr>
          <w:rFonts w:asciiTheme="majorBidi" w:hAnsiTheme="majorBidi" w:cstheme="majorBidi"/>
          <w:b/>
          <w:lang w:val="en-GB"/>
        </w:rPr>
      </w:pPr>
      <w:bookmarkStart w:id="12741" w:name="_Ref427906889"/>
      <w:bookmarkStart w:id="12742" w:name="_Toc42842357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32</w:t>
      </w:r>
      <w:r w:rsidR="003D789C" w:rsidRPr="00F31509">
        <w:rPr>
          <w:rFonts w:asciiTheme="majorBidi" w:hAnsiTheme="majorBidi" w:cstheme="majorBidi"/>
          <w:lang w:val="en-GB"/>
        </w:rPr>
        <w:fldChar w:fldCharType="end"/>
      </w:r>
      <w:bookmarkEnd w:id="12741"/>
      <w:r w:rsidRPr="00F31509">
        <w:rPr>
          <w:rFonts w:asciiTheme="majorBidi" w:hAnsiTheme="majorBidi" w:cstheme="majorBidi"/>
          <w:lang w:val="en-GB"/>
        </w:rPr>
        <w:t>: Initial</w:t>
      </w:r>
      <w:ins w:id="12743" w:author="Jane Shaw" w:date="2015-10-29T12:36:00Z">
        <w:r w:rsidR="001E04B4">
          <w:rPr>
            <w:rFonts w:asciiTheme="majorBidi" w:hAnsiTheme="majorBidi" w:cstheme="majorBidi"/>
            <w:lang w:val="en-GB"/>
          </w:rPr>
          <w:t>, empty</w:t>
        </w:r>
      </w:ins>
      <w:r w:rsidRPr="00F31509">
        <w:rPr>
          <w:rFonts w:asciiTheme="majorBidi" w:hAnsiTheme="majorBidi" w:cstheme="majorBidi"/>
          <w:lang w:val="en-GB"/>
        </w:rPr>
        <w:t xml:space="preserve"> </w:t>
      </w:r>
      <w:ins w:id="12744" w:author="Jane Shaw" w:date="2015-10-29T11:46:00Z">
        <w:r w:rsidR="008D6966">
          <w:rPr>
            <w:rFonts w:asciiTheme="majorBidi" w:hAnsiTheme="majorBidi" w:cstheme="majorBidi"/>
            <w:lang w:val="en-GB"/>
          </w:rPr>
          <w:t xml:space="preserve">SUA </w:t>
        </w:r>
      </w:ins>
      <w:r w:rsidRPr="00F31509">
        <w:rPr>
          <w:rFonts w:asciiTheme="majorBidi" w:hAnsiTheme="majorBidi" w:cstheme="majorBidi"/>
          <w:lang w:val="en-GB"/>
        </w:rPr>
        <w:t xml:space="preserve">table for </w:t>
      </w:r>
      <w:del w:id="12745" w:author="Jane Shaw" w:date="2015-10-29T11:46:00Z">
        <w:r w:rsidRPr="00F31509" w:rsidDel="008D6966">
          <w:rPr>
            <w:rFonts w:asciiTheme="majorBidi" w:hAnsiTheme="majorBidi" w:cstheme="majorBidi"/>
            <w:lang w:val="en-GB"/>
          </w:rPr>
          <w:delText xml:space="preserve">the </w:delText>
        </w:r>
      </w:del>
      <w:r w:rsidRPr="00F31509">
        <w:rPr>
          <w:rFonts w:asciiTheme="majorBidi" w:hAnsiTheme="majorBidi" w:cstheme="majorBidi"/>
          <w:lang w:val="en-GB"/>
        </w:rPr>
        <w:t xml:space="preserve">sugar </w:t>
      </w:r>
      <w:del w:id="12746" w:author="Jane Shaw" w:date="2015-10-29T11:46:00Z">
        <w:r w:rsidRPr="00F31509" w:rsidDel="008D6966">
          <w:rPr>
            <w:rFonts w:asciiTheme="majorBidi" w:hAnsiTheme="majorBidi" w:cstheme="majorBidi"/>
            <w:lang w:val="en-GB"/>
          </w:rPr>
          <w:delText>FBS/SUA</w:delText>
        </w:r>
      </w:del>
      <w:bookmarkEnd w:id="12742"/>
    </w:p>
    <w:tbl>
      <w:tblPr>
        <w:tblStyle w:val="Tabellaclassica1"/>
        <w:tblW w:w="5261" w:type="pct"/>
        <w:tblLook w:val="04A0" w:firstRow="1" w:lastRow="0" w:firstColumn="1" w:lastColumn="0" w:noHBand="0" w:noVBand="1"/>
      </w:tblPr>
      <w:tblGrid>
        <w:gridCol w:w="1328"/>
        <w:gridCol w:w="954"/>
        <w:gridCol w:w="732"/>
        <w:gridCol w:w="732"/>
        <w:gridCol w:w="1022"/>
        <w:gridCol w:w="563"/>
        <w:gridCol w:w="1229"/>
        <w:gridCol w:w="545"/>
        <w:gridCol w:w="528"/>
        <w:gridCol w:w="697"/>
        <w:gridCol w:w="875"/>
        <w:gridCol w:w="519"/>
      </w:tblGrid>
      <w:tr w:rsidR="004F65E4" w:rsidRPr="00F31509" w14:paraId="25458AA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14:paraId="743AD1B3" w14:textId="77777777" w:rsidR="004F65E4" w:rsidRPr="008D6966" w:rsidRDefault="004F65E4" w:rsidP="004F65E4">
            <w:pPr>
              <w:pStyle w:val="Compact"/>
              <w:rPr>
                <w:rFonts w:asciiTheme="majorBidi" w:hAnsiTheme="majorBidi" w:cstheme="majorBidi"/>
                <w:b/>
                <w:i w:val="0"/>
                <w:sz w:val="16"/>
                <w:lang w:val="en-GB"/>
                <w:rPrChange w:id="12747"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48" w:author="Jane Shaw" w:date="2015-10-29T11:46:00Z">
                  <w:rPr>
                    <w:rFonts w:asciiTheme="majorBidi" w:hAnsiTheme="majorBidi" w:cstheme="majorBidi"/>
                    <w:sz w:val="16"/>
                    <w:lang w:val="en-GB"/>
                  </w:rPr>
                </w:rPrChange>
              </w:rPr>
              <w:t>Name</w:t>
            </w:r>
          </w:p>
        </w:tc>
        <w:tc>
          <w:tcPr>
            <w:tcW w:w="0" w:type="auto"/>
          </w:tcPr>
          <w:p w14:paraId="0F8BC481"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49"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50" w:author="Jane Shaw" w:date="2015-10-29T11:46:00Z">
                  <w:rPr>
                    <w:rFonts w:asciiTheme="majorBidi" w:hAnsiTheme="majorBidi" w:cstheme="majorBidi"/>
                    <w:sz w:val="16"/>
                    <w:lang w:val="en-GB"/>
                  </w:rPr>
                </w:rPrChange>
              </w:rPr>
              <w:t>Production</w:t>
            </w:r>
          </w:p>
        </w:tc>
        <w:tc>
          <w:tcPr>
            <w:tcW w:w="0" w:type="auto"/>
          </w:tcPr>
          <w:p w14:paraId="7FFE41BB"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51"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52" w:author="Jane Shaw" w:date="2015-10-29T11:46:00Z">
                  <w:rPr>
                    <w:rFonts w:asciiTheme="majorBidi" w:hAnsiTheme="majorBidi" w:cstheme="majorBidi"/>
                    <w:sz w:val="16"/>
                    <w:lang w:val="en-GB"/>
                  </w:rPr>
                </w:rPrChange>
              </w:rPr>
              <w:t>Imports</w:t>
            </w:r>
          </w:p>
        </w:tc>
        <w:tc>
          <w:tcPr>
            <w:tcW w:w="0" w:type="auto"/>
          </w:tcPr>
          <w:p w14:paraId="582C9DF7"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53"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54" w:author="Jane Shaw" w:date="2015-10-29T11:46:00Z">
                  <w:rPr>
                    <w:rFonts w:asciiTheme="majorBidi" w:hAnsiTheme="majorBidi" w:cstheme="majorBidi"/>
                    <w:sz w:val="16"/>
                    <w:lang w:val="en-GB"/>
                  </w:rPr>
                </w:rPrChange>
              </w:rPr>
              <w:t>Exports</w:t>
            </w:r>
          </w:p>
        </w:tc>
        <w:tc>
          <w:tcPr>
            <w:tcW w:w="0" w:type="auto"/>
          </w:tcPr>
          <w:p w14:paraId="42B4F076" w14:textId="39869A2D"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55"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56" w:author="Jane Shaw" w:date="2015-10-29T11:46:00Z">
                  <w:rPr>
                    <w:rFonts w:asciiTheme="majorBidi" w:hAnsiTheme="majorBidi" w:cstheme="majorBidi"/>
                    <w:sz w:val="16"/>
                    <w:lang w:val="en-GB"/>
                  </w:rPr>
                </w:rPrChange>
              </w:rPr>
              <w:t xml:space="preserve">Stock </w:t>
            </w:r>
            <w:r w:rsidR="008D6966" w:rsidRPr="008D6966">
              <w:rPr>
                <w:rFonts w:asciiTheme="majorBidi" w:hAnsiTheme="majorBidi" w:cstheme="majorBidi"/>
                <w:b/>
                <w:sz w:val="16"/>
                <w:lang w:val="en-GB"/>
              </w:rPr>
              <w:t>change</w:t>
            </w:r>
          </w:p>
        </w:tc>
        <w:tc>
          <w:tcPr>
            <w:tcW w:w="0" w:type="auto"/>
          </w:tcPr>
          <w:p w14:paraId="3279AFA4"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57"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58" w:author="Jane Shaw" w:date="2015-10-29T11:46:00Z">
                  <w:rPr>
                    <w:rFonts w:asciiTheme="majorBidi" w:hAnsiTheme="majorBidi" w:cstheme="majorBidi"/>
                    <w:sz w:val="16"/>
                    <w:lang w:val="en-GB"/>
                  </w:rPr>
                </w:rPrChange>
              </w:rPr>
              <w:t>Food</w:t>
            </w:r>
          </w:p>
        </w:tc>
        <w:tc>
          <w:tcPr>
            <w:tcW w:w="0" w:type="auto"/>
          </w:tcPr>
          <w:p w14:paraId="0153F914" w14:textId="12D88CBC"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59"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60" w:author="Jane Shaw" w:date="2015-10-29T11:46:00Z">
                  <w:rPr>
                    <w:rFonts w:asciiTheme="majorBidi" w:hAnsiTheme="majorBidi" w:cstheme="majorBidi"/>
                    <w:sz w:val="16"/>
                    <w:lang w:val="en-GB"/>
                  </w:rPr>
                </w:rPrChange>
              </w:rPr>
              <w:t xml:space="preserve">Food </w:t>
            </w:r>
            <w:r w:rsidR="008D6966" w:rsidRPr="008D6966">
              <w:rPr>
                <w:rFonts w:asciiTheme="majorBidi" w:hAnsiTheme="majorBidi" w:cstheme="majorBidi"/>
                <w:b/>
                <w:sz w:val="16"/>
                <w:lang w:val="en-GB"/>
              </w:rPr>
              <w:t>processing</w:t>
            </w:r>
          </w:p>
        </w:tc>
        <w:tc>
          <w:tcPr>
            <w:tcW w:w="0" w:type="auto"/>
          </w:tcPr>
          <w:p w14:paraId="0D872738"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61"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62" w:author="Jane Shaw" w:date="2015-10-29T11:46:00Z">
                  <w:rPr>
                    <w:rFonts w:asciiTheme="majorBidi" w:hAnsiTheme="majorBidi" w:cstheme="majorBidi"/>
                    <w:sz w:val="16"/>
                    <w:lang w:val="en-GB"/>
                  </w:rPr>
                </w:rPrChange>
              </w:rPr>
              <w:t>Feed</w:t>
            </w:r>
          </w:p>
        </w:tc>
        <w:tc>
          <w:tcPr>
            <w:tcW w:w="0" w:type="auto"/>
          </w:tcPr>
          <w:p w14:paraId="14F8569B"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63"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64" w:author="Jane Shaw" w:date="2015-10-29T11:46:00Z">
                  <w:rPr>
                    <w:rFonts w:asciiTheme="majorBidi" w:hAnsiTheme="majorBidi" w:cstheme="majorBidi"/>
                    <w:sz w:val="16"/>
                    <w:lang w:val="en-GB"/>
                  </w:rPr>
                </w:rPrChange>
              </w:rPr>
              <w:t>Seed</w:t>
            </w:r>
          </w:p>
        </w:tc>
        <w:tc>
          <w:tcPr>
            <w:tcW w:w="0" w:type="auto"/>
          </w:tcPr>
          <w:p w14:paraId="161F2D53"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65"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66" w:author="Jane Shaw" w:date="2015-10-29T11:46:00Z">
                  <w:rPr>
                    <w:rFonts w:asciiTheme="majorBidi" w:hAnsiTheme="majorBidi" w:cstheme="majorBidi"/>
                    <w:sz w:val="16"/>
                    <w:lang w:val="en-GB"/>
                  </w:rPr>
                </w:rPrChange>
              </w:rPr>
              <w:t>Tourist</w:t>
            </w:r>
          </w:p>
        </w:tc>
        <w:tc>
          <w:tcPr>
            <w:tcW w:w="0" w:type="auto"/>
          </w:tcPr>
          <w:p w14:paraId="451A7D0A"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67"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68" w:author="Jane Shaw" w:date="2015-10-29T11:46:00Z">
                  <w:rPr>
                    <w:rFonts w:asciiTheme="majorBidi" w:hAnsiTheme="majorBidi" w:cstheme="majorBidi"/>
                    <w:sz w:val="16"/>
                    <w:lang w:val="en-GB"/>
                  </w:rPr>
                </w:rPrChange>
              </w:rPr>
              <w:t>Industrial</w:t>
            </w:r>
          </w:p>
        </w:tc>
        <w:tc>
          <w:tcPr>
            <w:tcW w:w="0" w:type="auto"/>
          </w:tcPr>
          <w:p w14:paraId="243BCD73" w14:textId="77777777" w:rsidR="004F65E4" w:rsidRPr="008D6966"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2769" w:author="Jane Shaw" w:date="2015-10-29T11:46:00Z">
                  <w:rPr>
                    <w:rFonts w:asciiTheme="majorBidi" w:hAnsiTheme="majorBidi" w:cstheme="majorBidi"/>
                    <w:i w:val="0"/>
                    <w:iCs w:val="0"/>
                    <w:sz w:val="16"/>
                    <w:lang w:val="en-GB"/>
                  </w:rPr>
                </w:rPrChange>
              </w:rPr>
            </w:pPr>
            <w:r w:rsidRPr="008D6966">
              <w:rPr>
                <w:rFonts w:asciiTheme="majorBidi" w:hAnsiTheme="majorBidi" w:cstheme="majorBidi"/>
                <w:b/>
                <w:sz w:val="16"/>
                <w:lang w:val="en-GB"/>
                <w:rPrChange w:id="12770" w:author="Jane Shaw" w:date="2015-10-29T11:46:00Z">
                  <w:rPr>
                    <w:rFonts w:asciiTheme="majorBidi" w:hAnsiTheme="majorBidi" w:cstheme="majorBidi"/>
                    <w:sz w:val="16"/>
                    <w:lang w:val="en-GB"/>
                  </w:rPr>
                </w:rPrChange>
              </w:rPr>
              <w:t>Loss</w:t>
            </w:r>
          </w:p>
        </w:tc>
      </w:tr>
      <w:tr w:rsidR="004F65E4" w:rsidRPr="00F31509" w14:paraId="5BECEA0F"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77E4BBEC" w14:textId="227F181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14:paraId="1D0A40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61D9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F2B92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B52B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488D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68D5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132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8B72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BF16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BE08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B9D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F4327B0"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2ADC3717" w14:textId="5F262188"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14:paraId="5D3A27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0D11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1CF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597A0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AA86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024B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21DAF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D964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02EC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2BB7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2A3B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E0EB6F3"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4E567D34" w14:textId="7393CE8B"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14:paraId="670E0DE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3750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1237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E738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7570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5A850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ADAF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39C6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804A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C381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4A223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C67D181"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58D5981"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1AAF59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072B0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098E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BABB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C1C4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9DAB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C5CD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718E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7632A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8207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6414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CA1A11B"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55DD07B2"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1B7D1C9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BEC0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E7BF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BCB9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1702A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C93A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4984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6FCE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51C8D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9286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3AA38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61F73A6"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4FAE61D3"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6FEBAD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6802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166C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4020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3B24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F3E9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44BF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7784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30C6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4D99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04683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FA4ADCD" w14:textId="77777777"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Production</w:t>
      </w:r>
    </w:p>
    <w:p w14:paraId="5BAC6D1C" w14:textId="45BC99FD"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w:t>
      </w:r>
      <w:del w:id="12771" w:author="Jane Shaw" w:date="2015-10-29T11:47:00Z">
        <w:r w:rsidRPr="00F31509" w:rsidDel="008D6966">
          <w:rPr>
            <w:rFonts w:asciiTheme="majorBidi" w:eastAsia="Times New Roman" w:hAnsiTheme="majorBidi" w:cstheme="majorBidi"/>
            <w:lang w:val="en-GB"/>
          </w:rPr>
          <w:delText xml:space="preserve">we first fill in </w:delText>
        </w:r>
      </w:del>
      <w:r w:rsidRPr="00F31509">
        <w:rPr>
          <w:rFonts w:asciiTheme="majorBidi" w:eastAsia="Times New Roman" w:hAnsiTheme="majorBidi" w:cstheme="majorBidi"/>
          <w:lang w:val="en-GB"/>
        </w:rPr>
        <w:t xml:space="preserve">the table </w:t>
      </w:r>
      <w:ins w:id="12772" w:author="Jane Shaw" w:date="2015-10-29T11:47:00Z">
        <w:r w:rsidR="008D6966">
          <w:rPr>
            <w:rFonts w:asciiTheme="majorBidi" w:eastAsia="Times New Roman" w:hAnsiTheme="majorBidi" w:cstheme="majorBidi"/>
            <w:lang w:val="en-GB"/>
          </w:rPr>
          <w:t xml:space="preserve">is first filled in </w:t>
        </w:r>
      </w:ins>
      <w:r w:rsidRPr="00F31509">
        <w:rPr>
          <w:rFonts w:asciiTheme="majorBidi" w:eastAsia="Times New Roman" w:hAnsiTheme="majorBidi" w:cstheme="majorBidi"/>
          <w:lang w:val="en-GB"/>
        </w:rPr>
        <w:t>with available official figures (</w:t>
      </w:r>
      <w:r w:rsidR="00E24798">
        <w:fldChar w:fldCharType="begin"/>
      </w:r>
      <w:r w:rsidR="00E24798">
        <w:instrText xml:space="preserve"> REF _Ref428258185 \h  \* MERGEFORMAT </w:instrText>
      </w:r>
      <w:r w:rsidR="00E24798">
        <w:fldChar w:fldCharType="separate"/>
      </w:r>
      <w:ins w:id="12773" w:author="Jane Shaw" w:date="2015-11-01T20:53:00Z">
        <w:r w:rsidR="00311179" w:rsidRPr="00311179">
          <w:rPr>
            <w:rFonts w:asciiTheme="majorBidi" w:eastAsia="Times New Roman" w:hAnsiTheme="majorBidi" w:cstheme="majorBidi"/>
            <w:lang w:val="en-GB"/>
            <w:rPrChange w:id="1277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775" w:author="Jane Shaw" w:date="2015-11-01T20:53:00Z">
              <w:rPr>
                <w:rFonts w:asciiTheme="majorBidi" w:hAnsiTheme="majorBidi" w:cstheme="majorBidi"/>
                <w:noProof/>
                <w:lang w:val="en-GB"/>
              </w:rPr>
            </w:rPrChange>
          </w:rPr>
          <w:t>33</w:t>
        </w:r>
      </w:ins>
      <w:del w:id="1277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33</w:delText>
        </w:r>
      </w:del>
      <w:r w:rsidR="00E24798">
        <w:fldChar w:fldCharType="end"/>
      </w:r>
      <w:r w:rsidRPr="00F31509">
        <w:rPr>
          <w:rFonts w:asciiTheme="majorBidi" w:eastAsia="Times New Roman" w:hAnsiTheme="majorBidi" w:cstheme="majorBidi"/>
          <w:lang w:val="en-GB"/>
        </w:rPr>
        <w:t xml:space="preserve">). In </w:t>
      </w:r>
      <w:del w:id="12777" w:author="Jane Shaw" w:date="2015-10-29T11:47:00Z">
        <w:r w:rsidRPr="00F31509" w:rsidDel="008D6966">
          <w:rPr>
            <w:rFonts w:asciiTheme="majorBidi" w:eastAsia="Times New Roman" w:hAnsiTheme="majorBidi" w:cstheme="majorBidi"/>
            <w:lang w:val="en-GB"/>
          </w:rPr>
          <w:delText>this case</w:delText>
        </w:r>
      </w:del>
      <w:ins w:id="12778" w:author="Jane Shaw" w:date="2015-10-29T11:47:00Z">
        <w:r w:rsidR="008D6966">
          <w:rPr>
            <w:rFonts w:asciiTheme="majorBidi" w:eastAsia="Times New Roman" w:hAnsiTheme="majorBidi" w:cstheme="majorBidi"/>
            <w:lang w:val="en-GB"/>
          </w:rPr>
          <w:t>the example given in this section</w:t>
        </w:r>
      </w:ins>
      <w:r w:rsidRPr="00F31509">
        <w:rPr>
          <w:rFonts w:asciiTheme="majorBidi" w:eastAsia="Times New Roman" w:hAnsiTheme="majorBidi" w:cstheme="majorBidi"/>
          <w:lang w:val="en-GB"/>
        </w:rPr>
        <w:t xml:space="preserve">, </w:t>
      </w:r>
      <w:ins w:id="12779" w:author="Jane Shaw" w:date="2015-10-29T11:47:00Z">
        <w:r w:rsidR="008D6966">
          <w:rPr>
            <w:rFonts w:asciiTheme="majorBidi" w:eastAsia="Times New Roman" w:hAnsiTheme="majorBidi" w:cstheme="majorBidi"/>
            <w:lang w:val="en-GB"/>
          </w:rPr>
          <w:t xml:space="preserve">it is </w:t>
        </w:r>
      </w:ins>
      <w:del w:id="12780" w:author="Jane Shaw" w:date="2015-10-29T11:47:00Z">
        <w:r w:rsidRPr="00F31509" w:rsidDel="008D6966">
          <w:rPr>
            <w:rFonts w:asciiTheme="majorBidi" w:eastAsia="Times New Roman" w:hAnsiTheme="majorBidi" w:cstheme="majorBidi"/>
            <w:lang w:val="en-GB"/>
          </w:rPr>
          <w:delText xml:space="preserve">we </w:delText>
        </w:r>
      </w:del>
      <w:r w:rsidRPr="00F31509">
        <w:rPr>
          <w:rFonts w:asciiTheme="majorBidi" w:eastAsia="Times New Roman" w:hAnsiTheme="majorBidi" w:cstheme="majorBidi"/>
          <w:lang w:val="en-GB"/>
        </w:rPr>
        <w:t>assume</w:t>
      </w:r>
      <w:ins w:id="12781" w:author="Jane Shaw" w:date="2015-10-29T11:47:00Z">
        <w:r w:rsidR="008D6966">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that </w:t>
      </w:r>
      <w:del w:id="12782" w:author="Jane Shaw" w:date="2015-10-29T11:48:00Z">
        <w:r w:rsidRPr="00F31509" w:rsidDel="008D6966">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production quantit</w:t>
      </w:r>
      <w:ins w:id="12783" w:author="Jane Shaw" w:date="2015-10-29T11:48:00Z">
        <w:r w:rsidR="008D6966">
          <w:rPr>
            <w:rFonts w:asciiTheme="majorBidi" w:eastAsia="Times New Roman" w:hAnsiTheme="majorBidi" w:cstheme="majorBidi"/>
            <w:lang w:val="en-GB"/>
          </w:rPr>
          <w:t>ies</w:t>
        </w:r>
      </w:ins>
      <w:del w:id="12784" w:author="Jane Shaw" w:date="2015-10-29T11:48:00Z">
        <w:r w:rsidRPr="00F31509" w:rsidDel="008D6966">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w:t>
      </w:r>
      <w:del w:id="12785" w:author="Jane Shaw" w:date="2015-10-29T11:48:00Z">
        <w:r w:rsidRPr="00F31509" w:rsidDel="008D6966">
          <w:rPr>
            <w:rFonts w:asciiTheme="majorBidi" w:eastAsia="Times New Roman" w:hAnsiTheme="majorBidi" w:cstheme="majorBidi"/>
            <w:lang w:val="en-GB"/>
          </w:rPr>
          <w:delText xml:space="preserve">is </w:delText>
        </w:r>
      </w:del>
      <w:ins w:id="12786" w:author="Jane Shaw" w:date="2015-10-29T11:48:00Z">
        <w:r w:rsidR="008D6966">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known for all primary products (</w:t>
      </w:r>
      <w:del w:id="12787" w:author="Jane Shaw" w:date="2015-10-29T11:48:00Z">
        <w:r w:rsidRPr="00F31509" w:rsidDel="008D6966">
          <w:rPr>
            <w:rFonts w:asciiTheme="majorBidi" w:eastAsia="Times New Roman" w:hAnsiTheme="majorBidi" w:cstheme="majorBidi"/>
            <w:lang w:val="en-GB"/>
          </w:rPr>
          <w:delText xml:space="preserve">crops </w:delText>
        </w:r>
      </w:del>
      <w:ins w:id="12788" w:author="Jane Shaw" w:date="2015-10-29T11:48:00Z">
        <w:r w:rsidR="008D6966">
          <w:rPr>
            <w:rFonts w:asciiTheme="majorBidi" w:eastAsia="Times New Roman" w:hAnsiTheme="majorBidi" w:cstheme="majorBidi"/>
            <w:lang w:val="en-GB"/>
          </w:rPr>
          <w:t xml:space="preserve">beet </w:t>
        </w:r>
      </w:ins>
      <w:r w:rsidRPr="00F31509">
        <w:rPr>
          <w:rFonts w:asciiTheme="majorBidi" w:eastAsia="Times New Roman" w:hAnsiTheme="majorBidi" w:cstheme="majorBidi"/>
          <w:lang w:val="en-GB"/>
        </w:rPr>
        <w:t xml:space="preserve">and cane) </w:t>
      </w:r>
      <w:del w:id="12789" w:author="Jane Shaw" w:date="2015-10-29T11:48:00Z">
        <w:r w:rsidRPr="00F31509" w:rsidDel="008D6966">
          <w:rPr>
            <w:rFonts w:asciiTheme="majorBidi" w:eastAsia="Times New Roman" w:hAnsiTheme="majorBidi" w:cstheme="majorBidi"/>
            <w:lang w:val="en-GB"/>
          </w:rPr>
          <w:delText xml:space="preserve">and thus </w:delText>
        </w:r>
      </w:del>
      <w:ins w:id="12790" w:author="Jane Shaw" w:date="2015-10-29T11:48:00Z">
        <w:r w:rsidR="008D6966">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no imputation is needed. If </w:t>
      </w:r>
      <w:del w:id="12791" w:author="Jane Shaw" w:date="2015-10-29T11:48:00Z">
        <w:r w:rsidRPr="00F31509" w:rsidDel="008D6966">
          <w:rPr>
            <w:rFonts w:asciiTheme="majorBidi" w:eastAsia="Times New Roman" w:hAnsiTheme="majorBidi" w:cstheme="majorBidi"/>
            <w:lang w:val="en-GB"/>
          </w:rPr>
          <w:delText xml:space="preserve">we </w:delText>
        </w:r>
      </w:del>
      <w:ins w:id="12792" w:author="Jane Shaw" w:date="2015-10-29T11:48:00Z">
        <w:r w:rsidR="008D6966">
          <w:rPr>
            <w:rFonts w:asciiTheme="majorBidi" w:eastAsia="Times New Roman" w:hAnsiTheme="majorBidi" w:cstheme="majorBidi"/>
            <w:lang w:val="en-GB"/>
          </w:rPr>
          <w:t xml:space="preserve">there </w:t>
        </w:r>
      </w:ins>
      <w:r w:rsidRPr="00F31509">
        <w:rPr>
          <w:rFonts w:asciiTheme="majorBidi" w:eastAsia="Times New Roman" w:hAnsiTheme="majorBidi" w:cstheme="majorBidi"/>
          <w:lang w:val="en-GB"/>
        </w:rPr>
        <w:t xml:space="preserve">were </w:t>
      </w:r>
      <w:del w:id="12793" w:author="Jane Shaw" w:date="2015-10-29T11:48:00Z">
        <w:r w:rsidRPr="00F31509" w:rsidDel="008D6966">
          <w:rPr>
            <w:rFonts w:asciiTheme="majorBidi" w:eastAsia="Times New Roman" w:hAnsiTheme="majorBidi" w:cstheme="majorBidi"/>
            <w:lang w:val="en-GB"/>
          </w:rPr>
          <w:delText xml:space="preserve">to have </w:delText>
        </w:r>
      </w:del>
      <w:r w:rsidRPr="00F31509">
        <w:rPr>
          <w:rFonts w:asciiTheme="majorBidi" w:eastAsia="Times New Roman" w:hAnsiTheme="majorBidi" w:cstheme="majorBidi"/>
          <w:lang w:val="en-GB"/>
        </w:rPr>
        <w:t xml:space="preserve">missing quantities, </w:t>
      </w:r>
      <w:del w:id="12794" w:author="Jane Shaw" w:date="2015-10-29T11:48:00Z">
        <w:r w:rsidRPr="00F31509" w:rsidDel="008D6966">
          <w:rPr>
            <w:rFonts w:asciiTheme="majorBidi" w:eastAsia="Times New Roman" w:hAnsiTheme="majorBidi" w:cstheme="majorBidi"/>
            <w:lang w:val="en-GB"/>
          </w:rPr>
          <w:delText xml:space="preserve">we </w:delText>
        </w:r>
      </w:del>
      <w:ins w:id="12795" w:author="Jane Shaw" w:date="2015-10-29T11:48:00Z">
        <w:r w:rsidR="008D6966">
          <w:rPr>
            <w:rFonts w:asciiTheme="majorBidi" w:eastAsia="Times New Roman" w:hAnsiTheme="majorBidi" w:cstheme="majorBidi"/>
            <w:lang w:val="en-GB"/>
          </w:rPr>
          <w:t xml:space="preserve">data </w:t>
        </w:r>
      </w:ins>
      <w:r w:rsidRPr="00F31509">
        <w:rPr>
          <w:rFonts w:asciiTheme="majorBidi" w:eastAsia="Times New Roman" w:hAnsiTheme="majorBidi" w:cstheme="majorBidi"/>
          <w:lang w:val="en-GB"/>
        </w:rPr>
        <w:t xml:space="preserve">would </w:t>
      </w:r>
      <w:ins w:id="12796" w:author="Jane Shaw" w:date="2015-10-29T11:48:00Z">
        <w:r w:rsidR="008D6966">
          <w:rPr>
            <w:rFonts w:asciiTheme="majorBidi" w:eastAsia="Times New Roman" w:hAnsiTheme="majorBidi" w:cstheme="majorBidi"/>
            <w:lang w:val="en-GB"/>
          </w:rPr>
          <w:t xml:space="preserve">be </w:t>
        </w:r>
      </w:ins>
      <w:r w:rsidRPr="00F31509">
        <w:rPr>
          <w:rFonts w:asciiTheme="majorBidi" w:eastAsia="Times New Roman" w:hAnsiTheme="majorBidi" w:cstheme="majorBidi"/>
          <w:lang w:val="en-GB"/>
        </w:rPr>
        <w:t>impute</w:t>
      </w:r>
      <w:ins w:id="12797" w:author="Jane Shaw" w:date="2015-10-29T11:48:00Z">
        <w:r w:rsidR="008D6966">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w:t>
      </w:r>
      <w:del w:id="12798" w:author="Jane Shaw" w:date="2015-10-29T11:48:00Z">
        <w:r w:rsidRPr="00F31509" w:rsidDel="008D6966">
          <w:rPr>
            <w:rFonts w:asciiTheme="majorBidi" w:eastAsia="Times New Roman" w:hAnsiTheme="majorBidi" w:cstheme="majorBidi"/>
            <w:lang w:val="en-GB"/>
          </w:rPr>
          <w:delText xml:space="preserve">data </w:delText>
        </w:r>
      </w:del>
      <w:r w:rsidRPr="00F31509">
        <w:rPr>
          <w:rFonts w:asciiTheme="majorBidi" w:eastAsia="Times New Roman" w:hAnsiTheme="majorBidi" w:cstheme="majorBidi"/>
          <w:lang w:val="en-GB"/>
        </w:rPr>
        <w:t xml:space="preserve">as described in </w:t>
      </w:r>
      <w:del w:id="12799" w:author="Jane Shaw" w:date="2015-11-07T20:11:00Z">
        <w:r w:rsidR="008D6966" w:rsidRPr="00F31509" w:rsidDel="00643AA0">
          <w:rPr>
            <w:rFonts w:asciiTheme="majorBidi" w:eastAsia="Times New Roman" w:hAnsiTheme="majorBidi" w:cstheme="majorBidi"/>
            <w:lang w:val="en-GB"/>
          </w:rPr>
          <w:delText xml:space="preserve">chapter </w:delText>
        </w:r>
      </w:del>
      <w:ins w:id="12800" w:author="Jane Shaw" w:date="2015-11-07T20:11:00Z">
        <w:r w:rsidR="00643AA0">
          <w:rPr>
            <w:rFonts w:asciiTheme="majorBidi" w:eastAsia="Times New Roman" w:hAnsiTheme="majorBidi" w:cstheme="majorBidi"/>
            <w:lang w:val="en-GB"/>
          </w:rPr>
          <w:t xml:space="preserve">section </w:t>
        </w:r>
      </w:ins>
      <w:ins w:id="12801" w:author="Jane Shaw" w:date="2015-10-29T11:48:00Z">
        <w:r w:rsidR="008D6966">
          <w:rPr>
            <w:rFonts w:asciiTheme="majorBidi" w:eastAsia="Times New Roman" w:hAnsiTheme="majorBidi" w:cstheme="majorBidi"/>
            <w:lang w:val="en-GB"/>
          </w:rPr>
          <w:t>3</w:t>
        </w:r>
      </w:ins>
      <w:ins w:id="12802" w:author="Jane Shaw" w:date="2015-11-07T20:11:00Z">
        <w:r w:rsidR="00643AA0">
          <w:rPr>
            <w:rFonts w:asciiTheme="majorBidi" w:eastAsia="Times New Roman" w:hAnsiTheme="majorBidi" w:cstheme="majorBidi"/>
            <w:lang w:val="en-GB"/>
          </w:rPr>
          <w:t>.1</w:t>
        </w:r>
      </w:ins>
      <w:del w:id="12803" w:author="Jane Shaw" w:date="2015-10-29T11:48:00Z">
        <w:r w:rsidRPr="00F31509" w:rsidDel="008D6966">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and as shown in the wheat example. Applying appropriate extraction rates for </w:t>
      </w:r>
      <w:del w:id="12804" w:author="Jane Shaw" w:date="2015-11-07T20:11:00Z">
        <w:r w:rsidRPr="00F31509" w:rsidDel="00643AA0">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sugar crops </w:t>
      </w:r>
      <w:del w:id="12805" w:author="Jane Shaw" w:date="2015-11-07T20:11:00Z">
        <w:r w:rsidRPr="00F31509" w:rsidDel="00643AA0">
          <w:rPr>
            <w:rFonts w:asciiTheme="majorBidi" w:eastAsia="Times New Roman" w:hAnsiTheme="majorBidi" w:cstheme="majorBidi"/>
            <w:lang w:val="en-GB"/>
          </w:rPr>
          <w:delText xml:space="preserve">will </w:delText>
        </w:r>
      </w:del>
      <w:r w:rsidRPr="00F31509">
        <w:rPr>
          <w:rFonts w:asciiTheme="majorBidi" w:eastAsia="Times New Roman" w:hAnsiTheme="majorBidi" w:cstheme="majorBidi"/>
          <w:lang w:val="en-GB"/>
        </w:rPr>
        <w:t>allow</w:t>
      </w:r>
      <w:ins w:id="12806" w:author="Jane Shaw" w:date="2015-10-29T11:49:00Z">
        <w:r w:rsidR="008D6966">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2807" w:author="Jane Shaw" w:date="2015-10-29T11:49:00Z">
        <w:r w:rsidRPr="00F31509" w:rsidDel="008D6966">
          <w:rPr>
            <w:rFonts w:asciiTheme="majorBidi" w:eastAsia="Times New Roman" w:hAnsiTheme="majorBidi" w:cstheme="majorBidi"/>
            <w:lang w:val="en-GB"/>
          </w:rPr>
          <w:delText xml:space="preserve">us to </w:delText>
        </w:r>
      </w:del>
      <w:r w:rsidRPr="00F31509">
        <w:rPr>
          <w:rFonts w:asciiTheme="majorBidi" w:eastAsia="Times New Roman" w:hAnsiTheme="majorBidi" w:cstheme="majorBidi"/>
          <w:lang w:val="en-GB"/>
        </w:rPr>
        <w:t>estimat</w:t>
      </w:r>
      <w:ins w:id="12808" w:author="Jane Shaw" w:date="2015-10-29T11:49:00Z">
        <w:r w:rsidR="008D6966">
          <w:rPr>
            <w:rFonts w:asciiTheme="majorBidi" w:eastAsia="Times New Roman" w:hAnsiTheme="majorBidi" w:cstheme="majorBidi"/>
            <w:lang w:val="en-GB"/>
          </w:rPr>
          <w:t>ion of</w:t>
        </w:r>
      </w:ins>
      <w:del w:id="12809" w:author="Jane Shaw" w:date="2015-10-29T11:49:00Z">
        <w:r w:rsidRPr="00F31509" w:rsidDel="008D6966">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sugar production in raw sugar equivalents.</w:t>
      </w:r>
    </w:p>
    <w:p w14:paraId="00E2AAA2" w14:textId="38F558F2" w:rsidR="004F65E4" w:rsidRPr="00F31509" w:rsidRDefault="004F65E4" w:rsidP="004F65E4">
      <w:pPr>
        <w:pStyle w:val="Didascalia"/>
        <w:keepNext/>
        <w:rPr>
          <w:rFonts w:asciiTheme="majorBidi" w:hAnsiTheme="majorBidi" w:cstheme="majorBidi"/>
          <w:b/>
          <w:lang w:val="en-GB"/>
        </w:rPr>
      </w:pPr>
      <w:bookmarkStart w:id="12810" w:name="_Ref428258185"/>
      <w:bookmarkStart w:id="12811" w:name="_Toc42842357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33</w:t>
      </w:r>
      <w:r w:rsidR="003D789C" w:rsidRPr="00F31509">
        <w:rPr>
          <w:rFonts w:asciiTheme="majorBidi" w:hAnsiTheme="majorBidi" w:cstheme="majorBidi"/>
          <w:lang w:val="en-GB"/>
        </w:rPr>
        <w:fldChar w:fldCharType="end"/>
      </w:r>
      <w:bookmarkEnd w:id="12810"/>
      <w:r w:rsidRPr="00F31509">
        <w:rPr>
          <w:rFonts w:asciiTheme="majorBidi" w:hAnsiTheme="majorBidi" w:cstheme="majorBidi"/>
          <w:lang w:val="en-GB"/>
        </w:rPr>
        <w:t xml:space="preserve">: </w:t>
      </w:r>
      <w:del w:id="12812" w:author="Jane Shaw" w:date="2015-10-29T12:38:00Z">
        <w:r w:rsidR="005630C6" w:rsidRPr="00F31509" w:rsidDel="001E04B4">
          <w:rPr>
            <w:rFonts w:asciiTheme="majorBidi" w:hAnsiTheme="majorBidi" w:cstheme="majorBidi"/>
            <w:lang w:val="en-GB"/>
          </w:rPr>
          <w:delText>SUA table</w:delText>
        </w:r>
        <w:r w:rsidRPr="00F31509" w:rsidDel="001E04B4">
          <w:rPr>
            <w:rFonts w:asciiTheme="majorBidi" w:hAnsiTheme="majorBidi" w:cstheme="majorBidi"/>
            <w:lang w:val="en-GB"/>
          </w:rPr>
          <w:delText xml:space="preserve"> with </w:delText>
        </w:r>
      </w:del>
      <w:ins w:id="12813" w:author="Jane Shaw" w:date="2015-10-29T12:38:00Z">
        <w:r w:rsidR="001E04B4">
          <w:rPr>
            <w:rFonts w:asciiTheme="majorBidi" w:hAnsiTheme="majorBidi" w:cstheme="majorBidi"/>
            <w:lang w:val="en-GB"/>
          </w:rPr>
          <w:t xml:space="preserve">Adding </w:t>
        </w:r>
      </w:ins>
      <w:r w:rsidRPr="00F31509">
        <w:rPr>
          <w:rFonts w:asciiTheme="majorBidi" w:hAnsiTheme="majorBidi" w:cstheme="majorBidi"/>
          <w:lang w:val="en-GB"/>
        </w:rPr>
        <w:t xml:space="preserve">production estimates </w:t>
      </w:r>
      <w:del w:id="12814" w:author="Jane Shaw" w:date="2015-10-29T11:50:00Z">
        <w:r w:rsidRPr="00F31509" w:rsidDel="008D6966">
          <w:rPr>
            <w:rFonts w:asciiTheme="majorBidi" w:hAnsiTheme="majorBidi" w:cstheme="majorBidi"/>
            <w:lang w:val="en-GB"/>
          </w:rPr>
          <w:delText xml:space="preserve">for </w:delText>
        </w:r>
      </w:del>
      <w:ins w:id="12815" w:author="Jane Shaw" w:date="2015-10-29T11:50:00Z">
        <w:r w:rsidR="008D6966">
          <w:rPr>
            <w:rFonts w:asciiTheme="majorBidi" w:hAnsiTheme="majorBidi" w:cstheme="majorBidi"/>
            <w:lang w:val="en-GB"/>
          </w:rPr>
          <w:t xml:space="preserve">of </w:t>
        </w:r>
      </w:ins>
      <w:r w:rsidRPr="00F31509">
        <w:rPr>
          <w:rFonts w:asciiTheme="majorBidi" w:hAnsiTheme="majorBidi" w:cstheme="majorBidi"/>
          <w:lang w:val="en-GB"/>
        </w:rPr>
        <w:t xml:space="preserve">primary </w:t>
      </w:r>
      <w:del w:id="12816" w:author="Jane Shaw" w:date="2015-10-29T12:38:00Z">
        <w:r w:rsidRPr="00F31509" w:rsidDel="001E04B4">
          <w:rPr>
            <w:rFonts w:asciiTheme="majorBidi" w:hAnsiTheme="majorBidi" w:cstheme="majorBidi"/>
            <w:lang w:val="en-GB"/>
          </w:rPr>
          <w:delText xml:space="preserve">sugar </w:delText>
        </w:r>
      </w:del>
      <w:r w:rsidRPr="00F31509">
        <w:rPr>
          <w:rFonts w:asciiTheme="majorBidi" w:hAnsiTheme="majorBidi" w:cstheme="majorBidi"/>
          <w:lang w:val="en-GB"/>
        </w:rPr>
        <w:t>crops</w:t>
      </w:r>
      <w:bookmarkEnd w:id="12811"/>
      <w:r w:rsidRPr="00F31509">
        <w:rPr>
          <w:rFonts w:asciiTheme="majorBidi" w:hAnsiTheme="majorBidi" w:cstheme="majorBidi"/>
          <w:lang w:val="en-GB"/>
        </w:rPr>
        <w:t xml:space="preserve"> </w:t>
      </w:r>
      <w:ins w:id="12817" w:author="Jane Shaw" w:date="2015-10-29T12:38:00Z">
        <w:r w:rsidR="001E04B4">
          <w:rPr>
            <w:rFonts w:asciiTheme="majorBidi" w:hAnsiTheme="majorBidi" w:cstheme="majorBidi"/>
            <w:lang w:val="en-GB"/>
          </w:rPr>
          <w:t>to the SUA table for sugar</w:t>
        </w:r>
      </w:ins>
    </w:p>
    <w:tbl>
      <w:tblPr>
        <w:tblStyle w:val="Tabellaclassica1"/>
        <w:tblW w:w="5261" w:type="pct"/>
        <w:tblLook w:val="04A0" w:firstRow="1" w:lastRow="0" w:firstColumn="1" w:lastColumn="0" w:noHBand="0" w:noVBand="1"/>
      </w:tblPr>
      <w:tblGrid>
        <w:gridCol w:w="1322"/>
        <w:gridCol w:w="1007"/>
        <w:gridCol w:w="714"/>
        <w:gridCol w:w="714"/>
        <w:gridCol w:w="1058"/>
        <w:gridCol w:w="554"/>
        <w:gridCol w:w="1263"/>
        <w:gridCol w:w="536"/>
        <w:gridCol w:w="519"/>
        <w:gridCol w:w="679"/>
        <w:gridCol w:w="848"/>
        <w:gridCol w:w="510"/>
      </w:tblGrid>
      <w:tr w:rsidR="004F65E4" w:rsidRPr="00F31509" w14:paraId="0E99AA5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14:paraId="12B8CC11" w14:textId="77777777"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679590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859575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679900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09674E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7102D3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2A2982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2B2EFF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5ACEFF6"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67E754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C67000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4678427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6574529E"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3827A0EB" w14:textId="57935C2A"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14:paraId="635539C0" w14:textId="615C21D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w:t>
            </w:r>
            <w:del w:id="12818" w:author="Jane Shaw" w:date="2015-10-29T11:55:00Z">
              <w:r w:rsidRPr="00F31509" w:rsidDel="008D6966">
                <w:rPr>
                  <w:rFonts w:asciiTheme="majorBidi" w:hAnsiTheme="majorBidi" w:cstheme="majorBidi"/>
                  <w:b/>
                  <w:sz w:val="16"/>
                  <w:lang w:val="en-GB"/>
                </w:rPr>
                <w:delText>,</w:delText>
              </w:r>
            </w:del>
            <w:ins w:id="12819" w:author="Jane Shaw" w:date="2015-10-29T11:55: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210</w:t>
            </w:r>
            <w:del w:id="12820" w:author="Jane Shaw" w:date="2015-10-29T11:55:00Z">
              <w:r w:rsidRPr="00F31509" w:rsidDel="008D6966">
                <w:rPr>
                  <w:rFonts w:asciiTheme="majorBidi" w:hAnsiTheme="majorBidi" w:cstheme="majorBidi"/>
                  <w:b/>
                  <w:sz w:val="16"/>
                  <w:lang w:val="en-GB"/>
                </w:rPr>
                <w:delText>,</w:delText>
              </w:r>
            </w:del>
            <w:ins w:id="12821" w:author="Jane Shaw" w:date="2015-10-29T11:55: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579567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B235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C718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0E1D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9BF7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6C48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17E21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89C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A83A0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C812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937FE06"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3A926E63" w14:textId="57D2D78F"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14:paraId="1EA19087" w14:textId="6746C4BF"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w:t>
            </w:r>
            <w:del w:id="12822" w:author="Jane Shaw" w:date="2015-10-29T11:55:00Z">
              <w:r w:rsidRPr="00F31509" w:rsidDel="008D6966">
                <w:rPr>
                  <w:rFonts w:asciiTheme="majorBidi" w:hAnsiTheme="majorBidi" w:cstheme="majorBidi"/>
                  <w:b/>
                  <w:sz w:val="16"/>
                  <w:lang w:val="en-GB"/>
                </w:rPr>
                <w:delText>,</w:delText>
              </w:r>
            </w:del>
            <w:ins w:id="12823" w:author="Jane Shaw" w:date="2015-10-29T11:55: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510</w:t>
            </w:r>
            <w:del w:id="12824" w:author="Jane Shaw" w:date="2015-10-29T11:55:00Z">
              <w:r w:rsidRPr="00F31509" w:rsidDel="008D6966">
                <w:rPr>
                  <w:rFonts w:asciiTheme="majorBidi" w:hAnsiTheme="majorBidi" w:cstheme="majorBidi"/>
                  <w:b/>
                  <w:sz w:val="16"/>
                  <w:lang w:val="en-GB"/>
                </w:rPr>
                <w:delText>,</w:delText>
              </w:r>
            </w:del>
            <w:ins w:id="12825" w:author="Jane Shaw" w:date="2015-10-29T11:55: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373246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BD58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FF6F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3A11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5783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546D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F983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28EC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01C3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AC18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1D6A8D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418E340" w14:textId="667434B2"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14:paraId="29D2FB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E070A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2BE39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C7E0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FEEF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25671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EFCA8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3843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7DA0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842F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D5D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A68A09"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23186433"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9C8CA6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70A96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3DBE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C76E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DD4A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EA06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DD76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1F89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F13A6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59DC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7D5E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1B12A05"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1E0A5E0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0EC5F5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B6644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6C0D4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462B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FE69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332A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E302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DD5D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543E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F4AC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98819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012CEE6"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74A5CE7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7EEA4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9283F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0C61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15FD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B250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C38F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59AD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632CF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C11BE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5775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3A3B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C983675" w14:textId="77777777"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Trade</w:t>
      </w:r>
    </w:p>
    <w:p w14:paraId="666DE55E" w14:textId="3350DC8F"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detailed process </w:t>
      </w:r>
      <w:del w:id="12826" w:author="Jane Shaw" w:date="2015-10-29T11:55:00Z">
        <w:r w:rsidRPr="00F31509" w:rsidDel="008D6966">
          <w:rPr>
            <w:rFonts w:asciiTheme="majorBidi" w:eastAsia="Times New Roman" w:hAnsiTheme="majorBidi" w:cstheme="majorBidi"/>
            <w:lang w:val="en-GB"/>
          </w:rPr>
          <w:delText xml:space="preserve">to </w:delText>
        </w:r>
      </w:del>
      <w:ins w:id="12827" w:author="Jane Shaw" w:date="2015-10-29T11:55:00Z">
        <w:r w:rsidR="008D6966">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arriv</w:t>
      </w:r>
      <w:ins w:id="12828" w:author="Jane Shaw" w:date="2015-10-29T11:55:00Z">
        <w:r w:rsidR="008D6966">
          <w:rPr>
            <w:rFonts w:asciiTheme="majorBidi" w:eastAsia="Times New Roman" w:hAnsiTheme="majorBidi" w:cstheme="majorBidi"/>
            <w:lang w:val="en-GB"/>
          </w:rPr>
          <w:t>ing</w:t>
        </w:r>
      </w:ins>
      <w:del w:id="12829" w:author="Jane Shaw" w:date="2015-10-29T11:55:00Z">
        <w:r w:rsidRPr="00F31509" w:rsidDel="008D6966">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at </w:t>
      </w:r>
      <w:del w:id="12830" w:author="Jane Shaw" w:date="2015-10-29T11:56:00Z">
        <w:r w:rsidRPr="00F31509" w:rsidDel="008D6966">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w:t>
      </w:r>
      <w:del w:id="12831" w:author="Jane Shaw" w:date="2015-11-07T20:11:00Z">
        <w:r w:rsidR="008D6966" w:rsidRPr="00F31509" w:rsidDel="00643AA0">
          <w:rPr>
            <w:rFonts w:asciiTheme="majorBidi" w:eastAsia="Times New Roman" w:hAnsiTheme="majorBidi" w:cstheme="majorBidi"/>
            <w:lang w:val="en-GB"/>
          </w:rPr>
          <w:delText xml:space="preserve">chapter </w:delText>
        </w:r>
      </w:del>
      <w:ins w:id="12832" w:author="Jane Shaw" w:date="2015-11-07T20:11:00Z">
        <w:r w:rsidR="00643AA0">
          <w:rPr>
            <w:rFonts w:asciiTheme="majorBidi" w:eastAsia="Times New Roman" w:hAnsiTheme="majorBidi" w:cstheme="majorBidi"/>
            <w:lang w:val="en-GB"/>
          </w:rPr>
          <w:t>section 3.2</w:t>
        </w:r>
      </w:ins>
      <w:del w:id="12833" w:author="Jane Shaw" w:date="2015-10-29T11:56:00Z">
        <w:r w:rsidRPr="00F31509" w:rsidDel="008D6966">
          <w:rPr>
            <w:rFonts w:asciiTheme="majorBidi" w:eastAsia="Times New Roman" w:hAnsiTheme="majorBidi" w:cstheme="majorBidi"/>
            <w:lang w:val="en-GB"/>
          </w:rPr>
          <w:delText>2</w:delText>
        </w:r>
      </w:del>
      <w:ins w:id="12834" w:author="Jane Shaw" w:date="2015-10-29T11:56:00Z">
        <w:r w:rsidR="008D6966">
          <w:rPr>
            <w:rFonts w:asciiTheme="majorBidi" w:eastAsia="Times New Roman" w:hAnsiTheme="majorBidi" w:cstheme="majorBidi"/>
            <w:lang w:val="en-GB"/>
          </w:rPr>
          <w:t xml:space="preserve"> and demonstrated</w:t>
        </w:r>
      </w:ins>
      <w:del w:id="12835" w:author="Jane Shaw" w:date="2015-10-29T11:56:00Z">
        <w:r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836" w:author="Jane Shaw" w:date="2015-10-29T11:56:00Z">
        <w:r w:rsidRPr="00F31509" w:rsidDel="008D6966">
          <w:rPr>
            <w:rFonts w:asciiTheme="majorBidi" w:eastAsia="Times New Roman" w:hAnsiTheme="majorBidi" w:cstheme="majorBidi"/>
            <w:lang w:val="en-GB"/>
          </w:rPr>
          <w:delText xml:space="preserve">The practical steps have also been presented </w:delText>
        </w:r>
      </w:del>
      <w:del w:id="12837" w:author="Jane Shaw" w:date="2015-11-07T20:12:00Z">
        <w:r w:rsidRPr="00F31509" w:rsidDel="00643AA0">
          <w:rPr>
            <w:rFonts w:asciiTheme="majorBidi" w:eastAsia="Times New Roman" w:hAnsiTheme="majorBidi" w:cstheme="majorBidi"/>
            <w:lang w:val="en-GB"/>
          </w:rPr>
          <w:delText xml:space="preserve">earlier in this chapter </w:delText>
        </w:r>
      </w:del>
      <w:r w:rsidRPr="00F31509">
        <w:rPr>
          <w:rFonts w:asciiTheme="majorBidi" w:eastAsia="Times New Roman" w:hAnsiTheme="majorBidi" w:cstheme="majorBidi"/>
          <w:lang w:val="en-GB"/>
        </w:rPr>
        <w:t>for wheat</w:t>
      </w:r>
      <w:ins w:id="12838" w:author="Jane Shaw" w:date="2015-11-07T20:12:00Z">
        <w:r w:rsidR="00643AA0" w:rsidRPr="00643AA0">
          <w:rPr>
            <w:rFonts w:asciiTheme="majorBidi" w:eastAsia="Times New Roman" w:hAnsiTheme="majorBidi" w:cstheme="majorBidi"/>
            <w:lang w:val="en-GB"/>
          </w:rPr>
          <w:t xml:space="preserve"> </w:t>
        </w:r>
        <w:r w:rsidR="00643AA0" w:rsidRPr="00F31509">
          <w:rPr>
            <w:rFonts w:asciiTheme="majorBidi" w:eastAsia="Times New Roman" w:hAnsiTheme="majorBidi" w:cstheme="majorBidi"/>
            <w:lang w:val="en-GB"/>
          </w:rPr>
          <w:t xml:space="preserve">in </w:t>
        </w:r>
        <w:r w:rsidR="00643AA0">
          <w:rPr>
            <w:rFonts w:asciiTheme="majorBidi" w:eastAsia="Times New Roman" w:hAnsiTheme="majorBidi" w:cstheme="majorBidi"/>
            <w:lang w:val="en-GB"/>
          </w:rPr>
          <w:t>section 4.1</w:t>
        </w:r>
      </w:ins>
      <w:r w:rsidRPr="00F31509">
        <w:rPr>
          <w:rFonts w:asciiTheme="majorBidi" w:eastAsia="Times New Roman" w:hAnsiTheme="majorBidi" w:cstheme="majorBidi"/>
          <w:lang w:val="en-GB"/>
        </w:rPr>
        <w:t xml:space="preserve">. </w:t>
      </w:r>
      <w:del w:id="12839" w:author="Jane Shaw" w:date="2015-10-29T11:56:00Z">
        <w:r w:rsidRPr="00F31509" w:rsidDel="008D6966">
          <w:rPr>
            <w:rFonts w:asciiTheme="majorBidi" w:eastAsia="Times New Roman" w:hAnsiTheme="majorBidi" w:cstheme="majorBidi"/>
            <w:lang w:val="en-GB"/>
          </w:rPr>
          <w:delText xml:space="preserve">It should therefore suffice to mention here that the </w:delText>
        </w:r>
      </w:del>
      <w:r w:rsidR="008D6966" w:rsidRPr="00F31509">
        <w:rPr>
          <w:rFonts w:asciiTheme="majorBidi" w:eastAsia="Times New Roman" w:hAnsiTheme="majorBidi" w:cstheme="majorBidi"/>
          <w:lang w:val="en-GB"/>
        </w:rPr>
        <w:t xml:space="preserve">Application </w:t>
      </w:r>
      <w:r w:rsidRPr="00F31509">
        <w:rPr>
          <w:rFonts w:asciiTheme="majorBidi" w:eastAsia="Times New Roman" w:hAnsiTheme="majorBidi" w:cstheme="majorBidi"/>
          <w:lang w:val="en-GB"/>
        </w:rPr>
        <w:t>of th</w:t>
      </w:r>
      <w:ins w:id="12840" w:author="Jane Shaw" w:date="2015-10-29T11:56:00Z">
        <w:r w:rsidR="008D6966">
          <w:rPr>
            <w:rFonts w:asciiTheme="majorBidi" w:eastAsia="Times New Roman" w:hAnsiTheme="majorBidi" w:cstheme="majorBidi"/>
            <w:lang w:val="en-GB"/>
          </w:rPr>
          <w:t>is</w:t>
        </w:r>
      </w:ins>
      <w:del w:id="12841" w:author="Jane Shaw" w:date="2015-10-29T11:56:00Z">
        <w:r w:rsidRPr="00F31509" w:rsidDel="008D6966">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w:t>
      </w:r>
      <w:del w:id="12842" w:author="Jane Shaw" w:date="2015-10-29T11:56:00Z">
        <w:r w:rsidRPr="00F31509" w:rsidDel="008D6966">
          <w:rPr>
            <w:rFonts w:asciiTheme="majorBidi" w:eastAsia="Times New Roman" w:hAnsiTheme="majorBidi" w:cstheme="majorBidi"/>
            <w:lang w:val="en-GB"/>
          </w:rPr>
          <w:delText xml:space="preserve">trade compilation steps </w:delText>
        </w:r>
      </w:del>
      <w:ins w:id="12843" w:author="Jane Shaw" w:date="2015-10-29T11:56:00Z">
        <w:r w:rsidR="008D6966">
          <w:rPr>
            <w:rFonts w:asciiTheme="majorBidi" w:eastAsia="Times New Roman" w:hAnsiTheme="majorBidi" w:cstheme="majorBidi"/>
            <w:lang w:val="en-GB"/>
          </w:rPr>
          <w:t xml:space="preserve">process </w:t>
        </w:r>
      </w:ins>
      <w:r w:rsidRPr="00F31509">
        <w:rPr>
          <w:rFonts w:asciiTheme="majorBidi" w:eastAsia="Times New Roman" w:hAnsiTheme="majorBidi" w:cstheme="majorBidi"/>
          <w:lang w:val="en-GB"/>
        </w:rPr>
        <w:t xml:space="preserve">renders the import and export estimates </w:t>
      </w:r>
      <w:del w:id="12844" w:author="Jane Shaw" w:date="2015-10-29T11:56:00Z">
        <w:r w:rsidRPr="00F31509" w:rsidDel="008D6966">
          <w:rPr>
            <w:rFonts w:asciiTheme="majorBidi" w:eastAsia="Times New Roman" w:hAnsiTheme="majorBidi" w:cstheme="majorBidi"/>
            <w:lang w:val="en-GB"/>
          </w:rPr>
          <w:delText xml:space="preserve">as </w:delText>
        </w:r>
      </w:del>
      <w:r w:rsidRPr="00F31509">
        <w:rPr>
          <w:rFonts w:asciiTheme="majorBidi" w:eastAsia="Times New Roman" w:hAnsiTheme="majorBidi" w:cstheme="majorBidi"/>
          <w:lang w:val="en-GB"/>
        </w:rPr>
        <w:t xml:space="preserve">shown in </w:t>
      </w:r>
      <w:r w:rsidR="00E24798">
        <w:fldChar w:fldCharType="begin"/>
      </w:r>
      <w:r w:rsidR="00E24798">
        <w:instrText xml:space="preserve"> REF _Ref427907175 \h  \* MERGEFORMAT </w:instrText>
      </w:r>
      <w:r w:rsidR="00E24798">
        <w:fldChar w:fldCharType="separate"/>
      </w:r>
      <w:ins w:id="12845" w:author="Jane Shaw" w:date="2015-11-01T20:53:00Z">
        <w:r w:rsidR="00311179" w:rsidRPr="00311179">
          <w:rPr>
            <w:rFonts w:asciiTheme="majorBidi" w:eastAsia="Times New Roman" w:hAnsiTheme="majorBidi" w:cstheme="majorBidi"/>
            <w:lang w:val="en-GB"/>
            <w:rPrChange w:id="12846"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847" w:author="Jane Shaw" w:date="2015-11-01T20:53:00Z">
              <w:rPr>
                <w:rFonts w:asciiTheme="majorBidi" w:hAnsiTheme="majorBidi" w:cstheme="majorBidi"/>
                <w:noProof/>
                <w:lang w:val="en-GB"/>
              </w:rPr>
            </w:rPrChange>
          </w:rPr>
          <w:t>34</w:t>
        </w:r>
      </w:ins>
      <w:del w:id="1284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34</w:delText>
        </w:r>
      </w:del>
      <w:r w:rsidR="00E24798">
        <w:fldChar w:fldCharType="end"/>
      </w:r>
      <w:r w:rsidRPr="00F31509">
        <w:rPr>
          <w:rFonts w:asciiTheme="majorBidi" w:eastAsia="Times New Roman" w:hAnsiTheme="majorBidi" w:cstheme="majorBidi"/>
          <w:lang w:val="en-GB"/>
        </w:rPr>
        <w:t xml:space="preserve">, which </w:t>
      </w:r>
      <w:del w:id="12849" w:author="Jane Shaw" w:date="2015-10-29T11:56:00Z">
        <w:r w:rsidRPr="00F31509" w:rsidDel="008D6966">
          <w:rPr>
            <w:rFonts w:asciiTheme="majorBidi" w:eastAsia="Times New Roman" w:hAnsiTheme="majorBidi" w:cstheme="majorBidi"/>
            <w:lang w:val="en-GB"/>
          </w:rPr>
          <w:delText xml:space="preserve">now </w:delText>
        </w:r>
      </w:del>
      <w:r w:rsidRPr="00F31509">
        <w:rPr>
          <w:rFonts w:asciiTheme="majorBidi" w:eastAsia="Times New Roman" w:hAnsiTheme="majorBidi" w:cstheme="majorBidi"/>
          <w:lang w:val="en-GB"/>
        </w:rPr>
        <w:t xml:space="preserve">features both production and trade and hence almost the entire supply side of the sugar balance. </w:t>
      </w:r>
    </w:p>
    <w:p w14:paraId="21053033" w14:textId="46F82C29" w:rsidR="004F65E4" w:rsidRPr="00F31509" w:rsidRDefault="004F65E4" w:rsidP="004F65E4">
      <w:pPr>
        <w:pStyle w:val="Didascalia"/>
        <w:keepNext/>
        <w:rPr>
          <w:rFonts w:asciiTheme="majorBidi" w:hAnsiTheme="majorBidi" w:cstheme="majorBidi"/>
          <w:b/>
          <w:lang w:val="en-GB"/>
        </w:rPr>
      </w:pPr>
      <w:bookmarkStart w:id="12850" w:name="_Ref427907175"/>
      <w:bookmarkStart w:id="12851" w:name="_Toc42842357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34</w:t>
      </w:r>
      <w:r w:rsidR="003D789C" w:rsidRPr="00F31509">
        <w:rPr>
          <w:rFonts w:asciiTheme="majorBidi" w:hAnsiTheme="majorBidi" w:cstheme="majorBidi"/>
          <w:lang w:val="en-GB"/>
        </w:rPr>
        <w:fldChar w:fldCharType="end"/>
      </w:r>
      <w:bookmarkEnd w:id="12850"/>
      <w:r w:rsidRPr="00F31509">
        <w:rPr>
          <w:rFonts w:asciiTheme="majorBidi" w:hAnsiTheme="majorBidi" w:cstheme="majorBidi"/>
          <w:lang w:val="en-GB"/>
        </w:rPr>
        <w:t xml:space="preserve">: </w:t>
      </w:r>
      <w:ins w:id="12852" w:author="Jane Shaw" w:date="2015-10-29T12:39:00Z">
        <w:r w:rsidR="001E04B4">
          <w:rPr>
            <w:rFonts w:asciiTheme="majorBidi" w:hAnsiTheme="majorBidi" w:cstheme="majorBidi"/>
            <w:lang w:val="en-GB"/>
          </w:rPr>
          <w:t xml:space="preserve">Adding trade estimates to the </w:t>
        </w:r>
      </w:ins>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w:t>
      </w:r>
      <w:del w:id="12853" w:author="Jane Shaw" w:date="2015-10-29T12:39:00Z">
        <w:r w:rsidRPr="00F31509" w:rsidDel="001E04B4">
          <w:rPr>
            <w:rFonts w:asciiTheme="majorBidi" w:hAnsiTheme="majorBidi" w:cstheme="majorBidi"/>
            <w:lang w:val="en-GB"/>
          </w:rPr>
          <w:delText>including trade estimates</w:delText>
        </w:r>
      </w:del>
      <w:bookmarkEnd w:id="12851"/>
    </w:p>
    <w:tbl>
      <w:tblPr>
        <w:tblStyle w:val="Tabellaclassica1"/>
        <w:tblW w:w="5261" w:type="pct"/>
        <w:tblLook w:val="04A0" w:firstRow="1" w:lastRow="0" w:firstColumn="1" w:lastColumn="0" w:noHBand="0" w:noVBand="1"/>
      </w:tblPr>
      <w:tblGrid>
        <w:gridCol w:w="1304"/>
        <w:gridCol w:w="997"/>
        <w:gridCol w:w="847"/>
        <w:gridCol w:w="767"/>
        <w:gridCol w:w="895"/>
        <w:gridCol w:w="563"/>
        <w:gridCol w:w="1118"/>
        <w:gridCol w:w="545"/>
        <w:gridCol w:w="536"/>
        <w:gridCol w:w="723"/>
        <w:gridCol w:w="901"/>
        <w:gridCol w:w="528"/>
      </w:tblGrid>
      <w:tr w:rsidR="008D6966" w:rsidRPr="00F31509" w14:paraId="2D048D37"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14:paraId="5F16E154" w14:textId="0DD4F212"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0BCF3454" w14:textId="59943BE6"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271721B4" w14:textId="4EE70A76"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3D74D028" w14:textId="7A466744"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4562593C" w14:textId="376CEC45"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906304E" w14:textId="67914589"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D78148D" w14:textId="7A8D2F98"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2B9347E" w14:textId="4B2ABEE1"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461FCCB8" w14:textId="39B676F2"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4CFD8DED" w14:textId="563146F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363AAA32" w14:textId="2B4F077F"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03A005A0" w14:textId="40878578"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26FB57AA"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22AA3267" w14:textId="2BBCC665"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14:paraId="765C4E77" w14:textId="53513FA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2854" w:author="Jane Shaw" w:date="2015-10-29T11:59:00Z">
              <w:r w:rsidRPr="00F31509" w:rsidDel="008D6966">
                <w:rPr>
                  <w:rFonts w:asciiTheme="majorBidi" w:hAnsiTheme="majorBidi" w:cstheme="majorBidi"/>
                  <w:sz w:val="16"/>
                  <w:lang w:val="en-GB"/>
                </w:rPr>
                <w:delText>,</w:delText>
              </w:r>
            </w:del>
            <w:ins w:id="12855" w:author="Jane Shaw" w:date="2015-10-29T11:59: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2856" w:author="Jane Shaw" w:date="2015-10-29T11:59:00Z">
              <w:r w:rsidRPr="00F31509" w:rsidDel="008D6966">
                <w:rPr>
                  <w:rFonts w:asciiTheme="majorBidi" w:hAnsiTheme="majorBidi" w:cstheme="majorBidi"/>
                  <w:sz w:val="16"/>
                  <w:lang w:val="en-GB"/>
                </w:rPr>
                <w:delText>,</w:delText>
              </w:r>
            </w:del>
            <w:ins w:id="12857" w:author="Jane Shaw" w:date="2015-10-29T11:59: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4E3B1C26" w14:textId="6F03BBF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w:t>
            </w:r>
            <w:del w:id="12858" w:author="Jane Shaw" w:date="2015-10-29T11:59:00Z">
              <w:r w:rsidRPr="00F31509" w:rsidDel="008D6966">
                <w:rPr>
                  <w:rFonts w:asciiTheme="majorBidi" w:hAnsiTheme="majorBidi" w:cstheme="majorBidi"/>
                  <w:b/>
                  <w:sz w:val="16"/>
                  <w:lang w:val="en-GB"/>
                </w:rPr>
                <w:delText>,</w:delText>
              </w:r>
            </w:del>
            <w:ins w:id="12859"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500</w:t>
            </w:r>
          </w:p>
        </w:tc>
        <w:tc>
          <w:tcPr>
            <w:tcW w:w="0" w:type="auto"/>
          </w:tcPr>
          <w:p w14:paraId="4CB3AD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14:paraId="241218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74D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D1E4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9E35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6C997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48F2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864B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766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76C6C5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135ED38D" w14:textId="09BF3F31"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14:paraId="37E683F1" w14:textId="2D56411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2860" w:author="Jane Shaw" w:date="2015-10-29T11:59:00Z">
              <w:r w:rsidRPr="00F31509" w:rsidDel="008D6966">
                <w:rPr>
                  <w:rFonts w:asciiTheme="majorBidi" w:hAnsiTheme="majorBidi" w:cstheme="majorBidi"/>
                  <w:sz w:val="16"/>
                  <w:lang w:val="en-GB"/>
                </w:rPr>
                <w:delText>,</w:delText>
              </w:r>
            </w:del>
            <w:ins w:id="12861" w:author="Jane Shaw" w:date="2015-10-29T11:59: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2862" w:author="Jane Shaw" w:date="2015-10-29T11:59:00Z">
              <w:r w:rsidRPr="00F31509" w:rsidDel="008D6966">
                <w:rPr>
                  <w:rFonts w:asciiTheme="majorBidi" w:hAnsiTheme="majorBidi" w:cstheme="majorBidi"/>
                  <w:sz w:val="16"/>
                  <w:lang w:val="en-GB"/>
                </w:rPr>
                <w:delText>,</w:delText>
              </w:r>
            </w:del>
            <w:ins w:id="12863" w:author="Jane Shaw" w:date="2015-10-29T11:59: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160857A" w14:textId="610AD89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w:t>
            </w:r>
            <w:del w:id="12864" w:author="Jane Shaw" w:date="2015-10-29T11:59:00Z">
              <w:r w:rsidRPr="00F31509" w:rsidDel="008D6966">
                <w:rPr>
                  <w:rFonts w:asciiTheme="majorBidi" w:hAnsiTheme="majorBidi" w:cstheme="majorBidi"/>
                  <w:b/>
                  <w:sz w:val="16"/>
                  <w:lang w:val="en-GB"/>
                </w:rPr>
                <w:delText>,</w:delText>
              </w:r>
            </w:del>
            <w:ins w:id="12865"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700</w:t>
            </w:r>
          </w:p>
        </w:tc>
        <w:tc>
          <w:tcPr>
            <w:tcW w:w="0" w:type="auto"/>
          </w:tcPr>
          <w:p w14:paraId="0EED53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14:paraId="41A4F4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40DB6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2EAD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C01D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40DD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36C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057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602B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EB17B32"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15864D55" w14:textId="6C20EB2B"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14:paraId="5C51810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CFF0DD" w14:textId="78248B52"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265</w:t>
            </w:r>
            <w:del w:id="12866" w:author="Jane Shaw" w:date="2015-10-29T11:59:00Z">
              <w:r w:rsidRPr="00F31509" w:rsidDel="008D6966">
                <w:rPr>
                  <w:rFonts w:asciiTheme="majorBidi" w:hAnsiTheme="majorBidi" w:cstheme="majorBidi"/>
                  <w:b/>
                  <w:sz w:val="16"/>
                  <w:lang w:val="en-GB"/>
                </w:rPr>
                <w:delText>,</w:delText>
              </w:r>
            </w:del>
            <w:ins w:id="12867"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400</w:t>
            </w:r>
          </w:p>
        </w:tc>
        <w:tc>
          <w:tcPr>
            <w:tcW w:w="0" w:type="auto"/>
          </w:tcPr>
          <w:p w14:paraId="6D5829C5" w14:textId="2D01C0E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96</w:t>
            </w:r>
            <w:del w:id="12868" w:author="Jane Shaw" w:date="2015-10-29T11:59:00Z">
              <w:r w:rsidRPr="00F31509" w:rsidDel="008D6966">
                <w:rPr>
                  <w:rFonts w:asciiTheme="majorBidi" w:hAnsiTheme="majorBidi" w:cstheme="majorBidi"/>
                  <w:b/>
                  <w:sz w:val="16"/>
                  <w:lang w:val="en-GB"/>
                </w:rPr>
                <w:delText>,</w:delText>
              </w:r>
            </w:del>
            <w:ins w:id="12869"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6A47627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8C79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DE8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4472F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FA5A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7176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E64B5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538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42B2E54"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9CFF45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9DDDA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0A43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14:paraId="47C02090" w14:textId="375217F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w:t>
            </w:r>
            <w:del w:id="12870" w:author="Jane Shaw" w:date="2015-10-29T11:59:00Z">
              <w:r w:rsidRPr="00F31509" w:rsidDel="008D6966">
                <w:rPr>
                  <w:rFonts w:asciiTheme="majorBidi" w:hAnsiTheme="majorBidi" w:cstheme="majorBidi"/>
                  <w:b/>
                  <w:sz w:val="16"/>
                  <w:lang w:val="en-GB"/>
                </w:rPr>
                <w:delText>,</w:delText>
              </w:r>
            </w:del>
            <w:ins w:id="12871"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800</w:t>
            </w:r>
          </w:p>
        </w:tc>
        <w:tc>
          <w:tcPr>
            <w:tcW w:w="0" w:type="auto"/>
          </w:tcPr>
          <w:p w14:paraId="30AE21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361F4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59B0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E5ED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D38E8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0F8F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258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8F0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19C5CF9"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779D2BF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3ACD9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0EDF32" w14:textId="37AB2C8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2872" w:author="Jane Shaw" w:date="2015-10-29T11:59:00Z">
              <w:r w:rsidRPr="00F31509" w:rsidDel="008D6966">
                <w:rPr>
                  <w:rFonts w:asciiTheme="majorBidi" w:hAnsiTheme="majorBidi" w:cstheme="majorBidi"/>
                  <w:b/>
                  <w:sz w:val="16"/>
                  <w:lang w:val="en-GB"/>
                </w:rPr>
                <w:delText>,</w:delText>
              </w:r>
            </w:del>
            <w:ins w:id="12873"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275</w:t>
            </w:r>
            <w:del w:id="12874" w:author="Jane Shaw" w:date="2015-10-29T11:59:00Z">
              <w:r w:rsidRPr="00F31509" w:rsidDel="008D6966">
                <w:rPr>
                  <w:rFonts w:asciiTheme="majorBidi" w:hAnsiTheme="majorBidi" w:cstheme="majorBidi"/>
                  <w:b/>
                  <w:sz w:val="16"/>
                  <w:lang w:val="en-GB"/>
                </w:rPr>
                <w:delText>,</w:delText>
              </w:r>
            </w:del>
            <w:ins w:id="12875"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4A957275" w14:textId="3CD90C6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w:t>
            </w:r>
            <w:del w:id="12876" w:author="Jane Shaw" w:date="2015-10-29T11:59:00Z">
              <w:r w:rsidRPr="00F31509" w:rsidDel="008D6966">
                <w:rPr>
                  <w:rFonts w:asciiTheme="majorBidi" w:hAnsiTheme="majorBidi" w:cstheme="majorBidi"/>
                  <w:b/>
                  <w:sz w:val="16"/>
                  <w:lang w:val="en-GB"/>
                </w:rPr>
                <w:delText>,</w:delText>
              </w:r>
            </w:del>
            <w:ins w:id="12877"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6254BE8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1F35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51DA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28540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2BB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3DAB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F060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AFCEC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AB9A5CF"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6A7642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EBAA9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10FD29" w14:textId="6DBE2DA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464</w:t>
            </w:r>
            <w:del w:id="12878" w:author="Jane Shaw" w:date="2015-10-29T11:59:00Z">
              <w:r w:rsidRPr="00F31509" w:rsidDel="008D6966">
                <w:rPr>
                  <w:rFonts w:asciiTheme="majorBidi" w:hAnsiTheme="majorBidi" w:cstheme="majorBidi"/>
                  <w:b/>
                  <w:sz w:val="16"/>
                  <w:lang w:val="en-GB"/>
                </w:rPr>
                <w:delText>,</w:delText>
              </w:r>
            </w:del>
            <w:ins w:id="12879"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18CCBFA6" w14:textId="33E93B4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236</w:t>
            </w:r>
            <w:del w:id="12880" w:author="Jane Shaw" w:date="2015-10-29T11:59:00Z">
              <w:r w:rsidRPr="00F31509" w:rsidDel="008D6966">
                <w:rPr>
                  <w:rFonts w:asciiTheme="majorBidi" w:hAnsiTheme="majorBidi" w:cstheme="majorBidi"/>
                  <w:b/>
                  <w:sz w:val="16"/>
                  <w:lang w:val="en-GB"/>
                </w:rPr>
                <w:delText>,</w:delText>
              </w:r>
            </w:del>
            <w:ins w:id="12881" w:author="Jane Shaw" w:date="2015-10-29T11:59: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500</w:t>
            </w:r>
          </w:p>
        </w:tc>
        <w:tc>
          <w:tcPr>
            <w:tcW w:w="0" w:type="auto"/>
          </w:tcPr>
          <w:p w14:paraId="01E10E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E8FF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B105C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3823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C133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DDD38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09BF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15FD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F1AE6D1" w14:textId="0DC2B53D"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 xml:space="preserve">Stock </w:t>
      </w:r>
      <w:r w:rsidR="008D6966" w:rsidRPr="00F31509">
        <w:rPr>
          <w:rFonts w:asciiTheme="majorBidi" w:hAnsiTheme="majorBidi" w:cstheme="majorBidi"/>
          <w:lang w:val="en-GB"/>
        </w:rPr>
        <w:t>changes</w:t>
      </w:r>
    </w:p>
    <w:p w14:paraId="0615BA12" w14:textId="27C86C0A" w:rsidR="004F65E4" w:rsidRPr="00F31509" w:rsidRDefault="004F65E4" w:rsidP="00E52F68">
      <w:pPr>
        <w:jc w:val="both"/>
        <w:rPr>
          <w:rFonts w:asciiTheme="majorBidi" w:hAnsiTheme="majorBidi" w:cstheme="majorBidi"/>
          <w:lang w:val="en-GB"/>
        </w:rPr>
      </w:pPr>
      <w:del w:id="12882" w:author="Jane Shaw" w:date="2015-10-29T11:59:00Z">
        <w:r w:rsidRPr="00F31509" w:rsidDel="008D6966">
          <w:rPr>
            <w:rFonts w:asciiTheme="majorBidi" w:eastAsia="Times New Roman" w:hAnsiTheme="majorBidi" w:cstheme="majorBidi"/>
            <w:lang w:val="en-GB"/>
          </w:rPr>
          <w:delText xml:space="preserve">Generally, </w:delText>
        </w:r>
      </w:del>
      <w:r w:rsidR="008D6966" w:rsidRPr="00F31509">
        <w:rPr>
          <w:rFonts w:asciiTheme="majorBidi" w:eastAsia="Times New Roman" w:hAnsiTheme="majorBidi" w:cstheme="majorBidi"/>
          <w:lang w:val="en-GB"/>
        </w:rPr>
        <w:t xml:space="preserve">Stocks </w:t>
      </w:r>
      <w:del w:id="12883" w:author="Jane Shaw" w:date="2015-10-29T11:59:00Z">
        <w:r w:rsidRPr="00F31509" w:rsidDel="008D6966">
          <w:rPr>
            <w:rFonts w:asciiTheme="majorBidi" w:eastAsia="Times New Roman" w:hAnsiTheme="majorBidi" w:cstheme="majorBidi"/>
            <w:lang w:val="en-GB"/>
          </w:rPr>
          <w:delText xml:space="preserve">will be </w:delText>
        </w:r>
      </w:del>
      <w:ins w:id="12884" w:author="Jane Shaw" w:date="2015-10-29T11:59:00Z">
        <w:r w:rsidR="008D6966">
          <w:rPr>
            <w:rFonts w:asciiTheme="majorBidi" w:eastAsia="Times New Roman" w:hAnsiTheme="majorBidi" w:cstheme="majorBidi"/>
            <w:lang w:val="en-GB"/>
          </w:rPr>
          <w:t xml:space="preserve">are generally </w:t>
        </w:r>
      </w:ins>
      <w:r w:rsidRPr="00F31509">
        <w:rPr>
          <w:rFonts w:asciiTheme="majorBidi" w:eastAsia="Times New Roman" w:hAnsiTheme="majorBidi" w:cstheme="majorBidi"/>
          <w:lang w:val="en-GB"/>
        </w:rPr>
        <w:t>held for a select number of primary</w:t>
      </w:r>
      <w:ins w:id="12885" w:author="Jane Shaw" w:date="2015-10-29T11:59:00Z">
        <w:r w:rsidR="008D6966">
          <w:rPr>
            <w:rFonts w:asciiTheme="majorBidi" w:eastAsia="Times New Roman" w:hAnsiTheme="majorBidi" w:cstheme="majorBidi"/>
            <w:lang w:val="en-GB"/>
          </w:rPr>
          <w:t>-</w:t>
        </w:r>
      </w:ins>
      <w:del w:id="12886" w:author="Jane Shaw" w:date="2015-10-29T11:59:00Z">
        <w:r w:rsidRPr="00F31509" w:rsidDel="008D6966">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level products (such as wheat or rice)</w:t>
      </w:r>
      <w:ins w:id="12887" w:author="Jane Shaw" w:date="2015-10-29T11:59:00Z">
        <w:r w:rsidR="008D6966">
          <w:rPr>
            <w:rFonts w:asciiTheme="majorBidi" w:eastAsia="Times New Roman" w:hAnsiTheme="majorBidi" w:cstheme="majorBidi"/>
            <w:lang w:val="en-GB"/>
          </w:rPr>
          <w:t>,</w:t>
        </w:r>
      </w:ins>
      <w:del w:id="12888" w:author="Jane Shaw" w:date="2015-10-29T11:59:00Z">
        <w:r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889" w:author="Jane Shaw" w:date="2015-10-29T11:59:00Z">
        <w:r w:rsidRPr="00F31509" w:rsidDel="008D6966">
          <w:rPr>
            <w:rFonts w:asciiTheme="majorBidi" w:eastAsia="Times New Roman" w:hAnsiTheme="majorBidi" w:cstheme="majorBidi"/>
            <w:lang w:val="en-GB"/>
          </w:rPr>
          <w:delText xml:space="preserve">That’s neither the case </w:delText>
        </w:r>
      </w:del>
      <w:ins w:id="12890" w:author="Jane Shaw" w:date="2015-10-29T11:59:00Z">
        <w:r w:rsidR="008D6966">
          <w:rPr>
            <w:rFonts w:asciiTheme="majorBidi" w:eastAsia="Times New Roman" w:hAnsiTheme="majorBidi" w:cstheme="majorBidi"/>
            <w:lang w:val="en-GB"/>
          </w:rPr>
          <w:t xml:space="preserve">but not </w:t>
        </w:r>
      </w:ins>
      <w:r w:rsidRPr="00F31509">
        <w:rPr>
          <w:rFonts w:asciiTheme="majorBidi" w:eastAsia="Times New Roman" w:hAnsiTheme="majorBidi" w:cstheme="majorBidi"/>
          <w:lang w:val="en-GB"/>
        </w:rPr>
        <w:t xml:space="preserve">for </w:t>
      </w:r>
      <w:ins w:id="12891" w:author="Jane Shaw" w:date="2015-10-29T12:00:00Z">
        <w:r w:rsidR="008D6966">
          <w:rPr>
            <w:rFonts w:asciiTheme="majorBidi" w:eastAsia="Times New Roman" w:hAnsiTheme="majorBidi" w:cstheme="majorBidi"/>
            <w:lang w:val="en-GB"/>
          </w:rPr>
          <w:t xml:space="preserve">sugar </w:t>
        </w:r>
      </w:ins>
      <w:r w:rsidRPr="00F31509">
        <w:rPr>
          <w:rFonts w:asciiTheme="majorBidi" w:eastAsia="Times New Roman" w:hAnsiTheme="majorBidi" w:cstheme="majorBidi"/>
          <w:lang w:val="en-GB"/>
        </w:rPr>
        <w:t xml:space="preserve">cane </w:t>
      </w:r>
      <w:del w:id="12892" w:author="Jane Shaw" w:date="2015-10-29T12:00:00Z">
        <w:r w:rsidRPr="00F31509" w:rsidDel="008D6966">
          <w:rPr>
            <w:rFonts w:asciiTheme="majorBidi" w:eastAsia="Times New Roman" w:hAnsiTheme="majorBidi" w:cstheme="majorBidi"/>
            <w:lang w:val="en-GB"/>
          </w:rPr>
          <w:delText>n</w:delText>
        </w:r>
      </w:del>
      <w:r w:rsidRPr="00F31509">
        <w:rPr>
          <w:rFonts w:asciiTheme="majorBidi" w:eastAsia="Times New Roman" w:hAnsiTheme="majorBidi" w:cstheme="majorBidi"/>
          <w:lang w:val="en-GB"/>
        </w:rPr>
        <w:t xml:space="preserve">or </w:t>
      </w:r>
      <w:del w:id="12893" w:author="Jane Shaw" w:date="2015-10-29T12:00:00Z">
        <w:r w:rsidRPr="00F31509" w:rsidDel="008D6966">
          <w:rPr>
            <w:rFonts w:asciiTheme="majorBidi" w:eastAsia="Times New Roman" w:hAnsiTheme="majorBidi" w:cstheme="majorBidi"/>
            <w:lang w:val="en-GB"/>
          </w:rPr>
          <w:delText xml:space="preserve">for </w:delText>
        </w:r>
      </w:del>
      <w:r w:rsidRPr="00F31509">
        <w:rPr>
          <w:rFonts w:asciiTheme="majorBidi" w:eastAsia="Times New Roman" w:hAnsiTheme="majorBidi" w:cstheme="majorBidi"/>
          <w:lang w:val="en-GB"/>
        </w:rPr>
        <w:t>beet</w:t>
      </w:r>
      <w:ins w:id="12894" w:author="Jane Shaw" w:date="2015-10-29T12:00:00Z">
        <w:r w:rsidR="008D6966">
          <w:rPr>
            <w:rFonts w:asciiTheme="majorBidi" w:eastAsia="Times New Roman" w:hAnsiTheme="majorBidi" w:cstheme="majorBidi"/>
            <w:lang w:val="en-GB"/>
          </w:rPr>
          <w:t>,</w:t>
        </w:r>
      </w:ins>
      <w:del w:id="12895" w:author="Jane Shaw" w:date="2015-10-29T12:00:00Z">
        <w:r w:rsidR="0057568A" w:rsidRPr="00F31509" w:rsidDel="008D6966">
          <w:rPr>
            <w:rFonts w:asciiTheme="majorBidi" w:eastAsia="Times New Roman" w:hAnsiTheme="majorBidi" w:cstheme="majorBidi"/>
            <w:lang w:val="en-GB"/>
          </w:rPr>
          <w:delText>;</w:delText>
        </w:r>
      </w:del>
      <w:r w:rsidR="0057568A" w:rsidRPr="00F31509">
        <w:rPr>
          <w:rFonts w:asciiTheme="majorBidi" w:eastAsia="Times New Roman" w:hAnsiTheme="majorBidi" w:cstheme="majorBidi"/>
          <w:lang w:val="en-GB"/>
        </w:rPr>
        <w:t xml:space="preserve"> </w:t>
      </w:r>
      <w:ins w:id="12896" w:author="Jane Shaw" w:date="2015-11-07T20:12:00Z">
        <w:r w:rsidR="00643AA0">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both are </w:t>
      </w:r>
      <w:del w:id="12897" w:author="Jane Shaw" w:date="2015-10-29T12:00:00Z">
        <w:r w:rsidRPr="00F31509" w:rsidDel="008D6966">
          <w:rPr>
            <w:rFonts w:asciiTheme="majorBidi" w:eastAsia="Times New Roman" w:hAnsiTheme="majorBidi" w:cstheme="majorBidi"/>
            <w:lang w:val="en-GB"/>
          </w:rPr>
          <w:delText xml:space="preserve">indeed </w:delText>
        </w:r>
      </w:del>
      <w:r w:rsidRPr="00F31509">
        <w:rPr>
          <w:rFonts w:asciiTheme="majorBidi" w:eastAsia="Times New Roman" w:hAnsiTheme="majorBidi" w:cstheme="majorBidi"/>
          <w:lang w:val="en-GB"/>
        </w:rPr>
        <w:t xml:space="preserve">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w:t>
      </w:r>
      <w:del w:id="12898" w:author="Jane Shaw" w:date="2015-10-29T12:01:00Z">
        <w:r w:rsidRPr="00F31509" w:rsidDel="008D6966">
          <w:rPr>
            <w:rFonts w:asciiTheme="majorBidi" w:eastAsia="Times New Roman" w:hAnsiTheme="majorBidi" w:cstheme="majorBidi"/>
            <w:lang w:val="en-GB"/>
          </w:rPr>
          <w:delText>If that’s the case</w:delText>
        </w:r>
      </w:del>
      <w:ins w:id="12899" w:author="Jane Shaw" w:date="2015-10-29T12:01:00Z">
        <w:r w:rsidR="008D6966">
          <w:rPr>
            <w:rFonts w:asciiTheme="majorBidi" w:eastAsia="Times New Roman" w:hAnsiTheme="majorBidi" w:cstheme="majorBidi"/>
            <w:lang w:val="en-GB"/>
          </w:rPr>
          <w:t>In most cases</w:t>
        </w:r>
      </w:ins>
      <w:r w:rsidRPr="00F31509">
        <w:rPr>
          <w:rFonts w:asciiTheme="majorBidi" w:eastAsia="Times New Roman" w:hAnsiTheme="majorBidi" w:cstheme="majorBidi"/>
          <w:lang w:val="en-GB"/>
        </w:rPr>
        <w:t>, at least an initial estimate for stock changes must be imputed</w:t>
      </w:r>
      <w:del w:id="12900" w:author="Jane Shaw" w:date="2015-10-29T12:01:00Z">
        <w:r w:rsidRPr="00F31509" w:rsidDel="008D6966">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901" w:author="Jane Shaw" w:date="2015-10-29T12:01:00Z">
        <w:r w:rsidRPr="00F31509" w:rsidDel="008D6966">
          <w:rPr>
            <w:rFonts w:asciiTheme="majorBidi" w:eastAsia="Times New Roman" w:hAnsiTheme="majorBidi" w:cstheme="majorBidi"/>
            <w:lang w:val="en-GB"/>
          </w:rPr>
          <w:delText xml:space="preserve">and we do this imputation </w:delText>
        </w:r>
      </w:del>
      <w:ins w:id="12902" w:author="Jane Shaw" w:date="2015-10-29T12:01:00Z">
        <w:r w:rsidR="008D6966">
          <w:rPr>
            <w:rFonts w:asciiTheme="majorBidi" w:eastAsia="Times New Roman" w:hAnsiTheme="majorBidi" w:cstheme="majorBidi"/>
            <w:lang w:val="en-GB"/>
          </w:rPr>
          <w:t xml:space="preserve">using </w:t>
        </w:r>
      </w:ins>
      <w:del w:id="12903" w:author="Jane Shaw" w:date="2015-10-29T12:01:00Z">
        <w:r w:rsidRPr="00F31509" w:rsidDel="008D6966">
          <w:rPr>
            <w:rFonts w:asciiTheme="majorBidi" w:eastAsia="Times New Roman" w:hAnsiTheme="majorBidi" w:cstheme="majorBidi"/>
            <w:lang w:val="en-GB"/>
          </w:rPr>
          <w:delText xml:space="preserve">via </w:delText>
        </w:r>
      </w:del>
      <w:r w:rsidRPr="00F31509">
        <w:rPr>
          <w:rFonts w:asciiTheme="majorBidi" w:eastAsia="Times New Roman" w:hAnsiTheme="majorBidi" w:cstheme="majorBidi"/>
          <w:lang w:val="en-GB"/>
        </w:rPr>
        <w:t xml:space="preserve">the linear regression model on historical stock change data described in </w:t>
      </w:r>
      <w:del w:id="12904" w:author="Jane Shaw" w:date="2015-11-07T20:12:00Z">
        <w:r w:rsidRPr="00F31509" w:rsidDel="00643AA0">
          <w:rPr>
            <w:rFonts w:asciiTheme="majorBidi" w:eastAsia="Times New Roman" w:hAnsiTheme="majorBidi" w:cstheme="majorBidi"/>
            <w:lang w:val="en-GB"/>
          </w:rPr>
          <w:delText xml:space="preserve">Chapter </w:delText>
        </w:r>
      </w:del>
      <w:ins w:id="12905" w:author="Jane Shaw" w:date="2015-11-07T20:12:00Z">
        <w:r w:rsidR="00643AA0">
          <w:rPr>
            <w:rFonts w:asciiTheme="majorBidi" w:eastAsia="Times New Roman" w:hAnsiTheme="majorBidi" w:cstheme="majorBidi"/>
            <w:lang w:val="en-GB"/>
          </w:rPr>
          <w:t xml:space="preserve">section </w:t>
        </w:r>
      </w:ins>
      <w:ins w:id="12906" w:author="Jane Shaw" w:date="2015-10-29T12:06:00Z">
        <w:r w:rsidR="008D6966">
          <w:rPr>
            <w:rFonts w:asciiTheme="majorBidi" w:eastAsia="Times New Roman" w:hAnsiTheme="majorBidi" w:cstheme="majorBidi"/>
            <w:lang w:val="en-GB"/>
          </w:rPr>
          <w:t>3</w:t>
        </w:r>
      </w:ins>
      <w:ins w:id="12907" w:author="Jane Shaw" w:date="2015-11-07T20:12:00Z">
        <w:r w:rsidR="00643AA0">
          <w:rPr>
            <w:rFonts w:asciiTheme="majorBidi" w:eastAsia="Times New Roman" w:hAnsiTheme="majorBidi" w:cstheme="majorBidi"/>
            <w:lang w:val="en-GB"/>
          </w:rPr>
          <w:t>.3</w:t>
        </w:r>
      </w:ins>
      <w:del w:id="12908" w:author="Jane Shaw" w:date="2015-10-29T12:06:00Z">
        <w:r w:rsidRPr="00F31509" w:rsidDel="008D6966">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w:t>
      </w:r>
      <w:del w:id="12909" w:author="Jane Shaw" w:date="2015-10-29T12:06:00Z">
        <w:r w:rsidRPr="00F31509" w:rsidDel="008D6966">
          <w:rPr>
            <w:rFonts w:asciiTheme="majorBidi" w:eastAsia="Times New Roman" w:hAnsiTheme="majorBidi" w:cstheme="majorBidi"/>
            <w:lang w:val="en-GB"/>
          </w:rPr>
          <w:delText xml:space="preserve">Including </w:delText>
        </w:r>
      </w:del>
      <w:ins w:id="12910" w:author="Jane Shaw" w:date="2015-10-29T12:06:00Z">
        <w:r w:rsidR="008D6966">
          <w:rPr>
            <w:rFonts w:asciiTheme="majorBidi" w:eastAsia="Times New Roman" w:hAnsiTheme="majorBidi" w:cstheme="majorBidi"/>
            <w:lang w:val="en-GB"/>
          </w:rPr>
          <w:t xml:space="preserve">Adding </w:t>
        </w:r>
      </w:ins>
      <w:r w:rsidRPr="00F31509">
        <w:rPr>
          <w:rFonts w:asciiTheme="majorBidi" w:eastAsia="Times New Roman" w:hAnsiTheme="majorBidi" w:cstheme="majorBidi"/>
          <w:lang w:val="en-GB"/>
        </w:rPr>
        <w:t xml:space="preserve">stock changes </w:t>
      </w:r>
      <w:del w:id="12911" w:author="Jane Shaw" w:date="2015-10-29T12:06:00Z">
        <w:r w:rsidRPr="00F31509" w:rsidDel="008D6966">
          <w:rPr>
            <w:rFonts w:asciiTheme="majorBidi" w:eastAsia="Times New Roman" w:hAnsiTheme="majorBidi" w:cstheme="majorBidi"/>
            <w:lang w:val="en-GB"/>
          </w:rPr>
          <w:delText>in</w:delText>
        </w:r>
      </w:del>
      <w:r w:rsidRPr="00F31509">
        <w:rPr>
          <w:rFonts w:asciiTheme="majorBidi" w:eastAsia="Times New Roman" w:hAnsiTheme="majorBidi" w:cstheme="majorBidi"/>
          <w:lang w:val="en-GB"/>
        </w:rPr>
        <w:t xml:space="preserve">to the </w:t>
      </w:r>
      <w:del w:id="12912" w:author="Jane Shaw" w:date="2015-10-29T12:06:00Z">
        <w:r w:rsidRPr="00F31509" w:rsidDel="008D6966">
          <w:rPr>
            <w:rFonts w:asciiTheme="majorBidi" w:eastAsia="Times New Roman" w:hAnsiTheme="majorBidi" w:cstheme="majorBidi"/>
            <w:lang w:val="en-GB"/>
          </w:rPr>
          <w:delText xml:space="preserve">working </w:delText>
        </w:r>
      </w:del>
      <w:r w:rsidRPr="00F31509">
        <w:rPr>
          <w:rFonts w:asciiTheme="majorBidi" w:eastAsia="Times New Roman" w:hAnsiTheme="majorBidi" w:cstheme="majorBidi"/>
          <w:lang w:val="en-GB"/>
        </w:rPr>
        <w:t>table</w:t>
      </w:r>
      <w:r w:rsidR="0057568A" w:rsidRPr="00F31509">
        <w:rPr>
          <w:rFonts w:asciiTheme="majorBidi" w:eastAsia="Times New Roman" w:hAnsiTheme="majorBidi" w:cstheme="majorBidi"/>
          <w:lang w:val="en-GB"/>
        </w:rPr>
        <w:t xml:space="preserve"> </w:t>
      </w:r>
      <w:del w:id="12913" w:author="Jane Shaw" w:date="2015-10-29T12:06:00Z">
        <w:r w:rsidRPr="00F31509" w:rsidDel="008D6966">
          <w:rPr>
            <w:rFonts w:asciiTheme="majorBidi" w:eastAsia="Times New Roman" w:hAnsiTheme="majorBidi" w:cstheme="majorBidi"/>
            <w:lang w:val="en-GB"/>
          </w:rPr>
          <w:delText>(</w:delText>
        </w:r>
        <w:r w:rsidR="00E24798" w:rsidDel="008D6966">
          <w:fldChar w:fldCharType="begin"/>
        </w:r>
        <w:r w:rsidR="00E24798" w:rsidDel="008D6966">
          <w:delInstrText xml:space="preserve"> REF _Ref427907474 \h  \* MERGEFORMAT </w:delInstrText>
        </w:r>
        <w:r w:rsidR="00E24798" w:rsidDel="008D6966">
          <w:fldChar w:fldCharType="separate"/>
        </w:r>
        <w:r w:rsidR="00E24798" w:rsidRPr="000F0B1C" w:rsidDel="008D6966">
          <w:rPr>
            <w:rFonts w:asciiTheme="majorBidi" w:eastAsia="Times New Roman" w:hAnsiTheme="majorBidi" w:cstheme="majorBidi"/>
            <w:lang w:val="en-GB"/>
          </w:rPr>
          <w:delText xml:space="preserve">Table </w:delText>
        </w:r>
        <w:r w:rsidR="00E24798" w:rsidRPr="000F0B1C" w:rsidDel="008D6966">
          <w:rPr>
            <w:rFonts w:asciiTheme="majorBidi" w:eastAsia="Times New Roman" w:hAnsiTheme="majorBidi" w:cstheme="majorBidi"/>
            <w:noProof/>
            <w:lang w:val="en-GB"/>
          </w:rPr>
          <w:delText>35</w:delText>
        </w:r>
        <w:r w:rsidR="00E24798" w:rsidDel="008D6966">
          <w:fldChar w:fldCharType="end"/>
        </w:r>
        <w:r w:rsidRPr="00F31509" w:rsidDel="008D6966">
          <w:rPr>
            <w:rFonts w:asciiTheme="majorBidi" w:eastAsia="Times New Roman" w:hAnsiTheme="majorBidi" w:cstheme="majorBidi"/>
            <w:lang w:val="en-GB"/>
          </w:rPr>
          <w:delText xml:space="preserve">) now </w:delText>
        </w:r>
      </w:del>
      <w:r w:rsidRPr="00F31509">
        <w:rPr>
          <w:rFonts w:asciiTheme="majorBidi" w:eastAsia="Times New Roman" w:hAnsiTheme="majorBidi" w:cstheme="majorBidi"/>
          <w:lang w:val="en-GB"/>
        </w:rPr>
        <w:t xml:space="preserve">completes the domestic supply side as shown in </w:t>
      </w:r>
      <w:r w:rsidR="00E24798">
        <w:fldChar w:fldCharType="begin"/>
      </w:r>
      <w:r w:rsidR="00E24798">
        <w:instrText xml:space="preserve"> REF _Ref427907474 \h  \* MERGEFORMAT </w:instrText>
      </w:r>
      <w:r w:rsidR="00E24798">
        <w:fldChar w:fldCharType="separate"/>
      </w:r>
      <w:ins w:id="12914" w:author="Jane Shaw" w:date="2015-11-01T20:53:00Z">
        <w:r w:rsidR="00311179" w:rsidRPr="00311179">
          <w:rPr>
            <w:rFonts w:asciiTheme="majorBidi" w:eastAsia="Times New Roman" w:hAnsiTheme="majorBidi" w:cstheme="majorBidi"/>
            <w:lang w:val="en-GB"/>
            <w:rPrChange w:id="12915"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916" w:author="Jane Shaw" w:date="2015-11-01T20:53:00Z">
              <w:rPr>
                <w:rFonts w:asciiTheme="majorBidi" w:hAnsiTheme="majorBidi" w:cstheme="majorBidi"/>
                <w:noProof/>
                <w:lang w:val="en-GB"/>
              </w:rPr>
            </w:rPrChange>
          </w:rPr>
          <w:t>35</w:t>
        </w:r>
      </w:ins>
      <w:del w:id="12917"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35</w:delText>
        </w:r>
      </w:del>
      <w:r w:rsidR="00E24798">
        <w:fldChar w:fldCharType="end"/>
      </w:r>
      <w:r w:rsidRPr="00F31509">
        <w:rPr>
          <w:rFonts w:asciiTheme="majorBidi" w:eastAsia="Times New Roman" w:hAnsiTheme="majorBidi" w:cstheme="majorBidi"/>
          <w:lang w:val="en-GB"/>
        </w:rPr>
        <w:t>.</w:t>
      </w:r>
    </w:p>
    <w:p w14:paraId="0A8FE55C" w14:textId="0A0839BA" w:rsidR="004F65E4" w:rsidRPr="00F31509" w:rsidRDefault="004F65E4" w:rsidP="004F65E4">
      <w:pPr>
        <w:pStyle w:val="Didascalia"/>
        <w:keepNext/>
        <w:rPr>
          <w:rFonts w:asciiTheme="majorBidi" w:hAnsiTheme="majorBidi" w:cstheme="majorBidi"/>
          <w:b/>
          <w:lang w:val="en-GB"/>
        </w:rPr>
      </w:pPr>
      <w:bookmarkStart w:id="12918" w:name="_Ref427907474"/>
      <w:bookmarkStart w:id="12919" w:name="_Toc42842357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35</w:t>
      </w:r>
      <w:r w:rsidR="003D789C" w:rsidRPr="00F31509">
        <w:rPr>
          <w:rFonts w:asciiTheme="majorBidi" w:hAnsiTheme="majorBidi" w:cstheme="majorBidi"/>
          <w:lang w:val="en-GB"/>
        </w:rPr>
        <w:fldChar w:fldCharType="end"/>
      </w:r>
      <w:bookmarkEnd w:id="12918"/>
      <w:r w:rsidRPr="00F31509">
        <w:rPr>
          <w:rFonts w:asciiTheme="majorBidi" w:hAnsiTheme="majorBidi" w:cstheme="majorBidi"/>
          <w:lang w:val="en-GB"/>
        </w:rPr>
        <w:t xml:space="preserve">: </w:t>
      </w:r>
      <w:ins w:id="12920" w:author="Jane Shaw" w:date="2015-10-29T12:39:00Z">
        <w:r w:rsidR="001E04B4">
          <w:rPr>
            <w:rFonts w:asciiTheme="majorBidi" w:hAnsiTheme="majorBidi" w:cstheme="majorBidi"/>
            <w:lang w:val="en-GB"/>
          </w:rPr>
          <w:t xml:space="preserve">Adding stock estimates to the </w:t>
        </w:r>
      </w:ins>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w:t>
      </w:r>
      <w:del w:id="12921" w:author="Jane Shaw" w:date="2015-10-29T12:39:00Z">
        <w:r w:rsidRPr="00F31509" w:rsidDel="001E04B4">
          <w:rPr>
            <w:rFonts w:asciiTheme="majorBidi" w:hAnsiTheme="majorBidi" w:cstheme="majorBidi"/>
            <w:lang w:val="en-GB"/>
          </w:rPr>
          <w:delText>including stock estimates</w:delText>
        </w:r>
      </w:del>
      <w:bookmarkEnd w:id="12919"/>
    </w:p>
    <w:tbl>
      <w:tblPr>
        <w:tblStyle w:val="Tabellaclassica1"/>
        <w:tblW w:w="5261" w:type="pct"/>
        <w:tblLook w:val="04A0" w:firstRow="1" w:lastRow="0" w:firstColumn="1" w:lastColumn="0" w:noHBand="0" w:noVBand="1"/>
      </w:tblPr>
      <w:tblGrid>
        <w:gridCol w:w="1314"/>
        <w:gridCol w:w="997"/>
        <w:gridCol w:w="845"/>
        <w:gridCol w:w="767"/>
        <w:gridCol w:w="891"/>
        <w:gridCol w:w="563"/>
        <w:gridCol w:w="1114"/>
        <w:gridCol w:w="545"/>
        <w:gridCol w:w="536"/>
        <w:gridCol w:w="723"/>
        <w:gridCol w:w="901"/>
        <w:gridCol w:w="528"/>
      </w:tblGrid>
      <w:tr w:rsidR="008D6966" w:rsidRPr="00F31509" w14:paraId="4C7CE51D"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4D5EC354" w14:textId="064804AD"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47783D3D" w14:textId="49C5214C"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AD23130" w14:textId="216E7052"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1CB5EB16" w14:textId="0388DF93"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0A086D28" w14:textId="51E41986"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005059EC" w14:textId="325F7DD8"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59663AA" w14:textId="7E439A73"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157A3BB1" w14:textId="60D3093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D50A961" w14:textId="4598A02D"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6A7EAAEE" w14:textId="0CC35A98"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8704B3F" w14:textId="2330955A"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2703811C" w14:textId="0263C512"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24702F72"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6E6E707C" w14:textId="3ADACB88"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1DDE34EB" w14:textId="35B0A82E"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2922" w:author="Jane Shaw" w:date="2015-10-29T12:02:00Z">
              <w:r w:rsidRPr="00F31509" w:rsidDel="008D6966">
                <w:rPr>
                  <w:rFonts w:asciiTheme="majorBidi" w:hAnsiTheme="majorBidi" w:cstheme="majorBidi"/>
                  <w:sz w:val="16"/>
                  <w:lang w:val="en-GB"/>
                </w:rPr>
                <w:delText>,</w:delText>
              </w:r>
            </w:del>
            <w:ins w:id="12923"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2924" w:author="Jane Shaw" w:date="2015-10-29T12:02:00Z">
              <w:r w:rsidRPr="00F31509" w:rsidDel="008D6966">
                <w:rPr>
                  <w:rFonts w:asciiTheme="majorBidi" w:hAnsiTheme="majorBidi" w:cstheme="majorBidi"/>
                  <w:sz w:val="16"/>
                  <w:lang w:val="en-GB"/>
                </w:rPr>
                <w:delText>,</w:delText>
              </w:r>
            </w:del>
            <w:ins w:id="12925"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0A0D630" w14:textId="5530BF48"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2926" w:author="Jane Shaw" w:date="2015-10-29T12:02:00Z">
              <w:r w:rsidRPr="00F31509" w:rsidDel="008D6966">
                <w:rPr>
                  <w:rFonts w:asciiTheme="majorBidi" w:hAnsiTheme="majorBidi" w:cstheme="majorBidi"/>
                  <w:sz w:val="16"/>
                  <w:lang w:val="en-GB"/>
                </w:rPr>
                <w:delText>,</w:delText>
              </w:r>
            </w:del>
            <w:ins w:id="12927"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545DFD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44A8B38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6FC81B6"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08EF0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C66CBC"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461A93"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764EAC"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B4EB1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AB7339"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14:paraId="2DC65797"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7ED8E4CE" w14:textId="146E38C6"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1CE9C1C" w14:textId="573B6B2F"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2928" w:author="Jane Shaw" w:date="2015-10-29T12:02:00Z">
              <w:r w:rsidRPr="00F31509" w:rsidDel="008D6966">
                <w:rPr>
                  <w:rFonts w:asciiTheme="majorBidi" w:hAnsiTheme="majorBidi" w:cstheme="majorBidi"/>
                  <w:sz w:val="16"/>
                  <w:lang w:val="en-GB"/>
                </w:rPr>
                <w:delText>,</w:delText>
              </w:r>
            </w:del>
            <w:ins w:id="12929"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2930" w:author="Jane Shaw" w:date="2015-10-29T12:02:00Z">
              <w:r w:rsidRPr="00F31509" w:rsidDel="008D6966">
                <w:rPr>
                  <w:rFonts w:asciiTheme="majorBidi" w:hAnsiTheme="majorBidi" w:cstheme="majorBidi"/>
                  <w:sz w:val="16"/>
                  <w:lang w:val="en-GB"/>
                </w:rPr>
                <w:delText>,</w:delText>
              </w:r>
            </w:del>
            <w:ins w:id="12931"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4E47BFF4" w14:textId="1D8BE0B0"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2932" w:author="Jane Shaw" w:date="2015-10-29T12:02:00Z">
              <w:r w:rsidRPr="00F31509" w:rsidDel="008D6966">
                <w:rPr>
                  <w:rFonts w:asciiTheme="majorBidi" w:hAnsiTheme="majorBidi" w:cstheme="majorBidi"/>
                  <w:sz w:val="16"/>
                  <w:lang w:val="en-GB"/>
                </w:rPr>
                <w:delText>,</w:delText>
              </w:r>
            </w:del>
            <w:ins w:id="12933"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319BCF0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416316A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68612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63EB4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4537DD"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7D00E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98CC7F"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EA2CE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C8A09B"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14:paraId="07DEBBDF"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D1B0A4F" w14:textId="75E45DCB"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6732FF"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C2040" w14:textId="1A378805"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2934" w:author="Jane Shaw" w:date="2015-10-29T12:02:00Z">
              <w:r w:rsidRPr="00F31509" w:rsidDel="008D6966">
                <w:rPr>
                  <w:rFonts w:asciiTheme="majorBidi" w:hAnsiTheme="majorBidi" w:cstheme="majorBidi"/>
                  <w:sz w:val="16"/>
                  <w:lang w:val="en-GB"/>
                </w:rPr>
                <w:delText>,</w:delText>
              </w:r>
            </w:del>
            <w:ins w:id="12935"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250E1942" w14:textId="5F69F79D"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2936" w:author="Jane Shaw" w:date="2015-10-29T12:02:00Z">
              <w:r w:rsidRPr="00F31509" w:rsidDel="008D6966">
                <w:rPr>
                  <w:rFonts w:asciiTheme="majorBidi" w:hAnsiTheme="majorBidi" w:cstheme="majorBidi"/>
                  <w:sz w:val="16"/>
                  <w:lang w:val="en-GB"/>
                </w:rPr>
                <w:delText>,</w:delText>
              </w:r>
            </w:del>
            <w:ins w:id="12937" w:author="Jane Shaw" w:date="2015-10-29T12:02:00Z">
              <w:r>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8EBCE79"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95CB51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9C624F"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747600"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DF96DF"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ABBDA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989FC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6F19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9942D4F"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06DA0C3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61368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9464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4EED399" w14:textId="7F4D2D0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2938" w:author="Jane Shaw" w:date="2015-10-29T12:02:00Z">
              <w:r w:rsidRPr="00F31509" w:rsidDel="008D6966">
                <w:rPr>
                  <w:rFonts w:asciiTheme="majorBidi" w:hAnsiTheme="majorBidi" w:cstheme="majorBidi"/>
                  <w:sz w:val="16"/>
                  <w:lang w:val="en-GB"/>
                </w:rPr>
                <w:delText>,</w:delText>
              </w:r>
            </w:del>
            <w:ins w:id="12939"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29384F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04DCC5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A426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725FF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D875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226E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8DA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F030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FF1C871"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649AE98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5FE678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D6891A" w14:textId="081088C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2940" w:author="Jane Shaw" w:date="2015-10-29T12:02:00Z">
              <w:r w:rsidRPr="00F31509" w:rsidDel="008D6966">
                <w:rPr>
                  <w:rFonts w:asciiTheme="majorBidi" w:hAnsiTheme="majorBidi" w:cstheme="majorBidi"/>
                  <w:sz w:val="16"/>
                  <w:lang w:val="en-GB"/>
                </w:rPr>
                <w:delText>,</w:delText>
              </w:r>
            </w:del>
            <w:ins w:id="12941"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2942" w:author="Jane Shaw" w:date="2015-10-29T12:02:00Z">
              <w:r w:rsidRPr="00F31509" w:rsidDel="008D6966">
                <w:rPr>
                  <w:rFonts w:asciiTheme="majorBidi" w:hAnsiTheme="majorBidi" w:cstheme="majorBidi"/>
                  <w:sz w:val="16"/>
                  <w:lang w:val="en-GB"/>
                </w:rPr>
                <w:delText>,</w:delText>
              </w:r>
            </w:del>
            <w:ins w:id="12943"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05662DD" w14:textId="7D5C654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2944" w:author="Jane Shaw" w:date="2015-10-29T12:02:00Z">
              <w:r w:rsidRPr="00F31509" w:rsidDel="008D6966">
                <w:rPr>
                  <w:rFonts w:asciiTheme="majorBidi" w:hAnsiTheme="majorBidi" w:cstheme="majorBidi"/>
                  <w:sz w:val="16"/>
                  <w:lang w:val="en-GB"/>
                </w:rPr>
                <w:delText>,</w:delText>
              </w:r>
            </w:del>
            <w:ins w:id="12945"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D1BAFDE" w14:textId="5CA641F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79</w:t>
            </w:r>
            <w:del w:id="12946" w:author="Jane Shaw" w:date="2015-10-29T12:02:00Z">
              <w:r w:rsidRPr="00F31509" w:rsidDel="008D6966">
                <w:rPr>
                  <w:rFonts w:asciiTheme="majorBidi" w:hAnsiTheme="majorBidi" w:cstheme="majorBidi"/>
                  <w:b/>
                  <w:sz w:val="16"/>
                  <w:lang w:val="en-GB"/>
                </w:rPr>
                <w:delText>,</w:delText>
              </w:r>
            </w:del>
            <w:ins w:id="12947" w:author="Jane Shaw" w:date="2015-10-29T12:02:00Z">
              <w:r w:rsidR="008D6966">
                <w:rPr>
                  <w:rFonts w:asciiTheme="majorBidi" w:hAnsiTheme="majorBidi" w:cstheme="majorBidi"/>
                  <w:b/>
                  <w:sz w:val="16"/>
                  <w:lang w:val="en-GB"/>
                </w:rPr>
                <w:t xml:space="preserve"> </w:t>
              </w:r>
            </w:ins>
            <w:r w:rsidRPr="00F31509">
              <w:rPr>
                <w:rFonts w:asciiTheme="majorBidi" w:hAnsiTheme="majorBidi" w:cstheme="majorBidi"/>
                <w:b/>
                <w:sz w:val="16"/>
                <w:lang w:val="en-GB"/>
              </w:rPr>
              <w:t>500</w:t>
            </w:r>
          </w:p>
        </w:tc>
        <w:tc>
          <w:tcPr>
            <w:tcW w:w="0" w:type="auto"/>
          </w:tcPr>
          <w:p w14:paraId="5A36D3F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6E1E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9B569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55E2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D3CE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AD22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00776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B85719F"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39A373F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EA4873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E37969" w14:textId="713D6D3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2948" w:author="Jane Shaw" w:date="2015-10-29T12:02:00Z">
              <w:r w:rsidRPr="00F31509" w:rsidDel="008D6966">
                <w:rPr>
                  <w:rFonts w:asciiTheme="majorBidi" w:hAnsiTheme="majorBidi" w:cstheme="majorBidi"/>
                  <w:sz w:val="16"/>
                  <w:lang w:val="en-GB"/>
                </w:rPr>
                <w:delText>,</w:delText>
              </w:r>
            </w:del>
            <w:ins w:id="12949"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9B5685D" w14:textId="5C945BB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2950" w:author="Jane Shaw" w:date="2015-10-29T12:02:00Z">
              <w:r w:rsidRPr="00F31509" w:rsidDel="008D6966">
                <w:rPr>
                  <w:rFonts w:asciiTheme="majorBidi" w:hAnsiTheme="majorBidi" w:cstheme="majorBidi"/>
                  <w:sz w:val="16"/>
                  <w:lang w:val="en-GB"/>
                </w:rPr>
                <w:delText>,</w:delText>
              </w:r>
            </w:del>
            <w:ins w:id="12951" w:author="Jane Shaw" w:date="2015-10-29T12:02:00Z">
              <w:r w:rsidR="008D6966">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F71B2F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7EB9F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4914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B45D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833B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864D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612CE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0504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964DB0B" w14:textId="77777777"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Food</w:t>
      </w:r>
    </w:p>
    <w:p w14:paraId="3D341F9F" w14:textId="4EE581EA"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ins w:id="12952" w:author="Jane Shaw" w:date="2015-10-29T12:06:00Z">
        <w:r w:rsidR="008D6966">
          <w:rPr>
            <w:rFonts w:asciiTheme="majorBidi" w:hAnsiTheme="majorBidi" w:cstheme="majorBidi"/>
            <w:lang w:val="en-GB"/>
          </w:rPr>
          <w:t xml:space="preserve">for </w:t>
        </w:r>
      </w:ins>
      <w:r w:rsidRPr="00F31509">
        <w:rPr>
          <w:rFonts w:asciiTheme="majorBidi" w:hAnsiTheme="majorBidi" w:cstheme="majorBidi"/>
          <w:lang w:val="en-GB"/>
        </w:rPr>
        <w:t>estimating food allocation uses food consumption estimates from the previous year and extrapolates these estimates forward</w:t>
      </w:r>
      <w:ins w:id="12953" w:author="Jane Shaw" w:date="2015-10-29T12:07:00Z">
        <w:r w:rsidR="008D6966">
          <w:rPr>
            <w:rFonts w:asciiTheme="majorBidi" w:hAnsiTheme="majorBidi" w:cstheme="majorBidi"/>
            <w:lang w:val="en-GB"/>
          </w:rPr>
          <w:t>s</w:t>
        </w:r>
      </w:ins>
      <w:r w:rsidRPr="00F31509">
        <w:rPr>
          <w:rFonts w:asciiTheme="majorBidi" w:hAnsiTheme="majorBidi" w:cstheme="majorBidi"/>
          <w:lang w:val="en-GB"/>
        </w:rPr>
        <w:t xml:space="preserve"> using changes in GDP and product-related income elasticities. It should be noted that these are </w:t>
      </w:r>
      <w:del w:id="12954" w:author="Jane Shaw" w:date="2015-10-29T12:07:00Z">
        <w:r w:rsidRPr="00F31509" w:rsidDel="008D6966">
          <w:rPr>
            <w:rFonts w:asciiTheme="majorBidi" w:hAnsiTheme="majorBidi" w:cstheme="majorBidi"/>
            <w:lang w:val="en-GB"/>
          </w:rPr>
          <w:delText xml:space="preserve">also </w:delText>
        </w:r>
      </w:del>
      <w:r w:rsidRPr="00F31509">
        <w:rPr>
          <w:rFonts w:asciiTheme="majorBidi" w:hAnsiTheme="majorBidi" w:cstheme="majorBidi"/>
          <w:lang w:val="en-GB"/>
        </w:rPr>
        <w:t xml:space="preserve">only initial estimates of food consumption and that </w:t>
      </w:r>
      <w:del w:id="12955" w:author="Jane Shaw" w:date="2015-10-29T12:07:00Z">
        <w:r w:rsidRPr="00F31509" w:rsidDel="008D6966">
          <w:rPr>
            <w:rFonts w:asciiTheme="majorBidi" w:hAnsiTheme="majorBidi" w:cstheme="majorBidi"/>
            <w:lang w:val="en-GB"/>
          </w:rPr>
          <w:delText xml:space="preserve">it </w:delText>
        </w:r>
      </w:del>
      <w:ins w:id="12956" w:author="Jane Shaw" w:date="2015-10-29T12:07:00Z">
        <w:r w:rsidR="008D6966">
          <w:rPr>
            <w:rFonts w:asciiTheme="majorBidi" w:hAnsiTheme="majorBidi" w:cstheme="majorBidi"/>
            <w:lang w:val="en-GB"/>
          </w:rPr>
          <w:t xml:space="preserve">this </w:t>
        </w:r>
      </w:ins>
      <w:r w:rsidRPr="00F31509">
        <w:rPr>
          <w:rFonts w:asciiTheme="majorBidi" w:hAnsiTheme="majorBidi" w:cstheme="majorBidi"/>
          <w:lang w:val="en-GB"/>
        </w:rPr>
        <w:t>is only one of many imputation methods. The final levels of food consumption will be determined in the balancing mechanism</w:t>
      </w:r>
      <w:ins w:id="12957" w:author="Jane Shaw" w:date="2015-11-07T20:12:00Z">
        <w:r w:rsidR="00643AA0">
          <w:rPr>
            <w:rFonts w:asciiTheme="majorBidi" w:hAnsiTheme="majorBidi" w:cstheme="majorBidi"/>
            <w:lang w:val="en-GB"/>
          </w:rPr>
          <w:t>,</w:t>
        </w:r>
      </w:ins>
      <w:r w:rsidRPr="00F31509">
        <w:rPr>
          <w:rFonts w:asciiTheme="majorBidi" w:hAnsiTheme="majorBidi" w:cstheme="majorBidi"/>
          <w:lang w:val="en-GB"/>
        </w:rPr>
        <w:t xml:space="preserve"> and </w:t>
      </w:r>
      <w:del w:id="12958" w:author="Jane Shaw" w:date="2015-10-29T12:07:00Z">
        <w:r w:rsidRPr="00F31509" w:rsidDel="008D6966">
          <w:rPr>
            <w:rFonts w:asciiTheme="majorBidi" w:hAnsiTheme="majorBidi" w:cstheme="majorBidi"/>
            <w:lang w:val="en-GB"/>
          </w:rPr>
          <w:delText xml:space="preserve">a </w:delText>
        </w:r>
      </w:del>
      <w:r w:rsidRPr="00F31509">
        <w:rPr>
          <w:rFonts w:asciiTheme="majorBidi" w:hAnsiTheme="majorBidi" w:cstheme="majorBidi"/>
          <w:lang w:val="en-GB"/>
        </w:rPr>
        <w:t>better estimate</w:t>
      </w:r>
      <w:ins w:id="12959" w:author="Jane Shaw" w:date="2015-10-29T12:07:00Z">
        <w:r w:rsidR="008D6966">
          <w:rPr>
            <w:rFonts w:asciiTheme="majorBidi" w:hAnsiTheme="majorBidi" w:cstheme="majorBidi"/>
            <w:lang w:val="en-GB"/>
          </w:rPr>
          <w:t>s</w:t>
        </w:r>
      </w:ins>
      <w:r w:rsidRPr="00F31509">
        <w:rPr>
          <w:rFonts w:asciiTheme="majorBidi" w:hAnsiTheme="majorBidi" w:cstheme="majorBidi"/>
          <w:lang w:val="en-GB"/>
        </w:rPr>
        <w:t xml:space="preserve"> </w:t>
      </w:r>
      <w:del w:id="12960" w:author="Jane Shaw" w:date="2015-10-29T12:07:00Z">
        <w:r w:rsidRPr="00F31509" w:rsidDel="008D6966">
          <w:rPr>
            <w:rFonts w:asciiTheme="majorBidi" w:hAnsiTheme="majorBidi" w:cstheme="majorBidi"/>
            <w:lang w:val="en-GB"/>
          </w:rPr>
          <w:delText xml:space="preserve">for </w:delText>
        </w:r>
      </w:del>
      <w:ins w:id="12961" w:author="Jane Shaw" w:date="2015-10-29T12:07:00Z">
        <w:r w:rsidR="008D6966">
          <w:rPr>
            <w:rFonts w:asciiTheme="majorBidi" w:hAnsiTheme="majorBidi" w:cstheme="majorBidi"/>
            <w:lang w:val="en-GB"/>
          </w:rPr>
          <w:t xml:space="preserve">of </w:t>
        </w:r>
      </w:ins>
      <w:r w:rsidRPr="00F31509">
        <w:rPr>
          <w:rFonts w:asciiTheme="majorBidi" w:hAnsiTheme="majorBidi" w:cstheme="majorBidi"/>
          <w:lang w:val="en-GB"/>
        </w:rPr>
        <w:t xml:space="preserve">sugar production and eventually availability could come from production statistics </w:t>
      </w:r>
      <w:del w:id="12962" w:author="Jane Shaw" w:date="2015-10-29T12:07:00Z">
        <w:r w:rsidRPr="00F31509" w:rsidDel="008D6966">
          <w:rPr>
            <w:rFonts w:asciiTheme="majorBidi" w:hAnsiTheme="majorBidi" w:cstheme="majorBidi"/>
            <w:lang w:val="en-GB"/>
          </w:rPr>
          <w:delText xml:space="preserve">of </w:delText>
        </w:r>
      </w:del>
      <w:ins w:id="12963" w:author="Jane Shaw" w:date="2015-10-29T12:07:00Z">
        <w:r w:rsidR="008D6966">
          <w:rPr>
            <w:rFonts w:asciiTheme="majorBidi" w:hAnsiTheme="majorBidi" w:cstheme="majorBidi"/>
            <w:lang w:val="en-GB"/>
          </w:rPr>
          <w:t xml:space="preserve">on </w:t>
        </w:r>
      </w:ins>
      <w:r w:rsidRPr="00F31509">
        <w:rPr>
          <w:rFonts w:asciiTheme="majorBidi" w:hAnsiTheme="majorBidi" w:cstheme="majorBidi"/>
          <w:lang w:val="en-GB"/>
        </w:rPr>
        <w:t xml:space="preserve">raw and refined sugar from </w:t>
      </w:r>
      <w:del w:id="12964" w:author="Jane Shaw" w:date="2015-10-29T12:07:00Z">
        <w:r w:rsidRPr="00F31509" w:rsidDel="008D6966">
          <w:rPr>
            <w:rFonts w:asciiTheme="majorBidi" w:hAnsiTheme="majorBidi" w:cstheme="majorBidi"/>
            <w:lang w:val="en-GB"/>
          </w:rPr>
          <w:delText xml:space="preserve">the </w:delText>
        </w:r>
      </w:del>
      <w:r w:rsidRPr="00F31509">
        <w:rPr>
          <w:rFonts w:asciiTheme="majorBidi" w:hAnsiTheme="majorBidi" w:cstheme="majorBidi"/>
          <w:lang w:val="en-GB"/>
        </w:rPr>
        <w:t xml:space="preserve">sugar mills. </w:t>
      </w:r>
    </w:p>
    <w:p w14:paraId="13ADDC73" w14:textId="043D03B5" w:rsidR="004F65E4" w:rsidRPr="00F31509" w:rsidRDefault="004F65E4" w:rsidP="00E52F68">
      <w:pPr>
        <w:jc w:val="both"/>
        <w:rPr>
          <w:rFonts w:asciiTheme="majorBidi" w:hAnsiTheme="majorBidi" w:cstheme="majorBidi"/>
          <w:lang w:val="en-GB"/>
        </w:rPr>
      </w:pPr>
      <w:del w:id="12965" w:author="Jane Shaw" w:date="2015-10-29T12:08:00Z">
        <w:r w:rsidRPr="00F31509" w:rsidDel="008D6966">
          <w:rPr>
            <w:rFonts w:asciiTheme="majorBidi" w:eastAsia="Times New Roman" w:hAnsiTheme="majorBidi" w:cstheme="majorBidi"/>
            <w:lang w:val="en-GB"/>
          </w:rPr>
          <w:delText>Also</w:delText>
        </w:r>
      </w:del>
      <w:ins w:id="12966" w:author="Jane Shaw" w:date="2015-10-29T12:08:00Z">
        <w:r w:rsidR="008D6966">
          <w:rPr>
            <w:rFonts w:asciiTheme="majorBidi" w:eastAsia="Times New Roman" w:hAnsiTheme="majorBidi" w:cstheme="majorBidi"/>
            <w:lang w:val="en-GB"/>
          </w:rPr>
          <w:t>In addition</w:t>
        </w:r>
      </w:ins>
      <w:r w:rsidRPr="00F31509">
        <w:rPr>
          <w:rFonts w:asciiTheme="majorBidi" w:eastAsia="Times New Roman" w:hAnsiTheme="majorBidi" w:cstheme="majorBidi"/>
          <w:lang w:val="en-GB"/>
        </w:rPr>
        <w:t xml:space="preserve">, sugar is a special case in that the </w:t>
      </w:r>
      <w:ins w:id="12967" w:author="Jane Shaw" w:date="2015-10-29T12:08:00Z">
        <w:r w:rsidR="008D6966">
          <w:rPr>
            <w:rFonts w:asciiTheme="majorBidi" w:eastAsia="Times New Roman" w:hAnsiTheme="majorBidi" w:cstheme="majorBidi"/>
            <w:lang w:val="en-GB"/>
          </w:rPr>
          <w:t xml:space="preserve">sugar </w:t>
        </w:r>
      </w:ins>
      <w:r w:rsidRPr="00F31509">
        <w:rPr>
          <w:rFonts w:asciiTheme="majorBidi" w:eastAsia="Times New Roman" w:hAnsiTheme="majorBidi" w:cstheme="majorBidi"/>
          <w:lang w:val="en-GB"/>
        </w:rPr>
        <w:t xml:space="preserve">food balance </w:t>
      </w:r>
      <w:del w:id="12968" w:author="Jane Shaw" w:date="2015-10-29T12:09:00Z">
        <w:r w:rsidRPr="00F31509" w:rsidDel="008D6966">
          <w:rPr>
            <w:rFonts w:asciiTheme="majorBidi" w:eastAsia="Times New Roman" w:hAnsiTheme="majorBidi" w:cstheme="majorBidi"/>
            <w:lang w:val="en-GB"/>
          </w:rPr>
          <w:delText xml:space="preserve">is </w:delText>
        </w:r>
      </w:del>
      <w:ins w:id="12969" w:author="Jane Shaw" w:date="2015-10-29T12:09:00Z">
        <w:r w:rsidR="008D6966">
          <w:rPr>
            <w:rFonts w:asciiTheme="majorBidi" w:eastAsia="Times New Roman" w:hAnsiTheme="majorBidi" w:cstheme="majorBidi"/>
            <w:lang w:val="en-GB"/>
          </w:rPr>
          <w:t xml:space="preserve">includes </w:t>
        </w:r>
      </w:ins>
      <w:r w:rsidRPr="00F31509">
        <w:rPr>
          <w:rFonts w:asciiTheme="majorBidi" w:eastAsia="Times New Roman" w:hAnsiTheme="majorBidi" w:cstheme="majorBidi"/>
          <w:lang w:val="en-GB"/>
        </w:rPr>
        <w:t xml:space="preserve">not only </w:t>
      </w:r>
      <w:del w:id="12970" w:author="Jane Shaw" w:date="2015-10-29T12:08:00Z">
        <w:r w:rsidRPr="00F31509" w:rsidDel="008D6966">
          <w:rPr>
            <w:rFonts w:asciiTheme="majorBidi" w:eastAsia="Times New Roman" w:hAnsiTheme="majorBidi" w:cstheme="majorBidi"/>
            <w:lang w:val="en-GB"/>
          </w:rPr>
          <w:delText xml:space="preserve">done </w:delText>
        </w:r>
      </w:del>
      <w:del w:id="12971" w:author="Jane Shaw" w:date="2015-10-29T12:09:00Z">
        <w:r w:rsidRPr="00F31509" w:rsidDel="008D6966">
          <w:rPr>
            <w:rFonts w:asciiTheme="majorBidi" w:eastAsia="Times New Roman" w:hAnsiTheme="majorBidi" w:cstheme="majorBidi"/>
            <w:lang w:val="en-GB"/>
          </w:rPr>
          <w:delText xml:space="preserve">at the level of </w:delText>
        </w:r>
      </w:del>
      <w:r w:rsidRPr="00F31509">
        <w:rPr>
          <w:rFonts w:asciiTheme="majorBidi" w:eastAsia="Times New Roman" w:hAnsiTheme="majorBidi" w:cstheme="majorBidi"/>
          <w:lang w:val="en-GB"/>
        </w:rPr>
        <w:t xml:space="preserve">the </w:t>
      </w:r>
      <w:del w:id="12972" w:author="Jane Shaw" w:date="2015-10-29T12:08:00Z">
        <w:r w:rsidRPr="00F31509" w:rsidDel="008D6966">
          <w:rPr>
            <w:rFonts w:asciiTheme="majorBidi" w:eastAsia="Times New Roman" w:hAnsiTheme="majorBidi" w:cstheme="majorBidi"/>
            <w:lang w:val="en-GB"/>
          </w:rPr>
          <w:delText xml:space="preserve">sugar </w:delText>
        </w:r>
      </w:del>
      <w:r w:rsidRPr="00F31509">
        <w:rPr>
          <w:rFonts w:asciiTheme="majorBidi" w:eastAsia="Times New Roman" w:hAnsiTheme="majorBidi" w:cstheme="majorBidi"/>
          <w:lang w:val="en-GB"/>
        </w:rPr>
        <w:t>crop</w:t>
      </w:r>
      <w:del w:id="12973" w:author="Jane Shaw" w:date="2015-10-29T12:08:00Z">
        <w:r w:rsidRPr="00F31509" w:rsidDel="008D6966">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ins w:id="12974" w:author="Jane Shaw" w:date="2015-10-29T12:09:00Z">
        <w:r w:rsidR="008D6966">
          <w:rPr>
            <w:rFonts w:asciiTheme="majorBidi" w:eastAsia="Times New Roman" w:hAnsiTheme="majorBidi" w:cstheme="majorBidi"/>
            <w:lang w:val="en-GB"/>
          </w:rPr>
          <w:t xml:space="preserve">level </w:t>
        </w:r>
      </w:ins>
      <w:r w:rsidRPr="00F31509">
        <w:rPr>
          <w:rFonts w:asciiTheme="majorBidi" w:eastAsia="Times New Roman" w:hAnsiTheme="majorBidi" w:cstheme="majorBidi"/>
          <w:lang w:val="en-GB"/>
        </w:rPr>
        <w:t>(</w:t>
      </w:r>
      <w:del w:id="12975" w:author="Jane Shaw" w:date="2015-10-29T12:08:00Z">
        <w:r w:rsidRPr="00F31509" w:rsidDel="008D6966">
          <w:rPr>
            <w:rFonts w:asciiTheme="majorBidi" w:eastAsia="Times New Roman" w:hAnsiTheme="majorBidi" w:cstheme="majorBidi"/>
            <w:lang w:val="en-GB"/>
          </w:rPr>
          <w:delText xml:space="preserve">i.e. </w:delText>
        </w:r>
      </w:del>
      <w:r w:rsidRPr="00F31509">
        <w:rPr>
          <w:rFonts w:asciiTheme="majorBidi" w:eastAsia="Times New Roman" w:hAnsiTheme="majorBidi" w:cstheme="majorBidi"/>
          <w:lang w:val="en-GB"/>
        </w:rPr>
        <w:t xml:space="preserve">sugar cane and </w:t>
      </w:r>
      <w:del w:id="12976" w:author="Jane Shaw" w:date="2015-10-29T12:08:00Z">
        <w:r w:rsidRPr="00F31509" w:rsidDel="008D6966">
          <w:rPr>
            <w:rFonts w:asciiTheme="majorBidi" w:eastAsia="Times New Roman" w:hAnsiTheme="majorBidi" w:cstheme="majorBidi"/>
            <w:lang w:val="en-GB"/>
          </w:rPr>
          <w:delText xml:space="preserve">sugar </w:delText>
        </w:r>
      </w:del>
      <w:r w:rsidRPr="00F31509">
        <w:rPr>
          <w:rFonts w:asciiTheme="majorBidi" w:eastAsia="Times New Roman" w:hAnsiTheme="majorBidi" w:cstheme="majorBidi"/>
          <w:lang w:val="en-GB"/>
        </w:rPr>
        <w:t xml:space="preserve">beet) but also </w:t>
      </w:r>
      <w:del w:id="12977" w:author="Jane Shaw" w:date="2015-10-29T12:09:00Z">
        <w:r w:rsidRPr="00F31509" w:rsidDel="008D6966">
          <w:rPr>
            <w:rFonts w:asciiTheme="majorBidi" w:eastAsia="Times New Roman" w:hAnsiTheme="majorBidi" w:cstheme="majorBidi"/>
            <w:lang w:val="en-GB"/>
          </w:rPr>
          <w:delText xml:space="preserve">at the level of </w:delText>
        </w:r>
      </w:del>
      <w:r w:rsidRPr="00F31509">
        <w:rPr>
          <w:rFonts w:asciiTheme="majorBidi" w:eastAsia="Times New Roman" w:hAnsiTheme="majorBidi" w:cstheme="majorBidi"/>
          <w:lang w:val="en-GB"/>
        </w:rPr>
        <w:t xml:space="preserve">raw sugar. Thus, </w:t>
      </w:r>
      <w:del w:id="12978" w:author="Jane Shaw" w:date="2015-10-29T12:09:00Z">
        <w:r w:rsidRPr="00F31509" w:rsidDel="00C77859">
          <w:rPr>
            <w:rFonts w:asciiTheme="majorBidi" w:eastAsia="Times New Roman" w:hAnsiTheme="majorBidi" w:cstheme="majorBidi"/>
            <w:lang w:val="en-GB"/>
          </w:rPr>
          <w:delText xml:space="preserve">when we later refer to </w:delText>
        </w:r>
      </w:del>
      <w:r w:rsidRPr="00F31509">
        <w:rPr>
          <w:rFonts w:asciiTheme="majorBidi" w:eastAsia="Times New Roman" w:hAnsiTheme="majorBidi" w:cstheme="majorBidi"/>
          <w:lang w:val="en-GB"/>
        </w:rPr>
        <w:t xml:space="preserve">the </w:t>
      </w:r>
      <w:ins w:id="12979" w:author="Jane Shaw" w:date="2015-10-29T12:09:00Z">
        <w:r w:rsidR="00C77859">
          <w:rPr>
            <w:rFonts w:asciiTheme="majorBidi" w:eastAsia="Times New Roman" w:hAnsiTheme="majorBidi" w:cstheme="majorBidi"/>
            <w:lang w:val="en-GB"/>
          </w:rPr>
          <w:t>“</w:t>
        </w:r>
      </w:ins>
      <w:del w:id="12980" w:author="Jane Shaw" w:date="2015-10-29T12:09:00Z">
        <w:r w:rsidRPr="00F31509" w:rsidDel="00C7785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primary level</w:t>
      </w:r>
      <w:ins w:id="12981" w:author="Jane Shaw" w:date="2015-10-29T12:09:00Z">
        <w:r w:rsidR="00C77859">
          <w:rPr>
            <w:rFonts w:asciiTheme="majorBidi" w:eastAsia="Times New Roman" w:hAnsiTheme="majorBidi" w:cstheme="majorBidi"/>
            <w:lang w:val="en-GB"/>
          </w:rPr>
          <w:t>”</w:t>
        </w:r>
      </w:ins>
      <w:del w:id="12982" w:author="Jane Shaw" w:date="2015-10-29T12:09:00Z">
        <w:r w:rsidRPr="00F31509" w:rsidDel="00C7785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for sugar</w:t>
      </w:r>
      <w:del w:id="12983" w:author="Jane Shaw" w:date="2015-10-29T12:09:00Z">
        <w:r w:rsidRPr="00F31509" w:rsidDel="00C7785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2984" w:author="Jane Shaw" w:date="2015-10-29T12:09:00Z">
        <w:r w:rsidRPr="00F31509" w:rsidDel="00C77859">
          <w:rPr>
            <w:rFonts w:asciiTheme="majorBidi" w:eastAsia="Times New Roman" w:hAnsiTheme="majorBidi" w:cstheme="majorBidi"/>
            <w:lang w:val="en-GB"/>
          </w:rPr>
          <w:delText xml:space="preserve">we will really mean </w:delText>
        </w:r>
      </w:del>
      <w:ins w:id="12985" w:author="Jane Shaw" w:date="2015-10-29T12:09:00Z">
        <w:r w:rsidR="00C77859">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 xml:space="preserve">the raw sugar commodity. </w:t>
      </w:r>
      <w:del w:id="12986" w:author="Jane Shaw" w:date="2015-10-29T12:09:00Z">
        <w:r w:rsidRPr="00F31509" w:rsidDel="00C77859">
          <w:rPr>
            <w:rFonts w:asciiTheme="majorBidi" w:eastAsia="Times New Roman" w:hAnsiTheme="majorBidi" w:cstheme="majorBidi"/>
            <w:lang w:val="en-GB"/>
          </w:rPr>
          <w:delText xml:space="preserve">Now, </w:delText>
        </w:r>
      </w:del>
      <w:r w:rsidR="00C77859" w:rsidRPr="00F31509">
        <w:rPr>
          <w:rFonts w:asciiTheme="majorBidi" w:eastAsia="Times New Roman" w:hAnsiTheme="majorBidi" w:cstheme="majorBidi"/>
          <w:lang w:val="en-GB"/>
        </w:rPr>
        <w:t xml:space="preserve">The </w:t>
      </w:r>
      <w:del w:id="12987" w:author="Jane Shaw" w:date="2015-10-29T12:10:00Z">
        <w:r w:rsidR="00C77859" w:rsidRPr="00F31509" w:rsidDel="00C77859">
          <w:rPr>
            <w:rFonts w:asciiTheme="majorBidi" w:eastAsia="Times New Roman" w:hAnsiTheme="majorBidi" w:cstheme="majorBidi"/>
            <w:lang w:val="en-GB"/>
          </w:rPr>
          <w:delText>"</w:delText>
        </w:r>
      </w:del>
      <w:r w:rsidR="00C77859" w:rsidRPr="00F31509">
        <w:rPr>
          <w:rFonts w:asciiTheme="majorBidi" w:eastAsia="Times New Roman" w:hAnsiTheme="majorBidi" w:cstheme="majorBidi"/>
          <w:lang w:val="en-GB"/>
        </w:rPr>
        <w:t>food</w:t>
      </w:r>
      <w:del w:id="12988" w:author="Jane Shaw" w:date="2015-10-29T12:10:00Z">
        <w:r w:rsidR="00C77859" w:rsidRPr="00F31509" w:rsidDel="00C77859">
          <w:rPr>
            <w:rFonts w:asciiTheme="majorBidi" w:eastAsia="Times New Roman" w:hAnsiTheme="majorBidi" w:cstheme="majorBidi"/>
            <w:lang w:val="en-GB"/>
          </w:rPr>
          <w:delText>"</w:delText>
        </w:r>
      </w:del>
      <w:r w:rsidR="00C77859" w:rsidRPr="00F31509">
        <w:rPr>
          <w:rFonts w:asciiTheme="majorBidi" w:eastAsia="Times New Roman" w:hAnsiTheme="majorBidi" w:cstheme="majorBidi"/>
          <w:lang w:val="en-GB"/>
        </w:rPr>
        <w:t xml:space="preserve"> and </w:t>
      </w:r>
      <w:del w:id="12989" w:author="Jane Shaw" w:date="2015-10-29T12:10:00Z">
        <w:r w:rsidR="00C77859" w:rsidRPr="00F31509" w:rsidDel="00C77859">
          <w:rPr>
            <w:rFonts w:asciiTheme="majorBidi" w:eastAsia="Times New Roman" w:hAnsiTheme="majorBidi" w:cstheme="majorBidi"/>
            <w:lang w:val="en-GB"/>
          </w:rPr>
          <w:delText>"</w:delText>
        </w:r>
      </w:del>
      <w:r w:rsidR="00C77859" w:rsidRPr="00F31509">
        <w:rPr>
          <w:rFonts w:asciiTheme="majorBidi" w:eastAsia="Times New Roman" w:hAnsiTheme="majorBidi" w:cstheme="majorBidi"/>
          <w:lang w:val="en-GB"/>
        </w:rPr>
        <w:t>food processing</w:t>
      </w:r>
      <w:del w:id="12990" w:author="Jane Shaw" w:date="2015-10-29T12:10:00Z">
        <w:r w:rsidR="00C77859" w:rsidRPr="00F31509" w:rsidDel="00C77859">
          <w:rPr>
            <w:rFonts w:asciiTheme="majorBidi" w:eastAsia="Times New Roman" w:hAnsiTheme="majorBidi" w:cstheme="majorBidi"/>
            <w:lang w:val="en-GB"/>
          </w:rPr>
          <w:delText>"</w:delText>
        </w:r>
      </w:del>
      <w:r w:rsidR="00C7785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variables </w:t>
      </w:r>
      <w:del w:id="12991" w:author="Jane Shaw" w:date="2015-10-29T12:10:00Z">
        <w:r w:rsidRPr="00F31509" w:rsidDel="00C77859">
          <w:rPr>
            <w:rFonts w:asciiTheme="majorBidi" w:eastAsia="Times New Roman" w:hAnsiTheme="majorBidi" w:cstheme="majorBidi"/>
            <w:lang w:val="en-GB"/>
          </w:rPr>
          <w:delText xml:space="preserve">are filled in </w:delText>
        </w:r>
      </w:del>
      <w:r w:rsidRPr="00F31509">
        <w:rPr>
          <w:rFonts w:asciiTheme="majorBidi" w:eastAsia="Times New Roman" w:hAnsiTheme="majorBidi" w:cstheme="majorBidi"/>
          <w:lang w:val="en-GB"/>
        </w:rPr>
        <w:t xml:space="preserve">for raw sugar </w:t>
      </w:r>
      <w:ins w:id="12992" w:author="Jane Shaw" w:date="2015-10-29T12:10:00Z">
        <w:r w:rsidR="00C77859">
          <w:rPr>
            <w:rFonts w:asciiTheme="majorBidi" w:eastAsia="Times New Roman" w:hAnsiTheme="majorBidi" w:cstheme="majorBidi"/>
            <w:lang w:val="en-GB"/>
          </w:rPr>
          <w:t xml:space="preserve">are added to the table </w:t>
        </w:r>
      </w:ins>
      <w:r w:rsidRPr="00F31509">
        <w:rPr>
          <w:rFonts w:asciiTheme="majorBidi" w:eastAsia="Times New Roman" w:hAnsiTheme="majorBidi" w:cstheme="majorBidi"/>
          <w:lang w:val="en-GB"/>
        </w:rPr>
        <w:t>(</w:t>
      </w:r>
      <w:r w:rsidR="00E24798">
        <w:fldChar w:fldCharType="begin"/>
      </w:r>
      <w:r w:rsidR="00E24798">
        <w:instrText xml:space="preserve"> REF _Ref428259140 \h  \* MERGEFORMAT </w:instrText>
      </w:r>
      <w:r w:rsidR="00E24798">
        <w:fldChar w:fldCharType="separate"/>
      </w:r>
      <w:ins w:id="12993" w:author="Jane Shaw" w:date="2015-11-01T20:53:00Z">
        <w:r w:rsidR="00311179" w:rsidRPr="00311179">
          <w:rPr>
            <w:rFonts w:asciiTheme="majorBidi" w:eastAsia="Times New Roman" w:hAnsiTheme="majorBidi" w:cstheme="majorBidi"/>
            <w:lang w:val="en-GB"/>
            <w:rPrChange w:id="1299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2995" w:author="Jane Shaw" w:date="2015-11-01T20:53:00Z">
              <w:rPr>
                <w:rFonts w:asciiTheme="majorBidi" w:hAnsiTheme="majorBidi" w:cstheme="majorBidi"/>
                <w:noProof/>
                <w:lang w:val="en-GB"/>
              </w:rPr>
            </w:rPrChange>
          </w:rPr>
          <w:t>36</w:t>
        </w:r>
      </w:ins>
      <w:del w:id="1299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36</w:delText>
        </w:r>
      </w:del>
      <w:r w:rsidR="00E24798">
        <w:fldChar w:fldCharType="end"/>
      </w:r>
      <w:r w:rsidRPr="00F31509">
        <w:rPr>
          <w:rFonts w:asciiTheme="majorBidi" w:eastAsia="Times New Roman" w:hAnsiTheme="majorBidi" w:cstheme="majorBidi"/>
          <w:lang w:val="en-GB"/>
        </w:rPr>
        <w:t>).</w:t>
      </w:r>
    </w:p>
    <w:p w14:paraId="0FEED869" w14:textId="77777777" w:rsidR="004F65E4" w:rsidRPr="00F31509" w:rsidRDefault="004F65E4" w:rsidP="007E09C4">
      <w:pPr>
        <w:pStyle w:val="Didascalia"/>
        <w:keepNext/>
        <w:rPr>
          <w:rFonts w:asciiTheme="majorBidi" w:hAnsiTheme="majorBidi" w:cstheme="majorBidi"/>
          <w:b/>
          <w:lang w:val="en-GB"/>
        </w:rPr>
      </w:pPr>
      <w:bookmarkStart w:id="12997" w:name="_Ref428259140"/>
      <w:bookmarkStart w:id="12998" w:name="_Toc42842357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36</w:t>
      </w:r>
      <w:r w:rsidR="003D789C" w:rsidRPr="00F31509">
        <w:rPr>
          <w:rFonts w:asciiTheme="majorBidi" w:hAnsiTheme="majorBidi" w:cstheme="majorBidi"/>
          <w:lang w:val="en-GB"/>
        </w:rPr>
        <w:fldChar w:fldCharType="end"/>
      </w:r>
      <w:bookmarkEnd w:id="12997"/>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12998"/>
    </w:p>
    <w:tbl>
      <w:tblPr>
        <w:tblStyle w:val="Tabellaclassica1"/>
        <w:tblW w:w="5261" w:type="pct"/>
        <w:tblLook w:val="04A0" w:firstRow="1" w:lastRow="0" w:firstColumn="1" w:lastColumn="0" w:noHBand="0" w:noVBand="1"/>
      </w:tblPr>
      <w:tblGrid>
        <w:gridCol w:w="1277"/>
        <w:gridCol w:w="994"/>
        <w:gridCol w:w="829"/>
        <w:gridCol w:w="765"/>
        <w:gridCol w:w="850"/>
        <w:gridCol w:w="699"/>
        <w:gridCol w:w="1077"/>
        <w:gridCol w:w="545"/>
        <w:gridCol w:w="536"/>
        <w:gridCol w:w="723"/>
        <w:gridCol w:w="901"/>
        <w:gridCol w:w="528"/>
      </w:tblGrid>
      <w:tr w:rsidR="008D6966" w:rsidRPr="00F31509" w14:paraId="5F70931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58F0E333" w14:textId="0B1175CF"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2C48F811" w14:textId="5928F418"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0661642B" w14:textId="29A9A541"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614C7DBE" w14:textId="58E0E86E"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4E80BDBC" w14:textId="3B9A4FC8"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3BFBBBB9" w14:textId="7F749DDF"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435D8DA9" w14:textId="2DB6636F"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71063FC" w14:textId="3B625C1D"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4AD8A159" w14:textId="605CB580"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73B2B543" w14:textId="60EF8B62"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29E0B4B1" w14:textId="3575453B"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2C80ACC4" w14:textId="32C42348"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08DB68F0"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7CC81340" w14:textId="69417989"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297710B" w14:textId="7D8D9025"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2999" w:author="Jane Shaw" w:date="2015-10-29T12:10:00Z">
              <w:r w:rsidRPr="00F31509" w:rsidDel="00C77859">
                <w:rPr>
                  <w:rFonts w:asciiTheme="majorBidi" w:hAnsiTheme="majorBidi" w:cstheme="majorBidi"/>
                  <w:sz w:val="16"/>
                  <w:lang w:val="en-GB"/>
                </w:rPr>
                <w:delText>,</w:delText>
              </w:r>
            </w:del>
            <w:ins w:id="13000"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001" w:author="Jane Shaw" w:date="2015-10-29T12:10:00Z">
              <w:r w:rsidRPr="00F31509" w:rsidDel="00C77859">
                <w:rPr>
                  <w:rFonts w:asciiTheme="majorBidi" w:hAnsiTheme="majorBidi" w:cstheme="majorBidi"/>
                  <w:sz w:val="16"/>
                  <w:lang w:val="en-GB"/>
                </w:rPr>
                <w:delText>,</w:delText>
              </w:r>
            </w:del>
            <w:ins w:id="13002"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6D870F7" w14:textId="3ADFE276"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003" w:author="Jane Shaw" w:date="2015-10-29T12:10:00Z">
              <w:r w:rsidRPr="00F31509" w:rsidDel="00C77859">
                <w:rPr>
                  <w:rFonts w:asciiTheme="majorBidi" w:hAnsiTheme="majorBidi" w:cstheme="majorBidi"/>
                  <w:sz w:val="16"/>
                  <w:lang w:val="en-GB"/>
                </w:rPr>
                <w:delText>,</w:delText>
              </w:r>
            </w:del>
            <w:ins w:id="13004"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58726F86"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392D3F92"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ECA05A"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D06E24"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1E45ED"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6D6FD6"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683D4E"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04CDFF"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5FA8CB"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14:paraId="6D9F6D28"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45575F5" w14:textId="304723BA"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3D9B2FBD" w14:textId="20E93638"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005" w:author="Jane Shaw" w:date="2015-10-29T12:10:00Z">
              <w:r w:rsidRPr="00F31509" w:rsidDel="00C77859">
                <w:rPr>
                  <w:rFonts w:asciiTheme="majorBidi" w:hAnsiTheme="majorBidi" w:cstheme="majorBidi"/>
                  <w:sz w:val="16"/>
                  <w:lang w:val="en-GB"/>
                </w:rPr>
                <w:delText>,</w:delText>
              </w:r>
            </w:del>
            <w:ins w:id="13006"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007" w:author="Jane Shaw" w:date="2015-10-29T12:10:00Z">
              <w:r w:rsidRPr="00F31509" w:rsidDel="00C77859">
                <w:rPr>
                  <w:rFonts w:asciiTheme="majorBidi" w:hAnsiTheme="majorBidi" w:cstheme="majorBidi"/>
                  <w:sz w:val="16"/>
                  <w:lang w:val="en-GB"/>
                </w:rPr>
                <w:delText>,</w:delText>
              </w:r>
            </w:del>
            <w:ins w:id="13008"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0583498B" w14:textId="2DD1C40F"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009" w:author="Jane Shaw" w:date="2015-10-29T12:10:00Z">
              <w:r w:rsidRPr="00F31509" w:rsidDel="00C77859">
                <w:rPr>
                  <w:rFonts w:asciiTheme="majorBidi" w:hAnsiTheme="majorBidi" w:cstheme="majorBidi"/>
                  <w:sz w:val="16"/>
                  <w:lang w:val="en-GB"/>
                </w:rPr>
                <w:delText>,</w:delText>
              </w:r>
            </w:del>
            <w:ins w:id="13010"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18A911D8"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291E55B9"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CB7446"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3861A5"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06C3F7"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8D071"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81669A"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49FCD5"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55DE1"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14:paraId="40912487"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182B9171" w14:textId="0DA4E29B"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A7763E8"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409C8A" w14:textId="635B3263"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011" w:author="Jane Shaw" w:date="2015-10-29T12:10:00Z">
              <w:r w:rsidRPr="00F31509" w:rsidDel="00C77859">
                <w:rPr>
                  <w:rFonts w:asciiTheme="majorBidi" w:hAnsiTheme="majorBidi" w:cstheme="majorBidi"/>
                  <w:sz w:val="16"/>
                  <w:lang w:val="en-GB"/>
                </w:rPr>
                <w:delText>,</w:delText>
              </w:r>
            </w:del>
            <w:ins w:id="13012"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16C22B22" w14:textId="3CA8EFFC"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013" w:author="Jane Shaw" w:date="2015-10-29T12:10:00Z">
              <w:r w:rsidRPr="00F31509" w:rsidDel="00C77859">
                <w:rPr>
                  <w:rFonts w:asciiTheme="majorBidi" w:hAnsiTheme="majorBidi" w:cstheme="majorBidi"/>
                  <w:sz w:val="16"/>
                  <w:lang w:val="en-GB"/>
                </w:rPr>
                <w:delText>,</w:delText>
              </w:r>
            </w:del>
            <w:ins w:id="13014"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1FD7864"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006147"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A0CF89"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46A672"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6C17A4"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D3B935"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74FCCB"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12F015" w14:textId="77777777" w:rsidR="008D6966" w:rsidRPr="00F31509" w:rsidRDefault="008D6966"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3FE16E6"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1B333326"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163E060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7B2B5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643A83CB" w14:textId="380B5F3A"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015" w:author="Jane Shaw" w:date="2015-10-29T12:10:00Z">
              <w:r w:rsidRPr="00F31509" w:rsidDel="00C77859">
                <w:rPr>
                  <w:rFonts w:asciiTheme="majorBidi" w:hAnsiTheme="majorBidi" w:cstheme="majorBidi"/>
                  <w:sz w:val="16"/>
                  <w:lang w:val="en-GB"/>
                </w:rPr>
                <w:delText>,</w:delText>
              </w:r>
            </w:del>
            <w:ins w:id="13016"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33DEDEC2"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14946B" w14:textId="6CA928A4"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3017" w:author="Jane Shaw" w:date="2015-10-29T12:10:00Z">
              <w:r w:rsidRPr="00F31509" w:rsidDel="00C77859">
                <w:rPr>
                  <w:rFonts w:asciiTheme="majorBidi" w:hAnsiTheme="majorBidi" w:cstheme="majorBidi"/>
                  <w:b/>
                  <w:sz w:val="16"/>
                  <w:lang w:val="en-GB"/>
                </w:rPr>
                <w:delText>,</w:delText>
              </w:r>
            </w:del>
            <w:ins w:id="13018" w:author="Jane Shaw" w:date="2015-10-29T12:10: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513</w:t>
            </w:r>
            <w:del w:id="13019" w:author="Jane Shaw" w:date="2015-10-29T12:10:00Z">
              <w:r w:rsidRPr="00F31509" w:rsidDel="00C77859">
                <w:rPr>
                  <w:rFonts w:asciiTheme="majorBidi" w:hAnsiTheme="majorBidi" w:cstheme="majorBidi"/>
                  <w:b/>
                  <w:sz w:val="16"/>
                  <w:lang w:val="en-GB"/>
                </w:rPr>
                <w:delText>,</w:delText>
              </w:r>
            </w:del>
            <w:ins w:id="13020" w:author="Jane Shaw" w:date="2015-10-29T12:10: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800</w:t>
            </w:r>
          </w:p>
        </w:tc>
        <w:tc>
          <w:tcPr>
            <w:tcW w:w="0" w:type="auto"/>
          </w:tcPr>
          <w:p w14:paraId="188E7B7B" w14:textId="13E23D1A"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w:t>
            </w:r>
            <w:del w:id="13021" w:author="Jane Shaw" w:date="2015-10-29T12:10:00Z">
              <w:r w:rsidRPr="00F31509" w:rsidDel="00C77859">
                <w:rPr>
                  <w:rFonts w:asciiTheme="majorBidi" w:hAnsiTheme="majorBidi" w:cstheme="majorBidi"/>
                  <w:b/>
                  <w:sz w:val="16"/>
                  <w:lang w:val="en-GB"/>
                </w:rPr>
                <w:delText>,</w:delText>
              </w:r>
            </w:del>
            <w:ins w:id="13022" w:author="Jane Shaw" w:date="2015-10-29T12:10: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795</w:t>
            </w:r>
            <w:del w:id="13023" w:author="Jane Shaw" w:date="2015-10-29T12:10:00Z">
              <w:r w:rsidRPr="00F31509" w:rsidDel="00C77859">
                <w:rPr>
                  <w:rFonts w:asciiTheme="majorBidi" w:hAnsiTheme="majorBidi" w:cstheme="majorBidi"/>
                  <w:b/>
                  <w:sz w:val="16"/>
                  <w:lang w:val="en-GB"/>
                </w:rPr>
                <w:delText>,</w:delText>
              </w:r>
            </w:del>
            <w:ins w:id="13024" w:author="Jane Shaw" w:date="2015-10-29T12:10: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2D23D06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FF24D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5E82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18375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11267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D5EBF2A"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35C143B5"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524F3B8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ABED3B" w14:textId="0C66F870"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025" w:author="Jane Shaw" w:date="2015-10-29T12:10:00Z">
              <w:r w:rsidRPr="00F31509" w:rsidDel="00C77859">
                <w:rPr>
                  <w:rFonts w:asciiTheme="majorBidi" w:hAnsiTheme="majorBidi" w:cstheme="majorBidi"/>
                  <w:sz w:val="16"/>
                  <w:lang w:val="en-GB"/>
                </w:rPr>
                <w:delText>,</w:delText>
              </w:r>
            </w:del>
            <w:ins w:id="13026"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027" w:author="Jane Shaw" w:date="2015-10-29T12:10:00Z">
              <w:r w:rsidRPr="00F31509" w:rsidDel="00C77859">
                <w:rPr>
                  <w:rFonts w:asciiTheme="majorBidi" w:hAnsiTheme="majorBidi" w:cstheme="majorBidi"/>
                  <w:sz w:val="16"/>
                  <w:lang w:val="en-GB"/>
                </w:rPr>
                <w:delText>,</w:delText>
              </w:r>
            </w:del>
            <w:ins w:id="13028"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2B8D0F2" w14:textId="65559356"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029" w:author="Jane Shaw" w:date="2015-10-29T12:10:00Z">
              <w:r w:rsidRPr="00F31509" w:rsidDel="00C77859">
                <w:rPr>
                  <w:rFonts w:asciiTheme="majorBidi" w:hAnsiTheme="majorBidi" w:cstheme="majorBidi"/>
                  <w:sz w:val="16"/>
                  <w:lang w:val="en-GB"/>
                </w:rPr>
                <w:delText>,</w:delText>
              </w:r>
            </w:del>
            <w:ins w:id="13030"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57348597" w14:textId="1F02425B"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031" w:author="Jane Shaw" w:date="2015-10-29T12:10:00Z">
              <w:r w:rsidRPr="00F31509" w:rsidDel="00C77859">
                <w:rPr>
                  <w:rFonts w:asciiTheme="majorBidi" w:hAnsiTheme="majorBidi" w:cstheme="majorBidi"/>
                  <w:sz w:val="16"/>
                  <w:lang w:val="en-GB"/>
                </w:rPr>
                <w:delText>,</w:delText>
              </w:r>
            </w:del>
            <w:ins w:id="13032"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4F5DC1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09C10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3E7BB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1BE27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CC76D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F77D4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8EEE7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46BB1F9"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36D8A518"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04266D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70B0ED" w14:textId="34B8570E"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033" w:author="Jane Shaw" w:date="2015-10-29T12:10:00Z">
              <w:r w:rsidRPr="00F31509" w:rsidDel="00C77859">
                <w:rPr>
                  <w:rFonts w:asciiTheme="majorBidi" w:hAnsiTheme="majorBidi" w:cstheme="majorBidi"/>
                  <w:sz w:val="16"/>
                  <w:lang w:val="en-GB"/>
                </w:rPr>
                <w:delText>,</w:delText>
              </w:r>
            </w:del>
            <w:ins w:id="13034"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4407E57" w14:textId="1EF07E31"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035" w:author="Jane Shaw" w:date="2015-10-29T12:10:00Z">
              <w:r w:rsidRPr="00F31509" w:rsidDel="00C77859">
                <w:rPr>
                  <w:rFonts w:asciiTheme="majorBidi" w:hAnsiTheme="majorBidi" w:cstheme="majorBidi"/>
                  <w:sz w:val="16"/>
                  <w:lang w:val="en-GB"/>
                </w:rPr>
                <w:delText>,</w:delText>
              </w:r>
            </w:del>
            <w:ins w:id="13036" w:author="Jane Shaw" w:date="2015-10-29T12:10: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793BAE6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9E038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FB0E2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5B483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EE149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9A078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1F3CC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6A7DD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2976EC0" w14:textId="6A7C830F"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 xml:space="preserve">Food </w:t>
      </w:r>
      <w:r w:rsidR="00C77859" w:rsidRPr="00F31509">
        <w:rPr>
          <w:rFonts w:asciiTheme="majorBidi" w:hAnsiTheme="majorBidi" w:cstheme="majorBidi"/>
          <w:lang w:val="en-GB"/>
        </w:rPr>
        <w:t xml:space="preserve">losses and waste </w:t>
      </w:r>
      <w:del w:id="13037" w:author="Jane Shaw" w:date="2015-10-29T12:11:00Z">
        <w:r w:rsidRPr="00F31509" w:rsidDel="00C77859">
          <w:rPr>
            <w:rFonts w:asciiTheme="majorBidi" w:hAnsiTheme="majorBidi" w:cstheme="majorBidi"/>
            <w:lang w:val="en-GB"/>
          </w:rPr>
          <w:delText>(FLW)</w:delText>
        </w:r>
      </w:del>
    </w:p>
    <w:p w14:paraId="3680BF06" w14:textId="2301F57E"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FLW are estimated using the methodology described in </w:t>
      </w:r>
      <w:del w:id="13038" w:author="Jane Shaw" w:date="2015-11-07T20:13:00Z">
        <w:r w:rsidR="00C77859" w:rsidRPr="00F31509" w:rsidDel="00643AA0">
          <w:rPr>
            <w:rFonts w:asciiTheme="majorBidi" w:hAnsiTheme="majorBidi" w:cstheme="majorBidi"/>
            <w:lang w:val="en-GB"/>
          </w:rPr>
          <w:delText xml:space="preserve">chapter </w:delText>
        </w:r>
      </w:del>
      <w:ins w:id="13039" w:author="Jane Shaw" w:date="2015-11-07T20:13:00Z">
        <w:r w:rsidR="00643AA0">
          <w:rPr>
            <w:rFonts w:asciiTheme="majorBidi" w:hAnsiTheme="majorBidi" w:cstheme="majorBidi"/>
            <w:lang w:val="en-GB"/>
          </w:rPr>
          <w:t>section</w:t>
        </w:r>
        <w:r w:rsidR="00643AA0" w:rsidRPr="00F31509">
          <w:rPr>
            <w:rFonts w:asciiTheme="majorBidi" w:hAnsiTheme="majorBidi" w:cstheme="majorBidi"/>
            <w:lang w:val="en-GB"/>
          </w:rPr>
          <w:t xml:space="preserve"> </w:t>
        </w:r>
      </w:ins>
      <w:ins w:id="13040" w:author="Jane Shaw" w:date="2015-10-29T12:11:00Z">
        <w:r w:rsidR="00C77859">
          <w:rPr>
            <w:rFonts w:asciiTheme="majorBidi" w:hAnsiTheme="majorBidi" w:cstheme="majorBidi"/>
            <w:lang w:val="en-GB"/>
          </w:rPr>
          <w:t>3</w:t>
        </w:r>
      </w:ins>
      <w:ins w:id="13041" w:author="Jane Shaw" w:date="2015-11-07T20:13:00Z">
        <w:r w:rsidR="00643AA0">
          <w:rPr>
            <w:rFonts w:asciiTheme="majorBidi" w:hAnsiTheme="majorBidi" w:cstheme="majorBidi"/>
            <w:lang w:val="en-GB"/>
          </w:rPr>
          <w:t>.8</w:t>
        </w:r>
      </w:ins>
      <w:del w:id="13042" w:author="Jane Shaw" w:date="2015-10-29T12:11:00Z">
        <w:r w:rsidRPr="00F31509" w:rsidDel="00C77859">
          <w:rPr>
            <w:rFonts w:asciiTheme="majorBidi" w:hAnsiTheme="majorBidi" w:cstheme="majorBidi"/>
            <w:lang w:val="en-GB"/>
          </w:rPr>
          <w:delText>2</w:delText>
        </w:r>
      </w:del>
      <w:r w:rsidRPr="00F31509">
        <w:rPr>
          <w:rFonts w:asciiTheme="majorBidi" w:hAnsiTheme="majorBidi" w:cstheme="majorBidi"/>
          <w:lang w:val="en-GB"/>
        </w:rPr>
        <w:t>, unless loss</w:t>
      </w:r>
      <w:del w:id="13043" w:author="Jane Shaw" w:date="2015-10-29T12:11:00Z">
        <w:r w:rsidRPr="00F31509" w:rsidDel="00C77859">
          <w:rPr>
            <w:rFonts w:asciiTheme="majorBidi" w:hAnsiTheme="majorBidi" w:cstheme="majorBidi"/>
            <w:lang w:val="en-GB"/>
          </w:rPr>
          <w:delText>es</w:delText>
        </w:r>
      </w:del>
      <w:r w:rsidRPr="00F31509">
        <w:rPr>
          <w:rFonts w:asciiTheme="majorBidi" w:hAnsiTheme="majorBidi" w:cstheme="majorBidi"/>
          <w:lang w:val="en-GB"/>
        </w:rPr>
        <w:t xml:space="preserve"> quantities are measured by the country. </w:t>
      </w:r>
      <w:del w:id="13044" w:author="Jane Shaw" w:date="2015-10-29T12:11:00Z">
        <w:r w:rsidRPr="00F31509" w:rsidDel="00C77859">
          <w:rPr>
            <w:rFonts w:asciiTheme="majorBidi" w:hAnsiTheme="majorBidi" w:cstheme="majorBidi"/>
            <w:lang w:val="en-GB"/>
          </w:rPr>
          <w:delText xml:space="preserve">We estimate </w:delText>
        </w:r>
      </w:del>
      <w:r w:rsidR="00C77859" w:rsidRPr="00F31509">
        <w:rPr>
          <w:rFonts w:asciiTheme="majorBidi" w:hAnsiTheme="majorBidi" w:cstheme="majorBidi"/>
          <w:lang w:val="en-GB"/>
        </w:rPr>
        <w:t xml:space="preserve">Losses </w:t>
      </w:r>
      <w:ins w:id="13045" w:author="Jane Shaw" w:date="2015-10-29T12:11:00Z">
        <w:r w:rsidR="00C77859">
          <w:rPr>
            <w:rFonts w:asciiTheme="majorBidi" w:hAnsiTheme="majorBidi" w:cstheme="majorBidi"/>
            <w:lang w:val="en-GB"/>
          </w:rPr>
          <w:t xml:space="preserve">of </w:t>
        </w:r>
      </w:ins>
      <w:r w:rsidRPr="00F31509">
        <w:rPr>
          <w:rFonts w:asciiTheme="majorBidi" w:hAnsiTheme="majorBidi" w:cstheme="majorBidi"/>
          <w:lang w:val="en-GB"/>
        </w:rPr>
        <w:t xml:space="preserve">only </w:t>
      </w:r>
      <w:del w:id="13046" w:author="Jane Shaw" w:date="2015-10-29T12:11:00Z">
        <w:r w:rsidRPr="00F31509" w:rsidDel="00C77859">
          <w:rPr>
            <w:rFonts w:asciiTheme="majorBidi" w:hAnsiTheme="majorBidi" w:cstheme="majorBidi"/>
            <w:lang w:val="en-GB"/>
          </w:rPr>
          <w:delText xml:space="preserve">for </w:delText>
        </w:r>
      </w:del>
      <w:r w:rsidRPr="00F31509">
        <w:rPr>
          <w:rFonts w:asciiTheme="majorBidi" w:hAnsiTheme="majorBidi" w:cstheme="majorBidi"/>
          <w:lang w:val="en-GB"/>
        </w:rPr>
        <w:t>sugar beet and sugar cane</w:t>
      </w:r>
      <w:ins w:id="13047" w:author="Jane Shaw" w:date="2015-10-29T12:11:00Z">
        <w:r w:rsidR="00C77859">
          <w:rPr>
            <w:rFonts w:asciiTheme="majorBidi" w:hAnsiTheme="majorBidi" w:cstheme="majorBidi"/>
            <w:lang w:val="en-GB"/>
          </w:rPr>
          <w:t xml:space="preserve"> are estimated and added to the table (Table 37)</w:t>
        </w:r>
      </w:ins>
      <w:r w:rsidRPr="00F31509">
        <w:rPr>
          <w:rFonts w:asciiTheme="majorBidi" w:hAnsiTheme="majorBidi" w:cstheme="majorBidi"/>
          <w:lang w:val="en-GB"/>
        </w:rPr>
        <w:t>.</w:t>
      </w:r>
    </w:p>
    <w:p w14:paraId="042D2C04" w14:textId="77777777" w:rsidR="004F65E4" w:rsidRPr="00F31509" w:rsidRDefault="004F65E4" w:rsidP="004F65E4">
      <w:pPr>
        <w:pStyle w:val="Didascalia"/>
        <w:keepNext/>
        <w:rPr>
          <w:rFonts w:asciiTheme="majorBidi" w:hAnsiTheme="majorBidi" w:cstheme="majorBidi"/>
          <w:b/>
          <w:lang w:val="en-GB"/>
        </w:rPr>
      </w:pPr>
      <w:bookmarkStart w:id="13048" w:name="_Toc42842357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37</w:t>
      </w:r>
      <w:r w:rsidR="003D789C"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13048"/>
    </w:p>
    <w:tbl>
      <w:tblPr>
        <w:tblStyle w:val="Tabellaclassica1"/>
        <w:tblW w:w="5261" w:type="pct"/>
        <w:tblLook w:val="04A0" w:firstRow="1" w:lastRow="0" w:firstColumn="1" w:lastColumn="0" w:noHBand="0" w:noVBand="1"/>
      </w:tblPr>
      <w:tblGrid>
        <w:gridCol w:w="1259"/>
        <w:gridCol w:w="979"/>
        <w:gridCol w:w="815"/>
        <w:gridCol w:w="750"/>
        <w:gridCol w:w="861"/>
        <w:gridCol w:w="715"/>
        <w:gridCol w:w="1076"/>
        <w:gridCol w:w="545"/>
        <w:gridCol w:w="528"/>
        <w:gridCol w:w="697"/>
        <w:gridCol w:w="875"/>
        <w:gridCol w:w="624"/>
      </w:tblGrid>
      <w:tr w:rsidR="004F65E4" w:rsidRPr="00F31509" w14:paraId="7FDC4BC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53FE38F8" w14:textId="77777777" w:rsidR="004F65E4" w:rsidRPr="00C77859" w:rsidRDefault="004F65E4" w:rsidP="004F65E4">
            <w:pPr>
              <w:pStyle w:val="Compact"/>
              <w:rPr>
                <w:rFonts w:asciiTheme="majorBidi" w:hAnsiTheme="majorBidi" w:cstheme="majorBidi"/>
                <w:b/>
                <w:i w:val="0"/>
                <w:sz w:val="16"/>
                <w:lang w:val="en-GB"/>
                <w:rPrChange w:id="13049"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50" w:author="Jane Shaw" w:date="2015-10-29T12:11:00Z">
                  <w:rPr>
                    <w:rFonts w:asciiTheme="majorBidi" w:hAnsiTheme="majorBidi" w:cstheme="majorBidi"/>
                    <w:sz w:val="16"/>
                    <w:lang w:val="en-GB"/>
                  </w:rPr>
                </w:rPrChange>
              </w:rPr>
              <w:t>Name</w:t>
            </w:r>
          </w:p>
        </w:tc>
        <w:tc>
          <w:tcPr>
            <w:tcW w:w="0" w:type="auto"/>
          </w:tcPr>
          <w:p w14:paraId="5ADC5FAE"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51"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52" w:author="Jane Shaw" w:date="2015-10-29T12:11:00Z">
                  <w:rPr>
                    <w:rFonts w:asciiTheme="majorBidi" w:hAnsiTheme="majorBidi" w:cstheme="majorBidi"/>
                    <w:sz w:val="16"/>
                    <w:lang w:val="en-GB"/>
                  </w:rPr>
                </w:rPrChange>
              </w:rPr>
              <w:t>Production</w:t>
            </w:r>
          </w:p>
        </w:tc>
        <w:tc>
          <w:tcPr>
            <w:tcW w:w="0" w:type="auto"/>
          </w:tcPr>
          <w:p w14:paraId="534F6B07"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53"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54" w:author="Jane Shaw" w:date="2015-10-29T12:11:00Z">
                  <w:rPr>
                    <w:rFonts w:asciiTheme="majorBidi" w:hAnsiTheme="majorBidi" w:cstheme="majorBidi"/>
                    <w:sz w:val="16"/>
                    <w:lang w:val="en-GB"/>
                  </w:rPr>
                </w:rPrChange>
              </w:rPr>
              <w:t>Imports</w:t>
            </w:r>
          </w:p>
        </w:tc>
        <w:tc>
          <w:tcPr>
            <w:tcW w:w="0" w:type="auto"/>
          </w:tcPr>
          <w:p w14:paraId="28C9DD10"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55"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56" w:author="Jane Shaw" w:date="2015-10-29T12:11:00Z">
                  <w:rPr>
                    <w:rFonts w:asciiTheme="majorBidi" w:hAnsiTheme="majorBidi" w:cstheme="majorBidi"/>
                    <w:sz w:val="16"/>
                    <w:lang w:val="en-GB"/>
                  </w:rPr>
                </w:rPrChange>
              </w:rPr>
              <w:t>Exports</w:t>
            </w:r>
          </w:p>
        </w:tc>
        <w:tc>
          <w:tcPr>
            <w:tcW w:w="0" w:type="auto"/>
          </w:tcPr>
          <w:p w14:paraId="63326968" w14:textId="460FA246"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57"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58" w:author="Jane Shaw" w:date="2015-10-29T12:11:00Z">
                  <w:rPr>
                    <w:rFonts w:asciiTheme="majorBidi" w:hAnsiTheme="majorBidi" w:cstheme="majorBidi"/>
                    <w:sz w:val="16"/>
                    <w:lang w:val="en-GB"/>
                  </w:rPr>
                </w:rPrChange>
              </w:rPr>
              <w:t xml:space="preserve">Stock </w:t>
            </w:r>
            <w:r w:rsidR="00C77859" w:rsidRPr="00C77859">
              <w:rPr>
                <w:rFonts w:asciiTheme="majorBidi" w:hAnsiTheme="majorBidi" w:cstheme="majorBidi"/>
                <w:b/>
                <w:sz w:val="16"/>
                <w:lang w:val="en-GB"/>
              </w:rPr>
              <w:t>change</w:t>
            </w:r>
          </w:p>
        </w:tc>
        <w:tc>
          <w:tcPr>
            <w:tcW w:w="0" w:type="auto"/>
          </w:tcPr>
          <w:p w14:paraId="20029645"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59"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60" w:author="Jane Shaw" w:date="2015-10-29T12:11:00Z">
                  <w:rPr>
                    <w:rFonts w:asciiTheme="majorBidi" w:hAnsiTheme="majorBidi" w:cstheme="majorBidi"/>
                    <w:sz w:val="16"/>
                    <w:lang w:val="en-GB"/>
                  </w:rPr>
                </w:rPrChange>
              </w:rPr>
              <w:t>Food</w:t>
            </w:r>
          </w:p>
        </w:tc>
        <w:tc>
          <w:tcPr>
            <w:tcW w:w="0" w:type="auto"/>
          </w:tcPr>
          <w:p w14:paraId="1E4BA697" w14:textId="39266CA4"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61"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62" w:author="Jane Shaw" w:date="2015-10-29T12:11:00Z">
                  <w:rPr>
                    <w:rFonts w:asciiTheme="majorBidi" w:hAnsiTheme="majorBidi" w:cstheme="majorBidi"/>
                    <w:sz w:val="16"/>
                    <w:lang w:val="en-GB"/>
                  </w:rPr>
                </w:rPrChange>
              </w:rPr>
              <w:t xml:space="preserve">Food </w:t>
            </w:r>
            <w:r w:rsidR="00C77859" w:rsidRPr="00C77859">
              <w:rPr>
                <w:rFonts w:asciiTheme="majorBidi" w:hAnsiTheme="majorBidi" w:cstheme="majorBidi"/>
                <w:b/>
                <w:sz w:val="16"/>
                <w:lang w:val="en-GB"/>
              </w:rPr>
              <w:t>processing</w:t>
            </w:r>
          </w:p>
        </w:tc>
        <w:tc>
          <w:tcPr>
            <w:tcW w:w="0" w:type="auto"/>
          </w:tcPr>
          <w:p w14:paraId="5742BA4F"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63"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64" w:author="Jane Shaw" w:date="2015-10-29T12:11:00Z">
                  <w:rPr>
                    <w:rFonts w:asciiTheme="majorBidi" w:hAnsiTheme="majorBidi" w:cstheme="majorBidi"/>
                    <w:sz w:val="16"/>
                    <w:lang w:val="en-GB"/>
                  </w:rPr>
                </w:rPrChange>
              </w:rPr>
              <w:t>Feed</w:t>
            </w:r>
          </w:p>
        </w:tc>
        <w:tc>
          <w:tcPr>
            <w:tcW w:w="0" w:type="auto"/>
          </w:tcPr>
          <w:p w14:paraId="35F23F2B"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65"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66" w:author="Jane Shaw" w:date="2015-10-29T12:11:00Z">
                  <w:rPr>
                    <w:rFonts w:asciiTheme="majorBidi" w:hAnsiTheme="majorBidi" w:cstheme="majorBidi"/>
                    <w:sz w:val="16"/>
                    <w:lang w:val="en-GB"/>
                  </w:rPr>
                </w:rPrChange>
              </w:rPr>
              <w:t>Seed</w:t>
            </w:r>
          </w:p>
        </w:tc>
        <w:tc>
          <w:tcPr>
            <w:tcW w:w="0" w:type="auto"/>
          </w:tcPr>
          <w:p w14:paraId="296E1FA0"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67"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68" w:author="Jane Shaw" w:date="2015-10-29T12:11:00Z">
                  <w:rPr>
                    <w:rFonts w:asciiTheme="majorBidi" w:hAnsiTheme="majorBidi" w:cstheme="majorBidi"/>
                    <w:sz w:val="16"/>
                    <w:lang w:val="en-GB"/>
                  </w:rPr>
                </w:rPrChange>
              </w:rPr>
              <w:t>Tourist</w:t>
            </w:r>
          </w:p>
        </w:tc>
        <w:tc>
          <w:tcPr>
            <w:tcW w:w="0" w:type="auto"/>
          </w:tcPr>
          <w:p w14:paraId="00C01026"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69"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70" w:author="Jane Shaw" w:date="2015-10-29T12:11:00Z">
                  <w:rPr>
                    <w:rFonts w:asciiTheme="majorBidi" w:hAnsiTheme="majorBidi" w:cstheme="majorBidi"/>
                    <w:sz w:val="16"/>
                    <w:lang w:val="en-GB"/>
                  </w:rPr>
                </w:rPrChange>
              </w:rPr>
              <w:t>Industrial</w:t>
            </w:r>
          </w:p>
        </w:tc>
        <w:tc>
          <w:tcPr>
            <w:tcW w:w="0" w:type="auto"/>
          </w:tcPr>
          <w:p w14:paraId="63383F2B" w14:textId="77777777" w:rsidR="004F65E4" w:rsidRPr="00C7785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071" w:author="Jane Shaw" w:date="2015-10-29T12:11:00Z">
                  <w:rPr>
                    <w:rFonts w:asciiTheme="majorBidi" w:hAnsiTheme="majorBidi" w:cstheme="majorBidi"/>
                    <w:i w:val="0"/>
                    <w:iCs w:val="0"/>
                    <w:sz w:val="16"/>
                    <w:lang w:val="en-GB"/>
                  </w:rPr>
                </w:rPrChange>
              </w:rPr>
            </w:pPr>
            <w:r w:rsidRPr="00C77859">
              <w:rPr>
                <w:rFonts w:asciiTheme="majorBidi" w:hAnsiTheme="majorBidi" w:cstheme="majorBidi"/>
                <w:b/>
                <w:sz w:val="16"/>
                <w:lang w:val="en-GB"/>
                <w:rPrChange w:id="13072" w:author="Jane Shaw" w:date="2015-10-29T12:11:00Z">
                  <w:rPr>
                    <w:rFonts w:asciiTheme="majorBidi" w:hAnsiTheme="majorBidi" w:cstheme="majorBidi"/>
                    <w:sz w:val="16"/>
                    <w:lang w:val="en-GB"/>
                  </w:rPr>
                </w:rPrChange>
              </w:rPr>
              <w:t>Loss</w:t>
            </w:r>
          </w:p>
        </w:tc>
      </w:tr>
      <w:tr w:rsidR="008D6966" w:rsidRPr="00F31509" w14:paraId="260F1168"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41532F70" w14:textId="5EFFCEDD"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F4FAD23" w14:textId="54F8947E"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073" w:author="Jane Shaw" w:date="2015-10-29T12:12:00Z">
              <w:r w:rsidRPr="00F31509" w:rsidDel="00C77859">
                <w:rPr>
                  <w:rFonts w:asciiTheme="majorBidi" w:hAnsiTheme="majorBidi" w:cstheme="majorBidi"/>
                  <w:sz w:val="16"/>
                  <w:lang w:val="en-GB"/>
                </w:rPr>
                <w:delText>,</w:delText>
              </w:r>
            </w:del>
            <w:ins w:id="13074"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075" w:author="Jane Shaw" w:date="2015-10-29T12:12:00Z">
              <w:r w:rsidRPr="00F31509" w:rsidDel="00C77859">
                <w:rPr>
                  <w:rFonts w:asciiTheme="majorBidi" w:hAnsiTheme="majorBidi" w:cstheme="majorBidi"/>
                  <w:sz w:val="16"/>
                  <w:lang w:val="en-GB"/>
                </w:rPr>
                <w:delText>,</w:delText>
              </w:r>
            </w:del>
            <w:ins w:id="13076"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EB1DC34" w14:textId="5F658E99"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077" w:author="Jane Shaw" w:date="2015-10-29T12:12:00Z">
              <w:r w:rsidRPr="00F31509" w:rsidDel="00C77859">
                <w:rPr>
                  <w:rFonts w:asciiTheme="majorBidi" w:hAnsiTheme="majorBidi" w:cstheme="majorBidi"/>
                  <w:sz w:val="16"/>
                  <w:lang w:val="en-GB"/>
                </w:rPr>
                <w:delText>,</w:delText>
              </w:r>
            </w:del>
            <w:ins w:id="13078"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8596B1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096F288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72999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7AE17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28612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23131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A04CF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B5AA5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54F386" w14:textId="561C61D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205</w:t>
            </w:r>
            <w:del w:id="13079" w:author="Jane Shaw" w:date="2015-10-29T12:12:00Z">
              <w:r w:rsidRPr="00F31509" w:rsidDel="00C77859">
                <w:rPr>
                  <w:rFonts w:asciiTheme="majorBidi" w:hAnsiTheme="majorBidi" w:cstheme="majorBidi"/>
                  <w:b/>
                  <w:sz w:val="16"/>
                  <w:lang w:val="en-GB"/>
                </w:rPr>
                <w:delText>,</w:delText>
              </w:r>
            </w:del>
            <w:ins w:id="13080" w:author="Jane Shaw" w:date="2015-10-29T12:12: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500</w:t>
            </w:r>
          </w:p>
        </w:tc>
      </w:tr>
      <w:tr w:rsidR="008D6966" w:rsidRPr="00F31509" w14:paraId="20472FBC"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2B1B7F53" w14:textId="72FC025A"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58F06400" w14:textId="1CE10A39"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081" w:author="Jane Shaw" w:date="2015-10-29T12:12:00Z">
              <w:r w:rsidRPr="00F31509" w:rsidDel="00C77859">
                <w:rPr>
                  <w:rFonts w:asciiTheme="majorBidi" w:hAnsiTheme="majorBidi" w:cstheme="majorBidi"/>
                  <w:sz w:val="16"/>
                  <w:lang w:val="en-GB"/>
                </w:rPr>
                <w:delText>,</w:delText>
              </w:r>
            </w:del>
            <w:ins w:id="13082"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083" w:author="Jane Shaw" w:date="2015-10-29T12:12:00Z">
              <w:r w:rsidRPr="00F31509" w:rsidDel="00C77859">
                <w:rPr>
                  <w:rFonts w:asciiTheme="majorBidi" w:hAnsiTheme="majorBidi" w:cstheme="majorBidi"/>
                  <w:sz w:val="16"/>
                  <w:lang w:val="en-GB"/>
                </w:rPr>
                <w:delText>,</w:delText>
              </w:r>
            </w:del>
            <w:ins w:id="13084"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9392D78" w14:textId="0051EAAD"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085" w:author="Jane Shaw" w:date="2015-10-29T12:12:00Z">
              <w:r w:rsidRPr="00F31509" w:rsidDel="00C77859">
                <w:rPr>
                  <w:rFonts w:asciiTheme="majorBidi" w:hAnsiTheme="majorBidi" w:cstheme="majorBidi"/>
                  <w:sz w:val="16"/>
                  <w:lang w:val="en-GB"/>
                </w:rPr>
                <w:delText>,</w:delText>
              </w:r>
            </w:del>
            <w:ins w:id="13086"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4192036D"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199A343B"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D287C9"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B00761"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17FA8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F2717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F7E86D"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9C83A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73606D" w14:textId="61A4AAA4"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213</w:t>
            </w:r>
            <w:del w:id="13087" w:author="Jane Shaw" w:date="2015-10-29T12:12:00Z">
              <w:r w:rsidRPr="00F31509" w:rsidDel="00C77859">
                <w:rPr>
                  <w:rFonts w:asciiTheme="majorBidi" w:hAnsiTheme="majorBidi" w:cstheme="majorBidi"/>
                  <w:b/>
                  <w:sz w:val="16"/>
                  <w:lang w:val="en-GB"/>
                </w:rPr>
                <w:delText>,</w:delText>
              </w:r>
            </w:del>
            <w:ins w:id="13088" w:author="Jane Shaw" w:date="2015-10-29T12:12: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300</w:t>
            </w:r>
          </w:p>
        </w:tc>
      </w:tr>
      <w:tr w:rsidR="008D6966" w:rsidRPr="00F31509" w14:paraId="7380A503"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65FEF5C5" w14:textId="35124CCA"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27626F"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F7E3F6" w14:textId="05332D79"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089" w:author="Jane Shaw" w:date="2015-10-29T12:12:00Z">
              <w:r w:rsidRPr="00F31509" w:rsidDel="00C77859">
                <w:rPr>
                  <w:rFonts w:asciiTheme="majorBidi" w:hAnsiTheme="majorBidi" w:cstheme="majorBidi"/>
                  <w:sz w:val="16"/>
                  <w:lang w:val="en-GB"/>
                </w:rPr>
                <w:delText>,</w:delText>
              </w:r>
            </w:del>
            <w:ins w:id="13090"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66F13194" w14:textId="17643F4B"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091" w:author="Jane Shaw" w:date="2015-10-29T12:12:00Z">
              <w:r w:rsidRPr="00F31509" w:rsidDel="00C77859">
                <w:rPr>
                  <w:rFonts w:asciiTheme="majorBidi" w:hAnsiTheme="majorBidi" w:cstheme="majorBidi"/>
                  <w:sz w:val="16"/>
                  <w:lang w:val="en-GB"/>
                </w:rPr>
                <w:delText>,</w:delText>
              </w:r>
            </w:del>
            <w:ins w:id="13092"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E07DE9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F25EC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2AED0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D42599"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B32251"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385F0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A38FE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D549E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01A748B4"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2947679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35DDD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FFBDD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821FBE1" w14:textId="7BDCECE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093" w:author="Jane Shaw" w:date="2015-10-29T12:12:00Z">
              <w:r w:rsidRPr="00F31509" w:rsidDel="00C77859">
                <w:rPr>
                  <w:rFonts w:asciiTheme="majorBidi" w:hAnsiTheme="majorBidi" w:cstheme="majorBidi"/>
                  <w:sz w:val="16"/>
                  <w:lang w:val="en-GB"/>
                </w:rPr>
                <w:delText>,</w:delText>
              </w:r>
            </w:del>
            <w:ins w:id="13094"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AC8B1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4939B1" w14:textId="6EF8598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095" w:author="Jane Shaw" w:date="2015-10-29T12:12:00Z">
              <w:r w:rsidRPr="00F31509" w:rsidDel="00C77859">
                <w:rPr>
                  <w:rFonts w:asciiTheme="majorBidi" w:hAnsiTheme="majorBidi" w:cstheme="majorBidi"/>
                  <w:sz w:val="16"/>
                  <w:lang w:val="en-GB"/>
                </w:rPr>
                <w:delText>,</w:delText>
              </w:r>
            </w:del>
            <w:ins w:id="13096"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097" w:author="Jane Shaw" w:date="2015-10-29T12:12:00Z">
              <w:r w:rsidRPr="00F31509" w:rsidDel="00C77859">
                <w:rPr>
                  <w:rFonts w:asciiTheme="majorBidi" w:hAnsiTheme="majorBidi" w:cstheme="majorBidi"/>
                  <w:sz w:val="16"/>
                  <w:lang w:val="en-GB"/>
                </w:rPr>
                <w:delText>,</w:delText>
              </w:r>
            </w:del>
            <w:ins w:id="13098"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04370D5A" w14:textId="541417A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099" w:author="Jane Shaw" w:date="2015-10-29T12:12:00Z">
              <w:r w:rsidRPr="00F31509" w:rsidDel="00C77859">
                <w:rPr>
                  <w:rFonts w:asciiTheme="majorBidi" w:hAnsiTheme="majorBidi" w:cstheme="majorBidi"/>
                  <w:sz w:val="16"/>
                  <w:lang w:val="en-GB"/>
                </w:rPr>
                <w:delText>,</w:delText>
              </w:r>
            </w:del>
            <w:ins w:id="13100"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101" w:author="Jane Shaw" w:date="2015-10-29T12:12:00Z">
              <w:r w:rsidRPr="00F31509" w:rsidDel="00C77859">
                <w:rPr>
                  <w:rFonts w:asciiTheme="majorBidi" w:hAnsiTheme="majorBidi" w:cstheme="majorBidi"/>
                  <w:sz w:val="16"/>
                  <w:lang w:val="en-GB"/>
                </w:rPr>
                <w:delText>,</w:delText>
              </w:r>
            </w:del>
            <w:ins w:id="13102"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4F07E5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F0B5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70303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F68E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CDC9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1D67412A"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99CC55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5E4C15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D20151" w14:textId="1091BBB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103" w:author="Jane Shaw" w:date="2015-10-29T12:12:00Z">
              <w:r w:rsidRPr="00F31509" w:rsidDel="00C77859">
                <w:rPr>
                  <w:rFonts w:asciiTheme="majorBidi" w:hAnsiTheme="majorBidi" w:cstheme="majorBidi"/>
                  <w:sz w:val="16"/>
                  <w:lang w:val="en-GB"/>
                </w:rPr>
                <w:delText>,</w:delText>
              </w:r>
            </w:del>
            <w:ins w:id="13104"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105" w:author="Jane Shaw" w:date="2015-10-29T12:12:00Z">
              <w:r w:rsidRPr="00F31509" w:rsidDel="00C77859">
                <w:rPr>
                  <w:rFonts w:asciiTheme="majorBidi" w:hAnsiTheme="majorBidi" w:cstheme="majorBidi"/>
                  <w:sz w:val="16"/>
                  <w:lang w:val="en-GB"/>
                </w:rPr>
                <w:delText>,</w:delText>
              </w:r>
            </w:del>
            <w:ins w:id="13106"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E893613" w14:textId="41DBBEF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107" w:author="Jane Shaw" w:date="2015-10-29T12:12:00Z">
              <w:r w:rsidRPr="00F31509" w:rsidDel="00C77859">
                <w:rPr>
                  <w:rFonts w:asciiTheme="majorBidi" w:hAnsiTheme="majorBidi" w:cstheme="majorBidi"/>
                  <w:sz w:val="16"/>
                  <w:lang w:val="en-GB"/>
                </w:rPr>
                <w:delText>,</w:delText>
              </w:r>
            </w:del>
            <w:ins w:id="13108"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0EC52D7" w14:textId="2639CEE4"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109" w:author="Jane Shaw" w:date="2015-10-29T12:12:00Z">
              <w:r w:rsidRPr="00F31509" w:rsidDel="00C77859">
                <w:rPr>
                  <w:rFonts w:asciiTheme="majorBidi" w:hAnsiTheme="majorBidi" w:cstheme="majorBidi"/>
                  <w:sz w:val="16"/>
                  <w:lang w:val="en-GB"/>
                </w:rPr>
                <w:delText>,</w:delText>
              </w:r>
            </w:del>
            <w:ins w:id="13110"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7532D7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71CC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205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91A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07F8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C89F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9530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23C83C47"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1D3BAEE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5B22B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49837E" w14:textId="12C2CD68"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111" w:author="Jane Shaw" w:date="2015-10-29T12:12:00Z">
              <w:r w:rsidRPr="00F31509" w:rsidDel="00C77859">
                <w:rPr>
                  <w:rFonts w:asciiTheme="majorBidi" w:hAnsiTheme="majorBidi" w:cstheme="majorBidi"/>
                  <w:sz w:val="16"/>
                  <w:lang w:val="en-GB"/>
                </w:rPr>
                <w:delText>,</w:delText>
              </w:r>
            </w:del>
            <w:ins w:id="13112"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2465A2D" w14:textId="564EDAAF"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113" w:author="Jane Shaw" w:date="2015-10-29T12:12:00Z">
              <w:r w:rsidRPr="00F31509" w:rsidDel="00C77859">
                <w:rPr>
                  <w:rFonts w:asciiTheme="majorBidi" w:hAnsiTheme="majorBidi" w:cstheme="majorBidi"/>
                  <w:sz w:val="16"/>
                  <w:lang w:val="en-GB"/>
                </w:rPr>
                <w:delText>,</w:delText>
              </w:r>
            </w:del>
            <w:ins w:id="13114" w:author="Jane Shaw" w:date="2015-10-29T12:12: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FFE75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F41A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9D05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D64E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7C72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3250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48E36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499AE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53BD37A6" w14:textId="77777777"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Seed</w:t>
      </w:r>
    </w:p>
    <w:p w14:paraId="1D0CBC90" w14:textId="5450D310"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Seed use </w:t>
      </w:r>
      <w:del w:id="13115" w:author="Jane Shaw" w:date="2015-10-29T12:12:00Z">
        <w:r w:rsidRPr="00F31509" w:rsidDel="00C77859">
          <w:rPr>
            <w:rFonts w:asciiTheme="majorBidi" w:hAnsiTheme="majorBidi" w:cstheme="majorBidi"/>
            <w:lang w:val="en-GB"/>
          </w:rPr>
          <w:delText xml:space="preserve">for </w:delText>
        </w:r>
      </w:del>
      <w:ins w:id="13116" w:author="Jane Shaw" w:date="2015-10-29T12:12:00Z">
        <w:r w:rsidR="00C77859">
          <w:rPr>
            <w:rFonts w:asciiTheme="majorBidi" w:hAnsiTheme="majorBidi" w:cstheme="majorBidi"/>
            <w:lang w:val="en-GB"/>
          </w:rPr>
          <w:t xml:space="preserve">of </w:t>
        </w:r>
      </w:ins>
      <w:r w:rsidRPr="00F31509">
        <w:rPr>
          <w:rFonts w:asciiTheme="majorBidi" w:hAnsiTheme="majorBidi" w:cstheme="majorBidi"/>
          <w:lang w:val="en-GB"/>
        </w:rPr>
        <w:t xml:space="preserve">sugar beet is assumed to be zero. However, an allocation for seed from sugar cane should be </w:t>
      </w:r>
      <w:del w:id="13117" w:author="Jane Shaw" w:date="2015-10-29T12:12:00Z">
        <w:r w:rsidRPr="00F31509" w:rsidDel="00C77859">
          <w:rPr>
            <w:rFonts w:asciiTheme="majorBidi" w:hAnsiTheme="majorBidi" w:cstheme="majorBidi"/>
            <w:lang w:val="en-GB"/>
          </w:rPr>
          <w:delText xml:space="preserve">done </w:delText>
        </w:r>
      </w:del>
      <w:ins w:id="13118" w:author="Jane Shaw" w:date="2015-10-29T12:12:00Z">
        <w:r w:rsidR="00C77859">
          <w:rPr>
            <w:rFonts w:asciiTheme="majorBidi" w:hAnsiTheme="majorBidi" w:cstheme="majorBidi"/>
            <w:lang w:val="en-GB"/>
          </w:rPr>
          <w:t xml:space="preserve">made </w:t>
        </w:r>
      </w:ins>
      <w:r w:rsidRPr="00F31509">
        <w:rPr>
          <w:rFonts w:asciiTheme="majorBidi" w:hAnsiTheme="majorBidi" w:cstheme="majorBidi"/>
          <w:lang w:val="en-GB"/>
        </w:rPr>
        <w:t xml:space="preserve">(replanting cane every </w:t>
      </w:r>
      <w:del w:id="13119" w:author="Jane Shaw" w:date="2015-10-29T12:12:00Z">
        <w:r w:rsidRPr="00F31509" w:rsidDel="00C77859">
          <w:rPr>
            <w:rFonts w:asciiTheme="majorBidi" w:hAnsiTheme="majorBidi" w:cstheme="majorBidi"/>
            <w:lang w:val="en-GB"/>
          </w:rPr>
          <w:delText xml:space="preserve">5-6 </w:delText>
        </w:r>
      </w:del>
      <w:ins w:id="13120" w:author="Jane Shaw" w:date="2015-10-29T12:12:00Z">
        <w:r w:rsidR="00C77859">
          <w:rPr>
            <w:rFonts w:asciiTheme="majorBidi" w:hAnsiTheme="majorBidi" w:cstheme="majorBidi"/>
            <w:lang w:val="en-GB"/>
          </w:rPr>
          <w:t xml:space="preserve">five to six </w:t>
        </w:r>
      </w:ins>
      <w:r w:rsidRPr="00F31509">
        <w:rPr>
          <w:rFonts w:asciiTheme="majorBidi" w:hAnsiTheme="majorBidi" w:cstheme="majorBidi"/>
          <w:lang w:val="en-GB"/>
        </w:rPr>
        <w:t xml:space="preserve">years). In this case, it is </w:t>
      </w:r>
      <w:ins w:id="13121" w:author="Jane Shaw" w:date="2015-11-07T20:13:00Z">
        <w:r w:rsidR="00643AA0">
          <w:rPr>
            <w:rFonts w:asciiTheme="majorBidi" w:hAnsiTheme="majorBidi" w:cstheme="majorBidi"/>
            <w:lang w:val="en-GB"/>
          </w:rPr>
          <w:t xml:space="preserve">not </w:t>
        </w:r>
      </w:ins>
      <w:r w:rsidRPr="00F31509">
        <w:rPr>
          <w:rFonts w:asciiTheme="majorBidi" w:hAnsiTheme="majorBidi" w:cstheme="majorBidi"/>
          <w:lang w:val="en-GB"/>
        </w:rPr>
        <w:t xml:space="preserve">usually </w:t>
      </w:r>
      <w:del w:id="13122" w:author="Jane Shaw" w:date="2015-10-29T12:13:00Z">
        <w:r w:rsidRPr="00F31509" w:rsidDel="00C77859">
          <w:rPr>
            <w:rFonts w:asciiTheme="majorBidi" w:hAnsiTheme="majorBidi" w:cstheme="majorBidi"/>
            <w:lang w:val="en-GB"/>
          </w:rPr>
          <w:delText xml:space="preserve">not </w:delText>
        </w:r>
      </w:del>
      <w:r w:rsidRPr="00F31509">
        <w:rPr>
          <w:rFonts w:asciiTheme="majorBidi" w:hAnsiTheme="majorBidi" w:cstheme="majorBidi"/>
          <w:lang w:val="en-GB"/>
        </w:rPr>
        <w:t>actual seed usage</w:t>
      </w:r>
      <w:ins w:id="13123" w:author="Jane Shaw" w:date="2015-10-29T12:13:00Z">
        <w:r w:rsidR="00C77859">
          <w:rPr>
            <w:rFonts w:asciiTheme="majorBidi" w:hAnsiTheme="majorBidi" w:cstheme="majorBidi"/>
            <w:lang w:val="en-GB"/>
          </w:rPr>
          <w:t>,</w:t>
        </w:r>
      </w:ins>
      <w:r w:rsidRPr="00F31509">
        <w:rPr>
          <w:rFonts w:asciiTheme="majorBidi" w:hAnsiTheme="majorBidi" w:cstheme="majorBidi"/>
          <w:lang w:val="en-GB"/>
        </w:rPr>
        <w:t xml:space="preserve"> but rather </w:t>
      </w:r>
      <w:ins w:id="13124" w:author="Jane Shaw" w:date="2015-10-29T12:13:00Z">
        <w:r w:rsidR="00C77859">
          <w:rPr>
            <w:rFonts w:asciiTheme="majorBidi" w:hAnsiTheme="majorBidi" w:cstheme="majorBidi"/>
            <w:lang w:val="en-GB"/>
          </w:rPr>
          <w:t xml:space="preserve">the cutting and replanting of </w:t>
        </w:r>
      </w:ins>
      <w:del w:id="13125" w:author="Jane Shaw" w:date="2015-10-29T12:13:00Z">
        <w:r w:rsidRPr="00F31509" w:rsidDel="00C77859">
          <w:rPr>
            <w:rFonts w:asciiTheme="majorBidi" w:hAnsiTheme="majorBidi" w:cstheme="majorBidi"/>
            <w:lang w:val="en-GB"/>
          </w:rPr>
          <w:delText xml:space="preserve">that </w:delText>
        </w:r>
      </w:del>
      <w:r w:rsidRPr="00F31509">
        <w:rPr>
          <w:rFonts w:asciiTheme="majorBidi" w:hAnsiTheme="majorBidi" w:cstheme="majorBidi"/>
          <w:lang w:val="en-GB"/>
        </w:rPr>
        <w:t xml:space="preserve">some </w:t>
      </w:r>
      <w:del w:id="13126" w:author="Jane Shaw" w:date="2015-10-29T12:13:00Z">
        <w:r w:rsidRPr="00F31509" w:rsidDel="00C77859">
          <w:rPr>
            <w:rFonts w:asciiTheme="majorBidi" w:hAnsiTheme="majorBidi" w:cstheme="majorBidi"/>
            <w:lang w:val="en-GB"/>
          </w:rPr>
          <w:delText xml:space="preserve">of the </w:delText>
        </w:r>
      </w:del>
      <w:r w:rsidRPr="00F31509">
        <w:rPr>
          <w:rFonts w:asciiTheme="majorBidi" w:hAnsiTheme="majorBidi" w:cstheme="majorBidi"/>
          <w:lang w:val="en-GB"/>
        </w:rPr>
        <w:t>sugar cane plants</w:t>
      </w:r>
      <w:del w:id="13127" w:author="Jane Shaw" w:date="2015-10-29T12:13:00Z">
        <w:r w:rsidRPr="00F31509" w:rsidDel="00C77859">
          <w:rPr>
            <w:rFonts w:asciiTheme="majorBidi" w:hAnsiTheme="majorBidi" w:cstheme="majorBidi"/>
            <w:lang w:val="en-GB"/>
          </w:rPr>
          <w:delText xml:space="preserve"> are cut and replanted</w:delText>
        </w:r>
      </w:del>
      <w:r w:rsidRPr="00F31509">
        <w:rPr>
          <w:rFonts w:asciiTheme="majorBidi" w:hAnsiTheme="majorBidi" w:cstheme="majorBidi"/>
          <w:lang w:val="en-GB"/>
        </w:rPr>
        <w:t xml:space="preserve">, thus resulting in </w:t>
      </w:r>
      <w:del w:id="13128" w:author="Jane Shaw" w:date="2015-10-29T12:13:00Z">
        <w:r w:rsidRPr="00F31509" w:rsidDel="00C77859">
          <w:rPr>
            <w:rFonts w:asciiTheme="majorBidi" w:hAnsiTheme="majorBidi" w:cstheme="majorBidi"/>
            <w:lang w:val="en-GB"/>
          </w:rPr>
          <w:delText xml:space="preserve">a </w:delText>
        </w:r>
      </w:del>
      <w:r w:rsidRPr="00F31509">
        <w:rPr>
          <w:rFonts w:asciiTheme="majorBidi" w:hAnsiTheme="majorBidi" w:cstheme="majorBidi"/>
          <w:lang w:val="en-GB"/>
        </w:rPr>
        <w:t xml:space="preserve">slightly </w:t>
      </w:r>
      <w:del w:id="13129" w:author="Jane Shaw" w:date="2015-10-29T12:13:00Z">
        <w:r w:rsidRPr="00F31509" w:rsidDel="00C77859">
          <w:rPr>
            <w:rFonts w:asciiTheme="majorBidi" w:hAnsiTheme="majorBidi" w:cstheme="majorBidi"/>
            <w:lang w:val="en-GB"/>
          </w:rPr>
          <w:delText xml:space="preserve">smaller </w:delText>
        </w:r>
      </w:del>
      <w:ins w:id="13130" w:author="Jane Shaw" w:date="2015-10-29T12:13:00Z">
        <w:r w:rsidR="00C77859">
          <w:rPr>
            <w:rFonts w:asciiTheme="majorBidi" w:hAnsiTheme="majorBidi" w:cstheme="majorBidi"/>
            <w:lang w:val="en-GB"/>
          </w:rPr>
          <w:t xml:space="preserve">lower </w:t>
        </w:r>
      </w:ins>
      <w:r w:rsidRPr="00F31509">
        <w:rPr>
          <w:rFonts w:asciiTheme="majorBidi" w:hAnsiTheme="majorBidi" w:cstheme="majorBidi"/>
          <w:lang w:val="en-GB"/>
        </w:rPr>
        <w:t xml:space="preserve">availability than would have occurred if all </w:t>
      </w:r>
      <w:ins w:id="13131" w:author="Jane Shaw" w:date="2015-10-29T12:13:00Z">
        <w:r w:rsidR="00C77859">
          <w:rPr>
            <w:rFonts w:asciiTheme="majorBidi" w:hAnsiTheme="majorBidi" w:cstheme="majorBidi"/>
            <w:lang w:val="en-GB"/>
          </w:rPr>
          <w:t xml:space="preserve">the </w:t>
        </w:r>
      </w:ins>
      <w:r w:rsidRPr="00F31509">
        <w:rPr>
          <w:rFonts w:asciiTheme="majorBidi" w:hAnsiTheme="majorBidi" w:cstheme="majorBidi"/>
          <w:lang w:val="en-GB"/>
        </w:rPr>
        <w:t xml:space="preserve">plants had been harvested. While this is </w:t>
      </w:r>
      <w:del w:id="13132" w:author="Jane Shaw" w:date="2015-10-29T12:14:00Z">
        <w:r w:rsidRPr="00F31509" w:rsidDel="00C77859">
          <w:rPr>
            <w:rFonts w:asciiTheme="majorBidi" w:hAnsiTheme="majorBidi" w:cstheme="majorBidi"/>
            <w:lang w:val="en-GB"/>
          </w:rPr>
          <w:delText xml:space="preserve">not </w:delText>
        </w:r>
      </w:del>
      <w:r w:rsidRPr="00F31509">
        <w:rPr>
          <w:rFonts w:asciiTheme="majorBidi" w:hAnsiTheme="majorBidi" w:cstheme="majorBidi"/>
          <w:lang w:val="en-GB"/>
        </w:rPr>
        <w:t xml:space="preserve">technically </w:t>
      </w:r>
      <w:ins w:id="13133" w:author="Jane Shaw" w:date="2015-10-29T12:14:00Z">
        <w:r w:rsidR="00C77859">
          <w:rPr>
            <w:rFonts w:asciiTheme="majorBidi" w:hAnsiTheme="majorBidi" w:cstheme="majorBidi"/>
            <w:lang w:val="en-GB"/>
          </w:rPr>
          <w:t xml:space="preserve">not </w:t>
        </w:r>
      </w:ins>
      <w:r w:rsidRPr="00F31509">
        <w:rPr>
          <w:rFonts w:asciiTheme="majorBidi" w:hAnsiTheme="majorBidi" w:cstheme="majorBidi"/>
          <w:lang w:val="en-GB"/>
        </w:rPr>
        <w:t>seed us</w:t>
      </w:r>
      <w:del w:id="13134" w:author="Jane Shaw" w:date="2015-11-07T20:13:00Z">
        <w:r w:rsidRPr="00F31509" w:rsidDel="00643AA0">
          <w:rPr>
            <w:rFonts w:asciiTheme="majorBidi" w:hAnsiTheme="majorBidi" w:cstheme="majorBidi"/>
            <w:lang w:val="en-GB"/>
          </w:rPr>
          <w:delText>ag</w:delText>
        </w:r>
      </w:del>
      <w:r w:rsidRPr="00F31509">
        <w:rPr>
          <w:rFonts w:asciiTheme="majorBidi" w:hAnsiTheme="majorBidi" w:cstheme="majorBidi"/>
          <w:lang w:val="en-GB"/>
        </w:rPr>
        <w:t xml:space="preserve">e, it simplifies the </w:t>
      </w:r>
      <w:del w:id="13135" w:author="Jane Shaw" w:date="2015-10-29T12:14:00Z">
        <w:r w:rsidRPr="00F31509" w:rsidDel="00C77859">
          <w:rPr>
            <w:rFonts w:asciiTheme="majorBidi" w:hAnsiTheme="majorBidi" w:cstheme="majorBidi"/>
            <w:lang w:val="en-GB"/>
          </w:rPr>
          <w:delText xml:space="preserve">food balance sheet </w:delText>
        </w:r>
      </w:del>
      <w:ins w:id="13136" w:author="Jane Shaw" w:date="2015-10-29T12:14:00Z">
        <w:r w:rsidR="00C77859">
          <w:rPr>
            <w:rFonts w:asciiTheme="majorBidi" w:hAnsiTheme="majorBidi" w:cstheme="majorBidi"/>
            <w:lang w:val="en-GB"/>
          </w:rPr>
          <w:t xml:space="preserve">FBS </w:t>
        </w:r>
      </w:ins>
      <w:r w:rsidRPr="00F31509">
        <w:rPr>
          <w:rFonts w:asciiTheme="majorBidi" w:hAnsiTheme="majorBidi" w:cstheme="majorBidi"/>
          <w:lang w:val="en-GB"/>
        </w:rPr>
        <w:t xml:space="preserve">to allocate </w:t>
      </w:r>
      <w:del w:id="13137" w:author="Jane Shaw" w:date="2015-10-29T12:14:00Z">
        <w:r w:rsidRPr="00F31509" w:rsidDel="00C77859">
          <w:rPr>
            <w:rFonts w:asciiTheme="majorBidi" w:hAnsiTheme="majorBidi" w:cstheme="majorBidi"/>
            <w:lang w:val="en-GB"/>
          </w:rPr>
          <w:delText xml:space="preserve">this "utilization" </w:delText>
        </w:r>
      </w:del>
      <w:ins w:id="13138" w:author="Jane Shaw" w:date="2015-10-29T12:14:00Z">
        <w:r w:rsidR="00C77859">
          <w:rPr>
            <w:rFonts w:asciiTheme="majorBidi" w:hAnsiTheme="majorBidi" w:cstheme="majorBidi"/>
            <w:lang w:val="en-GB"/>
          </w:rPr>
          <w:t xml:space="preserve">it to </w:t>
        </w:r>
      </w:ins>
      <w:ins w:id="13139" w:author="Jane Shaw" w:date="2015-11-07T20:13:00Z">
        <w:r w:rsidR="00643AA0">
          <w:rPr>
            <w:rFonts w:asciiTheme="majorBidi" w:hAnsiTheme="majorBidi" w:cstheme="majorBidi"/>
            <w:lang w:val="en-GB"/>
          </w:rPr>
          <w:t xml:space="preserve">the </w:t>
        </w:r>
      </w:ins>
      <w:del w:id="13140" w:author="Jane Shaw" w:date="2015-10-29T12:14:00Z">
        <w:r w:rsidRPr="00F31509" w:rsidDel="00C77859">
          <w:rPr>
            <w:rFonts w:asciiTheme="majorBidi" w:hAnsiTheme="majorBidi" w:cstheme="majorBidi"/>
            <w:lang w:val="en-GB"/>
          </w:rPr>
          <w:delText xml:space="preserve">under </w:delText>
        </w:r>
      </w:del>
      <w:r w:rsidRPr="00F31509">
        <w:rPr>
          <w:rFonts w:asciiTheme="majorBidi" w:hAnsiTheme="majorBidi" w:cstheme="majorBidi"/>
          <w:lang w:val="en-GB"/>
        </w:rPr>
        <w:t>seed us</w:t>
      </w:r>
      <w:del w:id="13141" w:author="Jane Shaw" w:date="2015-10-29T12:14:00Z">
        <w:r w:rsidRPr="00F31509" w:rsidDel="00C77859">
          <w:rPr>
            <w:rFonts w:asciiTheme="majorBidi" w:hAnsiTheme="majorBidi" w:cstheme="majorBidi"/>
            <w:lang w:val="en-GB"/>
          </w:rPr>
          <w:delText>ag</w:delText>
        </w:r>
      </w:del>
      <w:r w:rsidRPr="00F31509">
        <w:rPr>
          <w:rFonts w:asciiTheme="majorBidi" w:hAnsiTheme="majorBidi" w:cstheme="majorBidi"/>
          <w:lang w:val="en-GB"/>
        </w:rPr>
        <w:t>e</w:t>
      </w:r>
      <w:ins w:id="13142" w:author="Jane Shaw" w:date="2015-10-29T12:14:00Z">
        <w:r w:rsidR="00C77859">
          <w:rPr>
            <w:rFonts w:asciiTheme="majorBidi" w:hAnsiTheme="majorBidi" w:cstheme="majorBidi"/>
            <w:lang w:val="en-GB"/>
          </w:rPr>
          <w:t xml:space="preserve"> </w:t>
        </w:r>
      </w:ins>
      <w:ins w:id="13143" w:author="Jane Shaw" w:date="2015-11-07T20:13:00Z">
        <w:r w:rsidR="00643AA0">
          <w:rPr>
            <w:rFonts w:asciiTheme="majorBidi" w:hAnsiTheme="majorBidi" w:cstheme="majorBidi"/>
            <w:lang w:val="en-GB"/>
          </w:rPr>
          <w:t xml:space="preserve">variable </w:t>
        </w:r>
      </w:ins>
      <w:ins w:id="13144" w:author="Jane Shaw" w:date="2015-10-29T12:14:00Z">
        <w:r w:rsidR="00C77859">
          <w:rPr>
            <w:rFonts w:asciiTheme="majorBidi" w:hAnsiTheme="majorBidi" w:cstheme="majorBidi"/>
            <w:lang w:val="en-GB"/>
          </w:rPr>
          <w:t>(Table 38)</w:t>
        </w:r>
      </w:ins>
      <w:r w:rsidRPr="00F31509">
        <w:rPr>
          <w:rFonts w:asciiTheme="majorBidi" w:hAnsiTheme="majorBidi" w:cstheme="majorBidi"/>
          <w:lang w:val="en-GB"/>
        </w:rPr>
        <w:t>.</w:t>
      </w:r>
    </w:p>
    <w:p w14:paraId="0CAAB150" w14:textId="7F590B8A" w:rsidR="004F65E4" w:rsidRPr="00F31509" w:rsidRDefault="004F65E4" w:rsidP="004F65E4">
      <w:pPr>
        <w:pStyle w:val="Didascalia"/>
        <w:keepNext/>
        <w:rPr>
          <w:rFonts w:asciiTheme="majorBidi" w:hAnsiTheme="majorBidi" w:cstheme="majorBidi"/>
          <w:lang w:val="en-GB"/>
        </w:rPr>
      </w:pPr>
      <w:bookmarkStart w:id="13145" w:name="_Toc42842357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38</w:t>
      </w:r>
      <w:r w:rsidR="003D789C" w:rsidRPr="00F31509">
        <w:rPr>
          <w:rFonts w:asciiTheme="majorBidi" w:hAnsiTheme="majorBidi" w:cstheme="majorBidi"/>
          <w:lang w:val="en-GB"/>
        </w:rPr>
        <w:fldChar w:fldCharType="end"/>
      </w:r>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13145"/>
    </w:p>
    <w:tbl>
      <w:tblPr>
        <w:tblStyle w:val="Tabellaclassica1"/>
        <w:tblW w:w="5261" w:type="pct"/>
        <w:tblLook w:val="04A0" w:firstRow="1" w:lastRow="0" w:firstColumn="1" w:lastColumn="0" w:noHBand="0" w:noVBand="1"/>
      </w:tblPr>
      <w:tblGrid>
        <w:gridCol w:w="879"/>
        <w:gridCol w:w="997"/>
        <w:gridCol w:w="842"/>
        <w:gridCol w:w="767"/>
        <w:gridCol w:w="883"/>
        <w:gridCol w:w="728"/>
        <w:gridCol w:w="1108"/>
        <w:gridCol w:w="545"/>
        <w:gridCol w:w="713"/>
        <w:gridCol w:w="723"/>
        <w:gridCol w:w="901"/>
        <w:gridCol w:w="638"/>
      </w:tblGrid>
      <w:tr w:rsidR="008D6966" w:rsidRPr="00F31509" w14:paraId="338F387E" w14:textId="77777777" w:rsidTr="008D6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0B610B1B" w14:textId="258C5F99"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24F3B166" w14:textId="3FC45F2C"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33E95E70" w14:textId="40991138"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1AD8B400" w14:textId="041C2055"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067E1827" w14:textId="18E97682"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2E7153D4" w14:textId="33151BAF"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4CA9C6AE" w14:textId="17F5ACF6"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2837D2CF" w14:textId="5E9EE769"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09F21A0" w14:textId="29C43568"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73D9A31B" w14:textId="5B9DB267"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7F53348C" w14:textId="50B8B949"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3613E043" w14:textId="4478B129" w:rsidR="008D6966" w:rsidRPr="00F31509" w:rsidRDefault="008D6966"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59FFF26B"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1876FE8F" w14:textId="11329C95"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810840D" w14:textId="12945CA0"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146" w:author="Jane Shaw" w:date="2015-10-29T12:15:00Z">
              <w:r w:rsidRPr="00F31509" w:rsidDel="00C77859">
                <w:rPr>
                  <w:rFonts w:asciiTheme="majorBidi" w:hAnsiTheme="majorBidi" w:cstheme="majorBidi"/>
                  <w:sz w:val="16"/>
                  <w:lang w:val="en-GB"/>
                </w:rPr>
                <w:delText>,</w:delText>
              </w:r>
            </w:del>
            <w:ins w:id="13147"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148" w:author="Jane Shaw" w:date="2015-10-29T12:15:00Z">
              <w:r w:rsidRPr="00F31509" w:rsidDel="00C77859">
                <w:rPr>
                  <w:rFonts w:asciiTheme="majorBidi" w:hAnsiTheme="majorBidi" w:cstheme="majorBidi"/>
                  <w:sz w:val="16"/>
                  <w:lang w:val="en-GB"/>
                </w:rPr>
                <w:delText>,</w:delText>
              </w:r>
            </w:del>
            <w:ins w:id="13149"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CA6A0DF" w14:textId="60B22B22"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150" w:author="Jane Shaw" w:date="2015-10-29T12:15:00Z">
              <w:r w:rsidRPr="00F31509" w:rsidDel="00C77859">
                <w:rPr>
                  <w:rFonts w:asciiTheme="majorBidi" w:hAnsiTheme="majorBidi" w:cstheme="majorBidi"/>
                  <w:sz w:val="16"/>
                  <w:lang w:val="en-GB"/>
                </w:rPr>
                <w:delText>,</w:delText>
              </w:r>
            </w:del>
            <w:ins w:id="13151"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3F763CB1"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36031630"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76F8A5"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2D972E"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0D6CE5"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754F9"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A23C5BF"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6622CD"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51FA65" w14:textId="2E2D9C5B"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w:t>
            </w:r>
            <w:del w:id="13152" w:author="Jane Shaw" w:date="2015-10-29T12:15:00Z">
              <w:r w:rsidRPr="00F31509" w:rsidDel="00C77859">
                <w:rPr>
                  <w:rFonts w:asciiTheme="majorBidi" w:hAnsiTheme="majorBidi" w:cstheme="majorBidi"/>
                  <w:sz w:val="16"/>
                  <w:lang w:val="en-GB"/>
                </w:rPr>
                <w:delText>,</w:delText>
              </w:r>
            </w:del>
            <w:ins w:id="13153"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r>
      <w:tr w:rsidR="008D6966" w:rsidRPr="00F31509" w14:paraId="04A1B606"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4B03EB48" w14:textId="6DEF5A89"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7065FF05" w14:textId="33575B0E"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154" w:author="Jane Shaw" w:date="2015-10-29T12:15:00Z">
              <w:r w:rsidRPr="00F31509" w:rsidDel="00C77859">
                <w:rPr>
                  <w:rFonts w:asciiTheme="majorBidi" w:hAnsiTheme="majorBidi" w:cstheme="majorBidi"/>
                  <w:sz w:val="16"/>
                  <w:lang w:val="en-GB"/>
                </w:rPr>
                <w:delText>,</w:delText>
              </w:r>
            </w:del>
            <w:ins w:id="13155"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156" w:author="Jane Shaw" w:date="2015-10-29T12:15:00Z">
              <w:r w:rsidRPr="00F31509" w:rsidDel="00C77859">
                <w:rPr>
                  <w:rFonts w:asciiTheme="majorBidi" w:hAnsiTheme="majorBidi" w:cstheme="majorBidi"/>
                  <w:sz w:val="16"/>
                  <w:lang w:val="en-GB"/>
                </w:rPr>
                <w:delText>,</w:delText>
              </w:r>
            </w:del>
            <w:ins w:id="13157"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3F5692A" w14:textId="394D07C5"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158" w:author="Jane Shaw" w:date="2015-10-29T12:15:00Z">
              <w:r w:rsidRPr="00F31509" w:rsidDel="00C77859">
                <w:rPr>
                  <w:rFonts w:asciiTheme="majorBidi" w:hAnsiTheme="majorBidi" w:cstheme="majorBidi"/>
                  <w:sz w:val="16"/>
                  <w:lang w:val="en-GB"/>
                </w:rPr>
                <w:delText>,</w:delText>
              </w:r>
            </w:del>
            <w:ins w:id="13159"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48D03DF5"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77E5C7B4"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2B2D37"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727551"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0B7233"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28FD33" w14:textId="57FE4C6D"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3160" w:author="Jane Shaw" w:date="2015-10-29T12:15:00Z">
              <w:r w:rsidRPr="00F31509" w:rsidDel="00C77859">
                <w:rPr>
                  <w:rFonts w:asciiTheme="majorBidi" w:hAnsiTheme="majorBidi" w:cstheme="majorBidi"/>
                  <w:b/>
                  <w:sz w:val="16"/>
                  <w:lang w:val="en-GB"/>
                </w:rPr>
                <w:delText>,</w:delText>
              </w:r>
            </w:del>
            <w:ins w:id="13161" w:author="Jane Shaw" w:date="2015-10-29T12:15: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572</w:t>
            </w:r>
            <w:del w:id="13162" w:author="Jane Shaw" w:date="2015-10-29T12:15:00Z">
              <w:r w:rsidRPr="00F31509" w:rsidDel="00C77859">
                <w:rPr>
                  <w:rFonts w:asciiTheme="majorBidi" w:hAnsiTheme="majorBidi" w:cstheme="majorBidi"/>
                  <w:b/>
                  <w:sz w:val="16"/>
                  <w:lang w:val="en-GB"/>
                </w:rPr>
                <w:delText>,</w:delText>
              </w:r>
            </w:del>
            <w:ins w:id="13163" w:author="Jane Shaw" w:date="2015-10-29T12:15:00Z">
              <w:r w:rsidR="00C77859">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0F864BDF"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196249"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DC4DCF" w14:textId="51C6DD0B"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w:t>
            </w:r>
            <w:del w:id="13164" w:author="Jane Shaw" w:date="2015-10-29T12:15:00Z">
              <w:r w:rsidRPr="00F31509" w:rsidDel="00C77859">
                <w:rPr>
                  <w:rFonts w:asciiTheme="majorBidi" w:hAnsiTheme="majorBidi" w:cstheme="majorBidi"/>
                  <w:sz w:val="16"/>
                  <w:lang w:val="en-GB"/>
                </w:rPr>
                <w:delText>,</w:delText>
              </w:r>
            </w:del>
            <w:ins w:id="13165"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r>
      <w:tr w:rsidR="008D6966" w:rsidRPr="00F31509" w14:paraId="4070DDE1"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4AD0C405" w14:textId="1AFB0C1A" w:rsidR="008D6966" w:rsidRPr="00F31509" w:rsidRDefault="008D6966"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5FCC45D"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0607BE" w14:textId="551ADAF8"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166" w:author="Jane Shaw" w:date="2015-10-29T12:15:00Z">
              <w:r w:rsidRPr="00F31509" w:rsidDel="00C77859">
                <w:rPr>
                  <w:rFonts w:asciiTheme="majorBidi" w:hAnsiTheme="majorBidi" w:cstheme="majorBidi"/>
                  <w:sz w:val="16"/>
                  <w:lang w:val="en-GB"/>
                </w:rPr>
                <w:delText>,</w:delText>
              </w:r>
            </w:del>
            <w:ins w:id="13167"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3B63C357" w14:textId="024F2C1F"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168" w:author="Jane Shaw" w:date="2015-10-29T12:15:00Z">
              <w:r w:rsidRPr="00F31509" w:rsidDel="00C77859">
                <w:rPr>
                  <w:rFonts w:asciiTheme="majorBidi" w:hAnsiTheme="majorBidi" w:cstheme="majorBidi"/>
                  <w:sz w:val="16"/>
                  <w:lang w:val="en-GB"/>
                </w:rPr>
                <w:delText>,</w:delText>
              </w:r>
            </w:del>
            <w:ins w:id="13169"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D49A6BC"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8E7B1A"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155137"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D96A60"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D28B9C"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D42DC5B"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C6321"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43BB30" w14:textId="77777777" w:rsidR="008D6966" w:rsidRPr="00F31509" w:rsidRDefault="008D6966"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409CC42"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44FCD87B"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309B50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73DA2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75845ACF" w14:textId="325C5470"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170" w:author="Jane Shaw" w:date="2015-10-29T12:15:00Z">
              <w:r w:rsidRPr="00F31509" w:rsidDel="00C77859">
                <w:rPr>
                  <w:rFonts w:asciiTheme="majorBidi" w:hAnsiTheme="majorBidi" w:cstheme="majorBidi"/>
                  <w:sz w:val="16"/>
                  <w:lang w:val="en-GB"/>
                </w:rPr>
                <w:delText>,</w:delText>
              </w:r>
            </w:del>
            <w:ins w:id="13171"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719CBF3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5FAEB8" w14:textId="3BCC0DB6"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172" w:author="Jane Shaw" w:date="2015-10-29T12:15:00Z">
              <w:r w:rsidRPr="00F31509" w:rsidDel="00C77859">
                <w:rPr>
                  <w:rFonts w:asciiTheme="majorBidi" w:hAnsiTheme="majorBidi" w:cstheme="majorBidi"/>
                  <w:sz w:val="16"/>
                  <w:lang w:val="en-GB"/>
                </w:rPr>
                <w:delText>,</w:delText>
              </w:r>
            </w:del>
            <w:ins w:id="13173"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174" w:author="Jane Shaw" w:date="2015-10-29T12:15:00Z">
              <w:r w:rsidRPr="00F31509" w:rsidDel="00C77859">
                <w:rPr>
                  <w:rFonts w:asciiTheme="majorBidi" w:hAnsiTheme="majorBidi" w:cstheme="majorBidi"/>
                  <w:sz w:val="16"/>
                  <w:lang w:val="en-GB"/>
                </w:rPr>
                <w:delText>,</w:delText>
              </w:r>
            </w:del>
            <w:ins w:id="13175"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2BE7C51" w14:textId="35DB26F5"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176" w:author="Jane Shaw" w:date="2015-10-29T12:15:00Z">
              <w:r w:rsidRPr="00F31509" w:rsidDel="00C77859">
                <w:rPr>
                  <w:rFonts w:asciiTheme="majorBidi" w:hAnsiTheme="majorBidi" w:cstheme="majorBidi"/>
                  <w:sz w:val="16"/>
                  <w:lang w:val="en-GB"/>
                </w:rPr>
                <w:delText>,</w:delText>
              </w:r>
            </w:del>
            <w:ins w:id="13177"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178" w:author="Jane Shaw" w:date="2015-10-29T12:15:00Z">
              <w:r w:rsidRPr="00F31509" w:rsidDel="00C77859">
                <w:rPr>
                  <w:rFonts w:asciiTheme="majorBidi" w:hAnsiTheme="majorBidi" w:cstheme="majorBidi"/>
                  <w:sz w:val="16"/>
                  <w:lang w:val="en-GB"/>
                </w:rPr>
                <w:delText>,</w:delText>
              </w:r>
            </w:del>
            <w:ins w:id="13179"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40B4277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5AB34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49BB9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1CCBA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BD44E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CA33EB4"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06EDAE36"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74103D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E229B" w14:textId="4471245E"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180" w:author="Jane Shaw" w:date="2015-10-29T12:15:00Z">
              <w:r w:rsidRPr="00F31509" w:rsidDel="00C77859">
                <w:rPr>
                  <w:rFonts w:asciiTheme="majorBidi" w:hAnsiTheme="majorBidi" w:cstheme="majorBidi"/>
                  <w:sz w:val="16"/>
                  <w:lang w:val="en-GB"/>
                </w:rPr>
                <w:delText>,</w:delText>
              </w:r>
            </w:del>
            <w:ins w:id="13181"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182" w:author="Jane Shaw" w:date="2015-10-29T12:15:00Z">
              <w:r w:rsidRPr="00F31509" w:rsidDel="00C77859">
                <w:rPr>
                  <w:rFonts w:asciiTheme="majorBidi" w:hAnsiTheme="majorBidi" w:cstheme="majorBidi"/>
                  <w:sz w:val="16"/>
                  <w:lang w:val="en-GB"/>
                </w:rPr>
                <w:delText>,</w:delText>
              </w:r>
            </w:del>
            <w:ins w:id="13183"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EC26EAD" w14:textId="438CFC7F"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184" w:author="Jane Shaw" w:date="2015-10-29T12:15:00Z">
              <w:r w:rsidRPr="00F31509" w:rsidDel="00C77859">
                <w:rPr>
                  <w:rFonts w:asciiTheme="majorBidi" w:hAnsiTheme="majorBidi" w:cstheme="majorBidi"/>
                  <w:sz w:val="16"/>
                  <w:lang w:val="en-GB"/>
                </w:rPr>
                <w:delText>,</w:delText>
              </w:r>
            </w:del>
            <w:ins w:id="13185"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41C9893" w14:textId="12BF5F85"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186" w:author="Jane Shaw" w:date="2015-10-29T12:15:00Z">
              <w:r w:rsidRPr="00F31509" w:rsidDel="00C77859">
                <w:rPr>
                  <w:rFonts w:asciiTheme="majorBidi" w:hAnsiTheme="majorBidi" w:cstheme="majorBidi"/>
                  <w:sz w:val="16"/>
                  <w:lang w:val="en-GB"/>
                </w:rPr>
                <w:delText>,</w:delText>
              </w:r>
            </w:del>
            <w:ins w:id="13187"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7815FBF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6F43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87696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E28A7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3E734CC"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E1651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EF8A8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94A3234"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5DA9666A"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6CAE75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19F7F4" w14:textId="52C01A74"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188" w:author="Jane Shaw" w:date="2015-10-29T12:15:00Z">
              <w:r w:rsidRPr="00F31509" w:rsidDel="00C77859">
                <w:rPr>
                  <w:rFonts w:asciiTheme="majorBidi" w:hAnsiTheme="majorBidi" w:cstheme="majorBidi"/>
                  <w:sz w:val="16"/>
                  <w:lang w:val="en-GB"/>
                </w:rPr>
                <w:delText>,</w:delText>
              </w:r>
            </w:del>
            <w:ins w:id="13189"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C4A3571" w14:textId="2EC3A344"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190" w:author="Jane Shaw" w:date="2015-10-29T12:15:00Z">
              <w:r w:rsidRPr="00F31509" w:rsidDel="00C77859">
                <w:rPr>
                  <w:rFonts w:asciiTheme="majorBidi" w:hAnsiTheme="majorBidi" w:cstheme="majorBidi"/>
                  <w:sz w:val="16"/>
                  <w:lang w:val="en-GB"/>
                </w:rPr>
                <w:delText>,</w:delText>
              </w:r>
            </w:del>
            <w:ins w:id="13191" w:author="Jane Shaw" w:date="2015-10-29T12:15:00Z">
              <w:r w:rsidR="00C7785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5F0F5D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12E42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7CA3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A496B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36A6F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2AF823C"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23F5F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A0BB9C"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1E74C943" w14:textId="04391841"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 xml:space="preserve">Industrial </w:t>
      </w:r>
      <w:del w:id="13192" w:author="Jane Shaw" w:date="2015-10-29T12:15:00Z">
        <w:r w:rsidRPr="00F31509" w:rsidDel="00C77859">
          <w:rPr>
            <w:rFonts w:asciiTheme="majorBidi" w:hAnsiTheme="majorBidi" w:cstheme="majorBidi"/>
            <w:lang w:val="en-GB"/>
          </w:rPr>
          <w:delText>Utilization</w:delText>
        </w:r>
      </w:del>
      <w:ins w:id="13193" w:author="Jane Shaw" w:date="2015-10-29T12:15:00Z">
        <w:r w:rsidR="00C77859">
          <w:rPr>
            <w:rFonts w:asciiTheme="majorBidi" w:hAnsiTheme="majorBidi" w:cstheme="majorBidi"/>
            <w:lang w:val="en-GB"/>
          </w:rPr>
          <w:t>use</w:t>
        </w:r>
      </w:ins>
    </w:p>
    <w:p w14:paraId="0159D70D" w14:textId="4F62D5E6"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t>
      </w:r>
      <w:del w:id="13194" w:author="Jane Shaw" w:date="2015-10-29T12:21:00Z">
        <w:r w:rsidRPr="00F31509" w:rsidDel="002E223E">
          <w:rPr>
            <w:rFonts w:asciiTheme="majorBidi" w:hAnsiTheme="majorBidi" w:cstheme="majorBidi"/>
            <w:lang w:val="en-GB"/>
          </w:rPr>
          <w:delText xml:space="preserve">with </w:delText>
        </w:r>
      </w:del>
      <w:ins w:id="13195" w:author="Jane Shaw" w:date="2015-10-29T12:21:00Z">
        <w:r w:rsidR="002E223E">
          <w:rPr>
            <w:rFonts w:asciiTheme="majorBidi" w:hAnsiTheme="majorBidi" w:cstheme="majorBidi"/>
            <w:lang w:val="en-GB"/>
          </w:rPr>
          <w:t xml:space="preserve">in </w:t>
        </w:r>
      </w:ins>
      <w:r w:rsidRPr="00F31509">
        <w:rPr>
          <w:rFonts w:asciiTheme="majorBidi" w:hAnsiTheme="majorBidi" w:cstheme="majorBidi"/>
          <w:lang w:val="en-GB"/>
        </w:rPr>
        <w:t xml:space="preserve">the wheat example, there is </w:t>
      </w:r>
      <w:ins w:id="13196" w:author="Jane Shaw" w:date="2015-10-29T12:21:00Z">
        <w:r w:rsidR="002E223E">
          <w:rPr>
            <w:rFonts w:asciiTheme="majorBidi" w:hAnsiTheme="majorBidi" w:cstheme="majorBidi"/>
            <w:lang w:val="en-GB"/>
          </w:rPr>
          <w:t xml:space="preserve">also </w:t>
        </w:r>
      </w:ins>
      <w:r w:rsidRPr="00F31509">
        <w:rPr>
          <w:rFonts w:asciiTheme="majorBidi" w:hAnsiTheme="majorBidi" w:cstheme="majorBidi"/>
          <w:lang w:val="en-GB"/>
        </w:rPr>
        <w:t xml:space="preserve">industrial use of sugar and </w:t>
      </w:r>
      <w:ins w:id="13197" w:author="Jane Shaw" w:date="2015-10-29T12:21:00Z">
        <w:r w:rsidR="002E223E">
          <w:rPr>
            <w:rFonts w:asciiTheme="majorBidi" w:hAnsiTheme="majorBidi" w:cstheme="majorBidi"/>
            <w:lang w:val="en-GB"/>
          </w:rPr>
          <w:t xml:space="preserve">its </w:t>
        </w:r>
      </w:ins>
      <w:r w:rsidRPr="00F31509">
        <w:rPr>
          <w:rFonts w:asciiTheme="majorBidi" w:hAnsiTheme="majorBidi" w:cstheme="majorBidi"/>
          <w:lang w:val="en-GB"/>
        </w:rPr>
        <w:t xml:space="preserve">by-products, </w:t>
      </w:r>
      <w:ins w:id="13198" w:author="Jane Shaw" w:date="2015-10-29T12:21:00Z">
        <w:r w:rsidR="002E223E">
          <w:rPr>
            <w:rFonts w:asciiTheme="majorBidi" w:hAnsiTheme="majorBidi" w:cstheme="majorBidi"/>
            <w:lang w:val="en-GB"/>
          </w:rPr>
          <w:t xml:space="preserve">which is </w:t>
        </w:r>
      </w:ins>
      <w:del w:id="13199" w:author="Jane Shaw" w:date="2015-10-29T12:21:00Z">
        <w:r w:rsidRPr="00F31509" w:rsidDel="002E223E">
          <w:rPr>
            <w:rFonts w:asciiTheme="majorBidi" w:hAnsiTheme="majorBidi" w:cstheme="majorBidi"/>
            <w:lang w:val="en-GB"/>
          </w:rPr>
          <w:delText xml:space="preserve">indeed </w:delText>
        </w:r>
      </w:del>
      <w:r w:rsidRPr="00F31509">
        <w:rPr>
          <w:rFonts w:asciiTheme="majorBidi" w:hAnsiTheme="majorBidi" w:cstheme="majorBidi"/>
          <w:lang w:val="en-GB"/>
        </w:rPr>
        <w:t>increasing</w:t>
      </w:r>
      <w:ins w:id="13200" w:author="Jane Shaw" w:date="2015-11-07T20:13:00Z">
        <w:r w:rsidR="00643AA0">
          <w:rPr>
            <w:rFonts w:asciiTheme="majorBidi" w:hAnsiTheme="majorBidi" w:cstheme="majorBidi"/>
            <w:lang w:val="en-GB"/>
          </w:rPr>
          <w:t>,</w:t>
        </w:r>
      </w:ins>
      <w:del w:id="13201" w:author="Jane Shaw" w:date="2015-10-29T12:21:00Z">
        <w:r w:rsidRPr="00F31509" w:rsidDel="002E223E">
          <w:rPr>
            <w:rFonts w:asciiTheme="majorBidi" w:hAnsiTheme="majorBidi" w:cstheme="majorBidi"/>
            <w:lang w:val="en-GB"/>
          </w:rPr>
          <w:delText>ly</w:delText>
        </w:r>
      </w:del>
      <w:r w:rsidRPr="00F31509">
        <w:rPr>
          <w:rFonts w:asciiTheme="majorBidi" w:hAnsiTheme="majorBidi" w:cstheme="majorBidi"/>
          <w:lang w:val="en-GB"/>
        </w:rPr>
        <w:t xml:space="preserve"> </w:t>
      </w:r>
      <w:del w:id="13202" w:author="Jane Shaw" w:date="2015-10-29T12:21:00Z">
        <w:r w:rsidRPr="00F31509" w:rsidDel="002E223E">
          <w:rPr>
            <w:rFonts w:asciiTheme="majorBidi" w:hAnsiTheme="majorBidi" w:cstheme="majorBidi"/>
            <w:lang w:val="en-GB"/>
          </w:rPr>
          <w:delText xml:space="preserve">so and </w:delText>
        </w:r>
      </w:del>
      <w:r w:rsidRPr="00F31509">
        <w:rPr>
          <w:rFonts w:asciiTheme="majorBidi" w:hAnsiTheme="majorBidi" w:cstheme="majorBidi"/>
          <w:lang w:val="en-GB"/>
        </w:rPr>
        <w:t xml:space="preserve">largely </w:t>
      </w:r>
      <w:del w:id="13203" w:author="Jane Shaw" w:date="2015-11-07T20:13:00Z">
        <w:r w:rsidRPr="00F31509" w:rsidDel="00643AA0">
          <w:rPr>
            <w:rFonts w:asciiTheme="majorBidi" w:hAnsiTheme="majorBidi" w:cstheme="majorBidi"/>
            <w:lang w:val="en-GB"/>
          </w:rPr>
          <w:delText xml:space="preserve">driven by </w:delText>
        </w:r>
      </w:del>
      <w:ins w:id="13204" w:author="Jane Shaw" w:date="2015-11-07T20:13:00Z">
        <w:r w:rsidR="00643AA0">
          <w:rPr>
            <w:rFonts w:asciiTheme="majorBidi" w:hAnsiTheme="majorBidi" w:cstheme="majorBidi"/>
            <w:lang w:val="en-GB"/>
          </w:rPr>
          <w:t xml:space="preserve">because </w:t>
        </w:r>
      </w:ins>
      <w:del w:id="13205" w:author="Jane Shaw" w:date="2015-11-07T20:14:00Z">
        <w:r w:rsidRPr="00F31509" w:rsidDel="00643AA0">
          <w:rPr>
            <w:rFonts w:asciiTheme="majorBidi" w:hAnsiTheme="majorBidi" w:cstheme="majorBidi"/>
            <w:lang w:val="en-GB"/>
          </w:rPr>
          <w:delText xml:space="preserve">the use of </w:delText>
        </w:r>
      </w:del>
      <w:r w:rsidRPr="00F31509">
        <w:rPr>
          <w:rFonts w:asciiTheme="majorBidi" w:hAnsiTheme="majorBidi" w:cstheme="majorBidi"/>
          <w:lang w:val="en-GB"/>
        </w:rPr>
        <w:t xml:space="preserve">these products </w:t>
      </w:r>
      <w:ins w:id="13206" w:author="Jane Shaw" w:date="2015-11-07T20:14:00Z">
        <w:r w:rsidR="00643AA0">
          <w:rPr>
            <w:rFonts w:asciiTheme="majorBidi" w:hAnsiTheme="majorBidi" w:cstheme="majorBidi"/>
            <w:lang w:val="en-GB"/>
          </w:rPr>
          <w:t xml:space="preserve">are used </w:t>
        </w:r>
      </w:ins>
      <w:r w:rsidRPr="00F31509">
        <w:rPr>
          <w:rFonts w:asciiTheme="majorBidi" w:hAnsiTheme="majorBidi" w:cstheme="majorBidi"/>
          <w:lang w:val="en-GB"/>
        </w:rPr>
        <w:t xml:space="preserve">for biofuel production. </w:t>
      </w:r>
      <w:del w:id="13207" w:author="Jane Shaw" w:date="2015-10-29T12:22:00Z">
        <w:r w:rsidRPr="00F31509" w:rsidDel="002E223E">
          <w:rPr>
            <w:rFonts w:asciiTheme="majorBidi" w:hAnsiTheme="majorBidi" w:cstheme="majorBidi"/>
            <w:lang w:val="en-GB"/>
          </w:rPr>
          <w:delText xml:space="preserve">It holds first and foremost </w:delText>
        </w:r>
      </w:del>
      <w:ins w:id="13208" w:author="Jane Shaw" w:date="2015-10-29T12:22:00Z">
        <w:r w:rsidR="002E223E">
          <w:rPr>
            <w:rFonts w:asciiTheme="majorBidi" w:hAnsiTheme="majorBidi" w:cstheme="majorBidi"/>
            <w:lang w:val="en-GB"/>
          </w:rPr>
          <w:t xml:space="preserve">This is particularly the case </w:t>
        </w:r>
      </w:ins>
      <w:del w:id="13209" w:author="Jane Shaw" w:date="2015-10-29T12:23:00Z">
        <w:r w:rsidRPr="00F31509" w:rsidDel="002E223E">
          <w:rPr>
            <w:rFonts w:asciiTheme="majorBidi" w:hAnsiTheme="majorBidi" w:cstheme="majorBidi"/>
            <w:lang w:val="en-GB"/>
          </w:rPr>
          <w:delText xml:space="preserve">for </w:delText>
        </w:r>
      </w:del>
      <w:ins w:id="13210" w:author="Jane Shaw" w:date="2015-10-29T12:23:00Z">
        <w:r w:rsidR="002E223E">
          <w:rPr>
            <w:rFonts w:asciiTheme="majorBidi" w:hAnsiTheme="majorBidi" w:cstheme="majorBidi"/>
            <w:lang w:val="en-GB"/>
          </w:rPr>
          <w:t xml:space="preserve">of </w:t>
        </w:r>
      </w:ins>
      <w:ins w:id="13211" w:author="Jane Shaw" w:date="2015-10-29T12:22:00Z">
        <w:r w:rsidR="002E223E">
          <w:rPr>
            <w:rFonts w:asciiTheme="majorBidi" w:hAnsiTheme="majorBidi" w:cstheme="majorBidi"/>
            <w:lang w:val="en-GB"/>
          </w:rPr>
          <w:t xml:space="preserve">sugar </w:t>
        </w:r>
      </w:ins>
      <w:r w:rsidRPr="00F31509">
        <w:rPr>
          <w:rFonts w:asciiTheme="majorBidi" w:hAnsiTheme="majorBidi" w:cstheme="majorBidi"/>
          <w:lang w:val="en-GB"/>
        </w:rPr>
        <w:t xml:space="preserve">cane (and bagasse), but </w:t>
      </w:r>
      <w:del w:id="13212" w:author="Jane Shaw" w:date="2015-10-29T12:22:00Z">
        <w:r w:rsidRPr="00F31509" w:rsidDel="002E223E">
          <w:rPr>
            <w:rFonts w:asciiTheme="majorBidi" w:hAnsiTheme="majorBidi" w:cstheme="majorBidi"/>
            <w:lang w:val="en-GB"/>
          </w:rPr>
          <w:delText xml:space="preserve">also </w:delText>
        </w:r>
      </w:del>
      <w:r w:rsidRPr="00F31509">
        <w:rPr>
          <w:rFonts w:asciiTheme="majorBidi" w:hAnsiTheme="majorBidi" w:cstheme="majorBidi"/>
          <w:lang w:val="en-GB"/>
        </w:rPr>
        <w:t xml:space="preserve">beets and molasses are </w:t>
      </w:r>
      <w:ins w:id="13213" w:author="Jane Shaw" w:date="2015-10-29T12:22:00Z">
        <w:r w:rsidR="002E223E">
          <w:rPr>
            <w:rFonts w:asciiTheme="majorBidi" w:hAnsiTheme="majorBidi" w:cstheme="majorBidi"/>
            <w:lang w:val="en-GB"/>
          </w:rPr>
          <w:t xml:space="preserve">also </w:t>
        </w:r>
      </w:ins>
      <w:r w:rsidRPr="00F31509">
        <w:rPr>
          <w:rFonts w:asciiTheme="majorBidi" w:hAnsiTheme="majorBidi" w:cstheme="majorBidi"/>
          <w:lang w:val="en-GB"/>
        </w:rPr>
        <w:t>used for bioethanol production, notably in Europe. Th</w:t>
      </w:r>
      <w:ins w:id="13214" w:author="Jane Shaw" w:date="2015-10-29T12:24:00Z">
        <w:r w:rsidR="002E223E">
          <w:rPr>
            <w:rFonts w:asciiTheme="majorBidi" w:hAnsiTheme="majorBidi" w:cstheme="majorBidi"/>
            <w:lang w:val="en-GB"/>
          </w:rPr>
          <w:t>ese</w:t>
        </w:r>
      </w:ins>
      <w:del w:id="13215" w:author="Jane Shaw" w:date="2015-10-29T12:24:00Z">
        <w:r w:rsidRPr="00F31509" w:rsidDel="002E223E">
          <w:rPr>
            <w:rFonts w:asciiTheme="majorBidi" w:hAnsiTheme="majorBidi" w:cstheme="majorBidi"/>
            <w:lang w:val="en-GB"/>
          </w:rPr>
          <w:delText>is</w:delText>
        </w:r>
      </w:del>
      <w:r w:rsidRPr="00F31509">
        <w:rPr>
          <w:rFonts w:asciiTheme="majorBidi" w:hAnsiTheme="majorBidi" w:cstheme="majorBidi"/>
          <w:lang w:val="en-GB"/>
        </w:rPr>
        <w:t xml:space="preserve"> allocation</w:t>
      </w:r>
      <w:ins w:id="13216" w:author="Jane Shaw" w:date="2015-10-29T12:24:00Z">
        <w:r w:rsidR="002E223E">
          <w:rPr>
            <w:rFonts w:asciiTheme="majorBidi" w:hAnsiTheme="majorBidi" w:cstheme="majorBidi"/>
            <w:lang w:val="en-GB"/>
          </w:rPr>
          <w:t>s</w:t>
        </w:r>
      </w:ins>
      <w:r w:rsidRPr="00F31509">
        <w:rPr>
          <w:rFonts w:asciiTheme="majorBidi" w:hAnsiTheme="majorBidi" w:cstheme="majorBidi"/>
          <w:lang w:val="en-GB"/>
        </w:rPr>
        <w:t xml:space="preserve"> will be </w:t>
      </w:r>
      <w:del w:id="13217" w:author="Jane Shaw" w:date="2015-10-29T12:22:00Z">
        <w:r w:rsidRPr="00F31509" w:rsidDel="002E223E">
          <w:rPr>
            <w:rFonts w:asciiTheme="majorBidi" w:hAnsiTheme="majorBidi" w:cstheme="majorBidi"/>
            <w:lang w:val="en-GB"/>
          </w:rPr>
          <w:delText xml:space="preserve">made </w:delText>
        </w:r>
      </w:del>
      <w:ins w:id="13218" w:author="Jane Shaw" w:date="2015-10-29T12:22:00Z">
        <w:r w:rsidR="002E223E">
          <w:rPr>
            <w:rFonts w:asciiTheme="majorBidi" w:hAnsiTheme="majorBidi" w:cstheme="majorBidi"/>
            <w:lang w:val="en-GB"/>
          </w:rPr>
          <w:t xml:space="preserve">added </w:t>
        </w:r>
      </w:ins>
      <w:r w:rsidRPr="00F31509">
        <w:rPr>
          <w:rFonts w:asciiTheme="majorBidi" w:hAnsiTheme="majorBidi" w:cstheme="majorBidi"/>
          <w:lang w:val="en-GB"/>
        </w:rPr>
        <w:t>later</w:t>
      </w:r>
      <w:ins w:id="13219" w:author="Jane Shaw" w:date="2015-11-07T20:14:00Z">
        <w:r w:rsidR="00643AA0">
          <w:rPr>
            <w:rFonts w:asciiTheme="majorBidi" w:hAnsiTheme="majorBidi" w:cstheme="majorBidi"/>
            <w:lang w:val="en-GB"/>
          </w:rPr>
          <w:t>,</w:t>
        </w:r>
      </w:ins>
      <w:r w:rsidRPr="00F31509">
        <w:rPr>
          <w:rFonts w:asciiTheme="majorBidi" w:hAnsiTheme="majorBidi" w:cstheme="majorBidi"/>
          <w:lang w:val="en-GB"/>
        </w:rPr>
        <w:t xml:space="preserve"> when </w:t>
      </w:r>
      <w:del w:id="13220" w:author="Jane Shaw" w:date="2015-10-29T12:22:00Z">
        <w:r w:rsidRPr="00F31509" w:rsidDel="002E223E">
          <w:rPr>
            <w:rFonts w:asciiTheme="majorBidi" w:hAnsiTheme="majorBidi" w:cstheme="majorBidi"/>
            <w:lang w:val="en-GB"/>
          </w:rPr>
          <w:delText xml:space="preserve">we convert </w:delText>
        </w:r>
      </w:del>
      <w:r w:rsidRPr="00F31509">
        <w:rPr>
          <w:rFonts w:asciiTheme="majorBidi" w:hAnsiTheme="majorBidi" w:cstheme="majorBidi"/>
          <w:lang w:val="en-GB"/>
        </w:rPr>
        <w:t xml:space="preserve">the sugar cane quantities </w:t>
      </w:r>
      <w:ins w:id="13221" w:author="Jane Shaw" w:date="2015-10-29T12:22:00Z">
        <w:r w:rsidR="002E223E">
          <w:rPr>
            <w:rFonts w:asciiTheme="majorBidi" w:hAnsiTheme="majorBidi" w:cstheme="majorBidi"/>
            <w:lang w:val="en-GB"/>
          </w:rPr>
          <w:t xml:space="preserve">are converted </w:t>
        </w:r>
      </w:ins>
      <w:r w:rsidRPr="00F31509">
        <w:rPr>
          <w:rFonts w:asciiTheme="majorBidi" w:hAnsiTheme="majorBidi" w:cstheme="majorBidi"/>
          <w:lang w:val="en-GB"/>
        </w:rPr>
        <w:t xml:space="preserve">into </w:t>
      </w:r>
      <w:del w:id="13222" w:author="Jane Shaw" w:date="2015-10-29T12:23:00Z">
        <w:r w:rsidRPr="00F31509" w:rsidDel="002E223E">
          <w:rPr>
            <w:rFonts w:asciiTheme="majorBidi" w:hAnsiTheme="majorBidi" w:cstheme="majorBidi"/>
            <w:lang w:val="en-GB"/>
          </w:rPr>
          <w:delText xml:space="preserve">its </w:delText>
        </w:r>
      </w:del>
      <w:r w:rsidRPr="00F31509">
        <w:rPr>
          <w:rFonts w:asciiTheme="majorBidi" w:hAnsiTheme="majorBidi" w:cstheme="majorBidi"/>
          <w:lang w:val="en-GB"/>
        </w:rPr>
        <w:t>processed products.</w:t>
      </w:r>
      <w:ins w:id="13223" w:author="Jane Shaw" w:date="2015-10-29T12:23:00Z">
        <w:r w:rsidR="002E223E">
          <w:rPr>
            <w:rFonts w:asciiTheme="majorBidi" w:hAnsiTheme="majorBidi" w:cstheme="majorBidi"/>
            <w:lang w:val="en-GB"/>
          </w:rPr>
          <w:t xml:space="preserve"> Table 39 therefore includes the industrial use of raw sugar only</w:t>
        </w:r>
      </w:ins>
      <w:ins w:id="13224" w:author="Jane Shaw" w:date="2015-11-07T20:14:00Z">
        <w:r w:rsidR="00643AA0">
          <w:rPr>
            <w:rFonts w:asciiTheme="majorBidi" w:hAnsiTheme="majorBidi" w:cstheme="majorBidi"/>
            <w:lang w:val="en-GB"/>
          </w:rPr>
          <w:t>.</w:t>
        </w:r>
      </w:ins>
    </w:p>
    <w:p w14:paraId="6E9BBAAD" w14:textId="4C783BE2" w:rsidR="004F65E4" w:rsidRPr="00F31509" w:rsidRDefault="004F65E4" w:rsidP="004F65E4">
      <w:pPr>
        <w:pStyle w:val="Didascalia"/>
        <w:keepNext/>
        <w:rPr>
          <w:rFonts w:asciiTheme="majorBidi" w:hAnsiTheme="majorBidi" w:cstheme="majorBidi"/>
          <w:lang w:val="en-GB"/>
        </w:rPr>
      </w:pPr>
      <w:bookmarkStart w:id="13225" w:name="_Toc42842357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39</w:t>
      </w:r>
      <w:r w:rsidR="003D789C" w:rsidRPr="00F31509">
        <w:rPr>
          <w:rFonts w:asciiTheme="majorBidi" w:hAnsiTheme="majorBidi" w:cstheme="majorBidi"/>
          <w:lang w:val="en-GB"/>
        </w:rPr>
        <w:fldChar w:fldCharType="end"/>
      </w:r>
      <w:r w:rsidR="005630C6" w:rsidRPr="00F31509">
        <w:rPr>
          <w:rFonts w:asciiTheme="majorBidi" w:hAnsiTheme="majorBidi" w:cstheme="majorBidi"/>
          <w:lang w:val="en-GB"/>
        </w:rPr>
        <w:t>:</w:t>
      </w:r>
      <w:r w:rsidR="008568EC">
        <w:rPr>
          <w:rFonts w:asciiTheme="majorBidi" w:hAnsiTheme="majorBidi" w:cstheme="majorBidi"/>
          <w:lang w:val="en-GB"/>
        </w:rPr>
        <w:t xml:space="preserve"> </w:t>
      </w:r>
      <w:ins w:id="13226" w:author="Jane Shaw" w:date="2015-10-29T12:24:00Z">
        <w:r w:rsidR="002E223E">
          <w:rPr>
            <w:rFonts w:asciiTheme="majorBidi" w:hAnsiTheme="majorBidi" w:cstheme="majorBidi"/>
            <w:lang w:val="en-GB"/>
          </w:rPr>
          <w:t xml:space="preserve">Adding </w:t>
        </w:r>
      </w:ins>
      <w:r w:rsidR="002E223E" w:rsidRPr="00F31509">
        <w:rPr>
          <w:rFonts w:asciiTheme="majorBidi" w:hAnsiTheme="majorBidi" w:cstheme="majorBidi"/>
          <w:lang w:val="en-GB"/>
        </w:rPr>
        <w:t xml:space="preserve">industrial </w:t>
      </w:r>
      <w:r w:rsidR="005630C6" w:rsidRPr="00F31509">
        <w:rPr>
          <w:rFonts w:asciiTheme="majorBidi" w:hAnsiTheme="majorBidi" w:cstheme="majorBidi"/>
          <w:lang w:val="en-GB"/>
        </w:rPr>
        <w:t xml:space="preserve">use </w:t>
      </w:r>
      <w:del w:id="13227" w:author="Jane Shaw" w:date="2015-10-29T12:24:00Z">
        <w:r w:rsidR="005630C6" w:rsidRPr="00F31509" w:rsidDel="002E223E">
          <w:rPr>
            <w:rFonts w:asciiTheme="majorBidi" w:hAnsiTheme="majorBidi" w:cstheme="majorBidi"/>
            <w:lang w:val="en-GB"/>
          </w:rPr>
          <w:delText xml:space="preserve">in </w:delText>
        </w:r>
      </w:del>
      <w:ins w:id="13228" w:author="Jane Shaw" w:date="2015-10-29T12:24:00Z">
        <w:r w:rsidR="002E223E">
          <w:rPr>
            <w:rFonts w:asciiTheme="majorBidi" w:hAnsiTheme="majorBidi" w:cstheme="majorBidi"/>
            <w:lang w:val="en-GB"/>
          </w:rPr>
          <w:t xml:space="preserve">to </w:t>
        </w:r>
      </w:ins>
      <w:r w:rsidR="005630C6" w:rsidRPr="00F31509">
        <w:rPr>
          <w:rFonts w:asciiTheme="majorBidi" w:hAnsiTheme="majorBidi" w:cstheme="majorBidi"/>
          <w:lang w:val="en-GB"/>
        </w:rPr>
        <w:t xml:space="preserve">the </w:t>
      </w:r>
      <w:r w:rsidRPr="00F31509">
        <w:rPr>
          <w:rFonts w:asciiTheme="majorBidi" w:hAnsiTheme="majorBidi" w:cstheme="majorBidi"/>
          <w:lang w:val="en-GB"/>
        </w:rPr>
        <w:t>SUA table for sugar</w:t>
      </w:r>
      <w:bookmarkEnd w:id="13225"/>
    </w:p>
    <w:tbl>
      <w:tblPr>
        <w:tblStyle w:val="Tabellaclassica1"/>
        <w:tblW w:w="5261" w:type="pct"/>
        <w:tblLook w:val="04A0" w:firstRow="1" w:lastRow="0" w:firstColumn="1" w:lastColumn="0" w:noHBand="0" w:noVBand="1"/>
      </w:tblPr>
      <w:tblGrid>
        <w:gridCol w:w="879"/>
        <w:gridCol w:w="997"/>
        <w:gridCol w:w="842"/>
        <w:gridCol w:w="767"/>
        <w:gridCol w:w="883"/>
        <w:gridCol w:w="728"/>
        <w:gridCol w:w="1108"/>
        <w:gridCol w:w="545"/>
        <w:gridCol w:w="713"/>
        <w:gridCol w:w="723"/>
        <w:gridCol w:w="901"/>
        <w:gridCol w:w="638"/>
      </w:tblGrid>
      <w:tr w:rsidR="008D6966" w:rsidRPr="00F31509" w14:paraId="6A6F82E9" w14:textId="77777777" w:rsidTr="008D6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7557E73" w14:textId="17BA1044"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55E0F40B" w14:textId="49118423"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31FF23E9" w14:textId="6C6A935F"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4117A49" w14:textId="79437F92"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4D8D17CA" w14:textId="6E8DBFF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38D66EFC" w14:textId="019CAC36"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156C81C8" w14:textId="4B744D3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EBB8D06" w14:textId="4CA9A7CC"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C1E284C" w14:textId="777D6CC1"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2BFCD509" w14:textId="30BF7B1B"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D8583A0" w14:textId="5845BA51"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2617644C" w14:textId="38C9C9D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4FA9B3A7"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52FE138A" w14:textId="6CEB8585"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78406860" w14:textId="3E6B1029"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229" w:author="Jane Shaw" w:date="2015-10-29T12:24:00Z">
              <w:r w:rsidRPr="00F31509" w:rsidDel="002E223E">
                <w:rPr>
                  <w:rFonts w:asciiTheme="majorBidi" w:hAnsiTheme="majorBidi" w:cstheme="majorBidi"/>
                  <w:sz w:val="16"/>
                  <w:lang w:val="en-GB"/>
                </w:rPr>
                <w:delText>,</w:delText>
              </w:r>
            </w:del>
            <w:ins w:id="13230"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231" w:author="Jane Shaw" w:date="2015-10-29T12:24:00Z">
              <w:r w:rsidRPr="00F31509" w:rsidDel="002E223E">
                <w:rPr>
                  <w:rFonts w:asciiTheme="majorBidi" w:hAnsiTheme="majorBidi" w:cstheme="majorBidi"/>
                  <w:sz w:val="16"/>
                  <w:lang w:val="en-GB"/>
                </w:rPr>
                <w:delText>,</w:delText>
              </w:r>
            </w:del>
            <w:ins w:id="13232"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59F12382" w14:textId="2C57D40E"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233" w:author="Jane Shaw" w:date="2015-10-29T12:24:00Z">
              <w:r w:rsidRPr="00F31509" w:rsidDel="002E223E">
                <w:rPr>
                  <w:rFonts w:asciiTheme="majorBidi" w:hAnsiTheme="majorBidi" w:cstheme="majorBidi"/>
                  <w:sz w:val="16"/>
                  <w:lang w:val="en-GB"/>
                </w:rPr>
                <w:delText>,</w:delText>
              </w:r>
            </w:del>
            <w:ins w:id="13234"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12EC1D2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07271C5D"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77E24C"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312E2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C4CFB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614A6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70A16B"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ED68B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6D68B45" w14:textId="406EEAC9"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w:t>
            </w:r>
            <w:del w:id="13235" w:author="Jane Shaw" w:date="2015-10-29T12:24:00Z">
              <w:r w:rsidRPr="00F31509" w:rsidDel="002E223E">
                <w:rPr>
                  <w:rFonts w:asciiTheme="majorBidi" w:hAnsiTheme="majorBidi" w:cstheme="majorBidi"/>
                  <w:sz w:val="16"/>
                  <w:lang w:val="en-GB"/>
                </w:rPr>
                <w:delText>,</w:delText>
              </w:r>
            </w:del>
            <w:ins w:id="13236"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r>
      <w:tr w:rsidR="008D6966" w:rsidRPr="00F31509" w14:paraId="4BAE2E45"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3C5DE27D" w14:textId="76C4AE4F"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78C6A08F" w14:textId="6C8563AB"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237" w:author="Jane Shaw" w:date="2015-10-29T12:24:00Z">
              <w:r w:rsidRPr="00F31509" w:rsidDel="002E223E">
                <w:rPr>
                  <w:rFonts w:asciiTheme="majorBidi" w:hAnsiTheme="majorBidi" w:cstheme="majorBidi"/>
                  <w:sz w:val="16"/>
                  <w:lang w:val="en-GB"/>
                </w:rPr>
                <w:delText>,</w:delText>
              </w:r>
            </w:del>
            <w:ins w:id="13238"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239" w:author="Jane Shaw" w:date="2015-10-29T12:24:00Z">
              <w:r w:rsidRPr="00F31509" w:rsidDel="002E223E">
                <w:rPr>
                  <w:rFonts w:asciiTheme="majorBidi" w:hAnsiTheme="majorBidi" w:cstheme="majorBidi"/>
                  <w:sz w:val="16"/>
                  <w:lang w:val="en-GB"/>
                </w:rPr>
                <w:delText>,</w:delText>
              </w:r>
            </w:del>
            <w:ins w:id="13240"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70A9544" w14:textId="544D7574"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241" w:author="Jane Shaw" w:date="2015-10-29T12:24:00Z">
              <w:r w:rsidRPr="00F31509" w:rsidDel="002E223E">
                <w:rPr>
                  <w:rFonts w:asciiTheme="majorBidi" w:hAnsiTheme="majorBidi" w:cstheme="majorBidi"/>
                  <w:sz w:val="16"/>
                  <w:lang w:val="en-GB"/>
                </w:rPr>
                <w:delText>,</w:delText>
              </w:r>
            </w:del>
            <w:ins w:id="13242"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6C0D53B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5650FFEC"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76F159"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15E3C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F7034"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1055EE" w14:textId="21158D56"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243" w:author="Jane Shaw" w:date="2015-10-29T12:24:00Z">
              <w:r w:rsidRPr="00F31509" w:rsidDel="002E223E">
                <w:rPr>
                  <w:rFonts w:asciiTheme="majorBidi" w:hAnsiTheme="majorBidi" w:cstheme="majorBidi"/>
                  <w:sz w:val="16"/>
                  <w:lang w:val="en-GB"/>
                </w:rPr>
                <w:delText>,</w:delText>
              </w:r>
            </w:del>
            <w:ins w:id="13244"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572</w:t>
            </w:r>
            <w:del w:id="13245" w:author="Jane Shaw" w:date="2015-10-29T12:24:00Z">
              <w:r w:rsidRPr="00F31509" w:rsidDel="002E223E">
                <w:rPr>
                  <w:rFonts w:asciiTheme="majorBidi" w:hAnsiTheme="majorBidi" w:cstheme="majorBidi"/>
                  <w:sz w:val="16"/>
                  <w:lang w:val="en-GB"/>
                </w:rPr>
                <w:delText>,</w:delText>
              </w:r>
            </w:del>
            <w:ins w:id="13246"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EBD598A"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20C0F3"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096FE7F" w14:textId="52DBD676"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w:t>
            </w:r>
            <w:del w:id="13247" w:author="Jane Shaw" w:date="2015-10-29T12:24:00Z">
              <w:r w:rsidRPr="00F31509" w:rsidDel="002E223E">
                <w:rPr>
                  <w:rFonts w:asciiTheme="majorBidi" w:hAnsiTheme="majorBidi" w:cstheme="majorBidi"/>
                  <w:sz w:val="16"/>
                  <w:lang w:val="en-GB"/>
                </w:rPr>
                <w:delText>,</w:delText>
              </w:r>
            </w:del>
            <w:ins w:id="13248"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r>
      <w:tr w:rsidR="008D6966" w:rsidRPr="00F31509" w14:paraId="01F3F145"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7431E8A0" w14:textId="69B66D6B"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9B640FB"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E7A498" w14:textId="56BF4BE0"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249" w:author="Jane Shaw" w:date="2015-10-29T12:24:00Z">
              <w:r w:rsidRPr="00F31509" w:rsidDel="002E223E">
                <w:rPr>
                  <w:rFonts w:asciiTheme="majorBidi" w:hAnsiTheme="majorBidi" w:cstheme="majorBidi"/>
                  <w:sz w:val="16"/>
                  <w:lang w:val="en-GB"/>
                </w:rPr>
                <w:delText>,</w:delText>
              </w:r>
            </w:del>
            <w:ins w:id="13250"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14A212AB" w14:textId="03CEB682"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251" w:author="Jane Shaw" w:date="2015-10-29T12:24:00Z">
              <w:r w:rsidRPr="00F31509" w:rsidDel="002E223E">
                <w:rPr>
                  <w:rFonts w:asciiTheme="majorBidi" w:hAnsiTheme="majorBidi" w:cstheme="majorBidi"/>
                  <w:sz w:val="16"/>
                  <w:lang w:val="en-GB"/>
                </w:rPr>
                <w:delText>,</w:delText>
              </w:r>
            </w:del>
            <w:ins w:id="13252"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8B2ED7C"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4D6CD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552FD2"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882A6"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5901C8"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A629A7"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98B6E5"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1AD571E" w14:textId="77777777" w:rsidR="008D6966" w:rsidRPr="00F31509" w:rsidRDefault="008D6966"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BA6599F"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067B8F9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D40CEE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4D669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665B01C" w14:textId="2C3C3C72"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253" w:author="Jane Shaw" w:date="2015-10-29T12:24:00Z">
              <w:r w:rsidRPr="00F31509" w:rsidDel="002E223E">
                <w:rPr>
                  <w:rFonts w:asciiTheme="majorBidi" w:hAnsiTheme="majorBidi" w:cstheme="majorBidi"/>
                  <w:sz w:val="16"/>
                  <w:lang w:val="en-GB"/>
                </w:rPr>
                <w:delText>,</w:delText>
              </w:r>
            </w:del>
            <w:ins w:id="13254"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5621E2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F3DD1E" w14:textId="5A69E7E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255" w:author="Jane Shaw" w:date="2015-10-29T12:24:00Z">
              <w:r w:rsidRPr="00F31509" w:rsidDel="002E223E">
                <w:rPr>
                  <w:rFonts w:asciiTheme="majorBidi" w:hAnsiTheme="majorBidi" w:cstheme="majorBidi"/>
                  <w:sz w:val="16"/>
                  <w:lang w:val="en-GB"/>
                </w:rPr>
                <w:delText>,</w:delText>
              </w:r>
            </w:del>
            <w:ins w:id="13256"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257" w:author="Jane Shaw" w:date="2015-10-29T12:24:00Z">
              <w:r w:rsidRPr="00F31509" w:rsidDel="002E223E">
                <w:rPr>
                  <w:rFonts w:asciiTheme="majorBidi" w:hAnsiTheme="majorBidi" w:cstheme="majorBidi"/>
                  <w:sz w:val="16"/>
                  <w:lang w:val="en-GB"/>
                </w:rPr>
                <w:delText>,</w:delText>
              </w:r>
            </w:del>
            <w:ins w:id="13258"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276C1BB" w14:textId="3294CA94"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259" w:author="Jane Shaw" w:date="2015-10-29T12:24:00Z">
              <w:r w:rsidRPr="00F31509" w:rsidDel="002E223E">
                <w:rPr>
                  <w:rFonts w:asciiTheme="majorBidi" w:hAnsiTheme="majorBidi" w:cstheme="majorBidi"/>
                  <w:sz w:val="16"/>
                  <w:lang w:val="en-GB"/>
                </w:rPr>
                <w:delText>,</w:delText>
              </w:r>
            </w:del>
            <w:ins w:id="13260"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261" w:author="Jane Shaw" w:date="2015-10-29T12:24:00Z">
              <w:r w:rsidRPr="00F31509" w:rsidDel="002E223E">
                <w:rPr>
                  <w:rFonts w:asciiTheme="majorBidi" w:hAnsiTheme="majorBidi" w:cstheme="majorBidi"/>
                  <w:sz w:val="16"/>
                  <w:lang w:val="en-GB"/>
                </w:rPr>
                <w:delText>,</w:delText>
              </w:r>
            </w:del>
            <w:ins w:id="13262"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0F30A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DD72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77A6A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414B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0F900F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66507D5"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47C8FF7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04FCE50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EBEA61" w14:textId="70F5E44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263" w:author="Jane Shaw" w:date="2015-10-29T12:24:00Z">
              <w:r w:rsidRPr="00F31509" w:rsidDel="002E223E">
                <w:rPr>
                  <w:rFonts w:asciiTheme="majorBidi" w:hAnsiTheme="majorBidi" w:cstheme="majorBidi"/>
                  <w:sz w:val="16"/>
                  <w:lang w:val="en-GB"/>
                </w:rPr>
                <w:delText>,</w:delText>
              </w:r>
            </w:del>
            <w:ins w:id="13264"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265" w:author="Jane Shaw" w:date="2015-10-29T12:24:00Z">
              <w:r w:rsidRPr="00F31509" w:rsidDel="002E223E">
                <w:rPr>
                  <w:rFonts w:asciiTheme="majorBidi" w:hAnsiTheme="majorBidi" w:cstheme="majorBidi"/>
                  <w:sz w:val="16"/>
                  <w:lang w:val="en-GB"/>
                </w:rPr>
                <w:delText>,</w:delText>
              </w:r>
            </w:del>
            <w:ins w:id="13266"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98B7018" w14:textId="24446FD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267" w:author="Jane Shaw" w:date="2015-10-29T12:24:00Z">
              <w:r w:rsidRPr="00F31509" w:rsidDel="002E223E">
                <w:rPr>
                  <w:rFonts w:asciiTheme="majorBidi" w:hAnsiTheme="majorBidi" w:cstheme="majorBidi"/>
                  <w:sz w:val="16"/>
                  <w:lang w:val="en-GB"/>
                </w:rPr>
                <w:delText>,</w:delText>
              </w:r>
            </w:del>
            <w:ins w:id="13268"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5580F14" w14:textId="70841792"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269" w:author="Jane Shaw" w:date="2015-10-29T12:24:00Z">
              <w:r w:rsidRPr="00F31509" w:rsidDel="002E223E">
                <w:rPr>
                  <w:rFonts w:asciiTheme="majorBidi" w:hAnsiTheme="majorBidi" w:cstheme="majorBidi"/>
                  <w:sz w:val="16"/>
                  <w:lang w:val="en-GB"/>
                </w:rPr>
                <w:delText>,</w:delText>
              </w:r>
            </w:del>
            <w:ins w:id="13270"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E473B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B8B6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412B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38326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F16D9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06C0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60A5B8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9C726AE"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3CEA310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7F687B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62CE53" w14:textId="1689354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271" w:author="Jane Shaw" w:date="2015-10-29T12:24:00Z">
              <w:r w:rsidRPr="00F31509" w:rsidDel="002E223E">
                <w:rPr>
                  <w:rFonts w:asciiTheme="majorBidi" w:hAnsiTheme="majorBidi" w:cstheme="majorBidi"/>
                  <w:sz w:val="16"/>
                  <w:lang w:val="en-GB"/>
                </w:rPr>
                <w:delText>,</w:delText>
              </w:r>
            </w:del>
            <w:ins w:id="13272"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792386A" w14:textId="28CD946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273" w:author="Jane Shaw" w:date="2015-10-29T12:24:00Z">
              <w:r w:rsidRPr="00F31509" w:rsidDel="002E223E">
                <w:rPr>
                  <w:rFonts w:asciiTheme="majorBidi" w:hAnsiTheme="majorBidi" w:cstheme="majorBidi"/>
                  <w:sz w:val="16"/>
                  <w:lang w:val="en-GB"/>
                </w:rPr>
                <w:delText>,</w:delText>
              </w:r>
            </w:del>
            <w:ins w:id="13274" w:author="Jane Shaw" w:date="2015-10-29T12:24: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3F8B3AC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5B09A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E6DA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11E1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FF4EA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793A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C264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389D5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1823DC05" w14:textId="72E882B6"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 xml:space="preserve">Tourist </w:t>
      </w:r>
      <w:r w:rsidR="002E223E" w:rsidRPr="00F31509">
        <w:rPr>
          <w:rFonts w:asciiTheme="majorBidi" w:hAnsiTheme="majorBidi" w:cstheme="majorBidi"/>
          <w:lang w:val="en-GB"/>
        </w:rPr>
        <w:t>consumption</w:t>
      </w:r>
    </w:p>
    <w:p w14:paraId="32BC7A7E" w14:textId="539CCD40"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del w:id="13275" w:author="Jane Shaw" w:date="2015-10-29T12:24:00Z">
        <w:r w:rsidRPr="00F31509" w:rsidDel="002E223E">
          <w:rPr>
            <w:rFonts w:asciiTheme="majorBidi" w:eastAsia="Times New Roman" w:hAnsiTheme="majorBidi" w:cstheme="majorBidi"/>
            <w:lang w:val="en-GB"/>
          </w:rPr>
          <w:delText xml:space="preserve">with </w:delText>
        </w:r>
      </w:del>
      <w:ins w:id="13276" w:author="Jane Shaw" w:date="2015-10-29T12:24:00Z">
        <w:r w:rsidR="002E223E">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example, </w:t>
      </w:r>
      <w:del w:id="13277" w:author="Jane Shaw" w:date="2015-10-29T12:24:00Z">
        <w:r w:rsidRPr="00F31509" w:rsidDel="002E223E">
          <w:rPr>
            <w:rFonts w:asciiTheme="majorBidi" w:eastAsia="Times New Roman" w:hAnsiTheme="majorBidi" w:cstheme="majorBidi"/>
            <w:lang w:val="en-GB"/>
          </w:rPr>
          <w:delText xml:space="preserve">we impute </w:delText>
        </w:r>
      </w:del>
      <w:r w:rsidRPr="00F31509">
        <w:rPr>
          <w:rFonts w:asciiTheme="majorBidi" w:eastAsia="Times New Roman" w:hAnsiTheme="majorBidi" w:cstheme="majorBidi"/>
          <w:lang w:val="en-GB"/>
        </w:rPr>
        <w:t xml:space="preserve">tourist consumption </w:t>
      </w:r>
      <w:ins w:id="13278" w:author="Jane Shaw" w:date="2015-10-29T12:24:00Z">
        <w:r w:rsidR="002E223E">
          <w:rPr>
            <w:rFonts w:asciiTheme="majorBidi" w:eastAsia="Times New Roman" w:hAnsiTheme="majorBidi" w:cstheme="majorBidi"/>
            <w:lang w:val="en-GB"/>
          </w:rPr>
          <w:t xml:space="preserve">of sugar is imputed </w:t>
        </w:r>
      </w:ins>
      <w:r w:rsidRPr="00F31509">
        <w:rPr>
          <w:rFonts w:asciiTheme="majorBidi" w:eastAsia="Times New Roman" w:hAnsiTheme="majorBidi" w:cstheme="majorBidi"/>
          <w:lang w:val="en-GB"/>
        </w:rPr>
        <w:t>with the methodology outline</w:t>
      </w:r>
      <w:ins w:id="13279" w:author="Jane Shaw" w:date="2015-10-29T12:25:00Z">
        <w:r w:rsidR="002E223E">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in </w:t>
      </w:r>
      <w:del w:id="13280" w:author="Jane Shaw" w:date="2015-10-29T12:25:00Z">
        <w:r w:rsidRPr="00F31509" w:rsidDel="002E223E">
          <w:rPr>
            <w:rFonts w:asciiTheme="majorBidi" w:eastAsia="Times New Roman" w:hAnsiTheme="majorBidi" w:cstheme="majorBidi"/>
            <w:lang w:val="en-GB"/>
          </w:rPr>
          <w:delText>chapter 2</w:delText>
        </w:r>
      </w:del>
      <w:ins w:id="13281" w:author="Jane Shaw" w:date="2015-10-29T12:25:00Z">
        <w:r w:rsidR="002E223E">
          <w:rPr>
            <w:rFonts w:asciiTheme="majorBidi" w:eastAsia="Times New Roman" w:hAnsiTheme="majorBidi" w:cstheme="majorBidi"/>
            <w:lang w:val="en-GB"/>
          </w:rPr>
          <w:t>section 3.7</w:t>
        </w:r>
      </w:ins>
      <w:r w:rsidRPr="00F31509">
        <w:rPr>
          <w:rFonts w:asciiTheme="majorBidi" w:eastAsia="Times New Roman" w:hAnsiTheme="majorBidi" w:cstheme="majorBidi"/>
          <w:lang w:val="en-GB"/>
        </w:rPr>
        <w:t xml:space="preserve">. The results are </w:t>
      </w:r>
      <w:del w:id="13282" w:author="Jane Shaw" w:date="2015-10-29T12:25:00Z">
        <w:r w:rsidRPr="00F31509" w:rsidDel="002E223E">
          <w:rPr>
            <w:rFonts w:asciiTheme="majorBidi" w:eastAsia="Times New Roman" w:hAnsiTheme="majorBidi" w:cstheme="majorBidi"/>
            <w:lang w:val="en-GB"/>
          </w:rPr>
          <w:delText xml:space="preserve">plugged </w:delText>
        </w:r>
      </w:del>
      <w:ins w:id="13283" w:author="Jane Shaw" w:date="2015-10-29T12:25:00Z">
        <w:r w:rsidR="002E223E">
          <w:rPr>
            <w:rFonts w:asciiTheme="majorBidi" w:eastAsia="Times New Roman" w:hAnsiTheme="majorBidi" w:cstheme="majorBidi"/>
            <w:lang w:val="en-GB"/>
          </w:rPr>
          <w:t xml:space="preserve">inserted </w:t>
        </w:r>
      </w:ins>
      <w:r w:rsidRPr="00F31509">
        <w:rPr>
          <w:rFonts w:asciiTheme="majorBidi" w:eastAsia="Times New Roman" w:hAnsiTheme="majorBidi" w:cstheme="majorBidi"/>
          <w:lang w:val="en-GB"/>
        </w:rPr>
        <w:t xml:space="preserve">into </w:t>
      </w:r>
      <w:del w:id="13284" w:author="Jane Shaw" w:date="2015-10-29T12:25:00Z">
        <w:r w:rsidRPr="00F31509" w:rsidDel="002E223E">
          <w:rPr>
            <w:rFonts w:asciiTheme="majorBidi" w:eastAsia="Times New Roman" w:hAnsiTheme="majorBidi" w:cstheme="majorBidi"/>
            <w:lang w:val="en-GB"/>
          </w:rPr>
          <w:delText xml:space="preserve">our </w:delText>
        </w:r>
      </w:del>
      <w:ins w:id="13285" w:author="Jane Shaw" w:date="2015-10-29T12:25:00Z">
        <w:r w:rsidR="002E223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SUA</w:t>
      </w:r>
      <w:del w:id="13286" w:author="Jane Shaw" w:date="2015-10-29T12:25:00Z">
        <w:r w:rsidRPr="00F31509" w:rsidDel="002E223E">
          <w:rPr>
            <w:rFonts w:asciiTheme="majorBidi" w:eastAsia="Times New Roman" w:hAnsiTheme="majorBidi" w:cstheme="majorBidi"/>
            <w:lang w:val="en-GB"/>
          </w:rPr>
          <w:delText>/FBS</w:delText>
        </w:r>
      </w:del>
      <w:r w:rsidRPr="00F31509">
        <w:rPr>
          <w:rFonts w:asciiTheme="majorBidi" w:eastAsia="Times New Roman" w:hAnsiTheme="majorBidi" w:cstheme="majorBidi"/>
          <w:lang w:val="en-GB"/>
        </w:rPr>
        <w:t xml:space="preserve"> table (</w:t>
      </w:r>
      <w:r w:rsidR="00E24798">
        <w:fldChar w:fldCharType="begin"/>
      </w:r>
      <w:r w:rsidR="00E24798">
        <w:instrText xml:space="preserve"> REF _Ref428260022 \h  \* MERGEFORMAT </w:instrText>
      </w:r>
      <w:r w:rsidR="00E24798">
        <w:fldChar w:fldCharType="separate"/>
      </w:r>
      <w:ins w:id="13287" w:author="Jane Shaw" w:date="2015-11-01T20:53:00Z">
        <w:r w:rsidR="00311179" w:rsidRPr="00311179">
          <w:rPr>
            <w:rFonts w:asciiTheme="majorBidi" w:eastAsia="Times New Roman" w:hAnsiTheme="majorBidi" w:cstheme="majorBidi"/>
            <w:lang w:val="en-GB"/>
            <w:rPrChange w:id="13288"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3289" w:author="Jane Shaw" w:date="2015-11-01T20:53:00Z">
              <w:rPr>
                <w:rFonts w:asciiTheme="majorBidi" w:hAnsiTheme="majorBidi" w:cstheme="majorBidi"/>
                <w:noProof/>
                <w:lang w:val="en-GB"/>
              </w:rPr>
            </w:rPrChange>
          </w:rPr>
          <w:t>40</w:t>
        </w:r>
      </w:ins>
      <w:del w:id="13290"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40</w:delText>
        </w:r>
      </w:del>
      <w:r w:rsidR="00E24798">
        <w:fldChar w:fldCharType="end"/>
      </w:r>
      <w:r w:rsidRPr="00F31509">
        <w:rPr>
          <w:rFonts w:asciiTheme="majorBidi" w:eastAsia="Times New Roman" w:hAnsiTheme="majorBidi" w:cstheme="majorBidi"/>
          <w:lang w:val="en-GB"/>
        </w:rPr>
        <w:t xml:space="preserve">). </w:t>
      </w:r>
      <w:ins w:id="13291" w:author="Jane Shaw" w:date="2015-10-29T12:25:00Z">
        <w:r w:rsidR="002E223E">
          <w:rPr>
            <w:rFonts w:asciiTheme="majorBidi" w:eastAsia="Times New Roman" w:hAnsiTheme="majorBidi" w:cstheme="majorBidi"/>
            <w:lang w:val="en-GB"/>
          </w:rPr>
          <w:t xml:space="preserve">In this example, </w:t>
        </w:r>
      </w:ins>
      <w:r w:rsidR="002E223E"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imputed amount is negative, </w:t>
      </w:r>
      <w:del w:id="13292" w:author="Jane Shaw" w:date="2015-10-29T12:25:00Z">
        <w:r w:rsidRPr="00F31509" w:rsidDel="002E223E">
          <w:rPr>
            <w:rFonts w:asciiTheme="majorBidi" w:eastAsia="Times New Roman" w:hAnsiTheme="majorBidi" w:cstheme="majorBidi"/>
            <w:lang w:val="en-GB"/>
          </w:rPr>
          <w:delText xml:space="preserve">which </w:delText>
        </w:r>
      </w:del>
      <w:r w:rsidRPr="00F31509">
        <w:rPr>
          <w:rFonts w:asciiTheme="majorBidi" w:eastAsia="Times New Roman" w:hAnsiTheme="majorBidi" w:cstheme="majorBidi"/>
          <w:lang w:val="en-GB"/>
        </w:rPr>
        <w:t>indicat</w:t>
      </w:r>
      <w:ins w:id="13293" w:author="Jane Shaw" w:date="2015-10-29T12:25:00Z">
        <w:r w:rsidR="002E223E">
          <w:rPr>
            <w:rFonts w:asciiTheme="majorBidi" w:eastAsia="Times New Roman" w:hAnsiTheme="majorBidi" w:cstheme="majorBidi"/>
            <w:lang w:val="en-GB"/>
          </w:rPr>
          <w:t>ing</w:t>
        </w:r>
      </w:ins>
      <w:del w:id="13294" w:author="Jane Shaw" w:date="2015-10-29T12:25:00Z">
        <w:r w:rsidRPr="00F31509" w:rsidDel="002E223E">
          <w:rPr>
            <w:rFonts w:asciiTheme="majorBidi" w:eastAsia="Times New Roman" w:hAnsiTheme="majorBidi" w:cstheme="majorBidi"/>
            <w:lang w:val="en-GB"/>
          </w:rPr>
          <w:delText>es</w:delText>
        </w:r>
      </w:del>
      <w:r w:rsidRPr="00F31509">
        <w:rPr>
          <w:rFonts w:asciiTheme="majorBidi" w:eastAsia="Times New Roman" w:hAnsiTheme="majorBidi" w:cstheme="majorBidi"/>
          <w:lang w:val="en-GB"/>
        </w:rPr>
        <w:t xml:space="preserve"> that more calories are available in the country (a decrease in utilization is mathematically equivalent to an increase in supply) because inhabitants </w:t>
      </w:r>
      <w:ins w:id="13295" w:author="Jane Shaw" w:date="2015-10-29T12:26:00Z">
        <w:r w:rsidR="002E223E">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consum</w:t>
      </w:r>
      <w:ins w:id="13296" w:author="Jane Shaw" w:date="2015-10-29T12:26:00Z">
        <w:r w:rsidR="002E223E">
          <w:rPr>
            <w:rFonts w:asciiTheme="majorBidi" w:eastAsia="Times New Roman" w:hAnsiTheme="majorBidi" w:cstheme="majorBidi"/>
            <w:lang w:val="en-GB"/>
          </w:rPr>
          <w:t>ing</w:t>
        </w:r>
      </w:ins>
      <w:del w:id="13297" w:author="Jane Shaw" w:date="2015-10-29T12:26:00Z">
        <w:r w:rsidRPr="00F31509" w:rsidDel="002E223E">
          <w:rPr>
            <w:rFonts w:asciiTheme="majorBidi" w:eastAsia="Times New Roman" w:hAnsiTheme="majorBidi" w:cstheme="majorBidi"/>
            <w:lang w:val="en-GB"/>
          </w:rPr>
          <w:delText>ed</w:delText>
        </w:r>
      </w:del>
      <w:r w:rsidRPr="00F31509">
        <w:rPr>
          <w:rFonts w:asciiTheme="majorBidi" w:eastAsia="Times New Roman" w:hAnsiTheme="majorBidi" w:cstheme="majorBidi"/>
          <w:lang w:val="en-GB"/>
        </w:rPr>
        <w:t xml:space="preserve"> calories abroad.</w:t>
      </w:r>
    </w:p>
    <w:p w14:paraId="03B402FA" w14:textId="77777777" w:rsidR="004F65E4" w:rsidRPr="00F31509" w:rsidRDefault="004F65E4" w:rsidP="004F65E4">
      <w:pPr>
        <w:pStyle w:val="Didascalia"/>
        <w:keepNext/>
        <w:rPr>
          <w:rFonts w:asciiTheme="majorBidi" w:hAnsiTheme="majorBidi" w:cstheme="majorBidi"/>
          <w:b/>
          <w:lang w:val="en-GB"/>
        </w:rPr>
      </w:pPr>
      <w:bookmarkStart w:id="13298" w:name="_Ref428260022"/>
      <w:bookmarkStart w:id="13299" w:name="_Toc42842357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40</w:t>
      </w:r>
      <w:r w:rsidR="003D789C" w:rsidRPr="00F31509">
        <w:rPr>
          <w:rFonts w:asciiTheme="majorBidi" w:hAnsiTheme="majorBidi" w:cstheme="majorBidi"/>
          <w:lang w:val="en-GB"/>
        </w:rPr>
        <w:fldChar w:fldCharType="end"/>
      </w:r>
      <w:bookmarkEnd w:id="13298"/>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13299"/>
    </w:p>
    <w:tbl>
      <w:tblPr>
        <w:tblStyle w:val="Tabellaclassica1"/>
        <w:tblW w:w="5261" w:type="pct"/>
        <w:tblLook w:val="04A0" w:firstRow="1" w:lastRow="0" w:firstColumn="1" w:lastColumn="0" w:noHBand="0" w:noVBand="1"/>
      </w:tblPr>
      <w:tblGrid>
        <w:gridCol w:w="879"/>
        <w:gridCol w:w="997"/>
        <w:gridCol w:w="842"/>
        <w:gridCol w:w="767"/>
        <w:gridCol w:w="883"/>
        <w:gridCol w:w="728"/>
        <w:gridCol w:w="1108"/>
        <w:gridCol w:w="545"/>
        <w:gridCol w:w="713"/>
        <w:gridCol w:w="723"/>
        <w:gridCol w:w="901"/>
        <w:gridCol w:w="638"/>
      </w:tblGrid>
      <w:tr w:rsidR="008D6966" w:rsidRPr="00F31509" w14:paraId="0AA707DF" w14:textId="77777777" w:rsidTr="008D6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BE2E413" w14:textId="6A620823"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3A5469AB" w14:textId="04329F11"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5366AADF" w14:textId="7D26299D"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4B6207A" w14:textId="6B7D5C70"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7A08BEA2" w14:textId="733B6C57"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3C8656A5" w14:textId="39EE2F77"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08B6D348" w14:textId="698E9694"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68D434BD" w14:textId="3D569D61"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2FF830B8" w14:textId="42AA8C6C"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5F71D88F" w14:textId="76AC38CC"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2D8DDE5C" w14:textId="0DAFBF39"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3698454A" w14:textId="1C3854A2" w:rsidR="008D6966" w:rsidRPr="00F31509" w:rsidRDefault="008D6966"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4C2EC583"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44E59D46" w14:textId="41108092"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37CF672A" w14:textId="234DE7B6"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300" w:author="Jane Shaw" w:date="2015-10-29T12:26:00Z">
              <w:r w:rsidRPr="00F31509" w:rsidDel="002E223E">
                <w:rPr>
                  <w:rFonts w:asciiTheme="majorBidi" w:hAnsiTheme="majorBidi" w:cstheme="majorBidi"/>
                  <w:sz w:val="16"/>
                  <w:lang w:val="en-GB"/>
                </w:rPr>
                <w:delText>,</w:delText>
              </w:r>
            </w:del>
            <w:ins w:id="13301"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302" w:author="Jane Shaw" w:date="2015-10-29T12:26:00Z">
              <w:r w:rsidRPr="00F31509" w:rsidDel="002E223E">
                <w:rPr>
                  <w:rFonts w:asciiTheme="majorBidi" w:hAnsiTheme="majorBidi" w:cstheme="majorBidi"/>
                  <w:sz w:val="16"/>
                  <w:lang w:val="en-GB"/>
                </w:rPr>
                <w:delText>,</w:delText>
              </w:r>
            </w:del>
            <w:ins w:id="13303"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AB57CD8" w14:textId="7EBEF35A"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304" w:author="Jane Shaw" w:date="2015-10-29T12:26:00Z">
              <w:r w:rsidRPr="00F31509" w:rsidDel="002E223E">
                <w:rPr>
                  <w:rFonts w:asciiTheme="majorBidi" w:hAnsiTheme="majorBidi" w:cstheme="majorBidi"/>
                  <w:sz w:val="16"/>
                  <w:lang w:val="en-GB"/>
                </w:rPr>
                <w:delText>,</w:delText>
              </w:r>
            </w:del>
            <w:ins w:id="13305"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F8321FE"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34BBD79A"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4B0FFB"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B0CC47"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998D31"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CA82FF"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101D39"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63DCA1B"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7F42B4" w14:textId="7E8AB369"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w:t>
            </w:r>
            <w:del w:id="13306" w:author="Jane Shaw" w:date="2015-10-29T12:26:00Z">
              <w:r w:rsidRPr="00F31509" w:rsidDel="002E223E">
                <w:rPr>
                  <w:rFonts w:asciiTheme="majorBidi" w:hAnsiTheme="majorBidi" w:cstheme="majorBidi"/>
                  <w:sz w:val="16"/>
                  <w:lang w:val="en-GB"/>
                </w:rPr>
                <w:delText>,</w:delText>
              </w:r>
            </w:del>
            <w:ins w:id="13307"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r>
      <w:tr w:rsidR="008D6966" w:rsidRPr="00F31509" w14:paraId="3A9FF11B"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395C0F6D" w14:textId="627AEB45"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1BC8A476" w14:textId="05830A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308" w:author="Jane Shaw" w:date="2015-10-29T12:26:00Z">
              <w:r w:rsidRPr="00F31509" w:rsidDel="002E223E">
                <w:rPr>
                  <w:rFonts w:asciiTheme="majorBidi" w:hAnsiTheme="majorBidi" w:cstheme="majorBidi"/>
                  <w:sz w:val="16"/>
                  <w:lang w:val="en-GB"/>
                </w:rPr>
                <w:delText>,</w:delText>
              </w:r>
            </w:del>
            <w:ins w:id="13309"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310" w:author="Jane Shaw" w:date="2015-10-29T12:26:00Z">
              <w:r w:rsidRPr="00F31509" w:rsidDel="002E223E">
                <w:rPr>
                  <w:rFonts w:asciiTheme="majorBidi" w:hAnsiTheme="majorBidi" w:cstheme="majorBidi"/>
                  <w:sz w:val="16"/>
                  <w:lang w:val="en-GB"/>
                </w:rPr>
                <w:delText>,</w:delText>
              </w:r>
            </w:del>
            <w:ins w:id="13311"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B5A10DD" w14:textId="0F351C40"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312" w:author="Jane Shaw" w:date="2015-10-29T12:26:00Z">
              <w:r w:rsidRPr="00F31509" w:rsidDel="002E223E">
                <w:rPr>
                  <w:rFonts w:asciiTheme="majorBidi" w:hAnsiTheme="majorBidi" w:cstheme="majorBidi"/>
                  <w:sz w:val="16"/>
                  <w:lang w:val="en-GB"/>
                </w:rPr>
                <w:delText>,</w:delText>
              </w:r>
            </w:del>
            <w:ins w:id="13313"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4945F1DC"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1B5C5D44"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72B319"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4DA52A"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C6295B"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D4D85" w14:textId="4A0FE11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314" w:author="Jane Shaw" w:date="2015-10-29T12:26:00Z">
              <w:r w:rsidRPr="00F31509" w:rsidDel="002E223E">
                <w:rPr>
                  <w:rFonts w:asciiTheme="majorBidi" w:hAnsiTheme="majorBidi" w:cstheme="majorBidi"/>
                  <w:sz w:val="16"/>
                  <w:lang w:val="en-GB"/>
                </w:rPr>
                <w:delText>,</w:delText>
              </w:r>
            </w:del>
            <w:ins w:id="13315"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572</w:t>
            </w:r>
            <w:del w:id="13316" w:author="Jane Shaw" w:date="2015-10-29T12:26:00Z">
              <w:r w:rsidRPr="00F31509" w:rsidDel="002E223E">
                <w:rPr>
                  <w:rFonts w:asciiTheme="majorBidi" w:hAnsiTheme="majorBidi" w:cstheme="majorBidi"/>
                  <w:sz w:val="16"/>
                  <w:lang w:val="en-GB"/>
                </w:rPr>
                <w:delText>,</w:delText>
              </w:r>
            </w:del>
            <w:ins w:id="13317"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B03A967"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686B633"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089DF0" w14:textId="5E3B0200"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w:t>
            </w:r>
            <w:del w:id="13318" w:author="Jane Shaw" w:date="2015-10-29T12:26:00Z">
              <w:r w:rsidRPr="00F31509" w:rsidDel="002E223E">
                <w:rPr>
                  <w:rFonts w:asciiTheme="majorBidi" w:hAnsiTheme="majorBidi" w:cstheme="majorBidi"/>
                  <w:sz w:val="16"/>
                  <w:lang w:val="en-GB"/>
                </w:rPr>
                <w:delText>,</w:delText>
              </w:r>
            </w:del>
            <w:ins w:id="13319"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r>
      <w:tr w:rsidR="008D6966" w:rsidRPr="00F31509" w14:paraId="195D6131"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24F16862" w14:textId="4D38CC5F"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C3E4DB1"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77430" w14:textId="18C8A141"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320" w:author="Jane Shaw" w:date="2015-10-29T12:26:00Z">
              <w:r w:rsidRPr="00F31509" w:rsidDel="002E223E">
                <w:rPr>
                  <w:rFonts w:asciiTheme="majorBidi" w:hAnsiTheme="majorBidi" w:cstheme="majorBidi"/>
                  <w:sz w:val="16"/>
                  <w:lang w:val="en-GB"/>
                </w:rPr>
                <w:delText>,</w:delText>
              </w:r>
            </w:del>
            <w:ins w:id="13321"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33713D10" w14:textId="63DEF9A0"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322" w:author="Jane Shaw" w:date="2015-10-29T12:26:00Z">
              <w:r w:rsidRPr="00F31509" w:rsidDel="002E223E">
                <w:rPr>
                  <w:rFonts w:asciiTheme="majorBidi" w:hAnsiTheme="majorBidi" w:cstheme="majorBidi"/>
                  <w:sz w:val="16"/>
                  <w:lang w:val="en-GB"/>
                </w:rPr>
                <w:delText>,</w:delText>
              </w:r>
            </w:del>
            <w:ins w:id="13323"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A4070AC"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2F3281"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B1454B"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BC448F"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9EF498"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1A5278"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3DAAAF8"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DDE314" w14:textId="77777777" w:rsidR="008D6966" w:rsidRPr="00F31509" w:rsidRDefault="008D6966"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1ABAE05"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2E664FFF"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617B02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CD525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60DD61DF" w14:textId="7C1B661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324" w:author="Jane Shaw" w:date="2015-10-29T12:26:00Z">
              <w:r w:rsidRPr="00F31509" w:rsidDel="002E223E">
                <w:rPr>
                  <w:rFonts w:asciiTheme="majorBidi" w:hAnsiTheme="majorBidi" w:cstheme="majorBidi"/>
                  <w:sz w:val="16"/>
                  <w:lang w:val="en-GB"/>
                </w:rPr>
                <w:delText>,</w:delText>
              </w:r>
            </w:del>
            <w:ins w:id="13325"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280088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8ACDF8" w14:textId="4067195A"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326" w:author="Jane Shaw" w:date="2015-10-29T12:26:00Z">
              <w:r w:rsidRPr="00F31509" w:rsidDel="002E223E">
                <w:rPr>
                  <w:rFonts w:asciiTheme="majorBidi" w:hAnsiTheme="majorBidi" w:cstheme="majorBidi"/>
                  <w:sz w:val="16"/>
                  <w:lang w:val="en-GB"/>
                </w:rPr>
                <w:delText>,</w:delText>
              </w:r>
            </w:del>
            <w:ins w:id="13327"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328" w:author="Jane Shaw" w:date="2015-10-29T12:26:00Z">
              <w:r w:rsidRPr="00F31509" w:rsidDel="002E223E">
                <w:rPr>
                  <w:rFonts w:asciiTheme="majorBidi" w:hAnsiTheme="majorBidi" w:cstheme="majorBidi"/>
                  <w:sz w:val="16"/>
                  <w:lang w:val="en-GB"/>
                </w:rPr>
                <w:delText>,</w:delText>
              </w:r>
            </w:del>
            <w:ins w:id="13329"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30C80FA" w14:textId="3003EDC8"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330" w:author="Jane Shaw" w:date="2015-10-29T12:26:00Z">
              <w:r w:rsidRPr="00F31509" w:rsidDel="002E223E">
                <w:rPr>
                  <w:rFonts w:asciiTheme="majorBidi" w:hAnsiTheme="majorBidi" w:cstheme="majorBidi"/>
                  <w:sz w:val="16"/>
                  <w:lang w:val="en-GB"/>
                </w:rPr>
                <w:delText>,</w:delText>
              </w:r>
            </w:del>
            <w:ins w:id="13331"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332" w:author="Jane Shaw" w:date="2015-10-29T12:26:00Z">
              <w:r w:rsidRPr="00F31509" w:rsidDel="002E223E">
                <w:rPr>
                  <w:rFonts w:asciiTheme="majorBidi" w:hAnsiTheme="majorBidi" w:cstheme="majorBidi"/>
                  <w:sz w:val="16"/>
                  <w:lang w:val="en-GB"/>
                </w:rPr>
                <w:delText>,</w:delText>
              </w:r>
            </w:del>
            <w:ins w:id="13333"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1BCE78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0A6D9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1C4F4A" w14:textId="21C5E07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w:t>
            </w:r>
            <w:del w:id="13334" w:author="Jane Shaw" w:date="2015-10-29T12:26:00Z">
              <w:r w:rsidRPr="00F31509" w:rsidDel="002E223E">
                <w:rPr>
                  <w:rFonts w:asciiTheme="majorBidi" w:hAnsiTheme="majorBidi" w:cstheme="majorBidi"/>
                  <w:b/>
                  <w:sz w:val="16"/>
                  <w:lang w:val="en-GB"/>
                </w:rPr>
                <w:delText>,</w:delText>
              </w:r>
            </w:del>
            <w:ins w:id="13335" w:author="Jane Shaw" w:date="2015-10-29T12:26:00Z">
              <w:r w:rsidR="002E223E">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671AC4B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F888F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157FF3C"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723FCF6E"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1505921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C26230" w14:textId="556968A9"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336" w:author="Jane Shaw" w:date="2015-10-29T12:26:00Z">
              <w:r w:rsidRPr="00F31509" w:rsidDel="002E223E">
                <w:rPr>
                  <w:rFonts w:asciiTheme="majorBidi" w:hAnsiTheme="majorBidi" w:cstheme="majorBidi"/>
                  <w:sz w:val="16"/>
                  <w:lang w:val="en-GB"/>
                </w:rPr>
                <w:delText>,</w:delText>
              </w:r>
            </w:del>
            <w:ins w:id="13337"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338" w:author="Jane Shaw" w:date="2015-10-29T12:26:00Z">
              <w:r w:rsidRPr="00F31509" w:rsidDel="002E223E">
                <w:rPr>
                  <w:rFonts w:asciiTheme="majorBidi" w:hAnsiTheme="majorBidi" w:cstheme="majorBidi"/>
                  <w:sz w:val="16"/>
                  <w:lang w:val="en-GB"/>
                </w:rPr>
                <w:delText>,</w:delText>
              </w:r>
            </w:del>
            <w:ins w:id="13339"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93D7924" w14:textId="47E0FF46"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340" w:author="Jane Shaw" w:date="2015-10-29T12:26:00Z">
              <w:r w:rsidRPr="00F31509" w:rsidDel="002E223E">
                <w:rPr>
                  <w:rFonts w:asciiTheme="majorBidi" w:hAnsiTheme="majorBidi" w:cstheme="majorBidi"/>
                  <w:sz w:val="16"/>
                  <w:lang w:val="en-GB"/>
                </w:rPr>
                <w:delText>,</w:delText>
              </w:r>
            </w:del>
            <w:ins w:id="13341"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65D52A2" w14:textId="1DADFF24"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342" w:author="Jane Shaw" w:date="2015-10-29T12:26:00Z">
              <w:r w:rsidRPr="00F31509" w:rsidDel="002E223E">
                <w:rPr>
                  <w:rFonts w:asciiTheme="majorBidi" w:hAnsiTheme="majorBidi" w:cstheme="majorBidi"/>
                  <w:sz w:val="16"/>
                  <w:lang w:val="en-GB"/>
                </w:rPr>
                <w:delText>,</w:delText>
              </w:r>
            </w:del>
            <w:ins w:id="13343"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75381B0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71669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784A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CB0BB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8D2B1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4BB19B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D6BE8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3942D4A" w14:textId="77777777" w:rsidTr="008D6966">
        <w:tc>
          <w:tcPr>
            <w:cnfStyle w:val="001000000000" w:firstRow="0" w:lastRow="0" w:firstColumn="1" w:lastColumn="0" w:oddVBand="0" w:evenVBand="0" w:oddHBand="0" w:evenHBand="0" w:firstRowFirstColumn="0" w:firstRowLastColumn="0" w:lastRowFirstColumn="0" w:lastRowLastColumn="0"/>
            <w:tcW w:w="452" w:type="pct"/>
          </w:tcPr>
          <w:p w14:paraId="37E7717F"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4F9E0A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2CB732" w14:textId="3721D255"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344" w:author="Jane Shaw" w:date="2015-10-29T12:26:00Z">
              <w:r w:rsidRPr="00F31509" w:rsidDel="002E223E">
                <w:rPr>
                  <w:rFonts w:asciiTheme="majorBidi" w:hAnsiTheme="majorBidi" w:cstheme="majorBidi"/>
                  <w:sz w:val="16"/>
                  <w:lang w:val="en-GB"/>
                </w:rPr>
                <w:delText>,</w:delText>
              </w:r>
            </w:del>
            <w:ins w:id="13345"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B7CC00B" w14:textId="278EE0F2"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346" w:author="Jane Shaw" w:date="2015-10-29T12:26:00Z">
              <w:r w:rsidRPr="00F31509" w:rsidDel="002E223E">
                <w:rPr>
                  <w:rFonts w:asciiTheme="majorBidi" w:hAnsiTheme="majorBidi" w:cstheme="majorBidi"/>
                  <w:sz w:val="16"/>
                  <w:lang w:val="en-GB"/>
                </w:rPr>
                <w:delText>,</w:delText>
              </w:r>
            </w:del>
            <w:ins w:id="13347" w:author="Jane Shaw" w:date="2015-10-29T12:26:00Z">
              <w:r w:rsidR="002E223E">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BE05FC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C64F6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E0BF3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138B0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CA39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1863C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3B8E89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BFC92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69A4719" w14:textId="77777777"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Feed</w:t>
      </w:r>
    </w:p>
    <w:p w14:paraId="77A67467" w14:textId="41AEE4A0" w:rsidR="004F65E4" w:rsidRPr="00F31509" w:rsidRDefault="004F65E4" w:rsidP="00E52F68">
      <w:pPr>
        <w:jc w:val="both"/>
        <w:rPr>
          <w:rFonts w:asciiTheme="majorBidi" w:hAnsiTheme="majorBidi" w:cstheme="majorBidi"/>
          <w:lang w:val="en-GB"/>
        </w:rPr>
      </w:pPr>
      <w:del w:id="13348" w:author="Jane Shaw" w:date="2015-10-29T12:26:00Z">
        <w:r w:rsidRPr="00F31509" w:rsidDel="002E223E">
          <w:rPr>
            <w:rFonts w:asciiTheme="majorBidi" w:hAnsiTheme="majorBidi" w:cstheme="majorBidi"/>
            <w:lang w:val="en-GB"/>
          </w:rPr>
          <w:delText xml:space="preserve">We note that, in order </w:delText>
        </w:r>
      </w:del>
      <w:r w:rsidR="002E223E" w:rsidRPr="00F31509">
        <w:rPr>
          <w:rFonts w:asciiTheme="majorBidi" w:hAnsiTheme="majorBidi" w:cstheme="majorBidi"/>
          <w:lang w:val="en-GB"/>
        </w:rPr>
        <w:t xml:space="preserve">To </w:t>
      </w:r>
      <w:r w:rsidRPr="00F31509">
        <w:rPr>
          <w:rFonts w:asciiTheme="majorBidi" w:hAnsiTheme="majorBidi" w:cstheme="majorBidi"/>
          <w:lang w:val="en-GB"/>
        </w:rPr>
        <w:t xml:space="preserve">determine feed estimates for raw sugar, </w:t>
      </w:r>
      <w:del w:id="13349" w:author="Jane Shaw" w:date="2015-10-29T12:27:00Z">
        <w:r w:rsidRPr="00F31509" w:rsidDel="002E223E">
          <w:rPr>
            <w:rFonts w:asciiTheme="majorBidi" w:hAnsiTheme="majorBidi" w:cstheme="majorBidi"/>
            <w:lang w:val="en-GB"/>
          </w:rPr>
          <w:delText xml:space="preserve">we must first deduct from our total feed requirements </w:delText>
        </w:r>
      </w:del>
      <w:r w:rsidRPr="00F31509">
        <w:rPr>
          <w:rFonts w:asciiTheme="majorBidi" w:hAnsiTheme="majorBidi" w:cstheme="majorBidi"/>
          <w:lang w:val="en-GB"/>
        </w:rPr>
        <w:t xml:space="preserve">all the commodities </w:t>
      </w:r>
      <w:del w:id="13350" w:author="Jane Shaw" w:date="2015-10-29T12:27:00Z">
        <w:r w:rsidRPr="00F31509" w:rsidDel="002E223E">
          <w:rPr>
            <w:rFonts w:asciiTheme="majorBidi" w:hAnsiTheme="majorBidi" w:cstheme="majorBidi"/>
            <w:lang w:val="en-GB"/>
          </w:rPr>
          <w:delText xml:space="preserve">which </w:delText>
        </w:r>
      </w:del>
      <w:ins w:id="13351" w:author="Jane Shaw" w:date="2015-10-29T12:27:00Z">
        <w:r w:rsidR="002E223E">
          <w:rPr>
            <w:rFonts w:asciiTheme="majorBidi" w:hAnsiTheme="majorBidi" w:cstheme="majorBidi"/>
            <w:lang w:val="en-GB"/>
          </w:rPr>
          <w:t xml:space="preserve">that </w:t>
        </w:r>
      </w:ins>
      <w:r w:rsidRPr="00F31509">
        <w:rPr>
          <w:rFonts w:asciiTheme="majorBidi" w:hAnsiTheme="majorBidi" w:cstheme="majorBidi"/>
          <w:lang w:val="en-GB"/>
        </w:rPr>
        <w:t>are allocated entirely (or assumed to be allocated entirely) to feed</w:t>
      </w:r>
      <w:ins w:id="13352" w:author="Jane Shaw" w:date="2015-10-29T12:27:00Z">
        <w:r w:rsidR="002E223E" w:rsidRPr="002E223E">
          <w:rPr>
            <w:rFonts w:asciiTheme="majorBidi" w:hAnsiTheme="majorBidi" w:cstheme="majorBidi"/>
            <w:lang w:val="en-GB"/>
          </w:rPr>
          <w:t xml:space="preserve"> </w:t>
        </w:r>
        <w:r w:rsidR="002E223E">
          <w:rPr>
            <w:rFonts w:asciiTheme="majorBidi" w:hAnsiTheme="majorBidi" w:cstheme="majorBidi"/>
            <w:lang w:val="en-GB"/>
          </w:rPr>
          <w:t xml:space="preserve">must </w:t>
        </w:r>
        <w:r w:rsidR="002E223E" w:rsidRPr="00F31509">
          <w:rPr>
            <w:rFonts w:asciiTheme="majorBidi" w:hAnsiTheme="majorBidi" w:cstheme="majorBidi"/>
            <w:lang w:val="en-GB"/>
          </w:rPr>
          <w:t xml:space="preserve">first </w:t>
        </w:r>
        <w:r w:rsidR="002E223E">
          <w:rPr>
            <w:rFonts w:asciiTheme="majorBidi" w:hAnsiTheme="majorBidi" w:cstheme="majorBidi"/>
            <w:lang w:val="en-GB"/>
          </w:rPr>
          <w:t xml:space="preserve">be </w:t>
        </w:r>
        <w:r w:rsidR="002E223E" w:rsidRPr="00F31509">
          <w:rPr>
            <w:rFonts w:asciiTheme="majorBidi" w:hAnsiTheme="majorBidi" w:cstheme="majorBidi"/>
            <w:lang w:val="en-GB"/>
          </w:rPr>
          <w:t>deduct</w:t>
        </w:r>
        <w:r w:rsidR="002E223E">
          <w:rPr>
            <w:rFonts w:asciiTheme="majorBidi" w:hAnsiTheme="majorBidi" w:cstheme="majorBidi"/>
            <w:lang w:val="en-GB"/>
          </w:rPr>
          <w:t>ed</w:t>
        </w:r>
        <w:r w:rsidR="002E223E" w:rsidRPr="00F31509">
          <w:rPr>
            <w:rFonts w:asciiTheme="majorBidi" w:hAnsiTheme="majorBidi" w:cstheme="majorBidi"/>
            <w:lang w:val="en-GB"/>
          </w:rPr>
          <w:t xml:space="preserve"> from total feed requirements</w:t>
        </w:r>
      </w:ins>
      <w:r w:rsidRPr="00F31509">
        <w:rPr>
          <w:rFonts w:asciiTheme="majorBidi" w:hAnsiTheme="majorBidi" w:cstheme="majorBidi"/>
          <w:lang w:val="en-GB"/>
        </w:rPr>
        <w:t xml:space="preserve">. </w:t>
      </w:r>
      <w:del w:id="13353" w:author="Jane Shaw" w:date="2015-10-29T12:28:00Z">
        <w:r w:rsidRPr="00F31509" w:rsidDel="002E223E">
          <w:rPr>
            <w:rFonts w:asciiTheme="majorBidi" w:hAnsiTheme="majorBidi" w:cstheme="majorBidi"/>
            <w:lang w:val="en-GB"/>
          </w:rPr>
          <w:delText>Thus</w:delText>
        </w:r>
      </w:del>
      <w:ins w:id="13354" w:author="Jane Shaw" w:date="2015-11-07T20:14:00Z">
        <w:r w:rsidR="00643AA0">
          <w:rPr>
            <w:rFonts w:asciiTheme="majorBidi" w:hAnsiTheme="majorBidi" w:cstheme="majorBidi"/>
            <w:lang w:val="en-GB"/>
          </w:rPr>
          <w:t>This means that</w:t>
        </w:r>
      </w:ins>
      <w:del w:id="13355" w:author="Jane Shaw" w:date="2015-11-07T20:14:00Z">
        <w:r w:rsidRPr="00F31509" w:rsidDel="00643AA0">
          <w:rPr>
            <w:rFonts w:asciiTheme="majorBidi" w:hAnsiTheme="majorBidi" w:cstheme="majorBidi"/>
            <w:lang w:val="en-GB"/>
          </w:rPr>
          <w:delText>,</w:delText>
        </w:r>
      </w:del>
      <w:r w:rsidRPr="00F31509">
        <w:rPr>
          <w:rFonts w:asciiTheme="majorBidi" w:hAnsiTheme="majorBidi" w:cstheme="majorBidi"/>
          <w:lang w:val="en-GB"/>
        </w:rPr>
        <w:t xml:space="preserve"> </w:t>
      </w:r>
      <w:del w:id="13356" w:author="Jane Shaw" w:date="2015-10-29T12:27:00Z">
        <w:r w:rsidRPr="00F31509" w:rsidDel="002E223E">
          <w:rPr>
            <w:rFonts w:asciiTheme="majorBidi" w:hAnsiTheme="majorBidi" w:cstheme="majorBidi"/>
            <w:lang w:val="en-GB"/>
          </w:rPr>
          <w:delText xml:space="preserve">we must deduct the bran produced in the processing of wheat as well as </w:delText>
        </w:r>
      </w:del>
      <w:r w:rsidRPr="00F31509">
        <w:rPr>
          <w:rFonts w:asciiTheme="majorBidi" w:hAnsiTheme="majorBidi" w:cstheme="majorBidi"/>
          <w:lang w:val="en-GB"/>
        </w:rPr>
        <w:t xml:space="preserve">the molasses produced in the processing of sugar beet and </w:t>
      </w:r>
      <w:del w:id="13357" w:author="Jane Shaw" w:date="2015-10-29T12:27:00Z">
        <w:r w:rsidRPr="00F31509" w:rsidDel="002E223E">
          <w:rPr>
            <w:rFonts w:asciiTheme="majorBidi" w:hAnsiTheme="majorBidi" w:cstheme="majorBidi"/>
            <w:lang w:val="en-GB"/>
          </w:rPr>
          <w:delText xml:space="preserve">sugar </w:delText>
        </w:r>
      </w:del>
      <w:r w:rsidRPr="00F31509">
        <w:rPr>
          <w:rFonts w:asciiTheme="majorBidi" w:hAnsiTheme="majorBidi" w:cstheme="majorBidi"/>
          <w:lang w:val="en-GB"/>
        </w:rPr>
        <w:t>cane</w:t>
      </w:r>
      <w:ins w:id="13358" w:author="Jane Shaw" w:date="2015-10-29T12:27:00Z">
        <w:r w:rsidR="002E223E">
          <w:rPr>
            <w:rFonts w:asciiTheme="majorBidi" w:hAnsiTheme="majorBidi" w:cstheme="majorBidi"/>
            <w:lang w:val="en-GB"/>
          </w:rPr>
          <w:t xml:space="preserve"> must be deducted</w:t>
        </w:r>
      </w:ins>
      <w:r w:rsidRPr="00F31509">
        <w:rPr>
          <w:rFonts w:asciiTheme="majorBidi" w:hAnsiTheme="majorBidi" w:cstheme="majorBidi"/>
          <w:lang w:val="en-GB"/>
        </w:rPr>
        <w:t xml:space="preserve">. </w:t>
      </w:r>
      <w:del w:id="13359" w:author="Jane Shaw" w:date="2015-10-29T12:28:00Z">
        <w:r w:rsidRPr="00F31509" w:rsidDel="002E223E">
          <w:rPr>
            <w:rFonts w:asciiTheme="majorBidi" w:hAnsiTheme="majorBidi" w:cstheme="majorBidi"/>
            <w:lang w:val="en-GB"/>
          </w:rPr>
          <w:delText xml:space="preserve">This </w:delText>
        </w:r>
      </w:del>
      <w:ins w:id="13360" w:author="Jane Shaw" w:date="2015-10-29T12:28:00Z">
        <w:r w:rsidR="002E223E">
          <w:rPr>
            <w:rFonts w:asciiTheme="majorBidi" w:hAnsiTheme="majorBidi" w:cstheme="majorBidi"/>
            <w:lang w:val="en-GB"/>
          </w:rPr>
          <w:t xml:space="preserve">It </w:t>
        </w:r>
      </w:ins>
      <w:r w:rsidRPr="00F31509">
        <w:rPr>
          <w:rFonts w:asciiTheme="majorBidi" w:hAnsiTheme="majorBidi" w:cstheme="majorBidi"/>
          <w:lang w:val="en-GB"/>
        </w:rPr>
        <w:t xml:space="preserve">is </w:t>
      </w:r>
      <w:del w:id="13361" w:author="Jane Shaw" w:date="2015-10-29T12:28:00Z">
        <w:r w:rsidRPr="00F31509" w:rsidDel="002E223E">
          <w:rPr>
            <w:rFonts w:asciiTheme="majorBidi" w:hAnsiTheme="majorBidi" w:cstheme="majorBidi"/>
            <w:lang w:val="en-GB"/>
          </w:rPr>
          <w:delText xml:space="preserve">an </w:delText>
        </w:r>
      </w:del>
      <w:r w:rsidRPr="00F31509">
        <w:rPr>
          <w:rFonts w:asciiTheme="majorBidi" w:hAnsiTheme="majorBidi" w:cstheme="majorBidi"/>
          <w:lang w:val="en-GB"/>
        </w:rPr>
        <w:t xml:space="preserve">important </w:t>
      </w:r>
      <w:ins w:id="13362" w:author="Jane Shaw" w:date="2015-10-29T12:28:00Z">
        <w:r w:rsidR="002E223E">
          <w:rPr>
            <w:rFonts w:asciiTheme="majorBidi" w:hAnsiTheme="majorBidi" w:cstheme="majorBidi"/>
            <w:lang w:val="en-GB"/>
          </w:rPr>
          <w:t xml:space="preserve">to </w:t>
        </w:r>
      </w:ins>
      <w:r w:rsidRPr="00F31509">
        <w:rPr>
          <w:rFonts w:asciiTheme="majorBidi" w:hAnsiTheme="majorBidi" w:cstheme="majorBidi"/>
          <w:lang w:val="en-GB"/>
        </w:rPr>
        <w:t>note</w:t>
      </w:r>
      <w:del w:id="13363" w:author="Jane Shaw" w:date="2015-10-29T12:28:00Z">
        <w:r w:rsidRPr="00F31509" w:rsidDel="002E223E">
          <w:rPr>
            <w:rFonts w:asciiTheme="majorBidi" w:hAnsiTheme="majorBidi" w:cstheme="majorBidi"/>
            <w:lang w:val="en-GB"/>
          </w:rPr>
          <w:delText>:</w:delText>
        </w:r>
      </w:del>
      <w:r w:rsidRPr="00F31509">
        <w:rPr>
          <w:rFonts w:asciiTheme="majorBidi" w:hAnsiTheme="majorBidi" w:cstheme="majorBidi"/>
          <w:lang w:val="en-GB"/>
        </w:rPr>
        <w:t xml:space="preserve"> </w:t>
      </w:r>
      <w:ins w:id="13364" w:author="Jane Shaw" w:date="2015-10-29T12:28:00Z">
        <w:r w:rsidR="002E223E">
          <w:rPr>
            <w:rFonts w:asciiTheme="majorBidi" w:hAnsiTheme="majorBidi" w:cstheme="majorBidi"/>
            <w:lang w:val="en-GB"/>
          </w:rPr>
          <w:t xml:space="preserve">that </w:t>
        </w:r>
      </w:ins>
      <w:r w:rsidRPr="00F31509">
        <w:rPr>
          <w:rFonts w:asciiTheme="majorBidi" w:hAnsiTheme="majorBidi" w:cstheme="majorBidi"/>
          <w:lang w:val="en-GB"/>
        </w:rPr>
        <w:t xml:space="preserve">when compiling the </w:t>
      </w:r>
      <w:del w:id="13365" w:author="Jane Shaw" w:date="2015-10-29T12:28:00Z">
        <w:r w:rsidRPr="00F31509" w:rsidDel="002E223E">
          <w:rPr>
            <w:rFonts w:asciiTheme="majorBidi" w:hAnsiTheme="majorBidi" w:cstheme="majorBidi"/>
            <w:lang w:val="en-GB"/>
          </w:rPr>
          <w:delText>food balance sheets</w:delText>
        </w:r>
      </w:del>
      <w:ins w:id="13366" w:author="Jane Shaw" w:date="2015-10-29T12:28:00Z">
        <w:r w:rsidR="002E223E">
          <w:rPr>
            <w:rFonts w:asciiTheme="majorBidi" w:hAnsiTheme="majorBidi" w:cstheme="majorBidi"/>
            <w:lang w:val="en-GB"/>
          </w:rPr>
          <w:t>FBS</w:t>
        </w:r>
      </w:ins>
      <w:r w:rsidRPr="00F31509">
        <w:rPr>
          <w:rFonts w:asciiTheme="majorBidi" w:hAnsiTheme="majorBidi" w:cstheme="majorBidi"/>
          <w:lang w:val="en-GB"/>
        </w:rPr>
        <w:t xml:space="preserve">, the quantities </w:t>
      </w:r>
      <w:del w:id="13367" w:author="Jane Shaw" w:date="2015-10-29T12:28:00Z">
        <w:r w:rsidRPr="00F31509" w:rsidDel="002E223E">
          <w:rPr>
            <w:rFonts w:asciiTheme="majorBidi" w:hAnsiTheme="majorBidi" w:cstheme="majorBidi"/>
            <w:lang w:val="en-GB"/>
          </w:rPr>
          <w:delText xml:space="preserve">allocated to feed for </w:delText>
        </w:r>
      </w:del>
      <w:ins w:id="13368" w:author="Jane Shaw" w:date="2015-10-29T12:28:00Z">
        <w:r w:rsidR="002E223E">
          <w:rPr>
            <w:rFonts w:asciiTheme="majorBidi" w:hAnsiTheme="majorBidi" w:cstheme="majorBidi"/>
            <w:lang w:val="en-GB"/>
          </w:rPr>
          <w:t xml:space="preserve">of </w:t>
        </w:r>
      </w:ins>
      <w:r w:rsidRPr="00F31509">
        <w:rPr>
          <w:rFonts w:asciiTheme="majorBidi" w:hAnsiTheme="majorBidi" w:cstheme="majorBidi"/>
          <w:lang w:val="en-GB"/>
        </w:rPr>
        <w:t xml:space="preserve">all </w:t>
      </w:r>
      <w:del w:id="13369" w:author="Jane Shaw" w:date="2015-10-29T12:33:00Z">
        <w:r w:rsidRPr="00F31509" w:rsidDel="001E04B4">
          <w:rPr>
            <w:rFonts w:asciiTheme="majorBidi" w:hAnsiTheme="majorBidi" w:cstheme="majorBidi"/>
            <w:lang w:val="en-GB"/>
          </w:rPr>
          <w:delText xml:space="preserve">feed </w:delText>
        </w:r>
      </w:del>
      <w:r w:rsidRPr="00F31509">
        <w:rPr>
          <w:rFonts w:asciiTheme="majorBidi" w:hAnsiTheme="majorBidi" w:cstheme="majorBidi"/>
          <w:lang w:val="en-GB"/>
        </w:rPr>
        <w:t xml:space="preserve">commodities </w:t>
      </w:r>
      <w:ins w:id="13370" w:author="Jane Shaw" w:date="2015-10-29T12:28:00Z">
        <w:r w:rsidR="002E223E" w:rsidRPr="00F31509">
          <w:rPr>
            <w:rFonts w:asciiTheme="majorBidi" w:hAnsiTheme="majorBidi" w:cstheme="majorBidi"/>
            <w:lang w:val="en-GB"/>
          </w:rPr>
          <w:t xml:space="preserve">allocated to feed </w:t>
        </w:r>
      </w:ins>
      <w:r w:rsidRPr="00F31509">
        <w:rPr>
          <w:rFonts w:asciiTheme="majorBidi" w:hAnsiTheme="majorBidi" w:cstheme="majorBidi"/>
          <w:lang w:val="en-GB"/>
        </w:rPr>
        <w:t xml:space="preserve">must be computed before generating feed estimates for the </w:t>
      </w:r>
      <w:ins w:id="13371" w:author="Jane Shaw" w:date="2015-10-29T12:29:00Z">
        <w:r w:rsidR="001E04B4">
          <w:rPr>
            <w:rFonts w:asciiTheme="majorBidi" w:hAnsiTheme="majorBidi" w:cstheme="majorBidi"/>
            <w:lang w:val="en-GB"/>
          </w:rPr>
          <w:t>commodities</w:t>
        </w:r>
        <w:r w:rsidR="002E223E">
          <w:rPr>
            <w:rFonts w:asciiTheme="majorBidi" w:hAnsiTheme="majorBidi" w:cstheme="majorBidi"/>
            <w:lang w:val="en-GB"/>
          </w:rPr>
          <w:t xml:space="preserve"> (</w:t>
        </w:r>
      </w:ins>
      <w:r w:rsidRPr="00F31509">
        <w:rPr>
          <w:rFonts w:asciiTheme="majorBidi" w:hAnsiTheme="majorBidi" w:cstheme="majorBidi"/>
          <w:lang w:val="en-GB"/>
        </w:rPr>
        <w:t>wheat</w:t>
      </w:r>
      <w:ins w:id="13372" w:author="Jane Shaw" w:date="2015-10-29T12:29:00Z">
        <w:r w:rsidR="002E223E">
          <w:rPr>
            <w:rFonts w:asciiTheme="majorBidi" w:hAnsiTheme="majorBidi" w:cstheme="majorBidi"/>
            <w:lang w:val="en-GB"/>
          </w:rPr>
          <w:t xml:space="preserve">, </w:t>
        </w:r>
      </w:ins>
      <w:del w:id="13373" w:author="Jane Shaw" w:date="2015-10-29T12:29:00Z">
        <w:r w:rsidRPr="00F31509" w:rsidDel="002E223E">
          <w:rPr>
            <w:rFonts w:asciiTheme="majorBidi" w:hAnsiTheme="majorBidi" w:cstheme="majorBidi"/>
            <w:lang w:val="en-GB"/>
          </w:rPr>
          <w:delText>/</w:delText>
        </w:r>
      </w:del>
      <w:r w:rsidRPr="00F31509">
        <w:rPr>
          <w:rFonts w:asciiTheme="majorBidi" w:hAnsiTheme="majorBidi" w:cstheme="majorBidi"/>
          <w:lang w:val="en-GB"/>
        </w:rPr>
        <w:t>raw sugar</w:t>
      </w:r>
      <w:ins w:id="13374" w:author="Jane Shaw" w:date="2015-10-29T12:29:00Z">
        <w:r w:rsidR="002E223E">
          <w:rPr>
            <w:rFonts w:asciiTheme="majorBidi" w:hAnsiTheme="majorBidi" w:cstheme="majorBidi"/>
            <w:lang w:val="en-GB"/>
          </w:rPr>
          <w:t xml:space="preserve">, </w:t>
        </w:r>
      </w:ins>
      <w:del w:id="13375" w:author="Jane Shaw" w:date="2015-10-29T12:29:00Z">
        <w:r w:rsidRPr="00F31509" w:rsidDel="002E223E">
          <w:rPr>
            <w:rFonts w:asciiTheme="majorBidi" w:hAnsiTheme="majorBidi" w:cstheme="majorBidi"/>
            <w:lang w:val="en-GB"/>
          </w:rPr>
          <w:delText>/</w:delText>
        </w:r>
      </w:del>
      <w:r w:rsidRPr="00F31509">
        <w:rPr>
          <w:rFonts w:asciiTheme="majorBidi" w:hAnsiTheme="majorBidi" w:cstheme="majorBidi"/>
          <w:lang w:val="en-GB"/>
        </w:rPr>
        <w:t>etc.</w:t>
      </w:r>
      <w:del w:id="13376" w:author="Jane Shaw" w:date="2015-10-29T12:29:00Z">
        <w:r w:rsidRPr="00F31509" w:rsidDel="002E223E">
          <w:rPr>
            <w:rFonts w:asciiTheme="majorBidi" w:hAnsiTheme="majorBidi" w:cstheme="majorBidi"/>
            <w:lang w:val="en-GB"/>
          </w:rPr>
          <w:delText xml:space="preserve"> commodities</w:delText>
        </w:r>
      </w:del>
      <w:ins w:id="13377" w:author="Jane Shaw" w:date="2015-10-29T12:29:00Z">
        <w:r w:rsidR="002E223E">
          <w:rPr>
            <w:rFonts w:asciiTheme="majorBidi" w:hAnsiTheme="majorBidi" w:cstheme="majorBidi"/>
            <w:lang w:val="en-GB"/>
          </w:rPr>
          <w:t>)</w:t>
        </w:r>
      </w:ins>
      <w:r w:rsidRPr="00F31509">
        <w:rPr>
          <w:rFonts w:asciiTheme="majorBidi" w:hAnsiTheme="majorBidi" w:cstheme="majorBidi"/>
          <w:lang w:val="en-GB"/>
        </w:rPr>
        <w:t xml:space="preserve">. Thus, </w:t>
      </w:r>
      <w:del w:id="13378" w:author="Jane Shaw" w:date="2015-10-29T12:32:00Z">
        <w:r w:rsidRPr="00F31509" w:rsidDel="001E04B4">
          <w:rPr>
            <w:rFonts w:asciiTheme="majorBidi" w:hAnsiTheme="majorBidi" w:cstheme="majorBidi"/>
            <w:lang w:val="en-GB"/>
          </w:rPr>
          <w:delText xml:space="preserve">food balance sheets </w:delText>
        </w:r>
      </w:del>
      <w:ins w:id="13379" w:author="Jane Shaw" w:date="2015-10-29T12:32:00Z">
        <w:r w:rsidR="001E04B4">
          <w:rPr>
            <w:rFonts w:asciiTheme="majorBidi" w:hAnsiTheme="majorBidi" w:cstheme="majorBidi"/>
            <w:lang w:val="en-GB"/>
          </w:rPr>
          <w:t xml:space="preserve">FBS </w:t>
        </w:r>
      </w:ins>
      <w:r w:rsidRPr="00F31509">
        <w:rPr>
          <w:rFonts w:asciiTheme="majorBidi" w:hAnsiTheme="majorBidi" w:cstheme="majorBidi"/>
          <w:lang w:val="en-GB"/>
        </w:rPr>
        <w:t>cannot be compiled one commodity tree at a time.</w:t>
      </w:r>
    </w:p>
    <w:p w14:paraId="47CC89F4" w14:textId="4964C5ED" w:rsidR="004F65E4" w:rsidRPr="00F31509" w:rsidRDefault="004F65E4" w:rsidP="00E52F68">
      <w:pPr>
        <w:jc w:val="both"/>
        <w:rPr>
          <w:rFonts w:asciiTheme="majorBidi" w:hAnsiTheme="majorBidi" w:cstheme="majorBidi"/>
          <w:lang w:val="en-GB"/>
        </w:rPr>
      </w:pPr>
      <w:del w:id="13380" w:author="Jane Shaw" w:date="2015-10-29T12:33:00Z">
        <w:r w:rsidRPr="00F31509" w:rsidDel="001E04B4">
          <w:rPr>
            <w:rFonts w:asciiTheme="majorBidi" w:eastAsia="Times New Roman" w:hAnsiTheme="majorBidi" w:cstheme="majorBidi"/>
            <w:lang w:val="en-GB"/>
          </w:rPr>
          <w:delText xml:space="preserve">In order </w:delText>
        </w:r>
      </w:del>
      <w:r w:rsidR="001E04B4" w:rsidRPr="00F31509">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compute the total amount of molasses, </w:t>
      </w:r>
      <w:del w:id="13381" w:author="Jane Shaw" w:date="2015-10-29T12:34:00Z">
        <w:r w:rsidRPr="00F31509" w:rsidDel="001E04B4">
          <w:rPr>
            <w:rFonts w:asciiTheme="majorBidi" w:eastAsia="Times New Roman" w:hAnsiTheme="majorBidi" w:cstheme="majorBidi"/>
            <w:lang w:val="en-GB"/>
          </w:rPr>
          <w:delText>we must</w:delText>
        </w:r>
        <w:r w:rsidR="0057568A" w:rsidRPr="00F31509" w:rsidDel="001E04B4">
          <w:rPr>
            <w:rFonts w:asciiTheme="majorBidi" w:eastAsia="Times New Roman" w:hAnsiTheme="majorBidi" w:cstheme="majorBidi"/>
            <w:lang w:val="en-GB"/>
          </w:rPr>
          <w:delText xml:space="preserve"> </w:delText>
        </w:r>
      </w:del>
      <w:ins w:id="13382" w:author="Jane Shaw" w:date="2015-10-29T12:34:00Z">
        <w:r w:rsidR="001E04B4">
          <w:rPr>
            <w:rFonts w:asciiTheme="majorBidi" w:eastAsia="Times New Roman" w:hAnsiTheme="majorBidi" w:cstheme="majorBidi"/>
            <w:lang w:val="en-GB"/>
          </w:rPr>
          <w:t xml:space="preserve">it is </w:t>
        </w:r>
      </w:ins>
      <w:r w:rsidR="0057568A" w:rsidRPr="00F31509">
        <w:rPr>
          <w:rFonts w:asciiTheme="majorBidi" w:eastAsia="Times New Roman" w:hAnsiTheme="majorBidi" w:cstheme="majorBidi"/>
          <w:lang w:val="en-GB"/>
        </w:rPr>
        <w:t>first</w:t>
      </w:r>
      <w:r w:rsidRPr="00F31509">
        <w:rPr>
          <w:rFonts w:asciiTheme="majorBidi" w:eastAsia="Times New Roman" w:hAnsiTheme="majorBidi" w:cstheme="majorBidi"/>
          <w:lang w:val="en-GB"/>
        </w:rPr>
        <w:t xml:space="preserve"> </w:t>
      </w:r>
      <w:ins w:id="13383" w:author="Jane Shaw" w:date="2015-10-29T12:34:00Z">
        <w:r w:rsidR="001E04B4">
          <w:rPr>
            <w:rFonts w:asciiTheme="majorBidi" w:eastAsia="Times New Roman" w:hAnsiTheme="majorBidi" w:cstheme="majorBidi"/>
            <w:lang w:val="en-GB"/>
          </w:rPr>
          <w:t xml:space="preserve">necessary to </w:t>
        </w:r>
      </w:ins>
      <w:r w:rsidRPr="00F31509">
        <w:rPr>
          <w:rFonts w:asciiTheme="majorBidi" w:eastAsia="Times New Roman" w:hAnsiTheme="majorBidi" w:cstheme="majorBidi"/>
          <w:lang w:val="en-GB"/>
        </w:rPr>
        <w:t>compute the amount</w:t>
      </w:r>
      <w:ins w:id="13384" w:author="Jane Shaw" w:date="2015-10-29T12:34:00Z">
        <w:r w:rsidR="001E04B4">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sugar beet and </w:t>
      </w:r>
      <w:del w:id="13385" w:author="Jane Shaw" w:date="2015-10-29T12:34:00Z">
        <w:r w:rsidRPr="00F31509" w:rsidDel="001E04B4">
          <w:rPr>
            <w:rFonts w:asciiTheme="majorBidi" w:eastAsia="Times New Roman" w:hAnsiTheme="majorBidi" w:cstheme="majorBidi"/>
            <w:lang w:val="en-GB"/>
          </w:rPr>
          <w:delText xml:space="preserve">sugar </w:delText>
        </w:r>
      </w:del>
      <w:r w:rsidRPr="00F31509">
        <w:rPr>
          <w:rFonts w:asciiTheme="majorBidi" w:eastAsia="Times New Roman" w:hAnsiTheme="majorBidi" w:cstheme="majorBidi"/>
          <w:lang w:val="en-GB"/>
        </w:rPr>
        <w:t xml:space="preserve">cane allocated to </w:t>
      </w:r>
      <w:ins w:id="13386" w:author="Jane Shaw" w:date="2015-10-29T12:35:00Z">
        <w:r w:rsidR="001E04B4">
          <w:rPr>
            <w:rFonts w:asciiTheme="majorBidi" w:eastAsia="Times New Roman" w:hAnsiTheme="majorBidi" w:cstheme="majorBidi"/>
            <w:lang w:val="en-GB"/>
          </w:rPr>
          <w:t xml:space="preserve">food </w:t>
        </w:r>
      </w:ins>
      <w:r w:rsidRPr="00F31509">
        <w:rPr>
          <w:rFonts w:asciiTheme="majorBidi" w:eastAsia="Times New Roman" w:hAnsiTheme="majorBidi" w:cstheme="majorBidi"/>
          <w:lang w:val="en-GB"/>
        </w:rPr>
        <w:t xml:space="preserve">processing. This is </w:t>
      </w:r>
      <w:del w:id="13387" w:author="Jane Shaw" w:date="2015-10-29T12:34:00Z">
        <w:r w:rsidRPr="00F31509" w:rsidDel="001E04B4">
          <w:rPr>
            <w:rFonts w:asciiTheme="majorBidi" w:eastAsia="Times New Roman" w:hAnsiTheme="majorBidi" w:cstheme="majorBidi"/>
            <w:lang w:val="en-GB"/>
          </w:rPr>
          <w:delText xml:space="preserve">rather </w:delText>
        </w:r>
      </w:del>
      <w:r w:rsidRPr="00F31509">
        <w:rPr>
          <w:rFonts w:asciiTheme="majorBidi" w:eastAsia="Times New Roman" w:hAnsiTheme="majorBidi" w:cstheme="majorBidi"/>
          <w:lang w:val="en-GB"/>
        </w:rPr>
        <w:t xml:space="preserve">straightforward: </w:t>
      </w:r>
      <w:del w:id="13388" w:author="Jane Shaw" w:date="2015-10-29T12:34:00Z">
        <w:r w:rsidRPr="00F31509" w:rsidDel="001E04B4">
          <w:rPr>
            <w:rFonts w:asciiTheme="majorBidi" w:eastAsia="Times New Roman" w:hAnsiTheme="majorBidi" w:cstheme="majorBidi"/>
            <w:lang w:val="en-GB"/>
          </w:rPr>
          <w:delText xml:space="preserve">we simply deduct from the supply </w:delText>
        </w:r>
      </w:del>
      <w:r w:rsidRPr="00F31509">
        <w:rPr>
          <w:rFonts w:asciiTheme="majorBidi" w:eastAsia="Times New Roman" w:hAnsiTheme="majorBidi" w:cstheme="majorBidi"/>
          <w:lang w:val="en-GB"/>
        </w:rPr>
        <w:t>the small amount</w:t>
      </w:r>
      <w:ins w:id="13389" w:author="Jane Shaw" w:date="2015-10-29T12:34:00Z">
        <w:r w:rsidR="001E04B4">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allocated to seed and losses </w:t>
      </w:r>
      <w:ins w:id="13390" w:author="Jane Shaw" w:date="2015-10-29T12:34:00Z">
        <w:r w:rsidR="001E04B4">
          <w:rPr>
            <w:rFonts w:asciiTheme="majorBidi" w:eastAsia="Times New Roman" w:hAnsiTheme="majorBidi" w:cstheme="majorBidi"/>
            <w:lang w:val="en-GB"/>
          </w:rPr>
          <w:t xml:space="preserve">are </w:t>
        </w:r>
        <w:r w:rsidR="001E04B4" w:rsidRPr="00F31509">
          <w:rPr>
            <w:rFonts w:asciiTheme="majorBidi" w:eastAsia="Times New Roman" w:hAnsiTheme="majorBidi" w:cstheme="majorBidi"/>
            <w:lang w:val="en-GB"/>
          </w:rPr>
          <w:t>simply deduct</w:t>
        </w:r>
        <w:r w:rsidR="001E04B4">
          <w:rPr>
            <w:rFonts w:asciiTheme="majorBidi" w:eastAsia="Times New Roman" w:hAnsiTheme="majorBidi" w:cstheme="majorBidi"/>
            <w:lang w:val="en-GB"/>
          </w:rPr>
          <w:t>ed</w:t>
        </w:r>
        <w:r w:rsidR="001E04B4" w:rsidRPr="00F31509">
          <w:rPr>
            <w:rFonts w:asciiTheme="majorBidi" w:eastAsia="Times New Roman" w:hAnsiTheme="majorBidi" w:cstheme="majorBidi"/>
            <w:lang w:val="en-GB"/>
          </w:rPr>
          <w:t xml:space="preserve"> from the supply </w:t>
        </w:r>
      </w:ins>
      <w:r w:rsidRPr="00F31509">
        <w:rPr>
          <w:rFonts w:asciiTheme="majorBidi" w:eastAsia="Times New Roman" w:hAnsiTheme="majorBidi" w:cstheme="majorBidi"/>
          <w:lang w:val="en-GB"/>
        </w:rPr>
        <w:t>to compute the amount</w:t>
      </w:r>
      <w:ins w:id="13391" w:author="Jane Shaw" w:date="2015-10-29T12:35:00Z">
        <w:r w:rsidR="001E04B4">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sugar beet and </w:t>
      </w:r>
      <w:del w:id="13392" w:author="Jane Shaw" w:date="2015-10-29T12:35:00Z">
        <w:r w:rsidRPr="00F31509" w:rsidDel="001E04B4">
          <w:rPr>
            <w:rFonts w:asciiTheme="majorBidi" w:eastAsia="Times New Roman" w:hAnsiTheme="majorBidi" w:cstheme="majorBidi"/>
            <w:lang w:val="en-GB"/>
          </w:rPr>
          <w:delText xml:space="preserve">sugar </w:delText>
        </w:r>
      </w:del>
      <w:r w:rsidRPr="00F31509">
        <w:rPr>
          <w:rFonts w:asciiTheme="majorBidi" w:eastAsia="Times New Roman" w:hAnsiTheme="majorBidi" w:cstheme="majorBidi"/>
          <w:lang w:val="en-GB"/>
        </w:rPr>
        <w:t>cane allocated to food processing</w:t>
      </w:r>
      <w:ins w:id="13393" w:author="Jane Shaw" w:date="2015-10-29T12:35:00Z">
        <w:r w:rsidR="001E04B4">
          <w:rPr>
            <w:rFonts w:asciiTheme="majorBidi" w:eastAsia="Times New Roman" w:hAnsiTheme="majorBidi" w:cstheme="majorBidi"/>
            <w:lang w:val="en-GB"/>
          </w:rPr>
          <w:t xml:space="preserve"> (Table 41)</w:t>
        </w:r>
      </w:ins>
      <w:r w:rsidRPr="00F31509">
        <w:rPr>
          <w:rFonts w:asciiTheme="majorBidi" w:eastAsia="Times New Roman" w:hAnsiTheme="majorBidi" w:cstheme="majorBidi"/>
          <w:lang w:val="en-GB"/>
        </w:rPr>
        <w:t>.</w:t>
      </w:r>
    </w:p>
    <w:p w14:paraId="0CD53D45" w14:textId="77777777" w:rsidR="004F65E4" w:rsidRPr="00F31509" w:rsidRDefault="004F65E4" w:rsidP="003B02AA">
      <w:pPr>
        <w:pStyle w:val="Didascalia"/>
        <w:keepNext/>
        <w:rPr>
          <w:rFonts w:asciiTheme="majorBidi" w:hAnsiTheme="majorBidi" w:cstheme="majorBidi"/>
          <w:b/>
          <w:lang w:val="en-GB"/>
        </w:rPr>
      </w:pPr>
      <w:bookmarkStart w:id="13394" w:name="_Toc42842358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41</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13394"/>
    </w:p>
    <w:tbl>
      <w:tblPr>
        <w:tblStyle w:val="Tabellaclassica1"/>
        <w:tblW w:w="5427" w:type="pct"/>
        <w:tblLook w:val="04A0" w:firstRow="1" w:lastRow="0" w:firstColumn="1" w:lastColumn="0" w:noHBand="0" w:noVBand="1"/>
      </w:tblPr>
      <w:tblGrid>
        <w:gridCol w:w="813"/>
        <w:gridCol w:w="1003"/>
        <w:gridCol w:w="873"/>
        <w:gridCol w:w="770"/>
        <w:gridCol w:w="960"/>
        <w:gridCol w:w="796"/>
        <w:gridCol w:w="1178"/>
        <w:gridCol w:w="545"/>
        <w:gridCol w:w="786"/>
        <w:gridCol w:w="723"/>
        <w:gridCol w:w="901"/>
        <w:gridCol w:w="683"/>
      </w:tblGrid>
      <w:tr w:rsidR="008D6966" w:rsidRPr="00F31509" w14:paraId="6DE4ABB8" w14:textId="77777777" w:rsidTr="008D6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14:paraId="6B9C3B8F" w14:textId="31A0C431" w:rsidR="008D6966" w:rsidRPr="00F31509" w:rsidRDefault="008D6966" w:rsidP="003B02AA">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63A5BF54" w14:textId="557B2D11"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8A9E662" w14:textId="5BCF7612"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58F83AE1" w14:textId="08965C66"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45F7BE8D" w14:textId="7D24584D"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4C5607E1" w14:textId="5781B881"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1B7928B8" w14:textId="0199D3D2"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121BD67D" w14:textId="48703783"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5100435D" w14:textId="0CBAACE2"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12252B58" w14:textId="09F8233B"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36FC794E" w14:textId="4951407C"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0EC670DE" w14:textId="6F0FB414" w:rsidR="008D6966" w:rsidRPr="00F31509" w:rsidRDefault="008D6966"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14:paraId="26BE4616"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789C9F16" w14:textId="7C0CDB71"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B9008E7" w14:textId="7B18E425"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395" w:author="Jane Shaw" w:date="2015-10-29T12:40:00Z">
              <w:r w:rsidRPr="00F31509" w:rsidDel="001E04B4">
                <w:rPr>
                  <w:rFonts w:asciiTheme="majorBidi" w:hAnsiTheme="majorBidi" w:cstheme="majorBidi"/>
                  <w:sz w:val="16"/>
                  <w:lang w:val="en-GB"/>
                </w:rPr>
                <w:delText>,</w:delText>
              </w:r>
            </w:del>
            <w:ins w:id="13396"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210</w:t>
            </w:r>
            <w:del w:id="13397" w:author="Jane Shaw" w:date="2015-10-29T12:40:00Z">
              <w:r w:rsidRPr="00F31509" w:rsidDel="001E04B4">
                <w:rPr>
                  <w:rFonts w:asciiTheme="majorBidi" w:hAnsiTheme="majorBidi" w:cstheme="majorBidi"/>
                  <w:sz w:val="16"/>
                  <w:lang w:val="en-GB"/>
                </w:rPr>
                <w:delText>,</w:delText>
              </w:r>
            </w:del>
            <w:ins w:id="1339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4FB24DC6" w14:textId="04F559A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399" w:author="Jane Shaw" w:date="2015-10-29T12:40:00Z">
              <w:r w:rsidRPr="00F31509" w:rsidDel="001E04B4">
                <w:rPr>
                  <w:rFonts w:asciiTheme="majorBidi" w:hAnsiTheme="majorBidi" w:cstheme="majorBidi"/>
                  <w:sz w:val="16"/>
                  <w:lang w:val="en-GB"/>
                </w:rPr>
                <w:delText>,</w:delText>
              </w:r>
            </w:del>
            <w:ins w:id="1340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65E8631"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734EB06F"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D379BA"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1A186" w14:textId="01363F0C"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w:t>
            </w:r>
            <w:del w:id="13401" w:author="Jane Shaw" w:date="2015-10-29T12:40:00Z">
              <w:r w:rsidRPr="00F31509" w:rsidDel="001E04B4">
                <w:rPr>
                  <w:rFonts w:asciiTheme="majorBidi" w:hAnsiTheme="majorBidi" w:cstheme="majorBidi"/>
                  <w:b/>
                  <w:sz w:val="16"/>
                  <w:lang w:val="en-GB"/>
                </w:rPr>
                <w:delText>,</w:delText>
              </w:r>
            </w:del>
            <w:ins w:id="13402" w:author="Jane Shaw" w:date="2015-10-29T12:40:00Z">
              <w:r w:rsidR="001E04B4">
                <w:rPr>
                  <w:rFonts w:asciiTheme="majorBidi" w:hAnsiTheme="majorBidi" w:cstheme="majorBidi"/>
                  <w:b/>
                  <w:sz w:val="16"/>
                  <w:lang w:val="en-GB"/>
                </w:rPr>
                <w:t xml:space="preserve"> </w:t>
              </w:r>
            </w:ins>
            <w:r w:rsidRPr="00F31509">
              <w:rPr>
                <w:rFonts w:asciiTheme="majorBidi" w:hAnsiTheme="majorBidi" w:cstheme="majorBidi"/>
                <w:b/>
                <w:sz w:val="16"/>
                <w:lang w:val="en-GB"/>
              </w:rPr>
              <w:t>200</w:t>
            </w:r>
            <w:del w:id="13403" w:author="Jane Shaw" w:date="2015-10-29T12:40:00Z">
              <w:r w:rsidRPr="00F31509" w:rsidDel="001E04B4">
                <w:rPr>
                  <w:rFonts w:asciiTheme="majorBidi" w:hAnsiTheme="majorBidi" w:cstheme="majorBidi"/>
                  <w:b/>
                  <w:sz w:val="16"/>
                  <w:lang w:val="en-GB"/>
                </w:rPr>
                <w:delText>,</w:delText>
              </w:r>
            </w:del>
            <w:ins w:id="13404" w:author="Jane Shaw" w:date="2015-10-29T12:40:00Z">
              <w:r w:rsidR="001E04B4">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1BCE5A10"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61DD1F"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36CC8C7"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5F3DF3"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D8944F" w14:textId="191D5B7F"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w:t>
            </w:r>
            <w:del w:id="13405" w:author="Jane Shaw" w:date="2015-10-29T12:40:00Z">
              <w:r w:rsidRPr="00F31509" w:rsidDel="001E04B4">
                <w:rPr>
                  <w:rFonts w:asciiTheme="majorBidi" w:hAnsiTheme="majorBidi" w:cstheme="majorBidi"/>
                  <w:sz w:val="16"/>
                  <w:lang w:val="en-GB"/>
                </w:rPr>
                <w:delText>,</w:delText>
              </w:r>
            </w:del>
            <w:ins w:id="13406"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r>
      <w:tr w:rsidR="008D6966" w:rsidRPr="00F31509" w14:paraId="5925D7A0"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6C9373FC" w14:textId="2BADDE06"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FD57B03" w14:textId="7494A71C"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w:t>
            </w:r>
            <w:del w:id="13407" w:author="Jane Shaw" w:date="2015-10-29T12:40:00Z">
              <w:r w:rsidRPr="00F31509" w:rsidDel="001E04B4">
                <w:rPr>
                  <w:rFonts w:asciiTheme="majorBidi" w:hAnsiTheme="majorBidi" w:cstheme="majorBidi"/>
                  <w:sz w:val="16"/>
                  <w:lang w:val="en-GB"/>
                </w:rPr>
                <w:delText>,</w:delText>
              </w:r>
            </w:del>
            <w:ins w:id="1340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510</w:t>
            </w:r>
            <w:del w:id="13409" w:author="Jane Shaw" w:date="2015-10-29T12:40:00Z">
              <w:r w:rsidRPr="00F31509" w:rsidDel="001E04B4">
                <w:rPr>
                  <w:rFonts w:asciiTheme="majorBidi" w:hAnsiTheme="majorBidi" w:cstheme="majorBidi"/>
                  <w:sz w:val="16"/>
                  <w:lang w:val="en-GB"/>
                </w:rPr>
                <w:delText>,</w:delText>
              </w:r>
            </w:del>
            <w:ins w:id="1341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BDD14A7" w14:textId="05DBE210"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411" w:author="Jane Shaw" w:date="2015-10-29T12:40:00Z">
              <w:r w:rsidRPr="00F31509" w:rsidDel="001E04B4">
                <w:rPr>
                  <w:rFonts w:asciiTheme="majorBidi" w:hAnsiTheme="majorBidi" w:cstheme="majorBidi"/>
                  <w:sz w:val="16"/>
                  <w:lang w:val="en-GB"/>
                </w:rPr>
                <w:delText>,</w:delText>
              </w:r>
            </w:del>
            <w:ins w:id="13412"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1B6E4088"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6FAE709A"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22C3ED"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C317DD" w14:textId="38B7875A"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24</w:t>
            </w:r>
            <w:del w:id="13413" w:author="Jane Shaw" w:date="2015-10-29T12:40:00Z">
              <w:r w:rsidRPr="00F31509" w:rsidDel="001E04B4">
                <w:rPr>
                  <w:rFonts w:asciiTheme="majorBidi" w:hAnsiTheme="majorBidi" w:cstheme="majorBidi"/>
                  <w:b/>
                  <w:sz w:val="16"/>
                  <w:lang w:val="en-GB"/>
                </w:rPr>
                <w:delText>,</w:delText>
              </w:r>
            </w:del>
            <w:ins w:id="13414" w:author="Jane Shaw" w:date="2015-10-29T12:40:00Z">
              <w:r w:rsidR="001E04B4">
                <w:rPr>
                  <w:rFonts w:asciiTheme="majorBidi" w:hAnsiTheme="majorBidi" w:cstheme="majorBidi"/>
                  <w:b/>
                  <w:sz w:val="16"/>
                  <w:lang w:val="en-GB"/>
                </w:rPr>
                <w:t xml:space="preserve"> </w:t>
              </w:r>
            </w:ins>
            <w:r w:rsidRPr="00F31509">
              <w:rPr>
                <w:rFonts w:asciiTheme="majorBidi" w:hAnsiTheme="majorBidi" w:cstheme="majorBidi"/>
                <w:b/>
                <w:sz w:val="16"/>
                <w:lang w:val="en-GB"/>
              </w:rPr>
              <w:t>730</w:t>
            </w:r>
            <w:del w:id="13415" w:author="Jane Shaw" w:date="2015-10-29T12:40:00Z">
              <w:r w:rsidRPr="00F31509" w:rsidDel="001E04B4">
                <w:rPr>
                  <w:rFonts w:asciiTheme="majorBidi" w:hAnsiTheme="majorBidi" w:cstheme="majorBidi"/>
                  <w:b/>
                  <w:sz w:val="16"/>
                  <w:lang w:val="en-GB"/>
                </w:rPr>
                <w:delText>,</w:delText>
              </w:r>
            </w:del>
            <w:ins w:id="13416" w:author="Jane Shaw" w:date="2015-10-29T12:40:00Z">
              <w:r w:rsidR="001E04B4">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09775F0B"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85CFBC" w14:textId="1AD066BD"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417" w:author="Jane Shaw" w:date="2015-10-29T12:40:00Z">
              <w:r w:rsidRPr="00F31509" w:rsidDel="001E04B4">
                <w:rPr>
                  <w:rFonts w:asciiTheme="majorBidi" w:hAnsiTheme="majorBidi" w:cstheme="majorBidi"/>
                  <w:sz w:val="16"/>
                  <w:lang w:val="en-GB"/>
                </w:rPr>
                <w:delText>,</w:delText>
              </w:r>
            </w:del>
            <w:ins w:id="1341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572</w:t>
            </w:r>
            <w:del w:id="13419" w:author="Jane Shaw" w:date="2015-10-29T12:40:00Z">
              <w:r w:rsidRPr="00F31509" w:rsidDel="001E04B4">
                <w:rPr>
                  <w:rFonts w:asciiTheme="majorBidi" w:hAnsiTheme="majorBidi" w:cstheme="majorBidi"/>
                  <w:sz w:val="16"/>
                  <w:lang w:val="en-GB"/>
                </w:rPr>
                <w:delText>,</w:delText>
              </w:r>
            </w:del>
            <w:ins w:id="1342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F7F359C"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38AB77"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6CF91" w14:textId="4802283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w:t>
            </w:r>
            <w:del w:id="13421" w:author="Jane Shaw" w:date="2015-10-29T12:40:00Z">
              <w:r w:rsidRPr="00F31509" w:rsidDel="001E04B4">
                <w:rPr>
                  <w:rFonts w:asciiTheme="majorBidi" w:hAnsiTheme="majorBidi" w:cstheme="majorBidi"/>
                  <w:sz w:val="16"/>
                  <w:lang w:val="en-GB"/>
                </w:rPr>
                <w:delText>,</w:delText>
              </w:r>
            </w:del>
            <w:ins w:id="13422"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300</w:t>
            </w:r>
          </w:p>
        </w:tc>
      </w:tr>
      <w:tr w:rsidR="008D6966" w:rsidRPr="00F31509" w14:paraId="6203F674"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1BCDE8F9" w14:textId="42F5CB00"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56F55C0"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39708E" w14:textId="15CDB1BB"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423" w:author="Jane Shaw" w:date="2015-10-29T12:40:00Z">
              <w:r w:rsidRPr="00F31509" w:rsidDel="001E04B4">
                <w:rPr>
                  <w:rFonts w:asciiTheme="majorBidi" w:hAnsiTheme="majorBidi" w:cstheme="majorBidi"/>
                  <w:sz w:val="16"/>
                  <w:lang w:val="en-GB"/>
                </w:rPr>
                <w:delText>,</w:delText>
              </w:r>
            </w:del>
            <w:ins w:id="13424"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459FCE34" w14:textId="0F280E0E"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425" w:author="Jane Shaw" w:date="2015-10-29T12:40:00Z">
              <w:r w:rsidRPr="00F31509" w:rsidDel="001E04B4">
                <w:rPr>
                  <w:rFonts w:asciiTheme="majorBidi" w:hAnsiTheme="majorBidi" w:cstheme="majorBidi"/>
                  <w:sz w:val="16"/>
                  <w:lang w:val="en-GB"/>
                </w:rPr>
                <w:delText>,</w:delText>
              </w:r>
            </w:del>
            <w:ins w:id="13426"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EB679D5"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6CAB28"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EF0203"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2CF6D2"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05A5F1"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BBC53F"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8AF2A7"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8BD8AA" w14:textId="77777777" w:rsidR="008D6966" w:rsidRPr="00F31509" w:rsidRDefault="008D6966"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2D1FCDB"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4D12B45B"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19DD65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345B7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6A59CE1" w14:textId="0EAFEEA1"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427" w:author="Jane Shaw" w:date="2015-10-29T12:40:00Z">
              <w:r w:rsidRPr="00F31509" w:rsidDel="001E04B4">
                <w:rPr>
                  <w:rFonts w:asciiTheme="majorBidi" w:hAnsiTheme="majorBidi" w:cstheme="majorBidi"/>
                  <w:sz w:val="16"/>
                  <w:lang w:val="en-GB"/>
                </w:rPr>
                <w:delText>,</w:delText>
              </w:r>
            </w:del>
            <w:ins w:id="1342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A80238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DED571" w14:textId="6BEA5855"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429" w:author="Jane Shaw" w:date="2015-10-29T12:40:00Z">
              <w:r w:rsidRPr="00F31509" w:rsidDel="001E04B4">
                <w:rPr>
                  <w:rFonts w:asciiTheme="majorBidi" w:hAnsiTheme="majorBidi" w:cstheme="majorBidi"/>
                  <w:sz w:val="16"/>
                  <w:lang w:val="en-GB"/>
                </w:rPr>
                <w:delText>,</w:delText>
              </w:r>
            </w:del>
            <w:ins w:id="1343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431" w:author="Jane Shaw" w:date="2015-10-29T12:40:00Z">
              <w:r w:rsidRPr="00F31509" w:rsidDel="001E04B4">
                <w:rPr>
                  <w:rFonts w:asciiTheme="majorBidi" w:hAnsiTheme="majorBidi" w:cstheme="majorBidi"/>
                  <w:sz w:val="16"/>
                  <w:lang w:val="en-GB"/>
                </w:rPr>
                <w:delText>,</w:delText>
              </w:r>
            </w:del>
            <w:ins w:id="13432"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0FAF3821" w14:textId="273BA8BF"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433" w:author="Jane Shaw" w:date="2015-10-29T12:40:00Z">
              <w:r w:rsidRPr="00F31509" w:rsidDel="001E04B4">
                <w:rPr>
                  <w:rFonts w:asciiTheme="majorBidi" w:hAnsiTheme="majorBidi" w:cstheme="majorBidi"/>
                  <w:sz w:val="16"/>
                  <w:lang w:val="en-GB"/>
                </w:rPr>
                <w:delText>,</w:delText>
              </w:r>
            </w:del>
            <w:ins w:id="13434"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435" w:author="Jane Shaw" w:date="2015-10-29T12:40:00Z">
              <w:r w:rsidRPr="00F31509" w:rsidDel="001E04B4">
                <w:rPr>
                  <w:rFonts w:asciiTheme="majorBidi" w:hAnsiTheme="majorBidi" w:cstheme="majorBidi"/>
                  <w:sz w:val="16"/>
                  <w:lang w:val="en-GB"/>
                </w:rPr>
                <w:delText>,</w:delText>
              </w:r>
            </w:del>
            <w:ins w:id="13436"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00908E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A85C1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E2B395" w14:textId="36C56820"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437" w:author="Jane Shaw" w:date="2015-10-29T12:40:00Z">
              <w:r w:rsidRPr="00F31509" w:rsidDel="001E04B4">
                <w:rPr>
                  <w:rFonts w:asciiTheme="majorBidi" w:hAnsiTheme="majorBidi" w:cstheme="majorBidi"/>
                  <w:sz w:val="16"/>
                  <w:lang w:val="en-GB"/>
                </w:rPr>
                <w:delText>,</w:delText>
              </w:r>
            </w:del>
            <w:ins w:id="1343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21015F2"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26D54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DD5ADB6"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5CDE507F"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57C30A6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72EB54" w14:textId="6570440A"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439" w:author="Jane Shaw" w:date="2015-10-29T12:40:00Z">
              <w:r w:rsidRPr="00F31509" w:rsidDel="001E04B4">
                <w:rPr>
                  <w:rFonts w:asciiTheme="majorBidi" w:hAnsiTheme="majorBidi" w:cstheme="majorBidi"/>
                  <w:sz w:val="16"/>
                  <w:lang w:val="en-GB"/>
                </w:rPr>
                <w:delText>,</w:delText>
              </w:r>
            </w:del>
            <w:ins w:id="1344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441" w:author="Jane Shaw" w:date="2015-10-29T12:40:00Z">
              <w:r w:rsidRPr="00F31509" w:rsidDel="001E04B4">
                <w:rPr>
                  <w:rFonts w:asciiTheme="majorBidi" w:hAnsiTheme="majorBidi" w:cstheme="majorBidi"/>
                  <w:sz w:val="16"/>
                  <w:lang w:val="en-GB"/>
                </w:rPr>
                <w:delText>,</w:delText>
              </w:r>
            </w:del>
            <w:ins w:id="13442"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3BAF486" w14:textId="1EEF1DCF"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443" w:author="Jane Shaw" w:date="2015-10-29T12:40:00Z">
              <w:r w:rsidRPr="00F31509" w:rsidDel="001E04B4">
                <w:rPr>
                  <w:rFonts w:asciiTheme="majorBidi" w:hAnsiTheme="majorBidi" w:cstheme="majorBidi"/>
                  <w:sz w:val="16"/>
                  <w:lang w:val="en-GB"/>
                </w:rPr>
                <w:delText>,</w:delText>
              </w:r>
            </w:del>
            <w:ins w:id="13444"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64367A9" w14:textId="5657506F"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445" w:author="Jane Shaw" w:date="2015-10-29T12:40:00Z">
              <w:r w:rsidRPr="00F31509" w:rsidDel="001E04B4">
                <w:rPr>
                  <w:rFonts w:asciiTheme="majorBidi" w:hAnsiTheme="majorBidi" w:cstheme="majorBidi"/>
                  <w:sz w:val="16"/>
                  <w:lang w:val="en-GB"/>
                </w:rPr>
                <w:delText>,</w:delText>
              </w:r>
            </w:del>
            <w:ins w:id="13446"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52EC93F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F52ED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12CC3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31393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6CC7A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340EE2"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2BDD4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E85D1BD" w14:textId="77777777" w:rsidTr="008D6966">
        <w:tc>
          <w:tcPr>
            <w:cnfStyle w:val="001000000000" w:firstRow="0" w:lastRow="0" w:firstColumn="1" w:lastColumn="0" w:oddVBand="0" w:evenVBand="0" w:oddHBand="0" w:evenHBand="0" w:firstRowFirstColumn="0" w:firstRowLastColumn="0" w:lastRowFirstColumn="0" w:lastRowLastColumn="0"/>
            <w:tcW w:w="405" w:type="pct"/>
          </w:tcPr>
          <w:p w14:paraId="7975F7AE"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DABD14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87C558" w14:textId="6EB5A20A"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447" w:author="Jane Shaw" w:date="2015-10-29T12:40:00Z">
              <w:r w:rsidRPr="00F31509" w:rsidDel="001E04B4">
                <w:rPr>
                  <w:rFonts w:asciiTheme="majorBidi" w:hAnsiTheme="majorBidi" w:cstheme="majorBidi"/>
                  <w:sz w:val="16"/>
                  <w:lang w:val="en-GB"/>
                </w:rPr>
                <w:delText>,</w:delText>
              </w:r>
            </w:del>
            <w:ins w:id="13448"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AAA77D2" w14:textId="4916532B"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449" w:author="Jane Shaw" w:date="2015-10-29T12:40:00Z">
              <w:r w:rsidRPr="00F31509" w:rsidDel="001E04B4">
                <w:rPr>
                  <w:rFonts w:asciiTheme="majorBidi" w:hAnsiTheme="majorBidi" w:cstheme="majorBidi"/>
                  <w:sz w:val="16"/>
                  <w:lang w:val="en-GB"/>
                </w:rPr>
                <w:delText>,</w:delText>
              </w:r>
            </w:del>
            <w:ins w:id="13450" w:author="Jane Shaw" w:date="2015-10-29T12:40:00Z">
              <w:r w:rsidR="001E04B4">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48C3654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10C17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DAAAF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DD196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33D5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F4CE5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9C4E4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74950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0ECBF460" w14:textId="77777777" w:rsidR="008B0C44" w:rsidRPr="00F31509" w:rsidRDefault="008B0C44" w:rsidP="00E52F68">
      <w:pPr>
        <w:jc w:val="both"/>
        <w:rPr>
          <w:rFonts w:asciiTheme="majorBidi" w:hAnsiTheme="majorBidi" w:cstheme="majorBidi"/>
          <w:lang w:val="en-GB"/>
        </w:rPr>
      </w:pPr>
    </w:p>
    <w:p w14:paraId="416AC541" w14:textId="4D75BFEA" w:rsidR="004F65E4" w:rsidRPr="00F31509" w:rsidRDefault="004F65E4" w:rsidP="00E52F68">
      <w:pPr>
        <w:jc w:val="both"/>
        <w:rPr>
          <w:rFonts w:asciiTheme="majorBidi" w:hAnsiTheme="majorBidi" w:cstheme="majorBidi"/>
          <w:lang w:val="en-GB"/>
        </w:rPr>
      </w:pPr>
      <w:del w:id="13451" w:author="Jane Shaw" w:date="2015-10-29T12:42:00Z">
        <w:r w:rsidRPr="00F31509" w:rsidDel="0033382B">
          <w:rPr>
            <w:rFonts w:asciiTheme="majorBidi" w:hAnsiTheme="majorBidi" w:cstheme="majorBidi"/>
            <w:lang w:val="en-GB"/>
          </w:rPr>
          <w:delText xml:space="preserve">We now process forward </w:delText>
        </w:r>
      </w:del>
      <w:r w:rsidR="0033382B" w:rsidRPr="00F31509">
        <w:rPr>
          <w:rFonts w:asciiTheme="majorBidi" w:hAnsiTheme="majorBidi" w:cstheme="majorBidi"/>
          <w:lang w:val="en-GB"/>
        </w:rPr>
        <w:t xml:space="preserve">All </w:t>
      </w:r>
      <w:del w:id="13452" w:author="Jane Shaw" w:date="2015-10-29T12:42:00Z">
        <w:r w:rsidRPr="00F31509" w:rsidDel="0033382B">
          <w:rPr>
            <w:rFonts w:asciiTheme="majorBidi" w:hAnsiTheme="majorBidi" w:cstheme="majorBidi"/>
            <w:lang w:val="en-GB"/>
          </w:rPr>
          <w:delText xml:space="preserve">of </w:delText>
        </w:r>
      </w:del>
      <w:r w:rsidRPr="00F31509">
        <w:rPr>
          <w:rFonts w:asciiTheme="majorBidi" w:hAnsiTheme="majorBidi" w:cstheme="majorBidi"/>
          <w:lang w:val="en-GB"/>
        </w:rPr>
        <w:t xml:space="preserve">the sugar beet and sugar cane quantities </w:t>
      </w:r>
      <w:ins w:id="13453" w:author="Jane Shaw" w:date="2015-10-29T12:42:00Z">
        <w:r w:rsidR="0033382B">
          <w:rPr>
            <w:rFonts w:asciiTheme="majorBidi" w:hAnsiTheme="majorBidi" w:cstheme="majorBidi"/>
            <w:lang w:val="en-GB"/>
          </w:rPr>
          <w:t xml:space="preserve">are now broken down </w:t>
        </w:r>
      </w:ins>
      <w:r w:rsidRPr="00F31509">
        <w:rPr>
          <w:rFonts w:asciiTheme="majorBidi" w:hAnsiTheme="majorBidi" w:cstheme="majorBidi"/>
          <w:lang w:val="en-GB"/>
        </w:rPr>
        <w:t xml:space="preserve">into raw sugar and </w:t>
      </w:r>
      <w:del w:id="13454" w:author="Jane Shaw" w:date="2015-10-29T12:43:00Z">
        <w:r w:rsidRPr="00F31509" w:rsidDel="0033382B">
          <w:rPr>
            <w:rFonts w:asciiTheme="majorBidi" w:hAnsiTheme="majorBidi" w:cstheme="majorBidi"/>
            <w:lang w:val="en-GB"/>
          </w:rPr>
          <w:delText xml:space="preserve">the </w:delText>
        </w:r>
      </w:del>
      <w:r w:rsidRPr="00F31509">
        <w:rPr>
          <w:rFonts w:asciiTheme="majorBidi" w:hAnsiTheme="majorBidi" w:cstheme="majorBidi"/>
          <w:lang w:val="en-GB"/>
        </w:rPr>
        <w:t xml:space="preserve">associated by-products. </w:t>
      </w:r>
      <w:ins w:id="13455" w:author="Jane Shaw" w:date="2015-11-07T20:14:00Z">
        <w:r w:rsidR="00643AA0">
          <w:rPr>
            <w:rFonts w:asciiTheme="majorBidi" w:hAnsiTheme="majorBidi" w:cstheme="majorBidi"/>
            <w:lang w:val="en-GB"/>
          </w:rPr>
          <w:t xml:space="preserve">In this example, </w:t>
        </w:r>
      </w:ins>
      <w:r w:rsidR="00643AA0" w:rsidRPr="00F31509">
        <w:rPr>
          <w:rFonts w:asciiTheme="majorBidi" w:hAnsiTheme="majorBidi" w:cstheme="majorBidi"/>
          <w:lang w:val="en-GB"/>
        </w:rPr>
        <w:t xml:space="preserve">the </w:t>
      </w:r>
      <w:r w:rsidRPr="00F31509">
        <w:rPr>
          <w:rFonts w:asciiTheme="majorBidi" w:hAnsiTheme="majorBidi" w:cstheme="majorBidi"/>
          <w:lang w:val="en-GB"/>
        </w:rPr>
        <w:t xml:space="preserve">production quantities of </w:t>
      </w:r>
      <w:del w:id="13456" w:author="Jane Shaw" w:date="2015-10-29T12:43:00Z">
        <w:r w:rsidRPr="00F31509" w:rsidDel="0033382B">
          <w:rPr>
            <w:rFonts w:asciiTheme="majorBidi" w:hAnsiTheme="majorBidi" w:cstheme="majorBidi"/>
            <w:lang w:val="en-GB"/>
          </w:rPr>
          <w:delText xml:space="preserve">the </w:delText>
        </w:r>
      </w:del>
      <w:r w:rsidRPr="00F31509">
        <w:rPr>
          <w:rFonts w:asciiTheme="majorBidi" w:hAnsiTheme="majorBidi" w:cstheme="majorBidi"/>
          <w:lang w:val="en-GB"/>
        </w:rPr>
        <w:t xml:space="preserve">sugar crops </w:t>
      </w:r>
      <w:del w:id="13457" w:author="Jane Shaw" w:date="2015-11-07T20:15:00Z">
        <w:r w:rsidRPr="00F31509" w:rsidDel="00643AA0">
          <w:rPr>
            <w:rFonts w:asciiTheme="majorBidi" w:hAnsiTheme="majorBidi" w:cstheme="majorBidi"/>
            <w:lang w:val="en-GB"/>
          </w:rPr>
          <w:delText xml:space="preserve">were </w:delText>
        </w:r>
      </w:del>
      <w:ins w:id="13458" w:author="Jane Shaw" w:date="2015-11-07T20:15:00Z">
        <w:r w:rsidR="00643AA0">
          <w:rPr>
            <w:rFonts w:asciiTheme="majorBidi" w:hAnsiTheme="majorBidi" w:cstheme="majorBidi"/>
            <w:lang w:val="en-GB"/>
          </w:rPr>
          <w:t xml:space="preserve">are </w:t>
        </w:r>
      </w:ins>
      <w:r w:rsidRPr="00F31509">
        <w:rPr>
          <w:rFonts w:asciiTheme="majorBidi" w:hAnsiTheme="majorBidi" w:cstheme="majorBidi"/>
          <w:lang w:val="en-GB"/>
        </w:rPr>
        <w:t xml:space="preserve">officially reported, </w:t>
      </w:r>
      <w:del w:id="13459" w:author="Jane Shaw" w:date="2015-11-07T20:15:00Z">
        <w:r w:rsidRPr="00F31509" w:rsidDel="00643AA0">
          <w:rPr>
            <w:rFonts w:asciiTheme="majorBidi" w:hAnsiTheme="majorBidi" w:cstheme="majorBidi"/>
            <w:lang w:val="en-GB"/>
          </w:rPr>
          <w:delText xml:space="preserve">and </w:delText>
        </w:r>
      </w:del>
      <w:ins w:id="13460" w:author="Jane Shaw" w:date="2015-11-07T20:15:00Z">
        <w:r w:rsidR="00643AA0">
          <w:rPr>
            <w:rFonts w:asciiTheme="majorBidi" w:hAnsiTheme="majorBidi" w:cstheme="majorBidi"/>
            <w:lang w:val="en-GB"/>
          </w:rPr>
          <w:t xml:space="preserve">so </w:t>
        </w:r>
      </w:ins>
      <w:r w:rsidRPr="00F31509">
        <w:rPr>
          <w:rFonts w:asciiTheme="majorBidi" w:hAnsiTheme="majorBidi" w:cstheme="majorBidi"/>
          <w:lang w:val="en-GB"/>
        </w:rPr>
        <w:t xml:space="preserve">after </w:t>
      </w:r>
      <w:del w:id="13461" w:author="Jane Shaw" w:date="2015-10-29T12:43:00Z">
        <w:r w:rsidRPr="00F31509" w:rsidDel="0033382B">
          <w:rPr>
            <w:rFonts w:asciiTheme="majorBidi" w:hAnsiTheme="majorBidi" w:cstheme="majorBidi"/>
            <w:lang w:val="en-GB"/>
          </w:rPr>
          <w:delText xml:space="preserve">a </w:delText>
        </w:r>
      </w:del>
      <w:r w:rsidRPr="00F31509">
        <w:rPr>
          <w:rFonts w:asciiTheme="majorBidi" w:hAnsiTheme="majorBidi" w:cstheme="majorBidi"/>
          <w:lang w:val="en-GB"/>
        </w:rPr>
        <w:t>minor allocation</w:t>
      </w:r>
      <w:ins w:id="13462" w:author="Jane Shaw" w:date="2015-10-29T12:43:00Z">
        <w:r w:rsidR="0033382B">
          <w:rPr>
            <w:rFonts w:asciiTheme="majorBidi" w:hAnsiTheme="majorBidi" w:cstheme="majorBidi"/>
            <w:lang w:val="en-GB"/>
          </w:rPr>
          <w:t>s</w:t>
        </w:r>
      </w:ins>
      <w:r w:rsidRPr="00F31509">
        <w:rPr>
          <w:rFonts w:asciiTheme="majorBidi" w:hAnsiTheme="majorBidi" w:cstheme="majorBidi"/>
          <w:lang w:val="en-GB"/>
        </w:rPr>
        <w:t xml:space="preserve"> to seed and waste, these quantities are </w:t>
      </w:r>
      <w:del w:id="13463" w:author="Jane Shaw" w:date="2015-10-29T12:43:00Z">
        <w:r w:rsidRPr="00F31509" w:rsidDel="0033382B">
          <w:rPr>
            <w:rFonts w:asciiTheme="majorBidi" w:hAnsiTheme="majorBidi" w:cstheme="majorBidi"/>
            <w:lang w:val="en-GB"/>
          </w:rPr>
          <w:delText xml:space="preserve">essentially </w:delText>
        </w:r>
      </w:del>
      <w:r w:rsidRPr="00F31509">
        <w:rPr>
          <w:rFonts w:asciiTheme="majorBidi" w:hAnsiTheme="majorBidi" w:cstheme="majorBidi"/>
          <w:lang w:val="en-GB"/>
        </w:rPr>
        <w:t xml:space="preserve">allocated to </w:t>
      </w:r>
      <w:ins w:id="13464" w:author="Jane Shaw" w:date="2015-10-29T12:43:00Z">
        <w:r w:rsidR="0033382B">
          <w:rPr>
            <w:rFonts w:asciiTheme="majorBidi" w:hAnsiTheme="majorBidi" w:cstheme="majorBidi"/>
            <w:lang w:val="en-GB"/>
          </w:rPr>
          <w:t xml:space="preserve">the </w:t>
        </w:r>
      </w:ins>
      <w:r w:rsidRPr="00F31509">
        <w:rPr>
          <w:rFonts w:asciiTheme="majorBidi" w:hAnsiTheme="majorBidi" w:cstheme="majorBidi"/>
          <w:lang w:val="en-GB"/>
        </w:rPr>
        <w:t xml:space="preserve">production of </w:t>
      </w:r>
      <w:del w:id="13465" w:author="Jane Shaw" w:date="2015-10-29T12:43:00Z">
        <w:r w:rsidRPr="00F31509" w:rsidDel="0033382B">
          <w:rPr>
            <w:rFonts w:asciiTheme="majorBidi" w:hAnsiTheme="majorBidi" w:cstheme="majorBidi"/>
            <w:lang w:val="en-GB"/>
          </w:rPr>
          <w:delText xml:space="preserve">the </w:delText>
        </w:r>
      </w:del>
      <w:r w:rsidRPr="00F31509">
        <w:rPr>
          <w:rFonts w:asciiTheme="majorBidi" w:hAnsiTheme="majorBidi" w:cstheme="majorBidi"/>
          <w:lang w:val="en-GB"/>
        </w:rPr>
        <w:t>processed commodities</w:t>
      </w:r>
      <w:ins w:id="13466" w:author="Jane Shaw" w:date="2015-10-29T12:44:00Z">
        <w:r w:rsidR="0033382B">
          <w:rPr>
            <w:rFonts w:asciiTheme="majorBidi" w:hAnsiTheme="majorBidi" w:cstheme="majorBidi"/>
            <w:lang w:val="en-GB"/>
          </w:rPr>
          <w:t xml:space="preserve"> (Table 42)</w:t>
        </w:r>
      </w:ins>
      <w:r w:rsidRPr="00F31509">
        <w:rPr>
          <w:rFonts w:asciiTheme="majorBidi" w:hAnsiTheme="majorBidi" w:cstheme="majorBidi"/>
          <w:lang w:val="en-GB"/>
        </w:rPr>
        <w:t>. Th</w:t>
      </w:r>
      <w:ins w:id="13467" w:author="Jane Shaw" w:date="2015-10-29T12:44:00Z">
        <w:r w:rsidR="0033382B">
          <w:rPr>
            <w:rFonts w:asciiTheme="majorBidi" w:hAnsiTheme="majorBidi" w:cstheme="majorBidi"/>
            <w:lang w:val="en-GB"/>
          </w:rPr>
          <w:t>ese</w:t>
        </w:r>
      </w:ins>
      <w:del w:id="13468" w:author="Jane Shaw" w:date="2015-10-29T12:44:00Z">
        <w:r w:rsidRPr="00F31509" w:rsidDel="0033382B">
          <w:rPr>
            <w:rFonts w:asciiTheme="majorBidi" w:hAnsiTheme="majorBidi" w:cstheme="majorBidi"/>
            <w:lang w:val="en-GB"/>
          </w:rPr>
          <w:delText>is</w:delText>
        </w:r>
      </w:del>
      <w:r w:rsidRPr="00F31509">
        <w:rPr>
          <w:rFonts w:asciiTheme="majorBidi" w:hAnsiTheme="majorBidi" w:cstheme="majorBidi"/>
          <w:lang w:val="en-GB"/>
        </w:rPr>
        <w:t xml:space="preserve"> production </w:t>
      </w:r>
      <w:del w:id="13469" w:author="Jane Shaw" w:date="2015-10-29T12:44:00Z">
        <w:r w:rsidRPr="00F31509" w:rsidDel="0033382B">
          <w:rPr>
            <w:rFonts w:asciiTheme="majorBidi" w:hAnsiTheme="majorBidi" w:cstheme="majorBidi"/>
            <w:lang w:val="en-GB"/>
          </w:rPr>
          <w:delText xml:space="preserve">is </w:delText>
        </w:r>
      </w:del>
      <w:ins w:id="13470" w:author="Jane Shaw" w:date="2015-10-29T12:44:00Z">
        <w:r w:rsidR="0033382B">
          <w:rPr>
            <w:rFonts w:asciiTheme="majorBidi" w:hAnsiTheme="majorBidi" w:cstheme="majorBidi"/>
            <w:lang w:val="en-GB"/>
          </w:rPr>
          <w:t xml:space="preserve">figures are </w:t>
        </w:r>
      </w:ins>
      <w:r w:rsidRPr="00F31509">
        <w:rPr>
          <w:rFonts w:asciiTheme="majorBidi" w:hAnsiTheme="majorBidi" w:cstheme="majorBidi"/>
          <w:lang w:val="en-GB"/>
        </w:rPr>
        <w:t>therefore also considered official.</w:t>
      </w:r>
    </w:p>
    <w:p w14:paraId="381E1D8D" w14:textId="1F75735A" w:rsidR="004F65E4" w:rsidRPr="00F31509" w:rsidRDefault="004F65E4" w:rsidP="004F65E4">
      <w:pPr>
        <w:pStyle w:val="Didascalia"/>
        <w:keepNext/>
        <w:rPr>
          <w:rFonts w:asciiTheme="majorBidi" w:hAnsiTheme="majorBidi" w:cstheme="majorBidi"/>
          <w:b/>
          <w:lang w:val="en-GB"/>
        </w:rPr>
      </w:pPr>
      <w:bookmarkStart w:id="13471" w:name="_Toc42842358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42</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del w:id="13472" w:author="Jane Shaw" w:date="2015-10-29T12:45:00Z">
        <w:r w:rsidRPr="00F31509" w:rsidDel="0033382B">
          <w:rPr>
            <w:rFonts w:asciiTheme="majorBidi" w:hAnsiTheme="majorBidi" w:cstheme="majorBidi"/>
            <w:lang w:val="en-GB"/>
          </w:rPr>
          <w:delText xml:space="preserve">Completing the sugar table for </w:delText>
        </w:r>
      </w:del>
      <w:ins w:id="13473" w:author="Jane Shaw" w:date="2015-10-29T12:45:00Z">
        <w:r w:rsidR="0033382B">
          <w:rPr>
            <w:rFonts w:asciiTheme="majorBidi" w:hAnsiTheme="majorBidi" w:cstheme="majorBidi"/>
            <w:lang w:val="en-GB"/>
          </w:rPr>
          <w:t xml:space="preserve">Adding </w:t>
        </w:r>
      </w:ins>
      <w:r w:rsidRPr="00F31509">
        <w:rPr>
          <w:rFonts w:asciiTheme="majorBidi" w:hAnsiTheme="majorBidi" w:cstheme="majorBidi"/>
          <w:lang w:val="en-GB"/>
        </w:rPr>
        <w:t xml:space="preserve">by-products of </w:t>
      </w:r>
      <w:del w:id="13474" w:author="Jane Shaw" w:date="2015-10-29T12:45:00Z">
        <w:r w:rsidRPr="00F31509" w:rsidDel="0033382B">
          <w:rPr>
            <w:rFonts w:asciiTheme="majorBidi" w:hAnsiTheme="majorBidi" w:cstheme="majorBidi"/>
            <w:lang w:val="en-GB"/>
          </w:rPr>
          <w:delText xml:space="preserve">sugar </w:delText>
        </w:r>
      </w:del>
      <w:r w:rsidRPr="00F31509">
        <w:rPr>
          <w:rFonts w:asciiTheme="majorBidi" w:hAnsiTheme="majorBidi" w:cstheme="majorBidi"/>
          <w:lang w:val="en-GB"/>
        </w:rPr>
        <w:t>production/processing</w:t>
      </w:r>
      <w:bookmarkEnd w:id="13471"/>
      <w:ins w:id="13475" w:author="Jane Shaw" w:date="2015-10-29T12:46:00Z">
        <w:r w:rsidR="0033382B">
          <w:rPr>
            <w:rFonts w:asciiTheme="majorBidi" w:hAnsiTheme="majorBidi" w:cstheme="majorBidi"/>
            <w:lang w:val="en-GB"/>
          </w:rPr>
          <w:t xml:space="preserve"> to the SUA table for sugar</w:t>
        </w:r>
      </w:ins>
    </w:p>
    <w:tbl>
      <w:tblPr>
        <w:tblStyle w:val="Tabellaclassica1"/>
        <w:tblW w:w="5261" w:type="pct"/>
        <w:tblLook w:val="04A0" w:firstRow="1" w:lastRow="0" w:firstColumn="1" w:lastColumn="0" w:noHBand="0" w:noVBand="1"/>
      </w:tblPr>
      <w:tblGrid>
        <w:gridCol w:w="1199"/>
        <w:gridCol w:w="981"/>
        <w:gridCol w:w="840"/>
        <w:gridCol w:w="766"/>
        <w:gridCol w:w="878"/>
        <w:gridCol w:w="724"/>
        <w:gridCol w:w="1103"/>
        <w:gridCol w:w="545"/>
        <w:gridCol w:w="536"/>
        <w:gridCol w:w="723"/>
        <w:gridCol w:w="901"/>
        <w:gridCol w:w="528"/>
      </w:tblGrid>
      <w:tr w:rsidR="008D6966" w:rsidRPr="00F31509" w14:paraId="3D5CA12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14:paraId="76607E97" w14:textId="0D5A0E19"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6EE554EC" w14:textId="4A29D219"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EF7DB7E" w14:textId="2DDE3DF8"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35AC510F" w14:textId="02B939F9"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2EAE6FA9" w14:textId="53A0CB5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74FE7D9C" w14:textId="47B0B04A"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6225B3FE" w14:textId="0BA67093"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5B770DE2" w14:textId="33225E4B"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15C858D" w14:textId="2BB95C64"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557C1BA8" w14:textId="679CFAF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53DE708" w14:textId="2830CD8E"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02D4EB89" w14:textId="0EC2C86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4F103ED5"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259EA8AA" w14:textId="095CA945"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14:paraId="52B950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49C1C9" w14:textId="13F21359"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476" w:author="Jane Shaw" w:date="2015-10-29T12:47:00Z">
              <w:r w:rsidRPr="00F31509" w:rsidDel="0033382B">
                <w:rPr>
                  <w:rFonts w:asciiTheme="majorBidi" w:hAnsiTheme="majorBidi" w:cstheme="majorBidi"/>
                  <w:sz w:val="16"/>
                  <w:lang w:val="en-GB"/>
                </w:rPr>
                <w:delText>,</w:delText>
              </w:r>
            </w:del>
            <w:ins w:id="13477"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6A9BF783" w14:textId="48DCF56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478" w:author="Jane Shaw" w:date="2015-10-29T12:47:00Z">
              <w:r w:rsidRPr="00F31509" w:rsidDel="0033382B">
                <w:rPr>
                  <w:rFonts w:asciiTheme="majorBidi" w:hAnsiTheme="majorBidi" w:cstheme="majorBidi"/>
                  <w:sz w:val="16"/>
                  <w:lang w:val="en-GB"/>
                </w:rPr>
                <w:delText>,</w:delText>
              </w:r>
            </w:del>
            <w:ins w:id="13479"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C733E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439C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E6A6C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8F2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ACC8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9535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F4304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17BF3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43FCDD1"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3D4749A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2E117BB" w14:textId="254EADB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w:t>
            </w:r>
            <w:del w:id="13480" w:author="Jane Shaw" w:date="2015-10-29T12:47:00Z">
              <w:r w:rsidRPr="00F31509" w:rsidDel="0033382B">
                <w:rPr>
                  <w:rFonts w:asciiTheme="majorBidi" w:hAnsiTheme="majorBidi" w:cstheme="majorBidi"/>
                  <w:b/>
                  <w:sz w:val="16"/>
                  <w:lang w:val="en-GB"/>
                </w:rPr>
                <w:delText>,</w:delText>
              </w:r>
            </w:del>
            <w:ins w:id="13481"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389</w:t>
            </w:r>
            <w:del w:id="13482" w:author="Jane Shaw" w:date="2015-10-29T12:47:00Z">
              <w:r w:rsidRPr="00F31509" w:rsidDel="0033382B">
                <w:rPr>
                  <w:rFonts w:asciiTheme="majorBidi" w:hAnsiTheme="majorBidi" w:cstheme="majorBidi"/>
                  <w:b/>
                  <w:sz w:val="16"/>
                  <w:lang w:val="en-GB"/>
                </w:rPr>
                <w:delText>,</w:delText>
              </w:r>
            </w:del>
            <w:ins w:id="13483"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405844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53ADF70" w14:textId="566BC40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484" w:author="Jane Shaw" w:date="2015-10-29T12:47:00Z">
              <w:r w:rsidRPr="00F31509" w:rsidDel="0033382B">
                <w:rPr>
                  <w:rFonts w:asciiTheme="majorBidi" w:hAnsiTheme="majorBidi" w:cstheme="majorBidi"/>
                  <w:sz w:val="16"/>
                  <w:lang w:val="en-GB"/>
                </w:rPr>
                <w:delText>,</w:delText>
              </w:r>
            </w:del>
            <w:ins w:id="13485"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0E9A94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463AD0" w14:textId="0ECED9F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486" w:author="Jane Shaw" w:date="2015-10-29T12:47:00Z">
              <w:r w:rsidRPr="00F31509" w:rsidDel="0033382B">
                <w:rPr>
                  <w:rFonts w:asciiTheme="majorBidi" w:hAnsiTheme="majorBidi" w:cstheme="majorBidi"/>
                  <w:sz w:val="16"/>
                  <w:lang w:val="en-GB"/>
                </w:rPr>
                <w:delText>,</w:delText>
              </w:r>
            </w:del>
            <w:ins w:id="13487"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488" w:author="Jane Shaw" w:date="2015-10-29T12:47:00Z">
              <w:r w:rsidRPr="00F31509" w:rsidDel="0033382B">
                <w:rPr>
                  <w:rFonts w:asciiTheme="majorBidi" w:hAnsiTheme="majorBidi" w:cstheme="majorBidi"/>
                  <w:sz w:val="16"/>
                  <w:lang w:val="en-GB"/>
                </w:rPr>
                <w:delText>,</w:delText>
              </w:r>
            </w:del>
            <w:ins w:id="13489"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304B1D79" w14:textId="739EE39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490" w:author="Jane Shaw" w:date="2015-10-29T12:47:00Z">
              <w:r w:rsidRPr="00F31509" w:rsidDel="0033382B">
                <w:rPr>
                  <w:rFonts w:asciiTheme="majorBidi" w:hAnsiTheme="majorBidi" w:cstheme="majorBidi"/>
                  <w:sz w:val="16"/>
                  <w:lang w:val="en-GB"/>
                </w:rPr>
                <w:delText>,</w:delText>
              </w:r>
            </w:del>
            <w:ins w:id="13491"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492" w:author="Jane Shaw" w:date="2015-10-29T12:47:00Z">
              <w:r w:rsidRPr="00F31509" w:rsidDel="0033382B">
                <w:rPr>
                  <w:rFonts w:asciiTheme="majorBidi" w:hAnsiTheme="majorBidi" w:cstheme="majorBidi"/>
                  <w:sz w:val="16"/>
                  <w:lang w:val="en-GB"/>
                </w:rPr>
                <w:delText>,</w:delText>
              </w:r>
            </w:del>
            <w:ins w:id="13493"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4CB6719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3178E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F7890A" w14:textId="318D0A2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494" w:author="Jane Shaw" w:date="2015-10-29T12:47:00Z">
              <w:r w:rsidRPr="00F31509" w:rsidDel="0033382B">
                <w:rPr>
                  <w:rFonts w:asciiTheme="majorBidi" w:hAnsiTheme="majorBidi" w:cstheme="majorBidi"/>
                  <w:sz w:val="16"/>
                  <w:lang w:val="en-GB"/>
                </w:rPr>
                <w:delText>,</w:delText>
              </w:r>
            </w:del>
            <w:ins w:id="13495"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550FF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6D6E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891AD1D"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6EC798A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7A3719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E69C7A" w14:textId="499E795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496" w:author="Jane Shaw" w:date="2015-10-29T12:47:00Z">
              <w:r w:rsidRPr="00F31509" w:rsidDel="0033382B">
                <w:rPr>
                  <w:rFonts w:asciiTheme="majorBidi" w:hAnsiTheme="majorBidi" w:cstheme="majorBidi"/>
                  <w:sz w:val="16"/>
                  <w:lang w:val="en-GB"/>
                </w:rPr>
                <w:delText>,</w:delText>
              </w:r>
            </w:del>
            <w:ins w:id="13497"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498" w:author="Jane Shaw" w:date="2015-10-29T12:47:00Z">
              <w:r w:rsidRPr="00F31509" w:rsidDel="0033382B">
                <w:rPr>
                  <w:rFonts w:asciiTheme="majorBidi" w:hAnsiTheme="majorBidi" w:cstheme="majorBidi"/>
                  <w:sz w:val="16"/>
                  <w:lang w:val="en-GB"/>
                </w:rPr>
                <w:delText>,</w:delText>
              </w:r>
            </w:del>
            <w:ins w:id="13499"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00DD2A7" w14:textId="5FA25B6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500" w:author="Jane Shaw" w:date="2015-10-29T12:47:00Z">
              <w:r w:rsidRPr="00F31509" w:rsidDel="0033382B">
                <w:rPr>
                  <w:rFonts w:asciiTheme="majorBidi" w:hAnsiTheme="majorBidi" w:cstheme="majorBidi"/>
                  <w:sz w:val="16"/>
                  <w:lang w:val="en-GB"/>
                </w:rPr>
                <w:delText>,</w:delText>
              </w:r>
            </w:del>
            <w:ins w:id="13501"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D5744CF" w14:textId="7299FD0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502" w:author="Jane Shaw" w:date="2015-10-29T12:47:00Z">
              <w:r w:rsidRPr="00F31509" w:rsidDel="0033382B">
                <w:rPr>
                  <w:rFonts w:asciiTheme="majorBidi" w:hAnsiTheme="majorBidi" w:cstheme="majorBidi"/>
                  <w:sz w:val="16"/>
                  <w:lang w:val="en-GB"/>
                </w:rPr>
                <w:delText>,</w:delText>
              </w:r>
            </w:del>
            <w:ins w:id="13503"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7F7818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3016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DE97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5F9B5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D7838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DD453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B5BFF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2E30AAC"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7AAF13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03F500B0" w14:textId="6879285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w:t>
            </w:r>
            <w:del w:id="13504" w:author="Jane Shaw" w:date="2015-10-29T12:47:00Z">
              <w:r w:rsidRPr="00F31509" w:rsidDel="0033382B">
                <w:rPr>
                  <w:rFonts w:asciiTheme="majorBidi" w:hAnsiTheme="majorBidi" w:cstheme="majorBidi"/>
                  <w:b/>
                  <w:sz w:val="16"/>
                  <w:lang w:val="en-GB"/>
                </w:rPr>
                <w:delText>,</w:delText>
              </w:r>
            </w:del>
            <w:ins w:id="13505"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284</w:t>
            </w:r>
            <w:del w:id="13506" w:author="Jane Shaw" w:date="2015-10-29T12:47:00Z">
              <w:r w:rsidRPr="00F31509" w:rsidDel="0033382B">
                <w:rPr>
                  <w:rFonts w:asciiTheme="majorBidi" w:hAnsiTheme="majorBidi" w:cstheme="majorBidi"/>
                  <w:b/>
                  <w:sz w:val="16"/>
                  <w:lang w:val="en-GB"/>
                </w:rPr>
                <w:delText>,</w:delText>
              </w:r>
            </w:del>
            <w:ins w:id="13507"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6927FF68" w14:textId="0B0D52A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508" w:author="Jane Shaw" w:date="2015-10-29T12:47:00Z">
              <w:r w:rsidRPr="00F31509" w:rsidDel="0033382B">
                <w:rPr>
                  <w:rFonts w:asciiTheme="majorBidi" w:hAnsiTheme="majorBidi" w:cstheme="majorBidi"/>
                  <w:sz w:val="16"/>
                  <w:lang w:val="en-GB"/>
                </w:rPr>
                <w:delText>,</w:delText>
              </w:r>
            </w:del>
            <w:ins w:id="13509"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E7E1DB6" w14:textId="192850E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510" w:author="Jane Shaw" w:date="2015-10-29T12:47:00Z">
              <w:r w:rsidRPr="00F31509" w:rsidDel="0033382B">
                <w:rPr>
                  <w:rFonts w:asciiTheme="majorBidi" w:hAnsiTheme="majorBidi" w:cstheme="majorBidi"/>
                  <w:sz w:val="16"/>
                  <w:lang w:val="en-GB"/>
                </w:rPr>
                <w:delText>,</w:delText>
              </w:r>
            </w:del>
            <w:ins w:id="13511" w:author="Jane Shaw" w:date="2015-10-29T12:47: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7469C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E6C68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B2E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1BFE1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0A4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DE20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96BE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067C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D019028"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0B1D501D" w14:textId="4D3F642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14:paraId="7E97241A" w14:textId="2CABB1B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3512" w:author="Jane Shaw" w:date="2015-10-29T12:47:00Z">
              <w:r w:rsidRPr="00F31509" w:rsidDel="0033382B">
                <w:rPr>
                  <w:rFonts w:asciiTheme="majorBidi" w:hAnsiTheme="majorBidi" w:cstheme="majorBidi"/>
                  <w:b/>
                  <w:sz w:val="16"/>
                  <w:lang w:val="en-GB"/>
                </w:rPr>
                <w:delText>,</w:delText>
              </w:r>
            </w:del>
            <w:ins w:id="13513"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834</w:t>
            </w:r>
            <w:del w:id="13514" w:author="Jane Shaw" w:date="2015-10-29T12:47:00Z">
              <w:r w:rsidRPr="00F31509" w:rsidDel="0033382B">
                <w:rPr>
                  <w:rFonts w:asciiTheme="majorBidi" w:hAnsiTheme="majorBidi" w:cstheme="majorBidi"/>
                  <w:b/>
                  <w:sz w:val="16"/>
                  <w:lang w:val="en-GB"/>
                </w:rPr>
                <w:delText>,</w:delText>
              </w:r>
            </w:del>
            <w:ins w:id="13515"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0750E2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5196E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BB3B5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83F11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699F22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AEBD3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42A4A0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567AC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5643E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1C63C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6AD56845"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3004178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2806EA49" w14:textId="50F3A38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w:t>
            </w:r>
            <w:del w:id="13516" w:author="Jane Shaw" w:date="2015-10-29T12:47:00Z">
              <w:r w:rsidRPr="00F31509" w:rsidDel="0033382B">
                <w:rPr>
                  <w:rFonts w:asciiTheme="majorBidi" w:hAnsiTheme="majorBidi" w:cstheme="majorBidi"/>
                  <w:b/>
                  <w:sz w:val="16"/>
                  <w:lang w:val="en-GB"/>
                </w:rPr>
                <w:delText>,</w:delText>
              </w:r>
            </w:del>
            <w:ins w:id="13517"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183</w:t>
            </w:r>
            <w:del w:id="13518" w:author="Jane Shaw" w:date="2015-10-29T12:47:00Z">
              <w:r w:rsidRPr="00F31509" w:rsidDel="0033382B">
                <w:rPr>
                  <w:rFonts w:asciiTheme="majorBidi" w:hAnsiTheme="majorBidi" w:cstheme="majorBidi"/>
                  <w:b/>
                  <w:sz w:val="16"/>
                  <w:lang w:val="en-GB"/>
                </w:rPr>
                <w:delText>,</w:delText>
              </w:r>
            </w:del>
            <w:ins w:id="13519" w:author="Jane Shaw" w:date="2015-10-29T12:47: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700</w:t>
            </w:r>
          </w:p>
        </w:tc>
        <w:tc>
          <w:tcPr>
            <w:tcW w:w="0" w:type="auto"/>
          </w:tcPr>
          <w:p w14:paraId="2C56C9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877BC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7E61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F6E914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FC883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A5841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6E5B7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5AC50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8702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C72CA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180E05B9" w14:textId="77777777" w:rsidR="008B0C44" w:rsidRPr="00F31509" w:rsidRDefault="008B0C44" w:rsidP="00E52F68">
      <w:pPr>
        <w:jc w:val="both"/>
        <w:rPr>
          <w:rFonts w:asciiTheme="majorBidi" w:hAnsiTheme="majorBidi" w:cstheme="majorBidi"/>
          <w:lang w:val="en-GB"/>
        </w:rPr>
      </w:pPr>
    </w:p>
    <w:p w14:paraId="6CFE37FC" w14:textId="781EDA95" w:rsidR="004F65E4" w:rsidRPr="00F31509" w:rsidRDefault="004F65E4" w:rsidP="00E52F68">
      <w:pPr>
        <w:jc w:val="both"/>
        <w:rPr>
          <w:rFonts w:asciiTheme="majorBidi" w:hAnsiTheme="majorBidi" w:cstheme="majorBidi"/>
          <w:lang w:val="en-GB"/>
        </w:rPr>
      </w:pPr>
      <w:del w:id="13520" w:author="Jane Shaw" w:date="2015-10-29T12:48:00Z">
        <w:r w:rsidRPr="00F31509" w:rsidDel="0033382B">
          <w:rPr>
            <w:rFonts w:asciiTheme="majorBidi" w:eastAsia="Times New Roman" w:hAnsiTheme="majorBidi" w:cstheme="majorBidi"/>
            <w:lang w:val="en-GB"/>
          </w:rPr>
          <w:delText xml:space="preserve">Thus, we can </w:delText>
        </w:r>
      </w:del>
      <w:ins w:id="13521" w:author="Jane Shaw" w:date="2015-10-29T12:48:00Z">
        <w:r w:rsidR="0033382B">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 xml:space="preserve">now </w:t>
      </w:r>
      <w:ins w:id="13522" w:author="Jane Shaw" w:date="2015-11-07T20:15:00Z">
        <w:r w:rsidR="00643AA0">
          <w:rPr>
            <w:rFonts w:asciiTheme="majorBidi" w:eastAsia="Times New Roman" w:hAnsiTheme="majorBidi" w:cstheme="majorBidi"/>
            <w:lang w:val="en-GB"/>
          </w:rPr>
          <w:t xml:space="preserve">necessary </w:t>
        </w:r>
      </w:ins>
      <w:ins w:id="13523" w:author="Jane Shaw" w:date="2015-10-29T12:48:00Z">
        <w:r w:rsidR="0033382B">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determine the quantit</w:t>
      </w:r>
      <w:ins w:id="13524" w:author="Jane Shaw" w:date="2015-10-29T12:48:00Z">
        <w:r w:rsidR="0033382B">
          <w:rPr>
            <w:rFonts w:asciiTheme="majorBidi" w:eastAsia="Times New Roman" w:hAnsiTheme="majorBidi" w:cstheme="majorBidi"/>
            <w:lang w:val="en-GB"/>
          </w:rPr>
          <w:t>ies</w:t>
        </w:r>
      </w:ins>
      <w:del w:id="13525" w:author="Jane Shaw" w:date="2015-10-29T12:48:00Z">
        <w:r w:rsidRPr="00F31509" w:rsidDel="0033382B">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of molasses and beet pulp (by-products of </w:t>
      </w:r>
      <w:del w:id="13526" w:author="Jane Shaw" w:date="2015-10-29T12:48:00Z">
        <w:r w:rsidRPr="00F31509" w:rsidDel="0033382B">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sugar processing) feed that </w:t>
      </w:r>
      <w:del w:id="13527" w:author="Jane Shaw" w:date="2015-10-29T12:48:00Z">
        <w:r w:rsidRPr="00F31509" w:rsidDel="0033382B">
          <w:rPr>
            <w:rFonts w:asciiTheme="majorBidi" w:eastAsia="Times New Roman" w:hAnsiTheme="majorBidi" w:cstheme="majorBidi"/>
            <w:lang w:val="en-GB"/>
          </w:rPr>
          <w:delText xml:space="preserve">we have </w:delText>
        </w:r>
      </w:del>
      <w:ins w:id="13528" w:author="Jane Shaw" w:date="2015-10-29T12:48:00Z">
        <w:r w:rsidR="0033382B">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produced (</w:t>
      </w:r>
      <w:r w:rsidR="00E24798">
        <w:fldChar w:fldCharType="begin"/>
      </w:r>
      <w:r w:rsidR="00E24798">
        <w:instrText xml:space="preserve"> REF _Ref428260199 \h  \* MERGEFORMAT </w:instrText>
      </w:r>
      <w:r w:rsidR="00E24798">
        <w:fldChar w:fldCharType="separate"/>
      </w:r>
      <w:ins w:id="13529" w:author="Jane Shaw" w:date="2015-11-01T20:53:00Z">
        <w:r w:rsidR="00311179" w:rsidRPr="00311179">
          <w:rPr>
            <w:rFonts w:asciiTheme="majorBidi" w:eastAsia="Times New Roman" w:hAnsiTheme="majorBidi" w:cstheme="majorBidi"/>
            <w:lang w:val="en-GB"/>
            <w:rPrChange w:id="13530"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3531" w:author="Jane Shaw" w:date="2015-11-01T20:53:00Z">
              <w:rPr>
                <w:rFonts w:asciiTheme="majorBidi" w:hAnsiTheme="majorBidi" w:cstheme="majorBidi"/>
                <w:noProof/>
                <w:lang w:val="en-GB"/>
              </w:rPr>
            </w:rPrChange>
          </w:rPr>
          <w:t>43</w:t>
        </w:r>
      </w:ins>
      <w:del w:id="13532"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43</w:delText>
        </w:r>
      </w:del>
      <w:r w:rsidR="00E24798">
        <w:fldChar w:fldCharType="end"/>
      </w:r>
      <w:r w:rsidRPr="00F31509">
        <w:rPr>
          <w:rFonts w:asciiTheme="majorBidi" w:eastAsia="Times New Roman" w:hAnsiTheme="majorBidi" w:cstheme="majorBidi"/>
          <w:lang w:val="en-GB"/>
        </w:rPr>
        <w:t>). Th</w:t>
      </w:r>
      <w:ins w:id="13533" w:author="Jane Shaw" w:date="2015-10-29T12:49:00Z">
        <w:r w:rsidR="0033382B">
          <w:rPr>
            <w:rFonts w:asciiTheme="majorBidi" w:eastAsia="Times New Roman" w:hAnsiTheme="majorBidi" w:cstheme="majorBidi"/>
            <w:lang w:val="en-GB"/>
          </w:rPr>
          <w:t>ese</w:t>
        </w:r>
      </w:ins>
      <w:del w:id="13534" w:author="Jane Shaw" w:date="2015-10-29T12:49:00Z">
        <w:r w:rsidRPr="00F31509" w:rsidDel="0033382B">
          <w:rPr>
            <w:rFonts w:asciiTheme="majorBidi" w:eastAsia="Times New Roman" w:hAnsiTheme="majorBidi" w:cstheme="majorBidi"/>
            <w:lang w:val="en-GB"/>
          </w:rPr>
          <w:delText>is</w:delText>
        </w:r>
      </w:del>
      <w:r w:rsidRPr="00F31509">
        <w:rPr>
          <w:rFonts w:asciiTheme="majorBidi" w:eastAsia="Times New Roman" w:hAnsiTheme="majorBidi" w:cstheme="majorBidi"/>
          <w:lang w:val="en-GB"/>
        </w:rPr>
        <w:t xml:space="preserve"> </w:t>
      </w:r>
      <w:ins w:id="13535" w:author="Jane Shaw" w:date="2015-10-29T12:49:00Z">
        <w:r w:rsidR="0033382B">
          <w:rPr>
            <w:rFonts w:asciiTheme="majorBidi" w:eastAsia="Times New Roman" w:hAnsiTheme="majorBidi" w:cstheme="majorBidi"/>
            <w:lang w:val="en-GB"/>
          </w:rPr>
          <w:t xml:space="preserve">figures </w:t>
        </w:r>
      </w:ins>
      <w:del w:id="13536" w:author="Jane Shaw" w:date="2015-10-29T12:49:00Z">
        <w:r w:rsidRPr="00F31509" w:rsidDel="0033382B">
          <w:rPr>
            <w:rFonts w:asciiTheme="majorBidi" w:eastAsia="Times New Roman" w:hAnsiTheme="majorBidi" w:cstheme="majorBidi"/>
            <w:lang w:val="en-GB"/>
          </w:rPr>
          <w:delText xml:space="preserve">would then </w:delText>
        </w:r>
      </w:del>
      <w:r w:rsidRPr="00F31509">
        <w:rPr>
          <w:rFonts w:asciiTheme="majorBidi" w:eastAsia="Times New Roman" w:hAnsiTheme="majorBidi" w:cstheme="majorBidi"/>
          <w:lang w:val="en-GB"/>
        </w:rPr>
        <w:t xml:space="preserve">inform the amount of feed that </w:t>
      </w:r>
      <w:del w:id="13537" w:author="Jane Shaw" w:date="2015-10-29T12:49:00Z">
        <w:r w:rsidRPr="00F31509" w:rsidDel="0033382B">
          <w:rPr>
            <w:rFonts w:asciiTheme="majorBidi" w:eastAsia="Times New Roman" w:hAnsiTheme="majorBidi" w:cstheme="majorBidi"/>
            <w:lang w:val="en-GB"/>
          </w:rPr>
          <w:delText xml:space="preserve">we could </w:delText>
        </w:r>
      </w:del>
      <w:ins w:id="13538" w:author="Jane Shaw" w:date="2015-10-29T12:49:00Z">
        <w:r w:rsidR="0033382B">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allocate</w:t>
      </w:r>
      <w:ins w:id="13539" w:author="Jane Shaw" w:date="2015-10-29T12:49:00Z">
        <w:r w:rsidR="0033382B">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to the commodity </w:t>
      </w:r>
      <w:del w:id="13540" w:author="Jane Shaw" w:date="2015-10-29T12:49:00Z">
        <w:r w:rsidRPr="00F31509" w:rsidDel="0033382B">
          <w:rPr>
            <w:rFonts w:asciiTheme="majorBidi" w:eastAsia="Times New Roman" w:hAnsiTheme="majorBidi" w:cstheme="majorBidi"/>
            <w:lang w:val="en-GB"/>
          </w:rPr>
          <w:delText xml:space="preserve">that we are </w:delText>
        </w:r>
      </w:del>
      <w:ins w:id="13541" w:author="Jane Shaw" w:date="2015-10-29T12:49:00Z">
        <w:r w:rsidR="0033382B">
          <w:rPr>
            <w:rFonts w:asciiTheme="majorBidi" w:eastAsia="Times New Roman" w:hAnsiTheme="majorBidi" w:cstheme="majorBidi"/>
            <w:lang w:val="en-GB"/>
          </w:rPr>
          <w:t xml:space="preserve">being </w:t>
        </w:r>
      </w:ins>
      <w:r w:rsidRPr="00F31509">
        <w:rPr>
          <w:rFonts w:asciiTheme="majorBidi" w:eastAsia="Times New Roman" w:hAnsiTheme="majorBidi" w:cstheme="majorBidi"/>
          <w:lang w:val="en-GB"/>
        </w:rPr>
        <w:t>balanc</w:t>
      </w:r>
      <w:ins w:id="13542" w:author="Jane Shaw" w:date="2015-10-29T12:49:00Z">
        <w:r w:rsidR="0033382B">
          <w:rPr>
            <w:rFonts w:asciiTheme="majorBidi" w:eastAsia="Times New Roman" w:hAnsiTheme="majorBidi" w:cstheme="majorBidi"/>
            <w:lang w:val="en-GB"/>
          </w:rPr>
          <w:t>ed</w:t>
        </w:r>
      </w:ins>
      <w:del w:id="13543" w:author="Jane Shaw" w:date="2015-10-29T12:49:00Z">
        <w:r w:rsidRPr="00F31509" w:rsidDel="0033382B">
          <w:rPr>
            <w:rFonts w:asciiTheme="majorBidi" w:eastAsia="Times New Roman" w:hAnsiTheme="majorBidi" w:cstheme="majorBidi"/>
            <w:lang w:val="en-GB"/>
          </w:rPr>
          <w:delText>ing</w:delText>
        </w:r>
      </w:del>
      <w:r w:rsidRPr="00F31509">
        <w:rPr>
          <w:rFonts w:asciiTheme="majorBidi" w:eastAsia="Times New Roman" w:hAnsiTheme="majorBidi" w:cstheme="majorBidi"/>
          <w:lang w:val="en-GB"/>
        </w:rPr>
        <w:t xml:space="preserve"> (</w:t>
      </w:r>
      <w:del w:id="13544" w:author="Jane Shaw" w:date="2015-10-29T12:49:00Z">
        <w:r w:rsidRPr="00F31509" w:rsidDel="0033382B">
          <w:rPr>
            <w:rFonts w:asciiTheme="majorBidi" w:eastAsia="Times New Roman" w:hAnsiTheme="majorBidi" w:cstheme="majorBidi"/>
            <w:lang w:val="en-GB"/>
          </w:rPr>
          <w:delText xml:space="preserve">i.e. </w:delText>
        </w:r>
      </w:del>
      <w:r w:rsidRPr="00F31509">
        <w:rPr>
          <w:rFonts w:asciiTheme="majorBidi" w:eastAsia="Times New Roman" w:hAnsiTheme="majorBidi" w:cstheme="majorBidi"/>
          <w:lang w:val="en-GB"/>
        </w:rPr>
        <w:t xml:space="preserve">raw sugar). However, raw sugar is rarely used as a feed product, </w:t>
      </w:r>
      <w:del w:id="13545" w:author="Jane Shaw" w:date="2015-10-29T12:49:00Z">
        <w:r w:rsidRPr="00F31509" w:rsidDel="0033382B">
          <w:rPr>
            <w:rFonts w:asciiTheme="majorBidi" w:eastAsia="Times New Roman" w:hAnsiTheme="majorBidi" w:cstheme="majorBidi"/>
            <w:lang w:val="en-GB"/>
          </w:rPr>
          <w:delText xml:space="preserve">and thus in this case we will </w:delText>
        </w:r>
      </w:del>
      <w:ins w:id="13546" w:author="Jane Shaw" w:date="2015-10-29T12:49:00Z">
        <w:r w:rsidR="0033382B">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only </w:t>
      </w:r>
      <w:del w:id="13547" w:author="Jane Shaw" w:date="2015-10-29T12:49:00Z">
        <w:r w:rsidRPr="00F31509" w:rsidDel="0033382B">
          <w:rPr>
            <w:rFonts w:asciiTheme="majorBidi" w:eastAsia="Times New Roman" w:hAnsiTheme="majorBidi" w:cstheme="majorBidi"/>
            <w:lang w:val="en-GB"/>
          </w:rPr>
          <w:delText xml:space="preserve">allocate feed usage for </w:delText>
        </w:r>
      </w:del>
      <w:r w:rsidRPr="00F31509">
        <w:rPr>
          <w:rFonts w:asciiTheme="majorBidi" w:eastAsia="Times New Roman" w:hAnsiTheme="majorBidi" w:cstheme="majorBidi"/>
          <w:lang w:val="en-GB"/>
        </w:rPr>
        <w:t>the two processed commodities</w:t>
      </w:r>
      <w:ins w:id="13548" w:author="Jane Shaw" w:date="2015-10-29T12:49:00Z">
        <w:r w:rsidR="0033382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beet pulp and molasses</w:t>
      </w:r>
      <w:ins w:id="13549" w:author="Jane Shaw" w:date="2015-10-29T12:49:00Z">
        <w:r w:rsidR="0033382B">
          <w:rPr>
            <w:rFonts w:asciiTheme="majorBidi" w:eastAsia="Times New Roman" w:hAnsiTheme="majorBidi" w:cstheme="majorBidi"/>
            <w:lang w:val="en-GB"/>
          </w:rPr>
          <w:t>, are allocated to feed use</w:t>
        </w:r>
      </w:ins>
      <w:r w:rsidRPr="00F31509">
        <w:rPr>
          <w:rFonts w:asciiTheme="majorBidi" w:eastAsia="Times New Roman" w:hAnsiTheme="majorBidi" w:cstheme="majorBidi"/>
          <w:lang w:val="en-GB"/>
        </w:rPr>
        <w:t>.</w:t>
      </w:r>
    </w:p>
    <w:p w14:paraId="6FB6BE12" w14:textId="77777777" w:rsidR="004F65E4" w:rsidRPr="00F31509" w:rsidRDefault="004F65E4" w:rsidP="004F65E4">
      <w:pPr>
        <w:pStyle w:val="Didascalia"/>
        <w:keepNext/>
        <w:rPr>
          <w:rFonts w:asciiTheme="majorBidi" w:hAnsiTheme="majorBidi" w:cstheme="majorBidi"/>
          <w:b/>
          <w:lang w:val="en-GB"/>
        </w:rPr>
      </w:pPr>
      <w:bookmarkStart w:id="13550" w:name="_Ref428260199"/>
      <w:bookmarkStart w:id="13551" w:name="_Toc42842358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43</w:t>
      </w:r>
      <w:r w:rsidR="003D789C" w:rsidRPr="00F31509">
        <w:rPr>
          <w:rFonts w:asciiTheme="majorBidi" w:hAnsiTheme="majorBidi" w:cstheme="majorBidi"/>
          <w:lang w:val="en-GB"/>
        </w:rPr>
        <w:fldChar w:fldCharType="end"/>
      </w:r>
      <w:bookmarkEnd w:id="13550"/>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13551"/>
    </w:p>
    <w:tbl>
      <w:tblPr>
        <w:tblStyle w:val="Tabellaclassica1"/>
        <w:tblW w:w="5261" w:type="pct"/>
        <w:tblLook w:val="04A0" w:firstRow="1" w:lastRow="0" w:firstColumn="1" w:lastColumn="0" w:noHBand="0" w:noVBand="1"/>
      </w:tblPr>
      <w:tblGrid>
        <w:gridCol w:w="1165"/>
        <w:gridCol w:w="981"/>
        <w:gridCol w:w="828"/>
        <w:gridCol w:w="765"/>
        <w:gridCol w:w="846"/>
        <w:gridCol w:w="695"/>
        <w:gridCol w:w="1073"/>
        <w:gridCol w:w="683"/>
        <w:gridCol w:w="536"/>
        <w:gridCol w:w="723"/>
        <w:gridCol w:w="901"/>
        <w:gridCol w:w="528"/>
      </w:tblGrid>
      <w:tr w:rsidR="008D6966" w:rsidRPr="00F31509" w14:paraId="74AB052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14:paraId="50A6BEBC" w14:textId="7A72B653"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27F0186D" w14:textId="548D171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40E5D72D" w14:textId="1015A5D5"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4C7CC16C" w14:textId="5155EE5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69153189" w14:textId="2CE63F3F"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D1A44C9" w14:textId="7FB8E80A"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3CDC211" w14:textId="7AAFC3D4"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279AC125" w14:textId="30520756"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6F08067" w14:textId="7EA8382F"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037AF911" w14:textId="56E34729"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FB1A837" w14:textId="42FC7C4D"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7D8F11CE" w14:textId="14C2B8E7" w:rsidR="008D6966" w:rsidRPr="00F31509" w:rsidRDefault="008D6966"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3F0B598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FF13947" w14:textId="7C351D2C"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14:paraId="442F34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06BEE7" w14:textId="535D3F6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552" w:author="Jane Shaw" w:date="2015-10-29T12:50:00Z">
              <w:r w:rsidRPr="00F31509" w:rsidDel="0033382B">
                <w:rPr>
                  <w:rFonts w:asciiTheme="majorBidi" w:hAnsiTheme="majorBidi" w:cstheme="majorBidi"/>
                  <w:sz w:val="16"/>
                  <w:lang w:val="en-GB"/>
                </w:rPr>
                <w:delText>,</w:delText>
              </w:r>
            </w:del>
            <w:ins w:id="1355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37D67D02" w14:textId="3B572EE9"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554" w:author="Jane Shaw" w:date="2015-10-29T12:50:00Z">
              <w:r w:rsidRPr="00F31509" w:rsidDel="0033382B">
                <w:rPr>
                  <w:rFonts w:asciiTheme="majorBidi" w:hAnsiTheme="majorBidi" w:cstheme="majorBidi"/>
                  <w:sz w:val="16"/>
                  <w:lang w:val="en-GB"/>
                </w:rPr>
                <w:delText>,</w:delText>
              </w:r>
            </w:del>
            <w:ins w:id="13555"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A868E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13614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881E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019E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B263C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ED6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BA9B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DF71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F00207E"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3176DB8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7D17096" w14:textId="57E3E54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556" w:author="Jane Shaw" w:date="2015-10-29T12:50:00Z">
              <w:r w:rsidRPr="00F31509" w:rsidDel="0033382B">
                <w:rPr>
                  <w:rFonts w:asciiTheme="majorBidi" w:hAnsiTheme="majorBidi" w:cstheme="majorBidi"/>
                  <w:sz w:val="16"/>
                  <w:lang w:val="en-GB"/>
                </w:rPr>
                <w:delText>,</w:delText>
              </w:r>
            </w:del>
            <w:ins w:id="13557"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3558" w:author="Jane Shaw" w:date="2015-10-29T12:50:00Z">
              <w:r w:rsidRPr="00F31509" w:rsidDel="0033382B">
                <w:rPr>
                  <w:rFonts w:asciiTheme="majorBidi" w:hAnsiTheme="majorBidi" w:cstheme="majorBidi"/>
                  <w:sz w:val="16"/>
                  <w:lang w:val="en-GB"/>
                </w:rPr>
                <w:delText>,</w:delText>
              </w:r>
            </w:del>
            <w:ins w:id="13559"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8D905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38B3209D" w14:textId="5CDF24D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560" w:author="Jane Shaw" w:date="2015-10-29T12:50:00Z">
              <w:r w:rsidRPr="00F31509" w:rsidDel="0033382B">
                <w:rPr>
                  <w:rFonts w:asciiTheme="majorBidi" w:hAnsiTheme="majorBidi" w:cstheme="majorBidi"/>
                  <w:sz w:val="16"/>
                  <w:lang w:val="en-GB"/>
                </w:rPr>
                <w:delText>,</w:delText>
              </w:r>
            </w:del>
            <w:ins w:id="13561"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4AF6E9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574C2B" w14:textId="2E6D9724"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562" w:author="Jane Shaw" w:date="2015-10-29T12:50:00Z">
              <w:r w:rsidRPr="00F31509" w:rsidDel="0033382B">
                <w:rPr>
                  <w:rFonts w:asciiTheme="majorBidi" w:hAnsiTheme="majorBidi" w:cstheme="majorBidi"/>
                  <w:sz w:val="16"/>
                  <w:lang w:val="en-GB"/>
                </w:rPr>
                <w:delText>,</w:delText>
              </w:r>
            </w:del>
            <w:ins w:id="1356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564" w:author="Jane Shaw" w:date="2015-10-29T12:50:00Z">
              <w:r w:rsidRPr="00F31509" w:rsidDel="0033382B">
                <w:rPr>
                  <w:rFonts w:asciiTheme="majorBidi" w:hAnsiTheme="majorBidi" w:cstheme="majorBidi"/>
                  <w:sz w:val="16"/>
                  <w:lang w:val="en-GB"/>
                </w:rPr>
                <w:delText>,</w:delText>
              </w:r>
            </w:del>
            <w:ins w:id="13565"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19121385" w14:textId="2A0FAF1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566" w:author="Jane Shaw" w:date="2015-10-29T12:50:00Z">
              <w:r w:rsidRPr="00F31509" w:rsidDel="0033382B">
                <w:rPr>
                  <w:rFonts w:asciiTheme="majorBidi" w:hAnsiTheme="majorBidi" w:cstheme="majorBidi"/>
                  <w:sz w:val="16"/>
                  <w:lang w:val="en-GB"/>
                </w:rPr>
                <w:delText>,</w:delText>
              </w:r>
            </w:del>
            <w:ins w:id="13567"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568" w:author="Jane Shaw" w:date="2015-10-29T12:50:00Z">
              <w:r w:rsidRPr="00F31509" w:rsidDel="0033382B">
                <w:rPr>
                  <w:rFonts w:asciiTheme="majorBidi" w:hAnsiTheme="majorBidi" w:cstheme="majorBidi"/>
                  <w:sz w:val="16"/>
                  <w:lang w:val="en-GB"/>
                </w:rPr>
                <w:delText>,</w:delText>
              </w:r>
            </w:del>
            <w:ins w:id="13569"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65839F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8D7E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B9206" w14:textId="36BDCBD2"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570" w:author="Jane Shaw" w:date="2015-10-29T12:50:00Z">
              <w:r w:rsidRPr="00F31509" w:rsidDel="0033382B">
                <w:rPr>
                  <w:rFonts w:asciiTheme="majorBidi" w:hAnsiTheme="majorBidi" w:cstheme="majorBidi"/>
                  <w:sz w:val="16"/>
                  <w:lang w:val="en-GB"/>
                </w:rPr>
                <w:delText>,</w:delText>
              </w:r>
            </w:del>
            <w:ins w:id="13571"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28DBD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A069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AEF22CB"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72EB830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500E63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15D694" w14:textId="19D3F7D9"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572" w:author="Jane Shaw" w:date="2015-10-29T12:50:00Z">
              <w:r w:rsidRPr="00F31509" w:rsidDel="0033382B">
                <w:rPr>
                  <w:rFonts w:asciiTheme="majorBidi" w:hAnsiTheme="majorBidi" w:cstheme="majorBidi"/>
                  <w:sz w:val="16"/>
                  <w:lang w:val="en-GB"/>
                </w:rPr>
                <w:delText>,</w:delText>
              </w:r>
            </w:del>
            <w:ins w:id="1357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574" w:author="Jane Shaw" w:date="2015-10-29T12:50:00Z">
              <w:r w:rsidRPr="00F31509" w:rsidDel="0033382B">
                <w:rPr>
                  <w:rFonts w:asciiTheme="majorBidi" w:hAnsiTheme="majorBidi" w:cstheme="majorBidi"/>
                  <w:sz w:val="16"/>
                  <w:lang w:val="en-GB"/>
                </w:rPr>
                <w:delText>,</w:delText>
              </w:r>
            </w:del>
            <w:ins w:id="13575"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7D5C216" w14:textId="73D807E9"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576" w:author="Jane Shaw" w:date="2015-10-29T12:50:00Z">
              <w:r w:rsidRPr="00F31509" w:rsidDel="0033382B">
                <w:rPr>
                  <w:rFonts w:asciiTheme="majorBidi" w:hAnsiTheme="majorBidi" w:cstheme="majorBidi"/>
                  <w:sz w:val="16"/>
                  <w:lang w:val="en-GB"/>
                </w:rPr>
                <w:delText>,</w:delText>
              </w:r>
            </w:del>
            <w:ins w:id="13577"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E83830F" w14:textId="41B46BCF"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578" w:author="Jane Shaw" w:date="2015-10-29T12:50:00Z">
              <w:r w:rsidRPr="00F31509" w:rsidDel="0033382B">
                <w:rPr>
                  <w:rFonts w:asciiTheme="majorBidi" w:hAnsiTheme="majorBidi" w:cstheme="majorBidi"/>
                  <w:sz w:val="16"/>
                  <w:lang w:val="en-GB"/>
                </w:rPr>
                <w:delText>,</w:delText>
              </w:r>
            </w:del>
            <w:ins w:id="13579"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0647B1B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79761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B474E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AF570E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F8FD2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1378E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11622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B315763"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7316C186"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B0B3494" w14:textId="1894BBC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580" w:author="Jane Shaw" w:date="2015-10-29T12:50:00Z">
              <w:r w:rsidRPr="00F31509" w:rsidDel="0033382B">
                <w:rPr>
                  <w:rFonts w:asciiTheme="majorBidi" w:hAnsiTheme="majorBidi" w:cstheme="majorBidi"/>
                  <w:sz w:val="16"/>
                  <w:lang w:val="en-GB"/>
                </w:rPr>
                <w:delText>,</w:delText>
              </w:r>
            </w:del>
            <w:ins w:id="13581"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284</w:t>
            </w:r>
            <w:del w:id="13582" w:author="Jane Shaw" w:date="2015-10-29T12:50:00Z">
              <w:r w:rsidRPr="00F31509" w:rsidDel="0033382B">
                <w:rPr>
                  <w:rFonts w:asciiTheme="majorBidi" w:hAnsiTheme="majorBidi" w:cstheme="majorBidi"/>
                  <w:sz w:val="16"/>
                  <w:lang w:val="en-GB"/>
                </w:rPr>
                <w:delText>,</w:delText>
              </w:r>
            </w:del>
            <w:ins w:id="1358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7ECF832" w14:textId="1CF47F90"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584" w:author="Jane Shaw" w:date="2015-10-29T12:50:00Z">
              <w:r w:rsidRPr="00F31509" w:rsidDel="0033382B">
                <w:rPr>
                  <w:rFonts w:asciiTheme="majorBidi" w:hAnsiTheme="majorBidi" w:cstheme="majorBidi"/>
                  <w:sz w:val="16"/>
                  <w:lang w:val="en-GB"/>
                </w:rPr>
                <w:delText>,</w:delText>
              </w:r>
            </w:del>
            <w:ins w:id="13585"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8FA5541" w14:textId="6ACE689D"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586" w:author="Jane Shaw" w:date="2015-10-29T12:50:00Z">
              <w:r w:rsidRPr="00F31509" w:rsidDel="0033382B">
                <w:rPr>
                  <w:rFonts w:asciiTheme="majorBidi" w:hAnsiTheme="majorBidi" w:cstheme="majorBidi"/>
                  <w:sz w:val="16"/>
                  <w:lang w:val="en-GB"/>
                </w:rPr>
                <w:delText>,</w:delText>
              </w:r>
            </w:del>
            <w:ins w:id="13587"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6A5763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B48FB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F95B3C"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2DCFC9" w14:textId="377988B9"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w:t>
            </w:r>
            <w:del w:id="13588" w:author="Jane Shaw" w:date="2015-10-29T12:50:00Z">
              <w:r w:rsidRPr="00F31509" w:rsidDel="0033382B">
                <w:rPr>
                  <w:rFonts w:asciiTheme="majorBidi" w:hAnsiTheme="majorBidi" w:cstheme="majorBidi"/>
                  <w:b/>
                  <w:sz w:val="16"/>
                  <w:lang w:val="en-GB"/>
                </w:rPr>
                <w:delText>,</w:delText>
              </w:r>
            </w:del>
            <w:ins w:id="13589" w:author="Jane Shaw" w:date="2015-10-29T12:50: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512</w:t>
            </w:r>
            <w:del w:id="13590" w:author="Jane Shaw" w:date="2015-10-29T12:50:00Z">
              <w:r w:rsidRPr="00F31509" w:rsidDel="0033382B">
                <w:rPr>
                  <w:rFonts w:asciiTheme="majorBidi" w:hAnsiTheme="majorBidi" w:cstheme="majorBidi"/>
                  <w:b/>
                  <w:sz w:val="16"/>
                  <w:lang w:val="en-GB"/>
                </w:rPr>
                <w:delText>,</w:delText>
              </w:r>
            </w:del>
            <w:ins w:id="13591" w:author="Jane Shaw" w:date="2015-10-29T12:50: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500</w:t>
            </w:r>
          </w:p>
        </w:tc>
        <w:tc>
          <w:tcPr>
            <w:tcW w:w="0" w:type="auto"/>
          </w:tcPr>
          <w:p w14:paraId="2289145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DDD1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AF86F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D8974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104A714"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EF258D0" w14:textId="6296EF0A"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14:paraId="12461A7A" w14:textId="3C1EC7CD"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592" w:author="Jane Shaw" w:date="2015-10-29T12:50:00Z">
              <w:r w:rsidRPr="00F31509" w:rsidDel="0033382B">
                <w:rPr>
                  <w:rFonts w:asciiTheme="majorBidi" w:hAnsiTheme="majorBidi" w:cstheme="majorBidi"/>
                  <w:sz w:val="16"/>
                  <w:lang w:val="en-GB"/>
                </w:rPr>
                <w:delText>,</w:delText>
              </w:r>
            </w:del>
            <w:ins w:id="1359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594" w:author="Jane Shaw" w:date="2015-10-29T12:50:00Z">
              <w:r w:rsidRPr="00F31509" w:rsidDel="0033382B">
                <w:rPr>
                  <w:rFonts w:asciiTheme="majorBidi" w:hAnsiTheme="majorBidi" w:cstheme="majorBidi"/>
                  <w:sz w:val="16"/>
                  <w:lang w:val="en-GB"/>
                </w:rPr>
                <w:delText>,</w:delText>
              </w:r>
            </w:del>
            <w:ins w:id="13595"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67277E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6F0B5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12354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930BF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3E990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82B33C" w14:textId="58F8A8DC"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3596" w:author="Jane Shaw" w:date="2015-10-29T12:50:00Z">
              <w:r w:rsidRPr="00F31509" w:rsidDel="0033382B">
                <w:rPr>
                  <w:rFonts w:asciiTheme="majorBidi" w:hAnsiTheme="majorBidi" w:cstheme="majorBidi"/>
                  <w:b/>
                  <w:sz w:val="16"/>
                  <w:lang w:val="en-GB"/>
                </w:rPr>
                <w:delText>,</w:delText>
              </w:r>
            </w:del>
            <w:ins w:id="13597" w:author="Jane Shaw" w:date="2015-10-29T12:50: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834</w:t>
            </w:r>
            <w:del w:id="13598" w:author="Jane Shaw" w:date="2015-10-29T12:50:00Z">
              <w:r w:rsidRPr="00F31509" w:rsidDel="0033382B">
                <w:rPr>
                  <w:rFonts w:asciiTheme="majorBidi" w:hAnsiTheme="majorBidi" w:cstheme="majorBidi"/>
                  <w:b/>
                  <w:sz w:val="16"/>
                  <w:lang w:val="en-GB"/>
                </w:rPr>
                <w:delText>,</w:delText>
              </w:r>
            </w:del>
            <w:ins w:id="13599" w:author="Jane Shaw" w:date="2015-10-29T12:50:00Z">
              <w:r w:rsidR="0033382B">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6922D60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7953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8F206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DBE59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AD359AB"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A8A8B72"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101484E2" w14:textId="12BF157C"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600" w:author="Jane Shaw" w:date="2015-10-29T12:50:00Z">
              <w:r w:rsidRPr="00F31509" w:rsidDel="0033382B">
                <w:rPr>
                  <w:rFonts w:asciiTheme="majorBidi" w:hAnsiTheme="majorBidi" w:cstheme="majorBidi"/>
                  <w:sz w:val="16"/>
                  <w:lang w:val="en-GB"/>
                </w:rPr>
                <w:delText>,</w:delText>
              </w:r>
            </w:del>
            <w:ins w:id="13601"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183</w:t>
            </w:r>
            <w:del w:id="13602" w:author="Jane Shaw" w:date="2015-10-29T12:50:00Z">
              <w:r w:rsidRPr="00F31509" w:rsidDel="0033382B">
                <w:rPr>
                  <w:rFonts w:asciiTheme="majorBidi" w:hAnsiTheme="majorBidi" w:cstheme="majorBidi"/>
                  <w:sz w:val="16"/>
                  <w:lang w:val="en-GB"/>
                </w:rPr>
                <w:delText>,</w:delText>
              </w:r>
            </w:del>
            <w:ins w:id="13603" w:author="Jane Shaw" w:date="2015-10-29T12:5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7E3A9E3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D505E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4FC82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BF6A1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551AF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F85B3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2CEF1A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19ED9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BB68E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B3691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923C571" w14:textId="2CF7B320" w:rsidR="004F65E4" w:rsidRPr="00F31509" w:rsidRDefault="004F65E4" w:rsidP="004F65E4">
      <w:pPr>
        <w:pStyle w:val="Titolo3"/>
        <w:rPr>
          <w:rFonts w:asciiTheme="majorBidi" w:hAnsiTheme="majorBidi" w:cstheme="majorBidi"/>
          <w:lang w:val="en-GB"/>
        </w:rPr>
      </w:pPr>
      <w:r w:rsidRPr="00F31509">
        <w:rPr>
          <w:rFonts w:asciiTheme="majorBidi" w:hAnsiTheme="majorBidi" w:cstheme="majorBidi"/>
          <w:lang w:val="en-GB"/>
        </w:rPr>
        <w:t xml:space="preserve">Standardization and </w:t>
      </w:r>
      <w:r w:rsidR="0033382B" w:rsidRPr="00F31509">
        <w:rPr>
          <w:rFonts w:asciiTheme="majorBidi" w:hAnsiTheme="majorBidi" w:cstheme="majorBidi"/>
          <w:lang w:val="en-GB"/>
        </w:rPr>
        <w:t>balancing</w:t>
      </w:r>
    </w:p>
    <w:p w14:paraId="4C5A7577" w14:textId="0BA49F53" w:rsidR="004F65E4" w:rsidRPr="00F31509" w:rsidRDefault="00D23444" w:rsidP="004F65E4">
      <w:pPr>
        <w:rPr>
          <w:rFonts w:asciiTheme="majorBidi" w:hAnsiTheme="majorBidi" w:cstheme="majorBidi"/>
          <w:lang w:val="en-GB"/>
        </w:rPr>
      </w:pPr>
      <w:ins w:id="13604" w:author="Jane Shaw" w:date="2015-10-29T12:51:00Z">
        <w:r>
          <w:rPr>
            <w:rFonts w:asciiTheme="majorBidi" w:hAnsiTheme="majorBidi" w:cstheme="majorBidi"/>
            <w:lang w:val="en-GB"/>
          </w:rPr>
          <w:t>Figure 20</w:t>
        </w:r>
        <w:r w:rsidR="0033382B">
          <w:rPr>
            <w:rFonts w:asciiTheme="majorBidi" w:hAnsiTheme="majorBidi" w:cstheme="majorBidi"/>
            <w:lang w:val="en-GB"/>
          </w:rPr>
          <w:t xml:space="preserve"> shows </w:t>
        </w:r>
      </w:ins>
      <w:del w:id="13605" w:author="Jane Shaw" w:date="2015-10-29T12:51:00Z">
        <w:r w:rsidR="004F65E4" w:rsidRPr="00F31509" w:rsidDel="0033382B">
          <w:rPr>
            <w:rFonts w:asciiTheme="majorBidi" w:hAnsiTheme="majorBidi" w:cstheme="majorBidi"/>
            <w:lang w:val="en-GB"/>
          </w:rPr>
          <w:delText xml:space="preserve">Now, suppose we have </w:delText>
        </w:r>
      </w:del>
      <w:r w:rsidR="004F65E4" w:rsidRPr="00F31509">
        <w:rPr>
          <w:rFonts w:asciiTheme="majorBidi" w:hAnsiTheme="majorBidi" w:cstheme="majorBidi"/>
          <w:lang w:val="en-GB"/>
        </w:rPr>
        <w:t xml:space="preserve">the </w:t>
      </w:r>
      <w:del w:id="13606" w:author="Jane Shaw" w:date="2015-10-29T12:51:00Z">
        <w:r w:rsidR="004F65E4" w:rsidRPr="00F31509" w:rsidDel="0033382B">
          <w:rPr>
            <w:rFonts w:asciiTheme="majorBidi" w:hAnsiTheme="majorBidi" w:cstheme="majorBidi"/>
            <w:lang w:val="en-GB"/>
          </w:rPr>
          <w:delText xml:space="preserve">following </w:delText>
        </w:r>
      </w:del>
      <w:r w:rsidR="004F65E4" w:rsidRPr="00F31509">
        <w:rPr>
          <w:rFonts w:asciiTheme="majorBidi" w:hAnsiTheme="majorBidi" w:cstheme="majorBidi"/>
          <w:lang w:val="en-GB"/>
        </w:rPr>
        <w:t>commodity tree</w:t>
      </w:r>
      <w:ins w:id="13607" w:author="Jane Shaw" w:date="2015-10-29T12:51:00Z">
        <w:r w:rsidR="0033382B">
          <w:rPr>
            <w:rFonts w:asciiTheme="majorBidi" w:hAnsiTheme="majorBidi" w:cstheme="majorBidi"/>
            <w:lang w:val="en-GB"/>
          </w:rPr>
          <w:t xml:space="preserve"> for sugar crops and products.</w:t>
        </w:r>
      </w:ins>
      <w:del w:id="13608" w:author="Jane Shaw" w:date="2015-10-29T12:51:00Z">
        <w:r w:rsidR="004F65E4" w:rsidRPr="00F31509" w:rsidDel="0033382B">
          <w:rPr>
            <w:rFonts w:asciiTheme="majorBidi" w:hAnsiTheme="majorBidi" w:cstheme="majorBidi"/>
            <w:lang w:val="en-GB"/>
          </w:rPr>
          <w:delText>:</w:delText>
        </w:r>
      </w:del>
    </w:p>
    <w:p w14:paraId="455921E8" w14:textId="35B1A8E1" w:rsidR="004F65E4" w:rsidRPr="00F31509" w:rsidRDefault="004F65E4" w:rsidP="004F65E4">
      <w:pPr>
        <w:keepNext/>
        <w:rPr>
          <w:rFonts w:asciiTheme="majorBidi" w:hAnsiTheme="majorBidi" w:cstheme="majorBidi"/>
          <w:lang w:val="en-GB"/>
        </w:rPr>
      </w:pPr>
    </w:p>
    <w:p w14:paraId="0776ACA8" w14:textId="513927F9" w:rsidR="004F65E4" w:rsidRPr="00F31509" w:rsidRDefault="004F65E4" w:rsidP="004F65E4">
      <w:pPr>
        <w:pStyle w:val="Didascalia"/>
        <w:rPr>
          <w:rFonts w:asciiTheme="majorBidi" w:hAnsiTheme="majorBidi" w:cstheme="majorBidi"/>
          <w:b/>
          <w:lang w:val="en-GB"/>
        </w:rPr>
      </w:pPr>
      <w:bookmarkStart w:id="13609" w:name="_Toc428383871"/>
      <w:bookmarkStart w:id="13610" w:name="_Toc430872524"/>
      <w:r w:rsidRPr="00F31509">
        <w:rPr>
          <w:rFonts w:asciiTheme="majorBidi" w:eastAsia="Times New Roman" w:hAnsiTheme="majorBidi" w:cstheme="majorBidi"/>
          <w:lang w:val="en-GB"/>
        </w:rPr>
        <w:t xml:space="preserve">Figure </w:t>
      </w:r>
      <w:del w:id="13611" w:author="Jane Shaw" w:date="2015-10-29T17:08:00Z">
        <w:r w:rsidR="003D789C" w:rsidRPr="00F31509" w:rsidDel="00D23444">
          <w:rPr>
            <w:rFonts w:asciiTheme="majorBidi" w:hAnsiTheme="majorBidi" w:cstheme="majorBidi"/>
            <w:lang w:val="en-GB"/>
          </w:rPr>
          <w:fldChar w:fldCharType="begin"/>
        </w:r>
        <w:r w:rsidR="00867AA1" w:rsidRPr="00F31509" w:rsidDel="00D23444">
          <w:rPr>
            <w:rFonts w:asciiTheme="majorBidi" w:hAnsiTheme="majorBidi" w:cstheme="majorBidi"/>
            <w:lang w:val="en-GB"/>
          </w:rPr>
          <w:delInstrText xml:space="preserve"> SEQ Figure \* ARABIC </w:delInstrText>
        </w:r>
        <w:r w:rsidR="003D789C" w:rsidRPr="00F31509" w:rsidDel="00D23444">
          <w:rPr>
            <w:rFonts w:asciiTheme="majorBidi" w:hAnsiTheme="majorBidi" w:cstheme="majorBidi"/>
            <w:lang w:val="en-GB"/>
          </w:rPr>
          <w:fldChar w:fldCharType="separate"/>
        </w:r>
        <w:r w:rsidR="00E24798" w:rsidDel="00D23444">
          <w:rPr>
            <w:rFonts w:asciiTheme="majorBidi" w:hAnsiTheme="majorBidi" w:cstheme="majorBidi"/>
            <w:noProof/>
            <w:lang w:val="en-GB"/>
          </w:rPr>
          <w:delText>24</w:delText>
        </w:r>
        <w:r w:rsidR="003D789C" w:rsidRPr="00F31509" w:rsidDel="00D23444">
          <w:rPr>
            <w:rFonts w:asciiTheme="majorBidi" w:hAnsiTheme="majorBidi" w:cstheme="majorBidi"/>
            <w:lang w:val="en-GB"/>
          </w:rPr>
          <w:fldChar w:fldCharType="end"/>
        </w:r>
      </w:del>
      <w:ins w:id="13612" w:author="Jane Shaw" w:date="2015-10-29T17:08:00Z">
        <w:r w:rsidR="00D23444">
          <w:rPr>
            <w:rFonts w:asciiTheme="majorBidi" w:hAnsiTheme="majorBidi" w:cstheme="majorBidi"/>
            <w:lang w:val="en-GB"/>
          </w:rPr>
          <w:t>20</w:t>
        </w:r>
      </w:ins>
      <w:r w:rsidRPr="00F31509">
        <w:rPr>
          <w:rFonts w:asciiTheme="majorBidi" w:eastAsia="Times New Roman" w:hAnsiTheme="majorBidi" w:cstheme="majorBidi"/>
          <w:lang w:val="en-GB"/>
        </w:rPr>
        <w:t xml:space="preserve">: </w:t>
      </w:r>
      <w:del w:id="13613" w:author="Jane Shaw" w:date="2015-10-29T17:08:00Z">
        <w:r w:rsidRPr="00F31509" w:rsidDel="00D23444">
          <w:rPr>
            <w:rFonts w:asciiTheme="majorBidi" w:eastAsia="Times New Roman" w:hAnsiTheme="majorBidi" w:cstheme="majorBidi"/>
            <w:lang w:val="en-GB"/>
          </w:rPr>
          <w:delText xml:space="preserve">Processing </w:delText>
        </w:r>
      </w:del>
      <w:ins w:id="13614" w:author="Jane Shaw" w:date="2015-10-29T17:08:00Z">
        <w:r w:rsidR="00D23444">
          <w:rPr>
            <w:rFonts w:asciiTheme="majorBidi" w:eastAsia="Times New Roman" w:hAnsiTheme="majorBidi" w:cstheme="majorBidi"/>
            <w:lang w:val="en-GB"/>
          </w:rPr>
          <w:t xml:space="preserve">Commodity </w:t>
        </w:r>
      </w:ins>
      <w:r w:rsidRPr="00F31509">
        <w:rPr>
          <w:rFonts w:asciiTheme="majorBidi" w:eastAsia="Times New Roman" w:hAnsiTheme="majorBidi" w:cstheme="majorBidi"/>
          <w:lang w:val="en-GB"/>
        </w:rPr>
        <w:t>tree for sugar crops and products</w:t>
      </w:r>
      <w:bookmarkEnd w:id="13609"/>
      <w:bookmarkEnd w:id="13610"/>
    </w:p>
    <w:p w14:paraId="6ECA67AB" w14:textId="728F5CD4" w:rsidR="004F65E4" w:rsidRPr="00F31509" w:rsidRDefault="004F65E4" w:rsidP="00E52F68">
      <w:pPr>
        <w:jc w:val="both"/>
        <w:rPr>
          <w:rFonts w:asciiTheme="majorBidi" w:hAnsiTheme="majorBidi" w:cstheme="majorBidi"/>
          <w:lang w:val="en-GB"/>
        </w:rPr>
      </w:pPr>
      <w:del w:id="13615" w:author="Jane Shaw" w:date="2015-10-29T12:55:00Z">
        <w:r w:rsidRPr="00F31509" w:rsidDel="0033382B">
          <w:rPr>
            <w:rFonts w:asciiTheme="majorBidi" w:hAnsiTheme="majorBidi" w:cstheme="majorBidi"/>
            <w:lang w:val="en-GB"/>
          </w:rPr>
          <w:delText xml:space="preserve">We have already eliminated </w:delText>
        </w:r>
      </w:del>
      <w:r w:rsidR="0033382B" w:rsidRPr="00F31509">
        <w:rPr>
          <w:rFonts w:asciiTheme="majorBidi" w:hAnsiTheme="majorBidi" w:cstheme="majorBidi"/>
          <w:lang w:val="en-GB"/>
        </w:rPr>
        <w:t xml:space="preserve">The </w:t>
      </w:r>
      <w:r w:rsidRPr="00F31509">
        <w:rPr>
          <w:rFonts w:asciiTheme="majorBidi" w:hAnsiTheme="majorBidi" w:cstheme="majorBidi"/>
          <w:lang w:val="en-GB"/>
        </w:rPr>
        <w:t>sugar cane and sugar beet commodities</w:t>
      </w:r>
      <w:ins w:id="13616" w:author="Jane Shaw" w:date="2015-10-29T12:55:00Z">
        <w:r w:rsidR="0033382B">
          <w:rPr>
            <w:rFonts w:asciiTheme="majorBidi" w:hAnsiTheme="majorBidi" w:cstheme="majorBidi"/>
            <w:lang w:val="en-GB"/>
          </w:rPr>
          <w:t xml:space="preserve"> have</w:t>
        </w:r>
      </w:ins>
      <w:ins w:id="13617" w:author="Jane Shaw" w:date="2015-10-29T12:56:00Z">
        <w:r w:rsidR="0033382B">
          <w:rPr>
            <w:rFonts w:asciiTheme="majorBidi" w:hAnsiTheme="majorBidi" w:cstheme="majorBidi"/>
            <w:lang w:val="en-GB"/>
          </w:rPr>
          <w:t xml:space="preserve"> already been eliminated</w:t>
        </w:r>
      </w:ins>
      <w:r w:rsidRPr="00F31509">
        <w:rPr>
          <w:rFonts w:asciiTheme="majorBidi" w:hAnsiTheme="majorBidi" w:cstheme="majorBidi"/>
          <w:lang w:val="en-GB"/>
        </w:rPr>
        <w:t xml:space="preserve">, </w:t>
      </w:r>
      <w:del w:id="13618" w:author="Jane Shaw" w:date="2015-10-29T12:56:00Z">
        <w:r w:rsidRPr="00F31509" w:rsidDel="0033382B">
          <w:rPr>
            <w:rFonts w:asciiTheme="majorBidi" w:hAnsiTheme="majorBidi" w:cstheme="majorBidi"/>
            <w:lang w:val="en-GB"/>
          </w:rPr>
          <w:delText xml:space="preserve">and thus we are mainly interested in </w:delText>
        </w:r>
      </w:del>
      <w:ins w:id="13619" w:author="Jane Shaw" w:date="2015-10-29T12:56:00Z">
        <w:r w:rsidR="0033382B">
          <w:rPr>
            <w:rFonts w:asciiTheme="majorBidi" w:hAnsiTheme="majorBidi" w:cstheme="majorBidi"/>
            <w:lang w:val="en-GB"/>
          </w:rPr>
          <w:t xml:space="preserve">so </w:t>
        </w:r>
      </w:ins>
      <w:r w:rsidRPr="00F31509">
        <w:rPr>
          <w:rFonts w:asciiTheme="majorBidi" w:hAnsiTheme="majorBidi" w:cstheme="majorBidi"/>
          <w:lang w:val="en-GB"/>
        </w:rPr>
        <w:t xml:space="preserve">the </w:t>
      </w:r>
      <w:ins w:id="13620" w:author="Jane Shaw" w:date="2015-10-29T12:56:00Z">
        <w:r w:rsidR="0033382B">
          <w:rPr>
            <w:rFonts w:asciiTheme="majorBidi" w:hAnsiTheme="majorBidi" w:cstheme="majorBidi"/>
            <w:lang w:val="en-GB"/>
          </w:rPr>
          <w:t xml:space="preserve">next </w:t>
        </w:r>
      </w:ins>
      <w:r w:rsidRPr="00F31509">
        <w:rPr>
          <w:rFonts w:asciiTheme="majorBidi" w:hAnsiTheme="majorBidi" w:cstheme="majorBidi"/>
          <w:lang w:val="en-GB"/>
        </w:rPr>
        <w:t xml:space="preserve">task </w:t>
      </w:r>
      <w:del w:id="13621" w:author="Jane Shaw" w:date="2015-10-29T12:56:00Z">
        <w:r w:rsidRPr="00F31509" w:rsidDel="0033382B">
          <w:rPr>
            <w:rFonts w:asciiTheme="majorBidi" w:hAnsiTheme="majorBidi" w:cstheme="majorBidi"/>
            <w:lang w:val="en-GB"/>
          </w:rPr>
          <w:delText xml:space="preserve">of </w:delText>
        </w:r>
      </w:del>
      <w:ins w:id="13622" w:author="Jane Shaw" w:date="2015-10-29T12:56:00Z">
        <w:r w:rsidR="0033382B">
          <w:rPr>
            <w:rFonts w:asciiTheme="majorBidi" w:hAnsiTheme="majorBidi" w:cstheme="majorBidi"/>
            <w:lang w:val="en-GB"/>
          </w:rPr>
          <w:t xml:space="preserve">is to </w:t>
        </w:r>
      </w:ins>
      <w:r w:rsidRPr="00F31509">
        <w:rPr>
          <w:rFonts w:asciiTheme="majorBidi" w:hAnsiTheme="majorBidi" w:cstheme="majorBidi"/>
          <w:lang w:val="en-GB"/>
        </w:rPr>
        <w:t>roll</w:t>
      </w:r>
      <w:del w:id="13623" w:author="Jane Shaw" w:date="2015-10-29T12:56:00Z">
        <w:r w:rsidRPr="00F31509" w:rsidDel="0033382B">
          <w:rPr>
            <w:rFonts w:asciiTheme="majorBidi" w:hAnsiTheme="majorBidi" w:cstheme="majorBidi"/>
            <w:lang w:val="en-GB"/>
          </w:rPr>
          <w:delText>ing</w:delText>
        </w:r>
      </w:del>
      <w:r w:rsidRPr="00F31509">
        <w:rPr>
          <w:rFonts w:asciiTheme="majorBidi" w:hAnsiTheme="majorBidi" w:cstheme="majorBidi"/>
          <w:lang w:val="en-GB"/>
        </w:rPr>
        <w:t xml:space="preserve"> up processed sugar commodities into raw sugar</w:t>
      </w:r>
      <w:ins w:id="13624" w:author="Jane Shaw" w:date="2015-10-29T12:56:00Z">
        <w:r w:rsidR="0033382B">
          <w:rPr>
            <w:rFonts w:asciiTheme="majorBidi" w:hAnsiTheme="majorBidi" w:cstheme="majorBidi"/>
            <w:lang w:val="en-GB"/>
          </w:rPr>
          <w:t xml:space="preserve"> </w:t>
        </w:r>
      </w:ins>
      <w:ins w:id="13625" w:author="Jane Shaw" w:date="2015-11-07T20:15:00Z">
        <w:r w:rsidR="00643AA0">
          <w:rPr>
            <w:rFonts w:asciiTheme="majorBidi" w:hAnsiTheme="majorBidi" w:cstheme="majorBidi"/>
            <w:lang w:val="en-GB"/>
          </w:rPr>
          <w:t xml:space="preserve">based on </w:t>
        </w:r>
      </w:ins>
      <w:ins w:id="13626" w:author="Jane Shaw" w:date="2015-10-29T12:56:00Z">
        <w:r w:rsidR="0033382B">
          <w:rPr>
            <w:rFonts w:asciiTheme="majorBidi" w:hAnsiTheme="majorBidi" w:cstheme="majorBidi"/>
            <w:lang w:val="en-GB"/>
          </w:rPr>
          <w:t>Table 44</w:t>
        </w:r>
      </w:ins>
      <w:r w:rsidRPr="00F31509">
        <w:rPr>
          <w:rFonts w:asciiTheme="majorBidi" w:hAnsiTheme="majorBidi" w:cstheme="majorBidi"/>
          <w:lang w:val="en-GB"/>
        </w:rPr>
        <w:t xml:space="preserve">. </w:t>
      </w:r>
      <w:del w:id="13627" w:author="Jane Shaw" w:date="2015-10-29T12:56:00Z">
        <w:r w:rsidRPr="00F31509" w:rsidDel="0033382B">
          <w:rPr>
            <w:rFonts w:asciiTheme="majorBidi" w:hAnsiTheme="majorBidi" w:cstheme="majorBidi"/>
            <w:lang w:val="en-GB"/>
          </w:rPr>
          <w:delText>Again, here is our initial table:</w:delText>
        </w:r>
      </w:del>
    </w:p>
    <w:p w14:paraId="65F805A0" w14:textId="1D0A7EB7" w:rsidR="004F65E4" w:rsidRPr="00F31509" w:rsidRDefault="004F65E4" w:rsidP="004F65E4">
      <w:pPr>
        <w:pStyle w:val="Didascalia"/>
        <w:keepNext/>
        <w:rPr>
          <w:rFonts w:asciiTheme="majorBidi" w:hAnsiTheme="majorBidi" w:cstheme="majorBidi"/>
          <w:b/>
          <w:lang w:val="en-GB"/>
        </w:rPr>
      </w:pPr>
      <w:bookmarkStart w:id="13628" w:name="_Toc42842358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44</w:t>
      </w:r>
      <w:r w:rsidR="003D789C" w:rsidRPr="00F31509">
        <w:rPr>
          <w:rFonts w:asciiTheme="majorBidi" w:hAnsiTheme="majorBidi" w:cstheme="majorBidi"/>
          <w:lang w:val="en-GB"/>
        </w:rPr>
        <w:fldChar w:fldCharType="end"/>
      </w:r>
      <w:r w:rsidRPr="00F31509">
        <w:rPr>
          <w:rFonts w:asciiTheme="majorBidi" w:hAnsiTheme="majorBidi" w:cstheme="majorBidi"/>
          <w:lang w:val="en-GB"/>
        </w:rPr>
        <w:t>: Initial</w:t>
      </w:r>
      <w:ins w:id="13629" w:author="Jane Shaw" w:date="2015-10-29T12:58:00Z">
        <w:r w:rsidR="0033382B">
          <w:rPr>
            <w:rFonts w:asciiTheme="majorBidi" w:hAnsiTheme="majorBidi" w:cstheme="majorBidi"/>
            <w:lang w:val="en-GB"/>
          </w:rPr>
          <w:t xml:space="preserve"> </w:t>
        </w:r>
      </w:ins>
      <w:del w:id="13630" w:author="Jane Shaw" w:date="2015-10-29T12:59:00Z">
        <w:r w:rsidRPr="00F31509" w:rsidDel="0033382B">
          <w:rPr>
            <w:rFonts w:asciiTheme="majorBidi" w:hAnsiTheme="majorBidi" w:cstheme="majorBidi"/>
            <w:lang w:val="en-GB"/>
          </w:rPr>
          <w:delText xml:space="preserve"> </w:delText>
        </w:r>
      </w:del>
      <w:del w:id="13631" w:author="Jane Shaw" w:date="2015-10-29T12:58:00Z">
        <w:r w:rsidRPr="00F31509" w:rsidDel="0033382B">
          <w:rPr>
            <w:rFonts w:asciiTheme="majorBidi" w:hAnsiTheme="majorBidi" w:cstheme="majorBidi"/>
            <w:lang w:val="en-GB"/>
          </w:rPr>
          <w:delText xml:space="preserve">table for the </w:delText>
        </w:r>
      </w:del>
      <w:ins w:id="13632" w:author="Jane Shaw" w:date="2015-10-29T12:58:00Z">
        <w:r w:rsidR="0033382B">
          <w:rPr>
            <w:rFonts w:asciiTheme="majorBidi" w:hAnsiTheme="majorBidi" w:cstheme="majorBidi"/>
            <w:lang w:val="en-GB"/>
          </w:rPr>
          <w:t>pre-</w:t>
        </w:r>
      </w:ins>
      <w:r w:rsidRPr="00F31509">
        <w:rPr>
          <w:rFonts w:asciiTheme="majorBidi" w:hAnsiTheme="majorBidi" w:cstheme="majorBidi"/>
          <w:lang w:val="en-GB"/>
        </w:rPr>
        <w:t>standardiz</w:t>
      </w:r>
      <w:ins w:id="13633" w:author="Jane Shaw" w:date="2015-10-29T17:12:00Z">
        <w:r w:rsidR="00D23444">
          <w:rPr>
            <w:rFonts w:asciiTheme="majorBidi" w:hAnsiTheme="majorBidi" w:cstheme="majorBidi"/>
            <w:lang w:val="en-GB"/>
          </w:rPr>
          <w:t>ed</w:t>
        </w:r>
      </w:ins>
      <w:del w:id="13634" w:author="Jane Shaw" w:date="2015-10-29T17:12:00Z">
        <w:r w:rsidRPr="00F31509" w:rsidDel="00D23444">
          <w:rPr>
            <w:rFonts w:asciiTheme="majorBidi" w:hAnsiTheme="majorBidi" w:cstheme="majorBidi"/>
            <w:lang w:val="en-GB"/>
          </w:rPr>
          <w:delText>ation</w:delText>
        </w:r>
      </w:del>
      <w:r w:rsidRPr="00F31509">
        <w:rPr>
          <w:rFonts w:asciiTheme="majorBidi" w:hAnsiTheme="majorBidi" w:cstheme="majorBidi"/>
          <w:lang w:val="en-GB"/>
        </w:rPr>
        <w:t xml:space="preserve"> </w:t>
      </w:r>
      <w:ins w:id="13635" w:author="Jane Shaw" w:date="2015-10-29T17:12:00Z">
        <w:r w:rsidR="00D23444">
          <w:rPr>
            <w:rFonts w:asciiTheme="majorBidi" w:hAnsiTheme="majorBidi" w:cstheme="majorBidi"/>
            <w:lang w:val="en-GB"/>
          </w:rPr>
          <w:t xml:space="preserve">SUA </w:t>
        </w:r>
      </w:ins>
      <w:del w:id="13636" w:author="Jane Shaw" w:date="2015-10-29T12:58:00Z">
        <w:r w:rsidRPr="00F31509" w:rsidDel="0033382B">
          <w:rPr>
            <w:rFonts w:asciiTheme="majorBidi" w:hAnsiTheme="majorBidi" w:cstheme="majorBidi"/>
            <w:lang w:val="en-GB"/>
          </w:rPr>
          <w:delText xml:space="preserve">process of </w:delText>
        </w:r>
      </w:del>
      <w:ins w:id="13637" w:author="Jane Shaw" w:date="2015-10-29T12:58:00Z">
        <w:r w:rsidR="0033382B">
          <w:rPr>
            <w:rFonts w:asciiTheme="majorBidi" w:hAnsiTheme="majorBidi" w:cstheme="majorBidi"/>
            <w:lang w:val="en-GB"/>
          </w:rPr>
          <w:t xml:space="preserve">table for </w:t>
        </w:r>
      </w:ins>
      <w:r w:rsidRPr="00F31509">
        <w:rPr>
          <w:rFonts w:asciiTheme="majorBidi" w:hAnsiTheme="majorBidi" w:cstheme="majorBidi"/>
          <w:lang w:val="en-GB"/>
        </w:rPr>
        <w:t>sugar</w:t>
      </w:r>
      <w:bookmarkEnd w:id="13628"/>
      <w:r w:rsidRPr="00F31509">
        <w:rPr>
          <w:rFonts w:asciiTheme="majorBidi" w:hAnsiTheme="majorBidi" w:cstheme="majorBidi"/>
          <w:lang w:val="en-GB"/>
        </w:rPr>
        <w:t xml:space="preserve"> </w:t>
      </w:r>
    </w:p>
    <w:tbl>
      <w:tblPr>
        <w:tblStyle w:val="Tabellaclassica1"/>
        <w:tblW w:w="5261" w:type="pct"/>
        <w:tblLook w:val="04A0" w:firstRow="1" w:lastRow="0" w:firstColumn="1" w:lastColumn="0" w:noHBand="0" w:noVBand="1"/>
      </w:tblPr>
      <w:tblGrid>
        <w:gridCol w:w="1215"/>
        <w:gridCol w:w="981"/>
        <w:gridCol w:w="822"/>
        <w:gridCol w:w="765"/>
        <w:gridCol w:w="834"/>
        <w:gridCol w:w="685"/>
        <w:gridCol w:w="1062"/>
        <w:gridCol w:w="672"/>
        <w:gridCol w:w="536"/>
        <w:gridCol w:w="723"/>
        <w:gridCol w:w="901"/>
        <w:gridCol w:w="528"/>
      </w:tblGrid>
      <w:tr w:rsidR="008D6966" w:rsidRPr="00F31509" w14:paraId="21AF324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76FCCABA" w14:textId="3A738A87"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5AFA2839" w14:textId="060C560E"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49E5E6DA" w14:textId="263490C8"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13D6125D" w14:textId="0E5EA2A1"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168B331C" w14:textId="7213B6AD"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75346AEC" w14:textId="276F8C86"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76F6D0F3" w14:textId="1C95F66D"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5BAE5CC" w14:textId="76149828"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1E0EB620" w14:textId="15EFD2FE"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356DBC92" w14:textId="7E9F855A"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4DE809CD" w14:textId="4EE5D405"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59CCD25D" w14:textId="42398B62"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52ECBBB9"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9285DE7" w14:textId="62FFAE20"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14:paraId="7CA742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9C0A8" w14:textId="1F80FB9F"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638" w:author="Jane Shaw" w:date="2015-10-29T13:00:00Z">
              <w:r w:rsidRPr="00F31509" w:rsidDel="0033382B">
                <w:rPr>
                  <w:rFonts w:asciiTheme="majorBidi" w:hAnsiTheme="majorBidi" w:cstheme="majorBidi"/>
                  <w:sz w:val="16"/>
                  <w:lang w:val="en-GB"/>
                </w:rPr>
                <w:delText>,</w:delText>
              </w:r>
            </w:del>
            <w:ins w:id="1363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6C20CA51" w14:textId="3241C54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640" w:author="Jane Shaw" w:date="2015-10-29T13:00:00Z">
              <w:r w:rsidRPr="00F31509" w:rsidDel="0033382B">
                <w:rPr>
                  <w:rFonts w:asciiTheme="majorBidi" w:hAnsiTheme="majorBidi" w:cstheme="majorBidi"/>
                  <w:sz w:val="16"/>
                  <w:lang w:val="en-GB"/>
                </w:rPr>
                <w:delText>,</w:delText>
              </w:r>
            </w:del>
            <w:ins w:id="13641"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0FE64B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6B5B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B2BF4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6116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79AE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BDFF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EEC1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7ACBE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AB9503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EEA968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89C94B9" w14:textId="0CC3CFC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642" w:author="Jane Shaw" w:date="2015-10-29T13:00:00Z">
              <w:r w:rsidRPr="00F31509" w:rsidDel="0033382B">
                <w:rPr>
                  <w:rFonts w:asciiTheme="majorBidi" w:hAnsiTheme="majorBidi" w:cstheme="majorBidi"/>
                  <w:sz w:val="16"/>
                  <w:lang w:val="en-GB"/>
                </w:rPr>
                <w:delText>,</w:delText>
              </w:r>
            </w:del>
            <w:ins w:id="13643"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3644" w:author="Jane Shaw" w:date="2015-10-29T13:00:00Z">
              <w:r w:rsidRPr="00F31509" w:rsidDel="0033382B">
                <w:rPr>
                  <w:rFonts w:asciiTheme="majorBidi" w:hAnsiTheme="majorBidi" w:cstheme="majorBidi"/>
                  <w:sz w:val="16"/>
                  <w:lang w:val="en-GB"/>
                </w:rPr>
                <w:delText>,</w:delText>
              </w:r>
            </w:del>
            <w:ins w:id="13645"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5A0270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AA0AD31" w14:textId="4F076B8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646" w:author="Jane Shaw" w:date="2015-10-29T13:00:00Z">
              <w:r w:rsidRPr="00F31509" w:rsidDel="0033382B">
                <w:rPr>
                  <w:rFonts w:asciiTheme="majorBidi" w:hAnsiTheme="majorBidi" w:cstheme="majorBidi"/>
                  <w:sz w:val="16"/>
                  <w:lang w:val="en-GB"/>
                </w:rPr>
                <w:delText>,</w:delText>
              </w:r>
            </w:del>
            <w:ins w:id="13647"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7120FA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2C8393" w14:textId="58C6FFA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648" w:author="Jane Shaw" w:date="2015-10-29T13:00:00Z">
              <w:r w:rsidRPr="00F31509" w:rsidDel="0033382B">
                <w:rPr>
                  <w:rFonts w:asciiTheme="majorBidi" w:hAnsiTheme="majorBidi" w:cstheme="majorBidi"/>
                  <w:sz w:val="16"/>
                  <w:lang w:val="en-GB"/>
                </w:rPr>
                <w:delText>,</w:delText>
              </w:r>
            </w:del>
            <w:ins w:id="1364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650" w:author="Jane Shaw" w:date="2015-10-29T13:00:00Z">
              <w:r w:rsidRPr="00F31509" w:rsidDel="0033382B">
                <w:rPr>
                  <w:rFonts w:asciiTheme="majorBidi" w:hAnsiTheme="majorBidi" w:cstheme="majorBidi"/>
                  <w:sz w:val="16"/>
                  <w:lang w:val="en-GB"/>
                </w:rPr>
                <w:delText>,</w:delText>
              </w:r>
            </w:del>
            <w:ins w:id="13651"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5BC065A8" w14:textId="135FB8F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652" w:author="Jane Shaw" w:date="2015-10-29T13:00:00Z">
              <w:r w:rsidRPr="00F31509" w:rsidDel="0033382B">
                <w:rPr>
                  <w:rFonts w:asciiTheme="majorBidi" w:hAnsiTheme="majorBidi" w:cstheme="majorBidi"/>
                  <w:sz w:val="16"/>
                  <w:lang w:val="en-GB"/>
                </w:rPr>
                <w:delText>,</w:delText>
              </w:r>
            </w:del>
            <w:ins w:id="13653"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654" w:author="Jane Shaw" w:date="2015-10-29T13:00:00Z">
              <w:r w:rsidRPr="00F31509" w:rsidDel="0033382B">
                <w:rPr>
                  <w:rFonts w:asciiTheme="majorBidi" w:hAnsiTheme="majorBidi" w:cstheme="majorBidi"/>
                  <w:sz w:val="16"/>
                  <w:lang w:val="en-GB"/>
                </w:rPr>
                <w:delText>,</w:delText>
              </w:r>
            </w:del>
            <w:ins w:id="13655"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F08D4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C426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0C5299" w14:textId="5A47462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656" w:author="Jane Shaw" w:date="2015-10-29T13:00:00Z">
              <w:r w:rsidRPr="00F31509" w:rsidDel="0033382B">
                <w:rPr>
                  <w:rFonts w:asciiTheme="majorBidi" w:hAnsiTheme="majorBidi" w:cstheme="majorBidi"/>
                  <w:sz w:val="16"/>
                  <w:lang w:val="en-GB"/>
                </w:rPr>
                <w:delText>,</w:delText>
              </w:r>
            </w:del>
            <w:ins w:id="13657"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3C9A7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3267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302C07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2467EE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058058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CE8534" w14:textId="701BD31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658" w:author="Jane Shaw" w:date="2015-10-29T13:00:00Z">
              <w:r w:rsidRPr="00F31509" w:rsidDel="0033382B">
                <w:rPr>
                  <w:rFonts w:asciiTheme="majorBidi" w:hAnsiTheme="majorBidi" w:cstheme="majorBidi"/>
                  <w:sz w:val="16"/>
                  <w:lang w:val="en-GB"/>
                </w:rPr>
                <w:delText>,</w:delText>
              </w:r>
            </w:del>
            <w:ins w:id="1365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660" w:author="Jane Shaw" w:date="2015-10-29T13:00:00Z">
              <w:r w:rsidRPr="00F31509" w:rsidDel="0033382B">
                <w:rPr>
                  <w:rFonts w:asciiTheme="majorBidi" w:hAnsiTheme="majorBidi" w:cstheme="majorBidi"/>
                  <w:sz w:val="16"/>
                  <w:lang w:val="en-GB"/>
                </w:rPr>
                <w:delText>,</w:delText>
              </w:r>
            </w:del>
            <w:ins w:id="13661"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8D8E9AB" w14:textId="767DFA1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662" w:author="Jane Shaw" w:date="2015-10-29T13:00:00Z">
              <w:r w:rsidRPr="00F31509" w:rsidDel="0033382B">
                <w:rPr>
                  <w:rFonts w:asciiTheme="majorBidi" w:hAnsiTheme="majorBidi" w:cstheme="majorBidi"/>
                  <w:sz w:val="16"/>
                  <w:lang w:val="en-GB"/>
                </w:rPr>
                <w:delText>,</w:delText>
              </w:r>
            </w:del>
            <w:ins w:id="13663"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4890D6D" w14:textId="59F00B0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664" w:author="Jane Shaw" w:date="2015-10-29T13:00:00Z">
              <w:r w:rsidRPr="00F31509" w:rsidDel="0033382B">
                <w:rPr>
                  <w:rFonts w:asciiTheme="majorBidi" w:hAnsiTheme="majorBidi" w:cstheme="majorBidi"/>
                  <w:sz w:val="16"/>
                  <w:lang w:val="en-GB"/>
                </w:rPr>
                <w:delText>,</w:delText>
              </w:r>
            </w:del>
            <w:ins w:id="13665"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48D4F3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86AF9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BB6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76B3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C51E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354A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6991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95CBB8F"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0B9D9BA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868042B" w14:textId="748E27F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666" w:author="Jane Shaw" w:date="2015-10-29T13:00:00Z">
              <w:r w:rsidRPr="00F31509" w:rsidDel="0033382B">
                <w:rPr>
                  <w:rFonts w:asciiTheme="majorBidi" w:hAnsiTheme="majorBidi" w:cstheme="majorBidi"/>
                  <w:sz w:val="16"/>
                  <w:lang w:val="en-GB"/>
                </w:rPr>
                <w:delText>,</w:delText>
              </w:r>
            </w:del>
            <w:ins w:id="13667"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284</w:t>
            </w:r>
            <w:del w:id="13668" w:author="Jane Shaw" w:date="2015-10-29T13:00:00Z">
              <w:r w:rsidRPr="00F31509" w:rsidDel="0033382B">
                <w:rPr>
                  <w:rFonts w:asciiTheme="majorBidi" w:hAnsiTheme="majorBidi" w:cstheme="majorBidi"/>
                  <w:sz w:val="16"/>
                  <w:lang w:val="en-GB"/>
                </w:rPr>
                <w:delText>,</w:delText>
              </w:r>
            </w:del>
            <w:ins w:id="1366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974C48F" w14:textId="0CA1189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670" w:author="Jane Shaw" w:date="2015-10-29T13:00:00Z">
              <w:r w:rsidRPr="00F31509" w:rsidDel="0033382B">
                <w:rPr>
                  <w:rFonts w:asciiTheme="majorBidi" w:hAnsiTheme="majorBidi" w:cstheme="majorBidi"/>
                  <w:sz w:val="16"/>
                  <w:lang w:val="en-GB"/>
                </w:rPr>
                <w:delText>,</w:delText>
              </w:r>
            </w:del>
            <w:ins w:id="13671"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5FA55ABE" w14:textId="1B38055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672" w:author="Jane Shaw" w:date="2015-10-29T13:00:00Z">
              <w:r w:rsidRPr="00F31509" w:rsidDel="0033382B">
                <w:rPr>
                  <w:rFonts w:asciiTheme="majorBidi" w:hAnsiTheme="majorBidi" w:cstheme="majorBidi"/>
                  <w:sz w:val="16"/>
                  <w:lang w:val="en-GB"/>
                </w:rPr>
                <w:delText>,</w:delText>
              </w:r>
            </w:del>
            <w:ins w:id="13673"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5971F1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9076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264D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69A2F6" w14:textId="36B5206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674" w:author="Jane Shaw" w:date="2015-10-29T13:00:00Z">
              <w:r w:rsidRPr="00F31509" w:rsidDel="0033382B">
                <w:rPr>
                  <w:rFonts w:asciiTheme="majorBidi" w:hAnsiTheme="majorBidi" w:cstheme="majorBidi"/>
                  <w:sz w:val="16"/>
                  <w:lang w:val="en-GB"/>
                </w:rPr>
                <w:delText>,</w:delText>
              </w:r>
            </w:del>
            <w:ins w:id="13675"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512</w:t>
            </w:r>
            <w:del w:id="13676" w:author="Jane Shaw" w:date="2015-10-29T13:00:00Z">
              <w:r w:rsidRPr="00F31509" w:rsidDel="0033382B">
                <w:rPr>
                  <w:rFonts w:asciiTheme="majorBidi" w:hAnsiTheme="majorBidi" w:cstheme="majorBidi"/>
                  <w:sz w:val="16"/>
                  <w:lang w:val="en-GB"/>
                </w:rPr>
                <w:delText>,</w:delText>
              </w:r>
            </w:del>
            <w:ins w:id="13677"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59D85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09A4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0218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6308F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67167B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05943B23" w14:textId="4DFDDFD6"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14:paraId="22AD6D8E" w14:textId="19B4A9E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678" w:author="Jane Shaw" w:date="2015-10-29T13:00:00Z">
              <w:r w:rsidRPr="00F31509" w:rsidDel="0033382B">
                <w:rPr>
                  <w:rFonts w:asciiTheme="majorBidi" w:hAnsiTheme="majorBidi" w:cstheme="majorBidi"/>
                  <w:sz w:val="16"/>
                  <w:lang w:val="en-GB"/>
                </w:rPr>
                <w:delText>,</w:delText>
              </w:r>
            </w:del>
            <w:ins w:id="1367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680" w:author="Jane Shaw" w:date="2015-10-29T13:00:00Z">
              <w:r w:rsidRPr="00F31509" w:rsidDel="0033382B">
                <w:rPr>
                  <w:rFonts w:asciiTheme="majorBidi" w:hAnsiTheme="majorBidi" w:cstheme="majorBidi"/>
                  <w:sz w:val="16"/>
                  <w:lang w:val="en-GB"/>
                </w:rPr>
                <w:delText>,</w:delText>
              </w:r>
            </w:del>
            <w:ins w:id="13681"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250B1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A849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111B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4BEE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02DE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2C8FAA" w14:textId="4410AE6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682" w:author="Jane Shaw" w:date="2015-10-29T13:00:00Z">
              <w:r w:rsidRPr="00F31509" w:rsidDel="0033382B">
                <w:rPr>
                  <w:rFonts w:asciiTheme="majorBidi" w:hAnsiTheme="majorBidi" w:cstheme="majorBidi"/>
                  <w:sz w:val="16"/>
                  <w:lang w:val="en-GB"/>
                </w:rPr>
                <w:delText>,</w:delText>
              </w:r>
            </w:del>
            <w:ins w:id="13683"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684" w:author="Jane Shaw" w:date="2015-10-29T13:00:00Z">
              <w:r w:rsidRPr="00F31509" w:rsidDel="0033382B">
                <w:rPr>
                  <w:rFonts w:asciiTheme="majorBidi" w:hAnsiTheme="majorBidi" w:cstheme="majorBidi"/>
                  <w:sz w:val="16"/>
                  <w:lang w:val="en-GB"/>
                </w:rPr>
                <w:delText>,</w:delText>
              </w:r>
            </w:del>
            <w:ins w:id="13685"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F903C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647F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6CDB1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1DE8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B5D68F5"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7A39B8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0A93A7E0" w14:textId="3A297F8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686" w:author="Jane Shaw" w:date="2015-10-29T13:00:00Z">
              <w:r w:rsidRPr="00F31509" w:rsidDel="0033382B">
                <w:rPr>
                  <w:rFonts w:asciiTheme="majorBidi" w:hAnsiTheme="majorBidi" w:cstheme="majorBidi"/>
                  <w:sz w:val="16"/>
                  <w:lang w:val="en-GB"/>
                </w:rPr>
                <w:delText>,</w:delText>
              </w:r>
            </w:del>
            <w:ins w:id="13687"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183</w:t>
            </w:r>
            <w:del w:id="13688" w:author="Jane Shaw" w:date="2015-10-29T13:00:00Z">
              <w:r w:rsidRPr="00F31509" w:rsidDel="0033382B">
                <w:rPr>
                  <w:rFonts w:asciiTheme="majorBidi" w:hAnsiTheme="majorBidi" w:cstheme="majorBidi"/>
                  <w:sz w:val="16"/>
                  <w:lang w:val="en-GB"/>
                </w:rPr>
                <w:delText>,</w:delText>
              </w:r>
            </w:del>
            <w:ins w:id="13689" w:author="Jane Shaw" w:date="2015-10-29T13:00:00Z">
              <w:r w:rsidR="0033382B">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D9BF7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7562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526B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FD7F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1A7C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2E05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89E47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0DB35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A701B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F9271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9906368" w14:textId="77777777" w:rsidR="008B0C44" w:rsidRPr="00F31509" w:rsidRDefault="008B0C44" w:rsidP="00E52F68">
      <w:pPr>
        <w:jc w:val="both"/>
        <w:rPr>
          <w:rFonts w:asciiTheme="majorBidi" w:hAnsiTheme="majorBidi" w:cstheme="majorBidi"/>
          <w:lang w:val="en-GB"/>
        </w:rPr>
      </w:pPr>
    </w:p>
    <w:p w14:paraId="134275E9" w14:textId="10CBD8C3"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next step </w:t>
      </w:r>
      <w:del w:id="13690" w:author="Jane Shaw" w:date="2015-11-07T20:15:00Z">
        <w:r w:rsidRPr="00F31509" w:rsidDel="00643AA0">
          <w:rPr>
            <w:rFonts w:asciiTheme="majorBidi" w:hAnsiTheme="majorBidi" w:cstheme="majorBidi"/>
            <w:lang w:val="en-GB"/>
          </w:rPr>
          <w:delText xml:space="preserve">in </w:delText>
        </w:r>
      </w:del>
      <w:del w:id="13691" w:author="Jane Shaw" w:date="2015-10-29T13:00:00Z">
        <w:r w:rsidRPr="00F31509" w:rsidDel="0033382B">
          <w:rPr>
            <w:rFonts w:asciiTheme="majorBidi" w:hAnsiTheme="majorBidi" w:cstheme="majorBidi"/>
            <w:lang w:val="en-GB"/>
          </w:rPr>
          <w:delText xml:space="preserve">this process </w:delText>
        </w:r>
      </w:del>
      <w:r w:rsidRPr="00F31509">
        <w:rPr>
          <w:rFonts w:asciiTheme="majorBidi" w:hAnsiTheme="majorBidi" w:cstheme="majorBidi"/>
          <w:lang w:val="en-GB"/>
        </w:rPr>
        <w:t xml:space="preserve">is to balance the processed commodities by creating production quantities. The standardization of the required production quantities would then </w:t>
      </w:r>
      <w:ins w:id="13692" w:author="Jane Shaw" w:date="2015-11-07T20:15:00Z">
        <w:r w:rsidR="00643AA0">
          <w:rPr>
            <w:rFonts w:asciiTheme="majorBidi" w:hAnsiTheme="majorBidi" w:cstheme="majorBidi"/>
            <w:lang w:val="en-GB"/>
          </w:rPr>
          <w:t xml:space="preserve">usually </w:t>
        </w:r>
      </w:ins>
      <w:r w:rsidRPr="00F31509">
        <w:rPr>
          <w:rFonts w:asciiTheme="majorBidi" w:hAnsiTheme="majorBidi" w:cstheme="majorBidi"/>
          <w:lang w:val="en-GB"/>
        </w:rPr>
        <w:t xml:space="preserve">be compared </w:t>
      </w:r>
      <w:del w:id="13693" w:author="Jane Shaw" w:date="2015-10-29T13:00:00Z">
        <w:r w:rsidRPr="00F31509" w:rsidDel="002F4511">
          <w:rPr>
            <w:rFonts w:asciiTheme="majorBidi" w:hAnsiTheme="majorBidi" w:cstheme="majorBidi"/>
            <w:lang w:val="en-GB"/>
          </w:rPr>
          <w:delText xml:space="preserve">to </w:delText>
        </w:r>
      </w:del>
      <w:ins w:id="13694" w:author="Jane Shaw" w:date="2015-10-29T13:00:00Z">
        <w:r w:rsidR="002F4511">
          <w:rPr>
            <w:rFonts w:asciiTheme="majorBidi" w:hAnsiTheme="majorBidi" w:cstheme="majorBidi"/>
            <w:lang w:val="en-GB"/>
          </w:rPr>
          <w:t xml:space="preserve">with </w:t>
        </w:r>
      </w:ins>
      <w:del w:id="13695" w:author="Jane Shaw" w:date="2015-10-29T13:00:00Z">
        <w:r w:rsidRPr="00F31509" w:rsidDel="002F4511">
          <w:rPr>
            <w:rFonts w:asciiTheme="majorBidi" w:hAnsiTheme="majorBidi" w:cstheme="majorBidi"/>
            <w:lang w:val="en-GB"/>
          </w:rPr>
          <w:delText xml:space="preserve">our </w:delText>
        </w:r>
      </w:del>
      <w:ins w:id="13696" w:author="Jane Shaw" w:date="2015-10-29T13:00:00Z">
        <w:r w:rsidR="002F4511">
          <w:rPr>
            <w:rFonts w:asciiTheme="majorBidi" w:hAnsiTheme="majorBidi" w:cstheme="majorBidi"/>
            <w:lang w:val="en-GB"/>
          </w:rPr>
          <w:t xml:space="preserve">the </w:t>
        </w:r>
      </w:ins>
      <w:r w:rsidRPr="00F31509">
        <w:rPr>
          <w:rFonts w:asciiTheme="majorBidi" w:hAnsiTheme="majorBidi" w:cstheme="majorBidi"/>
          <w:lang w:val="en-GB"/>
        </w:rPr>
        <w:t>estimate</w:t>
      </w:r>
      <w:ins w:id="13697" w:author="Jane Shaw" w:date="2015-10-29T13:00:00Z">
        <w:r w:rsidR="002F4511">
          <w:rPr>
            <w:rFonts w:asciiTheme="majorBidi" w:hAnsiTheme="majorBidi" w:cstheme="majorBidi"/>
            <w:lang w:val="en-GB"/>
          </w:rPr>
          <w:t>d</w:t>
        </w:r>
      </w:ins>
      <w:r w:rsidRPr="00F31509">
        <w:rPr>
          <w:rFonts w:asciiTheme="majorBidi" w:hAnsiTheme="majorBidi" w:cstheme="majorBidi"/>
          <w:lang w:val="en-GB"/>
        </w:rPr>
        <w:t xml:space="preserve"> </w:t>
      </w:r>
      <w:del w:id="13698" w:author="Jane Shaw" w:date="2015-10-29T13:00:00Z">
        <w:r w:rsidRPr="00F31509" w:rsidDel="002F4511">
          <w:rPr>
            <w:rFonts w:asciiTheme="majorBidi" w:hAnsiTheme="majorBidi" w:cstheme="majorBidi"/>
            <w:lang w:val="en-GB"/>
          </w:rPr>
          <w:delText xml:space="preserve">for the </w:delText>
        </w:r>
      </w:del>
      <w:r w:rsidRPr="00F31509">
        <w:rPr>
          <w:rFonts w:asciiTheme="majorBidi" w:hAnsiTheme="majorBidi" w:cstheme="majorBidi"/>
          <w:lang w:val="en-GB"/>
        </w:rPr>
        <w:t xml:space="preserve">quantity of food processing for the raw sugar commodity to ensure </w:t>
      </w:r>
      <w:del w:id="13699" w:author="Jane Shaw" w:date="2015-10-29T13:01:00Z">
        <w:r w:rsidRPr="00F31509" w:rsidDel="002F4511">
          <w:rPr>
            <w:rFonts w:asciiTheme="majorBidi" w:hAnsiTheme="majorBidi" w:cstheme="majorBidi"/>
            <w:lang w:val="en-GB"/>
          </w:rPr>
          <w:delText xml:space="preserve">we have enough to </w:delText>
        </w:r>
      </w:del>
      <w:ins w:id="13700" w:author="Jane Shaw" w:date="2015-10-29T13:01:00Z">
        <w:r w:rsidR="002F4511">
          <w:rPr>
            <w:rFonts w:asciiTheme="majorBidi" w:hAnsiTheme="majorBidi" w:cstheme="majorBidi"/>
            <w:lang w:val="en-GB"/>
          </w:rPr>
          <w:t xml:space="preserve">that it </w:t>
        </w:r>
      </w:ins>
      <w:r w:rsidRPr="00F31509">
        <w:rPr>
          <w:rFonts w:asciiTheme="majorBidi" w:hAnsiTheme="majorBidi" w:cstheme="majorBidi"/>
          <w:lang w:val="en-GB"/>
        </w:rPr>
        <w:t>cover</w:t>
      </w:r>
      <w:ins w:id="13701" w:author="Jane Shaw" w:date="2015-10-29T13:01:00Z">
        <w:r w:rsidR="002F4511">
          <w:rPr>
            <w:rFonts w:asciiTheme="majorBidi" w:hAnsiTheme="majorBidi" w:cstheme="majorBidi"/>
            <w:lang w:val="en-GB"/>
          </w:rPr>
          <w:t>s</w:t>
        </w:r>
      </w:ins>
      <w:r w:rsidRPr="00F31509">
        <w:rPr>
          <w:rFonts w:asciiTheme="majorBidi" w:hAnsiTheme="majorBidi" w:cstheme="majorBidi"/>
          <w:lang w:val="en-GB"/>
        </w:rPr>
        <w:t xml:space="preserve"> supply/</w:t>
      </w:r>
      <w:del w:id="13702" w:author="Jane Shaw" w:date="2015-10-29T13:01:00Z">
        <w:r w:rsidRPr="00F31509" w:rsidDel="002F4511">
          <w:rPr>
            <w:rFonts w:asciiTheme="majorBidi" w:hAnsiTheme="majorBidi" w:cstheme="majorBidi"/>
            <w:lang w:val="en-GB"/>
          </w:rPr>
          <w:delText xml:space="preserve">utilization </w:delText>
        </w:r>
      </w:del>
      <w:ins w:id="13703" w:author="Jane Shaw" w:date="2015-10-29T13:01:00Z">
        <w:r w:rsidR="002F4511" w:rsidRPr="00F31509">
          <w:rPr>
            <w:rFonts w:asciiTheme="majorBidi" w:hAnsiTheme="majorBidi" w:cstheme="majorBidi"/>
            <w:lang w:val="en-GB"/>
          </w:rPr>
          <w:t>u</w:t>
        </w:r>
        <w:r w:rsidR="002F4511">
          <w:rPr>
            <w:rFonts w:asciiTheme="majorBidi" w:hAnsiTheme="majorBidi" w:cstheme="majorBidi"/>
            <w:lang w:val="en-GB"/>
          </w:rPr>
          <w:t>se</w:t>
        </w:r>
        <w:r w:rsidR="002F4511" w:rsidRPr="00F31509">
          <w:rPr>
            <w:rFonts w:asciiTheme="majorBidi" w:hAnsiTheme="majorBidi" w:cstheme="majorBidi"/>
            <w:lang w:val="en-GB"/>
          </w:rPr>
          <w:t xml:space="preserve"> </w:t>
        </w:r>
      </w:ins>
      <w:r w:rsidRPr="00F31509">
        <w:rPr>
          <w:rFonts w:asciiTheme="majorBidi" w:hAnsiTheme="majorBidi" w:cstheme="majorBidi"/>
          <w:lang w:val="en-GB"/>
        </w:rPr>
        <w:t xml:space="preserve">deficits. However, </w:t>
      </w:r>
      <w:ins w:id="13704" w:author="Jane Shaw" w:date="2015-11-07T20:16:00Z">
        <w:r w:rsidR="00643AA0">
          <w:rPr>
            <w:rFonts w:asciiTheme="majorBidi" w:hAnsiTheme="majorBidi" w:cstheme="majorBidi"/>
            <w:lang w:val="en-GB"/>
          </w:rPr>
          <w:t xml:space="preserve">in this example, </w:t>
        </w:r>
      </w:ins>
      <w:del w:id="13705" w:author="Jane Shaw" w:date="2015-10-29T13:01:00Z">
        <w:r w:rsidRPr="00F31509" w:rsidDel="002F4511">
          <w:rPr>
            <w:rFonts w:asciiTheme="majorBidi" w:hAnsiTheme="majorBidi" w:cstheme="majorBidi"/>
            <w:lang w:val="en-GB"/>
          </w:rPr>
          <w:delText xml:space="preserve">we do not have any </w:delText>
        </w:r>
      </w:del>
      <w:ins w:id="13706" w:author="Jane Shaw" w:date="2015-10-29T13:01:00Z">
        <w:r w:rsidR="002F4511">
          <w:rPr>
            <w:rFonts w:asciiTheme="majorBidi" w:hAnsiTheme="majorBidi" w:cstheme="majorBidi"/>
            <w:lang w:val="en-GB"/>
          </w:rPr>
          <w:t xml:space="preserve">there are no </w:t>
        </w:r>
      </w:ins>
      <w:r w:rsidRPr="00F31509">
        <w:rPr>
          <w:rFonts w:asciiTheme="majorBidi" w:hAnsiTheme="majorBidi" w:cstheme="majorBidi"/>
          <w:lang w:val="en-GB"/>
        </w:rPr>
        <w:t>trade deficits</w:t>
      </w:r>
      <w:ins w:id="13707" w:author="Jane Shaw" w:date="2015-10-29T13:02:00Z">
        <w:r w:rsidR="002F4511">
          <w:rPr>
            <w:rFonts w:asciiTheme="majorBidi" w:hAnsiTheme="majorBidi" w:cstheme="majorBidi"/>
            <w:lang w:val="en-GB"/>
          </w:rPr>
          <w:t>,</w:t>
        </w:r>
      </w:ins>
      <w:del w:id="13708" w:author="Jane Shaw" w:date="2015-10-29T13:01:00Z">
        <w:r w:rsidRPr="00F31509" w:rsidDel="002F4511">
          <w:rPr>
            <w:rFonts w:asciiTheme="majorBidi" w:hAnsiTheme="majorBidi" w:cstheme="majorBidi"/>
            <w:lang w:val="en-GB"/>
          </w:rPr>
          <w:delText>,</w:delText>
        </w:r>
      </w:del>
      <w:r w:rsidRPr="00F31509">
        <w:rPr>
          <w:rFonts w:asciiTheme="majorBidi" w:hAnsiTheme="majorBidi" w:cstheme="majorBidi"/>
          <w:lang w:val="en-GB"/>
        </w:rPr>
        <w:t xml:space="preserve"> </w:t>
      </w:r>
      <w:ins w:id="13709" w:author="Jane Shaw" w:date="2015-10-29T13:04:00Z">
        <w:r w:rsidR="002F4511">
          <w:rPr>
            <w:rFonts w:asciiTheme="majorBidi" w:hAnsiTheme="majorBidi" w:cstheme="majorBidi"/>
            <w:lang w:val="en-GB"/>
          </w:rPr>
          <w:t xml:space="preserve">and </w:t>
        </w:r>
      </w:ins>
      <w:ins w:id="13710" w:author="Jane Shaw" w:date="2015-10-29T13:02:00Z">
        <w:r w:rsidR="002F4511">
          <w:rPr>
            <w:rFonts w:asciiTheme="majorBidi" w:hAnsiTheme="majorBidi" w:cstheme="majorBidi"/>
            <w:lang w:val="en-GB"/>
          </w:rPr>
          <w:t xml:space="preserve">the </w:t>
        </w:r>
      </w:ins>
      <w:del w:id="13711" w:author="Jane Shaw" w:date="2015-10-29T13:02:00Z">
        <w:r w:rsidRPr="00F31509" w:rsidDel="002F4511">
          <w:rPr>
            <w:rFonts w:asciiTheme="majorBidi" w:hAnsiTheme="majorBidi" w:cstheme="majorBidi"/>
            <w:lang w:val="en-GB"/>
          </w:rPr>
          <w:delText xml:space="preserve">nor do we have official </w:delText>
        </w:r>
      </w:del>
      <w:r w:rsidRPr="00F31509">
        <w:rPr>
          <w:rFonts w:asciiTheme="majorBidi" w:hAnsiTheme="majorBidi" w:cstheme="majorBidi"/>
          <w:lang w:val="en-GB"/>
        </w:rPr>
        <w:t xml:space="preserve">production </w:t>
      </w:r>
      <w:ins w:id="13712" w:author="Jane Shaw" w:date="2015-10-29T13:02:00Z">
        <w:r w:rsidR="002F4511">
          <w:rPr>
            <w:rFonts w:asciiTheme="majorBidi" w:hAnsiTheme="majorBidi" w:cstheme="majorBidi"/>
            <w:lang w:val="en-GB"/>
          </w:rPr>
          <w:t xml:space="preserve">figure </w:t>
        </w:r>
      </w:ins>
      <w:del w:id="13713" w:author="Jane Shaw" w:date="2015-10-29T13:02:00Z">
        <w:r w:rsidRPr="00F31509" w:rsidDel="002F4511">
          <w:rPr>
            <w:rFonts w:asciiTheme="majorBidi" w:hAnsiTheme="majorBidi" w:cstheme="majorBidi"/>
            <w:lang w:val="en-GB"/>
          </w:rPr>
          <w:delText xml:space="preserve">of </w:delText>
        </w:r>
      </w:del>
      <w:ins w:id="13714" w:author="Jane Shaw" w:date="2015-10-29T13:02:00Z">
        <w:r w:rsidR="002F4511">
          <w:rPr>
            <w:rFonts w:asciiTheme="majorBidi" w:hAnsiTheme="majorBidi" w:cstheme="majorBidi"/>
            <w:lang w:val="en-GB"/>
          </w:rPr>
          <w:t xml:space="preserve">for </w:t>
        </w:r>
      </w:ins>
      <w:del w:id="13715" w:author="Jane Shaw" w:date="2015-10-29T13:03:00Z">
        <w:r w:rsidRPr="00F31509" w:rsidDel="002F4511">
          <w:rPr>
            <w:rFonts w:asciiTheme="majorBidi" w:hAnsiTheme="majorBidi" w:cstheme="majorBidi"/>
            <w:lang w:val="en-GB"/>
          </w:rPr>
          <w:delText xml:space="preserve">the main use of </w:delText>
        </w:r>
      </w:del>
      <w:r w:rsidRPr="00F31509">
        <w:rPr>
          <w:rFonts w:asciiTheme="majorBidi" w:hAnsiTheme="majorBidi" w:cstheme="majorBidi"/>
          <w:lang w:val="en-GB"/>
        </w:rPr>
        <w:t xml:space="preserve">raw sugar </w:t>
      </w:r>
      <w:ins w:id="13716" w:author="Jane Shaw" w:date="2015-10-29T13:03:00Z">
        <w:r w:rsidR="002F4511">
          <w:rPr>
            <w:rFonts w:asciiTheme="majorBidi" w:hAnsiTheme="majorBidi" w:cstheme="majorBidi"/>
            <w:lang w:val="en-GB"/>
          </w:rPr>
          <w:t xml:space="preserve">is not official </w:t>
        </w:r>
      </w:ins>
      <w:r w:rsidRPr="00F31509">
        <w:rPr>
          <w:rFonts w:asciiTheme="majorBidi" w:hAnsiTheme="majorBidi" w:cstheme="majorBidi"/>
          <w:lang w:val="en-GB"/>
        </w:rPr>
        <w:t>(</w:t>
      </w:r>
      <w:del w:id="13717" w:author="Jane Shaw" w:date="2015-10-29T13:03:00Z">
        <w:r w:rsidRPr="00F31509" w:rsidDel="002F4511">
          <w:rPr>
            <w:rFonts w:asciiTheme="majorBidi" w:hAnsiTheme="majorBidi" w:cstheme="majorBidi"/>
            <w:lang w:val="en-GB"/>
          </w:rPr>
          <w:delText xml:space="preserve">recall, however, in </w:delText>
        </w:r>
      </w:del>
      <w:ins w:id="13718" w:author="Jane Shaw" w:date="2015-10-29T13:03:00Z">
        <w:r w:rsidR="002F4511">
          <w:rPr>
            <w:rFonts w:asciiTheme="majorBidi" w:hAnsiTheme="majorBidi" w:cstheme="majorBidi"/>
            <w:lang w:val="en-GB"/>
          </w:rPr>
          <w:t xml:space="preserve">unlike </w:t>
        </w:r>
      </w:ins>
      <w:ins w:id="13719" w:author="Jane Shaw" w:date="2015-11-07T20:16:00Z">
        <w:r w:rsidR="00643AA0">
          <w:rPr>
            <w:rFonts w:asciiTheme="majorBidi" w:hAnsiTheme="majorBidi" w:cstheme="majorBidi"/>
            <w:lang w:val="en-GB"/>
          </w:rPr>
          <w:t xml:space="preserve">in </w:t>
        </w:r>
      </w:ins>
      <w:r w:rsidRPr="00F31509">
        <w:rPr>
          <w:rFonts w:asciiTheme="majorBidi" w:hAnsiTheme="majorBidi" w:cstheme="majorBidi"/>
          <w:lang w:val="en-GB"/>
        </w:rPr>
        <w:t xml:space="preserve">the wheat </w:t>
      </w:r>
      <w:del w:id="13720" w:author="Jane Shaw" w:date="2015-10-29T13:03:00Z">
        <w:r w:rsidRPr="00F31509" w:rsidDel="002F4511">
          <w:rPr>
            <w:rFonts w:asciiTheme="majorBidi" w:hAnsiTheme="majorBidi" w:cstheme="majorBidi"/>
            <w:lang w:val="en-GB"/>
          </w:rPr>
          <w:delText xml:space="preserve">case </w:delText>
        </w:r>
      </w:del>
      <w:ins w:id="13721" w:author="Jane Shaw" w:date="2015-10-29T13:03:00Z">
        <w:r w:rsidR="002F4511">
          <w:rPr>
            <w:rFonts w:asciiTheme="majorBidi" w:hAnsiTheme="majorBidi" w:cstheme="majorBidi"/>
            <w:lang w:val="en-GB"/>
          </w:rPr>
          <w:t xml:space="preserve">example, which had </w:t>
        </w:r>
      </w:ins>
      <w:del w:id="13722" w:author="Jane Shaw" w:date="2015-10-29T13:03:00Z">
        <w:r w:rsidRPr="00F31509" w:rsidDel="002F4511">
          <w:rPr>
            <w:rFonts w:asciiTheme="majorBidi" w:hAnsiTheme="majorBidi" w:cstheme="majorBidi"/>
            <w:lang w:val="en-GB"/>
          </w:rPr>
          <w:delText xml:space="preserve">we had </w:delText>
        </w:r>
      </w:del>
      <w:r w:rsidRPr="00F31509">
        <w:rPr>
          <w:rFonts w:asciiTheme="majorBidi" w:hAnsiTheme="majorBidi" w:cstheme="majorBidi"/>
          <w:lang w:val="en-GB"/>
        </w:rPr>
        <w:t xml:space="preserve">official </w:t>
      </w:r>
      <w:ins w:id="13723" w:author="Jane Shaw" w:date="2015-11-07T20:16:00Z">
        <w:r w:rsidR="00643AA0">
          <w:rPr>
            <w:rFonts w:asciiTheme="majorBidi" w:hAnsiTheme="majorBidi" w:cstheme="majorBidi"/>
            <w:lang w:val="en-GB"/>
          </w:rPr>
          <w:t xml:space="preserve">data on </w:t>
        </w:r>
      </w:ins>
      <w:r w:rsidRPr="00F31509">
        <w:rPr>
          <w:rFonts w:asciiTheme="majorBidi" w:hAnsiTheme="majorBidi" w:cstheme="majorBidi"/>
          <w:lang w:val="en-GB"/>
        </w:rPr>
        <w:t xml:space="preserve">production of wheat flour). </w:t>
      </w:r>
      <w:del w:id="13724" w:author="Jane Shaw" w:date="2015-10-29T13:04:00Z">
        <w:r w:rsidRPr="00F31509" w:rsidDel="002F4511">
          <w:rPr>
            <w:rFonts w:asciiTheme="majorBidi" w:hAnsiTheme="majorBidi" w:cstheme="majorBidi"/>
            <w:lang w:val="en-GB"/>
          </w:rPr>
          <w:delText xml:space="preserve">In order </w:delText>
        </w:r>
      </w:del>
      <w:r w:rsidR="002F4511" w:rsidRPr="00F31509">
        <w:rPr>
          <w:rFonts w:asciiTheme="majorBidi" w:hAnsiTheme="majorBidi" w:cstheme="majorBidi"/>
          <w:lang w:val="en-GB"/>
        </w:rPr>
        <w:t xml:space="preserve">To </w:t>
      </w:r>
      <w:r w:rsidRPr="00F31509">
        <w:rPr>
          <w:rFonts w:asciiTheme="majorBidi" w:hAnsiTheme="majorBidi" w:cstheme="majorBidi"/>
          <w:lang w:val="en-GB"/>
        </w:rPr>
        <w:t xml:space="preserve">maintain consistency between </w:t>
      </w:r>
      <w:del w:id="13725" w:author="Jane Shaw" w:date="2015-10-29T13:04:00Z">
        <w:r w:rsidRPr="00F31509" w:rsidDel="002F4511">
          <w:rPr>
            <w:rFonts w:asciiTheme="majorBidi" w:hAnsiTheme="majorBidi" w:cstheme="majorBidi"/>
            <w:lang w:val="en-GB"/>
          </w:rPr>
          <w:delText xml:space="preserve">our </w:delText>
        </w:r>
      </w:del>
      <w:ins w:id="13726" w:author="Jane Shaw" w:date="2015-10-29T13:04:00Z">
        <w:r w:rsidR="002F4511">
          <w:rPr>
            <w:rFonts w:asciiTheme="majorBidi" w:hAnsiTheme="majorBidi" w:cstheme="majorBidi"/>
            <w:lang w:val="en-GB"/>
          </w:rPr>
          <w:t xml:space="preserve">the </w:t>
        </w:r>
      </w:ins>
      <w:del w:id="13727" w:author="Jane Shaw" w:date="2015-10-29T13:04:00Z">
        <w:r w:rsidRPr="00F31509" w:rsidDel="002F4511">
          <w:rPr>
            <w:rFonts w:asciiTheme="majorBidi" w:hAnsiTheme="majorBidi" w:cstheme="majorBidi"/>
            <w:lang w:val="en-GB"/>
          </w:rPr>
          <w:delText>"</w:delText>
        </w:r>
      </w:del>
      <w:r w:rsidR="002F4511" w:rsidRPr="00F31509">
        <w:rPr>
          <w:rFonts w:asciiTheme="majorBidi" w:hAnsiTheme="majorBidi" w:cstheme="majorBidi"/>
          <w:lang w:val="en-GB"/>
        </w:rPr>
        <w:t>food processing</w:t>
      </w:r>
      <w:del w:id="13728" w:author="Jane Shaw" w:date="2015-10-29T13:04:00Z">
        <w:r w:rsidRPr="00F31509" w:rsidDel="002F4511">
          <w:rPr>
            <w:rFonts w:asciiTheme="majorBidi" w:hAnsiTheme="majorBidi" w:cstheme="majorBidi"/>
            <w:lang w:val="en-GB"/>
          </w:rPr>
          <w:delText>"</w:delText>
        </w:r>
      </w:del>
      <w:r w:rsidRPr="00F31509">
        <w:rPr>
          <w:rFonts w:asciiTheme="majorBidi" w:hAnsiTheme="majorBidi" w:cstheme="majorBidi"/>
          <w:lang w:val="en-GB"/>
        </w:rPr>
        <w:t xml:space="preserve"> variable and the production of </w:t>
      </w:r>
      <w:del w:id="13729" w:author="Jane Shaw" w:date="2015-10-29T13:04:00Z">
        <w:r w:rsidRPr="00F31509" w:rsidDel="002F4511">
          <w:rPr>
            <w:rFonts w:asciiTheme="majorBidi" w:hAnsiTheme="majorBidi" w:cstheme="majorBidi"/>
            <w:lang w:val="en-GB"/>
          </w:rPr>
          <w:delText xml:space="preserve">our </w:delText>
        </w:r>
      </w:del>
      <w:r w:rsidRPr="00F31509">
        <w:rPr>
          <w:rFonts w:asciiTheme="majorBidi" w:hAnsiTheme="majorBidi" w:cstheme="majorBidi"/>
          <w:lang w:val="en-GB"/>
        </w:rPr>
        <w:t xml:space="preserve">processed commodities, </w:t>
      </w:r>
      <w:del w:id="13730" w:author="Jane Shaw" w:date="2015-10-29T13:05:00Z">
        <w:r w:rsidRPr="00F31509" w:rsidDel="002F4511">
          <w:rPr>
            <w:rFonts w:asciiTheme="majorBidi" w:hAnsiTheme="majorBidi" w:cstheme="majorBidi"/>
            <w:lang w:val="en-GB"/>
          </w:rPr>
          <w:delText xml:space="preserve">we allocate </w:delText>
        </w:r>
      </w:del>
      <w:r w:rsidRPr="00F31509">
        <w:rPr>
          <w:rFonts w:asciiTheme="majorBidi" w:hAnsiTheme="majorBidi" w:cstheme="majorBidi"/>
          <w:lang w:val="en-GB"/>
        </w:rPr>
        <w:t xml:space="preserve">the </w:t>
      </w:r>
      <w:del w:id="13731" w:author="Jane Shaw" w:date="2015-10-29T13:05:00Z">
        <w:r w:rsidRPr="00F31509" w:rsidDel="002F4511">
          <w:rPr>
            <w:rFonts w:asciiTheme="majorBidi" w:hAnsiTheme="majorBidi" w:cstheme="majorBidi"/>
            <w:lang w:val="en-GB"/>
          </w:rPr>
          <w:delText>"</w:delText>
        </w:r>
      </w:del>
      <w:r w:rsidR="002F4511" w:rsidRPr="00F31509">
        <w:rPr>
          <w:rFonts w:asciiTheme="majorBidi" w:hAnsiTheme="majorBidi" w:cstheme="majorBidi"/>
          <w:lang w:val="en-GB"/>
        </w:rPr>
        <w:t>food processing</w:t>
      </w:r>
      <w:del w:id="13732" w:author="Jane Shaw" w:date="2015-10-29T13:05:00Z">
        <w:r w:rsidRPr="00F31509" w:rsidDel="002F4511">
          <w:rPr>
            <w:rFonts w:asciiTheme="majorBidi" w:hAnsiTheme="majorBidi" w:cstheme="majorBidi"/>
            <w:lang w:val="en-GB"/>
          </w:rPr>
          <w:delText>"</w:delText>
        </w:r>
      </w:del>
      <w:r w:rsidRPr="00F31509">
        <w:rPr>
          <w:rFonts w:asciiTheme="majorBidi" w:hAnsiTheme="majorBidi" w:cstheme="majorBidi"/>
          <w:lang w:val="en-GB"/>
        </w:rPr>
        <w:t xml:space="preserve"> of raw sugar </w:t>
      </w:r>
      <w:ins w:id="13733" w:author="Jane Shaw" w:date="2015-10-29T13:05:00Z">
        <w:r w:rsidR="002F4511">
          <w:rPr>
            <w:rFonts w:asciiTheme="majorBidi" w:hAnsiTheme="majorBidi" w:cstheme="majorBidi"/>
            <w:lang w:val="en-GB"/>
          </w:rPr>
          <w:t xml:space="preserve">is therefore allocated </w:t>
        </w:r>
      </w:ins>
      <w:del w:id="13734" w:author="Jane Shaw" w:date="2015-10-29T13:05:00Z">
        <w:r w:rsidRPr="00F31509" w:rsidDel="002F4511">
          <w:rPr>
            <w:rFonts w:asciiTheme="majorBidi" w:hAnsiTheme="majorBidi" w:cstheme="majorBidi"/>
            <w:lang w:val="en-GB"/>
          </w:rPr>
          <w:delText>in</w:delText>
        </w:r>
      </w:del>
      <w:r w:rsidRPr="00F31509">
        <w:rPr>
          <w:rFonts w:asciiTheme="majorBidi" w:hAnsiTheme="majorBidi" w:cstheme="majorBidi"/>
          <w:lang w:val="en-GB"/>
        </w:rPr>
        <w:t xml:space="preserve">to </w:t>
      </w:r>
      <w:ins w:id="13735" w:author="Jane Shaw" w:date="2015-10-29T13:05:00Z">
        <w:r w:rsidR="002F4511">
          <w:rPr>
            <w:rFonts w:asciiTheme="majorBidi" w:hAnsiTheme="majorBidi" w:cstheme="majorBidi"/>
            <w:lang w:val="en-GB"/>
          </w:rPr>
          <w:t xml:space="preserve">the </w:t>
        </w:r>
      </w:ins>
      <w:r w:rsidR="002F4511" w:rsidRPr="00F31509">
        <w:rPr>
          <w:rFonts w:asciiTheme="majorBidi" w:hAnsiTheme="majorBidi" w:cstheme="majorBidi"/>
          <w:lang w:val="en-GB"/>
        </w:rPr>
        <w:t xml:space="preserve">production </w:t>
      </w:r>
      <w:r w:rsidRPr="00F31509">
        <w:rPr>
          <w:rFonts w:asciiTheme="majorBidi" w:hAnsiTheme="majorBidi" w:cstheme="majorBidi"/>
          <w:lang w:val="en-GB"/>
        </w:rPr>
        <w:t>of refined sugar</w:t>
      </w:r>
      <w:ins w:id="13736" w:author="Jane Shaw" w:date="2015-10-29T13:05:00Z">
        <w:r w:rsidR="002F4511">
          <w:rPr>
            <w:rFonts w:asciiTheme="majorBidi" w:hAnsiTheme="majorBidi" w:cstheme="majorBidi"/>
            <w:lang w:val="en-GB"/>
          </w:rPr>
          <w:t xml:space="preserve"> (Table 45)</w:t>
        </w:r>
      </w:ins>
      <w:r w:rsidRPr="00F31509">
        <w:rPr>
          <w:rFonts w:asciiTheme="majorBidi" w:hAnsiTheme="majorBidi" w:cstheme="majorBidi"/>
          <w:lang w:val="en-GB"/>
        </w:rPr>
        <w:t>.</w:t>
      </w:r>
    </w:p>
    <w:p w14:paraId="77B2190C" w14:textId="36AC06A0" w:rsidR="004F65E4" w:rsidRPr="00F31509" w:rsidRDefault="004F65E4" w:rsidP="006E32A4">
      <w:pPr>
        <w:pStyle w:val="Didascalia"/>
        <w:keepNext/>
        <w:rPr>
          <w:rFonts w:asciiTheme="majorBidi" w:hAnsiTheme="majorBidi" w:cstheme="majorBidi"/>
          <w:b/>
          <w:lang w:val="en-GB"/>
        </w:rPr>
      </w:pPr>
      <w:bookmarkStart w:id="13737" w:name="_Toc42842358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45</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Complete, but still unbalanced </w:t>
      </w:r>
      <w:ins w:id="13738" w:author="Jane Shaw" w:date="2015-10-29T17:12:00Z">
        <w:r w:rsidR="00D23444">
          <w:rPr>
            <w:rFonts w:asciiTheme="majorBidi" w:hAnsiTheme="majorBidi" w:cstheme="majorBidi"/>
            <w:lang w:val="en-GB"/>
          </w:rPr>
          <w:t xml:space="preserve">SUA </w:t>
        </w:r>
      </w:ins>
      <w:del w:id="13739" w:author="Jane Shaw" w:date="2015-10-29T13:07:00Z">
        <w:r w:rsidRPr="00F31509" w:rsidDel="002F4511">
          <w:rPr>
            <w:rFonts w:asciiTheme="majorBidi" w:hAnsiTheme="majorBidi" w:cstheme="majorBidi"/>
            <w:lang w:val="en-GB"/>
          </w:rPr>
          <w:delText xml:space="preserve">output </w:delText>
        </w:r>
      </w:del>
      <w:r w:rsidRPr="00F31509">
        <w:rPr>
          <w:rFonts w:asciiTheme="majorBidi" w:hAnsiTheme="majorBidi" w:cstheme="majorBidi"/>
          <w:lang w:val="en-GB"/>
        </w:rPr>
        <w:t>table for refined sugar</w:t>
      </w:r>
      <w:bookmarkEnd w:id="13737"/>
      <w:r w:rsidRPr="00F31509">
        <w:rPr>
          <w:rFonts w:asciiTheme="majorBidi" w:hAnsiTheme="majorBidi" w:cstheme="majorBidi"/>
          <w:lang w:val="en-GB"/>
        </w:rPr>
        <w:t xml:space="preserve"> </w:t>
      </w:r>
    </w:p>
    <w:tbl>
      <w:tblPr>
        <w:tblStyle w:val="Tabellaclassica1"/>
        <w:tblW w:w="5261" w:type="pct"/>
        <w:tblLook w:val="04A0" w:firstRow="1" w:lastRow="0" w:firstColumn="1" w:lastColumn="0" w:noHBand="0" w:noVBand="1"/>
      </w:tblPr>
      <w:tblGrid>
        <w:gridCol w:w="1215"/>
        <w:gridCol w:w="981"/>
        <w:gridCol w:w="822"/>
        <w:gridCol w:w="765"/>
        <w:gridCol w:w="834"/>
        <w:gridCol w:w="685"/>
        <w:gridCol w:w="1062"/>
        <w:gridCol w:w="672"/>
        <w:gridCol w:w="536"/>
        <w:gridCol w:w="723"/>
        <w:gridCol w:w="901"/>
        <w:gridCol w:w="528"/>
      </w:tblGrid>
      <w:tr w:rsidR="008D6966" w:rsidRPr="00F31509" w14:paraId="220A68A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0677E46A" w14:textId="744BE259"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40825E25" w14:textId="4C307432"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4628EA6" w14:textId="17FF7D42"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34077502" w14:textId="064337F4"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1D20AD7D" w14:textId="61E2D760"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09AC4D22" w14:textId="3F123364"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3217D816" w14:textId="15B76563"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57C98973" w14:textId="5706DE1A"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69AAE93A" w14:textId="775B15F6"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5CC237DA" w14:textId="01690BEE"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21E5819C" w14:textId="0790B035"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7CAA0839" w14:textId="16F49FCE"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6EA4297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045D5830" w14:textId="0BB635D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F4511" w:rsidRPr="00F31509">
              <w:rPr>
                <w:rFonts w:asciiTheme="majorBidi" w:hAnsiTheme="majorBidi" w:cstheme="majorBidi"/>
                <w:sz w:val="16"/>
                <w:lang w:val="en-GB"/>
              </w:rPr>
              <w:t>syrups</w:t>
            </w:r>
          </w:p>
        </w:tc>
        <w:tc>
          <w:tcPr>
            <w:tcW w:w="0" w:type="auto"/>
          </w:tcPr>
          <w:p w14:paraId="0C0CDF8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E86A27" w14:textId="3DE3CFF9"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740" w:author="Jane Shaw" w:date="2015-10-29T13:07:00Z">
              <w:r w:rsidRPr="00F31509" w:rsidDel="002F4511">
                <w:rPr>
                  <w:rFonts w:asciiTheme="majorBidi" w:hAnsiTheme="majorBidi" w:cstheme="majorBidi"/>
                  <w:sz w:val="16"/>
                  <w:lang w:val="en-GB"/>
                </w:rPr>
                <w:delText>,</w:delText>
              </w:r>
            </w:del>
            <w:ins w:id="13741"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433D3CC6" w14:textId="67AE640A"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742" w:author="Jane Shaw" w:date="2015-10-29T13:07:00Z">
              <w:r w:rsidRPr="00F31509" w:rsidDel="002F4511">
                <w:rPr>
                  <w:rFonts w:asciiTheme="majorBidi" w:hAnsiTheme="majorBidi" w:cstheme="majorBidi"/>
                  <w:sz w:val="16"/>
                  <w:lang w:val="en-GB"/>
                </w:rPr>
                <w:delText>,</w:delText>
              </w:r>
            </w:del>
            <w:ins w:id="13743"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F51534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F441A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87775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FB008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4F26E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948E8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2C179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913B7E"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269F368"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AD87CA6"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E32B6DC" w14:textId="551223B4"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744" w:author="Jane Shaw" w:date="2015-10-29T13:07:00Z">
              <w:r w:rsidRPr="00F31509" w:rsidDel="002F4511">
                <w:rPr>
                  <w:rFonts w:asciiTheme="majorBidi" w:hAnsiTheme="majorBidi" w:cstheme="majorBidi"/>
                  <w:sz w:val="16"/>
                  <w:lang w:val="en-GB"/>
                </w:rPr>
                <w:delText>,</w:delText>
              </w:r>
            </w:del>
            <w:ins w:id="1374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3746" w:author="Jane Shaw" w:date="2015-10-29T13:07:00Z">
              <w:r w:rsidRPr="00F31509" w:rsidDel="002F4511">
                <w:rPr>
                  <w:rFonts w:asciiTheme="majorBidi" w:hAnsiTheme="majorBidi" w:cstheme="majorBidi"/>
                  <w:sz w:val="16"/>
                  <w:lang w:val="en-GB"/>
                </w:rPr>
                <w:delText>,</w:delText>
              </w:r>
            </w:del>
            <w:ins w:id="13747"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A9DE58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667A0F3A" w14:textId="33F0A056"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748" w:author="Jane Shaw" w:date="2015-10-29T13:07:00Z">
              <w:r w:rsidRPr="00F31509" w:rsidDel="002F4511">
                <w:rPr>
                  <w:rFonts w:asciiTheme="majorBidi" w:hAnsiTheme="majorBidi" w:cstheme="majorBidi"/>
                  <w:sz w:val="16"/>
                  <w:lang w:val="en-GB"/>
                </w:rPr>
                <w:delText>,</w:delText>
              </w:r>
            </w:del>
            <w:ins w:id="13749"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73A718F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7556A1" w14:textId="0FE7A9F2"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750" w:author="Jane Shaw" w:date="2015-10-29T13:07:00Z">
              <w:r w:rsidRPr="00F31509" w:rsidDel="002F4511">
                <w:rPr>
                  <w:rFonts w:asciiTheme="majorBidi" w:hAnsiTheme="majorBidi" w:cstheme="majorBidi"/>
                  <w:sz w:val="16"/>
                  <w:lang w:val="en-GB"/>
                </w:rPr>
                <w:delText>,</w:delText>
              </w:r>
            </w:del>
            <w:ins w:id="13751"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752" w:author="Jane Shaw" w:date="2015-10-29T13:07:00Z">
              <w:r w:rsidRPr="00F31509" w:rsidDel="002F4511">
                <w:rPr>
                  <w:rFonts w:asciiTheme="majorBidi" w:hAnsiTheme="majorBidi" w:cstheme="majorBidi"/>
                  <w:sz w:val="16"/>
                  <w:lang w:val="en-GB"/>
                </w:rPr>
                <w:delText>,</w:delText>
              </w:r>
            </w:del>
            <w:ins w:id="13753"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6C89406B" w14:textId="5F8B13B8"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754" w:author="Jane Shaw" w:date="2015-10-29T13:07:00Z">
              <w:r w:rsidRPr="00F31509" w:rsidDel="002F4511">
                <w:rPr>
                  <w:rFonts w:asciiTheme="majorBidi" w:hAnsiTheme="majorBidi" w:cstheme="majorBidi"/>
                  <w:sz w:val="16"/>
                  <w:lang w:val="en-GB"/>
                </w:rPr>
                <w:delText>,</w:delText>
              </w:r>
            </w:del>
            <w:ins w:id="1375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756" w:author="Jane Shaw" w:date="2015-10-29T13:07:00Z">
              <w:r w:rsidRPr="00F31509" w:rsidDel="002F4511">
                <w:rPr>
                  <w:rFonts w:asciiTheme="majorBidi" w:hAnsiTheme="majorBidi" w:cstheme="majorBidi"/>
                  <w:sz w:val="16"/>
                  <w:lang w:val="en-GB"/>
                </w:rPr>
                <w:delText>,</w:delText>
              </w:r>
            </w:del>
            <w:ins w:id="13757"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6879324B"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C8B56F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9414E6" w14:textId="75805B06"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758" w:author="Jane Shaw" w:date="2015-10-29T13:07:00Z">
              <w:r w:rsidRPr="00F31509" w:rsidDel="002F4511">
                <w:rPr>
                  <w:rFonts w:asciiTheme="majorBidi" w:hAnsiTheme="majorBidi" w:cstheme="majorBidi"/>
                  <w:sz w:val="16"/>
                  <w:lang w:val="en-GB"/>
                </w:rPr>
                <w:delText>,</w:delText>
              </w:r>
            </w:del>
            <w:ins w:id="13759"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3F2AD3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EC2C3D"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0449CF1"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5ABAF0E"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667707F" w14:textId="66E3FD8F"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w:t>
            </w:r>
            <w:del w:id="13760" w:author="Jane Shaw" w:date="2015-10-29T13:07:00Z">
              <w:r w:rsidRPr="00F31509" w:rsidDel="002F4511">
                <w:rPr>
                  <w:rFonts w:asciiTheme="majorBidi" w:hAnsiTheme="majorBidi" w:cstheme="majorBidi"/>
                  <w:b/>
                  <w:sz w:val="16"/>
                  <w:lang w:val="en-GB"/>
                </w:rPr>
                <w:delText>,</w:delText>
              </w:r>
            </w:del>
            <w:ins w:id="13761" w:author="Jane Shaw" w:date="2015-10-29T13:07:00Z">
              <w:r w:rsidR="002F4511">
                <w:rPr>
                  <w:rFonts w:asciiTheme="majorBidi" w:hAnsiTheme="majorBidi" w:cstheme="majorBidi"/>
                  <w:b/>
                  <w:sz w:val="16"/>
                  <w:lang w:val="en-GB"/>
                </w:rPr>
                <w:t xml:space="preserve"> </w:t>
              </w:r>
            </w:ins>
            <w:r w:rsidRPr="00F31509">
              <w:rPr>
                <w:rFonts w:asciiTheme="majorBidi" w:hAnsiTheme="majorBidi" w:cstheme="majorBidi"/>
                <w:b/>
                <w:sz w:val="16"/>
                <w:lang w:val="en-GB"/>
              </w:rPr>
              <w:t>012</w:t>
            </w:r>
            <w:del w:id="13762" w:author="Jane Shaw" w:date="2015-10-29T13:07:00Z">
              <w:r w:rsidRPr="00F31509" w:rsidDel="002F4511">
                <w:rPr>
                  <w:rFonts w:asciiTheme="majorBidi" w:hAnsiTheme="majorBidi" w:cstheme="majorBidi"/>
                  <w:b/>
                  <w:sz w:val="16"/>
                  <w:lang w:val="en-GB"/>
                </w:rPr>
                <w:delText>,</w:delText>
              </w:r>
            </w:del>
            <w:ins w:id="13763" w:author="Jane Shaw" w:date="2015-10-29T13:07:00Z">
              <w:r w:rsidR="002F4511">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09538BC3" w14:textId="6EB67BBA"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764" w:author="Jane Shaw" w:date="2015-10-29T13:07:00Z">
              <w:r w:rsidRPr="00F31509" w:rsidDel="002F4511">
                <w:rPr>
                  <w:rFonts w:asciiTheme="majorBidi" w:hAnsiTheme="majorBidi" w:cstheme="majorBidi"/>
                  <w:sz w:val="16"/>
                  <w:lang w:val="en-GB"/>
                </w:rPr>
                <w:delText>,</w:delText>
              </w:r>
            </w:del>
            <w:ins w:id="1376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766" w:author="Jane Shaw" w:date="2015-10-29T13:07:00Z">
              <w:r w:rsidRPr="00F31509" w:rsidDel="002F4511">
                <w:rPr>
                  <w:rFonts w:asciiTheme="majorBidi" w:hAnsiTheme="majorBidi" w:cstheme="majorBidi"/>
                  <w:sz w:val="16"/>
                  <w:lang w:val="en-GB"/>
                </w:rPr>
                <w:delText>,</w:delText>
              </w:r>
            </w:del>
            <w:ins w:id="13767"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5256039" w14:textId="69B58ED8"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768" w:author="Jane Shaw" w:date="2015-10-29T13:07:00Z">
              <w:r w:rsidRPr="00F31509" w:rsidDel="002F4511">
                <w:rPr>
                  <w:rFonts w:asciiTheme="majorBidi" w:hAnsiTheme="majorBidi" w:cstheme="majorBidi"/>
                  <w:sz w:val="16"/>
                  <w:lang w:val="en-GB"/>
                </w:rPr>
                <w:delText>,</w:delText>
              </w:r>
            </w:del>
            <w:ins w:id="13769"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5E9673C" w14:textId="7535F378"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770" w:author="Jane Shaw" w:date="2015-10-29T13:07:00Z">
              <w:r w:rsidRPr="00F31509" w:rsidDel="002F4511">
                <w:rPr>
                  <w:rFonts w:asciiTheme="majorBidi" w:hAnsiTheme="majorBidi" w:cstheme="majorBidi"/>
                  <w:sz w:val="16"/>
                  <w:lang w:val="en-GB"/>
                </w:rPr>
                <w:delText>,</w:delText>
              </w:r>
            </w:del>
            <w:ins w:id="13771"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462A64A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643E2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B2003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BF1CD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C23C4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90016E"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93C04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CAAB3B4"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3459D05"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0A5AFFE" w14:textId="36C205D2"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772" w:author="Jane Shaw" w:date="2015-10-29T13:07:00Z">
              <w:r w:rsidRPr="00F31509" w:rsidDel="002F4511">
                <w:rPr>
                  <w:rFonts w:asciiTheme="majorBidi" w:hAnsiTheme="majorBidi" w:cstheme="majorBidi"/>
                  <w:sz w:val="16"/>
                  <w:lang w:val="en-GB"/>
                </w:rPr>
                <w:delText>,</w:delText>
              </w:r>
            </w:del>
            <w:ins w:id="13773"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284</w:t>
            </w:r>
            <w:del w:id="13774" w:author="Jane Shaw" w:date="2015-10-29T13:07:00Z">
              <w:r w:rsidRPr="00F31509" w:rsidDel="002F4511">
                <w:rPr>
                  <w:rFonts w:asciiTheme="majorBidi" w:hAnsiTheme="majorBidi" w:cstheme="majorBidi"/>
                  <w:sz w:val="16"/>
                  <w:lang w:val="en-GB"/>
                </w:rPr>
                <w:delText>,</w:delText>
              </w:r>
            </w:del>
            <w:ins w:id="1377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F5D81AE" w14:textId="4C661F75"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776" w:author="Jane Shaw" w:date="2015-10-29T13:07:00Z">
              <w:r w:rsidRPr="00F31509" w:rsidDel="002F4511">
                <w:rPr>
                  <w:rFonts w:asciiTheme="majorBidi" w:hAnsiTheme="majorBidi" w:cstheme="majorBidi"/>
                  <w:sz w:val="16"/>
                  <w:lang w:val="en-GB"/>
                </w:rPr>
                <w:delText>,</w:delText>
              </w:r>
            </w:del>
            <w:ins w:id="13777"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144EB52" w14:textId="04D1A100"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778" w:author="Jane Shaw" w:date="2015-10-29T13:07:00Z">
              <w:r w:rsidRPr="00F31509" w:rsidDel="002F4511">
                <w:rPr>
                  <w:rFonts w:asciiTheme="majorBidi" w:hAnsiTheme="majorBidi" w:cstheme="majorBidi"/>
                  <w:sz w:val="16"/>
                  <w:lang w:val="en-GB"/>
                </w:rPr>
                <w:delText>,</w:delText>
              </w:r>
            </w:del>
            <w:ins w:id="13779"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6C046CF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D5718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716FF6"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E0E604" w14:textId="7E35594E"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780" w:author="Jane Shaw" w:date="2015-10-29T13:07:00Z">
              <w:r w:rsidRPr="00F31509" w:rsidDel="002F4511">
                <w:rPr>
                  <w:rFonts w:asciiTheme="majorBidi" w:hAnsiTheme="majorBidi" w:cstheme="majorBidi"/>
                  <w:sz w:val="16"/>
                  <w:lang w:val="en-GB"/>
                </w:rPr>
                <w:delText>,</w:delText>
              </w:r>
            </w:del>
            <w:ins w:id="13781"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512</w:t>
            </w:r>
            <w:del w:id="13782" w:author="Jane Shaw" w:date="2015-10-29T13:07:00Z">
              <w:r w:rsidRPr="00F31509" w:rsidDel="002F4511">
                <w:rPr>
                  <w:rFonts w:asciiTheme="majorBidi" w:hAnsiTheme="majorBidi" w:cstheme="majorBidi"/>
                  <w:sz w:val="16"/>
                  <w:lang w:val="en-GB"/>
                </w:rPr>
                <w:delText>,</w:delText>
              </w:r>
            </w:del>
            <w:ins w:id="13783"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4FE50EE4"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79248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7C52B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7E55B5"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BB12A6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BBCEE03" w14:textId="19B1324F"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2F4511" w:rsidRPr="00F31509">
              <w:rPr>
                <w:rFonts w:asciiTheme="majorBidi" w:hAnsiTheme="majorBidi" w:cstheme="majorBidi"/>
                <w:sz w:val="16"/>
                <w:lang w:val="en-GB"/>
              </w:rPr>
              <w:t>pulp</w:t>
            </w:r>
          </w:p>
        </w:tc>
        <w:tc>
          <w:tcPr>
            <w:tcW w:w="0" w:type="auto"/>
          </w:tcPr>
          <w:p w14:paraId="2A03B8F7" w14:textId="7F94C815"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784" w:author="Jane Shaw" w:date="2015-10-29T13:07:00Z">
              <w:r w:rsidRPr="00F31509" w:rsidDel="002F4511">
                <w:rPr>
                  <w:rFonts w:asciiTheme="majorBidi" w:hAnsiTheme="majorBidi" w:cstheme="majorBidi"/>
                  <w:sz w:val="16"/>
                  <w:lang w:val="en-GB"/>
                </w:rPr>
                <w:delText>,</w:delText>
              </w:r>
            </w:del>
            <w:ins w:id="1378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786" w:author="Jane Shaw" w:date="2015-10-29T13:07:00Z">
              <w:r w:rsidRPr="00F31509" w:rsidDel="002F4511">
                <w:rPr>
                  <w:rFonts w:asciiTheme="majorBidi" w:hAnsiTheme="majorBidi" w:cstheme="majorBidi"/>
                  <w:sz w:val="16"/>
                  <w:lang w:val="en-GB"/>
                </w:rPr>
                <w:delText>,</w:delText>
              </w:r>
            </w:del>
            <w:ins w:id="13787"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BDBA755"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AF4C48"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0E4F48"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0450E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A170C8"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709CF2" w14:textId="103ADF21"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788" w:author="Jane Shaw" w:date="2015-10-29T13:07:00Z">
              <w:r w:rsidRPr="00F31509" w:rsidDel="002F4511">
                <w:rPr>
                  <w:rFonts w:asciiTheme="majorBidi" w:hAnsiTheme="majorBidi" w:cstheme="majorBidi"/>
                  <w:sz w:val="16"/>
                  <w:lang w:val="en-GB"/>
                </w:rPr>
                <w:delText>,</w:delText>
              </w:r>
            </w:del>
            <w:ins w:id="13789"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790" w:author="Jane Shaw" w:date="2015-10-29T13:07:00Z">
              <w:r w:rsidRPr="00F31509" w:rsidDel="002F4511">
                <w:rPr>
                  <w:rFonts w:asciiTheme="majorBidi" w:hAnsiTheme="majorBidi" w:cstheme="majorBidi"/>
                  <w:sz w:val="16"/>
                  <w:lang w:val="en-GB"/>
                </w:rPr>
                <w:delText>,</w:delText>
              </w:r>
            </w:del>
            <w:ins w:id="13791"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B41C62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5BC8F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3A97A8"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D8EAB7"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F2A2D84"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16B55711" w14:textId="77777777"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45D9D4E2" w14:textId="2385DE8E"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792" w:author="Jane Shaw" w:date="2015-10-29T13:07:00Z">
              <w:r w:rsidRPr="00F31509" w:rsidDel="002F4511">
                <w:rPr>
                  <w:rFonts w:asciiTheme="majorBidi" w:hAnsiTheme="majorBidi" w:cstheme="majorBidi"/>
                  <w:sz w:val="16"/>
                  <w:lang w:val="en-GB"/>
                </w:rPr>
                <w:delText>,</w:delText>
              </w:r>
            </w:del>
            <w:ins w:id="13793"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183</w:t>
            </w:r>
            <w:del w:id="13794" w:author="Jane Shaw" w:date="2015-10-29T13:07:00Z">
              <w:r w:rsidRPr="00F31509" w:rsidDel="002F4511">
                <w:rPr>
                  <w:rFonts w:asciiTheme="majorBidi" w:hAnsiTheme="majorBidi" w:cstheme="majorBidi"/>
                  <w:sz w:val="16"/>
                  <w:lang w:val="en-GB"/>
                </w:rPr>
                <w:delText>,</w:delText>
              </w:r>
            </w:del>
            <w:ins w:id="13795" w:author="Jane Shaw" w:date="2015-10-29T13:07:00Z">
              <w:r w:rsidR="002F4511">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0C8B44C"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B9AB6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F1D93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83AA1"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DE5F7"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4C0667"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9E76C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40B16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E36E5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0D3EAC"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0210369" w14:textId="77777777" w:rsidR="008B0C44" w:rsidRPr="00F31509" w:rsidRDefault="008B0C44" w:rsidP="00E52F68">
      <w:pPr>
        <w:jc w:val="both"/>
        <w:rPr>
          <w:rFonts w:asciiTheme="majorBidi" w:hAnsiTheme="majorBidi" w:cstheme="majorBidi"/>
          <w:lang w:val="en-GB"/>
        </w:rPr>
      </w:pPr>
    </w:p>
    <w:p w14:paraId="1D8CA08C" w14:textId="6FCB431C"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Some </w:t>
      </w:r>
      <w:del w:id="13796" w:author="Jane Shaw" w:date="2015-10-29T13:07:00Z">
        <w:r w:rsidRPr="00F31509" w:rsidDel="002F4511">
          <w:rPr>
            <w:rFonts w:asciiTheme="majorBidi" w:hAnsiTheme="majorBidi" w:cstheme="majorBidi"/>
            <w:lang w:val="en-GB"/>
          </w:rPr>
          <w:delText xml:space="preserve">of the </w:delText>
        </w:r>
      </w:del>
      <w:r w:rsidRPr="00F31509">
        <w:rPr>
          <w:rFonts w:asciiTheme="majorBidi" w:hAnsiTheme="majorBidi" w:cstheme="majorBidi"/>
          <w:lang w:val="en-GB"/>
        </w:rPr>
        <w:t xml:space="preserve">SUA lines are not balanced, </w:t>
      </w:r>
      <w:del w:id="13797" w:author="Jane Shaw" w:date="2015-10-29T13:07:00Z">
        <w:r w:rsidRPr="00F31509" w:rsidDel="002F4511">
          <w:rPr>
            <w:rFonts w:asciiTheme="majorBidi" w:hAnsiTheme="majorBidi" w:cstheme="majorBidi"/>
            <w:lang w:val="en-GB"/>
          </w:rPr>
          <w:delText xml:space="preserve">and this is </w:delText>
        </w:r>
      </w:del>
      <w:r w:rsidRPr="00F31509">
        <w:rPr>
          <w:rFonts w:asciiTheme="majorBidi" w:hAnsiTheme="majorBidi" w:cstheme="majorBidi"/>
          <w:lang w:val="en-GB"/>
        </w:rPr>
        <w:t xml:space="preserve">because </w:t>
      </w:r>
      <w:del w:id="13798" w:author="Jane Shaw" w:date="2015-10-29T13:07:00Z">
        <w:r w:rsidRPr="00F31509" w:rsidDel="002F4511">
          <w:rPr>
            <w:rFonts w:asciiTheme="majorBidi" w:hAnsiTheme="majorBidi" w:cstheme="majorBidi"/>
            <w:lang w:val="en-GB"/>
          </w:rPr>
          <w:delText xml:space="preserve">we </w:delText>
        </w:r>
      </w:del>
      <w:ins w:id="13799" w:author="Jane Shaw" w:date="2015-10-29T13:07:00Z">
        <w:r w:rsidR="002F4511">
          <w:rPr>
            <w:rFonts w:asciiTheme="majorBidi" w:hAnsiTheme="majorBidi" w:cstheme="majorBidi"/>
            <w:lang w:val="en-GB"/>
          </w:rPr>
          <w:t xml:space="preserve">uses </w:t>
        </w:r>
      </w:ins>
      <w:r w:rsidRPr="00F31509">
        <w:rPr>
          <w:rFonts w:asciiTheme="majorBidi" w:hAnsiTheme="majorBidi" w:cstheme="majorBidi"/>
          <w:lang w:val="en-GB"/>
        </w:rPr>
        <w:t xml:space="preserve">have not </w:t>
      </w:r>
      <w:ins w:id="13800" w:author="Jane Shaw" w:date="2015-10-29T13:07:00Z">
        <w:r w:rsidR="002F4511">
          <w:rPr>
            <w:rFonts w:asciiTheme="majorBidi" w:hAnsiTheme="majorBidi" w:cstheme="majorBidi"/>
            <w:lang w:val="en-GB"/>
          </w:rPr>
          <w:t xml:space="preserve">been </w:t>
        </w:r>
      </w:ins>
      <w:r w:rsidRPr="00F31509">
        <w:rPr>
          <w:rFonts w:asciiTheme="majorBidi" w:hAnsiTheme="majorBidi" w:cstheme="majorBidi"/>
          <w:lang w:val="en-GB"/>
        </w:rPr>
        <w:t xml:space="preserve">allocated </w:t>
      </w:r>
      <w:del w:id="13801" w:author="Jane Shaw" w:date="2015-10-29T13:08:00Z">
        <w:r w:rsidRPr="00F31509" w:rsidDel="002F4511">
          <w:rPr>
            <w:rFonts w:asciiTheme="majorBidi" w:hAnsiTheme="majorBidi" w:cstheme="majorBidi"/>
            <w:lang w:val="en-GB"/>
          </w:rPr>
          <w:delText xml:space="preserve">utilizations in the case of </w:delText>
        </w:r>
      </w:del>
      <w:ins w:id="13802" w:author="Jane Shaw" w:date="2015-10-29T13:08:00Z">
        <w:r w:rsidR="002F4511">
          <w:rPr>
            <w:rFonts w:asciiTheme="majorBidi" w:hAnsiTheme="majorBidi" w:cstheme="majorBidi"/>
            <w:lang w:val="en-GB"/>
          </w:rPr>
          <w:t xml:space="preserve">to </w:t>
        </w:r>
      </w:ins>
      <w:r w:rsidRPr="00F31509">
        <w:rPr>
          <w:rFonts w:asciiTheme="majorBidi" w:hAnsiTheme="majorBidi" w:cstheme="majorBidi"/>
          <w:lang w:val="en-GB"/>
        </w:rPr>
        <w:t xml:space="preserve">excess supply. For these commodities, </w:t>
      </w:r>
      <w:del w:id="13803" w:author="Jane Shaw" w:date="2015-10-29T13:08:00Z">
        <w:r w:rsidRPr="00F31509" w:rsidDel="002F4511">
          <w:rPr>
            <w:rFonts w:asciiTheme="majorBidi" w:hAnsiTheme="majorBidi" w:cstheme="majorBidi"/>
            <w:lang w:val="en-GB"/>
          </w:rPr>
          <w:delText xml:space="preserve">we should allocate </w:delText>
        </w:r>
      </w:del>
      <w:r w:rsidRPr="00F31509">
        <w:rPr>
          <w:rFonts w:asciiTheme="majorBidi" w:hAnsiTheme="majorBidi" w:cstheme="majorBidi"/>
          <w:lang w:val="en-GB"/>
        </w:rPr>
        <w:t xml:space="preserve">the excess trade amount </w:t>
      </w:r>
      <w:ins w:id="13804" w:author="Jane Shaw" w:date="2015-10-29T13:08:00Z">
        <w:r w:rsidR="002F4511">
          <w:rPr>
            <w:rFonts w:asciiTheme="majorBidi" w:hAnsiTheme="majorBidi" w:cstheme="majorBidi"/>
            <w:lang w:val="en-GB"/>
          </w:rPr>
          <w:t xml:space="preserve">should be allocated </w:t>
        </w:r>
      </w:ins>
      <w:del w:id="13805" w:author="Jane Shaw" w:date="2015-10-29T13:08:00Z">
        <w:r w:rsidRPr="00F31509" w:rsidDel="002F4511">
          <w:rPr>
            <w:rFonts w:asciiTheme="majorBidi" w:hAnsiTheme="majorBidi" w:cstheme="majorBidi"/>
            <w:lang w:val="en-GB"/>
          </w:rPr>
          <w:delText xml:space="preserve">according </w:delText>
        </w:r>
      </w:del>
      <w:r w:rsidRPr="00F31509">
        <w:rPr>
          <w:rFonts w:asciiTheme="majorBidi" w:hAnsiTheme="majorBidi" w:cstheme="majorBidi"/>
          <w:lang w:val="en-GB"/>
        </w:rPr>
        <w:t xml:space="preserve">to the variable </w:t>
      </w:r>
      <w:del w:id="13806" w:author="Jane Shaw" w:date="2015-10-29T13:08:00Z">
        <w:r w:rsidRPr="00F31509" w:rsidDel="002F4511">
          <w:rPr>
            <w:rFonts w:asciiTheme="majorBidi" w:hAnsiTheme="majorBidi" w:cstheme="majorBidi"/>
            <w:lang w:val="en-GB"/>
          </w:rPr>
          <w:delText xml:space="preserve">which </w:delText>
        </w:r>
      </w:del>
      <w:ins w:id="13807" w:author="Jane Shaw" w:date="2015-10-29T13:08:00Z">
        <w:r w:rsidR="002F4511">
          <w:rPr>
            <w:rFonts w:asciiTheme="majorBidi" w:hAnsiTheme="majorBidi" w:cstheme="majorBidi"/>
            <w:lang w:val="en-GB"/>
          </w:rPr>
          <w:t xml:space="preserve">that </w:t>
        </w:r>
      </w:ins>
      <w:r w:rsidRPr="00F31509">
        <w:rPr>
          <w:rFonts w:asciiTheme="majorBidi" w:hAnsiTheme="majorBidi" w:cstheme="majorBidi"/>
          <w:lang w:val="en-GB"/>
        </w:rPr>
        <w:t xml:space="preserve">makes the most sense for </w:t>
      </w:r>
      <w:del w:id="13808" w:author="Jane Shaw" w:date="2015-10-29T13:08:00Z">
        <w:r w:rsidRPr="00F31509" w:rsidDel="002F4511">
          <w:rPr>
            <w:rFonts w:asciiTheme="majorBidi" w:hAnsiTheme="majorBidi" w:cstheme="majorBidi"/>
            <w:lang w:val="en-GB"/>
          </w:rPr>
          <w:delText xml:space="preserve">that </w:delText>
        </w:r>
      </w:del>
      <w:ins w:id="13809" w:author="Jane Shaw" w:date="2015-10-29T13:08:00Z">
        <w:r w:rsidR="002F4511">
          <w:rPr>
            <w:rFonts w:asciiTheme="majorBidi" w:hAnsiTheme="majorBidi" w:cstheme="majorBidi"/>
            <w:lang w:val="en-GB"/>
          </w:rPr>
          <w:t xml:space="preserve">the </w:t>
        </w:r>
      </w:ins>
      <w:r w:rsidRPr="00F31509">
        <w:rPr>
          <w:rFonts w:asciiTheme="majorBidi" w:hAnsiTheme="majorBidi" w:cstheme="majorBidi"/>
          <w:lang w:val="en-GB"/>
        </w:rPr>
        <w:t>particular commodity (or</w:t>
      </w:r>
      <w:ins w:id="13810" w:author="Jane Shaw" w:date="2015-10-29T13:08:00Z">
        <w:r w:rsidR="002F4511">
          <w:rPr>
            <w:rFonts w:asciiTheme="majorBidi" w:hAnsiTheme="majorBidi" w:cstheme="majorBidi"/>
            <w:lang w:val="en-GB"/>
          </w:rPr>
          <w:t xml:space="preserve"> to several</w:t>
        </w:r>
      </w:ins>
      <w:del w:id="13811" w:author="Jane Shaw" w:date="2015-10-29T13:08:00Z">
        <w:r w:rsidRPr="00F31509" w:rsidDel="002F4511">
          <w:rPr>
            <w:rFonts w:asciiTheme="majorBidi" w:hAnsiTheme="majorBidi" w:cstheme="majorBidi"/>
            <w:lang w:val="en-GB"/>
          </w:rPr>
          <w:delText>,</w:delText>
        </w:r>
      </w:del>
      <w:r w:rsidRPr="00F31509">
        <w:rPr>
          <w:rFonts w:asciiTheme="majorBidi" w:hAnsiTheme="majorBidi" w:cstheme="majorBidi"/>
          <w:lang w:val="en-GB"/>
        </w:rPr>
        <w:t xml:space="preserve"> </w:t>
      </w:r>
      <w:del w:id="13812" w:author="Jane Shaw" w:date="2015-10-29T13:08:00Z">
        <w:r w:rsidRPr="00F31509" w:rsidDel="002F4511">
          <w:rPr>
            <w:rFonts w:asciiTheme="majorBidi" w:hAnsiTheme="majorBidi" w:cstheme="majorBidi"/>
            <w:lang w:val="en-GB"/>
          </w:rPr>
          <w:delText xml:space="preserve">multiple </w:delText>
        </w:r>
      </w:del>
      <w:r w:rsidRPr="00F31509">
        <w:rPr>
          <w:rFonts w:asciiTheme="majorBidi" w:hAnsiTheme="majorBidi" w:cstheme="majorBidi"/>
          <w:lang w:val="en-GB"/>
        </w:rPr>
        <w:t xml:space="preserve">variables if </w:t>
      </w:r>
      <w:del w:id="13813" w:author="Jane Shaw" w:date="2015-10-29T13:08:00Z">
        <w:r w:rsidRPr="00F31509" w:rsidDel="002F4511">
          <w:rPr>
            <w:rFonts w:asciiTheme="majorBidi" w:hAnsiTheme="majorBidi" w:cstheme="majorBidi"/>
            <w:lang w:val="en-GB"/>
          </w:rPr>
          <w:delText xml:space="preserve">we know </w:delText>
        </w:r>
      </w:del>
      <w:r w:rsidRPr="00F31509">
        <w:rPr>
          <w:rFonts w:asciiTheme="majorBidi" w:hAnsiTheme="majorBidi" w:cstheme="majorBidi"/>
          <w:lang w:val="en-GB"/>
        </w:rPr>
        <w:t xml:space="preserve">the split </w:t>
      </w:r>
      <w:ins w:id="13814" w:author="Jane Shaw" w:date="2015-10-29T13:08:00Z">
        <w:r w:rsidR="002F4511">
          <w:rPr>
            <w:rFonts w:asciiTheme="majorBidi" w:hAnsiTheme="majorBidi" w:cstheme="majorBidi"/>
            <w:lang w:val="en-GB"/>
          </w:rPr>
          <w:t xml:space="preserve">shares </w:t>
        </w:r>
      </w:ins>
      <w:r w:rsidRPr="00F31509">
        <w:rPr>
          <w:rFonts w:asciiTheme="majorBidi" w:hAnsiTheme="majorBidi" w:cstheme="majorBidi"/>
          <w:lang w:val="en-GB"/>
        </w:rPr>
        <w:t xml:space="preserve">at which </w:t>
      </w:r>
      <w:del w:id="13815" w:author="Jane Shaw" w:date="2015-10-29T13:08:00Z">
        <w:r w:rsidRPr="00F31509" w:rsidDel="002F4511">
          <w:rPr>
            <w:rFonts w:asciiTheme="majorBidi" w:hAnsiTheme="majorBidi" w:cstheme="majorBidi"/>
            <w:lang w:val="en-GB"/>
          </w:rPr>
          <w:delText xml:space="preserve">a </w:delText>
        </w:r>
      </w:del>
      <w:ins w:id="13816" w:author="Jane Shaw" w:date="2015-10-29T13:08:00Z">
        <w:r w:rsidR="002F4511">
          <w:rPr>
            <w:rFonts w:asciiTheme="majorBidi" w:hAnsiTheme="majorBidi" w:cstheme="majorBidi"/>
            <w:lang w:val="en-GB"/>
          </w:rPr>
          <w:t>the</w:t>
        </w:r>
        <w:r w:rsidR="002F4511" w:rsidRPr="00F31509">
          <w:rPr>
            <w:rFonts w:asciiTheme="majorBidi" w:hAnsiTheme="majorBidi" w:cstheme="majorBidi"/>
            <w:lang w:val="en-GB"/>
          </w:rPr>
          <w:t xml:space="preserve"> </w:t>
        </w:r>
      </w:ins>
      <w:r w:rsidRPr="00F31509">
        <w:rPr>
          <w:rFonts w:asciiTheme="majorBidi" w:hAnsiTheme="majorBidi" w:cstheme="majorBidi"/>
          <w:lang w:val="en-GB"/>
        </w:rPr>
        <w:t>commodity is utilized</w:t>
      </w:r>
      <w:ins w:id="13817" w:author="Jane Shaw" w:date="2015-10-29T13:09:00Z">
        <w:r w:rsidR="002F4511">
          <w:rPr>
            <w:rFonts w:asciiTheme="majorBidi" w:hAnsiTheme="majorBidi" w:cstheme="majorBidi"/>
            <w:lang w:val="en-GB"/>
          </w:rPr>
          <w:t xml:space="preserve"> are known</w:t>
        </w:r>
      </w:ins>
      <w:r w:rsidRPr="00F31509">
        <w:rPr>
          <w:rFonts w:asciiTheme="majorBidi" w:hAnsiTheme="majorBidi" w:cstheme="majorBidi"/>
          <w:lang w:val="en-GB"/>
        </w:rPr>
        <w:t>)</w:t>
      </w:r>
      <w:ins w:id="13818" w:author="Jane Shaw" w:date="2015-10-29T13:12:00Z">
        <w:r w:rsidR="00243BC9">
          <w:rPr>
            <w:rFonts w:asciiTheme="majorBidi" w:hAnsiTheme="majorBidi" w:cstheme="majorBidi"/>
            <w:lang w:val="en-GB"/>
          </w:rPr>
          <w:t xml:space="preserve"> (Table 46)</w:t>
        </w:r>
      </w:ins>
      <w:r w:rsidRPr="00F31509">
        <w:rPr>
          <w:rFonts w:asciiTheme="majorBidi" w:hAnsiTheme="majorBidi" w:cstheme="majorBidi"/>
          <w:lang w:val="en-GB"/>
        </w:rPr>
        <w:t>.</w:t>
      </w:r>
    </w:p>
    <w:p w14:paraId="36F7E6B0" w14:textId="08C7843F" w:rsidR="004F65E4" w:rsidRPr="00F31509" w:rsidRDefault="004F65E4" w:rsidP="004F65E4">
      <w:pPr>
        <w:pStyle w:val="Didascalia"/>
        <w:keepNext/>
        <w:rPr>
          <w:rFonts w:asciiTheme="majorBidi" w:hAnsiTheme="majorBidi" w:cstheme="majorBidi"/>
          <w:b/>
          <w:lang w:val="en-GB"/>
        </w:rPr>
      </w:pPr>
      <w:bookmarkStart w:id="13819" w:name="_Toc42842358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46</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ins w:id="13820" w:author="Jane Shaw" w:date="2015-10-29T17:12:00Z">
        <w:r w:rsidR="00D23444">
          <w:rPr>
            <w:rFonts w:asciiTheme="majorBidi" w:hAnsiTheme="majorBidi" w:cstheme="majorBidi"/>
            <w:lang w:val="en-GB"/>
          </w:rPr>
          <w:t xml:space="preserve">SUA </w:t>
        </w:r>
      </w:ins>
      <w:del w:id="13821" w:author="Jane Shaw" w:date="2015-10-29T13:09:00Z">
        <w:r w:rsidRPr="00F31509" w:rsidDel="002F4511">
          <w:rPr>
            <w:rFonts w:asciiTheme="majorBidi" w:hAnsiTheme="majorBidi" w:cstheme="majorBidi"/>
            <w:lang w:val="en-GB"/>
          </w:rPr>
          <w:delText xml:space="preserve">Output </w:delText>
        </w:r>
      </w:del>
      <w:r w:rsidR="00D23444" w:rsidRPr="00F31509">
        <w:rPr>
          <w:rFonts w:asciiTheme="majorBidi" w:hAnsiTheme="majorBidi" w:cstheme="majorBidi"/>
          <w:lang w:val="en-GB"/>
        </w:rPr>
        <w:t xml:space="preserve">table </w:t>
      </w:r>
      <w:r w:rsidRPr="00F31509">
        <w:rPr>
          <w:rFonts w:asciiTheme="majorBidi" w:hAnsiTheme="majorBidi" w:cstheme="majorBidi"/>
          <w:lang w:val="en-GB"/>
        </w:rPr>
        <w:t xml:space="preserve">for refined sugar, balanced at </w:t>
      </w:r>
      <w:ins w:id="13822" w:author="Jane Shaw" w:date="2015-10-29T13:09:00Z">
        <w:r w:rsidR="002F4511">
          <w:rPr>
            <w:rFonts w:asciiTheme="majorBidi" w:hAnsiTheme="majorBidi" w:cstheme="majorBidi"/>
            <w:lang w:val="en-GB"/>
          </w:rPr>
          <w:t xml:space="preserve">the </w:t>
        </w:r>
      </w:ins>
      <w:r w:rsidRPr="00F31509">
        <w:rPr>
          <w:rFonts w:asciiTheme="majorBidi" w:hAnsiTheme="majorBidi" w:cstheme="majorBidi"/>
          <w:lang w:val="en-GB"/>
        </w:rPr>
        <w:t>processing level</w:t>
      </w:r>
      <w:del w:id="13823" w:author="Jane Shaw" w:date="2015-10-29T13:10:00Z">
        <w:r w:rsidRPr="00F31509" w:rsidDel="002F4511">
          <w:rPr>
            <w:rFonts w:asciiTheme="majorBidi" w:hAnsiTheme="majorBidi" w:cstheme="majorBidi"/>
            <w:lang w:val="en-GB"/>
          </w:rPr>
          <w:delText>s</w:delText>
        </w:r>
      </w:del>
      <w:bookmarkEnd w:id="13819"/>
    </w:p>
    <w:tbl>
      <w:tblPr>
        <w:tblStyle w:val="Tabellaclassica1"/>
        <w:tblW w:w="5261" w:type="pct"/>
        <w:tblLook w:val="04A0" w:firstRow="1" w:lastRow="0" w:firstColumn="1" w:lastColumn="0" w:noHBand="0" w:noVBand="1"/>
      </w:tblPr>
      <w:tblGrid>
        <w:gridCol w:w="1014"/>
        <w:gridCol w:w="981"/>
        <w:gridCol w:w="837"/>
        <w:gridCol w:w="766"/>
        <w:gridCol w:w="871"/>
        <w:gridCol w:w="750"/>
        <w:gridCol w:w="1096"/>
        <w:gridCol w:w="707"/>
        <w:gridCol w:w="536"/>
        <w:gridCol w:w="723"/>
        <w:gridCol w:w="915"/>
        <w:gridCol w:w="528"/>
      </w:tblGrid>
      <w:tr w:rsidR="008D6966" w:rsidRPr="00F31509" w14:paraId="4960F37D"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14:paraId="5F59C0E2" w14:textId="52A33015"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11497ADE" w14:textId="7E980666"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4AFB452E" w14:textId="4023D193"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499C7D6" w14:textId="5D71F647"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3A941337" w14:textId="7A174A3C"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5DB200D7" w14:textId="7B136173"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10D72C79" w14:textId="3FAA7F0A"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29D1D4CE" w14:textId="2E9C1A96"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1DDBB2C" w14:textId="720169DE"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62628D1B" w14:textId="3E023E87"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79CC240A" w14:textId="758BE61C"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278F8EAB" w14:textId="2C6EA8FC" w:rsidR="008D6966" w:rsidRPr="00F31509" w:rsidRDefault="008D6966"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14:paraId="5D3CE93B"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2769D32F" w14:textId="46C74FE1"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43BC9" w:rsidRPr="00F31509">
              <w:rPr>
                <w:rFonts w:asciiTheme="majorBidi" w:hAnsiTheme="majorBidi" w:cstheme="majorBidi"/>
                <w:sz w:val="16"/>
                <w:lang w:val="en-GB"/>
              </w:rPr>
              <w:t>syrups</w:t>
            </w:r>
          </w:p>
        </w:tc>
        <w:tc>
          <w:tcPr>
            <w:tcW w:w="0" w:type="auto"/>
          </w:tcPr>
          <w:p w14:paraId="21D784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05AE5A" w14:textId="00A7012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w:t>
            </w:r>
            <w:del w:id="13824" w:author="Jane Shaw" w:date="2015-10-29T13:11:00Z">
              <w:r w:rsidRPr="00F31509" w:rsidDel="00243BC9">
                <w:rPr>
                  <w:rFonts w:asciiTheme="majorBidi" w:hAnsiTheme="majorBidi" w:cstheme="majorBidi"/>
                  <w:sz w:val="16"/>
                  <w:lang w:val="en-GB"/>
                </w:rPr>
                <w:delText>,</w:delText>
              </w:r>
            </w:del>
            <w:ins w:id="1382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48FEA051" w14:textId="21E3BB8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w:t>
            </w:r>
            <w:del w:id="13826" w:author="Jane Shaw" w:date="2015-10-29T13:11:00Z">
              <w:r w:rsidRPr="00F31509" w:rsidDel="00243BC9">
                <w:rPr>
                  <w:rFonts w:asciiTheme="majorBidi" w:hAnsiTheme="majorBidi" w:cstheme="majorBidi"/>
                  <w:sz w:val="16"/>
                  <w:lang w:val="en-GB"/>
                </w:rPr>
                <w:delText>,</w:delText>
              </w:r>
            </w:del>
            <w:ins w:id="1382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B5913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463C93" w14:textId="389E6178"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169</w:t>
            </w:r>
            <w:del w:id="13828" w:author="Jane Shaw" w:date="2015-10-29T13:11:00Z">
              <w:r w:rsidRPr="00F31509" w:rsidDel="00243BC9">
                <w:rPr>
                  <w:rFonts w:asciiTheme="majorBidi" w:hAnsiTheme="majorBidi" w:cstheme="majorBidi"/>
                  <w:b/>
                  <w:sz w:val="16"/>
                  <w:lang w:val="en-GB"/>
                </w:rPr>
                <w:delText>,</w:delText>
              </w:r>
            </w:del>
            <w:ins w:id="13829" w:author="Jane Shaw" w:date="2015-10-29T13:11:00Z">
              <w:r w:rsidR="00243BC9">
                <w:rPr>
                  <w:rFonts w:asciiTheme="majorBidi" w:hAnsiTheme="majorBidi" w:cstheme="majorBidi"/>
                  <w:b/>
                  <w:sz w:val="16"/>
                  <w:lang w:val="en-GB"/>
                </w:rPr>
                <w:t xml:space="preserve"> </w:t>
              </w:r>
            </w:ins>
            <w:r w:rsidRPr="00F31509">
              <w:rPr>
                <w:rFonts w:asciiTheme="majorBidi" w:hAnsiTheme="majorBidi" w:cstheme="majorBidi"/>
                <w:b/>
                <w:sz w:val="16"/>
                <w:lang w:val="en-GB"/>
              </w:rPr>
              <w:t>200</w:t>
            </w:r>
          </w:p>
        </w:tc>
        <w:tc>
          <w:tcPr>
            <w:tcW w:w="0" w:type="auto"/>
          </w:tcPr>
          <w:p w14:paraId="488EB7E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3122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1215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BD8A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7B26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88FC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3972BEA"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04CC70A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20A5F94" w14:textId="49A550F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830" w:author="Jane Shaw" w:date="2015-10-29T13:11:00Z">
              <w:r w:rsidRPr="00F31509" w:rsidDel="00243BC9">
                <w:rPr>
                  <w:rFonts w:asciiTheme="majorBidi" w:hAnsiTheme="majorBidi" w:cstheme="majorBidi"/>
                  <w:sz w:val="16"/>
                  <w:lang w:val="en-GB"/>
                </w:rPr>
                <w:delText>,</w:delText>
              </w:r>
            </w:del>
            <w:ins w:id="13831"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3832" w:author="Jane Shaw" w:date="2015-10-29T13:11:00Z">
              <w:r w:rsidRPr="00F31509" w:rsidDel="00243BC9">
                <w:rPr>
                  <w:rFonts w:asciiTheme="majorBidi" w:hAnsiTheme="majorBidi" w:cstheme="majorBidi"/>
                  <w:sz w:val="16"/>
                  <w:lang w:val="en-GB"/>
                </w:rPr>
                <w:delText>,</w:delText>
              </w:r>
            </w:del>
            <w:ins w:id="1383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530191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7E31E256" w14:textId="661F1A6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3834" w:author="Jane Shaw" w:date="2015-10-29T13:11:00Z">
              <w:r w:rsidRPr="00F31509" w:rsidDel="00243BC9">
                <w:rPr>
                  <w:rFonts w:asciiTheme="majorBidi" w:hAnsiTheme="majorBidi" w:cstheme="majorBidi"/>
                  <w:sz w:val="16"/>
                  <w:lang w:val="en-GB"/>
                </w:rPr>
                <w:delText>,</w:delText>
              </w:r>
            </w:del>
            <w:ins w:id="1383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5AC509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133AF3" w14:textId="4E1F3E9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836" w:author="Jane Shaw" w:date="2015-10-29T13:11:00Z">
              <w:r w:rsidRPr="00F31509" w:rsidDel="00243BC9">
                <w:rPr>
                  <w:rFonts w:asciiTheme="majorBidi" w:hAnsiTheme="majorBidi" w:cstheme="majorBidi"/>
                  <w:sz w:val="16"/>
                  <w:lang w:val="en-GB"/>
                </w:rPr>
                <w:delText>,</w:delText>
              </w:r>
            </w:del>
            <w:ins w:id="1383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513</w:t>
            </w:r>
            <w:del w:id="13838" w:author="Jane Shaw" w:date="2015-10-29T13:11:00Z">
              <w:r w:rsidRPr="00F31509" w:rsidDel="00243BC9">
                <w:rPr>
                  <w:rFonts w:asciiTheme="majorBidi" w:hAnsiTheme="majorBidi" w:cstheme="majorBidi"/>
                  <w:sz w:val="16"/>
                  <w:lang w:val="en-GB"/>
                </w:rPr>
                <w:delText>,</w:delText>
              </w:r>
            </w:del>
            <w:ins w:id="13839"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800</w:t>
            </w:r>
          </w:p>
        </w:tc>
        <w:tc>
          <w:tcPr>
            <w:tcW w:w="0" w:type="auto"/>
          </w:tcPr>
          <w:p w14:paraId="00C96B53" w14:textId="0DB8431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840" w:author="Jane Shaw" w:date="2015-10-29T13:11:00Z">
              <w:r w:rsidRPr="00F31509" w:rsidDel="00243BC9">
                <w:rPr>
                  <w:rFonts w:asciiTheme="majorBidi" w:hAnsiTheme="majorBidi" w:cstheme="majorBidi"/>
                  <w:sz w:val="16"/>
                  <w:lang w:val="en-GB"/>
                </w:rPr>
                <w:delText>,</w:delText>
              </w:r>
            </w:del>
            <w:ins w:id="13841"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795</w:t>
            </w:r>
            <w:del w:id="13842" w:author="Jane Shaw" w:date="2015-10-29T13:11:00Z">
              <w:r w:rsidRPr="00F31509" w:rsidDel="00243BC9">
                <w:rPr>
                  <w:rFonts w:asciiTheme="majorBidi" w:hAnsiTheme="majorBidi" w:cstheme="majorBidi"/>
                  <w:sz w:val="16"/>
                  <w:lang w:val="en-GB"/>
                </w:rPr>
                <w:delText>,</w:delText>
              </w:r>
            </w:del>
            <w:ins w:id="1384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4A2709F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B65F7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7A0F09" w14:textId="70F19ED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844" w:author="Jane Shaw" w:date="2015-10-29T13:11:00Z">
              <w:r w:rsidRPr="00F31509" w:rsidDel="00243BC9">
                <w:rPr>
                  <w:rFonts w:asciiTheme="majorBidi" w:hAnsiTheme="majorBidi" w:cstheme="majorBidi"/>
                  <w:sz w:val="16"/>
                  <w:lang w:val="en-GB"/>
                </w:rPr>
                <w:delText>,</w:delText>
              </w:r>
            </w:del>
            <w:ins w:id="1384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3E9F90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83F6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4F54BC3"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97C608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139142C4" w14:textId="7D51372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w:t>
            </w:r>
            <w:del w:id="13846" w:author="Jane Shaw" w:date="2015-10-29T13:11:00Z">
              <w:r w:rsidRPr="00F31509" w:rsidDel="00243BC9">
                <w:rPr>
                  <w:rFonts w:asciiTheme="majorBidi" w:hAnsiTheme="majorBidi" w:cstheme="majorBidi"/>
                  <w:sz w:val="16"/>
                  <w:lang w:val="en-GB"/>
                </w:rPr>
                <w:delText>,</w:delText>
              </w:r>
            </w:del>
            <w:ins w:id="1384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012</w:t>
            </w:r>
            <w:del w:id="13848" w:author="Jane Shaw" w:date="2015-10-29T13:11:00Z">
              <w:r w:rsidRPr="00F31509" w:rsidDel="00243BC9">
                <w:rPr>
                  <w:rFonts w:asciiTheme="majorBidi" w:hAnsiTheme="majorBidi" w:cstheme="majorBidi"/>
                  <w:sz w:val="16"/>
                  <w:lang w:val="en-GB"/>
                </w:rPr>
                <w:delText>,</w:delText>
              </w:r>
            </w:del>
            <w:ins w:id="13849"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6BB137F" w14:textId="1A4FA98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850" w:author="Jane Shaw" w:date="2015-10-29T13:11:00Z">
              <w:r w:rsidRPr="00F31509" w:rsidDel="00243BC9">
                <w:rPr>
                  <w:rFonts w:asciiTheme="majorBidi" w:hAnsiTheme="majorBidi" w:cstheme="majorBidi"/>
                  <w:sz w:val="16"/>
                  <w:lang w:val="en-GB"/>
                </w:rPr>
                <w:delText>,</w:delText>
              </w:r>
            </w:del>
            <w:ins w:id="13851"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275</w:t>
            </w:r>
            <w:del w:id="13852" w:author="Jane Shaw" w:date="2015-10-29T13:11:00Z">
              <w:r w:rsidRPr="00F31509" w:rsidDel="00243BC9">
                <w:rPr>
                  <w:rFonts w:asciiTheme="majorBidi" w:hAnsiTheme="majorBidi" w:cstheme="majorBidi"/>
                  <w:sz w:val="16"/>
                  <w:lang w:val="en-GB"/>
                </w:rPr>
                <w:delText>,</w:delText>
              </w:r>
            </w:del>
            <w:ins w:id="1385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11E7D51E" w14:textId="7D27C5C8"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w:t>
            </w:r>
            <w:del w:id="13854" w:author="Jane Shaw" w:date="2015-10-29T13:11:00Z">
              <w:r w:rsidRPr="00F31509" w:rsidDel="00243BC9">
                <w:rPr>
                  <w:rFonts w:asciiTheme="majorBidi" w:hAnsiTheme="majorBidi" w:cstheme="majorBidi"/>
                  <w:sz w:val="16"/>
                  <w:lang w:val="en-GB"/>
                </w:rPr>
                <w:delText>,</w:delText>
              </w:r>
            </w:del>
            <w:ins w:id="1385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05E79B8C" w14:textId="79DB81C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w:t>
            </w:r>
            <w:del w:id="13856" w:author="Jane Shaw" w:date="2015-10-29T13:11:00Z">
              <w:r w:rsidRPr="00F31509" w:rsidDel="00243BC9">
                <w:rPr>
                  <w:rFonts w:asciiTheme="majorBidi" w:hAnsiTheme="majorBidi" w:cstheme="majorBidi"/>
                  <w:sz w:val="16"/>
                  <w:lang w:val="en-GB"/>
                </w:rPr>
                <w:delText>,</w:delText>
              </w:r>
            </w:del>
            <w:ins w:id="1385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146ED74" w14:textId="396D6A5D"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w:t>
            </w:r>
            <w:del w:id="13858" w:author="Jane Shaw" w:date="2015-10-29T13:11:00Z">
              <w:r w:rsidRPr="00F31509" w:rsidDel="00243BC9">
                <w:rPr>
                  <w:rFonts w:asciiTheme="majorBidi" w:hAnsiTheme="majorBidi" w:cstheme="majorBidi"/>
                  <w:b/>
                  <w:sz w:val="16"/>
                  <w:lang w:val="en-GB"/>
                </w:rPr>
                <w:delText>,</w:delText>
              </w:r>
            </w:del>
            <w:ins w:id="13859" w:author="Jane Shaw" w:date="2015-10-29T13:11:00Z">
              <w:r w:rsidR="00243BC9">
                <w:rPr>
                  <w:rFonts w:asciiTheme="majorBidi" w:hAnsiTheme="majorBidi" w:cstheme="majorBidi"/>
                  <w:b/>
                  <w:sz w:val="16"/>
                  <w:lang w:val="en-GB"/>
                </w:rPr>
                <w:t xml:space="preserve"> </w:t>
              </w:r>
            </w:ins>
            <w:r w:rsidRPr="00F31509">
              <w:rPr>
                <w:rFonts w:asciiTheme="majorBidi" w:hAnsiTheme="majorBidi" w:cstheme="majorBidi"/>
                <w:b/>
                <w:sz w:val="16"/>
                <w:lang w:val="en-GB"/>
              </w:rPr>
              <w:t>100</w:t>
            </w:r>
            <w:del w:id="13860" w:author="Jane Shaw" w:date="2015-10-29T13:11:00Z">
              <w:r w:rsidRPr="00F31509" w:rsidDel="00243BC9">
                <w:rPr>
                  <w:rFonts w:asciiTheme="majorBidi" w:hAnsiTheme="majorBidi" w:cstheme="majorBidi"/>
                  <w:b/>
                  <w:sz w:val="16"/>
                  <w:lang w:val="en-GB"/>
                </w:rPr>
                <w:delText>,</w:delText>
              </w:r>
            </w:del>
            <w:ins w:id="13861" w:author="Jane Shaw" w:date="2015-10-29T13:11:00Z">
              <w:r w:rsidR="00243BC9">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391039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7442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2AF3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C461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E43D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1684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F8921D8"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11685A6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6B5FC2E1" w14:textId="60421D6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862" w:author="Jane Shaw" w:date="2015-10-29T13:11:00Z">
              <w:r w:rsidRPr="00F31509" w:rsidDel="00243BC9">
                <w:rPr>
                  <w:rFonts w:asciiTheme="majorBidi" w:hAnsiTheme="majorBidi" w:cstheme="majorBidi"/>
                  <w:sz w:val="16"/>
                  <w:lang w:val="en-GB"/>
                </w:rPr>
                <w:delText>,</w:delText>
              </w:r>
            </w:del>
            <w:ins w:id="1386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284</w:t>
            </w:r>
            <w:del w:id="13864" w:author="Jane Shaw" w:date="2015-10-29T13:11:00Z">
              <w:r w:rsidRPr="00F31509" w:rsidDel="00243BC9">
                <w:rPr>
                  <w:rFonts w:asciiTheme="majorBidi" w:hAnsiTheme="majorBidi" w:cstheme="majorBidi"/>
                  <w:sz w:val="16"/>
                  <w:lang w:val="en-GB"/>
                </w:rPr>
                <w:delText>,</w:delText>
              </w:r>
            </w:del>
            <w:ins w:id="1386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3C41FCF" w14:textId="636F7D3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w:t>
            </w:r>
            <w:del w:id="13866" w:author="Jane Shaw" w:date="2015-10-29T13:11:00Z">
              <w:r w:rsidRPr="00F31509" w:rsidDel="00243BC9">
                <w:rPr>
                  <w:rFonts w:asciiTheme="majorBidi" w:hAnsiTheme="majorBidi" w:cstheme="majorBidi"/>
                  <w:sz w:val="16"/>
                  <w:lang w:val="en-GB"/>
                </w:rPr>
                <w:delText>,</w:delText>
              </w:r>
            </w:del>
            <w:ins w:id="1386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6051B99" w14:textId="4724988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w:t>
            </w:r>
            <w:del w:id="13868" w:author="Jane Shaw" w:date="2015-10-29T13:11:00Z">
              <w:r w:rsidRPr="00F31509" w:rsidDel="00243BC9">
                <w:rPr>
                  <w:rFonts w:asciiTheme="majorBidi" w:hAnsiTheme="majorBidi" w:cstheme="majorBidi"/>
                  <w:sz w:val="16"/>
                  <w:lang w:val="en-GB"/>
                </w:rPr>
                <w:delText>,</w:delText>
              </w:r>
            </w:del>
            <w:ins w:id="13869"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D0076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CC16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79C4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6EC521" w14:textId="2643D59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w:t>
            </w:r>
            <w:del w:id="13870" w:author="Jane Shaw" w:date="2015-10-29T13:11:00Z">
              <w:r w:rsidRPr="00F31509" w:rsidDel="00243BC9">
                <w:rPr>
                  <w:rFonts w:asciiTheme="majorBidi" w:hAnsiTheme="majorBidi" w:cstheme="majorBidi"/>
                  <w:sz w:val="16"/>
                  <w:lang w:val="en-GB"/>
                </w:rPr>
                <w:delText>,</w:delText>
              </w:r>
            </w:del>
            <w:ins w:id="13871"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512</w:t>
            </w:r>
            <w:del w:id="13872" w:author="Jane Shaw" w:date="2015-10-29T13:11:00Z">
              <w:r w:rsidRPr="00F31509" w:rsidDel="00243BC9">
                <w:rPr>
                  <w:rFonts w:asciiTheme="majorBidi" w:hAnsiTheme="majorBidi" w:cstheme="majorBidi"/>
                  <w:sz w:val="16"/>
                  <w:lang w:val="en-GB"/>
                </w:rPr>
                <w:delText>,</w:delText>
              </w:r>
            </w:del>
            <w:ins w:id="1387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500</w:t>
            </w:r>
          </w:p>
        </w:tc>
        <w:tc>
          <w:tcPr>
            <w:tcW w:w="0" w:type="auto"/>
          </w:tcPr>
          <w:p w14:paraId="2F8D56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34F9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50C3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57B3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1DB9F43"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7AE44FAE" w14:textId="4220D563"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243BC9" w:rsidRPr="00F31509">
              <w:rPr>
                <w:rFonts w:asciiTheme="majorBidi" w:hAnsiTheme="majorBidi" w:cstheme="majorBidi"/>
                <w:sz w:val="16"/>
                <w:lang w:val="en-GB"/>
              </w:rPr>
              <w:t>pulp</w:t>
            </w:r>
          </w:p>
        </w:tc>
        <w:tc>
          <w:tcPr>
            <w:tcW w:w="0" w:type="auto"/>
          </w:tcPr>
          <w:p w14:paraId="23D1BBED" w14:textId="57C97C9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874" w:author="Jane Shaw" w:date="2015-10-29T13:11:00Z">
              <w:r w:rsidRPr="00F31509" w:rsidDel="00243BC9">
                <w:rPr>
                  <w:rFonts w:asciiTheme="majorBidi" w:hAnsiTheme="majorBidi" w:cstheme="majorBidi"/>
                  <w:sz w:val="16"/>
                  <w:lang w:val="en-GB"/>
                </w:rPr>
                <w:delText>,</w:delText>
              </w:r>
            </w:del>
            <w:ins w:id="1387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876" w:author="Jane Shaw" w:date="2015-10-29T13:11:00Z">
              <w:r w:rsidRPr="00F31509" w:rsidDel="00243BC9">
                <w:rPr>
                  <w:rFonts w:asciiTheme="majorBidi" w:hAnsiTheme="majorBidi" w:cstheme="majorBidi"/>
                  <w:sz w:val="16"/>
                  <w:lang w:val="en-GB"/>
                </w:rPr>
                <w:delText>,</w:delText>
              </w:r>
            </w:del>
            <w:ins w:id="13877"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02334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9C8F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3179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0279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06BD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A4B5E2" w14:textId="01A53D59"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878" w:author="Jane Shaw" w:date="2015-10-29T13:11:00Z">
              <w:r w:rsidRPr="00F31509" w:rsidDel="00243BC9">
                <w:rPr>
                  <w:rFonts w:asciiTheme="majorBidi" w:hAnsiTheme="majorBidi" w:cstheme="majorBidi"/>
                  <w:sz w:val="16"/>
                  <w:lang w:val="en-GB"/>
                </w:rPr>
                <w:delText>,</w:delText>
              </w:r>
            </w:del>
            <w:ins w:id="13879"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834</w:t>
            </w:r>
            <w:del w:id="13880" w:author="Jane Shaw" w:date="2015-10-29T13:11:00Z">
              <w:r w:rsidRPr="00F31509" w:rsidDel="00243BC9">
                <w:rPr>
                  <w:rFonts w:asciiTheme="majorBidi" w:hAnsiTheme="majorBidi" w:cstheme="majorBidi"/>
                  <w:sz w:val="16"/>
                  <w:lang w:val="en-GB"/>
                </w:rPr>
                <w:delText>,</w:delText>
              </w:r>
            </w:del>
            <w:ins w:id="13881"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23E259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7DFE5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9239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BB69E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52FFBE1"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179920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3FE4C5DA" w14:textId="19B4E3C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882" w:author="Jane Shaw" w:date="2015-10-29T13:11:00Z">
              <w:r w:rsidRPr="00F31509" w:rsidDel="00243BC9">
                <w:rPr>
                  <w:rFonts w:asciiTheme="majorBidi" w:hAnsiTheme="majorBidi" w:cstheme="majorBidi"/>
                  <w:sz w:val="16"/>
                  <w:lang w:val="en-GB"/>
                </w:rPr>
                <w:delText>,</w:delText>
              </w:r>
            </w:del>
            <w:ins w:id="13883"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183</w:t>
            </w:r>
            <w:del w:id="13884" w:author="Jane Shaw" w:date="2015-10-29T13:11:00Z">
              <w:r w:rsidRPr="00F31509" w:rsidDel="00243BC9">
                <w:rPr>
                  <w:rFonts w:asciiTheme="majorBidi" w:hAnsiTheme="majorBidi" w:cstheme="majorBidi"/>
                  <w:sz w:val="16"/>
                  <w:lang w:val="en-GB"/>
                </w:rPr>
                <w:delText>,</w:delText>
              </w:r>
            </w:del>
            <w:ins w:id="13885" w:author="Jane Shaw" w:date="2015-10-29T13:11: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468720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03165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67C0F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5FCEF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94102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3D99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4495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3081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F97AF9" w14:textId="79A3271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w:t>
            </w:r>
            <w:del w:id="13886" w:author="Jane Shaw" w:date="2015-10-29T13:11:00Z">
              <w:r w:rsidRPr="00F31509" w:rsidDel="00243BC9">
                <w:rPr>
                  <w:rFonts w:asciiTheme="majorBidi" w:hAnsiTheme="majorBidi" w:cstheme="majorBidi"/>
                  <w:b/>
                  <w:sz w:val="16"/>
                  <w:lang w:val="en-GB"/>
                </w:rPr>
                <w:delText>,</w:delText>
              </w:r>
            </w:del>
            <w:ins w:id="13887" w:author="Jane Shaw" w:date="2015-10-29T13:11:00Z">
              <w:r w:rsidR="00243BC9">
                <w:rPr>
                  <w:rFonts w:asciiTheme="majorBidi" w:hAnsiTheme="majorBidi" w:cstheme="majorBidi"/>
                  <w:b/>
                  <w:sz w:val="16"/>
                  <w:lang w:val="en-GB"/>
                </w:rPr>
                <w:t xml:space="preserve"> </w:t>
              </w:r>
            </w:ins>
            <w:r w:rsidRPr="00F31509">
              <w:rPr>
                <w:rFonts w:asciiTheme="majorBidi" w:hAnsiTheme="majorBidi" w:cstheme="majorBidi"/>
                <w:b/>
                <w:sz w:val="16"/>
                <w:lang w:val="en-GB"/>
              </w:rPr>
              <w:t>183</w:t>
            </w:r>
            <w:del w:id="13888" w:author="Jane Shaw" w:date="2015-10-29T13:11:00Z">
              <w:r w:rsidRPr="00F31509" w:rsidDel="00243BC9">
                <w:rPr>
                  <w:rFonts w:asciiTheme="majorBidi" w:hAnsiTheme="majorBidi" w:cstheme="majorBidi"/>
                  <w:b/>
                  <w:sz w:val="16"/>
                  <w:lang w:val="en-GB"/>
                </w:rPr>
                <w:delText>,</w:delText>
              </w:r>
            </w:del>
            <w:ins w:id="13889" w:author="Jane Shaw" w:date="2015-10-29T13:11:00Z">
              <w:r w:rsidR="00243BC9">
                <w:rPr>
                  <w:rFonts w:asciiTheme="majorBidi" w:hAnsiTheme="majorBidi" w:cstheme="majorBidi"/>
                  <w:b/>
                  <w:sz w:val="16"/>
                  <w:lang w:val="en-GB"/>
                </w:rPr>
                <w:t xml:space="preserve"> </w:t>
              </w:r>
            </w:ins>
            <w:r w:rsidRPr="00F31509">
              <w:rPr>
                <w:rFonts w:asciiTheme="majorBidi" w:hAnsiTheme="majorBidi" w:cstheme="majorBidi"/>
                <w:b/>
                <w:sz w:val="16"/>
                <w:lang w:val="en-GB"/>
              </w:rPr>
              <w:t>700</w:t>
            </w:r>
          </w:p>
        </w:tc>
        <w:tc>
          <w:tcPr>
            <w:tcW w:w="0" w:type="auto"/>
          </w:tcPr>
          <w:p w14:paraId="78EF73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CDEA7B3" w14:textId="77777777" w:rsidR="008B0C44" w:rsidRPr="00F31509" w:rsidRDefault="008B0C44" w:rsidP="00E52F68">
      <w:pPr>
        <w:jc w:val="both"/>
        <w:rPr>
          <w:rFonts w:asciiTheme="majorBidi" w:hAnsiTheme="majorBidi" w:cstheme="majorBidi"/>
          <w:lang w:val="en-GB"/>
        </w:rPr>
      </w:pPr>
    </w:p>
    <w:p w14:paraId="34D46A60" w14:textId="72D1A59C"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w:t>
      </w:r>
      <w:del w:id="13890" w:author="Jane Shaw" w:date="2015-10-29T13:11:00Z">
        <w:r w:rsidRPr="00F31509" w:rsidDel="00243BC9">
          <w:rPr>
            <w:rFonts w:asciiTheme="majorBidi" w:eastAsia="Times New Roman" w:hAnsiTheme="majorBidi" w:cstheme="majorBidi"/>
            <w:lang w:val="en-GB"/>
          </w:rPr>
          <w:delText xml:space="preserve">in this case </w:delText>
        </w:r>
      </w:del>
      <w:r w:rsidRPr="00F31509">
        <w:rPr>
          <w:rFonts w:asciiTheme="majorBidi" w:eastAsia="Times New Roman" w:hAnsiTheme="majorBidi" w:cstheme="majorBidi"/>
          <w:lang w:val="en-GB"/>
        </w:rPr>
        <w:t>raw sugar)</w:t>
      </w:r>
      <w:ins w:id="13891" w:author="Jane Shaw" w:date="2015-10-29T13:11:00Z">
        <w:r w:rsidR="00243BC9">
          <w:rPr>
            <w:rFonts w:asciiTheme="majorBidi" w:eastAsia="Times New Roman" w:hAnsiTheme="majorBidi" w:cstheme="majorBidi"/>
            <w:lang w:val="en-GB"/>
          </w:rPr>
          <w:t>,</w:t>
        </w:r>
      </w:ins>
      <w:del w:id="13892" w:author="Jane Shaw" w:date="2015-10-29T13:11:00Z">
        <w:r w:rsidRPr="00F31509" w:rsidDel="00243BC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3893" w:author="Jane Shaw" w:date="2015-10-29T13:11:00Z">
        <w:r w:rsidRPr="00F31509" w:rsidDel="00243BC9">
          <w:rPr>
            <w:rFonts w:asciiTheme="majorBidi" w:eastAsia="Times New Roman" w:hAnsiTheme="majorBidi" w:cstheme="majorBidi"/>
            <w:lang w:val="en-GB"/>
          </w:rPr>
          <w:delText xml:space="preserve">We </w:delText>
        </w:r>
      </w:del>
      <w:r w:rsidRPr="00F31509">
        <w:rPr>
          <w:rFonts w:asciiTheme="majorBidi" w:eastAsia="Times New Roman" w:hAnsiTheme="majorBidi" w:cstheme="majorBidi"/>
          <w:lang w:val="en-GB"/>
        </w:rPr>
        <w:t>follow</w:t>
      </w:r>
      <w:ins w:id="13894" w:author="Jane Shaw" w:date="2015-10-29T13:11:00Z">
        <w:r w:rsidR="00243BC9">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the same aggregation/standardization process as </w:t>
      </w:r>
      <w:ins w:id="13895" w:author="Jane Shaw" w:date="2015-10-29T13:11:00Z">
        <w:r w:rsidR="00243BC9">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 xml:space="preserve">outlined in the wheat example. </w:t>
      </w:r>
      <w:del w:id="13896" w:author="Jane Shaw" w:date="2015-10-29T13:11:00Z">
        <w:r w:rsidRPr="00F31509" w:rsidDel="00243BC9">
          <w:rPr>
            <w:rFonts w:asciiTheme="majorBidi" w:eastAsia="Times New Roman" w:hAnsiTheme="majorBidi" w:cstheme="majorBidi"/>
            <w:lang w:val="en-GB"/>
          </w:rPr>
          <w:delText xml:space="preserve">We </w:delText>
        </w:r>
      </w:del>
      <w:ins w:id="13897" w:author="Jane Shaw" w:date="2015-10-29T13:11:00Z">
        <w:r w:rsidR="00243BC9">
          <w:rPr>
            <w:rFonts w:asciiTheme="majorBidi" w:eastAsia="Times New Roman" w:hAnsiTheme="majorBidi" w:cstheme="majorBidi"/>
            <w:lang w:val="en-GB"/>
          </w:rPr>
          <w:t xml:space="preserve">It </w:t>
        </w:r>
      </w:ins>
      <w:r w:rsidRPr="00F31509">
        <w:rPr>
          <w:rFonts w:asciiTheme="majorBidi" w:eastAsia="Times New Roman" w:hAnsiTheme="majorBidi" w:cstheme="majorBidi"/>
          <w:lang w:val="en-GB"/>
        </w:rPr>
        <w:t xml:space="preserve">should </w:t>
      </w:r>
      <w:ins w:id="13898" w:author="Jane Shaw" w:date="2015-10-29T13:11:00Z">
        <w:r w:rsidR="00243BC9">
          <w:rPr>
            <w:rFonts w:asciiTheme="majorBidi" w:eastAsia="Times New Roman" w:hAnsiTheme="majorBidi" w:cstheme="majorBidi"/>
            <w:lang w:val="en-GB"/>
          </w:rPr>
          <w:t xml:space="preserve">be </w:t>
        </w:r>
      </w:ins>
      <w:r w:rsidRPr="00F31509">
        <w:rPr>
          <w:rFonts w:asciiTheme="majorBidi" w:eastAsia="Times New Roman" w:hAnsiTheme="majorBidi" w:cstheme="majorBidi"/>
          <w:lang w:val="en-GB"/>
        </w:rPr>
        <w:t>note</w:t>
      </w:r>
      <w:ins w:id="13899" w:author="Jane Shaw" w:date="2015-10-29T13:11:00Z">
        <w:r w:rsidR="00243BC9">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w:t>
      </w:r>
      <w:del w:id="13900" w:author="Jane Shaw" w:date="2015-10-29T13:11:00Z">
        <w:r w:rsidRPr="00F31509" w:rsidDel="00243BC9">
          <w:rPr>
            <w:rFonts w:asciiTheme="majorBidi" w:eastAsia="Times New Roman" w:hAnsiTheme="majorBidi" w:cstheme="majorBidi"/>
            <w:lang w:val="en-GB"/>
          </w:rPr>
          <w:delText xml:space="preserve">here </w:delText>
        </w:r>
      </w:del>
      <w:r w:rsidRPr="00F31509">
        <w:rPr>
          <w:rFonts w:asciiTheme="majorBidi" w:eastAsia="Times New Roman" w:hAnsiTheme="majorBidi" w:cstheme="majorBidi"/>
          <w:lang w:val="en-GB"/>
        </w:rPr>
        <w:t>that molasses, beet pulp</w:t>
      </w:r>
      <w:del w:id="13901" w:author="Jane Shaw" w:date="2015-10-29T13:12:00Z">
        <w:r w:rsidRPr="00F31509" w:rsidDel="00243BC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bagasse are standardized to a different primary equivalent in the commodity balances and </w:t>
      </w:r>
      <w:del w:id="13902" w:author="Jane Shaw" w:date="2015-10-29T13:12:00Z">
        <w:r w:rsidRPr="00F31509" w:rsidDel="00243BC9">
          <w:rPr>
            <w:rFonts w:asciiTheme="majorBidi" w:eastAsia="Times New Roman" w:hAnsiTheme="majorBidi" w:cstheme="majorBidi"/>
            <w:lang w:val="en-GB"/>
          </w:rPr>
          <w:delText xml:space="preserve">thus </w:delText>
        </w:r>
      </w:del>
      <w:ins w:id="13903" w:author="Jane Shaw" w:date="2015-10-29T13:12:00Z">
        <w:r w:rsidR="00243BC9">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are not considered here. The results are presented in </w:t>
      </w:r>
      <w:r w:rsidR="00E24798">
        <w:fldChar w:fldCharType="begin"/>
      </w:r>
      <w:r w:rsidR="00E24798">
        <w:instrText xml:space="preserve"> REF _Ref428274147 \h  \* MERGEFORMAT </w:instrText>
      </w:r>
      <w:r w:rsidR="00E24798">
        <w:fldChar w:fldCharType="separate"/>
      </w:r>
      <w:ins w:id="13904" w:author="Jane Shaw" w:date="2015-11-01T20:53:00Z">
        <w:r w:rsidR="00311179" w:rsidRPr="00311179">
          <w:rPr>
            <w:rFonts w:asciiTheme="majorBidi" w:eastAsia="Times New Roman" w:hAnsiTheme="majorBidi" w:cstheme="majorBidi"/>
            <w:lang w:val="en-GB"/>
            <w:rPrChange w:id="13905"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3906" w:author="Jane Shaw" w:date="2015-11-01T20:53:00Z">
              <w:rPr>
                <w:rFonts w:asciiTheme="majorBidi" w:hAnsiTheme="majorBidi" w:cstheme="majorBidi"/>
                <w:noProof/>
                <w:lang w:val="en-GB"/>
              </w:rPr>
            </w:rPrChange>
          </w:rPr>
          <w:t>47</w:t>
        </w:r>
      </w:ins>
      <w:del w:id="13907"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47</w:delText>
        </w:r>
      </w:del>
      <w:r w:rsidR="00E24798">
        <w:fldChar w:fldCharType="end"/>
      </w:r>
      <w:r w:rsidRPr="00F31509">
        <w:rPr>
          <w:rFonts w:asciiTheme="majorBidi" w:eastAsia="Times New Roman" w:hAnsiTheme="majorBidi" w:cstheme="majorBidi"/>
          <w:lang w:val="en-GB"/>
        </w:rPr>
        <w:t>.</w:t>
      </w:r>
    </w:p>
    <w:p w14:paraId="5401B187" w14:textId="2E545145" w:rsidR="004F65E4" w:rsidRPr="00F31509" w:rsidRDefault="004F65E4" w:rsidP="004F65E4">
      <w:pPr>
        <w:pStyle w:val="Didascalia"/>
        <w:keepNext/>
        <w:rPr>
          <w:rFonts w:asciiTheme="majorBidi" w:hAnsiTheme="majorBidi" w:cstheme="majorBidi"/>
          <w:b/>
          <w:lang w:val="en-GB"/>
        </w:rPr>
      </w:pPr>
      <w:bookmarkStart w:id="13908" w:name="_Ref428274147"/>
      <w:bookmarkStart w:id="13909" w:name="_Toc42842358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47</w:t>
      </w:r>
      <w:r w:rsidR="003D789C" w:rsidRPr="00F31509">
        <w:rPr>
          <w:rFonts w:asciiTheme="majorBidi" w:hAnsiTheme="majorBidi" w:cstheme="majorBidi"/>
          <w:lang w:val="en-GB"/>
        </w:rPr>
        <w:fldChar w:fldCharType="end"/>
      </w:r>
      <w:bookmarkEnd w:id="13908"/>
      <w:r w:rsidRPr="00F31509">
        <w:rPr>
          <w:rFonts w:asciiTheme="majorBidi" w:hAnsiTheme="majorBidi" w:cstheme="majorBidi"/>
          <w:lang w:val="en-GB"/>
        </w:rPr>
        <w:t>: Initial</w:t>
      </w:r>
      <w:ins w:id="13910" w:author="Jane Shaw" w:date="2015-10-29T13:12:00Z">
        <w:r w:rsidR="00243BC9">
          <w:rPr>
            <w:rFonts w:asciiTheme="majorBidi" w:hAnsiTheme="majorBidi" w:cstheme="majorBidi"/>
            <w:lang w:val="en-GB"/>
          </w:rPr>
          <w:t>,</w:t>
        </w:r>
      </w:ins>
      <w:r w:rsidRPr="00F31509">
        <w:rPr>
          <w:rFonts w:asciiTheme="majorBidi" w:hAnsiTheme="majorBidi" w:cstheme="majorBidi"/>
          <w:lang w:val="en-GB"/>
        </w:rPr>
        <w:t xml:space="preserve"> </w:t>
      </w:r>
      <w:del w:id="13911" w:author="Jane Shaw" w:date="2015-10-29T13:12:00Z">
        <w:r w:rsidRPr="00F31509" w:rsidDel="00243BC9">
          <w:rPr>
            <w:rFonts w:asciiTheme="majorBidi" w:hAnsiTheme="majorBidi" w:cstheme="majorBidi"/>
            <w:lang w:val="en-GB"/>
          </w:rPr>
          <w:delText>(</w:delText>
        </w:r>
      </w:del>
      <w:r w:rsidRPr="00F31509">
        <w:rPr>
          <w:rFonts w:asciiTheme="majorBidi" w:hAnsiTheme="majorBidi" w:cstheme="majorBidi"/>
          <w:lang w:val="en-GB"/>
        </w:rPr>
        <w:t>unbalanced</w:t>
      </w:r>
      <w:del w:id="13912" w:author="Jane Shaw" w:date="2015-10-29T13:12:00Z">
        <w:r w:rsidRPr="00F31509" w:rsidDel="00243BC9">
          <w:rPr>
            <w:rFonts w:asciiTheme="majorBidi" w:hAnsiTheme="majorBidi" w:cstheme="majorBidi"/>
            <w:lang w:val="en-GB"/>
          </w:rPr>
          <w:delText>)</w:delText>
        </w:r>
      </w:del>
      <w:del w:id="13913" w:author="Jane Shaw" w:date="2015-10-29T17:13:00Z">
        <w:r w:rsidRPr="00F31509" w:rsidDel="00D23444">
          <w:rPr>
            <w:rFonts w:asciiTheme="majorBidi" w:hAnsiTheme="majorBidi" w:cstheme="majorBidi"/>
            <w:lang w:val="en-GB"/>
          </w:rPr>
          <w:delText xml:space="preserve"> </w:delText>
        </w:r>
      </w:del>
      <w:ins w:id="13914" w:author="Jane Shaw" w:date="2015-10-29T17:13:00Z">
        <w:r w:rsidR="00D23444">
          <w:rPr>
            <w:rFonts w:asciiTheme="majorBidi" w:hAnsiTheme="majorBidi" w:cstheme="majorBidi"/>
            <w:lang w:val="en-GB"/>
          </w:rPr>
          <w:t xml:space="preserve"> </w:t>
        </w:r>
      </w:ins>
      <w:r w:rsidRPr="00F31509">
        <w:rPr>
          <w:rFonts w:asciiTheme="majorBidi" w:hAnsiTheme="majorBidi" w:cstheme="majorBidi"/>
          <w:lang w:val="en-GB"/>
        </w:rPr>
        <w:t xml:space="preserve">table for </w:t>
      </w:r>
      <w:r w:rsidR="00243BC9" w:rsidRPr="00F31509">
        <w:rPr>
          <w:rFonts w:asciiTheme="majorBidi" w:hAnsiTheme="majorBidi" w:cstheme="majorBidi"/>
          <w:lang w:val="en-GB"/>
        </w:rPr>
        <w:t xml:space="preserve">raw </w:t>
      </w:r>
      <w:r w:rsidRPr="00F31509">
        <w:rPr>
          <w:rFonts w:asciiTheme="majorBidi" w:hAnsiTheme="majorBidi" w:cstheme="majorBidi"/>
          <w:lang w:val="en-GB"/>
        </w:rPr>
        <w:t>sugar</w:t>
      </w:r>
      <w:del w:id="13915" w:author="Jane Shaw" w:date="2015-11-07T20:16:00Z">
        <w:r w:rsidRPr="00F31509" w:rsidDel="00643AA0">
          <w:rPr>
            <w:rFonts w:asciiTheme="majorBidi" w:hAnsiTheme="majorBidi" w:cstheme="majorBidi"/>
            <w:lang w:val="en-GB"/>
          </w:rPr>
          <w:delText>,</w:delText>
        </w:r>
      </w:del>
      <w:r w:rsidRPr="00F31509">
        <w:rPr>
          <w:rFonts w:asciiTheme="majorBidi" w:hAnsiTheme="majorBidi" w:cstheme="majorBidi"/>
          <w:lang w:val="en-GB"/>
        </w:rPr>
        <w:t xml:space="preserve"> containing all standardized products</w:t>
      </w:r>
      <w:bookmarkEnd w:id="13909"/>
    </w:p>
    <w:tbl>
      <w:tblPr>
        <w:tblStyle w:val="Tabellaclassica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w:rsidR="004F65E4" w:rsidRPr="00F31509" w14:paraId="2875A84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14:paraId="60045AE9" w14:textId="77777777" w:rsidR="004F65E4" w:rsidRPr="00D23444" w:rsidRDefault="004F65E4" w:rsidP="004F65E4">
            <w:pPr>
              <w:pStyle w:val="Compact"/>
              <w:rPr>
                <w:rFonts w:asciiTheme="majorBidi" w:hAnsiTheme="majorBidi" w:cstheme="majorBidi"/>
                <w:b/>
                <w:i w:val="0"/>
                <w:sz w:val="16"/>
                <w:lang w:val="en-GB"/>
                <w:rPrChange w:id="13916"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17" w:author="Jane Shaw" w:date="2015-10-29T17:13:00Z">
                  <w:rPr>
                    <w:rFonts w:asciiTheme="majorBidi" w:hAnsiTheme="majorBidi" w:cstheme="majorBidi"/>
                    <w:sz w:val="16"/>
                    <w:lang w:val="en-GB"/>
                  </w:rPr>
                </w:rPrChange>
              </w:rPr>
              <w:t>Name</w:t>
            </w:r>
          </w:p>
        </w:tc>
        <w:tc>
          <w:tcPr>
            <w:tcW w:w="547" w:type="pct"/>
          </w:tcPr>
          <w:p w14:paraId="222098CE"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18"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19" w:author="Jane Shaw" w:date="2015-10-29T17:13:00Z">
                  <w:rPr>
                    <w:rFonts w:asciiTheme="majorBidi" w:hAnsiTheme="majorBidi" w:cstheme="majorBidi"/>
                    <w:sz w:val="16"/>
                    <w:lang w:val="en-GB"/>
                  </w:rPr>
                </w:rPrChange>
              </w:rPr>
              <w:t>Production</w:t>
            </w:r>
          </w:p>
        </w:tc>
        <w:tc>
          <w:tcPr>
            <w:tcW w:w="500" w:type="pct"/>
          </w:tcPr>
          <w:p w14:paraId="5792C97D"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20"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21" w:author="Jane Shaw" w:date="2015-10-29T17:13:00Z">
                  <w:rPr>
                    <w:rFonts w:asciiTheme="majorBidi" w:hAnsiTheme="majorBidi" w:cstheme="majorBidi"/>
                    <w:sz w:val="16"/>
                    <w:lang w:val="en-GB"/>
                  </w:rPr>
                </w:rPrChange>
              </w:rPr>
              <w:t>Imports</w:t>
            </w:r>
          </w:p>
        </w:tc>
        <w:tc>
          <w:tcPr>
            <w:tcW w:w="430" w:type="pct"/>
          </w:tcPr>
          <w:p w14:paraId="35489228"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22"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23" w:author="Jane Shaw" w:date="2015-10-29T17:13:00Z">
                  <w:rPr>
                    <w:rFonts w:asciiTheme="majorBidi" w:hAnsiTheme="majorBidi" w:cstheme="majorBidi"/>
                    <w:sz w:val="16"/>
                    <w:lang w:val="en-GB"/>
                  </w:rPr>
                </w:rPrChange>
              </w:rPr>
              <w:t>Exports</w:t>
            </w:r>
          </w:p>
        </w:tc>
        <w:tc>
          <w:tcPr>
            <w:tcW w:w="644" w:type="pct"/>
          </w:tcPr>
          <w:p w14:paraId="3C1BE8E4" w14:textId="2D476DEA"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24"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25" w:author="Jane Shaw" w:date="2015-10-29T17:13:00Z">
                  <w:rPr>
                    <w:rFonts w:asciiTheme="majorBidi" w:hAnsiTheme="majorBidi" w:cstheme="majorBidi"/>
                    <w:sz w:val="16"/>
                    <w:lang w:val="en-GB"/>
                  </w:rPr>
                </w:rPrChange>
              </w:rPr>
              <w:t xml:space="preserve">Stock </w:t>
            </w:r>
            <w:r w:rsidR="00243BC9" w:rsidRPr="00D23444">
              <w:rPr>
                <w:rFonts w:asciiTheme="majorBidi" w:hAnsiTheme="majorBidi" w:cstheme="majorBidi"/>
                <w:b/>
                <w:sz w:val="16"/>
                <w:lang w:val="en-GB"/>
              </w:rPr>
              <w:t>change</w:t>
            </w:r>
          </w:p>
        </w:tc>
        <w:tc>
          <w:tcPr>
            <w:tcW w:w="547" w:type="pct"/>
          </w:tcPr>
          <w:p w14:paraId="15C23CEF"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26"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27" w:author="Jane Shaw" w:date="2015-10-29T17:13:00Z">
                  <w:rPr>
                    <w:rFonts w:asciiTheme="majorBidi" w:hAnsiTheme="majorBidi" w:cstheme="majorBidi"/>
                    <w:sz w:val="16"/>
                    <w:lang w:val="en-GB"/>
                  </w:rPr>
                </w:rPrChange>
              </w:rPr>
              <w:t>Food</w:t>
            </w:r>
          </w:p>
        </w:tc>
        <w:tc>
          <w:tcPr>
            <w:tcW w:w="313" w:type="pct"/>
          </w:tcPr>
          <w:p w14:paraId="57A868F3"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28"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29" w:author="Jane Shaw" w:date="2015-10-29T17:13:00Z">
                  <w:rPr>
                    <w:rFonts w:asciiTheme="majorBidi" w:hAnsiTheme="majorBidi" w:cstheme="majorBidi"/>
                    <w:sz w:val="16"/>
                    <w:lang w:val="en-GB"/>
                  </w:rPr>
                </w:rPrChange>
              </w:rPr>
              <w:t>Feed</w:t>
            </w:r>
          </w:p>
        </w:tc>
        <w:tc>
          <w:tcPr>
            <w:tcW w:w="303" w:type="pct"/>
          </w:tcPr>
          <w:p w14:paraId="72CF2118"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30"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31" w:author="Jane Shaw" w:date="2015-10-29T17:13:00Z">
                  <w:rPr>
                    <w:rFonts w:asciiTheme="majorBidi" w:hAnsiTheme="majorBidi" w:cstheme="majorBidi"/>
                    <w:sz w:val="16"/>
                    <w:lang w:val="en-GB"/>
                  </w:rPr>
                </w:rPrChange>
              </w:rPr>
              <w:t>Seed</w:t>
            </w:r>
          </w:p>
        </w:tc>
        <w:tc>
          <w:tcPr>
            <w:tcW w:w="397" w:type="pct"/>
          </w:tcPr>
          <w:p w14:paraId="0F35885D"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32"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33" w:author="Jane Shaw" w:date="2015-10-29T17:13:00Z">
                  <w:rPr>
                    <w:rFonts w:asciiTheme="majorBidi" w:hAnsiTheme="majorBidi" w:cstheme="majorBidi"/>
                    <w:sz w:val="16"/>
                    <w:lang w:val="en-GB"/>
                  </w:rPr>
                </w:rPrChange>
              </w:rPr>
              <w:t>Tourist</w:t>
            </w:r>
          </w:p>
        </w:tc>
        <w:tc>
          <w:tcPr>
            <w:tcW w:w="496" w:type="pct"/>
          </w:tcPr>
          <w:p w14:paraId="13BD07F8"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34"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35" w:author="Jane Shaw" w:date="2015-10-29T17:13:00Z">
                  <w:rPr>
                    <w:rFonts w:asciiTheme="majorBidi" w:hAnsiTheme="majorBidi" w:cstheme="majorBidi"/>
                    <w:sz w:val="16"/>
                    <w:lang w:val="en-GB"/>
                  </w:rPr>
                </w:rPrChange>
              </w:rPr>
              <w:t>Industrial</w:t>
            </w:r>
          </w:p>
        </w:tc>
        <w:tc>
          <w:tcPr>
            <w:tcW w:w="298" w:type="pct"/>
          </w:tcPr>
          <w:p w14:paraId="55E760B3" w14:textId="77777777" w:rsidR="004F65E4" w:rsidRPr="00D23444"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36" w:author="Jane Shaw" w:date="2015-10-29T17:13:00Z">
                  <w:rPr>
                    <w:rFonts w:asciiTheme="majorBidi" w:hAnsiTheme="majorBidi" w:cstheme="majorBidi"/>
                    <w:i w:val="0"/>
                    <w:iCs w:val="0"/>
                    <w:sz w:val="16"/>
                    <w:lang w:val="en-GB"/>
                  </w:rPr>
                </w:rPrChange>
              </w:rPr>
            </w:pPr>
            <w:r w:rsidRPr="00D23444">
              <w:rPr>
                <w:rFonts w:asciiTheme="majorBidi" w:hAnsiTheme="majorBidi" w:cstheme="majorBidi"/>
                <w:b/>
                <w:sz w:val="16"/>
                <w:lang w:val="en-GB"/>
                <w:rPrChange w:id="13937" w:author="Jane Shaw" w:date="2015-10-29T17:13:00Z">
                  <w:rPr>
                    <w:rFonts w:asciiTheme="majorBidi" w:hAnsiTheme="majorBidi" w:cstheme="majorBidi"/>
                    <w:sz w:val="16"/>
                    <w:lang w:val="en-GB"/>
                  </w:rPr>
                </w:rPrChange>
              </w:rPr>
              <w:t>Loss</w:t>
            </w:r>
          </w:p>
        </w:tc>
      </w:tr>
      <w:tr w:rsidR="004F65E4" w:rsidRPr="00F31509" w14:paraId="4BF08126" w14:textId="77777777" w:rsidTr="006E32A4">
        <w:tc>
          <w:tcPr>
            <w:cnfStyle w:val="001000000000" w:firstRow="0" w:lastRow="0" w:firstColumn="1" w:lastColumn="0" w:oddVBand="0" w:evenVBand="0" w:oddHBand="0" w:evenHBand="0" w:firstRowFirstColumn="0" w:firstRowLastColumn="0" w:lastRowFirstColumn="0" w:lastRowLastColumn="0"/>
            <w:tcW w:w="524" w:type="pct"/>
          </w:tcPr>
          <w:p w14:paraId="44C602F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14:paraId="7B6D7128" w14:textId="3354F3B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3938" w:author="Jane Shaw" w:date="2015-10-29T13:13:00Z">
              <w:r w:rsidRPr="00F31509" w:rsidDel="00243BC9">
                <w:rPr>
                  <w:rFonts w:asciiTheme="majorBidi" w:hAnsiTheme="majorBidi" w:cstheme="majorBidi"/>
                  <w:sz w:val="16"/>
                  <w:lang w:val="en-GB"/>
                </w:rPr>
                <w:delText>,</w:delText>
              </w:r>
            </w:del>
            <w:ins w:id="13939"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3940" w:author="Jane Shaw" w:date="2015-10-29T13:13:00Z">
              <w:r w:rsidRPr="00F31509" w:rsidDel="00243BC9">
                <w:rPr>
                  <w:rFonts w:asciiTheme="majorBidi" w:hAnsiTheme="majorBidi" w:cstheme="majorBidi"/>
                  <w:sz w:val="16"/>
                  <w:lang w:val="en-GB"/>
                </w:rPr>
                <w:delText>,</w:delText>
              </w:r>
            </w:del>
            <w:ins w:id="13941"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500" w:type="pct"/>
          </w:tcPr>
          <w:p w14:paraId="309B1626" w14:textId="404D4D1B"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3942" w:author="Jane Shaw" w:date="2015-10-29T13:13:00Z">
              <w:r w:rsidRPr="00F31509" w:rsidDel="00243BC9">
                <w:rPr>
                  <w:rFonts w:asciiTheme="majorBidi" w:hAnsiTheme="majorBidi" w:cstheme="majorBidi"/>
                  <w:sz w:val="16"/>
                  <w:lang w:val="en-GB"/>
                </w:rPr>
                <w:delText>,</w:delText>
              </w:r>
            </w:del>
            <w:ins w:id="13943"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674</w:t>
            </w:r>
            <w:del w:id="13944" w:author="Jane Shaw" w:date="2015-10-29T13:13:00Z">
              <w:r w:rsidRPr="00F31509" w:rsidDel="00243BC9">
                <w:rPr>
                  <w:rFonts w:asciiTheme="majorBidi" w:hAnsiTheme="majorBidi" w:cstheme="majorBidi"/>
                  <w:sz w:val="16"/>
                  <w:lang w:val="en-GB"/>
                </w:rPr>
                <w:delText>,</w:delText>
              </w:r>
            </w:del>
            <w:ins w:id="13945"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430" w:type="pct"/>
          </w:tcPr>
          <w:p w14:paraId="48AD8B24" w14:textId="7093E02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w:t>
            </w:r>
            <w:del w:id="13946" w:author="Jane Shaw" w:date="2015-10-29T13:13:00Z">
              <w:r w:rsidRPr="00F31509" w:rsidDel="00243BC9">
                <w:rPr>
                  <w:rFonts w:asciiTheme="majorBidi" w:hAnsiTheme="majorBidi" w:cstheme="majorBidi"/>
                  <w:sz w:val="16"/>
                  <w:lang w:val="en-GB"/>
                </w:rPr>
                <w:delText>,</w:delText>
              </w:r>
            </w:del>
            <w:ins w:id="13947"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644" w:type="pct"/>
          </w:tcPr>
          <w:p w14:paraId="44BFCE07" w14:textId="740AD56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w:t>
            </w:r>
            <w:del w:id="13948" w:author="Jane Shaw" w:date="2015-10-29T13:13:00Z">
              <w:r w:rsidRPr="00F31509" w:rsidDel="00243BC9">
                <w:rPr>
                  <w:rFonts w:asciiTheme="majorBidi" w:hAnsiTheme="majorBidi" w:cstheme="majorBidi"/>
                  <w:sz w:val="16"/>
                  <w:lang w:val="en-GB"/>
                </w:rPr>
                <w:delText>,</w:delText>
              </w:r>
            </w:del>
            <w:ins w:id="13949"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547" w:type="pct"/>
          </w:tcPr>
          <w:p w14:paraId="0D4FB63E" w14:textId="1BD048B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w:t>
            </w:r>
            <w:del w:id="13950" w:author="Jane Shaw" w:date="2015-10-29T13:13:00Z">
              <w:r w:rsidRPr="00F31509" w:rsidDel="00243BC9">
                <w:rPr>
                  <w:rFonts w:asciiTheme="majorBidi" w:hAnsiTheme="majorBidi" w:cstheme="majorBidi"/>
                  <w:sz w:val="16"/>
                  <w:lang w:val="en-GB"/>
                </w:rPr>
                <w:delText>,</w:delText>
              </w:r>
            </w:del>
            <w:ins w:id="13951"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670</w:t>
            </w:r>
            <w:del w:id="13952" w:author="Jane Shaw" w:date="2015-10-29T13:13:00Z">
              <w:r w:rsidRPr="00F31509" w:rsidDel="00243BC9">
                <w:rPr>
                  <w:rFonts w:asciiTheme="majorBidi" w:hAnsiTheme="majorBidi" w:cstheme="majorBidi"/>
                  <w:sz w:val="16"/>
                  <w:lang w:val="en-GB"/>
                </w:rPr>
                <w:delText>,</w:delText>
              </w:r>
            </w:del>
            <w:ins w:id="13953"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313" w:type="pct"/>
          </w:tcPr>
          <w:p w14:paraId="460F17E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14:paraId="4C13E4C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14:paraId="323CC8E3" w14:textId="20826541"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3954" w:author="Jane Shaw" w:date="2015-10-29T13:13:00Z">
              <w:r w:rsidRPr="00F31509" w:rsidDel="00243BC9">
                <w:rPr>
                  <w:rFonts w:asciiTheme="majorBidi" w:hAnsiTheme="majorBidi" w:cstheme="majorBidi"/>
                  <w:sz w:val="16"/>
                  <w:lang w:val="en-GB"/>
                </w:rPr>
                <w:delText>,</w:delText>
              </w:r>
            </w:del>
            <w:ins w:id="13955" w:author="Jane Shaw" w:date="2015-10-29T13:13: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496" w:type="pct"/>
          </w:tcPr>
          <w:p w14:paraId="60F38C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14:paraId="7A5FE5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4977BD3" w14:textId="77777777" w:rsidR="008B0C44" w:rsidRPr="00F31509" w:rsidRDefault="008B0C44" w:rsidP="00E52F68">
      <w:pPr>
        <w:jc w:val="both"/>
        <w:rPr>
          <w:rFonts w:asciiTheme="majorBidi" w:hAnsiTheme="majorBidi" w:cstheme="majorBidi"/>
          <w:lang w:val="en-GB"/>
        </w:rPr>
      </w:pPr>
    </w:p>
    <w:p w14:paraId="22763282" w14:textId="37F544DA" w:rsidR="004F65E4" w:rsidRPr="00F31509" w:rsidRDefault="00243BC9" w:rsidP="00E52F68">
      <w:pPr>
        <w:jc w:val="both"/>
        <w:rPr>
          <w:rFonts w:asciiTheme="majorBidi" w:hAnsiTheme="majorBidi" w:cstheme="majorBidi"/>
          <w:lang w:val="en-GB"/>
        </w:rPr>
      </w:pPr>
      <w:ins w:id="13956" w:author="Jane Shaw" w:date="2015-10-29T13:13:00Z">
        <w:r>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now</w:t>
      </w:r>
      <w:del w:id="13957" w:author="Jane Shaw" w:date="2015-10-29T13:13:00Z">
        <w:r w:rsidR="004F65E4" w:rsidRPr="00F31509" w:rsidDel="00243BC9">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13958" w:author="Jane Shaw" w:date="2015-10-29T13:13:00Z">
        <w:r w:rsidR="004F65E4" w:rsidRPr="00F31509" w:rsidDel="00243BC9">
          <w:rPr>
            <w:rFonts w:asciiTheme="majorBidi" w:eastAsia="Times New Roman" w:hAnsiTheme="majorBidi" w:cstheme="majorBidi"/>
            <w:lang w:val="en-GB"/>
          </w:rPr>
          <w:delText xml:space="preserve">we must </w:delText>
        </w:r>
      </w:del>
      <w:ins w:id="13959" w:author="Jane Shaw" w:date="2015-10-29T13:13:00Z">
        <w:r>
          <w:rPr>
            <w:rFonts w:asciiTheme="majorBidi" w:eastAsia="Times New Roman" w:hAnsiTheme="majorBidi" w:cstheme="majorBidi"/>
            <w:lang w:val="en-GB"/>
          </w:rPr>
          <w:t xml:space="preserve">necessary to </w:t>
        </w:r>
      </w:ins>
      <w:r w:rsidR="004F65E4" w:rsidRPr="00F31509">
        <w:rPr>
          <w:rFonts w:asciiTheme="majorBidi" w:eastAsia="Times New Roman" w:hAnsiTheme="majorBidi" w:cstheme="majorBidi"/>
          <w:lang w:val="en-GB"/>
        </w:rPr>
        <w:t xml:space="preserve">balance to satisfy the FBS equation of supply </w:t>
      </w:r>
      <w:del w:id="13960" w:author="Jane Shaw" w:date="2015-10-29T13:14:00Z">
        <w:r w:rsidR="004F65E4" w:rsidRPr="00F31509" w:rsidDel="00243BC9">
          <w:rPr>
            <w:rFonts w:asciiTheme="majorBidi" w:eastAsia="Times New Roman" w:hAnsiTheme="majorBidi" w:cstheme="majorBidi"/>
            <w:lang w:val="en-GB"/>
          </w:rPr>
          <w:delText xml:space="preserve">equals </w:delText>
        </w:r>
      </w:del>
      <w:ins w:id="13961" w:author="Jane Shaw" w:date="2015-10-29T13:14:00Z">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ins>
      <w:r w:rsidR="004F65E4" w:rsidRPr="00F31509">
        <w:rPr>
          <w:rFonts w:asciiTheme="majorBidi" w:eastAsia="Times New Roman" w:hAnsiTheme="majorBidi" w:cstheme="majorBidi"/>
          <w:lang w:val="en-GB"/>
        </w:rPr>
        <w:t xml:space="preserve">utilization. </w:t>
      </w:r>
      <w:ins w:id="13962" w:author="Jane Shaw" w:date="2015-10-29T13:14:00Z">
        <w:r>
          <w:rPr>
            <w:rFonts w:asciiTheme="majorBidi" w:eastAsia="Times New Roman" w:hAnsiTheme="majorBidi" w:cstheme="majorBidi"/>
            <w:lang w:val="en-GB"/>
          </w:rPr>
          <w:t xml:space="preserve">The first step is </w:t>
        </w:r>
      </w:ins>
      <w:r w:rsidRPr="00F31509">
        <w:rPr>
          <w:rFonts w:asciiTheme="majorBidi" w:eastAsia="Times New Roman" w:hAnsiTheme="majorBidi" w:cstheme="majorBidi"/>
          <w:lang w:val="en-GB"/>
        </w:rPr>
        <w:t xml:space="preserve">to </w:t>
      </w:r>
      <w:del w:id="13963" w:author="Jane Shaw" w:date="2015-10-29T13:14:00Z">
        <w:r w:rsidR="004F65E4" w:rsidRPr="00F31509" w:rsidDel="00243BC9">
          <w:rPr>
            <w:rFonts w:asciiTheme="majorBidi" w:eastAsia="Times New Roman" w:hAnsiTheme="majorBidi" w:cstheme="majorBidi"/>
            <w:lang w:val="en-GB"/>
          </w:rPr>
          <w:delText xml:space="preserve">do this, we need to </w:delText>
        </w:r>
      </w:del>
      <w:r w:rsidR="004F65E4" w:rsidRPr="00F31509">
        <w:rPr>
          <w:rFonts w:asciiTheme="majorBidi" w:eastAsia="Times New Roman" w:hAnsiTheme="majorBidi" w:cstheme="majorBidi"/>
          <w:lang w:val="en-GB"/>
        </w:rPr>
        <w:t>extract the computed standard deviation</w:t>
      </w:r>
      <w:del w:id="13964" w:author="Jane Shaw" w:date="2015-11-07T20:16:00Z">
        <w:r w:rsidR="004F65E4" w:rsidRPr="00F31509" w:rsidDel="00E5499E">
          <w:rPr>
            <w:rFonts w:asciiTheme="majorBidi" w:eastAsia="Times New Roman" w:hAnsiTheme="majorBidi" w:cstheme="majorBidi"/>
            <w:lang w:val="en-GB"/>
          </w:rPr>
          <w:delText>s</w:delText>
        </w:r>
      </w:del>
      <w:r w:rsidR="004F65E4" w:rsidRPr="00F31509">
        <w:rPr>
          <w:rFonts w:asciiTheme="majorBidi" w:eastAsia="Times New Roman" w:hAnsiTheme="majorBidi" w:cstheme="majorBidi"/>
          <w:lang w:val="en-GB"/>
        </w:rPr>
        <w:t xml:space="preserve"> of each variable. The</w:t>
      </w:r>
      <w:del w:id="13965" w:author="Jane Shaw" w:date="2015-10-29T13:14:00Z">
        <w:r w:rsidR="004F65E4" w:rsidRPr="00F31509" w:rsidDel="00243BC9">
          <w:rPr>
            <w:rFonts w:asciiTheme="majorBidi" w:eastAsia="Times New Roman" w:hAnsiTheme="majorBidi" w:cstheme="majorBidi"/>
            <w:lang w:val="en-GB"/>
          </w:rPr>
          <w:delText>se</w:delText>
        </w:r>
      </w:del>
      <w:r w:rsidR="004F65E4" w:rsidRPr="00F31509">
        <w:rPr>
          <w:rFonts w:asciiTheme="majorBidi" w:eastAsia="Times New Roman" w:hAnsiTheme="majorBidi" w:cstheme="majorBidi"/>
          <w:lang w:val="en-GB"/>
        </w:rPr>
        <w:t xml:space="preserve"> standard deviation</w:t>
      </w:r>
      <w:del w:id="13966" w:author="Jane Shaw" w:date="2015-10-29T13:15:00Z">
        <w:r w:rsidR="004F65E4" w:rsidRPr="00F31509" w:rsidDel="00243BC9">
          <w:rPr>
            <w:rFonts w:asciiTheme="majorBidi" w:eastAsia="Times New Roman" w:hAnsiTheme="majorBidi" w:cstheme="majorBidi"/>
            <w:lang w:val="en-GB"/>
          </w:rPr>
          <w:delText>s</w:delText>
        </w:r>
      </w:del>
      <w:r w:rsidR="004F65E4" w:rsidRPr="00F31509">
        <w:rPr>
          <w:rFonts w:asciiTheme="majorBidi" w:eastAsia="Times New Roman" w:hAnsiTheme="majorBidi" w:cstheme="majorBidi"/>
          <w:lang w:val="en-GB"/>
        </w:rPr>
        <w:t xml:space="preserve"> </w:t>
      </w:r>
      <w:del w:id="13967" w:author="Jane Shaw" w:date="2015-10-29T13:15:00Z">
        <w:r w:rsidR="004F65E4" w:rsidRPr="00F31509" w:rsidDel="00243BC9">
          <w:rPr>
            <w:rFonts w:asciiTheme="majorBidi" w:eastAsia="Times New Roman" w:hAnsiTheme="majorBidi" w:cstheme="majorBidi"/>
            <w:lang w:val="en-GB"/>
          </w:rPr>
          <w:delText xml:space="preserve">are </w:delText>
        </w:r>
      </w:del>
      <w:ins w:id="13968" w:author="Jane Shaw" w:date="2015-10-29T13:15:00Z">
        <w:r>
          <w:rPr>
            <w:rFonts w:asciiTheme="majorBidi" w:eastAsia="Times New Roman" w:hAnsiTheme="majorBidi" w:cstheme="majorBidi"/>
            <w:lang w:val="en-GB"/>
          </w:rPr>
          <w:t xml:space="preserve">is </w:t>
        </w:r>
      </w:ins>
      <w:r w:rsidR="004F65E4" w:rsidRPr="00F31509">
        <w:rPr>
          <w:rFonts w:asciiTheme="majorBidi" w:eastAsia="Times New Roman" w:hAnsiTheme="majorBidi" w:cstheme="majorBidi"/>
          <w:lang w:val="en-GB"/>
        </w:rPr>
        <w:t>determined by the data source</w:t>
      </w:r>
      <w:ins w:id="13969" w:author="Jane Shaw" w:date="2015-10-29T13:14:00Z">
        <w:r>
          <w:rPr>
            <w:rFonts w:asciiTheme="majorBidi" w:eastAsia="Times New Roman" w:hAnsiTheme="majorBidi" w:cstheme="majorBidi"/>
            <w:lang w:val="en-GB"/>
          </w:rPr>
          <w:t>:</w:t>
        </w:r>
      </w:ins>
      <w:r w:rsidR="004F65E4" w:rsidRPr="00F31509">
        <w:rPr>
          <w:rFonts w:asciiTheme="majorBidi" w:eastAsia="Times New Roman" w:hAnsiTheme="majorBidi" w:cstheme="majorBidi"/>
          <w:lang w:val="en-GB"/>
        </w:rPr>
        <w:t xml:space="preserve"> </w:t>
      </w:r>
      <w:del w:id="13970" w:author="Jane Shaw" w:date="2015-10-29T13:14:00Z">
        <w:r w:rsidR="004F65E4" w:rsidRPr="00F31509" w:rsidDel="00243BC9">
          <w:rPr>
            <w:rFonts w:asciiTheme="majorBidi" w:eastAsia="Times New Roman" w:hAnsiTheme="majorBidi" w:cstheme="majorBidi"/>
            <w:lang w:val="en-GB"/>
          </w:rPr>
          <w:delText xml:space="preserve">(i.e. </w:delText>
        </w:r>
      </w:del>
      <w:r w:rsidR="004F65E4" w:rsidRPr="00F31509">
        <w:rPr>
          <w:rFonts w:asciiTheme="majorBidi" w:eastAsia="Times New Roman" w:hAnsiTheme="majorBidi" w:cstheme="majorBidi"/>
          <w:lang w:val="en-GB"/>
        </w:rPr>
        <w:t>for official data, a standard deviation of 0 is applied</w:t>
      </w:r>
      <w:ins w:id="13971" w:author="Jane Shaw" w:date="2015-10-29T13:14:00Z">
        <w:r>
          <w:rPr>
            <w:rFonts w:asciiTheme="majorBidi" w:eastAsia="Times New Roman" w:hAnsiTheme="majorBidi" w:cstheme="majorBidi"/>
            <w:lang w:val="en-GB"/>
          </w:rPr>
          <w:t>;</w:t>
        </w:r>
      </w:ins>
      <w:del w:id="13972" w:author="Jane Shaw" w:date="2015-10-29T13:14:00Z">
        <w:r w:rsidR="004F65E4" w:rsidRPr="00F31509" w:rsidDel="00243BC9">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del w:id="13973" w:author="Jane Shaw" w:date="2015-10-29T13:15:00Z">
        <w:r w:rsidRPr="00F31509" w:rsidDel="00243BC9">
          <w:rPr>
            <w:rFonts w:asciiTheme="majorBidi" w:eastAsia="Times New Roman" w:hAnsiTheme="majorBidi" w:cstheme="majorBidi"/>
            <w:lang w:val="en-GB"/>
          </w:rPr>
          <w:delText xml:space="preserve">for </w:delText>
        </w:r>
      </w:del>
      <w:r w:rsidR="004F65E4" w:rsidRPr="00F31509">
        <w:rPr>
          <w:rFonts w:asciiTheme="majorBidi" w:eastAsia="Times New Roman" w:hAnsiTheme="majorBidi" w:cstheme="majorBidi"/>
          <w:lang w:val="en-GB"/>
        </w:rPr>
        <w:t>semi-official data</w:t>
      </w:r>
      <w:del w:id="13974" w:author="Jane Shaw" w:date="2015-10-29T13:15:00Z">
        <w:r w:rsidR="004F65E4" w:rsidRPr="00F31509" w:rsidDel="00243BC9">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w:t>
      </w:r>
      <w:ins w:id="13975" w:author="Jane Shaw" w:date="2015-11-07T20:16:00Z">
        <w:r w:rsidR="00E5499E">
          <w:rPr>
            <w:rFonts w:asciiTheme="majorBidi" w:eastAsia="Times New Roman" w:hAnsiTheme="majorBidi" w:cstheme="majorBidi"/>
            <w:lang w:val="en-GB"/>
          </w:rPr>
          <w:t xml:space="preserve">have </w:t>
        </w:r>
      </w:ins>
      <w:r w:rsidR="004F65E4" w:rsidRPr="00F31509">
        <w:rPr>
          <w:rFonts w:asciiTheme="majorBidi" w:eastAsia="Times New Roman" w:hAnsiTheme="majorBidi" w:cstheme="majorBidi"/>
          <w:lang w:val="en-GB"/>
        </w:rPr>
        <w:t>a higher standard deviation</w:t>
      </w:r>
      <w:del w:id="13976" w:author="Jane Shaw" w:date="2015-10-29T13:15:00Z">
        <w:r w:rsidR="004F65E4" w:rsidRPr="00F31509" w:rsidDel="00243BC9">
          <w:rPr>
            <w:rFonts w:asciiTheme="majorBidi" w:eastAsia="Times New Roman" w:hAnsiTheme="majorBidi" w:cstheme="majorBidi"/>
            <w:lang w:val="en-GB"/>
          </w:rPr>
          <w:delText xml:space="preserve"> is used</w:delText>
        </w:r>
      </w:del>
      <w:r w:rsidR="004F65E4" w:rsidRPr="00F31509">
        <w:rPr>
          <w:rFonts w:asciiTheme="majorBidi" w:eastAsia="Times New Roman" w:hAnsiTheme="majorBidi" w:cstheme="majorBidi"/>
          <w:lang w:val="en-GB"/>
        </w:rPr>
        <w:t xml:space="preserve">; and </w:t>
      </w:r>
      <w:del w:id="13977" w:author="Jane Shaw" w:date="2015-10-29T13:15:00Z">
        <w:r w:rsidR="004F65E4" w:rsidRPr="00F31509" w:rsidDel="00243BC9">
          <w:rPr>
            <w:rFonts w:asciiTheme="majorBidi" w:eastAsia="Times New Roman" w:hAnsiTheme="majorBidi" w:cstheme="majorBidi"/>
            <w:lang w:val="en-GB"/>
          </w:rPr>
          <w:delText xml:space="preserve">for </w:delText>
        </w:r>
      </w:del>
      <w:r w:rsidR="004F65E4" w:rsidRPr="00F31509">
        <w:rPr>
          <w:rFonts w:asciiTheme="majorBidi" w:eastAsia="Times New Roman" w:hAnsiTheme="majorBidi" w:cstheme="majorBidi"/>
          <w:lang w:val="en-GB"/>
        </w:rPr>
        <w:t xml:space="preserve">estimated quantities an even </w:t>
      </w:r>
      <w:del w:id="13978" w:author="Jane Shaw" w:date="2015-10-29T13:15:00Z">
        <w:r w:rsidR="004F65E4" w:rsidRPr="00F31509" w:rsidDel="00243BC9">
          <w:rPr>
            <w:rFonts w:asciiTheme="majorBidi" w:eastAsia="Times New Roman" w:hAnsiTheme="majorBidi" w:cstheme="majorBidi"/>
            <w:lang w:val="en-GB"/>
          </w:rPr>
          <w:delText xml:space="preserve">larger </w:delText>
        </w:r>
      </w:del>
      <w:ins w:id="13979" w:author="Jane Shaw" w:date="2015-10-29T13:15:00Z">
        <w:r>
          <w:rPr>
            <w:rFonts w:asciiTheme="majorBidi" w:eastAsia="Times New Roman" w:hAnsiTheme="majorBidi" w:cstheme="majorBidi"/>
            <w:lang w:val="en-GB"/>
          </w:rPr>
          <w:t xml:space="preserve">higher </w:t>
        </w:r>
      </w:ins>
      <w:del w:id="13980" w:author="Jane Shaw" w:date="2015-10-29T13:15:00Z">
        <w:r w:rsidR="004F65E4" w:rsidRPr="00F31509" w:rsidDel="00243BC9">
          <w:rPr>
            <w:rFonts w:asciiTheme="majorBidi" w:eastAsia="Times New Roman" w:hAnsiTheme="majorBidi" w:cstheme="majorBidi"/>
            <w:lang w:val="en-GB"/>
          </w:rPr>
          <w:delText>standard deviation is used</w:delText>
        </w:r>
      </w:del>
      <w:ins w:id="13981" w:author="Jane Shaw" w:date="2015-10-29T13:15:00Z">
        <w:r>
          <w:rPr>
            <w:rFonts w:asciiTheme="majorBidi" w:eastAsia="Times New Roman" w:hAnsiTheme="majorBidi" w:cstheme="majorBidi"/>
            <w:lang w:val="en-GB"/>
          </w:rPr>
          <w:t>one</w:t>
        </w:r>
      </w:ins>
      <w:del w:id="13982" w:author="Jane Shaw" w:date="2015-10-29T13:15:00Z">
        <w:r w:rsidR="004F65E4" w:rsidRPr="00F31509" w:rsidDel="00243BC9">
          <w:rPr>
            <w:rFonts w:asciiTheme="majorBidi" w:eastAsia="Times New Roman" w:hAnsiTheme="majorBidi" w:cstheme="majorBidi"/>
            <w:lang w:val="en-GB"/>
          </w:rPr>
          <w:delText>)</w:delText>
        </w:r>
      </w:del>
      <w:r w:rsidR="004F65E4" w:rsidRPr="00F31509">
        <w:rPr>
          <w:rFonts w:asciiTheme="majorBidi" w:eastAsia="Times New Roman" w:hAnsiTheme="majorBidi" w:cstheme="majorBidi"/>
          <w:lang w:val="en-GB"/>
        </w:rPr>
        <w:t xml:space="preserve">. In this </w:t>
      </w:r>
      <w:ins w:id="13983" w:author="Jane Shaw" w:date="2015-10-29T13:15:00Z">
        <w:r>
          <w:rPr>
            <w:rFonts w:asciiTheme="majorBidi" w:eastAsia="Times New Roman" w:hAnsiTheme="majorBidi" w:cstheme="majorBidi"/>
            <w:lang w:val="en-GB"/>
          </w:rPr>
          <w:t>example</w:t>
        </w:r>
      </w:ins>
      <w:del w:id="13984" w:author="Jane Shaw" w:date="2015-10-29T13:15:00Z">
        <w:r w:rsidR="004F65E4" w:rsidRPr="00F31509" w:rsidDel="00243BC9">
          <w:rPr>
            <w:rFonts w:asciiTheme="majorBidi" w:eastAsia="Times New Roman" w:hAnsiTheme="majorBidi" w:cstheme="majorBidi"/>
            <w:lang w:val="en-GB"/>
          </w:rPr>
          <w:delText>case</w:delText>
        </w:r>
      </w:del>
      <w:r w:rsidR="004F65E4" w:rsidRPr="00F31509">
        <w:rPr>
          <w:rFonts w:asciiTheme="majorBidi" w:eastAsia="Times New Roman" w:hAnsiTheme="majorBidi" w:cstheme="majorBidi"/>
          <w:lang w:val="en-GB"/>
        </w:rPr>
        <w:t xml:space="preserve">, production and trade quantities are official while all other quantities are estimated. These assumptions lead </w:t>
      </w:r>
      <w:del w:id="13985" w:author="Jane Shaw" w:date="2015-10-29T13:16:00Z">
        <w:r w:rsidR="004F65E4" w:rsidRPr="00F31509" w:rsidDel="00243BC9">
          <w:rPr>
            <w:rFonts w:asciiTheme="majorBidi" w:eastAsia="Times New Roman" w:hAnsiTheme="majorBidi" w:cstheme="majorBidi"/>
            <w:lang w:val="en-GB"/>
          </w:rPr>
          <w:delText xml:space="preserve">us </w:delText>
        </w:r>
      </w:del>
      <w:r w:rsidR="004F65E4" w:rsidRPr="00F31509">
        <w:rPr>
          <w:rFonts w:asciiTheme="majorBidi" w:eastAsia="Times New Roman" w:hAnsiTheme="majorBidi" w:cstheme="majorBidi"/>
          <w:lang w:val="en-GB"/>
        </w:rPr>
        <w:t xml:space="preserve">to </w:t>
      </w:r>
      <w:r w:rsidR="00E24798">
        <w:fldChar w:fldCharType="begin"/>
      </w:r>
      <w:r w:rsidR="00E24798">
        <w:instrText xml:space="preserve"> REF _Ref428274218 \h  \* MERGEFORMAT </w:instrText>
      </w:r>
      <w:r w:rsidR="00E24798">
        <w:fldChar w:fldCharType="separate"/>
      </w:r>
      <w:ins w:id="13986" w:author="Jane Shaw" w:date="2015-11-01T20:53:00Z">
        <w:r w:rsidR="00311179" w:rsidRPr="00311179">
          <w:rPr>
            <w:rFonts w:asciiTheme="majorBidi" w:eastAsia="Times New Roman" w:hAnsiTheme="majorBidi" w:cstheme="majorBidi"/>
            <w:lang w:val="en-GB"/>
            <w:rPrChange w:id="1398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3988" w:author="Jane Shaw" w:date="2015-11-01T20:53:00Z">
              <w:rPr>
                <w:rFonts w:asciiTheme="majorBidi" w:hAnsiTheme="majorBidi" w:cstheme="majorBidi"/>
                <w:noProof/>
                <w:lang w:val="en-GB"/>
              </w:rPr>
            </w:rPrChange>
          </w:rPr>
          <w:t>48</w:t>
        </w:r>
      </w:ins>
      <w:del w:id="1398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48</w:delText>
        </w:r>
      </w:del>
      <w:r w:rsidR="00E24798">
        <w:fldChar w:fldCharType="end"/>
      </w:r>
      <w:r w:rsidR="004F65E4" w:rsidRPr="00F31509">
        <w:rPr>
          <w:rFonts w:asciiTheme="majorBidi" w:eastAsia="Times New Roman" w:hAnsiTheme="majorBidi" w:cstheme="majorBidi"/>
          <w:lang w:val="en-GB"/>
        </w:rPr>
        <w:t>.</w:t>
      </w:r>
    </w:p>
    <w:p w14:paraId="2B7C6B70" w14:textId="77777777" w:rsidR="004F65E4" w:rsidRPr="00F31509" w:rsidRDefault="004F65E4" w:rsidP="004F65E4">
      <w:pPr>
        <w:pStyle w:val="Didascalia"/>
        <w:keepNext/>
        <w:rPr>
          <w:rFonts w:asciiTheme="majorBidi" w:hAnsiTheme="majorBidi" w:cstheme="majorBidi"/>
          <w:b/>
          <w:lang w:val="en-GB"/>
        </w:rPr>
      </w:pPr>
      <w:bookmarkStart w:id="13990" w:name="_Ref428274218"/>
      <w:bookmarkStart w:id="13991" w:name="_Toc42842358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48</w:t>
      </w:r>
      <w:r w:rsidR="003D789C" w:rsidRPr="00F31509">
        <w:rPr>
          <w:rFonts w:asciiTheme="majorBidi" w:hAnsiTheme="majorBidi" w:cstheme="majorBidi"/>
          <w:lang w:val="en-GB"/>
        </w:rPr>
        <w:fldChar w:fldCharType="end"/>
      </w:r>
      <w:bookmarkEnd w:id="13990"/>
      <w:r w:rsidRPr="00F31509">
        <w:rPr>
          <w:rFonts w:asciiTheme="majorBidi" w:hAnsiTheme="majorBidi" w:cstheme="majorBidi"/>
          <w:lang w:val="en-GB"/>
        </w:rPr>
        <w:t>: Unbalanced table for raw sugar, including standard deviations</w:t>
      </w:r>
      <w:bookmarkEnd w:id="13991"/>
    </w:p>
    <w:tbl>
      <w:tblPr>
        <w:tblStyle w:val="Tabellaclassica1"/>
        <w:tblW w:w="4771" w:type="pct"/>
        <w:tblLook w:val="04A0" w:firstRow="1" w:lastRow="0" w:firstColumn="1" w:lastColumn="0" w:noHBand="0" w:noVBand="1"/>
      </w:tblPr>
      <w:tblGrid>
        <w:gridCol w:w="1252"/>
        <w:gridCol w:w="954"/>
        <w:gridCol w:w="866"/>
        <w:gridCol w:w="761"/>
        <w:gridCol w:w="962"/>
        <w:gridCol w:w="860"/>
        <w:gridCol w:w="545"/>
        <w:gridCol w:w="528"/>
        <w:gridCol w:w="697"/>
        <w:gridCol w:w="875"/>
        <w:gridCol w:w="519"/>
      </w:tblGrid>
      <w:tr w:rsidR="004F65E4" w:rsidRPr="00F31509" w14:paraId="1B71D37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262BB" w14:textId="77777777" w:rsidR="004F65E4" w:rsidRPr="00243BC9" w:rsidRDefault="004F65E4" w:rsidP="004F65E4">
            <w:pPr>
              <w:pStyle w:val="Compact"/>
              <w:keepNext/>
              <w:rPr>
                <w:rFonts w:asciiTheme="majorBidi" w:hAnsiTheme="majorBidi" w:cstheme="majorBidi"/>
                <w:b/>
                <w:i w:val="0"/>
                <w:sz w:val="16"/>
                <w:lang w:val="en-GB"/>
                <w:rPrChange w:id="13992"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3993" w:author="Jane Shaw" w:date="2015-10-29T13:16:00Z">
                  <w:rPr>
                    <w:rFonts w:asciiTheme="majorBidi" w:hAnsiTheme="majorBidi" w:cstheme="majorBidi"/>
                    <w:sz w:val="16"/>
                    <w:lang w:val="en-GB"/>
                  </w:rPr>
                </w:rPrChange>
              </w:rPr>
              <w:t>Variable</w:t>
            </w:r>
          </w:p>
        </w:tc>
        <w:tc>
          <w:tcPr>
            <w:tcW w:w="0" w:type="auto"/>
          </w:tcPr>
          <w:p w14:paraId="2B027EDF"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94"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3995" w:author="Jane Shaw" w:date="2015-10-29T13:16:00Z">
                  <w:rPr>
                    <w:rFonts w:asciiTheme="majorBidi" w:hAnsiTheme="majorBidi" w:cstheme="majorBidi"/>
                    <w:sz w:val="16"/>
                    <w:lang w:val="en-GB"/>
                  </w:rPr>
                </w:rPrChange>
              </w:rPr>
              <w:t>Production</w:t>
            </w:r>
          </w:p>
        </w:tc>
        <w:tc>
          <w:tcPr>
            <w:tcW w:w="0" w:type="auto"/>
          </w:tcPr>
          <w:p w14:paraId="19C9E9CF"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96"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3997" w:author="Jane Shaw" w:date="2015-10-29T13:16:00Z">
                  <w:rPr>
                    <w:rFonts w:asciiTheme="majorBidi" w:hAnsiTheme="majorBidi" w:cstheme="majorBidi"/>
                    <w:sz w:val="16"/>
                    <w:lang w:val="en-GB"/>
                  </w:rPr>
                </w:rPrChange>
              </w:rPr>
              <w:t>Imports</w:t>
            </w:r>
          </w:p>
        </w:tc>
        <w:tc>
          <w:tcPr>
            <w:tcW w:w="0" w:type="auto"/>
          </w:tcPr>
          <w:p w14:paraId="721B77E6"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3998"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3999" w:author="Jane Shaw" w:date="2015-10-29T13:16:00Z">
                  <w:rPr>
                    <w:rFonts w:asciiTheme="majorBidi" w:hAnsiTheme="majorBidi" w:cstheme="majorBidi"/>
                    <w:sz w:val="16"/>
                    <w:lang w:val="en-GB"/>
                  </w:rPr>
                </w:rPrChange>
              </w:rPr>
              <w:t>Exports</w:t>
            </w:r>
          </w:p>
        </w:tc>
        <w:tc>
          <w:tcPr>
            <w:tcW w:w="0" w:type="auto"/>
          </w:tcPr>
          <w:p w14:paraId="22D39A42" w14:textId="258D06A8"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00"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01" w:author="Jane Shaw" w:date="2015-10-29T13:16:00Z">
                  <w:rPr>
                    <w:rFonts w:asciiTheme="majorBidi" w:hAnsiTheme="majorBidi" w:cstheme="majorBidi"/>
                    <w:sz w:val="16"/>
                    <w:lang w:val="en-GB"/>
                  </w:rPr>
                </w:rPrChange>
              </w:rPr>
              <w:t xml:space="preserve">Stock </w:t>
            </w:r>
            <w:r w:rsidR="00243BC9" w:rsidRPr="00243BC9">
              <w:rPr>
                <w:rFonts w:asciiTheme="majorBidi" w:hAnsiTheme="majorBidi" w:cstheme="majorBidi"/>
                <w:b/>
                <w:sz w:val="16"/>
                <w:lang w:val="en-GB"/>
              </w:rPr>
              <w:t>change</w:t>
            </w:r>
          </w:p>
        </w:tc>
        <w:tc>
          <w:tcPr>
            <w:tcW w:w="0" w:type="auto"/>
          </w:tcPr>
          <w:p w14:paraId="2AD19871"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02"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03" w:author="Jane Shaw" w:date="2015-10-29T13:16:00Z">
                  <w:rPr>
                    <w:rFonts w:asciiTheme="majorBidi" w:hAnsiTheme="majorBidi" w:cstheme="majorBidi"/>
                    <w:sz w:val="16"/>
                    <w:lang w:val="en-GB"/>
                  </w:rPr>
                </w:rPrChange>
              </w:rPr>
              <w:t>Food</w:t>
            </w:r>
          </w:p>
        </w:tc>
        <w:tc>
          <w:tcPr>
            <w:tcW w:w="0" w:type="auto"/>
          </w:tcPr>
          <w:p w14:paraId="45D1DEF2"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04"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05" w:author="Jane Shaw" w:date="2015-10-29T13:16:00Z">
                  <w:rPr>
                    <w:rFonts w:asciiTheme="majorBidi" w:hAnsiTheme="majorBidi" w:cstheme="majorBidi"/>
                    <w:sz w:val="16"/>
                    <w:lang w:val="en-GB"/>
                  </w:rPr>
                </w:rPrChange>
              </w:rPr>
              <w:t>Feed</w:t>
            </w:r>
          </w:p>
        </w:tc>
        <w:tc>
          <w:tcPr>
            <w:tcW w:w="0" w:type="auto"/>
          </w:tcPr>
          <w:p w14:paraId="1F62D716"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06"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07" w:author="Jane Shaw" w:date="2015-10-29T13:16:00Z">
                  <w:rPr>
                    <w:rFonts w:asciiTheme="majorBidi" w:hAnsiTheme="majorBidi" w:cstheme="majorBidi"/>
                    <w:sz w:val="16"/>
                    <w:lang w:val="en-GB"/>
                  </w:rPr>
                </w:rPrChange>
              </w:rPr>
              <w:t>Seed</w:t>
            </w:r>
          </w:p>
        </w:tc>
        <w:tc>
          <w:tcPr>
            <w:tcW w:w="0" w:type="auto"/>
          </w:tcPr>
          <w:p w14:paraId="2DE2336C"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08"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09" w:author="Jane Shaw" w:date="2015-10-29T13:16:00Z">
                  <w:rPr>
                    <w:rFonts w:asciiTheme="majorBidi" w:hAnsiTheme="majorBidi" w:cstheme="majorBidi"/>
                    <w:sz w:val="16"/>
                    <w:lang w:val="en-GB"/>
                  </w:rPr>
                </w:rPrChange>
              </w:rPr>
              <w:t>Tourist</w:t>
            </w:r>
          </w:p>
        </w:tc>
        <w:tc>
          <w:tcPr>
            <w:tcW w:w="0" w:type="auto"/>
          </w:tcPr>
          <w:p w14:paraId="59DB7433"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10"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11" w:author="Jane Shaw" w:date="2015-10-29T13:16:00Z">
                  <w:rPr>
                    <w:rFonts w:asciiTheme="majorBidi" w:hAnsiTheme="majorBidi" w:cstheme="majorBidi"/>
                    <w:sz w:val="16"/>
                    <w:lang w:val="en-GB"/>
                  </w:rPr>
                </w:rPrChange>
              </w:rPr>
              <w:t>Industrial</w:t>
            </w:r>
          </w:p>
        </w:tc>
        <w:tc>
          <w:tcPr>
            <w:tcW w:w="0" w:type="auto"/>
          </w:tcPr>
          <w:p w14:paraId="5305AAAF" w14:textId="77777777" w:rsidR="004F65E4" w:rsidRPr="00243BC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4012" w:author="Jane Shaw" w:date="2015-10-29T13:16:00Z">
                  <w:rPr>
                    <w:rFonts w:asciiTheme="majorBidi" w:hAnsiTheme="majorBidi" w:cstheme="majorBidi"/>
                    <w:i w:val="0"/>
                    <w:iCs w:val="0"/>
                    <w:sz w:val="16"/>
                    <w:lang w:val="en-GB"/>
                  </w:rPr>
                </w:rPrChange>
              </w:rPr>
            </w:pPr>
            <w:r w:rsidRPr="00243BC9">
              <w:rPr>
                <w:rFonts w:asciiTheme="majorBidi" w:hAnsiTheme="majorBidi" w:cstheme="majorBidi"/>
                <w:b/>
                <w:sz w:val="16"/>
                <w:lang w:val="en-GB"/>
                <w:rPrChange w:id="14013" w:author="Jane Shaw" w:date="2015-10-29T13:16:00Z">
                  <w:rPr>
                    <w:rFonts w:asciiTheme="majorBidi" w:hAnsiTheme="majorBidi" w:cstheme="majorBidi"/>
                    <w:sz w:val="16"/>
                    <w:lang w:val="en-GB"/>
                  </w:rPr>
                </w:rPrChange>
              </w:rPr>
              <w:t>Loss</w:t>
            </w:r>
          </w:p>
        </w:tc>
      </w:tr>
      <w:tr w:rsidR="004F65E4" w:rsidRPr="00F31509" w14:paraId="73323A6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8CA588A"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05B39DF2" w14:textId="259D8D7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w:t>
            </w:r>
            <w:del w:id="14014" w:author="Jane Shaw" w:date="2015-10-29T13:16:00Z">
              <w:r w:rsidRPr="00F31509" w:rsidDel="00243BC9">
                <w:rPr>
                  <w:rFonts w:asciiTheme="majorBidi" w:hAnsiTheme="majorBidi" w:cstheme="majorBidi"/>
                  <w:sz w:val="16"/>
                  <w:lang w:val="en-GB"/>
                </w:rPr>
                <w:delText>,</w:delText>
              </w:r>
            </w:del>
            <w:ins w:id="14015"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389</w:t>
            </w:r>
            <w:del w:id="14016" w:author="Jane Shaw" w:date="2015-10-29T13:16:00Z">
              <w:r w:rsidRPr="00F31509" w:rsidDel="00243BC9">
                <w:rPr>
                  <w:rFonts w:asciiTheme="majorBidi" w:hAnsiTheme="majorBidi" w:cstheme="majorBidi"/>
                  <w:sz w:val="16"/>
                  <w:lang w:val="en-GB"/>
                </w:rPr>
                <w:delText>,</w:delText>
              </w:r>
            </w:del>
            <w:ins w:id="14017"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56BF1179" w14:textId="2670C990"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018" w:author="Jane Shaw" w:date="2015-10-29T13:16:00Z">
              <w:r w:rsidRPr="00F31509" w:rsidDel="00243BC9">
                <w:rPr>
                  <w:rFonts w:asciiTheme="majorBidi" w:hAnsiTheme="majorBidi" w:cstheme="majorBidi"/>
                  <w:sz w:val="16"/>
                  <w:lang w:val="en-GB"/>
                </w:rPr>
                <w:delText>,</w:delText>
              </w:r>
            </w:del>
            <w:ins w:id="14019"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674</w:t>
            </w:r>
            <w:del w:id="14020" w:author="Jane Shaw" w:date="2015-10-29T13:16:00Z">
              <w:r w:rsidRPr="00F31509" w:rsidDel="00243BC9">
                <w:rPr>
                  <w:rFonts w:asciiTheme="majorBidi" w:hAnsiTheme="majorBidi" w:cstheme="majorBidi"/>
                  <w:sz w:val="16"/>
                  <w:lang w:val="en-GB"/>
                </w:rPr>
                <w:delText>,</w:delText>
              </w:r>
            </w:del>
            <w:ins w:id="14021"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7B0E3083" w14:textId="4FF15255"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w:t>
            </w:r>
            <w:del w:id="14022" w:author="Jane Shaw" w:date="2015-10-29T13:16:00Z">
              <w:r w:rsidRPr="00F31509" w:rsidDel="00243BC9">
                <w:rPr>
                  <w:rFonts w:asciiTheme="majorBidi" w:hAnsiTheme="majorBidi" w:cstheme="majorBidi"/>
                  <w:sz w:val="16"/>
                  <w:lang w:val="en-GB"/>
                </w:rPr>
                <w:delText>,</w:delText>
              </w:r>
            </w:del>
            <w:ins w:id="14023"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A67FE75" w14:textId="77F0697B"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w:t>
            </w:r>
            <w:del w:id="14024" w:author="Jane Shaw" w:date="2015-10-29T13:16:00Z">
              <w:r w:rsidRPr="00F31509" w:rsidDel="00243BC9">
                <w:rPr>
                  <w:rFonts w:asciiTheme="majorBidi" w:hAnsiTheme="majorBidi" w:cstheme="majorBidi"/>
                  <w:sz w:val="16"/>
                  <w:lang w:val="en-GB"/>
                </w:rPr>
                <w:delText>,</w:delText>
              </w:r>
            </w:del>
            <w:ins w:id="14025"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0" w:type="auto"/>
          </w:tcPr>
          <w:p w14:paraId="3299CBDC" w14:textId="206EBAA1"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w:t>
            </w:r>
            <w:del w:id="14026" w:author="Jane Shaw" w:date="2015-10-29T13:16:00Z">
              <w:r w:rsidRPr="00F31509" w:rsidDel="00243BC9">
                <w:rPr>
                  <w:rFonts w:asciiTheme="majorBidi" w:hAnsiTheme="majorBidi" w:cstheme="majorBidi"/>
                  <w:sz w:val="16"/>
                  <w:lang w:val="en-GB"/>
                </w:rPr>
                <w:delText>,</w:delText>
              </w:r>
            </w:del>
            <w:ins w:id="14027"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670</w:t>
            </w:r>
            <w:del w:id="14028" w:author="Jane Shaw" w:date="2015-10-29T13:16:00Z">
              <w:r w:rsidRPr="00F31509" w:rsidDel="00243BC9">
                <w:rPr>
                  <w:rFonts w:asciiTheme="majorBidi" w:hAnsiTheme="majorBidi" w:cstheme="majorBidi"/>
                  <w:sz w:val="16"/>
                  <w:lang w:val="en-GB"/>
                </w:rPr>
                <w:delText>,</w:delText>
              </w:r>
            </w:del>
            <w:ins w:id="14029"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512E8C5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CAC22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86C56E" w14:textId="52FA66CA"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030" w:author="Jane Shaw" w:date="2015-10-29T13:16:00Z">
              <w:r w:rsidRPr="00F31509" w:rsidDel="00243BC9">
                <w:rPr>
                  <w:rFonts w:asciiTheme="majorBidi" w:hAnsiTheme="majorBidi" w:cstheme="majorBidi"/>
                  <w:sz w:val="16"/>
                  <w:lang w:val="en-GB"/>
                </w:rPr>
                <w:delText>,</w:delText>
              </w:r>
            </w:del>
            <w:ins w:id="14031"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7F50EB7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65672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EE1259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8F82E7A" w14:textId="40EA4DAE"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243BC9" w:rsidRPr="00F31509">
              <w:rPr>
                <w:rFonts w:asciiTheme="majorBidi" w:hAnsiTheme="majorBidi" w:cstheme="majorBidi"/>
                <w:sz w:val="16"/>
                <w:lang w:val="en-GB"/>
              </w:rPr>
              <w:t>dev</w:t>
            </w:r>
            <w:ins w:id="14032" w:author="Jane Shaw" w:date="2015-10-29T13:16:00Z">
              <w:r w:rsidR="00243BC9">
                <w:rPr>
                  <w:rFonts w:asciiTheme="majorBidi" w:hAnsiTheme="majorBidi" w:cstheme="majorBidi"/>
                  <w:sz w:val="16"/>
                  <w:lang w:val="en-GB"/>
                </w:rPr>
                <w:t>iation</w:t>
              </w:r>
            </w:ins>
            <w:del w:id="14033" w:author="Jane Shaw" w:date="2015-10-29T13:16:00Z">
              <w:r w:rsidRPr="00F31509" w:rsidDel="00243BC9">
                <w:rPr>
                  <w:rFonts w:asciiTheme="majorBidi" w:hAnsiTheme="majorBidi" w:cstheme="majorBidi"/>
                  <w:sz w:val="16"/>
                  <w:lang w:val="en-GB"/>
                </w:rPr>
                <w:delText>.</w:delText>
              </w:r>
            </w:del>
          </w:p>
        </w:tc>
        <w:tc>
          <w:tcPr>
            <w:tcW w:w="0" w:type="auto"/>
          </w:tcPr>
          <w:p w14:paraId="141BF83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0EB73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F97934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F99330" w14:textId="6B4624FA"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24</w:t>
            </w:r>
            <w:del w:id="14034" w:author="Jane Shaw" w:date="2015-10-29T13:16:00Z">
              <w:r w:rsidRPr="00F31509" w:rsidDel="00243BC9">
                <w:rPr>
                  <w:rFonts w:asciiTheme="majorBidi" w:hAnsiTheme="majorBidi" w:cstheme="majorBidi"/>
                  <w:sz w:val="16"/>
                  <w:lang w:val="en-GB"/>
                </w:rPr>
                <w:delText>,</w:delText>
              </w:r>
            </w:del>
            <w:ins w:id="14035"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4590591A" w14:textId="5796A3A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036" w:author="Jane Shaw" w:date="2015-10-29T13:16:00Z">
              <w:r w:rsidRPr="00F31509" w:rsidDel="00243BC9">
                <w:rPr>
                  <w:rFonts w:asciiTheme="majorBidi" w:hAnsiTheme="majorBidi" w:cstheme="majorBidi"/>
                  <w:sz w:val="16"/>
                  <w:lang w:val="en-GB"/>
                </w:rPr>
                <w:delText>,</w:delText>
              </w:r>
            </w:del>
            <w:ins w:id="14037"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203</w:t>
            </w:r>
            <w:del w:id="14038" w:author="Jane Shaw" w:date="2015-10-29T13:16:00Z">
              <w:r w:rsidRPr="00F31509" w:rsidDel="00243BC9">
                <w:rPr>
                  <w:rFonts w:asciiTheme="majorBidi" w:hAnsiTheme="majorBidi" w:cstheme="majorBidi"/>
                  <w:sz w:val="16"/>
                  <w:lang w:val="en-GB"/>
                </w:rPr>
                <w:delText>,</w:delText>
              </w:r>
            </w:del>
            <w:ins w:id="14039"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4DB70AE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2AB65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A2AADC" w14:textId="49112F7C"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040" w:author="Jane Shaw" w:date="2015-10-29T13:16:00Z">
              <w:r w:rsidRPr="00F31509" w:rsidDel="00243BC9">
                <w:rPr>
                  <w:rFonts w:asciiTheme="majorBidi" w:hAnsiTheme="majorBidi" w:cstheme="majorBidi"/>
                  <w:sz w:val="16"/>
                  <w:lang w:val="en-GB"/>
                </w:rPr>
                <w:delText>,</w:delText>
              </w:r>
            </w:del>
            <w:ins w:id="14041" w:author="Jane Shaw" w:date="2015-10-29T13:16:00Z">
              <w:r w:rsidR="00243BC9">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0" w:type="auto"/>
          </w:tcPr>
          <w:p w14:paraId="6A817FA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0C2B2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E6B7C80" w14:textId="77777777" w:rsidR="008B0C44" w:rsidRPr="00F31509" w:rsidRDefault="008B0C44" w:rsidP="00E52F68">
      <w:pPr>
        <w:jc w:val="both"/>
        <w:rPr>
          <w:rFonts w:asciiTheme="majorBidi" w:hAnsiTheme="majorBidi" w:cstheme="majorBidi"/>
          <w:lang w:val="en-GB"/>
        </w:rPr>
      </w:pPr>
    </w:p>
    <w:p w14:paraId="5C941D41" w14:textId="2E6EC1E4" w:rsidR="004F65E4" w:rsidRPr="00F31509" w:rsidRDefault="004F65E4" w:rsidP="00E52F68">
      <w:pPr>
        <w:jc w:val="both"/>
        <w:rPr>
          <w:rFonts w:asciiTheme="majorBidi" w:hAnsiTheme="majorBidi" w:cstheme="majorBidi"/>
          <w:lang w:val="en-GB"/>
        </w:rPr>
      </w:pPr>
      <w:del w:id="14042" w:author="Jane Shaw" w:date="2015-10-29T13:17:00Z">
        <w:r w:rsidRPr="00F31509" w:rsidDel="00243BC9">
          <w:rPr>
            <w:rFonts w:asciiTheme="majorBidi" w:eastAsia="Times New Roman" w:hAnsiTheme="majorBidi" w:cstheme="majorBidi"/>
            <w:lang w:val="en-GB"/>
          </w:rPr>
          <w:delText xml:space="preserve">After </w:delText>
        </w:r>
      </w:del>
      <w:r w:rsidR="00243BC9" w:rsidRPr="00F31509">
        <w:rPr>
          <w:rFonts w:asciiTheme="majorBidi" w:eastAsia="Times New Roman" w:hAnsiTheme="majorBidi" w:cstheme="majorBidi"/>
          <w:lang w:val="en-GB"/>
        </w:rPr>
        <w:t xml:space="preserve">Balancing </w:t>
      </w:r>
      <w:del w:id="14043" w:author="Jane Shaw" w:date="2015-10-29T13:17:00Z">
        <w:r w:rsidRPr="00F31509" w:rsidDel="00243BC9">
          <w:rPr>
            <w:rFonts w:asciiTheme="majorBidi" w:eastAsia="Times New Roman" w:hAnsiTheme="majorBidi" w:cstheme="majorBidi"/>
            <w:lang w:val="en-GB"/>
          </w:rPr>
          <w:delText xml:space="preserve">the above </w:delText>
        </w:r>
      </w:del>
      <w:ins w:id="14044" w:author="Jane Shaw" w:date="2015-10-29T13:17:00Z">
        <w:r w:rsidR="00243BC9">
          <w:rPr>
            <w:rFonts w:asciiTheme="majorBidi" w:eastAsia="Times New Roman" w:hAnsiTheme="majorBidi" w:cstheme="majorBidi"/>
            <w:lang w:val="en-GB"/>
          </w:rPr>
          <w:t xml:space="preserve">of </w:t>
        </w:r>
      </w:ins>
      <w:r w:rsidR="00243BC9" w:rsidRPr="00F31509">
        <w:rPr>
          <w:rFonts w:asciiTheme="majorBidi" w:eastAsia="Times New Roman" w:hAnsiTheme="majorBidi" w:cstheme="majorBidi"/>
          <w:lang w:val="en-GB"/>
        </w:rPr>
        <w:t>Tables</w:t>
      </w:r>
      <w:ins w:id="14045" w:author="Jane Shaw" w:date="2015-10-29T13:17:00Z">
        <w:r w:rsidR="00243BC9">
          <w:rPr>
            <w:rFonts w:asciiTheme="majorBidi" w:eastAsia="Times New Roman" w:hAnsiTheme="majorBidi" w:cstheme="majorBidi"/>
            <w:lang w:val="en-GB"/>
          </w:rPr>
          <w:t xml:space="preserve"> 47 and 48 leads to</w:t>
        </w:r>
      </w:ins>
      <w:del w:id="14046" w:author="Jane Shaw" w:date="2015-10-29T13:17:00Z">
        <w:r w:rsidRPr="00F31509" w:rsidDel="00243BC9">
          <w:rPr>
            <w:rFonts w:asciiTheme="majorBidi" w:eastAsia="Times New Roman" w:hAnsiTheme="majorBidi" w:cstheme="majorBidi"/>
            <w:lang w:val="en-GB"/>
          </w:rPr>
          <w:delText>, we have a new table (</w:delText>
        </w:r>
      </w:del>
      <w:del w:id="14047" w:author="Jane Shaw" w:date="2015-10-29T13:18:00Z">
        <w:r w:rsidR="00E24798" w:rsidDel="00243BC9">
          <w:fldChar w:fldCharType="begin"/>
        </w:r>
        <w:r w:rsidR="00E24798" w:rsidDel="00243BC9">
          <w:delInstrText xml:space="preserve"> REF _Ref428274318 \h  \* MERGEFORMAT </w:delInstrText>
        </w:r>
        <w:r w:rsidR="00E24798" w:rsidDel="00243BC9">
          <w:fldChar w:fldCharType="separate"/>
        </w:r>
        <w:r w:rsidR="00E24798" w:rsidRPr="000F0B1C" w:rsidDel="00243BC9">
          <w:rPr>
            <w:rFonts w:asciiTheme="majorBidi" w:eastAsia="Times New Roman" w:hAnsiTheme="majorBidi" w:cstheme="majorBidi"/>
            <w:lang w:val="en-GB"/>
          </w:rPr>
          <w:delText xml:space="preserve">Table </w:delText>
        </w:r>
        <w:r w:rsidR="00E24798" w:rsidRPr="000F0B1C" w:rsidDel="00243BC9">
          <w:rPr>
            <w:rFonts w:asciiTheme="majorBidi" w:eastAsia="Times New Roman" w:hAnsiTheme="majorBidi" w:cstheme="majorBidi"/>
            <w:noProof/>
            <w:lang w:val="en-GB"/>
          </w:rPr>
          <w:delText>49</w:delText>
        </w:r>
        <w:r w:rsidR="00E24798" w:rsidDel="00243BC9">
          <w:fldChar w:fldCharType="end"/>
        </w:r>
      </w:del>
      <w:del w:id="14048" w:author="Jane Shaw" w:date="2015-10-29T13:17:00Z">
        <w:r w:rsidRPr="00F31509" w:rsidDel="00243BC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049" w:author="Jane Shaw" w:date="2015-10-29T13:18:00Z">
        <w:r w:rsidRPr="00F31509" w:rsidDel="00243BC9">
          <w:rPr>
            <w:rFonts w:asciiTheme="majorBidi" w:eastAsia="Times New Roman" w:hAnsiTheme="majorBidi" w:cstheme="majorBidi"/>
            <w:lang w:val="en-GB"/>
          </w:rPr>
          <w:delText xml:space="preserve">with </w:delText>
        </w:r>
      </w:del>
      <w:r w:rsidRPr="00F31509">
        <w:rPr>
          <w:rFonts w:asciiTheme="majorBidi" w:eastAsia="Times New Roman" w:hAnsiTheme="majorBidi" w:cstheme="majorBidi"/>
          <w:lang w:val="en-GB"/>
        </w:rPr>
        <w:t xml:space="preserve">the </w:t>
      </w:r>
      <w:del w:id="14050" w:author="Jane Shaw" w:date="2015-10-29T13:18:00Z">
        <w:r w:rsidRPr="00F31509" w:rsidDel="00243BC9">
          <w:rPr>
            <w:rFonts w:asciiTheme="majorBidi" w:eastAsia="Times New Roman" w:hAnsiTheme="majorBidi" w:cstheme="majorBidi"/>
            <w:lang w:val="en-GB"/>
          </w:rPr>
          <w:delText xml:space="preserve">following </w:delText>
        </w:r>
      </w:del>
      <w:r w:rsidRPr="00F31509">
        <w:rPr>
          <w:rFonts w:asciiTheme="majorBidi" w:eastAsia="Times New Roman" w:hAnsiTheme="majorBidi" w:cstheme="majorBidi"/>
          <w:lang w:val="en-GB"/>
        </w:rPr>
        <w:t>quantities</w:t>
      </w:r>
      <w:ins w:id="14051" w:author="Jane Shaw" w:date="2015-10-29T13:18:00Z">
        <w:r w:rsidR="00243BC9">
          <w:rPr>
            <w:rFonts w:asciiTheme="majorBidi" w:eastAsia="Times New Roman" w:hAnsiTheme="majorBidi" w:cstheme="majorBidi"/>
            <w:lang w:val="en-GB"/>
          </w:rPr>
          <w:t xml:space="preserve"> shown in </w:t>
        </w:r>
        <w:r w:rsidR="00243BC9">
          <w:fldChar w:fldCharType="begin"/>
        </w:r>
        <w:r w:rsidR="00243BC9">
          <w:instrText xml:space="preserve"> REF _Ref428274318 \h  \* MERGEFORMAT </w:instrText>
        </w:r>
      </w:ins>
      <w:ins w:id="14052" w:author="Jane Shaw" w:date="2015-10-29T13:18:00Z">
        <w:r w:rsidR="00243BC9">
          <w:fldChar w:fldCharType="separate"/>
        </w:r>
      </w:ins>
      <w:ins w:id="14053" w:author="Jane Shaw" w:date="2015-11-01T20:53:00Z">
        <w:r w:rsidR="00311179" w:rsidRPr="00311179">
          <w:rPr>
            <w:rFonts w:asciiTheme="majorBidi" w:eastAsia="Times New Roman" w:hAnsiTheme="majorBidi" w:cstheme="majorBidi"/>
            <w:lang w:val="en-GB"/>
            <w:rPrChange w:id="1405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055" w:author="Jane Shaw" w:date="2015-11-01T20:53:00Z">
              <w:rPr>
                <w:rFonts w:asciiTheme="majorBidi" w:hAnsiTheme="majorBidi" w:cstheme="majorBidi"/>
                <w:noProof/>
                <w:lang w:val="en-GB"/>
              </w:rPr>
            </w:rPrChange>
          </w:rPr>
          <w:t>49</w:t>
        </w:r>
      </w:ins>
      <w:del w:id="14056" w:author="Jane Shaw" w:date="2015-11-01T20:44:00Z">
        <w:r w:rsidR="00243BC9" w:rsidRPr="00243BC9" w:rsidDel="00311179">
          <w:rPr>
            <w:rFonts w:asciiTheme="majorBidi" w:eastAsia="Times New Roman" w:hAnsiTheme="majorBidi" w:cstheme="majorBidi"/>
            <w:lang w:val="en-GB"/>
          </w:rPr>
          <w:delText xml:space="preserve">Table </w:delText>
        </w:r>
        <w:r w:rsidR="00243BC9" w:rsidRPr="00243BC9" w:rsidDel="00311179">
          <w:rPr>
            <w:rFonts w:asciiTheme="majorBidi" w:eastAsia="Times New Roman" w:hAnsiTheme="majorBidi" w:cstheme="majorBidi"/>
            <w:noProof/>
            <w:lang w:val="en-GB"/>
          </w:rPr>
          <w:delText>49</w:delText>
        </w:r>
      </w:del>
      <w:ins w:id="14057" w:author="Jane Shaw" w:date="2015-10-29T13:18:00Z">
        <w:r w:rsidR="00243BC9">
          <w:fldChar w:fldCharType="end"/>
        </w:r>
      </w:ins>
      <w:r w:rsidRPr="00F31509">
        <w:rPr>
          <w:rFonts w:asciiTheme="majorBidi" w:eastAsia="Times New Roman" w:hAnsiTheme="majorBidi" w:cstheme="majorBidi"/>
          <w:lang w:val="en-GB"/>
        </w:rPr>
        <w:t xml:space="preserve">. Note that the </w:t>
      </w:r>
      <w:del w:id="14058" w:author="Jane Shaw" w:date="2015-10-29T13:18:00Z">
        <w:r w:rsidR="00243BC9" w:rsidRPr="00F31509" w:rsidDel="00243BC9">
          <w:rPr>
            <w:rFonts w:asciiTheme="majorBidi" w:eastAsia="Times New Roman" w:hAnsiTheme="majorBidi" w:cstheme="majorBidi"/>
            <w:lang w:val="en-GB"/>
          </w:rPr>
          <w:delText>"</w:delText>
        </w:r>
      </w:del>
      <w:r w:rsidR="00243BC9" w:rsidRPr="00F31509">
        <w:rPr>
          <w:rFonts w:asciiTheme="majorBidi" w:eastAsia="Times New Roman" w:hAnsiTheme="majorBidi" w:cstheme="majorBidi"/>
          <w:lang w:val="en-GB"/>
        </w:rPr>
        <w:t>food</w:t>
      </w:r>
      <w:del w:id="14059" w:author="Jane Shaw" w:date="2015-10-29T13:18:00Z">
        <w:r w:rsidR="00243BC9" w:rsidRPr="00F31509" w:rsidDel="00243BC9">
          <w:rPr>
            <w:rFonts w:asciiTheme="majorBidi" w:eastAsia="Times New Roman" w:hAnsiTheme="majorBidi" w:cstheme="majorBidi"/>
            <w:lang w:val="en-GB"/>
          </w:rPr>
          <w:delText>"</w:delText>
        </w:r>
      </w:del>
      <w:r w:rsidR="00243BC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variable </w:t>
      </w:r>
      <w:del w:id="14060" w:author="Jane Shaw" w:date="2015-10-29T13:18:00Z">
        <w:r w:rsidRPr="00F31509" w:rsidDel="00243BC9">
          <w:rPr>
            <w:rFonts w:asciiTheme="majorBidi" w:eastAsia="Times New Roman" w:hAnsiTheme="majorBidi" w:cstheme="majorBidi"/>
            <w:lang w:val="en-GB"/>
          </w:rPr>
          <w:delText xml:space="preserve">is the variable that </w:delText>
        </w:r>
      </w:del>
      <w:r w:rsidRPr="00F31509">
        <w:rPr>
          <w:rFonts w:asciiTheme="majorBidi" w:eastAsia="Times New Roman" w:hAnsiTheme="majorBidi" w:cstheme="majorBidi"/>
          <w:lang w:val="en-GB"/>
        </w:rPr>
        <w:t>receives most of the adjustment because it has a substantially higher variability</w:t>
      </w:r>
      <w:r w:rsidR="0057568A" w:rsidRPr="00F31509">
        <w:rPr>
          <w:rFonts w:asciiTheme="majorBidi" w:eastAsia="Times New Roman" w:hAnsiTheme="majorBidi" w:cstheme="majorBidi"/>
          <w:lang w:val="en-GB"/>
        </w:rPr>
        <w:t xml:space="preserve"> than </w:t>
      </w:r>
      <w:ins w:id="14061" w:author="Jane Shaw" w:date="2015-10-29T13:18:00Z">
        <w:r w:rsidR="00243BC9">
          <w:rPr>
            <w:rFonts w:asciiTheme="majorBidi" w:eastAsia="Times New Roman" w:hAnsiTheme="majorBidi" w:cstheme="majorBidi"/>
            <w:lang w:val="en-GB"/>
          </w:rPr>
          <w:t xml:space="preserve">the </w:t>
        </w:r>
      </w:ins>
      <w:r w:rsidR="0057568A" w:rsidRPr="00F31509">
        <w:rPr>
          <w:rFonts w:asciiTheme="majorBidi" w:eastAsia="Times New Roman" w:hAnsiTheme="majorBidi" w:cstheme="majorBidi"/>
          <w:lang w:val="en-GB"/>
        </w:rPr>
        <w:t>other variables</w:t>
      </w:r>
      <w:r w:rsidRPr="00F31509">
        <w:rPr>
          <w:rFonts w:asciiTheme="majorBidi" w:eastAsia="Times New Roman" w:hAnsiTheme="majorBidi" w:cstheme="majorBidi"/>
          <w:lang w:val="en-GB"/>
        </w:rPr>
        <w:t>.</w:t>
      </w:r>
    </w:p>
    <w:p w14:paraId="39332FE3" w14:textId="77777777" w:rsidR="004F65E4" w:rsidRPr="00F31509" w:rsidRDefault="004F65E4" w:rsidP="004F65E4">
      <w:pPr>
        <w:pStyle w:val="Didascalia"/>
        <w:keepNext/>
        <w:rPr>
          <w:rFonts w:asciiTheme="majorBidi" w:hAnsiTheme="majorBidi" w:cstheme="majorBidi"/>
          <w:b/>
          <w:lang w:val="en-GB"/>
        </w:rPr>
      </w:pPr>
      <w:bookmarkStart w:id="14062" w:name="_Ref428274318"/>
      <w:bookmarkStart w:id="14063" w:name="_Toc42842358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49</w:t>
      </w:r>
      <w:r w:rsidR="003D789C" w:rsidRPr="00F31509">
        <w:rPr>
          <w:rFonts w:asciiTheme="majorBidi" w:hAnsiTheme="majorBidi" w:cstheme="majorBidi"/>
          <w:lang w:val="en-GB"/>
        </w:rPr>
        <w:fldChar w:fldCharType="end"/>
      </w:r>
      <w:bookmarkEnd w:id="14062"/>
      <w:r w:rsidRPr="00F31509">
        <w:rPr>
          <w:rFonts w:asciiTheme="majorBidi" w:hAnsiTheme="majorBidi" w:cstheme="majorBidi"/>
          <w:lang w:val="en-GB"/>
        </w:rPr>
        <w:t>: Final balanced table for raw sugar, including all processed commodities</w:t>
      </w:r>
      <w:bookmarkEnd w:id="14063"/>
    </w:p>
    <w:tbl>
      <w:tblPr>
        <w:tblStyle w:val="Tabellaclassica1"/>
        <w:tblW w:w="0" w:type="auto"/>
        <w:tblLook w:val="04A0" w:firstRow="1" w:lastRow="0" w:firstColumn="1" w:lastColumn="0" w:noHBand="0" w:noVBand="1"/>
      </w:tblPr>
      <w:tblGrid>
        <w:gridCol w:w="1260"/>
        <w:gridCol w:w="1047"/>
        <w:gridCol w:w="907"/>
        <w:gridCol w:w="821"/>
        <w:gridCol w:w="975"/>
        <w:gridCol w:w="809"/>
        <w:gridCol w:w="586"/>
        <w:gridCol w:w="566"/>
        <w:gridCol w:w="757"/>
        <w:gridCol w:w="957"/>
        <w:gridCol w:w="557"/>
      </w:tblGrid>
      <w:tr w:rsidR="004F65E4" w:rsidRPr="00F31509" w14:paraId="3C2A046A"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C0F92B" w14:textId="77777777" w:rsidR="004F65E4" w:rsidRPr="00243BC9" w:rsidRDefault="004F65E4" w:rsidP="004F65E4">
            <w:pPr>
              <w:pStyle w:val="Compact"/>
              <w:rPr>
                <w:rFonts w:asciiTheme="majorBidi" w:hAnsiTheme="majorBidi" w:cstheme="majorBidi"/>
                <w:b/>
                <w:i w:val="0"/>
                <w:sz w:val="18"/>
                <w:lang w:val="en-GB"/>
                <w:rPrChange w:id="14064"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65" w:author="Jane Shaw" w:date="2015-10-29T13:19:00Z">
                  <w:rPr>
                    <w:rFonts w:asciiTheme="majorBidi" w:hAnsiTheme="majorBidi" w:cstheme="majorBidi"/>
                    <w:sz w:val="18"/>
                    <w:lang w:val="en-GB"/>
                  </w:rPr>
                </w:rPrChange>
              </w:rPr>
              <w:t>Variable</w:t>
            </w:r>
          </w:p>
        </w:tc>
        <w:tc>
          <w:tcPr>
            <w:tcW w:w="0" w:type="auto"/>
          </w:tcPr>
          <w:p w14:paraId="3523E16E"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66"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67" w:author="Jane Shaw" w:date="2015-10-29T13:19:00Z">
                  <w:rPr>
                    <w:rFonts w:asciiTheme="majorBidi" w:hAnsiTheme="majorBidi" w:cstheme="majorBidi"/>
                    <w:sz w:val="18"/>
                    <w:lang w:val="en-GB"/>
                  </w:rPr>
                </w:rPrChange>
              </w:rPr>
              <w:t>Production</w:t>
            </w:r>
          </w:p>
        </w:tc>
        <w:tc>
          <w:tcPr>
            <w:tcW w:w="0" w:type="auto"/>
          </w:tcPr>
          <w:p w14:paraId="3C8C07B6"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68"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69" w:author="Jane Shaw" w:date="2015-10-29T13:19:00Z">
                  <w:rPr>
                    <w:rFonts w:asciiTheme="majorBidi" w:hAnsiTheme="majorBidi" w:cstheme="majorBidi"/>
                    <w:sz w:val="18"/>
                    <w:lang w:val="en-GB"/>
                  </w:rPr>
                </w:rPrChange>
              </w:rPr>
              <w:t>Imports</w:t>
            </w:r>
          </w:p>
        </w:tc>
        <w:tc>
          <w:tcPr>
            <w:tcW w:w="0" w:type="auto"/>
          </w:tcPr>
          <w:p w14:paraId="6310A748"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70"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71" w:author="Jane Shaw" w:date="2015-10-29T13:19:00Z">
                  <w:rPr>
                    <w:rFonts w:asciiTheme="majorBidi" w:hAnsiTheme="majorBidi" w:cstheme="majorBidi"/>
                    <w:sz w:val="18"/>
                    <w:lang w:val="en-GB"/>
                  </w:rPr>
                </w:rPrChange>
              </w:rPr>
              <w:t>Exports</w:t>
            </w:r>
          </w:p>
        </w:tc>
        <w:tc>
          <w:tcPr>
            <w:tcW w:w="0" w:type="auto"/>
          </w:tcPr>
          <w:p w14:paraId="10EE7104" w14:textId="29CF8E1B"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72"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73" w:author="Jane Shaw" w:date="2015-10-29T13:19:00Z">
                  <w:rPr>
                    <w:rFonts w:asciiTheme="majorBidi" w:hAnsiTheme="majorBidi" w:cstheme="majorBidi"/>
                    <w:sz w:val="18"/>
                    <w:lang w:val="en-GB"/>
                  </w:rPr>
                </w:rPrChange>
              </w:rPr>
              <w:t xml:space="preserve">Stock </w:t>
            </w:r>
            <w:r w:rsidR="00243BC9" w:rsidRPr="00243BC9">
              <w:rPr>
                <w:rFonts w:asciiTheme="majorBidi" w:hAnsiTheme="majorBidi" w:cstheme="majorBidi"/>
                <w:b/>
                <w:sz w:val="18"/>
                <w:lang w:val="en-GB"/>
              </w:rPr>
              <w:t>change</w:t>
            </w:r>
          </w:p>
        </w:tc>
        <w:tc>
          <w:tcPr>
            <w:tcW w:w="0" w:type="auto"/>
          </w:tcPr>
          <w:p w14:paraId="26726399"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74"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75" w:author="Jane Shaw" w:date="2015-10-29T13:19:00Z">
                  <w:rPr>
                    <w:rFonts w:asciiTheme="majorBidi" w:hAnsiTheme="majorBidi" w:cstheme="majorBidi"/>
                    <w:sz w:val="18"/>
                    <w:lang w:val="en-GB"/>
                  </w:rPr>
                </w:rPrChange>
              </w:rPr>
              <w:t>Food</w:t>
            </w:r>
          </w:p>
        </w:tc>
        <w:tc>
          <w:tcPr>
            <w:tcW w:w="0" w:type="auto"/>
          </w:tcPr>
          <w:p w14:paraId="0D63A074"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76"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77" w:author="Jane Shaw" w:date="2015-10-29T13:19:00Z">
                  <w:rPr>
                    <w:rFonts w:asciiTheme="majorBidi" w:hAnsiTheme="majorBidi" w:cstheme="majorBidi"/>
                    <w:sz w:val="18"/>
                    <w:lang w:val="en-GB"/>
                  </w:rPr>
                </w:rPrChange>
              </w:rPr>
              <w:t>Feed</w:t>
            </w:r>
          </w:p>
        </w:tc>
        <w:tc>
          <w:tcPr>
            <w:tcW w:w="0" w:type="auto"/>
          </w:tcPr>
          <w:p w14:paraId="420F3AA3"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78"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79" w:author="Jane Shaw" w:date="2015-10-29T13:19:00Z">
                  <w:rPr>
                    <w:rFonts w:asciiTheme="majorBidi" w:hAnsiTheme="majorBidi" w:cstheme="majorBidi"/>
                    <w:sz w:val="18"/>
                    <w:lang w:val="en-GB"/>
                  </w:rPr>
                </w:rPrChange>
              </w:rPr>
              <w:t>Seed</w:t>
            </w:r>
          </w:p>
        </w:tc>
        <w:tc>
          <w:tcPr>
            <w:tcW w:w="0" w:type="auto"/>
          </w:tcPr>
          <w:p w14:paraId="5D495767"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80"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81" w:author="Jane Shaw" w:date="2015-10-29T13:19:00Z">
                  <w:rPr>
                    <w:rFonts w:asciiTheme="majorBidi" w:hAnsiTheme="majorBidi" w:cstheme="majorBidi"/>
                    <w:sz w:val="18"/>
                    <w:lang w:val="en-GB"/>
                  </w:rPr>
                </w:rPrChange>
              </w:rPr>
              <w:t>Tourist</w:t>
            </w:r>
          </w:p>
        </w:tc>
        <w:tc>
          <w:tcPr>
            <w:tcW w:w="0" w:type="auto"/>
          </w:tcPr>
          <w:p w14:paraId="61AB029A"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82"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83" w:author="Jane Shaw" w:date="2015-10-29T13:19:00Z">
                  <w:rPr>
                    <w:rFonts w:asciiTheme="majorBidi" w:hAnsiTheme="majorBidi" w:cstheme="majorBidi"/>
                    <w:sz w:val="18"/>
                    <w:lang w:val="en-GB"/>
                  </w:rPr>
                </w:rPrChange>
              </w:rPr>
              <w:t>Industrial</w:t>
            </w:r>
          </w:p>
        </w:tc>
        <w:tc>
          <w:tcPr>
            <w:tcW w:w="0" w:type="auto"/>
          </w:tcPr>
          <w:p w14:paraId="788FB545" w14:textId="77777777" w:rsidR="004F65E4" w:rsidRPr="00243BC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084" w:author="Jane Shaw" w:date="2015-10-29T13:19:00Z">
                  <w:rPr>
                    <w:rFonts w:asciiTheme="majorBidi" w:hAnsiTheme="majorBidi" w:cstheme="majorBidi"/>
                    <w:i w:val="0"/>
                    <w:iCs w:val="0"/>
                    <w:sz w:val="18"/>
                    <w:lang w:val="en-GB"/>
                  </w:rPr>
                </w:rPrChange>
              </w:rPr>
            </w:pPr>
            <w:r w:rsidRPr="00243BC9">
              <w:rPr>
                <w:rFonts w:asciiTheme="majorBidi" w:hAnsiTheme="majorBidi" w:cstheme="majorBidi"/>
                <w:b/>
                <w:sz w:val="18"/>
                <w:lang w:val="en-GB"/>
                <w:rPrChange w:id="14085" w:author="Jane Shaw" w:date="2015-10-29T13:19:00Z">
                  <w:rPr>
                    <w:rFonts w:asciiTheme="majorBidi" w:hAnsiTheme="majorBidi" w:cstheme="majorBidi"/>
                    <w:sz w:val="18"/>
                    <w:lang w:val="en-GB"/>
                  </w:rPr>
                </w:rPrChange>
              </w:rPr>
              <w:t>Loss</w:t>
            </w:r>
          </w:p>
        </w:tc>
      </w:tr>
      <w:tr w:rsidR="004F65E4" w:rsidRPr="00F31509" w14:paraId="03A45BB2"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2F8232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7469AEC3" w14:textId="096F1C62"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w:t>
            </w:r>
            <w:del w:id="14086" w:author="Jane Shaw" w:date="2015-10-29T13:19:00Z">
              <w:r w:rsidRPr="00F31509" w:rsidDel="00243BC9">
                <w:rPr>
                  <w:rFonts w:asciiTheme="majorBidi" w:hAnsiTheme="majorBidi" w:cstheme="majorBidi"/>
                  <w:sz w:val="18"/>
                  <w:lang w:val="en-GB"/>
                </w:rPr>
                <w:delText>,</w:delText>
              </w:r>
            </w:del>
            <w:ins w:id="14087"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389</w:t>
            </w:r>
            <w:del w:id="14088" w:author="Jane Shaw" w:date="2015-10-29T13:19:00Z">
              <w:r w:rsidRPr="00F31509" w:rsidDel="00243BC9">
                <w:rPr>
                  <w:rFonts w:asciiTheme="majorBidi" w:hAnsiTheme="majorBidi" w:cstheme="majorBidi"/>
                  <w:sz w:val="18"/>
                  <w:lang w:val="en-GB"/>
                </w:rPr>
                <w:delText>,</w:delText>
              </w:r>
            </w:del>
            <w:ins w:id="14089"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0" w:type="auto"/>
          </w:tcPr>
          <w:p w14:paraId="15626B00" w14:textId="5A752EB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4090" w:author="Jane Shaw" w:date="2015-10-29T13:19:00Z">
              <w:r w:rsidRPr="00F31509" w:rsidDel="00243BC9">
                <w:rPr>
                  <w:rFonts w:asciiTheme="majorBidi" w:hAnsiTheme="majorBidi" w:cstheme="majorBidi"/>
                  <w:sz w:val="18"/>
                  <w:lang w:val="en-GB"/>
                </w:rPr>
                <w:delText>,</w:delText>
              </w:r>
            </w:del>
            <w:ins w:id="14091"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674</w:t>
            </w:r>
            <w:del w:id="14092" w:author="Jane Shaw" w:date="2015-10-29T13:19:00Z">
              <w:r w:rsidRPr="00F31509" w:rsidDel="00243BC9">
                <w:rPr>
                  <w:rFonts w:asciiTheme="majorBidi" w:hAnsiTheme="majorBidi" w:cstheme="majorBidi"/>
                  <w:sz w:val="18"/>
                  <w:lang w:val="en-GB"/>
                </w:rPr>
                <w:delText>,</w:delText>
              </w:r>
            </w:del>
            <w:ins w:id="14093"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7BAF91B9" w14:textId="5C8E7DA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420</w:t>
            </w:r>
            <w:del w:id="14094" w:author="Jane Shaw" w:date="2015-10-29T13:19:00Z">
              <w:r w:rsidRPr="00F31509" w:rsidDel="00243BC9">
                <w:rPr>
                  <w:rFonts w:asciiTheme="majorBidi" w:hAnsiTheme="majorBidi" w:cstheme="majorBidi"/>
                  <w:sz w:val="18"/>
                  <w:lang w:val="en-GB"/>
                </w:rPr>
                <w:delText>,</w:delText>
              </w:r>
            </w:del>
            <w:ins w:id="14095"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0" w:type="auto"/>
          </w:tcPr>
          <w:p w14:paraId="1976654A" w14:textId="6177083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84</w:t>
            </w:r>
            <w:del w:id="14096" w:author="Jane Shaw" w:date="2015-10-29T13:19:00Z">
              <w:r w:rsidRPr="00F31509" w:rsidDel="00243BC9">
                <w:rPr>
                  <w:rFonts w:asciiTheme="majorBidi" w:hAnsiTheme="majorBidi" w:cstheme="majorBidi"/>
                  <w:sz w:val="18"/>
                  <w:lang w:val="en-GB"/>
                </w:rPr>
                <w:delText>,</w:delText>
              </w:r>
            </w:del>
            <w:ins w:id="14097"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300</w:t>
            </w:r>
          </w:p>
        </w:tc>
        <w:tc>
          <w:tcPr>
            <w:tcW w:w="0" w:type="auto"/>
          </w:tcPr>
          <w:p w14:paraId="6E187DC1" w14:textId="1E2DF72E"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7</w:t>
            </w:r>
            <w:del w:id="14098" w:author="Jane Shaw" w:date="2015-10-29T13:19:00Z">
              <w:r w:rsidRPr="00F31509" w:rsidDel="00243BC9">
                <w:rPr>
                  <w:rFonts w:asciiTheme="majorBidi" w:hAnsiTheme="majorBidi" w:cstheme="majorBidi"/>
                  <w:sz w:val="18"/>
                  <w:lang w:val="en-GB"/>
                </w:rPr>
                <w:delText>,</w:delText>
              </w:r>
            </w:del>
            <w:ins w:id="14099"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562</w:t>
            </w:r>
            <w:del w:id="14100" w:author="Jane Shaw" w:date="2015-10-29T13:19:00Z">
              <w:r w:rsidRPr="00F31509" w:rsidDel="00243BC9">
                <w:rPr>
                  <w:rFonts w:asciiTheme="majorBidi" w:hAnsiTheme="majorBidi" w:cstheme="majorBidi"/>
                  <w:sz w:val="18"/>
                  <w:lang w:val="en-GB"/>
                </w:rPr>
                <w:delText>,</w:delText>
              </w:r>
            </w:del>
            <w:ins w:id="14101"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500</w:t>
            </w:r>
          </w:p>
        </w:tc>
        <w:tc>
          <w:tcPr>
            <w:tcW w:w="0" w:type="auto"/>
          </w:tcPr>
          <w:p w14:paraId="3C9D45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789190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36B4AA2" w14:textId="64705A8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w:t>
            </w:r>
            <w:del w:id="14102" w:author="Jane Shaw" w:date="2015-10-29T13:19:00Z">
              <w:r w:rsidRPr="00F31509" w:rsidDel="00243BC9">
                <w:rPr>
                  <w:rFonts w:asciiTheme="majorBidi" w:hAnsiTheme="majorBidi" w:cstheme="majorBidi"/>
                  <w:sz w:val="18"/>
                  <w:lang w:val="en-GB"/>
                </w:rPr>
                <w:delText>,</w:delText>
              </w:r>
            </w:del>
            <w:ins w:id="14103"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300</w:t>
            </w:r>
          </w:p>
        </w:tc>
        <w:tc>
          <w:tcPr>
            <w:tcW w:w="0" w:type="auto"/>
          </w:tcPr>
          <w:p w14:paraId="461AC8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C8C76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6741EFE8"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535E73B6" w14:textId="1E80064F"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243BC9" w:rsidRPr="00F31509">
              <w:rPr>
                <w:rFonts w:asciiTheme="majorBidi" w:hAnsiTheme="majorBidi" w:cstheme="majorBidi"/>
                <w:sz w:val="18"/>
                <w:lang w:val="en-GB"/>
              </w:rPr>
              <w:t>dev</w:t>
            </w:r>
            <w:ins w:id="14104" w:author="Jane Shaw" w:date="2015-10-29T13:19:00Z">
              <w:r w:rsidR="00243BC9">
                <w:rPr>
                  <w:rFonts w:asciiTheme="majorBidi" w:hAnsiTheme="majorBidi" w:cstheme="majorBidi"/>
                  <w:sz w:val="18"/>
                  <w:lang w:val="en-GB"/>
                </w:rPr>
                <w:t>iation</w:t>
              </w:r>
            </w:ins>
            <w:del w:id="14105" w:author="Jane Shaw" w:date="2015-10-29T13:19:00Z">
              <w:r w:rsidRPr="00F31509" w:rsidDel="00243BC9">
                <w:rPr>
                  <w:rFonts w:asciiTheme="majorBidi" w:hAnsiTheme="majorBidi" w:cstheme="majorBidi"/>
                  <w:sz w:val="18"/>
                  <w:lang w:val="en-GB"/>
                </w:rPr>
                <w:delText>.</w:delText>
              </w:r>
            </w:del>
          </w:p>
        </w:tc>
        <w:tc>
          <w:tcPr>
            <w:tcW w:w="0" w:type="auto"/>
          </w:tcPr>
          <w:p w14:paraId="6989E1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69AA9F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1B4A3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9F7D89A" w14:textId="454DDD6F"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24</w:t>
            </w:r>
            <w:del w:id="14106" w:author="Jane Shaw" w:date="2015-10-29T13:19:00Z">
              <w:r w:rsidRPr="00F31509" w:rsidDel="00243BC9">
                <w:rPr>
                  <w:rFonts w:asciiTheme="majorBidi" w:hAnsiTheme="majorBidi" w:cstheme="majorBidi"/>
                  <w:sz w:val="18"/>
                  <w:lang w:val="en-GB"/>
                </w:rPr>
                <w:delText>,</w:delText>
              </w:r>
            </w:del>
            <w:ins w:id="14107"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0" w:type="auto"/>
          </w:tcPr>
          <w:p w14:paraId="543D3AA0" w14:textId="21230F69"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4108" w:author="Jane Shaw" w:date="2015-10-29T13:19:00Z">
              <w:r w:rsidRPr="00F31509" w:rsidDel="00243BC9">
                <w:rPr>
                  <w:rFonts w:asciiTheme="majorBidi" w:hAnsiTheme="majorBidi" w:cstheme="majorBidi"/>
                  <w:sz w:val="18"/>
                  <w:lang w:val="en-GB"/>
                </w:rPr>
                <w:delText>,</w:delText>
              </w:r>
            </w:del>
            <w:ins w:id="14109"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203</w:t>
            </w:r>
            <w:del w:id="14110" w:author="Jane Shaw" w:date="2015-10-29T13:19:00Z">
              <w:r w:rsidRPr="00F31509" w:rsidDel="00243BC9">
                <w:rPr>
                  <w:rFonts w:asciiTheme="majorBidi" w:hAnsiTheme="majorBidi" w:cstheme="majorBidi"/>
                  <w:sz w:val="18"/>
                  <w:lang w:val="en-GB"/>
                </w:rPr>
                <w:delText>,</w:delText>
              </w:r>
            </w:del>
            <w:ins w:id="14111"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4BFEEC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DB79B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7DBCBBB" w14:textId="5912FB0C"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w:t>
            </w:r>
            <w:del w:id="14112" w:author="Jane Shaw" w:date="2015-10-29T13:19:00Z">
              <w:r w:rsidRPr="00F31509" w:rsidDel="00243BC9">
                <w:rPr>
                  <w:rFonts w:asciiTheme="majorBidi" w:hAnsiTheme="majorBidi" w:cstheme="majorBidi"/>
                  <w:sz w:val="18"/>
                  <w:lang w:val="en-GB"/>
                </w:rPr>
                <w:delText>,</w:delText>
              </w:r>
            </w:del>
            <w:ins w:id="14113" w:author="Jane Shaw" w:date="2015-10-29T13:19:00Z">
              <w:r w:rsidR="00243BC9">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0" w:type="auto"/>
          </w:tcPr>
          <w:p w14:paraId="2623B2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27A41F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679D7A2F" w14:textId="77777777" w:rsidR="008B0C44" w:rsidRPr="00F31509" w:rsidRDefault="008B0C44" w:rsidP="00E52F68">
      <w:pPr>
        <w:jc w:val="both"/>
        <w:rPr>
          <w:rFonts w:asciiTheme="majorBidi" w:hAnsiTheme="majorBidi" w:cstheme="majorBidi"/>
          <w:lang w:val="en-GB"/>
        </w:rPr>
      </w:pPr>
    </w:p>
    <w:p w14:paraId="1F65544A" w14:textId="0AC6A7A6"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After balancing, some quantities are updated (and </w:t>
      </w:r>
      <w:del w:id="14114" w:author="Jane Shaw" w:date="2015-10-29T13:20:00Z">
        <w:r w:rsidRPr="00F31509" w:rsidDel="00243BC9">
          <w:rPr>
            <w:rFonts w:asciiTheme="majorBidi" w:hAnsiTheme="majorBidi" w:cstheme="majorBidi"/>
            <w:lang w:val="en-GB"/>
          </w:rPr>
          <w:delText xml:space="preserve">some remain unchanged, if they have </w:delText>
        </w:r>
      </w:del>
      <w:ins w:id="14115" w:author="Jane Shaw" w:date="2015-10-29T13:20:00Z">
        <w:r w:rsidR="00243BC9">
          <w:rPr>
            <w:rFonts w:asciiTheme="majorBidi" w:hAnsiTheme="majorBidi" w:cstheme="majorBidi"/>
            <w:lang w:val="en-GB"/>
          </w:rPr>
          <w:t xml:space="preserve">those with </w:t>
        </w:r>
      </w:ins>
      <w:r w:rsidRPr="00F31509">
        <w:rPr>
          <w:rFonts w:asciiTheme="majorBidi" w:hAnsiTheme="majorBidi" w:cstheme="majorBidi"/>
          <w:lang w:val="en-GB"/>
        </w:rPr>
        <w:t>a standard deviation of zero</w:t>
      </w:r>
      <w:ins w:id="14116" w:author="Jane Shaw" w:date="2015-10-29T13:20:00Z">
        <w:r w:rsidR="00243BC9" w:rsidRPr="00243BC9">
          <w:rPr>
            <w:rFonts w:asciiTheme="majorBidi" w:hAnsiTheme="majorBidi" w:cstheme="majorBidi"/>
            <w:lang w:val="en-GB"/>
          </w:rPr>
          <w:t xml:space="preserve"> </w:t>
        </w:r>
        <w:r w:rsidR="00243BC9" w:rsidRPr="00F31509">
          <w:rPr>
            <w:rFonts w:asciiTheme="majorBidi" w:hAnsiTheme="majorBidi" w:cstheme="majorBidi"/>
            <w:lang w:val="en-GB"/>
          </w:rPr>
          <w:t>remain unchanged</w:t>
        </w:r>
      </w:ins>
      <w:r w:rsidRPr="00F31509">
        <w:rPr>
          <w:rFonts w:asciiTheme="majorBidi" w:hAnsiTheme="majorBidi" w:cstheme="majorBidi"/>
          <w:lang w:val="en-GB"/>
        </w:rPr>
        <w:t xml:space="preserve">). In the </w:t>
      </w:r>
      <w:ins w:id="14117" w:author="Jane Shaw" w:date="2015-10-29T13:20:00Z">
        <w:r w:rsidR="00243BC9">
          <w:rPr>
            <w:rFonts w:asciiTheme="majorBidi" w:hAnsiTheme="majorBidi" w:cstheme="majorBidi"/>
            <w:lang w:val="en-GB"/>
          </w:rPr>
          <w:t xml:space="preserve">wheat </w:t>
        </w:r>
      </w:ins>
      <w:r w:rsidRPr="00F31509">
        <w:rPr>
          <w:rFonts w:asciiTheme="majorBidi" w:hAnsiTheme="majorBidi" w:cstheme="majorBidi"/>
          <w:lang w:val="en-GB"/>
        </w:rPr>
        <w:t>example</w:t>
      </w:r>
      <w:del w:id="14118" w:author="Jane Shaw" w:date="2015-10-29T13:20:00Z">
        <w:r w:rsidRPr="00F31509" w:rsidDel="00243BC9">
          <w:rPr>
            <w:rFonts w:asciiTheme="majorBidi" w:hAnsiTheme="majorBidi" w:cstheme="majorBidi"/>
            <w:lang w:val="en-GB"/>
          </w:rPr>
          <w:delText xml:space="preserve"> of wheat</w:delText>
        </w:r>
      </w:del>
      <w:r w:rsidRPr="00F31509">
        <w:rPr>
          <w:rFonts w:asciiTheme="majorBidi" w:hAnsiTheme="majorBidi" w:cstheme="majorBidi"/>
          <w:lang w:val="en-GB"/>
        </w:rPr>
        <w:t xml:space="preserve">, the aggregated table was placed directly into the </w:t>
      </w:r>
      <w:del w:id="14119" w:author="Jane Shaw" w:date="2015-10-29T13:20:00Z">
        <w:r w:rsidRPr="00F31509" w:rsidDel="00243BC9">
          <w:rPr>
            <w:rFonts w:asciiTheme="majorBidi" w:hAnsiTheme="majorBidi" w:cstheme="majorBidi"/>
            <w:lang w:val="en-GB"/>
          </w:rPr>
          <w:delText>food balance sheet</w:delText>
        </w:r>
      </w:del>
      <w:ins w:id="14120" w:author="Jane Shaw" w:date="2015-10-29T13:20:00Z">
        <w:r w:rsidR="00243BC9">
          <w:rPr>
            <w:rFonts w:asciiTheme="majorBidi" w:hAnsiTheme="majorBidi" w:cstheme="majorBidi"/>
            <w:lang w:val="en-GB"/>
          </w:rPr>
          <w:t>FBS</w:t>
        </w:r>
      </w:ins>
      <w:r w:rsidRPr="00F31509">
        <w:rPr>
          <w:rFonts w:asciiTheme="majorBidi" w:hAnsiTheme="majorBidi" w:cstheme="majorBidi"/>
          <w:lang w:val="en-GB"/>
        </w:rPr>
        <w:t xml:space="preserve">. In this case, sugar is not the only commodity </w:t>
      </w:r>
      <w:del w:id="14121" w:author="Jane Shaw" w:date="2015-10-29T13:21:00Z">
        <w:r w:rsidRPr="00F31509" w:rsidDel="00243BC9">
          <w:rPr>
            <w:rFonts w:asciiTheme="majorBidi" w:hAnsiTheme="majorBidi" w:cstheme="majorBidi"/>
            <w:lang w:val="en-GB"/>
          </w:rPr>
          <w:delText xml:space="preserve">at </w:delText>
        </w:r>
      </w:del>
      <w:ins w:id="14122" w:author="Jane Shaw" w:date="2015-10-29T13:21:00Z">
        <w:r w:rsidR="00243BC9">
          <w:rPr>
            <w:rFonts w:asciiTheme="majorBidi" w:hAnsiTheme="majorBidi" w:cstheme="majorBidi"/>
            <w:lang w:val="en-GB"/>
          </w:rPr>
          <w:t xml:space="preserve">included in </w:t>
        </w:r>
      </w:ins>
      <w:r w:rsidRPr="00F31509">
        <w:rPr>
          <w:rFonts w:asciiTheme="majorBidi" w:hAnsiTheme="majorBidi" w:cstheme="majorBidi"/>
          <w:lang w:val="en-GB"/>
        </w:rPr>
        <w:t>the primary/FBS level</w:t>
      </w:r>
      <w:ins w:id="14123" w:author="Jane Shaw" w:date="2015-10-29T13:21:00Z">
        <w:r w:rsidR="00E5499E">
          <w:rPr>
            <w:rFonts w:asciiTheme="majorBidi" w:hAnsiTheme="majorBidi" w:cstheme="majorBidi"/>
            <w:lang w:val="en-GB"/>
          </w:rPr>
          <w:t>,</w:t>
        </w:r>
      </w:ins>
      <w:del w:id="14124" w:author="Jane Shaw" w:date="2015-10-29T13:21:00Z">
        <w:r w:rsidRPr="00F31509" w:rsidDel="00243BC9">
          <w:rPr>
            <w:rFonts w:asciiTheme="majorBidi" w:hAnsiTheme="majorBidi" w:cstheme="majorBidi"/>
            <w:lang w:val="en-GB"/>
          </w:rPr>
          <w:delText>;</w:delText>
        </w:r>
      </w:del>
      <w:r w:rsidRPr="00F31509">
        <w:rPr>
          <w:rFonts w:asciiTheme="majorBidi" w:hAnsiTheme="majorBidi" w:cstheme="majorBidi"/>
          <w:lang w:val="en-GB"/>
        </w:rPr>
        <w:t xml:space="preserve"> </w:t>
      </w:r>
      <w:del w:id="14125" w:author="Jane Shaw" w:date="2015-10-29T13:21:00Z">
        <w:r w:rsidRPr="00F31509" w:rsidDel="00243BC9">
          <w:rPr>
            <w:rFonts w:asciiTheme="majorBidi" w:hAnsiTheme="majorBidi" w:cstheme="majorBidi"/>
            <w:lang w:val="en-GB"/>
          </w:rPr>
          <w:delText xml:space="preserve">instead, </w:delText>
        </w:r>
      </w:del>
      <w:del w:id="14126" w:author="Jane Shaw" w:date="2015-11-07T20:17:00Z">
        <w:r w:rsidRPr="00F31509" w:rsidDel="00E5499E">
          <w:rPr>
            <w:rFonts w:asciiTheme="majorBidi" w:hAnsiTheme="majorBidi" w:cstheme="majorBidi"/>
            <w:lang w:val="en-GB"/>
          </w:rPr>
          <w:delText xml:space="preserve">it is </w:delText>
        </w:r>
      </w:del>
      <w:ins w:id="14127" w:author="Jane Shaw" w:date="2015-11-07T20:17:00Z">
        <w:r w:rsidR="00E5499E">
          <w:rPr>
            <w:rFonts w:asciiTheme="majorBidi" w:hAnsiTheme="majorBidi" w:cstheme="majorBidi"/>
            <w:lang w:val="en-GB"/>
          </w:rPr>
          <w:t xml:space="preserve">which </w:t>
        </w:r>
      </w:ins>
      <w:r w:rsidRPr="00F31509">
        <w:rPr>
          <w:rFonts w:asciiTheme="majorBidi" w:hAnsiTheme="majorBidi" w:cstheme="majorBidi"/>
          <w:lang w:val="en-GB"/>
        </w:rPr>
        <w:t>report</w:t>
      </w:r>
      <w:ins w:id="14128" w:author="Jane Shaw" w:date="2015-11-07T20:17:00Z">
        <w:r w:rsidR="00E5499E">
          <w:rPr>
            <w:rFonts w:asciiTheme="majorBidi" w:hAnsiTheme="majorBidi" w:cstheme="majorBidi"/>
            <w:lang w:val="en-GB"/>
          </w:rPr>
          <w:t>s</w:t>
        </w:r>
      </w:ins>
      <w:del w:id="14129" w:author="Jane Shaw" w:date="2015-11-07T20:17:00Z">
        <w:r w:rsidRPr="00F31509" w:rsidDel="00E5499E">
          <w:rPr>
            <w:rFonts w:asciiTheme="majorBidi" w:hAnsiTheme="majorBidi" w:cstheme="majorBidi"/>
            <w:lang w:val="en-GB"/>
          </w:rPr>
          <w:delText>ed</w:delText>
        </w:r>
      </w:del>
      <w:r w:rsidRPr="00F31509">
        <w:rPr>
          <w:rFonts w:asciiTheme="majorBidi" w:hAnsiTheme="majorBidi" w:cstheme="majorBidi"/>
          <w:lang w:val="en-GB"/>
        </w:rPr>
        <w:t xml:space="preserve"> </w:t>
      </w:r>
      <w:del w:id="14130" w:author="Jane Shaw" w:date="2015-11-07T20:17:00Z">
        <w:r w:rsidRPr="00F31509" w:rsidDel="00E5499E">
          <w:rPr>
            <w:rFonts w:asciiTheme="majorBidi" w:hAnsiTheme="majorBidi" w:cstheme="majorBidi"/>
            <w:lang w:val="en-GB"/>
          </w:rPr>
          <w:delText xml:space="preserve">under </w:delText>
        </w:r>
      </w:del>
      <w:ins w:id="14131" w:author="Jane Shaw" w:date="2015-11-07T20:17:00Z">
        <w:r w:rsidR="00E5499E">
          <w:rPr>
            <w:rFonts w:asciiTheme="majorBidi" w:hAnsiTheme="majorBidi" w:cstheme="majorBidi"/>
            <w:lang w:val="en-GB"/>
          </w:rPr>
          <w:t>on “</w:t>
        </w:r>
      </w:ins>
      <w:del w:id="14132" w:author="Jane Shaw" w:date="2015-10-29T13:21:00Z">
        <w:r w:rsidRPr="00F31509" w:rsidDel="00243BC9">
          <w:rPr>
            <w:rFonts w:asciiTheme="majorBidi" w:hAnsiTheme="majorBidi" w:cstheme="majorBidi"/>
            <w:lang w:val="en-GB"/>
          </w:rPr>
          <w:delText>"</w:delText>
        </w:r>
      </w:del>
      <w:r w:rsidRPr="00F31509">
        <w:rPr>
          <w:rFonts w:asciiTheme="majorBidi" w:hAnsiTheme="majorBidi" w:cstheme="majorBidi"/>
          <w:lang w:val="en-GB"/>
        </w:rPr>
        <w:t xml:space="preserve">Sugar </w:t>
      </w:r>
      <w:ins w:id="14133" w:author="Jane Shaw" w:date="2015-10-29T13:21:00Z">
        <w:r w:rsidR="00243BC9">
          <w:rPr>
            <w:rFonts w:asciiTheme="majorBidi" w:hAnsiTheme="majorBidi" w:cstheme="majorBidi"/>
            <w:lang w:val="en-GB"/>
          </w:rPr>
          <w:t>and</w:t>
        </w:r>
      </w:ins>
      <w:del w:id="14134" w:author="Jane Shaw" w:date="2015-10-29T13:21:00Z">
        <w:r w:rsidRPr="00F31509" w:rsidDel="00243BC9">
          <w:rPr>
            <w:rFonts w:asciiTheme="majorBidi" w:hAnsiTheme="majorBidi" w:cstheme="majorBidi"/>
            <w:lang w:val="en-GB"/>
          </w:rPr>
          <w:delText>&amp;</w:delText>
        </w:r>
      </w:del>
      <w:r w:rsidRPr="00F31509">
        <w:rPr>
          <w:rFonts w:asciiTheme="majorBidi" w:hAnsiTheme="majorBidi" w:cstheme="majorBidi"/>
          <w:lang w:val="en-GB"/>
        </w:rPr>
        <w:t xml:space="preserve"> </w:t>
      </w:r>
      <w:r w:rsidR="00243BC9" w:rsidRPr="00F31509">
        <w:rPr>
          <w:rFonts w:asciiTheme="majorBidi" w:hAnsiTheme="majorBidi" w:cstheme="majorBidi"/>
          <w:lang w:val="en-GB"/>
        </w:rPr>
        <w:t>sweeteners</w:t>
      </w:r>
      <w:ins w:id="14135" w:author="Jane Shaw" w:date="2015-11-07T20:17:00Z">
        <w:r w:rsidR="00E5499E">
          <w:rPr>
            <w:rFonts w:asciiTheme="majorBidi" w:hAnsiTheme="majorBidi" w:cstheme="majorBidi"/>
            <w:lang w:val="en-GB"/>
          </w:rPr>
          <w:t>”</w:t>
        </w:r>
      </w:ins>
      <w:del w:id="14136" w:author="Jane Shaw" w:date="2015-10-29T13:21:00Z">
        <w:r w:rsidRPr="00F31509" w:rsidDel="00243BC9">
          <w:rPr>
            <w:rFonts w:asciiTheme="majorBidi" w:hAnsiTheme="majorBidi" w:cstheme="majorBidi"/>
            <w:lang w:val="en-GB"/>
          </w:rPr>
          <w:delText>"</w:delText>
        </w:r>
      </w:del>
      <w:r w:rsidRPr="00F31509">
        <w:rPr>
          <w:rFonts w:asciiTheme="majorBidi" w:hAnsiTheme="majorBidi" w:cstheme="majorBidi"/>
          <w:lang w:val="en-GB"/>
        </w:rPr>
        <w:t>. Thus, balances must also be performed for the other commodities (</w:t>
      </w:r>
      <w:del w:id="14137" w:author="Jane Shaw" w:date="2015-10-29T13:21:00Z">
        <w:r w:rsidRPr="00F31509" w:rsidDel="00243BC9">
          <w:rPr>
            <w:rFonts w:asciiTheme="majorBidi" w:hAnsiTheme="majorBidi" w:cstheme="majorBidi"/>
            <w:lang w:val="en-GB"/>
          </w:rPr>
          <w:delText xml:space="preserve">i.e. </w:delText>
        </w:r>
      </w:del>
      <w:r w:rsidRPr="00F31509">
        <w:rPr>
          <w:rFonts w:asciiTheme="majorBidi" w:hAnsiTheme="majorBidi" w:cstheme="majorBidi"/>
          <w:lang w:val="en-GB"/>
        </w:rPr>
        <w:t xml:space="preserve">honey and artificial sweeteners) and added to this </w:t>
      </w:r>
      <w:ins w:id="14138" w:author="Jane Shaw" w:date="2015-10-29T13:21:00Z">
        <w:r w:rsidR="00243BC9">
          <w:rPr>
            <w:rFonts w:asciiTheme="majorBidi" w:hAnsiTheme="majorBidi" w:cstheme="majorBidi"/>
            <w:lang w:val="en-GB"/>
          </w:rPr>
          <w:t xml:space="preserve">sugar </w:t>
        </w:r>
      </w:ins>
      <w:r w:rsidRPr="00F31509">
        <w:rPr>
          <w:rFonts w:asciiTheme="majorBidi" w:hAnsiTheme="majorBidi" w:cstheme="majorBidi"/>
          <w:lang w:val="en-GB"/>
        </w:rPr>
        <w:t>balance to create the final FBS row.</w:t>
      </w:r>
    </w:p>
    <w:p w14:paraId="0D5F4DFD" w14:textId="55B488BB"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w:t>
      </w:r>
      <w:del w:id="14139" w:author="Jane Shaw" w:date="2015-11-07T20:17:00Z">
        <w:r w:rsidRPr="00F31509" w:rsidDel="00E5499E">
          <w:rPr>
            <w:rFonts w:asciiTheme="majorBidi" w:eastAsia="Times New Roman" w:hAnsiTheme="majorBidi" w:cstheme="majorBidi"/>
            <w:lang w:val="en-GB"/>
          </w:rPr>
          <w:delText xml:space="preserve">in </w:delText>
        </w:r>
      </w:del>
      <w:del w:id="14140" w:author="Jane Shaw" w:date="2015-10-29T13:22:00Z">
        <w:r w:rsidRPr="00F31509" w:rsidDel="00243BC9">
          <w:rPr>
            <w:rFonts w:asciiTheme="majorBidi" w:eastAsia="Times New Roman" w:hAnsiTheme="majorBidi" w:cstheme="majorBidi"/>
            <w:lang w:val="en-GB"/>
          </w:rPr>
          <w:delText xml:space="preserve">our </w:delText>
        </w:r>
      </w:del>
      <w:del w:id="14141" w:author="Jane Shaw" w:date="2015-11-07T20:17:00Z">
        <w:r w:rsidRPr="00F31509" w:rsidDel="00E5499E">
          <w:rPr>
            <w:rFonts w:asciiTheme="majorBidi" w:eastAsia="Times New Roman" w:hAnsiTheme="majorBidi" w:cstheme="majorBidi"/>
            <w:lang w:val="en-GB"/>
          </w:rPr>
          <w:delText xml:space="preserve">example </w:delText>
        </w:r>
      </w:del>
      <w:r w:rsidRPr="00F31509">
        <w:rPr>
          <w:rFonts w:asciiTheme="majorBidi" w:eastAsia="Times New Roman" w:hAnsiTheme="majorBidi" w:cstheme="majorBidi"/>
          <w:lang w:val="en-GB"/>
        </w:rPr>
        <w:t>is to calculate the calorie</w:t>
      </w:r>
      <w:del w:id="14142" w:author="Jane Shaw" w:date="2015-11-07T20:17:00Z">
        <w:r w:rsidRPr="00F31509" w:rsidDel="00E5499E">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fat</w:t>
      </w:r>
      <w:del w:id="14143" w:author="Jane Shaw" w:date="2015-11-07T20:17:00Z">
        <w:r w:rsidRPr="00F31509" w:rsidDel="00E5499E">
          <w:rPr>
            <w:rFonts w:asciiTheme="majorBidi" w:eastAsia="Times New Roman" w:hAnsiTheme="majorBidi" w:cstheme="majorBidi"/>
            <w:lang w:val="en-GB"/>
          </w:rPr>
          <w:delText>s</w:delText>
        </w:r>
      </w:del>
      <w:del w:id="14144" w:author="Jane Shaw" w:date="2015-10-29T13:22:00Z">
        <w:r w:rsidRPr="00F31509" w:rsidDel="00243BC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protein</w:t>
      </w:r>
      <w:ins w:id="14145" w:author="Jane Shaw" w:date="2015-11-07T20:17:00Z">
        <w:r w:rsidR="00E5499E">
          <w:rPr>
            <w:rFonts w:asciiTheme="majorBidi" w:eastAsia="Times New Roman" w:hAnsiTheme="majorBidi" w:cstheme="majorBidi"/>
            <w:lang w:val="en-GB"/>
          </w:rPr>
          <w:t xml:space="preserve"> contents</w:t>
        </w:r>
      </w:ins>
      <w:del w:id="14146" w:author="Jane Shaw" w:date="2015-11-07T20:17:00Z">
        <w:r w:rsidRPr="00F31509" w:rsidDel="00E5499E">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del w:id="14147" w:author="Jane Shaw" w:date="2015-10-29T13:22:00Z">
        <w:r w:rsidRPr="00F31509" w:rsidDel="00243BC9">
          <w:rPr>
            <w:rFonts w:asciiTheme="majorBidi" w:eastAsia="Times New Roman" w:hAnsiTheme="majorBidi" w:cstheme="majorBidi"/>
            <w:lang w:val="en-GB"/>
          </w:rPr>
          <w:delText xml:space="preserve">with </w:delText>
        </w:r>
      </w:del>
      <w:ins w:id="14148" w:author="Jane Shaw" w:date="2015-10-29T13:22:00Z">
        <w:r w:rsidR="00243BC9">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the wheat</w:t>
      </w:r>
      <w:ins w:id="14149" w:author="Jane Shaw" w:date="2015-10-29T13:22:00Z">
        <w:r w:rsidR="00243BC9">
          <w:rPr>
            <w:rFonts w:asciiTheme="majorBidi" w:eastAsia="Times New Roman" w:hAnsiTheme="majorBidi" w:cstheme="majorBidi"/>
            <w:lang w:val="en-GB"/>
          </w:rPr>
          <w:t xml:space="preserve"> example</w:t>
        </w:r>
      </w:ins>
      <w:r w:rsidRPr="00F31509">
        <w:rPr>
          <w:rFonts w:asciiTheme="majorBidi" w:eastAsia="Times New Roman" w:hAnsiTheme="majorBidi" w:cstheme="majorBidi"/>
          <w:lang w:val="en-GB"/>
        </w:rPr>
        <w:t xml:space="preserve">, </w:t>
      </w:r>
      <w:del w:id="14150" w:author="Jane Shaw" w:date="2015-10-29T13:23:00Z">
        <w:r w:rsidRPr="00F31509" w:rsidDel="00243BC9">
          <w:rPr>
            <w:rFonts w:asciiTheme="majorBidi" w:eastAsia="Times New Roman" w:hAnsiTheme="majorBidi" w:cstheme="majorBidi"/>
            <w:lang w:val="en-GB"/>
          </w:rPr>
          <w:delText xml:space="preserve">this </w:delText>
        </w:r>
      </w:del>
      <w:ins w:id="14151" w:author="Jane Shaw" w:date="2015-10-29T13:23:00Z">
        <w:r w:rsidR="00243BC9">
          <w:rPr>
            <w:rFonts w:asciiTheme="majorBidi" w:eastAsia="Times New Roman" w:hAnsiTheme="majorBidi" w:cstheme="majorBidi"/>
            <w:lang w:val="en-GB"/>
          </w:rPr>
          <w:t xml:space="preserve">these values </w:t>
        </w:r>
      </w:ins>
      <w:r w:rsidRPr="00F31509">
        <w:rPr>
          <w:rFonts w:asciiTheme="majorBidi" w:eastAsia="Times New Roman" w:hAnsiTheme="majorBidi" w:cstheme="majorBidi"/>
          <w:lang w:val="en-GB"/>
        </w:rPr>
        <w:t xml:space="preserve">can be </w:t>
      </w:r>
      <w:del w:id="14152" w:author="Jane Shaw" w:date="2015-10-29T13:23:00Z">
        <w:r w:rsidRPr="00F31509" w:rsidDel="00243BC9">
          <w:rPr>
            <w:rFonts w:asciiTheme="majorBidi" w:eastAsia="Times New Roman" w:hAnsiTheme="majorBidi" w:cstheme="majorBidi"/>
            <w:lang w:val="en-GB"/>
          </w:rPr>
          <w:delText xml:space="preserve">done </w:delText>
        </w:r>
      </w:del>
      <w:ins w:id="14153" w:author="Jane Shaw" w:date="2015-10-29T13:23:00Z">
        <w:r w:rsidR="00243BC9">
          <w:rPr>
            <w:rFonts w:asciiTheme="majorBidi" w:eastAsia="Times New Roman" w:hAnsiTheme="majorBidi" w:cstheme="majorBidi"/>
            <w:lang w:val="en-GB"/>
          </w:rPr>
          <w:t xml:space="preserve">calculated </w:t>
        </w:r>
      </w:ins>
      <w:r w:rsidRPr="00F31509">
        <w:rPr>
          <w:rFonts w:asciiTheme="majorBidi" w:eastAsia="Times New Roman" w:hAnsiTheme="majorBidi" w:cstheme="majorBidi"/>
          <w:lang w:val="en-GB"/>
        </w:rPr>
        <w:t xml:space="preserve">as soon as </w:t>
      </w:r>
      <w:del w:id="14154" w:author="Jane Shaw" w:date="2015-10-29T13:24:00Z">
        <w:r w:rsidRPr="00F31509" w:rsidDel="00243BC9">
          <w:rPr>
            <w:rFonts w:asciiTheme="majorBidi" w:eastAsia="Times New Roman" w:hAnsiTheme="majorBidi" w:cstheme="majorBidi"/>
            <w:lang w:val="en-GB"/>
          </w:rPr>
          <w:delText xml:space="preserve">we have </w:delText>
        </w:r>
      </w:del>
      <w:ins w:id="14155" w:author="Jane Shaw" w:date="2015-10-29T13:24:00Z">
        <w:r w:rsidR="00243BC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food values </w:t>
      </w:r>
      <w:del w:id="14156" w:author="Jane Shaw" w:date="2015-10-29T13:24:00Z">
        <w:r w:rsidRPr="00F31509" w:rsidDel="00243BC9">
          <w:rPr>
            <w:rFonts w:asciiTheme="majorBidi" w:eastAsia="Times New Roman" w:hAnsiTheme="majorBidi" w:cstheme="majorBidi"/>
            <w:lang w:val="en-GB"/>
          </w:rPr>
          <w:delText xml:space="preserve">available </w:delText>
        </w:r>
      </w:del>
      <w:r w:rsidRPr="00F31509">
        <w:rPr>
          <w:rFonts w:asciiTheme="majorBidi" w:eastAsia="Times New Roman" w:hAnsiTheme="majorBidi" w:cstheme="majorBidi"/>
          <w:lang w:val="en-GB"/>
        </w:rPr>
        <w:t xml:space="preserve">for </w:t>
      </w:r>
      <w:del w:id="14157" w:author="Jane Shaw" w:date="2015-10-29T13:24:00Z">
        <w:r w:rsidRPr="00F31509" w:rsidDel="00243BC9">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SUA</w:t>
      </w:r>
      <w:ins w:id="14158" w:author="Jane Shaw" w:date="2015-10-29T13:24:00Z">
        <w:r w:rsidR="00243BC9">
          <w:rPr>
            <w:rFonts w:asciiTheme="majorBidi" w:eastAsia="Times New Roman" w:hAnsiTheme="majorBidi" w:cstheme="majorBidi"/>
            <w:lang w:val="en-GB"/>
          </w:rPr>
          <w:t>-</w:t>
        </w:r>
      </w:ins>
      <w:del w:id="14159" w:author="Jane Shaw" w:date="2015-10-29T13:24:00Z">
        <w:r w:rsidRPr="00F31509" w:rsidDel="00243BC9">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level commodities </w:t>
      </w:r>
      <w:ins w:id="14160" w:author="Jane Shaw" w:date="2015-10-29T13:24:00Z">
        <w:r w:rsidR="00243BC9">
          <w:rPr>
            <w:rFonts w:asciiTheme="majorBidi" w:eastAsia="Times New Roman" w:hAnsiTheme="majorBidi" w:cstheme="majorBidi"/>
            <w:lang w:val="en-GB"/>
          </w:rPr>
          <w:t xml:space="preserve">are available </w:t>
        </w:r>
      </w:ins>
      <w:r w:rsidRPr="00F31509">
        <w:rPr>
          <w:rFonts w:asciiTheme="majorBidi" w:eastAsia="Times New Roman" w:hAnsiTheme="majorBidi" w:cstheme="majorBidi"/>
          <w:lang w:val="en-GB"/>
        </w:rPr>
        <w:t>(</w:t>
      </w:r>
      <w:r w:rsidR="00E24798">
        <w:fldChar w:fldCharType="begin"/>
      </w:r>
      <w:r w:rsidR="00E24798">
        <w:instrText xml:space="preserve"> REF _Ref428274442 \h  \* MERGEFORMAT </w:instrText>
      </w:r>
      <w:r w:rsidR="00E24798">
        <w:fldChar w:fldCharType="separate"/>
      </w:r>
      <w:ins w:id="14161" w:author="Jane Shaw" w:date="2015-11-01T20:53:00Z">
        <w:r w:rsidR="00311179" w:rsidRPr="00311179">
          <w:rPr>
            <w:rFonts w:asciiTheme="majorBidi" w:eastAsia="Times New Roman" w:hAnsiTheme="majorBidi" w:cstheme="majorBidi"/>
            <w:lang w:val="en-GB"/>
            <w:rPrChange w:id="14162"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163" w:author="Jane Shaw" w:date="2015-11-01T20:53:00Z">
              <w:rPr>
                <w:rFonts w:asciiTheme="majorBidi" w:hAnsiTheme="majorBidi" w:cstheme="majorBidi"/>
                <w:noProof/>
                <w:lang w:val="en-GB"/>
              </w:rPr>
            </w:rPrChange>
          </w:rPr>
          <w:t>50</w:t>
        </w:r>
      </w:ins>
      <w:del w:id="14164"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50</w:delText>
        </w:r>
      </w:del>
      <w:r w:rsidR="00E24798">
        <w:fldChar w:fldCharType="end"/>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del w:id="14165" w:author="Jane Shaw" w:date="2015-10-29T13:35:00Z">
        <w:r w:rsidRPr="00F31509" w:rsidDel="00C26857">
          <w:rPr>
            <w:rFonts w:asciiTheme="majorBidi" w:eastAsia="Times New Roman" w:hAnsiTheme="majorBidi" w:cstheme="majorBidi"/>
            <w:lang w:val="en-GB"/>
          </w:rPr>
          <w:delText xml:space="preserve">We </w:delText>
        </w:r>
      </w:del>
      <w:ins w:id="14166" w:author="Jane Shaw" w:date="2015-10-29T13:35:00Z">
        <w:r w:rsidR="00C26857">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do this calculation</w:t>
      </w:r>
      <w:ins w:id="14167" w:author="Jane Shaw" w:date="2015-10-29T13:35:00Z">
        <w:r w:rsidR="00C26857">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4168" w:author="Jane Shaw" w:date="2015-10-29T13:35:00Z">
        <w:r w:rsidRPr="00F31509" w:rsidDel="00C26857">
          <w:rPr>
            <w:rFonts w:asciiTheme="majorBidi" w:eastAsia="Times New Roman" w:hAnsiTheme="majorBidi" w:cstheme="majorBidi"/>
            <w:lang w:val="en-GB"/>
          </w:rPr>
          <w:delText xml:space="preserve">by applying </w:delText>
        </w:r>
      </w:del>
      <w:r w:rsidRPr="00F31509">
        <w:rPr>
          <w:rFonts w:asciiTheme="majorBidi" w:eastAsia="Times New Roman" w:hAnsiTheme="majorBidi" w:cstheme="majorBidi"/>
          <w:lang w:val="en-GB"/>
        </w:rPr>
        <w:t xml:space="preserve">the </w:t>
      </w:r>
      <w:ins w:id="14169" w:author="Jane Shaw" w:date="2015-10-29T13:36:00Z">
        <w:r w:rsidR="00C26857">
          <w:rPr>
            <w:rFonts w:asciiTheme="majorBidi" w:eastAsia="Times New Roman" w:hAnsiTheme="majorBidi" w:cstheme="majorBidi"/>
            <w:lang w:val="en-GB"/>
          </w:rPr>
          <w:t xml:space="preserve">nutritive factors of the </w:t>
        </w:r>
      </w:ins>
      <w:r w:rsidRPr="00F31509">
        <w:rPr>
          <w:rFonts w:asciiTheme="majorBidi" w:eastAsia="Times New Roman" w:hAnsiTheme="majorBidi" w:cstheme="majorBidi"/>
          <w:lang w:val="en-GB"/>
        </w:rPr>
        <w:t>calorie</w:t>
      </w:r>
      <w:ins w:id="14170" w:author="Jane Shaw" w:date="2015-10-29T13:35:00Z">
        <w:r w:rsidR="00C26857">
          <w:rPr>
            <w:rFonts w:asciiTheme="majorBidi" w:eastAsia="Times New Roman" w:hAnsiTheme="majorBidi" w:cstheme="majorBidi"/>
            <w:lang w:val="en-GB"/>
          </w:rPr>
          <w:t xml:space="preserve">, </w:t>
        </w:r>
      </w:ins>
      <w:del w:id="14171" w:author="Jane Shaw" w:date="2015-10-29T13:35: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fat</w:t>
      </w:r>
      <w:ins w:id="14172" w:author="Jane Shaw" w:date="2015-10-29T13:36:00Z">
        <w:r w:rsidR="00C26857">
          <w:rPr>
            <w:rFonts w:asciiTheme="majorBidi" w:eastAsia="Times New Roman" w:hAnsiTheme="majorBidi" w:cstheme="majorBidi"/>
            <w:lang w:val="en-GB"/>
          </w:rPr>
          <w:t xml:space="preserve"> and </w:t>
        </w:r>
      </w:ins>
      <w:del w:id="14173" w:author="Jane Shaw" w:date="2015-10-29T13:36: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protein content</w:t>
      </w:r>
      <w:ins w:id="14174" w:author="Jane Shaw" w:date="2015-10-29T13:36:00Z">
        <w:r w:rsidR="00C2685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4175" w:author="Jane Shaw" w:date="2015-10-29T13:36:00Z">
        <w:r w:rsidRPr="00F31509" w:rsidDel="00C26857">
          <w:rPr>
            <w:rFonts w:asciiTheme="majorBidi" w:eastAsia="Times New Roman" w:hAnsiTheme="majorBidi" w:cstheme="majorBidi"/>
            <w:lang w:val="en-GB"/>
          </w:rPr>
          <w:delText xml:space="preserve">nutritive factors </w:delText>
        </w:r>
      </w:del>
      <w:ins w:id="14176" w:author="Jane Shaw" w:date="2015-10-29T13:36:00Z">
        <w:r w:rsidR="00C26857">
          <w:rPr>
            <w:rFonts w:asciiTheme="majorBidi" w:eastAsia="Times New Roman" w:hAnsiTheme="majorBidi" w:cstheme="majorBidi"/>
            <w:lang w:val="en-GB"/>
          </w:rPr>
          <w:t xml:space="preserve">are applied </w:t>
        </w:r>
      </w:ins>
      <w:r w:rsidRPr="00F31509">
        <w:rPr>
          <w:rFonts w:asciiTheme="majorBidi" w:eastAsia="Times New Roman" w:hAnsiTheme="majorBidi" w:cstheme="majorBidi"/>
          <w:lang w:val="en-GB"/>
        </w:rPr>
        <w:t xml:space="preserve">to all SUA items with a non-zero food quantity. However, </w:t>
      </w:r>
      <w:del w:id="14177" w:author="Jane Shaw" w:date="2015-10-29T13:36:00Z">
        <w:r w:rsidRPr="00F31509" w:rsidDel="00C26857">
          <w:rPr>
            <w:rFonts w:asciiTheme="majorBidi" w:eastAsia="Times New Roman" w:hAnsiTheme="majorBidi" w:cstheme="majorBidi"/>
            <w:lang w:val="en-GB"/>
          </w:rPr>
          <w:delText xml:space="preserve">note that our </w:delText>
        </w:r>
      </w:del>
      <w:ins w:id="14178" w:author="Jane Shaw" w:date="2015-10-29T13:36:00Z">
        <w:r w:rsidR="00C26857">
          <w:rPr>
            <w:rFonts w:asciiTheme="majorBidi" w:eastAsia="Times New Roman" w:hAnsiTheme="majorBidi" w:cstheme="majorBidi"/>
            <w:lang w:val="en-GB"/>
          </w:rPr>
          <w:t xml:space="preserve">in this example, the </w:t>
        </w:r>
      </w:ins>
      <w:r w:rsidRPr="00F31509">
        <w:rPr>
          <w:rFonts w:asciiTheme="majorBidi" w:eastAsia="Times New Roman" w:hAnsiTheme="majorBidi" w:cstheme="majorBidi"/>
          <w:lang w:val="en-GB"/>
        </w:rPr>
        <w:t xml:space="preserve">food quantity for the standardized commodity </w:t>
      </w:r>
      <w:r w:rsidR="0057568A" w:rsidRPr="00F31509">
        <w:rPr>
          <w:rFonts w:asciiTheme="majorBidi" w:eastAsia="Times New Roman" w:hAnsiTheme="majorBidi" w:cstheme="majorBidi"/>
          <w:lang w:val="en-GB"/>
        </w:rPr>
        <w:t>(</w:t>
      </w:r>
      <w:del w:id="14179" w:author="Jane Shaw" w:date="2015-10-29T13:36:00Z">
        <w:r w:rsidR="0057568A" w:rsidRPr="00F31509" w:rsidDel="00C26857">
          <w:rPr>
            <w:rFonts w:asciiTheme="majorBidi" w:eastAsia="Times New Roman" w:hAnsiTheme="majorBidi" w:cstheme="majorBidi"/>
            <w:lang w:val="en-GB"/>
          </w:rPr>
          <w:delText xml:space="preserve">i.e. </w:delText>
        </w:r>
      </w:del>
      <w:r w:rsidR="0057568A" w:rsidRPr="00F31509">
        <w:rPr>
          <w:rFonts w:asciiTheme="majorBidi" w:eastAsia="Times New Roman" w:hAnsiTheme="majorBidi" w:cstheme="majorBidi"/>
          <w:lang w:val="en-GB"/>
        </w:rPr>
        <w:t xml:space="preserve">raw sugar) </w:t>
      </w:r>
      <w:r w:rsidRPr="00F31509">
        <w:rPr>
          <w:rFonts w:asciiTheme="majorBidi" w:eastAsia="Times New Roman" w:hAnsiTheme="majorBidi" w:cstheme="majorBidi"/>
          <w:lang w:val="en-GB"/>
        </w:rPr>
        <w:t>was adjusted down</w:t>
      </w:r>
      <w:ins w:id="14180" w:author="Jane Shaw" w:date="2015-10-29T13:36:00Z">
        <w:r w:rsidR="00C26857">
          <w:rPr>
            <w:rFonts w:asciiTheme="majorBidi" w:eastAsia="Times New Roman" w:hAnsiTheme="majorBidi" w:cstheme="majorBidi"/>
            <w:lang w:val="en-GB"/>
          </w:rPr>
          <w:t>,</w:t>
        </w:r>
      </w:ins>
      <w:del w:id="14181" w:author="Jane Shaw" w:date="2015-10-29T13:36: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182" w:author="Jane Shaw" w:date="2015-10-29T13:36:00Z">
        <w:r w:rsidRPr="00F31509" w:rsidDel="00C26857">
          <w:rPr>
            <w:rFonts w:asciiTheme="majorBidi" w:eastAsia="Times New Roman" w:hAnsiTheme="majorBidi" w:cstheme="majorBidi"/>
            <w:lang w:val="en-GB"/>
          </w:rPr>
          <w:delText xml:space="preserve">In order </w:delText>
        </w:r>
      </w:del>
      <w:ins w:id="14183" w:author="Jane Shaw" w:date="2015-10-29T13:36:00Z">
        <w:r w:rsidR="00C26857">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to ensure consistency, </w:t>
      </w:r>
      <w:del w:id="14184" w:author="Jane Shaw" w:date="2015-10-29T13:36:00Z">
        <w:r w:rsidRPr="00F31509" w:rsidDel="00C26857">
          <w:rPr>
            <w:rFonts w:asciiTheme="majorBidi" w:eastAsia="Times New Roman" w:hAnsiTheme="majorBidi" w:cstheme="majorBidi"/>
            <w:lang w:val="en-GB"/>
          </w:rPr>
          <w:delText xml:space="preserve">we must adjust </w:delText>
        </w:r>
      </w:del>
      <w:r w:rsidRPr="00F31509">
        <w:rPr>
          <w:rFonts w:asciiTheme="majorBidi" w:eastAsia="Times New Roman" w:hAnsiTheme="majorBidi" w:cstheme="majorBidi"/>
          <w:lang w:val="en-GB"/>
        </w:rPr>
        <w:t xml:space="preserve">all </w:t>
      </w:r>
      <w:del w:id="14185" w:author="Jane Shaw" w:date="2015-10-29T13:36:00Z">
        <w:r w:rsidRPr="00F31509" w:rsidDel="00C26857">
          <w:rPr>
            <w:rFonts w:asciiTheme="majorBidi" w:eastAsia="Times New Roman" w:hAnsiTheme="majorBidi" w:cstheme="majorBidi"/>
            <w:lang w:val="en-GB"/>
          </w:rPr>
          <w:delText xml:space="preserve">our </w:delText>
        </w:r>
      </w:del>
      <w:ins w:id="14186" w:author="Jane Shaw" w:date="2015-10-29T13:36:00Z">
        <w:r w:rsidR="00C2685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SUA food quantities </w:t>
      </w:r>
      <w:ins w:id="14187" w:author="Jane Shaw" w:date="2015-10-29T13:37:00Z">
        <w:r w:rsidR="00C26857">
          <w:rPr>
            <w:rFonts w:asciiTheme="majorBidi" w:eastAsia="Times New Roman" w:hAnsiTheme="majorBidi" w:cstheme="majorBidi"/>
            <w:lang w:val="en-GB"/>
          </w:rPr>
          <w:t xml:space="preserve">must be adjusted </w:t>
        </w:r>
      </w:ins>
      <w:r w:rsidRPr="00F31509">
        <w:rPr>
          <w:rFonts w:asciiTheme="majorBidi" w:eastAsia="Times New Roman" w:hAnsiTheme="majorBidi" w:cstheme="majorBidi"/>
          <w:lang w:val="en-GB"/>
        </w:rPr>
        <w:t xml:space="preserve">by the same percentage. Thus, the values reported in </w:t>
      </w:r>
      <w:del w:id="14188" w:author="Jane Shaw" w:date="2015-10-29T13:37:00Z">
        <w:r w:rsidRPr="00F31509" w:rsidDel="00C26857">
          <w:rPr>
            <w:rFonts w:asciiTheme="majorBidi" w:eastAsia="Times New Roman" w:hAnsiTheme="majorBidi" w:cstheme="majorBidi"/>
            <w:lang w:val="en-GB"/>
          </w:rPr>
          <w:delText xml:space="preserve">the </w:delText>
        </w:r>
      </w:del>
      <w:r w:rsidR="00C26857" w:rsidRPr="00F31509">
        <w:rPr>
          <w:rFonts w:asciiTheme="majorBidi" w:eastAsia="Times New Roman" w:hAnsiTheme="majorBidi" w:cstheme="majorBidi"/>
          <w:lang w:val="en-GB"/>
        </w:rPr>
        <w:t xml:space="preserve">Table </w:t>
      </w:r>
      <w:ins w:id="14189" w:author="Jane Shaw" w:date="2015-10-29T13:37:00Z">
        <w:r w:rsidR="00C26857">
          <w:rPr>
            <w:rFonts w:asciiTheme="majorBidi" w:eastAsia="Times New Roman" w:hAnsiTheme="majorBidi" w:cstheme="majorBidi"/>
            <w:lang w:val="en-GB"/>
          </w:rPr>
          <w:t xml:space="preserve">50 </w:t>
        </w:r>
      </w:ins>
      <w:del w:id="14190" w:author="Jane Shaw" w:date="2015-10-29T13:37:00Z">
        <w:r w:rsidRPr="00F31509" w:rsidDel="00C26857">
          <w:rPr>
            <w:rFonts w:asciiTheme="majorBidi" w:eastAsia="Times New Roman" w:hAnsiTheme="majorBidi" w:cstheme="majorBidi"/>
            <w:lang w:val="en-GB"/>
          </w:rPr>
          <w:delText xml:space="preserve">below </w:delText>
        </w:r>
      </w:del>
      <w:r w:rsidRPr="00F31509">
        <w:rPr>
          <w:rFonts w:asciiTheme="majorBidi" w:eastAsia="Times New Roman" w:hAnsiTheme="majorBidi" w:cstheme="majorBidi"/>
          <w:lang w:val="en-GB"/>
        </w:rPr>
        <w:t>are all roughly 40</w:t>
      </w:r>
      <w:del w:id="14191" w:author="Jane Shaw" w:date="2015-10-22T19:08:00Z">
        <w:r w:rsidRPr="00F31509" w:rsidDel="004414AA">
          <w:rPr>
            <w:rFonts w:asciiTheme="majorBidi" w:eastAsia="Times New Roman" w:hAnsiTheme="majorBidi" w:cstheme="majorBidi"/>
            <w:lang w:val="en-GB"/>
          </w:rPr>
          <w:delText>%</w:delText>
        </w:r>
      </w:del>
      <w:ins w:id="14192"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less than their original value</w:t>
      </w:r>
      <w:ins w:id="14193" w:author="Jane Shaw" w:date="2015-10-29T13:37:00Z">
        <w:r w:rsidR="00C26857">
          <w:rPr>
            <w:rFonts w:asciiTheme="majorBidi" w:eastAsia="Times New Roman" w:hAnsiTheme="majorBidi" w:cstheme="majorBidi"/>
            <w:lang w:val="en-GB"/>
          </w:rPr>
          <w:t>s:</w:t>
        </w:r>
      </w:ins>
      <w:del w:id="14194" w:author="Jane Shaw" w:date="2015-10-29T13:37: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195" w:author="Jane Shaw" w:date="2015-10-29T13:37:00Z">
        <w:r w:rsidRPr="00F31509" w:rsidDel="00C26857">
          <w:rPr>
            <w:rFonts w:asciiTheme="majorBidi" w:eastAsia="Times New Roman" w:hAnsiTheme="majorBidi" w:cstheme="majorBidi"/>
            <w:lang w:val="en-GB"/>
          </w:rPr>
          <w:delText xml:space="preserve">this is because </w:delText>
        </w:r>
      </w:del>
      <w:r w:rsidRPr="00F31509">
        <w:rPr>
          <w:rFonts w:asciiTheme="majorBidi" w:eastAsia="Times New Roman" w:hAnsiTheme="majorBidi" w:cstheme="majorBidi"/>
          <w:lang w:val="en-GB"/>
        </w:rPr>
        <w:t xml:space="preserve">the </w:t>
      </w:r>
      <w:del w:id="14196" w:author="Jane Shaw" w:date="2015-10-29T13:37: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pre-balanced</w:t>
      </w:r>
      <w:del w:id="14197" w:author="Jane Shaw" w:date="2015-10-29T13:37: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food value was roughly 12.7 million and the balanced food value </w:t>
      </w:r>
      <w:ins w:id="14198" w:author="Jane Shaw" w:date="2015-10-29T13:37:00Z">
        <w:r w:rsidR="00C26857">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roughly 7.6 million</w:t>
      </w:r>
      <w:del w:id="14199" w:author="Jane Shaw" w:date="2015-10-29T13:37:00Z">
        <w:r w:rsidRPr="00F31509" w:rsidDel="00C26857">
          <w:rPr>
            <w:rFonts w:asciiTheme="majorBidi" w:eastAsia="Times New Roman" w:hAnsiTheme="majorBidi" w:cstheme="majorBidi"/>
            <w:lang w:val="en-GB"/>
          </w:rPr>
          <w:delText>, a decrease of about 40</w:delText>
        </w:r>
      </w:del>
      <w:del w:id="14200" w:author="Jane Shaw" w:date="2015-10-22T19:08:00Z">
        <w:r w:rsidRPr="00F31509" w:rsidDel="004414AA">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As </w:t>
      </w:r>
      <w:del w:id="14201" w:author="Jane Shaw" w:date="2015-10-29T13:37:00Z">
        <w:r w:rsidRPr="00F31509" w:rsidDel="00C26857">
          <w:rPr>
            <w:rFonts w:asciiTheme="majorBidi" w:eastAsia="Times New Roman" w:hAnsiTheme="majorBidi" w:cstheme="majorBidi"/>
            <w:lang w:val="en-GB"/>
          </w:rPr>
          <w:delText xml:space="preserve">with </w:delText>
        </w:r>
      </w:del>
      <w:ins w:id="14202" w:author="Jane Shaw" w:date="2015-10-29T13:37:00Z">
        <w:r w:rsidR="00C26857">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example, </w:t>
      </w:r>
      <w:del w:id="14203" w:author="Jane Shaw" w:date="2015-10-29T13:38:00Z">
        <w:r w:rsidRPr="00F31509" w:rsidDel="00C26857">
          <w:rPr>
            <w:rFonts w:asciiTheme="majorBidi" w:eastAsia="Times New Roman" w:hAnsiTheme="majorBidi" w:cstheme="majorBidi"/>
            <w:lang w:val="en-GB"/>
          </w:rPr>
          <w:delText>note that a</w:delText>
        </w:r>
      </w:del>
      <w:ins w:id="14204" w:author="Jane Shaw" w:date="2015-10-29T13:38:00Z">
        <w:r w:rsidR="00C26857">
          <w:rPr>
            <w:rFonts w:asciiTheme="majorBidi" w:eastAsia="Times New Roman" w:hAnsiTheme="majorBidi" w:cstheme="majorBidi"/>
            <w:lang w:val="en-GB"/>
          </w:rPr>
          <w:t>1</w:t>
        </w:r>
      </w:ins>
      <w:r w:rsidRPr="00F31509">
        <w:rPr>
          <w:rFonts w:asciiTheme="majorBidi" w:eastAsia="Times New Roman" w:hAnsiTheme="majorBidi" w:cstheme="majorBidi"/>
          <w:lang w:val="en-GB"/>
        </w:rPr>
        <w:t xml:space="preserve"> GJ is a measure of energy equal to </w:t>
      </w:r>
      <w:del w:id="14205" w:author="Jane Shaw" w:date="2015-10-29T13:38:00Z">
        <w:r w:rsidRPr="00F31509" w:rsidDel="00C26857">
          <w:rPr>
            <w:rFonts w:asciiTheme="majorBidi" w:eastAsia="Times New Roman" w:hAnsiTheme="majorBidi" w:cstheme="majorBidi"/>
            <w:lang w:val="en-GB"/>
          </w:rPr>
          <w:delText xml:space="preserve">a </w:delText>
        </w:r>
      </w:del>
      <w:ins w:id="14206" w:author="Jane Shaw" w:date="2015-10-29T13:38:00Z">
        <w:r w:rsidR="00C26857">
          <w:rPr>
            <w:rFonts w:asciiTheme="majorBidi" w:eastAsia="Times New Roman" w:hAnsiTheme="majorBidi" w:cstheme="majorBidi"/>
            <w:lang w:val="en-GB"/>
          </w:rPr>
          <w:t>1</w:t>
        </w:r>
        <w:r w:rsidR="00C26857"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billion joules, or roughly 239</w:t>
      </w:r>
      <w:ins w:id="14207" w:author="Jane Shaw" w:date="2015-10-29T13:38:00Z">
        <w:r w:rsidR="00C26857">
          <w:rPr>
            <w:rFonts w:asciiTheme="majorBidi" w:eastAsia="Times New Roman" w:hAnsiTheme="majorBidi" w:cstheme="majorBidi"/>
            <w:lang w:val="en-GB"/>
          </w:rPr>
          <w:t xml:space="preserve"> </w:t>
        </w:r>
      </w:ins>
      <w:del w:id="14208" w:author="Jane Shaw" w:date="2015-10-29T13:38: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ins w:id="14209" w:author="Jane Shaw" w:date="2015-10-29T13:39:00Z">
        <w:r w:rsidR="00C26857">
          <w:rPr>
            <w:rFonts w:asciiTheme="majorBidi" w:eastAsia="Times New Roman" w:hAnsiTheme="majorBidi" w:cstheme="majorBidi"/>
            <w:lang w:val="en-GB"/>
          </w:rPr>
          <w:t>,</w:t>
        </w:r>
      </w:ins>
      <w:del w:id="14210" w:author="Jane Shaw" w:date="2015-10-29T13:39:00Z">
        <w:r w:rsidRPr="00F31509" w:rsidDel="00C2685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211" w:author="Jane Shaw" w:date="2015-10-29T13:39:00Z">
        <w:r w:rsidRPr="00F31509" w:rsidDel="00C26857">
          <w:rPr>
            <w:rFonts w:asciiTheme="majorBidi" w:eastAsia="Times New Roman" w:hAnsiTheme="majorBidi" w:cstheme="majorBidi"/>
            <w:lang w:val="en-GB"/>
          </w:rPr>
          <w:delText xml:space="preserve">also, a </w:delText>
        </w:r>
      </w:del>
      <w:ins w:id="14212" w:author="Jane Shaw" w:date="2015-10-29T13:39:00Z">
        <w:r w:rsidR="00C26857">
          <w:rPr>
            <w:rFonts w:asciiTheme="majorBidi" w:eastAsia="Times New Roman" w:hAnsiTheme="majorBidi" w:cstheme="majorBidi"/>
            <w:lang w:val="en-GB"/>
          </w:rPr>
          <w:t xml:space="preserve">and 1 </w:t>
        </w:r>
      </w:ins>
      <w:r w:rsidRPr="00F31509">
        <w:rPr>
          <w:rFonts w:asciiTheme="majorBidi" w:eastAsia="Times New Roman" w:hAnsiTheme="majorBidi" w:cstheme="majorBidi"/>
          <w:lang w:val="en-GB"/>
        </w:rPr>
        <w:t xml:space="preserve">Mg is </w:t>
      </w:r>
      <w:del w:id="14213" w:author="Jane Shaw" w:date="2015-10-29T13:39:00Z">
        <w:r w:rsidRPr="00F31509" w:rsidDel="00C26857">
          <w:rPr>
            <w:rFonts w:asciiTheme="majorBidi" w:eastAsia="Times New Roman" w:hAnsiTheme="majorBidi" w:cstheme="majorBidi"/>
            <w:lang w:val="en-GB"/>
          </w:rPr>
          <w:delText xml:space="preserve">one </w:delText>
        </w:r>
      </w:del>
      <w:ins w:id="14214" w:author="Jane Shaw" w:date="2015-10-29T13:39:00Z">
        <w:r w:rsidR="00C26857">
          <w:rPr>
            <w:rFonts w:asciiTheme="majorBidi" w:eastAsia="Times New Roman" w:hAnsiTheme="majorBidi" w:cstheme="majorBidi"/>
            <w:lang w:val="en-GB"/>
          </w:rPr>
          <w:t xml:space="preserve">1 </w:t>
        </w:r>
      </w:ins>
      <w:r w:rsidRPr="00F31509">
        <w:rPr>
          <w:rFonts w:asciiTheme="majorBidi" w:eastAsia="Times New Roman" w:hAnsiTheme="majorBidi" w:cstheme="majorBidi"/>
          <w:lang w:val="en-GB"/>
        </w:rPr>
        <w:t>million grams.</w:t>
      </w:r>
    </w:p>
    <w:p w14:paraId="1C3F91BE" w14:textId="673A9E54" w:rsidR="004F65E4" w:rsidRPr="00F31509" w:rsidRDefault="004F65E4" w:rsidP="004F65E4">
      <w:pPr>
        <w:pStyle w:val="Didascalia"/>
        <w:keepNext/>
        <w:rPr>
          <w:rFonts w:asciiTheme="majorBidi" w:hAnsiTheme="majorBidi" w:cstheme="majorBidi"/>
          <w:b/>
          <w:lang w:val="en-GB"/>
        </w:rPr>
      </w:pPr>
      <w:bookmarkStart w:id="14215" w:name="_Ref428274442"/>
      <w:bookmarkStart w:id="14216" w:name="_Toc42842358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50</w:t>
      </w:r>
      <w:r w:rsidR="003D789C" w:rsidRPr="00F31509">
        <w:rPr>
          <w:rFonts w:asciiTheme="majorBidi" w:hAnsiTheme="majorBidi" w:cstheme="majorBidi"/>
          <w:lang w:val="en-GB"/>
        </w:rPr>
        <w:fldChar w:fldCharType="end"/>
      </w:r>
      <w:bookmarkEnd w:id="14215"/>
      <w:r w:rsidRPr="00F31509">
        <w:rPr>
          <w:rFonts w:asciiTheme="majorBidi" w:hAnsiTheme="majorBidi" w:cstheme="majorBidi"/>
          <w:lang w:val="en-GB"/>
        </w:rPr>
        <w:t>: Calorie, protein</w:t>
      </w:r>
      <w:del w:id="14217" w:author="Jane Shaw" w:date="2015-10-29T13:41:00Z">
        <w:r w:rsidRPr="00F31509" w:rsidDel="003B4573">
          <w:rPr>
            <w:rFonts w:asciiTheme="majorBidi" w:hAnsiTheme="majorBidi" w:cstheme="majorBidi"/>
            <w:lang w:val="en-GB"/>
          </w:rPr>
          <w:delText>,</w:delText>
        </w:r>
      </w:del>
      <w:r w:rsidRPr="00F31509">
        <w:rPr>
          <w:rFonts w:asciiTheme="majorBidi" w:hAnsiTheme="majorBidi" w:cstheme="majorBidi"/>
          <w:lang w:val="en-GB"/>
        </w:rPr>
        <w:t xml:space="preserve"> and fat quantities </w:t>
      </w:r>
      <w:del w:id="14218" w:author="Jane Shaw" w:date="2015-10-29T13:42:00Z">
        <w:r w:rsidRPr="00F31509" w:rsidDel="003B4573">
          <w:rPr>
            <w:rFonts w:asciiTheme="majorBidi" w:hAnsiTheme="majorBidi" w:cstheme="majorBidi"/>
            <w:lang w:val="en-GB"/>
          </w:rPr>
          <w:delText xml:space="preserve">for </w:delText>
        </w:r>
      </w:del>
      <w:ins w:id="14219" w:author="Jane Shaw" w:date="2015-10-29T13:42:00Z">
        <w:r w:rsidR="003B4573">
          <w:rPr>
            <w:rFonts w:asciiTheme="majorBidi" w:hAnsiTheme="majorBidi" w:cstheme="majorBidi"/>
            <w:lang w:val="en-GB"/>
          </w:rPr>
          <w:t xml:space="preserve">from </w:t>
        </w:r>
      </w:ins>
      <w:r w:rsidRPr="00F31509">
        <w:rPr>
          <w:rFonts w:asciiTheme="majorBidi" w:hAnsiTheme="majorBidi" w:cstheme="majorBidi"/>
          <w:lang w:val="en-GB"/>
        </w:rPr>
        <w:t>consumed sugar products</w:t>
      </w:r>
      <w:bookmarkEnd w:id="14216"/>
    </w:p>
    <w:tbl>
      <w:tblPr>
        <w:tblStyle w:val="Tabellaclassica1"/>
        <w:tblW w:w="0" w:type="auto"/>
        <w:tblLook w:val="04A0" w:firstRow="1" w:lastRow="0" w:firstColumn="1" w:lastColumn="0" w:noHBand="0" w:noVBand="1"/>
      </w:tblPr>
      <w:tblGrid>
        <w:gridCol w:w="882"/>
        <w:gridCol w:w="1484"/>
        <w:gridCol w:w="1049"/>
        <w:gridCol w:w="965"/>
        <w:gridCol w:w="965"/>
        <w:gridCol w:w="1382"/>
        <w:gridCol w:w="1392"/>
        <w:gridCol w:w="1123"/>
      </w:tblGrid>
      <w:tr w:rsidR="004F65E4" w:rsidRPr="00F31509" w14:paraId="56BB058A"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C6EDA8" w14:textId="77777777" w:rsidR="004F65E4" w:rsidRPr="00C26857" w:rsidRDefault="004F65E4">
            <w:pPr>
              <w:pStyle w:val="Compact"/>
              <w:rPr>
                <w:rFonts w:asciiTheme="majorBidi" w:hAnsiTheme="majorBidi" w:cstheme="majorBidi"/>
                <w:b/>
                <w:i w:val="0"/>
                <w:sz w:val="18"/>
                <w:lang w:val="en-GB"/>
                <w:rPrChange w:id="14220" w:author="Jane Shaw" w:date="2015-10-29T13:40:00Z">
                  <w:rPr>
                    <w:rFonts w:asciiTheme="majorBidi" w:hAnsiTheme="majorBidi" w:cstheme="majorBidi"/>
                    <w:i w:val="0"/>
                    <w:iCs w:val="0"/>
                    <w:sz w:val="18"/>
                    <w:lang w:val="en-GB"/>
                  </w:rPr>
                </w:rPrChange>
              </w:rPr>
            </w:pPr>
            <w:r w:rsidRPr="00C26857">
              <w:rPr>
                <w:rFonts w:asciiTheme="majorBidi" w:hAnsiTheme="majorBidi" w:cstheme="majorBidi"/>
                <w:b/>
                <w:sz w:val="18"/>
                <w:lang w:val="en-GB"/>
                <w:rPrChange w:id="14221" w:author="Jane Shaw" w:date="2015-10-29T13:40:00Z">
                  <w:rPr>
                    <w:rFonts w:asciiTheme="majorBidi" w:hAnsiTheme="majorBidi" w:cstheme="majorBidi"/>
                    <w:sz w:val="18"/>
                    <w:lang w:val="en-GB"/>
                  </w:rPr>
                </w:rPrChange>
              </w:rPr>
              <w:t>Name</w:t>
            </w:r>
          </w:p>
        </w:tc>
        <w:tc>
          <w:tcPr>
            <w:tcW w:w="0" w:type="auto"/>
          </w:tcPr>
          <w:p w14:paraId="63981262" w14:textId="77777777"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22" w:author="Jane Shaw" w:date="2015-10-29T13:40:00Z">
                  <w:rPr>
                    <w:rFonts w:asciiTheme="majorBidi" w:hAnsiTheme="majorBidi" w:cstheme="majorBidi"/>
                    <w:b/>
                    <w:bCs/>
                    <w:i w:val="0"/>
                    <w:iCs w:val="0"/>
                    <w:color w:val="404040" w:themeColor="text1" w:themeTint="BF"/>
                    <w:sz w:val="18"/>
                    <w:lang w:val="en-GB"/>
                  </w:rPr>
                </w:rPrChange>
              </w:rPr>
              <w:pPrChange w:id="14223"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24" w:author="Jane Shaw" w:date="2015-10-29T13:40:00Z">
                  <w:rPr>
                    <w:rFonts w:asciiTheme="majorBidi" w:hAnsiTheme="majorBidi" w:cstheme="majorBidi"/>
                    <w:sz w:val="18"/>
                    <w:lang w:val="en-GB"/>
                  </w:rPr>
                </w:rPrChange>
              </w:rPr>
              <w:t>Quantity</w:t>
            </w:r>
          </w:p>
        </w:tc>
        <w:tc>
          <w:tcPr>
            <w:tcW w:w="0" w:type="auto"/>
          </w:tcPr>
          <w:p w14:paraId="5C0616F6" w14:textId="70780183"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25" w:author="Jane Shaw" w:date="2015-10-29T13:40:00Z">
                  <w:rPr>
                    <w:rFonts w:asciiTheme="majorBidi" w:hAnsiTheme="majorBidi" w:cstheme="majorBidi"/>
                    <w:b/>
                    <w:bCs/>
                    <w:i w:val="0"/>
                    <w:iCs w:val="0"/>
                    <w:color w:val="404040" w:themeColor="text1" w:themeTint="BF"/>
                    <w:sz w:val="18"/>
                    <w:lang w:val="en-GB"/>
                  </w:rPr>
                </w:rPrChange>
              </w:rPr>
              <w:pPrChange w:id="14226"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27" w:author="Jane Shaw" w:date="2015-10-29T13:40:00Z">
                  <w:rPr>
                    <w:rFonts w:asciiTheme="majorBidi" w:hAnsiTheme="majorBidi" w:cstheme="majorBidi"/>
                    <w:sz w:val="18"/>
                    <w:lang w:val="en-GB"/>
                  </w:rPr>
                </w:rPrChange>
              </w:rPr>
              <w:t xml:space="preserve">kJ </w:t>
            </w:r>
            <w:r w:rsidR="00C26857" w:rsidRPr="00C26857">
              <w:rPr>
                <w:rFonts w:asciiTheme="majorBidi" w:hAnsiTheme="majorBidi" w:cstheme="majorBidi"/>
                <w:b/>
                <w:sz w:val="18"/>
                <w:lang w:val="en-GB"/>
              </w:rPr>
              <w:t>energy</w:t>
            </w:r>
            <w:r w:rsidRPr="00C26857">
              <w:rPr>
                <w:rFonts w:asciiTheme="majorBidi" w:hAnsiTheme="majorBidi" w:cstheme="majorBidi"/>
                <w:b/>
                <w:sz w:val="18"/>
                <w:lang w:val="en-GB"/>
                <w:rPrChange w:id="14228" w:author="Jane Shaw" w:date="2015-10-29T13:40:00Z">
                  <w:rPr>
                    <w:rFonts w:asciiTheme="majorBidi" w:hAnsiTheme="majorBidi" w:cstheme="majorBidi"/>
                    <w:sz w:val="18"/>
                    <w:lang w:val="en-GB"/>
                  </w:rPr>
                </w:rPrChange>
              </w:rPr>
              <w:t>/kg</w:t>
            </w:r>
          </w:p>
        </w:tc>
        <w:tc>
          <w:tcPr>
            <w:tcW w:w="0" w:type="auto"/>
          </w:tcPr>
          <w:p w14:paraId="70ABC1A4" w14:textId="7477390A"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29" w:author="Jane Shaw" w:date="2015-10-29T13:40:00Z">
                  <w:rPr>
                    <w:rFonts w:asciiTheme="majorBidi" w:hAnsiTheme="majorBidi" w:cstheme="majorBidi"/>
                    <w:b/>
                    <w:bCs/>
                    <w:i w:val="0"/>
                    <w:iCs w:val="0"/>
                    <w:color w:val="404040" w:themeColor="text1" w:themeTint="BF"/>
                    <w:sz w:val="18"/>
                    <w:lang w:val="en-GB"/>
                  </w:rPr>
                </w:rPrChange>
              </w:rPr>
              <w:pPrChange w:id="14230"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31" w:author="Jane Shaw" w:date="2015-10-29T13:40:00Z">
                  <w:rPr>
                    <w:rFonts w:asciiTheme="majorBidi" w:hAnsiTheme="majorBidi" w:cstheme="majorBidi"/>
                    <w:sz w:val="18"/>
                    <w:lang w:val="en-GB"/>
                  </w:rPr>
                </w:rPrChange>
              </w:rPr>
              <w:t xml:space="preserve">g </w:t>
            </w:r>
            <w:r w:rsidR="00C26857" w:rsidRPr="00C26857">
              <w:rPr>
                <w:rFonts w:asciiTheme="majorBidi" w:hAnsiTheme="majorBidi" w:cstheme="majorBidi"/>
                <w:b/>
                <w:sz w:val="18"/>
                <w:lang w:val="en-GB"/>
              </w:rPr>
              <w:t>protein</w:t>
            </w:r>
            <w:r w:rsidRPr="00C26857">
              <w:rPr>
                <w:rFonts w:asciiTheme="majorBidi" w:hAnsiTheme="majorBidi" w:cstheme="majorBidi"/>
                <w:b/>
                <w:sz w:val="18"/>
                <w:lang w:val="en-GB"/>
                <w:rPrChange w:id="14232" w:author="Jane Shaw" w:date="2015-10-29T13:40:00Z">
                  <w:rPr>
                    <w:rFonts w:asciiTheme="majorBidi" w:hAnsiTheme="majorBidi" w:cstheme="majorBidi"/>
                    <w:sz w:val="18"/>
                    <w:lang w:val="en-GB"/>
                  </w:rPr>
                </w:rPrChange>
              </w:rPr>
              <w:t>/kg</w:t>
            </w:r>
          </w:p>
        </w:tc>
        <w:tc>
          <w:tcPr>
            <w:tcW w:w="0" w:type="auto"/>
          </w:tcPr>
          <w:p w14:paraId="0830AE76" w14:textId="3FCDFA87"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33" w:author="Jane Shaw" w:date="2015-10-29T13:40:00Z">
                  <w:rPr>
                    <w:rFonts w:asciiTheme="majorBidi" w:hAnsiTheme="majorBidi" w:cstheme="majorBidi"/>
                    <w:b/>
                    <w:bCs/>
                    <w:i w:val="0"/>
                    <w:iCs w:val="0"/>
                    <w:color w:val="404040" w:themeColor="text1" w:themeTint="BF"/>
                    <w:sz w:val="18"/>
                    <w:lang w:val="en-GB"/>
                  </w:rPr>
                </w:rPrChange>
              </w:rPr>
              <w:pPrChange w:id="14234"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35" w:author="Jane Shaw" w:date="2015-10-29T13:40:00Z">
                  <w:rPr>
                    <w:rFonts w:asciiTheme="majorBidi" w:hAnsiTheme="majorBidi" w:cstheme="majorBidi"/>
                    <w:sz w:val="18"/>
                    <w:lang w:val="en-GB"/>
                  </w:rPr>
                </w:rPrChange>
              </w:rPr>
              <w:t xml:space="preserve">g </w:t>
            </w:r>
            <w:r w:rsidR="00C26857" w:rsidRPr="00C26857">
              <w:rPr>
                <w:rFonts w:asciiTheme="majorBidi" w:hAnsiTheme="majorBidi" w:cstheme="majorBidi"/>
                <w:b/>
                <w:sz w:val="18"/>
                <w:lang w:val="en-GB"/>
              </w:rPr>
              <w:t>fat</w:t>
            </w:r>
            <w:r w:rsidRPr="00C26857">
              <w:rPr>
                <w:rFonts w:asciiTheme="majorBidi" w:hAnsiTheme="majorBidi" w:cstheme="majorBidi"/>
                <w:b/>
                <w:sz w:val="18"/>
                <w:lang w:val="en-GB"/>
                <w:rPrChange w:id="14236" w:author="Jane Shaw" w:date="2015-10-29T13:40:00Z">
                  <w:rPr>
                    <w:rFonts w:asciiTheme="majorBidi" w:hAnsiTheme="majorBidi" w:cstheme="majorBidi"/>
                    <w:sz w:val="18"/>
                    <w:lang w:val="en-GB"/>
                  </w:rPr>
                </w:rPrChange>
              </w:rPr>
              <w:t>/kg</w:t>
            </w:r>
          </w:p>
        </w:tc>
        <w:tc>
          <w:tcPr>
            <w:tcW w:w="0" w:type="auto"/>
          </w:tcPr>
          <w:p w14:paraId="4EA19E56" w14:textId="77777777"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37" w:author="Jane Shaw" w:date="2015-10-29T13:40:00Z">
                  <w:rPr>
                    <w:rFonts w:asciiTheme="majorBidi" w:hAnsiTheme="majorBidi" w:cstheme="majorBidi"/>
                    <w:b/>
                    <w:bCs/>
                    <w:i w:val="0"/>
                    <w:iCs w:val="0"/>
                    <w:color w:val="404040" w:themeColor="text1" w:themeTint="BF"/>
                    <w:sz w:val="18"/>
                    <w:lang w:val="en-GB"/>
                  </w:rPr>
                </w:rPrChange>
              </w:rPr>
              <w:pPrChange w:id="14238"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39" w:author="Jane Shaw" w:date="2015-10-29T13:40:00Z">
                  <w:rPr>
                    <w:rFonts w:asciiTheme="majorBidi" w:hAnsiTheme="majorBidi" w:cstheme="majorBidi"/>
                    <w:sz w:val="18"/>
                    <w:lang w:val="en-GB"/>
                  </w:rPr>
                </w:rPrChange>
              </w:rPr>
              <w:t>Energy (GJ/day)</w:t>
            </w:r>
          </w:p>
        </w:tc>
        <w:tc>
          <w:tcPr>
            <w:tcW w:w="0" w:type="auto"/>
          </w:tcPr>
          <w:p w14:paraId="29442F4C" w14:textId="77777777"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40" w:author="Jane Shaw" w:date="2015-10-29T13:40:00Z">
                  <w:rPr>
                    <w:rFonts w:asciiTheme="majorBidi" w:hAnsiTheme="majorBidi" w:cstheme="majorBidi"/>
                    <w:b/>
                    <w:bCs/>
                    <w:i w:val="0"/>
                    <w:iCs w:val="0"/>
                    <w:color w:val="404040" w:themeColor="text1" w:themeTint="BF"/>
                    <w:sz w:val="18"/>
                    <w:lang w:val="en-GB"/>
                  </w:rPr>
                </w:rPrChange>
              </w:rPr>
              <w:pPrChange w:id="14241"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42" w:author="Jane Shaw" w:date="2015-10-29T13:40:00Z">
                  <w:rPr>
                    <w:rFonts w:asciiTheme="majorBidi" w:hAnsiTheme="majorBidi" w:cstheme="majorBidi"/>
                    <w:sz w:val="18"/>
                    <w:lang w:val="en-GB"/>
                  </w:rPr>
                </w:rPrChange>
              </w:rPr>
              <w:t>Protein (Mg/day)</w:t>
            </w:r>
          </w:p>
        </w:tc>
        <w:tc>
          <w:tcPr>
            <w:tcW w:w="0" w:type="auto"/>
          </w:tcPr>
          <w:p w14:paraId="37D73939" w14:textId="77777777" w:rsidR="004F65E4" w:rsidRPr="00C26857" w:rsidRDefault="004F65E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4243" w:author="Jane Shaw" w:date="2015-10-29T13:40:00Z">
                  <w:rPr>
                    <w:rFonts w:asciiTheme="majorBidi" w:hAnsiTheme="majorBidi" w:cstheme="majorBidi"/>
                    <w:b/>
                    <w:bCs/>
                    <w:i w:val="0"/>
                    <w:iCs w:val="0"/>
                    <w:color w:val="404040" w:themeColor="text1" w:themeTint="BF"/>
                    <w:sz w:val="18"/>
                    <w:lang w:val="en-GB"/>
                  </w:rPr>
                </w:rPrChange>
              </w:rPr>
              <w:pPrChange w:id="14244" w:author="Jane Shaw" w:date="2015-10-29T13:40:00Z">
                <w:pPr>
                  <w:pStyle w:val="Compact"/>
                  <w:keepNext/>
                  <w:keepLines/>
                  <w:numPr>
                    <w:ilvl w:val="2"/>
                    <w:numId w:val="4"/>
                  </w:numPr>
                  <w:tabs>
                    <w:tab w:val="num" w:pos="0"/>
                  </w:tabs>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r w:rsidRPr="00C26857">
              <w:rPr>
                <w:rFonts w:asciiTheme="majorBidi" w:hAnsiTheme="majorBidi" w:cstheme="majorBidi"/>
                <w:b/>
                <w:sz w:val="18"/>
                <w:lang w:val="en-GB"/>
                <w:rPrChange w:id="14245" w:author="Jane Shaw" w:date="2015-10-29T13:40:00Z">
                  <w:rPr>
                    <w:rFonts w:asciiTheme="majorBidi" w:hAnsiTheme="majorBidi" w:cstheme="majorBidi"/>
                    <w:sz w:val="18"/>
                    <w:lang w:val="en-GB"/>
                  </w:rPr>
                </w:rPrChange>
              </w:rPr>
              <w:t>Fat (Mg/day)</w:t>
            </w:r>
          </w:p>
        </w:tc>
      </w:tr>
      <w:tr w:rsidR="004F65E4" w:rsidRPr="00F31509" w14:paraId="02F77EE3"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5FD0640F" w14:textId="1961BB6B"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Sugar and </w:t>
            </w:r>
            <w:r w:rsidR="00C26857" w:rsidRPr="00F31509">
              <w:rPr>
                <w:rFonts w:asciiTheme="majorBidi" w:hAnsiTheme="majorBidi" w:cstheme="majorBidi"/>
                <w:sz w:val="18"/>
                <w:lang w:val="en-GB"/>
              </w:rPr>
              <w:t>syrups</w:t>
            </w:r>
          </w:p>
        </w:tc>
        <w:tc>
          <w:tcPr>
            <w:tcW w:w="0" w:type="auto"/>
          </w:tcPr>
          <w:p w14:paraId="589B86FD" w14:textId="06AAD13F"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101</w:t>
            </w:r>
            <w:del w:id="14246" w:author="Jane Shaw" w:date="2015-10-29T13:41:00Z">
              <w:r w:rsidRPr="00F31509" w:rsidDel="003B4573">
                <w:rPr>
                  <w:rFonts w:asciiTheme="majorBidi" w:hAnsiTheme="majorBidi" w:cstheme="majorBidi"/>
                  <w:sz w:val="18"/>
                  <w:lang w:val="en-GB"/>
                </w:rPr>
                <w:delText>,</w:delText>
              </w:r>
            </w:del>
            <w:ins w:id="14247"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000</w:t>
            </w:r>
          </w:p>
        </w:tc>
        <w:tc>
          <w:tcPr>
            <w:tcW w:w="0" w:type="auto"/>
          </w:tcPr>
          <w:p w14:paraId="6196753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641ADE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5D5A3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FF1DD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CD21F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41209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1541064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6BCB7506"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14:paraId="7755479D" w14:textId="622A11F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903</w:t>
            </w:r>
            <w:del w:id="14248" w:author="Jane Shaw" w:date="2015-10-29T13:41:00Z">
              <w:r w:rsidRPr="00F31509" w:rsidDel="003B4573">
                <w:rPr>
                  <w:rFonts w:asciiTheme="majorBidi" w:hAnsiTheme="majorBidi" w:cstheme="majorBidi"/>
                  <w:sz w:val="18"/>
                  <w:lang w:val="en-GB"/>
                </w:rPr>
                <w:delText>,</w:delText>
              </w:r>
            </w:del>
            <w:ins w:id="14249"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1DA93A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0027298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971D6D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F4C07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2C477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06235A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002B25C9"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A9A7575"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14:paraId="1298F507" w14:textId="2F442705"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w:t>
            </w:r>
            <w:del w:id="14250" w:author="Jane Shaw" w:date="2015-10-29T13:41:00Z">
              <w:r w:rsidRPr="00F31509" w:rsidDel="003B4573">
                <w:rPr>
                  <w:rFonts w:asciiTheme="majorBidi" w:hAnsiTheme="majorBidi" w:cstheme="majorBidi"/>
                  <w:sz w:val="18"/>
                  <w:lang w:val="en-GB"/>
                </w:rPr>
                <w:delText>,</w:delText>
              </w:r>
            </w:del>
            <w:ins w:id="14251"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026</w:t>
            </w:r>
            <w:del w:id="14252" w:author="Jane Shaw" w:date="2015-10-29T13:41:00Z">
              <w:r w:rsidRPr="00F31509" w:rsidDel="003B4573">
                <w:rPr>
                  <w:rFonts w:asciiTheme="majorBidi" w:hAnsiTheme="majorBidi" w:cstheme="majorBidi"/>
                  <w:sz w:val="18"/>
                  <w:lang w:val="en-GB"/>
                </w:rPr>
                <w:delText>,</w:delText>
              </w:r>
            </w:del>
            <w:ins w:id="14253"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10FCDA33" w14:textId="6499BC0A"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17</w:t>
            </w:r>
            <w:del w:id="14254" w:author="Jane Shaw" w:date="2015-10-29T13:41:00Z">
              <w:r w:rsidRPr="00F31509" w:rsidDel="003B4573">
                <w:rPr>
                  <w:rFonts w:asciiTheme="majorBidi" w:hAnsiTheme="majorBidi" w:cstheme="majorBidi"/>
                  <w:sz w:val="18"/>
                  <w:lang w:val="en-GB"/>
                </w:rPr>
                <w:delText>,</w:delText>
              </w:r>
            </w:del>
            <w:ins w:id="14255"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000</w:t>
            </w:r>
          </w:p>
        </w:tc>
        <w:tc>
          <w:tcPr>
            <w:tcW w:w="0" w:type="auto"/>
          </w:tcPr>
          <w:p w14:paraId="4F4B83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EEEC61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9312CD4" w14:textId="78CFB893"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280</w:t>
            </w:r>
            <w:del w:id="14256" w:author="Jane Shaw" w:date="2015-10-29T13:41:00Z">
              <w:r w:rsidRPr="00F31509" w:rsidDel="003B4573">
                <w:rPr>
                  <w:rFonts w:asciiTheme="majorBidi" w:hAnsiTheme="majorBidi" w:cstheme="majorBidi"/>
                  <w:sz w:val="18"/>
                  <w:lang w:val="en-GB"/>
                </w:rPr>
                <w:delText>,</w:delText>
              </w:r>
            </w:del>
            <w:ins w:id="14257"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7E9192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1B823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5325D1F0"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25543B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14:paraId="6C13D06B" w14:textId="53E8E3A6"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142</w:t>
            </w:r>
            <w:del w:id="14258" w:author="Jane Shaw" w:date="2015-10-29T13:41:00Z">
              <w:r w:rsidRPr="00F31509" w:rsidDel="003B4573">
                <w:rPr>
                  <w:rFonts w:asciiTheme="majorBidi" w:hAnsiTheme="majorBidi" w:cstheme="majorBidi"/>
                  <w:sz w:val="18"/>
                  <w:lang w:val="en-GB"/>
                </w:rPr>
                <w:delText>,</w:delText>
              </w:r>
            </w:del>
            <w:ins w:id="14259" w:author="Jane Shaw" w:date="2015-10-29T13:41:00Z">
              <w:r w:rsidR="003B4573">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0" w:type="auto"/>
          </w:tcPr>
          <w:p w14:paraId="4F2F9A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04BE4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2A9C70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EA295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E4FC5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655399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bl>
    <w:p w14:paraId="6CF3CD4F" w14:textId="390951F1"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Standardization of nutrients is now a simple last step: all the variables </w:t>
      </w:r>
      <w:del w:id="14260" w:author="Jane Shaw" w:date="2015-10-29T13:42:00Z">
        <w:r w:rsidRPr="00F31509" w:rsidDel="003B4573">
          <w:rPr>
            <w:rFonts w:asciiTheme="majorBidi" w:eastAsia="Times New Roman" w:hAnsiTheme="majorBidi" w:cstheme="majorBidi"/>
            <w:lang w:val="en-GB"/>
          </w:rPr>
          <w:delText xml:space="preserve">here </w:delText>
        </w:r>
      </w:del>
      <w:r w:rsidRPr="00F31509">
        <w:rPr>
          <w:rFonts w:asciiTheme="majorBidi" w:eastAsia="Times New Roman" w:hAnsiTheme="majorBidi" w:cstheme="majorBidi"/>
          <w:lang w:val="en-GB"/>
        </w:rPr>
        <w:t>(</w:t>
      </w:r>
      <w:del w:id="14261" w:author="Jane Shaw" w:date="2015-10-29T13:42:00Z">
        <w:r w:rsidRPr="00F31509" w:rsidDel="003B4573">
          <w:rPr>
            <w:rFonts w:asciiTheme="majorBidi" w:eastAsia="Times New Roman" w:hAnsiTheme="majorBidi" w:cstheme="majorBidi"/>
            <w:lang w:val="en-GB"/>
          </w:rPr>
          <w:delText>i.e.</w:delText>
        </w:r>
      </w:del>
      <w:r w:rsidRPr="00F31509">
        <w:rPr>
          <w:rFonts w:asciiTheme="majorBidi" w:eastAsia="Times New Roman" w:hAnsiTheme="majorBidi" w:cstheme="majorBidi"/>
          <w:lang w:val="en-GB"/>
        </w:rPr>
        <w:t xml:space="preserve"> calories, fats</w:t>
      </w:r>
      <w:del w:id="14262" w:author="Jane Shaw" w:date="2015-10-29T13:42:00Z">
        <w:r w:rsidRPr="00F31509" w:rsidDel="003B457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proteins) are purely additive, so the standardized calories</w:t>
      </w:r>
      <w:ins w:id="14263" w:author="Jane Shaw" w:date="2015-10-29T13:42:00Z">
        <w:r w:rsidR="003B4573">
          <w:rPr>
            <w:rFonts w:asciiTheme="majorBidi" w:eastAsia="Times New Roman" w:hAnsiTheme="majorBidi" w:cstheme="majorBidi"/>
            <w:lang w:val="en-GB"/>
          </w:rPr>
          <w:t xml:space="preserve">, </w:t>
        </w:r>
      </w:ins>
      <w:del w:id="14264" w:author="Jane Shaw" w:date="2015-10-29T13:42:00Z">
        <w:r w:rsidRPr="00F31509" w:rsidDel="003B457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fats</w:t>
      </w:r>
      <w:ins w:id="14265" w:author="Jane Shaw" w:date="2015-10-29T13:42:00Z">
        <w:r w:rsidR="003B4573">
          <w:rPr>
            <w:rFonts w:asciiTheme="majorBidi" w:eastAsia="Times New Roman" w:hAnsiTheme="majorBidi" w:cstheme="majorBidi"/>
            <w:lang w:val="en-GB"/>
          </w:rPr>
          <w:t xml:space="preserve"> and </w:t>
        </w:r>
      </w:ins>
      <w:del w:id="14266" w:author="Jane Shaw" w:date="2015-10-29T13:42:00Z">
        <w:r w:rsidRPr="00F31509" w:rsidDel="003B457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proteins are simply the sum</w:t>
      </w:r>
      <w:ins w:id="14267" w:author="Jane Shaw" w:date="2015-10-29T13:42:00Z">
        <w:r w:rsidR="003B4573">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the total calories</w:t>
      </w:r>
      <w:ins w:id="14268" w:author="Jane Shaw" w:date="2015-10-29T13:42:00Z">
        <w:r w:rsidR="003B4573">
          <w:rPr>
            <w:rFonts w:asciiTheme="majorBidi" w:eastAsia="Times New Roman" w:hAnsiTheme="majorBidi" w:cstheme="majorBidi"/>
            <w:lang w:val="en-GB"/>
          </w:rPr>
          <w:t xml:space="preserve">, </w:t>
        </w:r>
      </w:ins>
      <w:del w:id="14269" w:author="Jane Shaw" w:date="2015-10-29T13:42:00Z">
        <w:r w:rsidRPr="00F31509" w:rsidDel="003B457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fats</w:t>
      </w:r>
      <w:ins w:id="14270" w:author="Jane Shaw" w:date="2015-10-29T13:42:00Z">
        <w:r w:rsidR="003B4573">
          <w:rPr>
            <w:rFonts w:asciiTheme="majorBidi" w:eastAsia="Times New Roman" w:hAnsiTheme="majorBidi" w:cstheme="majorBidi"/>
            <w:lang w:val="en-GB"/>
          </w:rPr>
          <w:t xml:space="preserve"> and </w:t>
        </w:r>
      </w:ins>
      <w:del w:id="14271" w:author="Jane Shaw" w:date="2015-10-29T13:42:00Z">
        <w:r w:rsidRPr="00F31509" w:rsidDel="003B457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proteins for each commodity (</w:t>
      </w:r>
      <w:r w:rsidR="00E24798">
        <w:fldChar w:fldCharType="begin"/>
      </w:r>
      <w:r w:rsidR="00E24798">
        <w:instrText xml:space="preserve"> REF _Ref428274506 \h  \* MERGEFORMAT </w:instrText>
      </w:r>
      <w:r w:rsidR="00E24798">
        <w:fldChar w:fldCharType="separate"/>
      </w:r>
      <w:ins w:id="14272" w:author="Jane Shaw" w:date="2015-11-01T20:53:00Z">
        <w:r w:rsidR="00311179" w:rsidRPr="00311179">
          <w:rPr>
            <w:rFonts w:asciiTheme="majorBidi" w:eastAsia="Times New Roman" w:hAnsiTheme="majorBidi" w:cstheme="majorBidi"/>
            <w:lang w:val="en-GB"/>
            <w:rPrChange w:id="1427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274" w:author="Jane Shaw" w:date="2015-11-01T20:53:00Z">
              <w:rPr>
                <w:rFonts w:asciiTheme="majorBidi" w:hAnsiTheme="majorBidi" w:cstheme="majorBidi"/>
                <w:noProof/>
                <w:lang w:val="en-GB"/>
              </w:rPr>
            </w:rPrChange>
          </w:rPr>
          <w:t>51</w:t>
        </w:r>
      </w:ins>
      <w:del w:id="1427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51</w:delText>
        </w:r>
      </w:del>
      <w:r w:rsidR="00E24798">
        <w:fldChar w:fldCharType="end"/>
      </w:r>
      <w:r w:rsidRPr="00F31509">
        <w:rPr>
          <w:rFonts w:asciiTheme="majorBidi" w:eastAsia="Times New Roman" w:hAnsiTheme="majorBidi" w:cstheme="majorBidi"/>
          <w:lang w:val="en-GB"/>
        </w:rPr>
        <w:t>)</w:t>
      </w:r>
      <w:ins w:id="14276" w:author="Jane Shaw" w:date="2015-10-29T13:42:00Z">
        <w:r w:rsidR="003B4573">
          <w:rPr>
            <w:rFonts w:asciiTheme="majorBidi" w:eastAsia="Times New Roman" w:hAnsiTheme="majorBidi" w:cstheme="majorBidi"/>
            <w:lang w:val="en-GB"/>
          </w:rPr>
          <w:t>.</w:t>
        </w:r>
      </w:ins>
      <w:del w:id="14277" w:author="Jane Shaw" w:date="2015-10-29T13:42:00Z">
        <w:r w:rsidRPr="00F31509" w:rsidDel="003B4573">
          <w:rPr>
            <w:rFonts w:asciiTheme="majorBidi" w:eastAsia="Times New Roman" w:hAnsiTheme="majorBidi" w:cstheme="majorBidi"/>
            <w:lang w:val="en-GB"/>
          </w:rPr>
          <w:delText>:</w:delText>
        </w:r>
      </w:del>
    </w:p>
    <w:p w14:paraId="601849D5" w14:textId="466920AA" w:rsidR="004F65E4" w:rsidRPr="00F31509" w:rsidRDefault="004F65E4" w:rsidP="004F65E4">
      <w:pPr>
        <w:pStyle w:val="Didascalia"/>
        <w:keepNext/>
        <w:rPr>
          <w:rFonts w:asciiTheme="majorBidi" w:hAnsiTheme="majorBidi" w:cstheme="majorBidi"/>
          <w:b/>
          <w:lang w:val="en-GB"/>
        </w:rPr>
      </w:pPr>
      <w:bookmarkStart w:id="14278" w:name="_Ref428274506"/>
      <w:bookmarkStart w:id="14279" w:name="_Toc42842359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51</w:t>
      </w:r>
      <w:r w:rsidR="003D789C" w:rsidRPr="00F31509">
        <w:rPr>
          <w:rFonts w:asciiTheme="majorBidi" w:hAnsiTheme="majorBidi" w:cstheme="majorBidi"/>
          <w:lang w:val="en-GB"/>
        </w:rPr>
        <w:fldChar w:fldCharType="end"/>
      </w:r>
      <w:bookmarkEnd w:id="14278"/>
      <w:r w:rsidRPr="00F31509">
        <w:rPr>
          <w:rFonts w:asciiTheme="majorBidi" w:hAnsiTheme="majorBidi" w:cstheme="majorBidi"/>
          <w:lang w:val="en-GB"/>
        </w:rPr>
        <w:t>: Total calories</w:t>
      </w:r>
      <w:ins w:id="14280" w:author="Jane Shaw" w:date="2015-10-29T13:43:00Z">
        <w:r w:rsidR="003B4573">
          <w:rPr>
            <w:rFonts w:asciiTheme="majorBidi" w:hAnsiTheme="majorBidi" w:cstheme="majorBidi"/>
            <w:lang w:val="en-GB"/>
          </w:rPr>
          <w:t xml:space="preserve">, </w:t>
        </w:r>
      </w:ins>
      <w:del w:id="14281" w:author="Jane Shaw" w:date="2015-10-29T13:43:00Z">
        <w:r w:rsidRPr="00F31509" w:rsidDel="003B4573">
          <w:rPr>
            <w:rFonts w:asciiTheme="majorBidi" w:hAnsiTheme="majorBidi" w:cstheme="majorBidi"/>
            <w:lang w:val="en-GB"/>
          </w:rPr>
          <w:delText>/</w:delText>
        </w:r>
      </w:del>
      <w:r w:rsidRPr="00F31509">
        <w:rPr>
          <w:rFonts w:asciiTheme="majorBidi" w:hAnsiTheme="majorBidi" w:cstheme="majorBidi"/>
          <w:lang w:val="en-GB"/>
        </w:rPr>
        <w:t>proteins</w:t>
      </w:r>
      <w:ins w:id="14282" w:author="Jane Shaw" w:date="2015-10-29T13:43:00Z">
        <w:r w:rsidR="003B4573">
          <w:rPr>
            <w:rFonts w:asciiTheme="majorBidi" w:hAnsiTheme="majorBidi" w:cstheme="majorBidi"/>
            <w:lang w:val="en-GB"/>
          </w:rPr>
          <w:t xml:space="preserve"> and </w:t>
        </w:r>
      </w:ins>
      <w:del w:id="14283" w:author="Jane Shaw" w:date="2015-10-29T13:43:00Z">
        <w:r w:rsidRPr="00F31509" w:rsidDel="003B4573">
          <w:rPr>
            <w:rFonts w:asciiTheme="majorBidi" w:hAnsiTheme="majorBidi" w:cstheme="majorBidi"/>
            <w:lang w:val="en-GB"/>
          </w:rPr>
          <w:delText>/</w:delText>
        </w:r>
      </w:del>
      <w:r w:rsidRPr="00F31509">
        <w:rPr>
          <w:rFonts w:asciiTheme="majorBidi" w:hAnsiTheme="majorBidi" w:cstheme="majorBidi"/>
          <w:lang w:val="en-GB"/>
        </w:rPr>
        <w:t xml:space="preserve">fats from sugar </w:t>
      </w:r>
      <w:del w:id="14284" w:author="Jane Shaw" w:date="2015-11-07T20:17:00Z">
        <w:r w:rsidRPr="00F31509" w:rsidDel="00E5499E">
          <w:rPr>
            <w:rFonts w:asciiTheme="majorBidi" w:hAnsiTheme="majorBidi" w:cstheme="majorBidi"/>
            <w:lang w:val="en-GB"/>
          </w:rPr>
          <w:delText>(per year)</w:delText>
        </w:r>
      </w:del>
      <w:bookmarkEnd w:id="14279"/>
    </w:p>
    <w:tbl>
      <w:tblPr>
        <w:tblStyle w:val="Tabellaclassica1"/>
        <w:tblW w:w="0" w:type="auto"/>
        <w:tblLook w:val="04A0" w:firstRow="1" w:lastRow="0" w:firstColumn="1" w:lastColumn="0" w:noHBand="0" w:noVBand="1"/>
      </w:tblPr>
      <w:tblGrid>
        <w:gridCol w:w="1255"/>
        <w:gridCol w:w="1726"/>
        <w:gridCol w:w="1775"/>
        <w:gridCol w:w="1420"/>
      </w:tblGrid>
      <w:tr w:rsidR="004F65E4" w:rsidRPr="00F31509" w14:paraId="4976F50C"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D54D38" w14:textId="77777777" w:rsidR="004F65E4" w:rsidRPr="003B4573" w:rsidRDefault="004F65E4" w:rsidP="004F65E4">
            <w:pPr>
              <w:pStyle w:val="Compact"/>
              <w:rPr>
                <w:rFonts w:asciiTheme="majorBidi" w:hAnsiTheme="majorBidi" w:cstheme="majorBidi"/>
                <w:b/>
                <w:i w:val="0"/>
                <w:sz w:val="22"/>
                <w:lang w:val="en-GB"/>
                <w:rPrChange w:id="14285" w:author="Jane Shaw" w:date="2015-10-29T13:43: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286" w:author="Jane Shaw" w:date="2015-10-29T13:43:00Z">
                  <w:rPr>
                    <w:rFonts w:asciiTheme="majorBidi" w:hAnsiTheme="majorBidi" w:cstheme="majorBidi"/>
                    <w:sz w:val="22"/>
                    <w:lang w:val="en-GB"/>
                  </w:rPr>
                </w:rPrChange>
              </w:rPr>
              <w:t>Commodity</w:t>
            </w:r>
          </w:p>
        </w:tc>
        <w:tc>
          <w:tcPr>
            <w:tcW w:w="0" w:type="auto"/>
          </w:tcPr>
          <w:p w14:paraId="780012D7" w14:textId="77777777"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287" w:author="Jane Shaw" w:date="2015-10-29T13:43: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288" w:author="Jane Shaw" w:date="2015-10-29T13:43:00Z">
                  <w:rPr>
                    <w:rFonts w:asciiTheme="majorBidi" w:hAnsiTheme="majorBidi" w:cstheme="majorBidi"/>
                    <w:sz w:val="22"/>
                    <w:lang w:val="en-GB"/>
                  </w:rPr>
                </w:rPrChange>
              </w:rPr>
              <w:t>Energy (GJ/day)</w:t>
            </w:r>
          </w:p>
        </w:tc>
        <w:tc>
          <w:tcPr>
            <w:tcW w:w="0" w:type="auto"/>
          </w:tcPr>
          <w:p w14:paraId="35DFB678" w14:textId="77777777"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289" w:author="Jane Shaw" w:date="2015-10-29T13:43: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290" w:author="Jane Shaw" w:date="2015-10-29T13:43:00Z">
                  <w:rPr>
                    <w:rFonts w:asciiTheme="majorBidi" w:hAnsiTheme="majorBidi" w:cstheme="majorBidi"/>
                    <w:sz w:val="22"/>
                    <w:lang w:val="en-GB"/>
                  </w:rPr>
                </w:rPrChange>
              </w:rPr>
              <w:t>Protein (Mg/day)</w:t>
            </w:r>
          </w:p>
        </w:tc>
        <w:tc>
          <w:tcPr>
            <w:tcW w:w="0" w:type="auto"/>
          </w:tcPr>
          <w:p w14:paraId="6267F6E1" w14:textId="77777777"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291" w:author="Jane Shaw" w:date="2015-10-29T13:43: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292" w:author="Jane Shaw" w:date="2015-10-29T13:43:00Z">
                  <w:rPr>
                    <w:rFonts w:asciiTheme="majorBidi" w:hAnsiTheme="majorBidi" w:cstheme="majorBidi"/>
                    <w:sz w:val="22"/>
                    <w:lang w:val="en-GB"/>
                  </w:rPr>
                </w:rPrChange>
              </w:rPr>
              <w:t>Fat (Mg/day)</w:t>
            </w:r>
          </w:p>
        </w:tc>
      </w:tr>
      <w:tr w:rsidR="004F65E4" w:rsidRPr="00F31509" w14:paraId="24B658F9"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3A3A8FE"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68971E18" w14:textId="07043490"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280</w:t>
            </w:r>
            <w:ins w:id="14293" w:author="Jane Shaw" w:date="2015-10-29T13:43:00Z">
              <w:r w:rsidR="003B4573">
                <w:rPr>
                  <w:rFonts w:asciiTheme="majorBidi" w:hAnsiTheme="majorBidi" w:cstheme="majorBidi"/>
                  <w:sz w:val="22"/>
                  <w:lang w:val="en-GB"/>
                </w:rPr>
                <w:t xml:space="preserve"> </w:t>
              </w:r>
            </w:ins>
            <w:del w:id="14294" w:author="Jane Shaw" w:date="2015-10-29T13:43:00Z">
              <w:r w:rsidRPr="00F31509" w:rsidDel="003B4573">
                <w:rPr>
                  <w:rFonts w:asciiTheme="majorBidi" w:hAnsiTheme="majorBidi" w:cstheme="majorBidi"/>
                  <w:sz w:val="22"/>
                  <w:lang w:val="en-GB"/>
                </w:rPr>
                <w:delText>,</w:delText>
              </w:r>
            </w:del>
            <w:r w:rsidRPr="00F31509">
              <w:rPr>
                <w:rFonts w:asciiTheme="majorBidi" w:hAnsiTheme="majorBidi" w:cstheme="majorBidi"/>
                <w:sz w:val="22"/>
                <w:lang w:val="en-GB"/>
              </w:rPr>
              <w:t>600</w:t>
            </w:r>
          </w:p>
        </w:tc>
        <w:tc>
          <w:tcPr>
            <w:tcW w:w="0" w:type="auto"/>
          </w:tcPr>
          <w:p w14:paraId="086A68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5359C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02801975" w14:textId="3221CA2A"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t>
      </w:r>
      <w:del w:id="14295" w:author="Jane Shaw" w:date="2015-10-29T13:43:00Z">
        <w:r w:rsidRPr="00F31509" w:rsidDel="003B4573">
          <w:rPr>
            <w:rFonts w:asciiTheme="majorBidi" w:eastAsia="Times New Roman" w:hAnsiTheme="majorBidi" w:cstheme="majorBidi"/>
            <w:lang w:val="en-GB"/>
          </w:rPr>
          <w:delText xml:space="preserve">we may </w:delText>
        </w:r>
      </w:del>
      <w:ins w:id="14296" w:author="Jane Shaw" w:date="2015-10-29T13:43:00Z">
        <w:r w:rsidR="003B4573">
          <w:rPr>
            <w:rFonts w:asciiTheme="majorBidi" w:eastAsia="Times New Roman" w:hAnsiTheme="majorBidi" w:cstheme="majorBidi"/>
            <w:lang w:val="en-GB"/>
          </w:rPr>
          <w:t xml:space="preserve">they are </w:t>
        </w:r>
      </w:ins>
      <w:r w:rsidRPr="00F31509">
        <w:rPr>
          <w:rFonts w:asciiTheme="majorBidi" w:eastAsia="Times New Roman" w:hAnsiTheme="majorBidi" w:cstheme="majorBidi"/>
          <w:lang w:val="en-GB"/>
        </w:rPr>
        <w:t>divide</w:t>
      </w:r>
      <w:ins w:id="14297" w:author="Jane Shaw" w:date="2015-10-29T13:43:00Z">
        <w:r w:rsidR="003B4573">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by the population of the country</w:t>
      </w:r>
      <w:ins w:id="14298" w:author="Jane Shaw" w:date="2015-10-29T13:43:00Z">
        <w:r w:rsidR="003B4573">
          <w:rPr>
            <w:rFonts w:asciiTheme="majorBidi" w:eastAsia="Times New Roman" w:hAnsiTheme="majorBidi" w:cstheme="majorBidi"/>
            <w:lang w:val="en-GB"/>
          </w:rPr>
          <w:t xml:space="preserve"> to generate </w:t>
        </w:r>
      </w:ins>
      <w:ins w:id="14299" w:author="Jane Shaw" w:date="2015-10-29T13:45:00Z">
        <w:r w:rsidR="003B4573">
          <w:rPr>
            <w:rFonts w:asciiTheme="majorBidi" w:eastAsia="Times New Roman" w:hAnsiTheme="majorBidi" w:cstheme="majorBidi"/>
            <w:lang w:val="en-GB"/>
          </w:rPr>
          <w:t xml:space="preserve">daily </w:t>
        </w:r>
      </w:ins>
      <w:ins w:id="14300" w:author="Jane Shaw" w:date="2015-10-29T13:43:00Z">
        <w:r w:rsidR="003B4573">
          <w:rPr>
            <w:rFonts w:asciiTheme="majorBidi" w:eastAsia="Times New Roman" w:hAnsiTheme="majorBidi" w:cstheme="majorBidi"/>
            <w:lang w:val="en-GB"/>
          </w:rPr>
          <w:t>per capita figures</w:t>
        </w:r>
      </w:ins>
      <w:r w:rsidRPr="00F31509">
        <w:rPr>
          <w:rFonts w:asciiTheme="majorBidi" w:eastAsia="Times New Roman" w:hAnsiTheme="majorBidi" w:cstheme="majorBidi"/>
          <w:lang w:val="en-GB"/>
        </w:rPr>
        <w:t xml:space="preserve">. </w:t>
      </w:r>
      <w:del w:id="14301" w:author="Jane Shaw" w:date="2015-10-29T13:43:00Z">
        <w:r w:rsidRPr="00F31509" w:rsidDel="003B4573">
          <w:rPr>
            <w:rFonts w:asciiTheme="majorBidi" w:eastAsia="Times New Roman" w:hAnsiTheme="majorBidi" w:cstheme="majorBidi"/>
            <w:lang w:val="en-GB"/>
          </w:rPr>
          <w:delText xml:space="preserve">If we </w:delText>
        </w:r>
      </w:del>
      <w:r w:rsidR="003B4573" w:rsidRPr="00F31509">
        <w:rPr>
          <w:rFonts w:asciiTheme="majorBidi" w:eastAsia="Times New Roman" w:hAnsiTheme="majorBidi" w:cstheme="majorBidi"/>
          <w:lang w:val="en-GB"/>
        </w:rPr>
        <w:t>Assum</w:t>
      </w:r>
      <w:ins w:id="14302" w:author="Jane Shaw" w:date="2015-10-29T13:43:00Z">
        <w:r w:rsidR="003B4573">
          <w:rPr>
            <w:rFonts w:asciiTheme="majorBidi" w:eastAsia="Times New Roman" w:hAnsiTheme="majorBidi" w:cstheme="majorBidi"/>
            <w:lang w:val="en-GB"/>
          </w:rPr>
          <w:t>ing that</w:t>
        </w:r>
      </w:ins>
      <w:del w:id="14303" w:author="Jane Shaw" w:date="2015-10-29T13:43:00Z">
        <w:r w:rsidR="003B4573" w:rsidRPr="00F31509" w:rsidDel="003B4573">
          <w:rPr>
            <w:rFonts w:asciiTheme="majorBidi" w:eastAsia="Times New Roman" w:hAnsiTheme="majorBidi" w:cstheme="majorBidi"/>
            <w:lang w:val="en-GB"/>
          </w:rPr>
          <w:delText>e</w:delText>
        </w:r>
      </w:del>
      <w:r w:rsidR="003B4573" w:rsidRPr="00F31509">
        <w:rPr>
          <w:rFonts w:asciiTheme="majorBidi" w:eastAsia="Times New Roman" w:hAnsiTheme="majorBidi" w:cstheme="majorBidi"/>
          <w:lang w:val="en-GB"/>
        </w:rPr>
        <w:t xml:space="preserve"> </w:t>
      </w:r>
      <w:del w:id="14304" w:author="Jane Shaw" w:date="2015-10-29T13:43:00Z">
        <w:r w:rsidRPr="00F31509" w:rsidDel="003B4573">
          <w:rPr>
            <w:rFonts w:asciiTheme="majorBidi" w:eastAsia="Times New Roman" w:hAnsiTheme="majorBidi" w:cstheme="majorBidi"/>
            <w:lang w:val="en-GB"/>
          </w:rPr>
          <w:delText xml:space="preserve">this </w:delText>
        </w:r>
      </w:del>
      <w:ins w:id="14305" w:author="Jane Shaw" w:date="2015-10-29T13:43:00Z">
        <w:r w:rsidR="003B4573">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country has 600 million inhabitants, </w:t>
      </w:r>
      <w:del w:id="14306" w:author="Jane Shaw" w:date="2015-10-29T13:43:00Z">
        <w:r w:rsidRPr="00F31509" w:rsidDel="003B4573">
          <w:rPr>
            <w:rFonts w:asciiTheme="majorBidi" w:eastAsia="Times New Roman" w:hAnsiTheme="majorBidi" w:cstheme="majorBidi"/>
            <w:lang w:val="en-GB"/>
          </w:rPr>
          <w:delText xml:space="preserve">we obtain </w:delText>
        </w:r>
      </w:del>
      <w:r w:rsidRPr="00F31509">
        <w:rPr>
          <w:rFonts w:asciiTheme="majorBidi" w:eastAsia="Times New Roman" w:hAnsiTheme="majorBidi" w:cstheme="majorBidi"/>
          <w:lang w:val="en-GB"/>
        </w:rPr>
        <w:t xml:space="preserve">the per capita estimates </w:t>
      </w:r>
      <w:del w:id="14307" w:author="Jane Shaw" w:date="2015-10-29T13:44:00Z">
        <w:r w:rsidRPr="00F31509" w:rsidDel="003B4573">
          <w:rPr>
            <w:rFonts w:asciiTheme="majorBidi" w:eastAsia="Times New Roman" w:hAnsiTheme="majorBidi" w:cstheme="majorBidi"/>
            <w:lang w:val="en-GB"/>
          </w:rPr>
          <w:delText xml:space="preserve">are per </w:delText>
        </w:r>
      </w:del>
      <w:ins w:id="14308" w:author="Jane Shaw" w:date="2015-10-29T13:44:00Z">
        <w:r w:rsidR="003B4573">
          <w:rPr>
            <w:rFonts w:asciiTheme="majorBidi" w:eastAsia="Times New Roman" w:hAnsiTheme="majorBidi" w:cstheme="majorBidi"/>
            <w:lang w:val="en-GB"/>
          </w:rPr>
          <w:t xml:space="preserve">shown in </w:t>
        </w:r>
      </w:ins>
      <w:r w:rsidR="00E24798">
        <w:fldChar w:fldCharType="begin"/>
      </w:r>
      <w:r w:rsidR="00E24798">
        <w:instrText xml:space="preserve"> REF _Ref428274557 \h  \* MERGEFORMAT </w:instrText>
      </w:r>
      <w:r w:rsidR="00E24798">
        <w:fldChar w:fldCharType="separate"/>
      </w:r>
      <w:ins w:id="14309" w:author="Jane Shaw" w:date="2015-11-01T20:53:00Z">
        <w:r w:rsidR="00311179" w:rsidRPr="00311179">
          <w:rPr>
            <w:rFonts w:asciiTheme="majorBidi" w:eastAsia="Times New Roman" w:hAnsiTheme="majorBidi" w:cstheme="majorBidi"/>
            <w:lang w:val="en-GB"/>
            <w:rPrChange w:id="14310"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311" w:author="Jane Shaw" w:date="2015-11-01T20:53:00Z">
              <w:rPr>
                <w:rFonts w:asciiTheme="majorBidi" w:hAnsiTheme="majorBidi" w:cstheme="majorBidi"/>
                <w:noProof/>
                <w:lang w:val="en-GB"/>
              </w:rPr>
            </w:rPrChange>
          </w:rPr>
          <w:t>52</w:t>
        </w:r>
      </w:ins>
      <w:del w:id="14312"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52</w:delText>
        </w:r>
      </w:del>
      <w:r w:rsidR="00E24798">
        <w:fldChar w:fldCharType="end"/>
      </w:r>
      <w:ins w:id="14313" w:author="Jane Shaw" w:date="2015-10-29T13:44:00Z">
        <w:r w:rsidR="003B4573">
          <w:rPr>
            <w:rFonts w:asciiTheme="majorBidi" w:eastAsia="Times New Roman" w:hAnsiTheme="majorBidi" w:cstheme="majorBidi"/>
            <w:lang w:val="en-GB"/>
          </w:rPr>
          <w:t xml:space="preserve"> are obtained.</w:t>
        </w:r>
      </w:ins>
      <w:del w:id="14314" w:author="Jane Shaw" w:date="2015-10-29T13:44:00Z">
        <w:r w:rsidRPr="00F31509" w:rsidDel="003B4573">
          <w:rPr>
            <w:rFonts w:asciiTheme="majorBidi" w:eastAsia="Times New Roman" w:hAnsiTheme="majorBidi" w:cstheme="majorBidi"/>
            <w:lang w:val="en-GB"/>
          </w:rPr>
          <w:delText>:</w:delText>
        </w:r>
      </w:del>
    </w:p>
    <w:p w14:paraId="075D5E8C" w14:textId="0C018A42" w:rsidR="004F65E4" w:rsidRPr="00F31509" w:rsidRDefault="004F65E4" w:rsidP="004F65E4">
      <w:pPr>
        <w:pStyle w:val="Didascalia"/>
        <w:keepNext/>
        <w:rPr>
          <w:rFonts w:asciiTheme="majorBidi" w:hAnsiTheme="majorBidi" w:cstheme="majorBidi"/>
          <w:b/>
          <w:lang w:val="en-GB"/>
        </w:rPr>
      </w:pPr>
      <w:bookmarkStart w:id="14315" w:name="_Ref428274557"/>
      <w:bookmarkStart w:id="14316" w:name="_Toc42842359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52</w:t>
      </w:r>
      <w:r w:rsidR="003D789C" w:rsidRPr="00F31509">
        <w:rPr>
          <w:rFonts w:asciiTheme="majorBidi" w:hAnsiTheme="majorBidi" w:cstheme="majorBidi"/>
          <w:lang w:val="en-GB"/>
        </w:rPr>
        <w:fldChar w:fldCharType="end"/>
      </w:r>
      <w:bookmarkEnd w:id="14315"/>
      <w:r w:rsidRPr="00F31509">
        <w:rPr>
          <w:rFonts w:asciiTheme="majorBidi" w:hAnsiTheme="majorBidi" w:cstheme="majorBidi"/>
          <w:lang w:val="en-GB"/>
        </w:rPr>
        <w:t>: Daily per capita calories</w:t>
      </w:r>
      <w:ins w:id="14317" w:author="Jane Shaw" w:date="2015-10-29T13:44:00Z">
        <w:r w:rsidR="003B4573">
          <w:rPr>
            <w:rFonts w:asciiTheme="majorBidi" w:hAnsiTheme="majorBidi" w:cstheme="majorBidi"/>
            <w:lang w:val="en-GB"/>
          </w:rPr>
          <w:t xml:space="preserve">, </w:t>
        </w:r>
      </w:ins>
      <w:del w:id="14318" w:author="Jane Shaw" w:date="2015-10-29T13:44:00Z">
        <w:r w:rsidRPr="00F31509" w:rsidDel="003B4573">
          <w:rPr>
            <w:rFonts w:asciiTheme="majorBidi" w:hAnsiTheme="majorBidi" w:cstheme="majorBidi"/>
            <w:lang w:val="en-GB"/>
          </w:rPr>
          <w:delText>/</w:delText>
        </w:r>
      </w:del>
      <w:r w:rsidRPr="00F31509">
        <w:rPr>
          <w:rFonts w:asciiTheme="majorBidi" w:hAnsiTheme="majorBidi" w:cstheme="majorBidi"/>
          <w:lang w:val="en-GB"/>
        </w:rPr>
        <w:t>proteins</w:t>
      </w:r>
      <w:ins w:id="14319" w:author="Jane Shaw" w:date="2015-10-29T13:44:00Z">
        <w:r w:rsidR="003B4573">
          <w:rPr>
            <w:rFonts w:asciiTheme="majorBidi" w:hAnsiTheme="majorBidi" w:cstheme="majorBidi"/>
            <w:lang w:val="en-GB"/>
          </w:rPr>
          <w:t xml:space="preserve"> and </w:t>
        </w:r>
      </w:ins>
      <w:del w:id="14320" w:author="Jane Shaw" w:date="2015-10-29T13:44:00Z">
        <w:r w:rsidRPr="00F31509" w:rsidDel="003B4573">
          <w:rPr>
            <w:rFonts w:asciiTheme="majorBidi" w:hAnsiTheme="majorBidi" w:cstheme="majorBidi"/>
            <w:lang w:val="en-GB"/>
          </w:rPr>
          <w:delText>/</w:delText>
        </w:r>
      </w:del>
      <w:r w:rsidRPr="00F31509">
        <w:rPr>
          <w:rFonts w:asciiTheme="majorBidi" w:hAnsiTheme="majorBidi" w:cstheme="majorBidi"/>
          <w:lang w:val="en-GB"/>
        </w:rPr>
        <w:t xml:space="preserve">fats </w:t>
      </w:r>
      <w:del w:id="14321" w:author="Jane Shaw" w:date="2015-10-29T13:44:00Z">
        <w:r w:rsidRPr="00F31509" w:rsidDel="003B4573">
          <w:rPr>
            <w:rFonts w:asciiTheme="majorBidi" w:hAnsiTheme="majorBidi" w:cstheme="majorBidi"/>
            <w:lang w:val="en-GB"/>
          </w:rPr>
          <w:delText xml:space="preserve">for </w:delText>
        </w:r>
      </w:del>
      <w:ins w:id="14322" w:author="Jane Shaw" w:date="2015-10-29T13:44:00Z">
        <w:r w:rsidR="003B4573">
          <w:rPr>
            <w:rFonts w:asciiTheme="majorBidi" w:hAnsiTheme="majorBidi" w:cstheme="majorBidi"/>
            <w:lang w:val="en-GB"/>
          </w:rPr>
          <w:t xml:space="preserve">from </w:t>
        </w:r>
      </w:ins>
      <w:r w:rsidRPr="00F31509">
        <w:rPr>
          <w:rFonts w:asciiTheme="majorBidi" w:hAnsiTheme="majorBidi" w:cstheme="majorBidi"/>
          <w:lang w:val="en-GB"/>
        </w:rPr>
        <w:t>sugar</w:t>
      </w:r>
      <w:bookmarkEnd w:id="14316"/>
    </w:p>
    <w:tbl>
      <w:tblPr>
        <w:tblStyle w:val="Tabellaclassica1"/>
        <w:tblW w:w="0" w:type="auto"/>
        <w:tblLook w:val="04A0" w:firstRow="1" w:lastRow="0" w:firstColumn="1" w:lastColumn="0" w:noHBand="0" w:noVBand="1"/>
      </w:tblPr>
      <w:tblGrid>
        <w:gridCol w:w="1255"/>
        <w:gridCol w:w="2025"/>
        <w:gridCol w:w="2080"/>
        <w:gridCol w:w="1677"/>
      </w:tblGrid>
      <w:tr w:rsidR="004F65E4" w:rsidRPr="003B4573" w14:paraId="5E0470D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00C774" w14:textId="77777777" w:rsidR="004F65E4" w:rsidRPr="003B4573" w:rsidRDefault="004F65E4" w:rsidP="004F65E4">
            <w:pPr>
              <w:pStyle w:val="Compact"/>
              <w:rPr>
                <w:rFonts w:asciiTheme="majorBidi" w:hAnsiTheme="majorBidi" w:cstheme="majorBidi"/>
                <w:b/>
                <w:i w:val="0"/>
                <w:sz w:val="22"/>
                <w:lang w:val="en-GB"/>
                <w:rPrChange w:id="14323" w:author="Jane Shaw" w:date="2015-10-29T13:45: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324" w:author="Jane Shaw" w:date="2015-10-29T13:45:00Z">
                  <w:rPr>
                    <w:rFonts w:asciiTheme="majorBidi" w:hAnsiTheme="majorBidi" w:cstheme="majorBidi"/>
                    <w:sz w:val="22"/>
                    <w:lang w:val="en-GB"/>
                  </w:rPr>
                </w:rPrChange>
              </w:rPr>
              <w:t>Commodity</w:t>
            </w:r>
          </w:p>
        </w:tc>
        <w:tc>
          <w:tcPr>
            <w:tcW w:w="0" w:type="auto"/>
          </w:tcPr>
          <w:p w14:paraId="4CF06627" w14:textId="77777777"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325" w:author="Jane Shaw" w:date="2015-10-29T13:45: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326" w:author="Jane Shaw" w:date="2015-10-29T13:45:00Z">
                  <w:rPr>
                    <w:rFonts w:asciiTheme="majorBidi" w:hAnsiTheme="majorBidi" w:cstheme="majorBidi"/>
                    <w:sz w:val="22"/>
                    <w:lang w:val="en-GB"/>
                  </w:rPr>
                </w:rPrChange>
              </w:rPr>
              <w:t>Calories/person/day</w:t>
            </w:r>
          </w:p>
        </w:tc>
        <w:tc>
          <w:tcPr>
            <w:tcW w:w="0" w:type="auto"/>
          </w:tcPr>
          <w:p w14:paraId="3D8BB987" w14:textId="6A188977"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327" w:author="Jane Shaw" w:date="2015-10-29T13:45: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328" w:author="Jane Shaw" w:date="2015-10-29T13:45:00Z">
                  <w:rPr>
                    <w:rFonts w:asciiTheme="majorBidi" w:hAnsiTheme="majorBidi" w:cstheme="majorBidi"/>
                    <w:sz w:val="22"/>
                    <w:lang w:val="en-GB"/>
                  </w:rPr>
                </w:rPrChange>
              </w:rPr>
              <w:t xml:space="preserve">g </w:t>
            </w:r>
            <w:r w:rsidR="003B4573" w:rsidRPr="003B4573">
              <w:rPr>
                <w:rFonts w:asciiTheme="majorBidi" w:hAnsiTheme="majorBidi" w:cstheme="majorBidi"/>
                <w:b/>
                <w:sz w:val="22"/>
                <w:lang w:val="en-GB"/>
              </w:rPr>
              <w:t>protein</w:t>
            </w:r>
            <w:r w:rsidRPr="003B4573">
              <w:rPr>
                <w:rFonts w:asciiTheme="majorBidi" w:hAnsiTheme="majorBidi" w:cstheme="majorBidi"/>
                <w:b/>
                <w:sz w:val="22"/>
                <w:lang w:val="en-GB"/>
                <w:rPrChange w:id="14329" w:author="Jane Shaw" w:date="2015-10-29T13:45:00Z">
                  <w:rPr>
                    <w:rFonts w:asciiTheme="majorBidi" w:hAnsiTheme="majorBidi" w:cstheme="majorBidi"/>
                    <w:sz w:val="22"/>
                    <w:lang w:val="en-GB"/>
                  </w:rPr>
                </w:rPrChange>
              </w:rPr>
              <w:t>/person/day</w:t>
            </w:r>
          </w:p>
        </w:tc>
        <w:tc>
          <w:tcPr>
            <w:tcW w:w="0" w:type="auto"/>
          </w:tcPr>
          <w:p w14:paraId="345939A0" w14:textId="7E110CD1" w:rsidR="004F65E4" w:rsidRPr="003B4573"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4330" w:author="Jane Shaw" w:date="2015-10-29T13:45:00Z">
                  <w:rPr>
                    <w:rFonts w:asciiTheme="majorBidi" w:hAnsiTheme="majorBidi" w:cstheme="majorBidi"/>
                    <w:i w:val="0"/>
                    <w:iCs w:val="0"/>
                    <w:sz w:val="22"/>
                    <w:lang w:val="en-GB"/>
                  </w:rPr>
                </w:rPrChange>
              </w:rPr>
            </w:pPr>
            <w:r w:rsidRPr="003B4573">
              <w:rPr>
                <w:rFonts w:asciiTheme="majorBidi" w:hAnsiTheme="majorBidi" w:cstheme="majorBidi"/>
                <w:b/>
                <w:sz w:val="22"/>
                <w:lang w:val="en-GB"/>
                <w:rPrChange w:id="14331" w:author="Jane Shaw" w:date="2015-10-29T13:45:00Z">
                  <w:rPr>
                    <w:rFonts w:asciiTheme="majorBidi" w:hAnsiTheme="majorBidi" w:cstheme="majorBidi"/>
                    <w:sz w:val="22"/>
                    <w:lang w:val="en-GB"/>
                  </w:rPr>
                </w:rPrChange>
              </w:rPr>
              <w:t xml:space="preserve">g </w:t>
            </w:r>
            <w:r w:rsidR="003B4573" w:rsidRPr="003B4573">
              <w:rPr>
                <w:rFonts w:asciiTheme="majorBidi" w:hAnsiTheme="majorBidi" w:cstheme="majorBidi"/>
                <w:b/>
                <w:sz w:val="22"/>
                <w:lang w:val="en-GB"/>
              </w:rPr>
              <w:t>fat</w:t>
            </w:r>
            <w:r w:rsidRPr="003B4573">
              <w:rPr>
                <w:rFonts w:asciiTheme="majorBidi" w:hAnsiTheme="majorBidi" w:cstheme="majorBidi"/>
                <w:b/>
                <w:sz w:val="22"/>
                <w:lang w:val="en-GB"/>
                <w:rPrChange w:id="14332" w:author="Jane Shaw" w:date="2015-10-29T13:45:00Z">
                  <w:rPr>
                    <w:rFonts w:asciiTheme="majorBidi" w:hAnsiTheme="majorBidi" w:cstheme="majorBidi"/>
                    <w:sz w:val="22"/>
                    <w:lang w:val="en-GB"/>
                  </w:rPr>
                </w:rPrChange>
              </w:rPr>
              <w:t>/person/day</w:t>
            </w:r>
          </w:p>
        </w:tc>
      </w:tr>
      <w:tr w:rsidR="004F65E4" w:rsidRPr="00F31509" w14:paraId="68AC67B0"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B69A70B"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4F3A410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14:paraId="08DCFF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21377C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3912B6D6" w14:textId="77777777" w:rsidR="004F65E4" w:rsidRPr="00F31509" w:rsidRDefault="004F65E4" w:rsidP="004F65E4">
      <w:pPr>
        <w:rPr>
          <w:rFonts w:asciiTheme="majorBidi" w:hAnsiTheme="majorBidi" w:cstheme="majorBidi"/>
          <w:lang w:val="en-GB"/>
        </w:rPr>
      </w:pPr>
    </w:p>
    <w:p w14:paraId="1DFCF8CD"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0CE187C6" w14:textId="53546718" w:rsidR="006E32A4" w:rsidRPr="00F31509" w:rsidRDefault="003B4573" w:rsidP="00C4334D">
      <w:pPr>
        <w:pStyle w:val="Titolo2"/>
      </w:pPr>
      <w:bookmarkStart w:id="14333" w:name="palm-oil"/>
      <w:bookmarkStart w:id="14334" w:name="_Toc428383849"/>
      <w:bookmarkStart w:id="14335" w:name="_Toc428436071"/>
      <w:bookmarkStart w:id="14336" w:name="_Toc428436372"/>
      <w:bookmarkStart w:id="14337" w:name="_Toc308029373"/>
      <w:bookmarkStart w:id="14338" w:name="_Toc308029564"/>
      <w:bookmarkEnd w:id="14333"/>
      <w:ins w:id="14339" w:author="Jane Shaw" w:date="2015-10-29T13:45:00Z">
        <w:r>
          <w:t xml:space="preserve">4.3 </w:t>
        </w:r>
      </w:ins>
      <w:r w:rsidR="006E32A4" w:rsidRPr="00F31509">
        <w:t xml:space="preserve">Palm </w:t>
      </w:r>
      <w:r w:rsidRPr="00F31509">
        <w:t>oil</w:t>
      </w:r>
      <w:bookmarkEnd w:id="14334"/>
      <w:bookmarkEnd w:id="14335"/>
      <w:bookmarkEnd w:id="14336"/>
      <w:bookmarkEnd w:id="14337"/>
      <w:bookmarkEnd w:id="14338"/>
    </w:p>
    <w:p w14:paraId="43226C5B" w14:textId="1C13CD92"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w:t>
      </w:r>
      <w:ins w:id="14340" w:author="Jane Shaw" w:date="2015-11-07T20:18:00Z">
        <w:r w:rsidR="00E5499E">
          <w:rPr>
            <w:rFonts w:asciiTheme="majorBidi" w:eastAsia="Times New Roman" w:hAnsiTheme="majorBidi" w:cstheme="majorBidi"/>
            <w:lang w:val="en-GB"/>
          </w:rPr>
          <w:t xml:space="preserve"> process</w:t>
        </w:r>
      </w:ins>
      <w:r w:rsidRPr="00F31509">
        <w:rPr>
          <w:rFonts w:asciiTheme="majorBidi" w:eastAsia="Times New Roman" w:hAnsiTheme="majorBidi" w:cstheme="majorBidi"/>
          <w:lang w:val="en-GB"/>
        </w:rPr>
        <w:t xml:space="preserve"> </w:t>
      </w:r>
      <w:del w:id="14341" w:author="Jane Shaw" w:date="2015-10-29T16:10:00Z">
        <w:r w:rsidRPr="00F31509" w:rsidDel="005A6E30">
          <w:rPr>
            <w:rFonts w:asciiTheme="majorBidi" w:eastAsia="Times New Roman" w:hAnsiTheme="majorBidi" w:cstheme="majorBidi"/>
            <w:lang w:val="en-GB"/>
          </w:rPr>
          <w:delText xml:space="preserve">introductions of </w:delText>
        </w:r>
      </w:del>
      <w:ins w:id="14342" w:author="Jane Shaw" w:date="2015-10-29T16:10:00Z">
        <w:r w:rsidR="005A6E30">
          <w:rPr>
            <w:rFonts w:asciiTheme="majorBidi" w:eastAsia="Times New Roman" w:hAnsiTheme="majorBidi" w:cstheme="majorBidi"/>
            <w:lang w:val="en-GB"/>
          </w:rPr>
          <w:t xml:space="preserve">described for </w:t>
        </w:r>
      </w:ins>
      <w:r w:rsidRPr="00F31509">
        <w:rPr>
          <w:rFonts w:asciiTheme="majorBidi" w:eastAsia="Times New Roman" w:hAnsiTheme="majorBidi" w:cstheme="majorBidi"/>
          <w:lang w:val="en-GB"/>
        </w:rPr>
        <w:t>the wheat and sugar example</w:t>
      </w:r>
      <w:ins w:id="14343" w:author="Jane Shaw" w:date="2015-10-29T16:10:00Z">
        <w:r w:rsidR="005A6E30">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provided ample opportunities to demonstrate </w:t>
      </w:r>
      <w:del w:id="14344" w:author="Jane Shaw" w:date="2015-10-29T16:11:00Z">
        <w:r w:rsidRPr="00F31509" w:rsidDel="005A6E30">
          <w:rPr>
            <w:rFonts w:asciiTheme="majorBidi" w:eastAsia="Times New Roman" w:hAnsiTheme="majorBidi" w:cstheme="majorBidi"/>
            <w:lang w:val="en-GB"/>
          </w:rPr>
          <w:delText xml:space="preserve">various </w:delText>
        </w:r>
      </w:del>
      <w:ins w:id="14345" w:author="Jane Shaw" w:date="2015-10-29T16:11:00Z">
        <w:r w:rsidR="005A6E30">
          <w:rPr>
            <w:rFonts w:asciiTheme="majorBidi" w:eastAsia="Times New Roman" w:hAnsiTheme="majorBidi" w:cstheme="majorBidi"/>
            <w:lang w:val="en-GB"/>
          </w:rPr>
          <w:t xml:space="preserve">some of the </w:t>
        </w:r>
      </w:ins>
      <w:r w:rsidRPr="00F31509">
        <w:rPr>
          <w:rFonts w:asciiTheme="majorBidi" w:eastAsia="Times New Roman" w:hAnsiTheme="majorBidi" w:cstheme="majorBidi"/>
          <w:lang w:val="en-GB"/>
        </w:rPr>
        <w:t xml:space="preserve">specificities and intricacies </w:t>
      </w:r>
      <w:del w:id="14346" w:author="Jane Shaw" w:date="2015-11-07T20:18:00Z">
        <w:r w:rsidRPr="00F31509" w:rsidDel="00E5499E">
          <w:rPr>
            <w:rFonts w:asciiTheme="majorBidi" w:eastAsia="Times New Roman" w:hAnsiTheme="majorBidi" w:cstheme="majorBidi"/>
            <w:lang w:val="en-GB"/>
          </w:rPr>
          <w:delText xml:space="preserve">in </w:delText>
        </w:r>
      </w:del>
      <w:ins w:id="14347" w:author="Jane Shaw" w:date="2015-11-07T20:18:00Z">
        <w:r w:rsidR="00E5499E">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compiling SUA and FBS tables. While it would be impossible to anticipate all </w:t>
      </w:r>
      <w:ins w:id="14348" w:author="Jane Shaw" w:date="2015-10-29T16:11:00Z">
        <w:r w:rsidR="005A6E30">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possible challenges for FBS compilers at </w:t>
      </w:r>
      <w:ins w:id="14349" w:author="Jane Shaw" w:date="2015-10-29T16:11:00Z">
        <w:r w:rsidR="005A6E30">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country level, it </w:t>
      </w:r>
      <w:del w:id="14350" w:author="Jane Shaw" w:date="2015-10-29T16:11:00Z">
        <w:r w:rsidRPr="00F31509" w:rsidDel="005A6E30">
          <w:rPr>
            <w:rFonts w:asciiTheme="majorBidi" w:eastAsia="Times New Roman" w:hAnsiTheme="majorBidi" w:cstheme="majorBidi"/>
            <w:lang w:val="en-GB"/>
          </w:rPr>
          <w:delText xml:space="preserve">was deemed useful to </w:delText>
        </w:r>
      </w:del>
      <w:ins w:id="14351" w:author="Jane Shaw" w:date="2015-10-29T16:11:00Z">
        <w:r w:rsidR="005A6E30">
          <w:rPr>
            <w:rFonts w:asciiTheme="majorBidi" w:eastAsia="Times New Roman" w:hAnsiTheme="majorBidi" w:cstheme="majorBidi"/>
            <w:lang w:val="en-GB"/>
          </w:rPr>
          <w:t xml:space="preserve">is worth describing </w:t>
        </w:r>
      </w:ins>
      <w:del w:id="14352" w:author="Jane Shaw" w:date="2015-10-29T16:11:00Z">
        <w:r w:rsidRPr="00F31509" w:rsidDel="005A6E30">
          <w:rPr>
            <w:rFonts w:asciiTheme="majorBidi" w:eastAsia="Times New Roman" w:hAnsiTheme="majorBidi" w:cstheme="majorBidi"/>
            <w:lang w:val="en-GB"/>
          </w:rPr>
          <w:delText xml:space="preserve">expose </w:delText>
        </w:r>
      </w:del>
      <w:r w:rsidRPr="00F31509">
        <w:rPr>
          <w:rFonts w:asciiTheme="majorBidi" w:eastAsia="Times New Roman" w:hAnsiTheme="majorBidi" w:cstheme="majorBidi"/>
          <w:lang w:val="en-GB"/>
        </w:rPr>
        <w:t>and address</w:t>
      </w:r>
      <w:ins w:id="14353" w:author="Jane Shaw" w:date="2015-10-29T16:11:00Z">
        <w:r w:rsidR="005A6E30">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w:t>
      </w:r>
      <w:del w:id="14354" w:author="Jane Shaw" w:date="2015-10-29T16:11:00Z">
        <w:r w:rsidRPr="00F31509" w:rsidDel="005A6E30">
          <w:rPr>
            <w:rFonts w:asciiTheme="majorBidi" w:eastAsia="Times New Roman" w:hAnsiTheme="majorBidi" w:cstheme="majorBidi"/>
            <w:lang w:val="en-GB"/>
          </w:rPr>
          <w:delText xml:space="preserve">a number of </w:delText>
        </w:r>
      </w:del>
      <w:ins w:id="14355" w:author="Jane Shaw" w:date="2015-10-29T16:11:00Z">
        <w:r w:rsidR="005A6E30">
          <w:rPr>
            <w:rFonts w:asciiTheme="majorBidi" w:eastAsia="Times New Roman" w:hAnsiTheme="majorBidi" w:cstheme="majorBidi"/>
            <w:lang w:val="en-GB"/>
          </w:rPr>
          <w:t xml:space="preserve">some of these </w:t>
        </w:r>
      </w:ins>
      <w:r w:rsidRPr="00F31509">
        <w:rPr>
          <w:rFonts w:asciiTheme="majorBidi" w:eastAsia="Times New Roman" w:hAnsiTheme="majorBidi" w:cstheme="majorBidi"/>
          <w:lang w:val="en-GB"/>
        </w:rPr>
        <w:t xml:space="preserve">additional challenges by </w:t>
      </w:r>
      <w:del w:id="14356" w:author="Jane Shaw" w:date="2015-10-29T16:12:00Z">
        <w:r w:rsidRPr="00F31509" w:rsidDel="005A6E30">
          <w:rPr>
            <w:rFonts w:asciiTheme="majorBidi" w:eastAsia="Times New Roman" w:hAnsiTheme="majorBidi" w:cstheme="majorBidi"/>
            <w:lang w:val="en-GB"/>
          </w:rPr>
          <w:delText xml:space="preserve">presenting </w:delText>
        </w:r>
      </w:del>
      <w:ins w:id="14357" w:author="Jane Shaw" w:date="2015-10-29T16:12:00Z">
        <w:r w:rsidR="005A6E30">
          <w:rPr>
            <w:rFonts w:asciiTheme="majorBidi" w:eastAsia="Times New Roman" w:hAnsiTheme="majorBidi" w:cstheme="majorBidi"/>
            <w:lang w:val="en-GB"/>
          </w:rPr>
          <w:t xml:space="preserve">describing </w:t>
        </w:r>
      </w:ins>
      <w:r w:rsidRPr="00F31509">
        <w:rPr>
          <w:rFonts w:asciiTheme="majorBidi" w:eastAsia="Times New Roman" w:hAnsiTheme="majorBidi" w:cstheme="majorBidi"/>
          <w:lang w:val="en-GB"/>
        </w:rPr>
        <w:t xml:space="preserve">the compilation of </w:t>
      </w:r>
      <w:ins w:id="14358" w:author="Jane Shaw" w:date="2015-10-29T16:12:00Z">
        <w:r w:rsidR="005A6E30">
          <w:rPr>
            <w:rFonts w:asciiTheme="majorBidi" w:eastAsia="Times New Roman" w:hAnsiTheme="majorBidi" w:cstheme="majorBidi"/>
            <w:lang w:val="en-GB"/>
          </w:rPr>
          <w:t xml:space="preserve">SUA/FBS tables for </w:t>
        </w:r>
      </w:ins>
      <w:r w:rsidRPr="00F31509">
        <w:rPr>
          <w:rFonts w:asciiTheme="majorBidi" w:eastAsia="Times New Roman" w:hAnsiTheme="majorBidi" w:cstheme="majorBidi"/>
          <w:lang w:val="en-GB"/>
        </w:rPr>
        <w:t>another product</w:t>
      </w:r>
      <w:ins w:id="14359" w:author="Jane Shaw" w:date="2015-10-29T16:13:00Z">
        <w:r w:rsidR="005A6E30">
          <w:rPr>
            <w:rFonts w:asciiTheme="majorBidi" w:eastAsia="Times New Roman" w:hAnsiTheme="majorBidi" w:cstheme="majorBidi"/>
            <w:lang w:val="en-GB"/>
          </w:rPr>
          <w:t>, such as</w:t>
        </w:r>
      </w:ins>
      <w:del w:id="14360" w:author="Jane Shaw" w:date="2015-10-29T16:13:00Z">
        <w:r w:rsidRPr="00F31509" w:rsidDel="005A6E3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r w:rsidR="005A6E30" w:rsidRPr="00F31509">
        <w:rPr>
          <w:rFonts w:asciiTheme="majorBidi" w:eastAsia="Times New Roman" w:hAnsiTheme="majorBidi" w:cstheme="majorBidi"/>
          <w:lang w:val="en-GB"/>
        </w:rPr>
        <w:t xml:space="preserve">palm </w:t>
      </w:r>
      <w:r w:rsidRPr="00F31509">
        <w:rPr>
          <w:rFonts w:asciiTheme="majorBidi" w:eastAsia="Times New Roman" w:hAnsiTheme="majorBidi" w:cstheme="majorBidi"/>
          <w:lang w:val="en-GB"/>
        </w:rPr>
        <w:t>oil</w:t>
      </w:r>
      <w:del w:id="14361" w:author="Jane Shaw" w:date="2015-10-29T16:13:00Z">
        <w:r w:rsidRPr="00F31509" w:rsidDel="005A6E30">
          <w:rPr>
            <w:rFonts w:asciiTheme="majorBidi" w:eastAsia="Times New Roman" w:hAnsiTheme="majorBidi" w:cstheme="majorBidi"/>
            <w:lang w:val="en-GB"/>
          </w:rPr>
          <w:delText xml:space="preserve"> offers the possibility to broaden and deepen the experience gained so far and add new challenges</w:delText>
        </w:r>
      </w:del>
      <w:r w:rsidRPr="00F31509">
        <w:rPr>
          <w:rFonts w:asciiTheme="majorBidi" w:eastAsia="Times New Roman" w:hAnsiTheme="majorBidi" w:cstheme="majorBidi"/>
          <w:lang w:val="en-GB"/>
        </w:rPr>
        <w:t xml:space="preserve">. The basic strategy </w:t>
      </w:r>
      <w:del w:id="14362" w:author="Jane Shaw" w:date="2015-10-29T16:13:00Z">
        <w:r w:rsidRPr="00F31509" w:rsidDel="005A6E30">
          <w:rPr>
            <w:rFonts w:asciiTheme="majorBidi" w:eastAsia="Times New Roman" w:hAnsiTheme="majorBidi" w:cstheme="majorBidi"/>
            <w:lang w:val="en-GB"/>
          </w:rPr>
          <w:delText xml:space="preserve">in </w:delText>
        </w:r>
      </w:del>
      <w:ins w:id="14363" w:author="Jane Shaw" w:date="2015-10-29T16:13:00Z">
        <w:r w:rsidR="005A6E30">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building up the SUA and FBS tables follows the same </w:t>
      </w:r>
      <w:del w:id="14364" w:author="Jane Shaw" w:date="2015-11-07T20:18:00Z">
        <w:r w:rsidRPr="00F31509" w:rsidDel="00E5499E">
          <w:rPr>
            <w:rFonts w:asciiTheme="majorBidi" w:eastAsia="Times New Roman" w:hAnsiTheme="majorBidi" w:cstheme="majorBidi"/>
            <w:lang w:val="en-GB"/>
          </w:rPr>
          <w:delText>principal</w:delText>
        </w:r>
      </w:del>
      <w:del w:id="14365" w:author="Jane Shaw" w:date="2015-10-29T16:13:00Z">
        <w:r w:rsidRPr="00F31509" w:rsidDel="005A6E30">
          <w:rPr>
            <w:rFonts w:asciiTheme="majorBidi" w:eastAsia="Times New Roman" w:hAnsiTheme="majorBidi" w:cstheme="majorBidi"/>
            <w:lang w:val="en-GB"/>
          </w:rPr>
          <w:delText>s</w:delText>
        </w:r>
      </w:del>
      <w:del w:id="14366" w:author="Jane Shaw" w:date="2015-11-07T20:18:00Z">
        <w:r w:rsidRPr="00F31509" w:rsidDel="00E5499E">
          <w:rPr>
            <w:rFonts w:asciiTheme="majorBidi" w:eastAsia="Times New Roman" w:hAnsiTheme="majorBidi" w:cstheme="majorBidi"/>
            <w:lang w:val="en-GB"/>
          </w:rPr>
          <w:delText xml:space="preserve"> </w:delText>
        </w:r>
      </w:del>
      <w:ins w:id="14367" w:author="Jane Shaw" w:date="2015-11-07T20:18:00Z">
        <w:r w:rsidR="00E5499E">
          <w:rPr>
            <w:rFonts w:asciiTheme="majorBidi" w:eastAsia="Times New Roman" w:hAnsiTheme="majorBidi" w:cstheme="majorBidi"/>
            <w:lang w:val="en-GB"/>
          </w:rPr>
          <w:t xml:space="preserve">process </w:t>
        </w:r>
      </w:ins>
      <w:del w:id="14368" w:author="Jane Shaw" w:date="2015-10-29T16:13:00Z">
        <w:r w:rsidRPr="00F31509" w:rsidDel="005A6E30">
          <w:rPr>
            <w:rFonts w:asciiTheme="majorBidi" w:eastAsia="Times New Roman" w:hAnsiTheme="majorBidi" w:cstheme="majorBidi"/>
            <w:lang w:val="en-GB"/>
          </w:rPr>
          <w:delText xml:space="preserve">steps </w:delText>
        </w:r>
      </w:del>
      <w:r w:rsidRPr="00F31509">
        <w:rPr>
          <w:rFonts w:asciiTheme="majorBidi" w:eastAsia="Times New Roman" w:hAnsiTheme="majorBidi" w:cstheme="majorBidi"/>
          <w:lang w:val="en-GB"/>
        </w:rPr>
        <w:t xml:space="preserve">as </w:t>
      </w:r>
      <w:ins w:id="14369" w:author="Jane Shaw" w:date="2015-10-29T16:13:00Z">
        <w:r w:rsidR="005A6E30">
          <w:rPr>
            <w:rFonts w:asciiTheme="majorBidi" w:eastAsia="Times New Roman" w:hAnsiTheme="majorBidi" w:cstheme="majorBidi"/>
            <w:lang w:val="en-GB"/>
          </w:rPr>
          <w:t xml:space="preserve">already outlined </w:t>
        </w:r>
      </w:ins>
      <w:r w:rsidRPr="00F31509">
        <w:rPr>
          <w:rFonts w:asciiTheme="majorBidi" w:eastAsia="Times New Roman" w:hAnsiTheme="majorBidi" w:cstheme="majorBidi"/>
          <w:lang w:val="en-GB"/>
        </w:rPr>
        <w:t>for wheat and sugar</w:t>
      </w:r>
      <w:ins w:id="14370" w:author="Jane Shaw" w:date="2015-10-29T16:13:00Z">
        <w:r w:rsidR="005A6E30">
          <w:rPr>
            <w:rFonts w:asciiTheme="majorBidi" w:eastAsia="Times New Roman" w:hAnsiTheme="majorBidi" w:cstheme="majorBidi"/>
            <w:lang w:val="en-GB"/>
          </w:rPr>
          <w:t>,</w:t>
        </w:r>
      </w:ins>
      <w:del w:id="14371" w:author="Jane Shaw" w:date="2015-10-29T16:13:00Z">
        <w:r w:rsidRPr="00F31509" w:rsidDel="005A6E30">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372" w:author="Jane Shaw" w:date="2015-10-29T16:13:00Z">
        <w:r w:rsidRPr="00F31509" w:rsidDel="005A6E30">
          <w:rPr>
            <w:rFonts w:asciiTheme="majorBidi" w:eastAsia="Times New Roman" w:hAnsiTheme="majorBidi" w:cstheme="majorBidi"/>
            <w:lang w:val="en-GB"/>
          </w:rPr>
          <w:delText xml:space="preserve">We therefore </w:delText>
        </w:r>
      </w:del>
      <w:r w:rsidRPr="00F31509">
        <w:rPr>
          <w:rFonts w:asciiTheme="majorBidi" w:eastAsia="Times New Roman" w:hAnsiTheme="majorBidi" w:cstheme="majorBidi"/>
          <w:lang w:val="en-GB"/>
        </w:rPr>
        <w:t>start</w:t>
      </w:r>
      <w:ins w:id="14373" w:author="Jane Shaw" w:date="2015-10-29T16:13:00Z">
        <w:r w:rsidR="005A6E30">
          <w:rPr>
            <w:rFonts w:asciiTheme="majorBidi" w:eastAsia="Times New Roman" w:hAnsiTheme="majorBidi" w:cstheme="majorBidi"/>
            <w:lang w:val="en-GB"/>
          </w:rPr>
          <w:t>i</w:t>
        </w:r>
      </w:ins>
      <w:ins w:id="14374" w:author="Jane Shaw" w:date="2015-10-29T16:14:00Z">
        <w:r w:rsidR="005A6E30">
          <w:rPr>
            <w:rFonts w:asciiTheme="majorBidi" w:eastAsia="Times New Roman" w:hAnsiTheme="majorBidi" w:cstheme="majorBidi"/>
            <w:lang w:val="en-GB"/>
          </w:rPr>
          <w:t>n</w:t>
        </w:r>
      </w:ins>
      <w:ins w:id="14375" w:author="Jane Shaw" w:date="2015-10-29T16:13:00Z">
        <w:r w:rsidR="005A6E30">
          <w:rPr>
            <w:rFonts w:asciiTheme="majorBidi" w:eastAsia="Times New Roman" w:hAnsiTheme="majorBidi" w:cstheme="majorBidi"/>
            <w:lang w:val="en-GB"/>
          </w:rPr>
          <w:t>g</w:t>
        </w:r>
      </w:ins>
      <w:r w:rsidRPr="00F31509">
        <w:rPr>
          <w:rFonts w:asciiTheme="majorBidi" w:eastAsia="Times New Roman" w:hAnsiTheme="majorBidi" w:cstheme="majorBidi"/>
          <w:lang w:val="en-GB"/>
        </w:rPr>
        <w:t xml:space="preserve"> </w:t>
      </w:r>
      <w:del w:id="14376" w:author="Jane Shaw" w:date="2015-10-29T16:14:00Z">
        <w:r w:rsidRPr="00F31509" w:rsidDel="005A6E30">
          <w:rPr>
            <w:rFonts w:asciiTheme="majorBidi" w:eastAsia="Times New Roman" w:hAnsiTheme="majorBidi" w:cstheme="majorBidi"/>
            <w:lang w:val="en-GB"/>
          </w:rPr>
          <w:delText xml:space="preserve">off again </w:delText>
        </w:r>
      </w:del>
      <w:r w:rsidRPr="00F31509">
        <w:rPr>
          <w:rFonts w:asciiTheme="majorBidi" w:eastAsia="Times New Roman" w:hAnsiTheme="majorBidi" w:cstheme="majorBidi"/>
          <w:lang w:val="en-GB"/>
        </w:rPr>
        <w:t>with an empty table (</w:t>
      </w:r>
      <w:r w:rsidR="00E24798">
        <w:fldChar w:fldCharType="begin"/>
      </w:r>
      <w:r w:rsidR="00E24798">
        <w:instrText xml:space="preserve"> REF _Ref428299225 \h  \* MERGEFORMAT </w:instrText>
      </w:r>
      <w:r w:rsidR="00E24798">
        <w:fldChar w:fldCharType="separate"/>
      </w:r>
      <w:ins w:id="14377" w:author="Jane Shaw" w:date="2015-11-01T20:53:00Z">
        <w:r w:rsidR="00311179" w:rsidRPr="00311179">
          <w:rPr>
            <w:rFonts w:asciiTheme="majorBidi" w:eastAsia="Times New Roman" w:hAnsiTheme="majorBidi" w:cstheme="majorBidi"/>
            <w:lang w:val="en-GB"/>
            <w:rPrChange w:id="14378"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379" w:author="Jane Shaw" w:date="2015-11-01T20:53:00Z">
              <w:rPr>
                <w:rFonts w:asciiTheme="majorBidi" w:hAnsiTheme="majorBidi" w:cstheme="majorBidi"/>
                <w:noProof/>
                <w:lang w:val="en-GB"/>
              </w:rPr>
            </w:rPrChange>
          </w:rPr>
          <w:t>53</w:t>
        </w:r>
      </w:ins>
      <w:del w:id="14380"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53</w:delText>
        </w:r>
      </w:del>
      <w:r w:rsidR="00E24798">
        <w:fldChar w:fldCharType="end"/>
      </w:r>
      <w:r w:rsidRPr="00F31509">
        <w:rPr>
          <w:rFonts w:asciiTheme="majorBidi" w:eastAsia="Times New Roman" w:hAnsiTheme="majorBidi" w:cstheme="majorBidi"/>
          <w:lang w:val="en-GB"/>
        </w:rPr>
        <w:t>)</w:t>
      </w:r>
      <w:ins w:id="14381" w:author="Jane Shaw" w:date="2015-11-07T20:18:00Z">
        <w:r w:rsidR="00E5499E">
          <w:rPr>
            <w:rFonts w:asciiTheme="majorBidi" w:eastAsia="Times New Roman" w:hAnsiTheme="majorBidi" w:cstheme="majorBidi"/>
            <w:lang w:val="en-GB"/>
          </w:rPr>
          <w:t>.</w:t>
        </w:r>
      </w:ins>
      <w:del w:id="14382" w:author="Jane Shaw" w:date="2015-11-07T20:18:00Z">
        <w:r w:rsidRPr="00F31509" w:rsidDel="00E5499E">
          <w:rPr>
            <w:rFonts w:asciiTheme="majorBidi" w:eastAsia="Times New Roman" w:hAnsiTheme="majorBidi" w:cstheme="majorBidi"/>
            <w:lang w:val="en-GB"/>
          </w:rPr>
          <w:delText>:</w:delText>
        </w:r>
      </w:del>
    </w:p>
    <w:p w14:paraId="1AA3A618" w14:textId="1FAE449B" w:rsidR="006E32A4" w:rsidRPr="00F31509" w:rsidRDefault="006E32A4" w:rsidP="006E32A4">
      <w:pPr>
        <w:pStyle w:val="Didascalia"/>
        <w:keepNext/>
        <w:rPr>
          <w:rFonts w:asciiTheme="majorBidi" w:hAnsiTheme="majorBidi" w:cstheme="majorBidi"/>
          <w:b/>
          <w:lang w:val="en-GB"/>
        </w:rPr>
      </w:pPr>
      <w:bookmarkStart w:id="14383" w:name="_Ref428299225"/>
      <w:bookmarkStart w:id="14384" w:name="_Toc428423592"/>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53</w:t>
      </w:r>
      <w:r w:rsidR="003D789C" w:rsidRPr="00F31509">
        <w:rPr>
          <w:rFonts w:asciiTheme="majorBidi" w:hAnsiTheme="majorBidi" w:cstheme="majorBidi"/>
          <w:b/>
          <w:lang w:val="en-GB"/>
        </w:rPr>
        <w:fldChar w:fldCharType="end"/>
      </w:r>
      <w:bookmarkEnd w:id="14383"/>
      <w:r w:rsidRPr="00F31509">
        <w:rPr>
          <w:rFonts w:asciiTheme="majorBidi" w:hAnsiTheme="majorBidi" w:cstheme="majorBidi"/>
          <w:lang w:val="en-GB"/>
        </w:rPr>
        <w:t>: Initial</w:t>
      </w:r>
      <w:ins w:id="14385" w:author="Jane Shaw" w:date="2015-10-29T16:14:00Z">
        <w:r w:rsidR="005A6E30">
          <w:rPr>
            <w:rFonts w:asciiTheme="majorBidi" w:hAnsiTheme="majorBidi" w:cstheme="majorBidi"/>
            <w:lang w:val="en-GB"/>
          </w:rPr>
          <w:t>, empty</w:t>
        </w:r>
      </w:ins>
      <w:r w:rsidRPr="00F31509">
        <w:rPr>
          <w:rFonts w:asciiTheme="majorBidi" w:hAnsiTheme="majorBidi" w:cstheme="majorBidi"/>
          <w:lang w:val="en-GB"/>
        </w:rPr>
        <w:t xml:space="preserve"> SUA table for palm oil</w:t>
      </w:r>
      <w:bookmarkEnd w:id="14384"/>
    </w:p>
    <w:tbl>
      <w:tblPr>
        <w:tblStyle w:val="Tabellaclassica1"/>
        <w:tblW w:w="5261" w:type="pct"/>
        <w:tblLook w:val="04A0" w:firstRow="1" w:lastRow="0" w:firstColumn="1" w:lastColumn="0" w:noHBand="0" w:noVBand="1"/>
      </w:tblPr>
      <w:tblGrid>
        <w:gridCol w:w="1643"/>
        <w:gridCol w:w="981"/>
        <w:gridCol w:w="768"/>
        <w:gridCol w:w="759"/>
        <w:gridCol w:w="772"/>
        <w:gridCol w:w="563"/>
        <w:gridCol w:w="1005"/>
        <w:gridCol w:w="545"/>
        <w:gridCol w:w="536"/>
        <w:gridCol w:w="723"/>
        <w:gridCol w:w="901"/>
        <w:gridCol w:w="528"/>
      </w:tblGrid>
      <w:tr w:rsidR="008D6966" w:rsidRPr="00F31509" w14:paraId="54CFEE6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1327A1B1" w14:textId="3C882084"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7272B4E7" w14:textId="32E30C23"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3592E533" w14:textId="26B330CA"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5F6FA2ED" w14:textId="58EE23C1"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58CA504A" w14:textId="6F43AD97"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476F9D4" w14:textId="25AB8FD1"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435B16C7" w14:textId="748DC601"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1885A531" w14:textId="487F4DB4"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5A1EF48F" w14:textId="3ED3AC46"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7098EEC8" w14:textId="59C077AF"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360D70E2" w14:textId="1E2489AA"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3CB05C41" w14:textId="00ACD47C"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2B5637E1"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7F98F27" w14:textId="14B31D8A" w:rsidR="006E32A4" w:rsidRPr="00F31509" w:rsidRDefault="006E32A4" w:rsidP="006E32A4">
            <w:pPr>
              <w:pStyle w:val="Compact"/>
              <w:rPr>
                <w:rFonts w:asciiTheme="majorBidi" w:hAnsiTheme="majorBidi" w:cstheme="majorBidi"/>
                <w:sz w:val="16"/>
                <w:lang w:val="en-GB"/>
              </w:rPr>
            </w:pPr>
            <w:del w:id="14386" w:author="Jane Shaw" w:date="2015-10-31T20:34:00Z">
              <w:r w:rsidRPr="00F31509" w:rsidDel="007234DC">
                <w:rPr>
                  <w:rFonts w:asciiTheme="majorBidi" w:hAnsiTheme="majorBidi" w:cstheme="majorBidi"/>
                  <w:sz w:val="16"/>
                  <w:lang w:val="en-GB"/>
                </w:rPr>
                <w:delText>Oil p</w:delText>
              </w:r>
            </w:del>
            <w:ins w:id="14387"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4BF5AB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7E3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7E65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10E6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6EB32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DC72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2293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7572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BF1E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092C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0ED0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383176B"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5AA762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78462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B483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2FED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C5143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A4A4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5A94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0349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2411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CD56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F521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4C69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53ADE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7261DC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6C51B7E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829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2729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7D66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E3D2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057D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A97D7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3F00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1304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99AC8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7CC9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D636CAE"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7E816250" w14:textId="2C48A895"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5A6E30" w:rsidRPr="00F31509">
              <w:rPr>
                <w:rFonts w:asciiTheme="majorBidi" w:hAnsiTheme="majorBidi" w:cstheme="majorBidi"/>
                <w:sz w:val="16"/>
                <w:lang w:val="en-GB"/>
              </w:rPr>
              <w:t>shortening</w:t>
            </w:r>
          </w:p>
        </w:tc>
        <w:tc>
          <w:tcPr>
            <w:tcW w:w="0" w:type="auto"/>
          </w:tcPr>
          <w:p w14:paraId="44A598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C87C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4DD1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7695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630A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D7D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EAD5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0980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917F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E125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704DC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3C34396"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A4D365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F2972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1A97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3BA4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2BF5A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7AC4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D075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461D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F46F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72782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7902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5862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D82DF00"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6504A03D" w14:textId="7789250E" w:rsidR="006E32A4" w:rsidRPr="00F31509" w:rsidRDefault="006E32A4" w:rsidP="006E32A4">
            <w:pPr>
              <w:pStyle w:val="Compact"/>
              <w:rPr>
                <w:rFonts w:asciiTheme="majorBidi" w:hAnsiTheme="majorBidi" w:cstheme="majorBidi"/>
                <w:sz w:val="16"/>
                <w:lang w:val="en-GB"/>
              </w:rPr>
            </w:pPr>
            <w:del w:id="14388" w:author="Jane Shaw" w:date="2015-10-29T16:15:00Z">
              <w:r w:rsidRPr="00F31509" w:rsidDel="005A6E30">
                <w:rPr>
                  <w:rFonts w:asciiTheme="majorBidi" w:hAnsiTheme="majorBidi" w:cstheme="majorBidi"/>
                  <w:sz w:val="16"/>
                  <w:lang w:val="en-GB"/>
                </w:rPr>
                <w:delText xml:space="preserve">Oil </w:delText>
              </w:r>
            </w:del>
            <w:r w:rsidR="005A6E30" w:rsidRPr="00F31509">
              <w:rPr>
                <w:rFonts w:asciiTheme="majorBidi" w:hAnsiTheme="majorBidi" w:cstheme="majorBidi"/>
                <w:sz w:val="16"/>
                <w:lang w:val="en-GB"/>
              </w:rPr>
              <w:t>Boiled</w:t>
            </w:r>
            <w:r w:rsidRPr="00F31509">
              <w:rPr>
                <w:rFonts w:asciiTheme="majorBidi" w:hAnsiTheme="majorBidi" w:cstheme="majorBidi"/>
                <w:sz w:val="16"/>
                <w:lang w:val="en-GB"/>
              </w:rPr>
              <w:t>, dehydrated</w:t>
            </w:r>
            <w:ins w:id="14389" w:author="Jane Shaw" w:date="2015-10-29T16:15:00Z">
              <w:r w:rsidR="005A6E30">
                <w:rPr>
                  <w:rFonts w:asciiTheme="majorBidi" w:hAnsiTheme="majorBidi" w:cstheme="majorBidi"/>
                  <w:sz w:val="16"/>
                  <w:lang w:val="en-GB"/>
                </w:rPr>
                <w:t xml:space="preserve"> oil</w:t>
              </w:r>
            </w:ins>
          </w:p>
        </w:tc>
        <w:tc>
          <w:tcPr>
            <w:tcW w:w="0" w:type="auto"/>
          </w:tcPr>
          <w:p w14:paraId="7D8440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B29B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0F9E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39BF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6EBA6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30C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4255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CE65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19B2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E961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5FC1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97B13A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0B1BBF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0D840E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F16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85FAC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F2C8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F890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BDC5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4C1A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B2BE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3500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69F2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91BF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5C9DED9"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1AE8DC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08181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59A6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5AA9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B88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1A6A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76106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609C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4DC8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23E6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5DFB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8E86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248F198" w14:textId="12D039FF" w:rsidR="005A6E30" w:rsidRPr="005A6E30" w:rsidRDefault="005A6E30">
      <w:pPr>
        <w:pStyle w:val="Titolo3"/>
        <w:spacing w:before="0" w:after="0"/>
        <w:rPr>
          <w:ins w:id="14390" w:author="Jane Shaw" w:date="2015-10-29T16:18:00Z"/>
          <w:rFonts w:ascii="Times New Roman (Titoli temi (l" w:hAnsi="Times New Roman (Titoli temi (l" w:cstheme="majorBidi"/>
          <w:b w:val="0"/>
          <w:bCs w:val="0"/>
          <w:color w:val="auto"/>
          <w:sz w:val="16"/>
          <w:szCs w:val="16"/>
          <w:lang w:val="en-GB"/>
          <w:rPrChange w:id="14391" w:author="Jane Shaw" w:date="2015-10-29T16:19:00Z">
            <w:rPr>
              <w:ins w:id="14392" w:author="Jane Shaw" w:date="2015-10-29T16:18:00Z"/>
              <w:rFonts w:asciiTheme="majorBidi" w:hAnsiTheme="majorBidi" w:cstheme="majorBidi"/>
              <w:lang w:val="en-GB"/>
            </w:rPr>
          </w:rPrChange>
        </w:rPr>
        <w:pPrChange w:id="14393" w:author="Jane Shaw" w:date="2015-10-29T16:18:00Z">
          <w:pPr>
            <w:pStyle w:val="Titolo3"/>
          </w:pPr>
        </w:pPrChange>
      </w:pPr>
      <w:ins w:id="14394" w:author="Jane Shaw" w:date="2015-10-29T16:18:00Z">
        <w:r w:rsidRPr="005A6E30">
          <w:rPr>
            <w:rFonts w:ascii="Times New Roman (Titoli temi (l" w:hAnsi="Times New Roman (Titoli temi (l" w:cstheme="majorBidi"/>
            <w:b w:val="0"/>
            <w:bCs w:val="0"/>
            <w:color w:val="auto"/>
            <w:sz w:val="16"/>
            <w:szCs w:val="16"/>
            <w:lang w:val="en-GB"/>
            <w:rPrChange w:id="14395" w:author="Jane Shaw" w:date="2015-10-29T16:19:00Z">
              <w:rPr>
                <w:rFonts w:ascii="Times New Roman (Titoli temi (l" w:hAnsi="Times New Roman (Titoli temi (l" w:cstheme="majorBidi"/>
                <w:b w:val="0"/>
                <w:bCs w:val="0"/>
                <w:color w:val="auto"/>
                <w:sz w:val="20"/>
                <w:szCs w:val="20"/>
                <w:lang w:val="en-GB"/>
              </w:rPr>
            </w:rPrChange>
          </w:rPr>
          <w:t>nes = not elsewhere specified.</w:t>
        </w:r>
      </w:ins>
    </w:p>
    <w:p w14:paraId="1C76ED39" w14:textId="7777777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Production</w:t>
      </w:r>
    </w:p>
    <w:p w14:paraId="197754A3" w14:textId="13492EF2"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w:t>
      </w:r>
      <w:del w:id="14396" w:author="Jane Shaw" w:date="2015-10-29T16:19:00Z">
        <w:r w:rsidRPr="00F31509" w:rsidDel="005A6E30">
          <w:rPr>
            <w:rFonts w:asciiTheme="majorBidi" w:eastAsia="Times New Roman" w:hAnsiTheme="majorBidi" w:cstheme="majorBidi"/>
            <w:lang w:val="en-GB"/>
          </w:rPr>
          <w:delText xml:space="preserve">we first fill in </w:delText>
        </w:r>
      </w:del>
      <w:r w:rsidRPr="00F31509">
        <w:rPr>
          <w:rFonts w:asciiTheme="majorBidi" w:eastAsia="Times New Roman" w:hAnsiTheme="majorBidi" w:cstheme="majorBidi"/>
          <w:lang w:val="en-GB"/>
        </w:rPr>
        <w:t xml:space="preserve">the table </w:t>
      </w:r>
      <w:ins w:id="14397" w:author="Jane Shaw" w:date="2015-10-29T16:19:00Z">
        <w:r w:rsidR="005A6E30">
          <w:rPr>
            <w:rFonts w:asciiTheme="majorBidi" w:eastAsia="Times New Roman" w:hAnsiTheme="majorBidi" w:cstheme="majorBidi"/>
            <w:lang w:val="en-GB"/>
          </w:rPr>
          <w:t xml:space="preserve">is first filled in </w:t>
        </w:r>
      </w:ins>
      <w:r w:rsidRPr="00F31509">
        <w:rPr>
          <w:rFonts w:asciiTheme="majorBidi" w:eastAsia="Times New Roman" w:hAnsiTheme="majorBidi" w:cstheme="majorBidi"/>
          <w:lang w:val="en-GB"/>
        </w:rPr>
        <w:t xml:space="preserve">with any available official figures. In this </w:t>
      </w:r>
      <w:del w:id="14398" w:author="Jane Shaw" w:date="2015-10-29T16:19:00Z">
        <w:r w:rsidRPr="00F31509" w:rsidDel="005A6E30">
          <w:rPr>
            <w:rFonts w:asciiTheme="majorBidi" w:eastAsia="Times New Roman" w:hAnsiTheme="majorBidi" w:cstheme="majorBidi"/>
            <w:lang w:val="en-GB"/>
          </w:rPr>
          <w:delText>case</w:delText>
        </w:r>
      </w:del>
      <w:ins w:id="14399" w:author="Jane Shaw" w:date="2015-10-29T16:19:00Z">
        <w:r w:rsidR="005A6E30">
          <w:rPr>
            <w:rFonts w:asciiTheme="majorBidi" w:eastAsia="Times New Roman" w:hAnsiTheme="majorBidi" w:cstheme="majorBidi"/>
            <w:lang w:val="en-GB"/>
          </w:rPr>
          <w:t>example</w:t>
        </w:r>
      </w:ins>
      <w:r w:rsidRPr="00F31509">
        <w:rPr>
          <w:rFonts w:asciiTheme="majorBidi" w:eastAsia="Times New Roman" w:hAnsiTheme="majorBidi" w:cstheme="majorBidi"/>
          <w:lang w:val="en-GB"/>
        </w:rPr>
        <w:t xml:space="preserve">, </w:t>
      </w:r>
      <w:del w:id="14400" w:author="Jane Shaw" w:date="2015-10-29T16:19:00Z">
        <w:r w:rsidRPr="00F31509" w:rsidDel="005A6E30">
          <w:rPr>
            <w:rFonts w:asciiTheme="majorBidi" w:eastAsia="Times New Roman" w:hAnsiTheme="majorBidi" w:cstheme="majorBidi"/>
            <w:lang w:val="en-GB"/>
          </w:rPr>
          <w:delText xml:space="preserve">we </w:delText>
        </w:r>
      </w:del>
      <w:ins w:id="14401" w:author="Jane Shaw" w:date="2015-10-29T16:19:00Z">
        <w:r w:rsidR="005A6E30">
          <w:rPr>
            <w:rFonts w:asciiTheme="majorBidi" w:eastAsia="Times New Roman" w:hAnsiTheme="majorBidi" w:cstheme="majorBidi"/>
            <w:lang w:val="en-GB"/>
          </w:rPr>
          <w:t xml:space="preserve">it </w:t>
        </w:r>
      </w:ins>
      <w:ins w:id="14402" w:author="Jane Shaw" w:date="2015-11-07T20:18:00Z">
        <w:r w:rsidR="00E5499E">
          <w:rPr>
            <w:rFonts w:asciiTheme="majorBidi" w:eastAsia="Times New Roman" w:hAnsiTheme="majorBidi" w:cstheme="majorBidi"/>
            <w:lang w:val="en-GB"/>
          </w:rPr>
          <w:t>i</w:t>
        </w:r>
      </w:ins>
      <w:ins w:id="14403" w:author="Jane Shaw" w:date="2015-10-29T16:19:00Z">
        <w:r w:rsidR="005A6E30">
          <w:rPr>
            <w:rFonts w:asciiTheme="majorBidi" w:eastAsia="Times New Roman" w:hAnsiTheme="majorBidi" w:cstheme="majorBidi"/>
            <w:lang w:val="en-GB"/>
          </w:rPr>
          <w:t xml:space="preserve">s </w:t>
        </w:r>
      </w:ins>
      <w:r w:rsidRPr="00F31509">
        <w:rPr>
          <w:rFonts w:asciiTheme="majorBidi" w:eastAsia="Times New Roman" w:hAnsiTheme="majorBidi" w:cstheme="majorBidi"/>
          <w:lang w:val="en-GB"/>
        </w:rPr>
        <w:t>assume</w:t>
      </w:r>
      <w:ins w:id="14404" w:author="Jane Shaw" w:date="2015-10-29T16:19:00Z">
        <w:r w:rsidR="005A6E30">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that the production quantit</w:t>
      </w:r>
      <w:ins w:id="14405" w:author="Jane Shaw" w:date="2015-10-29T16:19:00Z">
        <w:r w:rsidR="005A6E30">
          <w:rPr>
            <w:rFonts w:asciiTheme="majorBidi" w:eastAsia="Times New Roman" w:hAnsiTheme="majorBidi" w:cstheme="majorBidi"/>
            <w:lang w:val="en-GB"/>
          </w:rPr>
          <w:t>ies are</w:t>
        </w:r>
      </w:ins>
      <w:del w:id="14406" w:author="Jane Shaw" w:date="2015-10-29T16:19:00Z">
        <w:r w:rsidRPr="00F31509" w:rsidDel="005A6E30">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w:t>
      </w:r>
      <w:del w:id="14407" w:author="Jane Shaw" w:date="2015-10-29T16:19:00Z">
        <w:r w:rsidRPr="00F31509" w:rsidDel="005A6E30">
          <w:rPr>
            <w:rFonts w:asciiTheme="majorBidi" w:eastAsia="Times New Roman" w:hAnsiTheme="majorBidi" w:cstheme="majorBidi"/>
            <w:lang w:val="en-GB"/>
          </w:rPr>
          <w:delText xml:space="preserve">is </w:delText>
        </w:r>
      </w:del>
      <w:r w:rsidRPr="00F31509">
        <w:rPr>
          <w:rFonts w:asciiTheme="majorBidi" w:eastAsia="Times New Roman" w:hAnsiTheme="majorBidi" w:cstheme="majorBidi"/>
          <w:lang w:val="en-GB"/>
        </w:rPr>
        <w:t>known for all the primary products</w:t>
      </w:r>
      <w:ins w:id="14408" w:author="Jane Shaw" w:date="2015-10-29T16:19:00Z">
        <w:r w:rsidR="005A6E30">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thus no imputation is done. </w:t>
      </w:r>
      <w:del w:id="14409" w:author="Jane Shaw" w:date="2015-10-29T16:19:00Z">
        <w:r w:rsidRPr="00F31509" w:rsidDel="005A6E30">
          <w:rPr>
            <w:rFonts w:asciiTheme="majorBidi" w:eastAsia="Times New Roman" w:hAnsiTheme="majorBidi" w:cstheme="majorBidi"/>
            <w:lang w:val="en-GB"/>
          </w:rPr>
          <w:delText xml:space="preserve">We also have </w:delText>
        </w:r>
      </w:del>
      <w:r w:rsidR="005A6E30"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data </w:t>
      </w:r>
      <w:ins w:id="14410" w:author="Jane Shaw" w:date="2015-10-29T16:19:00Z">
        <w:r w:rsidR="00E5499E">
          <w:rPr>
            <w:rFonts w:asciiTheme="majorBidi" w:eastAsia="Times New Roman" w:hAnsiTheme="majorBidi" w:cstheme="majorBidi"/>
            <w:lang w:val="en-GB"/>
          </w:rPr>
          <w:t>are</w:t>
        </w:r>
        <w:r w:rsidR="005A6E30">
          <w:rPr>
            <w:rFonts w:asciiTheme="majorBidi" w:eastAsia="Times New Roman" w:hAnsiTheme="majorBidi" w:cstheme="majorBidi"/>
            <w:lang w:val="en-GB"/>
          </w:rPr>
          <w:t xml:space="preserve"> also </w:t>
        </w:r>
      </w:ins>
      <w:r w:rsidRPr="00F31509">
        <w:rPr>
          <w:rFonts w:asciiTheme="majorBidi" w:eastAsia="Times New Roman" w:hAnsiTheme="majorBidi" w:cstheme="majorBidi"/>
          <w:lang w:val="en-GB"/>
        </w:rPr>
        <w:t xml:space="preserve">available for two </w:t>
      </w:r>
      <w:del w:id="14411" w:author="Jane Shaw" w:date="2015-10-29T16:19:00Z">
        <w:r w:rsidRPr="00F31509" w:rsidDel="005A6E30">
          <w:rPr>
            <w:rFonts w:asciiTheme="majorBidi" w:eastAsia="Times New Roman" w:hAnsiTheme="majorBidi" w:cstheme="majorBidi"/>
            <w:lang w:val="en-GB"/>
          </w:rPr>
          <w:delText xml:space="preserve">of the </w:delText>
        </w:r>
      </w:del>
      <w:r w:rsidRPr="00F31509">
        <w:rPr>
          <w:rFonts w:asciiTheme="majorBidi" w:eastAsia="Times New Roman" w:hAnsiTheme="majorBidi" w:cstheme="majorBidi"/>
          <w:lang w:val="en-GB"/>
        </w:rPr>
        <w:t>processed commodities: margarine and fat preparations (</w:t>
      </w:r>
      <w:r w:rsidR="00E24798">
        <w:fldChar w:fldCharType="begin"/>
      </w:r>
      <w:r w:rsidR="00E24798">
        <w:instrText xml:space="preserve"> REF _Ref428299196 \h  \* MERGEFORMAT </w:instrText>
      </w:r>
      <w:r w:rsidR="00E24798">
        <w:fldChar w:fldCharType="separate"/>
      </w:r>
      <w:ins w:id="14412" w:author="Jane Shaw" w:date="2015-11-01T20:53:00Z">
        <w:r w:rsidR="00311179" w:rsidRPr="00311179">
          <w:rPr>
            <w:rFonts w:asciiTheme="majorBidi" w:eastAsia="Times New Roman" w:hAnsiTheme="majorBidi" w:cstheme="majorBidi"/>
            <w:lang w:val="en-GB"/>
            <w:rPrChange w:id="1441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414" w:author="Jane Shaw" w:date="2015-11-01T20:53:00Z">
              <w:rPr>
                <w:rFonts w:asciiTheme="majorBidi" w:hAnsiTheme="majorBidi" w:cstheme="majorBidi"/>
                <w:noProof/>
                <w:lang w:val="en-GB"/>
              </w:rPr>
            </w:rPrChange>
          </w:rPr>
          <w:t>54</w:t>
        </w:r>
      </w:ins>
      <w:del w:id="1441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54</w:delText>
        </w:r>
      </w:del>
      <w:r w:rsidR="00E24798">
        <w:fldChar w:fldCharType="end"/>
      </w:r>
      <w:r w:rsidRPr="00F31509">
        <w:rPr>
          <w:rFonts w:asciiTheme="majorBidi" w:eastAsia="Times New Roman" w:hAnsiTheme="majorBidi" w:cstheme="majorBidi"/>
          <w:lang w:val="en-GB"/>
        </w:rPr>
        <w:t>).</w:t>
      </w:r>
    </w:p>
    <w:p w14:paraId="11F6BC25" w14:textId="6B2BC64D" w:rsidR="006E32A4" w:rsidRPr="00F31509" w:rsidRDefault="006E32A4" w:rsidP="006E32A4">
      <w:pPr>
        <w:pStyle w:val="Didascalia"/>
        <w:keepNext/>
        <w:rPr>
          <w:rFonts w:asciiTheme="majorBidi" w:hAnsiTheme="majorBidi" w:cstheme="majorBidi"/>
          <w:b/>
          <w:lang w:val="en-GB"/>
        </w:rPr>
      </w:pPr>
      <w:bookmarkStart w:id="14416" w:name="_Ref428299196"/>
      <w:bookmarkStart w:id="14417" w:name="_Toc428423593"/>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54</w:t>
      </w:r>
      <w:r w:rsidR="003D789C" w:rsidRPr="00F31509">
        <w:rPr>
          <w:rFonts w:asciiTheme="majorBidi" w:hAnsiTheme="majorBidi" w:cstheme="majorBidi"/>
          <w:b/>
          <w:lang w:val="en-GB"/>
        </w:rPr>
        <w:fldChar w:fldCharType="end"/>
      </w:r>
      <w:bookmarkEnd w:id="14416"/>
      <w:r w:rsidRPr="00F31509">
        <w:rPr>
          <w:rFonts w:asciiTheme="majorBidi" w:hAnsiTheme="majorBidi" w:cstheme="majorBidi"/>
          <w:lang w:val="en-GB"/>
        </w:rPr>
        <w:t xml:space="preserve">: Adding production data to the SUA table for palm oil </w:t>
      </w:r>
      <w:del w:id="14418" w:author="Jane Shaw" w:date="2015-10-29T16:20:00Z">
        <w:r w:rsidRPr="00F31509" w:rsidDel="005A6E30">
          <w:rPr>
            <w:rFonts w:asciiTheme="majorBidi" w:hAnsiTheme="majorBidi" w:cstheme="majorBidi"/>
            <w:lang w:val="en-GB"/>
          </w:rPr>
          <w:delText>and products</w:delText>
        </w:r>
      </w:del>
      <w:bookmarkEnd w:id="14417"/>
    </w:p>
    <w:tbl>
      <w:tblPr>
        <w:tblStyle w:val="Tabellaclassica1"/>
        <w:tblW w:w="5261" w:type="pct"/>
        <w:tblLook w:val="04A0" w:firstRow="1" w:lastRow="0" w:firstColumn="1" w:lastColumn="0" w:noHBand="0" w:noVBand="1"/>
      </w:tblPr>
      <w:tblGrid>
        <w:gridCol w:w="1643"/>
        <w:gridCol w:w="981"/>
        <w:gridCol w:w="768"/>
        <w:gridCol w:w="759"/>
        <w:gridCol w:w="772"/>
        <w:gridCol w:w="563"/>
        <w:gridCol w:w="1005"/>
        <w:gridCol w:w="545"/>
        <w:gridCol w:w="536"/>
        <w:gridCol w:w="723"/>
        <w:gridCol w:w="901"/>
        <w:gridCol w:w="528"/>
      </w:tblGrid>
      <w:tr w:rsidR="008D6966" w:rsidRPr="00F31509" w14:paraId="24F7244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19CA37E" w14:textId="0E110FFA"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313900A0" w14:textId="4186EF7B"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72D9CA85" w14:textId="7E28031D"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83B4CB3" w14:textId="574181C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05FA3696" w14:textId="48EB6BF6"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B0CDDE0" w14:textId="411021D5"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67A8BBDB" w14:textId="3B1F6137"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4F3BA689" w14:textId="0A151BBB"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3E70B7C7" w14:textId="27F6204B"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05471740" w14:textId="7A508D39"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353B072" w14:textId="593B2EF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0CA4AFC1" w14:textId="50A6C1E6"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2CA264B"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3837953B" w14:textId="0DF3EEF9" w:rsidR="006E32A4" w:rsidRPr="00F31509" w:rsidRDefault="006E32A4" w:rsidP="006E32A4">
            <w:pPr>
              <w:pStyle w:val="Compact"/>
              <w:rPr>
                <w:rFonts w:asciiTheme="majorBidi" w:hAnsiTheme="majorBidi" w:cstheme="majorBidi"/>
                <w:sz w:val="16"/>
                <w:lang w:val="en-GB"/>
              </w:rPr>
            </w:pPr>
            <w:del w:id="14419" w:author="Jane Shaw" w:date="2015-10-31T20:34:00Z">
              <w:r w:rsidRPr="00F31509" w:rsidDel="007234DC">
                <w:rPr>
                  <w:rFonts w:asciiTheme="majorBidi" w:hAnsiTheme="majorBidi" w:cstheme="majorBidi"/>
                  <w:sz w:val="16"/>
                  <w:lang w:val="en-GB"/>
                </w:rPr>
                <w:delText>Oil p</w:delText>
              </w:r>
            </w:del>
            <w:ins w:id="14420"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4764BF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F0C59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DEAD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B2C3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094B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A1E8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608A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9B21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64F7A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7E5C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B04E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3209066"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602BDF8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E2B98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7C0D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14B6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97EE5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9FDB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ACBBF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B3C5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BEDA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C18F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9CB8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6307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CEC516F"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735094E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56D92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78C9E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979E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9D10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7D90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1A66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EBC7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5709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16C6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C94F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FD99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EAF2AB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0FD09D5" w14:textId="4923BA3F"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14:paraId="466F099E" w14:textId="451509FA"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w:t>
            </w:r>
            <w:ins w:id="14421" w:author="Jane Shaw" w:date="2015-10-29T16:20:00Z">
              <w:r w:rsidR="005A6E30">
                <w:rPr>
                  <w:rFonts w:asciiTheme="majorBidi" w:hAnsiTheme="majorBidi" w:cstheme="majorBidi"/>
                  <w:b/>
                  <w:sz w:val="16"/>
                  <w:lang w:val="en-GB"/>
                </w:rPr>
                <w:t xml:space="preserve"> </w:t>
              </w:r>
            </w:ins>
            <w:del w:id="14422" w:author="Jane Shaw" w:date="2015-10-29T16:20:00Z">
              <w:r w:rsidRPr="00F31509" w:rsidDel="005A6E30">
                <w:rPr>
                  <w:rFonts w:asciiTheme="majorBidi" w:hAnsiTheme="majorBidi" w:cstheme="majorBidi"/>
                  <w:b/>
                  <w:sz w:val="16"/>
                  <w:lang w:val="en-GB"/>
                </w:rPr>
                <w:delText>,</w:delText>
              </w:r>
            </w:del>
            <w:r w:rsidRPr="00F31509">
              <w:rPr>
                <w:rFonts w:asciiTheme="majorBidi" w:hAnsiTheme="majorBidi" w:cstheme="majorBidi"/>
                <w:b/>
                <w:sz w:val="16"/>
                <w:lang w:val="en-GB"/>
              </w:rPr>
              <w:t>714</w:t>
            </w:r>
            <w:ins w:id="14423" w:author="Jane Shaw" w:date="2015-10-29T16:20:00Z">
              <w:r w:rsidR="005A6E30">
                <w:rPr>
                  <w:rFonts w:asciiTheme="majorBidi" w:hAnsiTheme="majorBidi" w:cstheme="majorBidi"/>
                  <w:b/>
                  <w:sz w:val="16"/>
                  <w:lang w:val="en-GB"/>
                </w:rPr>
                <w:t xml:space="preserve"> </w:t>
              </w:r>
            </w:ins>
            <w:del w:id="14424" w:author="Jane Shaw" w:date="2015-10-29T16:20:00Z">
              <w:r w:rsidRPr="00F31509" w:rsidDel="005A6E30">
                <w:rPr>
                  <w:rFonts w:asciiTheme="majorBidi" w:hAnsiTheme="majorBidi" w:cstheme="majorBidi"/>
                  <w:b/>
                  <w:sz w:val="16"/>
                  <w:lang w:val="en-GB"/>
                </w:rPr>
                <w:delText>,</w:delText>
              </w:r>
            </w:del>
            <w:r w:rsidRPr="00F31509">
              <w:rPr>
                <w:rFonts w:asciiTheme="majorBidi" w:hAnsiTheme="majorBidi" w:cstheme="majorBidi"/>
                <w:b/>
                <w:sz w:val="16"/>
                <w:lang w:val="en-GB"/>
              </w:rPr>
              <w:t>000</w:t>
            </w:r>
          </w:p>
        </w:tc>
        <w:tc>
          <w:tcPr>
            <w:tcW w:w="0" w:type="auto"/>
          </w:tcPr>
          <w:p w14:paraId="2CD0D9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239B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19AD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1173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8773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6A86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B5E4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1043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F12E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86DB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9E9E46C"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106D41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E02A0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5E20E7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5185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DC2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5C4A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25A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C13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AC8F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07FB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599C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E60F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013006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CECBC5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7101CC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CFF65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E87C5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F7CC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5B3D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4D75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A14D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3167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4CC6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5BB0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A11E4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682C46E"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4043AC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14EB9D5" w14:textId="532CA1B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w:t>
            </w:r>
            <w:ins w:id="14425" w:author="Jane Shaw" w:date="2015-10-29T16:20:00Z">
              <w:r w:rsidR="005A6E30">
                <w:rPr>
                  <w:rFonts w:asciiTheme="majorBidi" w:hAnsiTheme="majorBidi" w:cstheme="majorBidi"/>
                  <w:b/>
                  <w:sz w:val="16"/>
                  <w:lang w:val="en-GB"/>
                </w:rPr>
                <w:t xml:space="preserve"> </w:t>
              </w:r>
            </w:ins>
            <w:del w:id="14426" w:author="Jane Shaw" w:date="2015-10-29T16:20:00Z">
              <w:r w:rsidRPr="00F31509" w:rsidDel="005A6E30">
                <w:rPr>
                  <w:rFonts w:asciiTheme="majorBidi" w:hAnsiTheme="majorBidi" w:cstheme="majorBidi"/>
                  <w:b/>
                  <w:sz w:val="16"/>
                  <w:lang w:val="en-GB"/>
                </w:rPr>
                <w:delText>,</w:delText>
              </w:r>
            </w:del>
            <w:r w:rsidRPr="00F31509">
              <w:rPr>
                <w:rFonts w:asciiTheme="majorBidi" w:hAnsiTheme="majorBidi" w:cstheme="majorBidi"/>
                <w:b/>
                <w:sz w:val="16"/>
                <w:lang w:val="en-GB"/>
              </w:rPr>
              <w:t>100</w:t>
            </w:r>
          </w:p>
        </w:tc>
        <w:tc>
          <w:tcPr>
            <w:tcW w:w="0" w:type="auto"/>
          </w:tcPr>
          <w:p w14:paraId="043BF1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A4F7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B421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83969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34019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D80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B50F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15EA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CF46F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E162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6E746BA"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1B69CF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15B12E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93FFB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AD48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C3A8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24FB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DE34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9CAA8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4732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6CCF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6068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9576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1912B9B" w14:textId="7777777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Trade</w:t>
      </w:r>
    </w:p>
    <w:p w14:paraId="2942B193" w14:textId="2D922EB9"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relevant steps for collecting and compiling trade data are presented in </w:t>
      </w:r>
      <w:del w:id="14427" w:author="Jane Shaw" w:date="2015-11-07T20:18:00Z">
        <w:r w:rsidR="005A6E30" w:rsidRPr="00F31509" w:rsidDel="00993CF1">
          <w:rPr>
            <w:rFonts w:asciiTheme="majorBidi" w:eastAsia="Times New Roman" w:hAnsiTheme="majorBidi" w:cstheme="majorBidi"/>
            <w:lang w:val="en-GB"/>
          </w:rPr>
          <w:delText xml:space="preserve">chapter </w:delText>
        </w:r>
      </w:del>
      <w:ins w:id="14428" w:author="Jane Shaw" w:date="2015-11-07T20:18:00Z">
        <w:r w:rsidR="00993CF1">
          <w:rPr>
            <w:rFonts w:asciiTheme="majorBidi" w:eastAsia="Times New Roman" w:hAnsiTheme="majorBidi" w:cstheme="majorBidi"/>
            <w:lang w:val="en-GB"/>
          </w:rPr>
          <w:t xml:space="preserve">section </w:t>
        </w:r>
      </w:ins>
      <w:ins w:id="14429" w:author="Jane Shaw" w:date="2015-10-29T16:20:00Z">
        <w:r w:rsidR="0041588E">
          <w:rPr>
            <w:rFonts w:asciiTheme="majorBidi" w:eastAsia="Times New Roman" w:hAnsiTheme="majorBidi" w:cstheme="majorBidi"/>
            <w:lang w:val="en-GB"/>
          </w:rPr>
          <w:t>3</w:t>
        </w:r>
      </w:ins>
      <w:ins w:id="14430" w:author="Jane Shaw" w:date="2015-11-07T20:18:00Z">
        <w:r w:rsidR="00993CF1">
          <w:rPr>
            <w:rFonts w:asciiTheme="majorBidi" w:eastAsia="Times New Roman" w:hAnsiTheme="majorBidi" w:cstheme="majorBidi"/>
            <w:lang w:val="en-GB"/>
          </w:rPr>
          <w:t>.2</w:t>
        </w:r>
      </w:ins>
      <w:del w:id="14431" w:author="Jane Shaw" w:date="2015-10-29T16:20:00Z">
        <w:r w:rsidRPr="00F31509" w:rsidDel="0041588E">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and </w:t>
      </w:r>
      <w:del w:id="14432" w:author="Jane Shaw" w:date="2015-10-29T16:20:00Z">
        <w:r w:rsidRPr="00F31509" w:rsidDel="0041588E">
          <w:rPr>
            <w:rFonts w:asciiTheme="majorBidi" w:eastAsia="Times New Roman" w:hAnsiTheme="majorBidi" w:cstheme="majorBidi"/>
            <w:lang w:val="en-GB"/>
          </w:rPr>
          <w:delText xml:space="preserve">have been laid out </w:delText>
        </w:r>
      </w:del>
      <w:ins w:id="14433" w:author="Jane Shaw" w:date="2015-10-29T16:20:00Z">
        <w:r w:rsidR="0041588E">
          <w:rPr>
            <w:rFonts w:asciiTheme="majorBidi" w:eastAsia="Times New Roman" w:hAnsiTheme="majorBidi" w:cstheme="majorBidi"/>
            <w:lang w:val="en-GB"/>
          </w:rPr>
          <w:t xml:space="preserve">are </w:t>
        </w:r>
      </w:ins>
      <w:ins w:id="14434" w:author="Jane Shaw" w:date="2015-10-29T16:21:00Z">
        <w:r w:rsidR="0041588E">
          <w:rPr>
            <w:rFonts w:asciiTheme="majorBidi" w:eastAsia="Times New Roman" w:hAnsiTheme="majorBidi" w:cstheme="majorBidi"/>
            <w:lang w:val="en-GB"/>
          </w:rPr>
          <w:t>described</w:t>
        </w:r>
      </w:ins>
      <w:ins w:id="14435" w:author="Jane Shaw" w:date="2015-10-29T16:20:00Z">
        <w:r w:rsidR="0041588E">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in detail </w:t>
      </w:r>
      <w:del w:id="14436" w:author="Jane Shaw" w:date="2015-10-29T16:21:00Z">
        <w:r w:rsidRPr="00F31509" w:rsidDel="0041588E">
          <w:rPr>
            <w:rFonts w:asciiTheme="majorBidi" w:eastAsia="Times New Roman" w:hAnsiTheme="majorBidi" w:cstheme="majorBidi"/>
            <w:lang w:val="en-GB"/>
          </w:rPr>
          <w:delText xml:space="preserve">for </w:delText>
        </w:r>
      </w:del>
      <w:ins w:id="14437" w:author="Jane Shaw" w:date="2015-10-29T16:21:00Z">
        <w:r w:rsidR="0041588E">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example. </w:t>
      </w:r>
      <w:del w:id="14438" w:author="Jane Shaw" w:date="2015-10-29T16:21:00Z">
        <w:r w:rsidRPr="00F31509" w:rsidDel="0041588E">
          <w:rPr>
            <w:rFonts w:asciiTheme="majorBidi" w:eastAsia="Times New Roman" w:hAnsiTheme="majorBidi" w:cstheme="majorBidi"/>
            <w:lang w:val="en-GB"/>
          </w:rPr>
          <w:delText xml:space="preserve">For </w:delText>
        </w:r>
      </w:del>
      <w:ins w:id="14439" w:author="Jane Shaw" w:date="2015-10-29T16:21:00Z">
        <w:r w:rsidR="0041588E">
          <w:rPr>
            <w:rFonts w:asciiTheme="majorBidi" w:eastAsia="Times New Roman" w:hAnsiTheme="majorBidi" w:cstheme="majorBidi"/>
            <w:lang w:val="en-GB"/>
          </w:rPr>
          <w:t>In</w:t>
        </w:r>
        <w:r w:rsidR="0041588E" w:rsidRPr="00F31509">
          <w:rPr>
            <w:rFonts w:asciiTheme="majorBidi" w:eastAsia="Times New Roman" w:hAnsiTheme="majorBidi" w:cstheme="majorBidi"/>
            <w:lang w:val="en-GB"/>
          </w:rPr>
          <w:t xml:space="preserve"> </w:t>
        </w:r>
      </w:ins>
      <w:del w:id="14440" w:author="Jane Shaw" w:date="2015-10-29T16:21:00Z">
        <w:r w:rsidRPr="00F31509" w:rsidDel="0041588E">
          <w:rPr>
            <w:rFonts w:asciiTheme="majorBidi" w:eastAsia="Times New Roman" w:hAnsiTheme="majorBidi" w:cstheme="majorBidi"/>
            <w:lang w:val="en-GB"/>
          </w:rPr>
          <w:delText xml:space="preserve">this </w:delText>
        </w:r>
      </w:del>
      <w:ins w:id="14441" w:author="Jane Shaw" w:date="2015-10-29T16:21:00Z">
        <w:r w:rsidR="0041588E">
          <w:rPr>
            <w:rFonts w:asciiTheme="majorBidi" w:eastAsia="Times New Roman" w:hAnsiTheme="majorBidi" w:cstheme="majorBidi"/>
            <w:lang w:val="en-GB"/>
          </w:rPr>
          <w:t xml:space="preserve">the palm oil </w:t>
        </w:r>
      </w:ins>
      <w:r w:rsidRPr="00F31509">
        <w:rPr>
          <w:rFonts w:asciiTheme="majorBidi" w:eastAsia="Times New Roman" w:hAnsiTheme="majorBidi" w:cstheme="majorBidi"/>
          <w:lang w:val="en-GB"/>
        </w:rPr>
        <w:t xml:space="preserve">example, </w:t>
      </w:r>
      <w:del w:id="14442" w:author="Jane Shaw" w:date="2015-10-29T16:21:00Z">
        <w:r w:rsidRPr="00F31509" w:rsidDel="0041588E">
          <w:rPr>
            <w:rFonts w:asciiTheme="majorBidi" w:eastAsia="Times New Roman" w:hAnsiTheme="majorBidi" w:cstheme="majorBidi"/>
            <w:lang w:val="en-GB"/>
          </w:rPr>
          <w:delText xml:space="preserve">we simply insert </w:delText>
        </w:r>
      </w:del>
      <w:r w:rsidRPr="00F31509">
        <w:rPr>
          <w:rFonts w:asciiTheme="majorBidi" w:eastAsia="Times New Roman" w:hAnsiTheme="majorBidi" w:cstheme="majorBidi"/>
          <w:lang w:val="en-GB"/>
        </w:rPr>
        <w:t xml:space="preserve">the available trade figures </w:t>
      </w:r>
      <w:ins w:id="14443" w:author="Jane Shaw" w:date="2015-10-29T16:21:00Z">
        <w:r w:rsidR="0041588E">
          <w:rPr>
            <w:rFonts w:asciiTheme="majorBidi" w:eastAsia="Times New Roman" w:hAnsiTheme="majorBidi" w:cstheme="majorBidi"/>
            <w:lang w:val="en-GB"/>
          </w:rPr>
          <w:t xml:space="preserve">are inserted into the table </w:t>
        </w:r>
      </w:ins>
      <w:r w:rsidRPr="00F31509">
        <w:rPr>
          <w:rFonts w:asciiTheme="majorBidi" w:eastAsia="Times New Roman" w:hAnsiTheme="majorBidi" w:cstheme="majorBidi"/>
          <w:lang w:val="en-GB"/>
        </w:rPr>
        <w:t>(</w:t>
      </w:r>
      <w:r w:rsidR="00E24798">
        <w:fldChar w:fldCharType="begin"/>
      </w:r>
      <w:r w:rsidR="00E24798">
        <w:instrText xml:space="preserve"> REF _Ref428299158 \h  \* MERGEFORMAT </w:instrText>
      </w:r>
      <w:r w:rsidR="00E24798">
        <w:fldChar w:fldCharType="separate"/>
      </w:r>
      <w:ins w:id="14444" w:author="Jane Shaw" w:date="2015-11-01T20:53:00Z">
        <w:r w:rsidR="00311179" w:rsidRPr="00311179">
          <w:rPr>
            <w:rFonts w:asciiTheme="majorBidi" w:eastAsia="Times New Roman" w:hAnsiTheme="majorBidi" w:cstheme="majorBidi"/>
            <w:lang w:val="en-GB"/>
            <w:rPrChange w:id="14445"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446" w:author="Jane Shaw" w:date="2015-11-01T20:53:00Z">
              <w:rPr>
                <w:rFonts w:asciiTheme="majorBidi" w:hAnsiTheme="majorBidi" w:cstheme="majorBidi"/>
                <w:noProof/>
                <w:lang w:val="en-GB"/>
              </w:rPr>
            </w:rPrChange>
          </w:rPr>
          <w:t>55</w:t>
        </w:r>
      </w:ins>
      <w:del w:id="14447"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55</w:delText>
        </w:r>
      </w:del>
      <w:r w:rsidR="00E24798">
        <w:fldChar w:fldCharType="end"/>
      </w:r>
      <w:r w:rsidRPr="00F31509">
        <w:rPr>
          <w:rFonts w:asciiTheme="majorBidi" w:eastAsia="Times New Roman" w:hAnsiTheme="majorBidi" w:cstheme="majorBidi"/>
          <w:lang w:val="en-GB"/>
        </w:rPr>
        <w:t>).</w:t>
      </w:r>
    </w:p>
    <w:p w14:paraId="7EA32D30" w14:textId="77777777" w:rsidR="006E32A4" w:rsidRPr="00F31509" w:rsidRDefault="006E32A4" w:rsidP="007E09C4">
      <w:pPr>
        <w:pStyle w:val="Didascalia"/>
        <w:keepNext/>
        <w:rPr>
          <w:rFonts w:asciiTheme="majorBidi" w:hAnsiTheme="majorBidi" w:cstheme="majorBidi"/>
          <w:b/>
          <w:lang w:val="en-GB"/>
        </w:rPr>
      </w:pPr>
      <w:bookmarkStart w:id="14448" w:name="_Ref428299158"/>
      <w:bookmarkStart w:id="14449" w:name="_Toc428423594"/>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55</w:t>
      </w:r>
      <w:r w:rsidR="003D789C" w:rsidRPr="00F31509">
        <w:rPr>
          <w:rFonts w:asciiTheme="majorBidi" w:hAnsiTheme="majorBidi" w:cstheme="majorBidi"/>
          <w:b/>
          <w:lang w:val="en-GB"/>
        </w:rPr>
        <w:fldChar w:fldCharType="end"/>
      </w:r>
      <w:bookmarkEnd w:id="14448"/>
      <w:r w:rsidRPr="00F31509">
        <w:rPr>
          <w:rFonts w:asciiTheme="majorBidi" w:hAnsiTheme="majorBidi" w:cstheme="majorBidi"/>
          <w:lang w:val="en-GB"/>
        </w:rPr>
        <w:t>: Adding trade estimates to the SUA table for palm oil</w:t>
      </w:r>
      <w:bookmarkEnd w:id="14449"/>
    </w:p>
    <w:tbl>
      <w:tblPr>
        <w:tblStyle w:val="Tabellaclassica1"/>
        <w:tblW w:w="5261" w:type="pct"/>
        <w:tblLook w:val="04A0" w:firstRow="1" w:lastRow="0" w:firstColumn="1" w:lastColumn="0" w:noHBand="0" w:noVBand="1"/>
      </w:tblPr>
      <w:tblGrid>
        <w:gridCol w:w="1616"/>
        <w:gridCol w:w="981"/>
        <w:gridCol w:w="798"/>
        <w:gridCol w:w="759"/>
        <w:gridCol w:w="770"/>
        <w:gridCol w:w="563"/>
        <w:gridCol w:w="1004"/>
        <w:gridCol w:w="545"/>
        <w:gridCol w:w="536"/>
        <w:gridCol w:w="723"/>
        <w:gridCol w:w="901"/>
        <w:gridCol w:w="528"/>
      </w:tblGrid>
      <w:tr w:rsidR="008D6966" w:rsidRPr="00F31509" w14:paraId="4C7FD9A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5099401" w14:textId="63E10C5D"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6B7FD715" w14:textId="757D6330"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226B2FF9" w14:textId="1DACFFF3"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051C3A4E" w14:textId="10127380"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26F56375" w14:textId="3AC439AD"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2EF53DEC" w14:textId="40909A16"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115545FA" w14:textId="2FA06E18"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0F6A46FD" w14:textId="47933A60"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B32101A" w14:textId="26DE90FE"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4AA0BE7D" w14:textId="500ABFD4"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3B8A3CB" w14:textId="6244407D"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2D70692E" w14:textId="71AEBC78" w:rsidR="008D6966" w:rsidRPr="00F31509" w:rsidRDefault="008D6966"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75ABABD"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5FCDFAF7" w14:textId="05B63B40" w:rsidR="006E32A4" w:rsidRPr="00F31509" w:rsidRDefault="006E32A4" w:rsidP="007E09C4">
            <w:pPr>
              <w:pStyle w:val="Compact"/>
              <w:keepNext/>
              <w:rPr>
                <w:rFonts w:asciiTheme="majorBidi" w:hAnsiTheme="majorBidi" w:cstheme="majorBidi"/>
                <w:sz w:val="16"/>
                <w:lang w:val="en-GB"/>
              </w:rPr>
            </w:pPr>
            <w:del w:id="14450" w:author="Jane Shaw" w:date="2015-10-31T20:34:00Z">
              <w:r w:rsidRPr="00F31509" w:rsidDel="007234DC">
                <w:rPr>
                  <w:rFonts w:asciiTheme="majorBidi" w:hAnsiTheme="majorBidi" w:cstheme="majorBidi"/>
                  <w:sz w:val="16"/>
                  <w:lang w:val="en-GB"/>
                </w:rPr>
                <w:delText>Oil p</w:delText>
              </w:r>
            </w:del>
            <w:ins w:id="14451"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7C21B60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507A9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E7BC31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CF8AAE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0BCA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11311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965AC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25B9C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5491D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6C6FD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0BCA4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8394B04"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7EBAB50E"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5BC0D67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F08127" w14:textId="1C4DFC8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4452" w:author="Jane Shaw" w:date="2015-10-29T16:21:00Z">
              <w:r w:rsidRPr="00F31509" w:rsidDel="0041588E">
                <w:rPr>
                  <w:rFonts w:asciiTheme="majorBidi" w:hAnsiTheme="majorBidi" w:cstheme="majorBidi"/>
                  <w:b/>
                  <w:sz w:val="16"/>
                  <w:lang w:val="en-GB"/>
                </w:rPr>
                <w:delText>,</w:delText>
              </w:r>
            </w:del>
            <w:ins w:id="14453" w:author="Jane Shaw" w:date="2015-10-29T16:21:00Z">
              <w:r w:rsidR="0041588E">
                <w:rPr>
                  <w:rFonts w:asciiTheme="majorBidi" w:hAnsiTheme="majorBidi" w:cstheme="majorBidi"/>
                  <w:b/>
                  <w:sz w:val="16"/>
                  <w:lang w:val="en-GB"/>
                </w:rPr>
                <w:t xml:space="preserve"> </w:t>
              </w:r>
            </w:ins>
            <w:r w:rsidRPr="00F31509">
              <w:rPr>
                <w:rFonts w:asciiTheme="majorBidi" w:hAnsiTheme="majorBidi" w:cstheme="majorBidi"/>
                <w:b/>
                <w:sz w:val="16"/>
                <w:lang w:val="en-GB"/>
              </w:rPr>
              <w:t>087</w:t>
            </w:r>
            <w:del w:id="14454" w:author="Jane Shaw" w:date="2015-10-29T16:21:00Z">
              <w:r w:rsidRPr="00F31509" w:rsidDel="0041588E">
                <w:rPr>
                  <w:rFonts w:asciiTheme="majorBidi" w:hAnsiTheme="majorBidi" w:cstheme="majorBidi"/>
                  <w:b/>
                  <w:sz w:val="16"/>
                  <w:lang w:val="en-GB"/>
                </w:rPr>
                <w:delText>,</w:delText>
              </w:r>
            </w:del>
            <w:ins w:id="14455" w:author="Jane Shaw" w:date="2015-10-29T16:21:00Z">
              <w:r w:rsidR="0041588E">
                <w:rPr>
                  <w:rFonts w:asciiTheme="majorBidi" w:hAnsiTheme="majorBidi" w:cstheme="majorBidi"/>
                  <w:b/>
                  <w:sz w:val="16"/>
                  <w:lang w:val="en-GB"/>
                </w:rPr>
                <w:t xml:space="preserve"> </w:t>
              </w:r>
            </w:ins>
            <w:r w:rsidRPr="00F31509">
              <w:rPr>
                <w:rFonts w:asciiTheme="majorBidi" w:hAnsiTheme="majorBidi" w:cstheme="majorBidi"/>
                <w:b/>
                <w:sz w:val="16"/>
                <w:lang w:val="en-GB"/>
              </w:rPr>
              <w:t>600</w:t>
            </w:r>
          </w:p>
        </w:tc>
        <w:tc>
          <w:tcPr>
            <w:tcW w:w="0" w:type="auto"/>
          </w:tcPr>
          <w:p w14:paraId="18977A8E" w14:textId="76DD84B5"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94</w:t>
            </w:r>
            <w:del w:id="14456" w:author="Jane Shaw" w:date="2015-10-29T16:21:00Z">
              <w:r w:rsidRPr="00F31509" w:rsidDel="0041588E">
                <w:rPr>
                  <w:rFonts w:asciiTheme="majorBidi" w:hAnsiTheme="majorBidi" w:cstheme="majorBidi"/>
                  <w:b/>
                  <w:sz w:val="16"/>
                  <w:lang w:val="en-GB"/>
                </w:rPr>
                <w:delText>,</w:delText>
              </w:r>
            </w:del>
            <w:ins w:id="14457" w:author="Jane Shaw" w:date="2015-10-29T16:21:00Z">
              <w:r w:rsidR="0041588E">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064554B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CF634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210F4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54319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F786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BAB54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C91E8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A655E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3CDC152"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58FFADB8"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63B860C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66AD6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1832B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C5DB96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F272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AD982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B2BE4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3982E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60AA9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7D63A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65071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D7409DC"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77E109A" w14:textId="11815295"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14:paraId="0A4FA510" w14:textId="44D13194"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458" w:author="Jane Shaw" w:date="2015-10-29T16:21:00Z">
              <w:r w:rsidRPr="00F31509" w:rsidDel="0041588E">
                <w:rPr>
                  <w:rFonts w:asciiTheme="majorBidi" w:hAnsiTheme="majorBidi" w:cstheme="majorBidi"/>
                  <w:sz w:val="16"/>
                  <w:lang w:val="en-GB"/>
                </w:rPr>
                <w:delText>,</w:delText>
              </w:r>
            </w:del>
            <w:ins w:id="14459" w:author="Jane Shaw" w:date="2015-10-29T16:21: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714</w:t>
            </w:r>
            <w:del w:id="14460" w:author="Jane Shaw" w:date="2015-10-29T16:21:00Z">
              <w:r w:rsidRPr="00F31509" w:rsidDel="0041588E">
                <w:rPr>
                  <w:rFonts w:asciiTheme="majorBidi" w:hAnsiTheme="majorBidi" w:cstheme="majorBidi"/>
                  <w:sz w:val="16"/>
                  <w:lang w:val="en-GB"/>
                </w:rPr>
                <w:delText>,</w:delText>
              </w:r>
            </w:del>
            <w:ins w:id="14461" w:author="Jane Shaw" w:date="2015-10-29T16:21: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2C7C045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CC074C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4C959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147F0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5A050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800DC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9D472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BFCEC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6B9A4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0B742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1FC4877"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27AB02E8"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669B4AC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90C5F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306FFA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E8B682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8D93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21326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9747B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A767C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45733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62061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902C3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1036F7A"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674D008"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4A5D6B5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ECD24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44C0BE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4710DD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2D773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42EE4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BB818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4847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3B799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B468F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2B1CF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6A7D8F7"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4BD847D4"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348742D" w14:textId="2867E384"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462" w:author="Jane Shaw" w:date="2015-10-29T16:21:00Z">
              <w:r w:rsidRPr="00F31509" w:rsidDel="0041588E">
                <w:rPr>
                  <w:rFonts w:asciiTheme="majorBidi" w:hAnsiTheme="majorBidi" w:cstheme="majorBidi"/>
                  <w:sz w:val="16"/>
                  <w:lang w:val="en-GB"/>
                </w:rPr>
                <w:delText>,</w:delText>
              </w:r>
            </w:del>
            <w:ins w:id="14463" w:author="Jane Shaw" w:date="2015-10-29T16:21: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4D9DBE6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79F8B3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EAD274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C8CE9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AB7F1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38046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0CC15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62517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DB3B4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7E344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FCD75DA"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703B4169"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C49568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8841F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A5890C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2B7048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35678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D1F15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23CEF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C824C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38167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C2150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AE039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82F0189" w14:textId="738AA8AB"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 xml:space="preserve">Stock </w:t>
      </w:r>
      <w:r w:rsidR="0041588E" w:rsidRPr="00F31509">
        <w:rPr>
          <w:rFonts w:asciiTheme="majorBidi" w:hAnsiTheme="majorBidi" w:cstheme="majorBidi"/>
          <w:lang w:val="en-GB"/>
        </w:rPr>
        <w:t>changes</w:t>
      </w:r>
    </w:p>
    <w:p w14:paraId="3E5AE0B4" w14:textId="3F5A604E" w:rsidR="006E32A4" w:rsidRPr="00F31509" w:rsidRDefault="006E32A4" w:rsidP="00E52F68">
      <w:pPr>
        <w:jc w:val="both"/>
        <w:rPr>
          <w:rFonts w:asciiTheme="majorBidi" w:hAnsiTheme="majorBidi" w:cstheme="majorBidi"/>
          <w:lang w:val="en-GB"/>
        </w:rPr>
      </w:pPr>
      <w:del w:id="14464" w:author="Jane Shaw" w:date="2015-10-29T16:22:00Z">
        <w:r w:rsidRPr="00F31509" w:rsidDel="0041588E">
          <w:rPr>
            <w:rFonts w:asciiTheme="majorBidi" w:eastAsia="Times New Roman" w:hAnsiTheme="majorBidi" w:cstheme="majorBidi"/>
            <w:lang w:val="en-GB"/>
          </w:rPr>
          <w:delText xml:space="preserve">Generally, </w:delText>
        </w:r>
      </w:del>
      <w:r w:rsidR="0041588E" w:rsidRPr="00F31509">
        <w:rPr>
          <w:rFonts w:asciiTheme="majorBidi" w:eastAsia="Times New Roman" w:hAnsiTheme="majorBidi" w:cstheme="majorBidi"/>
          <w:lang w:val="en-GB"/>
        </w:rPr>
        <w:t xml:space="preserve">Stocks </w:t>
      </w:r>
      <w:del w:id="14465" w:author="Jane Shaw" w:date="2015-10-29T16:22:00Z">
        <w:r w:rsidRPr="00F31509" w:rsidDel="0041588E">
          <w:rPr>
            <w:rFonts w:asciiTheme="majorBidi" w:eastAsia="Times New Roman" w:hAnsiTheme="majorBidi" w:cstheme="majorBidi"/>
            <w:lang w:val="en-GB"/>
          </w:rPr>
          <w:delText xml:space="preserve">will be </w:delText>
        </w:r>
      </w:del>
      <w:ins w:id="14466" w:author="Jane Shaw" w:date="2015-10-29T16:22:00Z">
        <w:r w:rsidR="0041588E">
          <w:rPr>
            <w:rFonts w:asciiTheme="majorBidi" w:eastAsia="Times New Roman" w:hAnsiTheme="majorBidi" w:cstheme="majorBidi"/>
            <w:lang w:val="en-GB"/>
          </w:rPr>
          <w:t xml:space="preserve">are generally </w:t>
        </w:r>
      </w:ins>
      <w:r w:rsidRPr="00F31509">
        <w:rPr>
          <w:rFonts w:asciiTheme="majorBidi" w:eastAsia="Times New Roman" w:hAnsiTheme="majorBidi" w:cstheme="majorBidi"/>
          <w:lang w:val="en-GB"/>
        </w:rPr>
        <w:t>held for a select number of primary</w:t>
      </w:r>
      <w:ins w:id="14467" w:author="Jane Shaw" w:date="2015-10-29T16:22:00Z">
        <w:r w:rsidR="0041588E">
          <w:rPr>
            <w:rFonts w:asciiTheme="majorBidi" w:eastAsia="Times New Roman" w:hAnsiTheme="majorBidi" w:cstheme="majorBidi"/>
            <w:lang w:val="en-GB"/>
          </w:rPr>
          <w:t>-</w:t>
        </w:r>
      </w:ins>
      <w:del w:id="14468" w:author="Jane Shaw" w:date="2015-10-29T16:22:00Z">
        <w:r w:rsidRPr="00F31509" w:rsidDel="0041588E">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 xml:space="preserve">sugar, margarine is another exception to </w:t>
      </w:r>
      <w:del w:id="14469" w:author="Jane Shaw" w:date="2015-10-29T16:22:00Z">
        <w:r w:rsidRPr="00F31509" w:rsidDel="0041588E">
          <w:rPr>
            <w:rFonts w:asciiTheme="majorBidi" w:eastAsia="Times New Roman" w:hAnsiTheme="majorBidi" w:cstheme="majorBidi"/>
            <w:lang w:val="en-GB"/>
          </w:rPr>
          <w:delText xml:space="preserve">the </w:delText>
        </w:r>
      </w:del>
      <w:ins w:id="14470" w:author="Jane Shaw" w:date="2015-10-29T16:22:00Z">
        <w:r w:rsidR="0041588E">
          <w:rPr>
            <w:rFonts w:asciiTheme="majorBidi" w:eastAsia="Times New Roman" w:hAnsiTheme="majorBidi" w:cstheme="majorBidi"/>
            <w:lang w:val="en-GB"/>
          </w:rPr>
          <w:t xml:space="preserve">this </w:t>
        </w:r>
      </w:ins>
      <w:r w:rsidRPr="00F31509">
        <w:rPr>
          <w:rFonts w:asciiTheme="majorBidi" w:eastAsia="Times New Roman" w:hAnsiTheme="majorBidi" w:cstheme="majorBidi"/>
          <w:lang w:val="en-GB"/>
        </w:rPr>
        <w:t xml:space="preserve">rule: a processed product </w:t>
      </w:r>
      <w:del w:id="14471" w:author="Jane Shaw" w:date="2015-10-29T16:22:00Z">
        <w:r w:rsidRPr="00F31509" w:rsidDel="0041588E">
          <w:rPr>
            <w:rFonts w:asciiTheme="majorBidi" w:eastAsia="Times New Roman" w:hAnsiTheme="majorBidi" w:cstheme="majorBidi"/>
            <w:lang w:val="en-GB"/>
          </w:rPr>
          <w:delText xml:space="preserve">for </w:delText>
        </w:r>
      </w:del>
      <w:ins w:id="14472" w:author="Jane Shaw" w:date="2015-10-29T16:22:00Z">
        <w:r w:rsidR="0041588E">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which stocks are occasionally held (</w:t>
      </w:r>
      <w:r w:rsidR="00E24798">
        <w:fldChar w:fldCharType="begin"/>
      </w:r>
      <w:r w:rsidR="00E24798">
        <w:instrText xml:space="preserve"> REF _Ref428299362 \h  \* MERGEFORMAT </w:instrText>
      </w:r>
      <w:r w:rsidR="00E24798">
        <w:fldChar w:fldCharType="separate"/>
      </w:r>
      <w:ins w:id="14473" w:author="Jane Shaw" w:date="2015-11-01T20:53:00Z">
        <w:r w:rsidR="00311179" w:rsidRPr="00311179">
          <w:rPr>
            <w:rFonts w:asciiTheme="majorBidi" w:eastAsia="Times New Roman" w:hAnsiTheme="majorBidi" w:cstheme="majorBidi"/>
            <w:lang w:val="en-GB"/>
            <w:rPrChange w:id="1447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475" w:author="Jane Shaw" w:date="2015-11-01T20:53:00Z">
              <w:rPr>
                <w:rFonts w:asciiTheme="majorBidi" w:hAnsiTheme="majorBidi" w:cstheme="majorBidi"/>
                <w:noProof/>
                <w:lang w:val="en-GB"/>
              </w:rPr>
            </w:rPrChange>
          </w:rPr>
          <w:t>56</w:t>
        </w:r>
      </w:ins>
      <w:del w:id="1447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56</w:delText>
        </w:r>
      </w:del>
      <w:r w:rsidR="00E24798">
        <w:fldChar w:fldCharType="end"/>
      </w:r>
      <w:r w:rsidRPr="00F31509">
        <w:rPr>
          <w:rFonts w:asciiTheme="majorBidi" w:eastAsia="Times New Roman" w:hAnsiTheme="majorBidi" w:cstheme="majorBidi"/>
          <w:lang w:val="en-GB"/>
        </w:rPr>
        <w:t>).</w:t>
      </w:r>
    </w:p>
    <w:p w14:paraId="3F6B1DA7" w14:textId="2F4C06A4" w:rsidR="006E32A4" w:rsidRPr="00F31509" w:rsidRDefault="006E32A4" w:rsidP="006E32A4">
      <w:pPr>
        <w:pStyle w:val="Didascalia"/>
        <w:keepNext/>
        <w:rPr>
          <w:rFonts w:asciiTheme="majorBidi" w:hAnsiTheme="majorBidi" w:cstheme="majorBidi"/>
          <w:b/>
          <w:lang w:val="en-GB"/>
        </w:rPr>
      </w:pPr>
      <w:bookmarkStart w:id="14477" w:name="_Ref428299362"/>
      <w:bookmarkStart w:id="14478" w:name="_Toc428423595"/>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56</w:t>
      </w:r>
      <w:r w:rsidR="003D789C" w:rsidRPr="00F31509">
        <w:rPr>
          <w:rFonts w:asciiTheme="majorBidi" w:hAnsiTheme="majorBidi" w:cstheme="majorBidi"/>
          <w:b/>
          <w:lang w:val="en-GB"/>
        </w:rPr>
        <w:fldChar w:fldCharType="end"/>
      </w:r>
      <w:bookmarkEnd w:id="14477"/>
      <w:r w:rsidRPr="00F31509">
        <w:rPr>
          <w:rFonts w:asciiTheme="majorBidi" w:hAnsiTheme="majorBidi" w:cstheme="majorBidi"/>
          <w:lang w:val="en-GB"/>
        </w:rPr>
        <w:t xml:space="preserve">: Adding stock changes to the SUA table for </w:t>
      </w:r>
      <w:del w:id="14479" w:author="Jane Shaw" w:date="2015-10-29T16:23:00Z">
        <w:r w:rsidRPr="00F31509" w:rsidDel="0041588E">
          <w:rPr>
            <w:rFonts w:asciiTheme="majorBidi" w:hAnsiTheme="majorBidi" w:cstheme="majorBidi"/>
            <w:lang w:val="en-GB"/>
          </w:rPr>
          <w:delText>stock changes</w:delText>
        </w:r>
      </w:del>
      <w:bookmarkEnd w:id="14478"/>
      <w:ins w:id="14480" w:author="Jane Shaw" w:date="2015-10-29T16:23:00Z">
        <w:r w:rsidR="0041588E">
          <w:rPr>
            <w:rFonts w:asciiTheme="majorBidi" w:hAnsiTheme="majorBidi" w:cstheme="majorBidi"/>
            <w:lang w:val="en-GB"/>
          </w:rPr>
          <w:t>palm oil</w:t>
        </w:r>
      </w:ins>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0FA7E31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B5D555B" w14:textId="6B4E08D7"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16A034B1" w14:textId="0025A086"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1B12195C" w14:textId="178FC121"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0639499" w14:textId="33D64D9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27487193" w14:textId="6C3B6BEC"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2139CC87" w14:textId="54C1112E"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41680C64" w14:textId="26994FE2"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4FB03EC1" w14:textId="578162AE"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37645791" w14:textId="1A224EF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1F802D45" w14:textId="3FBAA9C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3557082" w14:textId="13D7218F"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4FC9E6CB" w14:textId="1038B00C"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0FD6C37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6BFF865" w14:textId="4C793F63" w:rsidR="006E32A4" w:rsidRPr="00F31509" w:rsidRDefault="006E32A4" w:rsidP="006E32A4">
            <w:pPr>
              <w:pStyle w:val="Compact"/>
              <w:rPr>
                <w:rFonts w:asciiTheme="majorBidi" w:hAnsiTheme="majorBidi" w:cstheme="majorBidi"/>
                <w:sz w:val="16"/>
                <w:lang w:val="en-GB"/>
              </w:rPr>
            </w:pPr>
            <w:del w:id="14481" w:author="Jane Shaw" w:date="2015-10-31T20:34:00Z">
              <w:r w:rsidRPr="00F31509" w:rsidDel="007234DC">
                <w:rPr>
                  <w:rFonts w:asciiTheme="majorBidi" w:hAnsiTheme="majorBidi" w:cstheme="majorBidi"/>
                  <w:sz w:val="16"/>
                  <w:lang w:val="en-GB"/>
                </w:rPr>
                <w:delText>Oil p</w:delText>
              </w:r>
            </w:del>
            <w:ins w:id="14482"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7DA90B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1867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478B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C3F8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81C5B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F8F5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020D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C44E4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FD0D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01C1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6F9C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75A04C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D1677A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1F891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E9AA81" w14:textId="40560853"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483" w:author="Jane Shaw" w:date="2015-10-29T16:23:00Z">
              <w:r w:rsidRPr="00F31509" w:rsidDel="0041588E">
                <w:rPr>
                  <w:rFonts w:asciiTheme="majorBidi" w:hAnsiTheme="majorBidi" w:cstheme="majorBidi"/>
                  <w:sz w:val="16"/>
                  <w:lang w:val="en-GB"/>
                </w:rPr>
                <w:delText>,</w:delText>
              </w:r>
            </w:del>
            <w:ins w:id="14484"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485" w:author="Jane Shaw" w:date="2015-10-29T16:23:00Z">
              <w:r w:rsidRPr="00F31509" w:rsidDel="0041588E">
                <w:rPr>
                  <w:rFonts w:asciiTheme="majorBidi" w:hAnsiTheme="majorBidi" w:cstheme="majorBidi"/>
                  <w:sz w:val="16"/>
                  <w:lang w:val="en-GB"/>
                </w:rPr>
                <w:delText>,</w:delText>
              </w:r>
            </w:del>
            <w:ins w:id="14486"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3A3EF7AC" w14:textId="3F8A20E8"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487" w:author="Jane Shaw" w:date="2015-10-29T16:23:00Z">
              <w:r w:rsidRPr="00F31509" w:rsidDel="0041588E">
                <w:rPr>
                  <w:rFonts w:asciiTheme="majorBidi" w:hAnsiTheme="majorBidi" w:cstheme="majorBidi"/>
                  <w:sz w:val="16"/>
                  <w:lang w:val="en-GB"/>
                </w:rPr>
                <w:delText>,</w:delText>
              </w:r>
            </w:del>
            <w:ins w:id="14488"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CB04F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D4E6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89B1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7D7A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E349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9898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134A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0B80D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3B14DD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37643F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B198C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779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60971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90AB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FFE71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C98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74A3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A774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8E5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F019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0A50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2DB3A6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40520DA" w14:textId="3D251C59"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14:paraId="33CA37EB" w14:textId="4C0A043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489" w:author="Jane Shaw" w:date="2015-10-29T16:23:00Z">
              <w:r w:rsidRPr="00F31509" w:rsidDel="0041588E">
                <w:rPr>
                  <w:rFonts w:asciiTheme="majorBidi" w:hAnsiTheme="majorBidi" w:cstheme="majorBidi"/>
                  <w:sz w:val="16"/>
                  <w:lang w:val="en-GB"/>
                </w:rPr>
                <w:delText>,</w:delText>
              </w:r>
            </w:del>
            <w:ins w:id="14490"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714</w:t>
            </w:r>
            <w:del w:id="14491" w:author="Jane Shaw" w:date="2015-10-29T16:23:00Z">
              <w:r w:rsidRPr="00F31509" w:rsidDel="0041588E">
                <w:rPr>
                  <w:rFonts w:asciiTheme="majorBidi" w:hAnsiTheme="majorBidi" w:cstheme="majorBidi"/>
                  <w:sz w:val="16"/>
                  <w:lang w:val="en-GB"/>
                </w:rPr>
                <w:delText>,</w:delText>
              </w:r>
            </w:del>
            <w:ins w:id="14492"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FCFFB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EA8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98EFF2" w14:textId="37513755"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w:t>
            </w:r>
            <w:del w:id="14493" w:author="Jane Shaw" w:date="2015-10-29T16:23:00Z">
              <w:r w:rsidRPr="00F31509" w:rsidDel="0041588E">
                <w:rPr>
                  <w:rFonts w:asciiTheme="majorBidi" w:hAnsiTheme="majorBidi" w:cstheme="majorBidi"/>
                  <w:b/>
                  <w:sz w:val="16"/>
                  <w:lang w:val="en-GB"/>
                </w:rPr>
                <w:delText>,</w:delText>
              </w:r>
            </w:del>
            <w:ins w:id="14494" w:author="Jane Shaw" w:date="2015-10-29T16:23:00Z">
              <w:r w:rsidR="0041588E">
                <w:rPr>
                  <w:rFonts w:asciiTheme="majorBidi" w:hAnsiTheme="majorBidi" w:cstheme="majorBidi"/>
                  <w:b/>
                  <w:sz w:val="16"/>
                  <w:lang w:val="en-GB"/>
                </w:rPr>
                <w:t xml:space="preserve"> </w:t>
              </w:r>
            </w:ins>
            <w:r w:rsidRPr="00F31509">
              <w:rPr>
                <w:rFonts w:asciiTheme="majorBidi" w:hAnsiTheme="majorBidi" w:cstheme="majorBidi"/>
                <w:b/>
                <w:sz w:val="16"/>
                <w:lang w:val="en-GB"/>
              </w:rPr>
              <w:t>900</w:t>
            </w:r>
          </w:p>
        </w:tc>
        <w:tc>
          <w:tcPr>
            <w:tcW w:w="0" w:type="auto"/>
          </w:tcPr>
          <w:p w14:paraId="413A0A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C120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0E6D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820E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651F0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64CA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A751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ECC993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F5C4D3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330C3C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8694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EDFD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350B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F0CE9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65AA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3DD3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EC1D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2FE8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07D2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212D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88E12A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A1F7B9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64D661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57C9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E7C5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8626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08A589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7475F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DE3C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C5D3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4CCD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66E8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EE50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A9D1E3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D6E1E6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2490524C" w14:textId="41C480EF"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495" w:author="Jane Shaw" w:date="2015-10-29T16:23:00Z">
              <w:r w:rsidRPr="00F31509" w:rsidDel="0041588E">
                <w:rPr>
                  <w:rFonts w:asciiTheme="majorBidi" w:hAnsiTheme="majorBidi" w:cstheme="majorBidi"/>
                  <w:sz w:val="16"/>
                  <w:lang w:val="en-GB"/>
                </w:rPr>
                <w:delText>,</w:delText>
              </w:r>
            </w:del>
            <w:ins w:id="14496" w:author="Jane Shaw" w:date="2015-10-29T16:23:00Z">
              <w:r w:rsidR="0041588E">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4FB1E6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D2922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3CD1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34E7E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5751E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ED28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27BD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A8DA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D364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CFC3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C7ABB4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89BFA4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42DCF2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610B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0302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7CCEF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01BD4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B73A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4F59E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3872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7AFCC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3FA1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2765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B705CC7" w14:textId="7777777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Food</w:t>
      </w:r>
    </w:p>
    <w:p w14:paraId="30A42D0A" w14:textId="03CA617F"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ins w:id="14497" w:author="Jane Shaw" w:date="2015-10-29T16:23:00Z">
        <w:r w:rsidR="0041588E">
          <w:rPr>
            <w:rFonts w:asciiTheme="majorBidi" w:hAnsiTheme="majorBidi" w:cstheme="majorBidi"/>
            <w:lang w:val="en-GB"/>
          </w:rPr>
          <w:t xml:space="preserve">for </w:t>
        </w:r>
      </w:ins>
      <w:r w:rsidRPr="00F31509">
        <w:rPr>
          <w:rFonts w:asciiTheme="majorBidi" w:hAnsiTheme="majorBidi" w:cstheme="majorBidi"/>
          <w:lang w:val="en-GB"/>
        </w:rPr>
        <w:t>estimating food allocation uses food consumption estimates from the previous year and extrapolates these estimates forward</w:t>
      </w:r>
      <w:ins w:id="14498" w:author="Jane Shaw" w:date="2015-10-29T16:26:00Z">
        <w:r w:rsidR="00B204EF">
          <w:rPr>
            <w:rFonts w:asciiTheme="majorBidi" w:hAnsiTheme="majorBidi" w:cstheme="majorBidi"/>
            <w:lang w:val="en-GB"/>
          </w:rPr>
          <w:t>s</w:t>
        </w:r>
      </w:ins>
      <w:r w:rsidRPr="00F31509">
        <w:rPr>
          <w:rFonts w:asciiTheme="majorBidi" w:hAnsiTheme="majorBidi" w:cstheme="majorBidi"/>
          <w:lang w:val="en-GB"/>
        </w:rPr>
        <w:t xml:space="preserve"> using changes in GDP and product-related income elasticities. </w:t>
      </w:r>
      <w:del w:id="14499" w:author="Jane Shaw" w:date="2015-10-29T16:26:00Z">
        <w:r w:rsidRPr="00F31509" w:rsidDel="00B204EF">
          <w:rPr>
            <w:rFonts w:asciiTheme="majorBidi" w:hAnsiTheme="majorBidi" w:cstheme="majorBidi"/>
            <w:lang w:val="en-GB"/>
          </w:rPr>
          <w:delText xml:space="preserve">Recall that </w:delText>
        </w:r>
      </w:del>
      <w:r w:rsidR="00B204EF" w:rsidRPr="00F31509">
        <w:rPr>
          <w:rFonts w:asciiTheme="majorBidi" w:hAnsiTheme="majorBidi" w:cstheme="majorBidi"/>
          <w:lang w:val="en-GB"/>
        </w:rPr>
        <w:t xml:space="preserve">The </w:t>
      </w:r>
      <w:del w:id="14500" w:author="Jane Shaw" w:date="2015-10-29T16:26:00Z">
        <w:r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food</w:t>
      </w:r>
      <w:del w:id="14501" w:author="Jane Shaw" w:date="2015-10-29T16:26:00Z">
        <w:r w:rsidR="00B204EF"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 xml:space="preserve"> variable is generally </w:t>
      </w:r>
      <w:del w:id="14502" w:author="Jane Shaw" w:date="2015-10-29T16:26:00Z">
        <w:r w:rsidR="00B204EF" w:rsidRPr="00F31509" w:rsidDel="00B204EF">
          <w:rPr>
            <w:rFonts w:asciiTheme="majorBidi" w:hAnsiTheme="majorBidi" w:cstheme="majorBidi"/>
            <w:lang w:val="en-GB"/>
          </w:rPr>
          <w:delText xml:space="preserve">only </w:delText>
        </w:r>
      </w:del>
      <w:r w:rsidR="00B204EF" w:rsidRPr="00F31509">
        <w:rPr>
          <w:rFonts w:asciiTheme="majorBidi" w:hAnsiTheme="majorBidi" w:cstheme="majorBidi"/>
          <w:lang w:val="en-GB"/>
        </w:rPr>
        <w:t xml:space="preserve">reported </w:t>
      </w:r>
      <w:ins w:id="14503" w:author="Jane Shaw" w:date="2015-10-29T16:26:00Z">
        <w:r w:rsidR="00B204EF" w:rsidRPr="00F31509">
          <w:rPr>
            <w:rFonts w:asciiTheme="majorBidi" w:hAnsiTheme="majorBidi" w:cstheme="majorBidi"/>
            <w:lang w:val="en-GB"/>
          </w:rPr>
          <w:t xml:space="preserve">only </w:t>
        </w:r>
      </w:ins>
      <w:r w:rsidR="00B204EF" w:rsidRPr="00F31509">
        <w:rPr>
          <w:rFonts w:asciiTheme="majorBidi" w:hAnsiTheme="majorBidi" w:cstheme="majorBidi"/>
          <w:lang w:val="en-GB"/>
        </w:rPr>
        <w:t>at the primary level</w:t>
      </w:r>
      <w:ins w:id="14504" w:author="Jane Shaw" w:date="2015-10-29T16:27:00Z">
        <w:r w:rsidR="00B204EF">
          <w:rPr>
            <w:rFonts w:asciiTheme="majorBidi" w:hAnsiTheme="majorBidi" w:cstheme="majorBidi"/>
            <w:lang w:val="en-GB"/>
          </w:rPr>
          <w:t>,</w:t>
        </w:r>
      </w:ins>
      <w:r w:rsidR="00B204EF" w:rsidRPr="00F31509">
        <w:rPr>
          <w:rFonts w:asciiTheme="majorBidi" w:hAnsiTheme="majorBidi" w:cstheme="majorBidi"/>
          <w:lang w:val="en-GB"/>
        </w:rPr>
        <w:t xml:space="preserve"> as the </w:t>
      </w:r>
      <w:del w:id="14505" w:author="Jane Shaw" w:date="2015-10-29T16:26:00Z">
        <w:r w:rsidR="00B204EF"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food processing</w:t>
      </w:r>
      <w:del w:id="14506" w:author="Jane Shaw" w:date="2015-10-29T16:27:00Z">
        <w:r w:rsidR="00B204EF"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 xml:space="preserve"> variable is estimated by standardizing the </w:t>
      </w:r>
      <w:del w:id="14507" w:author="Jane Shaw" w:date="2015-10-29T16:27:00Z">
        <w:r w:rsidR="00B204EF"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food</w:t>
      </w:r>
      <w:del w:id="14508" w:author="Jane Shaw" w:date="2015-10-29T16:27:00Z">
        <w:r w:rsidR="00B204EF" w:rsidRPr="00F31509" w:rsidDel="00B204EF">
          <w:rPr>
            <w:rFonts w:asciiTheme="majorBidi" w:hAnsiTheme="majorBidi" w:cstheme="majorBidi"/>
            <w:lang w:val="en-GB"/>
          </w:rPr>
          <w:delText>"</w:delText>
        </w:r>
      </w:del>
      <w:r w:rsidR="00B204EF" w:rsidRPr="00F31509">
        <w:rPr>
          <w:rFonts w:asciiTheme="majorBidi" w:hAnsiTheme="majorBidi" w:cstheme="majorBidi"/>
          <w:lang w:val="en-GB"/>
        </w:rPr>
        <w:t xml:space="preserve"> </w:t>
      </w:r>
      <w:r w:rsidRPr="00F31509">
        <w:rPr>
          <w:rFonts w:asciiTheme="majorBidi" w:hAnsiTheme="majorBidi" w:cstheme="majorBidi"/>
          <w:lang w:val="en-GB"/>
        </w:rPr>
        <w:t xml:space="preserve">quantities for all </w:t>
      </w:r>
      <w:del w:id="14509" w:author="Jane Shaw" w:date="2015-10-29T16:27:00Z">
        <w:r w:rsidRPr="00F31509" w:rsidDel="00B204EF">
          <w:rPr>
            <w:rFonts w:asciiTheme="majorBidi" w:hAnsiTheme="majorBidi" w:cstheme="majorBidi"/>
            <w:lang w:val="en-GB"/>
          </w:rPr>
          <w:delText xml:space="preserve">the </w:delText>
        </w:r>
      </w:del>
      <w:r w:rsidRPr="00F31509">
        <w:rPr>
          <w:rFonts w:asciiTheme="majorBidi" w:hAnsiTheme="majorBidi" w:cstheme="majorBidi"/>
          <w:lang w:val="en-GB"/>
        </w:rPr>
        <w:t>processed commodities. However, in some cases (such as this example), there may be no availab</w:t>
      </w:r>
      <w:ins w:id="14510" w:author="Jane Shaw" w:date="2015-10-29T16:27:00Z">
        <w:r w:rsidR="00B204EF">
          <w:rPr>
            <w:rFonts w:asciiTheme="majorBidi" w:hAnsiTheme="majorBidi" w:cstheme="majorBidi"/>
            <w:lang w:val="en-GB"/>
          </w:rPr>
          <w:t>le</w:t>
        </w:r>
      </w:ins>
      <w:del w:id="14511" w:author="Jane Shaw" w:date="2015-10-29T16:27:00Z">
        <w:r w:rsidRPr="00F31509" w:rsidDel="00B204EF">
          <w:rPr>
            <w:rFonts w:asciiTheme="majorBidi" w:hAnsiTheme="majorBidi" w:cstheme="majorBidi"/>
            <w:lang w:val="en-GB"/>
          </w:rPr>
          <w:delText>ility</w:delText>
        </w:r>
      </w:del>
      <w:r w:rsidRPr="00F31509">
        <w:rPr>
          <w:rFonts w:asciiTheme="majorBidi" w:hAnsiTheme="majorBidi" w:cstheme="majorBidi"/>
          <w:lang w:val="en-GB"/>
        </w:rPr>
        <w:t xml:space="preserve"> </w:t>
      </w:r>
      <w:ins w:id="14512" w:author="Jane Shaw" w:date="2015-10-29T16:27:00Z">
        <w:r w:rsidR="00B204EF">
          <w:rPr>
            <w:rFonts w:asciiTheme="majorBidi" w:hAnsiTheme="majorBidi" w:cstheme="majorBidi"/>
            <w:lang w:val="en-GB"/>
          </w:rPr>
          <w:t xml:space="preserve">data on </w:t>
        </w:r>
      </w:ins>
      <w:del w:id="14513" w:author="Jane Shaw" w:date="2015-10-29T16:27:00Z">
        <w:r w:rsidRPr="00F31509" w:rsidDel="00B204EF">
          <w:rPr>
            <w:rFonts w:asciiTheme="majorBidi" w:hAnsiTheme="majorBidi" w:cstheme="majorBidi"/>
            <w:lang w:val="en-GB"/>
          </w:rPr>
          <w:delText xml:space="preserve">of </w:delText>
        </w:r>
      </w:del>
      <w:r w:rsidRPr="00F31509">
        <w:rPr>
          <w:rFonts w:asciiTheme="majorBidi" w:hAnsiTheme="majorBidi" w:cstheme="majorBidi"/>
          <w:lang w:val="en-GB"/>
        </w:rPr>
        <w:t xml:space="preserve">the primary product and a large import value </w:t>
      </w:r>
      <w:del w:id="14514" w:author="Jane Shaw" w:date="2015-10-29T16:27:00Z">
        <w:r w:rsidRPr="00F31509" w:rsidDel="00B204EF">
          <w:rPr>
            <w:rFonts w:asciiTheme="majorBidi" w:hAnsiTheme="majorBidi" w:cstheme="majorBidi"/>
            <w:lang w:val="en-GB"/>
          </w:rPr>
          <w:delText xml:space="preserve">in </w:delText>
        </w:r>
      </w:del>
      <w:ins w:id="14515" w:author="Jane Shaw" w:date="2015-10-29T16:27:00Z">
        <w:r w:rsidR="00B204EF">
          <w:rPr>
            <w:rFonts w:asciiTheme="majorBidi" w:hAnsiTheme="majorBidi" w:cstheme="majorBidi"/>
            <w:lang w:val="en-GB"/>
          </w:rPr>
          <w:t xml:space="preserve">for </w:t>
        </w:r>
      </w:ins>
      <w:r w:rsidRPr="00F31509">
        <w:rPr>
          <w:rFonts w:asciiTheme="majorBidi" w:hAnsiTheme="majorBidi" w:cstheme="majorBidi"/>
          <w:lang w:val="en-GB"/>
        </w:rPr>
        <w:t xml:space="preserve">a processed product. </w:t>
      </w:r>
      <w:del w:id="14516" w:author="Jane Shaw" w:date="2015-10-29T16:28:00Z">
        <w:r w:rsidRPr="00F31509" w:rsidDel="00B204EF">
          <w:rPr>
            <w:rFonts w:asciiTheme="majorBidi" w:hAnsiTheme="majorBidi" w:cstheme="majorBidi"/>
            <w:lang w:val="en-GB"/>
          </w:rPr>
          <w:delText xml:space="preserve">In this case, </w:delText>
        </w:r>
      </w:del>
      <w:r w:rsidR="00B204EF" w:rsidRPr="00F31509">
        <w:rPr>
          <w:rFonts w:asciiTheme="majorBidi" w:hAnsiTheme="majorBidi" w:cstheme="majorBidi"/>
          <w:lang w:val="en-GB"/>
        </w:rPr>
        <w:t xml:space="preserve">It </w:t>
      </w:r>
      <w:ins w:id="14517" w:author="Jane Shaw" w:date="2015-10-29T16:30:00Z">
        <w:r w:rsidR="00B204EF">
          <w:rPr>
            <w:rFonts w:asciiTheme="majorBidi" w:hAnsiTheme="majorBidi" w:cstheme="majorBidi"/>
            <w:lang w:val="en-GB"/>
          </w:rPr>
          <w:t xml:space="preserve">therefore </w:t>
        </w:r>
      </w:ins>
      <w:r w:rsidRPr="00F31509">
        <w:rPr>
          <w:rFonts w:asciiTheme="majorBidi" w:hAnsiTheme="majorBidi" w:cstheme="majorBidi"/>
          <w:lang w:val="en-GB"/>
        </w:rPr>
        <w:t xml:space="preserve">makes sense to </w:t>
      </w:r>
      <w:del w:id="14518" w:author="Jane Shaw" w:date="2015-10-29T16:28:00Z">
        <w:r w:rsidRPr="00F31509" w:rsidDel="00B204EF">
          <w:rPr>
            <w:rFonts w:asciiTheme="majorBidi" w:hAnsiTheme="majorBidi" w:cstheme="majorBidi"/>
            <w:lang w:val="en-GB"/>
          </w:rPr>
          <w:delText xml:space="preserve">instead </w:delText>
        </w:r>
      </w:del>
      <w:r w:rsidRPr="00F31509">
        <w:rPr>
          <w:rFonts w:asciiTheme="majorBidi" w:hAnsiTheme="majorBidi" w:cstheme="majorBidi"/>
          <w:lang w:val="en-GB"/>
        </w:rPr>
        <w:t xml:space="preserve">standardize food and food processing to </w:t>
      </w:r>
      <w:del w:id="14519" w:author="Jane Shaw" w:date="2015-10-29T16:29:00Z">
        <w:r w:rsidRPr="00F31509" w:rsidDel="00B204EF">
          <w:rPr>
            <w:rFonts w:asciiTheme="majorBidi" w:hAnsiTheme="majorBidi" w:cstheme="majorBidi"/>
            <w:lang w:val="en-GB"/>
          </w:rPr>
          <w:delText xml:space="preserve">this </w:delText>
        </w:r>
      </w:del>
      <w:ins w:id="14520" w:author="Jane Shaw" w:date="2015-10-29T16:29:00Z">
        <w:r w:rsidR="00B204EF">
          <w:rPr>
            <w:rFonts w:asciiTheme="majorBidi" w:hAnsiTheme="majorBidi" w:cstheme="majorBidi"/>
            <w:lang w:val="en-GB"/>
          </w:rPr>
          <w:t xml:space="preserve">the primary </w:t>
        </w:r>
      </w:ins>
      <w:r w:rsidRPr="00F31509">
        <w:rPr>
          <w:rFonts w:asciiTheme="majorBidi" w:hAnsiTheme="majorBidi" w:cstheme="majorBidi"/>
          <w:lang w:val="en-GB"/>
        </w:rPr>
        <w:t xml:space="preserve">level, as </w:t>
      </w:r>
      <w:del w:id="14521" w:author="Jane Shaw" w:date="2015-10-29T16:29:00Z">
        <w:r w:rsidRPr="00F31509" w:rsidDel="00B204EF">
          <w:rPr>
            <w:rFonts w:asciiTheme="majorBidi" w:hAnsiTheme="majorBidi" w:cstheme="majorBidi"/>
            <w:lang w:val="en-GB"/>
          </w:rPr>
          <w:delText xml:space="preserve">this </w:delText>
        </w:r>
      </w:del>
      <w:del w:id="14522" w:author="Jane Shaw" w:date="2015-10-29T16:30:00Z">
        <w:r w:rsidRPr="00F31509" w:rsidDel="00B204EF">
          <w:rPr>
            <w:rFonts w:asciiTheme="majorBidi" w:hAnsiTheme="majorBidi" w:cstheme="majorBidi"/>
            <w:lang w:val="en-GB"/>
          </w:rPr>
          <w:delText xml:space="preserve">is likely where </w:delText>
        </w:r>
      </w:del>
      <w:r w:rsidRPr="00F31509">
        <w:rPr>
          <w:rFonts w:asciiTheme="majorBidi" w:hAnsiTheme="majorBidi" w:cstheme="majorBidi"/>
          <w:lang w:val="en-GB"/>
        </w:rPr>
        <w:t xml:space="preserve">the processed product is </w:t>
      </w:r>
      <w:ins w:id="14523" w:author="Jane Shaw" w:date="2015-10-29T16:30:00Z">
        <w:r w:rsidR="00B204EF">
          <w:rPr>
            <w:rFonts w:asciiTheme="majorBidi" w:hAnsiTheme="majorBidi" w:cstheme="majorBidi"/>
            <w:lang w:val="en-GB"/>
          </w:rPr>
          <w:t xml:space="preserve">likely to be </w:t>
        </w:r>
      </w:ins>
      <w:del w:id="14524" w:author="Jane Shaw" w:date="2015-10-29T16:30:00Z">
        <w:r w:rsidRPr="00F31509" w:rsidDel="00B204EF">
          <w:rPr>
            <w:rFonts w:asciiTheme="majorBidi" w:hAnsiTheme="majorBidi" w:cstheme="majorBidi"/>
            <w:lang w:val="en-GB"/>
          </w:rPr>
          <w:delText xml:space="preserve">being </w:delText>
        </w:r>
      </w:del>
      <w:r w:rsidRPr="00F31509">
        <w:rPr>
          <w:rFonts w:asciiTheme="majorBidi" w:hAnsiTheme="majorBidi" w:cstheme="majorBidi"/>
          <w:lang w:val="en-GB"/>
        </w:rPr>
        <w:t>created</w:t>
      </w:r>
      <w:ins w:id="14525" w:author="Jane Shaw" w:date="2015-10-29T16:30:00Z">
        <w:r w:rsidR="00B204EF">
          <w:rPr>
            <w:rFonts w:asciiTheme="majorBidi" w:hAnsiTheme="majorBidi" w:cstheme="majorBidi"/>
            <w:lang w:val="en-GB"/>
          </w:rPr>
          <w:t xml:space="preserve"> at this level</w:t>
        </w:r>
      </w:ins>
      <w:r w:rsidRPr="00F31509">
        <w:rPr>
          <w:rFonts w:asciiTheme="majorBidi" w:hAnsiTheme="majorBidi" w:cstheme="majorBidi"/>
          <w:lang w:val="en-GB"/>
        </w:rPr>
        <w:t>.</w:t>
      </w:r>
    </w:p>
    <w:p w14:paraId="25609DF2" w14:textId="0105ED18" w:rsidR="006E32A4" w:rsidRPr="00F31509" w:rsidRDefault="006E32A4" w:rsidP="00E52F68">
      <w:pPr>
        <w:jc w:val="both"/>
        <w:rPr>
          <w:rFonts w:asciiTheme="majorBidi" w:hAnsiTheme="majorBidi" w:cstheme="majorBidi"/>
          <w:lang w:val="en-GB"/>
        </w:rPr>
      </w:pPr>
      <w:del w:id="14526" w:author="Jane Shaw" w:date="2015-11-07T20:19:00Z">
        <w:r w:rsidRPr="00F31509" w:rsidDel="004D450D">
          <w:rPr>
            <w:rFonts w:asciiTheme="majorBidi" w:eastAsia="Times New Roman" w:hAnsiTheme="majorBidi" w:cstheme="majorBidi"/>
            <w:lang w:val="en-GB"/>
          </w:rPr>
          <w:delText xml:space="preserve">For </w:delText>
        </w:r>
      </w:del>
      <w:ins w:id="14527" w:author="Jane Shaw" w:date="2015-11-07T20:19:00Z">
        <w:r w:rsidR="004D450D">
          <w:rPr>
            <w:rFonts w:asciiTheme="majorBidi" w:eastAsia="Times New Roman" w:hAnsiTheme="majorBidi" w:cstheme="majorBidi"/>
            <w:lang w:val="en-GB"/>
          </w:rPr>
          <w:t xml:space="preserve">In </w:t>
        </w:r>
      </w:ins>
      <w:del w:id="14528" w:author="Jane Shaw" w:date="2015-10-29T16:32:00Z">
        <w:r w:rsidRPr="00F31509" w:rsidDel="00842EA7">
          <w:rPr>
            <w:rFonts w:asciiTheme="majorBidi" w:eastAsia="Times New Roman" w:hAnsiTheme="majorBidi" w:cstheme="majorBidi"/>
            <w:lang w:val="en-GB"/>
          </w:rPr>
          <w:delText xml:space="preserve">our </w:delText>
        </w:r>
      </w:del>
      <w:ins w:id="14529" w:author="Jane Shaw" w:date="2015-10-29T16:32:00Z">
        <w:r w:rsidR="00842EA7">
          <w:rPr>
            <w:rFonts w:asciiTheme="majorBidi" w:eastAsia="Times New Roman" w:hAnsiTheme="majorBidi" w:cstheme="majorBidi"/>
            <w:lang w:val="en-GB"/>
          </w:rPr>
          <w:t xml:space="preserve">this </w:t>
        </w:r>
      </w:ins>
      <w:r w:rsidRPr="00F31509">
        <w:rPr>
          <w:rFonts w:asciiTheme="majorBidi" w:eastAsia="Times New Roman" w:hAnsiTheme="majorBidi" w:cstheme="majorBidi"/>
          <w:lang w:val="en-GB"/>
        </w:rPr>
        <w:t>example, suppos</w:t>
      </w:r>
      <w:ins w:id="14530" w:author="Jane Shaw" w:date="2015-11-07T20:19:00Z">
        <w:r w:rsidR="004D450D">
          <w:rPr>
            <w:rFonts w:asciiTheme="majorBidi" w:eastAsia="Times New Roman" w:hAnsiTheme="majorBidi" w:cstheme="majorBidi"/>
            <w:lang w:val="en-GB"/>
          </w:rPr>
          <w:t>ing</w:t>
        </w:r>
      </w:ins>
      <w:del w:id="14531" w:author="Jane Shaw" w:date="2015-11-07T20:19:00Z">
        <w:r w:rsidRPr="00F31509" w:rsidDel="004D450D">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that </w:t>
      </w:r>
      <w:del w:id="14532" w:author="Jane Shaw" w:date="2015-10-29T16:30:00Z">
        <w:r w:rsidRPr="00F31509" w:rsidDel="00B204EF">
          <w:rPr>
            <w:rFonts w:asciiTheme="majorBidi" w:eastAsia="Times New Roman" w:hAnsiTheme="majorBidi" w:cstheme="majorBidi"/>
            <w:lang w:val="en-GB"/>
          </w:rPr>
          <w:delText xml:space="preserve">our </w:delText>
        </w:r>
      </w:del>
      <w:ins w:id="14533" w:author="Jane Shaw" w:date="2015-10-29T16:30:00Z">
        <w:r w:rsidR="00B204EF">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food module estimated </w:t>
      </w:r>
      <w:del w:id="14534" w:author="Jane Shaw" w:date="2015-10-29T16:30:00Z">
        <w:r w:rsidRPr="00F31509" w:rsidDel="00B204EF">
          <w:rPr>
            <w:rFonts w:asciiTheme="majorBidi" w:eastAsia="Times New Roman" w:hAnsiTheme="majorBidi" w:cstheme="majorBidi"/>
            <w:lang w:val="en-GB"/>
          </w:rPr>
          <w:delText xml:space="preserve">a </w:delText>
        </w:r>
      </w:del>
      <w:ins w:id="14535" w:author="Jane Shaw" w:date="2015-10-29T16:30:00Z">
        <w:r w:rsidR="00B204EF">
          <w:rPr>
            <w:rFonts w:asciiTheme="majorBidi" w:eastAsia="Times New Roman" w:hAnsiTheme="majorBidi" w:cstheme="majorBidi"/>
            <w:lang w:val="en-GB"/>
          </w:rPr>
          <w:t xml:space="preserve">margarine </w:t>
        </w:r>
      </w:ins>
      <w:r w:rsidRPr="00F31509">
        <w:rPr>
          <w:rFonts w:asciiTheme="majorBidi" w:eastAsia="Times New Roman" w:hAnsiTheme="majorBidi" w:cstheme="majorBidi"/>
          <w:lang w:val="en-GB"/>
        </w:rPr>
        <w:t xml:space="preserve">consumption </w:t>
      </w:r>
      <w:del w:id="14536" w:author="Jane Shaw" w:date="2015-10-29T16:30:00Z">
        <w:r w:rsidRPr="00F31509" w:rsidDel="00B204EF">
          <w:rPr>
            <w:rFonts w:asciiTheme="majorBidi" w:eastAsia="Times New Roman" w:hAnsiTheme="majorBidi" w:cstheme="majorBidi"/>
            <w:lang w:val="en-GB"/>
          </w:rPr>
          <w:delText xml:space="preserve">of </w:delText>
        </w:r>
      </w:del>
      <w:ins w:id="14537" w:author="Jane Shaw" w:date="2015-10-29T16:30:00Z">
        <w:r w:rsidR="00B204EF">
          <w:rPr>
            <w:rFonts w:asciiTheme="majorBidi" w:eastAsia="Times New Roman" w:hAnsiTheme="majorBidi" w:cstheme="majorBidi"/>
            <w:lang w:val="en-GB"/>
          </w:rPr>
          <w:t xml:space="preserve">at </w:t>
        </w:r>
      </w:ins>
      <w:r w:rsidRPr="00F31509">
        <w:rPr>
          <w:rFonts w:asciiTheme="majorBidi" w:eastAsia="Times New Roman" w:hAnsiTheme="majorBidi" w:cstheme="majorBidi"/>
          <w:lang w:val="en-GB"/>
        </w:rPr>
        <w:t>3.7 million ton</w:t>
      </w:r>
      <w:ins w:id="14538" w:author="Jane Shaw" w:date="2015-10-29T16:30:00Z">
        <w:r w:rsidR="00B204EF">
          <w:rPr>
            <w:rFonts w:asciiTheme="majorBidi" w:eastAsia="Times New Roman" w:hAnsiTheme="majorBidi" w:cstheme="majorBidi"/>
            <w:lang w:val="en-GB"/>
          </w:rPr>
          <w:t>ne</w:t>
        </w:r>
      </w:ins>
      <w:r w:rsidRPr="00F31509">
        <w:rPr>
          <w:rFonts w:asciiTheme="majorBidi" w:eastAsia="Times New Roman" w:hAnsiTheme="majorBidi" w:cstheme="majorBidi"/>
          <w:lang w:val="en-GB"/>
        </w:rPr>
        <w:t>s</w:t>
      </w:r>
      <w:del w:id="14539" w:author="Jane Shaw" w:date="2015-10-29T16:30:00Z">
        <w:r w:rsidRPr="00F31509" w:rsidDel="00B204EF">
          <w:rPr>
            <w:rFonts w:asciiTheme="majorBidi" w:eastAsia="Times New Roman" w:hAnsiTheme="majorBidi" w:cstheme="majorBidi"/>
            <w:lang w:val="en-GB"/>
          </w:rPr>
          <w:delText xml:space="preserve"> of margarine</w:delText>
        </w:r>
      </w:del>
      <w:ins w:id="14540" w:author="Jane Shaw" w:date="2015-11-07T20:19:00Z">
        <w:r w:rsidR="004D450D">
          <w:rPr>
            <w:rFonts w:asciiTheme="majorBidi" w:eastAsia="Times New Roman" w:hAnsiTheme="majorBidi" w:cstheme="majorBidi"/>
            <w:lang w:val="en-GB"/>
          </w:rPr>
          <w:t>,</w:t>
        </w:r>
      </w:ins>
      <w:del w:id="14541" w:author="Jane Shaw" w:date="2015-11-07T20:19:00Z">
        <w:r w:rsidRPr="00F31509" w:rsidDel="004D450D">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542" w:author="Jane Shaw" w:date="2015-10-29T16:31:00Z">
        <w:r w:rsidRPr="00F31509" w:rsidDel="00B204EF">
          <w:rPr>
            <w:rFonts w:asciiTheme="majorBidi" w:eastAsia="Times New Roman" w:hAnsiTheme="majorBidi" w:cstheme="majorBidi"/>
            <w:lang w:val="en-GB"/>
          </w:rPr>
          <w:delText xml:space="preserve">We would then standardize </w:delText>
        </w:r>
      </w:del>
      <w:r w:rsidR="004D45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estimate </w:t>
      </w:r>
      <w:ins w:id="14543" w:author="Jane Shaw" w:date="2015-10-29T16:31:00Z">
        <w:r w:rsidR="00B204EF">
          <w:rPr>
            <w:rFonts w:asciiTheme="majorBidi" w:eastAsia="Times New Roman" w:hAnsiTheme="majorBidi" w:cstheme="majorBidi"/>
            <w:lang w:val="en-GB"/>
          </w:rPr>
          <w:t xml:space="preserve">would be standardized </w:t>
        </w:r>
      </w:ins>
      <w:r w:rsidRPr="00F31509">
        <w:rPr>
          <w:rFonts w:asciiTheme="majorBidi" w:eastAsia="Times New Roman" w:hAnsiTheme="majorBidi" w:cstheme="majorBidi"/>
          <w:lang w:val="en-GB"/>
        </w:rPr>
        <w:t xml:space="preserve">back to the food processing </w:t>
      </w:r>
      <w:del w:id="14544" w:author="Jane Shaw" w:date="2015-10-29T16:31:00Z">
        <w:r w:rsidRPr="00F31509" w:rsidDel="00842EA7">
          <w:rPr>
            <w:rFonts w:asciiTheme="majorBidi" w:eastAsia="Times New Roman" w:hAnsiTheme="majorBidi" w:cstheme="majorBidi"/>
            <w:lang w:val="en-GB"/>
          </w:rPr>
          <w:delText xml:space="preserve">element </w:delText>
        </w:r>
      </w:del>
      <w:ins w:id="14545" w:author="Jane Shaw" w:date="2015-10-29T16:31:00Z">
        <w:r w:rsidR="00842EA7">
          <w:rPr>
            <w:rFonts w:asciiTheme="majorBidi" w:eastAsia="Times New Roman" w:hAnsiTheme="majorBidi" w:cstheme="majorBidi"/>
            <w:lang w:val="en-GB"/>
          </w:rPr>
          <w:t xml:space="preserve">variable </w:t>
        </w:r>
      </w:ins>
      <w:r w:rsidRPr="00F31509">
        <w:rPr>
          <w:rFonts w:asciiTheme="majorBidi" w:eastAsia="Times New Roman" w:hAnsiTheme="majorBidi" w:cstheme="majorBidi"/>
          <w:lang w:val="en-GB"/>
        </w:rPr>
        <w:t xml:space="preserve">for oil of palm fruit for </w:t>
      </w:r>
      <w:del w:id="14546" w:author="Jane Shaw" w:date="2015-10-29T16:31:00Z">
        <w:r w:rsidRPr="00F31509" w:rsidDel="00842EA7">
          <w:rPr>
            <w:rFonts w:asciiTheme="majorBidi" w:eastAsia="Times New Roman" w:hAnsiTheme="majorBidi" w:cstheme="majorBidi"/>
            <w:lang w:val="en-GB"/>
          </w:rPr>
          <w:delText xml:space="preserve">our </w:delText>
        </w:r>
      </w:del>
      <w:ins w:id="14547" w:author="Jane Shaw" w:date="2015-10-29T16:31:00Z">
        <w:r w:rsidR="00842EA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balancing. However, </w:t>
      </w:r>
      <w:ins w:id="14548" w:author="Jane Shaw" w:date="2015-11-07T20:19:00Z">
        <w:r w:rsidR="004D450D">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margarine </w:t>
      </w:r>
      <w:del w:id="14549" w:author="Jane Shaw" w:date="2015-10-29T16:31:00Z">
        <w:r w:rsidRPr="00F31509" w:rsidDel="00842EA7">
          <w:rPr>
            <w:rFonts w:asciiTheme="majorBidi" w:eastAsia="Times New Roman" w:hAnsiTheme="majorBidi" w:cstheme="majorBidi"/>
            <w:lang w:val="en-GB"/>
          </w:rPr>
          <w:delText xml:space="preserve">is a product that </w:delText>
        </w:r>
      </w:del>
      <w:r w:rsidRPr="00F31509">
        <w:rPr>
          <w:rFonts w:asciiTheme="majorBidi" w:eastAsia="Times New Roman" w:hAnsiTheme="majorBidi" w:cstheme="majorBidi"/>
          <w:lang w:val="en-GB"/>
        </w:rPr>
        <w:t xml:space="preserve">can be created from many different commodities, </w:t>
      </w:r>
      <w:del w:id="14550" w:author="Jane Shaw" w:date="2015-10-29T16:32:00Z">
        <w:r w:rsidRPr="00F31509" w:rsidDel="00842EA7">
          <w:rPr>
            <w:rFonts w:asciiTheme="majorBidi" w:eastAsia="Times New Roman" w:hAnsiTheme="majorBidi" w:cstheme="majorBidi"/>
            <w:lang w:val="en-GB"/>
          </w:rPr>
          <w:delText xml:space="preserve">and thus we must standardize this </w:delText>
        </w:r>
      </w:del>
      <w:ins w:id="14551" w:author="Jane Shaw" w:date="2015-10-29T16:32:00Z">
        <w:r w:rsidR="00842EA7">
          <w:rPr>
            <w:rFonts w:asciiTheme="majorBidi" w:eastAsia="Times New Roman" w:hAnsiTheme="majorBidi" w:cstheme="majorBidi"/>
            <w:lang w:val="en-GB"/>
          </w:rPr>
          <w:t xml:space="preserve">the margarine </w:t>
        </w:r>
      </w:ins>
      <w:r w:rsidRPr="00F31509">
        <w:rPr>
          <w:rFonts w:asciiTheme="majorBidi" w:eastAsia="Times New Roman" w:hAnsiTheme="majorBidi" w:cstheme="majorBidi"/>
          <w:lang w:val="en-GB"/>
        </w:rPr>
        <w:t xml:space="preserve">food amount </w:t>
      </w:r>
      <w:ins w:id="14552" w:author="Jane Shaw" w:date="2015-10-29T16:32:00Z">
        <w:r w:rsidR="00842EA7">
          <w:rPr>
            <w:rFonts w:asciiTheme="majorBidi" w:eastAsia="Times New Roman" w:hAnsiTheme="majorBidi" w:cstheme="majorBidi"/>
            <w:lang w:val="en-GB"/>
          </w:rPr>
          <w:t xml:space="preserve">must be standardized </w:t>
        </w:r>
      </w:ins>
      <w:r w:rsidRPr="00F31509">
        <w:rPr>
          <w:rFonts w:asciiTheme="majorBidi" w:eastAsia="Times New Roman" w:hAnsiTheme="majorBidi" w:cstheme="majorBidi"/>
          <w:lang w:val="en-GB"/>
        </w:rPr>
        <w:t xml:space="preserve">back </w:t>
      </w:r>
      <w:del w:id="14553" w:author="Jane Shaw" w:date="2015-10-29T16:32:00Z">
        <w:r w:rsidRPr="00F31509" w:rsidDel="00842EA7">
          <w:rPr>
            <w:rFonts w:asciiTheme="majorBidi" w:eastAsia="Times New Roman" w:hAnsiTheme="majorBidi" w:cstheme="majorBidi"/>
            <w:lang w:val="en-GB"/>
          </w:rPr>
          <w:delText>in</w:delText>
        </w:r>
      </w:del>
      <w:r w:rsidRPr="00F31509">
        <w:rPr>
          <w:rFonts w:asciiTheme="majorBidi" w:eastAsia="Times New Roman" w:hAnsiTheme="majorBidi" w:cstheme="majorBidi"/>
          <w:lang w:val="en-GB"/>
        </w:rPr>
        <w:t xml:space="preserve">to all the possible commodities that can be processed to create margarine. For example, </w:t>
      </w:r>
      <w:del w:id="14554" w:author="Jane Shaw" w:date="2015-11-07T20:20:00Z">
        <w:r w:rsidRPr="00F31509" w:rsidDel="004D450D">
          <w:rPr>
            <w:rFonts w:asciiTheme="majorBidi" w:eastAsia="Times New Roman" w:hAnsiTheme="majorBidi" w:cstheme="majorBidi"/>
            <w:lang w:val="en-GB"/>
          </w:rPr>
          <w:delText xml:space="preserve">suppose </w:delText>
        </w:r>
      </w:del>
      <w:del w:id="14555" w:author="Jane Shaw" w:date="2015-10-29T16:32:00Z">
        <w:r w:rsidRPr="00F31509" w:rsidDel="00842EA7">
          <w:rPr>
            <w:rFonts w:asciiTheme="majorBidi" w:eastAsia="Times New Roman" w:hAnsiTheme="majorBidi" w:cstheme="majorBidi"/>
            <w:lang w:val="en-GB"/>
          </w:rPr>
          <w:delText xml:space="preserve">we have the following commodities </w:delText>
        </w:r>
      </w:del>
      <w:ins w:id="14556" w:author="Jane Shaw" w:date="2015-10-29T16:33:00Z">
        <w:r w:rsidR="00842EA7">
          <w:rPr>
            <w:rFonts w:asciiTheme="majorBidi" w:eastAsia="Times New Roman" w:hAnsiTheme="majorBidi" w:cstheme="majorBidi"/>
            <w:lang w:val="en-GB"/>
          </w:rPr>
          <w:t xml:space="preserve">the country </w:t>
        </w:r>
      </w:ins>
      <w:ins w:id="14557" w:author="Jane Shaw" w:date="2015-11-07T20:20:00Z">
        <w:r w:rsidR="004D450D">
          <w:rPr>
            <w:rFonts w:asciiTheme="majorBidi" w:eastAsia="Times New Roman" w:hAnsiTheme="majorBidi" w:cstheme="majorBidi"/>
            <w:lang w:val="en-GB"/>
          </w:rPr>
          <w:t xml:space="preserve">may have </w:t>
        </w:r>
      </w:ins>
      <w:ins w:id="14558" w:author="Jane Shaw" w:date="2015-10-29T16:33:00Z">
        <w:r w:rsidR="00842EA7">
          <w:rPr>
            <w:rFonts w:asciiTheme="majorBidi" w:eastAsia="Times New Roman" w:hAnsiTheme="majorBidi" w:cstheme="majorBidi"/>
            <w:lang w:val="en-GB"/>
          </w:rPr>
          <w:t xml:space="preserve">only </w:t>
        </w:r>
      </w:ins>
      <w:ins w:id="14559" w:author="Jane Shaw" w:date="2015-10-29T16:32:00Z">
        <w:r w:rsidR="00842EA7">
          <w:rPr>
            <w:rFonts w:asciiTheme="majorBidi" w:eastAsia="Times New Roman" w:hAnsiTheme="majorBidi" w:cstheme="majorBidi"/>
            <w:lang w:val="en-GB"/>
          </w:rPr>
          <w:t xml:space="preserve">oilseeds and oil crops </w:t>
        </w:r>
      </w:ins>
      <w:del w:id="14560" w:author="Jane Shaw" w:date="2015-10-29T16:33:00Z">
        <w:r w:rsidRPr="00F31509" w:rsidDel="00842EA7">
          <w:rPr>
            <w:rFonts w:asciiTheme="majorBidi" w:eastAsia="Times New Roman" w:hAnsiTheme="majorBidi" w:cstheme="majorBidi"/>
            <w:lang w:val="en-GB"/>
          </w:rPr>
          <w:delText>(</w:delText>
        </w:r>
        <w:r w:rsidR="00E24798" w:rsidDel="00842EA7">
          <w:fldChar w:fldCharType="begin"/>
        </w:r>
        <w:r w:rsidR="00E24798" w:rsidDel="00842EA7">
          <w:delInstrText xml:space="preserve"> REF _Ref428299606 \h  \* MERGEFORMAT </w:delInstrText>
        </w:r>
        <w:r w:rsidR="00E24798" w:rsidDel="00842EA7">
          <w:fldChar w:fldCharType="separate"/>
        </w:r>
        <w:r w:rsidR="00E24798" w:rsidRPr="000F0B1C" w:rsidDel="00842EA7">
          <w:rPr>
            <w:rFonts w:asciiTheme="majorBidi" w:eastAsia="Times New Roman" w:hAnsiTheme="majorBidi" w:cstheme="majorBidi"/>
            <w:lang w:val="en-GB"/>
          </w:rPr>
          <w:delText xml:space="preserve">Table </w:delText>
        </w:r>
        <w:r w:rsidR="00E24798" w:rsidRPr="000F0B1C" w:rsidDel="00842EA7">
          <w:rPr>
            <w:rFonts w:asciiTheme="majorBidi" w:eastAsia="Times New Roman" w:hAnsiTheme="majorBidi" w:cstheme="majorBidi"/>
            <w:noProof/>
            <w:lang w:val="en-GB"/>
          </w:rPr>
          <w:delText>57</w:delText>
        </w:r>
        <w:r w:rsidR="00E24798" w:rsidDel="00842EA7">
          <w:fldChar w:fldCharType="end"/>
        </w:r>
        <w:r w:rsidRPr="00F31509" w:rsidDel="00842EA7">
          <w:rPr>
            <w:rFonts w:asciiTheme="majorBidi" w:eastAsia="Times New Roman" w:hAnsiTheme="majorBidi" w:cstheme="majorBidi"/>
            <w:lang w:val="en-GB"/>
          </w:rPr>
          <w:delText xml:space="preserve">) that </w:delText>
        </w:r>
      </w:del>
      <w:del w:id="14561" w:author="Jane Shaw" w:date="2015-10-29T16:34:00Z">
        <w:r w:rsidRPr="00F31509" w:rsidDel="00842EA7">
          <w:rPr>
            <w:rFonts w:asciiTheme="majorBidi" w:eastAsia="Times New Roman" w:hAnsiTheme="majorBidi" w:cstheme="majorBidi"/>
            <w:lang w:val="en-GB"/>
          </w:rPr>
          <w:delText xml:space="preserve">can be used to </w:delText>
        </w:r>
      </w:del>
      <w:del w:id="14562" w:author="Jane Shaw" w:date="2015-10-29T16:33:00Z">
        <w:r w:rsidRPr="00F31509" w:rsidDel="00842EA7">
          <w:rPr>
            <w:rFonts w:asciiTheme="majorBidi" w:eastAsia="Times New Roman" w:hAnsiTheme="majorBidi" w:cstheme="majorBidi"/>
            <w:lang w:val="en-GB"/>
          </w:rPr>
          <w:delText xml:space="preserve">create </w:delText>
        </w:r>
      </w:del>
      <w:del w:id="14563" w:author="Jane Shaw" w:date="2015-10-29T16:34:00Z">
        <w:r w:rsidRPr="00F31509" w:rsidDel="00842EA7">
          <w:rPr>
            <w:rFonts w:asciiTheme="majorBidi" w:eastAsia="Times New Roman" w:hAnsiTheme="majorBidi" w:cstheme="majorBidi"/>
            <w:lang w:val="en-GB"/>
          </w:rPr>
          <w:delText xml:space="preserve">margarine </w:delText>
        </w:r>
      </w:del>
      <w:del w:id="14564" w:author="Jane Shaw" w:date="2015-11-07T20:20:00Z">
        <w:r w:rsidRPr="00F31509" w:rsidDel="004D450D">
          <w:rPr>
            <w:rFonts w:asciiTheme="majorBidi" w:eastAsia="Times New Roman" w:hAnsiTheme="majorBidi" w:cstheme="majorBidi"/>
            <w:lang w:val="en-GB"/>
          </w:rPr>
          <w:delText xml:space="preserve">(and no other commodities </w:delText>
        </w:r>
      </w:del>
      <w:del w:id="14565" w:author="Jane Shaw" w:date="2015-10-29T16:34:00Z">
        <w:r w:rsidRPr="00F31509" w:rsidDel="00842EA7">
          <w:rPr>
            <w:rFonts w:asciiTheme="majorBidi" w:eastAsia="Times New Roman" w:hAnsiTheme="majorBidi" w:cstheme="majorBidi"/>
            <w:lang w:val="en-GB"/>
          </w:rPr>
          <w:delText xml:space="preserve">in </w:delText>
        </w:r>
      </w:del>
      <w:del w:id="14566" w:author="Jane Shaw" w:date="2015-10-29T16:33:00Z">
        <w:r w:rsidRPr="00F31509" w:rsidDel="00842EA7">
          <w:rPr>
            <w:rFonts w:asciiTheme="majorBidi" w:eastAsia="Times New Roman" w:hAnsiTheme="majorBidi" w:cstheme="majorBidi"/>
            <w:lang w:val="en-GB"/>
          </w:rPr>
          <w:delText xml:space="preserve">this </w:delText>
        </w:r>
      </w:del>
      <w:del w:id="14567" w:author="Jane Shaw" w:date="2015-10-29T16:34:00Z">
        <w:r w:rsidRPr="00F31509" w:rsidDel="00842EA7">
          <w:rPr>
            <w:rFonts w:asciiTheme="majorBidi" w:eastAsia="Times New Roman" w:hAnsiTheme="majorBidi" w:cstheme="majorBidi"/>
            <w:lang w:val="en-GB"/>
          </w:rPr>
          <w:delText xml:space="preserve">country that could be </w:delText>
        </w:r>
      </w:del>
      <w:ins w:id="14568" w:author="Jane Shaw" w:date="2015-10-29T16:34:00Z">
        <w:r w:rsidR="00842EA7">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process</w:t>
      </w:r>
      <w:ins w:id="14569" w:author="Jane Shaw" w:date="2015-10-29T16:34:00Z">
        <w:r w:rsidR="00842EA7">
          <w:rPr>
            <w:rFonts w:asciiTheme="majorBidi" w:eastAsia="Times New Roman" w:hAnsiTheme="majorBidi" w:cstheme="majorBidi"/>
            <w:lang w:val="en-GB"/>
          </w:rPr>
          <w:t>ing</w:t>
        </w:r>
      </w:ins>
      <w:del w:id="14570" w:author="Jane Shaw" w:date="2015-10-29T16:34:00Z">
        <w:r w:rsidRPr="00F31509" w:rsidDel="00842EA7">
          <w:rPr>
            <w:rFonts w:asciiTheme="majorBidi" w:eastAsia="Times New Roman" w:hAnsiTheme="majorBidi" w:cstheme="majorBidi"/>
            <w:lang w:val="en-GB"/>
          </w:rPr>
          <w:delText>ed</w:delText>
        </w:r>
      </w:del>
      <w:r w:rsidRPr="00F31509">
        <w:rPr>
          <w:rFonts w:asciiTheme="majorBidi" w:eastAsia="Times New Roman" w:hAnsiTheme="majorBidi" w:cstheme="majorBidi"/>
          <w:lang w:val="en-GB"/>
        </w:rPr>
        <w:t xml:space="preserve"> into margarine</w:t>
      </w:r>
      <w:ins w:id="14571" w:author="Jane Shaw" w:date="2015-11-07T20:20:00Z">
        <w:r w:rsidR="004D450D">
          <w:rPr>
            <w:rFonts w:asciiTheme="majorBidi" w:eastAsia="Times New Roman" w:hAnsiTheme="majorBidi" w:cstheme="majorBidi"/>
            <w:lang w:val="en-GB"/>
          </w:rPr>
          <w:t>, as in</w:t>
        </w:r>
      </w:ins>
      <w:ins w:id="14572" w:author="Jane Shaw" w:date="2015-10-29T16:34:00Z">
        <w:r w:rsidR="004D450D">
          <w:rPr>
            <w:rFonts w:asciiTheme="majorBidi" w:eastAsia="Times New Roman" w:hAnsiTheme="majorBidi" w:cstheme="majorBidi"/>
            <w:lang w:val="en-GB"/>
          </w:rPr>
          <w:t xml:space="preserve"> </w:t>
        </w:r>
        <w:r w:rsidR="00842EA7">
          <w:rPr>
            <w:rFonts w:asciiTheme="majorBidi" w:eastAsia="Times New Roman" w:hAnsiTheme="majorBidi" w:cstheme="majorBidi"/>
            <w:lang w:val="en-GB"/>
          </w:rPr>
          <w:t>Table 57</w:t>
        </w:r>
      </w:ins>
      <w:del w:id="14573" w:author="Jane Shaw" w:date="2015-11-07T20:20:00Z">
        <w:r w:rsidRPr="00F31509" w:rsidDel="004D450D">
          <w:rPr>
            <w:rFonts w:asciiTheme="majorBidi" w:eastAsia="Times New Roman" w:hAnsiTheme="majorBidi" w:cstheme="majorBidi"/>
            <w:lang w:val="en-GB"/>
          </w:rPr>
          <w:delText>)</w:delText>
        </w:r>
      </w:del>
      <w:ins w:id="14574" w:author="Jane Shaw" w:date="2015-10-29T16:35:00Z">
        <w:r w:rsidR="00842EA7">
          <w:rPr>
            <w:rFonts w:asciiTheme="majorBidi" w:eastAsia="Times New Roman" w:hAnsiTheme="majorBidi" w:cstheme="majorBidi"/>
            <w:lang w:val="en-GB"/>
          </w:rPr>
          <w:t>.</w:t>
        </w:r>
      </w:ins>
      <w:del w:id="14575" w:author="Jane Shaw" w:date="2015-10-29T16:35:00Z">
        <w:r w:rsidRPr="00F31509" w:rsidDel="00842EA7">
          <w:rPr>
            <w:rFonts w:asciiTheme="majorBidi" w:eastAsia="Times New Roman" w:hAnsiTheme="majorBidi" w:cstheme="majorBidi"/>
            <w:lang w:val="en-GB"/>
          </w:rPr>
          <w:delText>:</w:delText>
        </w:r>
      </w:del>
    </w:p>
    <w:p w14:paraId="06980111" w14:textId="45038E1B" w:rsidR="006E32A4" w:rsidRPr="00F31509" w:rsidRDefault="006E32A4" w:rsidP="007E09C4">
      <w:pPr>
        <w:pStyle w:val="Didascalia"/>
        <w:keepNext/>
        <w:rPr>
          <w:rFonts w:asciiTheme="majorBidi" w:hAnsiTheme="majorBidi" w:cstheme="majorBidi"/>
          <w:b/>
          <w:lang w:val="en-GB"/>
        </w:rPr>
      </w:pPr>
      <w:bookmarkStart w:id="14576" w:name="_Ref428299606"/>
      <w:bookmarkStart w:id="14577" w:name="_Toc428423596"/>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57</w:t>
      </w:r>
      <w:r w:rsidR="003D789C" w:rsidRPr="00F31509">
        <w:rPr>
          <w:rFonts w:asciiTheme="majorBidi" w:hAnsiTheme="majorBidi" w:cstheme="majorBidi"/>
          <w:b/>
          <w:lang w:val="en-GB"/>
        </w:rPr>
        <w:fldChar w:fldCharType="end"/>
      </w:r>
      <w:bookmarkEnd w:id="14576"/>
      <w:r w:rsidRPr="00F31509">
        <w:rPr>
          <w:rFonts w:asciiTheme="majorBidi" w:hAnsiTheme="majorBidi" w:cstheme="majorBidi"/>
          <w:lang w:val="en-GB"/>
        </w:rPr>
        <w:t xml:space="preserve">: Primary products (oilseeds and </w:t>
      </w:r>
      <w:ins w:id="14578" w:author="Jane Shaw" w:date="2015-10-29T16:35:00Z">
        <w:r w:rsidR="00842EA7">
          <w:rPr>
            <w:rFonts w:asciiTheme="majorBidi" w:hAnsiTheme="majorBidi" w:cstheme="majorBidi"/>
            <w:lang w:val="en-GB"/>
          </w:rPr>
          <w:t xml:space="preserve">oil </w:t>
        </w:r>
      </w:ins>
      <w:r w:rsidRPr="00F31509">
        <w:rPr>
          <w:rFonts w:asciiTheme="majorBidi" w:hAnsiTheme="majorBidi" w:cstheme="majorBidi"/>
          <w:lang w:val="en-GB"/>
        </w:rPr>
        <w:t>crops) used to produce margarine</w:t>
      </w:r>
      <w:bookmarkEnd w:id="14577"/>
      <w:r w:rsidR="008568EC">
        <w:rPr>
          <w:rFonts w:asciiTheme="majorBidi" w:hAnsiTheme="majorBidi" w:cstheme="majorBidi"/>
          <w:lang w:val="en-GB"/>
        </w:rPr>
        <w:t xml:space="preserve"> </w:t>
      </w:r>
    </w:p>
    <w:tbl>
      <w:tblPr>
        <w:tblStyle w:val="Tabellaclassica1"/>
        <w:tblW w:w="0" w:type="auto"/>
        <w:tblLook w:val="04A0" w:firstRow="1" w:lastRow="0" w:firstColumn="1" w:lastColumn="0" w:noHBand="0" w:noVBand="1"/>
      </w:tblPr>
      <w:tblGrid>
        <w:gridCol w:w="1891"/>
        <w:gridCol w:w="1206"/>
        <w:gridCol w:w="2122"/>
        <w:gridCol w:w="785"/>
      </w:tblGrid>
      <w:tr w:rsidR="006E32A4" w:rsidRPr="00F31509" w14:paraId="08AB136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6DACD7" w14:textId="77777777" w:rsidR="006E32A4" w:rsidRPr="00842EA7" w:rsidRDefault="006E32A4" w:rsidP="007E09C4">
            <w:pPr>
              <w:pStyle w:val="Compact"/>
              <w:keepNext/>
              <w:rPr>
                <w:rFonts w:asciiTheme="majorBidi" w:hAnsiTheme="majorBidi" w:cstheme="majorBidi"/>
                <w:b/>
                <w:i w:val="0"/>
                <w:sz w:val="20"/>
                <w:lang w:val="en-GB"/>
                <w:rPrChange w:id="14579" w:author="Jane Shaw" w:date="2015-10-29T16:35:00Z">
                  <w:rPr>
                    <w:rFonts w:asciiTheme="majorBidi" w:hAnsiTheme="majorBidi" w:cstheme="majorBidi"/>
                    <w:i w:val="0"/>
                    <w:iCs w:val="0"/>
                    <w:sz w:val="20"/>
                    <w:lang w:val="en-GB"/>
                  </w:rPr>
                </w:rPrChange>
              </w:rPr>
            </w:pPr>
            <w:r w:rsidRPr="00842EA7">
              <w:rPr>
                <w:rFonts w:asciiTheme="majorBidi" w:hAnsiTheme="majorBidi" w:cstheme="majorBidi"/>
                <w:b/>
                <w:sz w:val="20"/>
                <w:lang w:val="en-GB"/>
                <w:rPrChange w:id="14580" w:author="Jane Shaw" w:date="2015-10-29T16:35:00Z">
                  <w:rPr>
                    <w:rFonts w:asciiTheme="majorBidi" w:hAnsiTheme="majorBidi" w:cstheme="majorBidi"/>
                    <w:sz w:val="20"/>
                    <w:lang w:val="en-GB"/>
                  </w:rPr>
                </w:rPrChange>
              </w:rPr>
              <w:t>Commodity</w:t>
            </w:r>
          </w:p>
        </w:tc>
        <w:tc>
          <w:tcPr>
            <w:tcW w:w="0" w:type="auto"/>
          </w:tcPr>
          <w:p w14:paraId="5A8C6867" w14:textId="77777777" w:rsidR="006E32A4" w:rsidRPr="00842EA7"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0"/>
                <w:lang w:val="en-GB"/>
                <w:rPrChange w:id="14581" w:author="Jane Shaw" w:date="2015-10-29T16:35:00Z">
                  <w:rPr>
                    <w:rFonts w:asciiTheme="majorBidi" w:hAnsiTheme="majorBidi" w:cstheme="majorBidi"/>
                    <w:i w:val="0"/>
                    <w:iCs w:val="0"/>
                    <w:sz w:val="20"/>
                    <w:lang w:val="en-GB"/>
                  </w:rPr>
                </w:rPrChange>
              </w:rPr>
            </w:pPr>
            <w:r w:rsidRPr="00842EA7">
              <w:rPr>
                <w:rFonts w:asciiTheme="majorBidi" w:hAnsiTheme="majorBidi" w:cstheme="majorBidi"/>
                <w:b/>
                <w:sz w:val="20"/>
                <w:lang w:val="en-GB"/>
                <w:rPrChange w:id="14582" w:author="Jane Shaw" w:date="2015-10-29T16:35:00Z">
                  <w:rPr>
                    <w:rFonts w:asciiTheme="majorBidi" w:hAnsiTheme="majorBidi" w:cstheme="majorBidi"/>
                    <w:sz w:val="20"/>
                    <w:lang w:val="en-GB"/>
                  </w:rPr>
                </w:rPrChange>
              </w:rPr>
              <w:t>Availability</w:t>
            </w:r>
          </w:p>
        </w:tc>
        <w:tc>
          <w:tcPr>
            <w:tcW w:w="0" w:type="auto"/>
          </w:tcPr>
          <w:p w14:paraId="578E2F61" w14:textId="71CF2741" w:rsidR="008B0C44" w:rsidRPr="00842EA7"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0"/>
                <w:lang w:val="en-GB"/>
                <w:rPrChange w:id="14583" w:author="Jane Shaw" w:date="2015-10-29T16:35:00Z">
                  <w:rPr>
                    <w:rFonts w:asciiTheme="majorBidi" w:hAnsiTheme="majorBidi" w:cstheme="majorBidi"/>
                    <w:i w:val="0"/>
                    <w:iCs w:val="0"/>
                    <w:sz w:val="20"/>
                    <w:lang w:val="en-GB"/>
                  </w:rPr>
                </w:rPrChange>
              </w:rPr>
            </w:pPr>
            <w:r w:rsidRPr="00842EA7">
              <w:rPr>
                <w:rFonts w:asciiTheme="majorBidi" w:hAnsiTheme="majorBidi" w:cstheme="majorBidi"/>
                <w:b/>
                <w:sz w:val="20"/>
                <w:lang w:val="en-GB"/>
                <w:rPrChange w:id="14584" w:author="Jane Shaw" w:date="2015-10-29T16:35:00Z">
                  <w:rPr>
                    <w:rFonts w:asciiTheme="majorBidi" w:hAnsiTheme="majorBidi" w:cstheme="majorBidi"/>
                    <w:sz w:val="20"/>
                    <w:lang w:val="en-GB"/>
                  </w:rPr>
                </w:rPrChange>
              </w:rPr>
              <w:t xml:space="preserve">Equivalent </w:t>
            </w:r>
            <w:r w:rsidR="00842EA7" w:rsidRPr="00A15699">
              <w:rPr>
                <w:rFonts w:asciiTheme="majorBidi" w:hAnsiTheme="majorBidi" w:cstheme="majorBidi"/>
                <w:b/>
                <w:i w:val="0"/>
                <w:sz w:val="20"/>
                <w:lang w:val="en-GB"/>
              </w:rPr>
              <w:t>availability</w:t>
            </w:r>
          </w:p>
          <w:p w14:paraId="04BC6EAA" w14:textId="3489274B" w:rsidR="006E32A4" w:rsidRPr="00842EA7" w:rsidRDefault="00842EA7"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0"/>
                <w:lang w:val="en-GB"/>
                <w:rPrChange w:id="14585" w:author="Jane Shaw" w:date="2015-10-29T16:35:00Z">
                  <w:rPr>
                    <w:rFonts w:asciiTheme="majorBidi" w:hAnsiTheme="majorBidi" w:cstheme="majorBidi"/>
                    <w:i w:val="0"/>
                    <w:iCs w:val="0"/>
                    <w:sz w:val="20"/>
                    <w:lang w:val="en-GB"/>
                  </w:rPr>
                </w:rPrChange>
              </w:rPr>
            </w:pPr>
            <w:r w:rsidRPr="00A15699">
              <w:rPr>
                <w:rFonts w:asciiTheme="majorBidi" w:hAnsiTheme="majorBidi" w:cstheme="majorBidi"/>
                <w:b/>
                <w:i w:val="0"/>
                <w:sz w:val="20"/>
                <w:lang w:val="en-GB"/>
              </w:rPr>
              <w:t xml:space="preserve"> for m</w:t>
            </w:r>
            <w:r w:rsidR="006E32A4" w:rsidRPr="00842EA7">
              <w:rPr>
                <w:rFonts w:asciiTheme="majorBidi" w:hAnsiTheme="majorBidi" w:cstheme="majorBidi"/>
                <w:b/>
                <w:sz w:val="20"/>
                <w:lang w:val="en-GB"/>
                <w:rPrChange w:id="14586" w:author="Jane Shaw" w:date="2015-10-29T16:35:00Z">
                  <w:rPr>
                    <w:rFonts w:asciiTheme="majorBidi" w:hAnsiTheme="majorBidi" w:cstheme="majorBidi"/>
                    <w:sz w:val="20"/>
                    <w:lang w:val="en-GB"/>
                  </w:rPr>
                </w:rPrChange>
              </w:rPr>
              <w:t>argarine</w:t>
            </w:r>
          </w:p>
        </w:tc>
        <w:tc>
          <w:tcPr>
            <w:tcW w:w="0" w:type="auto"/>
          </w:tcPr>
          <w:p w14:paraId="4BEE1BBE" w14:textId="77777777" w:rsidR="006E32A4" w:rsidRPr="00842EA7"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0"/>
                <w:lang w:val="en-GB"/>
                <w:rPrChange w:id="14587" w:author="Jane Shaw" w:date="2015-10-29T16:35:00Z">
                  <w:rPr>
                    <w:rFonts w:asciiTheme="majorBidi" w:hAnsiTheme="majorBidi" w:cstheme="majorBidi"/>
                    <w:i w:val="0"/>
                    <w:iCs w:val="0"/>
                    <w:sz w:val="20"/>
                    <w:lang w:val="en-GB"/>
                  </w:rPr>
                </w:rPrChange>
              </w:rPr>
            </w:pPr>
            <w:r w:rsidRPr="00842EA7">
              <w:rPr>
                <w:rFonts w:asciiTheme="majorBidi" w:hAnsiTheme="majorBidi" w:cstheme="majorBidi"/>
                <w:b/>
                <w:sz w:val="20"/>
                <w:lang w:val="en-GB"/>
                <w:rPrChange w:id="14588" w:author="Jane Shaw" w:date="2015-10-29T16:35:00Z">
                  <w:rPr>
                    <w:rFonts w:asciiTheme="majorBidi" w:hAnsiTheme="majorBidi" w:cstheme="majorBidi"/>
                    <w:sz w:val="20"/>
                    <w:lang w:val="en-GB"/>
                  </w:rPr>
                </w:rPrChange>
              </w:rPr>
              <w:t>Share</w:t>
            </w:r>
          </w:p>
        </w:tc>
      </w:tr>
      <w:tr w:rsidR="006E32A4" w:rsidRPr="00F31509" w14:paraId="1CC9099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61425EB" w14:textId="702D5C1B" w:rsidR="006E32A4" w:rsidRPr="00F31509" w:rsidRDefault="006E32A4" w:rsidP="007E09C4">
            <w:pPr>
              <w:pStyle w:val="Compact"/>
              <w:keepNext/>
              <w:rPr>
                <w:rFonts w:asciiTheme="majorBidi" w:hAnsiTheme="majorBidi" w:cstheme="majorBidi"/>
                <w:sz w:val="22"/>
                <w:lang w:val="en-GB"/>
              </w:rPr>
            </w:pPr>
            <w:del w:id="14589" w:author="Jane Shaw" w:date="2015-10-31T20:34:00Z">
              <w:r w:rsidRPr="00F31509" w:rsidDel="007234DC">
                <w:rPr>
                  <w:rFonts w:asciiTheme="majorBidi" w:hAnsiTheme="majorBidi" w:cstheme="majorBidi"/>
                  <w:sz w:val="22"/>
                  <w:lang w:val="en-GB"/>
                </w:rPr>
                <w:delText xml:space="preserve">Oil </w:delText>
              </w:r>
              <w:r w:rsidR="00842EA7" w:rsidRPr="00F31509" w:rsidDel="007234DC">
                <w:rPr>
                  <w:rFonts w:asciiTheme="majorBidi" w:hAnsiTheme="majorBidi" w:cstheme="majorBidi"/>
                  <w:sz w:val="22"/>
                  <w:lang w:val="en-GB"/>
                </w:rPr>
                <w:delText>p</w:delText>
              </w:r>
            </w:del>
            <w:ins w:id="14590" w:author="Jane Shaw" w:date="2015-10-31T20:34:00Z">
              <w:r w:rsidR="007234DC">
                <w:rPr>
                  <w:rFonts w:asciiTheme="majorBidi" w:hAnsiTheme="majorBidi" w:cstheme="majorBidi"/>
                  <w:sz w:val="22"/>
                  <w:lang w:val="en-GB"/>
                </w:rPr>
                <w:t>Oil-p</w:t>
              </w:r>
            </w:ins>
            <w:r w:rsidR="00842EA7" w:rsidRPr="00F31509">
              <w:rPr>
                <w:rFonts w:asciiTheme="majorBidi" w:hAnsiTheme="majorBidi" w:cstheme="majorBidi"/>
                <w:sz w:val="22"/>
                <w:lang w:val="en-GB"/>
              </w:rPr>
              <w:t>alm fruit</w:t>
            </w:r>
          </w:p>
        </w:tc>
        <w:tc>
          <w:tcPr>
            <w:tcW w:w="0" w:type="auto"/>
          </w:tcPr>
          <w:p w14:paraId="6DFF777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C9815C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18880F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14:paraId="2E96B5B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78252DA"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14:paraId="0DB16358" w14:textId="50A4A79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993</w:t>
            </w:r>
            <w:del w:id="14591" w:author="Jane Shaw" w:date="2015-10-29T16:36:00Z">
              <w:r w:rsidRPr="00F31509" w:rsidDel="00842EA7">
                <w:rPr>
                  <w:rFonts w:asciiTheme="majorBidi" w:hAnsiTheme="majorBidi" w:cstheme="majorBidi"/>
                  <w:sz w:val="22"/>
                  <w:lang w:val="en-GB"/>
                </w:rPr>
                <w:delText>,</w:delText>
              </w:r>
            </w:del>
            <w:ins w:id="14592"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0" w:type="auto"/>
          </w:tcPr>
          <w:p w14:paraId="693CDAE4" w14:textId="3628DEC8"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del w:id="14593" w:author="Jane Shaw" w:date="2015-10-29T16:36:00Z">
              <w:r w:rsidRPr="00F31509" w:rsidDel="00842EA7">
                <w:rPr>
                  <w:rFonts w:asciiTheme="majorBidi" w:hAnsiTheme="majorBidi" w:cstheme="majorBidi"/>
                  <w:sz w:val="22"/>
                  <w:lang w:val="en-GB"/>
                </w:rPr>
                <w:delText>,</w:delText>
              </w:r>
            </w:del>
            <w:ins w:id="14594"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122</w:t>
            </w:r>
            <w:del w:id="14595" w:author="Jane Shaw" w:date="2015-10-29T16:36:00Z">
              <w:r w:rsidRPr="00F31509" w:rsidDel="00842EA7">
                <w:rPr>
                  <w:rFonts w:asciiTheme="majorBidi" w:hAnsiTheme="majorBidi" w:cstheme="majorBidi"/>
                  <w:sz w:val="22"/>
                  <w:lang w:val="en-GB"/>
                </w:rPr>
                <w:delText>,</w:delText>
              </w:r>
            </w:del>
            <w:ins w:id="14596"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100</w:t>
            </w:r>
          </w:p>
        </w:tc>
        <w:tc>
          <w:tcPr>
            <w:tcW w:w="0" w:type="auto"/>
          </w:tcPr>
          <w:p w14:paraId="5EA6584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14:paraId="00B5544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6C6710B"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w:t>
            </w:r>
            <w:del w:id="14597" w:author="Jane Shaw" w:date="2015-10-29T16:35:00Z">
              <w:r w:rsidRPr="00F31509" w:rsidDel="00842EA7">
                <w:rPr>
                  <w:rFonts w:asciiTheme="majorBidi" w:hAnsiTheme="majorBidi" w:cstheme="majorBidi"/>
                  <w:sz w:val="22"/>
                  <w:lang w:val="en-GB"/>
                </w:rPr>
                <w:delText>a</w:delText>
              </w:r>
            </w:del>
            <w:r w:rsidRPr="00F31509">
              <w:rPr>
                <w:rFonts w:asciiTheme="majorBidi" w:hAnsiTheme="majorBidi" w:cstheme="majorBidi"/>
                <w:sz w:val="22"/>
                <w:lang w:val="en-GB"/>
              </w:rPr>
              <w:t>beans</w:t>
            </w:r>
          </w:p>
        </w:tc>
        <w:tc>
          <w:tcPr>
            <w:tcW w:w="0" w:type="auto"/>
          </w:tcPr>
          <w:p w14:paraId="65EB8FFB" w14:textId="2A352208"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w:t>
            </w:r>
            <w:del w:id="14598" w:author="Jane Shaw" w:date="2015-10-29T16:36:00Z">
              <w:r w:rsidRPr="00F31509" w:rsidDel="00842EA7">
                <w:rPr>
                  <w:rFonts w:asciiTheme="majorBidi" w:hAnsiTheme="majorBidi" w:cstheme="majorBidi"/>
                  <w:sz w:val="22"/>
                  <w:lang w:val="en-GB"/>
                </w:rPr>
                <w:delText>,</w:delText>
              </w:r>
            </w:del>
            <w:ins w:id="14599"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874</w:t>
            </w:r>
            <w:del w:id="14600" w:author="Jane Shaw" w:date="2015-10-29T16:36:00Z">
              <w:r w:rsidRPr="00F31509" w:rsidDel="00842EA7">
                <w:rPr>
                  <w:rFonts w:asciiTheme="majorBidi" w:hAnsiTheme="majorBidi" w:cstheme="majorBidi"/>
                  <w:sz w:val="22"/>
                  <w:lang w:val="en-GB"/>
                </w:rPr>
                <w:delText>,</w:delText>
              </w:r>
            </w:del>
            <w:ins w:id="14601"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100</w:t>
            </w:r>
          </w:p>
        </w:tc>
        <w:tc>
          <w:tcPr>
            <w:tcW w:w="0" w:type="auto"/>
          </w:tcPr>
          <w:p w14:paraId="18FF79FC" w14:textId="53676240"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788</w:t>
            </w:r>
            <w:del w:id="14602" w:author="Jane Shaw" w:date="2015-10-29T16:36:00Z">
              <w:r w:rsidRPr="00F31509" w:rsidDel="00842EA7">
                <w:rPr>
                  <w:rFonts w:asciiTheme="majorBidi" w:hAnsiTheme="majorBidi" w:cstheme="majorBidi"/>
                  <w:sz w:val="22"/>
                  <w:lang w:val="en-GB"/>
                </w:rPr>
                <w:delText>,</w:delText>
              </w:r>
            </w:del>
            <w:ins w:id="14603"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0" w:type="auto"/>
          </w:tcPr>
          <w:p w14:paraId="1BF77E4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14:paraId="0DBBE3C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76FB8E8" w14:textId="7A7AB5FD"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 xml:space="preserve">Sunflower </w:t>
            </w:r>
            <w:r w:rsidR="00842EA7" w:rsidRPr="00F31509">
              <w:rPr>
                <w:rFonts w:asciiTheme="majorBidi" w:hAnsiTheme="majorBidi" w:cstheme="majorBidi"/>
                <w:sz w:val="22"/>
                <w:lang w:val="en-GB"/>
              </w:rPr>
              <w:t>seed</w:t>
            </w:r>
          </w:p>
        </w:tc>
        <w:tc>
          <w:tcPr>
            <w:tcW w:w="0" w:type="auto"/>
          </w:tcPr>
          <w:p w14:paraId="24157932" w14:textId="33DF6A66"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w:t>
            </w:r>
            <w:del w:id="14604" w:author="Jane Shaw" w:date="2015-10-29T16:36:00Z">
              <w:r w:rsidRPr="00F31509" w:rsidDel="00842EA7">
                <w:rPr>
                  <w:rFonts w:asciiTheme="majorBidi" w:hAnsiTheme="majorBidi" w:cstheme="majorBidi"/>
                  <w:sz w:val="22"/>
                  <w:lang w:val="en-GB"/>
                </w:rPr>
                <w:delText>,</w:delText>
              </w:r>
            </w:del>
            <w:ins w:id="14605"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930</w:t>
            </w:r>
            <w:del w:id="14606" w:author="Jane Shaw" w:date="2015-10-29T16:36:00Z">
              <w:r w:rsidRPr="00F31509" w:rsidDel="00842EA7">
                <w:rPr>
                  <w:rFonts w:asciiTheme="majorBidi" w:hAnsiTheme="majorBidi" w:cstheme="majorBidi"/>
                  <w:sz w:val="22"/>
                  <w:lang w:val="en-GB"/>
                </w:rPr>
                <w:delText>,</w:delText>
              </w:r>
            </w:del>
            <w:ins w:id="14607"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500</w:t>
            </w:r>
          </w:p>
        </w:tc>
        <w:tc>
          <w:tcPr>
            <w:tcW w:w="0" w:type="auto"/>
          </w:tcPr>
          <w:p w14:paraId="66D73B18" w14:textId="63C38F7D"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del w:id="14608" w:author="Jane Shaw" w:date="2015-10-29T16:36:00Z">
              <w:r w:rsidRPr="00F31509" w:rsidDel="00842EA7">
                <w:rPr>
                  <w:rFonts w:asciiTheme="majorBidi" w:hAnsiTheme="majorBidi" w:cstheme="majorBidi"/>
                  <w:sz w:val="22"/>
                  <w:lang w:val="en-GB"/>
                </w:rPr>
                <w:delText>,</w:delText>
              </w:r>
            </w:del>
            <w:ins w:id="14609"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821</w:t>
            </w:r>
            <w:del w:id="14610" w:author="Jane Shaw" w:date="2015-10-29T16:36:00Z">
              <w:r w:rsidRPr="00F31509" w:rsidDel="00842EA7">
                <w:rPr>
                  <w:rFonts w:asciiTheme="majorBidi" w:hAnsiTheme="majorBidi" w:cstheme="majorBidi"/>
                  <w:sz w:val="22"/>
                  <w:lang w:val="en-GB"/>
                </w:rPr>
                <w:delText>,</w:delText>
              </w:r>
            </w:del>
            <w:ins w:id="14611" w:author="Jane Shaw" w:date="2015-10-29T16:36:00Z">
              <w:r w:rsidR="00842EA7">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0" w:type="auto"/>
          </w:tcPr>
          <w:p w14:paraId="6A02EFF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48.8%</w:t>
            </w:r>
          </w:p>
        </w:tc>
      </w:tr>
    </w:tbl>
    <w:p w14:paraId="7C1EA428" w14:textId="77777777" w:rsidR="006E32A4" w:rsidRPr="00F31509" w:rsidRDefault="006E32A4" w:rsidP="007E09C4">
      <w:pPr>
        <w:keepNext/>
        <w:jc w:val="center"/>
        <w:rPr>
          <w:rFonts w:asciiTheme="majorBidi" w:hAnsiTheme="majorBidi" w:cstheme="majorBidi"/>
          <w:sz w:val="24"/>
          <w:lang w:val="en-GB"/>
        </w:rPr>
      </w:pPr>
    </w:p>
    <w:p w14:paraId="3E8C8253" w14:textId="27CD13AC"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equivalent availability for margarine is derived from the availability of the primary commodity </w:t>
      </w:r>
      <w:del w:id="14612" w:author="Jane Shaw" w:date="2015-10-29T16:36:00Z">
        <w:r w:rsidRPr="00F31509" w:rsidDel="00842EA7">
          <w:rPr>
            <w:rFonts w:asciiTheme="majorBidi" w:eastAsia="Times New Roman" w:hAnsiTheme="majorBidi" w:cstheme="majorBidi"/>
            <w:lang w:val="en-GB"/>
          </w:rPr>
          <w:delText xml:space="preserve">by </w:delText>
        </w:r>
      </w:del>
      <w:r w:rsidRPr="00F31509">
        <w:rPr>
          <w:rFonts w:asciiTheme="majorBidi" w:eastAsia="Times New Roman" w:hAnsiTheme="majorBidi" w:cstheme="majorBidi"/>
          <w:lang w:val="en-GB"/>
        </w:rPr>
        <w:t>multipl</w:t>
      </w:r>
      <w:ins w:id="14613" w:author="Jane Shaw" w:date="2015-10-29T16:37:00Z">
        <w:r w:rsidR="00842EA7">
          <w:rPr>
            <w:rFonts w:asciiTheme="majorBidi" w:eastAsia="Times New Roman" w:hAnsiTheme="majorBidi" w:cstheme="majorBidi"/>
            <w:lang w:val="en-GB"/>
          </w:rPr>
          <w:t>ied</w:t>
        </w:r>
      </w:ins>
      <w:del w:id="14614" w:author="Jane Shaw" w:date="2015-10-29T16:36:00Z">
        <w:r w:rsidRPr="00F31509" w:rsidDel="00842EA7">
          <w:rPr>
            <w:rFonts w:asciiTheme="majorBidi" w:eastAsia="Times New Roman" w:hAnsiTheme="majorBidi" w:cstheme="majorBidi"/>
            <w:lang w:val="en-GB"/>
          </w:rPr>
          <w:delText>ying</w:delText>
        </w:r>
      </w:del>
      <w:r w:rsidRPr="00F31509">
        <w:rPr>
          <w:rFonts w:asciiTheme="majorBidi" w:eastAsia="Times New Roman" w:hAnsiTheme="majorBidi" w:cstheme="majorBidi"/>
          <w:lang w:val="en-GB"/>
        </w:rPr>
        <w:t xml:space="preserve"> by the extraction rate(s) </w:t>
      </w:r>
      <w:del w:id="14615" w:author="Jane Shaw" w:date="2015-10-29T16:37:00Z">
        <w:r w:rsidRPr="00F31509" w:rsidDel="00842EA7">
          <w:rPr>
            <w:rFonts w:asciiTheme="majorBidi" w:eastAsia="Times New Roman" w:hAnsiTheme="majorBidi" w:cstheme="majorBidi"/>
            <w:lang w:val="en-GB"/>
          </w:rPr>
          <w:delText xml:space="preserve">to </w:delText>
        </w:r>
      </w:del>
      <w:ins w:id="14616" w:author="Jane Shaw" w:date="2015-10-29T16:37:00Z">
        <w:r w:rsidR="00842EA7">
          <w:rPr>
            <w:rFonts w:asciiTheme="majorBidi" w:eastAsia="Times New Roman" w:hAnsiTheme="majorBidi" w:cstheme="majorBidi"/>
            <w:lang w:val="en-GB"/>
          </w:rPr>
          <w:t>for</w:t>
        </w:r>
        <w:r w:rsidR="00842EA7"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convert</w:t>
      </w:r>
      <w:ins w:id="14617" w:author="Jane Shaw" w:date="2015-10-29T16:37:00Z">
        <w:r w:rsidR="00842EA7">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the primary commodity into margarine. </w:t>
      </w:r>
      <w:del w:id="14618" w:author="Jane Shaw" w:date="2015-10-29T16:37:00Z">
        <w:r w:rsidRPr="00F31509" w:rsidDel="00842EA7">
          <w:rPr>
            <w:rFonts w:asciiTheme="majorBidi" w:eastAsia="Times New Roman" w:hAnsiTheme="majorBidi" w:cstheme="majorBidi"/>
            <w:lang w:val="en-GB"/>
          </w:rPr>
          <w:delText xml:space="preserve">Then, </w:delText>
        </w:r>
      </w:del>
      <w:r w:rsidR="00842EA7"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share is </w:t>
      </w:r>
      <w:ins w:id="14619" w:author="Jane Shaw" w:date="2015-10-29T16:37:00Z">
        <w:r w:rsidR="00842EA7">
          <w:rPr>
            <w:rFonts w:asciiTheme="majorBidi" w:eastAsia="Times New Roman" w:hAnsiTheme="majorBidi" w:cstheme="majorBidi"/>
            <w:lang w:val="en-GB"/>
          </w:rPr>
          <w:t xml:space="preserve">then </w:t>
        </w:r>
      </w:ins>
      <w:r w:rsidRPr="00F31509">
        <w:rPr>
          <w:rFonts w:asciiTheme="majorBidi" w:eastAsia="Times New Roman" w:hAnsiTheme="majorBidi" w:cstheme="majorBidi"/>
          <w:lang w:val="en-GB"/>
        </w:rPr>
        <w:t xml:space="preserve">computed </w:t>
      </w:r>
      <w:del w:id="14620" w:author="Jane Shaw" w:date="2015-10-29T16:37:00Z">
        <w:r w:rsidRPr="00F31509" w:rsidDel="00842EA7">
          <w:rPr>
            <w:rFonts w:asciiTheme="majorBidi" w:eastAsia="Times New Roman" w:hAnsiTheme="majorBidi" w:cstheme="majorBidi"/>
            <w:lang w:val="en-GB"/>
          </w:rPr>
          <w:delText xml:space="preserve">by comparing </w:delText>
        </w:r>
      </w:del>
      <w:ins w:id="14621" w:author="Jane Shaw" w:date="2015-10-29T16:37:00Z">
        <w:r w:rsidR="00842EA7">
          <w:rPr>
            <w:rFonts w:asciiTheme="majorBidi" w:eastAsia="Times New Roman" w:hAnsiTheme="majorBidi" w:cstheme="majorBidi"/>
            <w:lang w:val="en-GB"/>
          </w:rPr>
          <w:t xml:space="preserve">from the </w:t>
        </w:r>
      </w:ins>
      <w:r w:rsidRPr="00F31509">
        <w:rPr>
          <w:rFonts w:asciiTheme="majorBidi" w:eastAsia="Times New Roman" w:hAnsiTheme="majorBidi" w:cstheme="majorBidi"/>
          <w:lang w:val="en-GB"/>
        </w:rPr>
        <w:t>availability: 30.1</w:t>
      </w:r>
      <w:del w:id="14622" w:author="Jane Shaw" w:date="2015-10-22T19:08:00Z">
        <w:r w:rsidRPr="00F31509" w:rsidDel="004414AA">
          <w:rPr>
            <w:rFonts w:asciiTheme="majorBidi" w:eastAsia="Times New Roman" w:hAnsiTheme="majorBidi" w:cstheme="majorBidi"/>
            <w:lang w:val="en-GB"/>
          </w:rPr>
          <w:delText>%</w:delText>
        </w:r>
      </w:del>
      <w:ins w:id="14623"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of </w:t>
      </w:r>
      <w:del w:id="14624" w:author="Jane Shaw" w:date="2015-10-29T16:37:00Z">
        <w:r w:rsidRPr="00F31509" w:rsidDel="00842EA7">
          <w:rPr>
            <w:rFonts w:asciiTheme="majorBidi" w:eastAsia="Times New Roman" w:hAnsiTheme="majorBidi" w:cstheme="majorBidi"/>
            <w:lang w:val="en-GB"/>
          </w:rPr>
          <w:delText xml:space="preserve">the total availability of </w:delText>
        </w:r>
      </w:del>
      <w:ins w:id="14625" w:author="Jane Shaw" w:date="2015-10-29T16:37:00Z">
        <w:r w:rsidR="00842EA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margarine </w:t>
      </w:r>
      <w:ins w:id="14626" w:author="Jane Shaw" w:date="2015-10-29T16:37:00Z">
        <w:r w:rsidR="00842EA7">
          <w:rPr>
            <w:rFonts w:asciiTheme="majorBidi" w:eastAsia="Times New Roman" w:hAnsiTheme="majorBidi" w:cstheme="majorBidi"/>
            <w:lang w:val="en-GB"/>
          </w:rPr>
          <w:t xml:space="preserve">available </w:t>
        </w:r>
      </w:ins>
      <w:r w:rsidRPr="00F31509">
        <w:rPr>
          <w:rFonts w:asciiTheme="majorBidi" w:eastAsia="Times New Roman" w:hAnsiTheme="majorBidi" w:cstheme="majorBidi"/>
          <w:lang w:val="en-GB"/>
        </w:rPr>
        <w:t xml:space="preserve">comes from palm oil, so </w:t>
      </w:r>
      <w:del w:id="14627" w:author="Jane Shaw" w:date="2015-10-29T16:38:00Z">
        <w:r w:rsidRPr="00F31509" w:rsidDel="00842EA7">
          <w:rPr>
            <w:rFonts w:asciiTheme="majorBidi" w:eastAsia="Times New Roman" w:hAnsiTheme="majorBidi" w:cstheme="majorBidi"/>
            <w:lang w:val="en-GB"/>
          </w:rPr>
          <w:delText xml:space="preserve">we </w:delText>
        </w:r>
      </w:del>
      <w:ins w:id="14628" w:author="Jane Shaw" w:date="2015-10-29T16:38:00Z">
        <w:r w:rsidR="00842EA7">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assume</w:t>
      </w:r>
      <w:ins w:id="14629" w:author="Jane Shaw" w:date="2015-10-29T16:38:00Z">
        <w:r w:rsidR="00842EA7">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that 30.1</w:t>
      </w:r>
      <w:del w:id="14630" w:author="Jane Shaw" w:date="2015-10-22T19:08:00Z">
        <w:r w:rsidRPr="00F31509" w:rsidDel="004414AA">
          <w:rPr>
            <w:rFonts w:asciiTheme="majorBidi" w:eastAsia="Times New Roman" w:hAnsiTheme="majorBidi" w:cstheme="majorBidi"/>
            <w:lang w:val="en-GB"/>
          </w:rPr>
          <w:delText>%</w:delText>
        </w:r>
      </w:del>
      <w:ins w:id="14631"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of the margarine is produced from palm oil. This is, of course, just an approximation, </w:t>
      </w:r>
      <w:del w:id="14632" w:author="Jane Shaw" w:date="2015-10-29T16:38:00Z">
        <w:r w:rsidRPr="00F31509" w:rsidDel="00842EA7">
          <w:rPr>
            <w:rFonts w:asciiTheme="majorBidi" w:eastAsia="Times New Roman" w:hAnsiTheme="majorBidi" w:cstheme="majorBidi"/>
            <w:lang w:val="en-GB"/>
          </w:rPr>
          <w:delText xml:space="preserve">and </w:delText>
        </w:r>
      </w:del>
      <w:ins w:id="14633" w:author="Jane Shaw" w:date="2015-10-29T16:38:00Z">
        <w:r w:rsidR="00842EA7">
          <w:rPr>
            <w:rFonts w:asciiTheme="majorBidi" w:eastAsia="Times New Roman" w:hAnsiTheme="majorBidi" w:cstheme="majorBidi"/>
            <w:lang w:val="en-GB"/>
          </w:rPr>
          <w:t xml:space="preserve">but </w:t>
        </w:r>
      </w:ins>
      <w:r w:rsidRPr="00F31509">
        <w:rPr>
          <w:rFonts w:asciiTheme="majorBidi" w:eastAsia="Times New Roman" w:hAnsiTheme="majorBidi" w:cstheme="majorBidi"/>
          <w:lang w:val="en-GB"/>
        </w:rPr>
        <w:t>in the absence of country</w:t>
      </w:r>
      <w:ins w:id="14634" w:author="Jane Shaw" w:date="2015-10-29T16:38:00Z">
        <w:r w:rsidR="00842EA7">
          <w:rPr>
            <w:rFonts w:asciiTheme="majorBidi" w:eastAsia="Times New Roman" w:hAnsiTheme="majorBidi" w:cstheme="majorBidi"/>
            <w:lang w:val="en-GB"/>
          </w:rPr>
          <w:t>-</w:t>
        </w:r>
      </w:ins>
      <w:del w:id="14635" w:author="Jane Shaw" w:date="2015-10-29T16:38:00Z">
        <w:r w:rsidRPr="00F31509" w:rsidDel="00842EA7">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specific information it is a reasonable assumption. Thus, </w:t>
      </w:r>
      <w:ins w:id="14636" w:author="Jane Shaw" w:date="2015-10-29T16:41:00Z">
        <w:r w:rsidR="00842EA7">
          <w:rPr>
            <w:rFonts w:asciiTheme="majorBidi" w:eastAsia="Times New Roman" w:hAnsiTheme="majorBidi" w:cstheme="majorBidi"/>
            <w:lang w:val="en-GB"/>
          </w:rPr>
          <w:t xml:space="preserve">30.1 percent of </w:t>
        </w:r>
      </w:ins>
      <w:r w:rsidRPr="00F31509">
        <w:rPr>
          <w:rFonts w:asciiTheme="majorBidi" w:eastAsia="Times New Roman" w:hAnsiTheme="majorBidi" w:cstheme="majorBidi"/>
          <w:lang w:val="en-GB"/>
        </w:rPr>
        <w:t>the 3.7 million tonne</w:t>
      </w:r>
      <w:ins w:id="14637" w:author="Jane Shaw" w:date="2015-10-29T16:41:00Z">
        <w:r w:rsidR="00842EA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4638" w:author="Jane Shaw" w:date="2015-10-29T16:41:00Z">
        <w:r w:rsidRPr="00F31509" w:rsidDel="00842EA7">
          <w:rPr>
            <w:rFonts w:asciiTheme="majorBidi" w:eastAsia="Times New Roman" w:hAnsiTheme="majorBidi" w:cstheme="majorBidi"/>
            <w:lang w:val="en-GB"/>
          </w:rPr>
          <w:delText xml:space="preserve">requirement </w:delText>
        </w:r>
      </w:del>
      <w:del w:id="14639" w:author="Jane Shaw" w:date="2015-10-29T16:39:00Z">
        <w:r w:rsidRPr="00F31509" w:rsidDel="00842EA7">
          <w:rPr>
            <w:rFonts w:asciiTheme="majorBidi" w:eastAsia="Times New Roman" w:hAnsiTheme="majorBidi" w:cstheme="majorBidi"/>
            <w:lang w:val="en-GB"/>
          </w:rPr>
          <w:delText xml:space="preserve">of </w:delText>
        </w:r>
      </w:del>
      <w:ins w:id="14640" w:author="Jane Shaw" w:date="2015-10-29T16:41:00Z">
        <w:r w:rsidR="00842EA7">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margarine production must </w:t>
      </w:r>
      <w:del w:id="14641" w:author="Jane Shaw" w:date="2015-10-29T16:41:00Z">
        <w:r w:rsidRPr="00F31509" w:rsidDel="00842EA7">
          <w:rPr>
            <w:rFonts w:asciiTheme="majorBidi" w:eastAsia="Times New Roman" w:hAnsiTheme="majorBidi" w:cstheme="majorBidi"/>
            <w:lang w:val="en-GB"/>
          </w:rPr>
          <w:delText>have 30.1</w:delText>
        </w:r>
      </w:del>
      <w:del w:id="14642" w:author="Jane Shaw" w:date="2015-10-22T19:08:00Z">
        <w:r w:rsidRPr="00F31509" w:rsidDel="004414AA">
          <w:rPr>
            <w:rFonts w:asciiTheme="majorBidi" w:eastAsia="Times New Roman" w:hAnsiTheme="majorBidi" w:cstheme="majorBidi"/>
            <w:lang w:val="en-GB"/>
          </w:rPr>
          <w:delText>%</w:delText>
        </w:r>
      </w:del>
      <w:del w:id="14643" w:author="Jane Shaw" w:date="2015-10-29T16:41:00Z">
        <w:r w:rsidRPr="00F31509" w:rsidDel="00842EA7">
          <w:rPr>
            <w:rFonts w:asciiTheme="majorBidi" w:eastAsia="Times New Roman" w:hAnsiTheme="majorBidi" w:cstheme="majorBidi"/>
            <w:lang w:val="en-GB"/>
          </w:rPr>
          <w:delText xml:space="preserve"> satisfied by </w:delText>
        </w:r>
      </w:del>
      <w:ins w:id="14644" w:author="Jane Shaw" w:date="2015-10-29T16:41:00Z">
        <w:r w:rsidR="00842EA7">
          <w:rPr>
            <w:rFonts w:asciiTheme="majorBidi" w:eastAsia="Times New Roman" w:hAnsiTheme="majorBidi" w:cstheme="majorBidi"/>
            <w:lang w:val="en-GB"/>
          </w:rPr>
          <w:t xml:space="preserve">come from </w:t>
        </w:r>
      </w:ins>
      <w:r w:rsidRPr="00F31509">
        <w:rPr>
          <w:rFonts w:asciiTheme="majorBidi" w:eastAsia="Times New Roman" w:hAnsiTheme="majorBidi" w:cstheme="majorBidi"/>
          <w:lang w:val="en-GB"/>
        </w:rPr>
        <w:t xml:space="preserve">palm oil, </w:t>
      </w:r>
      <w:del w:id="14645" w:author="Jane Shaw" w:date="2015-10-29T16:42:00Z">
        <w:r w:rsidRPr="00F31509" w:rsidDel="00D94E38">
          <w:rPr>
            <w:rFonts w:asciiTheme="majorBidi" w:eastAsia="Times New Roman" w:hAnsiTheme="majorBidi" w:cstheme="majorBidi"/>
            <w:lang w:val="en-GB"/>
          </w:rPr>
          <w:delText xml:space="preserve">or </w:delText>
        </w:r>
      </w:del>
      <w:ins w:id="14646" w:author="Jane Shaw" w:date="2015-10-29T16:42:00Z">
        <w:r w:rsidR="00D94E38">
          <w:rPr>
            <w:rFonts w:asciiTheme="majorBidi" w:eastAsia="Times New Roman" w:hAnsiTheme="majorBidi" w:cstheme="majorBidi"/>
            <w:lang w:val="en-GB"/>
          </w:rPr>
          <w:t>r</w:t>
        </w:r>
        <w:commentRangeStart w:id="14647"/>
        <w:r w:rsidR="00D94E38">
          <w:rPr>
            <w:rFonts w:asciiTheme="majorBidi" w:eastAsia="Times New Roman" w:hAnsiTheme="majorBidi" w:cstheme="majorBidi"/>
            <w:lang w:val="en-GB"/>
          </w:rPr>
          <w:t xml:space="preserve">equiring </w:t>
        </w:r>
      </w:ins>
      <w:r w:rsidRPr="00F31509">
        <w:rPr>
          <w:rFonts w:asciiTheme="majorBidi" w:eastAsia="Times New Roman" w:hAnsiTheme="majorBidi" w:cstheme="majorBidi"/>
          <w:lang w:val="en-GB"/>
        </w:rPr>
        <w:t>1.1 million tonnes</w:t>
      </w:r>
      <w:ins w:id="14648" w:author="Jane Shaw" w:date="2015-10-29T16:43:00Z">
        <w:r w:rsidR="00D94E38">
          <w:rPr>
            <w:rFonts w:asciiTheme="majorBidi" w:eastAsia="Times New Roman" w:hAnsiTheme="majorBidi" w:cstheme="majorBidi"/>
            <w:lang w:val="en-GB"/>
          </w:rPr>
          <w:t xml:space="preserve"> of palm oil</w:t>
        </w:r>
      </w:ins>
      <w:r w:rsidRPr="00F31509">
        <w:rPr>
          <w:rFonts w:asciiTheme="majorBidi" w:eastAsia="Times New Roman" w:hAnsiTheme="majorBidi" w:cstheme="majorBidi"/>
          <w:lang w:val="en-GB"/>
        </w:rPr>
        <w:t>. This translates into 980</w:t>
      </w:r>
      <w:ins w:id="14649" w:author="Jane Shaw" w:date="2015-10-29T16:43:00Z">
        <w:r w:rsidR="00D94E38">
          <w:rPr>
            <w:rFonts w:asciiTheme="majorBidi" w:eastAsia="Times New Roman" w:hAnsiTheme="majorBidi" w:cstheme="majorBidi"/>
            <w:lang w:val="en-GB"/>
          </w:rPr>
          <w:t xml:space="preserve"> </w:t>
        </w:r>
      </w:ins>
      <w:del w:id="14650" w:author="Jane Shaw" w:date="2015-10-29T16:43:00Z">
        <w:r w:rsidRPr="00F31509" w:rsidDel="00D94E3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000 tonnes of palm </w:t>
      </w:r>
      <w:commentRangeEnd w:id="14647"/>
      <w:r w:rsidR="0051598D">
        <w:rPr>
          <w:rStyle w:val="Rimandocommento"/>
        </w:rPr>
        <w:commentReference w:id="14647"/>
      </w:r>
      <w:r w:rsidRPr="00F31509">
        <w:rPr>
          <w:rFonts w:asciiTheme="majorBidi" w:eastAsia="Times New Roman" w:hAnsiTheme="majorBidi" w:cstheme="majorBidi"/>
          <w:lang w:val="en-GB"/>
        </w:rPr>
        <w:t xml:space="preserve">oil (dividing by </w:t>
      </w:r>
      <w:ins w:id="14651" w:author="Jane Shaw" w:date="2015-10-29T16:43:00Z">
        <w:r w:rsidR="00D94E38">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extraction rate</w:t>
      </w:r>
      <w:del w:id="14652" w:author="Jane Shaw" w:date="2015-10-29T16:43:00Z">
        <w:r w:rsidRPr="00F31509" w:rsidDel="00D94E38">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ins w:id="14653" w:author="Jane Shaw" w:date="2015-10-29T16:43:00Z">
        <w:r w:rsidR="00D94E38">
          <w:rPr>
            <w:rFonts w:asciiTheme="majorBidi" w:eastAsia="Times New Roman" w:hAnsiTheme="majorBidi" w:cstheme="majorBidi"/>
            <w:lang w:val="en-GB"/>
          </w:rPr>
          <w:t xml:space="preserve">If </w:t>
        </w:r>
      </w:ins>
      <w:del w:id="14654" w:author="Jane Shaw" w:date="2015-10-29T16:43:00Z">
        <w:r w:rsidRPr="00F31509" w:rsidDel="00D94E38">
          <w:rPr>
            <w:rFonts w:asciiTheme="majorBidi" w:eastAsia="Times New Roman" w:hAnsiTheme="majorBidi" w:cstheme="majorBidi"/>
            <w:lang w:val="en-GB"/>
          </w:rPr>
          <w:delText xml:space="preserve">Suppose there is also </w:delText>
        </w:r>
      </w:del>
      <w:del w:id="14655" w:author="Jane Shaw" w:date="2015-10-29T16:44:00Z">
        <w:r w:rsidRPr="00F31509" w:rsidDel="00D94E38">
          <w:rPr>
            <w:rFonts w:asciiTheme="majorBidi" w:eastAsia="Times New Roman" w:hAnsiTheme="majorBidi" w:cstheme="majorBidi"/>
            <w:lang w:val="en-GB"/>
          </w:rPr>
          <w:delText xml:space="preserve">some </w:delText>
        </w:r>
      </w:del>
      <w:ins w:id="14656" w:author="Jane Shaw" w:date="2015-10-29T16:44:00Z">
        <w:r w:rsidR="00D94E38">
          <w:rPr>
            <w:rFonts w:asciiTheme="majorBidi" w:eastAsia="Times New Roman" w:hAnsiTheme="majorBidi" w:cstheme="majorBidi"/>
            <w:lang w:val="en-GB"/>
          </w:rPr>
          <w:t xml:space="preserve">a </w:t>
        </w:r>
      </w:ins>
      <w:r w:rsidRPr="00F31509">
        <w:rPr>
          <w:rFonts w:asciiTheme="majorBidi" w:eastAsia="Times New Roman" w:hAnsiTheme="majorBidi" w:cstheme="majorBidi"/>
          <w:lang w:val="en-GB"/>
        </w:rPr>
        <w:t xml:space="preserve">small </w:t>
      </w:r>
      <w:ins w:id="14657" w:author="Jane Shaw" w:date="2015-10-29T16:44:00Z">
        <w:r w:rsidR="00D94E38">
          <w:rPr>
            <w:rFonts w:asciiTheme="majorBidi" w:eastAsia="Times New Roman" w:hAnsiTheme="majorBidi" w:cstheme="majorBidi"/>
            <w:lang w:val="en-GB"/>
          </w:rPr>
          <w:t xml:space="preserve">palm oil </w:t>
        </w:r>
      </w:ins>
      <w:del w:id="14658" w:author="Jane Shaw" w:date="2015-10-29T16:44:00Z">
        <w:r w:rsidRPr="00F31509" w:rsidDel="00D94E38">
          <w:rPr>
            <w:rFonts w:asciiTheme="majorBidi" w:eastAsia="Times New Roman" w:hAnsiTheme="majorBidi" w:cstheme="majorBidi"/>
            <w:lang w:val="en-GB"/>
          </w:rPr>
          <w:delText xml:space="preserve">consumption </w:delText>
        </w:r>
      </w:del>
      <w:ins w:id="14659" w:author="Jane Shaw" w:date="2015-10-29T16:44:00Z">
        <w:r w:rsidR="00D94E38">
          <w:rPr>
            <w:rFonts w:asciiTheme="majorBidi" w:eastAsia="Times New Roman" w:hAnsiTheme="majorBidi" w:cstheme="majorBidi"/>
            <w:lang w:val="en-GB"/>
          </w:rPr>
          <w:t xml:space="preserve">requirement </w:t>
        </w:r>
      </w:ins>
      <w:del w:id="14660" w:author="Jane Shaw" w:date="2015-10-29T16:44:00Z">
        <w:r w:rsidRPr="00F31509" w:rsidDel="00D94E38">
          <w:rPr>
            <w:rFonts w:asciiTheme="majorBidi" w:eastAsia="Times New Roman" w:hAnsiTheme="majorBidi" w:cstheme="majorBidi"/>
            <w:lang w:val="en-GB"/>
          </w:rPr>
          <w:delText xml:space="preserve">reported </w:delText>
        </w:r>
      </w:del>
      <w:r w:rsidRPr="00F31509">
        <w:rPr>
          <w:rFonts w:asciiTheme="majorBidi" w:eastAsia="Times New Roman" w:hAnsiTheme="majorBidi" w:cstheme="majorBidi"/>
          <w:lang w:val="en-GB"/>
        </w:rPr>
        <w:t>for fat preparations</w:t>
      </w:r>
      <w:ins w:id="14661" w:author="Jane Shaw" w:date="2015-10-29T16:44:00Z">
        <w:r w:rsidR="00D94E38" w:rsidRPr="00D94E38">
          <w:rPr>
            <w:rFonts w:asciiTheme="majorBidi" w:eastAsia="Times New Roman" w:hAnsiTheme="majorBidi" w:cstheme="majorBidi"/>
            <w:lang w:val="en-GB"/>
          </w:rPr>
          <w:t xml:space="preserve"> </w:t>
        </w:r>
        <w:r w:rsidR="00D94E38">
          <w:rPr>
            <w:rFonts w:asciiTheme="majorBidi" w:eastAsia="Times New Roman" w:hAnsiTheme="majorBidi" w:cstheme="majorBidi"/>
            <w:lang w:val="en-GB"/>
          </w:rPr>
          <w:t xml:space="preserve">is </w:t>
        </w:r>
        <w:r w:rsidR="00D94E38" w:rsidRPr="00F31509">
          <w:rPr>
            <w:rFonts w:asciiTheme="majorBidi" w:eastAsia="Times New Roman" w:hAnsiTheme="majorBidi" w:cstheme="majorBidi"/>
            <w:lang w:val="en-GB"/>
          </w:rPr>
          <w:t>reported</w:t>
        </w:r>
      </w:ins>
      <w:r w:rsidRPr="00F31509">
        <w:rPr>
          <w:rFonts w:asciiTheme="majorBidi" w:eastAsia="Times New Roman" w:hAnsiTheme="majorBidi" w:cstheme="majorBidi"/>
          <w:lang w:val="en-GB"/>
        </w:rPr>
        <w:t xml:space="preserve">, </w:t>
      </w:r>
      <w:del w:id="14662" w:author="Jane Shaw" w:date="2015-10-29T16:44:00Z">
        <w:r w:rsidRPr="00F31509" w:rsidDel="00D94E38">
          <w:rPr>
            <w:rFonts w:asciiTheme="majorBidi" w:eastAsia="Times New Roman" w:hAnsiTheme="majorBidi" w:cstheme="majorBidi"/>
            <w:lang w:val="en-GB"/>
          </w:rPr>
          <w:delText xml:space="preserve">and so </w:delText>
        </w:r>
      </w:del>
      <w:r w:rsidRPr="00F31509">
        <w:rPr>
          <w:rFonts w:asciiTheme="majorBidi" w:eastAsia="Times New Roman" w:hAnsiTheme="majorBidi" w:cstheme="majorBidi"/>
          <w:lang w:val="en-GB"/>
        </w:rPr>
        <w:t xml:space="preserve">the final food processing estimate for </w:t>
      </w:r>
      <w:del w:id="14663" w:author="Jane Shaw" w:date="2015-10-31T20:34:00Z">
        <w:r w:rsidRPr="00F31509" w:rsidDel="007234DC">
          <w:rPr>
            <w:rFonts w:asciiTheme="majorBidi" w:eastAsia="Times New Roman" w:hAnsiTheme="majorBidi" w:cstheme="majorBidi"/>
            <w:lang w:val="en-GB"/>
          </w:rPr>
          <w:delText>oil p</w:delText>
        </w:r>
      </w:del>
      <w:ins w:id="14664" w:author="Jane Shaw" w:date="2015-10-31T20:34:00Z">
        <w:r w:rsidR="007234DC">
          <w:rPr>
            <w:rFonts w:asciiTheme="majorBidi" w:eastAsia="Times New Roman" w:hAnsiTheme="majorBidi" w:cstheme="majorBidi"/>
            <w:lang w:val="en-GB"/>
          </w:rPr>
          <w:t>oil-p</w:t>
        </w:r>
      </w:ins>
      <w:r w:rsidRPr="00F31509">
        <w:rPr>
          <w:rFonts w:asciiTheme="majorBidi" w:eastAsia="Times New Roman" w:hAnsiTheme="majorBidi" w:cstheme="majorBidi"/>
          <w:lang w:val="en-GB"/>
        </w:rPr>
        <w:t>alm fruit is about 1.2 million tonnes (</w:t>
      </w:r>
      <w:r w:rsidR="00E24798">
        <w:fldChar w:fldCharType="begin"/>
      </w:r>
      <w:r w:rsidR="00E24798">
        <w:instrText xml:space="preserve"> REF _Ref428341079 \h  \* MERGEFORMAT </w:instrText>
      </w:r>
      <w:r w:rsidR="00E24798">
        <w:fldChar w:fldCharType="separate"/>
      </w:r>
      <w:ins w:id="14665" w:author="Jane Shaw" w:date="2015-11-01T20:53:00Z">
        <w:r w:rsidR="00311179" w:rsidRPr="00311179">
          <w:rPr>
            <w:rFonts w:asciiTheme="majorBidi" w:eastAsia="Times New Roman" w:hAnsiTheme="majorBidi" w:cstheme="majorBidi"/>
            <w:lang w:val="en-GB"/>
            <w:rPrChange w:id="14666"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667" w:author="Jane Shaw" w:date="2015-11-01T20:53:00Z">
              <w:rPr>
                <w:rFonts w:asciiTheme="majorBidi" w:hAnsiTheme="majorBidi" w:cstheme="majorBidi"/>
                <w:noProof/>
                <w:lang w:val="en-GB"/>
              </w:rPr>
            </w:rPrChange>
          </w:rPr>
          <w:t>58</w:t>
        </w:r>
      </w:ins>
      <w:del w:id="1466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58</w:delText>
        </w:r>
      </w:del>
      <w:r w:rsidR="00E24798">
        <w:fldChar w:fldCharType="end"/>
      </w:r>
      <w:r w:rsidRPr="00F31509">
        <w:rPr>
          <w:rFonts w:asciiTheme="majorBidi" w:eastAsia="Times New Roman" w:hAnsiTheme="majorBidi" w:cstheme="majorBidi"/>
          <w:lang w:val="en-GB"/>
        </w:rPr>
        <w:t>).</w:t>
      </w:r>
    </w:p>
    <w:p w14:paraId="2F70844B" w14:textId="6EC46834" w:rsidR="006E32A4" w:rsidRPr="00F31509" w:rsidRDefault="006E32A4" w:rsidP="006E32A4">
      <w:pPr>
        <w:pStyle w:val="Didascalia"/>
        <w:keepNext/>
        <w:rPr>
          <w:rFonts w:asciiTheme="majorBidi" w:hAnsiTheme="majorBidi" w:cstheme="majorBidi"/>
          <w:b/>
          <w:lang w:val="en-GB"/>
        </w:rPr>
      </w:pPr>
      <w:bookmarkStart w:id="14669" w:name="_Ref428341079"/>
      <w:bookmarkStart w:id="14670" w:name="_Toc428423597"/>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58</w:t>
      </w:r>
      <w:r w:rsidR="003D789C" w:rsidRPr="00F31509">
        <w:rPr>
          <w:rFonts w:asciiTheme="majorBidi" w:hAnsiTheme="majorBidi" w:cstheme="majorBidi"/>
          <w:b/>
          <w:lang w:val="en-GB"/>
        </w:rPr>
        <w:fldChar w:fldCharType="end"/>
      </w:r>
      <w:bookmarkEnd w:id="14669"/>
      <w:r w:rsidRPr="00F31509">
        <w:rPr>
          <w:rFonts w:asciiTheme="majorBidi" w:hAnsiTheme="majorBidi" w:cstheme="majorBidi"/>
          <w:lang w:val="en-GB"/>
        </w:rPr>
        <w:t xml:space="preserve">: Adding food processing to the SUA table </w:t>
      </w:r>
      <w:del w:id="14671" w:author="Jane Shaw" w:date="2015-10-29T16:44:00Z">
        <w:r w:rsidRPr="00F31509" w:rsidDel="00D94E38">
          <w:rPr>
            <w:rFonts w:asciiTheme="majorBidi" w:hAnsiTheme="majorBidi" w:cstheme="majorBidi"/>
            <w:lang w:val="en-GB"/>
          </w:rPr>
          <w:delText xml:space="preserve">of </w:delText>
        </w:r>
      </w:del>
      <w:ins w:id="14672" w:author="Jane Shaw" w:date="2015-10-29T16:44:00Z">
        <w:r w:rsidR="00D94E38">
          <w:rPr>
            <w:rFonts w:asciiTheme="majorBidi" w:hAnsiTheme="majorBidi" w:cstheme="majorBidi"/>
            <w:lang w:val="en-GB"/>
          </w:rPr>
          <w:t xml:space="preserve">for </w:t>
        </w:r>
      </w:ins>
      <w:r w:rsidRPr="00F31509">
        <w:rPr>
          <w:rFonts w:asciiTheme="majorBidi" w:hAnsiTheme="majorBidi" w:cstheme="majorBidi"/>
          <w:lang w:val="en-GB"/>
        </w:rPr>
        <w:t>palm oil</w:t>
      </w:r>
      <w:bookmarkEnd w:id="14670"/>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406C392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A8FF86E" w14:textId="70CE61DB"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503A5CDE" w14:textId="164E22A9"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A09805F" w14:textId="2CB1440E"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098EA08B" w14:textId="5A907C66"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3FB1BAC7" w14:textId="6BAA81C9"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20574CAC" w14:textId="06065008"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502516EF" w14:textId="138D3C9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39EDAE5C" w14:textId="6ECF2FC5"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6E46C999" w14:textId="4F0782C4"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2CB0EC0B" w14:textId="54EDD0D4"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A5C2669" w14:textId="0DF97863"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5C3A3766" w14:textId="3736D162"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153E69E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2D9FCCB" w14:textId="064B7F95" w:rsidR="006E32A4" w:rsidRPr="00F31509" w:rsidRDefault="006E32A4" w:rsidP="006E32A4">
            <w:pPr>
              <w:pStyle w:val="Compact"/>
              <w:rPr>
                <w:rFonts w:asciiTheme="majorBidi" w:hAnsiTheme="majorBidi" w:cstheme="majorBidi"/>
                <w:sz w:val="16"/>
                <w:lang w:val="en-GB"/>
              </w:rPr>
            </w:pPr>
            <w:del w:id="14673" w:author="Jane Shaw" w:date="2015-10-31T20:34:00Z">
              <w:r w:rsidRPr="00F31509" w:rsidDel="007234DC">
                <w:rPr>
                  <w:rFonts w:asciiTheme="majorBidi" w:hAnsiTheme="majorBidi" w:cstheme="majorBidi"/>
                  <w:sz w:val="16"/>
                  <w:lang w:val="en-GB"/>
                </w:rPr>
                <w:delText>Oil p</w:delText>
              </w:r>
            </w:del>
            <w:ins w:id="14674"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4FC3A6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FE5C2E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7213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74EF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263B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9D22C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EF687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6A2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567B2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BF33A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E60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457CA9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671226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D4183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5863BE" w14:textId="522CA76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675" w:author="Jane Shaw" w:date="2015-10-29T16:45:00Z">
              <w:r w:rsidRPr="00F31509" w:rsidDel="00D94E38">
                <w:rPr>
                  <w:rFonts w:asciiTheme="majorBidi" w:hAnsiTheme="majorBidi" w:cstheme="majorBidi"/>
                  <w:sz w:val="16"/>
                  <w:lang w:val="en-GB"/>
                </w:rPr>
                <w:delText>,</w:delText>
              </w:r>
            </w:del>
            <w:ins w:id="14676"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677" w:author="Jane Shaw" w:date="2015-10-29T16:45:00Z">
              <w:r w:rsidRPr="00F31509" w:rsidDel="00D94E38">
                <w:rPr>
                  <w:rFonts w:asciiTheme="majorBidi" w:hAnsiTheme="majorBidi" w:cstheme="majorBidi"/>
                  <w:sz w:val="16"/>
                  <w:lang w:val="en-GB"/>
                </w:rPr>
                <w:delText>,</w:delText>
              </w:r>
            </w:del>
            <w:ins w:id="14678"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4AF74045" w14:textId="161F58AA"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679" w:author="Jane Shaw" w:date="2015-10-29T16:45:00Z">
              <w:r w:rsidRPr="00F31509" w:rsidDel="00D94E38">
                <w:rPr>
                  <w:rFonts w:asciiTheme="majorBidi" w:hAnsiTheme="majorBidi" w:cstheme="majorBidi"/>
                  <w:sz w:val="16"/>
                  <w:lang w:val="en-GB"/>
                </w:rPr>
                <w:delText>,</w:delText>
              </w:r>
            </w:del>
            <w:ins w:id="14680"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A6985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33C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5B53AF7" w14:textId="4E47542F"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4681" w:author="Jane Shaw" w:date="2015-10-29T16:45:00Z">
              <w:r w:rsidRPr="00F31509" w:rsidDel="00D94E38">
                <w:rPr>
                  <w:rFonts w:asciiTheme="majorBidi" w:hAnsiTheme="majorBidi" w:cstheme="majorBidi"/>
                  <w:b/>
                  <w:sz w:val="16"/>
                  <w:lang w:val="en-GB"/>
                </w:rPr>
                <w:delText>,</w:delText>
              </w:r>
            </w:del>
            <w:ins w:id="14682" w:author="Jane Shaw" w:date="2015-10-29T16:45:00Z">
              <w:r w:rsidR="00D94E38">
                <w:rPr>
                  <w:rFonts w:asciiTheme="majorBidi" w:hAnsiTheme="majorBidi" w:cstheme="majorBidi"/>
                  <w:b/>
                  <w:sz w:val="16"/>
                  <w:lang w:val="en-GB"/>
                </w:rPr>
                <w:t xml:space="preserve"> </w:t>
              </w:r>
            </w:ins>
            <w:r w:rsidRPr="00F31509">
              <w:rPr>
                <w:rFonts w:asciiTheme="majorBidi" w:hAnsiTheme="majorBidi" w:cstheme="majorBidi"/>
                <w:b/>
                <w:sz w:val="16"/>
                <w:lang w:val="en-GB"/>
              </w:rPr>
              <w:t>159</w:t>
            </w:r>
            <w:del w:id="14683" w:author="Jane Shaw" w:date="2015-10-29T16:45:00Z">
              <w:r w:rsidRPr="00F31509" w:rsidDel="00D94E38">
                <w:rPr>
                  <w:rFonts w:asciiTheme="majorBidi" w:hAnsiTheme="majorBidi" w:cstheme="majorBidi"/>
                  <w:b/>
                  <w:sz w:val="16"/>
                  <w:lang w:val="en-GB"/>
                </w:rPr>
                <w:delText>,</w:delText>
              </w:r>
            </w:del>
            <w:ins w:id="14684" w:author="Jane Shaw" w:date="2015-10-29T16:45:00Z">
              <w:r w:rsidR="00D94E38">
                <w:rPr>
                  <w:rFonts w:asciiTheme="majorBidi" w:hAnsiTheme="majorBidi" w:cstheme="majorBidi"/>
                  <w:b/>
                  <w:sz w:val="16"/>
                  <w:lang w:val="en-GB"/>
                </w:rPr>
                <w:t xml:space="preserve"> </w:t>
              </w:r>
            </w:ins>
            <w:r w:rsidRPr="00F31509">
              <w:rPr>
                <w:rFonts w:asciiTheme="majorBidi" w:hAnsiTheme="majorBidi" w:cstheme="majorBidi"/>
                <w:b/>
                <w:sz w:val="16"/>
                <w:lang w:val="en-GB"/>
              </w:rPr>
              <w:t>700</w:t>
            </w:r>
          </w:p>
        </w:tc>
        <w:tc>
          <w:tcPr>
            <w:tcW w:w="0" w:type="auto"/>
          </w:tcPr>
          <w:p w14:paraId="64A3D7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9E2E9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6DBB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ADF9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47AA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44A6C7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7052CF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C9B25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0AA3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3FA9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46CA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C2F1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C6EA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2BC4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3044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CFE7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E279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603E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A694D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6302BBB" w14:textId="0E2E1B4B"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14:paraId="610A93C0" w14:textId="2F07990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685" w:author="Jane Shaw" w:date="2015-10-29T16:45:00Z">
              <w:r w:rsidRPr="00F31509" w:rsidDel="00D94E38">
                <w:rPr>
                  <w:rFonts w:asciiTheme="majorBidi" w:hAnsiTheme="majorBidi" w:cstheme="majorBidi"/>
                  <w:sz w:val="16"/>
                  <w:lang w:val="en-GB"/>
                </w:rPr>
                <w:delText>,</w:delText>
              </w:r>
            </w:del>
            <w:ins w:id="14686"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714</w:t>
            </w:r>
            <w:del w:id="14687" w:author="Jane Shaw" w:date="2015-10-29T16:45:00Z">
              <w:r w:rsidRPr="00F31509" w:rsidDel="00D94E38">
                <w:rPr>
                  <w:rFonts w:asciiTheme="majorBidi" w:hAnsiTheme="majorBidi" w:cstheme="majorBidi"/>
                  <w:sz w:val="16"/>
                  <w:lang w:val="en-GB"/>
                </w:rPr>
                <w:delText>,</w:delText>
              </w:r>
            </w:del>
            <w:ins w:id="14688"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DD31F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6815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161E51" w14:textId="5186C4BC"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689" w:author="Jane Shaw" w:date="2015-10-29T16:45:00Z">
              <w:r w:rsidRPr="00F31509" w:rsidDel="00D94E38">
                <w:rPr>
                  <w:rFonts w:asciiTheme="majorBidi" w:hAnsiTheme="majorBidi" w:cstheme="majorBidi"/>
                  <w:sz w:val="16"/>
                  <w:lang w:val="en-GB"/>
                </w:rPr>
                <w:delText>,</w:delText>
              </w:r>
            </w:del>
            <w:ins w:id="14690"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E95E7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E052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B6C5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B1A7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78E9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91E4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EF4C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E8ADE0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4D379B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FF161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2649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D6232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0F5A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0BBC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4FD0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08C1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4CA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34AD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E18B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AD90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A8C36D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735A3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74592D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3B02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DE6D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0BBA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0C69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47B6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40C3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8637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FA322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62F2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0EA2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D21794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0215F9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B5C7985" w14:textId="3A3651AA"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691" w:author="Jane Shaw" w:date="2015-10-29T16:45:00Z">
              <w:r w:rsidRPr="00F31509" w:rsidDel="00D94E38">
                <w:rPr>
                  <w:rFonts w:asciiTheme="majorBidi" w:hAnsiTheme="majorBidi" w:cstheme="majorBidi"/>
                  <w:sz w:val="16"/>
                  <w:lang w:val="en-GB"/>
                </w:rPr>
                <w:delText>,</w:delText>
              </w:r>
            </w:del>
            <w:ins w:id="14692" w:author="Jane Shaw" w:date="2015-10-29T16:45: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35AECB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C360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5504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9254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B95B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ECA1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C1E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66BA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1DD3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1CC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7CE921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837147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54196B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319B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36BE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403F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E392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8736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3283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8C2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4A51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24E9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226D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0AC7AC71" w14:textId="77777777" w:rsidR="006E32A4" w:rsidRPr="00F31509" w:rsidRDefault="006E32A4" w:rsidP="006E32A4">
      <w:pPr>
        <w:rPr>
          <w:rFonts w:asciiTheme="majorBidi" w:hAnsiTheme="majorBidi" w:cstheme="majorBidi"/>
          <w:lang w:val="en-GB"/>
        </w:rPr>
      </w:pPr>
    </w:p>
    <w:p w14:paraId="292F18FC" w14:textId="16705652"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t>
      </w:r>
      <w:del w:id="14693" w:author="Jane Shaw" w:date="2015-10-29T16:45:00Z">
        <w:r w:rsidRPr="00F31509" w:rsidDel="00D94E38">
          <w:rPr>
            <w:rFonts w:asciiTheme="majorBidi" w:eastAsia="Times New Roman" w:hAnsiTheme="majorBidi" w:cstheme="majorBidi"/>
            <w:lang w:val="en-GB"/>
          </w:rPr>
          <w:delText xml:space="preserve">we also adjust </w:delText>
        </w:r>
      </w:del>
      <w:r w:rsidRPr="00F31509">
        <w:rPr>
          <w:rFonts w:asciiTheme="majorBidi" w:eastAsia="Times New Roman" w:hAnsiTheme="majorBidi" w:cstheme="majorBidi"/>
          <w:lang w:val="en-GB"/>
        </w:rPr>
        <w:t xml:space="preserve">the production value of margarine and shortening </w:t>
      </w:r>
      <w:ins w:id="14694" w:author="Jane Shaw" w:date="2015-10-29T16:45:00Z">
        <w:r w:rsidR="00D94E38">
          <w:rPr>
            <w:rFonts w:asciiTheme="majorBidi" w:eastAsia="Times New Roman" w:hAnsiTheme="majorBidi" w:cstheme="majorBidi"/>
            <w:lang w:val="en-GB"/>
          </w:rPr>
          <w:t xml:space="preserve">is also adjusted </w:t>
        </w:r>
      </w:ins>
      <w:r w:rsidRPr="00F31509">
        <w:rPr>
          <w:rFonts w:asciiTheme="majorBidi" w:eastAsia="Times New Roman" w:hAnsiTheme="majorBidi" w:cstheme="majorBidi"/>
          <w:lang w:val="en-GB"/>
        </w:rPr>
        <w:t>(as only 37.5</w:t>
      </w:r>
      <w:del w:id="14695" w:author="Jane Shaw" w:date="2015-10-22T19:08:00Z">
        <w:r w:rsidRPr="00F31509" w:rsidDel="004414AA">
          <w:rPr>
            <w:rFonts w:asciiTheme="majorBidi" w:eastAsia="Times New Roman" w:hAnsiTheme="majorBidi" w:cstheme="majorBidi"/>
            <w:lang w:val="en-GB"/>
          </w:rPr>
          <w:delText>%</w:delText>
        </w:r>
      </w:del>
      <w:ins w:id="14696"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of this production will be covered by </w:t>
      </w:r>
      <w:del w:id="14697" w:author="Jane Shaw" w:date="2015-10-31T20:34:00Z">
        <w:r w:rsidRPr="00F31509" w:rsidDel="007234DC">
          <w:rPr>
            <w:rFonts w:asciiTheme="majorBidi" w:eastAsia="Times New Roman" w:hAnsiTheme="majorBidi" w:cstheme="majorBidi"/>
            <w:lang w:val="en-GB"/>
          </w:rPr>
          <w:delText>oil p</w:delText>
        </w:r>
      </w:del>
      <w:ins w:id="14698" w:author="Jane Shaw" w:date="2015-10-31T20:34:00Z">
        <w:r w:rsidR="007234DC">
          <w:rPr>
            <w:rFonts w:asciiTheme="majorBidi" w:eastAsia="Times New Roman" w:hAnsiTheme="majorBidi" w:cstheme="majorBidi"/>
            <w:lang w:val="en-GB"/>
          </w:rPr>
          <w:t>oil-p</w:t>
        </w:r>
      </w:ins>
      <w:r w:rsidRPr="00F31509">
        <w:rPr>
          <w:rFonts w:asciiTheme="majorBidi" w:eastAsia="Times New Roman" w:hAnsiTheme="majorBidi" w:cstheme="majorBidi"/>
          <w:lang w:val="en-GB"/>
        </w:rPr>
        <w:t xml:space="preserve">alm fruit). </w:t>
      </w:r>
      <w:r w:rsidR="00E24798">
        <w:fldChar w:fldCharType="begin"/>
      </w:r>
      <w:r w:rsidR="00E24798">
        <w:instrText xml:space="preserve"> REF _Ref428341294 \h  \* MERGEFORMAT </w:instrText>
      </w:r>
      <w:r w:rsidR="00E24798">
        <w:fldChar w:fldCharType="separate"/>
      </w:r>
      <w:ins w:id="14699" w:author="Jane Shaw" w:date="2015-11-01T20:53:00Z">
        <w:r w:rsidR="00311179" w:rsidRPr="00311179">
          <w:rPr>
            <w:rFonts w:asciiTheme="majorBidi" w:eastAsia="Times New Roman" w:hAnsiTheme="majorBidi" w:cstheme="majorBidi"/>
            <w:lang w:val="en-GB"/>
            <w:rPrChange w:id="14700"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701" w:author="Jane Shaw" w:date="2015-11-01T20:53:00Z">
              <w:rPr>
                <w:rFonts w:asciiTheme="majorBidi" w:hAnsiTheme="majorBidi" w:cstheme="majorBidi"/>
                <w:noProof/>
                <w:lang w:val="en-GB"/>
              </w:rPr>
            </w:rPrChange>
          </w:rPr>
          <w:t>59</w:t>
        </w:r>
      </w:ins>
      <w:del w:id="14702"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59</w:delText>
        </w:r>
      </w:del>
      <w:r w:rsidR="00E24798">
        <w:fldChar w:fldCharType="end"/>
      </w:r>
      <w:r w:rsidRPr="00F31509">
        <w:rPr>
          <w:rFonts w:asciiTheme="majorBidi" w:eastAsia="Times New Roman" w:hAnsiTheme="majorBidi" w:cstheme="majorBidi"/>
          <w:lang w:val="en-GB"/>
        </w:rPr>
        <w:t xml:space="preserve"> provides the updated information, inclusive of production estimates for margarine and shortening.</w:t>
      </w:r>
    </w:p>
    <w:p w14:paraId="0EDE3C4A" w14:textId="77777777" w:rsidR="006E32A4" w:rsidRPr="00F31509" w:rsidRDefault="006E32A4" w:rsidP="006E32A4">
      <w:pPr>
        <w:pStyle w:val="Didascalia"/>
        <w:keepNext/>
        <w:rPr>
          <w:rFonts w:asciiTheme="majorBidi" w:hAnsiTheme="majorBidi" w:cstheme="majorBidi"/>
          <w:b/>
          <w:lang w:val="en-GB"/>
        </w:rPr>
      </w:pPr>
      <w:bookmarkStart w:id="14703" w:name="_Ref428341294"/>
      <w:bookmarkStart w:id="14704" w:name="_Toc428423598"/>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59</w:t>
      </w:r>
      <w:r w:rsidR="003D789C" w:rsidRPr="00F31509">
        <w:rPr>
          <w:rFonts w:asciiTheme="majorBidi" w:hAnsiTheme="majorBidi" w:cstheme="majorBidi"/>
          <w:b/>
          <w:lang w:val="en-GB"/>
        </w:rPr>
        <w:fldChar w:fldCharType="end"/>
      </w:r>
      <w:bookmarkEnd w:id="14703"/>
      <w:r w:rsidRPr="00F31509">
        <w:rPr>
          <w:rFonts w:asciiTheme="majorBidi" w:hAnsiTheme="majorBidi" w:cstheme="majorBidi"/>
          <w:lang w:val="en-GB"/>
        </w:rPr>
        <w:t>: Adding production of processed products to the SUA table for palm oil</w:t>
      </w:r>
      <w:bookmarkEnd w:id="14704"/>
    </w:p>
    <w:tbl>
      <w:tblPr>
        <w:tblStyle w:val="Tabellaclassica1"/>
        <w:tblW w:w="5261" w:type="pct"/>
        <w:tblLook w:val="04A0" w:firstRow="1" w:lastRow="0" w:firstColumn="1" w:lastColumn="0" w:noHBand="0" w:noVBand="1"/>
      </w:tblPr>
      <w:tblGrid>
        <w:gridCol w:w="1558"/>
        <w:gridCol w:w="981"/>
        <w:gridCol w:w="808"/>
        <w:gridCol w:w="759"/>
        <w:gridCol w:w="795"/>
        <w:gridCol w:w="563"/>
        <w:gridCol w:w="1027"/>
        <w:gridCol w:w="545"/>
        <w:gridCol w:w="536"/>
        <w:gridCol w:w="723"/>
        <w:gridCol w:w="901"/>
        <w:gridCol w:w="528"/>
      </w:tblGrid>
      <w:tr w:rsidR="008D6966" w:rsidRPr="00F31509" w14:paraId="687DED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7EBB93F5" w14:textId="618F51B5"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7D281D3B" w14:textId="3F8B0009"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06F64AC3" w14:textId="0FA09752"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319EC4BA" w14:textId="24F469C4"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32EDDBA7" w14:textId="08F64CCE"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A106577" w14:textId="028A0218"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1211713B" w14:textId="3D456502"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4231A698" w14:textId="1463ADCC"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5D0FDF9" w14:textId="11EFD3D9"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3DABEA63" w14:textId="441FF1E5"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074BA2E6" w14:textId="5B940816"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7BB4F73E" w14:textId="01D231B7"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199789EE"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2084C6C" w14:textId="61249100" w:rsidR="006E32A4" w:rsidRPr="00F31509" w:rsidRDefault="006E32A4" w:rsidP="006E32A4">
            <w:pPr>
              <w:pStyle w:val="Compact"/>
              <w:keepNext/>
              <w:rPr>
                <w:rFonts w:asciiTheme="majorBidi" w:hAnsiTheme="majorBidi" w:cstheme="majorBidi"/>
                <w:sz w:val="16"/>
                <w:lang w:val="en-GB"/>
              </w:rPr>
            </w:pPr>
            <w:del w:id="14705" w:author="Jane Shaw" w:date="2015-10-31T20:34:00Z">
              <w:r w:rsidRPr="00F31509" w:rsidDel="007234DC">
                <w:rPr>
                  <w:rFonts w:asciiTheme="majorBidi" w:hAnsiTheme="majorBidi" w:cstheme="majorBidi"/>
                  <w:sz w:val="16"/>
                  <w:lang w:val="en-GB"/>
                </w:rPr>
                <w:delText>Oil p</w:delText>
              </w:r>
            </w:del>
            <w:ins w:id="14706"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5368AF3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15AA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2C07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16985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DF4B0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4E03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FAEB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3AC59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ACC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40B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9BF87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49DA3EC"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59338B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5BF49D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40897E" w14:textId="239C093C"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707" w:author="Jane Shaw" w:date="2015-10-29T16:46:00Z">
              <w:r w:rsidRPr="00F31509" w:rsidDel="00D94E38">
                <w:rPr>
                  <w:rFonts w:asciiTheme="majorBidi" w:hAnsiTheme="majorBidi" w:cstheme="majorBidi"/>
                  <w:sz w:val="16"/>
                  <w:lang w:val="en-GB"/>
                </w:rPr>
                <w:delText>,</w:delText>
              </w:r>
            </w:del>
            <w:ins w:id="14708"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709" w:author="Jane Shaw" w:date="2015-10-29T16:46:00Z">
              <w:r w:rsidRPr="00F31509" w:rsidDel="00D94E38">
                <w:rPr>
                  <w:rFonts w:asciiTheme="majorBidi" w:hAnsiTheme="majorBidi" w:cstheme="majorBidi"/>
                  <w:sz w:val="16"/>
                  <w:lang w:val="en-GB"/>
                </w:rPr>
                <w:delText>,</w:delText>
              </w:r>
            </w:del>
            <w:ins w:id="14710"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10E7954C" w14:textId="341B0449"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711" w:author="Jane Shaw" w:date="2015-10-29T16:46:00Z">
              <w:r w:rsidRPr="00F31509" w:rsidDel="00D94E38">
                <w:rPr>
                  <w:rFonts w:asciiTheme="majorBidi" w:hAnsiTheme="majorBidi" w:cstheme="majorBidi"/>
                  <w:sz w:val="16"/>
                  <w:lang w:val="en-GB"/>
                </w:rPr>
                <w:delText>,</w:delText>
              </w:r>
            </w:del>
            <w:ins w:id="14712"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F5735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999A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DADEA1" w14:textId="507AF163"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713" w:author="Jane Shaw" w:date="2015-10-29T16:46:00Z">
              <w:r w:rsidRPr="00F31509" w:rsidDel="00D94E38">
                <w:rPr>
                  <w:rFonts w:asciiTheme="majorBidi" w:hAnsiTheme="majorBidi" w:cstheme="majorBidi"/>
                  <w:sz w:val="16"/>
                  <w:lang w:val="en-GB"/>
                </w:rPr>
                <w:delText>,</w:delText>
              </w:r>
            </w:del>
            <w:ins w:id="14714"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715" w:author="Jane Shaw" w:date="2015-10-29T16:46:00Z">
              <w:r w:rsidRPr="00F31509" w:rsidDel="00D94E38">
                <w:rPr>
                  <w:rFonts w:asciiTheme="majorBidi" w:hAnsiTheme="majorBidi" w:cstheme="majorBidi"/>
                  <w:sz w:val="16"/>
                  <w:lang w:val="en-GB"/>
                </w:rPr>
                <w:delText>,</w:delText>
              </w:r>
            </w:del>
            <w:ins w:id="14716"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19BAB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7749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E132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4B05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02F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320C32C"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EA64AD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C91ACC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9D977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C7CBC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E06E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039C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A03AE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1682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0529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0E9BA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776D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A4DF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F00D73E"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AEC2322" w14:textId="7A00B608"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14:paraId="000CB961" w14:textId="56AAD9D9"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4717" w:author="Jane Shaw" w:date="2015-10-29T16:46:00Z">
              <w:r w:rsidRPr="00F31509" w:rsidDel="00D94E38">
                <w:rPr>
                  <w:rFonts w:asciiTheme="majorBidi" w:hAnsiTheme="majorBidi" w:cstheme="majorBidi"/>
                  <w:b/>
                  <w:sz w:val="16"/>
                  <w:lang w:val="en-GB"/>
                </w:rPr>
                <w:delText>,</w:delText>
              </w:r>
            </w:del>
            <w:ins w:id="14718" w:author="Jane Shaw" w:date="2015-10-29T16:46:00Z">
              <w:r w:rsidR="00D94E38">
                <w:rPr>
                  <w:rFonts w:asciiTheme="majorBidi" w:hAnsiTheme="majorBidi" w:cstheme="majorBidi"/>
                  <w:b/>
                  <w:sz w:val="16"/>
                  <w:lang w:val="en-GB"/>
                </w:rPr>
                <w:t xml:space="preserve"> </w:t>
              </w:r>
            </w:ins>
            <w:r w:rsidRPr="00F31509">
              <w:rPr>
                <w:rFonts w:asciiTheme="majorBidi" w:hAnsiTheme="majorBidi" w:cstheme="majorBidi"/>
                <w:b/>
                <w:sz w:val="16"/>
                <w:lang w:val="en-GB"/>
              </w:rPr>
              <w:t>117</w:t>
            </w:r>
            <w:del w:id="14719" w:author="Jane Shaw" w:date="2015-10-29T16:46:00Z">
              <w:r w:rsidRPr="00F31509" w:rsidDel="00D94E38">
                <w:rPr>
                  <w:rFonts w:asciiTheme="majorBidi" w:hAnsiTheme="majorBidi" w:cstheme="majorBidi"/>
                  <w:b/>
                  <w:sz w:val="16"/>
                  <w:lang w:val="en-GB"/>
                </w:rPr>
                <w:delText>,</w:delText>
              </w:r>
            </w:del>
            <w:ins w:id="14720" w:author="Jane Shaw" w:date="2015-10-29T16:46:00Z">
              <w:r w:rsidR="00D94E38">
                <w:rPr>
                  <w:rFonts w:asciiTheme="majorBidi" w:hAnsiTheme="majorBidi" w:cstheme="majorBidi"/>
                  <w:b/>
                  <w:sz w:val="16"/>
                  <w:lang w:val="en-GB"/>
                </w:rPr>
                <w:t xml:space="preserve"> </w:t>
              </w:r>
            </w:ins>
            <w:r w:rsidRPr="00F31509">
              <w:rPr>
                <w:rFonts w:asciiTheme="majorBidi" w:hAnsiTheme="majorBidi" w:cstheme="majorBidi"/>
                <w:b/>
                <w:sz w:val="16"/>
                <w:lang w:val="en-GB"/>
              </w:rPr>
              <w:t>000</w:t>
            </w:r>
          </w:p>
        </w:tc>
        <w:tc>
          <w:tcPr>
            <w:tcW w:w="0" w:type="auto"/>
          </w:tcPr>
          <w:p w14:paraId="033072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A9C99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A7F4E7" w14:textId="73743B50"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721" w:author="Jane Shaw" w:date="2015-10-29T16:46:00Z">
              <w:r w:rsidRPr="00F31509" w:rsidDel="00D94E38">
                <w:rPr>
                  <w:rFonts w:asciiTheme="majorBidi" w:hAnsiTheme="majorBidi" w:cstheme="majorBidi"/>
                  <w:sz w:val="16"/>
                  <w:lang w:val="en-GB"/>
                </w:rPr>
                <w:delText>,</w:delText>
              </w:r>
            </w:del>
            <w:ins w:id="14722"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366B0F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1C8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F414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C5B45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A3B0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A7375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02443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653FA4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E4E1B6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57DE28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686A6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C5BF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40A38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CD77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5B7E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04D7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DD36F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9218E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1AC0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C19A9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5C4320E"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EB55FD0"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F29AF9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42059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DDC54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E70B7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AEBA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293F2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6920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1FEDF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F847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D49F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EC71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FEC4775"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2C0FFB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11E7435" w14:textId="4D1451F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723" w:author="Jane Shaw" w:date="2015-10-29T16:46:00Z">
              <w:r w:rsidRPr="00F31509" w:rsidDel="00D94E38">
                <w:rPr>
                  <w:rFonts w:asciiTheme="majorBidi" w:hAnsiTheme="majorBidi" w:cstheme="majorBidi"/>
                  <w:sz w:val="16"/>
                  <w:lang w:val="en-GB"/>
                </w:rPr>
                <w:delText>,</w:delText>
              </w:r>
            </w:del>
            <w:ins w:id="14724" w:author="Jane Shaw" w:date="2015-10-29T16:46:00Z">
              <w:r w:rsidR="00D94E38">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185CEA9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A0C5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B82D4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ADDA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B3AF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533F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C4D85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BAA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CB86A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F966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986E0C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67E5A8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5863AC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94AC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E69C5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C09A7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69EDC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D491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CEDB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B458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C56D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AE8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A3948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66A2049" w14:textId="4EC863CC"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 xml:space="preserve">Food </w:t>
      </w:r>
      <w:r w:rsidR="00D94E38" w:rsidRPr="00F31509">
        <w:rPr>
          <w:rFonts w:asciiTheme="majorBidi" w:hAnsiTheme="majorBidi" w:cstheme="majorBidi"/>
          <w:lang w:val="en-GB"/>
        </w:rPr>
        <w:t xml:space="preserve">losses and waste </w:t>
      </w:r>
      <w:del w:id="14725" w:author="Jane Shaw" w:date="2015-10-29T16:46:00Z">
        <w:r w:rsidRPr="00F31509" w:rsidDel="00D94E38">
          <w:rPr>
            <w:rFonts w:asciiTheme="majorBidi" w:hAnsiTheme="majorBidi" w:cstheme="majorBidi"/>
            <w:lang w:val="en-GB"/>
          </w:rPr>
          <w:delText>(FLW)</w:delText>
        </w:r>
      </w:del>
    </w:p>
    <w:p w14:paraId="6065833C" w14:textId="6B1E0373"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FLW </w:t>
      </w:r>
      <w:del w:id="14726" w:author="Jane Shaw" w:date="2015-10-29T16:46:00Z">
        <w:r w:rsidRPr="00F31509" w:rsidDel="00D94E38">
          <w:rPr>
            <w:rFonts w:asciiTheme="majorBidi" w:eastAsia="Times New Roman" w:hAnsiTheme="majorBidi" w:cstheme="majorBidi"/>
            <w:lang w:val="en-GB"/>
          </w:rPr>
          <w:delText xml:space="preserve">is </w:delText>
        </w:r>
      </w:del>
      <w:ins w:id="14727" w:author="Jane Shaw" w:date="2015-10-29T16:46:00Z">
        <w:r w:rsidR="00D94E38">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 xml:space="preserve">estimated using the methodology described in </w:t>
      </w:r>
      <w:del w:id="14728" w:author="Jane Shaw" w:date="2015-11-07T20:20:00Z">
        <w:r w:rsidR="00D20C7B" w:rsidRPr="00F31509" w:rsidDel="004D450D">
          <w:rPr>
            <w:rFonts w:asciiTheme="majorBidi" w:eastAsia="Times New Roman" w:hAnsiTheme="majorBidi" w:cstheme="majorBidi"/>
            <w:lang w:val="en-GB"/>
          </w:rPr>
          <w:delText xml:space="preserve">chapter </w:delText>
        </w:r>
      </w:del>
      <w:ins w:id="14729" w:author="Jane Shaw" w:date="2015-11-07T20:20:00Z">
        <w:r w:rsidR="004D450D">
          <w:rPr>
            <w:rFonts w:asciiTheme="majorBidi" w:eastAsia="Times New Roman" w:hAnsiTheme="majorBidi" w:cstheme="majorBidi"/>
            <w:lang w:val="en-GB"/>
          </w:rPr>
          <w:t>section</w:t>
        </w:r>
        <w:r w:rsidR="004D450D" w:rsidRPr="00F31509">
          <w:rPr>
            <w:rFonts w:asciiTheme="majorBidi" w:eastAsia="Times New Roman" w:hAnsiTheme="majorBidi" w:cstheme="majorBidi"/>
            <w:lang w:val="en-GB"/>
          </w:rPr>
          <w:t xml:space="preserve"> </w:t>
        </w:r>
      </w:ins>
      <w:ins w:id="14730" w:author="Jane Shaw" w:date="2015-10-29T16:54:00Z">
        <w:r w:rsidR="00D20C7B">
          <w:rPr>
            <w:rFonts w:asciiTheme="majorBidi" w:eastAsia="Times New Roman" w:hAnsiTheme="majorBidi" w:cstheme="majorBidi"/>
            <w:lang w:val="en-GB"/>
          </w:rPr>
          <w:t>3</w:t>
        </w:r>
      </w:ins>
      <w:ins w:id="14731" w:author="Jane Shaw" w:date="2015-11-07T20:21:00Z">
        <w:r w:rsidR="004D450D">
          <w:rPr>
            <w:rFonts w:asciiTheme="majorBidi" w:eastAsia="Times New Roman" w:hAnsiTheme="majorBidi" w:cstheme="majorBidi"/>
            <w:lang w:val="en-GB"/>
          </w:rPr>
          <w:t>.8</w:t>
        </w:r>
      </w:ins>
      <w:del w:id="14732" w:author="Jane Shaw" w:date="2015-10-29T16:54:00Z">
        <w:r w:rsidRPr="00F31509" w:rsidDel="00D20C7B">
          <w:rPr>
            <w:rFonts w:asciiTheme="majorBidi" w:eastAsia="Times New Roman" w:hAnsiTheme="majorBidi" w:cstheme="majorBidi"/>
            <w:lang w:val="en-GB"/>
          </w:rPr>
          <w:delText>2</w:delText>
        </w:r>
      </w:del>
      <w:r w:rsidRPr="00F31509">
        <w:rPr>
          <w:rFonts w:asciiTheme="majorBidi" w:eastAsia="Times New Roman" w:hAnsiTheme="majorBidi" w:cstheme="majorBidi"/>
          <w:lang w:val="en-GB"/>
        </w:rPr>
        <w:t xml:space="preserve">, unless </w:t>
      </w:r>
      <w:ins w:id="14733" w:author="Jane Shaw" w:date="2015-10-29T16:54:00Z">
        <w:r w:rsidR="00D20C7B">
          <w:rPr>
            <w:rFonts w:asciiTheme="majorBidi" w:eastAsia="Times New Roman" w:hAnsiTheme="majorBidi" w:cstheme="majorBidi"/>
            <w:lang w:val="en-GB"/>
          </w:rPr>
          <w:t xml:space="preserve">the country measures </w:t>
        </w:r>
      </w:ins>
      <w:r w:rsidRPr="00F31509">
        <w:rPr>
          <w:rFonts w:asciiTheme="majorBidi" w:eastAsia="Times New Roman" w:hAnsiTheme="majorBidi" w:cstheme="majorBidi"/>
          <w:lang w:val="en-GB"/>
        </w:rPr>
        <w:t>loss</w:t>
      </w:r>
      <w:del w:id="14734" w:author="Jane Shaw" w:date="2015-10-29T16:54:00Z">
        <w:r w:rsidRPr="00F31509" w:rsidDel="00D20C7B">
          <w:rPr>
            <w:rFonts w:asciiTheme="majorBidi" w:eastAsia="Times New Roman" w:hAnsiTheme="majorBidi" w:cstheme="majorBidi"/>
            <w:lang w:val="en-GB"/>
          </w:rPr>
          <w:delText>es</w:delText>
        </w:r>
      </w:del>
      <w:r w:rsidRPr="00F31509">
        <w:rPr>
          <w:rFonts w:asciiTheme="majorBidi" w:eastAsia="Times New Roman" w:hAnsiTheme="majorBidi" w:cstheme="majorBidi"/>
          <w:lang w:val="en-GB"/>
        </w:rPr>
        <w:t xml:space="preserve"> quantities</w:t>
      </w:r>
      <w:del w:id="14735" w:author="Jane Shaw" w:date="2015-10-29T16:54:00Z">
        <w:r w:rsidRPr="00F31509" w:rsidDel="00D20C7B">
          <w:rPr>
            <w:rFonts w:asciiTheme="majorBidi" w:eastAsia="Times New Roman" w:hAnsiTheme="majorBidi" w:cstheme="majorBidi"/>
            <w:lang w:val="en-GB"/>
          </w:rPr>
          <w:delText xml:space="preserve"> are measured by the country</w:delText>
        </w:r>
      </w:del>
      <w:r w:rsidRPr="00F31509">
        <w:rPr>
          <w:rFonts w:asciiTheme="majorBidi" w:eastAsia="Times New Roman" w:hAnsiTheme="majorBidi" w:cstheme="majorBidi"/>
          <w:lang w:val="en-GB"/>
        </w:rPr>
        <w:t xml:space="preserve">. </w:t>
      </w:r>
      <w:del w:id="14736" w:author="Jane Shaw" w:date="2015-10-29T16:54:00Z">
        <w:r w:rsidRPr="00F31509" w:rsidDel="00D20C7B">
          <w:rPr>
            <w:rFonts w:asciiTheme="majorBidi" w:eastAsia="Times New Roman" w:hAnsiTheme="majorBidi" w:cstheme="majorBidi"/>
            <w:lang w:val="en-GB"/>
          </w:rPr>
          <w:delText xml:space="preserve">For palm oil, </w:delText>
        </w:r>
      </w:del>
      <w:ins w:id="14737" w:author="Jane Shaw" w:date="2015-10-29T16:54: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FLW that occur during </w:t>
      </w:r>
      <w:ins w:id="14738" w:author="Jane Shaw" w:date="2015-10-29T16:54: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processing of palm oil are taken into account in the standardization procedure. </w:t>
      </w:r>
      <w:del w:id="14739" w:author="Jane Shaw" w:date="2015-10-29T16:54:00Z">
        <w:r w:rsidRPr="00F31509" w:rsidDel="00D20C7B">
          <w:rPr>
            <w:rFonts w:asciiTheme="majorBidi" w:eastAsia="Times New Roman" w:hAnsiTheme="majorBidi" w:cstheme="majorBidi"/>
            <w:lang w:val="en-GB"/>
          </w:rPr>
          <w:delText xml:space="preserve">Those </w:delText>
        </w:r>
      </w:del>
      <w:ins w:id="14740" w:author="Jane Shaw" w:date="2015-10-29T16:54:00Z">
        <w:r w:rsidR="00D20C7B">
          <w:rPr>
            <w:rFonts w:asciiTheme="majorBidi" w:eastAsia="Times New Roman" w:hAnsiTheme="majorBidi" w:cstheme="majorBidi"/>
            <w:lang w:val="en-GB"/>
          </w:rPr>
          <w:t xml:space="preserve">FLW </w:t>
        </w:r>
      </w:ins>
      <w:r w:rsidRPr="00F31509">
        <w:rPr>
          <w:rFonts w:asciiTheme="majorBidi" w:eastAsia="Times New Roman" w:hAnsiTheme="majorBidi" w:cstheme="majorBidi"/>
          <w:lang w:val="en-GB"/>
        </w:rPr>
        <w:t xml:space="preserve">for </w:t>
      </w:r>
      <w:del w:id="14741" w:author="Jane Shaw" w:date="2015-10-31T20:34:00Z">
        <w:r w:rsidRPr="00F31509" w:rsidDel="007234DC">
          <w:rPr>
            <w:rFonts w:asciiTheme="majorBidi" w:eastAsia="Times New Roman" w:hAnsiTheme="majorBidi" w:cstheme="majorBidi"/>
            <w:lang w:val="en-GB"/>
          </w:rPr>
          <w:delText>oil p</w:delText>
        </w:r>
      </w:del>
      <w:ins w:id="14742" w:author="Jane Shaw" w:date="2015-10-31T20:34:00Z">
        <w:r w:rsidR="007234DC">
          <w:rPr>
            <w:rFonts w:asciiTheme="majorBidi" w:eastAsia="Times New Roman" w:hAnsiTheme="majorBidi" w:cstheme="majorBidi"/>
            <w:lang w:val="en-GB"/>
          </w:rPr>
          <w:t>oil-p</w:t>
        </w:r>
      </w:ins>
      <w:r w:rsidRPr="00F31509">
        <w:rPr>
          <w:rFonts w:asciiTheme="majorBidi" w:eastAsia="Times New Roman" w:hAnsiTheme="majorBidi" w:cstheme="majorBidi"/>
          <w:lang w:val="en-GB"/>
        </w:rPr>
        <w:t xml:space="preserve">alm fruit are likely to be greater than zero, but only if </w:t>
      </w:r>
      <w:ins w:id="14743" w:author="Jane Shaw" w:date="2015-10-29T16:54:00Z">
        <w:r w:rsidR="00D20C7B">
          <w:rPr>
            <w:rFonts w:asciiTheme="majorBidi" w:eastAsia="Times New Roman" w:hAnsiTheme="majorBidi" w:cstheme="majorBidi"/>
            <w:lang w:val="en-GB"/>
          </w:rPr>
          <w:t>the</w:t>
        </w:r>
      </w:ins>
      <w:del w:id="14744" w:author="Jane Shaw" w:date="2015-10-29T16:54:00Z">
        <w:r w:rsidRPr="00F31509" w:rsidDel="00D20C7B">
          <w:rPr>
            <w:rFonts w:asciiTheme="majorBidi" w:eastAsia="Times New Roman" w:hAnsiTheme="majorBidi" w:cstheme="majorBidi"/>
            <w:lang w:val="en-GB"/>
          </w:rPr>
          <w:delText>a</w:delText>
        </w:r>
      </w:del>
      <w:r w:rsidRPr="00F31509">
        <w:rPr>
          <w:rFonts w:asciiTheme="majorBidi" w:eastAsia="Times New Roman" w:hAnsiTheme="majorBidi" w:cstheme="majorBidi"/>
          <w:lang w:val="en-GB"/>
        </w:rPr>
        <w:t xml:space="preserve"> country produces palm fruit. </w:t>
      </w:r>
      <w:del w:id="14745" w:author="Jane Shaw" w:date="2015-10-29T16:54:00Z">
        <w:r w:rsidRPr="00F31509" w:rsidDel="00D20C7B">
          <w:rPr>
            <w:rFonts w:asciiTheme="majorBidi" w:eastAsia="Times New Roman" w:hAnsiTheme="majorBidi" w:cstheme="majorBidi"/>
            <w:lang w:val="en-GB"/>
          </w:rPr>
          <w:delText xml:space="preserve">That </w:delText>
        </w:r>
      </w:del>
      <w:ins w:id="14746" w:author="Jane Shaw" w:date="2015-10-29T16:54:00Z">
        <w:r w:rsidR="00D20C7B">
          <w:rPr>
            <w:rFonts w:asciiTheme="majorBidi" w:eastAsia="Times New Roman" w:hAnsiTheme="majorBidi" w:cstheme="majorBidi"/>
            <w:lang w:val="en-GB"/>
          </w:rPr>
          <w:t xml:space="preserve">As this </w:t>
        </w:r>
      </w:ins>
      <w:r w:rsidRPr="00F31509">
        <w:rPr>
          <w:rFonts w:asciiTheme="majorBidi" w:eastAsia="Times New Roman" w:hAnsiTheme="majorBidi" w:cstheme="majorBidi"/>
          <w:lang w:val="en-GB"/>
        </w:rPr>
        <w:t xml:space="preserve">is not the case for the country </w:t>
      </w:r>
      <w:del w:id="14747" w:author="Jane Shaw" w:date="2015-10-29T16:54:00Z">
        <w:r w:rsidRPr="00F31509" w:rsidDel="00D20C7B">
          <w:rPr>
            <w:rFonts w:asciiTheme="majorBidi" w:eastAsia="Times New Roman" w:hAnsiTheme="majorBidi" w:cstheme="majorBidi"/>
            <w:lang w:val="en-GB"/>
          </w:rPr>
          <w:delText xml:space="preserve">under consideration </w:delText>
        </w:r>
      </w:del>
      <w:ins w:id="14748" w:author="Jane Shaw" w:date="2015-10-29T16:54:00Z">
        <w:r w:rsidR="00D20C7B">
          <w:rPr>
            <w:rFonts w:asciiTheme="majorBidi" w:eastAsia="Times New Roman" w:hAnsiTheme="majorBidi" w:cstheme="majorBidi"/>
            <w:lang w:val="en-GB"/>
          </w:rPr>
          <w:t xml:space="preserve">in the example, </w:t>
        </w:r>
      </w:ins>
      <w:del w:id="14749" w:author="Jane Shaw" w:date="2015-10-29T16:55:00Z">
        <w:r w:rsidRPr="00F31509" w:rsidDel="00D20C7B">
          <w:rPr>
            <w:rFonts w:asciiTheme="majorBidi" w:eastAsia="Times New Roman" w:hAnsiTheme="majorBidi" w:cstheme="majorBidi"/>
            <w:lang w:val="en-GB"/>
          </w:rPr>
          <w:delText xml:space="preserve">and therefore </w:delText>
        </w:r>
      </w:del>
      <w:ins w:id="14750" w:author="Jane Shaw" w:date="2015-10-29T16:55: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FLW estimates </w:t>
      </w:r>
      <w:del w:id="14751" w:author="Jane Shaw" w:date="2015-10-29T16:55:00Z">
        <w:r w:rsidRPr="00F31509" w:rsidDel="00D20C7B">
          <w:rPr>
            <w:rFonts w:asciiTheme="majorBidi" w:eastAsia="Times New Roman" w:hAnsiTheme="majorBidi" w:cstheme="majorBidi"/>
            <w:lang w:val="en-GB"/>
          </w:rPr>
          <w:delText xml:space="preserve">can, and in fact </w:delText>
        </w:r>
      </w:del>
      <w:r w:rsidRPr="00F31509">
        <w:rPr>
          <w:rFonts w:asciiTheme="majorBidi" w:eastAsia="Times New Roman" w:hAnsiTheme="majorBidi" w:cstheme="majorBidi"/>
          <w:lang w:val="en-GB"/>
        </w:rPr>
        <w:t>should be</w:t>
      </w:r>
      <w:del w:id="14752" w:author="Jane Shaw" w:date="2015-10-29T16:55:00Z">
        <w:r w:rsidRPr="00F31509" w:rsidDel="00D20C7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assumed to be zero (</w:t>
      </w:r>
      <w:r w:rsidR="00E24798">
        <w:fldChar w:fldCharType="begin"/>
      </w:r>
      <w:r w:rsidR="00E24798">
        <w:instrText xml:space="preserve"> REF _Ref428341776 \h  \* MERGEFORMAT </w:instrText>
      </w:r>
      <w:r w:rsidR="00E24798">
        <w:fldChar w:fldCharType="separate"/>
      </w:r>
      <w:ins w:id="14753" w:author="Jane Shaw" w:date="2015-11-01T20:53:00Z">
        <w:r w:rsidR="00311179" w:rsidRPr="00311179">
          <w:rPr>
            <w:rFonts w:asciiTheme="majorBidi" w:eastAsia="Times New Roman" w:hAnsiTheme="majorBidi" w:cstheme="majorBidi"/>
            <w:lang w:val="en-GB"/>
            <w:rPrChange w:id="1475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755" w:author="Jane Shaw" w:date="2015-11-01T20:53:00Z">
              <w:rPr>
                <w:rFonts w:asciiTheme="majorBidi" w:hAnsiTheme="majorBidi" w:cstheme="majorBidi"/>
                <w:noProof/>
                <w:lang w:val="en-GB"/>
              </w:rPr>
            </w:rPrChange>
          </w:rPr>
          <w:t>60</w:t>
        </w:r>
      </w:ins>
      <w:del w:id="1475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60</w:delText>
        </w:r>
      </w:del>
      <w:r w:rsidR="00E24798">
        <w:fldChar w:fldCharType="end"/>
      </w:r>
      <w:r w:rsidRPr="00F31509">
        <w:rPr>
          <w:rFonts w:asciiTheme="majorBidi" w:eastAsia="Times New Roman" w:hAnsiTheme="majorBidi" w:cstheme="majorBidi"/>
          <w:lang w:val="en-GB"/>
        </w:rPr>
        <w:t xml:space="preserve">). If </w:t>
      </w:r>
      <w:ins w:id="14757" w:author="Jane Shaw" w:date="2015-10-29T16:55:00Z">
        <w:r w:rsidR="00D20C7B">
          <w:rPr>
            <w:rFonts w:asciiTheme="majorBidi" w:eastAsia="Times New Roman" w:hAnsiTheme="majorBidi" w:cstheme="majorBidi"/>
            <w:lang w:val="en-GB"/>
          </w:rPr>
          <w:t>the</w:t>
        </w:r>
      </w:ins>
      <w:del w:id="14758" w:author="Jane Shaw" w:date="2015-10-29T16:55:00Z">
        <w:r w:rsidRPr="00F31509" w:rsidDel="00D20C7B">
          <w:rPr>
            <w:rFonts w:asciiTheme="majorBidi" w:eastAsia="Times New Roman" w:hAnsiTheme="majorBidi" w:cstheme="majorBidi"/>
            <w:lang w:val="en-GB"/>
          </w:rPr>
          <w:delText>a</w:delText>
        </w:r>
      </w:del>
      <w:r w:rsidRPr="00F31509">
        <w:rPr>
          <w:rFonts w:asciiTheme="majorBidi" w:eastAsia="Times New Roman" w:hAnsiTheme="majorBidi" w:cstheme="majorBidi"/>
          <w:lang w:val="en-GB"/>
        </w:rPr>
        <w:t xml:space="preserve"> country produce</w:t>
      </w:r>
      <w:ins w:id="14759" w:author="Jane Shaw" w:date="2015-10-29T16:55:00Z">
        <w:r w:rsidR="00D20C7B">
          <w:rPr>
            <w:rFonts w:asciiTheme="majorBidi" w:eastAsia="Times New Roman" w:hAnsiTheme="majorBidi" w:cstheme="majorBidi"/>
            <w:lang w:val="en-GB"/>
          </w:rPr>
          <w:t>d</w:t>
        </w:r>
      </w:ins>
      <w:del w:id="14760" w:author="Jane Shaw" w:date="2015-10-29T16:55:00Z">
        <w:r w:rsidRPr="00F31509" w:rsidDel="00D20C7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palm fruit, </w:t>
      </w:r>
      <w:ins w:id="14761" w:author="Jane Shaw" w:date="2015-10-29T16:55: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FLW would need to be imputed or, preferably,</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measured with appropriate methods</w:t>
      </w:r>
      <w:ins w:id="14762" w:author="Jane Shaw" w:date="2015-10-29T16:55:00Z">
        <w:r w:rsidR="00D20C7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reported in representative surveys. </w:t>
      </w:r>
    </w:p>
    <w:p w14:paraId="3168723C" w14:textId="5BF11828" w:rsidR="006E32A4" w:rsidRPr="00F31509" w:rsidRDefault="006E32A4" w:rsidP="006E32A4">
      <w:pPr>
        <w:pStyle w:val="Didascalia"/>
        <w:keepNext/>
        <w:rPr>
          <w:rFonts w:asciiTheme="majorBidi" w:hAnsiTheme="majorBidi" w:cstheme="majorBidi"/>
          <w:b/>
          <w:lang w:val="en-GB"/>
        </w:rPr>
      </w:pPr>
      <w:bookmarkStart w:id="14763" w:name="_Ref428341776"/>
      <w:bookmarkStart w:id="14764" w:name="_Toc428423599"/>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60</w:t>
      </w:r>
      <w:r w:rsidR="003D789C" w:rsidRPr="00F31509">
        <w:rPr>
          <w:rFonts w:asciiTheme="majorBidi" w:hAnsiTheme="majorBidi" w:cstheme="majorBidi"/>
          <w:b/>
          <w:lang w:val="en-GB"/>
        </w:rPr>
        <w:fldChar w:fldCharType="end"/>
      </w:r>
      <w:bookmarkEnd w:id="14763"/>
      <w:r w:rsidR="005630C6" w:rsidRPr="00F31509">
        <w:rPr>
          <w:rFonts w:asciiTheme="majorBidi" w:hAnsiTheme="majorBidi" w:cstheme="majorBidi"/>
          <w:lang w:val="en-GB"/>
        </w:rPr>
        <w:t xml:space="preserve">: Adding </w:t>
      </w:r>
      <w:del w:id="14765" w:author="Jane Shaw" w:date="2015-10-28T12:04:00Z">
        <w:r w:rsidR="005630C6" w:rsidRPr="00F31509" w:rsidDel="00451E42">
          <w:rPr>
            <w:rFonts w:asciiTheme="majorBidi" w:hAnsiTheme="majorBidi" w:cstheme="majorBidi"/>
            <w:lang w:val="en-GB"/>
          </w:rPr>
          <w:delText>Food L</w:delText>
        </w:r>
        <w:r w:rsidRPr="00F31509" w:rsidDel="00451E42">
          <w:rPr>
            <w:rFonts w:asciiTheme="majorBidi" w:hAnsiTheme="majorBidi" w:cstheme="majorBidi"/>
            <w:lang w:val="en-GB"/>
          </w:rPr>
          <w:delText>osses and Waste</w:delText>
        </w:r>
      </w:del>
      <w:ins w:id="14766" w:author="Jane Shaw" w:date="2015-10-28T12:04:00Z">
        <w:r w:rsidR="00451E42">
          <w:rPr>
            <w:rFonts w:asciiTheme="majorBidi" w:hAnsiTheme="majorBidi" w:cstheme="majorBidi"/>
            <w:lang w:val="en-GB"/>
          </w:rPr>
          <w:t>FLW</w:t>
        </w:r>
      </w:ins>
      <w:r w:rsidRPr="00F31509">
        <w:rPr>
          <w:rFonts w:asciiTheme="majorBidi" w:hAnsiTheme="majorBidi" w:cstheme="majorBidi"/>
          <w:lang w:val="en-GB"/>
        </w:rPr>
        <w:t xml:space="preserve"> to the SUA table for palm oil</w:t>
      </w:r>
      <w:bookmarkEnd w:id="14764"/>
    </w:p>
    <w:tbl>
      <w:tblPr>
        <w:tblStyle w:val="Tabellaclassica1"/>
        <w:tblW w:w="5261" w:type="pct"/>
        <w:tblLook w:val="04A0" w:firstRow="1" w:lastRow="0" w:firstColumn="1" w:lastColumn="0" w:noHBand="0" w:noVBand="1"/>
      </w:tblPr>
      <w:tblGrid>
        <w:gridCol w:w="1558"/>
        <w:gridCol w:w="981"/>
        <w:gridCol w:w="808"/>
        <w:gridCol w:w="759"/>
        <w:gridCol w:w="795"/>
        <w:gridCol w:w="563"/>
        <w:gridCol w:w="1027"/>
        <w:gridCol w:w="545"/>
        <w:gridCol w:w="536"/>
        <w:gridCol w:w="723"/>
        <w:gridCol w:w="901"/>
        <w:gridCol w:w="528"/>
      </w:tblGrid>
      <w:tr w:rsidR="008D6966" w:rsidRPr="00F31509" w14:paraId="1F924DE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0EF32EAF" w14:textId="35020899"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22529C9C" w14:textId="58D9A57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564EC684" w14:textId="68650B0C"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722987C" w14:textId="660B92D2"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7540A16A" w14:textId="28FD2FB8"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4B7D4D94" w14:textId="21393255"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115FA2A" w14:textId="578E0972"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632AD71A" w14:textId="3A01C31F"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D8AE2F9" w14:textId="5C1B1216"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54326530" w14:textId="1163CC6F"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2C60D0A9" w14:textId="584BD87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19319E4A" w14:textId="55517A93"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7718F91D"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AC29824" w14:textId="4EE8B919" w:rsidR="006E32A4" w:rsidRPr="00F31509" w:rsidRDefault="006E32A4" w:rsidP="006E32A4">
            <w:pPr>
              <w:pStyle w:val="Compact"/>
              <w:rPr>
                <w:rFonts w:asciiTheme="majorBidi" w:hAnsiTheme="majorBidi" w:cstheme="majorBidi"/>
                <w:sz w:val="16"/>
                <w:lang w:val="en-GB"/>
              </w:rPr>
            </w:pPr>
            <w:del w:id="14767" w:author="Jane Shaw" w:date="2015-10-31T20:34:00Z">
              <w:r w:rsidRPr="00F31509" w:rsidDel="007234DC">
                <w:rPr>
                  <w:rFonts w:asciiTheme="majorBidi" w:hAnsiTheme="majorBidi" w:cstheme="majorBidi"/>
                  <w:sz w:val="16"/>
                  <w:lang w:val="en-GB"/>
                </w:rPr>
                <w:delText>Oil p</w:delText>
              </w:r>
            </w:del>
            <w:ins w:id="14768"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26536A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177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2E453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2143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203E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FAAC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BE7A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7344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2A50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6CF5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14A5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330975FA"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419B1F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38CC2D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F329D6" w14:textId="0B88E8A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769" w:author="Jane Shaw" w:date="2015-10-29T16:55:00Z">
              <w:r w:rsidRPr="00F31509" w:rsidDel="00D20C7B">
                <w:rPr>
                  <w:rFonts w:asciiTheme="majorBidi" w:hAnsiTheme="majorBidi" w:cstheme="majorBidi"/>
                  <w:sz w:val="16"/>
                  <w:lang w:val="en-GB"/>
                </w:rPr>
                <w:delText>,</w:delText>
              </w:r>
            </w:del>
            <w:ins w:id="14770"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771" w:author="Jane Shaw" w:date="2015-10-29T16:55:00Z">
              <w:r w:rsidRPr="00F31509" w:rsidDel="00D20C7B">
                <w:rPr>
                  <w:rFonts w:asciiTheme="majorBidi" w:hAnsiTheme="majorBidi" w:cstheme="majorBidi"/>
                  <w:sz w:val="16"/>
                  <w:lang w:val="en-GB"/>
                </w:rPr>
                <w:delText>,</w:delText>
              </w:r>
            </w:del>
            <w:ins w:id="14772"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0A98AD12" w14:textId="1E525FCE"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773" w:author="Jane Shaw" w:date="2015-10-29T16:55:00Z">
              <w:r w:rsidRPr="00F31509" w:rsidDel="00D20C7B">
                <w:rPr>
                  <w:rFonts w:asciiTheme="majorBidi" w:hAnsiTheme="majorBidi" w:cstheme="majorBidi"/>
                  <w:sz w:val="16"/>
                  <w:lang w:val="en-GB"/>
                </w:rPr>
                <w:delText>,</w:delText>
              </w:r>
            </w:del>
            <w:ins w:id="14774"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E3433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9942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A03666" w14:textId="76399840"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775" w:author="Jane Shaw" w:date="2015-10-29T16:55:00Z">
              <w:r w:rsidRPr="00F31509" w:rsidDel="00D20C7B">
                <w:rPr>
                  <w:rFonts w:asciiTheme="majorBidi" w:hAnsiTheme="majorBidi" w:cstheme="majorBidi"/>
                  <w:sz w:val="16"/>
                  <w:lang w:val="en-GB"/>
                </w:rPr>
                <w:delText>,</w:delText>
              </w:r>
            </w:del>
            <w:ins w:id="14776"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777" w:author="Jane Shaw" w:date="2015-10-29T16:55:00Z">
              <w:r w:rsidRPr="00F31509" w:rsidDel="00D20C7B">
                <w:rPr>
                  <w:rFonts w:asciiTheme="majorBidi" w:hAnsiTheme="majorBidi" w:cstheme="majorBidi"/>
                  <w:sz w:val="16"/>
                  <w:lang w:val="en-GB"/>
                </w:rPr>
                <w:delText>,</w:delText>
              </w:r>
            </w:del>
            <w:ins w:id="14778"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5253C6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F099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35AD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5117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F20D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4E6072D5"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0CFFCA5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4C015E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9C66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0CA8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9706A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E74D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9016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B80C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B966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A047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F150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9B1A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6CD6AC39"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5222420" w14:textId="3D554A80"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14:paraId="69D0DC27" w14:textId="0CA08D4E"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779" w:author="Jane Shaw" w:date="2015-10-29T16:55:00Z">
              <w:r w:rsidRPr="00F31509" w:rsidDel="00D20C7B">
                <w:rPr>
                  <w:rFonts w:asciiTheme="majorBidi" w:hAnsiTheme="majorBidi" w:cstheme="majorBidi"/>
                  <w:sz w:val="16"/>
                  <w:lang w:val="en-GB"/>
                </w:rPr>
                <w:delText>,</w:delText>
              </w:r>
            </w:del>
            <w:ins w:id="14780"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4781" w:author="Jane Shaw" w:date="2015-10-29T16:55:00Z">
              <w:r w:rsidRPr="00F31509" w:rsidDel="00D20C7B">
                <w:rPr>
                  <w:rFonts w:asciiTheme="majorBidi" w:hAnsiTheme="majorBidi" w:cstheme="majorBidi"/>
                  <w:sz w:val="16"/>
                  <w:lang w:val="en-GB"/>
                </w:rPr>
                <w:delText>,</w:delText>
              </w:r>
            </w:del>
            <w:ins w:id="14782"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0C9AC0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C589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3FE0CE" w14:textId="06598E0E"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783" w:author="Jane Shaw" w:date="2015-10-29T16:55:00Z">
              <w:r w:rsidRPr="00F31509" w:rsidDel="00D20C7B">
                <w:rPr>
                  <w:rFonts w:asciiTheme="majorBidi" w:hAnsiTheme="majorBidi" w:cstheme="majorBidi"/>
                  <w:sz w:val="16"/>
                  <w:lang w:val="en-GB"/>
                </w:rPr>
                <w:delText>,</w:delText>
              </w:r>
            </w:del>
            <w:ins w:id="14784"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DA01D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A00D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405C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24DC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2E6CA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0B5C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70B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2FE88DA1"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029A062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69EB2B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F7BB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EBC5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F210E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7E6D3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2FC8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278B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152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A6EA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877D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E727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79BFA43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078E252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7334A7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FB0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F2A5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D401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4BC47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BC6E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DEA4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6644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5D4E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A65E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75F1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53ECF5E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80B48C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73F35400" w14:textId="34AB62B6"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785" w:author="Jane Shaw" w:date="2015-10-29T16:55:00Z">
              <w:r w:rsidRPr="00F31509" w:rsidDel="00D20C7B">
                <w:rPr>
                  <w:rFonts w:asciiTheme="majorBidi" w:hAnsiTheme="majorBidi" w:cstheme="majorBidi"/>
                  <w:sz w:val="16"/>
                  <w:lang w:val="en-GB"/>
                </w:rPr>
                <w:delText>,</w:delText>
              </w:r>
            </w:del>
            <w:ins w:id="14786" w:author="Jane Shaw" w:date="2015-10-29T16:55:00Z">
              <w:r w:rsidR="00D20C7B">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58EA8B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E9E48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F1358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9F937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966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0FB7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F8699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F733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881B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9B4D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3E838796"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4A2024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163EE8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6EA2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4BD6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7CE0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C505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71BE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B903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D7381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8EAF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FA60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5C93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56F5621A" w14:textId="7777777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Seed</w:t>
      </w:r>
    </w:p>
    <w:p w14:paraId="1EC16CC5" w14:textId="6D6A4A63"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the country </w:t>
      </w:r>
      <w:del w:id="14787" w:author="Jane Shaw" w:date="2015-10-29T16:56:00Z">
        <w:r w:rsidRPr="00F31509" w:rsidDel="00D20C7B">
          <w:rPr>
            <w:rFonts w:asciiTheme="majorBidi" w:eastAsia="Times New Roman" w:hAnsiTheme="majorBidi" w:cstheme="majorBidi"/>
            <w:lang w:val="en-GB"/>
          </w:rPr>
          <w:delText xml:space="preserve">of interest </w:delText>
        </w:r>
      </w:del>
      <w:ins w:id="14788" w:author="Jane Shaw" w:date="2015-10-29T16:56:00Z">
        <w:r w:rsidR="00D20C7B">
          <w:rPr>
            <w:rFonts w:asciiTheme="majorBidi" w:eastAsia="Times New Roman" w:hAnsiTheme="majorBidi" w:cstheme="majorBidi"/>
            <w:lang w:val="en-GB"/>
          </w:rPr>
          <w:t xml:space="preserve">in the example </w:t>
        </w:r>
      </w:ins>
      <w:r w:rsidRPr="00F31509">
        <w:rPr>
          <w:rFonts w:asciiTheme="majorBidi" w:eastAsia="Times New Roman" w:hAnsiTheme="majorBidi" w:cstheme="majorBidi"/>
          <w:lang w:val="en-GB"/>
        </w:rPr>
        <w:t xml:space="preserve">has no production of </w:t>
      </w:r>
      <w:del w:id="14789" w:author="Jane Shaw" w:date="2015-11-07T20:21:00Z">
        <w:r w:rsidRPr="00F31509" w:rsidDel="004D450D">
          <w:rPr>
            <w:rFonts w:asciiTheme="majorBidi" w:eastAsia="Times New Roman" w:hAnsiTheme="majorBidi" w:cstheme="majorBidi"/>
            <w:lang w:val="en-GB"/>
          </w:rPr>
          <w:delText xml:space="preserve">palm </w:delText>
        </w:r>
      </w:del>
      <w:r w:rsidRPr="00F31509">
        <w:rPr>
          <w:rFonts w:asciiTheme="majorBidi" w:eastAsia="Times New Roman" w:hAnsiTheme="majorBidi" w:cstheme="majorBidi"/>
          <w:lang w:val="en-GB"/>
        </w:rPr>
        <w:t>oil</w:t>
      </w:r>
      <w:ins w:id="14790" w:author="Jane Shaw" w:date="2015-11-07T20:21:00Z">
        <w:r w:rsidR="004D450D">
          <w:rPr>
            <w:rFonts w:asciiTheme="majorBidi" w:eastAsia="Times New Roman" w:hAnsiTheme="majorBidi" w:cstheme="majorBidi"/>
            <w:lang w:val="en-GB"/>
          </w:rPr>
          <w:t>-palm</w:t>
        </w:r>
      </w:ins>
      <w:r w:rsidRPr="00F31509">
        <w:rPr>
          <w:rFonts w:asciiTheme="majorBidi" w:eastAsia="Times New Roman" w:hAnsiTheme="majorBidi" w:cstheme="majorBidi"/>
          <w:lang w:val="en-GB"/>
        </w:rPr>
        <w:t xml:space="preserve"> fruit, no amount </w:t>
      </w:r>
      <w:del w:id="14791" w:author="Jane Shaw" w:date="2015-10-29T16:56:00Z">
        <w:r w:rsidRPr="00F31509" w:rsidDel="00D20C7B">
          <w:rPr>
            <w:rFonts w:asciiTheme="majorBidi" w:eastAsia="Times New Roman" w:hAnsiTheme="majorBidi" w:cstheme="majorBidi"/>
            <w:lang w:val="en-GB"/>
          </w:rPr>
          <w:delText xml:space="preserve">will be </w:delText>
        </w:r>
      </w:del>
      <w:ins w:id="14792" w:author="Jane Shaw" w:date="2015-10-29T16:56:00Z">
        <w:r w:rsidR="00D20C7B">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 xml:space="preserve">allocated to seed. </w:t>
      </w:r>
      <w:del w:id="14793" w:author="Jane Shaw" w:date="2015-10-29T16:56:00Z">
        <w:r w:rsidRPr="00F31509" w:rsidDel="00D20C7B">
          <w:rPr>
            <w:rFonts w:asciiTheme="majorBidi" w:eastAsia="Times New Roman" w:hAnsiTheme="majorBidi" w:cstheme="majorBidi"/>
            <w:lang w:val="en-GB"/>
          </w:rPr>
          <w:delText xml:space="preserve">But </w:delText>
        </w:r>
      </w:del>
      <w:ins w:id="14794" w:author="Jane Shaw" w:date="2015-10-29T16:56:00Z">
        <w:r w:rsidR="00D20C7B">
          <w:rPr>
            <w:rFonts w:asciiTheme="majorBidi" w:eastAsia="Times New Roman" w:hAnsiTheme="majorBidi" w:cstheme="majorBidi"/>
            <w:lang w:val="en-GB"/>
          </w:rPr>
          <w:t xml:space="preserve">However, </w:t>
        </w:r>
      </w:ins>
      <w:r w:rsidRPr="00F31509">
        <w:rPr>
          <w:rFonts w:asciiTheme="majorBidi" w:eastAsia="Times New Roman" w:hAnsiTheme="majorBidi" w:cstheme="majorBidi"/>
          <w:lang w:val="en-GB"/>
        </w:rPr>
        <w:t xml:space="preserve">even if the country produced palm fruit, </w:t>
      </w:r>
      <w:del w:id="14795" w:author="Jane Shaw" w:date="2015-10-29T16:56:00Z">
        <w:r w:rsidRPr="00F31509" w:rsidDel="00D20C7B">
          <w:rPr>
            <w:rFonts w:asciiTheme="majorBidi" w:eastAsia="Times New Roman" w:hAnsiTheme="majorBidi" w:cstheme="majorBidi"/>
            <w:lang w:val="en-GB"/>
          </w:rPr>
          <w:delText xml:space="preserve">that </w:delText>
        </w:r>
      </w:del>
      <w:ins w:id="14796" w:author="Jane Shaw" w:date="2015-10-29T16:56: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amount would be zero</w:t>
      </w:r>
      <w:ins w:id="14797" w:author="Jane Shaw" w:date="2015-10-29T16:56:00Z">
        <w:r w:rsidR="00D20C7B">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as propagation takes place</w:t>
      </w:r>
      <w:del w:id="14798" w:author="Jane Shaw" w:date="2015-10-29T16:56:00Z">
        <w:r w:rsidRPr="00F31509" w:rsidDel="00D20C7B">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through </w:t>
      </w:r>
      <w:ins w:id="14799" w:author="Jane Shaw" w:date="2015-10-29T16:56:00Z">
        <w:r w:rsidR="00D20C7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planting of new trees. </w:t>
      </w:r>
      <w:del w:id="14800" w:author="Jane Shaw" w:date="2015-10-29T16:56:00Z">
        <w:r w:rsidRPr="00F31509" w:rsidDel="00D20C7B">
          <w:rPr>
            <w:rFonts w:asciiTheme="majorBidi" w:eastAsia="Times New Roman" w:hAnsiTheme="majorBidi" w:cstheme="majorBidi"/>
            <w:lang w:val="en-GB"/>
          </w:rPr>
          <w:delText xml:space="preserve">Thus, we </w:delText>
        </w:r>
      </w:del>
      <w:ins w:id="14801" w:author="Jane Shaw" w:date="2015-10-29T16:56:00Z">
        <w:r w:rsidR="00D20C7B">
          <w:rPr>
            <w:rFonts w:asciiTheme="majorBidi" w:eastAsia="Times New Roman" w:hAnsiTheme="majorBidi" w:cstheme="majorBidi"/>
            <w:lang w:val="en-GB"/>
          </w:rPr>
          <w:t xml:space="preserve">The table </w:t>
        </w:r>
      </w:ins>
      <w:r w:rsidRPr="00F31509">
        <w:rPr>
          <w:rFonts w:asciiTheme="majorBidi" w:eastAsia="Times New Roman" w:hAnsiTheme="majorBidi" w:cstheme="majorBidi"/>
          <w:lang w:val="en-GB"/>
        </w:rPr>
        <w:t xml:space="preserve">can </w:t>
      </w:r>
      <w:ins w:id="14802" w:author="Jane Shaw" w:date="2015-10-29T16:56:00Z">
        <w:r w:rsidR="00D20C7B">
          <w:rPr>
            <w:rFonts w:asciiTheme="majorBidi" w:eastAsia="Times New Roman" w:hAnsiTheme="majorBidi" w:cstheme="majorBidi"/>
            <w:lang w:val="en-GB"/>
          </w:rPr>
          <w:t xml:space="preserve">therefore be </w:t>
        </w:r>
      </w:ins>
      <w:r w:rsidRPr="00F31509">
        <w:rPr>
          <w:rFonts w:asciiTheme="majorBidi" w:eastAsia="Times New Roman" w:hAnsiTheme="majorBidi" w:cstheme="majorBidi"/>
          <w:lang w:val="en-GB"/>
        </w:rPr>
        <w:t>fill</w:t>
      </w:r>
      <w:ins w:id="14803" w:author="Jane Shaw" w:date="2015-10-29T16:56:00Z">
        <w:r w:rsidR="00D20C7B">
          <w:rPr>
            <w:rFonts w:asciiTheme="majorBidi" w:eastAsia="Times New Roman" w:hAnsiTheme="majorBidi" w:cstheme="majorBidi"/>
            <w:lang w:val="en-GB"/>
          </w:rPr>
          <w:t>ed</w:t>
        </w:r>
      </w:ins>
      <w:r w:rsidRPr="00F31509">
        <w:rPr>
          <w:rFonts w:asciiTheme="majorBidi" w:eastAsia="Times New Roman" w:hAnsiTheme="majorBidi" w:cstheme="majorBidi"/>
          <w:lang w:val="en-GB"/>
        </w:rPr>
        <w:t xml:space="preserve"> </w:t>
      </w:r>
      <w:ins w:id="14804" w:author="Jane Shaw" w:date="2015-10-29T16:56:00Z">
        <w:r w:rsidR="00D20C7B">
          <w:rPr>
            <w:rFonts w:asciiTheme="majorBidi" w:eastAsia="Times New Roman" w:hAnsiTheme="majorBidi" w:cstheme="majorBidi"/>
            <w:lang w:val="en-GB"/>
          </w:rPr>
          <w:t xml:space="preserve">in </w:t>
        </w:r>
      </w:ins>
      <w:del w:id="14805" w:author="Jane Shaw" w:date="2015-10-29T16:56:00Z">
        <w:r w:rsidRPr="00F31509" w:rsidDel="00D20C7B">
          <w:rPr>
            <w:rFonts w:asciiTheme="majorBidi" w:eastAsia="Times New Roman" w:hAnsiTheme="majorBidi" w:cstheme="majorBidi"/>
            <w:lang w:val="en-GB"/>
          </w:rPr>
          <w:delText xml:space="preserve">the table in </w:delText>
        </w:r>
      </w:del>
      <w:r w:rsidRPr="00F31509">
        <w:rPr>
          <w:rFonts w:asciiTheme="majorBidi" w:eastAsia="Times New Roman" w:hAnsiTheme="majorBidi" w:cstheme="majorBidi"/>
          <w:lang w:val="en-GB"/>
        </w:rPr>
        <w:t>with zeros (</w:t>
      </w:r>
      <w:r w:rsidR="00E24798">
        <w:fldChar w:fldCharType="begin"/>
      </w:r>
      <w:r w:rsidR="00E24798">
        <w:instrText xml:space="preserve"> REF _Ref428342155 \h  \* MERGEFORMAT </w:instrText>
      </w:r>
      <w:r w:rsidR="00E24798">
        <w:fldChar w:fldCharType="separate"/>
      </w:r>
      <w:ins w:id="14806" w:author="Jane Shaw" w:date="2015-11-01T20:53:00Z">
        <w:r w:rsidR="00311179" w:rsidRPr="00311179">
          <w:rPr>
            <w:rFonts w:asciiTheme="majorBidi" w:eastAsia="Times New Roman" w:hAnsiTheme="majorBidi" w:cstheme="majorBidi"/>
            <w:lang w:val="en-GB"/>
            <w:rPrChange w:id="1480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808" w:author="Jane Shaw" w:date="2015-11-01T20:53:00Z">
              <w:rPr>
                <w:rFonts w:asciiTheme="majorBidi" w:hAnsiTheme="majorBidi" w:cstheme="majorBidi"/>
                <w:noProof/>
                <w:lang w:val="en-GB"/>
              </w:rPr>
            </w:rPrChange>
          </w:rPr>
          <w:t>61</w:t>
        </w:r>
      </w:ins>
      <w:del w:id="1480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61</w:delText>
        </w:r>
      </w:del>
      <w:r w:rsidR="00E24798">
        <w:fldChar w:fldCharType="end"/>
      </w:r>
      <w:r w:rsidRPr="00F31509">
        <w:rPr>
          <w:rFonts w:asciiTheme="majorBidi" w:eastAsia="Times New Roman" w:hAnsiTheme="majorBidi" w:cstheme="majorBidi"/>
          <w:lang w:val="en-GB"/>
        </w:rPr>
        <w:t>).</w:t>
      </w:r>
    </w:p>
    <w:p w14:paraId="7D767590" w14:textId="77777777" w:rsidR="006E32A4" w:rsidRPr="00F31509" w:rsidRDefault="006E32A4" w:rsidP="006E32A4">
      <w:pPr>
        <w:pStyle w:val="Didascalia"/>
        <w:keepNext/>
        <w:rPr>
          <w:rFonts w:asciiTheme="majorBidi" w:hAnsiTheme="majorBidi" w:cstheme="majorBidi"/>
          <w:b/>
          <w:lang w:val="en-GB"/>
        </w:rPr>
      </w:pPr>
      <w:bookmarkStart w:id="14810" w:name="_Ref428342155"/>
      <w:bookmarkStart w:id="14811" w:name="_Toc428423600"/>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61</w:t>
      </w:r>
      <w:r w:rsidR="003D789C" w:rsidRPr="00F31509">
        <w:rPr>
          <w:rFonts w:asciiTheme="majorBidi" w:hAnsiTheme="majorBidi" w:cstheme="majorBidi"/>
          <w:b/>
          <w:lang w:val="en-GB"/>
        </w:rPr>
        <w:fldChar w:fldCharType="end"/>
      </w:r>
      <w:bookmarkEnd w:id="14810"/>
      <w:r w:rsidRPr="00F31509">
        <w:rPr>
          <w:rFonts w:asciiTheme="majorBidi" w:hAnsiTheme="majorBidi" w:cstheme="majorBidi"/>
          <w:lang w:val="en-GB"/>
        </w:rPr>
        <w:t>: Adding seed use to the SUA table for palm oil</w:t>
      </w:r>
      <w:bookmarkEnd w:id="14811"/>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299AB7D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48917C3" w14:textId="2BBB26D5"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5A6176D2" w14:textId="7AE61964"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8182E1A" w14:textId="21B5A173"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02AD9728" w14:textId="16501B1F"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588C88BC" w14:textId="54934A37"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22667EC6" w14:textId="6F6F947C"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511A40AE" w14:textId="6C738D46"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7302960" w14:textId="158773C6"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DB043BC" w14:textId="7ADAB2EB"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3E234084" w14:textId="5EB3E1C5"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696ECAC9" w14:textId="4BA8AB4E"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5A66821F" w14:textId="1B6BC669"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75B7B0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8B0E51" w14:textId="345A79CB" w:rsidR="006E32A4" w:rsidRPr="00F31509" w:rsidRDefault="006E32A4" w:rsidP="006E32A4">
            <w:pPr>
              <w:pStyle w:val="Compact"/>
              <w:keepNext/>
              <w:rPr>
                <w:rFonts w:asciiTheme="majorBidi" w:hAnsiTheme="majorBidi" w:cstheme="majorBidi"/>
                <w:sz w:val="16"/>
                <w:lang w:val="en-GB"/>
              </w:rPr>
            </w:pPr>
            <w:del w:id="14812" w:author="Jane Shaw" w:date="2015-10-31T20:34:00Z">
              <w:r w:rsidRPr="00F31509" w:rsidDel="007234DC">
                <w:rPr>
                  <w:rFonts w:asciiTheme="majorBidi" w:hAnsiTheme="majorBidi" w:cstheme="majorBidi"/>
                  <w:sz w:val="16"/>
                  <w:lang w:val="en-GB"/>
                </w:rPr>
                <w:delText>Oil p</w:delText>
              </w:r>
            </w:del>
            <w:ins w:id="14813"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04B10C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2BD5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B095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69F8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7579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B5E6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65DB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97924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DD3FB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603B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DFB6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92863F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B8C010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6511486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1495B3" w14:textId="1449C0E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14" w:author="Jane Shaw" w:date="2015-10-29T16:57:00Z">
              <w:r w:rsidRPr="00F31509" w:rsidDel="00D23444">
                <w:rPr>
                  <w:rFonts w:asciiTheme="majorBidi" w:hAnsiTheme="majorBidi" w:cstheme="majorBidi"/>
                  <w:sz w:val="16"/>
                  <w:lang w:val="en-GB"/>
                </w:rPr>
                <w:delText>,</w:delText>
              </w:r>
            </w:del>
            <w:ins w:id="14815"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816" w:author="Jane Shaw" w:date="2015-10-29T16:57:00Z">
              <w:r w:rsidRPr="00F31509" w:rsidDel="00D23444">
                <w:rPr>
                  <w:rFonts w:asciiTheme="majorBidi" w:hAnsiTheme="majorBidi" w:cstheme="majorBidi"/>
                  <w:sz w:val="16"/>
                  <w:lang w:val="en-GB"/>
                </w:rPr>
                <w:delText>,</w:delText>
              </w:r>
            </w:del>
            <w:ins w:id="14817"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27BFE9E4" w14:textId="6C79549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818" w:author="Jane Shaw" w:date="2015-10-29T16:57:00Z">
              <w:r w:rsidRPr="00F31509" w:rsidDel="00D23444">
                <w:rPr>
                  <w:rFonts w:asciiTheme="majorBidi" w:hAnsiTheme="majorBidi" w:cstheme="majorBidi"/>
                  <w:sz w:val="16"/>
                  <w:lang w:val="en-GB"/>
                </w:rPr>
                <w:delText>,</w:delText>
              </w:r>
            </w:del>
            <w:ins w:id="14819"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087C9EF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EAC94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38DCC5" w14:textId="0EBC69DB"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20" w:author="Jane Shaw" w:date="2015-10-29T16:57:00Z">
              <w:r w:rsidRPr="00F31509" w:rsidDel="00D23444">
                <w:rPr>
                  <w:rFonts w:asciiTheme="majorBidi" w:hAnsiTheme="majorBidi" w:cstheme="majorBidi"/>
                  <w:sz w:val="16"/>
                  <w:lang w:val="en-GB"/>
                </w:rPr>
                <w:delText>,</w:delText>
              </w:r>
            </w:del>
            <w:ins w:id="14821"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822" w:author="Jane Shaw" w:date="2015-10-29T16:57:00Z">
              <w:r w:rsidRPr="00F31509" w:rsidDel="00D23444">
                <w:rPr>
                  <w:rFonts w:asciiTheme="majorBidi" w:hAnsiTheme="majorBidi" w:cstheme="majorBidi"/>
                  <w:sz w:val="16"/>
                  <w:lang w:val="en-GB"/>
                </w:rPr>
                <w:delText>,</w:delText>
              </w:r>
            </w:del>
            <w:ins w:id="14823"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697A56F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66528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793C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1A33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44456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113725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D8F5D0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2FF1E4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EA7DF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EF9EE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B0286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0A2C5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53DF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AA2A5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2753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6BF086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B2EA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C91A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F2DCDB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2175258" w14:textId="3FB1F4AC"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14:paraId="33BEDDC7" w14:textId="4160EF11"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24" w:author="Jane Shaw" w:date="2015-10-29T16:57:00Z">
              <w:r w:rsidRPr="00F31509" w:rsidDel="00D23444">
                <w:rPr>
                  <w:rFonts w:asciiTheme="majorBidi" w:hAnsiTheme="majorBidi" w:cstheme="majorBidi"/>
                  <w:sz w:val="16"/>
                  <w:lang w:val="en-GB"/>
                </w:rPr>
                <w:delText>,</w:delText>
              </w:r>
            </w:del>
            <w:ins w:id="14825"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4826" w:author="Jane Shaw" w:date="2015-10-29T16:57:00Z">
              <w:r w:rsidRPr="00F31509" w:rsidDel="00D23444">
                <w:rPr>
                  <w:rFonts w:asciiTheme="majorBidi" w:hAnsiTheme="majorBidi" w:cstheme="majorBidi"/>
                  <w:sz w:val="16"/>
                  <w:lang w:val="en-GB"/>
                </w:rPr>
                <w:delText>,</w:delText>
              </w:r>
            </w:del>
            <w:ins w:id="14827"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3C4ED8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C67D1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B90AE2" w14:textId="3EC03FC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828" w:author="Jane Shaw" w:date="2015-10-29T16:57:00Z">
              <w:r w:rsidRPr="00F31509" w:rsidDel="00D23444">
                <w:rPr>
                  <w:rFonts w:asciiTheme="majorBidi" w:hAnsiTheme="majorBidi" w:cstheme="majorBidi"/>
                  <w:sz w:val="16"/>
                  <w:lang w:val="en-GB"/>
                </w:rPr>
                <w:delText>,</w:delText>
              </w:r>
            </w:del>
            <w:ins w:id="14829"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9E356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8589A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FEB8A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01C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45D69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A4E7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43CD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323AD1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B39682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45E74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63F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ABAC6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01148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7C57B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3E63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8097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4350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36862A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9EA9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CE948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F633BA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AB44D3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4202BB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EAA3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986E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C624E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81C8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FE13C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49D0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C069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FF5989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B82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C7C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CA76B5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CF3856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15527CB1" w14:textId="705AD47C"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830" w:author="Jane Shaw" w:date="2015-10-29T16:57:00Z">
              <w:r w:rsidRPr="00F31509" w:rsidDel="00D23444">
                <w:rPr>
                  <w:rFonts w:asciiTheme="majorBidi" w:hAnsiTheme="majorBidi" w:cstheme="majorBidi"/>
                  <w:sz w:val="16"/>
                  <w:lang w:val="en-GB"/>
                </w:rPr>
                <w:delText>,</w:delText>
              </w:r>
            </w:del>
            <w:ins w:id="14831" w:author="Jane Shaw" w:date="2015-10-29T16:57: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188660D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3D66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8993A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F229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3BCB1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EBDF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020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558D7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58216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0666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7E0806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DCDA8E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5D52D5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39157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F9F65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6C153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77906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B0D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80BB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9A3F1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17210B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F931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E331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1AAAB8DA" w14:textId="591670F4"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 xml:space="preserve">Industrial </w:t>
      </w:r>
      <w:del w:id="14832" w:author="Jane Shaw" w:date="2015-10-29T16:58:00Z">
        <w:r w:rsidRPr="00F31509" w:rsidDel="00D23444">
          <w:rPr>
            <w:rFonts w:asciiTheme="majorBidi" w:hAnsiTheme="majorBidi" w:cstheme="majorBidi"/>
            <w:lang w:val="en-GB"/>
          </w:rPr>
          <w:delText>Utilization</w:delText>
        </w:r>
      </w:del>
      <w:ins w:id="14833" w:author="Jane Shaw" w:date="2015-10-29T16:58:00Z">
        <w:r w:rsidR="00D23444">
          <w:rPr>
            <w:rFonts w:asciiTheme="majorBidi" w:hAnsiTheme="majorBidi" w:cstheme="majorBidi"/>
            <w:lang w:val="en-GB"/>
          </w:rPr>
          <w:t>use</w:t>
        </w:r>
      </w:ins>
    </w:p>
    <w:p w14:paraId="228236F9" w14:textId="656D7673"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Industrial </w:t>
      </w:r>
      <w:del w:id="14834" w:author="Jane Shaw" w:date="2015-10-29T16:58:00Z">
        <w:r w:rsidRPr="00F31509" w:rsidDel="00D23444">
          <w:rPr>
            <w:rFonts w:asciiTheme="majorBidi" w:eastAsia="Times New Roman" w:hAnsiTheme="majorBidi" w:cstheme="majorBidi"/>
            <w:lang w:val="en-GB"/>
          </w:rPr>
          <w:delText xml:space="preserve">utilization </w:delText>
        </w:r>
      </w:del>
      <w:ins w:id="14835" w:author="Jane Shaw" w:date="2015-10-29T16:58:00Z">
        <w:r w:rsidR="00D23444">
          <w:rPr>
            <w:rFonts w:asciiTheme="majorBidi" w:eastAsia="Times New Roman" w:hAnsiTheme="majorBidi" w:cstheme="majorBidi"/>
            <w:lang w:val="en-GB"/>
          </w:rPr>
          <w:t xml:space="preserve">use </w:t>
        </w:r>
      </w:ins>
      <w:r w:rsidRPr="00F31509">
        <w:rPr>
          <w:rFonts w:asciiTheme="majorBidi" w:eastAsia="Times New Roman" w:hAnsiTheme="majorBidi" w:cstheme="majorBidi"/>
          <w:lang w:val="en-GB"/>
        </w:rPr>
        <w:t>can account for a major share of palm oil use</w:t>
      </w:r>
      <w:ins w:id="14836" w:author="Jane Shaw" w:date="2015-10-29T16:58:00Z">
        <w:r w:rsidR="00D2344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w:t>
      </w:r>
      <w:del w:id="14837" w:author="Jane Shaw" w:date="2015-10-29T16:58:00Z">
        <w:r w:rsidRPr="00F31509" w:rsidDel="00D23444">
          <w:rPr>
            <w:rFonts w:asciiTheme="majorBidi" w:eastAsia="Times New Roman" w:hAnsiTheme="majorBidi" w:cstheme="majorBidi"/>
            <w:lang w:val="en-GB"/>
          </w:rPr>
          <w:delText xml:space="preserve">in fact </w:delText>
        </w:r>
      </w:del>
      <w:r w:rsidRPr="00F31509">
        <w:rPr>
          <w:rFonts w:asciiTheme="majorBidi" w:eastAsia="Times New Roman" w:hAnsiTheme="majorBidi" w:cstheme="majorBidi"/>
          <w:lang w:val="en-GB"/>
        </w:rPr>
        <w:t xml:space="preserve">palm oil has become an increasingly important </w:t>
      </w:r>
      <w:del w:id="14838" w:author="Jane Shaw" w:date="2015-11-07T20:21:00Z">
        <w:r w:rsidRPr="00F31509" w:rsidDel="004D450D">
          <w:rPr>
            <w:rFonts w:asciiTheme="majorBidi" w:eastAsia="Times New Roman" w:hAnsiTheme="majorBidi" w:cstheme="majorBidi"/>
            <w:lang w:val="en-GB"/>
          </w:rPr>
          <w:delText xml:space="preserve">feedstock </w:delText>
        </w:r>
      </w:del>
      <w:ins w:id="14839" w:author="Jane Shaw" w:date="2015-11-07T20:21:00Z">
        <w:r w:rsidR="004D450D">
          <w:rPr>
            <w:rFonts w:asciiTheme="majorBidi" w:eastAsia="Times New Roman" w:hAnsiTheme="majorBidi" w:cstheme="majorBidi"/>
            <w:lang w:val="en-GB"/>
          </w:rPr>
          <w:t xml:space="preserve">input </w:t>
        </w:r>
      </w:ins>
      <w:r w:rsidRPr="00F31509">
        <w:rPr>
          <w:rFonts w:asciiTheme="majorBidi" w:eastAsia="Times New Roman" w:hAnsiTheme="majorBidi" w:cstheme="majorBidi"/>
          <w:lang w:val="en-GB"/>
        </w:rPr>
        <w:t>for many non-food industries. A</w:t>
      </w:r>
      <w:ins w:id="14840" w:author="Jane Shaw" w:date="2015-10-29T16:58:00Z">
        <w:r w:rsidR="00D23444">
          <w:rPr>
            <w:rFonts w:asciiTheme="majorBidi" w:eastAsia="Times New Roman" w:hAnsiTheme="majorBidi" w:cstheme="majorBidi"/>
            <w:lang w:val="en-GB"/>
          </w:rPr>
          <w:t xml:space="preserve">s well as </w:t>
        </w:r>
      </w:ins>
      <w:del w:id="14841" w:author="Jane Shaw" w:date="2015-10-29T16:58:00Z">
        <w:r w:rsidRPr="00F31509" w:rsidDel="00D23444">
          <w:rPr>
            <w:rFonts w:asciiTheme="majorBidi" w:eastAsia="Times New Roman" w:hAnsiTheme="majorBidi" w:cstheme="majorBidi"/>
            <w:lang w:val="en-GB"/>
          </w:rPr>
          <w:delText xml:space="preserve">part from the </w:delText>
        </w:r>
      </w:del>
      <w:ins w:id="14842" w:author="Jane Shaw" w:date="2015-10-29T16:58:00Z">
        <w:r w:rsidR="00D23444">
          <w:rPr>
            <w:rFonts w:asciiTheme="majorBidi" w:eastAsia="Times New Roman" w:hAnsiTheme="majorBidi" w:cstheme="majorBidi"/>
            <w:lang w:val="en-GB"/>
          </w:rPr>
          <w:t xml:space="preserve">its </w:t>
        </w:r>
      </w:ins>
      <w:r w:rsidRPr="00F31509">
        <w:rPr>
          <w:rFonts w:asciiTheme="majorBidi" w:eastAsia="Times New Roman" w:hAnsiTheme="majorBidi" w:cstheme="majorBidi"/>
          <w:lang w:val="en-GB"/>
        </w:rPr>
        <w:t xml:space="preserve">use </w:t>
      </w:r>
      <w:del w:id="14843" w:author="Jane Shaw" w:date="2015-10-29T16:58:00Z">
        <w:r w:rsidRPr="00F31509" w:rsidDel="00D23444">
          <w:rPr>
            <w:rFonts w:asciiTheme="majorBidi" w:eastAsia="Times New Roman" w:hAnsiTheme="majorBidi" w:cstheme="majorBidi"/>
            <w:lang w:val="en-GB"/>
          </w:rPr>
          <w:delText xml:space="preserve">for </w:delText>
        </w:r>
      </w:del>
      <w:ins w:id="14844" w:author="Jane Shaw" w:date="2015-10-29T16:58:00Z">
        <w:r w:rsidR="00D23444">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biodiesel and </w:t>
      </w:r>
      <w:ins w:id="14845" w:author="Jane Shaw" w:date="2015-10-29T16:58:00Z">
        <w:r w:rsidR="00D23444">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a replacement </w:t>
      </w:r>
      <w:ins w:id="14846" w:author="Jane Shaw" w:date="2015-10-29T16:58:00Z">
        <w:r w:rsidR="00D23444">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or additive to heating fuel (e.g. in district heating systems), palm oil is </w:t>
      </w:r>
      <w:ins w:id="14847" w:author="Jane Shaw" w:date="2015-10-29T16:58:00Z">
        <w:r w:rsidR="00D23444">
          <w:rPr>
            <w:rFonts w:asciiTheme="majorBidi" w:eastAsia="Times New Roman" w:hAnsiTheme="majorBidi" w:cstheme="majorBidi"/>
            <w:lang w:val="en-GB"/>
          </w:rPr>
          <w:t xml:space="preserve">also </w:t>
        </w:r>
      </w:ins>
      <w:r w:rsidRPr="00F31509">
        <w:rPr>
          <w:rFonts w:asciiTheme="majorBidi" w:eastAsia="Times New Roman" w:hAnsiTheme="majorBidi" w:cstheme="majorBidi"/>
          <w:lang w:val="en-GB"/>
        </w:rPr>
        <w:t xml:space="preserve">an increasingly popular raw material for the production of soaps, detergents, paints and </w:t>
      </w:r>
      <w:del w:id="14848" w:author="Jane Shaw" w:date="2015-10-29T16:59:00Z">
        <w:r w:rsidRPr="00F31509" w:rsidDel="00D23444">
          <w:rPr>
            <w:rFonts w:asciiTheme="majorBidi" w:eastAsia="Times New Roman" w:hAnsiTheme="majorBidi" w:cstheme="majorBidi"/>
            <w:lang w:val="en-GB"/>
          </w:rPr>
          <w:delText xml:space="preserve">even </w:delText>
        </w:r>
      </w:del>
      <w:r w:rsidRPr="00F31509">
        <w:rPr>
          <w:rFonts w:asciiTheme="majorBidi" w:eastAsia="Times New Roman" w:hAnsiTheme="majorBidi" w:cstheme="majorBidi"/>
          <w:lang w:val="en-GB"/>
        </w:rPr>
        <w:t>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w:t>
      </w:r>
      <w:ins w:id="14849" w:author="Jane Shaw" w:date="2015-10-29T16:59:00Z">
        <w:r w:rsidR="00D23444">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and thus to impute; </w:t>
      </w:r>
      <w:del w:id="14850" w:author="Jane Shaw" w:date="2015-10-29T16:59:00Z">
        <w:r w:rsidRPr="00F31509" w:rsidDel="00D23444">
          <w:rPr>
            <w:rFonts w:asciiTheme="majorBidi" w:eastAsia="Times New Roman" w:hAnsiTheme="majorBidi" w:cstheme="majorBidi"/>
            <w:lang w:val="en-GB"/>
          </w:rPr>
          <w:delText>what is more</w:delText>
        </w:r>
      </w:del>
      <w:ins w:id="14851" w:author="Jane Shaw" w:date="2015-10-29T16:59:00Z">
        <w:r w:rsidR="00D23444">
          <w:rPr>
            <w:rFonts w:asciiTheme="majorBidi" w:eastAsia="Times New Roman" w:hAnsiTheme="majorBidi" w:cstheme="majorBidi"/>
            <w:lang w:val="en-GB"/>
          </w:rPr>
          <w:t>in addition</w:t>
        </w:r>
      </w:ins>
      <w:r w:rsidRPr="00F31509">
        <w:rPr>
          <w:rFonts w:asciiTheme="majorBidi" w:eastAsia="Times New Roman" w:hAnsiTheme="majorBidi" w:cstheme="majorBidi"/>
          <w:lang w:val="en-GB"/>
        </w:rPr>
        <w:t xml:space="preserve">, the amounts are likely to change rapidly with policy incentives and energy prices, </w:t>
      </w:r>
      <w:del w:id="14852" w:author="Jane Shaw" w:date="2015-10-29T16:59:00Z">
        <w:r w:rsidR="00006704" w:rsidRPr="00F31509" w:rsidDel="00D23444">
          <w:rPr>
            <w:rFonts w:asciiTheme="majorBidi" w:eastAsia="Times New Roman" w:hAnsiTheme="majorBidi" w:cstheme="majorBidi"/>
            <w:lang w:val="en-GB"/>
          </w:rPr>
          <w:delText xml:space="preserve">of </w:delText>
        </w:r>
      </w:del>
      <w:ins w:id="14853" w:author="Jane Shaw" w:date="2015-10-29T16:59:00Z">
        <w:r w:rsidR="00D23444">
          <w:rPr>
            <w:rFonts w:asciiTheme="majorBidi" w:eastAsia="Times New Roman" w:hAnsiTheme="majorBidi" w:cstheme="majorBidi"/>
            <w:lang w:val="en-GB"/>
          </w:rPr>
          <w:t xml:space="preserve">both of </w:t>
        </w:r>
      </w:ins>
      <w:r w:rsidR="00006704" w:rsidRPr="00F31509">
        <w:rPr>
          <w:rFonts w:asciiTheme="majorBidi" w:eastAsia="Times New Roman" w:hAnsiTheme="majorBidi" w:cstheme="majorBidi"/>
          <w:lang w:val="en-GB"/>
        </w:rPr>
        <w:t xml:space="preserve">which </w:t>
      </w:r>
      <w:del w:id="14854" w:author="Jane Shaw" w:date="2015-10-29T16:59:00Z">
        <w:r w:rsidRPr="00F31509" w:rsidDel="00D23444">
          <w:rPr>
            <w:rFonts w:asciiTheme="majorBidi" w:eastAsia="Times New Roman" w:hAnsiTheme="majorBidi" w:cstheme="majorBidi"/>
            <w:lang w:val="en-GB"/>
          </w:rPr>
          <w:delText xml:space="preserve">both factors </w:delText>
        </w:r>
      </w:del>
      <w:r w:rsidRPr="00F31509">
        <w:rPr>
          <w:rFonts w:asciiTheme="majorBidi" w:eastAsia="Times New Roman" w:hAnsiTheme="majorBidi" w:cstheme="majorBidi"/>
          <w:lang w:val="en-GB"/>
        </w:rPr>
        <w:t>are difficult to predict. In short, to estimate the amounts of palm oil used</w:t>
      </w:r>
      <w:ins w:id="14855" w:author="Jane Shaw" w:date="2015-10-29T16:59:00Z">
        <w:r w:rsidR="00D23444">
          <w:rPr>
            <w:rFonts w:asciiTheme="majorBidi" w:eastAsia="Times New Roman" w:hAnsiTheme="majorBidi" w:cstheme="majorBidi"/>
            <w:lang w:val="en-GB"/>
          </w:rPr>
          <w:t xml:space="preserve"> in industry</w:t>
        </w:r>
      </w:ins>
      <w:r w:rsidRPr="00F31509">
        <w:rPr>
          <w:rFonts w:asciiTheme="majorBidi" w:eastAsia="Times New Roman" w:hAnsiTheme="majorBidi" w:cstheme="majorBidi"/>
          <w:lang w:val="en-GB"/>
        </w:rPr>
        <w:t>, there is no real alternative to data collection.</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the sake of simplicity, </w:t>
      </w:r>
      <w:del w:id="14856" w:author="Jane Shaw" w:date="2015-10-29T16:59:00Z">
        <w:r w:rsidRPr="00F31509" w:rsidDel="00D23444">
          <w:rPr>
            <w:rFonts w:asciiTheme="majorBidi" w:eastAsia="Times New Roman" w:hAnsiTheme="majorBidi" w:cstheme="majorBidi"/>
            <w:lang w:val="en-GB"/>
          </w:rPr>
          <w:delText xml:space="preserve">it </w:delText>
        </w:r>
      </w:del>
      <w:ins w:id="14857" w:author="Jane Shaw" w:date="2015-10-29T16:59:00Z">
        <w:r w:rsidR="00D23444">
          <w:rPr>
            <w:rFonts w:asciiTheme="majorBidi" w:eastAsia="Times New Roman" w:hAnsiTheme="majorBidi" w:cstheme="majorBidi"/>
            <w:lang w:val="en-GB"/>
          </w:rPr>
          <w:t xml:space="preserve">industrial use of palm oil </w:t>
        </w:r>
      </w:ins>
      <w:del w:id="14858" w:author="Jane Shaw" w:date="2015-10-29T17:00:00Z">
        <w:r w:rsidRPr="00F31509" w:rsidDel="00D23444">
          <w:rPr>
            <w:rFonts w:asciiTheme="majorBidi" w:eastAsia="Times New Roman" w:hAnsiTheme="majorBidi" w:cstheme="majorBidi"/>
            <w:lang w:val="en-GB"/>
          </w:rPr>
          <w:delText xml:space="preserve">was </w:delText>
        </w:r>
      </w:del>
      <w:ins w:id="14859" w:author="Jane Shaw" w:date="2015-10-29T17:00:00Z">
        <w:r w:rsidR="00D23444">
          <w:rPr>
            <w:rFonts w:asciiTheme="majorBidi" w:eastAsia="Times New Roman" w:hAnsiTheme="majorBidi" w:cstheme="majorBidi"/>
            <w:lang w:val="en-GB"/>
          </w:rPr>
          <w:t xml:space="preserve">has </w:t>
        </w:r>
      </w:ins>
      <w:del w:id="14860" w:author="Jane Shaw" w:date="2015-10-29T17:00:00Z">
        <w:r w:rsidRPr="00F31509" w:rsidDel="00D23444">
          <w:rPr>
            <w:rFonts w:asciiTheme="majorBidi" w:eastAsia="Times New Roman" w:hAnsiTheme="majorBidi" w:cstheme="majorBidi"/>
            <w:lang w:val="en-GB"/>
          </w:rPr>
          <w:delText xml:space="preserve">therefore </w:delText>
        </w:r>
      </w:del>
      <w:ins w:id="14861" w:author="Jane Shaw" w:date="2015-10-29T17:00:00Z">
        <w:r w:rsidR="00D23444">
          <w:rPr>
            <w:rFonts w:asciiTheme="majorBidi" w:eastAsia="Times New Roman" w:hAnsiTheme="majorBidi" w:cstheme="majorBidi"/>
            <w:lang w:val="en-GB"/>
          </w:rPr>
          <w:t xml:space="preserve">been </w:t>
        </w:r>
      </w:ins>
      <w:r w:rsidRPr="00F31509">
        <w:rPr>
          <w:rFonts w:asciiTheme="majorBidi" w:eastAsia="Times New Roman" w:hAnsiTheme="majorBidi" w:cstheme="majorBidi"/>
          <w:lang w:val="en-GB"/>
        </w:rPr>
        <w:t xml:space="preserve">assumed to be zero </w:t>
      </w:r>
      <w:ins w:id="14862" w:author="Jane Shaw" w:date="2015-10-29T17:00:00Z">
        <w:r w:rsidR="00D23444">
          <w:rPr>
            <w:rFonts w:asciiTheme="majorBidi" w:eastAsia="Times New Roman" w:hAnsiTheme="majorBidi" w:cstheme="majorBidi"/>
            <w:lang w:val="en-GB"/>
          </w:rPr>
          <w:t xml:space="preserve">in this example </w:t>
        </w:r>
      </w:ins>
      <w:r w:rsidRPr="00F31509">
        <w:rPr>
          <w:rFonts w:asciiTheme="majorBidi" w:eastAsia="Times New Roman" w:hAnsiTheme="majorBidi" w:cstheme="majorBidi"/>
          <w:lang w:val="en-GB"/>
        </w:rPr>
        <w:t>(</w:t>
      </w:r>
      <w:r w:rsidR="00E24798">
        <w:fldChar w:fldCharType="begin"/>
      </w:r>
      <w:r w:rsidR="00E24798">
        <w:instrText xml:space="preserve"> REF _Ref428342875 \h  \* MERGEFORMAT </w:instrText>
      </w:r>
      <w:r w:rsidR="00E24798">
        <w:fldChar w:fldCharType="separate"/>
      </w:r>
      <w:ins w:id="14863" w:author="Jane Shaw" w:date="2015-11-01T20:53:00Z">
        <w:r w:rsidR="00311179" w:rsidRPr="00311179">
          <w:rPr>
            <w:rFonts w:asciiTheme="majorBidi" w:eastAsia="Times New Roman" w:hAnsiTheme="majorBidi" w:cstheme="majorBidi"/>
            <w:lang w:val="en-GB"/>
            <w:rPrChange w:id="14864"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865" w:author="Jane Shaw" w:date="2015-11-01T20:53:00Z">
              <w:rPr>
                <w:rFonts w:asciiTheme="majorBidi" w:hAnsiTheme="majorBidi" w:cstheme="majorBidi"/>
                <w:noProof/>
                <w:lang w:val="en-GB"/>
              </w:rPr>
            </w:rPrChange>
          </w:rPr>
          <w:t>62</w:t>
        </w:r>
      </w:ins>
      <w:del w:id="14866"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62</w:delText>
        </w:r>
      </w:del>
      <w:r w:rsidR="00E24798">
        <w:fldChar w:fldCharType="end"/>
      </w:r>
      <w:r w:rsidRPr="00F31509">
        <w:rPr>
          <w:rFonts w:asciiTheme="majorBidi" w:eastAsia="Times New Roman" w:hAnsiTheme="majorBidi" w:cstheme="majorBidi"/>
          <w:lang w:val="en-GB"/>
        </w:rPr>
        <w:t>).</w:t>
      </w:r>
    </w:p>
    <w:p w14:paraId="7883B5A3" w14:textId="77777777" w:rsidR="006E32A4" w:rsidRPr="00F31509" w:rsidRDefault="006E32A4" w:rsidP="006E32A4">
      <w:pPr>
        <w:pStyle w:val="Didascalia"/>
        <w:keepNext/>
        <w:rPr>
          <w:rFonts w:asciiTheme="majorBidi" w:hAnsiTheme="majorBidi" w:cstheme="majorBidi"/>
          <w:b/>
          <w:lang w:val="en-GB"/>
        </w:rPr>
      </w:pPr>
      <w:bookmarkStart w:id="14867" w:name="_Ref428342875"/>
      <w:bookmarkStart w:id="14868" w:name="_Toc428423601"/>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62</w:t>
      </w:r>
      <w:r w:rsidR="003D789C" w:rsidRPr="00F31509">
        <w:rPr>
          <w:rFonts w:asciiTheme="majorBidi" w:hAnsiTheme="majorBidi" w:cstheme="majorBidi"/>
          <w:b/>
          <w:lang w:val="en-GB"/>
        </w:rPr>
        <w:fldChar w:fldCharType="end"/>
      </w:r>
      <w:bookmarkEnd w:id="14867"/>
      <w:r w:rsidRPr="00F31509">
        <w:rPr>
          <w:rFonts w:asciiTheme="majorBidi" w:hAnsiTheme="majorBidi" w:cstheme="majorBidi"/>
          <w:lang w:val="en-GB"/>
        </w:rPr>
        <w:t>: Adding industrial use to the SUA table for palm oil</w:t>
      </w:r>
      <w:bookmarkEnd w:id="14868"/>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1B91459A"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6FDC1D7B" w14:textId="6B5E4568"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6A63EDD8" w14:textId="105AC952"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16A8628B" w14:textId="7BF8ACCC"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54D937A0" w14:textId="30B49D54"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2C37D9C1" w14:textId="70B3A09E"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75A998C7" w14:textId="63503E7C"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0656F811" w14:textId="1EC4DFD0"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51775BB2" w14:textId="626AA77B"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6B05AC5B" w14:textId="378C54F7"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53B20017" w14:textId="4611F1C8"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6EBA54E2" w14:textId="652E3035"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7D575CD5" w14:textId="630952AA" w:rsidR="008D6966" w:rsidRPr="00F31509" w:rsidRDefault="008D6966"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561E8DC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27DFEA" w14:textId="129A0820" w:rsidR="006E32A4" w:rsidRPr="00F31509" w:rsidRDefault="006E32A4" w:rsidP="006E32A4">
            <w:pPr>
              <w:pStyle w:val="Compact"/>
              <w:rPr>
                <w:rFonts w:asciiTheme="majorBidi" w:hAnsiTheme="majorBidi" w:cstheme="majorBidi"/>
                <w:sz w:val="16"/>
                <w:lang w:val="en-GB"/>
              </w:rPr>
            </w:pPr>
            <w:del w:id="14869" w:author="Jane Shaw" w:date="2015-10-31T20:34:00Z">
              <w:r w:rsidRPr="00F31509" w:rsidDel="007234DC">
                <w:rPr>
                  <w:rFonts w:asciiTheme="majorBidi" w:hAnsiTheme="majorBidi" w:cstheme="majorBidi"/>
                  <w:sz w:val="16"/>
                  <w:lang w:val="en-GB"/>
                </w:rPr>
                <w:delText>Oil p</w:delText>
              </w:r>
            </w:del>
            <w:ins w:id="14870"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27C5EB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FA92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DC29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4393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88C3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C5FA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1DCE9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8AC4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9300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9857C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6B22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3F18B7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D32154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356867D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658658" w14:textId="6A43EBC8"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71" w:author="Jane Shaw" w:date="2015-10-29T17:00:00Z">
              <w:r w:rsidRPr="00F31509" w:rsidDel="00D23444">
                <w:rPr>
                  <w:rFonts w:asciiTheme="majorBidi" w:hAnsiTheme="majorBidi" w:cstheme="majorBidi"/>
                  <w:sz w:val="16"/>
                  <w:lang w:val="en-GB"/>
                </w:rPr>
                <w:delText>,</w:delText>
              </w:r>
            </w:del>
            <w:ins w:id="14872"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873" w:author="Jane Shaw" w:date="2015-10-29T17:00:00Z">
              <w:r w:rsidRPr="00F31509" w:rsidDel="00D23444">
                <w:rPr>
                  <w:rFonts w:asciiTheme="majorBidi" w:hAnsiTheme="majorBidi" w:cstheme="majorBidi"/>
                  <w:sz w:val="16"/>
                  <w:lang w:val="en-GB"/>
                </w:rPr>
                <w:delText>,</w:delText>
              </w:r>
            </w:del>
            <w:ins w:id="14874"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2EDF9784" w14:textId="4AB93EF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875" w:author="Jane Shaw" w:date="2015-10-29T17:00:00Z">
              <w:r w:rsidRPr="00F31509" w:rsidDel="00D23444">
                <w:rPr>
                  <w:rFonts w:asciiTheme="majorBidi" w:hAnsiTheme="majorBidi" w:cstheme="majorBidi"/>
                  <w:sz w:val="16"/>
                  <w:lang w:val="en-GB"/>
                </w:rPr>
                <w:delText>,</w:delText>
              </w:r>
            </w:del>
            <w:ins w:id="14876"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52C4699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1476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00BF5D" w14:textId="2D0AA0E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77" w:author="Jane Shaw" w:date="2015-10-29T17:00:00Z">
              <w:r w:rsidRPr="00F31509" w:rsidDel="00D23444">
                <w:rPr>
                  <w:rFonts w:asciiTheme="majorBidi" w:hAnsiTheme="majorBidi" w:cstheme="majorBidi"/>
                  <w:sz w:val="16"/>
                  <w:lang w:val="en-GB"/>
                </w:rPr>
                <w:delText>,</w:delText>
              </w:r>
            </w:del>
            <w:ins w:id="14878"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879" w:author="Jane Shaw" w:date="2015-10-29T17:00:00Z">
              <w:r w:rsidRPr="00F31509" w:rsidDel="00D23444">
                <w:rPr>
                  <w:rFonts w:asciiTheme="majorBidi" w:hAnsiTheme="majorBidi" w:cstheme="majorBidi"/>
                  <w:sz w:val="16"/>
                  <w:lang w:val="en-GB"/>
                </w:rPr>
                <w:delText>,</w:delText>
              </w:r>
            </w:del>
            <w:ins w:id="14880"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27BA1DF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1B61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6AA3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1FB2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82239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60BB39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480459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07FAD1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47E4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1C91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0B53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85E4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93D8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59C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BACA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EE50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9C892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64667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7FF1B1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9F5C967" w14:textId="39F7D961"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14:paraId="053C3F93" w14:textId="24E73ECD"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881" w:author="Jane Shaw" w:date="2015-10-29T17:00:00Z">
              <w:r w:rsidRPr="00F31509" w:rsidDel="00D23444">
                <w:rPr>
                  <w:rFonts w:asciiTheme="majorBidi" w:hAnsiTheme="majorBidi" w:cstheme="majorBidi"/>
                  <w:sz w:val="16"/>
                  <w:lang w:val="en-GB"/>
                </w:rPr>
                <w:delText>,</w:delText>
              </w:r>
            </w:del>
            <w:ins w:id="14882"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4883" w:author="Jane Shaw" w:date="2015-10-29T17:00:00Z">
              <w:r w:rsidRPr="00F31509" w:rsidDel="00D23444">
                <w:rPr>
                  <w:rFonts w:asciiTheme="majorBidi" w:hAnsiTheme="majorBidi" w:cstheme="majorBidi"/>
                  <w:sz w:val="16"/>
                  <w:lang w:val="en-GB"/>
                </w:rPr>
                <w:delText>,</w:delText>
              </w:r>
            </w:del>
            <w:ins w:id="14884"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735FA4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49A62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F76EB39" w14:textId="566116BD"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885" w:author="Jane Shaw" w:date="2015-10-29T17:00:00Z">
              <w:r w:rsidRPr="00F31509" w:rsidDel="00D23444">
                <w:rPr>
                  <w:rFonts w:asciiTheme="majorBidi" w:hAnsiTheme="majorBidi" w:cstheme="majorBidi"/>
                  <w:sz w:val="16"/>
                  <w:lang w:val="en-GB"/>
                </w:rPr>
                <w:delText>,</w:delText>
              </w:r>
            </w:del>
            <w:ins w:id="14886"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302ABC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8010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FF7E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A9696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3DBE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B6C1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43032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AD4437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BFF13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6E94AD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D028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BC96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F036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5DB0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B597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83DA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5900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7319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B7D8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EFC29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374F69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C2C521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4B5628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6A0D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99E2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A2BD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3C06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E4D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6CB9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189F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A66D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C4BD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6A56DE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663202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9245B3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2CB2EF5" w14:textId="65B22973"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887" w:author="Jane Shaw" w:date="2015-10-29T17:00:00Z">
              <w:r w:rsidRPr="00F31509" w:rsidDel="00D23444">
                <w:rPr>
                  <w:rFonts w:asciiTheme="majorBidi" w:hAnsiTheme="majorBidi" w:cstheme="majorBidi"/>
                  <w:sz w:val="16"/>
                  <w:lang w:val="en-GB"/>
                </w:rPr>
                <w:delText>,</w:delText>
              </w:r>
            </w:del>
            <w:ins w:id="14888" w:author="Jane Shaw" w:date="2015-10-29T17:00: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57D543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95C3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77AE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7F85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318E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4473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1BAD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C8F3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29C4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A666C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20F4CD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D65E0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71E1F9C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38FD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5C0B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2216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D8092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E2F3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943A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88D0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B582E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6B64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9FE765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002938A" w14:textId="091999E8"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 xml:space="preserve">Tourist </w:t>
      </w:r>
      <w:r w:rsidR="00D23444" w:rsidRPr="00F31509">
        <w:rPr>
          <w:rFonts w:asciiTheme="majorBidi" w:hAnsiTheme="majorBidi" w:cstheme="majorBidi"/>
          <w:lang w:val="en-GB"/>
        </w:rPr>
        <w:t>consumption</w:t>
      </w:r>
    </w:p>
    <w:p w14:paraId="5DE2F603" w14:textId="336608D2" w:rsidR="006E32A4" w:rsidRPr="00F31509" w:rsidRDefault="006E32A4" w:rsidP="006E32A4">
      <w:pPr>
        <w:rPr>
          <w:rFonts w:asciiTheme="majorBidi" w:hAnsiTheme="majorBidi" w:cstheme="majorBidi"/>
          <w:lang w:val="en-GB"/>
        </w:rPr>
      </w:pPr>
      <w:del w:id="14889" w:author="Jane Shaw" w:date="2015-10-29T17:00:00Z">
        <w:r w:rsidRPr="00F31509" w:rsidDel="00D23444">
          <w:rPr>
            <w:rFonts w:asciiTheme="majorBidi" w:eastAsia="Times New Roman" w:hAnsiTheme="majorBidi" w:cstheme="majorBidi"/>
            <w:lang w:val="en-GB"/>
          </w:rPr>
          <w:delText xml:space="preserve">For </w:delText>
        </w:r>
      </w:del>
      <w:ins w:id="14890" w:author="Jane Shaw" w:date="2015-10-29T17:00:00Z">
        <w:r w:rsidR="00D23444">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this </w:t>
      </w:r>
      <w:del w:id="14891" w:author="Jane Shaw" w:date="2015-11-07T20:21:00Z">
        <w:r w:rsidRPr="00F31509" w:rsidDel="004D450D">
          <w:rPr>
            <w:rFonts w:asciiTheme="majorBidi" w:eastAsia="Times New Roman" w:hAnsiTheme="majorBidi" w:cstheme="majorBidi"/>
            <w:lang w:val="en-GB"/>
          </w:rPr>
          <w:delText xml:space="preserve">particular </w:delText>
        </w:r>
      </w:del>
      <w:r w:rsidRPr="00F31509">
        <w:rPr>
          <w:rFonts w:asciiTheme="majorBidi" w:eastAsia="Times New Roman" w:hAnsiTheme="majorBidi" w:cstheme="majorBidi"/>
          <w:lang w:val="en-GB"/>
        </w:rPr>
        <w:t xml:space="preserve">example, </w:t>
      </w:r>
      <w:ins w:id="14892" w:author="Jane Shaw" w:date="2015-10-29T17:00:00Z">
        <w:r w:rsidR="00D23444">
          <w:rPr>
            <w:rFonts w:asciiTheme="majorBidi" w:eastAsia="Times New Roman" w:hAnsiTheme="majorBidi" w:cstheme="majorBidi"/>
            <w:lang w:val="en-GB"/>
          </w:rPr>
          <w:t xml:space="preserve">it is assumed </w:t>
        </w:r>
      </w:ins>
      <w:del w:id="14893" w:author="Jane Shaw" w:date="2015-10-29T17:01:00Z">
        <w:r w:rsidRPr="00F31509" w:rsidDel="00D23444">
          <w:rPr>
            <w:rFonts w:asciiTheme="majorBidi" w:eastAsia="Times New Roman" w:hAnsiTheme="majorBidi" w:cstheme="majorBidi"/>
            <w:lang w:val="en-GB"/>
          </w:rPr>
          <w:delText xml:space="preserve">suppose we have </w:delText>
        </w:r>
      </w:del>
      <w:ins w:id="14894" w:author="Jane Shaw" w:date="2015-10-29T17:01:00Z">
        <w:r w:rsidR="00D23444">
          <w:rPr>
            <w:rFonts w:asciiTheme="majorBidi" w:eastAsia="Times New Roman" w:hAnsiTheme="majorBidi" w:cstheme="majorBidi"/>
            <w:lang w:val="en-GB"/>
          </w:rPr>
          <w:t xml:space="preserve">that </w:t>
        </w:r>
      </w:ins>
      <w:del w:id="14895" w:author="Jane Shaw" w:date="2015-10-29T17:01:00Z">
        <w:r w:rsidRPr="00F31509" w:rsidDel="00D23444">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small number</w:t>
      </w:r>
      <w:ins w:id="14896" w:author="Jane Shaw" w:date="2015-10-29T17:01:00Z">
        <w:r w:rsidR="00D23444">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tourists leav</w:t>
      </w:r>
      <w:ins w:id="14897" w:author="Jane Shaw" w:date="2015-10-29T17:01:00Z">
        <w:r w:rsidR="00D23444">
          <w:rPr>
            <w:rFonts w:asciiTheme="majorBidi" w:eastAsia="Times New Roman" w:hAnsiTheme="majorBidi" w:cstheme="majorBidi"/>
            <w:lang w:val="en-GB"/>
          </w:rPr>
          <w:t>e</w:t>
        </w:r>
      </w:ins>
      <w:del w:id="14898" w:author="Jane Shaw" w:date="2015-10-29T17:01:00Z">
        <w:r w:rsidRPr="00F31509" w:rsidDel="00D23444">
          <w:rPr>
            <w:rFonts w:asciiTheme="majorBidi" w:eastAsia="Times New Roman" w:hAnsiTheme="majorBidi" w:cstheme="majorBidi"/>
            <w:lang w:val="en-GB"/>
          </w:rPr>
          <w:delText>ing</w:delText>
        </w:r>
      </w:del>
      <w:r w:rsidRPr="00F31509">
        <w:rPr>
          <w:rFonts w:asciiTheme="majorBidi" w:eastAsia="Times New Roman" w:hAnsiTheme="majorBidi" w:cstheme="majorBidi"/>
          <w:lang w:val="en-GB"/>
        </w:rPr>
        <w:t xml:space="preserve"> or </w:t>
      </w:r>
      <w:del w:id="14899" w:author="Jane Shaw" w:date="2015-10-29T17:01:00Z">
        <w:r w:rsidRPr="00F31509" w:rsidDel="00D23444">
          <w:rPr>
            <w:rFonts w:asciiTheme="majorBidi" w:eastAsia="Times New Roman" w:hAnsiTheme="majorBidi" w:cstheme="majorBidi"/>
            <w:lang w:val="en-GB"/>
          </w:rPr>
          <w:delText xml:space="preserve">coming to this </w:delText>
        </w:r>
      </w:del>
      <w:ins w:id="14900" w:author="Jane Shaw" w:date="2015-10-29T17:01:00Z">
        <w:r w:rsidR="00D23444">
          <w:rPr>
            <w:rFonts w:asciiTheme="majorBidi" w:eastAsia="Times New Roman" w:hAnsiTheme="majorBidi" w:cstheme="majorBidi"/>
            <w:lang w:val="en-GB"/>
          </w:rPr>
          <w:t xml:space="preserve">enter the </w:t>
        </w:r>
      </w:ins>
      <w:r w:rsidRPr="00F31509">
        <w:rPr>
          <w:rFonts w:asciiTheme="majorBidi" w:eastAsia="Times New Roman" w:hAnsiTheme="majorBidi" w:cstheme="majorBidi"/>
          <w:lang w:val="en-GB"/>
        </w:rPr>
        <w:t xml:space="preserve">country, </w:t>
      </w:r>
      <w:del w:id="14901" w:author="Jane Shaw" w:date="2015-10-29T17:01:00Z">
        <w:r w:rsidRPr="00F31509" w:rsidDel="00D23444">
          <w:rPr>
            <w:rFonts w:asciiTheme="majorBidi" w:eastAsia="Times New Roman" w:hAnsiTheme="majorBidi" w:cstheme="majorBidi"/>
            <w:lang w:val="en-GB"/>
          </w:rPr>
          <w:delText xml:space="preserve">and </w:delText>
        </w:r>
      </w:del>
      <w:r w:rsidRPr="00F31509">
        <w:rPr>
          <w:rFonts w:asciiTheme="majorBidi" w:eastAsia="Times New Roman" w:hAnsiTheme="majorBidi" w:cstheme="majorBidi"/>
          <w:lang w:val="en-GB"/>
        </w:rPr>
        <w:t xml:space="preserve">so the allocation of </w:t>
      </w:r>
      <w:del w:id="14902" w:author="Jane Shaw" w:date="2015-10-29T17:01:00Z">
        <w:r w:rsidRPr="00F31509" w:rsidDel="00D23444">
          <w:rPr>
            <w:rFonts w:asciiTheme="majorBidi" w:eastAsia="Times New Roman" w:hAnsiTheme="majorBidi" w:cstheme="majorBidi"/>
            <w:lang w:val="en-GB"/>
          </w:rPr>
          <w:delText xml:space="preserve">the commodity </w:delText>
        </w:r>
      </w:del>
      <w:ins w:id="14903" w:author="Jane Shaw" w:date="2015-10-29T17:01:00Z">
        <w:r w:rsidR="00D23444">
          <w:rPr>
            <w:rFonts w:asciiTheme="majorBidi" w:eastAsia="Times New Roman" w:hAnsiTheme="majorBidi" w:cstheme="majorBidi"/>
            <w:lang w:val="en-GB"/>
          </w:rPr>
          <w:t xml:space="preserve">palm oil </w:t>
        </w:r>
      </w:ins>
      <w:r w:rsidRPr="00F31509">
        <w:rPr>
          <w:rFonts w:asciiTheme="majorBidi" w:eastAsia="Times New Roman" w:hAnsiTheme="majorBidi" w:cstheme="majorBidi"/>
          <w:lang w:val="en-GB"/>
        </w:rPr>
        <w:t xml:space="preserve">to </w:t>
      </w:r>
      <w:del w:id="14904" w:author="Jane Shaw" w:date="2015-10-29T17:01:00Z">
        <w:r w:rsidRPr="00F31509" w:rsidDel="00D23444">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tourist </w:t>
      </w:r>
      <w:del w:id="14905" w:author="Jane Shaw" w:date="2015-10-29T17:01:00Z">
        <w:r w:rsidRPr="00F31509" w:rsidDel="00D23444">
          <w:rPr>
            <w:rFonts w:asciiTheme="majorBidi" w:eastAsia="Times New Roman" w:hAnsiTheme="majorBidi" w:cstheme="majorBidi"/>
            <w:lang w:val="en-GB"/>
          </w:rPr>
          <w:delText xml:space="preserve">element </w:delText>
        </w:r>
      </w:del>
      <w:ins w:id="14906" w:author="Jane Shaw" w:date="2015-10-29T17:01:00Z">
        <w:r w:rsidR="00D23444">
          <w:rPr>
            <w:rFonts w:asciiTheme="majorBidi" w:eastAsia="Times New Roman" w:hAnsiTheme="majorBidi" w:cstheme="majorBidi"/>
            <w:lang w:val="en-GB"/>
          </w:rPr>
          <w:t xml:space="preserve">consumption </w:t>
        </w:r>
      </w:ins>
      <w:r w:rsidRPr="00F31509">
        <w:rPr>
          <w:rFonts w:asciiTheme="majorBidi" w:eastAsia="Times New Roman" w:hAnsiTheme="majorBidi" w:cstheme="majorBidi"/>
          <w:lang w:val="en-GB"/>
        </w:rPr>
        <w:t>is roughly zero (</w:t>
      </w:r>
      <w:r w:rsidR="00E24798">
        <w:fldChar w:fldCharType="begin"/>
      </w:r>
      <w:r w:rsidR="00E24798">
        <w:instrText xml:space="preserve"> REF _Ref428343057 \h  \* MERGEFORMAT </w:instrText>
      </w:r>
      <w:r w:rsidR="00E24798">
        <w:fldChar w:fldCharType="separate"/>
      </w:r>
      <w:ins w:id="14907" w:author="Jane Shaw" w:date="2015-11-01T20:53:00Z">
        <w:r w:rsidR="00311179" w:rsidRPr="00311179">
          <w:rPr>
            <w:rFonts w:asciiTheme="majorBidi" w:eastAsia="Times New Roman" w:hAnsiTheme="majorBidi" w:cstheme="majorBidi"/>
            <w:lang w:val="en-GB"/>
            <w:rPrChange w:id="14908"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909" w:author="Jane Shaw" w:date="2015-11-01T20:53:00Z">
              <w:rPr>
                <w:rFonts w:asciiTheme="majorBidi" w:hAnsiTheme="majorBidi" w:cstheme="majorBidi"/>
                <w:noProof/>
                <w:lang w:val="en-GB"/>
              </w:rPr>
            </w:rPrChange>
          </w:rPr>
          <w:t>63</w:t>
        </w:r>
      </w:ins>
      <w:del w:id="14910"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63</w:delText>
        </w:r>
      </w:del>
      <w:r w:rsidR="00E24798">
        <w:fldChar w:fldCharType="end"/>
      </w:r>
      <w:r w:rsidRPr="00F31509">
        <w:rPr>
          <w:rFonts w:asciiTheme="majorBidi" w:eastAsia="Times New Roman" w:hAnsiTheme="majorBidi" w:cstheme="majorBidi"/>
          <w:lang w:val="en-GB"/>
        </w:rPr>
        <w:t>).</w:t>
      </w:r>
    </w:p>
    <w:p w14:paraId="6704CBF8" w14:textId="77777777" w:rsidR="006E32A4" w:rsidRPr="00F31509" w:rsidRDefault="006E32A4" w:rsidP="006E32A4">
      <w:pPr>
        <w:pStyle w:val="Didascalia"/>
        <w:keepNext/>
        <w:rPr>
          <w:rFonts w:asciiTheme="majorBidi" w:hAnsiTheme="majorBidi" w:cstheme="majorBidi"/>
          <w:b/>
          <w:lang w:val="en-GB"/>
        </w:rPr>
      </w:pPr>
      <w:bookmarkStart w:id="14911" w:name="_Ref428343057"/>
      <w:bookmarkStart w:id="14912" w:name="_Toc428423602"/>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63</w:t>
      </w:r>
      <w:r w:rsidR="003D789C" w:rsidRPr="00F31509">
        <w:rPr>
          <w:rFonts w:asciiTheme="majorBidi" w:hAnsiTheme="majorBidi" w:cstheme="majorBidi"/>
          <w:b/>
          <w:lang w:val="en-GB"/>
        </w:rPr>
        <w:fldChar w:fldCharType="end"/>
      </w:r>
      <w:bookmarkEnd w:id="14911"/>
      <w:r w:rsidRPr="00F31509">
        <w:rPr>
          <w:rFonts w:asciiTheme="majorBidi" w:hAnsiTheme="majorBidi" w:cstheme="majorBidi"/>
          <w:lang w:val="en-GB"/>
        </w:rPr>
        <w:t>: Adding tourist consumption to the SUA table for palm oil</w:t>
      </w:r>
      <w:bookmarkEnd w:id="14912"/>
      <w:r w:rsidRPr="00F31509">
        <w:rPr>
          <w:rFonts w:asciiTheme="majorBidi" w:hAnsiTheme="majorBidi" w:cstheme="majorBidi"/>
          <w:lang w:val="en-GB"/>
        </w:rPr>
        <w:t xml:space="preserve"> </w:t>
      </w:r>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3587C5E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3E11E51A" w14:textId="5952F844"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4F8EE186" w14:textId="4AABCF7C"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376EABAB" w14:textId="0A66EA7A"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2BBC9EBB" w14:textId="490ABA9E"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7E223D14" w14:textId="70E90AE3"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028E1D9B" w14:textId="1C0BC3E1"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112882B" w14:textId="0FCAAC5F"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5EFEB0B0" w14:textId="4FF9EA6A"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6BCD4353" w14:textId="1EA908C3"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3C9CBCDD" w14:textId="0845B5BD"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640651E9" w14:textId="1158CE75"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61813980" w14:textId="542F8B4D"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59C3A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4BF3589" w14:textId="559C70EA" w:rsidR="006E32A4" w:rsidRPr="00F31509" w:rsidRDefault="006E32A4" w:rsidP="006E32A4">
            <w:pPr>
              <w:pStyle w:val="Compact"/>
              <w:keepNext/>
              <w:rPr>
                <w:rFonts w:asciiTheme="majorBidi" w:hAnsiTheme="majorBidi" w:cstheme="majorBidi"/>
                <w:sz w:val="16"/>
                <w:lang w:val="en-GB"/>
              </w:rPr>
            </w:pPr>
            <w:del w:id="14913" w:author="Jane Shaw" w:date="2015-10-31T20:34:00Z">
              <w:r w:rsidRPr="00F31509" w:rsidDel="007234DC">
                <w:rPr>
                  <w:rFonts w:asciiTheme="majorBidi" w:hAnsiTheme="majorBidi" w:cstheme="majorBidi"/>
                  <w:sz w:val="16"/>
                  <w:lang w:val="en-GB"/>
                </w:rPr>
                <w:delText>Oil p</w:delText>
              </w:r>
            </w:del>
            <w:ins w:id="14914"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267598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709D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53CBC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BDEDE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5BC75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FB8F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C795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AF7E5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8F2B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E79EC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632C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ADFB47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56D7DB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47D9F6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58901B" w14:textId="598453CD"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15" w:author="Jane Shaw" w:date="2015-10-29T17:01:00Z">
              <w:r w:rsidRPr="00F31509" w:rsidDel="00D23444">
                <w:rPr>
                  <w:rFonts w:asciiTheme="majorBidi" w:hAnsiTheme="majorBidi" w:cstheme="majorBidi"/>
                  <w:sz w:val="16"/>
                  <w:lang w:val="en-GB"/>
                </w:rPr>
                <w:delText>,</w:delText>
              </w:r>
            </w:del>
            <w:ins w:id="14916"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917" w:author="Jane Shaw" w:date="2015-10-29T17:01:00Z">
              <w:r w:rsidRPr="00F31509" w:rsidDel="00D23444">
                <w:rPr>
                  <w:rFonts w:asciiTheme="majorBidi" w:hAnsiTheme="majorBidi" w:cstheme="majorBidi"/>
                  <w:sz w:val="16"/>
                  <w:lang w:val="en-GB"/>
                </w:rPr>
                <w:delText>,</w:delText>
              </w:r>
            </w:del>
            <w:ins w:id="14918"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1A9D07F2" w14:textId="448FD7CF"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919" w:author="Jane Shaw" w:date="2015-10-29T17:01:00Z">
              <w:r w:rsidRPr="00F31509" w:rsidDel="00D23444">
                <w:rPr>
                  <w:rFonts w:asciiTheme="majorBidi" w:hAnsiTheme="majorBidi" w:cstheme="majorBidi"/>
                  <w:sz w:val="16"/>
                  <w:lang w:val="en-GB"/>
                </w:rPr>
                <w:delText>,</w:delText>
              </w:r>
            </w:del>
            <w:ins w:id="14920"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54681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F0FF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965473" w14:textId="6B1F762F"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21" w:author="Jane Shaw" w:date="2015-10-29T17:01:00Z">
              <w:r w:rsidRPr="00F31509" w:rsidDel="00D23444">
                <w:rPr>
                  <w:rFonts w:asciiTheme="majorBidi" w:hAnsiTheme="majorBidi" w:cstheme="majorBidi"/>
                  <w:sz w:val="16"/>
                  <w:lang w:val="en-GB"/>
                </w:rPr>
                <w:delText>,</w:delText>
              </w:r>
            </w:del>
            <w:ins w:id="14922"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923" w:author="Jane Shaw" w:date="2015-10-29T17:01:00Z">
              <w:r w:rsidRPr="00F31509" w:rsidDel="00D23444">
                <w:rPr>
                  <w:rFonts w:asciiTheme="majorBidi" w:hAnsiTheme="majorBidi" w:cstheme="majorBidi"/>
                  <w:sz w:val="16"/>
                  <w:lang w:val="en-GB"/>
                </w:rPr>
                <w:delText>,</w:delText>
              </w:r>
            </w:del>
            <w:ins w:id="14924"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2632B29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F9490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728D8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CABFF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6A879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7CDB29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1C386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CAD10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6E31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7F34C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18C0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8B076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A721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C4CD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193D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4F5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4CA5E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8F200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063D1E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94A4910" w14:textId="7CC22DB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14:paraId="61E1D9B4" w14:textId="48F03044"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25" w:author="Jane Shaw" w:date="2015-10-29T17:01:00Z">
              <w:r w:rsidRPr="00F31509" w:rsidDel="00D23444">
                <w:rPr>
                  <w:rFonts w:asciiTheme="majorBidi" w:hAnsiTheme="majorBidi" w:cstheme="majorBidi"/>
                  <w:sz w:val="16"/>
                  <w:lang w:val="en-GB"/>
                </w:rPr>
                <w:delText>,</w:delText>
              </w:r>
            </w:del>
            <w:ins w:id="14926"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4927" w:author="Jane Shaw" w:date="2015-10-29T17:01:00Z">
              <w:r w:rsidRPr="00F31509" w:rsidDel="00D23444">
                <w:rPr>
                  <w:rFonts w:asciiTheme="majorBidi" w:hAnsiTheme="majorBidi" w:cstheme="majorBidi"/>
                  <w:sz w:val="16"/>
                  <w:lang w:val="en-GB"/>
                </w:rPr>
                <w:delText>,</w:delText>
              </w:r>
            </w:del>
            <w:ins w:id="14928"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3069C8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2A7A4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A193D7" w14:textId="417882DC"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929" w:author="Jane Shaw" w:date="2015-10-29T17:01:00Z">
              <w:r w:rsidRPr="00F31509" w:rsidDel="00D23444">
                <w:rPr>
                  <w:rFonts w:asciiTheme="majorBidi" w:hAnsiTheme="majorBidi" w:cstheme="majorBidi"/>
                  <w:sz w:val="16"/>
                  <w:lang w:val="en-GB"/>
                </w:rPr>
                <w:delText>,</w:delText>
              </w:r>
            </w:del>
            <w:ins w:id="14930"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36B172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8B18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30D7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D9A78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FB96A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1CF0A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DE475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40891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77D6FF"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07FAC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164A1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240F4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6A251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1DB7D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22721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7F6F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F6A5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35EAD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A7E3D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8EF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A4A3AF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C6E98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4F9FAC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1634C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F38EA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B3BC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578BC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99584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CB50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196C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557E1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3D25F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A62E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1FCAF1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CC552D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9083A5A" w14:textId="474109D0"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931" w:author="Jane Shaw" w:date="2015-10-29T17:01:00Z">
              <w:r w:rsidRPr="00F31509" w:rsidDel="00D23444">
                <w:rPr>
                  <w:rFonts w:asciiTheme="majorBidi" w:hAnsiTheme="majorBidi" w:cstheme="majorBidi"/>
                  <w:sz w:val="16"/>
                  <w:lang w:val="en-GB"/>
                </w:rPr>
                <w:delText>,</w:delText>
              </w:r>
            </w:del>
            <w:ins w:id="14932" w:author="Jane Shaw" w:date="2015-10-29T17:01: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2BB381A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8116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3A56D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2142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F59A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27E5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9C015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ED50E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A44D0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0D4AD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D4E0C0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5D5B370"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2519E5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3524F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D8B1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1155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F7AC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B219E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996F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54246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0556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DA8A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EE19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630F71B" w14:textId="7777777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Feed</w:t>
      </w:r>
    </w:p>
    <w:p w14:paraId="4F84C357" w14:textId="3C78EA67" w:rsidR="006E32A4" w:rsidRPr="00F31509" w:rsidRDefault="006E32A4" w:rsidP="00E52F68">
      <w:pPr>
        <w:jc w:val="both"/>
        <w:rPr>
          <w:rFonts w:asciiTheme="majorBidi" w:hAnsiTheme="majorBidi" w:cstheme="majorBidi"/>
          <w:lang w:val="en-GB"/>
        </w:rPr>
      </w:pPr>
      <w:del w:id="14933" w:author="Jane Shaw" w:date="2015-10-29T17:02:00Z">
        <w:r w:rsidRPr="00F31509" w:rsidDel="00D23444">
          <w:rPr>
            <w:rFonts w:asciiTheme="majorBidi" w:eastAsia="Times New Roman" w:hAnsiTheme="majorBidi" w:cstheme="majorBidi"/>
            <w:lang w:val="en-GB"/>
          </w:rPr>
          <w:delText xml:space="preserve">For </w:delText>
        </w:r>
      </w:del>
      <w:ins w:id="14934" w:author="Jane Shaw" w:date="2015-10-29T17:02:00Z">
        <w:r w:rsidR="00D23444">
          <w:rPr>
            <w:rFonts w:asciiTheme="majorBidi" w:eastAsia="Times New Roman" w:hAnsiTheme="majorBidi" w:cstheme="majorBidi"/>
            <w:lang w:val="en-GB"/>
          </w:rPr>
          <w:t>In</w:t>
        </w:r>
        <w:r w:rsidR="00D23444"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the palm oil commodity tree, only one element is allocated to feed (cakes of palm kernels). This commodity is a by-product </w:t>
      </w:r>
      <w:del w:id="14935" w:author="Jane Shaw" w:date="2015-10-29T17:02:00Z">
        <w:r w:rsidRPr="00F31509" w:rsidDel="00D23444">
          <w:rPr>
            <w:rFonts w:asciiTheme="majorBidi" w:eastAsia="Times New Roman" w:hAnsiTheme="majorBidi" w:cstheme="majorBidi"/>
            <w:lang w:val="en-GB"/>
          </w:rPr>
          <w:delText xml:space="preserve">in </w:delText>
        </w:r>
      </w:del>
      <w:ins w:id="14936" w:author="Jane Shaw" w:date="2015-10-29T17:02:00Z">
        <w:r w:rsidR="00D23444">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the processing of </w:t>
      </w:r>
      <w:del w:id="14937" w:author="Jane Shaw" w:date="2015-10-29T17:02:00Z">
        <w:r w:rsidRPr="00F31509" w:rsidDel="00D23444">
          <w:rPr>
            <w:rFonts w:asciiTheme="majorBidi" w:eastAsia="Times New Roman" w:hAnsiTheme="majorBidi" w:cstheme="majorBidi"/>
            <w:lang w:val="en-GB"/>
          </w:rPr>
          <w:delText xml:space="preserve">palm kernels into </w:delText>
        </w:r>
      </w:del>
      <w:r w:rsidRPr="00F31509">
        <w:rPr>
          <w:rFonts w:asciiTheme="majorBidi" w:eastAsia="Times New Roman" w:hAnsiTheme="majorBidi" w:cstheme="majorBidi"/>
          <w:lang w:val="en-GB"/>
        </w:rPr>
        <w:t xml:space="preserve">oil of palm kernels. However, </w:t>
      </w:r>
      <w:del w:id="14938" w:author="Jane Shaw" w:date="2015-10-29T17:02:00Z">
        <w:r w:rsidRPr="00F31509" w:rsidDel="00D23444">
          <w:rPr>
            <w:rFonts w:asciiTheme="majorBidi" w:eastAsia="Times New Roman" w:hAnsiTheme="majorBidi" w:cstheme="majorBidi"/>
            <w:lang w:val="en-GB"/>
          </w:rPr>
          <w:delText xml:space="preserve">for </w:delText>
        </w:r>
      </w:del>
      <w:ins w:id="14939" w:author="Jane Shaw" w:date="2015-10-29T17:02:00Z">
        <w:r w:rsidR="00D23444">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the example</w:t>
      </w:r>
      <w:del w:id="14940" w:author="Jane Shaw" w:date="2015-10-29T17:02:00Z">
        <w:r w:rsidRPr="00F31509" w:rsidDel="00D23444">
          <w:rPr>
            <w:rFonts w:asciiTheme="majorBidi" w:eastAsia="Times New Roman" w:hAnsiTheme="majorBidi" w:cstheme="majorBidi"/>
            <w:lang w:val="en-GB"/>
          </w:rPr>
          <w:delText xml:space="preserve"> we are considering</w:delText>
        </w:r>
      </w:del>
      <w:r w:rsidRPr="00F31509">
        <w:rPr>
          <w:rFonts w:asciiTheme="majorBidi" w:eastAsia="Times New Roman" w:hAnsiTheme="majorBidi" w:cstheme="majorBidi"/>
          <w:lang w:val="en-GB"/>
        </w:rPr>
        <w:t>, no palm kernels are available</w:t>
      </w:r>
      <w:ins w:id="14941" w:author="Jane Shaw" w:date="2015-10-29T17:02:00Z">
        <w:r w:rsidR="00D23444">
          <w:rPr>
            <w:rFonts w:asciiTheme="majorBidi" w:eastAsia="Times New Roman" w:hAnsiTheme="majorBidi" w:cstheme="majorBidi"/>
            <w:lang w:val="en-GB"/>
          </w:rPr>
          <w:t>,</w:t>
        </w:r>
      </w:ins>
      <w:del w:id="14942" w:author="Jane Shaw" w:date="2015-10-29T17:02: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4943" w:author="Jane Shaw" w:date="2015-10-29T17:02:00Z">
        <w:r w:rsidRPr="00F31509" w:rsidDel="00D23444">
          <w:rPr>
            <w:rFonts w:asciiTheme="majorBidi" w:eastAsia="Times New Roman" w:hAnsiTheme="majorBidi" w:cstheme="majorBidi"/>
            <w:lang w:val="en-GB"/>
          </w:rPr>
          <w:delText xml:space="preserve">Thus, </w:delText>
        </w:r>
      </w:del>
      <w:ins w:id="14944" w:author="Jane Shaw" w:date="2015-10-29T17:02:00Z">
        <w:r w:rsidR="00D23444">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neither </w:t>
      </w:r>
      <w:del w:id="14945" w:author="Jane Shaw" w:date="2015-10-29T17:02: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oil of palm kernels</w:t>
      </w:r>
      <w:del w:id="14946" w:author="Jane Shaw" w:date="2015-10-29T17:02: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nor </w:t>
      </w:r>
      <w:del w:id="14947" w:author="Jane Shaw" w:date="2015-10-29T17:02: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w:t>
      </w:r>
      <w:del w:id="14948" w:author="Jane Shaw" w:date="2015-10-29T17:03: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are produced. </w:t>
      </w:r>
      <w:del w:id="14949" w:author="Jane Shaw" w:date="2015-10-29T17:03:00Z">
        <w:r w:rsidRPr="00F31509" w:rsidDel="00D23444">
          <w:rPr>
            <w:rFonts w:asciiTheme="majorBidi" w:eastAsia="Times New Roman" w:hAnsiTheme="majorBidi" w:cstheme="majorBidi"/>
            <w:lang w:val="en-GB"/>
          </w:rPr>
          <w:delText xml:space="preserve">Also, </w:delText>
        </w:r>
      </w:del>
      <w:r w:rsidR="00D23444" w:rsidRPr="00F31509">
        <w:rPr>
          <w:rFonts w:asciiTheme="majorBidi" w:eastAsia="Times New Roman" w:hAnsiTheme="majorBidi" w:cstheme="majorBidi"/>
          <w:lang w:val="en-GB"/>
        </w:rPr>
        <w:t xml:space="preserve">Palm </w:t>
      </w:r>
      <w:r w:rsidRPr="00F31509">
        <w:rPr>
          <w:rFonts w:asciiTheme="majorBidi" w:eastAsia="Times New Roman" w:hAnsiTheme="majorBidi" w:cstheme="majorBidi"/>
          <w:lang w:val="en-GB"/>
        </w:rPr>
        <w:t xml:space="preserve">oil itself is never fed directly to animals, </w:t>
      </w:r>
      <w:del w:id="14950" w:author="Jane Shaw" w:date="2015-10-29T17:03:00Z">
        <w:r w:rsidRPr="00F31509" w:rsidDel="00D23444">
          <w:rPr>
            <w:rFonts w:asciiTheme="majorBidi" w:eastAsia="Times New Roman" w:hAnsiTheme="majorBidi" w:cstheme="majorBidi"/>
            <w:lang w:val="en-GB"/>
          </w:rPr>
          <w:delText xml:space="preserve">and thus we have </w:delText>
        </w:r>
      </w:del>
      <w:ins w:id="14951" w:author="Jane Shaw" w:date="2015-10-29T17:03:00Z">
        <w:r w:rsidR="00D23444">
          <w:rPr>
            <w:rFonts w:asciiTheme="majorBidi" w:eastAsia="Times New Roman" w:hAnsiTheme="majorBidi" w:cstheme="majorBidi"/>
            <w:lang w:val="en-GB"/>
          </w:rPr>
          <w:t xml:space="preserve">so </w:t>
        </w:r>
      </w:ins>
      <w:r w:rsidRPr="00F31509">
        <w:rPr>
          <w:rFonts w:asciiTheme="majorBidi" w:eastAsia="Times New Roman" w:hAnsiTheme="majorBidi" w:cstheme="majorBidi"/>
          <w:lang w:val="en-GB"/>
        </w:rPr>
        <w:t xml:space="preserve">no commodity </w:t>
      </w:r>
      <w:del w:id="14952" w:author="Jane Shaw" w:date="2015-10-29T17:03:00Z">
        <w:r w:rsidRPr="00F31509" w:rsidDel="00D23444">
          <w:rPr>
            <w:rFonts w:asciiTheme="majorBidi" w:eastAsia="Times New Roman" w:hAnsiTheme="majorBidi" w:cstheme="majorBidi"/>
            <w:lang w:val="en-GB"/>
          </w:rPr>
          <w:delText xml:space="preserve">to </w:delText>
        </w:r>
      </w:del>
      <w:ins w:id="14953" w:author="Jane Shaw" w:date="2015-10-29T17:03:00Z">
        <w:r w:rsidR="00D23444">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allocate</w:t>
      </w:r>
      <w:ins w:id="14954" w:author="Jane Shaw" w:date="2015-10-29T17:03:00Z">
        <w:r w:rsidR="00D23444">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w:t>
      </w:r>
      <w:del w:id="14955" w:author="Jane Shaw" w:date="2015-10-29T17:03:00Z">
        <w:r w:rsidRPr="00F31509" w:rsidDel="00D23444">
          <w:rPr>
            <w:rFonts w:asciiTheme="majorBidi" w:eastAsia="Times New Roman" w:hAnsiTheme="majorBidi" w:cstheme="majorBidi"/>
            <w:lang w:val="en-GB"/>
          </w:rPr>
          <w:delText xml:space="preserve">any </w:delText>
        </w:r>
      </w:del>
      <w:ins w:id="14956" w:author="Jane Shaw" w:date="2015-10-29T17:03:00Z">
        <w:r w:rsidR="00D23444">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feed</w:t>
      </w:r>
      <w:del w:id="14957" w:author="Jane Shaw" w:date="2015-10-29T17:03:00Z">
        <w:r w:rsidRPr="00F31509" w:rsidDel="00D23444">
          <w:rPr>
            <w:rFonts w:asciiTheme="majorBidi" w:eastAsia="Times New Roman" w:hAnsiTheme="majorBidi" w:cstheme="majorBidi"/>
            <w:lang w:val="en-GB"/>
          </w:rPr>
          <w:delText xml:space="preserve"> to</w:delText>
        </w:r>
      </w:del>
      <w:r w:rsidRPr="00F31509">
        <w:rPr>
          <w:rFonts w:asciiTheme="majorBidi" w:eastAsia="Times New Roman" w:hAnsiTheme="majorBidi" w:cstheme="majorBidi"/>
          <w:lang w:val="en-GB"/>
        </w:rPr>
        <w:t xml:space="preserve">. </w:t>
      </w:r>
      <w:del w:id="14958" w:author="Jane Shaw" w:date="2015-10-29T17:03:00Z">
        <w:r w:rsidRPr="00F31509" w:rsidDel="00D23444">
          <w:rPr>
            <w:rFonts w:asciiTheme="majorBidi" w:eastAsia="Times New Roman" w:hAnsiTheme="majorBidi" w:cstheme="majorBidi"/>
            <w:lang w:val="en-GB"/>
          </w:rPr>
          <w:delText xml:space="preserve">Thus, all </w:delText>
        </w:r>
      </w:del>
      <w:r w:rsidR="00D23444" w:rsidRPr="00F31509">
        <w:rPr>
          <w:rFonts w:asciiTheme="majorBidi" w:eastAsia="Times New Roman" w:hAnsiTheme="majorBidi" w:cstheme="majorBidi"/>
          <w:lang w:val="en-GB"/>
        </w:rPr>
        <w:t xml:space="preserve">Feed </w:t>
      </w:r>
      <w:r w:rsidRPr="00F31509">
        <w:rPr>
          <w:rFonts w:asciiTheme="majorBidi" w:eastAsia="Times New Roman" w:hAnsiTheme="majorBidi" w:cstheme="majorBidi"/>
          <w:lang w:val="en-GB"/>
        </w:rPr>
        <w:t xml:space="preserve">is </w:t>
      </w:r>
      <w:ins w:id="14959" w:author="Jane Shaw" w:date="2015-10-29T17:03:00Z">
        <w:r w:rsidR="00D23444">
          <w:rPr>
            <w:rFonts w:asciiTheme="majorBidi" w:eastAsia="Times New Roman" w:hAnsiTheme="majorBidi" w:cstheme="majorBidi"/>
            <w:lang w:val="en-GB"/>
          </w:rPr>
          <w:t xml:space="preserve">therefore </w:t>
        </w:r>
      </w:ins>
      <w:r w:rsidRPr="00F31509">
        <w:rPr>
          <w:rFonts w:asciiTheme="majorBidi" w:eastAsia="Times New Roman" w:hAnsiTheme="majorBidi" w:cstheme="majorBidi"/>
          <w:lang w:val="en-GB"/>
        </w:rPr>
        <w:t xml:space="preserve">assumed to be </w:t>
      </w:r>
      <w:ins w:id="14960" w:author="Jane Shaw" w:date="2015-10-29T17:03:00Z">
        <w:r w:rsidR="00D23444">
          <w:rPr>
            <w:rFonts w:asciiTheme="majorBidi" w:eastAsia="Times New Roman" w:hAnsiTheme="majorBidi" w:cstheme="majorBidi"/>
            <w:lang w:val="en-GB"/>
          </w:rPr>
          <w:t>zero</w:t>
        </w:r>
      </w:ins>
      <w:del w:id="14961" w:author="Jane Shaw" w:date="2015-10-29T17:03:00Z">
        <w:r w:rsidRPr="00F31509" w:rsidDel="00D23444">
          <w:rPr>
            <w:rFonts w:asciiTheme="majorBidi" w:eastAsia="Times New Roman" w:hAnsiTheme="majorBidi" w:cstheme="majorBidi"/>
            <w:lang w:val="en-GB"/>
          </w:rPr>
          <w:delText>0</w:delText>
        </w:r>
      </w:del>
      <w:r w:rsidRPr="00F31509">
        <w:rPr>
          <w:rFonts w:asciiTheme="majorBidi" w:eastAsia="Times New Roman" w:hAnsiTheme="majorBidi" w:cstheme="majorBidi"/>
          <w:lang w:val="en-GB"/>
        </w:rPr>
        <w:t xml:space="preserve"> (</w:t>
      </w:r>
      <w:r w:rsidR="00E24798">
        <w:fldChar w:fldCharType="begin"/>
      </w:r>
      <w:r w:rsidR="00E24798">
        <w:instrText xml:space="preserve"> REF _Ref428343147 \h  \* MERGEFORMAT </w:instrText>
      </w:r>
      <w:r w:rsidR="00E24798">
        <w:fldChar w:fldCharType="separate"/>
      </w:r>
      <w:ins w:id="14962" w:author="Jane Shaw" w:date="2015-11-01T20:53:00Z">
        <w:r w:rsidR="00311179" w:rsidRPr="00311179">
          <w:rPr>
            <w:rFonts w:asciiTheme="majorBidi" w:eastAsia="Times New Roman" w:hAnsiTheme="majorBidi" w:cstheme="majorBidi"/>
            <w:lang w:val="en-GB"/>
            <w:rPrChange w:id="1496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4964" w:author="Jane Shaw" w:date="2015-11-01T20:53:00Z">
              <w:rPr>
                <w:rFonts w:asciiTheme="majorBidi" w:hAnsiTheme="majorBidi" w:cstheme="majorBidi"/>
                <w:noProof/>
                <w:lang w:val="en-GB"/>
              </w:rPr>
            </w:rPrChange>
          </w:rPr>
          <w:t>64</w:t>
        </w:r>
      </w:ins>
      <w:del w:id="1496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64</w:delText>
        </w:r>
      </w:del>
      <w:r w:rsidR="00E24798">
        <w:fldChar w:fldCharType="end"/>
      </w:r>
      <w:r w:rsidRPr="00F31509">
        <w:rPr>
          <w:rFonts w:asciiTheme="majorBidi" w:eastAsia="Times New Roman" w:hAnsiTheme="majorBidi" w:cstheme="majorBidi"/>
          <w:lang w:val="en-GB"/>
        </w:rPr>
        <w:t>).</w:t>
      </w:r>
    </w:p>
    <w:p w14:paraId="3346B640" w14:textId="77777777" w:rsidR="006E32A4" w:rsidRPr="00F31509" w:rsidRDefault="006E32A4" w:rsidP="006E32A4">
      <w:pPr>
        <w:pStyle w:val="Didascalia"/>
        <w:keepNext/>
        <w:rPr>
          <w:rFonts w:asciiTheme="majorBidi" w:hAnsiTheme="majorBidi" w:cstheme="majorBidi"/>
          <w:b/>
          <w:lang w:val="en-GB"/>
        </w:rPr>
      </w:pPr>
      <w:bookmarkStart w:id="14966" w:name="_Ref428343147"/>
      <w:bookmarkStart w:id="14967" w:name="_Toc428423603"/>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64</w:t>
      </w:r>
      <w:r w:rsidR="003D789C" w:rsidRPr="00F31509">
        <w:rPr>
          <w:rFonts w:asciiTheme="majorBidi" w:hAnsiTheme="majorBidi" w:cstheme="majorBidi"/>
          <w:b/>
          <w:lang w:val="en-GB"/>
        </w:rPr>
        <w:fldChar w:fldCharType="end"/>
      </w:r>
      <w:bookmarkEnd w:id="14966"/>
      <w:r w:rsidRPr="00F31509">
        <w:rPr>
          <w:rFonts w:asciiTheme="majorBidi" w:hAnsiTheme="majorBidi" w:cstheme="majorBidi"/>
          <w:lang w:val="en-GB"/>
        </w:rPr>
        <w:t>: Adding feed use to the SUA table for palm oil</w:t>
      </w:r>
      <w:bookmarkEnd w:id="14967"/>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707D9B8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3ACA8054" w14:textId="0333FC0C"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05A9F082" w14:textId="00081855"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637C6478" w14:textId="23416EC4"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3627471B" w14:textId="4AF51BBD"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1BDFA5C9" w14:textId="0AF5640E"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6DE7D4BA" w14:textId="01DA168B"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71D8D310" w14:textId="4F625B75"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2625F171" w14:textId="4DCA7222"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18AC53CB" w14:textId="31FEBCD8"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2617611F" w14:textId="47477500"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69F5BBF3" w14:textId="59C364B3"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13384361" w14:textId="35AA5BCF"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23B712B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DC397B4" w14:textId="62DD3A13" w:rsidR="006E32A4" w:rsidRPr="00F31509" w:rsidRDefault="006E32A4" w:rsidP="006E32A4">
            <w:pPr>
              <w:pStyle w:val="Compact"/>
              <w:rPr>
                <w:rFonts w:asciiTheme="majorBidi" w:hAnsiTheme="majorBidi" w:cstheme="majorBidi"/>
                <w:sz w:val="16"/>
                <w:lang w:val="en-GB"/>
              </w:rPr>
            </w:pPr>
            <w:del w:id="14968" w:author="Jane Shaw" w:date="2015-10-31T20:34:00Z">
              <w:r w:rsidRPr="00F31509" w:rsidDel="007234DC">
                <w:rPr>
                  <w:rFonts w:asciiTheme="majorBidi" w:hAnsiTheme="majorBidi" w:cstheme="majorBidi"/>
                  <w:sz w:val="16"/>
                  <w:lang w:val="en-GB"/>
                </w:rPr>
                <w:delText>Oil p</w:delText>
              </w:r>
            </w:del>
            <w:ins w:id="14969"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739FA7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E36B0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8CDA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A3A7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6AB7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162A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6E9C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780E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C30A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744D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D191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D8F10B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155D2A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47EC7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B679DE" w14:textId="7B75FD6A"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70" w:author="Jane Shaw" w:date="2015-10-29T17:03:00Z">
              <w:r w:rsidRPr="00F31509" w:rsidDel="00D23444">
                <w:rPr>
                  <w:rFonts w:asciiTheme="majorBidi" w:hAnsiTheme="majorBidi" w:cstheme="majorBidi"/>
                  <w:sz w:val="16"/>
                  <w:lang w:val="en-GB"/>
                </w:rPr>
                <w:delText>,</w:delText>
              </w:r>
            </w:del>
            <w:ins w:id="14971"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4972" w:author="Jane Shaw" w:date="2015-10-29T17:03:00Z">
              <w:r w:rsidRPr="00F31509" w:rsidDel="00D23444">
                <w:rPr>
                  <w:rFonts w:asciiTheme="majorBidi" w:hAnsiTheme="majorBidi" w:cstheme="majorBidi"/>
                  <w:sz w:val="16"/>
                  <w:lang w:val="en-GB"/>
                </w:rPr>
                <w:delText>,</w:delText>
              </w:r>
            </w:del>
            <w:ins w:id="14973"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196E137D" w14:textId="7887C3FD"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4974" w:author="Jane Shaw" w:date="2015-10-29T17:03:00Z">
              <w:r w:rsidRPr="00F31509" w:rsidDel="00D23444">
                <w:rPr>
                  <w:rFonts w:asciiTheme="majorBidi" w:hAnsiTheme="majorBidi" w:cstheme="majorBidi"/>
                  <w:sz w:val="16"/>
                  <w:lang w:val="en-GB"/>
                </w:rPr>
                <w:delText>,</w:delText>
              </w:r>
            </w:del>
            <w:ins w:id="14975"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2EEE74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CE823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94450B" w14:textId="664E421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76" w:author="Jane Shaw" w:date="2015-10-29T17:03:00Z">
              <w:r w:rsidRPr="00F31509" w:rsidDel="00D23444">
                <w:rPr>
                  <w:rFonts w:asciiTheme="majorBidi" w:hAnsiTheme="majorBidi" w:cstheme="majorBidi"/>
                  <w:sz w:val="16"/>
                  <w:lang w:val="en-GB"/>
                </w:rPr>
                <w:delText>,</w:delText>
              </w:r>
            </w:del>
            <w:ins w:id="14977"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4978" w:author="Jane Shaw" w:date="2015-10-29T17:03:00Z">
              <w:r w:rsidRPr="00F31509" w:rsidDel="00D23444">
                <w:rPr>
                  <w:rFonts w:asciiTheme="majorBidi" w:hAnsiTheme="majorBidi" w:cstheme="majorBidi"/>
                  <w:sz w:val="16"/>
                  <w:lang w:val="en-GB"/>
                </w:rPr>
                <w:delText>,</w:delText>
              </w:r>
            </w:del>
            <w:ins w:id="14979"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132982C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A89CB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597F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7B59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2B7E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131675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480F01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1881B6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90A90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B0F3C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8577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4A4C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60DB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C871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2C0DF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C5816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5377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21DD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FE4357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F5764CD" w14:textId="0C6511B8"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14:paraId="66C2FCA3" w14:textId="4F779B2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4980" w:author="Jane Shaw" w:date="2015-10-29T17:03:00Z">
              <w:r w:rsidRPr="00F31509" w:rsidDel="00D23444">
                <w:rPr>
                  <w:rFonts w:asciiTheme="majorBidi" w:hAnsiTheme="majorBidi" w:cstheme="majorBidi"/>
                  <w:sz w:val="16"/>
                  <w:lang w:val="en-GB"/>
                </w:rPr>
                <w:delText>,</w:delText>
              </w:r>
            </w:del>
            <w:ins w:id="14981"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4982" w:author="Jane Shaw" w:date="2015-10-29T17:03:00Z">
              <w:r w:rsidRPr="00F31509" w:rsidDel="00D23444">
                <w:rPr>
                  <w:rFonts w:asciiTheme="majorBidi" w:hAnsiTheme="majorBidi" w:cstheme="majorBidi"/>
                  <w:sz w:val="16"/>
                  <w:lang w:val="en-GB"/>
                </w:rPr>
                <w:delText>,</w:delText>
              </w:r>
            </w:del>
            <w:ins w:id="14983"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6162F6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8BB5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AF9797" w14:textId="3A889956"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4984" w:author="Jane Shaw" w:date="2015-10-29T17:03:00Z">
              <w:r w:rsidRPr="00F31509" w:rsidDel="00D23444">
                <w:rPr>
                  <w:rFonts w:asciiTheme="majorBidi" w:hAnsiTheme="majorBidi" w:cstheme="majorBidi"/>
                  <w:sz w:val="16"/>
                  <w:lang w:val="en-GB"/>
                </w:rPr>
                <w:delText>,</w:delText>
              </w:r>
            </w:del>
            <w:ins w:id="14985"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195739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7CF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B434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53F0D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E49C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544F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774D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DD8F3C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0E3B82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B1D54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46C29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A344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8EF22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EB758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0906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50EE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8CC9A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5A3A2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76BC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2C05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244212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70CD03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719CA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B0CB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7C8C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C3451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22A3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D8AE8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AC82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50AF2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FF75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65077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0B3D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910A51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AB9EA4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95E9131" w14:textId="256F547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4986" w:author="Jane Shaw" w:date="2015-10-29T17:03:00Z">
              <w:r w:rsidRPr="00F31509" w:rsidDel="00D23444">
                <w:rPr>
                  <w:rFonts w:asciiTheme="majorBidi" w:hAnsiTheme="majorBidi" w:cstheme="majorBidi"/>
                  <w:sz w:val="16"/>
                  <w:lang w:val="en-GB"/>
                </w:rPr>
                <w:delText>,</w:delText>
              </w:r>
            </w:del>
            <w:ins w:id="14987" w:author="Jane Shaw" w:date="2015-10-29T17:03: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6BF503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8E8BE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991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233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2E49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C292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C8DD1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BC09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B902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A1CB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6033C8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E9B129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7E2508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C48B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31BF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7E3D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04F3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214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CA8D1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D930B5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27B3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0F78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9E7B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15360680" w14:textId="1377B0A7" w:rsidR="006E32A4" w:rsidRPr="00F31509" w:rsidRDefault="006E32A4" w:rsidP="006E32A4">
      <w:pPr>
        <w:pStyle w:val="Titolo3"/>
        <w:rPr>
          <w:rFonts w:asciiTheme="majorBidi" w:hAnsiTheme="majorBidi" w:cstheme="majorBidi"/>
          <w:lang w:val="en-GB"/>
        </w:rPr>
      </w:pPr>
      <w:r w:rsidRPr="00F31509">
        <w:rPr>
          <w:rFonts w:asciiTheme="majorBidi" w:hAnsiTheme="majorBidi" w:cstheme="majorBidi"/>
          <w:lang w:val="en-GB"/>
        </w:rPr>
        <w:t xml:space="preserve">Standardization and </w:t>
      </w:r>
      <w:r w:rsidR="00D23444" w:rsidRPr="00F31509">
        <w:rPr>
          <w:rFonts w:asciiTheme="majorBidi" w:hAnsiTheme="majorBidi" w:cstheme="majorBidi"/>
          <w:lang w:val="en-GB"/>
        </w:rPr>
        <w:t>balancing</w:t>
      </w:r>
    </w:p>
    <w:p w14:paraId="54A40EDA" w14:textId="1ECF2B9C"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As for all </w:t>
      </w:r>
      <w:ins w:id="14988" w:author="Jane Shaw" w:date="2015-10-29T17:04:00Z">
        <w:r w:rsidR="00D23444">
          <w:rPr>
            <w:rFonts w:asciiTheme="majorBidi" w:eastAsia="Times New Roman" w:hAnsiTheme="majorBidi" w:cstheme="majorBidi"/>
            <w:lang w:val="en-GB"/>
          </w:rPr>
          <w:t xml:space="preserve">other </w:t>
        </w:r>
      </w:ins>
      <w:r w:rsidRPr="00F31509">
        <w:rPr>
          <w:rFonts w:asciiTheme="majorBidi" w:eastAsia="Times New Roman" w:hAnsiTheme="majorBidi" w:cstheme="majorBidi"/>
          <w:lang w:val="en-GB"/>
        </w:rPr>
        <w:t xml:space="preserve">commodities, producing the detailed entries </w:t>
      </w:r>
      <w:del w:id="14989" w:author="Jane Shaw" w:date="2015-10-29T17:04:00Z">
        <w:r w:rsidRPr="00F31509" w:rsidDel="00D23444">
          <w:rPr>
            <w:rFonts w:asciiTheme="majorBidi" w:eastAsia="Times New Roman" w:hAnsiTheme="majorBidi" w:cstheme="majorBidi"/>
            <w:lang w:val="en-GB"/>
          </w:rPr>
          <w:delText xml:space="preserve">into </w:delText>
        </w:r>
      </w:del>
      <w:ins w:id="14990" w:author="Jane Shaw" w:date="2015-10-29T17:04:00Z">
        <w:r w:rsidR="00D23444">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the SUA </w:t>
      </w:r>
      <w:ins w:id="14991" w:author="Jane Shaw" w:date="2015-10-29T17:04:00Z">
        <w:r w:rsidR="00D23444">
          <w:rPr>
            <w:rFonts w:asciiTheme="majorBidi" w:eastAsia="Times New Roman" w:hAnsiTheme="majorBidi" w:cstheme="majorBidi"/>
            <w:lang w:val="en-GB"/>
          </w:rPr>
          <w:t xml:space="preserve">palm oil </w:t>
        </w:r>
      </w:ins>
      <w:r w:rsidRPr="00F31509">
        <w:rPr>
          <w:rFonts w:asciiTheme="majorBidi" w:eastAsia="Times New Roman" w:hAnsiTheme="majorBidi" w:cstheme="majorBidi"/>
          <w:lang w:val="en-GB"/>
        </w:rPr>
        <w:t xml:space="preserve">table is just the first </w:t>
      </w:r>
      <w:del w:id="14992" w:author="Jane Shaw" w:date="2015-10-29T17:04:00Z">
        <w:r w:rsidRPr="00F31509" w:rsidDel="00D23444">
          <w:rPr>
            <w:rFonts w:asciiTheme="majorBidi" w:eastAsia="Times New Roman" w:hAnsiTheme="majorBidi" w:cstheme="majorBidi"/>
            <w:lang w:val="en-GB"/>
          </w:rPr>
          <w:delText xml:space="preserve">important </w:delText>
        </w:r>
      </w:del>
      <w:r w:rsidRPr="00F31509">
        <w:rPr>
          <w:rFonts w:asciiTheme="majorBidi" w:eastAsia="Times New Roman" w:hAnsiTheme="majorBidi" w:cstheme="majorBidi"/>
          <w:lang w:val="en-GB"/>
        </w:rPr>
        <w:t>step</w:t>
      </w:r>
      <w:del w:id="14993" w:author="Jane Shaw" w:date="2015-10-29T17:04:00Z">
        <w:r w:rsidRPr="00F31509" w:rsidDel="00D23444">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towards </w:t>
      </w:r>
      <w:ins w:id="14994" w:author="Jane Shaw" w:date="2015-10-29T17:04:00Z">
        <w:r w:rsidR="00D23444">
          <w:rPr>
            <w:rFonts w:asciiTheme="majorBidi" w:eastAsia="Times New Roman" w:hAnsiTheme="majorBidi" w:cstheme="majorBidi"/>
            <w:lang w:val="en-GB"/>
          </w:rPr>
          <w:t xml:space="preserve">generating </w:t>
        </w:r>
      </w:ins>
      <w:del w:id="14995" w:author="Jane Shaw" w:date="2015-10-29T17:04:00Z">
        <w:r w:rsidRPr="00F31509" w:rsidDel="00D23444">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 xml:space="preserve">balanced, aggregated and standardized </w:t>
      </w:r>
      <w:ins w:id="14996" w:author="Jane Shaw" w:date="2015-10-29T17:04:00Z">
        <w:r w:rsidR="00D23444">
          <w:rPr>
            <w:rFonts w:asciiTheme="majorBidi" w:eastAsia="Times New Roman" w:hAnsiTheme="majorBidi" w:cstheme="majorBidi"/>
            <w:lang w:val="en-GB"/>
          </w:rPr>
          <w:t xml:space="preserve">data for the </w:t>
        </w:r>
      </w:ins>
      <w:r w:rsidRPr="00F31509">
        <w:rPr>
          <w:rFonts w:asciiTheme="majorBidi" w:eastAsia="Times New Roman" w:hAnsiTheme="majorBidi" w:cstheme="majorBidi"/>
          <w:lang w:val="en-GB"/>
        </w:rPr>
        <w:t>FBS</w:t>
      </w:r>
      <w:del w:id="14997" w:author="Jane Shaw" w:date="2015-10-29T17:04:00Z">
        <w:r w:rsidRPr="00F31509" w:rsidDel="00D23444">
          <w:rPr>
            <w:rFonts w:asciiTheme="majorBidi" w:eastAsia="Times New Roman" w:hAnsiTheme="majorBidi" w:cstheme="majorBidi"/>
            <w:lang w:val="en-GB"/>
          </w:rPr>
          <w:delText xml:space="preserve"> template</w:delText>
        </w:r>
      </w:del>
      <w:r w:rsidRPr="00F31509">
        <w:rPr>
          <w:rFonts w:asciiTheme="majorBidi" w:eastAsia="Times New Roman" w:hAnsiTheme="majorBidi" w:cstheme="majorBidi"/>
          <w:lang w:val="en-GB"/>
        </w:rPr>
        <w:t xml:space="preserve">. The next important steps are </w:t>
      </w:r>
      <w:del w:id="14998" w:author="Jane Shaw" w:date="2015-10-29T17:05:00Z">
        <w:r w:rsidRPr="00F31509" w:rsidDel="00D23444">
          <w:rPr>
            <w:rFonts w:asciiTheme="majorBidi" w:eastAsia="Times New Roman" w:hAnsiTheme="majorBidi" w:cstheme="majorBidi"/>
            <w:lang w:val="en-GB"/>
          </w:rPr>
          <w:delText xml:space="preserve">to </w:delText>
        </w:r>
      </w:del>
      <w:r w:rsidRPr="00F31509">
        <w:rPr>
          <w:rFonts w:asciiTheme="majorBidi" w:eastAsia="Times New Roman" w:hAnsiTheme="majorBidi" w:cstheme="majorBidi"/>
          <w:lang w:val="en-GB"/>
        </w:rPr>
        <w:t xml:space="preserve">first </w:t>
      </w:r>
      <w:ins w:id="14999" w:author="Jane Shaw" w:date="2015-10-29T17:05:00Z">
        <w:r w:rsidR="00D23444">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 xml:space="preserve">aggregate/standardize the SUA tables and then to </w:t>
      </w:r>
      <w:del w:id="15000" w:author="Jane Shaw" w:date="2015-10-29T17:05:00Z">
        <w:r w:rsidRPr="00F31509" w:rsidDel="00D23444">
          <w:rPr>
            <w:rFonts w:asciiTheme="majorBidi" w:eastAsia="Times New Roman" w:hAnsiTheme="majorBidi" w:cstheme="majorBidi"/>
            <w:lang w:val="en-GB"/>
          </w:rPr>
          <w:delText xml:space="preserve">completely </w:delText>
        </w:r>
      </w:del>
      <w:r w:rsidRPr="00F31509">
        <w:rPr>
          <w:rFonts w:asciiTheme="majorBidi" w:eastAsia="Times New Roman" w:hAnsiTheme="majorBidi" w:cstheme="majorBidi"/>
          <w:lang w:val="en-GB"/>
        </w:rPr>
        <w:t>balance supply and utilization. These steps are laid out in th</w:t>
      </w:r>
      <w:ins w:id="15001" w:author="Jane Shaw" w:date="2015-11-07T20:21:00Z">
        <w:r w:rsidR="00140222">
          <w:rPr>
            <w:rFonts w:asciiTheme="majorBidi" w:eastAsia="Times New Roman" w:hAnsiTheme="majorBidi" w:cstheme="majorBidi"/>
            <w:lang w:val="en-GB"/>
          </w:rPr>
          <w:t>is</w:t>
        </w:r>
      </w:ins>
      <w:del w:id="15002" w:author="Jane Shaw" w:date="2015-11-07T20:21:00Z">
        <w:r w:rsidRPr="00F31509" w:rsidDel="00140222">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w:t>
      </w:r>
      <w:ins w:id="15003" w:author="Jane Shaw" w:date="2015-11-07T20:21:00Z">
        <w:r w:rsidR="00140222">
          <w:rPr>
            <w:rFonts w:asciiTheme="majorBidi" w:eastAsia="Times New Roman" w:hAnsiTheme="majorBidi" w:cstheme="majorBidi"/>
            <w:lang w:val="en-GB"/>
          </w:rPr>
          <w:t>sub</w:t>
        </w:r>
      </w:ins>
      <w:del w:id="15004" w:author="Jane Shaw" w:date="2015-11-07T20:21:00Z">
        <w:r w:rsidRPr="00F31509" w:rsidDel="00140222">
          <w:rPr>
            <w:rFonts w:asciiTheme="majorBidi" w:eastAsia="Times New Roman" w:hAnsiTheme="majorBidi" w:cstheme="majorBidi"/>
            <w:lang w:val="en-GB"/>
          </w:rPr>
          <w:delText xml:space="preserve">following </w:delText>
        </w:r>
      </w:del>
      <w:r w:rsidRPr="00F31509">
        <w:rPr>
          <w:rFonts w:asciiTheme="majorBidi" w:eastAsia="Times New Roman" w:hAnsiTheme="majorBidi" w:cstheme="majorBidi"/>
          <w:lang w:val="en-GB"/>
        </w:rPr>
        <w:t>section. To understand the standardization process, it is important to recall the processing structure</w:t>
      </w:r>
      <w:ins w:id="15005" w:author="Jane Shaw" w:date="2015-10-29T17:05:00Z">
        <w:r w:rsidR="00D23444">
          <w:rPr>
            <w:rFonts w:asciiTheme="majorBidi" w:eastAsia="Times New Roman" w:hAnsiTheme="majorBidi" w:cstheme="majorBidi"/>
            <w:lang w:val="en-GB"/>
          </w:rPr>
          <w:t>,</w:t>
        </w:r>
      </w:ins>
      <w:del w:id="15006" w:author="Jane Shaw" w:date="2015-10-29T17:05: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007" w:author="Jane Shaw" w:date="2015-10-29T17:05:00Z">
        <w:r w:rsidRPr="00F31509" w:rsidDel="00D23444">
          <w:rPr>
            <w:rFonts w:asciiTheme="majorBidi" w:eastAsia="Times New Roman" w:hAnsiTheme="majorBidi" w:cstheme="majorBidi"/>
            <w:lang w:val="en-GB"/>
          </w:rPr>
          <w:delText xml:space="preserve">To this end, we assume the following </w:delText>
        </w:r>
      </w:del>
      <w:ins w:id="15008" w:author="Jane Shaw" w:date="2015-10-29T17:05:00Z">
        <w:r w:rsidR="00D23444">
          <w:rPr>
            <w:rFonts w:asciiTheme="majorBidi" w:eastAsia="Times New Roman" w:hAnsiTheme="majorBidi" w:cstheme="majorBidi"/>
            <w:lang w:val="en-GB"/>
          </w:rPr>
          <w:t xml:space="preserve">which is illustrated as a </w:t>
        </w:r>
      </w:ins>
      <w:r w:rsidRPr="00F31509">
        <w:rPr>
          <w:rFonts w:asciiTheme="majorBidi" w:eastAsia="Times New Roman" w:hAnsiTheme="majorBidi" w:cstheme="majorBidi"/>
          <w:lang w:val="en-GB"/>
        </w:rPr>
        <w:t>commodity tree structure (</w:t>
      </w:r>
      <w:ins w:id="15009" w:author="Jane Shaw" w:date="2015-10-29T17:08:00Z">
        <w:r w:rsidR="00D23444">
          <w:rPr>
            <w:rFonts w:asciiTheme="majorBidi" w:eastAsia="Times New Roman" w:hAnsiTheme="majorBidi" w:cstheme="majorBidi"/>
            <w:lang w:val="en-GB"/>
          </w:rPr>
          <w:t>Figure 21</w:t>
        </w:r>
      </w:ins>
      <w:del w:id="15010" w:author="Jane Shaw" w:date="2015-10-29T17:09:00Z">
        <w:r w:rsidR="00E24798" w:rsidDel="00D23444">
          <w:fldChar w:fldCharType="begin"/>
        </w:r>
        <w:r w:rsidR="00E24798" w:rsidDel="00D23444">
          <w:delInstrText xml:space="preserve"> REF _Ref428343532 \h  \* MERGEFORMAT </w:delInstrText>
        </w:r>
        <w:r w:rsidR="00E24798" w:rsidDel="00D23444">
          <w:fldChar w:fldCharType="separate"/>
        </w:r>
        <w:r w:rsidR="00E24798" w:rsidRPr="00F31509" w:rsidDel="00D23444">
          <w:rPr>
            <w:rFonts w:asciiTheme="majorBidi" w:eastAsia="Times New Roman" w:hAnsiTheme="majorBidi" w:cstheme="majorBidi"/>
            <w:lang w:val="en-GB"/>
          </w:rPr>
          <w:delText xml:space="preserve">Figure </w:delText>
        </w:r>
        <w:r w:rsidR="00E24798" w:rsidRPr="000F0B1C" w:rsidDel="00D23444">
          <w:rPr>
            <w:rFonts w:asciiTheme="majorBidi" w:eastAsia="Times New Roman" w:hAnsiTheme="majorBidi" w:cstheme="majorBidi"/>
            <w:noProof/>
            <w:lang w:val="en-GB"/>
          </w:rPr>
          <w:delText>25</w:delText>
        </w:r>
        <w:r w:rsidR="00E24798" w:rsidDel="00D23444">
          <w:fldChar w:fldCharType="end"/>
        </w:r>
      </w:del>
      <w:r w:rsidRPr="00F31509">
        <w:rPr>
          <w:rFonts w:asciiTheme="majorBidi" w:eastAsia="Times New Roman" w:hAnsiTheme="majorBidi" w:cstheme="majorBidi"/>
          <w:lang w:val="en-GB"/>
        </w:rPr>
        <w:t>)</w:t>
      </w:r>
      <w:ins w:id="15011" w:author="Jane Shaw" w:date="2015-10-29T17:05:00Z">
        <w:r w:rsidR="00D23444">
          <w:rPr>
            <w:rFonts w:asciiTheme="majorBidi" w:eastAsia="Times New Roman" w:hAnsiTheme="majorBidi" w:cstheme="majorBidi"/>
            <w:lang w:val="en-GB"/>
          </w:rPr>
          <w:t>.</w:t>
        </w:r>
      </w:ins>
      <w:del w:id="15012" w:author="Jane Shaw" w:date="2015-10-29T17:05:00Z">
        <w:r w:rsidRPr="00F31509" w:rsidDel="00D23444">
          <w:rPr>
            <w:rFonts w:asciiTheme="majorBidi" w:eastAsia="Times New Roman" w:hAnsiTheme="majorBidi" w:cstheme="majorBidi"/>
            <w:lang w:val="en-GB"/>
          </w:rPr>
          <w:delText>:</w:delText>
        </w:r>
      </w:del>
    </w:p>
    <w:p w14:paraId="34DA9D6F" w14:textId="1CDA6BE7" w:rsidR="006E32A4" w:rsidRPr="00F31509" w:rsidRDefault="006E32A4" w:rsidP="006E32A4">
      <w:pPr>
        <w:keepNext/>
        <w:rPr>
          <w:rFonts w:asciiTheme="majorBidi" w:hAnsiTheme="majorBidi" w:cstheme="majorBidi"/>
          <w:lang w:val="en-GB"/>
        </w:rPr>
      </w:pPr>
    </w:p>
    <w:p w14:paraId="41D675CE" w14:textId="63724FEC" w:rsidR="006E32A4" w:rsidRPr="00F31509" w:rsidRDefault="006E32A4" w:rsidP="006E32A4">
      <w:pPr>
        <w:pStyle w:val="Didascalia"/>
        <w:keepNext/>
        <w:rPr>
          <w:rFonts w:asciiTheme="majorBidi" w:hAnsiTheme="majorBidi" w:cstheme="majorBidi"/>
          <w:b/>
          <w:lang w:val="en-GB"/>
        </w:rPr>
      </w:pPr>
      <w:bookmarkStart w:id="15013" w:name="_Ref428343532"/>
      <w:bookmarkStart w:id="15014" w:name="_Toc428383872"/>
      <w:bookmarkStart w:id="15015" w:name="_Toc430872525"/>
      <w:r w:rsidRPr="00F31509">
        <w:rPr>
          <w:rFonts w:asciiTheme="majorBidi" w:eastAsia="Times New Roman" w:hAnsiTheme="majorBidi" w:cstheme="majorBidi"/>
          <w:lang w:val="en-GB"/>
        </w:rPr>
        <w:t xml:space="preserve">Figure </w:t>
      </w:r>
      <w:del w:id="15016" w:author="Jane Shaw" w:date="2015-10-29T17:09:00Z">
        <w:r w:rsidR="003D789C" w:rsidRPr="00F31509" w:rsidDel="00D23444">
          <w:rPr>
            <w:rFonts w:asciiTheme="majorBidi" w:hAnsiTheme="majorBidi" w:cstheme="majorBidi"/>
            <w:lang w:val="en-GB"/>
          </w:rPr>
          <w:fldChar w:fldCharType="begin"/>
        </w:r>
        <w:r w:rsidRPr="00F31509" w:rsidDel="00D23444">
          <w:rPr>
            <w:rFonts w:asciiTheme="majorBidi" w:hAnsiTheme="majorBidi" w:cstheme="majorBidi"/>
            <w:lang w:val="en-GB"/>
          </w:rPr>
          <w:delInstrText xml:space="preserve"> SEQ Figure \* ARABIC </w:delInstrText>
        </w:r>
        <w:r w:rsidR="003D789C" w:rsidRPr="00F31509" w:rsidDel="00D23444">
          <w:rPr>
            <w:rFonts w:asciiTheme="majorBidi" w:hAnsiTheme="majorBidi" w:cstheme="majorBidi"/>
            <w:b/>
            <w:lang w:val="en-GB"/>
          </w:rPr>
          <w:fldChar w:fldCharType="separate"/>
        </w:r>
        <w:r w:rsidR="00E24798" w:rsidDel="00D23444">
          <w:rPr>
            <w:rFonts w:asciiTheme="majorBidi" w:hAnsiTheme="majorBidi" w:cstheme="majorBidi"/>
            <w:noProof/>
            <w:lang w:val="en-GB"/>
          </w:rPr>
          <w:delText>25</w:delText>
        </w:r>
        <w:r w:rsidR="003D789C" w:rsidRPr="00F31509" w:rsidDel="00D23444">
          <w:rPr>
            <w:rFonts w:asciiTheme="majorBidi" w:hAnsiTheme="majorBidi" w:cstheme="majorBidi"/>
            <w:lang w:val="en-GB"/>
          </w:rPr>
          <w:fldChar w:fldCharType="end"/>
        </w:r>
      </w:del>
      <w:bookmarkEnd w:id="15013"/>
      <w:ins w:id="15017" w:author="Jane Shaw" w:date="2015-10-29T17:09:00Z">
        <w:r w:rsidR="00D23444">
          <w:rPr>
            <w:rFonts w:asciiTheme="majorBidi" w:hAnsiTheme="majorBidi" w:cstheme="majorBidi"/>
            <w:lang w:val="en-GB"/>
          </w:rPr>
          <w:t>21</w:t>
        </w:r>
      </w:ins>
      <w:r w:rsidRPr="00F31509">
        <w:rPr>
          <w:rFonts w:asciiTheme="majorBidi" w:eastAsia="Times New Roman" w:hAnsiTheme="majorBidi" w:cstheme="majorBidi"/>
          <w:lang w:val="en-GB"/>
        </w:rPr>
        <w:t>: Commodity tree for palm oil</w:t>
      </w:r>
      <w:bookmarkEnd w:id="15014"/>
      <w:bookmarkEnd w:id="15015"/>
      <w:ins w:id="15018" w:author="Jane Shaw" w:date="2015-10-29T17:09:00Z">
        <w:r w:rsidR="00D23444">
          <w:rPr>
            <w:rFonts w:asciiTheme="majorBidi" w:eastAsia="Times New Roman" w:hAnsiTheme="majorBidi" w:cstheme="majorBidi"/>
            <w:lang w:val="en-GB"/>
          </w:rPr>
          <w:t xml:space="preserve"> and products</w:t>
        </w:r>
      </w:ins>
    </w:p>
    <w:p w14:paraId="5B722871" w14:textId="04B4C5D1" w:rsidR="006E32A4" w:rsidRPr="00F31509" w:rsidRDefault="006E32A4" w:rsidP="006E32A4">
      <w:pPr>
        <w:rPr>
          <w:rFonts w:asciiTheme="majorBidi" w:hAnsiTheme="majorBidi" w:cstheme="majorBidi"/>
          <w:lang w:val="en-GB"/>
        </w:rPr>
      </w:pPr>
      <w:del w:id="15019" w:author="Jane Shaw" w:date="2015-10-29T17:09:00Z">
        <w:r w:rsidRPr="00F31509" w:rsidDel="00D23444">
          <w:rPr>
            <w:rFonts w:asciiTheme="majorBidi" w:eastAsia="Times New Roman" w:hAnsiTheme="majorBidi" w:cstheme="majorBidi"/>
            <w:lang w:val="en-GB"/>
          </w:rPr>
          <w:delText xml:space="preserve">In a first step we recall </w:delText>
        </w:r>
      </w:del>
      <w:r w:rsidR="00D23444" w:rsidRPr="00F31509">
        <w:rPr>
          <w:rFonts w:asciiTheme="majorBidi" w:eastAsia="Times New Roman" w:hAnsiTheme="majorBidi" w:cstheme="majorBidi"/>
          <w:lang w:val="en-GB"/>
        </w:rPr>
        <w:t xml:space="preserve">The </w:t>
      </w:r>
      <w:del w:id="15020" w:author="Jane Shaw" w:date="2015-10-29T17:09:00Z">
        <w:r w:rsidRPr="00F31509" w:rsidDel="00D23444">
          <w:rPr>
            <w:rFonts w:asciiTheme="majorBidi" w:eastAsia="Times New Roman" w:hAnsiTheme="majorBidi" w:cstheme="majorBidi"/>
            <w:lang w:val="en-GB"/>
          </w:rPr>
          <w:delText xml:space="preserve">complete </w:delText>
        </w:r>
      </w:del>
      <w:r w:rsidRPr="00F31509">
        <w:rPr>
          <w:rFonts w:asciiTheme="majorBidi" w:eastAsia="Times New Roman" w:hAnsiTheme="majorBidi" w:cstheme="majorBidi"/>
          <w:lang w:val="en-GB"/>
        </w:rPr>
        <w:t>SUA table produced so far (</w:t>
      </w:r>
      <w:r w:rsidR="00E24798">
        <w:fldChar w:fldCharType="begin"/>
      </w:r>
      <w:r w:rsidR="00E24798">
        <w:instrText xml:space="preserve"> REF _Ref428343795 \h  \* MERGEFORMAT </w:instrText>
      </w:r>
      <w:r w:rsidR="00E24798">
        <w:fldChar w:fldCharType="separate"/>
      </w:r>
      <w:ins w:id="15021" w:author="Jane Shaw" w:date="2015-11-01T20:53:00Z">
        <w:r w:rsidR="00311179" w:rsidRPr="00311179">
          <w:rPr>
            <w:rFonts w:asciiTheme="majorBidi" w:eastAsia="Times New Roman" w:hAnsiTheme="majorBidi" w:cstheme="majorBidi"/>
            <w:lang w:val="en-GB"/>
            <w:rPrChange w:id="15022"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023" w:author="Jane Shaw" w:date="2015-11-01T20:53:00Z">
              <w:rPr>
                <w:rFonts w:asciiTheme="majorBidi" w:hAnsiTheme="majorBidi" w:cstheme="majorBidi"/>
                <w:noProof/>
                <w:lang w:val="en-GB"/>
              </w:rPr>
            </w:rPrChange>
          </w:rPr>
          <w:t>65</w:t>
        </w:r>
      </w:ins>
      <w:del w:id="15024"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65</w:delText>
        </w:r>
      </w:del>
      <w:r w:rsidR="00E24798">
        <w:fldChar w:fldCharType="end"/>
      </w:r>
      <w:r w:rsidRPr="00F31509">
        <w:rPr>
          <w:rFonts w:asciiTheme="majorBidi" w:eastAsia="Times New Roman" w:hAnsiTheme="majorBidi" w:cstheme="majorBidi"/>
          <w:lang w:val="en-GB"/>
        </w:rPr>
        <w:t>)</w:t>
      </w:r>
      <w:del w:id="15025" w:author="Jane Shaw" w:date="2015-10-29T17:09: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026" w:author="Jane Shaw" w:date="2015-10-29T17:09:00Z">
        <w:r w:rsidRPr="00F31509" w:rsidDel="00D23444">
          <w:rPr>
            <w:rFonts w:asciiTheme="majorBidi" w:eastAsia="Times New Roman" w:hAnsiTheme="majorBidi" w:cstheme="majorBidi"/>
            <w:lang w:val="en-GB"/>
          </w:rPr>
          <w:delText xml:space="preserve">It is </w:delText>
        </w:r>
      </w:del>
      <w:ins w:id="15027" w:author="Jane Shaw" w:date="2015-10-29T17:09:00Z">
        <w:r w:rsidR="00D23444">
          <w:rPr>
            <w:rFonts w:asciiTheme="majorBidi" w:eastAsia="Times New Roman" w:hAnsiTheme="majorBidi" w:cstheme="majorBidi"/>
            <w:lang w:val="en-GB"/>
          </w:rPr>
          <w:t xml:space="preserve">serves as </w:t>
        </w:r>
      </w:ins>
      <w:r w:rsidRPr="00F31509">
        <w:rPr>
          <w:rFonts w:asciiTheme="majorBidi" w:eastAsia="Times New Roman" w:hAnsiTheme="majorBidi" w:cstheme="majorBidi"/>
          <w:lang w:val="en-GB"/>
        </w:rPr>
        <w:t xml:space="preserve">the basis for the standardization process and </w:t>
      </w:r>
      <w:del w:id="15028" w:author="Jane Shaw" w:date="2015-11-07T20:22:00Z">
        <w:r w:rsidRPr="00F31509" w:rsidDel="00140222">
          <w:rPr>
            <w:rFonts w:asciiTheme="majorBidi" w:eastAsia="Times New Roman" w:hAnsiTheme="majorBidi" w:cstheme="majorBidi"/>
            <w:lang w:val="en-GB"/>
          </w:rPr>
          <w:delText xml:space="preserve">indeed </w:delText>
        </w:r>
      </w:del>
      <w:r w:rsidRPr="00F31509">
        <w:rPr>
          <w:rFonts w:asciiTheme="majorBidi" w:eastAsia="Times New Roman" w:hAnsiTheme="majorBidi" w:cstheme="majorBidi"/>
          <w:lang w:val="en-GB"/>
        </w:rPr>
        <w:t xml:space="preserve">must contain </w:t>
      </w:r>
      <w:del w:id="15029" w:author="Jane Shaw" w:date="2015-11-07T20:22:00Z">
        <w:r w:rsidRPr="00F31509" w:rsidDel="00140222">
          <w:rPr>
            <w:rFonts w:asciiTheme="majorBidi" w:eastAsia="Times New Roman" w:hAnsiTheme="majorBidi" w:cstheme="majorBidi"/>
            <w:lang w:val="en-GB"/>
          </w:rPr>
          <w:delText xml:space="preserve">all </w:delText>
        </w:r>
      </w:del>
      <w:r w:rsidRPr="00F31509">
        <w:rPr>
          <w:rFonts w:asciiTheme="majorBidi" w:eastAsia="Times New Roman" w:hAnsiTheme="majorBidi" w:cstheme="majorBidi"/>
          <w:lang w:val="en-GB"/>
        </w:rPr>
        <w:t xml:space="preserve">estimates for all </w:t>
      </w:r>
      <w:ins w:id="15030" w:author="Jane Shaw" w:date="2015-11-07T20:22:00Z">
        <w:r w:rsidR="00140222">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input variables </w:t>
      </w:r>
      <w:del w:id="15031" w:author="Jane Shaw" w:date="2015-11-07T20:22:00Z">
        <w:r w:rsidRPr="00F31509" w:rsidDel="00140222">
          <w:rPr>
            <w:rFonts w:asciiTheme="majorBidi" w:eastAsia="Times New Roman" w:hAnsiTheme="majorBidi" w:cstheme="majorBidi"/>
            <w:lang w:val="en-GB"/>
          </w:rPr>
          <w:delText xml:space="preserve">of </w:delText>
        </w:r>
      </w:del>
      <w:ins w:id="15032" w:author="Jane Shaw" w:date="2015-11-07T20:22:00Z">
        <w:r w:rsidR="00140222">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this process.</w:t>
      </w:r>
    </w:p>
    <w:p w14:paraId="45865144" w14:textId="24CB55E0" w:rsidR="006E32A4" w:rsidRPr="00F31509" w:rsidRDefault="006E32A4" w:rsidP="006E32A4">
      <w:pPr>
        <w:pStyle w:val="Didascalia"/>
        <w:keepNext/>
        <w:rPr>
          <w:rFonts w:asciiTheme="majorBidi" w:hAnsiTheme="majorBidi" w:cstheme="majorBidi"/>
          <w:b/>
          <w:lang w:val="en-GB"/>
        </w:rPr>
      </w:pPr>
      <w:bookmarkStart w:id="15033" w:name="_Ref428343795"/>
      <w:bookmarkStart w:id="15034" w:name="_Toc428423604"/>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65</w:t>
      </w:r>
      <w:r w:rsidR="003D789C" w:rsidRPr="00F31509">
        <w:rPr>
          <w:rFonts w:asciiTheme="majorBidi" w:hAnsiTheme="majorBidi" w:cstheme="majorBidi"/>
          <w:b/>
          <w:lang w:val="en-GB"/>
        </w:rPr>
        <w:fldChar w:fldCharType="end"/>
      </w:r>
      <w:bookmarkEnd w:id="15033"/>
      <w:r w:rsidRPr="00F31509">
        <w:rPr>
          <w:rFonts w:asciiTheme="majorBidi" w:hAnsiTheme="majorBidi" w:cstheme="majorBidi"/>
          <w:lang w:val="en-GB"/>
        </w:rPr>
        <w:t>: Initial</w:t>
      </w:r>
      <w:ins w:id="15035" w:author="Jane Shaw" w:date="2015-10-29T17:14:00Z">
        <w:r w:rsidR="00D23444">
          <w:rPr>
            <w:rFonts w:asciiTheme="majorBidi" w:hAnsiTheme="majorBidi" w:cstheme="majorBidi"/>
            <w:lang w:val="en-GB"/>
          </w:rPr>
          <w:t>, pre-standardize</w:t>
        </w:r>
      </w:ins>
      <w:ins w:id="15036" w:author="Jane Shaw" w:date="2015-10-29T17:17:00Z">
        <w:r w:rsidR="00D23444">
          <w:rPr>
            <w:rFonts w:asciiTheme="majorBidi" w:hAnsiTheme="majorBidi" w:cstheme="majorBidi"/>
            <w:lang w:val="en-GB"/>
          </w:rPr>
          <w:t>d</w:t>
        </w:r>
      </w:ins>
      <w:r w:rsidRPr="00F31509">
        <w:rPr>
          <w:rFonts w:asciiTheme="majorBidi" w:hAnsiTheme="majorBidi" w:cstheme="majorBidi"/>
          <w:lang w:val="en-GB"/>
        </w:rPr>
        <w:t xml:space="preserve"> SUA table</w:t>
      </w:r>
      <w:del w:id="15037" w:author="Jane Shaw" w:date="2015-10-29T17:14:00Z">
        <w:r w:rsidRPr="00F31509" w:rsidDel="00D23444">
          <w:rPr>
            <w:rFonts w:asciiTheme="majorBidi" w:hAnsiTheme="majorBidi" w:cstheme="majorBidi"/>
            <w:lang w:val="en-GB"/>
          </w:rPr>
          <w:delText>, with all inputs to the standardization process</w:delText>
        </w:r>
        <w:bookmarkEnd w:id="15034"/>
        <w:r w:rsidRPr="00F31509" w:rsidDel="00D23444">
          <w:rPr>
            <w:rFonts w:asciiTheme="majorBidi" w:hAnsiTheme="majorBidi" w:cstheme="majorBidi"/>
            <w:lang w:val="en-GB"/>
          </w:rPr>
          <w:delText xml:space="preserve"> </w:delText>
        </w:r>
      </w:del>
      <w:ins w:id="15038" w:author="Jane Shaw" w:date="2015-10-29T17:14:00Z">
        <w:r w:rsidR="00D23444">
          <w:rPr>
            <w:rFonts w:asciiTheme="majorBidi" w:hAnsiTheme="majorBidi" w:cstheme="majorBidi"/>
            <w:lang w:val="en-GB"/>
          </w:rPr>
          <w:t xml:space="preserve"> for palm oil</w:t>
        </w:r>
      </w:ins>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67F3EF6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CE86BDA" w14:textId="7F5C1ACC"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0B7E7559" w14:textId="52D3E892"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0D688112" w14:textId="3427BFD9"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7D2C49AE" w14:textId="7FA039C0"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2713969E" w14:textId="34BC9A86"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3585EF5C" w14:textId="636354CF"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6E3C6C98" w14:textId="08BA158E"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1F1EEAB2" w14:textId="6AA64811"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001E82AA" w14:textId="71BC32E5"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2D8758A0" w14:textId="0DFC9810"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3C5FB3B0" w14:textId="0B34884F"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3E7D4CB1" w14:textId="275F34A5" w:rsidR="008D6966" w:rsidRPr="00F31509" w:rsidRDefault="008D6966"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3E620C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43418BD" w14:textId="00402282" w:rsidR="006E32A4" w:rsidRPr="00F31509" w:rsidRDefault="006E32A4" w:rsidP="006E32A4">
            <w:pPr>
              <w:pStyle w:val="Compact"/>
              <w:keepNext/>
              <w:rPr>
                <w:rFonts w:asciiTheme="majorBidi" w:hAnsiTheme="majorBidi" w:cstheme="majorBidi"/>
                <w:sz w:val="16"/>
                <w:lang w:val="en-GB"/>
              </w:rPr>
            </w:pPr>
            <w:del w:id="15039" w:author="Jane Shaw" w:date="2015-10-31T20:34:00Z">
              <w:r w:rsidRPr="00F31509" w:rsidDel="007234DC">
                <w:rPr>
                  <w:rFonts w:asciiTheme="majorBidi" w:hAnsiTheme="majorBidi" w:cstheme="majorBidi"/>
                  <w:sz w:val="16"/>
                  <w:lang w:val="en-GB"/>
                </w:rPr>
                <w:delText>Oil p</w:delText>
              </w:r>
            </w:del>
            <w:ins w:id="15040"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2DA5C7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EC05D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A89F5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F6643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704D8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5A23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E1D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8C20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C53E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09442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87876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869A69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28B354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4187FF3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56EF0C" w14:textId="760D51DD"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041" w:author="Jane Shaw" w:date="2015-10-29T17:14:00Z">
              <w:r w:rsidRPr="00F31509" w:rsidDel="00D23444">
                <w:rPr>
                  <w:rFonts w:asciiTheme="majorBidi" w:hAnsiTheme="majorBidi" w:cstheme="majorBidi"/>
                  <w:sz w:val="16"/>
                  <w:lang w:val="en-GB"/>
                </w:rPr>
                <w:delText>,</w:delText>
              </w:r>
            </w:del>
            <w:ins w:id="15042"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5043" w:author="Jane Shaw" w:date="2015-10-29T17:14:00Z">
              <w:r w:rsidRPr="00F31509" w:rsidDel="00D23444">
                <w:rPr>
                  <w:rFonts w:asciiTheme="majorBidi" w:hAnsiTheme="majorBidi" w:cstheme="majorBidi"/>
                  <w:sz w:val="16"/>
                  <w:lang w:val="en-GB"/>
                </w:rPr>
                <w:delText>,</w:delText>
              </w:r>
            </w:del>
            <w:ins w:id="15044"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371D61D2" w14:textId="780A8E7B"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5045" w:author="Jane Shaw" w:date="2015-10-29T17:14:00Z">
              <w:r w:rsidRPr="00F31509" w:rsidDel="00D23444">
                <w:rPr>
                  <w:rFonts w:asciiTheme="majorBidi" w:hAnsiTheme="majorBidi" w:cstheme="majorBidi"/>
                  <w:sz w:val="16"/>
                  <w:lang w:val="en-GB"/>
                </w:rPr>
                <w:delText>,</w:delText>
              </w:r>
            </w:del>
            <w:ins w:id="15046"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D3E93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AF4F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77B269" w14:textId="1D5DC698"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047" w:author="Jane Shaw" w:date="2015-10-29T17:14:00Z">
              <w:r w:rsidRPr="00F31509" w:rsidDel="00D23444">
                <w:rPr>
                  <w:rFonts w:asciiTheme="majorBidi" w:hAnsiTheme="majorBidi" w:cstheme="majorBidi"/>
                  <w:sz w:val="16"/>
                  <w:lang w:val="en-GB"/>
                </w:rPr>
                <w:delText>,</w:delText>
              </w:r>
            </w:del>
            <w:ins w:id="15048"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159</w:t>
            </w:r>
            <w:del w:id="15049" w:author="Jane Shaw" w:date="2015-10-29T17:14:00Z">
              <w:r w:rsidRPr="00F31509" w:rsidDel="00D23444">
                <w:rPr>
                  <w:rFonts w:asciiTheme="majorBidi" w:hAnsiTheme="majorBidi" w:cstheme="majorBidi"/>
                  <w:sz w:val="16"/>
                  <w:lang w:val="en-GB"/>
                </w:rPr>
                <w:delText>,</w:delText>
              </w:r>
            </w:del>
            <w:ins w:id="15050"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700</w:t>
            </w:r>
          </w:p>
        </w:tc>
        <w:tc>
          <w:tcPr>
            <w:tcW w:w="0" w:type="auto"/>
          </w:tcPr>
          <w:p w14:paraId="6F042B1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F57C4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E6E5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CAD2D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06A15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8DD59D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8297421"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1958FE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25F07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87070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24A2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7273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D182F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9A5B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C497C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FF14C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CD7A5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DC8B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381F09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CC825F" w14:textId="6748EA31"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14:paraId="26B23441" w14:textId="3FE3DB9A"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051" w:author="Jane Shaw" w:date="2015-10-29T17:14:00Z">
              <w:r w:rsidRPr="00F31509" w:rsidDel="00D23444">
                <w:rPr>
                  <w:rFonts w:asciiTheme="majorBidi" w:hAnsiTheme="majorBidi" w:cstheme="majorBidi"/>
                  <w:sz w:val="16"/>
                  <w:lang w:val="en-GB"/>
                </w:rPr>
                <w:delText>,</w:delText>
              </w:r>
            </w:del>
            <w:ins w:id="15052"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5053" w:author="Jane Shaw" w:date="2015-10-29T17:14:00Z">
              <w:r w:rsidRPr="00F31509" w:rsidDel="00D23444">
                <w:rPr>
                  <w:rFonts w:asciiTheme="majorBidi" w:hAnsiTheme="majorBidi" w:cstheme="majorBidi"/>
                  <w:sz w:val="16"/>
                  <w:lang w:val="en-GB"/>
                </w:rPr>
                <w:delText>,</w:delText>
              </w:r>
            </w:del>
            <w:ins w:id="15054"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1D8B6E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28F8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3D3A153" w14:textId="236C7F8F"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5055" w:author="Jane Shaw" w:date="2015-10-29T17:14:00Z">
              <w:r w:rsidRPr="00F31509" w:rsidDel="00D23444">
                <w:rPr>
                  <w:rFonts w:asciiTheme="majorBidi" w:hAnsiTheme="majorBidi" w:cstheme="majorBidi"/>
                  <w:sz w:val="16"/>
                  <w:lang w:val="en-GB"/>
                </w:rPr>
                <w:delText>,</w:delText>
              </w:r>
            </w:del>
            <w:ins w:id="15056"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68E0A2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D26E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E2871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663C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309EE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4D5A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8AB65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D94185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AF78130"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5423C7F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BBD5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EF10B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6235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B4A97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D531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E0EF0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3FC10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DE1AA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B246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3C62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C166BE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576787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6CF7D27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52987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AF064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90F34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D13BE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F358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98A7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62E0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53AC8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0EFE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4F024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626254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336532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06213F5D" w14:textId="146657E9"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5057" w:author="Jane Shaw" w:date="2015-10-29T17:14:00Z">
              <w:r w:rsidRPr="00F31509" w:rsidDel="00D23444">
                <w:rPr>
                  <w:rFonts w:asciiTheme="majorBidi" w:hAnsiTheme="majorBidi" w:cstheme="majorBidi"/>
                  <w:sz w:val="16"/>
                  <w:lang w:val="en-GB"/>
                </w:rPr>
                <w:delText>,</w:delText>
              </w:r>
            </w:del>
            <w:ins w:id="15058" w:author="Jane Shaw" w:date="2015-10-29T17:14: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448882D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0F4F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7B678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3EC99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82D6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836F5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530DA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40E27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3BEA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92E9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DD67E4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712DB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0F3E1A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23CC0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563F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CEAB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9BE8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27F8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667FF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475A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57922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8E90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4395C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8B6B14C" w14:textId="77777777" w:rsidR="006C05AE" w:rsidRPr="00F31509" w:rsidRDefault="006C05AE" w:rsidP="006E32A4">
      <w:pPr>
        <w:rPr>
          <w:rFonts w:asciiTheme="majorBidi" w:hAnsiTheme="majorBidi" w:cstheme="majorBidi"/>
          <w:lang w:val="en-GB"/>
        </w:rPr>
      </w:pPr>
    </w:p>
    <w:p w14:paraId="23BC8C19" w14:textId="5F4381AD" w:rsidR="006E32A4" w:rsidRPr="00F31509" w:rsidRDefault="006E32A4">
      <w:pPr>
        <w:jc w:val="both"/>
        <w:rPr>
          <w:rFonts w:asciiTheme="majorBidi" w:hAnsiTheme="majorBidi" w:cstheme="majorBidi"/>
          <w:lang w:val="en-GB"/>
        </w:rPr>
        <w:pPrChange w:id="15059" w:author="Jane Shaw" w:date="2015-10-29T17:15:00Z">
          <w:pPr/>
        </w:pPrChange>
      </w:pPr>
      <w:r w:rsidRPr="00F31509">
        <w:rPr>
          <w:rFonts w:asciiTheme="majorBidi" w:eastAsia="Times New Roman" w:hAnsiTheme="majorBidi" w:cstheme="majorBidi"/>
          <w:lang w:val="en-GB"/>
        </w:rPr>
        <w:t xml:space="preserve">The next step </w:t>
      </w:r>
      <w:del w:id="15060" w:author="Jane Shaw" w:date="2015-10-29T17:15:00Z">
        <w:r w:rsidRPr="00F31509" w:rsidDel="00D23444">
          <w:rPr>
            <w:rFonts w:asciiTheme="majorBidi" w:eastAsia="Times New Roman" w:hAnsiTheme="majorBidi" w:cstheme="majorBidi"/>
            <w:lang w:val="en-GB"/>
          </w:rPr>
          <w:delText xml:space="preserve">in this process </w:delText>
        </w:r>
      </w:del>
      <w:r w:rsidRPr="00F31509">
        <w:rPr>
          <w:rFonts w:asciiTheme="majorBidi" w:eastAsia="Times New Roman" w:hAnsiTheme="majorBidi" w:cstheme="majorBidi"/>
          <w:lang w:val="en-GB"/>
        </w:rPr>
        <w:t xml:space="preserve">is to balance the processed commodities by creating production quantities. However, in </w:t>
      </w:r>
      <w:del w:id="15061" w:author="Jane Shaw" w:date="2015-10-29T17:15:00Z">
        <w:r w:rsidRPr="00F31509" w:rsidDel="00D23444">
          <w:rPr>
            <w:rFonts w:asciiTheme="majorBidi" w:eastAsia="Times New Roman" w:hAnsiTheme="majorBidi" w:cstheme="majorBidi"/>
            <w:lang w:val="en-GB"/>
          </w:rPr>
          <w:delText>our case</w:delText>
        </w:r>
      </w:del>
      <w:ins w:id="15062" w:author="Jane Shaw" w:date="2015-10-29T17:15:00Z">
        <w:r w:rsidR="00D23444">
          <w:rPr>
            <w:rFonts w:asciiTheme="majorBidi" w:eastAsia="Times New Roman" w:hAnsiTheme="majorBidi" w:cstheme="majorBidi"/>
            <w:lang w:val="en-GB"/>
          </w:rPr>
          <w:t>this example</w:t>
        </w:r>
      </w:ins>
      <w:r w:rsidRPr="00F31509">
        <w:rPr>
          <w:rFonts w:asciiTheme="majorBidi" w:eastAsia="Times New Roman" w:hAnsiTheme="majorBidi" w:cstheme="majorBidi"/>
          <w:lang w:val="en-GB"/>
        </w:rPr>
        <w:t xml:space="preserve">, </w:t>
      </w:r>
      <w:del w:id="15063" w:author="Jane Shaw" w:date="2015-10-29T17:15:00Z">
        <w:r w:rsidRPr="00F31509" w:rsidDel="00D23444">
          <w:rPr>
            <w:rFonts w:asciiTheme="majorBidi" w:eastAsia="Times New Roman" w:hAnsiTheme="majorBidi" w:cstheme="majorBidi"/>
            <w:lang w:val="en-GB"/>
          </w:rPr>
          <w:delText xml:space="preserve">we have </w:delText>
        </w:r>
      </w:del>
      <w:r w:rsidRPr="00F31509">
        <w:rPr>
          <w:rFonts w:asciiTheme="majorBidi" w:eastAsia="Times New Roman" w:hAnsiTheme="majorBidi" w:cstheme="majorBidi"/>
          <w:lang w:val="en-GB"/>
        </w:rPr>
        <w:t xml:space="preserve">official production figures </w:t>
      </w:r>
      <w:ins w:id="15064" w:author="Jane Shaw" w:date="2015-10-29T17:15:00Z">
        <w:r w:rsidR="00D23444">
          <w:rPr>
            <w:rFonts w:asciiTheme="majorBidi" w:eastAsia="Times New Roman" w:hAnsiTheme="majorBidi" w:cstheme="majorBidi"/>
            <w:lang w:val="en-GB"/>
          </w:rPr>
          <w:t xml:space="preserve">are available </w:t>
        </w:r>
      </w:ins>
      <w:r w:rsidRPr="00F31509">
        <w:rPr>
          <w:rFonts w:asciiTheme="majorBidi" w:eastAsia="Times New Roman" w:hAnsiTheme="majorBidi" w:cstheme="majorBidi"/>
          <w:lang w:val="en-GB"/>
        </w:rPr>
        <w:t xml:space="preserve">for the two main uses of </w:t>
      </w:r>
      <w:del w:id="15065" w:author="Jane Shaw" w:date="2015-10-31T20:34:00Z">
        <w:r w:rsidRPr="00F31509" w:rsidDel="007234DC">
          <w:rPr>
            <w:rFonts w:asciiTheme="majorBidi" w:eastAsia="Times New Roman" w:hAnsiTheme="majorBidi" w:cstheme="majorBidi"/>
            <w:lang w:val="en-GB"/>
          </w:rPr>
          <w:delText>oil p</w:delText>
        </w:r>
      </w:del>
      <w:ins w:id="15066" w:author="Jane Shaw" w:date="2015-10-31T20:34:00Z">
        <w:r w:rsidR="007234DC">
          <w:rPr>
            <w:rFonts w:asciiTheme="majorBidi" w:eastAsia="Times New Roman" w:hAnsiTheme="majorBidi" w:cstheme="majorBidi"/>
            <w:lang w:val="en-GB"/>
          </w:rPr>
          <w:t>oil-p</w:t>
        </w:r>
      </w:ins>
      <w:r w:rsidRPr="00F31509">
        <w:rPr>
          <w:rFonts w:asciiTheme="majorBidi" w:eastAsia="Times New Roman" w:hAnsiTheme="majorBidi" w:cstheme="majorBidi"/>
          <w:lang w:val="en-GB"/>
        </w:rPr>
        <w:t xml:space="preserve">alm fruit </w:t>
      </w:r>
      <w:del w:id="15067" w:author="Jane Shaw" w:date="2015-10-29T17:15:00Z">
        <w:r w:rsidRPr="00F31509" w:rsidDel="00D23444">
          <w:rPr>
            <w:rFonts w:asciiTheme="majorBidi" w:eastAsia="Times New Roman" w:hAnsiTheme="majorBidi" w:cstheme="majorBidi"/>
            <w:lang w:val="en-GB"/>
          </w:rPr>
          <w:delText>with</w:delText>
        </w:r>
      </w:del>
      <w:r w:rsidRPr="00F31509">
        <w:rPr>
          <w:rFonts w:asciiTheme="majorBidi" w:eastAsia="Times New Roman" w:hAnsiTheme="majorBidi" w:cstheme="majorBidi"/>
          <w:lang w:val="en-GB"/>
        </w:rPr>
        <w:t xml:space="preserve">in </w:t>
      </w:r>
      <w:del w:id="15068" w:author="Jane Shaw" w:date="2015-10-29T17:15:00Z">
        <w:r w:rsidRPr="00F31509" w:rsidDel="00D23444">
          <w:rPr>
            <w:rFonts w:asciiTheme="majorBidi" w:eastAsia="Times New Roman" w:hAnsiTheme="majorBidi" w:cstheme="majorBidi"/>
            <w:lang w:val="en-GB"/>
          </w:rPr>
          <w:delText xml:space="preserve">this </w:delText>
        </w:r>
      </w:del>
      <w:ins w:id="15069" w:author="Jane Shaw" w:date="2015-10-29T17:15:00Z">
        <w:r w:rsidR="00D23444">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country: margarine and fat preparations. </w:t>
      </w:r>
      <w:del w:id="15070" w:author="Jane Shaw" w:date="2015-10-29T17:15:00Z">
        <w:r w:rsidRPr="00F31509" w:rsidDel="00D23444">
          <w:rPr>
            <w:rFonts w:asciiTheme="majorBidi" w:eastAsia="Times New Roman" w:hAnsiTheme="majorBidi" w:cstheme="majorBidi"/>
            <w:lang w:val="en-GB"/>
          </w:rPr>
          <w:delText xml:space="preserve">Since </w:delText>
        </w:r>
      </w:del>
      <w:ins w:id="15071" w:author="Jane Shaw" w:date="2015-10-29T17:15:00Z">
        <w:r w:rsidR="00D23444">
          <w:rPr>
            <w:rFonts w:asciiTheme="majorBidi" w:eastAsia="Times New Roman" w:hAnsiTheme="majorBidi" w:cstheme="majorBidi"/>
            <w:lang w:val="en-GB"/>
          </w:rPr>
          <w:t xml:space="preserve">As </w:t>
        </w:r>
      </w:ins>
      <w:r w:rsidRPr="00F31509">
        <w:rPr>
          <w:rFonts w:asciiTheme="majorBidi" w:eastAsia="Times New Roman" w:hAnsiTheme="majorBidi" w:cstheme="majorBidi"/>
          <w:lang w:val="en-GB"/>
        </w:rPr>
        <w:t xml:space="preserve">these figures are official and </w:t>
      </w:r>
      <w:del w:id="15072" w:author="Jane Shaw" w:date="2015-10-29T17:15:00Z">
        <w:r w:rsidRPr="00F31509" w:rsidDel="00D23444">
          <w:rPr>
            <w:rFonts w:asciiTheme="majorBidi" w:eastAsia="Times New Roman" w:hAnsiTheme="majorBidi" w:cstheme="majorBidi"/>
            <w:lang w:val="en-GB"/>
          </w:rPr>
          <w:delText xml:space="preserve">compose </w:delText>
        </w:r>
      </w:del>
      <w:ins w:id="15073" w:author="Jane Shaw" w:date="2015-10-29T17:15:00Z">
        <w:r w:rsidR="00D23444">
          <w:rPr>
            <w:rFonts w:asciiTheme="majorBidi" w:eastAsia="Times New Roman" w:hAnsiTheme="majorBidi" w:cstheme="majorBidi"/>
            <w:lang w:val="en-GB"/>
          </w:rPr>
          <w:t xml:space="preserve">account for </w:t>
        </w:r>
      </w:ins>
      <w:r w:rsidRPr="00F31509">
        <w:rPr>
          <w:rFonts w:asciiTheme="majorBidi" w:eastAsia="Times New Roman" w:hAnsiTheme="majorBidi" w:cstheme="majorBidi"/>
          <w:lang w:val="en-GB"/>
        </w:rPr>
        <w:t xml:space="preserve">the majority of the end uses of </w:t>
      </w:r>
      <w:del w:id="15074" w:author="Jane Shaw" w:date="2015-10-31T20:34:00Z">
        <w:r w:rsidRPr="00F31509" w:rsidDel="007234DC">
          <w:rPr>
            <w:rFonts w:asciiTheme="majorBidi" w:eastAsia="Times New Roman" w:hAnsiTheme="majorBidi" w:cstheme="majorBidi"/>
            <w:lang w:val="en-GB"/>
          </w:rPr>
          <w:delText>oil p</w:delText>
        </w:r>
      </w:del>
      <w:ins w:id="15075" w:author="Jane Shaw" w:date="2015-10-31T20:34:00Z">
        <w:r w:rsidR="007234DC">
          <w:rPr>
            <w:rFonts w:asciiTheme="majorBidi" w:eastAsia="Times New Roman" w:hAnsiTheme="majorBidi" w:cstheme="majorBidi"/>
            <w:lang w:val="en-GB"/>
          </w:rPr>
          <w:t>oil-p</w:t>
        </w:r>
      </w:ins>
      <w:r w:rsidRPr="00F31509">
        <w:rPr>
          <w:rFonts w:asciiTheme="majorBidi" w:eastAsia="Times New Roman" w:hAnsiTheme="majorBidi" w:cstheme="majorBidi"/>
          <w:lang w:val="en-GB"/>
        </w:rPr>
        <w:t xml:space="preserve">alm fruit, </w:t>
      </w:r>
      <w:ins w:id="15076" w:author="Jane Shaw" w:date="2015-10-29T17:16:00Z">
        <w:r w:rsidR="00D23444">
          <w:rPr>
            <w:rFonts w:asciiTheme="majorBidi" w:eastAsia="Times New Roman" w:hAnsiTheme="majorBidi" w:cstheme="majorBidi"/>
            <w:lang w:val="en-GB"/>
          </w:rPr>
          <w:t xml:space="preserve">they </w:t>
        </w:r>
      </w:ins>
      <w:del w:id="15077" w:author="Jane Shaw" w:date="2015-10-29T17:16:00Z">
        <w:r w:rsidRPr="00F31509" w:rsidDel="00D23444">
          <w:rPr>
            <w:rFonts w:asciiTheme="majorBidi" w:eastAsia="Times New Roman" w:hAnsiTheme="majorBidi" w:cstheme="majorBidi"/>
            <w:lang w:val="en-GB"/>
          </w:rPr>
          <w:delText xml:space="preserve">we </w:delText>
        </w:r>
      </w:del>
      <w:r w:rsidRPr="00F31509">
        <w:rPr>
          <w:rFonts w:asciiTheme="majorBidi" w:eastAsia="Times New Roman" w:hAnsiTheme="majorBidi" w:cstheme="majorBidi"/>
          <w:lang w:val="en-GB"/>
        </w:rPr>
        <w:t xml:space="preserve">should </w:t>
      </w:r>
      <w:ins w:id="15078" w:author="Jane Shaw" w:date="2015-10-29T17:16:00Z">
        <w:r w:rsidR="00D23444">
          <w:rPr>
            <w:rFonts w:asciiTheme="majorBidi" w:eastAsia="Times New Roman" w:hAnsiTheme="majorBidi" w:cstheme="majorBidi"/>
            <w:lang w:val="en-GB"/>
          </w:rPr>
          <w:t xml:space="preserve">be used as the basis for </w:t>
        </w:r>
      </w:ins>
      <w:r w:rsidRPr="00F31509">
        <w:rPr>
          <w:rFonts w:asciiTheme="majorBidi" w:eastAsia="Times New Roman" w:hAnsiTheme="majorBidi" w:cstheme="majorBidi"/>
          <w:lang w:val="en-GB"/>
        </w:rPr>
        <w:t>updat</w:t>
      </w:r>
      <w:ins w:id="15079" w:author="Jane Shaw" w:date="2015-10-29T17:16:00Z">
        <w:r w:rsidR="00D23444">
          <w:rPr>
            <w:rFonts w:asciiTheme="majorBidi" w:eastAsia="Times New Roman" w:hAnsiTheme="majorBidi" w:cstheme="majorBidi"/>
            <w:lang w:val="en-GB"/>
          </w:rPr>
          <w:t>ing</w:t>
        </w:r>
      </w:ins>
      <w:del w:id="15080" w:author="Jane Shaw" w:date="2015-10-29T17:16:00Z">
        <w:r w:rsidRPr="00F31509" w:rsidDel="00D23444">
          <w:rPr>
            <w:rFonts w:asciiTheme="majorBidi" w:eastAsia="Times New Roman" w:hAnsiTheme="majorBidi" w:cstheme="majorBidi"/>
            <w:lang w:val="en-GB"/>
          </w:rPr>
          <w:delText>e</w:delText>
        </w:r>
      </w:del>
      <w:r w:rsidRPr="00F31509">
        <w:rPr>
          <w:rFonts w:asciiTheme="majorBidi" w:eastAsia="Times New Roman" w:hAnsiTheme="majorBidi" w:cstheme="majorBidi"/>
          <w:lang w:val="en-GB"/>
        </w:rPr>
        <w:t xml:space="preserve"> the food processing estimate </w:t>
      </w:r>
      <w:del w:id="15081" w:author="Jane Shaw" w:date="2015-10-29T17:17:00Z">
        <w:r w:rsidRPr="00F31509" w:rsidDel="00D23444">
          <w:rPr>
            <w:rFonts w:asciiTheme="majorBidi" w:eastAsia="Times New Roman" w:hAnsiTheme="majorBidi" w:cstheme="majorBidi"/>
            <w:lang w:val="en-GB"/>
          </w:rPr>
          <w:delText xml:space="preserve">based on these official figures </w:delText>
        </w:r>
      </w:del>
      <w:r w:rsidRPr="00F31509">
        <w:rPr>
          <w:rFonts w:asciiTheme="majorBidi" w:eastAsia="Times New Roman" w:hAnsiTheme="majorBidi" w:cstheme="majorBidi"/>
          <w:lang w:val="en-GB"/>
        </w:rPr>
        <w:t>(</w:t>
      </w:r>
      <w:r w:rsidR="00E24798">
        <w:fldChar w:fldCharType="begin"/>
      </w:r>
      <w:r w:rsidR="00E24798">
        <w:instrText xml:space="preserve"> REF _Ref428344050 \h  \* MERGEFORMAT </w:instrText>
      </w:r>
      <w:r w:rsidR="00E24798">
        <w:fldChar w:fldCharType="separate"/>
      </w:r>
      <w:ins w:id="15082" w:author="Jane Shaw" w:date="2015-11-01T20:53:00Z">
        <w:r w:rsidR="00311179" w:rsidRPr="00311179">
          <w:rPr>
            <w:rFonts w:asciiTheme="majorBidi" w:eastAsia="Times New Roman" w:hAnsiTheme="majorBidi" w:cstheme="majorBidi"/>
            <w:lang w:val="en-GB"/>
            <w:rPrChange w:id="1508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084" w:author="Jane Shaw" w:date="2015-11-01T20:53:00Z">
              <w:rPr>
                <w:rFonts w:asciiTheme="majorBidi" w:hAnsiTheme="majorBidi" w:cstheme="majorBidi"/>
                <w:noProof/>
                <w:lang w:val="en-GB"/>
              </w:rPr>
            </w:rPrChange>
          </w:rPr>
          <w:t>66</w:t>
        </w:r>
      </w:ins>
      <w:del w:id="1508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66</w:delText>
        </w:r>
      </w:del>
      <w:r w:rsidR="00E24798">
        <w:fldChar w:fldCharType="end"/>
      </w:r>
      <w:r w:rsidRPr="00F31509">
        <w:rPr>
          <w:rFonts w:asciiTheme="majorBidi" w:eastAsia="Times New Roman" w:hAnsiTheme="majorBidi" w:cstheme="majorBidi"/>
          <w:lang w:val="en-GB"/>
        </w:rPr>
        <w:t>)</w:t>
      </w:r>
      <w:ins w:id="15086" w:author="Jane Shaw" w:date="2015-10-29T17:16:00Z">
        <w:r w:rsidR="00D23444">
          <w:rPr>
            <w:rFonts w:asciiTheme="majorBidi" w:eastAsia="Times New Roman" w:hAnsiTheme="majorBidi" w:cstheme="majorBidi"/>
            <w:lang w:val="en-GB"/>
          </w:rPr>
          <w:t>.</w:t>
        </w:r>
      </w:ins>
      <w:del w:id="15087" w:author="Jane Shaw" w:date="2015-10-29T17:16:00Z">
        <w:r w:rsidRPr="00F31509" w:rsidDel="00D23444">
          <w:rPr>
            <w:rFonts w:asciiTheme="majorBidi" w:eastAsia="Times New Roman" w:hAnsiTheme="majorBidi" w:cstheme="majorBidi"/>
            <w:lang w:val="en-GB"/>
          </w:rPr>
          <w:delText>:</w:delText>
        </w:r>
      </w:del>
    </w:p>
    <w:p w14:paraId="13576C9B" w14:textId="053030C3" w:rsidR="006E32A4" w:rsidRPr="00F31509" w:rsidRDefault="006E32A4" w:rsidP="006E32A4">
      <w:pPr>
        <w:pStyle w:val="Didascalia"/>
        <w:keepNext/>
        <w:rPr>
          <w:rFonts w:asciiTheme="majorBidi" w:hAnsiTheme="majorBidi" w:cstheme="majorBidi"/>
          <w:b/>
          <w:lang w:val="en-GB"/>
        </w:rPr>
      </w:pPr>
      <w:bookmarkStart w:id="15088" w:name="_Ref428344050"/>
      <w:bookmarkStart w:id="15089" w:name="_Toc428423605"/>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66</w:t>
      </w:r>
      <w:r w:rsidR="003D789C" w:rsidRPr="00F31509">
        <w:rPr>
          <w:rFonts w:asciiTheme="majorBidi" w:hAnsiTheme="majorBidi" w:cstheme="majorBidi"/>
          <w:b/>
          <w:lang w:val="en-GB"/>
        </w:rPr>
        <w:fldChar w:fldCharType="end"/>
      </w:r>
      <w:bookmarkEnd w:id="15088"/>
      <w:r w:rsidRPr="00F31509">
        <w:rPr>
          <w:rFonts w:asciiTheme="majorBidi" w:hAnsiTheme="majorBidi" w:cstheme="majorBidi"/>
          <w:lang w:val="en-GB"/>
        </w:rPr>
        <w:t xml:space="preserve">: Updating the SUA table </w:t>
      </w:r>
      <w:ins w:id="15090" w:author="Jane Shaw" w:date="2015-10-29T17:17:00Z">
        <w:r w:rsidR="00D23444">
          <w:rPr>
            <w:rFonts w:asciiTheme="majorBidi" w:hAnsiTheme="majorBidi" w:cstheme="majorBidi"/>
            <w:lang w:val="en-GB"/>
          </w:rPr>
          <w:t xml:space="preserve">for palm oil </w:t>
        </w:r>
      </w:ins>
      <w:r w:rsidRPr="00F31509">
        <w:rPr>
          <w:rFonts w:asciiTheme="majorBidi" w:hAnsiTheme="majorBidi" w:cstheme="majorBidi"/>
          <w:lang w:val="en-GB"/>
        </w:rPr>
        <w:t>with food processing information</w:t>
      </w:r>
      <w:bookmarkEnd w:id="15089"/>
    </w:p>
    <w:tbl>
      <w:tblPr>
        <w:tblStyle w:val="Tabellaclassica1"/>
        <w:tblW w:w="5261" w:type="pct"/>
        <w:tblLook w:val="04A0" w:firstRow="1" w:lastRow="0" w:firstColumn="1" w:lastColumn="0" w:noHBand="0" w:noVBand="1"/>
      </w:tblPr>
      <w:tblGrid>
        <w:gridCol w:w="1621"/>
        <w:gridCol w:w="981"/>
        <w:gridCol w:w="797"/>
        <w:gridCol w:w="759"/>
        <w:gridCol w:w="768"/>
        <w:gridCol w:w="563"/>
        <w:gridCol w:w="1002"/>
        <w:gridCol w:w="545"/>
        <w:gridCol w:w="536"/>
        <w:gridCol w:w="723"/>
        <w:gridCol w:w="901"/>
        <w:gridCol w:w="528"/>
      </w:tblGrid>
      <w:tr w:rsidR="008D6966" w:rsidRPr="00F31509" w14:paraId="6D8E738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1BEE41C4" w14:textId="1CF97366"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1E5DAC4F" w14:textId="524AF785"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0AA81DB5" w14:textId="11C71866"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6E885569" w14:textId="7544DC82"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7F4180DF" w14:textId="52C8D9D0"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0EF9E23A" w14:textId="359C469A"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3687E40" w14:textId="7E007D1A"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7AC0130C" w14:textId="7F0652A7"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35A79D3C" w14:textId="31460E0E"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7A47D398" w14:textId="7D88CFD1"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308D7564" w14:textId="0E0E51E9"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3DDD4AE1" w14:textId="19DBF368" w:rsidR="008D6966" w:rsidRPr="00F31509" w:rsidRDefault="008D6966"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0F5A41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CF1E692" w14:textId="1C095B29" w:rsidR="006E32A4" w:rsidRPr="00F31509" w:rsidRDefault="006E32A4" w:rsidP="006E32A4">
            <w:pPr>
              <w:pStyle w:val="Compact"/>
              <w:rPr>
                <w:rFonts w:asciiTheme="majorBidi" w:hAnsiTheme="majorBidi" w:cstheme="majorBidi"/>
                <w:sz w:val="16"/>
                <w:lang w:val="en-GB"/>
              </w:rPr>
            </w:pPr>
            <w:del w:id="15091" w:author="Jane Shaw" w:date="2015-10-31T20:34:00Z">
              <w:r w:rsidRPr="00F31509" w:rsidDel="007234DC">
                <w:rPr>
                  <w:rFonts w:asciiTheme="majorBidi" w:hAnsiTheme="majorBidi" w:cstheme="majorBidi"/>
                  <w:sz w:val="16"/>
                  <w:lang w:val="en-GB"/>
                </w:rPr>
                <w:delText>Oil p</w:delText>
              </w:r>
            </w:del>
            <w:ins w:id="15092"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372726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F3AD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46C9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9BB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788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E754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9E7F1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7D5BC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35FE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673F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EACE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F861B0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AA4E24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28A2C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CF1312" w14:textId="27CD4EE0"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093" w:author="Jane Shaw" w:date="2015-10-29T17:18:00Z">
              <w:r w:rsidRPr="00F31509" w:rsidDel="00D23444">
                <w:rPr>
                  <w:rFonts w:asciiTheme="majorBidi" w:hAnsiTheme="majorBidi" w:cstheme="majorBidi"/>
                  <w:sz w:val="16"/>
                  <w:lang w:val="en-GB"/>
                </w:rPr>
                <w:delText>,</w:delText>
              </w:r>
            </w:del>
            <w:ins w:id="15094"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5095" w:author="Jane Shaw" w:date="2015-10-29T17:18:00Z">
              <w:r w:rsidRPr="00F31509" w:rsidDel="00D23444">
                <w:rPr>
                  <w:rFonts w:asciiTheme="majorBidi" w:hAnsiTheme="majorBidi" w:cstheme="majorBidi"/>
                  <w:sz w:val="16"/>
                  <w:lang w:val="en-GB"/>
                </w:rPr>
                <w:delText>,</w:delText>
              </w:r>
            </w:del>
            <w:ins w:id="15096"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781B7240" w14:textId="0A57A7A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5097" w:author="Jane Shaw" w:date="2015-10-29T17:18:00Z">
              <w:r w:rsidRPr="00F31509" w:rsidDel="00D23444">
                <w:rPr>
                  <w:rFonts w:asciiTheme="majorBidi" w:hAnsiTheme="majorBidi" w:cstheme="majorBidi"/>
                  <w:sz w:val="16"/>
                  <w:lang w:val="en-GB"/>
                </w:rPr>
                <w:delText>,</w:delText>
              </w:r>
            </w:del>
            <w:ins w:id="15098"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4FFB03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CF8C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577154" w14:textId="159ECF58"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5099" w:author="Jane Shaw" w:date="2015-10-29T17:18:00Z">
              <w:r w:rsidRPr="00F31509" w:rsidDel="00D23444">
                <w:rPr>
                  <w:rFonts w:asciiTheme="majorBidi" w:hAnsiTheme="majorBidi" w:cstheme="majorBidi"/>
                  <w:b/>
                  <w:sz w:val="16"/>
                  <w:lang w:val="en-GB"/>
                </w:rPr>
                <w:delText>,</w:delText>
              </w:r>
            </w:del>
            <w:ins w:id="15100" w:author="Jane Shaw" w:date="2015-10-29T17:18:00Z">
              <w:r w:rsidR="00D23444">
                <w:rPr>
                  <w:rFonts w:asciiTheme="majorBidi" w:hAnsiTheme="majorBidi" w:cstheme="majorBidi"/>
                  <w:b/>
                  <w:sz w:val="16"/>
                  <w:lang w:val="en-GB"/>
                </w:rPr>
                <w:t xml:space="preserve"> </w:t>
              </w:r>
            </w:ins>
            <w:r w:rsidRPr="00F31509">
              <w:rPr>
                <w:rFonts w:asciiTheme="majorBidi" w:hAnsiTheme="majorBidi" w:cstheme="majorBidi"/>
                <w:b/>
                <w:sz w:val="16"/>
                <w:lang w:val="en-GB"/>
              </w:rPr>
              <w:t>182</w:t>
            </w:r>
            <w:del w:id="15101" w:author="Jane Shaw" w:date="2015-10-29T17:18:00Z">
              <w:r w:rsidRPr="00F31509" w:rsidDel="00D23444">
                <w:rPr>
                  <w:rFonts w:asciiTheme="majorBidi" w:hAnsiTheme="majorBidi" w:cstheme="majorBidi"/>
                  <w:b/>
                  <w:sz w:val="16"/>
                  <w:lang w:val="en-GB"/>
                </w:rPr>
                <w:delText>,</w:delText>
              </w:r>
            </w:del>
            <w:ins w:id="15102" w:author="Jane Shaw" w:date="2015-10-29T17:18:00Z">
              <w:r w:rsidR="00D23444">
                <w:rPr>
                  <w:rFonts w:asciiTheme="majorBidi" w:hAnsiTheme="majorBidi" w:cstheme="majorBidi"/>
                  <w:b/>
                  <w:sz w:val="16"/>
                  <w:lang w:val="en-GB"/>
                </w:rPr>
                <w:t xml:space="preserve"> </w:t>
              </w:r>
            </w:ins>
            <w:r w:rsidRPr="00F31509">
              <w:rPr>
                <w:rFonts w:asciiTheme="majorBidi" w:hAnsiTheme="majorBidi" w:cstheme="majorBidi"/>
                <w:b/>
                <w:sz w:val="16"/>
                <w:lang w:val="en-GB"/>
              </w:rPr>
              <w:t>600</w:t>
            </w:r>
          </w:p>
        </w:tc>
        <w:tc>
          <w:tcPr>
            <w:tcW w:w="0" w:type="auto"/>
          </w:tcPr>
          <w:p w14:paraId="79A353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C326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9B85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6514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2F8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22133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6C88E6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670ACBD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3A14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200B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6A7E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8491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C161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B43D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B7CA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E01C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A364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4B70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17C986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C5D37F" w14:textId="0D16EA19"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14:paraId="264F713A" w14:textId="76D74CC5"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103" w:author="Jane Shaw" w:date="2015-10-29T17:18:00Z">
              <w:r w:rsidRPr="00F31509" w:rsidDel="00D23444">
                <w:rPr>
                  <w:rFonts w:asciiTheme="majorBidi" w:hAnsiTheme="majorBidi" w:cstheme="majorBidi"/>
                  <w:sz w:val="16"/>
                  <w:lang w:val="en-GB"/>
                </w:rPr>
                <w:delText>,</w:delText>
              </w:r>
            </w:del>
            <w:ins w:id="15104"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5105" w:author="Jane Shaw" w:date="2015-10-29T17:18:00Z">
              <w:r w:rsidRPr="00F31509" w:rsidDel="00D23444">
                <w:rPr>
                  <w:rFonts w:asciiTheme="majorBidi" w:hAnsiTheme="majorBidi" w:cstheme="majorBidi"/>
                  <w:sz w:val="16"/>
                  <w:lang w:val="en-GB"/>
                </w:rPr>
                <w:delText>,</w:delText>
              </w:r>
            </w:del>
            <w:ins w:id="15106"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50B779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BC8B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4CE835" w14:textId="3CA919D4"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5107" w:author="Jane Shaw" w:date="2015-10-29T17:18:00Z">
              <w:r w:rsidRPr="00F31509" w:rsidDel="00D23444">
                <w:rPr>
                  <w:rFonts w:asciiTheme="majorBidi" w:hAnsiTheme="majorBidi" w:cstheme="majorBidi"/>
                  <w:sz w:val="16"/>
                  <w:lang w:val="en-GB"/>
                </w:rPr>
                <w:delText>,</w:delText>
              </w:r>
            </w:del>
            <w:ins w:id="15108"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3E7508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E083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1297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526F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844B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5A8B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508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78DCAF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3F01A5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5D2F2A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7BD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4340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FB8C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43592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C09A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FE2A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FAF17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2D28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7329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0024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4091A7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5AF2B1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C14B2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20EF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A27D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AB9B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71A2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7023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10EC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3F9D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780BC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D403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861C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7C8324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C48E34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3430BE8" w14:textId="3E50A206"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5109" w:author="Jane Shaw" w:date="2015-10-29T17:18:00Z">
              <w:r w:rsidRPr="00F31509" w:rsidDel="00D23444">
                <w:rPr>
                  <w:rFonts w:asciiTheme="majorBidi" w:hAnsiTheme="majorBidi" w:cstheme="majorBidi"/>
                  <w:sz w:val="16"/>
                  <w:lang w:val="en-GB"/>
                </w:rPr>
                <w:delText>,</w:delText>
              </w:r>
            </w:del>
            <w:ins w:id="15110" w:author="Jane Shaw" w:date="2015-10-29T17:18:00Z">
              <w:r w:rsidR="00D23444">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7E2C8E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5B59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86E6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537D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F17A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066F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E5F1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75E32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9900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C64EC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FF976E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63DCAC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B98E6D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DC3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FE0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4D52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51C1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7BA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765B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A8232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59CC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15F7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1D9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0544634" w14:textId="77777777" w:rsidR="006C05AE" w:rsidRPr="00F31509" w:rsidRDefault="006C05AE" w:rsidP="00E52F68">
      <w:pPr>
        <w:jc w:val="both"/>
        <w:rPr>
          <w:rFonts w:asciiTheme="majorBidi" w:hAnsiTheme="majorBidi" w:cstheme="majorBidi"/>
          <w:lang w:val="en-GB"/>
        </w:rPr>
      </w:pPr>
    </w:p>
    <w:p w14:paraId="5C160624" w14:textId="1EF6A825"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Some of the SUA lines are not balanced</w:t>
      </w:r>
      <w:del w:id="15111" w:author="Jane Shaw" w:date="2015-11-07T20:22:00Z">
        <w:r w:rsidRPr="00F31509" w:rsidDel="0014022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112" w:author="Jane Shaw" w:date="2015-10-29T17:18:00Z">
        <w:r w:rsidRPr="00F31509" w:rsidDel="00D23444">
          <w:rPr>
            <w:rFonts w:asciiTheme="majorBidi" w:eastAsia="Times New Roman" w:hAnsiTheme="majorBidi" w:cstheme="majorBidi"/>
            <w:lang w:val="en-GB"/>
          </w:rPr>
          <w:delText xml:space="preserve">and this is </w:delText>
        </w:r>
      </w:del>
      <w:r w:rsidRPr="00F31509">
        <w:rPr>
          <w:rFonts w:asciiTheme="majorBidi" w:eastAsia="Times New Roman" w:hAnsiTheme="majorBidi" w:cstheme="majorBidi"/>
          <w:lang w:val="en-GB"/>
        </w:rPr>
        <w:t xml:space="preserve">because </w:t>
      </w:r>
      <w:del w:id="15113" w:author="Jane Shaw" w:date="2015-10-29T17:18:00Z">
        <w:r w:rsidRPr="00F31509" w:rsidDel="00D23444">
          <w:rPr>
            <w:rFonts w:asciiTheme="majorBidi" w:eastAsia="Times New Roman" w:hAnsiTheme="majorBidi" w:cstheme="majorBidi"/>
            <w:lang w:val="en-GB"/>
          </w:rPr>
          <w:delText xml:space="preserve">we have not allocated utilizations </w:delText>
        </w:r>
      </w:del>
      <w:ins w:id="15114" w:author="Jane Shaw" w:date="2015-10-29T17:18:00Z">
        <w:r w:rsidR="00D23444">
          <w:rPr>
            <w:rFonts w:asciiTheme="majorBidi" w:eastAsia="Times New Roman" w:hAnsiTheme="majorBidi" w:cstheme="majorBidi"/>
            <w:lang w:val="en-GB"/>
          </w:rPr>
          <w:t xml:space="preserve">uses have not been allocated </w:t>
        </w:r>
      </w:ins>
      <w:del w:id="15115" w:author="Jane Shaw" w:date="2015-10-29T17:18:00Z">
        <w:r w:rsidRPr="00F31509" w:rsidDel="00D23444">
          <w:rPr>
            <w:rFonts w:asciiTheme="majorBidi" w:eastAsia="Times New Roman" w:hAnsiTheme="majorBidi" w:cstheme="majorBidi"/>
            <w:lang w:val="en-GB"/>
          </w:rPr>
          <w:delText xml:space="preserve">in the case of </w:delText>
        </w:r>
      </w:del>
      <w:ins w:id="15116" w:author="Jane Shaw" w:date="2015-10-29T17:18:00Z">
        <w:r w:rsidR="00D23444">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 xml:space="preserve">excess supply. For these commodities, </w:t>
      </w:r>
      <w:del w:id="15117" w:author="Jane Shaw" w:date="2015-10-29T17:19:00Z">
        <w:r w:rsidRPr="00F31509" w:rsidDel="00D23444">
          <w:rPr>
            <w:rFonts w:asciiTheme="majorBidi" w:eastAsia="Times New Roman" w:hAnsiTheme="majorBidi" w:cstheme="majorBidi"/>
            <w:lang w:val="en-GB"/>
          </w:rPr>
          <w:delText xml:space="preserve">we should allocate </w:delText>
        </w:r>
      </w:del>
      <w:r w:rsidRPr="00F31509">
        <w:rPr>
          <w:rFonts w:asciiTheme="majorBidi" w:eastAsia="Times New Roman" w:hAnsiTheme="majorBidi" w:cstheme="majorBidi"/>
          <w:lang w:val="en-GB"/>
        </w:rPr>
        <w:t xml:space="preserve">the excess trade amount </w:t>
      </w:r>
      <w:ins w:id="15118" w:author="Jane Shaw" w:date="2015-10-29T17:19:00Z">
        <w:r w:rsidR="00D23444">
          <w:rPr>
            <w:rFonts w:asciiTheme="majorBidi" w:eastAsia="Times New Roman" w:hAnsiTheme="majorBidi" w:cstheme="majorBidi"/>
            <w:lang w:val="en-GB"/>
          </w:rPr>
          <w:t xml:space="preserve">should be allocated </w:t>
        </w:r>
      </w:ins>
      <w:del w:id="15119" w:author="Jane Shaw" w:date="2015-10-29T17:19:00Z">
        <w:r w:rsidRPr="00F31509" w:rsidDel="00D23444">
          <w:rPr>
            <w:rFonts w:asciiTheme="majorBidi" w:eastAsia="Times New Roman" w:hAnsiTheme="majorBidi" w:cstheme="majorBidi"/>
            <w:lang w:val="en-GB"/>
          </w:rPr>
          <w:delText xml:space="preserve">according </w:delText>
        </w:r>
      </w:del>
      <w:r w:rsidRPr="00F31509">
        <w:rPr>
          <w:rFonts w:asciiTheme="majorBidi" w:eastAsia="Times New Roman" w:hAnsiTheme="majorBidi" w:cstheme="majorBidi"/>
          <w:lang w:val="en-GB"/>
        </w:rPr>
        <w:t xml:space="preserve">to the variable </w:t>
      </w:r>
      <w:del w:id="15120" w:author="Jane Shaw" w:date="2015-10-29T17:19:00Z">
        <w:r w:rsidRPr="00F31509" w:rsidDel="00D23444">
          <w:rPr>
            <w:rFonts w:asciiTheme="majorBidi" w:eastAsia="Times New Roman" w:hAnsiTheme="majorBidi" w:cstheme="majorBidi"/>
            <w:lang w:val="en-GB"/>
          </w:rPr>
          <w:delText xml:space="preserve">which </w:delText>
        </w:r>
      </w:del>
      <w:ins w:id="15121" w:author="Jane Shaw" w:date="2015-10-29T17:19:00Z">
        <w:r w:rsidR="00D23444">
          <w:rPr>
            <w:rFonts w:asciiTheme="majorBidi" w:eastAsia="Times New Roman" w:hAnsiTheme="majorBidi" w:cstheme="majorBidi"/>
            <w:lang w:val="en-GB"/>
          </w:rPr>
          <w:t xml:space="preserve">that </w:t>
        </w:r>
      </w:ins>
      <w:r w:rsidRPr="00F31509">
        <w:rPr>
          <w:rFonts w:asciiTheme="majorBidi" w:eastAsia="Times New Roman" w:hAnsiTheme="majorBidi" w:cstheme="majorBidi"/>
          <w:lang w:val="en-GB"/>
        </w:rPr>
        <w:t xml:space="preserve">makes the most sense for </w:t>
      </w:r>
      <w:del w:id="15122" w:author="Jane Shaw" w:date="2015-10-29T17:19:00Z">
        <w:r w:rsidRPr="00F31509" w:rsidDel="00D23444">
          <w:rPr>
            <w:rFonts w:asciiTheme="majorBidi" w:eastAsia="Times New Roman" w:hAnsiTheme="majorBidi" w:cstheme="majorBidi"/>
            <w:lang w:val="en-GB"/>
          </w:rPr>
          <w:delText xml:space="preserve">that </w:delText>
        </w:r>
      </w:del>
      <w:ins w:id="15123" w:author="Jane Shaw" w:date="2015-10-29T17:19:00Z">
        <w:r w:rsidR="00D23444">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particular commodity (or</w:t>
      </w:r>
      <w:del w:id="15124" w:author="Jane Shaw" w:date="2015-10-29T17:19:00Z">
        <w:r w:rsidRPr="00F31509" w:rsidDel="00D23444">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125" w:author="Jane Shaw" w:date="2015-10-29T17:19:00Z">
        <w:r w:rsidRPr="00F31509" w:rsidDel="00D23444">
          <w:rPr>
            <w:rFonts w:asciiTheme="majorBidi" w:eastAsia="Times New Roman" w:hAnsiTheme="majorBidi" w:cstheme="majorBidi"/>
            <w:lang w:val="en-GB"/>
          </w:rPr>
          <w:delText xml:space="preserve">multiple </w:delText>
        </w:r>
      </w:del>
      <w:ins w:id="15126" w:author="Jane Shaw" w:date="2015-10-29T17:19:00Z">
        <w:r w:rsidR="00D23444">
          <w:rPr>
            <w:rFonts w:asciiTheme="majorBidi" w:eastAsia="Times New Roman" w:hAnsiTheme="majorBidi" w:cstheme="majorBidi"/>
            <w:lang w:val="en-GB"/>
          </w:rPr>
          <w:t xml:space="preserve">to several </w:t>
        </w:r>
      </w:ins>
      <w:r w:rsidRPr="00F31509">
        <w:rPr>
          <w:rFonts w:asciiTheme="majorBidi" w:eastAsia="Times New Roman" w:hAnsiTheme="majorBidi" w:cstheme="majorBidi"/>
          <w:lang w:val="en-GB"/>
        </w:rPr>
        <w:t xml:space="preserve">variables if </w:t>
      </w:r>
      <w:del w:id="15127" w:author="Jane Shaw" w:date="2015-10-29T17:19:00Z">
        <w:r w:rsidRPr="00F31509" w:rsidDel="00D23444">
          <w:rPr>
            <w:rFonts w:asciiTheme="majorBidi" w:eastAsia="Times New Roman" w:hAnsiTheme="majorBidi" w:cstheme="majorBidi"/>
            <w:lang w:val="en-GB"/>
          </w:rPr>
          <w:delText xml:space="preserve">we know </w:delText>
        </w:r>
      </w:del>
      <w:r w:rsidRPr="00F31509">
        <w:rPr>
          <w:rFonts w:asciiTheme="majorBidi" w:eastAsia="Times New Roman" w:hAnsiTheme="majorBidi" w:cstheme="majorBidi"/>
          <w:lang w:val="en-GB"/>
        </w:rPr>
        <w:t xml:space="preserve">the </w:t>
      </w:r>
      <w:ins w:id="15128" w:author="Jane Shaw" w:date="2015-10-29T17:22:00Z">
        <w:r w:rsidR="00BB4CD0">
          <w:rPr>
            <w:rFonts w:asciiTheme="majorBidi" w:eastAsia="Times New Roman" w:hAnsiTheme="majorBidi" w:cstheme="majorBidi"/>
            <w:lang w:val="en-GB"/>
          </w:rPr>
          <w:t xml:space="preserve">split </w:t>
        </w:r>
      </w:ins>
      <w:del w:id="15129" w:author="Jane Shaw" w:date="2015-10-29T17:19:00Z">
        <w:r w:rsidRPr="00F31509" w:rsidDel="00D23444">
          <w:rPr>
            <w:rFonts w:asciiTheme="majorBidi" w:eastAsia="Times New Roman" w:hAnsiTheme="majorBidi" w:cstheme="majorBidi"/>
            <w:lang w:val="en-GB"/>
          </w:rPr>
          <w:delText xml:space="preserve">split </w:delText>
        </w:r>
      </w:del>
      <w:ins w:id="15130" w:author="Jane Shaw" w:date="2015-10-29T17:19:00Z">
        <w:r w:rsidR="00D23444">
          <w:rPr>
            <w:rFonts w:asciiTheme="majorBidi" w:eastAsia="Times New Roman" w:hAnsiTheme="majorBidi" w:cstheme="majorBidi"/>
            <w:lang w:val="en-GB"/>
          </w:rPr>
          <w:t xml:space="preserve">shares </w:t>
        </w:r>
      </w:ins>
      <w:r w:rsidRPr="00F31509">
        <w:rPr>
          <w:rFonts w:asciiTheme="majorBidi" w:eastAsia="Times New Roman" w:hAnsiTheme="majorBidi" w:cstheme="majorBidi"/>
          <w:lang w:val="en-GB"/>
        </w:rPr>
        <w:t xml:space="preserve">at which </w:t>
      </w:r>
      <w:del w:id="15131" w:author="Jane Shaw" w:date="2015-10-29T17:19:00Z">
        <w:r w:rsidRPr="00F31509" w:rsidDel="00D23444">
          <w:rPr>
            <w:rFonts w:asciiTheme="majorBidi" w:eastAsia="Times New Roman" w:hAnsiTheme="majorBidi" w:cstheme="majorBidi"/>
            <w:lang w:val="en-GB"/>
          </w:rPr>
          <w:delText xml:space="preserve">a </w:delText>
        </w:r>
      </w:del>
      <w:ins w:id="15132" w:author="Jane Shaw" w:date="2015-10-29T17:19:00Z">
        <w:r w:rsidR="00D23444">
          <w:rPr>
            <w:rFonts w:asciiTheme="majorBidi" w:eastAsia="Times New Roman" w:hAnsiTheme="majorBidi" w:cstheme="majorBidi"/>
            <w:lang w:val="en-GB"/>
          </w:rPr>
          <w:t>the</w:t>
        </w:r>
        <w:r w:rsidR="00D23444"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commodity is </w:t>
      </w:r>
      <w:del w:id="15133" w:author="Jane Shaw" w:date="2015-10-29T17:22:00Z">
        <w:r w:rsidRPr="00F31509" w:rsidDel="00BB4CD0">
          <w:rPr>
            <w:rFonts w:asciiTheme="majorBidi" w:eastAsia="Times New Roman" w:hAnsiTheme="majorBidi" w:cstheme="majorBidi"/>
            <w:lang w:val="en-GB"/>
          </w:rPr>
          <w:delText>utilized</w:delText>
        </w:r>
      </w:del>
      <w:ins w:id="15134" w:author="Jane Shaw" w:date="2015-10-29T17:22:00Z">
        <w:r w:rsidR="00BB4CD0">
          <w:rPr>
            <w:rFonts w:asciiTheme="majorBidi" w:eastAsia="Times New Roman" w:hAnsiTheme="majorBidi" w:cstheme="majorBidi"/>
            <w:lang w:val="en-GB"/>
          </w:rPr>
          <w:t>used are known</w:t>
        </w:r>
      </w:ins>
      <w:r w:rsidRPr="00F31509">
        <w:rPr>
          <w:rFonts w:asciiTheme="majorBidi" w:eastAsia="Times New Roman" w:hAnsiTheme="majorBidi" w:cstheme="majorBidi"/>
          <w:lang w:val="en-GB"/>
        </w:rPr>
        <w:t xml:space="preserve">). These operations are reflected in </w:t>
      </w:r>
      <w:r w:rsidR="00E24798">
        <w:fldChar w:fldCharType="begin"/>
      </w:r>
      <w:r w:rsidR="00E24798">
        <w:instrText xml:space="preserve"> REF _Ref428344243 \h  \* MERGEFORMAT </w:instrText>
      </w:r>
      <w:r w:rsidR="00E24798">
        <w:fldChar w:fldCharType="separate"/>
      </w:r>
      <w:ins w:id="15135" w:author="Jane Shaw" w:date="2015-11-01T20:53:00Z">
        <w:r w:rsidR="00311179" w:rsidRPr="00311179">
          <w:rPr>
            <w:rFonts w:asciiTheme="majorBidi" w:eastAsia="Times New Roman" w:hAnsiTheme="majorBidi" w:cstheme="majorBidi"/>
            <w:lang w:val="en-GB"/>
            <w:rPrChange w:id="15136"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137" w:author="Jane Shaw" w:date="2015-11-01T20:53:00Z">
              <w:rPr>
                <w:rFonts w:asciiTheme="majorBidi" w:hAnsiTheme="majorBidi" w:cstheme="majorBidi"/>
                <w:noProof/>
                <w:lang w:val="en-GB"/>
              </w:rPr>
            </w:rPrChange>
          </w:rPr>
          <w:t>67</w:t>
        </w:r>
      </w:ins>
      <w:del w:id="1513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67</w:delText>
        </w:r>
      </w:del>
      <w:r w:rsidR="00E24798">
        <w:fldChar w:fldCharType="end"/>
      </w:r>
      <w:r w:rsidRPr="00F31509">
        <w:rPr>
          <w:rFonts w:asciiTheme="majorBidi" w:eastAsia="Times New Roman" w:hAnsiTheme="majorBidi" w:cstheme="majorBidi"/>
          <w:lang w:val="en-GB"/>
        </w:rPr>
        <w:t>.</w:t>
      </w:r>
    </w:p>
    <w:p w14:paraId="53F67755" w14:textId="0CBF21F5" w:rsidR="006E32A4" w:rsidRPr="00F31509" w:rsidRDefault="006E32A4" w:rsidP="006E32A4">
      <w:pPr>
        <w:pStyle w:val="Didascalia"/>
        <w:keepNext/>
        <w:rPr>
          <w:rFonts w:asciiTheme="majorBidi" w:hAnsiTheme="majorBidi" w:cstheme="majorBidi"/>
          <w:b/>
          <w:lang w:val="en-GB"/>
        </w:rPr>
      </w:pPr>
      <w:bookmarkStart w:id="15139" w:name="_Ref428344243"/>
      <w:bookmarkStart w:id="15140" w:name="_Toc428423606"/>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67</w:t>
      </w:r>
      <w:r w:rsidR="003D789C" w:rsidRPr="00F31509">
        <w:rPr>
          <w:rFonts w:asciiTheme="majorBidi" w:hAnsiTheme="majorBidi" w:cstheme="majorBidi"/>
          <w:b/>
          <w:lang w:val="en-GB"/>
        </w:rPr>
        <w:fldChar w:fldCharType="end"/>
      </w:r>
      <w:bookmarkEnd w:id="15139"/>
      <w:r w:rsidRPr="00F31509">
        <w:rPr>
          <w:rFonts w:asciiTheme="majorBidi" w:hAnsiTheme="majorBidi" w:cstheme="majorBidi"/>
          <w:lang w:val="en-GB"/>
        </w:rPr>
        <w:t xml:space="preserve">: Removing remaining imbalances </w:t>
      </w:r>
      <w:ins w:id="15141" w:author="Jane Shaw" w:date="2015-10-29T17:22:00Z">
        <w:r w:rsidR="00BB4CD0">
          <w:rPr>
            <w:rFonts w:asciiTheme="majorBidi" w:hAnsiTheme="majorBidi" w:cstheme="majorBidi"/>
            <w:lang w:val="en-GB"/>
          </w:rPr>
          <w:t>from</w:t>
        </w:r>
      </w:ins>
      <w:del w:id="15142" w:author="Jane Shaw" w:date="2015-10-29T17:22:00Z">
        <w:r w:rsidRPr="00F31509" w:rsidDel="00BB4CD0">
          <w:rPr>
            <w:rFonts w:asciiTheme="majorBidi" w:hAnsiTheme="majorBidi" w:cstheme="majorBidi"/>
            <w:lang w:val="en-GB"/>
          </w:rPr>
          <w:delText>in</w:delText>
        </w:r>
      </w:del>
      <w:r w:rsidRPr="00F31509">
        <w:rPr>
          <w:rFonts w:asciiTheme="majorBidi" w:hAnsiTheme="majorBidi" w:cstheme="majorBidi"/>
          <w:lang w:val="en-GB"/>
        </w:rPr>
        <w:t xml:space="preserve"> the </w:t>
      </w:r>
      <w:del w:id="15143" w:author="Jane Shaw" w:date="2015-10-29T17:22:00Z">
        <w:r w:rsidR="005630C6" w:rsidRPr="00F31509" w:rsidDel="00BB4CD0">
          <w:rPr>
            <w:rFonts w:asciiTheme="majorBidi" w:hAnsiTheme="majorBidi" w:cstheme="majorBidi"/>
            <w:lang w:val="en-GB"/>
          </w:rPr>
          <w:delText xml:space="preserve">Palm oil </w:delText>
        </w:r>
      </w:del>
      <w:r w:rsidRPr="00F31509">
        <w:rPr>
          <w:rFonts w:asciiTheme="majorBidi" w:hAnsiTheme="majorBidi" w:cstheme="majorBidi"/>
          <w:lang w:val="en-GB"/>
        </w:rPr>
        <w:t>SUA table</w:t>
      </w:r>
      <w:bookmarkEnd w:id="15140"/>
      <w:ins w:id="15144" w:author="Jane Shaw" w:date="2015-10-29T17:22:00Z">
        <w:r w:rsidR="00BB4CD0">
          <w:rPr>
            <w:rFonts w:asciiTheme="majorBidi" w:hAnsiTheme="majorBidi" w:cstheme="majorBidi"/>
            <w:lang w:val="en-GB"/>
          </w:rPr>
          <w:t xml:space="preserve"> for palm oil</w:t>
        </w:r>
      </w:ins>
    </w:p>
    <w:tbl>
      <w:tblPr>
        <w:tblStyle w:val="Tabellaclassica1"/>
        <w:tblW w:w="5261" w:type="pct"/>
        <w:tblLook w:val="04A0" w:firstRow="1" w:lastRow="0" w:firstColumn="1" w:lastColumn="0" w:noHBand="0" w:noVBand="1"/>
      </w:tblPr>
      <w:tblGrid>
        <w:gridCol w:w="1538"/>
        <w:gridCol w:w="981"/>
        <w:gridCol w:w="799"/>
        <w:gridCol w:w="759"/>
        <w:gridCol w:w="774"/>
        <w:gridCol w:w="632"/>
        <w:gridCol w:w="1008"/>
        <w:gridCol w:w="545"/>
        <w:gridCol w:w="536"/>
        <w:gridCol w:w="723"/>
        <w:gridCol w:w="901"/>
        <w:gridCol w:w="528"/>
      </w:tblGrid>
      <w:tr w:rsidR="008D6966" w:rsidRPr="00F31509" w14:paraId="1B596D8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314CD311" w14:textId="2AD6026B"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14:paraId="6B4A0F2F" w14:textId="5CD66DBF"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14:paraId="13358061" w14:textId="28723B6A"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14:paraId="068AB7EC" w14:textId="525BE1E7"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14:paraId="12BE926F" w14:textId="673B7229"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14:paraId="34045A8E" w14:textId="45C715DC"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14:paraId="2612D633" w14:textId="36D37271"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14:paraId="3BB0297C" w14:textId="176BE01F"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14:paraId="70345468" w14:textId="2B56DF4F"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14:paraId="22971C3C" w14:textId="24F54AA1"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14:paraId="1A22E66B" w14:textId="4564C521"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14:paraId="47EE4853" w14:textId="71B0FE8C" w:rsidR="008D6966" w:rsidRPr="00F31509" w:rsidRDefault="008D6966"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14:paraId="4361672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50CA76B4" w14:textId="123C8321" w:rsidR="006E32A4" w:rsidRPr="00F31509" w:rsidRDefault="006E32A4" w:rsidP="006E32A4">
            <w:pPr>
              <w:pStyle w:val="Compact"/>
              <w:keepNext/>
              <w:rPr>
                <w:rFonts w:asciiTheme="majorBidi" w:hAnsiTheme="majorBidi" w:cstheme="majorBidi"/>
                <w:sz w:val="16"/>
                <w:lang w:val="en-GB"/>
              </w:rPr>
            </w:pPr>
            <w:del w:id="15145" w:author="Jane Shaw" w:date="2015-10-31T20:34:00Z">
              <w:r w:rsidRPr="00F31509" w:rsidDel="007234DC">
                <w:rPr>
                  <w:rFonts w:asciiTheme="majorBidi" w:hAnsiTheme="majorBidi" w:cstheme="majorBidi"/>
                  <w:sz w:val="16"/>
                  <w:lang w:val="en-GB"/>
                </w:rPr>
                <w:delText>Oil p</w:delText>
              </w:r>
            </w:del>
            <w:ins w:id="15146" w:author="Jane Shaw" w:date="2015-10-31T20:34:00Z">
              <w:r w:rsidR="007234DC">
                <w:rPr>
                  <w:rFonts w:asciiTheme="majorBidi" w:hAnsiTheme="majorBidi" w:cstheme="majorBidi"/>
                  <w:sz w:val="16"/>
                  <w:lang w:val="en-GB"/>
                </w:rPr>
                <w:t>Oil-p</w:t>
              </w:r>
            </w:ins>
            <w:r w:rsidRPr="00F31509">
              <w:rPr>
                <w:rFonts w:asciiTheme="majorBidi" w:hAnsiTheme="majorBidi" w:cstheme="majorBidi"/>
                <w:sz w:val="16"/>
                <w:lang w:val="en-GB"/>
              </w:rPr>
              <w:t>alm fruit</w:t>
            </w:r>
          </w:p>
        </w:tc>
        <w:tc>
          <w:tcPr>
            <w:tcW w:w="0" w:type="auto"/>
          </w:tcPr>
          <w:p w14:paraId="0238C1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72196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4516E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8D6D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B8F9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3B3E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CC817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8E77A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915D4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B4EA5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8F4BF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F89A07F"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0ABFB7F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8011B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9A3356" w14:textId="49371AF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147" w:author="Jane Shaw" w:date="2015-10-29T17:22:00Z">
              <w:r w:rsidRPr="00F31509" w:rsidDel="00BB4CD0">
                <w:rPr>
                  <w:rFonts w:asciiTheme="majorBidi" w:hAnsiTheme="majorBidi" w:cstheme="majorBidi"/>
                  <w:sz w:val="16"/>
                  <w:lang w:val="en-GB"/>
                </w:rPr>
                <w:delText>,</w:delText>
              </w:r>
            </w:del>
            <w:ins w:id="15148"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5149" w:author="Jane Shaw" w:date="2015-10-29T17:22:00Z">
              <w:r w:rsidRPr="00F31509" w:rsidDel="00BB4CD0">
                <w:rPr>
                  <w:rFonts w:asciiTheme="majorBidi" w:hAnsiTheme="majorBidi" w:cstheme="majorBidi"/>
                  <w:sz w:val="16"/>
                  <w:lang w:val="en-GB"/>
                </w:rPr>
                <w:delText>,</w:delText>
              </w:r>
            </w:del>
            <w:ins w:id="15150"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7FB04008" w14:textId="6211A30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5151" w:author="Jane Shaw" w:date="2015-10-29T17:22:00Z">
              <w:r w:rsidRPr="00F31509" w:rsidDel="00BB4CD0">
                <w:rPr>
                  <w:rFonts w:asciiTheme="majorBidi" w:hAnsiTheme="majorBidi" w:cstheme="majorBidi"/>
                  <w:sz w:val="16"/>
                  <w:lang w:val="en-GB"/>
                </w:rPr>
                <w:delText>,</w:delText>
              </w:r>
            </w:del>
            <w:ins w:id="15152"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2795724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4E2C4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050D0F" w14:textId="076F3650"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153" w:author="Jane Shaw" w:date="2015-10-29T17:22:00Z">
              <w:r w:rsidRPr="00F31509" w:rsidDel="00BB4CD0">
                <w:rPr>
                  <w:rFonts w:asciiTheme="majorBidi" w:hAnsiTheme="majorBidi" w:cstheme="majorBidi"/>
                  <w:sz w:val="16"/>
                  <w:lang w:val="en-GB"/>
                </w:rPr>
                <w:delText>,</w:delText>
              </w:r>
            </w:del>
            <w:ins w:id="15154"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182</w:t>
            </w:r>
            <w:del w:id="15155" w:author="Jane Shaw" w:date="2015-10-29T17:22:00Z">
              <w:r w:rsidRPr="00F31509" w:rsidDel="00BB4CD0">
                <w:rPr>
                  <w:rFonts w:asciiTheme="majorBidi" w:hAnsiTheme="majorBidi" w:cstheme="majorBidi"/>
                  <w:sz w:val="16"/>
                  <w:lang w:val="en-GB"/>
                </w:rPr>
                <w:delText>,</w:delText>
              </w:r>
            </w:del>
            <w:ins w:id="15156"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0" w:type="auto"/>
          </w:tcPr>
          <w:p w14:paraId="69D2E8E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3E4B9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E615D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E02E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5824D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EDF130A"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DDF0CE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20FF52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1110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A7531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B55D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8849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7CA3D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A7318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23AC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9069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31ED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6F676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9147E5E"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EEA560D" w14:textId="6D6F77DC"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BB4CD0" w:rsidRPr="00F31509">
              <w:rPr>
                <w:rFonts w:asciiTheme="majorBidi" w:hAnsiTheme="majorBidi" w:cstheme="majorBidi"/>
                <w:sz w:val="16"/>
                <w:lang w:val="en-GB"/>
              </w:rPr>
              <w:t>shortening</w:t>
            </w:r>
          </w:p>
        </w:tc>
        <w:tc>
          <w:tcPr>
            <w:tcW w:w="0" w:type="auto"/>
          </w:tcPr>
          <w:p w14:paraId="0EF40E76" w14:textId="59998818"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157" w:author="Jane Shaw" w:date="2015-10-29T17:22:00Z">
              <w:r w:rsidRPr="00F31509" w:rsidDel="00BB4CD0">
                <w:rPr>
                  <w:rFonts w:asciiTheme="majorBidi" w:hAnsiTheme="majorBidi" w:cstheme="majorBidi"/>
                  <w:sz w:val="16"/>
                  <w:lang w:val="en-GB"/>
                </w:rPr>
                <w:delText>,</w:delText>
              </w:r>
            </w:del>
            <w:ins w:id="15158"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117</w:t>
            </w:r>
            <w:del w:id="15159" w:author="Jane Shaw" w:date="2015-10-29T17:22:00Z">
              <w:r w:rsidRPr="00F31509" w:rsidDel="00BB4CD0">
                <w:rPr>
                  <w:rFonts w:asciiTheme="majorBidi" w:hAnsiTheme="majorBidi" w:cstheme="majorBidi"/>
                  <w:sz w:val="16"/>
                  <w:lang w:val="en-GB"/>
                </w:rPr>
                <w:delText>,</w:delText>
              </w:r>
            </w:del>
            <w:ins w:id="15160"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0" w:type="auto"/>
          </w:tcPr>
          <w:p w14:paraId="43DB814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FAAA4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623AF4" w14:textId="7206F1A2"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5161" w:author="Jane Shaw" w:date="2015-10-29T17:22:00Z">
              <w:r w:rsidRPr="00F31509" w:rsidDel="00BB4CD0">
                <w:rPr>
                  <w:rFonts w:asciiTheme="majorBidi" w:hAnsiTheme="majorBidi" w:cstheme="majorBidi"/>
                  <w:sz w:val="16"/>
                  <w:lang w:val="en-GB"/>
                </w:rPr>
                <w:delText>,</w:delText>
              </w:r>
            </w:del>
            <w:ins w:id="15162"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0" w:type="auto"/>
          </w:tcPr>
          <w:p w14:paraId="787C9D72" w14:textId="74FA209F"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w:t>
            </w:r>
            <w:del w:id="15163" w:author="Jane Shaw" w:date="2015-10-29T17:22:00Z">
              <w:r w:rsidRPr="00F31509" w:rsidDel="00BB4CD0">
                <w:rPr>
                  <w:rFonts w:asciiTheme="majorBidi" w:hAnsiTheme="majorBidi" w:cstheme="majorBidi"/>
                  <w:b/>
                  <w:sz w:val="16"/>
                  <w:lang w:val="en-GB"/>
                </w:rPr>
                <w:delText>,</w:delText>
              </w:r>
            </w:del>
            <w:ins w:id="15164" w:author="Jane Shaw" w:date="2015-10-29T17:22:00Z">
              <w:r w:rsidR="00BB4CD0">
                <w:rPr>
                  <w:rFonts w:asciiTheme="majorBidi" w:hAnsiTheme="majorBidi" w:cstheme="majorBidi"/>
                  <w:b/>
                  <w:sz w:val="16"/>
                  <w:lang w:val="en-GB"/>
                </w:rPr>
                <w:t xml:space="preserve"> </w:t>
              </w:r>
            </w:ins>
            <w:r w:rsidRPr="00F31509">
              <w:rPr>
                <w:rFonts w:asciiTheme="majorBidi" w:hAnsiTheme="majorBidi" w:cstheme="majorBidi"/>
                <w:b/>
                <w:sz w:val="16"/>
                <w:lang w:val="en-GB"/>
              </w:rPr>
              <w:t>113</w:t>
            </w:r>
            <w:del w:id="15165" w:author="Jane Shaw" w:date="2015-10-29T17:22:00Z">
              <w:r w:rsidRPr="00F31509" w:rsidDel="00BB4CD0">
                <w:rPr>
                  <w:rFonts w:asciiTheme="majorBidi" w:hAnsiTheme="majorBidi" w:cstheme="majorBidi"/>
                  <w:b/>
                  <w:sz w:val="16"/>
                  <w:lang w:val="en-GB"/>
                </w:rPr>
                <w:delText>,</w:delText>
              </w:r>
            </w:del>
            <w:ins w:id="15166" w:author="Jane Shaw" w:date="2015-10-29T17:22:00Z">
              <w:r w:rsidR="00BB4CD0">
                <w:rPr>
                  <w:rFonts w:asciiTheme="majorBidi" w:hAnsiTheme="majorBidi" w:cstheme="majorBidi"/>
                  <w:b/>
                  <w:sz w:val="16"/>
                  <w:lang w:val="en-GB"/>
                </w:rPr>
                <w:t xml:space="preserve"> </w:t>
              </w:r>
            </w:ins>
            <w:r w:rsidRPr="00F31509">
              <w:rPr>
                <w:rFonts w:asciiTheme="majorBidi" w:hAnsiTheme="majorBidi" w:cstheme="majorBidi"/>
                <w:b/>
                <w:sz w:val="16"/>
                <w:lang w:val="en-GB"/>
              </w:rPr>
              <w:t>100</w:t>
            </w:r>
          </w:p>
        </w:tc>
        <w:tc>
          <w:tcPr>
            <w:tcW w:w="0" w:type="auto"/>
          </w:tcPr>
          <w:p w14:paraId="5FB113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4418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6C5AF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EA6A4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FB26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F4F2D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E01BCD5"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2409D5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43E0C7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4423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125ED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CCE4D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7440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C86B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C2F2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DC5D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EAA0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E27B39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21568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8C036F"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3B602E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89A5B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BD68B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677A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E535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531A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34D93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7DDAB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3B655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AB4E1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DF848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EBDD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3585CD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726C665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39F9144" w14:textId="3AC27696"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w:t>
            </w:r>
            <w:del w:id="15167" w:author="Jane Shaw" w:date="2015-10-29T17:22:00Z">
              <w:r w:rsidRPr="00F31509" w:rsidDel="00BB4CD0">
                <w:rPr>
                  <w:rFonts w:asciiTheme="majorBidi" w:hAnsiTheme="majorBidi" w:cstheme="majorBidi"/>
                  <w:sz w:val="16"/>
                  <w:lang w:val="en-GB"/>
                </w:rPr>
                <w:delText>,</w:delText>
              </w:r>
            </w:del>
            <w:ins w:id="15168" w:author="Jane Shaw" w:date="2015-10-29T17:22:00Z">
              <w:r w:rsidR="00BB4CD0">
                <w:rPr>
                  <w:rFonts w:asciiTheme="majorBidi" w:hAnsiTheme="majorBidi" w:cstheme="majorBidi"/>
                  <w:sz w:val="16"/>
                  <w:lang w:val="en-GB"/>
                </w:rPr>
                <w:t xml:space="preserve"> </w:t>
              </w:r>
            </w:ins>
            <w:r w:rsidRPr="00F31509">
              <w:rPr>
                <w:rFonts w:asciiTheme="majorBidi" w:hAnsiTheme="majorBidi" w:cstheme="majorBidi"/>
                <w:sz w:val="16"/>
                <w:lang w:val="en-GB"/>
              </w:rPr>
              <w:t>100</w:t>
            </w:r>
          </w:p>
        </w:tc>
        <w:tc>
          <w:tcPr>
            <w:tcW w:w="0" w:type="auto"/>
          </w:tcPr>
          <w:p w14:paraId="5B94C03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9F92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B7435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9EC0EA" w14:textId="514C3806"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w:t>
            </w:r>
            <w:del w:id="15169" w:author="Jane Shaw" w:date="2015-10-29T17:22:00Z">
              <w:r w:rsidRPr="00F31509" w:rsidDel="00BB4CD0">
                <w:rPr>
                  <w:rFonts w:asciiTheme="majorBidi" w:hAnsiTheme="majorBidi" w:cstheme="majorBidi"/>
                  <w:b/>
                  <w:sz w:val="16"/>
                  <w:lang w:val="en-GB"/>
                </w:rPr>
                <w:delText>,</w:delText>
              </w:r>
            </w:del>
            <w:ins w:id="15170" w:author="Jane Shaw" w:date="2015-10-29T17:22:00Z">
              <w:r w:rsidR="00BB4CD0">
                <w:rPr>
                  <w:rFonts w:asciiTheme="majorBidi" w:hAnsiTheme="majorBidi" w:cstheme="majorBidi"/>
                  <w:b/>
                  <w:sz w:val="16"/>
                  <w:lang w:val="en-GB"/>
                </w:rPr>
                <w:t xml:space="preserve"> </w:t>
              </w:r>
            </w:ins>
            <w:r w:rsidRPr="00F31509">
              <w:rPr>
                <w:rFonts w:asciiTheme="majorBidi" w:hAnsiTheme="majorBidi" w:cstheme="majorBidi"/>
                <w:b/>
                <w:sz w:val="16"/>
                <w:lang w:val="en-GB"/>
              </w:rPr>
              <w:t>100</w:t>
            </w:r>
          </w:p>
        </w:tc>
        <w:tc>
          <w:tcPr>
            <w:tcW w:w="0" w:type="auto"/>
          </w:tcPr>
          <w:p w14:paraId="7A5B8A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EAAF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6447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05332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87482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E933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4FDC4F4"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FEEFD0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E6DA34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1CA09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49D8F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524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3427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E6A99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0453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0A13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8983F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991F1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4B475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06799C63" w14:textId="77777777" w:rsidR="006C05AE" w:rsidRPr="00F31509" w:rsidRDefault="006C05AE" w:rsidP="00E52F68">
      <w:pPr>
        <w:jc w:val="both"/>
        <w:rPr>
          <w:rFonts w:asciiTheme="majorBidi" w:hAnsiTheme="majorBidi" w:cstheme="majorBidi"/>
          <w:lang w:val="en-GB"/>
        </w:rPr>
      </w:pPr>
    </w:p>
    <w:p w14:paraId="027129FB" w14:textId="0AB721FC"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w:t>
      </w:r>
      <w:del w:id="15171" w:author="Jane Shaw" w:date="2015-10-29T17:28:00Z">
        <w:r w:rsidRPr="00F31509" w:rsidDel="00B20CAC">
          <w:rPr>
            <w:rFonts w:asciiTheme="majorBidi" w:eastAsia="Times New Roman" w:hAnsiTheme="majorBidi" w:cstheme="majorBidi"/>
            <w:lang w:val="en-GB"/>
          </w:rPr>
          <w:delText xml:space="preserve">in this case </w:delText>
        </w:r>
      </w:del>
      <w:r w:rsidRPr="00F31509">
        <w:rPr>
          <w:rFonts w:asciiTheme="majorBidi" w:eastAsia="Times New Roman" w:hAnsiTheme="majorBidi" w:cstheme="majorBidi"/>
          <w:lang w:val="en-GB"/>
        </w:rPr>
        <w:t xml:space="preserve">palm oil). </w:t>
      </w:r>
      <w:del w:id="15172" w:author="Jane Shaw" w:date="2015-10-29T17:28:00Z">
        <w:r w:rsidRPr="00F31509" w:rsidDel="00B20CAC">
          <w:rPr>
            <w:rFonts w:asciiTheme="majorBidi" w:eastAsia="Times New Roman" w:hAnsiTheme="majorBidi" w:cstheme="majorBidi"/>
            <w:lang w:val="en-GB"/>
          </w:rPr>
          <w:delText xml:space="preserve">We follow </w:delText>
        </w:r>
      </w:del>
      <w:r w:rsidR="00B20CAC"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same aggregation/standardization process as outlined in the wheat example </w:t>
      </w:r>
      <w:ins w:id="15173" w:author="Jane Shaw" w:date="2015-10-29T17:29:00Z">
        <w:r w:rsidR="00B20CAC">
          <w:rPr>
            <w:rFonts w:asciiTheme="majorBidi" w:eastAsia="Times New Roman" w:hAnsiTheme="majorBidi" w:cstheme="majorBidi"/>
            <w:lang w:val="en-GB"/>
          </w:rPr>
          <w:t xml:space="preserve">is followed to </w:t>
        </w:r>
      </w:ins>
      <w:del w:id="15174" w:author="Jane Shaw" w:date="2015-10-29T17:29:00Z">
        <w:r w:rsidRPr="00F31509" w:rsidDel="00B20CAC">
          <w:rPr>
            <w:rFonts w:asciiTheme="majorBidi" w:eastAsia="Times New Roman" w:hAnsiTheme="majorBidi" w:cstheme="majorBidi"/>
            <w:lang w:val="en-GB"/>
          </w:rPr>
          <w:delText xml:space="preserve">and </w:delText>
        </w:r>
      </w:del>
      <w:r w:rsidRPr="00F31509">
        <w:rPr>
          <w:rFonts w:asciiTheme="majorBidi" w:eastAsia="Times New Roman" w:hAnsiTheme="majorBidi" w:cstheme="majorBidi"/>
          <w:lang w:val="en-GB"/>
        </w:rPr>
        <w:t>obtain the complete balance for palm oil in primary equivalents (</w:t>
      </w:r>
      <w:r w:rsidR="00E24798">
        <w:fldChar w:fldCharType="begin"/>
      </w:r>
      <w:r w:rsidR="00E24798">
        <w:instrText xml:space="preserve"> REF _Ref428344378 \h  \* MERGEFORMAT </w:instrText>
      </w:r>
      <w:r w:rsidR="00E24798">
        <w:fldChar w:fldCharType="separate"/>
      </w:r>
      <w:ins w:id="15175" w:author="Jane Shaw" w:date="2015-11-01T20:53:00Z">
        <w:r w:rsidR="00311179" w:rsidRPr="00311179">
          <w:rPr>
            <w:rFonts w:asciiTheme="majorBidi" w:eastAsia="Times New Roman" w:hAnsiTheme="majorBidi" w:cstheme="majorBidi"/>
            <w:lang w:val="en-GB"/>
            <w:rPrChange w:id="15176"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177" w:author="Jane Shaw" w:date="2015-11-01T20:53:00Z">
              <w:rPr>
                <w:rFonts w:asciiTheme="majorBidi" w:hAnsiTheme="majorBidi" w:cstheme="majorBidi"/>
                <w:noProof/>
                <w:lang w:val="en-GB"/>
              </w:rPr>
            </w:rPrChange>
          </w:rPr>
          <w:t>68</w:t>
        </w:r>
      </w:ins>
      <w:del w:id="15178"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68</w:delText>
        </w:r>
      </w:del>
      <w:r w:rsidR="00E24798">
        <w:fldChar w:fldCharType="end"/>
      </w:r>
      <w:r w:rsidRPr="00F31509">
        <w:rPr>
          <w:rFonts w:asciiTheme="majorBidi" w:eastAsia="Times New Roman" w:hAnsiTheme="majorBidi" w:cstheme="majorBidi"/>
          <w:lang w:val="en-GB"/>
        </w:rPr>
        <w:t>).</w:t>
      </w:r>
    </w:p>
    <w:p w14:paraId="4A643582" w14:textId="77777777" w:rsidR="006E32A4" w:rsidRPr="00F31509" w:rsidRDefault="006E32A4" w:rsidP="006E32A4">
      <w:pPr>
        <w:pStyle w:val="Didascalia"/>
        <w:keepNext/>
        <w:rPr>
          <w:rFonts w:asciiTheme="majorBidi" w:hAnsiTheme="majorBidi" w:cstheme="majorBidi"/>
          <w:b/>
          <w:lang w:val="en-GB"/>
        </w:rPr>
      </w:pPr>
      <w:bookmarkStart w:id="15179" w:name="_Ref428344378"/>
      <w:bookmarkStart w:id="15180" w:name="_Toc428423607"/>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68</w:t>
      </w:r>
      <w:r w:rsidR="003D789C" w:rsidRPr="00F31509">
        <w:rPr>
          <w:rFonts w:asciiTheme="majorBidi" w:hAnsiTheme="majorBidi" w:cstheme="majorBidi"/>
          <w:b/>
          <w:lang w:val="en-GB"/>
        </w:rPr>
        <w:fldChar w:fldCharType="end"/>
      </w:r>
      <w:bookmarkEnd w:id="15179"/>
      <w:r w:rsidRPr="00F31509">
        <w:rPr>
          <w:rFonts w:asciiTheme="majorBidi" w:hAnsiTheme="majorBidi" w:cstheme="majorBidi"/>
          <w:lang w:val="en-GB"/>
        </w:rPr>
        <w:t>: Aggregated FBS balance for palm oil</w:t>
      </w:r>
      <w:bookmarkEnd w:id="15180"/>
    </w:p>
    <w:tbl>
      <w:tblPr>
        <w:tblStyle w:val="Tabellaclassica1"/>
        <w:tblW w:w="5000" w:type="pct"/>
        <w:tblLook w:val="04A0" w:firstRow="1" w:lastRow="0" w:firstColumn="1" w:lastColumn="0" w:noHBand="0" w:noVBand="1"/>
      </w:tblPr>
      <w:tblGrid>
        <w:gridCol w:w="822"/>
        <w:gridCol w:w="1047"/>
        <w:gridCol w:w="962"/>
        <w:gridCol w:w="799"/>
        <w:gridCol w:w="1202"/>
        <w:gridCol w:w="962"/>
        <w:gridCol w:w="586"/>
        <w:gridCol w:w="578"/>
        <w:gridCol w:w="766"/>
        <w:gridCol w:w="957"/>
        <w:gridCol w:w="561"/>
      </w:tblGrid>
      <w:tr w:rsidR="006E32A4" w:rsidRPr="00F31509" w14:paraId="724D950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14:paraId="0165A655" w14:textId="77777777" w:rsidR="006E32A4" w:rsidRPr="00B20CAC" w:rsidRDefault="006E32A4" w:rsidP="006E32A4">
            <w:pPr>
              <w:pStyle w:val="Compact"/>
              <w:rPr>
                <w:rFonts w:asciiTheme="majorBidi" w:hAnsiTheme="majorBidi" w:cstheme="majorBidi"/>
                <w:b/>
                <w:i w:val="0"/>
                <w:sz w:val="18"/>
                <w:lang w:val="en-GB"/>
                <w:rPrChange w:id="15181"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82" w:author="Jane Shaw" w:date="2015-10-29T17:29:00Z">
                  <w:rPr>
                    <w:rFonts w:asciiTheme="majorBidi" w:hAnsiTheme="majorBidi" w:cstheme="majorBidi"/>
                    <w:sz w:val="18"/>
                    <w:lang w:val="en-GB"/>
                  </w:rPr>
                </w:rPrChange>
              </w:rPr>
              <w:t>Name</w:t>
            </w:r>
          </w:p>
        </w:tc>
        <w:tc>
          <w:tcPr>
            <w:tcW w:w="566" w:type="pct"/>
          </w:tcPr>
          <w:p w14:paraId="33AAB6CA"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83"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84" w:author="Jane Shaw" w:date="2015-10-29T17:29:00Z">
                  <w:rPr>
                    <w:rFonts w:asciiTheme="majorBidi" w:hAnsiTheme="majorBidi" w:cstheme="majorBidi"/>
                    <w:sz w:val="18"/>
                    <w:lang w:val="en-GB"/>
                  </w:rPr>
                </w:rPrChange>
              </w:rPr>
              <w:t>Production</w:t>
            </w:r>
          </w:p>
        </w:tc>
        <w:tc>
          <w:tcPr>
            <w:tcW w:w="521" w:type="pct"/>
          </w:tcPr>
          <w:p w14:paraId="373327CB"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85"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86" w:author="Jane Shaw" w:date="2015-10-29T17:29:00Z">
                  <w:rPr>
                    <w:rFonts w:asciiTheme="majorBidi" w:hAnsiTheme="majorBidi" w:cstheme="majorBidi"/>
                    <w:sz w:val="18"/>
                    <w:lang w:val="en-GB"/>
                  </w:rPr>
                </w:rPrChange>
              </w:rPr>
              <w:t>Imports</w:t>
            </w:r>
          </w:p>
        </w:tc>
        <w:tc>
          <w:tcPr>
            <w:tcW w:w="433" w:type="pct"/>
          </w:tcPr>
          <w:p w14:paraId="408A75DE"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87"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88" w:author="Jane Shaw" w:date="2015-10-29T17:29:00Z">
                  <w:rPr>
                    <w:rFonts w:asciiTheme="majorBidi" w:hAnsiTheme="majorBidi" w:cstheme="majorBidi"/>
                    <w:sz w:val="18"/>
                    <w:lang w:val="en-GB"/>
                  </w:rPr>
                </w:rPrChange>
              </w:rPr>
              <w:t>Exports</w:t>
            </w:r>
          </w:p>
        </w:tc>
        <w:tc>
          <w:tcPr>
            <w:tcW w:w="651" w:type="pct"/>
          </w:tcPr>
          <w:p w14:paraId="1AD8A303" w14:textId="02CFDC46"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89"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90" w:author="Jane Shaw" w:date="2015-10-29T17:29:00Z">
                  <w:rPr>
                    <w:rFonts w:asciiTheme="majorBidi" w:hAnsiTheme="majorBidi" w:cstheme="majorBidi"/>
                    <w:sz w:val="18"/>
                    <w:lang w:val="en-GB"/>
                  </w:rPr>
                </w:rPrChange>
              </w:rPr>
              <w:t xml:space="preserve">Stock </w:t>
            </w:r>
            <w:r w:rsidR="00B20CAC" w:rsidRPr="00A15699">
              <w:rPr>
                <w:rFonts w:asciiTheme="majorBidi" w:hAnsiTheme="majorBidi" w:cstheme="majorBidi"/>
                <w:b/>
                <w:i w:val="0"/>
                <w:sz w:val="18"/>
                <w:lang w:val="en-GB"/>
              </w:rPr>
              <w:t>change</w:t>
            </w:r>
          </w:p>
        </w:tc>
        <w:tc>
          <w:tcPr>
            <w:tcW w:w="521" w:type="pct"/>
          </w:tcPr>
          <w:p w14:paraId="03F26A02"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91"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92" w:author="Jane Shaw" w:date="2015-10-29T17:29:00Z">
                  <w:rPr>
                    <w:rFonts w:asciiTheme="majorBidi" w:hAnsiTheme="majorBidi" w:cstheme="majorBidi"/>
                    <w:sz w:val="18"/>
                    <w:lang w:val="en-GB"/>
                  </w:rPr>
                </w:rPrChange>
              </w:rPr>
              <w:t>Food</w:t>
            </w:r>
          </w:p>
        </w:tc>
        <w:tc>
          <w:tcPr>
            <w:tcW w:w="316" w:type="pct"/>
          </w:tcPr>
          <w:p w14:paraId="05D97FE2"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93"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94" w:author="Jane Shaw" w:date="2015-10-29T17:29:00Z">
                  <w:rPr>
                    <w:rFonts w:asciiTheme="majorBidi" w:hAnsiTheme="majorBidi" w:cstheme="majorBidi"/>
                    <w:sz w:val="18"/>
                    <w:lang w:val="en-GB"/>
                  </w:rPr>
                </w:rPrChange>
              </w:rPr>
              <w:t>Feed</w:t>
            </w:r>
          </w:p>
        </w:tc>
        <w:tc>
          <w:tcPr>
            <w:tcW w:w="313" w:type="pct"/>
          </w:tcPr>
          <w:p w14:paraId="040BBA93"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95"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96" w:author="Jane Shaw" w:date="2015-10-29T17:29:00Z">
                  <w:rPr>
                    <w:rFonts w:asciiTheme="majorBidi" w:hAnsiTheme="majorBidi" w:cstheme="majorBidi"/>
                    <w:sz w:val="18"/>
                    <w:lang w:val="en-GB"/>
                  </w:rPr>
                </w:rPrChange>
              </w:rPr>
              <w:t>Seed</w:t>
            </w:r>
          </w:p>
        </w:tc>
        <w:tc>
          <w:tcPr>
            <w:tcW w:w="415" w:type="pct"/>
          </w:tcPr>
          <w:p w14:paraId="51015917"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97"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198" w:author="Jane Shaw" w:date="2015-10-29T17:29:00Z">
                  <w:rPr>
                    <w:rFonts w:asciiTheme="majorBidi" w:hAnsiTheme="majorBidi" w:cstheme="majorBidi"/>
                    <w:sz w:val="18"/>
                    <w:lang w:val="en-GB"/>
                  </w:rPr>
                </w:rPrChange>
              </w:rPr>
              <w:t>Tourist</w:t>
            </w:r>
          </w:p>
        </w:tc>
        <w:tc>
          <w:tcPr>
            <w:tcW w:w="515" w:type="pct"/>
          </w:tcPr>
          <w:p w14:paraId="3BC3B055"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199"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200" w:author="Jane Shaw" w:date="2015-10-29T17:29:00Z">
                  <w:rPr>
                    <w:rFonts w:asciiTheme="majorBidi" w:hAnsiTheme="majorBidi" w:cstheme="majorBidi"/>
                    <w:sz w:val="18"/>
                    <w:lang w:val="en-GB"/>
                  </w:rPr>
                </w:rPrChange>
              </w:rPr>
              <w:t>Industrial</w:t>
            </w:r>
          </w:p>
        </w:tc>
        <w:tc>
          <w:tcPr>
            <w:tcW w:w="304" w:type="pct"/>
          </w:tcPr>
          <w:p w14:paraId="5D5072B6"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201" w:author="Jane Shaw" w:date="2015-10-29T17:29: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202" w:author="Jane Shaw" w:date="2015-10-29T17:29:00Z">
                  <w:rPr>
                    <w:rFonts w:asciiTheme="majorBidi" w:hAnsiTheme="majorBidi" w:cstheme="majorBidi"/>
                    <w:sz w:val="18"/>
                    <w:lang w:val="en-GB"/>
                  </w:rPr>
                </w:rPrChange>
              </w:rPr>
              <w:t>Loss</w:t>
            </w:r>
          </w:p>
        </w:tc>
      </w:tr>
      <w:tr w:rsidR="006E32A4" w:rsidRPr="00F31509" w14:paraId="1BB31465" w14:textId="77777777" w:rsidTr="006E32A4">
        <w:tc>
          <w:tcPr>
            <w:cnfStyle w:val="001000000000" w:firstRow="0" w:lastRow="0" w:firstColumn="1" w:lastColumn="0" w:oddVBand="0" w:evenVBand="0" w:oddHBand="0" w:evenHBand="0" w:firstRowFirstColumn="0" w:firstRowLastColumn="0" w:lastRowFirstColumn="0" w:lastRowLastColumn="0"/>
            <w:tcW w:w="445" w:type="pct"/>
          </w:tcPr>
          <w:p w14:paraId="255BBA8A" w14:textId="77777777"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14:paraId="4B0FF73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14:paraId="3E8B7323" w14:textId="3378552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5203" w:author="Jane Shaw" w:date="2015-10-29T17:29:00Z">
              <w:r w:rsidRPr="00F31509" w:rsidDel="00B20CAC">
                <w:rPr>
                  <w:rFonts w:asciiTheme="majorBidi" w:hAnsiTheme="majorBidi" w:cstheme="majorBidi"/>
                  <w:sz w:val="18"/>
                  <w:lang w:val="en-GB"/>
                </w:rPr>
                <w:delText>,</w:delText>
              </w:r>
            </w:del>
            <w:ins w:id="15204"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087</w:t>
            </w:r>
            <w:del w:id="15205" w:author="Jane Shaw" w:date="2015-10-29T17:29:00Z">
              <w:r w:rsidRPr="00F31509" w:rsidDel="00B20CAC">
                <w:rPr>
                  <w:rFonts w:asciiTheme="majorBidi" w:hAnsiTheme="majorBidi" w:cstheme="majorBidi"/>
                  <w:sz w:val="18"/>
                  <w:lang w:val="en-GB"/>
                </w:rPr>
                <w:delText>,</w:delText>
              </w:r>
            </w:del>
            <w:ins w:id="15206"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433" w:type="pct"/>
          </w:tcPr>
          <w:p w14:paraId="06CCD91D" w14:textId="2A679136"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w:t>
            </w:r>
            <w:del w:id="15207" w:author="Jane Shaw" w:date="2015-10-29T17:29:00Z">
              <w:r w:rsidRPr="00F31509" w:rsidDel="00B20CAC">
                <w:rPr>
                  <w:rFonts w:asciiTheme="majorBidi" w:hAnsiTheme="majorBidi" w:cstheme="majorBidi"/>
                  <w:sz w:val="18"/>
                  <w:lang w:val="en-GB"/>
                </w:rPr>
                <w:delText>,</w:delText>
              </w:r>
            </w:del>
            <w:ins w:id="15208"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900</w:t>
            </w:r>
          </w:p>
        </w:tc>
        <w:tc>
          <w:tcPr>
            <w:tcW w:w="651" w:type="pct"/>
          </w:tcPr>
          <w:p w14:paraId="7BB1E760" w14:textId="623A8880"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w:t>
            </w:r>
            <w:del w:id="15209" w:author="Jane Shaw" w:date="2015-10-29T17:29:00Z">
              <w:r w:rsidRPr="00F31509" w:rsidDel="00B20CAC">
                <w:rPr>
                  <w:rFonts w:asciiTheme="majorBidi" w:hAnsiTheme="majorBidi" w:cstheme="majorBidi"/>
                  <w:sz w:val="18"/>
                  <w:lang w:val="en-GB"/>
                </w:rPr>
                <w:delText>,</w:delText>
              </w:r>
            </w:del>
            <w:ins w:id="15210"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400</w:t>
            </w:r>
          </w:p>
        </w:tc>
        <w:tc>
          <w:tcPr>
            <w:tcW w:w="521" w:type="pct"/>
          </w:tcPr>
          <w:p w14:paraId="730656C4" w14:textId="088B25C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5211" w:author="Jane Shaw" w:date="2015-10-29T17:29:00Z">
              <w:r w:rsidRPr="00F31509" w:rsidDel="00B20CAC">
                <w:rPr>
                  <w:rFonts w:asciiTheme="majorBidi" w:hAnsiTheme="majorBidi" w:cstheme="majorBidi"/>
                  <w:sz w:val="18"/>
                  <w:lang w:val="en-GB"/>
                </w:rPr>
                <w:delText>,</w:delText>
              </w:r>
            </w:del>
            <w:ins w:id="15212"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179</w:t>
            </w:r>
            <w:del w:id="15213" w:author="Jane Shaw" w:date="2015-10-29T17:29:00Z">
              <w:r w:rsidRPr="00F31509" w:rsidDel="00B20CAC">
                <w:rPr>
                  <w:rFonts w:asciiTheme="majorBidi" w:hAnsiTheme="majorBidi" w:cstheme="majorBidi"/>
                  <w:sz w:val="18"/>
                  <w:lang w:val="en-GB"/>
                </w:rPr>
                <w:delText>,</w:delText>
              </w:r>
            </w:del>
            <w:ins w:id="15214" w:author="Jane Shaw" w:date="2015-10-29T17:29: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200</w:t>
            </w:r>
          </w:p>
        </w:tc>
        <w:tc>
          <w:tcPr>
            <w:tcW w:w="316" w:type="pct"/>
          </w:tcPr>
          <w:p w14:paraId="553B98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14:paraId="6A4379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14:paraId="39A603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14:paraId="30D869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14:paraId="796466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40221F43" w14:textId="77777777" w:rsidR="006C05AE" w:rsidRPr="00F31509" w:rsidRDefault="006C05AE" w:rsidP="00E52F68">
      <w:pPr>
        <w:jc w:val="both"/>
        <w:rPr>
          <w:rFonts w:asciiTheme="majorBidi" w:hAnsiTheme="majorBidi" w:cstheme="majorBidi"/>
          <w:lang w:val="en-GB"/>
        </w:rPr>
      </w:pPr>
    </w:p>
    <w:p w14:paraId="78162C7F" w14:textId="25CA587F" w:rsidR="006E32A4" w:rsidRPr="00F31509" w:rsidRDefault="006E32A4" w:rsidP="00E52F68">
      <w:pPr>
        <w:jc w:val="both"/>
        <w:rPr>
          <w:rFonts w:asciiTheme="majorBidi" w:hAnsiTheme="majorBidi" w:cstheme="majorBidi"/>
          <w:lang w:val="en-GB"/>
        </w:rPr>
      </w:pPr>
      <w:del w:id="15215" w:author="Jane Shaw" w:date="2015-10-29T17:29:00Z">
        <w:r w:rsidRPr="00F31509" w:rsidDel="00B20CAC">
          <w:rPr>
            <w:rFonts w:asciiTheme="majorBidi" w:eastAsia="Times New Roman" w:hAnsiTheme="majorBidi" w:cstheme="majorBidi"/>
            <w:lang w:val="en-GB"/>
          </w:rPr>
          <w:delText xml:space="preserve">Now, we must </w:delText>
        </w:r>
      </w:del>
      <w:ins w:id="15216" w:author="Jane Shaw" w:date="2015-10-29T17:29:00Z">
        <w:r w:rsidR="00B20CAC">
          <w:rPr>
            <w:rFonts w:asciiTheme="majorBidi" w:eastAsia="Times New Roman" w:hAnsiTheme="majorBidi" w:cstheme="majorBidi"/>
            <w:lang w:val="en-GB"/>
          </w:rPr>
          <w:t xml:space="preserve">It is now necessary to </w:t>
        </w:r>
      </w:ins>
      <w:r w:rsidRPr="00F31509">
        <w:rPr>
          <w:rFonts w:asciiTheme="majorBidi" w:eastAsia="Times New Roman" w:hAnsiTheme="majorBidi" w:cstheme="majorBidi"/>
          <w:lang w:val="en-GB"/>
        </w:rPr>
        <w:t xml:space="preserve">balance to satisfy the FBS equation of supply </w:t>
      </w:r>
      <w:del w:id="15217" w:author="Jane Shaw" w:date="2015-10-29T17:30:00Z">
        <w:r w:rsidRPr="00F31509" w:rsidDel="00B20CAC">
          <w:rPr>
            <w:rFonts w:asciiTheme="majorBidi" w:eastAsia="Times New Roman" w:hAnsiTheme="majorBidi" w:cstheme="majorBidi"/>
            <w:lang w:val="en-GB"/>
          </w:rPr>
          <w:delText xml:space="preserve">equals </w:delText>
        </w:r>
      </w:del>
      <w:ins w:id="15218" w:author="Jane Shaw" w:date="2015-10-29T17:30:00Z">
        <w:r w:rsidR="00B20CAC">
          <w:rPr>
            <w:rFonts w:asciiTheme="majorBidi" w:eastAsia="Times New Roman" w:hAnsiTheme="majorBidi" w:cstheme="majorBidi"/>
            <w:lang w:val="en-GB"/>
          </w:rPr>
          <w:t>=</w:t>
        </w:r>
        <w:r w:rsidR="00B20CAC"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utilization. </w:t>
      </w:r>
      <w:ins w:id="15219" w:author="Jane Shaw" w:date="2015-10-29T17:31:00Z">
        <w:r w:rsidR="00B20CAC">
          <w:rPr>
            <w:rFonts w:asciiTheme="majorBidi" w:eastAsia="Times New Roman" w:hAnsiTheme="majorBidi" w:cstheme="majorBidi"/>
            <w:lang w:val="en-GB"/>
          </w:rPr>
          <w:t xml:space="preserve">The first step is </w:t>
        </w:r>
      </w:ins>
      <w:del w:id="15220" w:author="Jane Shaw" w:date="2015-10-29T17:31:00Z">
        <w:r w:rsidRPr="00F31509" w:rsidDel="00B20CAC">
          <w:rPr>
            <w:rFonts w:asciiTheme="majorBidi" w:eastAsia="Times New Roman" w:hAnsiTheme="majorBidi" w:cstheme="majorBidi"/>
            <w:lang w:val="en-GB"/>
          </w:rPr>
          <w:delText xml:space="preserve">To do this, we need </w:delText>
        </w:r>
      </w:del>
      <w:r w:rsidRPr="00F31509">
        <w:rPr>
          <w:rFonts w:asciiTheme="majorBidi" w:eastAsia="Times New Roman" w:hAnsiTheme="majorBidi" w:cstheme="majorBidi"/>
          <w:lang w:val="en-GB"/>
        </w:rPr>
        <w:t>to extract the computed standard deviation</w:t>
      </w:r>
      <w:del w:id="15221" w:author="Jane Shaw" w:date="2015-10-29T17:31:00Z">
        <w:r w:rsidRPr="00F31509" w:rsidDel="00B20CAC">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of each variable (</w:t>
      </w:r>
      <w:r w:rsidR="00E24798">
        <w:fldChar w:fldCharType="begin"/>
      </w:r>
      <w:r w:rsidR="00E24798">
        <w:instrText xml:space="preserve"> REF _Ref428344503 \h  \* MERGEFORMAT </w:instrText>
      </w:r>
      <w:r w:rsidR="00E24798">
        <w:fldChar w:fldCharType="separate"/>
      </w:r>
      <w:ins w:id="15222" w:author="Jane Shaw" w:date="2015-11-01T20:53:00Z">
        <w:r w:rsidR="00311179" w:rsidRPr="00311179">
          <w:rPr>
            <w:rFonts w:asciiTheme="majorBidi" w:eastAsia="Times New Roman" w:hAnsiTheme="majorBidi" w:cstheme="majorBidi"/>
            <w:lang w:val="en-GB"/>
            <w:rPrChange w:id="1522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224" w:author="Jane Shaw" w:date="2015-11-01T20:53:00Z">
              <w:rPr>
                <w:rFonts w:asciiTheme="majorBidi" w:hAnsiTheme="majorBidi" w:cstheme="majorBidi"/>
                <w:noProof/>
                <w:lang w:val="en-GB"/>
              </w:rPr>
            </w:rPrChange>
          </w:rPr>
          <w:t>69</w:t>
        </w:r>
      </w:ins>
      <w:del w:id="1522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69</w:delText>
        </w:r>
      </w:del>
      <w:r w:rsidR="00E24798">
        <w:fldChar w:fldCharType="end"/>
      </w:r>
      <w:r w:rsidRPr="00F31509">
        <w:rPr>
          <w:rFonts w:asciiTheme="majorBidi" w:eastAsia="Times New Roman" w:hAnsiTheme="majorBidi" w:cstheme="majorBidi"/>
          <w:lang w:val="en-GB"/>
        </w:rPr>
        <w:t>). The</w:t>
      </w:r>
      <w:del w:id="15226" w:author="Jane Shaw" w:date="2015-10-29T17:32:00Z">
        <w:r w:rsidRPr="00F31509" w:rsidDel="00B20CAC">
          <w:rPr>
            <w:rFonts w:asciiTheme="majorBidi" w:eastAsia="Times New Roman" w:hAnsiTheme="majorBidi" w:cstheme="majorBidi"/>
            <w:lang w:val="en-GB"/>
          </w:rPr>
          <w:delText>se</w:delText>
        </w:r>
      </w:del>
      <w:r w:rsidRPr="00F31509">
        <w:rPr>
          <w:rFonts w:asciiTheme="majorBidi" w:eastAsia="Times New Roman" w:hAnsiTheme="majorBidi" w:cstheme="majorBidi"/>
          <w:lang w:val="en-GB"/>
        </w:rPr>
        <w:t xml:space="preserve"> standard deviation</w:t>
      </w:r>
      <w:del w:id="15227" w:author="Jane Shaw" w:date="2015-10-29T17:32:00Z">
        <w:r w:rsidRPr="00F31509" w:rsidDel="00B20CAC">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xml:space="preserve"> </w:t>
      </w:r>
      <w:del w:id="15228" w:author="Jane Shaw" w:date="2015-10-29T17:32:00Z">
        <w:r w:rsidRPr="00F31509" w:rsidDel="00B20CAC">
          <w:rPr>
            <w:rFonts w:asciiTheme="majorBidi" w:eastAsia="Times New Roman" w:hAnsiTheme="majorBidi" w:cstheme="majorBidi"/>
            <w:lang w:val="en-GB"/>
          </w:rPr>
          <w:delText xml:space="preserve">are </w:delText>
        </w:r>
      </w:del>
      <w:ins w:id="15229" w:author="Jane Shaw" w:date="2015-10-29T17:32:00Z">
        <w:r w:rsidR="00B20CAC">
          <w:rPr>
            <w:rFonts w:asciiTheme="majorBidi" w:eastAsia="Times New Roman" w:hAnsiTheme="majorBidi" w:cstheme="majorBidi"/>
            <w:lang w:val="en-GB"/>
          </w:rPr>
          <w:t xml:space="preserve">is </w:t>
        </w:r>
      </w:ins>
      <w:r w:rsidRPr="00F31509">
        <w:rPr>
          <w:rFonts w:asciiTheme="majorBidi" w:eastAsia="Times New Roman" w:hAnsiTheme="majorBidi" w:cstheme="majorBidi"/>
          <w:lang w:val="en-GB"/>
        </w:rPr>
        <w:t>determined by the data source</w:t>
      </w:r>
      <w:ins w:id="15230" w:author="Jane Shaw" w:date="2015-10-29T17:32:00Z">
        <w:r w:rsidR="00B20CAC">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5231" w:author="Jane Shaw" w:date="2015-10-29T17:32:00Z">
        <w:r w:rsidRPr="00F31509" w:rsidDel="00B20CAC">
          <w:rPr>
            <w:rFonts w:asciiTheme="majorBidi" w:eastAsia="Times New Roman" w:hAnsiTheme="majorBidi" w:cstheme="majorBidi"/>
            <w:lang w:val="en-GB"/>
          </w:rPr>
          <w:delText xml:space="preserve">(i.e. </w:delText>
        </w:r>
      </w:del>
      <w:r w:rsidRPr="00F31509">
        <w:rPr>
          <w:rFonts w:asciiTheme="majorBidi" w:eastAsia="Times New Roman" w:hAnsiTheme="majorBidi" w:cstheme="majorBidi"/>
          <w:lang w:val="en-GB"/>
        </w:rPr>
        <w:t>for official data</w:t>
      </w:r>
      <w:ins w:id="15232" w:author="Jane Shaw" w:date="2015-10-29T17:33:00Z">
        <w:r w:rsidR="00B20CAC" w:rsidRPr="00F31509">
          <w:rPr>
            <w:rFonts w:asciiTheme="majorBidi" w:eastAsia="Times New Roman" w:hAnsiTheme="majorBidi" w:cstheme="majorBidi"/>
            <w:lang w:val="en-GB"/>
          </w:rPr>
          <w:t>, a standard deviation of 0 is applied</w:t>
        </w:r>
        <w:r w:rsidR="00B20CAC">
          <w:rPr>
            <w:rFonts w:asciiTheme="majorBidi" w:eastAsia="Times New Roman" w:hAnsiTheme="majorBidi" w:cstheme="majorBidi"/>
            <w:lang w:val="en-GB"/>
          </w:rPr>
          <w:t>;</w:t>
        </w:r>
        <w:r w:rsidR="00B20CAC" w:rsidRPr="00F31509">
          <w:rPr>
            <w:rFonts w:asciiTheme="majorBidi" w:eastAsia="Times New Roman" w:hAnsiTheme="majorBidi" w:cstheme="majorBidi"/>
            <w:lang w:val="en-GB"/>
          </w:rPr>
          <w:t xml:space="preserve"> semi-official data </w:t>
        </w:r>
      </w:ins>
      <w:ins w:id="15233" w:author="Jane Shaw" w:date="2015-11-07T20:22:00Z">
        <w:r w:rsidR="00140222">
          <w:rPr>
            <w:rFonts w:asciiTheme="majorBidi" w:eastAsia="Times New Roman" w:hAnsiTheme="majorBidi" w:cstheme="majorBidi"/>
            <w:lang w:val="en-GB"/>
          </w:rPr>
          <w:t xml:space="preserve">have </w:t>
        </w:r>
      </w:ins>
      <w:ins w:id="15234" w:author="Jane Shaw" w:date="2015-10-29T17:33:00Z">
        <w:r w:rsidR="00B20CAC" w:rsidRPr="00F31509">
          <w:rPr>
            <w:rFonts w:asciiTheme="majorBidi" w:eastAsia="Times New Roman" w:hAnsiTheme="majorBidi" w:cstheme="majorBidi"/>
            <w:lang w:val="en-GB"/>
          </w:rPr>
          <w:t xml:space="preserve">a higher standard deviation; and estimated quantities an even </w:t>
        </w:r>
        <w:r w:rsidR="00B20CAC">
          <w:rPr>
            <w:rFonts w:asciiTheme="majorBidi" w:eastAsia="Times New Roman" w:hAnsiTheme="majorBidi" w:cstheme="majorBidi"/>
            <w:lang w:val="en-GB"/>
          </w:rPr>
          <w:t>higher one</w:t>
        </w:r>
      </w:ins>
      <w:del w:id="15235" w:author="Jane Shaw" w:date="2015-10-29T17:33:00Z">
        <w:r w:rsidRPr="00F31509" w:rsidDel="00B20CAC">
          <w:rPr>
            <w:rFonts w:asciiTheme="majorBidi" w:eastAsia="Times New Roman" w:hAnsiTheme="majorBidi" w:cstheme="majorBidi"/>
            <w:lang w:val="en-GB"/>
          </w:rPr>
          <w:delText xml:space="preserve">, </w:delText>
        </w:r>
      </w:del>
      <w:del w:id="15236" w:author="Jane Shaw" w:date="2015-10-29T17:32:00Z">
        <w:r w:rsidRPr="00F31509" w:rsidDel="00B20CAC">
          <w:rPr>
            <w:rFonts w:asciiTheme="majorBidi" w:eastAsia="Times New Roman" w:hAnsiTheme="majorBidi" w:cstheme="majorBidi"/>
            <w:lang w:val="en-GB"/>
          </w:rPr>
          <w:delText>a standard deviation of 0 is applied</w:delText>
        </w:r>
      </w:del>
      <w:del w:id="15237" w:author="Jane Shaw" w:date="2015-10-29T17:33:00Z">
        <w:r w:rsidRPr="00F31509" w:rsidDel="00B20CAC">
          <w:rPr>
            <w:rFonts w:asciiTheme="majorBidi" w:eastAsia="Times New Roman" w:hAnsiTheme="majorBidi" w:cstheme="majorBidi"/>
            <w:lang w:val="en-GB"/>
          </w:rPr>
          <w:delText>. For semi-official data, a higher standard deviation is used; and for estimated quantities an even larger standard deviation is used)</w:delText>
        </w:r>
      </w:del>
      <w:r w:rsidRPr="00F31509">
        <w:rPr>
          <w:rFonts w:asciiTheme="majorBidi" w:eastAsia="Times New Roman" w:hAnsiTheme="majorBidi" w:cstheme="majorBidi"/>
          <w:lang w:val="en-GB"/>
        </w:rPr>
        <w:t xml:space="preserve">. In this </w:t>
      </w:r>
      <w:del w:id="15238" w:author="Jane Shaw" w:date="2015-10-29T17:33:00Z">
        <w:r w:rsidRPr="00F31509" w:rsidDel="00B20CAC">
          <w:rPr>
            <w:rFonts w:asciiTheme="majorBidi" w:eastAsia="Times New Roman" w:hAnsiTheme="majorBidi" w:cstheme="majorBidi"/>
            <w:lang w:val="en-GB"/>
          </w:rPr>
          <w:delText>case</w:delText>
        </w:r>
      </w:del>
      <w:ins w:id="15239" w:author="Jane Shaw" w:date="2015-10-29T17:33:00Z">
        <w:r w:rsidR="00B20CAC">
          <w:rPr>
            <w:rFonts w:asciiTheme="majorBidi" w:eastAsia="Times New Roman" w:hAnsiTheme="majorBidi" w:cstheme="majorBidi"/>
            <w:lang w:val="en-GB"/>
          </w:rPr>
          <w:t>example</w:t>
        </w:r>
      </w:ins>
      <w:r w:rsidRPr="00F31509">
        <w:rPr>
          <w:rFonts w:asciiTheme="majorBidi" w:eastAsia="Times New Roman" w:hAnsiTheme="majorBidi" w:cstheme="majorBidi"/>
          <w:lang w:val="en-GB"/>
        </w:rPr>
        <w:t>, production and trade quantities are official</w:t>
      </w:r>
      <w:ins w:id="15240" w:author="Jane Shaw" w:date="2015-10-29T17:33:00Z">
        <w:r w:rsidR="00B20CAC">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while all other quantities are estimate</w:t>
      </w:r>
      <w:ins w:id="15241" w:author="Jane Shaw" w:date="2015-10-29T17:34:00Z">
        <w:r w:rsidR="00B20CAC">
          <w:rPr>
            <w:rFonts w:asciiTheme="majorBidi" w:eastAsia="Times New Roman" w:hAnsiTheme="majorBidi" w:cstheme="majorBidi"/>
            <w:lang w:val="en-GB"/>
          </w:rPr>
          <w:t>s</w:t>
        </w:r>
      </w:ins>
      <w:del w:id="15242" w:author="Jane Shaw" w:date="2015-10-29T17:34:00Z">
        <w:r w:rsidRPr="00F31509" w:rsidDel="00B20CAC">
          <w:rPr>
            <w:rFonts w:asciiTheme="majorBidi" w:eastAsia="Times New Roman" w:hAnsiTheme="majorBidi" w:cstheme="majorBidi"/>
            <w:lang w:val="en-GB"/>
          </w:rPr>
          <w:delText>d</w:delText>
        </w:r>
      </w:del>
      <w:r w:rsidRPr="00F31509">
        <w:rPr>
          <w:rFonts w:asciiTheme="majorBidi" w:eastAsia="Times New Roman" w:hAnsiTheme="majorBidi" w:cstheme="majorBidi"/>
          <w:lang w:val="en-GB"/>
        </w:rPr>
        <w:t>.</w:t>
      </w:r>
    </w:p>
    <w:p w14:paraId="05B5F834" w14:textId="314D1E2D" w:rsidR="006E32A4" w:rsidRPr="00F31509" w:rsidRDefault="006E32A4" w:rsidP="006E32A4">
      <w:pPr>
        <w:pStyle w:val="Didascalia"/>
        <w:keepNext/>
        <w:rPr>
          <w:rFonts w:asciiTheme="majorBidi" w:hAnsiTheme="majorBidi" w:cstheme="majorBidi"/>
          <w:b/>
          <w:lang w:val="en-GB"/>
        </w:rPr>
      </w:pPr>
      <w:bookmarkStart w:id="15243" w:name="_Ref428344503"/>
      <w:bookmarkStart w:id="15244" w:name="_Toc428423608"/>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69</w:t>
      </w:r>
      <w:r w:rsidR="003D789C" w:rsidRPr="00F31509">
        <w:rPr>
          <w:rFonts w:asciiTheme="majorBidi" w:hAnsiTheme="majorBidi" w:cstheme="majorBidi"/>
          <w:b/>
          <w:lang w:val="en-GB"/>
        </w:rPr>
        <w:fldChar w:fldCharType="end"/>
      </w:r>
      <w:bookmarkEnd w:id="15243"/>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for palm oil</w:t>
      </w:r>
      <w:ins w:id="15245" w:author="Jane Shaw" w:date="2015-10-29T17:30:00Z">
        <w:r w:rsidR="00B20CAC">
          <w:rPr>
            <w:rFonts w:asciiTheme="majorBidi" w:hAnsiTheme="majorBidi" w:cstheme="majorBidi"/>
            <w:lang w:val="en-GB"/>
          </w:rPr>
          <w:t>,</w:t>
        </w:r>
      </w:ins>
      <w:r w:rsidR="005630C6" w:rsidRPr="00F31509">
        <w:rPr>
          <w:rFonts w:asciiTheme="majorBidi" w:hAnsiTheme="majorBidi" w:cstheme="majorBidi"/>
          <w:lang w:val="en-GB"/>
        </w:rPr>
        <w:t xml:space="preserve"> </w:t>
      </w:r>
      <w:r w:rsidRPr="00F31509">
        <w:rPr>
          <w:rFonts w:asciiTheme="majorBidi" w:hAnsiTheme="majorBidi" w:cstheme="majorBidi"/>
          <w:lang w:val="en-GB"/>
        </w:rPr>
        <w:t>inclusive of measurement errors</w:t>
      </w:r>
      <w:bookmarkEnd w:id="15244"/>
    </w:p>
    <w:tbl>
      <w:tblPr>
        <w:tblStyle w:val="Tabellaclassica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w:rsidR="006E32A4" w:rsidRPr="00F31509" w14:paraId="0D863D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30FFA44E" w14:textId="77777777" w:rsidR="006E32A4" w:rsidRPr="00B20CAC" w:rsidRDefault="006E32A4" w:rsidP="006E32A4">
            <w:pPr>
              <w:pStyle w:val="Compact"/>
              <w:rPr>
                <w:rFonts w:asciiTheme="majorBidi" w:hAnsiTheme="majorBidi" w:cstheme="majorBidi"/>
                <w:b/>
                <w:i w:val="0"/>
                <w:sz w:val="16"/>
                <w:lang w:val="en-GB"/>
                <w:rPrChange w:id="15246"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47" w:author="Jane Shaw" w:date="2015-10-29T17:34:00Z">
                  <w:rPr>
                    <w:rFonts w:asciiTheme="majorBidi" w:hAnsiTheme="majorBidi" w:cstheme="majorBidi"/>
                    <w:sz w:val="16"/>
                    <w:lang w:val="en-GB"/>
                  </w:rPr>
                </w:rPrChange>
              </w:rPr>
              <w:t>Variable</w:t>
            </w:r>
          </w:p>
        </w:tc>
        <w:tc>
          <w:tcPr>
            <w:tcW w:w="543" w:type="pct"/>
          </w:tcPr>
          <w:p w14:paraId="5A4F0DC4"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48"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49" w:author="Jane Shaw" w:date="2015-10-29T17:34:00Z">
                  <w:rPr>
                    <w:rFonts w:asciiTheme="majorBidi" w:hAnsiTheme="majorBidi" w:cstheme="majorBidi"/>
                    <w:sz w:val="16"/>
                    <w:lang w:val="en-GB"/>
                  </w:rPr>
                </w:rPrChange>
              </w:rPr>
              <w:t>Production</w:t>
            </w:r>
          </w:p>
        </w:tc>
        <w:tc>
          <w:tcPr>
            <w:tcW w:w="500" w:type="pct"/>
          </w:tcPr>
          <w:p w14:paraId="25CFF258"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50"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51" w:author="Jane Shaw" w:date="2015-10-29T17:34:00Z">
                  <w:rPr>
                    <w:rFonts w:asciiTheme="majorBidi" w:hAnsiTheme="majorBidi" w:cstheme="majorBidi"/>
                    <w:sz w:val="16"/>
                    <w:lang w:val="en-GB"/>
                  </w:rPr>
                </w:rPrChange>
              </w:rPr>
              <w:t>Imports</w:t>
            </w:r>
          </w:p>
        </w:tc>
        <w:tc>
          <w:tcPr>
            <w:tcW w:w="415" w:type="pct"/>
          </w:tcPr>
          <w:p w14:paraId="3590E127"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52"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53" w:author="Jane Shaw" w:date="2015-10-29T17:34:00Z">
                  <w:rPr>
                    <w:rFonts w:asciiTheme="majorBidi" w:hAnsiTheme="majorBidi" w:cstheme="majorBidi"/>
                    <w:sz w:val="16"/>
                    <w:lang w:val="en-GB"/>
                  </w:rPr>
                </w:rPrChange>
              </w:rPr>
              <w:t>Exports</w:t>
            </w:r>
          </w:p>
        </w:tc>
        <w:tc>
          <w:tcPr>
            <w:tcW w:w="614" w:type="pct"/>
          </w:tcPr>
          <w:p w14:paraId="121A5E14" w14:textId="1F08E4A9"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54"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55" w:author="Jane Shaw" w:date="2015-10-29T17:34:00Z">
                  <w:rPr>
                    <w:rFonts w:asciiTheme="majorBidi" w:hAnsiTheme="majorBidi" w:cstheme="majorBidi"/>
                    <w:sz w:val="16"/>
                    <w:lang w:val="en-GB"/>
                  </w:rPr>
                </w:rPrChange>
              </w:rPr>
              <w:t xml:space="preserve">Stock </w:t>
            </w:r>
            <w:r w:rsidR="00B20CAC" w:rsidRPr="00A15699">
              <w:rPr>
                <w:rFonts w:asciiTheme="majorBidi" w:hAnsiTheme="majorBidi" w:cstheme="majorBidi"/>
                <w:b/>
                <w:i w:val="0"/>
                <w:sz w:val="16"/>
                <w:lang w:val="en-GB"/>
              </w:rPr>
              <w:t>change</w:t>
            </w:r>
          </w:p>
        </w:tc>
        <w:tc>
          <w:tcPr>
            <w:tcW w:w="500" w:type="pct"/>
          </w:tcPr>
          <w:p w14:paraId="1897CEA1"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56"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57" w:author="Jane Shaw" w:date="2015-10-29T17:34:00Z">
                  <w:rPr>
                    <w:rFonts w:asciiTheme="majorBidi" w:hAnsiTheme="majorBidi" w:cstheme="majorBidi"/>
                    <w:sz w:val="16"/>
                    <w:lang w:val="en-GB"/>
                  </w:rPr>
                </w:rPrChange>
              </w:rPr>
              <w:t>Food</w:t>
            </w:r>
          </w:p>
        </w:tc>
        <w:tc>
          <w:tcPr>
            <w:tcW w:w="303" w:type="pct"/>
          </w:tcPr>
          <w:p w14:paraId="12DEB428"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58"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59" w:author="Jane Shaw" w:date="2015-10-29T17:34:00Z">
                  <w:rPr>
                    <w:rFonts w:asciiTheme="majorBidi" w:hAnsiTheme="majorBidi" w:cstheme="majorBidi"/>
                    <w:sz w:val="16"/>
                    <w:lang w:val="en-GB"/>
                  </w:rPr>
                </w:rPrChange>
              </w:rPr>
              <w:t>Feed</w:t>
            </w:r>
          </w:p>
        </w:tc>
        <w:tc>
          <w:tcPr>
            <w:tcW w:w="300" w:type="pct"/>
          </w:tcPr>
          <w:p w14:paraId="04B228D1"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60"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61" w:author="Jane Shaw" w:date="2015-10-29T17:34:00Z">
                  <w:rPr>
                    <w:rFonts w:asciiTheme="majorBidi" w:hAnsiTheme="majorBidi" w:cstheme="majorBidi"/>
                    <w:sz w:val="16"/>
                    <w:lang w:val="en-GB"/>
                  </w:rPr>
                </w:rPrChange>
              </w:rPr>
              <w:t>Seed</w:t>
            </w:r>
          </w:p>
        </w:tc>
        <w:tc>
          <w:tcPr>
            <w:tcW w:w="398" w:type="pct"/>
          </w:tcPr>
          <w:p w14:paraId="41D49BF0"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62"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63" w:author="Jane Shaw" w:date="2015-10-29T17:34:00Z">
                  <w:rPr>
                    <w:rFonts w:asciiTheme="majorBidi" w:hAnsiTheme="majorBidi" w:cstheme="majorBidi"/>
                    <w:sz w:val="16"/>
                    <w:lang w:val="en-GB"/>
                  </w:rPr>
                </w:rPrChange>
              </w:rPr>
              <w:t>Tourist</w:t>
            </w:r>
          </w:p>
        </w:tc>
        <w:tc>
          <w:tcPr>
            <w:tcW w:w="494" w:type="pct"/>
          </w:tcPr>
          <w:p w14:paraId="146F2101"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64"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65" w:author="Jane Shaw" w:date="2015-10-29T17:34:00Z">
                  <w:rPr>
                    <w:rFonts w:asciiTheme="majorBidi" w:hAnsiTheme="majorBidi" w:cstheme="majorBidi"/>
                    <w:sz w:val="16"/>
                    <w:lang w:val="en-GB"/>
                  </w:rPr>
                </w:rPrChange>
              </w:rPr>
              <w:t>Industrial</w:t>
            </w:r>
          </w:p>
        </w:tc>
        <w:tc>
          <w:tcPr>
            <w:tcW w:w="291" w:type="pct"/>
          </w:tcPr>
          <w:p w14:paraId="0651DC8A" w14:textId="77777777" w:rsidR="006E32A4" w:rsidRPr="00B20CAC"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lang w:val="en-GB"/>
                <w:rPrChange w:id="15266" w:author="Jane Shaw" w:date="2015-10-29T17:34:00Z">
                  <w:rPr>
                    <w:rFonts w:asciiTheme="majorBidi" w:hAnsiTheme="majorBidi" w:cstheme="majorBidi"/>
                    <w:i w:val="0"/>
                    <w:iCs w:val="0"/>
                    <w:sz w:val="16"/>
                    <w:lang w:val="en-GB"/>
                  </w:rPr>
                </w:rPrChange>
              </w:rPr>
            </w:pPr>
            <w:r w:rsidRPr="00B20CAC">
              <w:rPr>
                <w:rFonts w:asciiTheme="majorBidi" w:hAnsiTheme="majorBidi" w:cstheme="majorBidi"/>
                <w:b/>
                <w:sz w:val="16"/>
                <w:lang w:val="en-GB"/>
                <w:rPrChange w:id="15267" w:author="Jane Shaw" w:date="2015-10-29T17:34:00Z">
                  <w:rPr>
                    <w:rFonts w:asciiTheme="majorBidi" w:hAnsiTheme="majorBidi" w:cstheme="majorBidi"/>
                    <w:sz w:val="16"/>
                    <w:lang w:val="en-GB"/>
                  </w:rPr>
                </w:rPrChange>
              </w:rPr>
              <w:t>Loss</w:t>
            </w:r>
          </w:p>
        </w:tc>
      </w:tr>
      <w:tr w:rsidR="006E32A4" w:rsidRPr="00F31509" w14:paraId="2C4C9C4A"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7203665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14:paraId="077B35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1CB52545" w14:textId="4DD7F7FF"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268" w:author="Jane Shaw" w:date="2015-10-29T17:34:00Z">
              <w:r w:rsidRPr="00F31509" w:rsidDel="00B20CAC">
                <w:rPr>
                  <w:rFonts w:asciiTheme="majorBidi" w:hAnsiTheme="majorBidi" w:cstheme="majorBidi"/>
                  <w:sz w:val="16"/>
                  <w:lang w:val="en-GB"/>
                </w:rPr>
                <w:delText>,</w:delText>
              </w:r>
            </w:del>
            <w:ins w:id="15269"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087</w:t>
            </w:r>
            <w:del w:id="15270" w:author="Jane Shaw" w:date="2015-10-29T17:34:00Z">
              <w:r w:rsidRPr="00F31509" w:rsidDel="00B20CAC">
                <w:rPr>
                  <w:rFonts w:asciiTheme="majorBidi" w:hAnsiTheme="majorBidi" w:cstheme="majorBidi"/>
                  <w:sz w:val="16"/>
                  <w:lang w:val="en-GB"/>
                </w:rPr>
                <w:delText>,</w:delText>
              </w:r>
            </w:del>
            <w:ins w:id="15271"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600</w:t>
            </w:r>
          </w:p>
        </w:tc>
        <w:tc>
          <w:tcPr>
            <w:tcW w:w="415" w:type="pct"/>
          </w:tcPr>
          <w:p w14:paraId="6C639AEF" w14:textId="7151C5C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w:t>
            </w:r>
            <w:del w:id="15272" w:author="Jane Shaw" w:date="2015-10-29T17:34:00Z">
              <w:r w:rsidRPr="00F31509" w:rsidDel="00B20CAC">
                <w:rPr>
                  <w:rFonts w:asciiTheme="majorBidi" w:hAnsiTheme="majorBidi" w:cstheme="majorBidi"/>
                  <w:sz w:val="16"/>
                  <w:lang w:val="en-GB"/>
                </w:rPr>
                <w:delText>,</w:delText>
              </w:r>
            </w:del>
            <w:ins w:id="15273"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900</w:t>
            </w:r>
          </w:p>
        </w:tc>
        <w:tc>
          <w:tcPr>
            <w:tcW w:w="614" w:type="pct"/>
          </w:tcPr>
          <w:p w14:paraId="443BBEFB" w14:textId="691D62D2"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w:t>
            </w:r>
            <w:del w:id="15274" w:author="Jane Shaw" w:date="2015-10-29T17:34:00Z">
              <w:r w:rsidRPr="00F31509" w:rsidDel="00B20CAC">
                <w:rPr>
                  <w:rFonts w:asciiTheme="majorBidi" w:hAnsiTheme="majorBidi" w:cstheme="majorBidi"/>
                  <w:sz w:val="16"/>
                  <w:lang w:val="en-GB"/>
                </w:rPr>
                <w:delText>,</w:delText>
              </w:r>
            </w:del>
            <w:ins w:id="15275"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500" w:type="pct"/>
          </w:tcPr>
          <w:p w14:paraId="431A7C46" w14:textId="66A97550"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276" w:author="Jane Shaw" w:date="2015-10-29T17:34:00Z">
              <w:r w:rsidRPr="00F31509" w:rsidDel="00B20CAC">
                <w:rPr>
                  <w:rFonts w:asciiTheme="majorBidi" w:hAnsiTheme="majorBidi" w:cstheme="majorBidi"/>
                  <w:sz w:val="16"/>
                  <w:lang w:val="en-GB"/>
                </w:rPr>
                <w:delText>,</w:delText>
              </w:r>
            </w:del>
            <w:ins w:id="15277"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179</w:t>
            </w:r>
            <w:del w:id="15278" w:author="Jane Shaw" w:date="2015-10-29T17:34:00Z">
              <w:r w:rsidRPr="00F31509" w:rsidDel="00B20CAC">
                <w:rPr>
                  <w:rFonts w:asciiTheme="majorBidi" w:hAnsiTheme="majorBidi" w:cstheme="majorBidi"/>
                  <w:sz w:val="16"/>
                  <w:lang w:val="en-GB"/>
                </w:rPr>
                <w:delText>,</w:delText>
              </w:r>
            </w:del>
            <w:ins w:id="15279"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200</w:t>
            </w:r>
          </w:p>
        </w:tc>
        <w:tc>
          <w:tcPr>
            <w:tcW w:w="303" w:type="pct"/>
          </w:tcPr>
          <w:p w14:paraId="6A1E622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2AA801A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0A553A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02B960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1CC77E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8A2817E"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12149EAC" w14:textId="613CDD23"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B20CAC" w:rsidRPr="00F31509">
              <w:rPr>
                <w:rFonts w:asciiTheme="majorBidi" w:hAnsiTheme="majorBidi" w:cstheme="majorBidi"/>
                <w:sz w:val="16"/>
                <w:lang w:val="en-GB"/>
              </w:rPr>
              <w:t>dev</w:t>
            </w:r>
            <w:ins w:id="15280" w:author="Jane Shaw" w:date="2015-10-29T17:34:00Z">
              <w:r w:rsidR="00B20CAC">
                <w:rPr>
                  <w:rFonts w:asciiTheme="majorBidi" w:hAnsiTheme="majorBidi" w:cstheme="majorBidi"/>
                  <w:sz w:val="16"/>
                  <w:lang w:val="en-GB"/>
                </w:rPr>
                <w:t>iation</w:t>
              </w:r>
            </w:ins>
            <w:del w:id="15281" w:author="Jane Shaw" w:date="2015-10-29T17:34:00Z">
              <w:r w:rsidRPr="00F31509" w:rsidDel="00B20CAC">
                <w:rPr>
                  <w:rFonts w:asciiTheme="majorBidi" w:hAnsiTheme="majorBidi" w:cstheme="majorBidi"/>
                  <w:sz w:val="16"/>
                  <w:lang w:val="en-GB"/>
                </w:rPr>
                <w:delText>.</w:delText>
              </w:r>
            </w:del>
          </w:p>
        </w:tc>
        <w:tc>
          <w:tcPr>
            <w:tcW w:w="543" w:type="pct"/>
          </w:tcPr>
          <w:p w14:paraId="3C17F3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7DE5F0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14:paraId="793FF87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14:paraId="262C907B" w14:textId="0E06670A"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w:t>
            </w:r>
            <w:del w:id="15282" w:author="Jane Shaw" w:date="2015-10-29T17:34:00Z">
              <w:r w:rsidRPr="00F31509" w:rsidDel="00B20CAC">
                <w:rPr>
                  <w:rFonts w:asciiTheme="majorBidi" w:hAnsiTheme="majorBidi" w:cstheme="majorBidi"/>
                  <w:sz w:val="16"/>
                  <w:lang w:val="en-GB"/>
                </w:rPr>
                <w:delText>,</w:delText>
              </w:r>
            </w:del>
            <w:ins w:id="15283"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400</w:t>
            </w:r>
          </w:p>
        </w:tc>
        <w:tc>
          <w:tcPr>
            <w:tcW w:w="500" w:type="pct"/>
          </w:tcPr>
          <w:p w14:paraId="16AF73A9" w14:textId="26ABB078"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59</w:t>
            </w:r>
            <w:del w:id="15284" w:author="Jane Shaw" w:date="2015-10-29T17:34:00Z">
              <w:r w:rsidRPr="00F31509" w:rsidDel="00B20CAC">
                <w:rPr>
                  <w:rFonts w:asciiTheme="majorBidi" w:hAnsiTheme="majorBidi" w:cstheme="majorBidi"/>
                  <w:sz w:val="16"/>
                  <w:lang w:val="en-GB"/>
                </w:rPr>
                <w:delText>,</w:delText>
              </w:r>
            </w:del>
            <w:ins w:id="15285" w:author="Jane Shaw" w:date="2015-10-29T17:34:00Z">
              <w:r w:rsidR="00B20CAC">
                <w:rPr>
                  <w:rFonts w:asciiTheme="majorBidi" w:hAnsiTheme="majorBidi" w:cstheme="majorBidi"/>
                  <w:sz w:val="16"/>
                  <w:lang w:val="en-GB"/>
                </w:rPr>
                <w:t xml:space="preserve"> </w:t>
              </w:r>
            </w:ins>
            <w:r w:rsidRPr="00F31509">
              <w:rPr>
                <w:rFonts w:asciiTheme="majorBidi" w:hAnsiTheme="majorBidi" w:cstheme="majorBidi"/>
                <w:sz w:val="16"/>
                <w:lang w:val="en-GB"/>
              </w:rPr>
              <w:t>000</w:t>
            </w:r>
          </w:p>
        </w:tc>
        <w:tc>
          <w:tcPr>
            <w:tcW w:w="303" w:type="pct"/>
          </w:tcPr>
          <w:p w14:paraId="63F4DD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43F4B9E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1E8BC27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72AFD4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5E79FB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D4E73F9" w14:textId="77777777" w:rsidR="004D00DE" w:rsidRDefault="004D00DE" w:rsidP="006E32A4">
      <w:pPr>
        <w:rPr>
          <w:rFonts w:asciiTheme="majorBidi" w:eastAsia="Times New Roman" w:hAnsiTheme="majorBidi" w:cstheme="majorBidi"/>
          <w:lang w:val="en-GB"/>
        </w:rPr>
      </w:pPr>
    </w:p>
    <w:p w14:paraId="25C3EFF3" w14:textId="256ED2D1" w:rsidR="006E32A4" w:rsidRPr="00F31509" w:rsidRDefault="006E32A4" w:rsidP="006E32A4">
      <w:pPr>
        <w:rPr>
          <w:rFonts w:asciiTheme="majorBidi" w:hAnsiTheme="majorBidi" w:cstheme="majorBidi"/>
          <w:lang w:val="en-GB"/>
        </w:rPr>
      </w:pPr>
      <w:del w:id="15286" w:author="Jane Shaw" w:date="2015-10-29T17:35:00Z">
        <w:r w:rsidRPr="00F31509" w:rsidDel="00B20CAC">
          <w:rPr>
            <w:rFonts w:asciiTheme="majorBidi" w:eastAsia="Times New Roman" w:hAnsiTheme="majorBidi" w:cstheme="majorBidi"/>
            <w:lang w:val="en-GB"/>
          </w:rPr>
          <w:delText xml:space="preserve">After </w:delText>
        </w:r>
      </w:del>
      <w:r w:rsidR="00B20CAC" w:rsidRPr="00F31509">
        <w:rPr>
          <w:rFonts w:asciiTheme="majorBidi" w:eastAsia="Times New Roman" w:hAnsiTheme="majorBidi" w:cstheme="majorBidi"/>
          <w:lang w:val="en-GB"/>
        </w:rPr>
        <w:t xml:space="preserve">Balancing </w:t>
      </w:r>
      <w:ins w:id="15287" w:author="Jane Shaw" w:date="2015-10-29T17:35:00Z">
        <w:r w:rsidR="00B20CAC">
          <w:rPr>
            <w:rFonts w:asciiTheme="majorBidi" w:eastAsia="Times New Roman" w:hAnsiTheme="majorBidi" w:cstheme="majorBidi"/>
            <w:lang w:val="en-GB"/>
          </w:rPr>
          <w:t xml:space="preserve">of </w:t>
        </w:r>
      </w:ins>
      <w:del w:id="15288" w:author="Jane Shaw" w:date="2015-10-29T17:34:00Z">
        <w:r w:rsidRPr="00F31509" w:rsidDel="00B20CAC">
          <w:rPr>
            <w:rFonts w:asciiTheme="majorBidi" w:eastAsia="Times New Roman" w:hAnsiTheme="majorBidi" w:cstheme="majorBidi"/>
            <w:lang w:val="en-GB"/>
          </w:rPr>
          <w:delText xml:space="preserve">the above </w:delText>
        </w:r>
      </w:del>
      <w:r w:rsidR="00B20CAC" w:rsidRPr="00F31509">
        <w:rPr>
          <w:rFonts w:asciiTheme="majorBidi" w:eastAsia="Times New Roman" w:hAnsiTheme="majorBidi" w:cstheme="majorBidi"/>
          <w:lang w:val="en-GB"/>
        </w:rPr>
        <w:t>Tables</w:t>
      </w:r>
      <w:ins w:id="15289" w:author="Jane Shaw" w:date="2015-10-29T17:34:00Z">
        <w:r w:rsidR="00B20CAC">
          <w:rPr>
            <w:rFonts w:asciiTheme="majorBidi" w:eastAsia="Times New Roman" w:hAnsiTheme="majorBidi" w:cstheme="majorBidi"/>
            <w:lang w:val="en-GB"/>
          </w:rPr>
          <w:t xml:space="preserve"> 68 and 69</w:t>
        </w:r>
      </w:ins>
      <w:del w:id="15290" w:author="Jane Shaw" w:date="2015-10-29T17:35:00Z">
        <w:r w:rsidRPr="00F31509" w:rsidDel="00B20CA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5291" w:author="Jane Shaw" w:date="2015-10-29T17:35:00Z">
        <w:r w:rsidR="00B20CAC">
          <w:rPr>
            <w:rFonts w:asciiTheme="majorBidi" w:eastAsia="Times New Roman" w:hAnsiTheme="majorBidi" w:cstheme="majorBidi"/>
            <w:lang w:val="en-GB"/>
          </w:rPr>
          <w:t xml:space="preserve">generates </w:t>
        </w:r>
      </w:ins>
      <w:del w:id="15292" w:author="Jane Shaw" w:date="2015-10-29T17:35:00Z">
        <w:r w:rsidRPr="00F31509" w:rsidDel="00B20CAC">
          <w:rPr>
            <w:rFonts w:asciiTheme="majorBidi" w:eastAsia="Times New Roman" w:hAnsiTheme="majorBidi" w:cstheme="majorBidi"/>
            <w:lang w:val="en-GB"/>
          </w:rPr>
          <w:delText xml:space="preserve">we have with </w:delText>
        </w:r>
      </w:del>
      <w:r w:rsidRPr="00F31509">
        <w:rPr>
          <w:rFonts w:asciiTheme="majorBidi" w:eastAsia="Times New Roman" w:hAnsiTheme="majorBidi" w:cstheme="majorBidi"/>
          <w:lang w:val="en-GB"/>
        </w:rPr>
        <w:t xml:space="preserve">the </w:t>
      </w:r>
      <w:del w:id="15293" w:author="Jane Shaw" w:date="2015-10-29T17:35:00Z">
        <w:r w:rsidRPr="00F31509" w:rsidDel="00B20CAC">
          <w:rPr>
            <w:rFonts w:asciiTheme="majorBidi" w:eastAsia="Times New Roman" w:hAnsiTheme="majorBidi" w:cstheme="majorBidi"/>
            <w:lang w:val="en-GB"/>
          </w:rPr>
          <w:delText xml:space="preserve">following </w:delText>
        </w:r>
      </w:del>
      <w:r w:rsidRPr="00F31509">
        <w:rPr>
          <w:rFonts w:asciiTheme="majorBidi" w:eastAsia="Times New Roman" w:hAnsiTheme="majorBidi" w:cstheme="majorBidi"/>
          <w:lang w:val="en-GB"/>
        </w:rPr>
        <w:t xml:space="preserve">quantities </w:t>
      </w:r>
      <w:ins w:id="15294" w:author="Jane Shaw" w:date="2015-10-29T17:35:00Z">
        <w:r w:rsidR="00B20CAC">
          <w:rPr>
            <w:rFonts w:asciiTheme="majorBidi" w:eastAsia="Times New Roman" w:hAnsiTheme="majorBidi" w:cstheme="majorBidi"/>
            <w:lang w:val="en-GB"/>
          </w:rPr>
          <w:t xml:space="preserve">shown in </w:t>
        </w:r>
      </w:ins>
      <w:del w:id="15295" w:author="Jane Shaw" w:date="2015-10-29T17:35:00Z">
        <w:r w:rsidRPr="00F31509" w:rsidDel="00B20CAC">
          <w:rPr>
            <w:rFonts w:asciiTheme="majorBidi" w:eastAsia="Times New Roman" w:hAnsiTheme="majorBidi" w:cstheme="majorBidi"/>
            <w:lang w:val="en-GB"/>
          </w:rPr>
          <w:delText>(</w:delText>
        </w:r>
      </w:del>
      <w:r w:rsidR="00E24798">
        <w:fldChar w:fldCharType="begin"/>
      </w:r>
      <w:r w:rsidR="00E24798">
        <w:instrText xml:space="preserve"> REF _Ref428344616 \h  \* MERGEFORMAT </w:instrText>
      </w:r>
      <w:r w:rsidR="00E24798">
        <w:fldChar w:fldCharType="separate"/>
      </w:r>
      <w:ins w:id="15296" w:author="Jane Shaw" w:date="2015-11-01T20:53:00Z">
        <w:r w:rsidR="00311179" w:rsidRPr="00311179">
          <w:rPr>
            <w:rFonts w:asciiTheme="majorBidi" w:eastAsia="Times New Roman" w:hAnsiTheme="majorBidi" w:cstheme="majorBidi"/>
            <w:lang w:val="en-GB"/>
            <w:rPrChange w:id="15297"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298" w:author="Jane Shaw" w:date="2015-11-01T20:53:00Z">
              <w:rPr>
                <w:rFonts w:asciiTheme="majorBidi" w:hAnsiTheme="majorBidi" w:cstheme="majorBidi"/>
                <w:noProof/>
                <w:lang w:val="en-GB"/>
              </w:rPr>
            </w:rPrChange>
          </w:rPr>
          <w:t>70</w:t>
        </w:r>
      </w:ins>
      <w:del w:id="15299"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70</w:delText>
        </w:r>
      </w:del>
      <w:r w:rsidR="00E24798">
        <w:fldChar w:fldCharType="end"/>
      </w:r>
      <w:del w:id="15300" w:author="Jane Shaw" w:date="2015-10-29T17:35:00Z">
        <w:r w:rsidRPr="00F31509" w:rsidDel="00B20CA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301" w:author="Jane Shaw" w:date="2015-10-29T17:35:00Z">
        <w:r w:rsidRPr="00F31509" w:rsidDel="00B20CAC">
          <w:rPr>
            <w:rFonts w:asciiTheme="majorBidi" w:eastAsia="Times New Roman" w:hAnsiTheme="majorBidi" w:cstheme="majorBidi"/>
            <w:lang w:val="en-GB"/>
          </w:rPr>
          <w:delText xml:space="preserve">Note that </w:delText>
        </w:r>
      </w:del>
      <w:r w:rsidR="00B20CAC" w:rsidRPr="00F31509">
        <w:rPr>
          <w:rFonts w:asciiTheme="majorBidi" w:eastAsia="Times New Roman" w:hAnsiTheme="majorBidi" w:cstheme="majorBidi"/>
          <w:lang w:val="en-GB"/>
        </w:rPr>
        <w:t xml:space="preserve">The </w:t>
      </w:r>
      <w:del w:id="15302" w:author="Jane Shaw" w:date="2015-10-29T17:35:00Z">
        <w:r w:rsidR="00B20CAC" w:rsidRPr="00F31509" w:rsidDel="00B20CAC">
          <w:rPr>
            <w:rFonts w:asciiTheme="majorBidi" w:eastAsia="Times New Roman" w:hAnsiTheme="majorBidi" w:cstheme="majorBidi"/>
            <w:lang w:val="en-GB"/>
          </w:rPr>
          <w:delText>"</w:delText>
        </w:r>
      </w:del>
      <w:r w:rsidR="00B20CAC" w:rsidRPr="00F31509">
        <w:rPr>
          <w:rFonts w:asciiTheme="majorBidi" w:eastAsia="Times New Roman" w:hAnsiTheme="majorBidi" w:cstheme="majorBidi"/>
          <w:lang w:val="en-GB"/>
        </w:rPr>
        <w:t>food</w:t>
      </w:r>
      <w:del w:id="15303" w:author="Jane Shaw" w:date="2015-10-29T17:35:00Z">
        <w:r w:rsidR="00B20CAC" w:rsidRPr="00F31509" w:rsidDel="00B20CAC">
          <w:rPr>
            <w:rFonts w:asciiTheme="majorBidi" w:eastAsia="Times New Roman" w:hAnsiTheme="majorBidi" w:cstheme="majorBidi"/>
            <w:lang w:val="en-GB"/>
          </w:rPr>
          <w:delText>"</w:delText>
        </w:r>
      </w:del>
      <w:r w:rsidR="00B20CAC" w:rsidRPr="00F31509">
        <w:rPr>
          <w:rFonts w:asciiTheme="majorBidi" w:eastAsia="Times New Roman" w:hAnsiTheme="majorBidi" w:cstheme="majorBidi"/>
          <w:lang w:val="en-GB"/>
        </w:rPr>
        <w:t xml:space="preserve"> variable </w:t>
      </w:r>
      <w:del w:id="15304" w:author="Jane Shaw" w:date="2015-10-29T17:35:00Z">
        <w:r w:rsidRPr="00F31509" w:rsidDel="00B20CAC">
          <w:rPr>
            <w:rFonts w:asciiTheme="majorBidi" w:eastAsia="Times New Roman" w:hAnsiTheme="majorBidi" w:cstheme="majorBidi"/>
            <w:lang w:val="en-GB"/>
          </w:rPr>
          <w:delText xml:space="preserve">is the variable that </w:delText>
        </w:r>
      </w:del>
      <w:r w:rsidRPr="00F31509">
        <w:rPr>
          <w:rFonts w:asciiTheme="majorBidi" w:eastAsia="Times New Roman" w:hAnsiTheme="majorBidi" w:cstheme="majorBidi"/>
          <w:lang w:val="en-GB"/>
        </w:rPr>
        <w:t>receives most of the adjustment because it has a substantially higher variability</w:t>
      </w:r>
      <w:ins w:id="15305" w:author="Jane Shaw" w:date="2015-10-29T17:35:00Z">
        <w:r w:rsidR="00B20CAC">
          <w:rPr>
            <w:rFonts w:asciiTheme="majorBidi" w:eastAsia="Times New Roman" w:hAnsiTheme="majorBidi" w:cstheme="majorBidi"/>
            <w:lang w:val="en-GB"/>
          </w:rPr>
          <w:t xml:space="preserve"> than the other variables</w:t>
        </w:r>
      </w:ins>
      <w:r w:rsidRPr="00F31509">
        <w:rPr>
          <w:rFonts w:asciiTheme="majorBidi" w:eastAsia="Times New Roman" w:hAnsiTheme="majorBidi" w:cstheme="majorBidi"/>
          <w:lang w:val="en-GB"/>
        </w:rPr>
        <w:t>.</w:t>
      </w:r>
    </w:p>
    <w:p w14:paraId="68D9049B" w14:textId="77777777" w:rsidR="006E32A4" w:rsidRPr="00F31509" w:rsidRDefault="006E32A4" w:rsidP="006E32A4">
      <w:pPr>
        <w:pStyle w:val="Didascalia"/>
        <w:keepNext/>
        <w:rPr>
          <w:rFonts w:asciiTheme="majorBidi" w:hAnsiTheme="majorBidi" w:cstheme="majorBidi"/>
          <w:b/>
          <w:lang w:val="en-GB"/>
        </w:rPr>
      </w:pPr>
      <w:bookmarkStart w:id="15306" w:name="_Ref428344616"/>
      <w:bookmarkStart w:id="15307" w:name="_Toc428423609"/>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70</w:t>
      </w:r>
      <w:r w:rsidR="003D789C" w:rsidRPr="00F31509">
        <w:rPr>
          <w:rFonts w:asciiTheme="majorBidi" w:hAnsiTheme="majorBidi" w:cstheme="majorBidi"/>
          <w:b/>
          <w:lang w:val="en-GB"/>
        </w:rPr>
        <w:fldChar w:fldCharType="end"/>
      </w:r>
      <w:bookmarkEnd w:id="15306"/>
      <w:r w:rsidRPr="00F31509">
        <w:rPr>
          <w:rFonts w:asciiTheme="majorBidi" w:hAnsiTheme="majorBidi" w:cstheme="majorBidi"/>
          <w:lang w:val="en-GB"/>
        </w:rPr>
        <w:t>: Fully balanced FBS table for palm oil</w:t>
      </w:r>
      <w:bookmarkEnd w:id="15307"/>
    </w:p>
    <w:tbl>
      <w:tblPr>
        <w:tblStyle w:val="Tabellaclassica1"/>
        <w:tblW w:w="0" w:type="auto"/>
        <w:tblLook w:val="04A0" w:firstRow="1" w:lastRow="0" w:firstColumn="1" w:lastColumn="0" w:noHBand="0" w:noVBand="1"/>
      </w:tblPr>
      <w:tblGrid>
        <w:gridCol w:w="1307"/>
        <w:gridCol w:w="1047"/>
        <w:gridCol w:w="923"/>
        <w:gridCol w:w="797"/>
        <w:gridCol w:w="1007"/>
        <w:gridCol w:w="738"/>
        <w:gridCol w:w="586"/>
        <w:gridCol w:w="566"/>
        <w:gridCol w:w="757"/>
        <w:gridCol w:w="957"/>
        <w:gridCol w:w="557"/>
      </w:tblGrid>
      <w:tr w:rsidR="006E32A4" w:rsidRPr="00F31509" w14:paraId="63874F7C"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92AB83" w14:textId="77777777" w:rsidR="006E32A4" w:rsidRPr="00B20CAC" w:rsidRDefault="006E32A4" w:rsidP="006E32A4">
            <w:pPr>
              <w:pStyle w:val="Compact"/>
              <w:rPr>
                <w:rFonts w:asciiTheme="majorBidi" w:hAnsiTheme="majorBidi" w:cstheme="majorBidi"/>
                <w:b/>
                <w:i w:val="0"/>
                <w:sz w:val="18"/>
                <w:lang w:val="en-GB"/>
                <w:rPrChange w:id="15308"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09" w:author="Jane Shaw" w:date="2015-10-29T17:35:00Z">
                  <w:rPr>
                    <w:rFonts w:asciiTheme="majorBidi" w:hAnsiTheme="majorBidi" w:cstheme="majorBidi"/>
                    <w:sz w:val="18"/>
                    <w:lang w:val="en-GB"/>
                  </w:rPr>
                </w:rPrChange>
              </w:rPr>
              <w:t>Variable</w:t>
            </w:r>
          </w:p>
        </w:tc>
        <w:tc>
          <w:tcPr>
            <w:tcW w:w="0" w:type="auto"/>
          </w:tcPr>
          <w:p w14:paraId="5DCAAE6F"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10"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11" w:author="Jane Shaw" w:date="2015-10-29T17:35:00Z">
                  <w:rPr>
                    <w:rFonts w:asciiTheme="majorBidi" w:hAnsiTheme="majorBidi" w:cstheme="majorBidi"/>
                    <w:sz w:val="18"/>
                    <w:lang w:val="en-GB"/>
                  </w:rPr>
                </w:rPrChange>
              </w:rPr>
              <w:t>Production</w:t>
            </w:r>
          </w:p>
        </w:tc>
        <w:tc>
          <w:tcPr>
            <w:tcW w:w="0" w:type="auto"/>
          </w:tcPr>
          <w:p w14:paraId="4392BD1A"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12"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13" w:author="Jane Shaw" w:date="2015-10-29T17:35:00Z">
                  <w:rPr>
                    <w:rFonts w:asciiTheme="majorBidi" w:hAnsiTheme="majorBidi" w:cstheme="majorBidi"/>
                    <w:sz w:val="18"/>
                    <w:lang w:val="en-GB"/>
                  </w:rPr>
                </w:rPrChange>
              </w:rPr>
              <w:t>Imports</w:t>
            </w:r>
          </w:p>
        </w:tc>
        <w:tc>
          <w:tcPr>
            <w:tcW w:w="0" w:type="auto"/>
          </w:tcPr>
          <w:p w14:paraId="6F6D740C"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14"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15" w:author="Jane Shaw" w:date="2015-10-29T17:35:00Z">
                  <w:rPr>
                    <w:rFonts w:asciiTheme="majorBidi" w:hAnsiTheme="majorBidi" w:cstheme="majorBidi"/>
                    <w:sz w:val="18"/>
                    <w:lang w:val="en-GB"/>
                  </w:rPr>
                </w:rPrChange>
              </w:rPr>
              <w:t>Exports</w:t>
            </w:r>
          </w:p>
        </w:tc>
        <w:tc>
          <w:tcPr>
            <w:tcW w:w="0" w:type="auto"/>
          </w:tcPr>
          <w:p w14:paraId="5509D5E3" w14:textId="0D76A11D"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16"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17" w:author="Jane Shaw" w:date="2015-10-29T17:35:00Z">
                  <w:rPr>
                    <w:rFonts w:asciiTheme="majorBidi" w:hAnsiTheme="majorBidi" w:cstheme="majorBidi"/>
                    <w:sz w:val="18"/>
                    <w:lang w:val="en-GB"/>
                  </w:rPr>
                </w:rPrChange>
              </w:rPr>
              <w:t xml:space="preserve">Stock </w:t>
            </w:r>
            <w:r w:rsidR="00B20CAC" w:rsidRPr="00A15699">
              <w:rPr>
                <w:rFonts w:asciiTheme="majorBidi" w:hAnsiTheme="majorBidi" w:cstheme="majorBidi"/>
                <w:b/>
                <w:i w:val="0"/>
                <w:sz w:val="18"/>
                <w:lang w:val="en-GB"/>
              </w:rPr>
              <w:t>change</w:t>
            </w:r>
          </w:p>
        </w:tc>
        <w:tc>
          <w:tcPr>
            <w:tcW w:w="0" w:type="auto"/>
          </w:tcPr>
          <w:p w14:paraId="755F4419"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18"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19" w:author="Jane Shaw" w:date="2015-10-29T17:35:00Z">
                  <w:rPr>
                    <w:rFonts w:asciiTheme="majorBidi" w:hAnsiTheme="majorBidi" w:cstheme="majorBidi"/>
                    <w:sz w:val="18"/>
                    <w:lang w:val="en-GB"/>
                  </w:rPr>
                </w:rPrChange>
              </w:rPr>
              <w:t>Food</w:t>
            </w:r>
          </w:p>
        </w:tc>
        <w:tc>
          <w:tcPr>
            <w:tcW w:w="0" w:type="auto"/>
          </w:tcPr>
          <w:p w14:paraId="62C45CBB"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20"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21" w:author="Jane Shaw" w:date="2015-10-29T17:35:00Z">
                  <w:rPr>
                    <w:rFonts w:asciiTheme="majorBidi" w:hAnsiTheme="majorBidi" w:cstheme="majorBidi"/>
                    <w:sz w:val="18"/>
                    <w:lang w:val="en-GB"/>
                  </w:rPr>
                </w:rPrChange>
              </w:rPr>
              <w:t>Feed</w:t>
            </w:r>
          </w:p>
        </w:tc>
        <w:tc>
          <w:tcPr>
            <w:tcW w:w="0" w:type="auto"/>
          </w:tcPr>
          <w:p w14:paraId="22265045"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22"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23" w:author="Jane Shaw" w:date="2015-10-29T17:35:00Z">
                  <w:rPr>
                    <w:rFonts w:asciiTheme="majorBidi" w:hAnsiTheme="majorBidi" w:cstheme="majorBidi"/>
                    <w:sz w:val="18"/>
                    <w:lang w:val="en-GB"/>
                  </w:rPr>
                </w:rPrChange>
              </w:rPr>
              <w:t>Seed</w:t>
            </w:r>
          </w:p>
        </w:tc>
        <w:tc>
          <w:tcPr>
            <w:tcW w:w="0" w:type="auto"/>
          </w:tcPr>
          <w:p w14:paraId="32E234D8"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24"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25" w:author="Jane Shaw" w:date="2015-10-29T17:35:00Z">
                  <w:rPr>
                    <w:rFonts w:asciiTheme="majorBidi" w:hAnsiTheme="majorBidi" w:cstheme="majorBidi"/>
                    <w:sz w:val="18"/>
                    <w:lang w:val="en-GB"/>
                  </w:rPr>
                </w:rPrChange>
              </w:rPr>
              <w:t>Tourist</w:t>
            </w:r>
          </w:p>
        </w:tc>
        <w:tc>
          <w:tcPr>
            <w:tcW w:w="0" w:type="auto"/>
          </w:tcPr>
          <w:p w14:paraId="2B120AC7"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26"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27" w:author="Jane Shaw" w:date="2015-10-29T17:35:00Z">
                  <w:rPr>
                    <w:rFonts w:asciiTheme="majorBidi" w:hAnsiTheme="majorBidi" w:cstheme="majorBidi"/>
                    <w:sz w:val="18"/>
                    <w:lang w:val="en-GB"/>
                  </w:rPr>
                </w:rPrChange>
              </w:rPr>
              <w:t>Industrial</w:t>
            </w:r>
          </w:p>
        </w:tc>
        <w:tc>
          <w:tcPr>
            <w:tcW w:w="0" w:type="auto"/>
          </w:tcPr>
          <w:p w14:paraId="6E3432A1" w14:textId="77777777" w:rsidR="006E32A4" w:rsidRPr="00B20CAC"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8"/>
                <w:lang w:val="en-GB"/>
                <w:rPrChange w:id="15328" w:author="Jane Shaw" w:date="2015-10-29T17:35:00Z">
                  <w:rPr>
                    <w:rFonts w:asciiTheme="majorBidi" w:hAnsiTheme="majorBidi" w:cstheme="majorBidi"/>
                    <w:i w:val="0"/>
                    <w:iCs w:val="0"/>
                    <w:sz w:val="18"/>
                    <w:lang w:val="en-GB"/>
                  </w:rPr>
                </w:rPrChange>
              </w:rPr>
            </w:pPr>
            <w:r w:rsidRPr="00B20CAC">
              <w:rPr>
                <w:rFonts w:asciiTheme="majorBidi" w:hAnsiTheme="majorBidi" w:cstheme="majorBidi"/>
                <w:b/>
                <w:sz w:val="18"/>
                <w:lang w:val="en-GB"/>
                <w:rPrChange w:id="15329" w:author="Jane Shaw" w:date="2015-10-29T17:35:00Z">
                  <w:rPr>
                    <w:rFonts w:asciiTheme="majorBidi" w:hAnsiTheme="majorBidi" w:cstheme="majorBidi"/>
                    <w:sz w:val="18"/>
                    <w:lang w:val="en-GB"/>
                  </w:rPr>
                </w:rPrChange>
              </w:rPr>
              <w:t>Loss</w:t>
            </w:r>
          </w:p>
        </w:tc>
      </w:tr>
      <w:tr w:rsidR="006E32A4" w:rsidRPr="00F31509" w14:paraId="37A3237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590131C5"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1DDF37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7696FED" w14:textId="2515A886"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5330" w:author="Jane Shaw" w:date="2015-10-29T17:36:00Z">
              <w:r w:rsidRPr="00F31509" w:rsidDel="00B20CAC">
                <w:rPr>
                  <w:rFonts w:asciiTheme="majorBidi" w:hAnsiTheme="majorBidi" w:cstheme="majorBidi"/>
                  <w:sz w:val="18"/>
                  <w:lang w:val="en-GB"/>
                </w:rPr>
                <w:delText>,</w:delText>
              </w:r>
            </w:del>
            <w:ins w:id="15331"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087</w:t>
            </w:r>
            <w:del w:id="15332" w:author="Jane Shaw" w:date="2015-10-29T17:36:00Z">
              <w:r w:rsidRPr="00F31509" w:rsidDel="00B20CAC">
                <w:rPr>
                  <w:rFonts w:asciiTheme="majorBidi" w:hAnsiTheme="majorBidi" w:cstheme="majorBidi"/>
                  <w:sz w:val="18"/>
                  <w:lang w:val="en-GB"/>
                </w:rPr>
                <w:delText>,</w:delText>
              </w:r>
            </w:del>
            <w:ins w:id="15333"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600</w:t>
            </w:r>
          </w:p>
        </w:tc>
        <w:tc>
          <w:tcPr>
            <w:tcW w:w="0" w:type="auto"/>
          </w:tcPr>
          <w:p w14:paraId="42F7A805" w14:textId="4AEEDD31"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w:t>
            </w:r>
            <w:del w:id="15334" w:author="Jane Shaw" w:date="2015-10-29T17:36:00Z">
              <w:r w:rsidRPr="00F31509" w:rsidDel="00B20CAC">
                <w:rPr>
                  <w:rFonts w:asciiTheme="majorBidi" w:hAnsiTheme="majorBidi" w:cstheme="majorBidi"/>
                  <w:sz w:val="18"/>
                  <w:lang w:val="en-GB"/>
                </w:rPr>
                <w:delText>,</w:delText>
              </w:r>
            </w:del>
            <w:ins w:id="15335"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900</w:t>
            </w:r>
          </w:p>
        </w:tc>
        <w:tc>
          <w:tcPr>
            <w:tcW w:w="0" w:type="auto"/>
          </w:tcPr>
          <w:p w14:paraId="31F5A840" w14:textId="48A889B3"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w:t>
            </w:r>
            <w:del w:id="15336" w:author="Jane Shaw" w:date="2015-10-29T17:36:00Z">
              <w:r w:rsidRPr="00F31509" w:rsidDel="00B20CAC">
                <w:rPr>
                  <w:rFonts w:asciiTheme="majorBidi" w:hAnsiTheme="majorBidi" w:cstheme="majorBidi"/>
                  <w:sz w:val="18"/>
                  <w:lang w:val="en-GB"/>
                </w:rPr>
                <w:delText>,</w:delText>
              </w:r>
            </w:del>
            <w:ins w:id="15337"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300</w:t>
            </w:r>
          </w:p>
        </w:tc>
        <w:tc>
          <w:tcPr>
            <w:tcW w:w="0" w:type="auto"/>
          </w:tcPr>
          <w:p w14:paraId="38447053" w14:textId="04B77D42"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989</w:t>
            </w:r>
            <w:del w:id="15338" w:author="Jane Shaw" w:date="2015-10-29T17:36:00Z">
              <w:r w:rsidRPr="00F31509" w:rsidDel="00B20CAC">
                <w:rPr>
                  <w:rFonts w:asciiTheme="majorBidi" w:hAnsiTheme="majorBidi" w:cstheme="majorBidi"/>
                  <w:sz w:val="18"/>
                  <w:lang w:val="en-GB"/>
                </w:rPr>
                <w:delText>,</w:delText>
              </w:r>
            </w:del>
            <w:ins w:id="15339"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400</w:t>
            </w:r>
          </w:p>
        </w:tc>
        <w:tc>
          <w:tcPr>
            <w:tcW w:w="0" w:type="auto"/>
          </w:tcPr>
          <w:p w14:paraId="3495E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75F835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E31E9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6BD0FD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B953F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14:paraId="5C842622"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08943D3D" w14:textId="64F4F9F0"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B20CAC" w:rsidRPr="00F31509">
              <w:rPr>
                <w:rFonts w:asciiTheme="majorBidi" w:hAnsiTheme="majorBidi" w:cstheme="majorBidi"/>
                <w:sz w:val="18"/>
                <w:lang w:val="en-GB"/>
              </w:rPr>
              <w:t>dev</w:t>
            </w:r>
            <w:ins w:id="15340" w:author="Jane Shaw" w:date="2015-10-29T17:35:00Z">
              <w:r w:rsidR="00B20CAC">
                <w:rPr>
                  <w:rFonts w:asciiTheme="majorBidi" w:hAnsiTheme="majorBidi" w:cstheme="majorBidi"/>
                  <w:sz w:val="18"/>
                  <w:lang w:val="en-GB"/>
                </w:rPr>
                <w:t>iation</w:t>
              </w:r>
            </w:ins>
            <w:del w:id="15341" w:author="Jane Shaw" w:date="2015-10-29T17:35:00Z">
              <w:r w:rsidRPr="00F31509" w:rsidDel="00B20CAC">
                <w:rPr>
                  <w:rFonts w:asciiTheme="majorBidi" w:hAnsiTheme="majorBidi" w:cstheme="majorBidi"/>
                  <w:sz w:val="18"/>
                  <w:lang w:val="en-GB"/>
                </w:rPr>
                <w:delText>.</w:delText>
              </w:r>
            </w:del>
          </w:p>
        </w:tc>
        <w:tc>
          <w:tcPr>
            <w:tcW w:w="0" w:type="auto"/>
          </w:tcPr>
          <w:p w14:paraId="39FDF8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F3A8C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64308B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562614B" w14:textId="0E4D0FAB"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w:t>
            </w:r>
            <w:del w:id="15342" w:author="Jane Shaw" w:date="2015-10-29T17:36:00Z">
              <w:r w:rsidRPr="00F31509" w:rsidDel="00B20CAC">
                <w:rPr>
                  <w:rFonts w:asciiTheme="majorBidi" w:hAnsiTheme="majorBidi" w:cstheme="majorBidi"/>
                  <w:sz w:val="18"/>
                  <w:lang w:val="en-GB"/>
                </w:rPr>
                <w:delText>,</w:delText>
              </w:r>
            </w:del>
            <w:ins w:id="15343"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400</w:t>
            </w:r>
          </w:p>
        </w:tc>
        <w:tc>
          <w:tcPr>
            <w:tcW w:w="0" w:type="auto"/>
          </w:tcPr>
          <w:p w14:paraId="1A3B3BA9" w14:textId="3D5EB98F"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59</w:t>
            </w:r>
            <w:del w:id="15344" w:author="Jane Shaw" w:date="2015-10-29T17:36:00Z">
              <w:r w:rsidRPr="00F31509" w:rsidDel="00B20CAC">
                <w:rPr>
                  <w:rFonts w:asciiTheme="majorBidi" w:hAnsiTheme="majorBidi" w:cstheme="majorBidi"/>
                  <w:sz w:val="18"/>
                  <w:lang w:val="en-GB"/>
                </w:rPr>
                <w:delText>,</w:delText>
              </w:r>
            </w:del>
            <w:ins w:id="15345" w:author="Jane Shaw" w:date="2015-10-29T17:36:00Z">
              <w:r w:rsidR="00B20CAC">
                <w:rPr>
                  <w:rFonts w:asciiTheme="majorBidi" w:hAnsiTheme="majorBidi" w:cstheme="majorBidi"/>
                  <w:sz w:val="18"/>
                  <w:lang w:val="en-GB"/>
                </w:rPr>
                <w:t xml:space="preserve"> </w:t>
              </w:r>
            </w:ins>
            <w:r w:rsidRPr="00F31509">
              <w:rPr>
                <w:rFonts w:asciiTheme="majorBidi" w:hAnsiTheme="majorBidi" w:cstheme="majorBidi"/>
                <w:sz w:val="18"/>
                <w:lang w:val="en-GB"/>
              </w:rPr>
              <w:t>000</w:t>
            </w:r>
          </w:p>
        </w:tc>
        <w:tc>
          <w:tcPr>
            <w:tcW w:w="0" w:type="auto"/>
          </w:tcPr>
          <w:p w14:paraId="6D6C8BD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783CF7C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5FAEE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6896C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10D0B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54B7CFDA" w14:textId="342D8E7B"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w:t>
      </w:r>
      <w:ins w:id="15346" w:author="Jane Shaw" w:date="2015-10-29T17:37:00Z">
        <w:r w:rsidR="006A52EB">
          <w:rPr>
            <w:rFonts w:asciiTheme="majorBidi" w:hAnsiTheme="majorBidi" w:cstheme="majorBidi"/>
            <w:lang w:val="en-GB"/>
          </w:rPr>
          <w:t>,</w:t>
        </w:r>
      </w:ins>
      <w:r w:rsidRPr="00F31509">
        <w:rPr>
          <w:rFonts w:asciiTheme="majorBidi" w:hAnsiTheme="majorBidi" w:cstheme="majorBidi"/>
          <w:lang w:val="en-GB"/>
        </w:rPr>
        <w:t xml:space="preserve"> </w:t>
      </w:r>
      <w:del w:id="15347" w:author="Jane Shaw" w:date="2015-10-29T17:37:00Z">
        <w:r w:rsidRPr="00F31509" w:rsidDel="006A52EB">
          <w:rPr>
            <w:rFonts w:asciiTheme="majorBidi" w:hAnsiTheme="majorBidi" w:cstheme="majorBidi"/>
            <w:lang w:val="en-GB"/>
          </w:rPr>
          <w:delText>(</w:delText>
        </w:r>
      </w:del>
      <w:r w:rsidRPr="00F31509">
        <w:rPr>
          <w:rFonts w:asciiTheme="majorBidi" w:hAnsiTheme="majorBidi" w:cstheme="majorBidi"/>
          <w:lang w:val="en-GB"/>
        </w:rPr>
        <w:t>and</w:t>
      </w:r>
      <w:del w:id="15348" w:author="Jane Shaw" w:date="2015-10-29T17:37:00Z">
        <w:r w:rsidRPr="00F31509" w:rsidDel="006A52EB">
          <w:rPr>
            <w:rFonts w:asciiTheme="majorBidi" w:hAnsiTheme="majorBidi" w:cstheme="majorBidi"/>
            <w:lang w:val="en-GB"/>
          </w:rPr>
          <w:delText xml:space="preserve"> some remain unchanged,</w:delText>
        </w:r>
      </w:del>
      <w:r w:rsidRPr="00F31509">
        <w:rPr>
          <w:rFonts w:asciiTheme="majorBidi" w:hAnsiTheme="majorBidi" w:cstheme="majorBidi"/>
          <w:lang w:val="en-GB"/>
        </w:rPr>
        <w:t xml:space="preserve"> </w:t>
      </w:r>
      <w:del w:id="15349" w:author="Jane Shaw" w:date="2015-10-29T17:37:00Z">
        <w:r w:rsidRPr="00F31509" w:rsidDel="006A52EB">
          <w:rPr>
            <w:rFonts w:asciiTheme="majorBidi" w:hAnsiTheme="majorBidi" w:cstheme="majorBidi"/>
            <w:lang w:val="en-GB"/>
          </w:rPr>
          <w:delText xml:space="preserve">if they have </w:delText>
        </w:r>
      </w:del>
      <w:ins w:id="15350" w:author="Jane Shaw" w:date="2015-10-29T17:37:00Z">
        <w:r w:rsidR="006A52EB">
          <w:rPr>
            <w:rFonts w:asciiTheme="majorBidi" w:hAnsiTheme="majorBidi" w:cstheme="majorBidi"/>
            <w:lang w:val="en-GB"/>
          </w:rPr>
          <w:t xml:space="preserve">those with </w:t>
        </w:r>
      </w:ins>
      <w:r w:rsidRPr="00F31509">
        <w:rPr>
          <w:rFonts w:asciiTheme="majorBidi" w:hAnsiTheme="majorBidi" w:cstheme="majorBidi"/>
          <w:lang w:val="en-GB"/>
        </w:rPr>
        <w:t>a standard deviation of zero</w:t>
      </w:r>
      <w:ins w:id="15351" w:author="Jane Shaw" w:date="2015-10-29T17:37:00Z">
        <w:r w:rsidR="006A52EB">
          <w:rPr>
            <w:rFonts w:asciiTheme="majorBidi" w:hAnsiTheme="majorBidi" w:cstheme="majorBidi"/>
            <w:lang w:val="en-GB"/>
          </w:rPr>
          <w:t xml:space="preserve"> </w:t>
        </w:r>
        <w:r w:rsidR="006A52EB" w:rsidRPr="00F31509">
          <w:rPr>
            <w:rFonts w:asciiTheme="majorBidi" w:hAnsiTheme="majorBidi" w:cstheme="majorBidi"/>
            <w:lang w:val="en-GB"/>
          </w:rPr>
          <w:t>remain unchanged</w:t>
        </w:r>
      </w:ins>
      <w:del w:id="15352" w:author="Jane Shaw" w:date="2015-10-29T17:37:00Z">
        <w:r w:rsidRPr="00F31509" w:rsidDel="006A52EB">
          <w:rPr>
            <w:rFonts w:asciiTheme="majorBidi" w:hAnsiTheme="majorBidi" w:cstheme="majorBidi"/>
            <w:lang w:val="en-GB"/>
          </w:rPr>
          <w:delText>)</w:delText>
        </w:r>
      </w:del>
      <w:r w:rsidRPr="00F31509">
        <w:rPr>
          <w:rFonts w:asciiTheme="majorBidi" w:hAnsiTheme="majorBidi" w:cstheme="majorBidi"/>
          <w:lang w:val="en-GB"/>
        </w:rPr>
        <w:t xml:space="preserve">. As </w:t>
      </w:r>
      <w:del w:id="15353" w:author="Jane Shaw" w:date="2015-10-29T17:37:00Z">
        <w:r w:rsidRPr="00F31509" w:rsidDel="006A52EB">
          <w:rPr>
            <w:rFonts w:asciiTheme="majorBidi" w:hAnsiTheme="majorBidi" w:cstheme="majorBidi"/>
            <w:lang w:val="en-GB"/>
          </w:rPr>
          <w:delText xml:space="preserve">with </w:delText>
        </w:r>
      </w:del>
      <w:ins w:id="15354" w:author="Jane Shaw" w:date="2015-10-29T17:37:00Z">
        <w:r w:rsidR="006A52EB">
          <w:rPr>
            <w:rFonts w:asciiTheme="majorBidi" w:hAnsiTheme="majorBidi" w:cstheme="majorBidi"/>
            <w:lang w:val="en-GB"/>
          </w:rPr>
          <w:t xml:space="preserve">in </w:t>
        </w:r>
      </w:ins>
      <w:r w:rsidRPr="00F31509">
        <w:rPr>
          <w:rFonts w:asciiTheme="majorBidi" w:hAnsiTheme="majorBidi" w:cstheme="majorBidi"/>
          <w:lang w:val="en-GB"/>
        </w:rPr>
        <w:t xml:space="preserve">the wheat example, the aggregated table </w:t>
      </w:r>
      <w:ins w:id="15355" w:author="Jane Shaw" w:date="2015-10-29T17:37:00Z">
        <w:r w:rsidR="006A52EB">
          <w:rPr>
            <w:rFonts w:asciiTheme="majorBidi" w:hAnsiTheme="majorBidi" w:cstheme="majorBidi"/>
            <w:lang w:val="en-GB"/>
          </w:rPr>
          <w:t xml:space="preserve">for palm oil </w:t>
        </w:r>
      </w:ins>
      <w:r w:rsidRPr="00F31509">
        <w:rPr>
          <w:rFonts w:asciiTheme="majorBidi" w:hAnsiTheme="majorBidi" w:cstheme="majorBidi"/>
          <w:lang w:val="en-GB"/>
        </w:rPr>
        <w:t xml:space="preserve">can be placed directly into the </w:t>
      </w:r>
      <w:del w:id="15356" w:author="Jane Shaw" w:date="2015-10-29T17:37:00Z">
        <w:r w:rsidRPr="00F31509" w:rsidDel="006A52EB">
          <w:rPr>
            <w:rFonts w:asciiTheme="majorBidi" w:hAnsiTheme="majorBidi" w:cstheme="majorBidi"/>
            <w:lang w:val="en-GB"/>
          </w:rPr>
          <w:delText>food balance sheet</w:delText>
        </w:r>
      </w:del>
      <w:ins w:id="15357" w:author="Jane Shaw" w:date="2015-10-29T17:37:00Z">
        <w:r w:rsidR="006A52EB">
          <w:rPr>
            <w:rFonts w:asciiTheme="majorBidi" w:hAnsiTheme="majorBidi" w:cstheme="majorBidi"/>
            <w:lang w:val="en-GB"/>
          </w:rPr>
          <w:t>FBS</w:t>
        </w:r>
      </w:ins>
      <w:r w:rsidRPr="00F31509">
        <w:rPr>
          <w:rFonts w:asciiTheme="majorBidi" w:hAnsiTheme="majorBidi" w:cstheme="majorBidi"/>
          <w:lang w:val="en-GB"/>
        </w:rPr>
        <w:t xml:space="preserve">. </w:t>
      </w:r>
      <w:del w:id="15358" w:author="Jane Shaw" w:date="2015-10-29T17:38:00Z">
        <w:r w:rsidRPr="00F31509" w:rsidDel="006A52EB">
          <w:rPr>
            <w:rFonts w:asciiTheme="majorBidi" w:hAnsiTheme="majorBidi" w:cstheme="majorBidi"/>
            <w:lang w:val="en-GB"/>
          </w:rPr>
          <w:delText xml:space="preserve">Note that if </w:delText>
        </w:r>
      </w:del>
      <w:ins w:id="15359" w:author="Jane Shaw" w:date="2015-10-29T17:38:00Z">
        <w:r w:rsidR="006A52EB">
          <w:rPr>
            <w:rFonts w:asciiTheme="majorBidi" w:hAnsiTheme="majorBidi" w:cstheme="majorBidi"/>
            <w:lang w:val="en-GB"/>
          </w:rPr>
          <w:t xml:space="preserve">However, </w:t>
        </w:r>
      </w:ins>
      <w:del w:id="15360" w:author="Jane Shaw" w:date="2015-10-29T17:38:00Z">
        <w:r w:rsidRPr="00F31509" w:rsidDel="006A52EB">
          <w:rPr>
            <w:rFonts w:asciiTheme="majorBidi" w:hAnsiTheme="majorBidi" w:cstheme="majorBidi"/>
            <w:lang w:val="en-GB"/>
          </w:rPr>
          <w:delText xml:space="preserve">we also had </w:delText>
        </w:r>
      </w:del>
      <w:ins w:id="15361" w:author="Jane Shaw" w:date="2015-10-29T17:38:00Z">
        <w:r w:rsidR="006A52EB">
          <w:rPr>
            <w:rFonts w:asciiTheme="majorBidi" w:hAnsiTheme="majorBidi" w:cstheme="majorBidi"/>
            <w:lang w:val="en-GB"/>
          </w:rPr>
          <w:t xml:space="preserve">if there were </w:t>
        </w:r>
      </w:ins>
      <w:r w:rsidRPr="00F31509">
        <w:rPr>
          <w:rFonts w:asciiTheme="majorBidi" w:hAnsiTheme="majorBidi" w:cstheme="majorBidi"/>
          <w:lang w:val="en-GB"/>
        </w:rPr>
        <w:t xml:space="preserve">any data on oil of palm kernels, </w:t>
      </w:r>
      <w:del w:id="15362" w:author="Jane Shaw" w:date="2015-10-29T17:38:00Z">
        <w:r w:rsidRPr="00F31509" w:rsidDel="006A52EB">
          <w:rPr>
            <w:rFonts w:asciiTheme="majorBidi" w:hAnsiTheme="majorBidi" w:cstheme="majorBidi"/>
            <w:lang w:val="en-GB"/>
          </w:rPr>
          <w:delText xml:space="preserve">we </w:delText>
        </w:r>
      </w:del>
      <w:ins w:id="15363" w:author="Jane Shaw" w:date="2015-10-29T17:38:00Z">
        <w:r w:rsidR="006A52EB">
          <w:rPr>
            <w:rFonts w:asciiTheme="majorBidi" w:hAnsiTheme="majorBidi" w:cstheme="majorBidi"/>
            <w:lang w:val="en-GB"/>
          </w:rPr>
          <w:t xml:space="preserve">it </w:t>
        </w:r>
      </w:ins>
      <w:r w:rsidRPr="00F31509">
        <w:rPr>
          <w:rFonts w:asciiTheme="majorBidi" w:hAnsiTheme="majorBidi" w:cstheme="majorBidi"/>
          <w:lang w:val="en-GB"/>
        </w:rPr>
        <w:t xml:space="preserve">would </w:t>
      </w:r>
      <w:del w:id="15364" w:author="Jane Shaw" w:date="2015-10-29T17:38:00Z">
        <w:r w:rsidRPr="00F31509" w:rsidDel="006A52EB">
          <w:rPr>
            <w:rFonts w:asciiTheme="majorBidi" w:hAnsiTheme="majorBidi" w:cstheme="majorBidi"/>
            <w:lang w:val="en-GB"/>
          </w:rPr>
          <w:delText xml:space="preserve">need </w:delText>
        </w:r>
      </w:del>
      <w:ins w:id="15365" w:author="Jane Shaw" w:date="2015-10-29T17:38:00Z">
        <w:r w:rsidR="006A52EB">
          <w:rPr>
            <w:rFonts w:asciiTheme="majorBidi" w:hAnsiTheme="majorBidi" w:cstheme="majorBidi"/>
            <w:lang w:val="en-GB"/>
          </w:rPr>
          <w:t xml:space="preserve">be necessary </w:t>
        </w:r>
      </w:ins>
      <w:r w:rsidRPr="00F31509">
        <w:rPr>
          <w:rFonts w:asciiTheme="majorBidi" w:hAnsiTheme="majorBidi" w:cstheme="majorBidi"/>
          <w:lang w:val="en-GB"/>
        </w:rPr>
        <w:t xml:space="preserve">to </w:t>
      </w:r>
      <w:del w:id="15366" w:author="Jane Shaw" w:date="2015-10-29T17:38:00Z">
        <w:r w:rsidRPr="00F31509" w:rsidDel="006A52EB">
          <w:rPr>
            <w:rFonts w:asciiTheme="majorBidi" w:hAnsiTheme="majorBidi" w:cstheme="majorBidi"/>
            <w:lang w:val="en-GB"/>
          </w:rPr>
          <w:delText xml:space="preserve">also </w:delText>
        </w:r>
      </w:del>
      <w:r w:rsidRPr="00F31509">
        <w:rPr>
          <w:rFonts w:asciiTheme="majorBidi" w:hAnsiTheme="majorBidi" w:cstheme="majorBidi"/>
          <w:lang w:val="en-GB"/>
        </w:rPr>
        <w:t xml:space="preserve">perform a standardization and balance for that commodity and include </w:t>
      </w:r>
      <w:del w:id="15367" w:author="Jane Shaw" w:date="2015-10-29T17:38:00Z">
        <w:r w:rsidRPr="00F31509" w:rsidDel="006A52EB">
          <w:rPr>
            <w:rFonts w:asciiTheme="majorBidi" w:hAnsiTheme="majorBidi" w:cstheme="majorBidi"/>
            <w:lang w:val="en-GB"/>
          </w:rPr>
          <w:delText xml:space="preserve">that </w:delText>
        </w:r>
      </w:del>
      <w:ins w:id="15368" w:author="Jane Shaw" w:date="2015-10-29T17:38:00Z">
        <w:r w:rsidR="006A52EB">
          <w:rPr>
            <w:rFonts w:asciiTheme="majorBidi" w:hAnsiTheme="majorBidi" w:cstheme="majorBidi"/>
            <w:lang w:val="en-GB"/>
          </w:rPr>
          <w:t xml:space="preserve">it </w:t>
        </w:r>
      </w:ins>
      <w:r w:rsidRPr="00F31509">
        <w:rPr>
          <w:rFonts w:asciiTheme="majorBidi" w:hAnsiTheme="majorBidi" w:cstheme="majorBidi"/>
          <w:lang w:val="en-GB"/>
        </w:rPr>
        <w:t>as a separate FBS line.</w:t>
      </w:r>
    </w:p>
    <w:p w14:paraId="2AADAE72" w14:textId="18E65BCE"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del w:id="15369" w:author="Jane Shaw" w:date="2015-10-29T17:38:00Z">
        <w:r w:rsidRPr="00F31509" w:rsidDel="006A52EB">
          <w:rPr>
            <w:rFonts w:asciiTheme="majorBidi" w:eastAsia="Times New Roman" w:hAnsiTheme="majorBidi" w:cstheme="majorBidi"/>
            <w:lang w:val="en-GB"/>
          </w:rPr>
          <w:delText xml:space="preserve">with </w:delText>
        </w:r>
      </w:del>
      <w:ins w:id="15370" w:author="Jane Shaw" w:date="2015-10-29T17:38:00Z">
        <w:r w:rsidR="006A52EB">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t>
      </w:r>
      <w:del w:id="15371" w:author="Jane Shaw" w:date="2015-10-29T17:38:00Z">
        <w:r w:rsidRPr="00F31509" w:rsidDel="006A52EB">
          <w:rPr>
            <w:rFonts w:asciiTheme="majorBidi" w:eastAsia="Times New Roman" w:hAnsiTheme="majorBidi" w:cstheme="majorBidi"/>
            <w:lang w:val="en-GB"/>
          </w:rPr>
          <w:delText xml:space="preserve">other two </w:delText>
        </w:r>
      </w:del>
      <w:ins w:id="15372" w:author="Jane Shaw" w:date="2015-10-29T17:38:00Z">
        <w:r w:rsidR="006A52EB">
          <w:rPr>
            <w:rFonts w:asciiTheme="majorBidi" w:eastAsia="Times New Roman" w:hAnsiTheme="majorBidi" w:cstheme="majorBidi"/>
            <w:lang w:val="en-GB"/>
          </w:rPr>
          <w:t xml:space="preserve">wheat and sugar </w:t>
        </w:r>
      </w:ins>
      <w:r w:rsidRPr="00F31509">
        <w:rPr>
          <w:rFonts w:asciiTheme="majorBidi" w:eastAsia="Times New Roman" w:hAnsiTheme="majorBidi" w:cstheme="majorBidi"/>
          <w:lang w:val="en-GB"/>
        </w:rPr>
        <w:t xml:space="preserve">examples, </w:t>
      </w:r>
      <w:ins w:id="15373" w:author="Jane Shaw" w:date="2015-10-29T17:39:00Z">
        <w:r w:rsidR="006A52EB">
          <w:rPr>
            <w:rFonts w:asciiTheme="majorBidi" w:eastAsia="Times New Roman" w:hAnsiTheme="majorBidi" w:cstheme="majorBidi"/>
            <w:lang w:val="en-GB"/>
          </w:rPr>
          <w:t xml:space="preserve">the </w:t>
        </w:r>
      </w:ins>
      <w:del w:id="15374" w:author="Jane Shaw" w:date="2015-10-29T17:39:00Z">
        <w:r w:rsidRPr="00F31509" w:rsidDel="006A52EB">
          <w:rPr>
            <w:rFonts w:asciiTheme="majorBidi" w:eastAsia="Times New Roman" w:hAnsiTheme="majorBidi" w:cstheme="majorBidi"/>
            <w:lang w:val="en-GB"/>
          </w:rPr>
          <w:delText xml:space="preserve">we now calculate the </w:delText>
        </w:r>
      </w:del>
      <w:r w:rsidRPr="00F31509">
        <w:rPr>
          <w:rFonts w:asciiTheme="majorBidi" w:eastAsia="Times New Roman" w:hAnsiTheme="majorBidi" w:cstheme="majorBidi"/>
          <w:lang w:val="en-GB"/>
        </w:rPr>
        <w:t>calorie, fat</w:t>
      </w:r>
      <w:del w:id="15375" w:author="Jane Shaw" w:date="2015-10-29T17:39: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protein content</w:t>
      </w:r>
      <w:ins w:id="15376" w:author="Jane Shaw" w:date="2015-10-29T17:39:00Z">
        <w:r w:rsidR="006A52EB">
          <w:rPr>
            <w:rFonts w:asciiTheme="majorBidi" w:eastAsia="Times New Roman" w:hAnsiTheme="majorBidi" w:cstheme="majorBidi"/>
            <w:lang w:val="en-GB"/>
          </w:rPr>
          <w:t>s are calculated</w:t>
        </w:r>
      </w:ins>
      <w:r w:rsidRPr="00F31509">
        <w:rPr>
          <w:rFonts w:asciiTheme="majorBidi" w:eastAsia="Times New Roman" w:hAnsiTheme="majorBidi" w:cstheme="majorBidi"/>
          <w:lang w:val="en-GB"/>
        </w:rPr>
        <w:t xml:space="preserve"> using the food consumption values at the SUA level (</w:t>
      </w:r>
      <w:r w:rsidR="00E24798">
        <w:fldChar w:fldCharType="begin"/>
      </w:r>
      <w:r w:rsidR="00E24798">
        <w:instrText xml:space="preserve"> REF _Ref428344755 \h  \* MERGEFORMAT </w:instrText>
      </w:r>
      <w:r w:rsidR="00E24798">
        <w:fldChar w:fldCharType="separate"/>
      </w:r>
      <w:ins w:id="15377" w:author="Jane Shaw" w:date="2015-11-01T20:53:00Z">
        <w:r w:rsidR="00311179" w:rsidRPr="00311179">
          <w:rPr>
            <w:rFonts w:asciiTheme="majorBidi" w:eastAsia="Times New Roman" w:hAnsiTheme="majorBidi" w:cstheme="majorBidi"/>
            <w:lang w:val="en-GB"/>
            <w:rPrChange w:id="15378"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379" w:author="Jane Shaw" w:date="2015-11-01T20:53:00Z">
              <w:rPr>
                <w:rFonts w:asciiTheme="majorBidi" w:hAnsiTheme="majorBidi" w:cstheme="majorBidi"/>
                <w:noProof/>
                <w:lang w:val="en-GB"/>
              </w:rPr>
            </w:rPrChange>
          </w:rPr>
          <w:t>71</w:t>
        </w:r>
      </w:ins>
      <w:del w:id="15380"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71</w:delText>
        </w:r>
      </w:del>
      <w:r w:rsidR="00E24798">
        <w:fldChar w:fldCharType="end"/>
      </w:r>
      <w:r w:rsidRPr="00F31509">
        <w:rPr>
          <w:rFonts w:asciiTheme="majorBidi" w:eastAsia="Times New Roman" w:hAnsiTheme="majorBidi" w:cstheme="majorBidi"/>
          <w:lang w:val="en-GB"/>
        </w:rPr>
        <w:t xml:space="preserve">). </w:t>
      </w:r>
      <w:del w:id="15381" w:author="Jane Shaw" w:date="2015-10-29T17:39:00Z">
        <w:r w:rsidRPr="00F31509" w:rsidDel="006A52EB">
          <w:rPr>
            <w:rFonts w:asciiTheme="majorBidi" w:eastAsia="Times New Roman" w:hAnsiTheme="majorBidi" w:cstheme="majorBidi"/>
            <w:lang w:val="en-GB"/>
          </w:rPr>
          <w:delText xml:space="preserve">We do </w:delText>
        </w:r>
      </w:del>
      <w:ins w:id="15382" w:author="Jane Shaw" w:date="2015-10-29T17:39:00Z">
        <w:r w:rsidR="006A52EB">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 xml:space="preserve">this </w:t>
      </w:r>
      <w:ins w:id="15383" w:author="Jane Shaw" w:date="2015-10-29T17:39:00Z">
        <w:r w:rsidR="006A52EB">
          <w:rPr>
            <w:rFonts w:asciiTheme="majorBidi" w:eastAsia="Times New Roman" w:hAnsiTheme="majorBidi" w:cstheme="majorBidi"/>
            <w:lang w:val="en-GB"/>
          </w:rPr>
          <w:t xml:space="preserve">calculation, </w:t>
        </w:r>
      </w:ins>
      <w:del w:id="15384" w:author="Jane Shaw" w:date="2015-10-29T17:39:00Z">
        <w:r w:rsidRPr="00F31509" w:rsidDel="006A52EB">
          <w:rPr>
            <w:rFonts w:asciiTheme="majorBidi" w:eastAsia="Times New Roman" w:hAnsiTheme="majorBidi" w:cstheme="majorBidi"/>
            <w:lang w:val="en-GB"/>
          </w:rPr>
          <w:delText xml:space="preserve">by applying </w:delText>
        </w:r>
      </w:del>
      <w:r w:rsidRPr="00F31509">
        <w:rPr>
          <w:rFonts w:asciiTheme="majorBidi" w:eastAsia="Times New Roman" w:hAnsiTheme="majorBidi" w:cstheme="majorBidi"/>
          <w:lang w:val="en-GB"/>
        </w:rPr>
        <w:t xml:space="preserve">the </w:t>
      </w:r>
      <w:ins w:id="15385" w:author="Jane Shaw" w:date="2015-10-29T17:40:00Z">
        <w:r w:rsidR="006A52EB">
          <w:rPr>
            <w:rFonts w:asciiTheme="majorBidi" w:eastAsia="Times New Roman" w:hAnsiTheme="majorBidi" w:cstheme="majorBidi"/>
            <w:lang w:val="en-GB"/>
          </w:rPr>
          <w:t xml:space="preserve">nutritive factors of </w:t>
        </w:r>
      </w:ins>
      <w:ins w:id="15386" w:author="Jane Shaw" w:date="2015-10-29T17:41:00Z">
        <w:r w:rsidR="006A52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calorie</w:t>
      </w:r>
      <w:ins w:id="15387" w:author="Jane Shaw" w:date="2015-10-29T17:39:00Z">
        <w:r w:rsidR="006A52EB">
          <w:rPr>
            <w:rFonts w:asciiTheme="majorBidi" w:eastAsia="Times New Roman" w:hAnsiTheme="majorBidi" w:cstheme="majorBidi"/>
            <w:lang w:val="en-GB"/>
          </w:rPr>
          <w:t xml:space="preserve">, </w:t>
        </w:r>
      </w:ins>
      <w:del w:id="15388" w:author="Jane Shaw" w:date="2015-10-29T17:39: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fat</w:t>
      </w:r>
      <w:ins w:id="15389" w:author="Jane Shaw" w:date="2015-10-29T17:39:00Z">
        <w:r w:rsidR="006A52EB">
          <w:rPr>
            <w:rFonts w:asciiTheme="majorBidi" w:eastAsia="Times New Roman" w:hAnsiTheme="majorBidi" w:cstheme="majorBidi"/>
            <w:lang w:val="en-GB"/>
          </w:rPr>
          <w:t xml:space="preserve"> and </w:t>
        </w:r>
      </w:ins>
      <w:del w:id="15390" w:author="Jane Shaw" w:date="2015-10-29T17:39: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protein content</w:t>
      </w:r>
      <w:ins w:id="15391" w:author="Jane Shaw" w:date="2015-10-29T17:41:00Z">
        <w:r w:rsidR="006A52EB">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5392" w:author="Jane Shaw" w:date="2015-10-29T17:41:00Z">
        <w:r w:rsidRPr="00F31509" w:rsidDel="006A52EB">
          <w:rPr>
            <w:rFonts w:asciiTheme="majorBidi" w:eastAsia="Times New Roman" w:hAnsiTheme="majorBidi" w:cstheme="majorBidi"/>
            <w:lang w:val="en-GB"/>
          </w:rPr>
          <w:delText xml:space="preserve">factors </w:delText>
        </w:r>
      </w:del>
      <w:ins w:id="15393" w:author="Jane Shaw" w:date="2015-10-29T17:41:00Z">
        <w:r w:rsidR="006A52EB">
          <w:rPr>
            <w:rFonts w:asciiTheme="majorBidi" w:eastAsia="Times New Roman" w:hAnsiTheme="majorBidi" w:cstheme="majorBidi"/>
            <w:lang w:val="en-GB"/>
          </w:rPr>
          <w:t xml:space="preserve">are applied </w:t>
        </w:r>
      </w:ins>
      <w:r w:rsidRPr="00F31509">
        <w:rPr>
          <w:rFonts w:asciiTheme="majorBidi" w:eastAsia="Times New Roman" w:hAnsiTheme="majorBidi" w:cstheme="majorBidi"/>
          <w:lang w:val="en-GB"/>
        </w:rPr>
        <w:t xml:space="preserve">to all </w:t>
      </w:r>
      <w:ins w:id="15394" w:author="Jane Shaw" w:date="2015-10-29T17:41:00Z">
        <w:r w:rsidR="006A52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SUA items with a non-zero food quantity. </w:t>
      </w:r>
      <w:del w:id="15395" w:author="Jane Shaw" w:date="2015-10-29T17:41:00Z">
        <w:r w:rsidRPr="00F31509" w:rsidDel="006A52EB">
          <w:rPr>
            <w:rFonts w:asciiTheme="majorBidi" w:eastAsia="Times New Roman" w:hAnsiTheme="majorBidi" w:cstheme="majorBidi"/>
            <w:lang w:val="en-GB"/>
          </w:rPr>
          <w:delText>Also</w:delText>
        </w:r>
      </w:del>
      <w:ins w:id="15396" w:author="Jane Shaw" w:date="2015-10-29T17:41:00Z">
        <w:r w:rsidR="006A52EB">
          <w:rPr>
            <w:rFonts w:asciiTheme="majorBidi" w:eastAsia="Times New Roman" w:hAnsiTheme="majorBidi" w:cstheme="majorBidi"/>
            <w:lang w:val="en-GB"/>
          </w:rPr>
          <w:t>However</w:t>
        </w:r>
      </w:ins>
      <w:r w:rsidRPr="00F31509">
        <w:rPr>
          <w:rFonts w:asciiTheme="majorBidi" w:eastAsia="Times New Roman" w:hAnsiTheme="majorBidi" w:cstheme="majorBidi"/>
          <w:lang w:val="en-GB"/>
        </w:rPr>
        <w:t xml:space="preserve">, </w:t>
      </w:r>
      <w:ins w:id="15397" w:author="Jane Shaw" w:date="2015-10-29T17:42:00Z">
        <w:r w:rsidR="006A52EB">
          <w:rPr>
            <w:rFonts w:asciiTheme="majorBidi" w:eastAsia="Times New Roman" w:hAnsiTheme="majorBidi" w:cstheme="majorBidi"/>
            <w:lang w:val="en-GB"/>
          </w:rPr>
          <w:t xml:space="preserve">in this example, </w:t>
        </w:r>
      </w:ins>
      <w:del w:id="15398" w:author="Jane Shaw" w:date="2015-10-29T17:41:00Z">
        <w:r w:rsidRPr="00F31509" w:rsidDel="006A52EB">
          <w:rPr>
            <w:rFonts w:asciiTheme="majorBidi" w:eastAsia="Times New Roman" w:hAnsiTheme="majorBidi" w:cstheme="majorBidi"/>
            <w:lang w:val="en-GB"/>
          </w:rPr>
          <w:delText xml:space="preserve">note that our </w:delText>
        </w:r>
      </w:del>
      <w:ins w:id="15399" w:author="Jane Shaw" w:date="2015-10-29T17:41:00Z">
        <w:r w:rsidR="006A52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food quantity for the standardized commodity was adjusted down</w:t>
      </w:r>
      <w:ins w:id="15400" w:author="Jane Shaw" w:date="2015-10-29T17:42:00Z">
        <w:r w:rsidR="006A52EB">
          <w:rPr>
            <w:rFonts w:asciiTheme="majorBidi" w:eastAsia="Times New Roman" w:hAnsiTheme="majorBidi" w:cstheme="majorBidi"/>
            <w:lang w:val="en-GB"/>
          </w:rPr>
          <w:t>.</w:t>
        </w:r>
      </w:ins>
      <w:del w:id="15401" w:author="Jane Shaw" w:date="2015-10-29T17:42: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402" w:author="Jane Shaw" w:date="2015-10-29T17:42:00Z">
        <w:r w:rsidRPr="00F31509" w:rsidDel="006A52EB">
          <w:rPr>
            <w:rFonts w:asciiTheme="majorBidi" w:eastAsia="Times New Roman" w:hAnsiTheme="majorBidi" w:cstheme="majorBidi"/>
            <w:lang w:val="en-GB"/>
          </w:rPr>
          <w:delText xml:space="preserve">In order </w:delText>
        </w:r>
      </w:del>
      <w:r w:rsidR="006A52EB" w:rsidRPr="00F31509">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ensure consistency, </w:t>
      </w:r>
      <w:del w:id="15403" w:author="Jane Shaw" w:date="2015-10-29T17:42:00Z">
        <w:r w:rsidRPr="00F31509" w:rsidDel="006A52EB">
          <w:rPr>
            <w:rFonts w:asciiTheme="majorBidi" w:eastAsia="Times New Roman" w:hAnsiTheme="majorBidi" w:cstheme="majorBidi"/>
            <w:lang w:val="en-GB"/>
          </w:rPr>
          <w:delText xml:space="preserve">we must adjust </w:delText>
        </w:r>
      </w:del>
      <w:r w:rsidRPr="00F31509">
        <w:rPr>
          <w:rFonts w:asciiTheme="majorBidi" w:eastAsia="Times New Roman" w:hAnsiTheme="majorBidi" w:cstheme="majorBidi"/>
          <w:lang w:val="en-GB"/>
        </w:rPr>
        <w:t xml:space="preserve">all </w:t>
      </w:r>
      <w:del w:id="15404" w:author="Jane Shaw" w:date="2015-10-29T17:42:00Z">
        <w:r w:rsidRPr="00F31509" w:rsidDel="006A52EB">
          <w:rPr>
            <w:rFonts w:asciiTheme="majorBidi" w:eastAsia="Times New Roman" w:hAnsiTheme="majorBidi" w:cstheme="majorBidi"/>
            <w:lang w:val="en-GB"/>
          </w:rPr>
          <w:delText xml:space="preserve">our </w:delText>
        </w:r>
      </w:del>
      <w:ins w:id="15405" w:author="Jane Shaw" w:date="2015-10-29T17:42:00Z">
        <w:r w:rsidR="006A52EB">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SUA food quantities </w:t>
      </w:r>
      <w:ins w:id="15406" w:author="Jane Shaw" w:date="2015-10-29T17:42:00Z">
        <w:r w:rsidR="006A52EB">
          <w:rPr>
            <w:rFonts w:asciiTheme="majorBidi" w:eastAsia="Times New Roman" w:hAnsiTheme="majorBidi" w:cstheme="majorBidi"/>
            <w:lang w:val="en-GB"/>
          </w:rPr>
          <w:t xml:space="preserve">must therefore be adjusted </w:t>
        </w:r>
      </w:ins>
      <w:r w:rsidRPr="00F31509">
        <w:rPr>
          <w:rFonts w:asciiTheme="majorBidi" w:eastAsia="Times New Roman" w:hAnsiTheme="majorBidi" w:cstheme="majorBidi"/>
          <w:lang w:val="en-GB"/>
        </w:rPr>
        <w:t xml:space="preserve">by the same percentage. As </w:t>
      </w:r>
      <w:del w:id="15407" w:author="Jane Shaw" w:date="2015-10-29T17:42:00Z">
        <w:r w:rsidRPr="00F31509" w:rsidDel="006A52EB">
          <w:rPr>
            <w:rFonts w:asciiTheme="majorBidi" w:eastAsia="Times New Roman" w:hAnsiTheme="majorBidi" w:cstheme="majorBidi"/>
            <w:lang w:val="en-GB"/>
          </w:rPr>
          <w:delText xml:space="preserve">with </w:delText>
        </w:r>
      </w:del>
      <w:ins w:id="15408" w:author="Jane Shaw" w:date="2015-10-29T17:42:00Z">
        <w:r w:rsidR="006A52EB">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 xml:space="preserve">the wheat example, </w:t>
      </w:r>
      <w:del w:id="15409" w:author="Jane Shaw" w:date="2015-10-29T17:42:00Z">
        <w:r w:rsidRPr="00F31509" w:rsidDel="006A52EB">
          <w:rPr>
            <w:rFonts w:asciiTheme="majorBidi" w:eastAsia="Times New Roman" w:hAnsiTheme="majorBidi" w:cstheme="majorBidi"/>
            <w:lang w:val="en-GB"/>
          </w:rPr>
          <w:delText xml:space="preserve">note that a </w:delText>
        </w:r>
      </w:del>
      <w:ins w:id="15410" w:author="Jane Shaw" w:date="2015-10-29T17:42:00Z">
        <w:r w:rsidR="006A52EB">
          <w:rPr>
            <w:rFonts w:asciiTheme="majorBidi" w:eastAsia="Times New Roman" w:hAnsiTheme="majorBidi" w:cstheme="majorBidi"/>
            <w:lang w:val="en-GB"/>
          </w:rPr>
          <w:t xml:space="preserve">1 </w:t>
        </w:r>
      </w:ins>
      <w:r w:rsidRPr="00F31509">
        <w:rPr>
          <w:rFonts w:asciiTheme="majorBidi" w:eastAsia="Times New Roman" w:hAnsiTheme="majorBidi" w:cstheme="majorBidi"/>
          <w:lang w:val="en-GB"/>
        </w:rPr>
        <w:t xml:space="preserve">GJ is a measure of energy equal to </w:t>
      </w:r>
      <w:ins w:id="15411" w:author="Jane Shaw" w:date="2015-10-29T17:42:00Z">
        <w:r w:rsidR="006A52EB">
          <w:rPr>
            <w:rFonts w:asciiTheme="majorBidi" w:eastAsia="Times New Roman" w:hAnsiTheme="majorBidi" w:cstheme="majorBidi"/>
            <w:lang w:val="en-GB"/>
          </w:rPr>
          <w:t>1</w:t>
        </w:r>
      </w:ins>
      <w:del w:id="15412" w:author="Jane Shaw" w:date="2015-10-29T17:42:00Z">
        <w:r w:rsidRPr="00F31509" w:rsidDel="006A52EB">
          <w:rPr>
            <w:rFonts w:asciiTheme="majorBidi" w:eastAsia="Times New Roman" w:hAnsiTheme="majorBidi" w:cstheme="majorBidi"/>
            <w:lang w:val="en-GB"/>
          </w:rPr>
          <w:delText>a</w:delText>
        </w:r>
      </w:del>
      <w:r w:rsidRPr="00F31509">
        <w:rPr>
          <w:rFonts w:asciiTheme="majorBidi" w:eastAsia="Times New Roman" w:hAnsiTheme="majorBidi" w:cstheme="majorBidi"/>
          <w:lang w:val="en-GB"/>
        </w:rPr>
        <w:t xml:space="preserve"> billion joules, or roughly 239</w:t>
      </w:r>
      <w:ins w:id="15413" w:author="Jane Shaw" w:date="2015-10-29T17:42:00Z">
        <w:r w:rsidR="006A52EB">
          <w:rPr>
            <w:rFonts w:asciiTheme="majorBidi" w:eastAsia="Times New Roman" w:hAnsiTheme="majorBidi" w:cstheme="majorBidi"/>
            <w:lang w:val="en-GB"/>
          </w:rPr>
          <w:t xml:space="preserve"> </w:t>
        </w:r>
      </w:ins>
      <w:del w:id="15414" w:author="Jane Shaw" w:date="2015-10-29T17:42: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000 </w:t>
      </w:r>
      <w:r w:rsidR="006A52EB" w:rsidRPr="00F31509">
        <w:rPr>
          <w:rFonts w:asciiTheme="majorBidi" w:eastAsia="Times New Roman" w:hAnsiTheme="majorBidi" w:cstheme="majorBidi"/>
          <w:lang w:val="en-GB"/>
        </w:rPr>
        <w:t>calories</w:t>
      </w:r>
      <w:ins w:id="15415" w:author="Jane Shaw" w:date="2015-10-29T17:42:00Z">
        <w:r w:rsidR="006A52EB">
          <w:rPr>
            <w:rFonts w:asciiTheme="majorBidi" w:eastAsia="Times New Roman" w:hAnsiTheme="majorBidi" w:cstheme="majorBidi"/>
            <w:lang w:val="en-GB"/>
          </w:rPr>
          <w:t>,</w:t>
        </w:r>
      </w:ins>
      <w:del w:id="15416" w:author="Jane Shaw" w:date="2015-10-29T17:42:00Z">
        <w:r w:rsidRPr="00F31509" w:rsidDel="006A52EB">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5417" w:author="Jane Shaw" w:date="2015-10-29T17:43:00Z">
        <w:r w:rsidRPr="00F31509" w:rsidDel="006A52EB">
          <w:rPr>
            <w:rFonts w:asciiTheme="majorBidi" w:eastAsia="Times New Roman" w:hAnsiTheme="majorBidi" w:cstheme="majorBidi"/>
            <w:lang w:val="en-GB"/>
          </w:rPr>
          <w:delText xml:space="preserve">also, a </w:delText>
        </w:r>
      </w:del>
      <w:ins w:id="15418" w:author="Jane Shaw" w:date="2015-10-29T17:43:00Z">
        <w:r w:rsidR="006A52EB">
          <w:rPr>
            <w:rFonts w:asciiTheme="majorBidi" w:eastAsia="Times New Roman" w:hAnsiTheme="majorBidi" w:cstheme="majorBidi"/>
            <w:lang w:val="en-GB"/>
          </w:rPr>
          <w:t xml:space="preserve">and 1 </w:t>
        </w:r>
      </w:ins>
      <w:r w:rsidRPr="00F31509">
        <w:rPr>
          <w:rFonts w:asciiTheme="majorBidi" w:eastAsia="Times New Roman" w:hAnsiTheme="majorBidi" w:cstheme="majorBidi"/>
          <w:lang w:val="en-GB"/>
        </w:rPr>
        <w:t xml:space="preserve">Mg is </w:t>
      </w:r>
      <w:del w:id="15419" w:author="Jane Shaw" w:date="2015-10-29T17:43:00Z">
        <w:r w:rsidRPr="00F31509" w:rsidDel="006A52EB">
          <w:rPr>
            <w:rFonts w:asciiTheme="majorBidi" w:eastAsia="Times New Roman" w:hAnsiTheme="majorBidi" w:cstheme="majorBidi"/>
            <w:lang w:val="en-GB"/>
          </w:rPr>
          <w:delText xml:space="preserve">one </w:delText>
        </w:r>
      </w:del>
      <w:ins w:id="15420" w:author="Jane Shaw" w:date="2015-10-29T17:43:00Z">
        <w:r w:rsidR="006A52EB">
          <w:rPr>
            <w:rFonts w:asciiTheme="majorBidi" w:eastAsia="Times New Roman" w:hAnsiTheme="majorBidi" w:cstheme="majorBidi"/>
            <w:lang w:val="en-GB"/>
          </w:rPr>
          <w:t xml:space="preserve">1 </w:t>
        </w:r>
      </w:ins>
      <w:r w:rsidRPr="00F31509">
        <w:rPr>
          <w:rFonts w:asciiTheme="majorBidi" w:eastAsia="Times New Roman" w:hAnsiTheme="majorBidi" w:cstheme="majorBidi"/>
          <w:lang w:val="en-GB"/>
        </w:rPr>
        <w:t>million grams.</w:t>
      </w:r>
    </w:p>
    <w:p w14:paraId="640A137E" w14:textId="585CB8FD" w:rsidR="006E32A4" w:rsidRPr="00F31509" w:rsidRDefault="006E32A4" w:rsidP="006E32A4">
      <w:pPr>
        <w:pStyle w:val="Didascalia"/>
        <w:keepNext/>
        <w:rPr>
          <w:rFonts w:asciiTheme="majorBidi" w:hAnsiTheme="majorBidi" w:cstheme="majorBidi"/>
          <w:b/>
          <w:lang w:val="en-GB"/>
        </w:rPr>
      </w:pPr>
      <w:bookmarkStart w:id="15421" w:name="_Ref428344755"/>
      <w:bookmarkStart w:id="15422" w:name="_Toc428423610"/>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71</w:t>
      </w:r>
      <w:r w:rsidR="003D789C" w:rsidRPr="00F31509">
        <w:rPr>
          <w:rFonts w:asciiTheme="majorBidi" w:hAnsiTheme="majorBidi" w:cstheme="majorBidi"/>
          <w:b/>
          <w:lang w:val="en-GB"/>
        </w:rPr>
        <w:fldChar w:fldCharType="end"/>
      </w:r>
      <w:bookmarkEnd w:id="15421"/>
      <w:r w:rsidRPr="00F31509">
        <w:rPr>
          <w:rFonts w:asciiTheme="majorBidi" w:hAnsiTheme="majorBidi" w:cstheme="majorBidi"/>
          <w:lang w:val="en-GB"/>
        </w:rPr>
        <w:t xml:space="preserve">: Calculating the nutrient content of </w:t>
      </w:r>
      <w:ins w:id="15423" w:author="Jane Shaw" w:date="2015-10-29T17:43:00Z">
        <w:r w:rsidR="006A52EB">
          <w:rPr>
            <w:rFonts w:asciiTheme="majorBidi" w:hAnsiTheme="majorBidi" w:cstheme="majorBidi"/>
            <w:lang w:val="en-GB"/>
          </w:rPr>
          <w:t xml:space="preserve">the </w:t>
        </w:r>
      </w:ins>
      <w:r w:rsidRPr="00F31509">
        <w:rPr>
          <w:rFonts w:asciiTheme="majorBidi" w:hAnsiTheme="majorBidi" w:cstheme="majorBidi"/>
          <w:lang w:val="en-GB"/>
        </w:rPr>
        <w:t>palm oil food supply</w:t>
      </w:r>
      <w:bookmarkEnd w:id="15422"/>
      <w:r w:rsidRPr="00F31509">
        <w:rPr>
          <w:rFonts w:asciiTheme="majorBidi" w:hAnsiTheme="majorBidi" w:cstheme="majorBidi"/>
          <w:lang w:val="en-GB"/>
        </w:rPr>
        <w:t xml:space="preserve"> </w:t>
      </w:r>
    </w:p>
    <w:tbl>
      <w:tblPr>
        <w:tblStyle w:val="Tabellaclassica1"/>
        <w:tblW w:w="0" w:type="auto"/>
        <w:tblLook w:val="04A0" w:firstRow="1" w:lastRow="0" w:firstColumn="1" w:lastColumn="0" w:noHBand="0" w:noVBand="1"/>
      </w:tblPr>
      <w:tblGrid>
        <w:gridCol w:w="965"/>
        <w:gridCol w:w="1446"/>
        <w:gridCol w:w="1050"/>
        <w:gridCol w:w="974"/>
        <w:gridCol w:w="974"/>
        <w:gridCol w:w="1353"/>
        <w:gridCol w:w="1362"/>
        <w:gridCol w:w="1118"/>
      </w:tblGrid>
      <w:tr w:rsidR="006E32A4" w:rsidRPr="00F31509" w14:paraId="5E3FD0BE"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9ABEEF" w14:textId="77777777" w:rsidR="006E32A4" w:rsidRPr="006A52EB" w:rsidRDefault="006E32A4" w:rsidP="00A15699">
            <w:pPr>
              <w:pStyle w:val="Compact"/>
              <w:rPr>
                <w:rFonts w:asciiTheme="majorBidi" w:hAnsiTheme="majorBidi" w:cstheme="majorBidi"/>
                <w:b/>
                <w:i w:val="0"/>
                <w:sz w:val="16"/>
                <w:szCs w:val="16"/>
                <w:lang w:val="en-GB"/>
                <w:rPrChange w:id="15424" w:author="Jane Shaw" w:date="2015-10-29T17:43:00Z">
                  <w:rPr>
                    <w:rFonts w:asciiTheme="majorBidi" w:hAnsiTheme="majorBidi" w:cstheme="majorBidi"/>
                    <w:i w:val="0"/>
                    <w:iCs w:val="0"/>
                    <w:sz w:val="16"/>
                    <w:szCs w:val="16"/>
                    <w:lang w:val="en-GB"/>
                  </w:rPr>
                </w:rPrChange>
              </w:rPr>
            </w:pPr>
            <w:r w:rsidRPr="006A52EB">
              <w:rPr>
                <w:rFonts w:asciiTheme="majorBidi" w:hAnsiTheme="majorBidi" w:cstheme="majorBidi"/>
                <w:b/>
                <w:sz w:val="16"/>
                <w:szCs w:val="16"/>
                <w:lang w:val="en-GB"/>
                <w:rPrChange w:id="15425" w:author="Jane Shaw" w:date="2015-10-29T17:43:00Z">
                  <w:rPr>
                    <w:rFonts w:asciiTheme="majorBidi" w:hAnsiTheme="majorBidi" w:cstheme="majorBidi"/>
                    <w:sz w:val="16"/>
                    <w:szCs w:val="16"/>
                    <w:lang w:val="en-GB"/>
                  </w:rPr>
                </w:rPrChange>
              </w:rPr>
              <w:t>Name</w:t>
            </w:r>
          </w:p>
        </w:tc>
        <w:tc>
          <w:tcPr>
            <w:tcW w:w="0" w:type="auto"/>
          </w:tcPr>
          <w:p w14:paraId="589BC1D2" w14:textId="77777777"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26" w:author="Jane Shaw" w:date="2015-10-29T17:43:00Z">
                  <w:rPr>
                    <w:rFonts w:asciiTheme="majorBidi" w:hAnsiTheme="majorBidi" w:cstheme="majorBidi"/>
                    <w:b/>
                    <w:bCs/>
                    <w:i w:val="0"/>
                    <w:iCs w:val="0"/>
                    <w:color w:val="404040" w:themeColor="text1" w:themeTint="BF"/>
                    <w:sz w:val="16"/>
                    <w:szCs w:val="16"/>
                    <w:lang w:val="en-GB"/>
                  </w:rPr>
                </w:rPrChange>
              </w:rPr>
              <w:pPrChange w:id="15427"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28" w:author="Jane Shaw" w:date="2015-10-29T17:43:00Z">
                  <w:rPr>
                    <w:rFonts w:asciiTheme="majorBidi" w:hAnsiTheme="majorBidi" w:cstheme="majorBidi"/>
                    <w:sz w:val="16"/>
                    <w:szCs w:val="16"/>
                    <w:lang w:val="en-GB"/>
                  </w:rPr>
                </w:rPrChange>
              </w:rPr>
              <w:t>Quantity</w:t>
            </w:r>
          </w:p>
        </w:tc>
        <w:tc>
          <w:tcPr>
            <w:tcW w:w="0" w:type="auto"/>
          </w:tcPr>
          <w:p w14:paraId="6A677DD0" w14:textId="484F6280"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29" w:author="Jane Shaw" w:date="2015-10-29T17:43:00Z">
                  <w:rPr>
                    <w:rFonts w:asciiTheme="majorBidi" w:hAnsiTheme="majorBidi" w:cstheme="majorBidi"/>
                    <w:b/>
                    <w:bCs/>
                    <w:i w:val="0"/>
                    <w:iCs w:val="0"/>
                    <w:color w:val="404040" w:themeColor="text1" w:themeTint="BF"/>
                    <w:sz w:val="16"/>
                    <w:szCs w:val="16"/>
                    <w:lang w:val="en-GB"/>
                  </w:rPr>
                </w:rPrChange>
              </w:rPr>
              <w:pPrChange w:id="15430"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31" w:author="Jane Shaw" w:date="2015-10-29T17:43:00Z">
                  <w:rPr>
                    <w:rFonts w:asciiTheme="majorBidi" w:hAnsiTheme="majorBidi" w:cstheme="majorBidi"/>
                    <w:sz w:val="16"/>
                    <w:szCs w:val="16"/>
                    <w:lang w:val="en-GB"/>
                  </w:rPr>
                </w:rPrChange>
              </w:rPr>
              <w:t xml:space="preserve">kJ </w:t>
            </w:r>
            <w:r w:rsidR="006A52EB" w:rsidRPr="00A15699">
              <w:rPr>
                <w:rFonts w:asciiTheme="majorBidi" w:hAnsiTheme="majorBidi" w:cstheme="majorBidi"/>
                <w:b/>
                <w:i w:val="0"/>
                <w:sz w:val="16"/>
                <w:szCs w:val="16"/>
                <w:lang w:val="en-GB"/>
              </w:rPr>
              <w:t>energy</w:t>
            </w:r>
            <w:r w:rsidRPr="006A52EB">
              <w:rPr>
                <w:rFonts w:asciiTheme="majorBidi" w:hAnsiTheme="majorBidi" w:cstheme="majorBidi"/>
                <w:b/>
                <w:sz w:val="16"/>
                <w:szCs w:val="16"/>
                <w:lang w:val="en-GB"/>
                <w:rPrChange w:id="15432" w:author="Jane Shaw" w:date="2015-10-29T17:43:00Z">
                  <w:rPr>
                    <w:rFonts w:asciiTheme="majorBidi" w:hAnsiTheme="majorBidi" w:cstheme="majorBidi"/>
                    <w:sz w:val="16"/>
                    <w:szCs w:val="16"/>
                    <w:lang w:val="en-GB"/>
                  </w:rPr>
                </w:rPrChange>
              </w:rPr>
              <w:t>/kg</w:t>
            </w:r>
          </w:p>
        </w:tc>
        <w:tc>
          <w:tcPr>
            <w:tcW w:w="0" w:type="auto"/>
          </w:tcPr>
          <w:p w14:paraId="1F527D51" w14:textId="69DAD587"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33" w:author="Jane Shaw" w:date="2015-10-29T17:43:00Z">
                  <w:rPr>
                    <w:rFonts w:asciiTheme="majorBidi" w:hAnsiTheme="majorBidi" w:cstheme="majorBidi"/>
                    <w:b/>
                    <w:bCs/>
                    <w:i w:val="0"/>
                    <w:iCs w:val="0"/>
                    <w:color w:val="404040" w:themeColor="text1" w:themeTint="BF"/>
                    <w:sz w:val="16"/>
                    <w:szCs w:val="16"/>
                    <w:lang w:val="en-GB"/>
                  </w:rPr>
                </w:rPrChange>
              </w:rPr>
              <w:pPrChange w:id="15434"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35" w:author="Jane Shaw" w:date="2015-10-29T17:43:00Z">
                  <w:rPr>
                    <w:rFonts w:asciiTheme="majorBidi" w:hAnsiTheme="majorBidi" w:cstheme="majorBidi"/>
                    <w:sz w:val="16"/>
                    <w:szCs w:val="16"/>
                    <w:lang w:val="en-GB"/>
                  </w:rPr>
                </w:rPrChange>
              </w:rPr>
              <w:t xml:space="preserve">g </w:t>
            </w:r>
            <w:r w:rsidR="006A52EB" w:rsidRPr="00A15699">
              <w:rPr>
                <w:rFonts w:asciiTheme="majorBidi" w:hAnsiTheme="majorBidi" w:cstheme="majorBidi"/>
                <w:b/>
                <w:i w:val="0"/>
                <w:sz w:val="16"/>
                <w:szCs w:val="16"/>
                <w:lang w:val="en-GB"/>
              </w:rPr>
              <w:t>protein</w:t>
            </w:r>
            <w:r w:rsidRPr="006A52EB">
              <w:rPr>
                <w:rFonts w:asciiTheme="majorBidi" w:hAnsiTheme="majorBidi" w:cstheme="majorBidi"/>
                <w:b/>
                <w:sz w:val="16"/>
                <w:szCs w:val="16"/>
                <w:lang w:val="en-GB"/>
                <w:rPrChange w:id="15436" w:author="Jane Shaw" w:date="2015-10-29T17:43:00Z">
                  <w:rPr>
                    <w:rFonts w:asciiTheme="majorBidi" w:hAnsiTheme="majorBidi" w:cstheme="majorBidi"/>
                    <w:sz w:val="16"/>
                    <w:szCs w:val="16"/>
                    <w:lang w:val="en-GB"/>
                  </w:rPr>
                </w:rPrChange>
              </w:rPr>
              <w:t>/kg</w:t>
            </w:r>
          </w:p>
        </w:tc>
        <w:tc>
          <w:tcPr>
            <w:tcW w:w="0" w:type="auto"/>
          </w:tcPr>
          <w:p w14:paraId="3A9E3D5B" w14:textId="30A33176"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37" w:author="Jane Shaw" w:date="2015-10-29T17:43:00Z">
                  <w:rPr>
                    <w:rFonts w:asciiTheme="majorBidi" w:hAnsiTheme="majorBidi" w:cstheme="majorBidi"/>
                    <w:b/>
                    <w:bCs/>
                    <w:i w:val="0"/>
                    <w:iCs w:val="0"/>
                    <w:color w:val="404040" w:themeColor="text1" w:themeTint="BF"/>
                    <w:sz w:val="16"/>
                    <w:szCs w:val="16"/>
                    <w:lang w:val="en-GB"/>
                  </w:rPr>
                </w:rPrChange>
              </w:rPr>
              <w:pPrChange w:id="15438"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39" w:author="Jane Shaw" w:date="2015-10-29T17:43:00Z">
                  <w:rPr>
                    <w:rFonts w:asciiTheme="majorBidi" w:hAnsiTheme="majorBidi" w:cstheme="majorBidi"/>
                    <w:sz w:val="16"/>
                    <w:szCs w:val="16"/>
                    <w:lang w:val="en-GB"/>
                  </w:rPr>
                </w:rPrChange>
              </w:rPr>
              <w:t xml:space="preserve">g </w:t>
            </w:r>
            <w:r w:rsidR="006A52EB" w:rsidRPr="00A15699">
              <w:rPr>
                <w:rFonts w:asciiTheme="majorBidi" w:hAnsiTheme="majorBidi" w:cstheme="majorBidi"/>
                <w:b/>
                <w:i w:val="0"/>
                <w:sz w:val="16"/>
                <w:szCs w:val="16"/>
                <w:lang w:val="en-GB"/>
              </w:rPr>
              <w:t>fat</w:t>
            </w:r>
            <w:r w:rsidRPr="006A52EB">
              <w:rPr>
                <w:rFonts w:asciiTheme="majorBidi" w:hAnsiTheme="majorBidi" w:cstheme="majorBidi"/>
                <w:b/>
                <w:sz w:val="16"/>
                <w:szCs w:val="16"/>
                <w:lang w:val="en-GB"/>
                <w:rPrChange w:id="15440" w:author="Jane Shaw" w:date="2015-10-29T17:43:00Z">
                  <w:rPr>
                    <w:rFonts w:asciiTheme="majorBidi" w:hAnsiTheme="majorBidi" w:cstheme="majorBidi"/>
                    <w:sz w:val="16"/>
                    <w:szCs w:val="16"/>
                    <w:lang w:val="en-GB"/>
                  </w:rPr>
                </w:rPrChange>
              </w:rPr>
              <w:t>/kg</w:t>
            </w:r>
          </w:p>
        </w:tc>
        <w:tc>
          <w:tcPr>
            <w:tcW w:w="0" w:type="auto"/>
          </w:tcPr>
          <w:p w14:paraId="63A496FC" w14:textId="77777777"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41" w:author="Jane Shaw" w:date="2015-10-29T17:43:00Z">
                  <w:rPr>
                    <w:rFonts w:asciiTheme="majorBidi" w:hAnsiTheme="majorBidi" w:cstheme="majorBidi"/>
                    <w:b/>
                    <w:bCs/>
                    <w:i w:val="0"/>
                    <w:iCs w:val="0"/>
                    <w:color w:val="404040" w:themeColor="text1" w:themeTint="BF"/>
                    <w:sz w:val="16"/>
                    <w:szCs w:val="16"/>
                    <w:lang w:val="en-GB"/>
                  </w:rPr>
                </w:rPrChange>
              </w:rPr>
              <w:pPrChange w:id="15442"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43" w:author="Jane Shaw" w:date="2015-10-29T17:43:00Z">
                  <w:rPr>
                    <w:rFonts w:asciiTheme="majorBidi" w:hAnsiTheme="majorBidi" w:cstheme="majorBidi"/>
                    <w:sz w:val="16"/>
                    <w:szCs w:val="16"/>
                    <w:lang w:val="en-GB"/>
                  </w:rPr>
                </w:rPrChange>
              </w:rPr>
              <w:t>Energy (GJ/day)</w:t>
            </w:r>
          </w:p>
        </w:tc>
        <w:tc>
          <w:tcPr>
            <w:tcW w:w="0" w:type="auto"/>
          </w:tcPr>
          <w:p w14:paraId="3C4133F7" w14:textId="77777777"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44" w:author="Jane Shaw" w:date="2015-10-29T17:43:00Z">
                  <w:rPr>
                    <w:rFonts w:asciiTheme="majorBidi" w:hAnsiTheme="majorBidi" w:cstheme="majorBidi"/>
                    <w:b/>
                    <w:bCs/>
                    <w:i w:val="0"/>
                    <w:iCs w:val="0"/>
                    <w:color w:val="404040" w:themeColor="text1" w:themeTint="BF"/>
                    <w:sz w:val="16"/>
                    <w:szCs w:val="16"/>
                    <w:lang w:val="en-GB"/>
                  </w:rPr>
                </w:rPrChange>
              </w:rPr>
              <w:pPrChange w:id="15445"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46" w:author="Jane Shaw" w:date="2015-10-29T17:43:00Z">
                  <w:rPr>
                    <w:rFonts w:asciiTheme="majorBidi" w:hAnsiTheme="majorBidi" w:cstheme="majorBidi"/>
                    <w:sz w:val="16"/>
                    <w:szCs w:val="16"/>
                    <w:lang w:val="en-GB"/>
                  </w:rPr>
                </w:rPrChange>
              </w:rPr>
              <w:t>Protein (Mg/day)</w:t>
            </w:r>
          </w:p>
        </w:tc>
        <w:tc>
          <w:tcPr>
            <w:tcW w:w="0" w:type="auto"/>
          </w:tcPr>
          <w:p w14:paraId="2C734C38" w14:textId="77777777" w:rsidR="006E32A4" w:rsidRPr="006A52EB" w:rsidRDefault="006E32A4">
            <w:pPr>
              <w:pStyle w:val="Compac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16"/>
                <w:szCs w:val="16"/>
                <w:lang w:val="en-GB"/>
                <w:rPrChange w:id="15447" w:author="Jane Shaw" w:date="2015-10-29T17:43:00Z">
                  <w:rPr>
                    <w:rFonts w:asciiTheme="majorBidi" w:hAnsiTheme="majorBidi" w:cstheme="majorBidi"/>
                    <w:b/>
                    <w:bCs/>
                    <w:i w:val="0"/>
                    <w:iCs w:val="0"/>
                    <w:color w:val="404040" w:themeColor="text1" w:themeTint="BF"/>
                    <w:sz w:val="16"/>
                    <w:szCs w:val="16"/>
                    <w:lang w:val="en-GB"/>
                  </w:rPr>
                </w:rPrChange>
              </w:rPr>
              <w:pPrChange w:id="15448" w:author="Jane Shaw" w:date="2015-10-29T17:43:00Z">
                <w:pPr>
                  <w:pStyle w:val="Compact"/>
                  <w:keepNext/>
                  <w:keepLines/>
                  <w:numPr>
                    <w:ilvl w:val="2"/>
                    <w:numId w:val="4"/>
                  </w:numPr>
                  <w:tabs>
                    <w:tab w:val="num" w:pos="0"/>
                  </w:tabs>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r w:rsidRPr="006A52EB">
              <w:rPr>
                <w:rFonts w:asciiTheme="majorBidi" w:hAnsiTheme="majorBidi" w:cstheme="majorBidi"/>
                <w:b/>
                <w:sz w:val="16"/>
                <w:szCs w:val="16"/>
                <w:lang w:val="en-GB"/>
                <w:rPrChange w:id="15449" w:author="Jane Shaw" w:date="2015-10-29T17:43:00Z">
                  <w:rPr>
                    <w:rFonts w:asciiTheme="majorBidi" w:hAnsiTheme="majorBidi" w:cstheme="majorBidi"/>
                    <w:sz w:val="16"/>
                    <w:szCs w:val="16"/>
                    <w:lang w:val="en-GB"/>
                  </w:rPr>
                </w:rPrChange>
              </w:rPr>
              <w:t>Fat (Mg/day)</w:t>
            </w:r>
          </w:p>
        </w:tc>
      </w:tr>
      <w:tr w:rsidR="006E32A4" w:rsidRPr="00F31509" w14:paraId="7791D8F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5137DF0A"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14:paraId="677470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790EBCF7" w14:textId="7FAD3AA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37</w:t>
            </w:r>
            <w:del w:id="15450" w:author="Jane Shaw" w:date="2015-10-29T17:43:00Z">
              <w:r w:rsidRPr="00F31509" w:rsidDel="006A52EB">
                <w:rPr>
                  <w:rFonts w:asciiTheme="majorBidi" w:hAnsiTheme="majorBidi" w:cstheme="majorBidi"/>
                  <w:sz w:val="16"/>
                  <w:szCs w:val="16"/>
                  <w:lang w:val="en-GB"/>
                </w:rPr>
                <w:delText>,</w:delText>
              </w:r>
            </w:del>
            <w:ins w:id="15451"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000</w:t>
            </w:r>
          </w:p>
        </w:tc>
        <w:tc>
          <w:tcPr>
            <w:tcW w:w="0" w:type="auto"/>
          </w:tcPr>
          <w:p w14:paraId="4574579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14:paraId="1B5088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14:paraId="7B8CD3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6490E1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2534D9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14:paraId="6DF98EE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13D4323" w14:textId="0967E97D"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 xml:space="preserve">Margarine and </w:t>
            </w:r>
            <w:r w:rsidR="006A52EB" w:rsidRPr="00F31509">
              <w:rPr>
                <w:rFonts w:asciiTheme="majorBidi" w:hAnsiTheme="majorBidi" w:cstheme="majorBidi"/>
                <w:sz w:val="16"/>
                <w:szCs w:val="16"/>
                <w:lang w:val="en-GB"/>
              </w:rPr>
              <w:t>shortening</w:t>
            </w:r>
          </w:p>
        </w:tc>
        <w:tc>
          <w:tcPr>
            <w:tcW w:w="0" w:type="auto"/>
          </w:tcPr>
          <w:p w14:paraId="1645739A" w14:textId="33B0211D"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933</w:t>
            </w:r>
            <w:del w:id="15452" w:author="Jane Shaw" w:date="2015-10-29T17:43:00Z">
              <w:r w:rsidRPr="00F31509" w:rsidDel="006A52EB">
                <w:rPr>
                  <w:rFonts w:asciiTheme="majorBidi" w:hAnsiTheme="majorBidi" w:cstheme="majorBidi"/>
                  <w:sz w:val="16"/>
                  <w:szCs w:val="16"/>
                  <w:lang w:val="en-GB"/>
                </w:rPr>
                <w:delText>,</w:delText>
              </w:r>
            </w:del>
            <w:ins w:id="15453"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900</w:t>
            </w:r>
          </w:p>
        </w:tc>
        <w:tc>
          <w:tcPr>
            <w:tcW w:w="0" w:type="auto"/>
          </w:tcPr>
          <w:p w14:paraId="0170A547" w14:textId="06F32689"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31</w:t>
            </w:r>
            <w:del w:id="15454" w:author="Jane Shaw" w:date="2015-10-29T17:43:00Z">
              <w:r w:rsidRPr="00F31509" w:rsidDel="006A52EB">
                <w:rPr>
                  <w:rFonts w:asciiTheme="majorBidi" w:hAnsiTheme="majorBidi" w:cstheme="majorBidi"/>
                  <w:sz w:val="16"/>
                  <w:szCs w:val="16"/>
                  <w:lang w:val="en-GB"/>
                </w:rPr>
                <w:delText>,</w:delText>
              </w:r>
            </w:del>
            <w:ins w:id="15455"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800</w:t>
            </w:r>
          </w:p>
        </w:tc>
        <w:tc>
          <w:tcPr>
            <w:tcW w:w="0" w:type="auto"/>
          </w:tcPr>
          <w:p w14:paraId="59814F7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14:paraId="50D244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14:paraId="2D93FD05" w14:textId="391A16CF"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81</w:t>
            </w:r>
            <w:del w:id="15456" w:author="Jane Shaw" w:date="2015-10-29T17:43:00Z">
              <w:r w:rsidRPr="00F31509" w:rsidDel="006A52EB">
                <w:rPr>
                  <w:rFonts w:asciiTheme="majorBidi" w:hAnsiTheme="majorBidi" w:cstheme="majorBidi"/>
                  <w:sz w:val="16"/>
                  <w:szCs w:val="16"/>
                  <w:lang w:val="en-GB"/>
                </w:rPr>
                <w:delText>,</w:delText>
              </w:r>
            </w:del>
            <w:ins w:id="15457"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300</w:t>
            </w:r>
          </w:p>
        </w:tc>
        <w:tc>
          <w:tcPr>
            <w:tcW w:w="0" w:type="auto"/>
          </w:tcPr>
          <w:p w14:paraId="215E6C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14:paraId="3E7A1EBA" w14:textId="38E9D02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2</w:t>
            </w:r>
            <w:del w:id="15458" w:author="Jane Shaw" w:date="2015-10-29T17:43:00Z">
              <w:r w:rsidRPr="00F31509" w:rsidDel="006A52EB">
                <w:rPr>
                  <w:rFonts w:asciiTheme="majorBidi" w:hAnsiTheme="majorBidi" w:cstheme="majorBidi"/>
                  <w:sz w:val="16"/>
                  <w:szCs w:val="16"/>
                  <w:lang w:val="en-GB"/>
                </w:rPr>
                <w:delText>,</w:delText>
              </w:r>
            </w:del>
            <w:ins w:id="15459"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200</w:t>
            </w:r>
          </w:p>
        </w:tc>
      </w:tr>
      <w:tr w:rsidR="006E32A4" w:rsidRPr="00F31509" w14:paraId="30134BC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9ECED45"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14:paraId="31573B85" w14:textId="7CE3308C"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162</w:t>
            </w:r>
            <w:del w:id="15460" w:author="Jane Shaw" w:date="2015-10-29T17:43:00Z">
              <w:r w:rsidRPr="00F31509" w:rsidDel="006A52EB">
                <w:rPr>
                  <w:rFonts w:asciiTheme="majorBidi" w:hAnsiTheme="majorBidi" w:cstheme="majorBidi"/>
                  <w:sz w:val="16"/>
                  <w:szCs w:val="16"/>
                  <w:lang w:val="en-GB"/>
                </w:rPr>
                <w:delText>,</w:delText>
              </w:r>
            </w:del>
            <w:ins w:id="15461" w:author="Jane Shaw" w:date="2015-10-29T17:43:00Z">
              <w:r w:rsidR="006A52EB">
                <w:rPr>
                  <w:rFonts w:asciiTheme="majorBidi" w:hAnsiTheme="majorBidi" w:cstheme="majorBidi"/>
                  <w:sz w:val="16"/>
                  <w:szCs w:val="16"/>
                  <w:lang w:val="en-GB"/>
                </w:rPr>
                <w:t xml:space="preserve"> </w:t>
              </w:r>
            </w:ins>
            <w:r w:rsidRPr="00F31509">
              <w:rPr>
                <w:rFonts w:asciiTheme="majorBidi" w:hAnsiTheme="majorBidi" w:cstheme="majorBidi"/>
                <w:sz w:val="16"/>
                <w:szCs w:val="16"/>
                <w:lang w:val="en-GB"/>
              </w:rPr>
              <w:t>900</w:t>
            </w:r>
          </w:p>
        </w:tc>
        <w:tc>
          <w:tcPr>
            <w:tcW w:w="0" w:type="auto"/>
          </w:tcPr>
          <w:p w14:paraId="7A9333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7C3671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4F9AC6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7FB556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6AB8DC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50F05C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14:paraId="6F4EC06C" w14:textId="77777777" w:rsidR="008B0C44" w:rsidRPr="00F31509" w:rsidRDefault="008B0C44" w:rsidP="00E52F68">
      <w:pPr>
        <w:jc w:val="both"/>
        <w:rPr>
          <w:rFonts w:asciiTheme="majorBidi" w:hAnsiTheme="majorBidi" w:cstheme="majorBidi"/>
          <w:lang w:val="en-GB"/>
        </w:rPr>
      </w:pPr>
    </w:p>
    <w:p w14:paraId="3B38D2BD" w14:textId="3B9DCE8E"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Standardization of nutrients is now a simple last step: all the variables </w:t>
      </w:r>
      <w:del w:id="15462" w:author="Jane Shaw" w:date="2015-10-29T17:44:00Z">
        <w:r w:rsidRPr="00F31509" w:rsidDel="006A52EB">
          <w:rPr>
            <w:rFonts w:asciiTheme="majorBidi" w:hAnsiTheme="majorBidi" w:cstheme="majorBidi"/>
            <w:lang w:val="en-GB"/>
          </w:rPr>
          <w:delText xml:space="preserve">here </w:delText>
        </w:r>
      </w:del>
      <w:r w:rsidRPr="00F31509">
        <w:rPr>
          <w:rFonts w:asciiTheme="majorBidi" w:hAnsiTheme="majorBidi" w:cstheme="majorBidi"/>
          <w:lang w:val="en-GB"/>
        </w:rPr>
        <w:t>(</w:t>
      </w:r>
      <w:del w:id="15463" w:author="Jane Shaw" w:date="2015-10-29T17:44:00Z">
        <w:r w:rsidRPr="00F31509" w:rsidDel="006A52EB">
          <w:rPr>
            <w:rFonts w:asciiTheme="majorBidi" w:hAnsiTheme="majorBidi" w:cstheme="majorBidi"/>
            <w:lang w:val="en-GB"/>
          </w:rPr>
          <w:delText xml:space="preserve">i.e. </w:delText>
        </w:r>
      </w:del>
      <w:r w:rsidRPr="00F31509">
        <w:rPr>
          <w:rFonts w:asciiTheme="majorBidi" w:hAnsiTheme="majorBidi" w:cstheme="majorBidi"/>
          <w:lang w:val="en-GB"/>
        </w:rPr>
        <w:t>calories, fats</w:t>
      </w:r>
      <w:del w:id="15464" w:author="Jane Shaw" w:date="2015-10-29T17:44:00Z">
        <w:r w:rsidRPr="00F31509" w:rsidDel="006A52EB">
          <w:rPr>
            <w:rFonts w:asciiTheme="majorBidi" w:hAnsiTheme="majorBidi" w:cstheme="majorBidi"/>
            <w:lang w:val="en-GB"/>
          </w:rPr>
          <w:delText>,</w:delText>
        </w:r>
      </w:del>
      <w:r w:rsidRPr="00F31509">
        <w:rPr>
          <w:rFonts w:asciiTheme="majorBidi" w:hAnsiTheme="majorBidi" w:cstheme="majorBidi"/>
          <w:lang w:val="en-GB"/>
        </w:rPr>
        <w:t xml:space="preserve"> and proteins) are purely additive, so the standardized calories</w:t>
      </w:r>
      <w:ins w:id="15465" w:author="Jane Shaw" w:date="2015-10-29T17:44:00Z">
        <w:r w:rsidR="006A52EB">
          <w:rPr>
            <w:rFonts w:asciiTheme="majorBidi" w:hAnsiTheme="majorBidi" w:cstheme="majorBidi"/>
            <w:lang w:val="en-GB"/>
          </w:rPr>
          <w:t xml:space="preserve">, </w:t>
        </w:r>
      </w:ins>
      <w:del w:id="15466" w:author="Jane Shaw" w:date="2015-10-29T17:44:00Z">
        <w:r w:rsidRPr="00F31509" w:rsidDel="006A52EB">
          <w:rPr>
            <w:rFonts w:asciiTheme="majorBidi" w:hAnsiTheme="majorBidi" w:cstheme="majorBidi"/>
            <w:lang w:val="en-GB"/>
          </w:rPr>
          <w:delText>/</w:delText>
        </w:r>
      </w:del>
      <w:r w:rsidRPr="00F31509">
        <w:rPr>
          <w:rFonts w:asciiTheme="majorBidi" w:hAnsiTheme="majorBidi" w:cstheme="majorBidi"/>
          <w:lang w:val="en-GB"/>
        </w:rPr>
        <w:t>fats</w:t>
      </w:r>
      <w:ins w:id="15467" w:author="Jane Shaw" w:date="2015-10-29T17:44:00Z">
        <w:r w:rsidR="006A52EB">
          <w:rPr>
            <w:rFonts w:asciiTheme="majorBidi" w:hAnsiTheme="majorBidi" w:cstheme="majorBidi"/>
            <w:lang w:val="en-GB"/>
          </w:rPr>
          <w:t xml:space="preserve"> and </w:t>
        </w:r>
      </w:ins>
      <w:del w:id="15468" w:author="Jane Shaw" w:date="2015-10-29T17:44:00Z">
        <w:r w:rsidRPr="00F31509" w:rsidDel="006A52EB">
          <w:rPr>
            <w:rFonts w:asciiTheme="majorBidi" w:hAnsiTheme="majorBidi" w:cstheme="majorBidi"/>
            <w:lang w:val="en-GB"/>
          </w:rPr>
          <w:delText>/</w:delText>
        </w:r>
      </w:del>
      <w:r w:rsidRPr="00F31509">
        <w:rPr>
          <w:rFonts w:asciiTheme="majorBidi" w:hAnsiTheme="majorBidi" w:cstheme="majorBidi"/>
          <w:lang w:val="en-GB"/>
        </w:rPr>
        <w:t>proteins are simply the sum</w:t>
      </w:r>
      <w:ins w:id="15469" w:author="Jane Shaw" w:date="2015-10-29T17:44:00Z">
        <w:r w:rsidR="006A52EB">
          <w:rPr>
            <w:rFonts w:asciiTheme="majorBidi" w:hAnsiTheme="majorBidi" w:cstheme="majorBidi"/>
            <w:lang w:val="en-GB"/>
          </w:rPr>
          <w:t>s</w:t>
        </w:r>
      </w:ins>
      <w:r w:rsidRPr="00F31509">
        <w:rPr>
          <w:rFonts w:asciiTheme="majorBidi" w:hAnsiTheme="majorBidi" w:cstheme="majorBidi"/>
          <w:lang w:val="en-GB"/>
        </w:rPr>
        <w:t xml:space="preserve"> of the total calorie</w:t>
      </w:r>
      <w:ins w:id="15470" w:author="Jane Shaw" w:date="2015-10-29T17:44:00Z">
        <w:r w:rsidR="006A52EB">
          <w:rPr>
            <w:rFonts w:asciiTheme="majorBidi" w:hAnsiTheme="majorBidi" w:cstheme="majorBidi"/>
            <w:lang w:val="en-GB"/>
          </w:rPr>
          <w:t xml:space="preserve">, </w:t>
        </w:r>
      </w:ins>
      <w:del w:id="15471" w:author="Jane Shaw" w:date="2015-10-29T17:44:00Z">
        <w:r w:rsidRPr="00F31509" w:rsidDel="006A52EB">
          <w:rPr>
            <w:rFonts w:asciiTheme="majorBidi" w:hAnsiTheme="majorBidi" w:cstheme="majorBidi"/>
            <w:lang w:val="en-GB"/>
          </w:rPr>
          <w:delText>s/</w:delText>
        </w:r>
      </w:del>
      <w:r w:rsidRPr="00F31509">
        <w:rPr>
          <w:rFonts w:asciiTheme="majorBidi" w:hAnsiTheme="majorBidi" w:cstheme="majorBidi"/>
          <w:lang w:val="en-GB"/>
        </w:rPr>
        <w:t>fat</w:t>
      </w:r>
      <w:del w:id="15472" w:author="Jane Shaw" w:date="2015-10-29T17:44:00Z">
        <w:r w:rsidRPr="00F31509" w:rsidDel="006A52EB">
          <w:rPr>
            <w:rFonts w:asciiTheme="majorBidi" w:hAnsiTheme="majorBidi" w:cstheme="majorBidi"/>
            <w:lang w:val="en-GB"/>
          </w:rPr>
          <w:delText>s</w:delText>
        </w:r>
      </w:del>
      <w:ins w:id="15473" w:author="Jane Shaw" w:date="2015-10-29T17:44:00Z">
        <w:r w:rsidR="006A52EB">
          <w:rPr>
            <w:rFonts w:asciiTheme="majorBidi" w:hAnsiTheme="majorBidi" w:cstheme="majorBidi"/>
            <w:lang w:val="en-GB"/>
          </w:rPr>
          <w:t xml:space="preserve"> and </w:t>
        </w:r>
      </w:ins>
      <w:del w:id="15474" w:author="Jane Shaw" w:date="2015-10-29T17:44:00Z">
        <w:r w:rsidRPr="00F31509" w:rsidDel="006A52EB">
          <w:rPr>
            <w:rFonts w:asciiTheme="majorBidi" w:hAnsiTheme="majorBidi" w:cstheme="majorBidi"/>
            <w:lang w:val="en-GB"/>
          </w:rPr>
          <w:delText>/</w:delText>
        </w:r>
      </w:del>
      <w:r w:rsidRPr="00F31509">
        <w:rPr>
          <w:rFonts w:asciiTheme="majorBidi" w:hAnsiTheme="majorBidi" w:cstheme="majorBidi"/>
          <w:lang w:val="en-GB"/>
        </w:rPr>
        <w:t>protein</w:t>
      </w:r>
      <w:ins w:id="15475" w:author="Jane Shaw" w:date="2015-10-29T17:44:00Z">
        <w:r w:rsidR="006A52EB">
          <w:rPr>
            <w:rFonts w:asciiTheme="majorBidi" w:hAnsiTheme="majorBidi" w:cstheme="majorBidi"/>
            <w:lang w:val="en-GB"/>
          </w:rPr>
          <w:t xml:space="preserve"> contents of</w:t>
        </w:r>
      </w:ins>
      <w:del w:id="15476" w:author="Jane Shaw" w:date="2015-10-29T17:44:00Z">
        <w:r w:rsidRPr="00F31509" w:rsidDel="006A52EB">
          <w:rPr>
            <w:rFonts w:asciiTheme="majorBidi" w:hAnsiTheme="majorBidi" w:cstheme="majorBidi"/>
            <w:lang w:val="en-GB"/>
          </w:rPr>
          <w:delText>s</w:delText>
        </w:r>
      </w:del>
      <w:r w:rsidRPr="00F31509">
        <w:rPr>
          <w:rFonts w:asciiTheme="majorBidi" w:hAnsiTheme="majorBidi" w:cstheme="majorBidi"/>
          <w:lang w:val="en-GB"/>
        </w:rPr>
        <w:t xml:space="preserve"> </w:t>
      </w:r>
      <w:del w:id="15477" w:author="Jane Shaw" w:date="2015-10-29T17:44:00Z">
        <w:r w:rsidRPr="00F31509" w:rsidDel="006A52EB">
          <w:rPr>
            <w:rFonts w:asciiTheme="majorBidi" w:hAnsiTheme="majorBidi" w:cstheme="majorBidi"/>
            <w:lang w:val="en-GB"/>
          </w:rPr>
          <w:delText xml:space="preserve">for </w:delText>
        </w:r>
      </w:del>
      <w:r w:rsidRPr="00F31509">
        <w:rPr>
          <w:rFonts w:asciiTheme="majorBidi" w:hAnsiTheme="majorBidi" w:cstheme="majorBidi"/>
          <w:lang w:val="en-GB"/>
        </w:rPr>
        <w:t>each commodity</w:t>
      </w:r>
      <w:ins w:id="15478" w:author="Jane Shaw" w:date="2015-10-29T17:45:00Z">
        <w:r w:rsidR="006A52EB">
          <w:rPr>
            <w:rFonts w:asciiTheme="majorBidi" w:hAnsiTheme="majorBidi" w:cstheme="majorBidi"/>
            <w:lang w:val="en-GB"/>
          </w:rPr>
          <w:t xml:space="preserve"> (Table 72).</w:t>
        </w:r>
      </w:ins>
      <w:del w:id="15479" w:author="Jane Shaw" w:date="2015-10-29T17:45:00Z">
        <w:r w:rsidRPr="00F31509" w:rsidDel="006A52EB">
          <w:rPr>
            <w:rFonts w:asciiTheme="majorBidi" w:hAnsiTheme="majorBidi" w:cstheme="majorBidi"/>
            <w:lang w:val="en-GB"/>
          </w:rPr>
          <w:delText>:</w:delText>
        </w:r>
      </w:del>
    </w:p>
    <w:p w14:paraId="0DF97EE5" w14:textId="61E2719B" w:rsidR="006E32A4" w:rsidRPr="00F31509" w:rsidRDefault="006E32A4" w:rsidP="004D00DE">
      <w:pPr>
        <w:pStyle w:val="Didascalia"/>
        <w:keepNext/>
        <w:rPr>
          <w:rFonts w:asciiTheme="majorBidi" w:hAnsiTheme="majorBidi" w:cstheme="majorBidi"/>
          <w:b/>
          <w:lang w:val="en-GB"/>
        </w:rPr>
      </w:pPr>
      <w:bookmarkStart w:id="15480" w:name="_Toc428423611"/>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72</w:t>
      </w:r>
      <w:r w:rsidR="003D789C" w:rsidRPr="00F31509">
        <w:rPr>
          <w:rFonts w:asciiTheme="majorBidi" w:hAnsiTheme="majorBidi" w:cstheme="majorBidi"/>
          <w:b/>
          <w:lang w:val="en-GB"/>
        </w:rPr>
        <w:fldChar w:fldCharType="end"/>
      </w:r>
      <w:r w:rsidRPr="00F31509">
        <w:rPr>
          <w:rFonts w:asciiTheme="majorBidi" w:hAnsiTheme="majorBidi" w:cstheme="majorBidi"/>
          <w:lang w:val="en-GB"/>
        </w:rPr>
        <w:t xml:space="preserve">: </w:t>
      </w:r>
      <w:del w:id="15481" w:author="Jane Shaw" w:date="2015-11-07T20:22:00Z">
        <w:r w:rsidRPr="00F31509" w:rsidDel="00140222">
          <w:rPr>
            <w:rFonts w:asciiTheme="majorBidi" w:hAnsiTheme="majorBidi" w:cstheme="majorBidi"/>
            <w:lang w:val="en-GB"/>
          </w:rPr>
          <w:delText xml:space="preserve">Final, </w:delText>
        </w:r>
      </w:del>
      <w:r w:rsidR="00140222" w:rsidRPr="00F31509">
        <w:rPr>
          <w:rFonts w:asciiTheme="majorBidi" w:hAnsiTheme="majorBidi" w:cstheme="majorBidi"/>
          <w:lang w:val="en-GB"/>
        </w:rPr>
        <w:t xml:space="preserve">Total </w:t>
      </w:r>
      <w:r w:rsidRPr="00F31509">
        <w:rPr>
          <w:rFonts w:asciiTheme="majorBidi" w:hAnsiTheme="majorBidi" w:cstheme="majorBidi"/>
          <w:lang w:val="en-GB"/>
        </w:rPr>
        <w:t>nutrient supplies from palm oil</w:t>
      </w:r>
      <w:bookmarkEnd w:id="15480"/>
    </w:p>
    <w:tbl>
      <w:tblPr>
        <w:tblStyle w:val="Tabellaclassica1"/>
        <w:tblW w:w="0" w:type="auto"/>
        <w:tblLook w:val="04A0" w:firstRow="1" w:lastRow="0" w:firstColumn="1" w:lastColumn="0" w:noHBand="0" w:noVBand="1"/>
      </w:tblPr>
      <w:tblGrid>
        <w:gridCol w:w="1469"/>
        <w:gridCol w:w="1726"/>
        <w:gridCol w:w="1775"/>
        <w:gridCol w:w="1420"/>
      </w:tblGrid>
      <w:tr w:rsidR="006E32A4" w:rsidRPr="00F31509" w14:paraId="3811EF07"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5CFB0" w14:textId="77777777" w:rsidR="006E32A4" w:rsidRPr="006A52EB" w:rsidRDefault="006E32A4" w:rsidP="004D00DE">
            <w:pPr>
              <w:pStyle w:val="Compact"/>
              <w:keepNext/>
              <w:rPr>
                <w:rFonts w:asciiTheme="majorBidi" w:hAnsiTheme="majorBidi" w:cstheme="majorBidi"/>
                <w:b/>
                <w:i w:val="0"/>
                <w:sz w:val="22"/>
                <w:lang w:val="en-GB"/>
                <w:rPrChange w:id="15482" w:author="Jane Shaw" w:date="2015-10-29T17:45: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483" w:author="Jane Shaw" w:date="2015-10-29T17:45:00Z">
                  <w:rPr>
                    <w:rFonts w:asciiTheme="majorBidi" w:hAnsiTheme="majorBidi" w:cstheme="majorBidi"/>
                    <w:sz w:val="22"/>
                    <w:lang w:val="en-GB"/>
                  </w:rPr>
                </w:rPrChange>
              </w:rPr>
              <w:t>Commodity</w:t>
            </w:r>
          </w:p>
        </w:tc>
        <w:tc>
          <w:tcPr>
            <w:tcW w:w="0" w:type="auto"/>
          </w:tcPr>
          <w:p w14:paraId="237D6B21" w14:textId="77777777" w:rsidR="006E32A4" w:rsidRPr="006A52EB"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484" w:author="Jane Shaw" w:date="2015-10-29T17:45: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485" w:author="Jane Shaw" w:date="2015-10-29T17:45:00Z">
                  <w:rPr>
                    <w:rFonts w:asciiTheme="majorBidi" w:hAnsiTheme="majorBidi" w:cstheme="majorBidi"/>
                    <w:sz w:val="22"/>
                    <w:lang w:val="en-GB"/>
                  </w:rPr>
                </w:rPrChange>
              </w:rPr>
              <w:t>Energy (GJ/day)</w:t>
            </w:r>
          </w:p>
        </w:tc>
        <w:tc>
          <w:tcPr>
            <w:tcW w:w="0" w:type="auto"/>
          </w:tcPr>
          <w:p w14:paraId="1D83A2D0" w14:textId="77777777" w:rsidR="006E32A4" w:rsidRPr="006A52EB"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486" w:author="Jane Shaw" w:date="2015-10-29T17:45: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487" w:author="Jane Shaw" w:date="2015-10-29T17:45:00Z">
                  <w:rPr>
                    <w:rFonts w:asciiTheme="majorBidi" w:hAnsiTheme="majorBidi" w:cstheme="majorBidi"/>
                    <w:sz w:val="22"/>
                    <w:lang w:val="en-GB"/>
                  </w:rPr>
                </w:rPrChange>
              </w:rPr>
              <w:t>Protein (Mg/day)</w:t>
            </w:r>
          </w:p>
        </w:tc>
        <w:tc>
          <w:tcPr>
            <w:tcW w:w="0" w:type="auto"/>
          </w:tcPr>
          <w:p w14:paraId="5E09C686" w14:textId="77777777" w:rsidR="006E32A4" w:rsidRPr="006A52EB"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488" w:author="Jane Shaw" w:date="2015-10-29T17:45: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489" w:author="Jane Shaw" w:date="2015-10-29T17:45:00Z">
                  <w:rPr>
                    <w:rFonts w:asciiTheme="majorBidi" w:hAnsiTheme="majorBidi" w:cstheme="majorBidi"/>
                    <w:sz w:val="22"/>
                    <w:lang w:val="en-GB"/>
                  </w:rPr>
                </w:rPrChange>
              </w:rPr>
              <w:t>Fat (Mg/day)</w:t>
            </w:r>
          </w:p>
        </w:tc>
      </w:tr>
      <w:tr w:rsidR="006E32A4" w:rsidRPr="00F31509" w14:paraId="65E7560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30BAC0C" w14:textId="3CA98411" w:rsidR="006E32A4" w:rsidRPr="00F31509" w:rsidRDefault="006E32A4" w:rsidP="004D00DE">
            <w:pPr>
              <w:pStyle w:val="Compact"/>
              <w:keepNext/>
              <w:rPr>
                <w:rFonts w:asciiTheme="majorBidi" w:hAnsiTheme="majorBidi" w:cstheme="majorBidi"/>
                <w:sz w:val="22"/>
                <w:lang w:val="en-GB"/>
              </w:rPr>
            </w:pPr>
            <w:del w:id="15490" w:author="Jane Shaw" w:date="2015-10-29T17:45:00Z">
              <w:r w:rsidRPr="00F31509" w:rsidDel="006A52EB">
                <w:rPr>
                  <w:rFonts w:asciiTheme="majorBidi" w:hAnsiTheme="majorBidi" w:cstheme="majorBidi"/>
                  <w:sz w:val="22"/>
                  <w:lang w:val="en-GB"/>
                </w:rPr>
                <w:delText>Sugar</w:delText>
              </w:r>
            </w:del>
            <w:ins w:id="15491" w:author="Jane Shaw" w:date="2015-10-29T17:45:00Z">
              <w:r w:rsidR="006A52EB">
                <w:rPr>
                  <w:rFonts w:asciiTheme="majorBidi" w:hAnsiTheme="majorBidi" w:cstheme="majorBidi"/>
                  <w:sz w:val="22"/>
                  <w:lang w:val="en-GB"/>
                </w:rPr>
                <w:t>Palm oil</w:t>
              </w:r>
            </w:ins>
          </w:p>
        </w:tc>
        <w:tc>
          <w:tcPr>
            <w:tcW w:w="0" w:type="auto"/>
          </w:tcPr>
          <w:p w14:paraId="11D40D4C" w14:textId="4E3C675A"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81</w:t>
            </w:r>
            <w:ins w:id="15492" w:author="Jane Shaw" w:date="2015-10-29T17:45:00Z">
              <w:r w:rsidR="006A52EB">
                <w:rPr>
                  <w:rFonts w:asciiTheme="majorBidi" w:hAnsiTheme="majorBidi" w:cstheme="majorBidi"/>
                  <w:sz w:val="22"/>
                  <w:lang w:val="en-GB"/>
                </w:rPr>
                <w:t xml:space="preserve"> </w:t>
              </w:r>
            </w:ins>
            <w:del w:id="15493" w:author="Jane Shaw" w:date="2015-10-29T17:45:00Z">
              <w:r w:rsidRPr="00F31509" w:rsidDel="006A52EB">
                <w:rPr>
                  <w:rFonts w:asciiTheme="majorBidi" w:hAnsiTheme="majorBidi" w:cstheme="majorBidi"/>
                  <w:sz w:val="22"/>
                  <w:lang w:val="en-GB"/>
                </w:rPr>
                <w:delText>,</w:delText>
              </w:r>
            </w:del>
            <w:r w:rsidRPr="00F31509">
              <w:rPr>
                <w:rFonts w:asciiTheme="majorBidi" w:hAnsiTheme="majorBidi" w:cstheme="majorBidi"/>
                <w:sz w:val="22"/>
                <w:lang w:val="en-GB"/>
              </w:rPr>
              <w:t>300</w:t>
            </w:r>
          </w:p>
        </w:tc>
        <w:tc>
          <w:tcPr>
            <w:tcW w:w="0" w:type="auto"/>
          </w:tcPr>
          <w:p w14:paraId="0F0ED449" w14:textId="77777777"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14:paraId="46F2A66C" w14:textId="7E55C61A"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ins w:id="15494" w:author="Jane Shaw" w:date="2015-10-29T17:45:00Z">
              <w:r w:rsidR="006A52EB">
                <w:rPr>
                  <w:rFonts w:asciiTheme="majorBidi" w:hAnsiTheme="majorBidi" w:cstheme="majorBidi"/>
                  <w:sz w:val="22"/>
                  <w:lang w:val="en-GB"/>
                </w:rPr>
                <w:t xml:space="preserve"> </w:t>
              </w:r>
            </w:ins>
            <w:del w:id="15495" w:author="Jane Shaw" w:date="2015-10-29T17:45:00Z">
              <w:r w:rsidRPr="00F31509" w:rsidDel="006A52EB">
                <w:rPr>
                  <w:rFonts w:asciiTheme="majorBidi" w:hAnsiTheme="majorBidi" w:cstheme="majorBidi"/>
                  <w:sz w:val="22"/>
                  <w:lang w:val="en-GB"/>
                </w:rPr>
                <w:delText>,</w:delText>
              </w:r>
            </w:del>
            <w:r w:rsidRPr="00F31509">
              <w:rPr>
                <w:rFonts w:asciiTheme="majorBidi" w:hAnsiTheme="majorBidi" w:cstheme="majorBidi"/>
                <w:sz w:val="22"/>
                <w:lang w:val="en-GB"/>
              </w:rPr>
              <w:t>200</w:t>
            </w:r>
          </w:p>
        </w:tc>
      </w:tr>
    </w:tbl>
    <w:p w14:paraId="76DC0762" w14:textId="77777777" w:rsidR="008B0C44" w:rsidRPr="00F31509" w:rsidRDefault="008B0C44" w:rsidP="00E52F68">
      <w:pPr>
        <w:jc w:val="both"/>
        <w:rPr>
          <w:rFonts w:asciiTheme="majorBidi" w:hAnsiTheme="majorBidi" w:cstheme="majorBidi"/>
          <w:lang w:val="en-GB"/>
        </w:rPr>
      </w:pPr>
    </w:p>
    <w:p w14:paraId="72142752" w14:textId="4BE5EAFF"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To convert these figures into </w:t>
      </w:r>
      <w:del w:id="15496" w:author="Jane Shaw" w:date="2015-10-29T17:45:00Z">
        <w:r w:rsidRPr="00F31509" w:rsidDel="006A52EB">
          <w:rPr>
            <w:rFonts w:asciiTheme="majorBidi" w:hAnsiTheme="majorBidi" w:cstheme="majorBidi"/>
            <w:lang w:val="en-GB"/>
          </w:rPr>
          <w:delText xml:space="preserve">something more </w:delText>
        </w:r>
      </w:del>
      <w:r w:rsidRPr="00F31509">
        <w:rPr>
          <w:rFonts w:asciiTheme="majorBidi" w:hAnsiTheme="majorBidi" w:cstheme="majorBidi"/>
          <w:lang w:val="en-GB"/>
        </w:rPr>
        <w:t>meaningful</w:t>
      </w:r>
      <w:ins w:id="15497" w:author="Jane Shaw" w:date="2015-10-29T17:45:00Z">
        <w:r w:rsidR="006A52EB">
          <w:rPr>
            <w:rFonts w:asciiTheme="majorBidi" w:hAnsiTheme="majorBidi" w:cstheme="majorBidi"/>
            <w:lang w:val="en-GB"/>
          </w:rPr>
          <w:t xml:space="preserve"> data on daily per capita consumption</w:t>
        </w:r>
      </w:ins>
      <w:r w:rsidRPr="00F31509">
        <w:rPr>
          <w:rFonts w:asciiTheme="majorBidi" w:hAnsiTheme="majorBidi" w:cstheme="majorBidi"/>
          <w:lang w:val="en-GB"/>
        </w:rPr>
        <w:t xml:space="preserve">, </w:t>
      </w:r>
      <w:del w:id="15498" w:author="Jane Shaw" w:date="2015-10-29T17:46:00Z">
        <w:r w:rsidRPr="00F31509" w:rsidDel="006A52EB">
          <w:rPr>
            <w:rFonts w:asciiTheme="majorBidi" w:hAnsiTheme="majorBidi" w:cstheme="majorBidi"/>
            <w:lang w:val="en-GB"/>
          </w:rPr>
          <w:delText xml:space="preserve">we may </w:delText>
        </w:r>
      </w:del>
      <w:ins w:id="15499" w:author="Jane Shaw" w:date="2015-10-29T17:46:00Z">
        <w:r w:rsidR="006A52EB">
          <w:rPr>
            <w:rFonts w:asciiTheme="majorBidi" w:hAnsiTheme="majorBidi" w:cstheme="majorBidi"/>
            <w:lang w:val="en-GB"/>
          </w:rPr>
          <w:t xml:space="preserve">they are </w:t>
        </w:r>
      </w:ins>
      <w:r w:rsidRPr="00F31509">
        <w:rPr>
          <w:rFonts w:asciiTheme="majorBidi" w:hAnsiTheme="majorBidi" w:cstheme="majorBidi"/>
          <w:lang w:val="en-GB"/>
        </w:rPr>
        <w:t>divide</w:t>
      </w:r>
      <w:ins w:id="15500" w:author="Jane Shaw" w:date="2015-10-29T17:46:00Z">
        <w:r w:rsidR="006A52EB">
          <w:rPr>
            <w:rFonts w:asciiTheme="majorBidi" w:hAnsiTheme="majorBidi" w:cstheme="majorBidi"/>
            <w:lang w:val="en-GB"/>
          </w:rPr>
          <w:t>d</w:t>
        </w:r>
      </w:ins>
      <w:r w:rsidRPr="00F31509">
        <w:rPr>
          <w:rFonts w:asciiTheme="majorBidi" w:hAnsiTheme="majorBidi" w:cstheme="majorBidi"/>
          <w:lang w:val="en-GB"/>
        </w:rPr>
        <w:t xml:space="preserve"> by the population of the country</w:t>
      </w:r>
      <w:ins w:id="15501" w:author="Jane Shaw" w:date="2015-10-29T17:46:00Z">
        <w:r w:rsidR="006A52EB">
          <w:rPr>
            <w:rFonts w:asciiTheme="majorBidi" w:hAnsiTheme="majorBidi" w:cstheme="majorBidi"/>
            <w:lang w:val="en-GB"/>
          </w:rPr>
          <w:t xml:space="preserve">, which </w:t>
        </w:r>
      </w:ins>
      <w:del w:id="15502" w:author="Jane Shaw" w:date="2015-10-29T17:46:00Z">
        <w:r w:rsidRPr="00F31509" w:rsidDel="006A52EB">
          <w:rPr>
            <w:rFonts w:asciiTheme="majorBidi" w:hAnsiTheme="majorBidi" w:cstheme="majorBidi"/>
            <w:lang w:val="en-GB"/>
          </w:rPr>
          <w:delText xml:space="preserve">. If we </w:delText>
        </w:r>
      </w:del>
      <w:ins w:id="15503" w:author="Jane Shaw" w:date="2015-10-29T17:46:00Z">
        <w:r w:rsidR="006A52EB">
          <w:rPr>
            <w:rFonts w:asciiTheme="majorBidi" w:hAnsiTheme="majorBidi" w:cstheme="majorBidi"/>
            <w:lang w:val="en-GB"/>
          </w:rPr>
          <w:t xml:space="preserve">is </w:t>
        </w:r>
      </w:ins>
      <w:r w:rsidRPr="00F31509">
        <w:rPr>
          <w:rFonts w:asciiTheme="majorBidi" w:hAnsiTheme="majorBidi" w:cstheme="majorBidi"/>
          <w:lang w:val="en-GB"/>
        </w:rPr>
        <w:t>assume</w:t>
      </w:r>
      <w:ins w:id="15504" w:author="Jane Shaw" w:date="2015-10-29T17:46:00Z">
        <w:r w:rsidR="006A52EB">
          <w:rPr>
            <w:rFonts w:asciiTheme="majorBidi" w:hAnsiTheme="majorBidi" w:cstheme="majorBidi"/>
            <w:lang w:val="en-GB"/>
          </w:rPr>
          <w:t>d</w:t>
        </w:r>
      </w:ins>
      <w:r w:rsidRPr="00F31509">
        <w:rPr>
          <w:rFonts w:asciiTheme="majorBidi" w:hAnsiTheme="majorBidi" w:cstheme="majorBidi"/>
          <w:lang w:val="en-GB"/>
        </w:rPr>
        <w:t xml:space="preserve"> </w:t>
      </w:r>
      <w:del w:id="15505" w:author="Jane Shaw" w:date="2015-10-29T17:46:00Z">
        <w:r w:rsidRPr="00F31509" w:rsidDel="006A52EB">
          <w:rPr>
            <w:rFonts w:asciiTheme="majorBidi" w:hAnsiTheme="majorBidi" w:cstheme="majorBidi"/>
            <w:lang w:val="en-GB"/>
          </w:rPr>
          <w:delText xml:space="preserve">this country has </w:delText>
        </w:r>
      </w:del>
      <w:ins w:id="15506" w:author="Jane Shaw" w:date="2015-10-29T17:46:00Z">
        <w:r w:rsidR="006A52EB">
          <w:rPr>
            <w:rFonts w:asciiTheme="majorBidi" w:hAnsiTheme="majorBidi" w:cstheme="majorBidi"/>
            <w:lang w:val="en-GB"/>
          </w:rPr>
          <w:t xml:space="preserve">to be </w:t>
        </w:r>
      </w:ins>
      <w:r w:rsidRPr="00F31509">
        <w:rPr>
          <w:rFonts w:asciiTheme="majorBidi" w:hAnsiTheme="majorBidi" w:cstheme="majorBidi"/>
          <w:lang w:val="en-GB"/>
        </w:rPr>
        <w:t xml:space="preserve">600 million </w:t>
      </w:r>
      <w:del w:id="15507" w:author="Jane Shaw" w:date="2015-10-29T17:46:00Z">
        <w:r w:rsidRPr="00F31509" w:rsidDel="006A52EB">
          <w:rPr>
            <w:rFonts w:asciiTheme="majorBidi" w:hAnsiTheme="majorBidi" w:cstheme="majorBidi"/>
            <w:lang w:val="en-GB"/>
          </w:rPr>
          <w:delText>inhabitants</w:delText>
        </w:r>
      </w:del>
      <w:ins w:id="15508" w:author="Jane Shaw" w:date="2015-10-29T17:46:00Z">
        <w:r w:rsidR="006A52EB">
          <w:rPr>
            <w:rFonts w:asciiTheme="majorBidi" w:hAnsiTheme="majorBidi" w:cstheme="majorBidi"/>
            <w:lang w:val="en-GB"/>
          </w:rPr>
          <w:t>people in this example (Table 73)</w:t>
        </w:r>
      </w:ins>
      <w:del w:id="15509" w:author="Jane Shaw" w:date="2015-10-29T17:46:00Z">
        <w:r w:rsidRPr="00F31509" w:rsidDel="006A52EB">
          <w:rPr>
            <w:rFonts w:asciiTheme="majorBidi" w:hAnsiTheme="majorBidi" w:cstheme="majorBidi"/>
            <w:lang w:val="en-GB"/>
          </w:rPr>
          <w:delText>, we have:</w:delText>
        </w:r>
      </w:del>
      <w:ins w:id="15510" w:author="Jane Shaw" w:date="2015-10-29T17:46:00Z">
        <w:r w:rsidR="006A52EB">
          <w:rPr>
            <w:rFonts w:asciiTheme="majorBidi" w:hAnsiTheme="majorBidi" w:cstheme="majorBidi"/>
            <w:lang w:val="en-GB"/>
          </w:rPr>
          <w:t>.</w:t>
        </w:r>
      </w:ins>
    </w:p>
    <w:p w14:paraId="0A356436" w14:textId="49BEBFEF" w:rsidR="006E32A4" w:rsidRPr="00F31509" w:rsidRDefault="006E32A4" w:rsidP="006E32A4">
      <w:pPr>
        <w:pStyle w:val="Didascalia"/>
        <w:keepNext/>
        <w:rPr>
          <w:rFonts w:asciiTheme="majorBidi" w:hAnsiTheme="majorBidi" w:cstheme="majorBidi"/>
          <w:lang w:val="en-GB"/>
        </w:rPr>
      </w:pPr>
      <w:bookmarkStart w:id="15511" w:name="_Toc428423612"/>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311179">
        <w:rPr>
          <w:rFonts w:asciiTheme="majorBidi" w:hAnsiTheme="majorBidi" w:cstheme="majorBidi"/>
          <w:noProof/>
          <w:lang w:val="en-GB"/>
        </w:rPr>
        <w:t>73</w:t>
      </w:r>
      <w:r w:rsidR="003D789C" w:rsidRPr="00F31509">
        <w:rPr>
          <w:rFonts w:asciiTheme="majorBidi" w:hAnsiTheme="majorBidi" w:cstheme="majorBidi"/>
          <w:b/>
          <w:lang w:val="en-GB"/>
        </w:rPr>
        <w:fldChar w:fldCharType="end"/>
      </w:r>
      <w:r w:rsidRPr="00F31509">
        <w:rPr>
          <w:rFonts w:asciiTheme="majorBidi" w:hAnsiTheme="majorBidi" w:cstheme="majorBidi"/>
          <w:lang w:val="en-GB"/>
        </w:rPr>
        <w:t xml:space="preserve">: </w:t>
      </w:r>
      <w:del w:id="15512" w:author="Jane Shaw" w:date="2015-11-07T20:22:00Z">
        <w:r w:rsidRPr="00F31509" w:rsidDel="00140222">
          <w:rPr>
            <w:rFonts w:asciiTheme="majorBidi" w:hAnsiTheme="majorBidi" w:cstheme="majorBidi"/>
            <w:lang w:val="en-GB"/>
          </w:rPr>
          <w:delText xml:space="preserve">Final, </w:delText>
        </w:r>
      </w:del>
      <w:r w:rsidR="00140222" w:rsidRPr="00F31509">
        <w:rPr>
          <w:rFonts w:asciiTheme="majorBidi" w:hAnsiTheme="majorBidi" w:cstheme="majorBidi"/>
          <w:lang w:val="en-GB"/>
        </w:rPr>
        <w:t xml:space="preserve">Per </w:t>
      </w:r>
      <w:r w:rsidRPr="00F31509">
        <w:rPr>
          <w:rFonts w:asciiTheme="majorBidi" w:hAnsiTheme="majorBidi" w:cstheme="majorBidi"/>
          <w:lang w:val="en-GB"/>
        </w:rPr>
        <w:t>capita nutrient supplies from palm oil</w:t>
      </w:r>
      <w:bookmarkEnd w:id="15511"/>
    </w:p>
    <w:tbl>
      <w:tblPr>
        <w:tblStyle w:val="Tabellaclassica1"/>
        <w:tblW w:w="0" w:type="auto"/>
        <w:tblLook w:val="04A0" w:firstRow="1" w:lastRow="0" w:firstColumn="1" w:lastColumn="0" w:noHBand="0" w:noVBand="1"/>
      </w:tblPr>
      <w:tblGrid>
        <w:gridCol w:w="1469"/>
        <w:gridCol w:w="2025"/>
        <w:gridCol w:w="2117"/>
        <w:gridCol w:w="1689"/>
      </w:tblGrid>
      <w:tr w:rsidR="006E32A4" w:rsidRPr="00F31509" w14:paraId="428E187B"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222FD" w14:textId="77777777" w:rsidR="006E32A4" w:rsidRPr="006A52EB" w:rsidRDefault="006E32A4" w:rsidP="006E32A4">
            <w:pPr>
              <w:pStyle w:val="Compact"/>
              <w:rPr>
                <w:rFonts w:asciiTheme="majorBidi" w:hAnsiTheme="majorBidi" w:cstheme="majorBidi"/>
                <w:b/>
                <w:i w:val="0"/>
                <w:sz w:val="22"/>
                <w:lang w:val="en-GB"/>
                <w:rPrChange w:id="15513" w:author="Jane Shaw" w:date="2015-10-29T17:46: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514" w:author="Jane Shaw" w:date="2015-10-29T17:46:00Z">
                  <w:rPr>
                    <w:rFonts w:asciiTheme="majorBidi" w:hAnsiTheme="majorBidi" w:cstheme="majorBidi"/>
                    <w:sz w:val="22"/>
                    <w:lang w:val="en-GB"/>
                  </w:rPr>
                </w:rPrChange>
              </w:rPr>
              <w:t>Commodity</w:t>
            </w:r>
          </w:p>
        </w:tc>
        <w:tc>
          <w:tcPr>
            <w:tcW w:w="0" w:type="auto"/>
          </w:tcPr>
          <w:p w14:paraId="131526AB" w14:textId="77777777" w:rsidR="006E32A4" w:rsidRPr="006A52E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515" w:author="Jane Shaw" w:date="2015-10-29T17:46: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516" w:author="Jane Shaw" w:date="2015-10-29T17:46:00Z">
                  <w:rPr>
                    <w:rFonts w:asciiTheme="majorBidi" w:hAnsiTheme="majorBidi" w:cstheme="majorBidi"/>
                    <w:sz w:val="22"/>
                    <w:lang w:val="en-GB"/>
                  </w:rPr>
                </w:rPrChange>
              </w:rPr>
              <w:t>Calories/person/day</w:t>
            </w:r>
          </w:p>
        </w:tc>
        <w:tc>
          <w:tcPr>
            <w:tcW w:w="0" w:type="auto"/>
          </w:tcPr>
          <w:p w14:paraId="2D793109" w14:textId="12AEE4D1" w:rsidR="006E32A4" w:rsidRPr="006A52E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517" w:author="Jane Shaw" w:date="2015-10-29T17:46: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518" w:author="Jane Shaw" w:date="2015-10-29T17:46:00Z">
                  <w:rPr>
                    <w:rFonts w:asciiTheme="majorBidi" w:hAnsiTheme="majorBidi" w:cstheme="majorBidi"/>
                    <w:sz w:val="22"/>
                    <w:lang w:val="en-GB"/>
                  </w:rPr>
                </w:rPrChange>
              </w:rPr>
              <w:t xml:space="preserve">g </w:t>
            </w:r>
            <w:r w:rsidR="006A52EB" w:rsidRPr="00A15699">
              <w:rPr>
                <w:rFonts w:asciiTheme="majorBidi" w:hAnsiTheme="majorBidi" w:cstheme="majorBidi"/>
                <w:b/>
                <w:i w:val="0"/>
                <w:sz w:val="22"/>
                <w:lang w:val="en-GB"/>
              </w:rPr>
              <w:t>protein</w:t>
            </w:r>
            <w:r w:rsidRPr="006A52EB">
              <w:rPr>
                <w:rFonts w:asciiTheme="majorBidi" w:hAnsiTheme="majorBidi" w:cstheme="majorBidi"/>
                <w:b/>
                <w:sz w:val="22"/>
                <w:lang w:val="en-GB"/>
                <w:rPrChange w:id="15519" w:author="Jane Shaw" w:date="2015-10-29T17:46:00Z">
                  <w:rPr>
                    <w:rFonts w:asciiTheme="majorBidi" w:hAnsiTheme="majorBidi" w:cstheme="majorBidi"/>
                    <w:sz w:val="22"/>
                    <w:lang w:val="en-GB"/>
                  </w:rPr>
                </w:rPrChange>
              </w:rPr>
              <w:t>/person/day</w:t>
            </w:r>
          </w:p>
        </w:tc>
        <w:tc>
          <w:tcPr>
            <w:tcW w:w="0" w:type="auto"/>
          </w:tcPr>
          <w:p w14:paraId="1D5AE19D" w14:textId="06E46004" w:rsidR="006E32A4" w:rsidRPr="006A52E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520" w:author="Jane Shaw" w:date="2015-10-29T17:46:00Z">
                  <w:rPr>
                    <w:rFonts w:asciiTheme="majorBidi" w:hAnsiTheme="majorBidi" w:cstheme="majorBidi"/>
                    <w:i w:val="0"/>
                    <w:iCs w:val="0"/>
                    <w:sz w:val="22"/>
                    <w:lang w:val="en-GB"/>
                  </w:rPr>
                </w:rPrChange>
              </w:rPr>
            </w:pPr>
            <w:r w:rsidRPr="006A52EB">
              <w:rPr>
                <w:rFonts w:asciiTheme="majorBidi" w:hAnsiTheme="majorBidi" w:cstheme="majorBidi"/>
                <w:b/>
                <w:sz w:val="22"/>
                <w:lang w:val="en-GB"/>
                <w:rPrChange w:id="15521" w:author="Jane Shaw" w:date="2015-10-29T17:46:00Z">
                  <w:rPr>
                    <w:rFonts w:asciiTheme="majorBidi" w:hAnsiTheme="majorBidi" w:cstheme="majorBidi"/>
                    <w:sz w:val="22"/>
                    <w:lang w:val="en-GB"/>
                  </w:rPr>
                </w:rPrChange>
              </w:rPr>
              <w:t xml:space="preserve">g </w:t>
            </w:r>
            <w:r w:rsidR="006A52EB" w:rsidRPr="00A15699">
              <w:rPr>
                <w:rFonts w:asciiTheme="majorBidi" w:hAnsiTheme="majorBidi" w:cstheme="majorBidi"/>
                <w:b/>
                <w:i w:val="0"/>
                <w:sz w:val="22"/>
                <w:lang w:val="en-GB"/>
              </w:rPr>
              <w:t>fat</w:t>
            </w:r>
            <w:r w:rsidRPr="006A52EB">
              <w:rPr>
                <w:rFonts w:asciiTheme="majorBidi" w:hAnsiTheme="majorBidi" w:cstheme="majorBidi"/>
                <w:b/>
                <w:sz w:val="22"/>
                <w:lang w:val="en-GB"/>
                <w:rPrChange w:id="15522" w:author="Jane Shaw" w:date="2015-10-29T17:46:00Z">
                  <w:rPr>
                    <w:rFonts w:asciiTheme="majorBidi" w:hAnsiTheme="majorBidi" w:cstheme="majorBidi"/>
                    <w:sz w:val="22"/>
                    <w:lang w:val="en-GB"/>
                  </w:rPr>
                </w:rPrChange>
              </w:rPr>
              <w:t>/person/day</w:t>
            </w:r>
          </w:p>
        </w:tc>
      </w:tr>
      <w:tr w:rsidR="006E32A4" w:rsidRPr="00F31509" w14:paraId="2A5B4C1E"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604DF55B" w14:textId="5B607F39" w:rsidR="006E32A4" w:rsidRPr="00F31509" w:rsidRDefault="006E32A4" w:rsidP="006E32A4">
            <w:pPr>
              <w:pStyle w:val="Compact"/>
              <w:rPr>
                <w:rFonts w:asciiTheme="majorBidi" w:hAnsiTheme="majorBidi" w:cstheme="majorBidi"/>
                <w:sz w:val="22"/>
                <w:lang w:val="en-GB"/>
              </w:rPr>
            </w:pPr>
            <w:del w:id="15523" w:author="Jane Shaw" w:date="2015-10-29T17:46:00Z">
              <w:r w:rsidRPr="00F31509" w:rsidDel="006A52EB">
                <w:rPr>
                  <w:rFonts w:asciiTheme="majorBidi" w:hAnsiTheme="majorBidi" w:cstheme="majorBidi"/>
                  <w:sz w:val="22"/>
                  <w:lang w:val="en-GB"/>
                </w:rPr>
                <w:delText>Sugar</w:delText>
              </w:r>
            </w:del>
            <w:ins w:id="15524" w:author="Jane Shaw" w:date="2015-10-29T17:46:00Z">
              <w:r w:rsidR="006A52EB">
                <w:rPr>
                  <w:rFonts w:asciiTheme="majorBidi" w:hAnsiTheme="majorBidi" w:cstheme="majorBidi"/>
                  <w:sz w:val="22"/>
                  <w:lang w:val="en-GB"/>
                </w:rPr>
                <w:t>Palm oil</w:t>
              </w:r>
            </w:ins>
          </w:p>
        </w:tc>
        <w:tc>
          <w:tcPr>
            <w:tcW w:w="0" w:type="auto"/>
          </w:tcPr>
          <w:p w14:paraId="29CA99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14:paraId="5C7442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323400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w:t>
            </w:r>
          </w:p>
        </w:tc>
      </w:tr>
    </w:tbl>
    <w:p w14:paraId="0B83E827" w14:textId="77777777" w:rsidR="006E32A4" w:rsidRPr="00F31509" w:rsidRDefault="006E32A4" w:rsidP="006E32A4">
      <w:pPr>
        <w:rPr>
          <w:rFonts w:asciiTheme="majorBidi" w:hAnsiTheme="majorBidi" w:cstheme="majorBidi"/>
          <w:lang w:val="en-GB"/>
        </w:rPr>
      </w:pPr>
    </w:p>
    <w:p w14:paraId="5E6DDE0F"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37ECC0A3" w14:textId="5E9560FC" w:rsidR="006E32A4" w:rsidRPr="00F31509" w:rsidRDefault="006A52EB">
      <w:pPr>
        <w:pStyle w:val="Titolo1"/>
        <w:pPrChange w:id="15525" w:author="Jane Shaw" w:date="2015-10-29T17:49:00Z">
          <w:pPr>
            <w:pStyle w:val="Titolo"/>
            <w:spacing w:line="276" w:lineRule="auto"/>
            <w:jc w:val="both"/>
          </w:pPr>
        </w:pPrChange>
      </w:pPr>
      <w:bookmarkStart w:id="15526" w:name="_Toc308029374"/>
      <w:bookmarkStart w:id="15527" w:name="_Toc308029565"/>
      <w:ins w:id="15528" w:author="Jane Shaw" w:date="2015-10-29T17:46:00Z">
        <w:r>
          <w:t xml:space="preserve">5. </w:t>
        </w:r>
      </w:ins>
      <w:ins w:id="15529" w:author="Jane Shaw" w:date="2015-10-29T17:47:00Z">
        <w:r>
          <w:t xml:space="preserve">Processing of </w:t>
        </w:r>
      </w:ins>
      <w:r w:rsidRPr="00F31509">
        <w:t xml:space="preserve">agricultural </w:t>
      </w:r>
      <w:r w:rsidR="006E32A4" w:rsidRPr="00F31509">
        <w:t>trade data</w:t>
      </w:r>
      <w:bookmarkEnd w:id="15526"/>
      <w:bookmarkEnd w:id="15527"/>
      <w:r w:rsidR="006E32A4" w:rsidRPr="00F31509">
        <w:t xml:space="preserve"> </w:t>
      </w:r>
      <w:del w:id="15530" w:author="Jane Shaw" w:date="2015-10-29T17:47:00Z">
        <w:r w:rsidR="006E32A4" w:rsidRPr="00F31509" w:rsidDel="006A52EB">
          <w:delText>processing</w:delText>
        </w:r>
      </w:del>
    </w:p>
    <w:p w14:paraId="10A7093B" w14:textId="35D60AE4" w:rsidR="006E32A4" w:rsidRPr="00F31509" w:rsidRDefault="006E32A4" w:rsidP="006E32A4">
      <w:pPr>
        <w:jc w:val="both"/>
        <w:rPr>
          <w:rFonts w:asciiTheme="majorBidi" w:hAnsiTheme="majorBidi" w:cstheme="majorBidi"/>
          <w:lang w:val="en-GB"/>
        </w:rPr>
      </w:pPr>
      <w:del w:id="15531" w:author="Jane Shaw" w:date="2015-10-29T17:51:00Z">
        <w:r w:rsidRPr="00F31509" w:rsidDel="006A52EB">
          <w:rPr>
            <w:rFonts w:asciiTheme="majorBidi" w:hAnsiTheme="majorBidi" w:cstheme="majorBidi"/>
            <w:lang w:val="en-GB"/>
          </w:rPr>
          <w:delText xml:space="preserve">FAO, in </w:delText>
        </w:r>
      </w:del>
      <w:ins w:id="15532" w:author="Jane Shaw" w:date="2015-10-29T17:51:00Z">
        <w:r w:rsidR="006A52EB">
          <w:rPr>
            <w:rFonts w:asciiTheme="majorBidi" w:hAnsiTheme="majorBidi" w:cstheme="majorBidi"/>
            <w:lang w:val="en-GB"/>
          </w:rPr>
          <w:t xml:space="preserve">Through </w:t>
        </w:r>
      </w:ins>
      <w:r w:rsidRPr="00F31509">
        <w:rPr>
          <w:rFonts w:asciiTheme="majorBidi" w:hAnsiTheme="majorBidi" w:cstheme="majorBidi"/>
          <w:lang w:val="en-GB"/>
        </w:rPr>
        <w:t xml:space="preserve">its FAOSTAT corporate statistical database, </w:t>
      </w:r>
      <w:ins w:id="15533" w:author="Jane Shaw" w:date="2015-10-29T17:51:00Z">
        <w:r w:rsidR="006A52EB">
          <w:rPr>
            <w:rFonts w:asciiTheme="majorBidi" w:hAnsiTheme="majorBidi" w:cstheme="majorBidi"/>
            <w:lang w:val="en-GB"/>
          </w:rPr>
          <w:t xml:space="preserve">FAO </w:t>
        </w:r>
      </w:ins>
      <w:r w:rsidRPr="00F31509">
        <w:rPr>
          <w:rFonts w:asciiTheme="majorBidi" w:hAnsiTheme="majorBidi" w:cstheme="majorBidi"/>
          <w:lang w:val="en-GB"/>
        </w:rPr>
        <w:t>provides access to the detailed agricultural trade data of many countries of the world. These trade data</w:t>
      </w:r>
      <w:ins w:id="15534" w:author="Jane Shaw" w:date="2015-10-29T17:51:00Z">
        <w:r w:rsidR="006A52EB">
          <w:rPr>
            <w:rFonts w:asciiTheme="majorBidi" w:hAnsiTheme="majorBidi" w:cstheme="majorBidi"/>
            <w:lang w:val="en-GB"/>
          </w:rPr>
          <w:t xml:space="preserve"> </w:t>
        </w:r>
      </w:ins>
      <w:r w:rsidRPr="00F31509">
        <w:rPr>
          <w:rFonts w:asciiTheme="majorBidi" w:hAnsiTheme="majorBidi" w:cstheme="majorBidi"/>
          <w:lang w:val="en-GB"/>
        </w:rPr>
        <w:t xml:space="preserve">sets have been standardized by the FAO Statistics Division </w:t>
      </w:r>
      <w:ins w:id="15535" w:author="Jane Shaw" w:date="2015-10-29T17:52:00Z">
        <w:r w:rsidR="006A52EB">
          <w:rPr>
            <w:rFonts w:asciiTheme="majorBidi" w:hAnsiTheme="majorBidi" w:cstheme="majorBidi"/>
            <w:lang w:val="en-GB"/>
          </w:rPr>
          <w:t xml:space="preserve">(ESS) </w:t>
        </w:r>
      </w:ins>
      <w:r w:rsidRPr="00F31509">
        <w:rPr>
          <w:rFonts w:asciiTheme="majorBidi" w:hAnsiTheme="majorBidi" w:cstheme="majorBidi"/>
          <w:lang w:val="en-GB"/>
        </w:rPr>
        <w:t>and are available by quantit</w:t>
      </w:r>
      <w:ins w:id="15536" w:author="Jane Shaw" w:date="2015-10-29T17:52:00Z">
        <w:r w:rsidR="006A52EB">
          <w:rPr>
            <w:rFonts w:asciiTheme="majorBidi" w:hAnsiTheme="majorBidi" w:cstheme="majorBidi"/>
            <w:lang w:val="en-GB"/>
          </w:rPr>
          <w:t>y</w:t>
        </w:r>
      </w:ins>
      <w:del w:id="15537" w:author="Jane Shaw" w:date="2015-10-29T17:52:00Z">
        <w:r w:rsidRPr="00F31509" w:rsidDel="006A52EB">
          <w:rPr>
            <w:rFonts w:asciiTheme="majorBidi" w:hAnsiTheme="majorBidi" w:cstheme="majorBidi"/>
            <w:lang w:val="en-GB"/>
          </w:rPr>
          <w:delText>ies</w:delText>
        </w:r>
      </w:del>
      <w:r w:rsidRPr="00F31509">
        <w:rPr>
          <w:rFonts w:asciiTheme="majorBidi" w:hAnsiTheme="majorBidi" w:cstheme="majorBidi"/>
          <w:lang w:val="en-GB"/>
        </w:rPr>
        <w:t xml:space="preserve"> and value</w:t>
      </w:r>
      <w:del w:id="15538" w:author="Jane Shaw" w:date="2015-10-29T17:52:00Z">
        <w:r w:rsidRPr="00F31509" w:rsidDel="006A52EB">
          <w:rPr>
            <w:rFonts w:asciiTheme="majorBidi" w:hAnsiTheme="majorBidi" w:cstheme="majorBidi"/>
            <w:lang w:val="en-GB"/>
          </w:rPr>
          <w:delText>s</w:delText>
        </w:r>
      </w:del>
      <w:r w:rsidRPr="00F31509">
        <w:rPr>
          <w:rFonts w:asciiTheme="majorBidi" w:hAnsiTheme="majorBidi" w:cstheme="majorBidi"/>
          <w:lang w:val="en-GB"/>
        </w:rPr>
        <w:t>, imports and exports, reporter and partner country</w:t>
      </w:r>
      <w:ins w:id="15539" w:author="Jane Shaw" w:date="2015-10-29T17:52:00Z">
        <w:r w:rsidR="006A52EB">
          <w:rPr>
            <w:rFonts w:asciiTheme="majorBidi" w:hAnsiTheme="majorBidi" w:cstheme="majorBidi"/>
            <w:lang w:val="en-GB"/>
          </w:rPr>
          <w:t>,</w:t>
        </w:r>
      </w:ins>
      <w:del w:id="15540" w:author="Jane Shaw" w:date="2015-10-29T17:52:00Z">
        <w:r w:rsidRPr="00F31509" w:rsidDel="006A52EB">
          <w:rPr>
            <w:rFonts w:asciiTheme="majorBidi" w:hAnsiTheme="majorBidi" w:cstheme="majorBidi"/>
            <w:lang w:val="en-GB"/>
          </w:rPr>
          <w:delText>.</w:delText>
        </w:r>
      </w:del>
      <w:r w:rsidRPr="00F31509">
        <w:rPr>
          <w:rFonts w:asciiTheme="majorBidi" w:hAnsiTheme="majorBidi" w:cstheme="majorBidi"/>
          <w:lang w:val="en-GB"/>
        </w:rPr>
        <w:t xml:space="preserve"> </w:t>
      </w:r>
      <w:del w:id="15541" w:author="Jane Shaw" w:date="2015-10-29T17:52:00Z">
        <w:r w:rsidR="00AD062D" w:rsidRPr="009616CB" w:rsidDel="006A52EB">
          <w:rPr>
            <w:rFonts w:ascii="Times New Roman" w:hAnsi="Times New Roman" w:cs="Times New Roman"/>
            <w:lang w:val="en-GB"/>
          </w:rPr>
          <w:delText xml:space="preserve">They are available </w:delText>
        </w:r>
      </w:del>
      <w:ins w:id="15542" w:author="Jane Shaw" w:date="2015-10-29T17:52:00Z">
        <w:r w:rsidR="006A52EB">
          <w:rPr>
            <w:rFonts w:ascii="Times New Roman" w:hAnsi="Times New Roman" w:cs="Times New Roman"/>
            <w:lang w:val="en-GB"/>
          </w:rPr>
          <w:t xml:space="preserve">and </w:t>
        </w:r>
      </w:ins>
      <w:r w:rsidR="00AD062D" w:rsidRPr="009616CB">
        <w:rPr>
          <w:rFonts w:ascii="Times New Roman" w:hAnsi="Times New Roman" w:cs="Times New Roman"/>
          <w:lang w:val="en-GB"/>
        </w:rPr>
        <w:t xml:space="preserve">at different disaggregation levels within the commodity classification system of </w:t>
      </w:r>
      <w:ins w:id="15543" w:author="Jane Shaw" w:date="2015-10-29T17:52:00Z">
        <w:r w:rsidR="006A52EB">
          <w:rPr>
            <w:rFonts w:ascii="Times New Roman" w:hAnsi="Times New Roman" w:cs="Times New Roman"/>
            <w:lang w:val="en-GB"/>
          </w:rPr>
          <w:t xml:space="preserve">the </w:t>
        </w:r>
      </w:ins>
      <w:r w:rsidR="00AD062D" w:rsidRPr="009616CB">
        <w:rPr>
          <w:rFonts w:ascii="Times New Roman" w:hAnsi="Times New Roman" w:cs="Times New Roman"/>
          <w:lang w:val="en-GB"/>
        </w:rPr>
        <w:t>Harmonized System (HS)</w:t>
      </w:r>
      <w:ins w:id="15544" w:author="Jane Shaw" w:date="2015-10-29T17:52:00Z">
        <w:r w:rsidR="006A52EB">
          <w:rPr>
            <w:rFonts w:ascii="Times New Roman" w:hAnsi="Times New Roman" w:cs="Times New Roman"/>
            <w:lang w:val="en-GB"/>
          </w:rPr>
          <w:t>.</w:t>
        </w:r>
      </w:ins>
      <w:r w:rsidR="00AD062D" w:rsidRPr="009616CB">
        <w:rPr>
          <w:rStyle w:val="Rimandonotaapidipagina"/>
          <w:rFonts w:ascii="Times New Roman" w:hAnsi="Times New Roman" w:cs="Times New Roman"/>
          <w:lang w:val="en-GB"/>
        </w:rPr>
        <w:footnoteReference w:id="54"/>
      </w:r>
      <w:del w:id="15555" w:author="Jane Shaw" w:date="2015-10-29T17:52:00Z">
        <w:r w:rsidR="00AD062D" w:rsidRPr="009616CB" w:rsidDel="006A52EB">
          <w:rPr>
            <w:rFonts w:ascii="Times New Roman" w:hAnsi="Times New Roman" w:cs="Times New Roman"/>
            <w:lang w:val="en-GB"/>
          </w:rPr>
          <w:delText>.</w:delText>
        </w:r>
      </w:del>
      <w:r w:rsidR="00AD062D" w:rsidRPr="009616CB">
        <w:rPr>
          <w:rFonts w:ascii="Times New Roman" w:hAnsi="Times New Roman" w:cs="Times New Roman"/>
          <w:lang w:val="en-GB"/>
        </w:rPr>
        <w:t xml:space="preserve"> </w:t>
      </w:r>
      <w:r w:rsidRPr="00F31509">
        <w:rPr>
          <w:rFonts w:asciiTheme="majorBidi" w:hAnsiTheme="majorBidi" w:cstheme="majorBidi"/>
          <w:lang w:val="en-GB"/>
        </w:rPr>
        <w:t>National FBS compilers are encouraged to make use of these trade data</w:t>
      </w:r>
      <w:ins w:id="15556" w:author="Jane Shaw" w:date="2015-11-07T20:22:00Z">
        <w:r w:rsidR="00140222">
          <w:rPr>
            <w:rFonts w:asciiTheme="majorBidi" w:hAnsiTheme="majorBidi" w:cstheme="majorBidi"/>
            <w:lang w:val="en-GB"/>
          </w:rPr>
          <w:t xml:space="preserve"> </w:t>
        </w:r>
      </w:ins>
      <w:r w:rsidRPr="00F31509">
        <w:rPr>
          <w:rFonts w:asciiTheme="majorBidi" w:hAnsiTheme="majorBidi" w:cstheme="majorBidi"/>
          <w:lang w:val="en-GB"/>
        </w:rPr>
        <w:t xml:space="preserve">sets for the production of their FBS. More generally, countries are encouraged to compare their national agricultural trade with information from other countries, to study regional and global patterns, and </w:t>
      </w:r>
      <w:ins w:id="15557" w:author="Jane Shaw" w:date="2015-10-29T18:01:00Z">
        <w:r w:rsidR="00A02B29">
          <w:rPr>
            <w:rFonts w:asciiTheme="majorBidi" w:hAnsiTheme="majorBidi" w:cstheme="majorBidi"/>
            <w:lang w:val="en-GB"/>
          </w:rPr>
          <w:t xml:space="preserve">– </w:t>
        </w:r>
      </w:ins>
      <w:del w:id="15558" w:author="Jane Shaw" w:date="2015-10-29T18:01:00Z">
        <w:r w:rsidRPr="00F31509" w:rsidDel="00A02B29">
          <w:rPr>
            <w:rFonts w:asciiTheme="majorBidi" w:hAnsiTheme="majorBidi" w:cstheme="majorBidi"/>
            <w:lang w:val="en-GB"/>
          </w:rPr>
          <w:delText>importantly</w:delText>
        </w:r>
      </w:del>
      <w:ins w:id="15559" w:author="Jane Shaw" w:date="2015-10-29T18:01:00Z">
        <w:r w:rsidR="00A02B29">
          <w:rPr>
            <w:rFonts w:asciiTheme="majorBidi" w:hAnsiTheme="majorBidi" w:cstheme="majorBidi"/>
            <w:lang w:val="en-GB"/>
          </w:rPr>
          <w:t>particularly –</w:t>
        </w:r>
      </w:ins>
      <w:del w:id="15560" w:author="Jane Shaw" w:date="2015-10-29T18:01:00Z">
        <w:r w:rsidRPr="00F31509" w:rsidDel="00A02B29">
          <w:rPr>
            <w:rFonts w:asciiTheme="majorBidi" w:hAnsiTheme="majorBidi" w:cstheme="majorBidi"/>
            <w:lang w:val="en-GB"/>
          </w:rPr>
          <w:delText>,</w:delText>
        </w:r>
      </w:del>
      <w:r w:rsidRPr="00F31509">
        <w:rPr>
          <w:rFonts w:asciiTheme="majorBidi" w:hAnsiTheme="majorBidi" w:cstheme="majorBidi"/>
          <w:lang w:val="en-GB"/>
        </w:rPr>
        <w:t xml:space="preserve"> to make use of </w:t>
      </w:r>
      <w:del w:id="15561" w:author="Jane Shaw" w:date="2015-10-29T18:01:00Z">
        <w:r w:rsidRPr="00F31509" w:rsidDel="00A02B29">
          <w:rPr>
            <w:rFonts w:asciiTheme="majorBidi" w:hAnsiTheme="majorBidi" w:cstheme="majorBidi"/>
            <w:lang w:val="en-GB"/>
          </w:rPr>
          <w:delText>trading partner “</w:delText>
        </w:r>
      </w:del>
      <w:r w:rsidRPr="00F31509">
        <w:rPr>
          <w:rFonts w:asciiTheme="majorBidi" w:hAnsiTheme="majorBidi" w:cstheme="majorBidi"/>
          <w:lang w:val="en-GB"/>
        </w:rPr>
        <w:t>mirrored</w:t>
      </w:r>
      <w:del w:id="15562" w:author="Jane Shaw" w:date="2015-10-29T18:01:00Z">
        <w:r w:rsidRPr="00F31509" w:rsidDel="00A02B29">
          <w:rPr>
            <w:rFonts w:asciiTheme="majorBidi" w:hAnsiTheme="majorBidi" w:cstheme="majorBidi"/>
            <w:lang w:val="en-GB"/>
          </w:rPr>
          <w:delText>”</w:delText>
        </w:r>
      </w:del>
      <w:r w:rsidRPr="00F31509">
        <w:rPr>
          <w:rFonts w:asciiTheme="majorBidi" w:hAnsiTheme="majorBidi" w:cstheme="majorBidi"/>
          <w:lang w:val="en-GB"/>
        </w:rPr>
        <w:t xml:space="preserve"> data </w:t>
      </w:r>
      <w:ins w:id="15563" w:author="Jane Shaw" w:date="2015-10-29T18:01:00Z">
        <w:r w:rsidR="00A02B29">
          <w:rPr>
            <w:rFonts w:asciiTheme="majorBidi" w:hAnsiTheme="majorBidi" w:cstheme="majorBidi"/>
            <w:lang w:val="en-GB"/>
          </w:rPr>
          <w:t xml:space="preserve">from </w:t>
        </w:r>
        <w:r w:rsidR="00A02B29" w:rsidRPr="00F31509">
          <w:rPr>
            <w:rFonts w:asciiTheme="majorBidi" w:hAnsiTheme="majorBidi" w:cstheme="majorBidi"/>
            <w:lang w:val="en-GB"/>
          </w:rPr>
          <w:t>trading partner</w:t>
        </w:r>
        <w:r w:rsidR="00A02B29">
          <w:rPr>
            <w:rFonts w:asciiTheme="majorBidi" w:hAnsiTheme="majorBidi" w:cstheme="majorBidi"/>
            <w:lang w:val="en-GB"/>
          </w:rPr>
          <w:t>s</w:t>
        </w:r>
        <w:r w:rsidR="00A02B29" w:rsidRPr="00F31509">
          <w:rPr>
            <w:rFonts w:asciiTheme="majorBidi" w:hAnsiTheme="majorBidi" w:cstheme="majorBidi"/>
            <w:lang w:val="en-GB"/>
          </w:rPr>
          <w:t xml:space="preserve"> </w:t>
        </w:r>
      </w:ins>
      <w:del w:id="15564" w:author="Jane Shaw" w:date="2015-10-29T18:02:00Z">
        <w:r w:rsidRPr="00F31509" w:rsidDel="00A02B29">
          <w:rPr>
            <w:rFonts w:asciiTheme="majorBidi" w:hAnsiTheme="majorBidi" w:cstheme="majorBidi"/>
            <w:lang w:val="en-GB"/>
          </w:rPr>
          <w:delText xml:space="preserve">to </w:delText>
        </w:r>
      </w:del>
      <w:ins w:id="15565" w:author="Jane Shaw" w:date="2015-10-29T18:02:00Z">
        <w:r w:rsidR="00A02B29">
          <w:rPr>
            <w:rFonts w:asciiTheme="majorBidi" w:hAnsiTheme="majorBidi" w:cstheme="majorBidi"/>
            <w:lang w:val="en-GB"/>
          </w:rPr>
          <w:t xml:space="preserve">for </w:t>
        </w:r>
      </w:ins>
      <w:r w:rsidRPr="00F31509">
        <w:rPr>
          <w:rFonts w:asciiTheme="majorBidi" w:hAnsiTheme="majorBidi" w:cstheme="majorBidi"/>
          <w:lang w:val="en-GB"/>
        </w:rPr>
        <w:t>cross-check</w:t>
      </w:r>
      <w:ins w:id="15566" w:author="Jane Shaw" w:date="2015-10-29T18:02:00Z">
        <w:r w:rsidR="00A02B29">
          <w:rPr>
            <w:rFonts w:asciiTheme="majorBidi" w:hAnsiTheme="majorBidi" w:cstheme="majorBidi"/>
            <w:lang w:val="en-GB"/>
          </w:rPr>
          <w:t>ing</w:t>
        </w:r>
      </w:ins>
      <w:r w:rsidRPr="00F31509">
        <w:rPr>
          <w:rFonts w:asciiTheme="majorBidi" w:hAnsiTheme="majorBidi" w:cstheme="majorBidi"/>
          <w:lang w:val="en-GB"/>
        </w:rPr>
        <w:t xml:space="preserve"> national figures</w:t>
      </w:r>
      <w:del w:id="15567" w:author="Jane Shaw" w:date="2015-10-29T18:02:00Z">
        <w:r w:rsidRPr="00F31509" w:rsidDel="00A02B29">
          <w:rPr>
            <w:rFonts w:asciiTheme="majorBidi" w:hAnsiTheme="majorBidi" w:cstheme="majorBidi"/>
            <w:lang w:val="en-GB"/>
          </w:rPr>
          <w:delText>,</w:delText>
        </w:r>
      </w:del>
      <w:r w:rsidRPr="00F31509">
        <w:rPr>
          <w:rFonts w:asciiTheme="majorBidi" w:hAnsiTheme="majorBidi" w:cstheme="majorBidi"/>
          <w:lang w:val="en-GB"/>
        </w:rPr>
        <w:t xml:space="preserve"> or </w:t>
      </w:r>
      <w:del w:id="15568" w:author="Jane Shaw" w:date="2015-10-29T18:02:00Z">
        <w:r w:rsidRPr="00F31509" w:rsidDel="00A02B29">
          <w:rPr>
            <w:rFonts w:asciiTheme="majorBidi" w:hAnsiTheme="majorBidi" w:cstheme="majorBidi"/>
            <w:lang w:val="en-GB"/>
          </w:rPr>
          <w:delText xml:space="preserve">to </w:delText>
        </w:r>
      </w:del>
      <w:r w:rsidRPr="00F31509">
        <w:rPr>
          <w:rFonts w:asciiTheme="majorBidi" w:hAnsiTheme="majorBidi" w:cstheme="majorBidi"/>
          <w:lang w:val="en-GB"/>
        </w:rPr>
        <w:t>fill</w:t>
      </w:r>
      <w:ins w:id="15569" w:author="Jane Shaw" w:date="2015-10-29T18:02:00Z">
        <w:r w:rsidR="00A02B29">
          <w:rPr>
            <w:rFonts w:asciiTheme="majorBidi" w:hAnsiTheme="majorBidi" w:cstheme="majorBidi"/>
            <w:lang w:val="en-GB"/>
          </w:rPr>
          <w:t xml:space="preserve">ing </w:t>
        </w:r>
      </w:ins>
      <w:del w:id="15570" w:author="Jane Shaw" w:date="2015-10-29T18:02:00Z">
        <w:r w:rsidRPr="00F31509" w:rsidDel="00A02B29">
          <w:rPr>
            <w:rFonts w:asciiTheme="majorBidi" w:hAnsiTheme="majorBidi" w:cstheme="majorBidi"/>
            <w:lang w:val="en-GB"/>
          </w:rPr>
          <w:delText>-</w:delText>
        </w:r>
      </w:del>
      <w:r w:rsidRPr="00F31509">
        <w:rPr>
          <w:rFonts w:asciiTheme="majorBidi" w:hAnsiTheme="majorBidi" w:cstheme="majorBidi"/>
          <w:lang w:val="en-GB"/>
        </w:rPr>
        <w:t xml:space="preserve">in missing data. </w:t>
      </w:r>
      <w:del w:id="15571" w:author="Jane Shaw" w:date="2015-10-29T18:02:00Z">
        <w:r w:rsidRPr="00F31509" w:rsidDel="00A02B29">
          <w:rPr>
            <w:rFonts w:asciiTheme="majorBidi" w:hAnsiTheme="majorBidi" w:cstheme="majorBidi"/>
            <w:lang w:val="en-GB"/>
          </w:rPr>
          <w:delText xml:space="preserve">Furthermore, </w:delText>
        </w:r>
      </w:del>
      <w:r w:rsidR="00A02B29" w:rsidRPr="00F31509">
        <w:rPr>
          <w:rFonts w:asciiTheme="majorBidi" w:hAnsiTheme="majorBidi" w:cstheme="majorBidi"/>
          <w:lang w:val="en-GB"/>
        </w:rPr>
        <w:t xml:space="preserve">These </w:t>
      </w:r>
      <w:r w:rsidRPr="00F31509">
        <w:rPr>
          <w:rFonts w:asciiTheme="majorBidi" w:hAnsiTheme="majorBidi" w:cstheme="majorBidi"/>
          <w:lang w:val="en-GB"/>
        </w:rPr>
        <w:t>data</w:t>
      </w:r>
      <w:ins w:id="15572" w:author="Jane Shaw" w:date="2015-10-29T18:02:00Z">
        <w:r w:rsidR="00A02B29">
          <w:rPr>
            <w:rFonts w:asciiTheme="majorBidi" w:hAnsiTheme="majorBidi" w:cstheme="majorBidi"/>
            <w:lang w:val="en-GB"/>
          </w:rPr>
          <w:t xml:space="preserve"> </w:t>
        </w:r>
      </w:ins>
      <w:r w:rsidRPr="00F31509">
        <w:rPr>
          <w:rFonts w:asciiTheme="majorBidi" w:hAnsiTheme="majorBidi" w:cstheme="majorBidi"/>
          <w:lang w:val="en-GB"/>
        </w:rPr>
        <w:t xml:space="preserve">sets can </w:t>
      </w:r>
      <w:ins w:id="15573" w:author="Jane Shaw" w:date="2015-10-29T18:02:00Z">
        <w:r w:rsidR="00A02B29">
          <w:rPr>
            <w:rFonts w:asciiTheme="majorBidi" w:hAnsiTheme="majorBidi" w:cstheme="majorBidi"/>
            <w:lang w:val="en-GB"/>
          </w:rPr>
          <w:t xml:space="preserve">also </w:t>
        </w:r>
      </w:ins>
      <w:r w:rsidRPr="00F31509">
        <w:rPr>
          <w:rFonts w:asciiTheme="majorBidi" w:hAnsiTheme="majorBidi" w:cstheme="majorBidi"/>
          <w:lang w:val="en-GB"/>
        </w:rPr>
        <w:t>be used to adjust national data</w:t>
      </w:r>
      <w:del w:id="15574" w:author="Jane Shaw" w:date="2015-11-07T20:22:00Z">
        <w:r w:rsidRPr="00F31509" w:rsidDel="00140222">
          <w:rPr>
            <w:rFonts w:asciiTheme="majorBidi" w:hAnsiTheme="majorBidi" w:cstheme="majorBidi"/>
            <w:lang w:val="en-GB"/>
          </w:rPr>
          <w:delText>,</w:delText>
        </w:r>
      </w:del>
      <w:r w:rsidRPr="00F31509">
        <w:rPr>
          <w:rFonts w:asciiTheme="majorBidi" w:hAnsiTheme="majorBidi" w:cstheme="majorBidi"/>
          <w:lang w:val="en-GB"/>
        </w:rPr>
        <w:t xml:space="preserve"> where required, based on the commodity unit-value concept.</w:t>
      </w:r>
    </w:p>
    <w:p w14:paraId="7319D201" w14:textId="7E887C67" w:rsidR="006E32A4" w:rsidRPr="00F31509" w:rsidRDefault="006E32A4" w:rsidP="006E32A4">
      <w:pPr>
        <w:pStyle w:val="Titolo3"/>
        <w:jc w:val="both"/>
        <w:rPr>
          <w:rFonts w:asciiTheme="majorBidi" w:hAnsiTheme="majorBidi" w:cstheme="majorBidi"/>
          <w:lang w:val="en-GB"/>
        </w:rPr>
      </w:pPr>
      <w:bookmarkStart w:id="15575" w:name="raw-trade-data"/>
      <w:bookmarkEnd w:id="15575"/>
      <w:r w:rsidRPr="00F31509">
        <w:rPr>
          <w:rFonts w:asciiTheme="majorBidi" w:hAnsiTheme="majorBidi" w:cstheme="majorBidi"/>
          <w:lang w:val="en-GB"/>
        </w:rPr>
        <w:t>U</w:t>
      </w:r>
      <w:ins w:id="15576" w:author="Jane Shaw" w:date="2015-10-29T18:02:00Z">
        <w:r w:rsidR="00A60F04">
          <w:rPr>
            <w:rFonts w:asciiTheme="majorBidi" w:hAnsiTheme="majorBidi" w:cstheme="majorBidi"/>
            <w:lang w:val="en-GB"/>
          </w:rPr>
          <w:t xml:space="preserve">nited </w:t>
        </w:r>
      </w:ins>
      <w:r w:rsidRPr="00F31509">
        <w:rPr>
          <w:rFonts w:asciiTheme="majorBidi" w:hAnsiTheme="majorBidi" w:cstheme="majorBidi"/>
          <w:lang w:val="en-GB"/>
        </w:rPr>
        <w:t>N</w:t>
      </w:r>
      <w:ins w:id="15577" w:author="Jane Shaw" w:date="2015-10-29T18:02:00Z">
        <w:r w:rsidR="00A60F04">
          <w:rPr>
            <w:rFonts w:asciiTheme="majorBidi" w:hAnsiTheme="majorBidi" w:cstheme="majorBidi"/>
            <w:lang w:val="en-GB"/>
          </w:rPr>
          <w:t xml:space="preserve">ations </w:t>
        </w:r>
      </w:ins>
      <w:r w:rsidRPr="00F31509">
        <w:rPr>
          <w:rFonts w:asciiTheme="majorBidi" w:hAnsiTheme="majorBidi" w:cstheme="majorBidi"/>
          <w:lang w:val="en-GB"/>
        </w:rPr>
        <w:t>S</w:t>
      </w:r>
      <w:ins w:id="15578" w:author="Jane Shaw" w:date="2015-10-29T18:03:00Z">
        <w:r w:rsidR="00A60F04">
          <w:rPr>
            <w:rFonts w:asciiTheme="majorBidi" w:hAnsiTheme="majorBidi" w:cstheme="majorBidi"/>
            <w:lang w:val="en-GB"/>
          </w:rPr>
          <w:t xml:space="preserve">tatistics </w:t>
        </w:r>
      </w:ins>
      <w:r w:rsidRPr="00F31509">
        <w:rPr>
          <w:rFonts w:asciiTheme="majorBidi" w:hAnsiTheme="majorBidi" w:cstheme="majorBidi"/>
          <w:lang w:val="en-GB"/>
        </w:rPr>
        <w:t>D</w:t>
      </w:r>
      <w:ins w:id="15579" w:author="Jane Shaw" w:date="2015-10-29T18:03:00Z">
        <w:r w:rsidR="00A60F04">
          <w:rPr>
            <w:rFonts w:asciiTheme="majorBidi" w:hAnsiTheme="majorBidi" w:cstheme="majorBidi"/>
            <w:lang w:val="en-GB"/>
          </w:rPr>
          <w:t>epartment</w:t>
        </w:r>
      </w:ins>
      <w:r w:rsidRPr="00F31509">
        <w:rPr>
          <w:rFonts w:asciiTheme="majorBidi" w:hAnsiTheme="majorBidi" w:cstheme="majorBidi"/>
          <w:lang w:val="en-GB"/>
        </w:rPr>
        <w:t xml:space="preserve"> </w:t>
      </w:r>
      <w:r w:rsidR="00A60F04" w:rsidRPr="00F31509">
        <w:rPr>
          <w:rFonts w:asciiTheme="majorBidi" w:hAnsiTheme="majorBidi" w:cstheme="majorBidi"/>
          <w:lang w:val="en-GB"/>
        </w:rPr>
        <w:t>tariff</w:t>
      </w:r>
      <w:ins w:id="15580" w:author="Jane Shaw" w:date="2015-10-29T18:03:00Z">
        <w:r w:rsidR="00A60F04">
          <w:rPr>
            <w:rFonts w:asciiTheme="majorBidi" w:hAnsiTheme="majorBidi" w:cstheme="majorBidi"/>
            <w:lang w:val="en-GB"/>
          </w:rPr>
          <w:t xml:space="preserve"> </w:t>
        </w:r>
      </w:ins>
      <w:del w:id="15581" w:author="Jane Shaw" w:date="2015-10-29T18:03:00Z">
        <w:r w:rsidRPr="00F31509" w:rsidDel="00A60F04">
          <w:rPr>
            <w:rFonts w:asciiTheme="majorBidi" w:hAnsiTheme="majorBidi" w:cstheme="majorBidi"/>
            <w:lang w:val="en-GB"/>
          </w:rPr>
          <w:delText>-</w:delText>
        </w:r>
      </w:del>
      <w:r w:rsidRPr="00F31509">
        <w:rPr>
          <w:rFonts w:asciiTheme="majorBidi" w:hAnsiTheme="majorBidi" w:cstheme="majorBidi"/>
          <w:lang w:val="en-GB"/>
        </w:rPr>
        <w:t>line data</w:t>
      </w:r>
      <w:ins w:id="15582" w:author="Jane Shaw" w:date="2015-10-29T18:03:00Z">
        <w:r w:rsidR="00A60F04">
          <w:rPr>
            <w:rFonts w:asciiTheme="majorBidi" w:hAnsiTheme="majorBidi" w:cstheme="majorBidi"/>
            <w:lang w:val="en-GB"/>
          </w:rPr>
          <w:t xml:space="preserve"> </w:t>
        </w:r>
      </w:ins>
      <w:r w:rsidRPr="00F31509">
        <w:rPr>
          <w:rFonts w:asciiTheme="majorBidi" w:hAnsiTheme="majorBidi" w:cstheme="majorBidi"/>
          <w:lang w:val="en-GB"/>
        </w:rPr>
        <w:t>set</w:t>
      </w:r>
    </w:p>
    <w:p w14:paraId="409A6BB2" w14:textId="5039D7D8" w:rsidR="006E32A4" w:rsidRPr="004D00DE" w:rsidRDefault="006E32A4" w:rsidP="00155B4D">
      <w:pPr>
        <w:jc w:val="both"/>
        <w:rPr>
          <w:rFonts w:asciiTheme="majorBidi" w:hAnsiTheme="majorBidi" w:cstheme="majorBidi"/>
          <w:lang w:val="en-GB"/>
        </w:rPr>
      </w:pPr>
      <w:del w:id="15583" w:author="Jane Shaw" w:date="2015-10-29T18:03:00Z">
        <w:r w:rsidRPr="004D00DE" w:rsidDel="00A60F04">
          <w:rPr>
            <w:rFonts w:asciiTheme="majorBidi" w:eastAsia="Times New Roman" w:hAnsiTheme="majorBidi" w:cstheme="majorBidi"/>
            <w:lang w:val="en-GB"/>
          </w:rPr>
          <w:delText xml:space="preserve">The Statistics Division of FAO </w:delText>
        </w:r>
      </w:del>
      <w:ins w:id="15584" w:author="Jane Shaw" w:date="2015-10-29T18:03:00Z">
        <w:r w:rsidR="00A60F04">
          <w:rPr>
            <w:rFonts w:asciiTheme="majorBidi" w:eastAsia="Times New Roman" w:hAnsiTheme="majorBidi" w:cstheme="majorBidi"/>
            <w:lang w:val="en-GB"/>
          </w:rPr>
          <w:t xml:space="preserve">ESS </w:t>
        </w:r>
      </w:ins>
      <w:r w:rsidRPr="004D00DE">
        <w:rPr>
          <w:rFonts w:asciiTheme="majorBidi" w:eastAsia="Times New Roman" w:hAnsiTheme="majorBidi" w:cstheme="majorBidi"/>
          <w:lang w:val="en-GB"/>
        </w:rPr>
        <w:t xml:space="preserve">receives trade data for most countries from </w:t>
      </w:r>
      <w:del w:id="15585" w:author="Jane Shaw" w:date="2015-10-29T18:03:00Z">
        <w:r w:rsidR="000C402C" w:rsidRPr="004D00DE" w:rsidDel="00A60F04">
          <w:rPr>
            <w:rFonts w:asciiTheme="majorBidi" w:eastAsia="Times New Roman" w:hAnsiTheme="majorBidi" w:cstheme="majorBidi"/>
            <w:lang w:val="en-GB"/>
          </w:rPr>
          <w:delText>the UN Statistic</w:delText>
        </w:r>
        <w:r w:rsidR="002C2022" w:rsidDel="00A60F04">
          <w:rPr>
            <w:rFonts w:asciiTheme="majorBidi" w:eastAsia="Times New Roman" w:hAnsiTheme="majorBidi" w:cstheme="majorBidi"/>
            <w:lang w:val="en-GB"/>
          </w:rPr>
          <w:delText>s</w:delText>
        </w:r>
        <w:r w:rsidR="000C402C" w:rsidRPr="004D00DE" w:rsidDel="00A60F04">
          <w:rPr>
            <w:rFonts w:asciiTheme="majorBidi" w:eastAsia="Times New Roman" w:hAnsiTheme="majorBidi" w:cstheme="majorBidi"/>
            <w:lang w:val="en-GB"/>
          </w:rPr>
          <w:delText xml:space="preserve"> Division (</w:delText>
        </w:r>
      </w:del>
      <w:r w:rsidR="000C402C" w:rsidRPr="004D00DE">
        <w:rPr>
          <w:rFonts w:asciiTheme="majorBidi" w:eastAsia="Times New Roman" w:hAnsiTheme="majorBidi" w:cstheme="majorBidi"/>
          <w:lang w:val="en-GB"/>
        </w:rPr>
        <w:t>UNSD</w:t>
      </w:r>
      <w:ins w:id="15586" w:author="Jane Shaw" w:date="2015-10-29T18:03:00Z">
        <w:r w:rsidR="00A60F04">
          <w:rPr>
            <w:rFonts w:asciiTheme="majorBidi" w:eastAsia="Times New Roman" w:hAnsiTheme="majorBidi" w:cstheme="majorBidi"/>
            <w:lang w:val="en-GB"/>
          </w:rPr>
          <w:t>,</w:t>
        </w:r>
      </w:ins>
      <w:del w:id="15587" w:author="Jane Shaw" w:date="2015-10-29T18:03:00Z">
        <w:r w:rsidR="000C402C" w:rsidRPr="004D00DE" w:rsidDel="00A60F04">
          <w:rPr>
            <w:rFonts w:asciiTheme="majorBidi" w:eastAsia="Times New Roman" w:hAnsiTheme="majorBidi" w:cstheme="majorBidi"/>
            <w:lang w:val="en-GB"/>
          </w:rPr>
          <w:delText>)</w:delText>
        </w:r>
      </w:del>
      <w:r w:rsidRPr="004D00DE">
        <w:rPr>
          <w:rFonts w:asciiTheme="majorBidi" w:eastAsia="Times New Roman" w:hAnsiTheme="majorBidi" w:cstheme="majorBidi"/>
          <w:lang w:val="en-GB"/>
        </w:rPr>
        <w:t xml:space="preserve"> which collects the data from </w:t>
      </w:r>
      <w:del w:id="15588" w:author="Jane Shaw" w:date="2015-10-29T18:03:00Z">
        <w:r w:rsidRPr="004D00DE" w:rsidDel="00A60F04">
          <w:rPr>
            <w:rFonts w:asciiTheme="majorBidi" w:eastAsia="Times New Roman" w:hAnsiTheme="majorBidi" w:cstheme="majorBidi"/>
            <w:lang w:val="en-GB"/>
          </w:rPr>
          <w:delText xml:space="preserve">the </w:delText>
        </w:r>
      </w:del>
      <w:r w:rsidRPr="004D00DE">
        <w:rPr>
          <w:rFonts w:asciiTheme="majorBidi" w:eastAsia="Times New Roman" w:hAnsiTheme="majorBidi" w:cstheme="majorBidi"/>
          <w:lang w:val="en-GB"/>
        </w:rPr>
        <w:t>countries and stores them in the</w:t>
      </w:r>
      <w:r w:rsidR="00155B4D" w:rsidRPr="004D00DE">
        <w:rPr>
          <w:rFonts w:asciiTheme="majorBidi" w:eastAsia="Times New Roman" w:hAnsiTheme="majorBidi" w:cstheme="majorBidi"/>
          <w:lang w:val="en-GB"/>
        </w:rPr>
        <w:t xml:space="preserve"> </w:t>
      </w:r>
      <w:ins w:id="15589" w:author="Jane Shaw" w:date="2015-10-29T18:03:00Z">
        <w:r w:rsidR="00A60F04">
          <w:rPr>
            <w:rFonts w:asciiTheme="majorBidi" w:eastAsia="Times New Roman" w:hAnsiTheme="majorBidi" w:cstheme="majorBidi"/>
            <w:lang w:val="en-GB"/>
          </w:rPr>
          <w:t xml:space="preserve">UN </w:t>
        </w:r>
      </w:ins>
      <w:r w:rsidR="00A60F04" w:rsidRPr="004D00DE">
        <w:rPr>
          <w:rFonts w:asciiTheme="majorBidi" w:eastAsia="Times New Roman" w:hAnsiTheme="majorBidi" w:cstheme="majorBidi"/>
          <w:lang w:val="en-GB"/>
        </w:rPr>
        <w:t xml:space="preserve">COMTRADE </w:t>
      </w:r>
      <w:r w:rsidR="00155B4D" w:rsidRPr="004D00DE">
        <w:rPr>
          <w:rFonts w:asciiTheme="majorBidi" w:eastAsia="Times New Roman" w:hAnsiTheme="majorBidi" w:cstheme="majorBidi"/>
          <w:lang w:val="en-GB"/>
        </w:rPr>
        <w:t>database</w:t>
      </w:r>
      <w:del w:id="15590" w:author="Jane Shaw" w:date="2015-10-29T18:03:00Z">
        <w:r w:rsidR="00155B4D" w:rsidRPr="004D00DE" w:rsidDel="00A60F04">
          <w:rPr>
            <w:rFonts w:asciiTheme="majorBidi" w:eastAsia="Times New Roman" w:hAnsiTheme="majorBidi" w:cstheme="majorBidi"/>
            <w:lang w:val="en-GB"/>
          </w:rPr>
          <w:delText xml:space="preserve"> </w:delText>
        </w:r>
        <w:r w:rsidR="005A6E30" w:rsidDel="00A60F04">
          <w:fldChar w:fldCharType="begin"/>
        </w:r>
        <w:r w:rsidR="005A6E30" w:rsidDel="00A60F04">
          <w:delInstrText xml:space="preserve"> HYPERLINK "http://unstats.un.org/unsd/comtrade_announcement.htm" </w:delInstrText>
        </w:r>
        <w:r w:rsidR="005A6E30" w:rsidDel="00A60F04">
          <w:fldChar w:fldCharType="separate"/>
        </w:r>
        <w:r w:rsidR="00155B4D" w:rsidRPr="004D00DE" w:rsidDel="00A60F04">
          <w:rPr>
            <w:rStyle w:val="Collegamentoipertestuale"/>
            <w:rFonts w:asciiTheme="majorBidi" w:eastAsia="Times New Roman" w:hAnsiTheme="majorBidi" w:cstheme="majorBidi"/>
            <w:lang w:val="en-GB"/>
          </w:rPr>
          <w:delText>http://unstats.un.org/unsd/comtrade_announcement.htm</w:delText>
        </w:r>
        <w:r w:rsidR="005A6E30" w:rsidDel="00A60F04">
          <w:rPr>
            <w:rStyle w:val="Collegamentoipertestuale"/>
            <w:rFonts w:asciiTheme="majorBidi" w:eastAsia="Times New Roman" w:hAnsiTheme="majorBidi" w:cstheme="majorBidi"/>
            <w:lang w:val="en-GB"/>
          </w:rPr>
          <w:fldChar w:fldCharType="end"/>
        </w:r>
      </w:del>
      <w:r w:rsidR="00155B4D" w:rsidRPr="004D00DE">
        <w:rPr>
          <w:rFonts w:asciiTheme="majorBidi" w:eastAsia="Times New Roman" w:hAnsiTheme="majorBidi" w:cstheme="majorBidi"/>
          <w:lang w:val="en-GB"/>
        </w:rPr>
        <w:t>.</w:t>
      </w:r>
      <w:ins w:id="15591" w:author="Jane Shaw" w:date="2015-10-29T18:04:00Z">
        <w:r w:rsidR="00A60F04">
          <w:rPr>
            <w:rStyle w:val="Rimandonotaapidipagina"/>
            <w:rFonts w:asciiTheme="majorBidi" w:eastAsia="Times New Roman" w:hAnsiTheme="majorBidi" w:cstheme="majorBidi"/>
            <w:lang w:val="en-GB"/>
          </w:rPr>
          <w:footnoteReference w:id="55"/>
        </w:r>
      </w:ins>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These data</w:t>
      </w:r>
      <w:ins w:id="15594" w:author="Jane Shaw" w:date="2015-10-29T18:05:00Z">
        <w:r w:rsidR="00717F52">
          <w:rPr>
            <w:rFonts w:asciiTheme="majorBidi" w:eastAsia="Times New Roman" w:hAnsiTheme="majorBidi" w:cstheme="majorBidi"/>
            <w:lang w:val="en-GB"/>
          </w:rPr>
          <w:t xml:space="preserve"> </w:t>
        </w:r>
      </w:ins>
      <w:r w:rsidRPr="004D00DE">
        <w:rPr>
          <w:rFonts w:asciiTheme="majorBidi" w:eastAsia="Times New Roman" w:hAnsiTheme="majorBidi" w:cstheme="majorBidi"/>
          <w:lang w:val="en-GB"/>
        </w:rPr>
        <w:t xml:space="preserve">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w:t>
      </w:r>
      <w:del w:id="15595" w:author="Jane Shaw" w:date="2015-10-29T18:05:00Z">
        <w:r w:rsidRPr="004D00DE" w:rsidDel="00717F52">
          <w:rPr>
            <w:rFonts w:asciiTheme="majorBidi" w:eastAsia="Times New Roman" w:hAnsiTheme="majorBidi" w:cstheme="majorBidi"/>
            <w:lang w:val="en-GB"/>
          </w:rPr>
          <w:delText xml:space="preserve">the </w:delText>
        </w:r>
      </w:del>
      <w:r w:rsidRPr="004D00DE">
        <w:rPr>
          <w:rFonts w:asciiTheme="majorBidi" w:eastAsia="Times New Roman" w:hAnsiTheme="majorBidi" w:cstheme="majorBidi"/>
          <w:lang w:val="en-GB"/>
        </w:rPr>
        <w:t>national customs offices and are by detailed flow</w:t>
      </w:r>
      <w:del w:id="15596" w:author="Jane Shaw" w:date="2015-10-29T18:05:00Z">
        <w:r w:rsidRPr="004D00DE" w:rsidDel="00717F52">
          <w:rPr>
            <w:rFonts w:asciiTheme="majorBidi" w:eastAsia="Times New Roman" w:hAnsiTheme="majorBidi" w:cstheme="majorBidi"/>
            <w:lang w:val="en-GB"/>
          </w:rPr>
          <w:delText>s</w:delText>
        </w:r>
      </w:del>
      <w:r w:rsidRPr="004D00DE">
        <w:rPr>
          <w:rFonts w:asciiTheme="majorBidi" w:eastAsia="Times New Roman" w:hAnsiTheme="majorBidi" w:cstheme="majorBidi"/>
          <w:lang w:val="en-GB"/>
        </w:rPr>
        <w:t xml:space="preserve"> (as described in the </w:t>
      </w:r>
      <w:del w:id="15597" w:author="Jane Shaw" w:date="2015-10-29T18:05:00Z">
        <w:r w:rsidRPr="004D00DE" w:rsidDel="00717F52">
          <w:rPr>
            <w:rFonts w:asciiTheme="majorBidi" w:eastAsia="Times New Roman" w:hAnsiTheme="majorBidi" w:cstheme="majorBidi"/>
            <w:lang w:val="en-GB"/>
          </w:rPr>
          <w:delText xml:space="preserve">above </w:delText>
        </w:r>
      </w:del>
      <w:ins w:id="15598" w:author="Jane Shaw" w:date="2015-10-29T18:05:00Z">
        <w:r w:rsidR="00717F52">
          <w:rPr>
            <w:rFonts w:asciiTheme="majorBidi" w:eastAsia="Times New Roman" w:hAnsiTheme="majorBidi" w:cstheme="majorBidi"/>
            <w:lang w:val="en-GB"/>
          </w:rPr>
          <w:t xml:space="preserve">previous </w:t>
        </w:r>
      </w:ins>
      <w:r w:rsidRPr="004D00DE">
        <w:rPr>
          <w:rFonts w:asciiTheme="majorBidi" w:eastAsia="Times New Roman" w:hAnsiTheme="majorBidi" w:cstheme="majorBidi"/>
          <w:lang w:val="en-GB"/>
        </w:rPr>
        <w:t xml:space="preserve">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14:paraId="7F2264E6" w14:textId="7094D507"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global coverage, by value, of this data</w:t>
      </w:r>
      <w:ins w:id="15599" w:author="Jane Shaw" w:date="2015-10-29T18:06:00Z">
        <w:r w:rsidR="00717F52">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set is more than 90 percent in any given year. A typical non-standardized country trade data</w:t>
      </w:r>
      <w:ins w:id="15600" w:author="Jane Shaw" w:date="2015-11-07T20:34:00Z">
        <w:r w:rsidR="00794121">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at </w:t>
      </w:r>
      <w:ins w:id="15601" w:author="Jane Shaw" w:date="2015-10-29T18:06:00Z">
        <w:r w:rsidR="00717F52">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10-digit HS level, </w:t>
      </w:r>
      <w:r w:rsidR="001C1A41" w:rsidRPr="00F31509">
        <w:rPr>
          <w:rFonts w:asciiTheme="majorBidi" w:eastAsia="Times New Roman" w:hAnsiTheme="majorBidi" w:cstheme="majorBidi"/>
          <w:lang w:val="en-GB"/>
        </w:rPr>
        <w:t xml:space="preserve">is provided in </w:t>
      </w:r>
      <w:r w:rsidR="00E24798">
        <w:fldChar w:fldCharType="begin"/>
      </w:r>
      <w:r w:rsidR="00E24798">
        <w:instrText xml:space="preserve"> REF _Ref428346511 \h  \* MERGEFORMAT </w:instrText>
      </w:r>
      <w:r w:rsidR="00E24798">
        <w:fldChar w:fldCharType="separate"/>
      </w:r>
      <w:ins w:id="15602" w:author="Jane Shaw" w:date="2015-11-01T20:53:00Z">
        <w:r w:rsidR="00311179" w:rsidRPr="00311179">
          <w:rPr>
            <w:rFonts w:asciiTheme="majorBidi" w:eastAsia="Times New Roman" w:hAnsiTheme="majorBidi" w:cstheme="majorBidi"/>
            <w:lang w:val="en-GB"/>
            <w:rPrChange w:id="1560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5604" w:author="Jane Shaw" w:date="2015-11-01T20:53:00Z">
              <w:rPr>
                <w:rFonts w:asciiTheme="majorBidi" w:hAnsiTheme="majorBidi" w:cstheme="majorBidi"/>
                <w:noProof/>
                <w:lang w:val="en-GB"/>
              </w:rPr>
            </w:rPrChange>
          </w:rPr>
          <w:t>74</w:t>
        </w:r>
      </w:ins>
      <w:del w:id="1560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74</w:delText>
        </w:r>
      </w:del>
      <w:r w:rsidR="00E24798">
        <w:fldChar w:fldCharType="end"/>
      </w:r>
      <w:ins w:id="15606" w:author="Jane Shaw" w:date="2015-10-29T18:06:00Z">
        <w:r w:rsidR="00717F52">
          <w:rPr>
            <w:rFonts w:asciiTheme="majorBidi" w:eastAsia="Times New Roman" w:hAnsiTheme="majorBidi" w:cstheme="majorBidi"/>
            <w:lang w:val="en-GB"/>
          </w:rPr>
          <w:t>.</w:t>
        </w:r>
      </w:ins>
      <w:del w:id="15607" w:author="Jane Shaw" w:date="2015-10-29T18:06:00Z">
        <w:r w:rsidRPr="00F31509" w:rsidDel="00717F5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p>
    <w:p w14:paraId="6585D891" w14:textId="77777777" w:rsidR="006E32A4" w:rsidRPr="00F31509" w:rsidRDefault="006E32A4" w:rsidP="006E32A4">
      <w:pPr>
        <w:pStyle w:val="Didascalia"/>
        <w:keepNext/>
        <w:jc w:val="both"/>
        <w:rPr>
          <w:rFonts w:asciiTheme="majorBidi" w:hAnsiTheme="majorBidi" w:cstheme="majorBidi"/>
          <w:lang w:val="en-GB"/>
        </w:rPr>
      </w:pPr>
      <w:bookmarkStart w:id="15608" w:name="_Ref428346511"/>
      <w:bookmarkStart w:id="15609" w:name="_Toc42842361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74</w:t>
      </w:r>
      <w:r w:rsidR="003D789C" w:rsidRPr="00F31509">
        <w:rPr>
          <w:rFonts w:asciiTheme="majorBidi" w:hAnsiTheme="majorBidi" w:cstheme="majorBidi"/>
          <w:lang w:val="en-GB"/>
        </w:rPr>
        <w:fldChar w:fldCharType="end"/>
      </w:r>
      <w:bookmarkEnd w:id="15608"/>
      <w:r w:rsidRPr="00F31509">
        <w:rPr>
          <w:rFonts w:asciiTheme="majorBidi" w:hAnsiTheme="majorBidi" w:cstheme="majorBidi"/>
          <w:lang w:val="en-GB"/>
        </w:rPr>
        <w:t>: Basic trade information by commodity, partner and reporter</w:t>
      </w:r>
      <w:bookmarkEnd w:id="15609"/>
    </w:p>
    <w:tbl>
      <w:tblPr>
        <w:tblStyle w:val="Tabellaclassica1"/>
        <w:tblW w:w="5000" w:type="pct"/>
        <w:tblLook w:val="04A0" w:firstRow="1" w:lastRow="0" w:firstColumn="1" w:lastColumn="0" w:noHBand="0" w:noVBand="1"/>
      </w:tblPr>
      <w:tblGrid>
        <w:gridCol w:w="754"/>
        <w:gridCol w:w="1101"/>
        <w:gridCol w:w="1014"/>
        <w:gridCol w:w="1376"/>
        <w:gridCol w:w="815"/>
        <w:gridCol w:w="951"/>
        <w:gridCol w:w="1142"/>
        <w:gridCol w:w="829"/>
        <w:gridCol w:w="1260"/>
      </w:tblGrid>
      <w:tr w:rsidR="006E32A4" w:rsidRPr="00F31509" w14:paraId="21211069" w14:textId="77777777" w:rsidTr="0015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Pr>
          <w:p w14:paraId="5AD22D2F" w14:textId="77777777" w:rsidR="006E32A4" w:rsidRPr="00717F52" w:rsidRDefault="006E32A4" w:rsidP="006E32A4">
            <w:pPr>
              <w:pStyle w:val="Compact"/>
              <w:keepNext/>
              <w:spacing w:before="0" w:after="0" w:line="276" w:lineRule="auto"/>
              <w:jc w:val="right"/>
              <w:rPr>
                <w:rFonts w:asciiTheme="majorBidi" w:hAnsiTheme="majorBidi" w:cstheme="majorBidi"/>
                <w:b/>
                <w:i w:val="0"/>
                <w:sz w:val="22"/>
                <w:lang w:val="en-GB"/>
                <w:rPrChange w:id="15610"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11" w:author="Jane Shaw" w:date="2015-10-29T18:06:00Z">
                  <w:rPr>
                    <w:rFonts w:asciiTheme="majorBidi" w:hAnsiTheme="majorBidi" w:cstheme="majorBidi"/>
                    <w:sz w:val="22"/>
                    <w:lang w:val="en-GB"/>
                  </w:rPr>
                </w:rPrChange>
              </w:rPr>
              <w:t>Year</w:t>
            </w:r>
          </w:p>
        </w:tc>
        <w:tc>
          <w:tcPr>
            <w:tcW w:w="600" w:type="pct"/>
          </w:tcPr>
          <w:p w14:paraId="4C1C3D3D"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12"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13" w:author="Jane Shaw" w:date="2015-10-29T18:06:00Z">
                  <w:rPr>
                    <w:rFonts w:asciiTheme="majorBidi" w:hAnsiTheme="majorBidi" w:cstheme="majorBidi"/>
                    <w:sz w:val="22"/>
                    <w:lang w:val="en-GB"/>
                  </w:rPr>
                </w:rPrChange>
              </w:rPr>
              <w:t>Reporter</w:t>
            </w:r>
          </w:p>
        </w:tc>
        <w:tc>
          <w:tcPr>
            <w:tcW w:w="553" w:type="pct"/>
          </w:tcPr>
          <w:p w14:paraId="72662CD7"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14"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15" w:author="Jane Shaw" w:date="2015-10-29T18:06:00Z">
                  <w:rPr>
                    <w:rFonts w:asciiTheme="majorBidi" w:hAnsiTheme="majorBidi" w:cstheme="majorBidi"/>
                    <w:sz w:val="22"/>
                    <w:lang w:val="en-GB"/>
                  </w:rPr>
                </w:rPrChange>
              </w:rPr>
              <w:t>Partner</w:t>
            </w:r>
          </w:p>
        </w:tc>
        <w:tc>
          <w:tcPr>
            <w:tcW w:w="749" w:type="pct"/>
          </w:tcPr>
          <w:p w14:paraId="54D33295"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16"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17" w:author="Jane Shaw" w:date="2015-10-29T18:06:00Z">
                  <w:rPr>
                    <w:rFonts w:asciiTheme="majorBidi" w:hAnsiTheme="majorBidi" w:cstheme="majorBidi"/>
                    <w:sz w:val="22"/>
                    <w:lang w:val="en-GB"/>
                  </w:rPr>
                </w:rPrChange>
              </w:rPr>
              <w:t>HS code</w:t>
            </w:r>
          </w:p>
        </w:tc>
        <w:tc>
          <w:tcPr>
            <w:tcW w:w="405" w:type="pct"/>
          </w:tcPr>
          <w:p w14:paraId="45486F58"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18"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19" w:author="Jane Shaw" w:date="2015-10-29T18:06:00Z">
                  <w:rPr>
                    <w:rFonts w:asciiTheme="majorBidi" w:hAnsiTheme="majorBidi" w:cstheme="majorBidi"/>
                    <w:sz w:val="22"/>
                    <w:lang w:val="en-GB"/>
                  </w:rPr>
                </w:rPrChange>
              </w:rPr>
              <w:t>Flow</w:t>
            </w:r>
          </w:p>
        </w:tc>
        <w:tc>
          <w:tcPr>
            <w:tcW w:w="519" w:type="pct"/>
          </w:tcPr>
          <w:p w14:paraId="06E46E6B"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20"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21" w:author="Jane Shaw" w:date="2015-10-29T18:06:00Z">
                  <w:rPr>
                    <w:rFonts w:asciiTheme="majorBidi" w:hAnsiTheme="majorBidi" w:cstheme="majorBidi"/>
                    <w:sz w:val="22"/>
                    <w:lang w:val="en-GB"/>
                  </w:rPr>
                </w:rPrChange>
              </w:rPr>
              <w:t>Weight</w:t>
            </w:r>
          </w:p>
        </w:tc>
        <w:tc>
          <w:tcPr>
            <w:tcW w:w="622" w:type="pct"/>
          </w:tcPr>
          <w:p w14:paraId="046CC47C"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22"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23" w:author="Jane Shaw" w:date="2015-10-29T18:06:00Z">
                  <w:rPr>
                    <w:rFonts w:asciiTheme="majorBidi" w:hAnsiTheme="majorBidi" w:cstheme="majorBidi"/>
                    <w:sz w:val="22"/>
                    <w:lang w:val="en-GB"/>
                  </w:rPr>
                </w:rPrChange>
              </w:rPr>
              <w:t>Quantity</w:t>
            </w:r>
          </w:p>
        </w:tc>
        <w:tc>
          <w:tcPr>
            <w:tcW w:w="453" w:type="pct"/>
          </w:tcPr>
          <w:p w14:paraId="5BBA72B5"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24"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25" w:author="Jane Shaw" w:date="2015-10-29T18:06:00Z">
                  <w:rPr>
                    <w:rFonts w:asciiTheme="majorBidi" w:hAnsiTheme="majorBidi" w:cstheme="majorBidi"/>
                    <w:sz w:val="22"/>
                    <w:lang w:val="en-GB"/>
                  </w:rPr>
                </w:rPrChange>
              </w:rPr>
              <w:t>Q-unit</w:t>
            </w:r>
          </w:p>
        </w:tc>
        <w:tc>
          <w:tcPr>
            <w:tcW w:w="686" w:type="pct"/>
          </w:tcPr>
          <w:p w14:paraId="1ACF634C" w14:textId="77777777" w:rsidR="006E32A4" w:rsidRPr="00717F5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5626" w:author="Jane Shaw" w:date="2015-10-29T18:06:00Z">
                  <w:rPr>
                    <w:rFonts w:asciiTheme="majorBidi" w:hAnsiTheme="majorBidi" w:cstheme="majorBidi"/>
                    <w:i w:val="0"/>
                    <w:iCs w:val="0"/>
                    <w:sz w:val="22"/>
                    <w:lang w:val="en-GB"/>
                  </w:rPr>
                </w:rPrChange>
              </w:rPr>
            </w:pPr>
            <w:r w:rsidRPr="00717F52">
              <w:rPr>
                <w:rFonts w:asciiTheme="majorBidi" w:hAnsiTheme="majorBidi" w:cstheme="majorBidi"/>
                <w:b/>
                <w:sz w:val="22"/>
                <w:lang w:val="en-GB"/>
                <w:rPrChange w:id="15627" w:author="Jane Shaw" w:date="2015-10-29T18:06:00Z">
                  <w:rPr>
                    <w:rFonts w:asciiTheme="majorBidi" w:hAnsiTheme="majorBidi" w:cstheme="majorBidi"/>
                    <w:sz w:val="22"/>
                    <w:lang w:val="en-GB"/>
                  </w:rPr>
                </w:rPrChange>
              </w:rPr>
              <w:t>Value</w:t>
            </w:r>
          </w:p>
        </w:tc>
      </w:tr>
      <w:tr w:rsidR="006E32A4" w:rsidRPr="00F31509" w14:paraId="29DE7ACB"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0C7F4FA9"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0B1FACC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5933685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2435BD1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8501314000</w:t>
            </w:r>
          </w:p>
        </w:tc>
        <w:tc>
          <w:tcPr>
            <w:tcW w:w="405" w:type="pct"/>
          </w:tcPr>
          <w:p w14:paraId="3CA44179" w14:textId="77777777"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04708D30"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6CE50FD3" w14:textId="67C72A9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33</w:t>
            </w:r>
            <w:del w:id="15628" w:author="Jane Shaw" w:date="2015-10-29T18:07:00Z">
              <w:r w:rsidR="001C1A41" w:rsidRPr="00F31509" w:rsidDel="00717F52">
                <w:rPr>
                  <w:rFonts w:asciiTheme="majorBidi" w:hAnsiTheme="majorBidi" w:cstheme="majorBidi"/>
                  <w:lang w:val="en-GB"/>
                </w:rPr>
                <w:delText>,</w:delText>
              </w:r>
            </w:del>
            <w:ins w:id="15629"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498</w:t>
            </w:r>
            <w:del w:id="15630" w:author="Jane Shaw" w:date="2015-10-29T18:07:00Z">
              <w:r w:rsidR="001C1A41" w:rsidRPr="00F31509" w:rsidDel="00717F52">
                <w:rPr>
                  <w:rFonts w:asciiTheme="majorBidi" w:hAnsiTheme="majorBidi" w:cstheme="majorBidi"/>
                  <w:lang w:val="en-GB"/>
                </w:rPr>
                <w:delText>,</w:delText>
              </w:r>
            </w:del>
            <w:ins w:id="15631"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070</w:t>
            </w:r>
          </w:p>
        </w:tc>
        <w:tc>
          <w:tcPr>
            <w:tcW w:w="453" w:type="pct"/>
          </w:tcPr>
          <w:p w14:paraId="2A9D03F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64AF084E" w14:textId="795CDA5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del w:id="15632" w:author="Jane Shaw" w:date="2015-10-29T18:07:00Z">
              <w:r w:rsidR="001C1A41" w:rsidRPr="00F31509" w:rsidDel="00717F52">
                <w:rPr>
                  <w:rFonts w:asciiTheme="majorBidi" w:hAnsiTheme="majorBidi" w:cstheme="majorBidi"/>
                  <w:lang w:val="en-GB"/>
                </w:rPr>
                <w:delText>,</w:delText>
              </w:r>
            </w:del>
            <w:ins w:id="15633"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057</w:t>
            </w:r>
            <w:del w:id="15634" w:author="Jane Shaw" w:date="2015-10-29T18:07:00Z">
              <w:r w:rsidR="001C1A41" w:rsidRPr="00F31509" w:rsidDel="00717F52">
                <w:rPr>
                  <w:rFonts w:asciiTheme="majorBidi" w:hAnsiTheme="majorBidi" w:cstheme="majorBidi"/>
                  <w:lang w:val="en-GB"/>
                </w:rPr>
                <w:delText>,</w:delText>
              </w:r>
            </w:del>
            <w:ins w:id="15635"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280</w:t>
            </w:r>
          </w:p>
        </w:tc>
      </w:tr>
      <w:tr w:rsidR="006E32A4" w:rsidRPr="00F31509" w14:paraId="2F531BC3"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57198B25"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09FBFCA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2317A5C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5D405FD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7321190040</w:t>
            </w:r>
          </w:p>
        </w:tc>
        <w:tc>
          <w:tcPr>
            <w:tcW w:w="405" w:type="pct"/>
          </w:tcPr>
          <w:p w14:paraId="09AAC2E9" w14:textId="77777777"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77041066"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71F61C4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242</w:t>
            </w:r>
          </w:p>
        </w:tc>
        <w:tc>
          <w:tcPr>
            <w:tcW w:w="453" w:type="pct"/>
          </w:tcPr>
          <w:p w14:paraId="09A6C58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5DF58744" w14:textId="7A307EB0"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21</w:t>
            </w:r>
            <w:del w:id="15636" w:author="Jane Shaw" w:date="2015-10-29T18:07:00Z">
              <w:r w:rsidR="001C1A41" w:rsidRPr="00F31509" w:rsidDel="00717F52">
                <w:rPr>
                  <w:rFonts w:asciiTheme="majorBidi" w:hAnsiTheme="majorBidi" w:cstheme="majorBidi"/>
                  <w:lang w:val="en-GB"/>
                </w:rPr>
                <w:delText>,</w:delText>
              </w:r>
            </w:del>
            <w:ins w:id="15637"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321</w:t>
            </w:r>
          </w:p>
        </w:tc>
      </w:tr>
      <w:tr w:rsidR="006E32A4" w:rsidRPr="00F31509" w14:paraId="733A33A3"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225CDC70"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5F816AE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02F0402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591</w:t>
            </w:r>
          </w:p>
        </w:tc>
        <w:tc>
          <w:tcPr>
            <w:tcW w:w="749" w:type="pct"/>
          </w:tcPr>
          <w:p w14:paraId="55D9A5C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7326908588</w:t>
            </w:r>
          </w:p>
        </w:tc>
        <w:tc>
          <w:tcPr>
            <w:tcW w:w="405" w:type="pct"/>
          </w:tcPr>
          <w:p w14:paraId="19BAABEE" w14:textId="77777777"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14:paraId="296276A5" w14:textId="31790C5E"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del w:id="15638" w:author="Jane Shaw" w:date="2015-10-29T18:07:00Z">
              <w:r w:rsidR="001C1A41" w:rsidRPr="00F31509" w:rsidDel="00717F52">
                <w:rPr>
                  <w:rFonts w:asciiTheme="majorBidi" w:hAnsiTheme="majorBidi" w:cstheme="majorBidi"/>
                  <w:lang w:val="en-GB"/>
                </w:rPr>
                <w:delText>,</w:delText>
              </w:r>
            </w:del>
            <w:ins w:id="15639"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896</w:t>
            </w:r>
          </w:p>
        </w:tc>
        <w:tc>
          <w:tcPr>
            <w:tcW w:w="622" w:type="pct"/>
          </w:tcPr>
          <w:p w14:paraId="416E5FB9" w14:textId="0BDC315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del w:id="15640" w:author="Jane Shaw" w:date="2015-10-29T18:07:00Z">
              <w:r w:rsidR="001C1A41" w:rsidRPr="00F31509" w:rsidDel="00717F52">
                <w:rPr>
                  <w:rFonts w:asciiTheme="majorBidi" w:hAnsiTheme="majorBidi" w:cstheme="majorBidi"/>
                  <w:lang w:val="en-GB"/>
                </w:rPr>
                <w:delText>,</w:delText>
              </w:r>
            </w:del>
            <w:ins w:id="15641"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896</w:t>
            </w:r>
          </w:p>
        </w:tc>
        <w:tc>
          <w:tcPr>
            <w:tcW w:w="453" w:type="pct"/>
          </w:tcPr>
          <w:p w14:paraId="425B167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3B7ADB42" w14:textId="195CA8A0"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13</w:t>
            </w:r>
            <w:del w:id="15642" w:author="Jane Shaw" w:date="2015-10-29T18:07:00Z">
              <w:r w:rsidR="001C1A41" w:rsidRPr="00F31509" w:rsidDel="00717F52">
                <w:rPr>
                  <w:rFonts w:asciiTheme="majorBidi" w:hAnsiTheme="majorBidi" w:cstheme="majorBidi"/>
                  <w:lang w:val="en-GB"/>
                </w:rPr>
                <w:delText>,</w:delText>
              </w:r>
            </w:del>
            <w:ins w:id="15643"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011</w:t>
            </w:r>
          </w:p>
        </w:tc>
      </w:tr>
      <w:tr w:rsidR="006E32A4" w:rsidRPr="00F31509" w14:paraId="102A1CB0"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1ADBEB0E"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01D52ED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6A737F4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792</w:t>
            </w:r>
          </w:p>
        </w:tc>
        <w:tc>
          <w:tcPr>
            <w:tcW w:w="749" w:type="pct"/>
          </w:tcPr>
          <w:p w14:paraId="6BE7442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6104499060</w:t>
            </w:r>
          </w:p>
        </w:tc>
        <w:tc>
          <w:tcPr>
            <w:tcW w:w="405" w:type="pct"/>
          </w:tcPr>
          <w:p w14:paraId="222D7557" w14:textId="77777777"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44FB4BD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829</w:t>
            </w:r>
          </w:p>
        </w:tc>
        <w:tc>
          <w:tcPr>
            <w:tcW w:w="622" w:type="pct"/>
          </w:tcPr>
          <w:p w14:paraId="779A658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232</w:t>
            </w:r>
          </w:p>
        </w:tc>
        <w:tc>
          <w:tcPr>
            <w:tcW w:w="453" w:type="pct"/>
          </w:tcPr>
          <w:p w14:paraId="7934E83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w:t>
            </w:r>
          </w:p>
        </w:tc>
        <w:tc>
          <w:tcPr>
            <w:tcW w:w="686" w:type="pct"/>
          </w:tcPr>
          <w:p w14:paraId="7DBE7F64" w14:textId="12BDBE7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78</w:t>
            </w:r>
            <w:del w:id="15644" w:author="Jane Shaw" w:date="2015-10-29T18:07:00Z">
              <w:r w:rsidR="001C1A41" w:rsidRPr="00F31509" w:rsidDel="00717F52">
                <w:rPr>
                  <w:rFonts w:asciiTheme="majorBidi" w:hAnsiTheme="majorBidi" w:cstheme="majorBidi"/>
                  <w:lang w:val="en-GB"/>
                </w:rPr>
                <w:delText>,</w:delText>
              </w:r>
            </w:del>
            <w:ins w:id="15645"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839</w:t>
            </w:r>
          </w:p>
        </w:tc>
      </w:tr>
      <w:tr w:rsidR="006E32A4" w:rsidRPr="00F31509" w14:paraId="57222631"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3A9B3B11"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7035DEA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5DAC9B7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699</w:t>
            </w:r>
          </w:p>
        </w:tc>
        <w:tc>
          <w:tcPr>
            <w:tcW w:w="749" w:type="pct"/>
          </w:tcPr>
          <w:p w14:paraId="41D41CF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2907191000</w:t>
            </w:r>
          </w:p>
        </w:tc>
        <w:tc>
          <w:tcPr>
            <w:tcW w:w="405" w:type="pct"/>
          </w:tcPr>
          <w:p w14:paraId="0168CEB6" w14:textId="77777777"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2CCEC375" w14:textId="143FD75C"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del w:id="15646" w:author="Jane Shaw" w:date="2015-10-29T18:07:00Z">
              <w:r w:rsidR="001C1A41" w:rsidRPr="00F31509" w:rsidDel="00717F52">
                <w:rPr>
                  <w:rFonts w:asciiTheme="majorBidi" w:hAnsiTheme="majorBidi" w:cstheme="majorBidi"/>
                  <w:lang w:val="en-GB"/>
                </w:rPr>
                <w:delText>,</w:delText>
              </w:r>
            </w:del>
            <w:ins w:id="15647"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000</w:t>
            </w:r>
          </w:p>
        </w:tc>
        <w:tc>
          <w:tcPr>
            <w:tcW w:w="622" w:type="pct"/>
          </w:tcPr>
          <w:p w14:paraId="132D20D8" w14:textId="7035A3E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del w:id="15648" w:author="Jane Shaw" w:date="2015-10-29T18:07:00Z">
              <w:r w:rsidR="001C1A41" w:rsidRPr="00F31509" w:rsidDel="00717F52">
                <w:rPr>
                  <w:rFonts w:asciiTheme="majorBidi" w:hAnsiTheme="majorBidi" w:cstheme="majorBidi"/>
                  <w:lang w:val="en-GB"/>
                </w:rPr>
                <w:delText>,</w:delText>
              </w:r>
            </w:del>
            <w:ins w:id="15649"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000</w:t>
            </w:r>
          </w:p>
        </w:tc>
        <w:tc>
          <w:tcPr>
            <w:tcW w:w="453" w:type="pct"/>
          </w:tcPr>
          <w:p w14:paraId="4551CC6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6E1C84DE" w14:textId="54DD0F89"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128</w:t>
            </w:r>
            <w:del w:id="15650" w:author="Jane Shaw" w:date="2015-10-29T18:07:00Z">
              <w:r w:rsidR="001C1A41" w:rsidRPr="00F31509" w:rsidDel="00717F52">
                <w:rPr>
                  <w:rFonts w:asciiTheme="majorBidi" w:hAnsiTheme="majorBidi" w:cstheme="majorBidi"/>
                  <w:lang w:val="en-GB"/>
                </w:rPr>
                <w:delText>,</w:delText>
              </w:r>
            </w:del>
            <w:ins w:id="15651" w:author="Jane Shaw" w:date="2015-10-29T18:07:00Z">
              <w:r w:rsidR="00717F52">
                <w:rPr>
                  <w:rFonts w:asciiTheme="majorBidi" w:hAnsiTheme="majorBidi" w:cstheme="majorBidi"/>
                  <w:lang w:val="en-GB"/>
                </w:rPr>
                <w:t xml:space="preserve"> </w:t>
              </w:r>
            </w:ins>
            <w:r w:rsidRPr="00F31509">
              <w:rPr>
                <w:rFonts w:asciiTheme="majorBidi" w:hAnsiTheme="majorBidi" w:cstheme="majorBidi"/>
                <w:lang w:val="en-GB"/>
              </w:rPr>
              <w:t>598</w:t>
            </w:r>
          </w:p>
        </w:tc>
      </w:tr>
    </w:tbl>
    <w:p w14:paraId="54201538" w14:textId="77777777" w:rsidR="004D00DE" w:rsidRDefault="004D00DE" w:rsidP="001A1EA5">
      <w:pPr>
        <w:jc w:val="both"/>
        <w:rPr>
          <w:rFonts w:asciiTheme="majorBidi" w:hAnsiTheme="majorBidi" w:cstheme="majorBidi"/>
          <w:lang w:val="en-GB"/>
        </w:rPr>
      </w:pPr>
    </w:p>
    <w:p w14:paraId="6DDAE300" w14:textId="7AFF6B82"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t>
      </w:r>
      <w:bookmarkStart w:id="15652" w:name="_GoBack"/>
      <w:bookmarkEnd w:id="15652"/>
      <w:del w:id="15653" w:author="Jane Shaw" w:date="2015-10-29T18:08:00Z">
        <w:r w:rsidRPr="00F31509" w:rsidDel="00717F52">
          <w:rPr>
            <w:rFonts w:asciiTheme="majorBidi" w:hAnsiTheme="majorBidi" w:cstheme="majorBidi"/>
            <w:lang w:val="en-GB"/>
          </w:rPr>
          <w:delText xml:space="preserve">with </w:delText>
        </w:r>
      </w:del>
      <w:ins w:id="15654" w:author="Jane Shaw" w:date="2015-10-29T18:08:00Z">
        <w:r w:rsidR="00717F52">
          <w:rPr>
            <w:rFonts w:asciiTheme="majorBidi" w:hAnsiTheme="majorBidi" w:cstheme="majorBidi"/>
            <w:lang w:val="en-GB"/>
          </w:rPr>
          <w:t xml:space="preserve">by the </w:t>
        </w:r>
      </w:ins>
      <w:r w:rsidRPr="00F31509">
        <w:rPr>
          <w:rFonts w:asciiTheme="majorBidi" w:hAnsiTheme="majorBidi" w:cstheme="majorBidi"/>
          <w:lang w:val="en-GB"/>
        </w:rPr>
        <w:t xml:space="preserve">three-digit numerical </w:t>
      </w:r>
      <w:r w:rsidR="00D13E0A">
        <w:fldChar w:fldCharType="begin"/>
      </w:r>
      <w:r w:rsidR="00D13E0A">
        <w:instrText xml:space="preserve"> HYPERLINK "http://unstats.un.org/unsd/methods/m49/m49.htm" \h </w:instrText>
      </w:r>
      <w:r w:rsidR="00D13E0A">
        <w:fldChar w:fldCharType="separate"/>
      </w:r>
      <w:r w:rsidR="001562E7" w:rsidRPr="00F31509">
        <w:rPr>
          <w:rStyle w:val="Link"/>
          <w:rFonts w:asciiTheme="majorBidi" w:hAnsiTheme="majorBidi" w:cstheme="majorBidi"/>
          <w:color w:val="auto"/>
          <w:lang w:val="en-GB"/>
        </w:rPr>
        <w:t>codes</w:t>
      </w:r>
      <w:r w:rsidR="00D13E0A">
        <w:rPr>
          <w:rStyle w:val="Link"/>
          <w:rFonts w:asciiTheme="majorBidi" w:hAnsiTheme="majorBidi" w:cstheme="majorBidi"/>
          <w:color w:val="auto"/>
          <w:lang w:val="en-GB"/>
        </w:rPr>
        <w:fldChar w:fldCharType="end"/>
      </w:r>
      <w:r w:rsidRPr="00F31509">
        <w:rPr>
          <w:rFonts w:asciiTheme="majorBidi" w:hAnsiTheme="majorBidi" w:cstheme="majorBidi"/>
          <w:lang w:val="en-GB"/>
        </w:rPr>
        <w:t xml:space="preserve"> used by </w:t>
      </w:r>
      <w:del w:id="15655" w:author="Jane Shaw" w:date="2015-10-29T18:08:00Z">
        <w:r w:rsidRPr="00F31509" w:rsidDel="00717F52">
          <w:rPr>
            <w:rFonts w:asciiTheme="majorBidi" w:hAnsiTheme="majorBidi" w:cstheme="majorBidi"/>
            <w:lang w:val="en-GB"/>
          </w:rPr>
          <w:delText>the Statistics Division of the United Nations</w:delText>
        </w:r>
      </w:del>
      <w:ins w:id="15656" w:author="Jane Shaw" w:date="2015-10-29T18:08:00Z">
        <w:r w:rsidR="00717F52">
          <w:rPr>
            <w:rFonts w:asciiTheme="majorBidi" w:hAnsiTheme="majorBidi" w:cstheme="majorBidi"/>
            <w:lang w:val="en-GB"/>
          </w:rPr>
          <w:t>UNSD</w:t>
        </w:r>
      </w:ins>
      <w:r w:rsidRPr="00F31509">
        <w:rPr>
          <w:rFonts w:asciiTheme="majorBidi" w:hAnsiTheme="majorBidi" w:cstheme="majorBidi"/>
          <w:color w:val="000000"/>
          <w:lang w:val="en-GB"/>
        </w:rPr>
        <w:t>, based on the international standard M49 codes.</w:t>
      </w:r>
      <w:r w:rsidR="008568EC">
        <w:rPr>
          <w:rFonts w:asciiTheme="majorBidi" w:hAnsiTheme="majorBidi" w:cstheme="majorBidi"/>
          <w:color w:val="000000"/>
          <w:lang w:val="en-GB"/>
        </w:rPr>
        <w:t xml:space="preserve"> </w:t>
      </w:r>
      <w:r w:rsidRPr="00F31509">
        <w:rPr>
          <w:rFonts w:asciiTheme="majorBidi" w:hAnsiTheme="majorBidi" w:cstheme="majorBidi"/>
          <w:lang w:val="en-GB"/>
        </w:rPr>
        <w:t xml:space="preserve">The </w:t>
      </w:r>
      <w:del w:id="15657" w:author="Jane Shaw" w:date="2015-10-29T18:08:00Z">
        <w:r w:rsidRPr="00F31509" w:rsidDel="00717F52">
          <w:rPr>
            <w:rFonts w:asciiTheme="majorBidi" w:hAnsiTheme="majorBidi" w:cstheme="majorBidi"/>
            <w:lang w:val="en-GB"/>
          </w:rPr>
          <w:delText>“</w:delText>
        </w:r>
      </w:del>
      <w:r w:rsidRPr="00F31509">
        <w:rPr>
          <w:rFonts w:asciiTheme="majorBidi" w:hAnsiTheme="majorBidi" w:cstheme="majorBidi"/>
          <w:lang w:val="en-GB"/>
        </w:rPr>
        <w:t>flows</w:t>
      </w:r>
      <w:del w:id="15658" w:author="Jane Shaw" w:date="2015-10-29T18:08:00Z">
        <w:r w:rsidRPr="00F31509" w:rsidDel="00717F52">
          <w:rPr>
            <w:rFonts w:asciiTheme="majorBidi" w:hAnsiTheme="majorBidi" w:cstheme="majorBidi"/>
            <w:lang w:val="en-GB"/>
          </w:rPr>
          <w:delText>”</w:delText>
        </w:r>
      </w:del>
      <w:r w:rsidRPr="00F31509">
        <w:rPr>
          <w:rFonts w:asciiTheme="majorBidi" w:hAnsiTheme="majorBidi" w:cstheme="majorBidi"/>
          <w:lang w:val="en-GB"/>
        </w:rPr>
        <w:t xml:space="preserve">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ins w:id="15659" w:author="Jane Shaw" w:date="2015-10-29T18:08:00Z">
        <w:r w:rsidR="00717F52">
          <w:rPr>
            <w:rFonts w:asciiTheme="majorBidi" w:hAnsiTheme="majorBidi" w:cstheme="majorBidi"/>
            <w:lang w:val="en-GB"/>
          </w:rPr>
          <w:t>,</w:t>
        </w:r>
      </w:ins>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del w:id="15660" w:author="Jane Shaw" w:date="2015-10-29T18:08:00Z">
        <w:r w:rsidRPr="00F31509" w:rsidDel="00717F52">
          <w:rPr>
            <w:rFonts w:asciiTheme="majorBidi" w:hAnsiTheme="majorBidi" w:cstheme="majorBidi"/>
            <w:lang w:val="en-GB"/>
          </w:rPr>
          <w:delText>The “</w:delText>
        </w:r>
      </w:del>
      <w:r w:rsidR="00717F52" w:rsidRPr="00F31509">
        <w:rPr>
          <w:rFonts w:asciiTheme="majorBidi" w:hAnsiTheme="majorBidi" w:cstheme="majorBidi"/>
          <w:lang w:val="en-GB"/>
        </w:rPr>
        <w:t>Weight</w:t>
      </w:r>
      <w:del w:id="15661" w:author="Jane Shaw" w:date="2015-10-29T18:08:00Z">
        <w:r w:rsidRPr="00F31509" w:rsidDel="00717F52">
          <w:rPr>
            <w:rFonts w:asciiTheme="majorBidi" w:hAnsiTheme="majorBidi" w:cstheme="majorBidi"/>
            <w:lang w:val="en-GB"/>
          </w:rPr>
          <w:delText>”</w:delText>
        </w:r>
      </w:del>
      <w:r w:rsidR="00717F52" w:rsidRPr="00F31509">
        <w:rPr>
          <w:rFonts w:asciiTheme="majorBidi" w:hAnsiTheme="majorBidi" w:cstheme="majorBidi"/>
          <w:lang w:val="en-GB"/>
        </w:rPr>
        <w:t xml:space="preserve"> </w:t>
      </w:r>
      <w:r w:rsidRPr="00F31509">
        <w:rPr>
          <w:rFonts w:asciiTheme="majorBidi" w:hAnsiTheme="majorBidi" w:cstheme="majorBidi"/>
          <w:lang w:val="en-GB"/>
        </w:rPr>
        <w:t xml:space="preserve">is in kilograms, while the </w:t>
      </w:r>
      <w:del w:id="15662" w:author="Jane Shaw" w:date="2015-10-29T18:08:00Z">
        <w:r w:rsidRPr="00F31509" w:rsidDel="00717F52">
          <w:rPr>
            <w:rFonts w:asciiTheme="majorBidi" w:hAnsiTheme="majorBidi" w:cstheme="majorBidi"/>
            <w:lang w:val="en-GB"/>
          </w:rPr>
          <w:delText>“</w:delText>
        </w:r>
      </w:del>
      <w:r w:rsidRPr="00F31509">
        <w:rPr>
          <w:rFonts w:asciiTheme="majorBidi" w:hAnsiTheme="majorBidi" w:cstheme="majorBidi"/>
          <w:lang w:val="en-GB"/>
        </w:rPr>
        <w:t>quantity</w:t>
      </w:r>
      <w:del w:id="15663" w:author="Jane Shaw" w:date="2015-10-29T18:08:00Z">
        <w:r w:rsidRPr="00F31509" w:rsidDel="00717F52">
          <w:rPr>
            <w:rFonts w:asciiTheme="majorBidi" w:hAnsiTheme="majorBidi" w:cstheme="majorBidi"/>
            <w:lang w:val="en-GB"/>
          </w:rPr>
          <w:delText>”</w:delText>
        </w:r>
      </w:del>
      <w:r w:rsidRPr="00F31509">
        <w:rPr>
          <w:rFonts w:asciiTheme="majorBidi" w:hAnsiTheme="majorBidi" w:cstheme="majorBidi"/>
          <w:lang w:val="en-GB"/>
        </w:rPr>
        <w:t xml:space="preserve"> indicates other units of measurement such as </w:t>
      </w:r>
      <w:del w:id="15664" w:author="Jane Shaw" w:date="2015-10-29T18:08:00Z">
        <w:r w:rsidR="00717F52" w:rsidRPr="00F31509" w:rsidDel="00717F52">
          <w:rPr>
            <w:rFonts w:asciiTheme="majorBidi" w:hAnsiTheme="majorBidi" w:cstheme="majorBidi"/>
            <w:lang w:val="en-GB"/>
          </w:rPr>
          <w:delText>“</w:delText>
        </w:r>
      </w:del>
      <w:r w:rsidR="00717F52" w:rsidRPr="00F31509">
        <w:rPr>
          <w:rFonts w:asciiTheme="majorBidi" w:hAnsiTheme="majorBidi" w:cstheme="majorBidi"/>
          <w:lang w:val="en-GB"/>
        </w:rPr>
        <w:t>number of items</w:t>
      </w:r>
      <w:del w:id="15665" w:author="Jane Shaw" w:date="2015-10-29T18:09:00Z">
        <w:r w:rsidR="00717F52" w:rsidRPr="00F31509" w:rsidDel="00717F52">
          <w:rPr>
            <w:rFonts w:asciiTheme="majorBidi" w:hAnsiTheme="majorBidi" w:cstheme="majorBidi"/>
            <w:lang w:val="en-GB"/>
          </w:rPr>
          <w:delText>”</w:delText>
        </w:r>
      </w:del>
      <w:r w:rsidR="00717F52" w:rsidRPr="00F31509">
        <w:rPr>
          <w:rFonts w:asciiTheme="majorBidi" w:hAnsiTheme="majorBidi" w:cstheme="majorBidi"/>
          <w:lang w:val="en-GB"/>
        </w:rPr>
        <w:t xml:space="preserve"> or </w:t>
      </w:r>
      <w:del w:id="15666" w:author="Jane Shaw" w:date="2015-10-29T18:09:00Z">
        <w:r w:rsidR="00717F52" w:rsidRPr="00F31509" w:rsidDel="00717F52">
          <w:rPr>
            <w:rFonts w:asciiTheme="majorBidi" w:hAnsiTheme="majorBidi" w:cstheme="majorBidi"/>
            <w:lang w:val="en-GB"/>
          </w:rPr>
          <w:delText>“</w:delText>
        </w:r>
      </w:del>
      <w:r w:rsidR="00717F52" w:rsidRPr="00F31509">
        <w:rPr>
          <w:rFonts w:asciiTheme="majorBidi" w:hAnsiTheme="majorBidi" w:cstheme="majorBidi"/>
          <w:lang w:val="en-GB"/>
        </w:rPr>
        <w:t>volume in litres</w:t>
      </w:r>
      <w:del w:id="15667" w:author="Jane Shaw" w:date="2015-10-29T18:09:00Z">
        <w:r w:rsidR="00717F52" w:rsidRPr="00F31509" w:rsidDel="00717F52">
          <w:rPr>
            <w:rFonts w:asciiTheme="majorBidi" w:hAnsiTheme="majorBidi" w:cstheme="majorBidi"/>
            <w:lang w:val="en-GB"/>
          </w:rPr>
          <w:delText>”</w:delText>
        </w:r>
      </w:del>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The full list of units and their descriptions is in Annex I of </w:t>
      </w:r>
      <w:ins w:id="15668" w:author="Jane Shaw" w:date="2015-10-29T18:09:00Z">
        <w:r w:rsidR="00717F52">
          <w:rPr>
            <w:rFonts w:asciiTheme="majorBidi" w:hAnsiTheme="majorBidi" w:cstheme="majorBidi"/>
            <w:lang w:val="en-GB"/>
          </w:rPr>
          <w:t xml:space="preserve">UN COMTRADE’s </w:t>
        </w:r>
      </w:ins>
      <w:r w:rsidR="00717F52" w:rsidRPr="00F31509">
        <w:rPr>
          <w:rFonts w:asciiTheme="majorBidi" w:hAnsiTheme="majorBidi" w:cstheme="majorBidi"/>
          <w:lang w:val="en-GB"/>
        </w:rPr>
        <w:t>quantity and weight data</w:t>
      </w:r>
      <w:del w:id="15669" w:author="Jane Shaw" w:date="2015-10-29T18:09:00Z">
        <w:r w:rsidR="00717F52" w:rsidRPr="00F31509" w:rsidDel="00717F52">
          <w:rPr>
            <w:rFonts w:asciiTheme="majorBidi" w:hAnsiTheme="majorBidi" w:cstheme="majorBidi"/>
            <w:lang w:val="en-GB"/>
          </w:rPr>
          <w:delText xml:space="preserve"> </w:delText>
        </w:r>
        <w:r w:rsidRPr="00F31509" w:rsidDel="00717F52">
          <w:rPr>
            <w:rFonts w:asciiTheme="majorBidi" w:hAnsiTheme="majorBidi" w:cstheme="majorBidi"/>
            <w:lang w:val="en-GB"/>
          </w:rPr>
          <w:delText>in UN Comtrade</w:delText>
        </w:r>
      </w:del>
      <w:ins w:id="15670" w:author="Jane Shaw" w:date="2015-10-29T18:07:00Z">
        <w:r w:rsidR="00717F52">
          <w:rPr>
            <w:rFonts w:asciiTheme="majorBidi" w:hAnsiTheme="majorBidi" w:cstheme="majorBidi"/>
            <w:lang w:val="en-GB"/>
          </w:rPr>
          <w:t>.</w:t>
        </w:r>
      </w:ins>
      <w:r w:rsidRPr="00F31509">
        <w:rPr>
          <w:rStyle w:val="FootnoteAnchor"/>
          <w:rFonts w:asciiTheme="majorBidi" w:hAnsiTheme="majorBidi" w:cstheme="majorBidi"/>
          <w:lang w:val="en-GB"/>
        </w:rPr>
        <w:footnoteReference w:id="56"/>
      </w:r>
      <w:del w:id="15672" w:author="Jane Shaw" w:date="2015-10-29T18:07:00Z">
        <w:r w:rsidRPr="00F31509" w:rsidDel="00717F52">
          <w:rPr>
            <w:rFonts w:asciiTheme="majorBidi" w:hAnsiTheme="majorBidi" w:cstheme="majorBidi"/>
            <w:lang w:val="en-GB"/>
          </w:rPr>
          <w:delText>.</w:delText>
        </w:r>
      </w:del>
      <w:r w:rsidRPr="00F31509">
        <w:rPr>
          <w:rFonts w:asciiTheme="majorBidi" w:hAnsiTheme="majorBidi" w:cstheme="majorBidi"/>
          <w:lang w:val="en-GB"/>
        </w:rPr>
        <w:t xml:space="preserve"> The commodity codes, as mentioned </w:t>
      </w:r>
      <w:del w:id="15673" w:author="Jane Shaw" w:date="2015-10-29T18:09:00Z">
        <w:r w:rsidRPr="00F31509" w:rsidDel="00717F52">
          <w:rPr>
            <w:rFonts w:asciiTheme="majorBidi" w:hAnsiTheme="majorBidi" w:cstheme="majorBidi"/>
            <w:lang w:val="en-GB"/>
          </w:rPr>
          <w:delText>above</w:delText>
        </w:r>
      </w:del>
      <w:ins w:id="15674" w:author="Jane Shaw" w:date="2015-10-29T18:09:00Z">
        <w:r w:rsidR="00717F52">
          <w:rPr>
            <w:rFonts w:asciiTheme="majorBidi" w:hAnsiTheme="majorBidi" w:cstheme="majorBidi"/>
            <w:lang w:val="en-GB"/>
          </w:rPr>
          <w:t>previously</w:t>
        </w:r>
      </w:ins>
      <w:r w:rsidRPr="00F31509">
        <w:rPr>
          <w:rFonts w:asciiTheme="majorBidi" w:hAnsiTheme="majorBidi" w:cstheme="majorBidi"/>
          <w:lang w:val="en-GB"/>
        </w:rPr>
        <w:t xml:space="preser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w:t>
      </w:r>
      <w:del w:id="15675" w:author="Jane Shaw" w:date="2015-10-29T18:10:00Z">
        <w:r w:rsidRPr="00F31509" w:rsidDel="00717F52">
          <w:rPr>
            <w:rFonts w:asciiTheme="majorBidi" w:hAnsiTheme="majorBidi" w:cstheme="majorBidi"/>
            <w:lang w:val="en-GB"/>
          </w:rPr>
          <w:delText xml:space="preserve">the </w:delText>
        </w:r>
      </w:del>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digits and beyond</w:t>
      </w:r>
      <w:r w:rsidRPr="002C2022">
        <w:rPr>
          <w:rFonts w:asciiTheme="majorBidi" w:hAnsiTheme="majorBidi" w:cstheme="majorBidi"/>
          <w:lang w:val="en-GB"/>
        </w:rPr>
        <w:t>)</w:t>
      </w:r>
      <w:bookmarkStart w:id="15676" w:name="country-specific-hs-commodity-codes"/>
      <w:bookmarkEnd w:id="15676"/>
      <w:ins w:id="15677" w:author="Jane Shaw" w:date="2015-10-29T18:10:00Z">
        <w:r w:rsidR="00717F52">
          <w:rPr>
            <w:rFonts w:asciiTheme="majorBidi" w:hAnsiTheme="majorBidi" w:cstheme="majorBidi"/>
            <w:lang w:val="en-GB"/>
          </w:rPr>
          <w:t>.</w:t>
        </w:r>
      </w:ins>
      <w:r w:rsidRPr="002C2022">
        <w:rPr>
          <w:rStyle w:val="FootnoteAnchor"/>
          <w:rFonts w:asciiTheme="majorBidi" w:hAnsiTheme="majorBidi" w:cstheme="majorBidi"/>
          <w:lang w:val="en-GB"/>
        </w:rPr>
        <w:footnoteReference w:id="57"/>
      </w:r>
      <w:del w:id="15685" w:author="Jane Shaw" w:date="2015-10-29T18:10:00Z">
        <w:r w:rsidRPr="002C2022" w:rsidDel="00717F52">
          <w:rPr>
            <w:rFonts w:asciiTheme="majorBidi" w:hAnsiTheme="majorBidi" w:cstheme="majorBidi"/>
            <w:lang w:val="en-GB"/>
          </w:rPr>
          <w:delText>.</w:delText>
        </w:r>
      </w:del>
      <w:r w:rsidRPr="002C2022">
        <w:rPr>
          <w:rFonts w:asciiTheme="majorBidi" w:hAnsiTheme="majorBidi" w:cstheme="majorBidi"/>
          <w:lang w:val="en-GB"/>
        </w:rPr>
        <w:t xml:space="preserve"> </w:t>
      </w:r>
      <w:r w:rsidR="00E24798">
        <w:fldChar w:fldCharType="begin"/>
      </w:r>
      <w:r w:rsidR="00E24798">
        <w:instrText xml:space="preserve"> REF _Ref428346772 \h  \* MERGEFORMAT </w:instrText>
      </w:r>
      <w:r w:rsidR="00E24798">
        <w:fldChar w:fldCharType="separate"/>
      </w:r>
      <w:ins w:id="15686" w:author="Jane Shaw" w:date="2015-11-01T20:53:00Z">
        <w:r w:rsidR="00311179" w:rsidRPr="00F31509">
          <w:rPr>
            <w:rFonts w:asciiTheme="majorBidi" w:hAnsiTheme="majorBidi" w:cstheme="majorBidi"/>
            <w:lang w:val="en-GB"/>
          </w:rPr>
          <w:t xml:space="preserve">Table </w:t>
        </w:r>
        <w:r w:rsidR="00311179">
          <w:rPr>
            <w:rFonts w:asciiTheme="majorBidi" w:hAnsiTheme="majorBidi" w:cstheme="majorBidi"/>
            <w:noProof/>
            <w:lang w:val="en-GB"/>
          </w:rPr>
          <w:t>75</w:t>
        </w:r>
      </w:ins>
      <w:del w:id="15687" w:author="Jane Shaw" w:date="2015-11-01T20:44:00Z">
        <w:r w:rsidR="00E24798" w:rsidRPr="00F31509" w:rsidDel="00311179">
          <w:rPr>
            <w:rFonts w:asciiTheme="majorBidi" w:hAnsiTheme="majorBidi" w:cstheme="majorBidi"/>
            <w:lang w:val="en-GB"/>
          </w:rPr>
          <w:delText xml:space="preserve">Table </w:delText>
        </w:r>
        <w:r w:rsidR="00E24798" w:rsidDel="00311179">
          <w:rPr>
            <w:rFonts w:asciiTheme="majorBidi" w:hAnsiTheme="majorBidi" w:cstheme="majorBidi"/>
            <w:noProof/>
            <w:lang w:val="en-GB"/>
          </w:rPr>
          <w:delText>75</w:delText>
        </w:r>
      </w:del>
      <w:r w:rsidR="00E24798">
        <w:fldChar w:fldCharType="end"/>
      </w:r>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 xml:space="preserve">of the HS classification at </w:t>
      </w:r>
      <w:ins w:id="15688" w:author="Jane Shaw" w:date="2015-10-29T18:10:00Z">
        <w:r w:rsidR="00717F52">
          <w:rPr>
            <w:rFonts w:asciiTheme="majorBidi" w:hAnsiTheme="majorBidi" w:cstheme="majorBidi"/>
            <w:lang w:val="en-GB"/>
          </w:rPr>
          <w:t xml:space="preserve">the </w:t>
        </w:r>
      </w:ins>
      <w:r w:rsidRPr="002C2022">
        <w:rPr>
          <w:rFonts w:asciiTheme="majorBidi" w:hAnsiTheme="majorBidi" w:cstheme="majorBidi"/>
          <w:lang w:val="en-GB"/>
        </w:rPr>
        <w:t>10-digit level reported</w:t>
      </w:r>
      <w:r w:rsidRPr="00F31509">
        <w:rPr>
          <w:rFonts w:asciiTheme="majorBidi" w:hAnsiTheme="majorBidi" w:cstheme="majorBidi"/>
          <w:lang w:val="en-GB"/>
        </w:rPr>
        <w:t xml:space="preserve"> by a country</w:t>
      </w:r>
      <w:ins w:id="15689" w:author="Jane Shaw" w:date="2015-10-29T18:10:00Z">
        <w:r w:rsidR="00717F52">
          <w:rPr>
            <w:rFonts w:asciiTheme="majorBidi" w:hAnsiTheme="majorBidi" w:cstheme="majorBidi"/>
            <w:lang w:val="en-GB"/>
          </w:rPr>
          <w:t>.</w:t>
        </w:r>
      </w:ins>
      <w:del w:id="15690" w:author="Jane Shaw" w:date="2015-10-29T18:10:00Z">
        <w:r w:rsidRPr="00F31509" w:rsidDel="00717F52">
          <w:rPr>
            <w:rFonts w:asciiTheme="majorBidi" w:hAnsiTheme="majorBidi" w:cstheme="majorBidi"/>
            <w:lang w:val="en-GB"/>
          </w:rPr>
          <w:delText>:</w:delText>
        </w:r>
      </w:del>
    </w:p>
    <w:p w14:paraId="01437928" w14:textId="6F6CA936" w:rsidR="006E32A4" w:rsidRPr="00F31509" w:rsidRDefault="006E32A4" w:rsidP="006E32A4">
      <w:pPr>
        <w:pStyle w:val="Didascalia"/>
        <w:keepNext/>
        <w:jc w:val="both"/>
        <w:rPr>
          <w:rFonts w:asciiTheme="majorBidi" w:hAnsiTheme="majorBidi" w:cstheme="majorBidi"/>
          <w:lang w:val="en-GB"/>
        </w:rPr>
      </w:pPr>
      <w:bookmarkStart w:id="15691" w:name="_Ref428346772"/>
      <w:bookmarkStart w:id="15692" w:name="_Toc42842361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75</w:t>
      </w:r>
      <w:r w:rsidR="003D789C" w:rsidRPr="00F31509">
        <w:rPr>
          <w:rFonts w:asciiTheme="majorBidi" w:hAnsiTheme="majorBidi" w:cstheme="majorBidi"/>
          <w:lang w:val="en-GB"/>
        </w:rPr>
        <w:fldChar w:fldCharType="end"/>
      </w:r>
      <w:bookmarkEnd w:id="15691"/>
      <w:r w:rsidRPr="00F31509">
        <w:rPr>
          <w:rFonts w:asciiTheme="majorBidi" w:hAnsiTheme="majorBidi" w:cstheme="majorBidi"/>
          <w:lang w:val="en-GB"/>
        </w:rPr>
        <w:t>: Example of trade flow disaggregation at the 10</w:t>
      </w:r>
      <w:ins w:id="15693" w:author="Jane Shaw" w:date="2015-10-29T18:10:00Z">
        <w:r w:rsidR="00717F52">
          <w:rPr>
            <w:rFonts w:asciiTheme="majorBidi" w:hAnsiTheme="majorBidi" w:cstheme="majorBidi"/>
            <w:lang w:val="en-GB"/>
          </w:rPr>
          <w:t>-</w:t>
        </w:r>
      </w:ins>
      <w:del w:id="15694" w:author="Jane Shaw" w:date="2015-10-29T18:10:00Z">
        <w:r w:rsidRPr="00F31509" w:rsidDel="00717F52">
          <w:rPr>
            <w:rFonts w:asciiTheme="majorBidi" w:hAnsiTheme="majorBidi" w:cstheme="majorBidi"/>
            <w:lang w:val="en-GB"/>
          </w:rPr>
          <w:delText xml:space="preserve"> </w:delText>
        </w:r>
      </w:del>
      <w:r w:rsidRPr="00F31509">
        <w:rPr>
          <w:rFonts w:asciiTheme="majorBidi" w:hAnsiTheme="majorBidi" w:cstheme="majorBidi"/>
          <w:lang w:val="en-GB"/>
        </w:rPr>
        <w:t xml:space="preserve">digit </w:t>
      </w:r>
      <w:ins w:id="15695" w:author="Jane Shaw" w:date="2015-11-07T20:23:00Z">
        <w:r w:rsidR="00140222">
          <w:rPr>
            <w:rFonts w:asciiTheme="majorBidi" w:hAnsiTheme="majorBidi" w:cstheme="majorBidi"/>
            <w:lang w:val="en-GB"/>
          </w:rPr>
          <w:t xml:space="preserve">HS </w:t>
        </w:r>
      </w:ins>
      <w:r w:rsidRPr="00F31509">
        <w:rPr>
          <w:rFonts w:asciiTheme="majorBidi" w:hAnsiTheme="majorBidi" w:cstheme="majorBidi"/>
          <w:lang w:val="en-GB"/>
        </w:rPr>
        <w:t>level</w:t>
      </w:r>
      <w:bookmarkEnd w:id="15692"/>
      <w:r w:rsidRPr="00F31509">
        <w:rPr>
          <w:rFonts w:asciiTheme="majorBidi" w:hAnsiTheme="majorBidi" w:cstheme="majorBidi"/>
          <w:lang w:val="en-GB"/>
        </w:rPr>
        <w:t xml:space="preserve"> </w:t>
      </w:r>
    </w:p>
    <w:tbl>
      <w:tblPr>
        <w:tblStyle w:val="Tabellaclassica1"/>
        <w:tblW w:w="5000" w:type="pct"/>
        <w:tblLook w:val="04A0" w:firstRow="1" w:lastRow="0" w:firstColumn="1" w:lastColumn="0" w:noHBand="0" w:noVBand="1"/>
      </w:tblPr>
      <w:tblGrid>
        <w:gridCol w:w="1797"/>
        <w:gridCol w:w="7445"/>
      </w:tblGrid>
      <w:tr w:rsidR="006E32A4" w:rsidRPr="00F31509" w14:paraId="0581CA4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14:paraId="148B9447" w14:textId="77777777" w:rsidR="006E32A4" w:rsidRPr="00DD3689" w:rsidRDefault="006E32A4" w:rsidP="006E32A4">
            <w:pPr>
              <w:pStyle w:val="Compact"/>
              <w:keepNext/>
              <w:spacing w:before="0" w:after="0" w:line="276" w:lineRule="auto"/>
              <w:jc w:val="both"/>
              <w:rPr>
                <w:rFonts w:asciiTheme="majorBidi" w:hAnsiTheme="majorBidi" w:cstheme="majorBidi"/>
                <w:b/>
                <w:i w:val="0"/>
                <w:sz w:val="22"/>
                <w:szCs w:val="22"/>
                <w:lang w:val="en-GB"/>
                <w:rPrChange w:id="15696" w:author="Jane Shaw" w:date="2015-11-07T12:29:00Z">
                  <w:rPr>
                    <w:rFonts w:asciiTheme="majorBidi" w:hAnsiTheme="majorBidi" w:cstheme="majorBidi"/>
                    <w:i w:val="0"/>
                    <w:iCs w:val="0"/>
                    <w:lang w:val="en-GB"/>
                  </w:rPr>
                </w:rPrChange>
              </w:rPr>
            </w:pPr>
            <w:r w:rsidRPr="00DD3689">
              <w:rPr>
                <w:rFonts w:asciiTheme="majorBidi" w:hAnsiTheme="majorBidi" w:cstheme="majorBidi"/>
                <w:b/>
                <w:sz w:val="22"/>
                <w:szCs w:val="22"/>
                <w:lang w:val="en-GB"/>
                <w:rPrChange w:id="15697" w:author="Jane Shaw" w:date="2015-11-07T12:29:00Z">
                  <w:rPr>
                    <w:rFonts w:asciiTheme="majorBidi" w:hAnsiTheme="majorBidi" w:cstheme="majorBidi"/>
                    <w:lang w:val="en-GB"/>
                  </w:rPr>
                </w:rPrChange>
              </w:rPr>
              <w:t>HS</w:t>
            </w:r>
          </w:p>
        </w:tc>
        <w:tc>
          <w:tcPr>
            <w:tcW w:w="4028" w:type="pct"/>
          </w:tcPr>
          <w:p w14:paraId="49C429BB" w14:textId="77777777" w:rsidR="006E32A4" w:rsidRPr="00DD368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5698" w:author="Jane Shaw" w:date="2015-11-07T12:29:00Z">
                  <w:rPr>
                    <w:rFonts w:asciiTheme="majorBidi" w:hAnsiTheme="majorBidi" w:cstheme="majorBidi"/>
                    <w:i w:val="0"/>
                    <w:iCs w:val="0"/>
                    <w:lang w:val="en-GB"/>
                  </w:rPr>
                </w:rPrChange>
              </w:rPr>
            </w:pPr>
            <w:r w:rsidRPr="00DD3689">
              <w:rPr>
                <w:rFonts w:asciiTheme="majorBidi" w:hAnsiTheme="majorBidi" w:cstheme="majorBidi"/>
                <w:b/>
                <w:sz w:val="22"/>
                <w:szCs w:val="22"/>
                <w:lang w:val="en-GB"/>
                <w:rPrChange w:id="15699" w:author="Jane Shaw" w:date="2015-11-07T12:29:00Z">
                  <w:rPr>
                    <w:rFonts w:asciiTheme="majorBidi" w:hAnsiTheme="majorBidi" w:cstheme="majorBidi"/>
                    <w:lang w:val="en-GB"/>
                  </w:rPr>
                </w:rPrChange>
              </w:rPr>
              <w:t>Description</w:t>
            </w:r>
          </w:p>
        </w:tc>
      </w:tr>
      <w:tr w:rsidR="006E32A4" w:rsidRPr="00F31509" w14:paraId="342EFF5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5F39F822"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w:t>
            </w:r>
          </w:p>
        </w:tc>
        <w:tc>
          <w:tcPr>
            <w:tcW w:w="4028" w:type="pct"/>
          </w:tcPr>
          <w:p w14:paraId="4DF1113C" w14:textId="1A608711" w:rsidR="006E32A4" w:rsidRPr="00DD3689" w:rsidRDefault="00717F52"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DD3689">
              <w:rPr>
                <w:rFonts w:asciiTheme="majorBidi" w:hAnsiTheme="majorBidi" w:cstheme="majorBidi"/>
                <w:lang w:val="en-GB"/>
              </w:rPr>
              <w:t xml:space="preserve">Chapter </w:t>
            </w:r>
            <w:r w:rsidR="006E32A4" w:rsidRPr="00DD3689">
              <w:rPr>
                <w:rFonts w:asciiTheme="majorBidi" w:hAnsiTheme="majorBidi" w:cstheme="majorBidi"/>
                <w:lang w:val="en-GB"/>
              </w:rPr>
              <w:t xml:space="preserve">2 </w:t>
            </w:r>
            <w:r w:rsidRPr="00DD3689">
              <w:rPr>
                <w:rFonts w:asciiTheme="majorBidi" w:hAnsiTheme="majorBidi" w:cstheme="majorBidi"/>
                <w:lang w:val="en-GB"/>
              </w:rPr>
              <w:t>Meat and edible meat offal</w:t>
            </w:r>
          </w:p>
        </w:tc>
      </w:tr>
      <w:tr w:rsidR="006E32A4" w:rsidRPr="00F31509" w14:paraId="22E66C64"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0A059C13"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w:t>
            </w:r>
          </w:p>
        </w:tc>
        <w:tc>
          <w:tcPr>
            <w:tcW w:w="4028" w:type="pct"/>
          </w:tcPr>
          <w:p w14:paraId="1441299F" w14:textId="77777777" w:rsidR="006E32A4" w:rsidRPr="00DD3689"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DD3689">
              <w:rPr>
                <w:rFonts w:asciiTheme="majorBidi" w:hAnsiTheme="majorBidi" w:cstheme="majorBidi"/>
                <w:lang w:val="en-GB"/>
              </w:rPr>
              <w:t>Meat of bovine animals, frozen:</w:t>
            </w:r>
          </w:p>
        </w:tc>
      </w:tr>
      <w:tr w:rsidR="006E32A4" w:rsidRPr="00F31509" w14:paraId="221CA146"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CD8F192"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w:t>
            </w:r>
          </w:p>
        </w:tc>
        <w:tc>
          <w:tcPr>
            <w:tcW w:w="4028" w:type="pct"/>
          </w:tcPr>
          <w:p w14:paraId="29B8658D" w14:textId="77777777" w:rsidR="006E32A4" w:rsidRPr="00DD3689" w:rsidRDefault="006E32A4" w:rsidP="003C6AA5">
            <w:pPr>
              <w:pStyle w:val="Compact"/>
              <w:keepNext/>
              <w:numPr>
                <w:ilvl w:val="0"/>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5700" w:author="Jane Shaw" w:date="2015-11-07T12:29:00Z">
                  <w:rPr>
                    <w:rFonts w:asciiTheme="majorBidi" w:hAnsiTheme="majorBidi" w:cstheme="majorBidi"/>
                    <w:lang w:val="en-GB"/>
                  </w:rPr>
                </w:rPrChange>
              </w:rPr>
            </w:pPr>
            <w:r w:rsidRPr="00DD3689">
              <w:rPr>
                <w:rFonts w:asciiTheme="majorBidi" w:hAnsiTheme="majorBidi" w:cstheme="majorBidi"/>
                <w:sz w:val="22"/>
                <w:szCs w:val="22"/>
                <w:lang w:val="en-GB"/>
                <w:rPrChange w:id="15701" w:author="Jane Shaw" w:date="2015-11-07T12:29:00Z">
                  <w:rPr>
                    <w:rFonts w:asciiTheme="majorBidi" w:hAnsiTheme="majorBidi" w:cstheme="majorBidi"/>
                    <w:lang w:val="en-GB"/>
                  </w:rPr>
                </w:rPrChange>
              </w:rPr>
              <w:t>Carcases and half-carcases:</w:t>
            </w:r>
          </w:p>
        </w:tc>
      </w:tr>
      <w:tr w:rsidR="006E32A4" w:rsidRPr="00F31509" w14:paraId="1D6BFAB7"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3F63C61C"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w:t>
            </w:r>
          </w:p>
        </w:tc>
        <w:tc>
          <w:tcPr>
            <w:tcW w:w="4028" w:type="pct"/>
          </w:tcPr>
          <w:p w14:paraId="71B3E52E" w14:textId="042A5213" w:rsidR="006E32A4" w:rsidRPr="00DD3689" w:rsidRDefault="006E32A4" w:rsidP="00A15699">
            <w:pPr>
              <w:pStyle w:val="Compact"/>
              <w:keepNext/>
              <w:numPr>
                <w:ilvl w:val="1"/>
                <w:numId w:val="32"/>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5702" w:author="Jane Shaw" w:date="2015-11-07T12:29:00Z">
                  <w:rPr>
                    <w:rFonts w:asciiTheme="majorBidi" w:hAnsiTheme="majorBidi" w:cstheme="majorBidi"/>
                    <w:lang w:val="en-GB"/>
                  </w:rPr>
                </w:rPrChange>
              </w:rPr>
            </w:pPr>
            <w:r w:rsidRPr="00DD3689">
              <w:rPr>
                <w:rFonts w:asciiTheme="majorBidi" w:hAnsiTheme="majorBidi" w:cstheme="majorBidi"/>
                <w:sz w:val="22"/>
                <w:szCs w:val="22"/>
                <w:lang w:val="en-GB"/>
                <w:rPrChange w:id="15703" w:author="Jane Shaw" w:date="2015-11-07T12:29:00Z">
                  <w:rPr>
                    <w:rFonts w:asciiTheme="majorBidi" w:hAnsiTheme="majorBidi" w:cstheme="majorBidi"/>
                    <w:lang w:val="en-GB"/>
                  </w:rPr>
                </w:rPrChange>
              </w:rPr>
              <w:t>Described in general note 15 of the tariff schedule</w:t>
            </w:r>
            <w:del w:id="15704" w:author="Jane Shaw" w:date="2015-10-29T18:11:00Z">
              <w:r w:rsidRPr="00DD3689" w:rsidDel="00717F52">
                <w:rPr>
                  <w:rFonts w:asciiTheme="majorBidi" w:hAnsiTheme="majorBidi" w:cstheme="majorBidi"/>
                  <w:sz w:val="22"/>
                  <w:szCs w:val="22"/>
                  <w:lang w:val="en-GB"/>
                  <w:rPrChange w:id="15705" w:author="Jane Shaw" w:date="2015-11-07T12:29:00Z">
                    <w:rPr>
                      <w:rFonts w:asciiTheme="majorBidi" w:hAnsiTheme="majorBidi" w:cstheme="majorBidi"/>
                      <w:lang w:val="en-GB"/>
                    </w:rPr>
                  </w:rPrChange>
                </w:rPr>
                <w:delText xml:space="preserve"> ...</w:delText>
              </w:r>
            </w:del>
            <w:r w:rsidRPr="00DD3689">
              <w:rPr>
                <w:rFonts w:asciiTheme="majorBidi" w:hAnsiTheme="majorBidi" w:cstheme="majorBidi"/>
                <w:sz w:val="22"/>
                <w:szCs w:val="22"/>
                <w:lang w:val="en-GB"/>
                <w:rPrChange w:id="15706" w:author="Jane Shaw" w:date="2015-11-07T12:29:00Z">
                  <w:rPr>
                    <w:rFonts w:asciiTheme="majorBidi" w:hAnsiTheme="majorBidi" w:cstheme="majorBidi"/>
                    <w:lang w:val="en-GB"/>
                  </w:rPr>
                </w:rPrChange>
              </w:rPr>
              <w:t>:</w:t>
            </w:r>
          </w:p>
        </w:tc>
      </w:tr>
      <w:tr w:rsidR="006E32A4" w:rsidRPr="00F31509" w14:paraId="3510BF9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527E12A0"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0202.10.05.10</w:t>
            </w:r>
          </w:p>
        </w:tc>
        <w:tc>
          <w:tcPr>
            <w:tcW w:w="4028" w:type="pct"/>
          </w:tcPr>
          <w:p w14:paraId="499D5D4A" w14:textId="77777777" w:rsidR="006E32A4" w:rsidRPr="00DD3689" w:rsidRDefault="006E32A4" w:rsidP="003C6AA5">
            <w:pPr>
              <w:pStyle w:val="Compact"/>
              <w:keepNext/>
              <w:numPr>
                <w:ilvl w:val="2"/>
                <w:numId w:val="33"/>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5707" w:author="Jane Shaw" w:date="2015-11-07T12:29:00Z">
                  <w:rPr>
                    <w:rFonts w:asciiTheme="majorBidi" w:hAnsiTheme="majorBidi" w:cstheme="majorBidi"/>
                    <w:lang w:val="en-GB"/>
                  </w:rPr>
                </w:rPrChange>
              </w:rPr>
            </w:pPr>
            <w:r w:rsidRPr="00DD3689">
              <w:rPr>
                <w:rFonts w:asciiTheme="majorBidi" w:hAnsiTheme="majorBidi" w:cstheme="majorBidi"/>
                <w:sz w:val="22"/>
                <w:szCs w:val="22"/>
                <w:lang w:val="en-GB"/>
                <w:rPrChange w:id="15708" w:author="Jane Shaw" w:date="2015-11-07T12:29:00Z">
                  <w:rPr>
                    <w:rFonts w:asciiTheme="majorBidi" w:hAnsiTheme="majorBidi" w:cstheme="majorBidi"/>
                    <w:lang w:val="en-GB"/>
                  </w:rPr>
                </w:rPrChange>
              </w:rPr>
              <w:t>Veal</w:t>
            </w:r>
          </w:p>
        </w:tc>
      </w:tr>
      <w:tr w:rsidR="006E32A4" w:rsidRPr="00F31509" w14:paraId="3154D408"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5E91F5CA" w14:textId="77777777"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0202.10.05.90</w:t>
            </w:r>
          </w:p>
        </w:tc>
        <w:tc>
          <w:tcPr>
            <w:tcW w:w="4028" w:type="pct"/>
          </w:tcPr>
          <w:p w14:paraId="208F379A" w14:textId="77777777" w:rsidR="006E32A4" w:rsidRPr="00DD3689" w:rsidRDefault="006E32A4" w:rsidP="003C6AA5">
            <w:pPr>
              <w:pStyle w:val="Compact"/>
              <w:keepNext/>
              <w:numPr>
                <w:ilvl w:val="2"/>
                <w:numId w:val="34"/>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5709" w:author="Jane Shaw" w:date="2015-11-07T12:29:00Z">
                  <w:rPr>
                    <w:rFonts w:asciiTheme="majorBidi" w:hAnsiTheme="majorBidi" w:cstheme="majorBidi"/>
                    <w:lang w:val="en-GB"/>
                  </w:rPr>
                </w:rPrChange>
              </w:rPr>
            </w:pPr>
            <w:r w:rsidRPr="00DD3689">
              <w:rPr>
                <w:rFonts w:asciiTheme="majorBidi" w:hAnsiTheme="majorBidi" w:cstheme="majorBidi"/>
                <w:sz w:val="22"/>
                <w:szCs w:val="22"/>
                <w:lang w:val="en-GB"/>
                <w:rPrChange w:id="15710" w:author="Jane Shaw" w:date="2015-11-07T12:29:00Z">
                  <w:rPr>
                    <w:rFonts w:asciiTheme="majorBidi" w:hAnsiTheme="majorBidi" w:cstheme="majorBidi"/>
                    <w:lang w:val="en-GB"/>
                  </w:rPr>
                </w:rPrChange>
              </w:rPr>
              <w:t>Other</w:t>
            </w:r>
          </w:p>
        </w:tc>
      </w:tr>
    </w:tbl>
    <w:p w14:paraId="1E56FC84" w14:textId="77777777" w:rsidR="006E32A4" w:rsidRPr="00F31509" w:rsidRDefault="006E32A4" w:rsidP="006E32A4">
      <w:pPr>
        <w:jc w:val="both"/>
        <w:rPr>
          <w:rFonts w:asciiTheme="majorBidi" w:hAnsiTheme="majorBidi" w:cstheme="majorBidi"/>
          <w:lang w:val="en-GB"/>
        </w:rPr>
      </w:pPr>
    </w:p>
    <w:p w14:paraId="0A2223FB" w14:textId="669B4D89" w:rsidR="006E32A4" w:rsidRPr="00F31509" w:rsidRDefault="00717F52" w:rsidP="00C4334D">
      <w:pPr>
        <w:pStyle w:val="Titolo2"/>
      </w:pPr>
      <w:bookmarkStart w:id="15711" w:name="_Toc428383850"/>
      <w:bookmarkStart w:id="15712" w:name="_Toc428436072"/>
      <w:bookmarkStart w:id="15713" w:name="_Toc428436373"/>
      <w:bookmarkStart w:id="15714" w:name="_Toc308029375"/>
      <w:bookmarkStart w:id="15715" w:name="_Toc308029566"/>
      <w:ins w:id="15716" w:author="Jane Shaw" w:date="2015-10-29T18:11:00Z">
        <w:r>
          <w:t xml:space="preserve">5.1 </w:t>
        </w:r>
      </w:ins>
      <w:r w:rsidR="006E32A4" w:rsidRPr="00F31509">
        <w:t>Key processing steps</w:t>
      </w:r>
      <w:bookmarkEnd w:id="15711"/>
      <w:bookmarkEnd w:id="15712"/>
      <w:bookmarkEnd w:id="15713"/>
      <w:bookmarkEnd w:id="15714"/>
      <w:bookmarkEnd w:id="15715"/>
    </w:p>
    <w:p w14:paraId="5ACB075C" w14:textId="24A5991F"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w:t>
      </w:r>
      <w:del w:id="15717" w:author="Jane Shaw" w:date="2015-10-29T18:11:00Z">
        <w:r w:rsidRPr="00F31509" w:rsidDel="00717F52">
          <w:rPr>
            <w:rFonts w:asciiTheme="majorBidi" w:hAnsiTheme="majorBidi" w:cstheme="majorBidi"/>
            <w:lang w:val="en-GB"/>
          </w:rPr>
          <w:delText xml:space="preserve">below </w:delText>
        </w:r>
      </w:del>
      <w:ins w:id="15718" w:author="Jane Shaw" w:date="2015-10-29T18:11:00Z">
        <w:r w:rsidR="00717F52">
          <w:rPr>
            <w:rFonts w:asciiTheme="majorBidi" w:hAnsiTheme="majorBidi" w:cstheme="majorBidi"/>
            <w:lang w:val="en-GB"/>
          </w:rPr>
          <w:t xml:space="preserve">in this section </w:t>
        </w:r>
      </w:ins>
      <w:r w:rsidRPr="00F31509">
        <w:rPr>
          <w:rFonts w:asciiTheme="majorBidi" w:hAnsiTheme="majorBidi" w:cstheme="majorBidi"/>
          <w:lang w:val="en-GB"/>
        </w:rPr>
        <w:t xml:space="preserve">describes the key processing steps employed by FAO to prepare trade data sets for dissemination and </w:t>
      </w:r>
      <w:del w:id="15719" w:author="Jane Shaw" w:date="2015-10-29T18:11:00Z">
        <w:r w:rsidRPr="00F31509" w:rsidDel="00717F52">
          <w:rPr>
            <w:rFonts w:asciiTheme="majorBidi" w:hAnsiTheme="majorBidi" w:cstheme="majorBidi"/>
            <w:lang w:val="en-GB"/>
          </w:rPr>
          <w:delText xml:space="preserve">importantly </w:delText>
        </w:r>
      </w:del>
      <w:r w:rsidRPr="00F31509">
        <w:rPr>
          <w:rFonts w:asciiTheme="majorBidi" w:hAnsiTheme="majorBidi" w:cstheme="majorBidi"/>
          <w:lang w:val="en-GB"/>
        </w:rPr>
        <w:t xml:space="preserve">for use in the SUA/FBS process. FBS compilers at </w:t>
      </w:r>
      <w:ins w:id="15720" w:author="Jane Shaw" w:date="2015-10-29T18:11:00Z">
        <w:r w:rsidR="00717F52">
          <w:rPr>
            <w:rFonts w:asciiTheme="majorBidi" w:hAnsiTheme="majorBidi" w:cstheme="majorBidi"/>
            <w:lang w:val="en-GB"/>
          </w:rPr>
          <w:t xml:space="preserve">the </w:t>
        </w:r>
      </w:ins>
      <w:r w:rsidRPr="00F31509">
        <w:rPr>
          <w:rFonts w:asciiTheme="majorBidi" w:hAnsiTheme="majorBidi" w:cstheme="majorBidi"/>
          <w:lang w:val="en-GB"/>
        </w:rPr>
        <w:t xml:space="preserve">country level may want to </w:t>
      </w:r>
      <w:del w:id="15721" w:author="Jane Shaw" w:date="2015-10-29T18:11:00Z">
        <w:r w:rsidRPr="00F31509" w:rsidDel="00717F52">
          <w:rPr>
            <w:rFonts w:asciiTheme="majorBidi" w:hAnsiTheme="majorBidi" w:cstheme="majorBidi"/>
            <w:lang w:val="en-GB"/>
          </w:rPr>
          <w:delText xml:space="preserve">critically </w:delText>
        </w:r>
      </w:del>
      <w:r w:rsidRPr="00F31509">
        <w:rPr>
          <w:rFonts w:asciiTheme="majorBidi" w:hAnsiTheme="majorBidi" w:cstheme="majorBidi"/>
          <w:lang w:val="en-GB"/>
        </w:rPr>
        <w:t xml:space="preserve">review these steps, evaluate their suitability for </w:t>
      </w:r>
      <w:ins w:id="15722" w:author="Jane Shaw" w:date="2015-10-29T18:12:00Z">
        <w:r w:rsidR="00C74B67">
          <w:rPr>
            <w:rFonts w:asciiTheme="majorBidi" w:hAnsiTheme="majorBidi" w:cstheme="majorBidi"/>
            <w:lang w:val="en-GB"/>
          </w:rPr>
          <w:t xml:space="preserve">the country’s </w:t>
        </w:r>
      </w:ins>
      <w:del w:id="15723" w:author="Jane Shaw" w:date="2015-10-29T18:12:00Z">
        <w:r w:rsidRPr="00F31509" w:rsidDel="00717F52">
          <w:rPr>
            <w:rFonts w:asciiTheme="majorBidi" w:hAnsiTheme="majorBidi" w:cstheme="majorBidi"/>
            <w:lang w:val="en-GB"/>
          </w:rPr>
          <w:delText xml:space="preserve">their </w:delText>
        </w:r>
      </w:del>
      <w:r w:rsidRPr="00F31509">
        <w:rPr>
          <w:rFonts w:asciiTheme="majorBidi" w:hAnsiTheme="majorBidi" w:cstheme="majorBidi"/>
          <w:lang w:val="en-GB"/>
        </w:rPr>
        <w:t xml:space="preserve">domestic data and </w:t>
      </w:r>
      <w:ins w:id="15724" w:author="Jane Shaw" w:date="2015-10-29T18:12:00Z">
        <w:r w:rsidR="00C74B67">
          <w:rPr>
            <w:rFonts w:asciiTheme="majorBidi" w:hAnsiTheme="majorBidi" w:cstheme="majorBidi"/>
            <w:lang w:val="en-GB"/>
          </w:rPr>
          <w:t xml:space="preserve">other </w:t>
        </w:r>
      </w:ins>
      <w:r w:rsidRPr="00F31509">
        <w:rPr>
          <w:rFonts w:asciiTheme="majorBidi" w:hAnsiTheme="majorBidi" w:cstheme="majorBidi"/>
          <w:lang w:val="en-GB"/>
        </w:rPr>
        <w:t>purposes</w:t>
      </w:r>
      <w:ins w:id="15725" w:author="Jane Shaw" w:date="2015-10-29T18:12:00Z">
        <w:r w:rsidR="00C74B67">
          <w:rPr>
            <w:rFonts w:asciiTheme="majorBidi" w:hAnsiTheme="majorBidi" w:cstheme="majorBidi"/>
            <w:lang w:val="en-GB"/>
          </w:rPr>
          <w:t>,</w:t>
        </w:r>
      </w:ins>
      <w:r w:rsidRPr="00F31509">
        <w:rPr>
          <w:rFonts w:asciiTheme="majorBidi" w:hAnsiTheme="majorBidi" w:cstheme="majorBidi"/>
          <w:lang w:val="en-GB"/>
        </w:rPr>
        <w:t xml:space="preserve"> and either develop their own trade data processing system or simply </w:t>
      </w:r>
      <w:del w:id="15726" w:author="Jane Shaw" w:date="2015-10-29T18:56:00Z">
        <w:r w:rsidRPr="00F31509" w:rsidDel="005C379C">
          <w:rPr>
            <w:rFonts w:asciiTheme="majorBidi" w:hAnsiTheme="majorBidi" w:cstheme="majorBidi"/>
            <w:lang w:val="en-GB"/>
          </w:rPr>
          <w:delText xml:space="preserve">take advantage of </w:delText>
        </w:r>
      </w:del>
      <w:ins w:id="15727" w:author="Jane Shaw" w:date="2015-10-29T18:56:00Z">
        <w:r w:rsidR="005C379C">
          <w:rPr>
            <w:rFonts w:asciiTheme="majorBidi" w:hAnsiTheme="majorBidi" w:cstheme="majorBidi"/>
            <w:lang w:val="en-GB"/>
          </w:rPr>
          <w:t xml:space="preserve">use </w:t>
        </w:r>
      </w:ins>
      <w:r w:rsidRPr="00F31509">
        <w:rPr>
          <w:rFonts w:asciiTheme="majorBidi" w:hAnsiTheme="majorBidi" w:cstheme="majorBidi"/>
          <w:lang w:val="en-GB"/>
        </w:rPr>
        <w:t xml:space="preserve">the data made available by FAO. </w:t>
      </w:r>
    </w:p>
    <w:p w14:paraId="39E63096" w14:textId="728095B5" w:rsidR="006E32A4" w:rsidRPr="00F31509" w:rsidRDefault="006E32A4" w:rsidP="006E32A4">
      <w:pPr>
        <w:jc w:val="both"/>
        <w:rPr>
          <w:rFonts w:asciiTheme="majorBidi" w:hAnsiTheme="majorBidi" w:cstheme="majorBidi"/>
          <w:lang w:val="en-GB"/>
        </w:rPr>
      </w:pPr>
      <w:del w:id="15728" w:author="Jane Shaw" w:date="2015-10-29T18:56:00Z">
        <w:r w:rsidRPr="00F31509" w:rsidDel="005C379C">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FAO</w:t>
      </w:r>
      <w:ins w:id="15729" w:author="Jane Shaw" w:date="2015-10-29T18:56:00Z">
        <w:r w:rsidR="005C379C">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processing of trade data is organized around the </w:t>
      </w:r>
      <w:del w:id="15730" w:author="Jane Shaw" w:date="2015-10-29T18:59:00Z">
        <w:r w:rsidRPr="00F31509" w:rsidDel="005C379C">
          <w:rPr>
            <w:rFonts w:asciiTheme="majorBidi" w:eastAsia="Times New Roman" w:hAnsiTheme="majorBidi" w:cstheme="majorBidi"/>
            <w:lang w:val="en-GB"/>
          </w:rPr>
          <w:delText xml:space="preserve">following </w:delText>
        </w:r>
      </w:del>
      <w:r w:rsidRPr="00F31509">
        <w:rPr>
          <w:rFonts w:asciiTheme="majorBidi" w:eastAsia="Times New Roman" w:hAnsiTheme="majorBidi" w:cstheme="majorBidi"/>
          <w:lang w:val="en-GB"/>
        </w:rPr>
        <w:t>steps</w:t>
      </w:r>
      <w:ins w:id="15731" w:author="Jane Shaw" w:date="2015-10-29T18:59:00Z">
        <w:r w:rsidR="005C379C">
          <w:rPr>
            <w:rFonts w:asciiTheme="majorBidi" w:eastAsia="Times New Roman" w:hAnsiTheme="majorBidi" w:cstheme="majorBidi"/>
            <w:lang w:val="en-GB"/>
          </w:rPr>
          <w:t xml:space="preserve"> described in the following subsections</w:t>
        </w:r>
      </w:ins>
      <w:r w:rsidRPr="00F31509">
        <w:rPr>
          <w:rFonts w:asciiTheme="majorBidi" w:eastAsia="Times New Roman" w:hAnsiTheme="majorBidi" w:cstheme="majorBidi"/>
          <w:lang w:val="en-GB"/>
        </w:rPr>
        <w:t xml:space="preserve">. </w:t>
      </w:r>
      <w:ins w:id="15732" w:author="Jane Shaw" w:date="2015-10-29T18:57:00Z">
        <w:r w:rsidR="005C379C">
          <w:rPr>
            <w:rFonts w:asciiTheme="majorBidi" w:eastAsia="Times New Roman" w:hAnsiTheme="majorBidi" w:cstheme="majorBidi"/>
            <w:lang w:val="en-GB"/>
          </w:rPr>
          <w:t xml:space="preserve">Figure 22 </w:t>
        </w:r>
      </w:ins>
      <w:ins w:id="15733" w:author="Jane Shaw" w:date="2015-10-29T18:58:00Z">
        <w:r w:rsidR="005C379C">
          <w:rPr>
            <w:rFonts w:asciiTheme="majorBidi" w:eastAsia="Times New Roman" w:hAnsiTheme="majorBidi" w:cstheme="majorBidi"/>
            <w:lang w:val="en-GB"/>
          </w:rPr>
          <w:t xml:space="preserve">provides </w:t>
        </w:r>
      </w:ins>
      <w:del w:id="15734" w:author="Jane Shaw" w:date="2015-10-29T18:57:00Z">
        <w:r w:rsidRPr="00F31509" w:rsidDel="005C379C">
          <w:rPr>
            <w:rFonts w:asciiTheme="majorBidi" w:eastAsia="Times New Roman" w:hAnsiTheme="majorBidi" w:cstheme="majorBidi"/>
            <w:lang w:val="en-GB"/>
          </w:rPr>
          <w:delText xml:space="preserve">To obtain a </w:delText>
        </w:r>
      </w:del>
      <w:ins w:id="15735" w:author="Jane Shaw" w:date="2015-10-29T18:58:00Z">
        <w:r w:rsidR="005C379C">
          <w:rPr>
            <w:rFonts w:asciiTheme="majorBidi" w:eastAsia="Times New Roman" w:hAnsiTheme="majorBidi" w:cstheme="majorBidi"/>
            <w:lang w:val="en-GB"/>
          </w:rPr>
          <w:t xml:space="preserve">an </w:t>
        </w:r>
      </w:ins>
      <w:del w:id="15736" w:author="Jane Shaw" w:date="2015-10-29T18:58:00Z">
        <w:r w:rsidRPr="00F31509" w:rsidDel="005C379C">
          <w:rPr>
            <w:rFonts w:asciiTheme="majorBidi" w:eastAsia="Times New Roman" w:hAnsiTheme="majorBidi" w:cstheme="majorBidi"/>
            <w:lang w:val="en-GB"/>
          </w:rPr>
          <w:delText xml:space="preserve">quick </w:delText>
        </w:r>
      </w:del>
      <w:r w:rsidRPr="00F31509">
        <w:rPr>
          <w:rFonts w:asciiTheme="majorBidi" w:eastAsia="Times New Roman" w:hAnsiTheme="majorBidi" w:cstheme="majorBidi"/>
          <w:lang w:val="en-GB"/>
        </w:rPr>
        <w:t>overview</w:t>
      </w:r>
      <w:ins w:id="15737" w:author="Jane Shaw" w:date="2015-10-29T18:59:00Z">
        <w:r w:rsidR="005C379C">
          <w:rPr>
            <w:rFonts w:asciiTheme="majorBidi" w:eastAsia="Times New Roman" w:hAnsiTheme="majorBidi" w:cstheme="majorBidi"/>
            <w:lang w:val="en-GB"/>
          </w:rPr>
          <w:t xml:space="preserve"> of the process</w:t>
        </w:r>
      </w:ins>
      <w:del w:id="15738" w:author="Jane Shaw" w:date="2015-10-29T18:57:00Z">
        <w:r w:rsidRPr="00F31509" w:rsidDel="005C379C">
          <w:rPr>
            <w:rFonts w:asciiTheme="majorBidi" w:eastAsia="Times New Roman" w:hAnsiTheme="majorBidi" w:cstheme="majorBidi"/>
            <w:lang w:val="en-GB"/>
          </w:rPr>
          <w:delText>,</w:delText>
        </w:r>
      </w:del>
      <w:del w:id="15739" w:author="Jane Shaw" w:date="2015-10-29T18:59:00Z">
        <w:r w:rsidRPr="00F31509" w:rsidDel="005C379C">
          <w:rPr>
            <w:rFonts w:asciiTheme="majorBidi" w:eastAsia="Times New Roman" w:hAnsiTheme="majorBidi" w:cstheme="majorBidi"/>
            <w:lang w:val="en-GB"/>
          </w:rPr>
          <w:delText xml:space="preserve"> </w:delText>
        </w:r>
        <w:r w:rsidR="001C1A41" w:rsidRPr="00F31509" w:rsidDel="005C379C">
          <w:rPr>
            <w:rFonts w:asciiTheme="majorBidi" w:eastAsia="Times New Roman" w:hAnsiTheme="majorBidi" w:cstheme="majorBidi"/>
            <w:lang w:val="en-GB"/>
          </w:rPr>
          <w:delText xml:space="preserve">FBS </w:delText>
        </w:r>
        <w:r w:rsidRPr="00F31509" w:rsidDel="005C379C">
          <w:rPr>
            <w:rFonts w:asciiTheme="majorBidi" w:eastAsia="Times New Roman" w:hAnsiTheme="majorBidi" w:cstheme="majorBidi"/>
            <w:lang w:val="en-GB"/>
          </w:rPr>
          <w:delText xml:space="preserve">compilers may also want to refer to the flow chart depicted in </w:delText>
        </w:r>
        <w:r w:rsidR="00E24798" w:rsidDel="005C379C">
          <w:fldChar w:fldCharType="begin"/>
        </w:r>
        <w:r w:rsidR="00E24798" w:rsidDel="005C379C">
          <w:delInstrText xml:space="preserve"> REF _Ref428347378 \h  \* MERGEFORMAT </w:delInstrText>
        </w:r>
        <w:r w:rsidR="00E24798" w:rsidDel="005C379C">
          <w:fldChar w:fldCharType="separate"/>
        </w:r>
        <w:r w:rsidR="00E24798" w:rsidRPr="00F31509" w:rsidDel="005C379C">
          <w:rPr>
            <w:rFonts w:asciiTheme="majorBidi" w:eastAsia="Times New Roman" w:hAnsiTheme="majorBidi" w:cstheme="majorBidi"/>
            <w:lang w:val="en-GB"/>
          </w:rPr>
          <w:delText xml:space="preserve">Figure </w:delText>
        </w:r>
        <w:r w:rsidR="00E24798" w:rsidRPr="000F0B1C" w:rsidDel="005C379C">
          <w:rPr>
            <w:rFonts w:asciiTheme="majorBidi" w:eastAsia="Times New Roman" w:hAnsiTheme="majorBidi" w:cstheme="majorBidi"/>
            <w:noProof/>
            <w:lang w:val="en-GB"/>
          </w:rPr>
          <w:delText>26</w:delText>
        </w:r>
        <w:r w:rsidR="00E24798" w:rsidDel="005C379C">
          <w:fldChar w:fldCharType="end"/>
        </w:r>
        <w:r w:rsidRPr="00F31509" w:rsidDel="005C379C">
          <w:rPr>
            <w:rFonts w:asciiTheme="majorBidi" w:eastAsia="Times New Roman" w:hAnsiTheme="majorBidi" w:cstheme="majorBidi"/>
            <w:lang w:val="en-GB"/>
          </w:rPr>
          <w:delText xml:space="preserve"> below</w:delText>
        </w:r>
      </w:del>
      <w:r w:rsidRPr="00F31509">
        <w:rPr>
          <w:rFonts w:asciiTheme="majorBidi" w:eastAsia="Times New Roman" w:hAnsiTheme="majorBidi" w:cstheme="majorBidi"/>
          <w:lang w:val="en-GB"/>
        </w:rPr>
        <w:t>.</w:t>
      </w:r>
    </w:p>
    <w:p w14:paraId="4EE2AE01" w14:textId="77777777" w:rsidR="006E32A4" w:rsidRPr="00F31509" w:rsidRDefault="006E32A4" w:rsidP="006E32A4">
      <w:pPr>
        <w:pStyle w:val="Titolo3"/>
        <w:jc w:val="both"/>
        <w:rPr>
          <w:rFonts w:asciiTheme="majorBidi" w:hAnsiTheme="majorBidi" w:cstheme="majorBidi"/>
          <w:lang w:val="en-GB"/>
        </w:rPr>
      </w:pPr>
      <w:r w:rsidRPr="00F31509">
        <w:rPr>
          <w:rFonts w:asciiTheme="majorBidi" w:hAnsiTheme="majorBidi" w:cstheme="majorBidi"/>
          <w:lang w:val="en-GB"/>
        </w:rPr>
        <w:t>Pre-validation</w:t>
      </w:r>
    </w:p>
    <w:p w14:paraId="693A2916" w14:textId="6721FFCA"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In a first step, a series of program</w:t>
      </w:r>
      <w:del w:id="15740" w:author="Jane Shaw" w:date="2015-10-29T19:00:00Z">
        <w:r w:rsidRPr="00F31509" w:rsidDel="00540817">
          <w:rPr>
            <w:rFonts w:asciiTheme="majorBidi" w:eastAsia="Times New Roman" w:hAnsiTheme="majorBidi" w:cstheme="majorBidi"/>
            <w:lang w:val="en-GB"/>
          </w:rPr>
          <w:delText>me</w:delText>
        </w:r>
      </w:del>
      <w:r w:rsidRPr="00F31509">
        <w:rPr>
          <w:rFonts w:asciiTheme="majorBidi" w:eastAsia="Times New Roman" w:hAnsiTheme="majorBidi" w:cstheme="majorBidi"/>
          <w:lang w:val="en-GB"/>
        </w:rPr>
        <w:t xml:space="preserve">s </w:t>
      </w:r>
      <w:del w:id="15741" w:author="Jane Shaw" w:date="2015-10-29T19:00:00Z">
        <w:r w:rsidRPr="00F31509" w:rsidDel="00540817">
          <w:rPr>
            <w:rFonts w:asciiTheme="majorBidi" w:eastAsia="Times New Roman" w:hAnsiTheme="majorBidi" w:cstheme="majorBidi"/>
            <w:lang w:val="en-GB"/>
          </w:rPr>
          <w:delText xml:space="preserve">to </w:delText>
        </w:r>
      </w:del>
      <w:ins w:id="15742" w:author="Jane Shaw" w:date="2015-10-29T19:00:00Z">
        <w:r w:rsidR="00540817">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identify</w:t>
      </w:r>
      <w:ins w:id="15743" w:author="Jane Shaw" w:date="2015-10-29T19:00:00Z">
        <w:r w:rsidR="00540817">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missing quantity data </w:t>
      </w:r>
      <w:del w:id="15744" w:author="Jane Shaw" w:date="2015-10-29T19:00:00Z">
        <w:r w:rsidRPr="00F31509" w:rsidDel="00540817">
          <w:rPr>
            <w:rFonts w:asciiTheme="majorBidi" w:eastAsia="Times New Roman" w:hAnsiTheme="majorBidi" w:cstheme="majorBidi"/>
            <w:lang w:val="en-GB"/>
          </w:rPr>
          <w:delText xml:space="preserve">is </w:delText>
        </w:r>
      </w:del>
      <w:ins w:id="15745" w:author="Jane Shaw" w:date="2015-10-29T19:00:00Z">
        <w:r w:rsidR="00540817">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run and</w:t>
      </w:r>
      <w:del w:id="15746" w:author="Jane Shaw" w:date="2015-10-29T19:01:00Z">
        <w:r w:rsidRPr="00F31509" w:rsidDel="00540817">
          <w:rPr>
            <w:rFonts w:asciiTheme="majorBidi" w:eastAsia="Times New Roman" w:hAnsiTheme="majorBidi" w:cstheme="majorBidi"/>
            <w:lang w:val="en-GB"/>
          </w:rPr>
          <w:delText xml:space="preserve"> </w:delText>
        </w:r>
      </w:del>
      <w:ins w:id="15747" w:author="Jane Shaw" w:date="2015-10-29T19:01:00Z">
        <w:r w:rsidR="00540817">
          <w:rPr>
            <w:rFonts w:asciiTheme="majorBidi" w:eastAsia="Times New Roman" w:hAnsiTheme="majorBidi" w:cstheme="majorBidi"/>
            <w:lang w:val="en-GB"/>
          </w:rPr>
          <w:t xml:space="preserve"> </w:t>
        </w:r>
      </w:ins>
      <w:ins w:id="15748" w:author="Jane Shaw" w:date="2015-10-29T19:02:00Z">
        <w:r w:rsidR="00540817">
          <w:rPr>
            <w:rFonts w:asciiTheme="majorBidi" w:eastAsia="Times New Roman" w:hAnsiTheme="majorBidi" w:cstheme="majorBidi"/>
            <w:lang w:val="en-GB"/>
          </w:rPr>
          <w:t xml:space="preserve">validations of </w:t>
        </w:r>
      </w:ins>
      <w:del w:id="15749" w:author="Jane Shaw" w:date="2015-10-29T19:00:00Z">
        <w:r w:rsidRPr="00F31509" w:rsidDel="00540817">
          <w:rPr>
            <w:rFonts w:asciiTheme="majorBidi" w:eastAsia="Times New Roman" w:hAnsiTheme="majorBidi" w:cstheme="majorBidi"/>
            <w:lang w:val="en-GB"/>
          </w:rPr>
          <w:delText xml:space="preserve">based on these, </w:delText>
        </w:r>
      </w:del>
      <w:r w:rsidRPr="00F31509">
        <w:rPr>
          <w:rFonts w:asciiTheme="majorBidi" w:eastAsia="Times New Roman" w:hAnsiTheme="majorBidi" w:cstheme="majorBidi"/>
          <w:lang w:val="en-GB"/>
        </w:rPr>
        <w:t>unit</w:t>
      </w:r>
      <w:ins w:id="15750" w:author="Jane Shaw" w:date="2015-10-29T19:00:00Z">
        <w:r w:rsidR="00540817">
          <w:rPr>
            <w:rFonts w:asciiTheme="majorBidi" w:eastAsia="Times New Roman" w:hAnsiTheme="majorBidi" w:cstheme="majorBidi"/>
            <w:lang w:val="en-GB"/>
          </w:rPr>
          <w:t xml:space="preserve"> </w:t>
        </w:r>
      </w:ins>
      <w:del w:id="15751" w:author="Jane Shaw" w:date="2015-10-29T19:00:00Z">
        <w:r w:rsidRPr="00F31509" w:rsidDel="0054081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value</w:t>
      </w:r>
      <w:ins w:id="15752" w:author="Jane Shaw" w:date="2015-10-29T19:00:00Z">
        <w:r w:rsidR="00540817">
          <w:rPr>
            <w:rFonts w:asciiTheme="majorBidi" w:eastAsia="Times New Roman" w:hAnsiTheme="majorBidi" w:cstheme="majorBidi"/>
            <w:lang w:val="en-GB"/>
          </w:rPr>
          <w:t>-</w:t>
        </w:r>
      </w:ins>
      <w:del w:id="15753" w:author="Jane Shaw" w:date="2015-10-29T19:00:00Z">
        <w:r w:rsidRPr="00F31509" w:rsidDel="00540817">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based outlier</w:t>
      </w:r>
      <w:ins w:id="15754" w:author="Jane Shaw" w:date="2015-10-29T19:02:00Z">
        <w:r w:rsidR="0054081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w:t>
      </w:r>
      <w:del w:id="15755" w:author="Jane Shaw" w:date="2015-10-29T19:02:00Z">
        <w:r w:rsidRPr="00F31509" w:rsidDel="00540817">
          <w:rPr>
            <w:rFonts w:asciiTheme="majorBidi" w:eastAsia="Times New Roman" w:hAnsiTheme="majorBidi" w:cstheme="majorBidi"/>
            <w:lang w:val="en-GB"/>
          </w:rPr>
          <w:delText xml:space="preserve">validations </w:delText>
        </w:r>
      </w:del>
      <w:r w:rsidRPr="00F31509">
        <w:rPr>
          <w:rFonts w:asciiTheme="majorBidi" w:eastAsia="Times New Roman" w:hAnsiTheme="majorBidi" w:cstheme="majorBidi"/>
          <w:lang w:val="en-GB"/>
        </w:rPr>
        <w:t>are performed</w:t>
      </w:r>
      <w:ins w:id="15756" w:author="Jane Shaw" w:date="2015-10-29T19:01:00Z">
        <w:r w:rsidR="00540817" w:rsidRPr="00540817">
          <w:rPr>
            <w:rFonts w:asciiTheme="majorBidi" w:eastAsia="Times New Roman" w:hAnsiTheme="majorBidi" w:cstheme="majorBidi"/>
            <w:lang w:val="en-GB"/>
          </w:rPr>
          <w:t xml:space="preserve"> </w:t>
        </w:r>
        <w:r w:rsidR="00540817">
          <w:rPr>
            <w:rFonts w:asciiTheme="majorBidi" w:eastAsia="Times New Roman" w:hAnsiTheme="majorBidi" w:cstheme="majorBidi"/>
            <w:lang w:val="en-GB"/>
          </w:rPr>
          <w:t>based on the findings</w:t>
        </w:r>
      </w:ins>
      <w:r w:rsidRPr="00F31509">
        <w:rPr>
          <w:rFonts w:asciiTheme="majorBidi" w:eastAsia="Times New Roman" w:hAnsiTheme="majorBidi" w:cstheme="majorBidi"/>
          <w:lang w:val="en-GB"/>
        </w:rPr>
        <w:t xml:space="preserve">. These checks ensure that the data meet the minimum requirements for </w:t>
      </w:r>
      <w:del w:id="15757" w:author="Jane Shaw" w:date="2015-10-29T19:02:00Z">
        <w:r w:rsidRPr="00F31509" w:rsidDel="00540817">
          <w:rPr>
            <w:rFonts w:asciiTheme="majorBidi" w:eastAsia="Times New Roman" w:hAnsiTheme="majorBidi" w:cstheme="majorBidi"/>
            <w:lang w:val="en-GB"/>
          </w:rPr>
          <w:delText xml:space="preserve">further </w:delText>
        </w:r>
      </w:del>
      <w:r w:rsidRPr="00F31509">
        <w:rPr>
          <w:rFonts w:asciiTheme="majorBidi" w:eastAsia="Times New Roman" w:hAnsiTheme="majorBidi" w:cstheme="majorBidi"/>
          <w:lang w:val="en-GB"/>
        </w:rPr>
        <w:t xml:space="preserve">processing. They also provide a first opportunity </w:t>
      </w:r>
      <w:del w:id="15758" w:author="Jane Shaw" w:date="2015-10-29T19:03:00Z">
        <w:r w:rsidRPr="00F31509" w:rsidDel="00F35A92">
          <w:rPr>
            <w:rFonts w:asciiTheme="majorBidi" w:eastAsia="Times New Roman" w:hAnsiTheme="majorBidi" w:cstheme="majorBidi"/>
            <w:lang w:val="en-GB"/>
          </w:rPr>
          <w:delText xml:space="preserve">to </w:delText>
        </w:r>
      </w:del>
      <w:ins w:id="15759" w:author="Jane Shaw" w:date="2015-10-29T19:03:00Z">
        <w:r w:rsidR="00F35A92">
          <w:rPr>
            <w:rFonts w:asciiTheme="majorBidi" w:eastAsia="Times New Roman" w:hAnsiTheme="majorBidi" w:cstheme="majorBidi"/>
            <w:lang w:val="en-GB"/>
          </w:rPr>
          <w:t xml:space="preserve">for </w:t>
        </w:r>
      </w:ins>
      <w:del w:id="15760" w:author="Jane Shaw" w:date="2015-10-29T19:02:00Z">
        <w:r w:rsidRPr="00F31509" w:rsidDel="00F35A92">
          <w:rPr>
            <w:rFonts w:asciiTheme="majorBidi" w:eastAsia="Times New Roman" w:hAnsiTheme="majorBidi" w:cstheme="majorBidi"/>
            <w:lang w:val="en-GB"/>
          </w:rPr>
          <w:delText xml:space="preserve">mend such </w:delText>
        </w:r>
      </w:del>
      <w:ins w:id="15761" w:author="Jane Shaw" w:date="2015-10-29T19:02:00Z">
        <w:r w:rsidR="00F35A92">
          <w:rPr>
            <w:rFonts w:asciiTheme="majorBidi" w:eastAsia="Times New Roman" w:hAnsiTheme="majorBidi" w:cstheme="majorBidi"/>
            <w:lang w:val="en-GB"/>
          </w:rPr>
          <w:t xml:space="preserve">resolving </w:t>
        </w:r>
      </w:ins>
      <w:r w:rsidRPr="00F31509">
        <w:rPr>
          <w:rFonts w:asciiTheme="majorBidi" w:eastAsia="Times New Roman" w:hAnsiTheme="majorBidi" w:cstheme="majorBidi"/>
          <w:lang w:val="en-GB"/>
        </w:rPr>
        <w:t xml:space="preserve">data problems and </w:t>
      </w:r>
      <w:r w:rsidR="001C1A41" w:rsidRPr="00F31509">
        <w:rPr>
          <w:rFonts w:asciiTheme="majorBidi" w:eastAsia="Times New Roman" w:hAnsiTheme="majorBidi" w:cstheme="majorBidi"/>
          <w:lang w:val="en-GB"/>
        </w:rPr>
        <w:t>prevent</w:t>
      </w:r>
      <w:ins w:id="15762" w:author="Jane Shaw" w:date="2015-10-29T19:02:00Z">
        <w:r w:rsidR="00F35A92">
          <w:rPr>
            <w:rFonts w:asciiTheme="majorBidi" w:eastAsia="Times New Roman" w:hAnsiTheme="majorBidi" w:cstheme="majorBidi"/>
            <w:lang w:val="en-GB"/>
          </w:rPr>
          <w:t>ing</w:t>
        </w:r>
      </w:ins>
      <w:r w:rsidR="001C1A41"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low</w:t>
      </w:r>
      <w:ins w:id="15763" w:author="Jane Shaw" w:date="2015-10-29T19:03:00Z">
        <w:r w:rsidR="00F35A92">
          <w:rPr>
            <w:rFonts w:asciiTheme="majorBidi" w:eastAsia="Times New Roman" w:hAnsiTheme="majorBidi" w:cstheme="majorBidi"/>
            <w:lang w:val="en-GB"/>
          </w:rPr>
          <w:t>-</w:t>
        </w:r>
      </w:ins>
      <w:del w:id="15764" w:author="Jane Shaw" w:date="2015-10-29T19:03:00Z">
        <w:r w:rsidRPr="00F31509" w:rsidDel="00F35A92">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quality information </w:t>
      </w:r>
      <w:r w:rsidR="001C1A41" w:rsidRPr="00F31509">
        <w:rPr>
          <w:rFonts w:asciiTheme="majorBidi" w:eastAsia="Times New Roman" w:hAnsiTheme="majorBidi" w:cstheme="majorBidi"/>
          <w:lang w:val="en-GB"/>
        </w:rPr>
        <w:t xml:space="preserve">from </w:t>
      </w:r>
      <w:del w:id="15765" w:author="Jane Shaw" w:date="2015-10-29T19:03:00Z">
        <w:r w:rsidR="001C1A41" w:rsidRPr="00F31509" w:rsidDel="00F35A92">
          <w:rPr>
            <w:rFonts w:asciiTheme="majorBidi" w:eastAsia="Times New Roman" w:hAnsiTheme="majorBidi" w:cstheme="majorBidi"/>
            <w:lang w:val="en-GB"/>
          </w:rPr>
          <w:delText xml:space="preserve">passing </w:delText>
        </w:r>
      </w:del>
      <w:ins w:id="15766" w:author="Jane Shaw" w:date="2015-10-29T19:03:00Z">
        <w:r w:rsidR="00F35A92">
          <w:rPr>
            <w:rFonts w:asciiTheme="majorBidi" w:eastAsia="Times New Roman" w:hAnsiTheme="majorBidi" w:cstheme="majorBidi"/>
            <w:lang w:val="en-GB"/>
          </w:rPr>
          <w:t xml:space="preserve">being used </w:t>
        </w:r>
      </w:ins>
      <w:r w:rsidRPr="00F31509">
        <w:rPr>
          <w:rFonts w:asciiTheme="majorBidi" w:eastAsia="Times New Roman" w:hAnsiTheme="majorBidi" w:cstheme="majorBidi"/>
          <w:lang w:val="en-GB"/>
        </w:rPr>
        <w:t xml:space="preserve">throughout </w:t>
      </w:r>
      <w:del w:id="15767" w:author="Jane Shaw" w:date="2015-10-29T19:03:00Z">
        <w:r w:rsidRPr="00F31509" w:rsidDel="00F35A92">
          <w:rPr>
            <w:rFonts w:asciiTheme="majorBidi" w:eastAsia="Times New Roman" w:hAnsiTheme="majorBidi" w:cstheme="majorBidi"/>
            <w:lang w:val="en-GB"/>
          </w:rPr>
          <w:delText xml:space="preserve">the rest of </w:delText>
        </w:r>
      </w:del>
      <w:r w:rsidRPr="00F31509">
        <w:rPr>
          <w:rFonts w:asciiTheme="majorBidi" w:eastAsia="Times New Roman" w:hAnsiTheme="majorBidi" w:cstheme="majorBidi"/>
          <w:lang w:val="en-GB"/>
        </w:rPr>
        <w:t>the data processing.</w:t>
      </w:r>
      <w:r w:rsidR="008568EC">
        <w:rPr>
          <w:rFonts w:asciiTheme="majorBidi" w:eastAsia="Times New Roman" w:hAnsiTheme="majorBidi" w:cstheme="majorBidi"/>
          <w:lang w:val="en-GB"/>
        </w:rPr>
        <w:t xml:space="preserve"> </w:t>
      </w:r>
    </w:p>
    <w:p w14:paraId="77473131" w14:textId="7A2B2BD7" w:rsidR="006E32A4" w:rsidRPr="00F31509" w:rsidRDefault="006E32A4" w:rsidP="006E32A4">
      <w:pPr>
        <w:pStyle w:val="Titolo3"/>
        <w:jc w:val="both"/>
        <w:rPr>
          <w:rFonts w:asciiTheme="majorBidi" w:hAnsiTheme="majorBidi" w:cstheme="majorBidi"/>
          <w:lang w:val="en-GB"/>
        </w:rPr>
      </w:pPr>
      <w:r w:rsidRPr="00F31509">
        <w:rPr>
          <w:rFonts w:asciiTheme="majorBidi" w:hAnsiTheme="majorBidi" w:cstheme="majorBidi"/>
          <w:lang w:val="en-GB"/>
        </w:rPr>
        <w:t>Data</w:t>
      </w:r>
      <w:ins w:id="15768" w:author="Jane Shaw" w:date="2015-10-29T19:03:00Z">
        <w:r w:rsidR="00F35A92">
          <w:rPr>
            <w:rFonts w:asciiTheme="majorBidi" w:hAnsiTheme="majorBidi" w:cstheme="majorBidi"/>
            <w:lang w:val="en-GB"/>
          </w:rPr>
          <w:t xml:space="preserve"> </w:t>
        </w:r>
      </w:ins>
      <w:r w:rsidRPr="00F31509">
        <w:rPr>
          <w:rFonts w:asciiTheme="majorBidi" w:hAnsiTheme="majorBidi" w:cstheme="majorBidi"/>
          <w:lang w:val="en-GB"/>
        </w:rPr>
        <w:t xml:space="preserve">set </w:t>
      </w:r>
      <w:r w:rsidR="00F35A92" w:rsidRPr="00F31509">
        <w:rPr>
          <w:rFonts w:asciiTheme="majorBidi" w:hAnsiTheme="majorBidi" w:cstheme="majorBidi"/>
          <w:lang w:val="en-GB"/>
        </w:rPr>
        <w:t>standardization</w:t>
      </w:r>
    </w:p>
    <w:p w14:paraId="01371CD7" w14:textId="2F370030" w:rsidR="006E32A4" w:rsidRPr="00F31509" w:rsidRDefault="006E32A4" w:rsidP="006E32A4">
      <w:pPr>
        <w:jc w:val="both"/>
        <w:rPr>
          <w:rFonts w:asciiTheme="majorBidi" w:hAnsiTheme="majorBidi" w:cstheme="majorBidi"/>
          <w:lang w:val="en-GB"/>
        </w:rPr>
      </w:pPr>
      <w:del w:id="15769" w:author="Jane Shaw" w:date="2015-10-29T19:03:00Z">
        <w:r w:rsidRPr="00F31509" w:rsidDel="00F35A92">
          <w:rPr>
            <w:rFonts w:asciiTheme="majorBidi" w:hAnsiTheme="majorBidi" w:cstheme="majorBidi"/>
            <w:lang w:val="en-GB"/>
          </w:rPr>
          <w:delText xml:space="preserve">Dataset </w:delText>
        </w:r>
      </w:del>
      <w:r w:rsidR="00F35A92" w:rsidRPr="00F31509">
        <w:rPr>
          <w:rFonts w:asciiTheme="majorBidi" w:hAnsiTheme="majorBidi" w:cstheme="majorBidi"/>
          <w:lang w:val="en-GB"/>
        </w:rPr>
        <w:t xml:space="preserve">Standardization </w:t>
      </w:r>
      <w:ins w:id="15770" w:author="Jane Shaw" w:date="2015-10-29T19:03:00Z">
        <w:r w:rsidR="00F35A92">
          <w:rPr>
            <w:rFonts w:asciiTheme="majorBidi" w:hAnsiTheme="majorBidi" w:cstheme="majorBidi"/>
            <w:lang w:val="en-GB"/>
          </w:rPr>
          <w:t xml:space="preserve">of the data set </w:t>
        </w:r>
      </w:ins>
      <w:r w:rsidRPr="00F31509">
        <w:rPr>
          <w:rFonts w:asciiTheme="majorBidi" w:hAnsiTheme="majorBidi" w:cstheme="majorBidi"/>
          <w:lang w:val="en-GB"/>
        </w:rPr>
        <w:t xml:space="preserve">includes </w:t>
      </w:r>
      <w:del w:id="15771" w:author="Jane Shaw" w:date="2015-10-29T19:03:00Z">
        <w:r w:rsidRPr="00F31509" w:rsidDel="00F35A92">
          <w:rPr>
            <w:rFonts w:asciiTheme="majorBidi" w:hAnsiTheme="majorBidi" w:cstheme="majorBidi"/>
            <w:lang w:val="en-GB"/>
          </w:rPr>
          <w:delText xml:space="preserve">a number of additional </w:delText>
        </w:r>
      </w:del>
      <w:r w:rsidRPr="00F31509">
        <w:rPr>
          <w:rFonts w:asciiTheme="majorBidi" w:hAnsiTheme="majorBidi" w:cstheme="majorBidi"/>
          <w:lang w:val="en-GB"/>
        </w:rPr>
        <w:t xml:space="preserve">preparatory steps </w:t>
      </w:r>
      <w:del w:id="15772" w:author="Jane Shaw" w:date="2015-10-29T19:03:00Z">
        <w:r w:rsidRPr="00F31509" w:rsidDel="00F35A92">
          <w:rPr>
            <w:rFonts w:asciiTheme="majorBidi" w:hAnsiTheme="majorBidi" w:cstheme="majorBidi"/>
            <w:lang w:val="en-GB"/>
          </w:rPr>
          <w:delText xml:space="preserve">to </w:delText>
        </w:r>
      </w:del>
      <w:ins w:id="15773" w:author="Jane Shaw" w:date="2015-10-29T19:03:00Z">
        <w:r w:rsidR="00F35A92">
          <w:rPr>
            <w:rFonts w:asciiTheme="majorBidi" w:hAnsiTheme="majorBidi" w:cstheme="majorBidi"/>
            <w:lang w:val="en-GB"/>
          </w:rPr>
          <w:t xml:space="preserve">for </w:t>
        </w:r>
      </w:ins>
      <w:r w:rsidRPr="00F31509">
        <w:rPr>
          <w:rFonts w:asciiTheme="majorBidi" w:hAnsiTheme="majorBidi" w:cstheme="majorBidi"/>
          <w:lang w:val="en-GB"/>
        </w:rPr>
        <w:t>facilitat</w:t>
      </w:r>
      <w:ins w:id="15774" w:author="Jane Shaw" w:date="2015-10-29T19:03:00Z">
        <w:r w:rsidR="00F35A92">
          <w:rPr>
            <w:rFonts w:asciiTheme="majorBidi" w:hAnsiTheme="majorBidi" w:cstheme="majorBidi"/>
            <w:lang w:val="en-GB"/>
          </w:rPr>
          <w:t>ing</w:t>
        </w:r>
      </w:ins>
      <w:del w:id="15775" w:author="Jane Shaw" w:date="2015-10-29T19:03:00Z">
        <w:r w:rsidRPr="00F31509" w:rsidDel="00F35A92">
          <w:rPr>
            <w:rFonts w:asciiTheme="majorBidi" w:hAnsiTheme="majorBidi" w:cstheme="majorBidi"/>
            <w:lang w:val="en-GB"/>
          </w:rPr>
          <w:delText>e</w:delText>
        </w:r>
      </w:del>
      <w:r w:rsidRPr="00F31509">
        <w:rPr>
          <w:rFonts w:asciiTheme="majorBidi" w:hAnsiTheme="majorBidi" w:cstheme="majorBidi"/>
          <w:lang w:val="en-GB"/>
        </w:rPr>
        <w:t xml:space="preserve"> </w:t>
      </w:r>
      <w:del w:id="15776" w:author="Jane Shaw" w:date="2015-10-29T19:03:00Z">
        <w:r w:rsidRPr="00F31509" w:rsidDel="00F35A92">
          <w:rPr>
            <w:rFonts w:asciiTheme="majorBidi" w:hAnsiTheme="majorBidi" w:cstheme="majorBidi"/>
            <w:lang w:val="en-GB"/>
          </w:rPr>
          <w:delText xml:space="preserve">further </w:delText>
        </w:r>
      </w:del>
      <w:r w:rsidRPr="00F31509">
        <w:rPr>
          <w:rFonts w:asciiTheme="majorBidi" w:hAnsiTheme="majorBidi" w:cstheme="majorBidi"/>
          <w:lang w:val="en-GB"/>
        </w:rPr>
        <w:t xml:space="preserve">data processing. These </w:t>
      </w:r>
      <w:ins w:id="15777" w:author="Jane Shaw" w:date="2015-10-29T19:04:00Z">
        <w:r w:rsidR="00F35A92">
          <w:rPr>
            <w:rFonts w:asciiTheme="majorBidi" w:hAnsiTheme="majorBidi" w:cstheme="majorBidi"/>
            <w:lang w:val="en-GB"/>
          </w:rPr>
          <w:t xml:space="preserve">steps </w:t>
        </w:r>
      </w:ins>
      <w:r w:rsidRPr="00F31509">
        <w:rPr>
          <w:rFonts w:asciiTheme="majorBidi" w:hAnsiTheme="majorBidi" w:cstheme="majorBidi"/>
          <w:lang w:val="en-GB"/>
        </w:rPr>
        <w:t xml:space="preserve">include basic formatting </w:t>
      </w:r>
      <w:del w:id="15778" w:author="Jane Shaw" w:date="2015-10-29T19:04:00Z">
        <w:r w:rsidRPr="00F31509" w:rsidDel="00F35A92">
          <w:rPr>
            <w:rFonts w:asciiTheme="majorBidi" w:hAnsiTheme="majorBidi" w:cstheme="majorBidi"/>
            <w:lang w:val="en-GB"/>
          </w:rPr>
          <w:delText xml:space="preserve">steps </w:delText>
        </w:r>
      </w:del>
      <w:r w:rsidRPr="00F31509">
        <w:rPr>
          <w:rFonts w:asciiTheme="majorBidi" w:hAnsiTheme="majorBidi" w:cstheme="majorBidi"/>
          <w:lang w:val="en-GB"/>
        </w:rPr>
        <w:t xml:space="preserve">(e.g. unifying the two quantity columns into one column), </w:t>
      </w:r>
      <w:ins w:id="15779" w:author="Jane Shaw" w:date="2015-10-29T19:04:00Z">
        <w:r w:rsidR="00F35A92">
          <w:rPr>
            <w:rFonts w:asciiTheme="majorBidi" w:hAnsiTheme="majorBidi" w:cstheme="majorBidi"/>
            <w:lang w:val="en-GB"/>
          </w:rPr>
          <w:t xml:space="preserve">converting </w:t>
        </w:r>
      </w:ins>
      <w:r w:rsidRPr="00F31509">
        <w:rPr>
          <w:rFonts w:asciiTheme="majorBidi" w:hAnsiTheme="majorBidi" w:cstheme="majorBidi"/>
          <w:lang w:val="en-GB"/>
        </w:rPr>
        <w:t>unit</w:t>
      </w:r>
      <w:ins w:id="15780" w:author="Jane Shaw" w:date="2015-10-29T19:04:00Z">
        <w:r w:rsidR="00F35A92">
          <w:rPr>
            <w:rFonts w:asciiTheme="majorBidi" w:hAnsiTheme="majorBidi" w:cstheme="majorBidi"/>
            <w:lang w:val="en-GB"/>
          </w:rPr>
          <w:t>s</w:t>
        </w:r>
      </w:ins>
      <w:r w:rsidRPr="00F31509">
        <w:rPr>
          <w:rFonts w:asciiTheme="majorBidi" w:hAnsiTheme="majorBidi" w:cstheme="majorBidi"/>
          <w:lang w:val="en-GB"/>
        </w:rPr>
        <w:t xml:space="preserve"> of measurement </w:t>
      </w:r>
      <w:del w:id="15781" w:author="Jane Shaw" w:date="2015-10-29T19:04:00Z">
        <w:r w:rsidRPr="00F31509" w:rsidDel="00F35A92">
          <w:rPr>
            <w:rFonts w:asciiTheme="majorBidi" w:hAnsiTheme="majorBidi" w:cstheme="majorBidi"/>
            <w:lang w:val="en-GB"/>
          </w:rPr>
          <w:delText xml:space="preserve">conversion </w:delText>
        </w:r>
      </w:del>
      <w:r w:rsidRPr="00F31509">
        <w:rPr>
          <w:rFonts w:asciiTheme="majorBidi" w:hAnsiTheme="majorBidi" w:cstheme="majorBidi"/>
          <w:lang w:val="en-GB"/>
        </w:rPr>
        <w:t xml:space="preserve">(e.g. </w:t>
      </w:r>
      <w:del w:id="15782" w:author="Jane Shaw" w:date="2015-10-29T19:04:00Z">
        <w:r w:rsidRPr="00F31509" w:rsidDel="00F35A92">
          <w:rPr>
            <w:rFonts w:asciiTheme="majorBidi" w:hAnsiTheme="majorBidi" w:cstheme="majorBidi"/>
            <w:lang w:val="en-GB"/>
          </w:rPr>
          <w:delText xml:space="preserve">all quantities are converted </w:delText>
        </w:r>
      </w:del>
      <w:r w:rsidRPr="00F31509">
        <w:rPr>
          <w:rFonts w:asciiTheme="majorBidi" w:hAnsiTheme="majorBidi" w:cstheme="majorBidi"/>
          <w:lang w:val="en-GB"/>
        </w:rPr>
        <w:t xml:space="preserve">to </w:t>
      </w:r>
      <w:del w:id="15783" w:author="Jane Shaw" w:date="2015-10-29T19:04:00Z">
        <w:r w:rsidRPr="00F31509" w:rsidDel="00F35A92">
          <w:rPr>
            <w:rFonts w:asciiTheme="majorBidi" w:hAnsiTheme="majorBidi" w:cstheme="majorBidi"/>
            <w:lang w:val="en-GB"/>
          </w:rPr>
          <w:delText xml:space="preserve">metric </w:delText>
        </w:r>
      </w:del>
      <w:r w:rsidRPr="00F31509">
        <w:rPr>
          <w:rFonts w:asciiTheme="majorBidi" w:hAnsiTheme="majorBidi" w:cstheme="majorBidi"/>
          <w:lang w:val="en-GB"/>
        </w:rPr>
        <w:t>tonnes, numbers, etc.), link</w:t>
      </w:r>
      <w:ins w:id="15784" w:author="Jane Shaw" w:date="2015-10-29T19:05:00Z">
        <w:r w:rsidR="00F35A92">
          <w:rPr>
            <w:rFonts w:asciiTheme="majorBidi" w:hAnsiTheme="majorBidi" w:cstheme="majorBidi"/>
            <w:lang w:val="en-GB"/>
          </w:rPr>
          <w:t>ing</w:t>
        </w:r>
      </w:ins>
      <w:del w:id="15785" w:author="Jane Shaw" w:date="2015-10-29T19:04:00Z">
        <w:r w:rsidRPr="00F31509" w:rsidDel="00F35A92">
          <w:rPr>
            <w:rFonts w:asciiTheme="majorBidi" w:hAnsiTheme="majorBidi" w:cstheme="majorBidi"/>
            <w:lang w:val="en-GB"/>
          </w:rPr>
          <w:delText>s</w:delText>
        </w:r>
      </w:del>
      <w:r w:rsidRPr="00F31509">
        <w:rPr>
          <w:rFonts w:asciiTheme="majorBidi" w:hAnsiTheme="majorBidi" w:cstheme="majorBidi"/>
          <w:lang w:val="en-GB"/>
        </w:rPr>
        <w:t xml:space="preserve"> </w:t>
      </w:r>
      <w:del w:id="15786" w:author="Jane Shaw" w:date="2015-10-29T19:05:00Z">
        <w:r w:rsidRPr="00F31509" w:rsidDel="00F35A92">
          <w:rPr>
            <w:rFonts w:asciiTheme="majorBidi" w:hAnsiTheme="majorBidi" w:cstheme="majorBidi"/>
            <w:lang w:val="en-GB"/>
          </w:rPr>
          <w:delText xml:space="preserve">of </w:delText>
        </w:r>
      </w:del>
      <w:r w:rsidRPr="00F31509">
        <w:rPr>
          <w:rFonts w:asciiTheme="majorBidi" w:hAnsiTheme="majorBidi" w:cstheme="majorBidi"/>
          <w:lang w:val="en-GB"/>
        </w:rPr>
        <w:t>country codes to country names</w:t>
      </w:r>
      <w:ins w:id="15787" w:author="Jane Shaw" w:date="2015-10-29T19:05:00Z">
        <w:r w:rsidR="00F35A92">
          <w:rPr>
            <w:rFonts w:asciiTheme="majorBidi" w:hAnsiTheme="majorBidi" w:cstheme="majorBidi"/>
            <w:lang w:val="en-GB"/>
          </w:rPr>
          <w:t>,</w:t>
        </w:r>
      </w:ins>
      <w:del w:id="15788" w:author="Jane Shaw" w:date="2015-10-29T19:05:00Z">
        <w:r w:rsidRPr="00F31509" w:rsidDel="00F35A92">
          <w:rPr>
            <w:rFonts w:asciiTheme="majorBidi" w:hAnsiTheme="majorBidi" w:cstheme="majorBidi"/>
            <w:lang w:val="en-GB"/>
          </w:rPr>
          <w:delText>;</w:delText>
        </w:r>
      </w:del>
      <w:r w:rsidRPr="00F31509">
        <w:rPr>
          <w:rFonts w:asciiTheme="majorBidi" w:hAnsiTheme="majorBidi" w:cstheme="majorBidi"/>
          <w:lang w:val="en-GB"/>
        </w:rPr>
        <w:t xml:space="preserve"> and </w:t>
      </w:r>
      <w:del w:id="15789" w:author="Jane Shaw" w:date="2015-10-29T19:05:00Z">
        <w:r w:rsidRPr="00F31509" w:rsidDel="00F35A92">
          <w:rPr>
            <w:rFonts w:asciiTheme="majorBidi" w:hAnsiTheme="majorBidi" w:cstheme="majorBidi"/>
            <w:lang w:val="en-GB"/>
          </w:rPr>
          <w:delText xml:space="preserve">the </w:delText>
        </w:r>
      </w:del>
      <w:r w:rsidRPr="00F31509">
        <w:rPr>
          <w:rFonts w:asciiTheme="majorBidi" w:hAnsiTheme="majorBidi" w:cstheme="majorBidi"/>
          <w:lang w:val="en-GB"/>
        </w:rPr>
        <w:t xml:space="preserve">conversion from </w:t>
      </w:r>
      <w:ins w:id="15790" w:author="Jane Shaw" w:date="2015-10-30T11:54:00Z">
        <w:r w:rsidR="00F857F7">
          <w:rPr>
            <w:rFonts w:asciiTheme="majorBidi" w:hAnsiTheme="majorBidi" w:cstheme="majorBidi"/>
            <w:lang w:val="en-GB"/>
          </w:rPr>
          <w:t xml:space="preserve">the </w:t>
        </w:r>
      </w:ins>
      <w:r w:rsidRPr="00F31509">
        <w:rPr>
          <w:rFonts w:asciiTheme="majorBidi" w:hAnsiTheme="majorBidi" w:cstheme="majorBidi"/>
          <w:lang w:val="en-GB"/>
        </w:rPr>
        <w:t xml:space="preserve">HS to </w:t>
      </w:r>
      <w:ins w:id="15791" w:author="Jane Shaw" w:date="2015-10-29T19:05:00Z">
        <w:r w:rsidR="00F35A92">
          <w:rPr>
            <w:rFonts w:asciiTheme="majorBidi" w:hAnsiTheme="majorBidi" w:cstheme="majorBidi"/>
            <w:lang w:val="en-GB"/>
          </w:rPr>
          <w:t>the FAOSTAT commodity list (</w:t>
        </w:r>
      </w:ins>
      <w:r w:rsidRPr="00F31509">
        <w:rPr>
          <w:rFonts w:asciiTheme="majorBidi" w:hAnsiTheme="majorBidi" w:cstheme="majorBidi"/>
          <w:lang w:val="en-GB"/>
        </w:rPr>
        <w:t>FCL</w:t>
      </w:r>
      <w:ins w:id="15792" w:author="Jane Shaw" w:date="2015-10-29T19:05:00Z">
        <w:r w:rsidR="00F35A92">
          <w:rPr>
            <w:rFonts w:asciiTheme="majorBidi" w:hAnsiTheme="majorBidi" w:cstheme="majorBidi"/>
            <w:lang w:val="en-GB"/>
          </w:rPr>
          <w:t>)</w:t>
        </w:r>
      </w:ins>
      <w:ins w:id="15793" w:author="Jane Shaw" w:date="2015-10-29T19:06:00Z">
        <w:r w:rsidR="00F35A92">
          <w:rPr>
            <w:rFonts w:asciiTheme="majorBidi" w:hAnsiTheme="majorBidi" w:cstheme="majorBidi"/>
            <w:lang w:val="en-GB"/>
          </w:rPr>
          <w:t xml:space="preserve"> or the Central Product Classification (</w:t>
        </w:r>
      </w:ins>
      <w:del w:id="15794" w:author="Jane Shaw" w:date="2015-10-29T19:06:00Z">
        <w:r w:rsidRPr="00F31509" w:rsidDel="00F35A92">
          <w:rPr>
            <w:rFonts w:asciiTheme="majorBidi" w:hAnsiTheme="majorBidi" w:cstheme="majorBidi"/>
            <w:lang w:val="en-GB"/>
          </w:rPr>
          <w:delText>/</w:delText>
        </w:r>
      </w:del>
      <w:r w:rsidRPr="00F31509">
        <w:rPr>
          <w:rFonts w:asciiTheme="majorBidi" w:hAnsiTheme="majorBidi" w:cstheme="majorBidi"/>
          <w:lang w:val="en-GB"/>
        </w:rPr>
        <w:t>CPC</w:t>
      </w:r>
      <w:ins w:id="15795" w:author="Jane Shaw" w:date="2015-10-29T19:06:00Z">
        <w:r w:rsidR="00F35A92">
          <w:rPr>
            <w:rFonts w:asciiTheme="majorBidi" w:hAnsiTheme="majorBidi" w:cstheme="majorBidi"/>
            <w:lang w:val="en-GB"/>
          </w:rPr>
          <w:t>).</w:t>
        </w:r>
      </w:ins>
      <w:r w:rsidRPr="00F31509">
        <w:rPr>
          <w:rStyle w:val="FootnoteAnchor"/>
          <w:rFonts w:asciiTheme="majorBidi" w:hAnsiTheme="majorBidi" w:cstheme="majorBidi"/>
          <w:lang w:val="en-GB"/>
        </w:rPr>
        <w:footnoteReference w:id="58"/>
      </w:r>
      <w:del w:id="15800" w:author="Jane Shaw" w:date="2015-10-29T19:06:00Z">
        <w:r w:rsidRPr="00F31509" w:rsidDel="00F35A92">
          <w:rPr>
            <w:rFonts w:asciiTheme="majorBidi" w:hAnsiTheme="majorBidi" w:cstheme="majorBidi"/>
            <w:lang w:val="en-GB"/>
          </w:rPr>
          <w:delText>.</w:delText>
        </w:r>
      </w:del>
      <w:r w:rsidRPr="00F31509">
        <w:rPr>
          <w:rFonts w:asciiTheme="majorBidi" w:hAnsiTheme="majorBidi" w:cstheme="majorBidi"/>
          <w:lang w:val="en-GB"/>
        </w:rPr>
        <w:t xml:space="preserve"> </w:t>
      </w:r>
      <w:del w:id="15801" w:author="Jane Shaw" w:date="2015-10-29T19:09:00Z">
        <w:r w:rsidRPr="00F31509" w:rsidDel="00F35A92">
          <w:rPr>
            <w:rFonts w:asciiTheme="majorBidi" w:hAnsiTheme="majorBidi" w:cstheme="majorBidi"/>
            <w:lang w:val="en-GB"/>
          </w:rPr>
          <w:delText>If/</w:delText>
        </w:r>
      </w:del>
      <w:r w:rsidR="00F35A92" w:rsidRPr="00F31509">
        <w:rPr>
          <w:rFonts w:asciiTheme="majorBidi" w:hAnsiTheme="majorBidi" w:cstheme="majorBidi"/>
          <w:lang w:val="en-GB"/>
        </w:rPr>
        <w:t xml:space="preserve">When </w:t>
      </w:r>
      <w:r w:rsidRPr="00F31509">
        <w:rPr>
          <w:rFonts w:asciiTheme="majorBidi" w:hAnsiTheme="majorBidi" w:cstheme="majorBidi"/>
          <w:lang w:val="en-GB"/>
        </w:rPr>
        <w:t>successfully completed, these steps will produce the FAO standardized trade data</w:t>
      </w:r>
      <w:ins w:id="15802" w:author="Jane Shaw" w:date="2015-10-29T19:09:00Z">
        <w:r w:rsidR="00F35A92">
          <w:rPr>
            <w:rFonts w:asciiTheme="majorBidi" w:hAnsiTheme="majorBidi" w:cstheme="majorBidi"/>
            <w:lang w:val="en-GB"/>
          </w:rPr>
          <w:t xml:space="preserve"> </w:t>
        </w:r>
      </w:ins>
      <w:r w:rsidRPr="00F31509">
        <w:rPr>
          <w:rFonts w:asciiTheme="majorBidi" w:hAnsiTheme="majorBidi" w:cstheme="majorBidi"/>
          <w:lang w:val="en-GB"/>
        </w:rPr>
        <w:t xml:space="preserve">set. </w:t>
      </w:r>
    </w:p>
    <w:p w14:paraId="3A5A1748" w14:textId="7868E69C"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w:t>
      </w:r>
      <w:ins w:id="15803" w:author="Jane Shaw" w:date="2015-10-29T19:09:00Z">
        <w:r w:rsidR="00F35A92">
          <w:rPr>
            <w:rFonts w:asciiTheme="majorBidi" w:eastAsia="Times New Roman" w:hAnsiTheme="majorBidi" w:cstheme="majorBidi"/>
            <w:lang w:val="en-GB"/>
          </w:rPr>
          <w:t>se</w:t>
        </w:r>
      </w:ins>
      <w:r w:rsidRPr="00F31509">
        <w:rPr>
          <w:rFonts w:asciiTheme="majorBidi" w:eastAsia="Times New Roman" w:hAnsiTheme="majorBidi" w:cstheme="majorBidi"/>
          <w:lang w:val="en-GB"/>
        </w:rPr>
        <w:t xml:space="preserve"> </w:t>
      </w:r>
      <w:del w:id="15804" w:author="Jane Shaw" w:date="2015-10-29T19:09:00Z">
        <w:r w:rsidRPr="00F31509" w:rsidDel="00F35A92">
          <w:rPr>
            <w:rFonts w:asciiTheme="majorBidi" w:eastAsia="Times New Roman" w:hAnsiTheme="majorBidi" w:cstheme="majorBidi"/>
            <w:lang w:val="en-GB"/>
          </w:rPr>
          <w:delText xml:space="preserve">above </w:delText>
        </w:r>
      </w:del>
      <w:r w:rsidRPr="00F31509">
        <w:rPr>
          <w:rFonts w:asciiTheme="majorBidi" w:eastAsia="Times New Roman" w:hAnsiTheme="majorBidi" w:cstheme="majorBidi"/>
          <w:lang w:val="en-GB"/>
        </w:rPr>
        <w:t xml:space="preserve">steps are applied to </w:t>
      </w:r>
      <w:ins w:id="15805" w:author="Jane Shaw" w:date="2015-10-29T19:09:00Z">
        <w:r w:rsidR="00F35A92">
          <w:rPr>
            <w:rFonts w:asciiTheme="majorBidi" w:eastAsia="Times New Roman" w:hAnsiTheme="majorBidi" w:cstheme="majorBidi"/>
            <w:lang w:val="en-GB"/>
          </w:rPr>
          <w:t xml:space="preserve">the data from </w:t>
        </w:r>
      </w:ins>
      <w:r w:rsidRPr="00F31509">
        <w:rPr>
          <w:rFonts w:asciiTheme="majorBidi" w:eastAsia="Times New Roman" w:hAnsiTheme="majorBidi" w:cstheme="majorBidi"/>
          <w:lang w:val="en-GB"/>
        </w:rPr>
        <w:t xml:space="preserve">all reporting countries. Once completed, </w:t>
      </w:r>
      <w:del w:id="15806" w:author="Jane Shaw" w:date="2015-10-29T19:09:00Z">
        <w:r w:rsidRPr="00F31509" w:rsidDel="00F35A92">
          <w:rPr>
            <w:rFonts w:asciiTheme="majorBidi" w:eastAsia="Times New Roman" w:hAnsiTheme="majorBidi" w:cstheme="majorBidi"/>
            <w:lang w:val="en-GB"/>
          </w:rPr>
          <w:delText xml:space="preserve">we can </w:delText>
        </w:r>
      </w:del>
      <w:ins w:id="15807" w:author="Jane Shaw" w:date="2015-10-29T19:09:00Z">
        <w:r w:rsidR="00F35A92">
          <w:rPr>
            <w:rFonts w:asciiTheme="majorBidi" w:eastAsia="Times New Roman" w:hAnsiTheme="majorBidi" w:cstheme="majorBidi"/>
            <w:lang w:val="en-GB"/>
          </w:rPr>
          <w:t xml:space="preserve">it is </w:t>
        </w:r>
      </w:ins>
      <w:r w:rsidRPr="00F31509">
        <w:rPr>
          <w:rFonts w:asciiTheme="majorBidi" w:eastAsia="Times New Roman" w:hAnsiTheme="majorBidi" w:cstheme="majorBidi"/>
          <w:lang w:val="en-GB"/>
        </w:rPr>
        <w:t xml:space="preserve">also </w:t>
      </w:r>
      <w:ins w:id="15808" w:author="Jane Shaw" w:date="2015-10-29T19:09:00Z">
        <w:r w:rsidR="00F35A92">
          <w:rPr>
            <w:rFonts w:asciiTheme="majorBidi" w:eastAsia="Times New Roman" w:hAnsiTheme="majorBidi" w:cstheme="majorBidi"/>
            <w:lang w:val="en-GB"/>
          </w:rPr>
          <w:t xml:space="preserve">possible to </w:t>
        </w:r>
      </w:ins>
      <w:r w:rsidRPr="00F31509">
        <w:rPr>
          <w:rFonts w:asciiTheme="majorBidi" w:eastAsia="Times New Roman" w:hAnsiTheme="majorBidi" w:cstheme="majorBidi"/>
          <w:lang w:val="en-GB"/>
        </w:rPr>
        <w:t xml:space="preserve">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unit</w:t>
      </w:r>
      <w:ins w:id="15809" w:author="Jane Shaw" w:date="2015-10-29T19:09:00Z">
        <w:r w:rsidR="00F35A92">
          <w:rPr>
            <w:rFonts w:asciiTheme="majorBidi" w:eastAsia="Times New Roman" w:hAnsiTheme="majorBidi" w:cstheme="majorBidi"/>
            <w:lang w:val="en-GB"/>
          </w:rPr>
          <w:t xml:space="preserve"> </w:t>
        </w:r>
      </w:ins>
      <w:del w:id="15810" w:author="Jane Shaw" w:date="2015-10-29T19:09:00Z">
        <w:r w:rsidRPr="00F31509" w:rsidDel="00F35A9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values for every commodity and for a specific year.</w:t>
      </w:r>
      <w:r w:rsidR="008568EC">
        <w:rPr>
          <w:rFonts w:asciiTheme="majorBidi" w:eastAsia="Times New Roman" w:hAnsiTheme="majorBidi" w:cstheme="majorBidi"/>
          <w:lang w:val="en-GB"/>
        </w:rPr>
        <w:t xml:space="preserve"> </w:t>
      </w:r>
      <w:ins w:id="15811" w:author="Jane Shaw" w:date="2015-10-29T19:09:00Z">
        <w:r w:rsidR="00F35A92">
          <w:rPr>
            <w:rFonts w:asciiTheme="majorBidi" w:eastAsia="Times New Roman" w:hAnsiTheme="majorBidi" w:cstheme="majorBidi"/>
            <w:lang w:val="en-GB"/>
          </w:rPr>
          <w:t xml:space="preserve">The </w:t>
        </w:r>
      </w:ins>
      <w:r w:rsidR="00F35A92" w:rsidRPr="00F31509">
        <w:rPr>
          <w:rFonts w:asciiTheme="majorBidi" w:eastAsia="Times New Roman" w:hAnsiTheme="majorBidi" w:cstheme="majorBidi"/>
          <w:lang w:val="en-GB"/>
        </w:rPr>
        <w:t>unit</w:t>
      </w:r>
      <w:ins w:id="15812" w:author="Jane Shaw" w:date="2015-10-29T19:09:00Z">
        <w:r w:rsidR="00F35A92">
          <w:rPr>
            <w:rFonts w:asciiTheme="majorBidi" w:eastAsia="Times New Roman" w:hAnsiTheme="majorBidi" w:cstheme="majorBidi"/>
            <w:lang w:val="en-GB"/>
          </w:rPr>
          <w:t xml:space="preserve"> </w:t>
        </w:r>
      </w:ins>
      <w:del w:id="15813" w:author="Jane Shaw" w:date="2015-10-29T19:09:00Z">
        <w:r w:rsidR="001C1A41" w:rsidRPr="00F31509" w:rsidDel="00F35A92">
          <w:rPr>
            <w:rFonts w:asciiTheme="majorBidi" w:eastAsia="Times New Roman" w:hAnsiTheme="majorBidi" w:cstheme="majorBidi"/>
            <w:lang w:val="en-GB"/>
          </w:rPr>
          <w:delText>-</w:delText>
        </w:r>
      </w:del>
      <w:r w:rsidR="001C1A41" w:rsidRPr="00F31509">
        <w:rPr>
          <w:rFonts w:asciiTheme="majorBidi" w:eastAsia="Times New Roman" w:hAnsiTheme="majorBidi" w:cstheme="majorBidi"/>
          <w:lang w:val="en-GB"/>
        </w:rPr>
        <w:t>value</w:t>
      </w:r>
      <w:del w:id="15814" w:author="Jane Shaw" w:date="2015-10-29T19:09:00Z">
        <w:r w:rsidR="001C1A41" w:rsidRPr="00F31509" w:rsidDel="00F35A92">
          <w:rPr>
            <w:rFonts w:asciiTheme="majorBidi" w:eastAsia="Times New Roman" w:hAnsiTheme="majorBidi" w:cstheme="majorBidi"/>
            <w:lang w:val="en-GB"/>
          </w:rPr>
          <w:delText>s</w:delText>
        </w:r>
      </w:del>
      <w:r w:rsidR="001C1A41" w:rsidRPr="00F31509">
        <w:rPr>
          <w:rFonts w:asciiTheme="majorBidi" w:eastAsia="Times New Roman" w:hAnsiTheme="majorBidi" w:cstheme="majorBidi"/>
          <w:lang w:val="en-GB"/>
        </w:rPr>
        <w:t xml:space="preserve"> </w:t>
      </w:r>
      <w:del w:id="15815" w:author="Jane Shaw" w:date="2015-10-29T19:09:00Z">
        <w:r w:rsidR="001C1A41" w:rsidRPr="00F31509" w:rsidDel="00F35A92">
          <w:rPr>
            <w:rFonts w:asciiTheme="majorBidi" w:eastAsia="Times New Roman" w:hAnsiTheme="majorBidi" w:cstheme="majorBidi"/>
            <w:lang w:val="en-GB"/>
          </w:rPr>
          <w:delText xml:space="preserve">are </w:delText>
        </w:r>
      </w:del>
      <w:ins w:id="15816" w:author="Jane Shaw" w:date="2015-10-29T19:09:00Z">
        <w:r w:rsidR="00F35A92">
          <w:rPr>
            <w:rFonts w:asciiTheme="majorBidi" w:eastAsia="Times New Roman" w:hAnsiTheme="majorBidi" w:cstheme="majorBidi"/>
            <w:lang w:val="en-GB"/>
          </w:rPr>
          <w:t xml:space="preserve">is </w:t>
        </w:r>
      </w:ins>
      <w:r w:rsidR="001C1A41" w:rsidRPr="00F31509">
        <w:rPr>
          <w:rFonts w:asciiTheme="majorBidi" w:eastAsia="Times New Roman" w:hAnsiTheme="majorBidi" w:cstheme="majorBidi"/>
          <w:lang w:val="en-GB"/>
        </w:rPr>
        <w:t xml:space="preserve">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ins w:id="15817" w:author="Jane Shaw" w:date="2015-10-29T19:10:00Z">
        <w:r w:rsidR="00F35A92">
          <w:rPr>
            <w:rFonts w:asciiTheme="majorBidi" w:eastAsia="Times New Roman" w:hAnsiTheme="majorBidi" w:cstheme="majorBidi"/>
            <w:lang w:val="en-GB"/>
          </w:rPr>
          <w:t xml:space="preserve"> (number of units)</w:t>
        </w:r>
      </w:ins>
      <w:r w:rsidR="001C1A41" w:rsidRPr="00F31509">
        <w:rPr>
          <w:rFonts w:asciiTheme="majorBidi" w:eastAsia="Times New Roman" w:hAnsiTheme="majorBidi" w:cstheme="majorBidi"/>
          <w:lang w:val="en-GB"/>
        </w:rPr>
        <w:t>.</w:t>
      </w:r>
    </w:p>
    <w:p w14:paraId="2D3C0152" w14:textId="5B1FC150"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p>
    <w:p w14:paraId="720B75C3" w14:textId="6609327C" w:rsidR="006E32A4" w:rsidRPr="00F31509" w:rsidRDefault="006E32A4" w:rsidP="00A15699">
      <w:pPr>
        <w:pStyle w:val="Didascalia"/>
        <w:tabs>
          <w:tab w:val="left" w:pos="2268"/>
        </w:tabs>
        <w:jc w:val="both"/>
        <w:rPr>
          <w:rFonts w:asciiTheme="majorBidi" w:hAnsiTheme="majorBidi" w:cstheme="majorBidi"/>
          <w:lang w:val="en-GB"/>
        </w:rPr>
      </w:pPr>
      <w:bookmarkStart w:id="15818" w:name="_Ref428347378"/>
      <w:bookmarkStart w:id="15819" w:name="_Toc428383873"/>
      <w:bookmarkStart w:id="15820" w:name="_Toc430872526"/>
      <w:r w:rsidRPr="00F31509">
        <w:rPr>
          <w:rFonts w:asciiTheme="majorBidi" w:eastAsia="Times New Roman" w:hAnsiTheme="majorBidi" w:cstheme="majorBidi"/>
          <w:lang w:val="en-GB"/>
        </w:rPr>
        <w:t xml:space="preserve">Figure </w:t>
      </w:r>
      <w:ins w:id="15821" w:author="Jane Shaw" w:date="2015-10-29T18:58:00Z">
        <w:r w:rsidR="005C379C">
          <w:rPr>
            <w:rFonts w:asciiTheme="majorBidi" w:eastAsia="Times New Roman" w:hAnsiTheme="majorBidi" w:cstheme="majorBidi"/>
            <w:lang w:val="en-GB"/>
          </w:rPr>
          <w:t>22</w:t>
        </w:r>
      </w:ins>
      <w:del w:id="15822" w:author="Jane Shaw" w:date="2015-10-29T18:58:00Z">
        <w:r w:rsidR="003D789C" w:rsidRPr="00F31509" w:rsidDel="005C379C">
          <w:rPr>
            <w:rFonts w:asciiTheme="majorBidi" w:hAnsiTheme="majorBidi" w:cstheme="majorBidi"/>
            <w:lang w:val="en-GB"/>
          </w:rPr>
          <w:fldChar w:fldCharType="begin"/>
        </w:r>
        <w:r w:rsidRPr="00F31509" w:rsidDel="005C379C">
          <w:rPr>
            <w:rFonts w:asciiTheme="majorBidi" w:hAnsiTheme="majorBidi" w:cstheme="majorBidi"/>
            <w:lang w:val="en-GB"/>
          </w:rPr>
          <w:delInstrText xml:space="preserve"> SEQ Figure \* ARABIC </w:delInstrText>
        </w:r>
        <w:r w:rsidR="003D789C" w:rsidRPr="00F31509" w:rsidDel="005C379C">
          <w:rPr>
            <w:rFonts w:asciiTheme="majorBidi" w:hAnsiTheme="majorBidi" w:cstheme="majorBidi"/>
            <w:lang w:val="en-GB"/>
          </w:rPr>
          <w:fldChar w:fldCharType="separate"/>
        </w:r>
        <w:r w:rsidR="00E24798" w:rsidDel="005C379C">
          <w:rPr>
            <w:rFonts w:asciiTheme="majorBidi" w:hAnsiTheme="majorBidi" w:cstheme="majorBidi"/>
            <w:noProof/>
            <w:lang w:val="en-GB"/>
          </w:rPr>
          <w:delText>26</w:delText>
        </w:r>
        <w:r w:rsidR="003D789C" w:rsidRPr="00F31509" w:rsidDel="005C379C">
          <w:rPr>
            <w:rFonts w:asciiTheme="majorBidi" w:hAnsiTheme="majorBidi" w:cstheme="majorBidi"/>
            <w:lang w:val="en-GB"/>
          </w:rPr>
          <w:fldChar w:fldCharType="end"/>
        </w:r>
      </w:del>
      <w:bookmarkEnd w:id="15818"/>
      <w:r w:rsidRPr="00F31509">
        <w:rPr>
          <w:rFonts w:asciiTheme="majorBidi" w:eastAsia="Times New Roman" w:hAnsiTheme="majorBidi" w:cstheme="majorBidi"/>
          <w:lang w:val="en-GB"/>
        </w:rPr>
        <w:t xml:space="preserve">: </w:t>
      </w:r>
      <w:del w:id="15823" w:author="Jane Shaw" w:date="2015-10-29T18:58:00Z">
        <w:r w:rsidRPr="00F31509" w:rsidDel="005C379C">
          <w:rPr>
            <w:rFonts w:asciiTheme="majorBidi" w:eastAsia="Times New Roman" w:hAnsiTheme="majorBidi" w:cstheme="majorBidi"/>
            <w:lang w:val="en-GB"/>
          </w:rPr>
          <w:delText xml:space="preserve">Trade </w:delText>
        </w:r>
      </w:del>
      <w:r w:rsidR="005C379C" w:rsidRPr="00F31509">
        <w:rPr>
          <w:rFonts w:asciiTheme="majorBidi" w:eastAsia="Times New Roman" w:hAnsiTheme="majorBidi" w:cstheme="majorBidi"/>
          <w:lang w:val="en-GB"/>
        </w:rPr>
        <w:t xml:space="preserve">Processing </w:t>
      </w:r>
      <w:del w:id="15824" w:author="Jane Shaw" w:date="2015-10-29T18:58:00Z">
        <w:r w:rsidRPr="00F31509" w:rsidDel="005C379C">
          <w:rPr>
            <w:rFonts w:asciiTheme="majorBidi" w:eastAsia="Times New Roman" w:hAnsiTheme="majorBidi" w:cstheme="majorBidi"/>
            <w:lang w:val="en-GB"/>
          </w:rPr>
          <w:delText xml:space="preserve">steps </w:delText>
        </w:r>
      </w:del>
      <w:ins w:id="15825" w:author="Jane Shaw" w:date="2015-10-29T18:58:00Z">
        <w:r w:rsidR="005C379C">
          <w:rPr>
            <w:rFonts w:asciiTheme="majorBidi" w:eastAsia="Times New Roman" w:hAnsiTheme="majorBidi" w:cstheme="majorBidi"/>
            <w:lang w:val="en-GB"/>
          </w:rPr>
          <w:t>o</w:t>
        </w:r>
        <w:commentRangeStart w:id="15826"/>
        <w:r w:rsidR="005C379C">
          <w:rPr>
            <w:rFonts w:asciiTheme="majorBidi" w:eastAsia="Times New Roman" w:hAnsiTheme="majorBidi" w:cstheme="majorBidi"/>
            <w:lang w:val="en-GB"/>
          </w:rPr>
          <w:t xml:space="preserve">f trade data </w:t>
        </w:r>
      </w:ins>
      <w:r w:rsidRPr="00F31509">
        <w:rPr>
          <w:rFonts w:asciiTheme="majorBidi" w:eastAsia="Times New Roman" w:hAnsiTheme="majorBidi" w:cstheme="majorBidi"/>
          <w:lang w:val="en-GB"/>
        </w:rPr>
        <w:t>at FAO</w:t>
      </w:r>
      <w:bookmarkEnd w:id="15819"/>
      <w:bookmarkEnd w:id="15820"/>
      <w:commentRangeEnd w:id="15826"/>
      <w:r w:rsidR="00A15699">
        <w:rPr>
          <w:rStyle w:val="Rimandocommento"/>
          <w:rFonts w:cs="Arial"/>
          <w:i w:val="0"/>
          <w:iCs w:val="0"/>
        </w:rPr>
        <w:commentReference w:id="15826"/>
      </w:r>
    </w:p>
    <w:p w14:paraId="3CB1A4EA" w14:textId="77777777" w:rsidR="006E32A4" w:rsidRPr="00F31509" w:rsidRDefault="006E32A4" w:rsidP="006E32A4">
      <w:pPr>
        <w:pStyle w:val="Titolo3"/>
        <w:jc w:val="both"/>
        <w:rPr>
          <w:rFonts w:asciiTheme="majorBidi" w:hAnsiTheme="majorBidi" w:cstheme="majorBidi"/>
          <w:lang w:val="en-GB"/>
        </w:rPr>
      </w:pPr>
      <w:r w:rsidRPr="00F31509">
        <w:rPr>
          <w:rFonts w:asciiTheme="majorBidi" w:hAnsiTheme="majorBidi" w:cstheme="majorBidi"/>
          <w:lang w:val="en-GB"/>
        </w:rPr>
        <w:t>Validation of trade data</w:t>
      </w:r>
    </w:p>
    <w:p w14:paraId="06106E37" w14:textId="715C22B8" w:rsidR="006E32A4" w:rsidRPr="00F31509" w:rsidRDefault="006E32A4" w:rsidP="006E32A4">
      <w:pPr>
        <w:jc w:val="both"/>
        <w:rPr>
          <w:rFonts w:asciiTheme="majorBidi" w:hAnsiTheme="majorBidi" w:cstheme="majorBidi"/>
          <w:lang w:val="en-GB"/>
        </w:rPr>
      </w:pPr>
      <w:bookmarkStart w:id="15827" w:name="self-trade"/>
      <w:bookmarkStart w:id="15828" w:name="missing-quantities"/>
      <w:bookmarkEnd w:id="15827"/>
      <w:bookmarkEnd w:id="15828"/>
      <w:r w:rsidRPr="00F31509">
        <w:rPr>
          <w:rFonts w:asciiTheme="majorBidi" w:hAnsiTheme="majorBidi" w:cstheme="majorBidi"/>
          <w:lang w:val="en-GB"/>
        </w:rPr>
        <w:t xml:space="preserve">Based on the </w:t>
      </w:r>
      <w:del w:id="15829" w:author="Jane Shaw" w:date="2015-10-29T19:16:00Z">
        <w:r w:rsidRPr="00F31509" w:rsidDel="00A15699">
          <w:rPr>
            <w:rFonts w:asciiTheme="majorBidi" w:hAnsiTheme="majorBidi" w:cstheme="majorBidi"/>
            <w:lang w:val="en-GB"/>
          </w:rPr>
          <w:delText xml:space="preserve">results </w:delText>
        </w:r>
      </w:del>
      <w:ins w:id="15830" w:author="Jane Shaw" w:date="2015-10-29T19:16:00Z">
        <w:r w:rsidR="00A15699">
          <w:rPr>
            <w:rFonts w:asciiTheme="majorBidi" w:hAnsiTheme="majorBidi" w:cstheme="majorBidi"/>
            <w:lang w:val="en-GB"/>
          </w:rPr>
          <w:t xml:space="preserve">findings </w:t>
        </w:r>
      </w:ins>
      <w:r w:rsidRPr="00F31509">
        <w:rPr>
          <w:rFonts w:asciiTheme="majorBidi" w:hAnsiTheme="majorBidi" w:cstheme="majorBidi"/>
          <w:lang w:val="en-GB"/>
        </w:rPr>
        <w:t xml:space="preserve">of the missing data and outlier report, </w:t>
      </w:r>
      <w:ins w:id="15831" w:author="Jane Shaw" w:date="2015-10-29T19:17:00Z">
        <w:r w:rsidR="00A15699">
          <w:rPr>
            <w:rFonts w:asciiTheme="majorBidi" w:hAnsiTheme="majorBidi" w:cstheme="majorBidi"/>
            <w:lang w:val="en-GB"/>
          </w:rPr>
          <w:t xml:space="preserve">the following </w:t>
        </w:r>
      </w:ins>
      <w:r w:rsidRPr="00F31509">
        <w:rPr>
          <w:rFonts w:asciiTheme="majorBidi" w:hAnsiTheme="majorBidi" w:cstheme="majorBidi"/>
          <w:lang w:val="en-GB"/>
        </w:rPr>
        <w:t xml:space="preserve">further </w:t>
      </w:r>
      <w:ins w:id="15832" w:author="Jane Shaw" w:date="2015-10-29T19:17:00Z">
        <w:r w:rsidR="00A15699">
          <w:rPr>
            <w:rFonts w:asciiTheme="majorBidi" w:hAnsiTheme="majorBidi" w:cstheme="majorBidi"/>
            <w:lang w:val="en-GB"/>
          </w:rPr>
          <w:t>pre-</w:t>
        </w:r>
      </w:ins>
      <w:del w:id="15833" w:author="Jane Shaw" w:date="2015-10-29T19:17:00Z">
        <w:r w:rsidRPr="00F31509" w:rsidDel="00A15699">
          <w:rPr>
            <w:rFonts w:asciiTheme="majorBidi" w:hAnsiTheme="majorBidi" w:cstheme="majorBidi"/>
            <w:lang w:val="en-GB"/>
          </w:rPr>
          <w:delText xml:space="preserve">initial </w:delText>
        </w:r>
      </w:del>
      <w:r w:rsidRPr="00F31509">
        <w:rPr>
          <w:rFonts w:asciiTheme="majorBidi" w:hAnsiTheme="majorBidi" w:cstheme="majorBidi"/>
          <w:lang w:val="en-GB"/>
        </w:rPr>
        <w:t xml:space="preserve">validation steps </w:t>
      </w:r>
      <w:del w:id="15834" w:author="Jane Shaw" w:date="2015-10-29T19:17:00Z">
        <w:r w:rsidRPr="00F31509" w:rsidDel="00A15699">
          <w:rPr>
            <w:rFonts w:asciiTheme="majorBidi" w:hAnsiTheme="majorBidi" w:cstheme="majorBidi"/>
            <w:lang w:val="en-GB"/>
          </w:rPr>
          <w:delText xml:space="preserve">(pre-validation) </w:delText>
        </w:r>
      </w:del>
      <w:r w:rsidRPr="00F31509">
        <w:rPr>
          <w:rFonts w:asciiTheme="majorBidi" w:hAnsiTheme="majorBidi" w:cstheme="majorBidi"/>
          <w:lang w:val="en-GB"/>
        </w:rPr>
        <w:t>can be undertaken</w:t>
      </w:r>
      <w:del w:id="15835" w:author="Jane Shaw" w:date="2015-10-29T19:17:00Z">
        <w:r w:rsidRPr="00F31509" w:rsidDel="00A15699">
          <w:rPr>
            <w:rFonts w:asciiTheme="majorBidi" w:hAnsiTheme="majorBidi" w:cstheme="majorBidi"/>
            <w:lang w:val="en-GB"/>
          </w:rPr>
          <w:delText>. These include</w:delText>
        </w:r>
      </w:del>
      <w:r w:rsidRPr="00F31509">
        <w:rPr>
          <w:rFonts w:asciiTheme="majorBidi" w:hAnsiTheme="majorBidi" w:cstheme="majorBidi"/>
          <w:lang w:val="en-GB"/>
        </w:rPr>
        <w:t>:</w:t>
      </w:r>
    </w:p>
    <w:p w14:paraId="3F60F937" w14:textId="6E5679AB" w:rsidR="006E32A4" w:rsidRPr="00F31509" w:rsidRDefault="006E32A4" w:rsidP="003C6AA5">
      <w:pPr>
        <w:pStyle w:val="Paragrafoelenco"/>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w:t>
      </w:r>
      <w:del w:id="15836" w:author="Jane Shaw" w:date="2015-10-29T19:17:00Z">
        <w:r w:rsidRPr="00F31509" w:rsidDel="00A15699">
          <w:rPr>
            <w:rFonts w:asciiTheme="majorBidi" w:hAnsiTheme="majorBidi" w:cstheme="majorBidi"/>
          </w:rPr>
          <w:delText xml:space="preserve">the </w:delText>
        </w:r>
      </w:del>
      <w:ins w:id="15837" w:author="Jane Shaw" w:date="2015-10-29T19:17:00Z">
        <w:r w:rsidR="00A15699">
          <w:rPr>
            <w:rFonts w:asciiTheme="majorBidi" w:hAnsiTheme="majorBidi" w:cstheme="majorBidi"/>
          </w:rPr>
          <w:t xml:space="preserve">missing </w:t>
        </w:r>
      </w:ins>
      <w:r w:rsidRPr="00F31509">
        <w:rPr>
          <w:rFonts w:asciiTheme="majorBidi" w:hAnsiTheme="majorBidi" w:cstheme="majorBidi"/>
        </w:rPr>
        <w:t xml:space="preserve">monetary values) based on the </w:t>
      </w:r>
      <w:ins w:id="15838" w:author="Jane Shaw" w:date="2015-10-29T19:17:00Z">
        <w:r w:rsidR="00A15699">
          <w:rPr>
            <w:rFonts w:asciiTheme="majorBidi" w:hAnsiTheme="majorBidi" w:cstheme="majorBidi"/>
          </w:rPr>
          <w:t xml:space="preserve">median unit </w:t>
        </w:r>
        <w:r w:rsidR="00A15699" w:rsidRPr="00F31509">
          <w:rPr>
            <w:rFonts w:asciiTheme="majorBidi" w:hAnsiTheme="majorBidi" w:cstheme="majorBidi"/>
          </w:rPr>
          <w:t xml:space="preserve">value </w:t>
        </w:r>
        <w:r w:rsidR="00A15699">
          <w:rPr>
            <w:rFonts w:asciiTheme="majorBidi" w:hAnsiTheme="majorBidi" w:cstheme="majorBidi"/>
          </w:rPr>
          <w:t xml:space="preserve">of the </w:t>
        </w:r>
      </w:ins>
      <w:r w:rsidRPr="00F31509">
        <w:rPr>
          <w:rFonts w:asciiTheme="majorBidi" w:hAnsiTheme="majorBidi" w:cstheme="majorBidi"/>
        </w:rPr>
        <w:t>reporter</w:t>
      </w:r>
      <w:ins w:id="15839" w:author="Jane Shaw" w:date="2015-10-29T19:18:00Z">
        <w:r w:rsidR="00A15699">
          <w:rPr>
            <w:rFonts w:asciiTheme="majorBidi" w:hAnsiTheme="majorBidi" w:cstheme="majorBidi"/>
          </w:rPr>
          <w:t>’s</w:t>
        </w:r>
      </w:ins>
      <w:r w:rsidRPr="00F31509">
        <w:rPr>
          <w:rFonts w:asciiTheme="majorBidi" w:hAnsiTheme="majorBidi" w:cstheme="majorBidi"/>
        </w:rPr>
        <w:t xml:space="preserve"> trade flow</w:t>
      </w:r>
      <w:del w:id="15840" w:author="Jane Shaw" w:date="2015-10-29T19:17:00Z">
        <w:r w:rsidRPr="00F31509" w:rsidDel="00A15699">
          <w:rPr>
            <w:rFonts w:asciiTheme="majorBidi" w:hAnsiTheme="majorBidi" w:cstheme="majorBidi"/>
          </w:rPr>
          <w:delText xml:space="preserve"> median unit-value</w:delText>
        </w:r>
      </w:del>
      <w:r w:rsidRPr="00F31509">
        <w:rPr>
          <w:rFonts w:asciiTheme="majorBidi" w:hAnsiTheme="majorBidi" w:cstheme="majorBidi"/>
        </w:rPr>
        <w:t xml:space="preserve">. </w:t>
      </w:r>
    </w:p>
    <w:p w14:paraId="06458688" w14:textId="5F1EB86B" w:rsidR="006E32A4" w:rsidRPr="00F31509" w:rsidRDefault="006E32A4" w:rsidP="76D9A761">
      <w:pPr>
        <w:pStyle w:val="Paragrafoelenco"/>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w:t>
      </w:r>
      <w:ins w:id="15841" w:author="Jane Shaw" w:date="2015-10-29T19:18:00Z">
        <w:r w:rsidR="00A15699">
          <w:rPr>
            <w:rFonts w:asciiTheme="majorBidi" w:eastAsia="Times New Roman" w:hAnsiTheme="majorBidi" w:cstheme="majorBidi"/>
          </w:rPr>
          <w:t>,</w:t>
        </w:r>
      </w:ins>
      <w:r w:rsidRPr="00F31509">
        <w:rPr>
          <w:rFonts w:asciiTheme="majorBidi" w:eastAsia="Times New Roman" w:hAnsiTheme="majorBidi" w:cstheme="majorBidi"/>
        </w:rPr>
        <w:t xml:space="preserve"> again based on the </w:t>
      </w:r>
      <w:del w:id="15842" w:author="Jane Shaw" w:date="2015-10-29T19:18:00Z">
        <w:r w:rsidRPr="00F31509" w:rsidDel="00A15699">
          <w:rPr>
            <w:rFonts w:asciiTheme="majorBidi" w:eastAsia="Times New Roman" w:hAnsiTheme="majorBidi" w:cstheme="majorBidi"/>
          </w:rPr>
          <w:delText xml:space="preserve">reporter trade flow </w:delText>
        </w:r>
      </w:del>
      <w:r w:rsidRPr="00F31509">
        <w:rPr>
          <w:rFonts w:asciiTheme="majorBidi" w:eastAsia="Times New Roman" w:hAnsiTheme="majorBidi" w:cstheme="majorBidi"/>
        </w:rPr>
        <w:t>median unit</w:t>
      </w:r>
      <w:ins w:id="15843" w:author="Jane Shaw" w:date="2015-10-29T19:18:00Z">
        <w:r w:rsidR="00A15699">
          <w:rPr>
            <w:rFonts w:asciiTheme="majorBidi" w:eastAsia="Times New Roman" w:hAnsiTheme="majorBidi" w:cstheme="majorBidi"/>
          </w:rPr>
          <w:t xml:space="preserve"> </w:t>
        </w:r>
      </w:ins>
      <w:del w:id="15844" w:author="Jane Shaw" w:date="2015-10-29T19:18:00Z">
        <w:r w:rsidRPr="00F31509" w:rsidDel="00A15699">
          <w:rPr>
            <w:rFonts w:asciiTheme="majorBidi" w:eastAsia="Times New Roman" w:hAnsiTheme="majorBidi" w:cstheme="majorBidi"/>
          </w:rPr>
          <w:delText>-</w:delText>
        </w:r>
      </w:del>
      <w:r w:rsidRPr="00F31509">
        <w:rPr>
          <w:rFonts w:asciiTheme="majorBidi" w:eastAsia="Times New Roman" w:hAnsiTheme="majorBidi" w:cstheme="majorBidi"/>
        </w:rPr>
        <w:t>value</w:t>
      </w:r>
      <w:ins w:id="15845" w:author="Jane Shaw" w:date="2015-10-29T19:18:00Z">
        <w:r w:rsidR="00A15699">
          <w:rPr>
            <w:rFonts w:asciiTheme="majorBidi" w:eastAsia="Times New Roman" w:hAnsiTheme="majorBidi" w:cstheme="majorBidi"/>
          </w:rPr>
          <w:t xml:space="preserve"> of the reporter’s trade flow</w:t>
        </w:r>
      </w:ins>
      <w:r w:rsidR="00BF4697" w:rsidRPr="00F31509">
        <w:rPr>
          <w:rFonts w:asciiTheme="majorBidi" w:eastAsia="Times New Roman" w:hAnsiTheme="majorBidi" w:cstheme="majorBidi"/>
        </w:rPr>
        <w:t>.</w:t>
      </w:r>
      <w:r w:rsidR="008568EC">
        <w:rPr>
          <w:rFonts w:asciiTheme="majorBidi" w:eastAsia="Times New Roman" w:hAnsiTheme="majorBidi" w:cstheme="majorBidi"/>
        </w:rPr>
        <w:t xml:space="preserve"> </w:t>
      </w:r>
      <w:del w:id="15846" w:author="Jane Shaw" w:date="2015-10-29T19:18:00Z">
        <w:r w:rsidR="00BF4697" w:rsidRPr="00F31509" w:rsidDel="00A15699">
          <w:rPr>
            <w:rFonts w:asciiTheme="majorBidi" w:eastAsia="Times New Roman" w:hAnsiTheme="majorBidi" w:cstheme="majorBidi"/>
          </w:rPr>
          <w:delText>Often</w:delText>
        </w:r>
        <w:r w:rsidRPr="00F31509" w:rsidDel="00A15699">
          <w:rPr>
            <w:rFonts w:asciiTheme="majorBidi" w:eastAsia="Times New Roman" w:hAnsiTheme="majorBidi" w:cstheme="majorBidi"/>
          </w:rPr>
          <w:delText xml:space="preserve">, </w:delText>
        </w:r>
      </w:del>
      <w:r w:rsidR="00A15699" w:rsidRPr="00F31509">
        <w:rPr>
          <w:rFonts w:asciiTheme="majorBidi" w:eastAsia="Times New Roman" w:hAnsiTheme="majorBidi" w:cstheme="majorBidi"/>
        </w:rPr>
        <w:t xml:space="preserve">Quantity </w:t>
      </w:r>
      <w:r w:rsidRPr="00F31509">
        <w:rPr>
          <w:rFonts w:asciiTheme="majorBidi" w:eastAsia="Times New Roman" w:hAnsiTheme="majorBidi" w:cstheme="majorBidi"/>
        </w:rPr>
        <w:t xml:space="preserve">errors </w:t>
      </w:r>
      <w:del w:id="15847" w:author="Jane Shaw" w:date="2015-10-29T19:18:00Z">
        <w:r w:rsidRPr="00F31509" w:rsidDel="00A15699">
          <w:rPr>
            <w:rFonts w:asciiTheme="majorBidi" w:eastAsia="Times New Roman" w:hAnsiTheme="majorBidi" w:cstheme="majorBidi"/>
          </w:rPr>
          <w:delText xml:space="preserve">can be due to </w:delText>
        </w:r>
      </w:del>
      <w:ins w:id="15848" w:author="Jane Shaw" w:date="2015-10-29T19:18:00Z">
        <w:r w:rsidR="00A15699">
          <w:rPr>
            <w:rFonts w:asciiTheme="majorBidi" w:eastAsia="Times New Roman" w:hAnsiTheme="majorBidi" w:cstheme="majorBidi"/>
          </w:rPr>
          <w:t xml:space="preserve">are often the result of </w:t>
        </w:r>
      </w:ins>
      <w:r w:rsidRPr="00F31509">
        <w:rPr>
          <w:rFonts w:asciiTheme="majorBidi" w:eastAsia="Times New Roman" w:hAnsiTheme="majorBidi" w:cstheme="majorBidi"/>
        </w:rPr>
        <w:t>incorrect</w:t>
      </w:r>
      <w:ins w:id="15849" w:author="Jane Shaw" w:date="2015-11-07T20:23:00Z">
        <w:r w:rsidR="00140222">
          <w:rPr>
            <w:rFonts w:asciiTheme="majorBidi" w:eastAsia="Times New Roman" w:hAnsiTheme="majorBidi" w:cstheme="majorBidi"/>
          </w:rPr>
          <w:t>ly placed</w:t>
        </w:r>
      </w:ins>
      <w:r w:rsidRPr="00F31509">
        <w:rPr>
          <w:rFonts w:asciiTheme="majorBidi" w:eastAsia="Times New Roman" w:hAnsiTheme="majorBidi" w:cstheme="majorBidi"/>
        </w:rPr>
        <w:t xml:space="preserve"> decimal points</w:t>
      </w:r>
      <w:ins w:id="15850" w:author="Jane Shaw" w:date="2015-11-07T20:23:00Z">
        <w:r w:rsidR="00140222">
          <w:rPr>
            <w:rFonts w:asciiTheme="majorBidi" w:eastAsia="Times New Roman" w:hAnsiTheme="majorBidi" w:cstheme="majorBidi"/>
          </w:rPr>
          <w:t xml:space="preserve"> or </w:t>
        </w:r>
      </w:ins>
      <w:del w:id="15851" w:author="Jane Shaw" w:date="2015-11-07T20:23:00Z">
        <w:r w:rsidRPr="00F31509" w:rsidDel="00140222">
          <w:rPr>
            <w:rFonts w:asciiTheme="majorBidi" w:eastAsia="Times New Roman" w:hAnsiTheme="majorBidi" w:cstheme="majorBidi"/>
          </w:rPr>
          <w:delText>/</w:delText>
        </w:r>
      </w:del>
      <w:r w:rsidRPr="00F31509">
        <w:rPr>
          <w:rFonts w:asciiTheme="majorBidi" w:eastAsia="Times New Roman" w:hAnsiTheme="majorBidi" w:cstheme="majorBidi"/>
        </w:rPr>
        <w:t>commas.</w:t>
      </w:r>
    </w:p>
    <w:p w14:paraId="3446B0D3" w14:textId="78FFB78B" w:rsidR="006E32A4" w:rsidRPr="00F31509" w:rsidRDefault="006E32A4" w:rsidP="003C6AA5">
      <w:pPr>
        <w:pStyle w:val="Paragrafoelenco"/>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When a </w:t>
      </w:r>
      <w:ins w:id="15852" w:author="Jane Shaw" w:date="2015-10-29T19:19:00Z">
        <w:r w:rsidR="00A15699">
          <w:rPr>
            <w:rFonts w:asciiTheme="majorBidi" w:hAnsiTheme="majorBidi" w:cstheme="majorBidi"/>
          </w:rPr>
          <w:t xml:space="preserve">median </w:t>
        </w:r>
      </w:ins>
      <w:r w:rsidRPr="00F31509">
        <w:rPr>
          <w:rFonts w:asciiTheme="majorBidi" w:hAnsiTheme="majorBidi" w:cstheme="majorBidi"/>
        </w:rPr>
        <w:t>unit</w:t>
      </w:r>
      <w:ins w:id="15853" w:author="Jane Shaw" w:date="2015-10-29T19:18:00Z">
        <w:r w:rsidR="00A15699">
          <w:rPr>
            <w:rFonts w:asciiTheme="majorBidi" w:hAnsiTheme="majorBidi" w:cstheme="majorBidi"/>
          </w:rPr>
          <w:t xml:space="preserve"> </w:t>
        </w:r>
      </w:ins>
      <w:del w:id="15854" w:author="Jane Shaw" w:date="2015-10-29T19:18:00Z">
        <w:r w:rsidRPr="00F31509" w:rsidDel="00A15699">
          <w:rPr>
            <w:rFonts w:asciiTheme="majorBidi" w:hAnsiTheme="majorBidi" w:cstheme="majorBidi"/>
          </w:rPr>
          <w:delText>-</w:delText>
        </w:r>
      </w:del>
      <w:r w:rsidRPr="00F31509">
        <w:rPr>
          <w:rFonts w:asciiTheme="majorBidi" w:hAnsiTheme="majorBidi" w:cstheme="majorBidi"/>
        </w:rPr>
        <w:t xml:space="preserve">value </w:t>
      </w:r>
      <w:del w:id="15855" w:author="Jane Shaw" w:date="2015-10-29T19:19:00Z">
        <w:r w:rsidRPr="00F31509" w:rsidDel="00A15699">
          <w:rPr>
            <w:rFonts w:asciiTheme="majorBidi" w:hAnsiTheme="majorBidi" w:cstheme="majorBidi"/>
          </w:rPr>
          <w:delText xml:space="preserve">median </w:delText>
        </w:r>
      </w:del>
      <w:r w:rsidRPr="00F31509">
        <w:rPr>
          <w:rFonts w:asciiTheme="majorBidi" w:hAnsiTheme="majorBidi" w:cstheme="majorBidi"/>
        </w:rPr>
        <w:t xml:space="preserve">cannot be calculated </w:t>
      </w:r>
      <w:del w:id="15856" w:author="Jane Shaw" w:date="2015-10-29T19:19:00Z">
        <w:r w:rsidRPr="00F31509" w:rsidDel="00A15699">
          <w:rPr>
            <w:rFonts w:asciiTheme="majorBidi" w:hAnsiTheme="majorBidi" w:cstheme="majorBidi"/>
          </w:rPr>
          <w:delText xml:space="preserve">in the above two cases due to </w:delText>
        </w:r>
      </w:del>
      <w:ins w:id="15857" w:author="Jane Shaw" w:date="2015-10-29T19:19:00Z">
        <w:r w:rsidR="00A15699">
          <w:rPr>
            <w:rFonts w:asciiTheme="majorBidi" w:hAnsiTheme="majorBidi" w:cstheme="majorBidi"/>
          </w:rPr>
          <w:t xml:space="preserve">because there are </w:t>
        </w:r>
      </w:ins>
      <w:del w:id="15858" w:author="Jane Shaw" w:date="2015-10-29T19:20:00Z">
        <w:r w:rsidRPr="00F31509" w:rsidDel="00A15699">
          <w:rPr>
            <w:rFonts w:asciiTheme="majorBidi" w:hAnsiTheme="majorBidi" w:cstheme="majorBidi"/>
          </w:rPr>
          <w:delText xml:space="preserve">an </w:delText>
        </w:r>
      </w:del>
      <w:r w:rsidRPr="00F31509">
        <w:rPr>
          <w:rFonts w:asciiTheme="majorBidi" w:hAnsiTheme="majorBidi" w:cstheme="majorBidi"/>
        </w:rPr>
        <w:t xml:space="preserve">insufficient </w:t>
      </w:r>
      <w:del w:id="15859" w:author="Jane Shaw" w:date="2015-10-29T19:20:00Z">
        <w:r w:rsidRPr="00F31509" w:rsidDel="00A15699">
          <w:rPr>
            <w:rFonts w:asciiTheme="majorBidi" w:hAnsiTheme="majorBidi" w:cstheme="majorBidi"/>
          </w:rPr>
          <w:delText xml:space="preserve">number of </w:delText>
        </w:r>
      </w:del>
      <w:r w:rsidRPr="00F31509">
        <w:rPr>
          <w:rFonts w:asciiTheme="majorBidi" w:hAnsiTheme="majorBidi" w:cstheme="majorBidi"/>
        </w:rPr>
        <w:t>trade flow observations in the reporter</w:t>
      </w:r>
      <w:ins w:id="15860" w:author="Jane Shaw" w:date="2015-10-29T19:20:00Z">
        <w:r w:rsidR="00A15699">
          <w:rPr>
            <w:rFonts w:asciiTheme="majorBidi" w:hAnsiTheme="majorBidi" w:cstheme="majorBidi"/>
          </w:rPr>
          <w:t>’s</w:t>
        </w:r>
      </w:ins>
      <w:r w:rsidRPr="00F31509">
        <w:rPr>
          <w:rFonts w:asciiTheme="majorBidi" w:hAnsiTheme="majorBidi" w:cstheme="majorBidi"/>
        </w:rPr>
        <w:t xml:space="preserve"> data</w:t>
      </w:r>
      <w:ins w:id="15861" w:author="Jane Shaw" w:date="2015-10-29T19:20:00Z">
        <w:r w:rsidR="00A15699">
          <w:rPr>
            <w:rFonts w:asciiTheme="majorBidi" w:hAnsiTheme="majorBidi" w:cstheme="majorBidi"/>
          </w:rPr>
          <w:t xml:space="preserve"> </w:t>
        </w:r>
      </w:ins>
      <w:r w:rsidRPr="00F31509">
        <w:rPr>
          <w:rFonts w:asciiTheme="majorBidi" w:hAnsiTheme="majorBidi" w:cstheme="majorBidi"/>
        </w:rPr>
        <w:t xml:space="preserve">set, </w:t>
      </w:r>
      <w:del w:id="15862" w:author="Jane Shaw" w:date="2015-10-29T19:20:00Z">
        <w:r w:rsidRPr="00F31509" w:rsidDel="00A15699">
          <w:rPr>
            <w:rFonts w:asciiTheme="majorBidi" w:hAnsiTheme="majorBidi" w:cstheme="majorBidi"/>
          </w:rPr>
          <w:delText xml:space="preserve">use is made of </w:delText>
        </w:r>
      </w:del>
      <w:r w:rsidRPr="00F31509">
        <w:rPr>
          <w:rFonts w:asciiTheme="majorBidi" w:hAnsiTheme="majorBidi" w:cstheme="majorBidi"/>
        </w:rPr>
        <w:t>the continental/regional or global median unit</w:t>
      </w:r>
      <w:ins w:id="15863" w:author="Jane Shaw" w:date="2015-10-29T19:20:00Z">
        <w:r w:rsidR="00A15699">
          <w:rPr>
            <w:rFonts w:asciiTheme="majorBidi" w:hAnsiTheme="majorBidi" w:cstheme="majorBidi"/>
          </w:rPr>
          <w:t xml:space="preserve"> </w:t>
        </w:r>
      </w:ins>
      <w:del w:id="15864" w:author="Jane Shaw" w:date="2015-10-29T19:20:00Z">
        <w:r w:rsidRPr="00F31509" w:rsidDel="00A15699">
          <w:rPr>
            <w:rFonts w:asciiTheme="majorBidi" w:hAnsiTheme="majorBidi" w:cstheme="majorBidi"/>
          </w:rPr>
          <w:delText>-</w:delText>
        </w:r>
      </w:del>
      <w:r w:rsidRPr="00F31509">
        <w:rPr>
          <w:rFonts w:asciiTheme="majorBidi" w:hAnsiTheme="majorBidi" w:cstheme="majorBidi"/>
        </w:rPr>
        <w:t>values for th</w:t>
      </w:r>
      <w:ins w:id="15865" w:author="Jane Shaw" w:date="2015-10-29T19:20:00Z">
        <w:r w:rsidR="00A15699">
          <w:rPr>
            <w:rFonts w:asciiTheme="majorBidi" w:hAnsiTheme="majorBidi" w:cstheme="majorBidi"/>
          </w:rPr>
          <w:t>e</w:t>
        </w:r>
      </w:ins>
      <w:del w:id="15866" w:author="Jane Shaw" w:date="2015-10-29T19:20:00Z">
        <w:r w:rsidRPr="00F31509" w:rsidDel="00A15699">
          <w:rPr>
            <w:rFonts w:asciiTheme="majorBidi" w:hAnsiTheme="majorBidi" w:cstheme="majorBidi"/>
          </w:rPr>
          <w:delText>at</w:delText>
        </w:r>
      </w:del>
      <w:r w:rsidRPr="00F31509">
        <w:rPr>
          <w:rFonts w:asciiTheme="majorBidi" w:hAnsiTheme="majorBidi" w:cstheme="majorBidi"/>
        </w:rPr>
        <w:t xml:space="preserve"> commodity </w:t>
      </w:r>
      <w:ins w:id="15867" w:author="Jane Shaw" w:date="2015-10-29T19:20:00Z">
        <w:r w:rsidR="00A15699">
          <w:rPr>
            <w:rFonts w:asciiTheme="majorBidi" w:hAnsiTheme="majorBidi" w:cstheme="majorBidi"/>
          </w:rPr>
          <w:t xml:space="preserve">are used </w:t>
        </w:r>
      </w:ins>
      <w:r w:rsidRPr="00F31509">
        <w:rPr>
          <w:rFonts w:asciiTheme="majorBidi" w:hAnsiTheme="majorBidi" w:cstheme="majorBidi"/>
        </w:rPr>
        <w:t>instead.</w:t>
      </w:r>
    </w:p>
    <w:p w14:paraId="16FA68F2" w14:textId="49959767" w:rsidR="006E32A4" w:rsidRPr="00F31509" w:rsidRDefault="006E32A4" w:rsidP="76D9A761">
      <w:pPr>
        <w:pStyle w:val="Paragrafoelenco"/>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w:t>
      </w:r>
      <w:ins w:id="15868" w:author="Jane Shaw" w:date="2015-10-29T19:26:00Z">
        <w:r w:rsidR="007341F0">
          <w:rPr>
            <w:rFonts w:asciiTheme="majorBidi" w:eastAsia="Times New Roman" w:hAnsiTheme="majorBidi" w:cstheme="majorBidi"/>
          </w:rPr>
          <w:t xml:space="preserve"> </w:t>
        </w:r>
      </w:ins>
      <w:del w:id="15869" w:author="Jane Shaw" w:date="2015-10-29T19:26: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 xml:space="preserve">value of the </w:t>
      </w:r>
      <w:ins w:id="15870" w:author="Jane Shaw" w:date="2015-10-29T19:26:00Z">
        <w:r w:rsidR="007341F0">
          <w:rPr>
            <w:rFonts w:asciiTheme="majorBidi" w:eastAsia="Times New Roman" w:hAnsiTheme="majorBidi" w:cstheme="majorBidi"/>
          </w:rPr>
          <w:t xml:space="preserve">trading partner’s </w:t>
        </w:r>
      </w:ins>
      <w:del w:id="15871" w:author="Jane Shaw" w:date="2015-10-29T19:26: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mirrored</w:t>
      </w:r>
      <w:ins w:id="15872" w:author="Jane Shaw" w:date="2015-10-29T19:26:00Z">
        <w:r w:rsidR="007341F0">
          <w:rPr>
            <w:rFonts w:asciiTheme="majorBidi" w:eastAsia="Times New Roman" w:hAnsiTheme="majorBidi" w:cstheme="majorBidi"/>
          </w:rPr>
          <w:t xml:space="preserve"> </w:t>
        </w:r>
      </w:ins>
      <w:del w:id="15873" w:author="Jane Shaw" w:date="2015-10-29T19:26:00Z">
        <w:r w:rsidRPr="00F31509" w:rsidDel="007341F0">
          <w:rPr>
            <w:rFonts w:asciiTheme="majorBidi" w:eastAsia="Times New Roman" w:hAnsiTheme="majorBidi" w:cstheme="majorBidi"/>
          </w:rPr>
          <w:delText xml:space="preserve">” trading partner </w:delText>
        </w:r>
      </w:del>
      <w:r w:rsidRPr="00F31509">
        <w:rPr>
          <w:rFonts w:asciiTheme="majorBidi" w:eastAsia="Times New Roman" w:hAnsiTheme="majorBidi" w:cstheme="majorBidi"/>
        </w:rPr>
        <w:t xml:space="preserve">flow may be used. However, </w:t>
      </w:r>
      <w:del w:id="15874" w:author="Jane Shaw" w:date="2015-10-29T19:27:00Z">
        <w:r w:rsidRPr="00F31509" w:rsidDel="007341F0">
          <w:rPr>
            <w:rFonts w:asciiTheme="majorBidi" w:eastAsia="Times New Roman" w:hAnsiTheme="majorBidi" w:cstheme="majorBidi"/>
          </w:rPr>
          <w:delText xml:space="preserve">since </w:delText>
        </w:r>
      </w:del>
      <w:ins w:id="15875" w:author="Jane Shaw" w:date="2015-10-29T19:27:00Z">
        <w:r w:rsidR="007341F0">
          <w:rPr>
            <w:rFonts w:asciiTheme="majorBidi" w:eastAsia="Times New Roman" w:hAnsiTheme="majorBidi" w:cstheme="majorBidi"/>
          </w:rPr>
          <w:t xml:space="preserve">as </w:t>
        </w:r>
      </w:ins>
      <w:r w:rsidRPr="00F31509">
        <w:rPr>
          <w:rFonts w:asciiTheme="majorBidi" w:eastAsia="Times New Roman" w:hAnsiTheme="majorBidi" w:cstheme="majorBidi"/>
        </w:rPr>
        <w:t xml:space="preserve">imports are reported on a </w:t>
      </w:r>
      <w:del w:id="15876"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free</w:t>
      </w:r>
      <w:ins w:id="15877" w:author="Jane Shaw" w:date="2015-10-29T19:29:00Z">
        <w:r w:rsidR="007341F0">
          <w:rPr>
            <w:rFonts w:asciiTheme="majorBidi" w:eastAsia="Times New Roman" w:hAnsiTheme="majorBidi" w:cstheme="majorBidi"/>
          </w:rPr>
          <w:t xml:space="preserve"> </w:t>
        </w:r>
      </w:ins>
      <w:del w:id="15878"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on</w:t>
      </w:r>
      <w:ins w:id="15879" w:author="Jane Shaw" w:date="2015-10-29T19:29:00Z">
        <w:r w:rsidR="007341F0">
          <w:rPr>
            <w:rFonts w:asciiTheme="majorBidi" w:eastAsia="Times New Roman" w:hAnsiTheme="majorBidi" w:cstheme="majorBidi"/>
          </w:rPr>
          <w:t xml:space="preserve"> </w:t>
        </w:r>
      </w:ins>
      <w:del w:id="15880"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board</w:t>
      </w:r>
      <w:ins w:id="15881" w:author="Jane Shaw" w:date="2015-10-29T19:29:00Z">
        <w:r w:rsidR="007341F0">
          <w:rPr>
            <w:rFonts w:asciiTheme="majorBidi" w:eastAsia="Times New Roman" w:hAnsiTheme="majorBidi" w:cstheme="majorBidi"/>
          </w:rPr>
          <w:t xml:space="preserve"> </w:t>
        </w:r>
      </w:ins>
      <w:del w:id="15882" w:author="Jane Shaw" w:date="2015-10-29T19:29:00Z">
        <w:r w:rsidRPr="00F31509" w:rsidDel="007341F0">
          <w:rPr>
            <w:rFonts w:asciiTheme="majorBidi" w:eastAsia="Times New Roman" w:hAnsiTheme="majorBidi" w:cstheme="majorBidi"/>
          </w:rPr>
          <w:delText>”</w:delText>
        </w:r>
        <w:r w:rsidR="00BF4697" w:rsidRPr="00F31509" w:rsidDel="007341F0">
          <w:rPr>
            <w:rFonts w:asciiTheme="majorBidi" w:eastAsia="Times New Roman" w:hAnsiTheme="majorBidi" w:cstheme="majorBidi"/>
          </w:rPr>
          <w:delText xml:space="preserve"> </w:delText>
        </w:r>
      </w:del>
      <w:r w:rsidRPr="00F31509">
        <w:rPr>
          <w:rFonts w:asciiTheme="majorBidi" w:eastAsia="Times New Roman" w:hAnsiTheme="majorBidi" w:cstheme="majorBidi"/>
        </w:rPr>
        <w:t xml:space="preserve">(FOB) basis, while exports are on a </w:t>
      </w:r>
      <w:del w:id="15883"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cost</w:t>
      </w:r>
      <w:ins w:id="15884" w:author="Jane Shaw" w:date="2015-10-29T19:29:00Z">
        <w:r w:rsidR="007341F0">
          <w:rPr>
            <w:rFonts w:asciiTheme="majorBidi" w:eastAsia="Times New Roman" w:hAnsiTheme="majorBidi" w:cstheme="majorBidi"/>
          </w:rPr>
          <w:t xml:space="preserve">, </w:t>
        </w:r>
      </w:ins>
      <w:del w:id="15885"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insurance</w:t>
      </w:r>
      <w:ins w:id="15886" w:author="Jane Shaw" w:date="2015-10-29T19:29:00Z">
        <w:r w:rsidR="007341F0">
          <w:rPr>
            <w:rFonts w:asciiTheme="majorBidi" w:eastAsia="Times New Roman" w:hAnsiTheme="majorBidi" w:cstheme="majorBidi"/>
          </w:rPr>
          <w:t xml:space="preserve">, </w:t>
        </w:r>
      </w:ins>
      <w:del w:id="15887" w:author="Jane Shaw" w:date="2015-10-29T19:29: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freight</w:t>
      </w:r>
      <w:del w:id="15888" w:author="Jane Shaw" w:date="2015-10-29T19:29:00Z">
        <w:r w:rsidR="00BF4697"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w:t>
      </w:r>
      <w:del w:id="15889" w:author="Jane Shaw" w:date="2015-10-29T19:30:00Z">
        <w:r w:rsidRPr="00F31509" w:rsidDel="007341F0">
          <w:rPr>
            <w:rFonts w:asciiTheme="majorBidi" w:eastAsia="Times New Roman" w:hAnsiTheme="majorBidi" w:cstheme="majorBidi"/>
          </w:rPr>
          <w:delText>e</w:delText>
        </w:r>
      </w:del>
      <w:ins w:id="15890" w:author="Jane Shaw" w:date="2015-10-29T19:30:00Z">
        <w:r w:rsidR="007341F0">
          <w:rPr>
            <w:rFonts w:asciiTheme="majorBidi" w:eastAsia="Times New Roman" w:hAnsiTheme="majorBidi" w:cstheme="majorBidi"/>
          </w:rPr>
          <w:t>s</w:t>
        </w:r>
      </w:ins>
      <w:del w:id="15891" w:author="Jane Shaw" w:date="2015-10-29T19:30:00Z">
        <w:r w:rsidRPr="00F31509" w:rsidDel="007341F0">
          <w:rPr>
            <w:rFonts w:asciiTheme="majorBidi" w:eastAsia="Times New Roman" w:hAnsiTheme="majorBidi" w:cstheme="majorBidi"/>
          </w:rPr>
          <w:delText>nt</w:delText>
        </w:r>
      </w:del>
      <w:r w:rsidRPr="00F31509">
        <w:rPr>
          <w:rFonts w:asciiTheme="majorBidi" w:eastAsia="Times New Roman" w:hAnsiTheme="majorBidi" w:cstheme="majorBidi"/>
        </w:rPr>
        <w:t xml:space="preserve"> on the mode of transportation and </w:t>
      </w:r>
      <w:ins w:id="15892" w:author="Jane Shaw" w:date="2015-10-29T19:30:00Z">
        <w:r w:rsidR="007341F0">
          <w:rPr>
            <w:rFonts w:asciiTheme="majorBidi" w:eastAsia="Times New Roman" w:hAnsiTheme="majorBidi" w:cstheme="majorBidi"/>
          </w:rPr>
          <w:t xml:space="preserve">the </w:t>
        </w:r>
      </w:ins>
      <w:r w:rsidRPr="00F31509">
        <w:rPr>
          <w:rFonts w:asciiTheme="majorBidi" w:eastAsia="Times New Roman" w:hAnsiTheme="majorBidi" w:cstheme="majorBidi"/>
        </w:rPr>
        <w:t>geographical distance</w:t>
      </w:r>
      <w:del w:id="15893" w:author="Jane Shaw" w:date="2015-11-07T20:23:00Z">
        <w:r w:rsidRPr="00F31509" w:rsidDel="00140222">
          <w:rPr>
            <w:rFonts w:asciiTheme="majorBidi" w:eastAsia="Times New Roman" w:hAnsiTheme="majorBidi" w:cstheme="majorBidi"/>
          </w:rPr>
          <w:delText>s</w:delText>
        </w:r>
      </w:del>
      <w:r w:rsidRPr="00F31509">
        <w:rPr>
          <w:rFonts w:asciiTheme="majorBidi" w:eastAsia="Times New Roman" w:hAnsiTheme="majorBidi" w:cstheme="majorBidi"/>
        </w:rPr>
        <w:t xml:space="preserve">. </w:t>
      </w:r>
      <w:ins w:id="15894" w:author="Jane Shaw" w:date="2015-10-29T19:30:00Z">
        <w:r w:rsidR="007341F0">
          <w:rPr>
            <w:rFonts w:asciiTheme="majorBidi" w:eastAsia="Times New Roman" w:hAnsiTheme="majorBidi" w:cstheme="majorBidi"/>
          </w:rPr>
          <w:t xml:space="preserve">The </w:t>
        </w:r>
      </w:ins>
      <w:del w:id="15895" w:author="Jane Shaw" w:date="2015-10-29T19:30:00Z">
        <w:r w:rsidRPr="00F31509" w:rsidDel="007341F0">
          <w:rPr>
            <w:rFonts w:asciiTheme="majorBidi" w:eastAsia="Times New Roman" w:hAnsiTheme="majorBidi" w:cstheme="majorBidi"/>
          </w:rPr>
          <w:delText>“</w:delText>
        </w:r>
      </w:del>
      <w:r w:rsidR="007341F0" w:rsidRPr="00F31509">
        <w:rPr>
          <w:rFonts w:asciiTheme="majorBidi" w:eastAsia="Times New Roman" w:hAnsiTheme="majorBidi" w:cstheme="majorBidi"/>
        </w:rPr>
        <w:t>mirrored</w:t>
      </w:r>
      <w:del w:id="15896" w:author="Jane Shaw" w:date="2015-10-29T19:30:00Z">
        <w:r w:rsidRPr="00F31509" w:rsidDel="007341F0">
          <w:rPr>
            <w:rFonts w:asciiTheme="majorBidi" w:eastAsia="Times New Roman" w:hAnsiTheme="majorBidi" w:cstheme="majorBidi"/>
          </w:rPr>
          <w:delText>”</w:delText>
        </w:r>
      </w:del>
      <w:r w:rsidRPr="00F31509">
        <w:rPr>
          <w:rFonts w:asciiTheme="majorBidi" w:eastAsia="Times New Roman" w:hAnsiTheme="majorBidi" w:cstheme="majorBidi"/>
        </w:rPr>
        <w:t xml:space="preserve"> partner data are </w:t>
      </w:r>
      <w:ins w:id="15897" w:author="Jane Shaw" w:date="2015-10-29T19:30:00Z">
        <w:r w:rsidR="007341F0">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corresponding flows of imports or exports </w:t>
      </w:r>
      <w:del w:id="15898" w:author="Jane Shaw" w:date="2015-10-29T19:31:00Z">
        <w:r w:rsidRPr="00F31509" w:rsidDel="007341F0">
          <w:rPr>
            <w:rFonts w:asciiTheme="majorBidi" w:eastAsia="Times New Roman" w:hAnsiTheme="majorBidi" w:cstheme="majorBidi"/>
          </w:rPr>
          <w:delText xml:space="preserve">as </w:delText>
        </w:r>
      </w:del>
      <w:r w:rsidRPr="00F31509">
        <w:rPr>
          <w:rFonts w:asciiTheme="majorBidi" w:eastAsia="Times New Roman" w:hAnsiTheme="majorBidi" w:cstheme="majorBidi"/>
        </w:rPr>
        <w:t xml:space="preserve">declared by the partner country; needless to say they are specific to </w:t>
      </w:r>
      <w:del w:id="15899" w:author="Jane Shaw" w:date="2015-10-29T19:31:00Z">
        <w:r w:rsidRPr="00F31509" w:rsidDel="007341F0">
          <w:rPr>
            <w:rFonts w:asciiTheme="majorBidi" w:eastAsia="Times New Roman" w:hAnsiTheme="majorBidi" w:cstheme="majorBidi"/>
          </w:rPr>
          <w:delText xml:space="preserve">a specific </w:delText>
        </w:r>
      </w:del>
      <w:ins w:id="15900" w:author="Jane Shaw" w:date="2015-10-29T19:31:00Z">
        <w:r w:rsidR="007341F0">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commodity and </w:t>
      </w:r>
      <w:ins w:id="15901" w:author="Jane Shaw" w:date="2015-10-29T19:31:00Z">
        <w:r w:rsidR="007341F0">
          <w:rPr>
            <w:rFonts w:asciiTheme="majorBidi" w:eastAsia="Times New Roman" w:hAnsiTheme="majorBidi" w:cstheme="majorBidi"/>
          </w:rPr>
          <w:t xml:space="preserve">the </w:t>
        </w:r>
      </w:ins>
      <w:r w:rsidRPr="00F31509">
        <w:rPr>
          <w:rFonts w:asciiTheme="majorBidi" w:eastAsia="Times New Roman" w:hAnsiTheme="majorBidi" w:cstheme="majorBidi"/>
        </w:rPr>
        <w:t>year.</w:t>
      </w:r>
    </w:p>
    <w:p w14:paraId="1F98BAAC" w14:textId="77777777" w:rsidR="006E32A4" w:rsidRPr="00F31509" w:rsidRDefault="006E32A4" w:rsidP="006E32A4">
      <w:pPr>
        <w:pStyle w:val="Paragrafoelenco"/>
        <w:jc w:val="both"/>
        <w:rPr>
          <w:rFonts w:asciiTheme="majorBidi" w:hAnsiTheme="majorBidi" w:cstheme="majorBidi"/>
        </w:rPr>
      </w:pPr>
    </w:p>
    <w:p w14:paraId="413E1926" w14:textId="563B4C23" w:rsidR="006E32A4" w:rsidRPr="007341F0" w:rsidRDefault="006E32A4" w:rsidP="006E32A4">
      <w:pPr>
        <w:pStyle w:val="Paragrafoelenco"/>
        <w:ind w:left="0"/>
        <w:jc w:val="both"/>
        <w:rPr>
          <w:rFonts w:asciiTheme="majorBidi" w:hAnsiTheme="majorBidi" w:cstheme="majorBidi"/>
          <w:rPrChange w:id="15902" w:author="Jane Shaw" w:date="2015-10-29T19:31:00Z">
            <w:rPr>
              <w:rFonts w:asciiTheme="majorBidi" w:hAnsiTheme="majorBidi" w:cstheme="majorBidi"/>
              <w:sz w:val="24"/>
            </w:rPr>
          </w:rPrChange>
        </w:rPr>
      </w:pPr>
      <w:r w:rsidRPr="007341F0">
        <w:rPr>
          <w:rFonts w:asciiTheme="majorBidi" w:eastAsia="Times New Roman" w:hAnsiTheme="majorBidi" w:cstheme="majorBidi"/>
          <w:rPrChange w:id="15903" w:author="Jane Shaw" w:date="2015-10-29T19:31:00Z">
            <w:rPr>
              <w:rFonts w:asciiTheme="majorBidi" w:eastAsia="Times New Roman" w:hAnsiTheme="majorBidi" w:cstheme="majorBidi"/>
              <w:sz w:val="24"/>
              <w:szCs w:val="24"/>
            </w:rPr>
          </w:rPrChange>
        </w:rPr>
        <w:t>The</w:t>
      </w:r>
      <w:ins w:id="15904" w:author="Jane Shaw" w:date="2015-10-29T19:31:00Z">
        <w:r w:rsidR="007341F0" w:rsidRPr="007341F0">
          <w:rPr>
            <w:rFonts w:asciiTheme="majorBidi" w:eastAsia="Times New Roman" w:hAnsiTheme="majorBidi" w:cstheme="majorBidi"/>
            <w:rPrChange w:id="15905" w:author="Jane Shaw" w:date="2015-10-29T19:31:00Z">
              <w:rPr>
                <w:rFonts w:asciiTheme="majorBidi" w:eastAsia="Times New Roman" w:hAnsiTheme="majorBidi" w:cstheme="majorBidi"/>
                <w:sz w:val="24"/>
                <w:szCs w:val="24"/>
              </w:rPr>
            </w:rPrChange>
          </w:rPr>
          <w:t>se</w:t>
        </w:r>
      </w:ins>
      <w:r w:rsidRPr="007341F0">
        <w:rPr>
          <w:rFonts w:asciiTheme="majorBidi" w:eastAsia="Times New Roman" w:hAnsiTheme="majorBidi" w:cstheme="majorBidi"/>
          <w:rPrChange w:id="15906" w:author="Jane Shaw" w:date="2015-10-29T19:31:00Z">
            <w:rPr>
              <w:rFonts w:asciiTheme="majorBidi" w:eastAsia="Times New Roman" w:hAnsiTheme="majorBidi" w:cstheme="majorBidi"/>
              <w:sz w:val="24"/>
              <w:szCs w:val="24"/>
            </w:rPr>
          </w:rPrChange>
        </w:rPr>
        <w:t xml:space="preserve"> </w:t>
      </w:r>
      <w:del w:id="15907" w:author="Jane Shaw" w:date="2015-10-29T19:31:00Z">
        <w:r w:rsidRPr="007341F0" w:rsidDel="007341F0">
          <w:rPr>
            <w:rFonts w:asciiTheme="majorBidi" w:eastAsia="Times New Roman" w:hAnsiTheme="majorBidi" w:cstheme="majorBidi"/>
            <w:rPrChange w:id="15908" w:author="Jane Shaw" w:date="2015-10-29T19:31:00Z">
              <w:rPr>
                <w:rFonts w:asciiTheme="majorBidi" w:eastAsia="Times New Roman" w:hAnsiTheme="majorBidi" w:cstheme="majorBidi"/>
                <w:sz w:val="24"/>
                <w:szCs w:val="24"/>
              </w:rPr>
            </w:rPrChange>
          </w:rPr>
          <w:delText xml:space="preserve">above 4 </w:delText>
        </w:r>
      </w:del>
      <w:ins w:id="15909" w:author="Jane Shaw" w:date="2015-10-29T19:31:00Z">
        <w:r w:rsidR="007341F0" w:rsidRPr="007341F0">
          <w:rPr>
            <w:rFonts w:asciiTheme="majorBidi" w:eastAsia="Times New Roman" w:hAnsiTheme="majorBidi" w:cstheme="majorBidi"/>
            <w:rPrChange w:id="15910" w:author="Jane Shaw" w:date="2015-10-29T19:31:00Z">
              <w:rPr>
                <w:rFonts w:asciiTheme="majorBidi" w:eastAsia="Times New Roman" w:hAnsiTheme="majorBidi" w:cstheme="majorBidi"/>
                <w:sz w:val="24"/>
                <w:szCs w:val="24"/>
              </w:rPr>
            </w:rPrChange>
          </w:rPr>
          <w:t xml:space="preserve">four </w:t>
        </w:r>
      </w:ins>
      <w:r w:rsidRPr="007341F0">
        <w:rPr>
          <w:rFonts w:asciiTheme="majorBidi" w:eastAsia="Times New Roman" w:hAnsiTheme="majorBidi" w:cstheme="majorBidi"/>
          <w:rPrChange w:id="15911" w:author="Jane Shaw" w:date="2015-10-29T19:31:00Z">
            <w:rPr>
              <w:rFonts w:asciiTheme="majorBidi" w:eastAsia="Times New Roman" w:hAnsiTheme="majorBidi" w:cstheme="majorBidi"/>
              <w:sz w:val="24"/>
              <w:szCs w:val="24"/>
            </w:rPr>
          </w:rPrChange>
        </w:rPr>
        <w:t xml:space="preserve">steps warrant a more detailed description so that they can be repeated or modified by national FBS compilers. </w:t>
      </w:r>
      <w:del w:id="15912" w:author="Jane Shaw" w:date="2015-10-29T19:32:00Z">
        <w:r w:rsidRPr="007341F0" w:rsidDel="007341F0">
          <w:rPr>
            <w:rFonts w:asciiTheme="majorBidi" w:eastAsia="Times New Roman" w:hAnsiTheme="majorBidi" w:cstheme="majorBidi"/>
            <w:rPrChange w:id="15913" w:author="Jane Shaw" w:date="2015-10-29T19:31:00Z">
              <w:rPr>
                <w:rFonts w:asciiTheme="majorBidi" w:eastAsia="Times New Roman" w:hAnsiTheme="majorBidi" w:cstheme="majorBidi"/>
                <w:sz w:val="24"/>
                <w:szCs w:val="24"/>
              </w:rPr>
            </w:rPrChange>
          </w:rPr>
          <w:delText xml:space="preserve">Obviously, also the </w:delText>
        </w:r>
      </w:del>
      <w:ins w:id="15914" w:author="Jane Shaw" w:date="2015-10-29T19:32:00Z">
        <w:r w:rsidR="007341F0">
          <w:rPr>
            <w:rFonts w:asciiTheme="majorBidi" w:eastAsia="Times New Roman" w:hAnsiTheme="majorBidi" w:cstheme="majorBidi"/>
          </w:rPr>
          <w:t xml:space="preserve">A </w:t>
        </w:r>
      </w:ins>
      <w:r w:rsidRPr="007341F0">
        <w:rPr>
          <w:rFonts w:asciiTheme="majorBidi" w:eastAsia="Times New Roman" w:hAnsiTheme="majorBidi" w:cstheme="majorBidi"/>
          <w:rPrChange w:id="15915" w:author="Jane Shaw" w:date="2015-10-29T19:31:00Z">
            <w:rPr>
              <w:rFonts w:asciiTheme="majorBidi" w:eastAsia="Times New Roman" w:hAnsiTheme="majorBidi" w:cstheme="majorBidi"/>
              <w:sz w:val="24"/>
              <w:szCs w:val="24"/>
            </w:rPr>
          </w:rPrChange>
        </w:rPr>
        <w:t xml:space="preserve">more detailed description will </w:t>
      </w:r>
      <w:ins w:id="15916" w:author="Jane Shaw" w:date="2015-10-29T19:32:00Z">
        <w:r w:rsidR="007341F0">
          <w:rPr>
            <w:rFonts w:asciiTheme="majorBidi" w:eastAsia="Times New Roman" w:hAnsiTheme="majorBidi" w:cstheme="majorBidi"/>
          </w:rPr>
          <w:t xml:space="preserve">also </w:t>
        </w:r>
      </w:ins>
      <w:r w:rsidR="00BF4697" w:rsidRPr="007341F0">
        <w:rPr>
          <w:rFonts w:asciiTheme="majorBidi" w:eastAsia="Times New Roman" w:hAnsiTheme="majorBidi" w:cstheme="majorBidi"/>
          <w:rPrChange w:id="15917" w:author="Jane Shaw" w:date="2015-10-29T19:31:00Z">
            <w:rPr>
              <w:rFonts w:asciiTheme="majorBidi" w:eastAsia="Times New Roman" w:hAnsiTheme="majorBidi" w:cstheme="majorBidi"/>
              <w:sz w:val="24"/>
              <w:szCs w:val="24"/>
            </w:rPr>
          </w:rPrChange>
        </w:rPr>
        <w:t xml:space="preserve">aid </w:t>
      </w:r>
      <w:del w:id="15918" w:author="Jane Shaw" w:date="2015-10-29T19:32:00Z">
        <w:r w:rsidRPr="007341F0" w:rsidDel="007341F0">
          <w:rPr>
            <w:rFonts w:asciiTheme="majorBidi" w:eastAsia="Times New Roman" w:hAnsiTheme="majorBidi" w:cstheme="majorBidi"/>
            <w:rPrChange w:id="15919" w:author="Jane Shaw" w:date="2015-10-29T19:31:00Z">
              <w:rPr>
                <w:rFonts w:asciiTheme="majorBidi" w:eastAsia="Times New Roman" w:hAnsiTheme="majorBidi" w:cstheme="majorBidi"/>
                <w:sz w:val="24"/>
                <w:szCs w:val="24"/>
              </w:rPr>
            </w:rPrChange>
          </w:rPr>
          <w:delText xml:space="preserve">with </w:delText>
        </w:r>
      </w:del>
      <w:ins w:id="15920" w:author="Jane Shaw" w:date="2015-10-29T19:32:00Z">
        <w:r w:rsidR="007341F0">
          <w:rPr>
            <w:rFonts w:asciiTheme="majorBidi" w:eastAsia="Times New Roman" w:hAnsiTheme="majorBidi" w:cstheme="majorBidi"/>
          </w:rPr>
          <w:t xml:space="preserve">in </w:t>
        </w:r>
      </w:ins>
      <w:r w:rsidRPr="007341F0">
        <w:rPr>
          <w:rFonts w:asciiTheme="majorBidi" w:eastAsia="Times New Roman" w:hAnsiTheme="majorBidi" w:cstheme="majorBidi"/>
          <w:rPrChange w:id="15921" w:author="Jane Shaw" w:date="2015-10-29T19:31:00Z">
            <w:rPr>
              <w:rFonts w:asciiTheme="majorBidi" w:eastAsia="Times New Roman" w:hAnsiTheme="majorBidi" w:cstheme="majorBidi"/>
              <w:sz w:val="24"/>
              <w:szCs w:val="24"/>
            </w:rPr>
          </w:rPrChange>
        </w:rPr>
        <w:t>the outlier detection process.</w:t>
      </w:r>
    </w:p>
    <w:p w14:paraId="06579748" w14:textId="77777777" w:rsidR="006E32A4" w:rsidRPr="00F31509" w:rsidRDefault="006E32A4" w:rsidP="006E32A4">
      <w:pPr>
        <w:pStyle w:val="Titolo4"/>
        <w:jc w:val="both"/>
        <w:rPr>
          <w:rFonts w:asciiTheme="majorBidi" w:hAnsiTheme="majorBidi" w:cstheme="majorBidi"/>
          <w:lang w:val="en-GB"/>
        </w:rPr>
      </w:pPr>
      <w:r w:rsidRPr="00F31509">
        <w:rPr>
          <w:rFonts w:asciiTheme="majorBidi" w:hAnsiTheme="majorBidi" w:cstheme="majorBidi"/>
          <w:lang w:val="en-GB"/>
        </w:rPr>
        <w:t>Outlier detection</w:t>
      </w:r>
    </w:p>
    <w:p w14:paraId="69535BC7" w14:textId="0872C433" w:rsidR="006E32A4" w:rsidRPr="007341F0" w:rsidRDefault="006E32A4" w:rsidP="006E32A4">
      <w:pPr>
        <w:jc w:val="both"/>
        <w:rPr>
          <w:rFonts w:asciiTheme="majorBidi" w:hAnsiTheme="majorBidi" w:cstheme="majorBidi"/>
          <w:lang w:val="en-GB"/>
          <w:rPrChange w:id="15922" w:author="Jane Shaw" w:date="2015-10-29T19:31:00Z">
            <w:rPr>
              <w:rFonts w:asciiTheme="majorBidi" w:hAnsiTheme="majorBidi" w:cstheme="majorBidi"/>
              <w:sz w:val="24"/>
              <w:lang w:val="en-GB"/>
            </w:rPr>
          </w:rPrChange>
        </w:rPr>
      </w:pPr>
      <w:bookmarkStart w:id="15923" w:name="detection-of-outliers"/>
      <w:bookmarkEnd w:id="15923"/>
      <w:r w:rsidRPr="007341F0">
        <w:rPr>
          <w:rFonts w:asciiTheme="majorBidi" w:hAnsiTheme="majorBidi" w:cstheme="majorBidi"/>
          <w:lang w:val="en-GB"/>
          <w:rPrChange w:id="15924" w:author="Jane Shaw" w:date="2015-10-29T19:31:00Z">
            <w:rPr>
              <w:rFonts w:asciiTheme="majorBidi" w:hAnsiTheme="majorBidi" w:cstheme="majorBidi"/>
              <w:sz w:val="24"/>
              <w:lang w:val="en-GB"/>
            </w:rPr>
          </w:rPrChange>
        </w:rPr>
        <w:t>Unit value (UV</w:t>
      </w:r>
      <w:ins w:id="15925" w:author="Jane Shaw" w:date="2015-10-29T19:32:00Z">
        <w:r w:rsidR="00BE3307">
          <w:rPr>
            <w:rFonts w:asciiTheme="majorBidi" w:hAnsiTheme="majorBidi" w:cstheme="majorBidi"/>
            <w:lang w:val="en-GB"/>
          </w:rPr>
          <w:t xml:space="preserve"> </w:t>
        </w:r>
      </w:ins>
      <w:r w:rsidRPr="007341F0">
        <w:rPr>
          <w:rFonts w:asciiTheme="majorBidi" w:hAnsiTheme="majorBidi" w:cstheme="majorBidi"/>
          <w:lang w:val="en-GB"/>
          <w:rPrChange w:id="15926" w:author="Jane Shaw" w:date="2015-10-29T19:31:00Z">
            <w:rPr>
              <w:rFonts w:asciiTheme="majorBidi" w:hAnsiTheme="majorBidi" w:cstheme="majorBidi"/>
              <w:sz w:val="24"/>
              <w:lang w:val="en-GB"/>
            </w:rPr>
          </w:rPrChange>
        </w:rPr>
        <w:t>=</w:t>
      </w:r>
      <w:ins w:id="15927" w:author="Jane Shaw" w:date="2015-10-29T19:32:00Z">
        <w:r w:rsidR="00BE3307">
          <w:rPr>
            <w:rFonts w:asciiTheme="majorBidi" w:hAnsiTheme="majorBidi" w:cstheme="majorBidi"/>
            <w:lang w:val="en-GB"/>
          </w:rPr>
          <w:t xml:space="preserve"> </w:t>
        </w:r>
      </w:ins>
      <w:r w:rsidRPr="007341F0">
        <w:rPr>
          <w:rFonts w:asciiTheme="majorBidi" w:hAnsiTheme="majorBidi" w:cstheme="majorBidi"/>
          <w:lang w:val="en-GB"/>
          <w:rPrChange w:id="15928" w:author="Jane Shaw" w:date="2015-10-29T19:31:00Z">
            <w:rPr>
              <w:rFonts w:asciiTheme="majorBidi" w:hAnsiTheme="majorBidi" w:cstheme="majorBidi"/>
              <w:sz w:val="24"/>
              <w:lang w:val="en-GB"/>
            </w:rPr>
          </w:rPrChange>
        </w:rPr>
        <w:t>monetary value/quantity) outliers</w:t>
      </w:r>
      <w:ins w:id="15929" w:author="Jane Shaw" w:date="2015-11-07T20:23:00Z">
        <w:r w:rsidR="00140222">
          <w:rPr>
            <w:rFonts w:asciiTheme="majorBidi" w:hAnsiTheme="majorBidi" w:cstheme="majorBidi"/>
            <w:lang w:val="en-GB"/>
          </w:rPr>
          <w:t xml:space="preserve"> –</w:t>
        </w:r>
      </w:ins>
      <w:del w:id="15930" w:author="Jane Shaw" w:date="2015-11-07T20:23:00Z">
        <w:r w:rsidRPr="007341F0" w:rsidDel="00140222">
          <w:rPr>
            <w:rFonts w:asciiTheme="majorBidi" w:hAnsiTheme="majorBidi" w:cstheme="majorBidi"/>
            <w:lang w:val="en-GB"/>
            <w:rPrChange w:id="15931" w:author="Jane Shaw" w:date="2015-10-29T19:31:00Z">
              <w:rPr>
                <w:rFonts w:asciiTheme="majorBidi" w:hAnsiTheme="majorBidi" w:cstheme="majorBidi"/>
                <w:sz w:val="24"/>
                <w:lang w:val="en-GB"/>
              </w:rPr>
            </w:rPrChange>
          </w:rPr>
          <w:delText xml:space="preserve">, </w:delText>
        </w:r>
      </w:del>
      <w:ins w:id="15932" w:author="Jane Shaw" w:date="2015-11-07T20:23:00Z">
        <w:r w:rsidR="00140222">
          <w:rPr>
            <w:rFonts w:asciiTheme="majorBidi" w:hAnsiTheme="majorBidi" w:cstheme="majorBidi"/>
            <w:lang w:val="en-GB"/>
          </w:rPr>
          <w:t xml:space="preserve"> </w:t>
        </w:r>
      </w:ins>
      <w:del w:id="15933" w:author="Jane Shaw" w:date="2015-11-07T20:23:00Z">
        <w:r w:rsidRPr="007341F0" w:rsidDel="00140222">
          <w:rPr>
            <w:rFonts w:asciiTheme="majorBidi" w:hAnsiTheme="majorBidi" w:cstheme="majorBidi"/>
            <w:lang w:val="en-GB"/>
            <w:rPrChange w:id="15934" w:author="Jane Shaw" w:date="2015-10-29T19:31:00Z">
              <w:rPr>
                <w:rFonts w:asciiTheme="majorBidi" w:hAnsiTheme="majorBidi" w:cstheme="majorBidi"/>
                <w:sz w:val="24"/>
                <w:lang w:val="en-GB"/>
              </w:rPr>
            </w:rPrChange>
          </w:rPr>
          <w:delText xml:space="preserve">as </w:delText>
        </w:r>
      </w:del>
      <w:r w:rsidRPr="007341F0">
        <w:rPr>
          <w:rFonts w:asciiTheme="majorBidi" w:hAnsiTheme="majorBidi" w:cstheme="majorBidi"/>
          <w:lang w:val="en-GB"/>
          <w:rPrChange w:id="15935" w:author="Jane Shaw" w:date="2015-10-29T19:31:00Z">
            <w:rPr>
              <w:rFonts w:asciiTheme="majorBidi" w:hAnsiTheme="majorBidi" w:cstheme="majorBidi"/>
              <w:sz w:val="24"/>
              <w:lang w:val="en-GB"/>
            </w:rPr>
          </w:rPrChange>
        </w:rPr>
        <w:t>observations located outside the range</w:t>
      </w:r>
      <w:ins w:id="15936" w:author="Jane Shaw" w:date="2015-11-07T20:23:00Z">
        <w:r w:rsidR="00140222">
          <w:rPr>
            <w:rFonts w:asciiTheme="majorBidi" w:hAnsiTheme="majorBidi" w:cstheme="majorBidi"/>
            <w:lang w:val="en-GB"/>
          </w:rPr>
          <w:t xml:space="preserve"> –</w:t>
        </w:r>
      </w:ins>
      <w:del w:id="15937" w:author="Jane Shaw" w:date="2015-11-07T20:23:00Z">
        <w:r w:rsidRPr="007341F0" w:rsidDel="00140222">
          <w:rPr>
            <w:rFonts w:asciiTheme="majorBidi" w:hAnsiTheme="majorBidi" w:cstheme="majorBidi"/>
            <w:lang w:val="en-GB"/>
            <w:rPrChange w:id="15938" w:author="Jane Shaw" w:date="2015-10-29T19:31:00Z">
              <w:rPr>
                <w:rFonts w:asciiTheme="majorBidi" w:hAnsiTheme="majorBidi" w:cstheme="majorBidi"/>
                <w:sz w:val="24"/>
                <w:lang w:val="en-GB"/>
              </w:rPr>
            </w:rPrChange>
          </w:rPr>
          <w:delText>,</w:delText>
        </w:r>
      </w:del>
      <w:r w:rsidRPr="007341F0">
        <w:rPr>
          <w:rFonts w:asciiTheme="majorBidi" w:hAnsiTheme="majorBidi" w:cstheme="majorBidi"/>
          <w:lang w:val="en-GB"/>
          <w:rPrChange w:id="15939" w:author="Jane Shaw" w:date="2015-10-29T19:31:00Z">
            <w:rPr>
              <w:rFonts w:asciiTheme="majorBidi" w:hAnsiTheme="majorBidi" w:cstheme="majorBidi"/>
              <w:sz w:val="24"/>
              <w:lang w:val="en-GB"/>
            </w:rPr>
          </w:rPrChange>
        </w:rPr>
        <w:t xml:space="preserve"> are identified using this formula:</w:t>
      </w:r>
    </w:p>
    <w:p w14:paraId="3DF4CB18" w14:textId="77777777" w:rsidR="006E32A4" w:rsidRPr="00F31509" w:rsidRDefault="00D13E0A"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14:paraId="73201D79" w14:textId="18EB6657" w:rsidR="006E32A4" w:rsidRPr="007341F0" w:rsidRDefault="006E32A4" w:rsidP="006E32A4">
      <w:pPr>
        <w:jc w:val="both"/>
        <w:rPr>
          <w:rFonts w:ascii="Times New Roman" w:hAnsi="Times New Roman" w:cs="Times New Roman"/>
          <w:lang w:val="en-GB"/>
          <w:rPrChange w:id="15940" w:author="Jane Shaw" w:date="2015-10-29T19:32:00Z">
            <w:rPr>
              <w:rFonts w:asciiTheme="majorBidi" w:hAnsiTheme="majorBidi" w:cstheme="majorBidi"/>
              <w:sz w:val="24"/>
              <w:lang w:val="en-GB"/>
            </w:rPr>
          </w:rPrChange>
        </w:rPr>
      </w:pPr>
      <w:r w:rsidRPr="007341F0">
        <w:rPr>
          <w:rFonts w:ascii="Times New Roman" w:eastAsia="Times New Roman" w:hAnsi="Times New Roman" w:cs="Times New Roman"/>
          <w:lang w:val="en-GB"/>
          <w:rPrChange w:id="15941" w:author="Jane Shaw" w:date="2015-10-29T19:32:00Z">
            <w:rPr>
              <w:rFonts w:asciiTheme="majorBidi" w:eastAsia="Times New Roman" w:hAnsiTheme="majorBidi" w:cstheme="majorBidi"/>
              <w:sz w:val="24"/>
              <w:szCs w:val="24"/>
              <w:lang w:val="en-GB"/>
            </w:rPr>
          </w:rPrChange>
        </w:rPr>
        <w:t xml:space="preserve">where </w:t>
      </w:r>
      <m:oMath>
        <m:sSub>
          <m:sSubPr>
            <m:ctrlPr>
              <w:rPr>
                <w:rFonts w:ascii="Cambria Math" w:hAnsi="Cambria Math" w:cs="Times New Roman"/>
                <w:lang w:val="en-GB"/>
              </w:rPr>
            </m:ctrlPr>
          </m:sSubPr>
          <m:e>
            <m:r>
              <w:rPr>
                <w:rFonts w:ascii="Cambria Math" w:hAnsi="Cambria Math" w:cs="Times New Roman"/>
                <w:lang w:val="en-GB"/>
                <w:rPrChange w:id="15942" w:author="Jane Shaw" w:date="2015-10-29T19:32:00Z">
                  <w:rPr>
                    <w:rFonts w:ascii="Cambria Math" w:hAnsi="Cambria Math" w:cstheme="majorBidi"/>
                    <w:sz w:val="24"/>
                    <w:lang w:val="en-GB"/>
                  </w:rPr>
                </w:rPrChange>
              </w:rPr>
              <m:t>Q</m:t>
            </m:r>
          </m:e>
          <m:sub>
            <m:r>
              <w:rPr>
                <w:rFonts w:ascii="Cambria Math" w:hAnsi="Cambria Math" w:cs="Times New Roman"/>
                <w:lang w:val="en-GB"/>
                <w:rPrChange w:id="15943" w:author="Jane Shaw" w:date="2015-10-29T19:32:00Z">
                  <w:rPr>
                    <w:rFonts w:ascii="Cambria Math" w:hAnsi="Cambria Math" w:cstheme="majorBidi"/>
                    <w:sz w:val="24"/>
                    <w:lang w:val="en-GB"/>
                  </w:rPr>
                </w:rPrChange>
              </w:rPr>
              <m:t>1</m:t>
            </m:r>
          </m:sub>
        </m:sSub>
      </m:oMath>
      <w:r w:rsidRPr="007341F0">
        <w:rPr>
          <w:rFonts w:ascii="Times New Roman" w:eastAsia="Times New Roman" w:hAnsi="Times New Roman" w:cs="Times New Roman"/>
          <w:lang w:val="en-GB"/>
          <w:rPrChange w:id="15944" w:author="Jane Shaw" w:date="2015-10-29T19:32:00Z">
            <w:rPr>
              <w:rFonts w:asciiTheme="majorBidi" w:eastAsia="Times New Roman" w:hAnsiTheme="majorBidi" w:cstheme="majorBidi"/>
              <w:sz w:val="24"/>
              <w:szCs w:val="24"/>
              <w:lang w:val="en-GB"/>
            </w:rPr>
          </w:rPrChange>
        </w:rPr>
        <w:t xml:space="preserve"> and </w:t>
      </w:r>
      <m:oMath>
        <m:sSub>
          <m:sSubPr>
            <m:ctrlPr>
              <w:rPr>
                <w:rFonts w:ascii="Cambria Math" w:hAnsi="Cambria Math" w:cs="Times New Roman"/>
                <w:lang w:val="en-GB"/>
              </w:rPr>
            </m:ctrlPr>
          </m:sSubPr>
          <m:e>
            <m:r>
              <w:rPr>
                <w:rFonts w:ascii="Cambria Math" w:hAnsi="Cambria Math" w:cs="Times New Roman"/>
                <w:lang w:val="en-GB"/>
                <w:rPrChange w:id="15945" w:author="Jane Shaw" w:date="2015-10-29T19:32:00Z">
                  <w:rPr>
                    <w:rFonts w:ascii="Cambria Math" w:hAnsi="Cambria Math" w:cstheme="majorBidi"/>
                    <w:sz w:val="24"/>
                    <w:lang w:val="en-GB"/>
                  </w:rPr>
                </w:rPrChange>
              </w:rPr>
              <m:t>Q</m:t>
            </m:r>
          </m:e>
          <m:sub>
            <m:r>
              <w:rPr>
                <w:rFonts w:ascii="Cambria Math" w:hAnsi="Cambria Math" w:cs="Times New Roman"/>
                <w:lang w:val="en-GB"/>
                <w:rPrChange w:id="15946" w:author="Jane Shaw" w:date="2015-10-29T19:32:00Z">
                  <w:rPr>
                    <w:rFonts w:ascii="Cambria Math" w:hAnsi="Cambria Math" w:cstheme="majorBidi"/>
                    <w:sz w:val="24"/>
                    <w:lang w:val="en-GB"/>
                  </w:rPr>
                </w:rPrChange>
              </w:rPr>
              <m:t>3</m:t>
            </m:r>
          </m:sub>
        </m:sSub>
      </m:oMath>
      <w:r w:rsidRPr="007341F0">
        <w:rPr>
          <w:rFonts w:ascii="Times New Roman" w:eastAsia="Times New Roman" w:hAnsi="Times New Roman" w:cs="Times New Roman"/>
          <w:lang w:val="en-GB"/>
          <w:rPrChange w:id="15947" w:author="Jane Shaw" w:date="2015-10-29T19:32:00Z">
            <w:rPr>
              <w:rFonts w:asciiTheme="majorBidi" w:eastAsia="Times New Roman" w:hAnsiTheme="majorBidi" w:cstheme="majorBidi"/>
              <w:sz w:val="24"/>
              <w:szCs w:val="24"/>
              <w:lang w:val="en-GB"/>
            </w:rPr>
          </w:rPrChange>
        </w:rPr>
        <w:t xml:space="preserve"> are the lower and upper quartiles respectively (25</w:t>
      </w:r>
      <w:del w:id="15948" w:author="Jane Shaw" w:date="2015-10-22T19:08:00Z">
        <w:r w:rsidRPr="007341F0" w:rsidDel="004414AA">
          <w:rPr>
            <w:rFonts w:ascii="Times New Roman" w:eastAsia="Times New Roman" w:hAnsi="Times New Roman" w:cs="Times New Roman"/>
            <w:lang w:val="en-GB"/>
            <w:rPrChange w:id="15949" w:author="Jane Shaw" w:date="2015-10-29T19:32:00Z">
              <w:rPr>
                <w:rFonts w:asciiTheme="majorBidi" w:eastAsia="Times New Roman" w:hAnsiTheme="majorBidi" w:cstheme="majorBidi"/>
                <w:sz w:val="24"/>
                <w:szCs w:val="24"/>
                <w:lang w:val="en-GB"/>
              </w:rPr>
            </w:rPrChange>
          </w:rPr>
          <w:delText>%</w:delText>
        </w:r>
      </w:del>
      <w:ins w:id="15950" w:author="Jane Shaw" w:date="2015-10-22T19:08:00Z">
        <w:r w:rsidR="00BE3307" w:rsidRPr="00BE3307">
          <w:rPr>
            <w:rFonts w:ascii="Times New Roman" w:eastAsia="Times New Roman" w:hAnsi="Times New Roman" w:cs="Times New Roman"/>
            <w:lang w:val="en-GB"/>
          </w:rPr>
          <w:t>–</w:t>
        </w:r>
      </w:ins>
      <w:del w:id="15951" w:author="Jane Shaw" w:date="2015-10-29T19:33:00Z">
        <w:r w:rsidRPr="007341F0" w:rsidDel="00BE3307">
          <w:rPr>
            <w:rFonts w:ascii="Times New Roman" w:eastAsia="Times New Roman" w:hAnsi="Times New Roman" w:cs="Times New Roman"/>
            <w:lang w:val="en-GB"/>
            <w:rPrChange w:id="15952" w:author="Jane Shaw" w:date="2015-10-29T19:32:00Z">
              <w:rPr>
                <w:rFonts w:asciiTheme="majorBidi" w:eastAsia="Times New Roman" w:hAnsiTheme="majorBidi" w:cstheme="majorBidi"/>
                <w:sz w:val="24"/>
                <w:szCs w:val="24"/>
                <w:lang w:val="en-GB"/>
              </w:rPr>
            </w:rPrChange>
          </w:rPr>
          <w:delText xml:space="preserve"> to </w:delText>
        </w:r>
      </w:del>
      <w:r w:rsidRPr="007341F0">
        <w:rPr>
          <w:rFonts w:ascii="Times New Roman" w:eastAsia="Times New Roman" w:hAnsi="Times New Roman" w:cs="Times New Roman"/>
          <w:lang w:val="en-GB"/>
          <w:rPrChange w:id="15953" w:author="Jane Shaw" w:date="2015-10-29T19:32:00Z">
            <w:rPr>
              <w:rFonts w:asciiTheme="majorBidi" w:eastAsia="Times New Roman" w:hAnsiTheme="majorBidi" w:cstheme="majorBidi"/>
              <w:sz w:val="24"/>
              <w:szCs w:val="24"/>
              <w:lang w:val="en-GB"/>
            </w:rPr>
          </w:rPrChange>
        </w:rPr>
        <w:t>75</w:t>
      </w:r>
      <w:del w:id="15954" w:author="Jane Shaw" w:date="2015-10-22T19:08:00Z">
        <w:r w:rsidRPr="007341F0" w:rsidDel="004414AA">
          <w:rPr>
            <w:rFonts w:ascii="Times New Roman" w:eastAsia="Times New Roman" w:hAnsi="Times New Roman" w:cs="Times New Roman"/>
            <w:lang w:val="en-GB"/>
            <w:rPrChange w:id="15955" w:author="Jane Shaw" w:date="2015-10-29T19:32:00Z">
              <w:rPr>
                <w:rFonts w:asciiTheme="majorBidi" w:eastAsia="Times New Roman" w:hAnsiTheme="majorBidi" w:cstheme="majorBidi"/>
                <w:sz w:val="24"/>
                <w:szCs w:val="24"/>
                <w:lang w:val="en-GB"/>
              </w:rPr>
            </w:rPrChange>
          </w:rPr>
          <w:delText>%</w:delText>
        </w:r>
      </w:del>
      <w:ins w:id="15956" w:author="Jane Shaw" w:date="2015-10-22T19:08:00Z">
        <w:r w:rsidR="004414AA" w:rsidRPr="007341F0">
          <w:rPr>
            <w:rFonts w:ascii="Times New Roman" w:eastAsia="Times New Roman" w:hAnsi="Times New Roman" w:cs="Times New Roman"/>
            <w:lang w:val="en-GB"/>
            <w:rPrChange w:id="15957" w:author="Jane Shaw" w:date="2015-10-29T19:32:00Z">
              <w:rPr>
                <w:rFonts w:asciiTheme="majorBidi" w:eastAsia="Times New Roman" w:hAnsiTheme="majorBidi" w:cstheme="majorBidi"/>
                <w:sz w:val="24"/>
                <w:szCs w:val="24"/>
                <w:lang w:val="en-GB"/>
              </w:rPr>
            </w:rPrChange>
          </w:rPr>
          <w:t xml:space="preserve"> percent</w:t>
        </w:r>
      </w:ins>
      <w:r w:rsidRPr="007341F0">
        <w:rPr>
          <w:rFonts w:ascii="Times New Roman" w:eastAsia="Times New Roman" w:hAnsi="Times New Roman" w:cs="Times New Roman"/>
          <w:lang w:val="en-GB"/>
          <w:rPrChange w:id="15958" w:author="Jane Shaw" w:date="2015-10-29T19:32:00Z">
            <w:rPr>
              <w:rFonts w:asciiTheme="majorBidi" w:eastAsia="Times New Roman" w:hAnsiTheme="majorBidi" w:cstheme="majorBidi"/>
              <w:sz w:val="24"/>
              <w:szCs w:val="24"/>
              <w:lang w:val="en-GB"/>
            </w:rPr>
          </w:rPrChange>
        </w:rPr>
        <w:t>, with the median at 50</w:t>
      </w:r>
      <w:del w:id="15959" w:author="Jane Shaw" w:date="2015-10-22T19:08:00Z">
        <w:r w:rsidRPr="007341F0" w:rsidDel="004414AA">
          <w:rPr>
            <w:rFonts w:ascii="Times New Roman" w:eastAsia="Times New Roman" w:hAnsi="Times New Roman" w:cs="Times New Roman"/>
            <w:lang w:val="en-GB"/>
            <w:rPrChange w:id="15960" w:author="Jane Shaw" w:date="2015-10-29T19:32:00Z">
              <w:rPr>
                <w:rFonts w:asciiTheme="majorBidi" w:eastAsia="Times New Roman" w:hAnsiTheme="majorBidi" w:cstheme="majorBidi"/>
                <w:sz w:val="24"/>
                <w:szCs w:val="24"/>
                <w:lang w:val="en-GB"/>
              </w:rPr>
            </w:rPrChange>
          </w:rPr>
          <w:delText>%</w:delText>
        </w:r>
      </w:del>
      <w:ins w:id="15961" w:author="Jane Shaw" w:date="2015-10-22T19:08:00Z">
        <w:r w:rsidR="004414AA" w:rsidRPr="007341F0">
          <w:rPr>
            <w:rFonts w:ascii="Times New Roman" w:eastAsia="Times New Roman" w:hAnsi="Times New Roman" w:cs="Times New Roman"/>
            <w:lang w:val="en-GB"/>
            <w:rPrChange w:id="15962" w:author="Jane Shaw" w:date="2015-10-29T19:32:00Z">
              <w:rPr>
                <w:rFonts w:asciiTheme="majorBidi" w:eastAsia="Times New Roman" w:hAnsiTheme="majorBidi" w:cstheme="majorBidi"/>
                <w:sz w:val="24"/>
                <w:szCs w:val="24"/>
                <w:lang w:val="en-GB"/>
              </w:rPr>
            </w:rPrChange>
          </w:rPr>
          <w:t xml:space="preserve"> percent</w:t>
        </w:r>
      </w:ins>
      <w:r w:rsidRPr="007341F0">
        <w:rPr>
          <w:rFonts w:ascii="Times New Roman" w:eastAsia="Times New Roman" w:hAnsi="Times New Roman" w:cs="Times New Roman"/>
          <w:lang w:val="en-GB"/>
          <w:rPrChange w:id="15963" w:author="Jane Shaw" w:date="2015-10-29T19:32:00Z">
            <w:rPr>
              <w:rFonts w:asciiTheme="majorBidi" w:eastAsia="Times New Roman" w:hAnsiTheme="majorBidi" w:cstheme="majorBidi"/>
              <w:sz w:val="24"/>
              <w:szCs w:val="24"/>
              <w:lang w:val="en-GB"/>
            </w:rPr>
          </w:rPrChange>
        </w:rPr>
        <w:t xml:space="preserve">), and </w:t>
      </w:r>
      <m:oMath>
        <m:r>
          <w:rPr>
            <w:rFonts w:ascii="Cambria Math" w:hAnsi="Cambria Math" w:cs="Times New Roman"/>
            <w:lang w:val="en-GB"/>
            <w:rPrChange w:id="15964" w:author="Jane Shaw" w:date="2015-10-29T19:32:00Z">
              <w:rPr>
                <w:rFonts w:ascii="Cambria Math" w:hAnsi="Cambria Math" w:cstheme="majorBidi"/>
                <w:sz w:val="24"/>
                <w:lang w:val="en-GB"/>
              </w:rPr>
            </w:rPrChange>
          </w:rPr>
          <m:t>k</m:t>
        </m:r>
      </m:oMath>
      <w:r w:rsidRPr="007341F0">
        <w:rPr>
          <w:rFonts w:ascii="Times New Roman" w:eastAsia="Times New Roman" w:hAnsi="Times New Roman" w:cs="Times New Roman"/>
          <w:lang w:val="en-GB"/>
          <w:rPrChange w:id="15965" w:author="Jane Shaw" w:date="2015-10-29T19:32:00Z">
            <w:rPr>
              <w:rFonts w:asciiTheme="majorBidi" w:eastAsia="Times New Roman" w:hAnsiTheme="majorBidi" w:cstheme="majorBidi"/>
              <w:sz w:val="24"/>
              <w:szCs w:val="24"/>
              <w:lang w:val="en-GB"/>
            </w:rPr>
          </w:rPrChange>
        </w:rPr>
        <w:t xml:space="preserve"> is a non</w:t>
      </w:r>
      <w:ins w:id="15966" w:author="Jane Shaw" w:date="2015-10-29T19:33:00Z">
        <w:r w:rsidR="00BE3307">
          <w:rPr>
            <w:rFonts w:ascii="Times New Roman" w:eastAsia="Times New Roman" w:hAnsi="Times New Roman" w:cs="Times New Roman"/>
            <w:lang w:val="en-GB"/>
          </w:rPr>
          <w:t>-</w:t>
        </w:r>
      </w:ins>
      <w:del w:id="15967" w:author="Jane Shaw" w:date="2015-10-29T19:33:00Z">
        <w:r w:rsidRPr="007341F0" w:rsidDel="00BE3307">
          <w:rPr>
            <w:rFonts w:ascii="Times New Roman" w:eastAsia="Times New Roman" w:hAnsi="Times New Roman" w:cs="Times New Roman"/>
            <w:lang w:val="en-GB"/>
            <w:rPrChange w:id="15968" w:author="Jane Shaw" w:date="2015-10-29T19:32:00Z">
              <w:rPr>
                <w:rFonts w:asciiTheme="majorBidi" w:eastAsia="Times New Roman" w:hAnsiTheme="majorBidi" w:cstheme="majorBidi"/>
                <w:sz w:val="24"/>
                <w:szCs w:val="24"/>
                <w:lang w:val="en-GB"/>
              </w:rPr>
            </w:rPrChange>
          </w:rPr>
          <w:delText xml:space="preserve"> </w:delText>
        </w:r>
      </w:del>
      <w:r w:rsidRPr="007341F0">
        <w:rPr>
          <w:rFonts w:ascii="Times New Roman" w:eastAsia="Times New Roman" w:hAnsi="Times New Roman" w:cs="Times New Roman"/>
          <w:lang w:val="en-GB"/>
          <w:rPrChange w:id="15969" w:author="Jane Shaw" w:date="2015-10-29T19:32:00Z">
            <w:rPr>
              <w:rFonts w:asciiTheme="majorBidi" w:eastAsia="Times New Roman" w:hAnsiTheme="majorBidi" w:cstheme="majorBidi"/>
              <w:sz w:val="24"/>
              <w:szCs w:val="24"/>
              <w:lang w:val="en-GB"/>
            </w:rPr>
          </w:rPrChange>
        </w:rPr>
        <w:t xml:space="preserve">negative constant. </w:t>
      </w:r>
      <w:del w:id="15970" w:author="Jane Shaw" w:date="2015-10-29T19:33:00Z">
        <w:r w:rsidRPr="007341F0" w:rsidDel="00BE3307">
          <w:rPr>
            <w:rFonts w:ascii="Times New Roman" w:eastAsia="Times New Roman" w:hAnsi="Times New Roman" w:cs="Times New Roman"/>
            <w:lang w:val="en-GB"/>
            <w:rPrChange w:id="15971" w:author="Jane Shaw" w:date="2015-10-29T19:32:00Z">
              <w:rPr>
                <w:rFonts w:asciiTheme="majorBidi" w:eastAsia="Times New Roman" w:hAnsiTheme="majorBidi" w:cstheme="majorBidi"/>
                <w:sz w:val="24"/>
                <w:szCs w:val="24"/>
                <w:lang w:val="en-GB"/>
              </w:rPr>
            </w:rPrChange>
          </w:rPr>
          <w:delText xml:space="preserve">Here we use </w:delText>
        </w:r>
      </w:del>
      <w:ins w:id="15972" w:author="Jane Shaw" w:date="2015-10-29T19:33:00Z">
        <w:r w:rsidR="00BE3307">
          <w:rPr>
            <w:rFonts w:ascii="Times New Roman" w:eastAsia="Times New Roman" w:hAnsi="Times New Roman" w:cs="Times New Roman"/>
            <w:lang w:val="en-GB"/>
          </w:rPr>
          <w:t xml:space="preserve">In this case, </w:t>
        </w:r>
      </w:ins>
      <m:oMath>
        <m:r>
          <w:rPr>
            <w:rFonts w:ascii="Cambria Math" w:hAnsi="Cambria Math" w:cs="Times New Roman"/>
            <w:lang w:val="en-GB"/>
            <w:rPrChange w:id="15973" w:author="Jane Shaw" w:date="2015-10-29T19:32:00Z">
              <w:rPr>
                <w:rFonts w:ascii="Cambria Math" w:hAnsi="Cambria Math" w:cstheme="majorBidi"/>
                <w:sz w:val="24"/>
                <w:lang w:val="en-GB"/>
              </w:rPr>
            </w:rPrChange>
          </w:rPr>
          <m:t>k</m:t>
        </m:r>
      </m:oMath>
      <w:r w:rsidRPr="007341F0">
        <w:rPr>
          <w:rFonts w:ascii="Times New Roman" w:eastAsia="Times New Roman" w:hAnsi="Times New Roman" w:cs="Times New Roman"/>
          <w:lang w:val="en-GB"/>
          <w:rPrChange w:id="15974" w:author="Jane Shaw" w:date="2015-10-29T19:32:00Z">
            <w:rPr>
              <w:rFonts w:asciiTheme="majorBidi" w:eastAsia="Times New Roman" w:hAnsiTheme="majorBidi" w:cstheme="majorBidi"/>
              <w:sz w:val="24"/>
              <w:szCs w:val="24"/>
              <w:lang w:val="en-GB"/>
            </w:rPr>
          </w:rPrChange>
        </w:rPr>
        <w:t xml:space="preserve"> = 1.5, as </w:t>
      </w:r>
      <w:del w:id="15975" w:author="Jane Shaw" w:date="2015-10-29T19:34:00Z">
        <w:r w:rsidRPr="007341F0" w:rsidDel="00BE3307">
          <w:rPr>
            <w:rFonts w:ascii="Times New Roman" w:eastAsia="Times New Roman" w:hAnsi="Times New Roman" w:cs="Times New Roman"/>
            <w:lang w:val="en-GB"/>
            <w:rPrChange w:id="15976" w:author="Jane Shaw" w:date="2015-10-29T19:32:00Z">
              <w:rPr>
                <w:rFonts w:asciiTheme="majorBidi" w:eastAsia="Times New Roman" w:hAnsiTheme="majorBidi" w:cstheme="majorBidi"/>
                <w:sz w:val="24"/>
                <w:szCs w:val="24"/>
                <w:lang w:val="en-GB"/>
              </w:rPr>
            </w:rPrChange>
          </w:rPr>
          <w:delText xml:space="preserve">was </w:delText>
        </w:r>
      </w:del>
      <w:r w:rsidRPr="007341F0">
        <w:rPr>
          <w:rFonts w:ascii="Times New Roman" w:eastAsia="Times New Roman" w:hAnsi="Times New Roman" w:cs="Times New Roman"/>
          <w:lang w:val="en-GB"/>
          <w:rPrChange w:id="15977" w:author="Jane Shaw" w:date="2015-10-29T19:32:00Z">
            <w:rPr>
              <w:rFonts w:asciiTheme="majorBidi" w:eastAsia="Times New Roman" w:hAnsiTheme="majorBidi" w:cstheme="majorBidi"/>
              <w:sz w:val="24"/>
              <w:szCs w:val="24"/>
              <w:lang w:val="en-GB"/>
            </w:rPr>
          </w:rPrChange>
        </w:rPr>
        <w:t>suggested by John Tukey</w:t>
      </w:r>
      <w:ins w:id="15978" w:author="Jane Shaw" w:date="2015-10-29T19:34:00Z">
        <w:r w:rsidR="00BE3307">
          <w:rPr>
            <w:rFonts w:ascii="Times New Roman" w:eastAsia="Times New Roman" w:hAnsi="Times New Roman" w:cs="Times New Roman"/>
            <w:lang w:val="en-GB"/>
          </w:rPr>
          <w:t xml:space="preserve"> (1977)</w:t>
        </w:r>
      </w:ins>
      <w:r w:rsidRPr="007341F0">
        <w:rPr>
          <w:rFonts w:ascii="Times New Roman" w:eastAsia="Times New Roman" w:hAnsi="Times New Roman" w:cs="Times New Roman"/>
          <w:lang w:val="en-GB"/>
          <w:rPrChange w:id="15979" w:author="Jane Shaw" w:date="2015-10-29T19:32:00Z">
            <w:rPr>
              <w:rFonts w:asciiTheme="majorBidi" w:eastAsia="Times New Roman" w:hAnsiTheme="majorBidi" w:cstheme="majorBidi"/>
              <w:sz w:val="24"/>
              <w:szCs w:val="24"/>
              <w:lang w:val="en-GB"/>
            </w:rPr>
          </w:rPrChange>
        </w:rPr>
        <w:t xml:space="preserve"> in his basic approach for detecti</w:t>
      </w:r>
      <w:ins w:id="15980" w:author="Jane Shaw" w:date="2015-11-07T20:24:00Z">
        <w:r w:rsidR="00140222">
          <w:rPr>
            <w:rFonts w:ascii="Times New Roman" w:eastAsia="Times New Roman" w:hAnsi="Times New Roman" w:cs="Times New Roman"/>
            <w:lang w:val="en-GB"/>
          </w:rPr>
          <w:t>ng</w:t>
        </w:r>
      </w:ins>
      <w:del w:id="15981" w:author="Jane Shaw" w:date="2015-11-07T20:24:00Z">
        <w:r w:rsidRPr="007341F0" w:rsidDel="00140222">
          <w:rPr>
            <w:rFonts w:ascii="Times New Roman" w:eastAsia="Times New Roman" w:hAnsi="Times New Roman" w:cs="Times New Roman"/>
            <w:lang w:val="en-GB"/>
            <w:rPrChange w:id="15982" w:author="Jane Shaw" w:date="2015-10-29T19:32:00Z">
              <w:rPr>
                <w:rFonts w:asciiTheme="majorBidi" w:eastAsia="Times New Roman" w:hAnsiTheme="majorBidi" w:cstheme="majorBidi"/>
                <w:sz w:val="24"/>
                <w:szCs w:val="24"/>
                <w:lang w:val="en-GB"/>
              </w:rPr>
            </w:rPrChange>
          </w:rPr>
          <w:delText>on</w:delText>
        </w:r>
      </w:del>
      <w:r w:rsidRPr="007341F0">
        <w:rPr>
          <w:rFonts w:ascii="Times New Roman" w:eastAsia="Times New Roman" w:hAnsi="Times New Roman" w:cs="Times New Roman"/>
          <w:lang w:val="en-GB"/>
          <w:rPrChange w:id="15983" w:author="Jane Shaw" w:date="2015-10-29T19:32:00Z">
            <w:rPr>
              <w:rFonts w:asciiTheme="majorBidi" w:eastAsia="Times New Roman" w:hAnsiTheme="majorBidi" w:cstheme="majorBidi"/>
              <w:sz w:val="24"/>
              <w:szCs w:val="24"/>
              <w:lang w:val="en-GB"/>
            </w:rPr>
          </w:rPrChange>
        </w:rPr>
        <w:t xml:space="preserve"> </w:t>
      </w:r>
      <w:del w:id="15984" w:author="Jane Shaw" w:date="2015-11-07T20:24:00Z">
        <w:r w:rsidRPr="007341F0" w:rsidDel="00140222">
          <w:rPr>
            <w:rFonts w:ascii="Times New Roman" w:eastAsia="Times New Roman" w:hAnsi="Times New Roman" w:cs="Times New Roman"/>
            <w:lang w:val="en-GB"/>
            <w:rPrChange w:id="15985" w:author="Jane Shaw" w:date="2015-10-29T19:32:00Z">
              <w:rPr>
                <w:rFonts w:asciiTheme="majorBidi" w:eastAsia="Times New Roman" w:hAnsiTheme="majorBidi" w:cstheme="majorBidi"/>
                <w:sz w:val="24"/>
                <w:szCs w:val="24"/>
                <w:lang w:val="en-GB"/>
              </w:rPr>
            </w:rPrChange>
          </w:rPr>
          <w:delText xml:space="preserve">of </w:delText>
        </w:r>
      </w:del>
      <w:r w:rsidRPr="007341F0">
        <w:rPr>
          <w:rFonts w:ascii="Times New Roman" w:eastAsia="Times New Roman" w:hAnsi="Times New Roman" w:cs="Times New Roman"/>
          <w:lang w:val="en-GB"/>
          <w:rPrChange w:id="15986" w:author="Jane Shaw" w:date="2015-10-29T19:32:00Z">
            <w:rPr>
              <w:rFonts w:asciiTheme="majorBidi" w:eastAsia="Times New Roman" w:hAnsiTheme="majorBidi" w:cstheme="majorBidi"/>
              <w:sz w:val="24"/>
              <w:szCs w:val="24"/>
              <w:lang w:val="en-GB"/>
            </w:rPr>
          </w:rPrChange>
        </w:rPr>
        <w:t xml:space="preserve">potential outliers. Such an approach is more outlier-robust than the arithmetic mean. </w:t>
      </w:r>
      <w:del w:id="15987" w:author="Jane Shaw" w:date="2015-10-29T19:40:00Z">
        <w:r w:rsidRPr="007341F0" w:rsidDel="00BE3307">
          <w:rPr>
            <w:rFonts w:ascii="Times New Roman" w:eastAsia="Times New Roman" w:hAnsi="Times New Roman" w:cs="Times New Roman"/>
            <w:lang w:val="en-GB"/>
            <w:rPrChange w:id="15988" w:author="Jane Shaw" w:date="2015-10-29T19:32:00Z">
              <w:rPr>
                <w:rFonts w:asciiTheme="majorBidi" w:eastAsia="Times New Roman" w:hAnsiTheme="majorBidi" w:cstheme="majorBidi"/>
                <w:sz w:val="24"/>
                <w:szCs w:val="24"/>
                <w:lang w:val="en-GB"/>
              </w:rPr>
            </w:rPrChange>
          </w:rPr>
          <w:delText>The chart below (</w:delText>
        </w:r>
        <w:r w:rsidR="00E24798" w:rsidRPr="007341F0" w:rsidDel="00BE3307">
          <w:rPr>
            <w:rFonts w:ascii="Times New Roman" w:hAnsi="Times New Roman" w:cs="Times New Roman"/>
            <w:rPrChange w:id="15989" w:author="Jane Shaw" w:date="2015-10-29T19:32:00Z">
              <w:rPr/>
            </w:rPrChange>
          </w:rPr>
          <w:fldChar w:fldCharType="begin"/>
        </w:r>
        <w:r w:rsidR="00E24798" w:rsidRPr="007341F0" w:rsidDel="00BE3307">
          <w:rPr>
            <w:rFonts w:ascii="Times New Roman" w:hAnsi="Times New Roman" w:cs="Times New Roman"/>
            <w:rPrChange w:id="15990" w:author="Jane Shaw" w:date="2015-10-29T19:32:00Z">
              <w:rPr/>
            </w:rPrChange>
          </w:rPr>
          <w:delInstrText xml:space="preserve"> REF _Ref428347378 \h  \* MERGEFORMAT </w:delInstrText>
        </w:r>
        <w:r w:rsidR="00E24798" w:rsidRPr="007341F0" w:rsidDel="00BE3307">
          <w:rPr>
            <w:rFonts w:ascii="Times New Roman" w:hAnsi="Times New Roman" w:cs="Times New Roman"/>
            <w:rPrChange w:id="15991" w:author="Jane Shaw" w:date="2015-10-29T19:32:00Z">
              <w:rPr>
                <w:rFonts w:ascii="Times New Roman" w:hAnsi="Times New Roman" w:cs="Times New Roman"/>
              </w:rPr>
            </w:rPrChange>
          </w:rPr>
        </w:r>
        <w:r w:rsidR="00E24798" w:rsidRPr="007341F0" w:rsidDel="00BE3307">
          <w:rPr>
            <w:rFonts w:ascii="Times New Roman" w:hAnsi="Times New Roman" w:cs="Times New Roman"/>
            <w:rPrChange w:id="15992" w:author="Jane Shaw" w:date="2015-10-29T19:32:00Z">
              <w:rPr/>
            </w:rPrChange>
          </w:rPr>
          <w:fldChar w:fldCharType="separate"/>
        </w:r>
        <w:r w:rsidR="00E24798" w:rsidRPr="007341F0" w:rsidDel="00BE3307">
          <w:rPr>
            <w:rFonts w:ascii="Times New Roman" w:eastAsia="Times New Roman" w:hAnsi="Times New Roman" w:cs="Times New Roman"/>
            <w:lang w:val="en-GB"/>
            <w:rPrChange w:id="15993" w:author="Jane Shaw" w:date="2015-10-29T19:32:00Z">
              <w:rPr>
                <w:rFonts w:asciiTheme="majorBidi" w:eastAsia="Times New Roman" w:hAnsiTheme="majorBidi" w:cstheme="majorBidi"/>
                <w:sz w:val="24"/>
                <w:szCs w:val="24"/>
                <w:lang w:val="en-GB"/>
              </w:rPr>
            </w:rPrChange>
          </w:rPr>
          <w:delText xml:space="preserve">Figure </w:delText>
        </w:r>
        <w:r w:rsidR="00E24798" w:rsidRPr="007341F0" w:rsidDel="00BE3307">
          <w:rPr>
            <w:rFonts w:ascii="Times New Roman" w:eastAsia="Times New Roman" w:hAnsi="Times New Roman" w:cs="Times New Roman"/>
            <w:noProof/>
            <w:lang w:val="en-GB"/>
            <w:rPrChange w:id="15994" w:author="Jane Shaw" w:date="2015-10-29T19:32:00Z">
              <w:rPr>
                <w:rFonts w:asciiTheme="majorBidi" w:eastAsia="Times New Roman" w:hAnsiTheme="majorBidi" w:cstheme="majorBidi"/>
                <w:noProof/>
                <w:sz w:val="24"/>
                <w:szCs w:val="24"/>
                <w:lang w:val="en-GB"/>
              </w:rPr>
            </w:rPrChange>
          </w:rPr>
          <w:delText>26</w:delText>
        </w:r>
        <w:r w:rsidR="00E24798" w:rsidRPr="007341F0" w:rsidDel="00BE3307">
          <w:rPr>
            <w:rFonts w:ascii="Times New Roman" w:hAnsi="Times New Roman" w:cs="Times New Roman"/>
            <w:rPrChange w:id="15995" w:author="Jane Shaw" w:date="2015-10-29T19:32:00Z">
              <w:rPr/>
            </w:rPrChange>
          </w:rPr>
          <w:fldChar w:fldCharType="end"/>
        </w:r>
      </w:del>
      <w:ins w:id="15996" w:author="Jane Shaw" w:date="2015-10-29T19:40:00Z">
        <w:r w:rsidR="00BE3307">
          <w:rPr>
            <w:rFonts w:ascii="Times New Roman" w:hAnsi="Times New Roman" w:cs="Times New Roman"/>
          </w:rPr>
          <w:t>Figure 23</w:t>
        </w:r>
      </w:ins>
      <w:del w:id="15997" w:author="Jane Shaw" w:date="2015-10-29T19:40:00Z">
        <w:r w:rsidRPr="007341F0" w:rsidDel="00BE3307">
          <w:rPr>
            <w:rFonts w:ascii="Times New Roman" w:eastAsia="Times New Roman" w:hAnsi="Times New Roman" w:cs="Times New Roman"/>
            <w:lang w:val="en-GB"/>
            <w:rPrChange w:id="15998" w:author="Jane Shaw" w:date="2015-10-29T19:32:00Z">
              <w:rPr>
                <w:rFonts w:asciiTheme="majorBidi" w:eastAsia="Times New Roman" w:hAnsiTheme="majorBidi" w:cstheme="majorBidi"/>
                <w:sz w:val="24"/>
                <w:szCs w:val="24"/>
                <w:lang w:val="en-GB"/>
              </w:rPr>
            </w:rPrChange>
          </w:rPr>
          <w:delText>)</w:delText>
        </w:r>
      </w:del>
      <w:r w:rsidRPr="007341F0">
        <w:rPr>
          <w:rFonts w:ascii="Times New Roman" w:eastAsia="Times New Roman" w:hAnsi="Times New Roman" w:cs="Times New Roman"/>
          <w:lang w:val="en-GB"/>
          <w:rPrChange w:id="15999" w:author="Jane Shaw" w:date="2015-10-29T19:32:00Z">
            <w:rPr>
              <w:rFonts w:asciiTheme="majorBidi" w:eastAsia="Times New Roman" w:hAnsiTheme="majorBidi" w:cstheme="majorBidi"/>
              <w:sz w:val="24"/>
              <w:szCs w:val="24"/>
              <w:lang w:val="en-GB"/>
            </w:rPr>
          </w:rPrChange>
        </w:rPr>
        <w:t xml:space="preserve"> shows the combination of missing quantities and unit</w:t>
      </w:r>
      <w:ins w:id="16000" w:author="Jane Shaw" w:date="2015-10-29T19:40:00Z">
        <w:r w:rsidR="00BE3307">
          <w:rPr>
            <w:rFonts w:ascii="Times New Roman" w:eastAsia="Times New Roman" w:hAnsi="Times New Roman" w:cs="Times New Roman"/>
            <w:lang w:val="en-GB"/>
          </w:rPr>
          <w:t xml:space="preserve"> </w:t>
        </w:r>
      </w:ins>
      <w:del w:id="16001" w:author="Jane Shaw" w:date="2015-10-29T19:40:00Z">
        <w:r w:rsidRPr="007341F0" w:rsidDel="00BE3307">
          <w:rPr>
            <w:rFonts w:ascii="Times New Roman" w:eastAsia="Times New Roman" w:hAnsi="Times New Roman" w:cs="Times New Roman"/>
            <w:lang w:val="en-GB"/>
            <w:rPrChange w:id="16002" w:author="Jane Shaw" w:date="2015-10-29T19:32:00Z">
              <w:rPr>
                <w:rFonts w:asciiTheme="majorBidi" w:eastAsia="Times New Roman" w:hAnsiTheme="majorBidi" w:cstheme="majorBidi"/>
                <w:sz w:val="24"/>
                <w:szCs w:val="24"/>
                <w:lang w:val="en-GB"/>
              </w:rPr>
            </w:rPrChange>
          </w:rPr>
          <w:delText>-</w:delText>
        </w:r>
      </w:del>
      <w:r w:rsidRPr="007341F0">
        <w:rPr>
          <w:rFonts w:ascii="Times New Roman" w:eastAsia="Times New Roman" w:hAnsi="Times New Roman" w:cs="Times New Roman"/>
          <w:lang w:val="en-GB"/>
          <w:rPrChange w:id="16003" w:author="Jane Shaw" w:date="2015-10-29T19:32:00Z">
            <w:rPr>
              <w:rFonts w:asciiTheme="majorBidi" w:eastAsia="Times New Roman" w:hAnsiTheme="majorBidi" w:cstheme="majorBidi"/>
              <w:sz w:val="24"/>
              <w:szCs w:val="24"/>
              <w:lang w:val="en-GB"/>
            </w:rPr>
          </w:rPrChange>
        </w:rPr>
        <w:t xml:space="preserve">value outliers for reporting countries in a </w:t>
      </w:r>
      <w:del w:id="16004" w:author="Jane Shaw" w:date="2015-10-29T19:40:00Z">
        <w:r w:rsidRPr="007341F0" w:rsidDel="00BE3307">
          <w:rPr>
            <w:rFonts w:ascii="Times New Roman" w:eastAsia="Times New Roman" w:hAnsi="Times New Roman" w:cs="Times New Roman"/>
            <w:lang w:val="en-GB"/>
            <w:rPrChange w:id="16005" w:author="Jane Shaw" w:date="2015-10-29T19:32:00Z">
              <w:rPr>
                <w:rFonts w:asciiTheme="majorBidi" w:eastAsia="Times New Roman" w:hAnsiTheme="majorBidi" w:cstheme="majorBidi"/>
                <w:sz w:val="24"/>
                <w:szCs w:val="24"/>
                <w:lang w:val="en-GB"/>
              </w:rPr>
            </w:rPrChange>
          </w:rPr>
          <w:delText xml:space="preserve">given </w:delText>
        </w:r>
      </w:del>
      <w:ins w:id="16006" w:author="Jane Shaw" w:date="2015-10-29T19:40:00Z">
        <w:r w:rsidR="00BE3307">
          <w:rPr>
            <w:rFonts w:ascii="Times New Roman" w:eastAsia="Times New Roman" w:hAnsi="Times New Roman" w:cs="Times New Roman"/>
            <w:lang w:val="en-GB"/>
          </w:rPr>
          <w:t xml:space="preserve">sample </w:t>
        </w:r>
      </w:ins>
      <w:r w:rsidRPr="007341F0">
        <w:rPr>
          <w:rFonts w:ascii="Times New Roman" w:eastAsia="Times New Roman" w:hAnsi="Times New Roman" w:cs="Times New Roman"/>
          <w:lang w:val="en-GB"/>
          <w:rPrChange w:id="16007" w:author="Jane Shaw" w:date="2015-10-29T19:32:00Z">
            <w:rPr>
              <w:rFonts w:asciiTheme="majorBidi" w:eastAsia="Times New Roman" w:hAnsiTheme="majorBidi" w:cstheme="majorBidi"/>
              <w:sz w:val="24"/>
              <w:szCs w:val="24"/>
              <w:lang w:val="en-GB"/>
            </w:rPr>
          </w:rPrChange>
        </w:rPr>
        <w:t>year</w:t>
      </w:r>
      <w:ins w:id="16008" w:author="Jane Shaw" w:date="2015-10-29T19:40:00Z">
        <w:r w:rsidR="00BE3307">
          <w:rPr>
            <w:rFonts w:ascii="Times New Roman" w:eastAsia="Times New Roman" w:hAnsi="Times New Roman" w:cs="Times New Roman"/>
            <w:lang w:val="en-GB"/>
          </w:rPr>
          <w:t>.</w:t>
        </w:r>
      </w:ins>
      <w:del w:id="16009" w:author="Jane Shaw" w:date="2015-10-29T19:40:00Z">
        <w:r w:rsidRPr="007341F0" w:rsidDel="00BE3307">
          <w:rPr>
            <w:rFonts w:ascii="Times New Roman" w:eastAsia="Times New Roman" w:hAnsi="Times New Roman" w:cs="Times New Roman"/>
            <w:lang w:val="en-GB"/>
            <w:rPrChange w:id="16010" w:author="Jane Shaw" w:date="2015-10-29T19:32:00Z">
              <w:rPr>
                <w:rFonts w:asciiTheme="majorBidi" w:eastAsia="Times New Roman" w:hAnsiTheme="majorBidi" w:cstheme="majorBidi"/>
                <w:sz w:val="24"/>
                <w:szCs w:val="24"/>
                <w:lang w:val="en-GB"/>
              </w:rPr>
            </w:rPrChange>
          </w:rPr>
          <w:delText>:</w:delText>
        </w:r>
      </w:del>
    </w:p>
    <w:p w14:paraId="3217AF48" w14:textId="77777777" w:rsidR="006E32A4" w:rsidRPr="00F31509" w:rsidRDefault="006E32A4" w:rsidP="006E32A4">
      <w:pPr>
        <w:jc w:val="both"/>
        <w:rPr>
          <w:rFonts w:asciiTheme="majorBidi" w:hAnsiTheme="majorBidi" w:cstheme="majorBidi"/>
          <w:lang w:val="en-GB"/>
        </w:rPr>
      </w:pPr>
    </w:p>
    <w:p w14:paraId="51AC2E9A" w14:textId="7BF21667" w:rsidR="006E32A4" w:rsidRPr="00F31509" w:rsidRDefault="006E32A4" w:rsidP="006E32A4">
      <w:pPr>
        <w:keepNext/>
        <w:jc w:val="both"/>
        <w:rPr>
          <w:rFonts w:asciiTheme="majorBidi" w:hAnsiTheme="majorBidi" w:cstheme="majorBidi"/>
          <w:lang w:val="en-GB"/>
        </w:rPr>
      </w:pPr>
    </w:p>
    <w:p w14:paraId="5584B4CB" w14:textId="26F67248" w:rsidR="006E32A4" w:rsidRPr="00F31509" w:rsidRDefault="006E32A4" w:rsidP="006E32A4">
      <w:pPr>
        <w:pStyle w:val="Didascalia"/>
        <w:jc w:val="both"/>
        <w:rPr>
          <w:rFonts w:asciiTheme="majorBidi" w:hAnsiTheme="majorBidi" w:cstheme="majorBidi"/>
          <w:lang w:val="en-GB"/>
        </w:rPr>
      </w:pPr>
      <w:bookmarkStart w:id="16011" w:name="_Toc428383874"/>
      <w:bookmarkStart w:id="16012" w:name="_Toc430872527"/>
      <w:r w:rsidRPr="00F31509">
        <w:rPr>
          <w:rFonts w:asciiTheme="majorBidi" w:eastAsia="Times New Roman" w:hAnsiTheme="majorBidi" w:cstheme="majorBidi"/>
          <w:lang w:val="en-GB"/>
        </w:rPr>
        <w:t xml:space="preserve">Figure </w:t>
      </w:r>
      <w:ins w:id="16013" w:author="Jane Shaw" w:date="2015-10-29T19:40:00Z">
        <w:r w:rsidR="00BE3307">
          <w:rPr>
            <w:rFonts w:asciiTheme="majorBidi" w:eastAsia="Times New Roman" w:hAnsiTheme="majorBidi" w:cstheme="majorBidi"/>
            <w:lang w:val="en-GB"/>
          </w:rPr>
          <w:t>23</w:t>
        </w:r>
      </w:ins>
      <w:del w:id="16014" w:author="Jane Shaw" w:date="2015-10-29T19:40:00Z">
        <w:r w:rsidR="003D789C" w:rsidRPr="00F31509" w:rsidDel="00BE3307">
          <w:rPr>
            <w:rFonts w:asciiTheme="majorBidi" w:hAnsiTheme="majorBidi" w:cstheme="majorBidi"/>
            <w:lang w:val="en-GB"/>
          </w:rPr>
          <w:fldChar w:fldCharType="begin"/>
        </w:r>
        <w:r w:rsidRPr="00F31509" w:rsidDel="00BE3307">
          <w:rPr>
            <w:rFonts w:asciiTheme="majorBidi" w:hAnsiTheme="majorBidi" w:cstheme="majorBidi"/>
            <w:lang w:val="en-GB"/>
          </w:rPr>
          <w:delInstrText xml:space="preserve"> SEQ Figure \* ARABIC </w:delInstrText>
        </w:r>
        <w:r w:rsidR="003D789C" w:rsidRPr="00F31509" w:rsidDel="00BE3307">
          <w:rPr>
            <w:rFonts w:asciiTheme="majorBidi" w:hAnsiTheme="majorBidi" w:cstheme="majorBidi"/>
            <w:lang w:val="en-GB"/>
          </w:rPr>
          <w:fldChar w:fldCharType="separate"/>
        </w:r>
        <w:r w:rsidR="00E24798" w:rsidDel="00BE3307">
          <w:rPr>
            <w:rFonts w:asciiTheme="majorBidi" w:hAnsiTheme="majorBidi" w:cstheme="majorBidi"/>
            <w:noProof/>
            <w:lang w:val="en-GB"/>
          </w:rPr>
          <w:delText>27</w:delText>
        </w:r>
        <w:r w:rsidR="003D789C" w:rsidRPr="00F31509" w:rsidDel="00BE3307">
          <w:rPr>
            <w:rFonts w:asciiTheme="majorBidi" w:hAnsiTheme="majorBidi" w:cstheme="majorBidi"/>
            <w:lang w:val="en-GB"/>
          </w:rPr>
          <w:fldChar w:fldCharType="end"/>
        </w:r>
      </w:del>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16011"/>
      <w:bookmarkEnd w:id="16012"/>
    </w:p>
    <w:p w14:paraId="5F18AA55" w14:textId="77777777" w:rsidR="006E32A4" w:rsidRPr="00F31509" w:rsidRDefault="006E32A4" w:rsidP="006E32A4">
      <w:pPr>
        <w:pStyle w:val="Titolo4"/>
        <w:jc w:val="both"/>
        <w:rPr>
          <w:rFonts w:asciiTheme="majorBidi" w:hAnsiTheme="majorBidi" w:cstheme="majorBidi"/>
          <w:lang w:val="en-GB"/>
        </w:rPr>
      </w:pPr>
      <w:bookmarkStart w:id="16015" w:name="imputing-of-missing-quantities-and-repla"/>
      <w:bookmarkEnd w:id="16015"/>
      <w:r w:rsidRPr="00F31509">
        <w:rPr>
          <w:rFonts w:asciiTheme="majorBidi" w:hAnsiTheme="majorBidi" w:cstheme="majorBidi"/>
          <w:lang w:val="en-GB"/>
        </w:rPr>
        <w:t>Imputation of missing quantities/values and replacement of outliers</w:t>
      </w:r>
    </w:p>
    <w:p w14:paraId="504B6FDF" w14:textId="335B8785"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Once the outlier detection process is completed, the next step</w:t>
      </w:r>
      <w:del w:id="16016" w:author="Jane Shaw" w:date="2015-10-29T19:41:00Z">
        <w:r w:rsidRPr="00F31509" w:rsidDel="00BE3307">
          <w:rPr>
            <w:rFonts w:asciiTheme="majorBidi" w:hAnsiTheme="majorBidi" w:cstheme="majorBidi"/>
            <w:lang w:val="en-GB"/>
          </w:rPr>
          <w:delText>s</w:delText>
        </w:r>
      </w:del>
      <w:r w:rsidRPr="00F31509">
        <w:rPr>
          <w:rFonts w:asciiTheme="majorBidi" w:hAnsiTheme="majorBidi" w:cstheme="majorBidi"/>
          <w:lang w:val="en-GB"/>
        </w:rPr>
        <w:t xml:space="preserve"> </w:t>
      </w:r>
      <w:del w:id="16017" w:author="Jane Shaw" w:date="2015-10-29T19:41:00Z">
        <w:r w:rsidRPr="00F31509" w:rsidDel="00BE3307">
          <w:rPr>
            <w:rFonts w:asciiTheme="majorBidi" w:hAnsiTheme="majorBidi" w:cstheme="majorBidi"/>
            <w:lang w:val="en-GB"/>
          </w:rPr>
          <w:delText xml:space="preserve">are </w:delText>
        </w:r>
      </w:del>
      <w:ins w:id="16018" w:author="Jane Shaw" w:date="2015-10-29T19:41:00Z">
        <w:r w:rsidR="00BE3307">
          <w:rPr>
            <w:rFonts w:asciiTheme="majorBidi" w:hAnsiTheme="majorBidi" w:cstheme="majorBidi"/>
            <w:lang w:val="en-GB"/>
          </w:rPr>
          <w:t xml:space="preserve">is </w:t>
        </w:r>
      </w:ins>
      <w:r w:rsidRPr="00F31509">
        <w:rPr>
          <w:rFonts w:asciiTheme="majorBidi" w:hAnsiTheme="majorBidi" w:cstheme="majorBidi"/>
          <w:lang w:val="en-GB"/>
        </w:rPr>
        <w:t xml:space="preserve">to find criteria </w:t>
      </w:r>
      <w:ins w:id="16019" w:author="Jane Shaw" w:date="2015-10-29T19:41:00Z">
        <w:r w:rsidR="00BE3307">
          <w:rPr>
            <w:rFonts w:asciiTheme="majorBidi" w:hAnsiTheme="majorBidi" w:cstheme="majorBidi"/>
            <w:lang w:val="en-GB"/>
          </w:rPr>
          <w:t xml:space="preserve">for </w:t>
        </w:r>
      </w:ins>
      <w:del w:id="16020" w:author="Jane Shaw" w:date="2015-10-29T19:41:00Z">
        <w:r w:rsidRPr="00F31509" w:rsidDel="00BE3307">
          <w:rPr>
            <w:rFonts w:asciiTheme="majorBidi" w:hAnsiTheme="majorBidi" w:cstheme="majorBidi"/>
            <w:lang w:val="en-GB"/>
          </w:rPr>
          <w:delText xml:space="preserve">to </w:delText>
        </w:r>
      </w:del>
      <w:r w:rsidRPr="00F31509">
        <w:rPr>
          <w:rFonts w:asciiTheme="majorBidi" w:hAnsiTheme="majorBidi" w:cstheme="majorBidi"/>
          <w:lang w:val="en-GB"/>
        </w:rPr>
        <w:t>remov</w:t>
      </w:r>
      <w:ins w:id="16021" w:author="Jane Shaw" w:date="2015-10-29T19:41:00Z">
        <w:r w:rsidR="00BE3307">
          <w:rPr>
            <w:rFonts w:asciiTheme="majorBidi" w:hAnsiTheme="majorBidi" w:cstheme="majorBidi"/>
            <w:lang w:val="en-GB"/>
          </w:rPr>
          <w:t>ing</w:t>
        </w:r>
      </w:ins>
      <w:del w:id="16022" w:author="Jane Shaw" w:date="2015-10-29T19:41:00Z">
        <w:r w:rsidRPr="00F31509" w:rsidDel="00BE3307">
          <w:rPr>
            <w:rFonts w:asciiTheme="majorBidi" w:hAnsiTheme="majorBidi" w:cstheme="majorBidi"/>
            <w:lang w:val="en-GB"/>
          </w:rPr>
          <w:delText>e</w:delText>
        </w:r>
      </w:del>
      <w:r w:rsidRPr="00F31509">
        <w:rPr>
          <w:rFonts w:asciiTheme="majorBidi" w:hAnsiTheme="majorBidi" w:cstheme="majorBidi"/>
          <w:lang w:val="en-GB"/>
        </w:rPr>
        <w:t xml:space="preserve"> or keep</w:t>
      </w:r>
      <w:ins w:id="16023" w:author="Jane Shaw" w:date="2015-10-29T19:41:00Z">
        <w:r w:rsidR="00BE3307">
          <w:rPr>
            <w:rFonts w:asciiTheme="majorBidi" w:hAnsiTheme="majorBidi" w:cstheme="majorBidi"/>
            <w:lang w:val="en-GB"/>
          </w:rPr>
          <w:t>ing</w:t>
        </w:r>
      </w:ins>
      <w:r w:rsidRPr="00F31509">
        <w:rPr>
          <w:rFonts w:asciiTheme="majorBidi" w:hAnsiTheme="majorBidi" w:cstheme="majorBidi"/>
          <w:lang w:val="en-GB"/>
        </w:rPr>
        <w:t xml:space="preserve"> outliers and imput</w:t>
      </w:r>
      <w:ins w:id="16024" w:author="Jane Shaw" w:date="2015-10-29T19:41:00Z">
        <w:r w:rsidR="00BE3307">
          <w:rPr>
            <w:rFonts w:asciiTheme="majorBidi" w:hAnsiTheme="majorBidi" w:cstheme="majorBidi"/>
            <w:lang w:val="en-GB"/>
          </w:rPr>
          <w:t>ing</w:t>
        </w:r>
      </w:ins>
      <w:del w:id="16025" w:author="Jane Shaw" w:date="2015-10-29T19:41:00Z">
        <w:r w:rsidRPr="00F31509" w:rsidDel="00BE3307">
          <w:rPr>
            <w:rFonts w:asciiTheme="majorBidi" w:hAnsiTheme="majorBidi" w:cstheme="majorBidi"/>
            <w:lang w:val="en-GB"/>
          </w:rPr>
          <w:delText>e</w:delText>
        </w:r>
      </w:del>
      <w:r w:rsidRPr="00F31509">
        <w:rPr>
          <w:rFonts w:asciiTheme="majorBidi" w:hAnsiTheme="majorBidi" w:cstheme="majorBidi"/>
          <w:lang w:val="en-GB"/>
        </w:rPr>
        <w:t xml:space="preserve"> missing quantities. </w:t>
      </w:r>
    </w:p>
    <w:p w14:paraId="790F948D" w14:textId="34D30902" w:rsidR="006E32A4" w:rsidRPr="00F31509" w:rsidRDefault="006E32A4" w:rsidP="006E32A4">
      <w:pPr>
        <w:jc w:val="both"/>
        <w:rPr>
          <w:rFonts w:asciiTheme="majorBidi" w:hAnsiTheme="majorBidi" w:cstheme="majorBidi"/>
          <w:lang w:val="en-GB"/>
        </w:rPr>
      </w:pPr>
      <w:del w:id="16026" w:author="Jane Shaw" w:date="2015-10-29T19:41:00Z">
        <w:r w:rsidRPr="00F31509" w:rsidDel="00BE3307">
          <w:rPr>
            <w:rFonts w:asciiTheme="majorBidi" w:eastAsia="Times New Roman" w:hAnsiTheme="majorBidi" w:cstheme="majorBidi"/>
            <w:lang w:val="en-GB"/>
          </w:rPr>
          <w:delText xml:space="preserve">As an </w:delText>
        </w:r>
      </w:del>
      <w:ins w:id="16027" w:author="Jane Shaw" w:date="2015-10-29T19:41:00Z">
        <w:r w:rsidR="00BE3307">
          <w:rPr>
            <w:rFonts w:asciiTheme="majorBidi" w:eastAsia="Times New Roman" w:hAnsiTheme="majorBidi" w:cstheme="majorBidi"/>
            <w:lang w:val="en-GB"/>
          </w:rPr>
          <w:t xml:space="preserve">In the </w:t>
        </w:r>
      </w:ins>
      <w:r w:rsidRPr="00F31509">
        <w:rPr>
          <w:rFonts w:asciiTheme="majorBidi" w:eastAsia="Times New Roman" w:hAnsiTheme="majorBidi" w:cstheme="majorBidi"/>
          <w:lang w:val="en-GB"/>
        </w:rPr>
        <w:t xml:space="preserve">example </w:t>
      </w:r>
      <w:ins w:id="16028" w:author="Jane Shaw" w:date="2015-10-29T19:42:00Z">
        <w:r w:rsidR="00BE3307">
          <w:rPr>
            <w:rFonts w:asciiTheme="majorBidi" w:eastAsia="Times New Roman" w:hAnsiTheme="majorBidi" w:cstheme="majorBidi"/>
            <w:lang w:val="en-GB"/>
          </w:rPr>
          <w:t xml:space="preserve">shown in </w:t>
        </w:r>
      </w:ins>
      <w:del w:id="16029" w:author="Jane Shaw" w:date="2015-10-29T19:42:00Z">
        <w:r w:rsidRPr="00F31509" w:rsidDel="00BE3307">
          <w:rPr>
            <w:rFonts w:asciiTheme="majorBidi" w:eastAsia="Times New Roman" w:hAnsiTheme="majorBidi" w:cstheme="majorBidi"/>
            <w:lang w:val="en-GB"/>
          </w:rPr>
          <w:delText>(</w:delText>
        </w:r>
      </w:del>
      <w:r w:rsidR="00E24798">
        <w:fldChar w:fldCharType="begin"/>
      </w:r>
      <w:r w:rsidR="00E24798">
        <w:instrText xml:space="preserve"> REF _Ref428349140 \h  \* MERGEFORMAT </w:instrText>
      </w:r>
      <w:r w:rsidR="00E24798">
        <w:fldChar w:fldCharType="separate"/>
      </w:r>
      <w:ins w:id="16030" w:author="Jane Shaw" w:date="2015-11-01T20:53:00Z">
        <w:r w:rsidR="00311179" w:rsidRPr="00311179">
          <w:rPr>
            <w:rFonts w:asciiTheme="majorBidi" w:eastAsia="Times New Roman" w:hAnsiTheme="majorBidi" w:cstheme="majorBidi"/>
            <w:lang w:val="en-GB"/>
            <w:rPrChange w:id="16031"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6032" w:author="Jane Shaw" w:date="2015-11-01T20:53:00Z">
              <w:rPr>
                <w:rFonts w:asciiTheme="majorBidi" w:hAnsiTheme="majorBidi" w:cstheme="majorBidi"/>
                <w:noProof/>
                <w:lang w:val="en-GB"/>
              </w:rPr>
            </w:rPrChange>
          </w:rPr>
          <w:t>76</w:t>
        </w:r>
      </w:ins>
      <w:del w:id="16033"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76</w:delText>
        </w:r>
      </w:del>
      <w:r w:rsidR="00E24798">
        <w:fldChar w:fldCharType="end"/>
      </w:r>
      <w:del w:id="16034" w:author="Jane Shaw" w:date="2015-10-29T19:42:00Z">
        <w:r w:rsidRPr="00F31509" w:rsidDel="00BE330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6035" w:author="Jane Shaw" w:date="2015-10-29T19:42:00Z">
        <w:r w:rsidRPr="00F31509" w:rsidDel="00BE3307">
          <w:rPr>
            <w:rFonts w:asciiTheme="majorBidi" w:eastAsia="Times New Roman" w:hAnsiTheme="majorBidi" w:cstheme="majorBidi"/>
            <w:lang w:val="en-GB"/>
          </w:rPr>
          <w:delText xml:space="preserve">our </w:delText>
        </w:r>
      </w:del>
      <w:r w:rsidRPr="00F31509">
        <w:rPr>
          <w:rFonts w:asciiTheme="majorBidi" w:eastAsia="Times New Roman" w:hAnsiTheme="majorBidi" w:cstheme="majorBidi"/>
          <w:lang w:val="en-GB"/>
        </w:rPr>
        <w:t>validation checks show that the data reported by country X</w:t>
      </w:r>
      <w:del w:id="16036" w:author="Jane Shaw" w:date="2015-11-07T20:24:00Z">
        <w:r w:rsidRPr="00F31509" w:rsidDel="0014022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in a particular year, in HS chapters 2, 10 and 15, have 17 trade flows with missing quantit</w:t>
      </w:r>
      <w:ins w:id="16037" w:author="Jane Shaw" w:date="2015-10-29T19:42:00Z">
        <w:r w:rsidR="00BE3307">
          <w:rPr>
            <w:rFonts w:asciiTheme="majorBidi" w:eastAsia="Times New Roman" w:hAnsiTheme="majorBidi" w:cstheme="majorBidi"/>
            <w:lang w:val="en-GB"/>
          </w:rPr>
          <w:t>ies</w:t>
        </w:r>
      </w:ins>
      <w:del w:id="16038" w:author="Jane Shaw" w:date="2015-10-29T19:42:00Z">
        <w:r w:rsidRPr="00F31509" w:rsidDel="00BE3307">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and 33 trade flows with </w:t>
      </w:r>
      <w:del w:id="16039" w:author="Jane Shaw" w:date="2015-10-29T19:42:00Z">
        <w:r w:rsidRPr="00F31509" w:rsidDel="00BE3307">
          <w:rPr>
            <w:rFonts w:asciiTheme="majorBidi" w:eastAsia="Times New Roman" w:hAnsiTheme="majorBidi" w:cstheme="majorBidi"/>
            <w:lang w:val="en-GB"/>
          </w:rPr>
          <w:delText>UV</w:delText>
        </w:r>
      </w:del>
      <w:ins w:id="16040" w:author="Jane Shaw" w:date="2015-10-29T19:42:00Z">
        <w:r w:rsidR="00BE3307">
          <w:rPr>
            <w:rFonts w:asciiTheme="majorBidi" w:eastAsia="Times New Roman" w:hAnsiTheme="majorBidi" w:cstheme="majorBidi"/>
            <w:lang w:val="en-GB"/>
          </w:rPr>
          <w:t xml:space="preserve">unit value </w:t>
        </w:r>
      </w:ins>
      <w:del w:id="16041" w:author="Jane Shaw" w:date="2015-10-29T19:42:00Z">
        <w:r w:rsidRPr="00F31509" w:rsidDel="00BE330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outliers. The report</w:t>
      </w:r>
      <w:ins w:id="16042" w:author="Jane Shaw" w:date="2015-10-29T19:42:00Z">
        <w:r w:rsidR="00BE3307">
          <w:rPr>
            <w:rFonts w:asciiTheme="majorBidi" w:eastAsia="Times New Roman" w:hAnsiTheme="majorBidi" w:cstheme="majorBidi"/>
            <w:lang w:val="en-GB"/>
          </w:rPr>
          <w:t>ing</w:t>
        </w:r>
      </w:ins>
      <w:del w:id="16043" w:author="Jane Shaw" w:date="2015-10-29T19:42:00Z">
        <w:r w:rsidRPr="00F31509" w:rsidDel="00BE3307">
          <w:rPr>
            <w:rFonts w:asciiTheme="majorBidi" w:eastAsia="Times New Roman" w:hAnsiTheme="majorBidi" w:cstheme="majorBidi"/>
            <w:lang w:val="en-GB"/>
          </w:rPr>
          <w:delText>ed</w:delText>
        </w:r>
      </w:del>
      <w:r w:rsidRPr="00F31509">
        <w:rPr>
          <w:rFonts w:asciiTheme="majorBidi" w:eastAsia="Times New Roman" w:hAnsiTheme="majorBidi" w:cstheme="majorBidi"/>
          <w:lang w:val="en-GB"/>
        </w:rPr>
        <w:t xml:space="preserve"> partners are Y1 to Y4. </w:t>
      </w:r>
    </w:p>
    <w:p w14:paraId="65C2DD8E" w14:textId="77777777" w:rsidR="006E32A4" w:rsidRPr="00F31509" w:rsidRDefault="006E32A4" w:rsidP="006E32A4">
      <w:pPr>
        <w:pStyle w:val="Didascalia"/>
        <w:keepNext/>
        <w:jc w:val="both"/>
        <w:rPr>
          <w:rFonts w:asciiTheme="majorBidi" w:hAnsiTheme="majorBidi" w:cstheme="majorBidi"/>
          <w:sz w:val="22"/>
          <w:szCs w:val="22"/>
          <w:lang w:val="en-GB"/>
        </w:rPr>
      </w:pPr>
      <w:bookmarkStart w:id="16044" w:name="_Ref428349140"/>
      <w:bookmarkStart w:id="16045" w:name="_Toc428423615"/>
      <w:r w:rsidRPr="00F31509">
        <w:rPr>
          <w:rFonts w:asciiTheme="majorBidi" w:hAnsiTheme="majorBidi" w:cstheme="majorBidi"/>
          <w:sz w:val="22"/>
          <w:szCs w:val="22"/>
          <w:lang w:val="en-GB"/>
        </w:rPr>
        <w:t xml:space="preserve">Table </w:t>
      </w:r>
      <w:r w:rsidR="003D789C"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3D789C" w:rsidRPr="00F31509">
        <w:rPr>
          <w:rFonts w:asciiTheme="majorBidi" w:hAnsiTheme="majorBidi" w:cstheme="majorBidi"/>
          <w:sz w:val="22"/>
          <w:szCs w:val="22"/>
          <w:lang w:val="en-GB"/>
        </w:rPr>
        <w:fldChar w:fldCharType="separate"/>
      </w:r>
      <w:r w:rsidR="00311179">
        <w:rPr>
          <w:rFonts w:asciiTheme="majorBidi" w:hAnsiTheme="majorBidi" w:cstheme="majorBidi"/>
          <w:noProof/>
          <w:sz w:val="22"/>
          <w:szCs w:val="22"/>
          <w:lang w:val="en-GB"/>
        </w:rPr>
        <w:t>76</w:t>
      </w:r>
      <w:r w:rsidR="003D789C" w:rsidRPr="00F31509">
        <w:rPr>
          <w:rFonts w:asciiTheme="majorBidi" w:hAnsiTheme="majorBidi" w:cstheme="majorBidi"/>
          <w:sz w:val="22"/>
          <w:szCs w:val="22"/>
          <w:lang w:val="en-GB"/>
        </w:rPr>
        <w:fldChar w:fldCharType="end"/>
      </w:r>
      <w:bookmarkEnd w:id="16044"/>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w:t>
      </w:r>
      <w:del w:id="16046" w:author="Jane Shaw" w:date="2015-10-29T19:43:00Z">
        <w:r w:rsidRPr="00F31509" w:rsidDel="005D45B2">
          <w:rPr>
            <w:rFonts w:asciiTheme="majorBidi" w:hAnsiTheme="majorBidi" w:cstheme="majorBidi"/>
            <w:sz w:val="22"/>
            <w:szCs w:val="22"/>
            <w:lang w:val="en-GB"/>
          </w:rPr>
          <w:delText>,</w:delText>
        </w:r>
      </w:del>
      <w:r w:rsidRPr="00F31509">
        <w:rPr>
          <w:rFonts w:asciiTheme="majorBidi" w:hAnsiTheme="majorBidi" w:cstheme="majorBidi"/>
          <w:sz w:val="22"/>
          <w:szCs w:val="22"/>
          <w:lang w:val="en-GB"/>
        </w:rPr>
        <w:t xml:space="preserve"> based on trade flows with missing quantities and outlier unit values</w:t>
      </w:r>
      <w:bookmarkEnd w:id="16045"/>
    </w:p>
    <w:tbl>
      <w:tblPr>
        <w:tblStyle w:val="Tabellaclassica1"/>
        <w:tblW w:w="5000" w:type="pct"/>
        <w:tblLook w:val="04A0" w:firstRow="1" w:lastRow="0" w:firstColumn="1" w:lastColumn="0" w:noHBand="0" w:noVBand="1"/>
      </w:tblPr>
      <w:tblGrid>
        <w:gridCol w:w="1538"/>
        <w:gridCol w:w="1643"/>
        <w:gridCol w:w="864"/>
        <w:gridCol w:w="1367"/>
        <w:gridCol w:w="1058"/>
        <w:gridCol w:w="957"/>
        <w:gridCol w:w="864"/>
        <w:gridCol w:w="951"/>
      </w:tblGrid>
      <w:tr w:rsidR="006E32A4" w:rsidRPr="00F31509" w14:paraId="59630645"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14:paraId="7FBA85FF" w14:textId="77777777" w:rsidR="006E32A4" w:rsidRPr="005D45B2" w:rsidRDefault="006E32A4" w:rsidP="006E32A4">
            <w:pPr>
              <w:pStyle w:val="Compact"/>
              <w:keepNext/>
              <w:spacing w:before="0" w:after="0" w:line="276" w:lineRule="auto"/>
              <w:jc w:val="right"/>
              <w:rPr>
                <w:rFonts w:asciiTheme="majorBidi" w:hAnsiTheme="majorBidi" w:cstheme="majorBidi"/>
                <w:b/>
                <w:i w:val="0"/>
                <w:sz w:val="22"/>
                <w:szCs w:val="22"/>
                <w:lang w:val="en-GB"/>
                <w:rPrChange w:id="16047"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48" w:author="Jane Shaw" w:date="2015-10-29T19:43:00Z">
                  <w:rPr>
                    <w:rFonts w:asciiTheme="majorBidi" w:hAnsiTheme="majorBidi" w:cstheme="majorBidi"/>
                    <w:sz w:val="22"/>
                    <w:szCs w:val="22"/>
                    <w:lang w:val="en-GB"/>
                  </w:rPr>
                </w:rPrChange>
              </w:rPr>
              <w:t>Reporter</w:t>
            </w:r>
          </w:p>
        </w:tc>
        <w:tc>
          <w:tcPr>
            <w:tcW w:w="896" w:type="pct"/>
          </w:tcPr>
          <w:p w14:paraId="31B379AE" w14:textId="77777777" w:rsidR="006E32A4" w:rsidRPr="005D45B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49"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50" w:author="Jane Shaw" w:date="2015-10-29T19:43:00Z">
                  <w:rPr>
                    <w:rFonts w:asciiTheme="majorBidi" w:hAnsiTheme="majorBidi" w:cstheme="majorBidi"/>
                    <w:sz w:val="22"/>
                    <w:szCs w:val="22"/>
                    <w:lang w:val="en-GB"/>
                  </w:rPr>
                </w:rPrChange>
              </w:rPr>
              <w:t>Partner</w:t>
            </w:r>
          </w:p>
        </w:tc>
        <w:tc>
          <w:tcPr>
            <w:tcW w:w="474" w:type="pct"/>
          </w:tcPr>
          <w:p w14:paraId="4D4FCD5F" w14:textId="77777777" w:rsidR="006E32A4" w:rsidRPr="005D45B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51"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52" w:author="Jane Shaw" w:date="2015-10-29T19:43:00Z">
                  <w:rPr>
                    <w:rFonts w:asciiTheme="majorBidi" w:hAnsiTheme="majorBidi" w:cstheme="majorBidi"/>
                    <w:sz w:val="22"/>
                    <w:szCs w:val="22"/>
                    <w:lang w:val="en-GB"/>
                  </w:rPr>
                </w:rPrChange>
              </w:rPr>
              <w:t>Flow</w:t>
            </w:r>
          </w:p>
        </w:tc>
        <w:tc>
          <w:tcPr>
            <w:tcW w:w="746" w:type="pct"/>
          </w:tcPr>
          <w:p w14:paraId="09868218" w14:textId="77777777" w:rsidR="006E32A4" w:rsidRPr="005D45B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53"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54" w:author="Jane Shaw" w:date="2015-10-29T19:43:00Z">
                  <w:rPr>
                    <w:rFonts w:asciiTheme="majorBidi" w:hAnsiTheme="majorBidi" w:cstheme="majorBidi"/>
                    <w:sz w:val="22"/>
                    <w:szCs w:val="22"/>
                    <w:lang w:val="en-GB"/>
                  </w:rPr>
                </w:rPrChange>
              </w:rPr>
              <w:t>Commodity</w:t>
            </w:r>
          </w:p>
          <w:p w14:paraId="08397843" w14:textId="77777777" w:rsidR="006E32A4" w:rsidRPr="005D45B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55" w:author="Jane Shaw" w:date="2015-10-29T19:43:00Z">
                  <w:rPr>
                    <w:rFonts w:asciiTheme="majorBidi" w:hAnsiTheme="majorBidi" w:cstheme="majorBidi"/>
                    <w:i w:val="0"/>
                    <w:iCs w:val="0"/>
                    <w:sz w:val="22"/>
                    <w:szCs w:val="22"/>
                    <w:lang w:val="en-GB"/>
                  </w:rPr>
                </w:rPrChange>
              </w:rPr>
            </w:pPr>
            <w:bookmarkStart w:id="16056" w:name="__DdeLink__2811_269521773"/>
            <w:bookmarkEnd w:id="16056"/>
            <w:r w:rsidRPr="005D45B2">
              <w:rPr>
                <w:rFonts w:asciiTheme="majorBidi" w:hAnsiTheme="majorBidi" w:cstheme="majorBidi"/>
                <w:b/>
                <w:sz w:val="22"/>
                <w:szCs w:val="22"/>
                <w:lang w:val="en-GB"/>
                <w:rPrChange w:id="16057" w:author="Jane Shaw" w:date="2015-10-29T19:43:00Z">
                  <w:rPr>
                    <w:rFonts w:asciiTheme="majorBidi" w:hAnsiTheme="majorBidi" w:cstheme="majorBidi"/>
                    <w:sz w:val="22"/>
                    <w:szCs w:val="22"/>
                    <w:lang w:val="en-GB"/>
                  </w:rPr>
                </w:rPrChange>
              </w:rPr>
              <w:t>(FCL code)</w:t>
            </w:r>
          </w:p>
        </w:tc>
        <w:tc>
          <w:tcPr>
            <w:tcW w:w="579" w:type="pct"/>
          </w:tcPr>
          <w:p w14:paraId="1FC755E5" w14:textId="77777777" w:rsidR="006E32A4" w:rsidRPr="005D45B2" w:rsidRDefault="006E32A4" w:rsidP="006E32A4">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58"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59" w:author="Jane Shaw" w:date="2015-10-29T19:43:00Z">
                  <w:rPr>
                    <w:rFonts w:asciiTheme="majorBidi" w:hAnsiTheme="majorBidi" w:cstheme="majorBidi"/>
                    <w:sz w:val="22"/>
                    <w:szCs w:val="22"/>
                    <w:lang w:val="en-GB"/>
                  </w:rPr>
                </w:rPrChange>
              </w:rPr>
              <w:t>Quantity</w:t>
            </w:r>
          </w:p>
        </w:tc>
        <w:tc>
          <w:tcPr>
            <w:tcW w:w="524" w:type="pct"/>
          </w:tcPr>
          <w:p w14:paraId="3D36E478" w14:textId="77777777" w:rsidR="006E32A4" w:rsidRPr="005D45B2"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60"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61" w:author="Jane Shaw" w:date="2015-10-29T19:43:00Z">
                  <w:rPr>
                    <w:rFonts w:asciiTheme="majorBidi" w:hAnsiTheme="majorBidi" w:cstheme="majorBidi"/>
                    <w:sz w:val="22"/>
                    <w:szCs w:val="22"/>
                    <w:lang w:val="en-GB"/>
                  </w:rPr>
                </w:rPrChange>
              </w:rPr>
              <w:t>Value</w:t>
            </w:r>
          </w:p>
        </w:tc>
        <w:tc>
          <w:tcPr>
            <w:tcW w:w="421" w:type="pct"/>
          </w:tcPr>
          <w:p w14:paraId="7DE7A4DC" w14:textId="63CDC19E" w:rsidR="006E32A4" w:rsidRPr="005D45B2" w:rsidRDefault="006E32A4" w:rsidP="005D45B2">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62"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sz w:val="22"/>
                <w:szCs w:val="22"/>
                <w:lang w:val="en-GB"/>
                <w:rPrChange w:id="16063" w:author="Jane Shaw" w:date="2015-10-29T19:43:00Z">
                  <w:rPr>
                    <w:rFonts w:asciiTheme="majorBidi" w:hAnsiTheme="majorBidi" w:cstheme="majorBidi"/>
                    <w:sz w:val="22"/>
                    <w:szCs w:val="22"/>
                    <w:lang w:val="en-GB"/>
                  </w:rPr>
                </w:rPrChange>
              </w:rPr>
              <w:t>U</w:t>
            </w:r>
            <w:ins w:id="16064" w:author="Jane Shaw" w:date="2015-10-29T19:43:00Z">
              <w:r w:rsidR="005D45B2">
                <w:rPr>
                  <w:rFonts w:asciiTheme="majorBidi" w:hAnsiTheme="majorBidi" w:cstheme="majorBidi"/>
                  <w:b/>
                  <w:i w:val="0"/>
                  <w:sz w:val="22"/>
                  <w:szCs w:val="22"/>
                  <w:lang w:val="en-GB"/>
                </w:rPr>
                <w:t xml:space="preserve">nit </w:t>
              </w:r>
            </w:ins>
            <w:del w:id="16065" w:author="Jane Shaw" w:date="2015-10-29T19:43:00Z">
              <w:r w:rsidRPr="005D45B2" w:rsidDel="005D45B2">
                <w:rPr>
                  <w:rFonts w:asciiTheme="majorBidi" w:hAnsiTheme="majorBidi" w:cstheme="majorBidi"/>
                  <w:b/>
                  <w:sz w:val="22"/>
                  <w:szCs w:val="22"/>
                  <w:lang w:val="en-GB"/>
                  <w:rPrChange w:id="16066" w:author="Jane Shaw" w:date="2015-10-29T19:43:00Z">
                    <w:rPr>
                      <w:rFonts w:asciiTheme="majorBidi" w:hAnsiTheme="majorBidi" w:cstheme="majorBidi"/>
                      <w:sz w:val="22"/>
                      <w:szCs w:val="22"/>
                      <w:lang w:val="en-GB"/>
                    </w:rPr>
                  </w:rPrChange>
                </w:rPr>
                <w:delText>V</w:delText>
              </w:r>
            </w:del>
            <w:ins w:id="16067" w:author="Jane Shaw" w:date="2015-10-29T19:43:00Z">
              <w:r w:rsidR="005D45B2">
                <w:rPr>
                  <w:rFonts w:asciiTheme="majorBidi" w:hAnsiTheme="majorBidi" w:cstheme="majorBidi"/>
                  <w:b/>
                  <w:i w:val="0"/>
                  <w:sz w:val="22"/>
                  <w:szCs w:val="22"/>
                  <w:lang w:val="en-GB"/>
                </w:rPr>
                <w:t>value</w:t>
              </w:r>
            </w:ins>
          </w:p>
        </w:tc>
        <w:tc>
          <w:tcPr>
            <w:tcW w:w="521" w:type="pct"/>
          </w:tcPr>
          <w:p w14:paraId="3AAC80E3" w14:textId="2D33CE07" w:rsidR="00BB22F5" w:rsidRPr="005D45B2" w:rsidDel="005D45B2" w:rsidRDefault="006E32A4" w:rsidP="006E32A4">
            <w:pPr>
              <w:pStyle w:val="Compact"/>
              <w:keepNext/>
              <w:keepLines/>
              <w:numPr>
                <w:ilvl w:val="2"/>
                <w:numId w:val="4"/>
              </w:numPr>
              <w:spacing w:before="0" w:after="0" w:line="276" w:lineRule="auto"/>
              <w:jc w:val="right"/>
              <w:outlineLvl w:val="7"/>
              <w:cnfStyle w:val="100000000000" w:firstRow="1" w:lastRow="0" w:firstColumn="0" w:lastColumn="0" w:oddVBand="0" w:evenVBand="0" w:oddHBand="0" w:evenHBand="0" w:firstRowFirstColumn="0" w:firstRowLastColumn="0" w:lastRowFirstColumn="0" w:lastRowLastColumn="0"/>
              <w:rPr>
                <w:del w:id="16068" w:author="Jane Shaw" w:date="2015-10-29T19:43:00Z"/>
                <w:rFonts w:asciiTheme="majorBidi" w:hAnsiTheme="majorBidi" w:cstheme="majorBidi"/>
                <w:b/>
                <w:i w:val="0"/>
                <w:sz w:val="22"/>
                <w:szCs w:val="22"/>
                <w:lang w:val="en-GB"/>
                <w:rPrChange w:id="16069" w:author="Jane Shaw" w:date="2015-10-29T19:43:00Z">
                  <w:rPr>
                    <w:del w:id="16070" w:author="Jane Shaw" w:date="2015-10-29T19:43:00Z"/>
                    <w:rFonts w:asciiTheme="majorBidi" w:hAnsiTheme="majorBidi" w:cstheme="majorBidi"/>
                    <w:b/>
                    <w:bCs/>
                    <w:i w:val="0"/>
                    <w:iCs w:val="0"/>
                    <w:color w:val="404040" w:themeColor="text1" w:themeTint="BF"/>
                    <w:sz w:val="22"/>
                    <w:szCs w:val="22"/>
                    <w:lang w:val="en-GB"/>
                  </w:rPr>
                </w:rPrChange>
              </w:rPr>
            </w:pPr>
            <w:del w:id="16071" w:author="Jane Shaw" w:date="2015-10-29T19:43:00Z">
              <w:r w:rsidRPr="005D45B2" w:rsidDel="005D45B2">
                <w:rPr>
                  <w:rFonts w:asciiTheme="majorBidi" w:hAnsiTheme="majorBidi" w:cstheme="majorBidi"/>
                  <w:b/>
                  <w:lang w:val="en-GB"/>
                  <w:rPrChange w:id="16072" w:author="Jane Shaw" w:date="2015-10-29T19:43:00Z">
                    <w:rPr>
                      <w:rFonts w:asciiTheme="majorBidi" w:hAnsiTheme="majorBidi" w:cstheme="majorBidi"/>
                      <w:lang w:val="en-GB"/>
                    </w:rPr>
                  </w:rPrChange>
                </w:rPr>
                <w:delText>U</w:delText>
              </w:r>
              <w:r w:rsidR="00BB22F5" w:rsidRPr="005D45B2" w:rsidDel="005D45B2">
                <w:rPr>
                  <w:rFonts w:asciiTheme="majorBidi" w:hAnsiTheme="majorBidi" w:cstheme="majorBidi"/>
                  <w:b/>
                  <w:lang w:val="en-GB"/>
                  <w:rPrChange w:id="16073" w:author="Jane Shaw" w:date="2015-10-29T19:43:00Z">
                    <w:rPr>
                      <w:rFonts w:asciiTheme="majorBidi" w:hAnsiTheme="majorBidi" w:cstheme="majorBidi"/>
                      <w:lang w:val="en-GB"/>
                    </w:rPr>
                  </w:rPrChange>
                </w:rPr>
                <w:delText xml:space="preserve">V </w:delText>
              </w:r>
            </w:del>
          </w:p>
          <w:p w14:paraId="06D94CC6" w14:textId="0CE0A02E" w:rsidR="006E32A4" w:rsidRPr="005D45B2" w:rsidRDefault="005D45B2"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074" w:author="Jane Shaw" w:date="2015-10-29T19:43:00Z">
                  <w:rPr>
                    <w:rFonts w:asciiTheme="majorBidi" w:hAnsiTheme="majorBidi" w:cstheme="majorBidi"/>
                    <w:i w:val="0"/>
                    <w:iCs w:val="0"/>
                    <w:sz w:val="22"/>
                    <w:szCs w:val="22"/>
                    <w:lang w:val="en-GB"/>
                  </w:rPr>
                </w:rPrChange>
              </w:rPr>
            </w:pPr>
            <w:r w:rsidRPr="005D45B2">
              <w:rPr>
                <w:rFonts w:asciiTheme="majorBidi" w:hAnsiTheme="majorBidi" w:cstheme="majorBidi"/>
                <w:b/>
                <w:i w:val="0"/>
                <w:sz w:val="22"/>
                <w:szCs w:val="22"/>
                <w:lang w:val="en-GB"/>
              </w:rPr>
              <w:t>Median</w:t>
            </w:r>
            <w:ins w:id="16075" w:author="Jane Shaw" w:date="2015-10-29T19:43:00Z">
              <w:r>
                <w:rPr>
                  <w:rFonts w:asciiTheme="majorBidi" w:hAnsiTheme="majorBidi" w:cstheme="majorBidi"/>
                  <w:b/>
                  <w:i w:val="0"/>
                  <w:sz w:val="22"/>
                  <w:szCs w:val="22"/>
                  <w:lang w:val="en-GB"/>
                </w:rPr>
                <w:t xml:space="preserve"> unit value</w:t>
              </w:r>
            </w:ins>
          </w:p>
        </w:tc>
      </w:tr>
      <w:tr w:rsidR="006E32A4" w:rsidRPr="00F31509" w14:paraId="6BAFA764"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6F463B3"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28A1B3AE"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5E76D20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0F64631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193AF9B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068AEBCD" w14:textId="27E9B639"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9</w:t>
            </w:r>
            <w:del w:id="16076" w:author="Jane Shaw" w:date="2015-10-29T19:44:00Z">
              <w:r w:rsidR="00BF4697" w:rsidRPr="00F31509" w:rsidDel="005D45B2">
                <w:rPr>
                  <w:rFonts w:asciiTheme="majorBidi" w:hAnsiTheme="majorBidi" w:cstheme="majorBidi"/>
                  <w:lang w:val="en-GB"/>
                </w:rPr>
                <w:delText>,</w:delText>
              </w:r>
            </w:del>
            <w:ins w:id="16077"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193</w:t>
            </w:r>
          </w:p>
        </w:tc>
        <w:tc>
          <w:tcPr>
            <w:tcW w:w="421" w:type="pct"/>
          </w:tcPr>
          <w:p w14:paraId="1A84D6C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7530C98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3.71</w:t>
            </w:r>
          </w:p>
        </w:tc>
      </w:tr>
      <w:tr w:rsidR="006E32A4" w:rsidRPr="00F31509" w14:paraId="16FBCA36"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CB58A75"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6B8D9054"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0E6E0F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4509CA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4395718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24" w:type="pct"/>
          </w:tcPr>
          <w:p w14:paraId="5730315C" w14:textId="4C0077C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w:t>
            </w:r>
            <w:del w:id="16078" w:author="Jane Shaw" w:date="2015-10-29T19:44:00Z">
              <w:r w:rsidR="00BF4697" w:rsidRPr="00F31509" w:rsidDel="005D45B2">
                <w:rPr>
                  <w:rFonts w:asciiTheme="majorBidi" w:hAnsiTheme="majorBidi" w:cstheme="majorBidi"/>
                  <w:lang w:val="en-GB"/>
                </w:rPr>
                <w:delText>,</w:delText>
              </w:r>
            </w:del>
            <w:ins w:id="16079"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267</w:t>
            </w:r>
          </w:p>
        </w:tc>
        <w:tc>
          <w:tcPr>
            <w:tcW w:w="421" w:type="pct"/>
          </w:tcPr>
          <w:p w14:paraId="6EE28BE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36.71</w:t>
            </w:r>
          </w:p>
        </w:tc>
        <w:tc>
          <w:tcPr>
            <w:tcW w:w="521" w:type="pct"/>
          </w:tcPr>
          <w:p w14:paraId="041E3C4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4.91</w:t>
            </w:r>
          </w:p>
        </w:tc>
      </w:tr>
      <w:tr w:rsidR="006E32A4" w:rsidRPr="00F31509" w14:paraId="73F9CFD2"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4893F99"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059C373"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14:paraId="7EABD7B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17F3F2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579" w:type="pct"/>
          </w:tcPr>
          <w:p w14:paraId="29A6938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7675C1FB" w14:textId="48FF192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194</w:t>
            </w:r>
            <w:del w:id="16080" w:author="Jane Shaw" w:date="2015-10-29T19:44:00Z">
              <w:r w:rsidR="00BF4697" w:rsidRPr="00F31509" w:rsidDel="005D45B2">
                <w:rPr>
                  <w:rFonts w:asciiTheme="majorBidi" w:hAnsiTheme="majorBidi" w:cstheme="majorBidi"/>
                  <w:lang w:val="en-GB"/>
                </w:rPr>
                <w:delText>,</w:delText>
              </w:r>
            </w:del>
            <w:ins w:id="16081"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271</w:t>
            </w:r>
          </w:p>
        </w:tc>
        <w:tc>
          <w:tcPr>
            <w:tcW w:w="421" w:type="pct"/>
          </w:tcPr>
          <w:p w14:paraId="1E9FBFA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718770A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4.76</w:t>
            </w:r>
          </w:p>
        </w:tc>
      </w:tr>
      <w:tr w:rsidR="006E32A4" w:rsidRPr="00F31509" w14:paraId="3E3B349C"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1A68F9E"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7DE082A0" w14:textId="77777777" w:rsidR="006E32A4" w:rsidRPr="00F31509" w:rsidRDefault="006E32A4" w:rsidP="006E32A4">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474" w:type="pct"/>
          </w:tcPr>
          <w:p w14:paraId="2900395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08A4E3A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579" w:type="pct"/>
          </w:tcPr>
          <w:p w14:paraId="38BF1D3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w:t>
            </w:r>
          </w:p>
        </w:tc>
        <w:tc>
          <w:tcPr>
            <w:tcW w:w="524" w:type="pct"/>
          </w:tcPr>
          <w:p w14:paraId="16D1B29C" w14:textId="7D74D889"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del w:id="16082" w:author="Jane Shaw" w:date="2015-10-29T19:44:00Z">
              <w:r w:rsidR="00BF4697" w:rsidRPr="00F31509" w:rsidDel="005D45B2">
                <w:rPr>
                  <w:rFonts w:asciiTheme="majorBidi" w:hAnsiTheme="majorBidi" w:cstheme="majorBidi"/>
                  <w:lang w:val="en-GB"/>
                </w:rPr>
                <w:delText>,</w:delText>
              </w:r>
            </w:del>
            <w:ins w:id="16083"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937</w:t>
            </w:r>
          </w:p>
        </w:tc>
        <w:tc>
          <w:tcPr>
            <w:tcW w:w="421" w:type="pct"/>
          </w:tcPr>
          <w:p w14:paraId="05BDD16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127.7</w:t>
            </w:r>
          </w:p>
        </w:tc>
        <w:tc>
          <w:tcPr>
            <w:tcW w:w="521" w:type="pct"/>
          </w:tcPr>
          <w:p w14:paraId="5E17483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3.84</w:t>
            </w:r>
          </w:p>
        </w:tc>
      </w:tr>
      <w:tr w:rsidR="006E32A4" w:rsidRPr="00F31509" w14:paraId="6EAEE86B"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005E2675"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6F60B8E"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14:paraId="1826112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076C700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579" w:type="pct"/>
          </w:tcPr>
          <w:p w14:paraId="661300E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02178760" w14:textId="06A40B24"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112</w:t>
            </w:r>
            <w:del w:id="16084" w:author="Jane Shaw" w:date="2015-10-29T19:44:00Z">
              <w:r w:rsidR="00BF4697" w:rsidRPr="00F31509" w:rsidDel="005D45B2">
                <w:rPr>
                  <w:rFonts w:asciiTheme="majorBidi" w:hAnsiTheme="majorBidi" w:cstheme="majorBidi"/>
                  <w:lang w:val="en-GB"/>
                </w:rPr>
                <w:delText>,</w:delText>
              </w:r>
            </w:del>
            <w:ins w:id="16085"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727</w:t>
            </w:r>
          </w:p>
        </w:tc>
        <w:tc>
          <w:tcPr>
            <w:tcW w:w="421" w:type="pct"/>
          </w:tcPr>
          <w:p w14:paraId="5BB12A5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36B23BD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4.49</w:t>
            </w:r>
          </w:p>
        </w:tc>
      </w:tr>
      <w:tr w:rsidR="006E32A4" w:rsidRPr="00F31509" w14:paraId="338EB44E"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71742FD"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6271AFF6"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E78583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9DD2CB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579" w:type="pct"/>
          </w:tcPr>
          <w:p w14:paraId="250A4B0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16EDAC8E" w14:textId="5E4C11DC"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del w:id="16086" w:author="Jane Shaw" w:date="2015-10-29T19:44:00Z">
              <w:r w:rsidR="00BF4697" w:rsidRPr="00F31509" w:rsidDel="005D45B2">
                <w:rPr>
                  <w:rFonts w:asciiTheme="majorBidi" w:hAnsiTheme="majorBidi" w:cstheme="majorBidi"/>
                  <w:lang w:val="en-GB"/>
                </w:rPr>
                <w:delText>,</w:delText>
              </w:r>
            </w:del>
            <w:ins w:id="16087"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479</w:t>
            </w:r>
          </w:p>
        </w:tc>
        <w:tc>
          <w:tcPr>
            <w:tcW w:w="421" w:type="pct"/>
          </w:tcPr>
          <w:p w14:paraId="370188F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50F0739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1.88</w:t>
            </w:r>
          </w:p>
        </w:tc>
      </w:tr>
      <w:tr w:rsidR="006E32A4" w:rsidRPr="00F31509" w14:paraId="2F9DB746"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04A7EF61"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99703F3"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717F657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3F640DB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579" w:type="pct"/>
          </w:tcPr>
          <w:p w14:paraId="7C6F525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524" w:type="pct"/>
          </w:tcPr>
          <w:p w14:paraId="55B6AF2B" w14:textId="2755FE1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del w:id="16088" w:author="Jane Shaw" w:date="2015-10-29T19:44:00Z">
              <w:r w:rsidR="00BF4697" w:rsidRPr="00F31509" w:rsidDel="005D45B2">
                <w:rPr>
                  <w:rFonts w:asciiTheme="majorBidi" w:hAnsiTheme="majorBidi" w:cstheme="majorBidi"/>
                  <w:lang w:val="en-GB"/>
                </w:rPr>
                <w:delText>,</w:delText>
              </w:r>
            </w:del>
            <w:ins w:id="16089"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382</w:t>
            </w:r>
          </w:p>
        </w:tc>
        <w:tc>
          <w:tcPr>
            <w:tcW w:w="421" w:type="pct"/>
          </w:tcPr>
          <w:p w14:paraId="5C6ADD4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22.82</w:t>
            </w:r>
          </w:p>
        </w:tc>
        <w:tc>
          <w:tcPr>
            <w:tcW w:w="521" w:type="pct"/>
          </w:tcPr>
          <w:p w14:paraId="0AB7289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1.69</w:t>
            </w:r>
          </w:p>
        </w:tc>
      </w:tr>
      <w:tr w:rsidR="006E32A4" w:rsidRPr="00F31509" w14:paraId="7FBB4753"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08CC0A9"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42C7F121"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0B7A61B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71049F4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579" w:type="pct"/>
          </w:tcPr>
          <w:p w14:paraId="59600851" w14:textId="7206D1A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ins w:id="16090" w:author="Jane Shaw" w:date="2015-10-29T19:43:00Z">
              <w:r w:rsidR="005D45B2">
                <w:rPr>
                  <w:rFonts w:asciiTheme="majorBidi" w:hAnsiTheme="majorBidi" w:cstheme="majorBidi"/>
                  <w:lang w:val="en-GB"/>
                </w:rPr>
                <w:t xml:space="preserve"> </w:t>
              </w:r>
            </w:ins>
            <w:r w:rsidRPr="00F31509">
              <w:rPr>
                <w:rFonts w:asciiTheme="majorBidi" w:hAnsiTheme="majorBidi" w:cstheme="majorBidi"/>
                <w:lang w:val="en-GB"/>
              </w:rPr>
              <w:t>853</w:t>
            </w:r>
          </w:p>
        </w:tc>
        <w:tc>
          <w:tcPr>
            <w:tcW w:w="524" w:type="pct"/>
          </w:tcPr>
          <w:p w14:paraId="542BDFDE" w14:textId="290171AD"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w:t>
            </w:r>
            <w:del w:id="16091" w:author="Jane Shaw" w:date="2015-10-29T19:44:00Z">
              <w:r w:rsidR="00BF4697" w:rsidRPr="00F31509" w:rsidDel="005D45B2">
                <w:rPr>
                  <w:rFonts w:asciiTheme="majorBidi" w:hAnsiTheme="majorBidi" w:cstheme="majorBidi"/>
                  <w:lang w:val="en-GB"/>
                </w:rPr>
                <w:delText>,</w:delText>
              </w:r>
            </w:del>
            <w:ins w:id="16092"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030</w:t>
            </w:r>
          </w:p>
        </w:tc>
        <w:tc>
          <w:tcPr>
            <w:tcW w:w="421" w:type="pct"/>
          </w:tcPr>
          <w:p w14:paraId="32383CB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21" w:type="pct"/>
          </w:tcPr>
          <w:p w14:paraId="327CFB2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3.87</w:t>
            </w:r>
          </w:p>
        </w:tc>
      </w:tr>
      <w:tr w:rsidR="006E32A4" w:rsidRPr="00F31509" w14:paraId="7BDAA8B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EAC44A5"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41D253C5"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CE480A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527BF6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79" w:type="pct"/>
          </w:tcPr>
          <w:p w14:paraId="00E702F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3968FC05" w14:textId="3772D1F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w:t>
            </w:r>
            <w:del w:id="16093" w:author="Jane Shaw" w:date="2015-10-29T19:44:00Z">
              <w:r w:rsidR="00BF4697" w:rsidRPr="00F31509" w:rsidDel="005D45B2">
                <w:rPr>
                  <w:rFonts w:asciiTheme="majorBidi" w:hAnsiTheme="majorBidi" w:cstheme="majorBidi"/>
                  <w:lang w:val="en-GB"/>
                </w:rPr>
                <w:delText>,</w:delText>
              </w:r>
            </w:del>
            <w:ins w:id="16094"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833</w:t>
            </w:r>
          </w:p>
        </w:tc>
        <w:tc>
          <w:tcPr>
            <w:tcW w:w="421" w:type="pct"/>
          </w:tcPr>
          <w:p w14:paraId="0B991A3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0B8EAEF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w:t>
            </w:r>
          </w:p>
        </w:tc>
      </w:tr>
      <w:tr w:rsidR="006E32A4" w:rsidRPr="00F31509" w14:paraId="0DFC7ED1"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0E879222"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01FDDC6D"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02FDEC5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625F5AB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579" w:type="pct"/>
          </w:tcPr>
          <w:p w14:paraId="7F27B19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524" w:type="pct"/>
          </w:tcPr>
          <w:p w14:paraId="30D47F8A" w14:textId="4AEDBB95"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w:t>
            </w:r>
            <w:del w:id="16095" w:author="Jane Shaw" w:date="2015-10-29T19:44:00Z">
              <w:r w:rsidR="00BF4697" w:rsidRPr="00F31509" w:rsidDel="005D45B2">
                <w:rPr>
                  <w:rFonts w:asciiTheme="majorBidi" w:hAnsiTheme="majorBidi" w:cstheme="majorBidi"/>
                  <w:lang w:val="en-GB"/>
                </w:rPr>
                <w:delText>,</w:delText>
              </w:r>
            </w:del>
            <w:ins w:id="16096" w:author="Jane Shaw" w:date="2015-10-29T19:44:00Z">
              <w:r w:rsidR="005D45B2">
                <w:rPr>
                  <w:rFonts w:asciiTheme="majorBidi" w:hAnsiTheme="majorBidi" w:cstheme="majorBidi"/>
                  <w:lang w:val="en-GB"/>
                </w:rPr>
                <w:t xml:space="preserve"> </w:t>
              </w:r>
            </w:ins>
            <w:r w:rsidRPr="00F31509">
              <w:rPr>
                <w:rFonts w:asciiTheme="majorBidi" w:hAnsiTheme="majorBidi" w:cstheme="majorBidi"/>
                <w:lang w:val="en-GB"/>
              </w:rPr>
              <w:t>842</w:t>
            </w:r>
          </w:p>
        </w:tc>
        <w:tc>
          <w:tcPr>
            <w:tcW w:w="421" w:type="pct"/>
          </w:tcPr>
          <w:p w14:paraId="632DA5E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29.7</w:t>
            </w:r>
          </w:p>
        </w:tc>
        <w:tc>
          <w:tcPr>
            <w:tcW w:w="521" w:type="pct"/>
          </w:tcPr>
          <w:p w14:paraId="69416CE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p>
        </w:tc>
      </w:tr>
    </w:tbl>
    <w:p w14:paraId="2A99CCAD" w14:textId="52B7CE2A" w:rsidR="006E32A4" w:rsidRPr="005D45B2" w:rsidRDefault="006E32A4" w:rsidP="006E32A4">
      <w:pPr>
        <w:pStyle w:val="TableCaption"/>
        <w:keepNext/>
        <w:spacing w:line="276" w:lineRule="auto"/>
        <w:jc w:val="both"/>
        <w:rPr>
          <w:rFonts w:asciiTheme="majorBidi" w:hAnsiTheme="majorBidi" w:cstheme="majorBidi"/>
          <w:i w:val="0"/>
          <w:sz w:val="20"/>
          <w:szCs w:val="20"/>
          <w:lang w:val="en-GB"/>
          <w:rPrChange w:id="16097" w:author="Jane Shaw" w:date="2015-10-29T19:44:00Z">
            <w:rPr>
              <w:rFonts w:asciiTheme="majorBidi" w:hAnsiTheme="majorBidi" w:cstheme="majorBidi"/>
              <w:sz w:val="20"/>
              <w:szCs w:val="20"/>
              <w:lang w:val="en-GB"/>
            </w:rPr>
          </w:rPrChange>
        </w:rPr>
      </w:pPr>
      <w:del w:id="16098" w:author="Jane Shaw" w:date="2015-10-29T19:44:00Z">
        <w:r w:rsidRPr="005D45B2" w:rsidDel="005D45B2">
          <w:rPr>
            <w:rFonts w:asciiTheme="majorBidi" w:hAnsiTheme="majorBidi" w:cstheme="majorBidi"/>
            <w:i w:val="0"/>
            <w:sz w:val="20"/>
            <w:szCs w:val="20"/>
            <w:lang w:val="en-GB"/>
            <w:rPrChange w:id="16099" w:author="Jane Shaw" w:date="2015-10-29T19:44:00Z">
              <w:rPr>
                <w:rFonts w:asciiTheme="majorBidi" w:hAnsiTheme="majorBidi" w:cstheme="majorBidi"/>
                <w:sz w:val="20"/>
                <w:szCs w:val="20"/>
                <w:lang w:val="en-GB"/>
              </w:rPr>
            </w:rPrChange>
          </w:rPr>
          <w:delText>(</w:delText>
        </w:r>
      </w:del>
      <w:ins w:id="16100" w:author="Jane Shaw" w:date="2015-10-29T19:44:00Z">
        <w:r w:rsidR="005D45B2">
          <w:rPr>
            <w:rFonts w:asciiTheme="majorBidi" w:hAnsiTheme="majorBidi" w:cstheme="majorBidi"/>
            <w:i w:val="0"/>
            <w:sz w:val="20"/>
            <w:szCs w:val="20"/>
            <w:lang w:val="en-GB"/>
          </w:rPr>
          <w:t>F</w:t>
        </w:r>
      </w:ins>
      <w:del w:id="16101" w:author="Jane Shaw" w:date="2015-10-29T19:44:00Z">
        <w:r w:rsidRPr="005D45B2" w:rsidDel="005D45B2">
          <w:rPr>
            <w:rFonts w:asciiTheme="majorBidi" w:hAnsiTheme="majorBidi" w:cstheme="majorBidi"/>
            <w:i w:val="0"/>
            <w:sz w:val="20"/>
            <w:szCs w:val="20"/>
            <w:lang w:val="en-GB"/>
            <w:rPrChange w:id="16102" w:author="Jane Shaw" w:date="2015-10-29T19:44:00Z">
              <w:rPr>
                <w:rFonts w:asciiTheme="majorBidi" w:hAnsiTheme="majorBidi" w:cstheme="majorBidi"/>
                <w:sz w:val="20"/>
                <w:szCs w:val="20"/>
                <w:lang w:val="en-GB"/>
              </w:rPr>
            </w:rPrChange>
          </w:rPr>
          <w:delText>f</w:delText>
        </w:r>
      </w:del>
      <w:r w:rsidRPr="005D45B2">
        <w:rPr>
          <w:rFonts w:asciiTheme="majorBidi" w:hAnsiTheme="majorBidi" w:cstheme="majorBidi"/>
          <w:i w:val="0"/>
          <w:sz w:val="20"/>
          <w:szCs w:val="20"/>
          <w:lang w:val="en-GB"/>
          <w:rPrChange w:id="16103" w:author="Jane Shaw" w:date="2015-10-29T19:44:00Z">
            <w:rPr>
              <w:rFonts w:asciiTheme="majorBidi" w:hAnsiTheme="majorBidi" w:cstheme="majorBidi"/>
              <w:sz w:val="20"/>
              <w:szCs w:val="20"/>
              <w:lang w:val="en-GB"/>
            </w:rPr>
          </w:rPrChange>
        </w:rPr>
        <w:t>or simplicity, not all the trade flows used to calculate the median unit values are shown</w:t>
      </w:r>
      <w:ins w:id="16104" w:author="Jane Shaw" w:date="2015-10-29T19:44:00Z">
        <w:r w:rsidR="005D45B2">
          <w:rPr>
            <w:rFonts w:asciiTheme="majorBidi" w:hAnsiTheme="majorBidi" w:cstheme="majorBidi"/>
            <w:i w:val="0"/>
            <w:sz w:val="20"/>
            <w:szCs w:val="20"/>
            <w:lang w:val="en-GB"/>
          </w:rPr>
          <w:t>.</w:t>
        </w:r>
      </w:ins>
      <w:del w:id="16105" w:author="Jane Shaw" w:date="2015-10-29T19:44:00Z">
        <w:r w:rsidRPr="005D45B2" w:rsidDel="005D45B2">
          <w:rPr>
            <w:rFonts w:asciiTheme="majorBidi" w:hAnsiTheme="majorBidi" w:cstheme="majorBidi"/>
            <w:i w:val="0"/>
            <w:sz w:val="20"/>
            <w:szCs w:val="20"/>
            <w:lang w:val="en-GB"/>
            <w:rPrChange w:id="16106" w:author="Jane Shaw" w:date="2015-10-29T19:44:00Z">
              <w:rPr>
                <w:rFonts w:asciiTheme="majorBidi" w:hAnsiTheme="majorBidi" w:cstheme="majorBidi"/>
                <w:sz w:val="20"/>
                <w:szCs w:val="20"/>
                <w:lang w:val="en-GB"/>
              </w:rPr>
            </w:rPrChange>
          </w:rPr>
          <w:delText>)</w:delText>
        </w:r>
      </w:del>
    </w:p>
    <w:p w14:paraId="694DDDE4" w14:textId="735D46A7" w:rsidR="006E32A4" w:rsidRPr="00F31509" w:rsidRDefault="006E32A4" w:rsidP="006E32A4">
      <w:pPr>
        <w:jc w:val="both"/>
        <w:rPr>
          <w:rFonts w:asciiTheme="majorBidi" w:hAnsiTheme="majorBidi" w:cstheme="majorBidi"/>
          <w:lang w:val="en-GB"/>
        </w:rPr>
      </w:pPr>
      <w:bookmarkStart w:id="16107" w:name="imputing-using-reporter-median-unit-valu"/>
      <w:bookmarkEnd w:id="16107"/>
      <w:del w:id="16108" w:author="Jane Shaw" w:date="2015-10-29T19:45:00Z">
        <w:r w:rsidRPr="00F31509" w:rsidDel="00552863">
          <w:rPr>
            <w:rFonts w:asciiTheme="majorBidi" w:eastAsia="Times New Roman" w:hAnsiTheme="majorBidi" w:cstheme="majorBidi"/>
            <w:lang w:val="en-GB"/>
          </w:rPr>
          <w:delText xml:space="preserve">We can now impute a </w:delText>
        </w:r>
      </w:del>
      <w:r w:rsidR="00552863" w:rsidRPr="00F31509">
        <w:rPr>
          <w:rFonts w:asciiTheme="majorBidi" w:eastAsia="Times New Roman" w:hAnsiTheme="majorBidi" w:cstheme="majorBidi"/>
          <w:lang w:val="en-GB"/>
        </w:rPr>
        <w:t xml:space="preserve">Missing </w:t>
      </w:r>
      <w:r w:rsidRPr="00F31509">
        <w:rPr>
          <w:rFonts w:asciiTheme="majorBidi" w:eastAsia="Times New Roman" w:hAnsiTheme="majorBidi" w:cstheme="majorBidi"/>
          <w:lang w:val="en-GB"/>
        </w:rPr>
        <w:t>quantit</w:t>
      </w:r>
      <w:ins w:id="16109" w:author="Jane Shaw" w:date="2015-10-29T19:45:00Z">
        <w:r w:rsidR="00552863">
          <w:rPr>
            <w:rFonts w:asciiTheme="majorBidi" w:eastAsia="Times New Roman" w:hAnsiTheme="majorBidi" w:cstheme="majorBidi"/>
            <w:lang w:val="en-GB"/>
          </w:rPr>
          <w:t>ies can be imputed</w:t>
        </w:r>
      </w:ins>
      <w:del w:id="16110" w:author="Jane Shaw" w:date="2015-10-29T19:45:00Z">
        <w:r w:rsidRPr="00F31509" w:rsidDel="00552863">
          <w:rPr>
            <w:rFonts w:asciiTheme="majorBidi" w:eastAsia="Times New Roman" w:hAnsiTheme="majorBidi" w:cstheme="majorBidi"/>
            <w:lang w:val="en-GB"/>
          </w:rPr>
          <w:delText>y,</w:delText>
        </w:r>
      </w:del>
      <w:r w:rsidRPr="00F31509">
        <w:rPr>
          <w:rFonts w:asciiTheme="majorBidi" w:eastAsia="Times New Roman" w:hAnsiTheme="majorBidi" w:cstheme="majorBidi"/>
          <w:lang w:val="en-GB"/>
        </w:rPr>
        <w:t xml:space="preserve"> </w:t>
      </w:r>
      <w:del w:id="16111" w:author="Jane Shaw" w:date="2015-10-29T19:45:00Z">
        <w:r w:rsidRPr="00F31509" w:rsidDel="00552863">
          <w:rPr>
            <w:rFonts w:asciiTheme="majorBidi" w:eastAsia="Times New Roman" w:hAnsiTheme="majorBidi" w:cstheme="majorBidi"/>
            <w:lang w:val="en-GB"/>
          </w:rPr>
          <w:delText xml:space="preserve">or adjust an </w:delText>
        </w:r>
      </w:del>
      <w:ins w:id="16112" w:author="Jane Shaw" w:date="2015-10-29T19:45:00Z">
        <w:r w:rsidR="00552863">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outlier</w:t>
      </w:r>
      <w:ins w:id="16113" w:author="Jane Shaw" w:date="2015-10-29T19:45:00Z">
        <w:r w:rsidR="00552863">
          <w:rPr>
            <w:rFonts w:asciiTheme="majorBidi" w:eastAsia="Times New Roman" w:hAnsiTheme="majorBidi" w:cstheme="majorBidi"/>
            <w:lang w:val="en-GB"/>
          </w:rPr>
          <w:t>s adjusted</w:t>
        </w:r>
      </w:ins>
      <w:del w:id="16114" w:author="Jane Shaw" w:date="2015-10-29T19:45:00Z">
        <w:r w:rsidRPr="00F31509" w:rsidDel="005528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using the median unit value for the respective commodity</w:t>
      </w:r>
      <w:ins w:id="16115" w:author="Jane Shaw" w:date="2015-10-29T19:45:00Z">
        <w:r w:rsidR="00552863">
          <w:rPr>
            <w:rFonts w:asciiTheme="majorBidi" w:eastAsia="Times New Roman" w:hAnsiTheme="majorBidi" w:cstheme="majorBidi"/>
            <w:lang w:val="en-GB"/>
          </w:rPr>
          <w:t>:</w:t>
        </w:r>
      </w:ins>
      <w:del w:id="16116" w:author="Jane Shaw" w:date="2015-10-29T19:45:00Z">
        <w:r w:rsidRPr="00F31509" w:rsidDel="00552863">
          <w:rPr>
            <w:rFonts w:asciiTheme="majorBidi" w:eastAsia="Times New Roman" w:hAnsiTheme="majorBidi" w:cstheme="majorBidi"/>
            <w:lang w:val="en-GB"/>
          </w:rPr>
          <w:delText>.</w:delText>
        </w:r>
      </w:del>
    </w:p>
    <w:p w14:paraId="6B4653E2"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14:paraId="040D0010"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14:paraId="01C81C24" w14:textId="7D4743B9"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w:t>
      </w:r>
      <w:del w:id="16117" w:author="Jane Shaw" w:date="2015-10-29T19:46:00Z">
        <w:r w:rsidRPr="00F31509" w:rsidDel="005528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6118" w:author="Jane Shaw" w:date="2015-10-29T19:46:00Z">
        <w:r w:rsidRPr="00F31509" w:rsidDel="00552863">
          <w:rPr>
            <w:rFonts w:asciiTheme="majorBidi" w:eastAsia="Times New Roman" w:hAnsiTheme="majorBidi" w:cstheme="majorBidi"/>
            <w:lang w:val="en-GB"/>
          </w:rPr>
          <w:delText xml:space="preserve">then, </w:delText>
        </w:r>
      </w:del>
      <w:r w:rsidRPr="00F31509">
        <w:rPr>
          <w:rFonts w:asciiTheme="majorBidi" w:eastAsia="Times New Roman" w:hAnsiTheme="majorBidi" w:cstheme="majorBidi"/>
          <w:lang w:val="en-GB"/>
        </w:rPr>
        <w:t>is 9</w:t>
      </w:r>
      <w:ins w:id="16119" w:author="Jane Shaw" w:date="2015-10-29T19:46:00Z">
        <w:r w:rsidR="00552863">
          <w:rPr>
            <w:rFonts w:asciiTheme="majorBidi" w:eastAsia="Times New Roman" w:hAnsiTheme="majorBidi" w:cstheme="majorBidi"/>
            <w:lang w:val="en-GB"/>
          </w:rPr>
          <w:t xml:space="preserve"> </w:t>
        </w:r>
      </w:ins>
      <w:del w:id="16120" w:author="Jane Shaw" w:date="2015-10-29T19:46:00Z">
        <w:r w:rsidRPr="00F31509" w:rsidDel="005528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193/3.71 = 2</w:t>
      </w:r>
      <w:ins w:id="16121" w:author="Jane Shaw" w:date="2015-10-29T19:46:00Z">
        <w:r w:rsidR="00552863">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478, and this value is shown </w:t>
      </w:r>
      <w:del w:id="16122" w:author="Jane Shaw" w:date="2015-10-29T19:46:00Z">
        <w:r w:rsidRPr="00F31509" w:rsidDel="00552863">
          <w:rPr>
            <w:rFonts w:asciiTheme="majorBidi" w:eastAsia="Times New Roman" w:hAnsiTheme="majorBidi" w:cstheme="majorBidi"/>
            <w:lang w:val="en-GB"/>
          </w:rPr>
          <w:delText xml:space="preserve">in the </w:delText>
        </w:r>
      </w:del>
      <w:r w:rsidR="00552863" w:rsidRPr="00F31509">
        <w:rPr>
          <w:rFonts w:asciiTheme="majorBidi" w:eastAsia="Times New Roman" w:hAnsiTheme="majorBidi" w:cstheme="majorBidi"/>
          <w:lang w:val="en-GB"/>
        </w:rPr>
        <w:t xml:space="preserve">Table </w:t>
      </w:r>
      <w:del w:id="16123" w:author="Jane Shaw" w:date="2015-10-29T19:46:00Z">
        <w:r w:rsidRPr="00F31509" w:rsidDel="00552863">
          <w:rPr>
            <w:rFonts w:asciiTheme="majorBidi" w:eastAsia="Times New Roman" w:hAnsiTheme="majorBidi" w:cstheme="majorBidi"/>
            <w:lang w:val="en-GB"/>
          </w:rPr>
          <w:delText>below</w:delText>
        </w:r>
      </w:del>
      <w:ins w:id="16124" w:author="Jane Shaw" w:date="2015-10-29T19:46:00Z">
        <w:r w:rsidR="00552863">
          <w:rPr>
            <w:rFonts w:asciiTheme="majorBidi" w:eastAsia="Times New Roman" w:hAnsiTheme="majorBidi" w:cstheme="majorBidi"/>
            <w:lang w:val="en-GB"/>
          </w:rPr>
          <w:t>77</w:t>
        </w:r>
      </w:ins>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other calculations follow the same procedure.</w:t>
      </w:r>
    </w:p>
    <w:p w14:paraId="74EC38A3" w14:textId="77777777" w:rsidR="006E32A4" w:rsidRPr="00F31509" w:rsidRDefault="006E32A4" w:rsidP="006E32A4">
      <w:pPr>
        <w:pStyle w:val="Didascalia"/>
        <w:keepNext/>
        <w:jc w:val="both"/>
        <w:rPr>
          <w:rFonts w:asciiTheme="majorBidi" w:hAnsiTheme="majorBidi" w:cstheme="majorBidi"/>
          <w:lang w:val="en-GB"/>
        </w:rPr>
      </w:pPr>
      <w:bookmarkStart w:id="16125" w:name="_Toc42842361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77</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16125"/>
    </w:p>
    <w:tbl>
      <w:tblPr>
        <w:tblStyle w:val="Tabellaclassica1"/>
        <w:tblW w:w="5000" w:type="pct"/>
        <w:tblLook w:val="04A0" w:firstRow="1" w:lastRow="0" w:firstColumn="1" w:lastColumn="0" w:noHBand="0" w:noVBand="1"/>
      </w:tblPr>
      <w:tblGrid>
        <w:gridCol w:w="1122"/>
        <w:gridCol w:w="972"/>
        <w:gridCol w:w="954"/>
        <w:gridCol w:w="1869"/>
        <w:gridCol w:w="1246"/>
        <w:gridCol w:w="1497"/>
        <w:gridCol w:w="1582"/>
      </w:tblGrid>
      <w:tr w:rsidR="006E32A4" w:rsidRPr="00F31509" w14:paraId="05655BD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14:paraId="2545C1D3" w14:textId="77777777" w:rsidR="006E32A4" w:rsidRPr="00552863" w:rsidRDefault="006E32A4" w:rsidP="006E32A4">
            <w:pPr>
              <w:pStyle w:val="Compact"/>
              <w:spacing w:before="0" w:after="0" w:line="276" w:lineRule="auto"/>
              <w:jc w:val="right"/>
              <w:rPr>
                <w:rFonts w:asciiTheme="majorBidi" w:hAnsiTheme="majorBidi" w:cstheme="majorBidi"/>
                <w:b/>
                <w:i w:val="0"/>
                <w:sz w:val="22"/>
                <w:szCs w:val="22"/>
                <w:lang w:val="en-GB"/>
                <w:rPrChange w:id="16126"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27" w:author="Jane Shaw" w:date="2015-10-29T19:46:00Z">
                  <w:rPr>
                    <w:rFonts w:asciiTheme="majorBidi" w:hAnsiTheme="majorBidi" w:cstheme="majorBidi"/>
                    <w:sz w:val="22"/>
                    <w:szCs w:val="22"/>
                    <w:lang w:val="en-GB"/>
                  </w:rPr>
                </w:rPrChange>
              </w:rPr>
              <w:t>Reporter</w:t>
            </w:r>
          </w:p>
        </w:tc>
        <w:tc>
          <w:tcPr>
            <w:tcW w:w="526" w:type="pct"/>
          </w:tcPr>
          <w:p w14:paraId="002988C2"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28"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29" w:author="Jane Shaw" w:date="2015-10-29T19:46:00Z">
                  <w:rPr>
                    <w:rFonts w:asciiTheme="majorBidi" w:hAnsiTheme="majorBidi" w:cstheme="majorBidi"/>
                    <w:sz w:val="22"/>
                    <w:szCs w:val="22"/>
                    <w:lang w:val="en-GB"/>
                  </w:rPr>
                </w:rPrChange>
              </w:rPr>
              <w:t>Partner</w:t>
            </w:r>
          </w:p>
        </w:tc>
        <w:tc>
          <w:tcPr>
            <w:tcW w:w="516" w:type="pct"/>
          </w:tcPr>
          <w:p w14:paraId="54702A6E"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30"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31" w:author="Jane Shaw" w:date="2015-10-29T19:46:00Z">
                  <w:rPr>
                    <w:rFonts w:asciiTheme="majorBidi" w:hAnsiTheme="majorBidi" w:cstheme="majorBidi"/>
                    <w:sz w:val="22"/>
                    <w:szCs w:val="22"/>
                    <w:lang w:val="en-GB"/>
                  </w:rPr>
                </w:rPrChange>
              </w:rPr>
              <w:t>Flow</w:t>
            </w:r>
          </w:p>
        </w:tc>
        <w:tc>
          <w:tcPr>
            <w:tcW w:w="1011" w:type="pct"/>
          </w:tcPr>
          <w:p w14:paraId="6E18A164"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32"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33" w:author="Jane Shaw" w:date="2015-10-29T19:46:00Z">
                  <w:rPr>
                    <w:rFonts w:asciiTheme="majorBidi" w:hAnsiTheme="majorBidi" w:cstheme="majorBidi"/>
                    <w:sz w:val="22"/>
                    <w:szCs w:val="22"/>
                    <w:lang w:val="en-GB"/>
                  </w:rPr>
                </w:rPrChange>
              </w:rPr>
              <w:t>Commodity</w:t>
            </w:r>
          </w:p>
          <w:p w14:paraId="41F462FA"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34"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35" w:author="Jane Shaw" w:date="2015-10-29T19:46:00Z">
                  <w:rPr>
                    <w:rFonts w:asciiTheme="majorBidi" w:hAnsiTheme="majorBidi" w:cstheme="majorBidi"/>
                    <w:sz w:val="22"/>
                    <w:szCs w:val="22"/>
                    <w:lang w:val="en-GB"/>
                  </w:rPr>
                </w:rPrChange>
              </w:rPr>
              <w:t>(FCL code)</w:t>
            </w:r>
          </w:p>
        </w:tc>
        <w:tc>
          <w:tcPr>
            <w:tcW w:w="674" w:type="pct"/>
          </w:tcPr>
          <w:p w14:paraId="5785EF27"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36"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37" w:author="Jane Shaw" w:date="2015-10-29T19:46:00Z">
                  <w:rPr>
                    <w:rFonts w:asciiTheme="majorBidi" w:hAnsiTheme="majorBidi" w:cstheme="majorBidi"/>
                    <w:sz w:val="22"/>
                    <w:szCs w:val="22"/>
                    <w:lang w:val="en-GB"/>
                  </w:rPr>
                </w:rPrChange>
              </w:rPr>
              <w:t>Quantity</w:t>
            </w:r>
          </w:p>
        </w:tc>
        <w:tc>
          <w:tcPr>
            <w:tcW w:w="810" w:type="pct"/>
          </w:tcPr>
          <w:p w14:paraId="48349F4F"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38"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39" w:author="Jane Shaw" w:date="2015-10-29T19:46:00Z">
                  <w:rPr>
                    <w:rFonts w:asciiTheme="majorBidi" w:hAnsiTheme="majorBidi" w:cstheme="majorBidi"/>
                    <w:sz w:val="22"/>
                    <w:szCs w:val="22"/>
                    <w:lang w:val="en-GB"/>
                  </w:rPr>
                </w:rPrChange>
              </w:rPr>
              <w:t>Adjusted</w:t>
            </w:r>
          </w:p>
          <w:p w14:paraId="25D06202"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40"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41" w:author="Jane Shaw" w:date="2015-10-29T19:46:00Z">
                  <w:rPr>
                    <w:rFonts w:asciiTheme="majorBidi" w:hAnsiTheme="majorBidi" w:cstheme="majorBidi"/>
                    <w:sz w:val="22"/>
                    <w:szCs w:val="22"/>
                    <w:lang w:val="en-GB"/>
                  </w:rPr>
                </w:rPrChange>
              </w:rPr>
              <w:t>quantity</w:t>
            </w:r>
          </w:p>
        </w:tc>
        <w:tc>
          <w:tcPr>
            <w:tcW w:w="856" w:type="pct"/>
          </w:tcPr>
          <w:p w14:paraId="464CA511" w14:textId="77777777" w:rsidR="006E32A4" w:rsidRPr="005528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42" w:author="Jane Shaw" w:date="2015-10-29T19:46:00Z">
                  <w:rPr>
                    <w:rFonts w:asciiTheme="majorBidi" w:hAnsiTheme="majorBidi" w:cstheme="majorBidi"/>
                    <w:i w:val="0"/>
                    <w:iCs w:val="0"/>
                    <w:sz w:val="22"/>
                    <w:szCs w:val="22"/>
                    <w:lang w:val="en-GB"/>
                  </w:rPr>
                </w:rPrChange>
              </w:rPr>
            </w:pPr>
            <w:r w:rsidRPr="00552863">
              <w:rPr>
                <w:rFonts w:asciiTheme="majorBidi" w:hAnsiTheme="majorBidi" w:cstheme="majorBidi"/>
                <w:b/>
                <w:sz w:val="22"/>
                <w:szCs w:val="22"/>
                <w:lang w:val="en-GB"/>
                <w:rPrChange w:id="16143" w:author="Jane Shaw" w:date="2015-10-29T19:46:00Z">
                  <w:rPr>
                    <w:rFonts w:asciiTheme="majorBidi" w:hAnsiTheme="majorBidi" w:cstheme="majorBidi"/>
                    <w:sz w:val="22"/>
                    <w:szCs w:val="22"/>
                    <w:lang w:val="en-GB"/>
                  </w:rPr>
                </w:rPrChange>
              </w:rPr>
              <w:t>Difference</w:t>
            </w:r>
          </w:p>
        </w:tc>
      </w:tr>
      <w:tr w:rsidR="006E32A4" w:rsidRPr="00F31509" w14:paraId="27CF510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C7FFDDA"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753A4C04"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58831BA7"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38C8CC9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0A5D2DB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33AFD186" w14:textId="20F81C8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del w:id="16144" w:author="Jane Shaw" w:date="2015-10-29T19:46:00Z">
              <w:r w:rsidR="00BF4697" w:rsidRPr="00F31509" w:rsidDel="00552863">
                <w:rPr>
                  <w:rFonts w:asciiTheme="majorBidi" w:hAnsiTheme="majorBidi" w:cstheme="majorBidi"/>
                  <w:lang w:val="en-GB"/>
                </w:rPr>
                <w:delText>,</w:delText>
              </w:r>
            </w:del>
            <w:ins w:id="16145"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478</w:t>
            </w:r>
          </w:p>
        </w:tc>
        <w:tc>
          <w:tcPr>
            <w:tcW w:w="856" w:type="pct"/>
          </w:tcPr>
          <w:p w14:paraId="7B05C7C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5E091895"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57635021"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805E7B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3598312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2AA16EF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0E29F6F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14:paraId="7AF4D671" w14:textId="27B71EA7" w:rsidR="006E32A4" w:rsidRPr="00F31509" w:rsidRDefault="008568EC"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665</w:t>
            </w:r>
          </w:p>
        </w:tc>
        <w:tc>
          <w:tcPr>
            <w:tcW w:w="856" w:type="pct"/>
          </w:tcPr>
          <w:p w14:paraId="1DD3B666" w14:textId="56299C43" w:rsidR="006E32A4" w:rsidRPr="00F31509" w:rsidRDefault="008568EC"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-576</w:t>
            </w:r>
          </w:p>
        </w:tc>
      </w:tr>
      <w:tr w:rsidR="006E32A4" w:rsidRPr="00F31509" w14:paraId="77FFDD35"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E00E871"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23E20880"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14:paraId="316CDAF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3819D02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674" w:type="pct"/>
          </w:tcPr>
          <w:p w14:paraId="5152995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68D19B82" w14:textId="696BB325"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del w:id="16146" w:author="Jane Shaw" w:date="2015-10-29T19:46:00Z">
              <w:r w:rsidR="00BF4697" w:rsidRPr="00F31509" w:rsidDel="00552863">
                <w:rPr>
                  <w:rFonts w:asciiTheme="majorBidi" w:hAnsiTheme="majorBidi" w:cstheme="majorBidi"/>
                  <w:sz w:val="22"/>
                  <w:szCs w:val="22"/>
                  <w:lang w:val="en-GB"/>
                </w:rPr>
                <w:delText>,</w:delText>
              </w:r>
            </w:del>
            <w:ins w:id="16147" w:author="Jane Shaw" w:date="2015-10-29T19:46:00Z">
              <w:r w:rsidR="00552863">
                <w:rPr>
                  <w:rFonts w:asciiTheme="majorBidi" w:hAnsiTheme="majorBidi" w:cstheme="majorBidi"/>
                  <w:sz w:val="22"/>
                  <w:szCs w:val="22"/>
                  <w:lang w:val="en-GB"/>
                </w:rPr>
                <w:t xml:space="preserve"> </w:t>
              </w:r>
            </w:ins>
            <w:r w:rsidRPr="00F31509">
              <w:rPr>
                <w:rFonts w:asciiTheme="majorBidi" w:hAnsiTheme="majorBidi" w:cstheme="majorBidi"/>
                <w:sz w:val="22"/>
                <w:szCs w:val="22"/>
                <w:lang w:val="en-GB"/>
              </w:rPr>
              <w:t>813</w:t>
            </w:r>
          </w:p>
        </w:tc>
        <w:tc>
          <w:tcPr>
            <w:tcW w:w="856" w:type="pct"/>
          </w:tcPr>
          <w:p w14:paraId="4C47C290"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5B709E78"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2DD644B9"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0173A7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516" w:type="pct"/>
          </w:tcPr>
          <w:p w14:paraId="662A7EC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074DB3A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674" w:type="pct"/>
          </w:tcPr>
          <w:p w14:paraId="4AF25CC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14:paraId="4EDDCD81" w14:textId="1F1ED7D4" w:rsidR="006E32A4" w:rsidRPr="00F31509" w:rsidRDefault="008568EC"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765</w:t>
            </w:r>
          </w:p>
        </w:tc>
        <w:tc>
          <w:tcPr>
            <w:tcW w:w="856" w:type="pct"/>
          </w:tcPr>
          <w:p w14:paraId="2E21A2D5" w14:textId="32DAC57F" w:rsidR="006E32A4" w:rsidRPr="00F31509" w:rsidRDefault="008568EC"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-742</w:t>
            </w:r>
          </w:p>
        </w:tc>
      </w:tr>
      <w:tr w:rsidR="006E32A4" w:rsidRPr="00F31509" w14:paraId="250D2CAB"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A7C3A50"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5AD5C4EF"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14:paraId="55F0F5A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80D69B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674" w:type="pct"/>
          </w:tcPr>
          <w:p w14:paraId="559DDEC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478932C" w14:textId="63C48A8D"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del w:id="16148" w:author="Jane Shaw" w:date="2015-10-29T19:46:00Z">
              <w:r w:rsidR="00BF4697" w:rsidRPr="00F31509" w:rsidDel="00552863">
                <w:rPr>
                  <w:rFonts w:asciiTheme="majorBidi" w:hAnsiTheme="majorBidi" w:cstheme="majorBidi"/>
                  <w:sz w:val="22"/>
                  <w:szCs w:val="22"/>
                  <w:lang w:val="en-GB"/>
                </w:rPr>
                <w:delText>,</w:delText>
              </w:r>
            </w:del>
            <w:ins w:id="16149" w:author="Jane Shaw" w:date="2015-10-29T19:46:00Z">
              <w:r w:rsidR="00552863">
                <w:rPr>
                  <w:rFonts w:asciiTheme="majorBidi" w:hAnsiTheme="majorBidi" w:cstheme="majorBidi"/>
                  <w:sz w:val="22"/>
                  <w:szCs w:val="22"/>
                  <w:lang w:val="en-GB"/>
                </w:rPr>
                <w:t xml:space="preserve"> </w:t>
              </w:r>
            </w:ins>
            <w:r w:rsidRPr="00F31509">
              <w:rPr>
                <w:rFonts w:asciiTheme="majorBidi" w:hAnsiTheme="majorBidi" w:cstheme="majorBidi"/>
                <w:sz w:val="22"/>
                <w:szCs w:val="22"/>
                <w:lang w:val="en-GB"/>
              </w:rPr>
              <w:t>106</w:t>
            </w:r>
          </w:p>
        </w:tc>
        <w:tc>
          <w:tcPr>
            <w:tcW w:w="856" w:type="pct"/>
          </w:tcPr>
          <w:p w14:paraId="40B2C3C5"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07895A5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5775645"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4E3546B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6CE7D14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45433A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674" w:type="pct"/>
          </w:tcPr>
          <w:p w14:paraId="7D4DB98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9D32432" w14:textId="06042396"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1</w:t>
            </w:r>
            <w:del w:id="16150" w:author="Jane Shaw" w:date="2015-10-29T19:46:00Z">
              <w:r w:rsidR="00BF4697" w:rsidRPr="00F31509" w:rsidDel="00552863">
                <w:rPr>
                  <w:rFonts w:asciiTheme="majorBidi" w:hAnsiTheme="majorBidi" w:cstheme="majorBidi"/>
                  <w:lang w:val="en-GB"/>
                </w:rPr>
                <w:delText>,</w:delText>
              </w:r>
            </w:del>
            <w:ins w:id="16151"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319</w:t>
            </w:r>
          </w:p>
        </w:tc>
        <w:tc>
          <w:tcPr>
            <w:tcW w:w="856" w:type="pct"/>
          </w:tcPr>
          <w:p w14:paraId="242055D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79BA3C70"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3B5AA706"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FC6639A"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18E7DD4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22151A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674" w:type="pct"/>
          </w:tcPr>
          <w:p w14:paraId="234536A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810" w:type="pct"/>
          </w:tcPr>
          <w:p w14:paraId="314D6740" w14:textId="67D5D53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del w:id="16152" w:author="Jane Shaw" w:date="2015-10-29T19:46:00Z">
              <w:r w:rsidR="00BF4697" w:rsidRPr="00F31509" w:rsidDel="00552863">
                <w:rPr>
                  <w:rFonts w:asciiTheme="majorBidi" w:hAnsiTheme="majorBidi" w:cstheme="majorBidi"/>
                  <w:lang w:val="en-GB"/>
                </w:rPr>
                <w:delText>,</w:delText>
              </w:r>
            </w:del>
            <w:ins w:id="16153"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593</w:t>
            </w:r>
          </w:p>
        </w:tc>
        <w:tc>
          <w:tcPr>
            <w:tcW w:w="856" w:type="pct"/>
          </w:tcPr>
          <w:p w14:paraId="017ED4E6" w14:textId="11622AED"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del w:id="16154" w:author="Jane Shaw" w:date="2015-10-29T19:46:00Z">
              <w:r w:rsidR="00BF4697" w:rsidRPr="00F31509" w:rsidDel="00552863">
                <w:rPr>
                  <w:rFonts w:asciiTheme="majorBidi" w:hAnsiTheme="majorBidi" w:cstheme="majorBidi"/>
                  <w:lang w:val="en-GB"/>
                </w:rPr>
                <w:delText>,</w:delText>
              </w:r>
            </w:del>
            <w:ins w:id="16155"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401</w:t>
            </w:r>
          </w:p>
        </w:tc>
      </w:tr>
      <w:tr w:rsidR="006E32A4" w:rsidRPr="00F31509" w14:paraId="2ACACB0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8ADA06D"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37F07833"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1F40071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765C803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674" w:type="pct"/>
          </w:tcPr>
          <w:p w14:paraId="55AF20FB" w14:textId="7E158E8D"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del w:id="16156" w:author="Jane Shaw" w:date="2015-10-29T19:46:00Z">
              <w:r w:rsidR="00BF4697" w:rsidRPr="00F31509" w:rsidDel="00552863">
                <w:rPr>
                  <w:rFonts w:asciiTheme="majorBidi" w:hAnsiTheme="majorBidi" w:cstheme="majorBidi"/>
                  <w:lang w:val="en-GB"/>
                </w:rPr>
                <w:delText>,</w:delText>
              </w:r>
            </w:del>
            <w:ins w:id="16157"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853</w:t>
            </w:r>
          </w:p>
        </w:tc>
        <w:tc>
          <w:tcPr>
            <w:tcW w:w="810" w:type="pct"/>
          </w:tcPr>
          <w:p w14:paraId="3A913226" w14:textId="1C0AA9DE"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del w:id="16158" w:author="Jane Shaw" w:date="2015-10-29T19:46:00Z">
              <w:r w:rsidR="00BF4697" w:rsidRPr="00F31509" w:rsidDel="00552863">
                <w:rPr>
                  <w:rFonts w:asciiTheme="majorBidi" w:hAnsiTheme="majorBidi" w:cstheme="majorBidi"/>
                  <w:lang w:val="en-GB"/>
                </w:rPr>
                <w:delText>,</w:delText>
              </w:r>
            </w:del>
            <w:ins w:id="16159"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209</w:t>
            </w:r>
          </w:p>
        </w:tc>
        <w:tc>
          <w:tcPr>
            <w:tcW w:w="856" w:type="pct"/>
          </w:tcPr>
          <w:p w14:paraId="6F3DA408" w14:textId="602359D3"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-3</w:t>
            </w:r>
            <w:del w:id="16160" w:author="Jane Shaw" w:date="2015-10-29T19:46:00Z">
              <w:r w:rsidR="00BF4697" w:rsidRPr="00F31509" w:rsidDel="00552863">
                <w:rPr>
                  <w:rFonts w:asciiTheme="majorBidi" w:hAnsiTheme="majorBidi" w:cstheme="majorBidi"/>
                  <w:lang w:val="en-GB"/>
                </w:rPr>
                <w:delText>,</w:delText>
              </w:r>
            </w:del>
            <w:ins w:id="16161"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356</w:t>
            </w:r>
          </w:p>
        </w:tc>
      </w:tr>
      <w:tr w:rsidR="006E32A4" w:rsidRPr="00F31509" w14:paraId="4A3BF77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40DAC832"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243EF00C"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1D8BB39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3752FF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674" w:type="pct"/>
          </w:tcPr>
          <w:p w14:paraId="11BD486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59084EC" w14:textId="4739EBFD"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del w:id="16162" w:author="Jane Shaw" w:date="2015-10-29T19:46:00Z">
              <w:r w:rsidR="00BF4697" w:rsidRPr="00F31509" w:rsidDel="00552863">
                <w:rPr>
                  <w:rFonts w:asciiTheme="majorBidi" w:hAnsiTheme="majorBidi" w:cstheme="majorBidi"/>
                  <w:lang w:val="en-GB"/>
                </w:rPr>
                <w:delText>,</w:delText>
              </w:r>
            </w:del>
            <w:ins w:id="16163"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317</w:t>
            </w:r>
          </w:p>
        </w:tc>
        <w:tc>
          <w:tcPr>
            <w:tcW w:w="856" w:type="pct"/>
          </w:tcPr>
          <w:p w14:paraId="344806D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45E3085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9909BDD"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3BB86A1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2CCBCC0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215FEFA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674" w:type="pct"/>
          </w:tcPr>
          <w:p w14:paraId="787AC1B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810" w:type="pct"/>
          </w:tcPr>
          <w:p w14:paraId="1865C18D" w14:textId="141F17D0"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del w:id="16164" w:author="Jane Shaw" w:date="2015-10-29T19:46:00Z">
              <w:r w:rsidR="00BF4697" w:rsidRPr="00F31509" w:rsidDel="00552863">
                <w:rPr>
                  <w:rFonts w:asciiTheme="majorBidi" w:hAnsiTheme="majorBidi" w:cstheme="majorBidi"/>
                  <w:lang w:val="en-GB"/>
                </w:rPr>
                <w:delText>,</w:delText>
              </w:r>
            </w:del>
            <w:ins w:id="16165"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241</w:t>
            </w:r>
          </w:p>
        </w:tc>
        <w:tc>
          <w:tcPr>
            <w:tcW w:w="856" w:type="pct"/>
          </w:tcPr>
          <w:p w14:paraId="12BF09AE" w14:textId="07E1444F"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-5</w:t>
            </w:r>
            <w:del w:id="16166" w:author="Jane Shaw" w:date="2015-10-29T19:46:00Z">
              <w:r w:rsidR="00BF4697" w:rsidRPr="00F31509" w:rsidDel="00552863">
                <w:rPr>
                  <w:rFonts w:asciiTheme="majorBidi" w:hAnsiTheme="majorBidi" w:cstheme="majorBidi"/>
                  <w:lang w:val="en-GB"/>
                </w:rPr>
                <w:delText>,</w:delText>
              </w:r>
            </w:del>
            <w:ins w:id="16167" w:author="Jane Shaw" w:date="2015-10-29T19:46:00Z">
              <w:r w:rsidR="00552863">
                <w:rPr>
                  <w:rFonts w:asciiTheme="majorBidi" w:hAnsiTheme="majorBidi" w:cstheme="majorBidi"/>
                  <w:lang w:val="en-GB"/>
                </w:rPr>
                <w:t xml:space="preserve"> </w:t>
              </w:r>
            </w:ins>
            <w:r w:rsidRPr="00F31509">
              <w:rPr>
                <w:rFonts w:asciiTheme="majorBidi" w:hAnsiTheme="majorBidi" w:cstheme="majorBidi"/>
                <w:lang w:val="en-GB"/>
              </w:rPr>
              <w:t>472</w:t>
            </w:r>
          </w:p>
        </w:tc>
      </w:tr>
    </w:tbl>
    <w:p w14:paraId="31C2D66E" w14:textId="77777777" w:rsidR="006E32A4" w:rsidRPr="00F31509" w:rsidRDefault="006E32A4" w:rsidP="00C4334D">
      <w:pPr>
        <w:pStyle w:val="Titolo2"/>
      </w:pPr>
      <w:bookmarkStart w:id="16168" w:name="imputing-using-data-from-trade-partner-m"/>
      <w:bookmarkEnd w:id="16168"/>
    </w:p>
    <w:p w14:paraId="1AA90CFC" w14:textId="77777777" w:rsidR="006E32A4" w:rsidRPr="00F31509" w:rsidRDefault="006E32A4" w:rsidP="006E32A4">
      <w:pPr>
        <w:pStyle w:val="Titolo4"/>
        <w:jc w:val="both"/>
        <w:rPr>
          <w:rFonts w:asciiTheme="majorBidi" w:hAnsiTheme="majorBidi" w:cstheme="majorBidi"/>
          <w:lang w:val="en-GB"/>
        </w:rPr>
      </w:pPr>
      <w:r w:rsidRPr="00F31509">
        <w:rPr>
          <w:rFonts w:asciiTheme="majorBidi" w:hAnsiTheme="majorBidi" w:cstheme="majorBidi"/>
          <w:lang w:val="en-GB"/>
        </w:rPr>
        <w:t xml:space="preserve">Imputation using </w:t>
      </w:r>
      <w:del w:id="16169" w:author="Jane Shaw" w:date="2015-10-29T19:47:00Z">
        <w:r w:rsidRPr="00F31509" w:rsidDel="00552863">
          <w:rPr>
            <w:rFonts w:asciiTheme="majorBidi" w:hAnsiTheme="majorBidi" w:cstheme="majorBidi"/>
            <w:lang w:val="en-GB"/>
          </w:rPr>
          <w:delText>“</w:delText>
        </w:r>
      </w:del>
      <w:r w:rsidRPr="00F31509">
        <w:rPr>
          <w:rFonts w:asciiTheme="majorBidi" w:hAnsiTheme="majorBidi" w:cstheme="majorBidi"/>
          <w:lang w:val="en-GB"/>
        </w:rPr>
        <w:t>mirrored</w:t>
      </w:r>
      <w:del w:id="16170" w:author="Jane Shaw" w:date="2015-10-29T19:47:00Z">
        <w:r w:rsidRPr="00F31509" w:rsidDel="00552863">
          <w:rPr>
            <w:rFonts w:asciiTheme="majorBidi" w:hAnsiTheme="majorBidi" w:cstheme="majorBidi"/>
            <w:lang w:val="en-GB"/>
          </w:rPr>
          <w:delText>”</w:delText>
        </w:r>
      </w:del>
      <w:r w:rsidRPr="00F31509">
        <w:rPr>
          <w:rFonts w:asciiTheme="majorBidi" w:hAnsiTheme="majorBidi" w:cstheme="majorBidi"/>
          <w:lang w:val="en-GB"/>
        </w:rPr>
        <w:t xml:space="preserve"> data from a trading partner</w:t>
      </w:r>
    </w:p>
    <w:p w14:paraId="6263DCE9" w14:textId="35D6756A" w:rsidR="006E32A4" w:rsidRPr="00F31509" w:rsidDel="00552863" w:rsidRDefault="006E32A4" w:rsidP="006E32A4">
      <w:pPr>
        <w:jc w:val="both"/>
        <w:rPr>
          <w:del w:id="16171" w:author="Jane Shaw" w:date="2015-10-29T19:48:00Z"/>
          <w:rFonts w:asciiTheme="majorBidi" w:hAnsiTheme="majorBidi" w:cstheme="majorBidi"/>
          <w:lang w:val="en-GB"/>
        </w:rPr>
      </w:pPr>
      <w:r w:rsidRPr="00F31509">
        <w:rPr>
          <w:rFonts w:asciiTheme="majorBidi" w:eastAsia="Times New Roman" w:hAnsiTheme="majorBidi" w:cstheme="majorBidi"/>
          <w:lang w:val="en-GB"/>
        </w:rPr>
        <w:t xml:space="preserve">In an additional step, </w:t>
      </w:r>
      <w:ins w:id="16172" w:author="Jane Shaw" w:date="2015-10-29T19:47:00Z">
        <w:r w:rsidR="00552863">
          <w:rPr>
            <w:rFonts w:asciiTheme="majorBidi" w:eastAsia="Times New Roman" w:hAnsiTheme="majorBidi" w:cstheme="majorBidi"/>
            <w:lang w:val="en-GB"/>
          </w:rPr>
          <w:t xml:space="preserve">data from a trading </w:t>
        </w:r>
      </w:ins>
      <w:del w:id="16173" w:author="Jane Shaw" w:date="2015-10-29T19:47:00Z">
        <w:r w:rsidRPr="00F31509" w:rsidDel="00552863">
          <w:rPr>
            <w:rFonts w:asciiTheme="majorBidi" w:eastAsia="Times New Roman" w:hAnsiTheme="majorBidi" w:cstheme="majorBidi"/>
            <w:lang w:val="en-GB"/>
          </w:rPr>
          <w:delText xml:space="preserve">we can now make use of </w:delText>
        </w:r>
      </w:del>
      <w:r w:rsidRPr="00F31509">
        <w:rPr>
          <w:rFonts w:asciiTheme="majorBidi" w:eastAsia="Times New Roman" w:hAnsiTheme="majorBidi" w:cstheme="majorBidi"/>
          <w:lang w:val="en-GB"/>
        </w:rPr>
        <w:t xml:space="preserve">partner </w:t>
      </w:r>
      <w:del w:id="16174" w:author="Jane Shaw" w:date="2015-10-29T19:47:00Z">
        <w:r w:rsidRPr="00F31509" w:rsidDel="00552863">
          <w:rPr>
            <w:rFonts w:asciiTheme="majorBidi" w:eastAsia="Times New Roman" w:hAnsiTheme="majorBidi" w:cstheme="majorBidi"/>
            <w:lang w:val="en-GB"/>
          </w:rPr>
          <w:delText xml:space="preserve">data and </w:delText>
        </w:r>
      </w:del>
      <w:ins w:id="16175" w:author="Jane Shaw" w:date="2015-10-29T19:47:00Z">
        <w:r w:rsidR="00552863">
          <w:rPr>
            <w:rFonts w:asciiTheme="majorBidi" w:eastAsia="Times New Roman" w:hAnsiTheme="majorBidi" w:cstheme="majorBidi"/>
            <w:lang w:val="en-GB"/>
          </w:rPr>
          <w:t xml:space="preserve">can be used to </w:t>
        </w:r>
      </w:ins>
      <w:r w:rsidRPr="00F31509">
        <w:rPr>
          <w:rFonts w:asciiTheme="majorBidi" w:eastAsia="Times New Roman" w:hAnsiTheme="majorBidi" w:cstheme="majorBidi"/>
          <w:lang w:val="en-GB"/>
        </w:rPr>
        <w:t xml:space="preserve">impute missing information through </w:t>
      </w:r>
      <w:del w:id="16176" w:author="Jane Shaw" w:date="2015-10-29T19:47:00Z">
        <w:r w:rsidRPr="00F31509" w:rsidDel="005528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mirroring</w:t>
      </w:r>
      <w:del w:id="16177" w:author="Jane Shaw" w:date="2015-10-29T19:47:00Z">
        <w:r w:rsidRPr="00F31509" w:rsidDel="005528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Before </w:t>
      </w:r>
      <w:del w:id="16178" w:author="Jane Shaw" w:date="2015-11-07T20:24:00Z">
        <w:r w:rsidRPr="00F31509" w:rsidDel="00140222">
          <w:rPr>
            <w:rFonts w:asciiTheme="majorBidi" w:eastAsia="Times New Roman" w:hAnsiTheme="majorBidi" w:cstheme="majorBidi"/>
            <w:lang w:val="en-GB"/>
          </w:rPr>
          <w:delText xml:space="preserve">so </w:delText>
        </w:r>
      </w:del>
      <w:r w:rsidRPr="00F31509">
        <w:rPr>
          <w:rFonts w:asciiTheme="majorBidi" w:eastAsia="Times New Roman" w:hAnsiTheme="majorBidi" w:cstheme="majorBidi"/>
          <w:lang w:val="en-GB"/>
        </w:rPr>
        <w:t>doing</w:t>
      </w:r>
      <w:ins w:id="16179" w:author="Jane Shaw" w:date="2015-11-07T20:24:00Z">
        <w:r w:rsidR="00140222" w:rsidRPr="00140222">
          <w:rPr>
            <w:rFonts w:asciiTheme="majorBidi" w:eastAsia="Times New Roman" w:hAnsiTheme="majorBidi" w:cstheme="majorBidi"/>
            <w:lang w:val="en-GB"/>
          </w:rPr>
          <w:t xml:space="preserve"> </w:t>
        </w:r>
        <w:r w:rsidR="00140222" w:rsidRPr="00F31509">
          <w:rPr>
            <w:rFonts w:asciiTheme="majorBidi" w:eastAsia="Times New Roman" w:hAnsiTheme="majorBidi" w:cstheme="majorBidi"/>
            <w:lang w:val="en-GB"/>
          </w:rPr>
          <w:t>so</w:t>
        </w:r>
      </w:ins>
      <w:r w:rsidRPr="00F31509">
        <w:rPr>
          <w:rFonts w:asciiTheme="majorBidi" w:eastAsia="Times New Roman" w:hAnsiTheme="majorBidi" w:cstheme="majorBidi"/>
          <w:lang w:val="en-GB"/>
        </w:rPr>
        <w:t xml:space="preserve">, </w:t>
      </w:r>
      <w:del w:id="16180" w:author="Jane Shaw" w:date="2015-10-29T19:47:00Z">
        <w:r w:rsidRPr="00F31509" w:rsidDel="00552863">
          <w:rPr>
            <w:rFonts w:asciiTheme="majorBidi" w:eastAsia="Times New Roman" w:hAnsiTheme="majorBidi" w:cstheme="majorBidi"/>
            <w:lang w:val="en-GB"/>
          </w:rPr>
          <w:delText xml:space="preserve">we first need to validate or reject the </w:delText>
        </w:r>
      </w:del>
      <w:r w:rsidRPr="00F31509">
        <w:rPr>
          <w:rFonts w:asciiTheme="majorBidi" w:eastAsia="Times New Roman" w:hAnsiTheme="majorBidi" w:cstheme="majorBidi"/>
          <w:lang w:val="en-GB"/>
        </w:rPr>
        <w:t>possible outliers</w:t>
      </w:r>
      <w:ins w:id="16181" w:author="Jane Shaw" w:date="2015-10-29T19:47:00Z">
        <w:r w:rsidR="00552863">
          <w:rPr>
            <w:rFonts w:asciiTheme="majorBidi" w:eastAsia="Times New Roman" w:hAnsiTheme="majorBidi" w:cstheme="majorBidi"/>
            <w:lang w:val="en-GB"/>
          </w:rPr>
          <w:t xml:space="preserve"> need to be validated or rejected</w:t>
        </w:r>
      </w:ins>
      <w:r w:rsidRPr="00F31509">
        <w:rPr>
          <w:rFonts w:asciiTheme="majorBidi" w:eastAsia="Times New Roman" w:hAnsiTheme="majorBidi" w:cstheme="majorBidi"/>
          <w:lang w:val="en-GB"/>
        </w:rPr>
        <w:t xml:space="preserve">. In </w:t>
      </w:r>
      <w:del w:id="16182" w:author="Jane Shaw" w:date="2015-10-29T19:47:00Z">
        <w:r w:rsidRPr="00F31509" w:rsidDel="00552863">
          <w:rPr>
            <w:rFonts w:asciiTheme="majorBidi" w:eastAsia="Times New Roman" w:hAnsiTheme="majorBidi" w:cstheme="majorBidi"/>
            <w:lang w:val="en-GB"/>
          </w:rPr>
          <w:delText xml:space="preserve">our </w:delText>
        </w:r>
      </w:del>
      <w:ins w:id="16183" w:author="Jane Shaw" w:date="2015-10-29T19:47:00Z">
        <w:r w:rsidR="00552863">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ins w:id="16184" w:author="Jane Shaw" w:date="2015-10-29T19:47:00Z">
        <w:r w:rsidR="00552863">
          <w:rPr>
            <w:rFonts w:asciiTheme="majorBidi" w:eastAsia="Times New Roman" w:hAnsiTheme="majorBidi" w:cstheme="majorBidi"/>
            <w:lang w:val="en-GB"/>
          </w:rPr>
          <w:t xml:space="preserve"> (Table 78)</w:t>
        </w:r>
      </w:ins>
      <w:del w:id="16185" w:author="Jane Shaw" w:date="2015-10-29T19:47:00Z">
        <w:r w:rsidRPr="00F31509" w:rsidDel="00552863">
          <w:rPr>
            <w:rFonts w:asciiTheme="majorBidi" w:eastAsia="Times New Roman" w:hAnsiTheme="majorBidi" w:cstheme="majorBidi"/>
            <w:lang w:val="en-GB"/>
          </w:rPr>
          <w:delText>:</w:delText>
        </w:r>
      </w:del>
    </w:p>
    <w:p w14:paraId="2C1ECDC8" w14:textId="77777777" w:rsidR="006E32A4" w:rsidRPr="00F31509" w:rsidRDefault="006E32A4" w:rsidP="006E32A4">
      <w:pPr>
        <w:jc w:val="both"/>
        <w:rPr>
          <w:rFonts w:asciiTheme="majorBidi" w:hAnsiTheme="majorBidi" w:cstheme="majorBidi"/>
          <w:lang w:val="en-GB"/>
        </w:rPr>
      </w:pPr>
    </w:p>
    <w:p w14:paraId="34C94427" w14:textId="77777777" w:rsidR="006E32A4" w:rsidRPr="00F31509" w:rsidRDefault="006E32A4" w:rsidP="006E32A4">
      <w:pPr>
        <w:pStyle w:val="Didascalia"/>
        <w:keepNext/>
        <w:jc w:val="both"/>
        <w:rPr>
          <w:rFonts w:asciiTheme="majorBidi" w:hAnsiTheme="majorBidi" w:cstheme="majorBidi"/>
          <w:lang w:val="en-GB"/>
        </w:rPr>
      </w:pPr>
      <w:bookmarkStart w:id="16186" w:name="_Toc42842361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78</w:t>
      </w:r>
      <w:r w:rsidR="003D789C"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16186"/>
    </w:p>
    <w:tbl>
      <w:tblPr>
        <w:tblStyle w:val="Tabellaclassica1"/>
        <w:tblW w:w="4950" w:type="pct"/>
        <w:tblLook w:val="04A0" w:firstRow="1" w:lastRow="0" w:firstColumn="1" w:lastColumn="0" w:noHBand="0" w:noVBand="1"/>
      </w:tblPr>
      <w:tblGrid>
        <w:gridCol w:w="696"/>
        <w:gridCol w:w="1052"/>
        <w:gridCol w:w="1063"/>
        <w:gridCol w:w="1081"/>
        <w:gridCol w:w="1300"/>
        <w:gridCol w:w="1081"/>
        <w:gridCol w:w="927"/>
        <w:gridCol w:w="896"/>
        <w:gridCol w:w="1054"/>
      </w:tblGrid>
      <w:tr w:rsidR="006E32A4" w:rsidRPr="00140222" w14:paraId="1E10F28A"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2848657C" w14:textId="77777777" w:rsidR="006E32A4" w:rsidRPr="00140222" w:rsidRDefault="006E32A4" w:rsidP="006E32A4">
            <w:pPr>
              <w:pStyle w:val="Compact"/>
              <w:spacing w:before="0" w:after="0" w:line="276" w:lineRule="auto"/>
              <w:jc w:val="right"/>
              <w:rPr>
                <w:rFonts w:asciiTheme="majorBidi" w:hAnsiTheme="majorBidi" w:cstheme="majorBidi"/>
                <w:b/>
                <w:i w:val="0"/>
                <w:sz w:val="22"/>
                <w:szCs w:val="22"/>
                <w:lang w:val="en-GB"/>
                <w:rPrChange w:id="16187"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88" w:author="Jane Shaw" w:date="2015-11-07T20:25:00Z">
                  <w:rPr>
                    <w:rFonts w:asciiTheme="majorBidi" w:hAnsiTheme="majorBidi" w:cstheme="majorBidi"/>
                    <w:sz w:val="22"/>
                    <w:lang w:val="en-GB"/>
                  </w:rPr>
                </w:rPrChange>
              </w:rPr>
              <w:t>Year</w:t>
            </w:r>
          </w:p>
        </w:tc>
        <w:tc>
          <w:tcPr>
            <w:tcW w:w="1104" w:type="dxa"/>
          </w:tcPr>
          <w:p w14:paraId="7C6A0D4D"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89"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90" w:author="Jane Shaw" w:date="2015-11-07T20:25:00Z">
                  <w:rPr>
                    <w:rFonts w:asciiTheme="majorBidi" w:hAnsiTheme="majorBidi" w:cstheme="majorBidi"/>
                    <w:sz w:val="22"/>
                    <w:lang w:val="en-GB"/>
                  </w:rPr>
                </w:rPrChange>
              </w:rPr>
              <w:t>Reporter</w:t>
            </w:r>
          </w:p>
        </w:tc>
        <w:tc>
          <w:tcPr>
            <w:tcW w:w="1285" w:type="dxa"/>
          </w:tcPr>
          <w:p w14:paraId="0B8D3937"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91"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92" w:author="Jane Shaw" w:date="2015-11-07T20:25:00Z">
                  <w:rPr>
                    <w:rFonts w:asciiTheme="majorBidi" w:hAnsiTheme="majorBidi" w:cstheme="majorBidi"/>
                    <w:sz w:val="22"/>
                    <w:lang w:val="en-GB"/>
                  </w:rPr>
                </w:rPrChange>
              </w:rPr>
              <w:t>Trade partner</w:t>
            </w:r>
          </w:p>
        </w:tc>
        <w:tc>
          <w:tcPr>
            <w:tcW w:w="1325" w:type="dxa"/>
          </w:tcPr>
          <w:p w14:paraId="43D8985F"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93"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94" w:author="Jane Shaw" w:date="2015-11-07T20:25:00Z">
                  <w:rPr>
                    <w:rFonts w:asciiTheme="majorBidi" w:hAnsiTheme="majorBidi" w:cstheme="majorBidi"/>
                    <w:sz w:val="22"/>
                    <w:lang w:val="en-GB"/>
                  </w:rPr>
                </w:rPrChange>
              </w:rPr>
              <w:t>Flow</w:t>
            </w:r>
          </w:p>
        </w:tc>
        <w:tc>
          <w:tcPr>
            <w:tcW w:w="1357" w:type="dxa"/>
          </w:tcPr>
          <w:p w14:paraId="675A407D"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95"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96" w:author="Jane Shaw" w:date="2015-11-07T20:25:00Z">
                  <w:rPr>
                    <w:rFonts w:asciiTheme="majorBidi" w:hAnsiTheme="majorBidi" w:cstheme="majorBidi"/>
                    <w:sz w:val="22"/>
                    <w:lang w:val="en-GB"/>
                  </w:rPr>
                </w:rPrChange>
              </w:rPr>
              <w:t>Commodity</w:t>
            </w:r>
          </w:p>
          <w:p w14:paraId="0C68DC4C"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97"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198" w:author="Jane Shaw" w:date="2015-11-07T20:25:00Z">
                  <w:rPr>
                    <w:rFonts w:asciiTheme="majorBidi" w:hAnsiTheme="majorBidi" w:cstheme="majorBidi"/>
                    <w:sz w:val="22"/>
                    <w:lang w:val="en-GB"/>
                  </w:rPr>
                </w:rPrChange>
              </w:rPr>
              <w:t>(FCL code)</w:t>
            </w:r>
          </w:p>
        </w:tc>
        <w:tc>
          <w:tcPr>
            <w:tcW w:w="1170" w:type="dxa"/>
          </w:tcPr>
          <w:p w14:paraId="2DD7FDC4"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199"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200" w:author="Jane Shaw" w:date="2015-11-07T20:25:00Z">
                  <w:rPr>
                    <w:rFonts w:asciiTheme="majorBidi" w:hAnsiTheme="majorBidi" w:cstheme="majorBidi"/>
                    <w:sz w:val="22"/>
                    <w:lang w:val="en-GB"/>
                  </w:rPr>
                </w:rPrChange>
              </w:rPr>
              <w:t>Quantity</w:t>
            </w:r>
          </w:p>
        </w:tc>
        <w:tc>
          <w:tcPr>
            <w:tcW w:w="1147" w:type="dxa"/>
          </w:tcPr>
          <w:p w14:paraId="522F1DD8"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201"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202" w:author="Jane Shaw" w:date="2015-11-07T20:25:00Z">
                  <w:rPr>
                    <w:rFonts w:asciiTheme="majorBidi" w:hAnsiTheme="majorBidi" w:cstheme="majorBidi"/>
                    <w:sz w:val="22"/>
                    <w:lang w:val="en-GB"/>
                  </w:rPr>
                </w:rPrChange>
              </w:rPr>
              <w:t>Value</w:t>
            </w:r>
          </w:p>
        </w:tc>
        <w:tc>
          <w:tcPr>
            <w:tcW w:w="1123" w:type="dxa"/>
          </w:tcPr>
          <w:p w14:paraId="7498D8E8" w14:textId="329657CA"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203"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204" w:author="Jane Shaw" w:date="2015-11-07T20:25:00Z">
                  <w:rPr>
                    <w:rFonts w:asciiTheme="majorBidi" w:hAnsiTheme="majorBidi" w:cstheme="majorBidi"/>
                    <w:sz w:val="22"/>
                    <w:lang w:val="en-GB"/>
                  </w:rPr>
                </w:rPrChange>
              </w:rPr>
              <w:t xml:space="preserve">Unit </w:t>
            </w:r>
            <w:r w:rsidR="00552863" w:rsidRPr="00140222">
              <w:rPr>
                <w:rFonts w:asciiTheme="majorBidi" w:hAnsiTheme="majorBidi" w:cstheme="majorBidi"/>
                <w:b/>
                <w:i w:val="0"/>
                <w:sz w:val="22"/>
                <w:szCs w:val="22"/>
                <w:lang w:val="en-GB"/>
                <w:rPrChange w:id="16205" w:author="Jane Shaw" w:date="2015-11-07T20:25:00Z">
                  <w:rPr>
                    <w:rFonts w:asciiTheme="majorBidi" w:hAnsiTheme="majorBidi" w:cstheme="majorBidi"/>
                    <w:b/>
                    <w:i w:val="0"/>
                    <w:sz w:val="22"/>
                    <w:lang w:val="en-GB"/>
                  </w:rPr>
                </w:rPrChange>
              </w:rPr>
              <w:t>value</w:t>
            </w:r>
          </w:p>
        </w:tc>
        <w:tc>
          <w:tcPr>
            <w:tcW w:w="1201" w:type="dxa"/>
          </w:tcPr>
          <w:p w14:paraId="26C63CA3" w14:textId="25C5D588" w:rsidR="006E32A4" w:rsidRPr="00140222" w:rsidRDefault="006E32A4">
            <w:pPr>
              <w:pStyle w:val="Compact"/>
              <w:keepNext/>
              <w:keepLines/>
              <w:numPr>
                <w:ilvl w:val="2"/>
                <w:numId w:val="4"/>
              </w:numPr>
              <w:spacing w:before="0" w:after="0" w:line="276" w:lineRule="auto"/>
              <w:ind w:left="0" w:firstLine="0"/>
              <w:outlineLvl w:val="7"/>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206" w:author="Jane Shaw" w:date="2015-11-07T20:25:00Z">
                  <w:rPr>
                    <w:rFonts w:asciiTheme="majorBidi" w:hAnsiTheme="majorBidi" w:cstheme="majorBidi"/>
                    <w:b/>
                    <w:bCs/>
                    <w:i w:val="0"/>
                    <w:iCs w:val="0"/>
                    <w:color w:val="404040" w:themeColor="text1" w:themeTint="BF"/>
                    <w:sz w:val="22"/>
                    <w:lang w:val="en-GB"/>
                  </w:rPr>
                </w:rPrChange>
              </w:rPr>
              <w:pPrChange w:id="16207" w:author="Jane Shaw" w:date="2015-11-07T12:45:00Z">
                <w:pPr>
                  <w:pStyle w:val="Compact"/>
                  <w:keepNext/>
                  <w:keepLines/>
                  <w:numPr>
                    <w:ilvl w:val="2"/>
                    <w:numId w:val="4"/>
                  </w:numPr>
                  <w:tabs>
                    <w:tab w:val="num" w:pos="0"/>
                  </w:tabs>
                  <w:spacing w:before="0" w:after="0" w:line="276" w:lineRule="auto"/>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del w:id="16208" w:author="Jane Shaw" w:date="2015-10-29T19:48:00Z">
              <w:r w:rsidRPr="00140222" w:rsidDel="00552863">
                <w:rPr>
                  <w:rFonts w:asciiTheme="majorBidi" w:hAnsiTheme="majorBidi" w:cstheme="majorBidi"/>
                  <w:b/>
                  <w:sz w:val="22"/>
                  <w:szCs w:val="22"/>
                  <w:lang w:val="en-GB"/>
                  <w:rPrChange w:id="16209" w:author="Jane Shaw" w:date="2015-11-07T20:25:00Z">
                    <w:rPr>
                      <w:rFonts w:asciiTheme="majorBidi" w:hAnsiTheme="majorBidi" w:cstheme="majorBidi"/>
                      <w:sz w:val="22"/>
                      <w:lang w:val="en-GB"/>
                    </w:rPr>
                  </w:rPrChange>
                </w:rPr>
                <w:delText xml:space="preserve">UV </w:delText>
              </w:r>
            </w:del>
            <w:r w:rsidR="00552863" w:rsidRPr="00140222">
              <w:rPr>
                <w:rFonts w:asciiTheme="majorBidi" w:hAnsiTheme="majorBidi" w:cstheme="majorBidi"/>
                <w:b/>
                <w:i w:val="0"/>
                <w:sz w:val="22"/>
                <w:szCs w:val="22"/>
                <w:lang w:val="en-GB"/>
                <w:rPrChange w:id="16210" w:author="Jane Shaw" w:date="2015-11-07T20:25:00Z">
                  <w:rPr>
                    <w:rFonts w:asciiTheme="majorBidi" w:hAnsiTheme="majorBidi" w:cstheme="majorBidi"/>
                    <w:b/>
                    <w:i w:val="0"/>
                    <w:sz w:val="22"/>
                    <w:lang w:val="en-GB"/>
                  </w:rPr>
                </w:rPrChange>
              </w:rPr>
              <w:t>Median</w:t>
            </w:r>
            <w:ins w:id="16211" w:author="Jane Shaw" w:date="2015-10-29T19:48:00Z">
              <w:r w:rsidR="00552863" w:rsidRPr="00140222">
                <w:rPr>
                  <w:rFonts w:asciiTheme="majorBidi" w:hAnsiTheme="majorBidi" w:cstheme="majorBidi"/>
                  <w:b/>
                  <w:i w:val="0"/>
                  <w:sz w:val="22"/>
                  <w:szCs w:val="22"/>
                  <w:lang w:val="en-GB"/>
                  <w:rPrChange w:id="16212" w:author="Jane Shaw" w:date="2015-11-07T20:25:00Z">
                    <w:rPr>
                      <w:rFonts w:asciiTheme="majorBidi" w:hAnsiTheme="majorBidi" w:cstheme="majorBidi"/>
                      <w:b/>
                      <w:i w:val="0"/>
                      <w:sz w:val="22"/>
                      <w:lang w:val="en-GB"/>
                    </w:rPr>
                  </w:rPrChange>
                </w:rPr>
                <w:t xml:space="preserve"> unit value</w:t>
              </w:r>
            </w:ins>
          </w:p>
        </w:tc>
      </w:tr>
      <w:tr w:rsidR="006E32A4" w:rsidRPr="00140222" w14:paraId="2C12CA30"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0B3549E4" w14:textId="77777777" w:rsidR="006E32A4" w:rsidRPr="00140222" w:rsidRDefault="006E32A4" w:rsidP="006E32A4">
            <w:pPr>
              <w:spacing w:before="0" w:after="0"/>
              <w:jc w:val="right"/>
              <w:rPr>
                <w:rFonts w:asciiTheme="majorBidi" w:hAnsiTheme="majorBidi" w:cstheme="majorBidi"/>
                <w:lang w:val="en-GB"/>
                <w:rPrChange w:id="16213" w:author="Jane Shaw" w:date="2015-11-07T20:25:00Z">
                  <w:rPr>
                    <w:rFonts w:asciiTheme="majorBidi" w:hAnsiTheme="majorBidi" w:cstheme="majorBidi"/>
                    <w:lang w:val="en-GB"/>
                  </w:rPr>
                </w:rPrChange>
              </w:rPr>
            </w:pPr>
            <w:r w:rsidRPr="00140222">
              <w:rPr>
                <w:rFonts w:asciiTheme="majorBidi" w:hAnsiTheme="majorBidi" w:cstheme="majorBidi"/>
                <w:lang w:val="en-GB"/>
                <w:rPrChange w:id="16214" w:author="Jane Shaw" w:date="2015-11-07T20:25:00Z">
                  <w:rPr>
                    <w:rFonts w:asciiTheme="majorBidi" w:hAnsiTheme="majorBidi" w:cstheme="majorBidi"/>
                    <w:lang w:val="en-GB"/>
                  </w:rPr>
                </w:rPrChange>
              </w:rPr>
              <w:t>2011</w:t>
            </w:r>
          </w:p>
        </w:tc>
        <w:tc>
          <w:tcPr>
            <w:tcW w:w="1104" w:type="dxa"/>
          </w:tcPr>
          <w:p w14:paraId="16605452"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15" w:author="Jane Shaw" w:date="2015-11-07T20:25:00Z">
                  <w:rPr>
                    <w:rFonts w:asciiTheme="majorBidi" w:hAnsiTheme="majorBidi" w:cstheme="majorBidi"/>
                    <w:lang w:val="en-GB"/>
                  </w:rPr>
                </w:rPrChange>
              </w:rPr>
            </w:pPr>
            <w:r w:rsidRPr="00140222">
              <w:rPr>
                <w:rFonts w:asciiTheme="majorBidi" w:hAnsiTheme="majorBidi" w:cstheme="majorBidi"/>
                <w:lang w:val="en-GB"/>
                <w:rPrChange w:id="16216" w:author="Jane Shaw" w:date="2015-11-07T20:25:00Z">
                  <w:rPr>
                    <w:rFonts w:asciiTheme="majorBidi" w:hAnsiTheme="majorBidi" w:cstheme="majorBidi"/>
                    <w:lang w:val="en-GB"/>
                  </w:rPr>
                </w:rPrChange>
              </w:rPr>
              <w:t>X</w:t>
            </w:r>
          </w:p>
        </w:tc>
        <w:tc>
          <w:tcPr>
            <w:tcW w:w="1285" w:type="dxa"/>
          </w:tcPr>
          <w:p w14:paraId="088F92E0"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szCs w:val="22"/>
                <w:lang w:val="en-GB"/>
                <w:rPrChange w:id="16217" w:author="Jane Shaw" w:date="2015-11-07T20:25:00Z">
                  <w:rPr>
                    <w:rFonts w:asciiTheme="majorBidi" w:hAnsiTheme="majorBidi" w:cstheme="majorBidi"/>
                    <w:b/>
                    <w:sz w:val="22"/>
                    <w:lang w:val="en-GB"/>
                  </w:rPr>
                </w:rPrChange>
              </w:rPr>
            </w:pPr>
            <w:r w:rsidRPr="00140222">
              <w:rPr>
                <w:rStyle w:val="VerbatimChar"/>
                <w:rFonts w:asciiTheme="majorBidi" w:hAnsiTheme="majorBidi" w:cstheme="majorBidi"/>
                <w:b/>
                <w:sz w:val="22"/>
                <w:szCs w:val="22"/>
                <w:lang w:val="en-GB"/>
                <w:rPrChange w:id="16218" w:author="Jane Shaw" w:date="2015-11-07T20:25:00Z">
                  <w:rPr>
                    <w:rStyle w:val="VerbatimChar"/>
                    <w:rFonts w:asciiTheme="majorBidi" w:hAnsiTheme="majorBidi" w:cstheme="majorBidi"/>
                    <w:b/>
                    <w:lang w:val="en-GB"/>
                  </w:rPr>
                </w:rPrChange>
              </w:rPr>
              <w:t>Y5</w:t>
            </w:r>
          </w:p>
        </w:tc>
        <w:tc>
          <w:tcPr>
            <w:tcW w:w="1325" w:type="dxa"/>
          </w:tcPr>
          <w:p w14:paraId="070260FD"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Change w:id="16219" w:author="Jane Shaw" w:date="2015-11-07T20:25:00Z">
                  <w:rPr>
                    <w:rFonts w:asciiTheme="majorBidi" w:hAnsiTheme="majorBidi" w:cstheme="majorBidi"/>
                    <w:b/>
                    <w:lang w:val="en-GB"/>
                  </w:rPr>
                </w:rPrChange>
              </w:rPr>
            </w:pPr>
            <w:r w:rsidRPr="00140222">
              <w:rPr>
                <w:rFonts w:asciiTheme="majorBidi" w:hAnsiTheme="majorBidi" w:cstheme="majorBidi"/>
                <w:b/>
                <w:lang w:val="en-GB"/>
                <w:rPrChange w:id="16220" w:author="Jane Shaw" w:date="2015-11-07T20:25:00Z">
                  <w:rPr>
                    <w:rFonts w:asciiTheme="majorBidi" w:hAnsiTheme="majorBidi" w:cstheme="majorBidi"/>
                    <w:b/>
                    <w:lang w:val="en-GB"/>
                  </w:rPr>
                </w:rPrChange>
              </w:rPr>
              <w:t>Import</w:t>
            </w:r>
          </w:p>
        </w:tc>
        <w:tc>
          <w:tcPr>
            <w:tcW w:w="1357" w:type="dxa"/>
          </w:tcPr>
          <w:p w14:paraId="014F7393" w14:textId="77777777" w:rsidR="006E32A4" w:rsidRPr="00140222"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21"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22" w:author="Jane Shaw" w:date="2015-11-07T20:25:00Z">
                  <w:rPr>
                    <w:rFonts w:asciiTheme="majorBidi" w:hAnsiTheme="majorBidi" w:cstheme="majorBidi"/>
                    <w:sz w:val="22"/>
                    <w:lang w:val="en-GB"/>
                  </w:rPr>
                </w:rPrChange>
              </w:rPr>
              <w:t>1223</w:t>
            </w:r>
          </w:p>
        </w:tc>
        <w:tc>
          <w:tcPr>
            <w:tcW w:w="1170" w:type="dxa"/>
          </w:tcPr>
          <w:p w14:paraId="60118194" w14:textId="4D8EA2AB" w:rsidR="006E32A4" w:rsidRPr="00140222" w:rsidRDefault="00253A13"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szCs w:val="22"/>
                <w:lang w:val="en-GB"/>
                <w:rPrChange w:id="16223" w:author="Jane Shaw" w:date="2015-11-07T20:25:00Z">
                  <w:rPr>
                    <w:rFonts w:asciiTheme="majorBidi" w:hAnsiTheme="majorBidi" w:cstheme="majorBidi"/>
                    <w:b/>
                    <w:sz w:val="22"/>
                    <w:lang w:val="en-GB"/>
                  </w:rPr>
                </w:rPrChange>
              </w:rPr>
            </w:pPr>
            <w:r w:rsidRPr="00140222">
              <w:rPr>
                <w:rFonts w:asciiTheme="majorBidi" w:hAnsiTheme="majorBidi" w:cstheme="majorBidi"/>
                <w:b/>
                <w:sz w:val="22"/>
                <w:szCs w:val="22"/>
                <w:lang w:val="en-GB"/>
                <w:rPrChange w:id="16224" w:author="Jane Shaw" w:date="2015-11-07T20:25:00Z">
                  <w:rPr>
                    <w:rFonts w:asciiTheme="majorBidi" w:hAnsiTheme="majorBidi" w:cstheme="majorBidi"/>
                    <w:b/>
                    <w:sz w:val="22"/>
                    <w:lang w:val="en-GB"/>
                  </w:rPr>
                </w:rPrChange>
              </w:rPr>
              <w:t>16</w:t>
            </w:r>
            <w:del w:id="16225" w:author="Jane Shaw" w:date="2015-10-29T19:48:00Z">
              <w:r w:rsidRPr="00140222" w:rsidDel="00552863">
                <w:rPr>
                  <w:rFonts w:asciiTheme="majorBidi" w:hAnsiTheme="majorBidi" w:cstheme="majorBidi"/>
                  <w:b/>
                  <w:sz w:val="22"/>
                  <w:szCs w:val="22"/>
                  <w:lang w:val="en-GB"/>
                  <w:rPrChange w:id="16226" w:author="Jane Shaw" w:date="2015-11-07T20:25:00Z">
                    <w:rPr>
                      <w:rFonts w:asciiTheme="majorBidi" w:hAnsiTheme="majorBidi" w:cstheme="majorBidi"/>
                      <w:b/>
                      <w:sz w:val="22"/>
                      <w:lang w:val="en-GB"/>
                    </w:rPr>
                  </w:rPrChange>
                </w:rPr>
                <w:delText>,</w:delText>
              </w:r>
            </w:del>
            <w:ins w:id="16227" w:author="Jane Shaw" w:date="2015-10-29T19:48:00Z">
              <w:r w:rsidR="00552863" w:rsidRPr="00140222">
                <w:rPr>
                  <w:rFonts w:asciiTheme="majorBidi" w:hAnsiTheme="majorBidi" w:cstheme="majorBidi"/>
                  <w:b/>
                  <w:sz w:val="22"/>
                  <w:szCs w:val="22"/>
                  <w:lang w:val="en-GB"/>
                  <w:rPrChange w:id="16228" w:author="Jane Shaw" w:date="2015-11-07T20:25:00Z">
                    <w:rPr>
                      <w:rFonts w:asciiTheme="majorBidi" w:hAnsiTheme="majorBidi" w:cstheme="majorBidi"/>
                      <w:b/>
                      <w:sz w:val="22"/>
                      <w:lang w:val="en-GB"/>
                    </w:rPr>
                  </w:rPrChange>
                </w:rPr>
                <w:t xml:space="preserve"> </w:t>
              </w:r>
            </w:ins>
            <w:r w:rsidRPr="00140222">
              <w:rPr>
                <w:rFonts w:asciiTheme="majorBidi" w:hAnsiTheme="majorBidi" w:cstheme="majorBidi"/>
                <w:b/>
                <w:sz w:val="22"/>
                <w:szCs w:val="22"/>
                <w:lang w:val="en-GB"/>
                <w:rPrChange w:id="16229" w:author="Jane Shaw" w:date="2015-11-07T20:25:00Z">
                  <w:rPr>
                    <w:rFonts w:asciiTheme="majorBidi" w:hAnsiTheme="majorBidi" w:cstheme="majorBidi"/>
                    <w:b/>
                    <w:sz w:val="22"/>
                    <w:lang w:val="en-GB"/>
                  </w:rPr>
                </w:rPrChange>
              </w:rPr>
              <w:t>057</w:t>
            </w:r>
          </w:p>
        </w:tc>
        <w:tc>
          <w:tcPr>
            <w:tcW w:w="1147" w:type="dxa"/>
          </w:tcPr>
          <w:p w14:paraId="1AA4E6EE" w14:textId="3FC42A03"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30" w:author="Jane Shaw" w:date="2015-11-07T20:25:00Z">
                  <w:rPr>
                    <w:rFonts w:asciiTheme="majorBidi" w:hAnsiTheme="majorBidi" w:cstheme="majorBidi"/>
                    <w:sz w:val="22"/>
                    <w:lang w:val="en-GB"/>
                  </w:rPr>
                </w:rPrChange>
              </w:rPr>
            </w:pPr>
            <w:bookmarkStart w:id="16231" w:name="rstudio_console_output13"/>
            <w:bookmarkEnd w:id="16231"/>
            <w:r w:rsidRPr="00140222">
              <w:rPr>
                <w:rFonts w:asciiTheme="majorBidi" w:hAnsiTheme="majorBidi" w:cstheme="majorBidi"/>
                <w:sz w:val="22"/>
                <w:szCs w:val="22"/>
                <w:lang w:val="en-GB"/>
                <w:rPrChange w:id="16232" w:author="Jane Shaw" w:date="2015-11-07T20:25:00Z">
                  <w:rPr>
                    <w:rFonts w:asciiTheme="majorBidi" w:hAnsiTheme="majorBidi" w:cstheme="majorBidi"/>
                    <w:sz w:val="22"/>
                    <w:lang w:val="en-GB"/>
                  </w:rPr>
                </w:rPrChange>
              </w:rPr>
              <w:t>4</w:t>
            </w:r>
            <w:del w:id="16233" w:author="Jane Shaw" w:date="2015-10-29T19:48:00Z">
              <w:r w:rsidR="00EA5966" w:rsidRPr="00140222" w:rsidDel="00552863">
                <w:rPr>
                  <w:rFonts w:asciiTheme="majorBidi" w:hAnsiTheme="majorBidi" w:cstheme="majorBidi"/>
                  <w:sz w:val="22"/>
                  <w:szCs w:val="22"/>
                  <w:lang w:val="en-GB"/>
                  <w:rPrChange w:id="16234" w:author="Jane Shaw" w:date="2015-11-07T20:25:00Z">
                    <w:rPr>
                      <w:rFonts w:asciiTheme="majorBidi" w:hAnsiTheme="majorBidi" w:cstheme="majorBidi"/>
                      <w:sz w:val="22"/>
                      <w:lang w:val="en-GB"/>
                    </w:rPr>
                  </w:rPrChange>
                </w:rPr>
                <w:delText>,</w:delText>
              </w:r>
            </w:del>
            <w:ins w:id="16235" w:author="Jane Shaw" w:date="2015-10-29T19:48:00Z">
              <w:r w:rsidR="00552863" w:rsidRPr="00140222">
                <w:rPr>
                  <w:rFonts w:asciiTheme="majorBidi" w:hAnsiTheme="majorBidi" w:cstheme="majorBidi"/>
                  <w:sz w:val="22"/>
                  <w:szCs w:val="22"/>
                  <w:lang w:val="en-GB"/>
                  <w:rPrChange w:id="16236"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237" w:author="Jane Shaw" w:date="2015-11-07T20:25:00Z">
                  <w:rPr>
                    <w:rFonts w:asciiTheme="majorBidi" w:hAnsiTheme="majorBidi" w:cstheme="majorBidi"/>
                    <w:sz w:val="22"/>
                    <w:lang w:val="en-GB"/>
                  </w:rPr>
                </w:rPrChange>
              </w:rPr>
              <w:t>932</w:t>
            </w:r>
            <w:del w:id="16238" w:author="Jane Shaw" w:date="2015-10-29T19:48:00Z">
              <w:r w:rsidR="00EA5966" w:rsidRPr="00140222" w:rsidDel="00552863">
                <w:rPr>
                  <w:rFonts w:asciiTheme="majorBidi" w:hAnsiTheme="majorBidi" w:cstheme="majorBidi"/>
                  <w:sz w:val="22"/>
                  <w:szCs w:val="22"/>
                  <w:lang w:val="en-GB"/>
                  <w:rPrChange w:id="16239" w:author="Jane Shaw" w:date="2015-11-07T20:25:00Z">
                    <w:rPr>
                      <w:rFonts w:asciiTheme="majorBidi" w:hAnsiTheme="majorBidi" w:cstheme="majorBidi"/>
                      <w:sz w:val="22"/>
                      <w:lang w:val="en-GB"/>
                    </w:rPr>
                  </w:rPrChange>
                </w:rPr>
                <w:delText>,</w:delText>
              </w:r>
            </w:del>
            <w:ins w:id="16240" w:author="Jane Shaw" w:date="2015-10-29T19:48:00Z">
              <w:r w:rsidR="00552863" w:rsidRPr="00140222">
                <w:rPr>
                  <w:rFonts w:asciiTheme="majorBidi" w:hAnsiTheme="majorBidi" w:cstheme="majorBidi"/>
                  <w:sz w:val="22"/>
                  <w:szCs w:val="22"/>
                  <w:lang w:val="en-GB"/>
                  <w:rPrChange w:id="16241"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242" w:author="Jane Shaw" w:date="2015-11-07T20:25:00Z">
                  <w:rPr>
                    <w:rFonts w:asciiTheme="majorBidi" w:hAnsiTheme="majorBidi" w:cstheme="majorBidi"/>
                    <w:sz w:val="22"/>
                    <w:lang w:val="en-GB"/>
                  </w:rPr>
                </w:rPrChange>
              </w:rPr>
              <w:t>146</w:t>
            </w:r>
          </w:p>
        </w:tc>
        <w:tc>
          <w:tcPr>
            <w:tcW w:w="1123" w:type="dxa"/>
          </w:tcPr>
          <w:p w14:paraId="433C076F" w14:textId="77777777" w:rsidR="006E32A4" w:rsidRPr="00140222" w:rsidRDefault="00253A13"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43"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44" w:author="Jane Shaw" w:date="2015-11-07T20:25:00Z">
                  <w:rPr>
                    <w:rFonts w:asciiTheme="majorBidi" w:hAnsiTheme="majorBidi" w:cstheme="majorBidi"/>
                    <w:sz w:val="22"/>
                    <w:lang w:val="en-GB"/>
                  </w:rPr>
                </w:rPrChange>
              </w:rPr>
              <w:t>30</w:t>
            </w:r>
            <w:r w:rsidR="006E32A4" w:rsidRPr="00140222">
              <w:rPr>
                <w:rFonts w:asciiTheme="majorBidi" w:hAnsiTheme="majorBidi" w:cstheme="majorBidi"/>
                <w:sz w:val="22"/>
                <w:szCs w:val="22"/>
                <w:lang w:val="en-GB"/>
                <w:rPrChange w:id="16245" w:author="Jane Shaw" w:date="2015-11-07T20:25:00Z">
                  <w:rPr>
                    <w:rFonts w:asciiTheme="majorBidi" w:hAnsiTheme="majorBidi" w:cstheme="majorBidi"/>
                    <w:sz w:val="22"/>
                    <w:lang w:val="en-GB"/>
                  </w:rPr>
                </w:rPrChange>
              </w:rPr>
              <w:t>7</w:t>
            </w:r>
            <w:r w:rsidRPr="00140222">
              <w:rPr>
                <w:rFonts w:asciiTheme="majorBidi" w:hAnsiTheme="majorBidi" w:cstheme="majorBidi"/>
                <w:sz w:val="22"/>
                <w:szCs w:val="22"/>
                <w:lang w:val="en-GB"/>
                <w:rPrChange w:id="16246" w:author="Jane Shaw" w:date="2015-11-07T20:25:00Z">
                  <w:rPr>
                    <w:rFonts w:asciiTheme="majorBidi" w:hAnsiTheme="majorBidi" w:cstheme="majorBidi"/>
                    <w:sz w:val="22"/>
                    <w:lang w:val="en-GB"/>
                  </w:rPr>
                </w:rPrChange>
              </w:rPr>
              <w:t>.</w:t>
            </w:r>
            <w:r w:rsidR="006E32A4" w:rsidRPr="00140222">
              <w:rPr>
                <w:rFonts w:asciiTheme="majorBidi" w:hAnsiTheme="majorBidi" w:cstheme="majorBidi"/>
                <w:sz w:val="22"/>
                <w:szCs w:val="22"/>
                <w:lang w:val="en-GB"/>
                <w:rPrChange w:id="16247" w:author="Jane Shaw" w:date="2015-11-07T20:25:00Z">
                  <w:rPr>
                    <w:rFonts w:asciiTheme="majorBidi" w:hAnsiTheme="majorBidi" w:cstheme="majorBidi"/>
                    <w:sz w:val="22"/>
                    <w:lang w:val="en-GB"/>
                  </w:rPr>
                </w:rPrChange>
              </w:rPr>
              <w:t>1</w:t>
            </w:r>
          </w:p>
        </w:tc>
        <w:tc>
          <w:tcPr>
            <w:tcW w:w="1201" w:type="dxa"/>
          </w:tcPr>
          <w:p w14:paraId="70F61865" w14:textId="77777777"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48"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49" w:author="Jane Shaw" w:date="2015-11-07T20:25:00Z">
                  <w:rPr>
                    <w:rFonts w:asciiTheme="majorBidi" w:hAnsiTheme="majorBidi" w:cstheme="majorBidi"/>
                    <w:sz w:val="22"/>
                    <w:lang w:val="en-GB"/>
                  </w:rPr>
                </w:rPrChange>
              </w:rPr>
              <w:t>5.83</w:t>
            </w:r>
          </w:p>
        </w:tc>
      </w:tr>
      <w:tr w:rsidR="006E32A4" w:rsidRPr="00140222" w14:paraId="5B63E964"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67E351B3" w14:textId="77777777" w:rsidR="006E32A4" w:rsidRPr="00140222" w:rsidRDefault="006E32A4" w:rsidP="006E32A4">
            <w:pPr>
              <w:spacing w:before="0" w:after="0"/>
              <w:jc w:val="right"/>
              <w:rPr>
                <w:rFonts w:asciiTheme="majorBidi" w:hAnsiTheme="majorBidi" w:cstheme="majorBidi"/>
                <w:lang w:val="en-GB"/>
                <w:rPrChange w:id="16250" w:author="Jane Shaw" w:date="2015-11-07T20:25:00Z">
                  <w:rPr>
                    <w:rFonts w:asciiTheme="majorBidi" w:hAnsiTheme="majorBidi" w:cstheme="majorBidi"/>
                    <w:lang w:val="en-GB"/>
                  </w:rPr>
                </w:rPrChange>
              </w:rPr>
            </w:pPr>
            <w:r w:rsidRPr="00140222">
              <w:rPr>
                <w:rFonts w:asciiTheme="majorBidi" w:hAnsiTheme="majorBidi" w:cstheme="majorBidi"/>
                <w:lang w:val="en-GB"/>
                <w:rPrChange w:id="16251" w:author="Jane Shaw" w:date="2015-11-07T20:25:00Z">
                  <w:rPr>
                    <w:rFonts w:asciiTheme="majorBidi" w:hAnsiTheme="majorBidi" w:cstheme="majorBidi"/>
                    <w:lang w:val="en-GB"/>
                  </w:rPr>
                </w:rPrChange>
              </w:rPr>
              <w:t>2011</w:t>
            </w:r>
          </w:p>
        </w:tc>
        <w:tc>
          <w:tcPr>
            <w:tcW w:w="1104" w:type="dxa"/>
          </w:tcPr>
          <w:p w14:paraId="16C23E0F"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52" w:author="Jane Shaw" w:date="2015-11-07T20:25:00Z">
                  <w:rPr>
                    <w:rFonts w:asciiTheme="majorBidi" w:hAnsiTheme="majorBidi" w:cstheme="majorBidi"/>
                    <w:lang w:val="en-GB"/>
                  </w:rPr>
                </w:rPrChange>
              </w:rPr>
            </w:pPr>
            <w:r w:rsidRPr="00140222">
              <w:rPr>
                <w:rFonts w:asciiTheme="majorBidi" w:hAnsiTheme="majorBidi" w:cstheme="majorBidi"/>
                <w:lang w:val="en-GB"/>
                <w:rPrChange w:id="16253" w:author="Jane Shaw" w:date="2015-11-07T20:25:00Z">
                  <w:rPr>
                    <w:rFonts w:asciiTheme="majorBidi" w:hAnsiTheme="majorBidi" w:cstheme="majorBidi"/>
                    <w:lang w:val="en-GB"/>
                  </w:rPr>
                </w:rPrChange>
              </w:rPr>
              <w:t>X</w:t>
            </w:r>
          </w:p>
        </w:tc>
        <w:tc>
          <w:tcPr>
            <w:tcW w:w="1285" w:type="dxa"/>
          </w:tcPr>
          <w:p w14:paraId="34D38CDB"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54"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55" w:author="Jane Shaw" w:date="2015-11-07T20:25:00Z">
                  <w:rPr>
                    <w:rFonts w:asciiTheme="majorBidi" w:hAnsiTheme="majorBidi" w:cstheme="majorBidi"/>
                    <w:sz w:val="22"/>
                    <w:lang w:val="en-GB"/>
                  </w:rPr>
                </w:rPrChange>
              </w:rPr>
              <w:t>Y6</w:t>
            </w:r>
          </w:p>
        </w:tc>
        <w:tc>
          <w:tcPr>
            <w:tcW w:w="1325" w:type="dxa"/>
          </w:tcPr>
          <w:p w14:paraId="32CF8B5F"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56" w:author="Jane Shaw" w:date="2015-11-07T20:25:00Z">
                  <w:rPr>
                    <w:rFonts w:asciiTheme="majorBidi" w:hAnsiTheme="majorBidi" w:cstheme="majorBidi"/>
                    <w:lang w:val="en-GB"/>
                  </w:rPr>
                </w:rPrChange>
              </w:rPr>
            </w:pPr>
            <w:r w:rsidRPr="00140222">
              <w:rPr>
                <w:rFonts w:asciiTheme="majorBidi" w:hAnsiTheme="majorBidi" w:cstheme="majorBidi"/>
                <w:lang w:val="en-GB"/>
                <w:rPrChange w:id="16257" w:author="Jane Shaw" w:date="2015-11-07T20:25:00Z">
                  <w:rPr>
                    <w:rFonts w:asciiTheme="majorBidi" w:hAnsiTheme="majorBidi" w:cstheme="majorBidi"/>
                    <w:lang w:val="en-GB"/>
                  </w:rPr>
                </w:rPrChange>
              </w:rPr>
              <w:t>Import</w:t>
            </w:r>
          </w:p>
        </w:tc>
        <w:tc>
          <w:tcPr>
            <w:tcW w:w="1357" w:type="dxa"/>
          </w:tcPr>
          <w:p w14:paraId="5F227EDF" w14:textId="77777777" w:rsidR="006E32A4" w:rsidRPr="00140222"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58"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59" w:author="Jane Shaw" w:date="2015-11-07T20:25:00Z">
                  <w:rPr>
                    <w:rFonts w:asciiTheme="majorBidi" w:hAnsiTheme="majorBidi" w:cstheme="majorBidi"/>
                    <w:sz w:val="22"/>
                    <w:lang w:val="en-GB"/>
                  </w:rPr>
                </w:rPrChange>
              </w:rPr>
              <w:t>994</w:t>
            </w:r>
          </w:p>
        </w:tc>
        <w:tc>
          <w:tcPr>
            <w:tcW w:w="1170" w:type="dxa"/>
          </w:tcPr>
          <w:p w14:paraId="496A162A" w14:textId="638C8EED"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60" w:author="Jane Shaw" w:date="2015-11-07T20:25:00Z">
                  <w:rPr>
                    <w:rFonts w:asciiTheme="majorBidi" w:hAnsiTheme="majorBidi" w:cstheme="majorBidi"/>
                    <w:sz w:val="22"/>
                    <w:lang w:val="en-GB"/>
                  </w:rPr>
                </w:rPrChange>
              </w:rPr>
            </w:pPr>
            <w:bookmarkStart w:id="16261" w:name="rstudio_console_output20"/>
            <w:bookmarkEnd w:id="16261"/>
            <w:r w:rsidRPr="00140222">
              <w:rPr>
                <w:rFonts w:asciiTheme="majorBidi" w:hAnsiTheme="majorBidi" w:cstheme="majorBidi"/>
                <w:sz w:val="22"/>
                <w:szCs w:val="22"/>
                <w:lang w:val="en-GB"/>
                <w:rPrChange w:id="16262" w:author="Jane Shaw" w:date="2015-11-07T20:25:00Z">
                  <w:rPr>
                    <w:rFonts w:asciiTheme="majorBidi" w:hAnsiTheme="majorBidi" w:cstheme="majorBidi"/>
                    <w:sz w:val="22"/>
                    <w:lang w:val="en-GB"/>
                  </w:rPr>
                </w:rPrChange>
              </w:rPr>
              <w:t>105</w:t>
            </w:r>
            <w:del w:id="16263" w:author="Jane Shaw" w:date="2015-10-29T19:48:00Z">
              <w:r w:rsidR="00EA5966" w:rsidRPr="00140222" w:rsidDel="00552863">
                <w:rPr>
                  <w:rFonts w:asciiTheme="majorBidi" w:hAnsiTheme="majorBidi" w:cstheme="majorBidi"/>
                  <w:sz w:val="22"/>
                  <w:szCs w:val="22"/>
                  <w:lang w:val="en-GB"/>
                  <w:rPrChange w:id="16264" w:author="Jane Shaw" w:date="2015-11-07T20:25:00Z">
                    <w:rPr>
                      <w:rFonts w:asciiTheme="majorBidi" w:hAnsiTheme="majorBidi" w:cstheme="majorBidi"/>
                      <w:sz w:val="22"/>
                      <w:lang w:val="en-GB"/>
                    </w:rPr>
                  </w:rPrChange>
                </w:rPr>
                <w:delText>,</w:delText>
              </w:r>
            </w:del>
            <w:ins w:id="16265" w:author="Jane Shaw" w:date="2015-10-29T19:48:00Z">
              <w:r w:rsidR="00552863" w:rsidRPr="00140222">
                <w:rPr>
                  <w:rFonts w:asciiTheme="majorBidi" w:hAnsiTheme="majorBidi" w:cstheme="majorBidi"/>
                  <w:sz w:val="22"/>
                  <w:szCs w:val="22"/>
                  <w:lang w:val="en-GB"/>
                  <w:rPrChange w:id="16266"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267" w:author="Jane Shaw" w:date="2015-11-07T20:25:00Z">
                  <w:rPr>
                    <w:rFonts w:asciiTheme="majorBidi" w:hAnsiTheme="majorBidi" w:cstheme="majorBidi"/>
                    <w:sz w:val="22"/>
                    <w:lang w:val="en-GB"/>
                  </w:rPr>
                </w:rPrChange>
              </w:rPr>
              <w:t>784</w:t>
            </w:r>
          </w:p>
        </w:tc>
        <w:tc>
          <w:tcPr>
            <w:tcW w:w="1147" w:type="dxa"/>
          </w:tcPr>
          <w:p w14:paraId="05E12B58" w14:textId="0E487BBF"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68" w:author="Jane Shaw" w:date="2015-11-07T20:25:00Z">
                  <w:rPr>
                    <w:rFonts w:asciiTheme="majorBidi" w:hAnsiTheme="majorBidi" w:cstheme="majorBidi"/>
                    <w:sz w:val="22"/>
                    <w:lang w:val="en-GB"/>
                  </w:rPr>
                </w:rPrChange>
              </w:rPr>
            </w:pPr>
            <w:bookmarkStart w:id="16269" w:name="rstudio_console_output23"/>
            <w:bookmarkEnd w:id="16269"/>
            <w:r w:rsidRPr="00140222">
              <w:rPr>
                <w:rFonts w:asciiTheme="majorBidi" w:hAnsiTheme="majorBidi" w:cstheme="majorBidi"/>
                <w:sz w:val="22"/>
                <w:szCs w:val="22"/>
                <w:lang w:val="en-GB"/>
                <w:rPrChange w:id="16270" w:author="Jane Shaw" w:date="2015-11-07T20:25:00Z">
                  <w:rPr>
                    <w:rFonts w:asciiTheme="majorBidi" w:hAnsiTheme="majorBidi" w:cstheme="majorBidi"/>
                    <w:sz w:val="22"/>
                    <w:lang w:val="en-GB"/>
                  </w:rPr>
                </w:rPrChange>
              </w:rPr>
              <w:t>2</w:t>
            </w:r>
            <w:del w:id="16271" w:author="Jane Shaw" w:date="2015-10-29T19:48:00Z">
              <w:r w:rsidR="00EA5966" w:rsidRPr="00140222" w:rsidDel="00552863">
                <w:rPr>
                  <w:rFonts w:asciiTheme="majorBidi" w:hAnsiTheme="majorBidi" w:cstheme="majorBidi"/>
                  <w:sz w:val="22"/>
                  <w:szCs w:val="22"/>
                  <w:lang w:val="en-GB"/>
                  <w:rPrChange w:id="16272" w:author="Jane Shaw" w:date="2015-11-07T20:25:00Z">
                    <w:rPr>
                      <w:rFonts w:asciiTheme="majorBidi" w:hAnsiTheme="majorBidi" w:cstheme="majorBidi"/>
                      <w:sz w:val="22"/>
                      <w:lang w:val="en-GB"/>
                    </w:rPr>
                  </w:rPrChange>
                </w:rPr>
                <w:delText>,</w:delText>
              </w:r>
            </w:del>
            <w:ins w:id="16273" w:author="Jane Shaw" w:date="2015-10-29T19:48:00Z">
              <w:r w:rsidR="00552863" w:rsidRPr="00140222">
                <w:rPr>
                  <w:rFonts w:asciiTheme="majorBidi" w:hAnsiTheme="majorBidi" w:cstheme="majorBidi"/>
                  <w:sz w:val="22"/>
                  <w:szCs w:val="22"/>
                  <w:lang w:val="en-GB"/>
                  <w:rPrChange w:id="16274"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275" w:author="Jane Shaw" w:date="2015-11-07T20:25:00Z">
                  <w:rPr>
                    <w:rFonts w:asciiTheme="majorBidi" w:hAnsiTheme="majorBidi" w:cstheme="majorBidi"/>
                    <w:sz w:val="22"/>
                    <w:lang w:val="en-GB"/>
                  </w:rPr>
                </w:rPrChange>
              </w:rPr>
              <w:t>191</w:t>
            </w:r>
            <w:del w:id="16276" w:author="Jane Shaw" w:date="2015-10-29T19:48:00Z">
              <w:r w:rsidR="00EA5966" w:rsidRPr="00140222" w:rsidDel="00552863">
                <w:rPr>
                  <w:rFonts w:asciiTheme="majorBidi" w:hAnsiTheme="majorBidi" w:cstheme="majorBidi"/>
                  <w:sz w:val="22"/>
                  <w:szCs w:val="22"/>
                  <w:lang w:val="en-GB"/>
                  <w:rPrChange w:id="16277" w:author="Jane Shaw" w:date="2015-11-07T20:25:00Z">
                    <w:rPr>
                      <w:rFonts w:asciiTheme="majorBidi" w:hAnsiTheme="majorBidi" w:cstheme="majorBidi"/>
                      <w:sz w:val="22"/>
                      <w:lang w:val="en-GB"/>
                    </w:rPr>
                  </w:rPrChange>
                </w:rPr>
                <w:delText>,</w:delText>
              </w:r>
            </w:del>
            <w:ins w:id="16278" w:author="Jane Shaw" w:date="2015-10-29T19:48:00Z">
              <w:r w:rsidR="00552863" w:rsidRPr="00140222">
                <w:rPr>
                  <w:rFonts w:asciiTheme="majorBidi" w:hAnsiTheme="majorBidi" w:cstheme="majorBidi"/>
                  <w:sz w:val="22"/>
                  <w:szCs w:val="22"/>
                  <w:lang w:val="en-GB"/>
                  <w:rPrChange w:id="16279"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280" w:author="Jane Shaw" w:date="2015-11-07T20:25:00Z">
                  <w:rPr>
                    <w:rFonts w:asciiTheme="majorBidi" w:hAnsiTheme="majorBidi" w:cstheme="majorBidi"/>
                    <w:sz w:val="22"/>
                    <w:lang w:val="en-GB"/>
                  </w:rPr>
                </w:rPrChange>
              </w:rPr>
              <w:t>650</w:t>
            </w:r>
          </w:p>
        </w:tc>
        <w:tc>
          <w:tcPr>
            <w:tcW w:w="1123" w:type="dxa"/>
          </w:tcPr>
          <w:p w14:paraId="2A487988"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81"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82" w:author="Jane Shaw" w:date="2015-11-07T20:25:00Z">
                  <w:rPr>
                    <w:rFonts w:asciiTheme="majorBidi" w:hAnsiTheme="majorBidi" w:cstheme="majorBidi"/>
                    <w:sz w:val="22"/>
                    <w:lang w:val="en-GB"/>
                  </w:rPr>
                </w:rPrChange>
              </w:rPr>
              <w:t>20.72</w:t>
            </w:r>
          </w:p>
        </w:tc>
        <w:tc>
          <w:tcPr>
            <w:tcW w:w="1201" w:type="dxa"/>
          </w:tcPr>
          <w:p w14:paraId="396B107A"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83" w:author="Jane Shaw" w:date="2015-11-07T20:25:00Z">
                  <w:rPr>
                    <w:rFonts w:asciiTheme="majorBidi" w:hAnsiTheme="majorBidi" w:cstheme="majorBidi"/>
                    <w:lang w:val="en-GB"/>
                  </w:rPr>
                </w:rPrChange>
              </w:rPr>
            </w:pPr>
            <w:r w:rsidRPr="00140222">
              <w:rPr>
                <w:rFonts w:asciiTheme="majorBidi" w:hAnsiTheme="majorBidi" w:cstheme="majorBidi"/>
                <w:lang w:val="en-GB"/>
                <w:rPrChange w:id="16284" w:author="Jane Shaw" w:date="2015-11-07T20:25:00Z">
                  <w:rPr>
                    <w:rFonts w:asciiTheme="majorBidi" w:hAnsiTheme="majorBidi" w:cstheme="majorBidi"/>
                    <w:lang w:val="en-GB"/>
                  </w:rPr>
                </w:rPrChange>
              </w:rPr>
              <w:t>7.15</w:t>
            </w:r>
          </w:p>
        </w:tc>
      </w:tr>
      <w:tr w:rsidR="006E32A4" w:rsidRPr="00140222" w14:paraId="5F739B16"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22FD8FB3" w14:textId="77777777" w:rsidR="006E32A4" w:rsidRPr="00140222" w:rsidRDefault="006E32A4" w:rsidP="006E32A4">
            <w:pPr>
              <w:spacing w:before="0" w:after="0"/>
              <w:jc w:val="right"/>
              <w:rPr>
                <w:rFonts w:asciiTheme="majorBidi" w:hAnsiTheme="majorBidi" w:cstheme="majorBidi"/>
                <w:lang w:val="en-GB"/>
                <w:rPrChange w:id="16285" w:author="Jane Shaw" w:date="2015-11-07T20:25:00Z">
                  <w:rPr>
                    <w:rFonts w:asciiTheme="majorBidi" w:hAnsiTheme="majorBidi" w:cstheme="majorBidi"/>
                    <w:lang w:val="en-GB"/>
                  </w:rPr>
                </w:rPrChange>
              </w:rPr>
            </w:pPr>
            <w:r w:rsidRPr="00140222">
              <w:rPr>
                <w:rFonts w:asciiTheme="majorBidi" w:hAnsiTheme="majorBidi" w:cstheme="majorBidi"/>
                <w:lang w:val="en-GB"/>
                <w:rPrChange w:id="16286" w:author="Jane Shaw" w:date="2015-11-07T20:25:00Z">
                  <w:rPr>
                    <w:rFonts w:asciiTheme="majorBidi" w:hAnsiTheme="majorBidi" w:cstheme="majorBidi"/>
                    <w:lang w:val="en-GB"/>
                  </w:rPr>
                </w:rPrChange>
              </w:rPr>
              <w:t>2011</w:t>
            </w:r>
          </w:p>
        </w:tc>
        <w:tc>
          <w:tcPr>
            <w:tcW w:w="1104" w:type="dxa"/>
          </w:tcPr>
          <w:p w14:paraId="747E8EDB"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87" w:author="Jane Shaw" w:date="2015-11-07T20:25:00Z">
                  <w:rPr>
                    <w:rFonts w:asciiTheme="majorBidi" w:hAnsiTheme="majorBidi" w:cstheme="majorBidi"/>
                    <w:lang w:val="en-GB"/>
                  </w:rPr>
                </w:rPrChange>
              </w:rPr>
            </w:pPr>
            <w:r w:rsidRPr="00140222">
              <w:rPr>
                <w:rFonts w:asciiTheme="majorBidi" w:hAnsiTheme="majorBidi" w:cstheme="majorBidi"/>
                <w:lang w:val="en-GB"/>
                <w:rPrChange w:id="16288" w:author="Jane Shaw" w:date="2015-11-07T20:25:00Z">
                  <w:rPr>
                    <w:rFonts w:asciiTheme="majorBidi" w:hAnsiTheme="majorBidi" w:cstheme="majorBidi"/>
                    <w:lang w:val="en-GB"/>
                  </w:rPr>
                </w:rPrChange>
              </w:rPr>
              <w:t>X</w:t>
            </w:r>
          </w:p>
        </w:tc>
        <w:tc>
          <w:tcPr>
            <w:tcW w:w="1285" w:type="dxa"/>
          </w:tcPr>
          <w:p w14:paraId="363B56AE"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89"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90" w:author="Jane Shaw" w:date="2015-11-07T20:25:00Z">
                  <w:rPr>
                    <w:rFonts w:asciiTheme="majorBidi" w:hAnsiTheme="majorBidi" w:cstheme="majorBidi"/>
                    <w:sz w:val="22"/>
                    <w:lang w:val="en-GB"/>
                  </w:rPr>
                </w:rPrChange>
              </w:rPr>
              <w:t>Y7</w:t>
            </w:r>
          </w:p>
        </w:tc>
        <w:tc>
          <w:tcPr>
            <w:tcW w:w="1325" w:type="dxa"/>
          </w:tcPr>
          <w:p w14:paraId="1D791313"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291" w:author="Jane Shaw" w:date="2015-11-07T20:25:00Z">
                  <w:rPr>
                    <w:rFonts w:asciiTheme="majorBidi" w:hAnsiTheme="majorBidi" w:cstheme="majorBidi"/>
                    <w:lang w:val="en-GB"/>
                  </w:rPr>
                </w:rPrChange>
              </w:rPr>
            </w:pPr>
            <w:r w:rsidRPr="00140222">
              <w:rPr>
                <w:rFonts w:asciiTheme="majorBidi" w:hAnsiTheme="majorBidi" w:cstheme="majorBidi"/>
                <w:lang w:val="en-GB"/>
                <w:rPrChange w:id="16292" w:author="Jane Shaw" w:date="2015-11-07T20:25:00Z">
                  <w:rPr>
                    <w:rFonts w:asciiTheme="majorBidi" w:hAnsiTheme="majorBidi" w:cstheme="majorBidi"/>
                    <w:lang w:val="en-GB"/>
                  </w:rPr>
                </w:rPrChange>
              </w:rPr>
              <w:t>Export</w:t>
            </w:r>
          </w:p>
        </w:tc>
        <w:tc>
          <w:tcPr>
            <w:tcW w:w="1357" w:type="dxa"/>
          </w:tcPr>
          <w:p w14:paraId="48DD8CC7" w14:textId="77777777" w:rsidR="006E32A4" w:rsidRPr="00140222"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93"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294" w:author="Jane Shaw" w:date="2015-11-07T20:25:00Z">
                  <w:rPr>
                    <w:rFonts w:asciiTheme="majorBidi" w:hAnsiTheme="majorBidi" w:cstheme="majorBidi"/>
                    <w:sz w:val="22"/>
                    <w:lang w:val="en-GB"/>
                  </w:rPr>
                </w:rPrChange>
              </w:rPr>
              <w:t>1064</w:t>
            </w:r>
          </w:p>
        </w:tc>
        <w:tc>
          <w:tcPr>
            <w:tcW w:w="1170" w:type="dxa"/>
          </w:tcPr>
          <w:p w14:paraId="766E9611" w14:textId="77777777"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95" w:author="Jane Shaw" w:date="2015-11-07T20:25:00Z">
                  <w:rPr>
                    <w:rFonts w:asciiTheme="majorBidi" w:hAnsiTheme="majorBidi" w:cstheme="majorBidi"/>
                    <w:sz w:val="22"/>
                    <w:lang w:val="en-GB"/>
                  </w:rPr>
                </w:rPrChange>
              </w:rPr>
            </w:pPr>
            <w:bookmarkStart w:id="16296" w:name="rstudio_console_output21"/>
            <w:bookmarkEnd w:id="16296"/>
            <w:r w:rsidRPr="00140222">
              <w:rPr>
                <w:rFonts w:asciiTheme="majorBidi" w:hAnsiTheme="majorBidi" w:cstheme="majorBidi"/>
                <w:sz w:val="22"/>
                <w:szCs w:val="22"/>
                <w:lang w:val="en-GB"/>
                <w:rPrChange w:id="16297" w:author="Jane Shaw" w:date="2015-11-07T20:25:00Z">
                  <w:rPr>
                    <w:rFonts w:asciiTheme="majorBidi" w:hAnsiTheme="majorBidi" w:cstheme="majorBidi"/>
                    <w:sz w:val="22"/>
                    <w:lang w:val="en-GB"/>
                  </w:rPr>
                </w:rPrChange>
              </w:rPr>
              <w:t>726</w:t>
            </w:r>
          </w:p>
        </w:tc>
        <w:tc>
          <w:tcPr>
            <w:tcW w:w="1147" w:type="dxa"/>
          </w:tcPr>
          <w:p w14:paraId="0B7FF9F9" w14:textId="0DBFF641"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298" w:author="Jane Shaw" w:date="2015-11-07T20:25:00Z">
                  <w:rPr>
                    <w:rFonts w:asciiTheme="majorBidi" w:hAnsiTheme="majorBidi" w:cstheme="majorBidi"/>
                    <w:sz w:val="22"/>
                    <w:lang w:val="en-GB"/>
                  </w:rPr>
                </w:rPrChange>
              </w:rPr>
            </w:pPr>
            <w:bookmarkStart w:id="16299" w:name="rstudio_console_output22"/>
            <w:bookmarkEnd w:id="16299"/>
            <w:r w:rsidRPr="00140222">
              <w:rPr>
                <w:rFonts w:asciiTheme="majorBidi" w:hAnsiTheme="majorBidi" w:cstheme="majorBidi"/>
                <w:sz w:val="22"/>
                <w:szCs w:val="22"/>
                <w:lang w:val="en-GB"/>
                <w:rPrChange w:id="16300" w:author="Jane Shaw" w:date="2015-11-07T20:25:00Z">
                  <w:rPr>
                    <w:rFonts w:asciiTheme="majorBidi" w:hAnsiTheme="majorBidi" w:cstheme="majorBidi"/>
                    <w:sz w:val="22"/>
                    <w:lang w:val="en-GB"/>
                  </w:rPr>
                </w:rPrChange>
              </w:rPr>
              <w:t>11</w:t>
            </w:r>
            <w:del w:id="16301" w:author="Jane Shaw" w:date="2015-10-29T19:48:00Z">
              <w:r w:rsidR="00EA5966" w:rsidRPr="00140222" w:rsidDel="00552863">
                <w:rPr>
                  <w:rFonts w:asciiTheme="majorBidi" w:hAnsiTheme="majorBidi" w:cstheme="majorBidi"/>
                  <w:sz w:val="22"/>
                  <w:szCs w:val="22"/>
                  <w:lang w:val="en-GB"/>
                  <w:rPrChange w:id="16302" w:author="Jane Shaw" w:date="2015-11-07T20:25:00Z">
                    <w:rPr>
                      <w:rFonts w:asciiTheme="majorBidi" w:hAnsiTheme="majorBidi" w:cstheme="majorBidi"/>
                      <w:sz w:val="22"/>
                      <w:lang w:val="en-GB"/>
                    </w:rPr>
                  </w:rPrChange>
                </w:rPr>
                <w:delText>,</w:delText>
              </w:r>
            </w:del>
            <w:ins w:id="16303" w:author="Jane Shaw" w:date="2015-10-29T19:48:00Z">
              <w:r w:rsidR="00552863" w:rsidRPr="00140222">
                <w:rPr>
                  <w:rFonts w:asciiTheme="majorBidi" w:hAnsiTheme="majorBidi" w:cstheme="majorBidi"/>
                  <w:sz w:val="22"/>
                  <w:szCs w:val="22"/>
                  <w:lang w:val="en-GB"/>
                  <w:rPrChange w:id="16304" w:author="Jane Shaw" w:date="2015-11-07T20:25:00Z">
                    <w:rPr>
                      <w:rFonts w:asciiTheme="majorBidi" w:hAnsiTheme="majorBidi" w:cstheme="majorBidi"/>
                      <w:sz w:val="22"/>
                      <w:lang w:val="en-GB"/>
                    </w:rPr>
                  </w:rPrChange>
                </w:rPr>
                <w:t xml:space="preserve"> </w:t>
              </w:r>
            </w:ins>
            <w:r w:rsidRPr="00140222">
              <w:rPr>
                <w:rFonts w:asciiTheme="majorBidi" w:hAnsiTheme="majorBidi" w:cstheme="majorBidi"/>
                <w:sz w:val="22"/>
                <w:szCs w:val="22"/>
                <w:lang w:val="en-GB"/>
                <w:rPrChange w:id="16305" w:author="Jane Shaw" w:date="2015-11-07T20:25:00Z">
                  <w:rPr>
                    <w:rFonts w:asciiTheme="majorBidi" w:hAnsiTheme="majorBidi" w:cstheme="majorBidi"/>
                    <w:sz w:val="22"/>
                    <w:lang w:val="en-GB"/>
                  </w:rPr>
                </w:rPrChange>
              </w:rPr>
              <w:t>780</w:t>
            </w:r>
          </w:p>
        </w:tc>
        <w:tc>
          <w:tcPr>
            <w:tcW w:w="1123" w:type="dxa"/>
          </w:tcPr>
          <w:p w14:paraId="47A5793B"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306"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307" w:author="Jane Shaw" w:date="2015-11-07T20:25:00Z">
                  <w:rPr>
                    <w:rFonts w:asciiTheme="majorBidi" w:hAnsiTheme="majorBidi" w:cstheme="majorBidi"/>
                    <w:sz w:val="22"/>
                    <w:lang w:val="en-GB"/>
                  </w:rPr>
                </w:rPrChange>
              </w:rPr>
              <w:t>16.23</w:t>
            </w:r>
          </w:p>
        </w:tc>
        <w:tc>
          <w:tcPr>
            <w:tcW w:w="1201" w:type="dxa"/>
          </w:tcPr>
          <w:p w14:paraId="3228B9FB"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308" w:author="Jane Shaw" w:date="2015-11-07T20:25:00Z">
                  <w:rPr>
                    <w:rFonts w:asciiTheme="majorBidi" w:hAnsiTheme="majorBidi" w:cstheme="majorBidi"/>
                    <w:lang w:val="en-GB"/>
                  </w:rPr>
                </w:rPrChange>
              </w:rPr>
            </w:pPr>
            <w:r w:rsidRPr="00140222">
              <w:rPr>
                <w:rFonts w:asciiTheme="majorBidi" w:hAnsiTheme="majorBidi" w:cstheme="majorBidi"/>
                <w:lang w:val="en-GB"/>
                <w:rPrChange w:id="16309" w:author="Jane Shaw" w:date="2015-11-07T20:25:00Z">
                  <w:rPr>
                    <w:rFonts w:asciiTheme="majorBidi" w:hAnsiTheme="majorBidi" w:cstheme="majorBidi"/>
                    <w:lang w:val="en-GB"/>
                  </w:rPr>
                </w:rPrChange>
              </w:rPr>
              <w:t>4.27</w:t>
            </w:r>
          </w:p>
        </w:tc>
      </w:tr>
    </w:tbl>
    <w:p w14:paraId="71119114" w14:textId="6054CF3D" w:rsidR="006E32A4" w:rsidRPr="00140222" w:rsidRDefault="006E32A4" w:rsidP="006E32A4">
      <w:pPr>
        <w:pStyle w:val="TextBody"/>
        <w:spacing w:line="276" w:lineRule="auto"/>
        <w:jc w:val="both"/>
        <w:rPr>
          <w:rFonts w:asciiTheme="majorBidi" w:hAnsiTheme="majorBidi" w:cstheme="majorBidi"/>
          <w:sz w:val="22"/>
          <w:szCs w:val="22"/>
          <w:lang w:val="en-GB"/>
          <w:rPrChange w:id="16310" w:author="Jane Shaw" w:date="2015-11-07T20:25:00Z">
            <w:rPr>
              <w:rFonts w:asciiTheme="majorBidi" w:hAnsiTheme="majorBidi" w:cstheme="majorBidi"/>
              <w:lang w:val="en-GB"/>
            </w:rPr>
          </w:rPrChange>
        </w:rPr>
      </w:pPr>
      <w:r w:rsidRPr="00140222">
        <w:rPr>
          <w:rFonts w:asciiTheme="majorBidi" w:eastAsia="Times New Roman" w:hAnsiTheme="majorBidi" w:cstheme="majorBidi"/>
          <w:sz w:val="22"/>
          <w:szCs w:val="22"/>
          <w:lang w:val="en-GB"/>
          <w:rPrChange w:id="16311" w:author="Jane Shaw" w:date="2015-11-07T20:25:00Z">
            <w:rPr>
              <w:rFonts w:asciiTheme="majorBidi" w:eastAsia="Times New Roman" w:hAnsiTheme="majorBidi" w:cstheme="majorBidi"/>
              <w:lang w:val="en-GB"/>
            </w:rPr>
          </w:rPrChange>
        </w:rPr>
        <w:t xml:space="preserve">In this case, the </w:t>
      </w:r>
      <w:r w:rsidRPr="00140222">
        <w:rPr>
          <w:rFonts w:asciiTheme="majorBidi" w:eastAsia="Times New Roman" w:hAnsiTheme="majorBidi" w:cstheme="majorBidi"/>
          <w:i/>
          <w:iCs/>
          <w:sz w:val="22"/>
          <w:szCs w:val="22"/>
          <w:lang w:val="en-GB"/>
          <w:rPrChange w:id="16312" w:author="Jane Shaw" w:date="2015-11-07T20:25:00Z">
            <w:rPr>
              <w:rFonts w:asciiTheme="majorBidi" w:eastAsia="Times New Roman" w:hAnsiTheme="majorBidi" w:cstheme="majorBidi"/>
              <w:i/>
              <w:iCs/>
              <w:lang w:val="en-GB"/>
            </w:rPr>
          </w:rPrChange>
        </w:rPr>
        <w:t>import</w:t>
      </w:r>
      <w:r w:rsidRPr="00140222">
        <w:rPr>
          <w:rFonts w:asciiTheme="majorBidi" w:eastAsia="Times New Roman" w:hAnsiTheme="majorBidi" w:cstheme="majorBidi"/>
          <w:sz w:val="22"/>
          <w:szCs w:val="22"/>
          <w:lang w:val="en-GB"/>
          <w:rPrChange w:id="16313" w:author="Jane Shaw" w:date="2015-11-07T20:25:00Z">
            <w:rPr>
              <w:rFonts w:asciiTheme="majorBidi" w:eastAsia="Times New Roman" w:hAnsiTheme="majorBidi" w:cstheme="majorBidi"/>
              <w:lang w:val="en-GB"/>
            </w:rPr>
          </w:rPrChange>
        </w:rPr>
        <w:t xml:space="preserve"> quantity outlier will be adjusted using the </w:t>
      </w:r>
      <w:ins w:id="16314" w:author="Jane Shaw" w:date="2015-10-29T19:52:00Z">
        <w:r w:rsidR="00552863" w:rsidRPr="00140222">
          <w:rPr>
            <w:rFonts w:asciiTheme="majorBidi" w:eastAsia="Times New Roman" w:hAnsiTheme="majorBidi" w:cstheme="majorBidi"/>
            <w:sz w:val="22"/>
            <w:szCs w:val="22"/>
            <w:lang w:val="en-GB"/>
            <w:rPrChange w:id="16315" w:author="Jane Shaw" w:date="2015-11-07T20:25:00Z">
              <w:rPr>
                <w:rFonts w:asciiTheme="majorBidi" w:eastAsia="Times New Roman" w:hAnsiTheme="majorBidi" w:cstheme="majorBidi"/>
                <w:lang w:val="en-GB"/>
              </w:rPr>
            </w:rPrChange>
          </w:rPr>
          <w:t xml:space="preserve">mirrored </w:t>
        </w:r>
      </w:ins>
      <w:r w:rsidRPr="00140222">
        <w:rPr>
          <w:rFonts w:asciiTheme="majorBidi" w:eastAsia="Times New Roman" w:hAnsiTheme="majorBidi" w:cstheme="majorBidi"/>
          <w:i/>
          <w:iCs/>
          <w:sz w:val="22"/>
          <w:szCs w:val="22"/>
          <w:lang w:val="en-GB"/>
          <w:rPrChange w:id="16316" w:author="Jane Shaw" w:date="2015-11-07T20:25:00Z">
            <w:rPr>
              <w:rFonts w:asciiTheme="majorBidi" w:eastAsia="Times New Roman" w:hAnsiTheme="majorBidi" w:cstheme="majorBidi"/>
              <w:i/>
              <w:iCs/>
              <w:lang w:val="en-GB"/>
            </w:rPr>
          </w:rPrChange>
        </w:rPr>
        <w:t>export</w:t>
      </w:r>
      <w:r w:rsidRPr="00140222">
        <w:rPr>
          <w:rFonts w:asciiTheme="majorBidi" w:eastAsia="Times New Roman" w:hAnsiTheme="majorBidi" w:cstheme="majorBidi"/>
          <w:sz w:val="22"/>
          <w:szCs w:val="22"/>
          <w:lang w:val="en-GB"/>
          <w:rPrChange w:id="16317" w:author="Jane Shaw" w:date="2015-11-07T20:25:00Z">
            <w:rPr>
              <w:rFonts w:asciiTheme="majorBidi" w:eastAsia="Times New Roman" w:hAnsiTheme="majorBidi" w:cstheme="majorBidi"/>
              <w:lang w:val="en-GB"/>
            </w:rPr>
          </w:rPrChange>
        </w:rPr>
        <w:t xml:space="preserve"> </w:t>
      </w:r>
      <w:ins w:id="16318" w:author="Jane Shaw" w:date="2015-10-29T19:52:00Z">
        <w:r w:rsidR="00552863" w:rsidRPr="00140222">
          <w:rPr>
            <w:rFonts w:asciiTheme="majorBidi" w:eastAsia="Times New Roman" w:hAnsiTheme="majorBidi" w:cstheme="majorBidi"/>
            <w:sz w:val="22"/>
            <w:szCs w:val="22"/>
            <w:lang w:val="en-GB"/>
            <w:rPrChange w:id="16319" w:author="Jane Shaw" w:date="2015-11-07T20:25:00Z">
              <w:rPr>
                <w:rFonts w:asciiTheme="majorBidi" w:eastAsia="Times New Roman" w:hAnsiTheme="majorBidi" w:cstheme="majorBidi"/>
                <w:lang w:val="en-GB"/>
              </w:rPr>
            </w:rPrChange>
          </w:rPr>
          <w:t xml:space="preserve">data from the </w:t>
        </w:r>
      </w:ins>
      <w:del w:id="16320" w:author="Jane Shaw" w:date="2015-10-29T19:52:00Z">
        <w:r w:rsidRPr="00140222" w:rsidDel="00552863">
          <w:rPr>
            <w:rFonts w:asciiTheme="majorBidi" w:eastAsia="Times New Roman" w:hAnsiTheme="majorBidi" w:cstheme="majorBidi"/>
            <w:sz w:val="22"/>
            <w:szCs w:val="22"/>
            <w:lang w:val="en-GB"/>
            <w:rPrChange w:id="16321" w:author="Jane Shaw" w:date="2015-11-07T20:25:00Z">
              <w:rPr>
                <w:rFonts w:asciiTheme="majorBidi" w:eastAsia="Times New Roman" w:hAnsiTheme="majorBidi" w:cstheme="majorBidi"/>
                <w:lang w:val="en-GB"/>
              </w:rPr>
            </w:rPrChange>
          </w:rPr>
          <w:delText xml:space="preserve">“mirrored” </w:delText>
        </w:r>
      </w:del>
      <w:r w:rsidRPr="00140222">
        <w:rPr>
          <w:rFonts w:asciiTheme="majorBidi" w:eastAsia="Times New Roman" w:hAnsiTheme="majorBidi" w:cstheme="majorBidi"/>
          <w:sz w:val="22"/>
          <w:szCs w:val="22"/>
          <w:lang w:val="en-GB"/>
          <w:rPrChange w:id="16322" w:author="Jane Shaw" w:date="2015-11-07T20:25:00Z">
            <w:rPr>
              <w:rFonts w:asciiTheme="majorBidi" w:eastAsia="Times New Roman" w:hAnsiTheme="majorBidi" w:cstheme="majorBidi"/>
              <w:lang w:val="en-GB"/>
            </w:rPr>
          </w:rPrChange>
        </w:rPr>
        <w:t>trading partner</w:t>
      </w:r>
      <w:del w:id="16323" w:author="Jane Shaw" w:date="2015-10-29T19:52:00Z">
        <w:r w:rsidRPr="00140222" w:rsidDel="00552863">
          <w:rPr>
            <w:rFonts w:asciiTheme="majorBidi" w:eastAsia="Times New Roman" w:hAnsiTheme="majorBidi" w:cstheme="majorBidi"/>
            <w:sz w:val="22"/>
            <w:szCs w:val="22"/>
            <w:lang w:val="en-GB"/>
            <w:rPrChange w:id="16324" w:author="Jane Shaw" w:date="2015-11-07T20:25:00Z">
              <w:rPr>
                <w:rFonts w:asciiTheme="majorBidi" w:eastAsia="Times New Roman" w:hAnsiTheme="majorBidi" w:cstheme="majorBidi"/>
                <w:lang w:val="en-GB"/>
              </w:rPr>
            </w:rPrChange>
          </w:rPr>
          <w:delText xml:space="preserve"> data</w:delText>
        </w:r>
      </w:del>
      <w:r w:rsidRPr="00140222">
        <w:rPr>
          <w:rFonts w:asciiTheme="majorBidi" w:eastAsia="Times New Roman" w:hAnsiTheme="majorBidi" w:cstheme="majorBidi"/>
          <w:sz w:val="22"/>
          <w:szCs w:val="22"/>
          <w:lang w:val="en-GB"/>
          <w:rPrChange w:id="16325" w:author="Jane Shaw" w:date="2015-11-07T20:25:00Z">
            <w:rPr>
              <w:rFonts w:asciiTheme="majorBidi" w:eastAsia="Times New Roman" w:hAnsiTheme="majorBidi" w:cstheme="majorBidi"/>
              <w:lang w:val="en-GB"/>
            </w:rPr>
          </w:rPrChange>
        </w:rPr>
        <w:t xml:space="preserve">. </w:t>
      </w:r>
      <w:r w:rsidR="00EA5966" w:rsidRPr="00140222">
        <w:rPr>
          <w:rFonts w:asciiTheme="majorBidi" w:eastAsia="Times New Roman" w:hAnsiTheme="majorBidi" w:cstheme="majorBidi"/>
          <w:sz w:val="22"/>
          <w:szCs w:val="22"/>
          <w:lang w:val="en-GB"/>
          <w:rPrChange w:id="16326" w:author="Jane Shaw" w:date="2015-11-07T20:25:00Z">
            <w:rPr>
              <w:rFonts w:asciiTheme="majorBidi" w:eastAsia="Times New Roman" w:hAnsiTheme="majorBidi" w:cstheme="majorBidi"/>
              <w:lang w:val="en-GB"/>
            </w:rPr>
          </w:rPrChange>
        </w:rPr>
        <w:t xml:space="preserve">Therefore, </w:t>
      </w:r>
      <w:del w:id="16327" w:author="Jane Shaw" w:date="2015-10-29T19:52:00Z">
        <w:r w:rsidR="00EA5966" w:rsidRPr="00140222" w:rsidDel="00552863">
          <w:rPr>
            <w:rFonts w:asciiTheme="majorBidi" w:eastAsia="Times New Roman" w:hAnsiTheme="majorBidi" w:cstheme="majorBidi"/>
            <w:sz w:val="22"/>
            <w:szCs w:val="22"/>
            <w:lang w:val="en-GB"/>
            <w:rPrChange w:id="16328" w:author="Jane Shaw" w:date="2015-11-07T20:25:00Z">
              <w:rPr>
                <w:rFonts w:asciiTheme="majorBidi" w:eastAsia="Times New Roman" w:hAnsiTheme="majorBidi" w:cstheme="majorBidi"/>
                <w:lang w:val="en-GB"/>
              </w:rPr>
            </w:rPrChange>
          </w:rPr>
          <w:delText xml:space="preserve">we must find </w:delText>
        </w:r>
      </w:del>
      <w:r w:rsidR="00EA5966" w:rsidRPr="00140222">
        <w:rPr>
          <w:rFonts w:asciiTheme="majorBidi" w:eastAsia="Times New Roman" w:hAnsiTheme="majorBidi" w:cstheme="majorBidi"/>
          <w:sz w:val="22"/>
          <w:szCs w:val="22"/>
          <w:lang w:val="en-GB"/>
          <w:rPrChange w:id="16329" w:author="Jane Shaw" w:date="2015-11-07T20:25:00Z">
            <w:rPr>
              <w:rFonts w:asciiTheme="majorBidi" w:eastAsia="Times New Roman" w:hAnsiTheme="majorBidi" w:cstheme="majorBidi"/>
              <w:lang w:val="en-GB"/>
            </w:rPr>
          </w:rPrChange>
        </w:rPr>
        <w:t>the corresponding records in the partner</w:t>
      </w:r>
      <w:ins w:id="16330" w:author="Jane Shaw" w:date="2015-10-29T19:52:00Z">
        <w:r w:rsidR="00552863" w:rsidRPr="00140222">
          <w:rPr>
            <w:rFonts w:asciiTheme="majorBidi" w:eastAsia="Times New Roman" w:hAnsiTheme="majorBidi" w:cstheme="majorBidi"/>
            <w:sz w:val="22"/>
            <w:szCs w:val="22"/>
            <w:lang w:val="en-GB"/>
            <w:rPrChange w:id="16331" w:author="Jane Shaw" w:date="2015-11-07T20:25:00Z">
              <w:rPr>
                <w:rFonts w:asciiTheme="majorBidi" w:eastAsia="Times New Roman" w:hAnsiTheme="majorBidi" w:cstheme="majorBidi"/>
                <w:lang w:val="en-GB"/>
              </w:rPr>
            </w:rPrChange>
          </w:rPr>
          <w:t>’s</w:t>
        </w:r>
      </w:ins>
      <w:r w:rsidR="00EA5966" w:rsidRPr="00140222">
        <w:rPr>
          <w:rFonts w:asciiTheme="majorBidi" w:eastAsia="Times New Roman" w:hAnsiTheme="majorBidi" w:cstheme="majorBidi"/>
          <w:sz w:val="22"/>
          <w:szCs w:val="22"/>
          <w:lang w:val="en-GB"/>
          <w:rPrChange w:id="16332" w:author="Jane Shaw" w:date="2015-11-07T20:25:00Z">
            <w:rPr>
              <w:rFonts w:asciiTheme="majorBidi" w:eastAsia="Times New Roman" w:hAnsiTheme="majorBidi" w:cstheme="majorBidi"/>
              <w:lang w:val="en-GB"/>
            </w:rPr>
          </w:rPrChange>
        </w:rPr>
        <w:t xml:space="preserve"> data</w:t>
      </w:r>
      <w:ins w:id="16333" w:author="Jane Shaw" w:date="2015-10-29T19:52:00Z">
        <w:r w:rsidR="00552863" w:rsidRPr="00140222">
          <w:rPr>
            <w:rFonts w:asciiTheme="majorBidi" w:eastAsia="Times New Roman" w:hAnsiTheme="majorBidi" w:cstheme="majorBidi"/>
            <w:sz w:val="22"/>
            <w:szCs w:val="22"/>
            <w:lang w:val="en-GB"/>
            <w:rPrChange w:id="16334" w:author="Jane Shaw" w:date="2015-11-07T20:25:00Z">
              <w:rPr>
                <w:rFonts w:asciiTheme="majorBidi" w:eastAsia="Times New Roman" w:hAnsiTheme="majorBidi" w:cstheme="majorBidi"/>
                <w:lang w:val="en-GB"/>
              </w:rPr>
            </w:rPrChange>
          </w:rPr>
          <w:t xml:space="preserve"> must be found</w:t>
        </w:r>
      </w:ins>
      <w:r w:rsidR="00EA5966" w:rsidRPr="00140222">
        <w:rPr>
          <w:rFonts w:asciiTheme="majorBidi" w:eastAsia="Times New Roman" w:hAnsiTheme="majorBidi" w:cstheme="majorBidi"/>
          <w:sz w:val="22"/>
          <w:szCs w:val="22"/>
          <w:lang w:val="en-GB"/>
          <w:rPrChange w:id="16335" w:author="Jane Shaw" w:date="2015-11-07T20:25:00Z">
            <w:rPr>
              <w:rFonts w:asciiTheme="majorBidi" w:eastAsia="Times New Roman" w:hAnsiTheme="majorBidi" w:cstheme="majorBidi"/>
              <w:lang w:val="en-GB"/>
            </w:rPr>
          </w:rPrChange>
        </w:rPr>
        <w:t xml:space="preserve">, as shown in </w:t>
      </w:r>
      <w:r w:rsidR="00E24798" w:rsidRPr="00140222">
        <w:rPr>
          <w:sz w:val="22"/>
          <w:szCs w:val="22"/>
          <w:rPrChange w:id="16336" w:author="Jane Shaw" w:date="2015-11-07T20:25:00Z">
            <w:rPr/>
          </w:rPrChange>
        </w:rPr>
        <w:fldChar w:fldCharType="begin"/>
      </w:r>
      <w:r w:rsidR="00E24798" w:rsidRPr="00140222">
        <w:rPr>
          <w:sz w:val="22"/>
          <w:szCs w:val="22"/>
          <w:rPrChange w:id="16337" w:author="Jane Shaw" w:date="2015-11-07T20:25:00Z">
            <w:rPr/>
          </w:rPrChange>
        </w:rPr>
        <w:instrText xml:space="preserve"> REF _Ref428860059 \h  \* MERGEFORMAT </w:instrText>
      </w:r>
      <w:r w:rsidR="00E24798" w:rsidRPr="00140222">
        <w:rPr>
          <w:sz w:val="22"/>
          <w:szCs w:val="22"/>
          <w:rPrChange w:id="16338" w:author="Jane Shaw" w:date="2015-11-07T20:25:00Z">
            <w:rPr/>
          </w:rPrChange>
        </w:rPr>
      </w:r>
      <w:r w:rsidR="00E24798" w:rsidRPr="00140222">
        <w:rPr>
          <w:sz w:val="22"/>
          <w:szCs w:val="22"/>
          <w:rPrChange w:id="16339" w:author="Jane Shaw" w:date="2015-11-07T20:25:00Z">
            <w:rPr/>
          </w:rPrChange>
        </w:rPr>
        <w:fldChar w:fldCharType="separate"/>
      </w:r>
      <w:ins w:id="16340" w:author="Jane Shaw" w:date="2015-11-01T20:53:00Z">
        <w:r w:rsidR="00311179" w:rsidRPr="00140222">
          <w:rPr>
            <w:rFonts w:asciiTheme="majorBidi" w:eastAsia="Times New Roman" w:hAnsiTheme="majorBidi" w:cstheme="majorBidi"/>
            <w:sz w:val="22"/>
            <w:szCs w:val="22"/>
            <w:lang w:val="en-GB"/>
            <w:rPrChange w:id="16341" w:author="Jane Shaw" w:date="2015-11-07T20:25:00Z">
              <w:rPr>
                <w:rFonts w:asciiTheme="majorBidi" w:hAnsiTheme="majorBidi" w:cstheme="majorBidi"/>
                <w:lang w:val="en-GB"/>
              </w:rPr>
            </w:rPrChange>
          </w:rPr>
          <w:t xml:space="preserve">Table </w:t>
        </w:r>
        <w:r w:rsidR="00311179" w:rsidRPr="00140222">
          <w:rPr>
            <w:rFonts w:asciiTheme="majorBidi" w:eastAsia="Times New Roman" w:hAnsiTheme="majorBidi" w:cstheme="majorBidi"/>
            <w:noProof/>
            <w:sz w:val="22"/>
            <w:szCs w:val="22"/>
            <w:lang w:val="en-GB"/>
            <w:rPrChange w:id="16342" w:author="Jane Shaw" w:date="2015-11-07T20:25:00Z">
              <w:rPr>
                <w:rFonts w:asciiTheme="majorBidi" w:hAnsiTheme="majorBidi" w:cstheme="majorBidi"/>
                <w:noProof/>
                <w:lang w:val="en-GB"/>
              </w:rPr>
            </w:rPrChange>
          </w:rPr>
          <w:t>79</w:t>
        </w:r>
      </w:ins>
      <w:del w:id="16343" w:author="Jane Shaw" w:date="2015-11-01T20:44:00Z">
        <w:r w:rsidR="00E24798" w:rsidRPr="00140222" w:rsidDel="00311179">
          <w:rPr>
            <w:rFonts w:asciiTheme="majorBidi" w:eastAsia="Times New Roman" w:hAnsiTheme="majorBidi" w:cstheme="majorBidi"/>
            <w:sz w:val="22"/>
            <w:szCs w:val="22"/>
            <w:lang w:val="en-GB"/>
            <w:rPrChange w:id="16344" w:author="Jane Shaw" w:date="2015-11-07T20:25:00Z">
              <w:rPr>
                <w:rFonts w:asciiTheme="majorBidi" w:eastAsia="Times New Roman" w:hAnsiTheme="majorBidi" w:cstheme="majorBidi"/>
                <w:lang w:val="en-GB"/>
              </w:rPr>
            </w:rPrChange>
          </w:rPr>
          <w:delText xml:space="preserve">Table </w:delText>
        </w:r>
        <w:r w:rsidR="00E24798" w:rsidRPr="00140222" w:rsidDel="00311179">
          <w:rPr>
            <w:rFonts w:asciiTheme="majorBidi" w:eastAsia="Times New Roman" w:hAnsiTheme="majorBidi" w:cstheme="majorBidi"/>
            <w:noProof/>
            <w:sz w:val="22"/>
            <w:szCs w:val="22"/>
            <w:lang w:val="en-GB"/>
            <w:rPrChange w:id="16345" w:author="Jane Shaw" w:date="2015-11-07T20:25:00Z">
              <w:rPr>
                <w:rFonts w:asciiTheme="majorBidi" w:eastAsia="Times New Roman" w:hAnsiTheme="majorBidi" w:cstheme="majorBidi"/>
                <w:noProof/>
                <w:lang w:val="en-GB"/>
              </w:rPr>
            </w:rPrChange>
          </w:rPr>
          <w:delText>79</w:delText>
        </w:r>
      </w:del>
      <w:r w:rsidR="00E24798" w:rsidRPr="00140222">
        <w:rPr>
          <w:sz w:val="22"/>
          <w:szCs w:val="22"/>
          <w:rPrChange w:id="16346" w:author="Jane Shaw" w:date="2015-11-07T20:25:00Z">
            <w:rPr/>
          </w:rPrChange>
        </w:rPr>
        <w:fldChar w:fldCharType="end"/>
      </w:r>
      <w:r w:rsidR="00EA5966" w:rsidRPr="00140222">
        <w:rPr>
          <w:rFonts w:asciiTheme="majorBidi" w:eastAsia="Times New Roman" w:hAnsiTheme="majorBidi" w:cstheme="majorBidi"/>
          <w:sz w:val="22"/>
          <w:szCs w:val="22"/>
          <w:lang w:val="en-GB"/>
          <w:rPrChange w:id="16347" w:author="Jane Shaw" w:date="2015-11-07T20:25:00Z">
            <w:rPr>
              <w:rFonts w:asciiTheme="majorBidi" w:eastAsia="Times New Roman" w:hAnsiTheme="majorBidi" w:cstheme="majorBidi"/>
              <w:lang w:val="en-GB"/>
            </w:rPr>
          </w:rPrChange>
        </w:rPr>
        <w:t>.</w:t>
      </w:r>
    </w:p>
    <w:p w14:paraId="49F7904B" w14:textId="77777777" w:rsidR="006E32A4" w:rsidRPr="00F31509" w:rsidRDefault="006E32A4" w:rsidP="006E32A4">
      <w:pPr>
        <w:jc w:val="both"/>
        <w:rPr>
          <w:rFonts w:asciiTheme="majorBidi" w:hAnsiTheme="majorBidi" w:cstheme="majorBidi"/>
          <w:lang w:val="en-GB"/>
        </w:rPr>
      </w:pPr>
    </w:p>
    <w:p w14:paraId="396779F8" w14:textId="473A0349" w:rsidR="006E32A4" w:rsidRPr="00F31509" w:rsidRDefault="006E32A4" w:rsidP="006E32A4">
      <w:pPr>
        <w:pStyle w:val="Didascalia"/>
        <w:jc w:val="both"/>
        <w:rPr>
          <w:rFonts w:asciiTheme="majorBidi" w:hAnsiTheme="majorBidi" w:cstheme="majorBidi"/>
          <w:lang w:val="en-GB"/>
        </w:rPr>
      </w:pPr>
      <w:bookmarkStart w:id="16348" w:name="_Ref428860059"/>
      <w:bookmarkStart w:id="16349" w:name="_Toc42842361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79</w:t>
      </w:r>
      <w:r w:rsidR="003D789C" w:rsidRPr="00F31509">
        <w:rPr>
          <w:rFonts w:asciiTheme="majorBidi" w:hAnsiTheme="majorBidi" w:cstheme="majorBidi"/>
          <w:lang w:val="en-GB"/>
        </w:rPr>
        <w:fldChar w:fldCharType="end"/>
      </w:r>
      <w:bookmarkEnd w:id="16348"/>
      <w:r w:rsidRPr="00F31509">
        <w:rPr>
          <w:rFonts w:asciiTheme="majorBidi" w:hAnsiTheme="majorBidi" w:cstheme="majorBidi"/>
          <w:lang w:val="en-GB"/>
        </w:rPr>
        <w:t xml:space="preserve">: </w:t>
      </w:r>
      <w:del w:id="16350" w:author="Jane Shaw" w:date="2015-10-29T19:52:00Z">
        <w:r w:rsidRPr="00F31509" w:rsidDel="00552863">
          <w:rPr>
            <w:rFonts w:asciiTheme="majorBidi" w:hAnsiTheme="majorBidi" w:cstheme="majorBidi"/>
            <w:lang w:val="en-GB"/>
          </w:rPr>
          <w:delText>Step-by-</w:delText>
        </w:r>
      </w:del>
      <w:ins w:id="16351" w:author="Jane Shaw" w:date="2015-10-29T19:52:00Z">
        <w:r w:rsidR="00552863">
          <w:rPr>
            <w:rFonts w:asciiTheme="majorBidi" w:hAnsiTheme="majorBidi" w:cstheme="majorBidi"/>
            <w:lang w:val="en-GB"/>
          </w:rPr>
          <w:t xml:space="preserve">First </w:t>
        </w:r>
      </w:ins>
      <w:r w:rsidRPr="00F31509">
        <w:rPr>
          <w:rFonts w:asciiTheme="majorBidi" w:hAnsiTheme="majorBidi" w:cstheme="majorBidi"/>
          <w:lang w:val="en-GB"/>
        </w:rPr>
        <w:t xml:space="preserve">step </w:t>
      </w:r>
      <w:del w:id="16352" w:author="Jane Shaw" w:date="2015-10-29T19:52:00Z">
        <w:r w:rsidRPr="00F31509" w:rsidDel="00552863">
          <w:rPr>
            <w:rFonts w:asciiTheme="majorBidi" w:hAnsiTheme="majorBidi" w:cstheme="majorBidi"/>
            <w:lang w:val="en-GB"/>
          </w:rPr>
          <w:delText xml:space="preserve">introduction </w:delText>
        </w:r>
      </w:del>
      <w:r w:rsidRPr="00F31509">
        <w:rPr>
          <w:rFonts w:asciiTheme="majorBidi" w:hAnsiTheme="majorBidi" w:cstheme="majorBidi"/>
          <w:lang w:val="en-GB"/>
        </w:rPr>
        <w:t>in</w:t>
      </w:r>
      <w:del w:id="16353" w:author="Jane Shaw" w:date="2015-10-29T19:52:00Z">
        <w:r w:rsidRPr="00F31509" w:rsidDel="00552863">
          <w:rPr>
            <w:rFonts w:asciiTheme="majorBidi" w:hAnsiTheme="majorBidi" w:cstheme="majorBidi"/>
            <w:lang w:val="en-GB"/>
          </w:rPr>
          <w:delText>to</w:delText>
        </w:r>
      </w:del>
      <w:r w:rsidRPr="00F31509">
        <w:rPr>
          <w:rFonts w:asciiTheme="majorBidi" w:hAnsiTheme="majorBidi" w:cstheme="majorBidi"/>
          <w:lang w:val="en-GB"/>
        </w:rPr>
        <w:t xml:space="preserve"> the </w:t>
      </w:r>
      <w:del w:id="16354" w:author="Jane Shaw" w:date="2015-10-29T19:52:00Z">
        <w:r w:rsidRPr="00F31509" w:rsidDel="00552863">
          <w:rPr>
            <w:rFonts w:asciiTheme="majorBidi" w:hAnsiTheme="majorBidi" w:cstheme="majorBidi"/>
            <w:lang w:val="en-GB"/>
          </w:rPr>
          <w:delText>“</w:delText>
        </w:r>
      </w:del>
      <w:r w:rsidRPr="00F31509">
        <w:rPr>
          <w:rFonts w:asciiTheme="majorBidi" w:hAnsiTheme="majorBidi" w:cstheme="majorBidi"/>
          <w:lang w:val="en-GB"/>
        </w:rPr>
        <w:t>mirroring</w:t>
      </w:r>
      <w:del w:id="16355" w:author="Jane Shaw" w:date="2015-10-29T19:52:00Z">
        <w:r w:rsidRPr="00F31509" w:rsidDel="00552863">
          <w:rPr>
            <w:rFonts w:asciiTheme="majorBidi" w:hAnsiTheme="majorBidi" w:cstheme="majorBidi"/>
            <w:lang w:val="en-GB"/>
          </w:rPr>
          <w:delText>”</w:delText>
        </w:r>
      </w:del>
      <w:r w:rsidRPr="00F31509">
        <w:rPr>
          <w:rFonts w:asciiTheme="majorBidi" w:hAnsiTheme="majorBidi" w:cstheme="majorBidi"/>
          <w:lang w:val="en-GB"/>
        </w:rPr>
        <w:t xml:space="preserve"> process</w:t>
      </w:r>
      <w:bookmarkEnd w:id="16349"/>
    </w:p>
    <w:tbl>
      <w:tblPr>
        <w:tblStyle w:val="Tabellaclassica1"/>
        <w:tblW w:w="4950" w:type="pct"/>
        <w:tblLook w:val="04A0" w:firstRow="1" w:lastRow="0" w:firstColumn="1" w:lastColumn="0" w:noHBand="0" w:noVBand="1"/>
      </w:tblPr>
      <w:tblGrid>
        <w:gridCol w:w="693"/>
        <w:gridCol w:w="1127"/>
        <w:gridCol w:w="938"/>
        <w:gridCol w:w="894"/>
        <w:gridCol w:w="1327"/>
        <w:gridCol w:w="1119"/>
        <w:gridCol w:w="1010"/>
        <w:gridCol w:w="976"/>
        <w:gridCol w:w="1066"/>
      </w:tblGrid>
      <w:tr w:rsidR="006E32A4" w:rsidRPr="00140222" w14:paraId="581DC7A3"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14:paraId="51BEE813" w14:textId="77777777" w:rsidR="006E32A4" w:rsidRPr="00140222" w:rsidRDefault="006E32A4" w:rsidP="006E32A4">
            <w:pPr>
              <w:pStyle w:val="Compact"/>
              <w:spacing w:before="0" w:after="0" w:line="276" w:lineRule="auto"/>
              <w:jc w:val="right"/>
              <w:rPr>
                <w:rFonts w:asciiTheme="majorBidi" w:hAnsiTheme="majorBidi" w:cstheme="majorBidi"/>
                <w:b/>
                <w:i w:val="0"/>
                <w:sz w:val="22"/>
                <w:szCs w:val="22"/>
                <w:lang w:val="en-GB"/>
                <w:rPrChange w:id="16356"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57" w:author="Jane Shaw" w:date="2015-11-07T20:25:00Z">
                  <w:rPr>
                    <w:rFonts w:asciiTheme="majorBidi" w:hAnsiTheme="majorBidi" w:cstheme="majorBidi"/>
                    <w:sz w:val="22"/>
                    <w:lang w:val="en-GB"/>
                  </w:rPr>
                </w:rPrChange>
              </w:rPr>
              <w:t>Year</w:t>
            </w:r>
          </w:p>
        </w:tc>
        <w:tc>
          <w:tcPr>
            <w:tcW w:w="1249" w:type="dxa"/>
          </w:tcPr>
          <w:p w14:paraId="23D9F799"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58"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59" w:author="Jane Shaw" w:date="2015-11-07T20:25:00Z">
                  <w:rPr>
                    <w:rFonts w:asciiTheme="majorBidi" w:hAnsiTheme="majorBidi" w:cstheme="majorBidi"/>
                    <w:sz w:val="22"/>
                    <w:lang w:val="en-GB"/>
                  </w:rPr>
                </w:rPrChange>
              </w:rPr>
              <w:t>Reporter</w:t>
            </w:r>
          </w:p>
        </w:tc>
        <w:tc>
          <w:tcPr>
            <w:tcW w:w="989" w:type="dxa"/>
          </w:tcPr>
          <w:p w14:paraId="7BFC6220"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60"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61" w:author="Jane Shaw" w:date="2015-11-07T20:25:00Z">
                  <w:rPr>
                    <w:rFonts w:asciiTheme="majorBidi" w:hAnsiTheme="majorBidi" w:cstheme="majorBidi"/>
                    <w:sz w:val="22"/>
                    <w:lang w:val="en-GB"/>
                  </w:rPr>
                </w:rPrChange>
              </w:rPr>
              <w:t>Trade partner</w:t>
            </w:r>
          </w:p>
        </w:tc>
        <w:tc>
          <w:tcPr>
            <w:tcW w:w="912" w:type="dxa"/>
          </w:tcPr>
          <w:p w14:paraId="1C4D52A6"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62"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63" w:author="Jane Shaw" w:date="2015-11-07T20:25:00Z">
                  <w:rPr>
                    <w:rFonts w:asciiTheme="majorBidi" w:hAnsiTheme="majorBidi" w:cstheme="majorBidi"/>
                    <w:sz w:val="22"/>
                    <w:lang w:val="en-GB"/>
                  </w:rPr>
                </w:rPrChange>
              </w:rPr>
              <w:t>Flow</w:t>
            </w:r>
          </w:p>
        </w:tc>
        <w:tc>
          <w:tcPr>
            <w:tcW w:w="1403" w:type="dxa"/>
          </w:tcPr>
          <w:p w14:paraId="5D6868DE"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64"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65" w:author="Jane Shaw" w:date="2015-11-07T20:25:00Z">
                  <w:rPr>
                    <w:rFonts w:asciiTheme="majorBidi" w:hAnsiTheme="majorBidi" w:cstheme="majorBidi"/>
                    <w:sz w:val="22"/>
                    <w:lang w:val="en-GB"/>
                  </w:rPr>
                </w:rPrChange>
              </w:rPr>
              <w:t>Commodity</w:t>
            </w:r>
          </w:p>
          <w:p w14:paraId="098C0031"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66"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67" w:author="Jane Shaw" w:date="2015-11-07T20:25:00Z">
                  <w:rPr>
                    <w:rFonts w:asciiTheme="majorBidi" w:hAnsiTheme="majorBidi" w:cstheme="majorBidi"/>
                    <w:sz w:val="22"/>
                    <w:lang w:val="en-GB"/>
                  </w:rPr>
                </w:rPrChange>
              </w:rPr>
              <w:t>(FCL code)</w:t>
            </w:r>
          </w:p>
        </w:tc>
        <w:tc>
          <w:tcPr>
            <w:tcW w:w="1233" w:type="dxa"/>
          </w:tcPr>
          <w:p w14:paraId="5AF00EB9"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68"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69" w:author="Jane Shaw" w:date="2015-11-07T20:25:00Z">
                  <w:rPr>
                    <w:rFonts w:asciiTheme="majorBidi" w:hAnsiTheme="majorBidi" w:cstheme="majorBidi"/>
                    <w:sz w:val="22"/>
                    <w:lang w:val="en-GB"/>
                  </w:rPr>
                </w:rPrChange>
              </w:rPr>
              <w:t>Quantity</w:t>
            </w:r>
          </w:p>
        </w:tc>
        <w:tc>
          <w:tcPr>
            <w:tcW w:w="1280" w:type="dxa"/>
          </w:tcPr>
          <w:p w14:paraId="4671AE84" w14:textId="77777777"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70"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71" w:author="Jane Shaw" w:date="2015-11-07T20:25:00Z">
                  <w:rPr>
                    <w:rFonts w:asciiTheme="majorBidi" w:hAnsiTheme="majorBidi" w:cstheme="majorBidi"/>
                    <w:sz w:val="22"/>
                    <w:lang w:val="en-GB"/>
                  </w:rPr>
                </w:rPrChange>
              </w:rPr>
              <w:t>Value</w:t>
            </w:r>
          </w:p>
        </w:tc>
        <w:tc>
          <w:tcPr>
            <w:tcW w:w="1247" w:type="dxa"/>
          </w:tcPr>
          <w:p w14:paraId="1240D998" w14:textId="55266B45" w:rsidR="006E32A4" w:rsidRPr="00140222"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72" w:author="Jane Shaw" w:date="2015-11-07T20:25:00Z">
                  <w:rPr>
                    <w:rFonts w:asciiTheme="majorBidi" w:hAnsiTheme="majorBidi" w:cstheme="majorBidi"/>
                    <w:i w:val="0"/>
                    <w:iCs w:val="0"/>
                    <w:sz w:val="22"/>
                    <w:lang w:val="en-GB"/>
                  </w:rPr>
                </w:rPrChange>
              </w:rPr>
            </w:pPr>
            <w:r w:rsidRPr="00140222">
              <w:rPr>
                <w:rFonts w:asciiTheme="majorBidi" w:hAnsiTheme="majorBidi" w:cstheme="majorBidi"/>
                <w:b/>
                <w:sz w:val="22"/>
                <w:szCs w:val="22"/>
                <w:lang w:val="en-GB"/>
                <w:rPrChange w:id="16373" w:author="Jane Shaw" w:date="2015-11-07T20:25:00Z">
                  <w:rPr>
                    <w:rFonts w:asciiTheme="majorBidi" w:hAnsiTheme="majorBidi" w:cstheme="majorBidi"/>
                    <w:sz w:val="22"/>
                    <w:lang w:val="en-GB"/>
                  </w:rPr>
                </w:rPrChange>
              </w:rPr>
              <w:t xml:space="preserve">Unit </w:t>
            </w:r>
            <w:r w:rsidR="00C507AC" w:rsidRPr="00140222">
              <w:rPr>
                <w:rFonts w:asciiTheme="majorBidi" w:hAnsiTheme="majorBidi" w:cstheme="majorBidi"/>
                <w:b/>
                <w:i w:val="0"/>
                <w:sz w:val="22"/>
                <w:szCs w:val="22"/>
                <w:lang w:val="en-GB"/>
                <w:rPrChange w:id="16374" w:author="Jane Shaw" w:date="2015-11-07T20:25:00Z">
                  <w:rPr>
                    <w:rFonts w:asciiTheme="majorBidi" w:hAnsiTheme="majorBidi" w:cstheme="majorBidi"/>
                    <w:b/>
                    <w:i w:val="0"/>
                    <w:sz w:val="22"/>
                    <w:lang w:val="en-GB"/>
                  </w:rPr>
                </w:rPrChange>
              </w:rPr>
              <w:t>value</w:t>
            </w:r>
          </w:p>
        </w:tc>
        <w:tc>
          <w:tcPr>
            <w:tcW w:w="1201" w:type="dxa"/>
          </w:tcPr>
          <w:p w14:paraId="5CE85550" w14:textId="5AA74504" w:rsidR="006E32A4" w:rsidRPr="00140222" w:rsidRDefault="006E32A4">
            <w:pPr>
              <w:pStyle w:val="Compact"/>
              <w:keepNext/>
              <w:keepLines/>
              <w:numPr>
                <w:ilvl w:val="2"/>
                <w:numId w:val="4"/>
              </w:numPr>
              <w:spacing w:before="0" w:after="0" w:line="276" w:lineRule="auto"/>
              <w:ind w:left="0" w:firstLine="0"/>
              <w:outlineLvl w:val="7"/>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szCs w:val="22"/>
                <w:lang w:val="en-GB"/>
                <w:rPrChange w:id="16375" w:author="Jane Shaw" w:date="2015-11-07T20:25:00Z">
                  <w:rPr>
                    <w:rFonts w:asciiTheme="majorBidi" w:hAnsiTheme="majorBidi" w:cstheme="majorBidi"/>
                    <w:b/>
                    <w:bCs/>
                    <w:i w:val="0"/>
                    <w:iCs w:val="0"/>
                    <w:color w:val="404040" w:themeColor="text1" w:themeTint="BF"/>
                    <w:sz w:val="22"/>
                    <w:lang w:val="en-GB"/>
                  </w:rPr>
                </w:rPrChange>
              </w:rPr>
              <w:pPrChange w:id="16376" w:author="Jane Shaw" w:date="2015-11-07T12:45:00Z">
                <w:pPr>
                  <w:pStyle w:val="Compact"/>
                  <w:keepNext/>
                  <w:keepLines/>
                  <w:numPr>
                    <w:ilvl w:val="2"/>
                    <w:numId w:val="4"/>
                  </w:numPr>
                  <w:tabs>
                    <w:tab w:val="num" w:pos="0"/>
                  </w:tabs>
                  <w:spacing w:before="0" w:after="0" w:line="276" w:lineRule="auto"/>
                  <w:ind w:left="720" w:hanging="720"/>
                  <w:jc w:val="right"/>
                  <w:outlineLvl w:val="7"/>
                  <w:cnfStyle w:val="100000000000" w:firstRow="1" w:lastRow="0" w:firstColumn="0" w:lastColumn="0" w:oddVBand="0" w:evenVBand="0" w:oddHBand="0" w:evenHBand="0" w:firstRowFirstColumn="0" w:firstRowLastColumn="0" w:lastRowFirstColumn="0" w:lastRowLastColumn="0"/>
                </w:pPr>
              </w:pPrChange>
            </w:pPr>
            <w:del w:id="16377" w:author="Jane Shaw" w:date="2015-10-29T19:53:00Z">
              <w:r w:rsidRPr="00140222" w:rsidDel="00C507AC">
                <w:rPr>
                  <w:rFonts w:asciiTheme="majorBidi" w:hAnsiTheme="majorBidi" w:cstheme="majorBidi"/>
                  <w:b/>
                  <w:sz w:val="22"/>
                  <w:szCs w:val="22"/>
                  <w:lang w:val="en-GB"/>
                  <w:rPrChange w:id="16378" w:author="Jane Shaw" w:date="2015-11-07T20:25:00Z">
                    <w:rPr>
                      <w:rFonts w:asciiTheme="majorBidi" w:hAnsiTheme="majorBidi" w:cstheme="majorBidi"/>
                      <w:sz w:val="22"/>
                      <w:lang w:val="en-GB"/>
                    </w:rPr>
                  </w:rPrChange>
                </w:rPr>
                <w:delText xml:space="preserve">UV </w:delText>
              </w:r>
            </w:del>
            <w:r w:rsidR="00C507AC" w:rsidRPr="00140222">
              <w:rPr>
                <w:rFonts w:asciiTheme="majorBidi" w:hAnsiTheme="majorBidi" w:cstheme="majorBidi"/>
                <w:b/>
                <w:i w:val="0"/>
                <w:sz w:val="22"/>
                <w:szCs w:val="22"/>
                <w:lang w:val="en-GB"/>
                <w:rPrChange w:id="16379" w:author="Jane Shaw" w:date="2015-11-07T20:25:00Z">
                  <w:rPr>
                    <w:rFonts w:asciiTheme="majorBidi" w:hAnsiTheme="majorBidi" w:cstheme="majorBidi"/>
                    <w:b/>
                    <w:i w:val="0"/>
                    <w:sz w:val="22"/>
                    <w:lang w:val="en-GB"/>
                  </w:rPr>
                </w:rPrChange>
              </w:rPr>
              <w:t>Median</w:t>
            </w:r>
            <w:ins w:id="16380" w:author="Jane Shaw" w:date="2015-10-29T19:53:00Z">
              <w:r w:rsidR="00C507AC" w:rsidRPr="00140222">
                <w:rPr>
                  <w:rFonts w:asciiTheme="majorBidi" w:hAnsiTheme="majorBidi" w:cstheme="majorBidi"/>
                  <w:b/>
                  <w:i w:val="0"/>
                  <w:sz w:val="22"/>
                  <w:szCs w:val="22"/>
                  <w:lang w:val="en-GB"/>
                  <w:rPrChange w:id="16381" w:author="Jane Shaw" w:date="2015-11-07T20:25:00Z">
                    <w:rPr>
                      <w:rFonts w:asciiTheme="majorBidi" w:hAnsiTheme="majorBidi" w:cstheme="majorBidi"/>
                      <w:b/>
                      <w:i w:val="0"/>
                      <w:sz w:val="22"/>
                      <w:lang w:val="en-GB"/>
                    </w:rPr>
                  </w:rPrChange>
                </w:rPr>
                <w:t xml:space="preserve"> unit value</w:t>
              </w:r>
            </w:ins>
          </w:p>
        </w:tc>
      </w:tr>
      <w:tr w:rsidR="006E32A4" w:rsidRPr="00140222" w14:paraId="341D792C" w14:textId="77777777" w:rsidTr="006E32A4">
        <w:tc>
          <w:tcPr>
            <w:cnfStyle w:val="001000000000" w:firstRow="0" w:lastRow="0" w:firstColumn="1" w:lastColumn="0" w:oddVBand="0" w:evenVBand="0" w:oddHBand="0" w:evenHBand="0" w:firstRowFirstColumn="0" w:firstRowLastColumn="0" w:lastRowFirstColumn="0" w:lastRowLastColumn="0"/>
            <w:tcW w:w="731" w:type="dxa"/>
          </w:tcPr>
          <w:p w14:paraId="09808F6F" w14:textId="77777777" w:rsidR="006E32A4" w:rsidRPr="00140222" w:rsidRDefault="006E32A4" w:rsidP="006E32A4">
            <w:pPr>
              <w:spacing w:before="0" w:after="0"/>
              <w:jc w:val="right"/>
              <w:rPr>
                <w:rFonts w:asciiTheme="majorBidi" w:hAnsiTheme="majorBidi" w:cstheme="majorBidi"/>
                <w:lang w:val="en-GB"/>
                <w:rPrChange w:id="16382" w:author="Jane Shaw" w:date="2015-11-07T20:25:00Z">
                  <w:rPr>
                    <w:rFonts w:asciiTheme="majorBidi" w:hAnsiTheme="majorBidi" w:cstheme="majorBidi"/>
                    <w:lang w:val="en-GB"/>
                  </w:rPr>
                </w:rPrChange>
              </w:rPr>
            </w:pPr>
            <w:r w:rsidRPr="00140222">
              <w:rPr>
                <w:rFonts w:asciiTheme="majorBidi" w:hAnsiTheme="majorBidi" w:cstheme="majorBidi"/>
                <w:lang w:val="en-GB"/>
                <w:rPrChange w:id="16383" w:author="Jane Shaw" w:date="2015-11-07T20:25:00Z">
                  <w:rPr>
                    <w:rFonts w:asciiTheme="majorBidi" w:hAnsiTheme="majorBidi" w:cstheme="majorBidi"/>
                    <w:lang w:val="en-GB"/>
                  </w:rPr>
                </w:rPrChange>
              </w:rPr>
              <w:t>2011</w:t>
            </w:r>
          </w:p>
        </w:tc>
        <w:tc>
          <w:tcPr>
            <w:tcW w:w="1249" w:type="dxa"/>
          </w:tcPr>
          <w:p w14:paraId="240B5949"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384" w:author="Jane Shaw" w:date="2015-11-07T20:25:00Z">
                  <w:rPr>
                    <w:rFonts w:asciiTheme="majorBidi" w:hAnsiTheme="majorBidi" w:cstheme="majorBidi"/>
                    <w:lang w:val="en-GB"/>
                  </w:rPr>
                </w:rPrChange>
              </w:rPr>
            </w:pPr>
            <w:r w:rsidRPr="00140222">
              <w:rPr>
                <w:rFonts w:asciiTheme="majorBidi" w:hAnsiTheme="majorBidi" w:cstheme="majorBidi"/>
                <w:lang w:val="en-GB"/>
                <w:rPrChange w:id="16385" w:author="Jane Shaw" w:date="2015-11-07T20:25:00Z">
                  <w:rPr>
                    <w:rFonts w:asciiTheme="majorBidi" w:hAnsiTheme="majorBidi" w:cstheme="majorBidi"/>
                    <w:lang w:val="en-GB"/>
                  </w:rPr>
                </w:rPrChange>
              </w:rPr>
              <w:t>Y5</w:t>
            </w:r>
          </w:p>
        </w:tc>
        <w:tc>
          <w:tcPr>
            <w:tcW w:w="989" w:type="dxa"/>
          </w:tcPr>
          <w:p w14:paraId="626D15B1" w14:textId="77777777" w:rsidR="006E32A4" w:rsidRPr="00140222"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szCs w:val="22"/>
                <w:lang w:val="en-GB"/>
                <w:rPrChange w:id="16386" w:author="Jane Shaw" w:date="2015-11-07T20:25:00Z">
                  <w:rPr>
                    <w:rFonts w:asciiTheme="majorBidi" w:hAnsiTheme="majorBidi" w:cstheme="majorBidi"/>
                    <w:b/>
                    <w:sz w:val="22"/>
                    <w:lang w:val="en-GB"/>
                  </w:rPr>
                </w:rPrChange>
              </w:rPr>
            </w:pPr>
            <w:r w:rsidRPr="00140222">
              <w:rPr>
                <w:rStyle w:val="VerbatimChar"/>
                <w:rFonts w:asciiTheme="majorBidi" w:hAnsiTheme="majorBidi" w:cstheme="majorBidi"/>
                <w:b/>
                <w:sz w:val="22"/>
                <w:szCs w:val="22"/>
                <w:lang w:val="en-GB"/>
                <w:rPrChange w:id="16387" w:author="Jane Shaw" w:date="2015-11-07T20:25:00Z">
                  <w:rPr>
                    <w:rStyle w:val="VerbatimChar"/>
                    <w:rFonts w:asciiTheme="majorBidi" w:hAnsiTheme="majorBidi" w:cstheme="majorBidi"/>
                    <w:b/>
                    <w:lang w:val="en-GB"/>
                  </w:rPr>
                </w:rPrChange>
              </w:rPr>
              <w:t>X</w:t>
            </w:r>
          </w:p>
        </w:tc>
        <w:tc>
          <w:tcPr>
            <w:tcW w:w="912" w:type="dxa"/>
          </w:tcPr>
          <w:p w14:paraId="0DE60EC8"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Change w:id="16388" w:author="Jane Shaw" w:date="2015-11-07T20:25:00Z">
                  <w:rPr>
                    <w:rFonts w:asciiTheme="majorBidi" w:hAnsiTheme="majorBidi" w:cstheme="majorBidi"/>
                    <w:b/>
                    <w:lang w:val="en-GB"/>
                  </w:rPr>
                </w:rPrChange>
              </w:rPr>
            </w:pPr>
            <w:r w:rsidRPr="00140222">
              <w:rPr>
                <w:rFonts w:asciiTheme="majorBidi" w:hAnsiTheme="majorBidi" w:cstheme="majorBidi"/>
                <w:b/>
                <w:lang w:val="en-GB"/>
                <w:rPrChange w:id="16389" w:author="Jane Shaw" w:date="2015-11-07T20:25:00Z">
                  <w:rPr>
                    <w:rFonts w:asciiTheme="majorBidi" w:hAnsiTheme="majorBidi" w:cstheme="majorBidi"/>
                    <w:b/>
                    <w:lang w:val="en-GB"/>
                  </w:rPr>
                </w:rPrChange>
              </w:rPr>
              <w:t>Export</w:t>
            </w:r>
          </w:p>
        </w:tc>
        <w:tc>
          <w:tcPr>
            <w:tcW w:w="1403" w:type="dxa"/>
          </w:tcPr>
          <w:p w14:paraId="4DD1BC36" w14:textId="77777777" w:rsidR="006E32A4" w:rsidRPr="00140222"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390" w:author="Jane Shaw" w:date="2015-11-07T20:25:00Z">
                  <w:rPr>
                    <w:rFonts w:asciiTheme="majorBidi" w:hAnsiTheme="majorBidi" w:cstheme="majorBidi"/>
                    <w:sz w:val="22"/>
                    <w:lang w:val="en-GB"/>
                  </w:rPr>
                </w:rPrChange>
              </w:rPr>
            </w:pPr>
            <w:r w:rsidRPr="00140222">
              <w:rPr>
                <w:rFonts w:asciiTheme="majorBidi" w:hAnsiTheme="majorBidi" w:cstheme="majorBidi"/>
                <w:sz w:val="22"/>
                <w:szCs w:val="22"/>
                <w:lang w:val="en-GB"/>
                <w:rPrChange w:id="16391" w:author="Jane Shaw" w:date="2015-11-07T20:25:00Z">
                  <w:rPr>
                    <w:rFonts w:asciiTheme="majorBidi" w:hAnsiTheme="majorBidi" w:cstheme="majorBidi"/>
                    <w:sz w:val="22"/>
                    <w:lang w:val="en-GB"/>
                  </w:rPr>
                </w:rPrChange>
              </w:rPr>
              <w:t>1223</w:t>
            </w:r>
          </w:p>
        </w:tc>
        <w:tc>
          <w:tcPr>
            <w:tcW w:w="1233" w:type="dxa"/>
          </w:tcPr>
          <w:p w14:paraId="022E4E3F" w14:textId="081B2DB0"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392" w:author="Jane Shaw" w:date="2015-11-07T20:25:00Z">
                  <w:rPr>
                    <w:rFonts w:asciiTheme="majorBidi" w:hAnsiTheme="majorBidi" w:cstheme="majorBidi"/>
                    <w:sz w:val="22"/>
                    <w:lang w:val="en-GB"/>
                  </w:rPr>
                </w:rPrChange>
              </w:rPr>
            </w:pPr>
            <w:bookmarkStart w:id="16393" w:name="rstudio_console_output15"/>
            <w:bookmarkEnd w:id="16393"/>
            <w:r w:rsidRPr="00140222">
              <w:rPr>
                <w:rFonts w:asciiTheme="majorBidi" w:hAnsiTheme="majorBidi" w:cstheme="majorBidi"/>
                <w:sz w:val="22"/>
                <w:szCs w:val="22"/>
                <w:lang w:val="en-GB"/>
                <w:rPrChange w:id="16394" w:author="Jane Shaw" w:date="2015-11-07T20:25:00Z">
                  <w:rPr>
                    <w:rFonts w:asciiTheme="majorBidi" w:hAnsiTheme="majorBidi" w:cstheme="majorBidi"/>
                    <w:sz w:val="22"/>
                    <w:lang w:val="en-GB"/>
                  </w:rPr>
                </w:rPrChange>
              </w:rPr>
              <w:t>131</w:t>
            </w:r>
            <w:ins w:id="16395" w:author="Jane Shaw" w:date="2015-10-29T19:53:00Z">
              <w:r w:rsidR="00C507AC" w:rsidRPr="00140222">
                <w:rPr>
                  <w:rFonts w:asciiTheme="majorBidi" w:hAnsiTheme="majorBidi" w:cstheme="majorBidi"/>
                  <w:sz w:val="22"/>
                  <w:szCs w:val="22"/>
                  <w:lang w:val="en-GB"/>
                  <w:rPrChange w:id="16396" w:author="Jane Shaw" w:date="2015-11-07T20:25:00Z">
                    <w:rPr>
                      <w:rFonts w:asciiTheme="majorBidi" w:hAnsiTheme="majorBidi" w:cstheme="majorBidi"/>
                      <w:sz w:val="22"/>
                      <w:lang w:val="en-GB"/>
                    </w:rPr>
                  </w:rPrChange>
                </w:rPr>
                <w:t xml:space="preserve"> </w:t>
              </w:r>
            </w:ins>
            <w:del w:id="16397" w:author="Jane Shaw" w:date="2015-10-29T19:53:00Z">
              <w:r w:rsidR="00EA5966" w:rsidRPr="00140222" w:rsidDel="00C507AC">
                <w:rPr>
                  <w:rFonts w:asciiTheme="majorBidi" w:hAnsiTheme="majorBidi" w:cstheme="majorBidi"/>
                  <w:sz w:val="22"/>
                  <w:szCs w:val="22"/>
                  <w:lang w:val="en-GB"/>
                  <w:rPrChange w:id="16398" w:author="Jane Shaw" w:date="2015-11-07T20:25:00Z">
                    <w:rPr>
                      <w:rFonts w:asciiTheme="majorBidi" w:hAnsiTheme="majorBidi" w:cstheme="majorBidi"/>
                      <w:sz w:val="22"/>
                      <w:lang w:val="en-GB"/>
                    </w:rPr>
                  </w:rPrChange>
                </w:rPr>
                <w:delText>,</w:delText>
              </w:r>
            </w:del>
            <w:r w:rsidRPr="00140222">
              <w:rPr>
                <w:rFonts w:asciiTheme="majorBidi" w:hAnsiTheme="majorBidi" w:cstheme="majorBidi"/>
                <w:sz w:val="22"/>
                <w:szCs w:val="22"/>
                <w:lang w:val="en-GB"/>
                <w:rPrChange w:id="16399" w:author="Jane Shaw" w:date="2015-11-07T20:25:00Z">
                  <w:rPr>
                    <w:rFonts w:asciiTheme="majorBidi" w:hAnsiTheme="majorBidi" w:cstheme="majorBidi"/>
                    <w:sz w:val="22"/>
                    <w:lang w:val="en-GB"/>
                  </w:rPr>
                </w:rPrChange>
              </w:rPr>
              <w:t>206</w:t>
            </w:r>
          </w:p>
        </w:tc>
        <w:tc>
          <w:tcPr>
            <w:tcW w:w="1280" w:type="dxa"/>
          </w:tcPr>
          <w:p w14:paraId="457C6635" w14:textId="5B7016E5"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Change w:id="16400" w:author="Jane Shaw" w:date="2015-11-07T20:25:00Z">
                  <w:rPr>
                    <w:rFonts w:asciiTheme="majorBidi" w:hAnsiTheme="majorBidi" w:cstheme="majorBidi"/>
                    <w:sz w:val="22"/>
                    <w:lang w:val="en-GB"/>
                  </w:rPr>
                </w:rPrChange>
              </w:rPr>
            </w:pPr>
            <w:bookmarkStart w:id="16401" w:name="rstudio_console_output16"/>
            <w:bookmarkEnd w:id="16401"/>
            <w:r w:rsidRPr="00140222">
              <w:rPr>
                <w:rFonts w:asciiTheme="majorBidi" w:hAnsiTheme="majorBidi" w:cstheme="majorBidi"/>
                <w:sz w:val="22"/>
                <w:szCs w:val="22"/>
                <w:lang w:val="en-GB"/>
                <w:rPrChange w:id="16402" w:author="Jane Shaw" w:date="2015-11-07T20:25:00Z">
                  <w:rPr>
                    <w:rFonts w:asciiTheme="majorBidi" w:hAnsiTheme="majorBidi" w:cstheme="majorBidi"/>
                    <w:sz w:val="22"/>
                    <w:lang w:val="en-GB"/>
                  </w:rPr>
                </w:rPrChange>
              </w:rPr>
              <w:t>2</w:t>
            </w:r>
            <w:ins w:id="16403" w:author="Jane Shaw" w:date="2015-10-29T19:53:00Z">
              <w:r w:rsidR="00C507AC" w:rsidRPr="00140222">
                <w:rPr>
                  <w:rFonts w:asciiTheme="majorBidi" w:hAnsiTheme="majorBidi" w:cstheme="majorBidi"/>
                  <w:sz w:val="22"/>
                  <w:szCs w:val="22"/>
                  <w:lang w:val="en-GB"/>
                  <w:rPrChange w:id="16404" w:author="Jane Shaw" w:date="2015-11-07T20:25:00Z">
                    <w:rPr>
                      <w:rFonts w:asciiTheme="majorBidi" w:hAnsiTheme="majorBidi" w:cstheme="majorBidi"/>
                      <w:sz w:val="22"/>
                      <w:lang w:val="en-GB"/>
                    </w:rPr>
                  </w:rPrChange>
                </w:rPr>
                <w:t xml:space="preserve"> </w:t>
              </w:r>
            </w:ins>
            <w:del w:id="16405" w:author="Jane Shaw" w:date="2015-10-29T19:53:00Z">
              <w:r w:rsidR="00EA5966" w:rsidRPr="00140222" w:rsidDel="00C507AC">
                <w:rPr>
                  <w:rFonts w:asciiTheme="majorBidi" w:hAnsiTheme="majorBidi" w:cstheme="majorBidi"/>
                  <w:sz w:val="22"/>
                  <w:szCs w:val="22"/>
                  <w:lang w:val="en-GB"/>
                  <w:rPrChange w:id="16406" w:author="Jane Shaw" w:date="2015-11-07T20:25:00Z">
                    <w:rPr>
                      <w:rFonts w:asciiTheme="majorBidi" w:hAnsiTheme="majorBidi" w:cstheme="majorBidi"/>
                      <w:sz w:val="22"/>
                      <w:lang w:val="en-GB"/>
                    </w:rPr>
                  </w:rPrChange>
                </w:rPr>
                <w:delText>,</w:delText>
              </w:r>
            </w:del>
            <w:r w:rsidRPr="00140222">
              <w:rPr>
                <w:rFonts w:asciiTheme="majorBidi" w:hAnsiTheme="majorBidi" w:cstheme="majorBidi"/>
                <w:sz w:val="22"/>
                <w:szCs w:val="22"/>
                <w:lang w:val="en-GB"/>
                <w:rPrChange w:id="16407" w:author="Jane Shaw" w:date="2015-11-07T20:25:00Z">
                  <w:rPr>
                    <w:rFonts w:asciiTheme="majorBidi" w:hAnsiTheme="majorBidi" w:cstheme="majorBidi"/>
                    <w:sz w:val="22"/>
                    <w:lang w:val="en-GB"/>
                  </w:rPr>
                </w:rPrChange>
              </w:rPr>
              <w:t>665</w:t>
            </w:r>
            <w:ins w:id="16408" w:author="Jane Shaw" w:date="2015-10-29T19:53:00Z">
              <w:r w:rsidR="00C507AC" w:rsidRPr="00140222">
                <w:rPr>
                  <w:rFonts w:asciiTheme="majorBidi" w:hAnsiTheme="majorBidi" w:cstheme="majorBidi"/>
                  <w:sz w:val="22"/>
                  <w:szCs w:val="22"/>
                  <w:lang w:val="en-GB"/>
                  <w:rPrChange w:id="16409" w:author="Jane Shaw" w:date="2015-11-07T20:25:00Z">
                    <w:rPr>
                      <w:rFonts w:asciiTheme="majorBidi" w:hAnsiTheme="majorBidi" w:cstheme="majorBidi"/>
                      <w:sz w:val="22"/>
                      <w:lang w:val="en-GB"/>
                    </w:rPr>
                  </w:rPrChange>
                </w:rPr>
                <w:t xml:space="preserve"> </w:t>
              </w:r>
            </w:ins>
            <w:del w:id="16410" w:author="Jane Shaw" w:date="2015-10-29T19:53:00Z">
              <w:r w:rsidR="00EA5966" w:rsidRPr="00140222" w:rsidDel="00C507AC">
                <w:rPr>
                  <w:rFonts w:asciiTheme="majorBidi" w:hAnsiTheme="majorBidi" w:cstheme="majorBidi"/>
                  <w:sz w:val="22"/>
                  <w:szCs w:val="22"/>
                  <w:lang w:val="en-GB"/>
                  <w:rPrChange w:id="16411" w:author="Jane Shaw" w:date="2015-11-07T20:25:00Z">
                    <w:rPr>
                      <w:rFonts w:asciiTheme="majorBidi" w:hAnsiTheme="majorBidi" w:cstheme="majorBidi"/>
                      <w:sz w:val="22"/>
                      <w:lang w:val="en-GB"/>
                    </w:rPr>
                  </w:rPrChange>
                </w:rPr>
                <w:delText>,</w:delText>
              </w:r>
            </w:del>
            <w:r w:rsidRPr="00140222">
              <w:rPr>
                <w:rFonts w:asciiTheme="majorBidi" w:hAnsiTheme="majorBidi" w:cstheme="majorBidi"/>
                <w:sz w:val="22"/>
                <w:szCs w:val="22"/>
                <w:lang w:val="en-GB"/>
                <w:rPrChange w:id="16412" w:author="Jane Shaw" w:date="2015-11-07T20:25:00Z">
                  <w:rPr>
                    <w:rFonts w:asciiTheme="majorBidi" w:hAnsiTheme="majorBidi" w:cstheme="majorBidi"/>
                    <w:sz w:val="22"/>
                    <w:lang w:val="en-GB"/>
                  </w:rPr>
                </w:rPrChange>
              </w:rPr>
              <w:t>550</w:t>
            </w:r>
          </w:p>
        </w:tc>
        <w:tc>
          <w:tcPr>
            <w:tcW w:w="1247" w:type="dxa"/>
          </w:tcPr>
          <w:p w14:paraId="5069D63F" w14:textId="77777777" w:rsidR="006E32A4" w:rsidRPr="00140222"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szCs w:val="22"/>
                <w:lang w:val="en-GB"/>
                <w:rPrChange w:id="16413" w:author="Jane Shaw" w:date="2015-11-07T20:25:00Z">
                  <w:rPr>
                    <w:rFonts w:asciiTheme="majorBidi" w:hAnsiTheme="majorBidi" w:cstheme="majorBidi"/>
                    <w:b/>
                    <w:sz w:val="22"/>
                    <w:lang w:val="en-GB"/>
                  </w:rPr>
                </w:rPrChange>
              </w:rPr>
            </w:pPr>
            <w:r w:rsidRPr="00140222">
              <w:rPr>
                <w:rFonts w:asciiTheme="majorBidi" w:hAnsiTheme="majorBidi" w:cstheme="majorBidi"/>
                <w:b/>
                <w:sz w:val="22"/>
                <w:szCs w:val="22"/>
                <w:lang w:val="en-GB"/>
                <w:rPrChange w:id="16414" w:author="Jane Shaw" w:date="2015-11-07T20:25:00Z">
                  <w:rPr>
                    <w:rFonts w:asciiTheme="majorBidi" w:hAnsiTheme="majorBidi" w:cstheme="majorBidi"/>
                    <w:b/>
                    <w:sz w:val="22"/>
                    <w:lang w:val="en-GB"/>
                  </w:rPr>
                </w:rPrChange>
              </w:rPr>
              <w:t>20.32</w:t>
            </w:r>
          </w:p>
        </w:tc>
        <w:tc>
          <w:tcPr>
            <w:tcW w:w="1201" w:type="dxa"/>
          </w:tcPr>
          <w:p w14:paraId="074D1B50" w14:textId="77777777" w:rsidR="006E32A4" w:rsidRPr="00140222"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Change w:id="16415" w:author="Jane Shaw" w:date="2015-11-07T20:25:00Z">
                  <w:rPr>
                    <w:rFonts w:asciiTheme="majorBidi" w:hAnsiTheme="majorBidi" w:cstheme="majorBidi"/>
                    <w:lang w:val="en-GB"/>
                  </w:rPr>
                </w:rPrChange>
              </w:rPr>
            </w:pPr>
            <w:r w:rsidRPr="00140222">
              <w:rPr>
                <w:rFonts w:asciiTheme="majorBidi" w:hAnsiTheme="majorBidi" w:cstheme="majorBidi"/>
                <w:lang w:val="en-GB"/>
                <w:rPrChange w:id="16416" w:author="Jane Shaw" w:date="2015-11-07T20:25:00Z">
                  <w:rPr>
                    <w:rFonts w:asciiTheme="majorBidi" w:hAnsiTheme="majorBidi" w:cstheme="majorBidi"/>
                    <w:lang w:val="en-GB"/>
                  </w:rPr>
                </w:rPrChange>
              </w:rPr>
              <w:t>5.07</w:t>
            </w:r>
          </w:p>
        </w:tc>
      </w:tr>
    </w:tbl>
    <w:p w14:paraId="69BE4DCC" w14:textId="6F7DA02A" w:rsidR="006E32A4" w:rsidRPr="00140222" w:rsidRDefault="006E32A4" w:rsidP="006E32A4">
      <w:pPr>
        <w:pStyle w:val="TextBody"/>
        <w:spacing w:line="276" w:lineRule="auto"/>
        <w:jc w:val="both"/>
        <w:rPr>
          <w:rFonts w:asciiTheme="majorBidi" w:hAnsiTheme="majorBidi" w:cstheme="majorBidi"/>
          <w:sz w:val="22"/>
          <w:szCs w:val="22"/>
          <w:lang w:val="en-GB"/>
          <w:rPrChange w:id="16417" w:author="Jane Shaw" w:date="2015-11-07T20:25:00Z">
            <w:rPr>
              <w:rFonts w:asciiTheme="majorBidi" w:hAnsiTheme="majorBidi" w:cstheme="majorBidi"/>
              <w:lang w:val="en-GB"/>
            </w:rPr>
          </w:rPrChange>
        </w:rPr>
      </w:pPr>
      <w:r w:rsidRPr="00140222">
        <w:rPr>
          <w:rFonts w:asciiTheme="majorBidi" w:eastAsia="Times New Roman" w:hAnsiTheme="majorBidi" w:cstheme="majorBidi"/>
          <w:sz w:val="22"/>
          <w:szCs w:val="22"/>
          <w:lang w:val="en-GB"/>
          <w:rPrChange w:id="16418" w:author="Jane Shaw" w:date="2015-11-07T20:25:00Z">
            <w:rPr>
              <w:rFonts w:asciiTheme="majorBidi" w:eastAsia="Times New Roman" w:hAnsiTheme="majorBidi" w:cstheme="majorBidi"/>
              <w:lang w:val="en-GB"/>
            </w:rPr>
          </w:rPrChange>
        </w:rPr>
        <w:t>The corresponding export unit value is calculated based on th</w:t>
      </w:r>
      <w:r w:rsidR="00EA5966" w:rsidRPr="00140222">
        <w:rPr>
          <w:rFonts w:asciiTheme="majorBidi" w:eastAsia="Times New Roman" w:hAnsiTheme="majorBidi" w:cstheme="majorBidi"/>
          <w:sz w:val="22"/>
          <w:szCs w:val="22"/>
          <w:lang w:val="en-GB"/>
          <w:rPrChange w:id="16419" w:author="Jane Shaw" w:date="2015-11-07T20:25:00Z">
            <w:rPr>
              <w:rFonts w:asciiTheme="majorBidi" w:eastAsia="Times New Roman" w:hAnsiTheme="majorBidi" w:cstheme="majorBidi"/>
              <w:lang w:val="en-GB"/>
            </w:rPr>
          </w:rPrChange>
        </w:rPr>
        <w:t>is</w:t>
      </w:r>
      <w:r w:rsidRPr="00140222">
        <w:rPr>
          <w:rFonts w:asciiTheme="majorBidi" w:eastAsia="Times New Roman" w:hAnsiTheme="majorBidi" w:cstheme="majorBidi"/>
          <w:sz w:val="22"/>
          <w:szCs w:val="22"/>
          <w:lang w:val="en-GB"/>
          <w:rPrChange w:id="16420" w:author="Jane Shaw" w:date="2015-11-07T20:25:00Z">
            <w:rPr>
              <w:rFonts w:asciiTheme="majorBidi" w:eastAsia="Times New Roman" w:hAnsiTheme="majorBidi" w:cstheme="majorBidi"/>
              <w:lang w:val="en-GB"/>
            </w:rPr>
          </w:rPrChange>
        </w:rPr>
        <w:t xml:space="preserve"> quantity and </w:t>
      </w:r>
      <w:ins w:id="16421" w:author="Jane Shaw" w:date="2015-10-29T19:54:00Z">
        <w:r w:rsidR="00C507AC" w:rsidRPr="00140222">
          <w:rPr>
            <w:rFonts w:asciiTheme="majorBidi" w:eastAsia="Times New Roman" w:hAnsiTheme="majorBidi" w:cstheme="majorBidi"/>
            <w:sz w:val="22"/>
            <w:szCs w:val="22"/>
            <w:lang w:val="en-GB"/>
            <w:rPrChange w:id="16422" w:author="Jane Shaw" w:date="2015-11-07T20:25:00Z">
              <w:rPr>
                <w:rFonts w:asciiTheme="majorBidi" w:eastAsia="Times New Roman" w:hAnsiTheme="majorBidi" w:cstheme="majorBidi"/>
                <w:lang w:val="en-GB"/>
              </w:rPr>
            </w:rPrChange>
          </w:rPr>
          <w:t xml:space="preserve">the </w:t>
        </w:r>
      </w:ins>
      <w:r w:rsidRPr="00140222">
        <w:rPr>
          <w:rFonts w:asciiTheme="majorBidi" w:eastAsia="Times New Roman" w:hAnsiTheme="majorBidi" w:cstheme="majorBidi"/>
          <w:sz w:val="22"/>
          <w:szCs w:val="22"/>
          <w:lang w:val="en-GB"/>
          <w:rPrChange w:id="16423" w:author="Jane Shaw" w:date="2015-11-07T20:25:00Z">
            <w:rPr>
              <w:rFonts w:asciiTheme="majorBidi" w:eastAsia="Times New Roman" w:hAnsiTheme="majorBidi" w:cstheme="majorBidi"/>
              <w:lang w:val="en-GB"/>
            </w:rPr>
          </w:rPrChange>
        </w:rPr>
        <w:t>value data</w:t>
      </w:r>
      <w:r w:rsidR="00EA5966" w:rsidRPr="00140222">
        <w:rPr>
          <w:rFonts w:asciiTheme="majorBidi" w:eastAsia="Times New Roman" w:hAnsiTheme="majorBidi" w:cstheme="majorBidi"/>
          <w:sz w:val="22"/>
          <w:szCs w:val="22"/>
          <w:lang w:val="en-GB"/>
          <w:rPrChange w:id="16424" w:author="Jane Shaw" w:date="2015-11-07T20:25:00Z">
            <w:rPr>
              <w:rFonts w:asciiTheme="majorBidi" w:eastAsia="Times New Roman" w:hAnsiTheme="majorBidi" w:cstheme="majorBidi"/>
              <w:lang w:val="en-GB"/>
            </w:rPr>
          </w:rPrChange>
        </w:rPr>
        <w:t xml:space="preserve"> of the partner</w:t>
      </w:r>
      <w:r w:rsidRPr="00140222">
        <w:rPr>
          <w:rFonts w:asciiTheme="majorBidi" w:eastAsia="Times New Roman" w:hAnsiTheme="majorBidi" w:cstheme="majorBidi"/>
          <w:sz w:val="22"/>
          <w:szCs w:val="22"/>
          <w:lang w:val="en-GB"/>
          <w:rPrChange w:id="16425" w:author="Jane Shaw" w:date="2015-11-07T20:25:00Z">
            <w:rPr>
              <w:rFonts w:asciiTheme="majorBidi" w:eastAsia="Times New Roman" w:hAnsiTheme="majorBidi" w:cstheme="majorBidi"/>
              <w:lang w:val="en-GB"/>
            </w:rPr>
          </w:rPrChange>
        </w:rPr>
        <w:t xml:space="preserve">: </w:t>
      </w:r>
    </w:p>
    <w:p w14:paraId="44BB6985" w14:textId="402F52E9" w:rsidR="006E32A4" w:rsidRPr="00140222" w:rsidRDefault="006E32A4" w:rsidP="006E32A4">
      <w:pPr>
        <w:pStyle w:val="TextBody"/>
        <w:spacing w:line="276" w:lineRule="auto"/>
        <w:jc w:val="both"/>
        <w:rPr>
          <w:rFonts w:asciiTheme="majorBidi" w:hAnsiTheme="majorBidi" w:cstheme="majorBidi"/>
          <w:sz w:val="22"/>
          <w:szCs w:val="22"/>
          <w:lang w:val="en-GB"/>
          <w:rPrChange w:id="16426" w:author="Jane Shaw" w:date="2015-11-07T20:25:00Z">
            <w:rPr>
              <w:rFonts w:asciiTheme="majorBidi" w:hAnsiTheme="majorBidi" w:cstheme="majorBidi"/>
              <w:lang w:val="en-GB"/>
            </w:rPr>
          </w:rPrChange>
        </w:rPr>
      </w:pPr>
      <w:r w:rsidRPr="00140222">
        <w:rPr>
          <w:rFonts w:asciiTheme="majorBidi" w:hAnsiTheme="majorBidi" w:cstheme="majorBidi"/>
          <w:sz w:val="22"/>
          <w:szCs w:val="22"/>
          <w:lang w:val="en-GB"/>
          <w:rPrChange w:id="16427" w:author="Jane Shaw" w:date="2015-11-07T20:25:00Z">
            <w:rPr>
              <w:rFonts w:asciiTheme="majorBidi" w:hAnsiTheme="majorBidi" w:cstheme="majorBidi"/>
              <w:lang w:val="en-GB"/>
            </w:rPr>
          </w:rPrChange>
        </w:rPr>
        <w:t xml:space="preserve">Partner export </w:t>
      </w:r>
      <w:r w:rsidR="00C507AC" w:rsidRPr="00140222">
        <w:rPr>
          <w:rFonts w:asciiTheme="majorBidi" w:hAnsiTheme="majorBidi" w:cstheme="majorBidi"/>
          <w:sz w:val="22"/>
          <w:szCs w:val="22"/>
          <w:lang w:val="en-GB"/>
          <w:rPrChange w:id="16428" w:author="Jane Shaw" w:date="2015-11-07T20:25:00Z">
            <w:rPr>
              <w:rFonts w:asciiTheme="majorBidi" w:hAnsiTheme="majorBidi" w:cstheme="majorBidi"/>
              <w:lang w:val="en-GB"/>
            </w:rPr>
          </w:rPrChange>
        </w:rPr>
        <w:t>value</w:t>
      </w:r>
      <w:r w:rsidRPr="00140222">
        <w:rPr>
          <w:rFonts w:asciiTheme="majorBidi" w:hAnsiTheme="majorBidi" w:cstheme="majorBidi"/>
          <w:sz w:val="22"/>
          <w:szCs w:val="22"/>
          <w:lang w:val="en-GB"/>
          <w:rPrChange w:id="16429" w:author="Jane Shaw" w:date="2015-11-07T20:25:00Z">
            <w:rPr>
              <w:rFonts w:asciiTheme="majorBidi" w:hAnsiTheme="majorBidi" w:cstheme="majorBidi"/>
              <w:lang w:val="en-GB"/>
            </w:rPr>
          </w:rPrChange>
        </w:rPr>
        <w:t xml:space="preserve">/Partner export </w:t>
      </w:r>
      <w:r w:rsidR="00C507AC" w:rsidRPr="00140222">
        <w:rPr>
          <w:rFonts w:asciiTheme="majorBidi" w:hAnsiTheme="majorBidi" w:cstheme="majorBidi"/>
          <w:sz w:val="22"/>
          <w:szCs w:val="22"/>
          <w:lang w:val="en-GB"/>
          <w:rPrChange w:id="16430" w:author="Jane Shaw" w:date="2015-11-07T20:25:00Z">
            <w:rPr>
              <w:rFonts w:asciiTheme="majorBidi" w:hAnsiTheme="majorBidi" w:cstheme="majorBidi"/>
              <w:lang w:val="en-GB"/>
            </w:rPr>
          </w:rPrChange>
        </w:rPr>
        <w:t xml:space="preserve">quantity </w:t>
      </w:r>
      <w:r w:rsidR="004D00DE" w:rsidRPr="00140222">
        <w:rPr>
          <w:rFonts w:asciiTheme="majorBidi" w:hAnsiTheme="majorBidi" w:cstheme="majorBidi"/>
          <w:sz w:val="22"/>
          <w:szCs w:val="22"/>
          <w:lang w:val="en-GB"/>
          <w:rPrChange w:id="16431" w:author="Jane Shaw" w:date="2015-11-07T20:25:00Z">
            <w:rPr>
              <w:rFonts w:asciiTheme="majorBidi" w:hAnsiTheme="majorBidi" w:cstheme="majorBidi"/>
              <w:lang w:val="en-GB"/>
            </w:rPr>
          </w:rPrChange>
        </w:rPr>
        <w:t>= Partner</w:t>
      </w:r>
      <w:r w:rsidRPr="00140222">
        <w:rPr>
          <w:rFonts w:asciiTheme="majorBidi" w:hAnsiTheme="majorBidi" w:cstheme="majorBidi"/>
          <w:sz w:val="22"/>
          <w:szCs w:val="22"/>
          <w:lang w:val="en-GB"/>
          <w:rPrChange w:id="16432" w:author="Jane Shaw" w:date="2015-11-07T20:25:00Z">
            <w:rPr>
              <w:rFonts w:asciiTheme="majorBidi" w:hAnsiTheme="majorBidi" w:cstheme="majorBidi"/>
              <w:lang w:val="en-GB"/>
            </w:rPr>
          </w:rPrChange>
        </w:rPr>
        <w:t xml:space="preserve"> export </w:t>
      </w:r>
      <w:del w:id="16433" w:author="Jane Shaw" w:date="2015-10-29T19:54:00Z">
        <w:r w:rsidRPr="00140222" w:rsidDel="00C507AC">
          <w:rPr>
            <w:rFonts w:asciiTheme="majorBidi" w:hAnsiTheme="majorBidi" w:cstheme="majorBidi"/>
            <w:sz w:val="22"/>
            <w:szCs w:val="22"/>
            <w:lang w:val="en-GB"/>
            <w:rPrChange w:id="16434" w:author="Jane Shaw" w:date="2015-11-07T20:25:00Z">
              <w:rPr>
                <w:rFonts w:asciiTheme="majorBidi" w:hAnsiTheme="majorBidi" w:cstheme="majorBidi"/>
                <w:lang w:val="en-GB"/>
              </w:rPr>
            </w:rPrChange>
          </w:rPr>
          <w:delText>UVF</w:delText>
        </w:r>
      </w:del>
      <w:ins w:id="16435" w:author="Jane Shaw" w:date="2015-10-29T19:54:00Z">
        <w:r w:rsidR="00C507AC" w:rsidRPr="00140222">
          <w:rPr>
            <w:rFonts w:asciiTheme="majorBidi" w:hAnsiTheme="majorBidi" w:cstheme="majorBidi"/>
            <w:sz w:val="22"/>
            <w:szCs w:val="22"/>
            <w:lang w:val="en-GB"/>
            <w:rPrChange w:id="16436" w:author="Jane Shaw" w:date="2015-11-07T20:25:00Z">
              <w:rPr>
                <w:rFonts w:asciiTheme="majorBidi" w:hAnsiTheme="majorBidi" w:cstheme="majorBidi"/>
                <w:lang w:val="en-GB"/>
              </w:rPr>
            </w:rPrChange>
          </w:rPr>
          <w:t>unit value</w:t>
        </w:r>
      </w:ins>
    </w:p>
    <w:p w14:paraId="64CBE80F" w14:textId="6F4C0B01" w:rsidR="006E32A4" w:rsidRPr="00140222" w:rsidRDefault="006E32A4" w:rsidP="006E32A4">
      <w:pPr>
        <w:pStyle w:val="TextBody"/>
        <w:spacing w:line="276" w:lineRule="auto"/>
        <w:jc w:val="both"/>
        <w:rPr>
          <w:rFonts w:asciiTheme="majorBidi" w:hAnsiTheme="majorBidi" w:cstheme="majorBidi"/>
          <w:sz w:val="22"/>
          <w:szCs w:val="22"/>
          <w:lang w:val="en-GB"/>
          <w:rPrChange w:id="16437" w:author="Jane Shaw" w:date="2015-11-07T20:25:00Z">
            <w:rPr>
              <w:rFonts w:asciiTheme="majorBidi" w:hAnsiTheme="majorBidi" w:cstheme="majorBidi"/>
              <w:lang w:val="en-GB"/>
            </w:rPr>
          </w:rPrChange>
        </w:rPr>
      </w:pPr>
      <w:r w:rsidRPr="00140222">
        <w:rPr>
          <w:rFonts w:asciiTheme="majorBidi" w:eastAsia="Times New Roman" w:hAnsiTheme="majorBidi" w:cstheme="majorBidi"/>
          <w:sz w:val="22"/>
          <w:szCs w:val="22"/>
          <w:lang w:val="en-GB"/>
          <w:rPrChange w:id="16438" w:author="Jane Shaw" w:date="2015-11-07T20:25:00Z">
            <w:rPr>
              <w:rFonts w:asciiTheme="majorBidi" w:eastAsia="Times New Roman" w:hAnsiTheme="majorBidi" w:cstheme="majorBidi"/>
              <w:lang w:val="en-GB"/>
            </w:rPr>
          </w:rPrChange>
        </w:rPr>
        <w:t>2</w:t>
      </w:r>
      <w:ins w:id="16439" w:author="Jane Shaw" w:date="2015-10-29T19:54:00Z">
        <w:r w:rsidR="00C507AC" w:rsidRPr="00140222">
          <w:rPr>
            <w:rFonts w:asciiTheme="majorBidi" w:eastAsia="Times New Roman" w:hAnsiTheme="majorBidi" w:cstheme="majorBidi"/>
            <w:sz w:val="22"/>
            <w:szCs w:val="22"/>
            <w:lang w:val="en-GB"/>
            <w:rPrChange w:id="16440" w:author="Jane Shaw" w:date="2015-11-07T20:25:00Z">
              <w:rPr>
                <w:rFonts w:asciiTheme="majorBidi" w:eastAsia="Times New Roman" w:hAnsiTheme="majorBidi" w:cstheme="majorBidi"/>
                <w:lang w:val="en-GB"/>
              </w:rPr>
            </w:rPrChange>
          </w:rPr>
          <w:t xml:space="preserve"> </w:t>
        </w:r>
      </w:ins>
      <w:del w:id="16441" w:author="Jane Shaw" w:date="2015-10-29T19:54:00Z">
        <w:r w:rsidR="00253A13" w:rsidRPr="00140222" w:rsidDel="00C507AC">
          <w:rPr>
            <w:rFonts w:asciiTheme="majorBidi" w:eastAsia="Times New Roman" w:hAnsiTheme="majorBidi" w:cstheme="majorBidi"/>
            <w:sz w:val="22"/>
            <w:szCs w:val="22"/>
            <w:lang w:val="en-GB"/>
            <w:rPrChange w:id="16442"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43" w:author="Jane Shaw" w:date="2015-11-07T20:25:00Z">
            <w:rPr>
              <w:rFonts w:asciiTheme="majorBidi" w:eastAsia="Times New Roman" w:hAnsiTheme="majorBidi" w:cstheme="majorBidi"/>
              <w:lang w:val="en-GB"/>
            </w:rPr>
          </w:rPrChange>
        </w:rPr>
        <w:t>66</w:t>
      </w:r>
      <w:r w:rsidR="00253A13" w:rsidRPr="00140222">
        <w:rPr>
          <w:rFonts w:asciiTheme="majorBidi" w:eastAsia="Times New Roman" w:hAnsiTheme="majorBidi" w:cstheme="majorBidi"/>
          <w:sz w:val="22"/>
          <w:szCs w:val="22"/>
          <w:lang w:val="en-GB"/>
          <w:rPrChange w:id="16444" w:author="Jane Shaw" w:date="2015-11-07T20:25:00Z">
            <w:rPr>
              <w:rFonts w:asciiTheme="majorBidi" w:eastAsia="Times New Roman" w:hAnsiTheme="majorBidi" w:cstheme="majorBidi"/>
              <w:lang w:val="en-GB"/>
            </w:rPr>
          </w:rPrChange>
        </w:rPr>
        <w:t>5</w:t>
      </w:r>
      <w:ins w:id="16445" w:author="Jane Shaw" w:date="2015-10-29T19:54:00Z">
        <w:r w:rsidR="00C507AC" w:rsidRPr="00140222">
          <w:rPr>
            <w:rFonts w:asciiTheme="majorBidi" w:eastAsia="Times New Roman" w:hAnsiTheme="majorBidi" w:cstheme="majorBidi"/>
            <w:sz w:val="22"/>
            <w:szCs w:val="22"/>
            <w:lang w:val="en-GB"/>
            <w:rPrChange w:id="16446" w:author="Jane Shaw" w:date="2015-11-07T20:25:00Z">
              <w:rPr>
                <w:rFonts w:asciiTheme="majorBidi" w:eastAsia="Times New Roman" w:hAnsiTheme="majorBidi" w:cstheme="majorBidi"/>
                <w:lang w:val="en-GB"/>
              </w:rPr>
            </w:rPrChange>
          </w:rPr>
          <w:t xml:space="preserve"> </w:t>
        </w:r>
      </w:ins>
      <w:del w:id="16447" w:author="Jane Shaw" w:date="2015-10-29T19:54:00Z">
        <w:r w:rsidR="00EA5966" w:rsidRPr="00140222" w:rsidDel="00C507AC">
          <w:rPr>
            <w:rFonts w:asciiTheme="majorBidi" w:eastAsia="Times New Roman" w:hAnsiTheme="majorBidi" w:cstheme="majorBidi"/>
            <w:sz w:val="22"/>
            <w:szCs w:val="22"/>
            <w:lang w:val="en-GB"/>
            <w:rPrChange w:id="16448"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49" w:author="Jane Shaw" w:date="2015-11-07T20:25:00Z">
            <w:rPr>
              <w:rFonts w:asciiTheme="majorBidi" w:eastAsia="Times New Roman" w:hAnsiTheme="majorBidi" w:cstheme="majorBidi"/>
              <w:lang w:val="en-GB"/>
            </w:rPr>
          </w:rPrChange>
        </w:rPr>
        <w:t>550/131</w:t>
      </w:r>
      <w:ins w:id="16450" w:author="Jane Shaw" w:date="2015-10-29T19:54:00Z">
        <w:r w:rsidR="00C507AC" w:rsidRPr="00140222">
          <w:rPr>
            <w:rFonts w:asciiTheme="majorBidi" w:eastAsia="Times New Roman" w:hAnsiTheme="majorBidi" w:cstheme="majorBidi"/>
            <w:sz w:val="22"/>
            <w:szCs w:val="22"/>
            <w:lang w:val="en-GB"/>
            <w:rPrChange w:id="16451" w:author="Jane Shaw" w:date="2015-11-07T20:25:00Z">
              <w:rPr>
                <w:rFonts w:asciiTheme="majorBidi" w:eastAsia="Times New Roman" w:hAnsiTheme="majorBidi" w:cstheme="majorBidi"/>
                <w:lang w:val="en-GB"/>
              </w:rPr>
            </w:rPrChange>
          </w:rPr>
          <w:t xml:space="preserve"> </w:t>
        </w:r>
      </w:ins>
      <w:del w:id="16452" w:author="Jane Shaw" w:date="2015-10-29T19:54:00Z">
        <w:r w:rsidR="00EA5966" w:rsidRPr="00140222" w:rsidDel="00C507AC">
          <w:rPr>
            <w:rFonts w:asciiTheme="majorBidi" w:eastAsia="Times New Roman" w:hAnsiTheme="majorBidi" w:cstheme="majorBidi"/>
            <w:sz w:val="22"/>
            <w:szCs w:val="22"/>
            <w:lang w:val="en-GB"/>
            <w:rPrChange w:id="16453"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54" w:author="Jane Shaw" w:date="2015-11-07T20:25:00Z">
            <w:rPr>
              <w:rFonts w:asciiTheme="majorBidi" w:eastAsia="Times New Roman" w:hAnsiTheme="majorBidi" w:cstheme="majorBidi"/>
              <w:lang w:val="en-GB"/>
            </w:rPr>
          </w:rPrChange>
        </w:rPr>
        <w:t>206 = 20.32</w:t>
      </w:r>
    </w:p>
    <w:p w14:paraId="7D9271FE" w14:textId="084C50AF" w:rsidR="006E32A4" w:rsidRPr="00140222" w:rsidRDefault="006E32A4" w:rsidP="006E32A4">
      <w:pPr>
        <w:pStyle w:val="TextBody"/>
        <w:spacing w:line="276" w:lineRule="auto"/>
        <w:jc w:val="both"/>
        <w:rPr>
          <w:rFonts w:asciiTheme="majorBidi" w:hAnsiTheme="majorBidi" w:cstheme="majorBidi"/>
          <w:sz w:val="22"/>
          <w:szCs w:val="22"/>
          <w:lang w:val="en-GB"/>
          <w:rPrChange w:id="16455" w:author="Jane Shaw" w:date="2015-11-07T20:25:00Z">
            <w:rPr>
              <w:rFonts w:asciiTheme="majorBidi" w:hAnsiTheme="majorBidi" w:cstheme="majorBidi"/>
              <w:lang w:val="en-GB"/>
            </w:rPr>
          </w:rPrChange>
        </w:rPr>
      </w:pPr>
      <w:r w:rsidRPr="00140222">
        <w:rPr>
          <w:rFonts w:asciiTheme="majorBidi" w:eastAsia="Times New Roman" w:hAnsiTheme="majorBidi" w:cstheme="majorBidi"/>
          <w:sz w:val="22"/>
          <w:szCs w:val="22"/>
          <w:lang w:val="en-GB"/>
          <w:rPrChange w:id="16456" w:author="Jane Shaw" w:date="2015-11-07T20:25:00Z">
            <w:rPr>
              <w:rFonts w:asciiTheme="majorBidi" w:eastAsia="Times New Roman" w:hAnsiTheme="majorBidi" w:cstheme="majorBidi"/>
              <w:lang w:val="en-GB"/>
            </w:rPr>
          </w:rPrChange>
        </w:rPr>
        <w:t xml:space="preserve">However, </w:t>
      </w:r>
      <w:del w:id="16457" w:author="Jane Shaw" w:date="2015-10-29T19:54:00Z">
        <w:r w:rsidRPr="00140222" w:rsidDel="00C507AC">
          <w:rPr>
            <w:rFonts w:asciiTheme="majorBidi" w:eastAsia="Times New Roman" w:hAnsiTheme="majorBidi" w:cstheme="majorBidi"/>
            <w:sz w:val="22"/>
            <w:szCs w:val="22"/>
            <w:lang w:val="en-GB"/>
            <w:rPrChange w:id="16458" w:author="Jane Shaw" w:date="2015-11-07T20:25:00Z">
              <w:rPr>
                <w:rFonts w:asciiTheme="majorBidi" w:eastAsia="Times New Roman" w:hAnsiTheme="majorBidi" w:cstheme="majorBidi"/>
                <w:lang w:val="en-GB"/>
              </w:rPr>
            </w:rPrChange>
          </w:rPr>
          <w:delText xml:space="preserve">since </w:delText>
        </w:r>
      </w:del>
      <w:ins w:id="16459" w:author="Jane Shaw" w:date="2015-10-29T19:54:00Z">
        <w:r w:rsidR="00C507AC" w:rsidRPr="00140222">
          <w:rPr>
            <w:rFonts w:asciiTheme="majorBidi" w:eastAsia="Times New Roman" w:hAnsiTheme="majorBidi" w:cstheme="majorBidi"/>
            <w:sz w:val="22"/>
            <w:szCs w:val="22"/>
            <w:lang w:val="en-GB"/>
            <w:rPrChange w:id="16460" w:author="Jane Shaw" w:date="2015-11-07T20:25:00Z">
              <w:rPr>
                <w:rFonts w:asciiTheme="majorBidi" w:eastAsia="Times New Roman" w:hAnsiTheme="majorBidi" w:cstheme="majorBidi"/>
                <w:lang w:val="en-GB"/>
              </w:rPr>
            </w:rPrChange>
          </w:rPr>
          <w:t xml:space="preserve">as </w:t>
        </w:r>
      </w:ins>
      <w:del w:id="16461" w:author="Jane Shaw" w:date="2015-10-29T19:54:00Z">
        <w:r w:rsidRPr="00140222" w:rsidDel="00C507AC">
          <w:rPr>
            <w:rFonts w:asciiTheme="majorBidi" w:eastAsia="Times New Roman" w:hAnsiTheme="majorBidi" w:cstheme="majorBidi"/>
            <w:sz w:val="22"/>
            <w:szCs w:val="22"/>
            <w:lang w:val="en-GB"/>
            <w:rPrChange w:id="16462" w:author="Jane Shaw" w:date="2015-11-07T20:25:00Z">
              <w:rPr>
                <w:rFonts w:asciiTheme="majorBidi" w:eastAsia="Times New Roman" w:hAnsiTheme="majorBidi" w:cstheme="majorBidi"/>
                <w:lang w:val="en-GB"/>
              </w:rPr>
            </w:rPrChange>
          </w:rPr>
          <w:delText xml:space="preserve">usually </w:delText>
        </w:r>
      </w:del>
      <w:r w:rsidRPr="00140222">
        <w:rPr>
          <w:rFonts w:asciiTheme="majorBidi" w:eastAsia="Times New Roman" w:hAnsiTheme="majorBidi" w:cstheme="majorBidi"/>
          <w:sz w:val="22"/>
          <w:szCs w:val="22"/>
          <w:lang w:val="en-GB"/>
          <w:rPrChange w:id="16463" w:author="Jane Shaw" w:date="2015-11-07T20:25:00Z">
            <w:rPr>
              <w:rFonts w:asciiTheme="majorBidi" w:eastAsia="Times New Roman" w:hAnsiTheme="majorBidi" w:cstheme="majorBidi"/>
              <w:lang w:val="en-GB"/>
            </w:rPr>
          </w:rPrChange>
        </w:rPr>
        <w:t xml:space="preserve">exports are </w:t>
      </w:r>
      <w:ins w:id="16464" w:author="Jane Shaw" w:date="2015-10-29T19:54:00Z">
        <w:r w:rsidR="00C507AC" w:rsidRPr="00140222">
          <w:rPr>
            <w:rFonts w:asciiTheme="majorBidi" w:eastAsia="Times New Roman" w:hAnsiTheme="majorBidi" w:cstheme="majorBidi"/>
            <w:sz w:val="22"/>
            <w:szCs w:val="22"/>
            <w:lang w:val="en-GB"/>
            <w:rPrChange w:id="16465" w:author="Jane Shaw" w:date="2015-11-07T20:25:00Z">
              <w:rPr>
                <w:rFonts w:asciiTheme="majorBidi" w:eastAsia="Times New Roman" w:hAnsiTheme="majorBidi" w:cstheme="majorBidi"/>
                <w:lang w:val="en-GB"/>
              </w:rPr>
            </w:rPrChange>
          </w:rPr>
          <w:t xml:space="preserve">usually </w:t>
        </w:r>
      </w:ins>
      <w:r w:rsidRPr="00140222">
        <w:rPr>
          <w:rFonts w:asciiTheme="majorBidi" w:eastAsia="Times New Roman" w:hAnsiTheme="majorBidi" w:cstheme="majorBidi"/>
          <w:sz w:val="22"/>
          <w:szCs w:val="22"/>
          <w:lang w:val="en-GB"/>
          <w:rPrChange w:id="16466" w:author="Jane Shaw" w:date="2015-11-07T20:25:00Z">
            <w:rPr>
              <w:rFonts w:asciiTheme="majorBidi" w:eastAsia="Times New Roman" w:hAnsiTheme="majorBidi" w:cstheme="majorBidi"/>
              <w:lang w:val="en-GB"/>
            </w:rPr>
          </w:rPrChange>
        </w:rPr>
        <w:t>reported on a</w:t>
      </w:r>
      <w:ins w:id="16467" w:author="Jane Shaw" w:date="2015-10-29T19:54:00Z">
        <w:r w:rsidR="00C507AC" w:rsidRPr="00140222">
          <w:rPr>
            <w:rFonts w:asciiTheme="majorBidi" w:eastAsia="Times New Roman" w:hAnsiTheme="majorBidi" w:cstheme="majorBidi"/>
            <w:sz w:val="22"/>
            <w:szCs w:val="22"/>
            <w:lang w:val="en-GB"/>
            <w:rPrChange w:id="16468" w:author="Jane Shaw" w:date="2015-11-07T20:25:00Z">
              <w:rPr>
                <w:rFonts w:asciiTheme="majorBidi" w:eastAsia="Times New Roman" w:hAnsiTheme="majorBidi" w:cstheme="majorBidi"/>
                <w:lang w:val="en-GB"/>
              </w:rPr>
            </w:rPrChange>
          </w:rPr>
          <w:t>n</w:t>
        </w:r>
      </w:ins>
      <w:r w:rsidRPr="00140222">
        <w:rPr>
          <w:rFonts w:asciiTheme="majorBidi" w:eastAsia="Times New Roman" w:hAnsiTheme="majorBidi" w:cstheme="majorBidi"/>
          <w:sz w:val="22"/>
          <w:szCs w:val="22"/>
          <w:lang w:val="en-GB"/>
          <w:rPrChange w:id="16469" w:author="Jane Shaw" w:date="2015-11-07T20:25:00Z">
            <w:rPr>
              <w:rFonts w:asciiTheme="majorBidi" w:eastAsia="Times New Roman" w:hAnsiTheme="majorBidi" w:cstheme="majorBidi"/>
              <w:lang w:val="en-GB"/>
            </w:rPr>
          </w:rPrChange>
        </w:rPr>
        <w:t xml:space="preserve"> </w:t>
      </w:r>
      <w:del w:id="16470" w:author="Jane Shaw" w:date="2015-10-29T19:55:00Z">
        <w:r w:rsidRPr="00140222" w:rsidDel="00C507AC">
          <w:rPr>
            <w:rFonts w:asciiTheme="majorBidi" w:eastAsia="Times New Roman" w:hAnsiTheme="majorBidi" w:cstheme="majorBidi"/>
            <w:sz w:val="22"/>
            <w:szCs w:val="22"/>
            <w:lang w:val="en-GB"/>
            <w:rPrChange w:id="16471" w:author="Jane Shaw" w:date="2015-11-07T20:25:00Z">
              <w:rPr>
                <w:rFonts w:asciiTheme="majorBidi" w:eastAsia="Times New Roman" w:hAnsiTheme="majorBidi" w:cstheme="majorBidi"/>
                <w:lang w:val="en-GB"/>
              </w:rPr>
            </w:rPrChange>
          </w:rPr>
          <w:delText>“free-on-board”</w:delText>
        </w:r>
        <w:r w:rsidR="00EA5966" w:rsidRPr="00140222" w:rsidDel="00C507AC">
          <w:rPr>
            <w:rFonts w:asciiTheme="majorBidi" w:eastAsia="Times New Roman" w:hAnsiTheme="majorBidi" w:cstheme="majorBidi"/>
            <w:sz w:val="22"/>
            <w:szCs w:val="22"/>
            <w:lang w:val="en-GB"/>
            <w:rPrChange w:id="16472" w:author="Jane Shaw" w:date="2015-11-07T20:25:00Z">
              <w:rPr>
                <w:rFonts w:asciiTheme="majorBidi" w:eastAsia="Times New Roman" w:hAnsiTheme="majorBidi" w:cstheme="majorBidi"/>
                <w:lang w:val="en-GB"/>
              </w:rPr>
            </w:rPrChange>
          </w:rPr>
          <w:delText xml:space="preserve"> </w:delText>
        </w:r>
        <w:r w:rsidRPr="00140222" w:rsidDel="00C507AC">
          <w:rPr>
            <w:rFonts w:asciiTheme="majorBidi" w:eastAsia="Times New Roman" w:hAnsiTheme="majorBidi" w:cstheme="majorBidi"/>
            <w:sz w:val="22"/>
            <w:szCs w:val="22"/>
            <w:lang w:val="en-GB"/>
            <w:rPrChange w:id="16473"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74" w:author="Jane Shaw" w:date="2015-11-07T20:25:00Z">
            <w:rPr>
              <w:rFonts w:asciiTheme="majorBidi" w:eastAsia="Times New Roman" w:hAnsiTheme="majorBidi" w:cstheme="majorBidi"/>
              <w:lang w:val="en-GB"/>
            </w:rPr>
          </w:rPrChange>
        </w:rPr>
        <w:t>FOB</w:t>
      </w:r>
      <w:del w:id="16475" w:author="Jane Shaw" w:date="2015-10-29T19:55:00Z">
        <w:r w:rsidRPr="00140222" w:rsidDel="00C507AC">
          <w:rPr>
            <w:rFonts w:asciiTheme="majorBidi" w:eastAsia="Times New Roman" w:hAnsiTheme="majorBidi" w:cstheme="majorBidi"/>
            <w:sz w:val="22"/>
            <w:szCs w:val="22"/>
            <w:lang w:val="en-GB"/>
            <w:rPrChange w:id="16476"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77" w:author="Jane Shaw" w:date="2015-11-07T20:25:00Z">
            <w:rPr>
              <w:rFonts w:asciiTheme="majorBidi" w:eastAsia="Times New Roman" w:hAnsiTheme="majorBidi" w:cstheme="majorBidi"/>
              <w:lang w:val="en-GB"/>
            </w:rPr>
          </w:rPrChange>
        </w:rPr>
        <w:t xml:space="preserve"> basis (which excludes additional costs such as transport</w:t>
      </w:r>
      <w:ins w:id="16478" w:author="Jane Shaw" w:date="2015-10-29T19:55:00Z">
        <w:r w:rsidR="00C507AC" w:rsidRPr="00140222">
          <w:rPr>
            <w:rFonts w:asciiTheme="majorBidi" w:eastAsia="Times New Roman" w:hAnsiTheme="majorBidi" w:cstheme="majorBidi"/>
            <w:sz w:val="22"/>
            <w:szCs w:val="22"/>
            <w:lang w:val="en-GB"/>
            <w:rPrChange w:id="16479" w:author="Jane Shaw" w:date="2015-11-07T20:25:00Z">
              <w:rPr>
                <w:rFonts w:asciiTheme="majorBidi" w:eastAsia="Times New Roman" w:hAnsiTheme="majorBidi" w:cstheme="majorBidi"/>
                <w:lang w:val="en-GB"/>
              </w:rPr>
            </w:rPrChange>
          </w:rPr>
          <w:t xml:space="preserve"> and</w:t>
        </w:r>
      </w:ins>
      <w:del w:id="16480" w:author="Jane Shaw" w:date="2015-10-29T19:55:00Z">
        <w:r w:rsidRPr="00140222" w:rsidDel="00C507AC">
          <w:rPr>
            <w:rFonts w:asciiTheme="majorBidi" w:eastAsia="Times New Roman" w:hAnsiTheme="majorBidi" w:cstheme="majorBidi"/>
            <w:sz w:val="22"/>
            <w:szCs w:val="22"/>
            <w:lang w:val="en-GB"/>
            <w:rPrChange w:id="16481"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82" w:author="Jane Shaw" w:date="2015-11-07T20:25:00Z">
            <w:rPr>
              <w:rFonts w:asciiTheme="majorBidi" w:eastAsia="Times New Roman" w:hAnsiTheme="majorBidi" w:cstheme="majorBidi"/>
              <w:lang w:val="en-GB"/>
            </w:rPr>
          </w:rPrChange>
        </w:rPr>
        <w:t xml:space="preserve"> insurance</w:t>
      </w:r>
      <w:del w:id="16483" w:author="Jane Shaw" w:date="2015-10-29T19:55:00Z">
        <w:r w:rsidRPr="00140222" w:rsidDel="00C507AC">
          <w:rPr>
            <w:rFonts w:asciiTheme="majorBidi" w:eastAsia="Times New Roman" w:hAnsiTheme="majorBidi" w:cstheme="majorBidi"/>
            <w:sz w:val="22"/>
            <w:szCs w:val="22"/>
            <w:lang w:val="en-GB"/>
            <w:rPrChange w:id="16484" w:author="Jane Shaw" w:date="2015-11-07T20:25:00Z">
              <w:rPr>
                <w:rFonts w:asciiTheme="majorBidi" w:eastAsia="Times New Roman" w:hAnsiTheme="majorBidi" w:cstheme="majorBidi"/>
                <w:lang w:val="en-GB"/>
              </w:rPr>
            </w:rPrChange>
          </w:rPr>
          <w:delText>, etc.</w:delText>
        </w:r>
      </w:del>
      <w:r w:rsidRPr="00140222">
        <w:rPr>
          <w:rFonts w:asciiTheme="majorBidi" w:eastAsia="Times New Roman" w:hAnsiTheme="majorBidi" w:cstheme="majorBidi"/>
          <w:sz w:val="22"/>
          <w:szCs w:val="22"/>
          <w:lang w:val="en-GB"/>
          <w:rPrChange w:id="16485" w:author="Jane Shaw" w:date="2015-11-07T20:25:00Z">
            <w:rPr>
              <w:rFonts w:asciiTheme="majorBidi" w:eastAsia="Times New Roman" w:hAnsiTheme="majorBidi" w:cstheme="majorBidi"/>
              <w:lang w:val="en-GB"/>
            </w:rPr>
          </w:rPrChange>
        </w:rPr>
        <w:t xml:space="preserve">), while imports are on a </w:t>
      </w:r>
      <w:del w:id="16486" w:author="Jane Shaw" w:date="2015-10-29T19:55:00Z">
        <w:r w:rsidRPr="00140222" w:rsidDel="00C507AC">
          <w:rPr>
            <w:rFonts w:asciiTheme="majorBidi" w:eastAsia="Times New Roman" w:hAnsiTheme="majorBidi" w:cstheme="majorBidi"/>
            <w:sz w:val="22"/>
            <w:szCs w:val="22"/>
            <w:lang w:val="en-GB"/>
            <w:rPrChange w:id="16487" w:author="Jane Shaw" w:date="2015-11-07T20:25:00Z">
              <w:rPr>
                <w:rFonts w:asciiTheme="majorBidi" w:eastAsia="Times New Roman" w:hAnsiTheme="majorBidi" w:cstheme="majorBidi"/>
                <w:lang w:val="en-GB"/>
              </w:rPr>
            </w:rPrChange>
          </w:rPr>
          <w:delText>“cost-insurance-freight</w:delText>
        </w:r>
        <w:r w:rsidR="00EA5966" w:rsidRPr="00140222" w:rsidDel="00C507AC">
          <w:rPr>
            <w:rFonts w:asciiTheme="majorBidi" w:eastAsia="Times New Roman" w:hAnsiTheme="majorBidi" w:cstheme="majorBidi"/>
            <w:sz w:val="22"/>
            <w:szCs w:val="22"/>
            <w:lang w:val="en-GB"/>
            <w:rPrChange w:id="16488" w:author="Jane Shaw" w:date="2015-11-07T20:25:00Z">
              <w:rPr>
                <w:rFonts w:asciiTheme="majorBidi" w:eastAsia="Times New Roman" w:hAnsiTheme="majorBidi" w:cstheme="majorBidi"/>
                <w:lang w:val="en-GB"/>
              </w:rPr>
            </w:rPrChange>
          </w:rPr>
          <w:delText>”</w:delText>
        </w:r>
        <w:r w:rsidRPr="00140222" w:rsidDel="00C507AC">
          <w:rPr>
            <w:rFonts w:asciiTheme="majorBidi" w:eastAsia="Times New Roman" w:hAnsiTheme="majorBidi" w:cstheme="majorBidi"/>
            <w:sz w:val="22"/>
            <w:szCs w:val="22"/>
            <w:lang w:val="en-GB"/>
            <w:rPrChange w:id="16489" w:author="Jane Shaw" w:date="2015-11-07T20:25:00Z">
              <w:rPr>
                <w:rFonts w:asciiTheme="majorBidi" w:eastAsia="Times New Roman" w:hAnsiTheme="majorBidi" w:cstheme="majorBidi"/>
                <w:lang w:val="en-GB"/>
              </w:rPr>
            </w:rPrChange>
          </w:rPr>
          <w:delText xml:space="preserve"> (</w:delText>
        </w:r>
      </w:del>
      <w:r w:rsidRPr="00140222">
        <w:rPr>
          <w:rFonts w:asciiTheme="majorBidi" w:eastAsia="Times New Roman" w:hAnsiTheme="majorBidi" w:cstheme="majorBidi"/>
          <w:sz w:val="22"/>
          <w:szCs w:val="22"/>
          <w:lang w:val="en-GB"/>
          <w:rPrChange w:id="16490" w:author="Jane Shaw" w:date="2015-11-07T20:25:00Z">
            <w:rPr>
              <w:rFonts w:asciiTheme="majorBidi" w:eastAsia="Times New Roman" w:hAnsiTheme="majorBidi" w:cstheme="majorBidi"/>
              <w:lang w:val="en-GB"/>
            </w:rPr>
          </w:rPrChange>
        </w:rPr>
        <w:t>CIF</w:t>
      </w:r>
      <w:del w:id="16491" w:author="Jane Shaw" w:date="2015-10-29T19:55:00Z">
        <w:r w:rsidRPr="00140222" w:rsidDel="00C507AC">
          <w:rPr>
            <w:rFonts w:asciiTheme="majorBidi" w:eastAsia="Times New Roman" w:hAnsiTheme="majorBidi" w:cstheme="majorBidi"/>
            <w:sz w:val="22"/>
            <w:szCs w:val="22"/>
            <w:lang w:val="en-GB"/>
            <w:rPrChange w:id="16492"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493" w:author="Jane Shaw" w:date="2015-11-07T20:25:00Z">
            <w:rPr>
              <w:rFonts w:asciiTheme="majorBidi" w:eastAsia="Times New Roman" w:hAnsiTheme="majorBidi" w:cstheme="majorBidi"/>
              <w:lang w:val="en-GB"/>
            </w:rPr>
          </w:rPrChange>
        </w:rPr>
        <w:t xml:space="preserve"> basis, the export </w:t>
      </w:r>
      <w:del w:id="16494" w:author="Jane Shaw" w:date="2015-10-29T19:55:00Z">
        <w:r w:rsidRPr="00140222" w:rsidDel="00C507AC">
          <w:rPr>
            <w:rFonts w:asciiTheme="majorBidi" w:eastAsia="Times New Roman" w:hAnsiTheme="majorBidi" w:cstheme="majorBidi"/>
            <w:sz w:val="22"/>
            <w:szCs w:val="22"/>
            <w:lang w:val="en-GB"/>
            <w:rPrChange w:id="16495" w:author="Jane Shaw" w:date="2015-11-07T20:25:00Z">
              <w:rPr>
                <w:rFonts w:asciiTheme="majorBidi" w:eastAsia="Times New Roman" w:hAnsiTheme="majorBidi" w:cstheme="majorBidi"/>
                <w:lang w:val="en-GB"/>
              </w:rPr>
            </w:rPrChange>
          </w:rPr>
          <w:delText xml:space="preserve">UV </w:delText>
        </w:r>
      </w:del>
      <w:ins w:id="16496" w:author="Jane Shaw" w:date="2015-10-29T19:55:00Z">
        <w:r w:rsidR="00C507AC" w:rsidRPr="00140222">
          <w:rPr>
            <w:rFonts w:asciiTheme="majorBidi" w:eastAsia="Times New Roman" w:hAnsiTheme="majorBidi" w:cstheme="majorBidi"/>
            <w:sz w:val="22"/>
            <w:szCs w:val="22"/>
            <w:lang w:val="en-GB"/>
            <w:rPrChange w:id="16497" w:author="Jane Shaw" w:date="2015-11-07T20:25:00Z">
              <w:rPr>
                <w:rFonts w:asciiTheme="majorBidi" w:eastAsia="Times New Roman" w:hAnsiTheme="majorBidi" w:cstheme="majorBidi"/>
                <w:lang w:val="en-GB"/>
              </w:rPr>
            </w:rPrChange>
          </w:rPr>
          <w:t xml:space="preserve">unit value </w:t>
        </w:r>
      </w:ins>
      <w:r w:rsidRPr="00140222">
        <w:rPr>
          <w:rFonts w:asciiTheme="majorBidi" w:eastAsia="Times New Roman" w:hAnsiTheme="majorBidi" w:cstheme="majorBidi"/>
          <w:sz w:val="22"/>
          <w:szCs w:val="22"/>
          <w:lang w:val="en-GB"/>
          <w:rPrChange w:id="16498" w:author="Jane Shaw" w:date="2015-11-07T20:25:00Z">
            <w:rPr>
              <w:rFonts w:asciiTheme="majorBidi" w:eastAsia="Times New Roman" w:hAnsiTheme="majorBidi" w:cstheme="majorBidi"/>
              <w:lang w:val="en-GB"/>
            </w:rPr>
          </w:rPrChange>
        </w:rPr>
        <w:t xml:space="preserve">is expected to be lower than the import </w:t>
      </w:r>
      <w:del w:id="16499" w:author="Jane Shaw" w:date="2015-10-29T19:55:00Z">
        <w:r w:rsidRPr="00140222" w:rsidDel="00C507AC">
          <w:rPr>
            <w:rFonts w:asciiTheme="majorBidi" w:eastAsia="Times New Roman" w:hAnsiTheme="majorBidi" w:cstheme="majorBidi"/>
            <w:sz w:val="22"/>
            <w:szCs w:val="22"/>
            <w:lang w:val="en-GB"/>
            <w:rPrChange w:id="16500" w:author="Jane Shaw" w:date="2015-11-07T20:25:00Z">
              <w:rPr>
                <w:rFonts w:asciiTheme="majorBidi" w:eastAsia="Times New Roman" w:hAnsiTheme="majorBidi" w:cstheme="majorBidi"/>
                <w:lang w:val="en-GB"/>
              </w:rPr>
            </w:rPrChange>
          </w:rPr>
          <w:delText>UV</w:delText>
        </w:r>
      </w:del>
      <w:ins w:id="16501" w:author="Jane Shaw" w:date="2015-10-29T19:55:00Z">
        <w:r w:rsidR="00C507AC" w:rsidRPr="00140222">
          <w:rPr>
            <w:rFonts w:asciiTheme="majorBidi" w:eastAsia="Times New Roman" w:hAnsiTheme="majorBidi" w:cstheme="majorBidi"/>
            <w:sz w:val="22"/>
            <w:szCs w:val="22"/>
            <w:lang w:val="en-GB"/>
            <w:rPrChange w:id="16502" w:author="Jane Shaw" w:date="2015-11-07T20:25:00Z">
              <w:rPr>
                <w:rFonts w:asciiTheme="majorBidi" w:eastAsia="Times New Roman" w:hAnsiTheme="majorBidi" w:cstheme="majorBidi"/>
                <w:lang w:val="en-GB"/>
              </w:rPr>
            </w:rPrChange>
          </w:rPr>
          <w:t>unit value</w:t>
        </w:r>
      </w:ins>
      <w:r w:rsidRPr="00140222">
        <w:rPr>
          <w:rFonts w:asciiTheme="majorBidi" w:eastAsia="Times New Roman" w:hAnsiTheme="majorBidi" w:cstheme="majorBidi"/>
          <w:sz w:val="22"/>
          <w:szCs w:val="22"/>
          <w:lang w:val="en-GB"/>
          <w:rPrChange w:id="16503" w:author="Jane Shaw" w:date="2015-11-07T20:25:00Z">
            <w:rPr>
              <w:rFonts w:asciiTheme="majorBidi" w:eastAsia="Times New Roman" w:hAnsiTheme="majorBidi" w:cstheme="majorBidi"/>
              <w:lang w:val="en-GB"/>
            </w:rPr>
          </w:rPrChange>
        </w:rPr>
        <w:t xml:space="preserve">. To adjust for this, an FOB/CIF adjustment factor is used. This factor, as </w:t>
      </w:r>
      <w:ins w:id="16504" w:author="Jane Shaw" w:date="2015-10-29T19:55:00Z">
        <w:r w:rsidR="00C507AC" w:rsidRPr="00140222">
          <w:rPr>
            <w:rFonts w:asciiTheme="majorBidi" w:eastAsia="Times New Roman" w:hAnsiTheme="majorBidi" w:cstheme="majorBidi"/>
            <w:sz w:val="22"/>
            <w:szCs w:val="22"/>
            <w:lang w:val="en-GB"/>
            <w:rPrChange w:id="16505" w:author="Jane Shaw" w:date="2015-11-07T20:25:00Z">
              <w:rPr>
                <w:rFonts w:asciiTheme="majorBidi" w:eastAsia="Times New Roman" w:hAnsiTheme="majorBidi" w:cstheme="majorBidi"/>
                <w:lang w:val="en-GB"/>
              </w:rPr>
            </w:rPrChange>
          </w:rPr>
          <w:t xml:space="preserve">previously </w:t>
        </w:r>
      </w:ins>
      <w:r w:rsidRPr="00140222">
        <w:rPr>
          <w:rFonts w:asciiTheme="majorBidi" w:eastAsia="Times New Roman" w:hAnsiTheme="majorBidi" w:cstheme="majorBidi"/>
          <w:sz w:val="22"/>
          <w:szCs w:val="22"/>
          <w:lang w:val="en-GB"/>
          <w:rPrChange w:id="16506" w:author="Jane Shaw" w:date="2015-11-07T20:25:00Z">
            <w:rPr>
              <w:rFonts w:asciiTheme="majorBidi" w:eastAsia="Times New Roman" w:hAnsiTheme="majorBidi" w:cstheme="majorBidi"/>
              <w:lang w:val="en-GB"/>
            </w:rPr>
          </w:rPrChange>
        </w:rPr>
        <w:t>mentioned</w:t>
      </w:r>
      <w:del w:id="16507" w:author="Jane Shaw" w:date="2015-10-29T19:55:00Z">
        <w:r w:rsidRPr="00140222" w:rsidDel="00C507AC">
          <w:rPr>
            <w:rFonts w:asciiTheme="majorBidi" w:eastAsia="Times New Roman" w:hAnsiTheme="majorBidi" w:cstheme="majorBidi"/>
            <w:sz w:val="22"/>
            <w:szCs w:val="22"/>
            <w:lang w:val="en-GB"/>
            <w:rPrChange w:id="16508" w:author="Jane Shaw" w:date="2015-11-07T20:25:00Z">
              <w:rPr>
                <w:rFonts w:asciiTheme="majorBidi" w:eastAsia="Times New Roman" w:hAnsiTheme="majorBidi" w:cstheme="majorBidi"/>
                <w:lang w:val="en-GB"/>
              </w:rPr>
            </w:rPrChange>
          </w:rPr>
          <w:delText xml:space="preserve"> earlier</w:delText>
        </w:r>
      </w:del>
      <w:r w:rsidRPr="00140222">
        <w:rPr>
          <w:rFonts w:asciiTheme="majorBidi" w:eastAsia="Times New Roman" w:hAnsiTheme="majorBidi" w:cstheme="majorBidi"/>
          <w:sz w:val="22"/>
          <w:szCs w:val="22"/>
          <w:lang w:val="en-GB"/>
          <w:rPrChange w:id="16509" w:author="Jane Shaw" w:date="2015-11-07T20:25:00Z">
            <w:rPr>
              <w:rFonts w:asciiTheme="majorBidi" w:eastAsia="Times New Roman" w:hAnsiTheme="majorBidi" w:cstheme="majorBidi"/>
              <w:lang w:val="en-GB"/>
            </w:rPr>
          </w:rPrChange>
        </w:rPr>
        <w:t>, is commodity-specific and depend</w:t>
      </w:r>
      <w:ins w:id="16510" w:author="Jane Shaw" w:date="2015-10-29T19:55:00Z">
        <w:r w:rsidR="00C507AC" w:rsidRPr="00140222">
          <w:rPr>
            <w:rFonts w:asciiTheme="majorBidi" w:eastAsia="Times New Roman" w:hAnsiTheme="majorBidi" w:cstheme="majorBidi"/>
            <w:sz w:val="22"/>
            <w:szCs w:val="22"/>
            <w:lang w:val="en-GB"/>
            <w:rPrChange w:id="16511" w:author="Jane Shaw" w:date="2015-11-07T20:25:00Z">
              <w:rPr>
                <w:rFonts w:asciiTheme="majorBidi" w:eastAsia="Times New Roman" w:hAnsiTheme="majorBidi" w:cstheme="majorBidi"/>
                <w:lang w:val="en-GB"/>
              </w:rPr>
            </w:rPrChange>
          </w:rPr>
          <w:t>s</w:t>
        </w:r>
      </w:ins>
      <w:del w:id="16512" w:author="Jane Shaw" w:date="2015-10-29T19:55:00Z">
        <w:r w:rsidRPr="00140222" w:rsidDel="00C507AC">
          <w:rPr>
            <w:rFonts w:asciiTheme="majorBidi" w:eastAsia="Times New Roman" w:hAnsiTheme="majorBidi" w:cstheme="majorBidi"/>
            <w:sz w:val="22"/>
            <w:szCs w:val="22"/>
            <w:lang w:val="en-GB"/>
            <w:rPrChange w:id="16513" w:author="Jane Shaw" w:date="2015-11-07T20:25:00Z">
              <w:rPr>
                <w:rFonts w:asciiTheme="majorBidi" w:eastAsia="Times New Roman" w:hAnsiTheme="majorBidi" w:cstheme="majorBidi"/>
                <w:lang w:val="en-GB"/>
              </w:rPr>
            </w:rPrChange>
          </w:rPr>
          <w:delText>ent</w:delText>
        </w:r>
      </w:del>
      <w:r w:rsidRPr="00140222">
        <w:rPr>
          <w:rFonts w:asciiTheme="majorBidi" w:eastAsia="Times New Roman" w:hAnsiTheme="majorBidi" w:cstheme="majorBidi"/>
          <w:sz w:val="22"/>
          <w:szCs w:val="22"/>
          <w:lang w:val="en-GB"/>
          <w:rPrChange w:id="16514" w:author="Jane Shaw" w:date="2015-11-07T20:25:00Z">
            <w:rPr>
              <w:rFonts w:asciiTheme="majorBidi" w:eastAsia="Times New Roman" w:hAnsiTheme="majorBidi" w:cstheme="majorBidi"/>
              <w:lang w:val="en-GB"/>
            </w:rPr>
          </w:rPrChange>
        </w:rPr>
        <w:t xml:space="preserve"> on the mode of transport</w:t>
      </w:r>
      <w:del w:id="16515" w:author="Jane Shaw" w:date="2015-10-29T19:55:00Z">
        <w:r w:rsidRPr="00140222" w:rsidDel="00C507AC">
          <w:rPr>
            <w:rFonts w:asciiTheme="majorBidi" w:eastAsia="Times New Roman" w:hAnsiTheme="majorBidi" w:cstheme="majorBidi"/>
            <w:sz w:val="22"/>
            <w:szCs w:val="22"/>
            <w:lang w:val="en-GB"/>
            <w:rPrChange w:id="16516" w:author="Jane Shaw" w:date="2015-11-07T20:25:00Z">
              <w:rPr>
                <w:rFonts w:asciiTheme="majorBidi" w:eastAsia="Times New Roman" w:hAnsiTheme="majorBidi" w:cstheme="majorBidi"/>
                <w:lang w:val="en-GB"/>
              </w:rPr>
            </w:rPrChange>
          </w:rPr>
          <w:delText>ation</w:delText>
        </w:r>
      </w:del>
      <w:r w:rsidRPr="00140222">
        <w:rPr>
          <w:rFonts w:asciiTheme="majorBidi" w:eastAsia="Times New Roman" w:hAnsiTheme="majorBidi" w:cstheme="majorBidi"/>
          <w:sz w:val="22"/>
          <w:szCs w:val="22"/>
          <w:lang w:val="en-GB"/>
          <w:rPrChange w:id="16517" w:author="Jane Shaw" w:date="2015-11-07T20:25:00Z">
            <w:rPr>
              <w:rFonts w:asciiTheme="majorBidi" w:eastAsia="Times New Roman" w:hAnsiTheme="majorBidi" w:cstheme="majorBidi"/>
              <w:lang w:val="en-GB"/>
            </w:rPr>
          </w:rPrChange>
        </w:rPr>
        <w:t xml:space="preserve"> and the </w:t>
      </w:r>
      <w:del w:id="16518" w:author="Jane Shaw" w:date="2015-10-29T19:56:00Z">
        <w:r w:rsidRPr="00140222" w:rsidDel="00C507AC">
          <w:rPr>
            <w:rFonts w:asciiTheme="majorBidi" w:eastAsia="Times New Roman" w:hAnsiTheme="majorBidi" w:cstheme="majorBidi"/>
            <w:sz w:val="22"/>
            <w:szCs w:val="22"/>
            <w:lang w:val="en-GB"/>
            <w:rPrChange w:id="16519" w:author="Jane Shaw" w:date="2015-11-07T20:25:00Z">
              <w:rPr>
                <w:rFonts w:asciiTheme="majorBidi" w:eastAsia="Times New Roman" w:hAnsiTheme="majorBidi" w:cstheme="majorBidi"/>
                <w:lang w:val="en-GB"/>
              </w:rPr>
            </w:rPrChange>
          </w:rPr>
          <w:delText xml:space="preserve">relevant </w:delText>
        </w:r>
      </w:del>
      <w:r w:rsidRPr="00140222">
        <w:rPr>
          <w:rFonts w:asciiTheme="majorBidi" w:eastAsia="Times New Roman" w:hAnsiTheme="majorBidi" w:cstheme="majorBidi"/>
          <w:sz w:val="22"/>
          <w:szCs w:val="22"/>
          <w:lang w:val="en-GB"/>
          <w:rPrChange w:id="16520" w:author="Jane Shaw" w:date="2015-11-07T20:25:00Z">
            <w:rPr>
              <w:rFonts w:asciiTheme="majorBidi" w:eastAsia="Times New Roman" w:hAnsiTheme="majorBidi" w:cstheme="majorBidi"/>
              <w:lang w:val="en-GB"/>
            </w:rPr>
          </w:rPrChange>
        </w:rPr>
        <w:t>geographical distance</w:t>
      </w:r>
      <w:del w:id="16521" w:author="Jane Shaw" w:date="2015-11-07T20:24:00Z">
        <w:r w:rsidRPr="00140222" w:rsidDel="00140222">
          <w:rPr>
            <w:rFonts w:asciiTheme="majorBidi" w:eastAsia="Times New Roman" w:hAnsiTheme="majorBidi" w:cstheme="majorBidi"/>
            <w:sz w:val="22"/>
            <w:szCs w:val="22"/>
            <w:lang w:val="en-GB"/>
            <w:rPrChange w:id="16522" w:author="Jane Shaw" w:date="2015-11-07T20:25:00Z">
              <w:rPr>
                <w:rFonts w:asciiTheme="majorBidi" w:eastAsia="Times New Roman" w:hAnsiTheme="majorBidi" w:cstheme="majorBidi"/>
                <w:lang w:val="en-GB"/>
              </w:rPr>
            </w:rPrChange>
          </w:rPr>
          <w:delText>s</w:delText>
        </w:r>
      </w:del>
      <w:r w:rsidRPr="00140222">
        <w:rPr>
          <w:rFonts w:asciiTheme="majorBidi" w:eastAsia="Times New Roman" w:hAnsiTheme="majorBidi" w:cstheme="majorBidi"/>
          <w:sz w:val="22"/>
          <w:szCs w:val="22"/>
          <w:lang w:val="en-GB"/>
          <w:rPrChange w:id="16523" w:author="Jane Shaw" w:date="2015-11-07T20:25:00Z">
            <w:rPr>
              <w:rFonts w:asciiTheme="majorBidi" w:eastAsia="Times New Roman" w:hAnsiTheme="majorBidi" w:cstheme="majorBidi"/>
              <w:lang w:val="en-GB"/>
            </w:rPr>
          </w:rPrChange>
        </w:rPr>
        <w:t>, among other</w:t>
      </w:r>
      <w:ins w:id="16524" w:author="Jane Shaw" w:date="2015-10-29T19:56:00Z">
        <w:r w:rsidR="00C507AC" w:rsidRPr="00140222">
          <w:rPr>
            <w:rFonts w:asciiTheme="majorBidi" w:eastAsia="Times New Roman" w:hAnsiTheme="majorBidi" w:cstheme="majorBidi"/>
            <w:sz w:val="22"/>
            <w:szCs w:val="22"/>
            <w:lang w:val="en-GB"/>
            <w:rPrChange w:id="16525" w:author="Jane Shaw" w:date="2015-11-07T20:25:00Z">
              <w:rPr>
                <w:rFonts w:asciiTheme="majorBidi" w:eastAsia="Times New Roman" w:hAnsiTheme="majorBidi" w:cstheme="majorBidi"/>
                <w:lang w:val="en-GB"/>
              </w:rPr>
            </w:rPrChange>
          </w:rPr>
          <w:t xml:space="preserve"> factor</w:t>
        </w:r>
      </w:ins>
      <w:r w:rsidRPr="00140222">
        <w:rPr>
          <w:rFonts w:asciiTheme="majorBidi" w:eastAsia="Times New Roman" w:hAnsiTheme="majorBidi" w:cstheme="majorBidi"/>
          <w:sz w:val="22"/>
          <w:szCs w:val="22"/>
          <w:lang w:val="en-GB"/>
          <w:rPrChange w:id="16526" w:author="Jane Shaw" w:date="2015-11-07T20:25:00Z">
            <w:rPr>
              <w:rFonts w:asciiTheme="majorBidi" w:eastAsia="Times New Roman" w:hAnsiTheme="majorBidi" w:cstheme="majorBidi"/>
              <w:lang w:val="en-GB"/>
            </w:rPr>
          </w:rPrChange>
        </w:rPr>
        <w:t>s.</w:t>
      </w:r>
      <w:r w:rsidR="008568EC" w:rsidRPr="00140222">
        <w:rPr>
          <w:rFonts w:asciiTheme="majorBidi" w:eastAsia="Times New Roman" w:hAnsiTheme="majorBidi" w:cstheme="majorBidi"/>
          <w:sz w:val="22"/>
          <w:szCs w:val="22"/>
          <w:lang w:val="en-GB"/>
          <w:rPrChange w:id="16527" w:author="Jane Shaw" w:date="2015-11-07T20:25:00Z">
            <w:rPr>
              <w:rFonts w:asciiTheme="majorBidi" w:eastAsia="Times New Roman" w:hAnsiTheme="majorBidi" w:cstheme="majorBidi"/>
              <w:lang w:val="en-GB"/>
            </w:rPr>
          </w:rPrChange>
        </w:rPr>
        <w:t xml:space="preserve"> </w:t>
      </w:r>
      <w:r w:rsidRPr="00140222">
        <w:rPr>
          <w:rFonts w:asciiTheme="majorBidi" w:eastAsia="Times New Roman" w:hAnsiTheme="majorBidi" w:cstheme="majorBidi"/>
          <w:sz w:val="22"/>
          <w:szCs w:val="22"/>
          <w:lang w:val="en-GB"/>
          <w:rPrChange w:id="16528" w:author="Jane Shaw" w:date="2015-11-07T20:25:00Z">
            <w:rPr>
              <w:rFonts w:asciiTheme="majorBidi" w:eastAsia="Times New Roman" w:hAnsiTheme="majorBidi" w:cstheme="majorBidi"/>
              <w:lang w:val="en-GB"/>
            </w:rPr>
          </w:rPrChange>
        </w:rPr>
        <w:t xml:space="preserve">While specificity is always important, </w:t>
      </w:r>
      <w:del w:id="16529" w:author="Jane Shaw" w:date="2015-10-29T19:56:00Z">
        <w:r w:rsidRPr="00140222" w:rsidDel="00C507AC">
          <w:rPr>
            <w:rFonts w:asciiTheme="majorBidi" w:eastAsia="Times New Roman" w:hAnsiTheme="majorBidi" w:cstheme="majorBidi"/>
            <w:sz w:val="22"/>
            <w:szCs w:val="22"/>
            <w:lang w:val="en-GB"/>
            <w:rPrChange w:id="16530" w:author="Jane Shaw" w:date="2015-11-07T20:25:00Z">
              <w:rPr>
                <w:rFonts w:asciiTheme="majorBidi" w:eastAsia="Times New Roman" w:hAnsiTheme="majorBidi" w:cstheme="majorBidi"/>
                <w:lang w:val="en-GB"/>
              </w:rPr>
            </w:rPrChange>
          </w:rPr>
          <w:delText xml:space="preserve">there </w:delText>
        </w:r>
        <w:r w:rsidR="00EA5966" w:rsidRPr="00140222" w:rsidDel="00C507AC">
          <w:rPr>
            <w:rFonts w:asciiTheme="majorBidi" w:eastAsia="Times New Roman" w:hAnsiTheme="majorBidi" w:cstheme="majorBidi"/>
            <w:sz w:val="22"/>
            <w:szCs w:val="22"/>
            <w:lang w:val="en-GB"/>
            <w:rPrChange w:id="16531" w:author="Jane Shaw" w:date="2015-11-07T20:25:00Z">
              <w:rPr>
                <w:rFonts w:asciiTheme="majorBidi" w:eastAsia="Times New Roman" w:hAnsiTheme="majorBidi" w:cstheme="majorBidi"/>
                <w:lang w:val="en-GB"/>
              </w:rPr>
            </w:rPrChange>
          </w:rPr>
          <w:delText xml:space="preserve">are </w:delText>
        </w:r>
        <w:r w:rsidRPr="00140222" w:rsidDel="00C507AC">
          <w:rPr>
            <w:rFonts w:asciiTheme="majorBidi" w:eastAsia="Times New Roman" w:hAnsiTheme="majorBidi" w:cstheme="majorBidi"/>
            <w:sz w:val="22"/>
            <w:szCs w:val="22"/>
            <w:lang w:val="en-GB"/>
            <w:rPrChange w:id="16532" w:author="Jane Shaw" w:date="2015-11-07T20:25:00Z">
              <w:rPr>
                <w:rFonts w:asciiTheme="majorBidi" w:eastAsia="Times New Roman" w:hAnsiTheme="majorBidi" w:cstheme="majorBidi"/>
                <w:lang w:val="en-GB"/>
              </w:rPr>
            </w:rPrChange>
          </w:rPr>
          <w:delText xml:space="preserve">also </w:delText>
        </w:r>
      </w:del>
      <w:r w:rsidRPr="00140222">
        <w:rPr>
          <w:rFonts w:asciiTheme="majorBidi" w:eastAsia="Times New Roman" w:hAnsiTheme="majorBidi" w:cstheme="majorBidi"/>
          <w:sz w:val="22"/>
          <w:szCs w:val="22"/>
          <w:lang w:val="en-GB"/>
          <w:rPrChange w:id="16533" w:author="Jane Shaw" w:date="2015-11-07T20:25:00Z">
            <w:rPr>
              <w:rFonts w:asciiTheme="majorBidi" w:eastAsia="Times New Roman" w:hAnsiTheme="majorBidi" w:cstheme="majorBidi"/>
              <w:lang w:val="en-GB"/>
            </w:rPr>
          </w:rPrChange>
        </w:rPr>
        <w:t xml:space="preserve">a number of studies </w:t>
      </w:r>
      <w:del w:id="16534" w:author="Jane Shaw" w:date="2015-10-29T19:56:00Z">
        <w:r w:rsidRPr="00140222" w:rsidDel="00C507AC">
          <w:rPr>
            <w:rFonts w:asciiTheme="majorBidi" w:eastAsia="Times New Roman" w:hAnsiTheme="majorBidi" w:cstheme="majorBidi"/>
            <w:sz w:val="22"/>
            <w:szCs w:val="22"/>
            <w:lang w:val="en-GB"/>
            <w:rPrChange w:id="16535" w:author="Jane Shaw" w:date="2015-11-07T20:25:00Z">
              <w:rPr>
                <w:rFonts w:asciiTheme="majorBidi" w:eastAsia="Times New Roman" w:hAnsiTheme="majorBidi" w:cstheme="majorBidi"/>
                <w:lang w:val="en-GB"/>
              </w:rPr>
            </w:rPrChange>
          </w:rPr>
          <w:delText xml:space="preserve">that </w:delText>
        </w:r>
      </w:del>
      <w:r w:rsidRPr="00140222">
        <w:rPr>
          <w:rFonts w:asciiTheme="majorBidi" w:eastAsia="Times New Roman" w:hAnsiTheme="majorBidi" w:cstheme="majorBidi"/>
          <w:sz w:val="22"/>
          <w:szCs w:val="22"/>
          <w:lang w:val="en-GB"/>
          <w:rPrChange w:id="16536" w:author="Jane Shaw" w:date="2015-11-07T20:25:00Z">
            <w:rPr>
              <w:rFonts w:asciiTheme="majorBidi" w:eastAsia="Times New Roman" w:hAnsiTheme="majorBidi" w:cstheme="majorBidi"/>
              <w:lang w:val="en-GB"/>
            </w:rPr>
          </w:rPrChange>
        </w:rPr>
        <w:t xml:space="preserve">provide standard factors </w:t>
      </w:r>
      <w:del w:id="16537" w:author="Jane Shaw" w:date="2015-11-07T20:26:00Z">
        <w:r w:rsidRPr="00140222" w:rsidDel="00140222">
          <w:rPr>
            <w:rFonts w:asciiTheme="majorBidi" w:eastAsia="Times New Roman" w:hAnsiTheme="majorBidi" w:cstheme="majorBidi"/>
            <w:sz w:val="22"/>
            <w:szCs w:val="22"/>
            <w:lang w:val="en-GB"/>
            <w:rPrChange w:id="16538" w:author="Jane Shaw" w:date="2015-11-07T20:25:00Z">
              <w:rPr>
                <w:rFonts w:asciiTheme="majorBidi" w:eastAsia="Times New Roman" w:hAnsiTheme="majorBidi" w:cstheme="majorBidi"/>
                <w:lang w:val="en-GB"/>
              </w:rPr>
            </w:rPrChange>
          </w:rPr>
          <w:delText xml:space="preserve">for </w:delText>
        </w:r>
      </w:del>
      <w:ins w:id="16539" w:author="Jane Shaw" w:date="2015-11-07T20:26:00Z">
        <w:r w:rsidR="00140222">
          <w:rPr>
            <w:rFonts w:asciiTheme="majorBidi" w:eastAsia="Times New Roman" w:hAnsiTheme="majorBidi" w:cstheme="majorBidi"/>
            <w:sz w:val="22"/>
            <w:szCs w:val="22"/>
            <w:lang w:val="en-GB"/>
          </w:rPr>
          <w:t>of</w:t>
        </w:r>
        <w:r w:rsidR="00140222" w:rsidRPr="00140222">
          <w:rPr>
            <w:rFonts w:asciiTheme="majorBidi" w:eastAsia="Times New Roman" w:hAnsiTheme="majorBidi" w:cstheme="majorBidi"/>
            <w:sz w:val="22"/>
            <w:szCs w:val="22"/>
            <w:lang w:val="en-GB"/>
            <w:rPrChange w:id="16540" w:author="Jane Shaw" w:date="2015-11-07T20:25:00Z">
              <w:rPr>
                <w:rFonts w:asciiTheme="majorBidi" w:eastAsia="Times New Roman" w:hAnsiTheme="majorBidi" w:cstheme="majorBidi"/>
                <w:lang w:val="en-GB"/>
              </w:rPr>
            </w:rPrChange>
          </w:rPr>
          <w:t xml:space="preserve"> </w:t>
        </w:r>
      </w:ins>
      <w:r w:rsidRPr="00140222">
        <w:rPr>
          <w:rFonts w:asciiTheme="majorBidi" w:eastAsia="Times New Roman" w:hAnsiTheme="majorBidi" w:cstheme="majorBidi"/>
          <w:sz w:val="22"/>
          <w:szCs w:val="22"/>
          <w:lang w:val="en-GB"/>
          <w:rPrChange w:id="16541" w:author="Jane Shaw" w:date="2015-11-07T20:25:00Z">
            <w:rPr>
              <w:rFonts w:asciiTheme="majorBidi" w:eastAsia="Times New Roman" w:hAnsiTheme="majorBidi" w:cstheme="majorBidi"/>
              <w:lang w:val="en-GB"/>
            </w:rPr>
          </w:rPrChange>
        </w:rPr>
        <w:t xml:space="preserve">adjustment, </w:t>
      </w:r>
      <w:ins w:id="16542" w:author="Jane Shaw" w:date="2015-10-29T19:56:00Z">
        <w:r w:rsidR="00C507AC" w:rsidRPr="00140222">
          <w:rPr>
            <w:rFonts w:asciiTheme="majorBidi" w:eastAsia="Times New Roman" w:hAnsiTheme="majorBidi" w:cstheme="majorBidi"/>
            <w:sz w:val="22"/>
            <w:szCs w:val="22"/>
            <w:lang w:val="en-GB"/>
            <w:rPrChange w:id="16543" w:author="Jane Shaw" w:date="2015-11-07T20:25:00Z">
              <w:rPr>
                <w:rFonts w:asciiTheme="majorBidi" w:eastAsia="Times New Roman" w:hAnsiTheme="majorBidi" w:cstheme="majorBidi"/>
                <w:lang w:val="en-GB"/>
              </w:rPr>
            </w:rPrChange>
          </w:rPr>
          <w:t xml:space="preserve">which are </w:t>
        </w:r>
      </w:ins>
      <w:del w:id="16544" w:author="Jane Shaw" w:date="2015-10-29T19:56:00Z">
        <w:r w:rsidRPr="00140222" w:rsidDel="00C507AC">
          <w:rPr>
            <w:rFonts w:asciiTheme="majorBidi" w:eastAsia="Times New Roman" w:hAnsiTheme="majorBidi" w:cstheme="majorBidi"/>
            <w:sz w:val="22"/>
            <w:szCs w:val="22"/>
            <w:lang w:val="en-GB"/>
            <w:rPrChange w:id="16545" w:author="Jane Shaw" w:date="2015-11-07T20:25:00Z">
              <w:rPr>
                <w:rFonts w:asciiTheme="majorBidi" w:eastAsia="Times New Roman" w:hAnsiTheme="majorBidi" w:cstheme="majorBidi"/>
                <w:lang w:val="en-GB"/>
              </w:rPr>
            </w:rPrChange>
          </w:rPr>
          <w:delText xml:space="preserve">broadly </w:delText>
        </w:r>
      </w:del>
      <w:r w:rsidRPr="00140222">
        <w:rPr>
          <w:rFonts w:asciiTheme="majorBidi" w:eastAsia="Times New Roman" w:hAnsiTheme="majorBidi" w:cstheme="majorBidi"/>
          <w:sz w:val="22"/>
          <w:szCs w:val="22"/>
          <w:lang w:val="en-GB"/>
          <w:rPrChange w:id="16546" w:author="Jane Shaw" w:date="2015-11-07T20:25:00Z">
            <w:rPr>
              <w:rFonts w:asciiTheme="majorBidi" w:eastAsia="Times New Roman" w:hAnsiTheme="majorBidi" w:cstheme="majorBidi"/>
              <w:lang w:val="en-GB"/>
            </w:rPr>
          </w:rPrChange>
        </w:rPr>
        <w:t>applicable to most commodities and trading partners.</w:t>
      </w:r>
      <w:r w:rsidR="008568EC" w:rsidRPr="00140222">
        <w:rPr>
          <w:rFonts w:asciiTheme="majorBidi" w:eastAsia="Times New Roman" w:hAnsiTheme="majorBidi" w:cstheme="majorBidi"/>
          <w:sz w:val="22"/>
          <w:szCs w:val="22"/>
          <w:lang w:val="en-GB"/>
          <w:rPrChange w:id="16547" w:author="Jane Shaw" w:date="2015-11-07T20:25:00Z">
            <w:rPr>
              <w:rFonts w:asciiTheme="majorBidi" w:eastAsia="Times New Roman" w:hAnsiTheme="majorBidi" w:cstheme="majorBidi"/>
              <w:lang w:val="en-GB"/>
            </w:rPr>
          </w:rPrChange>
        </w:rPr>
        <w:t xml:space="preserve"> </w:t>
      </w:r>
      <w:del w:id="16548" w:author="Jane Shaw" w:date="2015-10-29T19:56:00Z">
        <w:r w:rsidRPr="00140222" w:rsidDel="00C507AC">
          <w:rPr>
            <w:rFonts w:asciiTheme="majorBidi" w:eastAsia="Times New Roman" w:hAnsiTheme="majorBidi" w:cstheme="majorBidi"/>
            <w:sz w:val="22"/>
            <w:szCs w:val="22"/>
            <w:lang w:val="en-GB"/>
            <w:rPrChange w:id="16549" w:author="Jane Shaw" w:date="2015-11-07T20:25:00Z">
              <w:rPr>
                <w:rFonts w:asciiTheme="majorBidi" w:eastAsia="Times New Roman" w:hAnsiTheme="majorBidi" w:cstheme="majorBidi"/>
                <w:lang w:val="en-GB"/>
              </w:rPr>
            </w:rPrChange>
          </w:rPr>
          <w:delText xml:space="preserve">Let us assume, </w:delText>
        </w:r>
      </w:del>
      <w:r w:rsidR="00C507AC" w:rsidRPr="00140222">
        <w:rPr>
          <w:rFonts w:asciiTheme="majorBidi" w:eastAsia="Times New Roman" w:hAnsiTheme="majorBidi" w:cstheme="majorBidi"/>
          <w:sz w:val="22"/>
          <w:szCs w:val="22"/>
          <w:lang w:val="en-GB"/>
          <w:rPrChange w:id="16550" w:author="Jane Shaw" w:date="2015-11-07T20:25:00Z">
            <w:rPr>
              <w:rFonts w:asciiTheme="majorBidi" w:eastAsia="Times New Roman" w:hAnsiTheme="majorBidi" w:cstheme="majorBidi"/>
              <w:lang w:val="en-GB"/>
            </w:rPr>
          </w:rPrChange>
        </w:rPr>
        <w:t xml:space="preserve">For </w:t>
      </w:r>
      <w:r w:rsidRPr="00140222">
        <w:rPr>
          <w:rFonts w:asciiTheme="majorBidi" w:eastAsia="Times New Roman" w:hAnsiTheme="majorBidi" w:cstheme="majorBidi"/>
          <w:sz w:val="22"/>
          <w:szCs w:val="22"/>
          <w:lang w:val="en-GB"/>
          <w:rPrChange w:id="16551" w:author="Jane Shaw" w:date="2015-11-07T20:25:00Z">
            <w:rPr>
              <w:rFonts w:asciiTheme="majorBidi" w:eastAsia="Times New Roman" w:hAnsiTheme="majorBidi" w:cstheme="majorBidi"/>
              <w:lang w:val="en-GB"/>
            </w:rPr>
          </w:rPrChange>
        </w:rPr>
        <w:t xml:space="preserve">this example, </w:t>
      </w:r>
      <w:ins w:id="16552" w:author="Jane Shaw" w:date="2015-10-29T19:56:00Z">
        <w:r w:rsidR="00C507AC" w:rsidRPr="00140222">
          <w:rPr>
            <w:rFonts w:asciiTheme="majorBidi" w:eastAsia="Times New Roman" w:hAnsiTheme="majorBidi" w:cstheme="majorBidi"/>
            <w:sz w:val="22"/>
            <w:szCs w:val="22"/>
            <w:lang w:val="en-GB"/>
            <w:rPrChange w:id="16553" w:author="Jane Shaw" w:date="2015-11-07T20:25:00Z">
              <w:rPr>
                <w:rFonts w:asciiTheme="majorBidi" w:eastAsia="Times New Roman" w:hAnsiTheme="majorBidi" w:cstheme="majorBidi"/>
                <w:lang w:val="en-GB"/>
              </w:rPr>
            </w:rPrChange>
          </w:rPr>
          <w:t xml:space="preserve">it is assumed </w:t>
        </w:r>
      </w:ins>
      <w:r w:rsidRPr="00140222">
        <w:rPr>
          <w:rFonts w:asciiTheme="majorBidi" w:eastAsia="Times New Roman" w:hAnsiTheme="majorBidi" w:cstheme="majorBidi"/>
          <w:sz w:val="22"/>
          <w:szCs w:val="22"/>
          <w:lang w:val="en-GB"/>
          <w:rPrChange w:id="16554" w:author="Jane Shaw" w:date="2015-11-07T20:25:00Z">
            <w:rPr>
              <w:rFonts w:asciiTheme="majorBidi" w:eastAsia="Times New Roman" w:hAnsiTheme="majorBidi" w:cstheme="majorBidi"/>
              <w:lang w:val="en-GB"/>
            </w:rPr>
          </w:rPrChange>
        </w:rPr>
        <w:t xml:space="preserve">that the FOB/CIF factor </w:t>
      </w:r>
      <w:del w:id="16555" w:author="Jane Shaw" w:date="2015-10-29T19:56:00Z">
        <w:r w:rsidRPr="00140222" w:rsidDel="00C507AC">
          <w:rPr>
            <w:rFonts w:asciiTheme="majorBidi" w:eastAsia="Times New Roman" w:hAnsiTheme="majorBidi" w:cstheme="majorBidi"/>
            <w:sz w:val="22"/>
            <w:szCs w:val="22"/>
            <w:lang w:val="en-GB"/>
            <w:rPrChange w:id="16556" w:author="Jane Shaw" w:date="2015-11-07T20:25:00Z">
              <w:rPr>
                <w:rFonts w:asciiTheme="majorBidi" w:eastAsia="Times New Roman" w:hAnsiTheme="majorBidi" w:cstheme="majorBidi"/>
                <w:lang w:val="en-GB"/>
              </w:rPr>
            </w:rPrChange>
          </w:rPr>
          <w:delText xml:space="preserve">here </w:delText>
        </w:r>
      </w:del>
      <w:r w:rsidRPr="00140222">
        <w:rPr>
          <w:rFonts w:asciiTheme="majorBidi" w:eastAsia="Times New Roman" w:hAnsiTheme="majorBidi" w:cstheme="majorBidi"/>
          <w:sz w:val="22"/>
          <w:szCs w:val="22"/>
          <w:lang w:val="en-GB"/>
          <w:rPrChange w:id="16557" w:author="Jane Shaw" w:date="2015-11-07T20:25:00Z">
            <w:rPr>
              <w:rFonts w:asciiTheme="majorBidi" w:eastAsia="Times New Roman" w:hAnsiTheme="majorBidi" w:cstheme="majorBidi"/>
              <w:lang w:val="en-GB"/>
            </w:rPr>
          </w:rPrChange>
        </w:rPr>
        <w:t>is 1:</w:t>
      </w:r>
      <w:ins w:id="16558" w:author="Jane Shaw" w:date="2015-10-29T19:56:00Z">
        <w:r w:rsidR="00C507AC" w:rsidRPr="00140222">
          <w:rPr>
            <w:rFonts w:asciiTheme="majorBidi" w:eastAsia="Times New Roman" w:hAnsiTheme="majorBidi" w:cstheme="majorBidi"/>
            <w:sz w:val="22"/>
            <w:szCs w:val="22"/>
            <w:lang w:val="en-GB"/>
            <w:rPrChange w:id="16559" w:author="Jane Shaw" w:date="2015-11-07T20:25:00Z">
              <w:rPr>
                <w:rFonts w:asciiTheme="majorBidi" w:eastAsia="Times New Roman" w:hAnsiTheme="majorBidi" w:cstheme="majorBidi"/>
                <w:lang w:val="en-GB"/>
              </w:rPr>
            </w:rPrChange>
          </w:rPr>
          <w:t xml:space="preserve"> </w:t>
        </w:r>
      </w:ins>
      <w:r w:rsidRPr="00140222">
        <w:rPr>
          <w:rFonts w:asciiTheme="majorBidi" w:eastAsia="Times New Roman" w:hAnsiTheme="majorBidi" w:cstheme="majorBidi"/>
          <w:sz w:val="22"/>
          <w:szCs w:val="22"/>
          <w:lang w:val="en-GB"/>
          <w:rPrChange w:id="16560" w:author="Jane Shaw" w:date="2015-11-07T20:25:00Z">
            <w:rPr>
              <w:rFonts w:asciiTheme="majorBidi" w:eastAsia="Times New Roman" w:hAnsiTheme="majorBidi" w:cstheme="majorBidi"/>
              <w:lang w:val="en-GB"/>
            </w:rPr>
          </w:rPrChange>
        </w:rPr>
        <w:t>1.15 (</w:t>
      </w:r>
      <w:del w:id="16561" w:author="Jane Shaw" w:date="2015-10-29T19:56:00Z">
        <w:r w:rsidRPr="00140222" w:rsidDel="00C507AC">
          <w:rPr>
            <w:rFonts w:asciiTheme="majorBidi" w:eastAsia="Times New Roman" w:hAnsiTheme="majorBidi" w:cstheme="majorBidi"/>
            <w:sz w:val="22"/>
            <w:szCs w:val="22"/>
            <w:lang w:val="en-GB"/>
            <w:rPrChange w:id="16562" w:author="Jane Shaw" w:date="2015-11-07T20:25:00Z">
              <w:rPr>
                <w:rFonts w:asciiTheme="majorBidi" w:eastAsia="Times New Roman" w:hAnsiTheme="majorBidi" w:cstheme="majorBidi"/>
                <w:lang w:val="en-GB"/>
              </w:rPr>
            </w:rPrChange>
          </w:rPr>
          <w:delText xml:space="preserve">i.e. </w:delText>
        </w:r>
      </w:del>
      <w:r w:rsidRPr="00140222">
        <w:rPr>
          <w:rFonts w:asciiTheme="majorBidi" w:eastAsia="Times New Roman" w:hAnsiTheme="majorBidi" w:cstheme="majorBidi"/>
          <w:sz w:val="22"/>
          <w:szCs w:val="22"/>
          <w:lang w:val="en-GB"/>
          <w:rPrChange w:id="16563" w:author="Jane Shaw" w:date="2015-11-07T20:25:00Z">
            <w:rPr>
              <w:rFonts w:asciiTheme="majorBidi" w:eastAsia="Times New Roman" w:hAnsiTheme="majorBidi" w:cstheme="majorBidi"/>
              <w:lang w:val="en-GB"/>
            </w:rPr>
          </w:rPrChange>
        </w:rPr>
        <w:t>15</w:t>
      </w:r>
      <w:del w:id="16564" w:author="Jane Shaw" w:date="2015-10-22T19:08:00Z">
        <w:r w:rsidRPr="00140222" w:rsidDel="004414AA">
          <w:rPr>
            <w:rFonts w:asciiTheme="majorBidi" w:eastAsia="Times New Roman" w:hAnsiTheme="majorBidi" w:cstheme="majorBidi"/>
            <w:sz w:val="22"/>
            <w:szCs w:val="22"/>
            <w:lang w:val="en-GB"/>
            <w:rPrChange w:id="16565" w:author="Jane Shaw" w:date="2015-11-07T20:25:00Z">
              <w:rPr>
                <w:rFonts w:asciiTheme="majorBidi" w:eastAsia="Times New Roman" w:hAnsiTheme="majorBidi" w:cstheme="majorBidi"/>
                <w:lang w:val="en-GB"/>
              </w:rPr>
            </w:rPrChange>
          </w:rPr>
          <w:delText>%</w:delText>
        </w:r>
      </w:del>
      <w:ins w:id="16566" w:author="Jane Shaw" w:date="2015-10-22T19:08:00Z">
        <w:r w:rsidR="004414AA" w:rsidRPr="00140222">
          <w:rPr>
            <w:rFonts w:asciiTheme="majorBidi" w:eastAsia="Times New Roman" w:hAnsiTheme="majorBidi" w:cstheme="majorBidi"/>
            <w:sz w:val="22"/>
            <w:szCs w:val="22"/>
            <w:lang w:val="en-GB"/>
            <w:rPrChange w:id="16567" w:author="Jane Shaw" w:date="2015-11-07T20:25:00Z">
              <w:rPr>
                <w:rFonts w:asciiTheme="majorBidi" w:eastAsia="Times New Roman" w:hAnsiTheme="majorBidi" w:cstheme="majorBidi"/>
                <w:lang w:val="en-GB"/>
              </w:rPr>
            </w:rPrChange>
          </w:rPr>
          <w:t xml:space="preserve"> percent</w:t>
        </w:r>
      </w:ins>
      <w:r w:rsidRPr="00140222">
        <w:rPr>
          <w:rFonts w:asciiTheme="majorBidi" w:eastAsia="Times New Roman" w:hAnsiTheme="majorBidi" w:cstheme="majorBidi"/>
          <w:sz w:val="22"/>
          <w:szCs w:val="22"/>
          <w:lang w:val="en-GB"/>
          <w:rPrChange w:id="16568" w:author="Jane Shaw" w:date="2015-11-07T20:25:00Z">
            <w:rPr>
              <w:rFonts w:asciiTheme="majorBidi" w:eastAsia="Times New Roman" w:hAnsiTheme="majorBidi" w:cstheme="majorBidi"/>
              <w:lang w:val="en-GB"/>
            </w:rPr>
          </w:rPrChange>
        </w:rPr>
        <w:t>).</w:t>
      </w:r>
    </w:p>
    <w:p w14:paraId="762C28B6" w14:textId="73B58473" w:rsidR="006E32A4" w:rsidRPr="00140222" w:rsidRDefault="006E32A4" w:rsidP="006E32A4">
      <w:pPr>
        <w:pStyle w:val="TextBody"/>
        <w:spacing w:line="276" w:lineRule="auto"/>
        <w:jc w:val="both"/>
        <w:rPr>
          <w:rFonts w:asciiTheme="majorBidi" w:hAnsiTheme="majorBidi" w:cstheme="majorBidi"/>
          <w:sz w:val="22"/>
          <w:szCs w:val="22"/>
          <w:lang w:val="en-GB"/>
          <w:rPrChange w:id="16569" w:author="Jane Shaw" w:date="2015-11-07T20:25:00Z">
            <w:rPr>
              <w:rFonts w:asciiTheme="majorBidi" w:hAnsiTheme="majorBidi" w:cstheme="majorBidi"/>
              <w:lang w:val="en-GB"/>
            </w:rPr>
          </w:rPrChange>
        </w:rPr>
      </w:pPr>
      <w:r w:rsidRPr="00140222">
        <w:rPr>
          <w:rFonts w:asciiTheme="majorBidi" w:hAnsiTheme="majorBidi" w:cstheme="majorBidi"/>
          <w:sz w:val="22"/>
          <w:szCs w:val="22"/>
          <w:lang w:val="en-GB"/>
          <w:rPrChange w:id="16570" w:author="Jane Shaw" w:date="2015-11-07T20:25:00Z">
            <w:rPr>
              <w:rFonts w:asciiTheme="majorBidi" w:hAnsiTheme="majorBidi" w:cstheme="majorBidi"/>
              <w:lang w:val="en-GB"/>
            </w:rPr>
          </w:rPrChange>
        </w:rPr>
        <w:t xml:space="preserve">Therefore, the final </w:t>
      </w:r>
      <w:del w:id="16571" w:author="Jane Shaw" w:date="2015-10-29T19:56:00Z">
        <w:r w:rsidRPr="00140222" w:rsidDel="00C507AC">
          <w:rPr>
            <w:rFonts w:asciiTheme="majorBidi" w:hAnsiTheme="majorBidi" w:cstheme="majorBidi"/>
            <w:sz w:val="22"/>
            <w:szCs w:val="22"/>
            <w:lang w:val="en-GB"/>
            <w:rPrChange w:id="16572" w:author="Jane Shaw" w:date="2015-11-07T20:25:00Z">
              <w:rPr>
                <w:rFonts w:asciiTheme="majorBidi" w:hAnsiTheme="majorBidi" w:cstheme="majorBidi"/>
                <w:lang w:val="en-GB"/>
              </w:rPr>
            </w:rPrChange>
          </w:rPr>
          <w:delText xml:space="preserve">UV </w:delText>
        </w:r>
      </w:del>
      <w:ins w:id="16573" w:author="Jane Shaw" w:date="2015-10-29T19:56:00Z">
        <w:r w:rsidR="00C507AC" w:rsidRPr="00140222">
          <w:rPr>
            <w:rFonts w:asciiTheme="majorBidi" w:hAnsiTheme="majorBidi" w:cstheme="majorBidi"/>
            <w:sz w:val="22"/>
            <w:szCs w:val="22"/>
            <w:lang w:val="en-GB"/>
            <w:rPrChange w:id="16574" w:author="Jane Shaw" w:date="2015-11-07T20:25:00Z">
              <w:rPr>
                <w:rFonts w:asciiTheme="majorBidi" w:hAnsiTheme="majorBidi" w:cstheme="majorBidi"/>
                <w:lang w:val="en-GB"/>
              </w:rPr>
            </w:rPrChange>
          </w:rPr>
          <w:t xml:space="preserve">unit value </w:t>
        </w:r>
      </w:ins>
      <w:r w:rsidRPr="00140222">
        <w:rPr>
          <w:rFonts w:asciiTheme="majorBidi" w:hAnsiTheme="majorBidi" w:cstheme="majorBidi"/>
          <w:sz w:val="22"/>
          <w:szCs w:val="22"/>
          <w:lang w:val="en-GB"/>
          <w:rPrChange w:id="16575" w:author="Jane Shaw" w:date="2015-11-07T20:25:00Z">
            <w:rPr>
              <w:rFonts w:asciiTheme="majorBidi" w:hAnsiTheme="majorBidi" w:cstheme="majorBidi"/>
              <w:lang w:val="en-GB"/>
            </w:rPr>
          </w:rPrChange>
        </w:rPr>
        <w:t>from the above calculation is:</w:t>
      </w:r>
    </w:p>
    <w:p w14:paraId="1722CFAC" w14:textId="77777777" w:rsidR="006E32A4" w:rsidRPr="00140222" w:rsidRDefault="006E32A4" w:rsidP="006E32A4">
      <w:pPr>
        <w:pStyle w:val="TextBody"/>
        <w:spacing w:line="276" w:lineRule="auto"/>
        <w:jc w:val="both"/>
        <w:rPr>
          <w:rFonts w:asciiTheme="majorBidi" w:hAnsiTheme="majorBidi" w:cstheme="majorBidi"/>
          <w:sz w:val="22"/>
          <w:szCs w:val="22"/>
          <w:lang w:val="en-GB"/>
          <w:rPrChange w:id="16576" w:author="Jane Shaw" w:date="2015-11-07T20:25:00Z">
            <w:rPr>
              <w:rFonts w:asciiTheme="majorBidi" w:hAnsiTheme="majorBidi" w:cstheme="majorBidi"/>
              <w:lang w:val="en-GB"/>
            </w:rPr>
          </w:rPrChange>
        </w:rPr>
      </w:pPr>
      <w:r w:rsidRPr="00140222">
        <w:rPr>
          <w:rFonts w:asciiTheme="majorBidi" w:hAnsiTheme="majorBidi" w:cstheme="majorBidi"/>
          <w:sz w:val="22"/>
          <w:szCs w:val="22"/>
          <w:lang w:val="en-GB"/>
          <w:rPrChange w:id="16577" w:author="Jane Shaw" w:date="2015-11-07T20:25:00Z">
            <w:rPr>
              <w:rFonts w:asciiTheme="majorBidi" w:hAnsiTheme="majorBidi" w:cstheme="majorBidi"/>
              <w:lang w:val="en-GB"/>
            </w:rPr>
          </w:rPrChange>
        </w:rPr>
        <w:t>20.32 x 1.15 = 23.34</w:t>
      </w:r>
    </w:p>
    <w:p w14:paraId="2D85AF36" w14:textId="2F37EC4F" w:rsidR="006E32A4" w:rsidRPr="00140222" w:rsidRDefault="006E32A4" w:rsidP="006E32A4">
      <w:pPr>
        <w:pStyle w:val="TextBody"/>
        <w:spacing w:line="276" w:lineRule="auto"/>
        <w:jc w:val="both"/>
        <w:rPr>
          <w:rFonts w:asciiTheme="majorBidi" w:hAnsiTheme="majorBidi" w:cstheme="majorBidi"/>
          <w:sz w:val="22"/>
          <w:szCs w:val="22"/>
          <w:lang w:val="en-GB"/>
          <w:rPrChange w:id="16578" w:author="Jane Shaw" w:date="2015-11-07T20:25:00Z">
            <w:rPr>
              <w:rFonts w:asciiTheme="majorBidi" w:hAnsiTheme="majorBidi" w:cstheme="majorBidi"/>
              <w:lang w:val="en-GB"/>
            </w:rPr>
          </w:rPrChange>
        </w:rPr>
      </w:pPr>
      <w:del w:id="16579" w:author="Jane Shaw" w:date="2015-10-29T19:57:00Z">
        <w:r w:rsidRPr="00140222" w:rsidDel="00C507AC">
          <w:rPr>
            <w:rFonts w:asciiTheme="majorBidi" w:hAnsiTheme="majorBidi" w:cstheme="majorBidi"/>
            <w:sz w:val="22"/>
            <w:szCs w:val="22"/>
            <w:lang w:val="en-GB"/>
            <w:rPrChange w:id="16580" w:author="Jane Shaw" w:date="2015-11-07T20:25:00Z">
              <w:rPr>
                <w:rFonts w:asciiTheme="majorBidi" w:hAnsiTheme="majorBidi" w:cstheme="majorBidi"/>
                <w:lang w:val="en-GB"/>
              </w:rPr>
            </w:rPrChange>
          </w:rPr>
          <w:delText xml:space="preserve">Now we apply </w:delText>
        </w:r>
      </w:del>
      <w:r w:rsidR="00C507AC" w:rsidRPr="00140222">
        <w:rPr>
          <w:rFonts w:asciiTheme="majorBidi" w:hAnsiTheme="majorBidi" w:cstheme="majorBidi"/>
          <w:sz w:val="22"/>
          <w:szCs w:val="22"/>
          <w:lang w:val="en-GB"/>
          <w:rPrChange w:id="16581" w:author="Jane Shaw" w:date="2015-11-07T20:25:00Z">
            <w:rPr>
              <w:rFonts w:asciiTheme="majorBidi" w:hAnsiTheme="majorBidi" w:cstheme="majorBidi"/>
              <w:lang w:val="en-GB"/>
            </w:rPr>
          </w:rPrChange>
        </w:rPr>
        <w:t xml:space="preserve">This </w:t>
      </w:r>
      <w:r w:rsidRPr="00140222">
        <w:rPr>
          <w:rFonts w:asciiTheme="majorBidi" w:hAnsiTheme="majorBidi" w:cstheme="majorBidi"/>
          <w:sz w:val="22"/>
          <w:szCs w:val="22"/>
          <w:lang w:val="en-GB"/>
          <w:rPrChange w:id="16582" w:author="Jane Shaw" w:date="2015-11-07T20:25:00Z">
            <w:rPr>
              <w:rFonts w:asciiTheme="majorBidi" w:hAnsiTheme="majorBidi" w:cstheme="majorBidi"/>
              <w:lang w:val="en-GB"/>
            </w:rPr>
          </w:rPrChange>
        </w:rPr>
        <w:t xml:space="preserve">adjusted partner export </w:t>
      </w:r>
      <w:del w:id="16583" w:author="Jane Shaw" w:date="2015-10-29T19:57:00Z">
        <w:r w:rsidRPr="00140222" w:rsidDel="00C507AC">
          <w:rPr>
            <w:rFonts w:asciiTheme="majorBidi" w:hAnsiTheme="majorBidi" w:cstheme="majorBidi"/>
            <w:sz w:val="22"/>
            <w:szCs w:val="22"/>
            <w:lang w:val="en-GB"/>
            <w:rPrChange w:id="16584" w:author="Jane Shaw" w:date="2015-11-07T20:25:00Z">
              <w:rPr>
                <w:rFonts w:asciiTheme="majorBidi" w:hAnsiTheme="majorBidi" w:cstheme="majorBidi"/>
                <w:lang w:val="en-GB"/>
              </w:rPr>
            </w:rPrChange>
          </w:rPr>
          <w:delText xml:space="preserve">UV </w:delText>
        </w:r>
      </w:del>
      <w:ins w:id="16585" w:author="Jane Shaw" w:date="2015-10-29T19:57:00Z">
        <w:r w:rsidR="00C507AC" w:rsidRPr="00140222">
          <w:rPr>
            <w:rFonts w:asciiTheme="majorBidi" w:hAnsiTheme="majorBidi" w:cstheme="majorBidi"/>
            <w:sz w:val="22"/>
            <w:szCs w:val="22"/>
            <w:lang w:val="en-GB"/>
            <w:rPrChange w:id="16586" w:author="Jane Shaw" w:date="2015-11-07T20:25:00Z">
              <w:rPr>
                <w:rFonts w:asciiTheme="majorBidi" w:hAnsiTheme="majorBidi" w:cstheme="majorBidi"/>
                <w:lang w:val="en-GB"/>
              </w:rPr>
            </w:rPrChange>
          </w:rPr>
          <w:t xml:space="preserve">unit value is now applied </w:t>
        </w:r>
      </w:ins>
      <w:r w:rsidRPr="00140222">
        <w:rPr>
          <w:rFonts w:asciiTheme="majorBidi" w:hAnsiTheme="majorBidi" w:cstheme="majorBidi"/>
          <w:sz w:val="22"/>
          <w:szCs w:val="22"/>
          <w:lang w:val="en-GB"/>
          <w:rPrChange w:id="16587" w:author="Jane Shaw" w:date="2015-11-07T20:25:00Z">
            <w:rPr>
              <w:rFonts w:asciiTheme="majorBidi" w:hAnsiTheme="majorBidi" w:cstheme="majorBidi"/>
              <w:lang w:val="en-GB"/>
            </w:rPr>
          </w:rPrChange>
        </w:rPr>
        <w:t>to estimate the reporter</w:t>
      </w:r>
      <w:ins w:id="16588" w:author="Jane Shaw" w:date="2015-10-29T19:57:00Z">
        <w:r w:rsidR="00C507AC" w:rsidRPr="00140222">
          <w:rPr>
            <w:rFonts w:asciiTheme="majorBidi" w:hAnsiTheme="majorBidi" w:cstheme="majorBidi"/>
            <w:sz w:val="22"/>
            <w:szCs w:val="22"/>
            <w:lang w:val="en-GB"/>
            <w:rPrChange w:id="16589" w:author="Jane Shaw" w:date="2015-11-07T20:25:00Z">
              <w:rPr>
                <w:rFonts w:asciiTheme="majorBidi" w:hAnsiTheme="majorBidi" w:cstheme="majorBidi"/>
                <w:lang w:val="en-GB"/>
              </w:rPr>
            </w:rPrChange>
          </w:rPr>
          <w:t>’s</w:t>
        </w:r>
      </w:ins>
      <w:r w:rsidRPr="00140222">
        <w:rPr>
          <w:rFonts w:asciiTheme="majorBidi" w:hAnsiTheme="majorBidi" w:cstheme="majorBidi"/>
          <w:sz w:val="22"/>
          <w:szCs w:val="22"/>
          <w:lang w:val="en-GB"/>
          <w:rPrChange w:id="16590" w:author="Jane Shaw" w:date="2015-11-07T20:25:00Z">
            <w:rPr>
              <w:rFonts w:asciiTheme="majorBidi" w:hAnsiTheme="majorBidi" w:cstheme="majorBidi"/>
              <w:lang w:val="en-GB"/>
            </w:rPr>
          </w:rPrChange>
        </w:rPr>
        <w:t xml:space="preserve"> import quantity</w:t>
      </w:r>
      <w:ins w:id="16591" w:author="Jane Shaw" w:date="2015-10-29T19:57:00Z">
        <w:r w:rsidR="00C507AC" w:rsidRPr="00140222">
          <w:rPr>
            <w:rFonts w:asciiTheme="majorBidi" w:hAnsiTheme="majorBidi" w:cstheme="majorBidi"/>
            <w:sz w:val="22"/>
            <w:szCs w:val="22"/>
            <w:lang w:val="en-GB"/>
            <w:rPrChange w:id="16592" w:author="Jane Shaw" w:date="2015-11-07T20:25:00Z">
              <w:rPr>
                <w:rFonts w:asciiTheme="majorBidi" w:hAnsiTheme="majorBidi" w:cstheme="majorBidi"/>
                <w:lang w:val="en-GB"/>
              </w:rPr>
            </w:rPrChange>
          </w:rPr>
          <w:t xml:space="preserve"> (Table 80)</w:t>
        </w:r>
      </w:ins>
      <w:r w:rsidRPr="00140222">
        <w:rPr>
          <w:rFonts w:asciiTheme="majorBidi" w:hAnsiTheme="majorBidi" w:cstheme="majorBidi"/>
          <w:sz w:val="22"/>
          <w:szCs w:val="22"/>
          <w:lang w:val="en-GB"/>
          <w:rPrChange w:id="16593" w:author="Jane Shaw" w:date="2015-11-07T20:25:00Z">
            <w:rPr>
              <w:rFonts w:asciiTheme="majorBidi" w:hAnsiTheme="majorBidi" w:cstheme="majorBidi"/>
              <w:lang w:val="en-GB"/>
            </w:rPr>
          </w:rPrChange>
        </w:rPr>
        <w:t>:</w:t>
      </w:r>
      <w:r w:rsidR="008568EC" w:rsidRPr="00140222">
        <w:rPr>
          <w:rFonts w:asciiTheme="majorBidi" w:hAnsiTheme="majorBidi" w:cstheme="majorBidi"/>
          <w:sz w:val="22"/>
          <w:szCs w:val="22"/>
          <w:lang w:val="en-GB"/>
          <w:rPrChange w:id="16594" w:author="Jane Shaw" w:date="2015-11-07T20:25:00Z">
            <w:rPr>
              <w:rFonts w:asciiTheme="majorBidi" w:hAnsiTheme="majorBidi" w:cstheme="majorBidi"/>
              <w:lang w:val="en-GB"/>
            </w:rPr>
          </w:rPrChange>
        </w:rPr>
        <w:t xml:space="preserve"> </w:t>
      </w:r>
    </w:p>
    <w:p w14:paraId="7C9F6728" w14:textId="71276945" w:rsidR="006E32A4" w:rsidRPr="00140222" w:rsidRDefault="006E32A4" w:rsidP="006E32A4">
      <w:pPr>
        <w:pStyle w:val="TextBody"/>
        <w:spacing w:line="276" w:lineRule="auto"/>
        <w:jc w:val="both"/>
        <w:rPr>
          <w:rFonts w:asciiTheme="majorBidi" w:hAnsiTheme="majorBidi" w:cstheme="majorBidi"/>
          <w:sz w:val="22"/>
          <w:szCs w:val="22"/>
          <w:lang w:val="en-GB"/>
          <w:rPrChange w:id="16595" w:author="Jane Shaw" w:date="2015-11-07T20:25:00Z">
            <w:rPr>
              <w:rFonts w:asciiTheme="majorBidi" w:hAnsiTheme="majorBidi" w:cstheme="majorBidi"/>
              <w:lang w:val="en-GB"/>
            </w:rPr>
          </w:rPrChange>
        </w:rPr>
      </w:pPr>
      <w:r w:rsidRPr="00140222">
        <w:rPr>
          <w:rFonts w:asciiTheme="majorBidi" w:hAnsiTheme="majorBidi" w:cstheme="majorBidi"/>
          <w:sz w:val="22"/>
          <w:szCs w:val="22"/>
          <w:lang w:val="en-GB"/>
          <w:rPrChange w:id="16596" w:author="Jane Shaw" w:date="2015-11-07T20:25:00Z">
            <w:rPr>
              <w:rFonts w:asciiTheme="majorBidi" w:hAnsiTheme="majorBidi" w:cstheme="majorBidi"/>
              <w:lang w:val="en-GB"/>
            </w:rPr>
          </w:rPrChange>
        </w:rPr>
        <w:t xml:space="preserve">Reporter import total value/Partner adjusted export </w:t>
      </w:r>
      <w:del w:id="16597" w:author="Jane Shaw" w:date="2015-10-29T19:57:00Z">
        <w:r w:rsidRPr="00140222" w:rsidDel="00C507AC">
          <w:rPr>
            <w:rFonts w:asciiTheme="majorBidi" w:hAnsiTheme="majorBidi" w:cstheme="majorBidi"/>
            <w:sz w:val="22"/>
            <w:szCs w:val="22"/>
            <w:lang w:val="en-GB"/>
            <w:rPrChange w:id="16598" w:author="Jane Shaw" w:date="2015-11-07T20:25:00Z">
              <w:rPr>
                <w:rFonts w:asciiTheme="majorBidi" w:hAnsiTheme="majorBidi" w:cstheme="majorBidi"/>
                <w:lang w:val="en-GB"/>
              </w:rPr>
            </w:rPrChange>
          </w:rPr>
          <w:delText xml:space="preserve">UV </w:delText>
        </w:r>
      </w:del>
      <w:ins w:id="16599" w:author="Jane Shaw" w:date="2015-10-29T19:57:00Z">
        <w:r w:rsidR="00C507AC" w:rsidRPr="00140222">
          <w:rPr>
            <w:rFonts w:asciiTheme="majorBidi" w:hAnsiTheme="majorBidi" w:cstheme="majorBidi"/>
            <w:sz w:val="22"/>
            <w:szCs w:val="22"/>
            <w:lang w:val="en-GB"/>
            <w:rPrChange w:id="16600" w:author="Jane Shaw" w:date="2015-11-07T20:25:00Z">
              <w:rPr>
                <w:rFonts w:asciiTheme="majorBidi" w:hAnsiTheme="majorBidi" w:cstheme="majorBidi"/>
                <w:lang w:val="en-GB"/>
              </w:rPr>
            </w:rPrChange>
          </w:rPr>
          <w:t xml:space="preserve">unit value </w:t>
        </w:r>
      </w:ins>
      <w:r w:rsidRPr="00140222">
        <w:rPr>
          <w:rFonts w:asciiTheme="majorBidi" w:hAnsiTheme="majorBidi" w:cstheme="majorBidi"/>
          <w:sz w:val="22"/>
          <w:szCs w:val="22"/>
          <w:lang w:val="en-GB"/>
          <w:rPrChange w:id="16601" w:author="Jane Shaw" w:date="2015-11-07T20:25:00Z">
            <w:rPr>
              <w:rFonts w:asciiTheme="majorBidi" w:hAnsiTheme="majorBidi" w:cstheme="majorBidi"/>
              <w:lang w:val="en-GB"/>
            </w:rPr>
          </w:rPrChange>
        </w:rPr>
        <w:t>= Adjusted reporter quantity</w:t>
      </w:r>
    </w:p>
    <w:p w14:paraId="0A4560BF" w14:textId="73EBCD0F" w:rsidR="006E32A4" w:rsidRPr="00140222" w:rsidRDefault="006E32A4" w:rsidP="006E32A4">
      <w:pPr>
        <w:pStyle w:val="TextBody"/>
        <w:spacing w:line="276" w:lineRule="auto"/>
        <w:jc w:val="both"/>
        <w:rPr>
          <w:rFonts w:asciiTheme="majorBidi" w:hAnsiTheme="majorBidi" w:cstheme="majorBidi"/>
          <w:sz w:val="22"/>
          <w:szCs w:val="22"/>
          <w:lang w:val="en-GB"/>
          <w:rPrChange w:id="16602" w:author="Jane Shaw" w:date="2015-11-07T20:25:00Z">
            <w:rPr>
              <w:rFonts w:asciiTheme="majorBidi" w:hAnsiTheme="majorBidi" w:cstheme="majorBidi"/>
              <w:lang w:val="en-GB"/>
            </w:rPr>
          </w:rPrChange>
        </w:rPr>
      </w:pPr>
      <w:r w:rsidRPr="00140222">
        <w:rPr>
          <w:rFonts w:asciiTheme="majorBidi" w:eastAsia="Times New Roman" w:hAnsiTheme="majorBidi" w:cstheme="majorBidi"/>
          <w:sz w:val="22"/>
          <w:szCs w:val="22"/>
          <w:lang w:val="en-GB"/>
          <w:rPrChange w:id="16603" w:author="Jane Shaw" w:date="2015-11-07T20:25:00Z">
            <w:rPr>
              <w:rFonts w:asciiTheme="majorBidi" w:eastAsia="Times New Roman" w:hAnsiTheme="majorBidi" w:cstheme="majorBidi"/>
              <w:lang w:val="en-GB"/>
            </w:rPr>
          </w:rPrChange>
        </w:rPr>
        <w:t>4</w:t>
      </w:r>
      <w:ins w:id="16604" w:author="Jane Shaw" w:date="2015-10-29T19:57:00Z">
        <w:r w:rsidR="00C507AC" w:rsidRPr="00140222">
          <w:rPr>
            <w:rFonts w:asciiTheme="majorBidi" w:eastAsia="Times New Roman" w:hAnsiTheme="majorBidi" w:cstheme="majorBidi"/>
            <w:sz w:val="22"/>
            <w:szCs w:val="22"/>
            <w:lang w:val="en-GB"/>
            <w:rPrChange w:id="16605" w:author="Jane Shaw" w:date="2015-11-07T20:25:00Z">
              <w:rPr>
                <w:rFonts w:asciiTheme="majorBidi" w:eastAsia="Times New Roman" w:hAnsiTheme="majorBidi" w:cstheme="majorBidi"/>
                <w:lang w:val="en-GB"/>
              </w:rPr>
            </w:rPrChange>
          </w:rPr>
          <w:t xml:space="preserve"> </w:t>
        </w:r>
      </w:ins>
      <w:del w:id="16606" w:author="Jane Shaw" w:date="2015-10-29T19:57:00Z">
        <w:r w:rsidR="00EA5966" w:rsidRPr="00140222" w:rsidDel="00C507AC">
          <w:rPr>
            <w:rFonts w:asciiTheme="majorBidi" w:eastAsia="Times New Roman" w:hAnsiTheme="majorBidi" w:cstheme="majorBidi"/>
            <w:sz w:val="22"/>
            <w:szCs w:val="22"/>
            <w:lang w:val="en-GB"/>
            <w:rPrChange w:id="16607"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608" w:author="Jane Shaw" w:date="2015-11-07T20:25:00Z">
            <w:rPr>
              <w:rFonts w:asciiTheme="majorBidi" w:eastAsia="Times New Roman" w:hAnsiTheme="majorBidi" w:cstheme="majorBidi"/>
              <w:lang w:val="en-GB"/>
            </w:rPr>
          </w:rPrChange>
        </w:rPr>
        <w:t>932</w:t>
      </w:r>
      <w:ins w:id="16609" w:author="Jane Shaw" w:date="2015-10-29T19:57:00Z">
        <w:r w:rsidR="00C507AC" w:rsidRPr="00140222">
          <w:rPr>
            <w:rFonts w:asciiTheme="majorBidi" w:eastAsia="Times New Roman" w:hAnsiTheme="majorBidi" w:cstheme="majorBidi"/>
            <w:sz w:val="22"/>
            <w:szCs w:val="22"/>
            <w:lang w:val="en-GB"/>
            <w:rPrChange w:id="16610" w:author="Jane Shaw" w:date="2015-11-07T20:25:00Z">
              <w:rPr>
                <w:rFonts w:asciiTheme="majorBidi" w:eastAsia="Times New Roman" w:hAnsiTheme="majorBidi" w:cstheme="majorBidi"/>
                <w:lang w:val="en-GB"/>
              </w:rPr>
            </w:rPrChange>
          </w:rPr>
          <w:t xml:space="preserve"> </w:t>
        </w:r>
      </w:ins>
      <w:del w:id="16611" w:author="Jane Shaw" w:date="2015-10-29T19:57:00Z">
        <w:r w:rsidR="00EA5966" w:rsidRPr="00140222" w:rsidDel="00C507AC">
          <w:rPr>
            <w:rFonts w:asciiTheme="majorBidi" w:eastAsia="Times New Roman" w:hAnsiTheme="majorBidi" w:cstheme="majorBidi"/>
            <w:sz w:val="22"/>
            <w:szCs w:val="22"/>
            <w:lang w:val="en-GB"/>
            <w:rPrChange w:id="16612"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613" w:author="Jane Shaw" w:date="2015-11-07T20:25:00Z">
            <w:rPr>
              <w:rFonts w:asciiTheme="majorBidi" w:eastAsia="Times New Roman" w:hAnsiTheme="majorBidi" w:cstheme="majorBidi"/>
              <w:lang w:val="en-GB"/>
            </w:rPr>
          </w:rPrChange>
        </w:rPr>
        <w:t>146</w:t>
      </w:r>
      <w:del w:id="16614" w:author="Jane Shaw" w:date="2015-10-29T19:57:00Z">
        <w:r w:rsidRPr="00140222" w:rsidDel="00C507AC">
          <w:rPr>
            <w:rFonts w:asciiTheme="majorBidi" w:eastAsia="Times New Roman" w:hAnsiTheme="majorBidi" w:cstheme="majorBidi"/>
            <w:sz w:val="22"/>
            <w:szCs w:val="22"/>
            <w:lang w:val="en-GB"/>
            <w:rPrChange w:id="16615" w:author="Jane Shaw" w:date="2015-11-07T20:25:00Z">
              <w:rPr>
                <w:rFonts w:asciiTheme="majorBidi" w:eastAsia="Times New Roman" w:hAnsiTheme="majorBidi" w:cstheme="majorBidi"/>
                <w:lang w:val="en-GB"/>
              </w:rPr>
            </w:rPrChange>
          </w:rPr>
          <w:delText xml:space="preserve"> </w:delText>
        </w:r>
      </w:del>
      <w:r w:rsidRPr="00140222">
        <w:rPr>
          <w:rFonts w:asciiTheme="majorBidi" w:eastAsia="Times New Roman" w:hAnsiTheme="majorBidi" w:cstheme="majorBidi"/>
          <w:sz w:val="22"/>
          <w:szCs w:val="22"/>
          <w:lang w:val="en-GB"/>
          <w:rPrChange w:id="16616" w:author="Jane Shaw" w:date="2015-11-07T20:25:00Z">
            <w:rPr>
              <w:rFonts w:asciiTheme="majorBidi" w:eastAsia="Times New Roman" w:hAnsiTheme="majorBidi" w:cstheme="majorBidi"/>
              <w:lang w:val="en-GB"/>
            </w:rPr>
          </w:rPrChange>
        </w:rPr>
        <w:t>/</w:t>
      </w:r>
      <w:del w:id="16617" w:author="Jane Shaw" w:date="2015-10-29T19:57:00Z">
        <w:r w:rsidRPr="00140222" w:rsidDel="00C507AC">
          <w:rPr>
            <w:rFonts w:asciiTheme="majorBidi" w:eastAsia="Times New Roman" w:hAnsiTheme="majorBidi" w:cstheme="majorBidi"/>
            <w:sz w:val="22"/>
            <w:szCs w:val="22"/>
            <w:lang w:val="en-GB"/>
            <w:rPrChange w:id="16618" w:author="Jane Shaw" w:date="2015-11-07T20:25:00Z">
              <w:rPr>
                <w:rFonts w:asciiTheme="majorBidi" w:eastAsia="Times New Roman" w:hAnsiTheme="majorBidi" w:cstheme="majorBidi"/>
                <w:lang w:val="en-GB"/>
              </w:rPr>
            </w:rPrChange>
          </w:rPr>
          <w:delText xml:space="preserve"> </w:delText>
        </w:r>
      </w:del>
      <w:r w:rsidRPr="00140222">
        <w:rPr>
          <w:rFonts w:asciiTheme="majorBidi" w:eastAsia="Times New Roman" w:hAnsiTheme="majorBidi" w:cstheme="majorBidi"/>
          <w:sz w:val="22"/>
          <w:szCs w:val="22"/>
          <w:lang w:val="en-GB"/>
          <w:rPrChange w:id="16619" w:author="Jane Shaw" w:date="2015-11-07T20:25:00Z">
            <w:rPr>
              <w:rFonts w:asciiTheme="majorBidi" w:eastAsia="Times New Roman" w:hAnsiTheme="majorBidi" w:cstheme="majorBidi"/>
              <w:lang w:val="en-GB"/>
            </w:rPr>
          </w:rPrChange>
        </w:rPr>
        <w:t>23.34 = 279</w:t>
      </w:r>
      <w:ins w:id="16620" w:author="Jane Shaw" w:date="2015-10-29T19:57:00Z">
        <w:r w:rsidR="00C507AC" w:rsidRPr="00140222">
          <w:rPr>
            <w:rFonts w:asciiTheme="majorBidi" w:eastAsia="Times New Roman" w:hAnsiTheme="majorBidi" w:cstheme="majorBidi"/>
            <w:sz w:val="22"/>
            <w:szCs w:val="22"/>
            <w:lang w:val="en-GB"/>
            <w:rPrChange w:id="16621" w:author="Jane Shaw" w:date="2015-11-07T20:25:00Z">
              <w:rPr>
                <w:rFonts w:asciiTheme="majorBidi" w:eastAsia="Times New Roman" w:hAnsiTheme="majorBidi" w:cstheme="majorBidi"/>
                <w:lang w:val="en-GB"/>
              </w:rPr>
            </w:rPrChange>
          </w:rPr>
          <w:t xml:space="preserve"> </w:t>
        </w:r>
      </w:ins>
      <w:del w:id="16622" w:author="Jane Shaw" w:date="2015-10-29T19:57:00Z">
        <w:r w:rsidR="00EA5966" w:rsidRPr="00140222" w:rsidDel="00C507AC">
          <w:rPr>
            <w:rFonts w:asciiTheme="majorBidi" w:eastAsia="Times New Roman" w:hAnsiTheme="majorBidi" w:cstheme="majorBidi"/>
            <w:sz w:val="22"/>
            <w:szCs w:val="22"/>
            <w:lang w:val="en-GB"/>
            <w:rPrChange w:id="16623" w:author="Jane Shaw" w:date="2015-11-07T20:25:00Z">
              <w:rPr>
                <w:rFonts w:asciiTheme="majorBidi" w:eastAsia="Times New Roman" w:hAnsiTheme="majorBidi" w:cstheme="majorBidi"/>
                <w:lang w:val="en-GB"/>
              </w:rPr>
            </w:rPrChange>
          </w:rPr>
          <w:delText>,</w:delText>
        </w:r>
      </w:del>
      <w:r w:rsidRPr="00140222">
        <w:rPr>
          <w:rFonts w:asciiTheme="majorBidi" w:eastAsia="Times New Roman" w:hAnsiTheme="majorBidi" w:cstheme="majorBidi"/>
          <w:sz w:val="22"/>
          <w:szCs w:val="22"/>
          <w:lang w:val="en-GB"/>
          <w:rPrChange w:id="16624" w:author="Jane Shaw" w:date="2015-11-07T20:25:00Z">
            <w:rPr>
              <w:rFonts w:asciiTheme="majorBidi" w:eastAsia="Times New Roman" w:hAnsiTheme="majorBidi" w:cstheme="majorBidi"/>
              <w:lang w:val="en-GB"/>
            </w:rPr>
          </w:rPrChange>
        </w:rPr>
        <w:t>132.3</w:t>
      </w:r>
    </w:p>
    <w:p w14:paraId="229D3291" w14:textId="596F11D7" w:rsidR="006E32A4" w:rsidRPr="00F31509" w:rsidRDefault="006E32A4" w:rsidP="006E32A4">
      <w:pPr>
        <w:pStyle w:val="Didascalia"/>
        <w:keepNext/>
        <w:jc w:val="both"/>
        <w:rPr>
          <w:rFonts w:asciiTheme="majorBidi" w:hAnsiTheme="majorBidi" w:cstheme="majorBidi"/>
          <w:lang w:val="en-GB"/>
        </w:rPr>
      </w:pPr>
      <w:bookmarkStart w:id="16625" w:name="_Toc42842361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80</w:t>
      </w:r>
      <w:r w:rsidR="003D789C"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w:t>
      </w:r>
      <w:ins w:id="16626" w:author="Jane Shaw" w:date="2015-10-29T19:58:00Z">
        <w:r w:rsidR="00C507AC">
          <w:rPr>
            <w:rFonts w:asciiTheme="majorBidi" w:hAnsiTheme="majorBidi" w:cstheme="majorBidi"/>
            <w:lang w:val="en-GB"/>
          </w:rPr>
          <w:t xml:space="preserve"> </w:t>
        </w:r>
      </w:ins>
      <w:r w:rsidRPr="00F31509">
        <w:rPr>
          <w:rFonts w:asciiTheme="majorBidi" w:hAnsiTheme="majorBidi" w:cstheme="majorBidi"/>
          <w:lang w:val="en-GB"/>
        </w:rPr>
        <w:t>set</w:t>
      </w:r>
      <w:bookmarkEnd w:id="16625"/>
    </w:p>
    <w:tbl>
      <w:tblPr>
        <w:tblStyle w:val="Tabellaclassica1"/>
        <w:tblW w:w="5000" w:type="pct"/>
        <w:tblLook w:val="04A0" w:firstRow="1" w:lastRow="0" w:firstColumn="1" w:lastColumn="0" w:noHBand="0" w:noVBand="1"/>
      </w:tblPr>
      <w:tblGrid>
        <w:gridCol w:w="729"/>
        <w:gridCol w:w="1057"/>
        <w:gridCol w:w="900"/>
        <w:gridCol w:w="908"/>
        <w:gridCol w:w="1469"/>
        <w:gridCol w:w="1360"/>
        <w:gridCol w:w="1569"/>
        <w:gridCol w:w="1250"/>
      </w:tblGrid>
      <w:tr w:rsidR="006E32A4" w:rsidRPr="00C507AC" w14:paraId="57CF8A7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14:paraId="03A99A7A" w14:textId="77777777" w:rsidR="006E32A4" w:rsidRPr="00C507AC" w:rsidRDefault="006E32A4" w:rsidP="006E32A4">
            <w:pPr>
              <w:pStyle w:val="Compact"/>
              <w:keepNext/>
              <w:spacing w:before="0" w:after="0" w:line="276" w:lineRule="auto"/>
              <w:jc w:val="right"/>
              <w:rPr>
                <w:rFonts w:asciiTheme="majorBidi" w:hAnsiTheme="majorBidi" w:cstheme="majorBidi"/>
                <w:b/>
                <w:i w:val="0"/>
                <w:sz w:val="22"/>
                <w:lang w:val="en-GB"/>
                <w:rPrChange w:id="16627"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28" w:author="Jane Shaw" w:date="2015-10-29T19:58:00Z">
                  <w:rPr>
                    <w:rFonts w:asciiTheme="majorBidi" w:hAnsiTheme="majorBidi" w:cstheme="majorBidi"/>
                    <w:sz w:val="22"/>
                    <w:lang w:val="en-GB"/>
                  </w:rPr>
                </w:rPrChange>
              </w:rPr>
              <w:t>Year</w:t>
            </w:r>
          </w:p>
        </w:tc>
        <w:tc>
          <w:tcPr>
            <w:tcW w:w="572" w:type="pct"/>
          </w:tcPr>
          <w:p w14:paraId="1C97FDD5"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29"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30" w:author="Jane Shaw" w:date="2015-10-29T19:58:00Z">
                  <w:rPr>
                    <w:rFonts w:asciiTheme="majorBidi" w:hAnsiTheme="majorBidi" w:cstheme="majorBidi"/>
                    <w:sz w:val="22"/>
                    <w:lang w:val="en-GB"/>
                  </w:rPr>
                </w:rPrChange>
              </w:rPr>
              <w:t>Reporter</w:t>
            </w:r>
          </w:p>
        </w:tc>
        <w:tc>
          <w:tcPr>
            <w:tcW w:w="487" w:type="pct"/>
          </w:tcPr>
          <w:p w14:paraId="0DF1A11C"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31"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32" w:author="Jane Shaw" w:date="2015-10-29T19:58:00Z">
                  <w:rPr>
                    <w:rFonts w:asciiTheme="majorBidi" w:hAnsiTheme="majorBidi" w:cstheme="majorBidi"/>
                    <w:sz w:val="22"/>
                    <w:lang w:val="en-GB"/>
                  </w:rPr>
                </w:rPrChange>
              </w:rPr>
              <w:t>Trade partner</w:t>
            </w:r>
          </w:p>
        </w:tc>
        <w:tc>
          <w:tcPr>
            <w:tcW w:w="491" w:type="pct"/>
          </w:tcPr>
          <w:p w14:paraId="09BE62A7"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33"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34" w:author="Jane Shaw" w:date="2015-10-29T19:58:00Z">
                  <w:rPr>
                    <w:rFonts w:asciiTheme="majorBidi" w:hAnsiTheme="majorBidi" w:cstheme="majorBidi"/>
                    <w:sz w:val="22"/>
                    <w:lang w:val="en-GB"/>
                  </w:rPr>
                </w:rPrChange>
              </w:rPr>
              <w:t>Flow</w:t>
            </w:r>
          </w:p>
        </w:tc>
        <w:tc>
          <w:tcPr>
            <w:tcW w:w="795" w:type="pct"/>
          </w:tcPr>
          <w:p w14:paraId="67DB4BF9"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35"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36" w:author="Jane Shaw" w:date="2015-10-29T19:58:00Z">
                  <w:rPr>
                    <w:rFonts w:asciiTheme="majorBidi" w:hAnsiTheme="majorBidi" w:cstheme="majorBidi"/>
                    <w:sz w:val="22"/>
                    <w:lang w:val="en-GB"/>
                  </w:rPr>
                </w:rPrChange>
              </w:rPr>
              <w:t>Commodity</w:t>
            </w:r>
          </w:p>
          <w:p w14:paraId="62FE8F35"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37"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38" w:author="Jane Shaw" w:date="2015-10-29T19:58:00Z">
                  <w:rPr>
                    <w:rFonts w:asciiTheme="majorBidi" w:hAnsiTheme="majorBidi" w:cstheme="majorBidi"/>
                    <w:sz w:val="22"/>
                    <w:lang w:val="en-GB"/>
                  </w:rPr>
                </w:rPrChange>
              </w:rPr>
              <w:t>(FCL code)</w:t>
            </w:r>
          </w:p>
        </w:tc>
        <w:tc>
          <w:tcPr>
            <w:tcW w:w="736" w:type="pct"/>
          </w:tcPr>
          <w:p w14:paraId="5AC8D8D7" w14:textId="0ACD2BA5" w:rsidR="006E32A4" w:rsidRPr="00C507AC" w:rsidRDefault="006E32A4" w:rsidP="00C507AC">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39"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40" w:author="Jane Shaw" w:date="2015-10-29T19:58:00Z">
                  <w:rPr>
                    <w:rFonts w:asciiTheme="majorBidi" w:hAnsiTheme="majorBidi" w:cstheme="majorBidi"/>
                    <w:sz w:val="22"/>
                    <w:lang w:val="en-GB"/>
                  </w:rPr>
                </w:rPrChange>
              </w:rPr>
              <w:t xml:space="preserve">Mirrored </w:t>
            </w:r>
            <w:del w:id="16641" w:author="Jane Shaw" w:date="2015-10-29T19:58:00Z">
              <w:r w:rsidRPr="00C507AC" w:rsidDel="00C507AC">
                <w:rPr>
                  <w:rFonts w:asciiTheme="majorBidi" w:hAnsiTheme="majorBidi" w:cstheme="majorBidi"/>
                  <w:b/>
                  <w:sz w:val="22"/>
                  <w:lang w:val="en-GB"/>
                  <w:rPrChange w:id="16642" w:author="Jane Shaw" w:date="2015-10-29T19:58:00Z">
                    <w:rPr>
                      <w:rFonts w:asciiTheme="majorBidi" w:hAnsiTheme="majorBidi" w:cstheme="majorBidi"/>
                      <w:sz w:val="22"/>
                      <w:lang w:val="en-GB"/>
                    </w:rPr>
                  </w:rPrChange>
                </w:rPr>
                <w:delText>UV</w:delText>
              </w:r>
            </w:del>
            <w:ins w:id="16643" w:author="Jane Shaw" w:date="2015-10-29T19:58:00Z">
              <w:r w:rsidR="00C507AC">
                <w:rPr>
                  <w:rFonts w:asciiTheme="majorBidi" w:hAnsiTheme="majorBidi" w:cstheme="majorBidi"/>
                  <w:b/>
                  <w:i w:val="0"/>
                  <w:sz w:val="22"/>
                  <w:lang w:val="en-GB"/>
                </w:rPr>
                <w:t>unit value</w:t>
              </w:r>
            </w:ins>
          </w:p>
        </w:tc>
        <w:tc>
          <w:tcPr>
            <w:tcW w:w="849" w:type="pct"/>
          </w:tcPr>
          <w:p w14:paraId="6633A238"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44"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45" w:author="Jane Shaw" w:date="2015-10-29T19:58:00Z">
                  <w:rPr>
                    <w:rFonts w:asciiTheme="majorBidi" w:hAnsiTheme="majorBidi" w:cstheme="majorBidi"/>
                    <w:sz w:val="22"/>
                    <w:lang w:val="en-GB"/>
                  </w:rPr>
                </w:rPrChange>
              </w:rPr>
              <w:t>Value</w:t>
            </w:r>
          </w:p>
        </w:tc>
        <w:tc>
          <w:tcPr>
            <w:tcW w:w="676" w:type="pct"/>
          </w:tcPr>
          <w:p w14:paraId="65E330AF" w14:textId="77777777" w:rsidR="006E32A4" w:rsidRPr="00C507AC"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646" w:author="Jane Shaw" w:date="2015-10-29T19:58:00Z">
                  <w:rPr>
                    <w:rFonts w:asciiTheme="majorBidi" w:hAnsiTheme="majorBidi" w:cstheme="majorBidi"/>
                    <w:i w:val="0"/>
                    <w:iCs w:val="0"/>
                    <w:sz w:val="22"/>
                    <w:lang w:val="en-GB"/>
                  </w:rPr>
                </w:rPrChange>
              </w:rPr>
            </w:pPr>
            <w:r w:rsidRPr="00C507AC">
              <w:rPr>
                <w:rFonts w:asciiTheme="majorBidi" w:hAnsiTheme="majorBidi" w:cstheme="majorBidi"/>
                <w:b/>
                <w:sz w:val="22"/>
                <w:lang w:val="en-GB"/>
                <w:rPrChange w:id="16647" w:author="Jane Shaw" w:date="2015-10-29T19:58:00Z">
                  <w:rPr>
                    <w:rFonts w:asciiTheme="majorBidi" w:hAnsiTheme="majorBidi" w:cstheme="majorBidi"/>
                    <w:sz w:val="22"/>
                    <w:lang w:val="en-GB"/>
                  </w:rPr>
                </w:rPrChange>
              </w:rPr>
              <w:t>Corrected quantity</w:t>
            </w:r>
          </w:p>
        </w:tc>
      </w:tr>
      <w:tr w:rsidR="006E32A4" w:rsidRPr="00F31509" w14:paraId="3E3B841F" w14:textId="77777777" w:rsidTr="006E32A4">
        <w:tc>
          <w:tcPr>
            <w:cnfStyle w:val="001000000000" w:firstRow="0" w:lastRow="0" w:firstColumn="1" w:lastColumn="0" w:oddVBand="0" w:evenVBand="0" w:oddHBand="0" w:evenHBand="0" w:firstRowFirstColumn="0" w:firstRowLastColumn="0" w:lastRowFirstColumn="0" w:lastRowLastColumn="0"/>
            <w:tcW w:w="394" w:type="pct"/>
          </w:tcPr>
          <w:p w14:paraId="4FFF7F06" w14:textId="77777777"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14:paraId="17B8DED3"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14:paraId="2A490FBB"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14:paraId="4FED52EC"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14:paraId="5E930757"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14:paraId="498D8C1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23.34</w:t>
            </w:r>
          </w:p>
        </w:tc>
        <w:tc>
          <w:tcPr>
            <w:tcW w:w="849" w:type="pct"/>
          </w:tcPr>
          <w:p w14:paraId="564529DF" w14:textId="633042C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ins w:id="16648" w:author="Jane Shaw" w:date="2015-10-29T19:58:00Z">
              <w:r w:rsidR="00C507AC">
                <w:rPr>
                  <w:rFonts w:asciiTheme="majorBidi" w:hAnsiTheme="majorBidi" w:cstheme="majorBidi"/>
                  <w:lang w:val="en-GB"/>
                </w:rPr>
                <w:t xml:space="preserve"> </w:t>
              </w:r>
            </w:ins>
            <w:del w:id="16649" w:author="Jane Shaw" w:date="2015-10-29T19:58:00Z">
              <w:r w:rsidR="00EA5966" w:rsidRPr="00F31509" w:rsidDel="00C507AC">
                <w:rPr>
                  <w:rFonts w:asciiTheme="majorBidi" w:hAnsiTheme="majorBidi" w:cstheme="majorBidi"/>
                  <w:lang w:val="en-GB"/>
                </w:rPr>
                <w:delText>,</w:delText>
              </w:r>
            </w:del>
            <w:r w:rsidRPr="00F31509">
              <w:rPr>
                <w:rFonts w:asciiTheme="majorBidi" w:hAnsiTheme="majorBidi" w:cstheme="majorBidi"/>
                <w:lang w:val="en-GB"/>
              </w:rPr>
              <w:t>932</w:t>
            </w:r>
            <w:ins w:id="16650" w:author="Jane Shaw" w:date="2015-10-29T19:58:00Z">
              <w:r w:rsidR="00C507AC">
                <w:rPr>
                  <w:rFonts w:asciiTheme="majorBidi" w:hAnsiTheme="majorBidi" w:cstheme="majorBidi"/>
                  <w:lang w:val="en-GB"/>
                </w:rPr>
                <w:t xml:space="preserve"> </w:t>
              </w:r>
            </w:ins>
            <w:del w:id="16651" w:author="Jane Shaw" w:date="2015-10-29T19:58:00Z">
              <w:r w:rsidR="00EA5966" w:rsidRPr="00F31509" w:rsidDel="00C507AC">
                <w:rPr>
                  <w:rFonts w:asciiTheme="majorBidi" w:hAnsiTheme="majorBidi" w:cstheme="majorBidi"/>
                  <w:lang w:val="en-GB"/>
                </w:rPr>
                <w:delText>,</w:delText>
              </w:r>
            </w:del>
            <w:r w:rsidRPr="00F31509">
              <w:rPr>
                <w:rFonts w:asciiTheme="majorBidi" w:hAnsiTheme="majorBidi" w:cstheme="majorBidi"/>
                <w:lang w:val="en-GB"/>
              </w:rPr>
              <w:t>146</w:t>
            </w:r>
          </w:p>
        </w:tc>
        <w:tc>
          <w:tcPr>
            <w:tcW w:w="676" w:type="pct"/>
          </w:tcPr>
          <w:p w14:paraId="36643B16" w14:textId="2D4D65D6"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ins w:id="16652" w:author="Jane Shaw" w:date="2015-10-29T19:58:00Z">
              <w:r w:rsidR="00C507AC">
                <w:rPr>
                  <w:rFonts w:asciiTheme="majorBidi" w:hAnsiTheme="majorBidi" w:cstheme="majorBidi"/>
                  <w:b/>
                  <w:sz w:val="22"/>
                  <w:lang w:val="en-GB"/>
                </w:rPr>
                <w:t xml:space="preserve"> </w:t>
              </w:r>
            </w:ins>
            <w:del w:id="16653" w:author="Jane Shaw" w:date="2015-10-29T19:58:00Z">
              <w:r w:rsidR="00EA5966" w:rsidRPr="00F31509" w:rsidDel="00C507AC">
                <w:rPr>
                  <w:rFonts w:asciiTheme="majorBidi" w:hAnsiTheme="majorBidi" w:cstheme="majorBidi"/>
                  <w:b/>
                  <w:sz w:val="22"/>
                  <w:lang w:val="en-GB"/>
                </w:rPr>
                <w:delText>,</w:delText>
              </w:r>
            </w:del>
            <w:r w:rsidRPr="00F31509">
              <w:rPr>
                <w:rFonts w:asciiTheme="majorBidi" w:hAnsiTheme="majorBidi" w:cstheme="majorBidi"/>
                <w:b/>
                <w:sz w:val="22"/>
                <w:lang w:val="en-GB"/>
              </w:rPr>
              <w:t>132</w:t>
            </w:r>
          </w:p>
        </w:tc>
      </w:tr>
    </w:tbl>
    <w:p w14:paraId="0C487DE5" w14:textId="77777777" w:rsidR="006E32A4" w:rsidRPr="00F31509" w:rsidRDefault="006E32A4" w:rsidP="006E32A4">
      <w:pPr>
        <w:pStyle w:val="Titolo4"/>
        <w:jc w:val="both"/>
        <w:rPr>
          <w:rFonts w:asciiTheme="majorBidi" w:hAnsiTheme="majorBidi" w:cstheme="majorBidi"/>
          <w:lang w:val="en-GB"/>
        </w:rPr>
      </w:pPr>
      <w:r w:rsidRPr="00F31509">
        <w:rPr>
          <w:rFonts w:asciiTheme="majorBidi" w:hAnsiTheme="majorBidi" w:cstheme="majorBidi"/>
          <w:lang w:val="en-GB"/>
        </w:rPr>
        <w:t xml:space="preserve">Using </w:t>
      </w:r>
      <w:del w:id="16654" w:author="Jane Shaw" w:date="2015-10-29T19:58:00Z">
        <w:r w:rsidRPr="00F31509" w:rsidDel="00C507AC">
          <w:rPr>
            <w:rFonts w:asciiTheme="majorBidi" w:hAnsiTheme="majorBidi" w:cstheme="majorBidi"/>
            <w:lang w:val="en-GB"/>
          </w:rPr>
          <w:delText>“</w:delText>
        </w:r>
      </w:del>
      <w:r w:rsidRPr="00F31509">
        <w:rPr>
          <w:rFonts w:asciiTheme="majorBidi" w:hAnsiTheme="majorBidi" w:cstheme="majorBidi"/>
          <w:lang w:val="en-GB"/>
        </w:rPr>
        <w:t>mirrored</w:t>
      </w:r>
      <w:del w:id="16655" w:author="Jane Shaw" w:date="2015-10-29T19:58:00Z">
        <w:r w:rsidRPr="00F31509" w:rsidDel="00C507AC">
          <w:rPr>
            <w:rFonts w:asciiTheme="majorBidi" w:hAnsiTheme="majorBidi" w:cstheme="majorBidi"/>
            <w:lang w:val="en-GB"/>
          </w:rPr>
          <w:delText>”</w:delText>
        </w:r>
      </w:del>
      <w:r w:rsidRPr="00F31509">
        <w:rPr>
          <w:rFonts w:asciiTheme="majorBidi" w:hAnsiTheme="majorBidi" w:cstheme="majorBidi"/>
          <w:lang w:val="en-GB"/>
        </w:rPr>
        <w:t xml:space="preserve"> trade data for non-reporting countries</w:t>
      </w:r>
    </w:p>
    <w:p w14:paraId="54126B7E" w14:textId="2982AE6D"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w:t>
      </w:r>
      <w:del w:id="16656" w:author="Jane Shaw" w:date="2015-10-29T19:58:00Z">
        <w:r w:rsidRPr="00F31509" w:rsidDel="00C507AC">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countries </w:t>
      </w:r>
      <w:del w:id="16657" w:author="Jane Shaw" w:date="2015-10-29T19:58:00Z">
        <w:r w:rsidRPr="00F31509" w:rsidDel="00C507AC">
          <w:rPr>
            <w:rFonts w:asciiTheme="majorBidi" w:eastAsia="Times New Roman" w:hAnsiTheme="majorBidi" w:cstheme="majorBidi"/>
            <w:lang w:val="en-GB"/>
          </w:rPr>
          <w:delText xml:space="preserve">of the world </w:delText>
        </w:r>
      </w:del>
      <w:r w:rsidRPr="00F31509">
        <w:rPr>
          <w:rFonts w:asciiTheme="majorBidi" w:eastAsia="Times New Roman" w:hAnsiTheme="majorBidi" w:cstheme="majorBidi"/>
          <w:lang w:val="en-GB"/>
        </w:rPr>
        <w:t xml:space="preserve">provide their trade data to </w:t>
      </w:r>
      <w:del w:id="16658" w:author="Jane Shaw" w:date="2015-10-29T19:58:00Z">
        <w:r w:rsidRPr="00F31509" w:rsidDel="00C507AC">
          <w:rPr>
            <w:rFonts w:asciiTheme="majorBidi" w:eastAsia="Times New Roman" w:hAnsiTheme="majorBidi" w:cstheme="majorBidi"/>
            <w:lang w:val="en-GB"/>
          </w:rPr>
          <w:delText>the United Nations Statistical Department (</w:delText>
        </w:r>
      </w:del>
      <w:r w:rsidRPr="00F31509">
        <w:rPr>
          <w:rFonts w:asciiTheme="majorBidi" w:eastAsia="Times New Roman" w:hAnsiTheme="majorBidi" w:cstheme="majorBidi"/>
          <w:lang w:val="en-GB"/>
        </w:rPr>
        <w:t>UNSD</w:t>
      </w:r>
      <w:del w:id="16659" w:author="Jane Shaw" w:date="2015-10-29T19:58:00Z">
        <w:r w:rsidRPr="00F31509" w:rsidDel="00C507A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Thus, the trade data</w:t>
      </w:r>
      <w:ins w:id="16660" w:author="Jane Shaw" w:date="2015-10-29T19:58:00Z">
        <w:r w:rsidR="00C507AC">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obtained by FAO from </w:t>
      </w:r>
      <w:del w:id="16661" w:author="Jane Shaw" w:date="2015-10-29T19:58:00Z">
        <w:r w:rsidRPr="00F31509" w:rsidDel="00C507AC">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UNSD </w:t>
      </w:r>
      <w:del w:id="16662" w:author="Jane Shaw" w:date="2015-10-29T19:58:00Z">
        <w:r w:rsidR="00EA5966" w:rsidRPr="00F31509" w:rsidDel="00C507AC">
          <w:rPr>
            <w:rFonts w:asciiTheme="majorBidi" w:eastAsia="Times New Roman" w:hAnsiTheme="majorBidi" w:cstheme="majorBidi"/>
            <w:lang w:val="en-GB"/>
          </w:rPr>
          <w:delText xml:space="preserve">also </w:delText>
        </w:r>
      </w:del>
      <w:r w:rsidRPr="00F31509">
        <w:rPr>
          <w:rFonts w:asciiTheme="majorBidi" w:eastAsia="Times New Roman" w:hAnsiTheme="majorBidi" w:cstheme="majorBidi"/>
          <w:lang w:val="en-GB"/>
        </w:rPr>
        <w:t>does not have full global coverage.</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w:t>
      </w:r>
      <w:del w:id="16663" w:author="Jane Shaw" w:date="2015-10-29T19:58:00Z">
        <w:r w:rsidRPr="00F31509" w:rsidDel="00C507AC">
          <w:rPr>
            <w:rFonts w:asciiTheme="majorBidi" w:eastAsia="Times New Roman" w:hAnsiTheme="majorBidi" w:cstheme="majorBidi"/>
            <w:lang w:val="en-GB"/>
          </w:rPr>
          <w:delText xml:space="preserve">these </w:delText>
        </w:r>
      </w:del>
      <w:r w:rsidRPr="00F31509">
        <w:rPr>
          <w:rFonts w:asciiTheme="majorBidi" w:eastAsia="Times New Roman" w:hAnsiTheme="majorBidi" w:cstheme="majorBidi"/>
          <w:lang w:val="en-GB"/>
        </w:rPr>
        <w:t>non-reporting countries</w:t>
      </w:r>
      <w:ins w:id="16664" w:author="Jane Shaw" w:date="2015-10-29T19:59:00Z">
        <w:r w:rsidR="00C507AC">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6665" w:author="Jane Shaw" w:date="2015-10-29T19:59:00Z">
        <w:r w:rsidRPr="00F31509" w:rsidDel="00C507AC">
          <w:rPr>
            <w:rFonts w:asciiTheme="majorBidi" w:eastAsia="Times New Roman" w:hAnsiTheme="majorBidi" w:cstheme="majorBidi"/>
            <w:lang w:val="en-GB"/>
          </w:rPr>
          <w:delText xml:space="preserve">we have to resort to </w:delText>
        </w:r>
      </w:del>
      <w:r w:rsidRPr="00F31509">
        <w:rPr>
          <w:rFonts w:asciiTheme="majorBidi" w:eastAsia="Times New Roman" w:hAnsiTheme="majorBidi" w:cstheme="majorBidi"/>
          <w:lang w:val="en-GB"/>
        </w:rPr>
        <w:t xml:space="preserve">other sources and methodologies – mainly mirrored trade data </w:t>
      </w:r>
      <w:ins w:id="16666" w:author="Jane Shaw" w:date="2015-10-29T19:59:00Z">
        <w:r w:rsidR="00C507AC">
          <w:rPr>
            <w:rFonts w:asciiTheme="majorBidi" w:eastAsia="Times New Roman" w:hAnsiTheme="majorBidi" w:cstheme="majorBidi"/>
            <w:lang w:val="en-GB"/>
          </w:rPr>
          <w:t>–</w:t>
        </w:r>
      </w:ins>
      <w:del w:id="16667" w:author="Jane Shaw" w:date="2015-10-29T19:59:00Z">
        <w:r w:rsidRPr="00F31509" w:rsidDel="00C507A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ins w:id="16668" w:author="Jane Shaw" w:date="2015-10-29T19:59:00Z">
        <w:r w:rsidR="00C507AC">
          <w:rPr>
            <w:rFonts w:asciiTheme="majorBidi" w:eastAsia="Times New Roman" w:hAnsiTheme="majorBidi" w:cstheme="majorBidi"/>
            <w:lang w:val="en-GB"/>
          </w:rPr>
          <w:t xml:space="preserve">have to be used </w:t>
        </w:r>
      </w:ins>
      <w:r w:rsidRPr="00F31509">
        <w:rPr>
          <w:rFonts w:asciiTheme="majorBidi" w:eastAsia="Times New Roman" w:hAnsiTheme="majorBidi" w:cstheme="majorBidi"/>
          <w:lang w:val="en-GB"/>
        </w:rPr>
        <w:t xml:space="preserve">to obtain or estimate </w:t>
      </w:r>
      <w:del w:id="16669" w:author="Jane Shaw" w:date="2015-10-29T19:59:00Z">
        <w:r w:rsidRPr="00F31509" w:rsidDel="00C507AC">
          <w:rPr>
            <w:rFonts w:asciiTheme="majorBidi" w:eastAsia="Times New Roman" w:hAnsiTheme="majorBidi" w:cstheme="majorBidi"/>
            <w:lang w:val="en-GB"/>
          </w:rPr>
          <w:delText xml:space="preserve">their respective </w:delText>
        </w:r>
      </w:del>
      <w:r w:rsidRPr="00F31509">
        <w:rPr>
          <w:rFonts w:asciiTheme="majorBidi" w:eastAsia="Times New Roman" w:hAnsiTheme="majorBidi" w:cstheme="majorBidi"/>
          <w:lang w:val="en-GB"/>
        </w:rPr>
        <w:t>trade figures. To identify th</w:t>
      </w:r>
      <w:del w:id="16670" w:author="Jane Shaw" w:date="2015-10-29T19:59:00Z">
        <w:r w:rsidRPr="00F31509" w:rsidDel="00C507AC">
          <w:rPr>
            <w:rFonts w:asciiTheme="majorBidi" w:eastAsia="Times New Roman" w:hAnsiTheme="majorBidi" w:cstheme="majorBidi"/>
            <w:lang w:val="en-GB"/>
          </w:rPr>
          <w:delText>os</w:delText>
        </w:r>
      </w:del>
      <w:r w:rsidRPr="00F31509">
        <w:rPr>
          <w:rFonts w:asciiTheme="majorBidi" w:eastAsia="Times New Roman" w:hAnsiTheme="majorBidi" w:cstheme="majorBidi"/>
          <w:lang w:val="en-GB"/>
        </w:rPr>
        <w:t xml:space="preserve">e countries that are </w:t>
      </w:r>
      <w:del w:id="16671" w:author="Jane Shaw" w:date="2015-10-29T20:00:00Z">
        <w:r w:rsidRPr="00F31509" w:rsidDel="00C507AC">
          <w:rPr>
            <w:rFonts w:asciiTheme="majorBidi" w:eastAsia="Times New Roman" w:hAnsiTheme="majorBidi" w:cstheme="majorBidi"/>
            <w:lang w:val="en-GB"/>
          </w:rPr>
          <w:delText xml:space="preserve">missing as </w:delText>
        </w:r>
      </w:del>
      <w:ins w:id="16672" w:author="Jane Shaw" w:date="2015-10-29T20:00:00Z">
        <w:r w:rsidR="00C507AC">
          <w:rPr>
            <w:rFonts w:asciiTheme="majorBidi" w:eastAsia="Times New Roman" w:hAnsiTheme="majorBidi" w:cstheme="majorBidi"/>
            <w:lang w:val="en-GB"/>
          </w:rPr>
          <w:t xml:space="preserve">not </w:t>
        </w:r>
      </w:ins>
      <w:r w:rsidRPr="00F31509">
        <w:rPr>
          <w:rFonts w:asciiTheme="majorBidi" w:eastAsia="Times New Roman" w:hAnsiTheme="majorBidi" w:cstheme="majorBidi"/>
          <w:lang w:val="en-GB"/>
        </w:rPr>
        <w:t xml:space="preserve">reporters in </w:t>
      </w:r>
      <w:del w:id="16673" w:author="Jane Shaw" w:date="2015-10-29T20:00:00Z">
        <w:r w:rsidRPr="00F31509" w:rsidDel="00C507AC">
          <w:rPr>
            <w:rFonts w:asciiTheme="majorBidi" w:eastAsia="Times New Roman" w:hAnsiTheme="majorBidi" w:cstheme="majorBidi"/>
            <w:lang w:val="en-GB"/>
          </w:rPr>
          <w:delText xml:space="preserve">our </w:delText>
        </w:r>
      </w:del>
      <w:ins w:id="16674" w:author="Jane Shaw" w:date="2015-10-29T20:00:00Z">
        <w:r w:rsidR="00C507AC">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fully validated and processed data</w:t>
      </w:r>
      <w:ins w:id="16675" w:author="Jane Shaw" w:date="2015-10-29T20:00:00Z">
        <w:r w:rsidR="00C507AC">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w:t>
      </w:r>
      <w:del w:id="16676" w:author="Jane Shaw" w:date="2015-10-29T20:00:00Z">
        <w:r w:rsidRPr="00F31509" w:rsidDel="00C507AC">
          <w:rPr>
            <w:rFonts w:asciiTheme="majorBidi" w:eastAsia="Times New Roman" w:hAnsiTheme="majorBidi" w:cstheme="majorBidi"/>
            <w:lang w:val="en-GB"/>
          </w:rPr>
          <w:delText xml:space="preserve">we run </w:delText>
        </w:r>
      </w:del>
      <w:r w:rsidRPr="00F31509">
        <w:rPr>
          <w:rFonts w:asciiTheme="majorBidi" w:eastAsia="Times New Roman" w:hAnsiTheme="majorBidi" w:cstheme="majorBidi"/>
          <w:lang w:val="en-GB"/>
        </w:rPr>
        <w:t>a check using the full FAO country codes list</w:t>
      </w:r>
      <w:ins w:id="16677" w:author="Jane Shaw" w:date="2015-10-29T20:00:00Z">
        <w:r w:rsidR="00C507AC">
          <w:rPr>
            <w:rFonts w:asciiTheme="majorBidi" w:eastAsia="Times New Roman" w:hAnsiTheme="majorBidi" w:cstheme="majorBidi"/>
            <w:lang w:val="en-GB"/>
          </w:rPr>
          <w:t xml:space="preserve"> is run</w:t>
        </w:r>
      </w:ins>
      <w:r w:rsidRPr="00F31509">
        <w:rPr>
          <w:rFonts w:asciiTheme="majorBidi" w:eastAsia="Times New Roman" w:hAnsiTheme="majorBidi" w:cstheme="majorBidi"/>
          <w:lang w:val="en-GB"/>
        </w:rPr>
        <w:t xml:space="preserve">. </w:t>
      </w:r>
    </w:p>
    <w:p w14:paraId="61B2AE8B" w14:textId="72C009C9" w:rsidR="006E32A4" w:rsidRPr="00F31509" w:rsidRDefault="006E32A4" w:rsidP="006E32A4">
      <w:pPr>
        <w:jc w:val="both"/>
        <w:rPr>
          <w:rFonts w:asciiTheme="majorBidi" w:hAnsiTheme="majorBidi" w:cstheme="majorBidi"/>
          <w:lang w:val="en-GB"/>
        </w:rPr>
      </w:pPr>
      <w:del w:id="16678" w:author="Jane Shaw" w:date="2015-10-29T20:00:00Z">
        <w:r w:rsidRPr="00F31509" w:rsidDel="00C507AC">
          <w:rPr>
            <w:rFonts w:asciiTheme="majorBidi" w:hAnsiTheme="majorBidi" w:cstheme="majorBidi"/>
            <w:lang w:val="en-GB"/>
          </w:rPr>
          <w:delText xml:space="preserve">To this end, we use </w:delText>
        </w:r>
      </w:del>
      <w:r w:rsidR="00C507AC" w:rsidRPr="00F31509">
        <w:rPr>
          <w:rFonts w:asciiTheme="majorBidi" w:hAnsiTheme="majorBidi" w:cstheme="majorBidi"/>
          <w:lang w:val="en-GB"/>
        </w:rPr>
        <w:t xml:space="preserve">The </w:t>
      </w:r>
      <w:r w:rsidRPr="00F31509">
        <w:rPr>
          <w:rFonts w:asciiTheme="majorBidi" w:hAnsiTheme="majorBidi" w:cstheme="majorBidi"/>
          <w:lang w:val="en-GB"/>
        </w:rPr>
        <w:t xml:space="preserve">global trade flow tables </w:t>
      </w:r>
      <w:ins w:id="16679" w:author="Jane Shaw" w:date="2015-10-29T20:00:00Z">
        <w:r w:rsidR="00C507AC">
          <w:rPr>
            <w:rFonts w:asciiTheme="majorBidi" w:hAnsiTheme="majorBidi" w:cstheme="majorBidi"/>
            <w:lang w:val="en-GB"/>
          </w:rPr>
          <w:t xml:space="preserve">are used </w:t>
        </w:r>
      </w:ins>
      <w:r w:rsidRPr="00F31509">
        <w:rPr>
          <w:rFonts w:asciiTheme="majorBidi" w:hAnsiTheme="majorBidi" w:cstheme="majorBidi"/>
          <w:lang w:val="en-GB"/>
        </w:rPr>
        <w:t>to fill</w:t>
      </w:r>
      <w:ins w:id="16680" w:author="Jane Shaw" w:date="2015-10-29T20:00:00Z">
        <w:r w:rsidR="00C507AC">
          <w:rPr>
            <w:rFonts w:asciiTheme="majorBidi" w:hAnsiTheme="majorBidi" w:cstheme="majorBidi"/>
            <w:lang w:val="en-GB"/>
          </w:rPr>
          <w:t xml:space="preserve"> </w:t>
        </w:r>
      </w:ins>
      <w:del w:id="16681" w:author="Jane Shaw" w:date="2015-10-29T20:00:00Z">
        <w:r w:rsidRPr="00F31509" w:rsidDel="00C507AC">
          <w:rPr>
            <w:rFonts w:asciiTheme="majorBidi" w:hAnsiTheme="majorBidi" w:cstheme="majorBidi"/>
            <w:lang w:val="en-GB"/>
          </w:rPr>
          <w:delText>-</w:delText>
        </w:r>
      </w:del>
      <w:r w:rsidRPr="00F31509">
        <w:rPr>
          <w:rFonts w:asciiTheme="majorBidi" w:hAnsiTheme="majorBidi" w:cstheme="majorBidi"/>
          <w:lang w:val="en-GB"/>
        </w:rPr>
        <w:t>in the missing imports and exports of non-reporting countries.</w:t>
      </w:r>
      <w:r w:rsidR="008568EC">
        <w:rPr>
          <w:rFonts w:asciiTheme="majorBidi" w:hAnsiTheme="majorBidi" w:cstheme="majorBidi"/>
          <w:lang w:val="en-GB"/>
        </w:rPr>
        <w:t xml:space="preserve"> </w:t>
      </w:r>
      <w:r w:rsidRPr="00F31509">
        <w:rPr>
          <w:rFonts w:asciiTheme="majorBidi" w:hAnsiTheme="majorBidi" w:cstheme="majorBidi"/>
          <w:lang w:val="en-GB"/>
        </w:rPr>
        <w:t xml:space="preserve">Briefly, the steps </w:t>
      </w:r>
      <w:del w:id="16682" w:author="Jane Shaw" w:date="2015-11-07T20:27:00Z">
        <w:r w:rsidRPr="00F31509" w:rsidDel="00140222">
          <w:rPr>
            <w:rFonts w:asciiTheme="majorBidi" w:hAnsiTheme="majorBidi" w:cstheme="majorBidi"/>
            <w:lang w:val="en-GB"/>
          </w:rPr>
          <w:delText xml:space="preserve">followed </w:delText>
        </w:r>
      </w:del>
      <w:r w:rsidRPr="00F31509">
        <w:rPr>
          <w:rFonts w:asciiTheme="majorBidi" w:hAnsiTheme="majorBidi" w:cstheme="majorBidi"/>
          <w:lang w:val="en-GB"/>
        </w:rPr>
        <w:t>are</w:t>
      </w:r>
      <w:ins w:id="16683" w:author="Jane Shaw" w:date="2015-10-29T20:00:00Z">
        <w:r w:rsidR="00C507AC">
          <w:rPr>
            <w:rFonts w:asciiTheme="majorBidi" w:hAnsiTheme="majorBidi" w:cstheme="majorBidi"/>
            <w:lang w:val="en-GB"/>
          </w:rPr>
          <w:t xml:space="preserve"> as follows</w:t>
        </w:r>
      </w:ins>
      <w:r w:rsidRPr="00F31509">
        <w:rPr>
          <w:rFonts w:asciiTheme="majorBidi" w:hAnsiTheme="majorBidi" w:cstheme="majorBidi"/>
          <w:lang w:val="en-GB"/>
        </w:rPr>
        <w:t>:</w:t>
      </w:r>
    </w:p>
    <w:p w14:paraId="1EDEE84F" w14:textId="4C445769"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1. </w:t>
      </w:r>
      <w:del w:id="16684" w:author="Jane Shaw" w:date="2015-10-29T20:01:00Z">
        <w:r w:rsidRPr="00F31509" w:rsidDel="00C507AC">
          <w:rPr>
            <w:rFonts w:asciiTheme="majorBidi" w:eastAsia="Times New Roman" w:hAnsiTheme="majorBidi" w:cstheme="majorBidi"/>
            <w:lang w:val="en-GB"/>
          </w:rPr>
          <w:delText>W</w:delText>
        </w:r>
        <w:r w:rsidR="006E32A4" w:rsidRPr="00F31509" w:rsidDel="00C507AC">
          <w:rPr>
            <w:rFonts w:asciiTheme="majorBidi" w:eastAsia="Times New Roman" w:hAnsiTheme="majorBidi" w:cstheme="majorBidi"/>
            <w:lang w:val="en-GB"/>
          </w:rPr>
          <w:delText>e identify</w:delText>
        </w:r>
        <w:r w:rsidR="00F228AD" w:rsidRPr="00F31509" w:rsidDel="00C507AC">
          <w:rPr>
            <w:rFonts w:asciiTheme="majorBidi" w:eastAsia="Times New Roman" w:hAnsiTheme="majorBidi" w:cstheme="majorBidi"/>
            <w:lang w:val="en-GB"/>
          </w:rPr>
          <w:delText>,</w:delText>
        </w:r>
        <w:r w:rsidR="006E32A4" w:rsidRPr="00F31509" w:rsidDel="00C507AC">
          <w:rPr>
            <w:rFonts w:asciiTheme="majorBidi" w:eastAsia="Times New Roman" w:hAnsiTheme="majorBidi" w:cstheme="majorBidi"/>
            <w:lang w:val="en-GB"/>
          </w:rPr>
          <w:delText xml:space="preserve"> </w:delText>
        </w:r>
      </w:del>
      <w:r w:rsidR="00C507AC" w:rsidRPr="00F31509">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t>
      </w:r>
      <w:del w:id="16685" w:author="Jane Shaw" w:date="2015-10-29T20:01:00Z">
        <w:r w:rsidR="006E32A4" w:rsidRPr="00F31509" w:rsidDel="00C507AC">
          <w:rPr>
            <w:rFonts w:asciiTheme="majorBidi" w:eastAsia="Times New Roman" w:hAnsiTheme="majorBidi" w:cstheme="majorBidi"/>
            <w:lang w:val="en-GB"/>
          </w:rPr>
          <w:delText xml:space="preserve">which </w:delText>
        </w:r>
      </w:del>
      <w:ins w:id="16686" w:author="Jane Shaw" w:date="2015-10-29T20:01:00Z">
        <w:r w:rsidR="00C507AC">
          <w:rPr>
            <w:rFonts w:asciiTheme="majorBidi" w:eastAsia="Times New Roman" w:hAnsiTheme="majorBidi" w:cstheme="majorBidi"/>
            <w:lang w:val="en-GB"/>
          </w:rPr>
          <w:t xml:space="preserve">that </w:t>
        </w:r>
      </w:ins>
      <w:r w:rsidR="006E32A4" w:rsidRPr="00F31509">
        <w:rPr>
          <w:rFonts w:asciiTheme="majorBidi" w:eastAsia="Times New Roman" w:hAnsiTheme="majorBidi" w:cstheme="majorBidi"/>
          <w:lang w:val="en-GB"/>
        </w:rPr>
        <w:t xml:space="preserve">indicate this non-reporter as a </w:t>
      </w:r>
      <w:ins w:id="16687" w:author="Jane Shaw" w:date="2015-10-29T20:01:00Z">
        <w:r w:rsidR="00C507AC">
          <w:rPr>
            <w:rFonts w:asciiTheme="majorBidi" w:eastAsia="Times New Roman" w:hAnsiTheme="majorBidi" w:cstheme="majorBidi"/>
            <w:lang w:val="en-GB"/>
          </w:rPr>
          <w:t xml:space="preserve">trading </w:t>
        </w:r>
      </w:ins>
      <w:del w:id="16688" w:author="Jane Shaw" w:date="2015-10-29T20:01:00Z">
        <w:r w:rsidR="006E32A4" w:rsidRPr="00F31509" w:rsidDel="00C507AC">
          <w:rPr>
            <w:rFonts w:asciiTheme="majorBidi" w:eastAsia="Times New Roman" w:hAnsiTheme="majorBidi" w:cstheme="majorBidi"/>
            <w:lang w:val="en-GB"/>
          </w:rPr>
          <w:delText>“</w:delText>
        </w:r>
      </w:del>
      <w:r w:rsidR="006E32A4" w:rsidRPr="00F31509">
        <w:rPr>
          <w:rFonts w:asciiTheme="majorBidi" w:eastAsia="Times New Roman" w:hAnsiTheme="majorBidi" w:cstheme="majorBidi"/>
          <w:lang w:val="en-GB"/>
        </w:rPr>
        <w:t>partner</w:t>
      </w:r>
      <w:del w:id="16689" w:author="Jane Shaw" w:date="2015-10-29T20:02:00Z">
        <w:r w:rsidR="006E32A4" w:rsidRPr="00F31509" w:rsidDel="00C507AC">
          <w:rPr>
            <w:rFonts w:asciiTheme="majorBidi" w:eastAsia="Times New Roman" w:hAnsiTheme="majorBidi" w:cstheme="majorBidi"/>
            <w:lang w:val="en-GB"/>
          </w:rPr>
          <w:delText>”</w:delText>
        </w:r>
      </w:del>
      <w:r w:rsidR="006E32A4" w:rsidRPr="00F31509">
        <w:rPr>
          <w:rFonts w:asciiTheme="majorBidi" w:eastAsia="Times New Roman" w:hAnsiTheme="majorBidi" w:cstheme="majorBidi"/>
          <w:lang w:val="en-GB"/>
        </w:rPr>
        <w:t xml:space="preserve"> </w:t>
      </w:r>
      <w:ins w:id="16690" w:author="Jane Shaw" w:date="2015-10-29T20:02:00Z">
        <w:r w:rsidR="00C507AC">
          <w:rPr>
            <w:rFonts w:asciiTheme="majorBidi" w:eastAsia="Times New Roman" w:hAnsiTheme="majorBidi" w:cstheme="majorBidi"/>
            <w:lang w:val="en-GB"/>
          </w:rPr>
          <w:t xml:space="preserve">are identified </w:t>
        </w:r>
      </w:ins>
      <w:r w:rsidR="006E32A4" w:rsidRPr="00F31509">
        <w:rPr>
          <w:rFonts w:asciiTheme="majorBidi" w:eastAsia="Times New Roman" w:hAnsiTheme="majorBidi" w:cstheme="majorBidi"/>
          <w:lang w:val="en-GB"/>
        </w:rPr>
        <w:t xml:space="preserve">in </w:t>
      </w:r>
      <w:del w:id="16691" w:author="Jane Shaw" w:date="2015-10-29T20:02:00Z">
        <w:r w:rsidR="006E32A4" w:rsidRPr="00F31509" w:rsidDel="00C507AC">
          <w:rPr>
            <w:rFonts w:asciiTheme="majorBidi" w:eastAsia="Times New Roman" w:hAnsiTheme="majorBidi" w:cstheme="majorBidi"/>
            <w:lang w:val="en-GB"/>
          </w:rPr>
          <w:delText xml:space="preserve">our </w:delText>
        </w:r>
      </w:del>
      <w:ins w:id="16692" w:author="Jane Shaw" w:date="2015-10-29T20:02:00Z">
        <w:r w:rsidR="00C507AC">
          <w:rPr>
            <w:rFonts w:asciiTheme="majorBidi" w:eastAsia="Times New Roman" w:hAnsiTheme="majorBidi" w:cstheme="majorBidi"/>
            <w:lang w:val="en-GB"/>
          </w:rPr>
          <w:t xml:space="preserve">the </w:t>
        </w:r>
      </w:ins>
      <w:r w:rsidR="006E32A4" w:rsidRPr="00F31509">
        <w:rPr>
          <w:rFonts w:asciiTheme="majorBidi" w:eastAsia="Times New Roman" w:hAnsiTheme="majorBidi" w:cstheme="majorBidi"/>
          <w:lang w:val="en-GB"/>
        </w:rPr>
        <w:t>validated data</w:t>
      </w:r>
      <w:ins w:id="16693" w:author="Jane Shaw" w:date="2015-11-07T20:27:00Z">
        <w:r w:rsidR="00140222">
          <w:rPr>
            <w:rFonts w:asciiTheme="majorBidi" w:eastAsia="Times New Roman" w:hAnsiTheme="majorBidi" w:cstheme="majorBidi"/>
            <w:lang w:val="en-GB"/>
          </w:rPr>
          <w:t xml:space="preserve"> </w:t>
        </w:r>
      </w:ins>
      <w:r w:rsidR="006E32A4" w:rsidRPr="00F31509">
        <w:rPr>
          <w:rFonts w:asciiTheme="majorBidi" w:eastAsia="Times New Roman" w:hAnsiTheme="majorBidi" w:cstheme="majorBidi"/>
          <w:lang w:val="en-GB"/>
        </w:rPr>
        <w:t xml:space="preserve">set. In the example </w:t>
      </w:r>
      <w:ins w:id="16694" w:author="Jane Shaw" w:date="2015-10-29T20:02:00Z">
        <w:r w:rsidR="00C507AC">
          <w:rPr>
            <w:rFonts w:asciiTheme="majorBidi" w:eastAsia="Times New Roman" w:hAnsiTheme="majorBidi" w:cstheme="majorBidi"/>
            <w:lang w:val="en-GB"/>
          </w:rPr>
          <w:t xml:space="preserve">shown in </w:t>
        </w:r>
      </w:ins>
      <w:r w:rsidR="00C507AC" w:rsidRPr="00F31509">
        <w:rPr>
          <w:rFonts w:asciiTheme="majorBidi" w:eastAsia="Times New Roman" w:hAnsiTheme="majorBidi" w:cstheme="majorBidi"/>
          <w:lang w:val="en-GB"/>
        </w:rPr>
        <w:t xml:space="preserve">Table </w:t>
      </w:r>
      <w:del w:id="16695" w:author="Jane Shaw" w:date="2015-10-29T20:02:00Z">
        <w:r w:rsidR="006E32A4" w:rsidRPr="00F31509" w:rsidDel="00C507AC">
          <w:rPr>
            <w:rFonts w:asciiTheme="majorBidi" w:eastAsia="Times New Roman" w:hAnsiTheme="majorBidi" w:cstheme="majorBidi"/>
            <w:lang w:val="en-GB"/>
          </w:rPr>
          <w:delText>below</w:delText>
        </w:r>
      </w:del>
      <w:ins w:id="16696" w:author="Jane Shaw" w:date="2015-10-29T20:02:00Z">
        <w:r w:rsidR="00C507AC">
          <w:rPr>
            <w:rFonts w:asciiTheme="majorBidi" w:eastAsia="Times New Roman" w:hAnsiTheme="majorBidi" w:cstheme="majorBidi"/>
            <w:lang w:val="en-GB"/>
          </w:rPr>
          <w:t>81</w:t>
        </w:r>
      </w:ins>
      <w:r w:rsidR="006E32A4" w:rsidRPr="00F31509">
        <w:rPr>
          <w:rFonts w:asciiTheme="majorBidi" w:eastAsia="Times New Roman" w:hAnsiTheme="majorBidi" w:cstheme="majorBidi"/>
          <w:lang w:val="en-GB"/>
        </w:rPr>
        <w:t xml:space="preserve">, </w:t>
      </w:r>
      <w:del w:id="16697" w:author="Jane Shaw" w:date="2015-10-29T20:02:00Z">
        <w:r w:rsidR="006E32A4" w:rsidRPr="00F31509" w:rsidDel="00C507AC">
          <w:rPr>
            <w:rFonts w:asciiTheme="majorBidi" w:eastAsia="Times New Roman" w:hAnsiTheme="majorBidi" w:cstheme="majorBidi"/>
            <w:lang w:val="en-GB"/>
          </w:rPr>
          <w:delText xml:space="preserve">we have </w:delText>
        </w:r>
      </w:del>
      <w:r w:rsidR="006E32A4" w:rsidRPr="00F31509">
        <w:rPr>
          <w:rFonts w:asciiTheme="majorBidi" w:eastAsia="Times New Roman" w:hAnsiTheme="majorBidi" w:cstheme="majorBidi"/>
          <w:lang w:val="en-GB"/>
        </w:rPr>
        <w:t xml:space="preserve">a simplified </w:t>
      </w:r>
      <w:del w:id="16698" w:author="Jane Shaw" w:date="2015-10-29T20:02:00Z">
        <w:r w:rsidR="006E32A4" w:rsidRPr="00F31509" w:rsidDel="00C507AC">
          <w:rPr>
            <w:rFonts w:asciiTheme="majorBidi" w:eastAsia="Times New Roman" w:hAnsiTheme="majorBidi" w:cstheme="majorBidi"/>
            <w:lang w:val="en-GB"/>
          </w:rPr>
          <w:delText>“</w:delText>
        </w:r>
      </w:del>
      <w:r w:rsidR="006E32A4" w:rsidRPr="00F31509">
        <w:rPr>
          <w:rFonts w:asciiTheme="majorBidi" w:eastAsia="Times New Roman" w:hAnsiTheme="majorBidi" w:cstheme="majorBidi"/>
          <w:lang w:val="en-GB"/>
        </w:rPr>
        <w:t>filt</w:t>
      </w:r>
      <w:r w:rsidR="00CE0903">
        <w:rPr>
          <w:rFonts w:asciiTheme="majorBidi" w:eastAsia="Times New Roman" w:hAnsiTheme="majorBidi" w:cstheme="majorBidi"/>
          <w:lang w:val="en-GB"/>
        </w:rPr>
        <w:t>er</w:t>
      </w:r>
      <w:del w:id="16699" w:author="Jane Shaw" w:date="2015-10-29T20:02:00Z">
        <w:r w:rsidR="00CE0903" w:rsidDel="00C507AC">
          <w:rPr>
            <w:rFonts w:asciiTheme="majorBidi" w:eastAsia="Times New Roman" w:hAnsiTheme="majorBidi" w:cstheme="majorBidi"/>
            <w:lang w:val="en-GB"/>
          </w:rPr>
          <w:delText>”</w:delText>
        </w:r>
      </w:del>
      <w:r w:rsidR="00CE0903">
        <w:rPr>
          <w:rFonts w:asciiTheme="majorBidi" w:eastAsia="Times New Roman" w:hAnsiTheme="majorBidi" w:cstheme="majorBidi"/>
          <w:lang w:val="en-GB"/>
        </w:rPr>
        <w:t xml:space="preserve"> </w:t>
      </w:r>
      <w:ins w:id="16700" w:author="Jane Shaw" w:date="2015-10-29T20:02:00Z">
        <w:r w:rsidR="00C507AC">
          <w:rPr>
            <w:rFonts w:asciiTheme="majorBidi" w:eastAsia="Times New Roman" w:hAnsiTheme="majorBidi" w:cstheme="majorBidi"/>
            <w:lang w:val="en-GB"/>
          </w:rPr>
          <w:t xml:space="preserve">is used </w:t>
        </w:r>
      </w:ins>
      <w:r w:rsidR="00CE0903">
        <w:rPr>
          <w:rFonts w:asciiTheme="majorBidi" w:eastAsia="Times New Roman" w:hAnsiTheme="majorBidi" w:cstheme="majorBidi"/>
          <w:lang w:val="en-GB"/>
        </w:rPr>
        <w:t>for non-reporting partner N</w:t>
      </w:r>
      <w:r w:rsidR="006E32A4" w:rsidRPr="00F31509">
        <w:rPr>
          <w:rFonts w:asciiTheme="majorBidi" w:eastAsia="Times New Roman" w:hAnsiTheme="majorBidi" w:cstheme="majorBidi"/>
          <w:lang w:val="en-GB"/>
        </w:rPr>
        <w:t xml:space="preserve">, showing only two commodities </w:t>
      </w:r>
      <w:del w:id="16701" w:author="Jane Shaw" w:date="2015-10-29T20:02:00Z">
        <w:r w:rsidR="006E32A4" w:rsidRPr="00F31509" w:rsidDel="00C507AC">
          <w:rPr>
            <w:rFonts w:asciiTheme="majorBidi" w:eastAsia="Times New Roman" w:hAnsiTheme="majorBidi" w:cstheme="majorBidi"/>
            <w:lang w:val="en-GB"/>
          </w:rPr>
          <w:delText xml:space="preserve">which </w:delText>
        </w:r>
      </w:del>
      <w:ins w:id="16702" w:author="Jane Shaw" w:date="2015-10-29T20:02:00Z">
        <w:r w:rsidR="00C507AC">
          <w:rPr>
            <w:rFonts w:asciiTheme="majorBidi" w:eastAsia="Times New Roman" w:hAnsiTheme="majorBidi" w:cstheme="majorBidi"/>
            <w:lang w:val="en-GB"/>
          </w:rPr>
          <w:t xml:space="preserve">that </w:t>
        </w:r>
      </w:ins>
      <w:r w:rsidR="006E32A4" w:rsidRPr="00F31509">
        <w:rPr>
          <w:rFonts w:asciiTheme="majorBidi" w:eastAsia="Times New Roman" w:hAnsiTheme="majorBidi" w:cstheme="majorBidi"/>
          <w:lang w:val="en-GB"/>
        </w:rPr>
        <w:t xml:space="preserve">are reported as being traded with </w:t>
      </w:r>
      <w:del w:id="16703" w:author="Jane Shaw" w:date="2015-10-29T20:03:00Z">
        <w:r w:rsidR="006E32A4" w:rsidRPr="00F31509" w:rsidDel="00B91328">
          <w:rPr>
            <w:rFonts w:asciiTheme="majorBidi" w:eastAsia="Times New Roman" w:hAnsiTheme="majorBidi" w:cstheme="majorBidi"/>
            <w:lang w:val="en-GB"/>
          </w:rPr>
          <w:delText xml:space="preserve">Y5 </w:delText>
        </w:r>
      </w:del>
      <w:ins w:id="16704" w:author="Jane Shaw" w:date="2015-10-29T20:03:00Z">
        <w:r w:rsidR="00B91328">
          <w:rPr>
            <w:rFonts w:asciiTheme="majorBidi" w:eastAsia="Times New Roman" w:hAnsiTheme="majorBidi" w:cstheme="majorBidi"/>
            <w:lang w:val="en-GB"/>
          </w:rPr>
          <w:t xml:space="preserve">N </w:t>
        </w:r>
      </w:ins>
      <w:r w:rsidR="006E32A4" w:rsidRPr="00F31509">
        <w:rPr>
          <w:rFonts w:asciiTheme="majorBidi" w:eastAsia="Times New Roman" w:hAnsiTheme="majorBidi" w:cstheme="majorBidi"/>
          <w:lang w:val="en-GB"/>
        </w:rPr>
        <w:t xml:space="preserve">globally in that </w:t>
      </w:r>
      <w:del w:id="16705" w:author="Jane Shaw" w:date="2015-10-29T20:03:00Z">
        <w:r w:rsidR="006E32A4" w:rsidRPr="00F31509" w:rsidDel="00B91328">
          <w:rPr>
            <w:rFonts w:asciiTheme="majorBidi" w:eastAsia="Times New Roman" w:hAnsiTheme="majorBidi" w:cstheme="majorBidi"/>
            <w:lang w:val="en-GB"/>
          </w:rPr>
          <w:delText xml:space="preserve">specific </w:delText>
        </w:r>
      </w:del>
      <w:r w:rsidR="006E32A4" w:rsidRPr="00F31509">
        <w:rPr>
          <w:rFonts w:asciiTheme="majorBidi" w:eastAsia="Times New Roman" w:hAnsiTheme="majorBidi" w:cstheme="majorBidi"/>
          <w:lang w:val="en-GB"/>
        </w:rPr>
        <w:t>year</w:t>
      </w:r>
      <w:del w:id="16706" w:author="Jane Shaw" w:date="2015-10-29T20:03:00Z">
        <w:r w:rsidR="006E32A4" w:rsidRPr="00F31509" w:rsidDel="00B91328">
          <w:rPr>
            <w:rFonts w:asciiTheme="majorBidi" w:eastAsia="Times New Roman" w:hAnsiTheme="majorBidi" w:cstheme="majorBidi"/>
            <w:lang w:val="en-GB"/>
          </w:rPr>
          <w:delText xml:space="preserve"> (</w:delText>
        </w:r>
        <w:r w:rsidR="00E24798" w:rsidDel="00B91328">
          <w:fldChar w:fldCharType="begin"/>
        </w:r>
        <w:r w:rsidR="00E24798" w:rsidDel="00B91328">
          <w:delInstrText xml:space="preserve"> REF _Ref428351744 \h  \* MERGEFORMAT </w:delInstrText>
        </w:r>
        <w:r w:rsidR="00E24798" w:rsidDel="00B91328">
          <w:fldChar w:fldCharType="separate"/>
        </w:r>
        <w:r w:rsidR="00E24798" w:rsidRPr="000F0B1C" w:rsidDel="00B91328">
          <w:rPr>
            <w:rFonts w:asciiTheme="majorBidi" w:eastAsia="Times New Roman" w:hAnsiTheme="majorBidi" w:cstheme="majorBidi"/>
            <w:lang w:val="en-GB"/>
          </w:rPr>
          <w:delText xml:space="preserve">Table </w:delText>
        </w:r>
        <w:r w:rsidR="00E24798" w:rsidRPr="000F0B1C" w:rsidDel="00B91328">
          <w:rPr>
            <w:rFonts w:asciiTheme="majorBidi" w:eastAsia="Times New Roman" w:hAnsiTheme="majorBidi" w:cstheme="majorBidi"/>
            <w:noProof/>
            <w:lang w:val="en-GB"/>
          </w:rPr>
          <w:delText>81</w:delText>
        </w:r>
        <w:r w:rsidR="00E24798" w:rsidDel="00B91328">
          <w:fldChar w:fldCharType="end"/>
        </w:r>
        <w:r w:rsidR="006E32A4" w:rsidRPr="00F31509" w:rsidDel="00B91328">
          <w:rPr>
            <w:rFonts w:asciiTheme="majorBidi" w:eastAsia="Times New Roman" w:hAnsiTheme="majorBidi" w:cstheme="majorBidi"/>
            <w:lang w:val="en-GB"/>
          </w:rPr>
          <w:delText>)</w:delText>
        </w:r>
      </w:del>
      <w:r w:rsidR="006E32A4" w:rsidRPr="00F31509">
        <w:rPr>
          <w:rFonts w:asciiTheme="majorBidi" w:eastAsia="Times New Roman" w:hAnsiTheme="majorBidi" w:cstheme="majorBidi"/>
          <w:lang w:val="en-GB"/>
        </w:rPr>
        <w:t>.</w:t>
      </w:r>
    </w:p>
    <w:p w14:paraId="6882E20F" w14:textId="77777777" w:rsidR="006E32A4" w:rsidRPr="00F31509" w:rsidRDefault="006E32A4" w:rsidP="006E32A4">
      <w:pPr>
        <w:pStyle w:val="Didascalia"/>
        <w:jc w:val="both"/>
        <w:rPr>
          <w:rFonts w:asciiTheme="majorBidi" w:hAnsiTheme="majorBidi" w:cstheme="majorBidi"/>
          <w:lang w:val="en-GB"/>
        </w:rPr>
      </w:pPr>
      <w:bookmarkStart w:id="16707" w:name="_Ref428351744"/>
      <w:bookmarkStart w:id="16708" w:name="_Toc42842362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81</w:t>
      </w:r>
      <w:r w:rsidR="003D789C" w:rsidRPr="00F31509">
        <w:rPr>
          <w:rFonts w:asciiTheme="majorBidi" w:hAnsiTheme="majorBidi" w:cstheme="majorBidi"/>
          <w:lang w:val="en-GB"/>
        </w:rPr>
        <w:fldChar w:fldCharType="end"/>
      </w:r>
      <w:bookmarkEnd w:id="16707"/>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16708"/>
    </w:p>
    <w:tbl>
      <w:tblPr>
        <w:tblStyle w:val="Tabellaclassica1"/>
        <w:tblW w:w="5000" w:type="pct"/>
        <w:tblLook w:val="04A0" w:firstRow="1" w:lastRow="0" w:firstColumn="1" w:lastColumn="0" w:noHBand="0" w:noVBand="1"/>
      </w:tblPr>
      <w:tblGrid>
        <w:gridCol w:w="873"/>
        <w:gridCol w:w="1396"/>
        <w:gridCol w:w="1477"/>
        <w:gridCol w:w="1091"/>
        <w:gridCol w:w="1725"/>
        <w:gridCol w:w="1272"/>
        <w:gridCol w:w="1408"/>
      </w:tblGrid>
      <w:tr w:rsidR="006E32A4" w:rsidRPr="00F31509" w14:paraId="6E029AD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14:paraId="00273E9B" w14:textId="77777777" w:rsidR="006E32A4" w:rsidRPr="00B91328" w:rsidRDefault="006E32A4" w:rsidP="006E32A4">
            <w:pPr>
              <w:pStyle w:val="Compact"/>
              <w:spacing w:before="0" w:after="0" w:line="276" w:lineRule="auto"/>
              <w:jc w:val="center"/>
              <w:rPr>
                <w:rFonts w:asciiTheme="majorBidi" w:hAnsiTheme="majorBidi" w:cstheme="majorBidi"/>
                <w:b/>
                <w:i w:val="0"/>
                <w:sz w:val="22"/>
                <w:lang w:val="en-GB"/>
                <w:rPrChange w:id="16709"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10" w:author="Jane Shaw" w:date="2015-10-29T20:03:00Z">
                  <w:rPr>
                    <w:rFonts w:asciiTheme="majorBidi" w:hAnsiTheme="majorBidi" w:cstheme="majorBidi"/>
                    <w:sz w:val="22"/>
                    <w:lang w:val="en-GB"/>
                  </w:rPr>
                </w:rPrChange>
              </w:rPr>
              <w:t>Year</w:t>
            </w:r>
          </w:p>
        </w:tc>
        <w:tc>
          <w:tcPr>
            <w:tcW w:w="755" w:type="pct"/>
          </w:tcPr>
          <w:p w14:paraId="7C997C06"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11"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12" w:author="Jane Shaw" w:date="2015-10-29T20:03:00Z">
                  <w:rPr>
                    <w:rFonts w:asciiTheme="majorBidi" w:hAnsiTheme="majorBidi" w:cstheme="majorBidi"/>
                    <w:sz w:val="22"/>
                    <w:lang w:val="en-GB"/>
                  </w:rPr>
                </w:rPrChange>
              </w:rPr>
              <w:t>All</w:t>
            </w:r>
          </w:p>
          <w:p w14:paraId="2737E978" w14:textId="0D44F506" w:rsidR="006E32A4" w:rsidRPr="00B91328" w:rsidRDefault="00B91328"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13"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i w:val="0"/>
                <w:sz w:val="22"/>
                <w:lang w:val="en-GB"/>
              </w:rPr>
              <w:t>reporters</w:t>
            </w:r>
          </w:p>
        </w:tc>
        <w:tc>
          <w:tcPr>
            <w:tcW w:w="799" w:type="pct"/>
          </w:tcPr>
          <w:p w14:paraId="2704690D" w14:textId="00803070" w:rsidR="006E32A4" w:rsidRPr="00B91328" w:rsidRDefault="006E32A4">
            <w:pPr>
              <w:pStyle w:val="Compact"/>
              <w:keepNext/>
              <w:keepLines/>
              <w:numPr>
                <w:ilvl w:val="2"/>
                <w:numId w:val="4"/>
              </w:numPr>
              <w:spacing w:before="0" w:after="0" w:line="276" w:lineRule="auto"/>
              <w:ind w:left="0" w:firstLine="0"/>
              <w:jc w:val="center"/>
              <w:outlineLvl w:val="7"/>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14" w:author="Jane Shaw" w:date="2015-10-29T20:03:00Z">
                  <w:rPr>
                    <w:rFonts w:asciiTheme="majorBidi" w:hAnsiTheme="majorBidi" w:cstheme="majorBidi"/>
                    <w:b/>
                    <w:bCs/>
                    <w:i w:val="0"/>
                    <w:iCs w:val="0"/>
                    <w:color w:val="404040" w:themeColor="text1" w:themeTint="BF"/>
                    <w:sz w:val="22"/>
                    <w:lang w:val="en-GB"/>
                  </w:rPr>
                </w:rPrChange>
              </w:rPr>
              <w:pPrChange w:id="16715" w:author="Jane Shaw" w:date="2015-11-07T12:48:00Z">
                <w:pPr>
                  <w:pStyle w:val="Compact"/>
                  <w:keepNext/>
                  <w:keepLines/>
                  <w:numPr>
                    <w:ilvl w:val="2"/>
                    <w:numId w:val="4"/>
                  </w:numPr>
                  <w:tabs>
                    <w:tab w:val="num" w:pos="0"/>
                  </w:tabs>
                  <w:spacing w:before="0" w:after="0" w:line="276" w:lineRule="auto"/>
                  <w:ind w:left="720" w:hanging="720"/>
                  <w:jc w:val="center"/>
                  <w:outlineLvl w:val="7"/>
                  <w:cnfStyle w:val="100000000000" w:firstRow="1" w:lastRow="0" w:firstColumn="0" w:lastColumn="0" w:oddVBand="0" w:evenVBand="0" w:oddHBand="0" w:evenHBand="0" w:firstRowFirstColumn="0" w:firstRowLastColumn="0" w:lastRowFirstColumn="0" w:lastRowLastColumn="0"/>
                </w:pPr>
              </w:pPrChange>
            </w:pPr>
            <w:del w:id="16716" w:author="Jane Shaw" w:date="2015-10-29T20:03:00Z">
              <w:r w:rsidRPr="00B91328" w:rsidDel="00B91328">
                <w:rPr>
                  <w:rFonts w:asciiTheme="majorBidi" w:hAnsiTheme="majorBidi" w:cstheme="majorBidi"/>
                  <w:b/>
                  <w:sz w:val="22"/>
                  <w:lang w:val="en-GB"/>
                  <w:rPrChange w:id="16717" w:author="Jane Shaw" w:date="2015-10-29T20:03:00Z">
                    <w:rPr>
                      <w:rFonts w:asciiTheme="majorBidi" w:hAnsiTheme="majorBidi" w:cstheme="majorBidi"/>
                      <w:sz w:val="22"/>
                      <w:lang w:val="en-GB"/>
                    </w:rPr>
                  </w:rPrChange>
                </w:rPr>
                <w:delText>“</w:delText>
              </w:r>
            </w:del>
            <w:r w:rsidR="00B91328" w:rsidRPr="00B91328">
              <w:rPr>
                <w:rFonts w:asciiTheme="majorBidi" w:hAnsiTheme="majorBidi" w:cstheme="majorBidi"/>
                <w:b/>
                <w:i w:val="0"/>
                <w:sz w:val="22"/>
                <w:lang w:val="en-GB"/>
              </w:rPr>
              <w:t>Non</w:t>
            </w:r>
            <w:r w:rsidRPr="00B91328">
              <w:rPr>
                <w:rFonts w:asciiTheme="majorBidi" w:hAnsiTheme="majorBidi" w:cstheme="majorBidi"/>
                <w:b/>
                <w:sz w:val="22"/>
                <w:lang w:val="en-GB"/>
                <w:rPrChange w:id="16718" w:author="Jane Shaw" w:date="2015-10-29T20:03:00Z">
                  <w:rPr>
                    <w:rFonts w:asciiTheme="majorBidi" w:hAnsiTheme="majorBidi" w:cstheme="majorBidi"/>
                    <w:sz w:val="22"/>
                    <w:lang w:val="en-GB"/>
                  </w:rPr>
                </w:rPrChange>
              </w:rPr>
              <w:t>-reporting</w:t>
            </w:r>
            <w:del w:id="16719" w:author="Jane Shaw" w:date="2015-10-29T20:03:00Z">
              <w:r w:rsidRPr="00B91328" w:rsidDel="00B91328">
                <w:rPr>
                  <w:rFonts w:asciiTheme="majorBidi" w:hAnsiTheme="majorBidi" w:cstheme="majorBidi"/>
                  <w:b/>
                  <w:sz w:val="22"/>
                  <w:lang w:val="en-GB"/>
                  <w:rPrChange w:id="16720" w:author="Jane Shaw" w:date="2015-10-29T20:03:00Z">
                    <w:rPr>
                      <w:rFonts w:asciiTheme="majorBidi" w:hAnsiTheme="majorBidi" w:cstheme="majorBidi"/>
                      <w:sz w:val="22"/>
                      <w:lang w:val="en-GB"/>
                    </w:rPr>
                  </w:rPrChange>
                </w:rPr>
                <w:delText>”</w:delText>
              </w:r>
            </w:del>
          </w:p>
          <w:p w14:paraId="6F3EE3FF" w14:textId="2D4F963A" w:rsidR="006E32A4" w:rsidRPr="00B91328" w:rsidRDefault="00B91328"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21"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i w:val="0"/>
                <w:sz w:val="22"/>
                <w:lang w:val="en-GB"/>
              </w:rPr>
              <w:t>trad</w:t>
            </w:r>
            <w:ins w:id="16722" w:author="Jane Shaw" w:date="2015-10-29T20:03:00Z">
              <w:r>
                <w:rPr>
                  <w:rFonts w:asciiTheme="majorBidi" w:hAnsiTheme="majorBidi" w:cstheme="majorBidi"/>
                  <w:b/>
                  <w:i w:val="0"/>
                  <w:sz w:val="22"/>
                  <w:lang w:val="en-GB"/>
                </w:rPr>
                <w:t>ing</w:t>
              </w:r>
            </w:ins>
            <w:del w:id="16723" w:author="Jane Shaw" w:date="2015-10-29T20:03:00Z">
              <w:r w:rsidRPr="00B91328" w:rsidDel="00B91328">
                <w:rPr>
                  <w:rFonts w:asciiTheme="majorBidi" w:hAnsiTheme="majorBidi" w:cstheme="majorBidi"/>
                  <w:b/>
                  <w:i w:val="0"/>
                  <w:sz w:val="22"/>
                  <w:lang w:val="en-GB"/>
                </w:rPr>
                <w:delText>e</w:delText>
              </w:r>
            </w:del>
            <w:r w:rsidRPr="00B91328">
              <w:rPr>
                <w:rFonts w:asciiTheme="majorBidi" w:hAnsiTheme="majorBidi" w:cstheme="majorBidi"/>
                <w:b/>
                <w:i w:val="0"/>
                <w:sz w:val="22"/>
                <w:lang w:val="en-GB"/>
              </w:rPr>
              <w:t xml:space="preserve"> </w:t>
            </w:r>
            <w:r w:rsidR="006E32A4" w:rsidRPr="00B91328">
              <w:rPr>
                <w:rFonts w:asciiTheme="majorBidi" w:hAnsiTheme="majorBidi" w:cstheme="majorBidi"/>
                <w:b/>
                <w:sz w:val="22"/>
                <w:lang w:val="en-GB"/>
                <w:rPrChange w:id="16724" w:author="Jane Shaw" w:date="2015-10-29T20:03:00Z">
                  <w:rPr>
                    <w:rFonts w:asciiTheme="majorBidi" w:hAnsiTheme="majorBidi" w:cstheme="majorBidi"/>
                    <w:sz w:val="22"/>
                    <w:lang w:val="en-GB"/>
                  </w:rPr>
                </w:rPrChange>
              </w:rPr>
              <w:t>partner</w:t>
            </w:r>
          </w:p>
        </w:tc>
        <w:tc>
          <w:tcPr>
            <w:tcW w:w="590" w:type="pct"/>
          </w:tcPr>
          <w:p w14:paraId="5ABDAA64"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25"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26" w:author="Jane Shaw" w:date="2015-10-29T20:03:00Z">
                  <w:rPr>
                    <w:rFonts w:asciiTheme="majorBidi" w:hAnsiTheme="majorBidi" w:cstheme="majorBidi"/>
                    <w:sz w:val="22"/>
                    <w:lang w:val="en-GB"/>
                  </w:rPr>
                </w:rPrChange>
              </w:rPr>
              <w:t>Flow</w:t>
            </w:r>
          </w:p>
        </w:tc>
        <w:tc>
          <w:tcPr>
            <w:tcW w:w="933" w:type="pct"/>
          </w:tcPr>
          <w:p w14:paraId="393EA8CD"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27"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28" w:author="Jane Shaw" w:date="2015-10-29T20:03:00Z">
                  <w:rPr>
                    <w:rFonts w:asciiTheme="majorBidi" w:hAnsiTheme="majorBidi" w:cstheme="majorBidi"/>
                    <w:sz w:val="22"/>
                    <w:lang w:val="en-GB"/>
                  </w:rPr>
                </w:rPrChange>
              </w:rPr>
              <w:t>Commodity</w:t>
            </w:r>
          </w:p>
          <w:p w14:paraId="33DE9E95"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29"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30" w:author="Jane Shaw" w:date="2015-10-29T20:03:00Z">
                  <w:rPr>
                    <w:rFonts w:asciiTheme="majorBidi" w:hAnsiTheme="majorBidi" w:cstheme="majorBidi"/>
                    <w:sz w:val="22"/>
                    <w:lang w:val="en-GB"/>
                  </w:rPr>
                </w:rPrChange>
              </w:rPr>
              <w:t>(FCL code)</w:t>
            </w:r>
          </w:p>
        </w:tc>
        <w:tc>
          <w:tcPr>
            <w:tcW w:w="688" w:type="pct"/>
          </w:tcPr>
          <w:p w14:paraId="7E76995C"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31"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32" w:author="Jane Shaw" w:date="2015-10-29T20:03:00Z">
                  <w:rPr>
                    <w:rFonts w:asciiTheme="majorBidi" w:hAnsiTheme="majorBidi" w:cstheme="majorBidi"/>
                    <w:sz w:val="22"/>
                    <w:lang w:val="en-GB"/>
                  </w:rPr>
                </w:rPrChange>
              </w:rPr>
              <w:t>Quantity</w:t>
            </w:r>
          </w:p>
        </w:tc>
        <w:tc>
          <w:tcPr>
            <w:tcW w:w="763" w:type="pct"/>
          </w:tcPr>
          <w:p w14:paraId="26E65975" w14:textId="77777777" w:rsidR="006E32A4" w:rsidRPr="00B91328"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33" w:author="Jane Shaw" w:date="2015-10-29T20:03:00Z">
                  <w:rPr>
                    <w:rFonts w:asciiTheme="majorBidi" w:hAnsiTheme="majorBidi" w:cstheme="majorBidi"/>
                    <w:i w:val="0"/>
                    <w:iCs w:val="0"/>
                    <w:sz w:val="22"/>
                    <w:lang w:val="en-GB"/>
                  </w:rPr>
                </w:rPrChange>
              </w:rPr>
            </w:pPr>
            <w:r w:rsidRPr="00B91328">
              <w:rPr>
                <w:rFonts w:asciiTheme="majorBidi" w:hAnsiTheme="majorBidi" w:cstheme="majorBidi"/>
                <w:b/>
                <w:sz w:val="22"/>
                <w:lang w:val="en-GB"/>
                <w:rPrChange w:id="16734" w:author="Jane Shaw" w:date="2015-10-29T20:03:00Z">
                  <w:rPr>
                    <w:rFonts w:asciiTheme="majorBidi" w:hAnsiTheme="majorBidi" w:cstheme="majorBidi"/>
                    <w:sz w:val="22"/>
                    <w:lang w:val="en-GB"/>
                  </w:rPr>
                </w:rPrChange>
              </w:rPr>
              <w:t>Value</w:t>
            </w:r>
          </w:p>
        </w:tc>
      </w:tr>
      <w:tr w:rsidR="006E32A4" w:rsidRPr="00F31509" w14:paraId="694D9B36"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4FC2DC8"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09754AAB"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799" w:type="pct"/>
          </w:tcPr>
          <w:p w14:paraId="73BE4315" w14:textId="77777777" w:rsidR="006E32A4" w:rsidRPr="00F31509" w:rsidRDefault="00CE0903"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14:paraId="652068F9"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27680B79"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5D8CF3D4" w14:textId="3566558A" w:rsidR="00EA6005" w:rsidRPr="00CE0903" w:rsidRDefault="00CE0903" w:rsidP="00CE0903">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28"/>
                <w:sz w:val="22"/>
                <w:lang w:val="en-GB"/>
              </w:rPr>
            </w:pPr>
            <w:r w:rsidRPr="00CE0903">
              <w:rPr>
                <w:rFonts w:asciiTheme="majorBidi" w:hAnsiTheme="majorBidi" w:cstheme="majorBidi"/>
                <w:sz w:val="22"/>
                <w:lang w:val="en-GB"/>
              </w:rPr>
              <w:t>160</w:t>
            </w:r>
            <w:del w:id="16735" w:author="Jane Shaw" w:date="2015-10-29T20:03:00Z">
              <w:r w:rsidRPr="00CE0903" w:rsidDel="00B91328">
                <w:rPr>
                  <w:rFonts w:asciiTheme="majorBidi" w:hAnsiTheme="majorBidi" w:cstheme="majorBidi"/>
                  <w:sz w:val="22"/>
                  <w:lang w:val="en-GB"/>
                </w:rPr>
                <w:delText>,</w:delText>
              </w:r>
            </w:del>
            <w:ins w:id="16736" w:author="Jane Shaw" w:date="2015-10-29T20:03:00Z">
              <w:r w:rsidR="00B91328">
                <w:rPr>
                  <w:rFonts w:asciiTheme="majorBidi" w:hAnsiTheme="majorBidi" w:cstheme="majorBidi"/>
                  <w:sz w:val="22"/>
                  <w:lang w:val="en-GB"/>
                </w:rPr>
                <w:t xml:space="preserve"> </w:t>
              </w:r>
            </w:ins>
            <w:r w:rsidRPr="00CE0903">
              <w:rPr>
                <w:rFonts w:asciiTheme="majorBidi" w:hAnsiTheme="majorBidi" w:cstheme="majorBidi"/>
                <w:sz w:val="22"/>
                <w:lang w:val="en-GB"/>
              </w:rPr>
              <w:t>571</w:t>
            </w:r>
          </w:p>
        </w:tc>
        <w:tc>
          <w:tcPr>
            <w:tcW w:w="763" w:type="pct"/>
          </w:tcPr>
          <w:p w14:paraId="0372E1D0" w14:textId="55308DE1"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4</w:t>
            </w:r>
            <w:del w:id="16737" w:author="Jane Shaw" w:date="2015-10-29T20:03:00Z">
              <w:r w:rsidR="00F228AD" w:rsidRPr="00F31509" w:rsidDel="00B91328">
                <w:rPr>
                  <w:rFonts w:asciiTheme="majorBidi" w:hAnsiTheme="majorBidi" w:cstheme="majorBidi"/>
                  <w:sz w:val="22"/>
                  <w:lang w:val="en-GB"/>
                </w:rPr>
                <w:delText>,</w:delText>
              </w:r>
            </w:del>
            <w:ins w:id="16738"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932</w:t>
            </w:r>
            <w:del w:id="16739" w:author="Jane Shaw" w:date="2015-10-29T20:03:00Z">
              <w:r w:rsidR="00F228AD" w:rsidRPr="00F31509" w:rsidDel="00B91328">
                <w:rPr>
                  <w:rFonts w:asciiTheme="majorBidi" w:hAnsiTheme="majorBidi" w:cstheme="majorBidi"/>
                  <w:sz w:val="22"/>
                  <w:lang w:val="en-GB"/>
                </w:rPr>
                <w:delText>,</w:delText>
              </w:r>
            </w:del>
            <w:ins w:id="16740"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146</w:t>
            </w:r>
          </w:p>
        </w:tc>
      </w:tr>
      <w:tr w:rsidR="006E32A4" w:rsidRPr="00F31509" w14:paraId="7B44E0D3"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61485EBA"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3066E5EE"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A</w:t>
            </w:r>
          </w:p>
        </w:tc>
        <w:tc>
          <w:tcPr>
            <w:tcW w:w="799" w:type="pct"/>
          </w:tcPr>
          <w:p w14:paraId="768FA590" w14:textId="77777777" w:rsidR="006E32A4" w:rsidRPr="00F31509" w:rsidRDefault="00CE0903"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14:paraId="7FCF77CD"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5533E24A"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427D2399" w14:textId="42BFCE8C"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80</w:t>
            </w:r>
            <w:del w:id="16741" w:author="Jane Shaw" w:date="2015-10-29T20:03:00Z">
              <w:r w:rsidR="00F228AD" w:rsidRPr="00F31509" w:rsidDel="00B91328">
                <w:rPr>
                  <w:rFonts w:asciiTheme="majorBidi" w:hAnsiTheme="majorBidi" w:cstheme="majorBidi"/>
                  <w:sz w:val="22"/>
                  <w:lang w:val="en-GB"/>
                </w:rPr>
                <w:delText>,</w:delText>
              </w:r>
            </w:del>
            <w:ins w:id="16742"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120</w:t>
            </w:r>
          </w:p>
        </w:tc>
        <w:tc>
          <w:tcPr>
            <w:tcW w:w="763" w:type="pct"/>
          </w:tcPr>
          <w:p w14:paraId="55CB81F1" w14:textId="33F9CB48"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2</w:t>
            </w:r>
            <w:del w:id="16743" w:author="Jane Shaw" w:date="2015-10-29T20:03:00Z">
              <w:r w:rsidR="00F228AD" w:rsidRPr="00F31509" w:rsidDel="00B91328">
                <w:rPr>
                  <w:rFonts w:asciiTheme="majorBidi" w:hAnsiTheme="majorBidi" w:cstheme="majorBidi"/>
                  <w:sz w:val="22"/>
                  <w:lang w:val="en-GB"/>
                </w:rPr>
                <w:delText>,</w:delText>
              </w:r>
            </w:del>
            <w:ins w:id="16744"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301</w:t>
            </w:r>
            <w:del w:id="16745" w:author="Jane Shaw" w:date="2015-10-29T20:03:00Z">
              <w:r w:rsidR="00F228AD" w:rsidRPr="00F31509" w:rsidDel="00B91328">
                <w:rPr>
                  <w:rFonts w:asciiTheme="majorBidi" w:hAnsiTheme="majorBidi" w:cstheme="majorBidi"/>
                  <w:sz w:val="22"/>
                  <w:lang w:val="en-GB"/>
                </w:rPr>
                <w:delText>,</w:delText>
              </w:r>
            </w:del>
            <w:ins w:id="16746"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650</w:t>
            </w:r>
          </w:p>
        </w:tc>
      </w:tr>
      <w:tr w:rsidR="006E32A4" w:rsidRPr="00F31509" w14:paraId="4689B9E7"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1C71FC89"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5BF1CD3D"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w:t>
            </w:r>
          </w:p>
        </w:tc>
        <w:tc>
          <w:tcPr>
            <w:tcW w:w="799" w:type="pct"/>
          </w:tcPr>
          <w:p w14:paraId="665B8336" w14:textId="77777777" w:rsidR="006E32A4" w:rsidRPr="00F31509" w:rsidRDefault="00CE0903"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14:paraId="5FC59797"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3A55680D"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79859FA6" w14:textId="77777777"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14:paraId="164A96D9" w14:textId="10F86B3E"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w:t>
            </w:r>
            <w:del w:id="16747" w:author="Jane Shaw" w:date="2015-10-29T20:03:00Z">
              <w:r w:rsidR="00F228AD" w:rsidRPr="00F31509" w:rsidDel="00B91328">
                <w:rPr>
                  <w:rFonts w:asciiTheme="majorBidi" w:hAnsiTheme="majorBidi" w:cstheme="majorBidi"/>
                  <w:sz w:val="22"/>
                  <w:lang w:val="en-GB"/>
                </w:rPr>
                <w:delText>,</w:delText>
              </w:r>
            </w:del>
            <w:ins w:id="16748"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780</w:t>
            </w:r>
          </w:p>
        </w:tc>
      </w:tr>
      <w:tr w:rsidR="006E32A4" w:rsidRPr="00F31509" w14:paraId="005B2A68"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2CADC02A"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20B1DEA8"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w:t>
            </w:r>
          </w:p>
        </w:tc>
        <w:tc>
          <w:tcPr>
            <w:tcW w:w="799" w:type="pct"/>
          </w:tcPr>
          <w:p w14:paraId="62B78CE0" w14:textId="77777777" w:rsidR="006E32A4" w:rsidRPr="00F31509" w:rsidRDefault="00CE0903"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14:paraId="36A44FE8"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589A4BA6"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32550D60" w14:textId="2536D416"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del w:id="16749" w:author="Jane Shaw" w:date="2015-10-29T20:03:00Z">
              <w:r w:rsidR="00F228AD" w:rsidRPr="00F31509" w:rsidDel="00B91328">
                <w:rPr>
                  <w:rFonts w:asciiTheme="majorBidi" w:hAnsiTheme="majorBidi" w:cstheme="majorBidi"/>
                  <w:sz w:val="22"/>
                  <w:lang w:val="en-GB"/>
                </w:rPr>
                <w:delText>,</w:delText>
              </w:r>
            </w:del>
            <w:ins w:id="16750"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763" w:type="pct"/>
          </w:tcPr>
          <w:p w14:paraId="03EEEF33" w14:textId="43730A10"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35</w:t>
            </w:r>
            <w:del w:id="16751" w:author="Jane Shaw" w:date="2015-10-29T20:03:00Z">
              <w:r w:rsidR="00F228AD" w:rsidRPr="00F31509" w:rsidDel="00B91328">
                <w:rPr>
                  <w:rFonts w:asciiTheme="majorBidi" w:hAnsiTheme="majorBidi" w:cstheme="majorBidi"/>
                  <w:sz w:val="22"/>
                  <w:lang w:val="en-GB"/>
                </w:rPr>
                <w:delText>,</w:delText>
              </w:r>
            </w:del>
            <w:ins w:id="16752" w:author="Jane Shaw" w:date="2015-10-29T20:03:00Z">
              <w:r w:rsidR="00B91328">
                <w:rPr>
                  <w:rFonts w:asciiTheme="majorBidi" w:hAnsiTheme="majorBidi" w:cstheme="majorBidi"/>
                  <w:sz w:val="22"/>
                  <w:lang w:val="en-GB"/>
                </w:rPr>
                <w:t xml:space="preserve"> </w:t>
              </w:r>
            </w:ins>
            <w:r w:rsidRPr="00F31509">
              <w:rPr>
                <w:rFonts w:asciiTheme="majorBidi" w:hAnsiTheme="majorBidi" w:cstheme="majorBidi"/>
                <w:sz w:val="22"/>
                <w:lang w:val="en-GB"/>
              </w:rPr>
              <w:t>780</w:t>
            </w:r>
          </w:p>
        </w:tc>
      </w:tr>
    </w:tbl>
    <w:p w14:paraId="2F448DD4" w14:textId="77777777" w:rsidR="00F91263" w:rsidRDefault="00F91263" w:rsidP="006E32A4">
      <w:pPr>
        <w:jc w:val="both"/>
        <w:rPr>
          <w:ins w:id="16753" w:author="Jane Shaw" w:date="2015-10-29T20:04:00Z"/>
          <w:rFonts w:asciiTheme="majorBidi" w:eastAsia="Times New Roman" w:hAnsiTheme="majorBidi" w:cstheme="majorBidi"/>
          <w:lang w:val="en-GB"/>
        </w:rPr>
      </w:pPr>
    </w:p>
    <w:p w14:paraId="44769812" w14:textId="5006FE24"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t>
      </w:r>
      <w:del w:id="16754" w:author="Jane Shaw" w:date="2015-10-29T20:04:00Z">
        <w:r w:rsidRPr="00F31509" w:rsidDel="00F91263">
          <w:rPr>
            <w:rFonts w:asciiTheme="majorBidi" w:eastAsia="Times New Roman" w:hAnsiTheme="majorBidi" w:cstheme="majorBidi"/>
            <w:lang w:val="en-GB"/>
          </w:rPr>
          <w:delText xml:space="preserve">We </w:delText>
        </w:r>
        <w:r w:rsidR="006E32A4" w:rsidRPr="00F31509" w:rsidDel="00F91263">
          <w:rPr>
            <w:rFonts w:asciiTheme="majorBidi" w:eastAsia="Times New Roman" w:hAnsiTheme="majorBidi" w:cstheme="majorBidi"/>
            <w:lang w:val="en-GB"/>
          </w:rPr>
          <w:delText xml:space="preserve">undertake 3 </w:delText>
        </w:r>
      </w:del>
      <w:ins w:id="16755" w:author="Jane Shaw" w:date="2015-10-29T20:04:00Z">
        <w:r w:rsidR="00F91263">
          <w:rPr>
            <w:rFonts w:asciiTheme="majorBidi" w:eastAsia="Times New Roman" w:hAnsiTheme="majorBidi" w:cstheme="majorBidi"/>
            <w:lang w:val="en-GB"/>
          </w:rPr>
          <w:t xml:space="preserve">Three </w:t>
        </w:r>
      </w:ins>
      <w:r w:rsidR="006E32A4" w:rsidRPr="00F31509">
        <w:rPr>
          <w:rFonts w:asciiTheme="majorBidi" w:eastAsia="Times New Roman" w:hAnsiTheme="majorBidi" w:cstheme="majorBidi"/>
          <w:lang w:val="en-GB"/>
        </w:rPr>
        <w:t>distinct operations</w:t>
      </w:r>
      <w:ins w:id="16756" w:author="Jane Shaw" w:date="2015-10-29T20:04:00Z">
        <w:r w:rsidR="00F91263">
          <w:rPr>
            <w:rFonts w:asciiTheme="majorBidi" w:eastAsia="Times New Roman" w:hAnsiTheme="majorBidi" w:cstheme="majorBidi"/>
            <w:lang w:val="en-GB"/>
          </w:rPr>
          <w:t xml:space="preserve"> are then undertaken</w:t>
        </w:r>
      </w:ins>
      <w:r w:rsidR="006E32A4" w:rsidRPr="00F31509">
        <w:rPr>
          <w:rFonts w:asciiTheme="majorBidi" w:eastAsia="Times New Roman" w:hAnsiTheme="majorBidi" w:cstheme="majorBidi"/>
          <w:lang w:val="en-GB"/>
        </w:rPr>
        <w:t xml:space="preserve">: </w:t>
      </w:r>
    </w:p>
    <w:p w14:paraId="14B4BE8A" w14:textId="6014D6FD" w:rsidR="006E32A4" w:rsidRPr="00F31509" w:rsidRDefault="006E32A4" w:rsidP="006E32A4">
      <w:pPr>
        <w:pStyle w:val="Paragrafoelenco"/>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w:t>
      </w:r>
      <w:ins w:id="16757" w:author="Jane Shaw" w:date="2015-10-29T20:04:00Z">
        <w:r w:rsidR="00F91263">
          <w:rPr>
            <w:rFonts w:asciiTheme="majorBidi" w:hAnsiTheme="majorBidi" w:cstheme="majorBidi"/>
          </w:rPr>
          <w:t xml:space="preserve">of the reporters </w:t>
        </w:r>
      </w:ins>
      <w:r w:rsidRPr="00F31509">
        <w:rPr>
          <w:rFonts w:asciiTheme="majorBidi" w:hAnsiTheme="majorBidi" w:cstheme="majorBidi"/>
        </w:rPr>
        <w:t xml:space="preserve">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w:t>
      </w:r>
      <w:del w:id="16758" w:author="Jane Shaw" w:date="2015-10-29T20:04:00Z">
        <w:r w:rsidRPr="00F31509" w:rsidDel="00F91263">
          <w:rPr>
            <w:rFonts w:asciiTheme="majorBidi" w:hAnsiTheme="majorBidi" w:cstheme="majorBidi"/>
          </w:rPr>
          <w:delText xml:space="preserve">specific </w:delText>
        </w:r>
      </w:del>
      <w:r w:rsidRPr="00F31509">
        <w:rPr>
          <w:rFonts w:asciiTheme="majorBidi" w:hAnsiTheme="majorBidi" w:cstheme="majorBidi"/>
        </w:rPr>
        <w:t>commodity</w:t>
      </w:r>
      <w:ins w:id="16759" w:author="Jane Shaw" w:date="2015-10-29T20:04:00Z">
        <w:r w:rsidR="00F91263">
          <w:rPr>
            <w:rFonts w:asciiTheme="majorBidi" w:hAnsiTheme="majorBidi" w:cstheme="majorBidi"/>
          </w:rPr>
          <w:t>,</w:t>
        </w:r>
      </w:ins>
      <w:del w:id="16760" w:author="Jane Shaw" w:date="2015-10-29T20:04:00Z">
        <w:r w:rsidRPr="00F31509" w:rsidDel="00F91263">
          <w:rPr>
            <w:rFonts w:asciiTheme="majorBidi" w:hAnsiTheme="majorBidi" w:cstheme="majorBidi"/>
          </w:rPr>
          <w:delText>;</w:delText>
        </w:r>
      </w:del>
      <w:r w:rsidRPr="00F31509">
        <w:rPr>
          <w:rFonts w:asciiTheme="majorBidi" w:hAnsiTheme="majorBidi" w:cstheme="majorBidi"/>
        </w:rPr>
        <w:t xml:space="preserve"> and vice</w:t>
      </w:r>
      <w:ins w:id="16761" w:author="Jane Shaw" w:date="2015-10-29T20:04:00Z">
        <w:r w:rsidR="00F91263">
          <w:rPr>
            <w:rFonts w:asciiTheme="majorBidi" w:hAnsiTheme="majorBidi" w:cstheme="majorBidi"/>
          </w:rPr>
          <w:t xml:space="preserve"> </w:t>
        </w:r>
      </w:ins>
      <w:del w:id="16762" w:author="Jane Shaw" w:date="2015-10-29T20:04:00Z">
        <w:r w:rsidRPr="00F31509" w:rsidDel="00F91263">
          <w:rPr>
            <w:rFonts w:asciiTheme="majorBidi" w:hAnsiTheme="majorBidi" w:cstheme="majorBidi"/>
          </w:rPr>
          <w:delText>-</w:delText>
        </w:r>
      </w:del>
      <w:r w:rsidRPr="00F31509">
        <w:rPr>
          <w:rFonts w:asciiTheme="majorBidi" w:hAnsiTheme="majorBidi" w:cstheme="majorBidi"/>
        </w:rPr>
        <w:t xml:space="preserve">versa. </w:t>
      </w:r>
    </w:p>
    <w:p w14:paraId="74FE6762" w14:textId="513FC1CB" w:rsidR="006E32A4" w:rsidRPr="00F31509" w:rsidRDefault="006E32A4" w:rsidP="003C6AA5">
      <w:pPr>
        <w:pStyle w:val="Paragrafoelenco"/>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w:t>
      </w:r>
      <w:ins w:id="16763" w:author="Jane Shaw" w:date="2015-10-29T20:04:00Z">
        <w:r w:rsidR="00F91263">
          <w:rPr>
            <w:rFonts w:asciiTheme="majorBidi" w:hAnsiTheme="majorBidi" w:cstheme="majorBidi"/>
          </w:rPr>
          <w:t>,</w:t>
        </w:r>
      </w:ins>
      <w:del w:id="16764" w:author="Jane Shaw" w:date="2015-10-29T20:04:00Z">
        <w:r w:rsidRPr="00F31509" w:rsidDel="00F91263">
          <w:rPr>
            <w:rFonts w:asciiTheme="majorBidi" w:hAnsiTheme="majorBidi" w:cstheme="majorBidi"/>
          </w:rPr>
          <w:delText>;</w:delText>
        </w:r>
      </w:del>
      <w:r w:rsidRPr="00F31509">
        <w:rPr>
          <w:rFonts w:asciiTheme="majorBidi" w:hAnsiTheme="majorBidi" w:cstheme="majorBidi"/>
        </w:rPr>
        <w:t xml:space="preserve"> whil</w:t>
      </w:r>
      <w:ins w:id="16765" w:author="Jane Shaw" w:date="2015-10-29T20:04:00Z">
        <w:r w:rsidR="00F91263">
          <w:rPr>
            <w:rFonts w:asciiTheme="majorBidi" w:hAnsiTheme="majorBidi" w:cstheme="majorBidi"/>
          </w:rPr>
          <w:t>e</w:t>
        </w:r>
      </w:ins>
      <w:del w:id="16766" w:author="Jane Shaw" w:date="2015-10-29T20:04:00Z">
        <w:r w:rsidRPr="00F31509" w:rsidDel="00F91263">
          <w:rPr>
            <w:rFonts w:asciiTheme="majorBidi" w:hAnsiTheme="majorBidi" w:cstheme="majorBidi"/>
          </w:rPr>
          <w:delText>st</w:delText>
        </w:r>
      </w:del>
      <w:r w:rsidRPr="00F31509">
        <w:rPr>
          <w:rFonts w:asciiTheme="majorBidi" w:hAnsiTheme="majorBidi" w:cstheme="majorBidi"/>
        </w:rPr>
        <w:t xml:space="preserve"> the monetary values are adjusted for FOB/CIF, as </w:t>
      </w:r>
      <w:ins w:id="16767" w:author="Jane Shaw" w:date="2015-10-29T20:04:00Z">
        <w:r w:rsidR="00F91263" w:rsidRPr="00F31509">
          <w:rPr>
            <w:rFonts w:asciiTheme="majorBidi" w:hAnsiTheme="majorBidi" w:cstheme="majorBidi"/>
          </w:rPr>
          <w:t xml:space="preserve">described </w:t>
        </w:r>
      </w:ins>
      <w:r w:rsidRPr="00F31509">
        <w:rPr>
          <w:rFonts w:asciiTheme="majorBidi" w:hAnsiTheme="majorBidi" w:cstheme="majorBidi"/>
        </w:rPr>
        <w:t>previously</w:t>
      </w:r>
      <w:del w:id="16768" w:author="Jane Shaw" w:date="2015-10-29T20:04:00Z">
        <w:r w:rsidRPr="00F31509" w:rsidDel="00F91263">
          <w:rPr>
            <w:rFonts w:asciiTheme="majorBidi" w:hAnsiTheme="majorBidi" w:cstheme="majorBidi"/>
          </w:rPr>
          <w:delText xml:space="preserve"> described</w:delText>
        </w:r>
      </w:del>
      <w:r w:rsidRPr="00F31509">
        <w:rPr>
          <w:rFonts w:asciiTheme="majorBidi" w:hAnsiTheme="majorBidi" w:cstheme="majorBidi"/>
        </w:rPr>
        <w:t>.</w:t>
      </w:r>
    </w:p>
    <w:p w14:paraId="5ED0FDBB" w14:textId="1D81A9D0" w:rsidR="006E32A4" w:rsidRPr="00F31509" w:rsidRDefault="006E32A4" w:rsidP="76D9A761">
      <w:pPr>
        <w:pStyle w:val="Paragrafoelenco"/>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w:t>
      </w:r>
      <w:del w:id="16769" w:author="Jane Shaw" w:date="2015-10-29T20:04:00Z">
        <w:r w:rsidRPr="00F31509" w:rsidDel="00F91263">
          <w:rPr>
            <w:rFonts w:asciiTheme="majorBidi" w:eastAsia="Times New Roman" w:hAnsiTheme="majorBidi" w:cstheme="majorBidi"/>
          </w:rPr>
          <w:delText>“</w:delText>
        </w:r>
      </w:del>
      <w:r w:rsidRPr="00F31509">
        <w:rPr>
          <w:rFonts w:asciiTheme="majorBidi" w:eastAsia="Times New Roman" w:hAnsiTheme="majorBidi" w:cstheme="majorBidi"/>
        </w:rPr>
        <w:t>reporter</w:t>
      </w:r>
      <w:del w:id="16770" w:author="Jane Shaw" w:date="2015-10-29T20:04:00Z">
        <w:r w:rsidRPr="00F31509" w:rsidDel="00F91263">
          <w:rPr>
            <w:rFonts w:asciiTheme="majorBidi" w:eastAsia="Times New Roman" w:hAnsiTheme="majorBidi" w:cstheme="majorBidi"/>
          </w:rPr>
          <w:delText>”</w:delText>
        </w:r>
      </w:del>
      <w:r w:rsidRPr="00F31509">
        <w:rPr>
          <w:rFonts w:asciiTheme="majorBidi" w:eastAsia="Times New Roman" w:hAnsiTheme="majorBidi" w:cstheme="majorBidi"/>
        </w:rPr>
        <w:t xml:space="preserve">, and the reporters become </w:t>
      </w:r>
      <w:del w:id="16771" w:author="Jane Shaw" w:date="2015-10-29T20:04:00Z">
        <w:r w:rsidR="00F228AD" w:rsidRPr="00F31509" w:rsidDel="00F91263">
          <w:rPr>
            <w:rFonts w:asciiTheme="majorBidi" w:eastAsia="Times New Roman" w:hAnsiTheme="majorBidi" w:cstheme="majorBidi"/>
          </w:rPr>
          <w:delText>“</w:delText>
        </w:r>
      </w:del>
      <w:r w:rsidRPr="00F31509">
        <w:rPr>
          <w:rFonts w:asciiTheme="majorBidi" w:eastAsia="Times New Roman" w:hAnsiTheme="majorBidi" w:cstheme="majorBidi"/>
        </w:rPr>
        <w:t>partners</w:t>
      </w:r>
      <w:ins w:id="16772" w:author="Jane Shaw" w:date="2015-10-29T20:05:00Z">
        <w:r w:rsidR="00F91263">
          <w:rPr>
            <w:rFonts w:asciiTheme="majorBidi" w:eastAsia="Times New Roman" w:hAnsiTheme="majorBidi" w:cstheme="majorBidi"/>
          </w:rPr>
          <w:t xml:space="preserve"> (Table 82)</w:t>
        </w:r>
      </w:ins>
      <w:del w:id="16773" w:author="Jane Shaw" w:date="2015-10-29T20:05:00Z">
        <w:r w:rsidRPr="00F31509" w:rsidDel="00F91263">
          <w:rPr>
            <w:rFonts w:asciiTheme="majorBidi" w:eastAsia="Times New Roman" w:hAnsiTheme="majorBidi" w:cstheme="majorBidi"/>
          </w:rPr>
          <w:delText>”</w:delText>
        </w:r>
      </w:del>
      <w:r w:rsidRPr="00F31509">
        <w:rPr>
          <w:rFonts w:asciiTheme="majorBidi" w:eastAsia="Times New Roman" w:hAnsiTheme="majorBidi" w:cstheme="majorBidi"/>
        </w:rPr>
        <w:t xml:space="preserve">. </w:t>
      </w:r>
    </w:p>
    <w:p w14:paraId="12A2D4C4" w14:textId="77777777" w:rsidR="006E32A4" w:rsidRPr="00F31509" w:rsidRDefault="006E32A4" w:rsidP="006E32A4">
      <w:pPr>
        <w:pStyle w:val="Didascalia"/>
        <w:keepNext/>
        <w:jc w:val="both"/>
        <w:rPr>
          <w:rFonts w:asciiTheme="majorBidi" w:hAnsiTheme="majorBidi" w:cstheme="majorBidi"/>
          <w:lang w:val="en-GB"/>
        </w:rPr>
      </w:pPr>
      <w:bookmarkStart w:id="16774" w:name="_Ref428863300"/>
      <w:bookmarkStart w:id="16775" w:name="_Toc42842362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82</w:t>
      </w:r>
      <w:r w:rsidR="003D789C" w:rsidRPr="00F31509">
        <w:rPr>
          <w:rFonts w:asciiTheme="majorBidi" w:hAnsiTheme="majorBidi" w:cstheme="majorBidi"/>
          <w:lang w:val="en-GB"/>
        </w:rPr>
        <w:fldChar w:fldCharType="end"/>
      </w:r>
      <w:bookmarkEnd w:id="16774"/>
      <w:r w:rsidRPr="00F31509">
        <w:rPr>
          <w:rFonts w:asciiTheme="majorBidi" w:hAnsiTheme="majorBidi" w:cstheme="majorBidi"/>
          <w:lang w:val="en-GB"/>
        </w:rPr>
        <w:t>: Final trade matrix after mirroring</w:t>
      </w:r>
      <w:bookmarkEnd w:id="16775"/>
    </w:p>
    <w:tbl>
      <w:tblPr>
        <w:tblStyle w:val="Tabellaclassica1"/>
        <w:tblW w:w="5000" w:type="pct"/>
        <w:tblLook w:val="04A0" w:firstRow="1" w:lastRow="0" w:firstColumn="1" w:lastColumn="0" w:noHBand="0" w:noVBand="1"/>
      </w:tblPr>
      <w:tblGrid>
        <w:gridCol w:w="867"/>
        <w:gridCol w:w="1281"/>
        <w:gridCol w:w="1519"/>
        <w:gridCol w:w="941"/>
        <w:gridCol w:w="1909"/>
        <w:gridCol w:w="1211"/>
        <w:gridCol w:w="1514"/>
      </w:tblGrid>
      <w:tr w:rsidR="006E32A4" w:rsidRPr="00F91263" w14:paraId="45A3370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14:paraId="0BC910EA" w14:textId="77777777" w:rsidR="006E32A4" w:rsidRPr="00F91263" w:rsidRDefault="006E32A4" w:rsidP="006E32A4">
            <w:pPr>
              <w:pStyle w:val="Compact"/>
              <w:keepNext/>
              <w:spacing w:before="0" w:after="0" w:line="276" w:lineRule="auto"/>
              <w:jc w:val="both"/>
              <w:rPr>
                <w:rFonts w:asciiTheme="majorBidi" w:hAnsiTheme="majorBidi" w:cstheme="majorBidi"/>
                <w:b/>
                <w:i w:val="0"/>
                <w:sz w:val="22"/>
                <w:lang w:val="en-GB"/>
                <w:rPrChange w:id="16776"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77" w:author="Jane Shaw" w:date="2015-10-29T20:05:00Z">
                  <w:rPr>
                    <w:rFonts w:asciiTheme="majorBidi" w:hAnsiTheme="majorBidi" w:cstheme="majorBidi"/>
                    <w:sz w:val="22"/>
                    <w:lang w:val="en-GB"/>
                  </w:rPr>
                </w:rPrChange>
              </w:rPr>
              <w:t>Year</w:t>
            </w:r>
          </w:p>
        </w:tc>
        <w:tc>
          <w:tcPr>
            <w:tcW w:w="693" w:type="pct"/>
          </w:tcPr>
          <w:p w14:paraId="3B9A8CD7" w14:textId="77777777" w:rsidR="00BB64A5" w:rsidRPr="00F91263" w:rsidRDefault="00BB64A5" w:rsidP="00BB64A5">
            <w:pPr>
              <w:pStyle w:val="Compact"/>
              <w:keepNext/>
              <w:keepLines/>
              <w:numPr>
                <w:ilvl w:val="2"/>
                <w:numId w:val="4"/>
              </w:numPr>
              <w:spacing w:before="0" w:after="0" w:line="276" w:lineRule="auto"/>
              <w:jc w:val="center"/>
              <w:outlineLvl w:val="7"/>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78" w:author="Jane Shaw" w:date="2015-10-29T20:05:00Z">
                  <w:rPr>
                    <w:rFonts w:asciiTheme="majorBidi" w:hAnsiTheme="majorBidi" w:cstheme="majorBidi"/>
                    <w:b/>
                    <w:bCs/>
                    <w:i w:val="0"/>
                    <w:iCs w:val="0"/>
                    <w:color w:val="404040" w:themeColor="text1" w:themeTint="BF"/>
                    <w:sz w:val="22"/>
                    <w:lang w:val="en-GB"/>
                  </w:rPr>
                </w:rPrChange>
              </w:rPr>
            </w:pPr>
            <w:del w:id="16779" w:author="Jane Shaw" w:date="2015-10-29T20:05:00Z">
              <w:r w:rsidRPr="00F91263" w:rsidDel="00F91263">
                <w:rPr>
                  <w:rFonts w:asciiTheme="majorBidi" w:hAnsiTheme="majorBidi" w:cstheme="majorBidi"/>
                  <w:b/>
                  <w:sz w:val="22"/>
                  <w:lang w:val="en-GB"/>
                  <w:rPrChange w:id="16780" w:author="Jane Shaw" w:date="2015-10-29T20:05:00Z">
                    <w:rPr>
                      <w:rFonts w:asciiTheme="majorBidi" w:hAnsiTheme="majorBidi" w:cstheme="majorBidi"/>
                      <w:sz w:val="22"/>
                      <w:lang w:val="en-GB"/>
                    </w:rPr>
                  </w:rPrChange>
                </w:rPr>
                <w:delText>“</w:delText>
              </w:r>
            </w:del>
            <w:r w:rsidRPr="00F91263">
              <w:rPr>
                <w:rFonts w:asciiTheme="majorBidi" w:hAnsiTheme="majorBidi" w:cstheme="majorBidi"/>
                <w:b/>
                <w:sz w:val="22"/>
                <w:lang w:val="en-GB"/>
                <w:rPrChange w:id="16781" w:author="Jane Shaw" w:date="2015-10-29T20:05:00Z">
                  <w:rPr>
                    <w:rFonts w:asciiTheme="majorBidi" w:hAnsiTheme="majorBidi" w:cstheme="majorBidi"/>
                    <w:sz w:val="22"/>
                    <w:lang w:val="en-GB"/>
                  </w:rPr>
                </w:rPrChange>
              </w:rPr>
              <w:t>Mirrored</w:t>
            </w:r>
            <w:del w:id="16782" w:author="Jane Shaw" w:date="2015-10-29T20:05:00Z">
              <w:r w:rsidRPr="00F91263" w:rsidDel="00F91263">
                <w:rPr>
                  <w:rFonts w:asciiTheme="majorBidi" w:hAnsiTheme="majorBidi" w:cstheme="majorBidi"/>
                  <w:b/>
                  <w:sz w:val="22"/>
                  <w:lang w:val="en-GB"/>
                  <w:rPrChange w:id="16783" w:author="Jane Shaw" w:date="2015-10-29T20:05:00Z">
                    <w:rPr>
                      <w:rFonts w:asciiTheme="majorBidi" w:hAnsiTheme="majorBidi" w:cstheme="majorBidi"/>
                      <w:sz w:val="22"/>
                      <w:lang w:val="en-GB"/>
                    </w:rPr>
                  </w:rPrChange>
                </w:rPr>
                <w:delText>”</w:delText>
              </w:r>
            </w:del>
          </w:p>
          <w:p w14:paraId="3319F7E9" w14:textId="1AF3F47F" w:rsidR="006E32A4" w:rsidRPr="00F91263" w:rsidRDefault="00F91263"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84"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i w:val="0"/>
                <w:sz w:val="22"/>
                <w:lang w:val="en-GB"/>
              </w:rPr>
              <w:t>reporter</w:t>
            </w:r>
          </w:p>
        </w:tc>
        <w:tc>
          <w:tcPr>
            <w:tcW w:w="822" w:type="pct"/>
          </w:tcPr>
          <w:p w14:paraId="06487D64"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85"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86" w:author="Jane Shaw" w:date="2015-10-29T20:05:00Z">
                  <w:rPr>
                    <w:rFonts w:asciiTheme="majorBidi" w:hAnsiTheme="majorBidi" w:cstheme="majorBidi"/>
                    <w:sz w:val="22"/>
                    <w:lang w:val="en-GB"/>
                  </w:rPr>
                </w:rPrChange>
              </w:rPr>
              <w:t>Partner</w:t>
            </w:r>
          </w:p>
        </w:tc>
        <w:tc>
          <w:tcPr>
            <w:tcW w:w="509" w:type="pct"/>
          </w:tcPr>
          <w:p w14:paraId="25FF0D57"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87"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88" w:author="Jane Shaw" w:date="2015-10-29T20:05:00Z">
                  <w:rPr>
                    <w:rFonts w:asciiTheme="majorBidi" w:hAnsiTheme="majorBidi" w:cstheme="majorBidi"/>
                    <w:sz w:val="22"/>
                    <w:lang w:val="en-GB"/>
                  </w:rPr>
                </w:rPrChange>
              </w:rPr>
              <w:t>Flow</w:t>
            </w:r>
          </w:p>
        </w:tc>
        <w:tc>
          <w:tcPr>
            <w:tcW w:w="1033" w:type="pct"/>
          </w:tcPr>
          <w:p w14:paraId="44AF9C4B"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89"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90" w:author="Jane Shaw" w:date="2015-10-29T20:05:00Z">
                  <w:rPr>
                    <w:rFonts w:asciiTheme="majorBidi" w:hAnsiTheme="majorBidi" w:cstheme="majorBidi"/>
                    <w:sz w:val="22"/>
                    <w:lang w:val="en-GB"/>
                  </w:rPr>
                </w:rPrChange>
              </w:rPr>
              <w:t>Commodity</w:t>
            </w:r>
          </w:p>
          <w:p w14:paraId="200BD359"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91"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92" w:author="Jane Shaw" w:date="2015-10-29T20:05:00Z">
                  <w:rPr>
                    <w:rFonts w:asciiTheme="majorBidi" w:hAnsiTheme="majorBidi" w:cstheme="majorBidi"/>
                    <w:sz w:val="22"/>
                    <w:lang w:val="en-GB"/>
                  </w:rPr>
                </w:rPrChange>
              </w:rPr>
              <w:t>(FCL code)</w:t>
            </w:r>
          </w:p>
        </w:tc>
        <w:tc>
          <w:tcPr>
            <w:tcW w:w="655" w:type="pct"/>
          </w:tcPr>
          <w:p w14:paraId="00B7B89B"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93"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94" w:author="Jane Shaw" w:date="2015-10-29T20:05:00Z">
                  <w:rPr>
                    <w:rFonts w:asciiTheme="majorBidi" w:hAnsiTheme="majorBidi" w:cstheme="majorBidi"/>
                    <w:sz w:val="22"/>
                    <w:lang w:val="en-GB"/>
                  </w:rPr>
                </w:rPrChange>
              </w:rPr>
              <w:t>Quantity</w:t>
            </w:r>
          </w:p>
        </w:tc>
        <w:tc>
          <w:tcPr>
            <w:tcW w:w="819" w:type="pct"/>
          </w:tcPr>
          <w:p w14:paraId="2331B96C" w14:textId="77777777" w:rsidR="006E32A4" w:rsidRPr="00F91263" w:rsidRDefault="006E32A4" w:rsidP="00BB64A5">
            <w:pPr>
              <w:pStyle w:val="Compact"/>
              <w:keepNex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795" w:author="Jane Shaw" w:date="2015-10-29T20:05: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796" w:author="Jane Shaw" w:date="2015-10-29T20:05:00Z">
                  <w:rPr>
                    <w:rFonts w:asciiTheme="majorBidi" w:hAnsiTheme="majorBidi" w:cstheme="majorBidi"/>
                    <w:sz w:val="22"/>
                    <w:lang w:val="en-GB"/>
                  </w:rPr>
                </w:rPrChange>
              </w:rPr>
              <w:t>Value</w:t>
            </w:r>
          </w:p>
        </w:tc>
      </w:tr>
      <w:tr w:rsidR="006E32A4" w:rsidRPr="00F31509" w14:paraId="69EF44FF"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2183083C"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ADFAB2E" w14:textId="77777777" w:rsidR="006E32A4" w:rsidRPr="00F31509" w:rsidRDefault="00BB64A5"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Pr>
                <w:rFonts w:asciiTheme="majorBidi" w:hAnsiTheme="majorBidi" w:cstheme="majorBidi"/>
                <w:b/>
                <w:lang w:val="en-GB"/>
              </w:rPr>
              <w:t>N</w:t>
            </w:r>
          </w:p>
        </w:tc>
        <w:tc>
          <w:tcPr>
            <w:tcW w:w="822" w:type="pct"/>
          </w:tcPr>
          <w:p w14:paraId="31B6E532" w14:textId="77777777" w:rsidR="006E32A4" w:rsidRPr="00F31509" w:rsidRDefault="006E32A4" w:rsidP="00BB64A5">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14:paraId="50836EB4" w14:textId="77777777" w:rsidR="006E32A4" w:rsidRPr="00F31509" w:rsidRDefault="006E32A4"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5D3ACA6D" w14:textId="77777777" w:rsidR="006E32A4" w:rsidRPr="00F31509" w:rsidRDefault="006E32A4" w:rsidP="00BB64A5">
            <w:pPr>
              <w:pStyle w:val="PreformattedText"/>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3374AC0A" w14:textId="0F93395E"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160</w:t>
            </w:r>
            <w:del w:id="16797" w:author="Jane Shaw" w:date="2015-10-29T20:05:00Z">
              <w:r w:rsidR="00BB64A5" w:rsidDel="00F91263">
                <w:rPr>
                  <w:rFonts w:asciiTheme="majorBidi" w:hAnsiTheme="majorBidi" w:cstheme="majorBidi"/>
                  <w:sz w:val="22"/>
                  <w:lang w:val="en-GB"/>
                </w:rPr>
                <w:delText>,</w:delText>
              </w:r>
            </w:del>
            <w:ins w:id="16798"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571</w:t>
            </w:r>
          </w:p>
        </w:tc>
        <w:tc>
          <w:tcPr>
            <w:tcW w:w="819" w:type="pct"/>
          </w:tcPr>
          <w:p w14:paraId="1DF8B973" w14:textId="5E90E6BF"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w:t>
            </w:r>
            <w:del w:id="16799" w:author="Jane Shaw" w:date="2015-10-29T20:05:00Z">
              <w:r w:rsidR="00BB64A5" w:rsidDel="00F91263">
                <w:rPr>
                  <w:rFonts w:asciiTheme="majorBidi" w:hAnsiTheme="majorBidi" w:cstheme="majorBidi"/>
                  <w:sz w:val="22"/>
                  <w:lang w:val="en-GB"/>
                </w:rPr>
                <w:delText>,</w:delText>
              </w:r>
            </w:del>
            <w:ins w:id="16800"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120</w:t>
            </w:r>
            <w:del w:id="16801" w:author="Jane Shaw" w:date="2015-10-29T20:05:00Z">
              <w:r w:rsidR="00BB64A5" w:rsidDel="00F91263">
                <w:rPr>
                  <w:rFonts w:asciiTheme="majorBidi" w:hAnsiTheme="majorBidi" w:cstheme="majorBidi"/>
                  <w:sz w:val="22"/>
                  <w:lang w:val="en-GB"/>
                </w:rPr>
                <w:delText>,</w:delText>
              </w:r>
            </w:del>
            <w:ins w:id="16802"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350</w:t>
            </w:r>
          </w:p>
        </w:tc>
      </w:tr>
      <w:tr w:rsidR="006E32A4" w:rsidRPr="00F31509" w14:paraId="6434AEF4"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1B36CAC6"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200DC322" w14:textId="77777777" w:rsidR="006E32A4" w:rsidRPr="00F31509" w:rsidRDefault="00BB64A5"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Pr>
                <w:rFonts w:asciiTheme="majorBidi" w:hAnsiTheme="majorBidi" w:cstheme="majorBidi"/>
                <w:b/>
                <w:lang w:val="en-GB"/>
              </w:rPr>
              <w:t>N</w:t>
            </w:r>
          </w:p>
        </w:tc>
        <w:tc>
          <w:tcPr>
            <w:tcW w:w="822" w:type="pct"/>
          </w:tcPr>
          <w:p w14:paraId="4B03A17A" w14:textId="77777777" w:rsidR="006E32A4" w:rsidRPr="00F31509" w:rsidRDefault="006E32A4" w:rsidP="00BB64A5">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14:paraId="6556B303" w14:textId="77777777" w:rsidR="006E32A4" w:rsidRPr="00F31509" w:rsidRDefault="006E32A4"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4A1E774B" w14:textId="77777777" w:rsidR="006E32A4" w:rsidRPr="00F31509" w:rsidRDefault="006E32A4" w:rsidP="00BB64A5">
            <w:pPr>
              <w:pStyle w:val="PreformattedText"/>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0DD36618" w14:textId="77F11635"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80</w:t>
            </w:r>
            <w:del w:id="16803" w:author="Jane Shaw" w:date="2015-10-29T20:05:00Z">
              <w:r w:rsidR="00BB64A5" w:rsidDel="00F91263">
                <w:rPr>
                  <w:rFonts w:asciiTheme="majorBidi" w:hAnsiTheme="majorBidi" w:cstheme="majorBidi"/>
                  <w:sz w:val="22"/>
                  <w:lang w:val="en-GB"/>
                </w:rPr>
                <w:delText>,</w:delText>
              </w:r>
            </w:del>
            <w:ins w:id="16804"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120</w:t>
            </w:r>
          </w:p>
        </w:tc>
        <w:tc>
          <w:tcPr>
            <w:tcW w:w="819" w:type="pct"/>
          </w:tcPr>
          <w:p w14:paraId="02006523" w14:textId="21B1C5B3"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del w:id="16805" w:author="Jane Shaw" w:date="2015-10-29T20:05:00Z">
              <w:r w:rsidR="00BB64A5" w:rsidDel="00F91263">
                <w:rPr>
                  <w:rFonts w:asciiTheme="majorBidi" w:hAnsiTheme="majorBidi" w:cstheme="majorBidi"/>
                  <w:sz w:val="22"/>
                  <w:lang w:val="en-GB"/>
                </w:rPr>
                <w:delText>,</w:delText>
              </w:r>
            </w:del>
            <w:ins w:id="16806"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110</w:t>
            </w:r>
            <w:del w:id="16807" w:author="Jane Shaw" w:date="2015-10-29T20:05:00Z">
              <w:r w:rsidR="00BB64A5" w:rsidDel="00F91263">
                <w:rPr>
                  <w:rFonts w:asciiTheme="majorBidi" w:hAnsiTheme="majorBidi" w:cstheme="majorBidi"/>
                  <w:sz w:val="22"/>
                  <w:lang w:val="en-GB"/>
                </w:rPr>
                <w:delText>,</w:delText>
              </w:r>
            </w:del>
            <w:ins w:id="16808"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443</w:t>
            </w:r>
          </w:p>
        </w:tc>
      </w:tr>
      <w:tr w:rsidR="006E32A4" w:rsidRPr="00F31509" w14:paraId="162D5ABF"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5428AC2B"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761E32F" w14:textId="77777777" w:rsidR="006E32A4" w:rsidRPr="00F31509" w:rsidRDefault="00BB64A5"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Pr>
                <w:rFonts w:asciiTheme="majorBidi" w:hAnsiTheme="majorBidi" w:cstheme="majorBidi"/>
                <w:b/>
                <w:lang w:val="en-GB"/>
              </w:rPr>
              <w:t>N</w:t>
            </w:r>
          </w:p>
        </w:tc>
        <w:tc>
          <w:tcPr>
            <w:tcW w:w="822" w:type="pct"/>
          </w:tcPr>
          <w:p w14:paraId="41555BB0" w14:textId="77777777" w:rsidR="006E32A4" w:rsidRPr="00F31509" w:rsidRDefault="006E32A4" w:rsidP="00BB64A5">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14:paraId="02AB5212" w14:textId="77777777" w:rsidR="006E32A4" w:rsidRPr="00F31509" w:rsidRDefault="006E32A4"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01783BEF" w14:textId="77777777" w:rsidR="006E32A4" w:rsidRPr="00F31509" w:rsidRDefault="006E32A4" w:rsidP="00BB64A5">
            <w:pPr>
              <w:pStyle w:val="PreformattedText"/>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7C9FE690" w14:textId="77777777"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14:paraId="1D5D0FA1" w14:textId="3BFA181A"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13</w:t>
            </w:r>
            <w:del w:id="16809" w:author="Jane Shaw" w:date="2015-10-29T20:05:00Z">
              <w:r w:rsidR="00BB64A5" w:rsidDel="00F91263">
                <w:rPr>
                  <w:rFonts w:asciiTheme="majorBidi" w:hAnsiTheme="majorBidi" w:cstheme="majorBidi"/>
                  <w:sz w:val="22"/>
                  <w:lang w:val="en-GB"/>
                </w:rPr>
                <w:delText>,</w:delText>
              </w:r>
            </w:del>
            <w:ins w:id="16810"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810</w:t>
            </w:r>
          </w:p>
        </w:tc>
      </w:tr>
      <w:tr w:rsidR="006E32A4" w:rsidRPr="00F31509" w14:paraId="4910C864"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64FF2142"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2AABD2F2" w14:textId="77777777" w:rsidR="006E32A4" w:rsidRPr="00F31509" w:rsidRDefault="00BB64A5"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Pr>
                <w:rFonts w:asciiTheme="majorBidi" w:hAnsiTheme="majorBidi" w:cstheme="majorBidi"/>
                <w:b/>
                <w:lang w:val="en-GB"/>
              </w:rPr>
              <w:t>N</w:t>
            </w:r>
          </w:p>
        </w:tc>
        <w:tc>
          <w:tcPr>
            <w:tcW w:w="822" w:type="pct"/>
          </w:tcPr>
          <w:p w14:paraId="1CC84BF5" w14:textId="77777777" w:rsidR="006E32A4" w:rsidRPr="00F31509" w:rsidRDefault="006E32A4" w:rsidP="00BB64A5">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14:paraId="4B16B8C4" w14:textId="77777777" w:rsidR="006E32A4" w:rsidRPr="00F31509" w:rsidRDefault="006E32A4" w:rsidP="00BB64A5">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41BB0AF9" w14:textId="77777777" w:rsidR="006E32A4" w:rsidRPr="00F31509" w:rsidRDefault="006E32A4" w:rsidP="00BB64A5">
            <w:pPr>
              <w:pStyle w:val="PreformattedText"/>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3FA0CF25" w14:textId="047B8081"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del w:id="16811" w:author="Jane Shaw" w:date="2015-10-29T20:05:00Z">
              <w:r w:rsidR="00BB64A5" w:rsidDel="00F91263">
                <w:rPr>
                  <w:rFonts w:asciiTheme="majorBidi" w:hAnsiTheme="majorBidi" w:cstheme="majorBidi"/>
                  <w:sz w:val="22"/>
                  <w:lang w:val="en-GB"/>
                </w:rPr>
                <w:delText>,</w:delText>
              </w:r>
            </w:del>
            <w:ins w:id="16812"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000</w:t>
            </w:r>
          </w:p>
        </w:tc>
        <w:tc>
          <w:tcPr>
            <w:tcW w:w="819" w:type="pct"/>
          </w:tcPr>
          <w:p w14:paraId="17378C5F" w14:textId="10FD8D4A" w:rsidR="006E32A4" w:rsidRPr="00F31509" w:rsidRDefault="006E32A4" w:rsidP="00BB64A5">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w:t>
            </w:r>
            <w:del w:id="16813" w:author="Jane Shaw" w:date="2015-10-29T20:05:00Z">
              <w:r w:rsidR="00BB64A5" w:rsidDel="00F91263">
                <w:rPr>
                  <w:rFonts w:asciiTheme="majorBidi" w:hAnsiTheme="majorBidi" w:cstheme="majorBidi"/>
                  <w:sz w:val="22"/>
                  <w:lang w:val="en-GB"/>
                </w:rPr>
                <w:delText>,</w:delText>
              </w:r>
            </w:del>
            <w:ins w:id="16814" w:author="Jane Shaw" w:date="2015-10-29T20:05: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455</w:t>
            </w:r>
          </w:p>
        </w:tc>
      </w:tr>
    </w:tbl>
    <w:p w14:paraId="23E480CB" w14:textId="77777777" w:rsidR="006E32A4" w:rsidRPr="00F31509" w:rsidRDefault="006E32A4" w:rsidP="006E32A4">
      <w:pPr>
        <w:pStyle w:val="Paragrafoelenco"/>
        <w:jc w:val="both"/>
        <w:rPr>
          <w:rFonts w:asciiTheme="majorBidi" w:hAnsiTheme="majorBidi" w:cstheme="majorBidi"/>
        </w:rPr>
      </w:pPr>
    </w:p>
    <w:p w14:paraId="102DA4C5" w14:textId="2DF2E30D" w:rsidR="006E32A4" w:rsidRPr="00F31509" w:rsidRDefault="006E32A4" w:rsidP="006E32A4">
      <w:pPr>
        <w:pStyle w:val="Paragrafoelenco"/>
        <w:ind w:left="0"/>
        <w:jc w:val="both"/>
        <w:rPr>
          <w:rFonts w:asciiTheme="majorBidi" w:hAnsiTheme="majorBidi" w:cstheme="majorBidi"/>
        </w:rPr>
      </w:pPr>
      <w:r w:rsidRPr="00F31509">
        <w:rPr>
          <w:rFonts w:asciiTheme="majorBidi" w:eastAsia="Times New Roman" w:hAnsiTheme="majorBidi" w:cstheme="majorBidi"/>
        </w:rPr>
        <w:t>With this</w:t>
      </w:r>
      <w:ins w:id="16815" w:author="Jane Shaw" w:date="2015-10-29T20:06:00Z">
        <w:r w:rsidR="00F91263">
          <w:rPr>
            <w:rFonts w:asciiTheme="majorBidi" w:eastAsia="Times New Roman" w:hAnsiTheme="majorBidi" w:cstheme="majorBidi"/>
          </w:rPr>
          <w:t xml:space="preserve"> final step,</w:t>
        </w:r>
      </w:ins>
      <w:r w:rsidRPr="00F31509">
        <w:rPr>
          <w:rFonts w:asciiTheme="majorBidi" w:eastAsia="Times New Roman" w:hAnsiTheme="majorBidi" w:cstheme="majorBidi"/>
        </w:rPr>
        <w:t xml:space="preserve"> </w:t>
      </w:r>
      <w:del w:id="16816" w:author="Jane Shaw" w:date="2015-10-29T20:06:00Z">
        <w:r w:rsidRPr="00F31509" w:rsidDel="00F91263">
          <w:rPr>
            <w:rFonts w:asciiTheme="majorBidi" w:eastAsia="Times New Roman" w:hAnsiTheme="majorBidi" w:cstheme="majorBidi"/>
          </w:rPr>
          <w:delText xml:space="preserve">we now have </w:delText>
        </w:r>
      </w:del>
      <w:r w:rsidRPr="00F31509">
        <w:rPr>
          <w:rFonts w:asciiTheme="majorBidi" w:eastAsia="Times New Roman" w:hAnsiTheme="majorBidi" w:cstheme="majorBidi"/>
        </w:rPr>
        <w:t xml:space="preserve">the </w:t>
      </w:r>
      <w:del w:id="16817" w:author="Jane Shaw" w:date="2015-10-29T20:06:00Z">
        <w:r w:rsidRPr="00F91263" w:rsidDel="00F91263">
          <w:rPr>
            <w:rFonts w:asciiTheme="majorBidi" w:eastAsia="Times New Roman" w:hAnsiTheme="majorBidi" w:cstheme="majorBidi"/>
            <w:bCs/>
            <w:rPrChange w:id="16818" w:author="Jane Shaw" w:date="2015-10-29T20:06:00Z">
              <w:rPr>
                <w:rFonts w:asciiTheme="majorBidi" w:eastAsia="Times New Roman" w:hAnsiTheme="majorBidi" w:cstheme="majorBidi"/>
                <w:b/>
                <w:bCs/>
              </w:rPr>
            </w:rPrChange>
          </w:rPr>
          <w:delText xml:space="preserve">complete </w:delText>
        </w:r>
      </w:del>
      <w:r w:rsidRPr="00F91263">
        <w:rPr>
          <w:rFonts w:asciiTheme="majorBidi" w:eastAsia="Times New Roman" w:hAnsiTheme="majorBidi" w:cstheme="majorBidi"/>
          <w:bCs/>
          <w:rPrChange w:id="16819" w:author="Jane Shaw" w:date="2015-10-29T20:06:00Z">
            <w:rPr>
              <w:rFonts w:asciiTheme="majorBidi" w:eastAsia="Times New Roman" w:hAnsiTheme="majorBidi" w:cstheme="majorBidi"/>
              <w:b/>
              <w:bCs/>
            </w:rPr>
          </w:rPrChange>
        </w:rPr>
        <w:t>global trade flow data</w:t>
      </w:r>
      <w:ins w:id="16820" w:author="Jane Shaw" w:date="2015-10-29T20:06:00Z">
        <w:r w:rsidR="00F91263" w:rsidRPr="00F91263">
          <w:rPr>
            <w:rFonts w:asciiTheme="majorBidi" w:eastAsia="Times New Roman" w:hAnsiTheme="majorBidi" w:cstheme="majorBidi"/>
            <w:bCs/>
            <w:rPrChange w:id="16821" w:author="Jane Shaw" w:date="2015-10-29T20:06:00Z">
              <w:rPr>
                <w:rFonts w:asciiTheme="majorBidi" w:eastAsia="Times New Roman" w:hAnsiTheme="majorBidi" w:cstheme="majorBidi"/>
                <w:b/>
                <w:bCs/>
              </w:rPr>
            </w:rPrChange>
          </w:rPr>
          <w:t xml:space="preserve"> </w:t>
        </w:r>
      </w:ins>
      <w:r w:rsidRPr="00F91263">
        <w:rPr>
          <w:rFonts w:asciiTheme="majorBidi" w:eastAsia="Times New Roman" w:hAnsiTheme="majorBidi" w:cstheme="majorBidi"/>
          <w:bCs/>
          <w:rPrChange w:id="16822" w:author="Jane Shaw" w:date="2015-10-29T20:06:00Z">
            <w:rPr>
              <w:rFonts w:asciiTheme="majorBidi" w:eastAsia="Times New Roman" w:hAnsiTheme="majorBidi" w:cstheme="majorBidi"/>
              <w:b/>
              <w:bCs/>
            </w:rPr>
          </w:rPrChange>
        </w:rPr>
        <w:t>set</w:t>
      </w:r>
      <w:r w:rsidRPr="00F91263">
        <w:rPr>
          <w:rFonts w:asciiTheme="majorBidi" w:eastAsia="Times New Roman" w:hAnsiTheme="majorBidi" w:cstheme="majorBidi"/>
        </w:rPr>
        <w:t xml:space="preserve"> </w:t>
      </w:r>
      <w:ins w:id="16823" w:author="Jane Shaw" w:date="2015-10-29T20:06:00Z">
        <w:r w:rsidR="00F91263">
          <w:rPr>
            <w:rFonts w:asciiTheme="majorBidi" w:eastAsia="Times New Roman" w:hAnsiTheme="majorBidi" w:cstheme="majorBidi"/>
          </w:rPr>
          <w:t xml:space="preserve">is complete </w:t>
        </w:r>
      </w:ins>
      <w:r w:rsidRPr="00F31509">
        <w:rPr>
          <w:rFonts w:asciiTheme="majorBidi" w:eastAsia="Times New Roman" w:hAnsiTheme="majorBidi" w:cstheme="majorBidi"/>
        </w:rPr>
        <w:t>(</w:t>
      </w:r>
      <w:del w:id="16824" w:author="Jane Shaw" w:date="2015-10-29T20:06:00Z">
        <w:r w:rsidRPr="00F31509" w:rsidDel="00F91263">
          <w:rPr>
            <w:rFonts w:asciiTheme="majorBidi" w:eastAsia="Times New Roman" w:hAnsiTheme="majorBidi" w:cstheme="majorBidi"/>
          </w:rPr>
          <w:delText xml:space="preserve">also see </w:delText>
        </w:r>
      </w:del>
      <w:r w:rsidR="00E24798">
        <w:fldChar w:fldCharType="begin"/>
      </w:r>
      <w:r w:rsidR="00E24798">
        <w:instrText xml:space="preserve"> REF _Ref428347378 \h  \* MERGEFORMAT </w:instrText>
      </w:r>
      <w:r w:rsidR="00E24798">
        <w:fldChar w:fldCharType="separate"/>
      </w:r>
      <w:ins w:id="16825" w:author="Jane Shaw" w:date="2015-11-01T20:53:00Z">
        <w:r w:rsidR="00311179" w:rsidRPr="00F31509">
          <w:rPr>
            <w:rFonts w:asciiTheme="majorBidi" w:eastAsia="Times New Roman" w:hAnsiTheme="majorBidi" w:cstheme="majorBidi"/>
          </w:rPr>
          <w:t xml:space="preserve">Figure </w:t>
        </w:r>
        <w:r w:rsidR="00311179">
          <w:rPr>
            <w:rFonts w:asciiTheme="majorBidi" w:eastAsia="Times New Roman" w:hAnsiTheme="majorBidi" w:cstheme="majorBidi"/>
            <w:noProof/>
          </w:rPr>
          <w:t>22</w:t>
        </w:r>
      </w:ins>
      <w:del w:id="16826" w:author="Jane Shaw" w:date="2015-11-01T20:44:00Z">
        <w:r w:rsidR="00E24798" w:rsidRPr="00F31509" w:rsidDel="00311179">
          <w:rPr>
            <w:rFonts w:asciiTheme="majorBidi" w:eastAsia="Times New Roman" w:hAnsiTheme="majorBidi" w:cstheme="majorBidi"/>
          </w:rPr>
          <w:delText xml:space="preserve">Figure </w:delText>
        </w:r>
        <w:r w:rsidR="00E24798" w:rsidRPr="000F0B1C" w:rsidDel="00311179">
          <w:rPr>
            <w:rFonts w:asciiTheme="majorBidi" w:eastAsia="Times New Roman" w:hAnsiTheme="majorBidi" w:cstheme="majorBidi"/>
            <w:noProof/>
          </w:rPr>
          <w:delText>26</w:delText>
        </w:r>
      </w:del>
      <w:r w:rsidR="00E24798">
        <w:fldChar w:fldCharType="end"/>
      </w:r>
      <w:r w:rsidRPr="00F31509">
        <w:rPr>
          <w:rFonts w:asciiTheme="majorBidi" w:eastAsia="Times New Roman" w:hAnsiTheme="majorBidi" w:cstheme="majorBidi"/>
        </w:rPr>
        <w:t xml:space="preserve">) </w:t>
      </w:r>
      <w:del w:id="16827" w:author="Jane Shaw" w:date="2015-10-29T20:06:00Z">
        <w:r w:rsidRPr="00F31509" w:rsidDel="00F91263">
          <w:rPr>
            <w:rFonts w:asciiTheme="majorBidi" w:eastAsia="Times New Roman" w:hAnsiTheme="majorBidi" w:cstheme="majorBidi"/>
          </w:rPr>
          <w:delText xml:space="preserve">which </w:delText>
        </w:r>
      </w:del>
      <w:ins w:id="16828" w:author="Jane Shaw" w:date="2015-10-29T20:06:00Z">
        <w:r w:rsidR="00F91263">
          <w:rPr>
            <w:rFonts w:asciiTheme="majorBidi" w:eastAsia="Times New Roman" w:hAnsiTheme="majorBidi" w:cstheme="majorBidi"/>
          </w:rPr>
          <w:t xml:space="preserve">and </w:t>
        </w:r>
      </w:ins>
      <w:r w:rsidRPr="00F31509">
        <w:rPr>
          <w:rFonts w:asciiTheme="majorBidi" w:eastAsia="Times New Roman" w:hAnsiTheme="majorBidi" w:cstheme="majorBidi"/>
        </w:rPr>
        <w:t xml:space="preserve">will be disseminated through the FAOSTAT </w:t>
      </w:r>
      <w:r w:rsidR="00F91263" w:rsidRPr="00F31509">
        <w:rPr>
          <w:rFonts w:asciiTheme="majorBidi" w:eastAsia="Times New Roman" w:hAnsiTheme="majorBidi" w:cstheme="majorBidi"/>
        </w:rPr>
        <w:t>Web</w:t>
      </w:r>
      <w:ins w:id="16829" w:author="Jane Shaw" w:date="2015-10-29T20:06:00Z">
        <w:r w:rsidR="00F91263">
          <w:rPr>
            <w:rFonts w:asciiTheme="majorBidi" w:eastAsia="Times New Roman" w:hAnsiTheme="majorBidi" w:cstheme="majorBidi"/>
          </w:rPr>
          <w:t xml:space="preserve"> </w:t>
        </w:r>
      </w:ins>
      <w:r w:rsidR="00F91263" w:rsidRPr="00F31509">
        <w:rPr>
          <w:rFonts w:asciiTheme="majorBidi" w:eastAsia="Times New Roman" w:hAnsiTheme="majorBidi" w:cstheme="majorBidi"/>
        </w:rPr>
        <w:t>site</w:t>
      </w:r>
      <w:r w:rsidRPr="00F31509">
        <w:rPr>
          <w:rFonts w:asciiTheme="majorBidi" w:eastAsia="Times New Roman" w:hAnsiTheme="majorBidi" w:cstheme="majorBidi"/>
        </w:rPr>
        <w:t>.</w:t>
      </w:r>
    </w:p>
    <w:p w14:paraId="4216D5CF" w14:textId="08340A12" w:rsidR="006E32A4" w:rsidRPr="00F31509" w:rsidRDefault="00F91263" w:rsidP="00C4334D">
      <w:pPr>
        <w:pStyle w:val="Titolo2"/>
      </w:pPr>
      <w:bookmarkStart w:id="16830" w:name="_Toc428383851"/>
      <w:bookmarkStart w:id="16831" w:name="_Toc428436073"/>
      <w:bookmarkStart w:id="16832" w:name="_Toc428436374"/>
      <w:bookmarkStart w:id="16833" w:name="_Toc308029376"/>
      <w:bookmarkStart w:id="16834" w:name="_Toc308029567"/>
      <w:ins w:id="16835" w:author="Jane Shaw" w:date="2015-10-29T20:06:00Z">
        <w:r>
          <w:t xml:space="preserve">5.2 </w:t>
        </w:r>
      </w:ins>
      <w:r w:rsidR="006E32A4" w:rsidRPr="00F31509">
        <w:t>Trade flow aggregation and commodity balances</w:t>
      </w:r>
      <w:bookmarkEnd w:id="16830"/>
      <w:bookmarkEnd w:id="16831"/>
      <w:bookmarkEnd w:id="16832"/>
      <w:bookmarkEnd w:id="16833"/>
      <w:bookmarkEnd w:id="16834"/>
    </w:p>
    <w:p w14:paraId="0115418A" w14:textId="451F80AB"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w:t>
      </w:r>
      <w:del w:id="16836" w:author="Jane Shaw" w:date="2015-10-29T20:07:00Z">
        <w:r w:rsidRPr="00F31509" w:rsidDel="00F91263">
          <w:rPr>
            <w:rFonts w:asciiTheme="majorBidi" w:eastAsia="Times New Roman" w:hAnsiTheme="majorBidi" w:cstheme="majorBidi"/>
            <w:lang w:val="en-GB"/>
          </w:rPr>
          <w:delText xml:space="preserve">that </w:delText>
        </w:r>
      </w:del>
      <w:ins w:id="16837" w:author="Jane Shaw" w:date="2015-10-29T20:07:00Z">
        <w:r w:rsidR="00F91263">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year. So, the trade flows in </w:t>
      </w:r>
      <w:r w:rsidR="00E24798">
        <w:fldChar w:fldCharType="begin"/>
      </w:r>
      <w:r w:rsidR="00E24798">
        <w:instrText xml:space="preserve"> REF _Ref428863300 \h  \* MERGEFORMAT </w:instrText>
      </w:r>
      <w:r w:rsidR="00E24798">
        <w:fldChar w:fldCharType="separate"/>
      </w:r>
      <w:ins w:id="16838" w:author="Jane Shaw" w:date="2015-11-01T20:53:00Z">
        <w:r w:rsidR="00311179" w:rsidRPr="00311179">
          <w:rPr>
            <w:rFonts w:asciiTheme="majorBidi" w:eastAsia="Times New Roman" w:hAnsiTheme="majorBidi" w:cstheme="majorBidi"/>
            <w:lang w:val="en-GB"/>
            <w:rPrChange w:id="16839"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6840" w:author="Jane Shaw" w:date="2015-11-01T20:53:00Z">
              <w:rPr>
                <w:rFonts w:asciiTheme="majorBidi" w:hAnsiTheme="majorBidi" w:cstheme="majorBidi"/>
                <w:noProof/>
                <w:lang w:val="en-GB"/>
              </w:rPr>
            </w:rPrChange>
          </w:rPr>
          <w:t>82</w:t>
        </w:r>
      </w:ins>
      <w:del w:id="16841"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82</w:delText>
        </w:r>
      </w:del>
      <w:r w:rsidR="00E24798">
        <w:fldChar w:fldCharType="end"/>
      </w:r>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r w:rsidR="00E24798">
        <w:fldChar w:fldCharType="begin"/>
      </w:r>
      <w:r w:rsidR="00E24798">
        <w:instrText xml:space="preserve"> REF _Ref428351929 \h  \* MERGEFORMAT </w:instrText>
      </w:r>
      <w:r w:rsidR="00E24798">
        <w:fldChar w:fldCharType="separate"/>
      </w:r>
      <w:ins w:id="16842" w:author="Jane Shaw" w:date="2015-11-01T20:53:00Z">
        <w:r w:rsidR="00311179" w:rsidRPr="00311179">
          <w:rPr>
            <w:rFonts w:asciiTheme="majorBidi" w:eastAsia="Times New Roman" w:hAnsiTheme="majorBidi" w:cstheme="majorBidi"/>
            <w:lang w:val="en-GB"/>
            <w:rPrChange w:id="16843" w:author="Jane Shaw" w:date="2015-11-01T20:53:00Z">
              <w:rPr>
                <w:rFonts w:asciiTheme="majorBidi" w:hAnsiTheme="majorBidi" w:cstheme="majorBidi"/>
                <w:lang w:val="en-GB"/>
              </w:rPr>
            </w:rPrChange>
          </w:rPr>
          <w:t xml:space="preserve">Table </w:t>
        </w:r>
        <w:r w:rsidR="00311179" w:rsidRPr="00311179">
          <w:rPr>
            <w:rFonts w:asciiTheme="majorBidi" w:eastAsia="Times New Roman" w:hAnsiTheme="majorBidi" w:cstheme="majorBidi"/>
            <w:noProof/>
            <w:lang w:val="en-GB"/>
            <w:rPrChange w:id="16844" w:author="Jane Shaw" w:date="2015-11-01T20:53:00Z">
              <w:rPr>
                <w:rFonts w:asciiTheme="majorBidi" w:hAnsiTheme="majorBidi" w:cstheme="majorBidi"/>
                <w:noProof/>
                <w:lang w:val="en-GB"/>
              </w:rPr>
            </w:rPrChange>
          </w:rPr>
          <w:t>83</w:t>
        </w:r>
      </w:ins>
      <w:del w:id="16845" w:author="Jane Shaw" w:date="2015-11-01T20:44:00Z">
        <w:r w:rsidR="00E24798" w:rsidRPr="000F0B1C" w:rsidDel="00311179">
          <w:rPr>
            <w:rFonts w:asciiTheme="majorBidi" w:eastAsia="Times New Roman" w:hAnsiTheme="majorBidi" w:cstheme="majorBidi"/>
            <w:lang w:val="en-GB"/>
          </w:rPr>
          <w:delText xml:space="preserve">Table </w:delText>
        </w:r>
        <w:r w:rsidR="00E24798" w:rsidRPr="000F0B1C" w:rsidDel="00311179">
          <w:rPr>
            <w:rFonts w:asciiTheme="majorBidi" w:eastAsia="Times New Roman" w:hAnsiTheme="majorBidi" w:cstheme="majorBidi"/>
            <w:noProof/>
            <w:lang w:val="en-GB"/>
          </w:rPr>
          <w:delText>83</w:delText>
        </w:r>
      </w:del>
      <w:r w:rsidR="00E24798">
        <w:fldChar w:fldCharType="end"/>
      </w:r>
      <w:ins w:id="16846" w:author="Jane Shaw" w:date="2015-10-29T20:07:00Z">
        <w:r w:rsidR="00F91263">
          <w:rPr>
            <w:rFonts w:asciiTheme="majorBidi" w:eastAsia="Times New Roman" w:hAnsiTheme="majorBidi" w:cstheme="majorBidi"/>
            <w:lang w:val="en-GB"/>
          </w:rPr>
          <w:t>.</w:t>
        </w:r>
      </w:ins>
      <w:del w:id="16847" w:author="Jane Shaw" w:date="2015-10-29T20:07:00Z">
        <w:r w:rsidRPr="00F31509" w:rsidDel="00F91263">
          <w:rPr>
            <w:rFonts w:asciiTheme="majorBidi" w:eastAsia="Times New Roman" w:hAnsiTheme="majorBidi" w:cstheme="majorBidi"/>
            <w:lang w:val="en-GB"/>
          </w:rPr>
          <w:delText>:</w:delText>
        </w:r>
      </w:del>
    </w:p>
    <w:p w14:paraId="27800EB8" w14:textId="77777777" w:rsidR="006E32A4" w:rsidRPr="00F31509" w:rsidRDefault="006E32A4" w:rsidP="006E32A4">
      <w:pPr>
        <w:pStyle w:val="Didascalia"/>
        <w:keepNext/>
        <w:jc w:val="both"/>
        <w:rPr>
          <w:rFonts w:asciiTheme="majorBidi" w:hAnsiTheme="majorBidi" w:cstheme="majorBidi"/>
          <w:lang w:val="en-GB"/>
        </w:rPr>
      </w:pPr>
      <w:bookmarkStart w:id="16848" w:name="_Ref428351929"/>
      <w:bookmarkStart w:id="16849" w:name="_Toc42842362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311179">
        <w:rPr>
          <w:rFonts w:asciiTheme="majorBidi" w:hAnsiTheme="majorBidi" w:cstheme="majorBidi"/>
          <w:noProof/>
          <w:lang w:val="en-GB"/>
        </w:rPr>
        <w:t>83</w:t>
      </w:r>
      <w:r w:rsidR="003D789C" w:rsidRPr="00F31509">
        <w:rPr>
          <w:rFonts w:asciiTheme="majorBidi" w:hAnsiTheme="majorBidi" w:cstheme="majorBidi"/>
          <w:lang w:val="en-GB"/>
        </w:rPr>
        <w:fldChar w:fldCharType="end"/>
      </w:r>
      <w:bookmarkEnd w:id="16848"/>
      <w:r w:rsidRPr="00F31509">
        <w:rPr>
          <w:rFonts w:asciiTheme="majorBidi" w:hAnsiTheme="majorBidi" w:cstheme="majorBidi"/>
          <w:lang w:val="en-GB"/>
        </w:rPr>
        <w:t>: Aggregated</w:t>
      </w:r>
      <w:del w:id="16850" w:author="Jane Shaw" w:date="2015-10-29T20:07:00Z">
        <w:r w:rsidRPr="00F31509" w:rsidDel="00F91263">
          <w:rPr>
            <w:rFonts w:asciiTheme="majorBidi" w:hAnsiTheme="majorBidi" w:cstheme="majorBidi"/>
            <w:lang w:val="en-GB"/>
          </w:rPr>
          <w:delText>,</w:delText>
        </w:r>
      </w:del>
      <w:r w:rsidRPr="00F31509">
        <w:rPr>
          <w:rFonts w:asciiTheme="majorBidi" w:hAnsiTheme="majorBidi" w:cstheme="majorBidi"/>
          <w:lang w:val="en-GB"/>
        </w:rPr>
        <w:t xml:space="preserve"> total flows for dissemination</w:t>
      </w:r>
      <w:bookmarkEnd w:id="16849"/>
    </w:p>
    <w:tbl>
      <w:tblPr>
        <w:tblStyle w:val="Tabellaclassica1"/>
        <w:tblW w:w="5000" w:type="pct"/>
        <w:tblLook w:val="04A0" w:firstRow="1" w:lastRow="0" w:firstColumn="1" w:lastColumn="0" w:noHBand="0" w:noVBand="1"/>
      </w:tblPr>
      <w:tblGrid>
        <w:gridCol w:w="998"/>
        <w:gridCol w:w="1710"/>
        <w:gridCol w:w="1503"/>
        <w:gridCol w:w="1863"/>
        <w:gridCol w:w="1427"/>
        <w:gridCol w:w="1741"/>
      </w:tblGrid>
      <w:tr w:rsidR="006E32A4" w:rsidRPr="00F31509" w14:paraId="1A63B39A"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14:paraId="76C17C89" w14:textId="77777777" w:rsidR="006E32A4" w:rsidRPr="00F91263" w:rsidRDefault="006E32A4" w:rsidP="006E32A4">
            <w:pPr>
              <w:pStyle w:val="Compact"/>
              <w:spacing w:before="0" w:after="0" w:line="276" w:lineRule="auto"/>
              <w:jc w:val="right"/>
              <w:rPr>
                <w:rFonts w:asciiTheme="majorBidi" w:hAnsiTheme="majorBidi" w:cstheme="majorBidi"/>
                <w:b/>
                <w:i w:val="0"/>
                <w:sz w:val="22"/>
                <w:lang w:val="en-GB"/>
                <w:rPrChange w:id="16851"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52" w:author="Jane Shaw" w:date="2015-10-29T20:08:00Z">
                  <w:rPr>
                    <w:rFonts w:asciiTheme="majorBidi" w:hAnsiTheme="majorBidi" w:cstheme="majorBidi"/>
                    <w:sz w:val="22"/>
                    <w:lang w:val="en-GB"/>
                  </w:rPr>
                </w:rPrChange>
              </w:rPr>
              <w:t>Year</w:t>
            </w:r>
          </w:p>
        </w:tc>
        <w:tc>
          <w:tcPr>
            <w:tcW w:w="925" w:type="pct"/>
          </w:tcPr>
          <w:p w14:paraId="77D39B59" w14:textId="77777777" w:rsidR="006E32A4" w:rsidRPr="00F91263" w:rsidRDefault="006E32A4" w:rsidP="00BB64A5">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53"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54" w:author="Jane Shaw" w:date="2015-10-29T20:08:00Z">
                  <w:rPr>
                    <w:rFonts w:asciiTheme="majorBidi" w:hAnsiTheme="majorBidi" w:cstheme="majorBidi"/>
                    <w:sz w:val="22"/>
                    <w:lang w:val="en-GB"/>
                  </w:rPr>
                </w:rPrChange>
              </w:rPr>
              <w:t>Country</w:t>
            </w:r>
          </w:p>
        </w:tc>
        <w:tc>
          <w:tcPr>
            <w:tcW w:w="813" w:type="pct"/>
          </w:tcPr>
          <w:p w14:paraId="0BFBAC6E" w14:textId="77777777" w:rsidR="006E32A4" w:rsidRPr="00F91263" w:rsidRDefault="006E32A4" w:rsidP="00BB64A5">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55"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56" w:author="Jane Shaw" w:date="2015-10-29T20:08:00Z">
                  <w:rPr>
                    <w:rFonts w:asciiTheme="majorBidi" w:hAnsiTheme="majorBidi" w:cstheme="majorBidi"/>
                    <w:sz w:val="22"/>
                    <w:lang w:val="en-GB"/>
                  </w:rPr>
                </w:rPrChange>
              </w:rPr>
              <w:t>Flow</w:t>
            </w:r>
          </w:p>
        </w:tc>
        <w:tc>
          <w:tcPr>
            <w:tcW w:w="1008" w:type="pct"/>
          </w:tcPr>
          <w:p w14:paraId="5112BE9E" w14:textId="77777777" w:rsidR="006E32A4" w:rsidRPr="00F91263" w:rsidRDefault="006E32A4" w:rsidP="00BB64A5">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57"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58" w:author="Jane Shaw" w:date="2015-10-29T20:08:00Z">
                  <w:rPr>
                    <w:rFonts w:asciiTheme="majorBidi" w:hAnsiTheme="majorBidi" w:cstheme="majorBidi"/>
                    <w:sz w:val="22"/>
                    <w:lang w:val="en-GB"/>
                  </w:rPr>
                </w:rPrChange>
              </w:rPr>
              <w:t>Commodity</w:t>
            </w:r>
          </w:p>
          <w:p w14:paraId="57279840" w14:textId="77777777" w:rsidR="006E32A4" w:rsidRPr="00F91263" w:rsidRDefault="006E32A4" w:rsidP="00BB64A5">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59"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60" w:author="Jane Shaw" w:date="2015-10-29T20:08:00Z">
                  <w:rPr>
                    <w:rFonts w:asciiTheme="majorBidi" w:hAnsiTheme="majorBidi" w:cstheme="majorBidi"/>
                    <w:sz w:val="22"/>
                    <w:lang w:val="en-GB"/>
                  </w:rPr>
                </w:rPrChange>
              </w:rPr>
              <w:t>(FCL code)</w:t>
            </w:r>
          </w:p>
        </w:tc>
        <w:tc>
          <w:tcPr>
            <w:tcW w:w="772" w:type="pct"/>
          </w:tcPr>
          <w:p w14:paraId="2508BBD3" w14:textId="77777777" w:rsidR="006E32A4" w:rsidRPr="00F912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61"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62" w:author="Jane Shaw" w:date="2015-10-29T20:08:00Z">
                  <w:rPr>
                    <w:rFonts w:asciiTheme="majorBidi" w:hAnsiTheme="majorBidi" w:cstheme="majorBidi"/>
                    <w:sz w:val="22"/>
                    <w:lang w:val="en-GB"/>
                  </w:rPr>
                </w:rPrChange>
              </w:rPr>
              <w:t>Quantity</w:t>
            </w:r>
          </w:p>
        </w:tc>
        <w:tc>
          <w:tcPr>
            <w:tcW w:w="942" w:type="pct"/>
          </w:tcPr>
          <w:p w14:paraId="5B1A48B2" w14:textId="77777777" w:rsidR="006E32A4" w:rsidRPr="00F91263"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val="0"/>
                <w:sz w:val="22"/>
                <w:lang w:val="en-GB"/>
                <w:rPrChange w:id="16863" w:author="Jane Shaw" w:date="2015-10-29T20:08:00Z">
                  <w:rPr>
                    <w:rFonts w:asciiTheme="majorBidi" w:hAnsiTheme="majorBidi" w:cstheme="majorBidi"/>
                    <w:i w:val="0"/>
                    <w:iCs w:val="0"/>
                    <w:sz w:val="22"/>
                    <w:lang w:val="en-GB"/>
                  </w:rPr>
                </w:rPrChange>
              </w:rPr>
            </w:pPr>
            <w:r w:rsidRPr="00F91263">
              <w:rPr>
                <w:rFonts w:asciiTheme="majorBidi" w:hAnsiTheme="majorBidi" w:cstheme="majorBidi"/>
                <w:b/>
                <w:sz w:val="22"/>
                <w:lang w:val="en-GB"/>
                <w:rPrChange w:id="16864" w:author="Jane Shaw" w:date="2015-10-29T20:08:00Z">
                  <w:rPr>
                    <w:rFonts w:asciiTheme="majorBidi" w:hAnsiTheme="majorBidi" w:cstheme="majorBidi"/>
                    <w:sz w:val="22"/>
                    <w:lang w:val="en-GB"/>
                  </w:rPr>
                </w:rPrChange>
              </w:rPr>
              <w:t>Value</w:t>
            </w:r>
          </w:p>
        </w:tc>
      </w:tr>
      <w:tr w:rsidR="006E32A4" w:rsidRPr="00F31509" w14:paraId="27421321"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7DEDD3BD"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27E0EDBA" w14:textId="77777777" w:rsidR="006E32A4" w:rsidRPr="00F31509" w:rsidRDefault="00BB64A5" w:rsidP="00BB64A5">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N</w:t>
            </w:r>
          </w:p>
        </w:tc>
        <w:tc>
          <w:tcPr>
            <w:tcW w:w="813" w:type="pct"/>
          </w:tcPr>
          <w:p w14:paraId="7B0CB9FB" w14:textId="77777777" w:rsidR="006E32A4" w:rsidRPr="00F31509" w:rsidRDefault="006E32A4" w:rsidP="00BB64A5">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14:paraId="3247C1FA" w14:textId="77777777" w:rsidR="006E32A4" w:rsidRPr="00F31509" w:rsidRDefault="006E32A4" w:rsidP="00BB64A5">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14:paraId="05E96DF7" w14:textId="64C0D09E"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240</w:t>
            </w:r>
            <w:del w:id="16865" w:author="Jane Shaw" w:date="2015-10-29T20:08:00Z">
              <w:r w:rsidR="00BB64A5" w:rsidDel="00F91263">
                <w:rPr>
                  <w:rFonts w:asciiTheme="majorBidi" w:hAnsiTheme="majorBidi" w:cstheme="majorBidi"/>
                  <w:sz w:val="22"/>
                  <w:lang w:val="en-GB"/>
                </w:rPr>
                <w:delText>,</w:delText>
              </w:r>
            </w:del>
            <w:ins w:id="16866" w:author="Jane Shaw" w:date="2015-10-29T20:08: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691</w:t>
            </w:r>
          </w:p>
        </w:tc>
        <w:tc>
          <w:tcPr>
            <w:tcW w:w="942" w:type="pct"/>
          </w:tcPr>
          <w:p w14:paraId="672C3D8C" w14:textId="091BC80B"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w:t>
            </w:r>
            <w:del w:id="16867" w:author="Jane Shaw" w:date="2015-10-29T20:08:00Z">
              <w:r w:rsidR="00BB64A5" w:rsidDel="00F91263">
                <w:rPr>
                  <w:rFonts w:asciiTheme="majorBidi" w:hAnsiTheme="majorBidi" w:cstheme="majorBidi"/>
                  <w:sz w:val="22"/>
                  <w:lang w:val="en-GB"/>
                </w:rPr>
                <w:delText>,</w:delText>
              </w:r>
            </w:del>
            <w:ins w:id="16868" w:author="Jane Shaw" w:date="2015-10-29T20:08: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230</w:t>
            </w:r>
            <w:del w:id="16869" w:author="Jane Shaw" w:date="2015-10-29T20:08:00Z">
              <w:r w:rsidR="00BB64A5" w:rsidDel="00F91263">
                <w:rPr>
                  <w:rFonts w:asciiTheme="majorBidi" w:hAnsiTheme="majorBidi" w:cstheme="majorBidi"/>
                  <w:sz w:val="22"/>
                  <w:lang w:val="en-GB"/>
                </w:rPr>
                <w:delText>,</w:delText>
              </w:r>
            </w:del>
            <w:ins w:id="16870" w:author="Jane Shaw" w:date="2015-10-29T20:08: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793</w:t>
            </w:r>
          </w:p>
        </w:tc>
      </w:tr>
      <w:tr w:rsidR="006E32A4" w:rsidRPr="00F31509" w14:paraId="4FA76A2C"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2CE4A8B7"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5B293225" w14:textId="77777777" w:rsidR="006E32A4" w:rsidRPr="00F31509" w:rsidRDefault="00BB64A5" w:rsidP="00BB64A5">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Pr>
                <w:rFonts w:asciiTheme="majorBidi" w:hAnsiTheme="majorBidi" w:cstheme="majorBidi"/>
                <w:lang w:val="en-GB"/>
              </w:rPr>
              <w:t>N</w:t>
            </w:r>
          </w:p>
        </w:tc>
        <w:tc>
          <w:tcPr>
            <w:tcW w:w="813" w:type="pct"/>
          </w:tcPr>
          <w:p w14:paraId="5675A216" w14:textId="77777777" w:rsidR="006E32A4" w:rsidRPr="00F31509" w:rsidRDefault="006E32A4" w:rsidP="00BB64A5">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14:paraId="79D80E5D" w14:textId="77777777" w:rsidR="006E32A4" w:rsidRPr="00F31509" w:rsidRDefault="006E32A4" w:rsidP="00BB64A5">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14:paraId="70AC06F5" w14:textId="09D5F556"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del w:id="16871" w:author="Jane Shaw" w:date="2015-10-29T20:08:00Z">
              <w:r w:rsidR="00BB64A5" w:rsidDel="00F91263">
                <w:rPr>
                  <w:rFonts w:asciiTheme="majorBidi" w:hAnsiTheme="majorBidi" w:cstheme="majorBidi"/>
                  <w:sz w:val="22"/>
                  <w:lang w:val="en-GB"/>
                </w:rPr>
                <w:delText>,</w:delText>
              </w:r>
            </w:del>
            <w:ins w:id="16872" w:author="Jane Shaw" w:date="2015-10-29T20:08: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726</w:t>
            </w:r>
          </w:p>
        </w:tc>
        <w:tc>
          <w:tcPr>
            <w:tcW w:w="942" w:type="pct"/>
          </w:tcPr>
          <w:p w14:paraId="1293EAE7" w14:textId="7031A594"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55</w:t>
            </w:r>
            <w:del w:id="16873" w:author="Jane Shaw" w:date="2015-10-29T20:08:00Z">
              <w:r w:rsidR="00BB64A5" w:rsidDel="00F91263">
                <w:rPr>
                  <w:rFonts w:asciiTheme="majorBidi" w:hAnsiTheme="majorBidi" w:cstheme="majorBidi"/>
                  <w:sz w:val="22"/>
                  <w:lang w:val="en-GB"/>
                </w:rPr>
                <w:delText>,</w:delText>
              </w:r>
            </w:del>
            <w:ins w:id="16874" w:author="Jane Shaw" w:date="2015-10-29T20:08:00Z">
              <w:r w:rsidR="00F91263">
                <w:rPr>
                  <w:rFonts w:asciiTheme="majorBidi" w:hAnsiTheme="majorBidi" w:cstheme="majorBidi"/>
                  <w:sz w:val="22"/>
                  <w:lang w:val="en-GB"/>
                </w:rPr>
                <w:t xml:space="preserve"> </w:t>
              </w:r>
            </w:ins>
            <w:r w:rsidRPr="00F31509">
              <w:rPr>
                <w:rFonts w:asciiTheme="majorBidi" w:hAnsiTheme="majorBidi" w:cstheme="majorBidi"/>
                <w:sz w:val="22"/>
                <w:lang w:val="en-GB"/>
              </w:rPr>
              <w:t>265</w:t>
            </w:r>
          </w:p>
        </w:tc>
      </w:tr>
    </w:tbl>
    <w:p w14:paraId="290215BF" w14:textId="77777777" w:rsidR="00F91263" w:rsidRDefault="00F91263" w:rsidP="006E32A4">
      <w:pPr>
        <w:jc w:val="both"/>
        <w:rPr>
          <w:ins w:id="16875" w:author="Jane Shaw" w:date="2015-10-29T20:08:00Z"/>
          <w:rFonts w:asciiTheme="majorBidi" w:eastAsia="Times New Roman" w:hAnsiTheme="majorBidi" w:cstheme="majorBidi"/>
          <w:lang w:val="en-GB"/>
        </w:rPr>
      </w:pPr>
    </w:p>
    <w:p w14:paraId="64A0F40C" w14:textId="70039752"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This “totals” data</w:t>
      </w:r>
      <w:ins w:id="16876" w:author="Jane Shaw" w:date="2015-10-29T20:08:00Z">
        <w:r w:rsidR="00F91263">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set by commodity, </w:t>
      </w:r>
      <w:del w:id="16877" w:author="Jane Shaw" w:date="2015-10-29T20:08:00Z">
        <w:r w:rsidRPr="00F31509" w:rsidDel="00F91263">
          <w:rPr>
            <w:rFonts w:asciiTheme="majorBidi" w:eastAsia="Times New Roman" w:hAnsiTheme="majorBidi" w:cstheme="majorBidi"/>
            <w:lang w:val="en-GB"/>
          </w:rPr>
          <w:delText xml:space="preserve">by </w:delText>
        </w:r>
      </w:del>
      <w:r w:rsidRPr="00F31509">
        <w:rPr>
          <w:rFonts w:asciiTheme="majorBidi" w:eastAsia="Times New Roman" w:hAnsiTheme="majorBidi" w:cstheme="majorBidi"/>
          <w:lang w:val="en-GB"/>
        </w:rPr>
        <w:t>country</w:t>
      </w:r>
      <w:del w:id="16878" w:author="Jane Shaw" w:date="2015-10-29T20:08:00Z">
        <w:r w:rsidRPr="00F31509" w:rsidDel="00F912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6879" w:author="Jane Shaw" w:date="2015-10-29T20:08:00Z">
        <w:r w:rsidRPr="00F31509" w:rsidDel="00F91263">
          <w:rPr>
            <w:rFonts w:asciiTheme="majorBidi" w:eastAsia="Times New Roman" w:hAnsiTheme="majorBidi" w:cstheme="majorBidi"/>
            <w:lang w:val="en-GB"/>
          </w:rPr>
          <w:delText xml:space="preserve">by </w:delText>
        </w:r>
      </w:del>
      <w:ins w:id="16880" w:author="Jane Shaw" w:date="2015-10-29T20:08:00Z">
        <w:r w:rsidR="00F91263">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 xml:space="preserve">region and </w:t>
      </w:r>
      <w:ins w:id="16881" w:author="Jane Shaw" w:date="2015-10-29T20:08:00Z">
        <w:r w:rsidR="00F91263">
          <w:rPr>
            <w:rFonts w:asciiTheme="majorBidi" w:eastAsia="Times New Roman" w:hAnsiTheme="majorBidi" w:cstheme="majorBidi"/>
            <w:lang w:val="en-GB"/>
          </w:rPr>
          <w:t xml:space="preserve">for </w:t>
        </w:r>
      </w:ins>
      <w:ins w:id="16882" w:author="Jane Shaw" w:date="2015-11-07T20:27:00Z">
        <w:r w:rsidR="00140222">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world</w:t>
      </w:r>
      <w:del w:id="16883" w:author="Jane Shaw" w:date="2015-10-29T20:08:00Z">
        <w:r w:rsidRPr="00F31509" w:rsidDel="00F912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exists alongside the original validated trade flow data</w:t>
      </w:r>
      <w:ins w:id="16884" w:author="Jane Shaw" w:date="2015-11-07T20:27:00Z">
        <w:r w:rsidR="00140222">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set</w:t>
      </w:r>
      <w:ins w:id="16885" w:author="Jane Shaw" w:date="2015-10-29T20:09:00Z">
        <w:r w:rsidR="00F91263">
          <w:rPr>
            <w:rFonts w:asciiTheme="majorBidi" w:eastAsia="Times New Roman" w:hAnsiTheme="majorBidi" w:cstheme="majorBidi"/>
            <w:lang w:val="en-GB"/>
          </w:rPr>
          <w:t>.</w:t>
        </w:r>
      </w:ins>
      <w:del w:id="16886" w:author="Jane Shaw" w:date="2015-10-29T20:09:00Z">
        <w:r w:rsidRPr="00F31509" w:rsidDel="00F91263">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6887" w:author="Jane Shaw" w:date="2015-10-29T20:09:00Z">
        <w:r w:rsidR="003804F3" w:rsidRPr="00F31509" w:rsidDel="00F91263">
          <w:rPr>
            <w:rFonts w:asciiTheme="majorBidi" w:eastAsia="Times New Roman" w:hAnsiTheme="majorBidi" w:cstheme="majorBidi"/>
            <w:lang w:val="en-GB"/>
          </w:rPr>
          <w:delText xml:space="preserve">it </w:delText>
        </w:r>
      </w:del>
      <w:ins w:id="16888" w:author="Jane Shaw" w:date="2015-10-29T20:09:00Z">
        <w:r w:rsidR="00F91263">
          <w:rPr>
            <w:rFonts w:asciiTheme="majorBidi" w:eastAsia="Times New Roman" w:hAnsiTheme="majorBidi" w:cstheme="majorBidi"/>
            <w:lang w:val="en-GB"/>
          </w:rPr>
          <w:t xml:space="preserve">It </w:t>
        </w:r>
      </w:ins>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del w:id="16889" w:author="Jane Shaw" w:date="2015-10-29T20:09:00Z">
        <w:r w:rsidR="003804F3" w:rsidRPr="00F31509" w:rsidDel="00F91263">
          <w:rPr>
            <w:rFonts w:asciiTheme="majorBidi" w:eastAsia="Times New Roman" w:hAnsiTheme="majorBidi" w:cstheme="majorBidi"/>
            <w:lang w:val="en-GB"/>
          </w:rPr>
          <w:delText xml:space="preserve">it </w:delText>
        </w:r>
      </w:del>
      <w:r w:rsidRPr="00F31509">
        <w:rPr>
          <w:rFonts w:asciiTheme="majorBidi" w:eastAsia="Times New Roman" w:hAnsiTheme="majorBidi" w:cstheme="majorBidi"/>
          <w:lang w:val="en-GB"/>
        </w:rPr>
        <w:t xml:space="preserve">shows the global totals by commodity </w:t>
      </w:r>
      <w:del w:id="16890" w:author="Jane Shaw" w:date="2015-10-29T20:09:00Z">
        <w:r w:rsidRPr="00F31509" w:rsidDel="00F91263">
          <w:rPr>
            <w:rFonts w:asciiTheme="majorBidi" w:eastAsia="Times New Roman" w:hAnsiTheme="majorBidi" w:cstheme="majorBidi"/>
            <w:lang w:val="en-GB"/>
          </w:rPr>
          <w:delText xml:space="preserve">per </w:delText>
        </w:r>
      </w:del>
      <w:ins w:id="16891" w:author="Jane Shaw" w:date="2015-10-29T20:09:00Z">
        <w:r w:rsidR="00F91263">
          <w:rPr>
            <w:rFonts w:asciiTheme="majorBidi" w:eastAsia="Times New Roman" w:hAnsiTheme="majorBidi" w:cstheme="majorBidi"/>
            <w:lang w:val="en-GB"/>
          </w:rPr>
          <w:t xml:space="preserve">and </w:t>
        </w:r>
      </w:ins>
      <w:r w:rsidRPr="00F31509">
        <w:rPr>
          <w:rFonts w:asciiTheme="majorBidi" w:eastAsia="Times New Roman" w:hAnsiTheme="majorBidi" w:cstheme="majorBidi"/>
          <w:lang w:val="en-GB"/>
        </w:rPr>
        <w:t>year (</w:t>
      </w:r>
      <w:del w:id="16892" w:author="Jane Shaw" w:date="2015-10-29T20:09:00Z">
        <w:r w:rsidRPr="00F31509" w:rsidDel="00F91263">
          <w:rPr>
            <w:rFonts w:asciiTheme="majorBidi" w:eastAsia="Times New Roman" w:hAnsiTheme="majorBidi" w:cstheme="majorBidi"/>
            <w:lang w:val="en-GB"/>
          </w:rPr>
          <w:delText xml:space="preserve">to </w:delText>
        </w:r>
      </w:del>
      <w:ins w:id="16893" w:author="Jane Shaw" w:date="2015-10-29T20:09:00Z">
        <w:r w:rsidR="00F91263">
          <w:rPr>
            <w:rFonts w:asciiTheme="majorBidi" w:eastAsia="Times New Roman" w:hAnsiTheme="majorBidi" w:cstheme="majorBidi"/>
            <w:lang w:val="en-GB"/>
          </w:rPr>
          <w:t xml:space="preserve">for </w:t>
        </w:r>
      </w:ins>
      <w:r w:rsidRPr="00F31509">
        <w:rPr>
          <w:rFonts w:asciiTheme="majorBidi" w:eastAsia="Times New Roman" w:hAnsiTheme="majorBidi" w:cstheme="majorBidi"/>
          <w:lang w:val="en-GB"/>
        </w:rPr>
        <w:t>check</w:t>
      </w:r>
      <w:ins w:id="16894" w:author="Jane Shaw" w:date="2015-10-29T20:09:00Z">
        <w:r w:rsidR="00F91263">
          <w:rPr>
            <w:rFonts w:asciiTheme="majorBidi" w:eastAsia="Times New Roman" w:hAnsiTheme="majorBidi" w:cstheme="majorBidi"/>
            <w:lang w:val="en-GB"/>
          </w:rPr>
          <w:t>ing</w:t>
        </w:r>
      </w:ins>
      <w:r w:rsidRPr="00F31509">
        <w:rPr>
          <w:rFonts w:asciiTheme="majorBidi" w:eastAsia="Times New Roman" w:hAnsiTheme="majorBidi" w:cstheme="majorBidi"/>
          <w:lang w:val="en-GB"/>
        </w:rPr>
        <w:t xml:space="preserve"> </w:t>
      </w:r>
      <w:del w:id="16895" w:author="Jane Shaw" w:date="2015-10-29T20:09:00Z">
        <w:r w:rsidRPr="00F31509" w:rsidDel="00F91263">
          <w:rPr>
            <w:rFonts w:asciiTheme="majorBidi" w:eastAsia="Times New Roman" w:hAnsiTheme="majorBidi" w:cstheme="majorBidi"/>
            <w:lang w:val="en-GB"/>
          </w:rPr>
          <w:delText xml:space="preserve">the </w:delText>
        </w:r>
      </w:del>
      <w:ins w:id="16896" w:author="Jane Shaw" w:date="2015-10-29T20:09:00Z">
        <w:r w:rsidR="00F91263">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import </w:t>
      </w:r>
      <w:del w:id="16897" w:author="Jane Shaw" w:date="2015-10-29T20:09:00Z">
        <w:r w:rsidRPr="00F31509" w:rsidDel="00F91263">
          <w:rPr>
            <w:rFonts w:asciiTheme="majorBidi" w:eastAsia="Times New Roman" w:hAnsiTheme="majorBidi" w:cstheme="majorBidi"/>
            <w:lang w:val="en-GB"/>
          </w:rPr>
          <w:delText>vs.</w:delText>
        </w:r>
      </w:del>
      <w:ins w:id="16898" w:author="Jane Shaw" w:date="2015-10-29T20:09:00Z">
        <w:r w:rsidR="00F91263">
          <w:rPr>
            <w:rFonts w:asciiTheme="majorBidi" w:eastAsia="Times New Roman" w:hAnsiTheme="majorBidi" w:cstheme="majorBidi"/>
            <w:lang w:val="en-GB"/>
          </w:rPr>
          <w:t>versus</w:t>
        </w:r>
      </w:ins>
      <w:r w:rsidRPr="00F31509">
        <w:rPr>
          <w:rFonts w:asciiTheme="majorBidi" w:eastAsia="Times New Roman" w:hAnsiTheme="majorBidi" w:cstheme="majorBidi"/>
          <w:lang w:val="en-GB"/>
        </w:rPr>
        <w:t xml:space="preserve"> export commodity balances).</w:t>
      </w:r>
      <w:r w:rsidR="008568EC">
        <w:rPr>
          <w:rFonts w:asciiTheme="majorBidi" w:eastAsia="Times New Roman" w:hAnsiTheme="majorBidi" w:cstheme="majorBidi"/>
          <w:lang w:val="en-GB"/>
        </w:rPr>
        <w:t xml:space="preserve"> </w:t>
      </w:r>
    </w:p>
    <w:p w14:paraId="0DBF56F1" w14:textId="435A8813"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other sources used to obtain trade data for non-reporters, or to adjust reported data, </w:t>
      </w:r>
      <w:del w:id="16899" w:author="Jane Shaw" w:date="2015-10-29T20:09:00Z">
        <w:r w:rsidRPr="00F31509" w:rsidDel="00F91263">
          <w:rPr>
            <w:rFonts w:asciiTheme="majorBidi" w:hAnsiTheme="majorBidi" w:cstheme="majorBidi"/>
            <w:lang w:val="en-GB"/>
          </w:rPr>
          <w:delText xml:space="preserve">mainly </w:delText>
        </w:r>
      </w:del>
      <w:r w:rsidRPr="00F31509">
        <w:rPr>
          <w:rFonts w:asciiTheme="majorBidi" w:hAnsiTheme="majorBidi" w:cstheme="majorBidi"/>
          <w:lang w:val="en-GB"/>
        </w:rPr>
        <w:t>include official statistic</w:t>
      </w:r>
      <w:ins w:id="16900" w:author="Jane Shaw" w:date="2015-10-29T20:09:00Z">
        <w:r w:rsidR="00F91263">
          <w:rPr>
            <w:rFonts w:asciiTheme="majorBidi" w:hAnsiTheme="majorBidi" w:cstheme="majorBidi"/>
            <w:lang w:val="en-GB"/>
          </w:rPr>
          <w:t>s</w:t>
        </w:r>
      </w:ins>
      <w:del w:id="16901" w:author="Jane Shaw" w:date="2015-10-29T20:09:00Z">
        <w:r w:rsidRPr="00F31509" w:rsidDel="00F91263">
          <w:rPr>
            <w:rFonts w:asciiTheme="majorBidi" w:hAnsiTheme="majorBidi" w:cstheme="majorBidi"/>
            <w:lang w:val="en-GB"/>
          </w:rPr>
          <w:delText>al</w:delText>
        </w:r>
      </w:del>
      <w:r w:rsidRPr="00F31509">
        <w:rPr>
          <w:rFonts w:asciiTheme="majorBidi" w:hAnsiTheme="majorBidi" w:cstheme="majorBidi"/>
          <w:lang w:val="en-GB"/>
        </w:rPr>
        <w:t xml:space="preserve"> publications (usually online), data </w:t>
      </w:r>
      <w:del w:id="16902" w:author="Jane Shaw" w:date="2015-10-29T20:09:00Z">
        <w:r w:rsidRPr="00F31509" w:rsidDel="00F91263">
          <w:rPr>
            <w:rFonts w:asciiTheme="majorBidi" w:hAnsiTheme="majorBidi" w:cstheme="majorBidi"/>
            <w:lang w:val="en-GB"/>
          </w:rPr>
          <w:delText xml:space="preserve">obtained </w:delText>
        </w:r>
      </w:del>
      <w:r w:rsidRPr="00F31509">
        <w:rPr>
          <w:rFonts w:asciiTheme="majorBidi" w:hAnsiTheme="majorBidi" w:cstheme="majorBidi"/>
          <w:lang w:val="en-GB"/>
        </w:rPr>
        <w:t>from specialized commodity institutes (</w:t>
      </w:r>
      <w:del w:id="16903" w:author="Jane Shaw" w:date="2015-10-29T20:10:00Z">
        <w:r w:rsidRPr="00F31509" w:rsidDel="00F91263">
          <w:rPr>
            <w:rFonts w:asciiTheme="majorBidi" w:hAnsiTheme="majorBidi" w:cstheme="majorBidi"/>
            <w:lang w:val="en-GB"/>
          </w:rPr>
          <w:delText xml:space="preserve">such as </w:delText>
        </w:r>
      </w:del>
      <w:r w:rsidRPr="00F31509">
        <w:rPr>
          <w:rFonts w:asciiTheme="majorBidi" w:hAnsiTheme="majorBidi" w:cstheme="majorBidi"/>
          <w:lang w:val="en-GB"/>
        </w:rPr>
        <w:t xml:space="preserve">OilWorld, </w:t>
      </w:r>
      <w:ins w:id="16904" w:author="Jane Shaw" w:date="2015-10-29T20:10:00Z">
        <w:r w:rsidR="00F91263">
          <w:rPr>
            <w:rFonts w:asciiTheme="majorBidi" w:hAnsiTheme="majorBidi" w:cstheme="majorBidi"/>
            <w:lang w:val="en-GB"/>
          </w:rPr>
          <w:t xml:space="preserve">the </w:t>
        </w:r>
      </w:ins>
      <w:r w:rsidRPr="00F31509">
        <w:rPr>
          <w:rFonts w:asciiTheme="majorBidi" w:hAnsiTheme="majorBidi" w:cstheme="majorBidi"/>
          <w:lang w:val="en-GB"/>
        </w:rPr>
        <w:t xml:space="preserve">International Coffee Organization, etc.), and food aid statistics. </w:t>
      </w:r>
      <w:del w:id="16905" w:author="Jane Shaw" w:date="2015-10-29T20:10:00Z">
        <w:r w:rsidRPr="00F31509" w:rsidDel="00F91263">
          <w:rPr>
            <w:rFonts w:asciiTheme="majorBidi" w:hAnsiTheme="majorBidi" w:cstheme="majorBidi"/>
            <w:lang w:val="en-GB"/>
          </w:rPr>
          <w:delText>Presently</w:delText>
        </w:r>
      </w:del>
      <w:ins w:id="16906" w:author="Jane Shaw" w:date="2015-10-29T20:10:00Z">
        <w:r w:rsidR="00F91263">
          <w:rPr>
            <w:rFonts w:asciiTheme="majorBidi" w:hAnsiTheme="majorBidi" w:cstheme="majorBidi"/>
            <w:lang w:val="en-GB"/>
          </w:rPr>
          <w:t>Currently</w:t>
        </w:r>
      </w:ins>
      <w:r w:rsidRPr="00F31509">
        <w:rPr>
          <w:rFonts w:asciiTheme="majorBidi" w:hAnsiTheme="majorBidi" w:cstheme="majorBidi"/>
          <w:lang w:val="en-GB"/>
        </w:rPr>
        <w:t>, data from such sources are entered manually into the system</w:t>
      </w:r>
      <w:ins w:id="16907" w:author="Jane Shaw" w:date="2015-10-29T20:10:00Z">
        <w:r w:rsidR="00F91263">
          <w:rPr>
            <w:rFonts w:asciiTheme="majorBidi" w:hAnsiTheme="majorBidi" w:cstheme="majorBidi"/>
            <w:lang w:val="en-GB"/>
          </w:rPr>
          <w:t>,</w:t>
        </w:r>
      </w:ins>
      <w:del w:id="16908" w:author="Jane Shaw" w:date="2015-10-29T20:10:00Z">
        <w:r w:rsidRPr="00F31509" w:rsidDel="00F91263">
          <w:rPr>
            <w:rFonts w:asciiTheme="majorBidi" w:hAnsiTheme="majorBidi" w:cstheme="majorBidi"/>
            <w:lang w:val="en-GB"/>
          </w:rPr>
          <w:delText>;</w:delText>
        </w:r>
      </w:del>
      <w:r w:rsidRPr="00F31509">
        <w:rPr>
          <w:rFonts w:asciiTheme="majorBidi" w:hAnsiTheme="majorBidi" w:cstheme="majorBidi"/>
          <w:lang w:val="en-GB"/>
        </w:rPr>
        <w:t xml:space="preserve"> </w:t>
      </w:r>
      <w:del w:id="16909" w:author="Jane Shaw" w:date="2015-10-29T20:10:00Z">
        <w:r w:rsidRPr="00F31509" w:rsidDel="00F91263">
          <w:rPr>
            <w:rFonts w:asciiTheme="majorBidi" w:hAnsiTheme="majorBidi" w:cstheme="majorBidi"/>
            <w:lang w:val="en-GB"/>
          </w:rPr>
          <w:delText xml:space="preserve">however, </w:delText>
        </w:r>
      </w:del>
      <w:ins w:id="16910" w:author="Jane Shaw" w:date="2015-10-29T20:10:00Z">
        <w:r w:rsidR="00F91263">
          <w:rPr>
            <w:rFonts w:asciiTheme="majorBidi" w:hAnsiTheme="majorBidi" w:cstheme="majorBidi"/>
            <w:lang w:val="en-GB"/>
          </w:rPr>
          <w:t xml:space="preserve">but </w:t>
        </w:r>
      </w:ins>
      <w:r w:rsidRPr="00F31509">
        <w:rPr>
          <w:rFonts w:asciiTheme="majorBidi" w:hAnsiTheme="majorBidi" w:cstheme="majorBidi"/>
          <w:lang w:val="en-GB"/>
        </w:rPr>
        <w:t>in the near future</w:t>
      </w:r>
      <w:r w:rsidR="00CB0E24" w:rsidRPr="00F31509">
        <w:rPr>
          <w:rFonts w:asciiTheme="majorBidi" w:hAnsiTheme="majorBidi" w:cstheme="majorBidi"/>
          <w:lang w:val="en-GB"/>
        </w:rPr>
        <w:t xml:space="preserve">, </w:t>
      </w:r>
      <w:del w:id="16911" w:author="Jane Shaw" w:date="2015-10-29T20:10:00Z">
        <w:r w:rsidR="00CB0E24" w:rsidRPr="00F31509" w:rsidDel="00F91263">
          <w:rPr>
            <w:rFonts w:asciiTheme="majorBidi" w:hAnsiTheme="majorBidi" w:cstheme="majorBidi"/>
            <w:lang w:val="en-GB"/>
          </w:rPr>
          <w:delText>these</w:delText>
        </w:r>
        <w:r w:rsidRPr="00F31509" w:rsidDel="00F91263">
          <w:rPr>
            <w:rFonts w:asciiTheme="majorBidi" w:hAnsiTheme="majorBidi" w:cstheme="majorBidi"/>
            <w:lang w:val="en-GB"/>
          </w:rPr>
          <w:delText xml:space="preserve"> data </w:delText>
        </w:r>
      </w:del>
      <w:ins w:id="16912" w:author="Jane Shaw" w:date="2015-10-29T20:10:00Z">
        <w:r w:rsidR="00F91263">
          <w:rPr>
            <w:rFonts w:asciiTheme="majorBidi" w:hAnsiTheme="majorBidi" w:cstheme="majorBidi"/>
            <w:lang w:val="en-GB"/>
          </w:rPr>
          <w:t xml:space="preserve">they </w:t>
        </w:r>
      </w:ins>
      <w:r w:rsidRPr="00F31509">
        <w:rPr>
          <w:rFonts w:asciiTheme="majorBidi" w:hAnsiTheme="majorBidi" w:cstheme="majorBidi"/>
          <w:lang w:val="en-GB"/>
        </w:rPr>
        <w:t xml:space="preserve">will </w:t>
      </w:r>
      <w:del w:id="16913" w:author="Jane Shaw" w:date="2015-10-29T20:10:00Z">
        <w:r w:rsidRPr="00F31509" w:rsidDel="00F91263">
          <w:rPr>
            <w:rFonts w:asciiTheme="majorBidi" w:hAnsiTheme="majorBidi" w:cstheme="majorBidi"/>
            <w:lang w:val="en-GB"/>
          </w:rPr>
          <w:delText xml:space="preserve">also </w:delText>
        </w:r>
      </w:del>
      <w:r w:rsidRPr="00F31509">
        <w:rPr>
          <w:rFonts w:asciiTheme="majorBidi" w:hAnsiTheme="majorBidi" w:cstheme="majorBidi"/>
          <w:lang w:val="en-GB"/>
        </w:rPr>
        <w:t xml:space="preserve">be “harvested” </w:t>
      </w:r>
      <w:del w:id="16914" w:author="Jane Shaw" w:date="2015-11-07T20:27:00Z">
        <w:r w:rsidRPr="00F31509" w:rsidDel="00140222">
          <w:rPr>
            <w:rFonts w:asciiTheme="majorBidi" w:hAnsiTheme="majorBidi" w:cstheme="majorBidi"/>
            <w:lang w:val="en-GB"/>
          </w:rPr>
          <w:delText xml:space="preserve">in an </w:delText>
        </w:r>
      </w:del>
      <w:r w:rsidRPr="00F31509">
        <w:rPr>
          <w:rFonts w:asciiTheme="majorBidi" w:hAnsiTheme="majorBidi" w:cstheme="majorBidi"/>
          <w:lang w:val="en-GB"/>
        </w:rPr>
        <w:t>automat</w:t>
      </w:r>
      <w:ins w:id="16915" w:author="Jane Shaw" w:date="2015-11-07T20:27:00Z">
        <w:r w:rsidR="00140222">
          <w:rPr>
            <w:rFonts w:asciiTheme="majorBidi" w:hAnsiTheme="majorBidi" w:cstheme="majorBidi"/>
            <w:lang w:val="en-GB"/>
          </w:rPr>
          <w:t>ically</w:t>
        </w:r>
      </w:ins>
      <w:del w:id="16916" w:author="Jane Shaw" w:date="2015-11-07T20:27:00Z">
        <w:r w:rsidRPr="00F31509" w:rsidDel="00140222">
          <w:rPr>
            <w:rFonts w:asciiTheme="majorBidi" w:hAnsiTheme="majorBidi" w:cstheme="majorBidi"/>
            <w:lang w:val="en-GB"/>
          </w:rPr>
          <w:delText>ed manner</w:delText>
        </w:r>
      </w:del>
      <w:r w:rsidRPr="00F31509">
        <w:rPr>
          <w:rFonts w:asciiTheme="majorBidi" w:hAnsiTheme="majorBidi" w:cstheme="majorBidi"/>
          <w:lang w:val="en-GB"/>
        </w:rPr>
        <w:t xml:space="preserve"> (similar to the download</w:t>
      </w:r>
      <w:ins w:id="16917" w:author="Jane Shaw" w:date="2015-10-29T20:10:00Z">
        <w:r w:rsidR="00F91263">
          <w:rPr>
            <w:rFonts w:asciiTheme="majorBidi" w:hAnsiTheme="majorBidi" w:cstheme="majorBidi"/>
            <w:lang w:val="en-GB"/>
          </w:rPr>
          <w:t>ing</w:t>
        </w:r>
      </w:ins>
      <w:r w:rsidRPr="00F31509">
        <w:rPr>
          <w:rFonts w:asciiTheme="majorBidi" w:hAnsiTheme="majorBidi" w:cstheme="majorBidi"/>
          <w:lang w:val="en-GB"/>
        </w:rPr>
        <w:t xml:space="preserve"> of data from UNSD). </w:t>
      </w:r>
    </w:p>
    <w:p w14:paraId="00770238" w14:textId="07733F70" w:rsidR="008A5D12" w:rsidRDefault="006E32A4" w:rsidP="001F5200">
      <w:pPr>
        <w:jc w:val="both"/>
        <w:rPr>
          <w:ins w:id="16918" w:author="Jane Shaw" w:date="2015-10-29T19:34:00Z"/>
          <w:rFonts w:asciiTheme="majorBidi" w:hAnsiTheme="majorBidi" w:cstheme="majorBidi"/>
          <w:lang w:val="en-GB"/>
        </w:rPr>
      </w:pPr>
      <w:r w:rsidRPr="00F31509">
        <w:rPr>
          <w:rFonts w:asciiTheme="majorBidi" w:hAnsiTheme="majorBidi" w:cstheme="majorBidi"/>
          <w:lang w:val="en-GB"/>
        </w:rPr>
        <w:t xml:space="preserve">This </w:t>
      </w:r>
      <w:r w:rsidRPr="00F91263">
        <w:rPr>
          <w:rFonts w:asciiTheme="majorBidi" w:hAnsiTheme="majorBidi" w:cstheme="majorBidi"/>
          <w:lang w:val="en-GB"/>
          <w:rPrChange w:id="16919" w:author="Jane Shaw" w:date="2015-10-29T20:11:00Z">
            <w:rPr>
              <w:rFonts w:asciiTheme="majorBidi" w:hAnsiTheme="majorBidi" w:cstheme="majorBidi"/>
              <w:b/>
              <w:lang w:val="en-GB"/>
            </w:rPr>
          </w:rPrChange>
        </w:rPr>
        <w:t xml:space="preserve">final data set with </w:t>
      </w:r>
      <w:del w:id="16920" w:author="Jane Shaw" w:date="2015-10-29T20:11:00Z">
        <w:r w:rsidRPr="00F91263" w:rsidDel="00F91263">
          <w:rPr>
            <w:rFonts w:asciiTheme="majorBidi" w:hAnsiTheme="majorBidi" w:cstheme="majorBidi"/>
            <w:lang w:val="en-GB"/>
            <w:rPrChange w:id="16921" w:author="Jane Shaw" w:date="2015-10-29T20:11:00Z">
              <w:rPr>
                <w:rFonts w:asciiTheme="majorBidi" w:hAnsiTheme="majorBidi" w:cstheme="majorBidi"/>
                <w:b/>
                <w:lang w:val="en-GB"/>
              </w:rPr>
            </w:rPrChange>
          </w:rPr>
          <w:delText xml:space="preserve">the </w:delText>
        </w:r>
      </w:del>
      <w:r w:rsidRPr="00F91263">
        <w:rPr>
          <w:rFonts w:asciiTheme="majorBidi" w:hAnsiTheme="majorBidi" w:cstheme="majorBidi"/>
          <w:lang w:val="en-GB"/>
          <w:rPrChange w:id="16922" w:author="Jane Shaw" w:date="2015-10-29T20:11:00Z">
            <w:rPr>
              <w:rFonts w:asciiTheme="majorBidi" w:hAnsiTheme="majorBidi" w:cstheme="majorBidi"/>
              <w:b/>
              <w:lang w:val="en-GB"/>
            </w:rPr>
          </w:rPrChange>
        </w:rPr>
        <w:t xml:space="preserve">global </w:t>
      </w:r>
      <w:del w:id="16923" w:author="Jane Shaw" w:date="2015-10-29T20:11:00Z">
        <w:r w:rsidRPr="00F91263" w:rsidDel="00F91263">
          <w:rPr>
            <w:rFonts w:asciiTheme="majorBidi" w:hAnsiTheme="majorBidi" w:cstheme="majorBidi"/>
            <w:lang w:val="en-GB"/>
            <w:rPrChange w:id="16924" w:author="Jane Shaw" w:date="2015-10-29T20:11:00Z">
              <w:rPr>
                <w:rFonts w:asciiTheme="majorBidi" w:hAnsiTheme="majorBidi" w:cstheme="majorBidi"/>
                <w:b/>
                <w:lang w:val="en-GB"/>
              </w:rPr>
            </w:rPrChange>
          </w:rPr>
          <w:delText>“</w:delText>
        </w:r>
      </w:del>
      <w:r w:rsidRPr="00F91263">
        <w:rPr>
          <w:rFonts w:asciiTheme="majorBidi" w:hAnsiTheme="majorBidi" w:cstheme="majorBidi"/>
          <w:lang w:val="en-GB"/>
          <w:rPrChange w:id="16925" w:author="Jane Shaw" w:date="2015-10-29T20:11:00Z">
            <w:rPr>
              <w:rFonts w:asciiTheme="majorBidi" w:hAnsiTheme="majorBidi" w:cstheme="majorBidi"/>
              <w:b/>
              <w:lang w:val="en-GB"/>
            </w:rPr>
          </w:rPrChange>
        </w:rPr>
        <w:t>totals</w:t>
      </w:r>
      <w:del w:id="16926" w:author="Jane Shaw" w:date="2015-10-29T20:11:00Z">
        <w:r w:rsidRPr="00F91263" w:rsidDel="00F91263">
          <w:rPr>
            <w:rFonts w:asciiTheme="majorBidi" w:hAnsiTheme="majorBidi" w:cstheme="majorBidi"/>
            <w:lang w:val="en-GB"/>
            <w:rPrChange w:id="16927" w:author="Jane Shaw" w:date="2015-10-29T20:11:00Z">
              <w:rPr>
                <w:rFonts w:asciiTheme="majorBidi" w:hAnsiTheme="majorBidi" w:cstheme="majorBidi"/>
                <w:b/>
                <w:lang w:val="en-GB"/>
              </w:rPr>
            </w:rPrChange>
          </w:rPr>
          <w:delText>”</w:delText>
        </w:r>
      </w:del>
      <w:r w:rsidRPr="00F91263">
        <w:rPr>
          <w:rFonts w:asciiTheme="majorBidi" w:hAnsiTheme="majorBidi" w:cstheme="majorBidi"/>
          <w:lang w:val="en-GB"/>
          <w:rPrChange w:id="16928" w:author="Jane Shaw" w:date="2015-10-29T20:11:00Z">
            <w:rPr>
              <w:rFonts w:asciiTheme="majorBidi" w:hAnsiTheme="majorBidi" w:cstheme="majorBidi"/>
              <w:b/>
              <w:lang w:val="en-GB"/>
            </w:rPr>
          </w:rPrChange>
        </w:rPr>
        <w:t xml:space="preserve"> </w:t>
      </w:r>
      <w:r w:rsidRPr="00F31509">
        <w:rPr>
          <w:rFonts w:asciiTheme="majorBidi" w:hAnsiTheme="majorBidi" w:cstheme="majorBidi"/>
          <w:lang w:val="en-GB"/>
        </w:rPr>
        <w:t>(including data from other sources</w:t>
      </w:r>
      <w:del w:id="16929" w:author="Jane Shaw" w:date="2015-11-07T20:27:00Z">
        <w:r w:rsidRPr="00F31509" w:rsidDel="00140222">
          <w:rPr>
            <w:rFonts w:asciiTheme="majorBidi" w:hAnsiTheme="majorBidi" w:cstheme="majorBidi"/>
            <w:lang w:val="en-GB"/>
          </w:rPr>
          <w:delText>,</w:delText>
        </w:r>
      </w:del>
      <w:r w:rsidRPr="00F31509">
        <w:rPr>
          <w:rFonts w:asciiTheme="majorBidi" w:hAnsiTheme="majorBidi" w:cstheme="majorBidi"/>
          <w:lang w:val="en-GB"/>
        </w:rPr>
        <w:t xml:space="preserve"> and </w:t>
      </w:r>
      <w:ins w:id="16930" w:author="Jane Shaw" w:date="2015-10-29T20:11:00Z">
        <w:r w:rsidR="00F91263">
          <w:rPr>
            <w:rFonts w:asciiTheme="majorBidi" w:hAnsiTheme="majorBidi" w:cstheme="majorBidi"/>
            <w:lang w:val="en-GB"/>
          </w:rPr>
          <w:t xml:space="preserve">minimized </w:t>
        </w:r>
      </w:ins>
      <w:r w:rsidRPr="00F31509">
        <w:rPr>
          <w:rFonts w:asciiTheme="majorBidi" w:hAnsiTheme="majorBidi" w:cstheme="majorBidi"/>
          <w:lang w:val="en-GB"/>
        </w:rPr>
        <w:t>commodity imbalances</w:t>
      </w:r>
      <w:del w:id="16931" w:author="Jane Shaw" w:date="2015-10-29T20:11:00Z">
        <w:r w:rsidRPr="00F31509" w:rsidDel="00F91263">
          <w:rPr>
            <w:rFonts w:asciiTheme="majorBidi" w:hAnsiTheme="majorBidi" w:cstheme="majorBidi"/>
            <w:lang w:val="en-GB"/>
          </w:rPr>
          <w:delText xml:space="preserve"> minimized</w:delText>
        </w:r>
      </w:del>
      <w:r w:rsidRPr="00F31509">
        <w:rPr>
          <w:rFonts w:asciiTheme="majorBidi" w:hAnsiTheme="majorBidi" w:cstheme="majorBidi"/>
          <w:lang w:val="en-GB"/>
        </w:rPr>
        <w:t xml:space="preserve">) is also disseminated through the FAOSTAT </w:t>
      </w:r>
      <w:r w:rsidR="00F91263" w:rsidRPr="00F31509">
        <w:rPr>
          <w:rFonts w:asciiTheme="majorBidi" w:hAnsiTheme="majorBidi" w:cstheme="majorBidi"/>
          <w:lang w:val="en-GB"/>
        </w:rPr>
        <w:t>Web</w:t>
      </w:r>
      <w:ins w:id="16932" w:author="Jane Shaw" w:date="2015-10-29T20:11:00Z">
        <w:r w:rsidR="00F91263">
          <w:rPr>
            <w:rFonts w:asciiTheme="majorBidi" w:hAnsiTheme="majorBidi" w:cstheme="majorBidi"/>
            <w:lang w:val="en-GB"/>
          </w:rPr>
          <w:t xml:space="preserve"> </w:t>
        </w:r>
      </w:ins>
      <w:r w:rsidR="00F91263" w:rsidRPr="00F31509">
        <w:rPr>
          <w:rFonts w:asciiTheme="majorBidi" w:hAnsiTheme="majorBidi" w:cstheme="majorBidi"/>
          <w:lang w:val="en-GB"/>
        </w:rPr>
        <w:t>site</w:t>
      </w:r>
      <w:r w:rsidRPr="00F31509">
        <w:rPr>
          <w:rFonts w:asciiTheme="majorBidi" w:hAnsiTheme="majorBidi" w:cstheme="majorBidi"/>
          <w:lang w:val="en-GB"/>
        </w:rPr>
        <w:t>. National FBS compilers can use extractions from these data</w:t>
      </w:r>
      <w:ins w:id="16933" w:author="Jane Shaw" w:date="2015-10-29T20:11:00Z">
        <w:r w:rsidR="00F91263">
          <w:rPr>
            <w:rFonts w:asciiTheme="majorBidi" w:hAnsiTheme="majorBidi" w:cstheme="majorBidi"/>
            <w:lang w:val="en-GB"/>
          </w:rPr>
          <w:t xml:space="preserve"> </w:t>
        </w:r>
      </w:ins>
      <w:r w:rsidRPr="00F31509">
        <w:rPr>
          <w:rFonts w:asciiTheme="majorBidi" w:hAnsiTheme="majorBidi" w:cstheme="majorBidi"/>
          <w:lang w:val="en-GB"/>
        </w:rPr>
        <w:t xml:space="preserve">sets for </w:t>
      </w:r>
      <w:del w:id="16934" w:author="Jane Shaw" w:date="2015-10-29T20:11:00Z">
        <w:r w:rsidRPr="00F31509" w:rsidDel="00F91263">
          <w:rPr>
            <w:rFonts w:asciiTheme="majorBidi" w:hAnsiTheme="majorBidi" w:cstheme="majorBidi"/>
            <w:lang w:val="en-GB"/>
          </w:rPr>
          <w:delText xml:space="preserve">the </w:delText>
        </w:r>
      </w:del>
      <w:r w:rsidRPr="00F31509">
        <w:rPr>
          <w:rFonts w:asciiTheme="majorBidi" w:hAnsiTheme="majorBidi" w:cstheme="majorBidi"/>
          <w:lang w:val="en-GB"/>
        </w:rPr>
        <w:t xml:space="preserve">compilation of their national </w:t>
      </w:r>
      <w:del w:id="16935" w:author="Jane Shaw" w:date="2015-10-29T20:11:00Z">
        <w:r w:rsidRPr="00F31509" w:rsidDel="00F91263">
          <w:rPr>
            <w:rFonts w:asciiTheme="majorBidi" w:hAnsiTheme="majorBidi" w:cstheme="majorBidi"/>
            <w:lang w:val="en-GB"/>
          </w:rPr>
          <w:delText>Food Balance Sheets</w:delText>
        </w:r>
      </w:del>
      <w:ins w:id="16936" w:author="Jane Shaw" w:date="2015-10-29T20:11:00Z">
        <w:r w:rsidR="00F91263">
          <w:rPr>
            <w:rFonts w:asciiTheme="majorBidi" w:hAnsiTheme="majorBidi" w:cstheme="majorBidi"/>
            <w:lang w:val="en-GB"/>
          </w:rPr>
          <w:t>FBS</w:t>
        </w:r>
      </w:ins>
      <w:r w:rsidRPr="00F31509">
        <w:rPr>
          <w:rFonts w:asciiTheme="majorBidi" w:hAnsiTheme="majorBidi" w:cstheme="majorBidi"/>
          <w:lang w:val="en-GB"/>
        </w:rPr>
        <w:t xml:space="preserve">. </w:t>
      </w:r>
      <w:del w:id="16937" w:author="Jane Shaw" w:date="2015-10-29T20:11:00Z">
        <w:r w:rsidRPr="00F31509" w:rsidDel="00F91263">
          <w:rPr>
            <w:rFonts w:asciiTheme="majorBidi" w:hAnsiTheme="majorBidi" w:cstheme="majorBidi"/>
            <w:lang w:val="en-GB"/>
          </w:rPr>
          <w:delText xml:space="preserve">How to </w:delText>
        </w:r>
      </w:del>
      <w:r w:rsidR="00F91263" w:rsidRPr="00F31509">
        <w:rPr>
          <w:rFonts w:asciiTheme="majorBidi" w:hAnsiTheme="majorBidi" w:cstheme="majorBidi"/>
          <w:lang w:val="en-GB"/>
        </w:rPr>
        <w:t>Integrat</w:t>
      </w:r>
      <w:ins w:id="16938" w:author="Jane Shaw" w:date="2015-10-29T20:11:00Z">
        <w:r w:rsidR="00F91263">
          <w:rPr>
            <w:rFonts w:asciiTheme="majorBidi" w:hAnsiTheme="majorBidi" w:cstheme="majorBidi"/>
            <w:lang w:val="en-GB"/>
          </w:rPr>
          <w:t>ion of</w:t>
        </w:r>
      </w:ins>
      <w:del w:id="16939" w:author="Jane Shaw" w:date="2015-10-29T20:11:00Z">
        <w:r w:rsidR="00F91263" w:rsidRPr="00F31509" w:rsidDel="00F91263">
          <w:rPr>
            <w:rFonts w:asciiTheme="majorBidi" w:hAnsiTheme="majorBidi" w:cstheme="majorBidi"/>
            <w:lang w:val="en-GB"/>
          </w:rPr>
          <w:delText>e</w:delText>
        </w:r>
      </w:del>
      <w:r w:rsidR="00F91263" w:rsidRPr="00F31509">
        <w:rPr>
          <w:rFonts w:asciiTheme="majorBidi" w:hAnsiTheme="majorBidi" w:cstheme="majorBidi"/>
          <w:lang w:val="en-GB"/>
        </w:rPr>
        <w:t xml:space="preserve"> </w:t>
      </w:r>
      <w:r w:rsidRPr="00F31509">
        <w:rPr>
          <w:rFonts w:asciiTheme="majorBidi" w:hAnsiTheme="majorBidi" w:cstheme="majorBidi"/>
          <w:lang w:val="en-GB"/>
        </w:rPr>
        <w:t>trade into the FBS data</w:t>
      </w:r>
      <w:ins w:id="16940" w:author="Jane Shaw" w:date="2015-10-29T20:11:00Z">
        <w:r w:rsidR="00F91263">
          <w:rPr>
            <w:rFonts w:asciiTheme="majorBidi" w:hAnsiTheme="majorBidi" w:cstheme="majorBidi"/>
            <w:lang w:val="en-GB"/>
          </w:rPr>
          <w:t xml:space="preserve"> </w:t>
        </w:r>
      </w:ins>
      <w:r w:rsidRPr="00F31509">
        <w:rPr>
          <w:rFonts w:asciiTheme="majorBidi" w:hAnsiTheme="majorBidi" w:cstheme="majorBidi"/>
          <w:lang w:val="en-GB"/>
        </w:rPr>
        <w:t xml:space="preserve">set </w:t>
      </w:r>
      <w:del w:id="16941" w:author="Jane Shaw" w:date="2015-10-29T20:12:00Z">
        <w:r w:rsidRPr="00F31509" w:rsidDel="00F91263">
          <w:rPr>
            <w:rFonts w:asciiTheme="majorBidi" w:hAnsiTheme="majorBidi" w:cstheme="majorBidi"/>
            <w:lang w:val="en-GB"/>
          </w:rPr>
          <w:delText xml:space="preserve">has already been </w:delText>
        </w:r>
      </w:del>
      <w:ins w:id="16942" w:author="Jane Shaw" w:date="2015-10-29T20:12:00Z">
        <w:r w:rsidR="00F91263">
          <w:rPr>
            <w:rFonts w:asciiTheme="majorBidi" w:hAnsiTheme="majorBidi" w:cstheme="majorBidi"/>
            <w:lang w:val="en-GB"/>
          </w:rPr>
          <w:t xml:space="preserve">is </w:t>
        </w:r>
      </w:ins>
      <w:r w:rsidRPr="00F31509">
        <w:rPr>
          <w:rFonts w:asciiTheme="majorBidi" w:hAnsiTheme="majorBidi" w:cstheme="majorBidi"/>
          <w:lang w:val="en-GB"/>
        </w:rPr>
        <w:t xml:space="preserve">explained in </w:t>
      </w:r>
      <w:del w:id="16943" w:author="Jane Shaw" w:date="2015-11-07T20:27:00Z">
        <w:r w:rsidR="00F91263" w:rsidRPr="00F31509" w:rsidDel="00140222">
          <w:rPr>
            <w:rFonts w:asciiTheme="majorBidi" w:hAnsiTheme="majorBidi" w:cstheme="majorBidi"/>
            <w:lang w:val="en-GB"/>
          </w:rPr>
          <w:delText xml:space="preserve">chapter </w:delText>
        </w:r>
      </w:del>
      <w:ins w:id="16944" w:author="Jane Shaw" w:date="2015-11-07T20:27:00Z">
        <w:r w:rsidR="00140222">
          <w:rPr>
            <w:rFonts w:asciiTheme="majorBidi" w:hAnsiTheme="majorBidi" w:cstheme="majorBidi"/>
            <w:lang w:val="en-GB"/>
          </w:rPr>
          <w:t>section</w:t>
        </w:r>
        <w:r w:rsidR="00140222" w:rsidRPr="00F31509">
          <w:rPr>
            <w:rFonts w:asciiTheme="majorBidi" w:hAnsiTheme="majorBidi" w:cstheme="majorBidi"/>
            <w:lang w:val="en-GB"/>
          </w:rPr>
          <w:t xml:space="preserve"> </w:t>
        </w:r>
      </w:ins>
      <w:r w:rsidRPr="00F31509">
        <w:rPr>
          <w:rFonts w:asciiTheme="majorBidi" w:hAnsiTheme="majorBidi" w:cstheme="majorBidi"/>
          <w:lang w:val="en-GB"/>
        </w:rPr>
        <w:t>3</w:t>
      </w:r>
      <w:ins w:id="16945" w:author="Jane Shaw" w:date="2015-11-07T20:27:00Z">
        <w:r w:rsidR="00140222">
          <w:rPr>
            <w:rFonts w:asciiTheme="majorBidi" w:hAnsiTheme="majorBidi" w:cstheme="majorBidi"/>
            <w:lang w:val="en-GB"/>
          </w:rPr>
          <w:t>.2</w:t>
        </w:r>
      </w:ins>
      <w:r w:rsidRPr="00F31509">
        <w:rPr>
          <w:rFonts w:asciiTheme="majorBidi" w:hAnsiTheme="majorBidi" w:cstheme="majorBidi"/>
          <w:lang w:val="en-GB"/>
        </w:rPr>
        <w:t>.</w:t>
      </w:r>
    </w:p>
    <w:p w14:paraId="7E3192B2" w14:textId="575E452C" w:rsidR="00BE3307" w:rsidRDefault="00BE3307">
      <w:pPr>
        <w:pStyle w:val="Titolo3"/>
        <w:rPr>
          <w:ins w:id="16946" w:author="Jane Shaw" w:date="2015-10-29T19:34:00Z"/>
          <w:lang w:val="en-GB"/>
        </w:rPr>
        <w:pPrChange w:id="16947" w:author="Jane Shaw" w:date="2015-10-29T19:34:00Z">
          <w:pPr>
            <w:jc w:val="both"/>
          </w:pPr>
        </w:pPrChange>
      </w:pPr>
      <w:ins w:id="16948" w:author="Jane Shaw" w:date="2015-10-29T19:34:00Z">
        <w:r>
          <w:rPr>
            <w:lang w:val="en-GB"/>
          </w:rPr>
          <w:t>References</w:t>
        </w:r>
      </w:ins>
    </w:p>
    <w:p w14:paraId="692F51B4" w14:textId="16307F25" w:rsidR="00BE3307" w:rsidRPr="00BE3307" w:rsidRDefault="00BE3307">
      <w:pPr>
        <w:rPr>
          <w:rPrChange w:id="16949" w:author="Jane Shaw" w:date="2015-10-29T19:34:00Z">
            <w:rPr>
              <w:lang w:val="en-GB"/>
            </w:rPr>
          </w:rPrChange>
        </w:rPr>
        <w:pPrChange w:id="16950" w:author="Jane Shaw" w:date="2015-10-29T19:34:00Z">
          <w:pPr>
            <w:jc w:val="both"/>
          </w:pPr>
        </w:pPrChange>
      </w:pPr>
      <w:ins w:id="16951" w:author="Jane Shaw" w:date="2015-10-29T19:34:00Z">
        <w:del w:id="16952" w:author="Jane Shaw" w:date="2015-10-29T19:38:00Z">
          <w:r w:rsidRPr="00BE3307" w:rsidDel="00BE3307">
            <w:rPr>
              <w:rFonts w:ascii="Times New Roman" w:hAnsi="Times New Roman" w:cs="Times New Roman"/>
              <w:b/>
              <w:sz w:val="20"/>
              <w:szCs w:val="20"/>
              <w:rPrChange w:id="16953" w:author="Jane Shaw" w:date="2015-10-29T19:39:00Z">
                <w:rPr>
                  <w:rFonts w:ascii="Times New Roman" w:hAnsi="Times New Roman" w:cs="Times New Roman"/>
                  <w:sz w:val="20"/>
                  <w:szCs w:val="20"/>
                </w:rPr>
              </w:rPrChange>
            </w:rPr>
            <w:delText xml:space="preserve">J.W. </w:delText>
          </w:r>
        </w:del>
        <w:r w:rsidRPr="00BE3307">
          <w:rPr>
            <w:rFonts w:ascii="Times New Roman" w:hAnsi="Times New Roman" w:cs="Times New Roman"/>
            <w:b/>
            <w:sz w:val="20"/>
            <w:szCs w:val="20"/>
            <w:rPrChange w:id="16954" w:author="Jane Shaw" w:date="2015-10-29T19:39:00Z">
              <w:rPr>
                <w:rFonts w:ascii="Times New Roman" w:hAnsi="Times New Roman" w:cs="Times New Roman"/>
                <w:sz w:val="20"/>
                <w:szCs w:val="20"/>
              </w:rPr>
            </w:rPrChange>
          </w:rPr>
          <w:t>Tukey</w:t>
        </w:r>
      </w:ins>
      <w:ins w:id="16955" w:author="Jane Shaw" w:date="2015-10-29T19:38:00Z">
        <w:r w:rsidRPr="00BE3307">
          <w:rPr>
            <w:rFonts w:ascii="Times New Roman" w:hAnsi="Times New Roman" w:cs="Times New Roman"/>
            <w:b/>
            <w:sz w:val="20"/>
            <w:szCs w:val="20"/>
            <w:rPrChange w:id="16956" w:author="Jane Shaw" w:date="2015-10-29T19:39:00Z">
              <w:rPr>
                <w:rFonts w:ascii="Times New Roman" w:hAnsi="Times New Roman" w:cs="Times New Roman"/>
                <w:sz w:val="20"/>
                <w:szCs w:val="20"/>
              </w:rPr>
            </w:rPrChange>
          </w:rPr>
          <w:t>, J.W</w:t>
        </w:r>
      </w:ins>
      <w:ins w:id="16957" w:author="Jane Shaw" w:date="2015-10-29T19:34:00Z">
        <w:r w:rsidRPr="00BE3307">
          <w:rPr>
            <w:rFonts w:ascii="Times New Roman" w:hAnsi="Times New Roman" w:cs="Times New Roman"/>
            <w:b/>
            <w:sz w:val="20"/>
            <w:szCs w:val="20"/>
            <w:rPrChange w:id="16958" w:author="Jane Shaw" w:date="2015-10-29T19:39:00Z">
              <w:rPr>
                <w:rFonts w:ascii="Times New Roman" w:hAnsi="Times New Roman" w:cs="Times New Roman"/>
                <w:sz w:val="20"/>
                <w:szCs w:val="20"/>
              </w:rPr>
            </w:rPrChange>
          </w:rPr>
          <w:t xml:space="preserve">. </w:t>
        </w:r>
      </w:ins>
      <w:ins w:id="16959" w:author="Jane Shaw" w:date="2015-10-29T19:38:00Z">
        <w:r>
          <w:rPr>
            <w:rFonts w:ascii="Times New Roman" w:hAnsi="Times New Roman" w:cs="Times New Roman"/>
            <w:sz w:val="20"/>
            <w:szCs w:val="20"/>
          </w:rPr>
          <w:t xml:space="preserve">1977. </w:t>
        </w:r>
      </w:ins>
      <w:ins w:id="16960" w:author="Jane Shaw" w:date="2015-10-29T19:34:00Z">
        <w:r w:rsidRPr="00BE3307">
          <w:rPr>
            <w:rFonts w:ascii="Times New Roman" w:hAnsi="Times New Roman" w:cs="Times New Roman"/>
            <w:i/>
            <w:sz w:val="20"/>
            <w:szCs w:val="20"/>
            <w:rPrChange w:id="16961" w:author="Jane Shaw" w:date="2015-10-29T19:39:00Z">
              <w:rPr>
                <w:rFonts w:ascii="Times New Roman" w:hAnsi="Times New Roman" w:cs="Times New Roman"/>
                <w:sz w:val="20"/>
                <w:szCs w:val="20"/>
              </w:rPr>
            </w:rPrChange>
          </w:rPr>
          <w:t xml:space="preserve">Exploratory </w:t>
        </w:r>
        <w:r w:rsidRPr="00BE3307">
          <w:rPr>
            <w:rFonts w:ascii="Times New Roman" w:hAnsi="Times New Roman" w:cs="Times New Roman"/>
            <w:i/>
            <w:sz w:val="20"/>
            <w:szCs w:val="20"/>
          </w:rPr>
          <w:t>data analysis</w:t>
        </w:r>
        <w:r w:rsidRPr="002718B1">
          <w:rPr>
            <w:rFonts w:ascii="Times New Roman" w:hAnsi="Times New Roman" w:cs="Times New Roman"/>
            <w:sz w:val="20"/>
            <w:szCs w:val="20"/>
          </w:rPr>
          <w:t xml:space="preserve">. </w:t>
        </w:r>
      </w:ins>
      <w:ins w:id="16962" w:author="Jane Shaw" w:date="2015-10-29T19:38:00Z">
        <w:r>
          <w:rPr>
            <w:rFonts w:ascii="Times New Roman" w:hAnsi="Times New Roman" w:cs="Times New Roman"/>
            <w:sz w:val="20"/>
            <w:szCs w:val="20"/>
          </w:rPr>
          <w:t xml:space="preserve">Boston, Massachusetts, USA, </w:t>
        </w:r>
      </w:ins>
      <w:ins w:id="16963" w:author="Jane Shaw" w:date="2015-10-29T19:34:00Z">
        <w:r w:rsidRPr="002718B1">
          <w:rPr>
            <w:rFonts w:ascii="Times New Roman" w:hAnsi="Times New Roman" w:cs="Times New Roman"/>
            <w:sz w:val="20"/>
            <w:szCs w:val="20"/>
          </w:rPr>
          <w:t>Addison-Wesley</w:t>
        </w:r>
        <w:del w:id="16964" w:author="Jane Shaw" w:date="2015-10-29T19:38:00Z">
          <w:r w:rsidRPr="002718B1" w:rsidDel="00BE3307">
            <w:rPr>
              <w:rFonts w:ascii="Times New Roman" w:hAnsi="Times New Roman" w:cs="Times New Roman"/>
              <w:sz w:val="20"/>
              <w:szCs w:val="20"/>
            </w:rPr>
            <w:delText>, 1977</w:delText>
          </w:r>
        </w:del>
        <w:r w:rsidRPr="002718B1">
          <w:rPr>
            <w:rFonts w:ascii="Times New Roman" w:hAnsi="Times New Roman" w:cs="Times New Roman"/>
            <w:sz w:val="20"/>
            <w:szCs w:val="20"/>
          </w:rPr>
          <w:t>.</w:t>
        </w:r>
      </w:ins>
    </w:p>
    <w:p w14:paraId="709CC754" w14:textId="77777777"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14:paraId="4997C911" w14:textId="1E9B0E02" w:rsidR="00EB7AF1" w:rsidRPr="00F31509" w:rsidRDefault="00F91263" w:rsidP="00C500F7">
      <w:pPr>
        <w:pStyle w:val="Titolo1"/>
        <w:spacing w:before="0" w:after="200"/>
        <w:rPr>
          <w:rFonts w:asciiTheme="majorBidi" w:hAnsiTheme="majorBidi" w:cstheme="majorBidi"/>
        </w:rPr>
      </w:pPr>
      <w:bookmarkStart w:id="16965" w:name="_Toc428436074"/>
      <w:bookmarkStart w:id="16966" w:name="_Toc428436375"/>
      <w:bookmarkStart w:id="16967" w:name="_Toc308029377"/>
      <w:bookmarkStart w:id="16968" w:name="_Toc308029568"/>
      <w:ins w:id="16969" w:author="Jane Shaw" w:date="2015-10-29T20:13:00Z">
        <w:r>
          <w:rPr>
            <w:rFonts w:asciiTheme="majorBidi" w:hAnsiTheme="majorBidi" w:cstheme="majorBidi"/>
          </w:rPr>
          <w:t xml:space="preserve">6. </w:t>
        </w:r>
      </w:ins>
      <w:r w:rsidR="00EB7AF1" w:rsidRPr="00F31509">
        <w:rPr>
          <w:rFonts w:asciiTheme="majorBidi" w:hAnsiTheme="majorBidi" w:cstheme="majorBidi"/>
        </w:rPr>
        <w:t xml:space="preserve">Commodity </w:t>
      </w:r>
      <w:r w:rsidRPr="00F31509">
        <w:rPr>
          <w:rFonts w:asciiTheme="majorBidi" w:hAnsiTheme="majorBidi" w:cstheme="majorBidi"/>
        </w:rPr>
        <w:t>classifications</w:t>
      </w:r>
      <w:bookmarkEnd w:id="16965"/>
      <w:bookmarkEnd w:id="16966"/>
      <w:bookmarkEnd w:id="16967"/>
      <w:bookmarkEnd w:id="16968"/>
    </w:p>
    <w:p w14:paraId="5F09779A" w14:textId="4935A786" w:rsidR="00A33A15" w:rsidRPr="00F31509" w:rsidRDefault="00F91263" w:rsidP="00C4334D">
      <w:pPr>
        <w:pStyle w:val="Titolo2"/>
      </w:pPr>
      <w:bookmarkStart w:id="16970" w:name="_Toc428436075"/>
      <w:bookmarkStart w:id="16971" w:name="_Toc428436376"/>
      <w:bookmarkStart w:id="16972" w:name="_Ref428817515"/>
      <w:bookmarkStart w:id="16973" w:name="_Toc308029378"/>
      <w:bookmarkStart w:id="16974" w:name="_Toc308029569"/>
      <w:ins w:id="16975" w:author="Jane Shaw" w:date="2015-10-29T20:13:00Z">
        <w:r>
          <w:t xml:space="preserve">6.1 </w:t>
        </w:r>
      </w:ins>
      <w:r w:rsidR="00A33A15" w:rsidRPr="00F31509">
        <w:t>Overview of classification systems</w:t>
      </w:r>
      <w:bookmarkEnd w:id="16970"/>
      <w:bookmarkEnd w:id="16971"/>
      <w:bookmarkEnd w:id="16972"/>
      <w:bookmarkEnd w:id="16973"/>
      <w:bookmarkEnd w:id="16974"/>
    </w:p>
    <w:p w14:paraId="093E3467" w14:textId="6B555412"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 xml:space="preserve">The FAO Statistics Division (ESS) is revising the classification system </w:t>
      </w:r>
      <w:del w:id="16976" w:author="Jane Shaw" w:date="2015-10-30T10:13:00Z">
        <w:r w:rsidRPr="00B70CD7" w:rsidDel="00233581">
          <w:rPr>
            <w:rFonts w:ascii="Times New Roman" w:hAnsi="Times New Roman" w:cs="Times New Roman"/>
            <w:lang w:val="en-GB" w:eastAsia="en-GB"/>
          </w:rPr>
          <w:delText xml:space="preserve">in </w:delText>
        </w:r>
      </w:del>
      <w:r w:rsidRPr="00B70CD7">
        <w:rPr>
          <w:rFonts w:ascii="Times New Roman" w:hAnsi="Times New Roman" w:cs="Times New Roman"/>
          <w:lang w:val="en-GB" w:eastAsia="en-GB"/>
        </w:rPr>
        <w:t>use</w:t>
      </w:r>
      <w:ins w:id="16977" w:author="Jane Shaw" w:date="2015-10-30T10:13:00Z">
        <w:r w:rsidR="00233581">
          <w:rPr>
            <w:rFonts w:ascii="Times New Roman" w:hAnsi="Times New Roman" w:cs="Times New Roman"/>
            <w:lang w:val="en-GB" w:eastAsia="en-GB"/>
          </w:rPr>
          <w:t>d</w:t>
        </w:r>
      </w:ins>
      <w:r w:rsidRPr="00B70CD7">
        <w:rPr>
          <w:rFonts w:ascii="Times New Roman" w:hAnsi="Times New Roman" w:cs="Times New Roman"/>
          <w:lang w:val="en-GB" w:eastAsia="en-GB"/>
        </w:rPr>
        <w:t xml:space="preserve"> in FAOSTAT and replacing the FAOSTAT </w:t>
      </w:r>
      <w:r w:rsidR="00233581" w:rsidRPr="00B70CD7">
        <w:rPr>
          <w:rFonts w:ascii="Times New Roman" w:hAnsi="Times New Roman" w:cs="Times New Roman"/>
          <w:lang w:val="en-GB" w:eastAsia="en-GB"/>
        </w:rPr>
        <w:t xml:space="preserve">commodity list </w:t>
      </w:r>
      <w:r w:rsidRPr="00B70CD7">
        <w:rPr>
          <w:rFonts w:ascii="Times New Roman" w:hAnsi="Times New Roman" w:cs="Times New Roman"/>
          <w:lang w:val="en-GB" w:eastAsia="en-GB"/>
        </w:rPr>
        <w:t>(FCL)</w:t>
      </w:r>
      <w:r>
        <w:rPr>
          <w:rStyle w:val="Rimandonotaapidipagina"/>
          <w:rFonts w:ascii="Times New Roman" w:hAnsi="Times New Roman" w:cs="Times New Roman"/>
          <w:lang w:val="en-GB" w:eastAsia="en-GB"/>
        </w:rPr>
        <w:footnoteReference w:id="59"/>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ins w:id="16989" w:author="Jane Shaw" w:date="2015-10-30T10:16:00Z">
        <w:r w:rsidR="00233581">
          <w:rPr>
            <w:rFonts w:ascii="Times New Roman" w:hAnsi="Times New Roman" w:cs="Times New Roman"/>
            <w:bCs/>
            <w:color w:val="000000" w:themeColor="text1"/>
            <w:szCs w:val="24"/>
            <w:lang w:val="en-GB"/>
          </w:rPr>
          <w:t>(CPC)</w:t>
        </w:r>
      </w:ins>
      <w:ins w:id="16990" w:author="Jane Shaw" w:date="2015-11-07T20:28:00Z">
        <w:r w:rsidR="00140222">
          <w:rPr>
            <w:rFonts w:ascii="Times New Roman" w:hAnsi="Times New Roman" w:cs="Times New Roman"/>
            <w:bCs/>
            <w:color w:val="000000" w:themeColor="text1"/>
            <w:szCs w:val="24"/>
            <w:lang w:val="en-GB"/>
          </w:rPr>
          <w:t>,</w:t>
        </w:r>
      </w:ins>
      <w:ins w:id="16991" w:author="Jane Shaw" w:date="2015-10-30T10:16:00Z">
        <w:r w:rsidR="00233581">
          <w:rPr>
            <w:rFonts w:ascii="Times New Roman" w:hAnsi="Times New Roman" w:cs="Times New Roman"/>
            <w:bCs/>
            <w:color w:val="000000" w:themeColor="text1"/>
            <w:szCs w:val="24"/>
            <w:lang w:val="en-GB"/>
          </w:rPr>
          <w:t xml:space="preserve"> </w:t>
        </w:r>
      </w:ins>
      <w:r w:rsidRPr="00401F1C">
        <w:rPr>
          <w:rFonts w:ascii="Times New Roman" w:hAnsi="Times New Roman" w:cs="Times New Roman"/>
          <w:bCs/>
          <w:color w:val="000000" w:themeColor="text1"/>
          <w:szCs w:val="24"/>
          <w:lang w:val="en-GB"/>
        </w:rPr>
        <w:t>expanded for FAO purpose</w:t>
      </w:r>
      <w:ins w:id="16992" w:author="Jane Shaw" w:date="2015-10-30T10:16:00Z">
        <w:r w:rsidR="00233581">
          <w:rPr>
            <w:rFonts w:ascii="Times New Roman" w:hAnsi="Times New Roman" w:cs="Times New Roman"/>
            <w:bCs/>
            <w:color w:val="000000" w:themeColor="text1"/>
            <w:szCs w:val="24"/>
            <w:lang w:val="en-GB"/>
          </w:rPr>
          <w:t>s</w:t>
        </w:r>
      </w:ins>
      <w:r w:rsidRPr="00401F1C">
        <w:rPr>
          <w:rFonts w:ascii="Times New Roman" w:hAnsi="Times New Roman" w:cs="Times New Roman"/>
          <w:bCs/>
          <w:color w:val="000000" w:themeColor="text1"/>
          <w:szCs w:val="24"/>
          <w:lang w:val="en-GB"/>
        </w:rPr>
        <w:t xml:space="preserve"> </w:t>
      </w:r>
      <w:del w:id="16993" w:author="Jane Shaw" w:date="2015-10-30T10:16:00Z">
        <w:r w:rsidRPr="00401F1C" w:rsidDel="00233581">
          <w:rPr>
            <w:rFonts w:ascii="Times New Roman" w:hAnsi="Times New Roman" w:cs="Times New Roman"/>
            <w:bCs/>
            <w:color w:val="000000" w:themeColor="text1"/>
            <w:szCs w:val="24"/>
            <w:lang w:val="en-GB"/>
          </w:rPr>
          <w:delText xml:space="preserve">for </w:delText>
        </w:r>
      </w:del>
      <w:ins w:id="16994" w:author="Jane Shaw" w:date="2015-10-30T10:16:00Z">
        <w:r w:rsidR="00233581">
          <w:rPr>
            <w:rFonts w:ascii="Times New Roman" w:hAnsi="Times New Roman" w:cs="Times New Roman"/>
            <w:bCs/>
            <w:color w:val="000000" w:themeColor="text1"/>
            <w:szCs w:val="24"/>
            <w:lang w:val="en-GB"/>
          </w:rPr>
          <w:t xml:space="preserve">to cover </w:t>
        </w:r>
      </w:ins>
      <w:r w:rsidRPr="00401F1C">
        <w:rPr>
          <w:rFonts w:ascii="Times New Roman" w:hAnsi="Times New Roman" w:cs="Times New Roman"/>
          <w:bCs/>
          <w:color w:val="000000" w:themeColor="text1"/>
          <w:szCs w:val="24"/>
          <w:lang w:val="en-GB"/>
        </w:rPr>
        <w:t xml:space="preserve">all </w:t>
      </w:r>
      <w:del w:id="16995" w:author="Jane Shaw" w:date="2015-10-30T10:16:00Z">
        <w:r w:rsidRPr="00401F1C" w:rsidDel="00233581">
          <w:rPr>
            <w:rFonts w:ascii="Times New Roman" w:hAnsi="Times New Roman" w:cs="Times New Roman"/>
            <w:bCs/>
            <w:color w:val="000000" w:themeColor="text1"/>
            <w:szCs w:val="24"/>
            <w:lang w:val="en-GB"/>
          </w:rPr>
          <w:delText xml:space="preserve">other </w:delText>
        </w:r>
      </w:del>
      <w:ins w:id="16996" w:author="Jane Shaw" w:date="2015-10-30T10:16:00Z">
        <w:r w:rsidR="00233581">
          <w:rPr>
            <w:rFonts w:ascii="Times New Roman" w:hAnsi="Times New Roman" w:cs="Times New Roman"/>
            <w:bCs/>
            <w:color w:val="000000" w:themeColor="text1"/>
            <w:szCs w:val="24"/>
            <w:lang w:val="en-GB"/>
          </w:rPr>
          <w:t>the</w:t>
        </w:r>
        <w:r w:rsidR="00233581" w:rsidRPr="00401F1C">
          <w:rPr>
            <w:rFonts w:ascii="Times New Roman" w:hAnsi="Times New Roman" w:cs="Times New Roman"/>
            <w:bCs/>
            <w:color w:val="000000" w:themeColor="text1"/>
            <w:szCs w:val="24"/>
            <w:lang w:val="en-GB"/>
          </w:rPr>
          <w:t xml:space="preserve"> </w:t>
        </w:r>
      </w:ins>
      <w:r w:rsidRPr="00401F1C">
        <w:rPr>
          <w:rFonts w:ascii="Times New Roman" w:hAnsi="Times New Roman" w:cs="Times New Roman"/>
          <w:bCs/>
          <w:color w:val="000000" w:themeColor="text1"/>
          <w:szCs w:val="24"/>
          <w:lang w:val="en-GB"/>
        </w:rPr>
        <w:t>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w:t>
      </w:r>
      <w:del w:id="16997" w:author="Jane Shaw" w:date="2015-10-30T10:17:00Z">
        <w:r w:rsidRPr="00401F1C" w:rsidDel="00233581">
          <w:rPr>
            <w:rFonts w:ascii="Times New Roman" w:hAnsi="Times New Roman" w:cs="Times New Roman"/>
            <w:lang w:val="en-GB"/>
          </w:rPr>
          <w:delText>Food Balance Sheets (</w:delText>
        </w:r>
      </w:del>
      <w:r w:rsidRPr="00401F1C">
        <w:rPr>
          <w:rFonts w:ascii="Times New Roman" w:hAnsi="Times New Roman" w:cs="Times New Roman"/>
          <w:lang w:val="en-GB"/>
        </w:rPr>
        <w:t>FBS</w:t>
      </w:r>
      <w:del w:id="16998" w:author="Jane Shaw" w:date="2015-10-30T10:17:00Z">
        <w:r w:rsidRPr="00401F1C" w:rsidDel="00233581">
          <w:rPr>
            <w:rFonts w:ascii="Times New Roman" w:hAnsi="Times New Roman" w:cs="Times New Roman"/>
            <w:lang w:val="en-GB"/>
          </w:rPr>
          <w:delText>)</w:delText>
        </w:r>
      </w:del>
      <w:r w:rsidRPr="00401F1C">
        <w:rPr>
          <w:rFonts w:ascii="Times New Roman" w:hAnsi="Times New Roman" w:cs="Times New Roman"/>
          <w:lang w:val="en-GB"/>
        </w:rPr>
        <w:t xml:space="preserve"> are defined in terms of primary equivalents and follow an </w:t>
      </w:r>
      <w:r w:rsidRPr="00233581">
        <w:rPr>
          <w:rFonts w:ascii="Times New Roman" w:hAnsi="Times New Roman" w:cs="Times New Roman"/>
          <w:lang w:val="en-GB"/>
          <w:rPrChange w:id="16999" w:author="Jane Shaw" w:date="2015-10-30T10:17:00Z">
            <w:rPr>
              <w:rFonts w:ascii="Times New Roman" w:hAnsi="Times New Roman" w:cs="Times New Roman"/>
              <w:i/>
              <w:lang w:val="en-GB"/>
            </w:rPr>
          </w:rPrChange>
        </w:rPr>
        <w:t>ad hoc</w:t>
      </w:r>
      <w:r w:rsidRPr="0077041A">
        <w:rPr>
          <w:rFonts w:ascii="Times New Roman" w:hAnsi="Times New Roman" w:cs="Times New Roman"/>
          <w:lang w:val="en-GB"/>
        </w:rPr>
        <w:t xml:space="preserve"> </w:t>
      </w:r>
      <w:r w:rsidRPr="00401F1C">
        <w:rPr>
          <w:rFonts w:ascii="Times New Roman" w:hAnsi="Times New Roman" w:cs="Times New Roman"/>
          <w:lang w:val="en-GB"/>
        </w:rPr>
        <w:t>codification as in the old system.</w:t>
      </w:r>
    </w:p>
    <w:p w14:paraId="326D04A6" w14:textId="43873312" w:rsidR="00401F1C" w:rsidRDefault="00401F1C" w:rsidP="00C500F7">
      <w:pPr>
        <w:jc w:val="both"/>
        <w:rPr>
          <w:rFonts w:ascii="Times New Roman" w:hAnsi="Times New Roman" w:cs="Times New Roman"/>
          <w:lang w:val="en-GB" w:eastAsia="en-GB"/>
        </w:rPr>
      </w:pPr>
      <w:del w:id="17000" w:author="Jane Shaw" w:date="2015-10-30T10:17:00Z">
        <w:r w:rsidRPr="00B70CD7" w:rsidDel="00233581">
          <w:rPr>
            <w:rFonts w:ascii="Times New Roman" w:hAnsi="Times New Roman" w:cs="Times New Roman"/>
            <w:lang w:val="en-GB" w:eastAsia="en-GB"/>
          </w:rPr>
          <w:delText xml:space="preserve">The </w:delText>
        </w:r>
      </w:del>
      <w:r w:rsidR="00233581" w:rsidRPr="00B70CD7">
        <w:rPr>
          <w:rFonts w:ascii="Times New Roman" w:hAnsi="Times New Roman" w:cs="Times New Roman"/>
          <w:lang w:val="en-GB" w:eastAsia="en-GB"/>
        </w:rPr>
        <w:t>Chang</w:t>
      </w:r>
      <w:ins w:id="17001" w:author="Jane Shaw" w:date="2015-10-30T10:17:00Z">
        <w:r w:rsidR="00233581">
          <w:rPr>
            <w:rFonts w:ascii="Times New Roman" w:hAnsi="Times New Roman" w:cs="Times New Roman"/>
            <w:lang w:val="en-GB" w:eastAsia="en-GB"/>
          </w:rPr>
          <w:t>ing</w:t>
        </w:r>
      </w:ins>
      <w:del w:id="17002" w:author="Jane Shaw" w:date="2015-10-30T10:17:00Z">
        <w:r w:rsidR="00233581" w:rsidRPr="00B70CD7" w:rsidDel="00233581">
          <w:rPr>
            <w:rFonts w:ascii="Times New Roman" w:hAnsi="Times New Roman" w:cs="Times New Roman"/>
            <w:lang w:val="en-GB" w:eastAsia="en-GB"/>
          </w:rPr>
          <w:delText>e</w:delText>
        </w:r>
      </w:del>
      <w:r w:rsidR="00233581" w:rsidRPr="00B70CD7">
        <w:rPr>
          <w:rFonts w:ascii="Times New Roman" w:hAnsi="Times New Roman" w:cs="Times New Roman"/>
          <w:lang w:val="en-GB" w:eastAsia="en-GB"/>
        </w:rPr>
        <w:t xml:space="preserve"> </w:t>
      </w:r>
      <w:del w:id="17003" w:author="Jane Shaw" w:date="2015-10-30T10:17:00Z">
        <w:r w:rsidRPr="00B70CD7" w:rsidDel="00233581">
          <w:rPr>
            <w:rFonts w:ascii="Times New Roman" w:hAnsi="Times New Roman" w:cs="Times New Roman"/>
            <w:lang w:val="en-GB" w:eastAsia="en-GB"/>
          </w:rPr>
          <w:delText xml:space="preserve">in </w:delText>
        </w:r>
      </w:del>
      <w:r w:rsidRPr="00B70CD7">
        <w:rPr>
          <w:rFonts w:ascii="Times New Roman" w:hAnsi="Times New Roman" w:cs="Times New Roman"/>
          <w:lang w:val="en-GB" w:eastAsia="en-GB"/>
        </w:rPr>
        <w:t xml:space="preserve">the classification </w:t>
      </w:r>
      <w:r>
        <w:rPr>
          <w:rFonts w:ascii="Times New Roman" w:hAnsi="Times New Roman" w:cs="Times New Roman"/>
          <w:lang w:val="en-GB" w:eastAsia="en-GB"/>
        </w:rPr>
        <w:t>system</w:t>
      </w:r>
      <w:r w:rsidRPr="00B70CD7">
        <w:rPr>
          <w:rFonts w:ascii="Times New Roman" w:hAnsi="Times New Roman" w:cs="Times New Roman"/>
          <w:lang w:val="en-GB" w:eastAsia="en-GB"/>
        </w:rPr>
        <w:t xml:space="preserve"> </w:t>
      </w:r>
      <w:r>
        <w:rPr>
          <w:rFonts w:ascii="Times New Roman" w:hAnsi="Times New Roman" w:cs="Times New Roman"/>
          <w:lang w:val="en-GB" w:eastAsia="en-GB"/>
        </w:rPr>
        <w:t>was</w:t>
      </w:r>
      <w:r w:rsidRPr="00B70CD7">
        <w:rPr>
          <w:rFonts w:ascii="Times New Roman" w:hAnsi="Times New Roman" w:cs="Times New Roman"/>
          <w:lang w:val="en-GB" w:eastAsia="en-GB"/>
        </w:rPr>
        <w:t xml:space="preserve"> a challenging process </w:t>
      </w:r>
      <w:r>
        <w:rPr>
          <w:rFonts w:ascii="Times New Roman" w:hAnsi="Times New Roman" w:cs="Times New Roman"/>
          <w:lang w:val="en-GB" w:eastAsia="en-GB"/>
        </w:rPr>
        <w:t>that required</w:t>
      </w:r>
      <w:r w:rsidRPr="00B70CD7">
        <w:rPr>
          <w:rFonts w:ascii="Times New Roman" w:hAnsi="Times New Roman" w:cs="Times New Roman"/>
          <w:lang w:val="en-GB" w:eastAsia="en-GB"/>
        </w:rPr>
        <w:t xml:space="preserve"> significant resources and a major collaboration effort among</w:t>
      </w:r>
      <w:del w:id="17004" w:author="Jane Shaw" w:date="2015-10-30T10:17:00Z">
        <w:r w:rsidRPr="00B70CD7" w:rsidDel="00233581">
          <w:rPr>
            <w:rFonts w:ascii="Times New Roman" w:hAnsi="Times New Roman" w:cs="Times New Roman"/>
            <w:lang w:val="en-GB" w:eastAsia="en-GB"/>
          </w:rPr>
          <w:delText>st</w:delText>
        </w:r>
      </w:del>
      <w:r w:rsidRPr="00B70CD7">
        <w:rPr>
          <w:rFonts w:ascii="Times New Roman" w:hAnsi="Times New Roman" w:cs="Times New Roman"/>
          <w:lang w:val="en-GB" w:eastAsia="en-GB"/>
        </w:rPr>
        <w:t xml:space="preserve"> </w:t>
      </w:r>
      <w:ins w:id="17005" w:author="Jane Shaw" w:date="2015-10-30T10:17:00Z">
        <w:r w:rsidR="00233581">
          <w:rPr>
            <w:rFonts w:ascii="Times New Roman" w:hAnsi="Times New Roman" w:cs="Times New Roman"/>
            <w:lang w:val="en-GB" w:eastAsia="en-GB"/>
          </w:rPr>
          <w:t xml:space="preserve">FAO </w:t>
        </w:r>
      </w:ins>
      <w:r w:rsidR="00233581" w:rsidRPr="00B70CD7">
        <w:rPr>
          <w:rFonts w:ascii="Times New Roman" w:hAnsi="Times New Roman" w:cs="Times New Roman"/>
          <w:lang w:val="en-GB" w:eastAsia="en-GB"/>
        </w:rPr>
        <w:t xml:space="preserve">divisions </w:t>
      </w:r>
      <w:del w:id="17006" w:author="Jane Shaw" w:date="2015-10-30T10:17:00Z">
        <w:r w:rsidRPr="00B70CD7" w:rsidDel="00233581">
          <w:rPr>
            <w:rFonts w:ascii="Times New Roman" w:hAnsi="Times New Roman" w:cs="Times New Roman"/>
            <w:lang w:val="en-GB" w:eastAsia="en-GB"/>
          </w:rPr>
          <w:delText xml:space="preserve">in FAO </w:delText>
        </w:r>
      </w:del>
      <w:r w:rsidRPr="00B70CD7">
        <w:rPr>
          <w:rFonts w:ascii="Times New Roman" w:hAnsi="Times New Roman" w:cs="Times New Roman"/>
          <w:lang w:val="en-GB" w:eastAsia="en-GB"/>
        </w:rPr>
        <w:t xml:space="preserve">and </w:t>
      </w:r>
      <w:del w:id="17007" w:author="Jane Shaw" w:date="2015-11-07T20:28:00Z">
        <w:r w:rsidRPr="00B70CD7" w:rsidDel="00140222">
          <w:rPr>
            <w:rFonts w:ascii="Times New Roman" w:hAnsi="Times New Roman" w:cs="Times New Roman"/>
            <w:lang w:val="en-GB" w:eastAsia="en-GB"/>
          </w:rPr>
          <w:delText xml:space="preserve">with </w:delText>
        </w:r>
      </w:del>
      <w:r w:rsidRPr="00B70CD7">
        <w:rPr>
          <w:rFonts w:ascii="Times New Roman" w:hAnsi="Times New Roman" w:cs="Times New Roman"/>
          <w:lang w:val="en-GB" w:eastAsia="en-GB"/>
        </w:rPr>
        <w:t xml:space="preserve">other </w:t>
      </w:r>
      <w:r w:rsidR="00233581" w:rsidRPr="00B70CD7">
        <w:rPr>
          <w:rFonts w:ascii="Times New Roman" w:hAnsi="Times New Roman" w:cs="Times New Roman"/>
          <w:lang w:val="en-GB" w:eastAsia="en-GB"/>
        </w:rPr>
        <w:t>international organizations</w:t>
      </w:r>
      <w:r w:rsidRPr="00B70CD7">
        <w:rPr>
          <w:rFonts w:ascii="Times New Roman" w:hAnsi="Times New Roman" w:cs="Times New Roman"/>
          <w:lang w:val="en-GB" w:eastAsia="en-GB"/>
        </w:rPr>
        <w:t>. However, efficiency gains are expected in the long run.</w:t>
      </w:r>
    </w:p>
    <w:p w14:paraId="1B5814BF" w14:textId="34BF0F2F"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del w:id="17008" w:author="Jane Shaw" w:date="2015-10-30T10:17:00Z">
        <w:r w:rsidDel="00233581">
          <w:rPr>
            <w:rFonts w:ascii="Times New Roman" w:hAnsi="Times New Roman" w:cs="Times New Roman"/>
            <w:lang w:val="en-GB"/>
          </w:rPr>
          <w:delText xml:space="preserve">armonized </w:delText>
        </w:r>
      </w:del>
      <w:r>
        <w:rPr>
          <w:rFonts w:ascii="Times New Roman" w:hAnsi="Times New Roman" w:cs="Times New Roman"/>
          <w:lang w:val="en-GB"/>
        </w:rPr>
        <w:t>S</w:t>
      </w:r>
      <w:del w:id="17009" w:author="Jane Shaw" w:date="2015-10-30T10:17:00Z">
        <w:r w:rsidDel="00233581">
          <w:rPr>
            <w:rFonts w:ascii="Times New Roman" w:hAnsi="Times New Roman" w:cs="Times New Roman"/>
            <w:lang w:val="en-GB"/>
          </w:rPr>
          <w:delText>ystem</w:delText>
        </w:r>
      </w:del>
      <w:r>
        <w:rPr>
          <w:rStyle w:val="Rimandonotaapidipagina"/>
          <w:rFonts w:ascii="Times New Roman" w:hAnsi="Times New Roman" w:cs="Times New Roman"/>
          <w:lang w:val="en-GB"/>
        </w:rPr>
        <w:footnoteReference w:id="60"/>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del w:id="17010" w:author="Jane Shaw" w:date="2015-10-30T10:18:00Z">
        <w:r w:rsidDel="006170C1">
          <w:rPr>
            <w:rFonts w:ascii="Times New Roman" w:hAnsi="Times New Roman" w:cs="Times New Roman"/>
            <w:lang w:val="en-GB"/>
          </w:rPr>
          <w:delText xml:space="preserve">it </w:delText>
        </w:r>
      </w:del>
      <w:ins w:id="17011" w:author="Jane Shaw" w:date="2015-10-30T10:18:00Z">
        <w:r w:rsidR="006170C1">
          <w:rPr>
            <w:rFonts w:ascii="Times New Roman" w:hAnsi="Times New Roman" w:cs="Times New Roman"/>
            <w:lang w:val="en-GB"/>
          </w:rPr>
          <w:t xml:space="preserve">and </w:t>
        </w:r>
      </w:ins>
      <w:r w:rsidRPr="007837F2">
        <w:rPr>
          <w:rFonts w:ascii="Times New Roman" w:hAnsi="Times New Roman" w:cs="Times New Roman"/>
          <w:lang w:val="en-GB"/>
        </w:rPr>
        <w:t xml:space="preserve">is the </w:t>
      </w:r>
      <w:del w:id="17012" w:author="Jane Shaw" w:date="2015-10-30T10:18:00Z">
        <w:r w:rsidRPr="007837F2" w:rsidDel="006170C1">
          <w:rPr>
            <w:rFonts w:ascii="Times New Roman" w:hAnsi="Times New Roman" w:cs="Times New Roman"/>
            <w:lang w:val="en-GB"/>
          </w:rPr>
          <w:delText xml:space="preserve">trade nomenclature </w:delText>
        </w:r>
      </w:del>
      <w:r w:rsidRPr="007837F2">
        <w:rPr>
          <w:rFonts w:ascii="Times New Roman" w:hAnsi="Times New Roman" w:cs="Times New Roman"/>
          <w:lang w:val="en-GB"/>
        </w:rPr>
        <w:t xml:space="preserve">most widely used </w:t>
      </w:r>
      <w:ins w:id="17013" w:author="Jane Shaw" w:date="2015-10-30T10:18:00Z">
        <w:r w:rsidR="006170C1" w:rsidRPr="007837F2">
          <w:rPr>
            <w:rFonts w:ascii="Times New Roman" w:hAnsi="Times New Roman" w:cs="Times New Roman"/>
            <w:lang w:val="en-GB"/>
          </w:rPr>
          <w:t xml:space="preserve">trade nomenclature </w:t>
        </w:r>
      </w:ins>
      <w:r w:rsidRPr="007837F2">
        <w:rPr>
          <w:rFonts w:ascii="Times New Roman" w:hAnsi="Times New Roman" w:cs="Times New Roman"/>
          <w:lang w:val="en-GB"/>
        </w:rPr>
        <w:t>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w:t>
      </w:r>
      <w:del w:id="17014" w:author="Jane Shaw" w:date="2015-10-30T10:19:00Z">
        <w:r w:rsidRPr="007837F2" w:rsidDel="006170C1">
          <w:rPr>
            <w:rFonts w:ascii="Times New Roman" w:hAnsi="Times New Roman" w:cs="Times New Roman"/>
            <w:lang w:val="en-GB"/>
          </w:rPr>
          <w:delText xml:space="preserve">or </w:delText>
        </w:r>
      </w:del>
      <w:ins w:id="17015" w:author="Jane Shaw" w:date="2015-10-30T10:19:00Z">
        <w:r w:rsidR="006170C1">
          <w:rPr>
            <w:rFonts w:ascii="Times New Roman" w:hAnsi="Times New Roman" w:cs="Times New Roman"/>
            <w:lang w:val="en-GB"/>
          </w:rPr>
          <w:t>and</w:t>
        </w:r>
        <w:r w:rsidR="006170C1" w:rsidRPr="007837F2">
          <w:rPr>
            <w:rFonts w:ascii="Times New Roman" w:hAnsi="Times New Roman" w:cs="Times New Roman"/>
            <w:lang w:val="en-GB"/>
          </w:rPr>
          <w:t xml:space="preserve"> </w:t>
        </w:r>
      </w:ins>
      <w:r w:rsidRPr="007837F2">
        <w:rPr>
          <w:rFonts w:ascii="Times New Roman" w:hAnsi="Times New Roman" w:cs="Times New Roman"/>
          <w:lang w:val="en-GB"/>
        </w:rPr>
        <w:t xml:space="preserve">customs or economic unions utilize it as the basis for </w:t>
      </w:r>
      <w:r w:rsidR="006170C1" w:rsidRPr="007837F2">
        <w:rPr>
          <w:rFonts w:ascii="Times New Roman" w:hAnsi="Times New Roman" w:cs="Times New Roman"/>
          <w:lang w:val="en-GB"/>
        </w:rPr>
        <w:t xml:space="preserve">customs </w:t>
      </w:r>
      <w:r w:rsidRPr="007837F2">
        <w:rPr>
          <w:rFonts w:ascii="Times New Roman" w:hAnsi="Times New Roman" w:cs="Times New Roman"/>
          <w:lang w:val="en-GB"/>
        </w:rPr>
        <w:t xml:space="preserve">tariffs and </w:t>
      </w:r>
      <w:del w:id="17016" w:author="Jane Shaw" w:date="2015-10-30T10:19:00Z">
        <w:r w:rsidRPr="007837F2" w:rsidDel="006170C1">
          <w:rPr>
            <w:rFonts w:ascii="Times New Roman" w:hAnsi="Times New Roman" w:cs="Times New Roman"/>
            <w:lang w:val="en-GB"/>
          </w:rPr>
          <w:delText xml:space="preserve">for </w:delText>
        </w:r>
      </w:del>
      <w:r w:rsidRPr="007837F2">
        <w:rPr>
          <w:rFonts w:ascii="Times New Roman" w:hAnsi="Times New Roman" w:cs="Times New Roman"/>
          <w:lang w:val="en-GB"/>
        </w:rPr>
        <w:t xml:space="preserve">the compilation </w:t>
      </w:r>
      <w:ins w:id="17017" w:author="Jane Shaw" w:date="2015-10-30T10:19:00Z">
        <w:r w:rsidR="006170C1">
          <w:rPr>
            <w:rFonts w:ascii="Times New Roman" w:hAnsi="Times New Roman" w:cs="Times New Roman"/>
            <w:lang w:val="en-GB"/>
          </w:rPr>
          <w:t xml:space="preserve">of </w:t>
        </w:r>
      </w:ins>
      <w:r w:rsidRPr="007837F2">
        <w:rPr>
          <w:rFonts w:ascii="Times New Roman" w:hAnsi="Times New Roman" w:cs="Times New Roman"/>
          <w:lang w:val="en-GB"/>
        </w:rPr>
        <w:t xml:space="preserve">trade statistics. In </w:t>
      </w:r>
      <w:ins w:id="17018" w:author="Jane Shaw" w:date="2015-10-30T10:19:00Z">
        <w:r w:rsidR="006170C1">
          <w:rPr>
            <w:rFonts w:ascii="Times New Roman" w:hAnsi="Times New Roman" w:cs="Times New Roman"/>
            <w:lang w:val="en-GB"/>
          </w:rPr>
          <w:t xml:space="preserve">the </w:t>
        </w:r>
      </w:ins>
      <w:r w:rsidRPr="007837F2">
        <w:rPr>
          <w:rFonts w:ascii="Times New Roman" w:hAnsi="Times New Roman" w:cs="Times New Roman"/>
          <w:lang w:val="en-GB"/>
        </w:rPr>
        <w:t>HS, commodities are generally classified according to</w:t>
      </w:r>
      <w:ins w:id="17019" w:author="Jane Shaw" w:date="2015-10-30T10:19:00Z">
        <w:r w:rsidR="006170C1">
          <w:rPr>
            <w:rFonts w:ascii="Times New Roman" w:hAnsi="Times New Roman" w:cs="Times New Roman"/>
            <w:lang w:val="en-GB"/>
          </w:rPr>
          <w:t xml:space="preserve"> </w:t>
        </w:r>
      </w:ins>
      <w:ins w:id="17020" w:author="Jane Shaw" w:date="2015-10-30T10:20:00Z">
        <w:r w:rsidR="006170C1">
          <w:rPr>
            <w:rFonts w:ascii="Times New Roman" w:hAnsi="Times New Roman" w:cs="Times New Roman"/>
            <w:lang w:val="en-GB"/>
          </w:rPr>
          <w:t xml:space="preserve">their </w:t>
        </w:r>
      </w:ins>
      <w:del w:id="17021" w:author="Jane Shaw" w:date="2015-10-30T10:19:00Z">
        <w:r w:rsidRPr="007837F2" w:rsidDel="006170C1">
          <w:rPr>
            <w:rFonts w:ascii="Times New Roman" w:hAnsi="Times New Roman" w:cs="Times New Roman"/>
            <w:lang w:val="en-GB"/>
          </w:rPr>
          <w:delText xml:space="preserve"> </w:delText>
        </w:r>
      </w:del>
      <w:r w:rsidRPr="007837F2">
        <w:rPr>
          <w:rFonts w:ascii="Times New Roman" w:hAnsi="Times New Roman" w:cs="Times New Roman"/>
          <w:lang w:val="en-GB"/>
        </w:rPr>
        <w:t xml:space="preserve">raw or basic material, </w:t>
      </w:r>
      <w:del w:id="17022" w:author="Jane Shaw" w:date="2015-10-30T10:20:00Z">
        <w:r w:rsidRPr="007837F2" w:rsidDel="006170C1">
          <w:rPr>
            <w:rFonts w:ascii="Times New Roman" w:hAnsi="Times New Roman" w:cs="Times New Roman"/>
            <w:lang w:val="en-GB"/>
          </w:rPr>
          <w:delText xml:space="preserve">to the </w:delText>
        </w:r>
      </w:del>
      <w:r w:rsidRPr="007837F2">
        <w:rPr>
          <w:rFonts w:ascii="Times New Roman" w:hAnsi="Times New Roman" w:cs="Times New Roman"/>
          <w:lang w:val="en-GB"/>
        </w:rPr>
        <w:t xml:space="preserve">degree of processing, </w:t>
      </w:r>
      <w:del w:id="17023" w:author="Jane Shaw" w:date="2015-10-30T10:20:00Z">
        <w:r w:rsidRPr="007837F2" w:rsidDel="006170C1">
          <w:rPr>
            <w:rFonts w:ascii="Times New Roman" w:hAnsi="Times New Roman" w:cs="Times New Roman"/>
            <w:lang w:val="en-GB"/>
          </w:rPr>
          <w:delText xml:space="preserve">to the </w:delText>
        </w:r>
      </w:del>
      <w:r w:rsidRPr="007837F2">
        <w:rPr>
          <w:rFonts w:ascii="Times New Roman" w:hAnsi="Times New Roman" w:cs="Times New Roman"/>
          <w:lang w:val="en-GB"/>
        </w:rPr>
        <w:t>use or function</w:t>
      </w:r>
      <w:ins w:id="17024" w:author="Jane Shaw" w:date="2015-10-30T10:20:00Z">
        <w:r w:rsidR="006170C1">
          <w:rPr>
            <w:rFonts w:ascii="Times New Roman" w:hAnsi="Times New Roman" w:cs="Times New Roman"/>
            <w:lang w:val="en-GB"/>
          </w:rPr>
          <w:t>,</w:t>
        </w:r>
      </w:ins>
      <w:r w:rsidRPr="007837F2">
        <w:rPr>
          <w:rFonts w:ascii="Times New Roman" w:hAnsi="Times New Roman" w:cs="Times New Roman"/>
          <w:lang w:val="en-GB"/>
        </w:rPr>
        <w:t xml:space="preserve"> and economic activities.</w:t>
      </w:r>
      <w:r w:rsidRPr="00401F1C">
        <w:rPr>
          <w:rFonts w:ascii="Times New Roman" w:hAnsi="Times New Roman" w:cs="Times New Roman"/>
          <w:lang w:val="en-GB"/>
        </w:rPr>
        <w:t xml:space="preserve"> </w:t>
      </w:r>
      <w:del w:id="17025" w:author="Jane Shaw" w:date="2015-10-30T10:20:00Z">
        <w:r w:rsidRPr="00401F1C" w:rsidDel="006170C1">
          <w:rPr>
            <w:rFonts w:ascii="Times New Roman" w:hAnsi="Times New Roman" w:cs="Times New Roman"/>
            <w:lang w:val="en-GB"/>
          </w:rPr>
          <w:delText xml:space="preserve">It </w:delText>
        </w:r>
      </w:del>
      <w:ins w:id="17026" w:author="Jane Shaw" w:date="2015-10-30T10:20:00Z">
        <w:r w:rsidR="006170C1">
          <w:rPr>
            <w:rFonts w:ascii="Times New Roman" w:hAnsi="Times New Roman" w:cs="Times New Roman"/>
            <w:lang w:val="en-GB"/>
          </w:rPr>
          <w:t xml:space="preserve">The HS </w:t>
        </w:r>
      </w:ins>
      <w:r w:rsidRPr="00401F1C">
        <w:rPr>
          <w:rFonts w:ascii="Times New Roman" w:hAnsi="Times New Roman" w:cs="Times New Roman"/>
          <w:lang w:val="en-GB"/>
        </w:rPr>
        <w:t>comprises about 5</w:t>
      </w:r>
      <w:ins w:id="17027" w:author="Jane Shaw" w:date="2015-10-30T10:20:00Z">
        <w:r w:rsidR="006170C1">
          <w:rPr>
            <w:rFonts w:ascii="Times New Roman" w:hAnsi="Times New Roman" w:cs="Times New Roman"/>
            <w:lang w:val="en-GB"/>
          </w:rPr>
          <w:t xml:space="preserve"> </w:t>
        </w:r>
      </w:ins>
      <w:del w:id="17028" w:author="Jane Shaw" w:date="2015-10-30T10:20:00Z">
        <w:r w:rsidRPr="00401F1C" w:rsidDel="006170C1">
          <w:rPr>
            <w:rFonts w:ascii="Times New Roman" w:hAnsi="Times New Roman" w:cs="Times New Roman"/>
            <w:lang w:val="en-GB"/>
          </w:rPr>
          <w:delText>,</w:delText>
        </w:r>
      </w:del>
      <w:r w:rsidRPr="00401F1C">
        <w:rPr>
          <w:rFonts w:ascii="Times New Roman" w:hAnsi="Times New Roman" w:cs="Times New Roman"/>
          <w:lang w:val="en-GB"/>
        </w:rPr>
        <w:t xml:space="preserve">000 commodity groups identified by </w:t>
      </w:r>
      <w:del w:id="17029" w:author="Jane Shaw" w:date="2015-10-30T10:20:00Z">
        <w:r w:rsidRPr="00401F1C" w:rsidDel="006170C1">
          <w:rPr>
            <w:rFonts w:ascii="Times New Roman" w:hAnsi="Times New Roman" w:cs="Times New Roman"/>
            <w:lang w:val="en-GB"/>
          </w:rPr>
          <w:delText xml:space="preserve">a </w:delText>
        </w:r>
      </w:del>
      <w:r w:rsidRPr="00401F1C">
        <w:rPr>
          <w:rFonts w:ascii="Times New Roman" w:hAnsi="Times New Roman" w:cs="Times New Roman"/>
          <w:lang w:val="en-GB"/>
        </w:rPr>
        <w:t>6-digit code</w:t>
      </w:r>
      <w:ins w:id="17030" w:author="Jane Shaw" w:date="2015-10-30T10:20:00Z">
        <w:r w:rsidR="006170C1">
          <w:rPr>
            <w:rFonts w:ascii="Times New Roman" w:hAnsi="Times New Roman" w:cs="Times New Roman"/>
            <w:lang w:val="en-GB"/>
          </w:rPr>
          <w:t>s</w:t>
        </w:r>
      </w:ins>
      <w:r>
        <w:rPr>
          <w:rFonts w:ascii="Times New Roman" w:hAnsi="Times New Roman" w:cs="Times New Roman"/>
          <w:lang w:val="en-GB"/>
        </w:rPr>
        <w:t xml:space="preserve">, </w:t>
      </w:r>
      <w:ins w:id="17031" w:author="Jane Shaw" w:date="2015-10-30T10:20:00Z">
        <w:r w:rsidR="006170C1">
          <w:rPr>
            <w:rFonts w:ascii="Times New Roman" w:hAnsi="Times New Roman" w:cs="Times New Roman"/>
            <w:lang w:val="en-GB"/>
          </w:rPr>
          <w:t xml:space="preserve">which are </w:t>
        </w:r>
      </w:ins>
      <w:r>
        <w:rPr>
          <w:rFonts w:ascii="Times New Roman" w:hAnsi="Times New Roman" w:cs="Times New Roman"/>
          <w:lang w:val="en-GB"/>
        </w:rPr>
        <w:t>binding for contracting parties. Countries can also expand their national HS</w:t>
      </w:r>
      <w:r w:rsidRPr="00401F1C">
        <w:rPr>
          <w:rFonts w:ascii="Times New Roman" w:hAnsi="Times New Roman" w:cs="Times New Roman"/>
          <w:lang w:val="en-GB"/>
        </w:rPr>
        <w:t xml:space="preserve"> </w:t>
      </w:r>
      <w:ins w:id="17032" w:author="Jane Shaw" w:date="2015-10-30T10:20:00Z">
        <w:r w:rsidR="006170C1">
          <w:rPr>
            <w:rFonts w:ascii="Times New Roman" w:hAnsi="Times New Roman" w:cs="Times New Roman"/>
            <w:lang w:val="en-GB"/>
          </w:rPr>
          <w:t xml:space="preserve">by </w:t>
        </w:r>
      </w:ins>
      <w:r>
        <w:rPr>
          <w:rFonts w:ascii="Times New Roman" w:hAnsi="Times New Roman" w:cs="Times New Roman"/>
          <w:lang w:val="en-GB"/>
        </w:rPr>
        <w:t xml:space="preserve">creating additional sub-headings at </w:t>
      </w:r>
      <w:del w:id="17033" w:author="Jane Shaw" w:date="2015-10-30T10:20:00Z">
        <w:r w:rsidDel="006170C1">
          <w:rPr>
            <w:rFonts w:ascii="Times New Roman" w:hAnsi="Times New Roman" w:cs="Times New Roman"/>
            <w:lang w:val="en-GB"/>
          </w:rPr>
          <w:delText xml:space="preserve">the </w:delText>
        </w:r>
      </w:del>
      <w:r>
        <w:rPr>
          <w:rFonts w:ascii="Times New Roman" w:hAnsi="Times New Roman" w:cs="Times New Roman"/>
          <w:lang w:val="en-GB"/>
        </w:rPr>
        <w:t>lower level</w:t>
      </w:r>
      <w:ins w:id="17034" w:author="Jane Shaw" w:date="2015-10-30T10:20:00Z">
        <w:r w:rsidR="006170C1">
          <w:rPr>
            <w:rFonts w:ascii="Times New Roman" w:hAnsi="Times New Roman" w:cs="Times New Roman"/>
            <w:lang w:val="en-GB"/>
          </w:rPr>
          <w:t>s</w:t>
        </w:r>
      </w:ins>
      <w:ins w:id="17035" w:author="Jane Shaw" w:date="2015-11-07T20:28:00Z">
        <w:r w:rsidR="00140222">
          <w:rPr>
            <w:rFonts w:ascii="Times New Roman" w:hAnsi="Times New Roman" w:cs="Times New Roman"/>
            <w:lang w:val="en-GB"/>
          </w:rPr>
          <w:t xml:space="preserve"> of aggregation</w:t>
        </w:r>
      </w:ins>
      <w:r>
        <w:rPr>
          <w:rFonts w:ascii="Times New Roman" w:hAnsi="Times New Roman" w:cs="Times New Roman"/>
          <w:lang w:val="en-GB"/>
        </w:rPr>
        <w:t xml:space="preserve"> (generally 8, 10</w:t>
      </w:r>
      <w:ins w:id="17036" w:author="Jane Shaw" w:date="2015-10-30T10:21:00Z">
        <w:r w:rsidR="006170C1">
          <w:rPr>
            <w:rFonts w:ascii="Times New Roman" w:hAnsi="Times New Roman" w:cs="Times New Roman"/>
            <w:lang w:val="en-GB"/>
          </w:rPr>
          <w:t xml:space="preserve"> or</w:t>
        </w:r>
      </w:ins>
      <w:del w:id="17037" w:author="Jane Shaw" w:date="2015-10-30T10:21:00Z">
        <w:r w:rsidDel="006170C1">
          <w:rPr>
            <w:rFonts w:ascii="Times New Roman" w:hAnsi="Times New Roman" w:cs="Times New Roman"/>
            <w:lang w:val="en-GB"/>
          </w:rPr>
          <w:delText>,</w:delText>
        </w:r>
      </w:del>
      <w:r>
        <w:rPr>
          <w:rFonts w:ascii="Times New Roman" w:hAnsi="Times New Roman" w:cs="Times New Roman"/>
          <w:lang w:val="en-GB"/>
        </w:rPr>
        <w:t xml:space="preserve">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w:t>
      </w:r>
      <w:del w:id="17038" w:author="Jane Shaw" w:date="2015-10-30T10:22:00Z">
        <w:r w:rsidRPr="00970C09" w:rsidDel="00E40474">
          <w:rPr>
            <w:rFonts w:ascii="Times New Roman" w:hAnsi="Times New Roman" w:cs="Times New Roman"/>
            <w:lang w:val="en-GB"/>
          </w:rPr>
          <w:delText>The</w:delText>
        </w:r>
        <w:r w:rsidDel="00E40474">
          <w:rPr>
            <w:rFonts w:ascii="Times New Roman" w:hAnsi="Times New Roman" w:cs="Times New Roman"/>
            <w:lang w:val="en-GB"/>
          </w:rPr>
          <w:delText xml:space="preserve"> </w:delText>
        </w:r>
      </w:del>
      <w:r w:rsidR="00E40474">
        <w:rPr>
          <w:rFonts w:ascii="Times New Roman" w:hAnsi="Times New Roman" w:cs="Times New Roman"/>
          <w:lang w:val="en-GB"/>
        </w:rPr>
        <w:t>Maintenance</w:t>
      </w:r>
      <w:r w:rsidR="00E40474" w:rsidRPr="00970C09">
        <w:rPr>
          <w:rFonts w:ascii="Times New Roman" w:hAnsi="Times New Roman" w:cs="Times New Roman"/>
          <w:lang w:val="en-GB"/>
        </w:rPr>
        <w:t xml:space="preserve"> </w:t>
      </w:r>
      <w:r w:rsidRPr="00970C09">
        <w:rPr>
          <w:rFonts w:ascii="Times New Roman" w:hAnsi="Times New Roman" w:cs="Times New Roman"/>
          <w:lang w:val="en-GB"/>
        </w:rPr>
        <w:t xml:space="preserve">of the HS includes measures </w:t>
      </w:r>
      <w:del w:id="17039" w:author="Jane Shaw" w:date="2015-10-30T10:22:00Z">
        <w:r w:rsidRPr="00970C09" w:rsidDel="00E40474">
          <w:rPr>
            <w:rFonts w:ascii="Times New Roman" w:hAnsi="Times New Roman" w:cs="Times New Roman"/>
            <w:lang w:val="en-GB"/>
          </w:rPr>
          <w:delText xml:space="preserve">to secure </w:delText>
        </w:r>
      </w:del>
      <w:ins w:id="17040" w:author="Jane Shaw" w:date="2015-10-30T10:22:00Z">
        <w:r w:rsidR="00E40474">
          <w:rPr>
            <w:rFonts w:ascii="Times New Roman" w:hAnsi="Times New Roman" w:cs="Times New Roman"/>
            <w:lang w:val="en-GB"/>
          </w:rPr>
          <w:t xml:space="preserve">for ensuring </w:t>
        </w:r>
      </w:ins>
      <w:r w:rsidRPr="00970C09">
        <w:rPr>
          <w:rFonts w:ascii="Times New Roman" w:hAnsi="Times New Roman" w:cs="Times New Roman"/>
          <w:lang w:val="en-GB"/>
        </w:rPr>
        <w:t xml:space="preserve">uniform interpretation of </w:t>
      </w:r>
      <w:del w:id="17041" w:author="Jane Shaw" w:date="2015-10-30T10:22:00Z">
        <w:r w:rsidRPr="00970C09" w:rsidDel="00E40474">
          <w:rPr>
            <w:rFonts w:ascii="Times New Roman" w:hAnsi="Times New Roman" w:cs="Times New Roman"/>
            <w:lang w:val="en-GB"/>
          </w:rPr>
          <w:delText xml:space="preserve">the </w:delText>
        </w:r>
      </w:del>
      <w:r w:rsidRPr="00970C09">
        <w:rPr>
          <w:rFonts w:ascii="Times New Roman" w:hAnsi="Times New Roman" w:cs="Times New Roman"/>
          <w:lang w:val="en-GB"/>
        </w:rPr>
        <w:t xml:space="preserve">HS </w:t>
      </w:r>
      <w:ins w:id="17042" w:author="Jane Shaw" w:date="2015-10-30T10:22:00Z">
        <w:r w:rsidR="00E40474">
          <w:rPr>
            <w:rFonts w:ascii="Times New Roman" w:hAnsi="Times New Roman" w:cs="Times New Roman"/>
            <w:lang w:val="en-GB"/>
          </w:rPr>
          <w:t xml:space="preserve">data </w:t>
        </w:r>
      </w:ins>
      <w:r w:rsidRPr="00970C09">
        <w:rPr>
          <w:rFonts w:ascii="Times New Roman" w:hAnsi="Times New Roman" w:cs="Times New Roman"/>
          <w:lang w:val="en-GB"/>
        </w:rPr>
        <w:t xml:space="preserve">and </w:t>
      </w:r>
      <w:del w:id="17043" w:author="Jane Shaw" w:date="2015-10-30T10:23:00Z">
        <w:r w:rsidRPr="00970C09" w:rsidDel="00E40474">
          <w:rPr>
            <w:rFonts w:ascii="Times New Roman" w:hAnsi="Times New Roman" w:cs="Times New Roman"/>
            <w:lang w:val="en-GB"/>
          </w:rPr>
          <w:delText xml:space="preserve">its </w:delText>
        </w:r>
      </w:del>
      <w:ins w:id="17044" w:author="Jane Shaw" w:date="2015-10-30T10:23:00Z">
        <w:r w:rsidR="00E40474">
          <w:rPr>
            <w:rFonts w:ascii="Times New Roman" w:hAnsi="Times New Roman" w:cs="Times New Roman"/>
            <w:lang w:val="en-GB"/>
          </w:rPr>
          <w:t xml:space="preserve">the system’s </w:t>
        </w:r>
      </w:ins>
      <w:r w:rsidRPr="00970C09">
        <w:rPr>
          <w:rFonts w:ascii="Times New Roman" w:hAnsi="Times New Roman" w:cs="Times New Roman"/>
          <w:lang w:val="en-GB"/>
        </w:rPr>
        <w:t xml:space="preserve">periodic updating in </w:t>
      </w:r>
      <w:del w:id="17045" w:author="Jane Shaw" w:date="2015-10-30T10:23:00Z">
        <w:r w:rsidRPr="00970C09" w:rsidDel="00E40474">
          <w:rPr>
            <w:rFonts w:ascii="Times New Roman" w:hAnsi="Times New Roman" w:cs="Times New Roman"/>
            <w:lang w:val="en-GB"/>
          </w:rPr>
          <w:delText xml:space="preserve">light of </w:delText>
        </w:r>
      </w:del>
      <w:ins w:id="17046" w:author="Jane Shaw" w:date="2015-10-30T10:23:00Z">
        <w:r w:rsidR="00E40474">
          <w:rPr>
            <w:rFonts w:ascii="Times New Roman" w:hAnsi="Times New Roman" w:cs="Times New Roman"/>
            <w:lang w:val="en-GB"/>
          </w:rPr>
          <w:t xml:space="preserve">line with </w:t>
        </w:r>
      </w:ins>
      <w:r w:rsidRPr="00970C09">
        <w:rPr>
          <w:rFonts w:ascii="Times New Roman" w:hAnsi="Times New Roman" w:cs="Times New Roman"/>
          <w:lang w:val="en-GB"/>
        </w:rPr>
        <w:t>developments in technology and c</w:t>
      </w:r>
      <w:r>
        <w:rPr>
          <w:rFonts w:ascii="Times New Roman" w:hAnsi="Times New Roman" w:cs="Times New Roman"/>
          <w:lang w:val="en-GB"/>
        </w:rPr>
        <w:t xml:space="preserve">hanges in trade patterns. </w:t>
      </w:r>
      <w:del w:id="17047" w:author="Jane Shaw" w:date="2015-10-30T10:23:00Z">
        <w:r w:rsidRPr="00401F1C" w:rsidDel="00E40474">
          <w:rPr>
            <w:rFonts w:ascii="Times New Roman" w:hAnsi="Times New Roman" w:cs="Times New Roman"/>
            <w:lang w:val="en-GB"/>
          </w:rPr>
          <w:delText xml:space="preserve">The </w:delText>
        </w:r>
      </w:del>
      <w:r w:rsidRPr="00401F1C">
        <w:rPr>
          <w:rFonts w:ascii="Times New Roman" w:hAnsi="Times New Roman" w:cs="Times New Roman"/>
          <w:lang w:val="en-GB"/>
        </w:rPr>
        <w:t xml:space="preserve">WCO manages this process through the </w:t>
      </w:r>
      <w:del w:id="17048" w:author="Jane Shaw" w:date="2015-10-30T10:23:00Z">
        <w:r w:rsidRPr="00401F1C" w:rsidDel="00E40474">
          <w:rPr>
            <w:rFonts w:ascii="Times New Roman" w:hAnsi="Times New Roman" w:cs="Times New Roman"/>
            <w:lang w:val="en-GB"/>
          </w:rPr>
          <w:delText xml:space="preserve">Harmonized System </w:delText>
        </w:r>
      </w:del>
      <w:ins w:id="17049" w:author="Jane Shaw" w:date="2015-10-30T10:23:00Z">
        <w:r w:rsidR="00E40474">
          <w:rPr>
            <w:rFonts w:ascii="Times New Roman" w:hAnsi="Times New Roman" w:cs="Times New Roman"/>
            <w:lang w:val="en-GB"/>
          </w:rPr>
          <w:t xml:space="preserve">HS </w:t>
        </w:r>
      </w:ins>
      <w:r w:rsidRPr="00401F1C">
        <w:rPr>
          <w:rFonts w:ascii="Times New Roman" w:hAnsi="Times New Roman" w:cs="Times New Roman"/>
          <w:lang w:val="en-GB"/>
        </w:rPr>
        <w:t>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14:paraId="1D209EF5" w14:textId="6B411AA9" w:rsidR="00401F1C" w:rsidRDefault="00401F1C" w:rsidP="00C500F7">
      <w:pPr>
        <w:tabs>
          <w:tab w:val="left" w:pos="703"/>
        </w:tabs>
        <w:jc w:val="both"/>
        <w:rPr>
          <w:rFonts w:ascii="Times New Roman" w:hAnsi="Times New Roman" w:cs="Times New Roman"/>
          <w:lang w:val="en-GB"/>
        </w:rPr>
      </w:pPr>
      <w:r w:rsidRPr="00970C09">
        <w:rPr>
          <w:rFonts w:ascii="Times New Roman" w:hAnsi="Times New Roman" w:cs="Times New Roman"/>
          <w:lang w:val="en-GB"/>
        </w:rPr>
        <w:t>The C</w:t>
      </w:r>
      <w:del w:id="17050" w:author="Jane Shaw" w:date="2015-10-30T10:23:00Z">
        <w:r w:rsidRPr="00970C09" w:rsidDel="00E40474">
          <w:rPr>
            <w:rFonts w:ascii="Times New Roman" w:hAnsi="Times New Roman" w:cs="Times New Roman"/>
            <w:lang w:val="en-GB"/>
          </w:rPr>
          <w:delText xml:space="preserve">entral </w:delText>
        </w:r>
      </w:del>
      <w:r w:rsidRPr="00970C09">
        <w:rPr>
          <w:rFonts w:ascii="Times New Roman" w:hAnsi="Times New Roman" w:cs="Times New Roman"/>
          <w:lang w:val="en-GB"/>
        </w:rPr>
        <w:t>P</w:t>
      </w:r>
      <w:del w:id="17051" w:author="Jane Shaw" w:date="2015-10-30T10:24:00Z">
        <w:r w:rsidRPr="00970C09" w:rsidDel="00E40474">
          <w:rPr>
            <w:rFonts w:ascii="Times New Roman" w:hAnsi="Times New Roman" w:cs="Times New Roman"/>
            <w:lang w:val="en-GB"/>
          </w:rPr>
          <w:delText xml:space="preserve">roduct </w:delText>
        </w:r>
      </w:del>
      <w:r w:rsidRPr="00970C09">
        <w:rPr>
          <w:rFonts w:ascii="Times New Roman" w:hAnsi="Times New Roman" w:cs="Times New Roman"/>
          <w:lang w:val="en-GB"/>
        </w:rPr>
        <w:t>C</w:t>
      </w:r>
      <w:ins w:id="17052" w:author="Jane Shaw" w:date="2015-10-30T10:24:00Z">
        <w:r w:rsidR="00E40474">
          <w:rPr>
            <w:rFonts w:ascii="Times New Roman" w:hAnsi="Times New Roman" w:cs="Times New Roman"/>
            <w:lang w:val="en-GB"/>
          </w:rPr>
          <w:t xml:space="preserve"> </w:t>
        </w:r>
      </w:ins>
      <w:del w:id="17053" w:author="Jane Shaw" w:date="2015-10-30T10:24:00Z">
        <w:r w:rsidRPr="00970C09" w:rsidDel="00E40474">
          <w:rPr>
            <w:rFonts w:ascii="Times New Roman" w:hAnsi="Times New Roman" w:cs="Times New Roman"/>
            <w:lang w:val="en-GB"/>
          </w:rPr>
          <w:delText xml:space="preserve">lassification </w:delText>
        </w:r>
      </w:del>
      <w:r w:rsidRPr="00970C09">
        <w:rPr>
          <w:rFonts w:ascii="Times New Roman" w:hAnsi="Times New Roman" w:cs="Times New Roman"/>
          <w:lang w:val="en-GB"/>
        </w:rPr>
        <w:t>is developed and maintained by the United Nations Statistics Division (UNSD).</w:t>
      </w:r>
      <w:r>
        <w:rPr>
          <w:rFonts w:ascii="Times New Roman" w:hAnsi="Times New Roman" w:cs="Times New Roman"/>
          <w:lang w:val="en-GB"/>
        </w:rPr>
        <w:t xml:space="preserve"> It</w:t>
      </w:r>
      <w:r w:rsidRPr="00401F1C">
        <w:rPr>
          <w:rFonts w:ascii="Times New Roman" w:hAnsi="Times New Roman" w:cs="Times New Roman"/>
          <w:lang w:val="en-GB"/>
        </w:rPr>
        <w:t xml:space="preserve"> is a comprehensive classification of products</w:t>
      </w:r>
      <w:r w:rsidRPr="00E40474">
        <w:rPr>
          <w:rStyle w:val="Rimandonotaapidipagina"/>
          <w:rFonts w:ascii="Times New Roman" w:hAnsi="Times New Roman" w:cs="Times New Roman"/>
          <w:lang w:val="en-GB"/>
          <w:rPrChange w:id="17054" w:author="Jane Shaw" w:date="2015-10-30T10:24:00Z">
            <w:rPr>
              <w:rStyle w:val="Rimandonotaapidipagina"/>
              <w:rFonts w:ascii="Times New Roman" w:hAnsi="Times New Roman" w:cs="Times New Roman"/>
              <w:i/>
              <w:lang w:val="en-GB"/>
            </w:rPr>
          </w:rPrChange>
        </w:rPr>
        <w:footnoteReference w:id="61"/>
      </w:r>
      <w:del w:id="17062" w:author="Jane Shaw" w:date="2015-10-30T10:24:00Z">
        <w:r w:rsidRPr="0077041A" w:rsidDel="00E40474">
          <w:rPr>
            <w:rFonts w:ascii="Times New Roman" w:hAnsi="Times New Roman" w:cs="Times New Roman"/>
            <w:lang w:val="en-GB"/>
          </w:rPr>
          <w:delText>,</w:delText>
        </w:r>
      </w:del>
      <w:r w:rsidRPr="0077041A">
        <w:rPr>
          <w:rFonts w:ascii="Times New Roman" w:hAnsi="Times New Roman" w:cs="Times New Roman"/>
          <w:lang w:val="en-GB"/>
        </w:rPr>
        <w:t xml:space="preserve"> </w:t>
      </w:r>
      <w:r w:rsidRPr="00401F1C">
        <w:rPr>
          <w:rFonts w:ascii="Times New Roman" w:hAnsi="Times New Roman" w:cs="Times New Roman"/>
          <w:lang w:val="en-GB"/>
        </w:rPr>
        <w:t>in</w:t>
      </w:r>
      <w:ins w:id="17063" w:author="Jane Shaw" w:date="2015-10-30T10:24:00Z">
        <w:r w:rsidR="00E40474">
          <w:rPr>
            <w:rFonts w:ascii="Times New Roman" w:hAnsi="Times New Roman" w:cs="Times New Roman"/>
            <w:lang w:val="en-GB"/>
          </w:rPr>
          <w:t>to</w:t>
        </w:r>
      </w:ins>
      <w:r w:rsidRPr="00401F1C">
        <w:rPr>
          <w:rFonts w:ascii="Times New Roman" w:hAnsi="Times New Roman" w:cs="Times New Roman"/>
          <w:lang w:val="en-GB"/>
        </w:rPr>
        <w:t xml:space="preserve"> a system of categories that are </w:t>
      </w:r>
      <w:del w:id="17064" w:author="Jane Shaw" w:date="2015-10-30T10:24:00Z">
        <w:r w:rsidRPr="00401F1C" w:rsidDel="00E40474">
          <w:rPr>
            <w:rFonts w:ascii="Times New Roman" w:hAnsi="Times New Roman" w:cs="Times New Roman"/>
            <w:lang w:val="en-GB"/>
          </w:rPr>
          <w:delText xml:space="preserve">both </w:delText>
        </w:r>
      </w:del>
      <w:r w:rsidRPr="00401F1C">
        <w:rPr>
          <w:rFonts w:ascii="Times New Roman" w:hAnsi="Times New Roman" w:cs="Times New Roman"/>
          <w:lang w:val="en-GB"/>
        </w:rPr>
        <w:t>exhaustive</w:t>
      </w:r>
      <w:ins w:id="17065" w:author="Jane Shaw" w:date="2015-10-30T10:24:00Z">
        <w:r w:rsidR="00E40474">
          <w:rPr>
            <w:rFonts w:ascii="Times New Roman" w:hAnsi="Times New Roman" w:cs="Times New Roman"/>
            <w:lang w:val="en-GB"/>
          </w:rPr>
          <w:t>,</w:t>
        </w:r>
      </w:ins>
      <w:r w:rsidRPr="00401F1C">
        <w:rPr>
          <w:rFonts w:ascii="Times New Roman" w:hAnsi="Times New Roman" w:cs="Times New Roman"/>
          <w:lang w:val="en-GB"/>
        </w:rPr>
        <w:t xml:space="preserve"> </w:t>
      </w:r>
      <w:del w:id="17066" w:author="Jane Shaw" w:date="2015-10-30T10:24:00Z">
        <w:r w:rsidRPr="00401F1C" w:rsidDel="00E40474">
          <w:rPr>
            <w:rFonts w:ascii="Times New Roman" w:hAnsi="Times New Roman" w:cs="Times New Roman"/>
            <w:lang w:val="en-GB"/>
          </w:rPr>
          <w:delText xml:space="preserve">and </w:delText>
        </w:r>
      </w:del>
      <w:r w:rsidRPr="00401F1C">
        <w:rPr>
          <w:rFonts w:ascii="Times New Roman" w:hAnsi="Times New Roman" w:cs="Times New Roman"/>
          <w:lang w:val="en-GB"/>
        </w:rPr>
        <w:t xml:space="preserve">mutually exclusive and based on a set of internationally agreed concepts, definitions, principles and classification rules. </w:t>
      </w:r>
      <w:ins w:id="17067" w:author="Jane Shaw" w:date="2015-10-30T10:24:00Z">
        <w:r w:rsidR="00E40474">
          <w:rPr>
            <w:rFonts w:ascii="Times New Roman" w:hAnsi="Times New Roman" w:cs="Times New Roman"/>
            <w:lang w:val="en-GB"/>
          </w:rPr>
          <w:t xml:space="preserve">The </w:t>
        </w:r>
      </w:ins>
      <w:r w:rsidRPr="00401F1C">
        <w:rPr>
          <w:rFonts w:ascii="Times New Roman" w:hAnsi="Times New Roman" w:cs="Times New Roman"/>
          <w:lang w:val="en-GB"/>
        </w:rPr>
        <w:t xml:space="preserve">CPC has a five-level hierarchical structure </w:t>
      </w:r>
      <w:del w:id="17068" w:author="Jane Shaw" w:date="2015-10-30T10:24:00Z">
        <w:r w:rsidRPr="00401F1C" w:rsidDel="00E40474">
          <w:rPr>
            <w:rFonts w:ascii="Times New Roman" w:hAnsi="Times New Roman" w:cs="Times New Roman"/>
            <w:lang w:val="en-GB"/>
          </w:rPr>
          <w:delText xml:space="preserve">where </w:delText>
        </w:r>
      </w:del>
      <w:ins w:id="17069" w:author="Jane Shaw" w:date="2015-10-30T10:24:00Z">
        <w:r w:rsidR="00E40474">
          <w:rPr>
            <w:rFonts w:ascii="Times New Roman" w:hAnsi="Times New Roman" w:cs="Times New Roman"/>
            <w:lang w:val="en-GB"/>
          </w:rPr>
          <w:t xml:space="preserve">in </w:t>
        </w:r>
      </w:ins>
      <w:ins w:id="17070" w:author="Jane Shaw" w:date="2015-10-30T10:25:00Z">
        <w:r w:rsidR="00E40474">
          <w:rPr>
            <w:rFonts w:ascii="Times New Roman" w:hAnsi="Times New Roman" w:cs="Times New Roman"/>
            <w:lang w:val="en-GB"/>
          </w:rPr>
          <w:t xml:space="preserve">which </w:t>
        </w:r>
      </w:ins>
      <w:r w:rsidRPr="00401F1C">
        <w:rPr>
          <w:rFonts w:ascii="Times New Roman" w:hAnsi="Times New Roman" w:cs="Times New Roman"/>
          <w:lang w:val="en-GB"/>
        </w:rPr>
        <w:t xml:space="preserve">each digit provides information on </w:t>
      </w:r>
      <w:ins w:id="17071" w:author="Jane Shaw" w:date="2015-10-30T10:25:00Z">
        <w:r w:rsidR="00E40474">
          <w:rPr>
            <w:rFonts w:ascii="Times New Roman" w:hAnsi="Times New Roman" w:cs="Times New Roman"/>
            <w:lang w:val="en-GB"/>
          </w:rPr>
          <w:t xml:space="preserve">the </w:t>
        </w:r>
      </w:ins>
      <w:r w:rsidRPr="00401F1C">
        <w:rPr>
          <w:rFonts w:ascii="Times New Roman" w:hAnsi="Times New Roman" w:cs="Times New Roman"/>
          <w:lang w:val="en-GB"/>
        </w:rPr>
        <w:t>product grouping.</w:t>
      </w:r>
    </w:p>
    <w:p w14:paraId="077EDFFE" w14:textId="65098330" w:rsidR="00401F1C" w:rsidRPr="00401F1C" w:rsidRDefault="00E40474" w:rsidP="00C500F7">
      <w:pPr>
        <w:jc w:val="both"/>
        <w:rPr>
          <w:rFonts w:ascii="Times New Roman" w:hAnsi="Times New Roman" w:cs="Times New Roman"/>
          <w:lang w:val="en-GB"/>
        </w:rPr>
      </w:pPr>
      <w:ins w:id="17072" w:author="Jane Shaw" w:date="2015-10-30T10:25:00Z">
        <w:r>
          <w:rPr>
            <w:rFonts w:ascii="Times New Roman" w:hAnsi="Times New Roman" w:cs="Times New Roman"/>
            <w:lang w:val="en-GB"/>
          </w:rPr>
          <w:t xml:space="preserve">The </w:t>
        </w:r>
      </w:ins>
      <w:r w:rsidR="00401F1C" w:rsidRPr="00401F1C">
        <w:rPr>
          <w:rFonts w:ascii="Times New Roman" w:hAnsi="Times New Roman" w:cs="Times New Roman"/>
          <w:lang w:val="en-GB"/>
        </w:rPr>
        <w:t>CPC is a general-scope classification, i.e. it covers products of all economic activities (</w:t>
      </w:r>
      <w:ins w:id="17073" w:author="Jane Shaw" w:date="2015-10-30T10:25:00Z">
        <w:r>
          <w:rPr>
            <w:rFonts w:ascii="Times New Roman" w:hAnsi="Times New Roman" w:cs="Times New Roman"/>
            <w:lang w:val="en-GB"/>
          </w:rPr>
          <w:t xml:space="preserve">and is </w:t>
        </w:r>
      </w:ins>
      <w:r w:rsidR="00401F1C" w:rsidRPr="00401F1C">
        <w:rPr>
          <w:rFonts w:ascii="Times New Roman" w:hAnsi="Times New Roman" w:cs="Times New Roman"/>
          <w:lang w:val="en-GB"/>
        </w:rPr>
        <w:t>not sector</w:t>
      </w:r>
      <w:ins w:id="17074" w:author="Jane Shaw" w:date="2015-10-30T10:25:00Z">
        <w:r>
          <w:rPr>
            <w:rFonts w:ascii="Times New Roman" w:hAnsi="Times New Roman" w:cs="Times New Roman"/>
            <w:lang w:val="en-GB"/>
          </w:rPr>
          <w:t>-</w:t>
        </w:r>
      </w:ins>
      <w:del w:id="17075" w:author="Jane Shaw" w:date="2015-10-30T10:25:00Z">
        <w:r w:rsidR="00401F1C" w:rsidRPr="00401F1C" w:rsidDel="00E40474">
          <w:rPr>
            <w:rFonts w:ascii="Times New Roman" w:hAnsi="Times New Roman" w:cs="Times New Roman"/>
            <w:lang w:val="en-GB"/>
          </w:rPr>
          <w:delText xml:space="preserve"> </w:delText>
        </w:r>
      </w:del>
      <w:r w:rsidR="00401F1C" w:rsidRPr="00401F1C">
        <w:rPr>
          <w:rFonts w:ascii="Times New Roman" w:hAnsi="Times New Roman" w:cs="Times New Roman"/>
          <w:lang w:val="en-GB"/>
        </w:rPr>
        <w:t>specific)</w:t>
      </w:r>
      <w:ins w:id="17076" w:author="Jane Shaw" w:date="2015-10-30T10:25:00Z">
        <w:r>
          <w:rPr>
            <w:rFonts w:ascii="Times New Roman" w:hAnsi="Times New Roman" w:cs="Times New Roman"/>
            <w:lang w:val="en-GB"/>
          </w:rPr>
          <w:t>,</w:t>
        </w:r>
      </w:ins>
      <w:r w:rsidR="00401F1C" w:rsidRPr="00401F1C">
        <w:rPr>
          <w:rFonts w:ascii="Times New Roman" w:hAnsi="Times New Roman" w:cs="Times New Roman"/>
          <w:lang w:val="en-GB"/>
        </w:rPr>
        <w:t xml:space="preserve"> but it can be customized for sector-specific applications. It is also a general-purpose classification, so </w:t>
      </w:r>
      <w:del w:id="17077" w:author="Jane Shaw" w:date="2015-10-30T10:25:00Z">
        <w:r w:rsidR="00401F1C" w:rsidRPr="00401F1C" w:rsidDel="00E40474">
          <w:rPr>
            <w:rFonts w:ascii="Times New Roman" w:hAnsi="Times New Roman" w:cs="Times New Roman"/>
            <w:lang w:val="en-GB"/>
          </w:rPr>
          <w:delText xml:space="preserve">that </w:delText>
        </w:r>
      </w:del>
      <w:r w:rsidR="00401F1C" w:rsidRPr="00401F1C">
        <w:rPr>
          <w:rFonts w:ascii="Times New Roman" w:hAnsi="Times New Roman" w:cs="Times New Roman"/>
          <w:lang w:val="en-GB"/>
        </w:rPr>
        <w:t xml:space="preserve">potential </w:t>
      </w:r>
      <w:ins w:id="17078" w:author="Jane Shaw" w:date="2015-10-30T10:25:00Z">
        <w:r>
          <w:rPr>
            <w:rFonts w:ascii="Times New Roman" w:hAnsi="Times New Roman" w:cs="Times New Roman"/>
            <w:lang w:val="en-GB"/>
          </w:rPr>
          <w:t xml:space="preserve">areas of </w:t>
        </w:r>
      </w:ins>
      <w:r w:rsidR="00401F1C" w:rsidRPr="00401F1C">
        <w:rPr>
          <w:rFonts w:ascii="Times New Roman" w:hAnsi="Times New Roman" w:cs="Times New Roman"/>
          <w:lang w:val="en-GB"/>
        </w:rPr>
        <w:t>application</w:t>
      </w:r>
      <w:del w:id="17079" w:author="Jane Shaw" w:date="2015-10-30T10:26:00Z">
        <w:r w:rsidR="00401F1C" w:rsidRPr="00401F1C" w:rsidDel="00E40474">
          <w:rPr>
            <w:rFonts w:ascii="Times New Roman" w:hAnsi="Times New Roman" w:cs="Times New Roman"/>
            <w:lang w:val="en-GB"/>
          </w:rPr>
          <w:delText>s</w:delText>
        </w:r>
      </w:del>
      <w:r w:rsidR="00401F1C" w:rsidRPr="00401F1C">
        <w:rPr>
          <w:rFonts w:ascii="Times New Roman" w:hAnsi="Times New Roman" w:cs="Times New Roman"/>
          <w:lang w:val="en-GB"/>
        </w:rPr>
        <w:t xml:space="preserve"> range from production, to trade, prices and consumption.</w:t>
      </w:r>
    </w:p>
    <w:p w14:paraId="2963D596" w14:textId="77777777" w:rsidR="00A43912" w:rsidRDefault="00A43912" w:rsidP="00C500F7">
      <w:pPr>
        <w:tabs>
          <w:tab w:val="left" w:pos="703"/>
        </w:tabs>
        <w:jc w:val="both"/>
        <w:rPr>
          <w:rFonts w:asciiTheme="majorBidi" w:eastAsia="Times New Roman" w:hAnsiTheme="majorBidi" w:cstheme="majorBidi"/>
          <w:lang w:val="en-GB"/>
        </w:rPr>
      </w:pPr>
    </w:p>
    <w:p w14:paraId="7605ABD0" w14:textId="7A2C92B8" w:rsidR="00EB7AF1" w:rsidRPr="00F31509" w:rsidRDefault="60226960" w:rsidP="00C500F7">
      <w:pPr>
        <w:tabs>
          <w:tab w:val="left" w:pos="703"/>
        </w:tabs>
        <w:jc w:val="both"/>
        <w:rPr>
          <w:rFonts w:asciiTheme="majorBidi" w:hAnsiTheme="majorBidi" w:cstheme="majorBidi"/>
          <w:lang w:val="en-GB"/>
        </w:rPr>
      </w:pPr>
      <w:del w:id="17080" w:author="Jane Shaw" w:date="2015-10-30T10:29:00Z">
        <w:r w:rsidRPr="00F31509" w:rsidDel="00E40474">
          <w:rPr>
            <w:rFonts w:asciiTheme="majorBidi" w:eastAsia="Times New Roman" w:hAnsiTheme="majorBidi" w:cstheme="majorBidi"/>
            <w:lang w:val="en-GB"/>
          </w:rPr>
          <w:delText xml:space="preserve">Here </w:delText>
        </w:r>
      </w:del>
      <w:ins w:id="17081" w:author="Jane Shaw" w:date="2015-10-30T10:29:00Z">
        <w:r w:rsidR="00E40474">
          <w:rPr>
            <w:rFonts w:asciiTheme="majorBidi" w:eastAsia="Times New Roman" w:hAnsiTheme="majorBidi" w:cstheme="majorBidi"/>
            <w:lang w:val="en-GB"/>
          </w:rPr>
          <w:t xml:space="preserve">The following </w:t>
        </w:r>
      </w:ins>
      <w:r w:rsidRPr="00F31509">
        <w:rPr>
          <w:rFonts w:asciiTheme="majorBidi" w:eastAsia="Times New Roman" w:hAnsiTheme="majorBidi" w:cstheme="majorBidi"/>
          <w:lang w:val="en-GB"/>
        </w:rPr>
        <w:t xml:space="preserve">are some of the benefits </w:t>
      </w:r>
      <w:del w:id="17082" w:author="Jane Shaw" w:date="2015-10-30T10:29:00Z">
        <w:r w:rsidRPr="00F31509" w:rsidDel="00E40474">
          <w:rPr>
            <w:rFonts w:asciiTheme="majorBidi" w:eastAsia="Times New Roman" w:hAnsiTheme="majorBidi" w:cstheme="majorBidi"/>
            <w:lang w:val="en-GB"/>
          </w:rPr>
          <w:delText xml:space="preserve">from </w:delText>
        </w:r>
      </w:del>
      <w:ins w:id="17083" w:author="Jane Shaw" w:date="2015-10-30T10:29:00Z">
        <w:r w:rsidR="00E40474">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 xml:space="preserve">using </w:t>
      </w:r>
      <w:ins w:id="17084" w:author="Jane Shaw" w:date="2015-10-30T10:29:00Z">
        <w:r w:rsidR="00E40474">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CPC:</w:t>
      </w:r>
    </w:p>
    <w:p w14:paraId="529D3FF9" w14:textId="52900B3A" w:rsidR="00EB7AF1" w:rsidRPr="00F31509" w:rsidRDefault="60226960" w:rsidP="00C500F7">
      <w:pPr>
        <w:pStyle w:val="Paragrafoelenco"/>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an international classification, </w:t>
      </w:r>
      <w:ins w:id="17085" w:author="Jane Shaw" w:date="2015-11-07T20:28:00Z">
        <w:r w:rsidR="00140222">
          <w:rPr>
            <w:rFonts w:asciiTheme="majorBidi" w:eastAsia="Times New Roman" w:hAnsiTheme="majorBidi" w:cstheme="majorBidi"/>
          </w:rPr>
          <w:t xml:space="preserve">which is </w:t>
        </w:r>
      </w:ins>
      <w:r w:rsidRPr="00F31509">
        <w:rPr>
          <w:rFonts w:asciiTheme="majorBidi" w:eastAsia="Times New Roman" w:hAnsiTheme="majorBidi" w:cstheme="majorBidi"/>
        </w:rPr>
        <w:t>constantly updated and reviewed by the Expert Group on International Classification</w:t>
      </w:r>
      <w:ins w:id="17086" w:author="Jane Shaw" w:date="2015-10-30T11:43:00Z">
        <w:r w:rsidR="00F857F7">
          <w:rPr>
            <w:rFonts w:asciiTheme="majorBidi" w:eastAsia="Times New Roman" w:hAnsiTheme="majorBidi" w:cstheme="majorBidi"/>
          </w:rPr>
          <w:t>,</w:t>
        </w:r>
      </w:ins>
      <w:r w:rsidRPr="00F31509">
        <w:rPr>
          <w:rFonts w:asciiTheme="majorBidi" w:eastAsia="Times New Roman" w:hAnsiTheme="majorBidi" w:cstheme="majorBidi"/>
        </w:rPr>
        <w:t xml:space="preserve"> </w:t>
      </w:r>
      <w:del w:id="17087" w:author="Jane Shaw" w:date="2015-10-30T11:43: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chaired by UNSD</w:t>
      </w:r>
      <w:ins w:id="17088" w:author="Jane Shaw" w:date="2015-10-30T11:43:00Z">
        <w:r w:rsidR="00F857F7">
          <w:rPr>
            <w:rFonts w:asciiTheme="majorBidi" w:eastAsia="Times New Roman" w:hAnsiTheme="majorBidi" w:cstheme="majorBidi"/>
          </w:rPr>
          <w:t xml:space="preserve"> and with the</w:t>
        </w:r>
      </w:ins>
      <w:del w:id="17089" w:author="Jane Shaw" w:date="2015-10-30T11:43: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 xml:space="preserve"> participa</w:t>
      </w:r>
      <w:ins w:id="17090" w:author="Jane Shaw" w:date="2015-10-30T11:43:00Z">
        <w:r w:rsidR="00F857F7">
          <w:rPr>
            <w:rFonts w:asciiTheme="majorBidi" w:eastAsia="Times New Roman" w:hAnsiTheme="majorBidi" w:cstheme="majorBidi"/>
          </w:rPr>
          <w:t>tion of representatives of</w:t>
        </w:r>
      </w:ins>
      <w:del w:id="17091" w:author="Jane Shaw" w:date="2015-10-30T11:43:00Z">
        <w:r w:rsidRPr="00F31509" w:rsidDel="00F857F7">
          <w:rPr>
            <w:rFonts w:asciiTheme="majorBidi" w:eastAsia="Times New Roman" w:hAnsiTheme="majorBidi" w:cstheme="majorBidi"/>
          </w:rPr>
          <w:delText>nts</w:delText>
        </w:r>
      </w:del>
      <w:r w:rsidRPr="00F31509">
        <w:rPr>
          <w:rFonts w:asciiTheme="majorBidi" w:eastAsia="Times New Roman" w:hAnsiTheme="majorBidi" w:cstheme="majorBidi"/>
        </w:rPr>
        <w:t xml:space="preserve"> </w:t>
      </w:r>
      <w:del w:id="17092" w:author="Jane Shaw" w:date="2015-10-30T11:43:00Z">
        <w:r w:rsidRPr="00F31509" w:rsidDel="00F857F7">
          <w:rPr>
            <w:rFonts w:asciiTheme="majorBidi" w:eastAsia="Times New Roman" w:hAnsiTheme="majorBidi" w:cstheme="majorBidi"/>
          </w:rPr>
          <w:delText xml:space="preserve">are </w:delText>
        </w:r>
      </w:del>
      <w:r w:rsidRPr="00F31509">
        <w:rPr>
          <w:rFonts w:asciiTheme="majorBidi" w:eastAsia="Times New Roman" w:hAnsiTheme="majorBidi" w:cstheme="majorBidi"/>
        </w:rPr>
        <w:t>countries and international organizations</w:t>
      </w:r>
      <w:del w:id="17093" w:author="Jane Shaw" w:date="2015-10-30T11:43: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w:t>
      </w:r>
    </w:p>
    <w:p w14:paraId="75AC2592" w14:textId="0BA27659" w:rsidR="00EB7AF1" w:rsidRPr="00F31509" w:rsidRDefault="60226960" w:rsidP="00C500F7">
      <w:pPr>
        <w:pStyle w:val="Paragrafoelenco"/>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w:t>
      </w:r>
      <w:ins w:id="17094" w:author="Jane Shaw" w:date="2015-10-30T11:44:00Z">
        <w:r w:rsidR="00F857F7">
          <w:rPr>
            <w:rFonts w:asciiTheme="majorBidi" w:eastAsia="Times New Roman" w:hAnsiTheme="majorBidi" w:cstheme="majorBidi"/>
          </w:rPr>
          <w:t>,</w:t>
        </w:r>
      </w:ins>
      <w:del w:id="17095" w:author="Jane Shaw" w:date="2015-10-30T11:44: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 xml:space="preserve"> allow</w:t>
      </w:r>
      <w:ins w:id="17096" w:author="Jane Shaw" w:date="2015-10-30T11:44:00Z">
        <w:r w:rsidR="00F857F7">
          <w:rPr>
            <w:rFonts w:asciiTheme="majorBidi" w:eastAsia="Times New Roman" w:hAnsiTheme="majorBidi" w:cstheme="majorBidi"/>
          </w:rPr>
          <w:t>ing</w:t>
        </w:r>
      </w:ins>
      <w:del w:id="17097" w:author="Jane Shaw" w:date="2015-10-30T11:44:00Z">
        <w:r w:rsidRPr="00F31509" w:rsidDel="00F857F7">
          <w:rPr>
            <w:rFonts w:asciiTheme="majorBidi" w:eastAsia="Times New Roman" w:hAnsiTheme="majorBidi" w:cstheme="majorBidi"/>
          </w:rPr>
          <w:delText>s</w:delText>
        </w:r>
      </w:del>
      <w:r w:rsidRPr="00F31509">
        <w:rPr>
          <w:rFonts w:asciiTheme="majorBidi" w:eastAsia="Times New Roman" w:hAnsiTheme="majorBidi" w:cstheme="majorBidi"/>
        </w:rPr>
        <w:t xml:space="preserve"> data comparability across </w:t>
      </w:r>
      <w:del w:id="17098" w:author="Jane Shaw" w:date="2015-10-30T11:44:00Z">
        <w:r w:rsidRPr="00F31509" w:rsidDel="00F857F7">
          <w:rPr>
            <w:rFonts w:asciiTheme="majorBidi" w:eastAsia="Times New Roman" w:hAnsiTheme="majorBidi" w:cstheme="majorBidi"/>
          </w:rPr>
          <w:delText xml:space="preserve">statistical </w:delText>
        </w:r>
      </w:del>
      <w:r w:rsidRPr="00F31509">
        <w:rPr>
          <w:rFonts w:asciiTheme="majorBidi" w:eastAsia="Times New Roman" w:hAnsiTheme="majorBidi" w:cstheme="majorBidi"/>
        </w:rPr>
        <w:t>domains.</w:t>
      </w:r>
    </w:p>
    <w:p w14:paraId="682A4461" w14:textId="7B0B7F1E" w:rsidR="00EB7AF1" w:rsidRPr="00F31509" w:rsidRDefault="60226960" w:rsidP="00C500F7">
      <w:pPr>
        <w:pStyle w:val="Paragrafoelenco"/>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w:t>
      </w:r>
      <w:ins w:id="17099" w:author="Jane Shaw" w:date="2015-11-07T20:28:00Z">
        <w:r w:rsidR="00140222">
          <w:rPr>
            <w:rFonts w:asciiTheme="majorBidi" w:eastAsia="Times New Roman" w:hAnsiTheme="majorBidi" w:cstheme="majorBidi"/>
          </w:rPr>
          <w:t xml:space="preserve">already </w:t>
        </w:r>
      </w:ins>
      <w:r w:rsidRPr="00F31509">
        <w:rPr>
          <w:rFonts w:asciiTheme="majorBidi" w:eastAsia="Times New Roman" w:hAnsiTheme="majorBidi" w:cstheme="majorBidi"/>
        </w:rPr>
        <w:t>used by countries</w:t>
      </w:r>
      <w:ins w:id="17100" w:author="Jane Shaw" w:date="2015-10-30T11:44:00Z">
        <w:r w:rsidR="00F857F7">
          <w:rPr>
            <w:rFonts w:asciiTheme="majorBidi" w:eastAsia="Times New Roman" w:hAnsiTheme="majorBidi" w:cstheme="majorBidi"/>
          </w:rPr>
          <w:t>,</w:t>
        </w:r>
      </w:ins>
      <w:del w:id="17101" w:author="Jane Shaw" w:date="2015-10-30T11:44: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7102" w:author="Jane Shaw" w:date="2015-10-30T11:44:00Z">
        <w:r w:rsidRPr="00F31509" w:rsidDel="00F857F7">
          <w:rPr>
            <w:rFonts w:asciiTheme="majorBidi" w:eastAsia="Times New Roman" w:hAnsiTheme="majorBidi" w:cstheme="majorBidi"/>
          </w:rPr>
          <w:delText xml:space="preserve">thus, </w:delText>
        </w:r>
      </w:del>
      <w:ins w:id="17103" w:author="Jane Shaw" w:date="2015-10-30T11:44:00Z">
        <w:r w:rsidR="00F857F7">
          <w:rPr>
            <w:rFonts w:asciiTheme="majorBidi" w:eastAsia="Times New Roman" w:hAnsiTheme="majorBidi" w:cstheme="majorBidi"/>
          </w:rPr>
          <w:t xml:space="preserve">so </w:t>
        </w:r>
      </w:ins>
      <w:r w:rsidRPr="00F31509">
        <w:rPr>
          <w:rFonts w:asciiTheme="majorBidi" w:eastAsia="Times New Roman" w:hAnsiTheme="majorBidi" w:cstheme="majorBidi"/>
        </w:rPr>
        <w:t>its use at FAO will reduce reporting burdens. In addition</w:t>
      </w:r>
      <w:ins w:id="17104" w:author="Jane Shaw" w:date="2015-10-30T11:44:00Z">
        <w:r w:rsidR="00F857F7">
          <w:rPr>
            <w:rFonts w:asciiTheme="majorBidi" w:eastAsia="Times New Roman" w:hAnsiTheme="majorBidi" w:cstheme="majorBidi"/>
          </w:rPr>
          <w:t>,</w:t>
        </w:r>
      </w:ins>
      <w:r w:rsidRPr="00F31509">
        <w:rPr>
          <w:rFonts w:asciiTheme="majorBidi" w:eastAsia="Times New Roman" w:hAnsiTheme="majorBidi" w:cstheme="majorBidi"/>
        </w:rPr>
        <w:t xml:space="preserve"> </w:t>
      </w:r>
      <w:ins w:id="17105" w:author="Jane Shaw" w:date="2015-10-30T11:44:00Z">
        <w:r w:rsidR="00F857F7">
          <w:rPr>
            <w:rFonts w:asciiTheme="majorBidi" w:eastAsia="Times New Roman" w:hAnsiTheme="majorBidi" w:cstheme="majorBidi"/>
          </w:rPr>
          <w:t xml:space="preserve">the expanded </w:t>
        </w:r>
      </w:ins>
      <w:r w:rsidRPr="00F31509">
        <w:rPr>
          <w:rFonts w:asciiTheme="majorBidi" w:eastAsia="Times New Roman" w:hAnsiTheme="majorBidi" w:cstheme="majorBidi"/>
        </w:rPr>
        <w:t xml:space="preserve">CPC </w:t>
      </w:r>
      <w:del w:id="17106" w:author="Jane Shaw" w:date="2015-10-30T11:44:00Z">
        <w:r w:rsidRPr="00F31509" w:rsidDel="00F857F7">
          <w:rPr>
            <w:rFonts w:asciiTheme="majorBidi" w:eastAsia="Times New Roman" w:hAnsiTheme="majorBidi" w:cstheme="majorBidi"/>
          </w:rPr>
          <w:delText xml:space="preserve">expanded </w:delText>
        </w:r>
      </w:del>
      <w:r w:rsidRPr="00F31509">
        <w:rPr>
          <w:rFonts w:asciiTheme="majorBidi" w:eastAsia="Times New Roman" w:hAnsiTheme="majorBidi" w:cstheme="majorBidi"/>
        </w:rPr>
        <w:t xml:space="preserve">is designed not only for FAO but also for countries engaged in the collection and dissemination of data on agriculture and food products: it provides a flexible tool that allows increased granularity at </w:t>
      </w:r>
      <w:del w:id="17107" w:author="Jane Shaw" w:date="2015-10-30T11:44:00Z">
        <w:r w:rsidRPr="00F31509" w:rsidDel="00F857F7">
          <w:rPr>
            <w:rFonts w:asciiTheme="majorBidi" w:eastAsia="Times New Roman" w:hAnsiTheme="majorBidi" w:cstheme="majorBidi"/>
          </w:rPr>
          <w:delText xml:space="preserve">the </w:delText>
        </w:r>
      </w:del>
      <w:r w:rsidRPr="00F31509">
        <w:rPr>
          <w:rFonts w:asciiTheme="majorBidi" w:eastAsia="Times New Roman" w:hAnsiTheme="majorBidi" w:cstheme="majorBidi"/>
        </w:rPr>
        <w:t>lower level</w:t>
      </w:r>
      <w:ins w:id="17108" w:author="Jane Shaw" w:date="2015-10-30T11:45:00Z">
        <w:r w:rsidR="00F857F7">
          <w:rPr>
            <w:rFonts w:asciiTheme="majorBidi" w:eastAsia="Times New Roman" w:hAnsiTheme="majorBidi" w:cstheme="majorBidi"/>
          </w:rPr>
          <w:t>s</w:t>
        </w:r>
      </w:ins>
      <w:r w:rsidRPr="00F31509">
        <w:rPr>
          <w:rFonts w:asciiTheme="majorBidi" w:eastAsia="Times New Roman" w:hAnsiTheme="majorBidi" w:cstheme="majorBidi"/>
        </w:rPr>
        <w:t xml:space="preserve">, </w:t>
      </w:r>
      <w:ins w:id="17109" w:author="Jane Shaw" w:date="2015-10-30T11:45:00Z">
        <w:r w:rsidR="00F857F7">
          <w:rPr>
            <w:rFonts w:asciiTheme="majorBidi" w:eastAsia="Times New Roman" w:hAnsiTheme="majorBidi" w:cstheme="majorBidi"/>
          </w:rPr>
          <w:t xml:space="preserve">to </w:t>
        </w:r>
      </w:ins>
      <w:r w:rsidRPr="00F31509">
        <w:rPr>
          <w:rFonts w:asciiTheme="majorBidi" w:eastAsia="Times New Roman" w:hAnsiTheme="majorBidi" w:cstheme="majorBidi"/>
        </w:rPr>
        <w:t>includ</w:t>
      </w:r>
      <w:ins w:id="17110" w:author="Jane Shaw" w:date="2015-10-30T11:45:00Z">
        <w:r w:rsidR="00F857F7">
          <w:rPr>
            <w:rFonts w:asciiTheme="majorBidi" w:eastAsia="Times New Roman" w:hAnsiTheme="majorBidi" w:cstheme="majorBidi"/>
          </w:rPr>
          <w:t>e</w:t>
        </w:r>
      </w:ins>
      <w:del w:id="17111" w:author="Jane Shaw" w:date="2015-10-30T11:45:00Z">
        <w:r w:rsidRPr="00F31509" w:rsidDel="00F857F7">
          <w:rPr>
            <w:rFonts w:asciiTheme="majorBidi" w:eastAsia="Times New Roman" w:hAnsiTheme="majorBidi" w:cstheme="majorBidi"/>
          </w:rPr>
          <w:delText>ing</w:delText>
        </w:r>
      </w:del>
      <w:r w:rsidRPr="00F31509">
        <w:rPr>
          <w:rFonts w:asciiTheme="majorBidi" w:eastAsia="Times New Roman" w:hAnsiTheme="majorBidi" w:cstheme="majorBidi"/>
        </w:rPr>
        <w:t xml:space="preserve"> local species and varieties, while maintaining comparability across countries at the higher level.</w:t>
      </w:r>
    </w:p>
    <w:p w14:paraId="388E1E45" w14:textId="4E34D8F4" w:rsidR="00EB7AF1" w:rsidRPr="00401F1C" w:rsidRDefault="60226960" w:rsidP="00C500F7">
      <w:pPr>
        <w:pStyle w:val="Paragrafoelenco"/>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aligns with </w:t>
      </w:r>
      <w:ins w:id="17112" w:author="Jane Shaw" w:date="2015-10-30T11:46:00Z">
        <w:r w:rsidR="00F857F7">
          <w:rPr>
            <w:rFonts w:asciiTheme="majorBidi" w:eastAsia="Times New Roman" w:hAnsiTheme="majorBidi" w:cstheme="majorBidi"/>
          </w:rPr>
          <w:t>the International Standard Industrial Classification of all Economic Activities (</w:t>
        </w:r>
      </w:ins>
      <w:r w:rsidRPr="00F31509">
        <w:rPr>
          <w:rFonts w:asciiTheme="majorBidi" w:eastAsia="Times New Roman" w:hAnsiTheme="majorBidi" w:cstheme="majorBidi"/>
        </w:rPr>
        <w:t>ISIC</w:t>
      </w:r>
      <w:ins w:id="17113" w:author="Jane Shaw" w:date="2015-10-30T11:46:00Z">
        <w:r w:rsidR="00F857F7">
          <w:rPr>
            <w:rFonts w:asciiTheme="majorBidi" w:eastAsia="Times New Roman" w:hAnsiTheme="majorBidi" w:cstheme="majorBidi"/>
          </w:rPr>
          <w:t>)</w:t>
        </w:r>
      </w:ins>
      <w:r w:rsidRPr="00F31509">
        <w:rPr>
          <w:rFonts w:asciiTheme="majorBidi" w:eastAsia="Times New Roman" w:hAnsiTheme="majorBidi" w:cstheme="majorBidi"/>
        </w:rPr>
        <w:t xml:space="preserve"> and </w:t>
      </w:r>
      <w:ins w:id="17114" w:author="Jane Shaw" w:date="2015-10-30T11:47:00Z">
        <w:r w:rsidR="00F857F7">
          <w:rPr>
            <w:rFonts w:asciiTheme="majorBidi" w:eastAsia="Times New Roman" w:hAnsiTheme="majorBidi" w:cstheme="majorBidi"/>
          </w:rPr>
          <w:t xml:space="preserve">the </w:t>
        </w:r>
      </w:ins>
      <w:r w:rsidRPr="00F31509">
        <w:rPr>
          <w:rFonts w:asciiTheme="majorBidi" w:eastAsia="Times New Roman" w:hAnsiTheme="majorBidi" w:cstheme="majorBidi"/>
        </w:rPr>
        <w:t>HS: when these classifications are updated, the CPC is also updated.</w:t>
      </w:r>
    </w:p>
    <w:p w14:paraId="3F2C1F86" w14:textId="7D4897B1" w:rsidR="00EB7AF1" w:rsidRPr="00C500F7" w:rsidRDefault="00401F1C" w:rsidP="00C500F7">
      <w:pPr>
        <w:pStyle w:val="Paragrafoelenco"/>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As it is </w:t>
      </w:r>
      <w:del w:id="17115" w:author="Jane Shaw" w:date="2015-10-30T11:47:00Z">
        <w:r w:rsidRPr="00F31509" w:rsidDel="00F857F7">
          <w:rPr>
            <w:rFonts w:asciiTheme="majorBidi" w:eastAsia="Times New Roman" w:hAnsiTheme="majorBidi" w:cstheme="majorBidi"/>
          </w:rPr>
          <w:delText xml:space="preserve">highly </w:delText>
        </w:r>
      </w:del>
      <w:ins w:id="17116" w:author="Jane Shaw" w:date="2015-10-30T11:47:00Z">
        <w:r w:rsidR="00F857F7">
          <w:rPr>
            <w:rFonts w:asciiTheme="majorBidi" w:eastAsia="Times New Roman" w:hAnsiTheme="majorBidi" w:cstheme="majorBidi"/>
          </w:rPr>
          <w:t xml:space="preserve">closely </w:t>
        </w:r>
      </w:ins>
      <w:r w:rsidRPr="00F31509">
        <w:rPr>
          <w:rFonts w:asciiTheme="majorBidi" w:eastAsia="Times New Roman" w:hAnsiTheme="majorBidi" w:cstheme="majorBidi"/>
        </w:rPr>
        <w:t xml:space="preserve">aligned </w:t>
      </w:r>
      <w:del w:id="17117" w:author="Jane Shaw" w:date="2015-10-30T11:47:00Z">
        <w:r w:rsidRPr="00F31509" w:rsidDel="00F857F7">
          <w:rPr>
            <w:rFonts w:asciiTheme="majorBidi" w:eastAsia="Times New Roman" w:hAnsiTheme="majorBidi" w:cstheme="majorBidi"/>
          </w:rPr>
          <w:delText xml:space="preserve">with </w:delText>
        </w:r>
      </w:del>
      <w:ins w:id="17118" w:author="Jane Shaw" w:date="2015-10-30T11:47:00Z">
        <w:r w:rsidR="00F857F7">
          <w:rPr>
            <w:rFonts w:asciiTheme="majorBidi" w:eastAsia="Times New Roman" w:hAnsiTheme="majorBidi" w:cstheme="majorBidi"/>
          </w:rPr>
          <w:t xml:space="preserve">to the </w:t>
        </w:r>
      </w:ins>
      <w:r w:rsidRPr="00F31509">
        <w:rPr>
          <w:rFonts w:asciiTheme="majorBidi" w:eastAsia="Times New Roman" w:hAnsiTheme="majorBidi" w:cstheme="majorBidi"/>
        </w:rPr>
        <w:t>HS, data conversion for SUA</w:t>
      </w:r>
      <w:ins w:id="17119" w:author="Jane Shaw" w:date="2015-10-30T11:47:00Z">
        <w:r w:rsidR="00F857F7">
          <w:rPr>
            <w:rFonts w:asciiTheme="majorBidi" w:eastAsia="Times New Roman" w:hAnsiTheme="majorBidi" w:cstheme="majorBidi"/>
          </w:rPr>
          <w:t>s</w:t>
        </w:r>
      </w:ins>
      <w:r w:rsidRPr="00F31509">
        <w:rPr>
          <w:rFonts w:asciiTheme="majorBidi" w:eastAsia="Times New Roman" w:hAnsiTheme="majorBidi" w:cstheme="majorBidi"/>
        </w:rPr>
        <w:t xml:space="preserve">/FBS is </w:t>
      </w:r>
      <w:del w:id="17120" w:author="Jane Shaw" w:date="2015-10-30T11:47:00Z">
        <w:r w:rsidRPr="00F31509" w:rsidDel="00F857F7">
          <w:rPr>
            <w:rFonts w:asciiTheme="majorBidi" w:eastAsia="Times New Roman" w:hAnsiTheme="majorBidi" w:cstheme="majorBidi"/>
          </w:rPr>
          <w:delText xml:space="preserve">improved compared to </w:delText>
        </w:r>
      </w:del>
      <w:ins w:id="17121" w:author="Jane Shaw" w:date="2015-10-30T11:47:00Z">
        <w:r w:rsidR="00F857F7">
          <w:rPr>
            <w:rFonts w:asciiTheme="majorBidi" w:eastAsia="Times New Roman" w:hAnsiTheme="majorBidi" w:cstheme="majorBidi"/>
          </w:rPr>
          <w:t xml:space="preserve">better than in the </w:t>
        </w:r>
      </w:ins>
      <w:r w:rsidRPr="00F31509">
        <w:rPr>
          <w:rFonts w:asciiTheme="majorBidi" w:eastAsia="Times New Roman" w:hAnsiTheme="majorBidi" w:cstheme="majorBidi"/>
        </w:rPr>
        <w:t>FCL</w:t>
      </w:r>
      <w:ins w:id="17122" w:author="Jane Shaw" w:date="2015-11-07T20:28:00Z">
        <w:r w:rsidR="001860EF">
          <w:rPr>
            <w:rFonts w:asciiTheme="majorBidi" w:eastAsia="Times New Roman" w:hAnsiTheme="majorBidi" w:cstheme="majorBidi"/>
          </w:rPr>
          <w:t>:</w:t>
        </w:r>
      </w:ins>
      <w:r w:rsidRPr="00F31509">
        <w:rPr>
          <w:rFonts w:asciiTheme="majorBidi" w:eastAsia="Times New Roman" w:hAnsiTheme="majorBidi" w:cstheme="majorBidi"/>
        </w:rPr>
        <w:t xml:space="preserve"> </w:t>
      </w:r>
      <w:del w:id="17123" w:author="Jane Shaw" w:date="2015-11-07T20:28:00Z">
        <w:r w:rsidRPr="00F31509" w:rsidDel="001860EF">
          <w:rPr>
            <w:rFonts w:asciiTheme="majorBidi" w:eastAsia="Times New Roman" w:hAnsiTheme="majorBidi" w:cstheme="majorBidi"/>
          </w:rPr>
          <w:delText>(</w:delText>
        </w:r>
      </w:del>
      <w:r w:rsidRPr="00F31509">
        <w:rPr>
          <w:rFonts w:asciiTheme="majorBidi" w:eastAsia="Times New Roman" w:hAnsiTheme="majorBidi" w:cstheme="majorBidi"/>
        </w:rPr>
        <w:t>65</w:t>
      </w:r>
      <w:del w:id="17124" w:author="Jane Shaw" w:date="2015-10-22T19:08:00Z">
        <w:r w:rsidRPr="00F31509" w:rsidDel="004414AA">
          <w:rPr>
            <w:rFonts w:asciiTheme="majorBidi" w:eastAsia="Times New Roman" w:hAnsiTheme="majorBidi" w:cstheme="majorBidi"/>
          </w:rPr>
          <w:delText>%</w:delText>
        </w:r>
      </w:del>
      <w:ins w:id="17125" w:author="Jane Shaw" w:date="2015-10-22T19:08:00Z">
        <w:r w:rsidR="004414AA">
          <w:rPr>
            <w:rFonts w:asciiTheme="majorBidi" w:eastAsia="Times New Roman" w:hAnsiTheme="majorBidi" w:cstheme="majorBidi"/>
          </w:rPr>
          <w:t xml:space="preserve"> percent</w:t>
        </w:r>
      </w:ins>
      <w:r w:rsidRPr="00F31509">
        <w:rPr>
          <w:rFonts w:asciiTheme="majorBidi" w:eastAsia="Times New Roman" w:hAnsiTheme="majorBidi" w:cstheme="majorBidi"/>
        </w:rPr>
        <w:t xml:space="preserve"> of </w:t>
      </w:r>
      <w:ins w:id="17126" w:author="Jane Shaw" w:date="2015-10-30T11:48:00Z">
        <w:r w:rsidR="00F857F7">
          <w:rPr>
            <w:rFonts w:asciiTheme="majorBidi" w:eastAsia="Times New Roman" w:hAnsiTheme="majorBidi" w:cstheme="majorBidi"/>
          </w:rPr>
          <w:t xml:space="preserve">correspondences between </w:t>
        </w:r>
      </w:ins>
      <w:del w:id="17127" w:author="Jane Shaw" w:date="2015-10-30T11:48:00Z">
        <w:r w:rsidRPr="00F31509" w:rsidDel="00F857F7">
          <w:rPr>
            <w:rFonts w:asciiTheme="majorBidi" w:eastAsia="Times New Roman" w:hAnsiTheme="majorBidi" w:cstheme="majorBidi"/>
          </w:rPr>
          <w:delText xml:space="preserve">the </w:delText>
        </w:r>
      </w:del>
      <w:r w:rsidRPr="00F31509">
        <w:rPr>
          <w:rFonts w:asciiTheme="majorBidi" w:eastAsia="Times New Roman" w:hAnsiTheme="majorBidi" w:cstheme="majorBidi"/>
        </w:rPr>
        <w:t>HS 2007</w:t>
      </w:r>
      <w:ins w:id="17128" w:author="Jane Shaw" w:date="2015-10-30T11:48:00Z">
        <w:r w:rsidR="00F857F7">
          <w:rPr>
            <w:rFonts w:asciiTheme="majorBidi" w:eastAsia="Times New Roman" w:hAnsiTheme="majorBidi" w:cstheme="majorBidi"/>
          </w:rPr>
          <w:t xml:space="preserve"> and </w:t>
        </w:r>
      </w:ins>
      <w:del w:id="17129" w:author="Jane Shaw" w:date="2015-10-30T11:48: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CPC Ver.</w:t>
      </w:r>
      <w:ins w:id="17130" w:author="Jane Shaw" w:date="2015-10-30T11:50:00Z">
        <w:r w:rsidR="00F857F7">
          <w:rPr>
            <w:rFonts w:asciiTheme="majorBidi" w:eastAsia="Times New Roman" w:hAnsiTheme="majorBidi" w:cstheme="majorBidi"/>
          </w:rPr>
          <w:t xml:space="preserve"> </w:t>
        </w:r>
      </w:ins>
      <w:r w:rsidRPr="00F31509">
        <w:rPr>
          <w:rFonts w:asciiTheme="majorBidi" w:eastAsia="Times New Roman" w:hAnsiTheme="majorBidi" w:cstheme="majorBidi"/>
        </w:rPr>
        <w:t xml:space="preserve">2 </w:t>
      </w:r>
      <w:del w:id="17131" w:author="Jane Shaw" w:date="2015-10-30T11:48:00Z">
        <w:r w:rsidRPr="00F31509" w:rsidDel="00F857F7">
          <w:rPr>
            <w:rFonts w:asciiTheme="majorBidi" w:eastAsia="Times New Roman" w:hAnsiTheme="majorBidi" w:cstheme="majorBidi"/>
          </w:rPr>
          <w:delText xml:space="preserve">correspondences </w:delText>
        </w:r>
      </w:del>
      <w:r w:rsidRPr="00F31509">
        <w:rPr>
          <w:rFonts w:asciiTheme="majorBidi" w:eastAsia="Times New Roman" w:hAnsiTheme="majorBidi" w:cstheme="majorBidi"/>
        </w:rPr>
        <w:t>are one-to-one or many-to-one</w:t>
      </w:r>
      <w:ins w:id="17132" w:author="Jane Shaw" w:date="2015-10-30T11:48:00Z">
        <w:r w:rsidR="00F857F7">
          <w:rPr>
            <w:rFonts w:asciiTheme="majorBidi" w:eastAsia="Times New Roman" w:hAnsiTheme="majorBidi" w:cstheme="majorBidi"/>
          </w:rPr>
          <w:t>,</w:t>
        </w:r>
      </w:ins>
      <w:r w:rsidRPr="00F31509">
        <w:rPr>
          <w:rFonts w:asciiTheme="majorBidi" w:eastAsia="Times New Roman" w:hAnsiTheme="majorBidi" w:cstheme="majorBidi"/>
        </w:rPr>
        <w:t xml:space="preserve"> </w:t>
      </w:r>
      <w:del w:id="17133" w:author="Jane Shaw" w:date="2015-10-30T11:48:00Z">
        <w:r w:rsidRPr="00F31509" w:rsidDel="00F857F7">
          <w:rPr>
            <w:rFonts w:asciiTheme="majorBidi" w:eastAsia="Times New Roman" w:hAnsiTheme="majorBidi" w:cstheme="majorBidi"/>
          </w:rPr>
          <w:delText xml:space="preserve">vs. </w:delText>
        </w:r>
      </w:del>
      <w:ins w:id="17134" w:author="Jane Shaw" w:date="2015-10-30T11:48:00Z">
        <w:r w:rsidR="00F857F7">
          <w:rPr>
            <w:rFonts w:asciiTheme="majorBidi" w:eastAsia="Times New Roman" w:hAnsiTheme="majorBidi" w:cstheme="majorBidi"/>
          </w:rPr>
          <w:t xml:space="preserve">versus </w:t>
        </w:r>
      </w:ins>
      <w:r w:rsidRPr="00F31509">
        <w:rPr>
          <w:rFonts w:asciiTheme="majorBidi" w:eastAsia="Times New Roman" w:hAnsiTheme="majorBidi" w:cstheme="majorBidi"/>
        </w:rPr>
        <w:t>35</w:t>
      </w:r>
      <w:del w:id="17135" w:author="Jane Shaw" w:date="2015-10-22T19:08:00Z">
        <w:r w:rsidRPr="00F31509" w:rsidDel="004414AA">
          <w:rPr>
            <w:rFonts w:asciiTheme="majorBidi" w:eastAsia="Times New Roman" w:hAnsiTheme="majorBidi" w:cstheme="majorBidi"/>
          </w:rPr>
          <w:delText>%</w:delText>
        </w:r>
      </w:del>
      <w:ins w:id="17136" w:author="Jane Shaw" w:date="2015-10-22T19:08:00Z">
        <w:r w:rsidR="004414AA">
          <w:rPr>
            <w:rFonts w:asciiTheme="majorBidi" w:eastAsia="Times New Roman" w:hAnsiTheme="majorBidi" w:cstheme="majorBidi"/>
          </w:rPr>
          <w:t xml:space="preserve"> percent</w:t>
        </w:r>
      </w:ins>
      <w:r w:rsidRPr="00F31509">
        <w:rPr>
          <w:rFonts w:asciiTheme="majorBidi" w:eastAsia="Times New Roman" w:hAnsiTheme="majorBidi" w:cstheme="majorBidi"/>
        </w:rPr>
        <w:t xml:space="preserve"> </w:t>
      </w:r>
      <w:del w:id="17137" w:author="Jane Shaw" w:date="2015-10-30T11:48:00Z">
        <w:r w:rsidRPr="00F31509" w:rsidDel="00F857F7">
          <w:rPr>
            <w:rFonts w:asciiTheme="majorBidi" w:eastAsia="Times New Roman" w:hAnsiTheme="majorBidi" w:cstheme="majorBidi"/>
          </w:rPr>
          <w:delText xml:space="preserve">in the case </w:delText>
        </w:r>
      </w:del>
      <w:r w:rsidRPr="00F31509">
        <w:rPr>
          <w:rFonts w:asciiTheme="majorBidi" w:eastAsia="Times New Roman" w:hAnsiTheme="majorBidi" w:cstheme="majorBidi"/>
        </w:rPr>
        <w:t>of HS</w:t>
      </w:r>
      <w:ins w:id="17138" w:author="Jane Shaw" w:date="2015-10-30T11:48:00Z">
        <w:r w:rsidR="00F857F7">
          <w:rPr>
            <w:rFonts w:asciiTheme="majorBidi" w:eastAsia="Times New Roman" w:hAnsiTheme="majorBidi" w:cstheme="majorBidi"/>
          </w:rPr>
          <w:t>–</w:t>
        </w:r>
      </w:ins>
      <w:del w:id="17139" w:author="Jane Shaw" w:date="2015-10-30T11:48: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FCL</w:t>
      </w:r>
      <w:ins w:id="17140" w:author="Jane Shaw" w:date="2015-10-30T11:48:00Z">
        <w:r w:rsidR="00F857F7">
          <w:rPr>
            <w:rFonts w:asciiTheme="majorBidi" w:eastAsia="Times New Roman" w:hAnsiTheme="majorBidi" w:cstheme="majorBidi"/>
          </w:rPr>
          <w:t xml:space="preserve"> correspondences;</w:t>
        </w:r>
      </w:ins>
      <w:del w:id="17141" w:author="Jane Shaw" w:date="2015-10-30T11:48: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7142" w:author="Jane Shaw" w:date="2015-10-30T11:48:00Z">
        <w:r w:rsidRPr="00F31509" w:rsidDel="00F857F7">
          <w:rPr>
            <w:rFonts w:asciiTheme="majorBidi" w:eastAsia="Times New Roman" w:hAnsiTheme="majorBidi" w:cstheme="majorBidi"/>
          </w:rPr>
          <w:delText xml:space="preserve">even higher </w:delText>
        </w:r>
      </w:del>
      <w:ins w:id="17143" w:author="Jane Shaw" w:date="2015-10-30T11:48:00Z">
        <w:r w:rsidR="00F857F7">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alignment </w:t>
      </w:r>
      <w:del w:id="17144" w:author="Jane Shaw" w:date="2015-10-30T11:48:00Z">
        <w:r w:rsidRPr="00F31509" w:rsidDel="00F857F7">
          <w:rPr>
            <w:rFonts w:asciiTheme="majorBidi" w:eastAsia="Times New Roman" w:hAnsiTheme="majorBidi" w:cstheme="majorBidi"/>
          </w:rPr>
          <w:delText xml:space="preserve">is </w:delText>
        </w:r>
      </w:del>
      <w:r w:rsidRPr="00F31509">
        <w:rPr>
          <w:rFonts w:asciiTheme="majorBidi" w:eastAsia="Times New Roman" w:hAnsiTheme="majorBidi" w:cstheme="majorBidi"/>
        </w:rPr>
        <w:t>between HS 2012 and CPC Ver.</w:t>
      </w:r>
      <w:ins w:id="17145" w:author="Jane Shaw" w:date="2015-10-30T11:50:00Z">
        <w:r w:rsidR="00F857F7">
          <w:rPr>
            <w:rFonts w:asciiTheme="majorBidi" w:eastAsia="Times New Roman" w:hAnsiTheme="majorBidi" w:cstheme="majorBidi"/>
          </w:rPr>
          <w:t xml:space="preserve"> </w:t>
        </w:r>
      </w:ins>
      <w:r w:rsidRPr="00F31509">
        <w:rPr>
          <w:rFonts w:asciiTheme="majorBidi" w:eastAsia="Times New Roman" w:hAnsiTheme="majorBidi" w:cstheme="majorBidi"/>
        </w:rPr>
        <w:t>2.1</w:t>
      </w:r>
      <w:del w:id="17146" w:author="Jane Shaw" w:date="2015-11-07T20:29:00Z">
        <w:r w:rsidRPr="00F31509" w:rsidDel="001860EF">
          <w:rPr>
            <w:rFonts w:asciiTheme="majorBidi" w:eastAsia="Times New Roman" w:hAnsiTheme="majorBidi" w:cstheme="majorBidi"/>
          </w:rPr>
          <w:delText>)</w:delText>
        </w:r>
      </w:del>
      <w:ins w:id="17147" w:author="Jane Shaw" w:date="2015-10-30T11:49:00Z">
        <w:r w:rsidR="00F857F7">
          <w:rPr>
            <w:rFonts w:asciiTheme="majorBidi" w:eastAsia="Times New Roman" w:hAnsiTheme="majorBidi" w:cstheme="majorBidi"/>
          </w:rPr>
          <w:t xml:space="preserve"> is even closer</w:t>
        </w:r>
      </w:ins>
      <w:del w:id="17148" w:author="Jane Shaw" w:date="2015-10-30T11:49:00Z">
        <w:r w:rsidRPr="00F31509" w:rsidDel="00F857F7">
          <w:rPr>
            <w:rFonts w:asciiTheme="majorBidi" w:eastAsia="Times New Roman" w:hAnsiTheme="majorBidi" w:cstheme="majorBidi"/>
          </w:rPr>
          <w:delText>,</w:delText>
        </w:r>
      </w:del>
      <w:r w:rsidRPr="00F31509">
        <w:rPr>
          <w:rFonts w:asciiTheme="majorBidi" w:eastAsia="Times New Roman" w:hAnsiTheme="majorBidi" w:cstheme="majorBidi"/>
        </w:rPr>
        <w:t xml:space="preserve"> </w:t>
      </w:r>
      <w:del w:id="17149" w:author="Jane Shaw" w:date="2015-10-30T11:49:00Z">
        <w:r w:rsidRPr="00F31509" w:rsidDel="00F857F7">
          <w:rPr>
            <w:rFonts w:asciiTheme="majorBidi" w:eastAsia="Times New Roman" w:hAnsiTheme="majorBidi" w:cstheme="majorBidi"/>
          </w:rPr>
          <w:delText xml:space="preserve">see </w:delText>
        </w:r>
      </w:del>
      <w:r w:rsidRPr="00F31509">
        <w:rPr>
          <w:rFonts w:asciiTheme="majorBidi" w:eastAsia="Times New Roman" w:hAnsiTheme="majorBidi" w:cstheme="majorBidi"/>
        </w:rPr>
        <w:t xml:space="preserve">(Figure </w:t>
      </w:r>
      <w:del w:id="17150" w:author="Jane Shaw" w:date="2015-10-30T11:57:00Z">
        <w:r w:rsidRPr="00F31509" w:rsidDel="00F857F7">
          <w:rPr>
            <w:rFonts w:asciiTheme="majorBidi" w:eastAsia="Times New Roman" w:hAnsiTheme="majorBidi" w:cstheme="majorBidi"/>
          </w:rPr>
          <w:delText>28</w:delText>
        </w:r>
      </w:del>
      <w:ins w:id="17151" w:author="Jane Shaw" w:date="2015-10-30T11:57:00Z">
        <w:r w:rsidR="00F857F7">
          <w:rPr>
            <w:rFonts w:asciiTheme="majorBidi" w:eastAsia="Times New Roman" w:hAnsiTheme="majorBidi" w:cstheme="majorBidi"/>
          </w:rPr>
          <w:t>24</w:t>
        </w:r>
      </w:ins>
      <w:r w:rsidRPr="00F31509">
        <w:rPr>
          <w:rFonts w:asciiTheme="majorBidi" w:eastAsia="Times New Roman" w:hAnsiTheme="majorBidi" w:cstheme="majorBidi"/>
        </w:rPr>
        <w:t>).</w:t>
      </w:r>
    </w:p>
    <w:p w14:paraId="1AC22515" w14:textId="5B4933B1" w:rsidR="00EB7AF1" w:rsidRDefault="00EB7AF1" w:rsidP="00C500F7">
      <w:pPr>
        <w:tabs>
          <w:tab w:val="left" w:pos="703"/>
        </w:tabs>
        <w:jc w:val="both"/>
        <w:rPr>
          <w:rFonts w:asciiTheme="majorBidi" w:hAnsiTheme="majorBidi" w:cstheme="majorBidi"/>
          <w:lang w:val="en-GB"/>
        </w:rPr>
      </w:pPr>
    </w:p>
    <w:p w14:paraId="25156275" w14:textId="320962F0" w:rsidR="00B406F4" w:rsidRPr="00F31509" w:rsidRDefault="00B406F4" w:rsidP="00B406F4">
      <w:pPr>
        <w:pStyle w:val="Didascalia"/>
        <w:jc w:val="both"/>
        <w:rPr>
          <w:rFonts w:asciiTheme="majorBidi" w:hAnsiTheme="majorBidi" w:cstheme="majorBidi"/>
          <w:lang w:val="en-GB"/>
        </w:rPr>
      </w:pPr>
      <w:bookmarkStart w:id="17152" w:name="_Toc430872528"/>
      <w:r w:rsidRPr="00F31509">
        <w:rPr>
          <w:rFonts w:asciiTheme="majorBidi" w:eastAsia="Times New Roman" w:hAnsiTheme="majorBidi" w:cstheme="majorBidi"/>
          <w:lang w:val="en-GB"/>
        </w:rPr>
        <w:t xml:space="preserve">Figure </w:t>
      </w:r>
      <w:del w:id="17153" w:author="Jane Shaw" w:date="2015-10-30T11:58:00Z">
        <w:r w:rsidR="003D789C" w:rsidRPr="00F31509" w:rsidDel="00F857F7">
          <w:rPr>
            <w:rFonts w:asciiTheme="majorBidi" w:hAnsiTheme="majorBidi" w:cstheme="majorBidi"/>
            <w:lang w:val="en-GB"/>
          </w:rPr>
          <w:fldChar w:fldCharType="begin"/>
        </w:r>
        <w:r w:rsidRPr="00F31509" w:rsidDel="00F857F7">
          <w:rPr>
            <w:rFonts w:asciiTheme="majorBidi" w:hAnsiTheme="majorBidi" w:cstheme="majorBidi"/>
            <w:lang w:val="en-GB"/>
          </w:rPr>
          <w:delInstrText xml:space="preserve"> SEQ Figure \* ARABIC </w:delInstrText>
        </w:r>
        <w:r w:rsidR="003D789C" w:rsidRPr="00F31509" w:rsidDel="00F857F7">
          <w:rPr>
            <w:rFonts w:asciiTheme="majorBidi" w:hAnsiTheme="majorBidi" w:cstheme="majorBidi"/>
            <w:lang w:val="en-GB"/>
          </w:rPr>
          <w:fldChar w:fldCharType="separate"/>
        </w:r>
        <w:r w:rsidR="00E24798" w:rsidDel="00F857F7">
          <w:rPr>
            <w:rFonts w:asciiTheme="majorBidi" w:hAnsiTheme="majorBidi" w:cstheme="majorBidi"/>
            <w:noProof/>
            <w:lang w:val="en-GB"/>
          </w:rPr>
          <w:delText>28</w:delText>
        </w:r>
        <w:r w:rsidR="003D789C" w:rsidRPr="00F31509" w:rsidDel="00F857F7">
          <w:rPr>
            <w:rFonts w:asciiTheme="majorBidi" w:hAnsiTheme="majorBidi" w:cstheme="majorBidi"/>
            <w:lang w:val="en-GB"/>
          </w:rPr>
          <w:fldChar w:fldCharType="end"/>
        </w:r>
      </w:del>
      <w:ins w:id="17154" w:author="Jane Shaw" w:date="2015-10-30T11:58:00Z">
        <w:r w:rsidR="00F857F7">
          <w:rPr>
            <w:rFonts w:asciiTheme="majorBidi" w:hAnsiTheme="majorBidi" w:cstheme="majorBidi"/>
            <w:lang w:val="en-GB"/>
          </w:rPr>
          <w:t>24</w:t>
        </w:r>
      </w:ins>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 xml:space="preserve">Quality of links between </w:t>
      </w:r>
      <w:ins w:id="17155" w:author="Jane Shaw" w:date="2015-10-30T11:57:00Z">
        <w:r w:rsidR="00F857F7">
          <w:rPr>
            <w:rFonts w:asciiTheme="majorBidi" w:eastAsia="Times New Roman" w:hAnsiTheme="majorBidi" w:cstheme="majorBidi"/>
            <w:lang w:val="en-GB"/>
          </w:rPr>
          <w:t xml:space="preserve">the </w:t>
        </w:r>
      </w:ins>
      <w:r w:rsidRPr="00B406F4">
        <w:rPr>
          <w:rFonts w:asciiTheme="majorBidi" w:eastAsia="Times New Roman" w:hAnsiTheme="majorBidi" w:cstheme="majorBidi"/>
          <w:lang w:val="en-GB"/>
        </w:rPr>
        <w:t xml:space="preserve">HS </w:t>
      </w:r>
      <w:ins w:id="17156" w:author="Jane Shaw" w:date="2015-10-30T11:49:00Z">
        <w:r w:rsidR="00F857F7">
          <w:rPr>
            <w:rFonts w:asciiTheme="majorBidi" w:eastAsia="Times New Roman" w:hAnsiTheme="majorBidi" w:cstheme="majorBidi"/>
            <w:lang w:val="en-GB"/>
          </w:rPr>
          <w:t>and</w:t>
        </w:r>
      </w:ins>
      <w:del w:id="17157" w:author="Jane Shaw" w:date="2015-10-30T11:49:00Z">
        <w:r w:rsidRPr="00B406F4" w:rsidDel="00F857F7">
          <w:rPr>
            <w:rFonts w:asciiTheme="majorBidi" w:eastAsia="Times New Roman" w:hAnsiTheme="majorBidi" w:cstheme="majorBidi"/>
            <w:lang w:val="en-GB"/>
          </w:rPr>
          <w:delText>–</w:delText>
        </w:r>
      </w:del>
      <w:r w:rsidRPr="00B406F4">
        <w:rPr>
          <w:rFonts w:asciiTheme="majorBidi" w:eastAsia="Times New Roman" w:hAnsiTheme="majorBidi" w:cstheme="majorBidi"/>
          <w:lang w:val="en-GB"/>
        </w:rPr>
        <w:t xml:space="preserve"> </w:t>
      </w:r>
      <w:ins w:id="17158" w:author="Jane Shaw" w:date="2015-10-30T11:57:00Z">
        <w:r w:rsidR="00F857F7">
          <w:rPr>
            <w:rFonts w:asciiTheme="majorBidi" w:eastAsia="Times New Roman" w:hAnsiTheme="majorBidi" w:cstheme="majorBidi"/>
            <w:lang w:val="en-GB"/>
          </w:rPr>
          <w:t xml:space="preserve">the </w:t>
        </w:r>
      </w:ins>
      <w:r w:rsidRPr="00B406F4">
        <w:rPr>
          <w:rFonts w:asciiTheme="majorBidi" w:eastAsia="Times New Roman" w:hAnsiTheme="majorBidi" w:cstheme="majorBidi"/>
          <w:lang w:val="en-GB"/>
        </w:rPr>
        <w:t>FCL</w:t>
      </w:r>
      <w:r w:rsidR="00DD47B4">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(shaded)</w:t>
      </w:r>
      <w:r w:rsidR="008568EC">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 xml:space="preserve">and </w:t>
      </w:r>
      <w:ins w:id="17159" w:author="Jane Shaw" w:date="2015-10-30T11:50:00Z">
        <w:r w:rsidR="00F857F7">
          <w:rPr>
            <w:rFonts w:asciiTheme="majorBidi" w:eastAsia="Times New Roman" w:hAnsiTheme="majorBidi" w:cstheme="majorBidi"/>
            <w:lang w:val="en-GB"/>
          </w:rPr>
          <w:t xml:space="preserve">between </w:t>
        </w:r>
      </w:ins>
      <w:ins w:id="17160" w:author="Jane Shaw" w:date="2015-10-30T11:57:00Z">
        <w:r w:rsidR="00F857F7">
          <w:rPr>
            <w:rFonts w:asciiTheme="majorBidi" w:eastAsia="Times New Roman" w:hAnsiTheme="majorBidi" w:cstheme="majorBidi"/>
            <w:lang w:val="en-GB"/>
          </w:rPr>
          <w:t xml:space="preserve">the </w:t>
        </w:r>
      </w:ins>
      <w:r w:rsidRPr="00B406F4">
        <w:rPr>
          <w:rFonts w:asciiTheme="majorBidi" w:eastAsia="Times New Roman" w:hAnsiTheme="majorBidi" w:cstheme="majorBidi"/>
          <w:lang w:val="en-GB"/>
        </w:rPr>
        <w:t xml:space="preserve">HS </w:t>
      </w:r>
      <w:ins w:id="17161" w:author="Jane Shaw" w:date="2015-10-30T11:50:00Z">
        <w:r w:rsidR="00F857F7">
          <w:rPr>
            <w:rFonts w:asciiTheme="majorBidi" w:eastAsia="Times New Roman" w:hAnsiTheme="majorBidi" w:cstheme="majorBidi"/>
            <w:lang w:val="en-GB"/>
          </w:rPr>
          <w:t>and</w:t>
        </w:r>
      </w:ins>
      <w:del w:id="17162" w:author="Jane Shaw" w:date="2015-10-30T11:50:00Z">
        <w:r w:rsidRPr="00B406F4" w:rsidDel="00F857F7">
          <w:rPr>
            <w:rFonts w:asciiTheme="majorBidi" w:eastAsia="Times New Roman" w:hAnsiTheme="majorBidi" w:cstheme="majorBidi"/>
            <w:lang w:val="en-GB"/>
          </w:rPr>
          <w:delText>-</w:delText>
        </w:r>
      </w:del>
      <w:r w:rsidRPr="00B406F4">
        <w:rPr>
          <w:rFonts w:asciiTheme="majorBidi" w:eastAsia="Times New Roman" w:hAnsiTheme="majorBidi" w:cstheme="majorBidi"/>
          <w:lang w:val="en-GB"/>
        </w:rPr>
        <w:t xml:space="preserve"> </w:t>
      </w:r>
      <w:ins w:id="17163" w:author="Jane Shaw" w:date="2015-10-30T11:57:00Z">
        <w:r w:rsidR="00F857F7">
          <w:rPr>
            <w:rFonts w:asciiTheme="majorBidi" w:eastAsia="Times New Roman" w:hAnsiTheme="majorBidi" w:cstheme="majorBidi"/>
            <w:lang w:val="en-GB"/>
          </w:rPr>
          <w:t xml:space="preserve">the </w:t>
        </w:r>
      </w:ins>
      <w:r w:rsidRPr="00B406F4">
        <w:rPr>
          <w:rFonts w:asciiTheme="majorBidi" w:eastAsia="Times New Roman" w:hAnsiTheme="majorBidi" w:cstheme="majorBidi"/>
          <w:lang w:val="en-GB"/>
        </w:rPr>
        <w:t>CPC</w:t>
      </w:r>
      <w:bookmarkEnd w:id="17152"/>
    </w:p>
    <w:p w14:paraId="406EF573" w14:textId="77777777" w:rsidR="00B406F4" w:rsidRDefault="00B406F4" w:rsidP="00C500F7">
      <w:pPr>
        <w:tabs>
          <w:tab w:val="left" w:pos="703"/>
        </w:tabs>
        <w:jc w:val="both"/>
        <w:rPr>
          <w:rFonts w:asciiTheme="majorBidi" w:eastAsia="Times New Roman" w:hAnsiTheme="majorBidi" w:cstheme="majorBidi"/>
          <w:lang w:val="en-GB"/>
        </w:rPr>
      </w:pPr>
    </w:p>
    <w:p w14:paraId="7BCB1989" w14:textId="64F06A91"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Rimandonotaapidipagina"/>
          <w:rFonts w:asciiTheme="majorBidi" w:eastAsia="Times New Roman" w:hAnsiTheme="majorBidi" w:cstheme="majorBidi"/>
          <w:lang w:val="en-GB"/>
        </w:rPr>
        <w:footnoteReference w:id="62"/>
      </w:r>
      <w:ins w:id="17164" w:author="Jane Shaw" w:date="2015-11-07T20:29:00Z">
        <w:r w:rsidR="001860EF">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is complemented with an official annex developed by FAO to meet the needs of agricultural statistics; </w:t>
      </w:r>
      <w:del w:id="17165" w:author="Jane Shaw" w:date="2015-10-30T11:50:00Z">
        <w:r w:rsidRPr="00F31509" w:rsidDel="00F857F7">
          <w:rPr>
            <w:rFonts w:asciiTheme="majorBidi" w:eastAsia="Times New Roman" w:hAnsiTheme="majorBidi" w:cstheme="majorBidi"/>
            <w:lang w:val="en-GB"/>
          </w:rPr>
          <w:delText xml:space="preserve">such </w:delText>
        </w:r>
      </w:del>
      <w:ins w:id="17166" w:author="Jane Shaw" w:date="2015-10-30T11:50:00Z">
        <w:r w:rsidR="00F857F7">
          <w:rPr>
            <w:rFonts w:asciiTheme="majorBidi" w:eastAsia="Times New Roman" w:hAnsiTheme="majorBidi" w:cstheme="majorBidi"/>
            <w:lang w:val="en-GB"/>
          </w:rPr>
          <w:t xml:space="preserve">this </w:t>
        </w:r>
      </w:ins>
      <w:r w:rsidRPr="00F31509">
        <w:rPr>
          <w:rFonts w:asciiTheme="majorBidi" w:eastAsia="Times New Roman" w:hAnsiTheme="majorBidi" w:cstheme="majorBidi"/>
          <w:lang w:val="en-GB"/>
        </w:rPr>
        <w:t xml:space="preserve">structure is called </w:t>
      </w:r>
      <w:ins w:id="17167" w:author="Jane Shaw" w:date="2015-10-30T11:50:00Z">
        <w:r w:rsidR="00F857F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w:t>
      </w:r>
      <w:r w:rsidRPr="00F857F7">
        <w:rPr>
          <w:rFonts w:asciiTheme="majorBidi" w:eastAsia="Times New Roman" w:hAnsiTheme="majorBidi" w:cstheme="majorBidi"/>
          <w:iCs/>
          <w:lang w:val="en-GB"/>
          <w:rPrChange w:id="17168" w:author="Jane Shaw" w:date="2015-10-30T11:50:00Z">
            <w:rPr>
              <w:rFonts w:asciiTheme="majorBidi" w:eastAsia="Times New Roman" w:hAnsiTheme="majorBidi" w:cstheme="majorBidi"/>
              <w:i/>
              <w:iCs/>
              <w:lang w:val="en-GB"/>
            </w:rPr>
          </w:rPrChange>
        </w:rPr>
        <w:t>CPC expanded for agricultural statistics</w:t>
      </w:r>
      <w:r w:rsidRPr="00F31509">
        <w:rPr>
          <w:rFonts w:asciiTheme="majorBidi" w:eastAsia="Times New Roman" w:hAnsiTheme="majorBidi" w:cstheme="majorBidi"/>
          <w:lang w:val="en-GB"/>
        </w:rPr>
        <w:t xml:space="preserve">”. </w:t>
      </w:r>
      <w:ins w:id="17169" w:author="Jane Shaw" w:date="2015-10-30T11:58:00Z">
        <w:r w:rsidR="00F857F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CPC expanded provides additional detail on agricultural commodities (primary products) and is obtained </w:t>
      </w:r>
      <w:ins w:id="17170" w:author="Jane Shaw" w:date="2015-10-30T11:50:00Z">
        <w:r w:rsidR="00F857F7">
          <w:rPr>
            <w:rFonts w:asciiTheme="majorBidi" w:eastAsia="Times New Roman" w:hAnsiTheme="majorBidi" w:cstheme="majorBidi"/>
            <w:lang w:val="en-GB"/>
          </w:rPr>
          <w:t xml:space="preserve">by </w:t>
        </w:r>
      </w:ins>
      <w:r w:rsidRPr="00F31509">
        <w:rPr>
          <w:rFonts w:asciiTheme="majorBidi" w:eastAsia="Times New Roman" w:hAnsiTheme="majorBidi" w:cstheme="majorBidi"/>
          <w:lang w:val="en-GB"/>
        </w:rPr>
        <w:t xml:space="preserve">adding one level (two digits) </w:t>
      </w:r>
      <w:del w:id="17171" w:author="Jane Shaw" w:date="2015-10-30T11:50:00Z">
        <w:r w:rsidRPr="00F31509" w:rsidDel="00F857F7">
          <w:rPr>
            <w:rFonts w:asciiTheme="majorBidi" w:eastAsia="Times New Roman" w:hAnsiTheme="majorBidi" w:cstheme="majorBidi"/>
            <w:lang w:val="en-GB"/>
          </w:rPr>
          <w:delText xml:space="preserve">at </w:delText>
        </w:r>
      </w:del>
      <w:ins w:id="17172" w:author="Jane Shaw" w:date="2015-10-30T11:50:00Z">
        <w:r w:rsidR="00F857F7">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 xml:space="preserve">the lower </w:t>
      </w:r>
      <w:ins w:id="17173" w:author="Jane Shaw" w:date="2015-10-30T11:51:00Z">
        <w:r w:rsidR="00F857F7">
          <w:rPr>
            <w:rFonts w:asciiTheme="majorBidi" w:eastAsia="Times New Roman" w:hAnsiTheme="majorBidi" w:cstheme="majorBidi"/>
            <w:lang w:val="en-GB"/>
          </w:rPr>
          <w:t xml:space="preserve">level </w:t>
        </w:r>
      </w:ins>
      <w:r w:rsidRPr="00F31509">
        <w:rPr>
          <w:rFonts w:asciiTheme="majorBidi" w:eastAsia="Times New Roman" w:hAnsiTheme="majorBidi" w:cstheme="majorBidi"/>
          <w:lang w:val="en-GB"/>
        </w:rPr>
        <w:t xml:space="preserve">of the standard CPC </w:t>
      </w:r>
      <w:ins w:id="17174" w:author="Jane Shaw" w:date="2015-10-30T12:08:00Z">
        <w:r w:rsidR="00F857F7">
          <w:rPr>
            <w:rFonts w:asciiTheme="majorBidi" w:eastAsia="Times New Roman" w:hAnsiTheme="majorBidi" w:cstheme="majorBidi"/>
            <w:lang w:val="en-GB"/>
          </w:rPr>
          <w:t xml:space="preserve">(Ramaschiello, 2011; 2013, 2015) </w:t>
        </w:r>
      </w:ins>
      <w:r w:rsidRPr="00F31509">
        <w:rPr>
          <w:rFonts w:asciiTheme="majorBidi" w:eastAsia="Times New Roman" w:hAnsiTheme="majorBidi" w:cstheme="majorBidi"/>
          <w:lang w:val="en-GB"/>
        </w:rPr>
        <w:t>(Figure 2</w:t>
      </w:r>
      <w:ins w:id="17175" w:author="Jane Shaw" w:date="2015-10-30T11:58:00Z">
        <w:r w:rsidR="00F857F7">
          <w:rPr>
            <w:rFonts w:asciiTheme="majorBidi" w:eastAsia="Times New Roman" w:hAnsiTheme="majorBidi" w:cstheme="majorBidi"/>
            <w:lang w:val="en-GB"/>
          </w:rPr>
          <w:t>5</w:t>
        </w:r>
      </w:ins>
      <w:del w:id="17176" w:author="Jane Shaw" w:date="2015-10-30T11:58:00Z">
        <w:r w:rsidRPr="00F31509" w:rsidDel="00F857F7">
          <w:rPr>
            <w:rFonts w:asciiTheme="majorBidi" w:eastAsia="Times New Roman" w:hAnsiTheme="majorBidi" w:cstheme="majorBidi"/>
            <w:lang w:val="en-GB"/>
          </w:rPr>
          <w:delText>9</w:delText>
        </w:r>
      </w:del>
      <w:r w:rsidRPr="00F31509">
        <w:rPr>
          <w:rFonts w:asciiTheme="majorBidi" w:eastAsia="Times New Roman" w:hAnsiTheme="majorBidi" w:cstheme="majorBidi"/>
          <w:lang w:val="en-GB"/>
        </w:rPr>
        <w:t xml:space="preserve">). </w:t>
      </w:r>
    </w:p>
    <w:p w14:paraId="399F9807" w14:textId="7FA06F21" w:rsidR="483DA69D" w:rsidRPr="00F31509" w:rsidRDefault="483DA69D" w:rsidP="00C500F7">
      <w:pPr>
        <w:jc w:val="both"/>
        <w:rPr>
          <w:rFonts w:asciiTheme="majorBidi" w:hAnsiTheme="majorBidi" w:cstheme="majorBidi"/>
          <w:lang w:val="en-GB"/>
        </w:rPr>
      </w:pPr>
    </w:p>
    <w:p w14:paraId="3A9816BD" w14:textId="3A67D954" w:rsidR="00B406F4" w:rsidRPr="00F31509" w:rsidRDefault="00B406F4" w:rsidP="00B406F4">
      <w:pPr>
        <w:pStyle w:val="Didascalia"/>
        <w:jc w:val="both"/>
        <w:rPr>
          <w:rFonts w:asciiTheme="majorBidi" w:hAnsiTheme="majorBidi" w:cstheme="majorBidi"/>
          <w:lang w:val="en-GB"/>
        </w:rPr>
      </w:pPr>
      <w:bookmarkStart w:id="17177" w:name="_Toc430872529"/>
      <w:r w:rsidRPr="00F31509">
        <w:rPr>
          <w:rFonts w:asciiTheme="majorBidi" w:eastAsia="Times New Roman" w:hAnsiTheme="majorBidi" w:cstheme="majorBidi"/>
          <w:lang w:val="en-GB"/>
        </w:rPr>
        <w:t xml:space="preserve">Figure </w:t>
      </w:r>
      <w:del w:id="17178" w:author="Jane Shaw" w:date="2015-10-30T12:08:00Z">
        <w:r w:rsidR="003D789C" w:rsidRPr="00F31509" w:rsidDel="00F857F7">
          <w:rPr>
            <w:rFonts w:asciiTheme="majorBidi" w:hAnsiTheme="majorBidi" w:cstheme="majorBidi"/>
            <w:lang w:val="en-GB"/>
          </w:rPr>
          <w:fldChar w:fldCharType="begin"/>
        </w:r>
        <w:r w:rsidRPr="00F31509" w:rsidDel="00F857F7">
          <w:rPr>
            <w:rFonts w:asciiTheme="majorBidi" w:hAnsiTheme="majorBidi" w:cstheme="majorBidi"/>
            <w:lang w:val="en-GB"/>
          </w:rPr>
          <w:delInstrText xml:space="preserve"> SEQ Figure \* ARABIC </w:delInstrText>
        </w:r>
        <w:r w:rsidR="003D789C" w:rsidRPr="00F31509" w:rsidDel="00F857F7">
          <w:rPr>
            <w:rFonts w:asciiTheme="majorBidi" w:hAnsiTheme="majorBidi" w:cstheme="majorBidi"/>
            <w:lang w:val="en-GB"/>
          </w:rPr>
          <w:fldChar w:fldCharType="separate"/>
        </w:r>
        <w:r w:rsidR="00E24798" w:rsidDel="00F857F7">
          <w:rPr>
            <w:rFonts w:asciiTheme="majorBidi" w:hAnsiTheme="majorBidi" w:cstheme="majorBidi"/>
            <w:noProof/>
            <w:lang w:val="en-GB"/>
          </w:rPr>
          <w:delText>29</w:delText>
        </w:r>
        <w:r w:rsidR="003D789C" w:rsidRPr="00F31509" w:rsidDel="00F857F7">
          <w:rPr>
            <w:rFonts w:asciiTheme="majorBidi" w:hAnsiTheme="majorBidi" w:cstheme="majorBidi"/>
            <w:lang w:val="en-GB"/>
          </w:rPr>
          <w:fldChar w:fldCharType="end"/>
        </w:r>
        <w:r w:rsidDel="00F857F7">
          <w:rPr>
            <w:rFonts w:asciiTheme="majorBidi" w:hAnsiTheme="majorBidi" w:cstheme="majorBidi"/>
            <w:lang w:val="en-GB"/>
          </w:rPr>
          <w:delText>9</w:delText>
        </w:r>
      </w:del>
      <w:ins w:id="17179" w:author="Jane Shaw" w:date="2015-10-30T12:08:00Z">
        <w:r w:rsidR="00F857F7">
          <w:rPr>
            <w:rFonts w:asciiTheme="majorBidi" w:hAnsiTheme="majorBidi" w:cstheme="majorBidi"/>
            <w:lang w:val="en-GB"/>
          </w:rPr>
          <w:t>25</w:t>
        </w:r>
      </w:ins>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CPC expanded code for “Mixed grain” (0103 in</w:t>
      </w:r>
      <w:ins w:id="17180" w:author="Jane Shaw" w:date="2015-10-30T11:54:00Z">
        <w:r w:rsidR="00F857F7">
          <w:rPr>
            <w:rFonts w:asciiTheme="majorBidi" w:eastAsia="Times New Roman" w:hAnsiTheme="majorBidi" w:cstheme="majorBidi"/>
            <w:lang w:val="en-GB"/>
          </w:rPr>
          <w:t xml:space="preserve"> the</w:t>
        </w:r>
      </w:ins>
      <w:r w:rsidRPr="00B406F4">
        <w:rPr>
          <w:rFonts w:asciiTheme="majorBidi" w:eastAsia="Times New Roman" w:hAnsiTheme="majorBidi" w:cstheme="majorBidi"/>
          <w:lang w:val="en-GB"/>
        </w:rPr>
        <w:t xml:space="preserve"> FCL)</w:t>
      </w:r>
      <w:bookmarkEnd w:id="17177"/>
    </w:p>
    <w:p w14:paraId="77AD3476" w14:textId="77777777" w:rsidR="00A74724" w:rsidRDefault="00A74724" w:rsidP="00C4334D">
      <w:pPr>
        <w:pStyle w:val="Titolo2"/>
      </w:pPr>
    </w:p>
    <w:p w14:paraId="4AC290F9" w14:textId="184F5DC0" w:rsidR="00EB7AF1" w:rsidRPr="00F31509" w:rsidRDefault="00F857F7" w:rsidP="00C4334D">
      <w:pPr>
        <w:pStyle w:val="Titolo2"/>
      </w:pPr>
      <w:bookmarkStart w:id="17181" w:name="_Toc308029379"/>
      <w:bookmarkStart w:id="17182" w:name="_Toc308029570"/>
      <w:ins w:id="17183" w:author="Jane Shaw" w:date="2015-10-30T12:10:00Z">
        <w:r>
          <w:t xml:space="preserve">6.2 </w:t>
        </w:r>
      </w:ins>
      <w:r w:rsidR="60226960" w:rsidRPr="00F31509">
        <w:t>CPC implementation in the production and trade domains</w:t>
      </w:r>
      <w:bookmarkEnd w:id="17181"/>
      <w:bookmarkEnd w:id="17182"/>
    </w:p>
    <w:p w14:paraId="25406EE9" w14:textId="7909F16D" w:rsidR="00EB7AF1" w:rsidRPr="00F31509" w:rsidRDefault="60226960" w:rsidP="00C500F7">
      <w:pPr>
        <w:tabs>
          <w:tab w:val="left" w:pos="703"/>
        </w:tabs>
        <w:jc w:val="both"/>
        <w:rPr>
          <w:rFonts w:asciiTheme="majorBidi" w:hAnsiTheme="majorBidi" w:cstheme="majorBidi"/>
          <w:lang w:val="en-GB"/>
        </w:rPr>
      </w:pPr>
      <w:del w:id="17184" w:author="Jane Shaw" w:date="2015-10-30T12:10:00Z">
        <w:r w:rsidRPr="00F31509" w:rsidDel="00F857F7">
          <w:rPr>
            <w:rFonts w:asciiTheme="majorBidi" w:eastAsia="Times New Roman" w:hAnsiTheme="majorBidi" w:cstheme="majorBidi"/>
            <w:lang w:val="en-GB"/>
          </w:rPr>
          <w:delText>The FAO Statistics Division (</w:delText>
        </w:r>
      </w:del>
      <w:r w:rsidRPr="00F31509">
        <w:rPr>
          <w:rFonts w:asciiTheme="majorBidi" w:eastAsia="Times New Roman" w:hAnsiTheme="majorBidi" w:cstheme="majorBidi"/>
          <w:lang w:val="en-GB"/>
        </w:rPr>
        <w:t>ESS</w:t>
      </w:r>
      <w:del w:id="17185" w:author="Jane Shaw" w:date="2015-10-30T12:10:00Z">
        <w:r w:rsidRPr="00F31509" w:rsidDel="00F857F7">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collects production data through a production questionnaire (PQ) that is sent </w:t>
      </w:r>
      <w:del w:id="17186" w:author="Jane Shaw" w:date="2015-10-30T12:13:00Z">
        <w:r w:rsidRPr="00F31509" w:rsidDel="00F857F7">
          <w:rPr>
            <w:rFonts w:asciiTheme="majorBidi" w:eastAsia="Times New Roman" w:hAnsiTheme="majorBidi" w:cstheme="majorBidi"/>
            <w:lang w:val="en-GB"/>
          </w:rPr>
          <w:delText xml:space="preserve">on an </w:delText>
        </w:r>
      </w:del>
      <w:r w:rsidRPr="00F31509">
        <w:rPr>
          <w:rFonts w:asciiTheme="majorBidi" w:eastAsia="Times New Roman" w:hAnsiTheme="majorBidi" w:cstheme="majorBidi"/>
          <w:lang w:val="en-GB"/>
        </w:rPr>
        <w:t>annual</w:t>
      </w:r>
      <w:ins w:id="17187" w:author="Jane Shaw" w:date="2015-10-30T12:13:00Z">
        <w:r w:rsidR="00F857F7">
          <w:rPr>
            <w:rFonts w:asciiTheme="majorBidi" w:eastAsia="Times New Roman" w:hAnsiTheme="majorBidi" w:cstheme="majorBidi"/>
            <w:lang w:val="en-GB"/>
          </w:rPr>
          <w:t>ly</w:t>
        </w:r>
      </w:ins>
      <w:r w:rsidRPr="00F31509">
        <w:rPr>
          <w:rFonts w:asciiTheme="majorBidi" w:eastAsia="Times New Roman" w:hAnsiTheme="majorBidi" w:cstheme="majorBidi"/>
          <w:lang w:val="en-GB"/>
        </w:rPr>
        <w:t xml:space="preserve"> </w:t>
      </w:r>
      <w:del w:id="17188" w:author="Jane Shaw" w:date="2015-10-30T12:13:00Z">
        <w:r w:rsidRPr="00F31509" w:rsidDel="00F857F7">
          <w:rPr>
            <w:rFonts w:asciiTheme="majorBidi" w:eastAsia="Times New Roman" w:hAnsiTheme="majorBidi" w:cstheme="majorBidi"/>
            <w:lang w:val="en-GB"/>
          </w:rPr>
          <w:delText xml:space="preserve">basis </w:delText>
        </w:r>
      </w:del>
      <w:r w:rsidRPr="00F31509">
        <w:rPr>
          <w:rFonts w:asciiTheme="majorBidi" w:eastAsia="Times New Roman" w:hAnsiTheme="majorBidi" w:cstheme="majorBidi"/>
          <w:lang w:val="en-GB"/>
        </w:rPr>
        <w:t xml:space="preserve">to </w:t>
      </w:r>
      <w:r w:rsidR="00F857F7" w:rsidRPr="00F31509">
        <w:rPr>
          <w:rFonts w:asciiTheme="majorBidi" w:eastAsia="Times New Roman" w:hAnsiTheme="majorBidi" w:cstheme="majorBidi"/>
          <w:lang w:val="en-GB"/>
        </w:rPr>
        <w:t>national statistic</w:t>
      </w:r>
      <w:ins w:id="17189" w:author="Jane Shaw" w:date="2015-10-30T12:13:00Z">
        <w:r w:rsidR="00F857F7">
          <w:rPr>
            <w:rFonts w:asciiTheme="majorBidi" w:eastAsia="Times New Roman" w:hAnsiTheme="majorBidi" w:cstheme="majorBidi"/>
            <w:lang w:val="en-GB"/>
          </w:rPr>
          <w:t>s</w:t>
        </w:r>
      </w:ins>
      <w:del w:id="17190" w:author="Jane Shaw" w:date="2015-10-30T12:13:00Z">
        <w:r w:rsidR="00F857F7" w:rsidRPr="00F31509" w:rsidDel="00F857F7">
          <w:rPr>
            <w:rFonts w:asciiTheme="majorBidi" w:eastAsia="Times New Roman" w:hAnsiTheme="majorBidi" w:cstheme="majorBidi"/>
            <w:lang w:val="en-GB"/>
          </w:rPr>
          <w:delText>al</w:delText>
        </w:r>
      </w:del>
      <w:r w:rsidR="00F857F7" w:rsidRPr="00F31509">
        <w:rPr>
          <w:rFonts w:asciiTheme="majorBidi" w:eastAsia="Times New Roman" w:hAnsiTheme="majorBidi" w:cstheme="majorBidi"/>
          <w:lang w:val="en-GB"/>
        </w:rPr>
        <w:t xml:space="preserve"> offices </w:t>
      </w:r>
      <w:r w:rsidRPr="00F31509">
        <w:rPr>
          <w:rFonts w:asciiTheme="majorBidi" w:eastAsia="Times New Roman" w:hAnsiTheme="majorBidi" w:cstheme="majorBidi"/>
          <w:lang w:val="en-GB"/>
        </w:rPr>
        <w:t xml:space="preserve">and </w:t>
      </w:r>
      <w:r w:rsidR="00F857F7" w:rsidRPr="00F31509">
        <w:rPr>
          <w:rFonts w:asciiTheme="majorBidi" w:eastAsia="Times New Roman" w:hAnsiTheme="majorBidi" w:cstheme="majorBidi"/>
          <w:lang w:val="en-GB"/>
        </w:rPr>
        <w:t xml:space="preserve">ministries of agriculture </w:t>
      </w:r>
      <w:r w:rsidRPr="00F31509">
        <w:rPr>
          <w:rFonts w:asciiTheme="majorBidi" w:eastAsia="Times New Roman" w:hAnsiTheme="majorBidi" w:cstheme="majorBidi"/>
          <w:lang w:val="en-GB"/>
        </w:rPr>
        <w:t xml:space="preserve">around the world (supplementary sources are also used for selected commodities and countries). Product lists included in </w:t>
      </w:r>
      <w:ins w:id="17191" w:author="Jane Shaw" w:date="2015-10-30T12:13:00Z">
        <w:r w:rsidR="00F857F7">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PQs are country-specific, which means that the number and type</w:t>
      </w:r>
      <w:ins w:id="17192" w:author="Jane Shaw" w:date="2015-10-30T12:14:00Z">
        <w:r w:rsidR="00F857F7">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of commodities can vary from country to country. The generic template of the PQ includes 209 primary commodities (167 crops and 42 livestock</w:t>
      </w:r>
      <w:ins w:id="17193" w:author="Jane Shaw" w:date="2015-10-30T12:14:00Z">
        <w:r w:rsidR="00F857F7">
          <w:rPr>
            <w:rFonts w:asciiTheme="majorBidi" w:eastAsia="Times New Roman" w:hAnsiTheme="majorBidi" w:cstheme="majorBidi"/>
            <w:lang w:val="en-GB"/>
          </w:rPr>
          <w:t xml:space="preserve"> commodities</w:t>
        </w:r>
      </w:ins>
      <w:r w:rsidRPr="00F31509">
        <w:rPr>
          <w:rFonts w:asciiTheme="majorBidi" w:eastAsia="Times New Roman" w:hAnsiTheme="majorBidi" w:cstheme="majorBidi"/>
          <w:lang w:val="en-GB"/>
        </w:rPr>
        <w:t xml:space="preserve">) and 47 processed products (34 vegetable oils and cakes, </w:t>
      </w:r>
      <w:ins w:id="17194" w:author="Jane Shaw" w:date="2015-10-30T12:14:00Z">
        <w:r w:rsidR="00F857F7">
          <w:rPr>
            <w:rFonts w:asciiTheme="majorBidi" w:eastAsia="Times New Roman" w:hAnsiTheme="majorBidi" w:cstheme="majorBidi"/>
            <w:lang w:val="en-GB"/>
          </w:rPr>
          <w:t>four</w:t>
        </w:r>
      </w:ins>
      <w:del w:id="17195" w:author="Jane Shaw" w:date="2015-10-30T12:14:00Z">
        <w:r w:rsidRPr="00F31509" w:rsidDel="00F857F7">
          <w:rPr>
            <w:rFonts w:asciiTheme="majorBidi" w:eastAsia="Times New Roman" w:hAnsiTheme="majorBidi" w:cstheme="majorBidi"/>
            <w:lang w:val="en-GB"/>
          </w:rPr>
          <w:delText>4</w:delText>
        </w:r>
      </w:del>
      <w:r w:rsidRPr="00F31509">
        <w:rPr>
          <w:rFonts w:asciiTheme="majorBidi" w:eastAsia="Times New Roman" w:hAnsiTheme="majorBidi" w:cstheme="majorBidi"/>
          <w:lang w:val="en-GB"/>
        </w:rPr>
        <w:t xml:space="preserve"> dried fruits, </w:t>
      </w:r>
      <w:ins w:id="17196" w:author="Jane Shaw" w:date="2015-10-30T12:14:00Z">
        <w:r w:rsidR="00F857F7">
          <w:rPr>
            <w:rFonts w:asciiTheme="majorBidi" w:eastAsia="Times New Roman" w:hAnsiTheme="majorBidi" w:cstheme="majorBidi"/>
            <w:lang w:val="en-GB"/>
          </w:rPr>
          <w:t>six</w:t>
        </w:r>
      </w:ins>
      <w:del w:id="17197" w:author="Jane Shaw" w:date="2015-10-30T12:14:00Z">
        <w:r w:rsidRPr="00F31509" w:rsidDel="00F857F7">
          <w:rPr>
            <w:rFonts w:asciiTheme="majorBidi" w:eastAsia="Times New Roman" w:hAnsiTheme="majorBidi" w:cstheme="majorBidi"/>
            <w:lang w:val="en-GB"/>
          </w:rPr>
          <w:delText>6</w:delText>
        </w:r>
      </w:del>
      <w:r w:rsidRPr="00F31509">
        <w:rPr>
          <w:rFonts w:asciiTheme="majorBidi" w:eastAsia="Times New Roman" w:hAnsiTheme="majorBidi" w:cstheme="majorBidi"/>
          <w:lang w:val="en-GB"/>
        </w:rPr>
        <w:t xml:space="preserve"> alcoholic beverages, and </w:t>
      </w:r>
      <w:ins w:id="17198" w:author="Jane Shaw" w:date="2015-10-30T12:14:00Z">
        <w:r w:rsidR="00F857F7">
          <w:rPr>
            <w:rFonts w:asciiTheme="majorBidi" w:eastAsia="Times New Roman" w:hAnsiTheme="majorBidi" w:cstheme="majorBidi"/>
            <w:lang w:val="en-GB"/>
          </w:rPr>
          <w:t>three</w:t>
        </w:r>
      </w:ins>
      <w:del w:id="17199" w:author="Jane Shaw" w:date="2015-10-30T12:14:00Z">
        <w:r w:rsidRPr="00F31509" w:rsidDel="00F857F7">
          <w:rPr>
            <w:rFonts w:asciiTheme="majorBidi" w:eastAsia="Times New Roman" w:hAnsiTheme="majorBidi" w:cstheme="majorBidi"/>
            <w:lang w:val="en-GB"/>
          </w:rPr>
          <w:delText>3</w:delText>
        </w:r>
      </w:del>
      <w:r w:rsidRPr="00F31509">
        <w:rPr>
          <w:rFonts w:asciiTheme="majorBidi" w:eastAsia="Times New Roman" w:hAnsiTheme="majorBidi" w:cstheme="majorBidi"/>
          <w:lang w:val="en-GB"/>
        </w:rPr>
        <w:t xml:space="preserve"> sugar products). The classification currently used is the CPC expanded for agricultural statistics, in place of the FCL.</w:t>
      </w:r>
    </w:p>
    <w:p w14:paraId="33EB9AF1" w14:textId="1C8E4C31" w:rsidR="00EB7AF1" w:rsidRPr="00F31509" w:rsidRDefault="00F857F7" w:rsidP="00C500F7">
      <w:pPr>
        <w:tabs>
          <w:tab w:val="left" w:pos="703"/>
        </w:tabs>
        <w:jc w:val="both"/>
        <w:rPr>
          <w:rFonts w:asciiTheme="majorBidi" w:hAnsiTheme="majorBidi" w:cstheme="majorBidi"/>
          <w:lang w:val="en-GB"/>
        </w:rPr>
      </w:pPr>
      <w:ins w:id="17200" w:author="Jane Shaw" w:date="2015-10-30T12:15:00Z">
        <w:r>
          <w:rPr>
            <w:rFonts w:asciiTheme="majorBidi" w:eastAsia="Times New Roman" w:hAnsiTheme="majorBidi" w:cstheme="majorBidi"/>
            <w:lang w:val="en-GB"/>
          </w:rPr>
          <w:t xml:space="preserve">ESS does not collect </w:t>
        </w:r>
      </w:ins>
      <w:r w:rsidRPr="00F31509">
        <w:rPr>
          <w:rFonts w:asciiTheme="majorBidi" w:eastAsia="Times New Roman" w:hAnsiTheme="majorBidi" w:cstheme="majorBidi"/>
          <w:lang w:val="en-GB"/>
        </w:rPr>
        <w:t xml:space="preserve">trade </w:t>
      </w:r>
      <w:r w:rsidR="60226960" w:rsidRPr="00F31509">
        <w:rPr>
          <w:rFonts w:asciiTheme="majorBidi" w:eastAsia="Times New Roman" w:hAnsiTheme="majorBidi" w:cstheme="majorBidi"/>
          <w:lang w:val="en-GB"/>
        </w:rPr>
        <w:t xml:space="preserve">data </w:t>
      </w:r>
      <w:del w:id="17201" w:author="Jane Shaw" w:date="2015-10-30T12:15:00Z">
        <w:r w:rsidR="60226960" w:rsidRPr="00F31509" w:rsidDel="00F857F7">
          <w:rPr>
            <w:rFonts w:asciiTheme="majorBidi" w:eastAsia="Times New Roman" w:hAnsiTheme="majorBidi" w:cstheme="majorBidi"/>
            <w:lang w:val="en-GB"/>
          </w:rPr>
          <w:delText xml:space="preserve">in ESS are not collected </w:delText>
        </w:r>
      </w:del>
      <w:r w:rsidR="60226960" w:rsidRPr="00F31509">
        <w:rPr>
          <w:rFonts w:asciiTheme="majorBidi" w:eastAsia="Times New Roman" w:hAnsiTheme="majorBidi" w:cstheme="majorBidi"/>
          <w:lang w:val="en-GB"/>
        </w:rPr>
        <w:t xml:space="preserve">through a questionnaire: countries used to send </w:t>
      </w:r>
      <w:del w:id="17202" w:author="Jane Shaw" w:date="2015-10-30T12:15:00Z">
        <w:r w:rsidR="60226960" w:rsidRPr="00F31509" w:rsidDel="00F857F7">
          <w:rPr>
            <w:rFonts w:asciiTheme="majorBidi" w:eastAsia="Times New Roman" w:hAnsiTheme="majorBidi" w:cstheme="majorBidi"/>
            <w:lang w:val="en-GB"/>
          </w:rPr>
          <w:delText xml:space="preserve">to </w:delText>
        </w:r>
      </w:del>
      <w:r w:rsidR="60226960" w:rsidRPr="00F31509">
        <w:rPr>
          <w:rFonts w:asciiTheme="majorBidi" w:eastAsia="Times New Roman" w:hAnsiTheme="majorBidi" w:cstheme="majorBidi"/>
          <w:lang w:val="en-GB"/>
        </w:rPr>
        <w:t>ESS their full trade files</w:t>
      </w:r>
      <w:ins w:id="17203" w:author="Jane Shaw" w:date="2015-10-30T12:15:00Z">
        <w:r>
          <w:rPr>
            <w:rFonts w:asciiTheme="majorBidi" w:eastAsia="Times New Roman" w:hAnsiTheme="majorBidi" w:cstheme="majorBidi"/>
            <w:lang w:val="en-GB"/>
          </w:rPr>
          <w:t>,</w:t>
        </w:r>
      </w:ins>
      <w:r w:rsidR="60226960" w:rsidRPr="00F31509">
        <w:rPr>
          <w:rFonts w:asciiTheme="majorBidi" w:eastAsia="Times New Roman" w:hAnsiTheme="majorBidi" w:cstheme="majorBidi"/>
          <w:lang w:val="en-GB"/>
        </w:rPr>
        <w:t xml:space="preserve"> </w:t>
      </w:r>
      <w:del w:id="17204" w:author="Jane Shaw" w:date="2015-10-30T12:15:00Z">
        <w:r w:rsidR="60226960" w:rsidRPr="00F31509" w:rsidDel="00F857F7">
          <w:rPr>
            <w:rFonts w:asciiTheme="majorBidi" w:eastAsia="Times New Roman" w:hAnsiTheme="majorBidi" w:cstheme="majorBidi"/>
            <w:lang w:val="en-GB"/>
          </w:rPr>
          <w:delText xml:space="preserve">while </w:delText>
        </w:r>
      </w:del>
      <w:ins w:id="17205" w:author="Jane Shaw" w:date="2015-10-30T12:15:00Z">
        <w:r>
          <w:rPr>
            <w:rFonts w:asciiTheme="majorBidi" w:eastAsia="Times New Roman" w:hAnsiTheme="majorBidi" w:cstheme="majorBidi"/>
            <w:lang w:val="en-GB"/>
          </w:rPr>
          <w:t xml:space="preserve">but </w:t>
        </w:r>
      </w:ins>
      <w:r w:rsidR="60226960" w:rsidRPr="00F31509">
        <w:rPr>
          <w:rFonts w:asciiTheme="majorBidi" w:eastAsia="Times New Roman" w:hAnsiTheme="majorBidi" w:cstheme="majorBidi"/>
          <w:lang w:val="en-GB"/>
        </w:rPr>
        <w:t xml:space="preserve">now </w:t>
      </w:r>
      <w:ins w:id="17206" w:author="Jane Shaw" w:date="2015-10-30T12:15:00Z">
        <w:r>
          <w:rPr>
            <w:rFonts w:asciiTheme="majorBidi" w:eastAsia="Times New Roman" w:hAnsiTheme="majorBidi" w:cstheme="majorBidi"/>
            <w:lang w:val="en-GB"/>
          </w:rPr>
          <w:t xml:space="preserve">most </w:t>
        </w:r>
      </w:ins>
      <w:r w:rsidR="60226960" w:rsidRPr="00F31509">
        <w:rPr>
          <w:rFonts w:asciiTheme="majorBidi" w:eastAsia="Times New Roman" w:hAnsiTheme="majorBidi" w:cstheme="majorBidi"/>
          <w:lang w:val="en-GB"/>
        </w:rPr>
        <w:t>data are</w:t>
      </w:r>
      <w:r w:rsidR="00A74724">
        <w:rPr>
          <w:rFonts w:asciiTheme="majorBidi" w:eastAsia="Times New Roman" w:hAnsiTheme="majorBidi" w:cstheme="majorBidi"/>
          <w:lang w:val="en-GB"/>
        </w:rPr>
        <w:t xml:space="preserve"> </w:t>
      </w:r>
      <w:del w:id="17207" w:author="Jane Shaw" w:date="2015-10-30T12:15:00Z">
        <w:r w:rsidR="00A74724" w:rsidDel="00F857F7">
          <w:rPr>
            <w:rFonts w:asciiTheme="majorBidi" w:eastAsia="Times New Roman" w:hAnsiTheme="majorBidi" w:cstheme="majorBidi"/>
            <w:lang w:val="en-GB"/>
          </w:rPr>
          <w:delText>mainly</w:delText>
        </w:r>
        <w:r w:rsidR="60226960" w:rsidRPr="00F31509" w:rsidDel="00F857F7">
          <w:rPr>
            <w:rFonts w:asciiTheme="majorBidi" w:eastAsia="Times New Roman" w:hAnsiTheme="majorBidi" w:cstheme="majorBidi"/>
            <w:lang w:val="en-GB"/>
          </w:rPr>
          <w:delText xml:space="preserve"> </w:delText>
        </w:r>
      </w:del>
      <w:r w:rsidR="60226960" w:rsidRPr="00F31509">
        <w:rPr>
          <w:rFonts w:asciiTheme="majorBidi" w:eastAsia="Times New Roman" w:hAnsiTheme="majorBidi" w:cstheme="majorBidi"/>
          <w:lang w:val="en-GB"/>
        </w:rPr>
        <w:t xml:space="preserve">received from </w:t>
      </w:r>
      <w:del w:id="17208" w:author="Jane Shaw" w:date="2015-10-30T12:15:00Z">
        <w:r w:rsidR="60226960" w:rsidRPr="00F31509" w:rsidDel="00F857F7">
          <w:rPr>
            <w:rFonts w:asciiTheme="majorBidi" w:eastAsia="Times New Roman" w:hAnsiTheme="majorBidi" w:cstheme="majorBidi"/>
            <w:lang w:val="en-GB"/>
          </w:rPr>
          <w:delText xml:space="preserve">the </w:delText>
        </w:r>
      </w:del>
      <w:r w:rsidR="60226960" w:rsidRPr="00F31509">
        <w:rPr>
          <w:rFonts w:asciiTheme="majorBidi" w:eastAsia="Times New Roman" w:hAnsiTheme="majorBidi" w:cstheme="majorBidi"/>
          <w:lang w:val="en-GB"/>
        </w:rPr>
        <w:t>UN</w:t>
      </w:r>
      <w:del w:id="17209" w:author="Jane Shaw" w:date="2015-10-30T12:15:00Z">
        <w:r w:rsidR="60226960" w:rsidRPr="00F31509" w:rsidDel="00F857F7">
          <w:rPr>
            <w:rFonts w:asciiTheme="majorBidi" w:eastAsia="Times New Roman" w:hAnsiTheme="majorBidi" w:cstheme="majorBidi"/>
            <w:lang w:val="en-GB"/>
          </w:rPr>
          <w:delText xml:space="preserve"> </w:delText>
        </w:r>
      </w:del>
      <w:r w:rsidR="60226960" w:rsidRPr="00F31509">
        <w:rPr>
          <w:rFonts w:asciiTheme="majorBidi" w:eastAsia="Times New Roman" w:hAnsiTheme="majorBidi" w:cstheme="majorBidi"/>
          <w:lang w:val="en-GB"/>
        </w:rPr>
        <w:t>S</w:t>
      </w:r>
      <w:del w:id="17210" w:author="Jane Shaw" w:date="2015-10-30T12:15:00Z">
        <w:r w:rsidR="60226960" w:rsidRPr="00F31509" w:rsidDel="00F857F7">
          <w:rPr>
            <w:rFonts w:asciiTheme="majorBidi" w:eastAsia="Times New Roman" w:hAnsiTheme="majorBidi" w:cstheme="majorBidi"/>
            <w:lang w:val="en-GB"/>
          </w:rPr>
          <w:delText xml:space="preserve">tatistics </w:delText>
        </w:r>
      </w:del>
      <w:r w:rsidR="60226960" w:rsidRPr="00F31509">
        <w:rPr>
          <w:rFonts w:asciiTheme="majorBidi" w:eastAsia="Times New Roman" w:hAnsiTheme="majorBidi" w:cstheme="majorBidi"/>
          <w:lang w:val="en-GB"/>
        </w:rPr>
        <w:t>D</w:t>
      </w:r>
      <w:del w:id="17211" w:author="Jane Shaw" w:date="2015-10-30T12:15:00Z">
        <w:r w:rsidR="60226960" w:rsidRPr="00F31509" w:rsidDel="00F857F7">
          <w:rPr>
            <w:rFonts w:asciiTheme="majorBidi" w:eastAsia="Times New Roman" w:hAnsiTheme="majorBidi" w:cstheme="majorBidi"/>
            <w:lang w:val="en-GB"/>
          </w:rPr>
          <w:delText>ivision</w:delText>
        </w:r>
      </w:del>
      <w:r w:rsidR="60226960" w:rsidRPr="00F31509">
        <w:rPr>
          <w:rFonts w:asciiTheme="majorBidi" w:eastAsia="Times New Roman" w:hAnsiTheme="majorBidi" w:cstheme="majorBidi"/>
          <w:lang w:val="en-GB"/>
        </w:rPr>
        <w:t xml:space="preserve"> (through </w:t>
      </w:r>
      <w:ins w:id="17212" w:author="Jane Shaw" w:date="2015-10-30T12:15:00Z">
        <w:r>
          <w:rPr>
            <w:rFonts w:asciiTheme="majorBidi" w:eastAsia="Times New Roman" w:hAnsiTheme="majorBidi" w:cstheme="majorBidi"/>
            <w:lang w:val="en-GB"/>
          </w:rPr>
          <w:t xml:space="preserve">the UN </w:t>
        </w:r>
      </w:ins>
      <w:r w:rsidRPr="00F31509">
        <w:rPr>
          <w:rFonts w:asciiTheme="majorBidi" w:eastAsia="Times New Roman" w:hAnsiTheme="majorBidi" w:cstheme="majorBidi"/>
          <w:lang w:val="en-GB"/>
        </w:rPr>
        <w:t xml:space="preserve">COMTRADE </w:t>
      </w:r>
      <w:r w:rsidR="60226960" w:rsidRPr="00F31509">
        <w:rPr>
          <w:rFonts w:asciiTheme="majorBidi" w:eastAsia="Times New Roman" w:hAnsiTheme="majorBidi" w:cstheme="majorBidi"/>
          <w:lang w:val="en-GB"/>
        </w:rPr>
        <w:t xml:space="preserve">database). In the past, trade data were </w:t>
      </w:r>
      <w:del w:id="17213" w:author="Jane Shaw" w:date="2015-10-30T12:15:00Z">
        <w:r w:rsidR="60226960" w:rsidRPr="00F31509" w:rsidDel="00F857F7">
          <w:rPr>
            <w:rFonts w:asciiTheme="majorBidi" w:eastAsia="Times New Roman" w:hAnsiTheme="majorBidi" w:cstheme="majorBidi"/>
            <w:lang w:val="en-GB"/>
          </w:rPr>
          <w:delText xml:space="preserve">eventually </w:delText>
        </w:r>
      </w:del>
      <w:r w:rsidR="60226960" w:rsidRPr="00F31509">
        <w:rPr>
          <w:rFonts w:asciiTheme="majorBidi" w:eastAsia="Times New Roman" w:hAnsiTheme="majorBidi" w:cstheme="majorBidi"/>
          <w:lang w:val="en-GB"/>
        </w:rPr>
        <w:t>converted from HS to FCL format. From now on</w:t>
      </w:r>
      <w:ins w:id="17214" w:author="Jane Shaw" w:date="2015-10-30T12:15:00Z">
        <w:r>
          <w:rPr>
            <w:rFonts w:asciiTheme="majorBidi" w:eastAsia="Times New Roman" w:hAnsiTheme="majorBidi" w:cstheme="majorBidi"/>
            <w:lang w:val="en-GB"/>
          </w:rPr>
          <w:t>,</w:t>
        </w:r>
      </w:ins>
      <w:r w:rsidR="60226960" w:rsidRPr="00F31509">
        <w:rPr>
          <w:rFonts w:asciiTheme="majorBidi" w:eastAsia="Times New Roman" w:hAnsiTheme="majorBidi" w:cstheme="majorBidi"/>
          <w:lang w:val="en-GB"/>
        </w:rPr>
        <w:t xml:space="preserve"> trade series will be published in HS format </w:t>
      </w:r>
      <w:del w:id="17215" w:author="Jane Shaw" w:date="2015-10-30T12:16:00Z">
        <w:r w:rsidR="60226960" w:rsidRPr="00F31509" w:rsidDel="00F857F7">
          <w:rPr>
            <w:rFonts w:asciiTheme="majorBidi" w:eastAsia="Times New Roman" w:hAnsiTheme="majorBidi" w:cstheme="majorBidi"/>
            <w:lang w:val="en-GB"/>
          </w:rPr>
          <w:delText xml:space="preserve">while they will be </w:delText>
        </w:r>
      </w:del>
      <w:ins w:id="17216" w:author="Jane Shaw" w:date="2015-10-30T12:16:00Z">
        <w:r>
          <w:rPr>
            <w:rFonts w:asciiTheme="majorBidi" w:eastAsia="Times New Roman" w:hAnsiTheme="majorBidi" w:cstheme="majorBidi"/>
            <w:lang w:val="en-GB"/>
          </w:rPr>
          <w:t xml:space="preserve">and </w:t>
        </w:r>
      </w:ins>
      <w:r w:rsidR="60226960" w:rsidRPr="00F31509">
        <w:rPr>
          <w:rFonts w:asciiTheme="majorBidi" w:eastAsia="Times New Roman" w:hAnsiTheme="majorBidi" w:cstheme="majorBidi"/>
          <w:lang w:val="en-GB"/>
        </w:rPr>
        <w:t xml:space="preserve">converted to </w:t>
      </w:r>
      <w:ins w:id="17217" w:author="Jane Shaw" w:date="2015-10-30T12:16:00Z">
        <w:r>
          <w:rPr>
            <w:rFonts w:asciiTheme="majorBidi" w:eastAsia="Times New Roman" w:hAnsiTheme="majorBidi" w:cstheme="majorBidi"/>
            <w:lang w:val="en-GB"/>
          </w:rPr>
          <w:t xml:space="preserve">the </w:t>
        </w:r>
      </w:ins>
      <w:r w:rsidR="60226960" w:rsidRPr="00F31509">
        <w:rPr>
          <w:rFonts w:asciiTheme="majorBidi" w:eastAsia="Times New Roman" w:hAnsiTheme="majorBidi" w:cstheme="majorBidi"/>
          <w:lang w:val="en-GB"/>
        </w:rPr>
        <w:t xml:space="preserve">CPC to compile </w:t>
      </w:r>
      <w:del w:id="17218" w:author="Jane Shaw" w:date="2015-10-30T12:16:00Z">
        <w:r w:rsidR="60226960" w:rsidRPr="00F31509" w:rsidDel="00F857F7">
          <w:rPr>
            <w:rFonts w:asciiTheme="majorBidi" w:eastAsia="Times New Roman" w:hAnsiTheme="majorBidi" w:cstheme="majorBidi"/>
            <w:lang w:val="en-GB"/>
          </w:rPr>
          <w:delText>Supply and Utilization Accounts (</w:delText>
        </w:r>
      </w:del>
      <w:r w:rsidR="60226960" w:rsidRPr="00F31509">
        <w:rPr>
          <w:rFonts w:asciiTheme="majorBidi" w:eastAsia="Times New Roman" w:hAnsiTheme="majorBidi" w:cstheme="majorBidi"/>
          <w:lang w:val="en-GB"/>
        </w:rPr>
        <w:t>SUA</w:t>
      </w:r>
      <w:ins w:id="17219" w:author="Jane Shaw" w:date="2015-10-30T12:16:00Z">
        <w:r>
          <w:rPr>
            <w:rFonts w:asciiTheme="majorBidi" w:eastAsia="Times New Roman" w:hAnsiTheme="majorBidi" w:cstheme="majorBidi"/>
            <w:lang w:val="en-GB"/>
          </w:rPr>
          <w:t>s</w:t>
        </w:r>
      </w:ins>
      <w:del w:id="17220" w:author="Jane Shaw" w:date="2015-10-30T12:16:00Z">
        <w:r w:rsidR="60226960" w:rsidRPr="00F31509" w:rsidDel="00F857F7">
          <w:rPr>
            <w:rFonts w:asciiTheme="majorBidi" w:eastAsia="Times New Roman" w:hAnsiTheme="majorBidi" w:cstheme="majorBidi"/>
            <w:lang w:val="en-GB"/>
          </w:rPr>
          <w:delText>)</w:delText>
        </w:r>
      </w:del>
      <w:r w:rsidR="60226960" w:rsidRPr="00F31509">
        <w:rPr>
          <w:rFonts w:asciiTheme="majorBidi" w:eastAsia="Times New Roman" w:hAnsiTheme="majorBidi" w:cstheme="majorBidi"/>
          <w:lang w:val="en-GB"/>
        </w:rPr>
        <w:t>.</w:t>
      </w:r>
    </w:p>
    <w:p w14:paraId="70A3CF2A" w14:textId="1E06D7BF"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prerequisite for </w:t>
      </w:r>
      <w:del w:id="17221" w:author="Jane Shaw" w:date="2015-10-30T12:23:00Z">
        <w:r w:rsidRPr="00F31509" w:rsidDel="00BC2A89">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implementation of </w:t>
      </w:r>
      <w:ins w:id="17222" w:author="Jane Shaw" w:date="2015-10-30T12:23: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CPC in the new system was to increase </w:t>
      </w:r>
      <w:ins w:id="17223" w:author="Jane Shaw" w:date="2015-10-30T12:23: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detail on agriculture, forest and fishery products in </w:t>
      </w:r>
      <w:ins w:id="17224" w:author="Jane Shaw" w:date="2015-10-30T12:23:00Z">
        <w:r w:rsidR="00BC2A89">
          <w:rPr>
            <w:rFonts w:asciiTheme="majorBidi" w:eastAsia="Times New Roman" w:hAnsiTheme="majorBidi" w:cstheme="majorBidi"/>
            <w:lang w:val="en-GB"/>
          </w:rPr>
          <w:t xml:space="preserve">the </w:t>
        </w:r>
      </w:ins>
      <w:del w:id="17225" w:author="Jane Shaw" w:date="2015-10-30T12:24:00Z">
        <w:r w:rsidRPr="00F31509" w:rsidDel="00BC2A89">
          <w:rPr>
            <w:rFonts w:asciiTheme="majorBidi" w:eastAsia="Times New Roman" w:hAnsiTheme="majorBidi" w:cstheme="majorBidi"/>
            <w:lang w:val="en-GB"/>
          </w:rPr>
          <w:delText>CPC</w:delText>
        </w:r>
      </w:del>
      <w:ins w:id="17226" w:author="Jane Shaw" w:date="2015-10-30T12:24:00Z">
        <w:r w:rsidR="00BC2A89">
          <w:rPr>
            <w:rFonts w:asciiTheme="majorBidi" w:eastAsia="Times New Roman" w:hAnsiTheme="majorBidi" w:cstheme="majorBidi"/>
            <w:lang w:val="en-GB"/>
          </w:rPr>
          <w:t>classification</w:t>
        </w:r>
      </w:ins>
      <w:r w:rsidRPr="00F31509">
        <w:rPr>
          <w:rFonts w:asciiTheme="majorBidi" w:eastAsia="Times New Roman" w:hAnsiTheme="majorBidi" w:cstheme="majorBidi"/>
          <w:lang w:val="en-GB"/>
        </w:rPr>
        <w:t>. To this end, over the past ten years</w:t>
      </w:r>
      <w:ins w:id="17227" w:author="Jane Shaw" w:date="2015-10-30T12:24:00Z">
        <w:r w:rsidR="00BC2A89">
          <w:rPr>
            <w:rFonts w:asciiTheme="majorBidi" w:eastAsia="Times New Roman" w:hAnsiTheme="majorBidi" w:cstheme="majorBidi"/>
            <w:lang w:val="en-GB"/>
          </w:rPr>
          <w:t>,</w:t>
        </w:r>
      </w:ins>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w:t>
      </w:r>
      <w:ins w:id="17228" w:author="Jane Shaw" w:date="2015-10-30T12:24:00Z">
        <w:r w:rsidR="00BC2A89">
          <w:rPr>
            <w:rFonts w:asciiTheme="majorBidi" w:eastAsia="Times New Roman" w:hAnsiTheme="majorBidi" w:cstheme="majorBidi"/>
            <w:lang w:val="en-GB"/>
          </w:rPr>
          <w:t xml:space="preserve">has </w:t>
        </w:r>
      </w:ins>
      <w:r w:rsidRPr="00F31509">
        <w:rPr>
          <w:rFonts w:asciiTheme="majorBidi" w:eastAsia="Times New Roman" w:hAnsiTheme="majorBidi" w:cstheme="majorBidi"/>
          <w:lang w:val="en-GB"/>
        </w:rPr>
        <w:t xml:space="preserve">contributed significantly to CPC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ins w:id="17229" w:author="Jane Shaw" w:date="2015-10-30T12:24:00Z">
        <w:r w:rsidR="00BC2A8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2 and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ins w:id="17230" w:author="Jane Shaw" w:date="2015-10-30T12:24:00Z">
        <w:r w:rsidR="00BC2A8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2.1</w:t>
      </w:r>
      <w:ins w:id="17231" w:author="Jane Shaw" w:date="2015-10-30T12:24:00Z">
        <w:r w:rsidR="00BC2A89">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together with UNSD and the Expert Group on International Classifications. </w:t>
      </w:r>
    </w:p>
    <w:p w14:paraId="574F6043" w14:textId="6927A4C0" w:rsidR="00EB7AF1" w:rsidRPr="00F31509" w:rsidRDefault="483DA69D" w:rsidP="00C500F7">
      <w:pPr>
        <w:tabs>
          <w:tab w:val="left" w:pos="703"/>
        </w:tabs>
        <w:jc w:val="both"/>
        <w:rPr>
          <w:rFonts w:asciiTheme="majorBidi" w:hAnsiTheme="majorBidi" w:cstheme="majorBidi"/>
          <w:lang w:val="en-GB"/>
        </w:rPr>
      </w:pPr>
      <w:del w:id="17232" w:author="Jane Shaw" w:date="2015-10-30T12:24:00Z">
        <w:r w:rsidRPr="00F31509" w:rsidDel="00BC2A89">
          <w:rPr>
            <w:rFonts w:asciiTheme="majorBidi" w:eastAsia="Times New Roman" w:hAnsiTheme="majorBidi" w:cstheme="majorBidi"/>
            <w:lang w:val="en-GB"/>
          </w:rPr>
          <w:delText xml:space="preserve">In addition, a </w:delText>
        </w:r>
      </w:del>
      <w:ins w:id="17233" w:author="Jane Shaw" w:date="2015-10-30T12:24: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CPC expanded for agricultural statistics </w:t>
      </w:r>
      <w:del w:id="17234" w:author="Jane Shaw" w:date="2015-10-30T12:24:00Z">
        <w:r w:rsidRPr="00F31509" w:rsidDel="00BC2A89">
          <w:rPr>
            <w:rFonts w:asciiTheme="majorBidi" w:eastAsia="Times New Roman" w:hAnsiTheme="majorBidi" w:cstheme="majorBidi"/>
            <w:lang w:val="en-GB"/>
          </w:rPr>
          <w:delText xml:space="preserve">was developed and </w:delText>
        </w:r>
      </w:del>
      <w:ins w:id="17235" w:author="Jane Shaw" w:date="2015-10-30T12:24:00Z">
        <w:r w:rsidR="00BC2A89">
          <w:rPr>
            <w:rFonts w:asciiTheme="majorBidi" w:eastAsia="Times New Roman" w:hAnsiTheme="majorBidi" w:cstheme="majorBidi"/>
            <w:lang w:val="en-GB"/>
          </w:rPr>
          <w:t xml:space="preserve">has been </w:t>
        </w:r>
      </w:ins>
      <w:r w:rsidRPr="00F31509">
        <w:rPr>
          <w:rFonts w:asciiTheme="majorBidi" w:eastAsia="Times New Roman" w:hAnsiTheme="majorBidi" w:cstheme="majorBidi"/>
          <w:lang w:val="en-GB"/>
        </w:rPr>
        <w:t>added as an official annex to CPC Ver.</w:t>
      </w:r>
      <w:ins w:id="17236" w:author="Jane Shaw" w:date="2015-10-30T12:25:00Z">
        <w:r w:rsidR="00BC2A8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2.1. When detail in CPC </w:t>
      </w:r>
      <w:ins w:id="17237" w:author="Jane Shaw" w:date="2015-10-30T12:25:00Z">
        <w:r w:rsidR="00BC2A89">
          <w:rPr>
            <w:rFonts w:asciiTheme="majorBidi" w:eastAsia="Times New Roman" w:hAnsiTheme="majorBidi" w:cstheme="majorBidi"/>
            <w:lang w:val="en-GB"/>
          </w:rPr>
          <w:t xml:space="preserve">Ver. </w:t>
        </w:r>
      </w:ins>
      <w:r w:rsidRPr="00F31509">
        <w:rPr>
          <w:rFonts w:asciiTheme="majorBidi" w:eastAsia="Times New Roman" w:hAnsiTheme="majorBidi" w:cstheme="majorBidi"/>
          <w:lang w:val="en-GB"/>
        </w:rPr>
        <w:t>2.1 expanded is not sufficient, the classification is expanded further in FAOSTAT according to FAO</w:t>
      </w:r>
      <w:ins w:id="17238" w:author="Jane Shaw" w:date="2015-10-30T12:25:00Z">
        <w:r w:rsidR="00BC2A89">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needs and </w:t>
      </w:r>
      <w:ins w:id="17239" w:author="Jane Shaw" w:date="2015-10-30T12:25:00Z">
        <w:r w:rsidR="00BC2A89">
          <w:rPr>
            <w:rFonts w:asciiTheme="majorBidi" w:eastAsia="Times New Roman" w:hAnsiTheme="majorBidi" w:cstheme="majorBidi"/>
            <w:lang w:val="en-GB"/>
          </w:rPr>
          <w:t xml:space="preserve">the </w:t>
        </w:r>
      </w:ins>
      <w:del w:id="17240" w:author="Jane Shaw" w:date="2015-10-30T12:25:00Z">
        <w:r w:rsidRPr="00F31509" w:rsidDel="00BC2A89">
          <w:rPr>
            <w:rFonts w:asciiTheme="majorBidi" w:eastAsia="Times New Roman" w:hAnsiTheme="majorBidi" w:cstheme="majorBidi"/>
            <w:lang w:val="en-GB"/>
          </w:rPr>
          <w:delText xml:space="preserve">data </w:delText>
        </w:r>
      </w:del>
      <w:r w:rsidRPr="00F31509">
        <w:rPr>
          <w:rFonts w:asciiTheme="majorBidi" w:eastAsia="Times New Roman" w:hAnsiTheme="majorBidi" w:cstheme="majorBidi"/>
          <w:lang w:val="en-GB"/>
        </w:rPr>
        <w:t>available</w:t>
      </w:r>
      <w:ins w:id="17241" w:author="Jane Shaw" w:date="2015-10-30T12:25:00Z">
        <w:r w:rsidR="00BC2A89" w:rsidRPr="00BC2A89">
          <w:rPr>
            <w:rFonts w:asciiTheme="majorBidi" w:eastAsia="Times New Roman" w:hAnsiTheme="majorBidi" w:cstheme="majorBidi"/>
            <w:lang w:val="en-GB"/>
          </w:rPr>
          <w:t xml:space="preserve"> </w:t>
        </w:r>
        <w:r w:rsidR="00BC2A89" w:rsidRPr="00F31509">
          <w:rPr>
            <w:rFonts w:asciiTheme="majorBidi" w:eastAsia="Times New Roman" w:hAnsiTheme="majorBidi" w:cstheme="majorBidi"/>
            <w:lang w:val="en-GB"/>
          </w:rPr>
          <w:t>data</w:t>
        </w:r>
      </w:ins>
      <w:r w:rsidRPr="00F31509">
        <w:rPr>
          <w:rFonts w:asciiTheme="majorBidi" w:eastAsia="Times New Roman" w:hAnsiTheme="majorBidi" w:cstheme="majorBidi"/>
          <w:lang w:val="en-GB"/>
        </w:rPr>
        <w:t xml:space="preserve">. </w:t>
      </w:r>
      <w:del w:id="17242" w:author="Jane Shaw" w:date="2015-10-30T12:25:00Z">
        <w:r w:rsidRPr="00F31509" w:rsidDel="00BC2A89">
          <w:rPr>
            <w:rFonts w:asciiTheme="majorBidi" w:eastAsia="Times New Roman" w:hAnsiTheme="majorBidi" w:cstheme="majorBidi"/>
            <w:lang w:val="en-GB"/>
          </w:rPr>
          <w:delText xml:space="preserve">In </w:delText>
        </w:r>
      </w:del>
      <w:r w:rsidR="00BC2A89" w:rsidRPr="00F31509">
        <w:rPr>
          <w:rFonts w:asciiTheme="majorBidi" w:eastAsia="Times New Roman" w:hAnsiTheme="majorBidi" w:cstheme="majorBidi"/>
          <w:lang w:val="en-GB"/>
        </w:rPr>
        <w:t xml:space="preserve">This </w:t>
      </w:r>
      <w:del w:id="17243" w:author="Jane Shaw" w:date="2015-10-30T12:25:00Z">
        <w:r w:rsidRPr="00F31509" w:rsidDel="00BC2A89">
          <w:rPr>
            <w:rFonts w:asciiTheme="majorBidi" w:eastAsia="Times New Roman" w:hAnsiTheme="majorBidi" w:cstheme="majorBidi"/>
            <w:lang w:val="en-GB"/>
          </w:rPr>
          <w:delText xml:space="preserve">way high </w:delText>
        </w:r>
      </w:del>
      <w:ins w:id="17244" w:author="Jane Shaw" w:date="2015-10-30T12:25:00Z">
        <w:r w:rsidR="00BC2A89">
          <w:rPr>
            <w:rFonts w:asciiTheme="majorBidi" w:eastAsia="Times New Roman" w:hAnsiTheme="majorBidi" w:cstheme="majorBidi"/>
            <w:lang w:val="en-GB"/>
          </w:rPr>
          <w:t xml:space="preserve">ensures </w:t>
        </w:r>
      </w:ins>
      <w:r w:rsidRPr="00F31509">
        <w:rPr>
          <w:rFonts w:asciiTheme="majorBidi" w:eastAsia="Times New Roman" w:hAnsiTheme="majorBidi" w:cstheme="majorBidi"/>
          <w:lang w:val="en-GB"/>
        </w:rPr>
        <w:t xml:space="preserve">harmonization between </w:t>
      </w:r>
      <w:ins w:id="17245" w:author="Jane Shaw" w:date="2015-10-30T12:25: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FCL and </w:t>
      </w:r>
      <w:ins w:id="17246" w:author="Jane Shaw" w:date="2015-10-30T12:25: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CPC</w:t>
      </w:r>
      <w:del w:id="17247" w:author="Jane Shaw" w:date="2015-10-30T12:25:00Z">
        <w:r w:rsidRPr="00F31509" w:rsidDel="00BC2A89">
          <w:rPr>
            <w:rFonts w:asciiTheme="majorBidi" w:eastAsia="Times New Roman" w:hAnsiTheme="majorBidi" w:cstheme="majorBidi"/>
            <w:lang w:val="en-GB"/>
          </w:rPr>
          <w:delText xml:space="preserve"> is ensured</w:delText>
        </w:r>
      </w:del>
      <w:r w:rsidRPr="00F31509">
        <w:rPr>
          <w:rFonts w:asciiTheme="majorBidi" w:eastAsia="Times New Roman" w:hAnsiTheme="majorBidi" w:cstheme="majorBidi"/>
          <w:lang w:val="en-GB"/>
        </w:rPr>
        <w:t>.</w:t>
      </w:r>
    </w:p>
    <w:p w14:paraId="1B2CDAA9" w14:textId="00E372C5" w:rsidR="00EB7AF1" w:rsidRPr="00F31509" w:rsidRDefault="60226960" w:rsidP="00C500F7">
      <w:pPr>
        <w:tabs>
          <w:tab w:val="left" w:pos="703"/>
        </w:tabs>
        <w:jc w:val="both"/>
        <w:rPr>
          <w:rFonts w:asciiTheme="majorBidi" w:hAnsiTheme="majorBidi" w:cstheme="majorBidi"/>
          <w:lang w:val="en-GB"/>
        </w:rPr>
      </w:pPr>
      <w:del w:id="17248" w:author="Jane Shaw" w:date="2015-10-30T12:26:00Z">
        <w:r w:rsidRPr="00F31509" w:rsidDel="00BC2A89">
          <w:rPr>
            <w:rFonts w:asciiTheme="majorBidi" w:eastAsia="Times New Roman" w:hAnsiTheme="majorBidi" w:cstheme="majorBidi"/>
            <w:lang w:val="en-GB"/>
          </w:rPr>
          <w:delText xml:space="preserve">CPC </w:delText>
        </w:r>
      </w:del>
      <w:ins w:id="17249" w:author="Jane Shaw" w:date="2015-10-30T12:26:00Z">
        <w:r w:rsidR="00BC2A89">
          <w:rPr>
            <w:rFonts w:asciiTheme="majorBidi" w:eastAsia="Times New Roman" w:hAnsiTheme="majorBidi" w:cstheme="majorBidi"/>
            <w:lang w:val="en-GB"/>
          </w:rPr>
          <w:t xml:space="preserve">It </w:t>
        </w:r>
      </w:ins>
      <w:r w:rsidRPr="00F31509">
        <w:rPr>
          <w:rFonts w:asciiTheme="majorBidi" w:eastAsia="Times New Roman" w:hAnsiTheme="majorBidi" w:cstheme="majorBidi"/>
          <w:lang w:val="en-GB"/>
        </w:rPr>
        <w:t xml:space="preserve">is planned to </w:t>
      </w:r>
      <w:del w:id="17250" w:author="Jane Shaw" w:date="2015-10-30T12:26:00Z">
        <w:r w:rsidRPr="00F31509" w:rsidDel="00BC2A89">
          <w:rPr>
            <w:rFonts w:asciiTheme="majorBidi" w:eastAsia="Times New Roman" w:hAnsiTheme="majorBidi" w:cstheme="majorBidi"/>
            <w:lang w:val="en-GB"/>
          </w:rPr>
          <w:delText xml:space="preserve">be </w:delText>
        </w:r>
      </w:del>
      <w:r w:rsidRPr="00F31509">
        <w:rPr>
          <w:rFonts w:asciiTheme="majorBidi" w:eastAsia="Times New Roman" w:hAnsiTheme="majorBidi" w:cstheme="majorBidi"/>
          <w:lang w:val="en-GB"/>
        </w:rPr>
        <w:t>use</w:t>
      </w:r>
      <w:ins w:id="17251" w:author="Jane Shaw" w:date="2015-10-30T12:26:00Z">
        <w:r w:rsidR="00BC2A89">
          <w:rPr>
            <w:rFonts w:asciiTheme="majorBidi" w:eastAsia="Times New Roman" w:hAnsiTheme="majorBidi" w:cstheme="majorBidi"/>
            <w:lang w:val="en-GB"/>
          </w:rPr>
          <w:t xml:space="preserve"> the CPC</w:t>
        </w:r>
      </w:ins>
      <w:del w:id="17252" w:author="Jane Shaw" w:date="2015-10-30T12:26:00Z">
        <w:r w:rsidRPr="00F31509" w:rsidDel="00BC2A89">
          <w:rPr>
            <w:rFonts w:asciiTheme="majorBidi" w:eastAsia="Times New Roman" w:hAnsiTheme="majorBidi" w:cstheme="majorBidi"/>
            <w:lang w:val="en-GB"/>
          </w:rPr>
          <w:delText>d</w:delText>
        </w:r>
      </w:del>
      <w:r w:rsidRPr="00F31509">
        <w:rPr>
          <w:rFonts w:asciiTheme="majorBidi" w:eastAsia="Times New Roman" w:hAnsiTheme="majorBidi" w:cstheme="majorBidi"/>
          <w:lang w:val="en-GB"/>
        </w:rPr>
        <w:t xml:space="preserve"> for future data collection and to </w:t>
      </w:r>
      <w:del w:id="17253" w:author="Jane Shaw" w:date="2015-10-30T12:26:00Z">
        <w:r w:rsidRPr="00F31509" w:rsidDel="00BC2A89">
          <w:rPr>
            <w:rFonts w:asciiTheme="majorBidi" w:eastAsia="Times New Roman" w:hAnsiTheme="majorBidi" w:cstheme="majorBidi"/>
            <w:lang w:val="en-GB"/>
          </w:rPr>
          <w:delText xml:space="preserve">be </w:delText>
        </w:r>
      </w:del>
      <w:r w:rsidRPr="00F31509">
        <w:rPr>
          <w:rFonts w:asciiTheme="majorBidi" w:eastAsia="Times New Roman" w:hAnsiTheme="majorBidi" w:cstheme="majorBidi"/>
          <w:lang w:val="en-GB"/>
        </w:rPr>
        <w:t>appl</w:t>
      </w:r>
      <w:ins w:id="17254" w:author="Jane Shaw" w:date="2015-10-30T12:26:00Z">
        <w:r w:rsidR="00BC2A89">
          <w:rPr>
            <w:rFonts w:asciiTheme="majorBidi" w:eastAsia="Times New Roman" w:hAnsiTheme="majorBidi" w:cstheme="majorBidi"/>
            <w:lang w:val="en-GB"/>
          </w:rPr>
          <w:t>y it</w:t>
        </w:r>
      </w:ins>
      <w:del w:id="17255" w:author="Jane Shaw" w:date="2015-10-30T12:26:00Z">
        <w:r w:rsidRPr="00F31509" w:rsidDel="00BC2A89">
          <w:rPr>
            <w:rFonts w:asciiTheme="majorBidi" w:eastAsia="Times New Roman" w:hAnsiTheme="majorBidi" w:cstheme="majorBidi"/>
            <w:lang w:val="en-GB"/>
          </w:rPr>
          <w:delText>ied</w:delText>
        </w:r>
      </w:del>
      <w:r w:rsidRPr="00F31509">
        <w:rPr>
          <w:rFonts w:asciiTheme="majorBidi" w:eastAsia="Times New Roman" w:hAnsiTheme="majorBidi" w:cstheme="majorBidi"/>
          <w:lang w:val="en-GB"/>
        </w:rPr>
        <w:t xml:space="preserve"> to old time</w:t>
      </w:r>
      <w:ins w:id="17256" w:author="Jane Shaw" w:date="2015-10-30T12:26:00Z">
        <w:r w:rsidR="00BC2A89">
          <w:rPr>
            <w:rFonts w:asciiTheme="majorBidi" w:eastAsia="Times New Roman" w:hAnsiTheme="majorBidi" w:cstheme="majorBidi"/>
            <w:lang w:val="en-GB"/>
          </w:rPr>
          <w:t xml:space="preserve"> </w:t>
        </w:r>
      </w:ins>
      <w:del w:id="17257" w:author="Jane Shaw" w:date="2015-10-30T12:26:00Z">
        <w:r w:rsidRPr="00F31509" w:rsidDel="00BC2A89">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series</w:t>
      </w:r>
      <w:del w:id="17258" w:author="Jane Shaw" w:date="2015-10-30T12:26:00Z">
        <w:r w:rsidRPr="00F31509" w:rsidDel="00BC2A89">
          <w:rPr>
            <w:rFonts w:asciiTheme="majorBidi" w:eastAsia="Times New Roman" w:hAnsiTheme="majorBidi" w:cstheme="majorBidi"/>
            <w:strike/>
            <w:lang w:val="en-GB"/>
          </w:rPr>
          <w:delText>,</w:delText>
        </w:r>
        <w:r w:rsidRPr="00F31509" w:rsidDel="00BC2A89">
          <w:rPr>
            <w:rFonts w:asciiTheme="majorBidi" w:eastAsia="Times New Roman" w:hAnsiTheme="majorBidi" w:cstheme="majorBidi"/>
            <w:lang w:val="en-GB"/>
          </w:rPr>
          <w:delText xml:space="preserve"> </w:delText>
        </w:r>
      </w:del>
      <w:ins w:id="17259" w:author="Jane Shaw" w:date="2015-10-30T12:26:00Z">
        <w:r w:rsidR="00BC2A89">
          <w:rPr>
            <w:rFonts w:asciiTheme="majorBidi" w:eastAsia="Times New Roman" w:hAnsiTheme="majorBidi" w:cstheme="majorBidi"/>
            <w:lang w:val="en-GB"/>
          </w:rPr>
          <w:t xml:space="preserve">, </w:t>
        </w:r>
      </w:ins>
      <w:del w:id="17260" w:author="Jane Shaw" w:date="2015-10-30T12:26:00Z">
        <w:r w:rsidRPr="00F31509" w:rsidDel="00BC2A89">
          <w:rPr>
            <w:rFonts w:asciiTheme="majorBidi" w:eastAsia="Times New Roman" w:hAnsiTheme="majorBidi" w:cstheme="majorBidi"/>
            <w:lang w:val="en-GB"/>
          </w:rPr>
          <w:delText xml:space="preserve">in order </w:delText>
        </w:r>
      </w:del>
      <w:r w:rsidRPr="00F31509">
        <w:rPr>
          <w:rFonts w:asciiTheme="majorBidi" w:eastAsia="Times New Roman" w:hAnsiTheme="majorBidi" w:cstheme="majorBidi"/>
          <w:lang w:val="en-GB"/>
        </w:rPr>
        <w:t xml:space="preserve">to allow data comparability over time and </w:t>
      </w:r>
      <w:ins w:id="17261" w:author="Jane Shaw" w:date="2015-10-30T12:26:00Z">
        <w:r w:rsidR="00BC2A89">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avoid breaks in the series.</w:t>
      </w:r>
    </w:p>
    <w:p w14:paraId="22CD4396" w14:textId="763533E2"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w:t>
      </w:r>
      <w:ins w:id="17262" w:author="Jane Shaw" w:date="2015-10-30T12:26:00Z">
        <w:r w:rsidR="00BC2A89">
          <w:rPr>
            <w:rFonts w:asciiTheme="majorBidi" w:eastAsia="Times New Roman" w:hAnsiTheme="majorBidi" w:cstheme="majorBidi"/>
            <w:lang w:val="en-GB"/>
          </w:rPr>
          <w:t>-</w:t>
        </w:r>
      </w:ins>
      <w:del w:id="17263" w:author="Jane Shaw" w:date="2015-10-30T12:26:00Z">
        <w:r w:rsidRPr="00F31509" w:rsidDel="00BC2A89">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cast is to have double</w:t>
      </w:r>
      <w:ins w:id="17264" w:author="Jane Shaw" w:date="2015-11-07T20:29:00Z">
        <w:r w:rsidR="001860EF">
          <w:rPr>
            <w:rFonts w:asciiTheme="majorBidi" w:eastAsia="Times New Roman" w:hAnsiTheme="majorBidi" w:cstheme="majorBidi"/>
            <w:lang w:val="en-GB"/>
          </w:rPr>
          <w:t>-</w:t>
        </w:r>
      </w:ins>
      <w:del w:id="17265" w:author="Jane Shaw" w:date="2015-11-07T20:29:00Z">
        <w:r w:rsidRPr="00F31509" w:rsidDel="001860EF">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coded data for at least one year, it </w:t>
      </w:r>
      <w:del w:id="17266" w:author="Jane Shaw" w:date="2015-10-30T12:26:00Z">
        <w:r w:rsidRPr="00F31509" w:rsidDel="00BC2A89">
          <w:rPr>
            <w:rFonts w:asciiTheme="majorBidi" w:eastAsia="Times New Roman" w:hAnsiTheme="majorBidi" w:cstheme="majorBidi"/>
            <w:lang w:val="en-GB"/>
          </w:rPr>
          <w:delText xml:space="preserve">seemed </w:delText>
        </w:r>
      </w:del>
      <w:ins w:id="17267" w:author="Jane Shaw" w:date="2015-10-30T12:26:00Z">
        <w:r w:rsidR="00BC2A89">
          <w:rPr>
            <w:rFonts w:asciiTheme="majorBidi" w:eastAsia="Times New Roman" w:hAnsiTheme="majorBidi" w:cstheme="majorBidi"/>
            <w:lang w:val="en-GB"/>
          </w:rPr>
          <w:t xml:space="preserve">was </w:t>
        </w:r>
      </w:ins>
      <w:r w:rsidRPr="00F31509">
        <w:rPr>
          <w:rFonts w:asciiTheme="majorBidi" w:eastAsia="Times New Roman" w:hAnsiTheme="majorBidi" w:cstheme="majorBidi"/>
          <w:lang w:val="en-GB"/>
        </w:rPr>
        <w:t xml:space="preserve">difficult for FAO to increase its data request to countries: </w:t>
      </w:r>
      <w:ins w:id="17268" w:author="Jane Shaw" w:date="2015-10-30T12:27:00Z">
        <w:r w:rsidR="00BC2A89">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additional burden on national offices might have lowered the response rate and hampered the data collection process. </w:t>
      </w:r>
      <w:ins w:id="17269" w:author="Jane Shaw" w:date="2015-10-30T12:27:00Z">
        <w:r w:rsidR="00BC2A89">
          <w:rPr>
            <w:rFonts w:asciiTheme="majorBidi" w:eastAsia="Times New Roman" w:hAnsiTheme="majorBidi" w:cstheme="majorBidi"/>
            <w:lang w:val="en-GB"/>
          </w:rPr>
          <w:t xml:space="preserve">ESS </w:t>
        </w:r>
      </w:ins>
      <w:r w:rsidR="00BC2A89" w:rsidRPr="00F31509">
        <w:rPr>
          <w:rFonts w:asciiTheme="majorBidi" w:eastAsia="Times New Roman" w:hAnsiTheme="majorBidi" w:cstheme="majorBidi"/>
          <w:lang w:val="en-GB"/>
        </w:rPr>
        <w:t xml:space="preserve">therefore </w:t>
      </w:r>
      <w:del w:id="17270" w:author="Jane Shaw" w:date="2015-10-30T12:27:00Z">
        <w:r w:rsidRPr="00F31509" w:rsidDel="00BC2A89">
          <w:rPr>
            <w:rFonts w:asciiTheme="majorBidi" w:eastAsia="Times New Roman" w:hAnsiTheme="majorBidi" w:cstheme="majorBidi"/>
            <w:lang w:val="en-GB"/>
          </w:rPr>
          <w:delText xml:space="preserve">ESS </w:delText>
        </w:r>
      </w:del>
      <w:r w:rsidRPr="00F31509">
        <w:rPr>
          <w:rFonts w:asciiTheme="majorBidi" w:eastAsia="Times New Roman" w:hAnsiTheme="majorBidi" w:cstheme="majorBidi"/>
          <w:lang w:val="en-GB"/>
        </w:rPr>
        <w:t xml:space="preserve">identified alternative solutions to </w:t>
      </w:r>
      <w:del w:id="17271" w:author="Jane Shaw" w:date="2015-10-30T12:27:00Z">
        <w:r w:rsidRPr="00F31509" w:rsidDel="009F544E">
          <w:rPr>
            <w:rFonts w:asciiTheme="majorBidi" w:eastAsia="Times New Roman" w:hAnsiTheme="majorBidi" w:cstheme="majorBidi"/>
            <w:lang w:val="en-GB"/>
          </w:rPr>
          <w:delText xml:space="preserve">allow progress in </w:delText>
        </w:r>
      </w:del>
      <w:ins w:id="17272" w:author="Jane Shaw" w:date="2015-10-30T12:27:00Z">
        <w:r w:rsidR="009F544E">
          <w:rPr>
            <w:rFonts w:asciiTheme="majorBidi" w:eastAsia="Times New Roman" w:hAnsiTheme="majorBidi" w:cstheme="majorBidi"/>
            <w:lang w:val="en-GB"/>
          </w:rPr>
          <w:t xml:space="preserve">facilitate </w:t>
        </w:r>
      </w:ins>
      <w:r w:rsidRPr="00F31509">
        <w:rPr>
          <w:rFonts w:asciiTheme="majorBidi" w:eastAsia="Times New Roman" w:hAnsiTheme="majorBidi" w:cstheme="majorBidi"/>
          <w:lang w:val="en-GB"/>
        </w:rPr>
        <w:t xml:space="preserve">the change of </w:t>
      </w:r>
      <w:del w:id="17273" w:author="Jane Shaw" w:date="2015-10-30T12:27:00Z">
        <w:r w:rsidRPr="00F31509" w:rsidDel="009F544E">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classification and data back</w:t>
      </w:r>
      <w:ins w:id="17274" w:author="Jane Shaw" w:date="2015-10-30T12:27:00Z">
        <w:r w:rsidR="009F544E">
          <w:rPr>
            <w:rFonts w:asciiTheme="majorBidi" w:eastAsia="Times New Roman" w:hAnsiTheme="majorBidi" w:cstheme="majorBidi"/>
            <w:lang w:val="en-GB"/>
          </w:rPr>
          <w:t>-</w:t>
        </w:r>
      </w:ins>
      <w:del w:id="17275" w:author="Jane Shaw" w:date="2015-10-30T12:27:00Z">
        <w:r w:rsidRPr="00F31509" w:rsidDel="009F544E">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 xml:space="preserve">cast, while reducing the cost </w:t>
      </w:r>
      <w:del w:id="17276" w:author="Jane Shaw" w:date="2015-10-30T12:27:00Z">
        <w:r w:rsidRPr="00F31509" w:rsidDel="009F544E">
          <w:rPr>
            <w:rFonts w:asciiTheme="majorBidi" w:eastAsia="Times New Roman" w:hAnsiTheme="majorBidi" w:cstheme="majorBidi"/>
            <w:lang w:val="en-GB"/>
          </w:rPr>
          <w:delText>of this operation</w:delText>
        </w:r>
      </w:del>
      <w:ins w:id="17277" w:author="Jane Shaw" w:date="2015-10-30T12:27:00Z">
        <w:r w:rsidR="009F544E">
          <w:rPr>
            <w:rFonts w:asciiTheme="majorBidi" w:eastAsia="Times New Roman" w:hAnsiTheme="majorBidi" w:cstheme="majorBidi"/>
            <w:lang w:val="en-GB"/>
          </w:rPr>
          <w:t>involved</w:t>
        </w:r>
      </w:ins>
      <w:r w:rsidRPr="00F31509">
        <w:rPr>
          <w:rFonts w:asciiTheme="majorBidi" w:eastAsia="Times New Roman" w:hAnsiTheme="majorBidi" w:cstheme="majorBidi"/>
          <w:lang w:val="en-GB"/>
        </w:rPr>
        <w:t xml:space="preserve">. The solution adopted depended on the type of link encountered and allowed full alignment between </w:t>
      </w:r>
      <w:ins w:id="17278" w:author="Jane Shaw" w:date="2015-10-30T12:27:00Z">
        <w:r w:rsidR="009F544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FCL and </w:t>
      </w:r>
      <w:ins w:id="17279" w:author="Jane Shaw" w:date="2015-10-30T12:27:00Z">
        <w:r w:rsidR="009F544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CPC:</w:t>
      </w:r>
    </w:p>
    <w:p w14:paraId="37A6A231" w14:textId="1F4DD6BF" w:rsidR="00EB7AF1" w:rsidRPr="00F31509" w:rsidRDefault="60226960" w:rsidP="00C500F7">
      <w:pPr>
        <w:pStyle w:val="Paragrafoelenco"/>
        <w:numPr>
          <w:ilvl w:val="0"/>
          <w:numId w:val="3"/>
        </w:numPr>
        <w:tabs>
          <w:tab w:val="left" w:pos="703"/>
        </w:tabs>
        <w:contextualSpacing w:val="0"/>
        <w:jc w:val="both"/>
        <w:rPr>
          <w:rFonts w:asciiTheme="majorBidi" w:hAnsiTheme="majorBidi" w:cstheme="majorBidi"/>
        </w:rPr>
      </w:pPr>
      <w:r w:rsidRPr="009F544E">
        <w:rPr>
          <w:rFonts w:asciiTheme="majorBidi" w:eastAsia="Times New Roman" w:hAnsiTheme="majorBidi" w:cstheme="majorBidi"/>
          <w:bCs/>
          <w:i/>
          <w:rPrChange w:id="17280" w:author="Jane Shaw" w:date="2015-10-30T12:28:00Z">
            <w:rPr>
              <w:rFonts w:asciiTheme="majorBidi" w:eastAsia="Times New Roman" w:hAnsiTheme="majorBidi" w:cstheme="majorBidi"/>
              <w:b/>
              <w:bCs/>
            </w:rPr>
          </w:rPrChange>
        </w:rPr>
        <w:t>One-to-one</w:t>
      </w:r>
      <w:r w:rsidRPr="009F544E">
        <w:rPr>
          <w:rFonts w:asciiTheme="majorBidi" w:eastAsia="Times New Roman" w:hAnsiTheme="majorBidi" w:cstheme="majorBidi"/>
          <w:i/>
          <w:rPrChange w:id="17281" w:author="Jane Shaw" w:date="2015-10-30T12:28:00Z">
            <w:rPr>
              <w:rFonts w:asciiTheme="majorBidi" w:eastAsia="Times New Roman" w:hAnsiTheme="majorBidi" w:cstheme="majorBidi"/>
            </w:rPr>
          </w:rPrChange>
        </w:rPr>
        <w:t xml:space="preserve"> </w:t>
      </w:r>
      <w:r w:rsidRPr="00F31509">
        <w:rPr>
          <w:rFonts w:asciiTheme="majorBidi" w:eastAsia="Times New Roman" w:hAnsiTheme="majorBidi" w:cstheme="majorBidi"/>
        </w:rPr>
        <w:t xml:space="preserve">cases are resolved </w:t>
      </w:r>
      <w:del w:id="17282" w:author="Jane Shaw" w:date="2015-10-30T12:28:00Z">
        <w:r w:rsidRPr="00F31509" w:rsidDel="009F544E">
          <w:rPr>
            <w:rFonts w:asciiTheme="majorBidi" w:eastAsia="Times New Roman" w:hAnsiTheme="majorBidi" w:cstheme="majorBidi"/>
          </w:rPr>
          <w:delText xml:space="preserve">quite </w:delText>
        </w:r>
      </w:del>
      <w:r w:rsidRPr="00F31509">
        <w:rPr>
          <w:rFonts w:asciiTheme="majorBidi" w:eastAsia="Times New Roman" w:hAnsiTheme="majorBidi" w:cstheme="majorBidi"/>
        </w:rPr>
        <w:t>easily</w:t>
      </w:r>
      <w:ins w:id="17283" w:author="Jane Shaw" w:date="2015-10-30T12:28:00Z">
        <w:r w:rsidR="009F544E">
          <w:rPr>
            <w:rFonts w:asciiTheme="majorBidi" w:eastAsia="Times New Roman" w:hAnsiTheme="majorBidi" w:cstheme="majorBidi"/>
          </w:rPr>
          <w:t>,</w:t>
        </w:r>
      </w:ins>
      <w:r w:rsidRPr="00F31509">
        <w:rPr>
          <w:rFonts w:asciiTheme="majorBidi" w:eastAsia="Times New Roman" w:hAnsiTheme="majorBidi" w:cstheme="majorBidi"/>
        </w:rPr>
        <w:t xml:space="preserve"> as old data are transferred to the new classification </w:t>
      </w:r>
      <w:ins w:id="17284" w:author="Jane Shaw" w:date="2015-10-30T12:28:00Z">
        <w:r w:rsidR="009F544E">
          <w:rPr>
            <w:rFonts w:asciiTheme="majorBidi" w:eastAsia="Times New Roman" w:hAnsiTheme="majorBidi" w:cstheme="majorBidi"/>
          </w:rPr>
          <w:t xml:space="preserve">by </w:t>
        </w:r>
      </w:ins>
      <w:r w:rsidRPr="00F31509">
        <w:rPr>
          <w:rFonts w:asciiTheme="majorBidi" w:eastAsia="Times New Roman" w:hAnsiTheme="majorBidi" w:cstheme="majorBidi"/>
        </w:rPr>
        <w:t>assigning codes and definitions according to the new classification</w:t>
      </w:r>
      <w:ins w:id="17285" w:author="Jane Shaw" w:date="2015-10-30T12:28:00Z">
        <w:r w:rsidR="009F544E">
          <w:rPr>
            <w:rFonts w:asciiTheme="majorBidi" w:eastAsia="Times New Roman" w:hAnsiTheme="majorBidi" w:cstheme="majorBidi"/>
          </w:rPr>
          <w:t>,</w:t>
        </w:r>
      </w:ins>
      <w:r w:rsidRPr="00F31509">
        <w:rPr>
          <w:rFonts w:asciiTheme="majorBidi" w:eastAsia="Times New Roman" w:hAnsiTheme="majorBidi" w:cstheme="majorBidi"/>
        </w:rPr>
        <w:t xml:space="preserve"> while </w:t>
      </w:r>
      <w:ins w:id="17286" w:author="Jane Shaw" w:date="2015-10-30T12:28:00Z">
        <w:r w:rsidR="009F544E">
          <w:rPr>
            <w:rFonts w:asciiTheme="majorBidi" w:eastAsia="Times New Roman" w:hAnsiTheme="majorBidi" w:cstheme="majorBidi"/>
          </w:rPr>
          <w:t xml:space="preserve">the </w:t>
        </w:r>
      </w:ins>
      <w:r w:rsidRPr="00F31509">
        <w:rPr>
          <w:rFonts w:asciiTheme="majorBidi" w:eastAsia="Times New Roman" w:hAnsiTheme="majorBidi" w:cstheme="majorBidi"/>
        </w:rPr>
        <w:t>data remain the same (</w:t>
      </w:r>
      <w:ins w:id="17287" w:author="Jane Shaw" w:date="2015-10-30T12:28:00Z">
        <w:r w:rsidR="009F544E">
          <w:rPr>
            <w:rFonts w:asciiTheme="majorBidi" w:eastAsia="Times New Roman" w:hAnsiTheme="majorBidi" w:cstheme="majorBidi"/>
          </w:rPr>
          <w:t xml:space="preserve">the </w:t>
        </w:r>
      </w:ins>
      <w:r w:rsidRPr="00F31509">
        <w:rPr>
          <w:rFonts w:asciiTheme="majorBidi" w:eastAsia="Times New Roman" w:hAnsiTheme="majorBidi" w:cstheme="majorBidi"/>
        </w:rPr>
        <w:t>“key method”</w:t>
      </w:r>
      <w:ins w:id="17288" w:author="Jane Shaw" w:date="2015-10-30T12:28:00Z">
        <w:r w:rsidR="009F544E">
          <w:rPr>
            <w:rFonts w:asciiTheme="majorBidi" w:eastAsia="Times New Roman" w:hAnsiTheme="majorBidi" w:cstheme="majorBidi"/>
          </w:rPr>
          <w:t>).</w:t>
        </w:r>
      </w:ins>
      <w:r w:rsidR="000B360D" w:rsidRPr="00F31509">
        <w:rPr>
          <w:rStyle w:val="Rimandonotaapidipagina"/>
          <w:rFonts w:asciiTheme="majorBidi" w:eastAsia="Times New Roman" w:hAnsiTheme="majorBidi" w:cstheme="majorBidi"/>
        </w:rPr>
        <w:footnoteReference w:id="63"/>
      </w:r>
      <w:del w:id="17308" w:author="Jane Shaw" w:date="2015-10-30T12:29:00Z">
        <w:r w:rsidRPr="00F31509" w:rsidDel="009F544E">
          <w:rPr>
            <w:rFonts w:asciiTheme="majorBidi" w:eastAsia="Times New Roman" w:hAnsiTheme="majorBidi" w:cstheme="majorBidi"/>
          </w:rPr>
          <w:delText>).</w:delText>
        </w:r>
      </w:del>
      <w:r w:rsidRPr="00F31509">
        <w:rPr>
          <w:rFonts w:asciiTheme="majorBidi" w:eastAsia="Times New Roman" w:hAnsiTheme="majorBidi" w:cstheme="majorBidi"/>
        </w:rPr>
        <w:t xml:space="preserve"> </w:t>
      </w:r>
    </w:p>
    <w:p w14:paraId="0EA8FD55" w14:textId="721464ED" w:rsidR="00EB7AF1" w:rsidRPr="00F31509" w:rsidRDefault="60226960" w:rsidP="00C500F7">
      <w:pPr>
        <w:pStyle w:val="Paragrafoelenco"/>
        <w:numPr>
          <w:ilvl w:val="0"/>
          <w:numId w:val="3"/>
        </w:numPr>
        <w:tabs>
          <w:tab w:val="left" w:pos="703"/>
        </w:tabs>
        <w:contextualSpacing w:val="0"/>
        <w:jc w:val="both"/>
        <w:rPr>
          <w:rFonts w:asciiTheme="majorBidi" w:hAnsiTheme="majorBidi" w:cstheme="majorBidi"/>
        </w:rPr>
      </w:pPr>
      <w:del w:id="17309" w:author="Jane Shaw" w:date="2015-10-30T12:34:00Z">
        <w:r w:rsidRPr="00F31509" w:rsidDel="00EC13FE">
          <w:rPr>
            <w:rFonts w:asciiTheme="majorBidi" w:eastAsia="Times New Roman" w:hAnsiTheme="majorBidi" w:cstheme="majorBidi"/>
          </w:rPr>
          <w:delText xml:space="preserve">Also </w:delText>
        </w:r>
      </w:del>
      <w:r w:rsidR="00EC13FE" w:rsidRPr="00F31509">
        <w:rPr>
          <w:rFonts w:asciiTheme="majorBidi" w:eastAsia="Times New Roman" w:hAnsiTheme="majorBidi" w:cstheme="majorBidi"/>
        </w:rPr>
        <w:t xml:space="preserve">For </w:t>
      </w:r>
      <w:r w:rsidRPr="00EC13FE">
        <w:rPr>
          <w:rFonts w:asciiTheme="majorBidi" w:eastAsia="Times New Roman" w:hAnsiTheme="majorBidi" w:cstheme="majorBidi"/>
          <w:bCs/>
          <w:i/>
          <w:rPrChange w:id="17310" w:author="Jane Shaw" w:date="2015-10-30T12:34:00Z">
            <w:rPr>
              <w:rFonts w:asciiTheme="majorBidi" w:eastAsia="Times New Roman" w:hAnsiTheme="majorBidi" w:cstheme="majorBidi"/>
              <w:b/>
              <w:bCs/>
            </w:rPr>
          </w:rPrChange>
        </w:rPr>
        <w:t>many-to-one</w:t>
      </w:r>
      <w:r w:rsidRPr="00EC13FE">
        <w:rPr>
          <w:rFonts w:asciiTheme="majorBidi" w:eastAsia="Times New Roman" w:hAnsiTheme="majorBidi" w:cstheme="majorBidi"/>
          <w:i/>
          <w:rPrChange w:id="17311" w:author="Jane Shaw" w:date="2015-10-30T12:34:00Z">
            <w:rPr>
              <w:rFonts w:asciiTheme="majorBidi" w:eastAsia="Times New Roman" w:hAnsiTheme="majorBidi" w:cstheme="majorBidi"/>
            </w:rPr>
          </w:rPrChange>
        </w:rPr>
        <w:t xml:space="preserve"> </w:t>
      </w:r>
      <w:r w:rsidRPr="00F31509">
        <w:rPr>
          <w:rFonts w:asciiTheme="majorBidi" w:eastAsia="Times New Roman" w:hAnsiTheme="majorBidi" w:cstheme="majorBidi"/>
        </w:rPr>
        <w:t xml:space="preserve">cases data conversion is </w:t>
      </w:r>
      <w:ins w:id="17312" w:author="Jane Shaw" w:date="2015-10-30T12:34:00Z">
        <w:r w:rsidR="00EC13FE">
          <w:rPr>
            <w:rFonts w:asciiTheme="majorBidi" w:eastAsia="Times New Roman" w:hAnsiTheme="majorBidi" w:cstheme="majorBidi"/>
          </w:rPr>
          <w:t xml:space="preserve">also </w:t>
        </w:r>
      </w:ins>
      <w:r w:rsidRPr="00F31509">
        <w:rPr>
          <w:rFonts w:asciiTheme="majorBidi" w:eastAsia="Times New Roman" w:hAnsiTheme="majorBidi" w:cstheme="majorBidi"/>
        </w:rPr>
        <w:t>straightforward</w:t>
      </w:r>
      <w:ins w:id="17313" w:author="Jane Shaw" w:date="2015-10-30T12:34:00Z">
        <w:r w:rsidR="00EC13FE">
          <w:rPr>
            <w:rFonts w:asciiTheme="majorBidi" w:eastAsia="Times New Roman" w:hAnsiTheme="majorBidi" w:cstheme="majorBidi"/>
          </w:rPr>
          <w:t>,</w:t>
        </w:r>
      </w:ins>
      <w:r w:rsidRPr="00F31509">
        <w:rPr>
          <w:rFonts w:asciiTheme="majorBidi" w:eastAsia="Times New Roman" w:hAnsiTheme="majorBidi" w:cstheme="majorBidi"/>
        </w:rPr>
        <w:t xml:space="preserve"> as data in </w:t>
      </w:r>
      <w:ins w:id="17314" w:author="Jane Shaw" w:date="2015-10-30T12:34: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FCL are aggregated into the target classification (</w:t>
      </w:r>
      <w:ins w:id="17315" w:author="Jane Shaw" w:date="2015-11-07T20:29:00Z">
        <w:r w:rsidR="001860EF">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CPC). Such </w:t>
      </w:r>
      <w:del w:id="17316" w:author="Jane Shaw" w:date="2015-10-30T12:35:00Z">
        <w:r w:rsidRPr="00F31509" w:rsidDel="00EC13FE">
          <w:rPr>
            <w:rFonts w:asciiTheme="majorBidi" w:eastAsia="Times New Roman" w:hAnsiTheme="majorBidi" w:cstheme="majorBidi"/>
          </w:rPr>
          <w:delText xml:space="preserve">an </w:delText>
        </w:r>
      </w:del>
      <w:r w:rsidRPr="00F31509">
        <w:rPr>
          <w:rFonts w:asciiTheme="majorBidi" w:eastAsia="Times New Roman" w:hAnsiTheme="majorBidi" w:cstheme="majorBidi"/>
        </w:rPr>
        <w:t xml:space="preserve">aggregation entails a loss of information, as </w:t>
      </w:r>
      <w:ins w:id="17317" w:author="Jane Shaw" w:date="2015-10-30T12:35: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CPC is less detailed than </w:t>
      </w:r>
      <w:ins w:id="17318" w:author="Jane Shaw" w:date="2015-10-30T12:35: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FCL. </w:t>
      </w:r>
      <w:del w:id="17319" w:author="Jane Shaw" w:date="2015-10-30T12:35:00Z">
        <w:r w:rsidRPr="00F31509" w:rsidDel="00EC13FE">
          <w:rPr>
            <w:rFonts w:asciiTheme="majorBidi" w:eastAsia="Times New Roman" w:hAnsiTheme="majorBidi" w:cstheme="majorBidi"/>
          </w:rPr>
          <w:delText xml:space="preserve">Not </w:delText>
        </w:r>
      </w:del>
      <w:r w:rsidR="00EC13FE" w:rsidRPr="00F31509">
        <w:rPr>
          <w:rFonts w:asciiTheme="majorBidi" w:eastAsia="Times New Roman" w:hAnsiTheme="majorBidi" w:cstheme="majorBidi"/>
        </w:rPr>
        <w:t xml:space="preserve">To </w:t>
      </w:r>
      <w:ins w:id="17320" w:author="Jane Shaw" w:date="2015-10-30T12:35:00Z">
        <w:r w:rsidR="00EC13FE">
          <w:rPr>
            <w:rFonts w:asciiTheme="majorBidi" w:eastAsia="Times New Roman" w:hAnsiTheme="majorBidi" w:cstheme="majorBidi"/>
          </w:rPr>
          <w:t xml:space="preserve">avoid </w:t>
        </w:r>
      </w:ins>
      <w:r w:rsidRPr="00F31509">
        <w:rPr>
          <w:rFonts w:asciiTheme="majorBidi" w:eastAsia="Times New Roman" w:hAnsiTheme="majorBidi" w:cstheme="majorBidi"/>
        </w:rPr>
        <w:t>los</w:t>
      </w:r>
      <w:ins w:id="17321" w:author="Jane Shaw" w:date="2015-10-30T12:35:00Z">
        <w:r w:rsidR="00EC13FE">
          <w:rPr>
            <w:rFonts w:asciiTheme="majorBidi" w:eastAsia="Times New Roman" w:hAnsiTheme="majorBidi" w:cstheme="majorBidi"/>
          </w:rPr>
          <w:t>ing</w:t>
        </w:r>
      </w:ins>
      <w:del w:id="17322" w:author="Jane Shaw" w:date="2015-10-30T12:35:00Z">
        <w:r w:rsidRPr="00F31509" w:rsidDel="00EC13FE">
          <w:rPr>
            <w:rFonts w:asciiTheme="majorBidi" w:eastAsia="Times New Roman" w:hAnsiTheme="majorBidi" w:cstheme="majorBidi"/>
          </w:rPr>
          <w:delText>e</w:delText>
        </w:r>
      </w:del>
      <w:r w:rsidRPr="00F31509">
        <w:rPr>
          <w:rFonts w:asciiTheme="majorBidi" w:eastAsia="Times New Roman" w:hAnsiTheme="majorBidi" w:cstheme="majorBidi"/>
        </w:rPr>
        <w:t xml:space="preserve"> information in FAOSTAT, many-to-one cases have been turned into one-to-one correlations: first the target classification is expanded further according to the detail available in </w:t>
      </w:r>
      <w:ins w:id="17323" w:author="Jane Shaw" w:date="2015-10-30T12:35: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FCL</w:t>
      </w:r>
      <w:ins w:id="17324" w:author="Jane Shaw" w:date="2015-10-30T12:35:00Z">
        <w:r w:rsidR="00EC13FE">
          <w:rPr>
            <w:rFonts w:asciiTheme="majorBidi" w:eastAsia="Times New Roman" w:hAnsiTheme="majorBidi" w:cstheme="majorBidi"/>
          </w:rPr>
          <w:t>,</w:t>
        </w:r>
      </w:ins>
      <w:r w:rsidRPr="00F31509">
        <w:rPr>
          <w:rFonts w:asciiTheme="majorBidi" w:eastAsia="Times New Roman" w:hAnsiTheme="majorBidi" w:cstheme="majorBidi"/>
        </w:rPr>
        <w:t xml:space="preserve"> </w:t>
      </w:r>
      <w:del w:id="17325" w:author="Jane Shaw" w:date="2015-10-30T12:35:00Z">
        <w:r w:rsidRPr="00F31509" w:rsidDel="00EC13FE">
          <w:rPr>
            <w:rFonts w:asciiTheme="majorBidi" w:eastAsia="Times New Roman" w:hAnsiTheme="majorBidi" w:cstheme="majorBidi"/>
          </w:rPr>
          <w:delText xml:space="preserve">and </w:delText>
        </w:r>
      </w:del>
      <w:r w:rsidRPr="00F31509">
        <w:rPr>
          <w:rFonts w:asciiTheme="majorBidi" w:eastAsia="Times New Roman" w:hAnsiTheme="majorBidi" w:cstheme="majorBidi"/>
        </w:rPr>
        <w:t xml:space="preserve">then the </w:t>
      </w:r>
      <w:del w:id="17326" w:author="Jane Shaw" w:date="2015-10-30T12:35:00Z">
        <w:r w:rsidRPr="00F31509" w:rsidDel="00EC13FE">
          <w:rPr>
            <w:rFonts w:asciiTheme="majorBidi" w:eastAsia="Times New Roman" w:hAnsiTheme="majorBidi" w:cstheme="majorBidi"/>
          </w:rPr>
          <w:delText>“</w:delText>
        </w:r>
      </w:del>
      <w:r w:rsidRPr="00F31509">
        <w:rPr>
          <w:rFonts w:asciiTheme="majorBidi" w:eastAsia="Times New Roman" w:hAnsiTheme="majorBidi" w:cstheme="majorBidi"/>
        </w:rPr>
        <w:t>key method</w:t>
      </w:r>
      <w:del w:id="17327" w:author="Jane Shaw" w:date="2015-10-30T12:35:00Z">
        <w:r w:rsidRPr="00F31509" w:rsidDel="00EC13FE">
          <w:rPr>
            <w:rFonts w:asciiTheme="majorBidi" w:eastAsia="Times New Roman" w:hAnsiTheme="majorBidi" w:cstheme="majorBidi"/>
          </w:rPr>
          <w:delText>”</w:delText>
        </w:r>
      </w:del>
      <w:r w:rsidRPr="00F31509">
        <w:rPr>
          <w:rFonts w:asciiTheme="majorBidi" w:eastAsia="Times New Roman" w:hAnsiTheme="majorBidi" w:cstheme="majorBidi"/>
        </w:rPr>
        <w:t xml:space="preserve"> is applied. When detail in </w:t>
      </w:r>
      <w:ins w:id="17328" w:author="Jane Shaw" w:date="2015-10-30T12:35: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CPC 2.1 expanded is not sufficient, the classification is expanded further for FAOSTAT purpose</w:t>
      </w:r>
      <w:ins w:id="17329" w:author="Jane Shaw" w:date="2015-10-30T12:35:00Z">
        <w:r w:rsidR="00EC13FE">
          <w:rPr>
            <w:rFonts w:asciiTheme="majorBidi" w:eastAsia="Times New Roman" w:hAnsiTheme="majorBidi" w:cstheme="majorBidi"/>
          </w:rPr>
          <w:t>s</w:t>
        </w:r>
      </w:ins>
      <w:r w:rsidRPr="00F31509">
        <w:rPr>
          <w:rFonts w:asciiTheme="majorBidi" w:eastAsia="Times New Roman" w:hAnsiTheme="majorBidi" w:cstheme="majorBidi"/>
        </w:rPr>
        <w:t>.</w:t>
      </w:r>
    </w:p>
    <w:p w14:paraId="040B5CF5" w14:textId="6A7A5B7A"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w:t>
      </w:r>
      <w:del w:id="17330" w:author="Jane Shaw" w:date="2015-10-30T12:35:00Z">
        <w:r w:rsidRPr="00F31509" w:rsidDel="00EC13FE">
          <w:rPr>
            <w:rFonts w:asciiTheme="majorBidi" w:eastAsia="Times New Roman" w:hAnsiTheme="majorBidi" w:cstheme="majorBidi"/>
            <w:lang w:val="en-GB"/>
          </w:rPr>
          <w:delText xml:space="preserve">for </w:delText>
        </w:r>
      </w:del>
      <w:ins w:id="17331" w:author="Jane Shaw" w:date="2015-10-30T12:35:00Z">
        <w:r w:rsidR="00EC13FE">
          <w:rPr>
            <w:rFonts w:asciiTheme="majorBidi" w:eastAsia="Times New Roman" w:hAnsiTheme="majorBidi" w:cstheme="majorBidi"/>
            <w:lang w:val="en-GB"/>
          </w:rPr>
          <w:t xml:space="preserve">with </w:t>
        </w:r>
      </w:ins>
      <w:r w:rsidRPr="00F31509">
        <w:rPr>
          <w:rFonts w:asciiTheme="majorBidi" w:eastAsia="Times New Roman" w:hAnsiTheme="majorBidi" w:cstheme="majorBidi"/>
          <w:lang w:val="en-GB"/>
        </w:rPr>
        <w:t xml:space="preserve">one-to-many and many-to-many </w:t>
      </w:r>
      <w:del w:id="17332" w:author="Jane Shaw" w:date="2015-10-30T12:36:00Z">
        <w:r w:rsidRPr="00F31509" w:rsidDel="00EC13FE">
          <w:rPr>
            <w:rFonts w:asciiTheme="majorBidi" w:eastAsia="Times New Roman" w:hAnsiTheme="majorBidi" w:cstheme="majorBidi"/>
            <w:lang w:val="en-GB"/>
          </w:rPr>
          <w:delText xml:space="preserve">types of </w:delText>
        </w:r>
      </w:del>
      <w:r w:rsidRPr="00F31509">
        <w:rPr>
          <w:rFonts w:asciiTheme="majorBidi" w:eastAsia="Times New Roman" w:hAnsiTheme="majorBidi" w:cstheme="majorBidi"/>
          <w:lang w:val="en-GB"/>
        </w:rPr>
        <w:t>links. In these cases</w:t>
      </w:r>
      <w:ins w:id="17333" w:author="Jane Shaw" w:date="2015-10-30T12:36:00Z">
        <w:r w:rsidR="00EC13FE">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data are converted based on </w:t>
      </w:r>
      <w:ins w:id="17334" w:author="Jane Shaw" w:date="2015-10-30T12:38:00Z">
        <w:r w:rsidR="00EC13F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statistician</w:t>
      </w:r>
      <w:del w:id="17335" w:author="Jane Shaw" w:date="2015-10-30T12:38:00Z">
        <w:r w:rsidRPr="00F31509" w:rsidDel="00EC13FE">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w:t>
      </w:r>
      <w:ins w:id="17336" w:author="Jane Shaw" w:date="2015-10-30T12:38:00Z">
        <w:r w:rsidR="00EC13FE">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best judg</w:t>
      </w:r>
      <w:ins w:id="17337" w:author="Jane Shaw" w:date="2015-10-30T12:36:00Z">
        <w:r w:rsidR="00EC13FE">
          <w:rPr>
            <w:rFonts w:asciiTheme="majorBidi" w:eastAsia="Times New Roman" w:hAnsiTheme="majorBidi" w:cstheme="majorBidi"/>
            <w:lang w:val="en-GB"/>
          </w:rPr>
          <w:t>e</w:t>
        </w:r>
      </w:ins>
      <w:r w:rsidRPr="00F31509">
        <w:rPr>
          <w:rFonts w:asciiTheme="majorBidi" w:eastAsia="Times New Roman" w:hAnsiTheme="majorBidi" w:cstheme="majorBidi"/>
          <w:lang w:val="en-GB"/>
        </w:rPr>
        <w:t xml:space="preserve">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w:t>
      </w:r>
      <w:del w:id="17338" w:author="Jane Shaw" w:date="2015-10-30T16:56:00Z">
        <w:r w:rsidRPr="00F31509" w:rsidDel="005E0E37">
          <w:rPr>
            <w:rFonts w:asciiTheme="majorBidi" w:eastAsia="Times New Roman" w:hAnsiTheme="majorBidi" w:cstheme="majorBidi"/>
            <w:lang w:val="en-GB"/>
          </w:rPr>
          <w:delText xml:space="preserve">have </w:delText>
        </w:r>
      </w:del>
      <w:ins w:id="17339" w:author="Jane Shaw" w:date="2015-10-30T16:56:00Z">
        <w:r w:rsidR="005E0E37">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 xml:space="preserve">not </w:t>
      </w:r>
      <w:del w:id="17340" w:author="Jane Shaw" w:date="2015-10-30T16:56:00Z">
        <w:r w:rsidRPr="00F31509" w:rsidDel="005E0E37">
          <w:rPr>
            <w:rFonts w:asciiTheme="majorBidi" w:eastAsia="Times New Roman" w:hAnsiTheme="majorBidi" w:cstheme="majorBidi"/>
            <w:lang w:val="en-GB"/>
          </w:rPr>
          <w:delText xml:space="preserve">been </w:delText>
        </w:r>
      </w:del>
      <w:r w:rsidRPr="00F31509">
        <w:rPr>
          <w:rFonts w:asciiTheme="majorBidi" w:eastAsia="Times New Roman" w:hAnsiTheme="majorBidi" w:cstheme="majorBidi"/>
          <w:lang w:val="en-GB"/>
        </w:rPr>
        <w:t xml:space="preserve">calculated, </w:t>
      </w:r>
      <w:del w:id="17341" w:author="Jane Shaw" w:date="2015-10-30T12:36:00Z">
        <w:r w:rsidRPr="00F31509" w:rsidDel="00EC13FE">
          <w:rPr>
            <w:rFonts w:asciiTheme="majorBidi" w:eastAsia="Times New Roman" w:hAnsiTheme="majorBidi" w:cstheme="majorBidi"/>
            <w:lang w:val="en-GB"/>
          </w:rPr>
          <w:delText xml:space="preserve">given </w:delText>
        </w:r>
      </w:del>
      <w:ins w:id="17342" w:author="Jane Shaw" w:date="2015-10-30T12:36:00Z">
        <w:r w:rsidR="00EC13FE">
          <w:rPr>
            <w:rFonts w:asciiTheme="majorBidi" w:eastAsia="Times New Roman" w:hAnsiTheme="majorBidi" w:cstheme="majorBidi"/>
            <w:lang w:val="en-GB"/>
          </w:rPr>
          <w:t xml:space="preserve">as there is a </w:t>
        </w:r>
      </w:ins>
      <w:del w:id="17343" w:author="Jane Shaw" w:date="2015-10-30T12:36:00Z">
        <w:r w:rsidRPr="00F31509" w:rsidDel="00EC13FE">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 xml:space="preserve">lack of information in both formats for at least one year, </w:t>
      </w:r>
      <w:del w:id="17344" w:author="Jane Shaw" w:date="2015-10-30T12:36:00Z">
        <w:r w:rsidRPr="00F31509" w:rsidDel="00EC13FE">
          <w:rPr>
            <w:rFonts w:asciiTheme="majorBidi" w:eastAsia="Times New Roman" w:hAnsiTheme="majorBidi" w:cstheme="majorBidi"/>
            <w:lang w:val="en-GB"/>
          </w:rPr>
          <w:delText xml:space="preserve">therefore </w:delText>
        </w:r>
      </w:del>
      <w:ins w:id="17345" w:author="Jane Shaw" w:date="2015-10-30T12:36:00Z">
        <w:r w:rsidR="00EC13FE">
          <w:rPr>
            <w:rFonts w:asciiTheme="majorBidi" w:eastAsia="Times New Roman" w:hAnsiTheme="majorBidi" w:cstheme="majorBidi"/>
            <w:lang w:val="en-GB"/>
          </w:rPr>
          <w:t xml:space="preserve">so </w:t>
        </w:r>
      </w:ins>
      <w:r w:rsidRPr="00A74724">
        <w:rPr>
          <w:rFonts w:asciiTheme="majorBidi" w:eastAsia="Times New Roman" w:hAnsiTheme="majorBidi" w:cstheme="majorBidi"/>
          <w:lang w:val="en-GB"/>
        </w:rPr>
        <w:t xml:space="preserve">there is a risk </w:t>
      </w:r>
      <w:del w:id="17346" w:author="Jane Shaw" w:date="2015-10-30T12:36:00Z">
        <w:r w:rsidRPr="00A74724" w:rsidDel="00EC13FE">
          <w:rPr>
            <w:rFonts w:asciiTheme="majorBidi" w:eastAsia="Times New Roman" w:hAnsiTheme="majorBidi" w:cstheme="majorBidi"/>
            <w:lang w:val="en-GB"/>
          </w:rPr>
          <w:delText>to</w:delText>
        </w:r>
        <w:r w:rsidRPr="00F31509" w:rsidDel="00EC13FE">
          <w:rPr>
            <w:rFonts w:asciiTheme="majorBidi" w:eastAsia="Times New Roman" w:hAnsiTheme="majorBidi" w:cstheme="majorBidi"/>
            <w:lang w:val="en-GB"/>
          </w:rPr>
          <w:delText xml:space="preserve"> threaten </w:delText>
        </w:r>
      </w:del>
      <w:ins w:id="17347" w:author="Jane Shaw" w:date="2015-11-07T20:29:00Z">
        <w:r w:rsidR="001860EF">
          <w:rPr>
            <w:rFonts w:asciiTheme="majorBidi" w:eastAsia="Times New Roman" w:hAnsiTheme="majorBidi" w:cstheme="majorBidi"/>
            <w:lang w:val="en-GB"/>
          </w:rPr>
          <w:t xml:space="preserve">of compromising </w:t>
        </w:r>
      </w:ins>
      <w:r w:rsidRPr="00F31509">
        <w:rPr>
          <w:rFonts w:asciiTheme="majorBidi" w:eastAsia="Times New Roman" w:hAnsiTheme="majorBidi" w:cstheme="majorBidi"/>
          <w:lang w:val="en-GB"/>
        </w:rPr>
        <w:t xml:space="preserve">data quality in the conversion. </w:t>
      </w:r>
      <w:ins w:id="17348" w:author="Jane Shaw" w:date="2015-10-30T12:36:00Z">
        <w:r w:rsidR="00EC13FE">
          <w:rPr>
            <w:rFonts w:asciiTheme="majorBidi" w:eastAsia="Times New Roman" w:hAnsiTheme="majorBidi" w:cstheme="majorBidi"/>
            <w:lang w:val="en-GB"/>
          </w:rPr>
          <w:t xml:space="preserve">The </w:t>
        </w:r>
      </w:ins>
      <w:r w:rsidR="00EC13FE" w:rsidRPr="00F31509">
        <w:rPr>
          <w:rFonts w:asciiTheme="majorBidi" w:eastAsia="Times New Roman" w:hAnsiTheme="majorBidi" w:cstheme="majorBidi"/>
          <w:lang w:val="en-GB"/>
        </w:rPr>
        <w:t xml:space="preserve">conversion </w:t>
      </w:r>
      <w:r w:rsidRPr="00F31509">
        <w:rPr>
          <w:rFonts w:asciiTheme="majorBidi" w:eastAsia="Times New Roman" w:hAnsiTheme="majorBidi" w:cstheme="majorBidi"/>
          <w:lang w:val="en-GB"/>
        </w:rPr>
        <w:t>keys used are 1 and 0 exclusively:</w:t>
      </w:r>
    </w:p>
    <w:p w14:paraId="42F9C386" w14:textId="731448C2" w:rsidR="00EB7AF1" w:rsidRPr="00F31509" w:rsidRDefault="60226960" w:rsidP="00C500F7">
      <w:pPr>
        <w:pStyle w:val="Paragrafoelenco"/>
        <w:numPr>
          <w:ilvl w:val="0"/>
          <w:numId w:val="3"/>
        </w:numPr>
        <w:tabs>
          <w:tab w:val="left" w:pos="703"/>
        </w:tabs>
        <w:contextualSpacing w:val="0"/>
        <w:jc w:val="both"/>
        <w:rPr>
          <w:rFonts w:asciiTheme="majorBidi" w:hAnsiTheme="majorBidi" w:cstheme="majorBidi"/>
        </w:rPr>
      </w:pPr>
      <w:r w:rsidRPr="00EC13FE">
        <w:rPr>
          <w:rFonts w:asciiTheme="majorBidi" w:eastAsia="Times New Roman" w:hAnsiTheme="majorBidi" w:cstheme="majorBidi"/>
          <w:bCs/>
          <w:i/>
          <w:rPrChange w:id="17349" w:author="Jane Shaw" w:date="2015-10-30T12:37:00Z">
            <w:rPr>
              <w:rFonts w:asciiTheme="majorBidi" w:eastAsia="Times New Roman" w:hAnsiTheme="majorBidi" w:cstheme="majorBidi"/>
              <w:b/>
              <w:bCs/>
            </w:rPr>
          </w:rPrChange>
        </w:rPr>
        <w:t>One-to-many</w:t>
      </w:r>
      <w:r w:rsidRPr="00EC13FE">
        <w:rPr>
          <w:rFonts w:asciiTheme="majorBidi" w:eastAsia="Times New Roman" w:hAnsiTheme="majorBidi" w:cstheme="majorBidi"/>
          <w:i/>
          <w:rPrChange w:id="17350" w:author="Jane Shaw" w:date="2015-10-30T12:37:00Z">
            <w:rPr>
              <w:rFonts w:asciiTheme="majorBidi" w:eastAsia="Times New Roman" w:hAnsiTheme="majorBidi" w:cstheme="majorBidi"/>
            </w:rPr>
          </w:rPrChange>
        </w:rPr>
        <w:t xml:space="preserve"> </w:t>
      </w:r>
      <w:r w:rsidRPr="00F31509">
        <w:rPr>
          <w:rFonts w:asciiTheme="majorBidi" w:eastAsia="Times New Roman" w:hAnsiTheme="majorBidi" w:cstheme="majorBidi"/>
        </w:rPr>
        <w:t xml:space="preserve">relations between </w:t>
      </w:r>
      <w:ins w:id="17351" w:author="Jane Shaw" w:date="2015-10-30T12:37: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FCL and </w:t>
      </w:r>
      <w:ins w:id="17352" w:author="Jane Shaw" w:date="2015-10-30T12:37: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 xml:space="preserve">CPC are managed </w:t>
      </w:r>
      <w:ins w:id="17353" w:author="Jane Shaw" w:date="2015-10-30T12:37:00Z">
        <w:r w:rsidR="00EC13FE">
          <w:rPr>
            <w:rFonts w:asciiTheme="majorBidi" w:eastAsia="Times New Roman" w:hAnsiTheme="majorBidi" w:cstheme="majorBidi"/>
          </w:rPr>
          <w:t xml:space="preserve">by </w:t>
        </w:r>
      </w:ins>
      <w:r w:rsidRPr="00F31509">
        <w:rPr>
          <w:rFonts w:asciiTheme="majorBidi" w:eastAsia="Times New Roman" w:hAnsiTheme="majorBidi" w:cstheme="majorBidi"/>
        </w:rPr>
        <w:t xml:space="preserve">identifying the dominant correlation based on </w:t>
      </w:r>
      <w:ins w:id="17354" w:author="Jane Shaw" w:date="2015-10-30T12:37:00Z">
        <w:r w:rsidR="00EC13FE">
          <w:rPr>
            <w:rFonts w:asciiTheme="majorBidi" w:eastAsia="Times New Roman" w:hAnsiTheme="majorBidi" w:cstheme="majorBidi"/>
          </w:rPr>
          <w:t xml:space="preserve">the </w:t>
        </w:r>
      </w:ins>
      <w:r w:rsidRPr="00F31509">
        <w:rPr>
          <w:rFonts w:asciiTheme="majorBidi" w:eastAsia="Times New Roman" w:hAnsiTheme="majorBidi" w:cstheme="majorBidi"/>
        </w:rPr>
        <w:t>statistician’s best judgement</w:t>
      </w:r>
      <w:ins w:id="17355" w:author="Jane Shaw" w:date="2015-11-07T20:30:00Z">
        <w:r w:rsidR="001860EF">
          <w:rPr>
            <w:rFonts w:asciiTheme="majorBidi" w:eastAsia="Times New Roman" w:hAnsiTheme="majorBidi" w:cstheme="majorBidi"/>
          </w:rPr>
          <w:t>,</w:t>
        </w:r>
      </w:ins>
      <w:r w:rsidRPr="00F31509">
        <w:rPr>
          <w:rFonts w:asciiTheme="majorBidi" w:eastAsia="Times New Roman" w:hAnsiTheme="majorBidi" w:cstheme="majorBidi"/>
        </w:rPr>
        <w:t xml:space="preserve"> and assigning the conversion key </w:t>
      </w:r>
      <w:del w:id="17356" w:author="Jane Shaw" w:date="2015-10-30T12:38:00Z">
        <w:r w:rsidRPr="00F31509" w:rsidDel="00EC13FE">
          <w:rPr>
            <w:rFonts w:asciiTheme="majorBidi" w:eastAsia="Times New Roman" w:hAnsiTheme="majorBidi" w:cstheme="majorBidi"/>
          </w:rPr>
          <w:delText>“</w:delText>
        </w:r>
      </w:del>
      <w:r w:rsidRPr="00F31509">
        <w:rPr>
          <w:rFonts w:asciiTheme="majorBidi" w:eastAsia="Times New Roman" w:hAnsiTheme="majorBidi" w:cstheme="majorBidi"/>
        </w:rPr>
        <w:t>1</w:t>
      </w:r>
      <w:del w:id="17357" w:author="Jane Shaw" w:date="2015-10-30T12:38:00Z">
        <w:r w:rsidRPr="00F31509" w:rsidDel="00EC13FE">
          <w:rPr>
            <w:rFonts w:asciiTheme="majorBidi" w:eastAsia="Times New Roman" w:hAnsiTheme="majorBidi" w:cstheme="majorBidi"/>
          </w:rPr>
          <w:delText>” accordingly</w:delText>
        </w:r>
      </w:del>
      <w:r w:rsidRPr="00F31509">
        <w:rPr>
          <w:rFonts w:asciiTheme="majorBidi" w:eastAsia="Times New Roman" w:hAnsiTheme="majorBidi" w:cstheme="majorBidi"/>
        </w:rPr>
        <w:t xml:space="preserve">. </w:t>
      </w:r>
    </w:p>
    <w:p w14:paraId="02CEBF14" w14:textId="72CBC816" w:rsidR="00EB7AF1" w:rsidRPr="00F31509" w:rsidRDefault="60226960" w:rsidP="00C500F7">
      <w:pPr>
        <w:pStyle w:val="Paragrafoelenco"/>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Pr="00EC13FE">
        <w:rPr>
          <w:rFonts w:asciiTheme="majorBidi" w:eastAsia="Times New Roman" w:hAnsiTheme="majorBidi" w:cstheme="majorBidi"/>
          <w:bCs/>
          <w:i/>
          <w:rPrChange w:id="17358" w:author="Jane Shaw" w:date="2015-10-30T12:38:00Z">
            <w:rPr>
              <w:rFonts w:asciiTheme="majorBidi" w:eastAsia="Times New Roman" w:hAnsiTheme="majorBidi" w:cstheme="majorBidi"/>
              <w:b/>
              <w:bCs/>
            </w:rPr>
          </w:rPrChange>
        </w:rPr>
        <w:t>many-to-many</w:t>
      </w:r>
      <w:r w:rsidRPr="00EC13FE">
        <w:rPr>
          <w:rFonts w:asciiTheme="majorBidi" w:eastAsia="Times New Roman" w:hAnsiTheme="majorBidi" w:cstheme="majorBidi"/>
          <w:i/>
          <w:rPrChange w:id="17359" w:author="Jane Shaw" w:date="2015-10-30T12:38:00Z">
            <w:rPr>
              <w:rFonts w:asciiTheme="majorBidi" w:eastAsia="Times New Roman" w:hAnsiTheme="majorBidi" w:cstheme="majorBidi"/>
            </w:rPr>
          </w:rPrChange>
        </w:rPr>
        <w:t xml:space="preserve"> </w:t>
      </w:r>
      <w:r w:rsidRPr="00F31509">
        <w:rPr>
          <w:rFonts w:asciiTheme="majorBidi" w:eastAsia="Times New Roman" w:hAnsiTheme="majorBidi" w:cstheme="majorBidi"/>
        </w:rPr>
        <w:t xml:space="preserve">cases, which represent a minority </w:t>
      </w:r>
      <w:del w:id="17360" w:author="Jane Shaw" w:date="2015-10-30T12:38:00Z">
        <w:r w:rsidRPr="00F31509" w:rsidDel="00EC13FE">
          <w:rPr>
            <w:rFonts w:asciiTheme="majorBidi" w:eastAsia="Times New Roman" w:hAnsiTheme="majorBidi" w:cstheme="majorBidi"/>
          </w:rPr>
          <w:delText xml:space="preserve">in the </w:delText>
        </w:r>
      </w:del>
      <w:ins w:id="17361" w:author="Jane Shaw" w:date="2015-10-30T12:38:00Z">
        <w:r w:rsidR="00EC13FE">
          <w:rPr>
            <w:rFonts w:asciiTheme="majorBidi" w:eastAsia="Times New Roman" w:hAnsiTheme="majorBidi" w:cstheme="majorBidi"/>
          </w:rPr>
          <w:t xml:space="preserve">of </w:t>
        </w:r>
      </w:ins>
      <w:r w:rsidRPr="00F31509">
        <w:rPr>
          <w:rFonts w:asciiTheme="majorBidi" w:eastAsia="Times New Roman" w:hAnsiTheme="majorBidi" w:cstheme="majorBidi"/>
        </w:rPr>
        <w:t>FCL</w:t>
      </w:r>
      <w:ins w:id="17362" w:author="Jane Shaw" w:date="2015-10-30T12:38:00Z">
        <w:r w:rsidR="00EC13FE">
          <w:rPr>
            <w:rFonts w:asciiTheme="majorBidi" w:eastAsia="Times New Roman" w:hAnsiTheme="majorBidi" w:cstheme="majorBidi"/>
          </w:rPr>
          <w:t>–</w:t>
        </w:r>
      </w:ins>
      <w:del w:id="17363" w:author="Jane Shaw" w:date="2015-10-30T12:38:00Z">
        <w:r w:rsidRPr="00F31509" w:rsidDel="00EC13FE">
          <w:rPr>
            <w:rFonts w:asciiTheme="majorBidi" w:eastAsia="Times New Roman" w:hAnsiTheme="majorBidi" w:cstheme="majorBidi"/>
          </w:rPr>
          <w:delText>-</w:delText>
        </w:r>
      </w:del>
      <w:r w:rsidRPr="00F31509">
        <w:rPr>
          <w:rFonts w:asciiTheme="majorBidi" w:eastAsia="Times New Roman" w:hAnsiTheme="majorBidi" w:cstheme="majorBidi"/>
        </w:rPr>
        <w:t xml:space="preserve">CPC correlations, the target classification is modified and aligned to the source </w:t>
      </w:r>
      <w:ins w:id="17364" w:author="Jane Shaw" w:date="2015-10-30T12:39:00Z">
        <w:r w:rsidR="00EC13FE">
          <w:rPr>
            <w:rFonts w:asciiTheme="majorBidi" w:eastAsia="Times New Roman" w:hAnsiTheme="majorBidi" w:cstheme="majorBidi"/>
          </w:rPr>
          <w:t>classification</w:t>
        </w:r>
      </w:ins>
      <w:del w:id="17365" w:author="Jane Shaw" w:date="2015-10-30T12:39:00Z">
        <w:r w:rsidRPr="00F31509" w:rsidDel="00EC13FE">
          <w:rPr>
            <w:rFonts w:asciiTheme="majorBidi" w:eastAsia="Times New Roman" w:hAnsiTheme="majorBidi" w:cstheme="majorBidi"/>
          </w:rPr>
          <w:delText>one</w:delText>
        </w:r>
      </w:del>
      <w:r w:rsidRPr="00F31509">
        <w:rPr>
          <w:rFonts w:asciiTheme="majorBidi" w:eastAsia="Times New Roman" w:hAnsiTheme="majorBidi" w:cstheme="majorBidi"/>
        </w:rPr>
        <w:t>.</w:t>
      </w:r>
    </w:p>
    <w:p w14:paraId="50851C1C" w14:textId="13356053"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Details and examples are provided in </w:t>
      </w:r>
      <w:ins w:id="17366" w:author="Jane Shaw" w:date="2015-10-30T12:39:00Z">
        <w:r w:rsidR="00EC13F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Appendix </w:t>
      </w:r>
      <w:del w:id="17367" w:author="Jane Shaw" w:date="2015-10-30T12:39:00Z">
        <w:r w:rsidRPr="00F31509" w:rsidDel="00EC13FE">
          <w:rPr>
            <w:rFonts w:asciiTheme="majorBidi" w:eastAsia="Times New Roman" w:hAnsiTheme="majorBidi" w:cstheme="majorBidi"/>
            <w:lang w:val="en-GB"/>
          </w:rPr>
          <w:delText>1</w:delText>
        </w:r>
      </w:del>
      <w:ins w:id="17368" w:author="Jane Shaw" w:date="2015-10-30T12:39:00Z">
        <w:r w:rsidR="00EC13FE">
          <w:rPr>
            <w:rFonts w:asciiTheme="majorBidi" w:eastAsia="Times New Roman" w:hAnsiTheme="majorBidi" w:cstheme="majorBidi"/>
            <w:lang w:val="en-GB"/>
          </w:rPr>
          <w:t>to this chapter</w:t>
        </w:r>
      </w:ins>
      <w:r w:rsidRPr="00F31509">
        <w:rPr>
          <w:rFonts w:asciiTheme="majorBidi" w:eastAsia="Times New Roman" w:hAnsiTheme="majorBidi" w:cstheme="majorBidi"/>
          <w:lang w:val="en-GB"/>
        </w:rPr>
        <w:t>.</w:t>
      </w:r>
    </w:p>
    <w:p w14:paraId="1D9440B5" w14:textId="77777777" w:rsidR="00A74724" w:rsidRDefault="00A74724" w:rsidP="00C4334D">
      <w:pPr>
        <w:pStyle w:val="Titolo2"/>
      </w:pPr>
    </w:p>
    <w:p w14:paraId="5B8324C3" w14:textId="4C9CD983" w:rsidR="00EB7AF1" w:rsidRPr="00F31509" w:rsidRDefault="00EC13FE" w:rsidP="00C4334D">
      <w:pPr>
        <w:pStyle w:val="Titolo2"/>
      </w:pPr>
      <w:bookmarkStart w:id="17369" w:name="_Toc308029380"/>
      <w:bookmarkStart w:id="17370" w:name="_Toc308029571"/>
      <w:ins w:id="17371" w:author="Jane Shaw" w:date="2015-10-30T12:39:00Z">
        <w:r>
          <w:t xml:space="preserve">6.3 </w:t>
        </w:r>
      </w:ins>
      <w:r w:rsidR="60226960" w:rsidRPr="00F31509">
        <w:t>CPC implementation for SUA</w:t>
      </w:r>
      <w:ins w:id="17372" w:author="Jane Shaw" w:date="2015-10-30T12:39:00Z">
        <w:r>
          <w:t>s</w:t>
        </w:r>
      </w:ins>
      <w:r w:rsidR="60226960" w:rsidRPr="00F31509">
        <w:t xml:space="preserve"> and FBS</w:t>
      </w:r>
      <w:bookmarkEnd w:id="17369"/>
      <w:bookmarkEnd w:id="17370"/>
    </w:p>
    <w:p w14:paraId="512631D8" w14:textId="1737292C"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compilation of SUA</w:t>
      </w:r>
      <w:ins w:id="17373" w:author="Jane Shaw" w:date="2015-10-30T12:39:00Z">
        <w:r w:rsidR="00EC13FE">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and FBS is based on commodity trees.</w:t>
      </w:r>
      <w:r w:rsidR="008568EC">
        <w:rPr>
          <w:rFonts w:asciiTheme="majorBidi" w:eastAsia="Times New Roman" w:hAnsiTheme="majorBidi" w:cstheme="majorBidi"/>
          <w:lang w:val="en-GB"/>
        </w:rPr>
        <w:t xml:space="preserve"> </w:t>
      </w:r>
      <w:ins w:id="17374" w:author="Jane Shaw" w:date="2015-10-30T12:39:00Z">
        <w:r w:rsidR="00EC13FE">
          <w:rPr>
            <w:rFonts w:asciiTheme="majorBidi" w:eastAsia="Times New Roman" w:hAnsiTheme="majorBidi" w:cstheme="majorBidi"/>
            <w:lang w:val="en-GB"/>
          </w:rPr>
          <w:t xml:space="preserve">However, </w:t>
        </w:r>
      </w:ins>
      <w:del w:id="17375" w:author="Jane Shaw" w:date="2015-10-30T12:40:00Z">
        <w:r w:rsidRPr="00F31509" w:rsidDel="00EC13FE">
          <w:rPr>
            <w:rFonts w:asciiTheme="majorBidi" w:eastAsia="Times New Roman" w:hAnsiTheme="majorBidi" w:cstheme="majorBidi"/>
            <w:lang w:val="en-GB"/>
          </w:rPr>
          <w:delText xml:space="preserve">What is called </w:delText>
        </w:r>
      </w:del>
      <w:ins w:id="17376" w:author="Jane Shaw" w:date="2015-10-30T12:40:00Z">
        <w:r w:rsidR="00EC13FE">
          <w:rPr>
            <w:rFonts w:asciiTheme="majorBidi" w:eastAsia="Times New Roman" w:hAnsiTheme="majorBidi" w:cstheme="majorBidi"/>
            <w:lang w:val="en-GB"/>
          </w:rPr>
          <w:t xml:space="preserve">the structure referred to as </w:t>
        </w:r>
      </w:ins>
      <w:r w:rsidRPr="00F31509">
        <w:rPr>
          <w:rFonts w:asciiTheme="majorBidi" w:eastAsia="Times New Roman" w:hAnsiTheme="majorBidi" w:cstheme="majorBidi"/>
          <w:lang w:val="en-GB"/>
        </w:rPr>
        <w:t>a “commodity tree” in FAO should not be confused with a classification tree or “hierarchy”.</w:t>
      </w:r>
      <w:r w:rsidR="008568EC">
        <w:rPr>
          <w:rFonts w:asciiTheme="majorBidi" w:eastAsia="Times New Roman" w:hAnsiTheme="majorBidi" w:cstheme="majorBidi"/>
          <w:lang w:val="en-GB"/>
        </w:rPr>
        <w:t xml:space="preserve"> </w:t>
      </w:r>
    </w:p>
    <w:p w14:paraId="4152FF9D" w14:textId="7BD69CE4"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EC13FE">
        <w:rPr>
          <w:rFonts w:asciiTheme="majorBidi" w:eastAsia="Times New Roman" w:hAnsiTheme="majorBidi" w:cstheme="majorBidi"/>
          <w:bCs/>
          <w:i/>
          <w:lang w:val="en-GB"/>
          <w:rPrChange w:id="17377" w:author="Jane Shaw" w:date="2015-10-30T12:40:00Z">
            <w:rPr>
              <w:rFonts w:asciiTheme="majorBidi" w:eastAsia="Times New Roman" w:hAnsiTheme="majorBidi" w:cstheme="majorBidi"/>
              <w:b/>
              <w:bCs/>
              <w:lang w:val="en-GB"/>
            </w:rPr>
          </w:rPrChange>
        </w:rPr>
        <w:t>commodity tree</w:t>
      </w:r>
      <w:r w:rsidRPr="00EC13FE">
        <w:rPr>
          <w:rFonts w:asciiTheme="majorBidi" w:eastAsia="Times New Roman" w:hAnsiTheme="majorBidi" w:cstheme="majorBidi"/>
          <w:i/>
          <w:lang w:val="en-GB"/>
          <w:rPrChange w:id="17378" w:author="Jane Shaw" w:date="2015-10-30T12:40:00Z">
            <w:rPr>
              <w:rFonts w:asciiTheme="majorBidi" w:eastAsia="Times New Roman" w:hAnsiTheme="majorBidi" w:cstheme="majorBidi"/>
              <w:lang w:val="en-GB"/>
            </w:rPr>
          </w:rPrChange>
        </w:rPr>
        <w:t xml:space="preserve"> </w:t>
      </w:r>
      <w:del w:id="17379" w:author="Jane Shaw" w:date="2015-10-30T12:40:00Z">
        <w:r w:rsidRPr="00F31509" w:rsidDel="007D0801">
          <w:rPr>
            <w:rFonts w:asciiTheme="majorBidi" w:eastAsia="Times New Roman" w:hAnsiTheme="majorBidi" w:cstheme="majorBidi"/>
            <w:lang w:val="en-GB"/>
          </w:rPr>
          <w:delText xml:space="preserve">(CT) </w:delText>
        </w:r>
      </w:del>
      <w:r w:rsidRPr="00F31509">
        <w:rPr>
          <w:rFonts w:asciiTheme="majorBidi" w:eastAsia="Times New Roman" w:hAnsiTheme="majorBidi" w:cstheme="majorBidi"/>
          <w:lang w:val="en-GB"/>
        </w:rPr>
        <w:t xml:space="preserve">is a </w:t>
      </w:r>
      <w:r w:rsidRPr="0077041A">
        <w:rPr>
          <w:rFonts w:asciiTheme="majorBidi" w:eastAsia="Times New Roman" w:hAnsiTheme="majorBidi" w:cstheme="majorBidi"/>
          <w:lang w:val="en-GB"/>
        </w:rPr>
        <w:t>“</w:t>
      </w:r>
      <w:r w:rsidRPr="007D0801">
        <w:rPr>
          <w:rFonts w:asciiTheme="majorBidi" w:eastAsia="Times New Roman" w:hAnsiTheme="majorBidi" w:cstheme="majorBidi"/>
          <w:iCs/>
          <w:lang w:val="en-GB"/>
          <w:rPrChange w:id="17380" w:author="Jane Shaw" w:date="2015-10-30T12:41:00Z">
            <w:rPr>
              <w:rFonts w:asciiTheme="majorBidi" w:eastAsia="Times New Roman" w:hAnsiTheme="majorBidi" w:cstheme="majorBidi"/>
              <w:i/>
              <w:iCs/>
              <w:lang w:val="en-GB"/>
            </w:rPr>
          </w:rPrChange>
        </w:rPr>
        <w:t>symbolic representation of the flow from a primary commodity to various processed products derived from it, together with the conversion factors from one commodity to another</w:t>
      </w:r>
      <w:r w:rsidRPr="0077041A">
        <w:rPr>
          <w:rFonts w:asciiTheme="majorBidi" w:eastAsia="Times New Roman" w:hAnsiTheme="majorBidi" w:cstheme="majorBidi"/>
          <w:lang w:val="en-GB"/>
        </w:rPr>
        <w:t>”</w:t>
      </w:r>
      <w:ins w:id="17381" w:author="Jane Shaw" w:date="2015-10-30T12:42:00Z">
        <w:r w:rsidR="00D622F3">
          <w:rPr>
            <w:rFonts w:asciiTheme="majorBidi" w:eastAsia="Times New Roman" w:hAnsiTheme="majorBidi" w:cstheme="majorBidi"/>
            <w:lang w:val="en-GB"/>
          </w:rPr>
          <w:t xml:space="preserve"> (FAO, 2001)</w:t>
        </w:r>
      </w:ins>
      <w:ins w:id="17382" w:author="Jane Shaw" w:date="2015-10-30T12:41:00Z">
        <w:r w:rsidR="007D0801">
          <w:rPr>
            <w:rFonts w:asciiTheme="majorBidi" w:eastAsia="Times New Roman" w:hAnsiTheme="majorBidi" w:cstheme="majorBidi"/>
            <w:lang w:val="en-GB"/>
          </w:rPr>
          <w:t>.</w:t>
        </w:r>
      </w:ins>
      <w:del w:id="17383" w:author="Jane Shaw" w:date="2015-10-30T12:41:00Z">
        <w:r w:rsidRPr="007D0801" w:rsidDel="007D0801">
          <w:rPr>
            <w:rFonts w:asciiTheme="majorBidi" w:eastAsia="Times New Roman" w:hAnsiTheme="majorBidi" w:cstheme="majorBidi"/>
            <w:i/>
            <w:lang w:val="en-GB"/>
            <w:rPrChange w:id="17384" w:author="Jane Shaw" w:date="2015-10-30T12:40:00Z">
              <w:rPr>
                <w:rFonts w:asciiTheme="majorBidi" w:eastAsia="Times New Roman" w:hAnsiTheme="majorBidi" w:cstheme="majorBidi"/>
                <w:lang w:val="en-GB"/>
              </w:rPr>
            </w:rPrChange>
          </w:rPr>
          <w:delText>.</w:delText>
        </w:r>
      </w:del>
      <w:r w:rsidRPr="00F31509">
        <w:rPr>
          <w:rFonts w:asciiTheme="majorBidi" w:eastAsia="Times New Roman" w:hAnsiTheme="majorBidi" w:cstheme="majorBidi"/>
          <w:lang w:val="en-GB"/>
        </w:rPr>
        <w:t xml:space="preserve"> </w:t>
      </w:r>
    </w:p>
    <w:p w14:paraId="28250334" w14:textId="6C383AD4" w:rsidR="00EB7AF1" w:rsidRPr="0077041A"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D622F3">
        <w:rPr>
          <w:rFonts w:asciiTheme="majorBidi" w:eastAsia="Times New Roman" w:hAnsiTheme="majorBidi" w:cstheme="majorBidi"/>
          <w:bCs/>
          <w:i/>
          <w:lang w:val="en-GB"/>
          <w:rPrChange w:id="17385" w:author="Jane Shaw" w:date="2015-10-30T12:43:00Z">
            <w:rPr>
              <w:rFonts w:asciiTheme="majorBidi" w:eastAsia="Times New Roman" w:hAnsiTheme="majorBidi" w:cstheme="majorBidi"/>
              <w:b/>
              <w:bCs/>
              <w:lang w:val="en-GB"/>
            </w:rPr>
          </w:rPrChange>
        </w:rPr>
        <w:t>statistical classification</w:t>
      </w:r>
      <w:r w:rsidRPr="00D622F3">
        <w:rPr>
          <w:rFonts w:asciiTheme="majorBidi" w:eastAsia="Times New Roman" w:hAnsiTheme="majorBidi" w:cstheme="majorBidi"/>
          <w:i/>
          <w:lang w:val="en-GB"/>
          <w:rPrChange w:id="17386" w:author="Jane Shaw" w:date="2015-10-30T12:43:00Z">
            <w:rPr>
              <w:rFonts w:asciiTheme="majorBidi" w:eastAsia="Times New Roman" w:hAnsiTheme="majorBidi" w:cstheme="majorBidi"/>
              <w:lang w:val="en-GB"/>
            </w:rPr>
          </w:rPrChange>
        </w:rPr>
        <w:t xml:space="preserve"> </w:t>
      </w:r>
      <w:r w:rsidRPr="00F31509">
        <w:rPr>
          <w:rFonts w:asciiTheme="majorBidi" w:eastAsia="Times New Roman" w:hAnsiTheme="majorBidi" w:cstheme="majorBidi"/>
          <w:lang w:val="en-GB"/>
        </w:rPr>
        <w:t>is</w:t>
      </w:r>
      <w:r w:rsidR="008568EC">
        <w:rPr>
          <w:rFonts w:asciiTheme="majorBidi" w:eastAsia="Times New Roman" w:hAnsiTheme="majorBidi" w:cstheme="majorBidi"/>
          <w:lang w:val="en-GB"/>
        </w:rPr>
        <w:t xml:space="preserve"> </w:t>
      </w:r>
      <w:r w:rsidRPr="0077041A">
        <w:rPr>
          <w:rFonts w:asciiTheme="majorBidi" w:eastAsia="Times New Roman" w:hAnsiTheme="majorBidi" w:cstheme="majorBidi"/>
          <w:lang w:val="en-GB"/>
        </w:rPr>
        <w:t>“</w:t>
      </w:r>
      <w:r w:rsidRPr="00D622F3">
        <w:rPr>
          <w:rFonts w:asciiTheme="majorBidi" w:eastAsia="Times New Roman" w:hAnsiTheme="majorBidi" w:cstheme="majorBidi"/>
          <w:iCs/>
          <w:lang w:val="en-GB"/>
          <w:rPrChange w:id="17387" w:author="Jane Shaw" w:date="2015-10-30T12:43:00Z">
            <w:rPr>
              <w:rFonts w:asciiTheme="majorBidi" w:eastAsia="Times New Roman" w:hAnsiTheme="majorBidi" w:cstheme="majorBidi"/>
              <w:i/>
              <w:iCs/>
              <w:lang w:val="en-GB"/>
            </w:rPr>
          </w:rPrChange>
        </w:rPr>
        <w:t>a set of categories which may be assigned to one or more variables”</w:t>
      </w:r>
      <w:ins w:id="17388" w:author="Jane Shaw" w:date="2015-11-07T20:30:00Z">
        <w:r w:rsidR="001860EF">
          <w:rPr>
            <w:rFonts w:asciiTheme="majorBidi" w:eastAsia="Times New Roman" w:hAnsiTheme="majorBidi" w:cstheme="majorBidi"/>
            <w:iCs/>
            <w:lang w:val="en-GB"/>
          </w:rPr>
          <w:t>,</w:t>
        </w:r>
      </w:ins>
      <w:r w:rsidRPr="00D622F3">
        <w:rPr>
          <w:rFonts w:asciiTheme="majorBidi" w:eastAsia="Times New Roman" w:hAnsiTheme="majorBidi" w:cstheme="majorBidi"/>
          <w:iCs/>
          <w:lang w:val="en-GB"/>
          <w:rPrChange w:id="17389" w:author="Jane Shaw" w:date="2015-10-30T12:43:00Z">
            <w:rPr>
              <w:rFonts w:asciiTheme="majorBidi" w:eastAsia="Times New Roman" w:hAnsiTheme="majorBidi" w:cstheme="majorBidi"/>
              <w:i/>
              <w:iCs/>
              <w:lang w:val="en-GB"/>
            </w:rPr>
          </w:rPrChange>
        </w:rPr>
        <w:t xml:space="preserve"> </w:t>
      </w:r>
      <w:r w:rsidRPr="0077041A">
        <w:rPr>
          <w:rFonts w:asciiTheme="majorBidi" w:eastAsia="Times New Roman" w:hAnsiTheme="majorBidi" w:cstheme="majorBidi"/>
          <w:lang w:val="en-GB"/>
        </w:rPr>
        <w:t xml:space="preserve">where “the </w:t>
      </w:r>
      <w:r w:rsidRPr="00D622F3">
        <w:rPr>
          <w:rFonts w:asciiTheme="majorBidi" w:eastAsia="Times New Roman" w:hAnsiTheme="majorBidi" w:cstheme="majorBidi"/>
          <w:iCs/>
          <w:lang w:val="en-GB"/>
          <w:rPrChange w:id="17390" w:author="Jane Shaw" w:date="2015-10-30T12:43:00Z">
            <w:rPr>
              <w:rFonts w:asciiTheme="majorBidi" w:eastAsia="Times New Roman" w:hAnsiTheme="majorBidi" w:cstheme="majorBidi"/>
              <w:i/>
              <w:iCs/>
              <w:lang w:val="en-GB"/>
            </w:rPr>
          </w:rPrChange>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del w:id="17391" w:author="Jane Shaw" w:date="2015-10-30T12:43:00Z">
        <w:r w:rsidRPr="00D622F3" w:rsidDel="00D622F3">
          <w:rPr>
            <w:rFonts w:asciiTheme="majorBidi" w:eastAsia="Times New Roman" w:hAnsiTheme="majorBidi" w:cstheme="majorBidi"/>
            <w:iCs/>
            <w:lang w:val="en-GB"/>
            <w:rPrChange w:id="17392" w:author="Jane Shaw" w:date="2015-10-30T12:43:00Z">
              <w:rPr>
                <w:rFonts w:asciiTheme="majorBidi" w:eastAsia="Times New Roman" w:hAnsiTheme="majorBidi" w:cstheme="majorBidi"/>
                <w:i/>
                <w:iCs/>
                <w:lang w:val="en-GB"/>
              </w:rPr>
            </w:rPrChange>
          </w:rPr>
          <w:delText>.</w:delText>
        </w:r>
      </w:del>
      <w:r w:rsidRPr="0077041A">
        <w:rPr>
          <w:rFonts w:asciiTheme="majorBidi" w:eastAsia="Times New Roman" w:hAnsiTheme="majorBidi" w:cstheme="majorBidi"/>
          <w:lang w:val="en-GB"/>
        </w:rPr>
        <w:t>”</w:t>
      </w:r>
      <w:ins w:id="17393" w:author="Jane Shaw" w:date="2015-10-30T12:43:00Z">
        <w:r w:rsidR="00D622F3">
          <w:rPr>
            <w:rFonts w:asciiTheme="majorBidi" w:eastAsia="Times New Roman" w:hAnsiTheme="majorBidi" w:cstheme="majorBidi"/>
            <w:lang w:val="en-GB"/>
          </w:rPr>
          <w:t xml:space="preserve"> (Hancock, 2013).</w:t>
        </w:r>
      </w:ins>
    </w:p>
    <w:p w14:paraId="2EF89B36" w14:textId="3464C2FA"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del w:id="17394" w:author="Jane Shaw" w:date="2015-10-30T12:47:00Z">
        <w:r w:rsidRPr="00F31509" w:rsidDel="00AC6962">
          <w:rPr>
            <w:rFonts w:asciiTheme="majorBidi" w:eastAsia="Times New Roman" w:hAnsiTheme="majorBidi" w:cstheme="majorBidi"/>
            <w:lang w:val="en-GB"/>
          </w:rPr>
          <w:delText xml:space="preserve">FAOSTAT commodity list </w:delText>
        </w:r>
      </w:del>
      <w:ins w:id="17395" w:author="Jane Shaw" w:date="2015-10-30T12:47:00Z">
        <w:r w:rsidR="00AC6962">
          <w:rPr>
            <w:rFonts w:asciiTheme="majorBidi" w:eastAsia="Times New Roman" w:hAnsiTheme="majorBidi" w:cstheme="majorBidi"/>
            <w:lang w:val="en-GB"/>
          </w:rPr>
          <w:t xml:space="preserve">FCL </w:t>
        </w:r>
      </w:ins>
      <w:r w:rsidRPr="00F31509">
        <w:rPr>
          <w:rFonts w:asciiTheme="majorBidi" w:eastAsia="Times New Roman" w:hAnsiTheme="majorBidi" w:cstheme="majorBidi"/>
          <w:lang w:val="en-GB"/>
        </w:rPr>
        <w:t xml:space="preserve">is a flat classification (or </w:t>
      </w:r>
      <w:del w:id="17396" w:author="Jane Shaw" w:date="2015-10-30T12:47:00Z">
        <w:r w:rsidRPr="00F31509" w:rsidDel="00AC6962">
          <w:rPr>
            <w:rFonts w:asciiTheme="majorBidi" w:eastAsia="Times New Roman" w:hAnsiTheme="majorBidi" w:cstheme="majorBidi"/>
            <w:lang w:val="en-GB"/>
          </w:rPr>
          <w:delText xml:space="preserve">“a </w:delText>
        </w:r>
      </w:del>
      <w:r w:rsidRPr="00F31509">
        <w:rPr>
          <w:rFonts w:asciiTheme="majorBidi" w:eastAsia="Times New Roman" w:hAnsiTheme="majorBidi" w:cstheme="majorBidi"/>
          <w:lang w:val="en-GB"/>
        </w:rPr>
        <w:t>list</w:t>
      </w:r>
      <w:del w:id="17397" w:author="Jane Shaw" w:date="2015-10-30T12:47:00Z">
        <w:r w:rsidRPr="00F31509" w:rsidDel="00AC6962">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7398" w:author="Jane Shaw" w:date="2015-10-30T12:47:00Z">
        <w:r w:rsidRPr="00F31509" w:rsidDel="00AC6962">
          <w:rPr>
            <w:rFonts w:asciiTheme="majorBidi" w:eastAsia="Times New Roman" w:hAnsiTheme="majorBidi" w:cstheme="majorBidi"/>
            <w:lang w:val="en-GB"/>
          </w:rPr>
          <w:delText xml:space="preserve">where </w:delText>
        </w:r>
      </w:del>
      <w:ins w:id="17399" w:author="Jane Shaw" w:date="2015-10-30T12:47:00Z">
        <w:r w:rsidR="00AC6962">
          <w:rPr>
            <w:rFonts w:asciiTheme="majorBidi" w:eastAsia="Times New Roman" w:hAnsiTheme="majorBidi" w:cstheme="majorBidi"/>
            <w:lang w:val="en-GB"/>
          </w:rPr>
          <w:t xml:space="preserve">in which </w:t>
        </w:r>
      </w:ins>
      <w:r w:rsidRPr="00F31509">
        <w:rPr>
          <w:rFonts w:asciiTheme="majorBidi" w:eastAsia="Times New Roman" w:hAnsiTheme="majorBidi" w:cstheme="majorBidi"/>
          <w:lang w:val="en-GB"/>
        </w:rPr>
        <w:t xml:space="preserve">commodities are listed </w:t>
      </w:r>
      <w:del w:id="17400" w:author="Jane Shaw" w:date="2015-10-30T12:47:00Z">
        <w:r w:rsidRPr="00F31509" w:rsidDel="00AC6962">
          <w:rPr>
            <w:rFonts w:asciiTheme="majorBidi" w:eastAsia="Times New Roman" w:hAnsiTheme="majorBidi" w:cstheme="majorBidi"/>
            <w:lang w:val="en-GB"/>
          </w:rPr>
          <w:delText xml:space="preserve">following an </w:delText>
        </w:r>
      </w:del>
      <w:ins w:id="17401" w:author="Jane Shaw" w:date="2015-10-30T12:47:00Z">
        <w:r w:rsidR="00AC6962">
          <w:rPr>
            <w:rFonts w:asciiTheme="majorBidi" w:eastAsia="Times New Roman" w:hAnsiTheme="majorBidi" w:cstheme="majorBidi"/>
            <w:lang w:val="en-GB"/>
          </w:rPr>
          <w:t xml:space="preserve">in </w:t>
        </w:r>
      </w:ins>
      <w:r w:rsidRPr="00F31509">
        <w:rPr>
          <w:rFonts w:asciiTheme="majorBidi" w:eastAsia="Times New Roman" w:hAnsiTheme="majorBidi" w:cstheme="majorBidi"/>
          <w:lang w:val="en-GB"/>
        </w:rPr>
        <w:t>ascend</w:t>
      </w:r>
      <w:ins w:id="17402" w:author="Jane Shaw" w:date="2015-10-30T12:47:00Z">
        <w:r w:rsidR="00AC6962">
          <w:rPr>
            <w:rFonts w:asciiTheme="majorBidi" w:eastAsia="Times New Roman" w:hAnsiTheme="majorBidi" w:cstheme="majorBidi"/>
            <w:lang w:val="en-GB"/>
          </w:rPr>
          <w:t>ing</w:t>
        </w:r>
      </w:ins>
      <w:del w:id="17403" w:author="Jane Shaw" w:date="2015-10-30T12:47:00Z">
        <w:r w:rsidRPr="00F31509" w:rsidDel="00AC6962">
          <w:rPr>
            <w:rFonts w:asciiTheme="majorBidi" w:eastAsia="Times New Roman" w:hAnsiTheme="majorBidi" w:cstheme="majorBidi"/>
            <w:lang w:val="en-GB"/>
          </w:rPr>
          <w:delText>ant</w:delText>
        </w:r>
      </w:del>
      <w:r w:rsidRPr="00F31509">
        <w:rPr>
          <w:rFonts w:asciiTheme="majorBidi" w:eastAsia="Times New Roman" w:hAnsiTheme="majorBidi" w:cstheme="majorBidi"/>
          <w:lang w:val="en-GB"/>
        </w:rPr>
        <w:t xml:space="preserve"> order (in most cases). The FCL itself does not set the relations among</w:t>
      </w:r>
      <w:del w:id="17404" w:author="Jane Shaw" w:date="2015-10-30T12:47:00Z">
        <w:r w:rsidRPr="00F31509" w:rsidDel="00AC6962">
          <w:rPr>
            <w:rFonts w:asciiTheme="majorBidi" w:eastAsia="Times New Roman" w:hAnsiTheme="majorBidi" w:cstheme="majorBidi"/>
            <w:lang w:val="en-GB"/>
          </w:rPr>
          <w:delText>st</w:delText>
        </w:r>
      </w:del>
      <w:r w:rsidRPr="00F31509">
        <w:rPr>
          <w:rFonts w:asciiTheme="majorBidi" w:eastAsia="Times New Roman" w:hAnsiTheme="majorBidi" w:cstheme="majorBidi"/>
          <w:lang w:val="en-GB"/>
        </w:rPr>
        <w:t xml:space="preserve"> commodities</w:t>
      </w:r>
      <w:ins w:id="17405" w:author="Jane Shaw" w:date="2015-10-30T12:47:00Z">
        <w:r w:rsidR="00AC6962">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as all categories are </w:t>
      </w:r>
      <w:del w:id="17406" w:author="Jane Shaw" w:date="2015-10-30T12:47:00Z">
        <w:r w:rsidRPr="00F31509" w:rsidDel="00AC6962">
          <w:rPr>
            <w:rFonts w:asciiTheme="majorBidi" w:eastAsia="Times New Roman" w:hAnsiTheme="majorBidi" w:cstheme="majorBidi"/>
            <w:lang w:val="en-GB"/>
          </w:rPr>
          <w:delText xml:space="preserve">on </w:delText>
        </w:r>
      </w:del>
      <w:ins w:id="17407" w:author="Jane Shaw" w:date="2015-10-30T12:47:00Z">
        <w:r w:rsidR="00AC6962">
          <w:rPr>
            <w:rFonts w:asciiTheme="majorBidi" w:eastAsia="Times New Roman" w:hAnsiTheme="majorBidi" w:cstheme="majorBidi"/>
            <w:lang w:val="en-GB"/>
          </w:rPr>
          <w:t xml:space="preserve">at </w:t>
        </w:r>
      </w:ins>
      <w:r w:rsidRPr="00F31509">
        <w:rPr>
          <w:rFonts w:asciiTheme="majorBidi" w:eastAsia="Times New Roman" w:hAnsiTheme="majorBidi" w:cstheme="majorBidi"/>
          <w:lang w:val="en-GB"/>
        </w:rPr>
        <w:t>the same level: to distinguish primary from processed products the printed version of the FCL uses capital letters, which is not a c</w:t>
      </w:r>
      <w:r w:rsidR="00FC6477">
        <w:rPr>
          <w:rFonts w:asciiTheme="majorBidi" w:eastAsia="Times New Roman" w:hAnsiTheme="majorBidi" w:cstheme="majorBidi"/>
          <w:lang w:val="en-GB"/>
        </w:rPr>
        <w:t xml:space="preserve">lassification feature (Figure </w:t>
      </w:r>
      <w:ins w:id="17408" w:author="Jane Shaw" w:date="2015-10-30T12:49:00Z">
        <w:r w:rsidR="00AC6962">
          <w:rPr>
            <w:rFonts w:asciiTheme="majorBidi" w:eastAsia="Times New Roman" w:hAnsiTheme="majorBidi" w:cstheme="majorBidi"/>
            <w:lang w:val="en-GB"/>
          </w:rPr>
          <w:t>26</w:t>
        </w:r>
      </w:ins>
      <w:del w:id="17409" w:author="Jane Shaw" w:date="2015-10-30T12:49:00Z">
        <w:r w:rsidR="00FC6477" w:rsidDel="00AC6962">
          <w:rPr>
            <w:rFonts w:asciiTheme="majorBidi" w:eastAsia="Times New Roman" w:hAnsiTheme="majorBidi" w:cstheme="majorBidi"/>
            <w:lang w:val="en-GB"/>
          </w:rPr>
          <w:delText>30</w:delText>
        </w:r>
      </w:del>
      <w:r w:rsidRPr="00F31509">
        <w:rPr>
          <w:rFonts w:asciiTheme="majorBidi" w:eastAsia="Times New Roman" w:hAnsiTheme="majorBidi" w:cstheme="majorBidi"/>
          <w:lang w:val="en-GB"/>
        </w:rPr>
        <w:t>). It is the commodity tree that sets the links among</w:t>
      </w:r>
      <w:del w:id="17410" w:author="Jane Shaw" w:date="2015-10-30T12:48:00Z">
        <w:r w:rsidRPr="00F31509" w:rsidDel="00AC6962">
          <w:rPr>
            <w:rFonts w:asciiTheme="majorBidi" w:eastAsia="Times New Roman" w:hAnsiTheme="majorBidi" w:cstheme="majorBidi"/>
            <w:lang w:val="en-GB"/>
          </w:rPr>
          <w:delText>st</w:delText>
        </w:r>
      </w:del>
      <w:r w:rsidRPr="00F31509">
        <w:rPr>
          <w:rFonts w:asciiTheme="majorBidi" w:eastAsia="Times New Roman" w:hAnsiTheme="majorBidi" w:cstheme="majorBidi"/>
          <w:lang w:val="en-GB"/>
        </w:rPr>
        <w:t xml:space="preserve"> commodities listed in </w:t>
      </w:r>
      <w:ins w:id="17411" w:author="Jane Shaw" w:date="2015-10-30T12:48:00Z">
        <w:r w:rsidR="00AC6962">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FCL </w:t>
      </w:r>
      <w:del w:id="17412" w:author="Jane Shaw" w:date="2015-10-30T12:48:00Z">
        <w:r w:rsidRPr="00F31509" w:rsidDel="00AC6962">
          <w:rPr>
            <w:rFonts w:asciiTheme="majorBidi" w:eastAsia="Times New Roman" w:hAnsiTheme="majorBidi" w:cstheme="majorBidi"/>
            <w:lang w:val="en-GB"/>
          </w:rPr>
          <w:delText xml:space="preserve">through the </w:delText>
        </w:r>
      </w:del>
      <w:ins w:id="17413" w:author="Jane Shaw" w:date="2015-10-30T12:48:00Z">
        <w:r w:rsidR="00AC6962">
          <w:rPr>
            <w:rFonts w:asciiTheme="majorBidi" w:eastAsia="Times New Roman" w:hAnsiTheme="majorBidi" w:cstheme="majorBidi"/>
            <w:lang w:val="en-GB"/>
          </w:rPr>
          <w:t xml:space="preserve">by </w:t>
        </w:r>
      </w:ins>
      <w:r w:rsidRPr="00F31509">
        <w:rPr>
          <w:rFonts w:asciiTheme="majorBidi" w:eastAsia="Times New Roman" w:hAnsiTheme="majorBidi" w:cstheme="majorBidi"/>
          <w:lang w:val="en-GB"/>
        </w:rPr>
        <w:t>appl</w:t>
      </w:r>
      <w:ins w:id="17414" w:author="Jane Shaw" w:date="2015-10-30T12:48:00Z">
        <w:r w:rsidR="00AC6962">
          <w:rPr>
            <w:rFonts w:asciiTheme="majorBidi" w:eastAsia="Times New Roman" w:hAnsiTheme="majorBidi" w:cstheme="majorBidi"/>
            <w:lang w:val="en-GB"/>
          </w:rPr>
          <w:t>ying</w:t>
        </w:r>
      </w:ins>
      <w:del w:id="17415" w:author="Jane Shaw" w:date="2015-10-30T12:48:00Z">
        <w:r w:rsidRPr="00F31509" w:rsidDel="00AC6962">
          <w:rPr>
            <w:rFonts w:asciiTheme="majorBidi" w:eastAsia="Times New Roman" w:hAnsiTheme="majorBidi" w:cstheme="majorBidi"/>
            <w:lang w:val="en-GB"/>
          </w:rPr>
          <w:delText>ication</w:delText>
        </w:r>
      </w:del>
      <w:r w:rsidRPr="00F31509">
        <w:rPr>
          <w:rFonts w:asciiTheme="majorBidi" w:eastAsia="Times New Roman" w:hAnsiTheme="majorBidi" w:cstheme="majorBidi"/>
          <w:lang w:val="en-GB"/>
        </w:rPr>
        <w:t xml:space="preserve"> </w:t>
      </w:r>
      <w:del w:id="17416" w:author="Jane Shaw" w:date="2015-10-30T12:48:00Z">
        <w:r w:rsidRPr="00F31509" w:rsidDel="00AC6962">
          <w:rPr>
            <w:rFonts w:asciiTheme="majorBidi" w:eastAsia="Times New Roman" w:hAnsiTheme="majorBidi" w:cstheme="majorBidi"/>
            <w:lang w:val="en-GB"/>
          </w:rPr>
          <w:delText xml:space="preserve">of </w:delText>
        </w:r>
      </w:del>
      <w:r w:rsidRPr="00F31509">
        <w:rPr>
          <w:rFonts w:asciiTheme="majorBidi" w:eastAsia="Times New Roman" w:hAnsiTheme="majorBidi" w:cstheme="majorBidi"/>
          <w:lang w:val="en-GB"/>
        </w:rPr>
        <w:t xml:space="preserve">extraction rates. Extraction rates </w:t>
      </w:r>
      <w:r w:rsidRPr="0077041A">
        <w:rPr>
          <w:rFonts w:asciiTheme="majorBidi" w:eastAsia="Times New Roman" w:hAnsiTheme="majorBidi" w:cstheme="majorBidi"/>
          <w:lang w:val="en-GB"/>
        </w:rPr>
        <w:t>“</w:t>
      </w:r>
      <w:r w:rsidRPr="00AC6962">
        <w:rPr>
          <w:rFonts w:asciiTheme="majorBidi" w:eastAsia="Times New Roman" w:hAnsiTheme="majorBidi" w:cstheme="majorBidi"/>
          <w:iCs/>
          <w:lang w:val="en-GB"/>
          <w:rPrChange w:id="17417" w:author="Jane Shaw" w:date="2015-10-30T12:48:00Z">
            <w:rPr>
              <w:rFonts w:asciiTheme="majorBidi" w:eastAsia="Times New Roman" w:hAnsiTheme="majorBidi" w:cstheme="majorBidi"/>
              <w:i/>
              <w:iCs/>
              <w:lang w:val="en-GB"/>
            </w:rPr>
          </w:rPrChange>
        </w:rPr>
        <w:t>indicate, in percentage terms, the amount of the processed product concerned obtained from the processing of the parent/originating product, in most cases a primary products</w:t>
      </w:r>
      <w:r w:rsidRPr="0077041A">
        <w:rPr>
          <w:rFonts w:asciiTheme="majorBidi" w:eastAsia="Times New Roman" w:hAnsiTheme="majorBidi" w:cstheme="majorBidi"/>
          <w:lang w:val="en-GB"/>
        </w:rPr>
        <w:t>”</w:t>
      </w:r>
      <w:ins w:id="17418" w:author="Jane Shaw" w:date="2015-10-30T12:46:00Z">
        <w:r w:rsidR="00AC6962" w:rsidRPr="0077041A">
          <w:rPr>
            <w:rFonts w:asciiTheme="majorBidi" w:eastAsia="Times New Roman" w:hAnsiTheme="majorBidi" w:cstheme="majorBidi"/>
            <w:lang w:val="en-GB"/>
          </w:rPr>
          <w:t xml:space="preserve"> </w:t>
        </w:r>
        <w:r w:rsidR="00AC6962">
          <w:rPr>
            <w:rFonts w:asciiTheme="majorBidi" w:eastAsia="Times New Roman" w:hAnsiTheme="majorBidi" w:cstheme="majorBidi"/>
            <w:lang w:val="en-GB"/>
          </w:rPr>
          <w:t>(FAO, 2001)</w:t>
        </w:r>
      </w:ins>
      <w:r w:rsidRPr="00F31509">
        <w:rPr>
          <w:rFonts w:asciiTheme="majorBidi" w:eastAsia="Times New Roman" w:hAnsiTheme="majorBidi" w:cstheme="majorBidi"/>
          <w:lang w:val="en-GB"/>
        </w:rPr>
        <w:t xml:space="preserve"> (Figure </w:t>
      </w:r>
      <w:ins w:id="17419" w:author="Jane Shaw" w:date="2015-10-30T12:49:00Z">
        <w:r w:rsidR="00AC6962">
          <w:rPr>
            <w:rFonts w:asciiTheme="majorBidi" w:eastAsia="Times New Roman" w:hAnsiTheme="majorBidi" w:cstheme="majorBidi"/>
            <w:lang w:val="en-GB"/>
          </w:rPr>
          <w:t>27</w:t>
        </w:r>
      </w:ins>
      <w:del w:id="17420" w:author="Jane Shaw" w:date="2015-10-30T12:49:00Z">
        <w:r w:rsidR="00FC6477" w:rsidDel="00AC6962">
          <w:rPr>
            <w:rFonts w:asciiTheme="majorBidi" w:eastAsia="Times New Roman" w:hAnsiTheme="majorBidi" w:cstheme="majorBidi"/>
            <w:lang w:val="en-GB"/>
          </w:rPr>
          <w:delText>31</w:delText>
        </w:r>
      </w:del>
      <w:r w:rsidRPr="00F31509">
        <w:rPr>
          <w:rFonts w:asciiTheme="majorBidi" w:eastAsia="Times New Roman" w:hAnsiTheme="majorBidi" w:cstheme="majorBidi"/>
          <w:lang w:val="en-GB"/>
        </w:rPr>
        <w:t xml:space="preserve">). </w:t>
      </w:r>
    </w:p>
    <w:p w14:paraId="12673EBC" w14:textId="77777777" w:rsidR="00D84045" w:rsidRDefault="00D13E0A" w:rsidP="00C500F7">
      <w:pPr>
        <w:tabs>
          <w:tab w:val="left" w:pos="703"/>
        </w:tabs>
        <w:jc w:val="both"/>
        <w:rPr>
          <w:rFonts w:asciiTheme="majorBidi" w:eastAsia="Times New Roman" w:hAnsiTheme="majorBidi" w:cstheme="majorBidi"/>
          <w:b/>
          <w:bCs/>
          <w:i/>
          <w:iCs/>
          <w:lang w:val="en-GB"/>
        </w:rPr>
      </w:pPr>
      <w:r>
        <w:rPr>
          <w:rFonts w:ascii="Times New Roman" w:hAnsi="Times New Roman" w:cs="Times New Roman"/>
          <w:noProof/>
          <w:lang w:eastAsia="zh-CN"/>
        </w:rPr>
        <w:pict w14:anchorId="6A2A68EB">
          <v:shape id="Text Box 19" o:spid="_x0000_s1031"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" fillcolor="#ededed" strokecolor="black [3040]">
            <v:fill color2="#bcbcbc" rotate="t" colors="0 #ededed;42598f #d0d0d0;1 #bcbcbc" focus="100%" type="gradient"/>
            <v:shadow on="t" opacity="24903f" origin=",.5" offset="0,20000emu"/>
            <v:textbox style="mso-next-textbox:#Text Box 19">
              <w:txbxContent>
                <w:p w14:paraId="050F8824" w14:textId="77777777" w:rsidR="00140222" w:rsidRPr="00EA02F5" w:rsidRDefault="00140222" w:rsidP="00D84045">
                  <w:pPr>
                    <w:spacing w:after="0"/>
                    <w:rPr>
                      <w:rFonts w:ascii="Calibri" w:hAnsi="Calibri"/>
                      <w:b/>
                      <w:sz w:val="20"/>
                      <w:lang w:val="en-GB"/>
                    </w:rPr>
                  </w:pPr>
                  <w:r w:rsidRPr="00EA02F5">
                    <w:rPr>
                      <w:rFonts w:ascii="Calibri" w:hAnsi="Calibri"/>
                      <w:b/>
                      <w:sz w:val="20"/>
                      <w:lang w:val="en-GB"/>
                    </w:rPr>
                    <w:t>Group 1: Cereals</w:t>
                  </w:r>
                </w:p>
                <w:p w14:paraId="3FE67D1C" w14:textId="785E8FB3" w:rsidR="00140222" w:rsidRPr="00EA02F5" w:rsidRDefault="00140222" w:rsidP="00D84045">
                  <w:pPr>
                    <w:spacing w:after="0"/>
                    <w:rPr>
                      <w:rFonts w:ascii="Calibri" w:hAnsi="Calibri"/>
                      <w:sz w:val="20"/>
                      <w:lang w:val="en-GB"/>
                    </w:rPr>
                  </w:pPr>
                  <w:r w:rsidRPr="00EA02F5">
                    <w:rPr>
                      <w:rFonts w:ascii="Calibri" w:hAnsi="Calibri"/>
                      <w:sz w:val="20"/>
                      <w:lang w:val="en-GB"/>
                    </w:rPr>
                    <w:t>0070 MILLET</w:t>
                  </w:r>
                </w:p>
                <w:p w14:paraId="085A5F36" w14:textId="77777777" w:rsidR="00140222" w:rsidRPr="00EA02F5" w:rsidRDefault="00140222" w:rsidP="00D84045">
                  <w:pPr>
                    <w:spacing w:after="0"/>
                    <w:rPr>
                      <w:rFonts w:ascii="Calibri" w:hAnsi="Calibri"/>
                      <w:sz w:val="20"/>
                      <w:lang w:val="en-GB"/>
                    </w:rPr>
                  </w:pPr>
                  <w:r w:rsidRPr="00EA02F5">
                    <w:rPr>
                      <w:rFonts w:ascii="Calibri" w:hAnsi="Calibri"/>
                      <w:sz w:val="20"/>
                      <w:lang w:val="en-GB"/>
                    </w:rPr>
                    <w:t>0080 Flour of millet</w:t>
                  </w:r>
                </w:p>
                <w:p w14:paraId="0E034B66" w14:textId="77777777" w:rsidR="00140222" w:rsidRPr="00EA02F5" w:rsidRDefault="00140222" w:rsidP="00D84045">
                  <w:pPr>
                    <w:spacing w:after="0"/>
                    <w:rPr>
                      <w:rFonts w:ascii="Calibri" w:hAnsi="Calibri"/>
                      <w:sz w:val="20"/>
                      <w:lang w:val="en-GB"/>
                    </w:rPr>
                  </w:pPr>
                  <w:r w:rsidRPr="00EA02F5">
                    <w:rPr>
                      <w:rFonts w:ascii="Calibri" w:hAnsi="Calibri"/>
                      <w:sz w:val="20"/>
                      <w:lang w:val="en-GB"/>
                    </w:rPr>
                    <w:t>0081 Bran of millet</w:t>
                  </w:r>
                </w:p>
                <w:p w14:paraId="2F70450C" w14:textId="77777777" w:rsidR="00140222" w:rsidRPr="00EA02F5" w:rsidRDefault="00140222" w:rsidP="00D84045">
                  <w:pPr>
                    <w:spacing w:after="0"/>
                    <w:rPr>
                      <w:rFonts w:ascii="Calibri" w:hAnsi="Calibri"/>
                      <w:sz w:val="20"/>
                      <w:lang w:val="en-GB"/>
                    </w:rPr>
                  </w:pPr>
                  <w:r w:rsidRPr="00EA02F5">
                    <w:rPr>
                      <w:rFonts w:ascii="Calibri" w:hAnsi="Calibri"/>
                      <w:sz w:val="20"/>
                      <w:lang w:val="en-GB"/>
                    </w:rPr>
                    <w:t>0082 Beer of millet</w:t>
                  </w:r>
                </w:p>
                <w:p w14:paraId="0115B1A8" w14:textId="77777777" w:rsidR="00140222" w:rsidRPr="00EA02F5" w:rsidRDefault="00140222" w:rsidP="00D84045">
                  <w:pPr>
                    <w:spacing w:after="0"/>
                  </w:pPr>
                </w:p>
              </w:txbxContent>
            </v:textbox>
            <w10:wrap type="square"/>
          </v:shape>
        </w:pict>
      </w:r>
      <w:r w:rsidR="000B360D" w:rsidRPr="00F31509">
        <w:rPr>
          <w:rFonts w:asciiTheme="majorBidi" w:hAnsiTheme="majorBidi" w:cstheme="majorBidi"/>
          <w:lang w:val="en-GB"/>
        </w:rPr>
        <w:br/>
      </w:r>
    </w:p>
    <w:p w14:paraId="1DDE7D27" w14:textId="77777777" w:rsidR="00D84045" w:rsidRDefault="00D84045" w:rsidP="00C500F7">
      <w:pPr>
        <w:tabs>
          <w:tab w:val="left" w:pos="703"/>
        </w:tabs>
        <w:jc w:val="both"/>
        <w:rPr>
          <w:rFonts w:asciiTheme="majorBidi" w:eastAsia="Times New Roman" w:hAnsiTheme="majorBidi" w:cstheme="majorBidi"/>
          <w:b/>
          <w:bCs/>
          <w:i/>
          <w:iCs/>
          <w:lang w:val="en-GB"/>
        </w:rPr>
      </w:pPr>
    </w:p>
    <w:p w14:paraId="7B740640" w14:textId="77777777" w:rsidR="00D84045" w:rsidRDefault="00D84045" w:rsidP="00C500F7">
      <w:pPr>
        <w:tabs>
          <w:tab w:val="left" w:pos="703"/>
        </w:tabs>
        <w:jc w:val="both"/>
        <w:rPr>
          <w:rFonts w:asciiTheme="majorBidi" w:eastAsia="Times New Roman" w:hAnsiTheme="majorBidi" w:cstheme="majorBidi"/>
          <w:b/>
          <w:bCs/>
          <w:i/>
          <w:iCs/>
          <w:lang w:val="en-GB"/>
        </w:rPr>
      </w:pPr>
    </w:p>
    <w:p w14:paraId="2D20B139" w14:textId="77777777" w:rsidR="000264F4" w:rsidRDefault="000264F4" w:rsidP="00C500F7">
      <w:pPr>
        <w:tabs>
          <w:tab w:val="left" w:pos="703"/>
        </w:tabs>
        <w:jc w:val="both"/>
        <w:rPr>
          <w:rFonts w:asciiTheme="majorBidi" w:eastAsia="Times New Roman" w:hAnsiTheme="majorBidi" w:cstheme="majorBidi"/>
          <w:b/>
          <w:bCs/>
          <w:i/>
          <w:iCs/>
          <w:lang w:val="en-GB"/>
        </w:rPr>
      </w:pPr>
    </w:p>
    <w:p w14:paraId="5A3BA7CE" w14:textId="1898BEAC" w:rsidR="004F7A80" w:rsidRPr="00F31509" w:rsidRDefault="004F7A80" w:rsidP="004F7A80">
      <w:pPr>
        <w:pStyle w:val="Didascalia"/>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ins w:id="17421" w:author="Jane Shaw" w:date="2015-10-30T12:49:00Z">
        <w:r w:rsidR="00AC6962">
          <w:rPr>
            <w:rFonts w:asciiTheme="majorBidi" w:eastAsia="Times New Roman" w:hAnsiTheme="majorBidi" w:cstheme="majorBidi"/>
            <w:lang w:val="en-GB"/>
          </w:rPr>
          <w:t>26</w:t>
        </w:r>
      </w:ins>
      <w:del w:id="17422" w:author="Jane Shaw" w:date="2015-10-30T12:49:00Z">
        <w:r w:rsidDel="00AC6962">
          <w:rPr>
            <w:rFonts w:asciiTheme="majorBidi" w:eastAsia="Times New Roman" w:hAnsiTheme="majorBidi" w:cstheme="majorBidi"/>
            <w:lang w:val="en-GB"/>
          </w:rPr>
          <w:delText>30</w:delText>
        </w:r>
      </w:del>
      <w:r>
        <w:rPr>
          <w:rFonts w:asciiTheme="majorBidi" w:eastAsia="Times New Roman" w:hAnsiTheme="majorBidi" w:cstheme="majorBidi"/>
          <w:lang w:val="en-GB"/>
        </w:rPr>
        <w:t xml:space="preserve">: Classification of millet and its derived products in </w:t>
      </w:r>
      <w:ins w:id="17423" w:author="Jane Shaw" w:date="2015-10-30T12:49:00Z">
        <w:r w:rsidR="00AC6962">
          <w:rPr>
            <w:rFonts w:asciiTheme="majorBidi" w:eastAsia="Times New Roman" w:hAnsiTheme="majorBidi" w:cstheme="majorBidi"/>
            <w:lang w:val="en-GB"/>
          </w:rPr>
          <w:t xml:space="preserve">the </w:t>
        </w:r>
      </w:ins>
      <w:r>
        <w:rPr>
          <w:rFonts w:asciiTheme="majorBidi" w:eastAsia="Times New Roman" w:hAnsiTheme="majorBidi" w:cstheme="majorBidi"/>
          <w:lang w:val="en-GB"/>
        </w:rPr>
        <w:t>FCL</w:t>
      </w:r>
    </w:p>
    <w:p w14:paraId="3DA16A58" w14:textId="77777777" w:rsidR="004F7A80" w:rsidRDefault="004F7A80" w:rsidP="000C4D1A">
      <w:pPr>
        <w:pStyle w:val="Didascalia"/>
        <w:jc w:val="both"/>
        <w:rPr>
          <w:rFonts w:asciiTheme="majorBidi" w:eastAsia="Times New Roman" w:hAnsiTheme="majorBidi" w:cstheme="majorBidi"/>
          <w:lang w:val="en-GB"/>
        </w:rPr>
      </w:pPr>
    </w:p>
    <w:p w14:paraId="74798A02" w14:textId="77777777" w:rsidR="004F7A80" w:rsidRDefault="004F7A80" w:rsidP="000C4D1A">
      <w:pPr>
        <w:pStyle w:val="Didascalia"/>
        <w:jc w:val="both"/>
        <w:rPr>
          <w:rFonts w:asciiTheme="majorBidi" w:eastAsia="Times New Roman" w:hAnsiTheme="majorBidi" w:cstheme="majorBidi"/>
          <w:lang w:val="en-GB"/>
        </w:rPr>
      </w:pPr>
    </w:p>
    <w:p w14:paraId="75B058F9" w14:textId="7241E5CA" w:rsidR="00EB7AF1" w:rsidRPr="00F31509" w:rsidRDefault="00EB7AF1" w:rsidP="00C500F7">
      <w:pPr>
        <w:jc w:val="both"/>
        <w:rPr>
          <w:rFonts w:asciiTheme="majorBidi" w:hAnsiTheme="majorBidi" w:cstheme="majorBidi"/>
          <w:lang w:val="en-GB"/>
        </w:rPr>
      </w:pPr>
    </w:p>
    <w:p w14:paraId="67C461FC" w14:textId="4435B6B3" w:rsidR="00AC6962" w:rsidRDefault="00B406F4" w:rsidP="00B406F4">
      <w:pPr>
        <w:pStyle w:val="Didascalia"/>
        <w:jc w:val="both"/>
        <w:rPr>
          <w:ins w:id="17424" w:author="Jane Shaw" w:date="2015-10-30T12:50:00Z"/>
          <w:rFonts w:asciiTheme="majorBidi" w:eastAsia="Times New Roman" w:hAnsiTheme="majorBidi" w:cstheme="majorBidi"/>
          <w:lang w:val="en-GB"/>
        </w:rPr>
      </w:pPr>
      <w:r w:rsidRPr="00F31509">
        <w:rPr>
          <w:rFonts w:asciiTheme="majorBidi" w:eastAsia="Times New Roman" w:hAnsiTheme="majorBidi" w:cstheme="majorBidi"/>
          <w:lang w:val="en-GB"/>
        </w:rPr>
        <w:t xml:space="preserve">Figure </w:t>
      </w:r>
      <w:ins w:id="17425" w:author="Jane Shaw" w:date="2015-10-30T12:49:00Z">
        <w:r w:rsidR="00AC6962">
          <w:rPr>
            <w:rFonts w:asciiTheme="majorBidi" w:hAnsiTheme="majorBidi" w:cstheme="majorBidi"/>
            <w:lang w:val="en-GB"/>
          </w:rPr>
          <w:t>27</w:t>
        </w:r>
      </w:ins>
      <w:del w:id="17426" w:author="Jane Shaw" w:date="2015-10-30T12:49:00Z">
        <w:r w:rsidDel="00AC6962">
          <w:rPr>
            <w:rFonts w:asciiTheme="majorBidi" w:hAnsiTheme="majorBidi" w:cstheme="majorBidi"/>
            <w:lang w:val="en-GB"/>
          </w:rPr>
          <w:delText>31</w:delText>
        </w:r>
      </w:del>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 xml:space="preserve">Commodity tree </w:t>
      </w:r>
      <w:del w:id="17427" w:author="Jane Shaw" w:date="2015-11-07T20:30:00Z">
        <w:r w:rsidRPr="00B406F4" w:rsidDel="001860EF">
          <w:rPr>
            <w:rFonts w:asciiTheme="majorBidi" w:eastAsia="Times New Roman" w:hAnsiTheme="majorBidi" w:cstheme="majorBidi"/>
            <w:lang w:val="en-GB"/>
          </w:rPr>
          <w:delText>o</w:delText>
        </w:r>
      </w:del>
      <w:r w:rsidRPr="00B406F4">
        <w:rPr>
          <w:rFonts w:asciiTheme="majorBidi" w:eastAsia="Times New Roman" w:hAnsiTheme="majorBidi" w:cstheme="majorBidi"/>
          <w:lang w:val="en-GB"/>
        </w:rPr>
        <w:t>f</w:t>
      </w:r>
      <w:ins w:id="17428" w:author="Jane Shaw" w:date="2015-11-07T20:30:00Z">
        <w:r w:rsidR="001860EF">
          <w:rPr>
            <w:rFonts w:asciiTheme="majorBidi" w:eastAsia="Times New Roman" w:hAnsiTheme="majorBidi" w:cstheme="majorBidi"/>
            <w:lang w:val="en-GB"/>
          </w:rPr>
          <w:t>or</w:t>
        </w:r>
      </w:ins>
      <w:r w:rsidRPr="00B406F4">
        <w:rPr>
          <w:rFonts w:asciiTheme="majorBidi" w:eastAsia="Times New Roman" w:hAnsiTheme="majorBidi" w:cstheme="majorBidi"/>
          <w:lang w:val="en-GB"/>
        </w:rPr>
        <w:t xml:space="preserve"> millet </w:t>
      </w:r>
    </w:p>
    <w:p w14:paraId="0952382E" w14:textId="1E5AC4AE" w:rsidR="00B406F4" w:rsidRPr="00AC6962" w:rsidRDefault="00AC6962" w:rsidP="00B406F4">
      <w:pPr>
        <w:pStyle w:val="Didascalia"/>
        <w:jc w:val="both"/>
        <w:rPr>
          <w:rFonts w:asciiTheme="majorBidi" w:hAnsiTheme="majorBidi" w:cstheme="majorBidi"/>
          <w:i w:val="0"/>
          <w:sz w:val="20"/>
          <w:szCs w:val="20"/>
          <w:lang w:val="en-GB"/>
          <w:rPrChange w:id="17429" w:author="Jane Shaw" w:date="2015-10-30T12:50:00Z">
            <w:rPr>
              <w:rFonts w:asciiTheme="majorBidi" w:hAnsiTheme="majorBidi" w:cstheme="majorBidi"/>
              <w:lang w:val="en-GB"/>
            </w:rPr>
          </w:rPrChange>
        </w:rPr>
      </w:pPr>
      <w:ins w:id="17430" w:author="Jane Shaw" w:date="2015-10-30T12:50:00Z">
        <w:r>
          <w:rPr>
            <w:rFonts w:asciiTheme="majorBidi" w:eastAsia="Times New Roman" w:hAnsiTheme="majorBidi" w:cstheme="majorBidi"/>
            <w:i w:val="0"/>
            <w:sz w:val="20"/>
            <w:szCs w:val="20"/>
            <w:lang w:val="en-GB"/>
          </w:rPr>
          <w:t xml:space="preserve">This is </w:t>
        </w:r>
      </w:ins>
      <w:del w:id="17431" w:author="Jane Shaw" w:date="2015-10-30T12:50:00Z">
        <w:r w:rsidR="00B406F4" w:rsidRPr="00AC6962" w:rsidDel="00AC6962">
          <w:rPr>
            <w:rFonts w:asciiTheme="majorBidi" w:eastAsia="Times New Roman" w:hAnsiTheme="majorBidi" w:cstheme="majorBidi"/>
            <w:i w:val="0"/>
            <w:sz w:val="20"/>
            <w:szCs w:val="20"/>
            <w:lang w:val="en-GB"/>
            <w:rPrChange w:id="17432" w:author="Jane Shaw" w:date="2015-10-30T12:50:00Z">
              <w:rPr>
                <w:rFonts w:asciiTheme="majorBidi" w:eastAsia="Times New Roman" w:hAnsiTheme="majorBidi" w:cstheme="majorBidi"/>
                <w:lang w:val="en-GB"/>
              </w:rPr>
            </w:rPrChange>
          </w:rPr>
          <w:delText>(</w:delText>
        </w:r>
      </w:del>
      <w:r w:rsidR="00B406F4" w:rsidRPr="00AC6962">
        <w:rPr>
          <w:rFonts w:asciiTheme="majorBidi" w:eastAsia="Times New Roman" w:hAnsiTheme="majorBidi" w:cstheme="majorBidi"/>
          <w:i w:val="0"/>
          <w:sz w:val="20"/>
          <w:szCs w:val="20"/>
          <w:lang w:val="en-GB"/>
          <w:rPrChange w:id="17433" w:author="Jane Shaw" w:date="2015-10-30T12:50:00Z">
            <w:rPr>
              <w:rFonts w:asciiTheme="majorBidi" w:eastAsia="Times New Roman" w:hAnsiTheme="majorBidi" w:cstheme="majorBidi"/>
              <w:lang w:val="en-GB"/>
            </w:rPr>
          </w:rPrChange>
        </w:rPr>
        <w:t xml:space="preserve">a simple example </w:t>
      </w:r>
      <w:del w:id="17434" w:author="Jane Shaw" w:date="2015-10-30T12:50:00Z">
        <w:r w:rsidR="00B406F4" w:rsidRPr="00AC6962" w:rsidDel="00AC6962">
          <w:rPr>
            <w:rFonts w:asciiTheme="majorBidi" w:eastAsia="Times New Roman" w:hAnsiTheme="majorBidi" w:cstheme="majorBidi"/>
            <w:i w:val="0"/>
            <w:sz w:val="20"/>
            <w:szCs w:val="20"/>
            <w:lang w:val="en-GB"/>
            <w:rPrChange w:id="17435" w:author="Jane Shaw" w:date="2015-10-30T12:50:00Z">
              <w:rPr>
                <w:rFonts w:asciiTheme="majorBidi" w:eastAsia="Times New Roman" w:hAnsiTheme="majorBidi" w:cstheme="majorBidi"/>
                <w:lang w:val="en-GB"/>
              </w:rPr>
            </w:rPrChange>
          </w:rPr>
          <w:delText xml:space="preserve">as it only </w:delText>
        </w:r>
      </w:del>
      <w:ins w:id="17436" w:author="Jane Shaw" w:date="2015-10-30T12:50:00Z">
        <w:r>
          <w:rPr>
            <w:rFonts w:asciiTheme="majorBidi" w:eastAsia="Times New Roman" w:hAnsiTheme="majorBidi" w:cstheme="majorBidi"/>
            <w:i w:val="0"/>
            <w:sz w:val="20"/>
            <w:szCs w:val="20"/>
            <w:lang w:val="en-GB"/>
          </w:rPr>
          <w:t xml:space="preserve">that </w:t>
        </w:r>
      </w:ins>
      <w:r w:rsidR="00B406F4" w:rsidRPr="00AC6962">
        <w:rPr>
          <w:rFonts w:asciiTheme="majorBidi" w:eastAsia="Times New Roman" w:hAnsiTheme="majorBidi" w:cstheme="majorBidi"/>
          <w:i w:val="0"/>
          <w:sz w:val="20"/>
          <w:szCs w:val="20"/>
          <w:lang w:val="en-GB"/>
          <w:rPrChange w:id="17437" w:author="Jane Shaw" w:date="2015-10-30T12:50:00Z">
            <w:rPr>
              <w:rFonts w:asciiTheme="majorBidi" w:eastAsia="Times New Roman" w:hAnsiTheme="majorBidi" w:cstheme="majorBidi"/>
              <w:lang w:val="en-GB"/>
            </w:rPr>
          </w:rPrChange>
        </w:rPr>
        <w:t xml:space="preserve">includes </w:t>
      </w:r>
      <w:ins w:id="17438" w:author="Jane Shaw" w:date="2015-10-30T12:50:00Z">
        <w:r>
          <w:rPr>
            <w:rFonts w:asciiTheme="majorBidi" w:eastAsia="Times New Roman" w:hAnsiTheme="majorBidi" w:cstheme="majorBidi"/>
            <w:i w:val="0"/>
            <w:sz w:val="20"/>
            <w:szCs w:val="20"/>
            <w:lang w:val="en-GB"/>
          </w:rPr>
          <w:t xml:space="preserve">only </w:t>
        </w:r>
      </w:ins>
      <w:del w:id="17439" w:author="Jane Shaw" w:date="2015-10-30T12:50:00Z">
        <w:r w:rsidR="00B406F4" w:rsidRPr="00AC6962" w:rsidDel="00AC6962">
          <w:rPr>
            <w:rFonts w:asciiTheme="majorBidi" w:eastAsia="Times New Roman" w:hAnsiTheme="majorBidi" w:cstheme="majorBidi"/>
            <w:i w:val="0"/>
            <w:sz w:val="20"/>
            <w:szCs w:val="20"/>
            <w:lang w:val="en-GB"/>
            <w:rPrChange w:id="17440" w:author="Jane Shaw" w:date="2015-10-30T12:50:00Z">
              <w:rPr>
                <w:rFonts w:asciiTheme="majorBidi" w:eastAsia="Times New Roman" w:hAnsiTheme="majorBidi" w:cstheme="majorBidi"/>
                <w:lang w:val="en-GB"/>
              </w:rPr>
            </w:rPrChange>
          </w:rPr>
          <w:delText xml:space="preserve">1st </w:delText>
        </w:r>
      </w:del>
      <w:ins w:id="17441" w:author="Jane Shaw" w:date="2015-10-30T12:50:00Z">
        <w:r>
          <w:rPr>
            <w:rFonts w:asciiTheme="majorBidi" w:eastAsia="Times New Roman" w:hAnsiTheme="majorBidi" w:cstheme="majorBidi"/>
            <w:i w:val="0"/>
            <w:sz w:val="20"/>
            <w:szCs w:val="20"/>
            <w:lang w:val="en-GB"/>
          </w:rPr>
          <w:t>first-</w:t>
        </w:r>
      </w:ins>
      <w:r w:rsidR="00B406F4" w:rsidRPr="00AC6962">
        <w:rPr>
          <w:rFonts w:asciiTheme="majorBidi" w:eastAsia="Times New Roman" w:hAnsiTheme="majorBidi" w:cstheme="majorBidi"/>
          <w:i w:val="0"/>
          <w:sz w:val="20"/>
          <w:szCs w:val="20"/>
          <w:lang w:val="en-GB"/>
          <w:rPrChange w:id="17442" w:author="Jane Shaw" w:date="2015-10-30T12:50:00Z">
            <w:rPr>
              <w:rFonts w:asciiTheme="majorBidi" w:eastAsia="Times New Roman" w:hAnsiTheme="majorBidi" w:cstheme="majorBidi"/>
              <w:lang w:val="en-GB"/>
            </w:rPr>
          </w:rPrChange>
        </w:rPr>
        <w:t>level processed products</w:t>
      </w:r>
      <w:ins w:id="17443" w:author="Jane Shaw" w:date="2015-10-30T12:50:00Z">
        <w:r>
          <w:rPr>
            <w:rFonts w:asciiTheme="majorBidi" w:eastAsia="Times New Roman" w:hAnsiTheme="majorBidi" w:cstheme="majorBidi"/>
            <w:i w:val="0"/>
            <w:sz w:val="20"/>
            <w:szCs w:val="20"/>
            <w:lang w:val="en-GB"/>
          </w:rPr>
          <w:t>.</w:t>
        </w:r>
      </w:ins>
      <w:del w:id="17444" w:author="Jane Shaw" w:date="2015-10-30T12:50:00Z">
        <w:r w:rsidR="00B406F4" w:rsidRPr="00AC6962" w:rsidDel="00AC6962">
          <w:rPr>
            <w:rFonts w:asciiTheme="majorBidi" w:eastAsia="Times New Roman" w:hAnsiTheme="majorBidi" w:cstheme="majorBidi"/>
            <w:i w:val="0"/>
            <w:sz w:val="20"/>
            <w:szCs w:val="20"/>
            <w:lang w:val="en-GB"/>
            <w:rPrChange w:id="17445" w:author="Jane Shaw" w:date="2015-10-30T12:50:00Z">
              <w:rPr>
                <w:rFonts w:asciiTheme="majorBidi" w:eastAsia="Times New Roman" w:hAnsiTheme="majorBidi" w:cstheme="majorBidi"/>
                <w:lang w:val="en-GB"/>
              </w:rPr>
            </w:rPrChange>
          </w:rPr>
          <w:delText>)</w:delText>
        </w:r>
      </w:del>
    </w:p>
    <w:p w14:paraId="3241E998" w14:textId="037FBD7B"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As long as single commodities are identified in the reference product classification (one-to-one and one-to-many correspondences), commodity trees can be developed. Commodity trees are </w:t>
      </w:r>
      <w:del w:id="17446" w:author="Jane Shaw" w:date="2015-11-07T20:30:00Z">
        <w:r w:rsidRPr="00F31509" w:rsidDel="001860E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independent</w:t>
      </w:r>
      <w:del w:id="17447" w:author="Jane Shaw" w:date="2015-11-07T20:30:00Z">
        <w:r w:rsidRPr="00F31509" w:rsidDel="001860E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del w:id="17448" w:author="Jane Shaw" w:date="2015-10-30T12:51:00Z">
        <w:r w:rsidRPr="00F31509" w:rsidDel="00243F4A">
          <w:rPr>
            <w:rFonts w:asciiTheme="majorBidi" w:eastAsia="Times New Roman" w:hAnsiTheme="majorBidi" w:cstheme="majorBidi"/>
            <w:lang w:val="en-GB"/>
          </w:rPr>
          <w:delText xml:space="preserve">from </w:delText>
        </w:r>
      </w:del>
      <w:ins w:id="17449" w:author="Jane Shaw" w:date="2015-10-30T12:51:00Z">
        <w:r w:rsidR="00243F4A">
          <w:rPr>
            <w:rFonts w:asciiTheme="majorBidi" w:eastAsia="Times New Roman" w:hAnsiTheme="majorBidi" w:cstheme="majorBidi"/>
            <w:lang w:val="en-GB"/>
          </w:rPr>
          <w:t xml:space="preserve">of </w:t>
        </w:r>
      </w:ins>
      <w:r w:rsidRPr="00F31509">
        <w:rPr>
          <w:rFonts w:asciiTheme="majorBidi" w:eastAsia="Times New Roman" w:hAnsiTheme="majorBidi" w:cstheme="majorBidi"/>
          <w:lang w:val="en-GB"/>
        </w:rPr>
        <w:t>the statistical classification used</w:t>
      </w:r>
      <w:del w:id="17450" w:author="Jane Shaw" w:date="2015-10-30T12:52:00Z">
        <w:r w:rsidRPr="00F31509" w:rsidDel="00CD6778">
          <w:rPr>
            <w:rFonts w:asciiTheme="majorBidi" w:eastAsia="Times New Roman" w:hAnsiTheme="majorBidi" w:cstheme="majorBidi"/>
            <w:lang w:val="en-GB"/>
          </w:rPr>
          <w:delText>, or better</w:delText>
        </w:r>
      </w:del>
      <w:r w:rsidRPr="00F31509">
        <w:rPr>
          <w:rFonts w:asciiTheme="majorBidi" w:eastAsia="Times New Roman" w:hAnsiTheme="majorBidi" w:cstheme="majorBidi"/>
          <w:lang w:val="en-GB"/>
        </w:rPr>
        <w:t>: their structure does not depend on the reference classification hierarchy</w:t>
      </w:r>
      <w:ins w:id="17451" w:author="Jane Shaw" w:date="2015-11-07T20:30:00Z">
        <w:r w:rsidR="001860EF">
          <w:rPr>
            <w:rFonts w:asciiTheme="majorBidi" w:eastAsia="Times New Roman" w:hAnsiTheme="majorBidi" w:cstheme="majorBidi"/>
            <w:lang w:val="en-GB"/>
          </w:rPr>
          <w:t>,</w:t>
        </w:r>
      </w:ins>
      <w:ins w:id="17452" w:author="Jane Shaw" w:date="2015-10-30T12:52:00Z">
        <w:r w:rsidR="00CD6778">
          <w:rPr>
            <w:rFonts w:asciiTheme="majorBidi" w:eastAsia="Times New Roman" w:hAnsiTheme="majorBidi" w:cstheme="majorBidi"/>
            <w:lang w:val="en-GB"/>
          </w:rPr>
          <w:t xml:space="preserve"> </w:t>
        </w:r>
      </w:ins>
      <w:ins w:id="17453" w:author="Jane Shaw" w:date="2015-11-07T20:30:00Z">
        <w:r w:rsidR="001860EF">
          <w:rPr>
            <w:rFonts w:asciiTheme="majorBidi" w:eastAsia="Times New Roman" w:hAnsiTheme="majorBidi" w:cstheme="majorBidi"/>
            <w:lang w:val="en-GB"/>
          </w:rPr>
          <w:t xml:space="preserve">and </w:t>
        </w:r>
      </w:ins>
      <w:del w:id="17454" w:author="Jane Shaw" w:date="2015-10-30T12:52:00Z">
        <w:r w:rsidRPr="00F31509" w:rsidDel="00CD6778">
          <w:rPr>
            <w:rFonts w:asciiTheme="majorBidi" w:eastAsia="Times New Roman" w:hAnsiTheme="majorBidi" w:cstheme="majorBidi"/>
            <w:lang w:val="en-GB"/>
          </w:rPr>
          <w:delText>.</w:delText>
        </w:r>
      </w:del>
      <w:del w:id="17455" w:author="Jane Shaw" w:date="2015-11-07T20:30:00Z">
        <w:r w:rsidRPr="00F31509" w:rsidDel="001860EF">
          <w:rPr>
            <w:rFonts w:asciiTheme="majorBidi" w:eastAsia="Times New Roman" w:hAnsiTheme="majorBidi" w:cstheme="majorBidi"/>
            <w:lang w:val="en-GB"/>
          </w:rPr>
          <w:delText xml:space="preserve"> </w:delText>
        </w:r>
      </w:del>
      <w:del w:id="17456" w:author="Jane Shaw" w:date="2015-10-30T12:52:00Z">
        <w:r w:rsidRPr="00F31509" w:rsidDel="00CD6778">
          <w:rPr>
            <w:rFonts w:asciiTheme="majorBidi" w:eastAsia="Times New Roman" w:hAnsiTheme="majorBidi" w:cstheme="majorBidi"/>
            <w:lang w:val="en-GB"/>
          </w:rPr>
          <w:delText xml:space="preserve">Indeed, </w:delText>
        </w:r>
      </w:del>
      <w:ins w:id="17457" w:author="Jane Shaw" w:date="2015-10-30T12:52:00Z">
        <w:r w:rsidR="00CD6778">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relations set in the trees should not be confused with the classification hierarchy. In a hierarchical classification</w:t>
      </w:r>
      <w:r w:rsidRPr="00CD6778">
        <w:rPr>
          <w:rFonts w:asciiTheme="majorBidi" w:eastAsia="Times New Roman" w:hAnsiTheme="majorBidi" w:cstheme="majorBidi"/>
          <w:lang w:val="en-GB"/>
          <w:rPrChange w:id="17458" w:author="Jane Shaw" w:date="2015-10-30T12:52:00Z">
            <w:rPr>
              <w:rFonts w:asciiTheme="majorBidi" w:eastAsia="Times New Roman" w:hAnsiTheme="majorBidi" w:cstheme="majorBidi"/>
              <w:u w:val="single"/>
              <w:lang w:val="en-GB"/>
            </w:rPr>
          </w:rPrChange>
        </w:rPr>
        <w:t>,</w:t>
      </w:r>
      <w:r w:rsidRPr="00F31509">
        <w:rPr>
          <w:rFonts w:asciiTheme="majorBidi" w:eastAsia="Times New Roman" w:hAnsiTheme="majorBidi" w:cstheme="majorBidi"/>
          <w:lang w:val="en-GB"/>
        </w:rPr>
        <w:t xml:space="preserve"> items at the lower level can be grouped/aggregated into an item at the higher level. For example</w:t>
      </w:r>
      <w:ins w:id="17459" w:author="Jane Shaw" w:date="2015-10-30T12:52:00Z">
        <w:r w:rsidR="00CD6778">
          <w:rPr>
            <w:rFonts w:asciiTheme="majorBidi" w:eastAsia="Times New Roman" w:hAnsiTheme="majorBidi" w:cstheme="majorBidi"/>
            <w:lang w:val="en-GB"/>
          </w:rPr>
          <w:t>,</w:t>
        </w:r>
      </w:ins>
      <w:del w:id="17460" w:author="Jane Shaw" w:date="2015-10-30T12:52: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millet, wheat, barley and maize can be grouped into </w:t>
      </w:r>
      <w:del w:id="17461" w:author="Jane Shaw" w:date="2015-10-30T12:52: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cereals</w:t>
      </w:r>
      <w:ins w:id="17462" w:author="Jane Shaw" w:date="2015-10-30T12:53:00Z">
        <w:r w:rsidR="00CD6778">
          <w:rPr>
            <w:rFonts w:asciiTheme="majorBidi" w:eastAsia="Times New Roman" w:hAnsiTheme="majorBidi" w:cstheme="majorBidi"/>
            <w:lang w:val="en-GB"/>
          </w:rPr>
          <w:t>,</w:t>
        </w:r>
      </w:ins>
      <w:del w:id="17463" w:author="Jane Shaw" w:date="2015-10-30T12:52: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or seeds and grains of millet can be grouped into </w:t>
      </w:r>
      <w:del w:id="17464" w:author="Jane Shaw" w:date="2015-10-30T12:53: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millet</w:t>
      </w:r>
      <w:del w:id="17465" w:author="Jane Shaw" w:date="2015-10-30T12:53: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This is not true for commodity trees</w:t>
      </w:r>
      <w:ins w:id="17466" w:author="Jane Shaw" w:date="2015-10-30T12:53:00Z">
        <w:r w:rsidR="00CD6778">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t>
      </w:r>
      <w:del w:id="17467" w:author="Jane Shaw" w:date="2015-10-30T12:53:00Z">
        <w:r w:rsidRPr="00F31509" w:rsidDel="00CD6778">
          <w:rPr>
            <w:rFonts w:asciiTheme="majorBidi" w:eastAsia="Times New Roman" w:hAnsiTheme="majorBidi" w:cstheme="majorBidi"/>
            <w:lang w:val="en-GB"/>
          </w:rPr>
          <w:delText xml:space="preserve">where </w:delText>
        </w:r>
      </w:del>
      <w:ins w:id="17468" w:author="Jane Shaw" w:date="2015-10-30T12:53:00Z">
        <w:r w:rsidR="00CD6778">
          <w:rPr>
            <w:rFonts w:asciiTheme="majorBidi" w:eastAsia="Times New Roman" w:hAnsiTheme="majorBidi" w:cstheme="majorBidi"/>
            <w:lang w:val="en-GB"/>
          </w:rPr>
          <w:t xml:space="preserve">in which </w:t>
        </w:r>
      </w:ins>
      <w:r w:rsidRPr="00F31509">
        <w:rPr>
          <w:rFonts w:asciiTheme="majorBidi" w:eastAsia="Times New Roman" w:hAnsiTheme="majorBidi" w:cstheme="majorBidi"/>
          <w:lang w:val="en-GB"/>
        </w:rPr>
        <w:t xml:space="preserve">flour, bran and beer cannot be grouped into millet unless quantities are first expressed in terms of primary equivalents by applying extraction rates. </w:t>
      </w:r>
    </w:p>
    <w:p w14:paraId="25AB3E7E" w14:textId="7211A09D" w:rsidR="00EB7AF1" w:rsidRPr="00F31509" w:rsidRDefault="60226960" w:rsidP="00C500F7">
      <w:pPr>
        <w:tabs>
          <w:tab w:val="left" w:pos="703"/>
        </w:tabs>
        <w:jc w:val="both"/>
        <w:rPr>
          <w:rFonts w:asciiTheme="majorBidi" w:hAnsiTheme="majorBidi" w:cstheme="majorBidi"/>
          <w:lang w:val="en-GB"/>
        </w:rPr>
      </w:pPr>
      <w:del w:id="17469" w:author="Jane Shaw" w:date="2015-10-30T12:53:00Z">
        <w:r w:rsidRPr="00F31509" w:rsidDel="00CD6778">
          <w:rPr>
            <w:rFonts w:asciiTheme="majorBidi" w:eastAsia="Times New Roman" w:hAnsiTheme="majorBidi" w:cstheme="majorBidi"/>
            <w:lang w:val="en-GB"/>
          </w:rPr>
          <w:delText xml:space="preserve">Therefore </w:delText>
        </w:r>
      </w:del>
      <w:del w:id="17470" w:author="Jane Shaw" w:date="2015-10-30T12:54:00Z">
        <w:r w:rsidR="00CD6778" w:rsidRPr="00F31509" w:rsidDel="00CD6778">
          <w:rPr>
            <w:rFonts w:asciiTheme="majorBidi" w:eastAsia="Times New Roman" w:hAnsiTheme="majorBidi" w:cstheme="majorBidi"/>
            <w:lang w:val="en-GB"/>
          </w:rPr>
          <w:delText xml:space="preserve">In </w:delText>
        </w:r>
      </w:del>
      <w:del w:id="17471" w:author="Jane Shaw" w:date="2015-10-30T12:53:00Z">
        <w:r w:rsidRPr="00F31509" w:rsidDel="00CD6778">
          <w:rPr>
            <w:rFonts w:asciiTheme="majorBidi" w:eastAsia="Times New Roman" w:hAnsiTheme="majorBidi" w:cstheme="majorBidi"/>
            <w:lang w:val="en-GB"/>
          </w:rPr>
          <w:delText xml:space="preserve">CT </w:delText>
        </w:r>
      </w:del>
      <w:ins w:id="17472" w:author="Jane Shaw" w:date="2015-10-30T12:53:00Z">
        <w:r w:rsidR="00CD6778">
          <w:rPr>
            <w:rFonts w:asciiTheme="majorBidi" w:eastAsia="Times New Roman" w:hAnsiTheme="majorBidi" w:cstheme="majorBidi"/>
            <w:lang w:val="en-GB"/>
          </w:rPr>
          <w:t xml:space="preserve">Commodity trees </w:t>
        </w:r>
      </w:ins>
      <w:del w:id="17473" w:author="Jane Shaw" w:date="2015-10-30T12:54:00Z">
        <w:r w:rsidRPr="00F31509" w:rsidDel="00CD6778">
          <w:rPr>
            <w:rFonts w:asciiTheme="majorBidi" w:eastAsia="Times New Roman" w:hAnsiTheme="majorBidi" w:cstheme="majorBidi"/>
            <w:lang w:val="en-GB"/>
          </w:rPr>
          <w:delText xml:space="preserve">the key is </w:delText>
        </w:r>
      </w:del>
      <w:ins w:id="17474" w:author="Jane Shaw" w:date="2015-10-30T12:54:00Z">
        <w:r w:rsidR="00CD6778">
          <w:rPr>
            <w:rFonts w:asciiTheme="majorBidi" w:eastAsia="Times New Roman" w:hAnsiTheme="majorBidi" w:cstheme="majorBidi"/>
            <w:lang w:val="en-GB"/>
          </w:rPr>
          <w:t xml:space="preserve">therefore show </w:t>
        </w:r>
      </w:ins>
      <w:r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i/>
          <w:iCs/>
          <w:lang w:val="en-GB"/>
        </w:rPr>
        <w:t>relation</w:t>
      </w:r>
      <w:ins w:id="17475" w:author="Jane Shaw" w:date="2015-10-30T12:54:00Z">
        <w:r w:rsidR="00CD6778">
          <w:rPr>
            <w:rFonts w:asciiTheme="majorBidi" w:eastAsia="Times New Roman" w:hAnsiTheme="majorBidi" w:cstheme="majorBidi"/>
            <w:i/>
            <w:iCs/>
            <w:lang w:val="en-GB"/>
          </w:rPr>
          <w:t>s</w:t>
        </w:r>
      </w:ins>
      <w:r w:rsidRPr="00F31509">
        <w:rPr>
          <w:rFonts w:asciiTheme="majorBidi" w:eastAsia="Times New Roman" w:hAnsiTheme="majorBidi" w:cstheme="majorBidi"/>
          <w:lang w:val="en-GB"/>
        </w:rPr>
        <w:t xml:space="preserve"> </w:t>
      </w:r>
      <w:del w:id="17476" w:author="Jane Shaw" w:date="2015-10-30T12:54:00Z">
        <w:r w:rsidRPr="00F31509" w:rsidDel="00CD6778">
          <w:rPr>
            <w:rFonts w:asciiTheme="majorBidi" w:eastAsia="Times New Roman" w:hAnsiTheme="majorBidi" w:cstheme="majorBidi"/>
            <w:lang w:val="en-GB"/>
          </w:rPr>
          <w:delText xml:space="preserve">set </w:delText>
        </w:r>
      </w:del>
      <w:r w:rsidRPr="00F31509">
        <w:rPr>
          <w:rFonts w:asciiTheme="majorBidi" w:eastAsia="Times New Roman" w:hAnsiTheme="majorBidi" w:cstheme="majorBidi"/>
          <w:lang w:val="en-GB"/>
        </w:rPr>
        <w:t>among</w:t>
      </w:r>
      <w:del w:id="17477" w:author="Jane Shaw" w:date="2015-10-30T12:54:00Z">
        <w:r w:rsidRPr="00F31509" w:rsidDel="00CD6778">
          <w:rPr>
            <w:rFonts w:asciiTheme="majorBidi" w:eastAsia="Times New Roman" w:hAnsiTheme="majorBidi" w:cstheme="majorBidi"/>
            <w:lang w:val="en-GB"/>
          </w:rPr>
          <w:delText>st</w:delText>
        </w:r>
      </w:del>
      <w:r w:rsidRPr="00F31509">
        <w:rPr>
          <w:rFonts w:asciiTheme="majorBidi" w:eastAsia="Times New Roman" w:hAnsiTheme="majorBidi" w:cstheme="majorBidi"/>
          <w:lang w:val="en-GB"/>
        </w:rPr>
        <w:t xml:space="preserve"> commodities (Figure </w:t>
      </w:r>
      <w:del w:id="17478" w:author="Jane Shaw" w:date="2015-10-30T12:54:00Z">
        <w:r w:rsidRPr="00F31509" w:rsidDel="00CD6778">
          <w:rPr>
            <w:rFonts w:asciiTheme="majorBidi" w:eastAsia="Times New Roman" w:hAnsiTheme="majorBidi" w:cstheme="majorBidi"/>
            <w:lang w:val="en-GB"/>
          </w:rPr>
          <w:delText>32</w:delText>
        </w:r>
      </w:del>
      <w:ins w:id="17479" w:author="Jane Shaw" w:date="2015-10-30T12:54:00Z">
        <w:r w:rsidR="00CD6778">
          <w:rPr>
            <w:rFonts w:asciiTheme="majorBidi" w:eastAsia="Times New Roman" w:hAnsiTheme="majorBidi" w:cstheme="majorBidi"/>
            <w:lang w:val="en-GB"/>
          </w:rPr>
          <w:t>28</w:t>
        </w:r>
      </w:ins>
      <w:r w:rsidRPr="00F31509">
        <w:rPr>
          <w:rFonts w:asciiTheme="majorBidi" w:eastAsia="Times New Roman" w:hAnsiTheme="majorBidi" w:cstheme="majorBidi"/>
          <w:lang w:val="en-GB"/>
        </w:rPr>
        <w:t>)</w:t>
      </w:r>
      <w:ins w:id="17480" w:author="Jane Shaw" w:date="2015-10-30T12:54:00Z">
        <w:r w:rsidR="00CD6778">
          <w:rPr>
            <w:rFonts w:asciiTheme="majorBidi" w:eastAsia="Times New Roman" w:hAnsiTheme="majorBidi" w:cstheme="majorBidi"/>
            <w:lang w:val="en-GB"/>
          </w:rPr>
          <w:t>,</w:t>
        </w:r>
      </w:ins>
      <w:r w:rsidRPr="00F31509">
        <w:rPr>
          <w:rFonts w:asciiTheme="majorBidi" w:eastAsia="Times New Roman" w:hAnsiTheme="majorBidi" w:cstheme="majorBidi"/>
          <w:lang w:val="en-GB"/>
        </w:rPr>
        <w:t xml:space="preserve"> while </w:t>
      </w:r>
      <w:ins w:id="17481" w:author="Jane Shaw" w:date="2015-10-30T12:54:00Z">
        <w:r w:rsidR="00CD6778">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commodities </w:t>
      </w:r>
      <w:ins w:id="17482" w:author="Jane Shaw" w:date="2015-10-30T12:54:00Z">
        <w:r w:rsidR="00CD6778">
          <w:rPr>
            <w:rFonts w:asciiTheme="majorBidi" w:eastAsia="Times New Roman" w:hAnsiTheme="majorBidi" w:cstheme="majorBidi"/>
            <w:lang w:val="en-GB"/>
          </w:rPr>
          <w:t xml:space="preserve">themselves </w:t>
        </w:r>
      </w:ins>
      <w:r w:rsidRPr="00F31509">
        <w:rPr>
          <w:rFonts w:asciiTheme="majorBidi" w:eastAsia="Times New Roman" w:hAnsiTheme="majorBidi" w:cstheme="majorBidi"/>
          <w:lang w:val="en-GB"/>
        </w:rPr>
        <w:t xml:space="preserve">are listed in the reference product classification (Figure </w:t>
      </w:r>
      <w:ins w:id="17483" w:author="Jane Shaw" w:date="2015-10-30T12:54:00Z">
        <w:r w:rsidR="00CD6778">
          <w:rPr>
            <w:rFonts w:asciiTheme="majorBidi" w:eastAsia="Times New Roman" w:hAnsiTheme="majorBidi" w:cstheme="majorBidi"/>
            <w:lang w:val="en-GB"/>
          </w:rPr>
          <w:t>29</w:t>
        </w:r>
      </w:ins>
      <w:del w:id="17484" w:author="Jane Shaw" w:date="2015-10-30T12:54:00Z">
        <w:r w:rsidRPr="00F31509" w:rsidDel="00CD6778">
          <w:rPr>
            <w:rFonts w:asciiTheme="majorBidi" w:eastAsia="Times New Roman" w:hAnsiTheme="majorBidi" w:cstheme="majorBidi"/>
            <w:lang w:val="en-GB"/>
          </w:rPr>
          <w:delText>33</w:delText>
        </w:r>
      </w:del>
      <w:r w:rsidRPr="00F31509">
        <w:rPr>
          <w:rFonts w:asciiTheme="majorBidi" w:eastAsia="Times New Roman" w:hAnsiTheme="majorBidi" w:cstheme="majorBidi"/>
          <w:lang w:val="en-GB"/>
        </w:rPr>
        <w:t>). This approach based on commodity trees will be maintained in the new system. The innovation is that SUA</w:t>
      </w:r>
      <w:ins w:id="17485" w:author="Jane Shaw" w:date="2015-10-30T12:55:00Z">
        <w:r w:rsidR="00CD6778">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are expressed in </w:t>
      </w:r>
      <w:ins w:id="17486" w:author="Jane Shaw" w:date="2015-10-30T12:55:00Z">
        <w:r w:rsidR="00CD6778">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CPC expanded, </w:t>
      </w:r>
      <w:del w:id="17487" w:author="Jane Shaw" w:date="2015-10-30T12:55:00Z">
        <w:r w:rsidRPr="00F31509" w:rsidDel="00CD6778">
          <w:rPr>
            <w:rFonts w:asciiTheme="majorBidi" w:eastAsia="Times New Roman" w:hAnsiTheme="majorBidi" w:cstheme="majorBidi"/>
            <w:lang w:val="en-GB"/>
          </w:rPr>
          <w:delText xml:space="preserve">in place </w:delText>
        </w:r>
      </w:del>
      <w:ins w:id="17488" w:author="Jane Shaw" w:date="2015-10-30T12:55:00Z">
        <w:r w:rsidR="00CD6778">
          <w:rPr>
            <w:rFonts w:asciiTheme="majorBidi" w:eastAsia="Times New Roman" w:hAnsiTheme="majorBidi" w:cstheme="majorBidi"/>
            <w:lang w:val="en-GB"/>
          </w:rPr>
          <w:t xml:space="preserve">instead </w:t>
        </w:r>
      </w:ins>
      <w:r w:rsidRPr="00F31509">
        <w:rPr>
          <w:rFonts w:asciiTheme="majorBidi" w:eastAsia="Times New Roman" w:hAnsiTheme="majorBidi" w:cstheme="majorBidi"/>
          <w:lang w:val="en-GB"/>
        </w:rPr>
        <w:t xml:space="preserve">of the FCL. However, commodities in FBS, defined in terms of primary equivalents, will continue </w:t>
      </w:r>
      <w:ins w:id="17489" w:author="Jane Shaw" w:date="2015-11-07T20:30:00Z">
        <w:r w:rsidR="001860EF">
          <w:rPr>
            <w:rFonts w:asciiTheme="majorBidi" w:eastAsia="Times New Roman" w:hAnsiTheme="majorBidi" w:cstheme="majorBidi"/>
            <w:lang w:val="en-GB"/>
          </w:rPr>
          <w:t xml:space="preserve">to </w:t>
        </w:r>
      </w:ins>
      <w:r w:rsidRPr="00F31509">
        <w:rPr>
          <w:rFonts w:asciiTheme="majorBidi" w:eastAsia="Times New Roman" w:hAnsiTheme="majorBidi" w:cstheme="majorBidi"/>
          <w:lang w:val="en-GB"/>
        </w:rPr>
        <w:t xml:space="preserve">follow the </w:t>
      </w:r>
      <w:r w:rsidRPr="00CD6778">
        <w:rPr>
          <w:rFonts w:asciiTheme="majorBidi" w:eastAsia="Times New Roman" w:hAnsiTheme="majorBidi" w:cstheme="majorBidi"/>
          <w:iCs/>
          <w:lang w:val="en-GB"/>
          <w:rPrChange w:id="17490" w:author="Jane Shaw" w:date="2015-10-30T12:55:00Z">
            <w:rPr>
              <w:rFonts w:asciiTheme="majorBidi" w:eastAsia="Times New Roman" w:hAnsiTheme="majorBidi" w:cstheme="majorBidi"/>
              <w:i/>
              <w:iCs/>
              <w:lang w:val="en-GB"/>
            </w:rPr>
          </w:rPrChange>
        </w:rPr>
        <w:t>ad hoc</w:t>
      </w:r>
      <w:r w:rsidRPr="0077041A">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codification as in the old system (while links </w:t>
      </w:r>
      <w:ins w:id="17491" w:author="Jane Shaw" w:date="2015-10-30T12:55:00Z">
        <w:r w:rsidR="00CD6778">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 xml:space="preserve">built to </w:t>
      </w:r>
      <w:ins w:id="17492" w:author="Jane Shaw" w:date="2015-10-30T12:55:00Z">
        <w:r w:rsidR="00CD6778">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CPC). For example</w:t>
      </w:r>
      <w:ins w:id="17493" w:author="Jane Shaw" w:date="2015-10-30T12:55:00Z">
        <w:r w:rsidR="00CD6778">
          <w:rPr>
            <w:rFonts w:asciiTheme="majorBidi" w:eastAsia="Times New Roman" w:hAnsiTheme="majorBidi" w:cstheme="majorBidi"/>
            <w:lang w:val="en-GB"/>
          </w:rPr>
          <w:t>,</w:t>
        </w:r>
      </w:ins>
      <w:del w:id="17494" w:author="Jane Shaw" w:date="2015-10-30T12:55:00Z">
        <w:r w:rsidRPr="00F31509" w:rsidDel="00CD677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w:t>
      </w:r>
      <w:r w:rsidR="00CD6778" w:rsidRPr="00F31509">
        <w:rPr>
          <w:rFonts w:asciiTheme="majorBidi" w:eastAsia="Times New Roman" w:hAnsiTheme="majorBidi" w:cstheme="majorBidi"/>
          <w:lang w:val="en-GB"/>
        </w:rPr>
        <w:t xml:space="preserve">millet </w:t>
      </w:r>
      <w:del w:id="17495" w:author="Jane Shaw" w:date="2015-10-30T12:56:00Z">
        <w:r w:rsidRPr="00F31509" w:rsidDel="00CD6778">
          <w:rPr>
            <w:rFonts w:asciiTheme="majorBidi" w:eastAsia="Times New Roman" w:hAnsiTheme="majorBidi" w:cstheme="majorBidi"/>
            <w:lang w:val="en-GB"/>
          </w:rPr>
          <w:delText xml:space="preserve">in FBS </w:delText>
        </w:r>
      </w:del>
      <w:r w:rsidRPr="00F31509">
        <w:rPr>
          <w:rFonts w:asciiTheme="majorBidi" w:eastAsia="Times New Roman" w:hAnsiTheme="majorBidi" w:cstheme="majorBidi"/>
          <w:lang w:val="en-GB"/>
        </w:rPr>
        <w:t xml:space="preserve">is coded 2517 </w:t>
      </w:r>
      <w:ins w:id="17496" w:author="Jane Shaw" w:date="2015-10-30T12:56:00Z">
        <w:r w:rsidR="00CD6778" w:rsidRPr="00F31509">
          <w:rPr>
            <w:rFonts w:asciiTheme="majorBidi" w:eastAsia="Times New Roman" w:hAnsiTheme="majorBidi" w:cstheme="majorBidi"/>
            <w:lang w:val="en-GB"/>
          </w:rPr>
          <w:t xml:space="preserve">in FBS </w:t>
        </w:r>
      </w:ins>
      <w:r w:rsidRPr="00F31509">
        <w:rPr>
          <w:rFonts w:asciiTheme="majorBidi" w:eastAsia="Times New Roman" w:hAnsiTheme="majorBidi" w:cstheme="majorBidi"/>
          <w:lang w:val="en-GB"/>
        </w:rPr>
        <w:t xml:space="preserve">(as in the old system) and is defined as millet (0118) </w:t>
      </w:r>
      <w:del w:id="17497" w:author="Jane Shaw" w:date="2015-10-30T12:56:00Z">
        <w:r w:rsidRPr="00F31509" w:rsidDel="00CD6778">
          <w:rPr>
            <w:rFonts w:asciiTheme="majorBidi" w:eastAsia="Times New Roman" w:hAnsiTheme="majorBidi" w:cstheme="majorBidi"/>
            <w:lang w:val="en-GB"/>
          </w:rPr>
          <w:delText xml:space="preserve">and </w:delText>
        </w:r>
      </w:del>
      <w:ins w:id="17498" w:author="Jane Shaw" w:date="2015-10-30T12:56:00Z">
        <w:r w:rsidR="00CD6778">
          <w:rPr>
            <w:rFonts w:asciiTheme="majorBidi" w:eastAsia="Times New Roman" w:hAnsiTheme="majorBidi" w:cstheme="majorBidi"/>
            <w:lang w:val="en-GB"/>
          </w:rPr>
          <w:t xml:space="preserve">while </w:t>
        </w:r>
      </w:ins>
      <w:del w:id="17499" w:author="Jane Shaw" w:date="2015-10-30T12:57:00Z">
        <w:r w:rsidRPr="00F31509" w:rsidDel="00CD6778">
          <w:rPr>
            <w:rFonts w:asciiTheme="majorBidi" w:eastAsia="Times New Roman" w:hAnsiTheme="majorBidi" w:cstheme="majorBidi"/>
            <w:lang w:val="en-GB"/>
          </w:rPr>
          <w:delText xml:space="preserve">the following </w:delText>
        </w:r>
      </w:del>
      <w:r w:rsidRPr="00F31509">
        <w:rPr>
          <w:rFonts w:asciiTheme="majorBidi" w:eastAsia="Times New Roman" w:hAnsiTheme="majorBidi" w:cstheme="majorBidi"/>
          <w:lang w:val="en-GB"/>
        </w:rPr>
        <w:t>processed products expressed in terms of primary equivalent</w:t>
      </w:r>
      <w:ins w:id="17500" w:author="Jane Shaw" w:date="2015-10-30T12:57:00Z">
        <w:r w:rsidR="001860EF">
          <w:rPr>
            <w:rFonts w:asciiTheme="majorBidi" w:eastAsia="Times New Roman" w:hAnsiTheme="majorBidi" w:cstheme="majorBidi"/>
            <w:lang w:val="en-GB"/>
          </w:rPr>
          <w:t xml:space="preserve"> are defined as</w:t>
        </w:r>
      </w:ins>
      <w:del w:id="17501" w:author="Jane Shaw" w:date="2015-10-30T12:57:00Z">
        <w:r w:rsidRPr="00F31509" w:rsidDel="00CD6778">
          <w:rPr>
            <w:rFonts w:asciiTheme="majorBidi" w:eastAsia="Times New Roman" w:hAnsiTheme="majorBidi" w:cstheme="majorBidi"/>
            <w:lang w:val="en-GB"/>
          </w:rPr>
          <w:delText xml:space="preserve">: </w:delText>
        </w:r>
      </w:del>
      <w:r w:rsidRPr="00F31509">
        <w:rPr>
          <w:rFonts w:asciiTheme="majorBidi" w:eastAsia="Times New Roman" w:hAnsiTheme="majorBidi" w:cstheme="majorBidi"/>
          <w:lang w:val="en-GB"/>
        </w:rPr>
        <w:t>flour of millet including groats, meal and pellets (23120.05)</w:t>
      </w:r>
      <w:ins w:id="17502" w:author="Jane Shaw" w:date="2015-11-07T20:30:00Z">
        <w:r w:rsidR="001860EF">
          <w:rPr>
            <w:rFonts w:asciiTheme="majorBidi" w:eastAsia="Times New Roman" w:hAnsiTheme="majorBidi" w:cstheme="majorBidi"/>
            <w:lang w:val="en-GB"/>
          </w:rPr>
          <w:t>,</w:t>
        </w:r>
      </w:ins>
      <w:del w:id="17503" w:author="Jane Shaw" w:date="2015-11-07T20:30:00Z">
        <w:r w:rsidRPr="00F31509" w:rsidDel="001860EF">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bran of millet (39120.07)</w:t>
      </w:r>
      <w:ins w:id="17504" w:author="Jane Shaw" w:date="2015-11-07T20:30:00Z">
        <w:r w:rsidR="001860EF">
          <w:rPr>
            <w:rFonts w:asciiTheme="majorBidi" w:eastAsia="Times New Roman" w:hAnsiTheme="majorBidi" w:cstheme="majorBidi"/>
            <w:lang w:val="en-GB"/>
          </w:rPr>
          <w:t>, etc</w:t>
        </w:r>
      </w:ins>
      <w:r w:rsidRPr="00F31509">
        <w:rPr>
          <w:rFonts w:asciiTheme="majorBidi" w:eastAsia="Times New Roman" w:hAnsiTheme="majorBidi" w:cstheme="majorBidi"/>
          <w:lang w:val="en-GB"/>
        </w:rPr>
        <w:t>.</w:t>
      </w:r>
    </w:p>
    <w:p w14:paraId="35892C2F" w14:textId="1FACBC44"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The classification scheme used in the new system is summarized in Figure </w:t>
      </w:r>
      <w:del w:id="17505" w:author="Jane Shaw" w:date="2015-10-30T12:57:00Z">
        <w:r w:rsidRPr="00F31509" w:rsidDel="00CD6778">
          <w:rPr>
            <w:rFonts w:asciiTheme="majorBidi" w:eastAsia="Times New Roman" w:hAnsiTheme="majorBidi" w:cstheme="majorBidi"/>
            <w:lang w:val="en-GB"/>
          </w:rPr>
          <w:delText>34</w:delText>
        </w:r>
      </w:del>
      <w:ins w:id="17506" w:author="Jane Shaw" w:date="2015-10-30T12:57:00Z">
        <w:r w:rsidR="00CD6778">
          <w:rPr>
            <w:rFonts w:asciiTheme="majorBidi" w:eastAsia="Times New Roman" w:hAnsiTheme="majorBidi" w:cstheme="majorBidi"/>
            <w:lang w:val="en-GB"/>
          </w:rPr>
          <w:t>30</w:t>
        </w:r>
      </w:ins>
      <w:r w:rsidRPr="00F31509">
        <w:rPr>
          <w:rFonts w:asciiTheme="majorBidi" w:eastAsia="Times New Roman" w:hAnsiTheme="majorBidi" w:cstheme="majorBidi"/>
          <w:lang w:val="en-GB"/>
        </w:rPr>
        <w:t>.</w:t>
      </w:r>
    </w:p>
    <w:p w14:paraId="6A70DAB1" w14:textId="38C0C350"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p>
    <w:p w14:paraId="0682AD6B" w14:textId="4FA5B359" w:rsidR="00B406F4" w:rsidRPr="00F31509" w:rsidRDefault="00B406F4" w:rsidP="00B406F4">
      <w:pPr>
        <w:pStyle w:val="Didascalia"/>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del w:id="17507" w:author="Jane Shaw" w:date="2015-10-30T12:57:00Z">
        <w:r w:rsidDel="00810D88">
          <w:rPr>
            <w:rFonts w:asciiTheme="majorBidi" w:hAnsiTheme="majorBidi" w:cstheme="majorBidi"/>
            <w:lang w:val="en-GB"/>
          </w:rPr>
          <w:delText>32</w:delText>
        </w:r>
      </w:del>
      <w:ins w:id="17508" w:author="Jane Shaw" w:date="2015-10-30T12:57:00Z">
        <w:r w:rsidR="00810D88">
          <w:rPr>
            <w:rFonts w:asciiTheme="majorBidi" w:hAnsiTheme="majorBidi" w:cstheme="majorBidi"/>
            <w:lang w:val="en-GB"/>
          </w:rPr>
          <w:t>28</w:t>
        </w:r>
      </w:ins>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 xml:space="preserve">Commodity tree </w:t>
      </w:r>
      <w:del w:id="17509" w:author="Jane Shaw" w:date="2015-11-07T20:31:00Z">
        <w:r w:rsidRPr="00B406F4" w:rsidDel="001860EF">
          <w:rPr>
            <w:rFonts w:asciiTheme="majorBidi" w:eastAsia="Times New Roman" w:hAnsiTheme="majorBidi" w:cstheme="majorBidi"/>
            <w:lang w:val="en-GB"/>
          </w:rPr>
          <w:delText xml:space="preserve">of </w:delText>
        </w:r>
      </w:del>
      <w:ins w:id="17510" w:author="Jane Shaw" w:date="2015-11-07T20:31:00Z">
        <w:r w:rsidR="001860EF">
          <w:rPr>
            <w:rFonts w:asciiTheme="majorBidi" w:eastAsia="Times New Roman" w:hAnsiTheme="majorBidi" w:cstheme="majorBidi"/>
            <w:lang w:val="en-GB"/>
          </w:rPr>
          <w:t xml:space="preserve">for </w:t>
        </w:r>
      </w:ins>
      <w:r w:rsidRPr="00B406F4">
        <w:rPr>
          <w:rFonts w:asciiTheme="majorBidi" w:eastAsia="Times New Roman" w:hAnsiTheme="majorBidi" w:cstheme="majorBidi"/>
          <w:lang w:val="en-GB"/>
        </w:rPr>
        <w:t xml:space="preserve">millet in </w:t>
      </w:r>
      <w:ins w:id="17511" w:author="Jane Shaw" w:date="2015-10-30T12:58:00Z">
        <w:r w:rsidR="00810D88">
          <w:rPr>
            <w:rFonts w:asciiTheme="majorBidi" w:eastAsia="Times New Roman" w:hAnsiTheme="majorBidi" w:cstheme="majorBidi"/>
            <w:lang w:val="en-GB"/>
          </w:rPr>
          <w:t xml:space="preserve">the </w:t>
        </w:r>
      </w:ins>
      <w:r w:rsidRPr="00B406F4">
        <w:rPr>
          <w:rFonts w:asciiTheme="majorBidi" w:eastAsia="Times New Roman" w:hAnsiTheme="majorBidi" w:cstheme="majorBidi"/>
          <w:lang w:val="en-GB"/>
        </w:rPr>
        <w:t>CPC</w:t>
      </w:r>
    </w:p>
    <w:p w14:paraId="5E4391AC" w14:textId="77777777" w:rsidR="00A74724" w:rsidRDefault="00A74724" w:rsidP="00A74724">
      <w:pPr>
        <w:tabs>
          <w:tab w:val="left" w:pos="703"/>
        </w:tabs>
        <w:jc w:val="both"/>
        <w:rPr>
          <w:rFonts w:asciiTheme="majorBidi" w:eastAsia="Book Antiqua" w:hAnsiTheme="majorBidi" w:cstheme="majorBidi"/>
          <w:lang w:val="en-GB"/>
        </w:rPr>
      </w:pPr>
    </w:p>
    <w:p w14:paraId="5ECB7AEE" w14:textId="77777777" w:rsidR="00810D88" w:rsidRDefault="00D13E0A" w:rsidP="004F7A80">
      <w:pPr>
        <w:tabs>
          <w:tab w:val="left" w:pos="703"/>
        </w:tabs>
        <w:jc w:val="both"/>
        <w:rPr>
          <w:ins w:id="17512" w:author="Jane Shaw" w:date="2015-10-30T12:58:00Z"/>
          <w:rFonts w:asciiTheme="majorBidi" w:eastAsia="Times New Roman" w:hAnsiTheme="majorBidi" w:cstheme="majorBidi"/>
          <w:i/>
          <w:lang w:val="en-GB"/>
        </w:rPr>
      </w:pPr>
      <w:r>
        <w:rPr>
          <w:rFonts w:ascii="Times New Roman" w:hAnsi="Times New Roman" w:cs="Times New Roman"/>
          <w:i/>
          <w:noProof/>
          <w:lang w:eastAsia="zh-CN"/>
        </w:rPr>
        <w:pict w14:anchorId="6792D610">
          <v:shape id="Text Box 21" o:spid="_x0000_s1032" type="#_x0000_t202" style="position:absolute;left:0;text-align:left;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rXQZN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20000emu"/>
            <v:textbox style="mso-next-textbox:#Text Box 21">
              <w:txbxContent>
                <w:p w14:paraId="05D46F03" w14:textId="77777777" w:rsidR="00140222" w:rsidRPr="0095201C" w:rsidRDefault="00140222"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14:paraId="41B3840E"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14:paraId="1EDDEF3F" w14:textId="5262BFC4"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Group 011: Cer</w:t>
                  </w:r>
                  <w:ins w:id="17513" w:author="Jane Shaw" w:date="2015-10-30T12:59:00Z">
                    <w:r>
                      <w:rPr>
                        <w:rFonts w:ascii="Calibri" w:hAnsi="Calibri"/>
                        <w:sz w:val="20"/>
                        <w:szCs w:val="20"/>
                        <w:lang w:val="en-GB"/>
                      </w:rPr>
                      <w:t>e</w:t>
                    </w:r>
                  </w:ins>
                  <w:r w:rsidRPr="0095201C">
                    <w:rPr>
                      <w:rFonts w:ascii="Calibri" w:hAnsi="Calibri"/>
                      <w:sz w:val="20"/>
                      <w:szCs w:val="20"/>
                      <w:lang w:val="en-GB"/>
                    </w:rPr>
                    <w:t>als</w:t>
                  </w:r>
                </w:p>
                <w:p w14:paraId="432FF56A" w14:textId="77777777" w:rsidR="00140222" w:rsidRPr="0095201C" w:rsidRDefault="00140222"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14:paraId="21E6BFD2" w14:textId="77777777" w:rsidR="00140222" w:rsidRPr="0095201C" w:rsidRDefault="00140222"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14:paraId="2C59ACBD"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14:paraId="07449326"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Group 231: Grain mill products</w:t>
                  </w:r>
                </w:p>
                <w:p w14:paraId="6CCDCD07"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Class 2312: Other cereals flour</w:t>
                  </w:r>
                </w:p>
                <w:p w14:paraId="2E3F7689"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14:paraId="53B33C50" w14:textId="426E86C9"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14:paraId="1E1D9B09"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Division 24: Beverages</w:t>
                  </w:r>
                </w:p>
                <w:p w14:paraId="70D1772B"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Group 243: Malt liquors and malt</w:t>
                  </w:r>
                </w:p>
                <w:p w14:paraId="2ED590BA"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Class 24310: Beer made from malt</w:t>
                  </w:r>
                </w:p>
                <w:p w14:paraId="521DFCD2" w14:textId="26A29C71"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14:paraId="6378E88B" w14:textId="77777777" w:rsidR="00140222" w:rsidRPr="0095201C" w:rsidRDefault="00140222"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14:paraId="307DF7AF"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Division 39: Wastes or scraps</w:t>
                  </w:r>
                </w:p>
                <w:p w14:paraId="6B93D095"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14:paraId="20B5E66E"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14:paraId="7D55DF00" w14:textId="7777777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14:paraId="6259096B" w14:textId="6CC28D57" w:rsidR="00140222" w:rsidRPr="0095201C" w:rsidRDefault="00140222"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14:paraId="0CCB48FB" w14:textId="77777777" w:rsidR="00140222" w:rsidRDefault="00140222" w:rsidP="006D7B99">
                  <w:pPr>
                    <w:spacing w:after="0"/>
                  </w:pPr>
                </w:p>
              </w:txbxContent>
            </v:textbox>
            <w10:wrap type="square"/>
          </v:shape>
        </w:pict>
      </w:r>
      <w:r w:rsidR="00B406F4" w:rsidRPr="004F7A80">
        <w:rPr>
          <w:rFonts w:asciiTheme="majorBidi" w:eastAsia="Times New Roman" w:hAnsiTheme="majorBidi" w:cstheme="majorBidi"/>
          <w:i/>
          <w:lang w:val="en-GB"/>
        </w:rPr>
        <w:t xml:space="preserve">Figure </w:t>
      </w:r>
      <w:del w:id="17514" w:author="Jane Shaw" w:date="2015-10-30T12:58:00Z">
        <w:r w:rsidR="00B406F4" w:rsidRPr="004F7A80" w:rsidDel="00810D88">
          <w:rPr>
            <w:rFonts w:asciiTheme="majorBidi" w:hAnsiTheme="majorBidi" w:cstheme="majorBidi"/>
            <w:i/>
            <w:lang w:val="en-GB"/>
          </w:rPr>
          <w:delText>33</w:delText>
        </w:r>
      </w:del>
      <w:ins w:id="17515" w:author="Jane Shaw" w:date="2015-10-30T12:58:00Z">
        <w:r w:rsidR="00810D88">
          <w:rPr>
            <w:rFonts w:asciiTheme="majorBidi" w:hAnsiTheme="majorBidi" w:cstheme="majorBidi"/>
            <w:i/>
            <w:lang w:val="en-GB"/>
          </w:rPr>
          <w:t>29</w:t>
        </w:r>
      </w:ins>
      <w:r w:rsidR="00B406F4" w:rsidRPr="004F7A80">
        <w:rPr>
          <w:rFonts w:asciiTheme="majorBidi" w:eastAsia="Times New Roman" w:hAnsiTheme="majorBidi" w:cstheme="majorBidi"/>
          <w:i/>
          <w:lang w:val="en-GB"/>
        </w:rPr>
        <w:t xml:space="preserve">: Classification of millet and its derived products in </w:t>
      </w:r>
      <w:ins w:id="17516" w:author="Jane Shaw" w:date="2015-10-30T12:58:00Z">
        <w:r w:rsidR="00810D88">
          <w:rPr>
            <w:rFonts w:asciiTheme="majorBidi" w:eastAsia="Times New Roman" w:hAnsiTheme="majorBidi" w:cstheme="majorBidi"/>
            <w:i/>
            <w:lang w:val="en-GB"/>
          </w:rPr>
          <w:t xml:space="preserve">the </w:t>
        </w:r>
      </w:ins>
      <w:r w:rsidR="00B406F4" w:rsidRPr="004F7A80">
        <w:rPr>
          <w:rFonts w:asciiTheme="majorBidi" w:eastAsia="Times New Roman" w:hAnsiTheme="majorBidi" w:cstheme="majorBidi"/>
          <w:i/>
          <w:lang w:val="en-GB"/>
        </w:rPr>
        <w:t>CPC</w:t>
      </w:r>
      <w:del w:id="17517" w:author="Jane Shaw" w:date="2015-10-30T12:58:00Z">
        <w:r w:rsidR="00B406F4" w:rsidRPr="004F7A80" w:rsidDel="00810D88">
          <w:rPr>
            <w:rFonts w:asciiTheme="majorBidi" w:eastAsia="Times New Roman" w:hAnsiTheme="majorBidi" w:cstheme="majorBidi"/>
            <w:i/>
            <w:lang w:val="en-GB"/>
          </w:rPr>
          <w:delText>;</w:delText>
        </w:r>
      </w:del>
      <w:r w:rsidR="00B406F4" w:rsidRPr="004F7A80">
        <w:rPr>
          <w:rFonts w:asciiTheme="majorBidi" w:eastAsia="Times New Roman" w:hAnsiTheme="majorBidi" w:cstheme="majorBidi"/>
          <w:i/>
          <w:lang w:val="en-GB"/>
        </w:rPr>
        <w:t xml:space="preserve"> </w:t>
      </w:r>
    </w:p>
    <w:p w14:paraId="61386F57" w14:textId="7208B05C" w:rsidR="00B406F4" w:rsidRPr="00810D88" w:rsidRDefault="00810D88" w:rsidP="004F7A80">
      <w:pPr>
        <w:tabs>
          <w:tab w:val="left" w:pos="703"/>
        </w:tabs>
        <w:jc w:val="both"/>
        <w:rPr>
          <w:rFonts w:ascii="Times New Roman" w:hAnsi="Times New Roman" w:cs="Times New Roman"/>
          <w:sz w:val="20"/>
          <w:szCs w:val="20"/>
          <w:rPrChange w:id="17518" w:author="Jane Shaw" w:date="2015-10-30T12:58:00Z">
            <w:rPr>
              <w:rFonts w:ascii="Times New Roman" w:hAnsi="Times New Roman" w:cs="Times New Roman"/>
              <w:i/>
            </w:rPr>
          </w:rPrChange>
        </w:rPr>
      </w:pPr>
      <w:ins w:id="17519" w:author="Jane Shaw" w:date="2015-10-30T12:58:00Z">
        <w:r>
          <w:rPr>
            <w:rFonts w:asciiTheme="majorBidi" w:eastAsia="Times New Roman" w:hAnsiTheme="majorBidi" w:cstheme="majorBidi"/>
            <w:sz w:val="20"/>
            <w:szCs w:val="20"/>
            <w:lang w:val="en-GB"/>
          </w:rPr>
          <w:t xml:space="preserve">The </w:t>
        </w:r>
      </w:ins>
      <w:r w:rsidR="00B406F4" w:rsidRPr="00810D88">
        <w:rPr>
          <w:rFonts w:asciiTheme="majorBidi" w:eastAsia="Times New Roman" w:hAnsiTheme="majorBidi" w:cstheme="majorBidi"/>
          <w:sz w:val="20"/>
          <w:szCs w:val="20"/>
          <w:lang w:val="en-GB"/>
          <w:rPrChange w:id="17520" w:author="Jane Shaw" w:date="2015-10-30T12:58:00Z">
            <w:rPr>
              <w:rFonts w:asciiTheme="majorBidi" w:eastAsia="Times New Roman" w:hAnsiTheme="majorBidi" w:cstheme="majorBidi"/>
              <w:i/>
              <w:lang w:val="en-GB"/>
            </w:rPr>
          </w:rPrChange>
        </w:rPr>
        <w:t>CPC hierarchy reflects the economic activity of origin</w:t>
      </w:r>
      <w:ins w:id="17521" w:author="Jane Shaw" w:date="2015-10-30T12:58:00Z">
        <w:r>
          <w:rPr>
            <w:rFonts w:asciiTheme="majorBidi" w:eastAsia="Times New Roman" w:hAnsiTheme="majorBidi" w:cstheme="majorBidi"/>
            <w:sz w:val="20"/>
            <w:szCs w:val="20"/>
            <w:lang w:val="en-GB"/>
          </w:rPr>
          <w:t>.</w:t>
        </w:r>
      </w:ins>
    </w:p>
    <w:p w14:paraId="442DD33D"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2D0D9737"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7D6EDA77"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20BFFDFE"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007FCF5F"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424317AC" w14:textId="77777777"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14:paraId="22F0091D" w14:textId="6F8C5E94" w:rsidR="00B406F4" w:rsidRPr="00F31509" w:rsidRDefault="00B406F4" w:rsidP="00B406F4">
      <w:pPr>
        <w:pStyle w:val="Didascalia"/>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del w:id="17522" w:author="Jane Shaw" w:date="2015-10-30T13:00:00Z">
        <w:r w:rsidDel="00810D88">
          <w:rPr>
            <w:rFonts w:asciiTheme="majorBidi" w:hAnsiTheme="majorBidi" w:cstheme="majorBidi"/>
            <w:lang w:val="en-GB"/>
          </w:rPr>
          <w:delText>34</w:delText>
        </w:r>
      </w:del>
      <w:ins w:id="17523" w:author="Jane Shaw" w:date="2015-10-30T13:00:00Z">
        <w:r w:rsidR="00810D88">
          <w:rPr>
            <w:rFonts w:asciiTheme="majorBidi" w:hAnsiTheme="majorBidi" w:cstheme="majorBidi"/>
            <w:lang w:val="en-GB"/>
          </w:rPr>
          <w:t>30</w:t>
        </w:r>
      </w:ins>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Class</w:t>
      </w:r>
      <w:commentRangeStart w:id="17524"/>
      <w:r w:rsidRPr="00B406F4">
        <w:rPr>
          <w:rFonts w:asciiTheme="majorBidi" w:eastAsia="Times New Roman" w:hAnsiTheme="majorBidi" w:cstheme="majorBidi"/>
          <w:lang w:val="en-GB"/>
        </w:rPr>
        <w:t xml:space="preserve">ification scheme used </w:t>
      </w:r>
      <w:commentRangeEnd w:id="17524"/>
      <w:r w:rsidR="0077041A">
        <w:rPr>
          <w:rStyle w:val="Rimandocommento"/>
          <w:rFonts w:cs="Arial"/>
          <w:i w:val="0"/>
          <w:iCs w:val="0"/>
        </w:rPr>
        <w:commentReference w:id="17524"/>
      </w:r>
      <w:r w:rsidRPr="00B406F4">
        <w:rPr>
          <w:rFonts w:asciiTheme="majorBidi" w:eastAsia="Times New Roman" w:hAnsiTheme="majorBidi" w:cstheme="majorBidi"/>
          <w:lang w:val="en-GB"/>
        </w:rPr>
        <w:t>in the new system</w:t>
      </w:r>
    </w:p>
    <w:p w14:paraId="06B394BF" w14:textId="77777777" w:rsidR="00810D88" w:rsidRDefault="00810D88" w:rsidP="00C4334D">
      <w:pPr>
        <w:pStyle w:val="Titolo2"/>
        <w:rPr>
          <w:ins w:id="17525" w:author="Jane Shaw" w:date="2015-10-30T13:00:00Z"/>
        </w:rPr>
      </w:pPr>
      <w:bookmarkStart w:id="17526" w:name="_Toc293229092"/>
      <w:bookmarkStart w:id="17527" w:name="_Toc428436078"/>
      <w:bookmarkStart w:id="17528" w:name="_Toc428436379"/>
    </w:p>
    <w:p w14:paraId="6D9A647D" w14:textId="7715498D" w:rsidR="00BA19DC" w:rsidRPr="00F31509" w:rsidRDefault="00194FEC" w:rsidP="00C4334D">
      <w:pPr>
        <w:pStyle w:val="Titolo2"/>
      </w:pPr>
      <w:bookmarkStart w:id="17529" w:name="_Toc308029381"/>
      <w:bookmarkStart w:id="17530" w:name="_Toc308029572"/>
      <w:r w:rsidRPr="00F31509">
        <w:t>Appendix</w:t>
      </w:r>
      <w:bookmarkEnd w:id="17529"/>
      <w:bookmarkEnd w:id="17530"/>
      <w:r w:rsidRPr="00F31509">
        <w:t xml:space="preserve"> </w:t>
      </w:r>
      <w:del w:id="17531" w:author="Jane Shaw" w:date="2015-10-30T13:00:00Z">
        <w:r w:rsidRPr="00F31509" w:rsidDel="00810D88">
          <w:delText>1</w:delText>
        </w:r>
      </w:del>
      <w:bookmarkEnd w:id="17526"/>
      <w:bookmarkEnd w:id="17527"/>
      <w:bookmarkEnd w:id="17528"/>
    </w:p>
    <w:p w14:paraId="570E1023" w14:textId="77777777"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14:paraId="518DEAF3" w14:textId="2A8BA133"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77041A">
        <w:rPr>
          <w:rFonts w:asciiTheme="majorBidi" w:eastAsia="Times New Roman" w:hAnsiTheme="majorBidi" w:cstheme="majorBidi"/>
          <w:bCs/>
          <w:i/>
          <w:lang w:val="en-GB" w:eastAsia="en-GB"/>
          <w:rPrChange w:id="17532" w:author="Jane Shaw" w:date="2015-10-30T13:01:00Z">
            <w:rPr>
              <w:rFonts w:asciiTheme="majorBidi" w:eastAsia="Times New Roman" w:hAnsiTheme="majorBidi" w:cstheme="majorBidi"/>
              <w:b/>
              <w:bCs/>
              <w:lang w:val="en-GB" w:eastAsia="en-GB"/>
            </w:rPr>
          </w:rPrChange>
        </w:rPr>
        <w:t>one-to-one</w:t>
      </w:r>
      <w:r w:rsidRPr="0077041A">
        <w:rPr>
          <w:rFonts w:asciiTheme="majorBidi" w:eastAsia="Times New Roman" w:hAnsiTheme="majorBidi" w:cstheme="majorBidi"/>
          <w:i/>
          <w:lang w:val="en-GB" w:eastAsia="en-GB"/>
          <w:rPrChange w:id="17533" w:author="Jane Shaw" w:date="2015-10-30T13:01:00Z">
            <w:rPr>
              <w:rFonts w:asciiTheme="majorBidi" w:eastAsia="Times New Roman" w:hAnsiTheme="majorBidi" w:cstheme="majorBidi"/>
              <w:lang w:val="en-GB" w:eastAsia="en-GB"/>
            </w:rPr>
          </w:rPrChange>
        </w:rPr>
        <w:t xml:space="preserve"> </w:t>
      </w:r>
      <w:r w:rsidRPr="004F311A">
        <w:rPr>
          <w:rFonts w:asciiTheme="majorBidi" w:eastAsia="Times New Roman" w:hAnsiTheme="majorBidi" w:cstheme="majorBidi"/>
          <w:lang w:val="en-GB" w:eastAsia="en-GB"/>
        </w:rPr>
        <w:t>cases</w:t>
      </w:r>
      <w:ins w:id="17534" w:author="Jane Shaw" w:date="2015-10-30T13:01:00Z">
        <w:r w:rsidR="0077041A">
          <w:rPr>
            <w:rFonts w:asciiTheme="majorBidi" w:eastAsia="Times New Roman" w:hAnsiTheme="majorBidi" w:cstheme="majorBidi"/>
            <w:lang w:val="en-GB" w:eastAsia="en-GB"/>
          </w:rPr>
          <w:t>,</w:t>
        </w:r>
      </w:ins>
      <w:r w:rsidRPr="004F311A">
        <w:rPr>
          <w:rFonts w:asciiTheme="majorBidi" w:eastAsia="Times New Roman" w:hAnsiTheme="majorBidi" w:cstheme="majorBidi"/>
          <w:lang w:val="en-GB" w:eastAsia="en-GB"/>
        </w:rPr>
        <w:t xml:space="preserve">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w:t>
      </w:r>
      <w:del w:id="17535" w:author="Jane Shaw" w:date="2015-10-30T13:02:00Z">
        <w:r w:rsidRPr="004F311A" w:rsidDel="0077041A">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assigned according to the new classification while </w:t>
      </w:r>
      <w:ins w:id="17536" w:author="Jane Shaw" w:date="2015-10-30T13:02:00Z">
        <w:r w:rsidR="0077041A">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14:paraId="4C7B5D1E" w14:textId="09D4B070" w:rsidR="00EB7AF1" w:rsidRPr="0077041A" w:rsidRDefault="483DA69D" w:rsidP="00C500F7">
      <w:pPr>
        <w:jc w:val="both"/>
        <w:rPr>
          <w:rFonts w:asciiTheme="majorBidi" w:hAnsiTheme="majorBidi" w:cstheme="majorBidi"/>
          <w:i/>
          <w:lang w:val="en-GB" w:eastAsia="en-GB"/>
          <w:rPrChange w:id="17537" w:author="Jane Shaw" w:date="2015-10-30T13:05:00Z">
            <w:rPr>
              <w:rFonts w:asciiTheme="majorBidi" w:hAnsiTheme="majorBidi" w:cstheme="majorBidi"/>
              <w:lang w:val="en-GB" w:eastAsia="en-GB"/>
            </w:rPr>
          </w:rPrChange>
        </w:rPr>
      </w:pPr>
      <w:r w:rsidRPr="0077041A">
        <w:rPr>
          <w:rFonts w:asciiTheme="majorBidi" w:eastAsia="Times New Roman" w:hAnsiTheme="majorBidi" w:cstheme="majorBidi"/>
          <w:i/>
          <w:lang w:val="en-GB" w:eastAsia="en-GB"/>
          <w:rPrChange w:id="17538" w:author="Jane Shaw" w:date="2015-10-30T13:05:00Z">
            <w:rPr>
              <w:rFonts w:asciiTheme="majorBidi" w:eastAsia="Times New Roman" w:hAnsiTheme="majorBidi" w:cstheme="majorBidi"/>
              <w:lang w:val="en-GB" w:eastAsia="en-GB"/>
            </w:rPr>
          </w:rPrChange>
        </w:rPr>
        <w:t>Example 1:</w:t>
      </w:r>
      <w:r w:rsidRPr="0077041A">
        <w:rPr>
          <w:rFonts w:asciiTheme="majorBidi" w:eastAsia="Times New Roman" w:hAnsiTheme="majorBidi" w:cstheme="majorBidi"/>
          <w:i/>
          <w:sz w:val="20"/>
          <w:szCs w:val="20"/>
          <w:lang w:val="en-GB" w:eastAsia="en-GB"/>
          <w:rPrChange w:id="17539" w:author="Jane Shaw" w:date="2015-10-30T13:05:00Z">
            <w:rPr>
              <w:rFonts w:asciiTheme="majorBidi" w:eastAsia="Times New Roman" w:hAnsiTheme="majorBidi" w:cstheme="majorBidi"/>
              <w:sz w:val="20"/>
              <w:szCs w:val="20"/>
              <w:lang w:val="en-GB" w:eastAsia="en-GB"/>
            </w:rPr>
          </w:rPrChange>
        </w:rPr>
        <w:t xml:space="preserve"> D</w:t>
      </w:r>
      <w:r w:rsidRPr="0077041A">
        <w:rPr>
          <w:rFonts w:asciiTheme="majorBidi" w:eastAsia="Times New Roman" w:hAnsiTheme="majorBidi" w:cstheme="majorBidi"/>
          <w:i/>
          <w:lang w:val="en-GB" w:eastAsia="en-GB"/>
          <w:rPrChange w:id="17540" w:author="Jane Shaw" w:date="2015-10-30T13:05:00Z">
            <w:rPr>
              <w:rFonts w:asciiTheme="majorBidi" w:eastAsia="Times New Roman" w:hAnsiTheme="majorBidi" w:cstheme="majorBidi"/>
              <w:lang w:val="en-GB" w:eastAsia="en-GB"/>
            </w:rPr>
          </w:rPrChange>
        </w:rPr>
        <w:t xml:space="preserve">ata conversion from </w:t>
      </w:r>
      <w:ins w:id="17541" w:author="Jane Shaw" w:date="2015-10-30T13:02:00Z">
        <w:r w:rsidR="0077041A" w:rsidRPr="0077041A">
          <w:rPr>
            <w:rFonts w:asciiTheme="majorBidi" w:eastAsia="Times New Roman" w:hAnsiTheme="majorBidi" w:cstheme="majorBidi"/>
            <w:i/>
            <w:lang w:val="en-GB" w:eastAsia="en-GB"/>
            <w:rPrChange w:id="17542" w:author="Jane Shaw" w:date="2015-10-30T13:05:00Z">
              <w:rPr>
                <w:rFonts w:asciiTheme="majorBidi" w:eastAsia="Times New Roman" w:hAnsiTheme="majorBidi" w:cstheme="majorBidi"/>
                <w:lang w:val="en-GB" w:eastAsia="en-GB"/>
              </w:rPr>
            </w:rPrChange>
          </w:rPr>
          <w:t xml:space="preserve">the </w:t>
        </w:r>
      </w:ins>
      <w:r w:rsidRPr="0077041A">
        <w:rPr>
          <w:rFonts w:asciiTheme="majorBidi" w:eastAsia="Times New Roman" w:hAnsiTheme="majorBidi" w:cstheme="majorBidi"/>
          <w:i/>
          <w:lang w:val="en-GB" w:eastAsia="en-GB"/>
          <w:rPrChange w:id="17543" w:author="Jane Shaw" w:date="2015-10-30T13:05:00Z">
            <w:rPr>
              <w:rFonts w:asciiTheme="majorBidi" w:eastAsia="Times New Roman" w:hAnsiTheme="majorBidi" w:cstheme="majorBidi"/>
              <w:lang w:val="en-GB" w:eastAsia="en-GB"/>
            </w:rPr>
          </w:rPrChange>
        </w:rPr>
        <w:t xml:space="preserve">FCL to </w:t>
      </w:r>
      <w:ins w:id="17544" w:author="Jane Shaw" w:date="2015-10-30T13:02:00Z">
        <w:r w:rsidR="0077041A" w:rsidRPr="0077041A">
          <w:rPr>
            <w:rFonts w:asciiTheme="majorBidi" w:eastAsia="Times New Roman" w:hAnsiTheme="majorBidi" w:cstheme="majorBidi"/>
            <w:i/>
            <w:lang w:val="en-GB" w:eastAsia="en-GB"/>
            <w:rPrChange w:id="17545" w:author="Jane Shaw" w:date="2015-10-30T13:05:00Z">
              <w:rPr>
                <w:rFonts w:asciiTheme="majorBidi" w:eastAsia="Times New Roman" w:hAnsiTheme="majorBidi" w:cstheme="majorBidi"/>
                <w:lang w:val="en-GB" w:eastAsia="en-GB"/>
              </w:rPr>
            </w:rPrChange>
          </w:rPr>
          <w:t xml:space="preserve">the </w:t>
        </w:r>
      </w:ins>
      <w:r w:rsidRPr="0077041A">
        <w:rPr>
          <w:rFonts w:asciiTheme="majorBidi" w:eastAsia="Times New Roman" w:hAnsiTheme="majorBidi" w:cstheme="majorBidi"/>
          <w:i/>
          <w:lang w:val="en-GB" w:eastAsia="en-GB"/>
          <w:rPrChange w:id="17546" w:author="Jane Shaw" w:date="2015-10-30T13:05:00Z">
            <w:rPr>
              <w:rFonts w:asciiTheme="majorBidi" w:eastAsia="Times New Roman" w:hAnsiTheme="majorBidi" w:cstheme="majorBidi"/>
              <w:lang w:val="en-GB" w:eastAsia="en-GB"/>
            </w:rPr>
          </w:rPrChange>
        </w:rPr>
        <w:t xml:space="preserve">CPC </w:t>
      </w:r>
      <w:del w:id="17547" w:author="Jane Shaw" w:date="2015-10-30T13:02:00Z">
        <w:r w:rsidRPr="0077041A" w:rsidDel="0077041A">
          <w:rPr>
            <w:rFonts w:asciiTheme="majorBidi" w:eastAsia="Times New Roman" w:hAnsiTheme="majorBidi" w:cstheme="majorBidi"/>
            <w:i/>
            <w:lang w:val="en-GB" w:eastAsia="en-GB"/>
            <w:rPrChange w:id="17548" w:author="Jane Shaw" w:date="2015-10-30T13:05:00Z">
              <w:rPr>
                <w:rFonts w:asciiTheme="majorBidi" w:eastAsia="Times New Roman" w:hAnsiTheme="majorBidi" w:cstheme="majorBidi"/>
                <w:lang w:val="en-GB" w:eastAsia="en-GB"/>
              </w:rPr>
            </w:rPrChange>
          </w:rPr>
          <w:delText xml:space="preserve">in </w:delText>
        </w:r>
      </w:del>
      <w:ins w:id="17549" w:author="Jane Shaw" w:date="2015-10-30T13:02:00Z">
        <w:r w:rsidR="0077041A" w:rsidRPr="0077041A">
          <w:rPr>
            <w:rFonts w:asciiTheme="majorBidi" w:eastAsia="Times New Roman" w:hAnsiTheme="majorBidi" w:cstheme="majorBidi"/>
            <w:i/>
            <w:lang w:val="en-GB" w:eastAsia="en-GB"/>
            <w:rPrChange w:id="17550" w:author="Jane Shaw" w:date="2015-10-30T13:05:00Z">
              <w:rPr>
                <w:rFonts w:asciiTheme="majorBidi" w:eastAsia="Times New Roman" w:hAnsiTheme="majorBidi" w:cstheme="majorBidi"/>
                <w:lang w:val="en-GB" w:eastAsia="en-GB"/>
              </w:rPr>
            </w:rPrChange>
          </w:rPr>
          <w:t xml:space="preserve">for </w:t>
        </w:r>
      </w:ins>
      <w:del w:id="17551" w:author="Jane Shaw" w:date="2015-10-30T13:02:00Z">
        <w:r w:rsidRPr="0077041A" w:rsidDel="0077041A">
          <w:rPr>
            <w:rFonts w:asciiTheme="majorBidi" w:eastAsia="Times New Roman" w:hAnsiTheme="majorBidi" w:cstheme="majorBidi"/>
            <w:i/>
            <w:lang w:val="en-GB" w:eastAsia="en-GB"/>
            <w:rPrChange w:id="17552" w:author="Jane Shaw" w:date="2015-10-30T13:05:00Z">
              <w:rPr>
                <w:rFonts w:asciiTheme="majorBidi" w:eastAsia="Times New Roman" w:hAnsiTheme="majorBidi" w:cstheme="majorBidi"/>
                <w:lang w:val="en-GB" w:eastAsia="en-GB"/>
              </w:rPr>
            </w:rPrChange>
          </w:rPr>
          <w:delText xml:space="preserve">case of </w:delText>
        </w:r>
      </w:del>
      <w:r w:rsidRPr="0077041A">
        <w:rPr>
          <w:rFonts w:asciiTheme="majorBidi" w:eastAsia="Times New Roman" w:hAnsiTheme="majorBidi" w:cstheme="majorBidi"/>
          <w:i/>
          <w:lang w:val="en-GB" w:eastAsia="en-GB"/>
          <w:rPrChange w:id="17553" w:author="Jane Shaw" w:date="2015-10-30T13:05:00Z">
            <w:rPr>
              <w:rFonts w:asciiTheme="majorBidi" w:eastAsia="Times New Roman" w:hAnsiTheme="majorBidi" w:cstheme="majorBidi"/>
              <w:lang w:val="en-GB" w:eastAsia="en-GB"/>
            </w:rPr>
          </w:rPrChange>
        </w:rPr>
        <w:t xml:space="preserve">one-to-one </w:t>
      </w:r>
      <w:del w:id="17554" w:author="Jane Shaw" w:date="2015-10-30T13:02:00Z">
        <w:r w:rsidRPr="0077041A" w:rsidDel="0077041A">
          <w:rPr>
            <w:rFonts w:asciiTheme="majorBidi" w:eastAsia="Times New Roman" w:hAnsiTheme="majorBidi" w:cstheme="majorBidi"/>
            <w:i/>
            <w:lang w:val="en-GB" w:eastAsia="en-GB"/>
            <w:rPrChange w:id="17555" w:author="Jane Shaw" w:date="2015-10-30T13:05:00Z">
              <w:rPr>
                <w:rFonts w:asciiTheme="majorBidi" w:eastAsia="Times New Roman" w:hAnsiTheme="majorBidi" w:cstheme="majorBidi"/>
                <w:lang w:val="en-GB" w:eastAsia="en-GB"/>
              </w:rPr>
            </w:rPrChange>
          </w:rPr>
          <w:delText xml:space="preserve">type of </w:delText>
        </w:r>
      </w:del>
      <w:r w:rsidRPr="0077041A">
        <w:rPr>
          <w:rFonts w:asciiTheme="majorBidi" w:eastAsia="Times New Roman" w:hAnsiTheme="majorBidi" w:cstheme="majorBidi"/>
          <w:i/>
          <w:lang w:val="en-GB" w:eastAsia="en-GB"/>
          <w:rPrChange w:id="17556" w:author="Jane Shaw" w:date="2015-10-30T13:05:00Z">
            <w:rPr>
              <w:rFonts w:asciiTheme="majorBidi" w:eastAsia="Times New Roman" w:hAnsiTheme="majorBidi" w:cstheme="majorBidi"/>
              <w:lang w:val="en-GB" w:eastAsia="en-GB"/>
            </w:rPr>
          </w:rPrChange>
        </w:rPr>
        <w:t>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36"/>
        <w:gridCol w:w="1260"/>
        <w:gridCol w:w="1959"/>
        <w:gridCol w:w="1250"/>
        <w:gridCol w:w="931"/>
        <w:gridCol w:w="1258"/>
        <w:gridCol w:w="1881"/>
      </w:tblGrid>
      <w:tr w:rsidR="00B2210D" w:rsidRPr="00B445C5" w14:paraId="4C00230E" w14:textId="77777777" w:rsidTr="00B445C5">
        <w:trPr>
          <w:trHeight w:val="300"/>
          <w:jc w:val="center"/>
        </w:trPr>
        <w:tc>
          <w:tcPr>
            <w:tcW w:w="2132" w:type="pct"/>
            <w:gridSpan w:val="3"/>
            <w:shd w:val="clear" w:color="auto" w:fill="DDD9C3"/>
            <w:noWrap/>
            <w:vAlign w:val="center"/>
            <w:hideMark/>
          </w:tcPr>
          <w:p w14:paraId="33B036DE" w14:textId="77777777" w:rsidR="00B2210D" w:rsidRPr="0077041A" w:rsidRDefault="00B2210D" w:rsidP="00C500F7">
            <w:pPr>
              <w:jc w:val="both"/>
              <w:rPr>
                <w:rFonts w:asciiTheme="majorBidi" w:hAnsiTheme="majorBidi" w:cstheme="majorBidi"/>
                <w:b/>
                <w:iCs/>
                <w:color w:val="000000"/>
                <w:sz w:val="18"/>
                <w:szCs w:val="18"/>
                <w:lang w:val="en-GB" w:eastAsia="en-US"/>
                <w:rPrChange w:id="17557" w:author="Jane Shaw" w:date="2015-10-30T13:03:00Z">
                  <w:rPr>
                    <w:rFonts w:asciiTheme="majorBidi" w:hAnsiTheme="majorBidi" w:cstheme="majorBidi"/>
                    <w:i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Change w:id="17558" w:author="Jane Shaw" w:date="2015-10-30T13:03:00Z">
                  <w:rPr>
                    <w:rFonts w:asciiTheme="majorBidi" w:eastAsia="Times New Roman" w:hAnsiTheme="majorBidi" w:cstheme="majorBidi"/>
                    <w:color w:val="000000"/>
                    <w:sz w:val="18"/>
                    <w:szCs w:val="18"/>
                    <w:lang w:val="en-GB" w:eastAsia="en-US"/>
                  </w:rPr>
                </w:rPrChange>
              </w:rPr>
              <w:t>FCL</w:t>
            </w:r>
          </w:p>
        </w:tc>
        <w:tc>
          <w:tcPr>
            <w:tcW w:w="674" w:type="pct"/>
            <w:vMerge w:val="restart"/>
            <w:tcBorders>
              <w:top w:val="double" w:sz="4" w:space="0" w:color="8DB3E2" w:themeColor="text2" w:themeTint="66"/>
            </w:tcBorders>
            <w:shd w:val="clear" w:color="auto" w:fill="auto"/>
            <w:vAlign w:val="center"/>
          </w:tcPr>
          <w:p w14:paraId="0A35BCDE" w14:textId="77777777" w:rsidR="00B2210D" w:rsidRPr="0077041A" w:rsidRDefault="00B2210D" w:rsidP="00FC6477">
            <w:pPr>
              <w:spacing w:after="0" w:line="240" w:lineRule="auto"/>
              <w:jc w:val="both"/>
              <w:rPr>
                <w:rFonts w:asciiTheme="majorBidi" w:hAnsiTheme="majorBidi" w:cstheme="majorBidi"/>
                <w:b/>
                <w:bCs/>
                <w:sz w:val="18"/>
                <w:szCs w:val="18"/>
                <w:lang w:val="en-GB" w:eastAsia="en-US"/>
                <w:rPrChange w:id="17559" w:author="Jane Shaw" w:date="2015-10-30T13:03:00Z">
                  <w:rPr>
                    <w:rFonts w:asciiTheme="majorBidi" w:hAnsiTheme="majorBidi" w:cstheme="majorBidi"/>
                    <w:bCs/>
                    <w:sz w:val="18"/>
                    <w:szCs w:val="18"/>
                    <w:lang w:val="en-GB" w:eastAsia="en-US"/>
                  </w:rPr>
                </w:rPrChange>
              </w:rPr>
            </w:pPr>
            <w:r w:rsidRPr="0077041A">
              <w:rPr>
                <w:rFonts w:asciiTheme="majorBidi" w:eastAsia="Times New Roman" w:hAnsiTheme="majorBidi" w:cstheme="majorBidi"/>
                <w:b/>
                <w:sz w:val="18"/>
                <w:szCs w:val="18"/>
                <w:lang w:val="en-GB" w:eastAsia="en-US"/>
                <w:rPrChange w:id="17560" w:author="Jane Shaw" w:date="2015-10-30T13:03:00Z">
                  <w:rPr>
                    <w:rFonts w:asciiTheme="majorBidi" w:eastAsia="Times New Roman" w:hAnsiTheme="majorBidi" w:cstheme="majorBidi"/>
                    <w:sz w:val="18"/>
                    <w:szCs w:val="18"/>
                    <w:lang w:val="en-GB" w:eastAsia="en-US"/>
                  </w:rPr>
                </w:rPrChange>
              </w:rPr>
              <w:t>FCL</w:t>
            </w:r>
            <w:r w:rsidR="006D7B99" w:rsidRPr="0077041A">
              <w:rPr>
                <w:rFonts w:asciiTheme="majorBidi" w:eastAsia="Times New Roman" w:hAnsiTheme="majorBidi" w:cstheme="majorBidi"/>
                <w:b/>
                <w:sz w:val="18"/>
                <w:szCs w:val="18"/>
                <w:lang w:val="en-GB" w:eastAsia="en-US"/>
                <w:rPrChange w:id="17561" w:author="Jane Shaw" w:date="2015-10-30T13:03:00Z">
                  <w:rPr>
                    <w:rFonts w:asciiTheme="majorBidi" w:eastAsia="Times New Roman" w:hAnsiTheme="majorBidi" w:cstheme="majorBidi"/>
                    <w:sz w:val="18"/>
                    <w:szCs w:val="18"/>
                    <w:lang w:val="en-GB" w:eastAsia="en-US"/>
                  </w:rPr>
                </w:rPrChange>
              </w:rPr>
              <w:sym w:font="Wingdings" w:char="F0E0"/>
            </w:r>
            <w:r w:rsidRPr="0077041A">
              <w:rPr>
                <w:rFonts w:asciiTheme="majorBidi" w:eastAsia="Times New Roman" w:hAnsiTheme="majorBidi" w:cstheme="majorBidi"/>
                <w:b/>
                <w:sz w:val="18"/>
                <w:szCs w:val="18"/>
                <w:lang w:val="en-GB" w:eastAsia="en-US"/>
                <w:rPrChange w:id="17562" w:author="Jane Shaw" w:date="2015-10-30T13:03:00Z">
                  <w:rPr>
                    <w:rFonts w:asciiTheme="majorBidi" w:eastAsia="Times New Roman" w:hAnsiTheme="majorBidi" w:cstheme="majorBidi"/>
                    <w:sz w:val="18"/>
                    <w:szCs w:val="18"/>
                    <w:lang w:val="en-GB" w:eastAsia="en-US"/>
                  </w:rPr>
                </w:rPrChange>
              </w:rPr>
              <w:t>CPC</w:t>
            </w:r>
          </w:p>
          <w:p w14:paraId="4A9B386F" w14:textId="77777777" w:rsidR="00B2210D" w:rsidRPr="0077041A" w:rsidRDefault="00B2210D" w:rsidP="00FC6477">
            <w:pPr>
              <w:spacing w:after="0" w:line="240" w:lineRule="auto"/>
              <w:jc w:val="both"/>
              <w:rPr>
                <w:rFonts w:asciiTheme="majorBidi" w:hAnsiTheme="majorBidi" w:cstheme="majorBidi"/>
                <w:b/>
                <w:iCs/>
                <w:sz w:val="18"/>
                <w:szCs w:val="18"/>
                <w:lang w:val="en-GB" w:eastAsia="en-US"/>
                <w:rPrChange w:id="17563" w:author="Jane Shaw" w:date="2015-10-30T13:03:00Z">
                  <w:rPr>
                    <w:rFonts w:asciiTheme="majorBidi" w:hAnsiTheme="majorBidi" w:cstheme="majorBidi"/>
                    <w:iCs/>
                    <w:sz w:val="18"/>
                    <w:szCs w:val="18"/>
                    <w:lang w:val="en-GB" w:eastAsia="en-US"/>
                  </w:rPr>
                </w:rPrChange>
              </w:rPr>
            </w:pPr>
            <w:r w:rsidRPr="0077041A">
              <w:rPr>
                <w:rFonts w:asciiTheme="majorBidi" w:eastAsia="Times New Roman" w:hAnsiTheme="majorBidi" w:cstheme="majorBidi"/>
                <w:b/>
                <w:sz w:val="18"/>
                <w:szCs w:val="18"/>
                <w:lang w:val="en-GB" w:eastAsia="en-US"/>
                <w:rPrChange w:id="17564" w:author="Jane Shaw" w:date="2015-10-30T13:03:00Z">
                  <w:rPr>
                    <w:rFonts w:asciiTheme="majorBidi" w:eastAsia="Times New Roman" w:hAnsiTheme="majorBidi" w:cstheme="majorBidi"/>
                    <w:sz w:val="18"/>
                    <w:szCs w:val="18"/>
                    <w:lang w:val="en-GB" w:eastAsia="en-US"/>
                  </w:rPr>
                </w:rPrChange>
              </w:rPr>
              <w:t>conversion factor</w:t>
            </w:r>
          </w:p>
        </w:tc>
        <w:tc>
          <w:tcPr>
            <w:tcW w:w="2194" w:type="pct"/>
            <w:gridSpan w:val="3"/>
            <w:shd w:val="clear" w:color="auto" w:fill="DBE5F1" w:themeFill="accent1" w:themeFillTint="33"/>
            <w:noWrap/>
            <w:vAlign w:val="center"/>
            <w:hideMark/>
          </w:tcPr>
          <w:p w14:paraId="3FD0E579" w14:textId="488BC3AB" w:rsidR="00B2210D" w:rsidRPr="0077041A" w:rsidRDefault="00B2210D" w:rsidP="00C500F7">
            <w:pPr>
              <w:jc w:val="both"/>
              <w:rPr>
                <w:rFonts w:asciiTheme="majorBidi" w:hAnsiTheme="majorBidi" w:cstheme="majorBidi"/>
                <w:b/>
                <w:iCs/>
                <w:color w:val="000000"/>
                <w:sz w:val="18"/>
                <w:szCs w:val="18"/>
                <w:lang w:val="en-GB" w:eastAsia="en-US"/>
                <w:rPrChange w:id="17565" w:author="Jane Shaw" w:date="2015-10-30T13:03:00Z">
                  <w:rPr>
                    <w:rFonts w:asciiTheme="majorBidi" w:hAnsiTheme="majorBidi" w:cstheme="majorBidi"/>
                    <w:i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Change w:id="17566" w:author="Jane Shaw" w:date="2015-10-30T13:03:00Z">
                  <w:rPr>
                    <w:rFonts w:asciiTheme="majorBidi" w:eastAsia="Times New Roman" w:hAnsiTheme="majorBidi" w:cstheme="majorBidi"/>
                    <w:color w:val="000000"/>
                    <w:sz w:val="18"/>
                    <w:szCs w:val="18"/>
                    <w:lang w:val="en-GB" w:eastAsia="en-US"/>
                  </w:rPr>
                </w:rPrChange>
              </w:rPr>
              <w:t xml:space="preserve">CPC </w:t>
            </w:r>
            <w:r w:rsidR="0077041A" w:rsidRPr="0077041A">
              <w:rPr>
                <w:rFonts w:asciiTheme="majorBidi" w:eastAsia="Times New Roman" w:hAnsiTheme="majorBidi" w:cstheme="majorBidi"/>
                <w:b/>
                <w:color w:val="000000"/>
                <w:sz w:val="18"/>
                <w:szCs w:val="18"/>
                <w:lang w:val="en-GB" w:eastAsia="en-US"/>
              </w:rPr>
              <w:t>Ver</w:t>
            </w:r>
            <w:r w:rsidRPr="0077041A">
              <w:rPr>
                <w:rFonts w:asciiTheme="majorBidi" w:eastAsia="Times New Roman" w:hAnsiTheme="majorBidi" w:cstheme="majorBidi"/>
                <w:b/>
                <w:color w:val="000000"/>
                <w:sz w:val="18"/>
                <w:szCs w:val="18"/>
                <w:lang w:val="en-GB" w:eastAsia="en-US"/>
                <w:rPrChange w:id="17567" w:author="Jane Shaw" w:date="2015-10-30T13:03:00Z">
                  <w:rPr>
                    <w:rFonts w:asciiTheme="majorBidi" w:eastAsia="Times New Roman" w:hAnsiTheme="majorBidi" w:cstheme="majorBidi"/>
                    <w:color w:val="000000"/>
                    <w:sz w:val="18"/>
                    <w:szCs w:val="18"/>
                    <w:lang w:val="en-GB" w:eastAsia="en-US"/>
                  </w:rPr>
                </w:rPrChange>
              </w:rPr>
              <w:t>. 2.1</w:t>
            </w:r>
          </w:p>
        </w:tc>
      </w:tr>
      <w:tr w:rsidR="00B2210D" w:rsidRPr="00B445C5" w14:paraId="318442A4" w14:textId="77777777" w:rsidTr="00B445C5">
        <w:trPr>
          <w:trHeight w:val="300"/>
          <w:jc w:val="center"/>
        </w:trPr>
        <w:tc>
          <w:tcPr>
            <w:tcW w:w="397" w:type="pct"/>
            <w:noWrap/>
            <w:vAlign w:val="center"/>
            <w:hideMark/>
          </w:tcPr>
          <w:p w14:paraId="3C4DB098" w14:textId="2288DF8C"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68"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
              <w:t>Code</w:t>
            </w:r>
          </w:p>
        </w:tc>
        <w:tc>
          <w:tcPr>
            <w:tcW w:w="679" w:type="pct"/>
            <w:noWrap/>
            <w:vAlign w:val="center"/>
            <w:hideMark/>
          </w:tcPr>
          <w:p w14:paraId="0B7C8F43" w14:textId="029189EB"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69"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sz w:val="18"/>
                <w:szCs w:val="18"/>
                <w:lang w:val="en-GB" w:eastAsia="en-GB"/>
              </w:rPr>
              <w:t>Descriptor</w:t>
            </w:r>
          </w:p>
        </w:tc>
        <w:tc>
          <w:tcPr>
            <w:tcW w:w="1055" w:type="pct"/>
            <w:noWrap/>
            <w:vAlign w:val="center"/>
            <w:hideMark/>
          </w:tcPr>
          <w:p w14:paraId="4490C13A" w14:textId="2B9DBCB6"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70"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
              <w:t xml:space="preserve">Data </w:t>
            </w:r>
            <w:r w:rsidR="00B2210D" w:rsidRPr="0077041A">
              <w:rPr>
                <w:rFonts w:asciiTheme="majorBidi" w:eastAsia="Times New Roman" w:hAnsiTheme="majorBidi" w:cstheme="majorBidi"/>
                <w:b/>
                <w:color w:val="000000"/>
                <w:sz w:val="18"/>
                <w:szCs w:val="18"/>
                <w:lang w:val="en-GB" w:eastAsia="en-US"/>
                <w:rPrChange w:id="17571" w:author="Jane Shaw" w:date="2015-10-30T13:03:00Z">
                  <w:rPr>
                    <w:rFonts w:asciiTheme="majorBidi" w:eastAsia="Times New Roman" w:hAnsiTheme="majorBidi" w:cstheme="majorBidi"/>
                    <w:color w:val="000000"/>
                    <w:sz w:val="18"/>
                    <w:szCs w:val="18"/>
                    <w:lang w:val="en-GB" w:eastAsia="en-US"/>
                  </w:rPr>
                </w:rPrChange>
              </w:rPr>
              <w:t>(old format)</w:t>
            </w:r>
          </w:p>
          <w:p w14:paraId="00519748" w14:textId="77777777" w:rsidR="00B2210D" w:rsidRPr="0077041A" w:rsidRDefault="00B2210D" w:rsidP="00FC6477">
            <w:pPr>
              <w:spacing w:after="0" w:line="240" w:lineRule="auto"/>
              <w:jc w:val="both"/>
              <w:rPr>
                <w:rFonts w:asciiTheme="majorBidi" w:hAnsiTheme="majorBidi" w:cstheme="majorBidi"/>
                <w:b/>
                <w:bCs/>
                <w:color w:val="000000"/>
                <w:sz w:val="18"/>
                <w:szCs w:val="18"/>
                <w:lang w:val="en-GB" w:eastAsia="en-US"/>
                <w:rPrChange w:id="17572"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Change w:id="17573" w:author="Jane Shaw" w:date="2015-10-30T13:03:00Z">
                  <w:rPr>
                    <w:rFonts w:asciiTheme="majorBidi" w:eastAsia="Times New Roman" w:hAnsiTheme="majorBidi" w:cstheme="majorBidi"/>
                    <w:color w:val="000000"/>
                    <w:sz w:val="18"/>
                    <w:szCs w:val="18"/>
                    <w:lang w:val="en-GB" w:eastAsia="en-US"/>
                  </w:rPr>
                </w:rPrChange>
              </w:rPr>
              <w:t>production quantity</w:t>
            </w:r>
          </w:p>
        </w:tc>
        <w:tc>
          <w:tcPr>
            <w:tcW w:w="674" w:type="pct"/>
            <w:vMerge/>
            <w:vAlign w:val="center"/>
          </w:tcPr>
          <w:p w14:paraId="55254407" w14:textId="77777777" w:rsidR="00B2210D" w:rsidRPr="0077041A" w:rsidRDefault="00B2210D" w:rsidP="00FC6477">
            <w:pPr>
              <w:spacing w:after="0" w:line="240" w:lineRule="auto"/>
              <w:jc w:val="both"/>
              <w:rPr>
                <w:rFonts w:asciiTheme="majorBidi" w:hAnsiTheme="majorBidi" w:cstheme="majorBidi"/>
                <w:b/>
                <w:bCs/>
                <w:color w:val="000000"/>
                <w:sz w:val="18"/>
                <w:szCs w:val="18"/>
                <w:lang w:val="en-GB" w:eastAsia="en-US"/>
                <w:rPrChange w:id="17574" w:author="Jane Shaw" w:date="2015-10-30T13:03:00Z">
                  <w:rPr>
                    <w:rFonts w:asciiTheme="majorBidi" w:hAnsiTheme="majorBidi" w:cstheme="majorBidi"/>
                    <w:bCs/>
                    <w:color w:val="000000"/>
                    <w:sz w:val="18"/>
                    <w:szCs w:val="18"/>
                    <w:lang w:val="en-GB" w:eastAsia="en-US"/>
                  </w:rPr>
                </w:rPrChange>
              </w:rPr>
            </w:pPr>
          </w:p>
        </w:tc>
        <w:tc>
          <w:tcPr>
            <w:tcW w:w="502" w:type="pct"/>
            <w:noWrap/>
            <w:vAlign w:val="center"/>
            <w:hideMark/>
          </w:tcPr>
          <w:p w14:paraId="11AF9418" w14:textId="3953F13D"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75"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
              <w:t>Code</w:t>
            </w:r>
          </w:p>
        </w:tc>
        <w:tc>
          <w:tcPr>
            <w:tcW w:w="678" w:type="pct"/>
            <w:noWrap/>
            <w:vAlign w:val="center"/>
            <w:hideMark/>
          </w:tcPr>
          <w:p w14:paraId="17D10C87" w14:textId="7E37ABD4"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76"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sz w:val="18"/>
                <w:szCs w:val="18"/>
                <w:lang w:val="en-GB" w:eastAsia="en-GB"/>
              </w:rPr>
              <w:t>Descriptor</w:t>
            </w:r>
          </w:p>
        </w:tc>
        <w:tc>
          <w:tcPr>
            <w:tcW w:w="1013" w:type="pct"/>
            <w:noWrap/>
            <w:vAlign w:val="center"/>
            <w:hideMark/>
          </w:tcPr>
          <w:p w14:paraId="49DA462C" w14:textId="2146ABC1" w:rsidR="00B2210D" w:rsidRPr="0077041A" w:rsidRDefault="0077041A" w:rsidP="00FC6477">
            <w:pPr>
              <w:spacing w:after="0" w:line="240" w:lineRule="auto"/>
              <w:jc w:val="both"/>
              <w:rPr>
                <w:rFonts w:asciiTheme="majorBidi" w:hAnsiTheme="majorBidi" w:cstheme="majorBidi"/>
                <w:b/>
                <w:bCs/>
                <w:color w:val="000000"/>
                <w:sz w:val="18"/>
                <w:szCs w:val="18"/>
                <w:lang w:val="en-GB" w:eastAsia="en-US"/>
                <w:rPrChange w:id="17577"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
              <w:t xml:space="preserve">Data </w:t>
            </w:r>
            <w:r w:rsidR="00B2210D" w:rsidRPr="0077041A">
              <w:rPr>
                <w:rFonts w:asciiTheme="majorBidi" w:eastAsia="Times New Roman" w:hAnsiTheme="majorBidi" w:cstheme="majorBidi"/>
                <w:b/>
                <w:color w:val="000000"/>
                <w:sz w:val="18"/>
                <w:szCs w:val="18"/>
                <w:lang w:val="en-GB" w:eastAsia="en-US"/>
                <w:rPrChange w:id="17578" w:author="Jane Shaw" w:date="2015-10-30T13:03:00Z">
                  <w:rPr>
                    <w:rFonts w:asciiTheme="majorBidi" w:eastAsia="Times New Roman" w:hAnsiTheme="majorBidi" w:cstheme="majorBidi"/>
                    <w:color w:val="000000"/>
                    <w:sz w:val="18"/>
                    <w:szCs w:val="18"/>
                    <w:lang w:val="en-GB" w:eastAsia="en-US"/>
                  </w:rPr>
                </w:rPrChange>
              </w:rPr>
              <w:t>(new format)</w:t>
            </w:r>
          </w:p>
          <w:p w14:paraId="55C2E97D" w14:textId="77777777" w:rsidR="00B2210D" w:rsidRPr="0077041A" w:rsidRDefault="00B2210D" w:rsidP="00FC6477">
            <w:pPr>
              <w:spacing w:after="0" w:line="240" w:lineRule="auto"/>
              <w:jc w:val="both"/>
              <w:rPr>
                <w:rFonts w:asciiTheme="majorBidi" w:hAnsiTheme="majorBidi" w:cstheme="majorBidi"/>
                <w:b/>
                <w:bCs/>
                <w:color w:val="000000"/>
                <w:sz w:val="18"/>
                <w:szCs w:val="18"/>
                <w:lang w:val="en-GB" w:eastAsia="en-US"/>
                <w:rPrChange w:id="17579" w:author="Jane Shaw" w:date="2015-10-30T13:03:00Z">
                  <w:rPr>
                    <w:rFonts w:asciiTheme="majorBidi" w:hAnsiTheme="majorBidi" w:cstheme="majorBidi"/>
                    <w:bCs/>
                    <w:color w:val="000000"/>
                    <w:sz w:val="18"/>
                    <w:szCs w:val="18"/>
                    <w:lang w:val="en-GB" w:eastAsia="en-US"/>
                  </w:rPr>
                </w:rPrChange>
              </w:rPr>
            </w:pPr>
            <w:r w:rsidRPr="0077041A">
              <w:rPr>
                <w:rFonts w:asciiTheme="majorBidi" w:eastAsia="Times New Roman" w:hAnsiTheme="majorBidi" w:cstheme="majorBidi"/>
                <w:b/>
                <w:color w:val="000000"/>
                <w:sz w:val="18"/>
                <w:szCs w:val="18"/>
                <w:lang w:val="en-GB" w:eastAsia="en-US"/>
                <w:rPrChange w:id="17580" w:author="Jane Shaw" w:date="2015-10-30T13:03:00Z">
                  <w:rPr>
                    <w:rFonts w:asciiTheme="majorBidi" w:eastAsia="Times New Roman" w:hAnsiTheme="majorBidi" w:cstheme="majorBidi"/>
                    <w:color w:val="000000"/>
                    <w:sz w:val="18"/>
                    <w:szCs w:val="18"/>
                    <w:lang w:val="en-GB" w:eastAsia="en-US"/>
                  </w:rPr>
                </w:rPrChange>
              </w:rPr>
              <w:t>production quantity</w:t>
            </w:r>
          </w:p>
        </w:tc>
      </w:tr>
      <w:tr w:rsidR="00B2210D" w:rsidRPr="00B445C5" w14:paraId="4C3DF008" w14:textId="77777777" w:rsidTr="00B445C5">
        <w:trPr>
          <w:trHeight w:hRule="exact" w:val="642"/>
          <w:jc w:val="center"/>
        </w:trPr>
        <w:tc>
          <w:tcPr>
            <w:tcW w:w="397" w:type="pct"/>
            <w:noWrap/>
            <w:vAlign w:val="center"/>
            <w:hideMark/>
          </w:tcPr>
          <w:p w14:paraId="39FD6C70" w14:textId="77777777"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14:paraId="4A35DCE1" w14:textId="38A53A4F" w:rsidR="00B2210D" w:rsidRPr="00B445C5" w:rsidRDefault="0077041A"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5" w:type="pct"/>
            <w:noWrap/>
            <w:vAlign w:val="center"/>
            <w:hideMark/>
          </w:tcPr>
          <w:p w14:paraId="0F677590" w14:textId="0B222F26"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ins w:id="17581" w:author="Jane Shaw" w:date="2015-10-30T13:03:00Z">
              <w:r w:rsidR="0077041A">
                <w:rPr>
                  <w:rFonts w:asciiTheme="majorBidi" w:eastAsia="Times New Roman" w:hAnsiTheme="majorBidi" w:cstheme="majorBidi"/>
                  <w:b/>
                  <w:bCs/>
                  <w:color w:val="000000"/>
                  <w:sz w:val="18"/>
                  <w:szCs w:val="18"/>
                  <w:lang w:val="en-GB" w:eastAsia="en-US"/>
                </w:rPr>
                <w:t xml:space="preserve"> </w:t>
              </w:r>
            </w:ins>
            <w:del w:id="17582" w:author="Jane Shaw" w:date="2015-10-30T13:03:00Z">
              <w:r w:rsidRPr="00B445C5" w:rsidDel="0077041A">
                <w:rPr>
                  <w:rFonts w:asciiTheme="majorBidi" w:eastAsia="Times New Roman" w:hAnsiTheme="majorBidi" w:cstheme="majorBidi"/>
                  <w:b/>
                  <w:bCs/>
                  <w:color w:val="000000"/>
                  <w:sz w:val="18"/>
                  <w:szCs w:val="18"/>
                  <w:lang w:val="en-GB" w:eastAsia="en-US"/>
                </w:rPr>
                <w:delText>,</w:delText>
              </w:r>
            </w:del>
            <w:r w:rsidR="00B2210D" w:rsidRPr="00B445C5">
              <w:rPr>
                <w:rFonts w:asciiTheme="majorBidi" w:eastAsia="Times New Roman" w:hAnsiTheme="majorBidi" w:cstheme="majorBidi"/>
                <w:b/>
                <w:bCs/>
                <w:color w:val="000000"/>
                <w:sz w:val="18"/>
                <w:szCs w:val="18"/>
                <w:lang w:val="en-GB" w:eastAsia="en-US"/>
              </w:rPr>
              <w:t>082</w:t>
            </w:r>
            <w:ins w:id="17583" w:author="Jane Shaw" w:date="2015-10-30T13:03:00Z">
              <w:r w:rsidR="0077041A">
                <w:rPr>
                  <w:rFonts w:asciiTheme="majorBidi" w:eastAsia="Times New Roman" w:hAnsiTheme="majorBidi" w:cstheme="majorBidi"/>
                  <w:b/>
                  <w:bCs/>
                  <w:color w:val="000000"/>
                  <w:sz w:val="18"/>
                  <w:szCs w:val="18"/>
                  <w:lang w:val="en-GB" w:eastAsia="en-US"/>
                </w:rPr>
                <w:t xml:space="preserve"> </w:t>
              </w:r>
            </w:ins>
            <w:del w:id="17584" w:author="Jane Shaw" w:date="2015-10-30T13:03:00Z">
              <w:r w:rsidRPr="00B445C5" w:rsidDel="0077041A">
                <w:rPr>
                  <w:rFonts w:asciiTheme="majorBidi" w:eastAsia="Times New Roman" w:hAnsiTheme="majorBidi" w:cstheme="majorBidi"/>
                  <w:b/>
                  <w:bCs/>
                  <w:color w:val="000000"/>
                  <w:sz w:val="18"/>
                  <w:szCs w:val="18"/>
                  <w:lang w:val="en-GB" w:eastAsia="en-US"/>
                </w:rPr>
                <w:delText>,</w:delText>
              </w:r>
            </w:del>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14:paraId="0F15D647" w14:textId="77777777"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14:paraId="53CA27C6" w14:textId="77777777"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14:paraId="0D64C9CC" w14:textId="77777777"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3" w:type="pct"/>
            <w:noWrap/>
            <w:vAlign w:val="center"/>
            <w:hideMark/>
          </w:tcPr>
          <w:p w14:paraId="6E9E5C0A" w14:textId="2028DF26"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ins w:id="17585" w:author="Jane Shaw" w:date="2015-10-30T13:03:00Z">
              <w:r w:rsidR="0077041A">
                <w:rPr>
                  <w:rFonts w:asciiTheme="majorBidi" w:eastAsia="Times New Roman" w:hAnsiTheme="majorBidi" w:cstheme="majorBidi"/>
                  <w:b/>
                  <w:bCs/>
                  <w:color w:val="000000"/>
                  <w:sz w:val="18"/>
                  <w:szCs w:val="18"/>
                  <w:lang w:val="en-GB" w:eastAsia="en-US"/>
                </w:rPr>
                <w:t xml:space="preserve"> </w:t>
              </w:r>
            </w:ins>
            <w:del w:id="17586" w:author="Jane Shaw" w:date="2015-10-30T13:03:00Z">
              <w:r w:rsidRPr="00B445C5" w:rsidDel="0077041A">
                <w:rPr>
                  <w:rFonts w:asciiTheme="majorBidi" w:eastAsia="Times New Roman" w:hAnsiTheme="majorBidi" w:cstheme="majorBidi"/>
                  <w:b/>
                  <w:bCs/>
                  <w:color w:val="000000"/>
                  <w:sz w:val="18"/>
                  <w:szCs w:val="18"/>
                  <w:lang w:val="en-GB" w:eastAsia="en-US"/>
                </w:rPr>
                <w:delText>,</w:delText>
              </w:r>
            </w:del>
            <w:r w:rsidR="00B2210D" w:rsidRPr="00B445C5">
              <w:rPr>
                <w:rFonts w:asciiTheme="majorBidi" w:eastAsia="Times New Roman" w:hAnsiTheme="majorBidi" w:cstheme="majorBidi"/>
                <w:b/>
                <w:bCs/>
                <w:color w:val="000000"/>
                <w:sz w:val="18"/>
                <w:szCs w:val="18"/>
                <w:lang w:val="en-GB" w:eastAsia="en-US"/>
              </w:rPr>
              <w:t>082</w:t>
            </w:r>
            <w:ins w:id="17587" w:author="Jane Shaw" w:date="2015-10-30T13:03:00Z">
              <w:r w:rsidR="0077041A">
                <w:rPr>
                  <w:rFonts w:asciiTheme="majorBidi" w:eastAsia="Times New Roman" w:hAnsiTheme="majorBidi" w:cstheme="majorBidi"/>
                  <w:b/>
                  <w:bCs/>
                  <w:color w:val="000000"/>
                  <w:sz w:val="18"/>
                  <w:szCs w:val="18"/>
                  <w:lang w:val="en-GB" w:eastAsia="en-US"/>
                </w:rPr>
                <w:t xml:space="preserve"> </w:t>
              </w:r>
            </w:ins>
            <w:del w:id="17588" w:author="Jane Shaw" w:date="2015-10-30T13:03:00Z">
              <w:r w:rsidRPr="00B445C5" w:rsidDel="0077041A">
                <w:rPr>
                  <w:rFonts w:asciiTheme="majorBidi" w:eastAsia="Times New Roman" w:hAnsiTheme="majorBidi" w:cstheme="majorBidi"/>
                  <w:b/>
                  <w:bCs/>
                  <w:color w:val="000000"/>
                  <w:sz w:val="18"/>
                  <w:szCs w:val="18"/>
                  <w:lang w:val="en-GB" w:eastAsia="en-US"/>
                </w:rPr>
                <w:delText>,</w:delText>
              </w:r>
            </w:del>
            <w:r w:rsidR="00B2210D" w:rsidRPr="00B445C5">
              <w:rPr>
                <w:rFonts w:asciiTheme="majorBidi" w:eastAsia="Times New Roman" w:hAnsiTheme="majorBidi" w:cstheme="majorBidi"/>
                <w:b/>
                <w:bCs/>
                <w:color w:val="000000"/>
                <w:sz w:val="18"/>
                <w:szCs w:val="18"/>
                <w:lang w:val="en-GB" w:eastAsia="en-US"/>
              </w:rPr>
              <w:t>903 tonnes</w:t>
            </w:r>
          </w:p>
        </w:tc>
      </w:tr>
    </w:tbl>
    <w:p w14:paraId="2189E526" w14:textId="77777777" w:rsidR="0077041A" w:rsidRDefault="0077041A">
      <w:pPr>
        <w:spacing w:after="0"/>
        <w:jc w:val="both"/>
        <w:rPr>
          <w:ins w:id="17589" w:author="Jane Shaw" w:date="2015-10-30T13:04:00Z"/>
          <w:rFonts w:asciiTheme="majorBidi" w:hAnsiTheme="majorBidi" w:cstheme="majorBidi"/>
          <w:sz w:val="20"/>
          <w:szCs w:val="20"/>
          <w:lang w:val="en-GB" w:eastAsia="en-GB"/>
        </w:rPr>
        <w:pPrChange w:id="17590" w:author="Jane Shaw" w:date="2015-10-30T13:04:00Z">
          <w:pPr>
            <w:jc w:val="both"/>
          </w:pPr>
        </w:pPrChange>
      </w:pPr>
      <w:ins w:id="17591" w:author="Jane Shaw" w:date="2015-10-30T13:04:00Z">
        <w:r>
          <w:rPr>
            <w:rFonts w:asciiTheme="majorBidi" w:hAnsiTheme="majorBidi" w:cstheme="majorBidi"/>
            <w:sz w:val="20"/>
            <w:szCs w:val="20"/>
            <w:lang w:val="en-GB" w:eastAsia="en-GB"/>
          </w:rPr>
          <w:t xml:space="preserve">The </w:t>
        </w:r>
      </w:ins>
      <w:r w:rsidRPr="0077041A">
        <w:rPr>
          <w:rFonts w:asciiTheme="majorBidi" w:hAnsiTheme="majorBidi" w:cstheme="majorBidi"/>
          <w:sz w:val="20"/>
          <w:szCs w:val="20"/>
          <w:lang w:val="en-GB" w:eastAsia="en-GB"/>
        </w:rPr>
        <w:t xml:space="preserve">data </w:t>
      </w:r>
      <w:del w:id="17592" w:author="Jane Shaw" w:date="2015-10-30T13:04:00Z">
        <w:r w:rsidR="00EB7AF1" w:rsidRPr="0077041A" w:rsidDel="0077041A">
          <w:rPr>
            <w:rFonts w:asciiTheme="majorBidi" w:hAnsiTheme="majorBidi" w:cstheme="majorBidi"/>
            <w:sz w:val="20"/>
            <w:szCs w:val="20"/>
            <w:lang w:val="en-GB" w:eastAsia="en-GB"/>
            <w:rPrChange w:id="17593" w:author="Jane Shaw" w:date="2015-10-30T13:04:00Z">
              <w:rPr>
                <w:rFonts w:asciiTheme="majorBidi" w:hAnsiTheme="majorBidi" w:cstheme="majorBidi"/>
                <w:i/>
                <w:lang w:val="en-GB" w:eastAsia="en-GB"/>
              </w:rPr>
            </w:rPrChange>
          </w:rPr>
          <w:delText xml:space="preserve">are taken as </w:delText>
        </w:r>
      </w:del>
      <w:ins w:id="17594" w:author="Jane Shaw" w:date="2015-10-30T13:04:00Z">
        <w:r>
          <w:rPr>
            <w:rFonts w:asciiTheme="majorBidi" w:hAnsiTheme="majorBidi" w:cstheme="majorBidi"/>
            <w:sz w:val="20"/>
            <w:szCs w:val="20"/>
            <w:lang w:val="en-GB" w:eastAsia="en-GB"/>
          </w:rPr>
          <w:t xml:space="preserve">in this </w:t>
        </w:r>
      </w:ins>
      <w:r w:rsidR="00EB7AF1" w:rsidRPr="0077041A">
        <w:rPr>
          <w:rFonts w:asciiTheme="majorBidi" w:hAnsiTheme="majorBidi" w:cstheme="majorBidi"/>
          <w:sz w:val="20"/>
          <w:szCs w:val="20"/>
          <w:lang w:val="en-GB" w:eastAsia="en-GB"/>
          <w:rPrChange w:id="17595" w:author="Jane Shaw" w:date="2015-10-30T13:04:00Z">
            <w:rPr>
              <w:rFonts w:asciiTheme="majorBidi" w:hAnsiTheme="majorBidi" w:cstheme="majorBidi"/>
              <w:i/>
              <w:lang w:val="en-GB" w:eastAsia="en-GB"/>
            </w:rPr>
          </w:rPrChange>
        </w:rPr>
        <w:t xml:space="preserve">example </w:t>
      </w:r>
      <w:del w:id="17596" w:author="Jane Shaw" w:date="2015-10-30T13:04:00Z">
        <w:r w:rsidR="00EB7AF1" w:rsidRPr="0077041A" w:rsidDel="0077041A">
          <w:rPr>
            <w:rFonts w:asciiTheme="majorBidi" w:hAnsiTheme="majorBidi" w:cstheme="majorBidi"/>
            <w:sz w:val="20"/>
            <w:szCs w:val="20"/>
            <w:lang w:val="en-GB" w:eastAsia="en-GB"/>
            <w:rPrChange w:id="17597" w:author="Jane Shaw" w:date="2015-10-30T13:04:00Z">
              <w:rPr>
                <w:rFonts w:asciiTheme="majorBidi" w:hAnsiTheme="majorBidi" w:cstheme="majorBidi"/>
                <w:i/>
                <w:lang w:val="en-GB" w:eastAsia="en-GB"/>
              </w:rPr>
            </w:rPrChange>
          </w:rPr>
          <w:delText xml:space="preserve">and </w:delText>
        </w:r>
      </w:del>
      <w:r w:rsidR="00EB7AF1" w:rsidRPr="0077041A">
        <w:rPr>
          <w:rFonts w:asciiTheme="majorBidi" w:hAnsiTheme="majorBidi" w:cstheme="majorBidi"/>
          <w:sz w:val="20"/>
          <w:szCs w:val="20"/>
          <w:lang w:val="en-GB" w:eastAsia="en-GB"/>
          <w:rPrChange w:id="17598" w:author="Jane Shaw" w:date="2015-10-30T13:04:00Z">
            <w:rPr>
              <w:rFonts w:asciiTheme="majorBidi" w:hAnsiTheme="majorBidi" w:cstheme="majorBidi"/>
              <w:i/>
              <w:lang w:val="en-GB" w:eastAsia="en-GB"/>
            </w:rPr>
          </w:rPrChange>
        </w:rPr>
        <w:t xml:space="preserve">refer to </w:t>
      </w:r>
      <w:del w:id="17599" w:author="Jane Shaw" w:date="2015-10-30T13:04:00Z">
        <w:r w:rsidR="00EB7AF1" w:rsidRPr="0077041A" w:rsidDel="0077041A">
          <w:rPr>
            <w:rFonts w:asciiTheme="majorBidi" w:hAnsiTheme="majorBidi" w:cstheme="majorBidi"/>
            <w:sz w:val="20"/>
            <w:szCs w:val="20"/>
            <w:lang w:val="en-GB" w:eastAsia="en-GB"/>
            <w:rPrChange w:id="17600" w:author="Jane Shaw" w:date="2015-10-30T13:04:00Z">
              <w:rPr>
                <w:rFonts w:asciiTheme="majorBidi" w:hAnsiTheme="majorBidi" w:cstheme="majorBidi"/>
                <w:i/>
                <w:lang w:val="en-GB" w:eastAsia="en-GB"/>
              </w:rPr>
            </w:rPrChange>
          </w:rPr>
          <w:delText xml:space="preserve">the </w:delText>
        </w:r>
      </w:del>
      <w:ins w:id="17601" w:author="Jane Shaw" w:date="2015-10-30T13:04:00Z">
        <w:r>
          <w:rPr>
            <w:rFonts w:asciiTheme="majorBidi" w:hAnsiTheme="majorBidi" w:cstheme="majorBidi"/>
            <w:sz w:val="20"/>
            <w:szCs w:val="20"/>
            <w:lang w:val="en-GB" w:eastAsia="en-GB"/>
          </w:rPr>
          <w:t xml:space="preserve">cassava </w:t>
        </w:r>
      </w:ins>
      <w:r w:rsidR="00EB7AF1" w:rsidRPr="0077041A">
        <w:rPr>
          <w:rFonts w:asciiTheme="majorBidi" w:hAnsiTheme="majorBidi" w:cstheme="majorBidi"/>
          <w:sz w:val="20"/>
          <w:szCs w:val="20"/>
          <w:lang w:val="en-GB" w:eastAsia="en-GB"/>
          <w:rPrChange w:id="17602" w:author="Jane Shaw" w:date="2015-10-30T13:04:00Z">
            <w:rPr>
              <w:rFonts w:asciiTheme="majorBidi" w:hAnsiTheme="majorBidi" w:cstheme="majorBidi"/>
              <w:i/>
              <w:lang w:val="en-GB" w:eastAsia="en-GB"/>
            </w:rPr>
          </w:rPrChange>
        </w:rPr>
        <w:t xml:space="preserve">production </w:t>
      </w:r>
      <w:del w:id="17603" w:author="Jane Shaw" w:date="2015-10-30T13:04:00Z">
        <w:r w:rsidR="00EB7AF1" w:rsidRPr="0077041A" w:rsidDel="0077041A">
          <w:rPr>
            <w:rFonts w:asciiTheme="majorBidi" w:hAnsiTheme="majorBidi" w:cstheme="majorBidi"/>
            <w:sz w:val="20"/>
            <w:szCs w:val="20"/>
            <w:lang w:val="en-GB" w:eastAsia="en-GB"/>
            <w:rPrChange w:id="17604" w:author="Jane Shaw" w:date="2015-10-30T13:04:00Z">
              <w:rPr>
                <w:rFonts w:asciiTheme="majorBidi" w:hAnsiTheme="majorBidi" w:cstheme="majorBidi"/>
                <w:i/>
                <w:lang w:val="en-GB" w:eastAsia="en-GB"/>
              </w:rPr>
            </w:rPrChange>
          </w:rPr>
          <w:delText xml:space="preserve">of cassava </w:delText>
        </w:r>
      </w:del>
      <w:r w:rsidR="00EB7AF1" w:rsidRPr="0077041A">
        <w:rPr>
          <w:rFonts w:asciiTheme="majorBidi" w:hAnsiTheme="majorBidi" w:cstheme="majorBidi"/>
          <w:sz w:val="20"/>
          <w:szCs w:val="20"/>
          <w:lang w:val="en-GB" w:eastAsia="en-GB"/>
          <w:rPrChange w:id="17605" w:author="Jane Shaw" w:date="2015-10-30T13:04:00Z">
            <w:rPr>
              <w:rFonts w:asciiTheme="majorBidi" w:hAnsiTheme="majorBidi" w:cstheme="majorBidi"/>
              <w:i/>
              <w:lang w:val="en-GB" w:eastAsia="en-GB"/>
            </w:rPr>
          </w:rPrChange>
        </w:rPr>
        <w:t>in Cameroon</w:t>
      </w:r>
      <w:ins w:id="17606" w:author="Jane Shaw" w:date="2015-10-30T13:04:00Z">
        <w:r>
          <w:rPr>
            <w:rFonts w:asciiTheme="majorBidi" w:hAnsiTheme="majorBidi" w:cstheme="majorBidi"/>
            <w:sz w:val="20"/>
            <w:szCs w:val="20"/>
            <w:lang w:val="en-GB" w:eastAsia="en-GB"/>
          </w:rPr>
          <w:t xml:space="preserve"> in</w:t>
        </w:r>
      </w:ins>
      <w:del w:id="17607" w:author="Jane Shaw" w:date="2015-10-30T13:04:00Z">
        <w:r w:rsidR="00EB7AF1" w:rsidRPr="0077041A" w:rsidDel="0077041A">
          <w:rPr>
            <w:rFonts w:asciiTheme="majorBidi" w:hAnsiTheme="majorBidi" w:cstheme="majorBidi"/>
            <w:sz w:val="20"/>
            <w:szCs w:val="20"/>
            <w:lang w:val="en-GB" w:eastAsia="en-GB"/>
            <w:rPrChange w:id="17608" w:author="Jane Shaw" w:date="2015-10-30T13:04:00Z">
              <w:rPr>
                <w:rFonts w:asciiTheme="majorBidi" w:hAnsiTheme="majorBidi" w:cstheme="majorBidi"/>
                <w:i/>
                <w:lang w:val="en-GB" w:eastAsia="en-GB"/>
              </w:rPr>
            </w:rPrChange>
          </w:rPr>
          <w:delText>,</w:delText>
        </w:r>
      </w:del>
      <w:r w:rsidR="00EB7AF1" w:rsidRPr="0077041A">
        <w:rPr>
          <w:rFonts w:asciiTheme="majorBidi" w:hAnsiTheme="majorBidi" w:cstheme="majorBidi"/>
          <w:sz w:val="20"/>
          <w:szCs w:val="20"/>
          <w:lang w:val="en-GB" w:eastAsia="en-GB"/>
          <w:rPrChange w:id="17609" w:author="Jane Shaw" w:date="2015-10-30T13:04:00Z">
            <w:rPr>
              <w:rFonts w:asciiTheme="majorBidi" w:hAnsiTheme="majorBidi" w:cstheme="majorBidi"/>
              <w:i/>
              <w:lang w:val="en-GB" w:eastAsia="en-GB"/>
            </w:rPr>
          </w:rPrChange>
        </w:rPr>
        <w:t xml:space="preserve"> 2011</w:t>
      </w:r>
      <w:ins w:id="17610" w:author="Jane Shaw" w:date="2015-10-30T13:04:00Z">
        <w:r>
          <w:rPr>
            <w:rFonts w:asciiTheme="majorBidi" w:hAnsiTheme="majorBidi" w:cstheme="majorBidi"/>
            <w:sz w:val="20"/>
            <w:szCs w:val="20"/>
            <w:lang w:val="en-GB" w:eastAsia="en-GB"/>
          </w:rPr>
          <w:t>.</w:t>
        </w:r>
      </w:ins>
      <w:r w:rsidR="00EB7AF1" w:rsidRPr="0077041A">
        <w:rPr>
          <w:rFonts w:asciiTheme="majorBidi" w:hAnsiTheme="majorBidi" w:cstheme="majorBidi"/>
          <w:sz w:val="20"/>
          <w:szCs w:val="20"/>
          <w:lang w:val="en-GB" w:eastAsia="en-GB"/>
          <w:rPrChange w:id="17611" w:author="Jane Shaw" w:date="2015-10-30T13:04:00Z">
            <w:rPr>
              <w:rFonts w:asciiTheme="majorBidi" w:hAnsiTheme="majorBidi" w:cstheme="majorBidi"/>
              <w:i/>
              <w:lang w:val="en-GB" w:eastAsia="en-GB"/>
            </w:rPr>
          </w:rPrChange>
        </w:rPr>
        <w:t xml:space="preserve"> </w:t>
      </w:r>
    </w:p>
    <w:p w14:paraId="7F2E3B3E" w14:textId="209148E5" w:rsidR="00EB7AF1" w:rsidRPr="0077041A" w:rsidRDefault="00EB7AF1">
      <w:pPr>
        <w:spacing w:after="0"/>
        <w:jc w:val="both"/>
        <w:rPr>
          <w:rFonts w:asciiTheme="majorBidi" w:hAnsiTheme="majorBidi" w:cstheme="majorBidi"/>
          <w:sz w:val="20"/>
          <w:szCs w:val="20"/>
          <w:lang w:val="en-GB" w:eastAsia="en-GB"/>
          <w:rPrChange w:id="17612" w:author="Jane Shaw" w:date="2015-10-30T13:04:00Z">
            <w:rPr>
              <w:rFonts w:asciiTheme="majorBidi" w:hAnsiTheme="majorBidi" w:cstheme="majorBidi"/>
              <w:i/>
              <w:lang w:val="en-GB" w:eastAsia="en-GB"/>
            </w:rPr>
          </w:rPrChange>
        </w:rPr>
        <w:pPrChange w:id="17613" w:author="Jane Shaw" w:date="2015-10-30T13:04:00Z">
          <w:pPr>
            <w:jc w:val="both"/>
          </w:pPr>
        </w:pPrChange>
      </w:pPr>
      <w:del w:id="17614" w:author="Jane Shaw" w:date="2015-10-30T13:04:00Z">
        <w:r w:rsidRPr="0077041A" w:rsidDel="0077041A">
          <w:rPr>
            <w:rFonts w:asciiTheme="majorBidi" w:hAnsiTheme="majorBidi" w:cstheme="majorBidi"/>
            <w:i/>
            <w:sz w:val="20"/>
            <w:szCs w:val="20"/>
            <w:lang w:val="en-GB" w:eastAsia="en-GB"/>
            <w:rPrChange w:id="17615" w:author="Jane Shaw" w:date="2015-10-30T13:05:00Z">
              <w:rPr>
                <w:rFonts w:asciiTheme="majorBidi" w:hAnsiTheme="majorBidi" w:cstheme="majorBidi"/>
                <w:i/>
                <w:lang w:val="en-GB" w:eastAsia="en-GB"/>
              </w:rPr>
            </w:rPrChange>
          </w:rPr>
          <w:delText>(</w:delText>
        </w:r>
      </w:del>
      <w:r w:rsidR="0077041A" w:rsidRPr="0077041A">
        <w:rPr>
          <w:rFonts w:asciiTheme="majorBidi" w:hAnsiTheme="majorBidi" w:cstheme="majorBidi"/>
          <w:i/>
          <w:sz w:val="20"/>
          <w:szCs w:val="20"/>
          <w:lang w:val="en-GB" w:eastAsia="en-GB"/>
          <w:rPrChange w:id="17616" w:author="Jane Shaw" w:date="2015-10-30T13:05:00Z">
            <w:rPr>
              <w:rFonts w:asciiTheme="majorBidi" w:hAnsiTheme="majorBidi" w:cstheme="majorBidi"/>
              <w:sz w:val="20"/>
              <w:szCs w:val="20"/>
              <w:lang w:val="en-GB" w:eastAsia="en-GB"/>
            </w:rPr>
          </w:rPrChange>
        </w:rPr>
        <w:t>Source</w:t>
      </w:r>
      <w:r w:rsidRPr="0077041A">
        <w:rPr>
          <w:rFonts w:asciiTheme="majorBidi" w:hAnsiTheme="majorBidi" w:cstheme="majorBidi"/>
          <w:i/>
          <w:sz w:val="20"/>
          <w:szCs w:val="20"/>
          <w:lang w:val="en-GB" w:eastAsia="en-GB"/>
          <w:rPrChange w:id="17617" w:author="Jane Shaw" w:date="2015-10-30T13:05:00Z">
            <w:rPr>
              <w:rFonts w:asciiTheme="majorBidi" w:hAnsiTheme="majorBidi" w:cstheme="majorBidi"/>
              <w:i/>
              <w:lang w:val="en-GB" w:eastAsia="en-GB"/>
            </w:rPr>
          </w:rPrChange>
        </w:rPr>
        <w:t xml:space="preserve">: </w:t>
      </w:r>
      <w:r w:rsidRPr="0077041A">
        <w:rPr>
          <w:rFonts w:asciiTheme="majorBidi" w:hAnsiTheme="majorBidi" w:cstheme="majorBidi"/>
          <w:sz w:val="20"/>
          <w:szCs w:val="20"/>
          <w:lang w:val="en-GB" w:eastAsia="en-GB"/>
          <w:rPrChange w:id="17618" w:author="Jane Shaw" w:date="2015-10-30T13:04:00Z">
            <w:rPr>
              <w:rFonts w:asciiTheme="majorBidi" w:hAnsiTheme="majorBidi" w:cstheme="majorBidi"/>
              <w:i/>
              <w:lang w:val="en-GB" w:eastAsia="en-GB"/>
            </w:rPr>
          </w:rPrChange>
        </w:rPr>
        <w:t>FAOSTAT</w:t>
      </w:r>
      <w:ins w:id="17619" w:author="Jane Shaw" w:date="2015-10-30T13:05:00Z">
        <w:r w:rsidR="0077041A">
          <w:rPr>
            <w:rFonts w:asciiTheme="majorBidi" w:hAnsiTheme="majorBidi" w:cstheme="majorBidi"/>
            <w:sz w:val="20"/>
            <w:szCs w:val="20"/>
            <w:lang w:val="en-GB" w:eastAsia="en-GB"/>
          </w:rPr>
          <w:t>.</w:t>
        </w:r>
      </w:ins>
      <w:del w:id="17620" w:author="Jane Shaw" w:date="2015-10-30T13:05:00Z">
        <w:r w:rsidRPr="0077041A" w:rsidDel="0077041A">
          <w:rPr>
            <w:rFonts w:asciiTheme="majorBidi" w:hAnsiTheme="majorBidi" w:cstheme="majorBidi"/>
            <w:sz w:val="20"/>
            <w:szCs w:val="20"/>
            <w:lang w:val="en-GB" w:eastAsia="en-GB"/>
            <w:rPrChange w:id="17621" w:author="Jane Shaw" w:date="2015-10-30T13:04:00Z">
              <w:rPr>
                <w:rFonts w:asciiTheme="majorBidi" w:hAnsiTheme="majorBidi" w:cstheme="majorBidi"/>
                <w:i/>
                <w:lang w:val="en-GB" w:eastAsia="en-GB"/>
              </w:rPr>
            </w:rPrChange>
          </w:rPr>
          <w:delText>)</w:delText>
        </w:r>
      </w:del>
    </w:p>
    <w:p w14:paraId="0F5B012B" w14:textId="77777777" w:rsidR="0077041A" w:rsidRDefault="0077041A" w:rsidP="00C500F7">
      <w:pPr>
        <w:jc w:val="both"/>
        <w:rPr>
          <w:ins w:id="17622" w:author="Jane Shaw" w:date="2015-10-30T13:04:00Z"/>
          <w:rFonts w:asciiTheme="majorBidi" w:hAnsiTheme="majorBidi" w:cstheme="majorBidi"/>
          <w:lang w:val="en-GB" w:eastAsia="en-GB"/>
        </w:rPr>
      </w:pPr>
    </w:p>
    <w:p w14:paraId="2BA3BFA6" w14:textId="28595390" w:rsidR="00EB7AF1" w:rsidRPr="004F311A" w:rsidRDefault="00EB7AF1" w:rsidP="00C500F7">
      <w:pPr>
        <w:jc w:val="both"/>
        <w:rPr>
          <w:rFonts w:asciiTheme="majorBidi" w:hAnsiTheme="majorBidi" w:cstheme="majorBidi"/>
          <w:lang w:val="en-GB" w:eastAsia="en-GB"/>
        </w:rPr>
      </w:pPr>
      <w:del w:id="17623" w:author="Jane Shaw" w:date="2015-10-30T13:05:00Z">
        <w:r w:rsidRPr="004F311A" w:rsidDel="0077041A">
          <w:rPr>
            <w:rFonts w:asciiTheme="majorBidi" w:hAnsiTheme="majorBidi" w:cstheme="majorBidi"/>
            <w:lang w:val="en-GB" w:eastAsia="en-GB"/>
          </w:rPr>
          <w:delText xml:space="preserve">Also for </w:delText>
        </w:r>
        <w:r w:rsidRPr="004F311A" w:rsidDel="0077041A">
          <w:rPr>
            <w:rFonts w:asciiTheme="majorBidi" w:hAnsiTheme="majorBidi" w:cstheme="majorBidi"/>
            <w:b/>
            <w:lang w:val="en-GB" w:eastAsia="en-GB"/>
          </w:rPr>
          <w:delText>many-to-one</w:delText>
        </w:r>
        <w:r w:rsidRPr="004F311A" w:rsidDel="0077041A">
          <w:rPr>
            <w:rFonts w:asciiTheme="majorBidi" w:hAnsiTheme="majorBidi" w:cstheme="majorBidi"/>
            <w:lang w:val="en-GB" w:eastAsia="en-GB"/>
          </w:rPr>
          <w:delText xml:space="preserve"> cases </w:delText>
        </w:r>
      </w:del>
      <w:r w:rsidR="0077041A" w:rsidRPr="004F311A">
        <w:rPr>
          <w:rFonts w:asciiTheme="majorBidi" w:hAnsiTheme="majorBidi" w:cstheme="majorBidi"/>
          <w:lang w:val="en-GB" w:eastAsia="en-GB"/>
        </w:rPr>
        <w:t xml:space="preserve">Data </w:t>
      </w:r>
      <w:r w:rsidRPr="004F311A">
        <w:rPr>
          <w:rFonts w:asciiTheme="majorBidi" w:hAnsiTheme="majorBidi" w:cstheme="majorBidi"/>
          <w:lang w:val="en-GB" w:eastAsia="en-GB"/>
        </w:rPr>
        <w:t xml:space="preserve">conversion is </w:t>
      </w:r>
      <w:ins w:id="17624" w:author="Jane Shaw" w:date="2015-10-30T13:05:00Z">
        <w:r w:rsidR="0077041A">
          <w:rPr>
            <w:rFonts w:asciiTheme="majorBidi" w:hAnsiTheme="majorBidi" w:cstheme="majorBidi"/>
            <w:lang w:val="en-GB" w:eastAsia="en-GB"/>
          </w:rPr>
          <w:t xml:space="preserve">also </w:t>
        </w:r>
      </w:ins>
      <w:r w:rsidRPr="004F311A">
        <w:rPr>
          <w:rFonts w:asciiTheme="majorBidi" w:hAnsiTheme="majorBidi" w:cstheme="majorBidi"/>
          <w:lang w:val="en-GB" w:eastAsia="en-GB"/>
        </w:rPr>
        <w:t xml:space="preserve">straightforward </w:t>
      </w:r>
      <w:ins w:id="17625" w:author="Jane Shaw" w:date="2015-10-30T13:05:00Z">
        <w:r w:rsidR="0077041A" w:rsidRPr="004F311A">
          <w:rPr>
            <w:rFonts w:asciiTheme="majorBidi" w:hAnsiTheme="majorBidi" w:cstheme="majorBidi"/>
            <w:lang w:val="en-GB" w:eastAsia="en-GB"/>
          </w:rPr>
          <w:t xml:space="preserve">for </w:t>
        </w:r>
        <w:r w:rsidR="0077041A" w:rsidRPr="0077041A">
          <w:rPr>
            <w:rFonts w:asciiTheme="majorBidi" w:hAnsiTheme="majorBidi" w:cstheme="majorBidi"/>
            <w:i/>
            <w:lang w:val="en-GB" w:eastAsia="en-GB"/>
            <w:rPrChange w:id="17626" w:author="Jane Shaw" w:date="2015-10-30T13:05:00Z">
              <w:rPr>
                <w:rFonts w:asciiTheme="majorBidi" w:hAnsiTheme="majorBidi" w:cstheme="majorBidi"/>
                <w:b/>
                <w:lang w:val="en-GB" w:eastAsia="en-GB"/>
              </w:rPr>
            </w:rPrChange>
          </w:rPr>
          <w:t xml:space="preserve">many-to-one </w:t>
        </w:r>
        <w:r w:rsidR="0077041A" w:rsidRPr="004F311A">
          <w:rPr>
            <w:rFonts w:asciiTheme="majorBidi" w:hAnsiTheme="majorBidi" w:cstheme="majorBidi"/>
            <w:lang w:val="en-GB" w:eastAsia="en-GB"/>
          </w:rPr>
          <w:t>cases</w:t>
        </w:r>
        <w:r w:rsidR="0077041A">
          <w:rPr>
            <w:rFonts w:asciiTheme="majorBidi" w:hAnsiTheme="majorBidi" w:cstheme="majorBidi"/>
            <w:lang w:val="en-GB" w:eastAsia="en-GB"/>
          </w:rPr>
          <w:t>,</w:t>
        </w:r>
        <w:r w:rsidR="0077041A" w:rsidRPr="004F311A">
          <w:rPr>
            <w:rFonts w:asciiTheme="majorBidi" w:hAnsiTheme="majorBidi" w:cstheme="majorBidi"/>
            <w:lang w:val="en-GB" w:eastAsia="en-GB"/>
          </w:rPr>
          <w:t xml:space="preserve"> </w:t>
        </w:r>
      </w:ins>
      <w:r w:rsidRPr="004F311A">
        <w:rPr>
          <w:rFonts w:asciiTheme="majorBidi" w:hAnsiTheme="majorBidi" w:cstheme="majorBidi"/>
          <w:lang w:val="en-GB" w:eastAsia="en-GB"/>
        </w:rPr>
        <w:t xml:space="preserve">as data in </w:t>
      </w:r>
      <w:ins w:id="17627" w:author="Jane Shaw" w:date="2015-10-30T13:05:00Z">
        <w:r w:rsidR="0077041A">
          <w:rPr>
            <w:rFonts w:asciiTheme="majorBidi" w:hAnsiTheme="majorBidi" w:cstheme="majorBidi"/>
            <w:lang w:val="en-GB" w:eastAsia="en-GB"/>
          </w:rPr>
          <w:t xml:space="preserve">the </w:t>
        </w:r>
      </w:ins>
      <w:r w:rsidRPr="004F311A">
        <w:rPr>
          <w:rFonts w:asciiTheme="majorBidi" w:hAnsiTheme="majorBidi" w:cstheme="majorBidi"/>
          <w:lang w:val="en-GB" w:eastAsia="en-GB"/>
        </w:rPr>
        <w:t xml:space="preserve">FCL are aggregated </w:t>
      </w:r>
      <w:del w:id="17628" w:author="Jane Shaw" w:date="2015-10-30T13:05:00Z">
        <w:r w:rsidRPr="004F311A" w:rsidDel="0077041A">
          <w:rPr>
            <w:rFonts w:asciiTheme="majorBidi" w:hAnsiTheme="majorBidi" w:cstheme="majorBidi"/>
            <w:lang w:val="en-GB" w:eastAsia="en-GB"/>
          </w:rPr>
          <w:delText>in</w:delText>
        </w:r>
      </w:del>
      <w:r w:rsidRPr="004F311A">
        <w:rPr>
          <w:rFonts w:asciiTheme="majorBidi" w:hAnsiTheme="majorBidi" w:cstheme="majorBidi"/>
          <w:lang w:val="en-GB" w:eastAsia="en-GB"/>
        </w:rPr>
        <w:t xml:space="preserve">to </w:t>
      </w:r>
      <w:ins w:id="17629" w:author="Jane Shaw" w:date="2015-10-30T13:05:00Z">
        <w:r w:rsidR="0077041A">
          <w:rPr>
            <w:rFonts w:asciiTheme="majorBidi" w:hAnsiTheme="majorBidi" w:cstheme="majorBidi"/>
            <w:lang w:val="en-GB" w:eastAsia="en-GB"/>
          </w:rPr>
          <w:t xml:space="preserve">the </w:t>
        </w:r>
      </w:ins>
      <w:r w:rsidRPr="004F311A">
        <w:rPr>
          <w:rFonts w:asciiTheme="majorBidi" w:hAnsiTheme="majorBidi" w:cstheme="majorBidi"/>
          <w:lang w:val="en-GB" w:eastAsia="en-GB"/>
        </w:rPr>
        <w:t xml:space="preserve">CPC. Such </w:t>
      </w:r>
      <w:del w:id="17630" w:author="Jane Shaw" w:date="2015-10-30T13:05:00Z">
        <w:r w:rsidRPr="004F311A" w:rsidDel="0077041A">
          <w:rPr>
            <w:rFonts w:asciiTheme="majorBidi" w:hAnsiTheme="majorBidi" w:cstheme="majorBidi"/>
            <w:lang w:val="en-GB" w:eastAsia="en-GB"/>
          </w:rPr>
          <w:delText xml:space="preserve">an </w:delText>
        </w:r>
      </w:del>
      <w:r w:rsidRPr="004F311A">
        <w:rPr>
          <w:rFonts w:asciiTheme="majorBidi" w:hAnsiTheme="majorBidi" w:cstheme="majorBidi"/>
          <w:lang w:val="en-GB" w:eastAsia="en-GB"/>
        </w:rPr>
        <w:t>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14:paraId="43FBFC2D" w14:textId="6322379F" w:rsidR="00EB7AF1" w:rsidRPr="0077041A" w:rsidRDefault="00EB7AF1" w:rsidP="00C500F7">
      <w:pPr>
        <w:jc w:val="both"/>
        <w:rPr>
          <w:rFonts w:asciiTheme="majorBidi" w:hAnsiTheme="majorBidi" w:cstheme="majorBidi"/>
          <w:i/>
          <w:lang w:val="en-GB" w:eastAsia="en-GB"/>
          <w:rPrChange w:id="17631" w:author="Jane Shaw" w:date="2015-10-30T13:05:00Z">
            <w:rPr>
              <w:rFonts w:asciiTheme="majorBidi" w:hAnsiTheme="majorBidi" w:cstheme="majorBidi"/>
              <w:lang w:val="en-GB" w:eastAsia="en-GB"/>
            </w:rPr>
          </w:rPrChange>
        </w:rPr>
      </w:pPr>
      <w:r w:rsidRPr="0077041A">
        <w:rPr>
          <w:rFonts w:asciiTheme="majorBidi" w:eastAsia="Times New Roman" w:hAnsiTheme="majorBidi" w:cstheme="majorBidi"/>
          <w:i/>
          <w:lang w:val="en-GB" w:eastAsia="en-GB"/>
          <w:rPrChange w:id="17632" w:author="Jane Shaw" w:date="2015-10-30T13:05:00Z">
            <w:rPr>
              <w:rFonts w:asciiTheme="majorBidi" w:eastAsia="Times New Roman" w:hAnsiTheme="majorBidi" w:cstheme="majorBidi"/>
              <w:lang w:val="en-GB" w:eastAsia="en-GB"/>
            </w:rPr>
          </w:rPrChange>
        </w:rPr>
        <w:t>Example 2:</w:t>
      </w:r>
      <w:bookmarkStart w:id="17633" w:name="_Toc275621548"/>
      <w:bookmarkStart w:id="17634" w:name="_Toc275958881"/>
      <w:bookmarkStart w:id="17635" w:name="_Toc275958937"/>
      <w:bookmarkStart w:id="17636" w:name="_Toc275958954"/>
      <w:r w:rsidRPr="0077041A">
        <w:rPr>
          <w:rFonts w:asciiTheme="majorBidi" w:eastAsia="Times New Roman" w:hAnsiTheme="majorBidi" w:cstheme="majorBidi"/>
          <w:i/>
          <w:lang w:val="en-GB" w:eastAsia="en-GB"/>
          <w:rPrChange w:id="17637" w:author="Jane Shaw" w:date="2015-10-30T13:05:00Z">
            <w:rPr>
              <w:rFonts w:asciiTheme="majorBidi" w:eastAsia="Times New Roman" w:hAnsiTheme="majorBidi" w:cstheme="majorBidi"/>
              <w:lang w:val="en-GB" w:eastAsia="en-GB"/>
            </w:rPr>
          </w:rPrChange>
        </w:rPr>
        <w:t xml:space="preserve"> Data conversion from </w:t>
      </w:r>
      <w:ins w:id="17638" w:author="Jane Shaw" w:date="2015-10-30T13:06:00Z">
        <w:r w:rsidR="0077041A">
          <w:rPr>
            <w:rFonts w:asciiTheme="majorBidi" w:eastAsia="Times New Roman" w:hAnsiTheme="majorBidi" w:cstheme="majorBidi"/>
            <w:i/>
            <w:lang w:val="en-GB" w:eastAsia="en-GB"/>
          </w:rPr>
          <w:t xml:space="preserve">the </w:t>
        </w:r>
      </w:ins>
      <w:r w:rsidRPr="0077041A">
        <w:rPr>
          <w:rFonts w:asciiTheme="majorBidi" w:eastAsia="Times New Roman" w:hAnsiTheme="majorBidi" w:cstheme="majorBidi"/>
          <w:i/>
          <w:lang w:val="en-GB" w:eastAsia="en-GB"/>
          <w:rPrChange w:id="17639" w:author="Jane Shaw" w:date="2015-10-30T13:05:00Z">
            <w:rPr>
              <w:rFonts w:asciiTheme="majorBidi" w:eastAsia="Times New Roman" w:hAnsiTheme="majorBidi" w:cstheme="majorBidi"/>
              <w:lang w:val="en-GB" w:eastAsia="en-GB"/>
            </w:rPr>
          </w:rPrChange>
        </w:rPr>
        <w:t xml:space="preserve">FCL to </w:t>
      </w:r>
      <w:ins w:id="17640" w:author="Jane Shaw" w:date="2015-10-30T13:06:00Z">
        <w:r w:rsidR="0077041A">
          <w:rPr>
            <w:rFonts w:asciiTheme="majorBidi" w:eastAsia="Times New Roman" w:hAnsiTheme="majorBidi" w:cstheme="majorBidi"/>
            <w:i/>
            <w:lang w:val="en-GB" w:eastAsia="en-GB"/>
          </w:rPr>
          <w:t xml:space="preserve">the </w:t>
        </w:r>
      </w:ins>
      <w:r w:rsidRPr="0077041A">
        <w:rPr>
          <w:rFonts w:asciiTheme="majorBidi" w:eastAsia="Times New Roman" w:hAnsiTheme="majorBidi" w:cstheme="majorBidi"/>
          <w:i/>
          <w:lang w:val="en-GB" w:eastAsia="en-GB"/>
          <w:rPrChange w:id="17641" w:author="Jane Shaw" w:date="2015-10-30T13:05:00Z">
            <w:rPr>
              <w:rFonts w:asciiTheme="majorBidi" w:eastAsia="Times New Roman" w:hAnsiTheme="majorBidi" w:cstheme="majorBidi"/>
              <w:lang w:val="en-GB" w:eastAsia="en-GB"/>
            </w:rPr>
          </w:rPrChange>
        </w:rPr>
        <w:t xml:space="preserve">CPC </w:t>
      </w:r>
      <w:del w:id="17642" w:author="Jane Shaw" w:date="2015-10-30T13:06:00Z">
        <w:r w:rsidRPr="0077041A" w:rsidDel="0077041A">
          <w:rPr>
            <w:rFonts w:asciiTheme="majorBidi" w:eastAsia="Times New Roman" w:hAnsiTheme="majorBidi" w:cstheme="majorBidi"/>
            <w:i/>
            <w:lang w:val="en-GB" w:eastAsia="en-GB"/>
            <w:rPrChange w:id="17643" w:author="Jane Shaw" w:date="2015-10-30T13:05:00Z">
              <w:rPr>
                <w:rFonts w:asciiTheme="majorBidi" w:eastAsia="Times New Roman" w:hAnsiTheme="majorBidi" w:cstheme="majorBidi"/>
                <w:lang w:val="en-GB" w:eastAsia="en-GB"/>
              </w:rPr>
            </w:rPrChange>
          </w:rPr>
          <w:delText xml:space="preserve">in case of </w:delText>
        </w:r>
      </w:del>
      <w:ins w:id="17644" w:author="Jane Shaw" w:date="2015-10-30T13:06:00Z">
        <w:r w:rsidR="0077041A">
          <w:rPr>
            <w:rFonts w:asciiTheme="majorBidi" w:eastAsia="Times New Roman" w:hAnsiTheme="majorBidi" w:cstheme="majorBidi"/>
            <w:i/>
            <w:lang w:val="en-GB" w:eastAsia="en-GB"/>
          </w:rPr>
          <w:t xml:space="preserve">for a </w:t>
        </w:r>
      </w:ins>
      <w:r w:rsidRPr="0077041A">
        <w:rPr>
          <w:rFonts w:asciiTheme="majorBidi" w:eastAsia="Times New Roman" w:hAnsiTheme="majorBidi" w:cstheme="majorBidi"/>
          <w:i/>
          <w:lang w:val="en-GB" w:eastAsia="en-GB"/>
          <w:rPrChange w:id="17645" w:author="Jane Shaw" w:date="2015-10-30T13:05:00Z">
            <w:rPr>
              <w:rFonts w:asciiTheme="majorBidi" w:eastAsia="Times New Roman" w:hAnsiTheme="majorBidi" w:cstheme="majorBidi"/>
              <w:lang w:val="en-GB" w:eastAsia="en-GB"/>
            </w:rPr>
          </w:rPrChange>
        </w:rPr>
        <w:t xml:space="preserve">many-to-one </w:t>
      </w:r>
      <w:del w:id="17646" w:author="Jane Shaw" w:date="2015-10-30T13:06:00Z">
        <w:r w:rsidRPr="0077041A" w:rsidDel="0077041A">
          <w:rPr>
            <w:rFonts w:asciiTheme="majorBidi" w:eastAsia="Times New Roman" w:hAnsiTheme="majorBidi" w:cstheme="majorBidi"/>
            <w:i/>
            <w:lang w:val="en-GB" w:eastAsia="en-GB"/>
            <w:rPrChange w:id="17647" w:author="Jane Shaw" w:date="2015-10-30T13:05:00Z">
              <w:rPr>
                <w:rFonts w:asciiTheme="majorBidi" w:eastAsia="Times New Roman" w:hAnsiTheme="majorBidi" w:cstheme="majorBidi"/>
                <w:lang w:val="en-GB" w:eastAsia="en-GB"/>
              </w:rPr>
            </w:rPrChange>
          </w:rPr>
          <w:delText xml:space="preserve">type of </w:delText>
        </w:r>
      </w:del>
      <w:r w:rsidRPr="0077041A">
        <w:rPr>
          <w:rFonts w:asciiTheme="majorBidi" w:eastAsia="Times New Roman" w:hAnsiTheme="majorBidi" w:cstheme="majorBidi"/>
          <w:i/>
          <w:lang w:val="en-GB" w:eastAsia="en-GB"/>
          <w:rPrChange w:id="17648" w:author="Jane Shaw" w:date="2015-10-30T13:05:00Z">
            <w:rPr>
              <w:rFonts w:asciiTheme="majorBidi" w:eastAsia="Times New Roman" w:hAnsiTheme="majorBidi" w:cstheme="majorBidi"/>
              <w:lang w:val="en-GB" w:eastAsia="en-GB"/>
            </w:rPr>
          </w:rPrChange>
        </w:rPr>
        <w:t>link</w:t>
      </w:r>
      <w:bookmarkEnd w:id="17633"/>
      <w:bookmarkEnd w:id="17634"/>
      <w:bookmarkEnd w:id="17635"/>
      <w:bookmarkEnd w:id="17636"/>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71"/>
        <w:gridCol w:w="1196"/>
        <w:gridCol w:w="1836"/>
        <w:gridCol w:w="1275"/>
        <w:gridCol w:w="993"/>
        <w:gridCol w:w="1433"/>
        <w:gridCol w:w="1779"/>
      </w:tblGrid>
      <w:tr w:rsidR="0077041A" w:rsidRPr="00B445C5" w14:paraId="378D1D6D" w14:textId="77777777" w:rsidTr="0077041A">
        <w:trPr>
          <w:trHeight w:val="389"/>
          <w:jc w:val="center"/>
        </w:trPr>
        <w:tc>
          <w:tcPr>
            <w:tcW w:w="2048" w:type="pct"/>
            <w:gridSpan w:val="3"/>
            <w:shd w:val="clear" w:color="auto" w:fill="DDD9C3"/>
            <w:noWrap/>
            <w:vAlign w:val="center"/>
            <w:hideMark/>
          </w:tcPr>
          <w:p w14:paraId="35061F05" w14:textId="1E6FCFCB" w:rsidR="0077041A" w:rsidRPr="00B445C5" w:rsidRDefault="0077041A" w:rsidP="00B445C5">
            <w:pPr>
              <w:spacing w:after="0" w:line="240" w:lineRule="auto"/>
              <w:rPr>
                <w:rFonts w:asciiTheme="majorBidi" w:hAnsiTheme="majorBidi" w:cstheme="majorBidi"/>
                <w:iCs/>
                <w:color w:val="000000"/>
                <w:sz w:val="18"/>
                <w:szCs w:val="18"/>
                <w:lang w:val="en-GB" w:eastAsia="en-US"/>
              </w:rPr>
            </w:pPr>
            <w:ins w:id="17649" w:author="Jane Shaw" w:date="2015-10-30T13:06:00Z">
              <w:r w:rsidRPr="00316E65">
                <w:rPr>
                  <w:rFonts w:asciiTheme="majorBidi" w:eastAsia="Times New Roman" w:hAnsiTheme="majorBidi" w:cstheme="majorBidi"/>
                  <w:b/>
                  <w:color w:val="000000"/>
                  <w:sz w:val="18"/>
                  <w:szCs w:val="18"/>
                  <w:lang w:val="en-GB" w:eastAsia="en-US"/>
                </w:rPr>
                <w:t>FCL</w:t>
              </w:r>
            </w:ins>
            <w:del w:id="17650" w:author="Jane Shaw" w:date="2015-10-30T13:06:00Z">
              <w:r w:rsidRPr="00B445C5" w:rsidDel="00E44C54">
                <w:rPr>
                  <w:rFonts w:asciiTheme="majorBidi" w:eastAsia="Times New Roman" w:hAnsiTheme="majorBidi" w:cstheme="majorBidi"/>
                  <w:color w:val="000000"/>
                  <w:sz w:val="18"/>
                  <w:szCs w:val="18"/>
                  <w:lang w:val="en-GB" w:eastAsia="en-US"/>
                </w:rPr>
                <w:delText>FCL</w:delText>
              </w:r>
            </w:del>
          </w:p>
        </w:tc>
        <w:tc>
          <w:tcPr>
            <w:tcW w:w="687" w:type="pct"/>
            <w:vMerge w:val="restart"/>
            <w:tcBorders>
              <w:top w:val="double" w:sz="4" w:space="0" w:color="8DB3E2" w:themeColor="text2" w:themeTint="66"/>
            </w:tcBorders>
            <w:shd w:val="clear" w:color="auto" w:fill="auto"/>
            <w:vAlign w:val="center"/>
          </w:tcPr>
          <w:p w14:paraId="5A96610B" w14:textId="77777777" w:rsidR="0077041A" w:rsidRPr="00316E65" w:rsidRDefault="0077041A" w:rsidP="0077041A">
            <w:pPr>
              <w:spacing w:after="0" w:line="240" w:lineRule="auto"/>
              <w:jc w:val="both"/>
              <w:rPr>
                <w:ins w:id="17651" w:author="Jane Shaw" w:date="2015-10-30T13:06:00Z"/>
                <w:rFonts w:asciiTheme="majorBidi" w:hAnsiTheme="majorBidi" w:cstheme="majorBidi"/>
                <w:b/>
                <w:bCs/>
                <w:sz w:val="18"/>
                <w:szCs w:val="18"/>
                <w:lang w:val="en-GB" w:eastAsia="en-US"/>
              </w:rPr>
            </w:pPr>
            <w:ins w:id="17652" w:author="Jane Shaw" w:date="2015-10-30T13:06:00Z">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ins>
          </w:p>
          <w:p w14:paraId="46E0C008" w14:textId="5615D45D" w:rsidR="0077041A" w:rsidRPr="00B445C5" w:rsidDel="00E44C54" w:rsidRDefault="0077041A" w:rsidP="00B445C5">
            <w:pPr>
              <w:spacing w:after="0" w:line="240" w:lineRule="auto"/>
              <w:rPr>
                <w:del w:id="17653" w:author="Jane Shaw" w:date="2015-10-30T13:06:00Z"/>
                <w:rFonts w:asciiTheme="majorBidi" w:hAnsiTheme="majorBidi" w:cstheme="majorBidi"/>
                <w:bCs/>
                <w:sz w:val="18"/>
                <w:szCs w:val="18"/>
                <w:lang w:val="en-GB" w:eastAsia="en-US"/>
              </w:rPr>
            </w:pPr>
            <w:ins w:id="17654" w:author="Jane Shaw" w:date="2015-10-30T13:06:00Z">
              <w:r w:rsidRPr="00316E65">
                <w:rPr>
                  <w:rFonts w:asciiTheme="majorBidi" w:eastAsia="Times New Roman" w:hAnsiTheme="majorBidi" w:cstheme="majorBidi"/>
                  <w:b/>
                  <w:sz w:val="18"/>
                  <w:szCs w:val="18"/>
                  <w:lang w:val="en-GB" w:eastAsia="en-US"/>
                </w:rPr>
                <w:t>conversion factor</w:t>
              </w:r>
            </w:ins>
            <w:del w:id="17655" w:author="Jane Shaw" w:date="2015-10-30T13:06:00Z">
              <w:r w:rsidRPr="00B445C5" w:rsidDel="00E44C54">
                <w:rPr>
                  <w:rFonts w:asciiTheme="majorBidi" w:eastAsia="Times New Roman" w:hAnsiTheme="majorBidi" w:cstheme="majorBidi"/>
                  <w:sz w:val="18"/>
                  <w:szCs w:val="18"/>
                  <w:lang w:val="en-GB" w:eastAsia="en-US"/>
                </w:rPr>
                <w:delText>FCL</w:delText>
              </w:r>
              <w:r w:rsidRPr="00B445C5" w:rsidDel="00E44C54">
                <w:rPr>
                  <w:rFonts w:asciiTheme="majorBidi" w:eastAsia="Times New Roman" w:hAnsiTheme="majorBidi" w:cstheme="majorBidi"/>
                  <w:sz w:val="18"/>
                  <w:szCs w:val="18"/>
                  <w:lang w:val="en-GB" w:eastAsia="en-US"/>
                </w:rPr>
                <w:sym w:font="Wingdings" w:char="F0E0"/>
              </w:r>
              <w:r w:rsidRPr="00B445C5" w:rsidDel="00E44C54">
                <w:rPr>
                  <w:rFonts w:asciiTheme="majorBidi" w:eastAsia="Times New Roman" w:hAnsiTheme="majorBidi" w:cstheme="majorBidi"/>
                  <w:sz w:val="18"/>
                  <w:szCs w:val="18"/>
                  <w:lang w:val="en-GB" w:eastAsia="en-US"/>
                </w:rPr>
                <w:delText>CPC</w:delText>
              </w:r>
            </w:del>
          </w:p>
          <w:p w14:paraId="3CFCE7BA" w14:textId="77777777" w:rsidR="0077041A" w:rsidRPr="00B445C5" w:rsidRDefault="0077041A" w:rsidP="00B445C5">
            <w:pPr>
              <w:spacing w:after="0" w:line="240" w:lineRule="auto"/>
              <w:rPr>
                <w:ins w:id="17656" w:author="Jane Shaw" w:date="2015-10-30T13:06:00Z"/>
                <w:rFonts w:asciiTheme="majorBidi" w:hAnsiTheme="majorBidi" w:cstheme="majorBidi"/>
                <w:iCs/>
                <w:sz w:val="18"/>
                <w:szCs w:val="18"/>
                <w:lang w:val="en-GB" w:eastAsia="en-US"/>
              </w:rPr>
            </w:pPr>
            <w:del w:id="17657" w:author="Jane Shaw" w:date="2015-10-30T13:06:00Z">
              <w:r w:rsidRPr="00B445C5" w:rsidDel="00E44C54">
                <w:rPr>
                  <w:rFonts w:asciiTheme="majorBidi" w:eastAsia="Times New Roman" w:hAnsiTheme="majorBidi" w:cstheme="majorBidi"/>
                  <w:sz w:val="18"/>
                  <w:szCs w:val="18"/>
                  <w:lang w:val="en-GB" w:eastAsia="en-US"/>
                </w:rPr>
                <w:delText>conversion factor</w:delText>
              </w:r>
            </w:del>
          </w:p>
          <w:p w14:paraId="3733DC1B" w14:textId="4D528FBB" w:rsidR="0077041A" w:rsidRPr="00B445C5" w:rsidRDefault="0077041A" w:rsidP="00B445C5">
            <w:pPr>
              <w:spacing w:after="0" w:line="240" w:lineRule="auto"/>
              <w:rPr>
                <w:rFonts w:asciiTheme="majorBidi" w:hAnsiTheme="majorBidi" w:cstheme="majorBidi"/>
                <w:iCs/>
                <w:sz w:val="18"/>
                <w:szCs w:val="18"/>
                <w:lang w:val="en-GB" w:eastAsia="en-US"/>
              </w:rPr>
            </w:pPr>
            <w:ins w:id="17658" w:author="Jane Shaw" w:date="2015-10-30T13:06:00Z">
              <w:r w:rsidRPr="00316E65">
                <w:rPr>
                  <w:rFonts w:asciiTheme="majorBidi" w:eastAsia="Times New Roman" w:hAnsiTheme="majorBidi" w:cstheme="majorBidi"/>
                  <w:b/>
                  <w:color w:val="000000"/>
                  <w:sz w:val="18"/>
                  <w:szCs w:val="18"/>
                  <w:lang w:val="en-GB" w:eastAsia="en-US"/>
                </w:rPr>
                <w:t>Code</w:t>
              </w:r>
            </w:ins>
          </w:p>
        </w:tc>
        <w:tc>
          <w:tcPr>
            <w:tcW w:w="2265" w:type="pct"/>
            <w:gridSpan w:val="3"/>
            <w:shd w:val="clear" w:color="auto" w:fill="DBE5F1" w:themeFill="accent1" w:themeFillTint="33"/>
            <w:noWrap/>
            <w:vAlign w:val="center"/>
            <w:hideMark/>
          </w:tcPr>
          <w:p w14:paraId="5B8FD28C" w14:textId="4D57B091" w:rsidR="0077041A" w:rsidRPr="00B445C5" w:rsidRDefault="0077041A" w:rsidP="00B445C5">
            <w:pPr>
              <w:spacing w:after="0" w:line="240" w:lineRule="auto"/>
              <w:rPr>
                <w:rFonts w:asciiTheme="majorBidi" w:hAnsiTheme="majorBidi" w:cstheme="majorBidi"/>
                <w:iCs/>
                <w:color w:val="000000"/>
                <w:sz w:val="18"/>
                <w:szCs w:val="18"/>
                <w:lang w:val="en-GB" w:eastAsia="en-US"/>
              </w:rPr>
            </w:pPr>
            <w:ins w:id="17659" w:author="Jane Shaw" w:date="2015-10-30T13:06:00Z">
              <w:r w:rsidRPr="00316E65">
                <w:rPr>
                  <w:rFonts w:asciiTheme="majorBidi" w:eastAsia="Times New Roman" w:hAnsiTheme="majorBidi" w:cstheme="majorBidi"/>
                  <w:b/>
                  <w:color w:val="000000"/>
                  <w:sz w:val="18"/>
                  <w:szCs w:val="18"/>
                  <w:lang w:val="en-GB" w:eastAsia="en-US"/>
                </w:rPr>
                <w:t>CPC Ver. 2.1</w:t>
              </w:r>
            </w:ins>
            <w:del w:id="17660" w:author="Jane Shaw" w:date="2015-10-30T13:06:00Z">
              <w:r w:rsidRPr="00B445C5" w:rsidDel="00E44C54">
                <w:rPr>
                  <w:rFonts w:asciiTheme="majorBidi" w:eastAsia="Times New Roman" w:hAnsiTheme="majorBidi" w:cstheme="majorBidi"/>
                  <w:color w:val="000000"/>
                  <w:sz w:val="18"/>
                  <w:szCs w:val="18"/>
                  <w:lang w:val="en-GB" w:eastAsia="en-US"/>
                </w:rPr>
                <w:delText>CPC ver.2.1</w:delText>
              </w:r>
            </w:del>
          </w:p>
        </w:tc>
      </w:tr>
      <w:tr w:rsidR="0077041A" w:rsidRPr="00B445C5" w14:paraId="2E8DA1E5" w14:textId="77777777" w:rsidTr="0077041A">
        <w:trPr>
          <w:trHeight w:val="300"/>
          <w:jc w:val="center"/>
        </w:trPr>
        <w:tc>
          <w:tcPr>
            <w:tcW w:w="415" w:type="pct"/>
            <w:shd w:val="clear" w:color="auto" w:fill="auto"/>
            <w:noWrap/>
            <w:vAlign w:val="center"/>
            <w:hideMark/>
          </w:tcPr>
          <w:p w14:paraId="3BAEACE6" w14:textId="5E15BD46" w:rsidR="0077041A" w:rsidRPr="00B445C5" w:rsidRDefault="0077041A" w:rsidP="00B445C5">
            <w:pPr>
              <w:spacing w:after="0" w:line="240" w:lineRule="auto"/>
              <w:rPr>
                <w:rFonts w:asciiTheme="majorBidi" w:hAnsiTheme="majorBidi" w:cstheme="majorBidi"/>
                <w:bCs/>
                <w:color w:val="000000"/>
                <w:sz w:val="18"/>
                <w:szCs w:val="18"/>
                <w:lang w:val="en-GB" w:eastAsia="en-US"/>
              </w:rPr>
            </w:pPr>
            <w:ins w:id="17661" w:author="Jane Shaw" w:date="2015-10-30T13:06:00Z">
              <w:r w:rsidRPr="00316E65">
                <w:rPr>
                  <w:rFonts w:asciiTheme="majorBidi" w:eastAsia="Times New Roman" w:hAnsiTheme="majorBidi" w:cstheme="majorBidi"/>
                  <w:b/>
                  <w:color w:val="000000"/>
                  <w:sz w:val="18"/>
                  <w:szCs w:val="18"/>
                  <w:lang w:val="en-GB" w:eastAsia="en-US"/>
                </w:rPr>
                <w:t>Code</w:t>
              </w:r>
            </w:ins>
            <w:del w:id="17662" w:author="Jane Shaw" w:date="2015-10-30T13:06:00Z">
              <w:r w:rsidRPr="00B445C5" w:rsidDel="00E44C54">
                <w:rPr>
                  <w:rFonts w:asciiTheme="majorBidi" w:eastAsia="Times New Roman" w:hAnsiTheme="majorBidi" w:cstheme="majorBidi"/>
                  <w:color w:val="000000"/>
                  <w:sz w:val="18"/>
                  <w:szCs w:val="18"/>
                  <w:lang w:val="en-GB" w:eastAsia="en-US"/>
                </w:rPr>
                <w:delText>code</w:delText>
              </w:r>
            </w:del>
          </w:p>
        </w:tc>
        <w:tc>
          <w:tcPr>
            <w:tcW w:w="644" w:type="pct"/>
            <w:shd w:val="clear" w:color="auto" w:fill="auto"/>
            <w:noWrap/>
            <w:vAlign w:val="center"/>
            <w:hideMark/>
          </w:tcPr>
          <w:p w14:paraId="372BC647" w14:textId="580209A4" w:rsidR="0077041A" w:rsidRPr="00B445C5" w:rsidRDefault="0077041A" w:rsidP="00B445C5">
            <w:pPr>
              <w:spacing w:after="0" w:line="240" w:lineRule="auto"/>
              <w:rPr>
                <w:rFonts w:asciiTheme="majorBidi" w:hAnsiTheme="majorBidi" w:cstheme="majorBidi"/>
                <w:bCs/>
                <w:color w:val="000000"/>
                <w:sz w:val="18"/>
                <w:szCs w:val="18"/>
                <w:lang w:val="en-GB" w:eastAsia="en-US"/>
              </w:rPr>
            </w:pPr>
            <w:ins w:id="17663" w:author="Jane Shaw" w:date="2015-10-30T13:06:00Z">
              <w:r w:rsidRPr="00316E65">
                <w:rPr>
                  <w:rFonts w:asciiTheme="majorBidi" w:eastAsia="Times New Roman" w:hAnsiTheme="majorBidi" w:cstheme="majorBidi"/>
                  <w:b/>
                  <w:sz w:val="18"/>
                  <w:szCs w:val="18"/>
                  <w:lang w:val="en-GB" w:eastAsia="en-GB"/>
                </w:rPr>
                <w:t>Descriptor</w:t>
              </w:r>
            </w:ins>
            <w:del w:id="17664" w:author="Jane Shaw" w:date="2015-10-30T13:06:00Z">
              <w:r w:rsidRPr="00B445C5" w:rsidDel="00E44C54">
                <w:rPr>
                  <w:rFonts w:asciiTheme="majorBidi" w:eastAsia="Times New Roman" w:hAnsiTheme="majorBidi" w:cstheme="majorBidi"/>
                  <w:sz w:val="18"/>
                  <w:szCs w:val="18"/>
                  <w:lang w:val="en-GB" w:eastAsia="en-GB"/>
                </w:rPr>
                <w:delText>descriptor</w:delText>
              </w:r>
            </w:del>
          </w:p>
        </w:tc>
        <w:tc>
          <w:tcPr>
            <w:tcW w:w="989" w:type="pct"/>
            <w:shd w:val="clear" w:color="auto" w:fill="auto"/>
            <w:noWrap/>
            <w:vAlign w:val="center"/>
            <w:hideMark/>
          </w:tcPr>
          <w:p w14:paraId="3A4908F9" w14:textId="77777777" w:rsidR="0077041A" w:rsidRPr="00316E65" w:rsidRDefault="0077041A" w:rsidP="0077041A">
            <w:pPr>
              <w:spacing w:after="0" w:line="240" w:lineRule="auto"/>
              <w:jc w:val="both"/>
              <w:rPr>
                <w:ins w:id="17665" w:author="Jane Shaw" w:date="2015-10-30T13:06:00Z"/>
                <w:rFonts w:asciiTheme="majorBidi" w:hAnsiTheme="majorBidi" w:cstheme="majorBidi"/>
                <w:b/>
                <w:bCs/>
                <w:color w:val="000000"/>
                <w:sz w:val="18"/>
                <w:szCs w:val="18"/>
                <w:lang w:val="en-GB" w:eastAsia="en-US"/>
              </w:rPr>
            </w:pPr>
            <w:ins w:id="17666" w:author="Jane Shaw" w:date="2015-10-30T13:06:00Z">
              <w:r w:rsidRPr="00316E65">
                <w:rPr>
                  <w:rFonts w:asciiTheme="majorBidi" w:eastAsia="Times New Roman" w:hAnsiTheme="majorBidi" w:cstheme="majorBidi"/>
                  <w:b/>
                  <w:color w:val="000000"/>
                  <w:sz w:val="18"/>
                  <w:szCs w:val="18"/>
                  <w:lang w:val="en-GB" w:eastAsia="en-US"/>
                </w:rPr>
                <w:t>Data (old format)</w:t>
              </w:r>
            </w:ins>
          </w:p>
          <w:p w14:paraId="256259A7" w14:textId="1EEA0C28" w:rsidR="0077041A" w:rsidRPr="00B445C5" w:rsidDel="00E44C54" w:rsidRDefault="0077041A" w:rsidP="00B445C5">
            <w:pPr>
              <w:spacing w:after="0" w:line="240" w:lineRule="auto"/>
              <w:rPr>
                <w:del w:id="17667" w:author="Jane Shaw" w:date="2015-10-30T13:06:00Z"/>
                <w:rFonts w:asciiTheme="majorBidi" w:hAnsiTheme="majorBidi" w:cstheme="majorBidi"/>
                <w:bCs/>
                <w:color w:val="000000"/>
                <w:sz w:val="18"/>
                <w:szCs w:val="18"/>
                <w:lang w:val="en-GB" w:eastAsia="en-US"/>
              </w:rPr>
            </w:pPr>
            <w:ins w:id="17668" w:author="Jane Shaw" w:date="2015-10-30T13:06:00Z">
              <w:r w:rsidRPr="00316E65">
                <w:rPr>
                  <w:rFonts w:asciiTheme="majorBidi" w:eastAsia="Times New Roman" w:hAnsiTheme="majorBidi" w:cstheme="majorBidi"/>
                  <w:b/>
                  <w:color w:val="000000"/>
                  <w:sz w:val="18"/>
                  <w:szCs w:val="18"/>
                  <w:lang w:val="en-GB" w:eastAsia="en-US"/>
                </w:rPr>
                <w:t>production quantity</w:t>
              </w:r>
            </w:ins>
            <w:del w:id="17669" w:author="Jane Shaw" w:date="2015-10-30T13:06:00Z">
              <w:r w:rsidRPr="00B445C5" w:rsidDel="00E44C54">
                <w:rPr>
                  <w:rFonts w:asciiTheme="majorBidi" w:eastAsia="Times New Roman" w:hAnsiTheme="majorBidi" w:cstheme="majorBidi"/>
                  <w:color w:val="000000"/>
                  <w:sz w:val="18"/>
                  <w:szCs w:val="18"/>
                  <w:lang w:val="en-GB" w:eastAsia="en-US"/>
                </w:rPr>
                <w:delText>data (old format)</w:delText>
              </w:r>
            </w:del>
          </w:p>
          <w:p w14:paraId="49161690" w14:textId="0197DEBF" w:rsidR="0077041A" w:rsidRPr="00B445C5" w:rsidRDefault="0077041A" w:rsidP="00B445C5">
            <w:pPr>
              <w:spacing w:after="0" w:line="240" w:lineRule="auto"/>
              <w:rPr>
                <w:rFonts w:asciiTheme="majorBidi" w:hAnsiTheme="majorBidi" w:cstheme="majorBidi"/>
                <w:bCs/>
                <w:color w:val="000000"/>
                <w:sz w:val="18"/>
                <w:szCs w:val="18"/>
                <w:lang w:val="en-GB" w:eastAsia="en-US"/>
              </w:rPr>
            </w:pPr>
            <w:del w:id="17670" w:author="Jane Shaw" w:date="2015-10-30T13:06:00Z">
              <w:r w:rsidRPr="00B445C5" w:rsidDel="00E44C54">
                <w:rPr>
                  <w:rFonts w:asciiTheme="majorBidi" w:eastAsia="Times New Roman" w:hAnsiTheme="majorBidi" w:cstheme="majorBidi"/>
                  <w:color w:val="000000"/>
                  <w:sz w:val="18"/>
                  <w:szCs w:val="18"/>
                  <w:lang w:val="en-GB" w:eastAsia="en-US"/>
                </w:rPr>
                <w:delText>production quantity</w:delText>
              </w:r>
            </w:del>
          </w:p>
        </w:tc>
        <w:tc>
          <w:tcPr>
            <w:tcW w:w="687" w:type="pct"/>
            <w:vMerge/>
            <w:vAlign w:val="center"/>
          </w:tcPr>
          <w:p w14:paraId="6F6C634F" w14:textId="77777777" w:rsidR="0077041A" w:rsidRPr="00B445C5" w:rsidRDefault="0077041A"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14:paraId="2C2AB51A" w14:textId="6285FE7E" w:rsidR="0077041A" w:rsidRPr="00B445C5" w:rsidRDefault="0077041A" w:rsidP="00B445C5">
            <w:pPr>
              <w:spacing w:after="0" w:line="240" w:lineRule="auto"/>
              <w:rPr>
                <w:rFonts w:asciiTheme="majorBidi" w:hAnsiTheme="majorBidi" w:cstheme="majorBidi"/>
                <w:bCs/>
                <w:color w:val="000000"/>
                <w:sz w:val="18"/>
                <w:szCs w:val="18"/>
                <w:lang w:val="en-GB" w:eastAsia="en-US"/>
              </w:rPr>
            </w:pPr>
            <w:ins w:id="17671" w:author="Jane Shaw" w:date="2015-10-30T13:06:00Z">
              <w:r w:rsidRPr="00316E65">
                <w:rPr>
                  <w:rFonts w:asciiTheme="majorBidi" w:eastAsia="Times New Roman" w:hAnsiTheme="majorBidi" w:cstheme="majorBidi"/>
                  <w:b/>
                  <w:sz w:val="18"/>
                  <w:szCs w:val="18"/>
                  <w:lang w:val="en-GB" w:eastAsia="en-GB"/>
                </w:rPr>
                <w:t>Descriptor</w:t>
              </w:r>
            </w:ins>
            <w:del w:id="17672" w:author="Jane Shaw" w:date="2015-10-30T13:06:00Z">
              <w:r w:rsidRPr="00B445C5" w:rsidDel="00E44C54">
                <w:rPr>
                  <w:rFonts w:asciiTheme="majorBidi" w:eastAsia="Times New Roman" w:hAnsiTheme="majorBidi" w:cstheme="majorBidi"/>
                  <w:color w:val="000000"/>
                  <w:sz w:val="18"/>
                  <w:szCs w:val="18"/>
                  <w:lang w:val="en-GB" w:eastAsia="en-US"/>
                </w:rPr>
                <w:delText>code</w:delText>
              </w:r>
            </w:del>
          </w:p>
        </w:tc>
        <w:tc>
          <w:tcPr>
            <w:tcW w:w="772" w:type="pct"/>
            <w:shd w:val="clear" w:color="auto" w:fill="auto"/>
            <w:noWrap/>
            <w:vAlign w:val="center"/>
            <w:hideMark/>
          </w:tcPr>
          <w:p w14:paraId="752D7572" w14:textId="77777777" w:rsidR="0077041A" w:rsidRPr="00316E65" w:rsidRDefault="0077041A" w:rsidP="0077041A">
            <w:pPr>
              <w:spacing w:after="0" w:line="240" w:lineRule="auto"/>
              <w:jc w:val="both"/>
              <w:rPr>
                <w:ins w:id="17673" w:author="Jane Shaw" w:date="2015-10-30T13:06:00Z"/>
                <w:rFonts w:asciiTheme="majorBidi" w:hAnsiTheme="majorBidi" w:cstheme="majorBidi"/>
                <w:b/>
                <w:bCs/>
                <w:color w:val="000000"/>
                <w:sz w:val="18"/>
                <w:szCs w:val="18"/>
                <w:lang w:val="en-GB" w:eastAsia="en-US"/>
              </w:rPr>
            </w:pPr>
            <w:ins w:id="17674" w:author="Jane Shaw" w:date="2015-10-30T13:06:00Z">
              <w:r w:rsidRPr="00316E65">
                <w:rPr>
                  <w:rFonts w:asciiTheme="majorBidi" w:eastAsia="Times New Roman" w:hAnsiTheme="majorBidi" w:cstheme="majorBidi"/>
                  <w:b/>
                  <w:color w:val="000000"/>
                  <w:sz w:val="18"/>
                  <w:szCs w:val="18"/>
                  <w:lang w:val="en-GB" w:eastAsia="en-US"/>
                </w:rPr>
                <w:t>Data (old format)</w:t>
              </w:r>
            </w:ins>
          </w:p>
          <w:p w14:paraId="7D727365" w14:textId="6BFF8DEC" w:rsidR="0077041A" w:rsidRPr="00B445C5" w:rsidRDefault="0077041A" w:rsidP="00B445C5">
            <w:pPr>
              <w:spacing w:after="0" w:line="240" w:lineRule="auto"/>
              <w:rPr>
                <w:rFonts w:asciiTheme="majorBidi" w:hAnsiTheme="majorBidi" w:cstheme="majorBidi"/>
                <w:bCs/>
                <w:color w:val="000000"/>
                <w:sz w:val="18"/>
                <w:szCs w:val="18"/>
                <w:lang w:val="en-GB" w:eastAsia="en-US"/>
              </w:rPr>
            </w:pPr>
            <w:ins w:id="17675" w:author="Jane Shaw" w:date="2015-10-30T13:06:00Z">
              <w:r w:rsidRPr="00316E65">
                <w:rPr>
                  <w:rFonts w:asciiTheme="majorBidi" w:eastAsia="Times New Roman" w:hAnsiTheme="majorBidi" w:cstheme="majorBidi"/>
                  <w:b/>
                  <w:color w:val="000000"/>
                  <w:sz w:val="18"/>
                  <w:szCs w:val="18"/>
                  <w:lang w:val="en-GB" w:eastAsia="en-US"/>
                </w:rPr>
                <w:t>production quantity</w:t>
              </w:r>
            </w:ins>
            <w:del w:id="17676" w:author="Jane Shaw" w:date="2015-10-30T13:06:00Z">
              <w:r w:rsidRPr="00B445C5" w:rsidDel="00E44C54">
                <w:rPr>
                  <w:rFonts w:asciiTheme="majorBidi" w:eastAsia="Times New Roman" w:hAnsiTheme="majorBidi" w:cstheme="majorBidi"/>
                  <w:sz w:val="18"/>
                  <w:szCs w:val="18"/>
                  <w:lang w:val="en-GB" w:eastAsia="en-GB"/>
                </w:rPr>
                <w:delText>descriptor</w:delText>
              </w:r>
            </w:del>
          </w:p>
        </w:tc>
        <w:tc>
          <w:tcPr>
            <w:tcW w:w="959" w:type="pct"/>
            <w:shd w:val="clear" w:color="auto" w:fill="auto"/>
            <w:noWrap/>
            <w:vAlign w:val="center"/>
            <w:hideMark/>
          </w:tcPr>
          <w:p w14:paraId="2AC1D870" w14:textId="0508FAFC" w:rsidR="0077041A" w:rsidRPr="00B445C5" w:rsidDel="00E44C54" w:rsidRDefault="0077041A" w:rsidP="00B445C5">
            <w:pPr>
              <w:spacing w:after="0" w:line="240" w:lineRule="auto"/>
              <w:rPr>
                <w:del w:id="17677" w:author="Jane Shaw" w:date="2015-10-30T13:06:00Z"/>
                <w:rFonts w:asciiTheme="majorBidi" w:hAnsiTheme="majorBidi" w:cstheme="majorBidi"/>
                <w:bCs/>
                <w:color w:val="000000"/>
                <w:sz w:val="18"/>
                <w:szCs w:val="18"/>
                <w:lang w:val="en-GB" w:eastAsia="en-US"/>
              </w:rPr>
            </w:pPr>
            <w:ins w:id="17678" w:author="Jane Shaw" w:date="2015-10-30T13:06:00Z">
              <w:r w:rsidRPr="00316E65">
                <w:rPr>
                  <w:rFonts w:asciiTheme="majorBidi" w:eastAsia="Times New Roman" w:hAnsiTheme="majorBidi" w:cstheme="majorBidi"/>
                  <w:b/>
                  <w:color w:val="000000"/>
                  <w:sz w:val="18"/>
                  <w:szCs w:val="18"/>
                  <w:lang w:val="en-GB" w:eastAsia="en-US"/>
                </w:rPr>
                <w:t>Code</w:t>
              </w:r>
            </w:ins>
            <w:del w:id="17679" w:author="Jane Shaw" w:date="2015-10-30T13:06:00Z">
              <w:r w:rsidRPr="00B445C5" w:rsidDel="00E44C54">
                <w:rPr>
                  <w:rFonts w:asciiTheme="majorBidi" w:eastAsia="Times New Roman" w:hAnsiTheme="majorBidi" w:cstheme="majorBidi"/>
                  <w:color w:val="000000"/>
                  <w:sz w:val="18"/>
                  <w:szCs w:val="18"/>
                  <w:lang w:val="en-GB" w:eastAsia="en-US"/>
                </w:rPr>
                <w:delText>data (new format)</w:delText>
              </w:r>
            </w:del>
          </w:p>
          <w:p w14:paraId="69990625" w14:textId="1BC58EEE" w:rsidR="0077041A" w:rsidRPr="00B445C5" w:rsidRDefault="0077041A" w:rsidP="00B445C5">
            <w:pPr>
              <w:spacing w:after="0" w:line="240" w:lineRule="auto"/>
              <w:rPr>
                <w:rFonts w:asciiTheme="majorBidi" w:hAnsiTheme="majorBidi" w:cstheme="majorBidi"/>
                <w:bCs/>
                <w:color w:val="000000"/>
                <w:sz w:val="18"/>
                <w:szCs w:val="18"/>
                <w:lang w:val="en-GB" w:eastAsia="en-US"/>
              </w:rPr>
            </w:pPr>
            <w:del w:id="17680" w:author="Jane Shaw" w:date="2015-10-30T13:06:00Z">
              <w:r w:rsidRPr="00B445C5" w:rsidDel="00E44C54">
                <w:rPr>
                  <w:rFonts w:asciiTheme="majorBidi" w:eastAsia="Times New Roman" w:hAnsiTheme="majorBidi" w:cstheme="majorBidi"/>
                  <w:color w:val="000000"/>
                  <w:sz w:val="18"/>
                  <w:szCs w:val="18"/>
                  <w:lang w:val="en-GB" w:eastAsia="en-US"/>
                </w:rPr>
                <w:delText>production quantity</w:delText>
              </w:r>
            </w:del>
          </w:p>
        </w:tc>
      </w:tr>
      <w:tr w:rsidR="00B2210D" w:rsidRPr="00B445C5" w14:paraId="0687BFE7" w14:textId="77777777" w:rsidTr="0077041A">
        <w:trPr>
          <w:trHeight w:hRule="exact" w:val="642"/>
          <w:jc w:val="center"/>
        </w:trPr>
        <w:tc>
          <w:tcPr>
            <w:tcW w:w="415" w:type="pct"/>
            <w:shd w:val="clear" w:color="auto" w:fill="auto"/>
            <w:noWrap/>
            <w:vAlign w:val="center"/>
          </w:tcPr>
          <w:p w14:paraId="0A88899D"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14:paraId="33140116" w14:textId="77777777"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14:paraId="217A738C" w14:textId="5CC46A4B"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w:t>
            </w:r>
            <w:del w:id="17681"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682"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784</w:t>
            </w:r>
            <w:del w:id="17683"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684"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000 tonnes</w:t>
            </w:r>
          </w:p>
        </w:tc>
        <w:tc>
          <w:tcPr>
            <w:tcW w:w="687" w:type="pct"/>
            <w:vMerge w:val="restart"/>
            <w:vAlign w:val="center"/>
          </w:tcPr>
          <w:p w14:paraId="71AF916E" w14:textId="77777777"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14:paraId="776B256A" w14:textId="77777777"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14:paraId="64874878" w14:textId="21D2785C"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w:t>
            </w:r>
            <w:ins w:id="17685" w:author="Jane Shaw" w:date="2015-10-30T13:07:00Z">
              <w:r w:rsidR="0077041A">
                <w:rPr>
                  <w:rFonts w:asciiTheme="majorBidi" w:eastAsia="Times New Roman" w:hAnsiTheme="majorBidi" w:cstheme="majorBidi"/>
                  <w:color w:val="000000"/>
                  <w:sz w:val="18"/>
                  <w:szCs w:val="18"/>
                  <w:lang w:val="en-GB" w:eastAsia="en-US"/>
                </w:rPr>
                <w:t>-</w:t>
              </w:r>
            </w:ins>
            <w:del w:id="17686" w:author="Jane Shaw" w:date="2015-10-30T13:07:00Z">
              <w:r w:rsidRPr="00B445C5" w:rsidDel="0077041A">
                <w:rPr>
                  <w:rFonts w:asciiTheme="majorBidi" w:eastAsia="Times New Roman" w:hAnsiTheme="majorBidi" w:cstheme="majorBidi"/>
                  <w:color w:val="000000"/>
                  <w:sz w:val="18"/>
                  <w:szCs w:val="18"/>
                  <w:lang w:val="en-GB" w:eastAsia="en-US"/>
                </w:rPr>
                <w:delText xml:space="preserve"> </w:delText>
              </w:r>
            </w:del>
            <w:r w:rsidRPr="00B445C5">
              <w:rPr>
                <w:rFonts w:asciiTheme="majorBidi" w:eastAsia="Times New Roman" w:hAnsiTheme="majorBidi" w:cstheme="majorBidi"/>
                <w:color w:val="000000"/>
                <w:sz w:val="18"/>
                <w:szCs w:val="18"/>
                <w:lang w:val="en-GB" w:eastAsia="en-US"/>
              </w:rPr>
              <w:t>bearing vegetables</w:t>
            </w:r>
          </w:p>
        </w:tc>
        <w:tc>
          <w:tcPr>
            <w:tcW w:w="959" w:type="pct"/>
            <w:vMerge w:val="restart"/>
            <w:shd w:val="clear" w:color="auto" w:fill="auto"/>
            <w:noWrap/>
            <w:vAlign w:val="center"/>
          </w:tcPr>
          <w:p w14:paraId="34F41244" w14:textId="74467793"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w:t>
            </w:r>
            <w:del w:id="17687" w:author="Jane Shaw" w:date="2015-10-30T13:08:00Z">
              <w:r w:rsidRPr="00B445C5" w:rsidDel="0077041A">
                <w:rPr>
                  <w:rFonts w:asciiTheme="majorBidi" w:hAnsiTheme="majorBidi" w:cstheme="majorBidi"/>
                  <w:color w:val="000000"/>
                  <w:sz w:val="18"/>
                  <w:szCs w:val="18"/>
                  <w:lang w:val="en-GB" w:eastAsia="en-US"/>
                </w:rPr>
                <w:delText>,</w:delText>
              </w:r>
            </w:del>
            <w:ins w:id="17688" w:author="Jane Shaw" w:date="2015-10-30T13:08:00Z">
              <w:r w:rsidR="0077041A">
                <w:rPr>
                  <w:rFonts w:asciiTheme="majorBidi" w:hAnsiTheme="majorBidi" w:cstheme="majorBidi"/>
                  <w:color w:val="000000"/>
                  <w:sz w:val="18"/>
                  <w:szCs w:val="18"/>
                  <w:lang w:val="en-GB" w:eastAsia="en-US"/>
                </w:rPr>
                <w:t xml:space="preserve"> </w:t>
              </w:r>
            </w:ins>
            <w:r w:rsidRPr="00B445C5">
              <w:rPr>
                <w:rFonts w:asciiTheme="majorBidi" w:hAnsiTheme="majorBidi" w:cstheme="majorBidi"/>
                <w:color w:val="000000"/>
                <w:sz w:val="18"/>
                <w:szCs w:val="18"/>
                <w:lang w:val="en-GB" w:eastAsia="en-US"/>
              </w:rPr>
              <w:t>784</w:t>
            </w:r>
            <w:del w:id="17689" w:author="Jane Shaw" w:date="2015-10-30T13:08:00Z">
              <w:r w:rsidRPr="00B445C5" w:rsidDel="0077041A">
                <w:rPr>
                  <w:rFonts w:asciiTheme="majorBidi" w:hAnsiTheme="majorBidi" w:cstheme="majorBidi"/>
                  <w:color w:val="000000"/>
                  <w:sz w:val="18"/>
                  <w:szCs w:val="18"/>
                  <w:lang w:val="en-GB" w:eastAsia="en-US"/>
                </w:rPr>
                <w:delText>,</w:delText>
              </w:r>
            </w:del>
            <w:ins w:id="17690" w:author="Jane Shaw" w:date="2015-10-30T13:08:00Z">
              <w:r w:rsidR="0077041A">
                <w:rPr>
                  <w:rFonts w:asciiTheme="majorBidi" w:hAnsiTheme="majorBidi" w:cstheme="majorBidi"/>
                  <w:color w:val="000000"/>
                  <w:sz w:val="18"/>
                  <w:szCs w:val="18"/>
                  <w:lang w:val="en-GB" w:eastAsia="en-US"/>
                </w:rPr>
                <w:t xml:space="preserve"> </w:t>
              </w:r>
            </w:ins>
            <w:r w:rsidRPr="00B445C5">
              <w:rPr>
                <w:rFonts w:asciiTheme="majorBidi" w:hAnsiTheme="majorBidi" w:cstheme="majorBidi"/>
                <w:color w:val="000000"/>
                <w:sz w:val="18"/>
                <w:szCs w:val="18"/>
                <w:lang w:val="en-GB" w:eastAsia="en-US"/>
              </w:rPr>
              <w:t>000+</w:t>
            </w:r>
          </w:p>
          <w:p w14:paraId="126D790C" w14:textId="447D8166"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w:t>
            </w:r>
            <w:del w:id="17691" w:author="Jane Shaw" w:date="2015-10-30T13:08:00Z">
              <w:r w:rsidRPr="00B445C5" w:rsidDel="0077041A">
                <w:rPr>
                  <w:rFonts w:asciiTheme="majorBidi" w:eastAsia="Times New Roman" w:hAnsiTheme="majorBidi" w:cstheme="majorBidi"/>
                  <w:color w:val="000000"/>
                  <w:sz w:val="18"/>
                  <w:szCs w:val="18"/>
                  <w:lang w:val="en-GB" w:eastAsia="en-US"/>
                </w:rPr>
                <w:delText>,</w:delText>
              </w:r>
            </w:del>
            <w:ins w:id="17692" w:author="Jane Shaw" w:date="2015-10-30T13:08:00Z">
              <w:r w:rsidR="0077041A">
                <w:rPr>
                  <w:rFonts w:asciiTheme="majorBidi" w:eastAsia="Times New Roman" w:hAnsiTheme="majorBidi" w:cstheme="majorBidi"/>
                  <w:color w:val="000000"/>
                  <w:sz w:val="18"/>
                  <w:szCs w:val="18"/>
                  <w:lang w:val="en-GB" w:eastAsia="en-US"/>
                </w:rPr>
                <w:t xml:space="preserve"> </w:t>
              </w:r>
            </w:ins>
            <w:r w:rsidRPr="00B445C5">
              <w:rPr>
                <w:rFonts w:asciiTheme="majorBidi" w:eastAsia="Times New Roman" w:hAnsiTheme="majorBidi" w:cstheme="majorBidi"/>
                <w:color w:val="000000"/>
                <w:sz w:val="18"/>
                <w:szCs w:val="18"/>
                <w:lang w:val="en-GB" w:eastAsia="en-US"/>
              </w:rPr>
              <w:t>557</w:t>
            </w:r>
            <w:del w:id="17693" w:author="Jane Shaw" w:date="2015-10-30T13:08:00Z">
              <w:r w:rsidRPr="00B445C5" w:rsidDel="0077041A">
                <w:rPr>
                  <w:rFonts w:asciiTheme="majorBidi" w:eastAsia="Times New Roman" w:hAnsiTheme="majorBidi" w:cstheme="majorBidi"/>
                  <w:color w:val="000000"/>
                  <w:sz w:val="18"/>
                  <w:szCs w:val="18"/>
                  <w:lang w:val="en-GB" w:eastAsia="en-US"/>
                </w:rPr>
                <w:delText>,</w:delText>
              </w:r>
            </w:del>
            <w:ins w:id="17694" w:author="Jane Shaw" w:date="2015-10-30T13:08:00Z">
              <w:r w:rsidR="0077041A">
                <w:rPr>
                  <w:rFonts w:asciiTheme="majorBidi" w:eastAsia="Times New Roman" w:hAnsiTheme="majorBidi" w:cstheme="majorBidi"/>
                  <w:color w:val="000000"/>
                  <w:sz w:val="18"/>
                  <w:szCs w:val="18"/>
                  <w:lang w:val="en-GB" w:eastAsia="en-US"/>
                </w:rPr>
                <w:t xml:space="preserve"> </w:t>
              </w:r>
            </w:ins>
            <w:r w:rsidRPr="00B445C5">
              <w:rPr>
                <w:rFonts w:asciiTheme="majorBidi" w:eastAsia="Times New Roman" w:hAnsiTheme="majorBidi" w:cstheme="majorBidi"/>
                <w:color w:val="000000"/>
                <w:sz w:val="18"/>
                <w:szCs w:val="18"/>
                <w:lang w:val="en-GB" w:eastAsia="en-US"/>
              </w:rPr>
              <w:t>000=</w:t>
            </w:r>
          </w:p>
          <w:p w14:paraId="0CC979A2" w14:textId="50F851D1"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w:t>
            </w:r>
            <w:del w:id="17695"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696"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341</w:t>
            </w:r>
            <w:del w:id="17697"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698"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000 tonnes</w:t>
            </w:r>
          </w:p>
          <w:p w14:paraId="284BFF24" w14:textId="77777777"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14:paraId="7E5DE934" w14:textId="77777777" w:rsidTr="0077041A">
        <w:trPr>
          <w:trHeight w:hRule="exact" w:val="642"/>
          <w:jc w:val="center"/>
        </w:trPr>
        <w:tc>
          <w:tcPr>
            <w:tcW w:w="415" w:type="pct"/>
            <w:noWrap/>
            <w:vAlign w:val="center"/>
          </w:tcPr>
          <w:p w14:paraId="20D9C0C2"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14:paraId="5CC4A306"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14:paraId="7EAF0121" w14:textId="604DB280"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w:t>
            </w:r>
            <w:del w:id="17699"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700"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557</w:t>
            </w:r>
            <w:del w:id="17701" w:author="Jane Shaw" w:date="2015-10-30T13:08:00Z">
              <w:r w:rsidRPr="00B445C5" w:rsidDel="0077041A">
                <w:rPr>
                  <w:rFonts w:asciiTheme="majorBidi" w:eastAsia="Times New Roman" w:hAnsiTheme="majorBidi" w:cstheme="majorBidi"/>
                  <w:b/>
                  <w:bCs/>
                  <w:color w:val="000000"/>
                  <w:sz w:val="18"/>
                  <w:szCs w:val="18"/>
                  <w:lang w:val="en-GB" w:eastAsia="en-US"/>
                </w:rPr>
                <w:delText>,</w:delText>
              </w:r>
            </w:del>
            <w:ins w:id="17702" w:author="Jane Shaw" w:date="2015-10-30T13:08:00Z">
              <w:r w:rsidR="0077041A">
                <w:rPr>
                  <w:rFonts w:asciiTheme="majorBidi" w:eastAsia="Times New Roman" w:hAnsiTheme="majorBidi" w:cstheme="majorBidi"/>
                  <w:b/>
                  <w:bCs/>
                  <w:color w:val="000000"/>
                  <w:sz w:val="18"/>
                  <w:szCs w:val="18"/>
                  <w:lang w:val="en-GB" w:eastAsia="en-US"/>
                </w:rPr>
                <w:t xml:space="preserve"> </w:t>
              </w:r>
            </w:ins>
            <w:r w:rsidRPr="00B445C5">
              <w:rPr>
                <w:rFonts w:asciiTheme="majorBidi" w:eastAsia="Times New Roman" w:hAnsiTheme="majorBidi" w:cstheme="majorBidi"/>
                <w:b/>
                <w:bCs/>
                <w:color w:val="000000"/>
                <w:sz w:val="18"/>
                <w:szCs w:val="18"/>
                <w:lang w:val="en-GB" w:eastAsia="en-US"/>
              </w:rPr>
              <w:t>000 tonnes</w:t>
            </w:r>
          </w:p>
        </w:tc>
        <w:tc>
          <w:tcPr>
            <w:tcW w:w="687" w:type="pct"/>
            <w:vMerge/>
            <w:vAlign w:val="center"/>
          </w:tcPr>
          <w:p w14:paraId="1ACB5B08"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14:paraId="0670081E"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14:paraId="12F421F2"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59" w:type="pct"/>
            <w:vMerge/>
            <w:noWrap/>
            <w:vAlign w:val="center"/>
          </w:tcPr>
          <w:p w14:paraId="3AC6F97C" w14:textId="77777777"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14:paraId="0F6BE9BE" w14:textId="4D27846E" w:rsidR="0077041A" w:rsidRDefault="0077041A" w:rsidP="0077041A">
      <w:pPr>
        <w:spacing w:after="0"/>
        <w:jc w:val="both"/>
        <w:rPr>
          <w:ins w:id="17703" w:author="Jane Shaw" w:date="2015-10-30T13:08:00Z"/>
          <w:rFonts w:asciiTheme="majorBidi" w:hAnsiTheme="majorBidi" w:cstheme="majorBidi"/>
          <w:sz w:val="20"/>
          <w:szCs w:val="20"/>
          <w:lang w:val="en-GB" w:eastAsia="en-GB"/>
        </w:rPr>
      </w:pPr>
      <w:ins w:id="17704" w:author="Jane Shaw" w:date="2015-10-30T13:08:00Z">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F829C6">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sidR="00F829C6">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ins>
      <w:ins w:id="17705" w:author="Jane Shaw" w:date="2015-10-30T13:09:00Z">
        <w:r w:rsidR="00F829C6">
          <w:rPr>
            <w:rFonts w:asciiTheme="majorBidi" w:hAnsiTheme="majorBidi" w:cstheme="majorBidi"/>
            <w:sz w:val="20"/>
            <w:szCs w:val="20"/>
            <w:lang w:val="en-GB" w:eastAsia="en-GB"/>
          </w:rPr>
          <w:t xml:space="preserve">India </w:t>
        </w:r>
      </w:ins>
      <w:ins w:id="17706" w:author="Jane Shaw" w:date="2015-10-30T13:08:00Z">
        <w:r>
          <w:rPr>
            <w:rFonts w:asciiTheme="majorBidi" w:hAnsiTheme="majorBidi" w:cstheme="majorBidi"/>
            <w:sz w:val="20"/>
            <w:szCs w:val="20"/>
            <w:lang w:val="en-GB" w:eastAsia="en-GB"/>
          </w:rPr>
          <w:t>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ins>
    </w:p>
    <w:p w14:paraId="39F2D9BE" w14:textId="77777777" w:rsidR="0077041A" w:rsidRPr="00316E65" w:rsidRDefault="0077041A" w:rsidP="0077041A">
      <w:pPr>
        <w:spacing w:after="0"/>
        <w:jc w:val="both"/>
        <w:rPr>
          <w:ins w:id="17707" w:author="Jane Shaw" w:date="2015-10-30T13:08:00Z"/>
          <w:rFonts w:asciiTheme="majorBidi" w:hAnsiTheme="majorBidi" w:cstheme="majorBidi"/>
          <w:sz w:val="20"/>
          <w:szCs w:val="20"/>
          <w:lang w:val="en-GB" w:eastAsia="en-GB"/>
        </w:rPr>
      </w:pPr>
      <w:ins w:id="17708" w:author="Jane Shaw" w:date="2015-10-30T13:08:00Z">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ins>
    </w:p>
    <w:p w14:paraId="274D001B" w14:textId="77777777" w:rsidR="00F829C6" w:rsidRDefault="00F829C6" w:rsidP="00C500F7">
      <w:pPr>
        <w:jc w:val="both"/>
        <w:rPr>
          <w:ins w:id="17709" w:author="Jane Shaw" w:date="2015-10-30T13:09:00Z"/>
          <w:rFonts w:asciiTheme="majorBidi" w:hAnsiTheme="majorBidi" w:cstheme="majorBidi"/>
          <w:i/>
          <w:lang w:val="en-GB" w:eastAsia="en-GB"/>
        </w:rPr>
      </w:pPr>
    </w:p>
    <w:p w14:paraId="73C863F4" w14:textId="5D1C6346" w:rsidR="006D7B99" w:rsidRPr="00C500F7" w:rsidDel="00F829C6" w:rsidRDefault="00EB7AF1" w:rsidP="00C500F7">
      <w:pPr>
        <w:jc w:val="both"/>
        <w:rPr>
          <w:del w:id="17710" w:author="Jane Shaw" w:date="2015-10-30T13:09:00Z"/>
          <w:rFonts w:asciiTheme="majorBidi" w:hAnsiTheme="majorBidi" w:cstheme="majorBidi"/>
          <w:i/>
          <w:lang w:val="en-GB" w:eastAsia="en-GB"/>
        </w:rPr>
      </w:pPr>
      <w:del w:id="17711" w:author="Jane Shaw" w:date="2015-10-30T13:09:00Z">
        <w:r w:rsidRPr="004F311A" w:rsidDel="00F829C6">
          <w:rPr>
            <w:rFonts w:asciiTheme="majorBidi" w:hAnsiTheme="majorBidi" w:cstheme="majorBidi"/>
            <w:i/>
            <w:lang w:val="en-GB" w:eastAsia="en-GB"/>
          </w:rPr>
          <w:delText>Data refer to the production of okra and other fresh vegetables in India, 2011 (source: FAOSTAT)</w:delText>
        </w:r>
      </w:del>
    </w:p>
    <w:p w14:paraId="69AF6F6A" w14:textId="0873ACC5" w:rsidR="00EB7AF1" w:rsidRPr="004F311A" w:rsidRDefault="00FC0360" w:rsidP="00C500F7">
      <w:pPr>
        <w:jc w:val="both"/>
        <w:rPr>
          <w:rFonts w:asciiTheme="majorBidi" w:hAnsiTheme="majorBidi" w:cstheme="majorBidi"/>
          <w:lang w:val="en-GB" w:eastAsia="en-GB"/>
        </w:rPr>
      </w:pPr>
      <w:del w:id="17712" w:author="Jane Shaw" w:date="2015-10-30T13:09:00Z">
        <w:r w:rsidRPr="004F311A" w:rsidDel="00F829C6">
          <w:rPr>
            <w:rFonts w:asciiTheme="majorBidi" w:hAnsiTheme="majorBidi" w:cstheme="majorBidi"/>
            <w:lang w:val="en-GB" w:eastAsia="en-GB"/>
          </w:rPr>
          <w:delText xml:space="preserve">In order </w:delText>
        </w:r>
      </w:del>
      <w:r w:rsidR="00F829C6" w:rsidRPr="004F311A">
        <w:rPr>
          <w:rFonts w:asciiTheme="majorBidi" w:hAnsiTheme="majorBidi" w:cstheme="majorBidi"/>
          <w:lang w:val="en-GB" w:eastAsia="en-GB"/>
        </w:rPr>
        <w:t xml:space="preserve">To </w:t>
      </w:r>
      <w:ins w:id="17713" w:author="Jane Shaw" w:date="2015-10-30T13:09:00Z">
        <w:r w:rsidR="00F829C6">
          <w:rPr>
            <w:rFonts w:asciiTheme="majorBidi" w:hAnsiTheme="majorBidi" w:cstheme="majorBidi"/>
            <w:lang w:val="en-GB" w:eastAsia="en-GB"/>
          </w:rPr>
          <w:t xml:space="preserve">avoid </w:t>
        </w:r>
      </w:ins>
      <w:del w:id="17714" w:author="Jane Shaw" w:date="2015-10-30T13:09:00Z">
        <w:r w:rsidRPr="004F311A" w:rsidDel="00F829C6">
          <w:rPr>
            <w:rFonts w:asciiTheme="majorBidi" w:hAnsiTheme="majorBidi" w:cstheme="majorBidi"/>
            <w:lang w:val="en-GB" w:eastAsia="en-GB"/>
          </w:rPr>
          <w:delText>n</w:delText>
        </w:r>
        <w:r w:rsidR="00EB7AF1" w:rsidRPr="004F311A" w:rsidDel="00F829C6">
          <w:rPr>
            <w:rFonts w:asciiTheme="majorBidi" w:hAnsiTheme="majorBidi" w:cstheme="majorBidi"/>
            <w:lang w:val="en-GB" w:eastAsia="en-GB"/>
          </w:rPr>
          <w:delText xml:space="preserve">ot </w:delText>
        </w:r>
      </w:del>
      <w:r w:rsidR="00EB7AF1" w:rsidRPr="004F311A">
        <w:rPr>
          <w:rFonts w:asciiTheme="majorBidi" w:hAnsiTheme="majorBidi" w:cstheme="majorBidi"/>
          <w:lang w:val="en-GB" w:eastAsia="en-GB"/>
        </w:rPr>
        <w:t>los</w:t>
      </w:r>
      <w:ins w:id="17715" w:author="Jane Shaw" w:date="2015-10-30T13:09:00Z">
        <w:r w:rsidR="00F829C6">
          <w:rPr>
            <w:rFonts w:asciiTheme="majorBidi" w:hAnsiTheme="majorBidi" w:cstheme="majorBidi"/>
            <w:lang w:val="en-GB" w:eastAsia="en-GB"/>
          </w:rPr>
          <w:t>ing</w:t>
        </w:r>
      </w:ins>
      <w:del w:id="17716" w:author="Jane Shaw" w:date="2015-10-30T13:09:00Z">
        <w:r w:rsidR="00EB7AF1" w:rsidRPr="004F311A" w:rsidDel="00F829C6">
          <w:rPr>
            <w:rFonts w:asciiTheme="majorBidi" w:hAnsiTheme="majorBidi" w:cstheme="majorBidi"/>
            <w:lang w:val="en-GB" w:eastAsia="en-GB"/>
          </w:rPr>
          <w:delText>e</w:delText>
        </w:r>
      </w:del>
      <w:r w:rsidR="00EB7AF1" w:rsidRPr="004F311A">
        <w:rPr>
          <w:rFonts w:asciiTheme="majorBidi" w:hAnsiTheme="majorBidi" w:cstheme="majorBidi"/>
          <w:lang w:val="en-GB" w:eastAsia="en-GB"/>
        </w:rPr>
        <w:t xml:space="preserve"> information in FAOSTAT, many-to-one cases are turned into one-to-one correlations: first the target classification is expanded </w:t>
      </w:r>
      <w:del w:id="17717" w:author="Jane Shaw" w:date="2015-10-30T13:09:00Z">
        <w:r w:rsidR="00EB7AF1" w:rsidRPr="004F311A" w:rsidDel="00F829C6">
          <w:rPr>
            <w:rFonts w:asciiTheme="majorBidi" w:hAnsiTheme="majorBidi" w:cstheme="majorBidi"/>
            <w:lang w:val="en-GB" w:eastAsia="en-GB"/>
          </w:rPr>
          <w:delText xml:space="preserve">further </w:delText>
        </w:r>
      </w:del>
      <w:r w:rsidR="00EB7AF1" w:rsidRPr="004F311A">
        <w:rPr>
          <w:rFonts w:asciiTheme="majorBidi" w:hAnsiTheme="majorBidi" w:cstheme="majorBidi"/>
          <w:lang w:val="en-GB" w:eastAsia="en-GB"/>
        </w:rPr>
        <w:t xml:space="preserve">according to the detail available in </w:t>
      </w:r>
      <w:ins w:id="17718" w:author="Jane Shaw" w:date="2015-10-30T13:09:00Z">
        <w:r w:rsidR="00F829C6">
          <w:rPr>
            <w:rFonts w:asciiTheme="majorBidi" w:hAnsiTheme="majorBidi" w:cstheme="majorBidi"/>
            <w:lang w:val="en-GB" w:eastAsia="en-GB"/>
          </w:rPr>
          <w:t xml:space="preserve">the </w:t>
        </w:r>
      </w:ins>
      <w:r w:rsidR="00EB7AF1" w:rsidRPr="004F311A">
        <w:rPr>
          <w:rFonts w:asciiTheme="majorBidi" w:hAnsiTheme="majorBidi" w:cstheme="majorBidi"/>
          <w:lang w:val="en-GB" w:eastAsia="en-GB"/>
        </w:rPr>
        <w:t xml:space="preserve">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w:t>
      </w:r>
      <w:ins w:id="17719" w:author="Jane Shaw" w:date="2015-10-30T13:09:00Z">
        <w:r w:rsidR="00F829C6">
          <w:rPr>
            <w:rFonts w:asciiTheme="majorBidi" w:hAnsiTheme="majorBidi" w:cstheme="majorBidi"/>
            <w:lang w:val="en-GB" w:eastAsia="en-GB"/>
          </w:rPr>
          <w:t>,</w:t>
        </w:r>
      </w:ins>
      <w:r w:rsidR="00EB7AF1" w:rsidRPr="004F311A">
        <w:rPr>
          <w:rFonts w:asciiTheme="majorBidi" w:hAnsiTheme="majorBidi" w:cstheme="majorBidi"/>
          <w:lang w:val="en-GB" w:eastAsia="en-GB"/>
        </w:rPr>
        <w:t xml:space="preserve"> </w:t>
      </w:r>
      <w:del w:id="17720" w:author="Jane Shaw" w:date="2015-10-30T13:09:00Z">
        <w:r w:rsidR="00EB7AF1" w:rsidRPr="004F311A" w:rsidDel="00F829C6">
          <w:rPr>
            <w:rFonts w:asciiTheme="majorBidi" w:hAnsiTheme="majorBidi" w:cstheme="majorBidi"/>
            <w:lang w:val="en-GB" w:eastAsia="en-GB"/>
          </w:rPr>
          <w:delText xml:space="preserve">and </w:delText>
        </w:r>
      </w:del>
      <w:r w:rsidR="00EB7AF1" w:rsidRPr="004F311A">
        <w:rPr>
          <w:rFonts w:asciiTheme="majorBidi" w:hAnsiTheme="majorBidi" w:cstheme="majorBidi"/>
          <w:lang w:val="en-GB" w:eastAsia="en-GB"/>
        </w:rPr>
        <w:t xml:space="preserve">then the </w:t>
      </w:r>
      <w:del w:id="17721" w:author="Jane Shaw" w:date="2015-10-30T13:09:00Z">
        <w:r w:rsidR="00EB7AF1" w:rsidRPr="004F311A" w:rsidDel="00F829C6">
          <w:rPr>
            <w:rFonts w:asciiTheme="majorBidi" w:hAnsiTheme="majorBidi" w:cstheme="majorBidi"/>
            <w:lang w:val="en-GB" w:eastAsia="en-GB"/>
          </w:rPr>
          <w:delText>“</w:delText>
        </w:r>
      </w:del>
      <w:r w:rsidR="00EB7AF1" w:rsidRPr="004F311A">
        <w:rPr>
          <w:rFonts w:asciiTheme="majorBidi" w:hAnsiTheme="majorBidi" w:cstheme="majorBidi"/>
          <w:lang w:val="en-GB" w:eastAsia="en-GB"/>
        </w:rPr>
        <w:t>key method</w:t>
      </w:r>
      <w:del w:id="17722" w:author="Jane Shaw" w:date="2015-10-30T13:09:00Z">
        <w:r w:rsidR="00EB7AF1" w:rsidRPr="004F311A" w:rsidDel="00F829C6">
          <w:rPr>
            <w:rFonts w:asciiTheme="majorBidi" w:hAnsiTheme="majorBidi" w:cstheme="majorBidi"/>
            <w:lang w:val="en-GB" w:eastAsia="en-GB"/>
          </w:rPr>
          <w:delText>”</w:delText>
        </w:r>
      </w:del>
      <w:r w:rsidR="00EB7AF1" w:rsidRPr="004F311A">
        <w:rPr>
          <w:rFonts w:asciiTheme="majorBidi" w:hAnsiTheme="majorBidi" w:cstheme="majorBidi"/>
          <w:lang w:val="en-GB" w:eastAsia="en-GB"/>
        </w:rPr>
        <w:t xml:space="preserve">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xml:space="preserve">. When </w:t>
      </w:r>
      <w:ins w:id="17723" w:author="Jane Shaw" w:date="2015-10-30T13:09:00Z">
        <w:r w:rsidR="00F829C6">
          <w:rPr>
            <w:rFonts w:asciiTheme="majorBidi" w:hAnsiTheme="majorBidi" w:cstheme="majorBidi"/>
            <w:lang w:val="en-GB" w:eastAsia="en-GB"/>
          </w:rPr>
          <w:t xml:space="preserve">the </w:t>
        </w:r>
      </w:ins>
      <w:r w:rsidR="00EB7AF1" w:rsidRPr="004F311A">
        <w:rPr>
          <w:rFonts w:asciiTheme="majorBidi" w:hAnsiTheme="majorBidi" w:cstheme="majorBidi"/>
          <w:lang w:val="en-GB" w:eastAsia="en-GB"/>
        </w:rPr>
        <w:t xml:space="preserve">detail in CPC 2.1 expanded is </w:t>
      </w:r>
      <w:del w:id="17724" w:author="Jane Shaw" w:date="2015-10-30T13:09:00Z">
        <w:r w:rsidR="00EB7AF1" w:rsidRPr="004F311A" w:rsidDel="00F829C6">
          <w:rPr>
            <w:rFonts w:asciiTheme="majorBidi" w:hAnsiTheme="majorBidi" w:cstheme="majorBidi"/>
            <w:lang w:val="en-GB" w:eastAsia="en-GB"/>
          </w:rPr>
          <w:delText xml:space="preserve">not yet </w:delText>
        </w:r>
      </w:del>
      <w:ins w:id="17725" w:author="Jane Shaw" w:date="2015-10-30T13:09:00Z">
        <w:r w:rsidR="00F829C6">
          <w:rPr>
            <w:rFonts w:asciiTheme="majorBidi" w:hAnsiTheme="majorBidi" w:cstheme="majorBidi"/>
            <w:lang w:val="en-GB" w:eastAsia="en-GB"/>
          </w:rPr>
          <w:t>in</w:t>
        </w:r>
      </w:ins>
      <w:r w:rsidR="00EB7AF1" w:rsidRPr="004F311A">
        <w:rPr>
          <w:rFonts w:asciiTheme="majorBidi" w:hAnsiTheme="majorBidi" w:cstheme="majorBidi"/>
          <w:lang w:val="en-GB" w:eastAsia="en-GB"/>
        </w:rPr>
        <w:t>sufficient, the classification is expanded further for FAOSTAT purpose</w:t>
      </w:r>
      <w:ins w:id="17726" w:author="Jane Shaw" w:date="2015-10-30T13:10:00Z">
        <w:r w:rsidR="00F829C6">
          <w:rPr>
            <w:rFonts w:asciiTheme="majorBidi" w:hAnsiTheme="majorBidi" w:cstheme="majorBidi"/>
            <w:lang w:val="en-GB" w:eastAsia="en-GB"/>
          </w:rPr>
          <w:t>s</w:t>
        </w:r>
      </w:ins>
      <w:r w:rsidR="00EB7AF1" w:rsidRPr="004F311A">
        <w:rPr>
          <w:rFonts w:asciiTheme="majorBidi" w:hAnsiTheme="majorBidi" w:cstheme="majorBidi"/>
          <w:lang w:val="en-GB" w:eastAsia="en-GB"/>
        </w:rPr>
        <w:t>.</w:t>
      </w:r>
    </w:p>
    <w:p w14:paraId="0A522561" w14:textId="77777777" w:rsidR="00EB7AF1" w:rsidRPr="00F31509" w:rsidRDefault="00EB7AF1" w:rsidP="00C500F7">
      <w:pPr>
        <w:jc w:val="both"/>
        <w:rPr>
          <w:rFonts w:asciiTheme="majorBidi" w:hAnsiTheme="majorBidi" w:cstheme="majorBidi"/>
          <w:sz w:val="24"/>
          <w:szCs w:val="24"/>
          <w:lang w:val="en-GB" w:eastAsia="en-GB"/>
        </w:rPr>
      </w:pPr>
    </w:p>
    <w:p w14:paraId="0C70B4FC" w14:textId="22DE4F86" w:rsidR="00EB7AF1" w:rsidRPr="005C6648" w:rsidRDefault="00EB7AF1" w:rsidP="00C500F7">
      <w:pPr>
        <w:keepNext/>
        <w:jc w:val="both"/>
        <w:rPr>
          <w:rFonts w:asciiTheme="majorBidi" w:hAnsiTheme="majorBidi" w:cstheme="majorBidi"/>
          <w:lang w:val="en-GB" w:eastAsia="en-GB"/>
        </w:rPr>
      </w:pPr>
      <w:r w:rsidRPr="00AC651C">
        <w:rPr>
          <w:rFonts w:asciiTheme="majorBidi" w:eastAsia="Times New Roman" w:hAnsiTheme="majorBidi" w:cstheme="majorBidi"/>
          <w:i/>
          <w:lang w:val="en-GB" w:eastAsia="en-GB"/>
          <w:rPrChange w:id="17727" w:author="Jane Shaw" w:date="2015-10-30T13:23:00Z">
            <w:rPr>
              <w:rFonts w:asciiTheme="majorBidi" w:eastAsia="Times New Roman" w:hAnsiTheme="majorBidi" w:cstheme="majorBidi"/>
              <w:lang w:val="en-GB" w:eastAsia="en-GB"/>
            </w:rPr>
          </w:rPrChange>
        </w:rPr>
        <w:t>Example 3:</w:t>
      </w:r>
      <w:bookmarkStart w:id="17728" w:name="_Toc275621549"/>
      <w:bookmarkStart w:id="17729" w:name="_Toc275958882"/>
      <w:bookmarkStart w:id="17730" w:name="_Toc275958938"/>
      <w:bookmarkStart w:id="17731" w:name="_Toc275958955"/>
      <w:r w:rsidRPr="00AC651C">
        <w:rPr>
          <w:rFonts w:asciiTheme="majorBidi" w:eastAsia="Times New Roman" w:hAnsiTheme="majorBidi" w:cstheme="majorBidi"/>
          <w:i/>
          <w:lang w:val="en-GB" w:eastAsia="en-GB"/>
          <w:rPrChange w:id="17732" w:author="Jane Shaw" w:date="2015-10-30T13:23:00Z">
            <w:rPr>
              <w:rFonts w:asciiTheme="majorBidi" w:eastAsia="Times New Roman" w:hAnsiTheme="majorBidi" w:cstheme="majorBidi"/>
              <w:lang w:val="en-GB" w:eastAsia="en-GB"/>
            </w:rPr>
          </w:rPrChange>
        </w:rPr>
        <w:t xml:space="preserve"> FCL</w:t>
      </w:r>
      <w:ins w:id="17733" w:author="Jane Shaw" w:date="2015-10-30T17:04:00Z">
        <w:r w:rsidR="005E0E37">
          <w:rPr>
            <w:rFonts w:asciiTheme="majorBidi" w:eastAsia="Times New Roman" w:hAnsiTheme="majorBidi" w:cstheme="majorBidi"/>
            <w:i/>
            <w:lang w:val="en-GB" w:eastAsia="en-GB"/>
          </w:rPr>
          <w:t>–</w:t>
        </w:r>
      </w:ins>
      <w:del w:id="17734" w:author="Jane Shaw" w:date="2015-10-30T17:04:00Z">
        <w:r w:rsidRPr="00AC651C" w:rsidDel="005E0E37">
          <w:rPr>
            <w:rFonts w:asciiTheme="majorBidi" w:eastAsia="Times New Roman" w:hAnsiTheme="majorBidi" w:cstheme="majorBidi"/>
            <w:i/>
            <w:lang w:val="en-GB" w:eastAsia="en-GB"/>
            <w:rPrChange w:id="17735" w:author="Jane Shaw" w:date="2015-10-30T13:23:00Z">
              <w:rPr>
                <w:rFonts w:asciiTheme="majorBidi" w:eastAsia="Times New Roman" w:hAnsiTheme="majorBidi" w:cstheme="majorBidi"/>
                <w:lang w:val="en-GB" w:eastAsia="en-GB"/>
              </w:rPr>
            </w:rPrChange>
          </w:rPr>
          <w:delText xml:space="preserve"> - </w:delText>
        </w:r>
      </w:del>
      <w:r w:rsidRPr="00AC651C">
        <w:rPr>
          <w:rFonts w:asciiTheme="majorBidi" w:eastAsia="Times New Roman" w:hAnsiTheme="majorBidi" w:cstheme="majorBidi"/>
          <w:i/>
          <w:lang w:val="en-GB" w:eastAsia="en-GB"/>
          <w:rPrChange w:id="17736" w:author="Jane Shaw" w:date="2015-10-30T13:23:00Z">
            <w:rPr>
              <w:rFonts w:asciiTheme="majorBidi" w:eastAsia="Times New Roman" w:hAnsiTheme="majorBidi" w:cstheme="majorBidi"/>
              <w:lang w:val="en-GB" w:eastAsia="en-GB"/>
            </w:rPr>
          </w:rPrChange>
        </w:rPr>
        <w:t xml:space="preserve">CPC data conversion when many-to-one are turned into </w:t>
      </w:r>
      <w:del w:id="17737" w:author="Jane Shaw" w:date="2015-11-07T20:31:00Z">
        <w:r w:rsidRPr="00AC651C" w:rsidDel="001860EF">
          <w:rPr>
            <w:rFonts w:asciiTheme="majorBidi" w:eastAsia="Times New Roman" w:hAnsiTheme="majorBidi" w:cstheme="majorBidi"/>
            <w:i/>
            <w:lang w:val="en-GB" w:eastAsia="en-GB"/>
            <w:rPrChange w:id="17738" w:author="Jane Shaw" w:date="2015-10-30T13:23:00Z">
              <w:rPr>
                <w:rFonts w:asciiTheme="majorBidi" w:eastAsia="Times New Roman" w:hAnsiTheme="majorBidi" w:cstheme="majorBidi"/>
                <w:lang w:val="en-GB" w:eastAsia="en-GB"/>
              </w:rPr>
            </w:rPrChange>
          </w:rPr>
          <w:delText xml:space="preserve">a </w:delText>
        </w:r>
      </w:del>
      <w:r w:rsidRPr="00AC651C">
        <w:rPr>
          <w:rFonts w:asciiTheme="majorBidi" w:eastAsia="Times New Roman" w:hAnsiTheme="majorBidi" w:cstheme="majorBidi"/>
          <w:i/>
          <w:lang w:val="en-GB" w:eastAsia="en-GB"/>
          <w:rPrChange w:id="17739" w:author="Jane Shaw" w:date="2015-10-30T13:23:00Z">
            <w:rPr>
              <w:rFonts w:asciiTheme="majorBidi" w:eastAsia="Times New Roman" w:hAnsiTheme="majorBidi" w:cstheme="majorBidi"/>
              <w:lang w:val="en-GB" w:eastAsia="en-GB"/>
            </w:rPr>
          </w:rPrChange>
        </w:rPr>
        <w:t>one-to-one correlations</w:t>
      </w:r>
      <w:bookmarkEnd w:id="17728"/>
      <w:bookmarkEnd w:id="17729"/>
      <w:bookmarkEnd w:id="17730"/>
      <w:bookmarkEnd w:id="17731"/>
      <w:r w:rsidRPr="00AC651C">
        <w:rPr>
          <w:rFonts w:asciiTheme="majorBidi" w:eastAsia="Times New Roman" w:hAnsiTheme="majorBidi" w:cstheme="majorBidi"/>
          <w:i/>
          <w:lang w:val="en-GB" w:eastAsia="en-GB"/>
          <w:rPrChange w:id="17740" w:author="Jane Shaw" w:date="2015-10-30T13:23:00Z">
            <w:rPr>
              <w:rFonts w:asciiTheme="majorBidi" w:eastAsia="Times New Roman" w:hAnsiTheme="majorBidi" w:cstheme="majorBidi"/>
              <w:lang w:val="en-GB" w:eastAsia="en-GB"/>
            </w:rPr>
          </w:rPrChange>
        </w:rPr>
        <w:t xml:space="preserve"> </w:t>
      </w:r>
      <w:del w:id="17741" w:author="Jane Shaw" w:date="2015-10-30T13:23:00Z">
        <w:r w:rsidRPr="005C6648" w:rsidDel="00AC651C">
          <w:rPr>
            <w:rFonts w:asciiTheme="majorBidi" w:eastAsia="Times New Roman" w:hAnsiTheme="majorBidi" w:cstheme="majorBidi"/>
            <w:lang w:val="en-GB" w:eastAsia="en-GB"/>
          </w:rPr>
          <w:delText xml:space="preserve">(codes in </w:delText>
        </w:r>
        <w:r w:rsidRPr="005C6648" w:rsidDel="00AC651C">
          <w:rPr>
            <w:rFonts w:asciiTheme="majorBidi" w:eastAsia="Times New Roman" w:hAnsiTheme="majorBidi" w:cstheme="majorBidi"/>
            <w:b/>
            <w:bCs/>
            <w:color w:val="0000FF"/>
            <w:lang w:val="en-GB" w:eastAsia="en-US"/>
          </w:rPr>
          <w:delText>bold blue</w:delText>
        </w:r>
        <w:r w:rsidRPr="005C6648" w:rsidDel="00AC651C">
          <w:rPr>
            <w:rFonts w:asciiTheme="majorBidi" w:eastAsia="Times New Roman" w:hAnsiTheme="majorBidi" w:cstheme="majorBidi"/>
            <w:lang w:val="en-GB" w:eastAsia="en-GB"/>
          </w:rPr>
          <w:delText xml:space="preserve"> text are the CPC expanded codes)</w:delText>
        </w:r>
      </w:del>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817"/>
        <w:gridCol w:w="992"/>
        <w:gridCol w:w="1560"/>
        <w:gridCol w:w="1275"/>
        <w:gridCol w:w="993"/>
        <w:gridCol w:w="1701"/>
        <w:gridCol w:w="1842"/>
      </w:tblGrid>
      <w:tr w:rsidR="0077041A" w:rsidRPr="00155602" w14:paraId="1960855A" w14:textId="77777777" w:rsidTr="008066B5">
        <w:trPr>
          <w:trHeight w:val="300"/>
        </w:trPr>
        <w:tc>
          <w:tcPr>
            <w:tcW w:w="3369" w:type="dxa"/>
            <w:gridSpan w:val="3"/>
            <w:shd w:val="clear" w:color="auto" w:fill="DDD9C3"/>
            <w:noWrap/>
            <w:vAlign w:val="center"/>
            <w:hideMark/>
          </w:tcPr>
          <w:p w14:paraId="5ADBEA9B" w14:textId="07444F32"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ins w:id="17742" w:author="Jane Shaw" w:date="2015-10-30T13:06:00Z">
              <w:r w:rsidRPr="00316E65">
                <w:rPr>
                  <w:rFonts w:asciiTheme="majorBidi" w:eastAsia="Times New Roman" w:hAnsiTheme="majorBidi" w:cstheme="majorBidi"/>
                  <w:b/>
                  <w:color w:val="000000"/>
                  <w:sz w:val="18"/>
                  <w:szCs w:val="18"/>
                  <w:lang w:val="en-GB" w:eastAsia="en-US"/>
                </w:rPr>
                <w:t>FCL</w:t>
              </w:r>
            </w:ins>
            <w:del w:id="17743" w:author="Jane Shaw" w:date="2015-10-30T13:06:00Z">
              <w:r w:rsidRPr="00155602" w:rsidDel="00E17C3D">
                <w:rPr>
                  <w:rFonts w:asciiTheme="majorBidi" w:eastAsia="Times New Roman" w:hAnsiTheme="majorBidi" w:cstheme="majorBidi"/>
                  <w:color w:val="000000"/>
                  <w:sz w:val="18"/>
                  <w:szCs w:val="18"/>
                  <w:lang w:val="en-GB" w:eastAsia="en-US"/>
                </w:rPr>
                <w:delText>FCL</w:delText>
              </w:r>
            </w:del>
          </w:p>
        </w:tc>
        <w:tc>
          <w:tcPr>
            <w:tcW w:w="1275" w:type="dxa"/>
            <w:vMerge w:val="restart"/>
            <w:tcBorders>
              <w:top w:val="double" w:sz="4" w:space="0" w:color="8DB3E2" w:themeColor="text2" w:themeTint="66"/>
            </w:tcBorders>
            <w:shd w:val="clear" w:color="auto" w:fill="auto"/>
            <w:vAlign w:val="center"/>
          </w:tcPr>
          <w:p w14:paraId="0900DC2A" w14:textId="77777777" w:rsidR="0077041A" w:rsidRPr="00316E65" w:rsidRDefault="0077041A" w:rsidP="0077041A">
            <w:pPr>
              <w:spacing w:after="0" w:line="240" w:lineRule="auto"/>
              <w:jc w:val="both"/>
              <w:rPr>
                <w:ins w:id="17744" w:author="Jane Shaw" w:date="2015-10-30T13:06:00Z"/>
                <w:rFonts w:asciiTheme="majorBidi" w:hAnsiTheme="majorBidi" w:cstheme="majorBidi"/>
                <w:b/>
                <w:bCs/>
                <w:sz w:val="18"/>
                <w:szCs w:val="18"/>
                <w:lang w:val="en-GB" w:eastAsia="en-US"/>
              </w:rPr>
            </w:pPr>
            <w:ins w:id="17745" w:author="Jane Shaw" w:date="2015-10-30T13:06:00Z">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ins>
          </w:p>
          <w:p w14:paraId="41C42BF4" w14:textId="010AEDF6" w:rsidR="0077041A" w:rsidRPr="00155602" w:rsidDel="00E17C3D" w:rsidRDefault="0077041A" w:rsidP="00155602">
            <w:pPr>
              <w:keepNext/>
              <w:spacing w:after="0" w:line="240" w:lineRule="auto"/>
              <w:jc w:val="both"/>
              <w:rPr>
                <w:del w:id="17746" w:author="Jane Shaw" w:date="2015-10-30T13:06:00Z"/>
                <w:rFonts w:asciiTheme="majorBidi" w:eastAsia="Times New Roman" w:hAnsiTheme="majorBidi" w:cstheme="majorBidi"/>
                <w:sz w:val="18"/>
                <w:szCs w:val="18"/>
                <w:lang w:val="en-GB" w:eastAsia="en-US"/>
              </w:rPr>
            </w:pPr>
            <w:ins w:id="17747" w:author="Jane Shaw" w:date="2015-10-30T13:06:00Z">
              <w:r w:rsidRPr="00316E65">
                <w:rPr>
                  <w:rFonts w:asciiTheme="majorBidi" w:eastAsia="Times New Roman" w:hAnsiTheme="majorBidi" w:cstheme="majorBidi"/>
                  <w:b/>
                  <w:sz w:val="18"/>
                  <w:szCs w:val="18"/>
                  <w:lang w:val="en-GB" w:eastAsia="en-US"/>
                </w:rPr>
                <w:t>conversion factor</w:t>
              </w:r>
            </w:ins>
            <w:del w:id="17748" w:author="Jane Shaw" w:date="2015-10-30T13:06:00Z">
              <w:r w:rsidRPr="00155602" w:rsidDel="00E17C3D">
                <w:rPr>
                  <w:rFonts w:asciiTheme="majorBidi" w:eastAsia="Times New Roman" w:hAnsiTheme="majorBidi" w:cstheme="majorBidi"/>
                  <w:sz w:val="18"/>
                  <w:szCs w:val="18"/>
                  <w:lang w:val="en-GB" w:eastAsia="en-US"/>
                </w:rPr>
                <w:delText>FCL</w:delText>
              </w:r>
              <w:r w:rsidRPr="00155602" w:rsidDel="00E17C3D">
                <w:rPr>
                  <w:rFonts w:asciiTheme="majorBidi" w:eastAsia="Times New Roman" w:hAnsiTheme="majorBidi" w:cstheme="majorBidi"/>
                  <w:sz w:val="18"/>
                  <w:szCs w:val="18"/>
                  <w:lang w:val="en-GB" w:eastAsia="en-US"/>
                </w:rPr>
                <w:sym w:font="Wingdings" w:char="F0E0"/>
              </w:r>
              <w:r w:rsidRPr="00155602" w:rsidDel="00E17C3D">
                <w:rPr>
                  <w:rFonts w:asciiTheme="majorBidi" w:eastAsia="Times New Roman" w:hAnsiTheme="majorBidi" w:cstheme="majorBidi"/>
                  <w:sz w:val="18"/>
                  <w:szCs w:val="18"/>
                  <w:lang w:val="en-GB" w:eastAsia="en-US"/>
                </w:rPr>
                <w:delText>CPC</w:delText>
              </w:r>
            </w:del>
          </w:p>
          <w:p w14:paraId="1E88EABB" w14:textId="77777777" w:rsidR="0077041A" w:rsidRPr="00155602" w:rsidRDefault="0077041A" w:rsidP="00155602">
            <w:pPr>
              <w:keepNext/>
              <w:spacing w:after="0" w:line="240" w:lineRule="auto"/>
              <w:jc w:val="both"/>
              <w:rPr>
                <w:ins w:id="17749" w:author="Jane Shaw" w:date="2015-10-30T13:06:00Z"/>
                <w:rFonts w:asciiTheme="majorBidi" w:hAnsiTheme="majorBidi" w:cstheme="majorBidi"/>
                <w:iCs/>
                <w:sz w:val="18"/>
                <w:szCs w:val="18"/>
                <w:lang w:val="en-GB" w:eastAsia="en-US"/>
              </w:rPr>
            </w:pPr>
            <w:del w:id="17750" w:author="Jane Shaw" w:date="2015-10-30T13:06:00Z">
              <w:r w:rsidRPr="00155602" w:rsidDel="00E17C3D">
                <w:rPr>
                  <w:rFonts w:asciiTheme="majorBidi" w:eastAsia="Times New Roman" w:hAnsiTheme="majorBidi" w:cstheme="majorBidi"/>
                  <w:sz w:val="18"/>
                  <w:szCs w:val="18"/>
                  <w:lang w:val="en-GB" w:eastAsia="en-US"/>
                </w:rPr>
                <w:delText>conversion factor</w:delText>
              </w:r>
            </w:del>
          </w:p>
          <w:p w14:paraId="1DD6FBD8" w14:textId="05A1D6E9"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ins w:id="17751" w:author="Jane Shaw" w:date="2015-10-30T13:06:00Z">
              <w:r w:rsidRPr="00316E65">
                <w:rPr>
                  <w:rFonts w:asciiTheme="majorBidi" w:eastAsia="Times New Roman" w:hAnsiTheme="majorBidi" w:cstheme="majorBidi"/>
                  <w:b/>
                  <w:color w:val="000000"/>
                  <w:sz w:val="18"/>
                  <w:szCs w:val="18"/>
                  <w:lang w:val="en-GB" w:eastAsia="en-US"/>
                </w:rPr>
                <w:t>Code</w:t>
              </w:r>
            </w:ins>
          </w:p>
        </w:tc>
        <w:tc>
          <w:tcPr>
            <w:tcW w:w="4536" w:type="dxa"/>
            <w:gridSpan w:val="3"/>
            <w:shd w:val="clear" w:color="auto" w:fill="DBE5F1" w:themeFill="accent1" w:themeFillTint="33"/>
            <w:noWrap/>
            <w:vAlign w:val="center"/>
            <w:hideMark/>
          </w:tcPr>
          <w:p w14:paraId="5B885CE4" w14:textId="0ACB6FC9"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ins w:id="17752" w:author="Jane Shaw" w:date="2015-10-30T13:06:00Z">
              <w:r w:rsidRPr="00316E65">
                <w:rPr>
                  <w:rFonts w:asciiTheme="majorBidi" w:eastAsia="Times New Roman" w:hAnsiTheme="majorBidi" w:cstheme="majorBidi"/>
                  <w:b/>
                  <w:color w:val="000000"/>
                  <w:sz w:val="18"/>
                  <w:szCs w:val="18"/>
                  <w:lang w:val="en-GB" w:eastAsia="en-US"/>
                </w:rPr>
                <w:t>CPC Ver. 2.1</w:t>
              </w:r>
            </w:ins>
            <w:del w:id="17753" w:author="Jane Shaw" w:date="2015-10-30T13:06:00Z">
              <w:r w:rsidRPr="00155602" w:rsidDel="00E17C3D">
                <w:rPr>
                  <w:rFonts w:asciiTheme="majorBidi" w:eastAsia="Times New Roman" w:hAnsiTheme="majorBidi" w:cstheme="majorBidi"/>
                  <w:color w:val="000000"/>
                  <w:sz w:val="18"/>
                  <w:szCs w:val="18"/>
                  <w:lang w:val="en-GB" w:eastAsia="en-US"/>
                </w:rPr>
                <w:delText>CPC ver.2.1 expanded</w:delText>
              </w:r>
            </w:del>
          </w:p>
        </w:tc>
      </w:tr>
      <w:tr w:rsidR="0077041A" w:rsidRPr="00155602" w14:paraId="37BF93E2" w14:textId="77777777" w:rsidTr="00155602">
        <w:trPr>
          <w:trHeight w:val="384"/>
        </w:trPr>
        <w:tc>
          <w:tcPr>
            <w:tcW w:w="817" w:type="dxa"/>
            <w:shd w:val="clear" w:color="auto" w:fill="auto"/>
            <w:noWrap/>
            <w:vAlign w:val="center"/>
            <w:hideMark/>
          </w:tcPr>
          <w:p w14:paraId="26E87E1A" w14:textId="52ECFF32"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754" w:author="Jane Shaw" w:date="2015-10-30T13:06:00Z">
              <w:r w:rsidRPr="00316E65">
                <w:rPr>
                  <w:rFonts w:asciiTheme="majorBidi" w:eastAsia="Times New Roman" w:hAnsiTheme="majorBidi" w:cstheme="majorBidi"/>
                  <w:b/>
                  <w:color w:val="000000"/>
                  <w:sz w:val="18"/>
                  <w:szCs w:val="18"/>
                  <w:lang w:val="en-GB" w:eastAsia="en-US"/>
                </w:rPr>
                <w:t>Code</w:t>
              </w:r>
            </w:ins>
            <w:del w:id="17755" w:author="Jane Shaw" w:date="2015-10-30T13:06:00Z">
              <w:r w:rsidRPr="00155602" w:rsidDel="00E17C3D">
                <w:rPr>
                  <w:rFonts w:asciiTheme="majorBidi" w:eastAsia="Times New Roman" w:hAnsiTheme="majorBidi" w:cstheme="majorBidi"/>
                  <w:color w:val="000000"/>
                  <w:sz w:val="18"/>
                  <w:szCs w:val="18"/>
                  <w:lang w:val="en-GB" w:eastAsia="en-US"/>
                </w:rPr>
                <w:delText>code</w:delText>
              </w:r>
            </w:del>
          </w:p>
        </w:tc>
        <w:tc>
          <w:tcPr>
            <w:tcW w:w="992" w:type="dxa"/>
            <w:shd w:val="clear" w:color="auto" w:fill="auto"/>
            <w:noWrap/>
            <w:vAlign w:val="center"/>
            <w:hideMark/>
          </w:tcPr>
          <w:p w14:paraId="403A6BF5" w14:textId="4F05A26F"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756" w:author="Jane Shaw" w:date="2015-10-30T13:06:00Z">
              <w:r w:rsidRPr="00316E65">
                <w:rPr>
                  <w:rFonts w:asciiTheme="majorBidi" w:eastAsia="Times New Roman" w:hAnsiTheme="majorBidi" w:cstheme="majorBidi"/>
                  <w:b/>
                  <w:sz w:val="18"/>
                  <w:szCs w:val="18"/>
                  <w:lang w:val="en-GB" w:eastAsia="en-GB"/>
                </w:rPr>
                <w:t>Descriptor</w:t>
              </w:r>
            </w:ins>
            <w:del w:id="17757" w:author="Jane Shaw" w:date="2015-10-30T13:06:00Z">
              <w:r w:rsidRPr="00155602" w:rsidDel="00E17C3D">
                <w:rPr>
                  <w:rFonts w:asciiTheme="majorBidi" w:eastAsia="Times New Roman" w:hAnsiTheme="majorBidi" w:cstheme="majorBidi"/>
                  <w:sz w:val="18"/>
                  <w:szCs w:val="18"/>
                  <w:lang w:val="en-GB" w:eastAsia="en-GB"/>
                </w:rPr>
                <w:delText>descriptor</w:delText>
              </w:r>
            </w:del>
          </w:p>
        </w:tc>
        <w:tc>
          <w:tcPr>
            <w:tcW w:w="1560" w:type="dxa"/>
            <w:shd w:val="clear" w:color="auto" w:fill="auto"/>
            <w:noWrap/>
            <w:vAlign w:val="center"/>
            <w:hideMark/>
          </w:tcPr>
          <w:p w14:paraId="1DE10775" w14:textId="77777777" w:rsidR="0077041A" w:rsidRPr="00316E65" w:rsidRDefault="0077041A" w:rsidP="0077041A">
            <w:pPr>
              <w:spacing w:after="0" w:line="240" w:lineRule="auto"/>
              <w:jc w:val="both"/>
              <w:rPr>
                <w:ins w:id="17758" w:author="Jane Shaw" w:date="2015-10-30T13:06:00Z"/>
                <w:rFonts w:asciiTheme="majorBidi" w:hAnsiTheme="majorBidi" w:cstheme="majorBidi"/>
                <w:b/>
                <w:bCs/>
                <w:color w:val="000000"/>
                <w:sz w:val="18"/>
                <w:szCs w:val="18"/>
                <w:lang w:val="en-GB" w:eastAsia="en-US"/>
              </w:rPr>
            </w:pPr>
            <w:ins w:id="17759" w:author="Jane Shaw" w:date="2015-10-30T13:06:00Z">
              <w:r w:rsidRPr="00316E65">
                <w:rPr>
                  <w:rFonts w:asciiTheme="majorBidi" w:eastAsia="Times New Roman" w:hAnsiTheme="majorBidi" w:cstheme="majorBidi"/>
                  <w:b/>
                  <w:color w:val="000000"/>
                  <w:sz w:val="18"/>
                  <w:szCs w:val="18"/>
                  <w:lang w:val="en-GB" w:eastAsia="en-US"/>
                </w:rPr>
                <w:t>Data (old format)</w:t>
              </w:r>
            </w:ins>
          </w:p>
          <w:p w14:paraId="1C4C7EE8" w14:textId="5CE7C721" w:rsidR="0077041A" w:rsidRPr="00155602" w:rsidDel="00E17C3D" w:rsidRDefault="0077041A" w:rsidP="00155602">
            <w:pPr>
              <w:keepNext/>
              <w:spacing w:after="0" w:line="240" w:lineRule="auto"/>
              <w:jc w:val="both"/>
              <w:rPr>
                <w:del w:id="17760" w:author="Jane Shaw" w:date="2015-10-30T13:06:00Z"/>
                <w:rFonts w:asciiTheme="majorBidi" w:hAnsiTheme="majorBidi" w:cstheme="majorBidi"/>
                <w:bCs/>
                <w:color w:val="000000"/>
                <w:sz w:val="18"/>
                <w:szCs w:val="18"/>
                <w:lang w:val="en-GB" w:eastAsia="en-US"/>
              </w:rPr>
            </w:pPr>
            <w:ins w:id="17761" w:author="Jane Shaw" w:date="2015-10-30T13:06:00Z">
              <w:r w:rsidRPr="00316E65">
                <w:rPr>
                  <w:rFonts w:asciiTheme="majorBidi" w:eastAsia="Times New Roman" w:hAnsiTheme="majorBidi" w:cstheme="majorBidi"/>
                  <w:b/>
                  <w:color w:val="000000"/>
                  <w:sz w:val="18"/>
                  <w:szCs w:val="18"/>
                  <w:lang w:val="en-GB" w:eastAsia="en-US"/>
                </w:rPr>
                <w:t>production quantity</w:t>
              </w:r>
            </w:ins>
            <w:del w:id="17762" w:author="Jane Shaw" w:date="2015-10-30T13:06:00Z">
              <w:r w:rsidRPr="00155602" w:rsidDel="00E17C3D">
                <w:rPr>
                  <w:rFonts w:asciiTheme="majorBidi" w:eastAsia="Times New Roman" w:hAnsiTheme="majorBidi" w:cstheme="majorBidi"/>
                  <w:color w:val="000000"/>
                  <w:sz w:val="18"/>
                  <w:szCs w:val="18"/>
                  <w:lang w:val="en-GB" w:eastAsia="en-US"/>
                </w:rPr>
                <w:delText>data (old format)</w:delText>
              </w:r>
            </w:del>
          </w:p>
          <w:p w14:paraId="3DAD4926" w14:textId="7A72B6F0"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del w:id="17763" w:author="Jane Shaw" w:date="2015-10-30T13:06:00Z">
              <w:r w:rsidRPr="00155602" w:rsidDel="00E17C3D">
                <w:rPr>
                  <w:rFonts w:asciiTheme="majorBidi" w:eastAsia="Times New Roman" w:hAnsiTheme="majorBidi" w:cstheme="majorBidi"/>
                  <w:color w:val="000000"/>
                  <w:sz w:val="18"/>
                  <w:szCs w:val="18"/>
                  <w:lang w:val="en-GB" w:eastAsia="en-US"/>
                </w:rPr>
                <w:delText>production quantity</w:delText>
              </w:r>
            </w:del>
          </w:p>
        </w:tc>
        <w:tc>
          <w:tcPr>
            <w:tcW w:w="1275" w:type="dxa"/>
            <w:vMerge/>
            <w:vAlign w:val="center"/>
          </w:tcPr>
          <w:p w14:paraId="3BDBF97E" w14:textId="77777777"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14:paraId="00FF2394" w14:textId="20760531"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764" w:author="Jane Shaw" w:date="2015-10-30T13:06:00Z">
              <w:r w:rsidRPr="00316E65">
                <w:rPr>
                  <w:rFonts w:asciiTheme="majorBidi" w:eastAsia="Times New Roman" w:hAnsiTheme="majorBidi" w:cstheme="majorBidi"/>
                  <w:b/>
                  <w:sz w:val="18"/>
                  <w:szCs w:val="18"/>
                  <w:lang w:val="en-GB" w:eastAsia="en-GB"/>
                </w:rPr>
                <w:t>Descriptor</w:t>
              </w:r>
            </w:ins>
            <w:del w:id="17765" w:author="Jane Shaw" w:date="2015-10-30T13:06:00Z">
              <w:r w:rsidRPr="00155602" w:rsidDel="00E17C3D">
                <w:rPr>
                  <w:rFonts w:asciiTheme="majorBidi" w:eastAsia="Times New Roman" w:hAnsiTheme="majorBidi" w:cstheme="majorBidi"/>
                  <w:color w:val="000000"/>
                  <w:sz w:val="18"/>
                  <w:szCs w:val="18"/>
                  <w:lang w:val="en-GB" w:eastAsia="en-US"/>
                </w:rPr>
                <w:delText>code</w:delText>
              </w:r>
            </w:del>
          </w:p>
        </w:tc>
        <w:tc>
          <w:tcPr>
            <w:tcW w:w="1701" w:type="dxa"/>
            <w:shd w:val="clear" w:color="auto" w:fill="auto"/>
            <w:noWrap/>
            <w:vAlign w:val="center"/>
            <w:hideMark/>
          </w:tcPr>
          <w:p w14:paraId="45FA4ED8" w14:textId="77777777" w:rsidR="0077041A" w:rsidRPr="00316E65" w:rsidRDefault="0077041A" w:rsidP="0077041A">
            <w:pPr>
              <w:spacing w:after="0" w:line="240" w:lineRule="auto"/>
              <w:jc w:val="both"/>
              <w:rPr>
                <w:ins w:id="17766" w:author="Jane Shaw" w:date="2015-10-30T13:06:00Z"/>
                <w:rFonts w:asciiTheme="majorBidi" w:hAnsiTheme="majorBidi" w:cstheme="majorBidi"/>
                <w:b/>
                <w:bCs/>
                <w:color w:val="000000"/>
                <w:sz w:val="18"/>
                <w:szCs w:val="18"/>
                <w:lang w:val="en-GB" w:eastAsia="en-US"/>
              </w:rPr>
            </w:pPr>
            <w:ins w:id="17767" w:author="Jane Shaw" w:date="2015-10-30T13:06:00Z">
              <w:r w:rsidRPr="00316E65">
                <w:rPr>
                  <w:rFonts w:asciiTheme="majorBidi" w:eastAsia="Times New Roman" w:hAnsiTheme="majorBidi" w:cstheme="majorBidi"/>
                  <w:b/>
                  <w:color w:val="000000"/>
                  <w:sz w:val="18"/>
                  <w:szCs w:val="18"/>
                  <w:lang w:val="en-GB" w:eastAsia="en-US"/>
                </w:rPr>
                <w:t>Data (old format)</w:t>
              </w:r>
            </w:ins>
          </w:p>
          <w:p w14:paraId="57049F35" w14:textId="2EAF7BE0"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768" w:author="Jane Shaw" w:date="2015-10-30T13:06:00Z">
              <w:r w:rsidRPr="00316E65">
                <w:rPr>
                  <w:rFonts w:asciiTheme="majorBidi" w:eastAsia="Times New Roman" w:hAnsiTheme="majorBidi" w:cstheme="majorBidi"/>
                  <w:b/>
                  <w:color w:val="000000"/>
                  <w:sz w:val="18"/>
                  <w:szCs w:val="18"/>
                  <w:lang w:val="en-GB" w:eastAsia="en-US"/>
                </w:rPr>
                <w:t>production quantity</w:t>
              </w:r>
            </w:ins>
            <w:del w:id="17769" w:author="Jane Shaw" w:date="2015-10-30T13:06:00Z">
              <w:r w:rsidRPr="00155602" w:rsidDel="00E17C3D">
                <w:rPr>
                  <w:rFonts w:asciiTheme="majorBidi" w:eastAsia="Times New Roman" w:hAnsiTheme="majorBidi" w:cstheme="majorBidi"/>
                  <w:sz w:val="18"/>
                  <w:szCs w:val="18"/>
                  <w:lang w:val="en-GB" w:eastAsia="en-GB"/>
                </w:rPr>
                <w:delText>descriptor</w:delText>
              </w:r>
            </w:del>
          </w:p>
        </w:tc>
        <w:tc>
          <w:tcPr>
            <w:tcW w:w="1842" w:type="dxa"/>
            <w:shd w:val="clear" w:color="auto" w:fill="auto"/>
            <w:noWrap/>
            <w:vAlign w:val="center"/>
            <w:hideMark/>
          </w:tcPr>
          <w:p w14:paraId="675CA82B" w14:textId="5ABA516B" w:rsidR="0077041A" w:rsidRPr="00155602" w:rsidDel="00E17C3D" w:rsidRDefault="0077041A" w:rsidP="00155602">
            <w:pPr>
              <w:keepNext/>
              <w:spacing w:after="0" w:line="240" w:lineRule="auto"/>
              <w:jc w:val="both"/>
              <w:rPr>
                <w:del w:id="17770" w:author="Jane Shaw" w:date="2015-10-30T13:06:00Z"/>
                <w:rFonts w:asciiTheme="majorBidi" w:hAnsiTheme="majorBidi" w:cstheme="majorBidi"/>
                <w:bCs/>
                <w:color w:val="000000"/>
                <w:sz w:val="18"/>
                <w:szCs w:val="18"/>
                <w:lang w:val="en-GB" w:eastAsia="en-US"/>
              </w:rPr>
            </w:pPr>
            <w:ins w:id="17771" w:author="Jane Shaw" w:date="2015-10-30T13:06:00Z">
              <w:r w:rsidRPr="00316E65">
                <w:rPr>
                  <w:rFonts w:asciiTheme="majorBidi" w:eastAsia="Times New Roman" w:hAnsiTheme="majorBidi" w:cstheme="majorBidi"/>
                  <w:b/>
                  <w:color w:val="000000"/>
                  <w:sz w:val="18"/>
                  <w:szCs w:val="18"/>
                  <w:lang w:val="en-GB" w:eastAsia="en-US"/>
                </w:rPr>
                <w:t>Code</w:t>
              </w:r>
            </w:ins>
            <w:del w:id="17772" w:author="Jane Shaw" w:date="2015-10-30T13:06:00Z">
              <w:r w:rsidRPr="00155602" w:rsidDel="00E17C3D">
                <w:rPr>
                  <w:rFonts w:asciiTheme="majorBidi" w:eastAsia="Times New Roman" w:hAnsiTheme="majorBidi" w:cstheme="majorBidi"/>
                  <w:color w:val="000000"/>
                  <w:sz w:val="18"/>
                  <w:szCs w:val="18"/>
                  <w:lang w:val="en-GB" w:eastAsia="en-US"/>
                </w:rPr>
                <w:delText>data (new format)</w:delText>
              </w:r>
            </w:del>
          </w:p>
          <w:p w14:paraId="68AC5ED9" w14:textId="3A90A943"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del w:id="17773" w:author="Jane Shaw" w:date="2015-10-30T13:06:00Z">
              <w:r w:rsidRPr="00155602" w:rsidDel="00E17C3D">
                <w:rPr>
                  <w:rFonts w:asciiTheme="majorBidi" w:eastAsia="Times New Roman" w:hAnsiTheme="majorBidi" w:cstheme="majorBidi"/>
                  <w:color w:val="000000"/>
                  <w:sz w:val="18"/>
                  <w:szCs w:val="18"/>
                  <w:lang w:val="en-GB" w:eastAsia="en-US"/>
                </w:rPr>
                <w:delText>production quantity</w:delText>
              </w:r>
            </w:del>
          </w:p>
        </w:tc>
      </w:tr>
      <w:tr w:rsidR="00D06399" w:rsidRPr="00155602" w14:paraId="492AF772" w14:textId="77777777" w:rsidTr="00155602">
        <w:trPr>
          <w:trHeight w:val="559"/>
        </w:trPr>
        <w:tc>
          <w:tcPr>
            <w:tcW w:w="817" w:type="dxa"/>
            <w:shd w:val="clear" w:color="auto" w:fill="auto"/>
            <w:noWrap/>
            <w:vAlign w:val="center"/>
          </w:tcPr>
          <w:p w14:paraId="4B9911E7" w14:textId="77777777"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14:paraId="4A50ABBA" w14:textId="77777777"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14:paraId="13D8CC20" w14:textId="77777777"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14:paraId="7F1B9B06" w14:textId="77777777"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14:paraId="6117263F"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14:paraId="50231C79"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14:paraId="6E0822C6" w14:textId="08212212"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del w:id="17774" w:author="Jane Shaw" w:date="2015-10-30T13:24:00Z">
              <w:r w:rsidR="00D06399" w:rsidRPr="00155602" w:rsidDel="00AC651C">
                <w:rPr>
                  <w:rFonts w:asciiTheme="majorBidi" w:eastAsia="Times New Roman" w:hAnsiTheme="majorBidi" w:cstheme="majorBidi"/>
                  <w:color w:val="000000"/>
                  <w:sz w:val="18"/>
                  <w:szCs w:val="18"/>
                  <w:lang w:val="en-GB" w:eastAsia="en-US"/>
                </w:rPr>
                <w:delText>,</w:delText>
              </w:r>
            </w:del>
            <w:ins w:id="17775" w:author="Jane Shaw" w:date="2015-10-30T13:24:00Z">
              <w:r w:rsidR="00AC651C">
                <w:rPr>
                  <w:rFonts w:asciiTheme="majorBidi" w:eastAsia="Times New Roman" w:hAnsiTheme="majorBidi" w:cstheme="majorBidi"/>
                  <w:color w:val="000000"/>
                  <w:sz w:val="18"/>
                  <w:szCs w:val="18"/>
                  <w:lang w:val="en-GB" w:eastAsia="en-US"/>
                </w:rPr>
                <w:t xml:space="preserve"> </w:t>
              </w:r>
            </w:ins>
            <w:r w:rsidRPr="00155602">
              <w:rPr>
                <w:rFonts w:asciiTheme="majorBidi" w:eastAsia="Times New Roman" w:hAnsiTheme="majorBidi" w:cstheme="majorBidi"/>
                <w:color w:val="000000"/>
                <w:sz w:val="18"/>
                <w:szCs w:val="18"/>
                <w:lang w:val="en-GB" w:eastAsia="en-US"/>
              </w:rPr>
              <w:t>341</w:t>
            </w:r>
            <w:del w:id="17776" w:author="Jane Shaw" w:date="2015-10-30T13:24:00Z">
              <w:r w:rsidR="00D06399" w:rsidRPr="00155602" w:rsidDel="00AC651C">
                <w:rPr>
                  <w:rFonts w:asciiTheme="majorBidi" w:eastAsia="Times New Roman" w:hAnsiTheme="majorBidi" w:cstheme="majorBidi"/>
                  <w:color w:val="000000"/>
                  <w:sz w:val="18"/>
                  <w:szCs w:val="18"/>
                  <w:lang w:val="en-GB" w:eastAsia="en-US"/>
                </w:rPr>
                <w:delText>,</w:delText>
              </w:r>
            </w:del>
            <w:ins w:id="17777" w:author="Jane Shaw" w:date="2015-10-30T13:24:00Z">
              <w:r w:rsidR="00AC651C">
                <w:rPr>
                  <w:rFonts w:asciiTheme="majorBidi" w:eastAsia="Times New Roman" w:hAnsiTheme="majorBidi" w:cstheme="majorBidi"/>
                  <w:color w:val="000000"/>
                  <w:sz w:val="18"/>
                  <w:szCs w:val="18"/>
                  <w:lang w:val="en-GB" w:eastAsia="en-US"/>
                </w:rPr>
                <w:t xml:space="preserve"> </w:t>
              </w:r>
            </w:ins>
            <w:r w:rsidRPr="00155602">
              <w:rPr>
                <w:rFonts w:asciiTheme="majorBidi" w:eastAsia="Times New Roman" w:hAnsiTheme="majorBidi" w:cstheme="majorBidi"/>
                <w:color w:val="000000"/>
                <w:sz w:val="18"/>
                <w:szCs w:val="18"/>
                <w:lang w:val="en-GB" w:eastAsia="en-US"/>
              </w:rPr>
              <w:t xml:space="preserve">000 tonnes </w:t>
            </w:r>
          </w:p>
        </w:tc>
      </w:tr>
      <w:tr w:rsidR="00D06399" w:rsidRPr="00155602" w14:paraId="23080C5C" w14:textId="77777777" w:rsidTr="00155602">
        <w:trPr>
          <w:trHeight w:val="614"/>
        </w:trPr>
        <w:tc>
          <w:tcPr>
            <w:tcW w:w="817" w:type="dxa"/>
            <w:shd w:val="clear" w:color="auto" w:fill="auto"/>
            <w:noWrap/>
            <w:vAlign w:val="center"/>
          </w:tcPr>
          <w:p w14:paraId="1063B173"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14:paraId="5B9B44DE"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14:paraId="6EADEC69" w14:textId="6DFE5599"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del w:id="17778"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79"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784</w:t>
            </w:r>
            <w:del w:id="17780"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81"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14:paraId="21536A56" w14:textId="77777777"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14:paraId="18233831" w14:textId="77777777"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14:paraId="1A2F6634"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14:paraId="2770876C" w14:textId="57119B33"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del w:id="17782"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83"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784</w:t>
            </w:r>
            <w:del w:id="17784"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85"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000 tonnes</w:t>
            </w:r>
          </w:p>
        </w:tc>
      </w:tr>
      <w:tr w:rsidR="00D06399" w:rsidRPr="00155602" w14:paraId="4149F733" w14:textId="77777777" w:rsidTr="00155602">
        <w:trPr>
          <w:trHeight w:val="848"/>
        </w:trPr>
        <w:tc>
          <w:tcPr>
            <w:tcW w:w="817" w:type="dxa"/>
            <w:noWrap/>
            <w:vAlign w:val="center"/>
          </w:tcPr>
          <w:p w14:paraId="06CEDBE6"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14:paraId="48D6BC0E" w14:textId="77777777"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14:paraId="70F93315" w14:textId="7E543760"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del w:id="17786"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87"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557</w:t>
            </w:r>
            <w:del w:id="17788"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89"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14:paraId="2329B034" w14:textId="77777777"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14:paraId="1159933C" w14:textId="77777777"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14:paraId="34721E31" w14:textId="07EAA70A"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 xml:space="preserve">other fruit-bearing vegetables </w:t>
            </w:r>
            <w:r w:rsidR="00AC651C" w:rsidRPr="00155602">
              <w:rPr>
                <w:rFonts w:asciiTheme="majorBidi" w:eastAsia="Times New Roman" w:hAnsiTheme="majorBidi" w:cstheme="majorBidi"/>
                <w:color w:val="000000"/>
                <w:sz w:val="18"/>
                <w:szCs w:val="18"/>
                <w:lang w:val="en-GB" w:eastAsia="en-US"/>
              </w:rPr>
              <w:t>N</w:t>
            </w:r>
            <w:del w:id="17790" w:author="Jane Shaw" w:date="2015-10-30T13:27:00Z">
              <w:r w:rsidRPr="00155602" w:rsidDel="00AC651C">
                <w:rPr>
                  <w:rFonts w:asciiTheme="majorBidi" w:eastAsia="Times New Roman" w:hAnsiTheme="majorBidi" w:cstheme="majorBidi"/>
                  <w:color w:val="000000"/>
                  <w:sz w:val="18"/>
                  <w:szCs w:val="18"/>
                  <w:lang w:val="en-GB" w:eastAsia="en-US"/>
                </w:rPr>
                <w:delText>.</w:delText>
              </w:r>
            </w:del>
            <w:r w:rsidR="00AC651C" w:rsidRPr="00155602">
              <w:rPr>
                <w:rFonts w:asciiTheme="majorBidi" w:eastAsia="Times New Roman" w:hAnsiTheme="majorBidi" w:cstheme="majorBidi"/>
                <w:color w:val="000000"/>
                <w:sz w:val="18"/>
                <w:szCs w:val="18"/>
                <w:lang w:val="en-GB" w:eastAsia="en-US"/>
              </w:rPr>
              <w:t>E</w:t>
            </w:r>
            <w:del w:id="17791" w:author="Jane Shaw" w:date="2015-10-30T13:27:00Z">
              <w:r w:rsidRPr="00155602" w:rsidDel="00AC651C">
                <w:rPr>
                  <w:rFonts w:asciiTheme="majorBidi" w:eastAsia="Times New Roman" w:hAnsiTheme="majorBidi" w:cstheme="majorBidi"/>
                  <w:color w:val="000000"/>
                  <w:sz w:val="18"/>
                  <w:szCs w:val="18"/>
                  <w:lang w:val="en-GB" w:eastAsia="en-US"/>
                </w:rPr>
                <w:delText>.</w:delText>
              </w:r>
            </w:del>
            <w:r w:rsidR="00AC651C" w:rsidRPr="00155602">
              <w:rPr>
                <w:rFonts w:asciiTheme="majorBidi" w:eastAsia="Times New Roman" w:hAnsiTheme="majorBidi" w:cstheme="majorBidi"/>
                <w:color w:val="000000"/>
                <w:sz w:val="18"/>
                <w:szCs w:val="18"/>
                <w:lang w:val="en-GB" w:eastAsia="en-US"/>
              </w:rPr>
              <w:t>C</w:t>
            </w:r>
            <w:del w:id="17792" w:author="Jane Shaw" w:date="2015-10-30T13:27:00Z">
              <w:r w:rsidRPr="00155602" w:rsidDel="00AC651C">
                <w:rPr>
                  <w:rFonts w:asciiTheme="majorBidi" w:eastAsia="Times New Roman" w:hAnsiTheme="majorBidi" w:cstheme="majorBidi"/>
                  <w:color w:val="000000"/>
                  <w:sz w:val="18"/>
                  <w:szCs w:val="18"/>
                  <w:lang w:val="en-GB" w:eastAsia="en-US"/>
                </w:rPr>
                <w:delText>.</w:delText>
              </w:r>
            </w:del>
          </w:p>
        </w:tc>
        <w:tc>
          <w:tcPr>
            <w:tcW w:w="1842" w:type="dxa"/>
            <w:noWrap/>
            <w:vAlign w:val="center"/>
          </w:tcPr>
          <w:p w14:paraId="18FD1CE3" w14:textId="6B468D63"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del w:id="17793"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94"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557</w:t>
            </w:r>
            <w:del w:id="17795" w:author="Jane Shaw" w:date="2015-10-30T13:24:00Z">
              <w:r w:rsidR="00D06399" w:rsidRPr="00155602" w:rsidDel="00AC651C">
                <w:rPr>
                  <w:rFonts w:asciiTheme="majorBidi" w:eastAsia="Times New Roman" w:hAnsiTheme="majorBidi" w:cstheme="majorBidi"/>
                  <w:b/>
                  <w:bCs/>
                  <w:color w:val="000000"/>
                  <w:sz w:val="18"/>
                  <w:szCs w:val="18"/>
                  <w:lang w:val="en-GB" w:eastAsia="en-US"/>
                </w:rPr>
                <w:delText>,</w:delText>
              </w:r>
            </w:del>
            <w:ins w:id="17796" w:author="Jane Shaw" w:date="2015-10-30T13:24:00Z">
              <w:r w:rsidR="00AC651C">
                <w:rPr>
                  <w:rFonts w:asciiTheme="majorBidi" w:eastAsia="Times New Roman" w:hAnsiTheme="majorBidi" w:cstheme="majorBidi"/>
                  <w:b/>
                  <w:bCs/>
                  <w:color w:val="000000"/>
                  <w:sz w:val="18"/>
                  <w:szCs w:val="18"/>
                  <w:lang w:val="en-GB" w:eastAsia="en-US"/>
                </w:rPr>
                <w:t xml:space="preserve"> </w:t>
              </w:r>
            </w:ins>
            <w:r w:rsidRPr="00155602">
              <w:rPr>
                <w:rFonts w:asciiTheme="majorBidi" w:eastAsia="Times New Roman" w:hAnsiTheme="majorBidi" w:cstheme="majorBidi"/>
                <w:b/>
                <w:bCs/>
                <w:color w:val="000000"/>
                <w:sz w:val="18"/>
                <w:szCs w:val="18"/>
                <w:lang w:val="en-GB" w:eastAsia="en-US"/>
              </w:rPr>
              <w:t>000 tonnes</w:t>
            </w:r>
          </w:p>
        </w:tc>
      </w:tr>
    </w:tbl>
    <w:p w14:paraId="07A750FB" w14:textId="375353EA" w:rsidR="00AC651C" w:rsidRDefault="00AC651C">
      <w:pPr>
        <w:spacing w:after="0"/>
        <w:jc w:val="both"/>
        <w:rPr>
          <w:ins w:id="17797" w:author="Jane Shaw" w:date="2015-10-30T13:27:00Z"/>
          <w:rFonts w:asciiTheme="majorBidi" w:eastAsia="Times New Roman" w:hAnsiTheme="majorBidi" w:cstheme="majorBidi"/>
          <w:sz w:val="20"/>
          <w:szCs w:val="20"/>
          <w:lang w:val="en-GB" w:eastAsia="en-GB"/>
        </w:rPr>
        <w:pPrChange w:id="17798" w:author="Jane Shaw" w:date="2015-10-30T13:23:00Z">
          <w:pPr>
            <w:jc w:val="both"/>
          </w:pPr>
        </w:pPrChange>
      </w:pPr>
      <w:commentRangeStart w:id="17799"/>
      <w:ins w:id="17800" w:author="Jane Shaw" w:date="2015-10-30T13:27:00Z">
        <w:r>
          <w:rPr>
            <w:rFonts w:asciiTheme="majorBidi" w:eastAsia="Times New Roman" w:hAnsiTheme="majorBidi" w:cstheme="majorBidi"/>
            <w:sz w:val="20"/>
            <w:szCs w:val="20"/>
            <w:lang w:val="en-GB" w:eastAsia="en-GB"/>
          </w:rPr>
          <w:t xml:space="preserve">NEC </w:t>
        </w:r>
      </w:ins>
      <w:commentRangeEnd w:id="17799"/>
      <w:ins w:id="17801" w:author="Jane Shaw" w:date="2015-10-30T17:23:00Z">
        <w:r w:rsidR="00E07006">
          <w:rPr>
            <w:rStyle w:val="Rimandocommento"/>
          </w:rPr>
          <w:commentReference w:id="17799"/>
        </w:r>
      </w:ins>
      <w:ins w:id="17803" w:author="Jane Shaw" w:date="2015-10-30T13:27:00Z">
        <w:r>
          <w:rPr>
            <w:rFonts w:asciiTheme="majorBidi" w:eastAsia="Times New Roman" w:hAnsiTheme="majorBidi" w:cstheme="majorBidi"/>
            <w:sz w:val="20"/>
            <w:szCs w:val="20"/>
            <w:lang w:val="en-GB" w:eastAsia="en-GB"/>
          </w:rPr>
          <w:t>= not elsewhere classified.</w:t>
        </w:r>
      </w:ins>
    </w:p>
    <w:p w14:paraId="3E6CB7FB" w14:textId="2C85B58B" w:rsidR="00AC651C" w:rsidRPr="00AC651C" w:rsidRDefault="00AC651C">
      <w:pPr>
        <w:spacing w:after="0"/>
        <w:jc w:val="both"/>
        <w:rPr>
          <w:ins w:id="17804" w:author="Jane Shaw" w:date="2015-10-30T13:23:00Z"/>
          <w:rFonts w:asciiTheme="majorBidi" w:eastAsia="Times New Roman" w:hAnsiTheme="majorBidi" w:cstheme="majorBidi"/>
          <w:sz w:val="20"/>
          <w:szCs w:val="20"/>
          <w:lang w:val="en-GB" w:eastAsia="en-GB"/>
          <w:rPrChange w:id="17805" w:author="Jane Shaw" w:date="2015-10-30T13:24:00Z">
            <w:rPr>
              <w:ins w:id="17806" w:author="Jane Shaw" w:date="2015-10-30T13:23:00Z"/>
              <w:rFonts w:asciiTheme="majorBidi" w:eastAsia="Times New Roman" w:hAnsiTheme="majorBidi" w:cstheme="majorBidi"/>
              <w:lang w:val="en-GB" w:eastAsia="en-GB"/>
            </w:rPr>
          </w:rPrChange>
        </w:rPr>
        <w:pPrChange w:id="17807" w:author="Jane Shaw" w:date="2015-10-30T13:23:00Z">
          <w:pPr>
            <w:jc w:val="both"/>
          </w:pPr>
        </w:pPrChange>
      </w:pPr>
      <w:ins w:id="17808" w:author="Jane Shaw" w:date="2015-10-30T13:23:00Z">
        <w:r w:rsidRPr="00AC651C">
          <w:rPr>
            <w:rFonts w:asciiTheme="majorBidi" w:eastAsia="Times New Roman" w:hAnsiTheme="majorBidi" w:cstheme="majorBidi"/>
            <w:sz w:val="20"/>
            <w:szCs w:val="20"/>
            <w:lang w:val="en-GB" w:eastAsia="en-GB"/>
            <w:rPrChange w:id="17809" w:author="Jane Shaw" w:date="2015-10-30T13:24:00Z">
              <w:rPr>
                <w:rFonts w:asciiTheme="majorBidi" w:eastAsia="Times New Roman" w:hAnsiTheme="majorBidi" w:cstheme="majorBidi"/>
                <w:lang w:val="en-GB" w:eastAsia="en-GB"/>
              </w:rPr>
            </w:rPrChange>
          </w:rPr>
          <w:t xml:space="preserve">Codes in </w:t>
        </w:r>
        <w:r w:rsidRPr="00AC651C">
          <w:rPr>
            <w:rFonts w:asciiTheme="majorBidi" w:eastAsia="Times New Roman" w:hAnsiTheme="majorBidi" w:cstheme="majorBidi"/>
            <w:b/>
            <w:bCs/>
            <w:color w:val="0000FF"/>
            <w:sz w:val="20"/>
            <w:szCs w:val="20"/>
            <w:lang w:val="en-GB" w:eastAsia="en-US"/>
            <w:rPrChange w:id="17810" w:author="Jane Shaw" w:date="2015-10-30T13:24:00Z">
              <w:rPr>
                <w:rFonts w:asciiTheme="majorBidi" w:eastAsia="Times New Roman" w:hAnsiTheme="majorBidi" w:cstheme="majorBidi"/>
                <w:b/>
                <w:bCs/>
                <w:color w:val="0000FF"/>
                <w:lang w:val="en-GB" w:eastAsia="en-US"/>
              </w:rPr>
            </w:rPrChange>
          </w:rPr>
          <w:t>bold blue</w:t>
        </w:r>
        <w:r w:rsidRPr="00AC651C">
          <w:rPr>
            <w:rFonts w:asciiTheme="majorBidi" w:eastAsia="Times New Roman" w:hAnsiTheme="majorBidi" w:cstheme="majorBidi"/>
            <w:sz w:val="20"/>
            <w:szCs w:val="20"/>
            <w:lang w:val="en-GB" w:eastAsia="en-GB"/>
            <w:rPrChange w:id="17811" w:author="Jane Shaw" w:date="2015-10-30T13:24:00Z">
              <w:rPr>
                <w:rFonts w:asciiTheme="majorBidi" w:eastAsia="Times New Roman" w:hAnsiTheme="majorBidi" w:cstheme="majorBidi"/>
                <w:lang w:val="en-GB" w:eastAsia="en-GB"/>
              </w:rPr>
            </w:rPrChange>
          </w:rPr>
          <w:t xml:space="preserve"> text are the CPC expanded codes.</w:t>
        </w:r>
      </w:ins>
    </w:p>
    <w:p w14:paraId="0EC810ED" w14:textId="77777777" w:rsidR="00AC651C" w:rsidRDefault="00AC651C" w:rsidP="00AC651C">
      <w:pPr>
        <w:spacing w:after="0"/>
        <w:jc w:val="both"/>
        <w:rPr>
          <w:ins w:id="17812" w:author="Jane Shaw" w:date="2015-10-30T13:24:00Z"/>
          <w:rFonts w:asciiTheme="majorBidi" w:hAnsiTheme="majorBidi" w:cstheme="majorBidi"/>
          <w:sz w:val="20"/>
          <w:szCs w:val="20"/>
          <w:lang w:val="en-GB" w:eastAsia="en-GB"/>
        </w:rPr>
      </w:pPr>
      <w:ins w:id="17813" w:author="Jane Shaw" w:date="2015-10-30T13:24:00Z">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Pr>
            <w:rFonts w:asciiTheme="majorBidi" w:hAnsiTheme="majorBidi" w:cstheme="majorBidi"/>
            <w:sz w:val="20"/>
            <w:szCs w:val="20"/>
            <w:lang w:val="en-GB" w:eastAsia="en-GB"/>
          </w:rPr>
          <w:t>India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ins>
    </w:p>
    <w:p w14:paraId="2C3E075A" w14:textId="77777777" w:rsidR="00AC651C" w:rsidRPr="00316E65" w:rsidRDefault="00AC651C" w:rsidP="00AC651C">
      <w:pPr>
        <w:spacing w:after="0"/>
        <w:jc w:val="both"/>
        <w:rPr>
          <w:ins w:id="17814" w:author="Jane Shaw" w:date="2015-10-30T13:24:00Z"/>
          <w:rFonts w:asciiTheme="majorBidi" w:hAnsiTheme="majorBidi" w:cstheme="majorBidi"/>
          <w:sz w:val="20"/>
          <w:szCs w:val="20"/>
          <w:lang w:val="en-GB" w:eastAsia="en-GB"/>
        </w:rPr>
      </w:pPr>
      <w:ins w:id="17815" w:author="Jane Shaw" w:date="2015-10-30T13:24:00Z">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ins>
    </w:p>
    <w:p w14:paraId="4D9D24FC" w14:textId="440CCFF5" w:rsidR="00EB7AF1" w:rsidRPr="005C6648" w:rsidDel="00AC651C" w:rsidRDefault="00EB7AF1" w:rsidP="00C500F7">
      <w:pPr>
        <w:jc w:val="both"/>
        <w:rPr>
          <w:del w:id="17816" w:author="Jane Shaw" w:date="2015-10-30T13:24:00Z"/>
          <w:rFonts w:asciiTheme="majorBidi" w:hAnsiTheme="majorBidi" w:cstheme="majorBidi"/>
          <w:i/>
          <w:lang w:val="en-GB" w:eastAsia="en-GB"/>
        </w:rPr>
      </w:pPr>
      <w:del w:id="17817" w:author="Jane Shaw" w:date="2015-10-30T13:24:00Z">
        <w:r w:rsidRPr="005C6648" w:rsidDel="00AC651C">
          <w:rPr>
            <w:rFonts w:asciiTheme="majorBidi" w:hAnsiTheme="majorBidi" w:cstheme="majorBidi"/>
            <w:i/>
            <w:lang w:val="en-GB" w:eastAsia="en-GB"/>
          </w:rPr>
          <w:delText>Data refer to the production of okra and other fresh vegetables in India, 2011 (source: FAOSTAT)</w:delText>
        </w:r>
      </w:del>
    </w:p>
    <w:p w14:paraId="3A92CA10" w14:textId="77777777" w:rsidR="00AC651C" w:rsidRDefault="00AC651C" w:rsidP="00C500F7">
      <w:pPr>
        <w:jc w:val="both"/>
        <w:rPr>
          <w:ins w:id="17818" w:author="Jane Shaw" w:date="2015-10-30T13:24:00Z"/>
          <w:rFonts w:asciiTheme="majorBidi" w:hAnsiTheme="majorBidi" w:cstheme="majorBidi"/>
          <w:i/>
          <w:lang w:val="en-GB" w:eastAsia="en-GB"/>
        </w:rPr>
      </w:pPr>
    </w:p>
    <w:p w14:paraId="20A0C000" w14:textId="4A41C8E3"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w:t>
      </w:r>
      <w:del w:id="17819" w:author="Jane Shaw" w:date="2015-10-30T16:58:00Z">
        <w:r w:rsidRPr="004F311A" w:rsidDel="005E0E37">
          <w:rPr>
            <w:rFonts w:asciiTheme="majorBidi" w:hAnsiTheme="majorBidi" w:cstheme="majorBidi"/>
            <w:lang w:val="en-GB" w:eastAsia="en-GB"/>
          </w:rPr>
          <w:delText xml:space="preserve">for </w:delText>
        </w:r>
      </w:del>
      <w:ins w:id="17820" w:author="Jane Shaw" w:date="2015-10-30T16:58:00Z">
        <w:r w:rsidR="005E0E37">
          <w:rPr>
            <w:rFonts w:asciiTheme="majorBidi" w:hAnsiTheme="majorBidi" w:cstheme="majorBidi"/>
            <w:lang w:val="en-GB" w:eastAsia="en-GB"/>
          </w:rPr>
          <w:t xml:space="preserve">with </w:t>
        </w:r>
      </w:ins>
      <w:r w:rsidRPr="004F311A">
        <w:rPr>
          <w:rFonts w:asciiTheme="majorBidi" w:hAnsiTheme="majorBidi" w:cstheme="majorBidi"/>
          <w:lang w:val="en-GB" w:eastAsia="en-GB"/>
        </w:rPr>
        <w:t>one-to-many and many-to-many types of links. In these cases</w:t>
      </w:r>
      <w:ins w:id="17821" w:author="Jane Shaw" w:date="2015-10-30T16:58:00Z">
        <w:r w:rsidR="005E0E37">
          <w:rPr>
            <w:rFonts w:asciiTheme="majorBidi" w:hAnsiTheme="majorBidi" w:cstheme="majorBidi"/>
            <w:lang w:val="en-GB" w:eastAsia="en-GB"/>
          </w:rPr>
          <w:t>,</w:t>
        </w:r>
      </w:ins>
      <w:r w:rsidRPr="004F311A">
        <w:rPr>
          <w:rFonts w:asciiTheme="majorBidi" w:hAnsiTheme="majorBidi" w:cstheme="majorBidi"/>
          <w:lang w:val="en-GB" w:eastAsia="en-GB"/>
        </w:rPr>
        <w:t xml:space="preserve"> data have been converted based on </w:t>
      </w:r>
      <w:ins w:id="17822" w:author="Jane Shaw" w:date="2015-10-30T16:58:00Z">
        <w:r w:rsidR="005E0E37">
          <w:rPr>
            <w:rFonts w:asciiTheme="majorBidi" w:hAnsiTheme="majorBidi" w:cstheme="majorBidi"/>
            <w:lang w:val="en-GB" w:eastAsia="en-GB"/>
          </w:rPr>
          <w:t xml:space="preserve">the </w:t>
        </w:r>
      </w:ins>
      <w:r w:rsidRPr="004F311A">
        <w:rPr>
          <w:rFonts w:asciiTheme="majorBidi" w:hAnsiTheme="majorBidi" w:cstheme="majorBidi"/>
          <w:lang w:val="en-GB" w:eastAsia="en-GB"/>
        </w:rPr>
        <w:t>statistician</w:t>
      </w:r>
      <w:del w:id="17823" w:author="Jane Shaw" w:date="2015-10-30T16:58:00Z">
        <w:r w:rsidRPr="004F311A" w:rsidDel="005E0E37">
          <w:rPr>
            <w:rFonts w:asciiTheme="majorBidi" w:hAnsiTheme="majorBidi" w:cstheme="majorBidi"/>
            <w:lang w:val="en-GB" w:eastAsia="en-GB"/>
          </w:rPr>
          <w:delText>s</w:delText>
        </w:r>
      </w:del>
      <w:r w:rsidRPr="004F311A">
        <w:rPr>
          <w:rFonts w:asciiTheme="majorBidi" w:hAnsiTheme="majorBidi" w:cstheme="majorBidi"/>
          <w:lang w:val="en-GB" w:eastAsia="en-GB"/>
        </w:rPr>
        <w:t>’</w:t>
      </w:r>
      <w:ins w:id="17824" w:author="Jane Shaw" w:date="2015-10-30T16:58:00Z">
        <w:r w:rsidR="005E0E37">
          <w:rPr>
            <w:rFonts w:asciiTheme="majorBidi" w:hAnsiTheme="majorBidi" w:cstheme="majorBidi"/>
            <w:lang w:val="en-GB" w:eastAsia="en-GB"/>
          </w:rPr>
          <w:t>s</w:t>
        </w:r>
      </w:ins>
      <w:r w:rsidRPr="004F311A">
        <w:rPr>
          <w:rFonts w:asciiTheme="majorBidi" w:hAnsiTheme="majorBidi" w:cstheme="majorBidi"/>
          <w:lang w:val="en-GB" w:eastAsia="en-GB"/>
        </w:rPr>
        <w:t xml:space="preserve"> best judg</w:t>
      </w:r>
      <w:ins w:id="17825" w:author="Jane Shaw" w:date="2015-10-30T16:58:00Z">
        <w:r w:rsidR="005E0E37">
          <w:rPr>
            <w:rFonts w:asciiTheme="majorBidi" w:hAnsiTheme="majorBidi" w:cstheme="majorBidi"/>
            <w:lang w:val="en-GB" w:eastAsia="en-GB"/>
          </w:rPr>
          <w:t>e</w:t>
        </w:r>
      </w:ins>
      <w:r w:rsidRPr="004F311A">
        <w:rPr>
          <w:rFonts w:asciiTheme="majorBidi" w:hAnsiTheme="majorBidi" w:cstheme="majorBidi"/>
          <w:lang w:val="en-GB" w:eastAsia="en-GB"/>
        </w:rPr>
        <w:t xml:space="preserve">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w:t>
      </w:r>
      <w:del w:id="17826" w:author="Jane Shaw" w:date="2015-10-30T16:58:00Z">
        <w:r w:rsidRPr="004F311A" w:rsidDel="005E0E37">
          <w:rPr>
            <w:rFonts w:asciiTheme="majorBidi" w:hAnsiTheme="majorBidi" w:cstheme="majorBidi"/>
            <w:lang w:val="en-GB" w:eastAsia="en-GB"/>
          </w:rPr>
          <w:delText xml:space="preserve">given the </w:delText>
        </w:r>
      </w:del>
      <w:ins w:id="17827" w:author="Jane Shaw" w:date="2015-10-30T16:58:00Z">
        <w:r w:rsidR="005E0E37">
          <w:rPr>
            <w:rFonts w:asciiTheme="majorBidi" w:hAnsiTheme="majorBidi" w:cstheme="majorBidi"/>
            <w:lang w:val="en-GB" w:eastAsia="en-GB"/>
          </w:rPr>
          <w:t xml:space="preserve">as there is a </w:t>
        </w:r>
      </w:ins>
      <w:r w:rsidRPr="004F311A">
        <w:rPr>
          <w:rFonts w:asciiTheme="majorBidi" w:hAnsiTheme="majorBidi" w:cstheme="majorBidi"/>
          <w:lang w:val="en-GB" w:eastAsia="en-GB"/>
        </w:rPr>
        <w:t>lack of information in both formats for at least one year</w:t>
      </w:r>
      <w:del w:id="17828" w:author="Jane Shaw" w:date="2015-10-30T16:58:00Z">
        <w:r w:rsidRPr="004F311A" w:rsidDel="005E0E37">
          <w:rPr>
            <w:rFonts w:asciiTheme="majorBidi" w:hAnsiTheme="majorBidi" w:cstheme="majorBidi"/>
            <w:lang w:val="en-GB" w:eastAsia="en-GB"/>
          </w:rPr>
          <w:delText xml:space="preserve"> and</w:delText>
        </w:r>
      </w:del>
      <w:r w:rsidRPr="004F311A">
        <w:rPr>
          <w:rFonts w:asciiTheme="majorBidi" w:hAnsiTheme="majorBidi" w:cstheme="majorBidi"/>
          <w:lang w:val="en-GB" w:eastAsia="en-GB"/>
        </w:rPr>
        <w:t xml:space="preserve">, </w:t>
      </w:r>
      <w:del w:id="17829" w:author="Jane Shaw" w:date="2015-10-30T16:58:00Z">
        <w:r w:rsidRPr="004F311A" w:rsidDel="005E0E37">
          <w:rPr>
            <w:rFonts w:asciiTheme="majorBidi" w:hAnsiTheme="majorBidi" w:cstheme="majorBidi"/>
            <w:lang w:val="en-GB" w:eastAsia="en-GB"/>
          </w:rPr>
          <w:delText xml:space="preserve">therefore, </w:delText>
        </w:r>
      </w:del>
      <w:ins w:id="17830" w:author="Jane Shaw" w:date="2015-10-30T16:58:00Z">
        <w:r w:rsidR="005E0E37">
          <w:rPr>
            <w:rFonts w:asciiTheme="majorBidi" w:hAnsiTheme="majorBidi" w:cstheme="majorBidi"/>
            <w:lang w:val="en-GB" w:eastAsia="en-GB"/>
          </w:rPr>
          <w:t xml:space="preserve">so </w:t>
        </w:r>
      </w:ins>
      <w:r w:rsidRPr="004F311A">
        <w:rPr>
          <w:rFonts w:asciiTheme="majorBidi" w:hAnsiTheme="majorBidi" w:cstheme="majorBidi"/>
          <w:lang w:val="en-GB" w:eastAsia="en-GB"/>
        </w:rPr>
        <w:t>the</w:t>
      </w:r>
      <w:ins w:id="17831" w:author="Jane Shaw" w:date="2015-10-30T16:58:00Z">
        <w:r w:rsidR="005E0E37">
          <w:rPr>
            <w:rFonts w:asciiTheme="majorBidi" w:hAnsiTheme="majorBidi" w:cstheme="majorBidi"/>
            <w:lang w:val="en-GB" w:eastAsia="en-GB"/>
          </w:rPr>
          <w:t>re is a</w:t>
        </w:r>
      </w:ins>
      <w:r w:rsidRPr="004F311A">
        <w:rPr>
          <w:rFonts w:asciiTheme="majorBidi" w:hAnsiTheme="majorBidi" w:cstheme="majorBidi"/>
          <w:lang w:val="en-GB" w:eastAsia="en-GB"/>
        </w:rPr>
        <w:t xml:space="preserve"> risk </w:t>
      </w:r>
      <w:del w:id="17832" w:author="Jane Shaw" w:date="2015-10-30T16:58:00Z">
        <w:r w:rsidRPr="004F311A" w:rsidDel="005E0E37">
          <w:rPr>
            <w:rFonts w:asciiTheme="majorBidi" w:hAnsiTheme="majorBidi" w:cstheme="majorBidi"/>
            <w:lang w:val="en-GB" w:eastAsia="en-GB"/>
          </w:rPr>
          <w:delText xml:space="preserve">to </w:delText>
        </w:r>
      </w:del>
      <w:ins w:id="17833" w:author="Jane Shaw" w:date="2015-11-07T20:31:00Z">
        <w:r w:rsidR="001860EF">
          <w:rPr>
            <w:rFonts w:asciiTheme="majorBidi" w:hAnsiTheme="majorBidi" w:cstheme="majorBidi"/>
            <w:lang w:val="en-GB" w:eastAsia="en-GB"/>
          </w:rPr>
          <w:t xml:space="preserve">of compromising </w:t>
        </w:r>
      </w:ins>
      <w:del w:id="17834" w:author="Jane Shaw" w:date="2015-10-30T16:59:00Z">
        <w:r w:rsidRPr="004F311A" w:rsidDel="005E0E37">
          <w:rPr>
            <w:rFonts w:asciiTheme="majorBidi" w:hAnsiTheme="majorBidi" w:cstheme="majorBidi"/>
            <w:lang w:val="en-GB" w:eastAsia="en-GB"/>
          </w:rPr>
          <w:delText xml:space="preserve">threaten </w:delText>
        </w:r>
      </w:del>
      <w:r w:rsidRPr="004F311A">
        <w:rPr>
          <w:rFonts w:asciiTheme="majorBidi" w:hAnsiTheme="majorBidi" w:cstheme="majorBidi"/>
          <w:lang w:val="en-GB" w:eastAsia="en-GB"/>
        </w:rPr>
        <w:t xml:space="preserve">data quality in the conversion. The conversion keys assigned are </w:t>
      </w:r>
      <w:del w:id="17835" w:author="Jane Shaw" w:date="2015-10-30T16:59:00Z">
        <w:r w:rsidRPr="004F311A" w:rsidDel="005E0E37">
          <w:rPr>
            <w:rFonts w:asciiTheme="majorBidi" w:hAnsiTheme="majorBidi" w:cstheme="majorBidi"/>
            <w:lang w:val="en-GB" w:eastAsia="en-GB"/>
          </w:rPr>
          <w:delText xml:space="preserve">1 and 0 </w:delText>
        </w:r>
      </w:del>
      <w:r w:rsidRPr="004F311A">
        <w:rPr>
          <w:rFonts w:asciiTheme="majorBidi" w:hAnsiTheme="majorBidi" w:cstheme="majorBidi"/>
          <w:lang w:val="en-GB" w:eastAsia="en-GB"/>
        </w:rPr>
        <w:t>exclusively</w:t>
      </w:r>
      <w:ins w:id="17836" w:author="Jane Shaw" w:date="2015-10-30T16:59:00Z">
        <w:r w:rsidR="005E0E37">
          <w:rPr>
            <w:rFonts w:asciiTheme="majorBidi" w:hAnsiTheme="majorBidi" w:cstheme="majorBidi"/>
            <w:lang w:val="en-GB" w:eastAsia="en-GB"/>
          </w:rPr>
          <w:t xml:space="preserve"> </w:t>
        </w:r>
        <w:r w:rsidR="005E0E37" w:rsidRPr="004F311A">
          <w:rPr>
            <w:rFonts w:asciiTheme="majorBidi" w:hAnsiTheme="majorBidi" w:cstheme="majorBidi"/>
            <w:lang w:val="en-GB" w:eastAsia="en-GB"/>
          </w:rPr>
          <w:t>1 and 0</w:t>
        </w:r>
      </w:ins>
      <w:r w:rsidRPr="004F311A">
        <w:rPr>
          <w:rFonts w:asciiTheme="majorBidi" w:hAnsiTheme="majorBidi" w:cstheme="majorBidi"/>
          <w:lang w:val="en-GB" w:eastAsia="en-GB"/>
        </w:rPr>
        <w:t>.</w:t>
      </w:r>
    </w:p>
    <w:p w14:paraId="51F27B6B" w14:textId="1B8E1DBE" w:rsidR="00EB7AF1" w:rsidRPr="004F311A" w:rsidRDefault="00EB7AF1" w:rsidP="00C500F7">
      <w:pPr>
        <w:jc w:val="both"/>
        <w:rPr>
          <w:rFonts w:asciiTheme="majorBidi" w:hAnsiTheme="majorBidi" w:cstheme="majorBidi"/>
          <w:lang w:val="en-GB" w:eastAsia="en-GB"/>
        </w:rPr>
      </w:pPr>
      <w:r w:rsidRPr="005E0E37">
        <w:rPr>
          <w:rFonts w:asciiTheme="majorBidi" w:eastAsia="Times New Roman" w:hAnsiTheme="majorBidi" w:cstheme="majorBidi"/>
          <w:bCs/>
          <w:i/>
          <w:lang w:val="en-GB" w:eastAsia="en-GB"/>
          <w:rPrChange w:id="17837" w:author="Jane Shaw" w:date="2015-10-30T16:59:00Z">
            <w:rPr>
              <w:rFonts w:asciiTheme="majorBidi" w:eastAsia="Times New Roman" w:hAnsiTheme="majorBidi" w:cstheme="majorBidi"/>
              <w:b/>
              <w:bCs/>
              <w:lang w:val="en-GB" w:eastAsia="en-GB"/>
            </w:rPr>
          </w:rPrChange>
        </w:rPr>
        <w:t>One-to-many</w:t>
      </w:r>
      <w:r w:rsidRPr="005E0E37">
        <w:rPr>
          <w:rFonts w:asciiTheme="majorBidi" w:eastAsia="Times New Roman" w:hAnsiTheme="majorBidi" w:cstheme="majorBidi"/>
          <w:i/>
          <w:lang w:val="en-GB" w:eastAsia="en-GB"/>
          <w:rPrChange w:id="17838" w:author="Jane Shaw" w:date="2015-10-30T16:59:00Z">
            <w:rPr>
              <w:rFonts w:asciiTheme="majorBidi" w:eastAsia="Times New Roman" w:hAnsiTheme="majorBidi" w:cstheme="majorBidi"/>
              <w:lang w:val="en-GB" w:eastAsia="en-GB"/>
            </w:rPr>
          </w:rPrChange>
        </w:rPr>
        <w:t xml:space="preserve"> </w:t>
      </w:r>
      <w:r w:rsidRPr="004F311A">
        <w:rPr>
          <w:rFonts w:asciiTheme="majorBidi" w:eastAsia="Times New Roman" w:hAnsiTheme="majorBidi" w:cstheme="majorBidi"/>
          <w:lang w:val="en-GB" w:eastAsia="en-GB"/>
        </w:rPr>
        <w:t xml:space="preserve">relations between </w:t>
      </w:r>
      <w:ins w:id="17839" w:author="Jane Shaw" w:date="2015-10-30T16:59: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FCL and </w:t>
      </w:r>
      <w:ins w:id="17840" w:author="Jane Shaw" w:date="2015-10-30T16:59: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CPC </w:t>
      </w:r>
      <w:ins w:id="17841" w:author="Jane Shaw" w:date="2015-10-30T16:59:00Z">
        <w:r w:rsidR="005E0E37">
          <w:rPr>
            <w:rFonts w:asciiTheme="majorBidi" w:eastAsia="Times New Roman" w:hAnsiTheme="majorBidi" w:cstheme="majorBidi"/>
            <w:lang w:val="en-GB" w:eastAsia="en-GB"/>
          </w:rPr>
          <w:t xml:space="preserve">concern </w:t>
        </w:r>
      </w:ins>
      <w:r w:rsidRPr="004F311A">
        <w:rPr>
          <w:rFonts w:asciiTheme="majorBidi" w:eastAsia="Times New Roman" w:hAnsiTheme="majorBidi" w:cstheme="majorBidi"/>
          <w:lang w:val="en-GB" w:eastAsia="en-GB"/>
        </w:rPr>
        <w:t xml:space="preserve">mainly </w:t>
      </w:r>
      <w:del w:id="17842" w:author="Jane Shaw" w:date="2015-10-30T16:59:00Z">
        <w:r w:rsidRPr="004F311A" w:rsidDel="005E0E37">
          <w:rPr>
            <w:rFonts w:asciiTheme="majorBidi" w:eastAsia="Times New Roman" w:hAnsiTheme="majorBidi" w:cstheme="majorBidi"/>
            <w:lang w:val="en-GB" w:eastAsia="en-GB"/>
          </w:rPr>
          <w:delText xml:space="preserve">concern </w:delText>
        </w:r>
      </w:del>
      <w:r w:rsidRPr="004F311A">
        <w:rPr>
          <w:rFonts w:asciiTheme="majorBidi" w:eastAsia="Times New Roman" w:hAnsiTheme="majorBidi" w:cstheme="majorBidi"/>
          <w:lang w:val="en-GB" w:eastAsia="en-GB"/>
        </w:rPr>
        <w:t xml:space="preserve">agricultural (primary) </w:t>
      </w:r>
      <w:del w:id="17843" w:author="Jane Shaw" w:date="2015-10-30T16:59:00Z">
        <w:r w:rsidRPr="004F311A" w:rsidDel="005E0E37">
          <w:rPr>
            <w:rFonts w:asciiTheme="majorBidi" w:eastAsia="Times New Roman" w:hAnsiTheme="majorBidi" w:cstheme="majorBidi"/>
            <w:lang w:val="en-GB" w:eastAsia="en-GB"/>
          </w:rPr>
          <w:delText>vs</w:delText>
        </w:r>
      </w:del>
      <w:ins w:id="17844" w:author="Jane Shaw" w:date="2015-10-30T16:59:00Z">
        <w:r w:rsidR="005E0E37">
          <w:rPr>
            <w:rFonts w:asciiTheme="majorBidi" w:eastAsia="Times New Roman" w:hAnsiTheme="majorBidi" w:cstheme="majorBidi"/>
            <w:lang w:val="en-GB" w:eastAsia="en-GB"/>
          </w:rPr>
          <w:t>versus</w:t>
        </w:r>
      </w:ins>
      <w:del w:id="17845" w:author="Jane Shaw" w:date="2015-10-30T16:59: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industrial (processed) products. For example, fresh and dried fruit </w:t>
      </w:r>
      <w:del w:id="17846" w:author="Jane Shaw" w:date="2015-10-30T16:59:00Z">
        <w:r w:rsidRPr="004F311A" w:rsidDel="005E0E37">
          <w:rPr>
            <w:rFonts w:asciiTheme="majorBidi" w:eastAsia="Times New Roman" w:hAnsiTheme="majorBidi" w:cstheme="majorBidi"/>
            <w:lang w:val="en-GB" w:eastAsia="en-GB"/>
          </w:rPr>
          <w:delText xml:space="preserve">in FCL </w:delText>
        </w:r>
      </w:del>
      <w:r w:rsidRPr="004F311A">
        <w:rPr>
          <w:rFonts w:asciiTheme="majorBidi" w:eastAsia="Times New Roman" w:hAnsiTheme="majorBidi" w:cstheme="majorBidi"/>
          <w:lang w:val="en-GB" w:eastAsia="en-GB"/>
        </w:rPr>
        <w:t xml:space="preserve">are sometimes classified together </w:t>
      </w:r>
      <w:ins w:id="17847" w:author="Jane Shaw" w:date="2015-10-30T16:59:00Z">
        <w:r w:rsidR="005E0E37" w:rsidRPr="004F311A">
          <w:rPr>
            <w:rFonts w:asciiTheme="majorBidi" w:eastAsia="Times New Roman" w:hAnsiTheme="majorBidi" w:cstheme="majorBidi"/>
            <w:lang w:val="en-GB" w:eastAsia="en-GB"/>
          </w:rPr>
          <w:t xml:space="preserve">in </w:t>
        </w:r>
        <w:r w:rsidR="005E0E37">
          <w:rPr>
            <w:rFonts w:asciiTheme="majorBidi" w:eastAsia="Times New Roman" w:hAnsiTheme="majorBidi" w:cstheme="majorBidi"/>
            <w:lang w:val="en-GB" w:eastAsia="en-GB"/>
          </w:rPr>
          <w:t xml:space="preserve">the </w:t>
        </w:r>
        <w:r w:rsidR="005E0E37" w:rsidRPr="004F311A">
          <w:rPr>
            <w:rFonts w:asciiTheme="majorBidi" w:eastAsia="Times New Roman" w:hAnsiTheme="majorBidi" w:cstheme="majorBidi"/>
            <w:lang w:val="en-GB" w:eastAsia="en-GB"/>
          </w:rPr>
          <w:t xml:space="preserve">FCL </w:t>
        </w:r>
      </w:ins>
      <w:r w:rsidRPr="004F311A">
        <w:rPr>
          <w:rFonts w:asciiTheme="majorBidi" w:eastAsia="Times New Roman" w:hAnsiTheme="majorBidi" w:cstheme="majorBidi"/>
          <w:lang w:val="en-GB" w:eastAsia="en-GB"/>
        </w:rPr>
        <w:t xml:space="preserve">while they are separated in </w:t>
      </w:r>
      <w:ins w:id="17848" w:author="Jane Shaw" w:date="2015-10-30T17:00: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CPC. This </w:t>
      </w:r>
      <w:ins w:id="17849" w:author="Jane Shaw" w:date="2015-10-30T17:00:00Z">
        <w:r w:rsidR="005E0E37">
          <w:rPr>
            <w:rFonts w:asciiTheme="majorBidi" w:eastAsia="Times New Roman" w:hAnsiTheme="majorBidi" w:cstheme="majorBidi"/>
            <w:lang w:val="en-GB" w:eastAsia="en-GB"/>
          </w:rPr>
          <w:t xml:space="preserve">separation </w:t>
        </w:r>
      </w:ins>
      <w:r w:rsidRPr="004F311A">
        <w:rPr>
          <w:rFonts w:asciiTheme="majorBidi" w:eastAsia="Times New Roman" w:hAnsiTheme="majorBidi" w:cstheme="majorBidi"/>
          <w:lang w:val="en-GB" w:eastAsia="en-GB"/>
        </w:rPr>
        <w:t xml:space="preserve">is </w:t>
      </w:r>
      <w:del w:id="17850" w:author="Jane Shaw" w:date="2015-10-30T17:00:00Z">
        <w:r w:rsidRPr="004F311A" w:rsidDel="005E0E37">
          <w:rPr>
            <w:rFonts w:asciiTheme="majorBidi" w:eastAsia="Times New Roman" w:hAnsiTheme="majorBidi" w:cstheme="majorBidi"/>
            <w:lang w:val="en-GB" w:eastAsia="en-GB"/>
          </w:rPr>
          <w:delText xml:space="preserve">due to the fact that </w:delText>
        </w:r>
      </w:del>
      <w:ins w:id="17851" w:author="Jane Shaw" w:date="2015-10-30T17:00:00Z">
        <w:r w:rsidR="005E0E37">
          <w:rPr>
            <w:rFonts w:asciiTheme="majorBidi" w:eastAsia="Times New Roman" w:hAnsiTheme="majorBidi" w:cstheme="majorBidi"/>
            <w:lang w:val="en-GB" w:eastAsia="en-GB"/>
          </w:rPr>
          <w:t xml:space="preserve">because the </w:t>
        </w:r>
      </w:ins>
      <w:r w:rsidRPr="004F311A">
        <w:rPr>
          <w:rFonts w:asciiTheme="majorBidi" w:eastAsia="Times New Roman" w:hAnsiTheme="majorBidi" w:cstheme="majorBidi"/>
          <w:lang w:val="en-GB" w:eastAsia="en-GB"/>
        </w:rPr>
        <w:t xml:space="preserve">CPC is closely linked to the </w:t>
      </w:r>
      <w:del w:id="17852" w:author="Jane Shaw" w:date="2015-10-30T17:00:00Z">
        <w:r w:rsidRPr="004F311A" w:rsidDel="005E0E37">
          <w:rPr>
            <w:rFonts w:asciiTheme="majorBidi" w:eastAsia="Times New Roman" w:hAnsiTheme="majorBidi" w:cstheme="majorBidi"/>
            <w:lang w:val="en-GB" w:eastAsia="en-GB"/>
          </w:rPr>
          <w:delText>International Standard Industrial Classification of All Economic Activities (</w:delText>
        </w:r>
      </w:del>
      <w:r w:rsidRPr="004F311A">
        <w:rPr>
          <w:rFonts w:asciiTheme="majorBidi" w:eastAsia="Times New Roman" w:hAnsiTheme="majorBidi" w:cstheme="majorBidi"/>
          <w:lang w:val="en-GB" w:eastAsia="en-GB"/>
        </w:rPr>
        <w:t>ISIC</w:t>
      </w:r>
      <w:ins w:id="17853" w:author="Jane Shaw" w:date="2015-10-30T17:00:00Z">
        <w:r w:rsidR="005E0E37">
          <w:rPr>
            <w:rFonts w:asciiTheme="majorBidi" w:eastAsia="Times New Roman" w:hAnsiTheme="majorBidi" w:cstheme="majorBidi"/>
            <w:lang w:val="en-GB" w:eastAsia="en-GB"/>
          </w:rPr>
          <w:t>,</w:t>
        </w:r>
      </w:ins>
      <w:del w:id="17854" w:author="Jane Shaw" w:date="2015-10-30T17:00: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and dried fruit is considered </w:t>
      </w:r>
      <w:del w:id="17855" w:author="Jane Shaw" w:date="2015-10-30T17:00:00Z">
        <w:r w:rsidRPr="004F311A" w:rsidDel="005E0E37">
          <w:rPr>
            <w:rFonts w:asciiTheme="majorBidi" w:eastAsia="Times New Roman" w:hAnsiTheme="majorBidi" w:cstheme="majorBidi"/>
            <w:lang w:val="en-GB" w:eastAsia="en-GB"/>
          </w:rPr>
          <w:delText xml:space="preserve">as </w:delText>
        </w:r>
      </w:del>
      <w:r w:rsidRPr="004F311A">
        <w:rPr>
          <w:rFonts w:asciiTheme="majorBidi" w:eastAsia="Times New Roman" w:hAnsiTheme="majorBidi" w:cstheme="majorBidi"/>
          <w:lang w:val="en-GB" w:eastAsia="en-GB"/>
        </w:rPr>
        <w:t xml:space="preserve">an output of the manufacturing industry </w:t>
      </w:r>
      <w:del w:id="17856" w:author="Jane Shaw" w:date="2015-10-30T17:00:00Z">
        <w:r w:rsidRPr="004F311A" w:rsidDel="005E0E37">
          <w:rPr>
            <w:rFonts w:asciiTheme="majorBidi" w:eastAsia="Times New Roman" w:hAnsiTheme="majorBidi" w:cstheme="majorBidi"/>
            <w:lang w:val="en-GB" w:eastAsia="en-GB"/>
          </w:rPr>
          <w:delText xml:space="preserve">and not of </w:delText>
        </w:r>
      </w:del>
      <w:ins w:id="17857" w:author="Jane Shaw" w:date="2015-10-30T17:00:00Z">
        <w:r w:rsidR="005E0E37">
          <w:rPr>
            <w:rFonts w:asciiTheme="majorBidi" w:eastAsia="Times New Roman" w:hAnsiTheme="majorBidi" w:cstheme="majorBidi"/>
            <w:lang w:val="en-GB" w:eastAsia="en-GB"/>
          </w:rPr>
          <w:t xml:space="preserve">rather than </w:t>
        </w:r>
      </w:ins>
      <w:r w:rsidRPr="004F311A">
        <w:rPr>
          <w:rFonts w:asciiTheme="majorBidi" w:eastAsia="Times New Roman" w:hAnsiTheme="majorBidi" w:cstheme="majorBidi"/>
          <w:lang w:val="en-GB" w:eastAsia="en-GB"/>
        </w:rPr>
        <w:t xml:space="preserve">agriculture. </w:t>
      </w:r>
      <w:del w:id="17858" w:author="Jane Shaw" w:date="2015-10-30T17:01:00Z">
        <w:r w:rsidRPr="004F311A" w:rsidDel="005E0E37">
          <w:rPr>
            <w:rFonts w:asciiTheme="majorBidi" w:eastAsia="Times New Roman" w:hAnsiTheme="majorBidi" w:cstheme="majorBidi"/>
            <w:lang w:val="en-GB" w:eastAsia="en-GB"/>
          </w:rPr>
          <w:delText xml:space="preserve">The solution adopted for data conversion </w:delText>
        </w:r>
      </w:del>
      <w:r w:rsidR="005E0E37"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lang w:val="en-GB" w:eastAsia="en-GB"/>
        </w:rPr>
        <w:t>FAOSTAT</w:t>
      </w:r>
      <w:ins w:id="17859" w:author="Jane Shaw" w:date="2015-10-30T17:01:00Z">
        <w:r w:rsidR="005E0E37">
          <w:rPr>
            <w:rFonts w:asciiTheme="majorBidi" w:eastAsia="Times New Roman" w:hAnsiTheme="majorBidi" w:cstheme="majorBidi"/>
            <w:lang w:val="en-GB" w:eastAsia="en-GB"/>
          </w:rPr>
          <w:t>,</w:t>
        </w:r>
      </w:ins>
      <w:r w:rsidRPr="004F311A">
        <w:rPr>
          <w:rFonts w:asciiTheme="majorBidi" w:eastAsia="Times New Roman" w:hAnsiTheme="majorBidi" w:cstheme="majorBidi"/>
          <w:lang w:val="en-GB" w:eastAsia="en-GB"/>
        </w:rPr>
        <w:t xml:space="preserve">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a specific class (as in the case of dates)</w:t>
      </w:r>
      <w:ins w:id="17860" w:author="Jane Shaw" w:date="2015-10-30T17:01:00Z">
        <w:r w:rsidR="005E0E37">
          <w:rPr>
            <w:rFonts w:asciiTheme="majorBidi" w:eastAsia="Times New Roman" w:hAnsiTheme="majorBidi" w:cstheme="majorBidi"/>
            <w:lang w:val="en-GB" w:eastAsia="en-GB"/>
          </w:rPr>
          <w:t>,</w:t>
        </w:r>
      </w:ins>
      <w:r w:rsidRPr="004F311A">
        <w:rPr>
          <w:rFonts w:asciiTheme="majorBidi" w:eastAsia="Times New Roman" w:hAnsiTheme="majorBidi" w:cstheme="majorBidi"/>
          <w:lang w:val="en-GB" w:eastAsia="en-GB"/>
        </w:rPr>
        <w:t xml:space="preserve"> </w:t>
      </w:r>
      <w:del w:id="17861" w:author="Jane Shaw" w:date="2015-10-30T17:01:00Z">
        <w:r w:rsidRPr="004F311A" w:rsidDel="005E0E37">
          <w:rPr>
            <w:rFonts w:asciiTheme="majorBidi" w:eastAsia="Times New Roman" w:hAnsiTheme="majorBidi" w:cstheme="majorBidi"/>
            <w:lang w:val="en-GB" w:eastAsia="en-GB"/>
          </w:rPr>
          <w:delText xml:space="preserve">is to associate </w:delText>
        </w:r>
      </w:del>
      <w:r w:rsidRPr="004F311A">
        <w:rPr>
          <w:rFonts w:asciiTheme="majorBidi" w:eastAsia="Times New Roman" w:hAnsiTheme="majorBidi" w:cstheme="majorBidi"/>
          <w:lang w:val="en-GB" w:eastAsia="en-GB"/>
        </w:rPr>
        <w:t xml:space="preserve">FCL data </w:t>
      </w:r>
      <w:ins w:id="17862" w:author="Jane Shaw" w:date="2015-10-30T17:01:00Z">
        <w:r w:rsidR="005E0E37">
          <w:rPr>
            <w:rFonts w:asciiTheme="majorBidi" w:eastAsia="Times New Roman" w:hAnsiTheme="majorBidi" w:cstheme="majorBidi"/>
            <w:lang w:val="en-GB" w:eastAsia="en-GB"/>
          </w:rPr>
          <w:t xml:space="preserve">are associated </w:t>
        </w:r>
      </w:ins>
      <w:del w:id="17863" w:author="Jane Shaw" w:date="2015-10-30T17:01:00Z">
        <w:r w:rsidRPr="004F311A" w:rsidDel="005E0E37">
          <w:rPr>
            <w:rFonts w:asciiTheme="majorBidi" w:eastAsia="Times New Roman" w:hAnsiTheme="majorBidi" w:cstheme="majorBidi"/>
            <w:lang w:val="en-GB" w:eastAsia="en-GB"/>
          </w:rPr>
          <w:delText xml:space="preserve">only </w:delText>
        </w:r>
      </w:del>
      <w:r w:rsidRPr="004F311A">
        <w:rPr>
          <w:rFonts w:asciiTheme="majorBidi" w:eastAsia="Times New Roman" w:hAnsiTheme="majorBidi" w:cstheme="majorBidi"/>
          <w:lang w:val="en-GB" w:eastAsia="en-GB"/>
        </w:rPr>
        <w:t xml:space="preserve">to </w:t>
      </w:r>
      <w:del w:id="17864" w:author="Jane Shaw" w:date="2015-10-30T17:01:00Z">
        <w:r w:rsidRPr="004F311A" w:rsidDel="005E0E37">
          <w:rPr>
            <w:rFonts w:asciiTheme="majorBidi" w:eastAsia="Times New Roman" w:hAnsiTheme="majorBidi" w:cstheme="majorBidi"/>
            <w:lang w:val="en-GB" w:eastAsia="en-GB"/>
          </w:rPr>
          <w:delText xml:space="preserve">the </w:delText>
        </w:r>
      </w:del>
      <w:r w:rsidRPr="004F311A">
        <w:rPr>
          <w:rFonts w:asciiTheme="majorBidi" w:eastAsia="Times New Roman" w:hAnsiTheme="majorBidi" w:cstheme="majorBidi"/>
          <w:lang w:val="en-GB" w:eastAsia="en-GB"/>
        </w:rPr>
        <w:t xml:space="preserve">items in </w:t>
      </w:r>
      <w:ins w:id="17865" w:author="Jane Shaw" w:date="2015-10-30T17:02:00Z">
        <w:r w:rsidR="005E0E37">
          <w:rPr>
            <w:rFonts w:asciiTheme="majorBidi" w:eastAsia="Times New Roman" w:hAnsiTheme="majorBidi" w:cstheme="majorBidi"/>
            <w:lang w:val="en-GB" w:eastAsia="en-GB"/>
          </w:rPr>
          <w:t xml:space="preserve">only </w:t>
        </w:r>
      </w:ins>
      <w:r w:rsidRPr="004F311A">
        <w:rPr>
          <w:rFonts w:asciiTheme="majorBidi" w:eastAsia="Times New Roman" w:hAnsiTheme="majorBidi" w:cstheme="majorBidi"/>
          <w:lang w:val="en-GB" w:eastAsia="en-GB"/>
        </w:rPr>
        <w:t xml:space="preserve">the agricultural section of </w:t>
      </w:r>
      <w:ins w:id="17866" w:author="Jane Shaw" w:date="2015-10-30T17:01: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CPC, leaving </w:t>
      </w:r>
      <w:ins w:id="17867" w:author="Jane Shaw" w:date="2015-11-07T20:31:00Z">
        <w:r w:rsidR="001860EF">
          <w:rPr>
            <w:rFonts w:asciiTheme="majorBidi" w:eastAsia="Times New Roman" w:hAnsiTheme="majorBidi" w:cstheme="majorBidi"/>
            <w:lang w:val="en-GB" w:eastAsia="en-GB"/>
          </w:rPr>
          <w:t xml:space="preserve">corresponding </w:t>
        </w:r>
      </w:ins>
      <w:r w:rsidRPr="004F311A">
        <w:rPr>
          <w:rFonts w:asciiTheme="majorBidi" w:eastAsia="Times New Roman" w:hAnsiTheme="majorBidi" w:cstheme="majorBidi"/>
          <w:lang w:val="en-GB" w:eastAsia="en-GB"/>
        </w:rPr>
        <w:t xml:space="preserve">blanks </w:t>
      </w:r>
      <w:del w:id="17868" w:author="Jane Shaw" w:date="2015-11-07T20:32:00Z">
        <w:r w:rsidRPr="004F311A" w:rsidDel="001860EF">
          <w:rPr>
            <w:rFonts w:asciiTheme="majorBidi" w:eastAsia="Times New Roman" w:hAnsiTheme="majorBidi" w:cstheme="majorBidi"/>
            <w:lang w:val="en-GB" w:eastAsia="en-GB"/>
          </w:rPr>
          <w:delText xml:space="preserve">in correspondence </w:delText>
        </w:r>
      </w:del>
      <w:del w:id="17869" w:author="Jane Shaw" w:date="2015-10-30T17:02:00Z">
        <w:r w:rsidRPr="004F311A" w:rsidDel="005E0E37">
          <w:rPr>
            <w:rFonts w:asciiTheme="majorBidi" w:eastAsia="Times New Roman" w:hAnsiTheme="majorBidi" w:cstheme="majorBidi"/>
            <w:lang w:val="en-GB" w:eastAsia="en-GB"/>
          </w:rPr>
          <w:delText xml:space="preserve">of </w:delText>
        </w:r>
      </w:del>
      <w:ins w:id="17870" w:author="Jane Shaw" w:date="2015-10-30T17:02:00Z">
        <w:r w:rsidR="005E0E37">
          <w:rPr>
            <w:rFonts w:asciiTheme="majorBidi" w:eastAsia="Times New Roman" w:hAnsiTheme="majorBidi" w:cstheme="majorBidi"/>
            <w:lang w:val="en-GB" w:eastAsia="en-GB"/>
          </w:rPr>
          <w:t xml:space="preserve">in </w:t>
        </w:r>
      </w:ins>
      <w:r w:rsidRPr="004F311A">
        <w:rPr>
          <w:rFonts w:asciiTheme="majorBidi" w:eastAsia="Times New Roman" w:hAnsiTheme="majorBidi" w:cstheme="majorBidi"/>
          <w:lang w:val="en-GB" w:eastAsia="en-GB"/>
        </w:rPr>
        <w:t xml:space="preserve">the industrial goods section. In </w:t>
      </w:r>
      <w:r w:rsidRPr="004F311A">
        <w:rPr>
          <w:rFonts w:asciiTheme="majorBidi" w:eastAsia="Times New Roman" w:hAnsiTheme="majorBidi" w:cstheme="majorBidi"/>
          <w:highlight w:val="lightGray"/>
          <w:lang w:val="en-GB" w:eastAsia="en-GB"/>
        </w:rPr>
        <w:t>Example 4</w:t>
      </w:r>
      <w:del w:id="17871" w:author="Jane Shaw" w:date="2015-10-30T17:02:00Z">
        <w:r w:rsidRPr="004F311A" w:rsidDel="005E0E37">
          <w:rPr>
            <w:rFonts w:asciiTheme="majorBidi" w:eastAsia="Times New Roman" w:hAnsiTheme="majorBidi" w:cstheme="majorBidi"/>
            <w:lang w:val="en-GB" w:eastAsia="en-GB"/>
          </w:rPr>
          <w:delText xml:space="preserve"> below</w:delText>
        </w:r>
      </w:del>
      <w:r w:rsidRPr="004F311A">
        <w:rPr>
          <w:rFonts w:asciiTheme="majorBidi" w:eastAsia="Times New Roman" w:hAnsiTheme="majorBidi" w:cstheme="majorBidi"/>
          <w:lang w:val="en-GB" w:eastAsia="en-GB"/>
        </w:rPr>
        <w:t xml:space="preserve">, the one-to-many correlation is converted into </w:t>
      </w:r>
      <w:ins w:id="17872" w:author="Jane Shaw" w:date="2015-11-07T20:32:00Z">
        <w:r w:rsidR="001860EF">
          <w:rPr>
            <w:rFonts w:asciiTheme="majorBidi" w:eastAsia="Times New Roman" w:hAnsiTheme="majorBidi" w:cstheme="majorBidi"/>
            <w:lang w:val="en-GB" w:eastAsia="en-GB"/>
          </w:rPr>
          <w:t xml:space="preserve">a </w:t>
        </w:r>
      </w:ins>
      <w:r w:rsidRPr="004F311A">
        <w:rPr>
          <w:rFonts w:asciiTheme="majorBidi" w:eastAsia="Times New Roman" w:hAnsiTheme="majorBidi" w:cstheme="majorBidi"/>
          <w:lang w:val="en-GB" w:eastAsia="en-GB"/>
        </w:rPr>
        <w:t>one-to-one</w:t>
      </w:r>
      <w:ins w:id="17873" w:author="Jane Shaw" w:date="2015-11-07T20:32:00Z">
        <w:r w:rsidR="001860EF">
          <w:rPr>
            <w:rFonts w:asciiTheme="majorBidi" w:eastAsia="Times New Roman" w:hAnsiTheme="majorBidi" w:cstheme="majorBidi"/>
            <w:lang w:val="en-GB" w:eastAsia="en-GB"/>
          </w:rPr>
          <w:t xml:space="preserve"> correlation</w:t>
        </w:r>
      </w:ins>
      <w:r w:rsidRPr="004F311A">
        <w:rPr>
          <w:rFonts w:asciiTheme="majorBidi" w:eastAsia="Times New Roman" w:hAnsiTheme="majorBidi" w:cstheme="majorBidi"/>
          <w:lang w:val="en-GB" w:eastAsia="en-GB"/>
        </w:rPr>
        <w:t xml:space="preserve">, assigning the conversion factor </w:t>
      </w:r>
      <w:del w:id="17874" w:author="Jane Shaw" w:date="2015-10-30T17:02: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1</w:t>
      </w:r>
      <w:del w:id="17875" w:author="Jane Shaw" w:date="2015-10-30T17:02: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to the class that</w:t>
      </w:r>
      <w:ins w:id="17876" w:author="Jane Shaw" w:date="2015-10-30T17:02:00Z">
        <w:r w:rsidR="005E0E37">
          <w:rPr>
            <w:rFonts w:asciiTheme="majorBidi" w:eastAsia="Times New Roman" w:hAnsiTheme="majorBidi" w:cstheme="majorBidi"/>
            <w:lang w:val="en-GB" w:eastAsia="en-GB"/>
          </w:rPr>
          <w:t xml:space="preserve"> –</w:t>
        </w:r>
      </w:ins>
      <w:del w:id="17877" w:author="Jane Shaw" w:date="2015-10-30T17:02: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w:t>
      </w:r>
      <w:del w:id="17878" w:author="Jane Shaw" w:date="2015-10-30T17:02:00Z">
        <w:r w:rsidRPr="004F311A" w:rsidDel="005E0E37">
          <w:rPr>
            <w:rFonts w:asciiTheme="majorBidi" w:eastAsia="Times New Roman" w:hAnsiTheme="majorBidi" w:cstheme="majorBidi"/>
            <w:lang w:val="en-GB" w:eastAsia="en-GB"/>
          </w:rPr>
          <w:delText xml:space="preserve">based on </w:delText>
        </w:r>
      </w:del>
      <w:ins w:id="17879" w:author="Jane Shaw" w:date="2015-10-30T17:02:00Z">
        <w:r w:rsidR="005E0E37">
          <w:rPr>
            <w:rFonts w:asciiTheme="majorBidi" w:eastAsia="Times New Roman" w:hAnsiTheme="majorBidi" w:cstheme="majorBidi"/>
            <w:lang w:val="en-GB" w:eastAsia="en-GB"/>
          </w:rPr>
          <w:t xml:space="preserve">in the </w:t>
        </w:r>
      </w:ins>
      <w:r w:rsidRPr="004F311A">
        <w:rPr>
          <w:rFonts w:asciiTheme="majorBidi" w:eastAsia="Times New Roman" w:hAnsiTheme="majorBidi" w:cstheme="majorBidi"/>
          <w:lang w:val="en-GB" w:eastAsia="en-GB"/>
        </w:rPr>
        <w:t xml:space="preserve">statistician’s </w:t>
      </w:r>
      <w:del w:id="17880" w:author="Jane Shaw" w:date="2015-10-30T17:03:00Z">
        <w:r w:rsidRPr="004F311A" w:rsidDel="005E0E37">
          <w:rPr>
            <w:rFonts w:asciiTheme="majorBidi" w:eastAsia="Times New Roman" w:hAnsiTheme="majorBidi" w:cstheme="majorBidi"/>
            <w:lang w:val="en-GB" w:eastAsia="en-GB"/>
          </w:rPr>
          <w:delText xml:space="preserve">best </w:delText>
        </w:r>
      </w:del>
      <w:r w:rsidRPr="004F311A">
        <w:rPr>
          <w:rFonts w:asciiTheme="majorBidi" w:eastAsia="Times New Roman" w:hAnsiTheme="majorBidi" w:cstheme="majorBidi"/>
          <w:lang w:val="en-GB" w:eastAsia="en-GB"/>
        </w:rPr>
        <w:t>judg</w:t>
      </w:r>
      <w:ins w:id="17881" w:author="Jane Shaw" w:date="2015-10-30T17:03:00Z">
        <w:r w:rsidR="005E0E37">
          <w:rPr>
            <w:rFonts w:asciiTheme="majorBidi" w:eastAsia="Times New Roman" w:hAnsiTheme="majorBidi" w:cstheme="majorBidi"/>
            <w:lang w:val="en-GB" w:eastAsia="en-GB"/>
          </w:rPr>
          <w:t>e</w:t>
        </w:r>
      </w:ins>
      <w:r w:rsidRPr="004F311A">
        <w:rPr>
          <w:rFonts w:asciiTheme="majorBidi" w:eastAsia="Times New Roman" w:hAnsiTheme="majorBidi" w:cstheme="majorBidi"/>
          <w:lang w:val="en-GB" w:eastAsia="en-GB"/>
        </w:rPr>
        <w:t>ment</w:t>
      </w:r>
      <w:ins w:id="17882" w:author="Jane Shaw" w:date="2015-10-30T17:03:00Z">
        <w:r w:rsidR="005E0E37">
          <w:rPr>
            <w:rFonts w:asciiTheme="majorBidi" w:eastAsia="Times New Roman" w:hAnsiTheme="majorBidi" w:cstheme="majorBidi"/>
            <w:lang w:val="en-GB" w:eastAsia="en-GB"/>
          </w:rPr>
          <w:t xml:space="preserve"> –</w:t>
        </w:r>
      </w:ins>
      <w:del w:id="17883" w:author="Jane Shaw" w:date="2015-10-30T17:03:00Z">
        <w:r w:rsidRPr="004F311A" w:rsidDel="005E0E37">
          <w:rPr>
            <w:rFonts w:asciiTheme="majorBidi" w:eastAsia="Times New Roman" w:hAnsiTheme="majorBidi" w:cstheme="majorBidi"/>
            <w:lang w:val="en-GB" w:eastAsia="en-GB"/>
          </w:rPr>
          <w:delText xml:space="preserve">, </w:delText>
        </w:r>
      </w:del>
      <w:ins w:id="17884" w:author="Jane Shaw" w:date="2015-10-30T17:03:00Z">
        <w:r w:rsidR="005E0E37">
          <w:rPr>
            <w:rFonts w:asciiTheme="majorBidi" w:eastAsia="Times New Roman" w:hAnsiTheme="majorBidi" w:cstheme="majorBidi"/>
            <w:lang w:val="en-GB" w:eastAsia="en-GB"/>
          </w:rPr>
          <w:t xml:space="preserve"> </w:t>
        </w:r>
      </w:ins>
      <w:del w:id="17885" w:author="Jane Shaw" w:date="2015-10-30T17:03:00Z">
        <w:r w:rsidRPr="004F311A" w:rsidDel="005E0E37">
          <w:rPr>
            <w:rFonts w:asciiTheme="majorBidi" w:eastAsia="Times New Roman" w:hAnsiTheme="majorBidi" w:cstheme="majorBidi"/>
            <w:lang w:val="en-GB" w:eastAsia="en-GB"/>
          </w:rPr>
          <w:delText xml:space="preserve">is the one better </w:delText>
        </w:r>
      </w:del>
      <w:r w:rsidRPr="004F311A">
        <w:rPr>
          <w:rFonts w:asciiTheme="majorBidi" w:eastAsia="Times New Roman" w:hAnsiTheme="majorBidi" w:cstheme="majorBidi"/>
          <w:lang w:val="en-GB" w:eastAsia="en-GB"/>
        </w:rPr>
        <w:t>cover</w:t>
      </w:r>
      <w:ins w:id="17886" w:author="Jane Shaw" w:date="2015-10-30T17:03:00Z">
        <w:r w:rsidR="005E0E37">
          <w:rPr>
            <w:rFonts w:asciiTheme="majorBidi" w:eastAsia="Times New Roman" w:hAnsiTheme="majorBidi" w:cstheme="majorBidi"/>
            <w:lang w:val="en-GB" w:eastAsia="en-GB"/>
          </w:rPr>
          <w:t>s</w:t>
        </w:r>
      </w:ins>
      <w:del w:id="17887" w:author="Jane Shaw" w:date="2015-10-30T17:03:00Z">
        <w:r w:rsidRPr="004F311A" w:rsidDel="005E0E37">
          <w:rPr>
            <w:rFonts w:asciiTheme="majorBidi" w:eastAsia="Times New Roman" w:hAnsiTheme="majorBidi" w:cstheme="majorBidi"/>
            <w:lang w:val="en-GB" w:eastAsia="en-GB"/>
          </w:rPr>
          <w:delText>ing</w:delText>
        </w:r>
      </w:del>
      <w:r w:rsidRPr="004F311A">
        <w:rPr>
          <w:rFonts w:asciiTheme="majorBidi" w:eastAsia="Times New Roman" w:hAnsiTheme="majorBidi" w:cstheme="majorBidi"/>
          <w:lang w:val="en-GB" w:eastAsia="en-GB"/>
        </w:rPr>
        <w:t xml:space="preserve"> the FCL boundaries (dominant correspondence)</w:t>
      </w:r>
      <w:ins w:id="17888" w:author="Jane Shaw" w:date="2015-10-30T17:03:00Z">
        <w:r w:rsidR="005E0E37">
          <w:rPr>
            <w:rFonts w:asciiTheme="majorBidi" w:eastAsia="Times New Roman" w:hAnsiTheme="majorBidi" w:cstheme="majorBidi"/>
            <w:lang w:val="en-GB" w:eastAsia="en-GB"/>
          </w:rPr>
          <w:t xml:space="preserve"> better</w:t>
        </w:r>
      </w:ins>
      <w:r w:rsidRPr="004F311A">
        <w:rPr>
          <w:rFonts w:asciiTheme="majorBidi" w:eastAsia="Times New Roman" w:hAnsiTheme="majorBidi" w:cstheme="majorBidi"/>
          <w:lang w:val="en-GB" w:eastAsia="en-GB"/>
        </w:rPr>
        <w:t>. In the metadata it will be noted that 01314 may, in some years for some countries, include information on dates dried on</w:t>
      </w:r>
      <w:ins w:id="17889" w:author="Jane Shaw" w:date="2015-10-30T17:04:00Z">
        <w:r w:rsidR="005E0E37">
          <w:rPr>
            <w:rFonts w:asciiTheme="majorBidi" w:eastAsia="Times New Roman" w:hAnsiTheme="majorBidi" w:cstheme="majorBidi"/>
            <w:lang w:val="en-GB" w:eastAsia="en-GB"/>
          </w:rPr>
          <w:t>-</w:t>
        </w:r>
      </w:ins>
      <w:del w:id="17890" w:author="Jane Shaw" w:date="2015-10-30T17:04:00Z">
        <w:r w:rsidRPr="004F311A" w:rsidDel="005E0E37">
          <w:rPr>
            <w:rFonts w:asciiTheme="majorBidi" w:eastAsia="Times New Roman" w:hAnsiTheme="majorBidi" w:cstheme="majorBidi"/>
            <w:lang w:val="en-GB" w:eastAsia="en-GB"/>
          </w:rPr>
          <w:delText xml:space="preserve"> </w:delText>
        </w:r>
      </w:del>
      <w:r w:rsidRPr="004F311A">
        <w:rPr>
          <w:rFonts w:asciiTheme="majorBidi" w:eastAsia="Times New Roman" w:hAnsiTheme="majorBidi" w:cstheme="majorBidi"/>
          <w:lang w:val="en-GB" w:eastAsia="en-GB"/>
        </w:rPr>
        <w:t>farm.</w:t>
      </w:r>
    </w:p>
    <w:p w14:paraId="5E759348" w14:textId="7A974418" w:rsidR="00EB7AF1" w:rsidRPr="005E0E37" w:rsidRDefault="00EB7AF1" w:rsidP="00C500F7">
      <w:pPr>
        <w:keepNext/>
        <w:jc w:val="both"/>
        <w:rPr>
          <w:rFonts w:asciiTheme="majorBidi" w:hAnsiTheme="majorBidi" w:cstheme="majorBidi"/>
          <w:i/>
          <w:lang w:val="en-GB" w:eastAsia="en-GB"/>
          <w:rPrChange w:id="17891" w:author="Jane Shaw" w:date="2015-10-30T17:04:00Z">
            <w:rPr>
              <w:rFonts w:asciiTheme="majorBidi" w:hAnsiTheme="majorBidi" w:cstheme="majorBidi"/>
              <w:lang w:val="en-GB" w:eastAsia="en-GB"/>
            </w:rPr>
          </w:rPrChange>
        </w:rPr>
      </w:pPr>
      <w:r w:rsidRPr="005E0E37">
        <w:rPr>
          <w:rFonts w:asciiTheme="majorBidi" w:eastAsia="Times New Roman" w:hAnsiTheme="majorBidi" w:cstheme="majorBidi"/>
          <w:i/>
          <w:lang w:val="en-GB" w:eastAsia="en-GB"/>
          <w:rPrChange w:id="17892" w:author="Jane Shaw" w:date="2015-10-30T17:04:00Z">
            <w:rPr>
              <w:rFonts w:asciiTheme="majorBidi" w:eastAsia="Times New Roman" w:hAnsiTheme="majorBidi" w:cstheme="majorBidi"/>
              <w:lang w:val="en-GB" w:eastAsia="en-GB"/>
            </w:rPr>
          </w:rPrChange>
        </w:rPr>
        <w:t xml:space="preserve">Example 4: </w:t>
      </w:r>
      <w:bookmarkStart w:id="17893" w:name="_Toc275621550"/>
      <w:bookmarkStart w:id="17894" w:name="_Toc275958883"/>
      <w:bookmarkStart w:id="17895" w:name="_Toc275958939"/>
      <w:bookmarkStart w:id="17896" w:name="_Toc275958956"/>
      <w:r w:rsidRPr="005E0E37">
        <w:rPr>
          <w:rFonts w:asciiTheme="majorBidi" w:eastAsia="Times New Roman" w:hAnsiTheme="majorBidi" w:cstheme="majorBidi"/>
          <w:i/>
          <w:lang w:val="en-GB" w:eastAsia="en-GB"/>
          <w:rPrChange w:id="17897" w:author="Jane Shaw" w:date="2015-10-30T17:04:00Z">
            <w:rPr>
              <w:rFonts w:asciiTheme="majorBidi" w:eastAsia="Times New Roman" w:hAnsiTheme="majorBidi" w:cstheme="majorBidi"/>
              <w:lang w:val="en-GB" w:eastAsia="en-GB"/>
            </w:rPr>
          </w:rPrChange>
        </w:rPr>
        <w:t xml:space="preserve">Data conversion from </w:t>
      </w:r>
      <w:ins w:id="17898" w:author="Jane Shaw" w:date="2015-10-30T17:04:00Z">
        <w:r w:rsidR="005E0E37">
          <w:rPr>
            <w:rFonts w:asciiTheme="majorBidi" w:eastAsia="Times New Roman" w:hAnsiTheme="majorBidi" w:cstheme="majorBidi"/>
            <w:i/>
            <w:lang w:val="en-GB" w:eastAsia="en-GB"/>
          </w:rPr>
          <w:t xml:space="preserve">the </w:t>
        </w:r>
      </w:ins>
      <w:r w:rsidRPr="005E0E37">
        <w:rPr>
          <w:rFonts w:asciiTheme="majorBidi" w:eastAsia="Times New Roman" w:hAnsiTheme="majorBidi" w:cstheme="majorBidi"/>
          <w:i/>
          <w:lang w:val="en-GB" w:eastAsia="en-GB"/>
          <w:rPrChange w:id="17899" w:author="Jane Shaw" w:date="2015-10-30T17:04:00Z">
            <w:rPr>
              <w:rFonts w:asciiTheme="majorBidi" w:eastAsia="Times New Roman" w:hAnsiTheme="majorBidi" w:cstheme="majorBidi"/>
              <w:lang w:val="en-GB" w:eastAsia="en-GB"/>
            </w:rPr>
          </w:rPrChange>
        </w:rPr>
        <w:t xml:space="preserve">FCL to </w:t>
      </w:r>
      <w:ins w:id="17900" w:author="Jane Shaw" w:date="2015-10-30T17:04:00Z">
        <w:r w:rsidR="005E0E37">
          <w:rPr>
            <w:rFonts w:asciiTheme="majorBidi" w:eastAsia="Times New Roman" w:hAnsiTheme="majorBidi" w:cstheme="majorBidi"/>
            <w:i/>
            <w:lang w:val="en-GB" w:eastAsia="en-GB"/>
          </w:rPr>
          <w:t xml:space="preserve">the </w:t>
        </w:r>
      </w:ins>
      <w:r w:rsidRPr="005E0E37">
        <w:rPr>
          <w:rFonts w:asciiTheme="majorBidi" w:eastAsia="Times New Roman" w:hAnsiTheme="majorBidi" w:cstheme="majorBidi"/>
          <w:i/>
          <w:lang w:val="en-GB" w:eastAsia="en-GB"/>
          <w:rPrChange w:id="17901" w:author="Jane Shaw" w:date="2015-10-30T17:04:00Z">
            <w:rPr>
              <w:rFonts w:asciiTheme="majorBidi" w:eastAsia="Times New Roman" w:hAnsiTheme="majorBidi" w:cstheme="majorBidi"/>
              <w:lang w:val="en-GB" w:eastAsia="en-GB"/>
            </w:rPr>
          </w:rPrChange>
        </w:rPr>
        <w:t xml:space="preserve">CPC </w:t>
      </w:r>
      <w:del w:id="17902" w:author="Jane Shaw" w:date="2015-10-30T17:04:00Z">
        <w:r w:rsidRPr="005E0E37" w:rsidDel="005E0E37">
          <w:rPr>
            <w:rFonts w:asciiTheme="majorBidi" w:eastAsia="Times New Roman" w:hAnsiTheme="majorBidi" w:cstheme="majorBidi"/>
            <w:i/>
            <w:lang w:val="en-GB" w:eastAsia="en-GB"/>
            <w:rPrChange w:id="17903" w:author="Jane Shaw" w:date="2015-10-30T17:04:00Z">
              <w:rPr>
                <w:rFonts w:asciiTheme="majorBidi" w:eastAsia="Times New Roman" w:hAnsiTheme="majorBidi" w:cstheme="majorBidi"/>
                <w:lang w:val="en-GB" w:eastAsia="en-GB"/>
              </w:rPr>
            </w:rPrChange>
          </w:rPr>
          <w:delText xml:space="preserve">in case of </w:delText>
        </w:r>
      </w:del>
      <w:ins w:id="17904" w:author="Jane Shaw" w:date="2015-10-30T17:04:00Z">
        <w:r w:rsidR="005E0E37">
          <w:rPr>
            <w:rFonts w:asciiTheme="majorBidi" w:eastAsia="Times New Roman" w:hAnsiTheme="majorBidi" w:cstheme="majorBidi"/>
            <w:i/>
            <w:lang w:val="en-GB" w:eastAsia="en-GB"/>
          </w:rPr>
          <w:t xml:space="preserve">for a </w:t>
        </w:r>
      </w:ins>
      <w:r w:rsidRPr="005E0E37">
        <w:rPr>
          <w:rFonts w:asciiTheme="majorBidi" w:eastAsia="Times New Roman" w:hAnsiTheme="majorBidi" w:cstheme="majorBidi"/>
          <w:i/>
          <w:lang w:val="en-GB" w:eastAsia="en-GB"/>
          <w:rPrChange w:id="17905" w:author="Jane Shaw" w:date="2015-10-30T17:04:00Z">
            <w:rPr>
              <w:rFonts w:asciiTheme="majorBidi" w:eastAsia="Times New Roman" w:hAnsiTheme="majorBidi" w:cstheme="majorBidi"/>
              <w:lang w:val="en-GB" w:eastAsia="en-GB"/>
            </w:rPr>
          </w:rPrChange>
        </w:rPr>
        <w:t xml:space="preserve">one-to-many </w:t>
      </w:r>
      <w:del w:id="17906" w:author="Jane Shaw" w:date="2015-10-30T17:04:00Z">
        <w:r w:rsidRPr="005E0E37" w:rsidDel="005E0E37">
          <w:rPr>
            <w:rFonts w:asciiTheme="majorBidi" w:eastAsia="Times New Roman" w:hAnsiTheme="majorBidi" w:cstheme="majorBidi"/>
            <w:i/>
            <w:lang w:val="en-GB" w:eastAsia="en-GB"/>
            <w:rPrChange w:id="17907" w:author="Jane Shaw" w:date="2015-10-30T17:04:00Z">
              <w:rPr>
                <w:rFonts w:asciiTheme="majorBidi" w:eastAsia="Times New Roman" w:hAnsiTheme="majorBidi" w:cstheme="majorBidi"/>
                <w:lang w:val="en-GB" w:eastAsia="en-GB"/>
              </w:rPr>
            </w:rPrChange>
          </w:rPr>
          <w:delText xml:space="preserve">type of </w:delText>
        </w:r>
      </w:del>
      <w:r w:rsidRPr="005E0E37">
        <w:rPr>
          <w:rFonts w:asciiTheme="majorBidi" w:eastAsia="Times New Roman" w:hAnsiTheme="majorBidi" w:cstheme="majorBidi"/>
          <w:i/>
          <w:lang w:val="en-GB" w:eastAsia="en-GB"/>
          <w:rPrChange w:id="17908" w:author="Jane Shaw" w:date="2015-10-30T17:04:00Z">
            <w:rPr>
              <w:rFonts w:asciiTheme="majorBidi" w:eastAsia="Times New Roman" w:hAnsiTheme="majorBidi" w:cstheme="majorBidi"/>
              <w:lang w:val="en-GB" w:eastAsia="en-GB"/>
            </w:rPr>
          </w:rPrChange>
        </w:rPr>
        <w:t>link</w:t>
      </w:r>
      <w:bookmarkEnd w:id="17893"/>
      <w:bookmarkEnd w:id="17894"/>
      <w:bookmarkEnd w:id="17895"/>
      <w:bookmarkEnd w:id="17896"/>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675"/>
        <w:gridCol w:w="1466"/>
        <w:gridCol w:w="1617"/>
        <w:gridCol w:w="1170"/>
        <w:gridCol w:w="1659"/>
        <w:gridCol w:w="1038"/>
        <w:gridCol w:w="1617"/>
      </w:tblGrid>
      <w:tr w:rsidR="0077041A" w:rsidRPr="00155602" w14:paraId="574CFF88" w14:textId="77777777" w:rsidTr="005C6648">
        <w:trPr>
          <w:trHeight w:val="300"/>
          <w:jc w:val="center"/>
        </w:trPr>
        <w:tc>
          <w:tcPr>
            <w:tcW w:w="3758" w:type="dxa"/>
            <w:gridSpan w:val="3"/>
            <w:shd w:val="clear" w:color="auto" w:fill="DDD9C3"/>
            <w:noWrap/>
            <w:vAlign w:val="center"/>
            <w:hideMark/>
          </w:tcPr>
          <w:p w14:paraId="5FA02212" w14:textId="45E3BA9D"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ins w:id="17909" w:author="Jane Shaw" w:date="2015-10-30T13:07:00Z">
              <w:r w:rsidRPr="00316E65">
                <w:rPr>
                  <w:rFonts w:asciiTheme="majorBidi" w:eastAsia="Times New Roman" w:hAnsiTheme="majorBidi" w:cstheme="majorBidi"/>
                  <w:b/>
                  <w:color w:val="000000"/>
                  <w:sz w:val="18"/>
                  <w:szCs w:val="18"/>
                  <w:lang w:val="en-GB" w:eastAsia="en-US"/>
                </w:rPr>
                <w:t>FCL</w:t>
              </w:r>
            </w:ins>
            <w:del w:id="17910" w:author="Jane Shaw" w:date="2015-10-30T13:07:00Z">
              <w:r w:rsidRPr="00155602" w:rsidDel="00500708">
                <w:rPr>
                  <w:rFonts w:asciiTheme="majorBidi" w:eastAsia="Times New Roman" w:hAnsiTheme="majorBidi" w:cstheme="majorBidi"/>
                  <w:color w:val="000000"/>
                  <w:sz w:val="18"/>
                  <w:szCs w:val="18"/>
                  <w:lang w:val="en-GB" w:eastAsia="en-US"/>
                </w:rPr>
                <w:delText>FCL</w:delText>
              </w:r>
            </w:del>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14:paraId="07603134" w14:textId="77777777" w:rsidR="0077041A" w:rsidRPr="00316E65" w:rsidRDefault="0077041A" w:rsidP="0077041A">
            <w:pPr>
              <w:spacing w:after="0" w:line="240" w:lineRule="auto"/>
              <w:jc w:val="both"/>
              <w:rPr>
                <w:ins w:id="17911" w:author="Jane Shaw" w:date="2015-10-30T13:07:00Z"/>
                <w:rFonts w:asciiTheme="majorBidi" w:hAnsiTheme="majorBidi" w:cstheme="majorBidi"/>
                <w:b/>
                <w:bCs/>
                <w:sz w:val="18"/>
                <w:szCs w:val="18"/>
                <w:lang w:val="en-GB" w:eastAsia="en-US"/>
              </w:rPr>
            </w:pPr>
            <w:ins w:id="17912" w:author="Jane Shaw" w:date="2015-10-30T13:07:00Z">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ins>
          </w:p>
          <w:p w14:paraId="1D48027B" w14:textId="104C50D7" w:rsidR="0077041A" w:rsidRPr="00155602" w:rsidDel="00500708" w:rsidRDefault="0077041A" w:rsidP="00155602">
            <w:pPr>
              <w:spacing w:after="0" w:line="240" w:lineRule="auto"/>
              <w:jc w:val="both"/>
              <w:rPr>
                <w:del w:id="17913" w:author="Jane Shaw" w:date="2015-10-30T13:07:00Z"/>
                <w:rFonts w:asciiTheme="majorBidi" w:hAnsiTheme="majorBidi" w:cstheme="majorBidi"/>
                <w:sz w:val="18"/>
                <w:szCs w:val="18"/>
                <w:lang w:val="en-GB"/>
              </w:rPr>
            </w:pPr>
            <w:ins w:id="17914" w:author="Jane Shaw" w:date="2015-10-30T13:07:00Z">
              <w:r w:rsidRPr="00316E65">
                <w:rPr>
                  <w:rFonts w:asciiTheme="majorBidi" w:eastAsia="Times New Roman" w:hAnsiTheme="majorBidi" w:cstheme="majorBidi"/>
                  <w:b/>
                  <w:sz w:val="18"/>
                  <w:szCs w:val="18"/>
                  <w:lang w:val="en-GB" w:eastAsia="en-US"/>
                </w:rPr>
                <w:t>conversion factor</w:t>
              </w:r>
            </w:ins>
            <w:del w:id="17915" w:author="Jane Shaw" w:date="2015-10-30T13:07:00Z">
              <w:r w:rsidRPr="00155602" w:rsidDel="00500708">
                <w:rPr>
                  <w:rFonts w:asciiTheme="majorBidi" w:eastAsia="Times New Roman" w:hAnsiTheme="majorBidi" w:cstheme="majorBidi"/>
                  <w:color w:val="000000"/>
                  <w:sz w:val="18"/>
                  <w:szCs w:val="18"/>
                  <w:lang w:val="en-GB" w:eastAsia="en-US"/>
                </w:rPr>
                <w:delText>FCL</w:delText>
              </w:r>
              <w:r w:rsidRPr="00155602" w:rsidDel="00500708">
                <w:rPr>
                  <w:rFonts w:asciiTheme="majorBidi" w:eastAsia="Times New Roman" w:hAnsiTheme="majorBidi" w:cstheme="majorBidi"/>
                  <w:color w:val="000000"/>
                  <w:sz w:val="18"/>
                  <w:szCs w:val="18"/>
                  <w:lang w:val="en-GB" w:eastAsia="en-US"/>
                </w:rPr>
                <w:sym w:font="Wingdings" w:char="F0E0"/>
              </w:r>
              <w:r w:rsidRPr="00155602" w:rsidDel="00500708">
                <w:rPr>
                  <w:rFonts w:asciiTheme="majorBidi" w:eastAsia="Times New Roman" w:hAnsiTheme="majorBidi" w:cstheme="majorBidi"/>
                  <w:color w:val="000000"/>
                  <w:sz w:val="18"/>
                  <w:szCs w:val="18"/>
                  <w:lang w:val="en-GB" w:eastAsia="en-US"/>
                </w:rPr>
                <w:delText xml:space="preserve">CPC </w:delText>
              </w:r>
            </w:del>
          </w:p>
          <w:p w14:paraId="66C56D83" w14:textId="77777777" w:rsidR="0077041A" w:rsidRPr="00155602" w:rsidRDefault="0077041A" w:rsidP="00155602">
            <w:pPr>
              <w:keepNext/>
              <w:spacing w:after="0" w:line="240" w:lineRule="auto"/>
              <w:jc w:val="both"/>
              <w:rPr>
                <w:ins w:id="17916" w:author="Jane Shaw" w:date="2015-10-30T13:07:00Z"/>
                <w:rFonts w:asciiTheme="majorBidi" w:hAnsiTheme="majorBidi" w:cstheme="majorBidi"/>
                <w:iCs/>
                <w:color w:val="000000"/>
                <w:sz w:val="18"/>
                <w:szCs w:val="18"/>
                <w:lang w:val="en-GB" w:eastAsia="en-US"/>
              </w:rPr>
            </w:pPr>
            <w:del w:id="17917" w:author="Jane Shaw" w:date="2015-10-30T13:07:00Z">
              <w:r w:rsidRPr="00155602" w:rsidDel="00500708">
                <w:rPr>
                  <w:rFonts w:asciiTheme="majorBidi" w:eastAsia="Times New Roman" w:hAnsiTheme="majorBidi" w:cstheme="majorBidi"/>
                  <w:color w:val="000000"/>
                  <w:sz w:val="18"/>
                  <w:szCs w:val="18"/>
                  <w:lang w:val="en-GB" w:eastAsia="en-US"/>
                </w:rPr>
                <w:delText>conversion factor</w:delText>
              </w:r>
            </w:del>
          </w:p>
          <w:p w14:paraId="6E93D869" w14:textId="3F0715A1"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ins w:id="17918" w:author="Jane Shaw" w:date="2015-10-30T13:07:00Z">
              <w:r w:rsidRPr="00316E65">
                <w:rPr>
                  <w:rFonts w:asciiTheme="majorBidi" w:eastAsia="Times New Roman" w:hAnsiTheme="majorBidi" w:cstheme="majorBidi"/>
                  <w:b/>
                  <w:color w:val="000000"/>
                  <w:sz w:val="18"/>
                  <w:szCs w:val="18"/>
                  <w:lang w:val="en-GB" w:eastAsia="en-US"/>
                </w:rPr>
                <w:t>Code</w:t>
              </w:r>
            </w:ins>
          </w:p>
        </w:tc>
        <w:tc>
          <w:tcPr>
            <w:tcW w:w="4314" w:type="dxa"/>
            <w:gridSpan w:val="3"/>
            <w:shd w:val="clear" w:color="auto" w:fill="DBE5F1" w:themeFill="accent1" w:themeFillTint="33"/>
            <w:noWrap/>
            <w:vAlign w:val="center"/>
            <w:hideMark/>
          </w:tcPr>
          <w:p w14:paraId="38E22909" w14:textId="789651B2"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ins w:id="17919" w:author="Jane Shaw" w:date="2015-10-30T13:07:00Z">
              <w:r w:rsidRPr="00316E65">
                <w:rPr>
                  <w:rFonts w:asciiTheme="majorBidi" w:eastAsia="Times New Roman" w:hAnsiTheme="majorBidi" w:cstheme="majorBidi"/>
                  <w:b/>
                  <w:color w:val="000000"/>
                  <w:sz w:val="18"/>
                  <w:szCs w:val="18"/>
                  <w:lang w:val="en-GB" w:eastAsia="en-US"/>
                </w:rPr>
                <w:t>CPC Ver. 2.1</w:t>
              </w:r>
            </w:ins>
            <w:del w:id="17920" w:author="Jane Shaw" w:date="2015-10-30T13:07:00Z">
              <w:r w:rsidRPr="00155602" w:rsidDel="00500708">
                <w:rPr>
                  <w:rFonts w:asciiTheme="majorBidi" w:eastAsia="Times New Roman" w:hAnsiTheme="majorBidi" w:cstheme="majorBidi"/>
                  <w:color w:val="000000"/>
                  <w:sz w:val="18"/>
                  <w:szCs w:val="18"/>
                  <w:lang w:val="en-GB" w:eastAsia="en-US"/>
                </w:rPr>
                <w:delText>CPC ver.2.1 expanded</w:delText>
              </w:r>
            </w:del>
          </w:p>
        </w:tc>
      </w:tr>
      <w:tr w:rsidR="0077041A" w:rsidRPr="00155602" w14:paraId="73FAB874" w14:textId="77777777" w:rsidTr="00155602">
        <w:trPr>
          <w:trHeight w:val="866"/>
          <w:jc w:val="center"/>
        </w:trPr>
        <w:tc>
          <w:tcPr>
            <w:tcW w:w="675" w:type="dxa"/>
            <w:shd w:val="clear" w:color="auto" w:fill="auto"/>
            <w:noWrap/>
            <w:vAlign w:val="center"/>
            <w:hideMark/>
          </w:tcPr>
          <w:p w14:paraId="3FF3E643" w14:textId="6F8E1273"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921" w:author="Jane Shaw" w:date="2015-10-30T13:07:00Z">
              <w:r w:rsidRPr="00316E65">
                <w:rPr>
                  <w:rFonts w:asciiTheme="majorBidi" w:eastAsia="Times New Roman" w:hAnsiTheme="majorBidi" w:cstheme="majorBidi"/>
                  <w:b/>
                  <w:color w:val="000000"/>
                  <w:sz w:val="18"/>
                  <w:szCs w:val="18"/>
                  <w:lang w:val="en-GB" w:eastAsia="en-US"/>
                </w:rPr>
                <w:t>Code</w:t>
              </w:r>
            </w:ins>
            <w:del w:id="17922" w:author="Jane Shaw" w:date="2015-10-30T13:07:00Z">
              <w:r w:rsidRPr="00155602" w:rsidDel="00500708">
                <w:rPr>
                  <w:rFonts w:asciiTheme="majorBidi" w:eastAsia="Times New Roman" w:hAnsiTheme="majorBidi" w:cstheme="majorBidi"/>
                  <w:color w:val="000000"/>
                  <w:sz w:val="18"/>
                  <w:szCs w:val="18"/>
                  <w:lang w:val="en-GB" w:eastAsia="en-US"/>
                </w:rPr>
                <w:delText>code</w:delText>
              </w:r>
            </w:del>
          </w:p>
        </w:tc>
        <w:tc>
          <w:tcPr>
            <w:tcW w:w="1466" w:type="dxa"/>
            <w:shd w:val="clear" w:color="auto" w:fill="auto"/>
            <w:noWrap/>
            <w:vAlign w:val="center"/>
            <w:hideMark/>
          </w:tcPr>
          <w:p w14:paraId="0AD57AB9" w14:textId="5789F997"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923" w:author="Jane Shaw" w:date="2015-10-30T13:07:00Z">
              <w:r w:rsidRPr="00316E65">
                <w:rPr>
                  <w:rFonts w:asciiTheme="majorBidi" w:eastAsia="Times New Roman" w:hAnsiTheme="majorBidi" w:cstheme="majorBidi"/>
                  <w:b/>
                  <w:sz w:val="18"/>
                  <w:szCs w:val="18"/>
                  <w:lang w:val="en-GB" w:eastAsia="en-GB"/>
                </w:rPr>
                <w:t>Descriptor</w:t>
              </w:r>
            </w:ins>
            <w:del w:id="17924" w:author="Jane Shaw" w:date="2015-10-30T13:07:00Z">
              <w:r w:rsidRPr="00155602" w:rsidDel="00500708">
                <w:rPr>
                  <w:rFonts w:asciiTheme="majorBidi" w:eastAsia="Times New Roman" w:hAnsiTheme="majorBidi" w:cstheme="majorBidi"/>
                  <w:sz w:val="18"/>
                  <w:szCs w:val="18"/>
                  <w:lang w:val="en-GB" w:eastAsia="en-GB"/>
                </w:rPr>
                <w:delText>descriptor</w:delText>
              </w:r>
            </w:del>
          </w:p>
        </w:tc>
        <w:tc>
          <w:tcPr>
            <w:tcW w:w="1617" w:type="dxa"/>
            <w:shd w:val="clear" w:color="auto" w:fill="auto"/>
            <w:noWrap/>
            <w:vAlign w:val="center"/>
            <w:hideMark/>
          </w:tcPr>
          <w:p w14:paraId="12018FFF" w14:textId="77777777" w:rsidR="0077041A" w:rsidRPr="00316E65" w:rsidRDefault="0077041A" w:rsidP="0077041A">
            <w:pPr>
              <w:spacing w:after="0" w:line="240" w:lineRule="auto"/>
              <w:jc w:val="both"/>
              <w:rPr>
                <w:ins w:id="17925" w:author="Jane Shaw" w:date="2015-10-30T13:07:00Z"/>
                <w:rFonts w:asciiTheme="majorBidi" w:hAnsiTheme="majorBidi" w:cstheme="majorBidi"/>
                <w:b/>
                <w:bCs/>
                <w:color w:val="000000"/>
                <w:sz w:val="18"/>
                <w:szCs w:val="18"/>
                <w:lang w:val="en-GB" w:eastAsia="en-US"/>
              </w:rPr>
            </w:pPr>
            <w:ins w:id="17926" w:author="Jane Shaw" w:date="2015-10-30T13:07:00Z">
              <w:r w:rsidRPr="00316E65">
                <w:rPr>
                  <w:rFonts w:asciiTheme="majorBidi" w:eastAsia="Times New Roman" w:hAnsiTheme="majorBidi" w:cstheme="majorBidi"/>
                  <w:b/>
                  <w:color w:val="000000"/>
                  <w:sz w:val="18"/>
                  <w:szCs w:val="18"/>
                  <w:lang w:val="en-GB" w:eastAsia="en-US"/>
                </w:rPr>
                <w:t>Data (old format)</w:t>
              </w:r>
            </w:ins>
          </w:p>
          <w:p w14:paraId="3AD1D1A4" w14:textId="60FDEF05" w:rsidR="0077041A" w:rsidRPr="00155602" w:rsidDel="00500708" w:rsidRDefault="0077041A" w:rsidP="00155602">
            <w:pPr>
              <w:keepNext/>
              <w:spacing w:after="0" w:line="240" w:lineRule="auto"/>
              <w:jc w:val="both"/>
              <w:rPr>
                <w:del w:id="17927" w:author="Jane Shaw" w:date="2015-10-30T13:07:00Z"/>
                <w:rFonts w:asciiTheme="majorBidi" w:hAnsiTheme="majorBidi" w:cstheme="majorBidi"/>
                <w:bCs/>
                <w:color w:val="000000"/>
                <w:sz w:val="18"/>
                <w:szCs w:val="18"/>
                <w:lang w:val="en-GB" w:eastAsia="en-US"/>
              </w:rPr>
            </w:pPr>
            <w:ins w:id="17928" w:author="Jane Shaw" w:date="2015-10-30T13:07:00Z">
              <w:r w:rsidRPr="00316E65">
                <w:rPr>
                  <w:rFonts w:asciiTheme="majorBidi" w:eastAsia="Times New Roman" w:hAnsiTheme="majorBidi" w:cstheme="majorBidi"/>
                  <w:b/>
                  <w:color w:val="000000"/>
                  <w:sz w:val="18"/>
                  <w:szCs w:val="18"/>
                  <w:lang w:val="en-GB" w:eastAsia="en-US"/>
                </w:rPr>
                <w:t>production quantity</w:t>
              </w:r>
            </w:ins>
            <w:del w:id="17929" w:author="Jane Shaw" w:date="2015-10-30T13:07:00Z">
              <w:r w:rsidRPr="00155602" w:rsidDel="00500708">
                <w:rPr>
                  <w:rFonts w:asciiTheme="majorBidi" w:eastAsia="Times New Roman" w:hAnsiTheme="majorBidi" w:cstheme="majorBidi"/>
                  <w:color w:val="000000"/>
                  <w:sz w:val="18"/>
                  <w:szCs w:val="18"/>
                  <w:lang w:val="en-GB" w:eastAsia="en-US"/>
                </w:rPr>
                <w:delText>data (old format)</w:delText>
              </w:r>
            </w:del>
          </w:p>
          <w:p w14:paraId="1E645087" w14:textId="23BC8330"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del w:id="17930" w:author="Jane Shaw" w:date="2015-10-30T13:07:00Z">
              <w:r w:rsidRPr="00155602" w:rsidDel="00500708">
                <w:rPr>
                  <w:rFonts w:asciiTheme="majorBidi" w:eastAsia="Times New Roman" w:hAnsiTheme="majorBidi" w:cstheme="majorBidi"/>
                  <w:color w:val="000000"/>
                  <w:sz w:val="18"/>
                  <w:szCs w:val="18"/>
                  <w:lang w:val="en-GB" w:eastAsia="en-US"/>
                </w:rPr>
                <w:delText>production quantity</w:delText>
              </w:r>
            </w:del>
          </w:p>
        </w:tc>
        <w:tc>
          <w:tcPr>
            <w:tcW w:w="1170" w:type="dxa"/>
            <w:vMerge/>
            <w:tcBorders>
              <w:top w:val="single" w:sz="4" w:space="0" w:color="8DB3E2"/>
              <w:bottom w:val="single" w:sz="4" w:space="0" w:color="8DB3E2"/>
            </w:tcBorders>
            <w:shd w:val="clear" w:color="auto" w:fill="auto"/>
            <w:vAlign w:val="center"/>
          </w:tcPr>
          <w:p w14:paraId="09721D9E" w14:textId="77777777"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14:paraId="79E6F051" w14:textId="54F16B7E"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931" w:author="Jane Shaw" w:date="2015-10-30T13:07:00Z">
              <w:r w:rsidRPr="00316E65">
                <w:rPr>
                  <w:rFonts w:asciiTheme="majorBidi" w:eastAsia="Times New Roman" w:hAnsiTheme="majorBidi" w:cstheme="majorBidi"/>
                  <w:b/>
                  <w:sz w:val="18"/>
                  <w:szCs w:val="18"/>
                  <w:lang w:val="en-GB" w:eastAsia="en-GB"/>
                </w:rPr>
                <w:t>Descriptor</w:t>
              </w:r>
            </w:ins>
            <w:del w:id="17932" w:author="Jane Shaw" w:date="2015-10-30T13:07:00Z">
              <w:r w:rsidRPr="00155602" w:rsidDel="00500708">
                <w:rPr>
                  <w:rFonts w:asciiTheme="majorBidi" w:eastAsia="Times New Roman" w:hAnsiTheme="majorBidi" w:cstheme="majorBidi"/>
                  <w:color w:val="000000"/>
                  <w:sz w:val="18"/>
                  <w:szCs w:val="18"/>
                  <w:lang w:val="en-GB" w:eastAsia="en-US"/>
                </w:rPr>
                <w:delText>code</w:delText>
              </w:r>
            </w:del>
          </w:p>
        </w:tc>
        <w:tc>
          <w:tcPr>
            <w:tcW w:w="1038" w:type="dxa"/>
            <w:shd w:val="clear" w:color="auto" w:fill="auto"/>
            <w:noWrap/>
            <w:vAlign w:val="center"/>
            <w:hideMark/>
          </w:tcPr>
          <w:p w14:paraId="6D21B467" w14:textId="77777777" w:rsidR="0077041A" w:rsidRPr="00316E65" w:rsidRDefault="0077041A" w:rsidP="0077041A">
            <w:pPr>
              <w:spacing w:after="0" w:line="240" w:lineRule="auto"/>
              <w:jc w:val="both"/>
              <w:rPr>
                <w:ins w:id="17933" w:author="Jane Shaw" w:date="2015-10-30T13:07:00Z"/>
                <w:rFonts w:asciiTheme="majorBidi" w:hAnsiTheme="majorBidi" w:cstheme="majorBidi"/>
                <w:b/>
                <w:bCs/>
                <w:color w:val="000000"/>
                <w:sz w:val="18"/>
                <w:szCs w:val="18"/>
                <w:lang w:val="en-GB" w:eastAsia="en-US"/>
              </w:rPr>
            </w:pPr>
            <w:ins w:id="17934" w:author="Jane Shaw" w:date="2015-10-30T13:07:00Z">
              <w:r w:rsidRPr="00316E65">
                <w:rPr>
                  <w:rFonts w:asciiTheme="majorBidi" w:eastAsia="Times New Roman" w:hAnsiTheme="majorBidi" w:cstheme="majorBidi"/>
                  <w:b/>
                  <w:color w:val="000000"/>
                  <w:sz w:val="18"/>
                  <w:szCs w:val="18"/>
                  <w:lang w:val="en-GB" w:eastAsia="en-US"/>
                </w:rPr>
                <w:t>Data (old format)</w:t>
              </w:r>
            </w:ins>
          </w:p>
          <w:p w14:paraId="2B9E3CED" w14:textId="4112D558"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ins w:id="17935" w:author="Jane Shaw" w:date="2015-10-30T13:07:00Z">
              <w:r w:rsidRPr="00316E65">
                <w:rPr>
                  <w:rFonts w:asciiTheme="majorBidi" w:eastAsia="Times New Roman" w:hAnsiTheme="majorBidi" w:cstheme="majorBidi"/>
                  <w:b/>
                  <w:color w:val="000000"/>
                  <w:sz w:val="18"/>
                  <w:szCs w:val="18"/>
                  <w:lang w:val="en-GB" w:eastAsia="en-US"/>
                </w:rPr>
                <w:t>production quantity</w:t>
              </w:r>
            </w:ins>
            <w:del w:id="17936" w:author="Jane Shaw" w:date="2015-10-30T13:07:00Z">
              <w:r w:rsidRPr="00155602" w:rsidDel="00500708">
                <w:rPr>
                  <w:rFonts w:asciiTheme="majorBidi" w:eastAsia="Times New Roman" w:hAnsiTheme="majorBidi" w:cstheme="majorBidi"/>
                  <w:sz w:val="18"/>
                  <w:szCs w:val="18"/>
                  <w:lang w:val="en-GB" w:eastAsia="en-GB"/>
                </w:rPr>
                <w:delText>descriptor</w:delText>
              </w:r>
            </w:del>
          </w:p>
        </w:tc>
        <w:tc>
          <w:tcPr>
            <w:tcW w:w="1617" w:type="dxa"/>
            <w:shd w:val="clear" w:color="auto" w:fill="auto"/>
            <w:noWrap/>
            <w:vAlign w:val="center"/>
            <w:hideMark/>
          </w:tcPr>
          <w:p w14:paraId="70942058" w14:textId="1E440667" w:rsidR="0077041A" w:rsidRPr="00155602" w:rsidDel="00500708" w:rsidRDefault="0077041A" w:rsidP="00155602">
            <w:pPr>
              <w:keepNext/>
              <w:spacing w:after="0" w:line="240" w:lineRule="auto"/>
              <w:jc w:val="both"/>
              <w:rPr>
                <w:del w:id="17937" w:author="Jane Shaw" w:date="2015-10-30T13:07:00Z"/>
                <w:rFonts w:asciiTheme="majorBidi" w:hAnsiTheme="majorBidi" w:cstheme="majorBidi"/>
                <w:bCs/>
                <w:color w:val="000000"/>
                <w:sz w:val="18"/>
                <w:szCs w:val="18"/>
                <w:lang w:val="en-GB" w:eastAsia="en-US"/>
              </w:rPr>
            </w:pPr>
            <w:ins w:id="17938" w:author="Jane Shaw" w:date="2015-10-30T13:07:00Z">
              <w:r w:rsidRPr="00316E65">
                <w:rPr>
                  <w:rFonts w:asciiTheme="majorBidi" w:eastAsia="Times New Roman" w:hAnsiTheme="majorBidi" w:cstheme="majorBidi"/>
                  <w:b/>
                  <w:color w:val="000000"/>
                  <w:sz w:val="18"/>
                  <w:szCs w:val="18"/>
                  <w:lang w:val="en-GB" w:eastAsia="en-US"/>
                </w:rPr>
                <w:t>Code</w:t>
              </w:r>
            </w:ins>
            <w:del w:id="17939" w:author="Jane Shaw" w:date="2015-10-30T13:07:00Z">
              <w:r w:rsidRPr="00155602" w:rsidDel="00500708">
                <w:rPr>
                  <w:rFonts w:asciiTheme="majorBidi" w:eastAsia="Times New Roman" w:hAnsiTheme="majorBidi" w:cstheme="majorBidi"/>
                  <w:color w:val="000000"/>
                  <w:sz w:val="18"/>
                  <w:szCs w:val="18"/>
                  <w:lang w:val="en-GB" w:eastAsia="en-US"/>
                </w:rPr>
                <w:delText>data (new format)</w:delText>
              </w:r>
            </w:del>
          </w:p>
          <w:p w14:paraId="7DA9BE69" w14:textId="59549E26" w:rsidR="0077041A" w:rsidRPr="00155602" w:rsidRDefault="0077041A" w:rsidP="00155602">
            <w:pPr>
              <w:keepNext/>
              <w:spacing w:after="0" w:line="240" w:lineRule="auto"/>
              <w:jc w:val="both"/>
              <w:rPr>
                <w:rFonts w:asciiTheme="majorBidi" w:hAnsiTheme="majorBidi" w:cstheme="majorBidi"/>
                <w:bCs/>
                <w:color w:val="000000"/>
                <w:sz w:val="18"/>
                <w:szCs w:val="18"/>
                <w:lang w:val="en-GB" w:eastAsia="en-US"/>
              </w:rPr>
            </w:pPr>
            <w:del w:id="17940" w:author="Jane Shaw" w:date="2015-10-30T13:07:00Z">
              <w:r w:rsidRPr="00155602" w:rsidDel="00500708">
                <w:rPr>
                  <w:rFonts w:asciiTheme="majorBidi" w:eastAsia="Times New Roman" w:hAnsiTheme="majorBidi" w:cstheme="majorBidi"/>
                  <w:color w:val="000000"/>
                  <w:sz w:val="18"/>
                  <w:szCs w:val="18"/>
                  <w:lang w:val="en-GB" w:eastAsia="en-US"/>
                </w:rPr>
                <w:delText>production quantity</w:delText>
              </w:r>
            </w:del>
          </w:p>
        </w:tc>
      </w:tr>
      <w:tr w:rsidR="00B2210D" w:rsidRPr="00155602" w14:paraId="494F4924" w14:textId="77777777" w:rsidTr="008066B5">
        <w:trPr>
          <w:trHeight w:hRule="exact" w:val="556"/>
          <w:jc w:val="center"/>
        </w:trPr>
        <w:tc>
          <w:tcPr>
            <w:tcW w:w="675" w:type="dxa"/>
            <w:vMerge w:val="restart"/>
            <w:noWrap/>
            <w:vAlign w:val="center"/>
            <w:hideMark/>
          </w:tcPr>
          <w:p w14:paraId="74833326"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14:paraId="684E2021"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14:paraId="18337E6A" w14:textId="77777777"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14:paraId="0A85559E" w14:textId="77777777"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14:paraId="38324F36"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14:paraId="7D15A906"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14:paraId="43024649" w14:textId="77777777" w:rsidR="00B2210D" w:rsidRPr="00155602" w:rsidRDefault="005C6648"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B2210D" w:rsidRPr="00155602">
              <w:rPr>
                <w:rFonts w:asciiTheme="majorBidi" w:eastAsia="Times New Roman" w:hAnsiTheme="majorBidi" w:cstheme="majorBidi"/>
                <w:b/>
                <w:bCs/>
                <w:sz w:val="18"/>
                <w:szCs w:val="18"/>
                <w:lang w:val="en-GB" w:eastAsia="en-US"/>
              </w:rPr>
              <w:t>894 tonnes</w:t>
            </w:r>
          </w:p>
        </w:tc>
      </w:tr>
      <w:tr w:rsidR="00B2210D" w:rsidRPr="00155602" w14:paraId="4EDB790A" w14:textId="77777777" w:rsidTr="008066B5">
        <w:trPr>
          <w:trHeight w:hRule="exact" w:val="578"/>
          <w:jc w:val="center"/>
        </w:trPr>
        <w:tc>
          <w:tcPr>
            <w:tcW w:w="675" w:type="dxa"/>
            <w:vMerge/>
            <w:noWrap/>
            <w:vAlign w:val="center"/>
          </w:tcPr>
          <w:p w14:paraId="01B5D621"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14:paraId="37E4609E"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14:paraId="4F5B62D2"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14:paraId="7FEADF76" w14:textId="77777777"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14:paraId="708BB583" w14:textId="77777777"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14:paraId="3ABF6856" w14:textId="77777777"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14:paraId="5C128DEC" w14:textId="77777777"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14:paraId="033C250F" w14:textId="7F5300DA" w:rsidR="005E0E37" w:rsidRDefault="005E0E37" w:rsidP="005E0E37">
      <w:pPr>
        <w:spacing w:after="0"/>
        <w:jc w:val="both"/>
        <w:rPr>
          <w:ins w:id="17941" w:author="Jane Shaw" w:date="2015-10-30T17:05:00Z"/>
          <w:rFonts w:asciiTheme="majorBidi" w:hAnsiTheme="majorBidi" w:cstheme="majorBidi"/>
          <w:sz w:val="20"/>
          <w:szCs w:val="20"/>
          <w:lang w:val="en-GB" w:eastAsia="en-GB"/>
        </w:rPr>
      </w:pPr>
      <w:ins w:id="17942" w:author="Jane Shaw" w:date="2015-10-30T17:05:00Z">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ins>
      <w:ins w:id="17943" w:author="Jane Shaw" w:date="2015-10-30T17:25:00Z">
        <w:r w:rsidR="00E07006">
          <w:rPr>
            <w:rFonts w:asciiTheme="majorBidi" w:hAnsiTheme="majorBidi" w:cstheme="majorBidi"/>
            <w:sz w:val="20"/>
            <w:szCs w:val="20"/>
            <w:lang w:val="en-GB" w:eastAsia="en-GB"/>
          </w:rPr>
          <w:t xml:space="preserve">date </w:t>
        </w:r>
      </w:ins>
      <w:ins w:id="17944" w:author="Jane Shaw" w:date="2015-10-30T17:05:00Z">
        <w:r w:rsidRPr="00316E65">
          <w:rPr>
            <w:rFonts w:asciiTheme="majorBidi" w:hAnsiTheme="majorBidi" w:cstheme="majorBidi"/>
            <w:sz w:val="20"/>
            <w:szCs w:val="20"/>
            <w:lang w:val="en-GB" w:eastAsia="en-GB"/>
          </w:rPr>
          <w:t xml:space="preserve">production in </w:t>
        </w:r>
        <w:r>
          <w:rPr>
            <w:rFonts w:asciiTheme="majorBidi" w:hAnsiTheme="majorBidi" w:cstheme="majorBidi"/>
            <w:sz w:val="20"/>
            <w:szCs w:val="20"/>
            <w:lang w:val="en-GB" w:eastAsia="en-GB"/>
          </w:rPr>
          <w:t>Algeria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ins>
    </w:p>
    <w:p w14:paraId="356662F4" w14:textId="77777777" w:rsidR="005E0E37" w:rsidRPr="00316E65" w:rsidRDefault="005E0E37" w:rsidP="005E0E37">
      <w:pPr>
        <w:spacing w:after="0"/>
        <w:jc w:val="both"/>
        <w:rPr>
          <w:ins w:id="17945" w:author="Jane Shaw" w:date="2015-10-30T17:05:00Z"/>
          <w:rFonts w:asciiTheme="majorBidi" w:hAnsiTheme="majorBidi" w:cstheme="majorBidi"/>
          <w:sz w:val="20"/>
          <w:szCs w:val="20"/>
          <w:lang w:val="en-GB" w:eastAsia="en-GB"/>
        </w:rPr>
      </w:pPr>
      <w:ins w:id="17946" w:author="Jane Shaw" w:date="2015-10-30T17:05:00Z">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ins>
    </w:p>
    <w:p w14:paraId="33EEEE74" w14:textId="77777777" w:rsidR="005E0E37" w:rsidRDefault="005E0E37" w:rsidP="00C500F7">
      <w:pPr>
        <w:jc w:val="both"/>
        <w:rPr>
          <w:ins w:id="17947" w:author="Jane Shaw" w:date="2015-10-30T17:05:00Z"/>
          <w:rFonts w:asciiTheme="majorBidi" w:hAnsiTheme="majorBidi" w:cstheme="majorBidi"/>
          <w:i/>
          <w:lang w:val="en-GB" w:eastAsia="en-GB"/>
        </w:rPr>
      </w:pPr>
    </w:p>
    <w:p w14:paraId="54BF5A76" w14:textId="2942D041" w:rsidR="00EB7AF1" w:rsidRPr="00C500F7" w:rsidDel="005E0E37" w:rsidRDefault="00EB7AF1" w:rsidP="00C500F7">
      <w:pPr>
        <w:keepNext/>
        <w:jc w:val="both"/>
        <w:rPr>
          <w:del w:id="17948" w:author="Jane Shaw" w:date="2015-10-30T17:05:00Z"/>
          <w:rFonts w:asciiTheme="majorBidi" w:hAnsiTheme="majorBidi" w:cstheme="majorBidi"/>
          <w:i/>
          <w:lang w:val="en-GB" w:eastAsia="en-GB"/>
        </w:rPr>
      </w:pPr>
      <w:del w:id="17949" w:author="Jane Shaw" w:date="2015-10-30T17:05:00Z">
        <w:r w:rsidRPr="005C6648" w:rsidDel="005E0E37">
          <w:rPr>
            <w:rFonts w:asciiTheme="majorBidi" w:hAnsiTheme="majorBidi" w:cstheme="majorBidi"/>
            <w:i/>
            <w:lang w:val="en-GB" w:eastAsia="en-GB"/>
          </w:rPr>
          <w:delText>Data refer to the production of dates in Algeria, 2011 (source: FAOSTAT)</w:delText>
        </w:r>
      </w:del>
    </w:p>
    <w:p w14:paraId="4BFE34F0" w14:textId="51638653"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Pr="005E0E37">
        <w:rPr>
          <w:rFonts w:asciiTheme="majorBidi" w:hAnsiTheme="majorBidi" w:cstheme="majorBidi"/>
          <w:i/>
          <w:lang w:val="en-GB" w:eastAsia="en-GB"/>
          <w:rPrChange w:id="17950" w:author="Jane Shaw" w:date="2015-10-30T17:05:00Z">
            <w:rPr>
              <w:rFonts w:asciiTheme="majorBidi" w:hAnsiTheme="majorBidi" w:cstheme="majorBidi"/>
              <w:b/>
              <w:lang w:val="en-GB" w:eastAsia="en-GB"/>
            </w:rPr>
          </w:rPrChange>
        </w:rPr>
        <w:t xml:space="preserve">many-to-many </w:t>
      </w:r>
      <w:r w:rsidRPr="004F311A">
        <w:rPr>
          <w:rFonts w:asciiTheme="majorBidi" w:hAnsiTheme="majorBidi" w:cstheme="majorBidi"/>
          <w:lang w:val="en-GB" w:eastAsia="en-GB"/>
        </w:rPr>
        <w:t xml:space="preserve">cases, which represent </w:t>
      </w:r>
      <w:del w:id="17951" w:author="Jane Shaw" w:date="2015-10-30T17:05:00Z">
        <w:r w:rsidRPr="004F311A" w:rsidDel="005E0E37">
          <w:rPr>
            <w:rFonts w:asciiTheme="majorBidi" w:hAnsiTheme="majorBidi" w:cstheme="majorBidi"/>
            <w:lang w:val="en-GB" w:eastAsia="en-GB"/>
          </w:rPr>
          <w:delText xml:space="preserve">a </w:delText>
        </w:r>
      </w:del>
      <w:ins w:id="17952" w:author="Jane Shaw" w:date="2015-10-30T17:05:00Z">
        <w:r w:rsidR="005E0E37">
          <w:rPr>
            <w:rFonts w:asciiTheme="majorBidi" w:hAnsiTheme="majorBidi" w:cstheme="majorBidi"/>
            <w:lang w:val="en-GB" w:eastAsia="en-GB"/>
          </w:rPr>
          <w:t xml:space="preserve">the </w:t>
        </w:r>
      </w:ins>
      <w:r w:rsidRPr="004F311A">
        <w:rPr>
          <w:rFonts w:asciiTheme="majorBidi" w:hAnsiTheme="majorBidi" w:cstheme="majorBidi"/>
          <w:lang w:val="en-GB" w:eastAsia="en-GB"/>
        </w:rPr>
        <w:t xml:space="preserve">minority of </w:t>
      </w:r>
      <w:del w:id="17953" w:author="Jane Shaw" w:date="2015-10-30T17:05:00Z">
        <w:r w:rsidRPr="004F311A" w:rsidDel="005E0E37">
          <w:rPr>
            <w:rFonts w:asciiTheme="majorBidi" w:hAnsiTheme="majorBidi" w:cstheme="majorBidi"/>
            <w:lang w:val="en-GB" w:eastAsia="en-GB"/>
          </w:rPr>
          <w:delText xml:space="preserve">cases in the </w:delText>
        </w:r>
      </w:del>
      <w:r w:rsidRPr="004F311A">
        <w:rPr>
          <w:rFonts w:asciiTheme="majorBidi" w:hAnsiTheme="majorBidi" w:cstheme="majorBidi"/>
          <w:lang w:val="en-GB" w:eastAsia="en-GB"/>
        </w:rPr>
        <w:t>FCL</w:t>
      </w:r>
      <w:ins w:id="17954" w:author="Jane Shaw" w:date="2015-10-30T17:05:00Z">
        <w:r w:rsidR="005E0E37">
          <w:rPr>
            <w:rFonts w:asciiTheme="majorBidi" w:hAnsiTheme="majorBidi" w:cstheme="majorBidi"/>
            <w:lang w:val="en-GB" w:eastAsia="en-GB"/>
          </w:rPr>
          <w:t>–</w:t>
        </w:r>
      </w:ins>
      <w:del w:id="17955" w:author="Jane Shaw" w:date="2015-10-30T17:05:00Z">
        <w:r w:rsidRPr="004F311A" w:rsidDel="005E0E37">
          <w:rPr>
            <w:rFonts w:asciiTheme="majorBidi" w:hAnsiTheme="majorBidi" w:cstheme="majorBidi"/>
            <w:lang w:val="en-GB" w:eastAsia="en-GB"/>
          </w:rPr>
          <w:delText>-</w:delText>
        </w:r>
      </w:del>
      <w:r w:rsidRPr="004F311A">
        <w:rPr>
          <w:rFonts w:asciiTheme="majorBidi" w:hAnsiTheme="majorBidi" w:cstheme="majorBidi"/>
          <w:lang w:val="en-GB" w:eastAsia="en-GB"/>
        </w:rPr>
        <w:t xml:space="preserve">CPC correlations, </w:t>
      </w:r>
      <w:ins w:id="17956" w:author="Jane Shaw" w:date="2015-10-30T17:05:00Z">
        <w:r w:rsidR="005E0E37">
          <w:rPr>
            <w:rFonts w:asciiTheme="majorBidi" w:hAnsiTheme="majorBidi" w:cstheme="majorBidi"/>
            <w:lang w:val="en-GB" w:eastAsia="en-GB"/>
          </w:rPr>
          <w:t xml:space="preserve">the </w:t>
        </w:r>
      </w:ins>
      <w:r w:rsidRPr="004F311A">
        <w:rPr>
          <w:rFonts w:asciiTheme="majorBidi" w:hAnsiTheme="majorBidi" w:cstheme="majorBidi"/>
          <w:lang w:val="en-GB" w:eastAsia="en-GB"/>
        </w:rPr>
        <w:t xml:space="preserve">CPC is modified and aligned </w:t>
      </w:r>
      <w:del w:id="17957" w:author="Jane Shaw" w:date="2015-10-30T17:05:00Z">
        <w:r w:rsidRPr="004F311A" w:rsidDel="005E0E37">
          <w:rPr>
            <w:rFonts w:asciiTheme="majorBidi" w:hAnsiTheme="majorBidi" w:cstheme="majorBidi"/>
            <w:lang w:val="en-GB" w:eastAsia="en-GB"/>
          </w:rPr>
          <w:delText xml:space="preserve">to </w:delText>
        </w:r>
      </w:del>
      <w:ins w:id="17958" w:author="Jane Shaw" w:date="2015-10-30T17:05:00Z">
        <w:r w:rsidR="005E0E37">
          <w:rPr>
            <w:rFonts w:asciiTheme="majorBidi" w:hAnsiTheme="majorBidi" w:cstheme="majorBidi"/>
            <w:lang w:val="en-GB" w:eastAsia="en-GB"/>
          </w:rPr>
          <w:t xml:space="preserve">with the </w:t>
        </w:r>
      </w:ins>
      <w:r w:rsidRPr="004F311A">
        <w:rPr>
          <w:rFonts w:asciiTheme="majorBidi" w:hAnsiTheme="majorBidi" w:cstheme="majorBidi"/>
          <w:lang w:val="en-GB" w:eastAsia="en-GB"/>
        </w:rPr>
        <w:t>FCL.</w:t>
      </w:r>
    </w:p>
    <w:p w14:paraId="7241AD62" w14:textId="624EB142"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w:t>
      </w:r>
      <w:del w:id="17959" w:author="Jane Shaw" w:date="2015-10-30T17:05:00Z">
        <w:r w:rsidRPr="004F311A" w:rsidDel="005E0E37">
          <w:rPr>
            <w:rFonts w:asciiTheme="majorBidi" w:eastAsia="Times New Roman" w:hAnsiTheme="majorBidi" w:cstheme="majorBidi"/>
            <w:lang w:val="en-GB" w:eastAsia="en-GB"/>
          </w:rPr>
          <w:delText xml:space="preserve">put </w:delText>
        </w:r>
      </w:del>
      <w:ins w:id="17960" w:author="Jane Shaw" w:date="2015-10-30T17:05:00Z">
        <w:r w:rsidR="005E0E37">
          <w:rPr>
            <w:rFonts w:asciiTheme="majorBidi" w:eastAsia="Times New Roman" w:hAnsiTheme="majorBidi" w:cstheme="majorBidi"/>
            <w:lang w:val="en-GB" w:eastAsia="en-GB"/>
          </w:rPr>
          <w:t xml:space="preserve">combines </w:t>
        </w:r>
      </w:ins>
      <w:del w:id="17961" w:author="Jane Shaw" w:date="2015-10-30T17:05: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subtropical fruit</w:t>
      </w:r>
      <w:del w:id="17962" w:author="Jane Shaw" w:date="2015-10-30T17:05: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w:t>
      </w:r>
      <w:del w:id="17963" w:author="Jane Shaw" w:date="2015-10-30T17:05:00Z">
        <w:r w:rsidRPr="004F311A" w:rsidDel="005E0E37">
          <w:rPr>
            <w:rFonts w:asciiTheme="majorBidi" w:eastAsia="Times New Roman" w:hAnsiTheme="majorBidi" w:cstheme="majorBidi"/>
            <w:lang w:val="en-GB" w:eastAsia="en-GB"/>
          </w:rPr>
          <w:delText xml:space="preserve">together </w:delText>
        </w:r>
      </w:del>
      <w:r w:rsidRPr="004F311A">
        <w:rPr>
          <w:rFonts w:asciiTheme="majorBidi" w:eastAsia="Times New Roman" w:hAnsiTheme="majorBidi" w:cstheme="majorBidi"/>
          <w:lang w:val="en-GB" w:eastAsia="en-GB"/>
        </w:rPr>
        <w:t xml:space="preserve">with </w:t>
      </w:r>
      <w:del w:id="17964" w:author="Jane Shaw" w:date="2015-10-30T17:05: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fruit fresh </w:t>
      </w:r>
      <w:del w:id="17965" w:author="Jane Shaw" w:date="2015-10-30T17:06:00Z">
        <w:r w:rsidR="00CB25B1" w:rsidDel="005E0E37">
          <w:rPr>
            <w:rFonts w:asciiTheme="majorBidi" w:eastAsia="Times New Roman" w:hAnsiTheme="majorBidi" w:cstheme="majorBidi"/>
            <w:lang w:val="en-GB" w:eastAsia="en-GB"/>
          </w:rPr>
          <w:delText>n.e.c</w:delText>
        </w:r>
      </w:del>
      <w:ins w:id="17966" w:author="Jane Shaw" w:date="2015-10-30T17:06:00Z">
        <w:r w:rsidR="005E0E37">
          <w:rPr>
            <w:rFonts w:asciiTheme="majorBidi" w:eastAsia="Times New Roman" w:hAnsiTheme="majorBidi" w:cstheme="majorBidi"/>
            <w:lang w:val="en-GB" w:eastAsia="en-GB"/>
          </w:rPr>
          <w:t>NEC,</w:t>
        </w:r>
      </w:ins>
      <w:del w:id="17967" w:author="Jane Shaw" w:date="2015-10-30T17:06:00Z">
        <w:r w:rsidR="00CB25B1" w:rsidDel="005E0E37">
          <w:rPr>
            <w:rFonts w:asciiTheme="majorBidi" w:eastAsia="Times New Roman" w:hAnsiTheme="majorBidi" w:cstheme="majorBidi"/>
            <w:lang w:val="en-GB" w:eastAsia="en-GB"/>
          </w:rPr>
          <w:delText>.</w:delText>
        </w:r>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while in </w:t>
      </w:r>
      <w:ins w:id="17968" w:author="Jane Shaw" w:date="2015-10-30T17:06: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CPC subtropical fruit is classified with </w:t>
      </w:r>
      <w:del w:id="17969" w:author="Jane Shaw" w:date="2015-10-30T17:06: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other tropical and subtropical fruits</w:t>
      </w:r>
      <w:ins w:id="17970" w:author="Jane Shaw" w:date="2015-10-30T17:06:00Z">
        <w:r w:rsidR="005E0E37">
          <w:rPr>
            <w:rFonts w:asciiTheme="majorBidi" w:eastAsia="Times New Roman" w:hAnsiTheme="majorBidi" w:cstheme="majorBidi"/>
            <w:lang w:val="en-GB" w:eastAsia="en-GB"/>
          </w:rPr>
          <w:t xml:space="preserve"> </w:t>
        </w:r>
      </w:ins>
      <w:del w:id="17971" w:author="Jane Shaw" w:date="2015-10-30T17:06:00Z">
        <w:r w:rsidRPr="004F311A" w:rsidDel="005E0E37">
          <w:rPr>
            <w:rFonts w:asciiTheme="majorBidi" w:eastAsia="Times New Roman" w:hAnsiTheme="majorBidi" w:cstheme="majorBidi"/>
            <w:lang w:val="en-GB" w:eastAsia="en-GB"/>
          </w:rPr>
          <w:delText xml:space="preserve">, </w:delText>
        </w:r>
        <w:r w:rsidR="00CB25B1" w:rsidDel="005E0E37">
          <w:rPr>
            <w:rFonts w:asciiTheme="majorBidi" w:eastAsia="Times New Roman" w:hAnsiTheme="majorBidi" w:cstheme="majorBidi"/>
            <w:lang w:val="en-GB" w:eastAsia="en-GB"/>
          </w:rPr>
          <w:delText>n.e.c</w:delText>
        </w:r>
      </w:del>
      <w:ins w:id="17972" w:author="Jane Shaw" w:date="2015-10-30T17:06:00Z">
        <w:r w:rsidR="005E0E37">
          <w:rPr>
            <w:rFonts w:asciiTheme="majorBidi" w:eastAsia="Times New Roman" w:hAnsiTheme="majorBidi" w:cstheme="majorBidi"/>
            <w:lang w:val="en-GB" w:eastAsia="en-GB"/>
          </w:rPr>
          <w:t>NEC</w:t>
        </w:r>
      </w:ins>
      <w:del w:id="17973" w:author="Jane Shaw" w:date="2015-10-30T17:06:00Z">
        <w:r w:rsidR="00CB25B1" w:rsidDel="005E0E37">
          <w:rPr>
            <w:rFonts w:asciiTheme="majorBidi" w:eastAsia="Times New Roman" w:hAnsiTheme="majorBidi" w:cstheme="majorBidi"/>
            <w:lang w:val="en-GB" w:eastAsia="en-GB"/>
          </w:rPr>
          <w:delText>.</w:delText>
        </w:r>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(01319). This </w:t>
      </w:r>
      <w:ins w:id="17974" w:author="Jane Shaw" w:date="2015-10-30T17:06:00Z">
        <w:r w:rsidR="005E0E37">
          <w:rPr>
            <w:rFonts w:asciiTheme="majorBidi" w:eastAsia="Times New Roman" w:hAnsiTheme="majorBidi" w:cstheme="majorBidi"/>
            <w:lang w:val="en-GB" w:eastAsia="en-GB"/>
          </w:rPr>
          <w:t xml:space="preserve">difference </w:t>
        </w:r>
      </w:ins>
      <w:r w:rsidRPr="004F311A">
        <w:rPr>
          <w:rFonts w:asciiTheme="majorBidi" w:eastAsia="Times New Roman" w:hAnsiTheme="majorBidi" w:cstheme="majorBidi"/>
          <w:lang w:val="en-GB" w:eastAsia="en-GB"/>
        </w:rPr>
        <w:t xml:space="preserve">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w:t>
      </w:r>
      <w:del w:id="17975" w:author="Jane Shaw" w:date="2015-11-07T20:32:00Z">
        <w:r w:rsidRPr="004F311A" w:rsidDel="001860EF">
          <w:rPr>
            <w:rFonts w:asciiTheme="majorBidi" w:eastAsia="Times New Roman" w:hAnsiTheme="majorBidi" w:cstheme="majorBidi"/>
            <w:lang w:val="en-GB" w:eastAsia="en-GB"/>
          </w:rPr>
          <w:delText>ratios</w:delText>
        </w:r>
      </w:del>
      <w:ins w:id="17976" w:author="Jane Shaw" w:date="2015-11-07T20:32:00Z">
        <w:r w:rsidR="001860EF">
          <w:rPr>
            <w:rFonts w:asciiTheme="majorBidi" w:eastAsia="Times New Roman" w:hAnsiTheme="majorBidi" w:cstheme="majorBidi"/>
            <w:lang w:val="en-GB" w:eastAsia="en-GB"/>
          </w:rPr>
          <w:t>shares</w:t>
        </w:r>
      </w:ins>
      <w:r w:rsidRPr="004F311A">
        <w:rPr>
          <w:rFonts w:asciiTheme="majorBidi" w:eastAsia="Times New Roman" w:hAnsiTheme="majorBidi" w:cstheme="majorBidi"/>
          <w:lang w:val="en-GB" w:eastAsia="en-GB"/>
        </w:rPr>
        <w:t xml:space="preserve">,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w:t>
      </w:r>
      <w:ins w:id="17977" w:author="Jane Shaw" w:date="2015-10-30T17:06:00Z">
        <w:r w:rsidR="005E0E37">
          <w:rPr>
            <w:rFonts w:asciiTheme="majorBidi" w:eastAsia="Times New Roman" w:hAnsiTheme="majorBidi" w:cstheme="majorBidi"/>
            <w:lang w:val="en-GB" w:eastAsia="en-GB"/>
          </w:rPr>
          <w:t xml:space="preserve">the </w:t>
        </w:r>
      </w:ins>
      <w:r w:rsidRPr="004F311A">
        <w:rPr>
          <w:rFonts w:asciiTheme="majorBidi" w:eastAsia="Times New Roman" w:hAnsiTheme="majorBidi" w:cstheme="majorBidi"/>
          <w:lang w:val="en-GB" w:eastAsia="en-GB"/>
        </w:rPr>
        <w:t xml:space="preserve">CPC is adapted and aligned </w:t>
      </w:r>
      <w:del w:id="17978" w:author="Jane Shaw" w:date="2015-10-30T17:06:00Z">
        <w:r w:rsidRPr="004F311A" w:rsidDel="005E0E37">
          <w:rPr>
            <w:rFonts w:asciiTheme="majorBidi" w:eastAsia="Times New Roman" w:hAnsiTheme="majorBidi" w:cstheme="majorBidi"/>
            <w:lang w:val="en-GB" w:eastAsia="en-GB"/>
          </w:rPr>
          <w:delText xml:space="preserve">to </w:delText>
        </w:r>
      </w:del>
      <w:ins w:id="17979" w:author="Jane Shaw" w:date="2015-10-30T17:06:00Z">
        <w:r w:rsidR="005E0E37">
          <w:rPr>
            <w:rFonts w:asciiTheme="majorBidi" w:eastAsia="Times New Roman" w:hAnsiTheme="majorBidi" w:cstheme="majorBidi"/>
            <w:lang w:val="en-GB" w:eastAsia="en-GB"/>
          </w:rPr>
          <w:t xml:space="preserve">with the </w:t>
        </w:r>
      </w:ins>
      <w:r w:rsidRPr="004F311A">
        <w:rPr>
          <w:rFonts w:asciiTheme="majorBidi" w:eastAsia="Times New Roman" w:hAnsiTheme="majorBidi" w:cstheme="majorBidi"/>
          <w:lang w:val="en-GB" w:eastAsia="en-GB"/>
        </w:rPr>
        <w:t>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xml:space="preserve">): the </w:t>
      </w:r>
      <w:del w:id="17980" w:author="Jane Shaw" w:date="2015-10-30T17:06:00Z">
        <w:r w:rsidRPr="004F311A" w:rsidDel="005E0E37">
          <w:rPr>
            <w:rFonts w:asciiTheme="majorBidi" w:eastAsia="Times New Roman" w:hAnsiTheme="majorBidi" w:cstheme="majorBidi"/>
            <w:lang w:val="en-GB" w:eastAsia="en-GB"/>
          </w:rPr>
          <w:delText xml:space="preserve">component </w:delText>
        </w:r>
      </w:del>
      <w:del w:id="17981" w:author="Jane Shaw" w:date="2015-10-30T17:07: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subtropical fruit</w:t>
      </w:r>
      <w:ins w:id="17982" w:author="Jane Shaw" w:date="2015-10-30T17:07:00Z">
        <w:r w:rsidR="005E0E37">
          <w:rPr>
            <w:rFonts w:asciiTheme="majorBidi" w:eastAsia="Times New Roman" w:hAnsiTheme="majorBidi" w:cstheme="majorBidi"/>
            <w:lang w:val="en-GB" w:eastAsia="en-GB"/>
          </w:rPr>
          <w:t xml:space="preserve"> </w:t>
        </w:r>
        <w:r w:rsidR="005E0E37" w:rsidRPr="004F311A">
          <w:rPr>
            <w:rFonts w:asciiTheme="majorBidi" w:eastAsia="Times New Roman" w:hAnsiTheme="majorBidi" w:cstheme="majorBidi"/>
            <w:lang w:val="en-GB" w:eastAsia="en-GB"/>
          </w:rPr>
          <w:t>component</w:t>
        </w:r>
      </w:ins>
      <w:del w:id="17983" w:author="Jane Shaw" w:date="2015-10-30T17:07: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 </w:t>
      </w:r>
      <w:del w:id="17984" w:author="Jane Shaw" w:date="2015-10-30T17:07:00Z">
        <w:r w:rsidRPr="004F311A" w:rsidDel="005E0E37">
          <w:rPr>
            <w:rFonts w:asciiTheme="majorBidi" w:eastAsia="Times New Roman" w:hAnsiTheme="majorBidi" w:cstheme="majorBidi"/>
            <w:lang w:val="en-GB" w:eastAsia="en-GB"/>
          </w:rPr>
          <w:delText xml:space="preserve">in </w:delText>
        </w:r>
      </w:del>
      <w:ins w:id="17985" w:author="Jane Shaw" w:date="2015-10-30T17:07:00Z">
        <w:r w:rsidR="005E0E37">
          <w:rPr>
            <w:rFonts w:asciiTheme="majorBidi" w:eastAsia="Times New Roman" w:hAnsiTheme="majorBidi" w:cstheme="majorBidi"/>
            <w:lang w:val="en-GB" w:eastAsia="en-GB"/>
          </w:rPr>
          <w:t xml:space="preserve">of the </w:t>
        </w:r>
      </w:ins>
      <w:r w:rsidRPr="004F311A">
        <w:rPr>
          <w:rFonts w:asciiTheme="majorBidi" w:eastAsia="Times New Roman" w:hAnsiTheme="majorBidi" w:cstheme="majorBidi"/>
          <w:lang w:val="en-GB" w:eastAsia="en-GB"/>
        </w:rPr>
        <w:t xml:space="preserve">CPC is moved </w:t>
      </w:r>
      <w:del w:id="17986" w:author="Jane Shaw" w:date="2015-10-30T17:07:00Z">
        <w:r w:rsidRPr="004F311A" w:rsidDel="005E0E37">
          <w:rPr>
            <w:rFonts w:asciiTheme="majorBidi" w:eastAsia="Times New Roman" w:hAnsiTheme="majorBidi" w:cstheme="majorBidi"/>
            <w:lang w:val="en-GB" w:eastAsia="en-GB"/>
          </w:rPr>
          <w:delText xml:space="preserve">under </w:delText>
        </w:r>
      </w:del>
      <w:ins w:id="17987" w:author="Jane Shaw" w:date="2015-10-30T17:07:00Z">
        <w:r w:rsidR="005E0E37">
          <w:rPr>
            <w:rFonts w:asciiTheme="majorBidi" w:eastAsia="Times New Roman" w:hAnsiTheme="majorBidi" w:cstheme="majorBidi"/>
            <w:lang w:val="en-GB" w:eastAsia="en-GB"/>
          </w:rPr>
          <w:t xml:space="preserve">to </w:t>
        </w:r>
      </w:ins>
      <w:del w:id="17988" w:author="Jane Shaw" w:date="2015-10-30T17:07:00Z">
        <w:r w:rsidRPr="004F311A" w:rsidDel="005E0E37">
          <w:rPr>
            <w:rFonts w:asciiTheme="majorBidi" w:eastAsia="Times New Roman" w:hAnsiTheme="majorBidi" w:cstheme="majorBidi"/>
            <w:lang w:val="en-GB" w:eastAsia="en-GB"/>
          </w:rPr>
          <w:delText>“</w:delText>
        </w:r>
      </w:del>
      <w:r w:rsidRPr="004F311A">
        <w:rPr>
          <w:rFonts w:asciiTheme="majorBidi" w:eastAsia="Times New Roman" w:hAnsiTheme="majorBidi" w:cstheme="majorBidi"/>
          <w:lang w:val="en-GB" w:eastAsia="en-GB"/>
        </w:rPr>
        <w:t xml:space="preserve">other fruits </w:t>
      </w:r>
      <w:del w:id="17989" w:author="Jane Shaw" w:date="2015-10-30T17:07:00Z">
        <w:r w:rsidRPr="004F311A" w:rsidDel="005E0E37">
          <w:rPr>
            <w:rFonts w:asciiTheme="majorBidi" w:eastAsia="Times New Roman" w:hAnsiTheme="majorBidi" w:cstheme="majorBidi"/>
            <w:lang w:val="en-GB" w:eastAsia="en-GB"/>
          </w:rPr>
          <w:delText>n.e.c.”</w:delText>
        </w:r>
      </w:del>
      <w:ins w:id="17990" w:author="Jane Shaw" w:date="2015-10-30T17:07:00Z">
        <w:r w:rsidR="005E0E37">
          <w:rPr>
            <w:rFonts w:asciiTheme="majorBidi" w:eastAsia="Times New Roman" w:hAnsiTheme="majorBidi" w:cstheme="majorBidi"/>
            <w:lang w:val="en-GB" w:eastAsia="en-GB"/>
          </w:rPr>
          <w:t>NE</w:t>
        </w:r>
        <w:r w:rsidR="001860EF">
          <w:rPr>
            <w:rFonts w:asciiTheme="majorBidi" w:eastAsia="Times New Roman" w:hAnsiTheme="majorBidi" w:cstheme="majorBidi"/>
            <w:lang w:val="en-GB" w:eastAsia="en-GB"/>
          </w:rPr>
          <w:t>C</w:t>
        </w:r>
      </w:ins>
      <w:r w:rsidRPr="004F311A">
        <w:rPr>
          <w:rFonts w:asciiTheme="majorBidi" w:eastAsia="Times New Roman" w:hAnsiTheme="majorBidi" w:cstheme="majorBidi"/>
          <w:lang w:val="en-GB" w:eastAsia="en-GB"/>
        </w:rPr>
        <w:t xml:space="preserve"> as in FAOSTAT (01359.90). Definitions in the metadata are adjusted accordingly.</w:t>
      </w:r>
    </w:p>
    <w:p w14:paraId="5CA56C68" w14:textId="7F91D80D" w:rsidR="00EB7AF1" w:rsidRPr="005E0E37" w:rsidRDefault="00EB7AF1" w:rsidP="00C500F7">
      <w:pPr>
        <w:jc w:val="both"/>
        <w:rPr>
          <w:rFonts w:asciiTheme="majorBidi" w:hAnsiTheme="majorBidi" w:cstheme="majorBidi"/>
          <w:i/>
          <w:lang w:val="en-GB" w:eastAsia="en-GB"/>
          <w:rPrChange w:id="17991" w:author="Jane Shaw" w:date="2015-10-30T17:07:00Z">
            <w:rPr>
              <w:rFonts w:asciiTheme="majorBidi" w:hAnsiTheme="majorBidi" w:cstheme="majorBidi"/>
              <w:lang w:val="en-GB" w:eastAsia="en-GB"/>
            </w:rPr>
          </w:rPrChange>
        </w:rPr>
      </w:pPr>
      <w:r w:rsidRPr="005E0E37">
        <w:rPr>
          <w:rFonts w:asciiTheme="majorBidi" w:hAnsiTheme="majorBidi" w:cstheme="majorBidi"/>
          <w:i/>
          <w:lang w:val="en-GB" w:eastAsia="en-GB"/>
          <w:rPrChange w:id="17992" w:author="Jane Shaw" w:date="2015-10-30T17:07:00Z">
            <w:rPr>
              <w:rFonts w:asciiTheme="majorBidi" w:hAnsiTheme="majorBidi" w:cstheme="majorBidi"/>
              <w:lang w:val="en-GB" w:eastAsia="en-GB"/>
            </w:rPr>
          </w:rPrChange>
        </w:rPr>
        <w:t>Example 5:</w:t>
      </w:r>
      <w:r w:rsidRPr="005E0E37">
        <w:rPr>
          <w:rFonts w:asciiTheme="majorBidi" w:hAnsiTheme="majorBidi" w:cstheme="majorBidi"/>
          <w:i/>
          <w:sz w:val="20"/>
          <w:szCs w:val="20"/>
          <w:lang w:val="en-GB" w:eastAsia="en-GB"/>
          <w:rPrChange w:id="17993" w:author="Jane Shaw" w:date="2015-10-30T17:07:00Z">
            <w:rPr>
              <w:rFonts w:asciiTheme="majorBidi" w:hAnsiTheme="majorBidi" w:cstheme="majorBidi"/>
              <w:sz w:val="20"/>
              <w:szCs w:val="20"/>
              <w:lang w:val="en-GB" w:eastAsia="en-GB"/>
            </w:rPr>
          </w:rPrChange>
        </w:rPr>
        <w:t xml:space="preserve"> </w:t>
      </w:r>
      <w:r w:rsidR="005E0E37" w:rsidRPr="00E07006">
        <w:rPr>
          <w:rFonts w:asciiTheme="majorBidi" w:hAnsiTheme="majorBidi" w:cstheme="majorBidi"/>
          <w:i/>
          <w:lang w:val="en-GB" w:eastAsia="en-GB"/>
        </w:rPr>
        <w:t>Many</w:t>
      </w:r>
      <w:r w:rsidRPr="005E0E37">
        <w:rPr>
          <w:rFonts w:asciiTheme="majorBidi" w:hAnsiTheme="majorBidi" w:cstheme="majorBidi"/>
          <w:i/>
          <w:lang w:val="en-GB" w:eastAsia="en-GB"/>
          <w:rPrChange w:id="17994" w:author="Jane Shaw" w:date="2015-10-30T17:07:00Z">
            <w:rPr>
              <w:rFonts w:asciiTheme="majorBidi" w:hAnsiTheme="majorBidi" w:cstheme="majorBidi"/>
              <w:lang w:val="en-GB" w:eastAsia="en-GB"/>
            </w:rPr>
          </w:rPrChange>
        </w:rPr>
        <w:t xml:space="preserve">-to-many correlations between </w:t>
      </w:r>
      <w:ins w:id="17995" w:author="Jane Shaw" w:date="2015-10-30T17:07:00Z">
        <w:r w:rsidR="005E0E37">
          <w:rPr>
            <w:rFonts w:asciiTheme="majorBidi" w:hAnsiTheme="majorBidi" w:cstheme="majorBidi"/>
            <w:i/>
            <w:lang w:val="en-GB" w:eastAsia="en-GB"/>
          </w:rPr>
          <w:t xml:space="preserve">the </w:t>
        </w:r>
      </w:ins>
      <w:r w:rsidRPr="005E0E37">
        <w:rPr>
          <w:rFonts w:asciiTheme="majorBidi" w:hAnsiTheme="majorBidi" w:cstheme="majorBidi"/>
          <w:i/>
          <w:lang w:val="en-GB" w:eastAsia="en-GB"/>
          <w:rPrChange w:id="17996" w:author="Jane Shaw" w:date="2015-10-30T17:07:00Z">
            <w:rPr>
              <w:rFonts w:asciiTheme="majorBidi" w:hAnsiTheme="majorBidi" w:cstheme="majorBidi"/>
              <w:lang w:val="en-GB" w:eastAsia="en-GB"/>
            </w:rPr>
          </w:rPrChange>
        </w:rPr>
        <w:t xml:space="preserve">FCL and </w:t>
      </w:r>
      <w:ins w:id="17997" w:author="Jane Shaw" w:date="2015-10-30T17:07:00Z">
        <w:r w:rsidR="005E0E37">
          <w:rPr>
            <w:rFonts w:asciiTheme="majorBidi" w:hAnsiTheme="majorBidi" w:cstheme="majorBidi"/>
            <w:i/>
            <w:lang w:val="en-GB" w:eastAsia="en-GB"/>
          </w:rPr>
          <w:t xml:space="preserve">the </w:t>
        </w:r>
      </w:ins>
      <w:r w:rsidRPr="005E0E37">
        <w:rPr>
          <w:rFonts w:asciiTheme="majorBidi" w:hAnsiTheme="majorBidi" w:cstheme="majorBidi"/>
          <w:i/>
          <w:lang w:val="en-GB" w:eastAsia="en-GB"/>
          <w:rPrChange w:id="17998" w:author="Jane Shaw" w:date="2015-10-30T17:07:00Z">
            <w:rPr>
              <w:rFonts w:asciiTheme="majorBidi" w:hAnsiTheme="majorBidi" w:cstheme="majorBidi"/>
              <w:lang w:val="en-GB" w:eastAsia="en-GB"/>
            </w:rPr>
          </w:rPrChange>
        </w:rPr>
        <w:t xml:space="preserve">CPC </w:t>
      </w:r>
      <w:del w:id="17999" w:author="Jane Shaw" w:date="2015-10-30T17:07:00Z">
        <w:r w:rsidRPr="005E0E37" w:rsidDel="005E0E37">
          <w:rPr>
            <w:rFonts w:asciiTheme="majorBidi" w:hAnsiTheme="majorBidi" w:cstheme="majorBidi"/>
            <w:i/>
            <w:lang w:val="en-GB" w:eastAsia="en-GB"/>
            <w:rPrChange w:id="18000" w:author="Jane Shaw" w:date="2015-10-30T17:07:00Z">
              <w:rPr>
                <w:rFonts w:asciiTheme="majorBidi" w:hAnsiTheme="majorBidi" w:cstheme="majorBidi"/>
                <w:lang w:val="en-GB" w:eastAsia="en-GB"/>
              </w:rPr>
            </w:rPrChange>
          </w:rPr>
          <w:delText xml:space="preserve">concerning </w:delText>
        </w:r>
      </w:del>
      <w:ins w:id="18001" w:author="Jane Shaw" w:date="2015-10-30T17:07:00Z">
        <w:r w:rsidR="005E0E37">
          <w:rPr>
            <w:rFonts w:asciiTheme="majorBidi" w:hAnsiTheme="majorBidi" w:cstheme="majorBidi"/>
            <w:i/>
            <w:lang w:val="en-GB" w:eastAsia="en-GB"/>
          </w:rPr>
          <w:t xml:space="preserve">for </w:t>
        </w:r>
      </w:ins>
      <w:r w:rsidRPr="005E0E37">
        <w:rPr>
          <w:rFonts w:asciiTheme="majorBidi" w:hAnsiTheme="majorBidi" w:cstheme="majorBidi"/>
          <w:i/>
          <w:lang w:val="en-GB" w:eastAsia="en-GB"/>
          <w:rPrChange w:id="18002" w:author="Jane Shaw" w:date="2015-10-30T17:07:00Z">
            <w:rPr>
              <w:rFonts w:asciiTheme="majorBidi" w:hAnsiTheme="majorBidi" w:cstheme="majorBidi"/>
              <w:lang w:val="en-GB" w:eastAsia="en-GB"/>
            </w:rPr>
          </w:rPrChange>
        </w:rPr>
        <w:t xml:space="preserve">tropical, subtropical and other fruit </w:t>
      </w:r>
      <w:del w:id="18003" w:author="Jane Shaw" w:date="2015-10-30T17:07:00Z">
        <w:r w:rsidRPr="005E0E37" w:rsidDel="005E0E37">
          <w:rPr>
            <w:rFonts w:asciiTheme="majorBidi" w:hAnsiTheme="majorBidi" w:cstheme="majorBidi"/>
            <w:i/>
            <w:lang w:val="en-GB" w:eastAsia="en-GB"/>
            <w:rPrChange w:id="18004" w:author="Jane Shaw" w:date="2015-10-30T17:07:00Z">
              <w:rPr>
                <w:rFonts w:asciiTheme="majorBidi" w:hAnsiTheme="majorBidi" w:cstheme="majorBidi"/>
                <w:lang w:val="en-GB" w:eastAsia="en-GB"/>
              </w:rPr>
            </w:rPrChange>
          </w:rPr>
          <w:delText>n.e.c.</w:delText>
        </w:r>
      </w:del>
      <w:ins w:id="18005" w:author="Jane Shaw" w:date="2015-10-30T17:07:00Z">
        <w:r w:rsidR="005E0E37">
          <w:rPr>
            <w:rFonts w:asciiTheme="majorBidi" w:hAnsiTheme="majorBidi" w:cstheme="majorBidi"/>
            <w:i/>
            <w:lang w:val="en-GB" w:eastAsia="en-GB"/>
          </w:rPr>
          <w:t>NEC</w:t>
        </w:r>
      </w:ins>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649"/>
        <w:gridCol w:w="3813"/>
        <w:gridCol w:w="945"/>
        <w:gridCol w:w="3835"/>
        <w:tblGridChange w:id="18006">
          <w:tblGrid>
            <w:gridCol w:w="649"/>
            <w:gridCol w:w="3813"/>
            <w:gridCol w:w="945"/>
            <w:gridCol w:w="3835"/>
          </w:tblGrid>
        </w:tblGridChange>
      </w:tblGrid>
      <w:tr w:rsidR="0092387E" w:rsidRPr="008066B5" w14:paraId="00191AC8" w14:textId="77777777"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14:paraId="513CA986" w14:textId="77777777" w:rsidR="0092387E" w:rsidRPr="005E0E37" w:rsidRDefault="0092387E" w:rsidP="0092387E">
            <w:pPr>
              <w:jc w:val="both"/>
              <w:rPr>
                <w:rFonts w:asciiTheme="majorBidi" w:hAnsiTheme="majorBidi" w:cstheme="majorBidi"/>
                <w:b/>
                <w:iCs/>
                <w:sz w:val="20"/>
                <w:szCs w:val="20"/>
                <w:lang w:val="en-GB" w:eastAsia="en-GB"/>
                <w:rPrChange w:id="18007" w:author="Jane Shaw" w:date="2015-10-30T17:07:00Z">
                  <w:rPr>
                    <w:rFonts w:asciiTheme="majorBidi" w:hAnsiTheme="majorBidi" w:cstheme="majorBidi"/>
                    <w:iCs/>
                    <w:sz w:val="20"/>
                    <w:szCs w:val="20"/>
                    <w:lang w:val="en-GB" w:eastAsia="en-GB"/>
                  </w:rPr>
                </w:rPrChange>
              </w:rPr>
            </w:pPr>
            <w:r w:rsidRPr="005E0E37">
              <w:rPr>
                <w:rFonts w:asciiTheme="majorBidi" w:hAnsiTheme="majorBidi" w:cstheme="majorBidi"/>
                <w:b/>
                <w:iCs/>
                <w:sz w:val="20"/>
                <w:szCs w:val="20"/>
                <w:lang w:val="en-GB" w:eastAsia="en-GB"/>
                <w:rPrChange w:id="18008" w:author="Jane Shaw" w:date="2015-10-30T17:07:00Z">
                  <w:rPr>
                    <w:rFonts w:asciiTheme="majorBidi" w:hAnsiTheme="majorBidi" w:cstheme="majorBidi"/>
                    <w:iCs/>
                    <w:sz w:val="20"/>
                    <w:szCs w:val="20"/>
                    <w:lang w:val="en-GB" w:eastAsia="en-GB"/>
                  </w:rPr>
                </w:rPrChange>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14:paraId="1F40480F" w14:textId="67091D61" w:rsidR="0092387E" w:rsidRPr="005E0E37" w:rsidRDefault="0092387E" w:rsidP="0092387E">
            <w:pPr>
              <w:jc w:val="both"/>
              <w:rPr>
                <w:rFonts w:asciiTheme="majorBidi" w:hAnsiTheme="majorBidi" w:cstheme="majorBidi"/>
                <w:b/>
                <w:iCs/>
                <w:sz w:val="20"/>
                <w:szCs w:val="20"/>
                <w:lang w:val="en-GB" w:eastAsia="en-GB"/>
                <w:rPrChange w:id="18009" w:author="Jane Shaw" w:date="2015-10-30T17:07:00Z">
                  <w:rPr>
                    <w:rFonts w:asciiTheme="majorBidi" w:hAnsiTheme="majorBidi" w:cstheme="majorBidi"/>
                    <w:iCs/>
                    <w:sz w:val="20"/>
                    <w:szCs w:val="20"/>
                    <w:lang w:val="en-GB" w:eastAsia="en-GB"/>
                  </w:rPr>
                </w:rPrChange>
              </w:rPr>
            </w:pPr>
            <w:r w:rsidRPr="005E0E37">
              <w:rPr>
                <w:rFonts w:asciiTheme="majorBidi" w:hAnsiTheme="majorBidi" w:cstheme="majorBidi"/>
                <w:b/>
                <w:iCs/>
                <w:sz w:val="20"/>
                <w:szCs w:val="20"/>
                <w:lang w:val="en-GB" w:eastAsia="en-GB"/>
                <w:rPrChange w:id="18010" w:author="Jane Shaw" w:date="2015-10-30T17:07:00Z">
                  <w:rPr>
                    <w:rFonts w:asciiTheme="majorBidi" w:hAnsiTheme="majorBidi" w:cstheme="majorBidi"/>
                    <w:iCs/>
                    <w:sz w:val="20"/>
                    <w:szCs w:val="20"/>
                    <w:lang w:val="en-GB" w:eastAsia="en-GB"/>
                  </w:rPr>
                </w:rPrChange>
              </w:rPr>
              <w:t xml:space="preserve">CPC </w:t>
            </w:r>
            <w:r w:rsidR="005E0E37" w:rsidRPr="00E07006">
              <w:rPr>
                <w:rFonts w:asciiTheme="majorBidi" w:hAnsiTheme="majorBidi" w:cstheme="majorBidi"/>
                <w:b/>
                <w:iCs/>
                <w:sz w:val="20"/>
                <w:szCs w:val="20"/>
                <w:lang w:val="en-GB" w:eastAsia="en-GB"/>
              </w:rPr>
              <w:t>Ver</w:t>
            </w:r>
            <w:r w:rsidRPr="005E0E37">
              <w:rPr>
                <w:rFonts w:asciiTheme="majorBidi" w:hAnsiTheme="majorBidi" w:cstheme="majorBidi"/>
                <w:b/>
                <w:iCs/>
                <w:sz w:val="20"/>
                <w:szCs w:val="20"/>
                <w:lang w:val="en-GB" w:eastAsia="en-GB"/>
                <w:rPrChange w:id="18011" w:author="Jane Shaw" w:date="2015-10-30T17:07:00Z">
                  <w:rPr>
                    <w:rFonts w:asciiTheme="majorBidi" w:hAnsiTheme="majorBidi" w:cstheme="majorBidi"/>
                    <w:iCs/>
                    <w:sz w:val="20"/>
                    <w:szCs w:val="20"/>
                    <w:lang w:val="en-GB" w:eastAsia="en-GB"/>
                  </w:rPr>
                </w:rPrChange>
              </w:rPr>
              <w:t>.</w:t>
            </w:r>
            <w:ins w:id="18012" w:author="Jane Shaw" w:date="2015-10-30T17:07:00Z">
              <w:r w:rsidR="005E0E37">
                <w:rPr>
                  <w:rFonts w:asciiTheme="majorBidi" w:hAnsiTheme="majorBidi" w:cstheme="majorBidi"/>
                  <w:b/>
                  <w:iCs/>
                  <w:sz w:val="20"/>
                  <w:szCs w:val="20"/>
                  <w:lang w:val="en-GB" w:eastAsia="en-GB"/>
                </w:rPr>
                <w:t xml:space="preserve"> </w:t>
              </w:r>
            </w:ins>
            <w:r w:rsidRPr="005E0E37">
              <w:rPr>
                <w:rFonts w:asciiTheme="majorBidi" w:hAnsiTheme="majorBidi" w:cstheme="majorBidi"/>
                <w:b/>
                <w:iCs/>
                <w:sz w:val="20"/>
                <w:szCs w:val="20"/>
                <w:lang w:val="en-GB" w:eastAsia="en-GB"/>
                <w:rPrChange w:id="18013" w:author="Jane Shaw" w:date="2015-10-30T17:07:00Z">
                  <w:rPr>
                    <w:rFonts w:asciiTheme="majorBidi" w:hAnsiTheme="majorBidi" w:cstheme="majorBidi"/>
                    <w:iCs/>
                    <w:sz w:val="20"/>
                    <w:szCs w:val="20"/>
                    <w:lang w:val="en-GB" w:eastAsia="en-GB"/>
                  </w:rPr>
                </w:rPrChange>
              </w:rPr>
              <w:t>2.1 expanded</w:t>
            </w:r>
          </w:p>
        </w:tc>
      </w:tr>
      <w:tr w:rsidR="0092387E" w:rsidRPr="008066B5" w14:paraId="33B8B0B4" w14:textId="77777777" w:rsidTr="00155602">
        <w:trPr>
          <w:trHeight w:hRule="exact" w:val="339"/>
          <w:jc w:val="center"/>
        </w:trPr>
        <w:tc>
          <w:tcPr>
            <w:tcW w:w="578" w:type="pct"/>
            <w:shd w:val="clear" w:color="auto" w:fill="auto"/>
            <w:noWrap/>
            <w:vAlign w:val="center"/>
            <w:hideMark/>
          </w:tcPr>
          <w:p w14:paraId="5E250807" w14:textId="49034467" w:rsidR="0092387E" w:rsidRPr="005E0E37" w:rsidRDefault="005E0E37" w:rsidP="0092387E">
            <w:pPr>
              <w:jc w:val="both"/>
              <w:rPr>
                <w:rFonts w:asciiTheme="majorBidi" w:hAnsiTheme="majorBidi" w:cstheme="majorBidi"/>
                <w:b/>
                <w:bCs/>
                <w:sz w:val="20"/>
                <w:szCs w:val="20"/>
                <w:lang w:val="en-GB" w:eastAsia="en-GB"/>
                <w:rPrChange w:id="18014" w:author="Jane Shaw" w:date="2015-10-30T17:07:00Z">
                  <w:rPr>
                    <w:rFonts w:asciiTheme="majorBidi" w:hAnsiTheme="majorBidi" w:cstheme="majorBidi"/>
                    <w:bCs/>
                    <w:sz w:val="20"/>
                    <w:szCs w:val="20"/>
                    <w:lang w:val="en-GB" w:eastAsia="en-GB"/>
                  </w:rPr>
                </w:rPrChange>
              </w:rPr>
            </w:pPr>
            <w:r w:rsidRPr="00E07006">
              <w:rPr>
                <w:rFonts w:asciiTheme="majorBidi" w:hAnsiTheme="majorBidi" w:cstheme="majorBidi"/>
                <w:b/>
                <w:bCs/>
                <w:sz w:val="20"/>
                <w:szCs w:val="20"/>
                <w:lang w:val="en-GB" w:eastAsia="en-GB"/>
              </w:rPr>
              <w:t>Code</w:t>
            </w:r>
          </w:p>
        </w:tc>
        <w:tc>
          <w:tcPr>
            <w:tcW w:w="1773" w:type="pct"/>
            <w:shd w:val="clear" w:color="auto" w:fill="auto"/>
            <w:noWrap/>
            <w:vAlign w:val="center"/>
            <w:hideMark/>
          </w:tcPr>
          <w:p w14:paraId="4DB1D62D" w14:textId="1F622560" w:rsidR="0092387E" w:rsidRPr="005E0E37" w:rsidRDefault="005E0E37" w:rsidP="0092387E">
            <w:pPr>
              <w:jc w:val="both"/>
              <w:rPr>
                <w:rFonts w:asciiTheme="majorBidi" w:hAnsiTheme="majorBidi" w:cstheme="majorBidi"/>
                <w:b/>
                <w:bCs/>
                <w:sz w:val="20"/>
                <w:szCs w:val="20"/>
                <w:lang w:val="en-GB" w:eastAsia="en-GB"/>
                <w:rPrChange w:id="18015" w:author="Jane Shaw" w:date="2015-10-30T17:07:00Z">
                  <w:rPr>
                    <w:rFonts w:asciiTheme="majorBidi" w:hAnsiTheme="majorBidi" w:cstheme="majorBidi"/>
                    <w:bCs/>
                    <w:sz w:val="20"/>
                    <w:szCs w:val="20"/>
                    <w:lang w:val="en-GB" w:eastAsia="en-GB"/>
                  </w:rPr>
                </w:rPrChange>
              </w:rPr>
            </w:pPr>
            <w:r w:rsidRPr="00E07006">
              <w:rPr>
                <w:rFonts w:asciiTheme="majorBidi" w:hAnsiTheme="majorBidi" w:cstheme="majorBidi"/>
                <w:b/>
                <w:sz w:val="20"/>
                <w:szCs w:val="20"/>
                <w:lang w:val="en-GB" w:eastAsia="en-GB"/>
              </w:rPr>
              <w:t>Descriptor</w:t>
            </w:r>
          </w:p>
        </w:tc>
        <w:tc>
          <w:tcPr>
            <w:tcW w:w="585" w:type="pct"/>
            <w:shd w:val="clear" w:color="auto" w:fill="auto"/>
            <w:noWrap/>
            <w:vAlign w:val="center"/>
            <w:hideMark/>
          </w:tcPr>
          <w:p w14:paraId="3A725776" w14:textId="30E27359" w:rsidR="0092387E" w:rsidRPr="005E0E37" w:rsidRDefault="005E0E37" w:rsidP="0092387E">
            <w:pPr>
              <w:jc w:val="both"/>
              <w:rPr>
                <w:rFonts w:asciiTheme="majorBidi" w:hAnsiTheme="majorBidi" w:cstheme="majorBidi"/>
                <w:b/>
                <w:bCs/>
                <w:sz w:val="20"/>
                <w:szCs w:val="20"/>
                <w:lang w:val="en-GB" w:eastAsia="en-GB"/>
                <w:rPrChange w:id="18016" w:author="Jane Shaw" w:date="2015-10-30T17:07:00Z">
                  <w:rPr>
                    <w:rFonts w:asciiTheme="majorBidi" w:hAnsiTheme="majorBidi" w:cstheme="majorBidi"/>
                    <w:bCs/>
                    <w:sz w:val="20"/>
                    <w:szCs w:val="20"/>
                    <w:lang w:val="en-GB" w:eastAsia="en-GB"/>
                  </w:rPr>
                </w:rPrChange>
              </w:rPr>
            </w:pPr>
            <w:r w:rsidRPr="00E07006">
              <w:rPr>
                <w:rFonts w:asciiTheme="majorBidi" w:hAnsiTheme="majorBidi" w:cstheme="majorBidi"/>
                <w:b/>
                <w:bCs/>
                <w:sz w:val="20"/>
                <w:szCs w:val="20"/>
                <w:lang w:val="en-GB" w:eastAsia="en-GB"/>
              </w:rPr>
              <w:t>Code</w:t>
            </w:r>
          </w:p>
        </w:tc>
        <w:tc>
          <w:tcPr>
            <w:tcW w:w="2064" w:type="pct"/>
            <w:shd w:val="clear" w:color="auto" w:fill="auto"/>
            <w:noWrap/>
            <w:vAlign w:val="center"/>
            <w:hideMark/>
          </w:tcPr>
          <w:p w14:paraId="4F921EE9" w14:textId="31004BF9" w:rsidR="0092387E" w:rsidRPr="005E0E37" w:rsidRDefault="005E0E37" w:rsidP="0092387E">
            <w:pPr>
              <w:jc w:val="both"/>
              <w:rPr>
                <w:rFonts w:asciiTheme="majorBidi" w:hAnsiTheme="majorBidi" w:cstheme="majorBidi"/>
                <w:b/>
                <w:bCs/>
                <w:sz w:val="20"/>
                <w:szCs w:val="20"/>
                <w:lang w:val="en-GB" w:eastAsia="en-GB"/>
                <w:rPrChange w:id="18017" w:author="Jane Shaw" w:date="2015-10-30T17:07:00Z">
                  <w:rPr>
                    <w:rFonts w:asciiTheme="majorBidi" w:hAnsiTheme="majorBidi" w:cstheme="majorBidi"/>
                    <w:bCs/>
                    <w:sz w:val="20"/>
                    <w:szCs w:val="20"/>
                    <w:lang w:val="en-GB" w:eastAsia="en-GB"/>
                  </w:rPr>
                </w:rPrChange>
              </w:rPr>
            </w:pPr>
            <w:r w:rsidRPr="00E07006">
              <w:rPr>
                <w:rFonts w:asciiTheme="majorBidi" w:hAnsiTheme="majorBidi" w:cstheme="majorBidi"/>
                <w:b/>
                <w:sz w:val="20"/>
                <w:szCs w:val="20"/>
                <w:lang w:val="en-GB" w:eastAsia="en-GB"/>
              </w:rPr>
              <w:t>Descriptor</w:t>
            </w:r>
          </w:p>
        </w:tc>
      </w:tr>
      <w:tr w:rsidR="0092387E" w:rsidRPr="008066B5" w14:paraId="31F48B0A" w14:textId="77777777" w:rsidTr="00155602">
        <w:trPr>
          <w:trHeight w:hRule="exact" w:val="570"/>
          <w:jc w:val="center"/>
        </w:trPr>
        <w:tc>
          <w:tcPr>
            <w:tcW w:w="578" w:type="pct"/>
            <w:shd w:val="clear" w:color="auto" w:fill="auto"/>
            <w:noWrap/>
            <w:vAlign w:val="center"/>
            <w:hideMark/>
          </w:tcPr>
          <w:p w14:paraId="4F5FBDFC" w14:textId="77777777"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14:paraId="27084929" w14:textId="299F0554"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w:t>
            </w:r>
            <w:del w:id="18018" w:author="Jane Shaw" w:date="2015-10-30T17:08:00Z">
              <w:r w:rsidRPr="008066B5" w:rsidDel="005E0E37">
                <w:rPr>
                  <w:rFonts w:asciiTheme="majorBidi" w:hAnsiTheme="majorBidi" w:cstheme="majorBidi"/>
                  <w:sz w:val="20"/>
                  <w:szCs w:val="20"/>
                  <w:lang w:val="en-GB" w:eastAsia="en-GB"/>
                </w:rPr>
                <w:delText>, n.e.</w:delText>
              </w:r>
              <w:r w:rsidR="001374C2" w:rsidDel="005E0E37">
                <w:rPr>
                  <w:rFonts w:asciiTheme="majorBidi" w:hAnsiTheme="majorBidi" w:cstheme="majorBidi"/>
                  <w:sz w:val="20"/>
                  <w:szCs w:val="20"/>
                  <w:lang w:val="en-GB" w:eastAsia="en-GB"/>
                </w:rPr>
                <w:delText>c</w:delText>
              </w:r>
              <w:r w:rsidRPr="008066B5" w:rsidDel="005E0E37">
                <w:rPr>
                  <w:rFonts w:asciiTheme="majorBidi" w:hAnsiTheme="majorBidi" w:cstheme="majorBidi"/>
                  <w:sz w:val="20"/>
                  <w:szCs w:val="20"/>
                  <w:lang w:val="en-GB" w:eastAsia="en-GB"/>
                </w:rPr>
                <w:delText>.</w:delText>
              </w:r>
            </w:del>
            <w:ins w:id="18019" w:author="Jane Shaw" w:date="2015-10-30T17:08:00Z">
              <w:r w:rsidR="005E0E37">
                <w:rPr>
                  <w:rFonts w:asciiTheme="majorBidi" w:hAnsiTheme="majorBidi" w:cstheme="majorBidi"/>
                  <w:sz w:val="20"/>
                  <w:szCs w:val="20"/>
                  <w:lang w:val="en-GB" w:eastAsia="en-GB"/>
                </w:rPr>
                <w:t xml:space="preserve"> NEC</w:t>
              </w:r>
            </w:ins>
          </w:p>
        </w:tc>
        <w:tc>
          <w:tcPr>
            <w:tcW w:w="585" w:type="pct"/>
            <w:vMerge w:val="restart"/>
            <w:shd w:val="clear" w:color="auto" w:fill="auto"/>
            <w:noWrap/>
            <w:vAlign w:val="center"/>
            <w:hideMark/>
          </w:tcPr>
          <w:p w14:paraId="03EB70DB" w14:textId="77777777"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14:paraId="7A55358E" w14:textId="3E68A39B"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w:t>
            </w:r>
            <w:ins w:id="18020" w:author="Jane Shaw" w:date="2015-10-30T17:08:00Z">
              <w:r w:rsidR="005E0E37">
                <w:rPr>
                  <w:rFonts w:asciiTheme="majorBidi" w:hAnsiTheme="majorBidi" w:cstheme="majorBidi"/>
                  <w:sz w:val="20"/>
                  <w:szCs w:val="20"/>
                  <w:lang w:val="en-GB" w:eastAsia="en-GB"/>
                </w:rPr>
                <w:t xml:space="preserve"> </w:t>
              </w:r>
            </w:ins>
            <w:del w:id="18021" w:author="Jane Shaw" w:date="2015-10-30T17:08:00Z">
              <w:r w:rsidRPr="008066B5" w:rsidDel="005E0E37">
                <w:rPr>
                  <w:rFonts w:asciiTheme="majorBidi" w:hAnsiTheme="majorBidi" w:cstheme="majorBidi"/>
                  <w:sz w:val="20"/>
                  <w:szCs w:val="20"/>
                  <w:lang w:val="en-GB" w:eastAsia="en-GB"/>
                </w:rPr>
                <w:delText>, n.e.c.</w:delText>
              </w:r>
            </w:del>
            <w:ins w:id="18022" w:author="Jane Shaw" w:date="2015-10-30T17:08:00Z">
              <w:r w:rsidR="005E0E37">
                <w:rPr>
                  <w:rFonts w:asciiTheme="majorBidi" w:hAnsiTheme="majorBidi" w:cstheme="majorBidi"/>
                  <w:sz w:val="20"/>
                  <w:szCs w:val="20"/>
                  <w:lang w:val="en-GB" w:eastAsia="en-GB"/>
                </w:rPr>
                <w:t>NEC</w:t>
              </w:r>
            </w:ins>
          </w:p>
        </w:tc>
      </w:tr>
      <w:tr w:rsidR="0092387E" w:rsidRPr="008066B5" w14:paraId="771B9E92" w14:textId="77777777" w:rsidTr="007043CF">
        <w:trPr>
          <w:trHeight w:val="464"/>
          <w:jc w:val="center"/>
        </w:trPr>
        <w:tc>
          <w:tcPr>
            <w:tcW w:w="578" w:type="pct"/>
            <w:vMerge w:val="restart"/>
            <w:shd w:val="clear" w:color="auto" w:fill="auto"/>
            <w:noWrap/>
            <w:vAlign w:val="center"/>
            <w:hideMark/>
          </w:tcPr>
          <w:p w14:paraId="0D86BB41" w14:textId="77777777"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14:paraId="04CA5E12" w14:textId="16AF173A"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w:t>
            </w:r>
            <w:ins w:id="18023" w:author="Jane Shaw" w:date="2015-10-30T17:22:00Z">
              <w:r w:rsidR="00E07006">
                <w:rPr>
                  <w:rFonts w:asciiTheme="majorBidi" w:hAnsiTheme="majorBidi" w:cstheme="majorBidi"/>
                  <w:sz w:val="20"/>
                  <w:szCs w:val="20"/>
                  <w:lang w:val="en-GB" w:eastAsia="en-GB"/>
                </w:rPr>
                <w:t xml:space="preserve"> </w:t>
              </w:r>
            </w:ins>
            <w:del w:id="18024" w:author="Jane Shaw" w:date="2015-10-30T17:22:00Z">
              <w:r w:rsidRPr="008066B5" w:rsidDel="00E07006">
                <w:rPr>
                  <w:rFonts w:asciiTheme="majorBidi" w:hAnsiTheme="majorBidi" w:cstheme="majorBidi"/>
                  <w:sz w:val="20"/>
                  <w:szCs w:val="20"/>
                  <w:lang w:val="en-GB" w:eastAsia="en-GB"/>
                </w:rPr>
                <w:delText>, n.e.</w:delText>
              </w:r>
              <w:r w:rsidR="001374C2" w:rsidDel="00E07006">
                <w:rPr>
                  <w:rFonts w:asciiTheme="majorBidi" w:hAnsiTheme="majorBidi" w:cstheme="majorBidi"/>
                  <w:sz w:val="20"/>
                  <w:szCs w:val="20"/>
                  <w:lang w:val="en-GB" w:eastAsia="en-GB"/>
                </w:rPr>
                <w:delText>c</w:delText>
              </w:r>
              <w:r w:rsidRPr="008066B5" w:rsidDel="00E07006">
                <w:rPr>
                  <w:rFonts w:asciiTheme="majorBidi" w:hAnsiTheme="majorBidi" w:cstheme="majorBidi"/>
                  <w:sz w:val="20"/>
                  <w:szCs w:val="20"/>
                  <w:lang w:val="en-GB" w:eastAsia="en-GB"/>
                </w:rPr>
                <w:delText>.</w:delText>
              </w:r>
            </w:del>
            <w:ins w:id="18025" w:author="Jane Shaw" w:date="2015-10-30T17:22:00Z">
              <w:r w:rsidR="00E07006">
                <w:rPr>
                  <w:rFonts w:asciiTheme="majorBidi" w:hAnsiTheme="majorBidi" w:cstheme="majorBidi"/>
                  <w:sz w:val="20"/>
                  <w:szCs w:val="20"/>
                  <w:lang w:val="en-GB" w:eastAsia="en-GB"/>
                </w:rPr>
                <w:t>NEC</w:t>
              </w:r>
            </w:ins>
            <w:r w:rsidRPr="008066B5">
              <w:rPr>
                <w:rFonts w:asciiTheme="majorBidi" w:hAnsiTheme="majorBidi" w:cstheme="majorBidi"/>
                <w:sz w:val="20"/>
                <w:szCs w:val="20"/>
                <w:lang w:val="en-GB" w:eastAsia="en-GB"/>
              </w:rPr>
              <w:t xml:space="preserve"> (incl</w:t>
            </w:r>
            <w:ins w:id="18026" w:author="Jane Shaw" w:date="2015-10-30T17:22:00Z">
              <w:r w:rsidR="00E07006">
                <w:rPr>
                  <w:rFonts w:asciiTheme="majorBidi" w:hAnsiTheme="majorBidi" w:cstheme="majorBidi"/>
                  <w:sz w:val="20"/>
                  <w:szCs w:val="20"/>
                  <w:lang w:val="en-GB" w:eastAsia="en-GB"/>
                </w:rPr>
                <w:t>uding</w:t>
              </w:r>
            </w:ins>
            <w:del w:id="18027" w:author="Jane Shaw" w:date="2015-10-30T17:22:00Z">
              <w:r w:rsidRPr="008066B5" w:rsidDel="00E07006">
                <w:rPr>
                  <w:rFonts w:asciiTheme="majorBidi" w:hAnsiTheme="majorBidi" w:cstheme="majorBidi"/>
                  <w:sz w:val="20"/>
                  <w:szCs w:val="20"/>
                  <w:lang w:val="en-GB" w:eastAsia="en-GB"/>
                </w:rPr>
                <w:delText>.</w:delText>
              </w:r>
            </w:del>
            <w:r w:rsidRPr="008066B5">
              <w:rPr>
                <w:rFonts w:asciiTheme="majorBidi" w:hAnsiTheme="majorBidi" w:cstheme="majorBidi"/>
                <w:sz w:val="20"/>
                <w:szCs w:val="20"/>
                <w:lang w:val="en-GB" w:eastAsia="en-GB"/>
              </w:rPr>
              <w:t xml:space="preserve"> subtropical)</w:t>
            </w:r>
          </w:p>
        </w:tc>
        <w:tc>
          <w:tcPr>
            <w:tcW w:w="585" w:type="pct"/>
            <w:vMerge/>
            <w:shd w:val="clear" w:color="auto" w:fill="auto"/>
            <w:noWrap/>
            <w:vAlign w:val="center"/>
            <w:hideMark/>
          </w:tcPr>
          <w:p w14:paraId="62878784" w14:textId="77777777"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14:paraId="0466CEE3" w14:textId="77777777" w:rsidR="0092387E" w:rsidRPr="008066B5" w:rsidRDefault="0092387E" w:rsidP="0092387E">
            <w:pPr>
              <w:jc w:val="both"/>
              <w:rPr>
                <w:rFonts w:asciiTheme="majorBidi" w:hAnsiTheme="majorBidi" w:cstheme="majorBidi"/>
                <w:sz w:val="20"/>
                <w:szCs w:val="20"/>
                <w:lang w:val="en-GB" w:eastAsia="en-GB"/>
              </w:rPr>
            </w:pPr>
          </w:p>
        </w:tc>
      </w:tr>
      <w:tr w:rsidR="0092387E" w:rsidRPr="008066B5" w14:paraId="3FE0A81C" w14:textId="77777777" w:rsidTr="001C596C">
        <w:tblPrEx>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PrExChange w:id="18028" w:author="Jane Shaw" w:date="2015-11-07T13:15:00Z">
            <w:tblPrEx>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PrEx>
          </w:tblPrExChange>
        </w:tblPrEx>
        <w:trPr>
          <w:trHeight w:hRule="exact" w:val="521"/>
          <w:jc w:val="center"/>
          <w:trPrChange w:id="18029" w:author="Jane Shaw" w:date="2015-11-07T13:15:00Z">
            <w:trPr>
              <w:trHeight w:hRule="exact" w:val="371"/>
              <w:jc w:val="center"/>
            </w:trPr>
          </w:trPrChange>
        </w:trPr>
        <w:tc>
          <w:tcPr>
            <w:tcW w:w="578" w:type="pct"/>
            <w:vMerge/>
            <w:shd w:val="clear" w:color="auto" w:fill="auto"/>
            <w:noWrap/>
            <w:vAlign w:val="center"/>
            <w:tcPrChange w:id="18030" w:author="Jane Shaw" w:date="2015-11-07T13:15:00Z">
              <w:tcPr>
                <w:tcW w:w="578" w:type="pct"/>
                <w:vMerge/>
                <w:shd w:val="clear" w:color="auto" w:fill="auto"/>
                <w:noWrap/>
                <w:vAlign w:val="center"/>
              </w:tcPr>
            </w:tcPrChange>
          </w:tcPr>
          <w:p w14:paraId="799F4B82" w14:textId="77777777"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Change w:id="18031" w:author="Jane Shaw" w:date="2015-11-07T13:15:00Z">
              <w:tcPr>
                <w:tcW w:w="1773" w:type="pct"/>
                <w:vMerge/>
                <w:shd w:val="clear" w:color="auto" w:fill="auto"/>
                <w:noWrap/>
                <w:vAlign w:val="center"/>
              </w:tcPr>
            </w:tcPrChange>
          </w:tcPr>
          <w:p w14:paraId="6F20BFD2" w14:textId="77777777"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Change w:id="18032" w:author="Jane Shaw" w:date="2015-11-07T13:15:00Z">
              <w:tcPr>
                <w:tcW w:w="585" w:type="pct"/>
                <w:shd w:val="clear" w:color="auto" w:fill="auto"/>
                <w:noWrap/>
                <w:vAlign w:val="center"/>
              </w:tcPr>
            </w:tcPrChange>
          </w:tcPr>
          <w:p w14:paraId="566BD665" w14:textId="77777777"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Change w:id="18033" w:author="Jane Shaw" w:date="2015-11-07T13:15:00Z">
              <w:tcPr>
                <w:tcW w:w="2064" w:type="pct"/>
                <w:shd w:val="clear" w:color="auto" w:fill="auto"/>
                <w:noWrap/>
                <w:vAlign w:val="center"/>
              </w:tcPr>
            </w:tcPrChange>
          </w:tcPr>
          <w:p w14:paraId="020CCB52" w14:textId="5E7D69A3"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fruits</w:t>
            </w:r>
            <w:del w:id="18034" w:author="Jane Shaw" w:date="2015-10-30T17:22:00Z">
              <w:r w:rsidRPr="008066B5" w:rsidDel="00E07006">
                <w:rPr>
                  <w:rFonts w:asciiTheme="majorBidi" w:hAnsiTheme="majorBidi" w:cstheme="majorBidi"/>
                  <w:sz w:val="20"/>
                  <w:szCs w:val="20"/>
                  <w:lang w:val="en-GB" w:eastAsia="en-GB"/>
                </w:rPr>
                <w:delText>,</w:delText>
              </w:r>
            </w:del>
            <w:r w:rsidRPr="008066B5">
              <w:rPr>
                <w:rFonts w:asciiTheme="majorBidi" w:hAnsiTheme="majorBidi" w:cstheme="majorBidi"/>
                <w:sz w:val="20"/>
                <w:szCs w:val="20"/>
                <w:lang w:val="en-GB" w:eastAsia="en-GB"/>
              </w:rPr>
              <w:t xml:space="preserve"> </w:t>
            </w:r>
            <w:del w:id="18035" w:author="Jane Shaw" w:date="2015-10-30T17:22:00Z">
              <w:r w:rsidRPr="008066B5" w:rsidDel="00E07006">
                <w:rPr>
                  <w:rFonts w:asciiTheme="majorBidi" w:hAnsiTheme="majorBidi" w:cstheme="majorBidi"/>
                  <w:sz w:val="20"/>
                  <w:szCs w:val="20"/>
                  <w:lang w:val="en-GB" w:eastAsia="en-GB"/>
                </w:rPr>
                <w:delText>n.e.c.</w:delText>
              </w:r>
            </w:del>
            <w:ins w:id="18036" w:author="Jane Shaw" w:date="2015-10-30T17:22:00Z">
              <w:r w:rsidR="00E07006">
                <w:rPr>
                  <w:rFonts w:asciiTheme="majorBidi" w:hAnsiTheme="majorBidi" w:cstheme="majorBidi"/>
                  <w:sz w:val="20"/>
                  <w:szCs w:val="20"/>
                  <w:lang w:val="en-GB" w:eastAsia="en-GB"/>
                </w:rPr>
                <w:t>NEC</w:t>
              </w:r>
            </w:ins>
          </w:p>
        </w:tc>
      </w:tr>
    </w:tbl>
    <w:p w14:paraId="289E112B" w14:textId="428D6A2C" w:rsidR="00EB7AF1" w:rsidRPr="00E07006" w:rsidRDefault="00EB7AF1" w:rsidP="00C500F7">
      <w:pPr>
        <w:keepNext/>
        <w:jc w:val="both"/>
        <w:rPr>
          <w:rFonts w:asciiTheme="majorBidi" w:eastAsia="Times New Roman" w:hAnsiTheme="majorBidi" w:cstheme="majorBidi"/>
          <w:i/>
          <w:lang w:val="en-GB" w:eastAsia="en-GB"/>
          <w:rPrChange w:id="18037" w:author="Jane Shaw" w:date="2015-10-30T17:22:00Z">
            <w:rPr>
              <w:rFonts w:asciiTheme="majorBidi" w:eastAsia="Times New Roman" w:hAnsiTheme="majorBidi" w:cstheme="majorBidi"/>
              <w:lang w:val="en-GB" w:eastAsia="en-GB"/>
            </w:rPr>
          </w:rPrChange>
        </w:rPr>
      </w:pPr>
      <w:r w:rsidRPr="00E07006">
        <w:rPr>
          <w:rFonts w:asciiTheme="majorBidi" w:eastAsia="Times New Roman" w:hAnsiTheme="majorBidi" w:cstheme="majorBidi"/>
          <w:i/>
          <w:lang w:val="en-GB" w:eastAsia="en-GB"/>
          <w:rPrChange w:id="18038" w:author="Jane Shaw" w:date="2015-10-30T17:22:00Z">
            <w:rPr>
              <w:rFonts w:asciiTheme="majorBidi" w:eastAsia="Times New Roman" w:hAnsiTheme="majorBidi" w:cstheme="majorBidi"/>
              <w:lang w:val="en-GB" w:eastAsia="en-GB"/>
            </w:rPr>
          </w:rPrChange>
        </w:rPr>
        <w:t>Example 6:</w:t>
      </w:r>
      <w:bookmarkStart w:id="18039" w:name="_Toc275621551"/>
      <w:bookmarkStart w:id="18040" w:name="_Toc275958884"/>
      <w:bookmarkStart w:id="18041" w:name="_Toc275958940"/>
      <w:bookmarkStart w:id="18042" w:name="_Toc275958957"/>
      <w:r w:rsidRPr="00E07006">
        <w:rPr>
          <w:rFonts w:asciiTheme="majorBidi" w:eastAsia="Times New Roman" w:hAnsiTheme="majorBidi" w:cstheme="majorBidi"/>
          <w:i/>
          <w:lang w:val="en-GB" w:eastAsia="en-GB"/>
          <w:rPrChange w:id="18043" w:author="Jane Shaw" w:date="2015-10-30T17:22:00Z">
            <w:rPr>
              <w:rFonts w:asciiTheme="majorBidi" w:eastAsia="Times New Roman" w:hAnsiTheme="majorBidi" w:cstheme="majorBidi"/>
              <w:lang w:val="en-GB" w:eastAsia="en-GB"/>
            </w:rPr>
          </w:rPrChange>
        </w:rPr>
        <w:t xml:space="preserve"> Data conversion from </w:t>
      </w:r>
      <w:ins w:id="18044" w:author="Jane Shaw" w:date="2015-10-30T17:22:00Z">
        <w:r w:rsidR="00E07006">
          <w:rPr>
            <w:rFonts w:asciiTheme="majorBidi" w:eastAsia="Times New Roman" w:hAnsiTheme="majorBidi" w:cstheme="majorBidi"/>
            <w:i/>
            <w:lang w:val="en-GB" w:eastAsia="en-GB"/>
          </w:rPr>
          <w:t xml:space="preserve">the </w:t>
        </w:r>
      </w:ins>
      <w:r w:rsidRPr="00E07006">
        <w:rPr>
          <w:rFonts w:asciiTheme="majorBidi" w:eastAsia="Times New Roman" w:hAnsiTheme="majorBidi" w:cstheme="majorBidi"/>
          <w:i/>
          <w:lang w:val="en-GB" w:eastAsia="en-GB"/>
          <w:rPrChange w:id="18045" w:author="Jane Shaw" w:date="2015-10-30T17:22:00Z">
            <w:rPr>
              <w:rFonts w:asciiTheme="majorBidi" w:eastAsia="Times New Roman" w:hAnsiTheme="majorBidi" w:cstheme="majorBidi"/>
              <w:lang w:val="en-GB" w:eastAsia="en-GB"/>
            </w:rPr>
          </w:rPrChange>
        </w:rPr>
        <w:t xml:space="preserve">FCL to </w:t>
      </w:r>
      <w:ins w:id="18046" w:author="Jane Shaw" w:date="2015-10-30T17:22:00Z">
        <w:r w:rsidR="00E07006">
          <w:rPr>
            <w:rFonts w:asciiTheme="majorBidi" w:eastAsia="Times New Roman" w:hAnsiTheme="majorBidi" w:cstheme="majorBidi"/>
            <w:i/>
            <w:lang w:val="en-GB" w:eastAsia="en-GB"/>
          </w:rPr>
          <w:t xml:space="preserve">the </w:t>
        </w:r>
      </w:ins>
      <w:r w:rsidRPr="00E07006">
        <w:rPr>
          <w:rFonts w:asciiTheme="majorBidi" w:eastAsia="Times New Roman" w:hAnsiTheme="majorBidi" w:cstheme="majorBidi"/>
          <w:i/>
          <w:lang w:val="en-GB" w:eastAsia="en-GB"/>
          <w:rPrChange w:id="18047" w:author="Jane Shaw" w:date="2015-10-30T17:22:00Z">
            <w:rPr>
              <w:rFonts w:asciiTheme="majorBidi" w:eastAsia="Times New Roman" w:hAnsiTheme="majorBidi" w:cstheme="majorBidi"/>
              <w:lang w:val="en-GB" w:eastAsia="en-GB"/>
            </w:rPr>
          </w:rPrChange>
        </w:rPr>
        <w:t xml:space="preserve">CPC </w:t>
      </w:r>
      <w:del w:id="18048" w:author="Jane Shaw" w:date="2015-10-30T17:22:00Z">
        <w:r w:rsidRPr="00E07006" w:rsidDel="00E07006">
          <w:rPr>
            <w:rFonts w:asciiTheme="majorBidi" w:eastAsia="Times New Roman" w:hAnsiTheme="majorBidi" w:cstheme="majorBidi"/>
            <w:i/>
            <w:lang w:val="en-GB" w:eastAsia="en-GB"/>
            <w:rPrChange w:id="18049" w:author="Jane Shaw" w:date="2015-10-30T17:22:00Z">
              <w:rPr>
                <w:rFonts w:asciiTheme="majorBidi" w:eastAsia="Times New Roman" w:hAnsiTheme="majorBidi" w:cstheme="majorBidi"/>
                <w:lang w:val="en-GB" w:eastAsia="en-GB"/>
              </w:rPr>
            </w:rPrChange>
          </w:rPr>
          <w:delText xml:space="preserve">in case of </w:delText>
        </w:r>
      </w:del>
      <w:ins w:id="18050" w:author="Jane Shaw" w:date="2015-10-30T17:22:00Z">
        <w:r w:rsidR="00E07006">
          <w:rPr>
            <w:rFonts w:asciiTheme="majorBidi" w:eastAsia="Times New Roman" w:hAnsiTheme="majorBidi" w:cstheme="majorBidi"/>
            <w:i/>
            <w:lang w:val="en-GB" w:eastAsia="en-GB"/>
          </w:rPr>
          <w:t xml:space="preserve">for a </w:t>
        </w:r>
      </w:ins>
      <w:r w:rsidRPr="00E07006">
        <w:rPr>
          <w:rFonts w:asciiTheme="majorBidi" w:eastAsia="Times New Roman" w:hAnsiTheme="majorBidi" w:cstheme="majorBidi"/>
          <w:i/>
          <w:lang w:val="en-GB" w:eastAsia="en-GB"/>
          <w:rPrChange w:id="18051" w:author="Jane Shaw" w:date="2015-10-30T17:22:00Z">
            <w:rPr>
              <w:rFonts w:asciiTheme="majorBidi" w:eastAsia="Times New Roman" w:hAnsiTheme="majorBidi" w:cstheme="majorBidi"/>
              <w:lang w:val="en-GB" w:eastAsia="en-GB"/>
            </w:rPr>
          </w:rPrChange>
        </w:rPr>
        <w:t xml:space="preserve">many-to-many </w:t>
      </w:r>
      <w:del w:id="18052" w:author="Jane Shaw" w:date="2015-10-30T17:23:00Z">
        <w:r w:rsidRPr="00E07006" w:rsidDel="00E07006">
          <w:rPr>
            <w:rFonts w:asciiTheme="majorBidi" w:eastAsia="Times New Roman" w:hAnsiTheme="majorBidi" w:cstheme="majorBidi"/>
            <w:i/>
            <w:lang w:val="en-GB" w:eastAsia="en-GB"/>
            <w:rPrChange w:id="18053" w:author="Jane Shaw" w:date="2015-10-30T17:22:00Z">
              <w:rPr>
                <w:rFonts w:asciiTheme="majorBidi" w:eastAsia="Times New Roman" w:hAnsiTheme="majorBidi" w:cstheme="majorBidi"/>
                <w:lang w:val="en-GB" w:eastAsia="en-GB"/>
              </w:rPr>
            </w:rPrChange>
          </w:rPr>
          <w:delText xml:space="preserve">type of </w:delText>
        </w:r>
      </w:del>
      <w:r w:rsidRPr="00E07006">
        <w:rPr>
          <w:rFonts w:asciiTheme="majorBidi" w:eastAsia="Times New Roman" w:hAnsiTheme="majorBidi" w:cstheme="majorBidi"/>
          <w:i/>
          <w:lang w:val="en-GB" w:eastAsia="en-GB"/>
          <w:rPrChange w:id="18054" w:author="Jane Shaw" w:date="2015-10-30T17:22:00Z">
            <w:rPr>
              <w:rFonts w:asciiTheme="majorBidi" w:eastAsia="Times New Roman" w:hAnsiTheme="majorBidi" w:cstheme="majorBidi"/>
              <w:lang w:val="en-GB" w:eastAsia="en-GB"/>
            </w:rPr>
          </w:rPrChange>
        </w:rPr>
        <w:t>link</w:t>
      </w:r>
      <w:bookmarkEnd w:id="18039"/>
      <w:bookmarkEnd w:id="18040"/>
      <w:bookmarkEnd w:id="18041"/>
      <w:bookmarkEnd w:id="18042"/>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47"/>
        <w:gridCol w:w="1172"/>
        <w:gridCol w:w="1733"/>
        <w:gridCol w:w="1193"/>
        <w:gridCol w:w="981"/>
        <w:gridCol w:w="1795"/>
        <w:gridCol w:w="1621"/>
      </w:tblGrid>
      <w:tr w:rsidR="00E07006" w:rsidRPr="007043CF" w14:paraId="25F41060" w14:textId="77777777" w:rsidTr="000C1376">
        <w:trPr>
          <w:trHeight w:val="300"/>
        </w:trPr>
        <w:tc>
          <w:tcPr>
            <w:tcW w:w="3652" w:type="dxa"/>
            <w:gridSpan w:val="3"/>
            <w:shd w:val="clear" w:color="000000" w:fill="DDD9C3"/>
            <w:noWrap/>
            <w:vAlign w:val="center"/>
            <w:hideMark/>
          </w:tcPr>
          <w:p w14:paraId="530564AE" w14:textId="19FB5243"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ins w:id="18055" w:author="Jane Shaw" w:date="2015-10-30T17:23:00Z">
              <w:r w:rsidRPr="00316E65">
                <w:rPr>
                  <w:rFonts w:asciiTheme="majorBidi" w:eastAsia="Times New Roman" w:hAnsiTheme="majorBidi" w:cstheme="majorBidi"/>
                  <w:b/>
                  <w:color w:val="000000"/>
                  <w:sz w:val="18"/>
                  <w:szCs w:val="18"/>
                  <w:lang w:val="en-GB" w:eastAsia="en-US"/>
                </w:rPr>
                <w:t>FCL</w:t>
              </w:r>
            </w:ins>
            <w:del w:id="18056" w:author="Jane Shaw" w:date="2015-10-30T17:23:00Z">
              <w:r w:rsidRPr="007043CF" w:rsidDel="00646083">
                <w:rPr>
                  <w:rFonts w:ascii="Times New Roman" w:hAnsi="Times New Roman" w:cs="Times New Roman"/>
                  <w:iCs/>
                  <w:color w:val="000000"/>
                  <w:sz w:val="18"/>
                  <w:szCs w:val="18"/>
                  <w:lang w:val="en-GB" w:eastAsia="en-US"/>
                </w:rPr>
                <w:delText>FCL</w:delText>
              </w:r>
            </w:del>
          </w:p>
        </w:tc>
        <w:tc>
          <w:tcPr>
            <w:tcW w:w="1193" w:type="dxa"/>
            <w:vMerge w:val="restart"/>
            <w:tcBorders>
              <w:top w:val="double" w:sz="4" w:space="0" w:color="8DB3E2"/>
              <w:bottom w:val="single" w:sz="4" w:space="0" w:color="8DB3E2"/>
            </w:tcBorders>
            <w:shd w:val="clear" w:color="auto" w:fill="auto"/>
            <w:vAlign w:val="center"/>
          </w:tcPr>
          <w:p w14:paraId="6C14720E" w14:textId="77777777" w:rsidR="00E07006" w:rsidRPr="00316E65" w:rsidRDefault="00E07006" w:rsidP="00E07006">
            <w:pPr>
              <w:spacing w:after="0" w:line="240" w:lineRule="auto"/>
              <w:jc w:val="both"/>
              <w:rPr>
                <w:ins w:id="18057" w:author="Jane Shaw" w:date="2015-10-30T17:23:00Z"/>
                <w:rFonts w:asciiTheme="majorBidi" w:hAnsiTheme="majorBidi" w:cstheme="majorBidi"/>
                <w:b/>
                <w:bCs/>
                <w:sz w:val="18"/>
                <w:szCs w:val="18"/>
                <w:lang w:val="en-GB" w:eastAsia="en-US"/>
              </w:rPr>
            </w:pPr>
            <w:ins w:id="18058" w:author="Jane Shaw" w:date="2015-10-30T17:23:00Z">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ins>
          </w:p>
          <w:p w14:paraId="6768707B" w14:textId="77777777" w:rsidR="00E07006" w:rsidRPr="00155602" w:rsidRDefault="00E07006" w:rsidP="00E07006">
            <w:pPr>
              <w:keepNext/>
              <w:spacing w:after="0" w:line="240" w:lineRule="auto"/>
              <w:jc w:val="both"/>
              <w:rPr>
                <w:ins w:id="18059" w:author="Jane Shaw" w:date="2015-10-30T17:23:00Z"/>
                <w:rFonts w:asciiTheme="majorBidi" w:hAnsiTheme="majorBidi" w:cstheme="majorBidi"/>
                <w:iCs/>
                <w:color w:val="000000"/>
                <w:sz w:val="18"/>
                <w:szCs w:val="18"/>
                <w:lang w:val="en-GB" w:eastAsia="en-US"/>
              </w:rPr>
            </w:pPr>
            <w:ins w:id="18060" w:author="Jane Shaw" w:date="2015-10-30T17:23:00Z">
              <w:r w:rsidRPr="00316E65">
                <w:rPr>
                  <w:rFonts w:asciiTheme="majorBidi" w:eastAsia="Times New Roman" w:hAnsiTheme="majorBidi" w:cstheme="majorBidi"/>
                  <w:b/>
                  <w:sz w:val="18"/>
                  <w:szCs w:val="18"/>
                  <w:lang w:val="en-GB" w:eastAsia="en-US"/>
                </w:rPr>
                <w:t>conversion factor</w:t>
              </w:r>
            </w:ins>
          </w:p>
          <w:p w14:paraId="68BE6C54" w14:textId="77777777" w:rsidR="00E07006" w:rsidRPr="007043CF" w:rsidRDefault="00E07006" w:rsidP="007043CF">
            <w:pPr>
              <w:keepNext/>
              <w:spacing w:after="0" w:line="240" w:lineRule="auto"/>
              <w:jc w:val="both"/>
              <w:rPr>
                <w:ins w:id="18061" w:author="Jane Shaw" w:date="2015-10-30T17:23:00Z"/>
                <w:rFonts w:ascii="Times New Roman" w:hAnsi="Times New Roman" w:cs="Times New Roman"/>
                <w:iCs/>
                <w:color w:val="000000"/>
                <w:sz w:val="18"/>
                <w:szCs w:val="18"/>
                <w:lang w:val="en-GB" w:eastAsia="en-US"/>
              </w:rPr>
            </w:pPr>
            <w:ins w:id="18062" w:author="Jane Shaw" w:date="2015-10-30T17:23:00Z">
              <w:r w:rsidRPr="00316E65">
                <w:rPr>
                  <w:rFonts w:asciiTheme="majorBidi" w:eastAsia="Times New Roman" w:hAnsiTheme="majorBidi" w:cstheme="majorBidi"/>
                  <w:b/>
                  <w:color w:val="000000"/>
                  <w:sz w:val="18"/>
                  <w:szCs w:val="18"/>
                  <w:lang w:val="en-GB" w:eastAsia="en-US"/>
                </w:rPr>
                <w:t>Code</w:t>
              </w:r>
            </w:ins>
            <w:del w:id="18063" w:author="Jane Shaw" w:date="2015-10-30T17:23:00Z">
              <w:r w:rsidRPr="007043CF" w:rsidDel="00646083">
                <w:rPr>
                  <w:rFonts w:ascii="Times New Roman" w:hAnsi="Times New Roman" w:cs="Times New Roman"/>
                  <w:bCs/>
                  <w:color w:val="000000"/>
                  <w:sz w:val="18"/>
                  <w:szCs w:val="18"/>
                  <w:lang w:val="en-GB" w:eastAsia="en-US"/>
                </w:rPr>
                <w:delText>FCL</w:delText>
              </w:r>
              <w:r w:rsidRPr="007043CF" w:rsidDel="00646083">
                <w:rPr>
                  <w:rFonts w:ascii="Times New Roman" w:hAnsi="Times New Roman" w:cs="Times New Roman"/>
                  <w:bCs/>
                  <w:color w:val="000000"/>
                  <w:sz w:val="18"/>
                  <w:szCs w:val="18"/>
                  <w:lang w:val="en-GB" w:eastAsia="en-US"/>
                </w:rPr>
                <w:sym w:font="Wingdings" w:char="F0E0"/>
              </w:r>
              <w:r w:rsidRPr="007043CF" w:rsidDel="00646083">
                <w:rPr>
                  <w:rFonts w:ascii="Times New Roman" w:hAnsi="Times New Roman" w:cs="Times New Roman"/>
                  <w:bCs/>
                  <w:color w:val="000000"/>
                  <w:sz w:val="18"/>
                  <w:szCs w:val="18"/>
                  <w:lang w:val="en-GB" w:eastAsia="en-US"/>
                </w:rPr>
                <w:delText>CPC conversion factor</w:delText>
              </w:r>
            </w:del>
          </w:p>
          <w:p w14:paraId="10F43AAF" w14:textId="6C4ECA06"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ins w:id="18064" w:author="Jane Shaw" w:date="2015-10-30T17:23:00Z">
              <w:r w:rsidRPr="00316E65">
                <w:rPr>
                  <w:rFonts w:asciiTheme="majorBidi" w:eastAsia="Times New Roman" w:hAnsiTheme="majorBidi" w:cstheme="majorBidi"/>
                  <w:b/>
                  <w:color w:val="000000"/>
                  <w:sz w:val="18"/>
                  <w:szCs w:val="18"/>
                  <w:lang w:val="en-GB" w:eastAsia="en-US"/>
                </w:rPr>
                <w:t>Code</w:t>
              </w:r>
            </w:ins>
          </w:p>
        </w:tc>
        <w:tc>
          <w:tcPr>
            <w:tcW w:w="4397" w:type="dxa"/>
            <w:gridSpan w:val="3"/>
            <w:shd w:val="clear" w:color="000000" w:fill="DBE5F1"/>
            <w:noWrap/>
            <w:vAlign w:val="center"/>
            <w:hideMark/>
          </w:tcPr>
          <w:p w14:paraId="047C0C64" w14:textId="73F4F926"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ins w:id="18065" w:author="Jane Shaw" w:date="2015-10-30T17:23:00Z">
              <w:r w:rsidRPr="00316E65">
                <w:rPr>
                  <w:rFonts w:asciiTheme="majorBidi" w:eastAsia="Times New Roman" w:hAnsiTheme="majorBidi" w:cstheme="majorBidi"/>
                  <w:b/>
                  <w:color w:val="000000"/>
                  <w:sz w:val="18"/>
                  <w:szCs w:val="18"/>
                  <w:lang w:val="en-GB" w:eastAsia="en-US"/>
                </w:rPr>
                <w:t>CPC Ver. 2.1</w:t>
              </w:r>
            </w:ins>
            <w:del w:id="18066" w:author="Jane Shaw" w:date="2015-10-30T17:23:00Z">
              <w:r w:rsidRPr="007043CF" w:rsidDel="00646083">
                <w:rPr>
                  <w:rFonts w:ascii="Times New Roman" w:hAnsi="Times New Roman" w:cs="Times New Roman"/>
                  <w:iCs/>
                  <w:color w:val="000000"/>
                  <w:sz w:val="18"/>
                  <w:szCs w:val="18"/>
                  <w:lang w:val="en-GB" w:eastAsia="en-US"/>
                </w:rPr>
                <w:delText>CPC ver.2.1 expanded</w:delText>
              </w:r>
            </w:del>
          </w:p>
        </w:tc>
      </w:tr>
      <w:tr w:rsidR="00E07006" w:rsidRPr="007043CF" w14:paraId="307CE1B4" w14:textId="77777777" w:rsidTr="007043CF">
        <w:trPr>
          <w:trHeight w:val="1139"/>
        </w:trPr>
        <w:tc>
          <w:tcPr>
            <w:tcW w:w="747" w:type="dxa"/>
            <w:shd w:val="clear" w:color="auto" w:fill="auto"/>
            <w:noWrap/>
            <w:vAlign w:val="center"/>
            <w:hideMark/>
          </w:tcPr>
          <w:p w14:paraId="1F25079F" w14:textId="63931EF1"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ins w:id="18067" w:author="Jane Shaw" w:date="2015-10-30T17:23:00Z">
              <w:r w:rsidRPr="00316E65">
                <w:rPr>
                  <w:rFonts w:asciiTheme="majorBidi" w:eastAsia="Times New Roman" w:hAnsiTheme="majorBidi" w:cstheme="majorBidi"/>
                  <w:b/>
                  <w:color w:val="000000"/>
                  <w:sz w:val="18"/>
                  <w:szCs w:val="18"/>
                  <w:lang w:val="en-GB" w:eastAsia="en-US"/>
                </w:rPr>
                <w:t>Code</w:t>
              </w:r>
            </w:ins>
            <w:del w:id="18068" w:author="Jane Shaw" w:date="2015-10-30T17:23:00Z">
              <w:r w:rsidRPr="007043CF" w:rsidDel="00646083">
                <w:rPr>
                  <w:rFonts w:ascii="Times New Roman" w:hAnsi="Times New Roman" w:cs="Times New Roman"/>
                  <w:bCs/>
                  <w:color w:val="000000"/>
                  <w:sz w:val="18"/>
                  <w:szCs w:val="18"/>
                  <w:lang w:val="en-GB" w:eastAsia="en-US"/>
                </w:rPr>
                <w:delText>code</w:delText>
              </w:r>
            </w:del>
          </w:p>
        </w:tc>
        <w:tc>
          <w:tcPr>
            <w:tcW w:w="1172" w:type="dxa"/>
            <w:shd w:val="clear" w:color="auto" w:fill="auto"/>
            <w:noWrap/>
            <w:vAlign w:val="center"/>
            <w:hideMark/>
          </w:tcPr>
          <w:p w14:paraId="6AA222F2" w14:textId="6E3AF6DE"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ins w:id="18069" w:author="Jane Shaw" w:date="2015-10-30T17:23:00Z">
              <w:r w:rsidRPr="00316E65">
                <w:rPr>
                  <w:rFonts w:asciiTheme="majorBidi" w:eastAsia="Times New Roman" w:hAnsiTheme="majorBidi" w:cstheme="majorBidi"/>
                  <w:b/>
                  <w:sz w:val="18"/>
                  <w:szCs w:val="18"/>
                  <w:lang w:val="en-GB" w:eastAsia="en-GB"/>
                </w:rPr>
                <w:t>Descriptor</w:t>
              </w:r>
            </w:ins>
            <w:del w:id="18070" w:author="Jane Shaw" w:date="2015-10-30T17:23:00Z">
              <w:r w:rsidRPr="007043CF" w:rsidDel="00646083">
                <w:rPr>
                  <w:rFonts w:ascii="Times New Roman" w:hAnsi="Times New Roman" w:cs="Times New Roman"/>
                  <w:sz w:val="18"/>
                  <w:szCs w:val="18"/>
                  <w:lang w:val="en-GB" w:eastAsia="en-GB"/>
                </w:rPr>
                <w:delText>descriptor</w:delText>
              </w:r>
            </w:del>
          </w:p>
        </w:tc>
        <w:tc>
          <w:tcPr>
            <w:tcW w:w="1733" w:type="dxa"/>
            <w:shd w:val="clear" w:color="auto" w:fill="auto"/>
            <w:noWrap/>
            <w:vAlign w:val="center"/>
            <w:hideMark/>
          </w:tcPr>
          <w:p w14:paraId="0607716D" w14:textId="77777777" w:rsidR="00E07006" w:rsidRPr="00316E65" w:rsidRDefault="00E07006" w:rsidP="00E07006">
            <w:pPr>
              <w:spacing w:after="0" w:line="240" w:lineRule="auto"/>
              <w:jc w:val="both"/>
              <w:rPr>
                <w:ins w:id="18071" w:author="Jane Shaw" w:date="2015-10-30T17:23:00Z"/>
                <w:rFonts w:asciiTheme="majorBidi" w:hAnsiTheme="majorBidi" w:cstheme="majorBidi"/>
                <w:b/>
                <w:bCs/>
                <w:color w:val="000000"/>
                <w:sz w:val="18"/>
                <w:szCs w:val="18"/>
                <w:lang w:val="en-GB" w:eastAsia="en-US"/>
              </w:rPr>
            </w:pPr>
            <w:ins w:id="18072" w:author="Jane Shaw" w:date="2015-10-30T17:23:00Z">
              <w:r w:rsidRPr="00316E65">
                <w:rPr>
                  <w:rFonts w:asciiTheme="majorBidi" w:eastAsia="Times New Roman" w:hAnsiTheme="majorBidi" w:cstheme="majorBidi"/>
                  <w:b/>
                  <w:color w:val="000000"/>
                  <w:sz w:val="18"/>
                  <w:szCs w:val="18"/>
                  <w:lang w:val="en-GB" w:eastAsia="en-US"/>
                </w:rPr>
                <w:t>Data (old format)</w:t>
              </w:r>
            </w:ins>
          </w:p>
          <w:p w14:paraId="692382FD" w14:textId="6697074F" w:rsidR="00E07006" w:rsidRPr="007043CF" w:rsidDel="00646083" w:rsidRDefault="00E07006" w:rsidP="007043CF">
            <w:pPr>
              <w:keepNext/>
              <w:spacing w:after="0" w:line="240" w:lineRule="auto"/>
              <w:rPr>
                <w:del w:id="18073" w:author="Jane Shaw" w:date="2015-10-30T17:23:00Z"/>
                <w:rFonts w:ascii="Times New Roman" w:hAnsi="Times New Roman" w:cs="Times New Roman"/>
                <w:bCs/>
                <w:color w:val="000000"/>
                <w:sz w:val="18"/>
                <w:szCs w:val="18"/>
                <w:lang w:val="en-GB" w:eastAsia="en-US"/>
              </w:rPr>
            </w:pPr>
            <w:ins w:id="18074" w:author="Jane Shaw" w:date="2015-10-30T17:23:00Z">
              <w:r w:rsidRPr="00316E65">
                <w:rPr>
                  <w:rFonts w:asciiTheme="majorBidi" w:eastAsia="Times New Roman" w:hAnsiTheme="majorBidi" w:cstheme="majorBidi"/>
                  <w:b/>
                  <w:color w:val="000000"/>
                  <w:sz w:val="18"/>
                  <w:szCs w:val="18"/>
                  <w:lang w:val="en-GB" w:eastAsia="en-US"/>
                </w:rPr>
                <w:t>production quantity</w:t>
              </w:r>
            </w:ins>
            <w:del w:id="18075" w:author="Jane Shaw" w:date="2015-10-30T17:23:00Z">
              <w:r w:rsidRPr="007043CF" w:rsidDel="00646083">
                <w:rPr>
                  <w:rFonts w:ascii="Times New Roman" w:hAnsi="Times New Roman" w:cs="Times New Roman"/>
                  <w:bCs/>
                  <w:color w:val="000000"/>
                  <w:sz w:val="18"/>
                  <w:szCs w:val="18"/>
                  <w:lang w:val="en-GB" w:eastAsia="en-US"/>
                </w:rPr>
                <w:delText>data (old format)</w:delText>
              </w:r>
            </w:del>
          </w:p>
          <w:p w14:paraId="12652564" w14:textId="2938E073"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del w:id="18076" w:author="Jane Shaw" w:date="2015-10-30T17:23:00Z">
              <w:r w:rsidRPr="007043CF" w:rsidDel="00646083">
                <w:rPr>
                  <w:rFonts w:ascii="Times New Roman" w:hAnsi="Times New Roman" w:cs="Times New Roman"/>
                  <w:bCs/>
                  <w:color w:val="000000"/>
                  <w:sz w:val="18"/>
                  <w:szCs w:val="18"/>
                  <w:lang w:val="en-GB" w:eastAsia="en-US"/>
                </w:rPr>
                <w:delText>production quantity</w:delText>
              </w:r>
            </w:del>
          </w:p>
        </w:tc>
        <w:tc>
          <w:tcPr>
            <w:tcW w:w="1193" w:type="dxa"/>
            <w:vMerge/>
            <w:tcBorders>
              <w:top w:val="single" w:sz="4" w:space="0" w:color="8DB3E2"/>
              <w:bottom w:val="single" w:sz="4" w:space="0" w:color="8DB3E2"/>
            </w:tcBorders>
            <w:shd w:val="clear" w:color="auto" w:fill="auto"/>
            <w:vAlign w:val="center"/>
          </w:tcPr>
          <w:p w14:paraId="4D581C02" w14:textId="77777777"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14:paraId="483758C9" w14:textId="68A9DC2C"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ins w:id="18077" w:author="Jane Shaw" w:date="2015-10-30T17:23:00Z">
              <w:r w:rsidRPr="00316E65">
                <w:rPr>
                  <w:rFonts w:asciiTheme="majorBidi" w:eastAsia="Times New Roman" w:hAnsiTheme="majorBidi" w:cstheme="majorBidi"/>
                  <w:b/>
                  <w:sz w:val="18"/>
                  <w:szCs w:val="18"/>
                  <w:lang w:val="en-GB" w:eastAsia="en-GB"/>
                </w:rPr>
                <w:t>Descriptor</w:t>
              </w:r>
            </w:ins>
            <w:del w:id="18078" w:author="Jane Shaw" w:date="2015-10-30T17:23:00Z">
              <w:r w:rsidRPr="007043CF" w:rsidDel="00646083">
                <w:rPr>
                  <w:rFonts w:ascii="Times New Roman" w:hAnsi="Times New Roman" w:cs="Times New Roman"/>
                  <w:bCs/>
                  <w:color w:val="000000"/>
                  <w:sz w:val="18"/>
                  <w:szCs w:val="18"/>
                  <w:lang w:val="en-GB" w:eastAsia="en-US"/>
                </w:rPr>
                <w:delText>code</w:delText>
              </w:r>
            </w:del>
          </w:p>
        </w:tc>
        <w:tc>
          <w:tcPr>
            <w:tcW w:w="1795" w:type="dxa"/>
            <w:shd w:val="clear" w:color="auto" w:fill="auto"/>
            <w:noWrap/>
            <w:vAlign w:val="center"/>
            <w:hideMark/>
          </w:tcPr>
          <w:p w14:paraId="12219BE6" w14:textId="77777777" w:rsidR="00E07006" w:rsidRPr="00316E65" w:rsidRDefault="00E07006" w:rsidP="00E07006">
            <w:pPr>
              <w:spacing w:after="0" w:line="240" w:lineRule="auto"/>
              <w:jc w:val="both"/>
              <w:rPr>
                <w:ins w:id="18079" w:author="Jane Shaw" w:date="2015-10-30T17:23:00Z"/>
                <w:rFonts w:asciiTheme="majorBidi" w:hAnsiTheme="majorBidi" w:cstheme="majorBidi"/>
                <w:b/>
                <w:bCs/>
                <w:color w:val="000000"/>
                <w:sz w:val="18"/>
                <w:szCs w:val="18"/>
                <w:lang w:val="en-GB" w:eastAsia="en-US"/>
              </w:rPr>
            </w:pPr>
            <w:ins w:id="18080" w:author="Jane Shaw" w:date="2015-10-30T17:23:00Z">
              <w:r w:rsidRPr="00316E65">
                <w:rPr>
                  <w:rFonts w:asciiTheme="majorBidi" w:eastAsia="Times New Roman" w:hAnsiTheme="majorBidi" w:cstheme="majorBidi"/>
                  <w:b/>
                  <w:color w:val="000000"/>
                  <w:sz w:val="18"/>
                  <w:szCs w:val="18"/>
                  <w:lang w:val="en-GB" w:eastAsia="en-US"/>
                </w:rPr>
                <w:t>Data (old format)</w:t>
              </w:r>
            </w:ins>
          </w:p>
          <w:p w14:paraId="0E55EB9E" w14:textId="2E66789C"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ins w:id="18081" w:author="Jane Shaw" w:date="2015-10-30T17:23:00Z">
              <w:r w:rsidRPr="00316E65">
                <w:rPr>
                  <w:rFonts w:asciiTheme="majorBidi" w:eastAsia="Times New Roman" w:hAnsiTheme="majorBidi" w:cstheme="majorBidi"/>
                  <w:b/>
                  <w:color w:val="000000"/>
                  <w:sz w:val="18"/>
                  <w:szCs w:val="18"/>
                  <w:lang w:val="en-GB" w:eastAsia="en-US"/>
                </w:rPr>
                <w:t>production quantity</w:t>
              </w:r>
            </w:ins>
            <w:del w:id="18082" w:author="Jane Shaw" w:date="2015-10-30T17:23:00Z">
              <w:r w:rsidRPr="007043CF" w:rsidDel="00646083">
                <w:rPr>
                  <w:rFonts w:ascii="Times New Roman" w:hAnsi="Times New Roman" w:cs="Times New Roman"/>
                  <w:sz w:val="18"/>
                  <w:szCs w:val="18"/>
                  <w:lang w:val="en-GB" w:eastAsia="en-GB"/>
                </w:rPr>
                <w:delText>descriptor</w:delText>
              </w:r>
            </w:del>
          </w:p>
        </w:tc>
        <w:tc>
          <w:tcPr>
            <w:tcW w:w="1621" w:type="dxa"/>
            <w:shd w:val="clear" w:color="auto" w:fill="auto"/>
            <w:noWrap/>
            <w:vAlign w:val="center"/>
            <w:hideMark/>
          </w:tcPr>
          <w:p w14:paraId="113CC2A6" w14:textId="44272B4B" w:rsidR="00E07006" w:rsidRPr="007043CF" w:rsidDel="00646083" w:rsidRDefault="00E07006" w:rsidP="007043CF">
            <w:pPr>
              <w:keepNext/>
              <w:spacing w:after="0" w:line="240" w:lineRule="auto"/>
              <w:rPr>
                <w:del w:id="18083" w:author="Jane Shaw" w:date="2015-10-30T17:23:00Z"/>
                <w:rFonts w:ascii="Times New Roman" w:hAnsi="Times New Roman" w:cs="Times New Roman"/>
                <w:bCs/>
                <w:color w:val="000000"/>
                <w:sz w:val="18"/>
                <w:szCs w:val="18"/>
                <w:lang w:val="en-GB" w:eastAsia="en-US"/>
              </w:rPr>
            </w:pPr>
            <w:ins w:id="18084" w:author="Jane Shaw" w:date="2015-10-30T17:23:00Z">
              <w:r w:rsidRPr="00316E65">
                <w:rPr>
                  <w:rFonts w:asciiTheme="majorBidi" w:eastAsia="Times New Roman" w:hAnsiTheme="majorBidi" w:cstheme="majorBidi"/>
                  <w:b/>
                  <w:color w:val="000000"/>
                  <w:sz w:val="18"/>
                  <w:szCs w:val="18"/>
                  <w:lang w:val="en-GB" w:eastAsia="en-US"/>
                </w:rPr>
                <w:t>Code</w:t>
              </w:r>
            </w:ins>
            <w:del w:id="18085" w:author="Jane Shaw" w:date="2015-10-30T17:23:00Z">
              <w:r w:rsidRPr="007043CF" w:rsidDel="00646083">
                <w:rPr>
                  <w:rFonts w:ascii="Times New Roman" w:hAnsi="Times New Roman" w:cs="Times New Roman"/>
                  <w:bCs/>
                  <w:color w:val="000000"/>
                  <w:sz w:val="18"/>
                  <w:szCs w:val="18"/>
                  <w:lang w:val="en-GB" w:eastAsia="en-US"/>
                </w:rPr>
                <w:delText>data (new format)</w:delText>
              </w:r>
            </w:del>
          </w:p>
          <w:p w14:paraId="63042143" w14:textId="0371E9E8"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del w:id="18086" w:author="Jane Shaw" w:date="2015-10-30T17:23:00Z">
              <w:r w:rsidRPr="007043CF" w:rsidDel="00646083">
                <w:rPr>
                  <w:rFonts w:ascii="Times New Roman" w:hAnsi="Times New Roman" w:cs="Times New Roman"/>
                  <w:bCs/>
                  <w:color w:val="000000"/>
                  <w:sz w:val="18"/>
                  <w:szCs w:val="18"/>
                  <w:lang w:val="en-GB" w:eastAsia="en-US"/>
                </w:rPr>
                <w:delText>production quantity</w:delText>
              </w:r>
            </w:del>
          </w:p>
        </w:tc>
      </w:tr>
      <w:tr w:rsidR="009937F7" w:rsidRPr="007043CF" w14:paraId="501B7AF0" w14:textId="77777777" w:rsidTr="007043CF">
        <w:trPr>
          <w:trHeight w:val="300"/>
        </w:trPr>
        <w:tc>
          <w:tcPr>
            <w:tcW w:w="747" w:type="dxa"/>
            <w:shd w:val="clear" w:color="auto" w:fill="auto"/>
            <w:noWrap/>
            <w:vAlign w:val="center"/>
            <w:hideMark/>
          </w:tcPr>
          <w:p w14:paraId="41EB927A" w14:textId="77777777"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14:paraId="055F353B" w14:textId="2FF80CAB" w:rsidR="009937F7" w:rsidRPr="007043CF" w:rsidRDefault="009937F7" w:rsidP="00E07006">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fruit tropical fresh</w:t>
            </w:r>
            <w:del w:id="18087" w:author="Jane Shaw" w:date="2015-10-30T17:23:00Z">
              <w:r w:rsidRPr="007043CF" w:rsidDel="00E07006">
                <w:rPr>
                  <w:rFonts w:ascii="Times New Roman" w:hAnsi="Times New Roman" w:cs="Times New Roman"/>
                  <w:color w:val="000000"/>
                  <w:sz w:val="18"/>
                  <w:szCs w:val="18"/>
                  <w:lang w:val="en-GB" w:eastAsia="en-US"/>
                </w:rPr>
                <w:delText>,</w:delText>
              </w:r>
            </w:del>
            <w:r w:rsidRPr="007043CF">
              <w:rPr>
                <w:rFonts w:ascii="Times New Roman" w:hAnsi="Times New Roman" w:cs="Times New Roman"/>
                <w:color w:val="000000"/>
                <w:sz w:val="18"/>
                <w:szCs w:val="18"/>
                <w:lang w:val="en-GB" w:eastAsia="en-US"/>
              </w:rPr>
              <w:t xml:space="preserve"> </w:t>
            </w:r>
            <w:del w:id="18088" w:author="Jane Shaw" w:date="2015-10-30T17:23:00Z">
              <w:r w:rsidRPr="007043CF" w:rsidDel="00E07006">
                <w:rPr>
                  <w:rFonts w:ascii="Times New Roman" w:hAnsi="Times New Roman" w:cs="Times New Roman"/>
                  <w:color w:val="000000"/>
                  <w:sz w:val="18"/>
                  <w:szCs w:val="18"/>
                  <w:lang w:val="en-GB" w:eastAsia="en-US"/>
                </w:rPr>
                <w:delText>n.e.</w:delText>
              </w:r>
              <w:r w:rsidR="001374C2" w:rsidRPr="007043CF" w:rsidDel="00E07006">
                <w:rPr>
                  <w:rFonts w:ascii="Times New Roman" w:hAnsi="Times New Roman" w:cs="Times New Roman"/>
                  <w:color w:val="000000"/>
                  <w:sz w:val="18"/>
                  <w:szCs w:val="18"/>
                  <w:lang w:val="en-GB" w:eastAsia="en-US"/>
                </w:rPr>
                <w:delText>c</w:delText>
              </w:r>
              <w:r w:rsidRPr="007043CF" w:rsidDel="00E07006">
                <w:rPr>
                  <w:rFonts w:ascii="Times New Roman" w:hAnsi="Times New Roman" w:cs="Times New Roman"/>
                  <w:color w:val="000000"/>
                  <w:sz w:val="18"/>
                  <w:szCs w:val="18"/>
                  <w:lang w:val="en-GB" w:eastAsia="en-US"/>
                </w:rPr>
                <w:delText>.</w:delText>
              </w:r>
            </w:del>
            <w:ins w:id="18089" w:author="Jane Shaw" w:date="2015-10-30T17:23:00Z">
              <w:r w:rsidR="00E07006">
                <w:rPr>
                  <w:rFonts w:ascii="Times New Roman" w:hAnsi="Times New Roman" w:cs="Times New Roman"/>
                  <w:color w:val="000000"/>
                  <w:sz w:val="18"/>
                  <w:szCs w:val="18"/>
                  <w:lang w:val="en-GB" w:eastAsia="en-US"/>
                </w:rPr>
                <w:t>NEC</w:t>
              </w:r>
            </w:ins>
          </w:p>
        </w:tc>
        <w:tc>
          <w:tcPr>
            <w:tcW w:w="1733" w:type="dxa"/>
            <w:shd w:val="clear" w:color="auto" w:fill="auto"/>
            <w:noWrap/>
            <w:vAlign w:val="center"/>
            <w:hideMark/>
          </w:tcPr>
          <w:p w14:paraId="3089C2EB" w14:textId="77777777"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c>
          <w:tcPr>
            <w:tcW w:w="1193" w:type="dxa"/>
            <w:tcBorders>
              <w:top w:val="single" w:sz="4" w:space="0" w:color="8DB3E2"/>
            </w:tcBorders>
            <w:vAlign w:val="center"/>
          </w:tcPr>
          <w:p w14:paraId="30078AD6" w14:textId="77777777"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14:paraId="2C6608F0" w14:textId="77777777"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14:paraId="6171A6D1" w14:textId="7A31C6C9"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w:t>
            </w:r>
            <w:del w:id="18090" w:author="Jane Shaw" w:date="2015-10-30T17:27:00Z">
              <w:r w:rsidRPr="007043CF" w:rsidDel="00E07006">
                <w:rPr>
                  <w:rFonts w:ascii="Times New Roman" w:hAnsi="Times New Roman" w:cs="Times New Roman"/>
                  <w:sz w:val="18"/>
                  <w:szCs w:val="18"/>
                  <w:lang w:val="en-GB" w:eastAsia="en-US"/>
                </w:rPr>
                <w:delText>,</w:delText>
              </w:r>
            </w:del>
            <w:r w:rsidRPr="007043CF">
              <w:rPr>
                <w:rFonts w:ascii="Times New Roman" w:hAnsi="Times New Roman" w:cs="Times New Roman"/>
                <w:sz w:val="18"/>
                <w:szCs w:val="18"/>
                <w:lang w:val="en-GB" w:eastAsia="en-US"/>
              </w:rPr>
              <w:t xml:space="preserve"> </w:t>
            </w:r>
            <w:del w:id="18091" w:author="Jane Shaw" w:date="2015-10-30T17:27:00Z">
              <w:r w:rsidRPr="007043CF" w:rsidDel="00E07006">
                <w:rPr>
                  <w:rFonts w:ascii="Times New Roman" w:hAnsi="Times New Roman" w:cs="Times New Roman"/>
                  <w:sz w:val="18"/>
                  <w:szCs w:val="18"/>
                  <w:lang w:val="en-GB" w:eastAsia="en-US"/>
                </w:rPr>
                <w:delText xml:space="preserve">n.e.c. </w:delText>
              </w:r>
            </w:del>
            <w:ins w:id="18092" w:author="Jane Shaw" w:date="2015-10-30T17:27:00Z">
              <w:r w:rsidR="00E07006">
                <w:rPr>
                  <w:rFonts w:ascii="Times New Roman" w:hAnsi="Times New Roman" w:cs="Times New Roman"/>
                  <w:sz w:val="18"/>
                  <w:szCs w:val="18"/>
                  <w:lang w:val="en-GB" w:eastAsia="en-US"/>
                </w:rPr>
                <w:t xml:space="preserve">NEC </w:t>
              </w:r>
            </w:ins>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w:t>
            </w:r>
            <w:ins w:id="18093" w:author="Jane Shaw" w:date="2015-10-30T17:27:00Z">
              <w:r w:rsidR="00E07006">
                <w:rPr>
                  <w:rFonts w:ascii="Times New Roman" w:hAnsi="Times New Roman" w:cs="Times New Roman"/>
                  <w:sz w:val="18"/>
                  <w:szCs w:val="18"/>
                  <w:lang w:val="en-GB" w:eastAsia="en-US"/>
                </w:rPr>
                <w:t xml:space="preserve"> </w:t>
              </w:r>
            </w:ins>
            <w:del w:id="18094" w:author="Jane Shaw" w:date="2015-10-30T17:27:00Z">
              <w:r w:rsidRPr="007043CF" w:rsidDel="00E07006">
                <w:rPr>
                  <w:rFonts w:ascii="Times New Roman" w:hAnsi="Times New Roman" w:cs="Times New Roman"/>
                  <w:sz w:val="18"/>
                  <w:szCs w:val="18"/>
                  <w:lang w:val="en-GB" w:eastAsia="en-US"/>
                </w:rPr>
                <w:delText>, n.e.c.</w:delText>
              </w:r>
            </w:del>
            <w:ins w:id="18095" w:author="Jane Shaw" w:date="2015-10-30T17:27:00Z">
              <w:r w:rsidR="00E07006">
                <w:rPr>
                  <w:rFonts w:ascii="Times New Roman" w:hAnsi="Times New Roman" w:cs="Times New Roman"/>
                  <w:sz w:val="18"/>
                  <w:szCs w:val="18"/>
                  <w:lang w:val="en-GB" w:eastAsia="en-US"/>
                </w:rPr>
                <w:t>NEC</w:t>
              </w:r>
            </w:ins>
            <w:r w:rsidRPr="007043CF">
              <w:rPr>
                <w:rFonts w:ascii="Times New Roman" w:hAnsi="Times New Roman" w:cs="Times New Roman"/>
                <w:sz w:val="18"/>
                <w:szCs w:val="18"/>
                <w:lang w:val="en-GB" w:eastAsia="en-US"/>
              </w:rPr>
              <w:t xml:space="preserve"> (excluding subtropical fruit)</w:t>
            </w:r>
          </w:p>
        </w:tc>
        <w:tc>
          <w:tcPr>
            <w:tcW w:w="1621" w:type="dxa"/>
            <w:shd w:val="clear" w:color="auto" w:fill="auto"/>
            <w:noWrap/>
            <w:vAlign w:val="center"/>
            <w:hideMark/>
          </w:tcPr>
          <w:p w14:paraId="601992A4" w14:textId="7E54B778"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ins w:id="18096" w:author="Jane Shaw" w:date="2015-10-30T17:26:00Z">
              <w:r w:rsidR="00E07006">
                <w:rPr>
                  <w:rFonts w:ascii="Times New Roman" w:hAnsi="Times New Roman" w:cs="Times New Roman"/>
                  <w:b/>
                  <w:color w:val="000000"/>
                  <w:sz w:val="18"/>
                  <w:szCs w:val="18"/>
                  <w:lang w:val="en-GB" w:eastAsia="en-US"/>
                </w:rPr>
                <w:t xml:space="preserve"> </w:t>
              </w:r>
            </w:ins>
            <w:del w:id="18097" w:author="Jane Shaw" w:date="2015-10-30T17:26:00Z">
              <w:r w:rsidRPr="007043CF" w:rsidDel="00E07006">
                <w:rPr>
                  <w:rFonts w:ascii="Times New Roman" w:hAnsi="Times New Roman" w:cs="Times New Roman"/>
                  <w:b/>
                  <w:color w:val="000000"/>
                  <w:sz w:val="18"/>
                  <w:szCs w:val="18"/>
                  <w:lang w:val="en-GB" w:eastAsia="en-US"/>
                </w:rPr>
                <w:delText>,</w:delText>
              </w:r>
            </w:del>
            <w:r w:rsidRPr="007043CF">
              <w:rPr>
                <w:rFonts w:ascii="Times New Roman" w:hAnsi="Times New Roman" w:cs="Times New Roman"/>
                <w:b/>
                <w:color w:val="000000"/>
                <w:sz w:val="18"/>
                <w:szCs w:val="18"/>
                <w:lang w:val="en-GB" w:eastAsia="en-US"/>
              </w:rPr>
              <w:t>684 tonnes</w:t>
            </w:r>
          </w:p>
        </w:tc>
      </w:tr>
      <w:tr w:rsidR="009937F7" w:rsidRPr="007043CF" w14:paraId="5182025D" w14:textId="77777777" w:rsidTr="007043CF">
        <w:trPr>
          <w:trHeight w:val="300"/>
        </w:trPr>
        <w:tc>
          <w:tcPr>
            <w:tcW w:w="747" w:type="dxa"/>
            <w:shd w:val="clear" w:color="auto" w:fill="auto"/>
            <w:noWrap/>
            <w:vAlign w:val="center"/>
            <w:hideMark/>
          </w:tcPr>
          <w:p w14:paraId="49482F77" w14:textId="77777777"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14:paraId="7151BFBE" w14:textId="77777777"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14:paraId="6835E238" w14:textId="77777777"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c>
          <w:tcPr>
            <w:tcW w:w="1193" w:type="dxa"/>
            <w:vAlign w:val="center"/>
          </w:tcPr>
          <w:p w14:paraId="76346478" w14:textId="77777777"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14:paraId="52FF3F89" w14:textId="77777777"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14:paraId="253552FF" w14:textId="3ADFAE60"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other fruit</w:t>
            </w:r>
            <w:del w:id="18098" w:author="Jane Shaw" w:date="2015-10-30T17:27:00Z">
              <w:r w:rsidRPr="007043CF" w:rsidDel="00E07006">
                <w:rPr>
                  <w:rFonts w:ascii="Times New Roman" w:hAnsi="Times New Roman" w:cs="Times New Roman"/>
                  <w:sz w:val="18"/>
                  <w:szCs w:val="18"/>
                  <w:lang w:val="en-GB" w:eastAsia="en-US"/>
                </w:rPr>
                <w:delText>,</w:delText>
              </w:r>
            </w:del>
            <w:r w:rsidRPr="007043CF">
              <w:rPr>
                <w:rFonts w:ascii="Times New Roman" w:hAnsi="Times New Roman" w:cs="Times New Roman"/>
                <w:sz w:val="18"/>
                <w:szCs w:val="18"/>
                <w:lang w:val="en-GB" w:eastAsia="en-US"/>
              </w:rPr>
              <w:t xml:space="preserve"> </w:t>
            </w:r>
            <w:del w:id="18099" w:author="Jane Shaw" w:date="2015-10-30T17:27:00Z">
              <w:r w:rsidRPr="007043CF" w:rsidDel="00E07006">
                <w:rPr>
                  <w:rFonts w:ascii="Times New Roman" w:hAnsi="Times New Roman" w:cs="Times New Roman"/>
                  <w:sz w:val="18"/>
                  <w:szCs w:val="18"/>
                  <w:lang w:val="en-GB" w:eastAsia="en-US"/>
                </w:rPr>
                <w:delText>n.e.c.</w:delText>
              </w:r>
            </w:del>
            <w:ins w:id="18100" w:author="Jane Shaw" w:date="2015-10-30T17:27:00Z">
              <w:r w:rsidR="00E07006">
                <w:rPr>
                  <w:rFonts w:ascii="Times New Roman" w:hAnsi="Times New Roman" w:cs="Times New Roman"/>
                  <w:sz w:val="18"/>
                  <w:szCs w:val="18"/>
                  <w:lang w:val="en-GB" w:eastAsia="en-US"/>
                </w:rPr>
                <w:t>NEC</w:t>
              </w:r>
            </w:ins>
            <w:r w:rsidRPr="007043CF">
              <w:rPr>
                <w:rFonts w:ascii="Times New Roman" w:hAnsi="Times New Roman" w:cs="Times New Roman"/>
                <w:sz w:val="18"/>
                <w:szCs w:val="18"/>
                <w:lang w:val="en-GB" w:eastAsia="en-US"/>
              </w:rPr>
              <w:t xml:space="preserve">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w:t>
            </w:r>
            <w:del w:id="18101" w:author="Jane Shaw" w:date="2015-10-30T17:27:00Z">
              <w:r w:rsidRPr="007043CF" w:rsidDel="00E07006">
                <w:rPr>
                  <w:rFonts w:ascii="Times New Roman" w:hAnsi="Times New Roman" w:cs="Times New Roman"/>
                  <w:sz w:val="18"/>
                  <w:szCs w:val="18"/>
                  <w:lang w:val="en-GB" w:eastAsia="en-US"/>
                </w:rPr>
                <w:delText>,</w:delText>
              </w:r>
            </w:del>
            <w:r w:rsidRPr="007043CF">
              <w:rPr>
                <w:rFonts w:ascii="Times New Roman" w:hAnsi="Times New Roman" w:cs="Times New Roman"/>
                <w:sz w:val="18"/>
                <w:szCs w:val="18"/>
                <w:lang w:val="en-GB" w:eastAsia="en-US"/>
              </w:rPr>
              <w:t xml:space="preserve"> </w:t>
            </w:r>
            <w:del w:id="18102" w:author="Jane Shaw" w:date="2015-10-30T17:27:00Z">
              <w:r w:rsidRPr="007043CF" w:rsidDel="00E07006">
                <w:rPr>
                  <w:rFonts w:ascii="Times New Roman" w:hAnsi="Times New Roman" w:cs="Times New Roman"/>
                  <w:sz w:val="18"/>
                  <w:szCs w:val="18"/>
                  <w:lang w:val="en-GB" w:eastAsia="en-US"/>
                </w:rPr>
                <w:delText>n.e.c.</w:delText>
              </w:r>
            </w:del>
            <w:ins w:id="18103" w:author="Jane Shaw" w:date="2015-10-30T17:27:00Z">
              <w:r w:rsidR="00E07006">
                <w:rPr>
                  <w:rFonts w:ascii="Times New Roman" w:hAnsi="Times New Roman" w:cs="Times New Roman"/>
                  <w:sz w:val="18"/>
                  <w:szCs w:val="18"/>
                  <w:lang w:val="en-GB" w:eastAsia="en-US"/>
                </w:rPr>
                <w:t>NEC</w:t>
              </w:r>
            </w:ins>
            <w:r w:rsidRPr="007043CF">
              <w:rPr>
                <w:rFonts w:ascii="Times New Roman" w:hAnsi="Times New Roman" w:cs="Times New Roman"/>
                <w:sz w:val="18"/>
                <w:szCs w:val="18"/>
                <w:lang w:val="en-GB" w:eastAsia="en-US"/>
              </w:rPr>
              <w:t xml:space="preserve">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14:paraId="09BDCD84" w14:textId="5D06F9E9"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ins w:id="18104" w:author="Jane Shaw" w:date="2015-10-30T17:26:00Z">
              <w:r w:rsidR="00E07006">
                <w:rPr>
                  <w:rFonts w:ascii="Times New Roman" w:hAnsi="Times New Roman" w:cs="Times New Roman"/>
                  <w:b/>
                  <w:color w:val="000000"/>
                  <w:sz w:val="18"/>
                  <w:szCs w:val="18"/>
                  <w:lang w:val="en-GB" w:eastAsia="en-US"/>
                </w:rPr>
                <w:t xml:space="preserve"> </w:t>
              </w:r>
            </w:ins>
            <w:del w:id="18105" w:author="Jane Shaw" w:date="2015-10-30T17:26:00Z">
              <w:r w:rsidRPr="007043CF" w:rsidDel="00E07006">
                <w:rPr>
                  <w:rFonts w:ascii="Times New Roman" w:hAnsi="Times New Roman" w:cs="Times New Roman"/>
                  <w:b/>
                  <w:color w:val="000000"/>
                  <w:sz w:val="18"/>
                  <w:szCs w:val="18"/>
                  <w:lang w:val="en-GB" w:eastAsia="en-US"/>
                </w:rPr>
                <w:delText>,</w:delText>
              </w:r>
            </w:del>
            <w:r w:rsidRPr="007043CF">
              <w:rPr>
                <w:rFonts w:ascii="Times New Roman" w:hAnsi="Times New Roman" w:cs="Times New Roman"/>
                <w:b/>
                <w:color w:val="000000"/>
                <w:sz w:val="18"/>
                <w:szCs w:val="18"/>
                <w:lang w:val="en-GB" w:eastAsia="en-US"/>
              </w:rPr>
              <w:t>686(E) tonnes</w:t>
            </w:r>
          </w:p>
        </w:tc>
      </w:tr>
    </w:tbl>
    <w:p w14:paraId="7A16CFA2" w14:textId="1EEF4E8D" w:rsidR="00E07006" w:rsidRDefault="00E07006" w:rsidP="00E07006">
      <w:pPr>
        <w:spacing w:after="0"/>
        <w:jc w:val="both"/>
        <w:rPr>
          <w:ins w:id="18106" w:author="Jane Shaw" w:date="2015-10-30T17:25:00Z"/>
          <w:rFonts w:asciiTheme="majorBidi" w:hAnsiTheme="majorBidi" w:cstheme="majorBidi"/>
          <w:sz w:val="20"/>
          <w:szCs w:val="20"/>
          <w:lang w:val="en-GB" w:eastAsia="en-GB"/>
        </w:rPr>
      </w:pPr>
      <w:ins w:id="18107" w:author="Jane Shaw" w:date="2015-10-30T17:25:00Z">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of tropical fruit NEC and fruit NEC in Ecuador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ins>
    </w:p>
    <w:p w14:paraId="582868D2" w14:textId="256A0CBB" w:rsidR="00E07006" w:rsidRPr="00316E65" w:rsidRDefault="00E07006" w:rsidP="00E07006">
      <w:pPr>
        <w:spacing w:after="0"/>
        <w:jc w:val="both"/>
        <w:rPr>
          <w:ins w:id="18108" w:author="Jane Shaw" w:date="2015-10-30T17:25:00Z"/>
          <w:rFonts w:asciiTheme="majorBidi" w:hAnsiTheme="majorBidi" w:cstheme="majorBidi"/>
          <w:sz w:val="20"/>
          <w:szCs w:val="20"/>
          <w:lang w:val="en-GB" w:eastAsia="en-GB"/>
        </w:rPr>
      </w:pPr>
      <w:ins w:id="18109" w:author="Jane Shaw" w:date="2015-10-30T17:25:00Z">
        <w:r w:rsidRPr="00316E65">
          <w:rPr>
            <w:rFonts w:asciiTheme="majorBidi" w:hAnsiTheme="majorBidi" w:cstheme="majorBidi"/>
            <w:i/>
            <w:sz w:val="20"/>
            <w:szCs w:val="20"/>
            <w:lang w:val="en-GB" w:eastAsia="en-GB"/>
          </w:rPr>
          <w:t>Source</w:t>
        </w:r>
      </w:ins>
      <w:ins w:id="18110" w:author="Jane Shaw" w:date="2015-10-30T17:26:00Z">
        <w:r>
          <w:rPr>
            <w:rFonts w:asciiTheme="majorBidi" w:hAnsiTheme="majorBidi" w:cstheme="majorBidi"/>
            <w:i/>
            <w:sz w:val="20"/>
            <w:szCs w:val="20"/>
            <w:lang w:val="en-GB" w:eastAsia="en-GB"/>
          </w:rPr>
          <w:t>s</w:t>
        </w:r>
      </w:ins>
      <w:ins w:id="18111" w:author="Jane Shaw" w:date="2015-10-30T17:25:00Z">
        <w:r w:rsidRPr="00316E65">
          <w:rPr>
            <w:rFonts w:asciiTheme="majorBidi" w:hAnsiTheme="majorBidi" w:cstheme="majorBidi"/>
            <w:i/>
            <w:sz w:val="20"/>
            <w:szCs w:val="20"/>
            <w:lang w:val="en-GB" w:eastAsia="en-GB"/>
          </w:rPr>
          <w:t xml:space="preserve">: </w:t>
        </w:r>
        <w:r w:rsidRPr="00316E65">
          <w:rPr>
            <w:rFonts w:asciiTheme="majorBidi" w:hAnsiTheme="majorBidi" w:cstheme="majorBidi"/>
            <w:sz w:val="20"/>
            <w:szCs w:val="20"/>
            <w:lang w:val="en-GB" w:eastAsia="en-GB"/>
          </w:rPr>
          <w:t>FAOSTAT</w:t>
        </w:r>
      </w:ins>
      <w:ins w:id="18112" w:author="Jane Shaw" w:date="2015-10-30T17:26:00Z">
        <w:r>
          <w:rPr>
            <w:rFonts w:asciiTheme="majorBidi" w:hAnsiTheme="majorBidi" w:cstheme="majorBidi"/>
            <w:sz w:val="20"/>
            <w:szCs w:val="20"/>
            <w:lang w:val="en-GB" w:eastAsia="en-GB"/>
          </w:rPr>
          <w:t xml:space="preserve"> and FAO estimates (E).</w:t>
        </w:r>
      </w:ins>
    </w:p>
    <w:p w14:paraId="03A19995" w14:textId="78088658" w:rsidR="00EB7AF1" w:rsidRPr="004F311A" w:rsidRDefault="00EB7AF1" w:rsidP="00C500F7">
      <w:pPr>
        <w:keepNext/>
        <w:jc w:val="both"/>
        <w:rPr>
          <w:rFonts w:asciiTheme="majorBidi" w:hAnsiTheme="majorBidi" w:cstheme="majorBidi"/>
          <w:i/>
          <w:lang w:val="en-GB" w:eastAsia="en-GB"/>
        </w:rPr>
      </w:pPr>
      <w:del w:id="18113" w:author="Jane Shaw" w:date="2015-10-30T17:25:00Z">
        <w:r w:rsidRPr="004F311A" w:rsidDel="00E07006">
          <w:rPr>
            <w:rFonts w:asciiTheme="majorBidi" w:hAnsiTheme="majorBidi" w:cstheme="majorBidi"/>
            <w:i/>
            <w:lang w:val="en-GB" w:eastAsia="en-GB"/>
          </w:rPr>
          <w:delText>Data refer to the production of tropical fruit n.e.</w:delText>
        </w:r>
        <w:r w:rsidR="001374C2" w:rsidDel="00E07006">
          <w:rPr>
            <w:rFonts w:asciiTheme="majorBidi" w:hAnsiTheme="majorBidi" w:cstheme="majorBidi"/>
            <w:i/>
            <w:lang w:val="en-GB" w:eastAsia="en-GB"/>
          </w:rPr>
          <w:delText>c</w:delText>
        </w:r>
        <w:r w:rsidRPr="004F311A" w:rsidDel="00E07006">
          <w:rPr>
            <w:rFonts w:asciiTheme="majorBidi" w:hAnsiTheme="majorBidi" w:cstheme="majorBidi"/>
            <w:i/>
            <w:lang w:val="en-GB" w:eastAsia="en-GB"/>
          </w:rPr>
          <w:delText xml:space="preserve"> and fruit n.e.</w:delText>
        </w:r>
        <w:r w:rsidR="001374C2" w:rsidDel="00E07006">
          <w:rPr>
            <w:rFonts w:asciiTheme="majorBidi" w:hAnsiTheme="majorBidi" w:cstheme="majorBidi"/>
            <w:i/>
            <w:lang w:val="en-GB" w:eastAsia="en-GB"/>
          </w:rPr>
          <w:delText>c</w:delText>
        </w:r>
        <w:r w:rsidRPr="004F311A" w:rsidDel="00E07006">
          <w:rPr>
            <w:rFonts w:asciiTheme="majorBidi" w:hAnsiTheme="majorBidi" w:cstheme="majorBidi"/>
            <w:i/>
            <w:lang w:val="en-GB" w:eastAsia="en-GB"/>
          </w:rPr>
          <w:delText>. in Ecuador, 2011 (source: FAOSTAT; (E) = FAO estimates)</w:delText>
        </w:r>
      </w:del>
    </w:p>
    <w:p w14:paraId="331B15DC" w14:textId="77777777" w:rsidR="00F857F7" w:rsidRDefault="00F857F7">
      <w:pPr>
        <w:pStyle w:val="Titolo3"/>
        <w:numPr>
          <w:ilvl w:val="0"/>
          <w:numId w:val="0"/>
        </w:numPr>
        <w:ind w:left="720" w:hanging="720"/>
        <w:rPr>
          <w:ins w:id="18114" w:author="Jane Shaw" w:date="2015-10-30T11:59:00Z"/>
          <w:lang w:val="en-GB"/>
        </w:rPr>
        <w:pPrChange w:id="18115" w:author="Jane Shaw" w:date="2015-10-30T11:59:00Z">
          <w:pPr>
            <w:suppressAutoHyphens w:val="0"/>
            <w:jc w:val="both"/>
          </w:pPr>
        </w:pPrChange>
      </w:pPr>
      <w:ins w:id="18116" w:author="Jane Shaw" w:date="2015-10-30T11:59:00Z">
        <w:r>
          <w:rPr>
            <w:lang w:val="en-GB"/>
          </w:rPr>
          <w:t>References</w:t>
        </w:r>
      </w:ins>
    </w:p>
    <w:p w14:paraId="09A68C9E" w14:textId="4C319B39" w:rsidR="009F544E" w:rsidRPr="009F544E" w:rsidRDefault="009F544E" w:rsidP="009F544E">
      <w:pPr>
        <w:spacing w:after="0"/>
        <w:rPr>
          <w:ins w:id="18117" w:author="Jane Shaw" w:date="2015-10-30T12:30:00Z"/>
          <w:rFonts w:ascii="Times New Roman" w:eastAsia="Times New Roman" w:hAnsi="Times New Roman" w:cs="Times New Roman"/>
          <w:rPrChange w:id="18118" w:author="Jane Shaw" w:date="2015-10-30T12:31:00Z">
            <w:rPr>
              <w:ins w:id="18119" w:author="Jane Shaw" w:date="2015-10-30T12:30:00Z"/>
              <w:rFonts w:ascii="Times New Roman" w:eastAsia="Times New Roman" w:hAnsi="Times New Roman" w:cs="Times New Roman"/>
              <w:sz w:val="20"/>
              <w:szCs w:val="20"/>
            </w:rPr>
          </w:rPrChange>
        </w:rPr>
      </w:pPr>
      <w:ins w:id="18120" w:author="Jane Shaw" w:date="2015-10-30T12:30:00Z">
        <w:r w:rsidRPr="009F544E">
          <w:rPr>
            <w:rFonts w:ascii="Times New Roman" w:eastAsia="Times New Roman" w:hAnsi="Times New Roman" w:cs="Times New Roman"/>
            <w:b/>
            <w:rPrChange w:id="18121" w:author="Jane Shaw" w:date="2015-10-30T12:31:00Z">
              <w:rPr>
                <w:rFonts w:ascii="Times New Roman" w:eastAsia="Times New Roman" w:hAnsi="Times New Roman" w:cs="Times New Roman"/>
                <w:sz w:val="20"/>
                <w:szCs w:val="20"/>
              </w:rPr>
            </w:rPrChange>
          </w:rPr>
          <w:t xml:space="preserve">Buiten, </w:t>
        </w:r>
      </w:ins>
      <w:ins w:id="18122" w:author="Jane Shaw" w:date="2015-10-30T12:31:00Z">
        <w:r w:rsidRPr="009F544E">
          <w:rPr>
            <w:rFonts w:ascii="Times New Roman" w:eastAsia="Times New Roman" w:hAnsi="Times New Roman" w:cs="Times New Roman"/>
            <w:b/>
            <w:rPrChange w:id="18123" w:author="Jane Shaw" w:date="2015-10-30T12:31:00Z">
              <w:rPr>
                <w:rFonts w:ascii="Times New Roman" w:eastAsia="Times New Roman" w:hAnsi="Times New Roman" w:cs="Times New Roman"/>
              </w:rPr>
            </w:rPrChange>
          </w:rPr>
          <w:t xml:space="preserve">G., </w:t>
        </w:r>
      </w:ins>
      <w:ins w:id="18124" w:author="Jane Shaw" w:date="2015-10-30T12:30:00Z">
        <w:r w:rsidRPr="009F544E">
          <w:rPr>
            <w:rFonts w:ascii="Times New Roman" w:eastAsia="Times New Roman" w:hAnsi="Times New Roman" w:cs="Times New Roman"/>
            <w:b/>
            <w:rPrChange w:id="18125" w:author="Jane Shaw" w:date="2015-10-30T12:31:00Z">
              <w:rPr>
                <w:rFonts w:ascii="Times New Roman" w:eastAsia="Times New Roman" w:hAnsi="Times New Roman" w:cs="Times New Roman"/>
                <w:sz w:val="20"/>
                <w:szCs w:val="20"/>
              </w:rPr>
            </w:rPrChange>
          </w:rPr>
          <w:t>Kampen</w:t>
        </w:r>
      </w:ins>
      <w:ins w:id="18126" w:author="Jane Shaw" w:date="2015-10-30T12:31:00Z">
        <w:r w:rsidRPr="009F544E">
          <w:rPr>
            <w:rFonts w:ascii="Times New Roman" w:eastAsia="Times New Roman" w:hAnsi="Times New Roman" w:cs="Times New Roman"/>
            <w:b/>
            <w:rPrChange w:id="18127" w:author="Jane Shaw" w:date="2015-10-30T12:31:00Z">
              <w:rPr>
                <w:rFonts w:ascii="Times New Roman" w:eastAsia="Times New Roman" w:hAnsi="Times New Roman" w:cs="Times New Roman"/>
              </w:rPr>
            </w:rPrChange>
          </w:rPr>
          <w:t>, J. &amp;</w:t>
        </w:r>
      </w:ins>
      <w:ins w:id="18128" w:author="Jane Shaw" w:date="2015-10-30T12:30:00Z">
        <w:r w:rsidRPr="009F544E">
          <w:rPr>
            <w:rFonts w:ascii="Times New Roman" w:eastAsia="Times New Roman" w:hAnsi="Times New Roman" w:cs="Times New Roman"/>
            <w:b/>
            <w:rPrChange w:id="18129" w:author="Jane Shaw" w:date="2015-10-30T12:31:00Z">
              <w:rPr>
                <w:rFonts w:ascii="Times New Roman" w:eastAsia="Times New Roman" w:hAnsi="Times New Roman" w:cs="Times New Roman"/>
                <w:sz w:val="20"/>
                <w:szCs w:val="20"/>
              </w:rPr>
            </w:rPrChange>
          </w:rPr>
          <w:t xml:space="preserve"> Vergouw, </w:t>
        </w:r>
      </w:ins>
      <w:ins w:id="18130" w:author="Jane Shaw" w:date="2015-10-30T12:31:00Z">
        <w:r w:rsidRPr="009F544E">
          <w:rPr>
            <w:rFonts w:ascii="Times New Roman" w:eastAsia="Times New Roman" w:hAnsi="Times New Roman" w:cs="Times New Roman"/>
            <w:b/>
            <w:rPrChange w:id="18131" w:author="Jane Shaw" w:date="2015-10-30T12:31:00Z">
              <w:rPr>
                <w:rFonts w:ascii="Times New Roman" w:eastAsia="Times New Roman" w:hAnsi="Times New Roman" w:cs="Times New Roman"/>
              </w:rPr>
            </w:rPrChange>
          </w:rPr>
          <w:t xml:space="preserve">S. </w:t>
        </w:r>
      </w:ins>
      <w:ins w:id="18132" w:author="Jane Shaw" w:date="2015-10-30T12:30:00Z">
        <w:r w:rsidRPr="0077041A">
          <w:rPr>
            <w:rFonts w:ascii="Times New Roman" w:eastAsia="Times New Roman" w:hAnsi="Times New Roman" w:cs="Times New Roman"/>
          </w:rPr>
          <w:t>2009.</w:t>
        </w:r>
        <w:r w:rsidRPr="009F544E">
          <w:rPr>
            <w:rFonts w:ascii="Times New Roman" w:eastAsia="Times New Roman" w:hAnsi="Times New Roman" w:cs="Times New Roman"/>
            <w:rPrChange w:id="18133" w:author="Jane Shaw" w:date="2015-10-30T12:31:00Z">
              <w:rPr>
                <w:rFonts w:ascii="Times New Roman" w:eastAsia="Times New Roman" w:hAnsi="Times New Roman" w:cs="Times New Roman"/>
                <w:sz w:val="20"/>
                <w:szCs w:val="20"/>
              </w:rPr>
            </w:rPrChange>
          </w:rPr>
          <w:t xml:space="preserve"> </w:t>
        </w:r>
        <w:r w:rsidRPr="009F544E">
          <w:rPr>
            <w:rFonts w:ascii="Times New Roman" w:eastAsia="Times New Roman" w:hAnsi="Times New Roman" w:cs="Times New Roman"/>
            <w:i/>
            <w:iCs/>
            <w:rPrChange w:id="18134" w:author="Jane Shaw" w:date="2015-10-30T12:31:00Z">
              <w:rPr>
                <w:rFonts w:ascii="Times New Roman" w:eastAsia="Times New Roman" w:hAnsi="Times New Roman" w:cs="Times New Roman"/>
                <w:i/>
                <w:iCs/>
                <w:sz w:val="20"/>
                <w:szCs w:val="20"/>
              </w:rPr>
            </w:rPrChange>
          </w:rPr>
          <w:t>Producing historical time series for STS-statistics in NACE Rev.2</w:t>
        </w:r>
      </w:ins>
      <w:ins w:id="18135" w:author="Jane Shaw" w:date="2015-10-30T12:32:00Z">
        <w:r>
          <w:rPr>
            <w:rFonts w:ascii="Times New Roman" w:eastAsia="Times New Roman" w:hAnsi="Times New Roman" w:cs="Times New Roman"/>
            <w:i/>
            <w:iCs/>
          </w:rPr>
          <w:t xml:space="preserve">: Theory with an application </w:t>
        </w:r>
      </w:ins>
      <w:ins w:id="18136" w:author="Jane Shaw" w:date="2015-10-30T12:33:00Z">
        <w:r>
          <w:rPr>
            <w:rFonts w:ascii="Times New Roman" w:eastAsia="Times New Roman" w:hAnsi="Times New Roman" w:cs="Times New Roman"/>
            <w:i/>
            <w:iCs/>
          </w:rPr>
          <w:t>in industrial turnover in the Netherlands (1995</w:t>
        </w:r>
        <w:r>
          <w:rPr>
            <w:rFonts w:ascii="Times New Roman" w:eastAsia="Times New Roman" w:hAnsi="Times New Roman" w:cs="Times New Roman"/>
            <w:i/>
            <w:iCs/>
          </w:rPr>
          <w:softHyphen/>
        </w:r>
        <w:r>
          <w:rPr>
            <w:rFonts w:ascii="Times New Roman" w:eastAsia="Times New Roman" w:hAnsi="Times New Roman" w:cs="Times New Roman"/>
            <w:i/>
            <w:iCs/>
          </w:rPr>
          <w:softHyphen/>
          <w:t>–2008)</w:t>
        </w:r>
      </w:ins>
      <w:ins w:id="18137" w:author="Jane Shaw" w:date="2015-10-30T12:30:00Z">
        <w:r w:rsidRPr="0077041A">
          <w:rPr>
            <w:rFonts w:ascii="Times New Roman" w:eastAsia="Times New Roman" w:hAnsi="Times New Roman" w:cs="Times New Roman"/>
          </w:rPr>
          <w:t>.</w:t>
        </w:r>
        <w:r w:rsidRPr="009F544E">
          <w:rPr>
            <w:rFonts w:ascii="Times New Roman" w:eastAsia="Times New Roman" w:hAnsi="Times New Roman" w:cs="Times New Roman"/>
            <w:rPrChange w:id="18138" w:author="Jane Shaw" w:date="2015-10-30T12:31:00Z">
              <w:rPr>
                <w:rFonts w:ascii="Times New Roman" w:eastAsia="Times New Roman" w:hAnsi="Times New Roman" w:cs="Times New Roman"/>
                <w:sz w:val="20"/>
                <w:szCs w:val="20"/>
              </w:rPr>
            </w:rPrChange>
          </w:rPr>
          <w:t xml:space="preserve"> Discussion </w:t>
        </w:r>
        <w:r w:rsidRPr="0077041A">
          <w:rPr>
            <w:rFonts w:ascii="Times New Roman" w:eastAsia="Times New Roman" w:hAnsi="Times New Roman" w:cs="Times New Roman"/>
          </w:rPr>
          <w:t>Paper No. 09001.</w:t>
        </w:r>
        <w:r w:rsidRPr="009F544E">
          <w:rPr>
            <w:rFonts w:ascii="Times New Roman" w:eastAsia="Times New Roman" w:hAnsi="Times New Roman" w:cs="Times New Roman"/>
            <w:rPrChange w:id="18139" w:author="Jane Shaw" w:date="2015-10-30T12:31:00Z">
              <w:rPr>
                <w:rFonts w:ascii="Times New Roman" w:eastAsia="Times New Roman" w:hAnsi="Times New Roman" w:cs="Times New Roman"/>
                <w:sz w:val="20"/>
                <w:szCs w:val="20"/>
              </w:rPr>
            </w:rPrChange>
          </w:rPr>
          <w:t xml:space="preserve"> </w:t>
        </w:r>
      </w:ins>
      <w:ins w:id="18140" w:author="Jane Shaw" w:date="2015-10-30T12:33:00Z">
        <w:r>
          <w:rPr>
            <w:rFonts w:ascii="Times New Roman" w:eastAsia="Times New Roman" w:hAnsi="Times New Roman" w:cs="Times New Roman"/>
          </w:rPr>
          <w:t xml:space="preserve">The Hague, </w:t>
        </w:r>
      </w:ins>
      <w:ins w:id="18141" w:author="Jane Shaw" w:date="2015-10-30T12:30:00Z">
        <w:r w:rsidRPr="009F544E">
          <w:rPr>
            <w:rFonts w:ascii="Times New Roman" w:eastAsia="Times New Roman" w:hAnsi="Times New Roman" w:cs="Times New Roman"/>
            <w:rPrChange w:id="18142" w:author="Jane Shaw" w:date="2015-10-30T12:31:00Z">
              <w:rPr>
                <w:rFonts w:ascii="Times New Roman" w:eastAsia="Times New Roman" w:hAnsi="Times New Roman" w:cs="Times New Roman"/>
                <w:sz w:val="20"/>
                <w:szCs w:val="20"/>
              </w:rPr>
            </w:rPrChange>
          </w:rPr>
          <w:t xml:space="preserve">Statistics Netherlands. </w:t>
        </w:r>
      </w:ins>
    </w:p>
    <w:p w14:paraId="5B8B861F" w14:textId="77777777" w:rsidR="009F544E" w:rsidRDefault="009F544E">
      <w:pPr>
        <w:spacing w:after="0"/>
        <w:rPr>
          <w:ins w:id="18143" w:author="Jane Shaw" w:date="2015-10-30T12:41:00Z"/>
          <w:rStyle w:val="Collegamentoipertestuale"/>
          <w:rFonts w:ascii="Times New Roman" w:eastAsia="Times New Roman" w:hAnsi="Times New Roman" w:cs="Times New Roman"/>
        </w:rPr>
        <w:pPrChange w:id="18144" w:author="Jane Shaw" w:date="2015-10-30T12:00:00Z">
          <w:pPr>
            <w:suppressAutoHyphens w:val="0"/>
            <w:jc w:val="both"/>
          </w:pPr>
        </w:pPrChange>
      </w:pPr>
      <w:ins w:id="18145" w:author="Jane Shaw" w:date="2015-10-30T12:30:00Z">
        <w:r w:rsidRPr="009F544E">
          <w:fldChar w:fldCharType="begin"/>
        </w:r>
        <w:r w:rsidRPr="0077041A">
          <w:instrText xml:space="preserve"> HYPERLINK "http://www.cbs.nl/NR/rdonlyres/A8A9AB3B-37F6-480A-BA76-253979DED22D/0/200901x10pub.pdf" \h </w:instrText>
        </w:r>
        <w:r w:rsidRPr="009F544E">
          <w:fldChar w:fldCharType="separate"/>
        </w:r>
        <w:r w:rsidRPr="009F544E">
          <w:rPr>
            <w:rStyle w:val="Collegamentoipertestuale"/>
            <w:rFonts w:ascii="Times New Roman" w:eastAsia="Times New Roman" w:hAnsi="Times New Roman" w:cs="Times New Roman"/>
            <w:rPrChange w:id="18146" w:author="Jane Shaw" w:date="2015-10-30T12:31:00Z">
              <w:rPr>
                <w:rStyle w:val="Collegamentoipertestuale"/>
                <w:rFonts w:ascii="Times New Roman" w:eastAsia="Times New Roman" w:hAnsi="Times New Roman" w:cs="Times New Roman"/>
                <w:sz w:val="20"/>
                <w:szCs w:val="20"/>
              </w:rPr>
            </w:rPrChange>
          </w:rPr>
          <w:t>http://www.cbs.nl/NR/rdonlyres/A8A9AB3B-37F6-480A-BA76-253979DED22D/0/200901x10pub.pdf</w:t>
        </w:r>
        <w:r w:rsidRPr="009F544E">
          <w:rPr>
            <w:rStyle w:val="Collegamentoipertestuale"/>
            <w:rFonts w:ascii="Times New Roman" w:eastAsia="Times New Roman" w:hAnsi="Times New Roman" w:cs="Times New Roman"/>
            <w:rPrChange w:id="18147" w:author="Jane Shaw" w:date="2015-10-30T12:31:00Z">
              <w:rPr>
                <w:rStyle w:val="Collegamentoipertestuale"/>
                <w:rFonts w:ascii="Times New Roman" w:eastAsia="Times New Roman" w:hAnsi="Times New Roman" w:cs="Times New Roman"/>
                <w:sz w:val="20"/>
                <w:szCs w:val="20"/>
              </w:rPr>
            </w:rPrChange>
          </w:rPr>
          <w:fldChar w:fldCharType="end"/>
        </w:r>
      </w:ins>
    </w:p>
    <w:p w14:paraId="6CB2C5A5" w14:textId="02589D24" w:rsidR="00D622F3" w:rsidRPr="0077041A" w:rsidRDefault="00D622F3">
      <w:pPr>
        <w:spacing w:after="0"/>
        <w:rPr>
          <w:ins w:id="18148" w:author="Jane Shaw" w:date="2015-10-30T12:31:00Z"/>
          <w:rStyle w:val="Collegamentoipertestuale"/>
          <w:rFonts w:ascii="Times New Roman" w:eastAsia="Times New Roman" w:hAnsi="Times New Roman" w:cs="Times New Roman"/>
        </w:rPr>
        <w:pPrChange w:id="18149" w:author="Jane Shaw" w:date="2015-10-30T12:00:00Z">
          <w:pPr>
            <w:suppressAutoHyphens w:val="0"/>
            <w:jc w:val="both"/>
          </w:pPr>
        </w:pPrChange>
      </w:pPr>
      <w:ins w:id="18150" w:author="Jane Shaw" w:date="2015-10-30T12:41:00Z">
        <w:r w:rsidRPr="00D622F3">
          <w:rPr>
            <w:rFonts w:ascii="Times New Roman" w:eastAsia="Times New Roman" w:hAnsi="Times New Roman" w:cs="Times New Roman"/>
            <w:b/>
            <w:rPrChange w:id="18151" w:author="Jane Shaw" w:date="2015-10-30T12:42:00Z">
              <w:rPr>
                <w:rFonts w:ascii="Times New Roman" w:eastAsia="Times New Roman" w:hAnsi="Times New Roman" w:cs="Times New Roman"/>
                <w:sz w:val="20"/>
                <w:szCs w:val="20"/>
              </w:rPr>
            </w:rPrChange>
          </w:rPr>
          <w:t xml:space="preserve">FAO. </w:t>
        </w:r>
        <w:r w:rsidRPr="00D622F3">
          <w:rPr>
            <w:rFonts w:ascii="Times New Roman" w:eastAsia="Times New Roman" w:hAnsi="Times New Roman" w:cs="Times New Roman"/>
            <w:rPrChange w:id="18152" w:author="Jane Shaw" w:date="2015-10-30T12:42:00Z">
              <w:rPr>
                <w:rFonts w:ascii="Times New Roman" w:eastAsia="Times New Roman" w:hAnsi="Times New Roman" w:cs="Times New Roman"/>
                <w:sz w:val="20"/>
                <w:szCs w:val="20"/>
              </w:rPr>
            </w:rPrChange>
          </w:rPr>
          <w:t xml:space="preserve">2001. </w:t>
        </w:r>
        <w:del w:id="18153" w:author="Jane Shaw" w:date="2015-10-30T12:42:00Z">
          <w:r w:rsidRPr="00D622F3" w:rsidDel="00D622F3">
            <w:rPr>
              <w:rFonts w:ascii="Times New Roman" w:eastAsia="Times New Roman" w:hAnsi="Times New Roman" w:cs="Times New Roman"/>
              <w:rPrChange w:id="18154" w:author="Jane Shaw" w:date="2015-10-30T12:42:00Z">
                <w:rPr>
                  <w:rFonts w:ascii="Times New Roman" w:eastAsia="Times New Roman" w:hAnsi="Times New Roman" w:cs="Times New Roman"/>
                  <w:sz w:val="20"/>
                  <w:szCs w:val="20"/>
                </w:rPr>
              </w:rPrChange>
            </w:rPr>
            <w:delText>“</w:delText>
          </w:r>
        </w:del>
        <w:r w:rsidRPr="00D622F3">
          <w:rPr>
            <w:rFonts w:ascii="Times New Roman" w:eastAsia="Times New Roman" w:hAnsi="Times New Roman" w:cs="Times New Roman"/>
            <w:i/>
            <w:iCs/>
            <w:rPrChange w:id="18155" w:author="Jane Shaw" w:date="2015-10-30T12:42:00Z">
              <w:rPr>
                <w:rFonts w:ascii="Times New Roman" w:eastAsia="Times New Roman" w:hAnsi="Times New Roman" w:cs="Times New Roman"/>
                <w:i/>
                <w:iCs/>
                <w:sz w:val="20"/>
                <w:szCs w:val="20"/>
              </w:rPr>
            </w:rPrChange>
          </w:rPr>
          <w:t xml:space="preserve">Food </w:t>
        </w:r>
        <w:r w:rsidRPr="0077041A">
          <w:rPr>
            <w:rFonts w:ascii="Times New Roman" w:eastAsia="Times New Roman" w:hAnsi="Times New Roman" w:cs="Times New Roman"/>
            <w:i/>
            <w:iCs/>
          </w:rPr>
          <w:t>balance sheet</w:t>
        </w:r>
      </w:ins>
      <w:ins w:id="18156" w:author="Jane Shaw" w:date="2015-10-30T12:42:00Z">
        <w:r>
          <w:rPr>
            <w:rFonts w:ascii="Times New Roman" w:eastAsia="Times New Roman" w:hAnsi="Times New Roman" w:cs="Times New Roman"/>
            <w:i/>
            <w:iCs/>
          </w:rPr>
          <w:t>s</w:t>
        </w:r>
      </w:ins>
      <w:ins w:id="18157" w:author="Jane Shaw" w:date="2015-10-30T12:41:00Z">
        <w:r w:rsidRPr="00D622F3">
          <w:rPr>
            <w:rFonts w:ascii="Times New Roman" w:eastAsia="Times New Roman" w:hAnsi="Times New Roman" w:cs="Times New Roman"/>
            <w:i/>
            <w:iCs/>
            <w:rPrChange w:id="18158" w:author="Jane Shaw" w:date="2015-10-30T12:42:00Z">
              <w:rPr>
                <w:rFonts w:ascii="Times New Roman" w:eastAsia="Times New Roman" w:hAnsi="Times New Roman" w:cs="Times New Roman"/>
                <w:i/>
                <w:iCs/>
                <w:sz w:val="20"/>
                <w:szCs w:val="20"/>
              </w:rPr>
            </w:rPrChange>
          </w:rPr>
          <w:t xml:space="preserve">: A </w:t>
        </w:r>
        <w:r w:rsidRPr="0077041A">
          <w:rPr>
            <w:rFonts w:ascii="Times New Roman" w:eastAsia="Times New Roman" w:hAnsi="Times New Roman" w:cs="Times New Roman"/>
            <w:i/>
            <w:iCs/>
          </w:rPr>
          <w:t>handbook</w:t>
        </w:r>
      </w:ins>
      <w:ins w:id="18159" w:author="Jane Shaw" w:date="2015-10-30T12:42:00Z">
        <w:r>
          <w:rPr>
            <w:rFonts w:ascii="Times New Roman" w:eastAsia="Times New Roman" w:hAnsi="Times New Roman" w:cs="Times New Roman"/>
          </w:rPr>
          <w:t xml:space="preserve">. Rome. </w:t>
        </w:r>
      </w:ins>
      <w:ins w:id="18160" w:author="Jane Shaw" w:date="2015-10-30T12:41:00Z">
        <w:del w:id="18161" w:author="Jane Shaw" w:date="2015-10-30T12:42:00Z">
          <w:r w:rsidRPr="00D622F3" w:rsidDel="00D622F3">
            <w:rPr>
              <w:rFonts w:ascii="Times New Roman" w:eastAsia="Times New Roman" w:hAnsi="Times New Roman" w:cs="Times New Roman"/>
              <w:rPrChange w:id="18162" w:author="Jane Shaw" w:date="2015-10-30T12:42:00Z">
                <w:rPr>
                  <w:rFonts w:ascii="Times New Roman" w:eastAsia="Times New Roman" w:hAnsi="Times New Roman" w:cs="Times New Roman"/>
                  <w:sz w:val="20"/>
                  <w:szCs w:val="20"/>
                </w:rPr>
              </w:rPrChange>
            </w:rPr>
            <w:delText>”</w:delText>
          </w:r>
        </w:del>
        <w:r w:rsidRPr="00D622F3">
          <w:rPr>
            <w:rFonts w:ascii="Times New Roman" w:eastAsia="Times New Roman" w:hAnsi="Times New Roman" w:cs="Times New Roman"/>
            <w:rPrChange w:id="18163" w:author="Jane Shaw" w:date="2015-10-30T12:42:00Z">
              <w:rPr>
                <w:rFonts w:ascii="Times New Roman" w:eastAsia="Times New Roman" w:hAnsi="Times New Roman" w:cs="Times New Roman"/>
                <w:sz w:val="20"/>
                <w:szCs w:val="20"/>
              </w:rPr>
            </w:rPrChange>
          </w:rPr>
          <w:t xml:space="preserve"> </w:t>
        </w:r>
        <w:r w:rsidRPr="00D622F3">
          <w:fldChar w:fldCharType="begin"/>
        </w:r>
        <w:r w:rsidRPr="00A3732D">
          <w:instrText xml:space="preserve"> HYPERLINK "http://www.fao.org/docrep/003/X9892E/X9892E00.HTM" \h </w:instrText>
        </w:r>
        <w:r w:rsidRPr="00D622F3">
          <w:fldChar w:fldCharType="separate"/>
        </w:r>
        <w:r w:rsidRPr="00D622F3">
          <w:rPr>
            <w:rStyle w:val="Collegamentoipertestuale"/>
            <w:rFonts w:ascii="Times New Roman" w:eastAsia="Times New Roman" w:hAnsi="Times New Roman" w:cs="Times New Roman"/>
            <w:rPrChange w:id="18164" w:author="Jane Shaw" w:date="2015-10-30T12:42:00Z">
              <w:rPr>
                <w:rStyle w:val="Collegamentoipertestuale"/>
                <w:rFonts w:ascii="Times New Roman" w:eastAsia="Times New Roman" w:hAnsi="Times New Roman" w:cs="Times New Roman"/>
                <w:sz w:val="20"/>
                <w:szCs w:val="20"/>
              </w:rPr>
            </w:rPrChange>
          </w:rPr>
          <w:t>http://www.fao.org/docrep/003/X9892E/X9892E00.HTM</w:t>
        </w:r>
        <w:r w:rsidRPr="00D622F3">
          <w:rPr>
            <w:rStyle w:val="Collegamentoipertestuale"/>
            <w:rFonts w:ascii="Times New Roman" w:eastAsia="Times New Roman" w:hAnsi="Times New Roman" w:cs="Times New Roman"/>
            <w:rPrChange w:id="18165" w:author="Jane Shaw" w:date="2015-10-30T12:42:00Z">
              <w:rPr>
                <w:rStyle w:val="Collegamentoipertestuale"/>
                <w:rFonts w:ascii="Times New Roman" w:eastAsia="Times New Roman" w:hAnsi="Times New Roman" w:cs="Times New Roman"/>
                <w:sz w:val="20"/>
                <w:szCs w:val="20"/>
              </w:rPr>
            </w:rPrChange>
          </w:rPr>
          <w:fldChar w:fldCharType="end"/>
        </w:r>
      </w:ins>
    </w:p>
    <w:p w14:paraId="5CD3C911" w14:textId="0E06B101" w:rsidR="00C93F0C" w:rsidRPr="00C93F0C" w:rsidRDefault="00C93F0C">
      <w:pPr>
        <w:spacing w:after="0"/>
        <w:rPr>
          <w:ins w:id="18166" w:author="Jane Shaw" w:date="2015-10-30T12:44:00Z"/>
          <w:rFonts w:ascii="Times New Roman" w:eastAsia="Times New Roman" w:hAnsi="Times New Roman" w:cs="Times New Roman"/>
          <w:smallCaps/>
          <w:color w:val="0000FF"/>
          <w:u w:val="single"/>
          <w:rPrChange w:id="18167" w:author="Jane Shaw" w:date="2015-10-30T12:44:00Z">
            <w:rPr>
              <w:ins w:id="18168" w:author="Jane Shaw" w:date="2015-10-30T12:44:00Z"/>
              <w:rFonts w:ascii="Times New Roman" w:hAnsi="Times New Roman" w:cs="Times New Roman"/>
              <w:b/>
            </w:rPr>
          </w:rPrChange>
        </w:rPr>
        <w:pPrChange w:id="18169" w:author="Jane Shaw" w:date="2015-10-30T12:00:00Z">
          <w:pPr>
            <w:suppressAutoHyphens w:val="0"/>
            <w:jc w:val="both"/>
          </w:pPr>
        </w:pPrChange>
      </w:pPr>
      <w:ins w:id="18170" w:author="Jane Shaw" w:date="2015-10-30T12:44:00Z">
        <w:r w:rsidRPr="00C93F0C">
          <w:rPr>
            <w:rFonts w:ascii="Times New Roman" w:eastAsia="Times New Roman" w:hAnsi="Times New Roman" w:cs="Times New Roman"/>
            <w:b/>
            <w:rPrChange w:id="18171" w:author="Jane Shaw" w:date="2015-10-30T12:45:00Z">
              <w:rPr>
                <w:rFonts w:ascii="Times New Roman" w:eastAsia="Times New Roman" w:hAnsi="Times New Roman" w:cs="Times New Roman"/>
                <w:sz w:val="20"/>
                <w:szCs w:val="20"/>
              </w:rPr>
            </w:rPrChange>
          </w:rPr>
          <w:t xml:space="preserve">Hancock, </w:t>
        </w:r>
        <w:r w:rsidRPr="0077041A">
          <w:rPr>
            <w:rFonts w:ascii="Times New Roman" w:eastAsia="Times New Roman" w:hAnsi="Times New Roman" w:cs="Times New Roman"/>
            <w:b/>
          </w:rPr>
          <w:t>A</w:t>
        </w:r>
        <w:r w:rsidRPr="00C93F0C">
          <w:rPr>
            <w:rFonts w:ascii="Times New Roman" w:eastAsia="Times New Roman" w:hAnsi="Times New Roman" w:cs="Times New Roman"/>
            <w:b/>
            <w:rPrChange w:id="18172" w:author="Jane Shaw" w:date="2015-10-30T12:45:00Z">
              <w:rPr>
                <w:rFonts w:ascii="Times New Roman" w:eastAsia="Times New Roman" w:hAnsi="Times New Roman" w:cs="Times New Roman"/>
              </w:rPr>
            </w:rPrChange>
          </w:rPr>
          <w:t xml:space="preserve">. </w:t>
        </w:r>
      </w:ins>
      <w:ins w:id="18173" w:author="Jane Shaw" w:date="2015-10-30T12:45:00Z">
        <w:r>
          <w:rPr>
            <w:rFonts w:ascii="Times New Roman" w:eastAsia="Times New Roman" w:hAnsi="Times New Roman" w:cs="Times New Roman"/>
          </w:rPr>
          <w:t xml:space="preserve">2013. </w:t>
        </w:r>
      </w:ins>
      <w:ins w:id="18174" w:author="Jane Shaw" w:date="2015-10-30T12:44:00Z">
        <w:r w:rsidRPr="00C93F0C">
          <w:rPr>
            <w:rFonts w:ascii="Times New Roman" w:eastAsia="Times New Roman" w:hAnsi="Times New Roman" w:cs="Times New Roman"/>
            <w:iCs/>
            <w:rPrChange w:id="18175" w:author="Jane Shaw" w:date="2015-10-30T12:45:00Z">
              <w:rPr>
                <w:rFonts w:ascii="Times New Roman" w:eastAsia="Times New Roman" w:hAnsi="Times New Roman" w:cs="Times New Roman"/>
                <w:i/>
                <w:iCs/>
                <w:sz w:val="20"/>
                <w:szCs w:val="20"/>
              </w:rPr>
            </w:rPrChange>
          </w:rPr>
          <w:t>Best practice guidelines for developing international statistical classifications</w:t>
        </w:r>
        <w:r w:rsidRPr="0077041A">
          <w:rPr>
            <w:rFonts w:ascii="Times New Roman" w:eastAsia="Times New Roman" w:hAnsi="Times New Roman" w:cs="Times New Roman"/>
          </w:rPr>
          <w:t>.</w:t>
        </w:r>
        <w:r w:rsidRPr="00C93F0C">
          <w:rPr>
            <w:rFonts w:ascii="Times New Roman" w:eastAsia="Times New Roman" w:hAnsi="Times New Roman" w:cs="Times New Roman"/>
            <w:rPrChange w:id="18176" w:author="Jane Shaw" w:date="2015-10-30T12:44:00Z">
              <w:rPr>
                <w:rFonts w:ascii="Times New Roman" w:eastAsia="Times New Roman" w:hAnsi="Times New Roman" w:cs="Times New Roman"/>
                <w:sz w:val="20"/>
                <w:szCs w:val="20"/>
              </w:rPr>
            </w:rPrChange>
          </w:rPr>
          <w:t xml:space="preserve"> </w:t>
        </w:r>
        <w:r w:rsidRPr="0077041A">
          <w:rPr>
            <w:rFonts w:ascii="Times New Roman" w:eastAsia="Times New Roman" w:hAnsi="Times New Roman" w:cs="Times New Roman"/>
          </w:rPr>
          <w:t xml:space="preserve">Presented </w:t>
        </w:r>
        <w:r w:rsidRPr="00C93F0C">
          <w:rPr>
            <w:rFonts w:ascii="Times New Roman" w:eastAsia="Times New Roman" w:hAnsi="Times New Roman" w:cs="Times New Roman"/>
            <w:rPrChange w:id="18177" w:author="Jane Shaw" w:date="2015-10-30T12:44:00Z">
              <w:rPr>
                <w:rFonts w:ascii="Times New Roman" w:eastAsia="Times New Roman" w:hAnsi="Times New Roman" w:cs="Times New Roman"/>
                <w:sz w:val="20"/>
                <w:szCs w:val="20"/>
              </w:rPr>
            </w:rPrChange>
          </w:rPr>
          <w:t xml:space="preserve">at the Meeting of the Expert Group on International Classifications, UNSD, New York, </w:t>
        </w:r>
      </w:ins>
      <w:ins w:id="18178" w:author="Jane Shaw" w:date="2015-10-30T12:45:00Z">
        <w:r>
          <w:rPr>
            <w:rFonts w:ascii="Times New Roman" w:eastAsia="Times New Roman" w:hAnsi="Times New Roman" w:cs="Times New Roman"/>
          </w:rPr>
          <w:t xml:space="preserve">13–15 </w:t>
        </w:r>
      </w:ins>
      <w:ins w:id="18179" w:author="Jane Shaw" w:date="2015-10-30T12:44:00Z">
        <w:r w:rsidRPr="00C93F0C">
          <w:rPr>
            <w:rFonts w:ascii="Times New Roman" w:eastAsia="Times New Roman" w:hAnsi="Times New Roman" w:cs="Times New Roman"/>
            <w:rPrChange w:id="18180" w:author="Jane Shaw" w:date="2015-10-30T12:44:00Z">
              <w:rPr>
                <w:rFonts w:ascii="Times New Roman" w:eastAsia="Times New Roman" w:hAnsi="Times New Roman" w:cs="Times New Roman"/>
                <w:sz w:val="20"/>
                <w:szCs w:val="20"/>
              </w:rPr>
            </w:rPrChange>
          </w:rPr>
          <w:t>May 2013</w:t>
        </w:r>
      </w:ins>
      <w:ins w:id="18181" w:author="Jane Shaw" w:date="2015-10-30T12:45:00Z">
        <w:r>
          <w:rPr>
            <w:rFonts w:ascii="Times New Roman" w:eastAsia="Times New Roman" w:hAnsi="Times New Roman" w:cs="Times New Roman"/>
          </w:rPr>
          <w:t>.</w:t>
        </w:r>
      </w:ins>
      <w:ins w:id="18182" w:author="Jane Shaw" w:date="2015-10-30T12:44:00Z">
        <w:r w:rsidRPr="00C93F0C">
          <w:rPr>
            <w:rFonts w:ascii="Times New Roman" w:eastAsia="Times New Roman" w:hAnsi="Times New Roman" w:cs="Times New Roman"/>
            <w:rPrChange w:id="18183" w:author="Jane Shaw" w:date="2015-10-30T12:44:00Z">
              <w:rPr>
                <w:rFonts w:ascii="Times New Roman" w:eastAsia="Times New Roman" w:hAnsi="Times New Roman" w:cs="Times New Roman"/>
                <w:sz w:val="20"/>
                <w:szCs w:val="20"/>
              </w:rPr>
            </w:rPrChange>
          </w:rPr>
          <w:t xml:space="preserve"> </w:t>
        </w:r>
        <w:r w:rsidRPr="00C93F0C">
          <w:fldChar w:fldCharType="begin"/>
        </w:r>
        <w:r w:rsidRPr="0077041A">
          <w:instrText xml:space="preserve"> HYPERLINK "http://unstats.un.org/unsd/class/intercop/expertgroup/2013/AC267-5.PDF" \h </w:instrText>
        </w:r>
        <w:r w:rsidRPr="00C93F0C">
          <w:fldChar w:fldCharType="separate"/>
        </w:r>
        <w:r w:rsidRPr="00C93F0C">
          <w:rPr>
            <w:rStyle w:val="Collegamentoipertestuale"/>
            <w:rFonts w:ascii="Times New Roman" w:eastAsia="Times New Roman" w:hAnsi="Times New Roman" w:cs="Times New Roman"/>
            <w:rPrChange w:id="18184" w:author="Jane Shaw" w:date="2015-10-30T12:44:00Z">
              <w:rPr>
                <w:rStyle w:val="Collegamentoipertestuale"/>
                <w:rFonts w:ascii="Times New Roman" w:eastAsia="Times New Roman" w:hAnsi="Times New Roman" w:cs="Times New Roman"/>
                <w:sz w:val="20"/>
                <w:szCs w:val="20"/>
              </w:rPr>
            </w:rPrChange>
          </w:rPr>
          <w:t>http://unstats.un.org/unsd/class/intercop/expertgroup/2013/AC267-5.PDF</w:t>
        </w:r>
        <w:r w:rsidRPr="00C93F0C">
          <w:rPr>
            <w:rStyle w:val="Collegamentoipertestuale"/>
            <w:rFonts w:ascii="Times New Roman" w:eastAsia="Times New Roman" w:hAnsi="Times New Roman" w:cs="Times New Roman"/>
            <w:rPrChange w:id="18185" w:author="Jane Shaw" w:date="2015-10-30T12:44:00Z">
              <w:rPr>
                <w:rStyle w:val="Collegamentoipertestuale"/>
                <w:rFonts w:ascii="Times New Roman" w:eastAsia="Times New Roman" w:hAnsi="Times New Roman" w:cs="Times New Roman"/>
                <w:sz w:val="20"/>
                <w:szCs w:val="20"/>
              </w:rPr>
            </w:rPrChange>
          </w:rPr>
          <w:fldChar w:fldCharType="end"/>
        </w:r>
      </w:ins>
    </w:p>
    <w:p w14:paraId="46D7FAA5" w14:textId="12A54335" w:rsidR="00F857F7" w:rsidRPr="0077041A" w:rsidRDefault="00F857F7">
      <w:pPr>
        <w:spacing w:after="0"/>
        <w:rPr>
          <w:ins w:id="18186" w:author="Jane Shaw" w:date="2015-10-30T12:07:00Z"/>
          <w:rFonts w:ascii="Times New Roman" w:hAnsi="Times New Roman" w:cs="Times New Roman"/>
          <w:lang w:val="en-GB"/>
        </w:rPr>
        <w:pPrChange w:id="18187" w:author="Jane Shaw" w:date="2015-10-30T12:00:00Z">
          <w:pPr>
            <w:suppressAutoHyphens w:val="0"/>
            <w:jc w:val="both"/>
          </w:pPr>
        </w:pPrChange>
      </w:pPr>
      <w:ins w:id="18188" w:author="Jane Shaw" w:date="2015-10-30T12:07:00Z">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r w:rsidRPr="0077041A">
          <w:fldChar w:fldCharType="begin"/>
        </w:r>
        <w:r w:rsidRPr="0077041A">
          <w:rPr>
            <w:rFonts w:ascii="Times New Roman" w:hAnsi="Times New Roman" w:cs="Times New Roman"/>
          </w:rPr>
          <w:instrText xml:space="preserve"> HYPERLINK "http://unstats.un.org/UNSD/class/intercop/expertgroup/2011/AC234-15.PDF" \h </w:instrText>
        </w:r>
        <w:r w:rsidRPr="0077041A">
          <w:fldChar w:fldCharType="separate"/>
        </w:r>
        <w:r w:rsidRPr="0077041A">
          <w:rPr>
            <w:rStyle w:val="Collegamentoipertestuale"/>
            <w:rFonts w:ascii="Times New Roman" w:eastAsia="Book Antiqua" w:hAnsi="Times New Roman" w:cs="Times New Roman"/>
            <w:u w:val="none"/>
          </w:rPr>
          <w:t>http://unstats.un.org/UNSD/class/intercop/expertgroup/2011/AC234-15.PDF</w:t>
        </w:r>
        <w:r w:rsidRPr="0077041A">
          <w:rPr>
            <w:rStyle w:val="Collegamentoipertestuale"/>
            <w:rFonts w:ascii="Times New Roman" w:eastAsia="Book Antiqua" w:hAnsi="Times New Roman" w:cs="Times New Roman"/>
            <w:u w:val="none"/>
          </w:rPr>
          <w:fldChar w:fldCharType="end"/>
        </w:r>
      </w:ins>
    </w:p>
    <w:p w14:paraId="24444147" w14:textId="38408DFF" w:rsidR="00F857F7" w:rsidRDefault="00F857F7">
      <w:pPr>
        <w:spacing w:after="0"/>
        <w:rPr>
          <w:ins w:id="18189" w:author="Jane Shaw" w:date="2015-10-30T12:07:00Z"/>
          <w:rFonts w:ascii="Times New Roman" w:hAnsi="Times New Roman" w:cs="Times New Roman"/>
        </w:rPr>
        <w:pPrChange w:id="18190" w:author="Jane Shaw" w:date="2015-10-30T12:00:00Z">
          <w:pPr>
            <w:suppressAutoHyphens w:val="0"/>
            <w:jc w:val="both"/>
          </w:pPr>
        </w:pPrChange>
      </w:pPr>
      <w:ins w:id="18191" w:author="Jane Shaw" w:date="2015-10-30T11:59:00Z">
        <w:r w:rsidRPr="00F857F7">
          <w:rPr>
            <w:rFonts w:ascii="Times New Roman" w:hAnsi="Times New Roman" w:cs="Times New Roman"/>
            <w:b/>
            <w:rPrChange w:id="18192" w:author="Jane Shaw" w:date="2015-10-30T12:05:00Z">
              <w:rPr/>
            </w:rPrChange>
          </w:rPr>
          <w:t>Ramaschiello</w:t>
        </w:r>
      </w:ins>
      <w:ins w:id="18193" w:author="Jane Shaw" w:date="2015-10-30T12:01:00Z">
        <w:r w:rsidRPr="00F857F7">
          <w:rPr>
            <w:rFonts w:ascii="Times New Roman" w:hAnsi="Times New Roman" w:cs="Times New Roman"/>
            <w:b/>
            <w:rPrChange w:id="18194" w:author="Jane Shaw" w:date="2015-10-30T12:05:00Z">
              <w:rPr>
                <w:rFonts w:ascii="Times New Roman" w:hAnsi="Times New Roman" w:cs="Times New Roman"/>
              </w:rPr>
            </w:rPrChange>
          </w:rPr>
          <w:t>, V.</w:t>
        </w:r>
      </w:ins>
      <w:ins w:id="18195" w:author="Jane Shaw" w:date="2015-10-30T11:59:00Z">
        <w:r w:rsidRPr="00F857F7">
          <w:rPr>
            <w:rFonts w:ascii="Times New Roman" w:hAnsi="Times New Roman" w:cs="Times New Roman"/>
            <w:b/>
            <w:rPrChange w:id="18196" w:author="Jane Shaw" w:date="2015-10-30T12:05:00Z">
              <w:rPr/>
            </w:rPrChange>
          </w:rPr>
          <w:t xml:space="preserve"> </w:t>
        </w:r>
      </w:ins>
      <w:ins w:id="18197" w:author="Jane Shaw" w:date="2015-10-30T12:01:00Z">
        <w:r>
          <w:rPr>
            <w:rFonts w:ascii="Times New Roman" w:hAnsi="Times New Roman" w:cs="Times New Roman"/>
          </w:rPr>
          <w:t xml:space="preserve">2013. </w:t>
        </w:r>
      </w:ins>
      <w:ins w:id="18198" w:author="Jane Shaw" w:date="2015-10-30T11:59:00Z">
        <w:r w:rsidRPr="00F857F7">
          <w:rPr>
            <w:rFonts w:ascii="Times New Roman" w:hAnsi="Times New Roman" w:cs="Times New Roman"/>
            <w:iCs/>
            <w:rPrChange w:id="18199" w:author="Jane Shaw" w:date="2015-10-30T12:02:00Z">
              <w:rPr>
                <w:i/>
                <w:iCs/>
              </w:rPr>
            </w:rPrChange>
          </w:rPr>
          <w:t xml:space="preserve">Aligning </w:t>
        </w:r>
        <w:r w:rsidRPr="0077041A">
          <w:rPr>
            <w:rFonts w:ascii="Times New Roman" w:hAnsi="Times New Roman" w:cs="Times New Roman"/>
            <w:iCs/>
          </w:rPr>
          <w:t>classifications for agricultural statistics with other international standards</w:t>
        </w:r>
        <w:r w:rsidRPr="0077041A">
          <w:rPr>
            <w:rFonts w:ascii="Times New Roman" w:hAnsi="Times New Roman" w:cs="Times New Roman"/>
          </w:rPr>
          <w:t>.</w:t>
        </w:r>
        <w:r w:rsidRPr="00F857F7">
          <w:rPr>
            <w:rFonts w:ascii="Times New Roman" w:hAnsi="Times New Roman" w:cs="Times New Roman"/>
            <w:rPrChange w:id="18200" w:author="Jane Shaw" w:date="2015-10-30T11:59:00Z">
              <w:rPr/>
            </w:rPrChange>
          </w:rPr>
          <w:t xml:space="preserve"> </w:t>
        </w:r>
        <w:r w:rsidRPr="0077041A">
          <w:rPr>
            <w:rFonts w:ascii="Times New Roman" w:hAnsi="Times New Roman" w:cs="Times New Roman"/>
          </w:rPr>
          <w:t xml:space="preserve">Presented </w:t>
        </w:r>
        <w:r w:rsidRPr="00F857F7">
          <w:rPr>
            <w:rFonts w:ascii="Times New Roman" w:hAnsi="Times New Roman" w:cs="Times New Roman"/>
            <w:rPrChange w:id="18201" w:author="Jane Shaw" w:date="2015-10-30T11:59:00Z">
              <w:rPr/>
            </w:rPrChange>
          </w:rPr>
          <w:t xml:space="preserve">at the Expert Group Meeting on International Classifications, UNSD, New York, </w:t>
        </w:r>
      </w:ins>
      <w:ins w:id="18202" w:author="Jane Shaw" w:date="2015-10-30T12:05:00Z">
        <w:r>
          <w:rPr>
            <w:rFonts w:ascii="Times New Roman" w:hAnsi="Times New Roman" w:cs="Times New Roman"/>
          </w:rPr>
          <w:t xml:space="preserve">13–15 </w:t>
        </w:r>
      </w:ins>
      <w:ins w:id="18203" w:author="Jane Shaw" w:date="2015-10-30T11:59:00Z">
        <w:r w:rsidRPr="00F857F7">
          <w:rPr>
            <w:rFonts w:ascii="Times New Roman" w:hAnsi="Times New Roman" w:cs="Times New Roman"/>
            <w:rPrChange w:id="18204" w:author="Jane Shaw" w:date="2015-10-30T11:59:00Z">
              <w:rPr/>
            </w:rPrChange>
          </w:rPr>
          <w:t>May 2013</w:t>
        </w:r>
        <w:r w:rsidRPr="0077041A">
          <w:rPr>
            <w:rFonts w:ascii="Times New Roman" w:hAnsi="Times New Roman" w:cs="Times New Roman"/>
          </w:rPr>
          <w:t>.</w:t>
        </w:r>
      </w:ins>
      <w:ins w:id="18205" w:author="Jane Shaw" w:date="2015-10-30T12:05:00Z">
        <w:r>
          <w:rPr>
            <w:rFonts w:ascii="Times New Roman" w:hAnsi="Times New Roman" w:cs="Times New Roman"/>
          </w:rPr>
          <w:t xml:space="preserve"> </w:t>
        </w:r>
      </w:ins>
      <w:ins w:id="18206" w:author="Jane Shaw" w:date="2015-10-30T12:07:00Z">
        <w:r>
          <w:rPr>
            <w:rFonts w:ascii="Times New Roman" w:hAnsi="Times New Roman" w:cs="Times New Roman"/>
          </w:rPr>
          <w:fldChar w:fldCharType="begin"/>
        </w:r>
        <w:r>
          <w:rPr>
            <w:rFonts w:ascii="Times New Roman" w:hAnsi="Times New Roman" w:cs="Times New Roman"/>
          </w:rPr>
          <w:instrText xml:space="preserve"> HYPERLINK "</w:instrText>
        </w:r>
      </w:ins>
      <w:ins w:id="18207" w:author="Jane Shaw" w:date="2015-10-30T12:05:00Z">
        <w:r w:rsidRPr="00F857F7">
          <w:rPr>
            <w:rFonts w:ascii="Times New Roman" w:hAnsi="Times New Roman" w:cs="Times New Roman"/>
          </w:rPr>
          <w:instrText>http://unstats.un.org/unsd/class/intercop/expertgroup/2013/AC267-21.PDF</w:instrText>
        </w:r>
      </w:ins>
      <w:ins w:id="18208" w:author="Jane Shaw" w:date="2015-10-30T12:07:00Z">
        <w:r>
          <w:rPr>
            <w:rFonts w:ascii="Times New Roman" w:hAnsi="Times New Roman" w:cs="Times New Roman"/>
          </w:rPr>
          <w:instrText xml:space="preserve">" </w:instrText>
        </w:r>
        <w:r>
          <w:rPr>
            <w:rFonts w:ascii="Times New Roman" w:hAnsi="Times New Roman" w:cs="Times New Roman"/>
          </w:rPr>
          <w:fldChar w:fldCharType="separate"/>
        </w:r>
      </w:ins>
      <w:ins w:id="18209" w:author="Jane Shaw" w:date="2015-10-30T12:05:00Z">
        <w:r w:rsidRPr="00305163">
          <w:rPr>
            <w:rStyle w:val="Collegamentoipertestuale"/>
            <w:rFonts w:ascii="Times New Roman" w:hAnsi="Times New Roman" w:cs="Times New Roman"/>
          </w:rPr>
          <w:t>http://unstats.un.org/unsd/class/intercop/expertgroup/2013/AC267-21.PDF</w:t>
        </w:r>
      </w:ins>
      <w:ins w:id="18210" w:author="Jane Shaw" w:date="2015-10-30T12:07:00Z">
        <w:r>
          <w:rPr>
            <w:rFonts w:ascii="Times New Roman" w:hAnsi="Times New Roman" w:cs="Times New Roman"/>
          </w:rPr>
          <w:fldChar w:fldCharType="end"/>
        </w:r>
      </w:ins>
      <w:ins w:id="18211" w:author="Jane Shaw" w:date="2015-10-30T11:59:00Z">
        <w:r w:rsidRPr="0077041A">
          <w:rPr>
            <w:rFonts w:ascii="Times New Roman" w:hAnsi="Times New Roman" w:cs="Times New Roman"/>
          </w:rPr>
          <w:t xml:space="preserve"> </w:t>
        </w:r>
      </w:ins>
    </w:p>
    <w:p w14:paraId="1F9442A9" w14:textId="77777777" w:rsidR="00F857F7" w:rsidRDefault="00F857F7" w:rsidP="00F857F7">
      <w:pPr>
        <w:spacing w:after="0"/>
        <w:rPr>
          <w:ins w:id="18212" w:author="Jane Shaw" w:date="2015-10-30T12:07:00Z"/>
          <w:rFonts w:ascii="Times New Roman" w:hAnsi="Times New Roman" w:cs="Times New Roman"/>
        </w:rPr>
      </w:pPr>
      <w:ins w:id="18213" w:author="Jane Shaw" w:date="2015-10-30T12:07:00Z">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r w:rsidRPr="00316E65">
          <w:fldChar w:fldCharType="begin"/>
        </w:r>
        <w:r w:rsidRPr="00316E65">
          <w:rPr>
            <w:rFonts w:ascii="Times New Roman" w:hAnsi="Times New Roman" w:cs="Times New Roman"/>
          </w:rPr>
          <w:instrText xml:space="preserve"> HYPERLINK "http://unstats.un.org/unsd/class/intercop/expertgroup/2015/AC289-16.PDF" \h </w:instrText>
        </w:r>
        <w:r w:rsidRPr="00316E65">
          <w:fldChar w:fldCharType="separate"/>
        </w:r>
        <w:r w:rsidRPr="00316E65">
          <w:rPr>
            <w:rStyle w:val="Collegamentoipertestuale"/>
            <w:rFonts w:ascii="Times New Roman" w:eastAsia="Book Antiqua" w:hAnsi="Times New Roman" w:cs="Times New Roman"/>
            <w:u w:val="none"/>
          </w:rPr>
          <w:t>http://unstats.un.org/unsd/class/intercop/expertgroup/2015/AC289-16.PDF</w:t>
        </w:r>
        <w:r w:rsidRPr="00316E65">
          <w:rPr>
            <w:rStyle w:val="Collegamentoipertestuale"/>
            <w:rFonts w:ascii="Times New Roman" w:eastAsia="Book Antiqua" w:hAnsi="Times New Roman" w:cs="Times New Roman"/>
            <w:u w:val="none"/>
          </w:rPr>
          <w:fldChar w:fldCharType="end"/>
        </w:r>
        <w:r w:rsidRPr="00316E65">
          <w:rPr>
            <w:rFonts w:ascii="Times New Roman" w:hAnsi="Times New Roman" w:cs="Times New Roman"/>
          </w:rPr>
          <w:t xml:space="preserve"> </w:t>
        </w:r>
      </w:ins>
    </w:p>
    <w:p w14:paraId="698D9CE7" w14:textId="698917EF" w:rsidR="00374C82" w:rsidRPr="00F857F7" w:rsidRDefault="00374C82">
      <w:pPr>
        <w:spacing w:after="0"/>
        <w:rPr>
          <w:rFonts w:ascii="Times New Roman" w:hAnsi="Times New Roman" w:cs="Times New Roman"/>
          <w:lang w:val="en-GB"/>
          <w:rPrChange w:id="18214" w:author="Jane Shaw" w:date="2015-10-30T11:59:00Z">
            <w:rPr>
              <w:lang w:val="en-GB"/>
            </w:rPr>
          </w:rPrChange>
        </w:rPr>
        <w:pPrChange w:id="18215" w:author="Jane Shaw" w:date="2015-10-30T12:00:00Z">
          <w:pPr>
            <w:suppressAutoHyphens w:val="0"/>
            <w:jc w:val="both"/>
          </w:pPr>
        </w:pPrChange>
      </w:pPr>
      <w:del w:id="18216" w:author="Jane Shaw" w:date="2015-10-30T12:07:00Z">
        <w:r w:rsidRPr="00F857F7" w:rsidDel="00F857F7">
          <w:rPr>
            <w:rFonts w:ascii="Times New Roman" w:hAnsi="Times New Roman" w:cs="Times New Roman"/>
            <w:lang w:val="en-GB"/>
            <w:rPrChange w:id="18217" w:author="Jane Shaw" w:date="2015-10-30T11:59:00Z">
              <w:rPr>
                <w:lang w:val="en-GB"/>
              </w:rPr>
            </w:rPrChange>
          </w:rPr>
          <w:br w:type="page"/>
        </w:r>
      </w:del>
    </w:p>
    <w:p w14:paraId="78C93776" w14:textId="3F98188A" w:rsidR="00374C82" w:rsidRPr="008066B5" w:rsidRDefault="00E07006" w:rsidP="008066B5">
      <w:pPr>
        <w:pStyle w:val="Titolo1"/>
        <w:spacing w:before="0" w:after="200"/>
        <w:rPr>
          <w:rFonts w:asciiTheme="majorBidi" w:hAnsiTheme="majorBidi" w:cstheme="majorBidi"/>
        </w:rPr>
      </w:pPr>
      <w:bookmarkStart w:id="18218" w:name="_Toc428436079"/>
      <w:bookmarkStart w:id="18219" w:name="_Toc428436380"/>
      <w:bookmarkStart w:id="18220" w:name="_Toc308029382"/>
      <w:bookmarkStart w:id="18221" w:name="_Toc308029573"/>
      <w:ins w:id="18222" w:author="Jane Shaw" w:date="2015-10-30T17:27:00Z">
        <w:r>
          <w:rPr>
            <w:rFonts w:asciiTheme="majorBidi" w:hAnsiTheme="majorBidi" w:cstheme="majorBidi"/>
          </w:rPr>
          <w:t xml:space="preserve">7. </w:t>
        </w:r>
      </w:ins>
      <w:r w:rsidR="00374C82" w:rsidRPr="00F31509">
        <w:rPr>
          <w:rFonts w:asciiTheme="majorBidi" w:hAnsiTheme="majorBidi" w:cstheme="majorBidi"/>
        </w:rPr>
        <w:t xml:space="preserve">Concepts and </w:t>
      </w:r>
      <w:r w:rsidRPr="00F31509">
        <w:rPr>
          <w:rFonts w:asciiTheme="majorBidi" w:hAnsiTheme="majorBidi" w:cstheme="majorBidi"/>
        </w:rPr>
        <w:t xml:space="preserve">definitions </w:t>
      </w:r>
      <w:r w:rsidR="00374C82" w:rsidRPr="00F31509">
        <w:rPr>
          <w:rFonts w:asciiTheme="majorBidi" w:hAnsiTheme="majorBidi" w:cstheme="majorBidi"/>
        </w:rPr>
        <w:t xml:space="preserve">used in </w:t>
      </w:r>
      <w:ins w:id="18223" w:author="Jane Shaw" w:date="2015-10-30T17:27:00Z">
        <w:r>
          <w:rPr>
            <w:rFonts w:asciiTheme="majorBidi" w:hAnsiTheme="majorBidi" w:cstheme="majorBidi"/>
          </w:rPr>
          <w:t xml:space="preserve">the </w:t>
        </w:r>
      </w:ins>
      <w:r w:rsidR="00374C82" w:rsidRPr="00F31509">
        <w:rPr>
          <w:rFonts w:asciiTheme="majorBidi" w:hAnsiTheme="majorBidi" w:cstheme="majorBidi"/>
        </w:rPr>
        <w:t xml:space="preserve">FAO </w:t>
      </w:r>
      <w:r w:rsidRPr="00F31509">
        <w:rPr>
          <w:rFonts w:asciiTheme="majorBidi" w:hAnsiTheme="majorBidi" w:cstheme="majorBidi"/>
        </w:rPr>
        <w:t>food balance sheets</w:t>
      </w:r>
      <w:bookmarkEnd w:id="18218"/>
      <w:bookmarkEnd w:id="18219"/>
      <w:bookmarkEnd w:id="18220"/>
      <w:bookmarkEnd w:id="18221"/>
    </w:p>
    <w:p w14:paraId="5A619922" w14:textId="05F03B07" w:rsidR="00374C82" w:rsidRPr="008066B5" w:rsidRDefault="00E07006" w:rsidP="00C4334D">
      <w:pPr>
        <w:pStyle w:val="Titolo2"/>
        <w:rPr>
          <w:rFonts w:eastAsiaTheme="majorEastAsia"/>
          <w:lang w:eastAsia="it-IT"/>
        </w:rPr>
      </w:pPr>
      <w:bookmarkStart w:id="18224" w:name="_Toc428436080"/>
      <w:bookmarkStart w:id="18225" w:name="_Toc428436381"/>
      <w:bookmarkStart w:id="18226" w:name="_Toc308029383"/>
      <w:bookmarkStart w:id="18227" w:name="_Toc308029574"/>
      <w:ins w:id="18228" w:author="Jane Shaw" w:date="2015-10-30T17:27:00Z">
        <w:r>
          <w:t xml:space="preserve">7.1 </w:t>
        </w:r>
      </w:ins>
      <w:r w:rsidR="00374C82" w:rsidRPr="00F31509">
        <w:t xml:space="preserve">Commodity </w:t>
      </w:r>
      <w:r w:rsidRPr="00F31509">
        <w:t>coverage</w:t>
      </w:r>
      <w:bookmarkEnd w:id="18224"/>
      <w:bookmarkEnd w:id="18225"/>
      <w:bookmarkEnd w:id="18226"/>
      <w:bookmarkEnd w:id="18227"/>
    </w:p>
    <w:p w14:paraId="6D3CA383" w14:textId="7EB7095A" w:rsidR="483DA69D" w:rsidRPr="00F31509" w:rsidRDefault="00E07006" w:rsidP="00C500F7">
      <w:pPr>
        <w:jc w:val="both"/>
        <w:rPr>
          <w:rFonts w:asciiTheme="majorBidi" w:hAnsiTheme="majorBidi" w:cstheme="majorBidi"/>
          <w:lang w:val="en-GB"/>
        </w:rPr>
      </w:pPr>
      <w:ins w:id="18229" w:author="Jane Shaw" w:date="2015-10-30T17:28:00Z">
        <w:r>
          <w:rPr>
            <w:rFonts w:asciiTheme="majorBidi" w:eastAsia="Times New Roman" w:hAnsiTheme="majorBidi" w:cstheme="majorBidi"/>
            <w:lang w:val="en-GB"/>
          </w:rPr>
          <w:t xml:space="preserve">In principle, </w:t>
        </w:r>
      </w:ins>
      <w:r w:rsidRPr="00F31509">
        <w:rPr>
          <w:rFonts w:asciiTheme="majorBidi" w:eastAsia="Times New Roman" w:hAnsiTheme="majorBidi" w:cstheme="majorBidi"/>
          <w:lang w:val="en-GB"/>
        </w:rPr>
        <w:t xml:space="preserve">all </w:t>
      </w:r>
      <w:r w:rsidR="726F4BD4" w:rsidRPr="00F31509">
        <w:rPr>
          <w:rFonts w:asciiTheme="majorBidi" w:eastAsia="Times New Roman" w:hAnsiTheme="majorBidi" w:cstheme="majorBidi"/>
          <w:lang w:val="en-GB"/>
        </w:rPr>
        <w:t>potentially edible commodities</w:t>
      </w:r>
      <w:del w:id="18230" w:author="Jane Shaw" w:date="2015-10-30T17:28:00Z">
        <w:r w:rsidR="726F4BD4" w:rsidRPr="00F31509" w:rsidDel="00E07006">
          <w:rPr>
            <w:rFonts w:asciiTheme="majorBidi" w:eastAsia="Times New Roman" w:hAnsiTheme="majorBidi" w:cstheme="majorBidi"/>
            <w:lang w:val="en-GB"/>
          </w:rPr>
          <w:delText>, in principle,</w:delText>
        </w:r>
      </w:del>
      <w:r w:rsidR="726F4BD4" w:rsidRPr="00F31509">
        <w:rPr>
          <w:rFonts w:asciiTheme="majorBidi" w:eastAsia="Times New Roman" w:hAnsiTheme="majorBidi" w:cstheme="majorBidi"/>
          <w:lang w:val="en-GB"/>
        </w:rPr>
        <w:t xml:space="preserve"> should be taken into account in preparing </w:t>
      </w:r>
      <w:del w:id="18231" w:author="Jane Shaw" w:date="2015-10-30T17:28:00Z">
        <w:r w:rsidR="726F4BD4" w:rsidRPr="00F31509" w:rsidDel="00E07006">
          <w:rPr>
            <w:rFonts w:asciiTheme="majorBidi" w:eastAsia="Times New Roman" w:hAnsiTheme="majorBidi" w:cstheme="majorBidi"/>
            <w:lang w:val="en-GB"/>
          </w:rPr>
          <w:delText>food balance sheets (</w:delText>
        </w:r>
      </w:del>
      <w:r w:rsidR="726F4BD4" w:rsidRPr="00F31509">
        <w:rPr>
          <w:rFonts w:asciiTheme="majorBidi" w:eastAsia="Times New Roman" w:hAnsiTheme="majorBidi" w:cstheme="majorBidi"/>
          <w:lang w:val="en-GB"/>
        </w:rPr>
        <w:t>FBS</w:t>
      </w:r>
      <w:ins w:id="18232" w:author="Jane Shaw" w:date="2015-10-30T17:28:00Z">
        <w:r>
          <w:rPr>
            <w:rFonts w:asciiTheme="majorBidi" w:eastAsia="Times New Roman" w:hAnsiTheme="majorBidi" w:cstheme="majorBidi"/>
            <w:lang w:val="en-GB"/>
          </w:rPr>
          <w:t>,</w:t>
        </w:r>
      </w:ins>
      <w:del w:id="18233" w:author="Jane Shaw" w:date="2015-10-30T17:28:00Z">
        <w:r w:rsidR="726F4BD4" w:rsidRPr="00F31509" w:rsidDel="00E07006">
          <w:rPr>
            <w:rFonts w:asciiTheme="majorBidi" w:eastAsia="Times New Roman" w:hAnsiTheme="majorBidi" w:cstheme="majorBidi"/>
            <w:lang w:val="en-GB"/>
          </w:rPr>
          <w:delText>)</w:delText>
        </w:r>
      </w:del>
      <w:r w:rsidR="726F4BD4" w:rsidRPr="00F31509">
        <w:rPr>
          <w:rFonts w:asciiTheme="majorBidi" w:eastAsia="Times New Roman" w:hAnsiTheme="majorBidi" w:cstheme="majorBidi"/>
          <w:lang w:val="en-GB"/>
        </w:rPr>
        <w:t xml:space="preserve"> regardless of whether they are actually eaten or </w:t>
      </w:r>
      <w:ins w:id="18234" w:author="Jane Shaw" w:date="2015-10-30T17:28:00Z">
        <w:r>
          <w:rPr>
            <w:rFonts w:asciiTheme="majorBidi" w:eastAsia="Times New Roman" w:hAnsiTheme="majorBidi" w:cstheme="majorBidi"/>
            <w:lang w:val="en-GB"/>
          </w:rPr>
          <w:t xml:space="preserve">are </w:t>
        </w:r>
      </w:ins>
      <w:r w:rsidR="726F4BD4" w:rsidRPr="00F31509">
        <w:rPr>
          <w:rFonts w:asciiTheme="majorBidi" w:eastAsia="Times New Roman" w:hAnsiTheme="majorBidi" w:cstheme="majorBidi"/>
          <w:lang w:val="en-GB"/>
        </w:rPr>
        <w:t xml:space="preserve">used for non-food purposes. </w:t>
      </w:r>
    </w:p>
    <w:p w14:paraId="4A59C396" w14:textId="4B6F0704"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w:t>
      </w:r>
      <w:del w:id="18235" w:author="Jane Shaw" w:date="2015-10-30T17:29:00Z">
        <w:r w:rsidRPr="00F31509" w:rsidDel="00E07006">
          <w:rPr>
            <w:rFonts w:asciiTheme="majorBidi" w:eastAsia="Times New Roman" w:hAnsiTheme="majorBidi" w:cstheme="majorBidi"/>
            <w:lang w:val="en-GB"/>
          </w:rPr>
          <w:delText>s</w:delText>
        </w:r>
      </w:del>
      <w:r w:rsidRPr="00E07006">
        <w:rPr>
          <w:rFonts w:asciiTheme="majorBidi" w:eastAsia="Times New Roman" w:hAnsiTheme="majorBidi" w:cstheme="majorBidi"/>
          <w:lang w:val="en-GB"/>
          <w:rPrChange w:id="18236" w:author="Jane Shaw" w:date="2015-10-30T17:28:00Z">
            <w:rPr>
              <w:rFonts w:asciiTheme="majorBidi" w:eastAsia="Times New Roman" w:hAnsiTheme="majorBidi" w:cstheme="majorBidi"/>
              <w:strike/>
              <w:lang w:val="en-GB"/>
            </w:rPr>
          </w:rPrChange>
        </w:rPr>
        <w:t>,</w:t>
      </w:r>
      <w:r w:rsidRPr="00E0700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livestock and fish</w:t>
      </w:r>
      <w:r w:rsidRPr="00F31509">
        <w:rPr>
          <w:rStyle w:val="Rimandonotaapidipagina"/>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w:t>
      </w:r>
      <w:del w:id="18266" w:author="Jane Shaw" w:date="2015-10-30T17:36:00Z">
        <w:r w:rsidRPr="00F31509" w:rsidDel="000E244E">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to </w:t>
      </w:r>
      <w:del w:id="18267" w:author="Jane Shaw" w:date="2015-10-30T17:36:00Z">
        <w:r w:rsidRPr="00F31509" w:rsidDel="000E244E">
          <w:rPr>
            <w:rFonts w:asciiTheme="majorBidi" w:eastAsia="Times New Roman" w:hAnsiTheme="majorBidi" w:cstheme="majorBidi"/>
            <w:lang w:val="en-GB"/>
          </w:rPr>
          <w:delText xml:space="preserve">always accurately </w:delText>
        </w:r>
      </w:del>
      <w:r w:rsidRPr="00F31509">
        <w:rPr>
          <w:rFonts w:asciiTheme="majorBidi" w:eastAsia="Times New Roman" w:hAnsiTheme="majorBidi" w:cstheme="majorBidi"/>
          <w:lang w:val="en-GB"/>
        </w:rPr>
        <w:t xml:space="preserve">trace the components of </w:t>
      </w:r>
      <w:del w:id="18268" w:author="Jane Shaw" w:date="2015-10-30T17:36:00Z">
        <w:r w:rsidRPr="00F31509" w:rsidDel="000E244E">
          <w:rPr>
            <w:rFonts w:asciiTheme="majorBidi" w:eastAsia="Times New Roman" w:hAnsiTheme="majorBidi" w:cstheme="majorBidi"/>
            <w:lang w:val="en-GB"/>
          </w:rPr>
          <w:delText xml:space="preserve">the </w:delText>
        </w:r>
      </w:del>
      <w:r w:rsidRPr="00F31509">
        <w:rPr>
          <w:rFonts w:asciiTheme="majorBidi" w:eastAsia="Times New Roman" w:hAnsiTheme="majorBidi" w:cstheme="majorBidi"/>
          <w:lang w:val="en-GB"/>
        </w:rPr>
        <w:t>processed composite products</w:t>
      </w:r>
      <w:ins w:id="18269" w:author="Jane Shaw" w:date="2015-10-30T17:37:00Z">
        <w:r w:rsidR="000E244E">
          <w:rPr>
            <w:rFonts w:asciiTheme="majorBidi" w:eastAsia="Times New Roman" w:hAnsiTheme="majorBidi" w:cstheme="majorBidi"/>
            <w:lang w:val="en-GB"/>
          </w:rPr>
          <w:t xml:space="preserve"> accurately</w:t>
        </w:r>
      </w:ins>
      <w:r w:rsidRPr="00F31509">
        <w:rPr>
          <w:rFonts w:asciiTheme="majorBidi" w:eastAsia="Times New Roman" w:hAnsiTheme="majorBidi" w:cstheme="majorBidi"/>
          <w:lang w:val="en-GB"/>
        </w:rPr>
        <w:t xml:space="preserve">. </w:t>
      </w:r>
    </w:p>
    <w:p w14:paraId="70B13A04" w14:textId="7FF329AF"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w:t>
      </w:r>
      <w:del w:id="18270" w:author="Jane Shaw" w:date="2015-10-30T17:37:00Z">
        <w:r w:rsidRPr="00F31509" w:rsidDel="000E244E">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and defined in terms of primary equivalent. Links to </w:t>
      </w:r>
      <w:ins w:id="18271" w:author="Jane Shaw" w:date="2015-11-07T20:32:00Z">
        <w:r w:rsidR="001860EF">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CPC </w:t>
      </w:r>
      <w:del w:id="18272" w:author="Jane Shaw" w:date="2015-10-30T17:37:00Z">
        <w:r w:rsidRPr="00F31509" w:rsidDel="000E244E">
          <w:rPr>
            <w:rFonts w:asciiTheme="majorBidi" w:eastAsia="Times New Roman" w:hAnsiTheme="majorBidi" w:cstheme="majorBidi"/>
            <w:lang w:val="en-GB"/>
          </w:rPr>
          <w:delText xml:space="preserve">Version </w:delText>
        </w:r>
      </w:del>
      <w:ins w:id="18273" w:author="Jane Shaw" w:date="2015-10-30T17:37:00Z">
        <w:r w:rsidR="000E244E" w:rsidRPr="00F31509">
          <w:rPr>
            <w:rFonts w:asciiTheme="majorBidi" w:eastAsia="Times New Roman" w:hAnsiTheme="majorBidi" w:cstheme="majorBidi"/>
            <w:lang w:val="en-GB"/>
          </w:rPr>
          <w:t>Ver</w:t>
        </w:r>
        <w:r w:rsidR="000E244E">
          <w:rPr>
            <w:rFonts w:asciiTheme="majorBidi" w:eastAsia="Times New Roman" w:hAnsiTheme="majorBidi" w:cstheme="majorBidi"/>
            <w:lang w:val="en-GB"/>
          </w:rPr>
          <w:t>.</w:t>
        </w:r>
        <w:r w:rsidR="000E244E" w:rsidRPr="00F31509">
          <w:rPr>
            <w:rFonts w:asciiTheme="majorBidi" w:eastAsia="Times New Roman" w:hAnsiTheme="majorBidi" w:cstheme="majorBidi"/>
            <w:lang w:val="en-GB"/>
          </w:rPr>
          <w:t xml:space="preserve"> </w:t>
        </w:r>
      </w:ins>
      <w:r w:rsidRPr="00F31509">
        <w:rPr>
          <w:rFonts w:asciiTheme="majorBidi" w:eastAsia="Times New Roman" w:hAnsiTheme="majorBidi" w:cstheme="majorBidi"/>
          <w:lang w:val="en-GB"/>
        </w:rPr>
        <w:t xml:space="preserve">2.1 </w:t>
      </w:r>
      <w:r w:rsidR="000E244E" w:rsidRPr="00F31509">
        <w:rPr>
          <w:rFonts w:asciiTheme="majorBidi" w:eastAsia="Times New Roman" w:hAnsiTheme="majorBidi" w:cstheme="majorBidi"/>
          <w:lang w:val="en-GB"/>
        </w:rPr>
        <w:t xml:space="preserve">expanded </w:t>
      </w:r>
      <w:r w:rsidRPr="00F31509">
        <w:rPr>
          <w:rFonts w:asciiTheme="majorBidi" w:eastAsia="Times New Roman" w:hAnsiTheme="majorBidi" w:cstheme="majorBidi"/>
          <w:lang w:val="en-GB"/>
        </w:rPr>
        <w:t>are provided in brackets. Default composition</w:t>
      </w:r>
      <w:ins w:id="18274" w:author="Jane Shaw" w:date="2015-10-30T17:38:00Z">
        <w:r w:rsidR="000E244E">
          <w:rPr>
            <w:rFonts w:asciiTheme="majorBidi" w:eastAsia="Times New Roman" w:hAnsiTheme="majorBidi" w:cstheme="majorBidi"/>
            <w:lang w:val="en-GB"/>
          </w:rPr>
          <w:t>s</w:t>
        </w:r>
      </w:ins>
      <w:r w:rsidRPr="00F31509">
        <w:rPr>
          <w:rFonts w:asciiTheme="majorBidi" w:eastAsia="Times New Roman" w:hAnsiTheme="majorBidi" w:cstheme="majorBidi"/>
          <w:lang w:val="en-GB"/>
        </w:rPr>
        <w:t xml:space="preserve"> can be adjusted by countries according to the availability of </w:t>
      </w:r>
      <w:ins w:id="18275" w:author="Jane Shaw" w:date="2015-10-30T17:38:00Z">
        <w:r w:rsidR="000E244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 xml:space="preserve">commodities at </w:t>
      </w:r>
      <w:ins w:id="18276" w:author="Jane Shaw" w:date="2015-10-30T17:38:00Z">
        <w:r w:rsidR="000E244E">
          <w:rPr>
            <w:rFonts w:asciiTheme="majorBidi" w:eastAsia="Times New Roman" w:hAnsiTheme="majorBidi" w:cstheme="majorBidi"/>
            <w:lang w:val="en-GB"/>
          </w:rPr>
          <w:t xml:space="preserve">the </w:t>
        </w:r>
      </w:ins>
      <w:r w:rsidRPr="00F31509">
        <w:rPr>
          <w:rFonts w:asciiTheme="majorBidi" w:eastAsia="Times New Roman" w:hAnsiTheme="majorBidi" w:cstheme="majorBidi"/>
          <w:lang w:val="en-GB"/>
        </w:rPr>
        <w:t>national level.</w:t>
      </w:r>
    </w:p>
    <w:p w14:paraId="5A0B9434" w14:textId="5A6DDD56" w:rsidR="483DA69D" w:rsidRPr="00F31509" w:rsidRDefault="000E244E" w:rsidP="00C500F7">
      <w:pPr>
        <w:jc w:val="both"/>
        <w:rPr>
          <w:rFonts w:asciiTheme="majorBidi" w:hAnsiTheme="majorBidi" w:cstheme="majorBidi"/>
          <w:lang w:val="en-GB"/>
        </w:rPr>
      </w:pPr>
      <w:ins w:id="18277" w:author="Jane Shaw" w:date="2015-10-30T17:38:00Z">
        <w:r>
          <w:rPr>
            <w:rFonts w:asciiTheme="majorBidi" w:eastAsia="Times New Roman" w:hAnsiTheme="majorBidi" w:cstheme="majorBidi"/>
            <w:lang w:val="en-GB"/>
          </w:rPr>
          <w:t xml:space="preserve">The following is an </w:t>
        </w:r>
      </w:ins>
      <w:r w:rsidRPr="00F31509">
        <w:rPr>
          <w:rFonts w:asciiTheme="majorBidi" w:eastAsia="Times New Roman" w:hAnsiTheme="majorBidi" w:cstheme="majorBidi"/>
          <w:lang w:val="en-GB"/>
        </w:rPr>
        <w:t xml:space="preserve">example </w:t>
      </w:r>
      <w:r w:rsidR="726F4BD4" w:rsidRPr="00F31509">
        <w:rPr>
          <w:rFonts w:asciiTheme="majorBidi" w:eastAsia="Times New Roman" w:hAnsiTheme="majorBidi" w:cstheme="majorBidi"/>
          <w:lang w:val="en-GB"/>
        </w:rPr>
        <w:t xml:space="preserve">of </w:t>
      </w:r>
      <w:ins w:id="18278" w:author="Jane Shaw" w:date="2015-10-30T17:38:00Z">
        <w:r>
          <w:rPr>
            <w:rFonts w:asciiTheme="majorBidi" w:eastAsia="Times New Roman" w:hAnsiTheme="majorBidi" w:cstheme="majorBidi"/>
            <w:lang w:val="en-GB"/>
          </w:rPr>
          <w:t xml:space="preserve">a </w:t>
        </w:r>
      </w:ins>
      <w:r w:rsidR="726F4BD4" w:rsidRPr="00F31509">
        <w:rPr>
          <w:rFonts w:asciiTheme="majorBidi" w:eastAsia="Times New Roman" w:hAnsiTheme="majorBidi" w:cstheme="majorBidi"/>
          <w:lang w:val="en-GB"/>
        </w:rPr>
        <w:t>default composition and commodity codes in FBS</w:t>
      </w:r>
      <w:ins w:id="18279" w:author="Jane Shaw" w:date="2015-10-30T17:38:00Z">
        <w:r>
          <w:rPr>
            <w:rFonts w:asciiTheme="majorBidi" w:eastAsia="Times New Roman" w:hAnsiTheme="majorBidi" w:cstheme="majorBidi"/>
            <w:lang w:val="en-GB"/>
          </w:rPr>
          <w:t>.</w:t>
        </w:r>
      </w:ins>
      <w:del w:id="18280" w:author="Jane Shaw" w:date="2015-10-30T17:38:00Z">
        <w:r w:rsidR="726F4BD4" w:rsidRPr="00F31509" w:rsidDel="000E244E">
          <w:rPr>
            <w:rFonts w:asciiTheme="majorBidi" w:eastAsia="Times New Roman" w:hAnsiTheme="majorBidi" w:cstheme="majorBidi"/>
            <w:lang w:val="en-GB"/>
          </w:rPr>
          <w:delText>:</w:delText>
        </w:r>
      </w:del>
    </w:p>
    <w:p w14:paraId="09416656" w14:textId="77777777" w:rsidR="009937F7" w:rsidRDefault="00D13E0A" w:rsidP="00C500F7">
      <w:pPr>
        <w:pStyle w:val="Paragrafoelenco"/>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eastAsia="zh-CN"/>
        </w:rPr>
        <w:pict w14:anchorId="517C5207">
          <v:shapetype id="_x0000_t32" coordsize="21600,21600" o:spt="32" o:oned="t" path="m0,0l21600,21600e" filled="f">
            <v:path arrowok="t" fillok="f" o:connecttype="none"/>
            <o:lock v:ext="edit" shapetype="t"/>
          </v:shapetype>
          <v:shape id="AutoShape 41" o:spid="_x0000_s1048" type="#_x0000_t32" style="position:absolute;left:0;text-align:left;margin-left:22pt;margin-top:21.1pt;width:0;height:24.5pt;flip:y;z-index:251719680;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Pr>
          <w:noProof/>
          <w:lang w:val="en-US" w:eastAsia="zh-CN"/>
        </w:rPr>
        <w:pict w14:anchorId="2963C5BD">
          <v:shape id="Text Box 63" o:spid="_x0000_s1037"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" fillcolor="white [3201]" strokecolor="#95b3d7 [1940]" strokeweight="2.25pt">
            <v:textbox style="mso-next-textbox:#Text Box 63">
              <w:txbxContent>
                <w:p w14:paraId="07A499BE" w14:textId="77777777" w:rsidR="00140222" w:rsidRPr="00BA3A99" w:rsidRDefault="00140222" w:rsidP="009937F7">
                  <w:pPr>
                    <w:jc w:val="center"/>
                    <w:rPr>
                      <w:sz w:val="18"/>
                      <w:szCs w:val="18"/>
                    </w:rPr>
                  </w:pPr>
                  <w:r w:rsidRPr="00BA3A99">
                    <w:rPr>
                      <w:sz w:val="18"/>
                      <w:szCs w:val="18"/>
                    </w:rPr>
                    <w:t>FBS ad hoc code</w:t>
                  </w:r>
                </w:p>
              </w:txbxContent>
            </v:textbox>
          </v:shape>
        </w:pict>
      </w:r>
      <w:r>
        <w:rPr>
          <w:noProof/>
          <w:lang w:val="en-US" w:eastAsia="zh-CN"/>
        </w:rPr>
        <w:pict w14:anchorId="73A5AC6A">
          <v:shape id="Text Box 70" o:spid="_x0000_s1038"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VA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" fillcolor="white [3201]" strokecolor="#95b3d7 [1940]" strokeweight="2.25pt">
            <v:textbox style="mso-next-textbox:#Text Box 70">
              <w:txbxContent>
                <w:p w14:paraId="40586DFC" w14:textId="58FB9FAE" w:rsidR="00140222" w:rsidRPr="00BA3A99" w:rsidRDefault="00140222"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w:t>
                  </w:r>
                  <w:ins w:id="18281" w:author="Jane Shaw" w:date="2015-10-30T17:39:00Z">
                    <w:r>
                      <w:rPr>
                        <w:sz w:val="18"/>
                        <w:szCs w:val="18"/>
                      </w:rPr>
                      <w:t xml:space="preserve"> Ver. </w:t>
                    </w:r>
                  </w:ins>
                  <w:r w:rsidRPr="00BA3A99">
                    <w:rPr>
                      <w:sz w:val="18"/>
                      <w:szCs w:val="18"/>
                    </w:rPr>
                    <w:t>2.1</w:t>
                  </w:r>
                  <w:ins w:id="18282" w:author="Jane Shaw" w:date="2015-10-30T17:39:00Z">
                    <w:r>
                      <w:rPr>
                        <w:sz w:val="18"/>
                        <w:szCs w:val="18"/>
                      </w:rPr>
                      <w:t xml:space="preserve"> </w:t>
                    </w:r>
                  </w:ins>
                  <w:r w:rsidRPr="00BA3A99">
                    <w:rPr>
                      <w:sz w:val="18"/>
                      <w:szCs w:val="18"/>
                    </w:rPr>
                    <w:t>expanded</w:t>
                  </w:r>
                </w:p>
              </w:txbxContent>
            </v:textbox>
          </v:shape>
        </w:pict>
      </w:r>
      <w:r>
        <w:rPr>
          <w:noProof/>
          <w:lang w:val="en-US" w:eastAsia="zh-CN"/>
        </w:rPr>
        <w:pict w14:anchorId="35D446A9">
          <v:shape id="Text Box 64" o:spid="_x0000_s1039"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" fillcolor="white [3201]" strokecolor="#95b3d7 [1940]" strokeweight="2.25pt">
            <v:path arrowok="t"/>
            <v:textbox style="mso-next-textbox:#Text Box 64">
              <w:txbxContent>
                <w:p w14:paraId="206E48BE" w14:textId="77777777" w:rsidR="00140222" w:rsidRPr="00BA3A99" w:rsidRDefault="00140222" w:rsidP="009937F7">
                  <w:pPr>
                    <w:jc w:val="center"/>
                    <w:rPr>
                      <w:sz w:val="18"/>
                      <w:szCs w:val="18"/>
                    </w:rPr>
                  </w:pPr>
                  <w:r>
                    <w:rPr>
                      <w:sz w:val="18"/>
                      <w:szCs w:val="18"/>
                    </w:rPr>
                    <w:t xml:space="preserve">FBS descriptor </w:t>
                  </w:r>
                </w:p>
              </w:txbxContent>
            </v:textbox>
          </v:shape>
        </w:pict>
      </w:r>
    </w:p>
    <w:p w14:paraId="2CFFA3BF" w14:textId="77777777" w:rsidR="009937F7" w:rsidRDefault="00D13E0A" w:rsidP="00C500F7">
      <w:pPr>
        <w:pStyle w:val="Paragrafoelenco"/>
        <w:ind w:left="0"/>
        <w:contextualSpacing w:val="0"/>
        <w:jc w:val="both"/>
        <w:rPr>
          <w:rFonts w:ascii="Times New Roman" w:eastAsiaTheme="majorEastAsia" w:hAnsi="Times New Roman"/>
          <w:szCs w:val="20"/>
          <w:lang w:eastAsia="it-IT"/>
        </w:rPr>
      </w:pPr>
      <w:r>
        <w:rPr>
          <w:noProof/>
          <w:lang w:val="en-US" w:eastAsia="zh-CN"/>
        </w:rPr>
        <w:pict w14:anchorId="2BA78774">
          <v:shape id="AutoShape 42" o:spid="_x0000_s1047"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" strokecolor="#95b3d7 [1940]">
            <v:stroke endarrow="block"/>
          </v:shape>
        </w:pict>
      </w:r>
      <w:r>
        <w:rPr>
          <w:noProof/>
          <w:sz w:val="20"/>
          <w:szCs w:val="20"/>
          <w:lang w:val="en-US" w:eastAsia="zh-CN"/>
        </w:rPr>
        <w:pict w14:anchorId="5504409C">
          <v:roundrect id="Rounded Rectangle 67" o:spid="_x0000_s1046"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Pr>
          <w:noProof/>
          <w:sz w:val="20"/>
          <w:szCs w:val="20"/>
          <w:lang w:val="en-US" w:eastAsia="zh-CN"/>
        </w:rPr>
        <w:pict w14:anchorId="1F2F87DA">
          <v:roundrect id="Rounded Rectangle 61" o:spid="_x0000_s1045"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14:paraId="66399A32" w14:textId="77777777" w:rsidR="009937F7" w:rsidRPr="009937F7" w:rsidRDefault="00D13E0A" w:rsidP="00C500F7">
      <w:pPr>
        <w:pStyle w:val="Titolo3"/>
        <w:spacing w:before="0" w:after="200"/>
        <w:jc w:val="both"/>
        <w:rPr>
          <w:rFonts w:ascii="Times New Roman" w:hAnsi="Times New Roman"/>
          <w:sz w:val="20"/>
          <w:szCs w:val="20"/>
        </w:rPr>
      </w:pPr>
      <w:r>
        <w:rPr>
          <w:noProof/>
          <w:sz w:val="20"/>
          <w:szCs w:val="20"/>
          <w:lang w:eastAsia="zh-CN"/>
        </w:rPr>
        <w:pict w14:anchorId="7D7B6E3D">
          <v:shape id="AutoShape 44" o:spid="_x0000_s1044" type="#_x0000_t32" style="position:absolute;left:0;text-align:left;margin-left:344.25pt;margin-top:8.7pt;width:0;height:25.95pt;flip:y;z-index:251721728;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14:paraId="4ADD58C3" w14:textId="77777777" w:rsidR="009937F7" w:rsidRPr="009937F7" w:rsidRDefault="00D13E0A" w:rsidP="008066B5">
      <w:pPr>
        <w:jc w:val="both"/>
        <w:rPr>
          <w:rFonts w:ascii="Times New Roman" w:eastAsiaTheme="majorEastAsia" w:hAnsi="Times New Roman"/>
          <w:sz w:val="20"/>
          <w:szCs w:val="20"/>
          <w:lang w:val="en-GB" w:eastAsia="it-IT"/>
        </w:rPr>
      </w:pPr>
      <w:r>
        <w:rPr>
          <w:noProof/>
          <w:sz w:val="20"/>
          <w:szCs w:val="20"/>
          <w:lang w:eastAsia="zh-CN"/>
        </w:rPr>
        <w:pict w14:anchorId="03411545">
          <v:roundrect id="Rounded Rectangle 68" o:spid="_x0000_s1043"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del w:id="18283" w:author="Jane Shaw" w:date="2015-10-30T17:38:00Z">
        <w:r w:rsidR="009937F7" w:rsidRPr="009937F7" w:rsidDel="000E244E">
          <w:rPr>
            <w:rFonts w:ascii="Times New Roman" w:eastAsiaTheme="majorEastAsia" w:hAnsi="Times New Roman"/>
            <w:sz w:val="20"/>
            <w:szCs w:val="20"/>
            <w:lang w:val="en-GB" w:eastAsia="it-IT"/>
          </w:rPr>
          <w:delText>.</w:delText>
        </w:r>
      </w:del>
    </w:p>
    <w:p w14:paraId="28A3208F" w14:textId="77777777" w:rsidR="008066B5" w:rsidRDefault="00D13E0A" w:rsidP="008066B5">
      <w:pPr>
        <w:widowControl w:val="0"/>
        <w:autoSpaceDE w:val="0"/>
        <w:autoSpaceDN w:val="0"/>
        <w:adjustRightInd w:val="0"/>
        <w:spacing w:after="0"/>
        <w:jc w:val="both"/>
        <w:rPr>
          <w:rFonts w:ascii="Times New Roman" w:hAnsi="Times New Roman" w:cs="Times New Roman"/>
          <w:sz w:val="20"/>
          <w:szCs w:val="20"/>
        </w:rPr>
      </w:pPr>
      <w:r>
        <w:rPr>
          <w:noProof/>
          <w:sz w:val="20"/>
          <w:szCs w:val="20"/>
          <w:lang w:eastAsia="zh-CN"/>
        </w:rPr>
        <w:pict w14:anchorId="72D9BC53">
          <v:roundrect id="Rounded Rectangle 74" o:spid="_x0000_s1042"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14:paraId="1524E11F" w14:textId="20D22CD7"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w:t>
      </w:r>
      <w:del w:id="18284" w:author="Jane Shaw" w:date="2015-10-30T17:39:00Z">
        <w:r w:rsidRPr="009937F7" w:rsidDel="00234388">
          <w:rPr>
            <w:rFonts w:ascii="Times New Roman" w:hAnsi="Times New Roman" w:cs="Times New Roman"/>
            <w:bCs/>
            <w:sz w:val="20"/>
            <w:szCs w:val="20"/>
          </w:rPr>
          <w:delText xml:space="preserve"> among all</w:delText>
        </w:r>
      </w:del>
      <w:r w:rsidRPr="009937F7">
        <w:rPr>
          <w:rFonts w:ascii="Times New Roman" w:hAnsi="Times New Roman" w:cs="Times New Roman"/>
          <w:bCs/>
          <w:sz w:val="20"/>
          <w:szCs w:val="20"/>
        </w:rPr>
        <w:t>:</w:t>
      </w:r>
    </w:p>
    <w:p w14:paraId="42DD2D91" w14:textId="77777777"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14:paraId="3A29DC35" w14:textId="77777777"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14:paraId="72F1B07F" w14:textId="77777777"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14:paraId="3D0CF0C6" w14:textId="77777777"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14:paraId="347DA07D" w14:textId="77777777"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14:paraId="5282BCF7" w14:textId="7FC6730D"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(foxtail millet)</w:t>
      </w:r>
      <w:r w:rsidR="008568EC">
        <w:rPr>
          <w:rFonts w:ascii="Times New Roman" w:hAnsi="Times New Roman" w:cs="Times New Roman"/>
          <w:bCs/>
          <w:sz w:val="20"/>
          <w:szCs w:val="20"/>
        </w:rPr>
        <w:t xml:space="preserve"> </w:t>
      </w:r>
    </w:p>
    <w:p w14:paraId="7C983C99" w14:textId="77777777"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14:paraId="7759B6DC" w14:textId="15225AE0"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00234388" w:rsidRPr="009937F7">
        <w:rPr>
          <w:rFonts w:ascii="Times New Roman" w:hAnsi="Times New Roman" w:cs="Times New Roman"/>
          <w:sz w:val="20"/>
          <w:szCs w:val="20"/>
        </w:rPr>
        <w:t>Indian</w:t>
      </w:r>
      <w:ins w:id="18285" w:author="Jane Shaw" w:date="2015-10-30T17:40:00Z">
        <w:r w:rsidR="00234388">
          <w:rPr>
            <w:rFonts w:ascii="Times New Roman" w:hAnsi="Times New Roman" w:cs="Times New Roman"/>
            <w:sz w:val="20"/>
            <w:szCs w:val="20"/>
          </w:rPr>
          <w:t xml:space="preserve"> millet</w:t>
        </w:r>
      </w:ins>
      <w:r w:rsidRPr="009937F7">
        <w:rPr>
          <w:rFonts w:ascii="Times New Roman" w:hAnsi="Times New Roman" w:cs="Times New Roman"/>
          <w:sz w:val="20"/>
          <w:szCs w:val="20"/>
        </w:rPr>
        <w:t xml:space="preserve">, large </w:t>
      </w:r>
      <w:r w:rsidR="00234388" w:rsidRPr="009937F7">
        <w:rPr>
          <w:rFonts w:ascii="Times New Roman" w:hAnsi="Times New Roman" w:cs="Times New Roman"/>
          <w:sz w:val="20"/>
          <w:szCs w:val="20"/>
        </w:rPr>
        <w:t xml:space="preserve">African </w:t>
      </w:r>
      <w:r w:rsidRPr="009937F7">
        <w:rPr>
          <w:rFonts w:ascii="Times New Roman" w:hAnsi="Times New Roman" w:cs="Times New Roman"/>
          <w:sz w:val="20"/>
          <w:szCs w:val="20"/>
        </w:rPr>
        <w:t>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del w:id="18286" w:author="Jane Shaw" w:date="2015-10-30T17:40:00Z">
        <w:r w:rsidRPr="009937F7" w:rsidDel="00234388">
          <w:rPr>
            <w:rFonts w:ascii="Times New Roman" w:hAnsi="Times New Roman" w:cs="Times New Roman"/>
            <w:bCs/>
            <w:sz w:val="20"/>
            <w:szCs w:val="20"/>
          </w:rPr>
          <w:delText>.</w:delText>
        </w:r>
      </w:del>
    </w:p>
    <w:p w14:paraId="47C90ABC" w14:textId="77777777" w:rsidR="009937F7" w:rsidRPr="009937F7" w:rsidRDefault="00D13E0A" w:rsidP="00C500F7">
      <w:pPr>
        <w:widowControl w:val="0"/>
        <w:autoSpaceDE w:val="0"/>
        <w:autoSpaceDN w:val="0"/>
        <w:adjustRightInd w:val="0"/>
        <w:jc w:val="both"/>
        <w:rPr>
          <w:rFonts w:ascii="Times New Roman" w:hAnsi="Times New Roman" w:cs="Times New Roman"/>
          <w:sz w:val="20"/>
          <w:szCs w:val="20"/>
        </w:rPr>
      </w:pPr>
      <w:r>
        <w:rPr>
          <w:noProof/>
          <w:lang w:eastAsia="zh-CN"/>
        </w:rPr>
        <w:pict w14:anchorId="261AA834">
          <v:shape id="AutoShape 45" o:spid="_x0000_s1041" type="#_x0000_t32" style="position:absolute;left:0;text-align:left;margin-left:60.5pt;margin-top:4.8pt;width:0;height:17.25pt;z-index:251722752;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14:paraId="06ADAF08" w14:textId="77777777" w:rsidR="009937F7" w:rsidRPr="00BA3A99" w:rsidRDefault="00D13E0A" w:rsidP="00C500F7">
      <w:pPr>
        <w:pStyle w:val="Paragrafoelenco"/>
        <w:ind w:left="0"/>
        <w:contextualSpacing w:val="0"/>
        <w:jc w:val="both"/>
        <w:rPr>
          <w:rFonts w:ascii="Times New Roman" w:eastAsiaTheme="majorEastAsia" w:hAnsi="Times New Roman"/>
          <w:szCs w:val="20"/>
          <w:lang w:val="en-US" w:eastAsia="it-IT"/>
        </w:rPr>
      </w:pPr>
      <w:r>
        <w:rPr>
          <w:noProof/>
          <w:lang w:val="en-US" w:eastAsia="zh-CN"/>
        </w:rPr>
        <w:pict w14:anchorId="67B39A98">
          <v:shape id="Text Box 77" o:spid="_x0000_s1040"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" fillcolor="white [3201]" strokecolor="#95b3d7 [1940]" strokeweight="1.5pt">
            <v:textbox style="mso-next-textbox:#Text Box 77">
              <w:txbxContent>
                <w:p w14:paraId="329D1EAB" w14:textId="77777777" w:rsidR="00140222" w:rsidRPr="00BA3A99" w:rsidRDefault="00140222" w:rsidP="009937F7">
                  <w:pPr>
                    <w:jc w:val="center"/>
                    <w:rPr>
                      <w:sz w:val="18"/>
                      <w:szCs w:val="18"/>
                    </w:rPr>
                  </w:pPr>
                  <w:r>
                    <w:rPr>
                      <w:sz w:val="18"/>
                      <w:szCs w:val="18"/>
                    </w:rPr>
                    <w:t>Description of the primary commodity</w:t>
                  </w:r>
                </w:p>
              </w:txbxContent>
            </v:textbox>
          </v:shape>
        </w:pict>
      </w:r>
    </w:p>
    <w:p w14:paraId="50208C7D" w14:textId="77777777" w:rsidR="009937F7" w:rsidRDefault="009937F7" w:rsidP="00C500F7">
      <w:pPr>
        <w:pStyle w:val="Paragrafoelenco"/>
        <w:ind w:left="0"/>
        <w:contextualSpacing w:val="0"/>
        <w:jc w:val="both"/>
        <w:rPr>
          <w:rFonts w:ascii="Times New Roman" w:eastAsiaTheme="majorEastAsia" w:hAnsi="Times New Roman"/>
          <w:szCs w:val="20"/>
          <w:lang w:eastAsia="it-IT"/>
        </w:rPr>
      </w:pPr>
    </w:p>
    <w:p w14:paraId="0BBA754C" w14:textId="4C90B9BC" w:rsidR="00EB7AF1" w:rsidRPr="00EF2733" w:rsidRDefault="00234388" w:rsidP="00C4334D">
      <w:pPr>
        <w:pStyle w:val="Titolo2"/>
        <w:rPr>
          <w:rFonts w:eastAsiaTheme="majorEastAsia"/>
          <w:lang w:eastAsia="it-IT"/>
        </w:rPr>
      </w:pPr>
      <w:bookmarkStart w:id="18287" w:name="_Toc428436081"/>
      <w:bookmarkStart w:id="18288" w:name="_Toc428436382"/>
      <w:bookmarkStart w:id="18289" w:name="_Toc308029384"/>
      <w:bookmarkStart w:id="18290" w:name="_Toc308029575"/>
      <w:ins w:id="18291" w:author="Jane Shaw" w:date="2015-10-30T17:41:00Z">
        <w:r>
          <w:t xml:space="preserve">7.2 </w:t>
        </w:r>
      </w:ins>
      <w:r w:rsidR="00374C82" w:rsidRPr="00F31509">
        <w:t>Cereals and cereal products</w:t>
      </w:r>
      <w:bookmarkEnd w:id="18287"/>
      <w:bookmarkEnd w:id="18288"/>
      <w:bookmarkEnd w:id="18289"/>
      <w:bookmarkEnd w:id="18290"/>
    </w:p>
    <w:p w14:paraId="0B32AEF1" w14:textId="476F268A"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CEREALS are generally of the gramineous family and, in the FAO concept, refer to crops harvested for dry grain only. Crops harvested green for forage, silage or grazing are classified as fodder crops. Also excluded are industrial crops, </w:t>
      </w:r>
      <w:del w:id="18292" w:author="Jane Shaw" w:date="2015-10-30T17:41:00Z">
        <w:r w:rsidRPr="00F31509" w:rsidDel="00234388">
          <w:rPr>
            <w:rFonts w:asciiTheme="majorBidi" w:eastAsia="Times New Roman" w:hAnsiTheme="majorBidi" w:cstheme="majorBidi"/>
            <w:lang w:val="en-GB"/>
          </w:rPr>
          <w:delText xml:space="preserve">e.g. </w:delText>
        </w:r>
      </w:del>
      <w:ins w:id="18293" w:author="Jane Shaw" w:date="2015-10-30T17:41:00Z">
        <w:r w:rsidR="00234388">
          <w:rPr>
            <w:rFonts w:asciiTheme="majorBidi" w:eastAsia="Times New Roman" w:hAnsiTheme="majorBidi" w:cstheme="majorBidi"/>
            <w:lang w:val="en-GB"/>
          </w:rPr>
          <w:t xml:space="preserve">such as </w:t>
        </w:r>
      </w:ins>
      <w:r w:rsidRPr="00F31509">
        <w:rPr>
          <w:rFonts w:asciiTheme="majorBidi" w:eastAsia="Times New Roman" w:hAnsiTheme="majorBidi" w:cstheme="majorBidi"/>
          <w:lang w:val="en-GB"/>
        </w:rPr>
        <w:t xml:space="preserve">broom sorghum (Crude organic materials </w:t>
      </w:r>
      <w:del w:id="18294" w:author="Jane Shaw" w:date="2015-10-30T17:41:00Z">
        <w:r w:rsidRPr="00F31509" w:rsidDel="00234388">
          <w:rPr>
            <w:rFonts w:asciiTheme="majorBidi" w:eastAsia="Times New Roman" w:hAnsiTheme="majorBidi" w:cstheme="majorBidi"/>
            <w:lang w:val="en-GB"/>
          </w:rPr>
          <w:delText>n.e.c.</w:delText>
        </w:r>
      </w:del>
      <w:ins w:id="18295" w:author="Jane Shaw" w:date="2015-10-30T17:41:00Z">
        <w:r w:rsidR="00234388">
          <w:rPr>
            <w:rFonts w:asciiTheme="majorBidi" w:eastAsia="Times New Roman" w:hAnsiTheme="majorBidi" w:cstheme="majorBidi"/>
            <w:lang w:val="en-GB"/>
          </w:rPr>
          <w:t>NEC</w:t>
        </w:r>
      </w:ins>
      <w:r w:rsidRPr="00F31509">
        <w:rPr>
          <w:rFonts w:asciiTheme="majorBidi" w:eastAsia="Times New Roman" w:hAnsiTheme="majorBidi" w:cstheme="majorBidi"/>
          <w:lang w:val="en-GB"/>
        </w:rPr>
        <w:t xml:space="preserve">) and sweet sorghum when grown for syrup (Sugar crops </w:t>
      </w:r>
      <w:del w:id="18296" w:author="Jane Shaw" w:date="2015-10-30T17:41:00Z">
        <w:r w:rsidRPr="00F31509" w:rsidDel="00234388">
          <w:rPr>
            <w:rFonts w:asciiTheme="majorBidi" w:eastAsia="Times New Roman" w:hAnsiTheme="majorBidi" w:cstheme="majorBidi"/>
            <w:lang w:val="en-GB"/>
          </w:rPr>
          <w:delText>n.e.c.</w:delText>
        </w:r>
      </w:del>
      <w:ins w:id="18297" w:author="Jane Shaw" w:date="2015-10-30T17:41:00Z">
        <w:r w:rsidR="00234388">
          <w:rPr>
            <w:rFonts w:asciiTheme="majorBidi" w:eastAsia="Times New Roman" w:hAnsiTheme="majorBidi" w:cstheme="majorBidi"/>
            <w:lang w:val="en-GB"/>
          </w:rPr>
          <w:t>NEC</w:t>
        </w:r>
      </w:ins>
      <w:r w:rsidRPr="00F31509">
        <w:rPr>
          <w:rFonts w:asciiTheme="majorBidi" w:eastAsia="Times New Roman" w:hAnsiTheme="majorBidi" w:cstheme="majorBidi"/>
          <w:lang w:val="en-GB"/>
        </w:rPr>
        <w:t xml:space="preserve">).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w:t>
      </w:r>
      <w:ins w:id="18298" w:author="Jane Shaw" w:date="2015-10-30T17:42:00Z">
        <w:r w:rsidR="00234388">
          <w:rPr>
            <w:rFonts w:asciiTheme="majorBidi" w:eastAsia="Times New Roman" w:hAnsiTheme="majorBidi" w:cstheme="majorBidi"/>
            <w:lang w:val="en-GB"/>
          </w:rPr>
          <w:t>“</w:t>
        </w:r>
      </w:ins>
      <w:del w:id="18299" w:author="Jane Shaw" w:date="2015-10-30T17:42: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mixed grains</w:t>
      </w:r>
      <w:ins w:id="18300" w:author="Jane Shaw" w:date="2015-10-30T17:42:00Z">
        <w:r w:rsidR="00234388">
          <w:rPr>
            <w:rFonts w:asciiTheme="majorBidi" w:eastAsia="Times New Roman" w:hAnsiTheme="majorBidi" w:cstheme="majorBidi"/>
            <w:lang w:val="en-GB"/>
          </w:rPr>
          <w:t>”</w:t>
        </w:r>
      </w:ins>
      <w:del w:id="18301" w:author="Jane Shaw" w:date="2015-10-30T17:42: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w:t>
      </w:r>
    </w:p>
    <w:p w14:paraId="326E0E39" w14:textId="2F03F704" w:rsidR="00EB7AF1" w:rsidRPr="008E1789" w:rsidRDefault="726F4BD4" w:rsidP="00AD3D7E">
      <w:pPr>
        <w:jc w:val="both"/>
        <w:rPr>
          <w:rFonts w:asciiTheme="majorBidi" w:hAnsiTheme="majorBidi" w:cstheme="majorBidi"/>
          <w:lang w:val="en-GB"/>
        </w:rPr>
      </w:pPr>
      <w:r w:rsidRPr="00F31509">
        <w:rPr>
          <w:rFonts w:asciiTheme="majorBidi" w:eastAsia="Times New Roman" w:hAnsiTheme="majorBidi" w:cstheme="majorBidi"/>
          <w:lang w:val="en-GB"/>
        </w:rPr>
        <w:t>Production data are reported in terms of clean, dry weight of grains (12</w:t>
      </w:r>
      <w:ins w:id="18302" w:author="Jane Shaw" w:date="2015-10-30T17:42:00Z">
        <w:r w:rsidR="00234388">
          <w:rPr>
            <w:rFonts w:asciiTheme="majorBidi" w:eastAsia="Times New Roman" w:hAnsiTheme="majorBidi" w:cstheme="majorBidi"/>
            <w:lang w:val="en-GB"/>
          </w:rPr>
          <w:t>–</w:t>
        </w:r>
      </w:ins>
      <w:del w:id="18303" w:author="Jane Shaw" w:date="2015-10-30T17:42: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14</w:t>
      </w:r>
      <w:del w:id="18304" w:author="Jane Shaw" w:date="2015-10-22T19:08:00Z">
        <w:r w:rsidRPr="00F31509" w:rsidDel="004414AA">
          <w:rPr>
            <w:rFonts w:asciiTheme="majorBidi" w:eastAsia="Times New Roman" w:hAnsiTheme="majorBidi" w:cstheme="majorBidi"/>
            <w:lang w:val="en-GB"/>
          </w:rPr>
          <w:delText>%</w:delText>
        </w:r>
      </w:del>
      <w:ins w:id="18305"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moisture) in the form usually marketed. </w:t>
      </w:r>
      <w:ins w:id="18306" w:author="Jane Shaw" w:date="2015-10-30T17:42:00Z">
        <w:r w:rsidR="00234388">
          <w:rPr>
            <w:rFonts w:asciiTheme="majorBidi" w:eastAsia="Times New Roman" w:hAnsiTheme="majorBidi" w:cstheme="majorBidi"/>
            <w:lang w:val="en-GB"/>
          </w:rPr>
          <w:t xml:space="preserve">However, </w:t>
        </w:r>
      </w:ins>
      <w:r w:rsidR="00234388" w:rsidRPr="00F31509">
        <w:rPr>
          <w:rFonts w:asciiTheme="majorBidi" w:eastAsia="Times New Roman" w:hAnsiTheme="majorBidi" w:cstheme="majorBidi"/>
          <w:lang w:val="en-GB"/>
        </w:rPr>
        <w:t>rice</w:t>
      </w:r>
      <w:del w:id="18307" w:author="Jane Shaw" w:date="2015-10-30T17:42:00Z">
        <w:r w:rsidRPr="00F31509" w:rsidDel="00234388">
          <w:rPr>
            <w:rFonts w:asciiTheme="majorBidi" w:eastAsia="Times New Roman" w:hAnsiTheme="majorBidi" w:cstheme="majorBidi"/>
            <w:lang w:val="en-GB"/>
          </w:rPr>
          <w:delText>, however,</w:delText>
        </w:r>
      </w:del>
      <w:r w:rsidRPr="00F31509">
        <w:rPr>
          <w:rFonts w:asciiTheme="majorBidi" w:eastAsia="Times New Roman" w:hAnsiTheme="majorBidi" w:cstheme="majorBidi"/>
          <w:lang w:val="en-GB"/>
        </w:rPr>
        <w:t xml:space="preserve"> is reported in terms of paddy. Apart from moisture content and inedible substances such as cellulose, cereal grains contain, along with traces of minerals and vitamins, carbohydrates </w:t>
      </w:r>
      <w:ins w:id="18308" w:author="Jane Shaw" w:date="2015-10-30T17:43:00Z">
        <w:r w:rsidR="00234388">
          <w:rPr>
            <w:rFonts w:asciiTheme="majorBidi" w:eastAsia="Times New Roman" w:hAnsiTheme="majorBidi" w:cstheme="majorBidi"/>
            <w:lang w:val="en-GB"/>
          </w:rPr>
          <w:t>–</w:t>
        </w:r>
      </w:ins>
      <w:del w:id="18309" w:author="Jane Shaw" w:date="2015-10-30T17:43: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mainly starches </w:t>
      </w:r>
      <w:ins w:id="18310" w:author="Jane Shaw" w:date="2015-10-30T17:43:00Z">
        <w:r w:rsidR="00234388">
          <w:rPr>
            <w:rFonts w:asciiTheme="majorBidi" w:eastAsia="Times New Roman" w:hAnsiTheme="majorBidi" w:cstheme="majorBidi"/>
            <w:lang w:val="en-GB"/>
          </w:rPr>
          <w:t>–</w:t>
        </w:r>
      </w:ins>
      <w:del w:id="18311" w:author="Jane Shaw" w:date="2015-10-30T17:43: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 xml:space="preserve"> (comprising 65</w:t>
      </w:r>
      <w:ins w:id="18312" w:author="Jane Shaw" w:date="2015-10-30T17:43:00Z">
        <w:r w:rsidR="00234388">
          <w:rPr>
            <w:rFonts w:asciiTheme="majorBidi" w:eastAsia="Times New Roman" w:hAnsiTheme="majorBidi" w:cstheme="majorBidi"/>
            <w:lang w:val="en-GB"/>
          </w:rPr>
          <w:t>–</w:t>
        </w:r>
      </w:ins>
      <w:del w:id="18313" w:author="Jane Shaw" w:date="2015-10-30T17:43: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75</w:t>
      </w:r>
      <w:del w:id="18314" w:author="Jane Shaw" w:date="2015-10-22T19:08:00Z">
        <w:r w:rsidRPr="00F31509" w:rsidDel="004414AA">
          <w:rPr>
            <w:rFonts w:asciiTheme="majorBidi" w:eastAsia="Times New Roman" w:hAnsiTheme="majorBidi" w:cstheme="majorBidi"/>
            <w:lang w:val="en-GB"/>
          </w:rPr>
          <w:delText>%</w:delText>
        </w:r>
      </w:del>
      <w:ins w:id="18315"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of their total weight), </w:t>
      </w:r>
      <w:del w:id="18316" w:author="Jane Shaw" w:date="2015-10-30T17:43:00Z">
        <w:r w:rsidRPr="00F31509" w:rsidDel="00234388">
          <w:rPr>
            <w:rFonts w:asciiTheme="majorBidi" w:eastAsia="Times New Roman" w:hAnsiTheme="majorBidi" w:cstheme="majorBidi"/>
            <w:lang w:val="en-GB"/>
          </w:rPr>
          <w:delText xml:space="preserve">as well as </w:delText>
        </w:r>
      </w:del>
      <w:r w:rsidRPr="00F31509">
        <w:rPr>
          <w:rFonts w:asciiTheme="majorBidi" w:eastAsia="Times New Roman" w:hAnsiTheme="majorBidi" w:cstheme="majorBidi"/>
          <w:lang w:val="en-GB"/>
        </w:rPr>
        <w:t>proteins (6</w:t>
      </w:r>
      <w:ins w:id="18317" w:author="Jane Shaw" w:date="2015-10-30T17:43:00Z">
        <w:r w:rsidR="00234388">
          <w:rPr>
            <w:rFonts w:asciiTheme="majorBidi" w:eastAsia="Times New Roman" w:hAnsiTheme="majorBidi" w:cstheme="majorBidi"/>
            <w:lang w:val="en-GB"/>
          </w:rPr>
          <w:t>–</w:t>
        </w:r>
      </w:ins>
      <w:del w:id="18318" w:author="Jane Shaw" w:date="2015-10-30T17:43: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12</w:t>
      </w:r>
      <w:del w:id="18319" w:author="Jane Shaw" w:date="2015-10-22T19:08:00Z">
        <w:r w:rsidRPr="00F31509" w:rsidDel="004414AA">
          <w:rPr>
            <w:rFonts w:asciiTheme="majorBidi" w:eastAsia="Times New Roman" w:hAnsiTheme="majorBidi" w:cstheme="majorBidi"/>
            <w:lang w:val="en-GB"/>
          </w:rPr>
          <w:delText>%</w:delText>
        </w:r>
      </w:del>
      <w:ins w:id="18320"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and fat (1</w:t>
      </w:r>
      <w:ins w:id="18321" w:author="Jane Shaw" w:date="2015-10-30T17:43:00Z">
        <w:r w:rsidR="00234388">
          <w:rPr>
            <w:rFonts w:asciiTheme="majorBidi" w:eastAsia="Times New Roman" w:hAnsiTheme="majorBidi" w:cstheme="majorBidi"/>
            <w:lang w:val="en-GB"/>
          </w:rPr>
          <w:t>–</w:t>
        </w:r>
      </w:ins>
      <w:del w:id="18322" w:author="Jane Shaw" w:date="2015-10-30T17:43:00Z">
        <w:r w:rsidRPr="00F31509" w:rsidDel="00234388">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5</w:t>
      </w:r>
      <w:del w:id="18323" w:author="Jane Shaw" w:date="2015-10-22T19:08:00Z">
        <w:r w:rsidRPr="00F31509" w:rsidDel="004414AA">
          <w:rPr>
            <w:rFonts w:asciiTheme="majorBidi" w:eastAsia="Times New Roman" w:hAnsiTheme="majorBidi" w:cstheme="majorBidi"/>
            <w:lang w:val="en-GB"/>
          </w:rPr>
          <w:delText>%</w:delText>
        </w:r>
      </w:del>
      <w:ins w:id="18324" w:author="Jane Shaw" w:date="2015-10-22T19:08:00Z">
        <w:r w:rsidR="004414AA">
          <w:rPr>
            <w:rFonts w:asciiTheme="majorBidi" w:eastAsia="Times New Roman" w:hAnsiTheme="majorBidi" w:cstheme="majorBidi"/>
            <w:lang w:val="en-GB"/>
          </w:rPr>
          <w:t xml:space="preserve"> percent</w:t>
        </w:r>
      </w:ins>
      <w:r w:rsidRPr="00F31509">
        <w:rPr>
          <w:rFonts w:asciiTheme="majorBidi" w:eastAsia="Times New Roman" w:hAnsiTheme="majorBidi" w:cstheme="majorBidi"/>
          <w:lang w:val="en-GB"/>
        </w:rPr>
        <w:t xml:space="preserve">). Cereal products </w:t>
      </w:r>
      <w:ins w:id="18325" w:author="Jane Shaw" w:date="2015-10-30T17:43:00Z">
        <w:r w:rsidR="00234388">
          <w:rPr>
            <w:rFonts w:asciiTheme="majorBidi" w:eastAsia="Times New Roman" w:hAnsiTheme="majorBidi" w:cstheme="majorBidi"/>
            <w:lang w:val="en-GB"/>
          </w:rPr>
          <w:t xml:space="preserve">are </w:t>
        </w:r>
      </w:ins>
      <w:r w:rsidRPr="00F31509">
        <w:rPr>
          <w:rFonts w:asciiTheme="majorBidi" w:eastAsia="Times New Roman" w:hAnsiTheme="majorBidi" w:cstheme="majorBidi"/>
          <w:lang w:val="en-GB"/>
        </w:rPr>
        <w:t>derive</w:t>
      </w:r>
      <w:ins w:id="18326" w:author="Jane Shaw" w:date="2015-10-30T17:43:00Z">
        <w:r w:rsidR="00234388">
          <w:rPr>
            <w:rFonts w:asciiTheme="majorBidi" w:eastAsia="Times New Roman" w:hAnsiTheme="majorBidi" w:cstheme="majorBidi"/>
            <w:lang w:val="en-GB"/>
          </w:rPr>
          <w:t>d</w:t>
        </w:r>
      </w:ins>
      <w:r w:rsidRPr="00F31509">
        <w:rPr>
          <w:rFonts w:asciiTheme="majorBidi" w:eastAsia="Times New Roman" w:hAnsiTheme="majorBidi" w:cstheme="majorBidi"/>
          <w:lang w:val="en-GB"/>
        </w:rPr>
        <w:t xml:space="preserve"> </w:t>
      </w:r>
      <w:ins w:id="18327" w:author="Jane Shaw" w:date="2015-10-30T17:43:00Z">
        <w:r w:rsidR="00234388">
          <w:rPr>
            <w:rFonts w:asciiTheme="majorBidi" w:eastAsia="Times New Roman" w:hAnsiTheme="majorBidi" w:cstheme="majorBidi"/>
            <w:lang w:val="en-GB"/>
          </w:rPr>
          <w:t xml:space="preserve">from </w:t>
        </w:r>
      </w:ins>
      <w:r w:rsidRPr="00F31509">
        <w:rPr>
          <w:rFonts w:asciiTheme="majorBidi" w:eastAsia="Times New Roman" w:hAnsiTheme="majorBidi" w:cstheme="majorBidi"/>
          <w:lang w:val="en-GB"/>
        </w:rPr>
        <w:t xml:space="preserve">either </w:t>
      </w:r>
      <w:del w:id="18328" w:author="Jane Shaw" w:date="2015-10-30T17:43:00Z">
        <w:r w:rsidRPr="00F31509" w:rsidDel="00234388">
          <w:rPr>
            <w:rFonts w:asciiTheme="majorBidi" w:eastAsia="Times New Roman" w:hAnsiTheme="majorBidi" w:cstheme="majorBidi"/>
            <w:lang w:val="en-GB"/>
          </w:rPr>
          <w:delText xml:space="preserve">from </w:delText>
        </w:r>
      </w:del>
      <w:r w:rsidRPr="00F31509">
        <w:rPr>
          <w:rFonts w:asciiTheme="majorBidi" w:eastAsia="Times New Roman" w:hAnsiTheme="majorBidi" w:cstheme="majorBidi"/>
          <w:lang w:val="en-GB"/>
        </w:rPr>
        <w:t xml:space="preserve">the processing of grain through one or more mechanical or chemical operations, or </w:t>
      </w:r>
      <w:del w:id="18329" w:author="Jane Shaw" w:date="2015-10-30T17:43:00Z">
        <w:r w:rsidRPr="00F31509" w:rsidDel="00234388">
          <w:rPr>
            <w:rFonts w:asciiTheme="majorBidi" w:eastAsia="Times New Roman" w:hAnsiTheme="majorBidi" w:cstheme="majorBidi"/>
            <w:lang w:val="en-GB"/>
          </w:rPr>
          <w:delText xml:space="preserve">from </w:delText>
        </w:r>
      </w:del>
      <w:r w:rsidRPr="00F31509">
        <w:rPr>
          <w:rFonts w:asciiTheme="majorBidi" w:eastAsia="Times New Roman" w:hAnsiTheme="majorBidi" w:cstheme="majorBidi"/>
          <w:lang w:val="en-GB"/>
        </w:rPr>
        <w:t xml:space="preserve">the processing of flour, meal or starch. </w:t>
      </w:r>
    </w:p>
    <w:p w14:paraId="43245CCD" w14:textId="4D4B934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2511 </w:t>
      </w:r>
      <w:ins w:id="18330" w:author="Jane Shaw" w:date="2015-10-30T17:43:00Z">
        <w:r w:rsidR="00234388">
          <w:rPr>
            <w:rFonts w:asciiTheme="majorBidi" w:hAnsiTheme="majorBidi" w:cstheme="majorBidi"/>
            <w:lang w:val="en-GB"/>
          </w:rPr>
          <w:t>–</w:t>
        </w:r>
      </w:ins>
      <w:del w:id="18331" w:author="Jane Shaw" w:date="2015-10-30T17:43:00Z">
        <w:r w:rsidRPr="008E1789" w:rsidDel="00234388">
          <w:rPr>
            <w:rFonts w:asciiTheme="majorBidi" w:hAnsiTheme="majorBidi" w:cstheme="majorBidi"/>
            <w:lang w:val="en-GB"/>
          </w:rPr>
          <w:delText>-</w:delText>
        </w:r>
      </w:del>
      <w:r w:rsidRPr="008E1789">
        <w:rPr>
          <w:rFonts w:asciiTheme="majorBidi" w:hAnsiTheme="majorBidi" w:cstheme="majorBidi"/>
          <w:lang w:val="en-GB"/>
        </w:rPr>
        <w:t xml:space="preserve"> Wheat</w:t>
      </w:r>
    </w:p>
    <w:p w14:paraId="6508F1DF" w14:textId="438D352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32" w:author="Jane Shaw" w:date="2015-10-30T17:43: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wheat (0111) and the following processed products expressed in terms of primary equivalent: bread and wafers (23410; 23490); breakfast cereals (23140.03); bulgur (23140.02); flour of wheat (23110; 23130.01); macaroni (23710); pastry (23420; 23430); starch of wheat (23220.01); bran of wheat (39120.01)</w:t>
      </w:r>
      <w:ins w:id="18333" w:author="Jane Shaw" w:date="2015-10-30T17:46:00Z">
        <w:r w:rsidR="00234388">
          <w:rPr>
            <w:rFonts w:asciiTheme="majorBidi" w:eastAsia="Times New Roman" w:hAnsiTheme="majorBidi" w:cstheme="majorBidi"/>
            <w:lang w:val="en-GB"/>
          </w:rPr>
          <w:t>;</w:t>
        </w:r>
      </w:ins>
      <w:del w:id="18334" w:author="Jane Shaw" w:date="2015-10-30T17:46: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germ of wheat (23140.01)</w:t>
      </w:r>
      <w:ins w:id="18335" w:author="Jane Shaw" w:date="2015-10-30T17:46:00Z">
        <w:r w:rsidR="00234388">
          <w:rPr>
            <w:rFonts w:asciiTheme="majorBidi" w:eastAsia="Times New Roman" w:hAnsiTheme="majorBidi" w:cstheme="majorBidi"/>
            <w:lang w:val="en-GB"/>
          </w:rPr>
          <w:t>;</w:t>
        </w:r>
      </w:ins>
      <w:del w:id="18336" w:author="Jane Shaw" w:date="2015-10-30T17:46: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gluten of wheat (23220.02)</w:t>
      </w:r>
      <w:ins w:id="18337" w:author="Jane Shaw" w:date="2015-10-30T17:46:00Z">
        <w:r w:rsidR="00234388">
          <w:rPr>
            <w:rFonts w:asciiTheme="majorBidi" w:eastAsia="Times New Roman" w:hAnsiTheme="majorBidi" w:cstheme="majorBidi"/>
            <w:lang w:val="en-GB"/>
          </w:rPr>
          <w:t>;</w:t>
        </w:r>
      </w:ins>
      <w:del w:id="18338" w:author="Jane Shaw" w:date="2015-10-30T17:46: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mixes and doughs and food preparations of flour (23180)</w:t>
      </w:r>
      <w:ins w:id="18339" w:author="Jane Shaw" w:date="2015-10-30T17:46:00Z">
        <w:r w:rsidR="00234388">
          <w:rPr>
            <w:rFonts w:asciiTheme="majorBidi" w:eastAsia="Times New Roman" w:hAnsiTheme="majorBidi" w:cstheme="majorBidi"/>
            <w:lang w:val="en-GB"/>
          </w:rPr>
          <w:t>;</w:t>
        </w:r>
      </w:ins>
      <w:del w:id="18340" w:author="Jane Shaw" w:date="2015-10-30T17:46: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meal or malt extract (23999.02).</w:t>
      </w:r>
    </w:p>
    <w:p w14:paraId="2333EA34" w14:textId="478830D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w:t>
      </w:r>
      <w:del w:id="18341" w:author="Jane Shaw" w:date="2015-10-30T17:46:00Z">
        <w:r w:rsidRPr="008E1789" w:rsidDel="00234388">
          <w:rPr>
            <w:rFonts w:asciiTheme="majorBidi" w:eastAsia="Times New Roman" w:hAnsiTheme="majorBidi" w:cstheme="majorBidi"/>
            <w:lang w:val="en-GB"/>
          </w:rPr>
          <w:delText xml:space="preserve"> wheat</w:delText>
        </w:r>
      </w:del>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w:t>
      </w:r>
      <w:r w:rsidRPr="00234388">
        <w:rPr>
          <w:rFonts w:asciiTheme="majorBidi" w:eastAsia="Times New Roman" w:hAnsiTheme="majorBidi" w:cstheme="majorBidi"/>
          <w:iCs/>
          <w:lang w:val="en-GB"/>
          <w:rPrChange w:id="18342" w:author="Jane Shaw" w:date="2015-10-30T17:45:00Z">
            <w:rPr>
              <w:rFonts w:asciiTheme="majorBidi" w:eastAsia="Times New Roman" w:hAnsiTheme="majorBidi" w:cstheme="majorBidi"/>
              <w:i/>
              <w:iCs/>
              <w:lang w:val="en-GB"/>
            </w:rPr>
          </w:rPrChange>
        </w:rPr>
        <w:t xml:space="preserve">and </w:t>
      </w:r>
      <w:r w:rsidRPr="008E1789">
        <w:rPr>
          <w:rFonts w:asciiTheme="majorBidi" w:eastAsia="Times New Roman" w:hAnsiTheme="majorBidi" w:cstheme="majorBidi"/>
          <w:i/>
          <w:iCs/>
          <w:lang w:val="en-GB"/>
        </w:rPr>
        <w:t xml:space="preserve">T. spelta </w:t>
      </w:r>
      <w:r w:rsidRPr="008E1789">
        <w:rPr>
          <w:rFonts w:asciiTheme="majorBidi" w:eastAsia="Times New Roman" w:hAnsiTheme="majorBidi" w:cstheme="majorBidi"/>
          <w:lang w:val="en-GB"/>
        </w:rPr>
        <w:t xml:space="preserve">(spelt). Common and durum wheat are the main types. </w:t>
      </w:r>
      <w:del w:id="18343" w:author="Jane Shaw" w:date="2015-10-30T17:44:00Z">
        <w:r w:rsidRPr="008E1789" w:rsidDel="00234388">
          <w:rPr>
            <w:rFonts w:asciiTheme="majorBidi" w:eastAsia="Times New Roman" w:hAnsiTheme="majorBidi" w:cstheme="majorBidi"/>
            <w:lang w:val="en-GB"/>
          </w:rPr>
          <w:delText xml:space="preserve">Among common wheat, </w:delText>
        </w:r>
      </w:del>
      <w:r w:rsidR="00234388" w:rsidRPr="008E1789">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main varieties </w:t>
      </w:r>
      <w:ins w:id="18344" w:author="Jane Shaw" w:date="2015-10-30T17:44:00Z">
        <w:r w:rsidR="00234388">
          <w:rPr>
            <w:rFonts w:asciiTheme="majorBidi" w:eastAsia="Times New Roman" w:hAnsiTheme="majorBidi" w:cstheme="majorBidi"/>
            <w:lang w:val="en-GB"/>
          </w:rPr>
          <w:t xml:space="preserve">of </w:t>
        </w:r>
        <w:r w:rsidR="00234388" w:rsidRPr="008E1789">
          <w:rPr>
            <w:rFonts w:asciiTheme="majorBidi" w:eastAsia="Times New Roman" w:hAnsiTheme="majorBidi" w:cstheme="majorBidi"/>
            <w:lang w:val="en-GB"/>
          </w:rPr>
          <w:t xml:space="preserve">common wheat </w:t>
        </w:r>
      </w:ins>
      <w:r w:rsidRPr="008E1789">
        <w:rPr>
          <w:rFonts w:asciiTheme="majorBidi" w:eastAsia="Times New Roman" w:hAnsiTheme="majorBidi" w:cstheme="majorBidi"/>
          <w:lang w:val="en-GB"/>
        </w:rPr>
        <w:t>are</w:t>
      </w:r>
      <w:del w:id="18345" w:author="Jane Shaw" w:date="2015-10-30T17:44: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spring and winter, hard and soft, red and white, whether or not processed.</w:t>
      </w:r>
    </w:p>
    <w:p w14:paraId="19AC9FD7" w14:textId="07B1C3A7" w:rsidR="00EB7AF1" w:rsidRPr="008E1789" w:rsidRDefault="726F4BD4" w:rsidP="00AD3D7E">
      <w:pPr>
        <w:jc w:val="both"/>
        <w:rPr>
          <w:rFonts w:asciiTheme="majorBidi" w:hAnsiTheme="majorBidi" w:cstheme="majorBidi"/>
          <w:lang w:val="en-GB"/>
        </w:rPr>
      </w:pPr>
      <w:del w:id="18346" w:author="Jane Shaw" w:date="2015-10-30T17:45:00Z">
        <w:r w:rsidRPr="008E1789" w:rsidDel="00234388">
          <w:rPr>
            <w:rFonts w:asciiTheme="majorBidi" w:eastAsia="Times New Roman" w:hAnsiTheme="majorBidi" w:cstheme="majorBidi"/>
            <w:lang w:val="en-GB"/>
          </w:rPr>
          <w:delText xml:space="preserve">It </w:delText>
        </w:r>
      </w:del>
      <w:ins w:id="18347" w:author="Jane Shaw" w:date="2015-10-30T17:45:00Z">
        <w:r w:rsidR="00234388">
          <w:rPr>
            <w:rFonts w:asciiTheme="majorBidi" w:eastAsia="Times New Roman" w:hAnsiTheme="majorBidi" w:cstheme="majorBidi"/>
            <w:lang w:val="en-GB"/>
          </w:rPr>
          <w:t xml:space="preserve">Wheat </w:t>
        </w:r>
      </w:ins>
      <w:r w:rsidRPr="008E1789">
        <w:rPr>
          <w:rFonts w:asciiTheme="majorBidi" w:eastAsia="Times New Roman" w:hAnsiTheme="majorBidi" w:cstheme="majorBidi"/>
          <w:lang w:val="en-GB"/>
        </w:rPr>
        <w:t xml:space="preserve">includes meslin (a mixture </w:t>
      </w:r>
      <w:ins w:id="18348" w:author="Jane Shaw" w:date="2015-10-30T17:45:00Z">
        <w:r w:rsidR="00234388">
          <w:rPr>
            <w:rFonts w:asciiTheme="majorBidi" w:eastAsia="Times New Roman" w:hAnsiTheme="majorBidi" w:cstheme="majorBidi"/>
            <w:lang w:val="en-GB"/>
          </w:rPr>
          <w:t xml:space="preserve">of </w:t>
        </w:r>
      </w:ins>
      <w:r w:rsidRPr="008E1789">
        <w:rPr>
          <w:rFonts w:asciiTheme="majorBidi" w:eastAsia="Times New Roman" w:hAnsiTheme="majorBidi" w:cstheme="majorBidi"/>
          <w:lang w:val="en-GB"/>
        </w:rPr>
        <w:t>wheat</w:t>
      </w:r>
      <w:ins w:id="18349" w:author="Jane Shaw" w:date="2015-10-30T17:45:00Z">
        <w:r w:rsidR="00234388">
          <w:rPr>
            <w:rFonts w:asciiTheme="majorBidi" w:eastAsia="Times New Roman" w:hAnsiTheme="majorBidi" w:cstheme="majorBidi"/>
            <w:lang w:val="en-GB"/>
          </w:rPr>
          <w:t xml:space="preserve"> and </w:t>
        </w:r>
      </w:ins>
      <w:del w:id="18350" w:author="Jane Shaw" w:date="2015-10-30T17:45: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rye).</w:t>
      </w:r>
    </w:p>
    <w:p w14:paraId="0E7CB182" w14:textId="78F159A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2805 </w:t>
      </w:r>
      <w:ins w:id="18351" w:author="Jane Shaw" w:date="2015-10-30T17:45:00Z">
        <w:r w:rsidR="00234388">
          <w:rPr>
            <w:rFonts w:asciiTheme="majorBidi" w:hAnsiTheme="majorBidi" w:cstheme="majorBidi"/>
            <w:lang w:val="en-GB"/>
          </w:rPr>
          <w:t>–</w:t>
        </w:r>
      </w:ins>
      <w:del w:id="18352" w:author="Jane Shaw" w:date="2015-10-30T17:45:00Z">
        <w:r w:rsidRPr="008E1789" w:rsidDel="00234388">
          <w:rPr>
            <w:rFonts w:asciiTheme="majorBidi" w:hAnsiTheme="majorBidi" w:cstheme="majorBidi"/>
            <w:lang w:val="en-GB"/>
          </w:rPr>
          <w:delText>-</w:delText>
        </w:r>
      </w:del>
      <w:r w:rsidRPr="008E1789">
        <w:rPr>
          <w:rFonts w:asciiTheme="majorBidi" w:hAnsiTheme="majorBidi" w:cstheme="majorBidi"/>
          <w:lang w:val="en-GB"/>
        </w:rPr>
        <w:t xml:space="preserve"> Rice (</w:t>
      </w:r>
      <w:r w:rsidR="00234388" w:rsidRPr="008E1789">
        <w:rPr>
          <w:rFonts w:asciiTheme="majorBidi" w:hAnsiTheme="majorBidi" w:cstheme="majorBidi"/>
          <w:lang w:val="en-GB"/>
        </w:rPr>
        <w:t>milled equivalent</w:t>
      </w:r>
      <w:r w:rsidRPr="008E1789">
        <w:rPr>
          <w:rFonts w:asciiTheme="majorBidi" w:hAnsiTheme="majorBidi" w:cstheme="majorBidi"/>
          <w:lang w:val="en-GB"/>
        </w:rPr>
        <w:t>)</w:t>
      </w:r>
    </w:p>
    <w:p w14:paraId="60B276C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53" w:author="Jane Shaw" w:date="2015-10-30T17:45: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rice (0113) and the following processed products expressed in terms of primary equivalent:</w:t>
      </w:r>
      <w:r w:rsidRPr="008E1789">
        <w:rPr>
          <w:rFonts w:asciiTheme="majorBidi" w:eastAsia="Times New Roman" w:hAnsiTheme="majorBidi" w:cstheme="majorBidi"/>
          <w:u w:val="single"/>
          <w:lang w:val="en-GB"/>
        </w:rPr>
        <w:t xml:space="preserve"> </w:t>
      </w:r>
    </w:p>
    <w:p w14:paraId="3982C299" w14:textId="069E4A2A" w:rsidR="00EB7AF1" w:rsidRPr="008E1789" w:rsidRDefault="00234388"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rice </w:t>
      </w:r>
      <w:r w:rsidR="726F4BD4" w:rsidRPr="008E1789">
        <w:rPr>
          <w:rFonts w:asciiTheme="majorBidi" w:eastAsia="Times New Roman" w:hAnsiTheme="majorBidi" w:cstheme="majorBidi"/>
        </w:rPr>
        <w:t>husked (23162); starch of rice (23220.03); rice flour (23120.01); rice gluten (39130.01)</w:t>
      </w:r>
      <w:ins w:id="18354" w:author="Jane Shaw" w:date="2015-10-30T17:45:00Z">
        <w:r>
          <w:rPr>
            <w:rFonts w:asciiTheme="majorBidi" w:eastAsia="Times New Roman" w:hAnsiTheme="majorBidi" w:cstheme="majorBidi"/>
          </w:rPr>
          <w:t>;</w:t>
        </w:r>
      </w:ins>
      <w:r w:rsidR="726F4BD4" w:rsidRPr="008E1789">
        <w:rPr>
          <w:rFonts w:asciiTheme="majorBidi" w:eastAsia="Times New Roman" w:hAnsiTheme="majorBidi" w:cstheme="majorBidi"/>
        </w:rPr>
        <w:t xml:space="preserve"> </w:t>
      </w:r>
      <w:del w:id="18355" w:author="Jane Shaw" w:date="2015-10-30T17:47:00Z">
        <w:r w:rsidR="726F4BD4" w:rsidRPr="008E1789" w:rsidDel="00234388">
          <w:rPr>
            <w:rFonts w:asciiTheme="majorBidi" w:eastAsia="Times New Roman" w:hAnsiTheme="majorBidi" w:cstheme="majorBidi"/>
          </w:rPr>
          <w:delText xml:space="preserve">and </w:delText>
        </w:r>
      </w:del>
      <w:r w:rsidR="726F4BD4" w:rsidRPr="008E1789">
        <w:rPr>
          <w:rFonts w:asciiTheme="majorBidi" w:eastAsia="Times New Roman" w:hAnsiTheme="majorBidi" w:cstheme="majorBidi"/>
        </w:rPr>
        <w:t>bran of rice (39120.02);</w:t>
      </w:r>
    </w:p>
    <w:p w14:paraId="6870446B" w14:textId="30436D8E" w:rsidR="00EB7AF1" w:rsidRPr="008E1789" w:rsidRDefault="00234388"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w:t>
      </w:r>
      <w:r w:rsidR="726F4BD4" w:rsidRPr="008E1789">
        <w:rPr>
          <w:rFonts w:asciiTheme="majorBidi" w:eastAsia="Times New Roman" w:hAnsiTheme="majorBidi" w:cstheme="majorBidi"/>
        </w:rPr>
        <w:t>, semi- or wholly milled (23161)</w:t>
      </w:r>
      <w:ins w:id="18356" w:author="Jane Shaw" w:date="2015-10-30T17:47:00Z">
        <w:r>
          <w:rPr>
            <w:rFonts w:asciiTheme="majorBidi" w:eastAsia="Times New Roman" w:hAnsiTheme="majorBidi" w:cstheme="majorBidi"/>
          </w:rPr>
          <w:t>:</w:t>
        </w:r>
      </w:ins>
    </w:p>
    <w:p w14:paraId="35FD98BC" w14:textId="77777777" w:rsidR="00EB7AF1" w:rsidRPr="008E1789" w:rsidRDefault="726F4BD4" w:rsidP="00C500F7">
      <w:pPr>
        <w:pStyle w:val="Paragrafoelenco"/>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14:paraId="5CD9324C" w14:textId="77777777" w:rsidR="00EB7AF1" w:rsidRPr="008E1789" w:rsidRDefault="726F4BD4" w:rsidP="00C500F7">
      <w:pPr>
        <w:pStyle w:val="Paragrafoelenco"/>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14:paraId="136B6AD3" w14:textId="77777777" w:rsidR="00EB7AF1" w:rsidRPr="008E1789" w:rsidRDefault="726F4BD4" w:rsidP="00C500F7">
      <w:pPr>
        <w:pStyle w:val="Paragrafoelenco"/>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14:paraId="1AEDD2A2" w14:textId="2F85113C"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w:t>
      </w:r>
      <w:ins w:id="18357" w:author="Jane Shaw" w:date="2015-10-30T17:47:00Z">
        <w:r w:rsidR="00234388">
          <w:rPr>
            <w:rFonts w:asciiTheme="majorBidi" w:eastAsia="Times New Roman" w:hAnsiTheme="majorBidi" w:cstheme="majorBidi"/>
            <w:i/>
            <w:iCs/>
            <w:lang w:val="en-GB"/>
          </w:rPr>
          <w:t>O</w:t>
        </w:r>
      </w:ins>
      <w:del w:id="18358" w:author="Jane Shaw" w:date="2015-10-30T17:47:00Z">
        <w:r w:rsidRPr="008E1789" w:rsidDel="00234388">
          <w:rPr>
            <w:rFonts w:asciiTheme="majorBidi" w:eastAsia="Times New Roman" w:hAnsiTheme="majorBidi" w:cstheme="majorBidi"/>
            <w:i/>
            <w:iCs/>
            <w:lang w:val="en-GB"/>
          </w:rPr>
          <w:delText>oryza</w:delText>
        </w:r>
      </w:del>
      <w:r w:rsidRPr="008E1789">
        <w:rPr>
          <w:rFonts w:asciiTheme="majorBidi" w:eastAsia="Times New Roman" w:hAnsiTheme="majorBidi" w:cstheme="majorBidi"/>
          <w:i/>
          <w:iCs/>
          <w:lang w:val="en-GB"/>
        </w:rPr>
        <w:t xml:space="preserve"> sativa</w:t>
      </w:r>
      <w:r w:rsidRPr="008E1789">
        <w:rPr>
          <w:rFonts w:asciiTheme="majorBidi" w:eastAsia="Times New Roman" w:hAnsiTheme="majorBidi" w:cstheme="majorBidi"/>
          <w:lang w:val="en-GB"/>
        </w:rPr>
        <w:t>, not husked, also known as rice in the husk and rough rice. Used mainly for human food.</w:t>
      </w:r>
    </w:p>
    <w:p w14:paraId="30B64A3F" w14:textId="1D290731"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2513 </w:t>
      </w:r>
      <w:ins w:id="18359" w:author="Jane Shaw" w:date="2015-10-30T17:48:00Z">
        <w:r w:rsidR="00234388">
          <w:rPr>
            <w:rFonts w:asciiTheme="majorBidi" w:hAnsiTheme="majorBidi" w:cstheme="majorBidi"/>
            <w:lang w:val="en-GB"/>
          </w:rPr>
          <w:t>–</w:t>
        </w:r>
      </w:ins>
      <w:del w:id="18360" w:author="Jane Shaw" w:date="2015-10-30T17:48:00Z">
        <w:r w:rsidRPr="008E1789" w:rsidDel="00234388">
          <w:rPr>
            <w:rFonts w:asciiTheme="majorBidi" w:hAnsiTheme="majorBidi" w:cstheme="majorBidi"/>
            <w:lang w:val="en-GB"/>
          </w:rPr>
          <w:delText>-</w:delText>
        </w:r>
      </w:del>
      <w:r w:rsidRPr="008E1789">
        <w:rPr>
          <w:rFonts w:asciiTheme="majorBidi" w:hAnsiTheme="majorBidi" w:cstheme="majorBidi"/>
          <w:lang w:val="en-GB"/>
        </w:rPr>
        <w:t xml:space="preserve"> Barley</w:t>
      </w:r>
    </w:p>
    <w:p w14:paraId="5C4B31F8" w14:textId="78E0AF3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61" w:author="Jane Shaw" w:date="2015-10-30T17:48: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barley (0115) and the following processed products expressed in terms of primary equivalent: pot barley (23140.04); barley pearled (23140.05); malt (24320); malt extract (23999.01); bran of barley (39120.03)</w:t>
      </w:r>
      <w:ins w:id="18362" w:author="Jane Shaw" w:date="2015-10-30T17:48:00Z">
        <w:r w:rsidR="00234388">
          <w:rPr>
            <w:rFonts w:asciiTheme="majorBidi" w:eastAsia="Times New Roman" w:hAnsiTheme="majorBidi" w:cstheme="majorBidi"/>
            <w:lang w:val="en-GB"/>
          </w:rPr>
          <w:t>;</w:t>
        </w:r>
      </w:ins>
      <w:del w:id="18363" w:author="Jane Shaw" w:date="2015-10-30T17:48: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barley flour and grits (23120.02).</w:t>
      </w:r>
    </w:p>
    <w:p w14:paraId="4BC8E430"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14:paraId="74E6F142" w14:textId="0DBC939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tolerates poorer soils and lower temperatures </w:t>
      </w:r>
      <w:del w:id="18364" w:author="Jane Shaw" w:date="2015-10-30T17:48:00Z">
        <w:r w:rsidRPr="008E1789" w:rsidDel="00234388">
          <w:rPr>
            <w:rFonts w:asciiTheme="majorBidi" w:eastAsia="Times New Roman" w:hAnsiTheme="majorBidi" w:cstheme="majorBidi"/>
            <w:lang w:val="en-GB"/>
          </w:rPr>
          <w:delText xml:space="preserve">better </w:delText>
        </w:r>
      </w:del>
      <w:r w:rsidRPr="008E1789">
        <w:rPr>
          <w:rFonts w:asciiTheme="majorBidi" w:eastAsia="Times New Roman" w:hAnsiTheme="majorBidi" w:cstheme="majorBidi"/>
          <w:lang w:val="en-GB"/>
        </w:rPr>
        <w:t xml:space="preserve">than wheat and </w:t>
      </w:r>
      <w:del w:id="18365" w:author="Jane Shaw" w:date="2015-10-30T17:48:00Z">
        <w:r w:rsidRPr="008E1789" w:rsidDel="00234388">
          <w:rPr>
            <w:rFonts w:asciiTheme="majorBidi" w:eastAsia="Times New Roman" w:hAnsiTheme="majorBidi" w:cstheme="majorBidi"/>
            <w:lang w:val="en-GB"/>
          </w:rPr>
          <w:delText xml:space="preserve">it </w:delText>
        </w:r>
      </w:del>
      <w:r w:rsidRPr="008E1789">
        <w:rPr>
          <w:rFonts w:asciiTheme="majorBidi" w:eastAsia="Times New Roman" w:hAnsiTheme="majorBidi" w:cstheme="majorBidi"/>
          <w:lang w:val="en-GB"/>
        </w:rPr>
        <w:t>is used as a livestock feed, for the manufacture of malt</w:t>
      </w:r>
      <w:ins w:id="18366" w:author="Jane Shaw" w:date="2015-10-30T17:49:00Z">
        <w:r w:rsidR="00234388">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w:t>
      </w:r>
      <w:ins w:id="18367" w:author="Jane Shaw" w:date="2015-10-30T17:49:00Z">
        <w:r w:rsidR="00234388">
          <w:rPr>
            <w:rFonts w:asciiTheme="majorBidi" w:eastAsia="Times New Roman" w:hAnsiTheme="majorBidi" w:cstheme="majorBidi"/>
            <w:lang w:val="en-GB"/>
          </w:rPr>
          <w:t xml:space="preserve"> –</w:t>
        </w:r>
      </w:ins>
      <w:del w:id="18368" w:author="Jane Shaw" w:date="2015-10-30T17:49: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when polished or pearled</w:t>
      </w:r>
      <w:ins w:id="18369" w:author="Jane Shaw" w:date="2015-10-30T17:49:00Z">
        <w:r w:rsidR="00234388">
          <w:rPr>
            <w:rFonts w:asciiTheme="majorBidi" w:eastAsia="Times New Roman" w:hAnsiTheme="majorBidi" w:cstheme="majorBidi"/>
            <w:lang w:val="en-GB"/>
          </w:rPr>
          <w:t xml:space="preserve"> –</w:t>
        </w:r>
      </w:ins>
      <w:del w:id="18370" w:author="Jane Shaw" w:date="2015-10-30T17:49:00Z">
        <w:r w:rsidRPr="008E1789" w:rsidDel="00234388">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for preparing foods. The roasted grains are a coffee substitute.</w:t>
      </w:r>
    </w:p>
    <w:p w14:paraId="5AC2596D" w14:textId="54471A9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does not include sprouted barley (malt), </w:t>
      </w:r>
      <w:del w:id="18371" w:author="Jane Shaw" w:date="2015-10-30T17:49:00Z">
        <w:r w:rsidRPr="008E1789" w:rsidDel="00234388">
          <w:rPr>
            <w:rFonts w:asciiTheme="majorBidi" w:eastAsia="Times New Roman" w:hAnsiTheme="majorBidi" w:cstheme="majorBidi"/>
            <w:lang w:val="en-GB"/>
          </w:rPr>
          <w:delText xml:space="preserve">nor </w:delText>
        </w:r>
      </w:del>
      <w:r w:rsidRPr="008E1789">
        <w:rPr>
          <w:rFonts w:asciiTheme="majorBidi" w:eastAsia="Times New Roman" w:hAnsiTheme="majorBidi" w:cstheme="majorBidi"/>
          <w:lang w:val="en-GB"/>
        </w:rPr>
        <w:t>roasted malt, roasted barley (coffee substitutes), malt sprouts separated from the malted grain during the kilning process and other brewing wastes.</w:t>
      </w:r>
    </w:p>
    <w:p w14:paraId="6CED8C87" w14:textId="40ACFFA6"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2514 </w:t>
      </w:r>
      <w:ins w:id="18372" w:author="Jane Shaw" w:date="2015-10-30T17:49:00Z">
        <w:r w:rsidR="00234388">
          <w:rPr>
            <w:rFonts w:asciiTheme="majorBidi" w:hAnsiTheme="majorBidi" w:cstheme="majorBidi"/>
            <w:lang w:val="en-GB"/>
          </w:rPr>
          <w:t>–</w:t>
        </w:r>
      </w:ins>
      <w:del w:id="18373" w:author="Jane Shaw" w:date="2015-10-30T17:49:00Z">
        <w:r w:rsidRPr="008E1789" w:rsidDel="00234388">
          <w:rPr>
            <w:rFonts w:asciiTheme="majorBidi" w:hAnsiTheme="majorBidi" w:cstheme="majorBidi"/>
            <w:lang w:val="en-GB"/>
          </w:rPr>
          <w:delText>-</w:delText>
        </w:r>
      </w:del>
      <w:r w:rsidRPr="008E1789">
        <w:rPr>
          <w:rFonts w:asciiTheme="majorBidi" w:hAnsiTheme="majorBidi" w:cstheme="majorBidi"/>
          <w:lang w:val="en-GB"/>
        </w:rPr>
        <w:t xml:space="preserve"> Maize</w:t>
      </w:r>
    </w:p>
    <w:p w14:paraId="70350064" w14:textId="04AF5F7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74" w:author="Jane Shaw" w:date="2015-10-31T11:58:00Z">
        <w:r w:rsidRPr="008E1789" w:rsidDel="00BF5A7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maize (0112) and the following processed products expressed in terms of primary equivalent: flour of maize (23120.03); starch of maize (23220.04); gluten feed and meal (39130.04); germ of maize (23140.06)</w:t>
      </w:r>
      <w:ins w:id="18375" w:author="Jane Shaw" w:date="2015-10-31T11:57:00Z">
        <w:r w:rsidR="00BF5A76">
          <w:rPr>
            <w:rFonts w:asciiTheme="majorBidi" w:eastAsia="Times New Roman" w:hAnsiTheme="majorBidi" w:cstheme="majorBidi"/>
            <w:lang w:val="en-GB"/>
          </w:rPr>
          <w:t>;</w:t>
        </w:r>
      </w:ins>
      <w:del w:id="18376" w:author="Jane Shaw" w:date="2015-10-31T11:57:00Z">
        <w:r w:rsidRPr="008E1789" w:rsidDel="00BF5A7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of maize (39120.04)</w:t>
      </w:r>
      <w:ins w:id="18377" w:author="Jane Shaw" w:date="2015-10-31T11:58:00Z">
        <w:r w:rsidR="00BF5A76">
          <w:rPr>
            <w:rFonts w:asciiTheme="majorBidi" w:eastAsia="Times New Roman" w:hAnsiTheme="majorBidi" w:cstheme="majorBidi"/>
            <w:lang w:val="en-GB"/>
          </w:rPr>
          <w:t>;</w:t>
        </w:r>
      </w:ins>
      <w:del w:id="18378" w:author="Jane Shaw" w:date="2015-10-31T11:58:00Z">
        <w:r w:rsidRPr="008E1789" w:rsidDel="00BF5A7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maize gluten (39130.02).</w:t>
      </w:r>
    </w:p>
    <w:p w14:paraId="3C5CE527" w14:textId="5E5BE8F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t>
      </w:r>
      <w:ins w:id="18379" w:author="Jane Shaw" w:date="2015-10-31T11:58:00Z">
        <w:r w:rsidR="00BF5A76">
          <w:rPr>
            <w:rFonts w:asciiTheme="majorBidi" w:eastAsia="Times New Roman" w:hAnsiTheme="majorBidi" w:cstheme="majorBidi"/>
            <w:lang w:val="en-GB"/>
          </w:rPr>
          <w:t xml:space="preserve">their </w:t>
        </w:r>
      </w:ins>
      <w:r w:rsidRPr="008E1789">
        <w:rPr>
          <w:rFonts w:asciiTheme="majorBidi" w:eastAsia="Times New Roman" w:hAnsiTheme="majorBidi" w:cstheme="majorBidi"/>
          <w:lang w:val="en-GB"/>
        </w:rPr>
        <w:t xml:space="preserve">widely different yields and uses. </w:t>
      </w:r>
      <w:ins w:id="18380" w:author="Jane Shaw" w:date="2015-10-31T11:58:00Z">
        <w:r w:rsidR="00BF5A76">
          <w:rPr>
            <w:rFonts w:asciiTheme="majorBidi" w:eastAsia="Times New Roman" w:hAnsiTheme="majorBidi" w:cstheme="majorBidi"/>
            <w:lang w:val="en-GB"/>
          </w:rPr>
          <w:t xml:space="preserve">Maize is </w:t>
        </w:r>
      </w:ins>
      <w:r w:rsidR="00BF5A7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largely for animal feed and commercial starch production.</w:t>
      </w:r>
    </w:p>
    <w:p w14:paraId="52CFE780"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14:paraId="0CF10DA4" w14:textId="783F5F0C"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corn </w:t>
      </w:r>
      <w:r w:rsidR="726F4BD4" w:rsidRPr="008E1789">
        <w:rPr>
          <w:rFonts w:asciiTheme="majorBidi" w:eastAsia="Times New Roman" w:hAnsiTheme="majorBidi" w:cstheme="majorBidi"/>
        </w:rPr>
        <w:t>seed; maize, hybrid, seed; maize seed</w:t>
      </w:r>
      <w:ins w:id="18381" w:author="Jane Shaw" w:date="2015-10-31T11:58:00Z">
        <w:r>
          <w:rPr>
            <w:rFonts w:asciiTheme="majorBidi" w:eastAsia="Times New Roman" w:hAnsiTheme="majorBidi" w:cstheme="majorBidi"/>
          </w:rPr>
          <w:t>;</w:t>
        </w:r>
      </w:ins>
      <w:del w:id="18382" w:author="Jane Shaw" w:date="2015-10-31T11:58:00Z">
        <w:r w:rsidR="726F4BD4" w:rsidRPr="008E1789" w:rsidDel="00BF5A76">
          <w:rPr>
            <w:rFonts w:asciiTheme="majorBidi" w:eastAsia="Times New Roman" w:hAnsiTheme="majorBidi" w:cstheme="majorBidi"/>
          </w:rPr>
          <w:delText>.</w:delText>
        </w:r>
      </w:del>
      <w:r w:rsidR="726F4BD4" w:rsidRPr="008E1789">
        <w:rPr>
          <w:rFonts w:asciiTheme="majorBidi" w:eastAsia="Times New Roman" w:hAnsiTheme="majorBidi" w:cstheme="majorBidi"/>
        </w:rPr>
        <w:t xml:space="preserve"> </w:t>
      </w:r>
    </w:p>
    <w:p w14:paraId="16A514E3" w14:textId="78752B75"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white </w:t>
      </w:r>
      <w:r w:rsidR="726F4BD4" w:rsidRPr="008E1789">
        <w:rPr>
          <w:rFonts w:asciiTheme="majorBidi" w:eastAsia="Times New Roman" w:hAnsiTheme="majorBidi" w:cstheme="majorBidi"/>
        </w:rPr>
        <w:t>maize (not considered necessary for popcorn);</w:t>
      </w:r>
    </w:p>
    <w:p w14:paraId="561F06CE" w14:textId="244FFC78"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golden-yellow or white;</w:t>
      </w:r>
    </w:p>
    <w:p w14:paraId="7F54EB78" w14:textId="2B9F73B2"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reddish-brown or mottled;</w:t>
      </w:r>
    </w:p>
    <w:p w14:paraId="77DA443D" w14:textId="7F86E535"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-on-the-cob, fresh (excl</w:t>
      </w:r>
      <w:ins w:id="18383" w:author="Jane Shaw" w:date="2015-10-31T11:59:00Z">
        <w:r>
          <w:rPr>
            <w:rFonts w:asciiTheme="majorBidi" w:eastAsia="Times New Roman" w:hAnsiTheme="majorBidi" w:cstheme="majorBidi"/>
          </w:rPr>
          <w:t>uding</w:t>
        </w:r>
      </w:ins>
      <w:del w:id="18384" w:author="Jane Shaw" w:date="2015-10-31T11:59:00Z">
        <w:r w:rsidR="726F4BD4" w:rsidRPr="008E1789" w:rsidDel="00BF5A76">
          <w:rPr>
            <w:rFonts w:asciiTheme="majorBidi" w:eastAsia="Times New Roman" w:hAnsiTheme="majorBidi" w:cstheme="majorBidi"/>
          </w:rPr>
          <w:delText>.</w:delText>
        </w:r>
      </w:del>
      <w:r w:rsidR="726F4BD4" w:rsidRPr="008E1789">
        <w:rPr>
          <w:rFonts w:asciiTheme="majorBidi" w:eastAsia="Times New Roman" w:hAnsiTheme="majorBidi" w:cstheme="majorBidi"/>
        </w:rPr>
        <w:t xml:space="preserve"> sweet corn);</w:t>
      </w:r>
    </w:p>
    <w:p w14:paraId="0B78DCDD" w14:textId="056827D1"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grain</w:t>
      </w:r>
      <w:r w:rsidR="726F4BD4" w:rsidRPr="008E1789">
        <w:rPr>
          <w:rFonts w:asciiTheme="majorBidi" w:eastAsia="Times New Roman" w:hAnsiTheme="majorBidi" w:cstheme="majorBidi"/>
        </w:rPr>
        <w:t>, maize, not hus</w:t>
      </w:r>
      <w:ins w:id="18385" w:author="Jane Shaw" w:date="2015-10-31T11:59:00Z">
        <w:r>
          <w:rPr>
            <w:rFonts w:asciiTheme="majorBidi" w:eastAsia="Times New Roman" w:hAnsiTheme="majorBidi" w:cstheme="majorBidi"/>
          </w:rPr>
          <w:t>k</w:t>
        </w:r>
      </w:ins>
      <w:del w:id="18386" w:author="Jane Shaw" w:date="2015-10-31T11:59:00Z">
        <w:r w:rsidR="726F4BD4" w:rsidRPr="008E1789" w:rsidDel="00BF5A76">
          <w:rPr>
            <w:rFonts w:asciiTheme="majorBidi" w:eastAsia="Times New Roman" w:hAnsiTheme="majorBidi" w:cstheme="majorBidi"/>
          </w:rPr>
          <w:delText>h</w:delText>
        </w:r>
      </w:del>
      <w:r w:rsidR="726F4BD4" w:rsidRPr="008E1789">
        <w:rPr>
          <w:rFonts w:asciiTheme="majorBidi" w:eastAsia="Times New Roman" w:hAnsiTheme="majorBidi" w:cstheme="majorBidi"/>
        </w:rPr>
        <w:t>ed or otherwise worked;</w:t>
      </w:r>
    </w:p>
    <w:p w14:paraId="36BDB1C6" w14:textId="012239E0"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w:t>
      </w:r>
      <w:r w:rsidR="726F4BD4" w:rsidRPr="008E1789">
        <w:rPr>
          <w:rFonts w:asciiTheme="majorBidi" w:eastAsia="Times New Roman" w:hAnsiTheme="majorBidi" w:cstheme="majorBidi"/>
        </w:rPr>
        <w:t>, corn, fresh, suitable for human consumption;</w:t>
      </w:r>
    </w:p>
    <w:p w14:paraId="2659C835" w14:textId="5D225A63"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in sheaves, cobs or threshed;</w:t>
      </w:r>
    </w:p>
    <w:p w14:paraId="5D625379" w14:textId="0687DC19"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not husked or otherwise worked;</w:t>
      </w:r>
    </w:p>
    <w:p w14:paraId="202927F8" w14:textId="29CA81ED"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cut before maturity, complete with husks;</w:t>
      </w:r>
    </w:p>
    <w:p w14:paraId="65EF14DB" w14:textId="54A6C781"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unmilled;</w:t>
      </w:r>
    </w:p>
    <w:p w14:paraId="20000581" w14:textId="0A2C8C52" w:rsidR="00EB7AF1" w:rsidRPr="008E1789" w:rsidRDefault="00BF5A76"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w:t>
      </w:r>
      <w:r w:rsidR="726F4BD4" w:rsidRPr="008E1789">
        <w:rPr>
          <w:rFonts w:asciiTheme="majorBidi" w:eastAsia="Times New Roman" w:hAnsiTheme="majorBidi" w:cstheme="majorBidi"/>
        </w:rPr>
        <w:t>, on or off the cob, not popped.</w:t>
      </w:r>
    </w:p>
    <w:p w14:paraId="3BDFE793" w14:textId="77777777"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14:paraId="17C3D7B5" w14:textId="6A0FEE05"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2515</w:t>
      </w:r>
      <w:ins w:id="18387" w:author="Jane Shaw" w:date="2015-10-31T11:59:00Z">
        <w:r w:rsidR="00BF5A76">
          <w:rPr>
            <w:rFonts w:asciiTheme="majorBidi" w:hAnsiTheme="majorBidi" w:cstheme="majorBidi"/>
            <w:lang w:val="en-GB"/>
          </w:rPr>
          <w:t xml:space="preserve"> – Rye</w:t>
        </w:r>
      </w:ins>
    </w:p>
    <w:p w14:paraId="4F370468"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88" w:author="Jane Shaw" w:date="2015-10-31T12:00:00Z">
        <w:r w:rsidRPr="008E1789" w:rsidDel="00BF5A7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rye (0116) and the following processed products expressed in terms of primary equivalent: flour of rye including groats, meal and pellets (23120.04); bran of rye (39120.05).</w:t>
      </w:r>
    </w:p>
    <w:p w14:paraId="0CB0F8D4" w14:textId="757F110C"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xml:space="preserve">, whether or not processed, including rye denatured and unmilled, is a grain that is tolerant of poor soils, high latitudes and altitudes. </w:t>
      </w:r>
      <w:ins w:id="18389" w:author="Jane Shaw" w:date="2015-10-31T12:01:00Z">
        <w:r w:rsidR="00D86E37">
          <w:rPr>
            <w:rFonts w:asciiTheme="majorBidi" w:eastAsia="Times New Roman" w:hAnsiTheme="majorBidi" w:cstheme="majorBidi"/>
            <w:lang w:val="en-GB"/>
          </w:rPr>
          <w:t xml:space="preserve">Used </w:t>
        </w:r>
      </w:ins>
      <w:r w:rsidR="00D86E37" w:rsidRPr="008E1789">
        <w:rPr>
          <w:rFonts w:asciiTheme="majorBidi" w:eastAsia="Times New Roman" w:hAnsiTheme="majorBidi" w:cstheme="majorBidi"/>
          <w:lang w:val="en-GB"/>
        </w:rPr>
        <w:t xml:space="preserve">mainly </w:t>
      </w:r>
      <w:del w:id="18390" w:author="Jane Shaw" w:date="2015-10-31T12:01:00Z">
        <w:r w:rsidRPr="008E1789" w:rsidDel="00D86E37">
          <w:rPr>
            <w:rFonts w:asciiTheme="majorBidi" w:eastAsia="Times New Roman" w:hAnsiTheme="majorBidi" w:cstheme="majorBidi"/>
            <w:lang w:val="en-GB"/>
          </w:rPr>
          <w:delText xml:space="preserve">used </w:delText>
        </w:r>
      </w:del>
      <w:r w:rsidRPr="008E1789">
        <w:rPr>
          <w:rFonts w:asciiTheme="majorBidi" w:eastAsia="Times New Roman" w:hAnsiTheme="majorBidi" w:cstheme="majorBidi"/>
          <w:lang w:val="en-GB"/>
        </w:rPr>
        <w:t>in making bread, whisky and beer. When fed to livestock, it is generally mixed with other grains.</w:t>
      </w:r>
    </w:p>
    <w:p w14:paraId="7C4697D5"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14:paraId="3B3BB6C6"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391" w:author="Jane Shaw" w:date="2015-10-31T12:01:00Z">
        <w:r w:rsidRPr="008E1789" w:rsidDel="00D86E3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oats (0117) and the following processed products expressed in terms of primary equivalent: oats rolled (23140.07); bran of oats (39120.06).</w:t>
      </w:r>
    </w:p>
    <w:p w14:paraId="7CDF8F16" w14:textId="0EA02FC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t>
      </w:r>
      <w:del w:id="18392" w:author="Jane Shaw" w:date="2015-10-31T12:01:00Z">
        <w:r w:rsidRPr="008E1789" w:rsidDel="00D86E37">
          <w:rPr>
            <w:rFonts w:asciiTheme="majorBidi" w:eastAsia="Times New Roman" w:hAnsiTheme="majorBidi" w:cstheme="majorBidi"/>
            <w:lang w:val="en-GB"/>
          </w:rPr>
          <w:delText xml:space="preserve">which </w:delText>
        </w:r>
      </w:del>
      <w:ins w:id="18393" w:author="Jane Shaw" w:date="2015-10-31T12:01:00Z">
        <w:r w:rsidR="00D86E37">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 xml:space="preserve">in their natural state have no husk or hull, whether or not processed, </w:t>
      </w:r>
      <w:del w:id="18394" w:author="Jane Shaw" w:date="2015-10-31T12:43:00Z">
        <w:r w:rsidRPr="008E1789" w:rsidDel="003C04E4">
          <w:rPr>
            <w:rFonts w:asciiTheme="majorBidi" w:eastAsia="Times New Roman" w:hAnsiTheme="majorBidi" w:cstheme="majorBidi"/>
            <w:lang w:val="en-GB"/>
          </w:rPr>
          <w:delText xml:space="preserve">is </w:delText>
        </w:r>
      </w:del>
      <w:ins w:id="18395" w:author="Jane Shaw" w:date="2015-10-31T12:43:00Z">
        <w:r w:rsidR="003C04E4">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plant</w:t>
      </w:r>
      <w:ins w:id="18396" w:author="Jane Shaw" w:date="2015-10-31T12:43:00Z">
        <w:r w:rsidR="003C04E4">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with open, spreading panicle-bearing large spikelets. </w:t>
      </w:r>
    </w:p>
    <w:p w14:paraId="278131E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14:paraId="226569E1" w14:textId="3D5EEAFA" w:rsidR="00EB7AF1" w:rsidRPr="008E1789" w:rsidRDefault="003C04E4" w:rsidP="00C500F7">
      <w:pPr>
        <w:jc w:val="both"/>
        <w:rPr>
          <w:rFonts w:asciiTheme="majorBidi" w:hAnsiTheme="majorBidi" w:cstheme="majorBidi"/>
          <w:lang w:val="en-GB"/>
        </w:rPr>
      </w:pPr>
      <w:ins w:id="18397" w:author="Jane Shaw" w:date="2015-10-31T12:03:00Z">
        <w:r>
          <w:rPr>
            <w:rFonts w:asciiTheme="majorBidi" w:eastAsia="Times New Roman" w:hAnsiTheme="majorBidi" w:cstheme="majorBidi"/>
            <w:lang w:val="en-GB"/>
          </w:rPr>
          <w:t>This</w:t>
        </w:r>
        <w:r w:rsidR="00D86E37">
          <w:rPr>
            <w:rFonts w:asciiTheme="majorBidi" w:eastAsia="Times New Roman" w:hAnsiTheme="majorBidi" w:cstheme="majorBidi"/>
            <w:lang w:val="en-GB"/>
          </w:rPr>
          <w:t xml:space="preserve"> </w:t>
        </w:r>
      </w:ins>
      <w:ins w:id="18398" w:author="Jane Shaw" w:date="2015-10-31T12:43:00Z">
        <w:r>
          <w:rPr>
            <w:rFonts w:asciiTheme="majorBidi" w:eastAsia="Times New Roman" w:hAnsiTheme="majorBidi" w:cstheme="majorBidi"/>
            <w:lang w:val="en-GB"/>
          </w:rPr>
          <w:t xml:space="preserve">crop </w:t>
        </w:r>
      </w:ins>
      <w:ins w:id="18399" w:author="Jane Shaw" w:date="2015-10-31T12:03:00Z">
        <w:r w:rsidR="00D86E37">
          <w:rPr>
            <w:rFonts w:asciiTheme="majorBidi" w:eastAsia="Times New Roman" w:hAnsiTheme="majorBidi" w:cstheme="majorBidi"/>
            <w:lang w:val="en-GB"/>
          </w:rPr>
          <w:t xml:space="preserve">is </w:t>
        </w:r>
      </w:ins>
      <w:r w:rsidR="00D86E37" w:rsidRPr="008E1789">
        <w:rPr>
          <w:rFonts w:asciiTheme="majorBidi" w:eastAsia="Times New Roman" w:hAnsiTheme="majorBidi" w:cstheme="majorBidi"/>
          <w:lang w:val="en-GB"/>
        </w:rPr>
        <w:t xml:space="preserve">used </w:t>
      </w:r>
      <w:r w:rsidR="726F4BD4" w:rsidRPr="008E1789">
        <w:rPr>
          <w:rFonts w:asciiTheme="majorBidi" w:eastAsia="Times New Roman" w:hAnsiTheme="majorBidi" w:cstheme="majorBidi"/>
          <w:lang w:val="en-GB"/>
        </w:rPr>
        <w:t>primarily in breakfast foods</w:t>
      </w:r>
      <w:ins w:id="18400" w:author="Jane Shaw" w:date="2015-10-31T12:03:00Z">
        <w:r w:rsidR="00D86E37">
          <w:rPr>
            <w:rFonts w:asciiTheme="majorBidi" w:eastAsia="Times New Roman" w:hAnsiTheme="majorBidi" w:cstheme="majorBidi"/>
            <w:lang w:val="en-GB"/>
          </w:rPr>
          <w:t>;</w:t>
        </w:r>
      </w:ins>
      <w:del w:id="18401" w:author="Jane Shaw" w:date="2015-10-31T12:03:00Z">
        <w:r w:rsidR="726F4BD4" w:rsidRPr="008E1789" w:rsidDel="00D86E37">
          <w:rPr>
            <w:rFonts w:asciiTheme="majorBidi" w:eastAsia="Times New Roman" w:hAnsiTheme="majorBidi" w:cstheme="majorBidi"/>
            <w:lang w:val="en-GB"/>
          </w:rPr>
          <w:delText>,</w:delText>
        </w:r>
      </w:del>
      <w:r w:rsidR="726F4BD4" w:rsidRPr="008E1789">
        <w:rPr>
          <w:rFonts w:asciiTheme="majorBidi" w:eastAsia="Times New Roman" w:hAnsiTheme="majorBidi" w:cstheme="majorBidi"/>
          <w:lang w:val="en-GB"/>
        </w:rPr>
        <w:t xml:space="preserve"> it makes excellent fodder for horses.</w:t>
      </w:r>
    </w:p>
    <w:p w14:paraId="279B9E3A" w14:textId="77777777"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14:paraId="1811E779" w14:textId="291AC3F3"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2517 </w:t>
      </w:r>
      <w:ins w:id="18402" w:author="Jane Shaw" w:date="2015-10-31T12:03:00Z">
        <w:r w:rsidR="00D86E37">
          <w:rPr>
            <w:rFonts w:asciiTheme="majorBidi" w:hAnsiTheme="majorBidi" w:cstheme="majorBidi"/>
            <w:lang w:val="en-GB"/>
          </w:rPr>
          <w:t>–</w:t>
        </w:r>
      </w:ins>
      <w:del w:id="18403" w:author="Jane Shaw" w:date="2015-10-31T12:03:00Z">
        <w:r w:rsidRPr="008E1789" w:rsidDel="00D86E37">
          <w:rPr>
            <w:rFonts w:asciiTheme="majorBidi" w:hAnsiTheme="majorBidi" w:cstheme="majorBidi"/>
            <w:lang w:val="en-GB"/>
          </w:rPr>
          <w:delText>-</w:delText>
        </w:r>
      </w:del>
      <w:r w:rsidRPr="008E1789">
        <w:rPr>
          <w:rFonts w:asciiTheme="majorBidi" w:hAnsiTheme="majorBidi" w:cstheme="majorBidi"/>
          <w:lang w:val="en-GB"/>
        </w:rPr>
        <w:t xml:space="preserve"> Millet </w:t>
      </w:r>
    </w:p>
    <w:p w14:paraId="01E9BC9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404" w:author="Jane Shaw" w:date="2015-10-31T12:03:00Z">
        <w:r w:rsidRPr="008E1789" w:rsidDel="00D86E3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millet (0118) and the following processed products expressed in terms of primary equivalent: flour of millet including groats, meal and pellets (23120.05); bran of millet (39120.07).</w:t>
      </w:r>
    </w:p>
    <w:p w14:paraId="7EF59A97" w14:textId="02DBFD6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w:t>
      </w:r>
      <w:del w:id="18405" w:author="Jane Shaw" w:date="2015-10-31T12:03:00Z">
        <w:r w:rsidRPr="008E1789" w:rsidDel="00D86E37">
          <w:rPr>
            <w:rFonts w:asciiTheme="majorBidi" w:eastAsia="Times New Roman" w:hAnsiTheme="majorBidi" w:cstheme="majorBidi"/>
            <w:lang w:val="en-GB"/>
          </w:rPr>
          <w:delText xml:space="preserve"> among all</w:delText>
        </w:r>
      </w:del>
      <w:r w:rsidRPr="008E1789">
        <w:rPr>
          <w:rFonts w:asciiTheme="majorBidi" w:eastAsia="Times New Roman" w:hAnsiTheme="majorBidi" w:cstheme="majorBidi"/>
          <w:lang w:val="en-GB"/>
        </w:rPr>
        <w:t>:</w:t>
      </w:r>
    </w:p>
    <w:p w14:paraId="2F387E9B" w14:textId="2B4A526E" w:rsidR="00EB7AF1" w:rsidRPr="008E1789" w:rsidRDefault="726F4BD4">
      <w:pPr>
        <w:pStyle w:val="Paragrafoelenco"/>
        <w:pPrChange w:id="18406" w:author="Jane Shaw" w:date="2015-10-31T12:04:00Z">
          <w:pPr>
            <w:spacing w:after="0"/>
            <w:jc w:val="both"/>
          </w:pPr>
        </w:pPrChange>
      </w:pPr>
      <w:r w:rsidRPr="008E1789">
        <w:rPr>
          <w:i/>
          <w:iCs/>
        </w:rPr>
        <w:t xml:space="preserve">Echinocloa frumentacea </w:t>
      </w:r>
      <w:r w:rsidRPr="008E1789">
        <w:t>(barnyard or Japanese millet)</w:t>
      </w:r>
      <w:ins w:id="18407" w:author="Jane Shaw" w:date="2015-10-31T12:04:00Z">
        <w:r w:rsidR="000903B3">
          <w:t>;</w:t>
        </w:r>
      </w:ins>
    </w:p>
    <w:p w14:paraId="255DD282" w14:textId="5D491EF9" w:rsidR="00EB7AF1" w:rsidRPr="008E1789" w:rsidRDefault="726F4BD4">
      <w:pPr>
        <w:pStyle w:val="Paragrafoelenco"/>
        <w:pPrChange w:id="18408" w:author="Jane Shaw" w:date="2015-10-31T12:04:00Z">
          <w:pPr>
            <w:spacing w:after="0"/>
            <w:jc w:val="both"/>
          </w:pPr>
        </w:pPrChange>
      </w:pPr>
      <w:r w:rsidRPr="008E1789">
        <w:rPr>
          <w:i/>
          <w:iCs/>
        </w:rPr>
        <w:t xml:space="preserve">Eleusine coracana </w:t>
      </w:r>
      <w:r w:rsidRPr="008E1789">
        <w:t>(ragi, finger or African millet)</w:t>
      </w:r>
      <w:ins w:id="18409" w:author="Jane Shaw" w:date="2015-10-31T12:04:00Z">
        <w:r w:rsidR="000903B3">
          <w:t>;</w:t>
        </w:r>
      </w:ins>
    </w:p>
    <w:p w14:paraId="1B6182AC" w14:textId="59362E91" w:rsidR="00EB7AF1" w:rsidRPr="008E1789" w:rsidRDefault="726F4BD4">
      <w:pPr>
        <w:pStyle w:val="Paragrafoelenco"/>
        <w:pPrChange w:id="18410" w:author="Jane Shaw" w:date="2015-10-31T12:04:00Z">
          <w:pPr>
            <w:spacing w:after="0"/>
            <w:jc w:val="both"/>
          </w:pPr>
        </w:pPrChange>
      </w:pPr>
      <w:r w:rsidRPr="008E1789">
        <w:rPr>
          <w:i/>
          <w:iCs/>
        </w:rPr>
        <w:t xml:space="preserve">Panicum miliaceum </w:t>
      </w:r>
      <w:r w:rsidRPr="008E1789">
        <w:t>(common, golden or proso millet)</w:t>
      </w:r>
      <w:ins w:id="18411" w:author="Jane Shaw" w:date="2015-10-31T12:04:00Z">
        <w:r w:rsidR="000903B3">
          <w:t>;</w:t>
        </w:r>
      </w:ins>
    </w:p>
    <w:p w14:paraId="06DEB1DE" w14:textId="0EA55109" w:rsidR="00EB7AF1" w:rsidRPr="008E1789" w:rsidRDefault="726F4BD4">
      <w:pPr>
        <w:pStyle w:val="Paragrafoelenco"/>
        <w:pPrChange w:id="18412" w:author="Jane Shaw" w:date="2015-10-31T12:04:00Z">
          <w:pPr>
            <w:spacing w:after="0"/>
            <w:jc w:val="both"/>
          </w:pPr>
        </w:pPrChange>
      </w:pPr>
      <w:r w:rsidRPr="008E1789">
        <w:rPr>
          <w:i/>
          <w:iCs/>
        </w:rPr>
        <w:t xml:space="preserve">Paspalum scrobiculatum </w:t>
      </w:r>
      <w:r w:rsidRPr="008E1789">
        <w:t>(koda or ditch millet)</w:t>
      </w:r>
      <w:ins w:id="18413" w:author="Jane Shaw" w:date="2015-10-31T12:04:00Z">
        <w:r w:rsidR="000903B3">
          <w:t>;</w:t>
        </w:r>
      </w:ins>
    </w:p>
    <w:p w14:paraId="285A39A9" w14:textId="7722905F" w:rsidR="00EB7AF1" w:rsidRPr="008E1789" w:rsidRDefault="726F4BD4">
      <w:pPr>
        <w:pStyle w:val="Paragrafoelenco"/>
        <w:pPrChange w:id="18414" w:author="Jane Shaw" w:date="2015-10-31T12:04:00Z">
          <w:pPr>
            <w:spacing w:after="0"/>
            <w:jc w:val="both"/>
          </w:pPr>
        </w:pPrChange>
      </w:pPr>
      <w:r w:rsidRPr="008E1789">
        <w:rPr>
          <w:i/>
          <w:iCs/>
        </w:rPr>
        <w:t xml:space="preserve">Pennisetum glaucum </w:t>
      </w:r>
      <w:r w:rsidRPr="008E1789">
        <w:t>(pearl or cattail millet)</w:t>
      </w:r>
      <w:ins w:id="18415" w:author="Jane Shaw" w:date="2015-10-31T12:04:00Z">
        <w:r w:rsidR="000903B3">
          <w:t>;</w:t>
        </w:r>
      </w:ins>
    </w:p>
    <w:p w14:paraId="2862E216" w14:textId="04097F02" w:rsidR="00EB7AF1" w:rsidRPr="008E1789" w:rsidRDefault="726F4BD4">
      <w:pPr>
        <w:pStyle w:val="Paragrafoelenco"/>
        <w:pPrChange w:id="18416" w:author="Jane Shaw" w:date="2015-10-31T12:04:00Z">
          <w:pPr>
            <w:spacing w:after="0"/>
            <w:jc w:val="both"/>
          </w:pPr>
        </w:pPrChange>
      </w:pPr>
      <w:r w:rsidRPr="008E1789">
        <w:rPr>
          <w:i/>
          <w:iCs/>
        </w:rPr>
        <w:t xml:space="preserve">Setaria italic </w:t>
      </w:r>
      <w:r w:rsidRPr="008E1789">
        <w:t>(foxtail millet)</w:t>
      </w:r>
      <w:ins w:id="18417" w:author="Jane Shaw" w:date="2015-10-31T12:04:00Z">
        <w:r w:rsidR="000903B3">
          <w:t>.</w:t>
        </w:r>
      </w:ins>
      <w:r w:rsidR="008568EC">
        <w:t xml:space="preserve"> </w:t>
      </w:r>
    </w:p>
    <w:p w14:paraId="748829B9" w14:textId="545E9E53"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It does not include </w:t>
      </w:r>
      <w:r w:rsidR="000903B3" w:rsidRPr="008E1789">
        <w:rPr>
          <w:rFonts w:asciiTheme="majorBidi" w:eastAsia="Times New Roman" w:hAnsiTheme="majorBidi" w:cstheme="majorBidi"/>
          <w:lang w:val="en-GB"/>
        </w:rPr>
        <w:t>Indian</w:t>
      </w:r>
      <w:ins w:id="18418" w:author="Jane Shaw" w:date="2015-10-31T12:04:00Z">
        <w:r w:rsidR="000903B3">
          <w:rPr>
            <w:rFonts w:asciiTheme="majorBidi" w:eastAsia="Times New Roman" w:hAnsiTheme="majorBidi" w:cstheme="majorBidi"/>
            <w:lang w:val="en-GB"/>
          </w:rPr>
          <w:t xml:space="preserve"> millet</w:t>
        </w:r>
      </w:ins>
      <w:r w:rsidRPr="008E1789">
        <w:rPr>
          <w:rFonts w:asciiTheme="majorBidi" w:eastAsia="Times New Roman" w:hAnsiTheme="majorBidi" w:cstheme="majorBidi"/>
          <w:lang w:val="en-GB"/>
        </w:rPr>
        <w:t xml:space="preserve">, large </w:t>
      </w:r>
      <w:r w:rsidR="000903B3" w:rsidRPr="008E1789">
        <w:rPr>
          <w:rFonts w:asciiTheme="majorBidi" w:eastAsia="Times New Roman" w:hAnsiTheme="majorBidi" w:cstheme="majorBidi"/>
          <w:lang w:val="en-GB"/>
        </w:rPr>
        <w:t xml:space="preserve">African </w:t>
      </w:r>
      <w:r w:rsidRPr="008E1789">
        <w:rPr>
          <w:rFonts w:asciiTheme="majorBidi" w:eastAsia="Times New Roman" w:hAnsiTheme="majorBidi" w:cstheme="majorBidi"/>
          <w:lang w:val="en-GB"/>
        </w:rPr>
        <w:t>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14:paraId="26B5A634" w14:textId="4CECBA42"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2518 </w:t>
      </w:r>
      <w:ins w:id="18419" w:author="Jane Shaw" w:date="2015-10-31T12:04:00Z">
        <w:r w:rsidR="000903B3">
          <w:rPr>
            <w:rFonts w:asciiTheme="majorBidi" w:hAnsiTheme="majorBidi" w:cstheme="majorBidi"/>
            <w:lang w:val="en-GB"/>
          </w:rPr>
          <w:t>–</w:t>
        </w:r>
      </w:ins>
      <w:del w:id="18420" w:author="Jane Shaw" w:date="2015-10-31T12:04:00Z">
        <w:r w:rsidRPr="008E1789" w:rsidDel="000903B3">
          <w:rPr>
            <w:rFonts w:asciiTheme="majorBidi" w:hAnsiTheme="majorBidi" w:cstheme="majorBidi"/>
            <w:lang w:val="en-GB"/>
          </w:rPr>
          <w:delText>-</w:delText>
        </w:r>
      </w:del>
      <w:r w:rsidRPr="008E1789">
        <w:rPr>
          <w:rFonts w:asciiTheme="majorBidi" w:hAnsiTheme="majorBidi" w:cstheme="majorBidi"/>
          <w:lang w:val="en-GB"/>
        </w:rPr>
        <w:t xml:space="preserve"> Sorghum</w:t>
      </w:r>
    </w:p>
    <w:p w14:paraId="21B5E672"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421" w:author="Jane Shaw" w:date="2015-10-31T12:04: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sorghum (0114) and the following </w:t>
      </w:r>
      <w:del w:id="18422" w:author="Jane Shaw" w:date="2015-10-31T12:04:00Z">
        <w:r w:rsidRPr="008E1789" w:rsidDel="000903B3">
          <w:rPr>
            <w:rFonts w:asciiTheme="majorBidi" w:eastAsia="Times New Roman" w:hAnsiTheme="majorBidi" w:cstheme="majorBidi"/>
            <w:strike/>
            <w:lang w:val="en-GB"/>
          </w:rPr>
          <w:delText>P</w:delText>
        </w:r>
      </w:del>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14:paraId="5A5656D0" w14:textId="30B2433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w:t>
      </w:r>
      <w:ins w:id="18423" w:author="Jane Shaw" w:date="2015-10-31T12:05:00Z">
        <w:r w:rsidR="000903B3">
          <w:rPr>
            <w:rFonts w:asciiTheme="majorBidi" w:eastAsia="Times New Roman" w:hAnsiTheme="majorBidi" w:cstheme="majorBidi"/>
            <w:lang w:val="en-GB"/>
          </w:rPr>
          <w:t xml:space="preserve"> and</w:t>
        </w:r>
      </w:ins>
      <w:del w:id="18424" w:author="Jane Shaw" w:date="2015-10-31T12:05: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14:paraId="3D4D5AA1" w14:textId="09B71642" w:rsidR="00EB7AF1" w:rsidRPr="008E1789" w:rsidRDefault="726F4BD4" w:rsidP="00C500F7">
      <w:pPr>
        <w:jc w:val="both"/>
        <w:rPr>
          <w:rFonts w:asciiTheme="majorBidi" w:hAnsiTheme="majorBidi" w:cstheme="majorBidi"/>
          <w:lang w:val="en-GB"/>
        </w:rPr>
      </w:pPr>
      <w:del w:id="18425" w:author="Jane Shaw" w:date="2015-10-31T12:05:00Z">
        <w:r w:rsidRPr="008E1789" w:rsidDel="000903B3">
          <w:rPr>
            <w:rFonts w:asciiTheme="majorBidi" w:eastAsia="Times New Roman" w:hAnsiTheme="majorBidi" w:cstheme="majorBidi"/>
            <w:lang w:val="en-GB"/>
          </w:rPr>
          <w:delText xml:space="preserve">It </w:delText>
        </w:r>
      </w:del>
      <w:ins w:id="18426" w:author="Jane Shaw" w:date="2015-10-31T12:05:00Z">
        <w:r w:rsidR="000903B3">
          <w:rPr>
            <w:rFonts w:asciiTheme="majorBidi" w:eastAsia="Times New Roman" w:hAnsiTheme="majorBidi" w:cstheme="majorBidi"/>
            <w:lang w:val="en-GB"/>
          </w:rPr>
          <w:t xml:space="preserve">Millet </w:t>
        </w:r>
      </w:ins>
      <w:r w:rsidRPr="008E1789">
        <w:rPr>
          <w:rFonts w:asciiTheme="majorBidi" w:eastAsia="Times New Roman" w:hAnsiTheme="majorBidi" w:cstheme="majorBidi"/>
          <w:lang w:val="en-GB"/>
        </w:rPr>
        <w:t xml:space="preserve">includes unmilled </w:t>
      </w:r>
      <w:r w:rsidR="000903B3" w:rsidRPr="008E1789">
        <w:rPr>
          <w:rFonts w:asciiTheme="majorBidi" w:eastAsia="Times New Roman" w:hAnsiTheme="majorBidi" w:cstheme="majorBidi"/>
          <w:lang w:val="en-GB"/>
        </w:rPr>
        <w:t xml:space="preserve">doura </w:t>
      </w:r>
      <w:r w:rsidRPr="008E1789">
        <w:rPr>
          <w:rFonts w:asciiTheme="majorBidi" w:eastAsia="Times New Roman" w:hAnsiTheme="majorBidi" w:cstheme="majorBidi"/>
          <w:lang w:val="en-GB"/>
        </w:rPr>
        <w:t xml:space="preserve">(durra), </w:t>
      </w:r>
      <w:r w:rsidR="000903B3" w:rsidRPr="008E1789">
        <w:rPr>
          <w:rFonts w:asciiTheme="majorBidi" w:eastAsia="Times New Roman" w:hAnsiTheme="majorBidi" w:cstheme="majorBidi"/>
          <w:lang w:val="en-GB"/>
        </w:rPr>
        <w:t>federita (feterita), grain sorghum, kafir, kaoliang, milo, sorghum</w:t>
      </w:r>
      <w:r w:rsidRPr="008E1789">
        <w:rPr>
          <w:rFonts w:asciiTheme="majorBidi" w:eastAsia="Times New Roman" w:hAnsiTheme="majorBidi" w:cstheme="majorBidi"/>
          <w:lang w:val="en-GB"/>
        </w:rPr>
        <w:t xml:space="preserve">. </w:t>
      </w:r>
    </w:p>
    <w:p w14:paraId="5B9AAFFF" w14:textId="05760A9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w:t>
      </w:r>
      <w:ins w:id="18427" w:author="Jane Shaw" w:date="2015-10-31T12:08:00Z">
        <w:r w:rsidR="000903B3" w:rsidRPr="000903B3">
          <w:rPr>
            <w:rFonts w:asciiTheme="majorBidi" w:eastAsia="Times New Roman" w:hAnsiTheme="majorBidi" w:cstheme="majorBidi"/>
            <w:i/>
            <w:lang w:val="en-GB"/>
            <w:rPrChange w:id="18428" w:author="Jane Shaw" w:date="2015-10-31T12:08:00Z">
              <w:rPr>
                <w:rFonts w:asciiTheme="majorBidi" w:eastAsia="Times New Roman" w:hAnsiTheme="majorBidi" w:cstheme="majorBidi"/>
                <w:lang w:val="en-GB"/>
              </w:rPr>
            </w:rPrChange>
          </w:rPr>
          <w:t xml:space="preserve">S. </w:t>
        </w:r>
      </w:ins>
      <w:r w:rsidRPr="000903B3">
        <w:rPr>
          <w:rFonts w:asciiTheme="majorBidi" w:eastAsia="Times New Roman" w:hAnsiTheme="majorBidi" w:cstheme="majorBidi"/>
          <w:i/>
          <w:lang w:val="en-GB"/>
          <w:rPrChange w:id="18429" w:author="Jane Shaw" w:date="2015-10-31T12:08:00Z">
            <w:rPr>
              <w:rFonts w:asciiTheme="majorBidi" w:eastAsia="Times New Roman" w:hAnsiTheme="majorBidi" w:cstheme="majorBidi"/>
              <w:lang w:val="en-GB"/>
            </w:rPr>
          </w:rPrChange>
        </w:rPr>
        <w:t>halepense</w:t>
      </w:r>
      <w:r w:rsidRPr="008E1789">
        <w:rPr>
          <w:rFonts w:asciiTheme="majorBidi" w:eastAsia="Times New Roman" w:hAnsiTheme="majorBidi" w:cstheme="majorBidi"/>
          <w:lang w:val="en-GB"/>
        </w:rPr>
        <w:t>), grass sorghums (which are used for grazing) such as sudanensis (</w:t>
      </w:r>
      <w:ins w:id="18430" w:author="Jane Shaw" w:date="2015-10-31T12:08:00Z">
        <w:r w:rsidR="000903B3" w:rsidRPr="000903B3">
          <w:rPr>
            <w:rFonts w:asciiTheme="majorBidi" w:eastAsia="Times New Roman" w:hAnsiTheme="majorBidi" w:cstheme="majorBidi"/>
            <w:i/>
            <w:lang w:val="en-GB"/>
            <w:rPrChange w:id="18431" w:author="Jane Shaw" w:date="2015-10-31T12:08:00Z">
              <w:rPr>
                <w:rFonts w:asciiTheme="majorBidi" w:eastAsia="Times New Roman" w:hAnsiTheme="majorBidi" w:cstheme="majorBidi"/>
                <w:lang w:val="en-GB"/>
              </w:rPr>
            </w:rPrChange>
          </w:rPr>
          <w:t xml:space="preserve">S. </w:t>
        </w:r>
      </w:ins>
      <w:r w:rsidRPr="000903B3">
        <w:rPr>
          <w:rFonts w:asciiTheme="majorBidi" w:eastAsia="Times New Roman" w:hAnsiTheme="majorBidi" w:cstheme="majorBidi"/>
          <w:i/>
          <w:lang w:val="en-GB"/>
          <w:rPrChange w:id="18432" w:author="Jane Shaw" w:date="2015-10-31T12:08:00Z">
            <w:rPr>
              <w:rFonts w:asciiTheme="majorBidi" w:eastAsia="Times New Roman" w:hAnsiTheme="majorBidi" w:cstheme="majorBidi"/>
              <w:lang w:val="en-GB"/>
            </w:rPr>
          </w:rPrChange>
        </w:rPr>
        <w:t>sudanense</w:t>
      </w:r>
      <w:r w:rsidRPr="008E1789">
        <w:rPr>
          <w:rFonts w:asciiTheme="majorBidi" w:eastAsia="Times New Roman" w:hAnsiTheme="majorBidi" w:cstheme="majorBidi"/>
          <w:lang w:val="en-GB"/>
        </w:rPr>
        <w:t>) or sweet sorghums (which are used primarily for the manufacture of syrup or molasses) such as saccharatum. It also excludes broomcorn (</w:t>
      </w:r>
      <w:del w:id="18433" w:author="Jane Shaw" w:date="2015-10-31T12:08:00Z">
        <w:r w:rsidRPr="008E1789" w:rsidDel="000903B3">
          <w:rPr>
            <w:rFonts w:asciiTheme="majorBidi" w:eastAsia="Times New Roman" w:hAnsiTheme="majorBidi" w:cstheme="majorBidi"/>
            <w:i/>
            <w:iCs/>
            <w:lang w:val="en-GB"/>
          </w:rPr>
          <w:delText xml:space="preserve">Sorghum </w:delText>
        </w:r>
      </w:del>
      <w:ins w:id="18434" w:author="Jane Shaw" w:date="2015-10-31T12:08:00Z">
        <w:r w:rsidR="000903B3" w:rsidRPr="008E1789">
          <w:rPr>
            <w:rFonts w:asciiTheme="majorBidi" w:eastAsia="Times New Roman" w:hAnsiTheme="majorBidi" w:cstheme="majorBidi"/>
            <w:i/>
            <w:iCs/>
            <w:lang w:val="en-GB"/>
          </w:rPr>
          <w:t>S</w:t>
        </w:r>
        <w:r w:rsidR="000903B3">
          <w:rPr>
            <w:rFonts w:asciiTheme="majorBidi" w:eastAsia="Times New Roman" w:hAnsiTheme="majorBidi" w:cstheme="majorBidi"/>
            <w:i/>
            <w:iCs/>
            <w:lang w:val="en-GB"/>
          </w:rPr>
          <w:t>.</w:t>
        </w:r>
        <w:r w:rsidR="000903B3"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vulgare var. technicum</w:t>
      </w:r>
      <w:r w:rsidRPr="008E1789">
        <w:rPr>
          <w:rFonts w:asciiTheme="majorBidi" w:eastAsia="Times New Roman" w:hAnsiTheme="majorBidi" w:cstheme="majorBidi"/>
          <w:lang w:val="en-GB"/>
        </w:rPr>
        <w:t>).</w:t>
      </w:r>
    </w:p>
    <w:p w14:paraId="585EBDD9" w14:textId="6C140D5B"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2520 </w:t>
      </w:r>
      <w:ins w:id="18435" w:author="Jane Shaw" w:date="2015-10-31T12:09:00Z">
        <w:r w:rsidR="000903B3">
          <w:rPr>
            <w:rFonts w:asciiTheme="majorBidi" w:hAnsiTheme="majorBidi" w:cstheme="majorBidi"/>
            <w:lang w:val="en-GB"/>
          </w:rPr>
          <w:t>–</w:t>
        </w:r>
      </w:ins>
      <w:del w:id="18436" w:author="Jane Shaw" w:date="2015-10-31T12:09:00Z">
        <w:r w:rsidRPr="008E1789" w:rsidDel="000903B3">
          <w:rPr>
            <w:rFonts w:asciiTheme="majorBidi" w:hAnsiTheme="majorBidi" w:cstheme="majorBidi"/>
            <w:lang w:val="en-GB"/>
          </w:rPr>
          <w:delText>-</w:delText>
        </w:r>
      </w:del>
      <w:r w:rsidRPr="008E1789">
        <w:rPr>
          <w:rFonts w:asciiTheme="majorBidi" w:hAnsiTheme="majorBidi" w:cstheme="majorBidi"/>
          <w:lang w:val="en-GB"/>
        </w:rPr>
        <w:t xml:space="preserve"> Cereals, other</w:t>
      </w:r>
    </w:p>
    <w:p w14:paraId="45A62378" w14:textId="4A3BB55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w:t>
      </w:r>
      <w:ins w:id="18437" w:author="Jane Shaw" w:date="2015-10-31T12:09:00Z">
        <w:r w:rsidR="000903B3">
          <w:rPr>
            <w:rFonts w:asciiTheme="majorBidi" w:eastAsia="Times New Roman" w:hAnsiTheme="majorBidi" w:cstheme="majorBidi"/>
            <w:lang w:val="en-GB"/>
          </w:rPr>
          <w:t>,</w:t>
        </w:r>
      </w:ins>
      <w:del w:id="18438"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buckwheat (01192)</w:t>
      </w:r>
      <w:ins w:id="18439" w:author="Jane Shaw" w:date="2015-10-31T12:09:00Z">
        <w:r w:rsidR="000903B3">
          <w:rPr>
            <w:rFonts w:asciiTheme="majorBidi" w:eastAsia="Times New Roman" w:hAnsiTheme="majorBidi" w:cstheme="majorBidi"/>
            <w:lang w:val="en-GB"/>
          </w:rPr>
          <w:t>;</w:t>
        </w:r>
      </w:ins>
      <w:del w:id="18440"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quinoa (01194)</w:t>
      </w:r>
      <w:ins w:id="18441" w:author="Jane Shaw" w:date="2015-10-31T12:09:00Z">
        <w:r w:rsidR="000903B3">
          <w:rPr>
            <w:rFonts w:asciiTheme="majorBidi" w:eastAsia="Times New Roman" w:hAnsiTheme="majorBidi" w:cstheme="majorBidi"/>
            <w:lang w:val="en-GB"/>
          </w:rPr>
          <w:t>;</w:t>
        </w:r>
      </w:ins>
      <w:del w:id="18442"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fonio (01193)</w:t>
      </w:r>
      <w:ins w:id="18443" w:author="Jane Shaw" w:date="2015-10-31T12:09:00Z">
        <w:r w:rsidR="000903B3">
          <w:rPr>
            <w:rFonts w:asciiTheme="majorBidi" w:eastAsia="Times New Roman" w:hAnsiTheme="majorBidi" w:cstheme="majorBidi"/>
            <w:lang w:val="en-GB"/>
          </w:rPr>
          <w:t>;</w:t>
        </w:r>
      </w:ins>
      <w:del w:id="18444"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triticale (01191)</w:t>
      </w:r>
      <w:ins w:id="18445" w:author="Jane Shaw" w:date="2015-10-31T12:09:00Z">
        <w:r w:rsidR="000903B3">
          <w:rPr>
            <w:rFonts w:asciiTheme="majorBidi" w:eastAsia="Times New Roman" w:hAnsiTheme="majorBidi" w:cstheme="majorBidi"/>
            <w:lang w:val="en-GB"/>
          </w:rPr>
          <w:t>;</w:t>
        </w:r>
      </w:ins>
      <w:del w:id="18446"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canary seed (01195)</w:t>
      </w:r>
      <w:ins w:id="18447" w:author="Jane Shaw" w:date="2015-10-31T12:09:00Z">
        <w:r w:rsidR="000903B3">
          <w:rPr>
            <w:rFonts w:asciiTheme="majorBidi" w:eastAsia="Times New Roman" w:hAnsiTheme="majorBidi" w:cstheme="majorBidi"/>
            <w:lang w:val="en-GB"/>
          </w:rPr>
          <w:t>;</w:t>
        </w:r>
      </w:ins>
      <w:del w:id="18448" w:author="Jane Shaw" w:date="2015-10-31T12:09: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mixed grain (01199.02)</w:t>
      </w:r>
      <w:ins w:id="18449" w:author="Jane Shaw" w:date="2015-10-31T12:10:00Z">
        <w:r w:rsidR="000903B3">
          <w:rPr>
            <w:rFonts w:asciiTheme="majorBidi" w:eastAsia="Times New Roman" w:hAnsiTheme="majorBidi" w:cstheme="majorBidi"/>
            <w:lang w:val="en-GB"/>
          </w:rPr>
          <w:t>;</w:t>
        </w:r>
      </w:ins>
      <w:del w:id="18450"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cereals </w:t>
      </w:r>
      <w:del w:id="18451" w:author="Jane Shaw" w:date="2015-10-31T12:10:00Z">
        <w:r w:rsidRPr="008E1789" w:rsidDel="000903B3">
          <w:rPr>
            <w:rFonts w:asciiTheme="majorBidi" w:eastAsia="Times New Roman" w:hAnsiTheme="majorBidi" w:cstheme="majorBidi"/>
            <w:lang w:val="en-GB"/>
          </w:rPr>
          <w:delText>n.e.c.</w:delText>
        </w:r>
      </w:del>
      <w:ins w:id="18452" w:author="Jane Shaw" w:date="2015-10-31T12:10:00Z">
        <w:r w:rsidR="000903B3">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(01199.90)</w:t>
      </w:r>
      <w:ins w:id="18453" w:author="Jane Shaw" w:date="2015-10-31T12:10:00Z">
        <w:r w:rsidR="000903B3">
          <w:rPr>
            <w:rFonts w:asciiTheme="majorBidi" w:eastAsia="Times New Roman" w:hAnsiTheme="majorBidi" w:cstheme="majorBidi"/>
            <w:lang w:val="en-GB"/>
          </w:rPr>
          <w:t>;</w:t>
        </w:r>
      </w:ins>
      <w:del w:id="18454"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flour of buckwheat (23120.07; 23130.08)</w:t>
      </w:r>
      <w:ins w:id="18455" w:author="Jane Shaw" w:date="2015-10-31T12:10:00Z">
        <w:r w:rsidR="000903B3">
          <w:rPr>
            <w:rFonts w:asciiTheme="majorBidi" w:eastAsia="Times New Roman" w:hAnsiTheme="majorBidi" w:cstheme="majorBidi"/>
            <w:lang w:val="en-GB"/>
          </w:rPr>
          <w:t>;</w:t>
        </w:r>
      </w:ins>
      <w:del w:id="18456"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flour of fonio (23120.08; 23130.09)</w:t>
      </w:r>
      <w:ins w:id="18457" w:author="Jane Shaw" w:date="2015-10-31T12:10:00Z">
        <w:r w:rsidR="000903B3">
          <w:rPr>
            <w:rFonts w:asciiTheme="majorBidi" w:eastAsia="Times New Roman" w:hAnsiTheme="majorBidi" w:cstheme="majorBidi"/>
            <w:lang w:val="en-GB"/>
          </w:rPr>
          <w:t>;</w:t>
        </w:r>
      </w:ins>
      <w:del w:id="18458"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flour of mixed grain (23120.10; 23130.11)</w:t>
      </w:r>
      <w:ins w:id="18459" w:author="Jane Shaw" w:date="2015-10-31T12:10:00Z">
        <w:r w:rsidR="000903B3">
          <w:rPr>
            <w:rFonts w:asciiTheme="majorBidi" w:eastAsia="Times New Roman" w:hAnsiTheme="majorBidi" w:cstheme="majorBidi"/>
            <w:lang w:val="en-GB"/>
          </w:rPr>
          <w:t>;</w:t>
        </w:r>
      </w:ins>
      <w:del w:id="18460"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flour of cereals </w:t>
      </w:r>
      <w:del w:id="18461" w:author="Jane Shaw" w:date="2015-10-31T12:10:00Z">
        <w:r w:rsidRPr="008E1789" w:rsidDel="000903B3">
          <w:rPr>
            <w:rFonts w:asciiTheme="majorBidi" w:eastAsia="Times New Roman" w:hAnsiTheme="majorBidi" w:cstheme="majorBidi"/>
            <w:lang w:val="en-GB"/>
          </w:rPr>
          <w:delText>n.e.c.</w:delText>
        </w:r>
      </w:del>
      <w:ins w:id="18462" w:author="Jane Shaw" w:date="2015-10-31T12:10:00Z">
        <w:r w:rsidR="000903B3">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including groats, meal and pellets (23120.90)</w:t>
      </w:r>
      <w:ins w:id="18463" w:author="Jane Shaw" w:date="2015-10-31T12:10:00Z">
        <w:r w:rsidR="000903B3">
          <w:rPr>
            <w:rFonts w:asciiTheme="majorBidi" w:eastAsia="Times New Roman" w:hAnsiTheme="majorBidi" w:cstheme="majorBidi"/>
            <w:lang w:val="en-GB"/>
          </w:rPr>
          <w:t>;</w:t>
        </w:r>
      </w:ins>
      <w:del w:id="18464"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cereal preparations</w:t>
      </w:r>
      <w:del w:id="18465"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8466" w:author="Jane Shaw" w:date="2015-10-31T12:10:00Z">
        <w:r w:rsidRPr="008E1789" w:rsidDel="000903B3">
          <w:rPr>
            <w:rFonts w:asciiTheme="majorBidi" w:eastAsia="Times New Roman" w:hAnsiTheme="majorBidi" w:cstheme="majorBidi"/>
            <w:lang w:val="en-GB"/>
          </w:rPr>
          <w:delText>n.e.c.</w:delText>
        </w:r>
      </w:del>
      <w:ins w:id="18467" w:author="Jane Shaw" w:date="2015-10-31T12:10:00Z">
        <w:r w:rsidR="000903B3">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(23140.08; 23130.90)</w:t>
      </w:r>
      <w:ins w:id="18468" w:author="Jane Shaw" w:date="2015-10-31T12:10:00Z">
        <w:r w:rsidR="000903B3">
          <w:rPr>
            <w:rFonts w:asciiTheme="majorBidi" w:eastAsia="Times New Roman" w:hAnsiTheme="majorBidi" w:cstheme="majorBidi"/>
            <w:lang w:val="en-GB"/>
          </w:rPr>
          <w:t>;</w:t>
        </w:r>
      </w:ins>
      <w:del w:id="18469" w:author="Jane Shaw" w:date="2015-10-31T12:10: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buckwheat (39120.09)</w:t>
      </w:r>
      <w:ins w:id="18470" w:author="Jane Shaw" w:date="2015-10-31T12:11:00Z">
        <w:r w:rsidR="000903B3">
          <w:rPr>
            <w:rFonts w:asciiTheme="majorBidi" w:eastAsia="Times New Roman" w:hAnsiTheme="majorBidi" w:cstheme="majorBidi"/>
            <w:lang w:val="en-GB"/>
          </w:rPr>
          <w:t>;</w:t>
        </w:r>
      </w:ins>
      <w:del w:id="18471" w:author="Jane Shaw" w:date="2015-10-31T12:11: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of fonio (39120.10)</w:t>
      </w:r>
      <w:ins w:id="18472" w:author="Jane Shaw" w:date="2015-10-31T12:11:00Z">
        <w:r w:rsidR="000903B3">
          <w:rPr>
            <w:rFonts w:asciiTheme="majorBidi" w:eastAsia="Times New Roman" w:hAnsiTheme="majorBidi" w:cstheme="majorBidi"/>
            <w:lang w:val="en-GB"/>
          </w:rPr>
          <w:t>;</w:t>
        </w:r>
      </w:ins>
      <w:del w:id="18473" w:author="Jane Shaw" w:date="2015-10-31T12:11: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of triticale (39120.11)</w:t>
      </w:r>
      <w:ins w:id="18474" w:author="Jane Shaw" w:date="2015-10-31T12:11:00Z">
        <w:r w:rsidR="000903B3">
          <w:rPr>
            <w:rFonts w:asciiTheme="majorBidi" w:eastAsia="Times New Roman" w:hAnsiTheme="majorBidi" w:cstheme="majorBidi"/>
            <w:lang w:val="en-GB"/>
          </w:rPr>
          <w:t>;</w:t>
        </w:r>
      </w:ins>
      <w:del w:id="18475" w:author="Jane Shaw" w:date="2015-10-31T12:11: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of mixed grains (39120.12)</w:t>
      </w:r>
      <w:ins w:id="18476" w:author="Jane Shaw" w:date="2015-10-31T12:11:00Z">
        <w:r w:rsidR="000903B3">
          <w:rPr>
            <w:rFonts w:asciiTheme="majorBidi" w:eastAsia="Times New Roman" w:hAnsiTheme="majorBidi" w:cstheme="majorBidi"/>
            <w:lang w:val="en-GB"/>
          </w:rPr>
          <w:t>;</w:t>
        </w:r>
      </w:ins>
      <w:del w:id="18477" w:author="Jane Shaw" w:date="2015-10-31T12:11: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bran of cereals (39120.13).</w:t>
      </w:r>
    </w:p>
    <w:p w14:paraId="11AB932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14:paraId="7E3A045A" w14:textId="66CE109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w:t>
      </w:r>
      <w:del w:id="18478" w:author="Jane Shaw" w:date="2015-10-31T12:11:00Z">
        <w:r w:rsidRPr="008E1789" w:rsidDel="000903B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8479" w:author="Jane Shaw" w:date="2015-10-31T12:11:00Z">
        <w:r w:rsidRPr="008E1789" w:rsidDel="000903B3">
          <w:rPr>
            <w:rFonts w:asciiTheme="majorBidi" w:eastAsia="Times New Roman" w:hAnsiTheme="majorBidi" w:cstheme="majorBidi"/>
            <w:lang w:val="en-GB"/>
          </w:rPr>
          <w:delText xml:space="preserve">which </w:delText>
        </w:r>
      </w:del>
      <w:ins w:id="18480" w:author="Jane Shaw" w:date="2015-10-31T12:11:00Z">
        <w:r w:rsidR="000903B3">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tolerates high altitudes</w:t>
      </w:r>
      <w:del w:id="18481" w:author="Jane Shaw" w:date="2015-10-31T12:11: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8482" w:author="Jane Shaw" w:date="2015-10-31T12:11:00Z">
        <w:r w:rsidRPr="008E1789" w:rsidDel="001F5BFB">
          <w:rPr>
            <w:rFonts w:asciiTheme="majorBidi" w:eastAsia="Times New Roman" w:hAnsiTheme="majorBidi" w:cstheme="majorBidi"/>
            <w:lang w:val="en-GB"/>
          </w:rPr>
          <w:delText xml:space="preserve">quinoa </w:delText>
        </w:r>
      </w:del>
      <w:ins w:id="18483" w:author="Jane Shaw" w:date="2015-10-31T12:11:00Z">
        <w:r w:rsidR="001F5BFB">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 xml:space="preserve">is cultivated primarily in Andean countries. </w:t>
      </w:r>
      <w:ins w:id="18484" w:author="Jane Shaw" w:date="2015-10-31T12:11:00Z">
        <w:r w:rsidR="001F5BFB">
          <w:rPr>
            <w:rFonts w:asciiTheme="majorBidi" w:eastAsia="Times New Roman" w:hAnsiTheme="majorBidi" w:cstheme="majorBidi"/>
            <w:lang w:val="en-GB"/>
          </w:rPr>
          <w:t xml:space="preserve">It is </w:t>
        </w:r>
      </w:ins>
      <w:r w:rsidR="001F5BF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for food and to make </w:t>
      </w:r>
      <w:r w:rsidRPr="001F5BFB">
        <w:rPr>
          <w:rFonts w:asciiTheme="majorBidi" w:eastAsia="Times New Roman" w:hAnsiTheme="majorBidi" w:cstheme="majorBidi"/>
          <w:i/>
          <w:lang w:val="en-GB"/>
          <w:rPrChange w:id="18485" w:author="Jane Shaw" w:date="2015-10-31T12:11:00Z">
            <w:rPr>
              <w:rFonts w:asciiTheme="majorBidi" w:eastAsia="Times New Roman" w:hAnsiTheme="majorBidi" w:cstheme="majorBidi"/>
              <w:lang w:val="en-GB"/>
            </w:rPr>
          </w:rPrChange>
        </w:rPr>
        <w:t>chicha</w:t>
      </w:r>
      <w:r w:rsidRPr="008E1789">
        <w:rPr>
          <w:rFonts w:asciiTheme="majorBidi" w:eastAsia="Times New Roman" w:hAnsiTheme="majorBidi" w:cstheme="majorBidi"/>
          <w:lang w:val="en-GB"/>
        </w:rPr>
        <w:t>, a fermented beverage.</w:t>
      </w:r>
    </w:p>
    <w:p w14:paraId="12C5FD30" w14:textId="107A447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ins w:id="18486" w:author="Jane Shaw" w:date="2015-10-31T12:12:00Z">
        <w:r w:rsidR="001F5BFB">
          <w:rPr>
            <w:rFonts w:asciiTheme="majorBidi" w:eastAsia="Times New Roman" w:hAnsiTheme="majorBidi" w:cstheme="majorBidi"/>
            <w:lang w:val="en-GB"/>
          </w:rPr>
          <w:t xml:space="preserve">species of </w:t>
        </w:r>
      </w:ins>
      <w:r w:rsidRPr="008E1789">
        <w:rPr>
          <w:rFonts w:asciiTheme="majorBidi" w:eastAsia="Times New Roman" w:hAnsiTheme="majorBidi" w:cstheme="majorBidi"/>
          <w:i/>
          <w:iCs/>
          <w:lang w:val="en-GB"/>
        </w:rPr>
        <w:t>Digitaria</w:t>
      </w:r>
      <w:ins w:id="18487" w:author="Jane Shaw" w:date="2015-10-31T12:12:00Z">
        <w:r w:rsidR="001F5BFB">
          <w:rPr>
            <w:rFonts w:asciiTheme="majorBidi" w:eastAsia="Times New Roman" w:hAnsiTheme="majorBidi" w:cstheme="majorBidi"/>
            <w:i/>
            <w:iCs/>
            <w:lang w:val="en-GB"/>
          </w:rPr>
          <w:t>,</w:t>
        </w:r>
      </w:ins>
      <w:r w:rsidRPr="008E1789">
        <w:rPr>
          <w:rFonts w:asciiTheme="majorBidi" w:eastAsia="Times New Roman" w:hAnsiTheme="majorBidi" w:cstheme="majorBidi"/>
          <w:i/>
          <w:iCs/>
          <w:lang w:val="en-GB"/>
        </w:rPr>
        <w:t xml:space="preserve"> </w:t>
      </w:r>
      <w:del w:id="18488" w:author="Jane Shaw" w:date="2015-10-31T12:12:00Z">
        <w:r w:rsidRPr="001F5BFB" w:rsidDel="001F5BFB">
          <w:rPr>
            <w:rFonts w:asciiTheme="majorBidi" w:eastAsia="Times New Roman" w:hAnsiTheme="majorBidi" w:cstheme="majorBidi"/>
            <w:iCs/>
            <w:lang w:val="en-GB"/>
            <w:rPrChange w:id="18489" w:author="Jane Shaw" w:date="2015-10-31T12:11:00Z">
              <w:rPr>
                <w:rFonts w:asciiTheme="majorBidi" w:eastAsia="Times New Roman" w:hAnsiTheme="majorBidi" w:cstheme="majorBidi"/>
                <w:i/>
                <w:iCs/>
                <w:lang w:val="en-GB"/>
              </w:rPr>
            </w:rPrChange>
          </w:rPr>
          <w:delText xml:space="preserve">spp. </w:delText>
        </w:r>
      </w:del>
      <w:r w:rsidRPr="008E1789">
        <w:rPr>
          <w:rFonts w:asciiTheme="majorBidi" w:eastAsia="Times New Roman" w:hAnsiTheme="majorBidi" w:cstheme="majorBidi"/>
          <w:lang w:val="en-GB"/>
        </w:rPr>
        <w:t xml:space="preserve">mainly </w:t>
      </w:r>
      <w:del w:id="18490" w:author="Jane Shaw" w:date="2015-10-31T12:11:00Z">
        <w:r w:rsidRPr="008E1789" w:rsidDel="001F5BFB">
          <w:rPr>
            <w:rFonts w:asciiTheme="majorBidi" w:eastAsia="Times New Roman" w:hAnsiTheme="majorBidi" w:cstheme="majorBidi"/>
            <w:i/>
            <w:iCs/>
            <w:lang w:val="en-GB"/>
          </w:rPr>
          <w:delText xml:space="preserve">Digitaria </w:delText>
        </w:r>
      </w:del>
      <w:ins w:id="18491" w:author="Jane Shaw" w:date="2015-10-31T12:11:00Z">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exilis</w:t>
      </w:r>
      <w:r w:rsidRPr="008E1789">
        <w:rPr>
          <w:rFonts w:asciiTheme="majorBidi" w:eastAsia="Times New Roman" w:hAnsiTheme="majorBidi" w:cstheme="majorBidi"/>
          <w:lang w:val="en-GB"/>
        </w:rPr>
        <w:t xml:space="preserve"> (fonio or findi) and </w:t>
      </w:r>
      <w:del w:id="18492" w:author="Jane Shaw" w:date="2015-10-31T12:11:00Z">
        <w:r w:rsidRPr="008E1789" w:rsidDel="001F5BFB">
          <w:rPr>
            <w:rFonts w:asciiTheme="majorBidi" w:eastAsia="Times New Roman" w:hAnsiTheme="majorBidi" w:cstheme="majorBidi"/>
            <w:i/>
            <w:iCs/>
            <w:lang w:val="en-GB"/>
          </w:rPr>
          <w:delText xml:space="preserve">Digitaria </w:delText>
        </w:r>
      </w:del>
      <w:ins w:id="18493" w:author="Jane Shaw" w:date="2015-10-31T12:11:00Z">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14:paraId="508EE41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14:paraId="14D13567" w14:textId="7F92D8C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cereal normally used as bird feed.</w:t>
      </w:r>
    </w:p>
    <w:p w14:paraId="38FA6B3D" w14:textId="3103185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w:t>
      </w:r>
      <w:del w:id="18494" w:author="Jane Shaw" w:date="2015-10-31T12:12: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meslin (a </w:t>
      </w:r>
      <w:del w:id="18495" w:author="Jane Shaw" w:date="2015-10-31T12:13:00Z">
        <w:r w:rsidRPr="008E1789" w:rsidDel="001F5BFB">
          <w:rPr>
            <w:rFonts w:asciiTheme="majorBidi" w:eastAsia="Times New Roman" w:hAnsiTheme="majorBidi" w:cstheme="majorBidi"/>
            <w:lang w:val="en-GB"/>
          </w:rPr>
          <w:delText xml:space="preserve">mixture </w:delText>
        </w:r>
      </w:del>
      <w:r w:rsidRPr="008E1789">
        <w:rPr>
          <w:rFonts w:asciiTheme="majorBidi" w:eastAsia="Times New Roman" w:hAnsiTheme="majorBidi" w:cstheme="majorBidi"/>
          <w:lang w:val="en-GB"/>
        </w:rPr>
        <w:t>wheat</w:t>
      </w:r>
      <w:ins w:id="18496" w:author="Jane Shaw" w:date="2015-10-31T12:13:00Z">
        <w:r w:rsidR="001F5BFB">
          <w:rPr>
            <w:rFonts w:asciiTheme="majorBidi" w:eastAsia="Times New Roman" w:hAnsiTheme="majorBidi" w:cstheme="majorBidi"/>
            <w:lang w:val="en-GB"/>
          </w:rPr>
          <w:t>–</w:t>
        </w:r>
      </w:ins>
      <w:del w:id="18497" w:author="Jane Shaw" w:date="2015-10-31T12:13: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rye</w:t>
      </w:r>
      <w:ins w:id="18498" w:author="Jane Shaw" w:date="2015-10-31T12:13:00Z">
        <w:r w:rsidR="001F5BFB" w:rsidRPr="001F5BFB">
          <w:rPr>
            <w:rFonts w:asciiTheme="majorBidi" w:eastAsia="Times New Roman" w:hAnsiTheme="majorBidi" w:cstheme="majorBidi"/>
            <w:lang w:val="en-GB"/>
          </w:rPr>
          <w:t xml:space="preserve"> </w:t>
        </w:r>
        <w:r w:rsidR="001F5BFB" w:rsidRPr="008E1789">
          <w:rPr>
            <w:rFonts w:asciiTheme="majorBidi" w:eastAsia="Times New Roman" w:hAnsiTheme="majorBidi" w:cstheme="majorBidi"/>
            <w:lang w:val="en-GB"/>
          </w:rPr>
          <w:t>mixture</w:t>
        </w:r>
      </w:ins>
      <w:r w:rsidRPr="008E1789">
        <w:rPr>
          <w:rFonts w:asciiTheme="majorBidi" w:eastAsia="Times New Roman" w:hAnsiTheme="majorBidi" w:cstheme="majorBidi"/>
          <w:lang w:val="en-GB"/>
        </w:rPr>
        <w:t>)</w:t>
      </w:r>
      <w:r w:rsidRPr="001F5BFB">
        <w:rPr>
          <w:rFonts w:asciiTheme="majorBidi" w:eastAsia="Times New Roman" w:hAnsiTheme="majorBidi" w:cstheme="majorBidi"/>
          <w:lang w:val="en-GB"/>
          <w:rPrChange w:id="18499" w:author="Jane Shaw" w:date="2015-10-31T12:13:00Z">
            <w:rPr>
              <w:rFonts w:asciiTheme="majorBidi" w:eastAsia="Times New Roman" w:hAnsiTheme="majorBidi" w:cstheme="majorBidi"/>
              <w:u w:val="single"/>
              <w:lang w:val="en-GB"/>
            </w:rPr>
          </w:rPrChange>
        </w:rPr>
        <w:t xml:space="preserve"> </w:t>
      </w:r>
      <w:r w:rsidRPr="008E1789">
        <w:rPr>
          <w:rFonts w:asciiTheme="majorBidi" w:eastAsia="Times New Roman" w:hAnsiTheme="majorBidi" w:cstheme="majorBidi"/>
          <w:lang w:val="en-GB"/>
        </w:rPr>
        <w:t>that is included under wheat.</w:t>
      </w:r>
    </w:p>
    <w:p w14:paraId="79F0CD30" w14:textId="6C7711B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cereals not elsewhere classified are also </w:t>
      </w:r>
      <w:del w:id="18500" w:author="Jane Shaw" w:date="2015-10-31T13:02:00Z">
        <w:r w:rsidRPr="008E1789" w:rsidDel="00044930">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18501" w:author="Jane Shaw" w:date="2015-10-31T13:02:00Z">
        <w:r w:rsidR="00044930">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25FC95F6"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6611CB04" w14:textId="5D8A665C" w:rsidR="00EB7AF1" w:rsidRPr="00AD3D7E" w:rsidRDefault="001F5BFB" w:rsidP="000B5D54">
      <w:pPr>
        <w:pStyle w:val="Titolo2"/>
      </w:pPr>
      <w:bookmarkStart w:id="18502" w:name="_Toc308029385"/>
      <w:bookmarkStart w:id="18503" w:name="_Toc308029576"/>
      <w:ins w:id="18504" w:author="Jane Shaw" w:date="2015-10-31T12:13:00Z">
        <w:r>
          <w:t xml:space="preserve">7.3 </w:t>
        </w:r>
      </w:ins>
      <w:r w:rsidR="726F4BD4" w:rsidRPr="008E1789">
        <w:t xml:space="preserve">Roots and </w:t>
      </w:r>
      <w:r w:rsidRPr="008E1789">
        <w:t>tubers and derived products</w:t>
      </w:r>
      <w:bookmarkEnd w:id="18502"/>
      <w:bookmarkEnd w:id="18503"/>
    </w:p>
    <w:p w14:paraId="53A651B0" w14:textId="22E94C6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w:t>
      </w:r>
      <w:del w:id="18505" w:author="Jane Shaw" w:date="2015-10-31T12:14:00Z">
        <w:r w:rsidRPr="008E1789" w:rsidDel="001F5BFB">
          <w:rPr>
            <w:rFonts w:asciiTheme="majorBidi" w:eastAsia="Times New Roman" w:hAnsiTheme="majorBidi" w:cstheme="majorBidi"/>
            <w:lang w:val="en-GB"/>
          </w:rPr>
          <w:delText xml:space="preserve">as such or </w:delText>
        </w:r>
      </w:del>
      <w:r w:rsidRPr="008E1789">
        <w:rPr>
          <w:rFonts w:asciiTheme="majorBidi" w:eastAsia="Times New Roman" w:hAnsiTheme="majorBidi" w:cstheme="majorBidi"/>
          <w:lang w:val="en-GB"/>
        </w:rPr>
        <w:t xml:space="preserve">in processed </w:t>
      </w:r>
      <w:ins w:id="18506" w:author="Jane Shaw" w:date="2015-10-31T12:14:00Z">
        <w:r w:rsidR="001F5BFB">
          <w:rPr>
            <w:rFonts w:asciiTheme="majorBidi" w:eastAsia="Times New Roman" w:hAnsiTheme="majorBidi" w:cstheme="majorBidi"/>
            <w:lang w:val="en-GB"/>
          </w:rPr>
          <w:t xml:space="preserve">or unprocessed </w:t>
        </w:r>
      </w:ins>
      <w:r w:rsidRPr="008E1789">
        <w:rPr>
          <w:rFonts w:asciiTheme="majorBidi" w:eastAsia="Times New Roman" w:hAnsiTheme="majorBidi" w:cstheme="majorBidi"/>
          <w:lang w:val="en-GB"/>
        </w:rPr>
        <w:t xml:space="preserve">form), for animal feed and for manufacturing starch, alcohol and fermented beverages including beer. The denomination </w:t>
      </w:r>
      <w:ins w:id="18507" w:author="Jane Shaw" w:date="2015-10-31T12:14:00Z">
        <w:r w:rsidR="001F5BFB">
          <w:rPr>
            <w:rFonts w:asciiTheme="majorBidi" w:eastAsia="Times New Roman" w:hAnsiTheme="majorBidi" w:cstheme="majorBidi"/>
            <w:lang w:val="en-GB"/>
          </w:rPr>
          <w:t>“</w:t>
        </w:r>
      </w:ins>
      <w:del w:id="18508" w:author="Jane Shaw" w:date="2015-10-31T12:14: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roots and tubers</w:t>
      </w:r>
      <w:ins w:id="18509" w:author="Jane Shaw" w:date="2015-10-31T12:14:00Z">
        <w:r w:rsidR="001F5BFB">
          <w:rPr>
            <w:rFonts w:asciiTheme="majorBidi" w:eastAsia="Times New Roman" w:hAnsiTheme="majorBidi" w:cstheme="majorBidi"/>
            <w:lang w:val="en-GB"/>
          </w:rPr>
          <w:t>”</w:t>
        </w:r>
      </w:ins>
      <w:del w:id="18510" w:author="Jane Shaw" w:date="2015-10-31T12:14: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excludes crops </w:t>
      </w:r>
      <w:del w:id="18511" w:author="Jane Shaw" w:date="2015-10-31T12:14:00Z">
        <w:r w:rsidRPr="008E1789" w:rsidDel="001F5BFB">
          <w:rPr>
            <w:rFonts w:asciiTheme="majorBidi" w:eastAsia="Times New Roman" w:hAnsiTheme="majorBidi" w:cstheme="majorBidi"/>
            <w:lang w:val="en-GB"/>
          </w:rPr>
          <w:delText xml:space="preserve">which </w:delText>
        </w:r>
      </w:del>
      <w:ins w:id="18512" w:author="Jane Shaw" w:date="2015-10-31T12:14:00Z">
        <w:r w:rsidR="001F5BFB">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 xml:space="preserve">are cultivated mainly for feed (mangolds, swedes) or for processing into sugar (sugar beets), and those classified as </w:t>
      </w:r>
      <w:del w:id="18513" w:author="Jane Shaw" w:date="2015-10-31T12:14: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roots, bulb and tuberous vegetables</w:t>
      </w:r>
      <w:del w:id="18514" w:author="Jane Shaw" w:date="2015-10-31T12:14:00Z">
        <w:r w:rsidRPr="008E1789" w:rsidDel="001F5BF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14:paraId="2E98A2BB" w14:textId="51890A6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Apart from their high water content (70</w:t>
      </w:r>
      <w:ins w:id="18515" w:author="Jane Shaw" w:date="2015-10-31T12:43:00Z">
        <w:r w:rsidR="003C04E4">
          <w:rPr>
            <w:rFonts w:asciiTheme="majorBidi" w:eastAsia="Times New Roman" w:hAnsiTheme="majorBidi" w:cstheme="majorBidi"/>
            <w:lang w:val="en-GB"/>
          </w:rPr>
          <w:t>–</w:t>
        </w:r>
      </w:ins>
      <w:del w:id="18516" w:author="Jane Shaw" w:date="2015-10-31T12:43:00Z">
        <w:r w:rsidRPr="008E1789" w:rsidDel="003C04E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80</w:t>
      </w:r>
      <w:del w:id="18517" w:author="Jane Shaw" w:date="2015-10-22T19:08:00Z">
        <w:r w:rsidRPr="008E1789" w:rsidDel="004414AA">
          <w:rPr>
            <w:rFonts w:asciiTheme="majorBidi" w:eastAsia="Times New Roman" w:hAnsiTheme="majorBidi" w:cstheme="majorBidi"/>
            <w:lang w:val="en-GB"/>
          </w:rPr>
          <w:delText>%</w:delText>
        </w:r>
      </w:del>
      <w:ins w:id="18518"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these crops contain mainly carbohydrates (largely starches that account for 16</w:t>
      </w:r>
      <w:ins w:id="18519" w:author="Jane Shaw" w:date="2015-10-31T12:44:00Z">
        <w:r w:rsidR="003C04E4">
          <w:rPr>
            <w:rFonts w:asciiTheme="majorBidi" w:eastAsia="Times New Roman" w:hAnsiTheme="majorBidi" w:cstheme="majorBidi"/>
            <w:lang w:val="en-GB"/>
          </w:rPr>
          <w:t>–</w:t>
        </w:r>
      </w:ins>
      <w:del w:id="18520" w:author="Jane Shaw" w:date="2015-10-31T12:44:00Z">
        <w:r w:rsidRPr="008E1789" w:rsidDel="003C04E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24</w:t>
      </w:r>
      <w:del w:id="18521" w:author="Jane Shaw" w:date="2015-10-22T19:08:00Z">
        <w:r w:rsidRPr="008E1789" w:rsidDel="004414AA">
          <w:rPr>
            <w:rFonts w:asciiTheme="majorBidi" w:eastAsia="Times New Roman" w:hAnsiTheme="majorBidi" w:cstheme="majorBidi"/>
            <w:lang w:val="en-GB"/>
          </w:rPr>
          <w:delText>%</w:delText>
        </w:r>
      </w:del>
      <w:ins w:id="1852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their total weight) with very little protein and fat (0</w:t>
      </w:r>
      <w:ins w:id="18523" w:author="Jane Shaw" w:date="2015-10-31T12:44:00Z">
        <w:r w:rsidR="003C04E4">
          <w:rPr>
            <w:rFonts w:asciiTheme="majorBidi" w:eastAsia="Times New Roman" w:hAnsiTheme="majorBidi" w:cstheme="majorBidi"/>
            <w:lang w:val="en-GB"/>
          </w:rPr>
          <w:t>–</w:t>
        </w:r>
      </w:ins>
      <w:del w:id="18524" w:author="Jane Shaw" w:date="2015-10-31T12:44:00Z">
        <w:r w:rsidRPr="008E1789" w:rsidDel="003C04E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w:t>
      </w:r>
      <w:del w:id="18525" w:author="Jane Shaw" w:date="2015-10-22T19:08:00Z">
        <w:r w:rsidRPr="008E1789" w:rsidDel="004414AA">
          <w:rPr>
            <w:rFonts w:asciiTheme="majorBidi" w:eastAsia="Times New Roman" w:hAnsiTheme="majorBidi" w:cstheme="majorBidi"/>
            <w:lang w:val="en-GB"/>
          </w:rPr>
          <w:delText>%</w:delText>
        </w:r>
      </w:del>
      <w:ins w:id="18526"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each). Methods of propagating root crops vary. A live potato tuber or seed must be planted</w:t>
      </w:r>
      <w:ins w:id="18527" w:author="Jane Shaw" w:date="2015-10-31T12:44:00Z">
        <w:r w:rsidR="003C04E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but only part of the live yam tuber</w:t>
      </w:r>
      <w:ins w:id="18528" w:author="Jane Shaw" w:date="2015-10-31T12:44:00Z">
        <w:r w:rsidR="003C04E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w:t>
      </w:r>
      <w:ins w:id="18529" w:author="Jane Shaw" w:date="2015-10-31T12:44:00Z">
        <w:r w:rsidR="003C04E4">
          <w:rPr>
            <w:rFonts w:asciiTheme="majorBidi" w:eastAsia="Times New Roman" w:hAnsiTheme="majorBidi" w:cstheme="majorBidi"/>
            <w:lang w:val="en-GB"/>
          </w:rPr>
          <w:t xml:space="preserve">only </w:t>
        </w:r>
      </w:ins>
      <w:r w:rsidRPr="008E1789">
        <w:rPr>
          <w:rFonts w:asciiTheme="majorBidi" w:eastAsia="Times New Roman" w:hAnsiTheme="majorBidi" w:cstheme="majorBidi"/>
          <w:lang w:val="en-GB"/>
        </w:rPr>
        <w:t xml:space="preserve">a piece of the stalk (not the root) </w:t>
      </w:r>
      <w:del w:id="18530" w:author="Jane Shaw" w:date="2015-10-31T12:45:00Z">
        <w:r w:rsidRPr="008E1789" w:rsidDel="003C04E4">
          <w:rPr>
            <w:rFonts w:asciiTheme="majorBidi" w:eastAsia="Times New Roman" w:hAnsiTheme="majorBidi" w:cstheme="majorBidi"/>
            <w:lang w:val="en-GB"/>
          </w:rPr>
          <w:delText xml:space="preserve">in the case </w:delText>
        </w:r>
      </w:del>
      <w:r w:rsidRPr="008E1789">
        <w:rPr>
          <w:rFonts w:asciiTheme="majorBidi" w:eastAsia="Times New Roman" w:hAnsiTheme="majorBidi" w:cstheme="majorBidi"/>
          <w:lang w:val="en-GB"/>
        </w:rPr>
        <w:t xml:space="preserve">of </w:t>
      </w:r>
      <w:ins w:id="18531" w:author="Jane Shaw" w:date="2015-10-31T12:45:00Z">
        <w:r w:rsidR="003C04E4">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cassava</w:t>
      </w:r>
      <w:ins w:id="18532" w:author="Jane Shaw" w:date="2015-10-31T12:45:00Z">
        <w:r w:rsidR="003C04E4">
          <w:rPr>
            <w:rFonts w:asciiTheme="majorBidi" w:eastAsia="Times New Roman" w:hAnsiTheme="majorBidi" w:cstheme="majorBidi"/>
            <w:lang w:val="en-GB"/>
          </w:rPr>
          <w:t xml:space="preserve"> plant</w:t>
        </w:r>
      </w:ins>
      <w:r w:rsidRPr="008E1789">
        <w:rPr>
          <w:rFonts w:asciiTheme="majorBidi" w:eastAsia="Times New Roman" w:hAnsiTheme="majorBidi" w:cstheme="majorBidi"/>
          <w:lang w:val="en-GB"/>
        </w:rPr>
        <w:t xml:space="preserve">. Production data </w:t>
      </w:r>
      <w:del w:id="18533" w:author="Jane Shaw" w:date="2015-10-31T12:45:00Z">
        <w:r w:rsidRPr="008E1789" w:rsidDel="003C04E4">
          <w:rPr>
            <w:rFonts w:asciiTheme="majorBidi" w:eastAsia="Times New Roman" w:hAnsiTheme="majorBidi" w:cstheme="majorBidi"/>
            <w:lang w:val="en-GB"/>
          </w:rPr>
          <w:delText xml:space="preserve">of </w:delText>
        </w:r>
      </w:del>
      <w:ins w:id="18534" w:author="Jane Shaw" w:date="2015-10-31T12:45:00Z">
        <w:r w:rsidR="003C04E4">
          <w:rPr>
            <w:rFonts w:asciiTheme="majorBidi" w:eastAsia="Times New Roman" w:hAnsiTheme="majorBidi" w:cstheme="majorBidi"/>
            <w:lang w:val="en-GB"/>
          </w:rPr>
          <w:t xml:space="preserve">on </w:t>
        </w:r>
      </w:ins>
      <w:r w:rsidRPr="008E1789">
        <w:rPr>
          <w:rFonts w:asciiTheme="majorBidi" w:eastAsia="Times New Roman" w:hAnsiTheme="majorBidi" w:cstheme="majorBidi"/>
          <w:lang w:val="en-GB"/>
        </w:rPr>
        <w:t xml:space="preserve">root crops should be reported in terms of clean weight, i.e. free of earth and mud. </w:t>
      </w:r>
    </w:p>
    <w:p w14:paraId="30A7B8F3"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14:paraId="2D6F140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535" w:author="Jane Shaw" w:date="2015-10-31T12:45:00Z">
        <w:r w:rsidRPr="008E1789" w:rsidDel="003C04E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cassava (01520) and the following processed products expressed in terms of primary equivalent: flour of cassava (23170.01); tapioca of cassava (23230.02); cassava dried (01520.01); cassava starch (23220.06).</w:t>
      </w:r>
    </w:p>
    <w:p w14:paraId="19600A8A" w14:textId="1BDEA995" w:rsidR="00EB7AF1" w:rsidRPr="00290A95" w:rsidRDefault="726F4BD4" w:rsidP="00C500F7">
      <w:pPr>
        <w:jc w:val="both"/>
        <w:rPr>
          <w:rFonts w:asciiTheme="majorBidi" w:hAnsiTheme="majorBidi" w:cstheme="majorBidi"/>
          <w:lang w:val="en-GB"/>
        </w:rPr>
      </w:pPr>
      <w:r w:rsidRPr="00290A95">
        <w:rPr>
          <w:rFonts w:asciiTheme="majorBidi" w:eastAsia="Times New Roman" w:hAnsiTheme="majorBidi" w:cstheme="majorBidi"/>
          <w:lang w:val="en-GB"/>
        </w:rPr>
        <w:t xml:space="preserve">Cassava, species of </w:t>
      </w:r>
      <w:r w:rsidRPr="00290A95">
        <w:rPr>
          <w:rFonts w:asciiTheme="majorBidi" w:eastAsia="Times New Roman" w:hAnsiTheme="majorBidi" w:cstheme="majorBidi"/>
          <w:i/>
          <w:iCs/>
          <w:lang w:val="en-GB"/>
        </w:rPr>
        <w:t>Manihot esculenta</w:t>
      </w:r>
      <w:ins w:id="18536" w:author="Jane Shaw" w:date="2015-10-31T12:46:00Z">
        <w:r w:rsidR="003C04E4">
          <w:rPr>
            <w:rFonts w:asciiTheme="majorBidi" w:eastAsia="Times New Roman" w:hAnsiTheme="majorBidi" w:cstheme="majorBidi"/>
            <w:i/>
            <w:iCs/>
            <w:lang w:val="en-GB"/>
          </w:rPr>
          <w:t>,</w:t>
        </w:r>
      </w:ins>
      <w:del w:id="18537" w:author="Jane Shaw" w:date="2015-10-31T12:46:00Z">
        <w:r w:rsidRPr="00290A95" w:rsidDel="003C04E4">
          <w:rPr>
            <w:rFonts w:asciiTheme="majorBidi" w:eastAsia="Times New Roman" w:hAnsiTheme="majorBidi" w:cstheme="majorBidi"/>
            <w:i/>
            <w:iCs/>
            <w:lang w:val="en-GB"/>
          </w:rPr>
          <w:delText>;</w:delText>
        </w:r>
      </w:del>
      <w:r w:rsidRPr="00290A95">
        <w:rPr>
          <w:rFonts w:asciiTheme="majorBidi" w:eastAsia="Times New Roman" w:hAnsiTheme="majorBidi" w:cstheme="majorBidi"/>
          <w:i/>
          <w:iCs/>
          <w:lang w:val="en-GB"/>
        </w:rPr>
        <w:t xml:space="preserve"> </w:t>
      </w:r>
      <w:del w:id="18538" w:author="Jane Shaw" w:date="2015-10-31T12:45:00Z">
        <w:r w:rsidRPr="00290A95" w:rsidDel="003C04E4">
          <w:rPr>
            <w:rFonts w:asciiTheme="majorBidi" w:eastAsia="Times New Roman" w:hAnsiTheme="majorBidi" w:cstheme="majorBidi"/>
            <w:i/>
            <w:iCs/>
            <w:lang w:val="en-GB"/>
          </w:rPr>
          <w:delText xml:space="preserve">Manihot </w:delText>
        </w:r>
      </w:del>
      <w:ins w:id="18539" w:author="Jane Shaw" w:date="2015-10-31T12:45:00Z">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r w:rsidR="003C04E4" w:rsidRPr="00290A95">
          <w:rPr>
            <w:rFonts w:asciiTheme="majorBidi" w:eastAsia="Times New Roman" w:hAnsiTheme="majorBidi" w:cstheme="majorBidi"/>
            <w:i/>
            <w:iCs/>
            <w:lang w:val="en-GB"/>
          </w:rPr>
          <w:t xml:space="preserve"> </w:t>
        </w:r>
      </w:ins>
      <w:r w:rsidRPr="00290A95">
        <w:rPr>
          <w:rFonts w:asciiTheme="majorBidi" w:eastAsia="Times New Roman" w:hAnsiTheme="majorBidi" w:cstheme="majorBidi"/>
          <w:i/>
          <w:iCs/>
          <w:lang w:val="en-GB"/>
        </w:rPr>
        <w:t>utilissima</w:t>
      </w:r>
      <w:r w:rsidRPr="00290A95">
        <w:rPr>
          <w:rFonts w:asciiTheme="majorBidi" w:eastAsia="Times New Roman" w:hAnsiTheme="majorBidi" w:cstheme="majorBidi"/>
          <w:lang w:val="en-GB"/>
        </w:rPr>
        <w:t xml:space="preserve"> (manioc, mandioca, yuca)</w:t>
      </w:r>
      <w:ins w:id="18540" w:author="Jane Shaw" w:date="2015-10-31T12:46:00Z">
        <w:r w:rsidR="003C04E4">
          <w:rPr>
            <w:rFonts w:asciiTheme="majorBidi" w:eastAsia="Times New Roman" w:hAnsiTheme="majorBidi" w:cstheme="majorBidi"/>
            <w:lang w:val="en-GB"/>
          </w:rPr>
          <w:t>,</w:t>
        </w:r>
      </w:ins>
      <w:del w:id="18541" w:author="Jane Shaw" w:date="2015-10-31T12:46:00Z">
        <w:r w:rsidRPr="00290A95" w:rsidDel="003C04E4">
          <w:rPr>
            <w:rFonts w:asciiTheme="majorBidi" w:eastAsia="Times New Roman" w:hAnsiTheme="majorBidi" w:cstheme="majorBidi"/>
            <w:lang w:val="en-GB"/>
          </w:rPr>
          <w:delText>,</w:delText>
        </w:r>
      </w:del>
      <w:r w:rsidRPr="00290A95">
        <w:rPr>
          <w:rFonts w:asciiTheme="majorBidi" w:eastAsia="Times New Roman" w:hAnsiTheme="majorBidi" w:cstheme="majorBidi"/>
          <w:lang w:val="en-GB"/>
        </w:rPr>
        <w:t xml:space="preserve"> </w:t>
      </w:r>
      <w:del w:id="18542" w:author="Jane Shaw" w:date="2015-10-31T12:45:00Z">
        <w:r w:rsidRPr="00290A95" w:rsidDel="003C04E4">
          <w:rPr>
            <w:rFonts w:asciiTheme="majorBidi" w:eastAsia="Times New Roman" w:hAnsiTheme="majorBidi" w:cstheme="majorBidi"/>
            <w:i/>
            <w:iCs/>
            <w:lang w:val="en-GB"/>
          </w:rPr>
          <w:delText xml:space="preserve">Manihot </w:delText>
        </w:r>
      </w:del>
      <w:ins w:id="18543" w:author="Jane Shaw" w:date="2015-10-31T12:45:00Z">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r w:rsidR="003C04E4" w:rsidRPr="00290A95">
          <w:rPr>
            <w:rFonts w:asciiTheme="majorBidi" w:eastAsia="Times New Roman" w:hAnsiTheme="majorBidi" w:cstheme="majorBidi"/>
            <w:i/>
            <w:iCs/>
            <w:lang w:val="en-GB"/>
          </w:rPr>
          <w:t xml:space="preserve"> </w:t>
        </w:r>
      </w:ins>
      <w:del w:id="18544" w:author="Jane Shaw" w:date="2015-10-31T12:46:00Z">
        <w:r w:rsidRPr="00290A95" w:rsidDel="003C04E4">
          <w:rPr>
            <w:rFonts w:asciiTheme="majorBidi" w:eastAsia="Times New Roman" w:hAnsiTheme="majorBidi" w:cstheme="majorBidi"/>
            <w:i/>
            <w:iCs/>
            <w:lang w:val="en-GB"/>
          </w:rPr>
          <w:delText>palmata</w:delText>
        </w:r>
      </w:del>
      <w:ins w:id="18545" w:author="Jane Shaw" w:date="2015-10-31T12:46:00Z">
        <w:r w:rsidR="003C04E4">
          <w:rPr>
            <w:rFonts w:asciiTheme="majorBidi" w:eastAsia="Times New Roman" w:hAnsiTheme="majorBidi" w:cstheme="majorBidi"/>
            <w:i/>
            <w:iCs/>
            <w:lang w:val="en-GB"/>
          </w:rPr>
          <w:t>palmate and</w:t>
        </w:r>
      </w:ins>
      <w:del w:id="18546" w:author="Jane Shaw" w:date="2015-10-31T12:46:00Z">
        <w:r w:rsidRPr="00290A95" w:rsidDel="003C04E4">
          <w:rPr>
            <w:rFonts w:asciiTheme="majorBidi" w:eastAsia="Times New Roman" w:hAnsiTheme="majorBidi" w:cstheme="majorBidi"/>
            <w:i/>
            <w:iCs/>
            <w:lang w:val="en-GB"/>
          </w:rPr>
          <w:delText>;</w:delText>
        </w:r>
      </w:del>
      <w:r w:rsidRPr="00290A95">
        <w:rPr>
          <w:rFonts w:asciiTheme="majorBidi" w:eastAsia="Times New Roman" w:hAnsiTheme="majorBidi" w:cstheme="majorBidi"/>
          <w:i/>
          <w:iCs/>
          <w:lang w:val="en-GB"/>
        </w:rPr>
        <w:t xml:space="preserve"> </w:t>
      </w:r>
      <w:del w:id="18547" w:author="Jane Shaw" w:date="2015-10-31T12:45:00Z">
        <w:r w:rsidRPr="00290A95" w:rsidDel="003C04E4">
          <w:rPr>
            <w:rFonts w:asciiTheme="majorBidi" w:eastAsia="Times New Roman" w:hAnsiTheme="majorBidi" w:cstheme="majorBidi"/>
            <w:i/>
            <w:iCs/>
            <w:lang w:val="en-GB"/>
          </w:rPr>
          <w:delText xml:space="preserve">Manihot </w:delText>
        </w:r>
      </w:del>
      <w:ins w:id="18548" w:author="Jane Shaw" w:date="2015-10-31T12:45:00Z">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ins>
      <w:ins w:id="18549" w:author="Jane Shaw" w:date="2015-10-31T12:55:00Z">
        <w:r w:rsidR="000B5D54">
          <w:rPr>
            <w:rFonts w:asciiTheme="majorBidi" w:eastAsia="Times New Roman" w:hAnsiTheme="majorBidi" w:cstheme="majorBidi"/>
            <w:i/>
            <w:iCs/>
            <w:lang w:val="en-GB"/>
          </w:rPr>
          <w:t xml:space="preserve"> </w:t>
        </w:r>
      </w:ins>
      <w:r w:rsidRPr="00290A95">
        <w:rPr>
          <w:rFonts w:asciiTheme="majorBidi" w:eastAsia="Times New Roman" w:hAnsiTheme="majorBidi" w:cstheme="majorBidi"/>
          <w:i/>
          <w:iCs/>
          <w:lang w:val="en-GB"/>
        </w:rPr>
        <w:t xml:space="preserve">dulcis </w:t>
      </w:r>
      <w:r w:rsidRPr="00290A95">
        <w:rPr>
          <w:rFonts w:asciiTheme="majorBidi" w:eastAsia="Times New Roman" w:hAnsiTheme="majorBidi" w:cstheme="majorBidi"/>
          <w:lang w:val="en-GB"/>
        </w:rPr>
        <w:t xml:space="preserve">(yuca dulce). </w:t>
      </w:r>
    </w:p>
    <w:p w14:paraId="14811A3D" w14:textId="3A8D43B1" w:rsidR="00EB7AF1" w:rsidRPr="008E1789" w:rsidRDefault="003C04E4" w:rsidP="00C500F7">
      <w:pPr>
        <w:jc w:val="both"/>
        <w:rPr>
          <w:rFonts w:asciiTheme="majorBidi" w:hAnsiTheme="majorBidi" w:cstheme="majorBidi"/>
          <w:lang w:val="en-GB"/>
        </w:rPr>
      </w:pPr>
      <w:ins w:id="18550" w:author="Jane Shaw" w:date="2015-10-31T12:46:00Z">
        <w:r>
          <w:rPr>
            <w:rFonts w:asciiTheme="majorBidi" w:eastAsia="Times New Roman" w:hAnsiTheme="majorBidi" w:cstheme="majorBidi"/>
            <w:lang w:val="en-GB"/>
          </w:rPr>
          <w:t xml:space="preserve">It is </w:t>
        </w:r>
      </w:ins>
      <w:r w:rsidRPr="008E1789">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semi-permanent crop grown in tropical and subtropical regions. Sometimes bitter and sweet</w:t>
      </w:r>
      <w:ins w:id="18551" w:author="Jane Shaw" w:date="2015-10-31T12:46:00Z">
        <w:r>
          <w:rPr>
            <w:rFonts w:asciiTheme="majorBidi" w:eastAsia="Times New Roman" w:hAnsiTheme="majorBidi" w:cstheme="majorBidi"/>
            <w:lang w:val="en-GB"/>
          </w:rPr>
          <w:t>,</w:t>
        </w:r>
      </w:ins>
      <w:r w:rsidR="726F4BD4" w:rsidRPr="008E1789">
        <w:rPr>
          <w:rFonts w:asciiTheme="majorBidi" w:eastAsia="Times New Roman" w:hAnsiTheme="majorBidi" w:cstheme="majorBidi"/>
          <w:lang w:val="en-GB"/>
        </w:rPr>
        <w:t xml:space="preserve"> cassavas are referred to as separate species</w:t>
      </w:r>
      <w:ins w:id="18552" w:author="Jane Shaw" w:date="2015-10-31T12:47:00Z">
        <w:r>
          <w:rPr>
            <w:rFonts w:asciiTheme="majorBidi" w:eastAsia="Times New Roman" w:hAnsiTheme="majorBidi" w:cstheme="majorBidi"/>
            <w:lang w:val="en-GB"/>
          </w:rPr>
          <w:t xml:space="preserve"> –</w:t>
        </w:r>
      </w:ins>
      <w:del w:id="18553" w:author="Jane Shaw" w:date="2015-10-31T12:47:00Z">
        <w:r w:rsidR="726F4BD4" w:rsidRPr="008E1789" w:rsidDel="003C04E4">
          <w:rPr>
            <w:rFonts w:asciiTheme="majorBidi" w:eastAsia="Times New Roman" w:hAnsiTheme="majorBidi" w:cstheme="majorBidi"/>
            <w:lang w:val="en-GB"/>
          </w:rPr>
          <w:delText>,</w:delText>
        </w:r>
      </w:del>
      <w:r w:rsidR="726F4BD4" w:rsidRPr="008E1789">
        <w:rPr>
          <w:rFonts w:asciiTheme="majorBidi" w:eastAsia="Times New Roman" w:hAnsiTheme="majorBidi" w:cstheme="majorBidi"/>
          <w:lang w:val="en-GB"/>
        </w:rPr>
        <w:t xml:space="preserve"> </w:t>
      </w:r>
      <w:del w:id="18554" w:author="Jane Shaw" w:date="2015-10-31T12:46:00Z">
        <w:r w:rsidR="726F4BD4" w:rsidRPr="003C04E4" w:rsidDel="003C04E4">
          <w:rPr>
            <w:rFonts w:asciiTheme="majorBidi" w:eastAsia="Times New Roman" w:hAnsiTheme="majorBidi" w:cstheme="majorBidi"/>
            <w:i/>
            <w:lang w:val="en-GB"/>
            <w:rPrChange w:id="18555" w:author="Jane Shaw" w:date="2015-10-31T12:46:00Z">
              <w:rPr>
                <w:rFonts w:asciiTheme="majorBidi" w:eastAsia="Times New Roman" w:hAnsiTheme="majorBidi" w:cstheme="majorBidi"/>
                <w:lang w:val="en-GB"/>
              </w:rPr>
            </w:rPrChange>
          </w:rPr>
          <w:delText xml:space="preserve">the former being </w:delText>
        </w:r>
      </w:del>
      <w:r w:rsidR="726F4BD4" w:rsidRPr="003C04E4">
        <w:rPr>
          <w:rFonts w:asciiTheme="majorBidi" w:eastAsia="Times New Roman" w:hAnsiTheme="majorBidi" w:cstheme="majorBidi"/>
          <w:i/>
          <w:lang w:val="en-GB"/>
          <w:rPrChange w:id="18556" w:author="Jane Shaw" w:date="2015-10-31T12:46:00Z">
            <w:rPr>
              <w:rFonts w:asciiTheme="majorBidi" w:eastAsia="Times New Roman" w:hAnsiTheme="majorBidi" w:cstheme="majorBidi"/>
              <w:lang w:val="en-GB"/>
            </w:rPr>
          </w:rPrChange>
        </w:rPr>
        <w:t xml:space="preserve">M. esculenta </w:t>
      </w:r>
      <w:ins w:id="18557" w:author="Jane Shaw" w:date="2015-10-31T12:46:00Z">
        <w:r>
          <w:rPr>
            <w:rFonts w:asciiTheme="majorBidi" w:eastAsia="Times New Roman" w:hAnsiTheme="majorBidi" w:cstheme="majorBidi"/>
            <w:lang w:val="en-GB"/>
          </w:rPr>
          <w:t xml:space="preserve">being bitter </w:t>
        </w:r>
      </w:ins>
      <w:r w:rsidR="726F4BD4" w:rsidRPr="008E1789">
        <w:rPr>
          <w:rFonts w:asciiTheme="majorBidi" w:eastAsia="Times New Roman" w:hAnsiTheme="majorBidi" w:cstheme="majorBidi"/>
          <w:lang w:val="en-GB"/>
        </w:rPr>
        <w:t xml:space="preserve">and </w:t>
      </w:r>
      <w:del w:id="18558" w:author="Jane Shaw" w:date="2015-10-31T12:46:00Z">
        <w:r w:rsidR="726F4BD4" w:rsidRPr="003C04E4" w:rsidDel="003C04E4">
          <w:rPr>
            <w:rFonts w:asciiTheme="majorBidi" w:eastAsia="Times New Roman" w:hAnsiTheme="majorBidi" w:cstheme="majorBidi"/>
            <w:i/>
            <w:lang w:val="en-GB"/>
            <w:rPrChange w:id="18559" w:author="Jane Shaw" w:date="2015-10-31T12:46:00Z">
              <w:rPr>
                <w:rFonts w:asciiTheme="majorBidi" w:eastAsia="Times New Roman" w:hAnsiTheme="majorBidi" w:cstheme="majorBidi"/>
                <w:lang w:val="en-GB"/>
              </w:rPr>
            </w:rPrChange>
          </w:rPr>
          <w:delText xml:space="preserve">the latter </w:delText>
        </w:r>
      </w:del>
      <w:r w:rsidR="726F4BD4" w:rsidRPr="003C04E4">
        <w:rPr>
          <w:rFonts w:asciiTheme="majorBidi" w:eastAsia="Times New Roman" w:hAnsiTheme="majorBidi" w:cstheme="majorBidi"/>
          <w:i/>
          <w:lang w:val="en-GB"/>
          <w:rPrChange w:id="18560" w:author="Jane Shaw" w:date="2015-10-31T12:46:00Z">
            <w:rPr>
              <w:rFonts w:asciiTheme="majorBidi" w:eastAsia="Times New Roman" w:hAnsiTheme="majorBidi" w:cstheme="majorBidi"/>
              <w:lang w:val="en-GB"/>
            </w:rPr>
          </w:rPrChange>
        </w:rPr>
        <w:t xml:space="preserve">M. </w:t>
      </w:r>
      <w:del w:id="18561" w:author="Jane Shaw" w:date="2015-10-31T12:46:00Z">
        <w:r w:rsidR="726F4BD4" w:rsidRPr="003C04E4" w:rsidDel="003C04E4">
          <w:rPr>
            <w:rFonts w:asciiTheme="majorBidi" w:eastAsia="Times New Roman" w:hAnsiTheme="majorBidi" w:cstheme="majorBidi"/>
            <w:i/>
            <w:lang w:val="en-GB"/>
            <w:rPrChange w:id="18562" w:author="Jane Shaw" w:date="2015-10-31T12:46:00Z">
              <w:rPr>
                <w:rFonts w:asciiTheme="majorBidi" w:eastAsia="Times New Roman" w:hAnsiTheme="majorBidi" w:cstheme="majorBidi"/>
                <w:lang w:val="en-GB"/>
              </w:rPr>
            </w:rPrChange>
          </w:rPr>
          <w:delText>palmata</w:delText>
        </w:r>
      </w:del>
      <w:ins w:id="18563" w:author="Jane Shaw" w:date="2015-10-31T12:46:00Z">
        <w:r>
          <w:rPr>
            <w:rFonts w:asciiTheme="majorBidi" w:eastAsia="Times New Roman" w:hAnsiTheme="majorBidi" w:cstheme="majorBidi"/>
            <w:i/>
            <w:lang w:val="en-GB"/>
          </w:rPr>
          <w:t>palmate</w:t>
        </w:r>
        <w:r>
          <w:rPr>
            <w:rFonts w:asciiTheme="majorBidi" w:eastAsia="Times New Roman" w:hAnsiTheme="majorBidi" w:cstheme="majorBidi"/>
            <w:lang w:val="en-GB"/>
          </w:rPr>
          <w:t xml:space="preserve"> sweet</w:t>
        </w:r>
      </w:ins>
      <w:ins w:id="18564" w:author="Jane Shaw" w:date="2015-10-31T12:47:00Z">
        <w:r>
          <w:rPr>
            <w:rFonts w:asciiTheme="majorBidi" w:eastAsia="Times New Roman" w:hAnsiTheme="majorBidi" w:cstheme="majorBidi"/>
            <w:lang w:val="en-GB"/>
          </w:rPr>
          <w:t xml:space="preserve"> –</w:t>
        </w:r>
      </w:ins>
      <w:del w:id="18565" w:author="Jane Shaw" w:date="2015-10-31T12:47:00Z">
        <w:r w:rsidR="726F4BD4" w:rsidRPr="008E1789" w:rsidDel="003C04E4">
          <w:rPr>
            <w:rFonts w:asciiTheme="majorBidi" w:eastAsia="Times New Roman" w:hAnsiTheme="majorBidi" w:cstheme="majorBidi"/>
            <w:lang w:val="en-GB"/>
          </w:rPr>
          <w:delText>,</w:delText>
        </w:r>
      </w:del>
      <w:r w:rsidR="726F4BD4" w:rsidRPr="008E1789">
        <w:rPr>
          <w:rFonts w:asciiTheme="majorBidi" w:eastAsia="Times New Roman" w:hAnsiTheme="majorBidi" w:cstheme="majorBidi"/>
          <w:lang w:val="en-GB"/>
        </w:rPr>
        <w:t xml:space="preserve"> but this </w:t>
      </w:r>
      <w:ins w:id="18566" w:author="Jane Shaw" w:date="2015-10-31T12:47:00Z">
        <w:r>
          <w:rPr>
            <w:rFonts w:asciiTheme="majorBidi" w:eastAsia="Times New Roman" w:hAnsiTheme="majorBidi" w:cstheme="majorBidi"/>
            <w:lang w:val="en-GB"/>
          </w:rPr>
          <w:t xml:space="preserve">differentiation </w:t>
        </w:r>
      </w:ins>
      <w:r w:rsidR="726F4BD4" w:rsidRPr="008E1789">
        <w:rPr>
          <w:rFonts w:asciiTheme="majorBidi" w:eastAsia="Times New Roman" w:hAnsiTheme="majorBidi" w:cstheme="majorBidi"/>
          <w:lang w:val="en-GB"/>
        </w:rPr>
        <w:t xml:space="preserve">is incorrect </w:t>
      </w:r>
      <w:del w:id="18567" w:author="Jane Shaw" w:date="2015-10-31T12:47:00Z">
        <w:r w:rsidR="726F4BD4" w:rsidRPr="008E1789" w:rsidDel="003C04E4">
          <w:rPr>
            <w:rFonts w:asciiTheme="majorBidi" w:eastAsia="Times New Roman" w:hAnsiTheme="majorBidi" w:cstheme="majorBidi"/>
            <w:lang w:val="en-GB"/>
          </w:rPr>
          <w:delText xml:space="preserve">since </w:delText>
        </w:r>
      </w:del>
      <w:ins w:id="18568" w:author="Jane Shaw" w:date="2015-10-31T12:47:00Z">
        <w:r>
          <w:rPr>
            <w:rFonts w:asciiTheme="majorBidi" w:eastAsia="Times New Roman" w:hAnsiTheme="majorBidi" w:cstheme="majorBidi"/>
            <w:lang w:val="en-GB"/>
          </w:rPr>
          <w:t xml:space="preserve">as </w:t>
        </w:r>
      </w:ins>
      <w:del w:id="18569" w:author="Jane Shaw" w:date="2015-10-31T12:47:00Z">
        <w:r w:rsidR="726F4BD4" w:rsidRPr="008E1789" w:rsidDel="003C04E4">
          <w:rPr>
            <w:rFonts w:asciiTheme="majorBidi" w:eastAsia="Times New Roman" w:hAnsiTheme="majorBidi" w:cstheme="majorBidi"/>
            <w:lang w:val="en-GB"/>
          </w:rPr>
          <w:delText xml:space="preserve">the </w:delText>
        </w:r>
      </w:del>
      <w:r w:rsidR="726F4BD4" w:rsidRPr="008E1789">
        <w:rPr>
          <w:rFonts w:asciiTheme="majorBidi" w:eastAsia="Times New Roman" w:hAnsiTheme="majorBidi" w:cstheme="majorBidi"/>
          <w:lang w:val="en-GB"/>
        </w:rPr>
        <w:t>toxicity varies according to location. Cassava is the staple food in many tropical countries. It is not traded internationally in its fresh state because tubers deteriorate very rapidly.</w:t>
      </w:r>
    </w:p>
    <w:p w14:paraId="37D8624A" w14:textId="645ED31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del w:id="18570" w:author="Jane Shaw" w:date="2015-10-31T12:48:00Z">
        <w:r w:rsidRPr="008E1789" w:rsidDel="003C04E4">
          <w:rPr>
            <w:rFonts w:asciiTheme="majorBidi" w:eastAsia="Times New Roman" w:hAnsiTheme="majorBidi" w:cstheme="majorBidi"/>
            <w:lang w:val="en-GB"/>
          </w:rPr>
          <w:delText xml:space="preserve">among all </w:delText>
        </w:r>
      </w:del>
      <w:r w:rsidRPr="008E1789">
        <w:rPr>
          <w:rFonts w:asciiTheme="majorBidi" w:eastAsia="Times New Roman" w:hAnsiTheme="majorBidi" w:cstheme="majorBidi"/>
          <w:lang w:val="en-GB"/>
        </w:rPr>
        <w:t xml:space="preserve">cassava, fresh or dried, whole or sliced; root, manioc, fresh or dried, whole or sliced; </w:t>
      </w:r>
      <w:ins w:id="18571" w:author="Jane Shaw" w:date="2015-10-31T12:48:00Z">
        <w:r w:rsidR="003C04E4">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pellets, of manioc, whether or not disintegrated (manioc pellets may be disintegrated, but are classified here provided that they are identifiable by physical characteristics: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non</w:t>
      </w:r>
      <w:ins w:id="18572" w:author="Jane Shaw" w:date="2015-10-31T12:49:00Z">
        <w:r w:rsidR="003C04E4">
          <w:rPr>
            <w:rFonts w:asciiTheme="majorBidi" w:eastAsia="Times New Roman" w:hAnsiTheme="majorBidi" w:cstheme="majorBidi"/>
            <w:lang w:val="en-GB"/>
          </w:rPr>
          <w:t>-</w:t>
        </w:r>
      </w:ins>
      <w:del w:id="18573" w:author="Jane Shaw" w:date="2015-10-31T12:49:00Z">
        <w:r w:rsidRPr="008E1789" w:rsidDel="003C04E4">
          <w:rPr>
            <w:rFonts w:ascii="MS Mincho" w:eastAsia="MS Mincho" w:hAnsi="MS Mincho" w:cs="MS Mincho" w:hint="eastAsia"/>
            <w:b/>
            <w:bCs/>
            <w:rtl/>
            <w:lang w:val="en-GB"/>
          </w:rPr>
          <w:delText>‑</w:delText>
        </w:r>
      </w:del>
      <w:r w:rsidRPr="008E1789">
        <w:rPr>
          <w:rFonts w:asciiTheme="majorBidi" w:eastAsia="Times New Roman" w:hAnsiTheme="majorBidi" w:cstheme="majorBidi"/>
          <w:lang w:val="en-GB"/>
        </w:rPr>
        <w:t xml:space="preserve">homogeneous particles with broken pieces of manioc pellets, brownish colour with black spots, pieces of fibre visible to the naked eye and a small quantity of sand or silica </w:t>
      </w:r>
      <w:del w:id="18574" w:author="Jane Shaw" w:date="2015-10-31T12:49:00Z">
        <w:r w:rsidRPr="008E1789" w:rsidDel="003C04E4">
          <w:rPr>
            <w:rFonts w:asciiTheme="majorBidi" w:eastAsia="Times New Roman" w:hAnsiTheme="majorBidi" w:cstheme="majorBidi"/>
            <w:lang w:val="en-GB"/>
          </w:rPr>
          <w:delText>left in</w:delText>
        </w:r>
      </w:del>
      <w:ins w:id="18575" w:author="Jane Shaw" w:date="2015-10-31T12:49:00Z">
        <w:r w:rsidR="003C04E4">
          <w:rPr>
            <w:rFonts w:asciiTheme="majorBidi" w:eastAsia="Times New Roman" w:hAnsiTheme="majorBidi" w:cstheme="majorBidi"/>
            <w:lang w:val="en-GB"/>
          </w:rPr>
          <w:t>remaining</w:t>
        </w:r>
      </w:ins>
      <w:r w:rsidRPr="008E1789">
        <w:rPr>
          <w:rFonts w:asciiTheme="majorBidi" w:eastAsia="Times New Roman" w:hAnsiTheme="majorBidi" w:cstheme="majorBidi"/>
          <w:lang w:val="en-GB"/>
        </w:rPr>
        <w:t>).</w:t>
      </w:r>
    </w:p>
    <w:p w14:paraId="033F7958"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14:paraId="351ECAE2"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576" w:author="Jane Shaw" w:date="2015-10-31T12:49:00Z">
        <w:r w:rsidRPr="008E1789" w:rsidDel="003C04E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potatoes (01510) and the following processed products expressed in terms of primary equivalent: flour of potatoes </w:t>
      </w:r>
      <w:commentRangeStart w:id="18577"/>
      <w:r w:rsidRPr="008E1789">
        <w:rPr>
          <w:rFonts w:asciiTheme="majorBidi" w:eastAsia="Times New Roman" w:hAnsiTheme="majorBidi" w:cstheme="majorBidi"/>
          <w:lang w:val="en-GB"/>
        </w:rPr>
        <w:t>(21392) meal, including powder, flakes, granules and pellets of potatoes;</w:t>
      </w:r>
      <w:commentRangeEnd w:id="18577"/>
      <w:r w:rsidR="003C04E4">
        <w:rPr>
          <w:rStyle w:val="Rimandocommento"/>
        </w:rPr>
        <w:commentReference w:id="18577"/>
      </w:r>
      <w:r w:rsidRPr="008E1789">
        <w:rPr>
          <w:rFonts w:asciiTheme="majorBidi" w:eastAsia="Times New Roman" w:hAnsiTheme="majorBidi" w:cstheme="majorBidi"/>
          <w:lang w:val="en-GB"/>
        </w:rPr>
        <w:t xml:space="preserve"> frozen potatoes (21313); tapioca of potatoes (23230.01); starch potatoes (23220.05).</w:t>
      </w:r>
    </w:p>
    <w:p w14:paraId="795A167E" w14:textId="7AD6241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w:t>
      </w:r>
      <w:r w:rsidR="008568EC">
        <w:rPr>
          <w:rFonts w:asciiTheme="majorBidi" w:eastAsia="Times New Roman" w:hAnsiTheme="majorBidi" w:cstheme="majorBidi"/>
          <w:lang w:val="en-GB"/>
        </w:rPr>
        <w:t xml:space="preserve"> </w:t>
      </w:r>
    </w:p>
    <w:p w14:paraId="101DE12E" w14:textId="6B2161D9" w:rsidR="00EB7AF1" w:rsidRPr="008E1789" w:rsidRDefault="000B5D54" w:rsidP="00C500F7">
      <w:pPr>
        <w:jc w:val="both"/>
        <w:rPr>
          <w:rFonts w:asciiTheme="majorBidi" w:hAnsiTheme="majorBidi" w:cstheme="majorBidi"/>
          <w:lang w:val="en-GB"/>
        </w:rPr>
      </w:pPr>
      <w:ins w:id="18578" w:author="Jane Shaw" w:date="2015-10-31T12:52:00Z">
        <w:r>
          <w:rPr>
            <w:rFonts w:asciiTheme="majorBidi" w:eastAsia="Times New Roman" w:hAnsiTheme="majorBidi" w:cstheme="majorBidi"/>
            <w:lang w:val="en-GB"/>
          </w:rPr>
          <w:t xml:space="preserve">This is </w:t>
        </w:r>
      </w:ins>
      <w:r w:rsidRPr="008E1789">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 xml:space="preserve">seasonal crop grown in temperate zones all over the world, but primarily in the </w:t>
      </w:r>
      <w:r w:rsidR="00044930" w:rsidRPr="008E1789">
        <w:rPr>
          <w:rFonts w:asciiTheme="majorBidi" w:eastAsia="Times New Roman" w:hAnsiTheme="majorBidi" w:cstheme="majorBidi"/>
          <w:lang w:val="en-GB"/>
        </w:rPr>
        <w:t>Northern Hemisphere</w:t>
      </w:r>
      <w:r w:rsidR="726F4BD4" w:rsidRPr="008E1789">
        <w:rPr>
          <w:rFonts w:asciiTheme="majorBidi" w:eastAsia="Times New Roman" w:hAnsiTheme="majorBidi" w:cstheme="majorBidi"/>
          <w:lang w:val="en-GB"/>
        </w:rPr>
        <w:t>.</w:t>
      </w:r>
    </w:p>
    <w:p w14:paraId="6554497F" w14:textId="4570C74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w:t>
      </w:r>
      <w:del w:id="18579" w:author="Jane Shaw" w:date="2015-10-31T12:52:00Z">
        <w:r w:rsidRPr="008E1789" w:rsidDel="000B5D54">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fresh or chilled potatoes of all kinds, seed potatoes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intended for sowing</w:t>
      </w:r>
      <w:ins w:id="18580" w:author="Jane Shaw" w:date="2015-10-31T12:53:00Z">
        <w:r w:rsidR="000B5D5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new potatoes.</w:t>
      </w:r>
    </w:p>
    <w:p w14:paraId="6D947848" w14:textId="7A19BC19" w:rsidR="00EB7AF1" w:rsidRPr="008E1789" w:rsidRDefault="726F4BD4" w:rsidP="00AD3D7E">
      <w:pPr>
        <w:jc w:val="both"/>
        <w:rPr>
          <w:rFonts w:asciiTheme="majorBidi" w:hAnsiTheme="majorBidi" w:cstheme="majorBidi"/>
          <w:lang w:val="en-GB"/>
        </w:rPr>
      </w:pPr>
      <w:del w:id="18581" w:author="Jane Shaw" w:date="2015-10-31T12:54:00Z">
        <w:r w:rsidRPr="008E1789" w:rsidDel="000B5D54">
          <w:rPr>
            <w:rFonts w:asciiTheme="majorBidi" w:eastAsia="Times New Roman" w:hAnsiTheme="majorBidi" w:cstheme="majorBidi"/>
            <w:lang w:val="en-GB"/>
          </w:rPr>
          <w:delText xml:space="preserve">Potatoes </w:delText>
        </w:r>
      </w:del>
      <w:ins w:id="18582" w:author="Jane Shaw" w:date="2015-10-31T12:54:00Z">
        <w:r w:rsidR="000B5D54">
          <w:rPr>
            <w:rFonts w:asciiTheme="majorBidi" w:eastAsia="Times New Roman" w:hAnsiTheme="majorBidi" w:cstheme="majorBidi"/>
            <w:lang w:val="en-GB"/>
          </w:rPr>
          <w:t xml:space="preserve">It </w:t>
        </w:r>
      </w:ins>
      <w:r w:rsidRPr="008E1789">
        <w:rPr>
          <w:rFonts w:asciiTheme="majorBidi" w:eastAsia="Times New Roman" w:hAnsiTheme="majorBidi" w:cstheme="majorBidi"/>
          <w:lang w:val="en-GB"/>
        </w:rPr>
        <w:t>does not include sweet potatoes (01530).</w:t>
      </w:r>
    </w:p>
    <w:p w14:paraId="73D7589D" w14:textId="4970F85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2533 </w:t>
      </w:r>
      <w:ins w:id="18583" w:author="Jane Shaw" w:date="2015-10-31T12:54:00Z">
        <w:r w:rsidR="000B5D54">
          <w:rPr>
            <w:rFonts w:asciiTheme="majorBidi" w:hAnsiTheme="majorBidi" w:cstheme="majorBidi"/>
            <w:lang w:val="en-GB"/>
          </w:rPr>
          <w:t>–</w:t>
        </w:r>
      </w:ins>
      <w:del w:id="18584" w:author="Jane Shaw" w:date="2015-10-31T12:54:00Z">
        <w:r w:rsidRPr="008E1789" w:rsidDel="000B5D54">
          <w:rPr>
            <w:rFonts w:asciiTheme="majorBidi" w:hAnsiTheme="majorBidi" w:cstheme="majorBidi"/>
            <w:lang w:val="en-GB"/>
          </w:rPr>
          <w:delText>-</w:delText>
        </w:r>
      </w:del>
      <w:r w:rsidRPr="008E1789">
        <w:rPr>
          <w:rFonts w:asciiTheme="majorBidi" w:hAnsiTheme="majorBidi" w:cstheme="majorBidi"/>
          <w:lang w:val="en-GB"/>
        </w:rPr>
        <w:t xml:space="preserve"> Sweet potatoes</w:t>
      </w:r>
    </w:p>
    <w:p w14:paraId="276F85FC"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585" w:author="Jane Shaw" w:date="2015-10-31T12:54:00Z">
        <w:r w:rsidRPr="008E1789" w:rsidDel="000B5D5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sweet potatoes (01530).</w:t>
      </w:r>
    </w:p>
    <w:p w14:paraId="7C73CD44" w14:textId="2436ADE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w:t>
      </w:r>
      <w:ins w:id="18586" w:author="Jane Shaw" w:date="2015-10-31T12:54:00Z">
        <w:r w:rsidR="000B5D54">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 xml:space="preserve">a seasonal crop grown in tropical and subtropical regions. Used mainly for human food. Trade data cover fresh and dried tubers, whether or not sliced or in the form or pellets made either from pieces of the roots or tubers of </w:t>
      </w:r>
      <w:del w:id="18587" w:author="Jane Shaw" w:date="2015-10-31T12:54:00Z">
        <w:r w:rsidRPr="008E1789" w:rsidDel="000B5D54">
          <w:rPr>
            <w:rFonts w:asciiTheme="majorBidi" w:eastAsia="Times New Roman" w:hAnsiTheme="majorBidi" w:cstheme="majorBidi"/>
            <w:lang w:val="en-GB"/>
          </w:rPr>
          <w:delText xml:space="preserve">this heading </w:delText>
        </w:r>
      </w:del>
      <w:ins w:id="18588" w:author="Jane Shaw" w:date="2015-10-31T12:54:00Z">
        <w:r w:rsidR="000B5D54">
          <w:rPr>
            <w:rFonts w:asciiTheme="majorBidi" w:eastAsia="Times New Roman" w:hAnsiTheme="majorBidi" w:cstheme="majorBidi"/>
            <w:lang w:val="en-GB"/>
          </w:rPr>
          <w:t xml:space="preserve">sweet potatoes </w:t>
        </w:r>
      </w:ins>
      <w:r w:rsidRPr="008E1789">
        <w:rPr>
          <w:rFonts w:asciiTheme="majorBidi" w:eastAsia="Times New Roman" w:hAnsiTheme="majorBidi" w:cstheme="majorBidi"/>
          <w:lang w:val="en-GB"/>
        </w:rPr>
        <w:t xml:space="preserve">or from their flours, meals or powders. </w:t>
      </w:r>
    </w:p>
    <w:p w14:paraId="019696CE" w14:textId="6192A41D"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2535 </w:t>
      </w:r>
      <w:ins w:id="18589" w:author="Jane Shaw" w:date="2015-10-31T12:55:00Z">
        <w:r w:rsidR="000B5D54">
          <w:rPr>
            <w:rFonts w:asciiTheme="majorBidi" w:hAnsiTheme="majorBidi" w:cstheme="majorBidi"/>
            <w:lang w:val="en-GB"/>
          </w:rPr>
          <w:t>–</w:t>
        </w:r>
      </w:ins>
      <w:del w:id="18590" w:author="Jane Shaw" w:date="2015-10-31T12:55:00Z">
        <w:r w:rsidRPr="008E1789" w:rsidDel="000B5D54">
          <w:rPr>
            <w:rFonts w:asciiTheme="majorBidi" w:hAnsiTheme="majorBidi" w:cstheme="majorBidi"/>
            <w:lang w:val="en-GB"/>
          </w:rPr>
          <w:delText>-</w:delText>
        </w:r>
      </w:del>
      <w:r w:rsidRPr="008E1789">
        <w:rPr>
          <w:rFonts w:asciiTheme="majorBidi" w:hAnsiTheme="majorBidi" w:cstheme="majorBidi"/>
          <w:lang w:val="en-GB"/>
        </w:rPr>
        <w:t xml:space="preserve"> Yams</w:t>
      </w:r>
    </w:p>
    <w:p w14:paraId="0923FBE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591" w:author="Jane Shaw" w:date="2015-10-31T12:55:00Z">
        <w:r w:rsidRPr="008E1789" w:rsidDel="000B5D5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yams (01540).</w:t>
      </w:r>
    </w:p>
    <w:p w14:paraId="4484C1EA" w14:textId="66751E0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w:t>
      </w:r>
      <w:del w:id="18592" w:author="Jane Shaw" w:date="2015-10-31T12:55:00Z">
        <w:r w:rsidRPr="008E1789" w:rsidDel="000B5D54">
          <w:rPr>
            <w:rFonts w:asciiTheme="majorBidi" w:eastAsia="Times New Roman" w:hAnsiTheme="majorBidi" w:cstheme="majorBidi"/>
            <w:lang w:val="en-GB"/>
          </w:rPr>
          <w:delText xml:space="preserve">tubers from vines of the genus </w:delText>
        </w:r>
      </w:del>
      <w:ins w:id="18593" w:author="Jane Shaw" w:date="2015-10-31T12:55:00Z">
        <w:r w:rsidR="000B5D54">
          <w:rPr>
            <w:rFonts w:asciiTheme="majorBidi" w:eastAsia="Times New Roman" w:hAnsiTheme="majorBidi" w:cstheme="majorBidi"/>
            <w:lang w:val="en-GB"/>
          </w:rPr>
          <w:t xml:space="preserve">species of </w:t>
        </w:r>
      </w:ins>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w:t>
      </w:r>
      <w:del w:id="18594" w:author="Jane Shaw" w:date="2015-10-31T12:55:00Z">
        <w:r w:rsidRPr="008E1789" w:rsidDel="000B5D54">
          <w:rPr>
            <w:rFonts w:asciiTheme="majorBidi" w:eastAsia="Times New Roman" w:hAnsiTheme="majorBidi" w:cstheme="majorBidi"/>
            <w:lang w:val="en-GB"/>
          </w:rPr>
          <w:delText xml:space="preserve">among all </w:delText>
        </w:r>
      </w:del>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ins w:id="18595" w:author="Jane Shaw" w:date="2015-10-31T12:56:00Z">
        <w:r w:rsidR="00EF00D5">
          <w:rPr>
            <w:rFonts w:asciiTheme="majorBidi" w:eastAsia="Times New Roman" w:hAnsiTheme="majorBidi" w:cstheme="majorBidi"/>
            <w:lang w:val="en-GB"/>
          </w:rPr>
          <w:t xml:space="preserve"> and</w:t>
        </w:r>
      </w:ins>
      <w:del w:id="18596" w:author="Jane Shaw" w:date="2015-10-31T12:56:00Z">
        <w:r w:rsidRPr="008E1789" w:rsidDel="00EF00D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14:paraId="340FF4EE" w14:textId="25A102E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principal edible yams are widely grown throughout the tropics. </w:t>
      </w:r>
      <w:ins w:id="18597" w:author="Jane Shaw" w:date="2015-10-31T12:56:00Z">
        <w:r w:rsidR="00EF00D5">
          <w:rPr>
            <w:rFonts w:asciiTheme="majorBidi" w:eastAsia="Times New Roman" w:hAnsiTheme="majorBidi" w:cstheme="majorBidi"/>
            <w:lang w:val="en-GB"/>
          </w:rPr>
          <w:t xml:space="preserve">They are </w:t>
        </w:r>
      </w:ins>
      <w:r w:rsidR="00EF00D5" w:rsidRPr="008E1789">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starchy staple foodstuff, normally eaten as a vegetable, boiled, baked or fried. In West Africa</w:t>
      </w:r>
      <w:ins w:id="18598" w:author="Jane Shaw" w:date="2015-10-31T12:56:00Z">
        <w:r w:rsidR="00EF00D5">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they are consumed mainly as </w:t>
      </w:r>
      <w:del w:id="18599" w:author="Jane Shaw" w:date="2015-10-31T12:56:00Z">
        <w:r w:rsidRPr="00EF00D5" w:rsidDel="00EF00D5">
          <w:rPr>
            <w:rFonts w:asciiTheme="majorBidi" w:eastAsia="Times New Roman" w:hAnsiTheme="majorBidi" w:cstheme="majorBidi"/>
            <w:i/>
            <w:lang w:val="en-GB"/>
            <w:rPrChange w:id="18600" w:author="Jane Shaw" w:date="2015-10-31T12:56:00Z">
              <w:rPr>
                <w:rFonts w:asciiTheme="majorBidi" w:eastAsia="Times New Roman" w:hAnsiTheme="majorBidi" w:cstheme="majorBidi"/>
                <w:lang w:val="en-GB"/>
              </w:rPr>
            </w:rPrChange>
          </w:rPr>
          <w:delText>"</w:delText>
        </w:r>
      </w:del>
      <w:r w:rsidRPr="00EF00D5">
        <w:rPr>
          <w:rFonts w:asciiTheme="majorBidi" w:eastAsia="Times New Roman" w:hAnsiTheme="majorBidi" w:cstheme="majorBidi"/>
          <w:i/>
          <w:lang w:val="en-GB"/>
          <w:rPrChange w:id="18601" w:author="Jane Shaw" w:date="2015-10-31T12:56:00Z">
            <w:rPr>
              <w:rFonts w:asciiTheme="majorBidi" w:eastAsia="Times New Roman" w:hAnsiTheme="majorBidi" w:cstheme="majorBidi"/>
              <w:lang w:val="en-GB"/>
            </w:rPr>
          </w:rPrChange>
        </w:rPr>
        <w:t>fufu</w:t>
      </w:r>
      <w:del w:id="18602" w:author="Jane Shaw" w:date="2015-10-31T12:56:00Z">
        <w:r w:rsidRPr="008E1789" w:rsidDel="00EF00D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a stiff glutinous dough. Trade data cover both fresh and dried yams.</w:t>
      </w:r>
    </w:p>
    <w:p w14:paraId="63341232" w14:textId="0CB16416" w:rsidR="00EB7AF1" w:rsidRPr="008E1789" w:rsidRDefault="726F4BD4" w:rsidP="00C500F7">
      <w:pPr>
        <w:jc w:val="both"/>
        <w:rPr>
          <w:rFonts w:asciiTheme="majorBidi" w:hAnsiTheme="majorBidi" w:cstheme="majorBidi"/>
          <w:lang w:val="en-GB"/>
        </w:rPr>
      </w:pPr>
      <w:del w:id="18603" w:author="Jane Shaw" w:date="2015-10-31T12:57:00Z">
        <w:r w:rsidRPr="008E1789" w:rsidDel="00EF00D5">
          <w:rPr>
            <w:rFonts w:asciiTheme="majorBidi" w:eastAsia="Times New Roman" w:hAnsiTheme="majorBidi" w:cstheme="majorBidi"/>
            <w:lang w:val="en-GB"/>
          </w:rPr>
          <w:delText xml:space="preserve">It </w:delText>
        </w:r>
      </w:del>
      <w:ins w:id="18604" w:author="Jane Shaw" w:date="2015-10-31T12:57:00Z">
        <w:r w:rsidR="00EF00D5">
          <w:rPr>
            <w:rFonts w:asciiTheme="majorBidi" w:eastAsia="Times New Roman" w:hAnsiTheme="majorBidi" w:cstheme="majorBidi"/>
            <w:lang w:val="en-GB"/>
          </w:rPr>
          <w:t xml:space="preserve">Yams </w:t>
        </w:r>
      </w:ins>
      <w:r w:rsidRPr="008E1789">
        <w:rPr>
          <w:rFonts w:asciiTheme="majorBidi" w:eastAsia="Times New Roman" w:hAnsiTheme="majorBidi" w:cstheme="majorBidi"/>
          <w:lang w:val="en-GB"/>
        </w:rPr>
        <w:t>include</w:t>
      </w:r>
      <w:del w:id="18605" w:author="Jane Shaw" w:date="2015-10-31T12:57:00Z">
        <w:r w:rsidRPr="008E1789" w:rsidDel="00EF00D5">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fresh, chilled, frozen or dried</w:t>
      </w:r>
      <w:ins w:id="18606" w:author="Jane Shaw" w:date="2015-10-31T12:57:00Z">
        <w:r w:rsidR="00EF00D5">
          <w:rPr>
            <w:rFonts w:asciiTheme="majorBidi" w:eastAsia="Times New Roman" w:hAnsiTheme="majorBidi" w:cstheme="majorBidi"/>
            <w:lang w:val="en-GB"/>
          </w:rPr>
          <w:t xml:space="preserve"> yams</w:t>
        </w:r>
      </w:ins>
      <w:r w:rsidRPr="008E1789">
        <w:rPr>
          <w:rFonts w:asciiTheme="majorBidi" w:eastAsia="Times New Roman" w:hAnsiTheme="majorBidi" w:cstheme="majorBidi"/>
          <w:lang w:val="en-GB"/>
        </w:rPr>
        <w:t>, whether or not sliced or in the form of pellets made either from pieces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of the roots or tubers of </w:t>
      </w:r>
      <w:del w:id="18607" w:author="Jane Shaw" w:date="2015-10-31T12:57:00Z">
        <w:r w:rsidRPr="008E1789" w:rsidDel="00EF00D5">
          <w:rPr>
            <w:rFonts w:asciiTheme="majorBidi" w:eastAsia="Times New Roman" w:hAnsiTheme="majorBidi" w:cstheme="majorBidi"/>
            <w:lang w:val="en-GB"/>
          </w:rPr>
          <w:delText xml:space="preserve">this heading </w:delText>
        </w:r>
      </w:del>
      <w:ins w:id="18608" w:author="Jane Shaw" w:date="2015-10-31T12:57:00Z">
        <w:r w:rsidR="00EF00D5">
          <w:rPr>
            <w:rFonts w:asciiTheme="majorBidi" w:eastAsia="Times New Roman" w:hAnsiTheme="majorBidi" w:cstheme="majorBidi"/>
            <w:lang w:val="en-GB"/>
          </w:rPr>
          <w:t xml:space="preserve">yams </w:t>
        </w:r>
      </w:ins>
      <w:r w:rsidRPr="008E1789">
        <w:rPr>
          <w:rFonts w:asciiTheme="majorBidi" w:eastAsia="Times New Roman" w:hAnsiTheme="majorBidi" w:cstheme="majorBidi"/>
          <w:lang w:val="en-GB"/>
        </w:rPr>
        <w:t>or from their flours, meals or powders.</w:t>
      </w:r>
    </w:p>
    <w:p w14:paraId="5FAAE9CB" w14:textId="431846D1"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2534 </w:t>
      </w:r>
      <w:ins w:id="18609" w:author="Jane Shaw" w:date="2015-10-31T12:57:00Z">
        <w:r w:rsidR="00EF00D5">
          <w:rPr>
            <w:rFonts w:asciiTheme="majorBidi" w:hAnsiTheme="majorBidi" w:cstheme="majorBidi"/>
            <w:lang w:val="en-GB"/>
          </w:rPr>
          <w:t>–</w:t>
        </w:r>
      </w:ins>
      <w:del w:id="18610" w:author="Jane Shaw" w:date="2015-10-31T12:57:00Z">
        <w:r w:rsidRPr="008E1789" w:rsidDel="00EF00D5">
          <w:rPr>
            <w:rFonts w:asciiTheme="majorBidi" w:hAnsiTheme="majorBidi" w:cstheme="majorBidi"/>
            <w:lang w:val="en-GB"/>
          </w:rPr>
          <w:delText>-</w:delText>
        </w:r>
      </w:del>
      <w:r w:rsidRPr="008E1789">
        <w:rPr>
          <w:rFonts w:asciiTheme="majorBidi" w:hAnsiTheme="majorBidi" w:cstheme="majorBidi"/>
          <w:lang w:val="en-GB"/>
        </w:rPr>
        <w:t xml:space="preserve"> Roots, other</w:t>
      </w:r>
    </w:p>
    <w:p w14:paraId="3AD80496" w14:textId="7E22456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611" w:author="Jane Shaw" w:date="2015-10-31T12:57:00Z">
        <w:r w:rsidRPr="008E1789" w:rsidDel="00EF00D5">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yautia (01591)</w:t>
      </w:r>
      <w:ins w:id="18612" w:author="Jane Shaw" w:date="2015-10-31T12:57:00Z">
        <w:r w:rsidR="00EF00D5">
          <w:rPr>
            <w:rFonts w:asciiTheme="majorBidi" w:eastAsia="Times New Roman" w:hAnsiTheme="majorBidi" w:cstheme="majorBidi"/>
            <w:lang w:val="en-GB"/>
          </w:rPr>
          <w:t>;</w:t>
        </w:r>
      </w:ins>
      <w:del w:id="18613" w:author="Jane Shaw" w:date="2015-10-31T12:57:00Z">
        <w:r w:rsidRPr="008E1789" w:rsidDel="00EF00D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taro (01550)</w:t>
      </w:r>
      <w:ins w:id="18614" w:author="Jane Shaw" w:date="2015-10-31T12:58:00Z">
        <w:r w:rsidR="00EF00D5">
          <w:rPr>
            <w:rFonts w:asciiTheme="majorBidi" w:eastAsia="Times New Roman" w:hAnsiTheme="majorBidi" w:cstheme="majorBidi"/>
            <w:lang w:val="en-GB"/>
          </w:rPr>
          <w:t>;</w:t>
        </w:r>
      </w:ins>
      <w:del w:id="18615" w:author="Jane Shaw" w:date="2015-10-31T12:58:00Z">
        <w:r w:rsidRPr="008E1789" w:rsidDel="00EF00D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edible roots and tubers with high starch or inulin content, </w:t>
      </w:r>
      <w:del w:id="18616" w:author="Jane Shaw" w:date="2015-10-31T12:58:00Z">
        <w:r w:rsidRPr="008E1789" w:rsidDel="00EF00D5">
          <w:rPr>
            <w:rFonts w:asciiTheme="majorBidi" w:eastAsia="Times New Roman" w:hAnsiTheme="majorBidi" w:cstheme="majorBidi"/>
            <w:lang w:val="en-GB"/>
          </w:rPr>
          <w:delText xml:space="preserve">n.e.c. </w:delText>
        </w:r>
      </w:del>
      <w:ins w:id="18617" w:author="Jane Shaw" w:date="2015-10-31T12:58:00Z">
        <w:r w:rsidR="00EF00D5">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(01599)</w:t>
      </w:r>
      <w:ins w:id="18618" w:author="Jane Shaw" w:date="2015-10-31T12:58:00Z">
        <w:r w:rsidR="00EF00D5">
          <w:rPr>
            <w:rFonts w:asciiTheme="majorBidi" w:eastAsia="Times New Roman" w:hAnsiTheme="majorBidi" w:cstheme="majorBidi"/>
            <w:lang w:val="en-GB"/>
          </w:rPr>
          <w:t>;</w:t>
        </w:r>
      </w:ins>
      <w:del w:id="18619" w:author="Jane Shaw" w:date="2015-10-31T12:58:00Z">
        <w:r w:rsidRPr="008E1789" w:rsidDel="00EF00D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flour of roots and tubers (23170.02); roots and tubers dried (01599.10).</w:t>
      </w:r>
    </w:p>
    <w:p w14:paraId="0C34C14B" w14:textId="1DA9E177" w:rsidR="00EB7AF1" w:rsidRPr="00412269" w:rsidRDefault="726F4BD4" w:rsidP="00412269">
      <w:pPr>
        <w:pStyle w:val="Paragrafoelenco"/>
        <w:numPr>
          <w:ilvl w:val="0"/>
          <w:numId w:val="2"/>
        </w:numPr>
        <w:contextualSpacing w:val="0"/>
        <w:jc w:val="both"/>
        <w:rPr>
          <w:rFonts w:ascii="Times New Roman" w:hAnsi="Times New Roman"/>
          <w:rPrChange w:id="18620" w:author="Jane Shaw" w:date="2015-10-31T13:27:00Z">
            <w:rPr/>
          </w:rPrChange>
        </w:rPr>
      </w:pPr>
      <w:r w:rsidRPr="00412269">
        <w:rPr>
          <w:rFonts w:ascii="Times New Roman" w:hAnsi="Times New Roman"/>
          <w:rPrChange w:id="18621" w:author="Jane Shaw" w:date="2015-10-31T13:26:00Z">
            <w:rPr/>
          </w:rPrChange>
        </w:rPr>
        <w:t>Yaut</w:t>
      </w:r>
      <w:r w:rsidRPr="00412269">
        <w:rPr>
          <w:rFonts w:ascii="Times New Roman" w:eastAsia="Times New Roman" w:hAnsi="Times New Roman"/>
          <w:rPrChange w:id="18622" w:author="Jane Shaw" w:date="2015-10-31T13:26:00Z">
            <w:rPr/>
          </w:rPrChange>
        </w:rPr>
        <w:t xml:space="preserve">ia, </w:t>
      </w:r>
      <w:ins w:id="18623" w:author="Jane Shaw" w:date="2015-10-31T12:58:00Z">
        <w:r w:rsidR="00EF00D5" w:rsidRPr="00412269">
          <w:rPr>
            <w:rFonts w:ascii="Times New Roman" w:eastAsia="Times New Roman" w:hAnsi="Times New Roman"/>
            <w:rPrChange w:id="18624" w:author="Jane Shaw" w:date="2015-10-31T13:26:00Z">
              <w:rPr>
                <w:rFonts w:asciiTheme="majorBidi" w:eastAsia="Times New Roman" w:hAnsiTheme="majorBidi" w:cstheme="majorBidi"/>
              </w:rPr>
            </w:rPrChange>
          </w:rPr>
          <w:t>species</w:t>
        </w:r>
        <w:r w:rsidR="00EF00D5">
          <w:rPr>
            <w:rFonts w:asciiTheme="majorBidi" w:eastAsia="Times New Roman" w:hAnsiTheme="majorBidi" w:cstheme="majorBidi"/>
          </w:rPr>
          <w:t xml:space="preserve"> of </w:t>
        </w:r>
      </w:ins>
      <w:r w:rsidRPr="00EF00D5">
        <w:rPr>
          <w:rFonts w:asciiTheme="majorBidi" w:eastAsia="Times New Roman" w:hAnsiTheme="majorBidi" w:cstheme="majorBidi"/>
          <w:i/>
          <w:iCs/>
          <w:rPrChange w:id="18625" w:author="Jane Shaw" w:date="2015-10-31T12:58:00Z">
            <w:rPr>
              <w:i/>
              <w:iCs/>
            </w:rPr>
          </w:rPrChange>
        </w:rPr>
        <w:t>Xanthosoma</w:t>
      </w:r>
      <w:ins w:id="18626" w:author="Jane Shaw" w:date="2015-10-31T12:58:00Z">
        <w:r w:rsidR="00EF00D5">
          <w:rPr>
            <w:rFonts w:asciiTheme="majorBidi" w:eastAsia="Times New Roman" w:hAnsiTheme="majorBidi" w:cstheme="majorBidi"/>
            <w:i/>
            <w:iCs/>
          </w:rPr>
          <w:t>,</w:t>
        </w:r>
      </w:ins>
      <w:r w:rsidRPr="00EF00D5">
        <w:rPr>
          <w:rFonts w:asciiTheme="majorBidi" w:eastAsia="Times New Roman" w:hAnsiTheme="majorBidi" w:cstheme="majorBidi"/>
          <w:i/>
          <w:iCs/>
          <w:rPrChange w:id="18627" w:author="Jane Shaw" w:date="2015-10-31T12:58:00Z">
            <w:rPr>
              <w:i/>
              <w:iCs/>
            </w:rPr>
          </w:rPrChange>
        </w:rPr>
        <w:t xml:space="preserve"> </w:t>
      </w:r>
      <w:del w:id="18628" w:author="Jane Shaw" w:date="2015-10-31T12:58:00Z">
        <w:r w:rsidRPr="00EF00D5" w:rsidDel="00EF00D5">
          <w:rPr>
            <w:rFonts w:asciiTheme="majorBidi" w:eastAsia="Times New Roman" w:hAnsiTheme="majorBidi" w:cstheme="majorBidi"/>
            <w:i/>
            <w:iCs/>
            <w:rPrChange w:id="18629" w:author="Jane Shaw" w:date="2015-10-31T12:58:00Z">
              <w:rPr>
                <w:i/>
                <w:iCs/>
              </w:rPr>
            </w:rPrChange>
          </w:rPr>
          <w:delText xml:space="preserve">spp </w:delText>
        </w:r>
      </w:del>
      <w:r w:rsidRPr="00EF00D5">
        <w:rPr>
          <w:rFonts w:asciiTheme="majorBidi" w:eastAsia="Times New Roman" w:hAnsiTheme="majorBidi" w:cstheme="majorBidi"/>
          <w:rPrChange w:id="18630" w:author="Jane Shaw" w:date="2015-10-31T12:58:00Z">
            <w:rPr/>
          </w:rPrChange>
        </w:rPr>
        <w:t>mainly</w:t>
      </w:r>
      <w:r w:rsidRPr="00EF00D5">
        <w:rPr>
          <w:rFonts w:asciiTheme="majorBidi" w:eastAsia="Times New Roman" w:hAnsiTheme="majorBidi" w:cstheme="majorBidi"/>
          <w:i/>
          <w:iCs/>
          <w:rPrChange w:id="18631" w:author="Jane Shaw" w:date="2015-10-31T12:58:00Z">
            <w:rPr>
              <w:i/>
              <w:iCs/>
            </w:rPr>
          </w:rPrChange>
        </w:rPr>
        <w:t xml:space="preserve"> X. sagittifolium</w:t>
      </w:r>
      <w:r w:rsidRPr="00EF00D5">
        <w:rPr>
          <w:rFonts w:asciiTheme="majorBidi" w:eastAsia="Times New Roman" w:hAnsiTheme="majorBidi" w:cstheme="majorBidi"/>
          <w:rPrChange w:id="18632" w:author="Jane Shaw" w:date="2015-10-31T12:58:00Z">
            <w:rPr/>
          </w:rPrChange>
        </w:rPr>
        <w:t xml:space="preserve"> (malanga, new cocoyam, ocumo, tannia). Several plants are included in this group, some with edible tubers and others with edible stems (also called aroids). Yautia is grown mainly in the Caribbean and is used for </w:t>
      </w:r>
      <w:r w:rsidRPr="00412269">
        <w:rPr>
          <w:rFonts w:ascii="Times New Roman" w:hAnsi="Times New Roman"/>
          <w:rPrChange w:id="18633" w:author="Jane Shaw" w:date="2015-10-31T13:27:00Z">
            <w:rPr/>
          </w:rPrChange>
        </w:rPr>
        <w:t xml:space="preserve">food. </w:t>
      </w:r>
    </w:p>
    <w:p w14:paraId="5EE802B5" w14:textId="2E391D7B" w:rsidR="00EB7AF1" w:rsidRPr="00EF00D5" w:rsidRDefault="726F4BD4" w:rsidP="00412269">
      <w:pPr>
        <w:pStyle w:val="Paragrafoelenco"/>
        <w:numPr>
          <w:ilvl w:val="0"/>
          <w:numId w:val="2"/>
        </w:numPr>
        <w:contextualSpacing w:val="0"/>
        <w:jc w:val="both"/>
        <w:rPr>
          <w:rFonts w:asciiTheme="majorBidi" w:hAnsiTheme="majorBidi" w:cstheme="majorBidi"/>
          <w:rPrChange w:id="18634" w:author="Jane Shaw" w:date="2015-10-31T12:59:00Z">
            <w:rPr/>
          </w:rPrChange>
        </w:rPr>
      </w:pPr>
      <w:r w:rsidRPr="00412269">
        <w:rPr>
          <w:rFonts w:ascii="Times New Roman" w:hAnsi="Times New Roman"/>
          <w:rPrChange w:id="18635" w:author="Jane Shaw" w:date="2015-10-31T13:27:00Z">
            <w:rPr/>
          </w:rPrChange>
        </w:rPr>
        <w:t>Ta</w:t>
      </w:r>
      <w:r w:rsidRPr="00412269">
        <w:rPr>
          <w:rFonts w:ascii="Times New Roman" w:eastAsia="Times New Roman" w:hAnsi="Times New Roman"/>
          <w:rPrChange w:id="18636" w:author="Jane Shaw" w:date="2015-10-31T13:27:00Z">
            <w:rPr/>
          </w:rPrChange>
        </w:rPr>
        <w:t>ro,</w:t>
      </w:r>
      <w:r w:rsidRPr="00EF00D5">
        <w:rPr>
          <w:rFonts w:asciiTheme="majorBidi" w:eastAsia="Times New Roman" w:hAnsiTheme="majorBidi" w:cstheme="majorBidi"/>
          <w:i/>
          <w:iCs/>
          <w:rPrChange w:id="18637" w:author="Jane Shaw" w:date="2015-10-31T12:59:00Z">
            <w:rPr>
              <w:i/>
              <w:iCs/>
            </w:rPr>
          </w:rPrChange>
        </w:rPr>
        <w:t xml:space="preserve"> Colocasia esculenta</w:t>
      </w:r>
      <w:r w:rsidRPr="00EF00D5">
        <w:rPr>
          <w:rFonts w:asciiTheme="majorBidi" w:eastAsia="Times New Roman" w:hAnsiTheme="majorBidi" w:cstheme="majorBidi"/>
          <w:rPrChange w:id="18638" w:author="Jane Shaw" w:date="2015-10-31T12:59:00Z">
            <w:rPr/>
          </w:rPrChange>
        </w:rPr>
        <w:t xml:space="preserve"> (Dasheen, eddoe, taro, old cocoyam), </w:t>
      </w:r>
      <w:ins w:id="18639" w:author="Jane Shaw" w:date="2015-10-31T12:59:00Z">
        <w:r w:rsidR="00EF00D5">
          <w:rPr>
            <w:rFonts w:asciiTheme="majorBidi" w:eastAsia="Times New Roman" w:hAnsiTheme="majorBidi" w:cstheme="majorBidi"/>
          </w:rPr>
          <w:t xml:space="preserve">is an </w:t>
        </w:r>
      </w:ins>
      <w:r w:rsidRPr="00EF00D5">
        <w:rPr>
          <w:rFonts w:asciiTheme="majorBidi" w:eastAsia="Times New Roman" w:hAnsiTheme="majorBidi" w:cstheme="majorBidi"/>
          <w:rPrChange w:id="18640" w:author="Jane Shaw" w:date="2015-10-31T12:59:00Z">
            <w:rPr/>
          </w:rPrChange>
        </w:rPr>
        <w:t>aroid</w:t>
      </w:r>
      <w:del w:id="18641" w:author="Jane Shaw" w:date="2015-10-31T12:59:00Z">
        <w:r w:rsidRPr="00EF00D5" w:rsidDel="00EF00D5">
          <w:rPr>
            <w:rFonts w:asciiTheme="majorBidi" w:eastAsia="Times New Roman" w:hAnsiTheme="majorBidi" w:cstheme="majorBidi"/>
            <w:rPrChange w:id="18642" w:author="Jane Shaw" w:date="2015-10-31T12:59:00Z">
              <w:rPr/>
            </w:rPrChange>
          </w:rPr>
          <w:delText>s</w:delText>
        </w:r>
      </w:del>
      <w:r w:rsidRPr="00EF00D5">
        <w:rPr>
          <w:rFonts w:asciiTheme="majorBidi" w:eastAsia="Times New Roman" w:hAnsiTheme="majorBidi" w:cstheme="majorBidi"/>
          <w:rPrChange w:id="18643" w:author="Jane Shaw" w:date="2015-10-31T12:59:00Z">
            <w:rPr/>
          </w:rPrChange>
        </w:rPr>
        <w:t xml:space="preserve"> cultivated for </w:t>
      </w:r>
      <w:del w:id="18644" w:author="Jane Shaw" w:date="2015-10-31T12:59:00Z">
        <w:r w:rsidRPr="00EF00D5" w:rsidDel="00EF00D5">
          <w:rPr>
            <w:rFonts w:asciiTheme="majorBidi" w:eastAsia="Times New Roman" w:hAnsiTheme="majorBidi" w:cstheme="majorBidi"/>
            <w:rPrChange w:id="18645" w:author="Jane Shaw" w:date="2015-10-31T12:59:00Z">
              <w:rPr/>
            </w:rPrChange>
          </w:rPr>
          <w:delText xml:space="preserve">their </w:delText>
        </w:r>
      </w:del>
      <w:ins w:id="18646" w:author="Jane Shaw" w:date="2015-10-31T12:59:00Z">
        <w:r w:rsidR="00EF00D5">
          <w:rPr>
            <w:rFonts w:asciiTheme="majorBidi" w:eastAsia="Times New Roman" w:hAnsiTheme="majorBidi" w:cstheme="majorBidi"/>
          </w:rPr>
          <w:t xml:space="preserve">its </w:t>
        </w:r>
      </w:ins>
      <w:r w:rsidRPr="00EF00D5">
        <w:rPr>
          <w:rFonts w:asciiTheme="majorBidi" w:eastAsia="Times New Roman" w:hAnsiTheme="majorBidi" w:cstheme="majorBidi"/>
          <w:rPrChange w:id="18647" w:author="Jane Shaw" w:date="2015-10-31T12:59:00Z">
            <w:rPr/>
          </w:rPrChange>
        </w:rPr>
        <w:t xml:space="preserve">edible starchy corms or underground stems. Taro is grown throughout the tropics for food. </w:t>
      </w:r>
    </w:p>
    <w:p w14:paraId="05BCB6E5" w14:textId="34B4ECF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del w:id="18648" w:author="Jane Shaw" w:date="2015-10-31T13:00:00Z">
        <w:r w:rsidRPr="008E1789" w:rsidDel="00EF00D5">
          <w:rPr>
            <w:rFonts w:asciiTheme="majorBidi" w:eastAsia="Times New Roman" w:hAnsiTheme="majorBidi" w:cstheme="majorBidi"/>
            <w:lang w:val="en-GB"/>
          </w:rPr>
          <w:delText xml:space="preserve">among all </w:delText>
        </w:r>
      </w:del>
      <w:r w:rsidRPr="008E1789">
        <w:rPr>
          <w:rFonts w:asciiTheme="majorBidi" w:eastAsia="Times New Roman" w:hAnsiTheme="majorBidi" w:cstheme="majorBidi"/>
          <w:lang w:val="en-GB"/>
        </w:rPr>
        <w:t xml:space="preserve">other tubers, roots or rhizomes, fresh, that are not identified separately because of their minor relevance at the international level. Because of their limited local importance, some countries </w:t>
      </w:r>
      <w:ins w:id="18649" w:author="Jane Shaw" w:date="2015-10-31T13:01:00Z">
        <w:r w:rsidR="00EF00D5">
          <w:rPr>
            <w:rFonts w:asciiTheme="majorBidi" w:eastAsia="Times New Roman" w:hAnsiTheme="majorBidi" w:cstheme="majorBidi"/>
            <w:lang w:val="en-GB"/>
          </w:rPr>
          <w:t xml:space="preserve">use </w:t>
        </w:r>
        <w:r w:rsidR="00EF00D5" w:rsidRPr="008E1789">
          <w:rPr>
            <w:rFonts w:asciiTheme="majorBidi" w:eastAsia="Times New Roman" w:hAnsiTheme="majorBidi" w:cstheme="majorBidi"/>
            <w:lang w:val="en-GB"/>
          </w:rPr>
          <w:t xml:space="preserve">this commodity heading </w:t>
        </w:r>
        <w:r w:rsidR="00EF00D5">
          <w:rPr>
            <w:rFonts w:asciiTheme="majorBidi" w:eastAsia="Times New Roman" w:hAnsiTheme="majorBidi" w:cstheme="majorBidi"/>
            <w:lang w:val="en-GB"/>
          </w:rPr>
          <w:t xml:space="preserve">to </w:t>
        </w:r>
      </w:ins>
      <w:r w:rsidRPr="008E1789">
        <w:rPr>
          <w:rFonts w:asciiTheme="majorBidi" w:eastAsia="Times New Roman" w:hAnsiTheme="majorBidi" w:cstheme="majorBidi"/>
          <w:lang w:val="en-GB"/>
        </w:rPr>
        <w:t xml:space="preserve">report roots and tubers </w:t>
      </w:r>
      <w:del w:id="18650" w:author="Jane Shaw" w:date="2015-10-31T13:00:00Z">
        <w:r w:rsidRPr="008E1789" w:rsidDel="00EF00D5">
          <w:rPr>
            <w:rFonts w:asciiTheme="majorBidi" w:eastAsia="Times New Roman" w:hAnsiTheme="majorBidi" w:cstheme="majorBidi"/>
            <w:lang w:val="en-GB"/>
          </w:rPr>
          <w:delText xml:space="preserve">under this commodity heading </w:delText>
        </w:r>
      </w:del>
      <w:r w:rsidRPr="008E1789">
        <w:rPr>
          <w:rFonts w:asciiTheme="majorBidi" w:eastAsia="Times New Roman" w:hAnsiTheme="majorBidi" w:cstheme="majorBidi"/>
          <w:lang w:val="en-GB"/>
        </w:rPr>
        <w:t>that are classified individually by FAO:</w:t>
      </w:r>
    </w:p>
    <w:p w14:paraId="33C11A34" w14:textId="1BF2ACC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ins w:id="18651" w:author="Jane Shaw" w:date="2015-10-31T13:01:00Z">
        <w:r w:rsidR="00EF00D5">
          <w:rPr>
            <w:rFonts w:asciiTheme="majorBidi" w:eastAsia="Times New Roman" w:hAnsiTheme="majorBidi" w:cstheme="majorBidi"/>
          </w:rPr>
          <w:t>;</w:t>
        </w:r>
      </w:ins>
    </w:p>
    <w:p w14:paraId="1216FA69" w14:textId="47DBE061"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ins w:id="18652" w:author="Jane Shaw" w:date="2015-10-31T13:01:00Z">
        <w:r w:rsidR="00EF00D5">
          <w:rPr>
            <w:rFonts w:asciiTheme="majorBidi" w:eastAsia="Times New Roman" w:hAnsiTheme="majorBidi" w:cstheme="majorBidi"/>
          </w:rPr>
          <w:t>;</w:t>
        </w:r>
      </w:ins>
    </w:p>
    <w:p w14:paraId="1691467E" w14:textId="593BD40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ins w:id="18653" w:author="Jane Shaw" w:date="2015-10-31T13:01:00Z">
        <w:r w:rsidR="00EF00D5">
          <w:rPr>
            <w:rFonts w:asciiTheme="majorBidi" w:eastAsia="Times New Roman" w:hAnsiTheme="majorBidi" w:cstheme="majorBidi"/>
          </w:rPr>
          <w:t>;</w:t>
        </w:r>
      </w:ins>
    </w:p>
    <w:p w14:paraId="5E4A1A07" w14:textId="091951A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Metroxylon </w:t>
      </w:r>
      <w:r w:rsidRPr="00EF00D5">
        <w:rPr>
          <w:rFonts w:asciiTheme="majorBidi" w:eastAsia="Times New Roman" w:hAnsiTheme="majorBidi" w:cstheme="majorBidi"/>
          <w:iCs/>
          <w:rPrChange w:id="18654" w:author="Jane Shaw" w:date="2015-10-31T13:01:00Z">
            <w:rPr>
              <w:rFonts w:asciiTheme="majorBidi" w:eastAsia="Times New Roman" w:hAnsiTheme="majorBidi" w:cstheme="majorBidi"/>
              <w:i/>
              <w:iCs/>
            </w:rPr>
          </w:rPrChange>
        </w:rPr>
        <w:t>spp.</w:t>
      </w:r>
      <w:r w:rsidRPr="00044930">
        <w:rPr>
          <w:rFonts w:asciiTheme="majorBidi" w:eastAsia="Times New Roman" w:hAnsiTheme="majorBidi" w:cstheme="majorBidi"/>
        </w:rPr>
        <w:t xml:space="preserve"> </w:t>
      </w:r>
      <w:r w:rsidRPr="008E1789">
        <w:rPr>
          <w:rFonts w:asciiTheme="majorBidi" w:eastAsia="Times New Roman" w:hAnsiTheme="majorBidi" w:cstheme="majorBidi"/>
        </w:rPr>
        <w:t>(sago palm)</w:t>
      </w:r>
      <w:ins w:id="18655" w:author="Jane Shaw" w:date="2015-10-31T13:01:00Z">
        <w:r w:rsidR="00EF00D5">
          <w:rPr>
            <w:rFonts w:asciiTheme="majorBidi" w:eastAsia="Times New Roman" w:hAnsiTheme="majorBidi" w:cstheme="majorBidi"/>
          </w:rPr>
          <w:t>;</w:t>
        </w:r>
      </w:ins>
    </w:p>
    <w:p w14:paraId="5BD5589B" w14:textId="3454D536"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Oxalis tuberosa </w:t>
      </w:r>
      <w:r w:rsidRPr="00EF00D5">
        <w:rPr>
          <w:rFonts w:asciiTheme="majorBidi" w:eastAsia="Times New Roman" w:hAnsiTheme="majorBidi" w:cstheme="majorBidi"/>
          <w:iCs/>
          <w:rPrChange w:id="18656" w:author="Jane Shaw" w:date="2015-10-31T13:01:00Z">
            <w:rPr>
              <w:rFonts w:asciiTheme="majorBidi" w:eastAsia="Times New Roman" w:hAnsiTheme="majorBidi" w:cstheme="majorBidi"/>
              <w:i/>
              <w:iCs/>
            </w:rPr>
          </w:rPrChange>
        </w:rPr>
        <w:t xml:space="preserve">and </w:t>
      </w:r>
      <w:r w:rsidRPr="008E1789">
        <w:rPr>
          <w:rFonts w:asciiTheme="majorBidi" w:eastAsia="Times New Roman" w:hAnsiTheme="majorBidi" w:cstheme="majorBidi"/>
          <w:i/>
          <w:iCs/>
        </w:rPr>
        <w:t xml:space="preserve">Ullucus tuberosus </w:t>
      </w:r>
      <w:r w:rsidRPr="008E1789">
        <w:rPr>
          <w:rFonts w:asciiTheme="majorBidi" w:eastAsia="Times New Roman" w:hAnsiTheme="majorBidi" w:cstheme="majorBidi"/>
        </w:rPr>
        <w:t>(oca and ullucu)</w:t>
      </w:r>
      <w:ins w:id="18657" w:author="Jane Shaw" w:date="2015-10-31T13:01:00Z">
        <w:r w:rsidR="00EF00D5">
          <w:rPr>
            <w:rFonts w:asciiTheme="majorBidi" w:eastAsia="Times New Roman" w:hAnsiTheme="majorBidi" w:cstheme="majorBidi"/>
          </w:rPr>
          <w:t>;</w:t>
        </w:r>
      </w:ins>
    </w:p>
    <w:p w14:paraId="22B518E3" w14:textId="1FE738D5" w:rsidR="00EB7AF1" w:rsidRPr="00290A95" w:rsidRDefault="726F4BD4" w:rsidP="00C500F7">
      <w:pPr>
        <w:pStyle w:val="Paragrafoelenco"/>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i/>
          <w:iCs/>
        </w:rPr>
        <w:t xml:space="preserve">Pachyrxhizus erosus, Pachyrxhizus angulatus </w:t>
      </w:r>
      <w:r w:rsidRPr="00290A95">
        <w:rPr>
          <w:rFonts w:asciiTheme="majorBidi" w:eastAsia="Times New Roman" w:hAnsiTheme="majorBidi" w:cstheme="majorBidi"/>
        </w:rPr>
        <w:t>(yam bean, jicama)</w:t>
      </w:r>
      <w:ins w:id="18658" w:author="Jane Shaw" w:date="2015-10-31T13:01:00Z">
        <w:r w:rsidR="00EF00D5">
          <w:rPr>
            <w:rFonts w:asciiTheme="majorBidi" w:eastAsia="Times New Roman" w:hAnsiTheme="majorBidi" w:cstheme="majorBidi"/>
          </w:rPr>
          <w:t>;</w:t>
        </w:r>
      </w:ins>
    </w:p>
    <w:p w14:paraId="1888897E" w14:textId="599E855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ins w:id="18659" w:author="Jane Shaw" w:date="2015-10-31T13:01:00Z">
        <w:r w:rsidR="00EF00D5">
          <w:rPr>
            <w:rFonts w:asciiTheme="majorBidi" w:eastAsia="Times New Roman" w:hAnsiTheme="majorBidi" w:cstheme="majorBidi"/>
          </w:rPr>
          <w:t>;</w:t>
        </w:r>
      </w:ins>
    </w:p>
    <w:p w14:paraId="490F761F" w14:textId="465CC07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ins w:id="18660" w:author="Jane Shaw" w:date="2015-10-31T13:02:00Z">
        <w:r w:rsidR="00044930">
          <w:rPr>
            <w:rFonts w:asciiTheme="majorBidi" w:eastAsia="Times New Roman" w:hAnsiTheme="majorBidi" w:cstheme="majorBidi"/>
          </w:rPr>
          <w:t>.</w:t>
        </w:r>
      </w:ins>
    </w:p>
    <w:p w14:paraId="71336ACF" w14:textId="7B23A6B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w:t>
      </w:r>
      <w:del w:id="18661" w:author="Jane Shaw" w:date="2015-10-31T13:02:00Z">
        <w:r w:rsidRPr="008E1789" w:rsidDel="0004493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chips) of the roots or tubers of </w:t>
      </w:r>
      <w:del w:id="18662" w:author="Jane Shaw" w:date="2015-10-31T13:02:00Z">
        <w:r w:rsidRPr="008E1789" w:rsidDel="00044930">
          <w:rPr>
            <w:rFonts w:asciiTheme="majorBidi" w:eastAsia="Times New Roman" w:hAnsiTheme="majorBidi" w:cstheme="majorBidi"/>
            <w:lang w:val="en-GB"/>
          </w:rPr>
          <w:delText xml:space="preserve">this heading </w:delText>
        </w:r>
      </w:del>
      <w:ins w:id="18663" w:author="Jane Shaw" w:date="2015-10-31T13:02:00Z">
        <w:r w:rsidR="00044930">
          <w:rPr>
            <w:rFonts w:asciiTheme="majorBidi" w:eastAsia="Times New Roman" w:hAnsiTheme="majorBidi" w:cstheme="majorBidi"/>
            <w:lang w:val="en-GB"/>
          </w:rPr>
          <w:t xml:space="preserve">the </w:t>
        </w:r>
      </w:ins>
      <w:ins w:id="18664" w:author="Jane Shaw" w:date="2015-10-31T13:03:00Z">
        <w:r w:rsidR="00044930">
          <w:rPr>
            <w:rFonts w:asciiTheme="majorBidi" w:eastAsia="Times New Roman" w:hAnsiTheme="majorBidi" w:cstheme="majorBidi"/>
            <w:lang w:val="en-GB"/>
          </w:rPr>
          <w:t xml:space="preserve">plant </w:t>
        </w:r>
      </w:ins>
      <w:r w:rsidRPr="008E1789">
        <w:rPr>
          <w:rFonts w:asciiTheme="majorBidi" w:eastAsia="Times New Roman" w:hAnsiTheme="majorBidi" w:cstheme="majorBidi"/>
          <w:lang w:val="en-GB"/>
        </w:rPr>
        <w:t xml:space="preserve">or from </w:t>
      </w:r>
      <w:del w:id="18665" w:author="Jane Shaw" w:date="2015-10-31T13:02:00Z">
        <w:r w:rsidRPr="008E1789" w:rsidDel="00044930">
          <w:rPr>
            <w:rFonts w:asciiTheme="majorBidi" w:eastAsia="Times New Roman" w:hAnsiTheme="majorBidi" w:cstheme="majorBidi"/>
            <w:lang w:val="en-GB"/>
          </w:rPr>
          <w:delText xml:space="preserve">their </w:delText>
        </w:r>
      </w:del>
      <w:ins w:id="18666" w:author="Jane Shaw" w:date="2015-10-31T13:02:00Z">
        <w:r w:rsidR="00044930">
          <w:rPr>
            <w:rFonts w:asciiTheme="majorBidi" w:eastAsia="Times New Roman" w:hAnsiTheme="majorBidi" w:cstheme="majorBidi"/>
            <w:lang w:val="en-GB"/>
          </w:rPr>
          <w:t xml:space="preserve">its </w:t>
        </w:r>
      </w:ins>
      <w:r w:rsidRPr="008E1789">
        <w:rPr>
          <w:rFonts w:asciiTheme="majorBidi" w:eastAsia="Times New Roman" w:hAnsiTheme="majorBidi" w:cstheme="majorBidi"/>
          <w:lang w:val="en-GB"/>
        </w:rPr>
        <w:t>flours, meals or powders.</w:t>
      </w:r>
    </w:p>
    <w:p w14:paraId="5C958873" w14:textId="5AF69F9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roots and tubers not elsewhere classified are also </w:t>
      </w:r>
      <w:del w:id="18667" w:author="Jane Shaw" w:date="2015-10-31T13:02:00Z">
        <w:r w:rsidRPr="008E1789" w:rsidDel="00044930">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18668" w:author="Jane Shaw" w:date="2015-10-31T13:02:00Z">
        <w:r w:rsidR="00044930">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6FA08A5A"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7CE89215" w14:textId="7AEA2F84" w:rsidR="00EB7AF1" w:rsidRPr="00AD3D7E" w:rsidRDefault="00044930" w:rsidP="00044930">
      <w:pPr>
        <w:pStyle w:val="Titolo2"/>
      </w:pPr>
      <w:bookmarkStart w:id="18669" w:name="_Toc308029386"/>
      <w:bookmarkStart w:id="18670" w:name="_Toc308029577"/>
      <w:ins w:id="18671" w:author="Jane Shaw" w:date="2015-10-31T13:03:00Z">
        <w:r>
          <w:t xml:space="preserve">7.4 </w:t>
        </w:r>
      </w:ins>
      <w:r w:rsidR="726F4BD4" w:rsidRPr="008E1789">
        <w:t>Sugar crops and sweeteners and derived products</w:t>
      </w:r>
      <w:bookmarkEnd w:id="18669"/>
      <w:bookmarkEnd w:id="18670"/>
    </w:p>
    <w:p w14:paraId="01392558" w14:textId="0970E5D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 addition to providing the source for the manufacture of sugar, SUGAR CROPS are used to produce alcohol and ethanol. In </w:t>
      </w:r>
      <w:del w:id="18672" w:author="Jane Shaw" w:date="2015-10-31T13:03:00Z">
        <w:r w:rsidRPr="008E1789" w:rsidDel="00044930">
          <w:rPr>
            <w:rFonts w:asciiTheme="majorBidi" w:eastAsia="Times New Roman" w:hAnsiTheme="majorBidi" w:cstheme="majorBidi"/>
            <w:lang w:val="en-GB"/>
          </w:rPr>
          <w:delText xml:space="preserve">certain </w:delText>
        </w:r>
      </w:del>
      <w:ins w:id="18673" w:author="Jane Shaw" w:date="2015-10-31T13:03:00Z">
        <w:r w:rsidR="00044930">
          <w:rPr>
            <w:rFonts w:asciiTheme="majorBidi" w:eastAsia="Times New Roman" w:hAnsiTheme="majorBidi" w:cstheme="majorBidi"/>
            <w:lang w:val="en-GB"/>
          </w:rPr>
          <w:t xml:space="preserve">some </w:t>
        </w:r>
      </w:ins>
      <w:r w:rsidRPr="008E1789">
        <w:rPr>
          <w:rFonts w:asciiTheme="majorBidi" w:eastAsia="Times New Roman" w:hAnsiTheme="majorBidi" w:cstheme="majorBidi"/>
          <w:lang w:val="en-GB"/>
        </w:rPr>
        <w:t xml:space="preserve">countries, sugar cane is eaten raw in minor quantities. It </w:t>
      </w:r>
      <w:ins w:id="18674" w:author="Jane Shaw" w:date="2015-10-31T13:03:00Z">
        <w:r w:rsidR="00044930">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also </w:t>
      </w:r>
      <w:del w:id="18675" w:author="Jane Shaw" w:date="2015-10-31T13:03:00Z">
        <w:r w:rsidRPr="008E1789" w:rsidDel="00044930">
          <w:rPr>
            <w:rFonts w:asciiTheme="majorBidi" w:eastAsia="Times New Roman" w:hAnsiTheme="majorBidi" w:cstheme="majorBidi"/>
            <w:lang w:val="en-GB"/>
          </w:rPr>
          <w:delText xml:space="preserve">is </w:delText>
        </w:r>
      </w:del>
      <w:r w:rsidRPr="008E1789">
        <w:rPr>
          <w:rFonts w:asciiTheme="majorBidi" w:eastAsia="Times New Roman" w:hAnsiTheme="majorBidi" w:cstheme="majorBidi"/>
          <w:lang w:val="en-GB"/>
        </w:rPr>
        <w:t>used in the preparation of juices and for animal feed. There are two major sugar crops</w:t>
      </w:r>
      <w:ins w:id="18676" w:author="Jane Shaw" w:date="2015-10-31T13:04:00Z">
        <w:r w:rsidR="00044930">
          <w:rPr>
            <w:rFonts w:asciiTheme="majorBidi" w:eastAsia="Times New Roman" w:hAnsiTheme="majorBidi" w:cstheme="majorBidi"/>
            <w:lang w:val="en-GB"/>
          </w:rPr>
          <w:t xml:space="preserve"> –</w:t>
        </w:r>
      </w:ins>
      <w:del w:id="18677" w:author="Jane Shaw" w:date="2015-10-31T13:04:00Z">
        <w:r w:rsidRPr="008E1789" w:rsidDel="0004493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sugar beets and sugar cane</w:t>
      </w:r>
      <w:ins w:id="18678" w:author="Jane Shaw" w:date="2015-10-31T13:04:00Z">
        <w:r w:rsidR="00044930">
          <w:rPr>
            <w:rFonts w:asciiTheme="majorBidi" w:eastAsia="Times New Roman" w:hAnsiTheme="majorBidi" w:cstheme="majorBidi"/>
            <w:lang w:val="en-GB"/>
          </w:rPr>
          <w:t xml:space="preserve"> –</w:t>
        </w:r>
      </w:ins>
      <w:del w:id="18679" w:author="Jane Shaw" w:date="2015-10-31T13:04:00Z">
        <w:r w:rsidRPr="008E1789" w:rsidDel="0004493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8680" w:author="Jane Shaw" w:date="2015-10-31T13:04:00Z">
        <w:r w:rsidRPr="008E1789" w:rsidDel="00044930">
          <w:rPr>
            <w:rFonts w:asciiTheme="majorBidi" w:eastAsia="Times New Roman" w:hAnsiTheme="majorBidi" w:cstheme="majorBidi"/>
            <w:lang w:val="en-GB"/>
          </w:rPr>
          <w:delText xml:space="preserve">However, </w:delText>
        </w:r>
      </w:del>
      <w:ins w:id="18681" w:author="Jane Shaw" w:date="2015-10-31T13:04:00Z">
        <w:r w:rsidR="00044930">
          <w:rPr>
            <w:rFonts w:asciiTheme="majorBidi" w:eastAsia="Times New Roman" w:hAnsiTheme="majorBidi" w:cstheme="majorBidi"/>
            <w:lang w:val="en-GB"/>
          </w:rPr>
          <w:t xml:space="preserve">but </w:t>
        </w:r>
      </w:ins>
      <w:r w:rsidRPr="008E1789">
        <w:rPr>
          <w:rFonts w:asciiTheme="majorBidi" w:eastAsia="Times New Roman" w:hAnsiTheme="majorBidi" w:cstheme="majorBidi"/>
          <w:lang w:val="en-GB"/>
        </w:rPr>
        <w:t>sugar and syrups are also produced from the sap of certain species of maple trees, from sweet sorghum when cultivated explicitly for making syrup</w:t>
      </w:r>
      <w:ins w:id="18682" w:author="Jane Shaw" w:date="2015-10-31T13:04:00Z">
        <w:r w:rsidR="0004493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from sugar palm. Sugar beets that are cultivated solely as a fodder crop</w:t>
      </w:r>
      <w:ins w:id="18683" w:author="Jane Shaw" w:date="2015-10-31T13:04:00Z">
        <w:r w:rsidR="0004493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w:t>
      </w:r>
      <w:ins w:id="18684" w:author="Jane Shaw" w:date="2015-10-31T13:04:00Z">
        <w:r w:rsidR="00044930">
          <w:rPr>
            <w:rFonts w:asciiTheme="majorBidi" w:eastAsia="Times New Roman" w:hAnsiTheme="majorBidi" w:cstheme="majorBidi"/>
            <w:lang w:val="en-GB"/>
          </w:rPr>
          <w:t xml:space="preserve"> is</w:t>
        </w:r>
      </w:ins>
      <w:r w:rsidRPr="008E1789">
        <w:rPr>
          <w:rFonts w:asciiTheme="majorBidi" w:eastAsia="Times New Roman" w:hAnsiTheme="majorBidi" w:cstheme="majorBidi"/>
          <w:lang w:val="en-GB"/>
        </w:rPr>
        <w:t xml:space="preserve">, mainly above the 35th parallel of the Northern Hemisphere. Both sugar beets and sugar cane have </w:t>
      </w:r>
      <w:del w:id="18685" w:author="Jane Shaw" w:date="2015-10-31T13:05:00Z">
        <w:r w:rsidRPr="008E1789" w:rsidDel="00044930">
          <w:rPr>
            <w:rFonts w:asciiTheme="majorBidi" w:eastAsia="Times New Roman" w:hAnsiTheme="majorBidi" w:cstheme="majorBidi"/>
            <w:lang w:val="en-GB"/>
          </w:rPr>
          <w:delText>a</w:delText>
        </w:r>
        <w:r w:rsidR="004A0A69" w:rsidDel="00044930">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high water content, accounting for about 75</w:t>
      </w:r>
      <w:del w:id="18686" w:author="Jane Shaw" w:date="2015-10-22T19:08:00Z">
        <w:r w:rsidRPr="008E1789" w:rsidDel="004414AA">
          <w:rPr>
            <w:rFonts w:asciiTheme="majorBidi" w:eastAsia="Times New Roman" w:hAnsiTheme="majorBidi" w:cstheme="majorBidi"/>
            <w:lang w:val="en-GB"/>
          </w:rPr>
          <w:delText>%</w:delText>
        </w:r>
      </w:del>
      <w:ins w:id="18687"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total weight of the plants. The sugar content of sugar cane </w:t>
      </w:r>
      <w:del w:id="18688" w:author="Jane Shaw" w:date="2015-10-31T13:05:00Z">
        <w:r w:rsidRPr="008E1789" w:rsidDel="00044930">
          <w:rPr>
            <w:rFonts w:asciiTheme="majorBidi" w:eastAsia="Times New Roman" w:hAnsiTheme="majorBidi" w:cstheme="majorBidi"/>
            <w:lang w:val="en-GB"/>
          </w:rPr>
          <w:delText xml:space="preserve">ranges from </w:delText>
        </w:r>
      </w:del>
      <w:ins w:id="18689" w:author="Jane Shaw" w:date="2015-10-31T13:05:00Z">
        <w:r w:rsidR="00044930">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10</w:t>
      </w:r>
      <w:ins w:id="18690" w:author="Jane Shaw" w:date="2015-10-31T13:05:00Z">
        <w:r w:rsidR="00044930">
          <w:rPr>
            <w:rFonts w:asciiTheme="majorBidi" w:eastAsia="Times New Roman" w:hAnsiTheme="majorBidi" w:cstheme="majorBidi"/>
            <w:lang w:val="en-GB"/>
          </w:rPr>
          <w:t>–</w:t>
        </w:r>
      </w:ins>
      <w:del w:id="18691" w:author="Jane Shaw" w:date="2015-10-31T13:05:00Z">
        <w:r w:rsidRPr="008E1789" w:rsidDel="00044930">
          <w:rPr>
            <w:rFonts w:asciiTheme="majorBidi" w:eastAsia="Times New Roman" w:hAnsiTheme="majorBidi" w:cstheme="majorBidi"/>
            <w:lang w:val="en-GB"/>
          </w:rPr>
          <w:delText xml:space="preserve"> to </w:delText>
        </w:r>
      </w:del>
      <w:r w:rsidRPr="008E1789">
        <w:rPr>
          <w:rFonts w:asciiTheme="majorBidi" w:eastAsia="Times New Roman" w:hAnsiTheme="majorBidi" w:cstheme="majorBidi"/>
          <w:lang w:val="en-GB"/>
        </w:rPr>
        <w:t>15</w:t>
      </w:r>
      <w:del w:id="18692" w:author="Jane Shaw" w:date="2015-10-22T19:08:00Z">
        <w:r w:rsidRPr="008E1789" w:rsidDel="004414AA">
          <w:rPr>
            <w:rFonts w:asciiTheme="majorBidi" w:eastAsia="Times New Roman" w:hAnsiTheme="majorBidi" w:cstheme="majorBidi"/>
            <w:lang w:val="en-GB"/>
          </w:rPr>
          <w:delText>%</w:delText>
        </w:r>
      </w:del>
      <w:ins w:id="18693"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total weight, while that of sugar beets is </w:t>
      </w:r>
      <w:del w:id="18694" w:author="Jane Shaw" w:date="2015-10-31T13:06:00Z">
        <w:r w:rsidRPr="008E1789" w:rsidDel="00044930">
          <w:rPr>
            <w:rFonts w:asciiTheme="majorBidi" w:eastAsia="Times New Roman" w:hAnsiTheme="majorBidi" w:cstheme="majorBidi"/>
            <w:lang w:val="en-GB"/>
          </w:rPr>
          <w:delText xml:space="preserve">between </w:delText>
        </w:r>
      </w:del>
      <w:r w:rsidRPr="008E1789">
        <w:rPr>
          <w:rFonts w:asciiTheme="majorBidi" w:eastAsia="Times New Roman" w:hAnsiTheme="majorBidi" w:cstheme="majorBidi"/>
          <w:lang w:val="en-GB"/>
        </w:rPr>
        <w:t>13</w:t>
      </w:r>
      <w:ins w:id="18695" w:author="Jane Shaw" w:date="2015-10-31T13:06:00Z">
        <w:r w:rsidR="00044930">
          <w:rPr>
            <w:rFonts w:asciiTheme="majorBidi" w:eastAsia="Times New Roman" w:hAnsiTheme="majorBidi" w:cstheme="majorBidi"/>
            <w:lang w:val="en-GB"/>
          </w:rPr>
          <w:t>–</w:t>
        </w:r>
      </w:ins>
      <w:del w:id="18696" w:author="Jane Shaw" w:date="2015-10-31T13:06:00Z">
        <w:r w:rsidRPr="008E1789" w:rsidDel="00044930">
          <w:rPr>
            <w:rFonts w:asciiTheme="majorBidi" w:eastAsia="Times New Roman" w:hAnsiTheme="majorBidi" w:cstheme="majorBidi"/>
            <w:lang w:val="en-GB"/>
          </w:rPr>
          <w:delText xml:space="preserve"> and </w:delText>
        </w:r>
      </w:del>
      <w:r w:rsidRPr="008E1789">
        <w:rPr>
          <w:rFonts w:asciiTheme="majorBidi" w:eastAsia="Times New Roman" w:hAnsiTheme="majorBidi" w:cstheme="majorBidi"/>
          <w:lang w:val="en-GB"/>
        </w:rPr>
        <w:t>18</w:t>
      </w:r>
      <w:del w:id="18697" w:author="Jane Shaw" w:date="2015-10-22T19:08:00Z">
        <w:r w:rsidRPr="008E1789" w:rsidDel="004414AA">
          <w:rPr>
            <w:rFonts w:asciiTheme="majorBidi" w:eastAsia="Times New Roman" w:hAnsiTheme="majorBidi" w:cstheme="majorBidi"/>
            <w:lang w:val="en-GB"/>
          </w:rPr>
          <w:delText>%</w:delText>
        </w:r>
      </w:del>
      <w:ins w:id="18698"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The protein and fat content of both beets and cane is almost nil. </w:t>
      </w:r>
    </w:p>
    <w:p w14:paraId="085A623C" w14:textId="797705E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Under </w:t>
      </w:r>
      <w:del w:id="18699" w:author="Jane Shaw" w:date="2015-10-31T13:06:00Z">
        <w:r w:rsidRPr="008E1789" w:rsidDel="00044930">
          <w:rPr>
            <w:rFonts w:asciiTheme="majorBidi" w:eastAsia="Times New Roman" w:hAnsiTheme="majorBidi" w:cstheme="majorBidi"/>
            <w:lang w:val="en-GB"/>
          </w:rPr>
          <w:delText xml:space="preserve">the name </w:delText>
        </w:r>
      </w:del>
      <w:r w:rsidRPr="008E1789">
        <w:rPr>
          <w:rFonts w:asciiTheme="majorBidi" w:eastAsia="Times New Roman" w:hAnsiTheme="majorBidi" w:cstheme="majorBidi"/>
          <w:lang w:val="en-GB"/>
        </w:rPr>
        <w:t xml:space="preserve">SWEETENERS, FAO includes products used for sweetening that are derived from sugar crops, cereals, fruits or milk, or that are produced by insects. This category includes a wide variety of monosaccharides (glucose and fructose) and disaccharides (sucrose and saccharose). </w:t>
      </w:r>
      <w:del w:id="18700" w:author="Jane Shaw" w:date="2015-10-31T13:06:00Z">
        <w:r w:rsidRPr="008E1789" w:rsidDel="00044930">
          <w:rPr>
            <w:rFonts w:asciiTheme="majorBidi" w:eastAsia="Times New Roman" w:hAnsiTheme="majorBidi" w:cstheme="majorBidi"/>
            <w:lang w:val="en-GB"/>
          </w:rPr>
          <w:delText xml:space="preserve">They </w:delText>
        </w:r>
      </w:del>
      <w:ins w:id="18701" w:author="Jane Shaw" w:date="2015-10-31T13:06:00Z">
        <w:r w:rsidR="00044930">
          <w:rPr>
            <w:rFonts w:asciiTheme="majorBidi" w:eastAsia="Times New Roman" w:hAnsiTheme="majorBidi" w:cstheme="majorBidi"/>
            <w:lang w:val="en-GB"/>
          </w:rPr>
          <w:t xml:space="preserve">Sweeteners </w:t>
        </w:r>
      </w:ins>
      <w:del w:id="18702" w:author="Jane Shaw" w:date="2015-10-31T13:06:00Z">
        <w:r w:rsidRPr="008E1789" w:rsidDel="00044930">
          <w:rPr>
            <w:rFonts w:asciiTheme="majorBidi" w:eastAsia="Times New Roman" w:hAnsiTheme="majorBidi" w:cstheme="majorBidi"/>
            <w:lang w:val="en-GB"/>
          </w:rPr>
          <w:delText xml:space="preserve">exist </w:delText>
        </w:r>
      </w:del>
      <w:ins w:id="18703" w:author="Jane Shaw" w:date="2015-10-31T13:06:00Z">
        <w:r w:rsidR="00044930">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either in a crystallized state as sugar, or in thick liquid form as syrups. The traditional sources of sugar are sugar cane and sugar beets</w:t>
      </w:r>
      <w:ins w:id="18704" w:author="Jane Shaw" w:date="2015-10-31T13:07:00Z">
        <w:r w:rsidR="00044930">
          <w:rPr>
            <w:rFonts w:asciiTheme="majorBidi" w:eastAsia="Times New Roman" w:hAnsiTheme="majorBidi" w:cstheme="majorBidi"/>
            <w:lang w:val="en-GB"/>
          </w:rPr>
          <w:t>,</w:t>
        </w:r>
      </w:ins>
      <w:del w:id="18705" w:author="Jane Shaw" w:date="2015-10-31T13:07:00Z">
        <w:r w:rsidRPr="008E1789" w:rsidDel="0004493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044930" w:rsidRPr="008E1789">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in recent years, ever</w:t>
      </w:r>
      <w:ins w:id="18706" w:author="Jane Shaw" w:date="2015-10-31T13:07:00Z">
        <w:r w:rsidR="00044930">
          <w:rPr>
            <w:rFonts w:asciiTheme="majorBidi" w:eastAsia="Times New Roman" w:hAnsiTheme="majorBidi" w:cstheme="majorBidi"/>
            <w:lang w:val="en-GB"/>
          </w:rPr>
          <w:t>-</w:t>
        </w:r>
      </w:ins>
      <w:del w:id="18707" w:author="Jane Shaw" w:date="2015-10-31T13:07:00Z">
        <w:r w:rsidRPr="008E1789" w:rsidDel="00044930">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larger quantities of cereals (mainly maize) have been used to produce sweeteners derived from starch.</w:t>
      </w:r>
    </w:p>
    <w:p w14:paraId="0E77534B" w14:textId="06C54EA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DERIVED PRODUCTS</w:t>
      </w:r>
      <w:ins w:id="18708" w:author="Jane Shaw" w:date="2015-10-31T13:07:00Z">
        <w:r w:rsidR="00044930">
          <w:rPr>
            <w:rFonts w:asciiTheme="majorBidi" w:eastAsia="Times New Roman" w:hAnsiTheme="majorBidi" w:cstheme="majorBidi"/>
            <w:lang w:val="en-GB"/>
          </w:rPr>
          <w:t>:</w:t>
        </w:r>
      </w:ins>
      <w:del w:id="18709" w:author="Jane Shaw" w:date="2015-10-31T13:07:00Z">
        <w:r w:rsidRPr="008E1789" w:rsidDel="0004493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commentRangeStart w:id="18710"/>
      <w:del w:id="18711" w:author="Jane Shaw" w:date="2015-10-31T13:13:00Z">
        <w:r w:rsidRPr="008E1789" w:rsidDel="006E7E09">
          <w:rPr>
            <w:rFonts w:asciiTheme="majorBidi" w:eastAsia="Times New Roman" w:hAnsiTheme="majorBidi" w:cstheme="majorBidi"/>
            <w:lang w:val="en-GB"/>
          </w:rPr>
          <w:delText xml:space="preserve">In addition to </w:delText>
        </w:r>
      </w:del>
      <w:ins w:id="18712" w:author="Jane Shaw" w:date="2015-10-31T13:13:00Z">
        <w:r w:rsidR="006E7E09">
          <w:rPr>
            <w:rFonts w:asciiTheme="majorBidi" w:eastAsia="Times New Roman" w:hAnsiTheme="majorBidi" w:cstheme="majorBidi"/>
            <w:lang w:val="en-GB"/>
          </w:rPr>
          <w:t xml:space="preserve">Similar to </w:t>
        </w:r>
      </w:ins>
      <w:r w:rsidRPr="008E1789">
        <w:rPr>
          <w:rFonts w:asciiTheme="majorBidi" w:eastAsia="Times New Roman" w:hAnsiTheme="majorBidi" w:cstheme="majorBidi"/>
          <w:lang w:val="en-GB"/>
        </w:rPr>
        <w:t xml:space="preserve">sugar, </w:t>
      </w:r>
      <w:commentRangeEnd w:id="18710"/>
      <w:r w:rsidR="00222AC0">
        <w:rPr>
          <w:rStyle w:val="Rimandocommento"/>
        </w:rPr>
        <w:commentReference w:id="18710"/>
      </w:r>
      <w:r w:rsidRPr="008E1789">
        <w:rPr>
          <w:rFonts w:asciiTheme="majorBidi" w:eastAsia="Times New Roman" w:hAnsiTheme="majorBidi" w:cstheme="majorBidi"/>
          <w:lang w:val="en-GB"/>
        </w:rPr>
        <w:t xml:space="preserve">molasses is also obtained with </w:t>
      </w:r>
      <w:del w:id="18713" w:author="Jane Shaw" w:date="2015-10-31T13:16:00Z">
        <w:r w:rsidRPr="008E1789" w:rsidDel="00222AC0">
          <w:rPr>
            <w:rFonts w:asciiTheme="majorBidi" w:eastAsia="Times New Roman" w:hAnsiTheme="majorBidi" w:cstheme="majorBidi"/>
            <w:lang w:val="en-GB"/>
          </w:rPr>
          <w:delText xml:space="preserve">various </w:delText>
        </w:r>
      </w:del>
      <w:ins w:id="18714" w:author="Jane Shaw" w:date="2015-10-31T13:16:00Z">
        <w:r w:rsidR="00222AC0" w:rsidRPr="008E1789">
          <w:rPr>
            <w:rFonts w:asciiTheme="majorBidi" w:eastAsia="Times New Roman" w:hAnsiTheme="majorBidi" w:cstheme="majorBidi"/>
            <w:lang w:val="en-GB"/>
          </w:rPr>
          <w:t>var</w:t>
        </w:r>
        <w:r w:rsidR="00222AC0">
          <w:rPr>
            <w:rFonts w:asciiTheme="majorBidi" w:eastAsia="Times New Roman" w:hAnsiTheme="majorBidi" w:cstheme="majorBidi"/>
            <w:lang w:val="en-GB"/>
          </w:rPr>
          <w:t>ying</w:t>
        </w:r>
        <w:r w:rsidR="00222AC0" w:rsidRPr="008E1789">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degrees of sugar content. The by-product obtained </w:t>
      </w:r>
      <w:ins w:id="18715" w:author="Jane Shaw" w:date="2015-10-31T13:17:00Z">
        <w:r w:rsidR="00222AC0">
          <w:rPr>
            <w:rFonts w:asciiTheme="majorBidi" w:eastAsia="Times New Roman" w:hAnsiTheme="majorBidi" w:cstheme="majorBidi"/>
            <w:lang w:val="en-GB"/>
          </w:rPr>
          <w:t xml:space="preserve">from </w:t>
        </w:r>
      </w:ins>
      <w:del w:id="18716" w:author="Jane Shaw" w:date="2015-10-31T13:14:00Z">
        <w:r w:rsidRPr="008E1789" w:rsidDel="00222AC0">
          <w:rPr>
            <w:rFonts w:asciiTheme="majorBidi" w:eastAsia="Times New Roman" w:hAnsiTheme="majorBidi" w:cstheme="majorBidi"/>
            <w:lang w:val="en-GB"/>
          </w:rPr>
          <w:delText xml:space="preserve">from the </w:delText>
        </w:r>
      </w:del>
      <w:r w:rsidRPr="008E1789">
        <w:rPr>
          <w:rFonts w:asciiTheme="majorBidi" w:eastAsia="Times New Roman" w:hAnsiTheme="majorBidi" w:cstheme="majorBidi"/>
          <w:lang w:val="en-GB"/>
        </w:rPr>
        <w:t>extracti</w:t>
      </w:r>
      <w:ins w:id="18717" w:author="Jane Shaw" w:date="2015-10-31T13:14:00Z">
        <w:r w:rsidR="00222AC0">
          <w:rPr>
            <w:rFonts w:asciiTheme="majorBidi" w:eastAsia="Times New Roman" w:hAnsiTheme="majorBidi" w:cstheme="majorBidi"/>
            <w:lang w:val="en-GB"/>
          </w:rPr>
          <w:t>ng</w:t>
        </w:r>
      </w:ins>
      <w:del w:id="18718" w:author="Jane Shaw" w:date="2015-10-31T13:14:00Z">
        <w:r w:rsidRPr="008E1789" w:rsidDel="00222AC0">
          <w:rPr>
            <w:rFonts w:asciiTheme="majorBidi" w:eastAsia="Times New Roman" w:hAnsiTheme="majorBidi" w:cstheme="majorBidi"/>
            <w:lang w:val="en-GB"/>
          </w:rPr>
          <w:delText>on</w:delText>
        </w:r>
      </w:del>
      <w:r w:rsidRPr="008E1789">
        <w:rPr>
          <w:rFonts w:asciiTheme="majorBidi" w:eastAsia="Times New Roman" w:hAnsiTheme="majorBidi" w:cstheme="majorBidi"/>
          <w:lang w:val="en-GB"/>
        </w:rPr>
        <w:t xml:space="preserve"> </w:t>
      </w:r>
      <w:del w:id="18719" w:author="Jane Shaw" w:date="2015-10-31T13:14:00Z">
        <w:r w:rsidRPr="008E1789" w:rsidDel="00222AC0">
          <w:rPr>
            <w:rFonts w:asciiTheme="majorBidi" w:eastAsia="Times New Roman" w:hAnsiTheme="majorBidi" w:cstheme="majorBidi"/>
            <w:lang w:val="en-GB"/>
          </w:rPr>
          <w:delText xml:space="preserve">of </w:delText>
        </w:r>
      </w:del>
      <w:r w:rsidRPr="008E1789">
        <w:rPr>
          <w:rFonts w:asciiTheme="majorBidi" w:eastAsia="Times New Roman" w:hAnsiTheme="majorBidi" w:cstheme="majorBidi"/>
          <w:lang w:val="en-GB"/>
        </w:rPr>
        <w:t xml:space="preserve">sugar </w:t>
      </w:r>
      <w:ins w:id="18720" w:author="Jane Shaw" w:date="2015-10-31T13:14:00Z">
        <w:r w:rsidR="00222AC0">
          <w:rPr>
            <w:rFonts w:asciiTheme="majorBidi" w:eastAsia="Times New Roman" w:hAnsiTheme="majorBidi" w:cstheme="majorBidi"/>
            <w:lang w:val="en-GB"/>
          </w:rPr>
          <w:t xml:space="preserve">from molasses </w:t>
        </w:r>
      </w:ins>
      <w:r w:rsidRPr="008E1789">
        <w:rPr>
          <w:rFonts w:asciiTheme="majorBidi" w:eastAsia="Times New Roman" w:hAnsiTheme="majorBidi" w:cstheme="majorBidi"/>
          <w:lang w:val="en-GB"/>
        </w:rPr>
        <w:t>is called bagasse in the case of sugar cane</w:t>
      </w:r>
      <w:del w:id="18721" w:author="Jane Shaw" w:date="2015-10-31T13:18:00Z">
        <w:r w:rsidRPr="008E1789" w:rsidDel="00222AC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beet pulp in the case of sugar beets.</w:t>
      </w:r>
    </w:p>
    <w:p w14:paraId="12C32BC5" w14:textId="16116CB7" w:rsidR="00EB7AF1" w:rsidRPr="00290A95" w:rsidRDefault="726F4BD4" w:rsidP="00C500F7">
      <w:pPr>
        <w:pStyle w:val="Titolo3"/>
        <w:numPr>
          <w:ilvl w:val="2"/>
          <w:numId w:val="0"/>
        </w:numPr>
        <w:spacing w:before="0" w:after="200"/>
        <w:jc w:val="both"/>
        <w:rPr>
          <w:rFonts w:asciiTheme="majorBidi" w:hAnsiTheme="majorBidi" w:cstheme="majorBidi"/>
        </w:rPr>
      </w:pPr>
      <w:r w:rsidRPr="00290A95">
        <w:rPr>
          <w:rFonts w:asciiTheme="majorBidi" w:hAnsiTheme="majorBidi" w:cstheme="majorBidi"/>
        </w:rPr>
        <w:t xml:space="preserve">FBS 2536 </w:t>
      </w:r>
      <w:ins w:id="18722" w:author="Jane Shaw" w:date="2015-10-31T13:19:00Z">
        <w:r w:rsidR="004C5F85">
          <w:rPr>
            <w:rFonts w:asciiTheme="majorBidi" w:hAnsiTheme="majorBidi" w:cstheme="majorBidi"/>
          </w:rPr>
          <w:t>–</w:t>
        </w:r>
      </w:ins>
      <w:del w:id="18723" w:author="Jane Shaw" w:date="2015-10-31T13:19:00Z">
        <w:r w:rsidRPr="00290A95" w:rsidDel="004C5F85">
          <w:rPr>
            <w:rFonts w:asciiTheme="majorBidi" w:hAnsiTheme="majorBidi" w:cstheme="majorBidi"/>
          </w:rPr>
          <w:delText>-</w:delText>
        </w:r>
      </w:del>
      <w:r w:rsidRPr="00290A95">
        <w:rPr>
          <w:rFonts w:asciiTheme="majorBidi" w:hAnsiTheme="majorBidi" w:cstheme="majorBidi"/>
        </w:rPr>
        <w:t xml:space="preserve"> Sugar cane</w:t>
      </w:r>
    </w:p>
    <w:p w14:paraId="6472D348" w14:textId="69153B04" w:rsidR="00EB7AF1" w:rsidRPr="00290A95" w:rsidRDefault="726F4BD4" w:rsidP="00C500F7">
      <w:pPr>
        <w:jc w:val="both"/>
        <w:rPr>
          <w:rFonts w:asciiTheme="majorBidi" w:hAnsiTheme="majorBidi" w:cstheme="majorBidi"/>
        </w:rPr>
      </w:pPr>
      <w:r w:rsidRPr="00290A95">
        <w:rPr>
          <w:rFonts w:asciiTheme="majorBidi" w:eastAsia="Times New Roman" w:hAnsiTheme="majorBidi" w:cstheme="majorBidi"/>
        </w:rPr>
        <w:t>Includes</w:t>
      </w:r>
      <w:del w:id="18724" w:author="Jane Shaw" w:date="2015-10-31T13:19:00Z">
        <w:r w:rsidRPr="00290A95" w:rsidDel="004C5F85">
          <w:rPr>
            <w:rFonts w:asciiTheme="majorBidi" w:eastAsia="Times New Roman" w:hAnsiTheme="majorBidi" w:cstheme="majorBidi"/>
          </w:rPr>
          <w:delText>:</w:delText>
        </w:r>
      </w:del>
      <w:r w:rsidRPr="00290A95">
        <w:rPr>
          <w:rFonts w:asciiTheme="majorBidi" w:eastAsia="Times New Roman" w:hAnsiTheme="majorBidi" w:cstheme="majorBidi"/>
        </w:rPr>
        <w:t xml:space="preserve"> sugar cane (01802)</w:t>
      </w:r>
      <w:ins w:id="18725" w:author="Jane Shaw" w:date="2015-10-31T13:19:00Z">
        <w:r w:rsidR="004C5F85">
          <w:rPr>
            <w:rFonts w:asciiTheme="majorBidi" w:eastAsia="Times New Roman" w:hAnsiTheme="majorBidi" w:cstheme="majorBidi"/>
          </w:rPr>
          <w:t>.</w:t>
        </w:r>
      </w:ins>
    </w:p>
    <w:p w14:paraId="242067E2" w14:textId="060985A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 xml:space="preserve">fresh, chilled, frozen or dried, </w:t>
      </w:r>
      <w:del w:id="18726" w:author="Jane Shaw" w:date="2015-10-31T13:20:00Z">
        <w:r w:rsidRPr="008E1789" w:rsidDel="004C5F85">
          <w:rPr>
            <w:rFonts w:asciiTheme="majorBidi" w:eastAsia="Times New Roman" w:hAnsiTheme="majorBidi" w:cstheme="majorBidi"/>
            <w:lang w:val="en-GB"/>
          </w:rPr>
          <w:delText xml:space="preserve">whether or not </w:delText>
        </w:r>
      </w:del>
      <w:r w:rsidRPr="008E1789">
        <w:rPr>
          <w:rFonts w:asciiTheme="majorBidi" w:eastAsia="Times New Roman" w:hAnsiTheme="majorBidi" w:cstheme="majorBidi"/>
          <w:lang w:val="en-GB"/>
        </w:rPr>
        <w:t>ground</w:t>
      </w:r>
      <w:ins w:id="18727" w:author="Jane Shaw" w:date="2015-10-31T13:20:00Z">
        <w:r w:rsidR="004C5F85">
          <w:rPr>
            <w:rFonts w:asciiTheme="majorBidi" w:eastAsia="Times New Roman" w:hAnsiTheme="majorBidi" w:cstheme="majorBidi"/>
            <w:lang w:val="en-GB"/>
          </w:rPr>
          <w:t xml:space="preserve"> or unground</w:t>
        </w:r>
        <w:r w:rsidR="004C5F85" w:rsidRPr="004C5F85">
          <w:rPr>
            <w:rFonts w:asciiTheme="majorBidi" w:eastAsia="Times New Roman" w:hAnsiTheme="majorBidi" w:cstheme="majorBidi"/>
            <w:iCs/>
            <w:lang w:val="en-GB"/>
            <w:rPrChange w:id="18728" w:author="Jane Shaw" w:date="2015-10-31T13:20:00Z">
              <w:rPr>
                <w:rFonts w:asciiTheme="majorBidi" w:eastAsia="Times New Roman" w:hAnsiTheme="majorBidi" w:cstheme="majorBidi"/>
                <w:i/>
                <w:iCs/>
                <w:lang w:val="en-GB"/>
              </w:rPr>
            </w:rPrChange>
          </w:rPr>
          <w:t>;</w:t>
        </w:r>
      </w:ins>
      <w:del w:id="18729" w:author="Jane Shaw" w:date="2015-10-31T13:20:00Z">
        <w:r w:rsidRPr="004C5F85" w:rsidDel="004C5F85">
          <w:rPr>
            <w:rFonts w:asciiTheme="majorBidi" w:eastAsia="Times New Roman" w:hAnsiTheme="majorBidi" w:cstheme="majorBidi"/>
            <w:iCs/>
            <w:lang w:val="en-GB"/>
            <w:rPrChange w:id="18730" w:author="Jane Shaw" w:date="2015-10-31T13:20:00Z">
              <w:rPr>
                <w:rFonts w:asciiTheme="majorBidi" w:eastAsia="Times New Roman" w:hAnsiTheme="majorBidi" w:cstheme="majorBidi"/>
                <w:i/>
                <w:iCs/>
                <w:lang w:val="en-GB"/>
              </w:rPr>
            </w:rPrChange>
          </w:rPr>
          <w:delText>,</w:delText>
        </w:r>
      </w:del>
      <w:r w:rsidRPr="004C5F85">
        <w:rPr>
          <w:rFonts w:asciiTheme="majorBidi" w:eastAsia="Times New Roman" w:hAnsiTheme="majorBidi" w:cstheme="majorBidi"/>
          <w:iCs/>
          <w:lang w:val="en-GB"/>
          <w:rPrChange w:id="18731" w:author="Jane Shaw" w:date="2015-10-31T13:20:00Z">
            <w:rPr>
              <w:rFonts w:asciiTheme="majorBidi" w:eastAsia="Times New Roman" w:hAnsiTheme="majorBidi" w:cstheme="majorBidi"/>
              <w:i/>
              <w:iCs/>
              <w:lang w:val="en-GB"/>
            </w:rPr>
          </w:rPrChange>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14:paraId="0A3E087F" w14:textId="3658618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cane does not include bagasse, the fibrous portion of the sugar cane remaining after the juice has been extracted</w:t>
      </w:r>
      <w:ins w:id="18732" w:author="Jane Shaw" w:date="2015-10-31T13:20:00Z">
        <w:r w:rsidR="004C5F85">
          <w:rPr>
            <w:rFonts w:asciiTheme="majorBidi" w:eastAsia="Times New Roman" w:hAnsiTheme="majorBidi" w:cstheme="majorBidi"/>
            <w:lang w:val="en-GB"/>
          </w:rPr>
          <w:t>.</w:t>
        </w:r>
      </w:ins>
    </w:p>
    <w:p w14:paraId="08D896E1" w14:textId="77A2F0D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2537 </w:t>
      </w:r>
      <w:ins w:id="18733" w:author="Jane Shaw" w:date="2015-10-31T13:20:00Z">
        <w:r w:rsidR="004C5F85">
          <w:rPr>
            <w:rFonts w:asciiTheme="majorBidi" w:hAnsiTheme="majorBidi" w:cstheme="majorBidi"/>
            <w:lang w:val="en-GB"/>
          </w:rPr>
          <w:t>–</w:t>
        </w:r>
      </w:ins>
      <w:del w:id="18734" w:author="Jane Shaw" w:date="2015-10-31T13:20:00Z">
        <w:r w:rsidRPr="008E1789" w:rsidDel="004C5F85">
          <w:rPr>
            <w:rFonts w:asciiTheme="majorBidi" w:hAnsiTheme="majorBidi" w:cstheme="majorBidi"/>
            <w:lang w:val="en-GB"/>
          </w:rPr>
          <w:delText>-</w:delText>
        </w:r>
      </w:del>
      <w:r w:rsidRPr="008E1789">
        <w:rPr>
          <w:rFonts w:asciiTheme="majorBidi" w:hAnsiTheme="majorBidi" w:cstheme="majorBidi"/>
          <w:lang w:val="en-GB"/>
        </w:rPr>
        <w:t xml:space="preserve"> Sugar beet</w:t>
      </w:r>
    </w:p>
    <w:p w14:paraId="7820E5B0" w14:textId="40FE5A7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ins w:id="18735" w:author="Jane Shaw" w:date="2015-10-31T13:20:00Z">
        <w:r w:rsidR="004C5F85">
          <w:rPr>
            <w:rFonts w:asciiTheme="majorBidi" w:eastAsia="Times New Roman" w:hAnsiTheme="majorBidi" w:cstheme="majorBidi"/>
            <w:lang w:val="en-GB"/>
          </w:rPr>
          <w:t>.</w:t>
        </w:r>
      </w:ins>
    </w:p>
    <w:p w14:paraId="21189ABC" w14:textId="61C1FD13"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xml:space="preserve">, fresh, chilled, frozen or dried, </w:t>
      </w:r>
      <w:del w:id="18736" w:author="Jane Shaw" w:date="2015-10-31T13:20:00Z">
        <w:r w:rsidRPr="008E1789" w:rsidDel="004C5F85">
          <w:rPr>
            <w:rFonts w:asciiTheme="majorBidi" w:eastAsia="Times New Roman" w:hAnsiTheme="majorBidi" w:cstheme="majorBidi"/>
            <w:lang w:val="en-GB"/>
          </w:rPr>
          <w:delText xml:space="preserve">whether or not </w:delText>
        </w:r>
      </w:del>
      <w:r w:rsidRPr="008E1789">
        <w:rPr>
          <w:rFonts w:asciiTheme="majorBidi" w:eastAsia="Times New Roman" w:hAnsiTheme="majorBidi" w:cstheme="majorBidi"/>
          <w:lang w:val="en-GB"/>
        </w:rPr>
        <w:t>ground</w:t>
      </w:r>
      <w:ins w:id="18737" w:author="Jane Shaw" w:date="2015-10-31T13:20:00Z">
        <w:r w:rsidR="004C5F85">
          <w:rPr>
            <w:rFonts w:asciiTheme="majorBidi" w:eastAsia="Times New Roman" w:hAnsiTheme="majorBidi" w:cstheme="majorBidi"/>
            <w:lang w:val="en-GB"/>
          </w:rPr>
          <w:t xml:space="preserve"> or unground;</w:t>
        </w:r>
      </w:ins>
      <w:del w:id="18738" w:author="Jane Shaw" w:date="2015-10-31T13:20: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in some producing countries, marginal quantities are consumed, either directly as food or in the preparation of jams.</w:t>
      </w:r>
    </w:p>
    <w:p w14:paraId="47F4D345" w14:textId="77777777" w:rsidR="004A0A69" w:rsidDel="004C5F85" w:rsidRDefault="004A0A69" w:rsidP="00C500F7">
      <w:pPr>
        <w:jc w:val="both"/>
        <w:rPr>
          <w:del w:id="18739" w:author="Jane Shaw" w:date="2015-10-31T13:21:00Z"/>
          <w:rFonts w:asciiTheme="majorBidi" w:eastAsia="Times New Roman" w:hAnsiTheme="majorBidi" w:cstheme="majorBidi"/>
          <w:lang w:val="en-GB"/>
        </w:rPr>
      </w:pPr>
    </w:p>
    <w:p w14:paraId="1659E805" w14:textId="77777777" w:rsidR="004A0A69" w:rsidRPr="008E1789" w:rsidDel="004C5F85" w:rsidRDefault="004A0A69" w:rsidP="00C500F7">
      <w:pPr>
        <w:jc w:val="both"/>
        <w:rPr>
          <w:del w:id="18740" w:author="Jane Shaw" w:date="2015-10-31T13:21:00Z"/>
          <w:rFonts w:asciiTheme="majorBidi" w:hAnsiTheme="majorBidi" w:cstheme="majorBidi"/>
          <w:lang w:val="en-GB"/>
        </w:rPr>
      </w:pPr>
    </w:p>
    <w:p w14:paraId="1226B527" w14:textId="198696A7" w:rsidR="00EB7AF1" w:rsidRPr="004A0A69" w:rsidRDefault="726F4BD4" w:rsidP="00C500F7">
      <w:pPr>
        <w:pStyle w:val="Titolo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t xml:space="preserve">FBS 2541 </w:t>
      </w:r>
      <w:ins w:id="18741" w:author="Jane Shaw" w:date="2015-10-31T13:21:00Z">
        <w:r w:rsidR="004C5F85">
          <w:rPr>
            <w:rFonts w:asciiTheme="majorBidi" w:hAnsiTheme="majorBidi" w:cstheme="majorBidi"/>
            <w:lang w:val="es-ES"/>
          </w:rPr>
          <w:t>–</w:t>
        </w:r>
      </w:ins>
      <w:del w:id="18742" w:author="Jane Shaw" w:date="2015-10-31T13:21:00Z">
        <w:r w:rsidRPr="004A0A69" w:rsidDel="004C5F85">
          <w:rPr>
            <w:rFonts w:asciiTheme="majorBidi" w:hAnsiTheme="majorBidi" w:cstheme="majorBidi"/>
            <w:lang w:val="es-ES"/>
          </w:rPr>
          <w:delText>-</w:delText>
        </w:r>
      </w:del>
      <w:r w:rsidRPr="004A0A69">
        <w:rPr>
          <w:rFonts w:asciiTheme="majorBidi" w:hAnsiTheme="majorBidi" w:cstheme="majorBidi"/>
          <w:lang w:val="es-ES"/>
        </w:rPr>
        <w:t xml:space="preserve"> Sugar non-centrifugal</w:t>
      </w:r>
    </w:p>
    <w:p w14:paraId="72004885" w14:textId="69446D04"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w:t>
      </w:r>
      <w:del w:id="18743" w:author="Jane Shaw" w:date="2015-10-31T13:21:00Z">
        <w:r w:rsidRPr="004A0A69" w:rsidDel="004C5F85">
          <w:rPr>
            <w:rFonts w:asciiTheme="majorBidi" w:eastAsia="Times New Roman" w:hAnsiTheme="majorBidi" w:cstheme="majorBidi"/>
            <w:lang w:val="es-ES"/>
          </w:rPr>
          <w:delText>:</w:delText>
        </w:r>
      </w:del>
      <w:r w:rsidRPr="004A0A69">
        <w:rPr>
          <w:rFonts w:asciiTheme="majorBidi" w:eastAsia="Times New Roman" w:hAnsiTheme="majorBidi" w:cstheme="majorBidi"/>
          <w:lang w:val="es-ES"/>
        </w:rPr>
        <w:t xml:space="preserve"> sugar non</w:t>
      </w:r>
      <w:ins w:id="18744" w:author="Jane Shaw" w:date="2015-10-31T13:21:00Z">
        <w:r w:rsidR="004C5F85">
          <w:rPr>
            <w:rFonts w:asciiTheme="majorBidi" w:eastAsia="Times New Roman" w:hAnsiTheme="majorBidi" w:cstheme="majorBidi"/>
            <w:lang w:val="es-ES"/>
          </w:rPr>
          <w:t>.</w:t>
        </w:r>
      </w:ins>
      <w:del w:id="18745" w:author="Jane Shaw" w:date="2015-10-31T13:21:00Z">
        <w:r w:rsidRPr="004A0A69" w:rsidDel="004C5F85">
          <w:rPr>
            <w:rFonts w:asciiTheme="majorBidi" w:eastAsia="Times New Roman" w:hAnsiTheme="majorBidi" w:cstheme="majorBidi"/>
            <w:lang w:val="es-ES"/>
          </w:rPr>
          <w:delText xml:space="preserve"> </w:delText>
        </w:r>
      </w:del>
      <w:r w:rsidRPr="004A0A69">
        <w:rPr>
          <w:rFonts w:asciiTheme="majorBidi" w:eastAsia="Times New Roman" w:hAnsiTheme="majorBidi" w:cstheme="majorBidi"/>
          <w:lang w:val="es-ES"/>
        </w:rPr>
        <w:t>centrifugal (23511.02)</w:t>
      </w:r>
      <w:ins w:id="18746" w:author="Jane Shaw" w:date="2015-10-31T13:21:00Z">
        <w:r w:rsidR="004C5F85">
          <w:rPr>
            <w:rFonts w:asciiTheme="majorBidi" w:eastAsia="Times New Roman" w:hAnsiTheme="majorBidi" w:cstheme="majorBidi"/>
            <w:lang w:val="es-ES"/>
          </w:rPr>
          <w:t>.</w:t>
        </w:r>
      </w:ins>
    </w:p>
    <w:p w14:paraId="0FEB0EBB" w14:textId="066BB844" w:rsidR="00EB7AF1" w:rsidRPr="008E1789" w:rsidDel="004C5F85" w:rsidRDefault="726F4BD4" w:rsidP="00C500F7">
      <w:pPr>
        <w:jc w:val="both"/>
        <w:rPr>
          <w:del w:id="18747" w:author="Jane Shaw" w:date="2015-10-31T13:21:00Z"/>
          <w:rFonts w:asciiTheme="majorBidi" w:hAnsiTheme="majorBidi" w:cstheme="majorBidi"/>
          <w:lang w:val="en-GB"/>
        </w:rPr>
      </w:pPr>
      <w:del w:id="18748" w:author="Jane Shaw" w:date="2015-10-31T13:22:00Z">
        <w:r w:rsidRPr="008E1789" w:rsidDel="004C5F85">
          <w:rPr>
            <w:rFonts w:asciiTheme="majorBidi" w:eastAsia="Times New Roman" w:hAnsiTheme="majorBidi" w:cstheme="majorBidi"/>
            <w:lang w:val="en-GB"/>
          </w:rPr>
          <w:delText>Sugar non</w:delText>
        </w:r>
      </w:del>
      <w:del w:id="18749" w:author="Jane Shaw" w:date="2015-10-31T13:21:00Z">
        <w:r w:rsidRPr="008E1789" w:rsidDel="004C5F85">
          <w:rPr>
            <w:rFonts w:asciiTheme="majorBidi" w:eastAsia="Times New Roman" w:hAnsiTheme="majorBidi" w:cstheme="majorBidi"/>
            <w:lang w:val="en-GB"/>
          </w:rPr>
          <w:delText xml:space="preserve"> </w:delText>
        </w:r>
      </w:del>
      <w:del w:id="18750" w:author="Jane Shaw" w:date="2015-10-31T13:22:00Z">
        <w:r w:rsidRPr="008E1789" w:rsidDel="004C5F85">
          <w:rPr>
            <w:rFonts w:asciiTheme="majorBidi" w:eastAsia="Times New Roman" w:hAnsiTheme="majorBidi" w:cstheme="majorBidi"/>
            <w:lang w:val="en-GB"/>
          </w:rPr>
          <w:delText xml:space="preserve">centrifugal, </w:delText>
        </w:r>
      </w:del>
      <w:r w:rsidR="004C5F85" w:rsidRPr="008E1789">
        <w:rPr>
          <w:rFonts w:asciiTheme="majorBidi" w:eastAsia="Times New Roman" w:hAnsiTheme="majorBidi" w:cstheme="majorBidi"/>
          <w:lang w:val="en-GB"/>
        </w:rPr>
        <w:t xml:space="preserve">Generally </w:t>
      </w:r>
      <w:r w:rsidRPr="008E1789">
        <w:rPr>
          <w:rFonts w:asciiTheme="majorBidi" w:eastAsia="Times New Roman" w:hAnsiTheme="majorBidi" w:cstheme="majorBidi"/>
          <w:lang w:val="en-GB"/>
        </w:rPr>
        <w:t>derived from sugar cane through traditional methods without centrifugation</w:t>
      </w:r>
      <w:ins w:id="18751" w:author="Jane Shaw" w:date="2015-10-31T13:21:00Z">
        <w:r w:rsidR="004C5F85">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p>
    <w:p w14:paraId="47A0CB83" w14:textId="40A4DD1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 the form of brown crystals or other solid forms, the colour </w:t>
      </w:r>
      <w:del w:id="18752" w:author="Jane Shaw" w:date="2015-10-31T13:21:00Z">
        <w:r w:rsidRPr="008E1789" w:rsidDel="004C5F85">
          <w:rPr>
            <w:rFonts w:asciiTheme="majorBidi" w:eastAsia="Times New Roman" w:hAnsiTheme="majorBidi" w:cstheme="majorBidi"/>
            <w:lang w:val="en-GB"/>
          </w:rPr>
          <w:delText xml:space="preserve">being due to </w:delText>
        </w:r>
      </w:del>
      <w:ins w:id="18753" w:author="Jane Shaw" w:date="2015-10-31T13:21:00Z">
        <w:r w:rsidR="004C5F85">
          <w:rPr>
            <w:rFonts w:asciiTheme="majorBidi" w:eastAsia="Times New Roman" w:hAnsiTheme="majorBidi" w:cstheme="majorBidi"/>
            <w:lang w:val="en-GB"/>
          </w:rPr>
          <w:t xml:space="preserve">depending on </w:t>
        </w:r>
      </w:ins>
      <w:r w:rsidRPr="008E1789">
        <w:rPr>
          <w:rFonts w:asciiTheme="majorBidi" w:eastAsia="Times New Roman" w:hAnsiTheme="majorBidi" w:cstheme="majorBidi"/>
          <w:lang w:val="en-GB"/>
        </w:rPr>
        <w:t xml:space="preserve">the presence of impurities, </w:t>
      </w:r>
      <w:ins w:id="18754" w:author="Jane Shaw" w:date="2015-10-31T13:22:00Z">
        <w:r w:rsidR="004C5F85">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generally destined for processing into refined sugar products. </w:t>
      </w:r>
      <w:ins w:id="18755" w:author="Jane Shaw" w:date="2015-10-31T13:22:00Z">
        <w:r w:rsidR="004C5F85">
          <w:rPr>
            <w:rFonts w:asciiTheme="majorBidi" w:eastAsia="Times New Roman" w:hAnsiTheme="majorBidi" w:cstheme="majorBidi"/>
            <w:lang w:val="en-GB"/>
          </w:rPr>
          <w:t xml:space="preserve">However, </w:t>
        </w:r>
      </w:ins>
      <w:del w:id="18756" w:author="Jane Shaw" w:date="2015-10-31T13:22:00Z">
        <w:r w:rsidRPr="008E1789" w:rsidDel="004C5F85">
          <w:rPr>
            <w:rFonts w:asciiTheme="majorBidi" w:eastAsia="Times New Roman" w:hAnsiTheme="majorBidi" w:cstheme="majorBidi"/>
            <w:lang w:val="en-GB"/>
          </w:rPr>
          <w:delText xml:space="preserve">. </w:delText>
        </w:r>
      </w:del>
      <w:r w:rsidR="004C5F85" w:rsidRPr="008E1789">
        <w:rPr>
          <w:rFonts w:asciiTheme="majorBidi" w:eastAsia="Times New Roman" w:hAnsiTheme="majorBidi" w:cstheme="majorBidi"/>
          <w:lang w:val="en-GB"/>
        </w:rPr>
        <w:t xml:space="preserve">raw </w:t>
      </w:r>
      <w:r w:rsidRPr="008E1789">
        <w:rPr>
          <w:rFonts w:asciiTheme="majorBidi" w:eastAsia="Times New Roman" w:hAnsiTheme="majorBidi" w:cstheme="majorBidi"/>
          <w:lang w:val="en-GB"/>
        </w:rPr>
        <w:t>sugar may</w:t>
      </w:r>
      <w:del w:id="18757" w:author="Jane Shaw" w:date="2015-10-31T13:22:00Z">
        <w:r w:rsidRPr="008E1789" w:rsidDel="004C5F85">
          <w:rPr>
            <w:rFonts w:asciiTheme="majorBidi" w:eastAsia="Times New Roman" w:hAnsiTheme="majorBidi" w:cstheme="majorBidi"/>
            <w:lang w:val="en-GB"/>
          </w:rPr>
          <w:delText>, however,</w:delText>
        </w:r>
      </w:del>
      <w:r w:rsidRPr="008E1789">
        <w:rPr>
          <w:rFonts w:asciiTheme="majorBidi" w:eastAsia="Times New Roman" w:hAnsiTheme="majorBidi" w:cstheme="majorBidi"/>
          <w:lang w:val="en-GB"/>
        </w:rPr>
        <w:t xml:space="preserve"> be of such a high degree of purity that it is suitable for human consumption without refining.</w:t>
      </w:r>
    </w:p>
    <w:p w14:paraId="7EAC478A" w14:textId="1990818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2827 </w:t>
      </w:r>
      <w:ins w:id="18758" w:author="Jane Shaw" w:date="2015-10-31T13:22:00Z">
        <w:r w:rsidR="004C5F85">
          <w:rPr>
            <w:rFonts w:asciiTheme="majorBidi" w:hAnsiTheme="majorBidi" w:cstheme="majorBidi"/>
            <w:lang w:val="en-GB"/>
          </w:rPr>
          <w:t>–</w:t>
        </w:r>
      </w:ins>
      <w:del w:id="18759" w:author="Jane Shaw" w:date="2015-10-31T13:22:00Z">
        <w:r w:rsidRPr="008E1789" w:rsidDel="004C5F85">
          <w:rPr>
            <w:rFonts w:asciiTheme="majorBidi" w:hAnsiTheme="majorBidi" w:cstheme="majorBidi"/>
            <w:lang w:val="en-GB"/>
          </w:rPr>
          <w:delText>-</w:delText>
        </w:r>
      </w:del>
      <w:r w:rsidRPr="008E1789">
        <w:rPr>
          <w:rFonts w:asciiTheme="majorBidi" w:hAnsiTheme="majorBidi" w:cstheme="majorBidi"/>
          <w:lang w:val="en-GB"/>
        </w:rPr>
        <w:t xml:space="preserve"> Sugar (</w:t>
      </w:r>
      <w:r w:rsidR="004C5F85" w:rsidRPr="008E1789">
        <w:rPr>
          <w:rFonts w:asciiTheme="majorBidi" w:hAnsiTheme="majorBidi" w:cstheme="majorBidi"/>
          <w:lang w:val="en-GB"/>
        </w:rPr>
        <w:t>raw equivalent</w:t>
      </w:r>
      <w:r w:rsidRPr="008E1789">
        <w:rPr>
          <w:rFonts w:asciiTheme="majorBidi" w:hAnsiTheme="majorBidi" w:cstheme="majorBidi"/>
          <w:lang w:val="en-GB"/>
        </w:rPr>
        <w:t xml:space="preserve">) </w:t>
      </w:r>
    </w:p>
    <w:p w14:paraId="32416900" w14:textId="600BD7AD" w:rsidR="00EB7AF1" w:rsidRPr="008E1789" w:rsidRDefault="726F4BD4" w:rsidP="00C500F7">
      <w:pPr>
        <w:jc w:val="both"/>
        <w:rPr>
          <w:rFonts w:asciiTheme="majorBidi" w:hAnsiTheme="majorBidi" w:cstheme="majorBidi"/>
          <w:lang w:val="en-GB"/>
        </w:rPr>
      </w:pPr>
      <w:del w:id="18760" w:author="Jane Shaw" w:date="2015-10-31T13:22:00Z">
        <w:r w:rsidRPr="008E1789" w:rsidDel="004C5F85">
          <w:rPr>
            <w:rFonts w:asciiTheme="majorBidi" w:eastAsia="Times New Roman" w:hAnsiTheme="majorBidi" w:cstheme="majorBidi"/>
            <w:lang w:val="en-GB"/>
          </w:rPr>
          <w:delText>Sugar (</w:delText>
        </w:r>
        <w:r w:rsidR="004C5F85" w:rsidRPr="008E1789" w:rsidDel="004C5F85">
          <w:rPr>
            <w:rFonts w:asciiTheme="majorBidi" w:eastAsia="Times New Roman" w:hAnsiTheme="majorBidi" w:cstheme="majorBidi"/>
            <w:lang w:val="en-GB"/>
          </w:rPr>
          <w:delText>raw equivalent</w:delText>
        </w:r>
        <w:r w:rsidRPr="008E1789" w:rsidDel="004C5F85">
          <w:rPr>
            <w:rFonts w:asciiTheme="majorBidi" w:eastAsia="Times New Roman" w:hAnsiTheme="majorBidi" w:cstheme="majorBidi"/>
            <w:lang w:val="en-GB"/>
          </w:rPr>
          <w:delText xml:space="preserve">), </w:delText>
        </w:r>
      </w:del>
      <w:r w:rsidR="004C5F85" w:rsidRPr="008E1789">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non-refined, crystallized material derived from the juices of sugar</w:t>
      </w:r>
      <w:ins w:id="18761" w:author="Jane Shaw" w:date="2015-10-31T13:23:00Z">
        <w:r w:rsidR="004C5F85">
          <w:rPr>
            <w:rFonts w:asciiTheme="majorBidi" w:eastAsia="Times New Roman" w:hAnsiTheme="majorBidi" w:cstheme="majorBidi"/>
            <w:lang w:val="en-GB"/>
          </w:rPr>
          <w:t xml:space="preserve"> </w:t>
        </w:r>
      </w:ins>
      <w:del w:id="18762" w:author="Jane Shaw" w:date="2015-10-31T13:23: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cane stalk</w:t>
      </w:r>
      <w:ins w:id="18763" w:author="Jane Shaw" w:date="2015-10-31T13:23:00Z">
        <w:r w:rsidR="004C5F85">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and consisting either wholly or </w:t>
      </w:r>
      <w:del w:id="18764" w:author="Jane Shaw" w:date="2015-10-31T13:23:00Z">
        <w:r w:rsidRPr="008E1789" w:rsidDel="004C5F85">
          <w:rPr>
            <w:rFonts w:asciiTheme="majorBidi" w:eastAsia="Times New Roman" w:hAnsiTheme="majorBidi" w:cstheme="majorBidi"/>
            <w:lang w:val="en-GB"/>
          </w:rPr>
          <w:delText xml:space="preserve">essentially </w:delText>
        </w:r>
      </w:del>
      <w:ins w:id="18765" w:author="Jane Shaw" w:date="2015-10-31T13:23:00Z">
        <w:r w:rsidR="004C5F85">
          <w:rPr>
            <w:rFonts w:asciiTheme="majorBidi" w:eastAsia="Times New Roman" w:hAnsiTheme="majorBidi" w:cstheme="majorBidi"/>
            <w:lang w:val="en-GB"/>
          </w:rPr>
          <w:t xml:space="preserve">mainly </w:t>
        </w:r>
      </w:ins>
      <w:r w:rsidRPr="008E1789">
        <w:rPr>
          <w:rFonts w:asciiTheme="majorBidi" w:eastAsia="Times New Roman" w:hAnsiTheme="majorBidi" w:cstheme="majorBidi"/>
          <w:lang w:val="en-GB"/>
        </w:rPr>
        <w:t xml:space="preserve">of sucrose, and from </w:t>
      </w:r>
      <w:del w:id="18766" w:author="Jane Shaw" w:date="2015-10-31T13:23:00Z">
        <w:r w:rsidRPr="008E1789" w:rsidDel="004C5F85">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 xml:space="preserve">juices extracted from the root of the sugar beet (raw, in solid form, not containing added flavouring or colouring matter) and consisting either wholly or </w:t>
      </w:r>
      <w:del w:id="18767" w:author="Jane Shaw" w:date="2015-10-31T13:23:00Z">
        <w:r w:rsidRPr="008E1789" w:rsidDel="004C5F85">
          <w:rPr>
            <w:rFonts w:asciiTheme="majorBidi" w:eastAsia="Times New Roman" w:hAnsiTheme="majorBidi" w:cstheme="majorBidi"/>
            <w:lang w:val="en-GB"/>
          </w:rPr>
          <w:delText xml:space="preserve">essentially </w:delText>
        </w:r>
      </w:del>
      <w:ins w:id="18768" w:author="Jane Shaw" w:date="2015-10-31T13:23:00Z">
        <w:r w:rsidR="004C5F85">
          <w:rPr>
            <w:rFonts w:asciiTheme="majorBidi" w:eastAsia="Times New Roman" w:hAnsiTheme="majorBidi" w:cstheme="majorBidi"/>
            <w:lang w:val="en-GB"/>
          </w:rPr>
          <w:t xml:space="preserve">mainly </w:t>
        </w:r>
      </w:ins>
      <w:r w:rsidRPr="008E1789">
        <w:rPr>
          <w:rFonts w:asciiTheme="majorBidi" w:eastAsia="Times New Roman" w:hAnsiTheme="majorBidi" w:cstheme="majorBidi"/>
          <w:lang w:val="en-GB"/>
        </w:rPr>
        <w:t>of sucrose.</w:t>
      </w:r>
    </w:p>
    <w:p w14:paraId="1266062F" w14:textId="689265EF" w:rsidR="00EB7AF1" w:rsidRPr="008E1789" w:rsidRDefault="726F4BD4" w:rsidP="00C500F7">
      <w:pPr>
        <w:pStyle w:val="Titolo3"/>
        <w:spacing w:before="0" w:after="200"/>
        <w:jc w:val="both"/>
        <w:rPr>
          <w:rFonts w:asciiTheme="majorBidi" w:hAnsiTheme="majorBidi" w:cstheme="majorBidi"/>
          <w:lang w:val="en-GB"/>
        </w:rPr>
      </w:pPr>
      <w:r w:rsidRPr="008E1789">
        <w:rPr>
          <w:rFonts w:asciiTheme="majorBidi" w:hAnsiTheme="majorBidi" w:cstheme="majorBidi"/>
          <w:lang w:val="en-GB"/>
        </w:rPr>
        <w:t xml:space="preserve">FBS 2543 </w:t>
      </w:r>
      <w:ins w:id="18769" w:author="Jane Shaw" w:date="2015-10-31T13:23:00Z">
        <w:r w:rsidR="004C5F85">
          <w:rPr>
            <w:rFonts w:asciiTheme="majorBidi" w:hAnsiTheme="majorBidi" w:cstheme="majorBidi"/>
            <w:lang w:val="en-GB"/>
          </w:rPr>
          <w:t>–</w:t>
        </w:r>
      </w:ins>
      <w:del w:id="18770" w:author="Jane Shaw" w:date="2015-10-31T13:23:00Z">
        <w:r w:rsidRPr="008E1789" w:rsidDel="004C5F85">
          <w:rPr>
            <w:rFonts w:asciiTheme="majorBidi" w:hAnsiTheme="majorBidi" w:cstheme="majorBidi"/>
            <w:lang w:val="en-GB"/>
          </w:rPr>
          <w:delText>-</w:delText>
        </w:r>
      </w:del>
      <w:r w:rsidRPr="008E1789">
        <w:rPr>
          <w:rFonts w:asciiTheme="majorBidi" w:hAnsiTheme="majorBidi" w:cstheme="majorBidi"/>
          <w:lang w:val="en-GB"/>
        </w:rPr>
        <w:t xml:space="preserve"> Sweeteners, </w:t>
      </w:r>
      <w:r w:rsidR="004C5F85" w:rsidRPr="008E1789">
        <w:rPr>
          <w:rFonts w:asciiTheme="majorBidi" w:hAnsiTheme="majorBidi" w:cstheme="majorBidi"/>
          <w:lang w:val="en-GB"/>
        </w:rPr>
        <w:t>other</w:t>
      </w:r>
    </w:p>
    <w:p w14:paraId="6F08031A" w14:textId="55555B1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771" w:author="Jane Shaw" w:date="2015-10-31T13:23: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sugar crops </w:t>
      </w:r>
      <w:del w:id="18772" w:author="Jane Shaw" w:date="2015-10-31T13:23:00Z">
        <w:r w:rsidRPr="008E1789" w:rsidDel="004C5F85">
          <w:rPr>
            <w:rFonts w:asciiTheme="majorBidi" w:eastAsia="Times New Roman" w:hAnsiTheme="majorBidi" w:cstheme="majorBidi"/>
            <w:lang w:val="en-GB"/>
          </w:rPr>
          <w:delText>n.e.c.</w:delText>
        </w:r>
      </w:del>
      <w:ins w:id="18773" w:author="Jane Shaw" w:date="2015-10-31T13:23:00Z">
        <w:r w:rsidR="004C5F85">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(01809) and the following processed products expressed in terms of primary equivalent: fructose, chemically pure (23210.01)</w:t>
      </w:r>
      <w:ins w:id="18774" w:author="Jane Shaw" w:date="2015-10-31T13:24:00Z">
        <w:r w:rsidR="004C5F85">
          <w:rPr>
            <w:rFonts w:asciiTheme="majorBidi" w:eastAsia="Times New Roman" w:hAnsiTheme="majorBidi" w:cstheme="majorBidi"/>
            <w:lang w:val="en-GB"/>
          </w:rPr>
          <w:t>;</w:t>
        </w:r>
      </w:ins>
      <w:del w:id="18775"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maltose, chemically pure (23210.02)</w:t>
      </w:r>
      <w:ins w:id="18776" w:author="Jane Shaw" w:date="2015-10-31T13:24:00Z">
        <w:r w:rsidR="004C5F85">
          <w:rPr>
            <w:rFonts w:asciiTheme="majorBidi" w:eastAsia="Times New Roman" w:hAnsiTheme="majorBidi" w:cstheme="majorBidi"/>
            <w:lang w:val="en-GB"/>
          </w:rPr>
          <w:t>;</w:t>
        </w:r>
      </w:ins>
      <w:del w:id="18777"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maple sugar and syrups (23530)</w:t>
      </w:r>
      <w:ins w:id="18778" w:author="Jane Shaw" w:date="2015-10-31T13:24:00Z">
        <w:r w:rsidR="004C5F85">
          <w:rPr>
            <w:rFonts w:asciiTheme="majorBidi" w:eastAsia="Times New Roman" w:hAnsiTheme="majorBidi" w:cstheme="majorBidi"/>
            <w:lang w:val="en-GB"/>
          </w:rPr>
          <w:t>;</w:t>
        </w:r>
      </w:ins>
      <w:del w:id="18779"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glucose and dextrose (23210.05)</w:t>
      </w:r>
      <w:ins w:id="18780" w:author="Jane Shaw" w:date="2015-10-31T13:24:00Z">
        <w:r w:rsidR="004C5F85">
          <w:rPr>
            <w:rFonts w:asciiTheme="majorBidi" w:eastAsia="Times New Roman" w:hAnsiTheme="majorBidi" w:cstheme="majorBidi"/>
            <w:lang w:val="en-GB"/>
          </w:rPr>
          <w:t>;</w:t>
        </w:r>
      </w:ins>
      <w:del w:id="18781"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lactose (23210.06)</w:t>
      </w:r>
      <w:ins w:id="18782" w:author="Jane Shaw" w:date="2015-10-31T13:24:00Z">
        <w:r w:rsidR="004C5F85">
          <w:rPr>
            <w:rFonts w:asciiTheme="majorBidi" w:eastAsia="Times New Roman" w:hAnsiTheme="majorBidi" w:cstheme="majorBidi"/>
            <w:lang w:val="en-GB"/>
          </w:rPr>
          <w:t>;</w:t>
        </w:r>
      </w:ins>
      <w:del w:id="18783"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isoglucose (23210.08)</w:t>
      </w:r>
      <w:ins w:id="18784" w:author="Jane Shaw" w:date="2015-10-31T13:24:00Z">
        <w:r w:rsidR="004C5F85">
          <w:rPr>
            <w:rFonts w:asciiTheme="majorBidi" w:eastAsia="Times New Roman" w:hAnsiTheme="majorBidi" w:cstheme="majorBidi"/>
            <w:lang w:val="en-GB"/>
          </w:rPr>
          <w:t>;</w:t>
        </w:r>
      </w:ins>
      <w:del w:id="18785"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molasses (23540)</w:t>
      </w:r>
      <w:ins w:id="18786" w:author="Jane Shaw" w:date="2015-10-31T13:24:00Z">
        <w:r w:rsidR="004C5F85">
          <w:rPr>
            <w:rFonts w:asciiTheme="majorBidi" w:eastAsia="Times New Roman" w:hAnsiTheme="majorBidi" w:cstheme="majorBidi"/>
            <w:lang w:val="en-GB"/>
          </w:rPr>
          <w:t>;</w:t>
        </w:r>
      </w:ins>
      <w:del w:id="18787"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fructose and syrup (23210.03)</w:t>
      </w:r>
      <w:ins w:id="18788" w:author="Jane Shaw" w:date="2015-10-31T13:24:00Z">
        <w:r w:rsidR="004C5F85">
          <w:rPr>
            <w:rFonts w:asciiTheme="majorBidi" w:eastAsia="Times New Roman" w:hAnsiTheme="majorBidi" w:cstheme="majorBidi"/>
            <w:lang w:val="en-GB"/>
          </w:rPr>
          <w:t>;</w:t>
        </w:r>
      </w:ins>
      <w:del w:id="18789"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beverages, non-alcoholic (24490)</w:t>
      </w:r>
      <w:ins w:id="18790" w:author="Jane Shaw" w:date="2015-10-31T13:24:00Z">
        <w:r w:rsidR="004C5F85">
          <w:rPr>
            <w:rFonts w:asciiTheme="majorBidi" w:eastAsia="Times New Roman" w:hAnsiTheme="majorBidi" w:cstheme="majorBidi"/>
            <w:lang w:val="en-GB"/>
          </w:rPr>
          <w:t>;</w:t>
        </w:r>
      </w:ins>
      <w:del w:id="18791" w:author="Jane Shaw" w:date="2015-10-31T13:24:00Z">
        <w:r w:rsidRPr="008E1789" w:rsidDel="004C5F8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sugar </w:t>
      </w:r>
      <w:del w:id="18792" w:author="Jane Shaw" w:date="2015-10-31T13:24:00Z">
        <w:r w:rsidRPr="008E1789" w:rsidDel="004C5F85">
          <w:rPr>
            <w:rFonts w:asciiTheme="majorBidi" w:eastAsia="Times New Roman" w:hAnsiTheme="majorBidi" w:cstheme="majorBidi"/>
            <w:lang w:val="en-GB"/>
          </w:rPr>
          <w:delText>n.e.c.</w:delText>
        </w:r>
      </w:del>
      <w:ins w:id="18793" w:author="Jane Shaw" w:date="2015-10-31T13:24:00Z">
        <w:r w:rsidR="004C5F85">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(23210.04). </w:t>
      </w:r>
    </w:p>
    <w:p w14:paraId="216BE7F8"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14:paraId="43AEE1BF" w14:textId="0B019D9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Maltose, chemically pure, produced industrially from starch by hydrolysis with malt diastase. Used in the brewing industry. </w:t>
      </w:r>
      <w:ins w:id="18794" w:author="Jane Shaw" w:date="2015-10-31T13:27:00Z">
        <w:r w:rsidR="00E57C3D">
          <w:rPr>
            <w:rFonts w:asciiTheme="majorBidi" w:eastAsia="Times New Roman" w:hAnsiTheme="majorBidi" w:cstheme="majorBidi"/>
          </w:rPr>
          <w:t xml:space="preserve">Includes </w:t>
        </w:r>
      </w:ins>
      <w:r w:rsidR="00E57C3D" w:rsidRPr="008E1789">
        <w:rPr>
          <w:rFonts w:asciiTheme="majorBidi" w:eastAsia="Times New Roman" w:hAnsiTheme="majorBidi" w:cstheme="majorBidi"/>
        </w:rPr>
        <w:t xml:space="preserve">invert </w:t>
      </w:r>
      <w:r w:rsidRPr="008E1789">
        <w:rPr>
          <w:rFonts w:asciiTheme="majorBidi" w:eastAsia="Times New Roman" w:hAnsiTheme="majorBidi" w:cstheme="majorBidi"/>
        </w:rPr>
        <w:t>sugar and other sugar and sugar syrup blends containing</w:t>
      </w:r>
      <w:ins w:id="18795" w:author="Jane Shaw" w:date="2015-10-31T13:27: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in the dry state</w:t>
      </w:r>
      <w:ins w:id="18796" w:author="Jane Shaw" w:date="2015-10-31T13:27: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50</w:t>
      </w:r>
      <w:del w:id="18797" w:author="Jane Shaw" w:date="2015-10-22T19:08:00Z">
        <w:r w:rsidRPr="008E1789" w:rsidDel="004414AA">
          <w:rPr>
            <w:rFonts w:asciiTheme="majorBidi" w:eastAsia="Times New Roman" w:hAnsiTheme="majorBidi" w:cstheme="majorBidi"/>
          </w:rPr>
          <w:delText>%</w:delText>
        </w:r>
      </w:del>
      <w:ins w:id="18798" w:author="Jane Shaw" w:date="2015-10-22T19:08:00Z">
        <w:r w:rsidR="004414AA">
          <w:rPr>
            <w:rFonts w:asciiTheme="majorBidi" w:eastAsia="Times New Roman" w:hAnsiTheme="majorBidi" w:cstheme="majorBidi"/>
          </w:rPr>
          <w:t xml:space="preserve"> percent</w:t>
        </w:r>
      </w:ins>
      <w:r w:rsidRPr="008E1789">
        <w:rPr>
          <w:rFonts w:asciiTheme="majorBidi" w:eastAsia="Times New Roman" w:hAnsiTheme="majorBidi" w:cstheme="majorBidi"/>
        </w:rPr>
        <w:t xml:space="preserve"> by weight of fructose</w:t>
      </w:r>
      <w:del w:id="18799" w:author="Jane Shaw" w:date="2015-10-31T13:28:00Z">
        <w:r w:rsidRPr="008E1789" w:rsidDel="00E57C3D">
          <w:rPr>
            <w:rFonts w:asciiTheme="majorBidi" w:eastAsia="Times New Roman" w:hAnsiTheme="majorBidi" w:cstheme="majorBidi"/>
          </w:rPr>
          <w:delText xml:space="preserve"> are included</w:delText>
        </w:r>
      </w:del>
      <w:r w:rsidRPr="008E1789">
        <w:rPr>
          <w:rFonts w:asciiTheme="majorBidi" w:eastAsia="Times New Roman" w:hAnsiTheme="majorBidi" w:cstheme="majorBidi"/>
        </w:rPr>
        <w:t>.</w:t>
      </w:r>
    </w:p>
    <w:p w14:paraId="27172F42" w14:textId="79E5B9C2"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Maple sugar and syrups, </w:t>
      </w:r>
      <w:del w:id="18800" w:author="Jane Shaw" w:date="2015-10-31T13:28:00Z">
        <w:r w:rsidRPr="008E1789" w:rsidDel="00E57C3D">
          <w:rPr>
            <w:rFonts w:asciiTheme="majorBidi" w:eastAsia="Times New Roman" w:hAnsiTheme="majorBidi" w:cstheme="majorBidi"/>
          </w:rPr>
          <w:delText xml:space="preserve">is </w:delText>
        </w:r>
      </w:del>
      <w:r w:rsidRPr="008E1789">
        <w:rPr>
          <w:rFonts w:asciiTheme="majorBidi" w:eastAsia="Times New Roman" w:hAnsiTheme="majorBidi" w:cstheme="majorBidi"/>
        </w:rPr>
        <w:t xml:space="preserve">produced by atmospheric boiling of maple obtained from the sap of varieties of the maple tree, chiefly </w:t>
      </w:r>
      <w:del w:id="18801" w:author="Jane Shaw" w:date="2015-10-31T13:28:00Z">
        <w:r w:rsidRPr="00E57C3D" w:rsidDel="00E57C3D">
          <w:rPr>
            <w:rFonts w:asciiTheme="majorBidi" w:eastAsia="Times New Roman" w:hAnsiTheme="majorBidi" w:cstheme="majorBidi"/>
            <w:i/>
            <w:rPrChange w:id="18802" w:author="Jane Shaw" w:date="2015-10-31T13:28:00Z">
              <w:rPr>
                <w:rFonts w:asciiTheme="majorBidi" w:eastAsia="Times New Roman" w:hAnsiTheme="majorBidi" w:cstheme="majorBidi"/>
              </w:rPr>
            </w:rPrChange>
          </w:rPr>
          <w:delText xml:space="preserve">the </w:delText>
        </w:r>
      </w:del>
      <w:r w:rsidRPr="00E57C3D">
        <w:rPr>
          <w:rFonts w:asciiTheme="majorBidi" w:eastAsia="Times New Roman" w:hAnsiTheme="majorBidi" w:cstheme="majorBidi"/>
          <w:i/>
          <w:rPrChange w:id="18803" w:author="Jane Shaw" w:date="2015-10-31T13:28:00Z">
            <w:rPr>
              <w:rFonts w:asciiTheme="majorBidi" w:eastAsia="Times New Roman" w:hAnsiTheme="majorBidi" w:cstheme="majorBidi"/>
            </w:rPr>
          </w:rPrChange>
        </w:rPr>
        <w:t xml:space="preserve">Acer saccharum </w:t>
      </w:r>
      <w:r w:rsidRPr="008E1789">
        <w:rPr>
          <w:rFonts w:asciiTheme="majorBidi" w:eastAsia="Times New Roman" w:hAnsiTheme="majorBidi" w:cstheme="majorBidi"/>
        </w:rPr>
        <w:t xml:space="preserve">and </w:t>
      </w:r>
      <w:del w:id="18804" w:author="Jane Shaw" w:date="2015-10-31T13:28:00Z">
        <w:r w:rsidRPr="00E57C3D" w:rsidDel="00E57C3D">
          <w:rPr>
            <w:rFonts w:asciiTheme="majorBidi" w:eastAsia="Times New Roman" w:hAnsiTheme="majorBidi" w:cstheme="majorBidi"/>
            <w:i/>
            <w:rPrChange w:id="18805" w:author="Jane Shaw" w:date="2015-10-31T13:28:00Z">
              <w:rPr>
                <w:rFonts w:asciiTheme="majorBidi" w:eastAsia="Times New Roman" w:hAnsiTheme="majorBidi" w:cstheme="majorBidi"/>
              </w:rPr>
            </w:rPrChange>
          </w:rPr>
          <w:delText xml:space="preserve">the </w:delText>
        </w:r>
      </w:del>
      <w:r w:rsidRPr="00E57C3D">
        <w:rPr>
          <w:rFonts w:asciiTheme="majorBidi" w:eastAsia="Times New Roman" w:hAnsiTheme="majorBidi" w:cstheme="majorBidi"/>
          <w:i/>
          <w:rPrChange w:id="18806" w:author="Jane Shaw" w:date="2015-10-31T13:28:00Z">
            <w:rPr>
              <w:rFonts w:asciiTheme="majorBidi" w:eastAsia="Times New Roman" w:hAnsiTheme="majorBidi" w:cstheme="majorBidi"/>
            </w:rPr>
          </w:rPrChange>
        </w:rPr>
        <w:t>A</w:t>
      </w:r>
      <w:ins w:id="18807" w:author="Jane Shaw" w:date="2015-10-31T13:28:00Z">
        <w:r w:rsidR="00E57C3D" w:rsidRPr="00E57C3D">
          <w:rPr>
            <w:rFonts w:asciiTheme="majorBidi" w:eastAsia="Times New Roman" w:hAnsiTheme="majorBidi" w:cstheme="majorBidi"/>
            <w:i/>
            <w:rPrChange w:id="18808" w:author="Jane Shaw" w:date="2015-10-31T13:28:00Z">
              <w:rPr>
                <w:rFonts w:asciiTheme="majorBidi" w:eastAsia="Times New Roman" w:hAnsiTheme="majorBidi" w:cstheme="majorBidi"/>
              </w:rPr>
            </w:rPrChange>
          </w:rPr>
          <w:t>.</w:t>
        </w:r>
      </w:ins>
      <w:del w:id="18809" w:author="Jane Shaw" w:date="2015-10-31T13:28:00Z">
        <w:r w:rsidRPr="00E57C3D" w:rsidDel="00E57C3D">
          <w:rPr>
            <w:rFonts w:asciiTheme="majorBidi" w:eastAsia="Times New Roman" w:hAnsiTheme="majorBidi" w:cstheme="majorBidi"/>
            <w:i/>
            <w:rPrChange w:id="18810" w:author="Jane Shaw" w:date="2015-10-31T13:28:00Z">
              <w:rPr>
                <w:rFonts w:asciiTheme="majorBidi" w:eastAsia="Times New Roman" w:hAnsiTheme="majorBidi" w:cstheme="majorBidi"/>
              </w:rPr>
            </w:rPrChange>
          </w:rPr>
          <w:delText>cer</w:delText>
        </w:r>
      </w:del>
      <w:r w:rsidRPr="00E57C3D">
        <w:rPr>
          <w:rFonts w:asciiTheme="majorBidi" w:eastAsia="Times New Roman" w:hAnsiTheme="majorBidi" w:cstheme="majorBidi"/>
          <w:i/>
          <w:rPrChange w:id="18811" w:author="Jane Shaw" w:date="2015-10-31T13:28:00Z">
            <w:rPr>
              <w:rFonts w:asciiTheme="majorBidi" w:eastAsia="Times New Roman" w:hAnsiTheme="majorBidi" w:cstheme="majorBidi"/>
            </w:rPr>
          </w:rPrChange>
        </w:rPr>
        <w:t xml:space="preserve"> nigrum</w:t>
      </w:r>
      <w:r w:rsidRPr="008E1789">
        <w:rPr>
          <w:rFonts w:asciiTheme="majorBidi" w:eastAsia="Times New Roman" w:hAnsiTheme="majorBidi" w:cstheme="majorBidi"/>
        </w:rPr>
        <w:t>, in an open-pan evaporator. Continuing the evaporation process until the syrup crystalizes yields maple sugar.</w:t>
      </w:r>
    </w:p>
    <w:p w14:paraId="3F7CCCC5" w14:textId="63EBF5A0"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w:t>
      </w:r>
      <w:del w:id="18812" w:author="Jane Shaw" w:date="2015-10-31T13:28:00Z">
        <w:r w:rsidRPr="008E1789" w:rsidDel="00E57C3D">
          <w:rPr>
            <w:rFonts w:asciiTheme="majorBidi" w:eastAsia="Times New Roman" w:hAnsiTheme="majorBidi" w:cstheme="majorBidi"/>
          </w:rPr>
          <w:delText>n.e.c.</w:delText>
        </w:r>
      </w:del>
      <w:ins w:id="18813" w:author="Jane Shaw" w:date="2015-10-31T13:28:00Z">
        <w:r w:rsidR="00E57C3D">
          <w:rPr>
            <w:rFonts w:asciiTheme="majorBidi" w:eastAsia="Times New Roman" w:hAnsiTheme="majorBidi" w:cstheme="majorBidi"/>
          </w:rPr>
          <w:t>NEC</w:t>
        </w:r>
      </w:ins>
      <w:r w:rsidRPr="008E1789">
        <w:rPr>
          <w:rFonts w:asciiTheme="majorBidi" w:eastAsia="Times New Roman" w:hAnsiTheme="majorBidi" w:cstheme="majorBidi"/>
        </w:rPr>
        <w:t xml:space="preserve">, including </w:t>
      </w:r>
      <w:del w:id="18814" w:author="Jane Shaw" w:date="2015-10-31T13:28:00Z">
        <w:r w:rsidRPr="008E1789" w:rsidDel="00E57C3D">
          <w:rPr>
            <w:rFonts w:asciiTheme="majorBidi" w:eastAsia="Times New Roman" w:hAnsiTheme="majorBidi" w:cstheme="majorBidi"/>
          </w:rPr>
          <w:delText xml:space="preserve">among all </w:delText>
        </w:r>
      </w:del>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w:t>
      </w:r>
      <w:del w:id="18815" w:author="Jane Shaw" w:date="2015-10-31T13:28:00Z">
        <w:r w:rsidRPr="008E1789" w:rsidDel="00E57C3D">
          <w:rPr>
            <w:rFonts w:asciiTheme="majorBidi" w:eastAsia="Times New Roman" w:hAnsiTheme="majorBidi" w:cstheme="majorBidi"/>
          </w:rPr>
          <w:delText>:</w:delText>
        </w:r>
      </w:del>
      <w:r w:rsidR="008568EC">
        <w:rPr>
          <w:rFonts w:asciiTheme="majorBidi" w:eastAsia="Times New Roman" w:hAnsiTheme="majorBidi" w:cstheme="majorBidi"/>
        </w:rPr>
        <w:t xml:space="preserve"> </w:t>
      </w:r>
      <w:r w:rsidRPr="008E1789">
        <w:rPr>
          <w:rFonts w:asciiTheme="majorBidi" w:eastAsia="Times New Roman" w:hAnsiTheme="majorBidi" w:cstheme="majorBidi"/>
        </w:rPr>
        <w:t>sugar cane (01802)</w:t>
      </w:r>
      <w:ins w:id="18816" w:author="Jane Shaw" w:date="2015-10-31T13:28:00Z">
        <w:r w:rsidR="00E57C3D">
          <w:rPr>
            <w:rFonts w:asciiTheme="majorBidi" w:eastAsia="Times New Roman" w:hAnsiTheme="majorBidi" w:cstheme="majorBidi"/>
          </w:rPr>
          <w:t>;</w:t>
        </w:r>
      </w:ins>
      <w:del w:id="18817" w:author="Jane Shaw" w:date="2015-10-31T13:28:00Z">
        <w:r w:rsidRPr="008E1789" w:rsidDel="00E57C3D">
          <w:rPr>
            <w:rFonts w:asciiTheme="majorBidi" w:eastAsia="Times New Roman" w:hAnsiTheme="majorBidi" w:cstheme="majorBidi"/>
          </w:rPr>
          <w:delText>,</w:delText>
        </w:r>
      </w:del>
      <w:r w:rsidRPr="008E1789">
        <w:rPr>
          <w:rFonts w:asciiTheme="majorBidi" w:eastAsia="Times New Roman" w:hAnsiTheme="majorBidi" w:cstheme="majorBidi"/>
        </w:rPr>
        <w:t xml:space="preserve"> sugar beet (01801)</w:t>
      </w:r>
      <w:ins w:id="18818" w:author="Jane Shaw" w:date="2015-10-31T13:28:00Z">
        <w:r w:rsidR="00E57C3D">
          <w:rPr>
            <w:rFonts w:asciiTheme="majorBidi" w:eastAsia="Times New Roman" w:hAnsiTheme="majorBidi" w:cstheme="majorBidi"/>
          </w:rPr>
          <w:t>;</w:t>
        </w:r>
      </w:ins>
      <w:del w:id="18819" w:author="Jane Shaw" w:date="2015-10-31T13:28:00Z">
        <w:r w:rsidRPr="008E1789" w:rsidDel="00E57C3D">
          <w:rPr>
            <w:rFonts w:asciiTheme="majorBidi" w:eastAsia="Times New Roman" w:hAnsiTheme="majorBidi" w:cstheme="majorBidi"/>
          </w:rPr>
          <w:delText>,</w:delText>
        </w:r>
      </w:del>
      <w:r w:rsidRPr="008E1789">
        <w:rPr>
          <w:rFonts w:asciiTheme="majorBidi" w:eastAsia="Times New Roman" w:hAnsiTheme="majorBidi" w:cstheme="majorBidi"/>
        </w:rPr>
        <w:t xml:space="preserve"> sugar beet seeds (01803)</w:t>
      </w:r>
      <w:ins w:id="18820" w:author="Jane Shaw" w:date="2015-10-31T13:28:00Z">
        <w:r w:rsidR="00E57C3D">
          <w:rPr>
            <w:rFonts w:asciiTheme="majorBidi" w:eastAsia="Times New Roman" w:hAnsiTheme="majorBidi" w:cstheme="majorBidi"/>
          </w:rPr>
          <w:t>;</w:t>
        </w:r>
      </w:ins>
      <w:del w:id="18821" w:author="Jane Shaw" w:date="2015-10-31T13:28:00Z">
        <w:r w:rsidRPr="008E1789" w:rsidDel="00E57C3D">
          <w:rPr>
            <w:rFonts w:asciiTheme="majorBidi" w:eastAsia="Times New Roman" w:hAnsiTheme="majorBidi" w:cstheme="majorBidi"/>
          </w:rPr>
          <w:delText>,</w:delText>
        </w:r>
      </w:del>
      <w:r w:rsidRPr="008E1789">
        <w:rPr>
          <w:rFonts w:asciiTheme="majorBidi" w:eastAsia="Times New Roman" w:hAnsiTheme="majorBidi" w:cstheme="majorBidi"/>
        </w:rPr>
        <w:t xml:space="preserve"> </w:t>
      </w:r>
      <w:ins w:id="18822" w:author="Jane Shaw" w:date="2015-10-31T13:28:00Z">
        <w:r w:rsidR="00E57C3D">
          <w:rPr>
            <w:rFonts w:asciiTheme="majorBidi" w:eastAsia="Times New Roman" w:hAnsiTheme="majorBidi" w:cstheme="majorBidi"/>
          </w:rPr>
          <w:t xml:space="preserve">and </w:t>
        </w:r>
      </w:ins>
      <w:r w:rsidRPr="008E1789">
        <w:rPr>
          <w:rFonts w:asciiTheme="majorBidi" w:eastAsia="Times New Roman" w:hAnsiTheme="majorBidi" w:cstheme="majorBidi"/>
        </w:rPr>
        <w:t>locust beans (carobs) (01356).</w:t>
      </w:r>
    </w:p>
    <w:p w14:paraId="31C87A95" w14:textId="283B1DBD"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Other fructose and syrup, monosaccharide found in fruits and honey, commercially produced from glucose, sucrose or by hydrolysis of inulin (polysaccharide found mainly in the tubers of the dahlia and the Jerusalem artichoke), containing</w:t>
      </w:r>
      <w:ins w:id="18823" w:author="Jane Shaw" w:date="2015-10-31T13:29: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in the dry state</w:t>
      </w:r>
      <w:ins w:id="18824" w:author="Jane Shaw" w:date="2015-10-31T13:29: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more than 50 </w:t>
      </w:r>
      <w:del w:id="18825" w:author="Jane Shaw" w:date="2015-10-22T19:08:00Z">
        <w:r w:rsidRPr="008E1789" w:rsidDel="004414AA">
          <w:rPr>
            <w:rFonts w:asciiTheme="majorBidi" w:eastAsia="Times New Roman" w:hAnsiTheme="majorBidi" w:cstheme="majorBidi"/>
          </w:rPr>
          <w:delText>%</w:delText>
        </w:r>
      </w:del>
      <w:ins w:id="18826" w:author="Jane Shaw" w:date="2015-10-22T19:08:00Z">
        <w:r w:rsidR="004414AA">
          <w:rPr>
            <w:rFonts w:asciiTheme="majorBidi" w:eastAsia="Times New Roman" w:hAnsiTheme="majorBidi" w:cstheme="majorBidi"/>
          </w:rPr>
          <w:t xml:space="preserve"> percent</w:t>
        </w:r>
      </w:ins>
      <w:r w:rsidRPr="008E1789">
        <w:rPr>
          <w:rFonts w:asciiTheme="majorBidi" w:eastAsia="Times New Roman" w:hAnsiTheme="majorBidi" w:cstheme="majorBidi"/>
        </w:rPr>
        <w:t xml:space="preserve">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Both commercial and chemically pure fructose are included.</w:t>
      </w:r>
    </w:p>
    <w:p w14:paraId="731377DF" w14:textId="1726F565"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and </w:t>
      </w:r>
      <w:r w:rsidR="00E57C3D" w:rsidRPr="008E1789">
        <w:rPr>
          <w:rFonts w:asciiTheme="majorBidi" w:eastAsia="Times New Roman" w:hAnsiTheme="majorBidi" w:cstheme="majorBidi"/>
        </w:rPr>
        <w:t xml:space="preserve">syrups </w:t>
      </w:r>
      <w:del w:id="18827" w:author="Jane Shaw" w:date="2015-10-31T13:29:00Z">
        <w:r w:rsidRPr="008E1789" w:rsidDel="00E57C3D">
          <w:rPr>
            <w:rFonts w:asciiTheme="majorBidi" w:eastAsia="Times New Roman" w:hAnsiTheme="majorBidi" w:cstheme="majorBidi"/>
          </w:rPr>
          <w:delText xml:space="preserve">n.e.c. </w:delText>
        </w:r>
      </w:del>
      <w:ins w:id="18828" w:author="Jane Shaw" w:date="2015-10-31T13:29:00Z">
        <w:r w:rsidR="00E57C3D">
          <w:rPr>
            <w:rFonts w:asciiTheme="majorBidi" w:eastAsia="Times New Roman" w:hAnsiTheme="majorBidi" w:cstheme="majorBidi"/>
          </w:rPr>
          <w:t xml:space="preserve">NEC </w:t>
        </w:r>
      </w:ins>
      <w:r w:rsidRPr="008E1789">
        <w:rPr>
          <w:rFonts w:asciiTheme="majorBidi" w:eastAsia="Times New Roman" w:hAnsiTheme="majorBidi" w:cstheme="majorBidi"/>
        </w:rPr>
        <w:t>include</w:t>
      </w:r>
      <w:del w:id="18829" w:author="Jane Shaw" w:date="2015-10-31T13:29:00Z">
        <w:r w:rsidRPr="008E1789" w:rsidDel="00E57C3D">
          <w:rPr>
            <w:rFonts w:asciiTheme="majorBidi" w:eastAsia="Times New Roman" w:hAnsiTheme="majorBidi" w:cstheme="majorBidi"/>
          </w:rPr>
          <w:delText>s</w:delText>
        </w:r>
      </w:del>
      <w:r w:rsidRPr="008E1789">
        <w:rPr>
          <w:rFonts w:asciiTheme="majorBidi" w:eastAsia="Times New Roman" w:hAnsiTheme="majorBidi" w:cstheme="majorBidi"/>
        </w:rPr>
        <w:t xml:space="preserve"> invert sugar, caramel, golden syrup, artificial honey, maltose other than chemically pure, sorghum and palm sugars. </w:t>
      </w:r>
      <w:ins w:id="18830" w:author="Jane Shaw" w:date="2015-10-31T13:30: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See </w:t>
      </w:r>
      <w:del w:id="18831" w:author="Jane Shaw" w:date="2015-10-31T13:29:00Z">
        <w:r w:rsidRPr="008E1789" w:rsidDel="00E57C3D">
          <w:rPr>
            <w:rFonts w:asciiTheme="majorBidi" w:eastAsia="Times New Roman" w:hAnsiTheme="majorBidi" w:cstheme="majorBidi"/>
          </w:rPr>
          <w:delText xml:space="preserve">also </w:delText>
        </w:r>
      </w:del>
      <w:r w:rsidRPr="008E1789">
        <w:rPr>
          <w:rFonts w:asciiTheme="majorBidi" w:eastAsia="Times New Roman" w:hAnsiTheme="majorBidi" w:cstheme="majorBidi"/>
        </w:rPr>
        <w:t xml:space="preserve">the </w:t>
      </w:r>
      <w:del w:id="18832" w:author="Jane Shaw" w:date="2015-10-31T13:29:00Z">
        <w:r w:rsidRPr="008E1789" w:rsidDel="00E57C3D">
          <w:rPr>
            <w:rFonts w:asciiTheme="majorBidi" w:eastAsia="Times New Roman" w:hAnsiTheme="majorBidi" w:cstheme="majorBidi"/>
          </w:rPr>
          <w:delText xml:space="preserve">general </w:delText>
        </w:r>
      </w:del>
      <w:r w:rsidRPr="008E1789">
        <w:rPr>
          <w:rFonts w:asciiTheme="majorBidi" w:eastAsia="Times New Roman" w:hAnsiTheme="majorBidi" w:cstheme="majorBidi"/>
        </w:rPr>
        <w:t>note in the introduction</w:t>
      </w:r>
      <w:ins w:id="18833" w:author="Jane Shaw" w:date="2015-10-31T13:29:00Z">
        <w:r w:rsidR="00E57C3D">
          <w:rPr>
            <w:rFonts w:asciiTheme="majorBidi" w:eastAsia="Times New Roman" w:hAnsiTheme="majorBidi" w:cstheme="majorBidi"/>
          </w:rPr>
          <w:t xml:space="preserve"> to this section</w:t>
        </w:r>
      </w:ins>
      <w:r w:rsidRPr="008E1789">
        <w:rPr>
          <w:rFonts w:asciiTheme="majorBidi" w:eastAsia="Times New Roman" w:hAnsiTheme="majorBidi" w:cstheme="majorBidi"/>
        </w:rPr>
        <w:t>.</w:t>
      </w:r>
      <w:ins w:id="18834" w:author="Jane Shaw" w:date="2015-10-31T13:30: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w:t>
      </w:r>
      <w:del w:id="18835" w:author="Jane Shaw" w:date="2015-10-31T13:30:00Z">
        <w:r w:rsidR="00EB7AF1" w:rsidRPr="008E1789" w:rsidDel="00E57C3D">
          <w:rPr>
            <w:rFonts w:asciiTheme="majorBidi" w:hAnsiTheme="majorBidi" w:cstheme="majorBidi"/>
          </w:rPr>
          <w:br/>
        </w:r>
      </w:del>
      <w:r w:rsidRPr="008E1789">
        <w:rPr>
          <w:rFonts w:asciiTheme="majorBidi" w:eastAsia="Times New Roman" w:hAnsiTheme="majorBidi" w:cstheme="majorBidi"/>
        </w:rPr>
        <w:t>I</w:t>
      </w:r>
      <w:ins w:id="18836" w:author="Jane Shaw" w:date="2015-10-31T13:30:00Z">
        <w:r w:rsidR="00E57C3D">
          <w:rPr>
            <w:rFonts w:asciiTheme="majorBidi" w:eastAsia="Times New Roman" w:hAnsiTheme="majorBidi" w:cstheme="majorBidi"/>
          </w:rPr>
          <w:t>ncludes i</w:t>
        </w:r>
      </w:ins>
      <w:r w:rsidRPr="008E1789">
        <w:rPr>
          <w:rFonts w:asciiTheme="majorBidi" w:eastAsia="Times New Roman" w:hAnsiTheme="majorBidi" w:cstheme="majorBidi"/>
        </w:rPr>
        <w:t>nvert sugar and other sugar and sugar syrup blends containing</w:t>
      </w:r>
      <w:ins w:id="18837" w:author="Jane Shaw" w:date="2015-10-31T13:30: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in the dry state</w:t>
      </w:r>
      <w:ins w:id="18838" w:author="Jane Shaw" w:date="2015-10-31T13:30:00Z">
        <w:r w:rsidR="00E57C3D">
          <w:rPr>
            <w:rFonts w:asciiTheme="majorBidi" w:eastAsia="Times New Roman" w:hAnsiTheme="majorBidi" w:cstheme="majorBidi"/>
          </w:rPr>
          <w:t>,</w:t>
        </w:r>
      </w:ins>
      <w:r w:rsidRPr="008E1789">
        <w:rPr>
          <w:rFonts w:asciiTheme="majorBidi" w:eastAsia="Times New Roman" w:hAnsiTheme="majorBidi" w:cstheme="majorBidi"/>
        </w:rPr>
        <w:t xml:space="preserve"> 50 </w:t>
      </w:r>
      <w:del w:id="18839" w:author="Jane Shaw" w:date="2015-10-22T19:08:00Z">
        <w:r w:rsidRPr="008E1789" w:rsidDel="004414AA">
          <w:rPr>
            <w:rFonts w:asciiTheme="majorBidi" w:eastAsia="Times New Roman" w:hAnsiTheme="majorBidi" w:cstheme="majorBidi"/>
          </w:rPr>
          <w:delText>%</w:delText>
        </w:r>
      </w:del>
      <w:ins w:id="18840" w:author="Jane Shaw" w:date="2015-10-22T19:08:00Z">
        <w:r w:rsidR="004414AA">
          <w:rPr>
            <w:rFonts w:asciiTheme="majorBidi" w:eastAsia="Times New Roman" w:hAnsiTheme="majorBidi" w:cstheme="majorBidi"/>
          </w:rPr>
          <w:t>percent</w:t>
        </w:r>
      </w:ins>
      <w:r w:rsidRPr="008E1789">
        <w:rPr>
          <w:rFonts w:asciiTheme="majorBidi" w:eastAsia="Times New Roman" w:hAnsiTheme="majorBidi" w:cstheme="majorBidi"/>
        </w:rPr>
        <w:t xml:space="preserve"> by weight of fructose</w:t>
      </w:r>
      <w:del w:id="18841" w:author="Jane Shaw" w:date="2015-10-31T13:30:00Z">
        <w:r w:rsidRPr="008E1789" w:rsidDel="00E57C3D">
          <w:rPr>
            <w:rFonts w:asciiTheme="majorBidi" w:eastAsia="Times New Roman" w:hAnsiTheme="majorBidi" w:cstheme="majorBidi"/>
          </w:rPr>
          <w:delText xml:space="preserve"> are included</w:delText>
        </w:r>
      </w:del>
      <w:r w:rsidRPr="008E1789">
        <w:rPr>
          <w:rFonts w:asciiTheme="majorBidi" w:eastAsia="Times New Roman" w:hAnsiTheme="majorBidi" w:cstheme="majorBidi"/>
        </w:rPr>
        <w:t>.</w:t>
      </w:r>
    </w:p>
    <w:p w14:paraId="4CEAACBB" w14:textId="75D89CAE" w:rsidR="004A0A69" w:rsidRPr="004A0A69" w:rsidDel="00E57C3D" w:rsidRDefault="726F4BD4" w:rsidP="004A0A69">
      <w:pPr>
        <w:pStyle w:val="Paragrafoelenco"/>
        <w:numPr>
          <w:ilvl w:val="0"/>
          <w:numId w:val="2"/>
        </w:numPr>
        <w:contextualSpacing w:val="0"/>
        <w:jc w:val="both"/>
        <w:rPr>
          <w:del w:id="18842" w:author="Jane Shaw" w:date="2015-10-31T13:31:00Z"/>
          <w:rFonts w:asciiTheme="majorBidi" w:hAnsiTheme="majorBidi" w:cstheme="majorBidi"/>
        </w:rPr>
      </w:pPr>
      <w:r w:rsidRPr="008E1789">
        <w:rPr>
          <w:rFonts w:asciiTheme="majorBidi" w:eastAsia="Times New Roman" w:hAnsiTheme="majorBidi" w:cstheme="majorBidi"/>
        </w:rPr>
        <w:t xml:space="preserve">Glucose and dextrose, </w:t>
      </w:r>
      <w:del w:id="18843" w:author="Jane Shaw" w:date="2015-10-31T13:30:00Z">
        <w:r w:rsidRPr="008E1789" w:rsidDel="00E57C3D">
          <w:rPr>
            <w:rFonts w:asciiTheme="majorBidi" w:eastAsia="Times New Roman" w:hAnsiTheme="majorBidi" w:cstheme="majorBidi"/>
          </w:rPr>
          <w:delText xml:space="preserve">a </w:delText>
        </w:r>
      </w:del>
      <w:r w:rsidRPr="008E1789">
        <w:rPr>
          <w:rFonts w:asciiTheme="majorBidi" w:eastAsia="Times New Roman" w:hAnsiTheme="majorBidi" w:cstheme="majorBidi"/>
        </w:rPr>
        <w:t>monosaccharide</w:t>
      </w:r>
      <w:ins w:id="18844" w:author="Jane Shaw" w:date="2015-10-31T13:30:00Z">
        <w:r w:rsidR="00E57C3D">
          <w:rPr>
            <w:rFonts w:asciiTheme="majorBidi" w:eastAsia="Times New Roman" w:hAnsiTheme="majorBidi" w:cstheme="majorBidi"/>
          </w:rPr>
          <w:t>s</w:t>
        </w:r>
      </w:ins>
      <w:r w:rsidRPr="008E1789">
        <w:rPr>
          <w:rFonts w:asciiTheme="majorBidi" w:eastAsia="Times New Roman" w:hAnsiTheme="majorBidi" w:cstheme="majorBidi"/>
        </w:rPr>
        <w:t xml:space="preserve"> produced by hydroly</w:t>
      </w:r>
      <w:ins w:id="18845" w:author="Jane Shaw" w:date="2015-10-31T13:30:00Z">
        <w:r w:rsidR="00E57C3D">
          <w:rPr>
            <w:rFonts w:asciiTheme="majorBidi" w:eastAsia="Times New Roman" w:hAnsiTheme="majorBidi" w:cstheme="majorBidi"/>
          </w:rPr>
          <w:t>z</w:t>
        </w:r>
      </w:ins>
      <w:del w:id="18846" w:author="Jane Shaw" w:date="2015-10-31T13:30:00Z">
        <w:r w:rsidRPr="008E1789" w:rsidDel="00E57C3D">
          <w:rPr>
            <w:rFonts w:asciiTheme="majorBidi" w:eastAsia="Times New Roman" w:hAnsiTheme="majorBidi" w:cstheme="majorBidi"/>
          </w:rPr>
          <w:delText>s</w:delText>
        </w:r>
      </w:del>
      <w:r w:rsidRPr="008E1789">
        <w:rPr>
          <w:rFonts w:asciiTheme="majorBidi" w:eastAsia="Times New Roman" w:hAnsiTheme="majorBidi" w:cstheme="majorBidi"/>
        </w:rPr>
        <w:t>ing starch with acids and/or enzymes. Dextrose is chemically pure glucose. Used in the food industry, in brewing, in tobacco fermentation and in pharmaceutical products</w:t>
      </w:r>
      <w:r w:rsidR="0082553B" w:rsidRPr="008E1789">
        <w:rPr>
          <w:rFonts w:asciiTheme="majorBidi" w:eastAsia="Times New Roman" w:hAnsiTheme="majorBidi" w:cstheme="majorBidi"/>
        </w:rPr>
        <w:t>.</w:t>
      </w:r>
      <w:ins w:id="18847" w:author="Jane Shaw" w:date="2015-10-31T13:31:00Z">
        <w:r w:rsidR="0082553B">
          <w:rPr>
            <w:rFonts w:asciiTheme="majorBidi" w:eastAsia="Times New Roman" w:hAnsiTheme="majorBidi" w:cstheme="majorBidi"/>
          </w:rPr>
          <w:t xml:space="preserve"> </w:t>
        </w:r>
      </w:ins>
    </w:p>
    <w:p w14:paraId="61F1728D" w14:textId="4639F306" w:rsidR="00C06EB9" w:rsidRPr="00E57C3D" w:rsidDel="0082553B" w:rsidRDefault="726F4BD4">
      <w:pPr>
        <w:pStyle w:val="Paragrafoelenco"/>
        <w:numPr>
          <w:ilvl w:val="0"/>
          <w:numId w:val="2"/>
        </w:numPr>
        <w:contextualSpacing w:val="0"/>
        <w:jc w:val="both"/>
        <w:rPr>
          <w:del w:id="18848" w:author="Jane Shaw" w:date="2015-10-31T13:33:00Z"/>
          <w:rFonts w:asciiTheme="majorBidi" w:eastAsia="Times New Roman" w:hAnsiTheme="majorBidi" w:cstheme="majorBidi"/>
          <w:rPrChange w:id="18849" w:author="Jane Shaw" w:date="2015-10-31T13:31:00Z">
            <w:rPr>
              <w:del w:id="18850" w:author="Jane Shaw" w:date="2015-10-31T13:33:00Z"/>
            </w:rPr>
          </w:rPrChange>
        </w:rPr>
        <w:pPrChange w:id="18851" w:author="Jane Shaw" w:date="2015-10-31T13:32:00Z">
          <w:pPr>
            <w:pStyle w:val="Paragrafoelenco"/>
            <w:contextualSpacing w:val="0"/>
            <w:jc w:val="both"/>
          </w:pPr>
        </w:pPrChange>
      </w:pPr>
      <w:del w:id="18852" w:author="Jane Shaw" w:date="2015-10-31T13:32:00Z">
        <w:r w:rsidRPr="00E57C3D" w:rsidDel="0082553B">
          <w:rPr>
            <w:rFonts w:asciiTheme="majorBidi" w:eastAsia="Times New Roman" w:hAnsiTheme="majorBidi" w:cstheme="majorBidi"/>
            <w:rPrChange w:id="18853" w:author="Jane Shaw" w:date="2015-10-31T13:31:00Z">
              <w:rPr/>
            </w:rPrChange>
          </w:rPr>
          <w:delText xml:space="preserve">It </w:delText>
        </w:r>
      </w:del>
      <w:ins w:id="18854" w:author="Jane Shaw" w:date="2015-10-31T13:32:00Z">
        <w:r w:rsidR="0082553B">
          <w:rPr>
            <w:rFonts w:asciiTheme="majorBidi" w:eastAsia="Times New Roman" w:hAnsiTheme="majorBidi" w:cstheme="majorBidi"/>
          </w:rPr>
          <w:t>I</w:t>
        </w:r>
      </w:ins>
      <w:del w:id="18855" w:author="Jane Shaw" w:date="2015-10-31T13:32:00Z">
        <w:r w:rsidRPr="00E57C3D" w:rsidDel="0082553B">
          <w:rPr>
            <w:rFonts w:asciiTheme="majorBidi" w:eastAsia="Times New Roman" w:hAnsiTheme="majorBidi" w:cstheme="majorBidi"/>
            <w:rPrChange w:id="18856" w:author="Jane Shaw" w:date="2015-10-31T13:31:00Z">
              <w:rPr/>
            </w:rPrChange>
          </w:rPr>
          <w:delText>i</w:delText>
        </w:r>
      </w:del>
      <w:r w:rsidRPr="00E57C3D">
        <w:rPr>
          <w:rFonts w:asciiTheme="majorBidi" w:eastAsia="Times New Roman" w:hAnsiTheme="majorBidi" w:cstheme="majorBidi"/>
          <w:rPrChange w:id="18857" w:author="Jane Shaw" w:date="2015-10-31T13:31:00Z">
            <w:rPr/>
          </w:rPrChange>
        </w:rPr>
        <w:t>ncludes glucose and glucose syrup, not containing fructose</w:t>
      </w:r>
      <w:ins w:id="18858" w:author="Jane Shaw" w:date="2015-10-31T13:32:00Z">
        <w:r w:rsidR="0082553B">
          <w:rPr>
            <w:rFonts w:asciiTheme="majorBidi" w:eastAsia="Times New Roman" w:hAnsiTheme="majorBidi" w:cstheme="majorBidi"/>
          </w:rPr>
          <w:t>,</w:t>
        </w:r>
      </w:ins>
      <w:r w:rsidRPr="00E57C3D">
        <w:rPr>
          <w:rFonts w:asciiTheme="majorBidi" w:eastAsia="Times New Roman" w:hAnsiTheme="majorBidi" w:cstheme="majorBidi"/>
          <w:rPrChange w:id="18859" w:author="Jane Shaw" w:date="2015-10-31T13:31:00Z">
            <w:rPr/>
          </w:rPrChange>
        </w:rPr>
        <w:t xml:space="preserve"> or containing</w:t>
      </w:r>
      <w:ins w:id="18860" w:author="Jane Shaw" w:date="2015-10-31T13:32:00Z">
        <w:r w:rsidR="0082553B">
          <w:rPr>
            <w:rFonts w:asciiTheme="majorBidi" w:eastAsia="Times New Roman" w:hAnsiTheme="majorBidi" w:cstheme="majorBidi"/>
          </w:rPr>
          <w:t>,</w:t>
        </w:r>
      </w:ins>
      <w:r w:rsidRPr="00E57C3D">
        <w:rPr>
          <w:rFonts w:asciiTheme="majorBidi" w:eastAsia="Times New Roman" w:hAnsiTheme="majorBidi" w:cstheme="majorBidi"/>
          <w:rPrChange w:id="18861" w:author="Jane Shaw" w:date="2015-10-31T13:31:00Z">
            <w:rPr/>
          </w:rPrChange>
        </w:rPr>
        <w:t xml:space="preserve"> in the dry state</w:t>
      </w:r>
      <w:ins w:id="18862" w:author="Jane Shaw" w:date="2015-10-31T13:32:00Z">
        <w:r w:rsidR="0082553B">
          <w:rPr>
            <w:rFonts w:asciiTheme="majorBidi" w:eastAsia="Times New Roman" w:hAnsiTheme="majorBidi" w:cstheme="majorBidi"/>
          </w:rPr>
          <w:t>,</w:t>
        </w:r>
      </w:ins>
      <w:r w:rsidRPr="00E57C3D">
        <w:rPr>
          <w:rFonts w:asciiTheme="majorBidi" w:eastAsia="Times New Roman" w:hAnsiTheme="majorBidi" w:cstheme="majorBidi"/>
          <w:rPrChange w:id="18863" w:author="Jane Shaw" w:date="2015-10-31T13:31:00Z">
            <w:rPr/>
          </w:rPrChange>
        </w:rPr>
        <w:t xml:space="preserve"> less than 20 </w:t>
      </w:r>
      <w:del w:id="18864" w:author="Jane Shaw" w:date="2015-10-22T19:08:00Z">
        <w:r w:rsidRPr="00E57C3D" w:rsidDel="004414AA">
          <w:rPr>
            <w:rFonts w:asciiTheme="majorBidi" w:eastAsia="Times New Roman" w:hAnsiTheme="majorBidi" w:cstheme="majorBidi"/>
            <w:rPrChange w:id="18865" w:author="Jane Shaw" w:date="2015-10-31T13:31:00Z">
              <w:rPr/>
            </w:rPrChange>
          </w:rPr>
          <w:delText>%</w:delText>
        </w:r>
      </w:del>
      <w:ins w:id="18866" w:author="Jane Shaw" w:date="2015-10-22T19:08:00Z">
        <w:r w:rsidR="004414AA" w:rsidRPr="00E57C3D">
          <w:rPr>
            <w:rFonts w:asciiTheme="majorBidi" w:eastAsia="Times New Roman" w:hAnsiTheme="majorBidi" w:cstheme="majorBidi"/>
            <w:rPrChange w:id="18867" w:author="Jane Shaw" w:date="2015-10-31T13:31:00Z">
              <w:rPr/>
            </w:rPrChange>
          </w:rPr>
          <w:t>percent</w:t>
        </w:r>
      </w:ins>
      <w:r w:rsidRPr="00E57C3D">
        <w:rPr>
          <w:rFonts w:asciiTheme="majorBidi" w:eastAsia="Times New Roman" w:hAnsiTheme="majorBidi" w:cstheme="majorBidi"/>
          <w:rPrChange w:id="18868" w:author="Jane Shaw" w:date="2015-10-31T13:31:00Z">
            <w:rPr/>
          </w:rPrChange>
        </w:rPr>
        <w:t xml:space="preserve"> by weight of fructose</w:t>
      </w:r>
      <w:del w:id="18869" w:author="Jane Shaw" w:date="2015-10-31T13:32:00Z">
        <w:r w:rsidRPr="00E57C3D" w:rsidDel="0082553B">
          <w:rPr>
            <w:rFonts w:asciiTheme="majorBidi" w:eastAsia="Times New Roman" w:hAnsiTheme="majorBidi" w:cstheme="majorBidi"/>
            <w:rPrChange w:id="18870" w:author="Jane Shaw" w:date="2015-10-31T13:31:00Z">
              <w:rPr/>
            </w:rPrChange>
          </w:rPr>
          <w:delText>,</w:delText>
        </w:r>
      </w:del>
      <w:r w:rsidRPr="00E57C3D">
        <w:rPr>
          <w:rFonts w:asciiTheme="majorBidi" w:eastAsia="Times New Roman" w:hAnsiTheme="majorBidi" w:cstheme="majorBidi"/>
          <w:rPrChange w:id="18871" w:author="Jane Shaw" w:date="2015-10-31T13:31:00Z">
            <w:rPr/>
          </w:rPrChange>
        </w:rPr>
        <w:t xml:space="preserve"> </w:t>
      </w:r>
      <w:del w:id="18872" w:author="Jane Shaw" w:date="2015-10-31T13:32:00Z">
        <w:r w:rsidRPr="00E57C3D" w:rsidDel="0082553B">
          <w:rPr>
            <w:rFonts w:asciiTheme="majorBidi" w:eastAsia="Times New Roman" w:hAnsiTheme="majorBidi" w:cstheme="majorBidi"/>
            <w:rPrChange w:id="18873" w:author="Jane Shaw" w:date="2015-10-31T13:31:00Z">
              <w:rPr/>
            </w:rPrChange>
          </w:rPr>
          <w:delText xml:space="preserve">as well as containing in the dry state </w:delText>
        </w:r>
      </w:del>
      <w:ins w:id="18874" w:author="Jane Shaw" w:date="2015-10-31T13:33:00Z">
        <w:r w:rsidR="0082553B">
          <w:rPr>
            <w:rFonts w:asciiTheme="majorBidi" w:eastAsia="Times New Roman" w:hAnsiTheme="majorBidi" w:cstheme="majorBidi"/>
          </w:rPr>
          <w:t>or</w:t>
        </w:r>
      </w:ins>
      <w:ins w:id="18875" w:author="Jane Shaw" w:date="2015-10-31T13:32:00Z">
        <w:r w:rsidR="0082553B">
          <w:rPr>
            <w:rFonts w:asciiTheme="majorBidi" w:eastAsia="Times New Roman" w:hAnsiTheme="majorBidi" w:cstheme="majorBidi"/>
          </w:rPr>
          <w:t xml:space="preserve"> </w:t>
        </w:r>
      </w:ins>
      <w:r w:rsidRPr="00E57C3D">
        <w:rPr>
          <w:rFonts w:asciiTheme="majorBidi" w:eastAsia="Times New Roman" w:hAnsiTheme="majorBidi" w:cstheme="majorBidi"/>
          <w:rPrChange w:id="18876" w:author="Jane Shaw" w:date="2015-10-31T13:31:00Z">
            <w:rPr/>
          </w:rPrChange>
        </w:rPr>
        <w:t xml:space="preserve">at least 20 </w:t>
      </w:r>
      <w:del w:id="18877" w:author="Jane Shaw" w:date="2015-10-22T19:08:00Z">
        <w:r w:rsidRPr="00E57C3D" w:rsidDel="004414AA">
          <w:rPr>
            <w:rFonts w:asciiTheme="majorBidi" w:eastAsia="Times New Roman" w:hAnsiTheme="majorBidi" w:cstheme="majorBidi"/>
            <w:rPrChange w:id="18878" w:author="Jane Shaw" w:date="2015-10-31T13:31:00Z">
              <w:rPr/>
            </w:rPrChange>
          </w:rPr>
          <w:delText>%</w:delText>
        </w:r>
      </w:del>
      <w:ins w:id="18879" w:author="Jane Shaw" w:date="2015-10-22T19:08:00Z">
        <w:r w:rsidR="004414AA" w:rsidRPr="00E57C3D">
          <w:rPr>
            <w:rFonts w:asciiTheme="majorBidi" w:eastAsia="Times New Roman" w:hAnsiTheme="majorBidi" w:cstheme="majorBidi"/>
            <w:rPrChange w:id="18880" w:author="Jane Shaw" w:date="2015-10-31T13:31:00Z">
              <w:rPr/>
            </w:rPrChange>
          </w:rPr>
          <w:t>percent</w:t>
        </w:r>
      </w:ins>
      <w:r w:rsidRPr="00E57C3D">
        <w:rPr>
          <w:rFonts w:asciiTheme="majorBidi" w:eastAsia="Times New Roman" w:hAnsiTheme="majorBidi" w:cstheme="majorBidi"/>
          <w:rPrChange w:id="18881" w:author="Jane Shaw" w:date="2015-10-31T13:31:00Z">
            <w:rPr/>
          </w:rPrChange>
        </w:rPr>
        <w:t xml:space="preserve"> but less than 50 </w:t>
      </w:r>
      <w:del w:id="18882" w:author="Jane Shaw" w:date="2015-10-22T19:08:00Z">
        <w:r w:rsidRPr="00E57C3D" w:rsidDel="004414AA">
          <w:rPr>
            <w:rFonts w:asciiTheme="majorBidi" w:eastAsia="Times New Roman" w:hAnsiTheme="majorBidi" w:cstheme="majorBidi"/>
            <w:rPrChange w:id="18883" w:author="Jane Shaw" w:date="2015-10-31T13:31:00Z">
              <w:rPr/>
            </w:rPrChange>
          </w:rPr>
          <w:delText>%</w:delText>
        </w:r>
      </w:del>
      <w:ins w:id="18884" w:author="Jane Shaw" w:date="2015-10-22T19:08:00Z">
        <w:r w:rsidR="004414AA" w:rsidRPr="00E57C3D">
          <w:rPr>
            <w:rFonts w:asciiTheme="majorBidi" w:eastAsia="Times New Roman" w:hAnsiTheme="majorBidi" w:cstheme="majorBidi"/>
            <w:rPrChange w:id="18885" w:author="Jane Shaw" w:date="2015-10-31T13:31:00Z">
              <w:rPr/>
            </w:rPrChange>
          </w:rPr>
          <w:t>percent</w:t>
        </w:r>
      </w:ins>
      <w:r w:rsidRPr="00E57C3D">
        <w:rPr>
          <w:rFonts w:asciiTheme="majorBidi" w:eastAsia="Times New Roman" w:hAnsiTheme="majorBidi" w:cstheme="majorBidi"/>
          <w:rPrChange w:id="18886" w:author="Jane Shaw" w:date="2015-10-31T13:31:00Z">
            <w:rPr/>
          </w:rPrChange>
        </w:rPr>
        <w:t xml:space="preserve"> by weight of fructose.</w:t>
      </w:r>
      <w:ins w:id="18887" w:author="Jane Shaw" w:date="2015-10-31T13:33:00Z">
        <w:r w:rsidR="0082553B">
          <w:rPr>
            <w:rFonts w:asciiTheme="majorBidi" w:eastAsia="Times New Roman" w:hAnsiTheme="majorBidi" w:cstheme="majorBidi"/>
          </w:rPr>
          <w:t xml:space="preserve"> </w:t>
        </w:r>
      </w:ins>
    </w:p>
    <w:p w14:paraId="06C4654A" w14:textId="77777777" w:rsidR="00EB7AF1" w:rsidRPr="0082553B" w:rsidRDefault="726F4BD4">
      <w:pPr>
        <w:pStyle w:val="Paragrafoelenco"/>
        <w:numPr>
          <w:ilvl w:val="0"/>
          <w:numId w:val="2"/>
        </w:numPr>
        <w:contextualSpacing w:val="0"/>
        <w:jc w:val="both"/>
        <w:rPr>
          <w:rFonts w:asciiTheme="majorBidi" w:eastAsia="Times New Roman" w:hAnsiTheme="majorBidi" w:cstheme="majorBidi"/>
          <w:rPrChange w:id="18888" w:author="Jane Shaw" w:date="2015-10-31T13:33:00Z">
            <w:rPr/>
          </w:rPrChange>
        </w:rPr>
        <w:pPrChange w:id="18889" w:author="Jane Shaw" w:date="2015-10-31T13:33:00Z">
          <w:pPr>
            <w:pStyle w:val="Paragrafoelenco"/>
            <w:contextualSpacing w:val="0"/>
            <w:jc w:val="both"/>
          </w:pPr>
        </w:pPrChange>
      </w:pPr>
      <w:r w:rsidRPr="0082553B">
        <w:rPr>
          <w:rFonts w:asciiTheme="majorBidi" w:eastAsia="Times New Roman" w:hAnsiTheme="majorBidi" w:cstheme="majorBidi"/>
          <w:rPrChange w:id="18890" w:author="Jane Shaw" w:date="2015-10-31T13:33:00Z">
            <w:rPr/>
          </w:rPrChange>
        </w:rPr>
        <w:t>Invert sugar is not included.</w:t>
      </w:r>
    </w:p>
    <w:p w14:paraId="376E8819" w14:textId="62CC4CEF"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Lactose, also known as milk sugar</w:t>
      </w:r>
      <w:ins w:id="18891" w:author="Jane Shaw" w:date="2015-10-31T13:33:00Z">
        <w:r w:rsidR="0082553B">
          <w:rPr>
            <w:rFonts w:asciiTheme="majorBidi" w:eastAsia="Times New Roman" w:hAnsiTheme="majorBidi" w:cstheme="majorBidi"/>
          </w:rPr>
          <w:t>,</w:t>
        </w:r>
      </w:ins>
      <w:del w:id="18892" w:author="Jane Shaw" w:date="2015-10-31T13:33:00Z">
        <w:r w:rsidRPr="008E1789" w:rsidDel="0082553B">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82553B" w:rsidRPr="008E1789">
        <w:rPr>
          <w:rFonts w:asciiTheme="majorBidi" w:eastAsia="Times New Roman" w:hAnsiTheme="majorBidi" w:cstheme="majorBidi"/>
        </w:rPr>
        <w:t xml:space="preserve">produced </w:t>
      </w:r>
      <w:r w:rsidRPr="008E1789">
        <w:rPr>
          <w:rFonts w:asciiTheme="majorBidi" w:eastAsia="Times New Roman" w:hAnsiTheme="majorBidi" w:cstheme="majorBidi"/>
        </w:rPr>
        <w:t>commercially from whey. Such products must contain</w:t>
      </w:r>
      <w:ins w:id="18893" w:author="Jane Shaw" w:date="2015-10-31T13:33:00Z">
        <w:r w:rsidR="0082553B">
          <w:rPr>
            <w:rFonts w:asciiTheme="majorBidi" w:eastAsia="Times New Roman" w:hAnsiTheme="majorBidi" w:cstheme="majorBidi"/>
          </w:rPr>
          <w:t>,</w:t>
        </w:r>
      </w:ins>
      <w:r w:rsidRPr="008E1789">
        <w:rPr>
          <w:rFonts w:asciiTheme="majorBidi" w:eastAsia="Times New Roman" w:hAnsiTheme="majorBidi" w:cstheme="majorBidi"/>
        </w:rPr>
        <w:t xml:space="preserve"> by weight</w:t>
      </w:r>
      <w:ins w:id="18894" w:author="Jane Shaw" w:date="2015-10-31T13:33:00Z">
        <w:r w:rsidR="0082553B">
          <w:rPr>
            <w:rFonts w:asciiTheme="majorBidi" w:eastAsia="Times New Roman" w:hAnsiTheme="majorBidi" w:cstheme="majorBidi"/>
          </w:rPr>
          <w:t>,</w:t>
        </w:r>
      </w:ins>
      <w:r w:rsidRPr="008E1789">
        <w:rPr>
          <w:rFonts w:asciiTheme="majorBidi" w:eastAsia="Times New Roman" w:hAnsiTheme="majorBidi" w:cstheme="majorBidi"/>
        </w:rPr>
        <w:t xml:space="preserve"> more than 95 </w:t>
      </w:r>
      <w:del w:id="18895" w:author="Jane Shaw" w:date="2015-10-22T19:08:00Z">
        <w:r w:rsidRPr="008E1789" w:rsidDel="004414AA">
          <w:rPr>
            <w:rFonts w:asciiTheme="majorBidi" w:eastAsia="Times New Roman" w:hAnsiTheme="majorBidi" w:cstheme="majorBidi"/>
          </w:rPr>
          <w:delText>%</w:delText>
        </w:r>
      </w:del>
      <w:ins w:id="18896" w:author="Jane Shaw" w:date="2015-10-22T19:08:00Z">
        <w:r w:rsidR="004414AA">
          <w:rPr>
            <w:rFonts w:asciiTheme="majorBidi" w:eastAsia="Times New Roman" w:hAnsiTheme="majorBidi" w:cstheme="majorBidi"/>
          </w:rPr>
          <w:t>percent</w:t>
        </w:r>
      </w:ins>
      <w:r w:rsidRPr="008E1789">
        <w:rPr>
          <w:rFonts w:asciiTheme="majorBidi" w:eastAsia="Times New Roman" w:hAnsiTheme="majorBidi" w:cstheme="majorBidi"/>
        </w:rPr>
        <w:t xml:space="preserve"> lactose, expressed as anhydrous lactose, calculated </w:t>
      </w:r>
      <w:del w:id="18897" w:author="Jane Shaw" w:date="2015-10-31T13:33:00Z">
        <w:r w:rsidRPr="008E1789" w:rsidDel="0082553B">
          <w:rPr>
            <w:rFonts w:asciiTheme="majorBidi" w:eastAsia="Times New Roman" w:hAnsiTheme="majorBidi" w:cstheme="majorBidi"/>
          </w:rPr>
          <w:delText xml:space="preserve">on </w:delText>
        </w:r>
      </w:del>
      <w:ins w:id="18898" w:author="Jane Shaw" w:date="2015-10-31T13:33:00Z">
        <w:r w:rsidR="0082553B">
          <w:rPr>
            <w:rFonts w:asciiTheme="majorBidi" w:eastAsia="Times New Roman" w:hAnsiTheme="majorBidi" w:cstheme="majorBidi"/>
          </w:rPr>
          <w:t xml:space="preserve">from </w:t>
        </w:r>
      </w:ins>
      <w:r w:rsidRPr="008E1789">
        <w:rPr>
          <w:rFonts w:asciiTheme="majorBidi" w:eastAsia="Times New Roman" w:hAnsiTheme="majorBidi" w:cstheme="majorBidi"/>
        </w:rPr>
        <w:t xml:space="preserve">the dry matter. </w:t>
      </w:r>
      <w:ins w:id="18899" w:author="Jane Shaw" w:date="2015-10-31T13:34:00Z">
        <w:r w:rsidR="0082553B">
          <w:rPr>
            <w:rFonts w:asciiTheme="majorBidi" w:eastAsia="Times New Roman" w:hAnsiTheme="majorBidi" w:cstheme="majorBidi"/>
          </w:rPr>
          <w:t xml:space="preserve">Includes </w:t>
        </w:r>
      </w:ins>
      <w:r w:rsidR="0082553B" w:rsidRPr="008E1789">
        <w:rPr>
          <w:rFonts w:asciiTheme="majorBidi" w:eastAsia="Times New Roman" w:hAnsiTheme="majorBidi" w:cstheme="majorBidi"/>
        </w:rPr>
        <w:t xml:space="preserve">both </w:t>
      </w:r>
      <w:r w:rsidRPr="008E1789">
        <w:rPr>
          <w:rFonts w:asciiTheme="majorBidi" w:eastAsia="Times New Roman" w:hAnsiTheme="majorBidi" w:cstheme="majorBidi"/>
        </w:rPr>
        <w:t>commercial and chemically pure lactose</w:t>
      </w:r>
      <w:del w:id="18900" w:author="Jane Shaw" w:date="2015-10-31T13:34:00Z">
        <w:r w:rsidRPr="008E1789" w:rsidDel="0082553B">
          <w:rPr>
            <w:rFonts w:asciiTheme="majorBidi" w:eastAsia="Times New Roman" w:hAnsiTheme="majorBidi" w:cstheme="majorBidi"/>
          </w:rPr>
          <w:delText xml:space="preserve"> included</w:delText>
        </w:r>
      </w:del>
      <w:r w:rsidRPr="008E1789">
        <w:rPr>
          <w:rFonts w:asciiTheme="majorBidi" w:eastAsia="Times New Roman" w:hAnsiTheme="majorBidi" w:cstheme="majorBidi"/>
        </w:rPr>
        <w:t>.</w:t>
      </w:r>
    </w:p>
    <w:p w14:paraId="2667F41C" w14:textId="7D80006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Isoglucose, also known as </w:t>
      </w:r>
      <w:del w:id="18901" w:author="Jane Shaw" w:date="2015-10-31T13:34:00Z">
        <w:r w:rsidRPr="008E1789" w:rsidDel="0082553B">
          <w:rPr>
            <w:rFonts w:asciiTheme="majorBidi" w:eastAsia="Times New Roman" w:hAnsiTheme="majorBidi" w:cstheme="majorBidi"/>
          </w:rPr>
          <w:delText>HFCS (</w:delText>
        </w:r>
      </w:del>
      <w:r w:rsidRPr="008E1789">
        <w:rPr>
          <w:rFonts w:asciiTheme="majorBidi" w:eastAsia="Times New Roman" w:hAnsiTheme="majorBidi" w:cstheme="majorBidi"/>
        </w:rPr>
        <w:t>high-fructose corn syrup</w:t>
      </w:r>
      <w:ins w:id="18902" w:author="Jane Shaw" w:date="2015-10-31T13:34:00Z">
        <w:r w:rsidR="0082553B" w:rsidRPr="0082553B">
          <w:rPr>
            <w:rFonts w:asciiTheme="majorBidi" w:eastAsia="Times New Roman" w:hAnsiTheme="majorBidi" w:cstheme="majorBidi"/>
          </w:rPr>
          <w:t xml:space="preserve"> </w:t>
        </w:r>
        <w:r w:rsidR="0082553B">
          <w:rPr>
            <w:rFonts w:asciiTheme="majorBidi" w:eastAsia="Times New Roman" w:hAnsiTheme="majorBidi" w:cstheme="majorBidi"/>
          </w:rPr>
          <w:t>(</w:t>
        </w:r>
        <w:r w:rsidR="0082553B" w:rsidRPr="008E1789">
          <w:rPr>
            <w:rFonts w:asciiTheme="majorBidi" w:eastAsia="Times New Roman" w:hAnsiTheme="majorBidi" w:cstheme="majorBidi"/>
          </w:rPr>
          <w:t>HFCS</w:t>
        </w:r>
      </w:ins>
      <w:r w:rsidRPr="008E1789">
        <w:rPr>
          <w:rFonts w:asciiTheme="majorBidi" w:eastAsia="Times New Roman" w:hAnsiTheme="majorBidi" w:cstheme="majorBidi"/>
        </w:rPr>
        <w:t xml:space="preserve">), </w:t>
      </w:r>
      <w:del w:id="18903" w:author="Jane Shaw" w:date="2015-10-31T13:34:00Z">
        <w:r w:rsidRPr="008E1789" w:rsidDel="0082553B">
          <w:rPr>
            <w:rFonts w:asciiTheme="majorBidi" w:eastAsia="Times New Roman" w:hAnsiTheme="majorBidi" w:cstheme="majorBidi"/>
          </w:rPr>
          <w:delText>HFSS (</w:delText>
        </w:r>
      </w:del>
      <w:r w:rsidRPr="008E1789">
        <w:rPr>
          <w:rFonts w:asciiTheme="majorBidi" w:eastAsia="Times New Roman" w:hAnsiTheme="majorBidi" w:cstheme="majorBidi"/>
        </w:rPr>
        <w:t>high-fructose starch syrup</w:t>
      </w:r>
      <w:ins w:id="18904" w:author="Jane Shaw" w:date="2015-10-31T13:34:00Z">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HFSS</w:t>
        </w:r>
      </w:ins>
      <w:r w:rsidRPr="008E1789">
        <w:rPr>
          <w:rFonts w:asciiTheme="majorBidi" w:eastAsia="Times New Roman" w:hAnsiTheme="majorBidi" w:cstheme="majorBidi"/>
        </w:rPr>
        <w:t>)</w:t>
      </w:r>
      <w:ins w:id="18905" w:author="Jane Shaw" w:date="2015-10-31T13:34:00Z">
        <w:r w:rsidR="0082553B">
          <w:rPr>
            <w:rFonts w:asciiTheme="majorBidi" w:eastAsia="Times New Roman" w:hAnsiTheme="majorBidi" w:cstheme="majorBidi"/>
          </w:rPr>
          <w:t xml:space="preserve"> or</w:t>
        </w:r>
      </w:ins>
      <w:del w:id="18906" w:author="Jane Shaw" w:date="2015-10-31T13:34:00Z">
        <w:r w:rsidRPr="008E1789" w:rsidDel="0082553B">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18907" w:author="Jane Shaw" w:date="2015-10-31T13:34:00Z">
        <w:r w:rsidRPr="008E1789" w:rsidDel="0082553B">
          <w:rPr>
            <w:rFonts w:asciiTheme="majorBidi" w:eastAsia="Times New Roman" w:hAnsiTheme="majorBidi" w:cstheme="majorBidi"/>
          </w:rPr>
          <w:delText>HFGS (</w:delText>
        </w:r>
      </w:del>
      <w:r w:rsidRPr="008E1789">
        <w:rPr>
          <w:rFonts w:asciiTheme="majorBidi" w:eastAsia="Times New Roman" w:hAnsiTheme="majorBidi" w:cstheme="majorBidi"/>
        </w:rPr>
        <w:t>high-fructose glucose syrup</w:t>
      </w:r>
      <w:ins w:id="18908" w:author="Jane Shaw" w:date="2015-10-31T13:34:00Z">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HFGS</w:t>
        </w:r>
      </w:ins>
      <w:r w:rsidRPr="008E1789">
        <w:rPr>
          <w:rFonts w:asciiTheme="majorBidi" w:eastAsia="Times New Roman" w:hAnsiTheme="majorBidi" w:cstheme="majorBidi"/>
        </w:rPr>
        <w:t xml:space="preserve">). </w:t>
      </w:r>
      <w:del w:id="18909" w:author="Jane Shaw" w:date="2015-10-31T13:34:00Z">
        <w:r w:rsidRPr="008E1789" w:rsidDel="0082553B">
          <w:rPr>
            <w:rFonts w:asciiTheme="majorBidi" w:eastAsia="Times New Roman" w:hAnsiTheme="majorBidi" w:cstheme="majorBidi"/>
          </w:rPr>
          <w:delText xml:space="preserve">Isoglucose is </w:delText>
        </w:r>
      </w:del>
      <w:r w:rsidR="0082553B" w:rsidRPr="008E1789">
        <w:rPr>
          <w:rFonts w:asciiTheme="majorBidi" w:eastAsia="Times New Roman" w:hAnsiTheme="majorBidi" w:cstheme="majorBidi"/>
        </w:rPr>
        <w:t xml:space="preserve">A </w:t>
      </w:r>
      <w:r w:rsidRPr="008E1789">
        <w:rPr>
          <w:rFonts w:asciiTheme="majorBidi" w:eastAsia="Times New Roman" w:hAnsiTheme="majorBidi" w:cstheme="majorBidi"/>
        </w:rPr>
        <w:t xml:space="preserve">new type of starch syrup </w:t>
      </w:r>
      <w:del w:id="18910" w:author="Jane Shaw" w:date="2015-10-31T13:34:00Z">
        <w:r w:rsidRPr="008E1789" w:rsidDel="0082553B">
          <w:rPr>
            <w:rFonts w:asciiTheme="majorBidi" w:eastAsia="Times New Roman" w:hAnsiTheme="majorBidi" w:cstheme="majorBidi"/>
          </w:rPr>
          <w:delText xml:space="preserve">where </w:delText>
        </w:r>
      </w:del>
      <w:ins w:id="18911" w:author="Jane Shaw" w:date="2015-10-31T13:34:00Z">
        <w:r w:rsidR="0082553B">
          <w:rPr>
            <w:rFonts w:asciiTheme="majorBidi" w:eastAsia="Times New Roman" w:hAnsiTheme="majorBidi" w:cstheme="majorBidi"/>
          </w:rPr>
          <w:t xml:space="preserve">in which </w:t>
        </w:r>
      </w:ins>
      <w:r w:rsidRPr="008E1789">
        <w:rPr>
          <w:rFonts w:asciiTheme="majorBidi" w:eastAsia="Times New Roman" w:hAnsiTheme="majorBidi" w:cstheme="majorBidi"/>
        </w:rPr>
        <w:t xml:space="preserve">glucose </w:t>
      </w:r>
      <w:del w:id="18912" w:author="Jane Shaw" w:date="2015-10-31T13:34:00Z">
        <w:r w:rsidRPr="008E1789" w:rsidDel="0082553B">
          <w:rPr>
            <w:rFonts w:asciiTheme="majorBidi" w:eastAsia="Times New Roman" w:hAnsiTheme="majorBidi" w:cstheme="majorBidi"/>
          </w:rPr>
          <w:delText xml:space="preserve">has been </w:delText>
        </w:r>
      </w:del>
      <w:ins w:id="18913" w:author="Jane Shaw" w:date="2015-10-31T13:34:00Z">
        <w:r w:rsidR="0082553B">
          <w:rPr>
            <w:rFonts w:asciiTheme="majorBidi" w:eastAsia="Times New Roman" w:hAnsiTheme="majorBidi" w:cstheme="majorBidi"/>
          </w:rPr>
          <w:t xml:space="preserve">is </w:t>
        </w:r>
      </w:ins>
      <w:r w:rsidRPr="008E1789">
        <w:rPr>
          <w:rFonts w:asciiTheme="majorBidi" w:eastAsia="Times New Roman" w:hAnsiTheme="majorBidi" w:cstheme="majorBidi"/>
        </w:rPr>
        <w:t xml:space="preserve">isomerized to fructose by using one or more isomerizing enzymes. </w:t>
      </w:r>
      <w:ins w:id="18914" w:author="Jane Shaw" w:date="2015-10-31T13:39:00Z">
        <w:r w:rsidR="00726529">
          <w:rPr>
            <w:rFonts w:asciiTheme="majorBidi" w:eastAsia="Times New Roman" w:hAnsiTheme="majorBidi" w:cstheme="majorBidi"/>
          </w:rPr>
          <w:t xml:space="preserve">It is the </w:t>
        </w:r>
      </w:ins>
      <w:r w:rsidR="00726529" w:rsidRPr="008E1789">
        <w:rPr>
          <w:rFonts w:asciiTheme="majorBidi" w:eastAsia="Times New Roman" w:hAnsiTheme="majorBidi" w:cstheme="majorBidi"/>
        </w:rPr>
        <w:t xml:space="preserve">most </w:t>
      </w:r>
      <w:r w:rsidRPr="008E1789">
        <w:rPr>
          <w:rFonts w:asciiTheme="majorBidi" w:eastAsia="Times New Roman" w:hAnsiTheme="majorBidi" w:cstheme="majorBidi"/>
        </w:rPr>
        <w:t>important of the sweeteners manufactured from maize starch. Widely used in the production of food and soft drinks.</w:t>
      </w:r>
    </w:p>
    <w:p w14:paraId="7D0CA584" w14:textId="00F9A9A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w:t>
      </w:r>
      <w:del w:id="18915" w:author="Jane Shaw" w:date="2015-10-31T13:39:00Z">
        <w:r w:rsidRPr="008E1789" w:rsidDel="00726529">
          <w:rPr>
            <w:rFonts w:asciiTheme="majorBidi" w:eastAsia="Times New Roman" w:hAnsiTheme="majorBidi" w:cstheme="majorBidi"/>
          </w:rPr>
          <w:delText>s</w:delText>
        </w:r>
      </w:del>
      <w:r w:rsidRPr="008E1789">
        <w:rPr>
          <w:rFonts w:asciiTheme="majorBidi" w:eastAsia="Times New Roman" w:hAnsiTheme="majorBidi" w:cstheme="majorBidi"/>
        </w:rPr>
        <w:t xml:space="preserve"> sweetened or flavoured mineral waters and other non-alcoholic beverages</w:t>
      </w:r>
      <w:del w:id="18916" w:author="Jane Shaw" w:date="2015-10-31T13:39: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such as lemonade, orangeade</w:t>
      </w:r>
      <w:ins w:id="18917" w:author="Jane Shaw" w:date="2015-10-31T13:39:00Z">
        <w:r w:rsidR="00726529">
          <w:rPr>
            <w:rFonts w:asciiTheme="majorBidi" w:eastAsia="Times New Roman" w:hAnsiTheme="majorBidi" w:cstheme="majorBidi"/>
          </w:rPr>
          <w:t xml:space="preserve"> and</w:t>
        </w:r>
      </w:ins>
      <w:del w:id="18918" w:author="Jane Shaw" w:date="2015-10-31T13:39: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cola</w:t>
      </w:r>
      <w:del w:id="18919" w:author="Jane Shaw" w:date="2015-10-31T13:39:00Z">
        <w:r w:rsidRPr="008E1789" w:rsidDel="00726529">
          <w:rPr>
            <w:rFonts w:asciiTheme="majorBidi" w:eastAsia="Times New Roman" w:hAnsiTheme="majorBidi" w:cstheme="majorBidi"/>
          </w:rPr>
          <w:delText>, etc</w:delText>
        </w:r>
      </w:del>
      <w:r w:rsidRPr="008E1789">
        <w:rPr>
          <w:rFonts w:asciiTheme="majorBidi" w:eastAsia="Times New Roman" w:hAnsiTheme="majorBidi" w:cstheme="majorBidi"/>
        </w:rPr>
        <w:t xml:space="preserve">. </w:t>
      </w:r>
      <w:del w:id="18920" w:author="Jane Shaw" w:date="2015-10-31T13:41:00Z">
        <w:r w:rsidRPr="008E1789" w:rsidDel="00726529">
          <w:rPr>
            <w:rFonts w:asciiTheme="majorBidi" w:eastAsia="Times New Roman" w:hAnsiTheme="majorBidi" w:cstheme="majorBidi"/>
          </w:rPr>
          <w:delText>Exclude</w:delText>
        </w:r>
      </w:del>
      <w:del w:id="18921" w:author="Jane Shaw" w:date="2015-10-31T13:40:00Z">
        <w:r w:rsidRPr="008E1789" w:rsidDel="00726529">
          <w:rPr>
            <w:rFonts w:asciiTheme="majorBidi" w:eastAsia="Times New Roman" w:hAnsiTheme="majorBidi" w:cstheme="majorBidi"/>
          </w:rPr>
          <w:delText>s</w:delText>
        </w:r>
      </w:del>
      <w:del w:id="18922" w:author="Jane Shaw" w:date="2015-10-31T13:41:00Z">
        <w:r w:rsidRPr="008E1789" w:rsidDel="00726529">
          <w:rPr>
            <w:rFonts w:asciiTheme="majorBidi" w:eastAsia="Times New Roman" w:hAnsiTheme="majorBidi" w:cstheme="majorBidi"/>
          </w:rPr>
          <w:delText xml:space="preserve"> fruit and vegetable juices. </w:delText>
        </w:r>
      </w:del>
      <w:del w:id="18923" w:author="Jane Shaw" w:date="2015-10-31T13:40:00Z">
        <w:r w:rsidRPr="008E1789" w:rsidDel="00726529">
          <w:rPr>
            <w:rFonts w:asciiTheme="majorBidi" w:eastAsia="Times New Roman" w:hAnsiTheme="majorBidi" w:cstheme="majorBidi"/>
          </w:rPr>
          <w:delText xml:space="preserve">It </w:delText>
        </w:r>
      </w:del>
      <w:r w:rsidR="00726529" w:rsidRPr="008E1789">
        <w:rPr>
          <w:rFonts w:asciiTheme="majorBidi" w:eastAsia="Times New Roman" w:hAnsiTheme="majorBidi" w:cstheme="majorBidi"/>
        </w:rPr>
        <w:t>Include</w:t>
      </w:r>
      <w:del w:id="18924" w:author="Jane Shaw" w:date="2015-10-31T13:40:00Z">
        <w:r w:rsidR="00726529" w:rsidRPr="008E1789" w:rsidDel="00726529">
          <w:rPr>
            <w:rFonts w:asciiTheme="majorBidi" w:eastAsia="Times New Roman" w:hAnsiTheme="majorBidi" w:cstheme="majorBidi"/>
          </w:rPr>
          <w:delText>s</w:delText>
        </w:r>
      </w:del>
      <w:r w:rsidR="00726529" w:rsidRPr="008E1789">
        <w:rPr>
          <w:rFonts w:asciiTheme="majorBidi" w:eastAsia="Times New Roman" w:hAnsiTheme="majorBidi" w:cstheme="majorBidi"/>
        </w:rPr>
        <w:t xml:space="preserve"> </w:t>
      </w:r>
      <w:r w:rsidRPr="008E1789">
        <w:rPr>
          <w:rFonts w:asciiTheme="majorBidi" w:eastAsia="Times New Roman" w:hAnsiTheme="majorBidi" w:cstheme="majorBidi"/>
        </w:rPr>
        <w:t>waters, including mineral waters and aerated waters, containing added sugar or other sweetening matter or flavoured</w:t>
      </w:r>
      <w:ins w:id="18925" w:author="Jane Shaw" w:date="2015-10-31T13:41:00Z">
        <w:r w:rsidR="00726529">
          <w:rPr>
            <w:rFonts w:asciiTheme="majorBidi" w:eastAsia="Times New Roman" w:hAnsiTheme="majorBidi" w:cstheme="majorBidi"/>
          </w:rPr>
          <w:t>;</w:t>
        </w:r>
      </w:ins>
      <w:del w:id="18926" w:author="Jane Shaw" w:date="2015-10-31T13:41: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and other non-alcoholic beverages, not including </w:t>
      </w:r>
      <w:del w:id="18927" w:author="Jane Shaw" w:date="2015-10-31T13:42:00Z">
        <w:r w:rsidRPr="008E1789" w:rsidDel="00726529">
          <w:rPr>
            <w:rFonts w:asciiTheme="majorBidi" w:eastAsia="Times New Roman" w:hAnsiTheme="majorBidi" w:cstheme="majorBidi"/>
          </w:rPr>
          <w:delText xml:space="preserve">fruit or </w:delText>
        </w:r>
      </w:del>
      <w:r w:rsidRPr="008E1789">
        <w:rPr>
          <w:rFonts w:asciiTheme="majorBidi" w:eastAsia="Times New Roman" w:hAnsiTheme="majorBidi" w:cstheme="majorBidi"/>
        </w:rPr>
        <w:t xml:space="preserve">the following </w:t>
      </w:r>
      <w:ins w:id="18928" w:author="Jane Shaw" w:date="2015-10-31T13:42:00Z">
        <w:r w:rsidR="00726529" w:rsidRPr="008E1789">
          <w:rPr>
            <w:rFonts w:asciiTheme="majorBidi" w:eastAsia="Times New Roman" w:hAnsiTheme="majorBidi" w:cstheme="majorBidi"/>
          </w:rPr>
          <w:t xml:space="preserve">fruit or </w:t>
        </w:r>
      </w:ins>
      <w:r w:rsidRPr="008E1789">
        <w:rPr>
          <w:rFonts w:asciiTheme="majorBidi" w:eastAsia="Times New Roman" w:hAnsiTheme="majorBidi" w:cstheme="majorBidi"/>
        </w:rPr>
        <w:t>vegetable juices</w:t>
      </w:r>
      <w:ins w:id="18929" w:author="Jane Shaw" w:date="2015-10-31T13:41:00Z">
        <w:r w:rsidR="00726529">
          <w:rPr>
            <w:rFonts w:asciiTheme="majorBidi" w:eastAsia="Times New Roman" w:hAnsiTheme="majorBidi" w:cstheme="majorBidi"/>
          </w:rPr>
          <w:t>:</w:t>
        </w:r>
      </w:ins>
      <w:r w:rsidRPr="008E1789">
        <w:rPr>
          <w:rFonts w:asciiTheme="majorBidi" w:eastAsia="Times New Roman" w:hAnsiTheme="majorBidi" w:cstheme="majorBidi"/>
        </w:rPr>
        <w:t xml:space="preserve"> orange</w:t>
      </w:r>
      <w:del w:id="18930" w:author="Jane Shaw" w:date="2015-10-31T13:42:00Z">
        <w:r w:rsidRPr="008E1789" w:rsidDel="00726529">
          <w:rPr>
            <w:rFonts w:asciiTheme="majorBidi" w:eastAsia="Times New Roman" w:hAnsiTheme="majorBidi" w:cstheme="majorBidi"/>
          </w:rPr>
          <w:delText xml:space="preserve"> juice</w:delText>
        </w:r>
      </w:del>
      <w:r w:rsidRPr="008E1789">
        <w:rPr>
          <w:rFonts w:asciiTheme="majorBidi" w:eastAsia="Times New Roman" w:hAnsiTheme="majorBidi" w:cstheme="majorBidi"/>
        </w:rPr>
        <w:t>, grapefruit (including pomelo)</w:t>
      </w:r>
      <w:del w:id="18931" w:author="Jane Shaw" w:date="2015-10-31T13:42:00Z">
        <w:r w:rsidRPr="008E1789" w:rsidDel="00726529">
          <w:rPr>
            <w:rFonts w:asciiTheme="majorBidi" w:eastAsia="Times New Roman" w:hAnsiTheme="majorBidi" w:cstheme="majorBidi"/>
          </w:rPr>
          <w:delText xml:space="preserve"> juice</w:delText>
        </w:r>
      </w:del>
      <w:ins w:id="18932" w:author="Jane Shaw" w:date="2015-10-31T13:42:00Z">
        <w:r w:rsidR="00726529">
          <w:rPr>
            <w:rFonts w:asciiTheme="majorBidi" w:eastAsia="Times New Roman" w:hAnsiTheme="majorBidi" w:cstheme="majorBidi"/>
          </w:rPr>
          <w:t>;</w:t>
        </w:r>
      </w:ins>
      <w:del w:id="18933" w:author="Jane Shaw" w:date="2015-10-31T13:42: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18934" w:author="Jane Shaw" w:date="2015-10-31T13:42:00Z">
        <w:r w:rsidRPr="008E1789" w:rsidDel="00726529">
          <w:rPr>
            <w:rFonts w:asciiTheme="majorBidi" w:eastAsia="Times New Roman" w:hAnsiTheme="majorBidi" w:cstheme="majorBidi"/>
          </w:rPr>
          <w:delText xml:space="preserve">juice of </w:delText>
        </w:r>
      </w:del>
      <w:r w:rsidRPr="008E1789">
        <w:rPr>
          <w:rFonts w:asciiTheme="majorBidi" w:eastAsia="Times New Roman" w:hAnsiTheme="majorBidi" w:cstheme="majorBidi"/>
        </w:rPr>
        <w:t>any other single citrus fruit</w:t>
      </w:r>
      <w:ins w:id="18935" w:author="Jane Shaw" w:date="2015-10-31T13:42:00Z">
        <w:r w:rsidR="00726529">
          <w:rPr>
            <w:rFonts w:asciiTheme="majorBidi" w:eastAsia="Times New Roman" w:hAnsiTheme="majorBidi" w:cstheme="majorBidi"/>
          </w:rPr>
          <w:t>;</w:t>
        </w:r>
      </w:ins>
      <w:del w:id="18936" w:author="Jane Shaw" w:date="2015-10-31T13:42: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pineapple</w:t>
      </w:r>
      <w:del w:id="18937" w:author="Jane Shaw" w:date="2015-10-31T13:42:00Z">
        <w:r w:rsidRPr="008E1789" w:rsidDel="00726529">
          <w:rPr>
            <w:rFonts w:asciiTheme="majorBidi" w:eastAsia="Times New Roman" w:hAnsiTheme="majorBidi" w:cstheme="majorBidi"/>
          </w:rPr>
          <w:delText xml:space="preserve"> </w:delText>
        </w:r>
      </w:del>
      <w:ins w:id="18938" w:author="Jane Shaw" w:date="2015-10-31T13:43:00Z">
        <w:r w:rsidR="00726529">
          <w:rPr>
            <w:rFonts w:asciiTheme="majorBidi" w:eastAsia="Times New Roman" w:hAnsiTheme="majorBidi" w:cstheme="majorBidi"/>
          </w:rPr>
          <w:t>;</w:t>
        </w:r>
      </w:ins>
      <w:del w:id="18939" w:author="Jane Shaw" w:date="2015-10-31T13:42:00Z">
        <w:r w:rsidRPr="008E1789" w:rsidDel="00726529">
          <w:rPr>
            <w:rFonts w:asciiTheme="majorBidi" w:eastAsia="Times New Roman" w:hAnsiTheme="majorBidi" w:cstheme="majorBidi"/>
          </w:rPr>
          <w:delText>juice</w:delText>
        </w:r>
      </w:del>
      <w:del w:id="18940" w:author="Jane Shaw" w:date="2015-10-31T13:43: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tomato</w:t>
      </w:r>
      <w:del w:id="18941" w:author="Jane Shaw" w:date="2015-10-31T13:43:00Z">
        <w:r w:rsidRPr="008E1789" w:rsidDel="00726529">
          <w:rPr>
            <w:rFonts w:asciiTheme="majorBidi" w:eastAsia="Times New Roman" w:hAnsiTheme="majorBidi" w:cstheme="majorBidi"/>
          </w:rPr>
          <w:delText xml:space="preserve"> </w:delText>
        </w:r>
      </w:del>
      <w:ins w:id="18942" w:author="Jane Shaw" w:date="2015-10-31T13:43:00Z">
        <w:r w:rsidR="00726529">
          <w:rPr>
            <w:rFonts w:asciiTheme="majorBidi" w:eastAsia="Times New Roman" w:hAnsiTheme="majorBidi" w:cstheme="majorBidi"/>
          </w:rPr>
          <w:t>;</w:t>
        </w:r>
      </w:ins>
      <w:del w:id="18943" w:author="Jane Shaw" w:date="2015-10-31T13:43:00Z">
        <w:r w:rsidRPr="008E1789" w:rsidDel="00726529">
          <w:rPr>
            <w:rFonts w:asciiTheme="majorBidi" w:eastAsia="Times New Roman" w:hAnsiTheme="majorBidi" w:cstheme="majorBidi"/>
          </w:rPr>
          <w:delText>juice,</w:delText>
        </w:r>
      </w:del>
      <w:r w:rsidRPr="008E1789">
        <w:rPr>
          <w:rFonts w:asciiTheme="majorBidi" w:eastAsia="Times New Roman" w:hAnsiTheme="majorBidi" w:cstheme="majorBidi"/>
        </w:rPr>
        <w:t xml:space="preserve"> grape </w:t>
      </w:r>
      <w:del w:id="18944" w:author="Jane Shaw" w:date="2015-10-31T13:43:00Z">
        <w:r w:rsidRPr="008E1789" w:rsidDel="00726529">
          <w:rPr>
            <w:rFonts w:asciiTheme="majorBidi" w:eastAsia="Times New Roman" w:hAnsiTheme="majorBidi" w:cstheme="majorBidi"/>
          </w:rPr>
          <w:delText xml:space="preserve">juice </w:delText>
        </w:r>
      </w:del>
      <w:r w:rsidRPr="008E1789">
        <w:rPr>
          <w:rFonts w:asciiTheme="majorBidi" w:eastAsia="Times New Roman" w:hAnsiTheme="majorBidi" w:cstheme="majorBidi"/>
        </w:rPr>
        <w:t>(including grape must)</w:t>
      </w:r>
      <w:ins w:id="18945" w:author="Jane Shaw" w:date="2015-10-31T13:43:00Z">
        <w:r w:rsidR="00726529">
          <w:rPr>
            <w:rFonts w:asciiTheme="majorBidi" w:eastAsia="Times New Roman" w:hAnsiTheme="majorBidi" w:cstheme="majorBidi"/>
          </w:rPr>
          <w:t>;</w:t>
        </w:r>
      </w:ins>
      <w:del w:id="18946" w:author="Jane Shaw" w:date="2015-10-31T13:43: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apple</w:t>
      </w:r>
      <w:del w:id="18947" w:author="Jane Shaw" w:date="2015-10-31T13:43:00Z">
        <w:r w:rsidRPr="008E1789" w:rsidDel="00726529">
          <w:rPr>
            <w:rFonts w:asciiTheme="majorBidi" w:eastAsia="Times New Roman" w:hAnsiTheme="majorBidi" w:cstheme="majorBidi"/>
          </w:rPr>
          <w:delText xml:space="preserve"> </w:delText>
        </w:r>
      </w:del>
      <w:ins w:id="18948" w:author="Jane Shaw" w:date="2015-10-31T13:43:00Z">
        <w:r w:rsidR="00726529">
          <w:rPr>
            <w:rFonts w:asciiTheme="majorBidi" w:eastAsia="Times New Roman" w:hAnsiTheme="majorBidi" w:cstheme="majorBidi"/>
          </w:rPr>
          <w:t>;</w:t>
        </w:r>
      </w:ins>
      <w:del w:id="18949" w:author="Jane Shaw" w:date="2015-10-31T13:43:00Z">
        <w:r w:rsidRPr="008E1789" w:rsidDel="00726529">
          <w:rPr>
            <w:rFonts w:asciiTheme="majorBidi" w:eastAsia="Times New Roman" w:hAnsiTheme="majorBidi" w:cstheme="majorBidi"/>
          </w:rPr>
          <w:delText>juice,</w:delText>
        </w:r>
      </w:del>
      <w:r w:rsidRPr="008E1789">
        <w:rPr>
          <w:rFonts w:asciiTheme="majorBidi" w:eastAsia="Times New Roman" w:hAnsiTheme="majorBidi" w:cstheme="majorBidi"/>
        </w:rPr>
        <w:t xml:space="preserve"> cranberry (</w:t>
      </w:r>
      <w:r w:rsidRPr="008E1789">
        <w:rPr>
          <w:rFonts w:asciiTheme="majorBidi" w:eastAsia="Times New Roman" w:hAnsiTheme="majorBidi" w:cstheme="majorBidi"/>
          <w:i/>
          <w:iCs/>
        </w:rPr>
        <w:t xml:space="preserve">Vaccinium macrocarpon, </w:t>
      </w:r>
      <w:del w:id="18950" w:author="Jane Shaw" w:date="2015-10-31T13:43:00Z">
        <w:r w:rsidRPr="008E1789" w:rsidDel="00726529">
          <w:rPr>
            <w:rFonts w:asciiTheme="majorBidi" w:eastAsia="Times New Roman" w:hAnsiTheme="majorBidi" w:cstheme="majorBidi"/>
            <w:i/>
            <w:iCs/>
          </w:rPr>
          <w:delText xml:space="preserve">Vaccinium </w:delText>
        </w:r>
      </w:del>
      <w:ins w:id="18951" w:author="Jane Shaw" w:date="2015-10-31T13:43:00Z">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oxycoccos, </w:t>
      </w:r>
      <w:del w:id="18952" w:author="Jane Shaw" w:date="2015-10-31T13:43:00Z">
        <w:r w:rsidRPr="008E1789" w:rsidDel="00726529">
          <w:rPr>
            <w:rFonts w:asciiTheme="majorBidi" w:eastAsia="Times New Roman" w:hAnsiTheme="majorBidi" w:cstheme="majorBidi"/>
            <w:i/>
            <w:iCs/>
          </w:rPr>
          <w:delText xml:space="preserve">Vaccinium </w:delText>
        </w:r>
      </w:del>
      <w:ins w:id="18953" w:author="Jane Shaw" w:date="2015-10-31T13:43:00Z">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w:t>
      </w:r>
      <w:del w:id="18954" w:author="Jane Shaw" w:date="2015-10-31T13:43:00Z">
        <w:r w:rsidRPr="008E1789" w:rsidDel="00726529">
          <w:rPr>
            <w:rFonts w:asciiTheme="majorBidi" w:eastAsia="Times New Roman" w:hAnsiTheme="majorBidi" w:cstheme="majorBidi"/>
          </w:rPr>
          <w:delText xml:space="preserve"> juice</w:delText>
        </w:r>
      </w:del>
      <w:ins w:id="18955" w:author="Jane Shaw" w:date="2015-10-31T13:43:00Z">
        <w:r w:rsidR="00726529">
          <w:rPr>
            <w:rFonts w:asciiTheme="majorBidi" w:eastAsia="Times New Roman" w:hAnsiTheme="majorBidi" w:cstheme="majorBidi"/>
          </w:rPr>
          <w:t>;</w:t>
        </w:r>
      </w:ins>
      <w:del w:id="18956" w:author="Jane Shaw" w:date="2015-10-31T13:43: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mixtures of juices</w:t>
      </w:r>
      <w:ins w:id="18957" w:author="Jane Shaw" w:date="2015-10-31T13:43:00Z">
        <w:r w:rsidR="00726529">
          <w:rPr>
            <w:rFonts w:asciiTheme="majorBidi" w:eastAsia="Times New Roman" w:hAnsiTheme="majorBidi" w:cstheme="majorBidi"/>
          </w:rPr>
          <w:t>;</w:t>
        </w:r>
      </w:ins>
      <w:del w:id="18958" w:author="Jane Shaw" w:date="2015-10-31T13:43:00Z">
        <w:r w:rsidRPr="008E1789" w:rsidDel="00726529">
          <w:rPr>
            <w:rFonts w:asciiTheme="majorBidi" w:eastAsia="Times New Roman" w:hAnsiTheme="majorBidi" w:cstheme="majorBidi"/>
          </w:rPr>
          <w:delText>,</w:delText>
        </w:r>
      </w:del>
      <w:r w:rsidRPr="008E1789">
        <w:rPr>
          <w:rFonts w:asciiTheme="majorBidi" w:eastAsia="Times New Roman" w:hAnsiTheme="majorBidi" w:cstheme="majorBidi"/>
        </w:rPr>
        <w:t xml:space="preserve"> and juice of any other single fruit or vegetable.</w:t>
      </w:r>
    </w:p>
    <w:p w14:paraId="6936C6DD" w14:textId="693673E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Molasses, a by-product of the extraction or refining of beet or cane sugar or </w:t>
      </w:r>
      <w:del w:id="18959" w:author="Jane Shaw" w:date="2015-10-31T13:43:00Z">
        <w:r w:rsidRPr="008E1789" w:rsidDel="00726529">
          <w:rPr>
            <w:rFonts w:asciiTheme="majorBidi" w:eastAsia="Times New Roman" w:hAnsiTheme="majorBidi" w:cstheme="majorBidi"/>
            <w:lang w:val="en-GB"/>
          </w:rPr>
          <w:delText xml:space="preserve">of </w:delText>
        </w:r>
      </w:del>
      <w:r w:rsidRPr="008E1789">
        <w:rPr>
          <w:rFonts w:asciiTheme="majorBidi" w:eastAsia="Times New Roman" w:hAnsiTheme="majorBidi" w:cstheme="majorBidi"/>
          <w:lang w:val="en-GB"/>
        </w:rPr>
        <w:t>the production of fructose from maize. Used for feed, food, industrial alcohol, alcoholic beverages and ethanol.</w:t>
      </w:r>
    </w:p>
    <w:p w14:paraId="75780DAF" w14:textId="78EA2444" w:rsidR="00EB7AF1" w:rsidRPr="008E1789" w:rsidRDefault="726F4BD4" w:rsidP="00C06EB9">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sugar crops not elsewhere classified are also </w:t>
      </w:r>
      <w:del w:id="18960" w:author="Jane Shaw" w:date="2015-10-31T13:43:00Z">
        <w:r w:rsidRPr="008E1789" w:rsidDel="00726529">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18961" w:author="Jane Shaw" w:date="2015-10-31T13:43:00Z">
        <w:r w:rsidR="00726529">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19B1E704" w14:textId="497E4F7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2745 </w:t>
      </w:r>
      <w:ins w:id="18962" w:author="Jane Shaw" w:date="2015-10-31T13:43:00Z">
        <w:r w:rsidR="00726529">
          <w:rPr>
            <w:rFonts w:asciiTheme="majorBidi" w:hAnsiTheme="majorBidi" w:cstheme="majorBidi"/>
            <w:lang w:val="en-GB"/>
          </w:rPr>
          <w:t>–</w:t>
        </w:r>
      </w:ins>
      <w:del w:id="18963" w:author="Jane Shaw" w:date="2015-10-31T13:43:00Z">
        <w:r w:rsidRPr="008E1789" w:rsidDel="00726529">
          <w:rPr>
            <w:rFonts w:asciiTheme="majorBidi" w:hAnsiTheme="majorBidi" w:cstheme="majorBidi"/>
            <w:lang w:val="en-GB"/>
          </w:rPr>
          <w:delText>-</w:delText>
        </w:r>
      </w:del>
      <w:r w:rsidRPr="008E1789">
        <w:rPr>
          <w:rFonts w:asciiTheme="majorBidi" w:hAnsiTheme="majorBidi" w:cstheme="majorBidi"/>
          <w:lang w:val="en-GB"/>
        </w:rPr>
        <w:t xml:space="preserve"> Honey</w:t>
      </w:r>
    </w:p>
    <w:p w14:paraId="58F8426B" w14:textId="2F90D0E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8964" w:author="Jane Shaw" w:date="2015-10-31T13:44: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natural honey (02910)</w:t>
      </w:r>
      <w:ins w:id="18965" w:author="Jane Shaw" w:date="2015-10-31T13:44:00Z">
        <w:r w:rsidR="00726529">
          <w:rPr>
            <w:rFonts w:asciiTheme="majorBidi" w:eastAsia="Times New Roman" w:hAnsiTheme="majorBidi" w:cstheme="majorBidi"/>
            <w:lang w:val="en-GB"/>
          </w:rPr>
          <w:t>.</w:t>
        </w:r>
      </w:ins>
    </w:p>
    <w:p w14:paraId="4718E507" w14:textId="663184F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xml:space="preserve">) or </w:t>
      </w:r>
      <w:del w:id="18966" w:author="Jane Shaw" w:date="2015-10-31T13:44:00Z">
        <w:r w:rsidRPr="008E1789" w:rsidDel="00726529">
          <w:rPr>
            <w:rFonts w:asciiTheme="majorBidi" w:eastAsia="Times New Roman" w:hAnsiTheme="majorBidi" w:cstheme="majorBidi"/>
            <w:lang w:val="en-GB"/>
          </w:rPr>
          <w:delText xml:space="preserve">by </w:delText>
        </w:r>
      </w:del>
      <w:r w:rsidRPr="008E1789">
        <w:rPr>
          <w:rFonts w:asciiTheme="majorBidi" w:eastAsia="Times New Roman" w:hAnsiTheme="majorBidi" w:cstheme="majorBidi"/>
          <w:lang w:val="en-GB"/>
        </w:rPr>
        <w:t xml:space="preserve">other insects, centrifuged, </w:t>
      </w:r>
      <w:del w:id="18967" w:author="Jane Shaw" w:date="2015-10-31T13:44:00Z">
        <w:r w:rsidRPr="008E1789" w:rsidDel="00726529">
          <w:rPr>
            <w:rFonts w:asciiTheme="majorBidi" w:eastAsia="Times New Roman" w:hAnsiTheme="majorBidi" w:cstheme="majorBidi"/>
            <w:lang w:val="en-GB"/>
          </w:rPr>
          <w:delText xml:space="preserve">or </w:delText>
        </w:r>
      </w:del>
      <w:r w:rsidRPr="008E1789">
        <w:rPr>
          <w:rFonts w:asciiTheme="majorBidi" w:eastAsia="Times New Roman" w:hAnsiTheme="majorBidi" w:cstheme="majorBidi"/>
          <w:lang w:val="en-GB"/>
        </w:rPr>
        <w:t>in the comb</w:t>
      </w:r>
      <w:ins w:id="18968" w:author="Jane Shaw" w:date="2015-10-31T13:44:00Z">
        <w:r w:rsidR="0072652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or containing comb chunks, provided that neither sugar nor any other substance has been added.</w:t>
      </w:r>
    </w:p>
    <w:p w14:paraId="21171570"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14:paraId="0D9E1FA4"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063081AA" w14:textId="28E17199" w:rsidR="00EB7AF1" w:rsidRPr="005F16F6" w:rsidRDefault="00726529" w:rsidP="00C4334D">
      <w:pPr>
        <w:pStyle w:val="Titolo2"/>
      </w:pPr>
      <w:bookmarkStart w:id="18969" w:name="_Toc308029387"/>
      <w:bookmarkStart w:id="18970" w:name="_Toc308029578"/>
      <w:ins w:id="18971" w:author="Jane Shaw" w:date="2015-10-31T13:44:00Z">
        <w:r>
          <w:t>7.</w:t>
        </w:r>
      </w:ins>
      <w:ins w:id="18972" w:author="Jane Shaw" w:date="2015-10-31T13:45:00Z">
        <w:r>
          <w:t>5</w:t>
        </w:r>
      </w:ins>
      <w:ins w:id="18973" w:author="Jane Shaw" w:date="2015-10-31T13:44:00Z">
        <w:r>
          <w:t xml:space="preserve"> </w:t>
        </w:r>
      </w:ins>
      <w:r w:rsidR="726F4BD4" w:rsidRPr="008E1789">
        <w:t>Pulses and derived products</w:t>
      </w:r>
      <w:bookmarkEnd w:id="18969"/>
      <w:bookmarkEnd w:id="18970"/>
    </w:p>
    <w:p w14:paraId="0DEB1B3F" w14:textId="6890BEE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PULSES are annual leguminous crops yielding </w:t>
      </w:r>
      <w:del w:id="18974" w:author="Jane Shaw" w:date="2015-10-31T13:45:00Z">
        <w:r w:rsidRPr="008E1789" w:rsidDel="00726529">
          <w:rPr>
            <w:rFonts w:asciiTheme="majorBidi" w:eastAsia="Times New Roman" w:hAnsiTheme="majorBidi" w:cstheme="majorBidi"/>
            <w:lang w:val="en-GB"/>
          </w:rPr>
          <w:delText xml:space="preserve">from </w:delText>
        </w:r>
      </w:del>
      <w:r w:rsidRPr="008E1789">
        <w:rPr>
          <w:rFonts w:asciiTheme="majorBidi" w:eastAsia="Times New Roman" w:hAnsiTheme="majorBidi" w:cstheme="majorBidi"/>
          <w:lang w:val="en-GB"/>
        </w:rPr>
        <w:t xml:space="preserve">one to 12 grains or seeds of variable size, shape and colour within a pod. They are used for both food and feed. The term </w:t>
      </w:r>
      <w:ins w:id="18975" w:author="Jane Shaw" w:date="2015-10-31T13:45:00Z">
        <w:r w:rsidR="00726529">
          <w:rPr>
            <w:rFonts w:asciiTheme="majorBidi" w:eastAsia="Times New Roman" w:hAnsiTheme="majorBidi" w:cstheme="majorBidi"/>
            <w:lang w:val="en-GB"/>
          </w:rPr>
          <w:t>“</w:t>
        </w:r>
      </w:ins>
      <w:del w:id="18976" w:author="Jane Shaw" w:date="2015-10-31T13:45: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pulses</w:t>
      </w:r>
      <w:ins w:id="18977" w:author="Jane Shaw" w:date="2015-10-31T13:45:00Z">
        <w:r w:rsidR="00726529">
          <w:rPr>
            <w:rFonts w:asciiTheme="majorBidi" w:eastAsia="Times New Roman" w:hAnsiTheme="majorBidi" w:cstheme="majorBidi"/>
            <w:lang w:val="en-GB"/>
          </w:rPr>
          <w:t>”</w:t>
        </w:r>
      </w:ins>
      <w:del w:id="18978" w:author="Jane Shaw" w:date="2015-10-31T13:45: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is limited to crops harvested solely for dry grain, thereby excluding crops harvested green for food (green peas, green beans, etc.)</w:t>
      </w:r>
      <w:ins w:id="18979" w:author="Jane Shaw" w:date="2015-10-31T13:45:00Z">
        <w:r w:rsidR="0072652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which are classified as vegetable crops. Also excluded are </w:t>
      </w:r>
      <w:del w:id="18980" w:author="Jane Shaw" w:date="2015-10-31T13:45:00Z">
        <w:r w:rsidRPr="008E1789" w:rsidDel="00726529">
          <w:rPr>
            <w:rFonts w:asciiTheme="majorBidi" w:eastAsia="Times New Roman" w:hAnsiTheme="majorBidi" w:cstheme="majorBidi"/>
            <w:lang w:val="en-GB"/>
          </w:rPr>
          <w:delText xml:space="preserve">those </w:delText>
        </w:r>
      </w:del>
      <w:r w:rsidRPr="008E1789">
        <w:rPr>
          <w:rFonts w:asciiTheme="majorBidi" w:eastAsia="Times New Roman" w:hAnsiTheme="majorBidi" w:cstheme="majorBidi"/>
          <w:lang w:val="en-GB"/>
        </w:rPr>
        <w:t>crops used mainly for oil extraction (</w:t>
      </w:r>
      <w:del w:id="18981" w:author="Jane Shaw" w:date="2015-10-31T13:45:00Z">
        <w:r w:rsidRPr="008E1789" w:rsidDel="00726529">
          <w:rPr>
            <w:rFonts w:asciiTheme="majorBidi" w:eastAsia="Times New Roman" w:hAnsiTheme="majorBidi" w:cstheme="majorBidi"/>
            <w:lang w:val="en-GB"/>
          </w:rPr>
          <w:delText xml:space="preserve">e.g. </w:delText>
        </w:r>
      </w:del>
      <w:r w:rsidRPr="008E1789">
        <w:rPr>
          <w:rFonts w:asciiTheme="majorBidi" w:eastAsia="Times New Roman" w:hAnsiTheme="majorBidi" w:cstheme="majorBidi"/>
          <w:lang w:val="en-GB"/>
        </w:rPr>
        <w:t>soybeans</w:t>
      </w:r>
      <w:ins w:id="18982" w:author="Jane Shaw" w:date="2015-10-31T13:46:00Z">
        <w:r w:rsidR="0072652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18983" w:author="Jane Shaw" w:date="2015-10-31T13:46:00Z">
        <w:r w:rsidRPr="008E1789" w:rsidDel="0072652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groundnuts</w:t>
      </w:r>
      <w:ins w:id="18984" w:author="Jane Shaw" w:date="2015-10-31T13:46:00Z">
        <w:r w:rsidR="00726529">
          <w:rPr>
            <w:rFonts w:asciiTheme="majorBidi" w:eastAsia="Times New Roman" w:hAnsiTheme="majorBidi" w:cstheme="majorBidi"/>
            <w:lang w:val="en-GB"/>
          </w:rPr>
          <w:t>, etc.</w:t>
        </w:r>
      </w:ins>
      <w:r w:rsidRPr="008E1789">
        <w:rPr>
          <w:rFonts w:asciiTheme="majorBidi" w:eastAsia="Times New Roman" w:hAnsiTheme="majorBidi" w:cstheme="majorBidi"/>
          <w:lang w:val="en-GB"/>
        </w:rPr>
        <w:t>)</w:t>
      </w:r>
      <w:ins w:id="18985" w:author="Jane Shaw" w:date="2015-10-31T13:46:00Z">
        <w:r w:rsidR="0072652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leguminous crops (</w:t>
      </w:r>
      <w:del w:id="18986" w:author="Jane Shaw" w:date="2015-10-31T13:46:00Z">
        <w:r w:rsidRPr="008E1789" w:rsidDel="00726529">
          <w:rPr>
            <w:rFonts w:asciiTheme="majorBidi" w:eastAsia="Times New Roman" w:hAnsiTheme="majorBidi" w:cstheme="majorBidi"/>
            <w:lang w:val="en-GB"/>
          </w:rPr>
          <w:delText xml:space="preserve">e.g. </w:delText>
        </w:r>
      </w:del>
      <w:r w:rsidRPr="008E1789">
        <w:rPr>
          <w:rFonts w:asciiTheme="majorBidi" w:eastAsia="Times New Roman" w:hAnsiTheme="majorBidi" w:cstheme="majorBidi"/>
          <w:lang w:val="en-GB"/>
        </w:rPr>
        <w:t>seeds of clover</w:t>
      </w:r>
      <w:ins w:id="18987" w:author="Jane Shaw" w:date="2015-10-31T13:46:00Z">
        <w:r w:rsidR="0072652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18988" w:author="Jane Shaw" w:date="2015-10-31T13:46:00Z">
        <w:r w:rsidRPr="008E1789" w:rsidDel="0072652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alfalfa</w:t>
      </w:r>
      <w:ins w:id="18989" w:author="Jane Shaw" w:date="2015-10-31T13:46:00Z">
        <w:r w:rsidR="00726529">
          <w:rPr>
            <w:rFonts w:asciiTheme="majorBidi" w:eastAsia="Times New Roman" w:hAnsiTheme="majorBidi" w:cstheme="majorBidi"/>
            <w:lang w:val="en-GB"/>
          </w:rPr>
          <w:t>, etc.</w:t>
        </w:r>
      </w:ins>
      <w:r w:rsidRPr="008E1789">
        <w:rPr>
          <w:rFonts w:asciiTheme="majorBidi" w:eastAsia="Times New Roman" w:hAnsiTheme="majorBidi" w:cstheme="majorBidi"/>
          <w:lang w:val="en-GB"/>
        </w:rPr>
        <w:t>) that are used exclusively for sowing purposes. In addition to their food value, pulses also play an important role in cropping systems because of their ability to produce nitrogen and thereby enrich the soil. Pulses contain carbohydrates, mainly starches (55</w:t>
      </w:r>
      <w:ins w:id="18990" w:author="Jane Shaw" w:date="2015-10-31T13:46:00Z">
        <w:r w:rsidR="00726529">
          <w:rPr>
            <w:rFonts w:asciiTheme="majorBidi" w:eastAsia="Times New Roman" w:hAnsiTheme="majorBidi" w:cstheme="majorBidi"/>
            <w:lang w:val="en-GB"/>
          </w:rPr>
          <w:t>–</w:t>
        </w:r>
      </w:ins>
      <w:del w:id="18991" w:author="Jane Shaw" w:date="2015-10-31T13:46: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65</w:t>
      </w:r>
      <w:del w:id="18992" w:author="Jane Shaw" w:date="2015-10-22T19:08:00Z">
        <w:r w:rsidRPr="008E1789" w:rsidDel="004414AA">
          <w:rPr>
            <w:rFonts w:asciiTheme="majorBidi" w:eastAsia="Times New Roman" w:hAnsiTheme="majorBidi" w:cstheme="majorBidi"/>
            <w:lang w:val="en-GB"/>
          </w:rPr>
          <w:delText>%</w:delText>
        </w:r>
      </w:del>
      <w:ins w:id="18993"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total weight); proteins, including essential amino acids (18</w:t>
      </w:r>
      <w:ins w:id="18994" w:author="Jane Shaw" w:date="2015-10-31T13:46:00Z">
        <w:r w:rsidR="00726529">
          <w:rPr>
            <w:rFonts w:asciiTheme="majorBidi" w:eastAsia="Times New Roman" w:hAnsiTheme="majorBidi" w:cstheme="majorBidi"/>
            <w:lang w:val="en-GB"/>
          </w:rPr>
          <w:t>–</w:t>
        </w:r>
      </w:ins>
      <w:del w:id="18995" w:author="Jane Shaw" w:date="2015-10-31T13:46: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25</w:t>
      </w:r>
      <w:del w:id="18996" w:author="Jane Shaw" w:date="2015-10-22T19:08:00Z">
        <w:r w:rsidRPr="008E1789" w:rsidDel="004414AA">
          <w:rPr>
            <w:rFonts w:asciiTheme="majorBidi" w:eastAsia="Times New Roman" w:hAnsiTheme="majorBidi" w:cstheme="majorBidi"/>
            <w:lang w:val="en-GB"/>
          </w:rPr>
          <w:delText>%</w:delText>
        </w:r>
      </w:del>
      <w:ins w:id="18997" w:author="Jane Shaw" w:date="2015-10-22T19:08:00Z">
        <w:r w:rsidR="004414AA">
          <w:rPr>
            <w:rFonts w:asciiTheme="majorBidi" w:eastAsia="Times New Roman" w:hAnsiTheme="majorBidi" w:cstheme="majorBidi"/>
            <w:lang w:val="en-GB"/>
          </w:rPr>
          <w:t xml:space="preserve"> percent</w:t>
        </w:r>
      </w:ins>
      <w:ins w:id="18998" w:author="Jane Shaw" w:date="2015-10-31T13:46:00Z">
        <w:r w:rsidR="00726529">
          <w:rPr>
            <w:rFonts w:asciiTheme="majorBidi" w:eastAsia="Times New Roman" w:hAnsiTheme="majorBidi" w:cstheme="majorBidi"/>
            <w:lang w:val="en-GB"/>
          </w:rPr>
          <w:t xml:space="preserve"> –</w:t>
        </w:r>
      </w:ins>
      <w:del w:id="18999" w:author="Jane Shaw" w:date="2015-10-31T13:46:00Z">
        <w:r w:rsidRPr="008E1789" w:rsidDel="00726529">
          <w:rPr>
            <w:rFonts w:asciiTheme="majorBidi" w:eastAsia="Times New Roman" w:hAnsiTheme="majorBidi" w:cstheme="majorBidi"/>
            <w:lang w:val="en-GB"/>
          </w:rPr>
          <w:delText xml:space="preserve">, </w:delText>
        </w:r>
      </w:del>
      <w:ins w:id="19000" w:author="Jane Shaw" w:date="2015-10-31T13:46:00Z">
        <w:r w:rsidR="00726529">
          <w:rPr>
            <w:rFonts w:asciiTheme="majorBidi" w:eastAsia="Times New Roman" w:hAnsiTheme="majorBidi" w:cstheme="majorBidi"/>
            <w:lang w:val="en-GB"/>
          </w:rPr>
          <w:t xml:space="preserve"> </w:t>
        </w:r>
      </w:ins>
      <w:del w:id="19001" w:author="Jane Shaw" w:date="2015-10-31T13:46:00Z">
        <w:r w:rsidRPr="008E1789" w:rsidDel="0072652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much higher than cereals); and fat (1</w:t>
      </w:r>
      <w:ins w:id="19002" w:author="Jane Shaw" w:date="2015-10-31T13:47:00Z">
        <w:r w:rsidR="00726529">
          <w:rPr>
            <w:rFonts w:asciiTheme="majorBidi" w:eastAsia="Times New Roman" w:hAnsiTheme="majorBidi" w:cstheme="majorBidi"/>
            <w:lang w:val="en-GB"/>
          </w:rPr>
          <w:t>–</w:t>
        </w:r>
      </w:ins>
      <w:del w:id="19003" w:author="Jane Shaw" w:date="2015-10-31T13:47: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4</w:t>
      </w:r>
      <w:del w:id="19004" w:author="Jane Shaw" w:date="2015-10-22T19:08:00Z">
        <w:r w:rsidRPr="008E1789" w:rsidDel="004414AA">
          <w:rPr>
            <w:rFonts w:asciiTheme="majorBidi" w:eastAsia="Times New Roman" w:hAnsiTheme="majorBidi" w:cstheme="majorBidi"/>
            <w:lang w:val="en-GB"/>
          </w:rPr>
          <w:delText>%</w:delText>
        </w:r>
      </w:del>
      <w:ins w:id="1900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The remainder consists of water and inedible substances. Production data should be reported in terms of dry clean weight, excluding the weight of the pods. Certain kinds of pulses can be skinned and partially crushed or split to remove the seed</w:t>
      </w:r>
      <w:ins w:id="19006" w:author="Jane Shaw" w:date="2015-10-31T13:47:00Z">
        <w:r w:rsidR="00726529">
          <w:rPr>
            <w:rFonts w:asciiTheme="majorBidi" w:eastAsia="Times New Roman" w:hAnsiTheme="majorBidi" w:cstheme="majorBidi"/>
            <w:lang w:val="en-GB"/>
          </w:rPr>
          <w:t xml:space="preserve"> </w:t>
        </w:r>
      </w:ins>
      <w:del w:id="19007" w:author="Jane Shaw" w:date="2015-10-31T13:47: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coat, but the resulting products are still considered raw for classification purposes.</w:t>
      </w:r>
    </w:p>
    <w:p w14:paraId="0F80F41D"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14:paraId="6121C729"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14:paraId="67E26CCC" w14:textId="31845BB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 xml:space="preserve">Phaseolus </w:t>
      </w:r>
      <w:r w:rsidRPr="00726529">
        <w:rPr>
          <w:rFonts w:asciiTheme="majorBidi" w:eastAsia="Times New Roman" w:hAnsiTheme="majorBidi" w:cstheme="majorBidi"/>
          <w:iCs/>
          <w:lang w:val="en-GB"/>
          <w:rPrChange w:id="19008" w:author="Jane Shaw" w:date="2015-10-31T13:47:00Z">
            <w:rPr>
              <w:rFonts w:asciiTheme="majorBidi" w:eastAsia="Times New Roman" w:hAnsiTheme="majorBidi" w:cstheme="majorBidi"/>
              <w:i/>
              <w:iCs/>
              <w:lang w:val="en-GB"/>
            </w:rPr>
          </w:rPrChange>
        </w:rPr>
        <w:t xml:space="preserve">and </w:t>
      </w:r>
      <w:r w:rsidRPr="008E1789">
        <w:rPr>
          <w:rFonts w:asciiTheme="majorBidi" w:eastAsia="Times New Roman" w:hAnsiTheme="majorBidi" w:cstheme="majorBidi"/>
          <w:i/>
          <w:iCs/>
          <w:lang w:val="en-GB"/>
        </w:rPr>
        <w:t xml:space="preserve">Vigna </w:t>
      </w:r>
      <w:r w:rsidRPr="00726529">
        <w:rPr>
          <w:rFonts w:asciiTheme="majorBidi" w:eastAsia="Times New Roman" w:hAnsiTheme="majorBidi" w:cstheme="majorBidi"/>
          <w:iCs/>
          <w:lang w:val="en-GB"/>
          <w:rPrChange w:id="19009" w:author="Jane Shaw" w:date="2015-10-31T13:47:00Z">
            <w:rPr>
              <w:rFonts w:asciiTheme="majorBidi" w:eastAsia="Times New Roman" w:hAnsiTheme="majorBidi" w:cstheme="majorBidi"/>
              <w:i/>
              <w:iCs/>
              <w:lang w:val="en-GB"/>
            </w:rPr>
          </w:rPrChange>
        </w:rPr>
        <w:t>spp</w:t>
      </w:r>
      <w:ins w:id="19010" w:author="Jane Shaw" w:date="2015-10-31T13:49:00Z">
        <w:r w:rsidR="00726529">
          <w:rPr>
            <w:rFonts w:asciiTheme="majorBidi" w:eastAsia="Times New Roman" w:hAnsiTheme="majorBidi" w:cstheme="majorBidi"/>
            <w:iCs/>
            <w:lang w:val="en-GB"/>
          </w:rPr>
          <w:t>.</w:t>
        </w:r>
      </w:ins>
      <w:r w:rsidRPr="008E1789">
        <w:rPr>
          <w:rFonts w:asciiTheme="majorBidi" w:eastAsia="Times New Roman" w:hAnsiTheme="majorBidi" w:cstheme="majorBidi"/>
          <w:lang w:val="en-GB"/>
        </w:rPr>
        <w:t xml:space="preserve">, </w:t>
      </w:r>
      <w:r w:rsidRPr="00726529">
        <w:rPr>
          <w:rFonts w:asciiTheme="majorBidi" w:eastAsia="Times New Roman" w:hAnsiTheme="majorBidi" w:cstheme="majorBidi"/>
          <w:i/>
          <w:lang w:val="en-GB"/>
          <w:rPrChange w:id="19011" w:author="Jane Shaw" w:date="2015-10-31T13:47:00Z">
            <w:rPr>
              <w:rFonts w:asciiTheme="majorBidi" w:eastAsia="Times New Roman" w:hAnsiTheme="majorBidi" w:cstheme="majorBidi"/>
              <w:lang w:val="en-GB"/>
            </w:rPr>
          </w:rPrChange>
        </w:rPr>
        <w:t>P</w:t>
      </w:r>
      <w:r w:rsidRP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vulgaris</w:t>
      </w:r>
      <w:r w:rsidRPr="008E1789">
        <w:rPr>
          <w:rFonts w:asciiTheme="majorBidi" w:eastAsia="Times New Roman" w:hAnsiTheme="majorBidi" w:cstheme="majorBidi"/>
          <w:lang w:val="en-GB"/>
        </w:rPr>
        <w:t xml:space="preserve"> (kidney</w:t>
      </w:r>
      <w:ins w:id="19012" w:author="Jane Shaw" w:date="2015-10-31T13:47:00Z">
        <w:r w:rsidR="00726529">
          <w:rPr>
            <w:rFonts w:asciiTheme="majorBidi" w:eastAsia="Times New Roman" w:hAnsiTheme="majorBidi" w:cstheme="majorBidi"/>
            <w:lang w:val="en-GB"/>
          </w:rPr>
          <w:t xml:space="preserve"> bean</w:t>
        </w:r>
      </w:ins>
      <w:r w:rsidRPr="008E1789">
        <w:rPr>
          <w:rFonts w:asciiTheme="majorBidi" w:eastAsia="Times New Roman" w:hAnsiTheme="majorBidi" w:cstheme="majorBidi"/>
          <w:lang w:val="en-GB"/>
        </w:rPr>
        <w:t xml:space="preserve">, </w:t>
      </w:r>
      <w:del w:id="19013" w:author="Jane Shaw" w:date="2015-10-31T13:47:00Z">
        <w:r w:rsidRPr="008E1789" w:rsidDel="00726529">
          <w:rPr>
            <w:rFonts w:asciiTheme="majorBidi" w:eastAsia="Times New Roman" w:hAnsiTheme="majorBidi" w:cstheme="majorBidi"/>
            <w:lang w:val="en-GB"/>
          </w:rPr>
          <w:delText xml:space="preserve">, including </w:delText>
        </w:r>
      </w:del>
      <w:r w:rsidRPr="008E1789">
        <w:rPr>
          <w:rFonts w:asciiTheme="majorBidi" w:eastAsia="Times New Roman" w:hAnsiTheme="majorBidi" w:cstheme="majorBidi"/>
          <w:lang w:val="en-GB"/>
        </w:rPr>
        <w:t>white pea bean</w:t>
      </w:r>
      <w:del w:id="19014" w:author="Jane Shaw" w:date="2015-10-31T13:48:00Z">
        <w:r w:rsidRPr="008E1789" w:rsidDel="00726529">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 xml:space="preserve">P. angularis </w:t>
      </w:r>
      <w:r w:rsidRPr="00726529">
        <w:rPr>
          <w:rFonts w:asciiTheme="majorBidi" w:eastAsia="Times New Roman" w:hAnsiTheme="majorBidi" w:cstheme="majorBidi"/>
          <w:iCs/>
          <w:lang w:val="en-GB"/>
          <w:rPrChange w:id="19015" w:author="Jane Shaw" w:date="2015-10-31T13:48:00Z">
            <w:rPr>
              <w:rFonts w:asciiTheme="majorBidi" w:eastAsia="Times New Roman" w:hAnsiTheme="majorBidi" w:cstheme="majorBidi"/>
              <w:i/>
              <w:iCs/>
              <w:lang w:val="en-GB"/>
            </w:rPr>
          </w:rPrChange>
        </w:rPr>
        <w:t xml:space="preserve">or </w:t>
      </w:r>
      <w:del w:id="19016" w:author="Jane Shaw" w:date="2015-10-31T13:48:00Z">
        <w:r w:rsidRPr="008E1789" w:rsidDel="00726529">
          <w:rPr>
            <w:rFonts w:asciiTheme="majorBidi" w:eastAsia="Times New Roman" w:hAnsiTheme="majorBidi" w:cstheme="majorBidi"/>
            <w:i/>
            <w:iCs/>
            <w:lang w:val="en-GB"/>
          </w:rPr>
          <w:delText xml:space="preserve">Vigna </w:delText>
        </w:r>
      </w:del>
      <w:ins w:id="19017" w:author="Jane Shaw" w:date="2015-10-31T13:48:00Z">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 xml:space="preserve">P. mungo </w:t>
      </w:r>
      <w:r w:rsidRPr="00726529">
        <w:rPr>
          <w:rFonts w:asciiTheme="majorBidi" w:eastAsia="Times New Roman" w:hAnsiTheme="majorBidi" w:cstheme="majorBidi"/>
          <w:iCs/>
          <w:lang w:val="en-GB"/>
          <w:rPrChange w:id="19018" w:author="Jane Shaw" w:date="2015-10-31T13:48:00Z">
            <w:rPr>
              <w:rFonts w:asciiTheme="majorBidi" w:eastAsia="Times New Roman" w:hAnsiTheme="majorBidi" w:cstheme="majorBidi"/>
              <w:i/>
              <w:iCs/>
              <w:lang w:val="en-GB"/>
            </w:rPr>
          </w:rPrChange>
        </w:rPr>
        <w:t xml:space="preserve">or </w:t>
      </w:r>
      <w:del w:id="19019" w:author="Jane Shaw" w:date="2015-10-31T13:48:00Z">
        <w:r w:rsidRPr="008E1789" w:rsidDel="00726529">
          <w:rPr>
            <w:rFonts w:asciiTheme="majorBidi" w:eastAsia="Times New Roman" w:hAnsiTheme="majorBidi" w:cstheme="majorBidi"/>
            <w:i/>
            <w:iCs/>
            <w:lang w:val="en-GB"/>
          </w:rPr>
          <w:delText xml:space="preserve">Vigna </w:delText>
        </w:r>
      </w:del>
      <w:ins w:id="19020" w:author="Jane Shaw" w:date="2015-10-31T13:48:00Z">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del w:id="19021" w:author="Jane Shaw" w:date="2015-10-31T13:48:00Z">
        <w:r w:rsidRPr="008E1789" w:rsidDel="00726529">
          <w:rPr>
            <w:rFonts w:asciiTheme="majorBidi" w:eastAsia="Times New Roman" w:hAnsiTheme="majorBidi" w:cstheme="majorBidi"/>
            <w:i/>
            <w:iCs/>
            <w:lang w:val="en-GB"/>
          </w:rPr>
          <w:delText xml:space="preserve">Vigna </w:delText>
        </w:r>
      </w:del>
      <w:ins w:id="19022" w:author="Jane Shaw" w:date="2015-10-31T13:48:00Z">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radiata</w:t>
      </w:r>
      <w:r w:rsidRPr="008E1789">
        <w:rPr>
          <w:rFonts w:asciiTheme="majorBidi" w:eastAsia="Times New Roman" w:hAnsiTheme="majorBidi" w:cstheme="majorBidi"/>
          <w:lang w:val="en-GB"/>
        </w:rPr>
        <w:t xml:space="preserve"> and </w:t>
      </w:r>
      <w:del w:id="19023" w:author="Jane Shaw" w:date="2015-10-31T13:49:00Z">
        <w:r w:rsidRPr="008E1789" w:rsidDel="00726529">
          <w:rPr>
            <w:rFonts w:asciiTheme="majorBidi" w:eastAsia="Times New Roman" w:hAnsiTheme="majorBidi" w:cstheme="majorBidi"/>
            <w:i/>
            <w:iCs/>
            <w:lang w:val="en-GB"/>
          </w:rPr>
          <w:delText xml:space="preserve">Vigna </w:delText>
        </w:r>
      </w:del>
      <w:ins w:id="19024" w:author="Jane Shaw" w:date="2015-10-31T13:49:00Z">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aconitifolia</w:t>
      </w:r>
      <w:r w:rsidRPr="008E1789">
        <w:rPr>
          <w:rFonts w:asciiTheme="majorBidi" w:eastAsia="Times New Roman" w:hAnsiTheme="majorBidi" w:cstheme="majorBidi"/>
          <w:lang w:val="en-GB"/>
        </w:rPr>
        <w:t>, dried, shelled, whether or not skinned or split.</w:t>
      </w:r>
    </w:p>
    <w:p w14:paraId="7474C671" w14:textId="4628F72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class does not include</w:t>
      </w:r>
      <w:del w:id="19025" w:author="Jane Shaw" w:date="2015-10-31T13:49: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026" w:author="Jane Shaw" w:date="2015-10-31T13:49:00Z">
        <w:r w:rsidRPr="008E1789" w:rsidDel="00726529">
          <w:rPr>
            <w:rFonts w:asciiTheme="majorBidi" w:eastAsia="Times New Roman" w:hAnsiTheme="majorBidi" w:cstheme="majorBidi"/>
            <w:i/>
            <w:iCs/>
            <w:lang w:val="en-GB"/>
          </w:rPr>
          <w:delText xml:space="preserve">Vigna </w:delText>
        </w:r>
      </w:del>
      <w:ins w:id="19027" w:author="Jane Shaw" w:date="2015-10-31T13:49:00Z">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sinensis</w:t>
      </w:r>
      <w:r w:rsidRPr="008E1789">
        <w:rPr>
          <w:rFonts w:asciiTheme="majorBidi" w:eastAsia="Times New Roman" w:hAnsiTheme="majorBidi" w:cstheme="majorBidi"/>
          <w:lang w:val="en-GB"/>
        </w:rPr>
        <w:t xml:space="preserve"> (</w:t>
      </w:r>
      <w:del w:id="19028" w:author="Jane Shaw" w:date="2015-10-31T13:51:00Z">
        <w:r w:rsidR="00726529" w:rsidRPr="008E1789" w:rsidDel="00726529">
          <w:rPr>
            <w:rFonts w:asciiTheme="majorBidi" w:eastAsia="Times New Roman" w:hAnsiTheme="majorBidi" w:cstheme="majorBidi"/>
            <w:lang w:val="en-GB"/>
          </w:rPr>
          <w:delText xml:space="preserve">cow </w:delText>
        </w:r>
      </w:del>
      <w:ins w:id="19029" w:author="Jane Shaw" w:date="2015-10-31T13:51:00Z">
        <w:r w:rsidR="00726529">
          <w:rPr>
            <w:rFonts w:asciiTheme="majorBidi" w:eastAsia="Times New Roman" w:hAnsiTheme="majorBidi" w:cstheme="majorBidi"/>
            <w:lang w:val="en-GB"/>
          </w:rPr>
          <w:t>cow</w:t>
        </w:r>
      </w:ins>
      <w:r w:rsidRPr="008E1789">
        <w:rPr>
          <w:rFonts w:asciiTheme="majorBidi" w:eastAsia="Times New Roman" w:hAnsiTheme="majorBidi" w:cstheme="majorBidi"/>
          <w:lang w:val="en-GB"/>
        </w:rPr>
        <w:t>peas) (01706)</w:t>
      </w:r>
      <w:ins w:id="19030" w:author="Jane Shaw" w:date="2015-10-31T13:49:00Z">
        <w:r w:rsidR="00726529">
          <w:rPr>
            <w:rFonts w:asciiTheme="majorBidi" w:eastAsia="Times New Roman" w:hAnsiTheme="majorBidi" w:cstheme="majorBidi"/>
            <w:lang w:val="en-GB"/>
          </w:rPr>
          <w:t>;</w:t>
        </w:r>
      </w:ins>
      <w:del w:id="19031" w:author="Jane Shaw" w:date="2015-10-31T13:49: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w:t>
      </w:r>
      <w:del w:id="19032" w:author="Jane Shaw" w:date="2015-10-31T13:49:00Z">
        <w:r w:rsidRPr="008E1789" w:rsidDel="00726529">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beans (0141); green beans (01241); lentils, green (01241.02); bean shoots and sprouts, (01290); locust beans (carobs) (01356); castor beans (01447); broad beans and horse beans (01243); garbanzo beans (chickpeas) (01703); lentils, dry (01704).</w:t>
      </w:r>
    </w:p>
    <w:p w14:paraId="3EEDD250"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14:paraId="44AA2B3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033" w:author="Jane Shaw" w:date="2015-10-31T13:50: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peas dry (01705).</w:t>
      </w:r>
    </w:p>
    <w:p w14:paraId="4F49BDBE" w14:textId="550A442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del w:id="19034" w:author="Jane Shaw" w:date="2015-10-31T13:50:00Z">
        <w:r w:rsidRPr="008E1789" w:rsidDel="00726529">
          <w:rPr>
            <w:rFonts w:asciiTheme="majorBidi" w:eastAsia="Times New Roman" w:hAnsiTheme="majorBidi" w:cstheme="majorBidi"/>
            <w:i/>
            <w:iCs/>
            <w:lang w:val="en-GB"/>
          </w:rPr>
          <w:delText xml:space="preserve">Pisum </w:delText>
        </w:r>
      </w:del>
      <w:ins w:id="19035" w:author="Jane Shaw" w:date="2015-10-31T13:50:00Z">
        <w:r w:rsidR="00726529" w:rsidRPr="008E1789">
          <w:rPr>
            <w:rFonts w:asciiTheme="majorBidi" w:eastAsia="Times New Roman" w:hAnsiTheme="majorBidi" w:cstheme="majorBidi"/>
            <w:i/>
            <w:iCs/>
            <w:lang w:val="en-GB"/>
          </w:rPr>
          <w:t>P</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arvense</w:t>
      </w:r>
      <w:r w:rsidRPr="008E1789">
        <w:rPr>
          <w:rFonts w:asciiTheme="majorBidi" w:eastAsia="Times New Roman" w:hAnsiTheme="majorBidi" w:cstheme="majorBidi"/>
          <w:lang w:val="en-GB"/>
        </w:rPr>
        <w:t xml:space="preserve"> (field pea), dried, shelled, whether or not skinned or split</w:t>
      </w:r>
      <w:ins w:id="19036" w:author="Jane Shaw" w:date="2015-10-31T13:50:00Z">
        <w:r w:rsidR="00726529">
          <w:rPr>
            <w:rFonts w:asciiTheme="majorBidi" w:eastAsia="Times New Roman" w:hAnsiTheme="majorBidi" w:cstheme="majorBidi"/>
            <w:lang w:val="en-GB"/>
          </w:rPr>
          <w:t>.</w:t>
        </w:r>
      </w:ins>
    </w:p>
    <w:p w14:paraId="5B010228" w14:textId="08294140" w:rsidR="00EB7AF1" w:rsidRPr="008E1789" w:rsidRDefault="726F4BD4" w:rsidP="00C500F7">
      <w:pPr>
        <w:jc w:val="both"/>
        <w:rPr>
          <w:rFonts w:asciiTheme="majorBidi" w:hAnsiTheme="majorBidi" w:cstheme="majorBidi"/>
          <w:lang w:val="en-GB"/>
        </w:rPr>
      </w:pPr>
      <w:del w:id="19037" w:author="Jane Shaw" w:date="2015-10-31T13:50:00Z">
        <w:r w:rsidRPr="008E1789" w:rsidDel="00726529">
          <w:rPr>
            <w:rFonts w:asciiTheme="majorBidi" w:eastAsia="Times New Roman" w:hAnsiTheme="majorBidi" w:cstheme="majorBidi"/>
            <w:lang w:val="en-GB"/>
          </w:rPr>
          <w:delText xml:space="preserve">It </w:delText>
        </w:r>
      </w:del>
      <w:r w:rsidR="00726529" w:rsidRPr="008E1789">
        <w:rPr>
          <w:rFonts w:asciiTheme="majorBidi" w:eastAsia="Times New Roman" w:hAnsiTheme="majorBidi" w:cstheme="majorBidi"/>
          <w:lang w:val="en-GB"/>
        </w:rPr>
        <w:t>Includes</w:t>
      </w:r>
      <w:del w:id="19038" w:author="Jane Shaw" w:date="2015-10-31T13:50: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dried peas, shelled, whether or not skinned or split; peas for fodder, dried, shelled; green peas, dried, shelled, whether or not skinned or split; peas seed, dried</w:t>
      </w:r>
    </w:p>
    <w:p w14:paraId="50BC9418" w14:textId="1BF9D8A1"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del w:id="19039" w:author="Jane Shaw" w:date="2015-10-31T13:50:00Z">
        <w:r w:rsidRPr="008E1789" w:rsidDel="00726529">
          <w:rPr>
            <w:rFonts w:asciiTheme="majorBidi" w:hAnsiTheme="majorBidi" w:cstheme="majorBidi"/>
            <w:strike/>
            <w:lang w:val="en-GB"/>
          </w:rPr>
          <w:delText>and products</w:delText>
        </w:r>
      </w:del>
    </w:p>
    <w:p w14:paraId="6D8A3535" w14:textId="7ABC9F1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w:t>
      </w:r>
      <w:del w:id="19040" w:author="Jane Shaw" w:date="2015-10-31T13:50:00Z">
        <w:r w:rsidRPr="008E1789" w:rsidDel="00726529">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w:t>
      </w:r>
      <w:del w:id="19041" w:author="Jane Shaw" w:date="2015-10-31T13:50:00Z">
        <w:r w:rsidRPr="008E1789" w:rsidDel="00726529">
          <w:rPr>
            <w:rFonts w:asciiTheme="majorBidi" w:eastAsia="Times New Roman" w:hAnsiTheme="majorBidi" w:cstheme="majorBidi"/>
            <w:lang w:val="en-GB"/>
          </w:rPr>
          <w:delText xml:space="preserve">inter alia: </w:delText>
        </w:r>
      </w:del>
      <w:r w:rsidRPr="008E1789">
        <w:rPr>
          <w:rFonts w:asciiTheme="majorBidi" w:eastAsia="Times New Roman" w:hAnsiTheme="majorBidi" w:cstheme="majorBidi"/>
          <w:lang w:val="en-GB"/>
        </w:rPr>
        <w:t>broad beans (01702)</w:t>
      </w:r>
      <w:ins w:id="19042" w:author="Jane Shaw" w:date="2015-10-31T13:51:00Z">
        <w:r w:rsidR="00726529">
          <w:rPr>
            <w:rFonts w:asciiTheme="majorBidi" w:eastAsia="Times New Roman" w:hAnsiTheme="majorBidi" w:cstheme="majorBidi"/>
            <w:lang w:val="en-GB"/>
          </w:rPr>
          <w:t>;</w:t>
        </w:r>
      </w:ins>
      <w:del w:id="19043" w:author="Jane Shaw" w:date="2015-10-31T13:51: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044" w:author="Jane Shaw" w:date="2015-10-31T13:55:00Z">
        <w:r w:rsidRPr="008E1789" w:rsidDel="00210FE5">
          <w:rPr>
            <w:rFonts w:asciiTheme="majorBidi" w:eastAsia="Times New Roman" w:hAnsiTheme="majorBidi" w:cstheme="majorBidi"/>
            <w:lang w:val="en-GB"/>
          </w:rPr>
          <w:delText>chick-</w:delText>
        </w:r>
      </w:del>
      <w:ins w:id="19045" w:author="Jane Shaw" w:date="2015-10-31T13:55:00Z">
        <w:r w:rsidR="00210FE5">
          <w:rPr>
            <w:rFonts w:asciiTheme="majorBidi" w:eastAsia="Times New Roman" w:hAnsiTheme="majorBidi" w:cstheme="majorBidi"/>
            <w:lang w:val="en-GB"/>
          </w:rPr>
          <w:t>chick</w:t>
        </w:r>
      </w:ins>
      <w:r w:rsidRPr="008E1789">
        <w:rPr>
          <w:rFonts w:asciiTheme="majorBidi" w:eastAsia="Times New Roman" w:hAnsiTheme="majorBidi" w:cstheme="majorBidi"/>
          <w:lang w:val="en-GB"/>
        </w:rPr>
        <w:t>peas (01703)</w:t>
      </w:r>
      <w:ins w:id="19046" w:author="Jane Shaw" w:date="2015-10-31T13:51:00Z">
        <w:r w:rsidR="00726529">
          <w:rPr>
            <w:rFonts w:asciiTheme="majorBidi" w:eastAsia="Times New Roman" w:hAnsiTheme="majorBidi" w:cstheme="majorBidi"/>
            <w:lang w:val="en-GB"/>
          </w:rPr>
          <w:t>;</w:t>
        </w:r>
      </w:ins>
      <w:del w:id="19047" w:author="Jane Shaw" w:date="2015-10-31T13:51:00Z">
        <w:r w:rsidRPr="008E1789" w:rsidDel="0072652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cow</w:t>
      </w:r>
      <w:del w:id="19048" w:author="Jane Shaw" w:date="2015-10-31T13:51:00Z">
        <w:r w:rsidRPr="008E1789" w:rsidDel="00726529">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peas (01706)</w:t>
      </w:r>
      <w:ins w:id="19049" w:author="Jane Shaw" w:date="2015-10-31T13:53:00Z">
        <w:r w:rsidR="002D1AE9">
          <w:rPr>
            <w:rFonts w:asciiTheme="majorBidi" w:eastAsia="Times New Roman" w:hAnsiTheme="majorBidi" w:cstheme="majorBidi"/>
            <w:lang w:val="en-GB"/>
          </w:rPr>
          <w:t>;</w:t>
        </w:r>
      </w:ins>
      <w:del w:id="19050"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pigeon peas (01707)</w:t>
      </w:r>
      <w:ins w:id="19051" w:author="Jane Shaw" w:date="2015-10-31T13:53:00Z">
        <w:r w:rsidR="002D1AE9">
          <w:rPr>
            <w:rFonts w:asciiTheme="majorBidi" w:eastAsia="Times New Roman" w:hAnsiTheme="majorBidi" w:cstheme="majorBidi"/>
            <w:lang w:val="en-GB"/>
          </w:rPr>
          <w:t>;</w:t>
        </w:r>
      </w:ins>
      <w:del w:id="19052"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lentils (01704)</w:t>
      </w:r>
      <w:ins w:id="19053" w:author="Jane Shaw" w:date="2015-10-31T13:53:00Z">
        <w:r w:rsidR="002D1AE9">
          <w:rPr>
            <w:rFonts w:asciiTheme="majorBidi" w:eastAsia="Times New Roman" w:hAnsiTheme="majorBidi" w:cstheme="majorBidi"/>
            <w:lang w:val="en-GB"/>
          </w:rPr>
          <w:t>;</w:t>
        </w:r>
      </w:ins>
      <w:del w:id="19054"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210FE5" w:rsidRPr="008E1789">
        <w:rPr>
          <w:rFonts w:asciiTheme="majorBidi" w:eastAsia="Times New Roman" w:hAnsiTheme="majorBidi" w:cstheme="majorBidi"/>
          <w:lang w:val="en-GB"/>
        </w:rPr>
        <w:t>Bambara</w:t>
      </w:r>
      <w:r w:rsidRPr="008E1789">
        <w:rPr>
          <w:rFonts w:asciiTheme="majorBidi" w:eastAsia="Times New Roman" w:hAnsiTheme="majorBidi" w:cstheme="majorBidi"/>
          <w:lang w:val="en-GB"/>
        </w:rPr>
        <w:t xml:space="preserve"> beans (01708)</w:t>
      </w:r>
      <w:ins w:id="19055" w:author="Jane Shaw" w:date="2015-10-31T13:53:00Z">
        <w:r w:rsidR="002D1AE9">
          <w:rPr>
            <w:rFonts w:asciiTheme="majorBidi" w:eastAsia="Times New Roman" w:hAnsiTheme="majorBidi" w:cstheme="majorBidi"/>
            <w:lang w:val="en-GB"/>
          </w:rPr>
          <w:t>;</w:t>
        </w:r>
      </w:ins>
      <w:del w:id="19056"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lupins (01709.02)</w:t>
      </w:r>
      <w:ins w:id="19057" w:author="Jane Shaw" w:date="2015-10-31T13:53:00Z">
        <w:r w:rsidR="002D1AE9">
          <w:rPr>
            <w:rFonts w:asciiTheme="majorBidi" w:eastAsia="Times New Roman" w:hAnsiTheme="majorBidi" w:cstheme="majorBidi"/>
            <w:lang w:val="en-GB"/>
          </w:rPr>
          <w:t>;</w:t>
        </w:r>
      </w:ins>
      <w:del w:id="19058"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vetches (01709.01)</w:t>
      </w:r>
      <w:ins w:id="19059" w:author="Jane Shaw" w:date="2015-10-31T13:53:00Z">
        <w:r w:rsidR="002D1AE9">
          <w:rPr>
            <w:rFonts w:asciiTheme="majorBidi" w:eastAsia="Times New Roman" w:hAnsiTheme="majorBidi" w:cstheme="majorBidi"/>
            <w:lang w:val="en-GB"/>
          </w:rPr>
          <w:t>;</w:t>
        </w:r>
      </w:ins>
      <w:del w:id="19060" w:author="Jane Shaw" w:date="2015-10-31T13:53:00Z">
        <w:r w:rsidRPr="008E1789" w:rsidDel="002D1AE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pulses </w:t>
      </w:r>
      <w:del w:id="19061" w:author="Jane Shaw" w:date="2015-10-31T13:53:00Z">
        <w:r w:rsidRPr="008E1789" w:rsidDel="002D1AE9">
          <w:rPr>
            <w:rFonts w:asciiTheme="majorBidi" w:eastAsia="Times New Roman" w:hAnsiTheme="majorBidi" w:cstheme="majorBidi"/>
            <w:lang w:val="en-GB"/>
          </w:rPr>
          <w:delText xml:space="preserve">n.e.c. </w:delText>
        </w:r>
      </w:del>
      <w:ins w:id="19062" w:author="Jane Shaw" w:date="2015-10-31T13:53:00Z">
        <w:r w:rsidR="002D1AE9">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(01709.90)</w:t>
      </w:r>
      <w:ins w:id="19063" w:author="Jane Shaw" w:date="2015-10-31T13:53:00Z">
        <w:r w:rsidR="002D1AE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14:paraId="6A281FF2" w14:textId="06225A11" w:rsidR="00EB7AF1" w:rsidRPr="008E1789" w:rsidRDefault="726F4BD4" w:rsidP="00C500F7">
      <w:pPr>
        <w:jc w:val="both"/>
        <w:rPr>
          <w:rFonts w:asciiTheme="majorBidi" w:hAnsiTheme="majorBidi" w:cstheme="majorBidi"/>
          <w:lang w:val="en-GB"/>
        </w:rPr>
      </w:pPr>
      <w:del w:id="19064" w:author="Jane Shaw" w:date="2015-10-31T13:53:00Z">
        <w:r w:rsidRPr="008E1789" w:rsidDel="002D1AE9">
          <w:rPr>
            <w:rFonts w:asciiTheme="majorBidi" w:eastAsia="Times New Roman" w:hAnsiTheme="majorBidi" w:cstheme="majorBidi"/>
            <w:lang w:val="en-GB"/>
          </w:rPr>
          <w:delText xml:space="preserve">Other pulses and products </w:delText>
        </w:r>
      </w:del>
      <w:r w:rsidR="002D1AE9"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the following commodities (dried and shelled, of a kind used for human or animal consumption, even if intended for sowing or </w:t>
      </w:r>
      <w:del w:id="19065" w:author="Jane Shaw" w:date="2015-10-31T13:54:00Z">
        <w:r w:rsidRPr="008E1789" w:rsidDel="002D1AE9">
          <w:rPr>
            <w:rFonts w:asciiTheme="majorBidi" w:eastAsia="Times New Roman" w:hAnsiTheme="majorBidi" w:cstheme="majorBidi"/>
            <w:lang w:val="en-GB"/>
          </w:rPr>
          <w:delText xml:space="preserve">for </w:delText>
        </w:r>
      </w:del>
      <w:r w:rsidRPr="008E1789">
        <w:rPr>
          <w:rFonts w:asciiTheme="majorBidi" w:eastAsia="Times New Roman" w:hAnsiTheme="majorBidi" w:cstheme="majorBidi"/>
          <w:lang w:val="en-GB"/>
        </w:rPr>
        <w:t>other purposes):</w:t>
      </w:r>
    </w:p>
    <w:p w14:paraId="205E841F" w14:textId="5630016B" w:rsidR="00EB7AF1" w:rsidRPr="008E1789" w:rsidRDefault="002D1AE9"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w:t>
      </w:r>
      <w:r w:rsidR="726F4BD4" w:rsidRPr="008E1789">
        <w:rPr>
          <w:rFonts w:asciiTheme="majorBidi" w:eastAsia="Times New Roman" w:hAnsiTheme="majorBidi" w:cstheme="majorBidi"/>
        </w:rPr>
        <w:t xml:space="preserve">beans, horse beans, species of </w:t>
      </w:r>
      <w:r w:rsidR="726F4BD4" w:rsidRPr="008E1789">
        <w:rPr>
          <w:rFonts w:asciiTheme="majorBidi" w:eastAsia="Times New Roman" w:hAnsiTheme="majorBidi" w:cstheme="majorBidi"/>
          <w:i/>
          <w:iCs/>
        </w:rPr>
        <w:t xml:space="preserve">Vicia faba, </w:t>
      </w:r>
      <w:r w:rsidR="726F4BD4" w:rsidRPr="008E1789">
        <w:rPr>
          <w:rFonts w:asciiTheme="majorBidi" w:eastAsia="Times New Roman" w:hAnsiTheme="majorBidi" w:cstheme="majorBidi"/>
        </w:rPr>
        <w:t xml:space="preserve">mainly </w:t>
      </w:r>
      <w:r w:rsidR="726F4BD4" w:rsidRPr="008E1789">
        <w:rPr>
          <w:rFonts w:asciiTheme="majorBidi" w:eastAsia="Times New Roman" w:hAnsiTheme="majorBidi" w:cstheme="majorBidi"/>
          <w:i/>
          <w:iCs/>
        </w:rPr>
        <w:t>V. faba var. equina</w:t>
      </w:r>
      <w:r w:rsidR="726F4BD4" w:rsidRPr="008E1789">
        <w:rPr>
          <w:rFonts w:asciiTheme="majorBidi" w:eastAsia="Times New Roman" w:hAnsiTheme="majorBidi" w:cstheme="majorBidi"/>
        </w:rPr>
        <w:t xml:space="preserve"> (horse</w:t>
      </w:r>
      <w:ins w:id="19066" w:author="Jane Shaw" w:date="2015-10-31T13:54:00Z">
        <w:r>
          <w:rPr>
            <w:rFonts w:asciiTheme="majorBidi" w:eastAsia="Times New Roman" w:hAnsiTheme="majorBidi" w:cstheme="majorBidi"/>
          </w:rPr>
          <w:t xml:space="preserve"> </w:t>
        </w:r>
      </w:ins>
      <w:del w:id="19067" w:author="Jane Shaw" w:date="2015-10-31T13:54:00Z">
        <w:r w:rsidR="726F4BD4" w:rsidRPr="008E1789" w:rsidDel="002D1AE9">
          <w:rPr>
            <w:rFonts w:asciiTheme="majorBidi" w:eastAsia="Times New Roman" w:hAnsiTheme="majorBidi" w:cstheme="majorBidi"/>
          </w:rPr>
          <w:delText>-</w:delText>
        </w:r>
      </w:del>
      <w:r w:rsidR="726F4BD4" w:rsidRPr="008E1789">
        <w:rPr>
          <w:rFonts w:asciiTheme="majorBidi" w:eastAsia="Times New Roman" w:hAnsiTheme="majorBidi" w:cstheme="majorBidi"/>
        </w:rPr>
        <w:t xml:space="preserve">bean), </w:t>
      </w:r>
      <w:r w:rsidR="726F4BD4" w:rsidRPr="008E1789">
        <w:rPr>
          <w:rFonts w:asciiTheme="majorBidi" w:eastAsia="Times New Roman" w:hAnsiTheme="majorBidi" w:cstheme="majorBidi"/>
          <w:i/>
          <w:iCs/>
        </w:rPr>
        <w:t>V. faba var. major</w:t>
      </w:r>
      <w:r w:rsidR="726F4BD4" w:rsidRPr="008E1789">
        <w:rPr>
          <w:rFonts w:asciiTheme="majorBidi" w:eastAsia="Times New Roman" w:hAnsiTheme="majorBidi" w:cstheme="majorBidi"/>
        </w:rPr>
        <w:t xml:space="preserve"> (broad bean) and </w:t>
      </w:r>
      <w:r w:rsidR="726F4BD4" w:rsidRPr="008E1789">
        <w:rPr>
          <w:rFonts w:asciiTheme="majorBidi" w:eastAsia="Times New Roman" w:hAnsiTheme="majorBidi" w:cstheme="majorBidi"/>
          <w:i/>
          <w:iCs/>
        </w:rPr>
        <w:t>V. faba var. minor</w:t>
      </w:r>
      <w:r w:rsidR="726F4BD4" w:rsidRPr="008E1789">
        <w:rPr>
          <w:rFonts w:asciiTheme="majorBidi" w:eastAsia="Times New Roman" w:hAnsiTheme="majorBidi" w:cstheme="majorBidi"/>
        </w:rPr>
        <w:t xml:space="preserve"> (field bean);</w:t>
      </w:r>
    </w:p>
    <w:p w14:paraId="64FF60BE" w14:textId="0835AADF" w:rsidR="00EB7AF1" w:rsidRPr="008E1789" w:rsidRDefault="002D1AE9"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chick</w:t>
      </w:r>
      <w:del w:id="19068" w:author="Jane Shaw" w:date="2015-10-31T13:54:00Z">
        <w:r w:rsidR="726F4BD4" w:rsidRPr="008E1789" w:rsidDel="00210FE5">
          <w:rPr>
            <w:rFonts w:asciiTheme="majorBidi" w:eastAsia="Times New Roman" w:hAnsiTheme="majorBidi" w:cstheme="majorBidi"/>
          </w:rPr>
          <w:delText>-</w:delText>
        </w:r>
      </w:del>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Cicer arietinum</w:t>
      </w:r>
      <w:r w:rsidR="726F4BD4" w:rsidRPr="008E1789">
        <w:rPr>
          <w:rFonts w:asciiTheme="majorBidi" w:eastAsia="Times New Roman" w:hAnsiTheme="majorBidi" w:cstheme="majorBidi"/>
        </w:rPr>
        <w:t xml:space="preserve"> (chickpea, Bengal gram, garbanzos);</w:t>
      </w:r>
    </w:p>
    <w:p w14:paraId="342F3DCE" w14:textId="60A00162" w:rsidR="00EB7AF1" w:rsidRPr="008E1789" w:rsidRDefault="726F4BD4" w:rsidP="00C500F7">
      <w:pPr>
        <w:pStyle w:val="Paragrafoelenco"/>
        <w:numPr>
          <w:ilvl w:val="0"/>
          <w:numId w:val="2"/>
        </w:numPr>
        <w:contextualSpacing w:val="0"/>
        <w:jc w:val="both"/>
        <w:rPr>
          <w:rFonts w:asciiTheme="majorBidi" w:hAnsiTheme="majorBidi" w:cstheme="majorBidi"/>
        </w:rPr>
      </w:pPr>
      <w:del w:id="19069" w:author="Jane Shaw" w:date="2015-10-31T13:51:00Z">
        <w:r w:rsidRPr="008E1789" w:rsidDel="00726529">
          <w:rPr>
            <w:rFonts w:asciiTheme="majorBidi" w:eastAsia="Times New Roman" w:hAnsiTheme="majorBidi" w:cstheme="majorBidi"/>
          </w:rPr>
          <w:delText xml:space="preserve">Cow </w:delText>
        </w:r>
      </w:del>
      <w:ins w:id="19070" w:author="Jane Shaw" w:date="2015-10-31T13:51:00Z">
        <w:r w:rsidR="00210FE5">
          <w:rPr>
            <w:rFonts w:asciiTheme="majorBidi" w:eastAsia="Times New Roman" w:hAnsiTheme="majorBidi" w:cstheme="majorBidi"/>
          </w:rPr>
          <w:t>cow</w:t>
        </w:r>
      </w:ins>
      <w:r w:rsidR="00210FE5" w:rsidRPr="008E1789">
        <w:rPr>
          <w:rFonts w:asciiTheme="majorBidi" w:eastAsia="Times New Roman" w:hAnsiTheme="majorBidi" w:cstheme="majorBidi"/>
        </w:rPr>
        <w:t>peas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14:paraId="1362C714" w14:textId="2576BB30" w:rsidR="00EB7AF1" w:rsidRPr="008E1789" w:rsidRDefault="00210FE5"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Cajanus cajan</w:t>
      </w:r>
      <w:r w:rsidR="726F4BD4" w:rsidRPr="008E1789">
        <w:rPr>
          <w:rFonts w:asciiTheme="majorBidi" w:eastAsia="Times New Roman" w:hAnsiTheme="majorBidi" w:cstheme="majorBidi"/>
        </w:rPr>
        <w:t>;</w:t>
      </w:r>
    </w:p>
    <w:p w14:paraId="4F7C096E" w14:textId="57A123D3" w:rsidR="00EB7AF1" w:rsidRPr="008E1789" w:rsidRDefault="00210FE5"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lentils </w:t>
      </w:r>
      <w:r w:rsidR="726F4BD4" w:rsidRPr="008E1789">
        <w:rPr>
          <w:rFonts w:asciiTheme="majorBidi" w:eastAsia="Times New Roman" w:hAnsiTheme="majorBidi" w:cstheme="majorBidi"/>
        </w:rPr>
        <w:t>and dhal;</w:t>
      </w:r>
    </w:p>
    <w:p w14:paraId="64829F85"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Bambara beans, species of </w:t>
      </w:r>
      <w:r w:rsidRPr="00210FE5">
        <w:rPr>
          <w:rFonts w:asciiTheme="majorBidi" w:eastAsia="Times New Roman" w:hAnsiTheme="majorBidi" w:cstheme="majorBidi"/>
          <w:i/>
          <w:rPrChange w:id="19071" w:author="Jane Shaw" w:date="2015-10-31T13:56:00Z">
            <w:rPr>
              <w:rFonts w:asciiTheme="majorBidi" w:eastAsia="Times New Roman" w:hAnsiTheme="majorBidi" w:cstheme="majorBidi"/>
            </w:rPr>
          </w:rPrChange>
        </w:rPr>
        <w:t xml:space="preserve">Vigna subterranea </w:t>
      </w:r>
      <w:r w:rsidRPr="008E1789">
        <w:rPr>
          <w:rFonts w:asciiTheme="majorBidi" w:eastAsia="Times New Roman" w:hAnsiTheme="majorBidi" w:cstheme="majorBidi"/>
        </w:rPr>
        <w:t xml:space="preserve">or </w:t>
      </w:r>
      <w:r w:rsidRPr="00210FE5">
        <w:rPr>
          <w:rFonts w:asciiTheme="majorBidi" w:eastAsia="Times New Roman" w:hAnsiTheme="majorBidi" w:cstheme="majorBidi"/>
          <w:i/>
          <w:rPrChange w:id="19072" w:author="Jane Shaw" w:date="2015-10-31T13:56:00Z">
            <w:rPr>
              <w:rFonts w:asciiTheme="majorBidi" w:eastAsia="Times New Roman" w:hAnsiTheme="majorBidi" w:cstheme="majorBidi"/>
            </w:rPr>
          </w:rPrChange>
        </w:rPr>
        <w:t>Voandzeia subterranean</w:t>
      </w:r>
      <w:r w:rsidRPr="008E1789">
        <w:rPr>
          <w:rFonts w:asciiTheme="majorBidi" w:eastAsia="Times New Roman" w:hAnsiTheme="majorBidi" w:cstheme="majorBidi"/>
        </w:rPr>
        <w:t>;</w:t>
      </w:r>
    </w:p>
    <w:p w14:paraId="022E9400" w14:textId="23881014" w:rsidR="00EB7AF1" w:rsidRPr="008E1789" w:rsidRDefault="00210FE5"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w:t>
      </w:r>
      <w:del w:id="19073" w:author="Jane Shaw" w:date="2015-10-31T13:57:00Z">
        <w:r w:rsidRPr="008E1789" w:rsidDel="00210FE5">
          <w:rPr>
            <w:rFonts w:asciiTheme="majorBidi" w:eastAsia="Times New Roman" w:hAnsiTheme="majorBidi" w:cstheme="majorBidi"/>
          </w:rPr>
          <w:delText>e</w:delText>
        </w:r>
      </w:del>
      <w:r w:rsidRPr="008E1789">
        <w:rPr>
          <w:rFonts w:asciiTheme="majorBidi" w:eastAsia="Times New Roman" w:hAnsiTheme="majorBidi" w:cstheme="majorBidi"/>
        </w:rPr>
        <w:t>s</w:t>
      </w:r>
      <w:r w:rsidR="726F4BD4" w:rsidRPr="008E1789">
        <w:rPr>
          <w:rFonts w:asciiTheme="majorBidi" w:eastAsia="Times New Roman" w:hAnsiTheme="majorBidi" w:cstheme="majorBidi"/>
        </w:rPr>
        <w:t xml:space="preserve">, vetches and similar forage products, fresh or dried, whole, cut, chopped or pressed. These products </w:t>
      </w:r>
      <w:del w:id="19074" w:author="Jane Shaw" w:date="2015-10-31T13:57:00Z">
        <w:r w:rsidR="726F4BD4" w:rsidRPr="008E1789" w:rsidDel="00210FE5">
          <w:rPr>
            <w:rFonts w:asciiTheme="majorBidi" w:eastAsia="Times New Roman" w:hAnsiTheme="majorBidi" w:cstheme="majorBidi"/>
          </w:rPr>
          <w:delText xml:space="preserve">remain in </w:delText>
        </w:r>
      </w:del>
      <w:ins w:id="19075" w:author="Jane Shaw" w:date="2015-10-31T13:57:00Z">
        <w:r>
          <w:rPr>
            <w:rFonts w:asciiTheme="majorBidi" w:eastAsia="Times New Roman" w:hAnsiTheme="majorBidi" w:cstheme="majorBidi"/>
          </w:rPr>
          <w:t xml:space="preserve">are included under this </w:t>
        </w:r>
      </w:ins>
      <w:del w:id="19076" w:author="Jane Shaw" w:date="2015-10-31T13:57:00Z">
        <w:r w:rsidR="726F4BD4" w:rsidRPr="008E1789" w:rsidDel="00210FE5">
          <w:rPr>
            <w:rFonts w:asciiTheme="majorBidi" w:eastAsia="Times New Roman" w:hAnsiTheme="majorBidi" w:cstheme="majorBidi"/>
          </w:rPr>
          <w:delText xml:space="preserve">the </w:delText>
        </w:r>
      </w:del>
      <w:r w:rsidR="726F4BD4" w:rsidRPr="008E1789">
        <w:rPr>
          <w:rFonts w:asciiTheme="majorBidi" w:eastAsia="Times New Roman" w:hAnsiTheme="majorBidi" w:cstheme="majorBidi"/>
        </w:rPr>
        <w:t>heading whether or not they have been salted or otherwise treated in a silo to prevent fermentation or deterioration.</w:t>
      </w:r>
    </w:p>
    <w:p w14:paraId="4FF07FF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14:paraId="58692661" w14:textId="623CC97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pulses not elsewhere classified are also </w:t>
      </w:r>
      <w:del w:id="19077" w:author="Jane Shaw" w:date="2015-10-31T13:57:00Z">
        <w:r w:rsidRPr="008E1789" w:rsidDel="00210FE5">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19078" w:author="Jane Shaw" w:date="2015-10-31T13:57:00Z">
        <w:r w:rsidR="00210FE5">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54F2424F"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6CE6C031" w14:textId="5FAA576E" w:rsidR="00EB7AF1" w:rsidRPr="008E1789" w:rsidRDefault="00210FE5" w:rsidP="00C4334D">
      <w:pPr>
        <w:pStyle w:val="Titolo2"/>
      </w:pPr>
      <w:bookmarkStart w:id="19079" w:name="_Toc308029388"/>
      <w:bookmarkStart w:id="19080" w:name="_Toc308029579"/>
      <w:ins w:id="19081" w:author="Jane Shaw" w:date="2015-10-31T13:58:00Z">
        <w:r>
          <w:t xml:space="preserve">7.6 </w:t>
        </w:r>
      </w:ins>
      <w:r w:rsidR="726F4BD4" w:rsidRPr="008E1789">
        <w:t>Nuts and derived products</w:t>
      </w:r>
      <w:bookmarkEnd w:id="19079"/>
      <w:bookmarkEnd w:id="19080"/>
    </w:p>
    <w:p w14:paraId="6B67FC6D" w14:textId="5AFCFC7E" w:rsidR="00EB7AF1" w:rsidRPr="008E1789" w:rsidDel="00210FE5" w:rsidRDefault="726F4BD4" w:rsidP="00C500F7">
      <w:pPr>
        <w:jc w:val="both"/>
        <w:rPr>
          <w:del w:id="19082" w:author="Jane Shaw" w:date="2015-10-31T14:01:00Z"/>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w:t>
      </w:r>
      <w:ins w:id="19083" w:author="Jane Shaw" w:date="2015-10-31T13:58:00Z">
        <w:r w:rsidR="00210FE5">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 xml:space="preserve">in turn </w:t>
      </w:r>
      <w:del w:id="19084" w:author="Jane Shaw" w:date="2015-10-31T13:58:00Z">
        <w:r w:rsidRPr="008E1789" w:rsidDel="00210FE5">
          <w:rPr>
            <w:rFonts w:asciiTheme="majorBidi" w:eastAsia="Times New Roman" w:hAnsiTheme="majorBidi" w:cstheme="majorBidi"/>
            <w:lang w:val="en-GB"/>
          </w:rPr>
          <w:delText xml:space="preserve">are </w:delText>
        </w:r>
      </w:del>
      <w:r w:rsidRPr="008E1789">
        <w:rPr>
          <w:rFonts w:asciiTheme="majorBidi" w:eastAsia="Times New Roman" w:hAnsiTheme="majorBidi" w:cstheme="majorBidi"/>
          <w:lang w:val="en-GB"/>
        </w:rPr>
        <w:t xml:space="preserve">generally covered by a thick, fleshy/fibrous outer husk that is removed during harvest. Similar products, such as groundnuts, sunflower seeds and melon seeds, although often used for similar purposes, are included with oil-bearing crops. FAO includes </w:t>
      </w:r>
      <w:del w:id="19085" w:author="Jane Shaw" w:date="2015-10-31T13:58:00Z">
        <w:r w:rsidRPr="008E1789" w:rsidDel="00210FE5">
          <w:rPr>
            <w:rFonts w:asciiTheme="majorBidi" w:eastAsia="Times New Roman" w:hAnsiTheme="majorBidi" w:cstheme="majorBidi"/>
            <w:lang w:val="en-GB"/>
          </w:rPr>
          <w:delText xml:space="preserve">in this group </w:delText>
        </w:r>
      </w:del>
      <w:r w:rsidRPr="008E1789">
        <w:rPr>
          <w:rFonts w:asciiTheme="majorBidi" w:eastAsia="Times New Roman" w:hAnsiTheme="majorBidi" w:cstheme="majorBidi"/>
          <w:lang w:val="en-GB"/>
        </w:rPr>
        <w:t>only dessert or table nuts</w:t>
      </w:r>
      <w:ins w:id="19086" w:author="Jane Shaw" w:date="2015-10-31T13:58:00Z">
        <w:r w:rsidR="00210FE5">
          <w:rPr>
            <w:rFonts w:asciiTheme="majorBidi" w:eastAsia="Times New Roman" w:hAnsiTheme="majorBidi" w:cstheme="majorBidi"/>
            <w:lang w:val="en-GB"/>
          </w:rPr>
          <w:t xml:space="preserve"> in nuts and derived products</w:t>
        </w:r>
      </w:ins>
      <w:r w:rsidRPr="008E1789">
        <w:rPr>
          <w:rFonts w:asciiTheme="majorBidi" w:eastAsia="Times New Roman" w:hAnsiTheme="majorBidi" w:cstheme="majorBidi"/>
          <w:lang w:val="en-GB"/>
        </w:rPr>
        <w:t>. Nuts that are used mainly for flavouring beverages</w:t>
      </w:r>
      <w:ins w:id="19087" w:author="Jane Shaw" w:date="2015-10-31T13:59:00Z">
        <w:r w:rsidR="00210FE5">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masticatory and stimulant nuts </w:t>
      </w:r>
      <w:del w:id="19088" w:author="Jane Shaw" w:date="2015-10-31T13:59:00Z">
        <w:r w:rsidRPr="008E1789" w:rsidDel="00210FE5">
          <w:rPr>
            <w:rFonts w:asciiTheme="majorBidi" w:eastAsia="Times New Roman" w:hAnsiTheme="majorBidi" w:cstheme="majorBidi"/>
            <w:lang w:val="en-GB"/>
          </w:rPr>
          <w:delText xml:space="preserve">should be </w:delText>
        </w:r>
      </w:del>
      <w:ins w:id="19089" w:author="Jane Shaw" w:date="2015-10-31T13:59:00Z">
        <w:r w:rsidR="00210FE5">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excluded</w:t>
      </w:r>
      <w:ins w:id="19090" w:author="Jane Shaw" w:date="2015-10-31T13:59:00Z">
        <w:r w:rsidR="00210FE5">
          <w:rPr>
            <w:rFonts w:asciiTheme="majorBidi" w:eastAsia="Times New Roman" w:hAnsiTheme="majorBidi" w:cstheme="majorBidi"/>
            <w:lang w:val="en-GB"/>
          </w:rPr>
          <w:t>,</w:t>
        </w:r>
      </w:ins>
      <w:del w:id="19091" w:author="Jane Shaw" w:date="2015-10-31T13:59: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092" w:author="Jane Shaw" w:date="2015-10-31T13:59:00Z">
        <w:r w:rsidRPr="008E1789" w:rsidDel="00210FE5">
          <w:rPr>
            <w:rFonts w:asciiTheme="majorBidi" w:eastAsia="Times New Roman" w:hAnsiTheme="majorBidi" w:cstheme="majorBidi"/>
            <w:lang w:val="en-GB"/>
          </w:rPr>
          <w:delText xml:space="preserve">An </w:delText>
        </w:r>
      </w:del>
      <w:ins w:id="19093" w:author="Jane Shaw" w:date="2015-10-31T13:59:00Z">
        <w:r w:rsidR="00210FE5">
          <w:rPr>
            <w:rFonts w:asciiTheme="majorBidi" w:eastAsia="Times New Roman" w:hAnsiTheme="majorBidi" w:cstheme="majorBidi"/>
            <w:lang w:val="en-GB"/>
          </w:rPr>
          <w:t xml:space="preserve">with the </w:t>
        </w:r>
      </w:ins>
      <w:r w:rsidRPr="008E1789">
        <w:rPr>
          <w:rFonts w:asciiTheme="majorBidi" w:eastAsia="Times New Roman" w:hAnsiTheme="majorBidi" w:cstheme="majorBidi"/>
          <w:lang w:val="en-GB"/>
        </w:rPr>
        <w:t xml:space="preserve">exception </w:t>
      </w:r>
      <w:del w:id="19094" w:author="Jane Shaw" w:date="2015-10-31T13:59:00Z">
        <w:r w:rsidRPr="008E1789" w:rsidDel="00210FE5">
          <w:rPr>
            <w:rFonts w:asciiTheme="majorBidi" w:eastAsia="Times New Roman" w:hAnsiTheme="majorBidi" w:cstheme="majorBidi"/>
            <w:lang w:val="en-GB"/>
          </w:rPr>
          <w:delText xml:space="preserve">is made for </w:delText>
        </w:r>
      </w:del>
      <w:ins w:id="19095" w:author="Jane Shaw" w:date="2015-10-31T13:59:00Z">
        <w:r w:rsidR="00210FE5">
          <w:rPr>
            <w:rFonts w:asciiTheme="majorBidi" w:eastAsia="Times New Roman" w:hAnsiTheme="majorBidi" w:cstheme="majorBidi"/>
            <w:lang w:val="en-GB"/>
          </w:rPr>
          <w:t xml:space="preserve">of </w:t>
        </w:r>
      </w:ins>
      <w:r w:rsidR="00857997" w:rsidRPr="008E1789">
        <w:rPr>
          <w:rFonts w:asciiTheme="majorBidi" w:eastAsia="Times New Roman" w:hAnsiTheme="majorBidi" w:cstheme="majorBidi"/>
          <w:lang w:val="en-GB"/>
        </w:rPr>
        <w:t>Areca</w:t>
      </w:r>
      <w:r w:rsidRPr="008E1789">
        <w:rPr>
          <w:rFonts w:asciiTheme="majorBidi" w:eastAsia="Times New Roman" w:hAnsiTheme="majorBidi" w:cstheme="majorBidi"/>
          <w:lang w:val="en-GB"/>
        </w:rPr>
        <w:t xml:space="preserve"> nuts and kola nuts, which FAO considers </w:t>
      </w:r>
      <w:del w:id="19096" w:author="Jane Shaw" w:date="2015-10-31T13:59:00Z">
        <w:r w:rsidRPr="008E1789" w:rsidDel="00210FE5">
          <w:rPr>
            <w:rFonts w:asciiTheme="majorBidi" w:eastAsia="Times New Roman" w:hAnsiTheme="majorBidi" w:cstheme="majorBidi"/>
            <w:lang w:val="en-GB"/>
          </w:rPr>
          <w:delText xml:space="preserve">to be </w:delText>
        </w:r>
      </w:del>
      <w:r w:rsidRPr="008E1789">
        <w:rPr>
          <w:rFonts w:asciiTheme="majorBidi" w:eastAsia="Times New Roman" w:hAnsiTheme="majorBidi" w:cstheme="majorBidi"/>
          <w:lang w:val="en-GB"/>
        </w:rPr>
        <w:t>inedible nuts</w:t>
      </w:r>
      <w:del w:id="19097" w:author="Jane Shaw" w:date="2015-10-31T13:59: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 </w:t>
      </w:r>
      <w:del w:id="19098" w:author="Jane Shaw" w:date="2015-10-31T13:59:00Z">
        <w:r w:rsidRPr="008E1789" w:rsidDel="00210FE5">
          <w:rPr>
            <w:rFonts w:asciiTheme="majorBidi" w:eastAsia="Times New Roman" w:hAnsiTheme="majorBidi" w:cstheme="majorBidi"/>
            <w:lang w:val="en-GB"/>
          </w:rPr>
          <w:delText xml:space="preserve">which </w:delText>
        </w:r>
      </w:del>
      <w:ins w:id="19099" w:author="Jane Shaw" w:date="2015-10-31T13:59:00Z">
        <w:r w:rsidR="00210FE5">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 xml:space="preserve">are included </w:t>
      </w:r>
      <w:del w:id="19100" w:author="Jane Shaw" w:date="2015-10-31T13:59:00Z">
        <w:r w:rsidRPr="008E1789" w:rsidDel="00210FE5">
          <w:rPr>
            <w:rFonts w:asciiTheme="majorBidi" w:eastAsia="Times New Roman" w:hAnsiTheme="majorBidi" w:cstheme="majorBidi"/>
            <w:lang w:val="en-GB"/>
          </w:rPr>
          <w:delText xml:space="preserve">with </w:delText>
        </w:r>
      </w:del>
      <w:ins w:id="19101" w:author="Jane Shaw" w:date="2015-10-31T13:59:00Z">
        <w:r w:rsidR="00210FE5">
          <w:rPr>
            <w:rFonts w:asciiTheme="majorBidi" w:eastAsia="Times New Roman" w:hAnsiTheme="majorBidi" w:cstheme="majorBidi"/>
            <w:lang w:val="en-GB"/>
          </w:rPr>
          <w:t xml:space="preserve">in </w:t>
        </w:r>
      </w:ins>
      <w:r w:rsidRPr="008E1789">
        <w:rPr>
          <w:rFonts w:asciiTheme="majorBidi" w:eastAsia="Times New Roman" w:hAnsiTheme="majorBidi" w:cstheme="majorBidi"/>
          <w:lang w:val="en-GB"/>
        </w:rPr>
        <w:t>the nut and derived products group to be consistent with international trade classifications. Nuts used mainly for the extraction of oil or butter</w:t>
      </w:r>
      <w:del w:id="19102" w:author="Jane Shaw" w:date="2015-10-31T13:59: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(e.g. </w:t>
      </w:r>
      <w:del w:id="19103" w:author="Jane Shaw" w:date="2015-10-31T14:04:00Z">
        <w:r w:rsidRPr="008E1789" w:rsidDel="00857997">
          <w:rPr>
            <w:rFonts w:asciiTheme="majorBidi" w:eastAsia="Times New Roman" w:hAnsiTheme="majorBidi" w:cstheme="majorBidi"/>
            <w:lang w:val="en-GB"/>
          </w:rPr>
          <w:delText>shean</w:delText>
        </w:r>
      </w:del>
      <w:ins w:id="19104" w:author="Jane Shaw" w:date="2015-10-31T14:04:00Z">
        <w:r w:rsidR="00857997">
          <w:rPr>
            <w:rFonts w:asciiTheme="majorBidi" w:eastAsia="Times New Roman" w:hAnsiTheme="majorBidi" w:cstheme="majorBidi"/>
            <w:lang w:val="en-GB"/>
          </w:rPr>
          <w:t>shea n</w:t>
        </w:r>
      </w:ins>
      <w:r w:rsidRPr="008E1789">
        <w:rPr>
          <w:rFonts w:asciiTheme="majorBidi" w:eastAsia="Times New Roman" w:hAnsiTheme="majorBidi" w:cstheme="majorBidi"/>
          <w:lang w:val="en-GB"/>
        </w:rPr>
        <w:t xml:space="preserve">uts) </w:t>
      </w:r>
      <w:del w:id="19105" w:author="Jane Shaw" w:date="2015-10-31T13:59:00Z">
        <w:r w:rsidRPr="008E1789" w:rsidDel="00210FE5">
          <w:rPr>
            <w:rFonts w:asciiTheme="majorBidi" w:eastAsia="Times New Roman" w:hAnsiTheme="majorBidi" w:cstheme="majorBidi"/>
            <w:lang w:val="en-GB"/>
          </w:rPr>
          <w:delText xml:space="preserve">as well as </w:delText>
        </w:r>
      </w:del>
      <w:ins w:id="19106" w:author="Jane Shaw" w:date="2015-10-31T13:59:00Z">
        <w:r w:rsidR="00210FE5">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 xml:space="preserve">nuts contained in other fruits (e.g. peaches) are excluded. It should be noted that some countries report certain nut crops (chestnuts, pignolia nuts) with forestry products. Production data relate to the weight of nuts in the shell or </w:t>
      </w:r>
      <w:ins w:id="19107" w:author="Jane Shaw" w:date="2015-10-31T14:00:00Z">
        <w:r w:rsidR="00210FE5">
          <w:rPr>
            <w:rFonts w:asciiTheme="majorBidi" w:eastAsia="Times New Roman" w:hAnsiTheme="majorBidi" w:cstheme="majorBidi"/>
            <w:lang w:val="en-GB"/>
          </w:rPr>
          <w:t xml:space="preserve">inner </w:t>
        </w:r>
      </w:ins>
      <w:r w:rsidRPr="008E1789">
        <w:rPr>
          <w:rFonts w:asciiTheme="majorBidi" w:eastAsia="Times New Roman" w:hAnsiTheme="majorBidi" w:cstheme="majorBidi"/>
          <w:lang w:val="en-GB"/>
        </w:rPr>
        <w:t xml:space="preserve">husk, but without the outer husk. The weight of the kernel contained in the nut ranges from as </w:t>
      </w:r>
      <w:del w:id="19108" w:author="Jane Shaw" w:date="2015-10-31T14:00:00Z">
        <w:r w:rsidRPr="008E1789" w:rsidDel="00210FE5">
          <w:rPr>
            <w:rFonts w:asciiTheme="majorBidi" w:eastAsia="Times New Roman" w:hAnsiTheme="majorBidi" w:cstheme="majorBidi"/>
            <w:lang w:val="en-GB"/>
          </w:rPr>
          <w:delText xml:space="preserve">low </w:delText>
        </w:r>
      </w:del>
      <w:ins w:id="19109" w:author="Jane Shaw" w:date="2015-10-31T14:00:00Z">
        <w:r w:rsidR="00210FE5">
          <w:rPr>
            <w:rFonts w:asciiTheme="majorBidi" w:eastAsia="Times New Roman" w:hAnsiTheme="majorBidi" w:cstheme="majorBidi"/>
            <w:lang w:val="en-GB"/>
          </w:rPr>
          <w:t xml:space="preserve">little </w:t>
        </w:r>
      </w:ins>
      <w:r w:rsidRPr="008E1789">
        <w:rPr>
          <w:rFonts w:asciiTheme="majorBidi" w:eastAsia="Times New Roman" w:hAnsiTheme="majorBidi" w:cstheme="majorBidi"/>
          <w:lang w:val="en-GB"/>
        </w:rPr>
        <w:t>as 30</w:t>
      </w:r>
      <w:del w:id="19110" w:author="Jane Shaw" w:date="2015-10-22T19:08:00Z">
        <w:r w:rsidRPr="008E1789" w:rsidDel="004414AA">
          <w:rPr>
            <w:rFonts w:asciiTheme="majorBidi" w:eastAsia="Times New Roman" w:hAnsiTheme="majorBidi" w:cstheme="majorBidi"/>
            <w:lang w:val="en-GB"/>
          </w:rPr>
          <w:delText>%</w:delText>
        </w:r>
      </w:del>
      <w:ins w:id="19111"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for cashew nuts to as </w:t>
      </w:r>
      <w:del w:id="19112" w:author="Jane Shaw" w:date="2015-10-31T14:00:00Z">
        <w:r w:rsidRPr="008E1789" w:rsidDel="00210FE5">
          <w:rPr>
            <w:rFonts w:asciiTheme="majorBidi" w:eastAsia="Times New Roman" w:hAnsiTheme="majorBidi" w:cstheme="majorBidi"/>
            <w:lang w:val="en-GB"/>
          </w:rPr>
          <w:delText xml:space="preserve">high </w:delText>
        </w:r>
      </w:del>
      <w:ins w:id="19113" w:author="Jane Shaw" w:date="2015-10-31T14:00:00Z">
        <w:r w:rsidR="00210FE5">
          <w:rPr>
            <w:rFonts w:asciiTheme="majorBidi" w:eastAsia="Times New Roman" w:hAnsiTheme="majorBidi" w:cstheme="majorBidi"/>
            <w:lang w:val="en-GB"/>
          </w:rPr>
          <w:t xml:space="preserve">much </w:t>
        </w:r>
      </w:ins>
      <w:r w:rsidRPr="008E1789">
        <w:rPr>
          <w:rFonts w:asciiTheme="majorBidi" w:eastAsia="Times New Roman" w:hAnsiTheme="majorBidi" w:cstheme="majorBidi"/>
          <w:lang w:val="en-GB"/>
        </w:rPr>
        <w:t>as 80</w:t>
      </w:r>
      <w:del w:id="19114" w:author="Jane Shaw" w:date="2015-10-22T19:08:00Z">
        <w:r w:rsidRPr="008E1789" w:rsidDel="004414AA">
          <w:rPr>
            <w:rFonts w:asciiTheme="majorBidi" w:eastAsia="Times New Roman" w:hAnsiTheme="majorBidi" w:cstheme="majorBidi"/>
            <w:lang w:val="en-GB"/>
          </w:rPr>
          <w:delText>%</w:delText>
        </w:r>
      </w:del>
      <w:ins w:id="1911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w:t>
      </w:r>
      <w:del w:id="19116" w:author="Jane Shaw" w:date="2015-10-31T14:00:00Z">
        <w:r w:rsidRPr="008E1789" w:rsidDel="00210FE5">
          <w:rPr>
            <w:rFonts w:asciiTheme="majorBidi" w:eastAsia="Times New Roman" w:hAnsiTheme="majorBidi" w:cstheme="majorBidi"/>
            <w:lang w:val="en-GB"/>
          </w:rPr>
          <w:delText xml:space="preserve">in the case of </w:delText>
        </w:r>
      </w:del>
      <w:ins w:id="19117" w:author="Jane Shaw" w:date="2015-10-31T14:00:00Z">
        <w:r w:rsidR="00210FE5">
          <w:rPr>
            <w:rFonts w:asciiTheme="majorBidi" w:eastAsia="Times New Roman" w:hAnsiTheme="majorBidi" w:cstheme="majorBidi"/>
            <w:lang w:val="en-GB"/>
          </w:rPr>
          <w:t xml:space="preserve">for </w:t>
        </w:r>
      </w:ins>
      <w:r w:rsidRPr="008E1789">
        <w:rPr>
          <w:rFonts w:asciiTheme="majorBidi" w:eastAsia="Times New Roman" w:hAnsiTheme="majorBidi" w:cstheme="majorBidi"/>
          <w:lang w:val="en-GB"/>
        </w:rPr>
        <w:t>chestnuts. The edible portion of nut kernels is, with the major exception of chestnuts, very rich in fat content</w:t>
      </w:r>
      <w:ins w:id="19118" w:author="Jane Shaw" w:date="2015-10-31T14:01:00Z">
        <w:r w:rsidR="00210FE5">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at </w:t>
      </w:r>
      <w:del w:id="19119" w:author="Jane Shaw" w:date="2015-10-31T14:00:00Z">
        <w:r w:rsidRPr="008E1789" w:rsidDel="00210FE5">
          <w:rPr>
            <w:rFonts w:asciiTheme="majorBidi" w:eastAsia="Times New Roman" w:hAnsiTheme="majorBidi" w:cstheme="majorBidi"/>
            <w:lang w:val="en-GB"/>
          </w:rPr>
          <w:delText xml:space="preserve">between </w:delText>
        </w:r>
      </w:del>
      <w:r w:rsidRPr="008E1789">
        <w:rPr>
          <w:rFonts w:asciiTheme="majorBidi" w:eastAsia="Times New Roman" w:hAnsiTheme="majorBidi" w:cstheme="majorBidi"/>
          <w:lang w:val="en-GB"/>
        </w:rPr>
        <w:t>50</w:t>
      </w:r>
      <w:del w:id="19120" w:author="Jane Shaw" w:date="2015-10-22T19:08:00Z">
        <w:r w:rsidRPr="008E1789" w:rsidDel="004414AA">
          <w:rPr>
            <w:rFonts w:asciiTheme="majorBidi" w:eastAsia="Times New Roman" w:hAnsiTheme="majorBidi" w:cstheme="majorBidi"/>
            <w:lang w:val="en-GB"/>
          </w:rPr>
          <w:delText>%</w:delText>
        </w:r>
      </w:del>
      <w:ins w:id="19121" w:author="Jane Shaw" w:date="2015-10-31T14:00:00Z">
        <w:r w:rsidR="00210FE5">
          <w:rPr>
            <w:rFonts w:asciiTheme="majorBidi" w:eastAsia="Times New Roman" w:hAnsiTheme="majorBidi" w:cstheme="majorBidi"/>
            <w:lang w:val="en-GB"/>
          </w:rPr>
          <w:t>–</w:t>
        </w:r>
      </w:ins>
      <w:del w:id="19122" w:author="Jane Shaw" w:date="2015-10-31T14:00:00Z">
        <w:r w:rsidRPr="008E1789" w:rsidDel="00210FE5">
          <w:rPr>
            <w:rFonts w:asciiTheme="majorBidi" w:eastAsia="Times New Roman" w:hAnsiTheme="majorBidi" w:cstheme="majorBidi"/>
            <w:lang w:val="en-GB"/>
          </w:rPr>
          <w:delText xml:space="preserve"> and </w:delText>
        </w:r>
      </w:del>
      <w:r w:rsidRPr="008E1789">
        <w:rPr>
          <w:rFonts w:asciiTheme="majorBidi" w:eastAsia="Times New Roman" w:hAnsiTheme="majorBidi" w:cstheme="majorBidi"/>
          <w:lang w:val="en-GB"/>
        </w:rPr>
        <w:t>65</w:t>
      </w:r>
      <w:del w:id="19123" w:author="Jane Shaw" w:date="2015-10-22T19:08:00Z">
        <w:r w:rsidRPr="008E1789" w:rsidDel="004414AA">
          <w:rPr>
            <w:rFonts w:asciiTheme="majorBidi" w:eastAsia="Times New Roman" w:hAnsiTheme="majorBidi" w:cstheme="majorBidi"/>
            <w:lang w:val="en-GB"/>
          </w:rPr>
          <w:delText>%</w:delText>
        </w:r>
      </w:del>
      <w:ins w:id="19124"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Protein </w:t>
      </w:r>
      <w:del w:id="19125" w:author="Jane Shaw" w:date="2015-10-31T14:01:00Z">
        <w:r w:rsidRPr="008E1789" w:rsidDel="00210FE5">
          <w:rPr>
            <w:rFonts w:asciiTheme="majorBidi" w:eastAsia="Times New Roman" w:hAnsiTheme="majorBidi" w:cstheme="majorBidi"/>
            <w:lang w:val="en-GB"/>
          </w:rPr>
          <w:delText xml:space="preserve">content </w:delText>
        </w:r>
      </w:del>
      <w:r w:rsidRPr="008E1789">
        <w:rPr>
          <w:rFonts w:asciiTheme="majorBidi" w:eastAsia="Times New Roman" w:hAnsiTheme="majorBidi" w:cstheme="majorBidi"/>
          <w:lang w:val="en-GB"/>
        </w:rPr>
        <w:t>makes up 15</w:t>
      </w:r>
      <w:ins w:id="19126" w:author="Jane Shaw" w:date="2015-10-31T14:01:00Z">
        <w:r w:rsidR="00210FE5">
          <w:rPr>
            <w:rFonts w:asciiTheme="majorBidi" w:eastAsia="Times New Roman" w:hAnsiTheme="majorBidi" w:cstheme="majorBidi"/>
            <w:lang w:val="en-GB"/>
          </w:rPr>
          <w:t>–</w:t>
        </w:r>
      </w:ins>
      <w:del w:id="19127" w:author="Jane Shaw" w:date="2015-10-31T14:01: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20</w:t>
      </w:r>
      <w:del w:id="19128" w:author="Jane Shaw" w:date="2015-10-22T19:08:00Z">
        <w:r w:rsidRPr="008E1789" w:rsidDel="004414AA">
          <w:rPr>
            <w:rFonts w:asciiTheme="majorBidi" w:eastAsia="Times New Roman" w:hAnsiTheme="majorBidi" w:cstheme="majorBidi"/>
            <w:lang w:val="en-GB"/>
          </w:rPr>
          <w:delText>%</w:delText>
        </w:r>
      </w:del>
      <w:ins w:id="19129"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and carbohydrate </w:t>
      </w:r>
      <w:del w:id="19130" w:author="Jane Shaw" w:date="2015-10-31T14:01:00Z">
        <w:r w:rsidRPr="008E1789" w:rsidDel="00210FE5">
          <w:rPr>
            <w:rFonts w:asciiTheme="majorBidi" w:eastAsia="Times New Roman" w:hAnsiTheme="majorBidi" w:cstheme="majorBidi"/>
            <w:lang w:val="en-GB"/>
          </w:rPr>
          <w:delText xml:space="preserve">content is between </w:delText>
        </w:r>
      </w:del>
      <w:r w:rsidRPr="008E1789">
        <w:rPr>
          <w:rFonts w:asciiTheme="majorBidi" w:eastAsia="Times New Roman" w:hAnsiTheme="majorBidi" w:cstheme="majorBidi"/>
          <w:lang w:val="en-GB"/>
        </w:rPr>
        <w:t>10</w:t>
      </w:r>
      <w:del w:id="19131" w:author="Jane Shaw" w:date="2015-10-22T19:08:00Z">
        <w:r w:rsidRPr="008E1789" w:rsidDel="004414AA">
          <w:rPr>
            <w:rFonts w:asciiTheme="majorBidi" w:eastAsia="Times New Roman" w:hAnsiTheme="majorBidi" w:cstheme="majorBidi"/>
            <w:lang w:val="en-GB"/>
          </w:rPr>
          <w:delText>%</w:delText>
        </w:r>
      </w:del>
      <w:ins w:id="19132" w:author="Jane Shaw" w:date="2015-10-31T14:01:00Z">
        <w:r w:rsidR="00210FE5">
          <w:rPr>
            <w:rFonts w:asciiTheme="majorBidi" w:eastAsia="Times New Roman" w:hAnsiTheme="majorBidi" w:cstheme="majorBidi"/>
            <w:lang w:val="en-GB"/>
          </w:rPr>
          <w:t>–</w:t>
        </w:r>
      </w:ins>
      <w:del w:id="19133" w:author="Jane Shaw" w:date="2015-10-31T14:01:00Z">
        <w:r w:rsidRPr="008E1789" w:rsidDel="00210FE5">
          <w:rPr>
            <w:rFonts w:asciiTheme="majorBidi" w:eastAsia="Times New Roman" w:hAnsiTheme="majorBidi" w:cstheme="majorBidi"/>
            <w:lang w:val="en-GB"/>
          </w:rPr>
          <w:delText xml:space="preserve"> and </w:delText>
        </w:r>
      </w:del>
      <w:r w:rsidRPr="008E1789">
        <w:rPr>
          <w:rFonts w:asciiTheme="majorBidi" w:eastAsia="Times New Roman" w:hAnsiTheme="majorBidi" w:cstheme="majorBidi"/>
          <w:lang w:val="en-GB"/>
        </w:rPr>
        <w:t>15</w:t>
      </w:r>
      <w:del w:id="19134" w:author="Jane Shaw" w:date="2015-10-22T19:08:00Z">
        <w:r w:rsidRPr="008E1789" w:rsidDel="004414AA">
          <w:rPr>
            <w:rFonts w:asciiTheme="majorBidi" w:eastAsia="Times New Roman" w:hAnsiTheme="majorBidi" w:cstheme="majorBidi"/>
            <w:lang w:val="en-GB"/>
          </w:rPr>
          <w:delText>%</w:delText>
        </w:r>
      </w:del>
      <w:ins w:id="1913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Starch and saccharose are the main components of dry chestnuts, accounting for about 75</w:t>
      </w:r>
      <w:del w:id="19136" w:author="Jane Shaw" w:date="2015-10-22T19:08:00Z">
        <w:r w:rsidRPr="008E1789" w:rsidDel="004414AA">
          <w:rPr>
            <w:rFonts w:asciiTheme="majorBidi" w:eastAsia="Times New Roman" w:hAnsiTheme="majorBidi" w:cstheme="majorBidi"/>
            <w:lang w:val="en-GB"/>
          </w:rPr>
          <w:delText>%</w:delText>
        </w:r>
      </w:del>
      <w:ins w:id="19137"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w:t>
      </w:r>
    </w:p>
    <w:p w14:paraId="0F4BDFB5" w14:textId="77777777" w:rsidR="00EB7AF1" w:rsidRPr="008E1789" w:rsidRDefault="726F4BD4" w:rsidP="00C500F7">
      <w:pPr>
        <w:jc w:val="both"/>
        <w:rPr>
          <w:rFonts w:asciiTheme="majorBidi" w:hAnsiTheme="majorBidi" w:cstheme="majorBidi"/>
          <w:lang w:val="en-GB"/>
        </w:rPr>
      </w:pPr>
      <w:del w:id="19138" w:author="Jane Shaw" w:date="2015-10-31T14:01:00Z">
        <w:r w:rsidRPr="008E1789" w:rsidDel="00210FE5">
          <w:rPr>
            <w:rFonts w:asciiTheme="majorBidi" w:eastAsia="Times New Roman" w:hAnsiTheme="majorBidi" w:cstheme="majorBidi"/>
            <w:lang w:val="en-GB"/>
          </w:rPr>
          <w:delText xml:space="preserve"> </w:delText>
        </w:r>
      </w:del>
    </w:p>
    <w:p w14:paraId="6CD1CAD7" w14:textId="31E24F9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w:t>
      </w:r>
      <w:ins w:id="19139" w:author="Jane Shaw" w:date="2015-10-31T14:01:00Z">
        <w:r w:rsidR="00210FE5">
          <w:rPr>
            <w:rFonts w:asciiTheme="majorBidi" w:eastAsia="Times New Roman" w:hAnsiTheme="majorBidi" w:cstheme="majorBidi"/>
            <w:lang w:val="en-GB"/>
          </w:rPr>
          <w:t>;</w:t>
        </w:r>
      </w:ins>
      <w:del w:id="19140" w:author="Jane Shaw" w:date="2015-10-31T14:01: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further processed products, including roasted nuts, meal/flour, paste, oil, etc. Nut oils are not </w:t>
      </w:r>
      <w:ins w:id="19141" w:author="Jane Shaw" w:date="2015-10-31T14:01:00Z">
        <w:r w:rsidR="00210FE5">
          <w:rPr>
            <w:rFonts w:asciiTheme="majorBidi" w:eastAsia="Times New Roman" w:hAnsiTheme="majorBidi" w:cstheme="majorBidi"/>
            <w:lang w:val="en-GB"/>
          </w:rPr>
          <w:t xml:space="preserve">identified </w:t>
        </w:r>
      </w:ins>
      <w:r w:rsidRPr="008E1789">
        <w:rPr>
          <w:rFonts w:asciiTheme="majorBidi" w:eastAsia="Times New Roman" w:hAnsiTheme="majorBidi" w:cstheme="majorBidi"/>
          <w:lang w:val="en-GB"/>
        </w:rPr>
        <w:t xml:space="preserve">separately </w:t>
      </w:r>
      <w:del w:id="19142" w:author="Jane Shaw" w:date="2015-10-31T14:01:00Z">
        <w:r w:rsidRPr="008E1789" w:rsidDel="00210FE5">
          <w:rPr>
            <w:rFonts w:asciiTheme="majorBidi" w:eastAsia="Times New Roman" w:hAnsiTheme="majorBidi" w:cstheme="majorBidi"/>
            <w:lang w:val="en-GB"/>
          </w:rPr>
          <w:delText xml:space="preserve">identified </w:delText>
        </w:r>
      </w:del>
      <w:r w:rsidRPr="008E1789">
        <w:rPr>
          <w:rFonts w:asciiTheme="majorBidi" w:eastAsia="Times New Roman" w:hAnsiTheme="majorBidi" w:cstheme="majorBidi"/>
          <w:lang w:val="en-GB"/>
        </w:rPr>
        <w:t xml:space="preserve">in the FAO classification; instead they are included under the heading </w:t>
      </w:r>
      <w:del w:id="19143" w:author="Jane Shaw" w:date="2015-10-31T14:02:00Z">
        <w:r w:rsidRPr="008E1789" w:rsidDel="00210FE5">
          <w:rPr>
            <w:rFonts w:asciiTheme="majorBidi" w:eastAsia="Times New Roman" w:hAnsiTheme="majorBidi" w:cstheme="majorBidi"/>
            <w:lang w:val="en-GB"/>
          </w:rPr>
          <w:delText>"</w:delText>
        </w:r>
      </w:del>
      <w:r w:rsidR="00210FE5" w:rsidRPr="008E1789">
        <w:rPr>
          <w:rFonts w:asciiTheme="majorBidi" w:eastAsia="Times New Roman" w:hAnsiTheme="majorBidi" w:cstheme="majorBidi"/>
          <w:lang w:val="en-GB"/>
        </w:rPr>
        <w:t xml:space="preserve">Oil </w:t>
      </w:r>
      <w:r w:rsidRPr="008E1789">
        <w:rPr>
          <w:rFonts w:asciiTheme="majorBidi" w:eastAsia="Times New Roman" w:hAnsiTheme="majorBidi" w:cstheme="majorBidi"/>
          <w:lang w:val="en-GB"/>
        </w:rPr>
        <w:t xml:space="preserve">of vegetable origin </w:t>
      </w:r>
      <w:del w:id="19144" w:author="Jane Shaw" w:date="2015-10-31T14:02:00Z">
        <w:r w:rsidRPr="008E1789" w:rsidDel="00210FE5">
          <w:rPr>
            <w:rFonts w:asciiTheme="majorBidi" w:eastAsia="Times New Roman" w:hAnsiTheme="majorBidi" w:cstheme="majorBidi"/>
            <w:lang w:val="en-GB"/>
          </w:rPr>
          <w:delText>n.e.c."</w:delText>
        </w:r>
      </w:del>
      <w:ins w:id="19145" w:author="Jane Shaw" w:date="2015-10-31T14:02:00Z">
        <w:r w:rsidR="00210FE5">
          <w:rPr>
            <w:rFonts w:asciiTheme="majorBidi" w:eastAsia="Times New Roman" w:hAnsiTheme="majorBidi" w:cstheme="majorBidi"/>
            <w:lang w:val="en-GB"/>
          </w:rPr>
          <w:t>NEC</w:t>
        </w:r>
      </w:ins>
      <w:r w:rsidRPr="008E1789">
        <w:rPr>
          <w:rFonts w:asciiTheme="majorBidi" w:eastAsia="Times New Roman" w:hAnsiTheme="majorBidi" w:cstheme="majorBidi"/>
          <w:lang w:val="en-GB"/>
        </w:rPr>
        <w:t>. The most commonly marketed oils are almon</w:t>
      </w:r>
      <w:ins w:id="19146" w:author="Jane Shaw" w:date="2015-10-31T14:02:00Z">
        <w:r w:rsidR="00210FE5">
          <w:rPr>
            <w:rFonts w:asciiTheme="majorBidi" w:eastAsia="Times New Roman" w:hAnsiTheme="majorBidi" w:cstheme="majorBidi"/>
            <w:lang w:val="en-GB"/>
          </w:rPr>
          <w:t>d</w:t>
        </w:r>
      </w:ins>
      <w:r w:rsidRPr="008E1789">
        <w:rPr>
          <w:rFonts w:asciiTheme="majorBidi" w:eastAsia="Times New Roman" w:hAnsiTheme="majorBidi" w:cstheme="majorBidi"/>
          <w:lang w:val="en-GB"/>
        </w:rPr>
        <w:t xml:space="preserve"> oil and cashew nut oil and its derivative cardol.</w:t>
      </w:r>
    </w:p>
    <w:p w14:paraId="475F7AC3"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34F570F8"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14:paraId="46FBA3AC" w14:textId="768EAD2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147" w:author="Jane Shaw" w:date="2015-10-31T14:02:00Z">
        <w:r w:rsidRPr="008E1789" w:rsidDel="00210FE5">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brazil nuts (01377)</w:t>
      </w:r>
      <w:ins w:id="19148" w:author="Jane Shaw" w:date="2015-10-31T14:02:00Z">
        <w:r w:rsidR="00210FE5">
          <w:rPr>
            <w:rFonts w:asciiTheme="majorBidi" w:eastAsia="Times New Roman" w:hAnsiTheme="majorBidi" w:cstheme="majorBidi"/>
            <w:lang w:val="en-GB"/>
          </w:rPr>
          <w:t>;</w:t>
        </w:r>
      </w:ins>
      <w:del w:id="19149"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cashew nuts (01372)</w:t>
      </w:r>
      <w:ins w:id="19150" w:author="Jane Shaw" w:date="2015-10-31T14:02:00Z">
        <w:r w:rsidR="00210FE5">
          <w:rPr>
            <w:rFonts w:asciiTheme="majorBidi" w:eastAsia="Times New Roman" w:hAnsiTheme="majorBidi" w:cstheme="majorBidi"/>
            <w:lang w:val="en-GB"/>
          </w:rPr>
          <w:t>;</w:t>
        </w:r>
      </w:ins>
      <w:del w:id="19151"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almonds (01371)</w:t>
      </w:r>
      <w:ins w:id="19152" w:author="Jane Shaw" w:date="2015-10-31T14:02:00Z">
        <w:r w:rsidR="00210FE5">
          <w:rPr>
            <w:rFonts w:asciiTheme="majorBidi" w:eastAsia="Times New Roman" w:hAnsiTheme="majorBidi" w:cstheme="majorBidi"/>
            <w:lang w:val="en-GB"/>
          </w:rPr>
          <w:t>;</w:t>
        </w:r>
      </w:ins>
      <w:del w:id="19153"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walnuts (01376)</w:t>
      </w:r>
      <w:ins w:id="19154" w:author="Jane Shaw" w:date="2015-10-31T14:02:00Z">
        <w:r w:rsidR="00210FE5">
          <w:rPr>
            <w:rFonts w:asciiTheme="majorBidi" w:eastAsia="Times New Roman" w:hAnsiTheme="majorBidi" w:cstheme="majorBidi"/>
            <w:lang w:val="en-GB"/>
          </w:rPr>
          <w:t>;</w:t>
        </w:r>
      </w:ins>
      <w:del w:id="19155"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pistachios (01375)</w:t>
      </w:r>
      <w:ins w:id="19156" w:author="Jane Shaw" w:date="2015-10-31T14:02:00Z">
        <w:r w:rsidR="00210FE5">
          <w:rPr>
            <w:rFonts w:asciiTheme="majorBidi" w:eastAsia="Times New Roman" w:hAnsiTheme="majorBidi" w:cstheme="majorBidi"/>
            <w:lang w:val="en-GB"/>
          </w:rPr>
          <w:t>;</w:t>
        </w:r>
      </w:ins>
      <w:del w:id="19157"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kola</w:t>
      </w:r>
      <w:ins w:id="19158" w:author="Jane Shaw" w:date="2015-10-31T14:03:00Z">
        <w:r w:rsidR="00857997">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nuts (01379.02)</w:t>
      </w:r>
      <w:ins w:id="19159" w:author="Jane Shaw" w:date="2015-10-31T14:02:00Z">
        <w:r w:rsidR="00210FE5">
          <w:rPr>
            <w:rFonts w:asciiTheme="majorBidi" w:eastAsia="Times New Roman" w:hAnsiTheme="majorBidi" w:cstheme="majorBidi"/>
            <w:lang w:val="en-GB"/>
          </w:rPr>
          <w:t>;</w:t>
        </w:r>
      </w:ins>
      <w:del w:id="19160"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hazelnuts (01374)</w:t>
      </w:r>
      <w:ins w:id="19161" w:author="Jane Shaw" w:date="2015-10-31T14:02:00Z">
        <w:r w:rsidR="00210FE5">
          <w:rPr>
            <w:rFonts w:asciiTheme="majorBidi" w:eastAsia="Times New Roman" w:hAnsiTheme="majorBidi" w:cstheme="majorBidi"/>
            <w:lang w:val="en-GB"/>
          </w:rPr>
          <w:t>;</w:t>
        </w:r>
      </w:ins>
      <w:del w:id="19162" w:author="Jane Shaw" w:date="2015-10-31T14:02:00Z">
        <w:r w:rsidRPr="008E1789" w:rsidDel="00210FE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857997" w:rsidRPr="008E1789">
        <w:rPr>
          <w:rFonts w:asciiTheme="majorBidi" w:eastAsia="Times New Roman" w:hAnsiTheme="majorBidi" w:cstheme="majorBidi"/>
          <w:lang w:val="en-GB"/>
        </w:rPr>
        <w:t>Areca</w:t>
      </w:r>
      <w:ins w:id="19163" w:author="Jane Shaw" w:date="2015-10-31T14:03:00Z">
        <w:r w:rsidR="00857997">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nuts (01379.01)</w:t>
      </w:r>
      <w:ins w:id="19164" w:author="Jane Shaw" w:date="2015-10-31T14:05:00Z">
        <w:r w:rsidR="00857997">
          <w:rPr>
            <w:rFonts w:asciiTheme="majorBidi" w:eastAsia="Times New Roman" w:hAnsiTheme="majorBidi" w:cstheme="majorBidi"/>
            <w:lang w:val="en-GB"/>
          </w:rPr>
          <w:t>;</w:t>
        </w:r>
      </w:ins>
      <w:del w:id="19165"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shelled nuts </w:t>
      </w:r>
      <w:del w:id="19166" w:author="Jane Shaw" w:date="2015-10-31T14:05:00Z">
        <w:r w:rsidRPr="008E1789" w:rsidDel="00857997">
          <w:rPr>
            <w:rFonts w:asciiTheme="majorBidi" w:eastAsia="Times New Roman" w:hAnsiTheme="majorBidi" w:cstheme="majorBidi"/>
            <w:lang w:val="en-GB"/>
          </w:rPr>
          <w:delText>n.e.c</w:delText>
        </w:r>
      </w:del>
      <w:ins w:id="19167" w:author="Jane Shaw" w:date="2015-10-31T14:05:00Z">
        <w:r w:rsidR="00857997">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(21429.90)</w:t>
      </w:r>
      <w:ins w:id="19168" w:author="Jane Shaw" w:date="2015-10-31T14:05:00Z">
        <w:r w:rsidR="00857997">
          <w:rPr>
            <w:rFonts w:asciiTheme="majorBidi" w:eastAsia="Times New Roman" w:hAnsiTheme="majorBidi" w:cstheme="majorBidi"/>
            <w:lang w:val="en-GB"/>
          </w:rPr>
          <w:t>;</w:t>
        </w:r>
      </w:ins>
      <w:del w:id="19169"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nuts (excluding wild edible nuts and groundnuts), in shell</w:t>
      </w:r>
      <w:del w:id="19170" w:author="Jane Shaw" w:date="2015-10-31T14:05:00Z">
        <w:r w:rsidRPr="008E1789" w:rsidDel="00857997">
          <w:rPr>
            <w:rFonts w:asciiTheme="majorBidi" w:eastAsia="Times New Roman" w:hAnsiTheme="majorBidi" w:cstheme="majorBidi"/>
            <w:lang w:val="en-GB"/>
          </w:rPr>
          <w:delText xml:space="preserve">, n.e.c. </w:delText>
        </w:r>
      </w:del>
      <w:ins w:id="19171" w:author="Jane Shaw" w:date="2015-10-31T14:05:00Z">
        <w:r w:rsidR="00857997">
          <w:rPr>
            <w:rFonts w:asciiTheme="majorBidi" w:eastAsia="Times New Roman" w:hAnsiTheme="majorBidi" w:cstheme="majorBidi"/>
            <w:lang w:val="en-GB"/>
          </w:rPr>
          <w:t xml:space="preserve"> NEC </w:t>
        </w:r>
      </w:ins>
      <w:r w:rsidRPr="008E1789">
        <w:rPr>
          <w:rFonts w:asciiTheme="majorBidi" w:eastAsia="Times New Roman" w:hAnsiTheme="majorBidi" w:cstheme="majorBidi"/>
          <w:lang w:val="en-GB"/>
        </w:rPr>
        <w:t>(01379.90)</w:t>
      </w:r>
      <w:ins w:id="19172" w:author="Jane Shaw" w:date="2015-10-31T14:05:00Z">
        <w:r w:rsidR="00857997">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the following processed products expressed in terms of primary equivalent:</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nuts, uncooked or cooked, frozen (21493.02)</w:t>
      </w:r>
      <w:ins w:id="19173" w:author="Jane Shaw" w:date="2015-10-31T14:05:00Z">
        <w:r w:rsidR="00857997">
          <w:rPr>
            <w:rFonts w:asciiTheme="majorBidi" w:eastAsia="Times New Roman" w:hAnsiTheme="majorBidi" w:cstheme="majorBidi"/>
            <w:lang w:val="en-GB"/>
          </w:rPr>
          <w:t>;</w:t>
        </w:r>
      </w:ins>
      <w:del w:id="19174"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nut pu</w:t>
      </w:r>
      <w:del w:id="19175" w:author="Jane Shaw" w:date="2015-10-31T14:05:00Z">
        <w:r w:rsidRPr="008E1789" w:rsidDel="00857997">
          <w:rPr>
            <w:rFonts w:asciiTheme="majorBidi" w:eastAsia="Times New Roman" w:hAnsiTheme="majorBidi" w:cstheme="majorBidi"/>
            <w:lang w:val="en-GB"/>
          </w:rPr>
          <w:delText>r</w:delText>
        </w:r>
      </w:del>
      <w:r w:rsidRPr="008E1789">
        <w:rPr>
          <w:rFonts w:asciiTheme="majorBidi" w:eastAsia="Times New Roman" w:hAnsiTheme="majorBidi" w:cstheme="majorBidi"/>
          <w:lang w:val="en-GB"/>
        </w:rPr>
        <w:t>ree and nut pastes (21494.02</w:t>
      </w:r>
      <w:del w:id="19176" w:author="Jane Shaw" w:date="2015-10-31T14:05:00Z">
        <w:r w:rsidR="008568EC" w:rsidDel="00857997">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w:t>
      </w:r>
      <w:ins w:id="19177" w:author="Jane Shaw" w:date="2015-10-31T14:05:00Z">
        <w:r w:rsidR="00857997">
          <w:rPr>
            <w:rFonts w:asciiTheme="majorBidi" w:eastAsia="Times New Roman" w:hAnsiTheme="majorBidi" w:cstheme="majorBidi"/>
            <w:lang w:val="en-GB"/>
          </w:rPr>
          <w:t>;</w:t>
        </w:r>
      </w:ins>
      <w:del w:id="19178"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prepared nuts (21495.90)</w:t>
      </w:r>
      <w:ins w:id="19179" w:author="Jane Shaw" w:date="2015-10-31T14:05:00Z">
        <w:r w:rsidR="00857997">
          <w:rPr>
            <w:rFonts w:asciiTheme="majorBidi" w:eastAsia="Times New Roman" w:hAnsiTheme="majorBidi" w:cstheme="majorBidi"/>
            <w:lang w:val="en-GB"/>
          </w:rPr>
          <w:t>;</w:t>
        </w:r>
      </w:ins>
      <w:del w:id="19180"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nuts, provisionally preserved, not for immediate consumption (21496.02)</w:t>
      </w:r>
      <w:ins w:id="19181" w:author="Jane Shaw" w:date="2015-10-31T14:05:00Z">
        <w:r w:rsidR="00857997">
          <w:rPr>
            <w:rFonts w:asciiTheme="majorBidi" w:eastAsia="Times New Roman" w:hAnsiTheme="majorBidi" w:cstheme="majorBidi"/>
            <w:lang w:val="en-GB"/>
          </w:rPr>
          <w:t>;</w:t>
        </w:r>
      </w:ins>
      <w:del w:id="19182" w:author="Jane Shaw" w:date="2015-10-31T14:05:00Z">
        <w:r w:rsidRPr="008E1789" w:rsidDel="00857997">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prepared and preserved nuts</w:t>
      </w:r>
      <w:del w:id="19183" w:author="Jane Shaw" w:date="2015-10-31T14:06:00Z">
        <w:r w:rsidRPr="008E1789" w:rsidDel="00857997">
          <w:rPr>
            <w:rFonts w:asciiTheme="majorBidi" w:eastAsia="Times New Roman" w:hAnsiTheme="majorBidi" w:cstheme="majorBidi"/>
            <w:lang w:val="en-GB"/>
          </w:rPr>
          <w:delText xml:space="preserve">, n.e.c. </w:delText>
        </w:r>
      </w:del>
      <w:ins w:id="19184" w:author="Jane Shaw" w:date="2015-10-31T14:06:00Z">
        <w:r w:rsidR="00857997">
          <w:rPr>
            <w:rFonts w:asciiTheme="majorBidi" w:eastAsia="Times New Roman" w:hAnsiTheme="majorBidi" w:cstheme="majorBidi"/>
            <w:lang w:val="en-GB"/>
          </w:rPr>
          <w:t xml:space="preserve"> NEC </w:t>
        </w:r>
      </w:ins>
      <w:r w:rsidRPr="008E1789">
        <w:rPr>
          <w:rFonts w:asciiTheme="majorBidi" w:eastAsia="Times New Roman" w:hAnsiTheme="majorBidi" w:cstheme="majorBidi"/>
          <w:lang w:val="en-GB"/>
        </w:rPr>
        <w:t>(21499.03).</w:t>
      </w:r>
    </w:p>
    <w:p w14:paraId="3EC2E58F" w14:textId="5036DC0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w:t>
      </w:r>
      <w:del w:id="19185" w:author="Jane Shaw" w:date="2015-10-31T14:07:00Z">
        <w:r w:rsidRPr="008E1789" w:rsidDel="00857997">
          <w:rPr>
            <w:rFonts w:asciiTheme="majorBidi" w:eastAsia="Times New Roman" w:hAnsiTheme="majorBidi" w:cstheme="majorBidi"/>
          </w:rPr>
          <w:delText xml:space="preserve">species of </w:delText>
        </w:r>
      </w:del>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14:paraId="55ED8440" w14:textId="5F4D360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w:t>
      </w:r>
      <w:del w:id="19186" w:author="Jane Shaw" w:date="2015-10-31T14:07:00Z">
        <w:r w:rsidRPr="008E1789" w:rsidDel="00857997">
          <w:rPr>
            <w:rFonts w:asciiTheme="majorBidi" w:eastAsia="Times New Roman" w:hAnsiTheme="majorBidi" w:cstheme="majorBidi"/>
          </w:rPr>
          <w:delText xml:space="preserve">species of </w:delText>
        </w:r>
      </w:del>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14:paraId="13F77B45" w14:textId="755BB85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w:t>
      </w:r>
      <w:del w:id="19187" w:author="Jane Shaw" w:date="2015-10-31T14:06:00Z">
        <w:r w:rsidRPr="008E1789" w:rsidDel="00857997">
          <w:rPr>
            <w:rFonts w:asciiTheme="majorBidi" w:eastAsia="Times New Roman" w:hAnsiTheme="majorBidi" w:cstheme="majorBidi"/>
            <w:i/>
            <w:iCs/>
          </w:rPr>
          <w:delText xml:space="preserve"> spp</w:delText>
        </w:r>
      </w:del>
      <w:r w:rsidRPr="008E1789">
        <w:rPr>
          <w:rFonts w:asciiTheme="majorBidi" w:eastAsia="Times New Roman" w:hAnsiTheme="majorBidi" w:cstheme="majorBidi"/>
          <w:i/>
          <w:iCs/>
        </w:rPr>
        <w:t>,</w:t>
      </w:r>
      <w:ins w:id="19188" w:author="Jane Shaw" w:date="2015-10-31T14:06:00Z">
        <w:r w:rsidR="00857997">
          <w:rPr>
            <w:rFonts w:asciiTheme="majorBidi" w:eastAsia="Times New Roman" w:hAnsiTheme="majorBidi" w:cstheme="majorBidi"/>
            <w:i/>
            <w:iCs/>
          </w:rPr>
          <w:t xml:space="preserve"> </w:t>
        </w:r>
      </w:ins>
      <w:del w:id="19189" w:author="Jane Shaw" w:date="2015-10-31T14:07:00Z">
        <w:r w:rsidRPr="008E1789" w:rsidDel="00857997">
          <w:rPr>
            <w:rFonts w:asciiTheme="majorBidi" w:eastAsia="Times New Roman" w:hAnsiTheme="majorBidi" w:cstheme="majorBidi"/>
            <w:i/>
            <w:iCs/>
          </w:rPr>
          <w:delText xml:space="preserve"> </w:delText>
        </w:r>
      </w:del>
      <w:r w:rsidRPr="008E1789">
        <w:rPr>
          <w:rFonts w:asciiTheme="majorBidi" w:eastAsia="Times New Roman" w:hAnsiTheme="majorBidi" w:cstheme="majorBidi"/>
          <w:i/>
          <w:iCs/>
        </w:rPr>
        <w:t>C. vesca, C. vulgaris</w:t>
      </w:r>
      <w:ins w:id="19190" w:author="Jane Shaw" w:date="2015-10-31T14:06:00Z">
        <w:r w:rsidR="00857997">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 and</w:t>
        </w:r>
      </w:ins>
      <w:del w:id="19191" w:author="Jane Shaw" w:date="2015-10-31T14:06:00Z">
        <w:r w:rsidRPr="008E1789" w:rsidDel="00857997">
          <w:rPr>
            <w:rFonts w:asciiTheme="majorBidi" w:eastAsia="Times New Roman" w:hAnsiTheme="majorBidi" w:cstheme="majorBidi"/>
            <w:i/>
            <w:iCs/>
          </w:rPr>
          <w:delText>,</w:delText>
        </w:r>
      </w:del>
      <w:r w:rsidRPr="008E1789">
        <w:rPr>
          <w:rFonts w:asciiTheme="majorBidi" w:eastAsia="Times New Roman" w:hAnsiTheme="majorBidi" w:cstheme="majorBidi"/>
          <w:i/>
          <w:iCs/>
        </w:rPr>
        <w:t xml:space="preserve"> C. sativa</w:t>
      </w:r>
      <w:r w:rsidRPr="008E1789">
        <w:rPr>
          <w:rFonts w:asciiTheme="majorBidi" w:eastAsia="Times New Roman" w:hAnsiTheme="majorBidi" w:cstheme="majorBidi"/>
        </w:rPr>
        <w:t>, produced mainly in Europe and Asia.</w:t>
      </w:r>
    </w:p>
    <w:p w14:paraId="1840CEC0" w14:textId="0776830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xml:space="preserve">, produced mainly in Mediterranean countries, the United States </w:t>
      </w:r>
      <w:ins w:id="19192" w:author="Jane Shaw" w:date="2015-10-31T14:07:00Z">
        <w:r w:rsidR="00857997">
          <w:rPr>
            <w:rFonts w:asciiTheme="majorBidi" w:eastAsia="Times New Roman" w:hAnsiTheme="majorBidi" w:cstheme="majorBidi"/>
          </w:rPr>
          <w:t xml:space="preserve">of America </w:t>
        </w:r>
      </w:ins>
      <w:r w:rsidRPr="008E1789">
        <w:rPr>
          <w:rFonts w:asciiTheme="majorBidi" w:eastAsia="Times New Roman" w:hAnsiTheme="majorBidi" w:cstheme="majorBidi"/>
        </w:rPr>
        <w:t>and Asia.</w:t>
      </w:r>
    </w:p>
    <w:p w14:paraId="09485693" w14:textId="5387A636"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w:t>
      </w:r>
      <w:del w:id="19193" w:author="Jane Shaw" w:date="2015-10-31T14:07:00Z">
        <w:r w:rsidRPr="008E1789" w:rsidDel="00857997">
          <w:rPr>
            <w:rFonts w:asciiTheme="majorBidi" w:eastAsia="Times New Roman" w:hAnsiTheme="majorBidi" w:cstheme="majorBidi"/>
            <w:i/>
            <w:iCs/>
          </w:rPr>
          <w:delText xml:space="preserve"> spp.</w:delText>
        </w:r>
      </w:del>
      <w:r w:rsidRPr="008E1789">
        <w:rPr>
          <w:rFonts w:asciiTheme="majorBidi" w:eastAsia="Times New Roman" w:hAnsiTheme="majorBidi" w:cstheme="majorBidi"/>
          <w:i/>
          <w:iCs/>
        </w:rPr>
        <w:t>, J. regia</w:t>
      </w:r>
      <w:r w:rsidRPr="008E1789">
        <w:rPr>
          <w:rFonts w:asciiTheme="majorBidi" w:eastAsia="Times New Roman" w:hAnsiTheme="majorBidi" w:cstheme="majorBidi"/>
        </w:rPr>
        <w:t xml:space="preserve">, produced in temperate zones of the Northern Hemisphere, particularly </w:t>
      </w:r>
      <w:del w:id="19194" w:author="Jane Shaw" w:date="2015-10-31T14:08:00Z">
        <w:r w:rsidRPr="008E1789" w:rsidDel="00857997">
          <w:rPr>
            <w:rFonts w:asciiTheme="majorBidi" w:eastAsia="Times New Roman" w:hAnsiTheme="majorBidi" w:cstheme="majorBidi"/>
          </w:rPr>
          <w:delText xml:space="preserve">in </w:delText>
        </w:r>
      </w:del>
      <w:r w:rsidRPr="008E1789">
        <w:rPr>
          <w:rFonts w:asciiTheme="majorBidi" w:eastAsia="Times New Roman" w:hAnsiTheme="majorBidi" w:cstheme="majorBidi"/>
        </w:rPr>
        <w:t>the United States</w:t>
      </w:r>
      <w:ins w:id="19195" w:author="Jane Shaw" w:date="2015-10-31T14:08:00Z">
        <w:r w:rsidR="00857997">
          <w:rPr>
            <w:rFonts w:asciiTheme="majorBidi" w:eastAsia="Times New Roman" w:hAnsiTheme="majorBidi" w:cstheme="majorBidi"/>
          </w:rPr>
          <w:t xml:space="preserve"> of America</w:t>
        </w:r>
      </w:ins>
      <w:r w:rsidRPr="008E1789">
        <w:rPr>
          <w:rFonts w:asciiTheme="majorBidi" w:eastAsia="Times New Roman" w:hAnsiTheme="majorBidi" w:cstheme="majorBidi"/>
        </w:rPr>
        <w:t>.</w:t>
      </w:r>
    </w:p>
    <w:p w14:paraId="372DE912" w14:textId="0C7EB652"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ins w:id="19196" w:author="Jane Shaw" w:date="2015-10-31T14:08:00Z">
        <w:r w:rsidR="00857997">
          <w:rPr>
            <w:rFonts w:asciiTheme="majorBidi" w:eastAsia="Times New Roman" w:hAnsiTheme="majorBidi" w:cstheme="majorBidi"/>
          </w:rPr>
          <w:t xml:space="preserve"> of America</w:t>
        </w:r>
      </w:ins>
      <w:r w:rsidRPr="008E1789">
        <w:rPr>
          <w:rFonts w:asciiTheme="majorBidi" w:eastAsia="Times New Roman" w:hAnsiTheme="majorBidi" w:cstheme="majorBidi"/>
        </w:rPr>
        <w:t>.</w:t>
      </w:r>
    </w:p>
    <w:p w14:paraId="77531CB2" w14:textId="15CA6659"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Kola</w:t>
      </w:r>
      <w:ins w:id="19197" w:author="Jane Shaw" w:date="2015-10-31T14:08:00Z">
        <w:r w:rsidR="00857997">
          <w:rPr>
            <w:rFonts w:asciiTheme="majorBidi" w:eastAsia="Times New Roman" w:hAnsiTheme="majorBidi" w:cstheme="majorBidi"/>
          </w:rPr>
          <w:t xml:space="preserve"> </w:t>
        </w:r>
      </w:ins>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Cola nitida</w:t>
      </w:r>
      <w:ins w:id="19198" w:author="Jane Shaw" w:date="2015-10-31T14:08:00Z">
        <w:r w:rsidR="00857997">
          <w:rPr>
            <w:rFonts w:asciiTheme="majorBidi" w:eastAsia="Times New Roman" w:hAnsiTheme="majorBidi" w:cstheme="majorBidi"/>
            <w:i/>
            <w:iCs/>
          </w:rPr>
          <w:t>,</w:t>
        </w:r>
      </w:ins>
      <w:del w:id="19199" w:author="Jane Shaw" w:date="2015-10-31T14:08:00Z">
        <w:r w:rsidRPr="008E1789" w:rsidDel="00857997">
          <w:rPr>
            <w:rFonts w:asciiTheme="majorBidi" w:eastAsia="Times New Roman" w:hAnsiTheme="majorBidi" w:cstheme="majorBidi"/>
            <w:i/>
            <w:iCs/>
          </w:rPr>
          <w:delText>;</w:delText>
        </w:r>
      </w:del>
      <w:r w:rsidRPr="008E1789">
        <w:rPr>
          <w:rFonts w:asciiTheme="majorBidi" w:eastAsia="Times New Roman" w:hAnsiTheme="majorBidi" w:cstheme="majorBidi"/>
          <w:i/>
          <w:iCs/>
        </w:rPr>
        <w:t xml:space="preserve"> </w:t>
      </w:r>
      <w:del w:id="19200" w:author="Jane Shaw" w:date="2015-10-31T14:08:00Z">
        <w:r w:rsidRPr="008E1789" w:rsidDel="00857997">
          <w:rPr>
            <w:rFonts w:asciiTheme="majorBidi" w:eastAsia="Times New Roman" w:hAnsiTheme="majorBidi" w:cstheme="majorBidi"/>
            <w:i/>
            <w:iCs/>
          </w:rPr>
          <w:delText xml:space="preserve">Cola </w:delText>
        </w:r>
      </w:del>
      <w:ins w:id="19201" w:author="Jane Shaw" w:date="2015-10-31T14:08:00Z">
        <w:r w:rsidR="00857997"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00857997"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vera</w:t>
      </w:r>
      <w:ins w:id="19202" w:author="Jane Shaw" w:date="2015-10-31T14:08:00Z">
        <w:r w:rsidR="00857997">
          <w:rPr>
            <w:rFonts w:asciiTheme="majorBidi" w:eastAsia="Times New Roman" w:hAnsiTheme="majorBidi" w:cstheme="majorBidi"/>
            <w:i/>
            <w:iCs/>
          </w:rPr>
          <w:t>,</w:t>
        </w:r>
      </w:ins>
      <w:del w:id="19203" w:author="Jane Shaw" w:date="2015-10-31T14:08:00Z">
        <w:r w:rsidRPr="008E1789" w:rsidDel="00857997">
          <w:rPr>
            <w:rFonts w:asciiTheme="majorBidi" w:eastAsia="Times New Roman" w:hAnsiTheme="majorBidi" w:cstheme="majorBidi"/>
            <w:i/>
            <w:iCs/>
          </w:rPr>
          <w:delText>;</w:delText>
        </w:r>
      </w:del>
      <w:r w:rsidRPr="008E1789">
        <w:rPr>
          <w:rFonts w:asciiTheme="majorBidi" w:eastAsia="Times New Roman" w:hAnsiTheme="majorBidi" w:cstheme="majorBidi"/>
          <w:i/>
          <w:iCs/>
        </w:rPr>
        <w:t xml:space="preserve"> </w:t>
      </w:r>
      <w:ins w:id="19204" w:author="Jane Shaw" w:date="2015-10-31T14:08:00Z">
        <w:r w:rsidR="00857997">
          <w:rPr>
            <w:rFonts w:asciiTheme="majorBidi" w:eastAsia="Times New Roman" w:hAnsiTheme="majorBidi" w:cstheme="majorBidi"/>
            <w:iCs/>
          </w:rPr>
          <w:t xml:space="preserve">and </w:t>
        </w:r>
      </w:ins>
      <w:r w:rsidRPr="008E1789">
        <w:rPr>
          <w:rFonts w:asciiTheme="majorBidi" w:eastAsia="Times New Roman" w:hAnsiTheme="majorBidi" w:cstheme="majorBidi"/>
          <w:i/>
          <w:iCs/>
        </w:rPr>
        <w:t>C</w:t>
      </w:r>
      <w:ins w:id="19205" w:author="Jane Shaw" w:date="2015-10-31T14:08:00Z">
        <w:r w:rsidR="00857997">
          <w:rPr>
            <w:rFonts w:asciiTheme="majorBidi" w:eastAsia="Times New Roman" w:hAnsiTheme="majorBidi" w:cstheme="majorBidi"/>
            <w:i/>
            <w:iCs/>
          </w:rPr>
          <w:t>.</w:t>
        </w:r>
      </w:ins>
      <w:del w:id="19206" w:author="Jane Shaw" w:date="2015-10-31T14:08:00Z">
        <w:r w:rsidRPr="008E1789" w:rsidDel="00857997">
          <w:rPr>
            <w:rFonts w:asciiTheme="majorBidi" w:eastAsia="Times New Roman" w:hAnsiTheme="majorBidi" w:cstheme="majorBidi"/>
            <w:i/>
            <w:iCs/>
          </w:rPr>
          <w:delText>ola</w:delText>
        </w:r>
      </w:del>
      <w:r w:rsidRPr="008E1789">
        <w:rPr>
          <w:rFonts w:asciiTheme="majorBidi" w:eastAsia="Times New Roman" w:hAnsiTheme="majorBidi" w:cstheme="majorBidi"/>
          <w:i/>
          <w:iCs/>
        </w:rPr>
        <w:t xml:space="preserve"> acuminata</w:t>
      </w:r>
      <w:r w:rsidRPr="008E1789">
        <w:rPr>
          <w:rFonts w:asciiTheme="majorBidi" w:eastAsia="Times New Roman" w:hAnsiTheme="majorBidi" w:cstheme="majorBidi"/>
        </w:rPr>
        <w:t xml:space="preserve"> (kola, cola, Sudan cola nut), produced mainly in Africa. Kola nuts, containing 2.4</w:t>
      </w:r>
      <w:ins w:id="19207" w:author="Jane Shaw" w:date="2015-10-31T14:08:00Z">
        <w:r w:rsidR="00857997">
          <w:rPr>
            <w:rFonts w:asciiTheme="majorBidi" w:eastAsia="Times New Roman" w:hAnsiTheme="majorBidi" w:cstheme="majorBidi"/>
          </w:rPr>
          <w:t>–</w:t>
        </w:r>
      </w:ins>
      <w:del w:id="19208" w:author="Jane Shaw" w:date="2015-10-31T14:08:00Z">
        <w:r w:rsidRPr="008E1789" w:rsidDel="00857997">
          <w:rPr>
            <w:rFonts w:asciiTheme="majorBidi" w:eastAsia="Times New Roman" w:hAnsiTheme="majorBidi" w:cstheme="majorBidi"/>
          </w:rPr>
          <w:delText xml:space="preserve"> to </w:delText>
        </w:r>
      </w:del>
      <w:r w:rsidRPr="008E1789">
        <w:rPr>
          <w:rFonts w:asciiTheme="majorBidi" w:eastAsia="Times New Roman" w:hAnsiTheme="majorBidi" w:cstheme="majorBidi"/>
        </w:rPr>
        <w:t>2.6</w:t>
      </w:r>
      <w:del w:id="19209" w:author="Jane Shaw" w:date="2015-10-22T19:08:00Z">
        <w:r w:rsidRPr="008E1789" w:rsidDel="004414AA">
          <w:rPr>
            <w:rFonts w:asciiTheme="majorBidi" w:eastAsia="Times New Roman" w:hAnsiTheme="majorBidi" w:cstheme="majorBidi"/>
          </w:rPr>
          <w:delText>%</w:delText>
        </w:r>
      </w:del>
      <w:ins w:id="19210" w:author="Jane Shaw" w:date="2015-10-22T19:08:00Z">
        <w:r w:rsidR="004414AA">
          <w:rPr>
            <w:rFonts w:asciiTheme="majorBidi" w:eastAsia="Times New Roman" w:hAnsiTheme="majorBidi" w:cstheme="majorBidi"/>
          </w:rPr>
          <w:t xml:space="preserve"> percent</w:t>
        </w:r>
      </w:ins>
      <w:r w:rsidRPr="008E1789">
        <w:rPr>
          <w:rFonts w:asciiTheme="majorBidi" w:eastAsia="Times New Roman" w:hAnsiTheme="majorBidi" w:cstheme="majorBidi"/>
        </w:rPr>
        <w:t xml:space="preserve"> caffeine, are commonly chewed by the local population. Much used in Europe and America in the production of beverages.</w:t>
      </w:r>
    </w:p>
    <w:p w14:paraId="4A80CB9B" w14:textId="7A5342EE"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Hazelnuts (</w:t>
      </w:r>
      <w:r w:rsidR="00857997" w:rsidRPr="008E1789">
        <w:rPr>
          <w:rFonts w:asciiTheme="majorBidi" w:eastAsia="Times New Roman" w:hAnsiTheme="majorBidi" w:cstheme="majorBidi"/>
        </w:rPr>
        <w:t>filberts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ins w:id="19211" w:author="Jane Shaw" w:date="2015-10-31T14:09:00Z">
        <w:r w:rsidR="00857997">
          <w:rPr>
            <w:rFonts w:asciiTheme="majorBidi" w:eastAsia="Times New Roman" w:hAnsiTheme="majorBidi" w:cstheme="majorBidi"/>
          </w:rPr>
          <w:t xml:space="preserve"> of America</w:t>
        </w:r>
      </w:ins>
      <w:r w:rsidRPr="008E1789">
        <w:rPr>
          <w:rFonts w:asciiTheme="majorBidi" w:eastAsia="Times New Roman" w:hAnsiTheme="majorBidi" w:cstheme="majorBidi"/>
        </w:rPr>
        <w:t>.</w:t>
      </w:r>
    </w:p>
    <w:p w14:paraId="4A0FC55C" w14:textId="24E49184"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Areca</w:t>
      </w:r>
      <w:ins w:id="19212" w:author="Jane Shaw" w:date="2015-10-31T14:03:00Z">
        <w:r w:rsidR="00857997">
          <w:rPr>
            <w:rFonts w:asciiTheme="majorBidi" w:eastAsia="Times New Roman" w:hAnsiTheme="majorBidi" w:cstheme="majorBidi"/>
          </w:rPr>
          <w:t xml:space="preserve"> </w:t>
        </w:r>
      </w:ins>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w:t>
      </w:r>
      <w:r w:rsidR="00857997" w:rsidRPr="008E1789">
        <w:rPr>
          <w:rFonts w:asciiTheme="majorBidi" w:eastAsia="Times New Roman" w:hAnsiTheme="majorBidi" w:cstheme="majorBidi"/>
        </w:rPr>
        <w:t>Areca</w:t>
      </w:r>
      <w:r w:rsidRPr="008E1789">
        <w:rPr>
          <w:rFonts w:asciiTheme="majorBidi" w:eastAsia="Times New Roman" w:hAnsiTheme="majorBidi" w:cstheme="majorBidi"/>
        </w:rPr>
        <w:t xml:space="preserve">, betel nut), produced mainly in the Far East. Areca nuts are used mainly as </w:t>
      </w:r>
      <w:ins w:id="19213" w:author="Jane Shaw" w:date="2015-10-31T14:09:00Z">
        <w:r w:rsidR="00857997">
          <w:rPr>
            <w:rFonts w:asciiTheme="majorBidi" w:eastAsia="Times New Roman" w:hAnsiTheme="majorBidi" w:cstheme="majorBidi"/>
          </w:rPr>
          <w:t xml:space="preserve">a </w:t>
        </w:r>
      </w:ins>
      <w:r w:rsidRPr="008E1789">
        <w:rPr>
          <w:rFonts w:asciiTheme="majorBidi" w:eastAsia="Times New Roman" w:hAnsiTheme="majorBidi" w:cstheme="majorBidi"/>
        </w:rPr>
        <w:t xml:space="preserve">masticatory. </w:t>
      </w:r>
      <w:del w:id="19214" w:author="Jane Shaw" w:date="2015-10-31T14:09:00Z">
        <w:r w:rsidRPr="008E1789" w:rsidDel="00857997">
          <w:rPr>
            <w:rFonts w:asciiTheme="majorBidi" w:eastAsia="Times New Roman" w:hAnsiTheme="majorBidi" w:cstheme="majorBidi"/>
          </w:rPr>
          <w:delText xml:space="preserve">These nuts </w:delText>
        </w:r>
      </w:del>
      <w:ins w:id="19215" w:author="Jane Shaw" w:date="2015-10-31T14:09:00Z">
        <w:r w:rsidR="00857997">
          <w:rPr>
            <w:rFonts w:asciiTheme="majorBidi" w:eastAsia="Times New Roman" w:hAnsiTheme="majorBidi" w:cstheme="majorBidi"/>
          </w:rPr>
          <w:t xml:space="preserve">They </w:t>
        </w:r>
      </w:ins>
      <w:r w:rsidRPr="008E1789">
        <w:rPr>
          <w:rFonts w:asciiTheme="majorBidi" w:eastAsia="Times New Roman" w:hAnsiTheme="majorBidi" w:cstheme="majorBidi"/>
        </w:rPr>
        <w:t>contain alkaloids (arecoline and arecaidine).</w:t>
      </w:r>
    </w:p>
    <w:p w14:paraId="5A134245" w14:textId="7DD70859" w:rsidR="00EB7AF1" w:rsidRPr="008E1789" w:rsidDel="00857997" w:rsidRDefault="726F4BD4" w:rsidP="00C500F7">
      <w:pPr>
        <w:pStyle w:val="Paragrafoelenco"/>
        <w:numPr>
          <w:ilvl w:val="0"/>
          <w:numId w:val="2"/>
        </w:numPr>
        <w:contextualSpacing w:val="0"/>
        <w:jc w:val="both"/>
        <w:rPr>
          <w:del w:id="19216" w:author="Jane Shaw" w:date="2015-10-31T14:09:00Z"/>
          <w:rFonts w:asciiTheme="majorBidi" w:hAnsiTheme="majorBidi" w:cstheme="majorBidi"/>
        </w:rPr>
      </w:pPr>
      <w:r w:rsidRPr="008E1789">
        <w:rPr>
          <w:rFonts w:asciiTheme="majorBidi" w:eastAsia="Times New Roman" w:hAnsiTheme="majorBidi" w:cstheme="majorBidi"/>
        </w:rPr>
        <w:t xml:space="preserve">Nuts </w:t>
      </w:r>
      <w:del w:id="19217" w:author="Jane Shaw" w:date="2015-10-31T14:09:00Z">
        <w:r w:rsidRPr="008E1789" w:rsidDel="00857997">
          <w:rPr>
            <w:rFonts w:asciiTheme="majorBidi" w:eastAsia="Times New Roman" w:hAnsiTheme="majorBidi" w:cstheme="majorBidi"/>
          </w:rPr>
          <w:delText>n.e.c.</w:delText>
        </w:r>
      </w:del>
      <w:ins w:id="19218" w:author="Jane Shaw" w:date="2015-10-31T14:09:00Z">
        <w:r w:rsidR="00857997">
          <w:rPr>
            <w:rFonts w:asciiTheme="majorBidi" w:eastAsia="Times New Roman" w:hAnsiTheme="majorBidi" w:cstheme="majorBidi"/>
          </w:rPr>
          <w:t>NEC</w:t>
        </w:r>
      </w:ins>
      <w:r w:rsidRPr="008E1789">
        <w:rPr>
          <w:rFonts w:asciiTheme="majorBidi" w:eastAsia="Times New Roman" w:hAnsiTheme="majorBidi" w:cstheme="majorBidi"/>
        </w:rPr>
        <w:t>, including</w:t>
      </w:r>
      <w:del w:id="19219" w:author="Jane Shaw" w:date="2015-10-31T14:09:00Z">
        <w:r w:rsidRPr="008E1789" w:rsidDel="00857997">
          <w:rPr>
            <w:rFonts w:asciiTheme="majorBidi" w:eastAsia="Times New Roman" w:hAnsiTheme="majorBidi" w:cstheme="majorBidi"/>
          </w:rPr>
          <w:delText xml:space="preserve"> among all</w:delText>
        </w:r>
      </w:del>
      <w:del w:id="19220" w:author="Jane Shaw" w:date="2015-10-31T14:10:00Z">
        <w:r w:rsidRPr="008E1789" w:rsidDel="00857997">
          <w:rPr>
            <w:rFonts w:asciiTheme="majorBidi" w:eastAsia="Times New Roman" w:hAnsiTheme="majorBidi" w:cstheme="majorBidi"/>
          </w:rPr>
          <w:delText>:</w:delText>
        </w:r>
      </w:del>
      <w:ins w:id="19221" w:author="Jane Shaw" w:date="2015-10-31T14:10:00Z">
        <w:r w:rsidR="00857997">
          <w:rPr>
            <w:rFonts w:asciiTheme="majorBidi" w:eastAsia="Times New Roman" w:hAnsiTheme="majorBidi" w:cstheme="majorBidi"/>
          </w:rPr>
          <w:t xml:space="preserve"> </w:t>
        </w:r>
      </w:ins>
    </w:p>
    <w:p w14:paraId="2FE247D4" w14:textId="0DBDBBFD" w:rsidR="00EB7AF1" w:rsidRPr="00857997" w:rsidDel="00857997" w:rsidRDefault="726F4BD4">
      <w:pPr>
        <w:pStyle w:val="Paragrafoelenco"/>
        <w:numPr>
          <w:ilvl w:val="0"/>
          <w:numId w:val="2"/>
        </w:numPr>
        <w:contextualSpacing w:val="0"/>
        <w:jc w:val="both"/>
        <w:rPr>
          <w:del w:id="19222" w:author="Jane Shaw" w:date="2015-10-31T14:10:00Z"/>
          <w:rFonts w:asciiTheme="majorBidi" w:hAnsiTheme="majorBidi" w:cstheme="majorBidi"/>
          <w:rPrChange w:id="19223" w:author="Jane Shaw" w:date="2015-10-31T14:09:00Z">
            <w:rPr>
              <w:del w:id="19224" w:author="Jane Shaw" w:date="2015-10-31T14:10:00Z"/>
            </w:rPr>
          </w:rPrChange>
        </w:rPr>
      </w:pPr>
      <w:r w:rsidRPr="00857997">
        <w:rPr>
          <w:rFonts w:asciiTheme="majorBidi" w:eastAsia="Times New Roman" w:hAnsiTheme="majorBidi" w:cstheme="majorBidi"/>
          <w:i/>
          <w:iCs/>
          <w:rPrChange w:id="19225" w:author="Jane Shaw" w:date="2015-10-31T14:09:00Z">
            <w:rPr/>
          </w:rPrChange>
        </w:rPr>
        <w:t>Carya illinoensis</w:t>
      </w:r>
      <w:r w:rsidRPr="00857997">
        <w:rPr>
          <w:rFonts w:asciiTheme="majorBidi" w:eastAsia="Times New Roman" w:hAnsiTheme="majorBidi" w:cstheme="majorBidi"/>
          <w:rPrChange w:id="19226" w:author="Jane Shaw" w:date="2015-10-31T14:09:00Z">
            <w:rPr/>
          </w:rPrChange>
        </w:rPr>
        <w:t xml:space="preserve"> (pecan nut)</w:t>
      </w:r>
      <w:ins w:id="19227" w:author="Jane Shaw" w:date="2015-10-31T14:10:00Z">
        <w:r w:rsidR="00857997">
          <w:rPr>
            <w:rFonts w:asciiTheme="majorBidi" w:eastAsia="Times New Roman" w:hAnsiTheme="majorBidi" w:cstheme="majorBidi"/>
          </w:rPr>
          <w:t xml:space="preserve">; </w:t>
        </w:r>
      </w:ins>
    </w:p>
    <w:p w14:paraId="16EA6609" w14:textId="2694288F" w:rsidR="00EB7AF1" w:rsidRPr="00857997" w:rsidDel="00857997" w:rsidRDefault="726F4BD4">
      <w:pPr>
        <w:pStyle w:val="Paragrafoelenco"/>
        <w:numPr>
          <w:ilvl w:val="0"/>
          <w:numId w:val="2"/>
        </w:numPr>
        <w:contextualSpacing w:val="0"/>
        <w:jc w:val="both"/>
        <w:rPr>
          <w:del w:id="19228" w:author="Jane Shaw" w:date="2015-10-31T14:10:00Z"/>
          <w:rFonts w:asciiTheme="majorBidi" w:hAnsiTheme="majorBidi" w:cstheme="majorBidi"/>
          <w:rPrChange w:id="19229" w:author="Jane Shaw" w:date="2015-10-31T14:10:00Z">
            <w:rPr>
              <w:del w:id="19230" w:author="Jane Shaw" w:date="2015-10-31T14:10:00Z"/>
            </w:rPr>
          </w:rPrChange>
        </w:rPr>
      </w:pPr>
      <w:r w:rsidRPr="00857997">
        <w:rPr>
          <w:rFonts w:asciiTheme="majorBidi" w:eastAsia="Times New Roman" w:hAnsiTheme="majorBidi" w:cstheme="majorBidi"/>
          <w:i/>
          <w:iCs/>
          <w:rPrChange w:id="19231" w:author="Jane Shaw" w:date="2015-10-31T14:10:00Z">
            <w:rPr>
              <w:i/>
              <w:iCs/>
            </w:rPr>
          </w:rPrChange>
        </w:rPr>
        <w:t xml:space="preserve">Caryocar nuciferum </w:t>
      </w:r>
      <w:r w:rsidRPr="00857997">
        <w:rPr>
          <w:rFonts w:asciiTheme="majorBidi" w:eastAsia="Times New Roman" w:hAnsiTheme="majorBidi" w:cstheme="majorBidi"/>
          <w:rPrChange w:id="19232" w:author="Jane Shaw" w:date="2015-10-31T14:10:00Z">
            <w:rPr/>
          </w:rPrChange>
        </w:rPr>
        <w:t>(butter or swarri nut)</w:t>
      </w:r>
      <w:ins w:id="19233" w:author="Jane Shaw" w:date="2015-10-31T14:10:00Z">
        <w:r w:rsidR="00857997">
          <w:rPr>
            <w:rFonts w:asciiTheme="majorBidi" w:eastAsia="Times New Roman" w:hAnsiTheme="majorBidi" w:cstheme="majorBidi"/>
          </w:rPr>
          <w:t xml:space="preserve">; </w:t>
        </w:r>
      </w:ins>
    </w:p>
    <w:p w14:paraId="39592ED4" w14:textId="26A38E80" w:rsidR="00EB7AF1" w:rsidRPr="00857997" w:rsidDel="00857997" w:rsidRDefault="726F4BD4">
      <w:pPr>
        <w:pStyle w:val="Paragrafoelenco"/>
        <w:numPr>
          <w:ilvl w:val="0"/>
          <w:numId w:val="2"/>
        </w:numPr>
        <w:contextualSpacing w:val="0"/>
        <w:jc w:val="both"/>
        <w:rPr>
          <w:del w:id="19234" w:author="Jane Shaw" w:date="2015-10-31T14:10:00Z"/>
          <w:rFonts w:asciiTheme="majorBidi" w:hAnsiTheme="majorBidi" w:cstheme="majorBidi"/>
          <w:rPrChange w:id="19235" w:author="Jane Shaw" w:date="2015-10-31T14:10:00Z">
            <w:rPr>
              <w:del w:id="19236" w:author="Jane Shaw" w:date="2015-10-31T14:10:00Z"/>
            </w:rPr>
          </w:rPrChange>
        </w:rPr>
      </w:pPr>
      <w:r w:rsidRPr="00857997">
        <w:rPr>
          <w:rFonts w:asciiTheme="majorBidi" w:eastAsia="Times New Roman" w:hAnsiTheme="majorBidi" w:cstheme="majorBidi"/>
          <w:i/>
          <w:iCs/>
          <w:rPrChange w:id="19237" w:author="Jane Shaw" w:date="2015-10-31T14:10:00Z">
            <w:rPr>
              <w:i/>
              <w:iCs/>
            </w:rPr>
          </w:rPrChange>
        </w:rPr>
        <w:t xml:space="preserve">Canarium </w:t>
      </w:r>
      <w:r w:rsidRPr="00857997">
        <w:rPr>
          <w:rFonts w:asciiTheme="majorBidi" w:eastAsia="Times New Roman" w:hAnsiTheme="majorBidi" w:cstheme="majorBidi"/>
          <w:iCs/>
          <w:rPrChange w:id="19238" w:author="Jane Shaw" w:date="2015-10-31T14:10:00Z">
            <w:rPr>
              <w:i/>
              <w:iCs/>
            </w:rPr>
          </w:rPrChange>
        </w:rPr>
        <w:t xml:space="preserve">spp. </w:t>
      </w:r>
      <w:r w:rsidRPr="00857997">
        <w:rPr>
          <w:rFonts w:asciiTheme="majorBidi" w:eastAsia="Times New Roman" w:hAnsiTheme="majorBidi" w:cstheme="majorBidi"/>
          <w:rPrChange w:id="19239" w:author="Jane Shaw" w:date="2015-10-31T14:10:00Z">
            <w:rPr/>
          </w:rPrChange>
        </w:rPr>
        <w:t>(pili nut, Java almond, Chinese olives)</w:t>
      </w:r>
      <w:ins w:id="19240" w:author="Jane Shaw" w:date="2015-10-31T14:10:00Z">
        <w:r w:rsidR="00857997">
          <w:rPr>
            <w:rFonts w:asciiTheme="majorBidi" w:eastAsia="Times New Roman" w:hAnsiTheme="majorBidi" w:cstheme="majorBidi"/>
          </w:rPr>
          <w:t xml:space="preserve">; </w:t>
        </w:r>
      </w:ins>
    </w:p>
    <w:p w14:paraId="2D664067" w14:textId="2314C5F3" w:rsidR="00EB7AF1" w:rsidRPr="00857997" w:rsidDel="00857997" w:rsidRDefault="726F4BD4">
      <w:pPr>
        <w:pStyle w:val="Paragrafoelenco"/>
        <w:numPr>
          <w:ilvl w:val="0"/>
          <w:numId w:val="2"/>
        </w:numPr>
        <w:contextualSpacing w:val="0"/>
        <w:jc w:val="both"/>
        <w:rPr>
          <w:del w:id="19241" w:author="Jane Shaw" w:date="2015-10-31T14:10:00Z"/>
          <w:rFonts w:asciiTheme="majorBidi" w:hAnsiTheme="majorBidi" w:cstheme="majorBidi"/>
          <w:rPrChange w:id="19242" w:author="Jane Shaw" w:date="2015-10-31T14:10:00Z">
            <w:rPr>
              <w:del w:id="19243" w:author="Jane Shaw" w:date="2015-10-31T14:10:00Z"/>
            </w:rPr>
          </w:rPrChange>
        </w:rPr>
      </w:pPr>
      <w:r w:rsidRPr="00857997">
        <w:rPr>
          <w:rFonts w:asciiTheme="majorBidi" w:eastAsia="Times New Roman" w:hAnsiTheme="majorBidi" w:cstheme="majorBidi"/>
          <w:i/>
          <w:iCs/>
          <w:rPrChange w:id="19244" w:author="Jane Shaw" w:date="2015-10-31T14:10:00Z">
            <w:rPr>
              <w:i/>
              <w:iCs/>
            </w:rPr>
          </w:rPrChange>
        </w:rPr>
        <w:t xml:space="preserve">Lecythis zabucajo </w:t>
      </w:r>
      <w:r w:rsidRPr="00857997">
        <w:rPr>
          <w:rFonts w:asciiTheme="majorBidi" w:eastAsia="Times New Roman" w:hAnsiTheme="majorBidi" w:cstheme="majorBidi"/>
          <w:rPrChange w:id="19245" w:author="Jane Shaw" w:date="2015-10-31T14:10:00Z">
            <w:rPr/>
          </w:rPrChange>
        </w:rPr>
        <w:t>(paradise or sapucaia nut)</w:t>
      </w:r>
      <w:ins w:id="19246" w:author="Jane Shaw" w:date="2015-10-31T14:10:00Z">
        <w:r w:rsidR="00857997">
          <w:rPr>
            <w:rFonts w:asciiTheme="majorBidi" w:eastAsia="Times New Roman" w:hAnsiTheme="majorBidi" w:cstheme="majorBidi"/>
          </w:rPr>
          <w:t xml:space="preserve">; </w:t>
        </w:r>
      </w:ins>
    </w:p>
    <w:p w14:paraId="46C16A89" w14:textId="3ED24BEC" w:rsidR="00EB7AF1" w:rsidRPr="00857997" w:rsidDel="00857997" w:rsidRDefault="726F4BD4">
      <w:pPr>
        <w:pStyle w:val="Paragrafoelenco"/>
        <w:numPr>
          <w:ilvl w:val="0"/>
          <w:numId w:val="2"/>
        </w:numPr>
        <w:contextualSpacing w:val="0"/>
        <w:jc w:val="both"/>
        <w:rPr>
          <w:del w:id="19247" w:author="Jane Shaw" w:date="2015-10-31T14:10:00Z"/>
          <w:rFonts w:asciiTheme="majorBidi" w:hAnsiTheme="majorBidi" w:cstheme="majorBidi"/>
          <w:rPrChange w:id="19248" w:author="Jane Shaw" w:date="2015-10-31T14:10:00Z">
            <w:rPr>
              <w:del w:id="19249" w:author="Jane Shaw" w:date="2015-10-31T14:10:00Z"/>
            </w:rPr>
          </w:rPrChange>
        </w:rPr>
      </w:pPr>
      <w:r w:rsidRPr="00857997">
        <w:rPr>
          <w:rFonts w:asciiTheme="majorBidi" w:eastAsia="Times New Roman" w:hAnsiTheme="majorBidi" w:cstheme="majorBidi"/>
          <w:i/>
          <w:iCs/>
          <w:rPrChange w:id="19250" w:author="Jane Shaw" w:date="2015-10-31T14:10:00Z">
            <w:rPr>
              <w:i/>
              <w:iCs/>
            </w:rPr>
          </w:rPrChange>
        </w:rPr>
        <w:t xml:space="preserve">Macadamia ternifolia </w:t>
      </w:r>
      <w:r w:rsidRPr="00857997">
        <w:rPr>
          <w:rFonts w:asciiTheme="majorBidi" w:eastAsia="Times New Roman" w:hAnsiTheme="majorBidi" w:cstheme="majorBidi"/>
          <w:rPrChange w:id="19251" w:author="Jane Shaw" w:date="2015-10-31T14:10:00Z">
            <w:rPr/>
          </w:rPrChange>
        </w:rPr>
        <w:t>(Queensland, macadamia nut)</w:t>
      </w:r>
      <w:ins w:id="19252" w:author="Jane Shaw" w:date="2015-10-31T14:10:00Z">
        <w:r w:rsidR="00857997">
          <w:rPr>
            <w:rFonts w:asciiTheme="majorBidi" w:eastAsia="Times New Roman" w:hAnsiTheme="majorBidi" w:cstheme="majorBidi"/>
          </w:rPr>
          <w:t xml:space="preserve">; </w:t>
        </w:r>
      </w:ins>
    </w:p>
    <w:p w14:paraId="0520EFAD" w14:textId="7729D88B" w:rsidR="007F2666" w:rsidRPr="00857997" w:rsidDel="00857997" w:rsidRDefault="726F4BD4" w:rsidP="00857997">
      <w:pPr>
        <w:pStyle w:val="Paragrafoelenco"/>
        <w:numPr>
          <w:ilvl w:val="0"/>
          <w:numId w:val="2"/>
        </w:numPr>
        <w:contextualSpacing w:val="0"/>
        <w:jc w:val="both"/>
        <w:rPr>
          <w:del w:id="19253" w:author="Jane Shaw" w:date="2015-10-31T14:11:00Z"/>
          <w:rFonts w:asciiTheme="majorBidi" w:hAnsiTheme="majorBidi" w:cstheme="majorBidi"/>
          <w:rPrChange w:id="19254" w:author="Jane Shaw" w:date="2015-10-31T14:10:00Z">
            <w:rPr>
              <w:del w:id="19255" w:author="Jane Shaw" w:date="2015-10-31T14:11:00Z"/>
            </w:rPr>
          </w:rPrChange>
        </w:rPr>
      </w:pPr>
      <w:r w:rsidRPr="00857997">
        <w:rPr>
          <w:rFonts w:asciiTheme="majorBidi" w:eastAsia="Times New Roman" w:hAnsiTheme="majorBidi" w:cstheme="majorBidi"/>
          <w:i/>
          <w:iCs/>
          <w:rPrChange w:id="19256" w:author="Jane Shaw" w:date="2015-10-31T14:10:00Z">
            <w:rPr>
              <w:i/>
              <w:iCs/>
            </w:rPr>
          </w:rPrChange>
        </w:rPr>
        <w:t xml:space="preserve">Pinus pinea </w:t>
      </w:r>
      <w:r w:rsidRPr="00857997">
        <w:rPr>
          <w:rFonts w:asciiTheme="majorBidi" w:eastAsia="Times New Roman" w:hAnsiTheme="majorBidi" w:cstheme="majorBidi"/>
          <w:rPrChange w:id="19257" w:author="Jane Shaw" w:date="2015-10-31T14:10:00Z">
            <w:rPr/>
          </w:rPrChange>
        </w:rPr>
        <w:t>(pignolia nut)</w:t>
      </w:r>
      <w:ins w:id="19258" w:author="Jane Shaw" w:date="2015-10-31T14:10:00Z">
        <w:r w:rsidR="00857997">
          <w:rPr>
            <w:rFonts w:asciiTheme="majorBidi" w:eastAsia="Times New Roman" w:hAnsiTheme="majorBidi" w:cstheme="majorBidi"/>
          </w:rPr>
          <w:t>.</w:t>
        </w:r>
      </w:ins>
      <w:ins w:id="19259" w:author="Jane Shaw" w:date="2015-10-31T14:11:00Z">
        <w:r w:rsidR="00857997">
          <w:rPr>
            <w:rFonts w:asciiTheme="majorBidi" w:eastAsia="Times New Roman" w:hAnsiTheme="majorBidi" w:cstheme="majorBidi"/>
          </w:rPr>
          <w:t xml:space="preserve"> </w:t>
        </w:r>
      </w:ins>
    </w:p>
    <w:p w14:paraId="5B977485" w14:textId="1CD04F52" w:rsidR="00EB7AF1" w:rsidRPr="00857997" w:rsidRDefault="726F4BD4">
      <w:pPr>
        <w:pStyle w:val="Paragrafoelenco"/>
        <w:numPr>
          <w:ilvl w:val="0"/>
          <w:numId w:val="2"/>
        </w:numPr>
        <w:contextualSpacing w:val="0"/>
        <w:jc w:val="both"/>
        <w:rPr>
          <w:rFonts w:asciiTheme="majorBidi" w:hAnsiTheme="majorBidi" w:cstheme="majorBidi"/>
          <w:rPrChange w:id="19260" w:author="Jane Shaw" w:date="2015-10-31T14:11:00Z">
            <w:rPr/>
          </w:rPrChange>
        </w:rPr>
        <w:pPrChange w:id="19261" w:author="Jane Shaw" w:date="2015-10-31T14:11:00Z">
          <w:pPr>
            <w:pStyle w:val="Paragrafoelenco"/>
            <w:contextualSpacing w:val="0"/>
            <w:jc w:val="both"/>
          </w:pPr>
        </w:pPrChange>
      </w:pPr>
      <w:r w:rsidRPr="00857997">
        <w:rPr>
          <w:rFonts w:asciiTheme="majorBidi" w:eastAsia="Times New Roman" w:hAnsiTheme="majorBidi" w:cstheme="majorBidi"/>
          <w:rPrChange w:id="19262" w:author="Jane Shaw" w:date="2015-10-31T14:11:00Z">
            <w:rPr/>
          </w:rPrChange>
        </w:rPr>
        <w:t>Other nuts that are not identified separately</w:t>
      </w:r>
      <w:del w:id="19263" w:author="Jane Shaw" w:date="2015-10-31T14:10:00Z">
        <w:r w:rsidRPr="00857997" w:rsidDel="00857997">
          <w:rPr>
            <w:rFonts w:asciiTheme="majorBidi" w:eastAsia="Times New Roman" w:hAnsiTheme="majorBidi" w:cstheme="majorBidi"/>
            <w:rPrChange w:id="19264" w:author="Jane Shaw" w:date="2015-10-31T14:11:00Z">
              <w:rPr/>
            </w:rPrChange>
          </w:rPr>
          <w:delText>,</w:delText>
        </w:r>
      </w:del>
      <w:r w:rsidRPr="00857997">
        <w:rPr>
          <w:rFonts w:asciiTheme="majorBidi" w:eastAsia="Times New Roman" w:hAnsiTheme="majorBidi" w:cstheme="majorBidi"/>
          <w:rPrChange w:id="19265" w:author="Jane Shaw" w:date="2015-10-31T14:11:00Z">
            <w:rPr/>
          </w:rPrChange>
        </w:rPr>
        <w:t xml:space="preserve"> </w:t>
      </w:r>
      <w:del w:id="19266" w:author="Jane Shaw" w:date="2015-10-31T14:11:00Z">
        <w:r w:rsidRPr="00857997" w:rsidDel="00857997">
          <w:rPr>
            <w:rFonts w:asciiTheme="majorBidi" w:eastAsia="Times New Roman" w:hAnsiTheme="majorBidi" w:cstheme="majorBidi"/>
            <w:rPrChange w:id="19267" w:author="Jane Shaw" w:date="2015-10-31T14:11:00Z">
              <w:rPr/>
            </w:rPrChange>
          </w:rPr>
          <w:delText>and</w:delText>
        </w:r>
        <w:r w:rsidR="008568EC" w:rsidRPr="00857997" w:rsidDel="00857997">
          <w:rPr>
            <w:rFonts w:asciiTheme="majorBidi" w:eastAsia="Times New Roman" w:hAnsiTheme="majorBidi" w:cstheme="majorBidi"/>
            <w:rPrChange w:id="19268" w:author="Jane Shaw" w:date="2015-10-31T14:11:00Z">
              <w:rPr/>
            </w:rPrChange>
          </w:rPr>
          <w:delText xml:space="preserve"> </w:delText>
        </w:r>
      </w:del>
      <w:r w:rsidRPr="00857997">
        <w:rPr>
          <w:rFonts w:asciiTheme="majorBidi" w:eastAsia="Times New Roman" w:hAnsiTheme="majorBidi" w:cstheme="majorBidi"/>
          <w:rPrChange w:id="19269" w:author="Jane Shaw" w:date="2015-10-31T14:11:00Z">
            <w:rPr/>
          </w:rPrChange>
        </w:rPr>
        <w:t>because of their minor relevance at the international level. Because of their limited local importance, some countries report nuts under this heading that are classified individually by FAO.</w:t>
      </w:r>
    </w:p>
    <w:p w14:paraId="5C5E06C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14:paraId="1E35FE4B" w14:textId="3580542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nuts not elsewhere classified are also </w:t>
      </w:r>
      <w:del w:id="19270" w:author="Jane Shaw" w:date="2015-10-31T14:13:00Z">
        <w:r w:rsidRPr="008E1789" w:rsidDel="001044A8">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19271" w:author="Jane Shaw" w:date="2015-10-31T14:13:00Z">
        <w:r w:rsidR="001044A8">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18695778"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1C4D505E"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5D10DB59" w14:textId="374AB7FA" w:rsidR="00EB7AF1" w:rsidRPr="008E1789" w:rsidRDefault="001044A8" w:rsidP="00C4334D">
      <w:pPr>
        <w:pStyle w:val="Titolo2"/>
      </w:pPr>
      <w:bookmarkStart w:id="19272" w:name="_Toc308029389"/>
      <w:bookmarkStart w:id="19273" w:name="_Toc308029580"/>
      <w:ins w:id="19274" w:author="Jane Shaw" w:date="2015-10-31T14:13:00Z">
        <w:r>
          <w:t xml:space="preserve">7.7 </w:t>
        </w:r>
      </w:ins>
      <w:r w:rsidR="726F4BD4" w:rsidRPr="008E1789">
        <w:t>Oil-bearing crops and derived products</w:t>
      </w:r>
      <w:bookmarkEnd w:id="19272"/>
      <w:bookmarkEnd w:id="19273"/>
    </w:p>
    <w:p w14:paraId="529AEF16" w14:textId="31A0D8F6" w:rsidR="001D5D1E" w:rsidRDefault="726F4BD4" w:rsidP="00C500F7">
      <w:pPr>
        <w:jc w:val="both"/>
        <w:rPr>
          <w:ins w:id="19275" w:author="Jane Shaw" w:date="2015-10-31T20:17:00Z"/>
          <w:rFonts w:asciiTheme="majorBidi" w:eastAsia="Times New Roman"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w:t>
      </w:r>
      <w:r w:rsidR="001D5D1E" w:rsidRPr="008E1789">
        <w:rPr>
          <w:rFonts w:asciiTheme="majorBidi" w:eastAsia="Times New Roman" w:hAnsiTheme="majorBidi" w:cstheme="majorBidi"/>
          <w:lang w:val="en-GB"/>
        </w:rPr>
        <w:t>nuts</w:t>
      </w:r>
      <w:r w:rsidRPr="008E1789">
        <w:rPr>
          <w:rFonts w:asciiTheme="majorBidi" w:eastAsia="Times New Roman" w:hAnsiTheme="majorBidi" w:cstheme="majorBidi"/>
          <w:lang w:val="en-GB"/>
        </w:rPr>
        <w:t xml:space="preserve">. Annual oilseed plants that are either harvested green or are used for grazing and for green manure are included in </w:t>
      </w:r>
      <w:r w:rsidR="001D5D1E" w:rsidRPr="008E1789">
        <w:rPr>
          <w:rFonts w:asciiTheme="majorBidi" w:eastAsia="Times New Roman" w:hAnsiTheme="majorBidi" w:cstheme="majorBidi"/>
          <w:lang w:val="en-GB"/>
        </w:rPr>
        <w:t>fodder crops</w:t>
      </w:r>
      <w:r w:rsidRPr="008E1789">
        <w:rPr>
          <w:rFonts w:asciiTheme="majorBidi" w:eastAsia="Times New Roman" w:hAnsiTheme="majorBidi" w:cstheme="majorBidi"/>
          <w:lang w:val="en-GB"/>
        </w:rPr>
        <w:t xml:space="preserve">. Some of the crops included </w:t>
      </w:r>
      <w:del w:id="19276" w:author="Jane Shaw" w:date="2015-10-31T20:13:00Z">
        <w:r w:rsidRPr="008E1789" w:rsidDel="001D5D1E">
          <w:rPr>
            <w:rFonts w:asciiTheme="majorBidi" w:eastAsia="Times New Roman" w:hAnsiTheme="majorBidi" w:cstheme="majorBidi"/>
            <w:lang w:val="en-GB"/>
          </w:rPr>
          <w:delText xml:space="preserve">in </w:delText>
        </w:r>
      </w:del>
      <w:ins w:id="19277" w:author="Jane Shaw" w:date="2015-10-31T20:13:00Z">
        <w:r w:rsidR="001D5D1E">
          <w:rPr>
            <w:rFonts w:asciiTheme="majorBidi" w:eastAsia="Times New Roman" w:hAnsiTheme="majorBidi" w:cstheme="majorBidi"/>
            <w:lang w:val="en-GB"/>
          </w:rPr>
          <w:t>as</w:t>
        </w:r>
        <w:r w:rsidR="001D5D1E" w:rsidRPr="008E1789">
          <w:rPr>
            <w:rFonts w:asciiTheme="majorBidi" w:eastAsia="Times New Roman" w:hAnsiTheme="majorBidi" w:cstheme="majorBidi"/>
            <w:lang w:val="en-GB"/>
          </w:rPr>
          <w:t xml:space="preserve"> </w:t>
        </w:r>
      </w:ins>
      <w:del w:id="19278" w:author="Jane Shaw" w:date="2015-10-31T20:12:00Z">
        <w:r w:rsidRPr="008E1789" w:rsidDel="001D5D1E">
          <w:rPr>
            <w:rFonts w:asciiTheme="majorBidi" w:eastAsia="Times New Roman" w:hAnsiTheme="majorBidi" w:cstheme="majorBidi"/>
            <w:lang w:val="en-GB"/>
          </w:rPr>
          <w:delText xml:space="preserve">this </w:delText>
        </w:r>
      </w:del>
      <w:ins w:id="19279" w:author="Jane Shaw" w:date="2015-10-31T20:12:00Z">
        <w:r w:rsidR="001D5D1E">
          <w:rPr>
            <w:rFonts w:asciiTheme="majorBidi" w:eastAsia="Times New Roman" w:hAnsiTheme="majorBidi" w:cstheme="majorBidi"/>
            <w:lang w:val="en-GB"/>
          </w:rPr>
          <w:t xml:space="preserve">oil-bearing crops </w:t>
        </w:r>
      </w:ins>
      <w:r w:rsidRPr="008E1789">
        <w:rPr>
          <w:rFonts w:asciiTheme="majorBidi" w:eastAsia="Times New Roman" w:hAnsiTheme="majorBidi" w:cstheme="majorBidi"/>
          <w:lang w:val="en-GB"/>
        </w:rPr>
        <w:t xml:space="preserve">group are also fibre crops </w:t>
      </w:r>
      <w:del w:id="19280" w:author="Jane Shaw" w:date="2015-10-31T20:13:00Z">
        <w:r w:rsidRPr="008E1789" w:rsidDel="001D5D1E">
          <w:rPr>
            <w:rFonts w:asciiTheme="majorBidi" w:eastAsia="Times New Roman" w:hAnsiTheme="majorBidi" w:cstheme="majorBidi"/>
            <w:lang w:val="en-GB"/>
          </w:rPr>
          <w:delText xml:space="preserve">in that </w:delText>
        </w:r>
      </w:del>
      <w:ins w:id="19281" w:author="Jane Shaw" w:date="2015-10-31T20:13:00Z">
        <w:r w:rsidR="001D5D1E">
          <w:rPr>
            <w:rFonts w:asciiTheme="majorBidi" w:eastAsia="Times New Roman" w:hAnsiTheme="majorBidi" w:cstheme="majorBidi"/>
            <w:lang w:val="en-GB"/>
          </w:rPr>
          <w:t xml:space="preserve">as </w:t>
        </w:r>
      </w:ins>
      <w:r w:rsidRPr="008E1789">
        <w:rPr>
          <w:rFonts w:asciiTheme="majorBidi" w:eastAsia="Times New Roman" w:hAnsiTheme="majorBidi" w:cstheme="majorBidi"/>
          <w:lang w:val="en-GB"/>
        </w:rPr>
        <w:t>both the seeds and the fibre</w:t>
      </w:r>
      <w:del w:id="19282" w:author="Jane Shaw" w:date="2015-10-31T20:13:00Z">
        <w:r w:rsidRPr="008E1789" w:rsidDel="001D5D1E">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are harvested from the same plant. Such crops include</w:t>
      </w:r>
      <w:del w:id="19283" w:author="Jane Shaw" w:date="2015-10-31T20:13: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coconuts, yielding coir from the mesocarp; kapok fruit; seed cotton; linseed; and hemp</w:t>
      </w:r>
      <w:ins w:id="19284" w:author="Jane Shaw" w:date="2015-11-01T12:50:00Z">
        <w:r w:rsidR="003A4790">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seed. </w:t>
      </w:r>
      <w:del w:id="19285" w:author="Jane Shaw" w:date="2015-10-31T20:14:00Z">
        <w:r w:rsidRPr="008E1789" w:rsidDel="001D5D1E">
          <w:rPr>
            <w:rFonts w:asciiTheme="majorBidi" w:eastAsia="Times New Roman" w:hAnsiTheme="majorBidi" w:cstheme="majorBidi"/>
            <w:lang w:val="en-GB"/>
          </w:rPr>
          <w:delText xml:space="preserve">In the case of </w:delText>
        </w:r>
      </w:del>
      <w:ins w:id="19286" w:author="Jane Shaw" w:date="2015-10-31T20:14:00Z">
        <w:r w:rsidR="001D5D1E">
          <w:rPr>
            <w:rFonts w:asciiTheme="majorBidi" w:eastAsia="Times New Roman" w:hAnsiTheme="majorBidi" w:cstheme="majorBidi"/>
            <w:lang w:val="en-GB"/>
          </w:rPr>
          <w:t xml:space="preserve">For </w:t>
        </w:r>
      </w:ins>
      <w:r w:rsidRPr="008E1789">
        <w:rPr>
          <w:rFonts w:asciiTheme="majorBidi" w:eastAsia="Times New Roman" w:hAnsiTheme="majorBidi" w:cstheme="majorBidi"/>
          <w:lang w:val="en-GB"/>
        </w:rPr>
        <w:t>several other crops, both the pulp of the fruit and the kernels are used for oil. The main crops of this type are oil-palm fruit and tallow tree seeds. Production data are reported in terms of dry products as marketed. Exceptions to this general rule include</w:t>
      </w:r>
      <w:del w:id="19287" w:author="Jane Shaw" w:date="2015-10-31T20:15: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groundnuts, which are reported as groundnuts in the shell; coconuts, which are reported on the basis of the weight of the nut</w:t>
      </w:r>
      <w:ins w:id="19288" w:author="Jane Shaw" w:date="2015-10-31T20:15:00Z">
        <w:r w:rsidR="001D5D1E">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including the woody shell, but excluding the fibrous outer husk; and palm oil, which is reported in terms of oil, by weight. Because of the very different nature</w:t>
      </w:r>
      <w:ins w:id="19289" w:author="Jane Shaw" w:date="2015-10-31T20:15:00Z">
        <w:r w:rsidR="001D5D1E">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of the various oil crops, the primary products cannot be aggregated in their natural weight</w:t>
      </w:r>
      <w:ins w:id="19290" w:author="Jane Shaw" w:date="2015-10-31T20:15:00Z">
        <w:r w:rsidR="001D5D1E">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to obtain total oil crops. For this reason, FAO converts the</w:t>
      </w:r>
      <w:ins w:id="19291" w:author="Jane Shaw" w:date="2015-10-31T20:15:00Z">
        <w:r w:rsidR="001D5D1E">
          <w:rPr>
            <w:rFonts w:asciiTheme="majorBidi" w:eastAsia="Times New Roman" w:hAnsiTheme="majorBidi" w:cstheme="majorBidi"/>
            <w:lang w:val="en-GB"/>
          </w:rPr>
          <w:t>se</w:t>
        </w:r>
      </w:ins>
      <w:r w:rsidRPr="008E1789">
        <w:rPr>
          <w:rFonts w:asciiTheme="majorBidi" w:eastAsia="Times New Roman" w:hAnsiTheme="majorBidi" w:cstheme="majorBidi"/>
          <w:lang w:val="en-GB"/>
        </w:rPr>
        <w:t xml:space="preserve"> crops </w:t>
      </w:r>
      <w:ins w:id="19292" w:author="Jane Shaw" w:date="2015-10-31T20:15:00Z">
        <w:r w:rsidR="001D5D1E">
          <w:rPr>
            <w:rFonts w:asciiTheme="majorBidi" w:eastAsia="Times New Roman" w:hAnsiTheme="majorBidi" w:cstheme="majorBidi"/>
            <w:lang w:val="en-GB"/>
          </w:rPr>
          <w:t>in</w:t>
        </w:r>
      </w:ins>
      <w:r w:rsidRPr="008E1789">
        <w:rPr>
          <w:rFonts w:asciiTheme="majorBidi" w:eastAsia="Times New Roman" w:hAnsiTheme="majorBidi" w:cstheme="majorBidi"/>
          <w:lang w:val="en-GB"/>
        </w:rPr>
        <w:t xml:space="preserve">to either an oil </w:t>
      </w:r>
      <w:del w:id="19293" w:author="Jane Shaw" w:date="2015-10-31T20:15:00Z">
        <w:r w:rsidRPr="008E1789" w:rsidDel="001D5D1E">
          <w:rPr>
            <w:rFonts w:asciiTheme="majorBidi" w:eastAsia="Times New Roman" w:hAnsiTheme="majorBidi" w:cstheme="majorBidi"/>
            <w:lang w:val="en-GB"/>
          </w:rPr>
          <w:delText xml:space="preserve">equivalent </w:delText>
        </w:r>
      </w:del>
      <w:r w:rsidRPr="008E1789">
        <w:rPr>
          <w:rFonts w:asciiTheme="majorBidi" w:eastAsia="Times New Roman" w:hAnsiTheme="majorBidi" w:cstheme="majorBidi"/>
          <w:lang w:val="en-GB"/>
        </w:rPr>
        <w:t xml:space="preserve">or an oilcake equivalent before aggregating them. </w:t>
      </w:r>
    </w:p>
    <w:p w14:paraId="6ABBBDD2" w14:textId="0C8A9DE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Only 5</w:t>
      </w:r>
      <w:ins w:id="19294" w:author="Jane Shaw" w:date="2015-10-31T20:15:00Z">
        <w:r w:rsidR="001D5D1E">
          <w:rPr>
            <w:rFonts w:asciiTheme="majorBidi" w:eastAsia="Times New Roman" w:hAnsiTheme="majorBidi" w:cstheme="majorBidi"/>
            <w:lang w:val="en-GB"/>
          </w:rPr>
          <w:t>–</w:t>
        </w:r>
      </w:ins>
      <w:del w:id="19295" w:author="Jane Shaw" w:date="2015-10-31T20:15: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6</w:t>
      </w:r>
      <w:del w:id="19296" w:author="Jane Shaw" w:date="2015-10-22T19:08:00Z">
        <w:r w:rsidRPr="008E1789" w:rsidDel="004414AA">
          <w:rPr>
            <w:rFonts w:asciiTheme="majorBidi" w:eastAsia="Times New Roman" w:hAnsiTheme="majorBidi" w:cstheme="majorBidi"/>
            <w:lang w:val="en-GB"/>
          </w:rPr>
          <w:delText>%</w:delText>
        </w:r>
      </w:del>
      <w:ins w:id="19297"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world production of oil crops is used for seed (oilseeds) and animal feed, while about 8</w:t>
      </w:r>
      <w:del w:id="19298" w:author="Jane Shaw" w:date="2015-10-22T19:08:00Z">
        <w:r w:rsidRPr="008E1789" w:rsidDel="004414AA">
          <w:rPr>
            <w:rFonts w:asciiTheme="majorBidi" w:eastAsia="Times New Roman" w:hAnsiTheme="majorBidi" w:cstheme="majorBidi"/>
            <w:lang w:val="en-GB"/>
          </w:rPr>
          <w:delText>%</w:delText>
        </w:r>
      </w:del>
      <w:ins w:id="19299"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is used for food. The remaining 86</w:t>
      </w:r>
      <w:del w:id="19300" w:author="Jane Shaw" w:date="2015-10-22T19:08:00Z">
        <w:r w:rsidRPr="008E1789" w:rsidDel="004414AA">
          <w:rPr>
            <w:rFonts w:asciiTheme="majorBidi" w:eastAsia="Times New Roman" w:hAnsiTheme="majorBidi" w:cstheme="majorBidi"/>
            <w:lang w:val="en-GB"/>
          </w:rPr>
          <w:delText>%</w:delText>
        </w:r>
      </w:del>
      <w:ins w:id="19301"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is processed into oil. The fat content of oil crops varies widely</w:t>
      </w:r>
      <w:ins w:id="19302" w:author="Jane Shaw" w:date="2015-10-31T20:16:00Z">
        <w:r w:rsidR="001D5D1E">
          <w:rPr>
            <w:rFonts w:asciiTheme="majorBidi" w:eastAsia="Times New Roman" w:hAnsiTheme="majorBidi" w:cstheme="majorBidi"/>
            <w:lang w:val="en-GB"/>
          </w:rPr>
          <w:t>,</w:t>
        </w:r>
      </w:ins>
      <w:del w:id="19303" w:author="Jane Shaw" w:date="2015-10-31T20:16: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304" w:author="Jane Shaw" w:date="2015-10-31T20:16:00Z">
        <w:r w:rsidRPr="008E1789" w:rsidDel="001D5D1E">
          <w:rPr>
            <w:rFonts w:asciiTheme="majorBidi" w:eastAsia="Times New Roman" w:hAnsiTheme="majorBidi" w:cstheme="majorBidi"/>
            <w:lang w:val="en-GB"/>
          </w:rPr>
          <w:delText xml:space="preserve">Fat content ranges </w:delText>
        </w:r>
      </w:del>
      <w:r w:rsidRPr="008E1789">
        <w:rPr>
          <w:rFonts w:asciiTheme="majorBidi" w:eastAsia="Times New Roman" w:hAnsiTheme="majorBidi" w:cstheme="majorBidi"/>
          <w:lang w:val="en-GB"/>
        </w:rPr>
        <w:t>from as low as 10</w:t>
      </w:r>
      <w:ins w:id="19305" w:author="Jane Shaw" w:date="2015-10-31T20:16:00Z">
        <w:r w:rsidR="001D5D1E">
          <w:rPr>
            <w:rFonts w:asciiTheme="majorBidi" w:eastAsia="Times New Roman" w:hAnsiTheme="majorBidi" w:cstheme="majorBidi"/>
            <w:lang w:val="en-GB"/>
          </w:rPr>
          <w:t>–</w:t>
        </w:r>
      </w:ins>
      <w:del w:id="19306" w:author="Jane Shaw" w:date="2015-10-31T20:16: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15</w:t>
      </w:r>
      <w:del w:id="19307" w:author="Jane Shaw" w:date="2015-10-22T19:08:00Z">
        <w:r w:rsidRPr="008E1789" w:rsidDel="004414AA">
          <w:rPr>
            <w:rFonts w:asciiTheme="majorBidi" w:eastAsia="Times New Roman" w:hAnsiTheme="majorBidi" w:cstheme="majorBidi"/>
            <w:lang w:val="en-GB"/>
          </w:rPr>
          <w:delText>%</w:delText>
        </w:r>
      </w:del>
      <w:ins w:id="19308"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weight of coconuts to </w:t>
      </w:r>
      <w:del w:id="19309" w:author="Jane Shaw" w:date="2015-10-31T20:16:00Z">
        <w:r w:rsidRPr="008E1789" w:rsidDel="001D5D1E">
          <w:rPr>
            <w:rFonts w:asciiTheme="majorBidi" w:eastAsia="Times New Roman" w:hAnsiTheme="majorBidi" w:cstheme="majorBidi"/>
            <w:lang w:val="en-GB"/>
          </w:rPr>
          <w:delText xml:space="preserve">over </w:delText>
        </w:r>
      </w:del>
      <w:ins w:id="19310" w:author="Jane Shaw" w:date="2015-10-31T20:16:00Z">
        <w:r w:rsidR="001D5D1E">
          <w:rPr>
            <w:rFonts w:asciiTheme="majorBidi" w:eastAsia="Times New Roman" w:hAnsiTheme="majorBidi" w:cstheme="majorBidi"/>
            <w:lang w:val="en-GB"/>
          </w:rPr>
          <w:t xml:space="preserve">more than </w:t>
        </w:r>
      </w:ins>
      <w:r w:rsidRPr="008E1789">
        <w:rPr>
          <w:rFonts w:asciiTheme="majorBidi" w:eastAsia="Times New Roman" w:hAnsiTheme="majorBidi" w:cstheme="majorBidi"/>
          <w:lang w:val="en-GB"/>
        </w:rPr>
        <w:t>50</w:t>
      </w:r>
      <w:del w:id="19311" w:author="Jane Shaw" w:date="2015-10-22T19:08:00Z">
        <w:r w:rsidRPr="008E1789" w:rsidDel="004414AA">
          <w:rPr>
            <w:rFonts w:asciiTheme="majorBidi" w:eastAsia="Times New Roman" w:hAnsiTheme="majorBidi" w:cstheme="majorBidi"/>
            <w:lang w:val="en-GB"/>
          </w:rPr>
          <w:delText>%</w:delText>
        </w:r>
      </w:del>
      <w:ins w:id="1931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weight of sesame seeds and palm kernels. Carbohydrates, mainly polysaccharides, </w:t>
      </w:r>
      <w:del w:id="19313" w:author="Jane Shaw" w:date="2015-10-31T20:16:00Z">
        <w:r w:rsidRPr="008E1789" w:rsidDel="001D5D1E">
          <w:rPr>
            <w:rFonts w:asciiTheme="majorBidi" w:eastAsia="Times New Roman" w:hAnsiTheme="majorBidi" w:cstheme="majorBidi"/>
            <w:lang w:val="en-GB"/>
          </w:rPr>
          <w:delText xml:space="preserve">range from </w:delText>
        </w:r>
      </w:del>
      <w:ins w:id="19314" w:author="Jane Shaw" w:date="2015-10-31T20:16:00Z">
        <w:r w:rsidR="001D5D1E">
          <w:rPr>
            <w:rFonts w:asciiTheme="majorBidi" w:eastAsia="Times New Roman" w:hAnsiTheme="majorBidi" w:cstheme="majorBidi"/>
            <w:lang w:val="en-GB"/>
          </w:rPr>
          <w:t xml:space="preserve">account for </w:t>
        </w:r>
      </w:ins>
      <w:r w:rsidRPr="008E1789">
        <w:rPr>
          <w:rFonts w:asciiTheme="majorBidi" w:eastAsia="Times New Roman" w:hAnsiTheme="majorBidi" w:cstheme="majorBidi"/>
          <w:lang w:val="en-GB"/>
        </w:rPr>
        <w:t>15</w:t>
      </w:r>
      <w:ins w:id="19315" w:author="Jane Shaw" w:date="2015-10-31T20:16:00Z">
        <w:r w:rsidR="001D5D1E">
          <w:rPr>
            <w:rFonts w:asciiTheme="majorBidi" w:eastAsia="Times New Roman" w:hAnsiTheme="majorBidi" w:cstheme="majorBidi"/>
            <w:lang w:val="en-GB"/>
          </w:rPr>
          <w:t>–</w:t>
        </w:r>
      </w:ins>
      <w:del w:id="19316" w:author="Jane Shaw" w:date="2015-10-31T20:16:00Z">
        <w:r w:rsidRPr="008E1789" w:rsidDel="001D5D1E">
          <w:rPr>
            <w:rFonts w:asciiTheme="majorBidi" w:eastAsia="Times New Roman" w:hAnsiTheme="majorBidi" w:cstheme="majorBidi"/>
            <w:lang w:val="en-GB"/>
          </w:rPr>
          <w:delText xml:space="preserve"> to </w:delText>
        </w:r>
      </w:del>
      <w:r w:rsidRPr="008E1789">
        <w:rPr>
          <w:rFonts w:asciiTheme="majorBidi" w:eastAsia="Times New Roman" w:hAnsiTheme="majorBidi" w:cstheme="majorBidi"/>
          <w:lang w:val="en-GB"/>
        </w:rPr>
        <w:t>30</w:t>
      </w:r>
      <w:del w:id="19317" w:author="Jane Shaw" w:date="2015-10-22T19:08:00Z">
        <w:r w:rsidRPr="008E1789" w:rsidDel="004414AA">
          <w:rPr>
            <w:rFonts w:asciiTheme="majorBidi" w:eastAsia="Times New Roman" w:hAnsiTheme="majorBidi" w:cstheme="majorBidi"/>
            <w:lang w:val="en-GB"/>
          </w:rPr>
          <w:delText>%</w:delText>
        </w:r>
      </w:del>
      <w:ins w:id="19318"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w:t>
      </w:r>
      <w:del w:id="19319" w:author="Jane Shaw" w:date="2015-10-31T20:17:00Z">
        <w:r w:rsidRPr="008E1789" w:rsidDel="001D5D1E">
          <w:rPr>
            <w:rFonts w:asciiTheme="majorBidi" w:eastAsia="Times New Roman" w:hAnsiTheme="majorBidi" w:cstheme="majorBidi"/>
            <w:lang w:val="en-GB"/>
          </w:rPr>
          <w:delText xml:space="preserve">in </w:delText>
        </w:r>
      </w:del>
      <w:ins w:id="19320" w:author="Jane Shaw" w:date="2015-10-31T20:17:00Z">
        <w:r w:rsidR="001D5D1E">
          <w:rPr>
            <w:rFonts w:asciiTheme="majorBidi" w:eastAsia="Times New Roman" w:hAnsiTheme="majorBidi" w:cstheme="majorBidi"/>
            <w:lang w:val="en-GB"/>
          </w:rPr>
          <w:t xml:space="preserve">of </w:t>
        </w:r>
      </w:ins>
      <w:r w:rsidRPr="008E1789">
        <w:rPr>
          <w:rFonts w:asciiTheme="majorBidi" w:eastAsia="Times New Roman" w:hAnsiTheme="majorBidi" w:cstheme="majorBidi"/>
          <w:lang w:val="en-GB"/>
        </w:rPr>
        <w:t>the oilseeds, but are generally lower in other oil-bearing crops. The protein content is very high in soybeans, at up to 40</w:t>
      </w:r>
      <w:del w:id="19321" w:author="Jane Shaw" w:date="2015-10-22T19:08:00Z">
        <w:r w:rsidRPr="008E1789" w:rsidDel="004414AA">
          <w:rPr>
            <w:rFonts w:asciiTheme="majorBidi" w:eastAsia="Times New Roman" w:hAnsiTheme="majorBidi" w:cstheme="majorBidi"/>
            <w:lang w:val="en-GB"/>
          </w:rPr>
          <w:delText>%</w:delText>
        </w:r>
      </w:del>
      <w:ins w:id="1932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but is much lower in many other oilseeds, at 15</w:t>
      </w:r>
      <w:ins w:id="19323" w:author="Jane Shaw" w:date="2015-10-31T20:17:00Z">
        <w:r w:rsidR="001D5D1E">
          <w:rPr>
            <w:rFonts w:asciiTheme="majorBidi" w:eastAsia="Times New Roman" w:hAnsiTheme="majorBidi" w:cstheme="majorBidi"/>
            <w:lang w:val="en-GB"/>
          </w:rPr>
          <w:t>–</w:t>
        </w:r>
      </w:ins>
      <w:del w:id="19324" w:author="Jane Shaw" w:date="2015-10-31T20:17: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25</w:t>
      </w:r>
      <w:del w:id="19325" w:author="Jane Shaw" w:date="2015-10-22T19:08:00Z">
        <w:r w:rsidRPr="008E1789" w:rsidDel="004414AA">
          <w:rPr>
            <w:rFonts w:asciiTheme="majorBidi" w:eastAsia="Times New Roman" w:hAnsiTheme="majorBidi" w:cstheme="majorBidi"/>
            <w:lang w:val="en-GB"/>
          </w:rPr>
          <w:delText>%</w:delText>
        </w:r>
      </w:del>
      <w:ins w:id="19326"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and </w:t>
      </w:r>
      <w:del w:id="19327" w:author="Jane Shaw" w:date="2015-10-31T20:18:00Z">
        <w:r w:rsidRPr="008E1789" w:rsidDel="001D5D1E">
          <w:rPr>
            <w:rFonts w:asciiTheme="majorBidi" w:eastAsia="Times New Roman" w:hAnsiTheme="majorBidi" w:cstheme="majorBidi"/>
            <w:lang w:val="en-GB"/>
          </w:rPr>
          <w:delText xml:space="preserve">is </w:delText>
        </w:r>
      </w:del>
      <w:r w:rsidRPr="008E1789">
        <w:rPr>
          <w:rFonts w:asciiTheme="majorBidi" w:eastAsia="Times New Roman" w:hAnsiTheme="majorBidi" w:cstheme="majorBidi"/>
          <w:lang w:val="en-GB"/>
        </w:rPr>
        <w:t xml:space="preserve">lower still in some other oil-bearing crops. </w:t>
      </w:r>
    </w:p>
    <w:p w14:paraId="3F6E0EFC" w14:textId="2716D5B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OIL CROPS. Edible processed products from oil crops, other than oil</w:t>
      </w:r>
      <w:ins w:id="19328" w:author="Jane Shaw" w:date="2015-10-31T20:21:00Z">
        <w:r w:rsidR="00616143">
          <w:rPr>
            <w:rFonts w:asciiTheme="majorBidi" w:eastAsia="Times New Roman" w:hAnsiTheme="majorBidi" w:cstheme="majorBidi"/>
            <w:lang w:val="en-GB"/>
          </w:rPr>
          <w:t>;</w:t>
        </w:r>
      </w:ins>
      <w:del w:id="19329" w:author="Jane Shaw" w:date="2015-10-31T20:21: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include flour, flakes or grits</w:t>
      </w:r>
      <w:ins w:id="19330" w:author="Jane Shaw" w:date="2015-10-31T20:18:00Z">
        <w:r w:rsidR="001D5D1E">
          <w:rPr>
            <w:rFonts w:asciiTheme="majorBidi" w:eastAsia="Times New Roman" w:hAnsiTheme="majorBidi" w:cstheme="majorBidi"/>
            <w:lang w:val="en-GB"/>
          </w:rPr>
          <w:t>;</w:t>
        </w:r>
      </w:ins>
      <w:del w:id="19331" w:author="Jane Shaw" w:date="2015-10-31T20:18: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groundnut preparations (butter, salted nuts, candy)</w:t>
      </w:r>
      <w:ins w:id="19332" w:author="Jane Shaw" w:date="2015-10-31T20:18:00Z">
        <w:r w:rsidR="001D5D1E">
          <w:rPr>
            <w:rFonts w:asciiTheme="majorBidi" w:eastAsia="Times New Roman" w:hAnsiTheme="majorBidi" w:cstheme="majorBidi"/>
            <w:lang w:val="en-GB"/>
          </w:rPr>
          <w:t>;</w:t>
        </w:r>
      </w:ins>
      <w:del w:id="19333" w:author="Jane Shaw" w:date="2015-10-31T20:18: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preserved olives</w:t>
      </w:r>
      <w:ins w:id="19334" w:author="Jane Shaw" w:date="2015-10-31T20:18:00Z">
        <w:r w:rsidR="001D5D1E">
          <w:rPr>
            <w:rFonts w:asciiTheme="majorBidi" w:eastAsia="Times New Roman" w:hAnsiTheme="majorBidi" w:cstheme="majorBidi"/>
            <w:lang w:val="en-GB"/>
          </w:rPr>
          <w:t>;</w:t>
        </w:r>
      </w:ins>
      <w:del w:id="19335" w:author="Jane Shaw" w:date="2015-10-31T20:18: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desiccated coconut</w:t>
      </w:r>
      <w:ins w:id="19336" w:author="Jane Shaw" w:date="2015-10-31T20:18:00Z">
        <w:r w:rsidR="001D5D1E">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19337" w:author="Jane Shaw" w:date="2015-10-31T20:21:00Z">
        <w:r w:rsidRPr="008E1789" w:rsidDel="00616143">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fermented and non-fermented soya products.</w:t>
      </w:r>
    </w:p>
    <w:p w14:paraId="7C41B063"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w:t>
      </w:r>
      <w:del w:id="19338" w:author="Jane Shaw" w:date="2015-10-31T20:18:00Z">
        <w:r w:rsidRPr="008E1789" w:rsidDel="001D5D1E">
          <w:rPr>
            <w:rFonts w:asciiTheme="majorBidi" w:hAnsiTheme="majorBidi" w:cstheme="majorBidi"/>
            <w:lang w:val="en-GB"/>
          </w:rPr>
          <w:delText>a</w:delText>
        </w:r>
      </w:del>
      <w:r w:rsidRPr="008E1789">
        <w:rPr>
          <w:rFonts w:asciiTheme="majorBidi" w:hAnsiTheme="majorBidi" w:cstheme="majorBidi"/>
          <w:lang w:val="en-GB"/>
        </w:rPr>
        <w:t>beans</w:t>
      </w:r>
    </w:p>
    <w:p w14:paraId="7F18B3C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339" w:author="Jane Shaw" w:date="2015-10-31T20:18: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soy</w:t>
      </w:r>
      <w:del w:id="19340" w:author="Jane Shaw" w:date="2015-10-31T20:18:00Z">
        <w:r w:rsidRPr="008E1789" w:rsidDel="001D5D1E">
          <w:rPr>
            <w:rFonts w:asciiTheme="majorBidi" w:eastAsia="Times New Roman" w:hAnsiTheme="majorBidi" w:cstheme="majorBidi"/>
            <w:lang w:val="en-GB"/>
          </w:rPr>
          <w:delText>a</w:delText>
        </w:r>
      </w:del>
      <w:r w:rsidRPr="008E1789">
        <w:rPr>
          <w:rFonts w:asciiTheme="majorBidi" w:eastAsia="Times New Roman" w:hAnsiTheme="majorBidi" w:cstheme="majorBidi"/>
          <w:lang w:val="en-GB"/>
        </w:rPr>
        <w:t>beans (0141) and the following processed products expressed in terms of primary equivalent: soya sauce (23995.01); soya paste (23995.02); soya curd (23999.03).</w:t>
      </w:r>
    </w:p>
    <w:p w14:paraId="71B6F120" w14:textId="7FD39BC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w:t>
      </w:r>
      <w:del w:id="19341" w:author="Jane Shaw" w:date="2015-10-31T20:18:00Z">
        <w:r w:rsidRPr="008E1789" w:rsidDel="001D5D1E">
          <w:rPr>
            <w:rFonts w:asciiTheme="majorBidi" w:eastAsia="Times New Roman" w:hAnsiTheme="majorBidi" w:cstheme="majorBidi"/>
            <w:lang w:val="en-GB"/>
          </w:rPr>
          <w:delText>a</w:delText>
        </w:r>
      </w:del>
      <w:r w:rsidRPr="008E1789">
        <w:rPr>
          <w:rFonts w:asciiTheme="majorBidi" w:eastAsia="Times New Roman" w:hAnsiTheme="majorBidi" w:cstheme="majorBidi"/>
          <w:lang w:val="en-GB"/>
        </w:rPr>
        <w:t>bean</w:t>
      </w:r>
      <w:del w:id="19342" w:author="Jane Shaw" w:date="2015-10-31T20:18:00Z">
        <w:r w:rsidRPr="008E1789" w:rsidDel="001D5D1E">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species of </w:t>
      </w:r>
      <w:r w:rsidRPr="001D5D1E">
        <w:rPr>
          <w:rFonts w:asciiTheme="majorBidi" w:eastAsia="Times New Roman" w:hAnsiTheme="majorBidi" w:cstheme="majorBidi"/>
          <w:i/>
          <w:lang w:val="en-GB"/>
          <w:rPrChange w:id="19343" w:author="Jane Shaw" w:date="2015-10-31T20:19:00Z">
            <w:rPr>
              <w:rFonts w:asciiTheme="majorBidi" w:eastAsia="Times New Roman" w:hAnsiTheme="majorBidi" w:cstheme="majorBidi"/>
              <w:lang w:val="en-GB"/>
            </w:rPr>
          </w:rPrChange>
        </w:rPr>
        <w:t>Glycine soja</w:t>
      </w:r>
      <w:r w:rsidRPr="008E1789">
        <w:rPr>
          <w:rFonts w:asciiTheme="majorBidi" w:eastAsia="Times New Roman" w:hAnsiTheme="majorBidi" w:cstheme="majorBidi"/>
          <w:lang w:val="en-GB"/>
        </w:rPr>
        <w:t xml:space="preserve">, is the most important oil crop. </w:t>
      </w:r>
      <w:ins w:id="19344" w:author="Jane Shaw" w:date="2015-10-31T20:19:00Z">
        <w:r w:rsidR="001D5D1E">
          <w:rPr>
            <w:rFonts w:asciiTheme="majorBidi" w:eastAsia="Times New Roman" w:hAnsiTheme="majorBidi" w:cstheme="majorBidi"/>
            <w:lang w:val="en-GB"/>
          </w:rPr>
          <w:t xml:space="preserve">It is </w:t>
        </w:r>
      </w:ins>
      <w:r w:rsidR="001D5D1E" w:rsidRPr="008E1789">
        <w:rPr>
          <w:rFonts w:asciiTheme="majorBidi" w:eastAsia="Times New Roman" w:hAnsiTheme="majorBidi" w:cstheme="majorBidi"/>
          <w:lang w:val="en-GB"/>
        </w:rPr>
        <w:t xml:space="preserve">also </w:t>
      </w:r>
      <w:r w:rsidRPr="008E1789">
        <w:rPr>
          <w:rFonts w:asciiTheme="majorBidi" w:eastAsia="Times New Roman" w:hAnsiTheme="majorBidi" w:cstheme="majorBidi"/>
          <w:lang w:val="en-GB"/>
        </w:rPr>
        <w:t xml:space="preserve">widely consumed as a bean and in the form of various derived products </w:t>
      </w:r>
      <w:ins w:id="19345" w:author="Jane Shaw" w:date="2015-10-31T20:19:00Z">
        <w:r w:rsidR="001D5D1E">
          <w:rPr>
            <w:rFonts w:asciiTheme="majorBidi" w:eastAsia="Times New Roman" w:hAnsiTheme="majorBidi" w:cstheme="majorBidi"/>
            <w:lang w:val="en-GB"/>
          </w:rPr>
          <w:t>(</w:t>
        </w:r>
      </w:ins>
      <w:moveToRangeStart w:id="19346" w:author="Jane Shaw" w:date="2015-10-31T20:19:00Z" w:name="move307942110"/>
      <w:moveTo w:id="19347" w:author="Jane Shaw" w:date="2015-10-31T20:19:00Z">
        <w:r w:rsidR="001D5D1E" w:rsidRPr="008E1789">
          <w:rPr>
            <w:rFonts w:asciiTheme="majorBidi" w:eastAsia="Times New Roman" w:hAnsiTheme="majorBidi" w:cstheme="majorBidi"/>
            <w:lang w:val="en-GB"/>
          </w:rPr>
          <w:t>soy</w:t>
        </w:r>
        <w:del w:id="19348" w:author="Jane Shaw" w:date="2015-10-31T20:20:00Z">
          <w:r w:rsidR="001D5D1E" w:rsidRPr="008E1789" w:rsidDel="001D5D1E">
            <w:rPr>
              <w:rFonts w:asciiTheme="majorBidi" w:eastAsia="Times New Roman" w:hAnsiTheme="majorBidi" w:cstheme="majorBidi"/>
              <w:lang w:val="en-GB"/>
            </w:rPr>
            <w:delText xml:space="preserve">a </w:delText>
          </w:r>
        </w:del>
        <w:r w:rsidR="001D5D1E" w:rsidRPr="008E1789">
          <w:rPr>
            <w:rFonts w:asciiTheme="majorBidi" w:eastAsia="Times New Roman" w:hAnsiTheme="majorBidi" w:cstheme="majorBidi"/>
            <w:lang w:val="en-GB"/>
          </w:rPr>
          <w:t xml:space="preserve">milk, </w:t>
        </w:r>
      </w:moveTo>
      <w:ins w:id="19349" w:author="Jane Shaw" w:date="2015-10-31T20:20:00Z">
        <w:r w:rsidR="001D5D1E">
          <w:rPr>
            <w:rFonts w:asciiTheme="majorBidi" w:eastAsia="Times New Roman" w:hAnsiTheme="majorBidi" w:cstheme="majorBidi"/>
            <w:lang w:val="en-GB"/>
          </w:rPr>
          <w:t>soy</w:t>
        </w:r>
      </w:ins>
      <w:moveTo w:id="19350" w:author="Jane Shaw" w:date="2015-10-31T20:19:00Z">
        <w:r w:rsidR="001D5D1E" w:rsidRPr="008E1789">
          <w:rPr>
            <w:rFonts w:asciiTheme="majorBidi" w:eastAsia="Times New Roman" w:hAnsiTheme="majorBidi" w:cstheme="majorBidi"/>
            <w:lang w:val="en-GB"/>
          </w:rPr>
          <w:t>meat, etc.</w:t>
        </w:r>
      </w:moveTo>
      <w:moveToRangeEnd w:id="19346"/>
      <w:ins w:id="19351" w:author="Jane Shaw" w:date="2015-10-31T20:19:00Z">
        <w:r w:rsidR="001D5D1E">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because of its high protein content</w:t>
      </w:r>
      <w:del w:id="19352" w:author="Jane Shaw" w:date="2015-10-31T20:19:00Z">
        <w:r w:rsidRPr="008E1789" w:rsidDel="001D5D1E">
          <w:rPr>
            <w:rFonts w:asciiTheme="majorBidi" w:eastAsia="Times New Roman" w:hAnsiTheme="majorBidi" w:cstheme="majorBidi"/>
            <w:lang w:val="en-GB"/>
          </w:rPr>
          <w:delText>, e.g</w:delText>
        </w:r>
      </w:del>
      <w:r w:rsidRPr="008E1789">
        <w:rPr>
          <w:rFonts w:asciiTheme="majorBidi" w:eastAsia="Times New Roman" w:hAnsiTheme="majorBidi" w:cstheme="majorBidi"/>
          <w:lang w:val="en-GB"/>
        </w:rPr>
        <w:t xml:space="preserve">. </w:t>
      </w:r>
      <w:moveFromRangeStart w:id="19353" w:author="Jane Shaw" w:date="2015-10-31T20:19:00Z" w:name="move307942110"/>
      <w:moveFrom w:id="19354" w:author="Jane Shaw" w:date="2015-10-31T20:19:00Z">
        <w:r w:rsidRPr="008E1789" w:rsidDel="001D5D1E">
          <w:rPr>
            <w:rFonts w:asciiTheme="majorBidi" w:eastAsia="Times New Roman" w:hAnsiTheme="majorBidi" w:cstheme="majorBidi"/>
            <w:lang w:val="en-GB"/>
          </w:rPr>
          <w:t>soya milk, meat, etc.</w:t>
        </w:r>
      </w:moveFrom>
      <w:moveFromRangeEnd w:id="19353"/>
    </w:p>
    <w:p w14:paraId="124D4C3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w:t>
      </w:r>
      <w:del w:id="19355" w:author="Jane Shaw" w:date="2015-10-31T20:20:00Z">
        <w:r w:rsidRPr="008E1789" w:rsidDel="001D5D1E">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beans used as a coffee substitute are not included.</w:t>
      </w:r>
    </w:p>
    <w:p w14:paraId="3A72A47D" w14:textId="31128AC3"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2556 </w:t>
      </w:r>
      <w:ins w:id="19356" w:author="Jane Shaw" w:date="2015-10-31T20:20:00Z">
        <w:r w:rsidR="001D5D1E">
          <w:rPr>
            <w:rFonts w:asciiTheme="majorBidi" w:hAnsiTheme="majorBidi" w:cstheme="majorBidi"/>
            <w:lang w:val="en-GB"/>
          </w:rPr>
          <w:t>–</w:t>
        </w:r>
      </w:ins>
      <w:del w:id="19357" w:author="Jane Shaw" w:date="2015-10-31T20:20:00Z">
        <w:r w:rsidRPr="008E1789" w:rsidDel="001D5D1E">
          <w:rPr>
            <w:rFonts w:asciiTheme="majorBidi" w:hAnsiTheme="majorBidi" w:cstheme="majorBidi"/>
            <w:lang w:val="en-GB"/>
          </w:rPr>
          <w:delText>-</w:delText>
        </w:r>
      </w:del>
      <w:r w:rsidRPr="008E1789">
        <w:rPr>
          <w:rFonts w:asciiTheme="majorBidi" w:hAnsiTheme="majorBidi" w:cstheme="majorBidi"/>
          <w:lang w:val="en-GB"/>
        </w:rPr>
        <w:t xml:space="preserve"> Groundnuts (</w:t>
      </w:r>
      <w:r w:rsidR="001D5D1E" w:rsidRPr="008E1789">
        <w:rPr>
          <w:rFonts w:asciiTheme="majorBidi" w:hAnsiTheme="majorBidi" w:cstheme="majorBidi"/>
          <w:lang w:val="en-GB"/>
        </w:rPr>
        <w:t>shelled equivalent</w:t>
      </w:r>
      <w:r w:rsidRPr="008E1789">
        <w:rPr>
          <w:rFonts w:asciiTheme="majorBidi" w:hAnsiTheme="majorBidi" w:cstheme="majorBidi"/>
          <w:lang w:val="en-GB"/>
        </w:rPr>
        <w:t>)</w:t>
      </w:r>
    </w:p>
    <w:p w14:paraId="5B1D319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358" w:author="Jane Shaw" w:date="2015-10-31T20:20:00Z">
        <w:r w:rsidRPr="008E1789" w:rsidDel="001D5D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groundnuts (0142) and the following processed products expressed in terms of primary equivalent: prepared groundnuts (21495.01); peanut butter (21495.02).</w:t>
      </w:r>
    </w:p>
    <w:p w14:paraId="0A035F92" w14:textId="0C9375C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Groundnuts (</w:t>
      </w:r>
      <w:r w:rsidR="00616143" w:rsidRPr="008E1789">
        <w:rPr>
          <w:rFonts w:asciiTheme="majorBidi" w:eastAsia="Times New Roman" w:hAnsiTheme="majorBidi" w:cstheme="majorBidi"/>
          <w:lang w:val="en-GB"/>
        </w:rPr>
        <w:t>shelled equivalent</w:t>
      </w:r>
      <w:r w:rsidRPr="008E1789">
        <w:rPr>
          <w:rFonts w:asciiTheme="majorBidi" w:eastAsia="Times New Roman" w:hAnsiTheme="majorBidi" w:cstheme="majorBidi"/>
          <w:lang w:val="en-GB"/>
        </w:rPr>
        <w:t xml:space="preserve">),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t>
      </w:r>
      <w:del w:id="19359" w:author="Jane Shaw" w:date="2015-10-31T20:21:00Z">
        <w:r w:rsidRPr="008E1789" w:rsidDel="00616143">
          <w:rPr>
            <w:rFonts w:asciiTheme="majorBidi" w:eastAsia="Times New Roman" w:hAnsiTheme="majorBidi" w:cstheme="majorBidi"/>
            <w:lang w:val="en-GB"/>
          </w:rPr>
          <w:delText xml:space="preserve">which are </w:delText>
        </w:r>
      </w:del>
      <w:ins w:id="19360" w:author="Jane Shaw" w:date="2015-10-31T20:22:00Z">
        <w:r w:rsidR="00616143">
          <w:rPr>
            <w:rFonts w:asciiTheme="majorBidi" w:eastAsia="Times New Roman" w:hAnsiTheme="majorBidi" w:cstheme="majorBidi"/>
            <w:lang w:val="en-GB"/>
          </w:rPr>
          <w:t xml:space="preserve">but </w:t>
        </w:r>
      </w:ins>
      <w:r w:rsidRPr="008E1789">
        <w:rPr>
          <w:rFonts w:asciiTheme="majorBidi" w:eastAsia="Times New Roman" w:hAnsiTheme="majorBidi" w:cstheme="majorBidi"/>
          <w:lang w:val="en-GB"/>
        </w:rPr>
        <w:t>not roasted or otherwise cooked</w:t>
      </w:r>
      <w:ins w:id="19361" w:author="Jane Shaw" w:date="2015-10-31T20:22:00Z">
        <w:r w:rsidR="00616143">
          <w:rPr>
            <w:rFonts w:asciiTheme="majorBidi" w:eastAsia="Times New Roman" w:hAnsiTheme="majorBidi" w:cstheme="majorBidi"/>
            <w:lang w:val="en-GB"/>
          </w:rPr>
          <w:t>.</w:t>
        </w:r>
      </w:ins>
      <w:del w:id="19362" w:author="Jane Shaw" w:date="2015-10-31T20:22: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ins w:id="19363" w:author="Jane Shaw" w:date="2015-10-31T20:22:00Z">
        <w:r w:rsidR="00616143">
          <w:rPr>
            <w:rFonts w:asciiTheme="majorBidi" w:eastAsia="Times New Roman" w:hAnsiTheme="majorBidi" w:cstheme="majorBidi"/>
            <w:lang w:val="en-GB"/>
          </w:rPr>
          <w:t xml:space="preserve">They are </w:t>
        </w:r>
      </w:ins>
      <w:r w:rsidR="00616143"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as direct food and for extracting oil.</w:t>
      </w:r>
    </w:p>
    <w:p w14:paraId="3E7619FD" w14:textId="6F8B693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w:t>
      </w:r>
      <w:del w:id="19364" w:author="Jane Shaw" w:date="2015-10-22T19:08:00Z">
        <w:r w:rsidRPr="008E1789" w:rsidDel="004414AA">
          <w:rPr>
            <w:rFonts w:asciiTheme="majorBidi" w:eastAsia="Times New Roman" w:hAnsiTheme="majorBidi" w:cstheme="majorBidi"/>
            <w:lang w:val="en-GB"/>
          </w:rPr>
          <w:delText>%</w:delText>
        </w:r>
      </w:del>
      <w:ins w:id="1936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and reported on a shelled basis.</w:t>
      </w:r>
    </w:p>
    <w:p w14:paraId="53CFD05B" w14:textId="77777777" w:rsidR="00EB7AF1" w:rsidRPr="008E1789" w:rsidRDefault="00EB7AF1" w:rsidP="00C500F7">
      <w:pPr>
        <w:jc w:val="both"/>
        <w:rPr>
          <w:rFonts w:asciiTheme="majorBidi" w:hAnsiTheme="majorBidi" w:cstheme="majorBidi"/>
          <w:lang w:val="en-GB"/>
        </w:rPr>
      </w:pPr>
    </w:p>
    <w:p w14:paraId="66791DE8" w14:textId="0396E094"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2557 </w:t>
      </w:r>
      <w:ins w:id="19366" w:author="Jane Shaw" w:date="2015-10-31T20:22:00Z">
        <w:r w:rsidR="00616143">
          <w:rPr>
            <w:rFonts w:asciiTheme="majorBidi" w:hAnsiTheme="majorBidi" w:cstheme="majorBidi"/>
            <w:lang w:val="en-GB"/>
          </w:rPr>
          <w:t>–</w:t>
        </w:r>
      </w:ins>
      <w:del w:id="19367" w:author="Jane Shaw" w:date="2015-10-31T20:22:00Z">
        <w:r w:rsidRPr="008E1789" w:rsidDel="00616143">
          <w:rPr>
            <w:rFonts w:asciiTheme="majorBidi" w:hAnsiTheme="majorBidi" w:cstheme="majorBidi"/>
            <w:lang w:val="en-GB"/>
          </w:rPr>
          <w:delText>-</w:delText>
        </w:r>
      </w:del>
      <w:r w:rsidRPr="008E1789">
        <w:rPr>
          <w:rFonts w:asciiTheme="majorBidi" w:hAnsiTheme="majorBidi" w:cstheme="majorBidi"/>
          <w:lang w:val="en-GB"/>
        </w:rPr>
        <w:t xml:space="preserve"> Sunflower seed</w:t>
      </w:r>
    </w:p>
    <w:p w14:paraId="4F7D27DE" w14:textId="4E32358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ins w:id="19368" w:author="Jane Shaw" w:date="2015-10-31T20:22:00Z">
        <w:r w:rsidR="00616143">
          <w:rPr>
            <w:rFonts w:asciiTheme="majorBidi" w:eastAsia="Times New Roman" w:hAnsiTheme="majorBidi" w:cstheme="majorBidi"/>
            <w:lang w:val="en-GB"/>
          </w:rPr>
          <w:t>.</w:t>
        </w:r>
      </w:ins>
    </w:p>
    <w:p w14:paraId="0F6F60A5" w14:textId="7B8E416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w:t>
      </w:r>
      <w:del w:id="19369" w:author="Jane Shaw" w:date="2015-10-31T20:22:00Z">
        <w:r w:rsidRPr="008E1789" w:rsidDel="00616143">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broken</w:t>
      </w:r>
      <w:ins w:id="19370" w:author="Jane Shaw" w:date="2015-10-31T20:22:00Z">
        <w:r w:rsidR="00616143">
          <w:rPr>
            <w:rFonts w:asciiTheme="majorBidi" w:eastAsia="Times New Roman" w:hAnsiTheme="majorBidi" w:cstheme="majorBidi"/>
            <w:lang w:val="en-GB"/>
          </w:rPr>
          <w:t xml:space="preserve"> or unbroken</w:t>
        </w:r>
      </w:ins>
      <w:r w:rsidRPr="008E1789">
        <w:rPr>
          <w:rFonts w:asciiTheme="majorBidi" w:eastAsia="Times New Roman" w:hAnsiTheme="majorBidi" w:cstheme="majorBidi"/>
          <w:lang w:val="en-GB"/>
        </w:rPr>
        <w:t xml:space="preserve">. </w:t>
      </w:r>
      <w:ins w:id="19371" w:author="Jane Shaw" w:date="2015-10-31T20:23:00Z">
        <w:r w:rsidR="00616143">
          <w:rPr>
            <w:rFonts w:asciiTheme="majorBidi" w:eastAsia="Times New Roman" w:hAnsiTheme="majorBidi" w:cstheme="majorBidi"/>
            <w:lang w:val="en-GB"/>
          </w:rPr>
          <w:t xml:space="preserve">It is </w:t>
        </w:r>
      </w:ins>
      <w:r w:rsidR="00616143" w:rsidRPr="008E1789">
        <w:rPr>
          <w:rFonts w:asciiTheme="majorBidi" w:eastAsia="Times New Roman" w:hAnsiTheme="majorBidi" w:cstheme="majorBidi"/>
          <w:lang w:val="en-GB"/>
        </w:rPr>
        <w:t xml:space="preserve">valued </w:t>
      </w:r>
      <w:r w:rsidRPr="008E1789">
        <w:rPr>
          <w:rFonts w:asciiTheme="majorBidi" w:eastAsia="Times New Roman" w:hAnsiTheme="majorBidi" w:cstheme="majorBidi"/>
          <w:lang w:val="en-GB"/>
        </w:rPr>
        <w:t>mainly for its oil</w:t>
      </w:r>
      <w:ins w:id="19372" w:author="Jane Shaw" w:date="2015-10-31T20:23:00Z">
        <w:r w:rsidR="00616143">
          <w:rPr>
            <w:rFonts w:asciiTheme="majorBidi" w:eastAsia="Times New Roman" w:hAnsiTheme="majorBidi" w:cstheme="majorBidi"/>
            <w:lang w:val="en-GB"/>
          </w:rPr>
          <w:t>;</w:t>
        </w:r>
      </w:ins>
      <w:del w:id="19373" w:author="Jane Shaw" w:date="2015-10-31T20:23: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minor uses include as a human food and as feed for birds. </w:t>
      </w:r>
    </w:p>
    <w:p w14:paraId="3EDB4A1F" w14:textId="6F3EC1C3"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2574 </w:t>
      </w:r>
      <w:ins w:id="19374" w:author="Jane Shaw" w:date="2015-10-31T20:23:00Z">
        <w:r w:rsidR="00616143">
          <w:rPr>
            <w:rFonts w:asciiTheme="majorBidi" w:hAnsiTheme="majorBidi" w:cstheme="majorBidi"/>
            <w:lang w:val="en-GB"/>
          </w:rPr>
          <w:t>–</w:t>
        </w:r>
      </w:ins>
      <w:del w:id="19375" w:author="Jane Shaw" w:date="2015-10-31T20:23:00Z">
        <w:r w:rsidRPr="008E1789" w:rsidDel="00616143">
          <w:rPr>
            <w:rFonts w:asciiTheme="majorBidi" w:hAnsiTheme="majorBidi" w:cstheme="majorBidi"/>
            <w:lang w:val="en-GB"/>
          </w:rPr>
          <w:delText>-</w:delText>
        </w:r>
      </w:del>
      <w:r w:rsidRPr="008E1789">
        <w:rPr>
          <w:rFonts w:asciiTheme="majorBidi" w:hAnsiTheme="majorBidi" w:cstheme="majorBidi"/>
          <w:lang w:val="en-GB"/>
        </w:rPr>
        <w:t xml:space="preserve"> Rape and </w:t>
      </w:r>
      <w:r w:rsidR="00616143" w:rsidRPr="008E1789">
        <w:rPr>
          <w:rFonts w:asciiTheme="majorBidi" w:hAnsiTheme="majorBidi" w:cstheme="majorBidi"/>
          <w:lang w:val="en-GB"/>
        </w:rPr>
        <w:t>mustard oil</w:t>
      </w:r>
    </w:p>
    <w:p w14:paraId="7DB7593B" w14:textId="6A21EFC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376" w:author="Jane Shaw" w:date="2015-10-31T20:23: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rapeseed or canola oil, crude (21641.01)</w:t>
      </w:r>
      <w:ins w:id="19377" w:author="Jane Shaw" w:date="2015-10-31T20:23:00Z">
        <w:r w:rsidR="00616143">
          <w:rPr>
            <w:rFonts w:asciiTheme="majorBidi" w:eastAsia="Times New Roman" w:hAnsiTheme="majorBidi" w:cstheme="majorBidi"/>
            <w:lang w:val="en-GB"/>
          </w:rPr>
          <w:t>;</w:t>
        </w:r>
      </w:ins>
      <w:del w:id="19378" w:author="Jane Shaw" w:date="2015-10-31T20:23: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mustard seed oil, crude (21641.02)</w:t>
      </w:r>
      <w:ins w:id="19379" w:author="Jane Shaw" w:date="2015-10-31T20:23:00Z">
        <w:r w:rsidR="00616143">
          <w:rPr>
            <w:rFonts w:asciiTheme="majorBidi" w:eastAsia="Times New Roman" w:hAnsiTheme="majorBidi" w:cstheme="majorBidi"/>
            <w:lang w:val="en-GB"/>
          </w:rPr>
          <w:t>;</w:t>
        </w:r>
      </w:ins>
      <w:del w:id="19380" w:author="Jane Shaw" w:date="2015-10-31T20:23:00Z">
        <w:r w:rsidRPr="008E1789" w:rsidDel="00616143">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rape, colza and mustard oil, refined (21642).</w:t>
      </w:r>
    </w:p>
    <w:p w14:paraId="7DE721B1" w14:textId="0792341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Rape and mustard oil is obtained by dry pressure extraction of </w:t>
      </w:r>
      <w:ins w:id="19381" w:author="Jane Shaw" w:date="2015-10-31T20:23:00Z">
        <w:r w:rsidR="00616143">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seeds of several species</w:t>
      </w:r>
      <w:del w:id="19382" w:author="Jane Shaw" w:date="2015-10-31T20:23:00Z">
        <w:r w:rsidRPr="008E1789" w:rsidDel="00616143">
          <w:rPr>
            <w:rFonts w:asciiTheme="majorBidi" w:eastAsia="Times New Roman" w:hAnsiTheme="majorBidi" w:cstheme="majorBidi"/>
            <w:lang w:val="en-GB"/>
          </w:rPr>
          <w:delText xml:space="preserve"> and</w:delText>
        </w:r>
      </w:del>
      <w:r w:rsidRPr="008E1789">
        <w:rPr>
          <w:rFonts w:asciiTheme="majorBidi" w:eastAsia="Times New Roman" w:hAnsiTheme="majorBidi" w:cstheme="majorBidi"/>
          <w:lang w:val="en-GB"/>
        </w:rPr>
        <w:t xml:space="preserve">. </w:t>
      </w:r>
      <w:ins w:id="19383" w:author="Jane Shaw" w:date="2015-10-31T20:23:00Z">
        <w:r w:rsidR="00616143">
          <w:rPr>
            <w:rFonts w:asciiTheme="majorBidi" w:eastAsia="Times New Roman" w:hAnsiTheme="majorBidi" w:cstheme="majorBidi"/>
            <w:lang w:val="en-GB"/>
          </w:rPr>
          <w:t xml:space="preserve">It </w:t>
        </w:r>
      </w:ins>
      <w:r w:rsidR="00616143" w:rsidRPr="008E1789">
        <w:rPr>
          <w:rFonts w:asciiTheme="majorBidi" w:eastAsia="Times New Roman" w:hAnsiTheme="majorBidi" w:cstheme="majorBidi"/>
          <w:lang w:val="en-GB"/>
        </w:rPr>
        <w:t xml:space="preserve">generally </w:t>
      </w:r>
      <w:r w:rsidRPr="008E1789">
        <w:rPr>
          <w:rFonts w:asciiTheme="majorBidi" w:eastAsia="Times New Roman" w:hAnsiTheme="majorBidi" w:cstheme="majorBidi"/>
          <w:lang w:val="en-GB"/>
        </w:rPr>
        <w:t>contain</w:t>
      </w:r>
      <w:ins w:id="19384" w:author="Jane Shaw" w:date="2015-10-31T20:24:00Z">
        <w:r w:rsidR="00616143">
          <w:rPr>
            <w:rFonts w:asciiTheme="majorBidi" w:eastAsia="Times New Roman" w:hAnsiTheme="majorBidi" w:cstheme="majorBidi"/>
            <w:lang w:val="en-GB"/>
          </w:rPr>
          <w:t>s</w:t>
        </w:r>
      </w:ins>
      <w:del w:id="19385" w:author="Jane Shaw" w:date="2015-10-31T20:24:00Z">
        <w:r w:rsidRPr="008E1789" w:rsidDel="00616143">
          <w:rPr>
            <w:rFonts w:asciiTheme="majorBidi" w:eastAsia="Times New Roman" w:hAnsiTheme="majorBidi" w:cstheme="majorBidi"/>
            <w:lang w:val="en-GB"/>
          </w:rPr>
          <w:delText>ing</w:delText>
        </w:r>
      </w:del>
      <w:r w:rsidRPr="008E1789">
        <w:rPr>
          <w:rFonts w:asciiTheme="majorBidi" w:eastAsia="Times New Roman" w:hAnsiTheme="majorBidi" w:cstheme="majorBidi"/>
          <w:lang w:val="en-GB"/>
        </w:rPr>
        <w:t xml:space="preserve"> a high level of erucic acid, </w:t>
      </w:r>
      <w:ins w:id="19386" w:author="Jane Shaw" w:date="2015-10-31T20:24:00Z">
        <w:r w:rsidR="00616143">
          <w:rPr>
            <w:rFonts w:asciiTheme="majorBidi" w:eastAsia="Times New Roman" w:hAnsiTheme="majorBidi" w:cstheme="majorBidi"/>
            <w:lang w:val="en-GB"/>
          </w:rPr>
          <w:t xml:space="preserve">and </w:t>
        </w:r>
      </w:ins>
      <w:del w:id="19387" w:author="Jane Shaw" w:date="2015-10-31T20:24:00Z">
        <w:r w:rsidRPr="008E1789" w:rsidDel="00616143">
          <w:rPr>
            <w:rFonts w:asciiTheme="majorBidi" w:eastAsia="Times New Roman" w:hAnsiTheme="majorBidi" w:cstheme="majorBidi"/>
            <w:lang w:val="en-GB"/>
          </w:rPr>
          <w:delText xml:space="preserve">it </w:delText>
        </w:r>
      </w:del>
      <w:r w:rsidRPr="008E1789">
        <w:rPr>
          <w:rFonts w:asciiTheme="majorBidi" w:eastAsia="Times New Roman" w:hAnsiTheme="majorBidi" w:cstheme="majorBidi"/>
          <w:lang w:val="en-GB"/>
        </w:rPr>
        <w:t>has both food and industrial uses.</w:t>
      </w:r>
    </w:p>
    <w:p w14:paraId="27048DD8" w14:textId="02E2B4EC" w:rsidR="00EB7AF1" w:rsidRPr="00616143" w:rsidRDefault="726F4BD4">
      <w:pPr>
        <w:pStyle w:val="Paragrafoelenco"/>
        <w:numPr>
          <w:ilvl w:val="0"/>
          <w:numId w:val="61"/>
        </w:numPr>
        <w:jc w:val="both"/>
        <w:rPr>
          <w:rFonts w:asciiTheme="majorBidi" w:hAnsiTheme="majorBidi" w:cstheme="majorBidi"/>
          <w:rPrChange w:id="19388" w:author="Jane Shaw" w:date="2015-10-31T20:25:00Z">
            <w:rPr/>
          </w:rPrChange>
        </w:rPr>
        <w:pPrChange w:id="19389" w:author="Jane Shaw" w:date="2015-10-31T20:25:00Z">
          <w:pPr>
            <w:jc w:val="both"/>
          </w:pPr>
        </w:pPrChange>
      </w:pPr>
      <w:r w:rsidRPr="00616143">
        <w:rPr>
          <w:rFonts w:asciiTheme="majorBidi" w:eastAsia="Times New Roman" w:hAnsiTheme="majorBidi" w:cstheme="majorBidi"/>
          <w:rPrChange w:id="19390" w:author="Jane Shaw" w:date="2015-10-31T20:25:00Z">
            <w:rPr>
              <w:rFonts w:asciiTheme="majorBidi" w:eastAsia="Times New Roman" w:hAnsiTheme="majorBidi" w:cstheme="majorBidi"/>
              <w:u w:val="single"/>
            </w:rPr>
          </w:rPrChange>
        </w:rPr>
        <w:t xml:space="preserve">Oil of rapeseed or canola oil is obtained for food use from seeds of </w:t>
      </w:r>
      <w:r w:rsidRPr="00616143">
        <w:rPr>
          <w:rFonts w:asciiTheme="majorBidi" w:eastAsia="Times New Roman" w:hAnsiTheme="majorBidi" w:cstheme="majorBidi"/>
          <w:i/>
          <w:iCs/>
          <w:rPrChange w:id="19391" w:author="Jane Shaw" w:date="2015-10-31T20:25:00Z">
            <w:rPr>
              <w:i/>
              <w:iCs/>
            </w:rPr>
          </w:rPrChange>
        </w:rPr>
        <w:t>Brassica</w:t>
      </w:r>
      <w:r w:rsidRPr="00616143">
        <w:rPr>
          <w:rFonts w:asciiTheme="majorBidi" w:eastAsia="Times New Roman" w:hAnsiTheme="majorBidi" w:cstheme="majorBidi"/>
          <w:rPrChange w:id="19392" w:author="Jane Shaw" w:date="2015-10-31T20:25:00Z">
            <w:rPr/>
          </w:rPrChange>
        </w:rPr>
        <w:t xml:space="preserve">, particularly </w:t>
      </w:r>
      <w:r w:rsidRPr="00616143">
        <w:rPr>
          <w:rFonts w:asciiTheme="majorBidi" w:eastAsia="Times New Roman" w:hAnsiTheme="majorBidi" w:cstheme="majorBidi"/>
          <w:i/>
          <w:iCs/>
          <w:rPrChange w:id="19393" w:author="Jane Shaw" w:date="2015-10-31T20:25:00Z">
            <w:rPr>
              <w:i/>
              <w:iCs/>
            </w:rPr>
          </w:rPrChange>
        </w:rPr>
        <w:t>B. napus</w:t>
      </w:r>
      <w:r w:rsidRPr="00616143">
        <w:rPr>
          <w:rFonts w:asciiTheme="majorBidi" w:eastAsia="Times New Roman" w:hAnsiTheme="majorBidi" w:cstheme="majorBidi"/>
          <w:rPrChange w:id="19394" w:author="Jane Shaw" w:date="2015-10-31T20:25:00Z">
            <w:rPr/>
          </w:rPrChange>
        </w:rPr>
        <w:t xml:space="preserve"> and </w:t>
      </w:r>
      <w:r w:rsidRPr="00616143">
        <w:rPr>
          <w:rFonts w:asciiTheme="majorBidi" w:eastAsia="Times New Roman" w:hAnsiTheme="majorBidi" w:cstheme="majorBidi"/>
          <w:i/>
          <w:iCs/>
          <w:rPrChange w:id="19395" w:author="Jane Shaw" w:date="2015-10-31T20:25:00Z">
            <w:rPr>
              <w:i/>
              <w:iCs/>
            </w:rPr>
          </w:rPrChange>
        </w:rPr>
        <w:t>B. rapa</w:t>
      </w:r>
      <w:r w:rsidRPr="00616143">
        <w:rPr>
          <w:rFonts w:asciiTheme="majorBidi" w:eastAsia="Times New Roman" w:hAnsiTheme="majorBidi" w:cstheme="majorBidi"/>
          <w:rPrChange w:id="19396" w:author="Jane Shaw" w:date="2015-10-31T20:25:00Z">
            <w:rPr/>
          </w:rPrChange>
        </w:rPr>
        <w:t xml:space="preserve"> (or </w:t>
      </w:r>
      <w:r w:rsidRPr="00616143">
        <w:rPr>
          <w:rFonts w:asciiTheme="majorBidi" w:eastAsia="Times New Roman" w:hAnsiTheme="majorBidi" w:cstheme="majorBidi"/>
          <w:i/>
          <w:iCs/>
          <w:rPrChange w:id="19397" w:author="Jane Shaw" w:date="2015-10-31T20:25:00Z">
            <w:rPr>
              <w:i/>
              <w:iCs/>
            </w:rPr>
          </w:rPrChange>
        </w:rPr>
        <w:t>B. campestris</w:t>
      </w:r>
      <w:r w:rsidRPr="00616143">
        <w:rPr>
          <w:rFonts w:asciiTheme="majorBidi" w:eastAsia="Times New Roman" w:hAnsiTheme="majorBidi" w:cstheme="majorBidi"/>
          <w:rPrChange w:id="19398" w:author="Jane Shaw" w:date="2015-10-31T20:25:00Z">
            <w:rPr/>
          </w:rPrChange>
        </w:rPr>
        <w:t xml:space="preserve">). Canola oil is produced from new varieties of rapeseed. Oil recovered with solvent from the residues of the pressure extraction is used for industrial purposes, </w:t>
      </w:r>
      <w:del w:id="19399" w:author="Jane Shaw" w:date="2015-10-31T20:25:00Z">
        <w:r w:rsidRPr="00616143" w:rsidDel="00616143">
          <w:rPr>
            <w:rFonts w:asciiTheme="majorBidi" w:eastAsia="Times New Roman" w:hAnsiTheme="majorBidi" w:cstheme="majorBidi"/>
            <w:rPrChange w:id="19400" w:author="Jane Shaw" w:date="2015-10-31T20:25:00Z">
              <w:rPr/>
            </w:rPrChange>
          </w:rPr>
          <w:delText xml:space="preserve">it is used </w:delText>
        </w:r>
      </w:del>
      <w:r w:rsidRPr="00616143">
        <w:rPr>
          <w:rFonts w:asciiTheme="majorBidi" w:eastAsia="Times New Roman" w:hAnsiTheme="majorBidi" w:cstheme="majorBidi"/>
          <w:rPrChange w:id="19401" w:author="Jane Shaw" w:date="2015-10-31T20:25:00Z">
            <w:rPr/>
          </w:rPrChange>
        </w:rPr>
        <w:t xml:space="preserve">for salad dressings, to produce margarine, and </w:t>
      </w:r>
      <w:del w:id="19402" w:author="Jane Shaw" w:date="2015-10-31T20:25:00Z">
        <w:r w:rsidRPr="00616143" w:rsidDel="00616143">
          <w:rPr>
            <w:rFonts w:asciiTheme="majorBidi" w:eastAsia="Times New Roman" w:hAnsiTheme="majorBidi" w:cstheme="majorBidi"/>
            <w:rPrChange w:id="19403" w:author="Jane Shaw" w:date="2015-10-31T20:25:00Z">
              <w:rPr/>
            </w:rPrChange>
          </w:rPr>
          <w:delText xml:space="preserve">for </w:delText>
        </w:r>
      </w:del>
      <w:ins w:id="19404" w:author="Jane Shaw" w:date="2015-10-31T20:25:00Z">
        <w:r w:rsidR="00616143">
          <w:rPr>
            <w:rFonts w:asciiTheme="majorBidi" w:eastAsia="Times New Roman" w:hAnsiTheme="majorBidi" w:cstheme="majorBidi"/>
          </w:rPr>
          <w:t xml:space="preserve">in </w:t>
        </w:r>
      </w:ins>
      <w:r w:rsidRPr="00616143">
        <w:rPr>
          <w:rFonts w:asciiTheme="majorBidi" w:eastAsia="Times New Roman" w:hAnsiTheme="majorBidi" w:cstheme="majorBidi"/>
          <w:rPrChange w:id="19405" w:author="Jane Shaw" w:date="2015-10-31T20:25:00Z">
            <w:rPr/>
          </w:rPrChange>
        </w:rPr>
        <w:t>other industrial products. The refined oils (generally colza oil) are edible.</w:t>
      </w:r>
    </w:p>
    <w:p w14:paraId="74C26BC3" w14:textId="62150F8F" w:rsidR="00EB7AF1" w:rsidRPr="00616143" w:rsidRDefault="726F4BD4">
      <w:pPr>
        <w:pStyle w:val="Paragrafoelenco"/>
        <w:numPr>
          <w:ilvl w:val="0"/>
          <w:numId w:val="61"/>
        </w:numPr>
        <w:jc w:val="both"/>
        <w:rPr>
          <w:rFonts w:asciiTheme="majorBidi" w:hAnsiTheme="majorBidi" w:cstheme="majorBidi"/>
          <w:rPrChange w:id="19406" w:author="Jane Shaw" w:date="2015-10-31T20:25:00Z">
            <w:rPr/>
          </w:rPrChange>
        </w:rPr>
        <w:pPrChange w:id="19407" w:author="Jane Shaw" w:date="2015-10-31T20:25:00Z">
          <w:pPr>
            <w:jc w:val="both"/>
          </w:pPr>
        </w:pPrChange>
      </w:pPr>
      <w:r w:rsidRPr="00616143">
        <w:rPr>
          <w:rFonts w:asciiTheme="majorBidi" w:eastAsia="Times New Roman" w:hAnsiTheme="majorBidi" w:cstheme="majorBidi"/>
          <w:rPrChange w:id="19408" w:author="Jane Shaw" w:date="2015-10-31T20:25:00Z">
            <w:rPr>
              <w:rFonts w:asciiTheme="majorBidi" w:eastAsia="Times New Roman" w:hAnsiTheme="majorBidi" w:cstheme="majorBidi"/>
              <w:u w:val="single"/>
            </w:rPr>
          </w:rPrChange>
        </w:rPr>
        <w:t xml:space="preserve">Oil of mustard seed is obtained </w:t>
      </w:r>
      <w:del w:id="19409" w:author="Jane Shaw" w:date="2015-10-31T20:26:00Z">
        <w:r w:rsidRPr="00616143" w:rsidDel="00616143">
          <w:rPr>
            <w:rFonts w:asciiTheme="majorBidi" w:eastAsia="Times New Roman" w:hAnsiTheme="majorBidi" w:cstheme="majorBidi"/>
            <w:rPrChange w:id="19410" w:author="Jane Shaw" w:date="2015-10-31T20:25:00Z">
              <w:rPr/>
            </w:rPrChange>
          </w:rPr>
          <w:delText xml:space="preserve">of </w:delText>
        </w:r>
      </w:del>
      <w:ins w:id="19411" w:author="Jane Shaw" w:date="2015-10-31T20:26:00Z">
        <w:r w:rsidR="00616143">
          <w:rPr>
            <w:rFonts w:asciiTheme="majorBidi" w:eastAsia="Times New Roman" w:hAnsiTheme="majorBidi" w:cstheme="majorBidi"/>
          </w:rPr>
          <w:t xml:space="preserve">from </w:t>
        </w:r>
      </w:ins>
      <w:r w:rsidRPr="00616143">
        <w:rPr>
          <w:rFonts w:asciiTheme="majorBidi" w:eastAsia="Times New Roman" w:hAnsiTheme="majorBidi" w:cstheme="majorBidi"/>
          <w:rPrChange w:id="19412" w:author="Jane Shaw" w:date="2015-10-31T20:25:00Z">
            <w:rPr/>
          </w:rPrChange>
        </w:rPr>
        <w:t xml:space="preserve">seeds of </w:t>
      </w:r>
      <w:r w:rsidRPr="00616143">
        <w:rPr>
          <w:rFonts w:asciiTheme="majorBidi" w:eastAsia="Times New Roman" w:hAnsiTheme="majorBidi" w:cstheme="majorBidi"/>
          <w:i/>
          <w:rPrChange w:id="19413" w:author="Jane Shaw" w:date="2015-10-31T20:26:00Z">
            <w:rPr/>
          </w:rPrChange>
        </w:rPr>
        <w:t xml:space="preserve">Sinapsis alba </w:t>
      </w:r>
      <w:r w:rsidRPr="00616143">
        <w:rPr>
          <w:rFonts w:asciiTheme="majorBidi" w:eastAsia="Times New Roman" w:hAnsiTheme="majorBidi" w:cstheme="majorBidi"/>
          <w:rPrChange w:id="19414" w:author="Jane Shaw" w:date="2015-10-31T20:25:00Z">
            <w:rPr/>
          </w:rPrChange>
        </w:rPr>
        <w:t xml:space="preserve">and </w:t>
      </w:r>
      <w:del w:id="19415" w:author="Jane Shaw" w:date="2015-10-31T20:26:00Z">
        <w:r w:rsidRPr="00616143" w:rsidDel="00616143">
          <w:rPr>
            <w:rFonts w:asciiTheme="majorBidi" w:eastAsia="Times New Roman" w:hAnsiTheme="majorBidi" w:cstheme="majorBidi"/>
            <w:i/>
            <w:rPrChange w:id="19416" w:author="Jane Shaw" w:date="2015-10-31T20:26:00Z">
              <w:rPr/>
            </w:rPrChange>
          </w:rPr>
          <w:delText xml:space="preserve">Brassica </w:delText>
        </w:r>
      </w:del>
      <w:ins w:id="19417" w:author="Jane Shaw" w:date="2015-10-31T20:26:00Z">
        <w:r w:rsidR="00616143" w:rsidRPr="00616143">
          <w:rPr>
            <w:rFonts w:asciiTheme="majorBidi" w:eastAsia="Times New Roman" w:hAnsiTheme="majorBidi" w:cstheme="majorBidi"/>
            <w:i/>
            <w:rPrChange w:id="19418" w:author="Jane Shaw" w:date="2015-10-31T20:26:00Z">
              <w:rPr/>
            </w:rPrChange>
          </w:rPr>
          <w:t xml:space="preserve">B. </w:t>
        </w:r>
      </w:ins>
      <w:r w:rsidRPr="00616143">
        <w:rPr>
          <w:rFonts w:asciiTheme="majorBidi" w:eastAsia="Times New Roman" w:hAnsiTheme="majorBidi" w:cstheme="majorBidi"/>
          <w:i/>
          <w:rPrChange w:id="19419" w:author="Jane Shaw" w:date="2015-10-31T20:26:00Z">
            <w:rPr/>
          </w:rPrChange>
        </w:rPr>
        <w:t xml:space="preserve">hirta </w:t>
      </w:r>
      <w:r w:rsidRPr="00616143">
        <w:rPr>
          <w:rFonts w:asciiTheme="majorBidi" w:eastAsia="Times New Roman" w:hAnsiTheme="majorBidi" w:cstheme="majorBidi"/>
          <w:rPrChange w:id="19420" w:author="Jane Shaw" w:date="2015-10-31T20:25:00Z">
            <w:rPr/>
          </w:rPrChange>
        </w:rPr>
        <w:t xml:space="preserve">(white mustard), </w:t>
      </w:r>
      <w:del w:id="19421" w:author="Jane Shaw" w:date="2015-10-31T20:26:00Z">
        <w:r w:rsidRPr="00616143" w:rsidDel="00616143">
          <w:rPr>
            <w:rFonts w:asciiTheme="majorBidi" w:eastAsia="Times New Roman" w:hAnsiTheme="majorBidi" w:cstheme="majorBidi"/>
            <w:i/>
            <w:iCs/>
            <w:rPrChange w:id="19422" w:author="Jane Shaw" w:date="2015-10-31T20:25:00Z">
              <w:rPr>
                <w:i/>
                <w:iCs/>
              </w:rPr>
            </w:rPrChange>
          </w:rPr>
          <w:delText xml:space="preserve">Brassica </w:delText>
        </w:r>
      </w:del>
      <w:ins w:id="19423" w:author="Jane Shaw" w:date="2015-10-31T20:26:00Z">
        <w:r w:rsidR="00616143" w:rsidRPr="00616143">
          <w:rPr>
            <w:rFonts w:asciiTheme="majorBidi" w:eastAsia="Times New Roman" w:hAnsiTheme="majorBidi" w:cstheme="majorBidi"/>
            <w:i/>
            <w:iCs/>
            <w:rPrChange w:id="19424" w:author="Jane Shaw" w:date="2015-10-31T20:25:00Z">
              <w:rPr>
                <w:i/>
                <w:iCs/>
              </w:rPr>
            </w:rPrChange>
          </w:rPr>
          <w:t>B</w:t>
        </w:r>
        <w:r w:rsidR="00616143">
          <w:rPr>
            <w:rFonts w:asciiTheme="majorBidi" w:eastAsia="Times New Roman" w:hAnsiTheme="majorBidi" w:cstheme="majorBidi"/>
            <w:i/>
            <w:iCs/>
          </w:rPr>
          <w:t>.</w:t>
        </w:r>
        <w:r w:rsidR="00616143" w:rsidRPr="00616143">
          <w:rPr>
            <w:rFonts w:asciiTheme="majorBidi" w:eastAsia="Times New Roman" w:hAnsiTheme="majorBidi" w:cstheme="majorBidi"/>
            <w:i/>
            <w:iCs/>
            <w:rPrChange w:id="19425" w:author="Jane Shaw" w:date="2015-10-31T20:25:00Z">
              <w:rPr>
                <w:i/>
                <w:iCs/>
              </w:rPr>
            </w:rPrChange>
          </w:rPr>
          <w:t xml:space="preserve"> </w:t>
        </w:r>
      </w:ins>
      <w:r w:rsidRPr="00616143">
        <w:rPr>
          <w:rFonts w:asciiTheme="majorBidi" w:eastAsia="Times New Roman" w:hAnsiTheme="majorBidi" w:cstheme="majorBidi"/>
          <w:i/>
          <w:iCs/>
          <w:rPrChange w:id="19426" w:author="Jane Shaw" w:date="2015-10-31T20:25:00Z">
            <w:rPr>
              <w:i/>
              <w:iCs/>
            </w:rPr>
          </w:rPrChange>
        </w:rPr>
        <w:t>nigra</w:t>
      </w:r>
      <w:r w:rsidRPr="00616143">
        <w:rPr>
          <w:rFonts w:asciiTheme="majorBidi" w:eastAsia="Times New Roman" w:hAnsiTheme="majorBidi" w:cstheme="majorBidi"/>
          <w:rPrChange w:id="19427" w:author="Jane Shaw" w:date="2015-10-31T20:25:00Z">
            <w:rPr/>
          </w:rPrChange>
        </w:rPr>
        <w:t xml:space="preserve"> (black mustard) and </w:t>
      </w:r>
      <w:del w:id="19428" w:author="Jane Shaw" w:date="2015-10-31T20:26:00Z">
        <w:r w:rsidRPr="00616143" w:rsidDel="00616143">
          <w:rPr>
            <w:rFonts w:asciiTheme="majorBidi" w:eastAsia="Times New Roman" w:hAnsiTheme="majorBidi" w:cstheme="majorBidi"/>
            <w:i/>
            <w:iCs/>
            <w:rPrChange w:id="19429" w:author="Jane Shaw" w:date="2015-10-31T20:25:00Z">
              <w:rPr>
                <w:i/>
                <w:iCs/>
              </w:rPr>
            </w:rPrChange>
          </w:rPr>
          <w:delText xml:space="preserve">Brassica </w:delText>
        </w:r>
      </w:del>
      <w:ins w:id="19430" w:author="Jane Shaw" w:date="2015-10-31T20:26:00Z">
        <w:r w:rsidR="00616143" w:rsidRPr="00616143">
          <w:rPr>
            <w:rFonts w:asciiTheme="majorBidi" w:eastAsia="Times New Roman" w:hAnsiTheme="majorBidi" w:cstheme="majorBidi"/>
            <w:i/>
            <w:iCs/>
            <w:rPrChange w:id="19431" w:author="Jane Shaw" w:date="2015-10-31T20:25:00Z">
              <w:rPr>
                <w:i/>
                <w:iCs/>
              </w:rPr>
            </w:rPrChange>
          </w:rPr>
          <w:t>B</w:t>
        </w:r>
        <w:r w:rsidR="00616143">
          <w:rPr>
            <w:rFonts w:asciiTheme="majorBidi" w:eastAsia="Times New Roman" w:hAnsiTheme="majorBidi" w:cstheme="majorBidi"/>
            <w:i/>
            <w:iCs/>
          </w:rPr>
          <w:t>.</w:t>
        </w:r>
        <w:r w:rsidR="00616143" w:rsidRPr="00616143">
          <w:rPr>
            <w:rFonts w:asciiTheme="majorBidi" w:eastAsia="Times New Roman" w:hAnsiTheme="majorBidi" w:cstheme="majorBidi"/>
            <w:i/>
            <w:iCs/>
            <w:rPrChange w:id="19432" w:author="Jane Shaw" w:date="2015-10-31T20:25:00Z">
              <w:rPr>
                <w:i/>
                <w:iCs/>
              </w:rPr>
            </w:rPrChange>
          </w:rPr>
          <w:t xml:space="preserve"> </w:t>
        </w:r>
      </w:ins>
      <w:r w:rsidRPr="00616143">
        <w:rPr>
          <w:rFonts w:asciiTheme="majorBidi" w:eastAsia="Times New Roman" w:hAnsiTheme="majorBidi" w:cstheme="majorBidi"/>
          <w:i/>
          <w:iCs/>
          <w:rPrChange w:id="19433" w:author="Jane Shaw" w:date="2015-10-31T20:25:00Z">
            <w:rPr>
              <w:i/>
              <w:iCs/>
            </w:rPr>
          </w:rPrChange>
        </w:rPr>
        <w:t>juncea</w:t>
      </w:r>
      <w:r w:rsidRPr="00616143">
        <w:rPr>
          <w:rFonts w:asciiTheme="majorBidi" w:eastAsia="Times New Roman" w:hAnsiTheme="majorBidi" w:cstheme="majorBidi"/>
          <w:rPrChange w:id="19434" w:author="Jane Shaw" w:date="2015-10-31T20:25:00Z">
            <w:rPr/>
          </w:rPrChange>
        </w:rPr>
        <w:t xml:space="preserve"> (Indian mustard)</w:t>
      </w:r>
      <w:ins w:id="19435" w:author="Jane Shaw" w:date="2015-10-31T20:26:00Z">
        <w:r w:rsidR="00616143">
          <w:rPr>
            <w:rFonts w:asciiTheme="majorBidi" w:eastAsia="Times New Roman" w:hAnsiTheme="majorBidi" w:cstheme="majorBidi"/>
          </w:rPr>
          <w:t>.</w:t>
        </w:r>
      </w:ins>
      <w:del w:id="19436" w:author="Jane Shaw" w:date="2015-10-31T20:26:00Z">
        <w:r w:rsidRPr="00616143" w:rsidDel="00616143">
          <w:rPr>
            <w:rFonts w:asciiTheme="majorBidi" w:eastAsia="Times New Roman" w:hAnsiTheme="majorBidi" w:cstheme="majorBidi"/>
            <w:rPrChange w:id="19437" w:author="Jane Shaw" w:date="2015-10-31T20:25:00Z">
              <w:rPr/>
            </w:rPrChange>
          </w:rPr>
          <w:delText>,</w:delText>
        </w:r>
      </w:del>
      <w:r w:rsidRPr="00616143">
        <w:rPr>
          <w:rFonts w:asciiTheme="majorBidi" w:eastAsia="Times New Roman" w:hAnsiTheme="majorBidi" w:cstheme="majorBidi"/>
          <w:rPrChange w:id="19438" w:author="Jane Shaw" w:date="2015-10-31T20:25:00Z">
            <w:rPr/>
          </w:rPrChange>
        </w:rPr>
        <w:t xml:space="preserve"> </w:t>
      </w:r>
      <w:del w:id="19439" w:author="Jane Shaw" w:date="2015-10-31T20:26:00Z">
        <w:r w:rsidRPr="00616143" w:rsidDel="00616143">
          <w:rPr>
            <w:rFonts w:asciiTheme="majorBidi" w:eastAsia="Times New Roman" w:hAnsiTheme="majorBidi" w:cstheme="majorBidi"/>
            <w:rPrChange w:id="19440" w:author="Jane Shaw" w:date="2015-10-31T20:25:00Z">
              <w:rPr/>
            </w:rPrChange>
          </w:rPr>
          <w:delText xml:space="preserve">and </w:delText>
        </w:r>
      </w:del>
      <w:r w:rsidR="00616143" w:rsidRPr="00FB7D56">
        <w:rPr>
          <w:rFonts w:asciiTheme="majorBidi" w:eastAsia="Times New Roman" w:hAnsiTheme="majorBidi" w:cstheme="majorBidi"/>
        </w:rPr>
        <w:t xml:space="preserve">It </w:t>
      </w:r>
      <w:r w:rsidRPr="00616143">
        <w:rPr>
          <w:rFonts w:asciiTheme="majorBidi" w:eastAsia="Times New Roman" w:hAnsiTheme="majorBidi" w:cstheme="majorBidi"/>
          <w:rPrChange w:id="19441" w:author="Jane Shaw" w:date="2015-10-31T20:25:00Z">
            <w:rPr/>
          </w:rPrChange>
        </w:rPr>
        <w:t>is used in medicines, for cooking</w:t>
      </w:r>
      <w:ins w:id="19442" w:author="Jane Shaw" w:date="2015-10-31T20:26:00Z">
        <w:r w:rsidR="00616143">
          <w:rPr>
            <w:rFonts w:asciiTheme="majorBidi" w:eastAsia="Times New Roman" w:hAnsiTheme="majorBidi" w:cstheme="majorBidi"/>
          </w:rPr>
          <w:t>,</w:t>
        </w:r>
      </w:ins>
      <w:r w:rsidRPr="00616143">
        <w:rPr>
          <w:rFonts w:asciiTheme="majorBidi" w:eastAsia="Times New Roman" w:hAnsiTheme="majorBidi" w:cstheme="majorBidi"/>
          <w:rPrChange w:id="19443" w:author="Jane Shaw" w:date="2015-10-31T20:25:00Z">
            <w:rPr/>
          </w:rPrChange>
        </w:rPr>
        <w:t xml:space="preserve"> </w:t>
      </w:r>
      <w:del w:id="19444" w:author="Jane Shaw" w:date="2015-10-31T20:26:00Z">
        <w:r w:rsidRPr="00616143" w:rsidDel="00616143">
          <w:rPr>
            <w:rFonts w:asciiTheme="majorBidi" w:eastAsia="Times New Roman" w:hAnsiTheme="majorBidi" w:cstheme="majorBidi"/>
            <w:rPrChange w:id="19445" w:author="Jane Shaw" w:date="2015-10-31T20:25:00Z">
              <w:rPr/>
            </w:rPrChange>
          </w:rPr>
          <w:delText xml:space="preserve">or </w:delText>
        </w:r>
      </w:del>
      <w:ins w:id="19446" w:author="Jane Shaw" w:date="2015-10-31T20:26:00Z">
        <w:r w:rsidR="00616143">
          <w:rPr>
            <w:rFonts w:asciiTheme="majorBidi" w:eastAsia="Times New Roman" w:hAnsiTheme="majorBidi" w:cstheme="majorBidi"/>
          </w:rPr>
          <w:t xml:space="preserve">and </w:t>
        </w:r>
      </w:ins>
      <w:r w:rsidRPr="00616143">
        <w:rPr>
          <w:rFonts w:asciiTheme="majorBidi" w:eastAsia="Times New Roman" w:hAnsiTheme="majorBidi" w:cstheme="majorBidi"/>
          <w:rPrChange w:id="19447" w:author="Jane Shaw" w:date="2015-10-31T20:25:00Z">
            <w:rPr/>
          </w:rPrChange>
        </w:rPr>
        <w:t>in industrial products.</w:t>
      </w:r>
    </w:p>
    <w:p w14:paraId="61ACFEF0" w14:textId="5D02CE5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2575 </w:t>
      </w:r>
      <w:ins w:id="19448" w:author="Jane Shaw" w:date="2015-10-31T20:26:00Z">
        <w:r w:rsidR="00616143">
          <w:rPr>
            <w:rFonts w:asciiTheme="majorBidi" w:hAnsiTheme="majorBidi" w:cstheme="majorBidi"/>
            <w:lang w:val="en-GB"/>
          </w:rPr>
          <w:t>–</w:t>
        </w:r>
      </w:ins>
      <w:del w:id="19449" w:author="Jane Shaw" w:date="2015-10-31T20:26:00Z">
        <w:r w:rsidRPr="008E1789" w:rsidDel="00616143">
          <w:rPr>
            <w:rFonts w:asciiTheme="majorBidi" w:hAnsiTheme="majorBidi" w:cstheme="majorBidi"/>
            <w:lang w:val="en-GB"/>
          </w:rPr>
          <w:delText>-</w:delText>
        </w:r>
      </w:del>
      <w:r w:rsidRPr="008E1789">
        <w:rPr>
          <w:rFonts w:asciiTheme="majorBidi" w:hAnsiTheme="majorBidi" w:cstheme="majorBidi"/>
          <w:lang w:val="en-GB"/>
        </w:rPr>
        <w:t xml:space="preserve"> Cottonseed oil</w:t>
      </w:r>
    </w:p>
    <w:p w14:paraId="44BD3AF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14:paraId="2A8CFB24" w14:textId="77F54E4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w:t>
      </w:r>
      <w:del w:id="19450" w:author="Jane Shaw" w:date="2015-10-31T20:27:00Z">
        <w:r w:rsidRPr="008E1789" w:rsidDel="00616143">
          <w:rPr>
            <w:rFonts w:asciiTheme="majorBidi" w:eastAsia="Times New Roman" w:hAnsiTheme="majorBidi" w:cstheme="majorBidi"/>
            <w:lang w:val="en-GB"/>
          </w:rPr>
          <w:delText xml:space="preserve">several </w:delText>
        </w:r>
      </w:del>
      <w:r w:rsidRPr="008E1789">
        <w:rPr>
          <w:rFonts w:asciiTheme="majorBidi" w:eastAsia="Times New Roman" w:hAnsiTheme="majorBidi" w:cstheme="majorBidi"/>
          <w:lang w:val="en-GB"/>
        </w:rPr>
        <w:t xml:space="preserve">species of </w:t>
      </w:r>
      <w:del w:id="19451" w:author="Jane Shaw" w:date="2015-10-31T20:27:00Z">
        <w:r w:rsidRPr="008E1789" w:rsidDel="00616143">
          <w:rPr>
            <w:rFonts w:asciiTheme="majorBidi" w:eastAsia="Times New Roman" w:hAnsiTheme="majorBidi" w:cstheme="majorBidi"/>
            <w:lang w:val="en-GB"/>
          </w:rPr>
          <w:delText xml:space="preserve">the genus </w:delText>
        </w:r>
      </w:del>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obtained first by pressure extraction from the kernels of cotton seeds</w:t>
      </w:r>
      <w:ins w:id="19452" w:author="Jane Shaw" w:date="2015-10-31T20:27:00Z">
        <w:r w:rsidR="00616143">
          <w:rPr>
            <w:rFonts w:asciiTheme="majorBidi" w:eastAsia="Times New Roman" w:hAnsiTheme="majorBidi" w:cstheme="majorBidi"/>
            <w:lang w:val="en-GB"/>
          </w:rPr>
          <w:t>.</w:t>
        </w:r>
      </w:ins>
      <w:del w:id="19453" w:author="Jane Shaw" w:date="2015-10-31T20:27: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ins w:id="19454" w:author="Jane Shaw" w:date="2015-10-31T20:27:00Z">
        <w:r w:rsidR="00616143">
          <w:rPr>
            <w:rFonts w:asciiTheme="majorBidi" w:eastAsia="Times New Roman" w:hAnsiTheme="majorBidi" w:cstheme="majorBidi"/>
            <w:lang w:val="en-GB"/>
          </w:rPr>
          <w:t xml:space="preserve">It is </w:t>
        </w:r>
      </w:ins>
      <w:r w:rsidRPr="008E1789">
        <w:rPr>
          <w:rFonts w:asciiTheme="majorBidi" w:eastAsia="Times New Roman" w:hAnsiTheme="majorBidi" w:cstheme="majorBidi"/>
          <w:lang w:val="en-GB"/>
        </w:rPr>
        <w:t xml:space="preserve">used mainly as a food but also in industry. The pure refined oil is of great value as a salad or cooking oil and for making margarine and lard substitutes. The residue from the extraction process is then exposed to a solvent. </w:t>
      </w:r>
    </w:p>
    <w:p w14:paraId="7D8B57E3" w14:textId="06B5A88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2560 </w:t>
      </w:r>
      <w:ins w:id="19455" w:author="Jane Shaw" w:date="2015-10-31T20:28:00Z">
        <w:r w:rsidR="00616143">
          <w:rPr>
            <w:rFonts w:asciiTheme="majorBidi" w:hAnsiTheme="majorBidi" w:cstheme="majorBidi"/>
            <w:lang w:val="en-GB"/>
          </w:rPr>
          <w:t>–</w:t>
        </w:r>
      </w:ins>
      <w:del w:id="19456" w:author="Jane Shaw" w:date="2015-10-31T20:28:00Z">
        <w:r w:rsidRPr="008E1789" w:rsidDel="00616143">
          <w:rPr>
            <w:rFonts w:asciiTheme="majorBidi" w:hAnsiTheme="majorBidi" w:cstheme="majorBidi"/>
            <w:lang w:val="en-GB"/>
          </w:rPr>
          <w:delText>-</w:delText>
        </w:r>
      </w:del>
      <w:r w:rsidRPr="008E1789">
        <w:rPr>
          <w:rFonts w:asciiTheme="majorBidi" w:hAnsiTheme="majorBidi" w:cstheme="majorBidi"/>
          <w:lang w:val="en-GB"/>
        </w:rPr>
        <w:t xml:space="preserve"> Coconut</w:t>
      </w:r>
      <w:del w:id="19457" w:author="Jane Shaw" w:date="2015-10-31T20:28:00Z">
        <w:r w:rsidRPr="008E1789" w:rsidDel="00616143">
          <w:rPr>
            <w:rFonts w:asciiTheme="majorBidi" w:hAnsiTheme="majorBidi" w:cstheme="majorBidi"/>
            <w:lang w:val="en-GB"/>
          </w:rPr>
          <w:delText>s</w:delText>
        </w:r>
      </w:del>
      <w:r w:rsidRPr="008E1789">
        <w:rPr>
          <w:rFonts w:asciiTheme="majorBidi" w:hAnsiTheme="majorBidi" w:cstheme="majorBidi"/>
          <w:lang w:val="en-GB"/>
        </w:rPr>
        <w:t xml:space="preserve"> (</w:t>
      </w:r>
      <w:r w:rsidR="00616143" w:rsidRPr="008E1789">
        <w:rPr>
          <w:rFonts w:asciiTheme="majorBidi" w:hAnsiTheme="majorBidi" w:cstheme="majorBidi"/>
          <w:lang w:val="en-GB"/>
        </w:rPr>
        <w:t>including copra</w:t>
      </w:r>
      <w:r w:rsidRPr="008E1789">
        <w:rPr>
          <w:rFonts w:asciiTheme="majorBidi" w:hAnsiTheme="majorBidi" w:cstheme="majorBidi"/>
          <w:lang w:val="en-GB"/>
        </w:rPr>
        <w:t>)</w:t>
      </w:r>
    </w:p>
    <w:p w14:paraId="65B78810" w14:textId="42B5B96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458" w:author="Jane Shaw" w:date="2015-10-31T20:28: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coconut</w:t>
      </w:r>
      <w:del w:id="19459" w:author="Jane Shaw" w:date="2015-10-31T20:28:00Z">
        <w:r w:rsidRPr="008E1789" w:rsidDel="00616143">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(01460)</w:t>
      </w:r>
      <w:ins w:id="19460" w:author="Jane Shaw" w:date="2015-10-31T20:28:00Z">
        <w:r w:rsidR="00616143">
          <w:rPr>
            <w:rFonts w:asciiTheme="majorBidi" w:eastAsia="Times New Roman" w:hAnsiTheme="majorBidi" w:cstheme="majorBidi"/>
            <w:lang w:val="en-GB"/>
          </w:rPr>
          <w:t>;</w:t>
        </w:r>
      </w:ins>
      <w:del w:id="19461" w:author="Jane Shaw" w:date="2015-10-31T20:28: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copra (01492)</w:t>
      </w:r>
      <w:ins w:id="19462" w:author="Jane Shaw" w:date="2015-10-31T20:28:00Z">
        <w:r w:rsidR="0061614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the following processed products expressed in terms of primary equivalent: coconuts desiccated (21429.07).</w:t>
      </w:r>
    </w:p>
    <w:p w14:paraId="4CEBBD88" w14:textId="0A2DDA0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w:t>
      </w:r>
      <w:del w:id="19463" w:author="Jane Shaw" w:date="2015-10-31T20:28:00Z">
        <w:r w:rsidRPr="008E1789" w:rsidDel="00616143">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w:t>
      </w:r>
      <w:r w:rsidR="00616143" w:rsidRPr="008E1789">
        <w:rPr>
          <w:rFonts w:asciiTheme="majorBidi" w:eastAsia="Times New Roman" w:hAnsiTheme="majorBidi" w:cstheme="majorBidi"/>
          <w:lang w:val="en-GB"/>
        </w:rPr>
        <w:t xml:space="preserve">husked </w:t>
      </w:r>
      <w:r w:rsidRPr="008E1789">
        <w:rPr>
          <w:rFonts w:asciiTheme="majorBidi" w:eastAsia="Times New Roman" w:hAnsiTheme="majorBidi" w:cstheme="majorBidi"/>
          <w:lang w:val="en-GB"/>
        </w:rPr>
        <w:t xml:space="preserve">coconut), in shell, including meat, </w:t>
      </w:r>
      <w:del w:id="19464" w:author="Jane Shaw" w:date="2015-10-31T20:29:00Z">
        <w:r w:rsidRPr="008E1789" w:rsidDel="00616143">
          <w:rPr>
            <w:rFonts w:asciiTheme="majorBidi" w:eastAsia="Times New Roman" w:hAnsiTheme="majorBidi" w:cstheme="majorBidi"/>
            <w:lang w:val="en-GB"/>
          </w:rPr>
          <w:delText xml:space="preserve">coconut, </w:delText>
        </w:r>
      </w:del>
      <w:r w:rsidRPr="008E1789">
        <w:rPr>
          <w:rFonts w:asciiTheme="majorBidi" w:eastAsia="Times New Roman" w:hAnsiTheme="majorBidi" w:cstheme="majorBidi"/>
          <w:lang w:val="en-GB"/>
        </w:rPr>
        <w:t xml:space="preserve">fresh, whether </w:t>
      </w:r>
      <w:del w:id="19465" w:author="Jane Shaw" w:date="2015-10-31T20:29:00Z">
        <w:r w:rsidRPr="008E1789" w:rsidDel="00616143">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shredded</w:t>
      </w:r>
      <w:ins w:id="19466" w:author="Jane Shaw" w:date="2015-10-31T20:29:00Z">
        <w:r w:rsidR="00616143">
          <w:rPr>
            <w:rFonts w:asciiTheme="majorBidi" w:eastAsia="Times New Roman" w:hAnsiTheme="majorBidi" w:cstheme="majorBidi"/>
            <w:lang w:val="en-GB"/>
          </w:rPr>
          <w:t xml:space="preserve"> or unshredded</w:t>
        </w:r>
      </w:ins>
      <w:r w:rsidRPr="008E1789">
        <w:rPr>
          <w:rFonts w:asciiTheme="majorBidi" w:eastAsia="Times New Roman" w:hAnsiTheme="majorBidi" w:cstheme="majorBidi"/>
          <w:lang w:val="en-GB"/>
        </w:rPr>
        <w:t xml:space="preserve">, covered by the endocarp, while </w:t>
      </w:r>
      <w:ins w:id="19467" w:author="Jane Shaw" w:date="2015-10-31T20:30:00Z">
        <w:r w:rsidR="00616143">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exocarp (</w:t>
      </w:r>
      <w:del w:id="19468" w:author="Jane Shaw" w:date="2015-10-31T20:30:00Z">
        <w:r w:rsidRPr="008E1789" w:rsidDel="00616143">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smooth outer skin) and mesocarp (</w:t>
      </w:r>
      <w:del w:id="19469" w:author="Jane Shaw" w:date="2015-10-31T20:30:00Z">
        <w:r w:rsidRPr="008E1789" w:rsidDel="00616143">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 xml:space="preserve">fibrous covering) are removed. Immature nuts contain a milky juice that is consumed as a refreshing drink. Mature nuts are consumed </w:t>
      </w:r>
      <w:del w:id="19470" w:author="Jane Shaw" w:date="2015-10-31T20:30:00Z">
        <w:r w:rsidRPr="008E1789" w:rsidDel="00616143">
          <w:rPr>
            <w:rFonts w:asciiTheme="majorBidi" w:eastAsia="Times New Roman" w:hAnsiTheme="majorBidi" w:cstheme="majorBidi"/>
            <w:lang w:val="en-GB"/>
          </w:rPr>
          <w:delText>as such</w:delText>
        </w:r>
      </w:del>
      <w:ins w:id="19471" w:author="Jane Shaw" w:date="2015-10-31T20:30:00Z">
        <w:r w:rsidR="00616143">
          <w:rPr>
            <w:rFonts w:asciiTheme="majorBidi" w:eastAsia="Times New Roman" w:hAnsiTheme="majorBidi" w:cstheme="majorBidi"/>
            <w:lang w:val="en-GB"/>
          </w:rPr>
          <w:t>unprocessed</w:t>
        </w:r>
      </w:ins>
      <w:r w:rsidRPr="008E1789">
        <w:rPr>
          <w:rFonts w:asciiTheme="majorBidi" w:eastAsia="Times New Roman" w:hAnsiTheme="majorBidi" w:cstheme="majorBidi"/>
          <w:lang w:val="en-GB"/>
        </w:rPr>
        <w:t xml:space="preserve">, or </w:t>
      </w:r>
      <w:ins w:id="19472" w:author="Jane Shaw" w:date="2015-10-31T20:30:00Z">
        <w:r w:rsidR="00616143">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processed for copra or desiccated coconut. The flesh, from which copra/oil is extracted, constitutes 40</w:t>
      </w:r>
      <w:ins w:id="19473" w:author="Jane Shaw" w:date="2015-10-31T20:30:00Z">
        <w:r w:rsidR="00616143">
          <w:rPr>
            <w:rFonts w:asciiTheme="majorBidi" w:eastAsia="Times New Roman" w:hAnsiTheme="majorBidi" w:cstheme="majorBidi"/>
            <w:lang w:val="en-GB"/>
          </w:rPr>
          <w:t>–</w:t>
        </w:r>
      </w:ins>
      <w:del w:id="19474" w:author="Jane Shaw" w:date="2015-10-31T20:30:00Z">
        <w:r w:rsidRPr="008E1789" w:rsidDel="0061614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70</w:t>
      </w:r>
      <w:del w:id="19475" w:author="Jane Shaw" w:date="2015-10-22T19:08:00Z">
        <w:r w:rsidRPr="008E1789" w:rsidDel="004414AA">
          <w:rPr>
            <w:rFonts w:asciiTheme="majorBidi" w:eastAsia="Times New Roman" w:hAnsiTheme="majorBidi" w:cstheme="majorBidi"/>
            <w:lang w:val="en-GB"/>
          </w:rPr>
          <w:delText>%</w:delText>
        </w:r>
      </w:del>
      <w:ins w:id="19476"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weight of the husked coconut. The oil content is about 36</w:t>
      </w:r>
      <w:del w:id="19477" w:author="Jane Shaw" w:date="2015-10-22T19:08:00Z">
        <w:r w:rsidRPr="008E1789" w:rsidDel="004414AA">
          <w:rPr>
            <w:rFonts w:asciiTheme="majorBidi" w:eastAsia="Times New Roman" w:hAnsiTheme="majorBidi" w:cstheme="majorBidi"/>
            <w:lang w:val="en-GB"/>
          </w:rPr>
          <w:delText>%</w:delText>
        </w:r>
      </w:del>
      <w:ins w:id="19478"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 flesh.</w:t>
      </w:r>
    </w:p>
    <w:p w14:paraId="0AD2DD95" w14:textId="188CFEC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w:t>
      </w:r>
      <w:ins w:id="19479" w:author="Jane Shaw" w:date="2015-10-31T20:31:00Z">
        <w:r w:rsidR="0061614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19480" w:author="Jane Shaw" w:date="2015-10-31T20:31:00Z">
        <w:r w:rsidRPr="008E1789" w:rsidDel="00616143">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it is unsuitable for human consumption.</w:t>
      </w:r>
    </w:p>
    <w:p w14:paraId="568B4211" w14:textId="77777777" w:rsidR="00EB7AF1" w:rsidRPr="008E1789" w:rsidRDefault="00EB7AF1" w:rsidP="00C500F7">
      <w:pPr>
        <w:jc w:val="both"/>
        <w:rPr>
          <w:rFonts w:asciiTheme="majorBidi" w:hAnsiTheme="majorBidi" w:cstheme="majorBidi"/>
          <w:lang w:val="en-GB"/>
        </w:rPr>
      </w:pPr>
    </w:p>
    <w:p w14:paraId="37727512" w14:textId="2497DE61"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2561 – Sesame</w:t>
      </w:r>
      <w:ins w:id="19481" w:author="Jane Shaw" w:date="2015-10-31T20:32:00Z">
        <w:r w:rsidR="007234DC">
          <w:rPr>
            <w:rFonts w:asciiTheme="majorBidi" w:hAnsiTheme="majorBidi" w:cstheme="majorBidi"/>
            <w:lang w:val="en-GB"/>
          </w:rPr>
          <w:t xml:space="preserve"> </w:t>
        </w:r>
      </w:ins>
      <w:r w:rsidRPr="008E1789">
        <w:rPr>
          <w:rFonts w:asciiTheme="majorBidi" w:hAnsiTheme="majorBidi" w:cstheme="majorBidi"/>
          <w:lang w:val="en-GB"/>
        </w:rPr>
        <w:t>seed</w:t>
      </w:r>
    </w:p>
    <w:p w14:paraId="3D0206C9" w14:textId="713AF0B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482" w:author="Jane Shaw" w:date="2015-10-31T20:32: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sesame</w:t>
      </w:r>
      <w:ins w:id="19483" w:author="Jane Shaw" w:date="2015-10-31T20:32: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seed (01444).</w:t>
      </w:r>
    </w:p>
    <w:p w14:paraId="11CB1F4B" w14:textId="1036CA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ins w:id="19484" w:author="Jane Shaw" w:date="2015-10-31T20:32: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 xml:space="preserve">whether </w:t>
      </w:r>
      <w:del w:id="19485" w:author="Jane Shaw" w:date="2015-10-31T20:32:00Z">
        <w:r w:rsidRPr="008E1789" w:rsidDel="007234DC">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broken</w:t>
      </w:r>
      <w:ins w:id="19486" w:author="Jane Shaw" w:date="2015-10-31T20:32:00Z">
        <w:r w:rsidR="007234DC">
          <w:rPr>
            <w:rFonts w:asciiTheme="majorBidi" w:eastAsia="Times New Roman" w:hAnsiTheme="majorBidi" w:cstheme="majorBidi"/>
            <w:lang w:val="en-GB"/>
          </w:rPr>
          <w:t xml:space="preserve"> or unbroken</w:t>
        </w:r>
      </w:ins>
      <w:r w:rsidRPr="008E1789">
        <w:rPr>
          <w:rFonts w:asciiTheme="majorBidi" w:eastAsia="Times New Roman" w:hAnsiTheme="majorBidi" w:cstheme="majorBidi"/>
          <w:lang w:val="en-GB"/>
        </w:rPr>
        <w:t xml:space="preserve">, </w:t>
      </w:r>
      <w:ins w:id="19487" w:author="Jane Shaw" w:date="2015-10-31T20:32:00Z">
        <w:r w:rsidR="007234DC">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valued for its oil, but also as a food, either raw or roasted, </w:t>
      </w:r>
      <w:del w:id="19488" w:author="Jane Shaw" w:date="2015-10-31T20:33:00Z">
        <w:r w:rsidRPr="008E1789" w:rsidDel="007234DC">
          <w:rPr>
            <w:rFonts w:asciiTheme="majorBidi" w:eastAsia="Times New Roman" w:hAnsiTheme="majorBidi" w:cstheme="majorBidi"/>
            <w:lang w:val="en-GB"/>
          </w:rPr>
          <w:delText xml:space="preserve">as well as </w:delText>
        </w:r>
      </w:del>
      <w:ins w:id="19489" w:author="Jane Shaw" w:date="2015-10-31T20:33:00Z">
        <w:r w:rsidR="007234DC">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in bakery products and other food preparations.</w:t>
      </w:r>
    </w:p>
    <w:p w14:paraId="387C44A8" w14:textId="21A953EC"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2576 </w:t>
      </w:r>
      <w:ins w:id="19490" w:author="Jane Shaw" w:date="2015-10-31T20:33:00Z">
        <w:r w:rsidR="007234DC">
          <w:rPr>
            <w:rFonts w:asciiTheme="majorBidi" w:hAnsiTheme="majorBidi" w:cstheme="majorBidi"/>
            <w:lang w:val="en-GB"/>
          </w:rPr>
          <w:t>–</w:t>
        </w:r>
      </w:ins>
      <w:del w:id="19491" w:author="Jane Shaw" w:date="2015-10-31T20:33:00Z">
        <w:r w:rsidRPr="008E1789" w:rsidDel="007234DC">
          <w:rPr>
            <w:rFonts w:asciiTheme="majorBidi" w:hAnsiTheme="majorBidi" w:cstheme="majorBidi"/>
            <w:lang w:val="en-GB"/>
          </w:rPr>
          <w:delText>-</w:delText>
        </w:r>
      </w:del>
      <w:r w:rsidRPr="008E1789">
        <w:rPr>
          <w:rFonts w:asciiTheme="majorBidi" w:hAnsiTheme="majorBidi" w:cstheme="majorBidi"/>
          <w:lang w:val="en-GB"/>
        </w:rPr>
        <w:t xml:space="preserve"> Palm</w:t>
      </w:r>
      <w:ins w:id="19492" w:author="Jane Shaw" w:date="2015-10-31T20:33:00Z">
        <w:r w:rsidR="007234DC">
          <w:rPr>
            <w:rFonts w:asciiTheme="majorBidi" w:hAnsiTheme="majorBidi" w:cstheme="majorBidi"/>
            <w:lang w:val="en-GB"/>
          </w:rPr>
          <w:t xml:space="preserve"> </w:t>
        </w:r>
      </w:ins>
      <w:r w:rsidRPr="008E1789">
        <w:rPr>
          <w:rFonts w:asciiTheme="majorBidi" w:hAnsiTheme="majorBidi" w:cstheme="majorBidi"/>
          <w:lang w:val="en-GB"/>
        </w:rPr>
        <w:t>kernel oil</w:t>
      </w:r>
    </w:p>
    <w:p w14:paraId="1262B4A8" w14:textId="7805425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493" w:author="Jane Shaw" w:date="2015-10-31T20:33: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palm</w:t>
      </w:r>
      <w:ins w:id="19494" w:author="Jane Shaw" w:date="2015-10-31T20:33: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kernel oil (21691.14).</w:t>
      </w:r>
    </w:p>
    <w:p w14:paraId="6FB9396A" w14:textId="1FDA890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w:t>
      </w:r>
      <w:ins w:id="19495" w:author="Jane Shaw" w:date="2015-10-31T20:33: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kernel oil, </w:t>
      </w:r>
      <w:del w:id="19496" w:author="Jane Shaw" w:date="2015-10-31T20:35:00Z">
        <w:r w:rsidRPr="008E1789" w:rsidDel="007234DC">
          <w:rPr>
            <w:rFonts w:asciiTheme="majorBidi" w:eastAsia="Times New Roman" w:hAnsiTheme="majorBidi" w:cstheme="majorBidi"/>
            <w:lang w:val="en-GB"/>
          </w:rPr>
          <w:delText xml:space="preserve">obtained </w:delText>
        </w:r>
      </w:del>
      <w:r w:rsidRPr="008E1789">
        <w:rPr>
          <w:rFonts w:asciiTheme="majorBidi" w:eastAsia="Times New Roman" w:hAnsiTheme="majorBidi" w:cstheme="majorBidi"/>
          <w:lang w:val="en-GB"/>
        </w:rPr>
        <w:t xml:space="preserve">mainly </w:t>
      </w:r>
      <w:ins w:id="19497" w:author="Jane Shaw" w:date="2015-10-31T20:35:00Z">
        <w:r w:rsidR="007234DC">
          <w:rPr>
            <w:rFonts w:asciiTheme="majorBidi" w:eastAsia="Times New Roman" w:hAnsiTheme="majorBidi" w:cstheme="majorBidi"/>
            <w:lang w:val="en-GB"/>
          </w:rPr>
          <w:t xml:space="preserve">from </w:t>
        </w:r>
      </w:ins>
      <w:del w:id="19498" w:author="Jane Shaw" w:date="2015-10-31T20:35:00Z">
        <w:r w:rsidRPr="008E1789" w:rsidDel="007234DC">
          <w:rPr>
            <w:rFonts w:asciiTheme="majorBidi" w:eastAsia="Times New Roman" w:hAnsiTheme="majorBidi" w:cstheme="majorBidi"/>
            <w:lang w:val="en-GB"/>
          </w:rPr>
          <w:delText>from the African oil</w:delText>
        </w:r>
      </w:del>
      <w:del w:id="19499" w:author="Jane Shaw" w:date="2015-10-31T20:33:00Z">
        <w:r w:rsidRPr="008E1789" w:rsidDel="007234DC">
          <w:rPr>
            <w:rFonts w:asciiTheme="majorBidi" w:eastAsia="Times New Roman" w:hAnsiTheme="majorBidi" w:cstheme="majorBidi"/>
            <w:lang w:val="en-GB"/>
          </w:rPr>
          <w:delText xml:space="preserve"> </w:delText>
        </w:r>
      </w:del>
      <w:del w:id="19500" w:author="Jane Shaw" w:date="2015-10-31T20:35:00Z">
        <w:r w:rsidRPr="008E1789" w:rsidDel="007234DC">
          <w:rPr>
            <w:rFonts w:asciiTheme="majorBidi" w:eastAsia="Times New Roman" w:hAnsiTheme="majorBidi" w:cstheme="majorBidi"/>
            <w:lang w:val="en-GB"/>
          </w:rPr>
          <w:delText xml:space="preserve">palm </w:delText>
        </w:r>
      </w:del>
      <w:r w:rsidRPr="008E1789">
        <w:rPr>
          <w:rFonts w:asciiTheme="majorBidi" w:eastAsia="Times New Roman" w:hAnsiTheme="majorBidi" w:cstheme="majorBidi"/>
          <w:i/>
          <w:iCs/>
          <w:lang w:val="en-GB"/>
        </w:rPr>
        <w:t>Elaeis guineensis</w:t>
      </w:r>
      <w:ins w:id="19501" w:author="Jane Shaw" w:date="2015-10-31T20:35:00Z">
        <w:r w:rsidR="007234DC">
          <w:rPr>
            <w:rFonts w:asciiTheme="majorBidi" w:eastAsia="Times New Roman" w:hAnsiTheme="majorBidi" w:cstheme="majorBidi"/>
            <w:i/>
            <w:iCs/>
            <w:lang w:val="en-GB"/>
          </w:rPr>
          <w:t xml:space="preserve"> </w:t>
        </w:r>
        <w:r w:rsidR="007234DC" w:rsidRPr="007234DC">
          <w:rPr>
            <w:rFonts w:asciiTheme="majorBidi" w:eastAsia="Times New Roman" w:hAnsiTheme="majorBidi" w:cstheme="majorBidi"/>
            <w:iCs/>
            <w:lang w:val="en-GB"/>
            <w:rPrChange w:id="19502" w:author="Jane Shaw" w:date="2015-10-31T20:35:00Z">
              <w:rPr>
                <w:rFonts w:asciiTheme="majorBidi" w:eastAsia="Times New Roman" w:hAnsiTheme="majorBidi" w:cstheme="majorBidi"/>
                <w:i/>
                <w:iCs/>
                <w:lang w:val="en-GB"/>
              </w:rPr>
            </w:rPrChange>
          </w:rPr>
          <w:t>(</w:t>
        </w:r>
        <w:r w:rsidR="007234DC" w:rsidRPr="008E1789">
          <w:rPr>
            <w:rFonts w:asciiTheme="majorBidi" w:eastAsia="Times New Roman" w:hAnsiTheme="majorBidi" w:cstheme="majorBidi"/>
            <w:lang w:val="en-GB"/>
          </w:rPr>
          <w:t>African oil</w:t>
        </w:r>
        <w:r w:rsidR="007234DC">
          <w:rPr>
            <w:rFonts w:asciiTheme="majorBidi" w:eastAsia="Times New Roman" w:hAnsiTheme="majorBidi" w:cstheme="majorBidi"/>
            <w:lang w:val="en-GB"/>
          </w:rPr>
          <w:t>-</w:t>
        </w:r>
        <w:r w:rsidR="007234DC"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w:t>
        </w:r>
      </w:ins>
      <w:r w:rsidRPr="008E1789">
        <w:rPr>
          <w:rFonts w:asciiTheme="majorBidi" w:eastAsia="Times New Roman" w:hAnsiTheme="majorBidi" w:cstheme="majorBidi"/>
          <w:lang w:val="en-GB"/>
        </w:rPr>
        <w:t>, obtained from the kernel of the nut of the fruit</w:t>
      </w:r>
      <w:del w:id="19503" w:author="Jane Shaw" w:date="2015-10-31T20:36:00Z">
        <w:r w:rsidRPr="008E1789" w:rsidDel="007234DC">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w:t>
      </w:r>
      <w:del w:id="19504" w:author="Jane Shaw" w:date="2015-10-31T20:36:00Z">
        <w:r w:rsidRPr="008E1789" w:rsidDel="007234DC">
          <w:rPr>
            <w:rFonts w:asciiTheme="majorBidi" w:eastAsia="Times New Roman" w:hAnsiTheme="majorBidi" w:cstheme="majorBidi"/>
            <w:lang w:val="en-GB"/>
          </w:rPr>
          <w:delText xml:space="preserve">of the </w:delText>
        </w:r>
      </w:del>
      <w:del w:id="19505" w:author="Jane Shaw" w:date="2015-10-31T20:34:00Z">
        <w:r w:rsidRPr="008E1789" w:rsidDel="007234DC">
          <w:rPr>
            <w:rFonts w:asciiTheme="majorBidi" w:eastAsia="Times New Roman" w:hAnsiTheme="majorBidi" w:cstheme="majorBidi"/>
            <w:lang w:val="en-GB"/>
          </w:rPr>
          <w:delText>oil p</w:delText>
        </w:r>
      </w:del>
      <w:del w:id="19506" w:author="Jane Shaw" w:date="2015-10-31T20:36:00Z">
        <w:r w:rsidRPr="008E1789" w:rsidDel="007234DC">
          <w:rPr>
            <w:rFonts w:asciiTheme="majorBidi" w:eastAsia="Times New Roman" w:hAnsiTheme="majorBidi" w:cstheme="majorBidi"/>
            <w:lang w:val="en-GB"/>
          </w:rPr>
          <w:delText xml:space="preserve">alm </w:delText>
        </w:r>
      </w:del>
      <w:r w:rsidRPr="008E1789">
        <w:rPr>
          <w:rFonts w:asciiTheme="majorBidi" w:eastAsia="Times New Roman" w:hAnsiTheme="majorBidi" w:cstheme="majorBidi"/>
          <w:lang w:val="en-GB"/>
        </w:rPr>
        <w:t xml:space="preserve">by pressure </w:t>
      </w:r>
      <w:ins w:id="19507" w:author="Jane Shaw" w:date="2015-10-31T20:36:00Z">
        <w:r w:rsidR="007234DC">
          <w:rPr>
            <w:rFonts w:asciiTheme="majorBidi" w:eastAsia="Times New Roman" w:hAnsiTheme="majorBidi" w:cstheme="majorBidi"/>
            <w:lang w:val="en-GB"/>
          </w:rPr>
          <w:t xml:space="preserve">extraction </w:t>
        </w:r>
      </w:ins>
      <w:r w:rsidRPr="008E1789">
        <w:rPr>
          <w:rFonts w:asciiTheme="majorBidi" w:eastAsia="Times New Roman" w:hAnsiTheme="majorBidi" w:cstheme="majorBidi"/>
          <w:lang w:val="en-GB"/>
        </w:rPr>
        <w:t>in two or three stages at different temperatures. Includ</w:t>
      </w:r>
      <w:ins w:id="19508" w:author="Jane Shaw" w:date="2015-10-31T20:36:00Z">
        <w:r w:rsidR="007234DC">
          <w:rPr>
            <w:rFonts w:asciiTheme="majorBidi" w:eastAsia="Times New Roman" w:hAnsiTheme="majorBidi" w:cstheme="majorBidi"/>
            <w:lang w:val="en-GB"/>
          </w:rPr>
          <w:t>es</w:t>
        </w:r>
      </w:ins>
      <w:del w:id="19509" w:author="Jane Shaw" w:date="2015-10-31T20:36:00Z">
        <w:r w:rsidRPr="008E1789" w:rsidDel="007234DC">
          <w:rPr>
            <w:rFonts w:asciiTheme="majorBidi" w:eastAsia="Times New Roman" w:hAnsiTheme="majorBidi" w:cstheme="majorBidi"/>
            <w:lang w:val="en-GB"/>
          </w:rPr>
          <w:delText>ing</w:delText>
        </w:r>
      </w:del>
      <w:r w:rsidRPr="008E1789">
        <w:rPr>
          <w:rFonts w:asciiTheme="majorBidi" w:eastAsia="Times New Roman" w:hAnsiTheme="majorBidi" w:cstheme="majorBidi"/>
          <w:lang w:val="en-GB"/>
        </w:rPr>
        <w:t xml:space="preserve"> oil of babassu kernels</w:t>
      </w:r>
      <w:ins w:id="19510" w:author="Jane Shaw" w:date="2015-10-31T20:36:00Z">
        <w:r w:rsidR="007234D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19511" w:author="Jane Shaw" w:date="2015-10-31T20:36:00Z">
        <w:r w:rsidRPr="008E1789" w:rsidDel="007234DC">
          <w:rPr>
            <w:rFonts w:asciiTheme="majorBidi" w:eastAsia="Times New Roman" w:hAnsiTheme="majorBidi" w:cstheme="majorBidi"/>
            <w:lang w:val="en-GB"/>
          </w:rPr>
          <w:delText xml:space="preserve">and, </w:delText>
        </w:r>
      </w:del>
      <w:ins w:id="19512" w:author="Jane Shaw" w:date="2015-10-31T20:36:00Z">
        <w:r w:rsidR="007234DC">
          <w:rPr>
            <w:rFonts w:asciiTheme="majorBidi" w:eastAsia="Times New Roman" w:hAnsiTheme="majorBidi" w:cstheme="majorBidi"/>
            <w:lang w:val="en-GB"/>
          </w:rPr>
          <w:t xml:space="preserve">It is </w:t>
        </w:r>
      </w:ins>
      <w:r w:rsidRPr="008E1789">
        <w:rPr>
          <w:rFonts w:asciiTheme="majorBidi" w:eastAsia="Times New Roman" w:hAnsiTheme="majorBidi" w:cstheme="majorBidi"/>
          <w:lang w:val="en-GB"/>
        </w:rPr>
        <w:t xml:space="preserve">used in the margarine and candy industries and </w:t>
      </w:r>
      <w:del w:id="19513" w:author="Jane Shaw" w:date="2015-10-31T20:37:00Z">
        <w:r w:rsidRPr="008E1789" w:rsidDel="007234DC">
          <w:rPr>
            <w:rFonts w:asciiTheme="majorBidi" w:eastAsia="Times New Roman" w:hAnsiTheme="majorBidi" w:cstheme="majorBidi"/>
            <w:lang w:val="en-GB"/>
          </w:rPr>
          <w:delText xml:space="preserve">in </w:delText>
        </w:r>
      </w:del>
      <w:r w:rsidRPr="008E1789">
        <w:rPr>
          <w:rFonts w:asciiTheme="majorBidi" w:eastAsia="Times New Roman" w:hAnsiTheme="majorBidi" w:cstheme="majorBidi"/>
          <w:lang w:val="en-GB"/>
        </w:rPr>
        <w:t>the manufacture of glycerol, shampoos, soap and candles.</w:t>
      </w:r>
    </w:p>
    <w:p w14:paraId="2FDC940A"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14:paraId="3C281947" w14:textId="3E8EF09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514" w:author="Jane Shaw" w:date="2015-10-31T20:37: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olives (01450) and the following processed products expressed in terms of primary equivalent: </w:t>
      </w:r>
      <w:r w:rsidR="007234DC" w:rsidRPr="008E1789">
        <w:rPr>
          <w:rFonts w:asciiTheme="majorBidi" w:eastAsia="Times New Roman" w:hAnsiTheme="majorBidi" w:cstheme="majorBidi"/>
          <w:lang w:val="en-GB"/>
        </w:rPr>
        <w:t xml:space="preserve">olive </w:t>
      </w:r>
      <w:r w:rsidRPr="008E1789">
        <w:rPr>
          <w:rFonts w:asciiTheme="majorBidi" w:eastAsia="Times New Roman" w:hAnsiTheme="majorBidi" w:cstheme="majorBidi"/>
          <w:lang w:val="en-GB"/>
        </w:rPr>
        <w:t>oil, crude (21671)</w:t>
      </w:r>
      <w:ins w:id="19515" w:author="Jane Shaw" w:date="2015-10-31T20:37:00Z">
        <w:r w:rsidR="007234DC">
          <w:rPr>
            <w:rFonts w:asciiTheme="majorBidi" w:eastAsia="Times New Roman" w:hAnsiTheme="majorBidi" w:cstheme="majorBidi"/>
            <w:lang w:val="en-GB"/>
          </w:rPr>
          <w:t>;</w:t>
        </w:r>
      </w:ins>
      <w:del w:id="19516" w:author="Jane Shaw" w:date="2015-10-31T20:37: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7234DC" w:rsidRPr="008E1789">
        <w:rPr>
          <w:rFonts w:asciiTheme="majorBidi" w:eastAsia="Times New Roman" w:hAnsiTheme="majorBidi" w:cstheme="majorBidi"/>
          <w:lang w:val="en-GB"/>
        </w:rPr>
        <w:t xml:space="preserve">olive </w:t>
      </w:r>
      <w:r w:rsidRPr="008E1789">
        <w:rPr>
          <w:rFonts w:asciiTheme="majorBidi" w:eastAsia="Times New Roman" w:hAnsiTheme="majorBidi" w:cstheme="majorBidi"/>
          <w:lang w:val="en-GB"/>
        </w:rPr>
        <w:t>oil, refined (21672)</w:t>
      </w:r>
      <w:ins w:id="19517" w:author="Jane Shaw" w:date="2015-10-31T20:37:00Z">
        <w:r w:rsidR="007234DC">
          <w:rPr>
            <w:rFonts w:asciiTheme="majorBidi" w:eastAsia="Times New Roman" w:hAnsiTheme="majorBidi" w:cstheme="majorBidi"/>
            <w:lang w:val="en-GB"/>
          </w:rPr>
          <w:t>;</w:t>
        </w:r>
      </w:ins>
      <w:del w:id="19518" w:author="Jane Shaw" w:date="2015-10-31T20:37: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7234DC" w:rsidRPr="008E1789">
        <w:rPr>
          <w:rFonts w:asciiTheme="majorBidi" w:eastAsia="Times New Roman" w:hAnsiTheme="majorBidi" w:cstheme="majorBidi"/>
          <w:lang w:val="en-GB"/>
        </w:rPr>
        <w:t xml:space="preserve">oil </w:t>
      </w:r>
      <w:r w:rsidRPr="008E1789">
        <w:rPr>
          <w:rFonts w:asciiTheme="majorBidi" w:eastAsia="Times New Roman" w:hAnsiTheme="majorBidi" w:cstheme="majorBidi"/>
          <w:lang w:val="en-GB"/>
        </w:rPr>
        <w:t>of olive residues (21673).</w:t>
      </w:r>
    </w:p>
    <w:p w14:paraId="695E83D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w:t>
      </w:r>
      <w:del w:id="19519" w:author="Jane Shaw" w:date="2015-10-31T20:37:00Z">
        <w:r w:rsidRPr="008E1789" w:rsidDel="007234DC">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table olives and olives for oil.</w:t>
      </w:r>
    </w:p>
    <w:p w14:paraId="69F5DC00" w14:textId="28A60504"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2570 </w:t>
      </w:r>
      <w:ins w:id="19520" w:author="Jane Shaw" w:date="2015-10-31T20:37:00Z">
        <w:r w:rsidR="007234DC">
          <w:rPr>
            <w:rFonts w:asciiTheme="majorBidi" w:hAnsiTheme="majorBidi" w:cstheme="majorBidi"/>
            <w:lang w:val="en-GB"/>
          </w:rPr>
          <w:t>–</w:t>
        </w:r>
      </w:ins>
      <w:del w:id="19521" w:author="Jane Shaw" w:date="2015-10-31T20:37:00Z">
        <w:r w:rsidRPr="008E1789" w:rsidDel="007234DC">
          <w:rPr>
            <w:rFonts w:asciiTheme="majorBidi" w:hAnsiTheme="majorBidi" w:cstheme="majorBidi"/>
            <w:lang w:val="en-GB"/>
          </w:rPr>
          <w:delText>-</w:delText>
        </w:r>
      </w:del>
      <w:r w:rsidRPr="008E1789">
        <w:rPr>
          <w:rFonts w:asciiTheme="majorBidi" w:hAnsiTheme="majorBidi" w:cstheme="majorBidi"/>
          <w:lang w:val="en-GB"/>
        </w:rPr>
        <w:t xml:space="preserve"> Oil</w:t>
      </w:r>
      <w:ins w:id="19522" w:author="Jane Shaw" w:date="2015-10-31T20:37:00Z">
        <w:r w:rsidR="007234DC">
          <w:rPr>
            <w:rFonts w:asciiTheme="majorBidi" w:hAnsiTheme="majorBidi" w:cstheme="majorBidi"/>
            <w:lang w:val="en-GB"/>
          </w:rPr>
          <w:t xml:space="preserve"> </w:t>
        </w:r>
      </w:ins>
      <w:r w:rsidRPr="008E1789">
        <w:rPr>
          <w:rFonts w:asciiTheme="majorBidi" w:hAnsiTheme="majorBidi" w:cstheme="majorBidi"/>
          <w:lang w:val="en-GB"/>
        </w:rPr>
        <w:t xml:space="preserve">crops, </w:t>
      </w:r>
      <w:r w:rsidR="007234DC" w:rsidRPr="008E1789">
        <w:rPr>
          <w:rFonts w:asciiTheme="majorBidi" w:hAnsiTheme="majorBidi" w:cstheme="majorBidi"/>
          <w:lang w:val="en-GB"/>
        </w:rPr>
        <w:t>other</w:t>
      </w:r>
    </w:p>
    <w:p w14:paraId="1805CB9C" w14:textId="3179CF0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523" w:author="Jane Shaw" w:date="2015-10-31T20:38:00Z">
        <w:r w:rsidRPr="008E1789" w:rsidDel="007234DC">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karit</w:t>
      </w:r>
      <w:ins w:id="19524" w:author="Jane Shaw" w:date="2015-10-31T20:38:00Z">
        <w:r w:rsidR="007234DC">
          <w:rPr>
            <w:rFonts w:asciiTheme="majorBidi" w:eastAsia="Times New Roman" w:hAnsiTheme="majorBidi" w:cstheme="majorBidi"/>
            <w:lang w:val="en-GB"/>
          </w:rPr>
          <w:t>é</w:t>
        </w:r>
      </w:ins>
      <w:del w:id="19525" w:author="Jane Shaw" w:date="2015-10-31T20:38:00Z">
        <w:r w:rsidRPr="008E1789" w:rsidDel="007234DC">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 nuts (01499.01)</w:t>
      </w:r>
      <w:ins w:id="19526" w:author="Jane Shaw" w:date="2015-10-31T20:38:00Z">
        <w:r w:rsidR="007234DC">
          <w:rPr>
            <w:rFonts w:asciiTheme="majorBidi" w:eastAsia="Times New Roman" w:hAnsiTheme="majorBidi" w:cstheme="majorBidi"/>
            <w:lang w:val="en-GB"/>
          </w:rPr>
          <w:t>;</w:t>
        </w:r>
      </w:ins>
      <w:del w:id="19527" w:author="Jane Shaw" w:date="2015-10-31T20:38: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castor beans (01447)</w:t>
      </w:r>
      <w:ins w:id="19528" w:author="Jane Shaw" w:date="2015-10-31T20:39:00Z">
        <w:r w:rsidR="007234DC">
          <w:rPr>
            <w:rFonts w:asciiTheme="majorBidi" w:eastAsia="Times New Roman" w:hAnsiTheme="majorBidi" w:cstheme="majorBidi"/>
            <w:lang w:val="en-GB"/>
          </w:rPr>
          <w:t>;</w:t>
        </w:r>
      </w:ins>
      <w:del w:id="19529"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tung nuts (01499.02)</w:t>
      </w:r>
      <w:ins w:id="19530" w:author="Jane Shaw" w:date="2015-10-31T20:39:00Z">
        <w:r w:rsidR="007234DC">
          <w:rPr>
            <w:rFonts w:asciiTheme="majorBidi" w:eastAsia="Times New Roman" w:hAnsiTheme="majorBidi" w:cstheme="majorBidi"/>
            <w:lang w:val="en-GB"/>
          </w:rPr>
          <w:t>;</w:t>
        </w:r>
      </w:ins>
      <w:del w:id="19531"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jojoba seeds (01499.03)</w:t>
      </w:r>
      <w:ins w:id="19532" w:author="Jane Shaw" w:date="2015-10-31T20:39:00Z">
        <w:r w:rsidR="007234DC">
          <w:rPr>
            <w:rFonts w:asciiTheme="majorBidi" w:eastAsia="Times New Roman" w:hAnsiTheme="majorBidi" w:cstheme="majorBidi"/>
            <w:lang w:val="en-GB"/>
          </w:rPr>
          <w:t>;</w:t>
        </w:r>
      </w:ins>
      <w:del w:id="19533"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safflower seed</w:t>
      </w:r>
      <w:ins w:id="19534" w:author="Jane Shaw" w:date="2015-10-31T20:40: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(01446)</w:t>
      </w:r>
      <w:ins w:id="19535" w:author="Jane Shaw" w:date="2015-10-31T20:39:00Z">
        <w:r w:rsidR="007234DC">
          <w:rPr>
            <w:rFonts w:asciiTheme="majorBidi" w:eastAsia="Times New Roman" w:hAnsiTheme="majorBidi" w:cstheme="majorBidi"/>
            <w:lang w:val="en-GB"/>
          </w:rPr>
          <w:t>;</w:t>
        </w:r>
      </w:ins>
      <w:del w:id="19536"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poppy seed</w:t>
      </w:r>
      <w:ins w:id="19537" w:author="Jane Shaw" w:date="2015-10-31T20:40: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(01448)</w:t>
      </w:r>
      <w:ins w:id="19538" w:author="Jane Shaw" w:date="2015-10-31T20:39:00Z">
        <w:r w:rsidR="007234DC">
          <w:rPr>
            <w:rFonts w:asciiTheme="majorBidi" w:eastAsia="Times New Roman" w:hAnsiTheme="majorBidi" w:cstheme="majorBidi"/>
            <w:lang w:val="en-GB"/>
          </w:rPr>
          <w:t>;</w:t>
        </w:r>
      </w:ins>
      <w:del w:id="19539"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melon</w:t>
      </w:r>
      <w:ins w:id="19540" w:author="Jane Shaw" w:date="2015-10-31T20:39: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seed</w:t>
      </w:r>
      <w:ins w:id="19541" w:author="Jane Shaw" w:date="2015-10-31T20:39: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(01449.01)</w:t>
      </w:r>
      <w:ins w:id="19542" w:author="Jane Shaw" w:date="2015-10-31T20:39:00Z">
        <w:r w:rsidR="007234DC">
          <w:rPr>
            <w:rFonts w:asciiTheme="majorBidi" w:eastAsia="Times New Roman" w:hAnsiTheme="majorBidi" w:cstheme="majorBidi"/>
            <w:lang w:val="en-GB"/>
          </w:rPr>
          <w:t>;</w:t>
        </w:r>
      </w:ins>
      <w:del w:id="19543"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tallow</w:t>
      </w:r>
      <w:ins w:id="19544" w:author="Jane Shaw" w:date="2015-10-31T20:39: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tree seeds (01499.04)</w:t>
      </w:r>
      <w:ins w:id="19545" w:author="Jane Shaw" w:date="2015-10-31T20:40:00Z">
        <w:r w:rsidR="007234DC">
          <w:rPr>
            <w:rFonts w:asciiTheme="majorBidi" w:eastAsia="Times New Roman" w:hAnsiTheme="majorBidi" w:cstheme="majorBidi"/>
            <w:lang w:val="en-GB"/>
          </w:rPr>
          <w:t>;</w:t>
        </w:r>
      </w:ins>
      <w:del w:id="19546" w:author="Jane Shaw" w:date="2015-10-31T20:40: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kapok fruit</w:t>
      </w:r>
      <w:ins w:id="19547" w:author="Jane Shaw" w:date="2015-10-31T20:40: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(01499.05)</w:t>
      </w:r>
      <w:ins w:id="19548" w:author="Jane Shaw" w:date="2015-10-31T20:39:00Z">
        <w:r w:rsidR="007234DC">
          <w:rPr>
            <w:rFonts w:asciiTheme="majorBidi" w:eastAsia="Times New Roman" w:hAnsiTheme="majorBidi" w:cstheme="majorBidi"/>
            <w:lang w:val="en-GB"/>
          </w:rPr>
          <w:t>;</w:t>
        </w:r>
      </w:ins>
      <w:del w:id="19549" w:author="Jane Shaw" w:date="2015-10-31T20:39: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linseed (01441)</w:t>
      </w:r>
      <w:ins w:id="19550" w:author="Jane Shaw" w:date="2015-10-31T20:41:00Z">
        <w:r w:rsidR="007234DC">
          <w:rPr>
            <w:rFonts w:asciiTheme="majorBidi" w:eastAsia="Times New Roman" w:hAnsiTheme="majorBidi" w:cstheme="majorBidi"/>
            <w:lang w:val="en-GB"/>
          </w:rPr>
          <w:t>;</w:t>
        </w:r>
      </w:ins>
      <w:del w:id="19551" w:author="Jane Shaw" w:date="2015-10-31T20:40: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hemp</w:t>
      </w:r>
      <w:ins w:id="19552" w:author="Jane Shaw" w:date="2015-10-31T20:41:00Z">
        <w:r w:rsidR="007234D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seed</w:t>
      </w:r>
      <w:ins w:id="19553" w:author="Jane Shaw" w:date="2015-10-31T20:41: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(01449.02), other oilseed</w:t>
      </w:r>
      <w:ins w:id="19554" w:author="Jane Shaw" w:date="2015-10-31T20:41: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w:t>
      </w:r>
      <w:del w:id="19555" w:author="Jane Shaw" w:date="2015-10-31T20:41:00Z">
        <w:r w:rsidRPr="008E1789" w:rsidDel="007234DC">
          <w:rPr>
            <w:rFonts w:asciiTheme="majorBidi" w:eastAsia="Times New Roman" w:hAnsiTheme="majorBidi" w:cstheme="majorBidi"/>
            <w:lang w:val="en-GB"/>
          </w:rPr>
          <w:delText xml:space="preserve">n.e.c. </w:delText>
        </w:r>
      </w:del>
      <w:ins w:id="19556" w:author="Jane Shaw" w:date="2015-10-31T20:41:00Z">
        <w:r w:rsidR="007234DC">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 xml:space="preserve">(01449.90), of </w:t>
      </w:r>
      <w:del w:id="19557" w:author="Jane Shaw" w:date="2015-10-31T20:41:00Z">
        <w:r w:rsidRPr="008E1789" w:rsidDel="007234DC">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kind</w:t>
      </w:r>
      <w:ins w:id="19558" w:author="Jane Shaw" w:date="2015-10-31T20:41:00Z">
        <w:r w:rsidR="007234DC">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used for the extraction of edible or industrial oils and fats</w:t>
      </w:r>
      <w:ins w:id="19559" w:author="Jane Shaw" w:date="2015-10-31T20:45:00Z">
        <w:r w:rsidR="007234DC">
          <w:rPr>
            <w:rFonts w:asciiTheme="majorBidi" w:eastAsia="Times New Roman" w:hAnsiTheme="majorBidi" w:cstheme="majorBidi"/>
            <w:lang w:val="en-GB"/>
          </w:rPr>
          <w:t>;</w:t>
        </w:r>
      </w:ins>
      <w:del w:id="19560" w:author="Jane Shaw" w:date="2015-10-31T20:45: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flour of oilseeds (21920</w:t>
      </w:r>
      <w:ins w:id="19561" w:author="Jane Shaw" w:date="2015-10-31T20:41:00Z">
        <w:r w:rsidR="007234D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ins w:id="19562" w:author="Jane Shaw" w:date="2015-10-31T20:42:00Z">
        <w:r w:rsidR="007234DC">
          <w:rPr>
            <w:rFonts w:asciiTheme="majorBidi" w:eastAsia="Times New Roman" w:hAnsiTheme="majorBidi" w:cstheme="majorBidi"/>
            <w:lang w:val="en-GB"/>
          </w:rPr>
          <w:t>–</w:t>
        </w:r>
      </w:ins>
      <w:del w:id="19563" w:author="Jane Shaw" w:date="2015-10-31T20:42: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flours and meals of oil</w:t>
      </w:r>
      <w:del w:id="19564" w:author="Jane Shaw" w:date="2015-10-31T20:45:00Z">
        <w:r w:rsidRPr="008E1789" w:rsidDel="007234DC">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seeds or oleaginous fruits, except those of mustard</w:t>
      </w:r>
      <w:del w:id="19565" w:author="Jane Shaw" w:date="2015-10-31T20:42:00Z">
        <w:r w:rsidRPr="008E1789" w:rsidDel="007234D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w:t>
      </w:r>
    </w:p>
    <w:p w14:paraId="3160F0D2" w14:textId="4034C84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Karit</w:t>
      </w:r>
      <w:ins w:id="19566" w:author="Jane Shaw" w:date="2015-10-31T20:46:00Z">
        <w:r w:rsidR="007234DC">
          <w:rPr>
            <w:rFonts w:asciiTheme="majorBidi" w:eastAsia="Times New Roman" w:hAnsiTheme="majorBidi" w:cstheme="majorBidi"/>
          </w:rPr>
          <w:t>é</w:t>
        </w:r>
      </w:ins>
      <w:del w:id="19567" w:author="Jane Shaw" w:date="2015-10-31T20:46:00Z">
        <w:r w:rsidRPr="008E1789" w:rsidDel="007234DC">
          <w:rPr>
            <w:rFonts w:asciiTheme="majorBidi" w:eastAsia="Times New Roman" w:hAnsiTheme="majorBidi" w:cstheme="majorBidi"/>
          </w:rPr>
          <w:delText>e</w:delText>
        </w:r>
      </w:del>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nuts </w:t>
      </w:r>
      <w:r w:rsidRPr="008E1789">
        <w:rPr>
          <w:rFonts w:asciiTheme="majorBidi" w:eastAsia="Times New Roman" w:hAnsiTheme="majorBidi" w:cstheme="majorBidi"/>
        </w:rPr>
        <w:t>(</w:t>
      </w:r>
      <w:del w:id="19568" w:author="Jane Shaw" w:date="2015-10-31T14:04:00Z">
        <w:r w:rsidRPr="008E1789" w:rsidDel="00857997">
          <w:rPr>
            <w:rFonts w:asciiTheme="majorBidi" w:eastAsia="Times New Roman" w:hAnsiTheme="majorBidi" w:cstheme="majorBidi"/>
          </w:rPr>
          <w:delText>Shean</w:delText>
        </w:r>
      </w:del>
      <w:ins w:id="19569" w:author="Jane Shaw" w:date="2015-10-31T14:04:00Z">
        <w:r w:rsidR="007234DC">
          <w:rPr>
            <w:rFonts w:asciiTheme="majorBidi" w:eastAsia="Times New Roman" w:hAnsiTheme="majorBidi" w:cstheme="majorBidi"/>
          </w:rPr>
          <w:t xml:space="preserve">shea </w:t>
        </w:r>
        <w:r w:rsidR="00857997">
          <w:rPr>
            <w:rFonts w:asciiTheme="majorBidi" w:eastAsia="Times New Roman" w:hAnsiTheme="majorBidi" w:cstheme="majorBidi"/>
          </w:rPr>
          <w:t>n</w:t>
        </w:r>
      </w:ins>
      <w:r w:rsidRPr="008E1789">
        <w:rPr>
          <w:rFonts w:asciiTheme="majorBidi" w:eastAsia="Times New Roman" w:hAnsiTheme="majorBidi" w:cstheme="majorBidi"/>
        </w:rPr>
        <w:t xml:space="preserve">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w:t>
      </w:r>
      <w:ins w:id="19570" w:author="Jane Shaw" w:date="2015-10-31T20:46:00Z">
        <w:r w:rsidR="007234DC">
          <w:rPr>
            <w:rFonts w:asciiTheme="majorBidi" w:eastAsia="Times New Roman" w:hAnsiTheme="majorBidi" w:cstheme="majorBidi"/>
          </w:rPr>
          <w:t>,</w:t>
        </w:r>
      </w:ins>
      <w:r w:rsidRPr="008E1789">
        <w:rPr>
          <w:rFonts w:asciiTheme="majorBidi" w:eastAsia="Times New Roman" w:hAnsiTheme="majorBidi" w:cstheme="majorBidi"/>
        </w:rPr>
        <w:t xml:space="preserve"> although the pulp around the nut is also edible.</w:t>
      </w:r>
    </w:p>
    <w:p w14:paraId="6F037743" w14:textId="18926779"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7234DC"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14:paraId="73033069" w14:textId="4D7B7C05"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w:t>
      </w:r>
      <w:r w:rsidR="007234DC" w:rsidRPr="008E1789">
        <w:rPr>
          <w:rFonts w:asciiTheme="majorBidi" w:eastAsia="Times New Roman" w:hAnsiTheme="majorBidi" w:cstheme="majorBidi"/>
        </w:rPr>
        <w:t>nuts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del w:id="19571" w:author="Jane Shaw" w:date="2015-10-31T20:46:00Z">
        <w:r w:rsidRPr="008E1789" w:rsidDel="007234DC">
          <w:rPr>
            <w:rFonts w:asciiTheme="majorBidi" w:eastAsia="Times New Roman" w:hAnsiTheme="majorBidi" w:cstheme="majorBidi"/>
            <w:i/>
            <w:iCs/>
          </w:rPr>
          <w:delText xml:space="preserve">Aleurites </w:delText>
        </w:r>
      </w:del>
      <w:ins w:id="19572" w:author="Jane Shaw" w:date="2015-10-31T20:46:00Z">
        <w:r w:rsidR="007234DC" w:rsidRPr="008E1789">
          <w:rPr>
            <w:rFonts w:asciiTheme="majorBidi" w:eastAsia="Times New Roman" w:hAnsiTheme="majorBidi" w:cstheme="majorBidi"/>
            <w:i/>
            <w:iCs/>
          </w:rPr>
          <w:t>A</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fordii</w:t>
      </w:r>
      <w:r w:rsidRPr="008E1789">
        <w:rPr>
          <w:rFonts w:asciiTheme="majorBidi" w:eastAsia="Times New Roman" w:hAnsiTheme="majorBidi" w:cstheme="majorBidi"/>
        </w:rPr>
        <w:t>, valued mainly for their oil.</w:t>
      </w:r>
    </w:p>
    <w:p w14:paraId="5C651BB6" w14:textId="7234262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w:t>
      </w:r>
      <w:del w:id="19573" w:author="Jane Shaw" w:date="2015-10-31T20:46:00Z">
        <w:r w:rsidRPr="008E1789" w:rsidDel="007234DC">
          <w:rPr>
            <w:rFonts w:asciiTheme="majorBidi" w:eastAsia="Times New Roman" w:hAnsiTheme="majorBidi" w:cstheme="majorBidi"/>
          </w:rPr>
          <w:delText xml:space="preserve">or </w:delText>
        </w:r>
      </w:del>
      <w:ins w:id="19574" w:author="Jane Shaw" w:date="2015-10-31T20:46:00Z">
        <w:r w:rsidR="007234DC">
          <w:rPr>
            <w:rFonts w:asciiTheme="majorBidi" w:eastAsia="Times New Roman" w:hAnsiTheme="majorBidi" w:cstheme="majorBidi"/>
          </w:rPr>
          <w:t xml:space="preserve">and </w:t>
        </w:r>
      </w:ins>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14:paraId="2DE500CA" w14:textId="738BC771"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Safflower seed</w:t>
      </w:r>
      <w:ins w:id="19575" w:author="Jane Shaw" w:date="2015-10-31T20:47:00Z">
        <w:r w:rsidR="007234DC">
          <w:rPr>
            <w:rFonts w:asciiTheme="majorBidi" w:eastAsia="Times New Roman" w:hAnsiTheme="majorBidi" w:cstheme="majorBidi"/>
          </w:rPr>
          <w:t>s</w:t>
        </w:r>
      </w:ins>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xml:space="preserve">, whether </w:t>
      </w:r>
      <w:del w:id="19576" w:author="Jane Shaw" w:date="2015-10-31T20:46:00Z">
        <w:r w:rsidRPr="008E1789" w:rsidDel="007234DC">
          <w:rPr>
            <w:rFonts w:asciiTheme="majorBidi" w:eastAsia="Times New Roman" w:hAnsiTheme="majorBidi" w:cstheme="majorBidi"/>
          </w:rPr>
          <w:delText xml:space="preserve">or not </w:delText>
        </w:r>
      </w:del>
      <w:r w:rsidRPr="008E1789">
        <w:rPr>
          <w:rFonts w:asciiTheme="majorBidi" w:eastAsia="Times New Roman" w:hAnsiTheme="majorBidi" w:cstheme="majorBidi"/>
        </w:rPr>
        <w:t>broken</w:t>
      </w:r>
      <w:ins w:id="19577" w:author="Jane Shaw" w:date="2015-10-31T20:46:00Z">
        <w:r w:rsidR="007234DC">
          <w:rPr>
            <w:rFonts w:asciiTheme="majorBidi" w:eastAsia="Times New Roman" w:hAnsiTheme="majorBidi" w:cstheme="majorBidi"/>
          </w:rPr>
          <w:t xml:space="preserve"> or unbroken</w:t>
        </w:r>
      </w:ins>
      <w:r w:rsidRPr="008E1789">
        <w:rPr>
          <w:rFonts w:asciiTheme="majorBidi" w:eastAsia="Times New Roman" w:hAnsiTheme="majorBidi" w:cstheme="majorBidi"/>
        </w:rPr>
        <w:t xml:space="preserve">, valued mainly for </w:t>
      </w:r>
      <w:del w:id="19578" w:author="Jane Shaw" w:date="2015-10-31T20:47:00Z">
        <w:r w:rsidRPr="008E1789" w:rsidDel="007234DC">
          <w:rPr>
            <w:rFonts w:asciiTheme="majorBidi" w:eastAsia="Times New Roman" w:hAnsiTheme="majorBidi" w:cstheme="majorBidi"/>
          </w:rPr>
          <w:delText xml:space="preserve">its </w:delText>
        </w:r>
      </w:del>
      <w:ins w:id="19579" w:author="Jane Shaw" w:date="2015-10-31T20:47:00Z">
        <w:r w:rsidR="007234DC">
          <w:rPr>
            <w:rFonts w:asciiTheme="majorBidi" w:eastAsia="Times New Roman" w:hAnsiTheme="majorBidi" w:cstheme="majorBidi"/>
          </w:rPr>
          <w:t xml:space="preserve">their </w:t>
        </w:r>
      </w:ins>
      <w:r w:rsidRPr="008E1789">
        <w:rPr>
          <w:rFonts w:asciiTheme="majorBidi" w:eastAsia="Times New Roman" w:hAnsiTheme="majorBidi" w:cstheme="majorBidi"/>
        </w:rPr>
        <w:t>oil. Minor uses include as a human food and as poultry feed.</w:t>
      </w:r>
    </w:p>
    <w:p w14:paraId="455C1FE5" w14:textId="546F341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Poppy seed</w:t>
      </w:r>
      <w:ins w:id="19580" w:author="Jane Shaw" w:date="2015-10-31T20:47:00Z">
        <w:r w:rsidR="007234DC">
          <w:rPr>
            <w:rFonts w:asciiTheme="majorBidi" w:eastAsia="Times New Roman" w:hAnsiTheme="majorBidi" w:cstheme="majorBidi"/>
          </w:rPr>
          <w:t>s</w:t>
        </w:r>
      </w:ins>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14:paraId="7A407E36" w14:textId="492EEBF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Melon</w:t>
      </w:r>
      <w:ins w:id="19581" w:author="Jane Shaw" w:date="2015-10-31T20:47:00Z">
        <w:r w:rsidR="007234DC">
          <w:rPr>
            <w:rFonts w:asciiTheme="majorBidi" w:eastAsia="Times New Roman" w:hAnsiTheme="majorBidi" w:cstheme="majorBidi"/>
          </w:rPr>
          <w:t xml:space="preserve"> </w:t>
        </w:r>
      </w:ins>
      <w:r w:rsidRPr="008E1789">
        <w:rPr>
          <w:rFonts w:asciiTheme="majorBidi" w:eastAsia="Times New Roman" w:hAnsiTheme="majorBidi" w:cstheme="majorBidi"/>
        </w:rPr>
        <w:t>seed</w:t>
      </w:r>
      <w:ins w:id="19582" w:author="Jane Shaw" w:date="2015-10-31T20:47:00Z">
        <w:r w:rsidR="007234DC">
          <w:rPr>
            <w:rFonts w:asciiTheme="majorBidi" w:eastAsia="Times New Roman" w:hAnsiTheme="majorBidi" w:cstheme="majorBidi"/>
          </w:rPr>
          <w:t>s</w:t>
        </w:r>
      </w:ins>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w:t>
      </w:r>
      <w:del w:id="19583" w:author="Jane Shaw" w:date="2015-10-31T20:47:00Z">
        <w:r w:rsidRPr="008E1789" w:rsidDel="007234DC">
          <w:rPr>
            <w:rFonts w:asciiTheme="majorBidi" w:eastAsia="Times New Roman" w:hAnsiTheme="majorBidi" w:cstheme="majorBidi"/>
          </w:rPr>
          <w:delText>s</w:delText>
        </w:r>
      </w:del>
      <w:r w:rsidRPr="008E1789">
        <w:rPr>
          <w:rFonts w:asciiTheme="majorBidi" w:eastAsia="Times New Roman" w:hAnsiTheme="majorBidi" w:cstheme="majorBidi"/>
        </w:rPr>
        <w:t xml:space="preserve"> seeds of other Cucurbitaceae.</w:t>
      </w:r>
    </w:p>
    <w:p w14:paraId="1736DEA6" w14:textId="1E06823F"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Tallow</w:t>
      </w:r>
      <w:ins w:id="19584" w:author="Jane Shaw" w:date="2015-10-31T20:47:00Z">
        <w:r w:rsidR="007234DC">
          <w:rPr>
            <w:rFonts w:asciiTheme="majorBidi" w:eastAsia="Times New Roman" w:hAnsiTheme="majorBidi" w:cstheme="majorBidi"/>
          </w:rPr>
          <w:t xml:space="preserve"> </w:t>
        </w:r>
      </w:ins>
      <w:r w:rsidRPr="008E1789">
        <w:rPr>
          <w:rFonts w:asciiTheme="majorBidi" w:eastAsia="Times New Roman" w:hAnsiTheme="majorBidi" w:cstheme="majorBidi"/>
        </w:rPr>
        <w:t xml:space="preserve">tree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Shorea aptera</w:t>
      </w:r>
      <w:ins w:id="19585" w:author="Jane Shaw" w:date="2015-10-31T20:47:00Z">
        <w:r w:rsidR="007234DC">
          <w:rPr>
            <w:rFonts w:asciiTheme="majorBidi" w:eastAsia="Times New Roman" w:hAnsiTheme="majorBidi" w:cstheme="majorBidi"/>
            <w:i/>
            <w:iCs/>
          </w:rPr>
          <w:t>,</w:t>
        </w:r>
      </w:ins>
      <w:del w:id="19586" w:author="Jane Shaw" w:date="2015-10-31T20:47:00Z">
        <w:r w:rsidRPr="008E1789" w:rsidDel="007234DC">
          <w:rPr>
            <w:rFonts w:asciiTheme="majorBidi" w:eastAsia="Times New Roman" w:hAnsiTheme="majorBidi" w:cstheme="majorBidi"/>
            <w:i/>
            <w:iCs/>
          </w:rPr>
          <w:delText>;</w:delText>
        </w:r>
      </w:del>
      <w:r w:rsidRPr="008E1789">
        <w:rPr>
          <w:rFonts w:asciiTheme="majorBidi" w:eastAsia="Times New Roman" w:hAnsiTheme="majorBidi" w:cstheme="majorBidi"/>
          <w:i/>
          <w:iCs/>
        </w:rPr>
        <w:t xml:space="preserve"> </w:t>
      </w:r>
      <w:del w:id="19587" w:author="Jane Shaw" w:date="2015-10-31T20:47:00Z">
        <w:r w:rsidRPr="008E1789" w:rsidDel="007234DC">
          <w:rPr>
            <w:rFonts w:asciiTheme="majorBidi" w:eastAsia="Times New Roman" w:hAnsiTheme="majorBidi" w:cstheme="majorBidi"/>
            <w:i/>
            <w:iCs/>
          </w:rPr>
          <w:delText xml:space="preserve">Shorea </w:delText>
        </w:r>
      </w:del>
      <w:ins w:id="19588" w:author="Jane Shaw" w:date="2015-10-31T20:47:00Z">
        <w:r w:rsidR="007234DC" w:rsidRPr="008E1789">
          <w:rPr>
            <w:rFonts w:asciiTheme="majorBidi" w:eastAsia="Times New Roman" w:hAnsiTheme="majorBidi" w:cstheme="majorBidi"/>
            <w:i/>
            <w:iCs/>
          </w:rPr>
          <w:t>S</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stenocarpa</w:t>
      </w:r>
      <w:r w:rsidRPr="008E1789">
        <w:rPr>
          <w:rFonts w:asciiTheme="majorBidi" w:eastAsia="Times New Roman" w:hAnsiTheme="majorBidi" w:cstheme="majorBidi"/>
        </w:rPr>
        <w:t xml:space="preserve"> (Borneo tallow tree)</w:t>
      </w:r>
      <w:ins w:id="19589" w:author="Jane Shaw" w:date="2015-10-31T20:48:00Z">
        <w:r w:rsidR="007234DC">
          <w:rPr>
            <w:rFonts w:asciiTheme="majorBidi" w:eastAsia="Times New Roman" w:hAnsiTheme="majorBidi" w:cstheme="majorBidi"/>
          </w:rPr>
          <w:t>,</w:t>
        </w:r>
      </w:ins>
      <w:r w:rsidRPr="008E1789">
        <w:rPr>
          <w:rFonts w:asciiTheme="majorBidi" w:eastAsia="Times New Roman" w:hAnsiTheme="majorBidi" w:cstheme="majorBidi"/>
        </w:rPr>
        <w:t xml:space="preserve"> </w:t>
      </w:r>
      <w:del w:id="19590" w:author="Jane Shaw" w:date="2015-10-31T20:48:00Z">
        <w:r w:rsidRPr="008E1789" w:rsidDel="007234DC">
          <w:rPr>
            <w:rFonts w:asciiTheme="majorBidi" w:eastAsia="Times New Roman" w:hAnsiTheme="majorBidi" w:cstheme="majorBidi"/>
          </w:rPr>
          <w:delText xml:space="preserve">and </w:delText>
        </w:r>
      </w:del>
      <w:r w:rsidRPr="008E1789">
        <w:rPr>
          <w:rFonts w:asciiTheme="majorBidi" w:eastAsia="Times New Roman" w:hAnsiTheme="majorBidi" w:cstheme="majorBidi"/>
          <w:i/>
          <w:iCs/>
        </w:rPr>
        <w:t>Sapium sebiferum</w:t>
      </w:r>
      <w:ins w:id="19591" w:author="Jane Shaw" w:date="2015-10-31T20:48:00Z">
        <w:r w:rsidR="007234DC">
          <w:rPr>
            <w:rFonts w:asciiTheme="majorBidi" w:eastAsia="Times New Roman" w:hAnsiTheme="majorBidi" w:cstheme="majorBidi"/>
            <w:i/>
            <w:iCs/>
          </w:rPr>
          <w:t>,</w:t>
        </w:r>
      </w:ins>
      <w:del w:id="19592" w:author="Jane Shaw" w:date="2015-10-31T20:48:00Z">
        <w:r w:rsidRPr="008E1789" w:rsidDel="007234DC">
          <w:rPr>
            <w:rFonts w:asciiTheme="majorBidi" w:eastAsia="Times New Roman" w:hAnsiTheme="majorBidi" w:cstheme="majorBidi"/>
            <w:i/>
            <w:iCs/>
          </w:rPr>
          <w:delText xml:space="preserve">; </w:delText>
        </w:r>
      </w:del>
      <w:ins w:id="19593" w:author="Jane Shaw" w:date="2015-10-31T20:48:00Z">
        <w:r w:rsidR="007234DC">
          <w:rPr>
            <w:rFonts w:asciiTheme="majorBidi" w:eastAsia="Times New Roman" w:hAnsiTheme="majorBidi" w:cstheme="majorBidi"/>
            <w:iCs/>
          </w:rPr>
          <w:t xml:space="preserve"> and </w:t>
        </w:r>
      </w:ins>
      <w:r w:rsidRPr="008E1789">
        <w:rPr>
          <w:rFonts w:asciiTheme="majorBidi" w:eastAsia="Times New Roman" w:hAnsiTheme="majorBidi" w:cstheme="majorBidi"/>
          <w:i/>
          <w:iCs/>
        </w:rPr>
        <w:t>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14:paraId="2F0831B1" w14:textId="2CC58CD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ins w:id="19594" w:author="Jane Shaw" w:date="2015-10-31T20:49:00Z">
        <w:r w:rsidR="007234DC">
          <w:rPr>
            <w:rFonts w:asciiTheme="majorBidi" w:eastAsia="Times New Roman" w:hAnsiTheme="majorBidi" w:cstheme="majorBidi"/>
          </w:rPr>
          <w:t xml:space="preserve"> </w:t>
        </w:r>
      </w:ins>
      <w:del w:id="19595" w:author="Jane Shaw" w:date="2015-10-31T20:49:00Z">
        <w:r w:rsidR="00EB7AF1" w:rsidRPr="008E1789" w:rsidDel="007234DC">
          <w:rPr>
            <w:rFonts w:asciiTheme="majorBidi" w:hAnsiTheme="majorBidi" w:cstheme="majorBidi"/>
          </w:rPr>
          <w:br/>
        </w:r>
        <w:r w:rsidRPr="008E1789" w:rsidDel="007234DC">
          <w:rPr>
            <w:rFonts w:asciiTheme="majorBidi" w:eastAsia="Times New Roman" w:hAnsiTheme="majorBidi" w:cstheme="majorBidi"/>
          </w:rPr>
          <w:delText xml:space="preserve">When in shell </w:delText>
        </w:r>
      </w:del>
      <w:r w:rsidR="007234DC" w:rsidRPr="008E1789">
        <w:rPr>
          <w:rFonts w:asciiTheme="majorBidi" w:eastAsia="Times New Roman" w:hAnsiTheme="majorBidi" w:cstheme="majorBidi"/>
        </w:rPr>
        <w:t xml:space="preserve">The </w:t>
      </w:r>
      <w:r w:rsidRPr="008E1789">
        <w:rPr>
          <w:rFonts w:asciiTheme="majorBidi" w:eastAsia="Times New Roman" w:hAnsiTheme="majorBidi" w:cstheme="majorBidi"/>
        </w:rPr>
        <w:t>soft shell is approximately 40</w:t>
      </w:r>
      <w:ins w:id="19596" w:author="Jane Shaw" w:date="2015-10-31T20:49:00Z">
        <w:r w:rsidR="007234DC">
          <w:rPr>
            <w:rFonts w:asciiTheme="majorBidi" w:eastAsia="Times New Roman" w:hAnsiTheme="majorBidi" w:cstheme="majorBidi"/>
          </w:rPr>
          <w:t>–</w:t>
        </w:r>
      </w:ins>
      <w:del w:id="19597" w:author="Jane Shaw" w:date="2015-10-31T20:49:00Z">
        <w:r w:rsidRPr="008E1789" w:rsidDel="007234DC">
          <w:rPr>
            <w:rFonts w:asciiTheme="majorBidi" w:eastAsia="Times New Roman" w:hAnsiTheme="majorBidi" w:cstheme="majorBidi"/>
          </w:rPr>
          <w:delText>-</w:delText>
        </w:r>
      </w:del>
      <w:r w:rsidRPr="008E1789">
        <w:rPr>
          <w:rFonts w:asciiTheme="majorBidi" w:eastAsia="Times New Roman" w:hAnsiTheme="majorBidi" w:cstheme="majorBidi"/>
        </w:rPr>
        <w:t>50</w:t>
      </w:r>
      <w:del w:id="19598" w:author="Jane Shaw" w:date="2015-10-22T19:08:00Z">
        <w:r w:rsidRPr="008E1789" w:rsidDel="004414AA">
          <w:rPr>
            <w:rFonts w:asciiTheme="majorBidi" w:eastAsia="Times New Roman" w:hAnsiTheme="majorBidi" w:cstheme="majorBidi"/>
          </w:rPr>
          <w:delText>%</w:delText>
        </w:r>
      </w:del>
      <w:ins w:id="19599" w:author="Jane Shaw" w:date="2015-10-22T19:08:00Z">
        <w:r w:rsidR="004414AA">
          <w:rPr>
            <w:rFonts w:asciiTheme="majorBidi" w:eastAsia="Times New Roman" w:hAnsiTheme="majorBidi" w:cstheme="majorBidi"/>
          </w:rPr>
          <w:t xml:space="preserve"> percent</w:t>
        </w:r>
      </w:ins>
      <w:r w:rsidRPr="008E1789">
        <w:rPr>
          <w:rFonts w:asciiTheme="majorBidi" w:eastAsia="Times New Roman" w:hAnsiTheme="majorBidi" w:cstheme="majorBidi"/>
        </w:rPr>
        <w:t xml:space="preserve"> of the total weight of the nut; </w:t>
      </w:r>
      <w:del w:id="19600" w:author="Jane Shaw" w:date="2015-10-31T20:49:00Z">
        <w:r w:rsidRPr="008E1789" w:rsidDel="007234DC">
          <w:rPr>
            <w:rFonts w:asciiTheme="majorBidi" w:eastAsia="Times New Roman" w:hAnsiTheme="majorBidi" w:cstheme="majorBidi"/>
          </w:rPr>
          <w:delText xml:space="preserve">if </w:delText>
        </w:r>
      </w:del>
      <w:r w:rsidRPr="008E1789">
        <w:rPr>
          <w:rFonts w:asciiTheme="majorBidi" w:eastAsia="Times New Roman" w:hAnsiTheme="majorBidi" w:cstheme="majorBidi"/>
        </w:rPr>
        <w:t xml:space="preserve">shelled </w:t>
      </w:r>
      <w:del w:id="19601" w:author="Jane Shaw" w:date="2015-10-31T20:49:00Z">
        <w:r w:rsidRPr="008E1789" w:rsidDel="007234DC">
          <w:rPr>
            <w:rFonts w:asciiTheme="majorBidi" w:eastAsia="Times New Roman" w:hAnsiTheme="majorBidi" w:cstheme="majorBidi"/>
          </w:rPr>
          <w:delText xml:space="preserve">it </w:delText>
        </w:r>
      </w:del>
      <w:ins w:id="19602" w:author="Jane Shaw" w:date="2015-10-31T20:49:00Z">
        <w:r w:rsidR="007234DC">
          <w:rPr>
            <w:rFonts w:asciiTheme="majorBidi" w:eastAsia="Times New Roman" w:hAnsiTheme="majorBidi" w:cstheme="majorBidi"/>
          </w:rPr>
          <w:t xml:space="preserve">kapok fruit </w:t>
        </w:r>
      </w:ins>
      <w:r w:rsidRPr="008E1789">
        <w:rPr>
          <w:rFonts w:asciiTheme="majorBidi" w:eastAsia="Times New Roman" w:hAnsiTheme="majorBidi" w:cstheme="majorBidi"/>
        </w:rPr>
        <w:t>is used for extracting oil.</w:t>
      </w:r>
    </w:p>
    <w:p w14:paraId="68670D4B" w14:textId="1AD1F1C1"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flaxseed</w:t>
      </w:r>
      <w:r w:rsidRPr="008E1789">
        <w:rPr>
          <w:rFonts w:asciiTheme="majorBidi" w:eastAsia="Times New Roman" w:hAnsiTheme="majorBidi" w:cstheme="majorBidi"/>
        </w:rPr>
        <w:t xml:space="preserve">), whether </w:t>
      </w:r>
      <w:del w:id="19603" w:author="Jane Shaw" w:date="2015-10-31T20:50:00Z">
        <w:r w:rsidRPr="008E1789" w:rsidDel="007234DC">
          <w:rPr>
            <w:rFonts w:asciiTheme="majorBidi" w:eastAsia="Times New Roman" w:hAnsiTheme="majorBidi" w:cstheme="majorBidi"/>
          </w:rPr>
          <w:delText xml:space="preserve">or not </w:delText>
        </w:r>
      </w:del>
      <w:r w:rsidRPr="008E1789">
        <w:rPr>
          <w:rFonts w:asciiTheme="majorBidi" w:eastAsia="Times New Roman" w:hAnsiTheme="majorBidi" w:cstheme="majorBidi"/>
        </w:rPr>
        <w:t xml:space="preserve">broken </w:t>
      </w:r>
      <w:ins w:id="19604" w:author="Jane Shaw" w:date="2015-10-31T20:50:00Z">
        <w:r w:rsidR="007234DC">
          <w:rPr>
            <w:rFonts w:asciiTheme="majorBidi" w:eastAsia="Times New Roman" w:hAnsiTheme="majorBidi" w:cstheme="majorBidi"/>
          </w:rPr>
          <w:t xml:space="preserve">or unbroken, is </w:t>
        </w:r>
      </w:ins>
      <w:r w:rsidRPr="008E1789">
        <w:rPr>
          <w:rFonts w:asciiTheme="majorBidi" w:eastAsia="Times New Roman" w:hAnsiTheme="majorBidi" w:cstheme="majorBidi"/>
        </w:rPr>
        <w:t xml:space="preserve">an annual herbaceous that is cultivated for its fibre </w:t>
      </w:r>
      <w:del w:id="19605" w:author="Jane Shaw" w:date="2015-10-31T20:50:00Z">
        <w:r w:rsidRPr="008E1789" w:rsidDel="007234DC">
          <w:rPr>
            <w:rFonts w:asciiTheme="majorBidi" w:eastAsia="Times New Roman" w:hAnsiTheme="majorBidi" w:cstheme="majorBidi"/>
          </w:rPr>
          <w:delText xml:space="preserve">as well as its </w:delText>
        </w:r>
      </w:del>
      <w:ins w:id="19606" w:author="Jane Shaw" w:date="2015-10-31T20:50:00Z">
        <w:r w:rsidR="007234DC">
          <w:rPr>
            <w:rFonts w:asciiTheme="majorBidi" w:eastAsia="Times New Roman" w:hAnsiTheme="majorBidi" w:cstheme="majorBidi"/>
          </w:rPr>
          <w:t xml:space="preserve">and </w:t>
        </w:r>
      </w:ins>
      <w:r w:rsidRPr="008E1789">
        <w:rPr>
          <w:rFonts w:asciiTheme="majorBidi" w:eastAsia="Times New Roman" w:hAnsiTheme="majorBidi" w:cstheme="majorBidi"/>
        </w:rPr>
        <w:t>oil. It includes the seeds of the flax plant.</w:t>
      </w:r>
    </w:p>
    <w:p w14:paraId="5475E6B6" w14:textId="29E16781" w:rsidR="007F2666" w:rsidRDefault="726F4BD4" w:rsidP="007F2666">
      <w:pPr>
        <w:pStyle w:val="Paragrafoelenco"/>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Hemp</w:t>
      </w:r>
      <w:ins w:id="19607" w:author="Jane Shaw" w:date="2015-10-31T20:50:00Z">
        <w:r w:rsidR="007234DC">
          <w:rPr>
            <w:rFonts w:asciiTheme="majorBidi" w:eastAsia="Times New Roman" w:hAnsiTheme="majorBidi" w:cstheme="majorBidi"/>
          </w:rPr>
          <w:t xml:space="preserve"> </w:t>
        </w:r>
      </w:ins>
      <w:r w:rsidRPr="007F2666">
        <w:rPr>
          <w:rFonts w:asciiTheme="majorBidi" w:eastAsia="Times New Roman" w:hAnsiTheme="majorBidi" w:cstheme="majorBidi"/>
        </w:rPr>
        <w:t xml:space="preserve">seed, species of </w:t>
      </w:r>
      <w:r w:rsidRPr="007F2666">
        <w:rPr>
          <w:rFonts w:asciiTheme="majorBidi" w:eastAsia="Times New Roman" w:hAnsiTheme="majorBidi" w:cstheme="majorBidi"/>
          <w:i/>
          <w:iCs/>
        </w:rPr>
        <w:t xml:space="preserve">Cannabis sativa, </w:t>
      </w:r>
      <w:r w:rsidRPr="007234DC">
        <w:rPr>
          <w:rFonts w:asciiTheme="majorBidi" w:eastAsia="Times New Roman" w:hAnsiTheme="majorBidi" w:cstheme="majorBidi"/>
          <w:iCs/>
          <w:rPrChange w:id="19608" w:author="Jane Shaw" w:date="2015-10-31T20:50:00Z">
            <w:rPr>
              <w:rFonts w:asciiTheme="majorBidi" w:eastAsia="Times New Roman" w:hAnsiTheme="majorBidi" w:cstheme="majorBidi"/>
              <w:i/>
              <w:iCs/>
            </w:rPr>
          </w:rPrChange>
        </w:rPr>
        <w:t>is a</w:t>
      </w:r>
      <w:r w:rsidRPr="007234DC">
        <w:rPr>
          <w:rFonts w:asciiTheme="majorBidi" w:eastAsia="Times New Roman" w:hAnsiTheme="majorBidi" w:cstheme="majorBidi"/>
        </w:rPr>
        <w:t xml:space="preserve">n </w:t>
      </w:r>
      <w:r w:rsidRPr="007F2666">
        <w:rPr>
          <w:rFonts w:asciiTheme="majorBidi" w:eastAsia="Times New Roman" w:hAnsiTheme="majorBidi" w:cstheme="majorBidi"/>
        </w:rPr>
        <w:t xml:space="preserve">annual herbaceous that is cultivated for its fibre </w:t>
      </w:r>
      <w:del w:id="19609" w:author="Jane Shaw" w:date="2015-10-31T20:51:00Z">
        <w:r w:rsidRPr="007F2666" w:rsidDel="007234DC">
          <w:rPr>
            <w:rFonts w:asciiTheme="majorBidi" w:eastAsia="Times New Roman" w:hAnsiTheme="majorBidi" w:cstheme="majorBidi"/>
          </w:rPr>
          <w:delText xml:space="preserve">as well as its </w:delText>
        </w:r>
      </w:del>
      <w:ins w:id="19610" w:author="Jane Shaw" w:date="2015-10-31T20:51:00Z">
        <w:r w:rsidR="007234DC">
          <w:rPr>
            <w:rFonts w:asciiTheme="majorBidi" w:eastAsia="Times New Roman" w:hAnsiTheme="majorBidi" w:cstheme="majorBidi"/>
          </w:rPr>
          <w:t xml:space="preserve">and </w:t>
        </w:r>
      </w:ins>
      <w:r w:rsidRPr="007F2666">
        <w:rPr>
          <w:rFonts w:asciiTheme="majorBidi" w:eastAsia="Times New Roman" w:hAnsiTheme="majorBidi" w:cstheme="majorBidi"/>
        </w:rPr>
        <w:t>oil. In major producing countries</w:t>
      </w:r>
      <w:ins w:id="19611" w:author="Jane Shaw" w:date="2015-10-31T20:51:00Z">
        <w:r w:rsidR="007234DC">
          <w:rPr>
            <w:rFonts w:asciiTheme="majorBidi" w:eastAsia="Times New Roman" w:hAnsiTheme="majorBidi" w:cstheme="majorBidi"/>
          </w:rPr>
          <w:t>,</w:t>
        </w:r>
      </w:ins>
      <w:r w:rsidRPr="007F2666">
        <w:rPr>
          <w:rFonts w:asciiTheme="majorBidi" w:eastAsia="Times New Roman" w:hAnsiTheme="majorBidi" w:cstheme="majorBidi"/>
        </w:rPr>
        <w:t xml:space="preserve"> oil is extracted from the seeds.</w:t>
      </w:r>
    </w:p>
    <w:p w14:paraId="4A20C69B" w14:textId="5C83B432" w:rsidR="00EB7AF1" w:rsidRPr="007F2666" w:rsidRDefault="726F4BD4" w:rsidP="007F2666">
      <w:pPr>
        <w:ind w:left="360"/>
        <w:jc w:val="both"/>
        <w:rPr>
          <w:rFonts w:asciiTheme="majorBidi" w:hAnsiTheme="majorBidi" w:cstheme="majorBidi"/>
        </w:rPr>
      </w:pPr>
      <w:r w:rsidRPr="007F2666">
        <w:rPr>
          <w:rFonts w:asciiTheme="majorBidi" w:eastAsia="Times New Roman" w:hAnsiTheme="majorBidi" w:cstheme="majorBidi"/>
        </w:rPr>
        <w:t xml:space="preserve">Other oilseeds not elsewhere classified are also </w:t>
      </w:r>
      <w:del w:id="19612" w:author="Jane Shaw" w:date="2015-10-31T20:51:00Z">
        <w:r w:rsidRPr="007F2666" w:rsidDel="007234DC">
          <w:rPr>
            <w:rFonts w:asciiTheme="majorBidi" w:eastAsia="Times New Roman" w:hAnsiTheme="majorBidi" w:cstheme="majorBidi"/>
          </w:rPr>
          <w:delText xml:space="preserve">here </w:delText>
        </w:r>
      </w:del>
      <w:r w:rsidRPr="007F2666">
        <w:rPr>
          <w:rFonts w:asciiTheme="majorBidi" w:eastAsia="Times New Roman" w:hAnsiTheme="majorBidi" w:cstheme="majorBidi"/>
        </w:rPr>
        <w:t>included</w:t>
      </w:r>
      <w:ins w:id="19613" w:author="Jane Shaw" w:date="2015-10-31T20:51:00Z">
        <w:r w:rsidR="007234DC">
          <w:rPr>
            <w:rFonts w:asciiTheme="majorBidi" w:eastAsia="Times New Roman" w:hAnsiTheme="majorBidi" w:cstheme="majorBidi"/>
          </w:rPr>
          <w:t xml:space="preserve"> here</w:t>
        </w:r>
      </w:ins>
      <w:r w:rsidRPr="007F2666">
        <w:rPr>
          <w:rFonts w:asciiTheme="majorBidi" w:eastAsia="Times New Roman" w:hAnsiTheme="majorBidi" w:cstheme="majorBidi"/>
        </w:rPr>
        <w:t>.</w:t>
      </w:r>
    </w:p>
    <w:p w14:paraId="66701720" w14:textId="77777777" w:rsidR="00EB7AF1" w:rsidRPr="008E1789" w:rsidRDefault="00EB7AF1" w:rsidP="00C500F7">
      <w:pPr>
        <w:jc w:val="both"/>
        <w:rPr>
          <w:rFonts w:asciiTheme="majorBidi" w:hAnsiTheme="majorBidi" w:cstheme="majorBidi"/>
          <w:lang w:val="en-GB"/>
        </w:rPr>
      </w:pPr>
    </w:p>
    <w:p w14:paraId="75341943"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6ABA1C18" w14:textId="07E4FB90" w:rsidR="00EB7AF1" w:rsidRPr="008E1789" w:rsidRDefault="000E09CE" w:rsidP="00C4334D">
      <w:pPr>
        <w:pStyle w:val="Titolo2"/>
      </w:pPr>
      <w:bookmarkStart w:id="19614" w:name="_Toc308029390"/>
      <w:bookmarkStart w:id="19615" w:name="_Toc308029581"/>
      <w:ins w:id="19616" w:author="Jane Shaw" w:date="2015-11-01T12:27:00Z">
        <w:r>
          <w:t xml:space="preserve">7.8 </w:t>
        </w:r>
      </w:ins>
      <w:r w:rsidR="726F4BD4" w:rsidRPr="008E1789">
        <w:t>Vegetable oils and fats</w:t>
      </w:r>
      <w:bookmarkEnd w:id="19614"/>
      <w:bookmarkEnd w:id="19615"/>
    </w:p>
    <w:p w14:paraId="108700F7" w14:textId="77777777" w:rsidR="000E09CE" w:rsidRDefault="726F4BD4" w:rsidP="00C500F7">
      <w:pPr>
        <w:jc w:val="both"/>
        <w:rPr>
          <w:ins w:id="19617" w:author="Jane Shaw" w:date="2015-11-01T12:29:00Z"/>
          <w:rFonts w:asciiTheme="majorBidi" w:eastAsia="Times New Roman" w:hAnsiTheme="majorBidi" w:cstheme="majorBidi"/>
          <w:lang w:val="en-GB"/>
        </w:rPr>
      </w:pPr>
      <w:r w:rsidRPr="008E1789">
        <w:rPr>
          <w:rFonts w:asciiTheme="majorBidi" w:eastAsia="Times New Roman" w:hAnsiTheme="majorBidi" w:cstheme="majorBidi"/>
          <w:lang w:val="en-GB"/>
        </w:rPr>
        <w:t xml:space="preserve">VEGETABLE OILS AND FATS. Oil extraction by traditional methods often requires </w:t>
      </w:r>
      <w:del w:id="19618" w:author="Jane Shaw" w:date="2015-11-01T12:27:00Z">
        <w:r w:rsidRPr="008E1789" w:rsidDel="000E09CE">
          <w:rPr>
            <w:rFonts w:asciiTheme="majorBidi" w:eastAsia="Times New Roman" w:hAnsiTheme="majorBidi" w:cstheme="majorBidi"/>
            <w:lang w:val="en-GB"/>
          </w:rPr>
          <w:delText xml:space="preserve">various </w:delText>
        </w:r>
      </w:del>
      <w:r w:rsidRPr="008E1789">
        <w:rPr>
          <w:rFonts w:asciiTheme="majorBidi" w:eastAsia="Times New Roman" w:hAnsiTheme="majorBidi" w:cstheme="majorBidi"/>
          <w:lang w:val="en-GB"/>
        </w:rPr>
        <w:t>preliminary operations, such as cracking, shelling</w:t>
      </w:r>
      <w:ins w:id="19619" w:author="Jane Shaw" w:date="2015-11-01T12:27:00Z">
        <w:r w:rsidR="000E09CE">
          <w:rPr>
            <w:rFonts w:asciiTheme="majorBidi" w:eastAsia="Times New Roman" w:hAnsiTheme="majorBidi" w:cstheme="majorBidi"/>
            <w:lang w:val="en-GB"/>
          </w:rPr>
          <w:t xml:space="preserve"> and</w:t>
        </w:r>
      </w:ins>
      <w:del w:id="19620" w:author="Jane Shaw" w:date="2015-11-01T12:27: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dehulling, </w:t>
      </w:r>
      <w:del w:id="19621" w:author="Jane Shaw" w:date="2015-11-01T12:27:00Z">
        <w:r w:rsidRPr="008E1789" w:rsidDel="000E09CE">
          <w:rPr>
            <w:rFonts w:asciiTheme="majorBidi" w:eastAsia="Times New Roman" w:hAnsiTheme="majorBidi" w:cstheme="majorBidi"/>
            <w:lang w:val="en-GB"/>
          </w:rPr>
          <w:delText xml:space="preserve">etc., </w:delText>
        </w:r>
      </w:del>
      <w:r w:rsidRPr="008E1789">
        <w:rPr>
          <w:rFonts w:asciiTheme="majorBidi" w:eastAsia="Times New Roman" w:hAnsiTheme="majorBidi" w:cstheme="majorBidi"/>
          <w:lang w:val="en-GB"/>
        </w:rPr>
        <w:t xml:space="preserve">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w:t>
      </w:r>
      <w:del w:id="19622" w:author="Jane Shaw" w:date="2015-11-01T12:28:00Z">
        <w:r w:rsidRPr="008E1789" w:rsidDel="000E09CE">
          <w:rPr>
            <w:rFonts w:asciiTheme="majorBidi" w:eastAsia="Times New Roman" w:hAnsiTheme="majorBidi" w:cstheme="majorBidi"/>
            <w:lang w:val="en-GB"/>
          </w:rPr>
          <w:delText xml:space="preserve">as well as </w:delText>
        </w:r>
      </w:del>
      <w:ins w:id="19623" w:author="Jane Shaw" w:date="2015-11-01T12:28:00Z">
        <w:r w:rsidR="000E09CE">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 xml:space="preserve">dissolving the crop in a solvent, </w:t>
      </w:r>
      <w:del w:id="19624" w:author="Jane Shaw" w:date="2015-11-01T12:28:00Z">
        <w:r w:rsidRPr="008E1789" w:rsidDel="000E09CE">
          <w:rPr>
            <w:rFonts w:asciiTheme="majorBidi" w:eastAsia="Times New Roman" w:hAnsiTheme="majorBidi" w:cstheme="majorBidi"/>
            <w:lang w:val="en-GB"/>
          </w:rPr>
          <w:delText xml:space="preserve">most commonly </w:delText>
        </w:r>
      </w:del>
      <w:ins w:id="19625" w:author="Jane Shaw" w:date="2015-11-01T12:28:00Z">
        <w:r w:rsidR="000E09CE">
          <w:rPr>
            <w:rFonts w:asciiTheme="majorBidi" w:eastAsia="Times New Roman" w:hAnsiTheme="majorBidi" w:cstheme="majorBidi"/>
            <w:lang w:val="en-GB"/>
          </w:rPr>
          <w:t xml:space="preserve">usually </w:t>
        </w:r>
      </w:ins>
      <w:r w:rsidRPr="008E1789">
        <w:rPr>
          <w:rFonts w:asciiTheme="majorBidi" w:eastAsia="Times New Roman" w:hAnsiTheme="majorBidi" w:cstheme="majorBidi"/>
          <w:lang w:val="en-GB"/>
        </w:rPr>
        <w:t xml:space="preserve">hexane. Extracting oil with a solvent is a more efficient method than pressing. The residue left after </w:t>
      </w:r>
      <w:del w:id="19626" w:author="Jane Shaw" w:date="2015-11-01T12:28:00Z">
        <w:r w:rsidRPr="008E1789" w:rsidDel="000E09CE">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 xml:space="preserve">removal of </w:t>
      </w:r>
      <w:ins w:id="19627" w:author="Jane Shaw" w:date="2015-11-01T12:28:00Z">
        <w:r w:rsidR="000E09CE">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 xml:space="preserve">oil (oilcake or </w:t>
      </w:r>
      <w:ins w:id="19628" w:author="Jane Shaw" w:date="2015-11-01T12:28:00Z">
        <w:r w:rsidR="000E09CE">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meal) is used as </w:t>
      </w:r>
      <w:ins w:id="19629" w:author="Jane Shaw" w:date="2015-11-01T12:28:00Z">
        <w:r w:rsidR="000E09CE">
          <w:rPr>
            <w:rFonts w:asciiTheme="majorBidi" w:eastAsia="Times New Roman" w:hAnsiTheme="majorBidi" w:cstheme="majorBidi"/>
            <w:lang w:val="en-GB"/>
          </w:rPr>
          <w:t xml:space="preserve">a </w:t>
        </w:r>
      </w:ins>
      <w:r w:rsidRPr="008E1789">
        <w:rPr>
          <w:rFonts w:asciiTheme="majorBidi" w:eastAsia="Times New Roman" w:hAnsiTheme="majorBidi" w:cstheme="majorBidi"/>
          <w:lang w:val="en-GB"/>
        </w:rPr>
        <w:t xml:space="preserve">feedstuff. Crude vegetable oils are obtained without further processing other than degumming or filtering. To make them suitable for human consumption, most edible vegetable oils are refined to remove impurities and toxic substances, a process </w:t>
      </w:r>
      <w:del w:id="19630" w:author="Jane Shaw" w:date="2015-11-01T12:29:00Z">
        <w:r w:rsidRPr="008E1789" w:rsidDel="000E09CE">
          <w:rPr>
            <w:rFonts w:asciiTheme="majorBidi" w:eastAsia="Times New Roman" w:hAnsiTheme="majorBidi" w:cstheme="majorBidi"/>
            <w:lang w:val="en-GB"/>
          </w:rPr>
          <w:delText xml:space="preserve">which </w:delText>
        </w:r>
      </w:del>
      <w:ins w:id="19631" w:author="Jane Shaw" w:date="2015-11-01T12:29:00Z">
        <w:r w:rsidR="000E09CE">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involves bleaching, deodorization and cooling (to make the oils stable in cold temperatures). The loss involved in these processes ranges from 4 to 8</w:t>
      </w:r>
      <w:del w:id="19632" w:author="Jane Shaw" w:date="2015-10-22T19:08:00Z">
        <w:r w:rsidRPr="008E1789" w:rsidDel="004414AA">
          <w:rPr>
            <w:rFonts w:asciiTheme="majorBidi" w:eastAsia="Times New Roman" w:hAnsiTheme="majorBidi" w:cstheme="majorBidi"/>
            <w:lang w:val="en-GB"/>
          </w:rPr>
          <w:delText>%</w:delText>
        </w:r>
      </w:del>
      <w:ins w:id="19633"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w:t>
      </w:r>
    </w:p>
    <w:p w14:paraId="00D4AF32" w14:textId="59592F0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FAO </w:t>
      </w:r>
      <w:ins w:id="19634" w:author="Jane Shaw" w:date="2015-11-01T12:29:00Z">
        <w:r w:rsidR="000E09CE">
          <w:rPr>
            <w:rFonts w:asciiTheme="majorBidi" w:eastAsia="Times New Roman" w:hAnsiTheme="majorBidi" w:cstheme="majorBidi"/>
            <w:lang w:val="en-GB"/>
          </w:rPr>
          <w:t xml:space="preserve">vegetable oils and fats </w:t>
        </w:r>
      </w:ins>
      <w:del w:id="19635" w:author="Jane Shaw" w:date="2015-11-01T12:29:00Z">
        <w:r w:rsidRPr="008E1789" w:rsidDel="000E09CE">
          <w:rPr>
            <w:rFonts w:asciiTheme="majorBidi" w:eastAsia="Times New Roman" w:hAnsiTheme="majorBidi" w:cstheme="majorBidi"/>
            <w:lang w:val="en-GB"/>
          </w:rPr>
          <w:delText xml:space="preserve">concept </w:delText>
        </w:r>
      </w:del>
      <w:ins w:id="19636" w:author="Jane Shaw" w:date="2015-11-01T12:29:00Z">
        <w:r w:rsidR="000E09CE">
          <w:rPr>
            <w:rFonts w:asciiTheme="majorBidi" w:eastAsia="Times New Roman" w:hAnsiTheme="majorBidi" w:cstheme="majorBidi"/>
            <w:lang w:val="en-GB"/>
          </w:rPr>
          <w:t xml:space="preserve">category </w:t>
        </w:r>
      </w:ins>
      <w:r w:rsidRPr="008E1789">
        <w:rPr>
          <w:rFonts w:asciiTheme="majorBidi" w:eastAsia="Times New Roman" w:hAnsiTheme="majorBidi" w:cstheme="majorBidi"/>
          <w:lang w:val="en-GB"/>
        </w:rPr>
        <w:t xml:space="preserve">includes raw, refined and fractioned oils, but not chemically modified oils. With some exceptions, and in contrast to animal fats, vegetable oils contain predominantly unsaturated (light, liquid) fatty acids of two kinds: monounsaturated (oleic acid </w:t>
      </w:r>
      <w:ins w:id="19637" w:author="Jane Shaw" w:date="2015-11-01T12:29:00Z">
        <w:r w:rsidR="000E09CE">
          <w:rPr>
            <w:rFonts w:asciiTheme="majorBidi" w:eastAsia="Times New Roman" w:hAnsiTheme="majorBidi" w:cstheme="majorBidi"/>
            <w:lang w:val="en-GB"/>
          </w:rPr>
          <w:t>–</w:t>
        </w:r>
      </w:ins>
      <w:del w:id="19638" w:author="Jane Shaw" w:date="2015-11-01T12:29: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mainly in extra virgin olive oil)</w:t>
      </w:r>
      <w:ins w:id="19639" w:author="Jane Shaw" w:date="2015-11-01T12:30:00Z">
        <w:r w:rsidR="000E09CE">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polyunsaturated (linoleic acid and linolenic acid </w:t>
      </w:r>
      <w:ins w:id="19640" w:author="Jane Shaw" w:date="2015-11-01T12:30:00Z">
        <w:r w:rsidR="000E09CE">
          <w:rPr>
            <w:rFonts w:asciiTheme="majorBidi" w:eastAsia="Times New Roman" w:hAnsiTheme="majorBidi" w:cstheme="majorBidi"/>
            <w:lang w:val="en-GB"/>
          </w:rPr>
          <w:t>–</w:t>
        </w:r>
      </w:ins>
      <w:del w:id="19641" w:author="Jane Shaw" w:date="2015-11-01T12:30: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in oils extracted from oilseeds). Vegetable oils have a wide variety of food uses, including </w:t>
      </w:r>
      <w:ins w:id="19642" w:author="Jane Shaw" w:date="2015-11-01T12:30:00Z">
        <w:r w:rsidR="000E09CE">
          <w:rPr>
            <w:rFonts w:asciiTheme="majorBidi" w:eastAsia="Times New Roman" w:hAnsiTheme="majorBidi" w:cstheme="majorBidi"/>
            <w:lang w:val="en-GB"/>
          </w:rPr>
          <w:t xml:space="preserve">as </w:t>
        </w:r>
      </w:ins>
      <w:r w:rsidRPr="008E1789">
        <w:rPr>
          <w:rFonts w:asciiTheme="majorBidi" w:eastAsia="Times New Roman" w:hAnsiTheme="majorBidi" w:cstheme="majorBidi"/>
          <w:lang w:val="en-GB"/>
        </w:rPr>
        <w:t>salad and cooking oils</w:t>
      </w:r>
      <w:del w:id="19643" w:author="Jane Shaw" w:date="2015-11-01T12:31: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644" w:author="Jane Shaw" w:date="2015-11-01T12:30:00Z">
        <w:r w:rsidRPr="008E1789" w:rsidDel="000E09CE">
          <w:rPr>
            <w:rFonts w:asciiTheme="majorBidi" w:eastAsia="Times New Roman" w:hAnsiTheme="majorBidi" w:cstheme="majorBidi"/>
            <w:lang w:val="en-GB"/>
          </w:rPr>
          <w:delText xml:space="preserve">as well as </w:delText>
        </w:r>
      </w:del>
      <w:ins w:id="19645" w:author="Jane Shaw" w:date="2015-11-01T12:30:00Z">
        <w:r w:rsidR="000E09CE">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 xml:space="preserve">in the production of margarine, shortening and compound fat. They </w:t>
      </w:r>
      <w:del w:id="19646" w:author="Jane Shaw" w:date="2015-11-01T12:31:00Z">
        <w:r w:rsidRPr="008E1789" w:rsidDel="000E09CE">
          <w:rPr>
            <w:rFonts w:asciiTheme="majorBidi" w:eastAsia="Times New Roman" w:hAnsiTheme="majorBidi" w:cstheme="majorBidi"/>
            <w:lang w:val="en-GB"/>
          </w:rPr>
          <w:delText xml:space="preserve">also enter </w:delText>
        </w:r>
      </w:del>
      <w:ins w:id="19647" w:author="Jane Shaw" w:date="2015-11-01T12:31:00Z">
        <w:r w:rsidR="000E09CE">
          <w:rPr>
            <w:rFonts w:asciiTheme="majorBidi" w:eastAsia="Times New Roman" w:hAnsiTheme="majorBidi" w:cstheme="majorBidi"/>
            <w:lang w:val="en-GB"/>
          </w:rPr>
          <w:t xml:space="preserve">are also used </w:t>
        </w:r>
      </w:ins>
      <w:r w:rsidRPr="008E1789">
        <w:rPr>
          <w:rFonts w:asciiTheme="majorBidi" w:eastAsia="Times New Roman" w:hAnsiTheme="majorBidi" w:cstheme="majorBidi"/>
          <w:lang w:val="en-GB"/>
        </w:rPr>
        <w:t>in</w:t>
      </w:r>
      <w:del w:id="19648" w:author="Jane Shaw" w:date="2015-11-01T12:31:00Z">
        <w:r w:rsidRPr="008E1789" w:rsidDel="000E09CE">
          <w:rPr>
            <w:rFonts w:asciiTheme="majorBidi" w:eastAsia="Times New Roman" w:hAnsiTheme="majorBidi" w:cstheme="majorBidi"/>
            <w:lang w:val="en-GB"/>
          </w:rPr>
          <w:delText>to</w:delText>
        </w:r>
      </w:del>
      <w:r w:rsidRPr="008E1789">
        <w:rPr>
          <w:rFonts w:asciiTheme="majorBidi" w:eastAsia="Times New Roman" w:hAnsiTheme="majorBidi" w:cstheme="majorBidi"/>
          <w:lang w:val="en-GB"/>
        </w:rPr>
        <w:t xml:space="preserve"> many processed products, such as mayonnaise, mustard, potato chips, French fries, salad dressing, sandwich spread and canned fish. Industrial and non-food uses of vegetable oils include the production of soaps, detergents, fatty acids, paint</w:t>
      </w:r>
      <w:ins w:id="19649" w:author="Jane Shaw" w:date="2015-11-01T12:36:00Z">
        <w:r w:rsidR="00265F9B">
          <w:rPr>
            <w:rFonts w:asciiTheme="majorBidi" w:eastAsia="Times New Roman" w:hAnsiTheme="majorBidi" w:cstheme="majorBidi"/>
            <w:lang w:val="en-GB"/>
          </w:rPr>
          <w:t>s</w:t>
        </w:r>
      </w:ins>
      <w:r w:rsidRPr="008E1789">
        <w:rPr>
          <w:rFonts w:asciiTheme="majorBidi" w:eastAsia="Times New Roman" w:hAnsiTheme="majorBidi" w:cstheme="majorBidi"/>
          <w:lang w:val="en-GB"/>
        </w:rPr>
        <w:t>, varnish</w:t>
      </w:r>
      <w:ins w:id="19650" w:author="Jane Shaw" w:date="2015-11-01T12:36:00Z">
        <w:r w:rsidR="00265F9B">
          <w:rPr>
            <w:rFonts w:asciiTheme="majorBidi" w:eastAsia="Times New Roman" w:hAnsiTheme="majorBidi" w:cstheme="majorBidi"/>
            <w:lang w:val="en-GB"/>
          </w:rPr>
          <w:t>es</w:t>
        </w:r>
      </w:ins>
      <w:r w:rsidRPr="008E1789">
        <w:rPr>
          <w:rFonts w:asciiTheme="majorBidi" w:eastAsia="Times New Roman" w:hAnsiTheme="majorBidi" w:cstheme="majorBidi"/>
          <w:lang w:val="en-GB"/>
        </w:rPr>
        <w:t>, resin</w:t>
      </w:r>
      <w:ins w:id="19651" w:author="Jane Shaw" w:date="2015-11-01T12:36:00Z">
        <w:r w:rsidR="00265F9B">
          <w:rPr>
            <w:rFonts w:asciiTheme="majorBidi" w:eastAsia="Times New Roman" w:hAnsiTheme="majorBidi" w:cstheme="majorBidi"/>
            <w:lang w:val="en-GB"/>
          </w:rPr>
          <w:t>s</w:t>
        </w:r>
      </w:ins>
      <w:r w:rsidRPr="008E1789">
        <w:rPr>
          <w:rFonts w:asciiTheme="majorBidi" w:eastAsia="Times New Roman" w:hAnsiTheme="majorBidi" w:cstheme="majorBidi"/>
          <w:lang w:val="en-GB"/>
        </w:rPr>
        <w:t>, plastic</w:t>
      </w:r>
      <w:ins w:id="19652" w:author="Jane Shaw" w:date="2015-11-01T12:36:00Z">
        <w:r w:rsidR="00265F9B">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and lubricants.</w:t>
      </w:r>
    </w:p>
    <w:p w14:paraId="7A51C8E8" w14:textId="4B0387E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2571 </w:t>
      </w:r>
      <w:ins w:id="19653" w:author="Jane Shaw" w:date="2015-11-01T12:31:00Z">
        <w:r w:rsidR="000E09CE">
          <w:rPr>
            <w:rFonts w:asciiTheme="majorBidi" w:hAnsiTheme="majorBidi" w:cstheme="majorBidi"/>
            <w:lang w:val="en-GB"/>
          </w:rPr>
          <w:t>–</w:t>
        </w:r>
      </w:ins>
      <w:del w:id="19654" w:author="Jane Shaw" w:date="2015-11-01T12:31:00Z">
        <w:r w:rsidRPr="008E1789" w:rsidDel="000E09CE">
          <w:rPr>
            <w:rFonts w:asciiTheme="majorBidi" w:hAnsiTheme="majorBidi" w:cstheme="majorBidi"/>
            <w:lang w:val="en-GB"/>
          </w:rPr>
          <w:delText>-</w:delText>
        </w:r>
      </w:del>
      <w:r w:rsidRPr="008E1789">
        <w:rPr>
          <w:rFonts w:asciiTheme="majorBidi" w:hAnsiTheme="majorBidi" w:cstheme="majorBidi"/>
          <w:lang w:val="en-GB"/>
        </w:rPr>
        <w:t xml:space="preserve"> Soy</w:t>
      </w:r>
      <w:del w:id="19655" w:author="Jane Shaw" w:date="2015-11-01T12:31:00Z">
        <w:r w:rsidRPr="008E1789" w:rsidDel="000E09CE">
          <w:rPr>
            <w:rFonts w:asciiTheme="majorBidi" w:hAnsiTheme="majorBidi" w:cstheme="majorBidi"/>
            <w:lang w:val="en-GB"/>
          </w:rPr>
          <w:delText>a</w:delText>
        </w:r>
      </w:del>
      <w:r w:rsidRPr="008E1789">
        <w:rPr>
          <w:rFonts w:asciiTheme="majorBidi" w:hAnsiTheme="majorBidi" w:cstheme="majorBidi"/>
          <w:lang w:val="en-GB"/>
        </w:rPr>
        <w:t xml:space="preserve">bean </w:t>
      </w:r>
      <w:r w:rsidR="000E09CE" w:rsidRPr="008E1789">
        <w:rPr>
          <w:rFonts w:asciiTheme="majorBidi" w:hAnsiTheme="majorBidi" w:cstheme="majorBidi"/>
          <w:lang w:val="en-GB"/>
        </w:rPr>
        <w:t>oil</w:t>
      </w:r>
    </w:p>
    <w:p w14:paraId="2E9571E2"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656" w:author="Jane Shaw" w:date="2015-11-01T12:31: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soy</w:t>
      </w:r>
      <w:del w:id="19657" w:author="Jane Shaw" w:date="2015-11-01T12:31:00Z">
        <w:r w:rsidRPr="008E1789" w:rsidDel="000E09CE">
          <w:rPr>
            <w:rFonts w:asciiTheme="majorBidi" w:eastAsia="Times New Roman" w:hAnsiTheme="majorBidi" w:cstheme="majorBidi"/>
            <w:lang w:val="en-GB"/>
          </w:rPr>
          <w:delText>a</w:delText>
        </w:r>
      </w:del>
      <w:r w:rsidRPr="008E1789">
        <w:rPr>
          <w:rFonts w:asciiTheme="majorBidi" w:eastAsia="Times New Roman" w:hAnsiTheme="majorBidi" w:cstheme="majorBidi"/>
          <w:lang w:val="en-GB"/>
        </w:rPr>
        <w:t>bean oil (2161).</w:t>
      </w:r>
    </w:p>
    <w:p w14:paraId="363EA506" w14:textId="5FE757A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w:t>
      </w:r>
      <w:del w:id="19658" w:author="Jane Shaw" w:date="2015-11-01T12:31:00Z">
        <w:r w:rsidRPr="008E1789" w:rsidDel="000E09CE">
          <w:rPr>
            <w:rFonts w:asciiTheme="majorBidi" w:eastAsia="Times New Roman" w:hAnsiTheme="majorBidi" w:cstheme="majorBidi"/>
            <w:lang w:val="en-GB"/>
          </w:rPr>
          <w:delText>a</w:delText>
        </w:r>
      </w:del>
      <w:r w:rsidRPr="008E1789">
        <w:rPr>
          <w:rFonts w:asciiTheme="majorBidi" w:eastAsia="Times New Roman" w:hAnsiTheme="majorBidi" w:cstheme="majorBidi"/>
          <w:lang w:val="en-GB"/>
        </w:rPr>
        <w:t xml:space="preserve">bean oil, crude and refined, </w:t>
      </w:r>
      <w:ins w:id="19659" w:author="Jane Shaw" w:date="2015-11-01T12:31:00Z">
        <w:r w:rsidR="000E09CE">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obtained by hydraulic or expeller presses or solvent extraction from the seeds of the soy</w:t>
      </w:r>
      <w:del w:id="19660" w:author="Jane Shaw" w:date="2015-11-01T12:31:00Z">
        <w:r w:rsidRPr="008E1789" w:rsidDel="000E09CE">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 xml:space="preserve">bean. </w:t>
      </w:r>
      <w:ins w:id="19661" w:author="Jane Shaw" w:date="2015-11-01T12:32:00Z">
        <w:r w:rsidR="000E09CE">
          <w:rPr>
            <w:rFonts w:asciiTheme="majorBidi" w:eastAsia="Times New Roman" w:hAnsiTheme="majorBidi" w:cstheme="majorBidi"/>
            <w:lang w:val="en-GB"/>
          </w:rPr>
          <w:t xml:space="preserve">It is </w:t>
        </w:r>
      </w:ins>
      <w:r w:rsidR="000E09CE"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industrial purposes.</w:t>
      </w:r>
    </w:p>
    <w:p w14:paraId="1C4D9A51" w14:textId="5C95915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2572 </w:t>
      </w:r>
      <w:del w:id="19662" w:author="Jane Shaw" w:date="2015-11-01T12:32:00Z">
        <w:r w:rsidR="000E09CE" w:rsidRPr="008E1789" w:rsidDel="000E09CE">
          <w:rPr>
            <w:rFonts w:asciiTheme="majorBidi" w:hAnsiTheme="majorBidi" w:cstheme="majorBidi"/>
            <w:lang w:val="en-GB"/>
          </w:rPr>
          <w:delText>-</w:delText>
        </w:r>
        <w:r w:rsidRPr="008E1789" w:rsidDel="000E09CE">
          <w:rPr>
            <w:rFonts w:asciiTheme="majorBidi" w:hAnsiTheme="majorBidi" w:cstheme="majorBidi"/>
            <w:lang w:val="en-GB"/>
          </w:rPr>
          <w:delText xml:space="preserve"> </w:delText>
        </w:r>
      </w:del>
      <w:ins w:id="19663" w:author="Jane Shaw" w:date="2015-11-01T12:32:00Z">
        <w:r w:rsidR="000E09CE">
          <w:rPr>
            <w:rFonts w:asciiTheme="majorBidi" w:hAnsiTheme="majorBidi" w:cstheme="majorBidi"/>
            <w:lang w:val="en-GB"/>
          </w:rPr>
          <w:softHyphen/>
          <w:t>–</w:t>
        </w:r>
        <w:r w:rsidR="000E09CE" w:rsidRPr="008E1789">
          <w:rPr>
            <w:rFonts w:asciiTheme="majorBidi" w:hAnsiTheme="majorBidi" w:cstheme="majorBidi"/>
            <w:lang w:val="en-GB"/>
          </w:rPr>
          <w:t xml:space="preserve"> </w:t>
        </w:r>
      </w:ins>
      <w:r w:rsidRPr="008E1789">
        <w:rPr>
          <w:rFonts w:asciiTheme="majorBidi" w:hAnsiTheme="majorBidi" w:cstheme="majorBidi"/>
          <w:lang w:val="en-GB"/>
        </w:rPr>
        <w:t xml:space="preserve">Groundnut </w:t>
      </w:r>
      <w:r w:rsidR="000E09CE" w:rsidRPr="008E1789">
        <w:rPr>
          <w:rFonts w:asciiTheme="majorBidi" w:hAnsiTheme="majorBidi" w:cstheme="majorBidi"/>
          <w:lang w:val="en-GB"/>
        </w:rPr>
        <w:t>oil</w:t>
      </w:r>
    </w:p>
    <w:p w14:paraId="6825E5AC"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664" w:author="Jane Shaw" w:date="2015-11-01T12:32: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groundnut oil (2162).</w:t>
      </w:r>
    </w:p>
    <w:p w14:paraId="10E8E5EF" w14:textId="22D3D7E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 oil (or peanut oil), crude and refined, </w:t>
      </w:r>
      <w:ins w:id="19665" w:author="Jane Shaw" w:date="2015-11-01T12:32:00Z">
        <w:r w:rsidR="000E09CE">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obtained by pressure or solvent extraction from the seeds of nuts of the common ground</w:t>
      </w:r>
      <w:del w:id="19666" w:author="Jane Shaw" w:date="2015-11-01T12:33:00Z">
        <w:r w:rsidRPr="008E1789" w:rsidDel="000E09CE">
          <w:rPr>
            <w:rFonts w:ascii="MS Mincho" w:eastAsia="MS Mincho" w:hAnsi="MS Mincho" w:cs="MS Mincho" w:hint="eastAsia"/>
            <w:rtl/>
            <w:lang w:val="en-GB"/>
          </w:rPr>
          <w:delText>‑</w:delText>
        </w:r>
      </w:del>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w:t>
      </w:r>
      <w:ins w:id="19667" w:author="Jane Shaw" w:date="2015-11-01T12:35:00Z">
        <w:r w:rsidR="00BD3EEB">
          <w:rPr>
            <w:rFonts w:asciiTheme="majorBidi" w:eastAsia="Times New Roman" w:hAnsiTheme="majorBidi" w:cstheme="majorBidi"/>
            <w:lang w:val="en-GB"/>
          </w:rPr>
          <w:t xml:space="preserve">It is </w:t>
        </w:r>
      </w:ins>
      <w:r w:rsidR="00BD3EE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making soaps or lubricants.</w:t>
      </w:r>
    </w:p>
    <w:p w14:paraId="51C9AB42" w14:textId="63C6F821"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2573 </w:t>
      </w:r>
      <w:ins w:id="19668" w:author="Jane Shaw" w:date="2015-11-01T12:33:00Z">
        <w:r w:rsidR="000E09CE">
          <w:rPr>
            <w:rFonts w:asciiTheme="majorBidi" w:hAnsiTheme="majorBidi" w:cstheme="majorBidi"/>
            <w:lang w:val="en-GB"/>
          </w:rPr>
          <w:t>–</w:t>
        </w:r>
      </w:ins>
      <w:del w:id="19669" w:author="Jane Shaw" w:date="2015-11-01T12:33:00Z">
        <w:r w:rsidRPr="008E1789" w:rsidDel="000E09CE">
          <w:rPr>
            <w:rFonts w:asciiTheme="majorBidi" w:hAnsiTheme="majorBidi" w:cstheme="majorBidi"/>
            <w:lang w:val="en-GB"/>
          </w:rPr>
          <w:delText>-</w:delText>
        </w:r>
      </w:del>
      <w:r w:rsidRPr="008E1789">
        <w:rPr>
          <w:rFonts w:asciiTheme="majorBidi" w:hAnsiTheme="majorBidi" w:cstheme="majorBidi"/>
          <w:lang w:val="en-GB"/>
        </w:rPr>
        <w:t xml:space="preserve"> Sunflower</w:t>
      </w:r>
      <w:ins w:id="19670" w:author="Jane Shaw" w:date="2015-11-01T12:33:00Z">
        <w:r w:rsidR="000E09CE">
          <w:rPr>
            <w:rFonts w:asciiTheme="majorBidi" w:hAnsiTheme="majorBidi" w:cstheme="majorBidi"/>
            <w:lang w:val="en-GB"/>
          </w:rPr>
          <w:t xml:space="preserve"> </w:t>
        </w:r>
      </w:ins>
      <w:r w:rsidRPr="008E1789">
        <w:rPr>
          <w:rFonts w:asciiTheme="majorBidi" w:hAnsiTheme="majorBidi" w:cstheme="majorBidi"/>
          <w:lang w:val="en-GB"/>
        </w:rPr>
        <w:t xml:space="preserve">seed </w:t>
      </w:r>
      <w:r w:rsidR="000E09CE" w:rsidRPr="008E1789">
        <w:rPr>
          <w:rFonts w:asciiTheme="majorBidi" w:hAnsiTheme="majorBidi" w:cstheme="majorBidi"/>
          <w:lang w:val="en-GB"/>
        </w:rPr>
        <w:t>oil</w:t>
      </w:r>
    </w:p>
    <w:p w14:paraId="40BBEDF9" w14:textId="6061485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671" w:author="Jane Shaw" w:date="2015-11-01T12:33: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sunflower</w:t>
      </w:r>
      <w:ins w:id="19672" w:author="Jane Shaw" w:date="2015-11-01T12:33:00Z">
        <w:r w:rsidR="000E09CE">
          <w:rPr>
            <w:rFonts w:asciiTheme="majorBidi" w:eastAsia="Times New Roman" w:hAnsiTheme="majorBidi" w:cstheme="majorBidi"/>
            <w:lang w:val="en-GB"/>
          </w:rPr>
          <w:t xml:space="preserve"> </w:t>
        </w:r>
      </w:ins>
      <w:del w:id="19673" w:author="Jane Shaw" w:date="2015-11-01T12:33: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seed oil, crude (21631.01)</w:t>
      </w:r>
      <w:ins w:id="19674" w:author="Jane Shaw" w:date="2015-11-01T12:33:00Z">
        <w:r w:rsidR="000E09CE">
          <w:rPr>
            <w:rFonts w:asciiTheme="majorBidi" w:eastAsia="Times New Roman" w:hAnsiTheme="majorBidi" w:cstheme="majorBidi"/>
            <w:lang w:val="en-GB"/>
          </w:rPr>
          <w:t>;</w:t>
        </w:r>
      </w:ins>
      <w:del w:id="19675" w:author="Jane Shaw" w:date="2015-11-01T12:33: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sunflower</w:t>
      </w:r>
      <w:ins w:id="19676" w:author="Jane Shaw" w:date="2015-11-01T12:33:00Z">
        <w:r w:rsidR="000E09CE">
          <w:rPr>
            <w:rFonts w:asciiTheme="majorBidi" w:eastAsia="Times New Roman" w:hAnsiTheme="majorBidi" w:cstheme="majorBidi"/>
            <w:lang w:val="en-GB"/>
          </w:rPr>
          <w:t xml:space="preserve"> </w:t>
        </w:r>
      </w:ins>
      <w:del w:id="19677" w:author="Jane Shaw" w:date="2015-11-01T12:33: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seed and safflower</w:t>
      </w:r>
      <w:ins w:id="19678" w:author="Jane Shaw" w:date="2015-11-01T12:33:00Z">
        <w:r w:rsidR="000E09CE">
          <w:rPr>
            <w:rFonts w:asciiTheme="majorBidi" w:eastAsia="Times New Roman" w:hAnsiTheme="majorBidi" w:cstheme="majorBidi"/>
            <w:lang w:val="en-GB"/>
          </w:rPr>
          <w:t xml:space="preserve"> </w:t>
        </w:r>
      </w:ins>
      <w:del w:id="19679" w:author="Jane Shaw" w:date="2015-11-01T12:33:00Z">
        <w:r w:rsidRPr="008E1789" w:rsidDel="000E09C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seed oil, refined (21632).</w:t>
      </w:r>
    </w:p>
    <w:p w14:paraId="04A551FC" w14:textId="61156AB0" w:rsidR="00EB7AF1" w:rsidRPr="008E1789" w:rsidRDefault="726F4BD4" w:rsidP="00C500F7">
      <w:pPr>
        <w:jc w:val="both"/>
        <w:rPr>
          <w:rFonts w:asciiTheme="majorBidi" w:hAnsiTheme="majorBidi" w:cstheme="majorBidi"/>
          <w:lang w:val="en-GB"/>
        </w:rPr>
      </w:pPr>
      <w:commentRangeStart w:id="19680"/>
      <w:r w:rsidRPr="008E1789">
        <w:rPr>
          <w:rFonts w:asciiTheme="majorBidi" w:eastAsia="Times New Roman" w:hAnsiTheme="majorBidi" w:cstheme="majorBidi"/>
          <w:lang w:val="en-GB"/>
        </w:rPr>
        <w:t>Sunflower</w:t>
      </w:r>
      <w:ins w:id="19681" w:author="Jane Shaw" w:date="2015-11-01T12:33:00Z">
        <w:r w:rsidR="000E09CE">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seed oil, whether </w:t>
      </w:r>
      <w:del w:id="19682" w:author="Jane Shaw" w:date="2015-11-01T12:33:00Z">
        <w:r w:rsidRPr="008E1789" w:rsidDel="000E09CE">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683" w:author="Jane Shaw" w:date="2015-11-01T12:33:00Z">
        <w:r w:rsidR="000E09CE">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xml:space="preserve">, but not chemically modified, </w:t>
      </w:r>
      <w:ins w:id="19684" w:author="Jane Shaw" w:date="2015-11-01T12:33:00Z">
        <w:r w:rsidR="000E09CE">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obtained by pressure extraction from the seeds </w:t>
      </w:r>
      <w:del w:id="19685" w:author="Jane Shaw" w:date="2015-11-01T12:33:00Z">
        <w:r w:rsidRPr="008E1789" w:rsidDel="000E09CE">
          <w:rPr>
            <w:rFonts w:asciiTheme="majorBidi" w:eastAsia="Times New Roman" w:hAnsiTheme="majorBidi" w:cstheme="majorBidi"/>
            <w:lang w:val="en-GB"/>
          </w:rPr>
          <w:delText xml:space="preserve">of seeds </w:delText>
        </w:r>
      </w:del>
      <w:r w:rsidRPr="008E1789">
        <w:rPr>
          <w:rFonts w:asciiTheme="majorBidi" w:eastAsia="Times New Roman" w:hAnsiTheme="majorBidi" w:cstheme="majorBidi"/>
          <w:lang w:val="en-GB"/>
        </w:rPr>
        <w:t>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xml:space="preserve">). </w:t>
      </w:r>
      <w:commentRangeEnd w:id="19680"/>
      <w:r w:rsidR="00BD3EEB">
        <w:rPr>
          <w:rStyle w:val="Rimandocommento"/>
        </w:rPr>
        <w:commentReference w:id="19680"/>
      </w:r>
      <w:ins w:id="19686" w:author="Jane Shaw" w:date="2015-11-01T12:35:00Z">
        <w:r w:rsidR="00BD3EEB">
          <w:rPr>
            <w:rFonts w:asciiTheme="majorBidi" w:eastAsia="Times New Roman" w:hAnsiTheme="majorBidi" w:cstheme="majorBidi"/>
            <w:lang w:val="en-GB"/>
          </w:rPr>
          <w:t xml:space="preserve">It is </w:t>
        </w:r>
      </w:ins>
      <w:r w:rsidR="00BD3EE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making medicines, alkyd resins, paints and varnishes.</w:t>
      </w:r>
    </w:p>
    <w:p w14:paraId="5546F2E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1DE2921E" w14:textId="148BAF6C"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2577 </w:t>
      </w:r>
      <w:ins w:id="19687" w:author="Jane Shaw" w:date="2015-11-01T12:36:00Z">
        <w:r w:rsidR="00265F9B">
          <w:rPr>
            <w:rFonts w:asciiTheme="majorBidi" w:hAnsiTheme="majorBidi" w:cstheme="majorBidi"/>
            <w:lang w:val="en-GB"/>
          </w:rPr>
          <w:softHyphen/>
          <w:t>–</w:t>
        </w:r>
      </w:ins>
      <w:del w:id="19688" w:author="Jane Shaw" w:date="2015-11-01T12:36:00Z">
        <w:r w:rsidRPr="008E1789" w:rsidDel="00265F9B">
          <w:rPr>
            <w:rFonts w:asciiTheme="majorBidi" w:hAnsiTheme="majorBidi" w:cstheme="majorBidi"/>
            <w:lang w:val="en-GB"/>
          </w:rPr>
          <w:delText>-</w:delText>
        </w:r>
      </w:del>
      <w:r w:rsidRPr="008E1789">
        <w:rPr>
          <w:rFonts w:asciiTheme="majorBidi" w:hAnsiTheme="majorBidi" w:cstheme="majorBidi"/>
          <w:lang w:val="en-GB"/>
        </w:rPr>
        <w:t xml:space="preserve"> Palm oil</w:t>
      </w:r>
    </w:p>
    <w:p w14:paraId="180C53D4"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689" w:author="Jane Shaw" w:date="2015-11-01T12:37:00Z">
        <w:r w:rsidRPr="008E1789" w:rsidDel="00265F9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palm oil, crude (2165) and the following processed products expressed in terms of primary equivalent: industrial </w:t>
      </w:r>
      <w:commentRangeStart w:id="19690"/>
      <w:r w:rsidRPr="008E1789">
        <w:rPr>
          <w:rFonts w:asciiTheme="majorBidi" w:eastAsia="Times New Roman" w:hAnsiTheme="majorBidi" w:cstheme="majorBidi"/>
          <w:lang w:val="en-GB"/>
        </w:rPr>
        <w:t xml:space="preserve">monocarboxylic fatty acids; </w:t>
      </w:r>
      <w:commentRangeEnd w:id="19690"/>
      <w:r w:rsidR="00FB7D56">
        <w:rPr>
          <w:rStyle w:val="Rimandocommento"/>
        </w:rPr>
        <w:commentReference w:id="19690"/>
      </w:r>
      <w:r w:rsidRPr="008E1789">
        <w:rPr>
          <w:rFonts w:asciiTheme="majorBidi" w:eastAsia="Times New Roman" w:hAnsiTheme="majorBidi" w:cstheme="majorBidi"/>
          <w:lang w:val="en-GB"/>
        </w:rPr>
        <w:t>acid oils from refining (34120); residues of fatty substances (21932.02).</w:t>
      </w:r>
    </w:p>
    <w:p w14:paraId="2BF8B812" w14:textId="7A46360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 oil, whether </w:t>
      </w:r>
      <w:del w:id="19691" w:author="Jane Shaw" w:date="2015-11-01T12:37:00Z">
        <w:r w:rsidRPr="008E1789" w:rsidDel="00FB7D56">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692" w:author="Jane Shaw" w:date="2015-11-01T12:37:00Z">
        <w:r w:rsidR="00FB7D56">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xml:space="preserve">, mainly from the African </w:t>
      </w:r>
      <w:del w:id="19693" w:author="Jane Shaw" w:date="2015-10-31T20:34:00Z">
        <w:r w:rsidRPr="008E1789" w:rsidDel="007234DC">
          <w:rPr>
            <w:rFonts w:asciiTheme="majorBidi" w:eastAsia="Times New Roman" w:hAnsiTheme="majorBidi" w:cstheme="majorBidi"/>
            <w:lang w:val="en-GB"/>
          </w:rPr>
          <w:delText>oil p</w:delText>
        </w:r>
      </w:del>
      <w:ins w:id="19694" w:author="Jane Shaw" w:date="2015-10-31T20:34:00Z">
        <w:r w:rsidR="007234DC">
          <w:rPr>
            <w:rFonts w:asciiTheme="majorBidi" w:eastAsia="Times New Roman" w:hAnsiTheme="majorBidi" w:cstheme="majorBidi"/>
            <w:lang w:val="en-GB"/>
          </w:rPr>
          <w:t>oil-p</w:t>
        </w:r>
      </w:ins>
      <w:r w:rsidRPr="008E1789">
        <w:rPr>
          <w:rFonts w:asciiTheme="majorBidi" w:eastAsia="Times New Roman" w:hAnsiTheme="majorBidi" w:cstheme="majorBidi"/>
          <w:lang w:val="en-GB"/>
        </w:rPr>
        <w:t>alm (</w:t>
      </w:r>
      <w:r w:rsidRPr="00FB7D56">
        <w:rPr>
          <w:rFonts w:asciiTheme="majorBidi" w:eastAsia="Times New Roman" w:hAnsiTheme="majorBidi" w:cstheme="majorBidi"/>
          <w:i/>
          <w:lang w:val="en-GB"/>
          <w:rPrChange w:id="19695" w:author="Jane Shaw" w:date="2015-11-01T12:38:00Z">
            <w:rPr>
              <w:rFonts w:asciiTheme="majorBidi" w:eastAsia="Times New Roman" w:hAnsiTheme="majorBidi" w:cstheme="majorBidi"/>
              <w:lang w:val="en-GB"/>
            </w:rPr>
          </w:rPrChange>
        </w:rPr>
        <w:t>Elaeis guineensis</w:t>
      </w:r>
      <w:r w:rsidRPr="008E1789">
        <w:rPr>
          <w:rFonts w:asciiTheme="majorBidi" w:eastAsia="Times New Roman" w:hAnsiTheme="majorBidi" w:cstheme="majorBidi"/>
          <w:lang w:val="en-GB"/>
        </w:rPr>
        <w:t xml:space="preserve">), </w:t>
      </w:r>
      <w:ins w:id="19696" w:author="Jane Shaw" w:date="2015-11-01T12:38:00Z">
        <w:r w:rsidR="00FB7D56">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obtained from the mesocarp of the fruit of the </w:t>
      </w:r>
      <w:del w:id="19697" w:author="Jane Shaw" w:date="2015-10-31T20:34:00Z">
        <w:r w:rsidRPr="008E1789" w:rsidDel="007234DC">
          <w:rPr>
            <w:rFonts w:asciiTheme="majorBidi" w:eastAsia="Times New Roman" w:hAnsiTheme="majorBidi" w:cstheme="majorBidi"/>
            <w:lang w:val="en-GB"/>
          </w:rPr>
          <w:delText>oil p</w:delText>
        </w:r>
      </w:del>
      <w:ins w:id="19698" w:author="Jane Shaw" w:date="2015-10-31T20:34:00Z">
        <w:r w:rsidR="007234DC">
          <w:rPr>
            <w:rFonts w:asciiTheme="majorBidi" w:eastAsia="Times New Roman" w:hAnsiTheme="majorBidi" w:cstheme="majorBidi"/>
            <w:lang w:val="en-GB"/>
          </w:rPr>
          <w:t>oil-p</w:t>
        </w:r>
      </w:ins>
      <w:r w:rsidRPr="008E1789">
        <w:rPr>
          <w:rFonts w:asciiTheme="majorBidi" w:eastAsia="Times New Roman" w:hAnsiTheme="majorBidi" w:cstheme="majorBidi"/>
          <w:lang w:val="en-GB"/>
        </w:rPr>
        <w:t xml:space="preserve">alm by pressure, and also by solvent from the residues of the pressure extraction, </w:t>
      </w:r>
      <w:ins w:id="19699" w:author="Jane Shaw" w:date="2015-11-01T12:38:00Z">
        <w:r w:rsidR="00FB7D56">
          <w:rPr>
            <w:rFonts w:asciiTheme="majorBidi" w:eastAsia="Times New Roman" w:hAnsiTheme="majorBidi" w:cstheme="majorBidi"/>
            <w:lang w:val="en-GB"/>
          </w:rPr>
          <w:t xml:space="preserve">for </w:t>
        </w:r>
      </w:ins>
      <w:r w:rsidRPr="008E1789">
        <w:rPr>
          <w:rFonts w:asciiTheme="majorBidi" w:eastAsia="Times New Roman" w:hAnsiTheme="majorBidi" w:cstheme="majorBidi"/>
          <w:lang w:val="en-GB"/>
        </w:rPr>
        <w:t>use</w:t>
      </w:r>
      <w:del w:id="19700" w:author="Jane Shaw" w:date="2015-11-01T12:38:00Z">
        <w:r w:rsidRPr="008E1789" w:rsidDel="00FB7D56">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in the manufacture industry. Refined palm oil is used as </w:t>
      </w:r>
      <w:ins w:id="19701" w:author="Jane Shaw" w:date="2015-11-01T12:38:00Z">
        <w:r w:rsidR="00FB7D56">
          <w:rPr>
            <w:rFonts w:asciiTheme="majorBidi" w:eastAsia="Times New Roman" w:hAnsiTheme="majorBidi" w:cstheme="majorBidi"/>
            <w:lang w:val="en-GB"/>
          </w:rPr>
          <w:t xml:space="preserve">a </w:t>
        </w:r>
      </w:ins>
      <w:r w:rsidRPr="008E1789">
        <w:rPr>
          <w:rFonts w:asciiTheme="majorBidi" w:eastAsia="Times New Roman" w:hAnsiTheme="majorBidi" w:cstheme="majorBidi"/>
          <w:lang w:val="en-GB"/>
        </w:rPr>
        <w:t>food</w:t>
      </w:r>
      <w:del w:id="19702" w:author="Jane Shaw" w:date="2015-11-01T12:38:00Z">
        <w:r w:rsidRPr="008E1789" w:rsidDel="00FB7D56">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stuff.</w:t>
      </w:r>
    </w:p>
    <w:p w14:paraId="7FBA4C06" w14:textId="6D2EE10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 kernel oil or babassu oil </w:t>
      </w:r>
      <w:ins w:id="19703" w:author="Jane Shaw" w:date="2015-11-01T12:38:00Z">
        <w:r w:rsidR="00FB7D56">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not included (2576).</w:t>
      </w:r>
    </w:p>
    <w:p w14:paraId="290378F1" w14:textId="0AF3AF3D"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2578 </w:t>
      </w:r>
      <w:ins w:id="19704" w:author="Jane Shaw" w:date="2015-11-01T12:39:00Z">
        <w:r w:rsidR="00FB7D56">
          <w:rPr>
            <w:rFonts w:asciiTheme="majorBidi" w:hAnsiTheme="majorBidi" w:cstheme="majorBidi"/>
            <w:lang w:val="en-GB"/>
          </w:rPr>
          <w:t>–</w:t>
        </w:r>
      </w:ins>
      <w:del w:id="19705" w:author="Jane Shaw" w:date="2015-11-01T12:39:00Z">
        <w:r w:rsidRPr="008E1789" w:rsidDel="00FB7D56">
          <w:rPr>
            <w:rFonts w:asciiTheme="majorBidi" w:hAnsiTheme="majorBidi" w:cstheme="majorBidi"/>
            <w:lang w:val="en-GB"/>
          </w:rPr>
          <w:delText>-</w:delText>
        </w:r>
      </w:del>
      <w:r w:rsidRPr="008E1789">
        <w:rPr>
          <w:rFonts w:asciiTheme="majorBidi" w:hAnsiTheme="majorBidi" w:cstheme="majorBidi"/>
          <w:lang w:val="en-GB"/>
        </w:rPr>
        <w:t xml:space="preserve"> Coconut oil</w:t>
      </w:r>
    </w:p>
    <w:p w14:paraId="05438BA6"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706" w:author="Jane Shaw" w:date="2015-11-01T12:39:00Z">
        <w:r w:rsidRPr="008E1789" w:rsidDel="00FB7D5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coconut oil (2166).</w:t>
      </w:r>
    </w:p>
    <w:p w14:paraId="0B510778" w14:textId="0E6CA69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 oil, whether </w:t>
      </w:r>
      <w:del w:id="19707" w:author="Jane Shaw" w:date="2015-11-01T12:39:00Z">
        <w:r w:rsidRPr="008E1789" w:rsidDel="00FB7D56">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708" w:author="Jane Shaw" w:date="2015-11-01T12:39:00Z">
        <w:r w:rsidR="00FB7D56">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xml:space="preserve">, is obtained from </w:t>
      </w:r>
      <w:ins w:id="19709" w:author="Jane Shaw" w:date="2015-11-01T12:40:00Z">
        <w:r w:rsidR="00FB7D56">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w:t>
      </w:r>
      <w:ins w:id="19710" w:author="Jane Shaw" w:date="2015-11-01T12:40:00Z">
        <w:r w:rsidR="00FB7D56">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by solvent from the residue</w:t>
      </w:r>
      <w:del w:id="19711" w:author="Jane Shaw" w:date="2015-11-01T12:40:00Z">
        <w:r w:rsidRPr="008E1789" w:rsidDel="00FB7D5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of </w:t>
      </w:r>
      <w:ins w:id="19712" w:author="Jane Shaw" w:date="2015-11-01T12:40:00Z">
        <w:r w:rsidR="00FB7D56">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 xml:space="preserve">pressure extraction. </w:t>
      </w:r>
      <w:ins w:id="19713" w:author="Jane Shaw" w:date="2015-11-01T12:40:00Z">
        <w:r w:rsidR="00FB7D56">
          <w:rPr>
            <w:rFonts w:asciiTheme="majorBidi" w:eastAsia="Times New Roman" w:hAnsiTheme="majorBidi" w:cstheme="majorBidi"/>
            <w:lang w:val="en-GB"/>
          </w:rPr>
          <w:t xml:space="preserve">It is </w:t>
        </w:r>
      </w:ins>
      <w:r w:rsidR="00FB7D5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in </w:t>
      </w:r>
      <w:ins w:id="19714" w:author="Jane Shaw" w:date="2015-11-01T12:40:00Z">
        <w:r w:rsidR="00FB7D56">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manufactur</w:t>
      </w:r>
      <w:ins w:id="19715" w:author="Jane Shaw" w:date="2015-11-01T12:40:00Z">
        <w:r w:rsidR="00FB7D56">
          <w:rPr>
            <w:rFonts w:asciiTheme="majorBidi" w:eastAsia="Times New Roman" w:hAnsiTheme="majorBidi" w:cstheme="majorBidi"/>
            <w:lang w:val="en-GB"/>
          </w:rPr>
          <w:t>ing</w:t>
        </w:r>
      </w:ins>
      <w:del w:id="19716" w:author="Jane Shaw" w:date="2015-11-01T12:40:00Z">
        <w:r w:rsidRPr="008E1789" w:rsidDel="00FB7D56">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 industry</w:t>
      </w:r>
      <w:ins w:id="19717" w:author="Jane Shaw" w:date="2015-11-01T12:40:00Z">
        <w:r w:rsidR="00FB7D56">
          <w:rPr>
            <w:rFonts w:asciiTheme="majorBidi" w:eastAsia="Times New Roman" w:hAnsiTheme="majorBidi" w:cstheme="majorBidi"/>
            <w:lang w:val="en-GB"/>
          </w:rPr>
          <w:t>;</w:t>
        </w:r>
      </w:ins>
      <w:del w:id="19718" w:author="Jane Shaw" w:date="2015-11-01T12:40:00Z">
        <w:r w:rsidRPr="008E1789" w:rsidDel="00FB7D5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when refined </w:t>
      </w:r>
      <w:ins w:id="19719" w:author="Jane Shaw" w:date="2015-11-01T12:40:00Z">
        <w:r w:rsidR="00FB7D56">
          <w:rPr>
            <w:rFonts w:asciiTheme="majorBidi" w:eastAsia="Times New Roman" w:hAnsiTheme="majorBidi" w:cstheme="majorBidi"/>
            <w:lang w:val="en-GB"/>
          </w:rPr>
          <w:t xml:space="preserve">it </w:t>
        </w:r>
      </w:ins>
      <w:r w:rsidRPr="008E1789">
        <w:rPr>
          <w:rFonts w:asciiTheme="majorBidi" w:eastAsia="Times New Roman" w:hAnsiTheme="majorBidi" w:cstheme="majorBidi"/>
          <w:lang w:val="en-GB"/>
        </w:rPr>
        <w:t>is used as food.</w:t>
      </w:r>
    </w:p>
    <w:p w14:paraId="3E9847DB" w14:textId="5F7FCC67" w:rsidR="00EB7AF1" w:rsidRPr="008E1789" w:rsidRDefault="007F2666" w:rsidP="00C500F7">
      <w:pPr>
        <w:pStyle w:val="Titolo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 xml:space="preserve">BS 2579 </w:t>
      </w:r>
      <w:ins w:id="19720" w:author="Jane Shaw" w:date="2015-11-01T12:40:00Z">
        <w:r w:rsidR="00FB7D56">
          <w:rPr>
            <w:rFonts w:asciiTheme="majorBidi" w:hAnsiTheme="majorBidi" w:cstheme="majorBidi"/>
            <w:lang w:val="en-GB"/>
          </w:rPr>
          <w:t>–</w:t>
        </w:r>
      </w:ins>
      <w:del w:id="19721" w:author="Jane Shaw" w:date="2015-11-01T12:40:00Z">
        <w:r w:rsidR="726F4BD4" w:rsidRPr="008E1789" w:rsidDel="00FB7D56">
          <w:rPr>
            <w:rFonts w:asciiTheme="majorBidi" w:hAnsiTheme="majorBidi" w:cstheme="majorBidi"/>
            <w:lang w:val="en-GB"/>
          </w:rPr>
          <w:delText>-</w:delText>
        </w:r>
      </w:del>
      <w:r w:rsidR="726F4BD4" w:rsidRPr="008E1789">
        <w:rPr>
          <w:rFonts w:asciiTheme="majorBidi" w:hAnsiTheme="majorBidi" w:cstheme="majorBidi"/>
          <w:lang w:val="en-GB"/>
        </w:rPr>
        <w:t xml:space="preserve"> Sesame</w:t>
      </w:r>
      <w:ins w:id="19722" w:author="Jane Shaw" w:date="2015-11-01T12:40:00Z">
        <w:r w:rsidR="00FB7D56">
          <w:rPr>
            <w:rFonts w:asciiTheme="majorBidi" w:hAnsiTheme="majorBidi" w:cstheme="majorBidi"/>
            <w:lang w:val="en-GB"/>
          </w:rPr>
          <w:t xml:space="preserve"> </w:t>
        </w:r>
      </w:ins>
      <w:r w:rsidR="726F4BD4" w:rsidRPr="008E1789">
        <w:rPr>
          <w:rFonts w:asciiTheme="majorBidi" w:hAnsiTheme="majorBidi" w:cstheme="majorBidi"/>
          <w:lang w:val="en-GB"/>
        </w:rPr>
        <w:t xml:space="preserve">seed </w:t>
      </w:r>
      <w:r w:rsidR="00FB7D56" w:rsidRPr="008E1789">
        <w:rPr>
          <w:rFonts w:asciiTheme="majorBidi" w:hAnsiTheme="majorBidi" w:cstheme="majorBidi"/>
          <w:lang w:val="en-GB"/>
        </w:rPr>
        <w:t>oil</w:t>
      </w:r>
    </w:p>
    <w:p w14:paraId="73097E6A"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723" w:author="Jane Shaw" w:date="2015-11-01T12:40:00Z">
        <w:r w:rsidRPr="008E1789" w:rsidDel="00FB7D5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sesame oil (21691.07).</w:t>
      </w:r>
    </w:p>
    <w:p w14:paraId="4E438AE3" w14:textId="3E6FEFEF" w:rsidR="00EB7AF1" w:rsidRPr="008E1789" w:rsidDel="00FB7D56" w:rsidRDefault="726F4BD4" w:rsidP="00C500F7">
      <w:pPr>
        <w:jc w:val="both"/>
        <w:rPr>
          <w:del w:id="19724" w:author="Jane Shaw" w:date="2015-11-01T12:41:00Z"/>
          <w:rFonts w:asciiTheme="majorBidi" w:hAnsiTheme="majorBidi" w:cstheme="majorBidi"/>
          <w:lang w:val="en-GB"/>
        </w:rPr>
      </w:pPr>
      <w:r w:rsidRPr="008E1789">
        <w:rPr>
          <w:rFonts w:asciiTheme="majorBidi" w:eastAsia="Times New Roman" w:hAnsiTheme="majorBidi" w:cstheme="majorBidi"/>
          <w:lang w:val="en-GB"/>
        </w:rPr>
        <w:t>Sesame</w:t>
      </w:r>
      <w:ins w:id="19725" w:author="Jane Shaw" w:date="2015-11-01T12:40:00Z">
        <w:r w:rsidR="00FB7D56">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seed oil, whether </w:t>
      </w:r>
      <w:del w:id="19726" w:author="Jane Shaw" w:date="2015-11-01T12:40:00Z">
        <w:r w:rsidRPr="008E1789" w:rsidDel="00FB7D56">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727" w:author="Jane Shaw" w:date="2015-11-01T12:41:00Z">
        <w:r w:rsidR="00FB7D56">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xml:space="preserve">, but not chemically modified, </w:t>
      </w:r>
      <w:ins w:id="19728" w:author="Jane Shaw" w:date="2015-11-01T12:42:00Z">
        <w:r w:rsidR="00FB7D56">
          <w:rPr>
            <w:rFonts w:asciiTheme="majorBidi" w:eastAsia="Times New Roman" w:hAnsiTheme="majorBidi" w:cstheme="majorBidi"/>
            <w:lang w:val="en-GB"/>
          </w:rPr>
          <w:t xml:space="preserve">is obtained </w:t>
        </w:r>
      </w:ins>
      <w:r w:rsidRPr="008E1789">
        <w:rPr>
          <w:rFonts w:asciiTheme="majorBidi" w:eastAsia="Times New Roman" w:hAnsiTheme="majorBidi" w:cstheme="majorBidi"/>
          <w:lang w:val="en-GB"/>
        </w:rPr>
        <w:t>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w:t>
      </w:r>
      <w:del w:id="19729" w:author="Jane Shaw" w:date="2015-11-01T12:46: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19730" w:author="Jane Shaw" w:date="2015-11-01T12:42:00Z">
        <w:r w:rsidRPr="008E1789" w:rsidDel="00FB7D56">
          <w:rPr>
            <w:rFonts w:asciiTheme="majorBidi" w:eastAsia="Times New Roman" w:hAnsiTheme="majorBidi" w:cstheme="majorBidi"/>
            <w:lang w:val="en-GB"/>
          </w:rPr>
          <w:delText xml:space="preserve">is obtained </w:delText>
        </w:r>
      </w:del>
      <w:r w:rsidRPr="008E1789">
        <w:rPr>
          <w:rFonts w:asciiTheme="majorBidi" w:eastAsia="Times New Roman" w:hAnsiTheme="majorBidi" w:cstheme="majorBidi"/>
          <w:lang w:val="en-GB"/>
        </w:rPr>
        <w:t xml:space="preserve">by pressure extraction in two or three stages at different temperatures. Sometimes the oil is also extracted by solvent from the residue of the pressure extraction. </w:t>
      </w:r>
      <w:ins w:id="19731" w:author="Jane Shaw" w:date="2015-11-01T12:41:00Z">
        <w:r w:rsidR="00FB7D56">
          <w:rPr>
            <w:rFonts w:asciiTheme="majorBidi" w:eastAsia="Times New Roman" w:hAnsiTheme="majorBidi" w:cstheme="majorBidi"/>
            <w:lang w:val="en-GB"/>
          </w:rPr>
          <w:t xml:space="preserve">It is </w:t>
        </w:r>
      </w:ins>
    </w:p>
    <w:p w14:paraId="10341357" w14:textId="3859BE57" w:rsidR="00EB7AF1" w:rsidRPr="008E1789" w:rsidRDefault="00FB7D56" w:rsidP="00C500F7">
      <w:pPr>
        <w:jc w:val="both"/>
        <w:rPr>
          <w:rFonts w:asciiTheme="majorBidi" w:hAnsiTheme="majorBidi" w:cstheme="majorBidi"/>
          <w:lang w:val="en-GB"/>
        </w:rPr>
      </w:pPr>
      <w:ins w:id="19732" w:author="Jane Shaw" w:date="2015-11-01T12:41:00Z">
        <w:r>
          <w:rPr>
            <w:rFonts w:asciiTheme="majorBidi" w:eastAsia="Times New Roman" w:hAnsiTheme="majorBidi" w:cstheme="majorBidi"/>
            <w:lang w:val="en-GB"/>
          </w:rPr>
          <w:t>u</w:t>
        </w:r>
      </w:ins>
      <w:del w:id="19733" w:author="Jane Shaw" w:date="2015-11-01T12:41:00Z">
        <w:r w:rsidR="726F4BD4" w:rsidRPr="008E1789" w:rsidDel="00FB7D56">
          <w:rPr>
            <w:rFonts w:asciiTheme="majorBidi" w:eastAsia="Times New Roman" w:hAnsiTheme="majorBidi" w:cstheme="majorBidi"/>
            <w:lang w:val="en-GB"/>
          </w:rPr>
          <w:delText>U</w:delText>
        </w:r>
      </w:del>
      <w:r w:rsidR="726F4BD4" w:rsidRPr="008E1789">
        <w:rPr>
          <w:rFonts w:asciiTheme="majorBidi" w:eastAsia="Times New Roman" w:hAnsiTheme="majorBidi" w:cstheme="majorBidi"/>
          <w:lang w:val="en-GB"/>
        </w:rPr>
        <w:t xml:space="preserve">sed mainly for food, also used </w:t>
      </w:r>
      <w:del w:id="19734" w:author="Jane Shaw" w:date="2015-11-01T12:41:00Z">
        <w:r w:rsidR="726F4BD4" w:rsidRPr="008E1789" w:rsidDel="00FB7D56">
          <w:rPr>
            <w:rFonts w:asciiTheme="majorBidi" w:eastAsia="Times New Roman" w:hAnsiTheme="majorBidi" w:cstheme="majorBidi"/>
            <w:lang w:val="en-GB"/>
          </w:rPr>
          <w:delText xml:space="preserve">also </w:delText>
        </w:r>
      </w:del>
      <w:r w:rsidR="726F4BD4" w:rsidRPr="008E1789">
        <w:rPr>
          <w:rFonts w:asciiTheme="majorBidi" w:eastAsia="Times New Roman" w:hAnsiTheme="majorBidi" w:cstheme="majorBidi"/>
          <w:lang w:val="en-GB"/>
        </w:rPr>
        <w:t>for industrial purposes.</w:t>
      </w:r>
    </w:p>
    <w:p w14:paraId="38D6A129" w14:textId="7970D76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2580 </w:t>
      </w:r>
      <w:ins w:id="19735" w:author="Jane Shaw" w:date="2015-11-01T12:41:00Z">
        <w:r w:rsidR="00FB7D56">
          <w:rPr>
            <w:rFonts w:asciiTheme="majorBidi" w:hAnsiTheme="majorBidi" w:cstheme="majorBidi"/>
            <w:lang w:val="en-GB"/>
          </w:rPr>
          <w:t>–</w:t>
        </w:r>
      </w:ins>
      <w:del w:id="19736" w:author="Jane Shaw" w:date="2015-11-01T12:41:00Z">
        <w:r w:rsidRPr="008E1789" w:rsidDel="00FB7D56">
          <w:rPr>
            <w:rFonts w:asciiTheme="majorBidi" w:hAnsiTheme="majorBidi" w:cstheme="majorBidi"/>
            <w:lang w:val="en-GB"/>
          </w:rPr>
          <w:delText>-</w:delText>
        </w:r>
      </w:del>
      <w:r w:rsidRPr="008E1789">
        <w:rPr>
          <w:rFonts w:asciiTheme="majorBidi" w:hAnsiTheme="majorBidi" w:cstheme="majorBidi"/>
          <w:lang w:val="en-GB"/>
        </w:rPr>
        <w:t xml:space="preserve"> Olive </w:t>
      </w:r>
      <w:r w:rsidR="00FB7D56" w:rsidRPr="008E1789">
        <w:rPr>
          <w:rFonts w:asciiTheme="majorBidi" w:hAnsiTheme="majorBidi" w:cstheme="majorBidi"/>
          <w:lang w:val="en-GB"/>
        </w:rPr>
        <w:t>oil</w:t>
      </w:r>
    </w:p>
    <w:p w14:paraId="1CF17059" w14:textId="43711F9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737" w:author="Jane Shaw" w:date="2015-11-01T12:41:00Z">
        <w:r w:rsidRPr="008E1789" w:rsidDel="00FB7D5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olive oil crude and refined (21671, 21672)</w:t>
      </w:r>
      <w:ins w:id="19738" w:author="Jane Shaw" w:date="2015-11-01T12:42:00Z">
        <w:r w:rsidR="00FB7D56">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olive oil residues (21673).</w:t>
      </w:r>
    </w:p>
    <w:p w14:paraId="756FC0A0" w14:textId="4C4C425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 oil, whether </w:t>
      </w:r>
      <w:del w:id="19739" w:author="Jane Shaw" w:date="2015-11-01T12:42:00Z">
        <w:r w:rsidRPr="008E1789" w:rsidDel="00FB7D56">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 xml:space="preserve">refined </w:t>
      </w:r>
      <w:ins w:id="19740" w:author="Jane Shaw" w:date="2015-11-01T12:42:00Z">
        <w:r w:rsidR="00FB7D56">
          <w:rPr>
            <w:rFonts w:asciiTheme="majorBidi" w:eastAsia="Times New Roman" w:hAnsiTheme="majorBidi" w:cstheme="majorBidi"/>
            <w:lang w:val="en-GB"/>
          </w:rPr>
          <w:t xml:space="preserve">or unrefined, </w:t>
        </w:r>
      </w:ins>
      <w:r w:rsidRPr="008E1789">
        <w:rPr>
          <w:rFonts w:asciiTheme="majorBidi" w:eastAsia="Times New Roman" w:hAnsiTheme="majorBidi" w:cstheme="majorBidi"/>
          <w:lang w:val="en-GB"/>
        </w:rPr>
        <w:t>but not chemically modified, is obtained from the fruit of the olive tree (</w:t>
      </w:r>
      <w:r w:rsidRPr="008E1789">
        <w:rPr>
          <w:rFonts w:asciiTheme="majorBidi" w:eastAsia="Times New Roman" w:hAnsiTheme="majorBidi" w:cstheme="majorBidi"/>
          <w:i/>
          <w:iCs/>
          <w:lang w:val="en-GB"/>
        </w:rPr>
        <w:t xml:space="preserve">Olea europaea </w:t>
      </w:r>
      <w:r w:rsidRPr="00FB7D56">
        <w:rPr>
          <w:rFonts w:asciiTheme="majorBidi" w:eastAsia="Times New Roman" w:hAnsiTheme="majorBidi" w:cstheme="majorBidi"/>
          <w:iCs/>
          <w:lang w:val="en-GB"/>
          <w:rPrChange w:id="19741" w:author="Jane Shaw" w:date="2015-11-01T12:42:00Z">
            <w:rPr>
              <w:rFonts w:asciiTheme="majorBidi" w:eastAsia="Times New Roman" w:hAnsiTheme="majorBidi" w:cstheme="majorBidi"/>
              <w:i/>
              <w:iCs/>
              <w:lang w:val="en-GB"/>
            </w:rPr>
          </w:rPrChange>
        </w:rPr>
        <w:t>L.</w:t>
      </w:r>
      <w:r w:rsidRP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by mechanical or other physical means. Olive oil is the only vegetable oil that can be consumed without refining.</w:t>
      </w:r>
    </w:p>
    <w:p w14:paraId="5B3DA01A"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14:paraId="6633E786" w14:textId="531169B3"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2581 </w:t>
      </w:r>
      <w:ins w:id="19742" w:author="Jane Shaw" w:date="2015-11-01T12:42:00Z">
        <w:r w:rsidR="00FB7D56">
          <w:rPr>
            <w:rFonts w:asciiTheme="majorBidi" w:hAnsiTheme="majorBidi" w:cstheme="majorBidi"/>
            <w:lang w:val="en-GB"/>
          </w:rPr>
          <w:t>–</w:t>
        </w:r>
      </w:ins>
      <w:del w:id="19743" w:author="Jane Shaw" w:date="2015-11-01T12:42:00Z">
        <w:r w:rsidRPr="008E1789" w:rsidDel="00FB7D56">
          <w:rPr>
            <w:rFonts w:asciiTheme="majorBidi" w:hAnsiTheme="majorBidi" w:cstheme="majorBidi"/>
            <w:lang w:val="en-GB"/>
          </w:rPr>
          <w:delText>-</w:delText>
        </w:r>
      </w:del>
      <w:r w:rsidRPr="008E1789">
        <w:rPr>
          <w:rFonts w:asciiTheme="majorBidi" w:hAnsiTheme="majorBidi" w:cstheme="majorBidi"/>
          <w:lang w:val="en-GB"/>
        </w:rPr>
        <w:t xml:space="preserve"> Rice</w:t>
      </w:r>
      <w:ins w:id="19744" w:author="Jane Shaw" w:date="2015-11-01T12:44:00Z">
        <w:r w:rsidR="000B2348">
          <w:rPr>
            <w:rFonts w:asciiTheme="majorBidi" w:hAnsiTheme="majorBidi" w:cstheme="majorBidi"/>
            <w:lang w:val="en-GB"/>
          </w:rPr>
          <w:t xml:space="preserve"> </w:t>
        </w:r>
      </w:ins>
      <w:r w:rsidRPr="008E1789">
        <w:rPr>
          <w:rFonts w:asciiTheme="majorBidi" w:hAnsiTheme="majorBidi" w:cstheme="majorBidi"/>
          <w:lang w:val="en-GB"/>
        </w:rPr>
        <w:t xml:space="preserve">bran </w:t>
      </w:r>
      <w:r w:rsidR="00FB7D56" w:rsidRPr="008E1789">
        <w:rPr>
          <w:rFonts w:asciiTheme="majorBidi" w:hAnsiTheme="majorBidi" w:cstheme="majorBidi"/>
          <w:lang w:val="en-GB"/>
        </w:rPr>
        <w:t>oil</w:t>
      </w:r>
    </w:p>
    <w:p w14:paraId="7045F6F7" w14:textId="39DBE7D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w:t>
      </w:r>
      <w:ins w:id="19745" w:author="Jane Shaw" w:date="2015-11-01T12:44:00Z">
        <w:r w:rsidR="000B2348">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bran oil (21691.01).</w:t>
      </w:r>
    </w:p>
    <w:p w14:paraId="4720422A" w14:textId="6F83DB6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w:t>
      </w:r>
      <w:ins w:id="19746" w:author="Jane Shaw" w:date="2015-11-01T12:44:00Z">
        <w:r w:rsidR="000B2348">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bran oil, whether </w:t>
      </w:r>
      <w:del w:id="19747" w:author="Jane Shaw" w:date="2015-11-01T12:44:00Z">
        <w:r w:rsidRPr="008E1789" w:rsidDel="000B2348">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748" w:author="Jane Shaw" w:date="2015-11-01T12:44:00Z">
        <w:r w:rsidR="000B2348">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xml:space="preserve">, but not chemically modified, </w:t>
      </w:r>
      <w:ins w:id="19749" w:author="Jane Shaw" w:date="2015-11-01T12:44:00Z">
        <w:r w:rsidR="000B2348">
          <w:rPr>
            <w:rFonts w:asciiTheme="majorBidi" w:eastAsia="Times New Roman" w:hAnsiTheme="majorBidi" w:cstheme="majorBidi"/>
            <w:lang w:val="en-GB"/>
          </w:rPr>
          <w:t xml:space="preserve">is extracted </w:t>
        </w:r>
      </w:ins>
      <w:r w:rsidRPr="008E1789">
        <w:rPr>
          <w:rFonts w:asciiTheme="majorBidi" w:eastAsia="Times New Roman" w:hAnsiTheme="majorBidi" w:cstheme="majorBidi"/>
          <w:lang w:val="en-GB"/>
        </w:rPr>
        <w:t xml:space="preserve">from the </w:t>
      </w:r>
      <w:ins w:id="19750" w:author="Jane Shaw" w:date="2015-11-01T12:44:00Z">
        <w:r w:rsidR="000B2348">
          <w:rPr>
            <w:rFonts w:asciiTheme="majorBidi" w:eastAsia="Times New Roman" w:hAnsiTheme="majorBidi" w:cstheme="majorBidi"/>
            <w:lang w:val="en-GB"/>
          </w:rPr>
          <w:t xml:space="preserve">bran of the </w:t>
        </w:r>
      </w:ins>
      <w:r w:rsidRPr="008E1789">
        <w:rPr>
          <w:rFonts w:asciiTheme="majorBidi" w:eastAsia="Times New Roman" w:hAnsiTheme="majorBidi" w:cstheme="majorBidi"/>
          <w:lang w:val="en-GB"/>
        </w:rPr>
        <w:t>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w:t>
      </w:r>
      <w:del w:id="19751" w:author="Jane Shaw" w:date="2015-11-01T12:44:00Z">
        <w:r w:rsidRPr="008E1789" w:rsidDel="000B2348">
          <w:rPr>
            <w:rFonts w:asciiTheme="majorBidi" w:eastAsia="Times New Roman" w:hAnsiTheme="majorBidi" w:cstheme="majorBidi"/>
            <w:lang w:val="en-GB"/>
          </w:rPr>
          <w:delText>,</w:delText>
        </w:r>
      </w:del>
      <w:del w:id="19752" w:author="Jane Shaw" w:date="2015-11-01T12:45:00Z">
        <w:r w:rsidRPr="008E1789" w:rsidDel="000B2348">
          <w:rPr>
            <w:rFonts w:asciiTheme="majorBidi" w:eastAsia="Times New Roman" w:hAnsiTheme="majorBidi" w:cstheme="majorBidi"/>
            <w:lang w:val="en-GB"/>
          </w:rPr>
          <w:delText xml:space="preserve"> </w:delText>
        </w:r>
      </w:del>
      <w:del w:id="19753" w:author="Jane Shaw" w:date="2015-11-01T12:44:00Z">
        <w:r w:rsidRPr="008E1789" w:rsidDel="000B2348">
          <w:rPr>
            <w:rFonts w:asciiTheme="majorBidi" w:eastAsia="Times New Roman" w:hAnsiTheme="majorBidi" w:cstheme="majorBidi"/>
            <w:lang w:val="en-GB"/>
          </w:rPr>
          <w:delText>is extracted from bran</w:delText>
        </w:r>
      </w:del>
      <w:r w:rsidRPr="008E1789">
        <w:rPr>
          <w:rFonts w:asciiTheme="majorBidi" w:eastAsia="Times New Roman" w:hAnsiTheme="majorBidi" w:cstheme="majorBidi"/>
          <w:lang w:val="en-GB"/>
        </w:rPr>
        <w:t xml:space="preserve"> by pressure</w:t>
      </w:r>
      <w:ins w:id="19754" w:author="Jane Shaw" w:date="2015-11-01T12:47:00Z">
        <w:r w:rsidR="00FE430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or</w:t>
      </w:r>
      <w:ins w:id="19755" w:author="Jane Shaw" w:date="2015-11-01T12:47:00Z">
        <w:r w:rsidR="00FE430C">
          <w:rPr>
            <w:rFonts w:asciiTheme="majorBidi" w:eastAsia="Times New Roman" w:hAnsiTheme="majorBidi" w:cstheme="majorBidi"/>
            <w:lang w:val="en-GB"/>
          </w:rPr>
          <w:t xml:space="preserve"> –</w:t>
        </w:r>
      </w:ins>
      <w:del w:id="19756" w:author="Jane Shaw" w:date="2015-11-01T12:47: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more frequently</w:t>
      </w:r>
      <w:ins w:id="19757" w:author="Jane Shaw" w:date="2015-11-01T12:47:00Z">
        <w:r w:rsidR="00FE430C">
          <w:rPr>
            <w:rFonts w:asciiTheme="majorBidi" w:eastAsia="Times New Roman" w:hAnsiTheme="majorBidi" w:cstheme="majorBidi"/>
            <w:lang w:val="en-GB"/>
          </w:rPr>
          <w:t xml:space="preserve"> –</w:t>
        </w:r>
      </w:ins>
      <w:del w:id="19758" w:author="Jane Shaw" w:date="2015-11-01T12:47:00Z">
        <w:r w:rsidRPr="008E1789" w:rsidDel="00FE430C">
          <w:rPr>
            <w:rFonts w:asciiTheme="majorBidi" w:eastAsia="Times New Roman" w:hAnsiTheme="majorBidi" w:cstheme="majorBidi"/>
            <w:lang w:val="en-GB"/>
          </w:rPr>
          <w:delText xml:space="preserve">, </w:delText>
        </w:r>
      </w:del>
      <w:ins w:id="19759" w:author="Jane Shaw" w:date="2015-11-01T12:47:00Z">
        <w:r w:rsidR="00FE430C">
          <w:rPr>
            <w:rFonts w:asciiTheme="majorBidi" w:eastAsia="Times New Roman" w:hAnsiTheme="majorBidi" w:cstheme="majorBidi"/>
            <w:lang w:val="en-GB"/>
          </w:rPr>
          <w:t xml:space="preserve"> </w:t>
        </w:r>
      </w:ins>
      <w:del w:id="19760" w:author="Jane Shaw" w:date="2015-11-01T12:47:00Z">
        <w:r w:rsidRPr="008E1789" w:rsidDel="00FE430C">
          <w:rPr>
            <w:rFonts w:asciiTheme="majorBidi" w:eastAsia="Times New Roman" w:hAnsiTheme="majorBidi" w:cstheme="majorBidi"/>
            <w:lang w:val="en-GB"/>
          </w:rPr>
          <w:delText xml:space="preserve">by </w:delText>
        </w:r>
      </w:del>
      <w:r w:rsidRPr="008E1789">
        <w:rPr>
          <w:rFonts w:asciiTheme="majorBidi" w:eastAsia="Times New Roman" w:hAnsiTheme="majorBidi" w:cstheme="majorBidi"/>
          <w:lang w:val="en-GB"/>
        </w:rPr>
        <w:t>solvents.</w:t>
      </w:r>
    </w:p>
    <w:p w14:paraId="3B971668" w14:textId="77777777" w:rsidR="007F2666" w:rsidRDefault="007F2666" w:rsidP="00C500F7">
      <w:pPr>
        <w:pStyle w:val="Titolo3"/>
        <w:numPr>
          <w:ilvl w:val="2"/>
          <w:numId w:val="0"/>
        </w:numPr>
        <w:spacing w:before="0" w:after="200"/>
        <w:jc w:val="both"/>
        <w:rPr>
          <w:rFonts w:asciiTheme="majorBidi" w:hAnsiTheme="majorBidi" w:cstheme="majorBidi"/>
          <w:lang w:val="en-GB"/>
        </w:rPr>
      </w:pPr>
    </w:p>
    <w:p w14:paraId="2E4362C2" w14:textId="77777777" w:rsidR="007F2666" w:rsidRPr="007F2666" w:rsidRDefault="007F2666" w:rsidP="007F2666"/>
    <w:p w14:paraId="6A30712F" w14:textId="62478F4A"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2582 </w:t>
      </w:r>
      <w:ins w:id="19761" w:author="Jane Shaw" w:date="2015-11-01T12:47:00Z">
        <w:r w:rsidR="00FE430C">
          <w:rPr>
            <w:rFonts w:asciiTheme="majorBidi" w:hAnsiTheme="majorBidi" w:cstheme="majorBidi"/>
            <w:lang w:val="en-GB"/>
          </w:rPr>
          <w:t>–</w:t>
        </w:r>
      </w:ins>
      <w:del w:id="19762" w:author="Jane Shaw" w:date="2015-11-01T12:47:00Z">
        <w:r w:rsidRPr="008E1789" w:rsidDel="00FE430C">
          <w:rPr>
            <w:rFonts w:asciiTheme="majorBidi" w:hAnsiTheme="majorBidi" w:cstheme="majorBidi"/>
            <w:lang w:val="en-GB"/>
          </w:rPr>
          <w:delText>-</w:delText>
        </w:r>
      </w:del>
      <w:r w:rsidRPr="008E1789">
        <w:rPr>
          <w:rFonts w:asciiTheme="majorBidi" w:hAnsiTheme="majorBidi" w:cstheme="majorBidi"/>
          <w:lang w:val="en-GB"/>
        </w:rPr>
        <w:t xml:space="preserve"> Maize </w:t>
      </w:r>
      <w:r w:rsidR="00FE430C" w:rsidRPr="008E1789">
        <w:rPr>
          <w:rFonts w:asciiTheme="majorBidi" w:hAnsiTheme="majorBidi" w:cstheme="majorBidi"/>
          <w:lang w:val="en-GB"/>
        </w:rPr>
        <w:t>germ oil</w:t>
      </w:r>
    </w:p>
    <w:p w14:paraId="5F73079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763" w:author="Jane Shaw" w:date="2015-11-01T12:47: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maize germ oil (21691.02).</w:t>
      </w:r>
    </w:p>
    <w:p w14:paraId="5AF62A4E" w14:textId="494BEEA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germ oil, whether </w:t>
      </w:r>
      <w:del w:id="19764" w:author="Jane Shaw" w:date="2015-11-01T12:47:00Z">
        <w:r w:rsidRPr="008E1789" w:rsidDel="00FE430C">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 xml:space="preserve">refined </w:t>
      </w:r>
      <w:ins w:id="19765" w:author="Jane Shaw" w:date="2015-11-01T12:47:00Z">
        <w:r w:rsidR="00FE430C">
          <w:rPr>
            <w:rFonts w:asciiTheme="majorBidi" w:eastAsia="Times New Roman" w:hAnsiTheme="majorBidi" w:cstheme="majorBidi"/>
            <w:lang w:val="en-GB"/>
          </w:rPr>
          <w:t xml:space="preserve">or unrefined, </w:t>
        </w:r>
      </w:ins>
      <w:r w:rsidRPr="008E1789">
        <w:rPr>
          <w:rFonts w:asciiTheme="majorBidi" w:eastAsia="Times New Roman" w:hAnsiTheme="majorBidi" w:cstheme="majorBidi"/>
          <w:lang w:val="en-GB"/>
        </w:rPr>
        <w:t xml:space="preserve">but not chemically modified, is extracted from </w:t>
      </w:r>
      <w:ins w:id="19766" w:author="Jane Shaw" w:date="2015-11-01T12:47:00Z">
        <w:r w:rsidR="00FE430C">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germ of maize or Indian corn by pressure or by solvents. The refined oil is edible and is used for cooking, in bakeries</w:t>
      </w:r>
      <w:ins w:id="19767" w:author="Jane Shaw" w:date="2015-11-01T12:48:00Z">
        <w:r w:rsidR="00FE430C">
          <w:rPr>
            <w:rFonts w:asciiTheme="majorBidi" w:eastAsia="Times New Roman" w:hAnsiTheme="majorBidi" w:cstheme="majorBidi"/>
            <w:lang w:val="en-GB"/>
          </w:rPr>
          <w:t xml:space="preserve"> and</w:t>
        </w:r>
      </w:ins>
      <w:del w:id="19768"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for mixing with other oils.</w:t>
      </w:r>
    </w:p>
    <w:p w14:paraId="30C1CA01" w14:textId="4975863A"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2586 </w:t>
      </w:r>
      <w:ins w:id="19769" w:author="Jane Shaw" w:date="2015-11-01T12:48:00Z">
        <w:r w:rsidR="00FE430C">
          <w:rPr>
            <w:rFonts w:asciiTheme="majorBidi" w:hAnsiTheme="majorBidi" w:cstheme="majorBidi"/>
            <w:lang w:val="en-GB"/>
          </w:rPr>
          <w:t>–</w:t>
        </w:r>
      </w:ins>
      <w:del w:id="19770" w:author="Jane Shaw" w:date="2015-11-01T12:48:00Z">
        <w:r w:rsidRPr="008E1789" w:rsidDel="00FE430C">
          <w:rPr>
            <w:rFonts w:asciiTheme="majorBidi" w:hAnsiTheme="majorBidi" w:cstheme="majorBidi"/>
            <w:lang w:val="en-GB"/>
          </w:rPr>
          <w:delText>-</w:delText>
        </w:r>
      </w:del>
      <w:r w:rsidRPr="008E1789">
        <w:rPr>
          <w:rFonts w:asciiTheme="majorBidi" w:hAnsiTheme="majorBidi" w:cstheme="majorBidi"/>
          <w:lang w:val="en-GB"/>
        </w:rPr>
        <w:t xml:space="preserve"> Oilcrop</w:t>
      </w:r>
      <w:del w:id="19771" w:author="Jane Shaw" w:date="2015-11-01T12:48:00Z">
        <w:r w:rsidRPr="008E1789" w:rsidDel="00FE430C">
          <w:rPr>
            <w:rFonts w:asciiTheme="majorBidi" w:hAnsiTheme="majorBidi" w:cstheme="majorBidi"/>
            <w:lang w:val="en-GB"/>
          </w:rPr>
          <w:delText>s</w:delText>
        </w:r>
      </w:del>
      <w:r w:rsidRPr="008E1789">
        <w:rPr>
          <w:rFonts w:asciiTheme="majorBidi" w:hAnsiTheme="majorBidi" w:cstheme="majorBidi"/>
          <w:lang w:val="en-GB"/>
        </w:rPr>
        <w:t xml:space="preserve"> </w:t>
      </w:r>
      <w:r w:rsidR="00FE430C" w:rsidRPr="008E1789">
        <w:rPr>
          <w:rFonts w:asciiTheme="majorBidi" w:hAnsiTheme="majorBidi" w:cstheme="majorBidi"/>
          <w:lang w:val="en-GB"/>
        </w:rPr>
        <w:t>oil, other</w:t>
      </w:r>
    </w:p>
    <w:p w14:paraId="156F4FC6" w14:textId="1BC738C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19772"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 of karit</w:t>
      </w:r>
      <w:ins w:id="19773" w:author="Jane Shaw" w:date="2015-11-01T12:48:00Z">
        <w:r w:rsidR="00FE430C">
          <w:rPr>
            <w:rFonts w:asciiTheme="majorBidi" w:eastAsia="Times New Roman" w:hAnsiTheme="majorBidi" w:cstheme="majorBidi"/>
            <w:lang w:val="en-GB"/>
          </w:rPr>
          <w:t>é</w:t>
        </w:r>
      </w:ins>
      <w:del w:id="19774" w:author="Jane Shaw" w:date="2015-11-01T12:48:00Z">
        <w:r w:rsidRPr="008E1789" w:rsidDel="00FE430C">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 nuts (21691.03)</w:t>
      </w:r>
      <w:ins w:id="19775" w:author="Jane Shaw" w:date="2015-11-01T12:48:00Z">
        <w:r w:rsidR="00FE430C">
          <w:rPr>
            <w:rFonts w:asciiTheme="majorBidi" w:eastAsia="Times New Roman" w:hAnsiTheme="majorBidi" w:cstheme="majorBidi"/>
            <w:lang w:val="en-GB"/>
          </w:rPr>
          <w:t>;</w:t>
        </w:r>
      </w:ins>
      <w:del w:id="19776"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oil of castor beans (21691.04)</w:t>
      </w:r>
      <w:ins w:id="19777" w:author="Jane Shaw" w:date="2015-11-01T12:48:00Z">
        <w:r w:rsidR="00FE430C">
          <w:rPr>
            <w:rFonts w:asciiTheme="majorBidi" w:eastAsia="Times New Roman" w:hAnsiTheme="majorBidi" w:cstheme="majorBidi"/>
            <w:lang w:val="en-GB"/>
          </w:rPr>
          <w:t>;</w:t>
        </w:r>
      </w:ins>
      <w:del w:id="19778" w:author="Jane Shaw" w:date="2015-11-01T12:48:00Z">
        <w:r w:rsidRPr="008E1789" w:rsidDel="00FE430C">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oil of tung nuts (21691.05)</w:t>
      </w:r>
      <w:ins w:id="19779" w:author="Jane Shaw" w:date="2015-11-01T12:48:00Z">
        <w:r w:rsidR="00FE430C">
          <w:rPr>
            <w:rFonts w:asciiTheme="majorBidi" w:eastAsia="Times New Roman" w:hAnsiTheme="majorBidi" w:cstheme="majorBidi"/>
            <w:lang w:val="en-GB"/>
          </w:rPr>
          <w:t>;</w:t>
        </w:r>
      </w:ins>
      <w:del w:id="19780"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oil of jojoba (21691.06)</w:t>
      </w:r>
      <w:ins w:id="19781" w:author="Jane Shaw" w:date="2015-11-01T12:48:00Z">
        <w:r w:rsidR="00FE430C">
          <w:rPr>
            <w:rFonts w:asciiTheme="majorBidi" w:eastAsia="Times New Roman" w:hAnsiTheme="majorBidi" w:cstheme="majorBidi"/>
            <w:lang w:val="en-GB"/>
          </w:rPr>
          <w:t>;</w:t>
        </w:r>
      </w:ins>
      <w:del w:id="19782"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safflower oil (21631.01, 21632)</w:t>
      </w:r>
      <w:ins w:id="19783" w:author="Jane Shaw" w:date="2015-11-01T12:48:00Z">
        <w:r w:rsidR="00FE430C">
          <w:rPr>
            <w:rFonts w:asciiTheme="majorBidi" w:eastAsia="Times New Roman" w:hAnsiTheme="majorBidi" w:cstheme="majorBidi"/>
            <w:lang w:val="en-GB"/>
          </w:rPr>
          <w:t>;</w:t>
        </w:r>
      </w:ins>
      <w:del w:id="19784" w:author="Jane Shaw" w:date="2015-11-01T12:48: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poppy oil (21691.08)</w:t>
      </w:r>
      <w:ins w:id="19785" w:author="Jane Shaw" w:date="2015-11-01T12:49:00Z">
        <w:r w:rsidR="00FE430C">
          <w:rPr>
            <w:rFonts w:asciiTheme="majorBidi" w:eastAsia="Times New Roman" w:hAnsiTheme="majorBidi" w:cstheme="majorBidi"/>
            <w:lang w:val="en-GB"/>
          </w:rPr>
          <w:t>;</w:t>
        </w:r>
      </w:ins>
      <w:del w:id="19786" w:author="Jane Shaw" w:date="2015-11-01T12:49: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 tallow (21691.09)</w:t>
      </w:r>
      <w:ins w:id="19787" w:author="Jane Shaw" w:date="2015-11-01T12:49:00Z">
        <w:r w:rsidR="00FE430C">
          <w:rPr>
            <w:rFonts w:asciiTheme="majorBidi" w:eastAsia="Times New Roman" w:hAnsiTheme="majorBidi" w:cstheme="majorBidi"/>
            <w:lang w:val="en-GB"/>
          </w:rPr>
          <w:t>;</w:t>
        </w:r>
      </w:ins>
      <w:del w:id="19788" w:author="Jane Shaw" w:date="2015-11-01T12:49: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stillingia oil (21691.10)</w:t>
      </w:r>
      <w:ins w:id="19789" w:author="Jane Shaw" w:date="2015-11-01T12:49:00Z">
        <w:r w:rsidR="00FE430C">
          <w:rPr>
            <w:rFonts w:asciiTheme="majorBidi" w:eastAsia="Times New Roman" w:hAnsiTheme="majorBidi" w:cstheme="majorBidi"/>
            <w:lang w:val="en-GB"/>
          </w:rPr>
          <w:t>;</w:t>
        </w:r>
      </w:ins>
      <w:del w:id="19790" w:author="Jane Shaw" w:date="2015-11-01T12:49: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oil of kapok (21691.11)</w:t>
      </w:r>
      <w:ins w:id="19791" w:author="Jane Shaw" w:date="2015-11-01T12:49:00Z">
        <w:r w:rsidR="00FE430C">
          <w:rPr>
            <w:rFonts w:asciiTheme="majorBidi" w:eastAsia="Times New Roman" w:hAnsiTheme="majorBidi" w:cstheme="majorBidi"/>
            <w:lang w:val="en-GB"/>
          </w:rPr>
          <w:t>;</w:t>
        </w:r>
      </w:ins>
      <w:del w:id="19792" w:author="Jane Shaw" w:date="2015-11-01T12:49: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linseed oil (21691.12)</w:t>
      </w:r>
      <w:ins w:id="19793" w:author="Jane Shaw" w:date="2015-11-01T12:49:00Z">
        <w:r w:rsidR="00FE430C">
          <w:rPr>
            <w:rFonts w:asciiTheme="majorBidi" w:eastAsia="Times New Roman" w:hAnsiTheme="majorBidi" w:cstheme="majorBidi"/>
            <w:lang w:val="en-GB"/>
          </w:rPr>
          <w:t>;</w:t>
        </w:r>
      </w:ins>
      <w:del w:id="19794" w:author="Jane Shaw" w:date="2015-11-01T12:49:00Z">
        <w:r w:rsidRPr="008E1789" w:rsidDel="00FE430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oil of hemp</w:t>
      </w:r>
      <w:ins w:id="19795" w:author="Jane Shaw" w:date="2015-11-01T12:50:00Z">
        <w:r w:rsidR="003A4790">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seed (21691.13)</w:t>
      </w:r>
      <w:ins w:id="19796" w:author="Jane Shaw" w:date="2015-11-01T12:51:00Z">
        <w:r w:rsidR="003A4790">
          <w:rPr>
            <w:rFonts w:asciiTheme="majorBidi" w:eastAsia="Times New Roman" w:hAnsiTheme="majorBidi" w:cstheme="majorBidi"/>
            <w:lang w:val="en-GB"/>
          </w:rPr>
          <w:t>;</w:t>
        </w:r>
      </w:ins>
      <w:del w:id="19797"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oil of vegetable origin </w:t>
      </w:r>
      <w:del w:id="19798" w:author="Jane Shaw" w:date="2015-11-01T12:51:00Z">
        <w:r w:rsidRPr="008E1789" w:rsidDel="003A4790">
          <w:rPr>
            <w:rFonts w:asciiTheme="majorBidi" w:eastAsia="Times New Roman" w:hAnsiTheme="majorBidi" w:cstheme="majorBidi"/>
            <w:lang w:val="en-GB"/>
          </w:rPr>
          <w:delText xml:space="preserve">n.e.c </w:delText>
        </w:r>
      </w:del>
      <w:ins w:id="19799" w:author="Jane Shaw" w:date="2015-11-01T12:51:00Z">
        <w:r w:rsidR="003A4790">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(21691.90)</w:t>
      </w:r>
      <w:ins w:id="19800" w:author="Jane Shaw" w:date="2015-11-01T12:51:00Z">
        <w:r w:rsidR="003A4790">
          <w:rPr>
            <w:rFonts w:asciiTheme="majorBidi" w:eastAsia="Times New Roman" w:hAnsiTheme="majorBidi" w:cstheme="majorBidi"/>
            <w:lang w:val="en-GB"/>
          </w:rPr>
          <w:t>;</w:t>
        </w:r>
      </w:ins>
      <w:del w:id="19801"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cocoa butter (23620)</w:t>
      </w:r>
      <w:ins w:id="19802" w:author="Jane Shaw" w:date="2015-11-01T12:51:00Z">
        <w:r w:rsidR="003A4790">
          <w:rPr>
            <w:rFonts w:asciiTheme="majorBidi" w:eastAsia="Times New Roman" w:hAnsiTheme="majorBidi" w:cstheme="majorBidi"/>
            <w:lang w:val="en-GB"/>
          </w:rPr>
          <w:t>;</w:t>
        </w:r>
      </w:ins>
      <w:del w:id="19803"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liquid margarine (21700.01)</w:t>
      </w:r>
      <w:ins w:id="19804" w:author="Jane Shaw" w:date="2015-11-01T12:51:00Z">
        <w:r w:rsidR="003A4790">
          <w:rPr>
            <w:rFonts w:asciiTheme="majorBidi" w:eastAsia="Times New Roman" w:hAnsiTheme="majorBidi" w:cstheme="majorBidi"/>
            <w:lang w:val="en-GB"/>
          </w:rPr>
          <w:t>;</w:t>
        </w:r>
      </w:ins>
      <w:del w:id="19805"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margarine and shortening</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(21700.02)</w:t>
      </w:r>
      <w:ins w:id="19806" w:author="Jane Shaw" w:date="2015-11-01T12:51:00Z">
        <w:r w:rsidR="003A4790">
          <w:rPr>
            <w:rFonts w:asciiTheme="majorBidi" w:eastAsia="Times New Roman" w:hAnsiTheme="majorBidi" w:cstheme="majorBidi"/>
            <w:lang w:val="en-GB"/>
          </w:rPr>
          <w:t>;</w:t>
        </w:r>
      </w:ins>
      <w:del w:id="19807"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castor oil</w:t>
      </w:r>
      <w:ins w:id="19808" w:author="Jane Shaw" w:date="2015-11-01T13:04:00Z">
        <w:r w:rsidR="000D647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hydrogenated (21693.02)</w:t>
      </w:r>
      <w:ins w:id="19809" w:author="Jane Shaw" w:date="2015-11-01T12:51:00Z">
        <w:r w:rsidR="003A4790">
          <w:rPr>
            <w:rFonts w:asciiTheme="majorBidi" w:eastAsia="Times New Roman" w:hAnsiTheme="majorBidi" w:cstheme="majorBidi"/>
            <w:lang w:val="en-GB"/>
          </w:rPr>
          <w:t xml:space="preserve">; </w:t>
        </w:r>
      </w:ins>
      <w:del w:id="19810"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hydrogenated oils and fats (21693.03)</w:t>
      </w:r>
      <w:ins w:id="19811" w:author="Jane Shaw" w:date="2015-11-01T12:51:00Z">
        <w:r w:rsidR="003A4790">
          <w:rPr>
            <w:rFonts w:asciiTheme="majorBidi" w:eastAsia="Times New Roman" w:hAnsiTheme="majorBidi" w:cstheme="majorBidi"/>
            <w:lang w:val="en-GB"/>
          </w:rPr>
          <w:t xml:space="preserve">; </w:t>
        </w:r>
      </w:ins>
      <w:del w:id="19812" w:author="Jane Shaw" w:date="2015-11-01T12:51:00Z">
        <w:r w:rsidRPr="008E1789" w:rsidDel="003A479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animal or vegetable fats and oils and their fractions, chemically modified, except those hydrogenated, inter-esterified, re-esterified or elai</w:t>
      </w:r>
      <w:commentRangeStart w:id="19813"/>
      <w:r w:rsidRPr="008E1789">
        <w:rPr>
          <w:rFonts w:asciiTheme="majorBidi" w:eastAsia="Times New Roman" w:hAnsiTheme="majorBidi" w:cstheme="majorBidi"/>
          <w:lang w:val="en-GB"/>
        </w:rPr>
        <w:t xml:space="preserve">dinized; </w:t>
      </w:r>
      <w:commentRangeEnd w:id="19813"/>
      <w:r w:rsidR="00D30377">
        <w:rPr>
          <w:rStyle w:val="Rimandocommento"/>
        </w:rPr>
        <w:commentReference w:id="19813"/>
      </w:r>
      <w:r w:rsidRPr="008E1789">
        <w:rPr>
          <w:rFonts w:asciiTheme="majorBidi" w:eastAsia="Times New Roman" w:hAnsiTheme="majorBidi" w:cstheme="majorBidi"/>
          <w:lang w:val="en-GB"/>
        </w:rPr>
        <w:t>inedible mixtures or preparations of animal or vegetable fats or oils (34550).</w:t>
      </w:r>
    </w:p>
    <w:p w14:paraId="6A541660" w14:textId="2DFB0E2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w:t>
      </w:r>
      <w:del w:id="19814" w:author="Jane Shaw" w:date="2015-11-01T12:52:00Z">
        <w:r w:rsidRPr="008E1789" w:rsidDel="00711C0A">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oil includes the following vegetable fats and oils, whether </w:t>
      </w:r>
      <w:del w:id="19815" w:author="Jane Shaw" w:date="2015-11-01T12:53:00Z">
        <w:r w:rsidRPr="008E1789" w:rsidDel="00711C0A">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19816" w:author="Jane Shaw" w:date="2015-11-01T12:53:00Z">
        <w:r w:rsidR="00711C0A">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but not chemically modified:</w:t>
      </w:r>
    </w:p>
    <w:p w14:paraId="36EB4A9A" w14:textId="794CDF6B" w:rsidR="00EB7AF1" w:rsidRPr="008E1789" w:rsidRDefault="726F4BD4" w:rsidP="007F2666">
      <w:pPr>
        <w:pStyle w:val="Paragrafoelenco"/>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w:t>
      </w:r>
      <w:ins w:id="19817" w:author="Jane Shaw" w:date="2015-11-01T12:53:00Z">
        <w:r w:rsidR="00711C0A">
          <w:rPr>
            <w:rFonts w:asciiTheme="majorBidi" w:eastAsia="Times New Roman" w:hAnsiTheme="majorBidi" w:cstheme="majorBidi"/>
          </w:rPr>
          <w:t>é</w:t>
        </w:r>
      </w:ins>
      <w:del w:id="19818" w:author="Jane Shaw" w:date="2015-11-01T12:53:00Z">
        <w:r w:rsidRPr="008E1789" w:rsidDel="00711C0A">
          <w:rPr>
            <w:rFonts w:asciiTheme="majorBidi" w:eastAsia="Times New Roman" w:hAnsiTheme="majorBidi" w:cstheme="majorBidi"/>
          </w:rPr>
          <w:delText>e</w:delText>
        </w:r>
      </w:del>
      <w:r w:rsidRPr="008E1789">
        <w:rPr>
          <w:rFonts w:asciiTheme="majorBidi" w:eastAsia="Times New Roman" w:hAnsiTheme="majorBidi" w:cstheme="majorBidi"/>
        </w:rPr>
        <w:t xml:space="preserve"> nuts</w:t>
      </w:r>
      <w:ins w:id="19819" w:author="Jane Shaw" w:date="2015-11-01T12:53:00Z">
        <w:r w:rsidR="00711C0A">
          <w:rPr>
            <w:rFonts w:asciiTheme="majorBidi" w:eastAsia="Times New Roman" w:hAnsiTheme="majorBidi" w:cstheme="majorBidi"/>
          </w:rPr>
          <w:t>:</w:t>
        </w:r>
      </w:ins>
      <w:del w:id="19820" w:author="Jane Shaw" w:date="2015-11-01T12:53:00Z">
        <w:r w:rsidRPr="008E1789" w:rsidDel="00711C0A">
          <w:rPr>
            <w:rFonts w:asciiTheme="majorBidi" w:eastAsia="Times New Roman" w:hAnsiTheme="majorBidi" w:cstheme="majorBidi"/>
          </w:rPr>
          <w:delText>,</w:delText>
        </w:r>
      </w:del>
      <w:r w:rsidRPr="008E1789">
        <w:rPr>
          <w:rFonts w:asciiTheme="majorBidi" w:eastAsia="Times New Roman" w:hAnsiTheme="majorBidi" w:cstheme="majorBidi"/>
        </w:rPr>
        <w:t xml:space="preserve"> a very important vegetable oil in West Africa. </w:t>
      </w:r>
      <w:r w:rsidR="00356F93" w:rsidRPr="008E1789">
        <w:rPr>
          <w:rFonts w:asciiTheme="majorBidi" w:eastAsia="Times New Roman" w:hAnsiTheme="majorBidi" w:cstheme="majorBidi"/>
        </w:rPr>
        <w:t xml:space="preserve">Used </w:t>
      </w:r>
      <w:r w:rsidRPr="008E1789">
        <w:rPr>
          <w:rFonts w:asciiTheme="majorBidi" w:eastAsia="Times New Roman" w:hAnsiTheme="majorBidi" w:cstheme="majorBidi"/>
        </w:rPr>
        <w:t>as a substitute for cocoa butter and in cosmetics.</w:t>
      </w:r>
    </w:p>
    <w:p w14:paraId="7B99B4BB" w14:textId="23EE1B23"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xml:space="preserve">, obtained by pressure or </w:t>
      </w:r>
      <w:del w:id="19821" w:author="Jane Shaw" w:date="2015-11-01T12:53:00Z">
        <w:r w:rsidRPr="008E1789" w:rsidDel="00711C0A">
          <w:rPr>
            <w:rFonts w:asciiTheme="majorBidi" w:eastAsia="Times New Roman" w:hAnsiTheme="majorBidi" w:cstheme="majorBidi"/>
          </w:rPr>
          <w:delText xml:space="preserve">by </w:delText>
        </w:r>
      </w:del>
      <w:r w:rsidRPr="008E1789">
        <w:rPr>
          <w:rFonts w:asciiTheme="majorBidi" w:eastAsia="Times New Roman" w:hAnsiTheme="majorBidi" w:cstheme="majorBidi"/>
        </w:rPr>
        <w:t xml:space="preserve">solvent. Uses </w:t>
      </w:r>
      <w:del w:id="19822" w:author="Jane Shaw" w:date="2015-11-01T12:53:00Z">
        <w:r w:rsidRPr="008E1789" w:rsidDel="00711C0A">
          <w:rPr>
            <w:rFonts w:asciiTheme="majorBidi" w:eastAsia="Times New Roman" w:hAnsiTheme="majorBidi" w:cstheme="majorBidi"/>
          </w:rPr>
          <w:delText xml:space="preserve">include </w:delText>
        </w:r>
      </w:del>
      <w:ins w:id="19823" w:author="Jane Shaw" w:date="2015-11-01T12:53:00Z">
        <w:r w:rsidR="00711C0A">
          <w:rPr>
            <w:rFonts w:asciiTheme="majorBidi" w:eastAsia="Times New Roman" w:hAnsiTheme="majorBidi" w:cstheme="majorBidi"/>
          </w:rPr>
          <w:t xml:space="preserve">are </w:t>
        </w:r>
      </w:ins>
      <w:r w:rsidRPr="008E1789">
        <w:rPr>
          <w:rFonts w:asciiTheme="majorBidi" w:eastAsia="Times New Roman" w:hAnsiTheme="majorBidi" w:cstheme="majorBidi"/>
        </w:rPr>
        <w:t>mainly industrial</w:t>
      </w:r>
      <w:del w:id="19824" w:author="Jane Shaw" w:date="2015-11-01T12:53:00Z">
        <w:r w:rsidRPr="008E1789" w:rsidDel="00711C0A">
          <w:rPr>
            <w:rFonts w:asciiTheme="majorBidi" w:eastAsia="Times New Roman" w:hAnsiTheme="majorBidi" w:cstheme="majorBidi"/>
          </w:rPr>
          <w:delText xml:space="preserve"> ones</w:delText>
        </w:r>
      </w:del>
      <w:r w:rsidRPr="008E1789">
        <w:rPr>
          <w:rFonts w:asciiTheme="majorBidi" w:eastAsia="Times New Roman" w:hAnsiTheme="majorBidi" w:cstheme="majorBidi"/>
        </w:rPr>
        <w:t>, in pharmaceuticals and cosmetics.</w:t>
      </w:r>
    </w:p>
    <w:p w14:paraId="52B77261" w14:textId="20959630"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xml:space="preserve">), obtained by pressure and used exclusively for industrial purposes. The resulting cake contains a toxic protein and thus cannot be used </w:t>
      </w:r>
      <w:del w:id="19825" w:author="Jane Shaw" w:date="2015-11-01T12:54:00Z">
        <w:r w:rsidRPr="008E1789" w:rsidDel="00711C0A">
          <w:rPr>
            <w:rFonts w:asciiTheme="majorBidi" w:eastAsia="Times New Roman" w:hAnsiTheme="majorBidi" w:cstheme="majorBidi"/>
          </w:rPr>
          <w:delText xml:space="preserve">for </w:delText>
        </w:r>
      </w:del>
      <w:ins w:id="19826" w:author="Jane Shaw" w:date="2015-11-01T12:54:00Z">
        <w:r w:rsidR="00711C0A">
          <w:rPr>
            <w:rFonts w:asciiTheme="majorBidi" w:eastAsia="Times New Roman" w:hAnsiTheme="majorBidi" w:cstheme="majorBidi"/>
          </w:rPr>
          <w:t xml:space="preserve">as </w:t>
        </w:r>
      </w:ins>
      <w:r w:rsidRPr="008E1789">
        <w:rPr>
          <w:rFonts w:asciiTheme="majorBidi" w:eastAsia="Times New Roman" w:hAnsiTheme="majorBidi" w:cstheme="majorBidi"/>
        </w:rPr>
        <w:t>feed.</w:t>
      </w:r>
    </w:p>
    <w:p w14:paraId="62ABC43C" w14:textId="707FCF4F"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 californica </w:t>
      </w:r>
      <w:r w:rsidRPr="00711C0A">
        <w:rPr>
          <w:rFonts w:asciiTheme="majorBidi" w:eastAsia="Times New Roman" w:hAnsiTheme="majorBidi" w:cstheme="majorBidi"/>
          <w:iCs/>
          <w:rPrChange w:id="19827" w:author="Jane Shaw" w:date="2015-11-01T12:54:00Z">
            <w:rPr>
              <w:rFonts w:asciiTheme="majorBidi" w:eastAsia="Times New Roman" w:hAnsiTheme="majorBidi" w:cstheme="majorBidi"/>
              <w:i/>
              <w:iCs/>
            </w:rPr>
          </w:rPrChange>
        </w:rPr>
        <w:t xml:space="preserve">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xml:space="preserve">), obtained by cold pressure. Its peculiar chemical properties make it the only vegetable oil </w:t>
      </w:r>
      <w:del w:id="19828" w:author="Jane Shaw" w:date="2015-11-01T12:54:00Z">
        <w:r w:rsidRPr="008E1789" w:rsidDel="00711C0A">
          <w:rPr>
            <w:rFonts w:asciiTheme="majorBidi" w:eastAsia="Times New Roman" w:hAnsiTheme="majorBidi" w:cstheme="majorBidi"/>
          </w:rPr>
          <w:delText xml:space="preserve">in nature having </w:delText>
        </w:r>
      </w:del>
      <w:ins w:id="19829" w:author="Jane Shaw" w:date="2015-11-01T12:54:00Z">
        <w:r w:rsidR="00711C0A">
          <w:rPr>
            <w:rFonts w:asciiTheme="majorBidi" w:eastAsia="Times New Roman" w:hAnsiTheme="majorBidi" w:cstheme="majorBidi"/>
          </w:rPr>
          <w:t xml:space="preserve">with </w:t>
        </w:r>
      </w:ins>
      <w:r w:rsidRPr="008E1789">
        <w:rPr>
          <w:rFonts w:asciiTheme="majorBidi" w:eastAsia="Times New Roman" w:hAnsiTheme="majorBidi" w:cstheme="majorBidi"/>
        </w:rPr>
        <w:t>the same characteristics as spermaceti. Below 15</w:t>
      </w:r>
      <w:ins w:id="19830" w:author="Jane Shaw" w:date="2015-11-01T12:54:00Z">
        <w:r w:rsidR="00711C0A">
          <w:rPr>
            <w:rFonts w:asciiTheme="majorBidi" w:eastAsia="Times New Roman" w:hAnsiTheme="majorBidi" w:cstheme="majorBidi"/>
          </w:rPr>
          <w:t xml:space="preserve"> </w:t>
        </w:r>
      </w:ins>
      <w:r w:rsidRPr="008E1789">
        <w:rPr>
          <w:rFonts w:asciiTheme="majorBidi" w:eastAsia="Times New Roman" w:hAnsiTheme="majorBidi" w:cstheme="majorBidi"/>
        </w:rPr>
        <w:t>˚C it solidifies and assumes the characteristics of wax. It is used as a lubricant, in cosmetics and in pharmaceuticals, and is considered a product with good growth prospects.</w:t>
      </w:r>
    </w:p>
    <w:p w14:paraId="72941932" w14:textId="73CA1055"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xml:space="preserve">), obtained </w:t>
      </w:r>
      <w:ins w:id="19831" w:author="Jane Shaw" w:date="2015-11-01T12:55:00Z">
        <w:r w:rsidR="00711C0A">
          <w:rPr>
            <w:rFonts w:asciiTheme="majorBidi" w:eastAsia="Times New Roman" w:hAnsiTheme="majorBidi" w:cstheme="majorBidi"/>
          </w:rPr>
          <w:t xml:space="preserve">by </w:t>
        </w:r>
      </w:ins>
      <w:r w:rsidRPr="008E1789">
        <w:rPr>
          <w:rFonts w:asciiTheme="majorBidi" w:eastAsia="Times New Roman" w:hAnsiTheme="majorBidi" w:cstheme="majorBidi"/>
        </w:rPr>
        <w:t xml:space="preserve">either </w:t>
      </w:r>
      <w:del w:id="19832" w:author="Jane Shaw" w:date="2015-11-01T12:55:00Z">
        <w:r w:rsidRPr="008E1789" w:rsidDel="00711C0A">
          <w:rPr>
            <w:rFonts w:asciiTheme="majorBidi" w:eastAsia="Times New Roman" w:hAnsiTheme="majorBidi" w:cstheme="majorBidi"/>
          </w:rPr>
          <w:delText xml:space="preserve">by </w:delText>
        </w:r>
      </w:del>
      <w:r w:rsidRPr="008E1789">
        <w:rPr>
          <w:rFonts w:asciiTheme="majorBidi" w:eastAsia="Times New Roman" w:hAnsiTheme="majorBidi" w:cstheme="majorBidi"/>
        </w:rPr>
        <w:t xml:space="preserve">pressure or </w:t>
      </w:r>
      <w:del w:id="19833" w:author="Jane Shaw" w:date="2015-11-01T12:55:00Z">
        <w:r w:rsidRPr="008E1789" w:rsidDel="00711C0A">
          <w:rPr>
            <w:rFonts w:asciiTheme="majorBidi" w:eastAsia="Times New Roman" w:hAnsiTheme="majorBidi" w:cstheme="majorBidi"/>
          </w:rPr>
          <w:delText xml:space="preserve">by </w:delText>
        </w:r>
      </w:del>
      <w:r w:rsidRPr="008E1789">
        <w:rPr>
          <w:rFonts w:asciiTheme="majorBidi" w:eastAsia="Times New Roman" w:hAnsiTheme="majorBidi" w:cstheme="majorBidi"/>
        </w:rPr>
        <w:t>solvent. Has both food and industrial uses.</w:t>
      </w:r>
    </w:p>
    <w:p w14:paraId="3697867B" w14:textId="77777777"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14:paraId="6E0EE523" w14:textId="726ACA58"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Vegetable tallow, obtained by pressure extraction or </w:t>
      </w:r>
      <w:del w:id="19834" w:author="Jane Shaw" w:date="2015-11-01T12:55:00Z">
        <w:r w:rsidRPr="008E1789" w:rsidDel="00711C0A">
          <w:rPr>
            <w:rFonts w:asciiTheme="majorBidi" w:eastAsia="Times New Roman" w:hAnsiTheme="majorBidi" w:cstheme="majorBidi"/>
          </w:rPr>
          <w:delText xml:space="preserve">by </w:delText>
        </w:r>
      </w:del>
      <w:r w:rsidRPr="008E1789">
        <w:rPr>
          <w:rFonts w:asciiTheme="majorBidi" w:eastAsia="Times New Roman" w:hAnsiTheme="majorBidi" w:cstheme="majorBidi"/>
        </w:rPr>
        <w:t>solvent from the kernels of the fruit of the Borneo tallow tree and from the outer coating that surrounds the seeds of the fruit of the Chinese tallow tree. Used as a substitute for cocoa butter</w:t>
      </w:r>
      <w:ins w:id="19835" w:author="Jane Shaw" w:date="2015-11-01T12:55:00Z">
        <w:r w:rsidR="00711C0A">
          <w:rPr>
            <w:rFonts w:asciiTheme="majorBidi" w:eastAsia="Times New Roman" w:hAnsiTheme="majorBidi" w:cstheme="majorBidi"/>
          </w:rPr>
          <w:t>,</w:t>
        </w:r>
      </w:ins>
      <w:del w:id="19836" w:author="Jane Shaw" w:date="2015-11-01T12:55:00Z">
        <w:r w:rsidRPr="008E1789" w:rsidDel="00711C0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19837" w:author="Jane Shaw" w:date="2015-11-01T12:55:00Z">
        <w:r w:rsidRPr="008E1789" w:rsidDel="00711C0A">
          <w:rPr>
            <w:rFonts w:asciiTheme="majorBidi" w:eastAsia="Times New Roman" w:hAnsiTheme="majorBidi" w:cstheme="majorBidi"/>
          </w:rPr>
          <w:delText xml:space="preserve">Also used </w:delText>
        </w:r>
      </w:del>
      <w:ins w:id="19838" w:author="Jane Shaw" w:date="2015-11-01T12:55:00Z">
        <w:r w:rsidR="00711C0A">
          <w:rPr>
            <w:rFonts w:asciiTheme="majorBidi" w:eastAsia="Times New Roman" w:hAnsiTheme="majorBidi" w:cstheme="majorBidi"/>
          </w:rPr>
          <w:t xml:space="preserve">and </w:t>
        </w:r>
      </w:ins>
      <w:r w:rsidRPr="008E1789">
        <w:rPr>
          <w:rFonts w:asciiTheme="majorBidi" w:eastAsia="Times New Roman" w:hAnsiTheme="majorBidi" w:cstheme="majorBidi"/>
        </w:rPr>
        <w:t>in soap, candles, medicines and cosmetics.</w:t>
      </w:r>
    </w:p>
    <w:p w14:paraId="4C79625B" w14:textId="77777777"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Stillingia oil, obtained by solvent from the seeds of </w:t>
      </w:r>
      <w:r w:rsidRPr="00356F93">
        <w:rPr>
          <w:rFonts w:asciiTheme="majorBidi" w:eastAsia="Times New Roman" w:hAnsiTheme="majorBidi" w:cstheme="majorBidi"/>
          <w:i/>
          <w:rPrChange w:id="19839" w:author="Jane Shaw" w:date="2015-11-01T12:55:00Z">
            <w:rPr>
              <w:rFonts w:asciiTheme="majorBidi" w:eastAsia="Times New Roman" w:hAnsiTheme="majorBidi" w:cstheme="majorBidi"/>
            </w:rPr>
          </w:rPrChange>
        </w:rPr>
        <w:t>Stillingia sebifera</w:t>
      </w:r>
      <w:r w:rsidRPr="008E1789">
        <w:rPr>
          <w:rFonts w:asciiTheme="majorBidi" w:eastAsia="Times New Roman" w:hAnsiTheme="majorBidi" w:cstheme="majorBidi"/>
        </w:rPr>
        <w:t>. Used as a drying agent in paints and varnishes.</w:t>
      </w:r>
    </w:p>
    <w:p w14:paraId="67BF1399" w14:textId="77777777"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kapok, obtained from shelled seeds by pressure. Used for food and soap.</w:t>
      </w:r>
    </w:p>
    <w:p w14:paraId="285FCCEB" w14:textId="068D9D0B"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w:t>
      </w:r>
      <w:del w:id="19840" w:author="Jane Shaw" w:date="2015-11-01T12:56:00Z">
        <w:r w:rsidRPr="008E1789" w:rsidDel="00356F93">
          <w:rPr>
            <w:rFonts w:asciiTheme="majorBidi" w:eastAsia="Times New Roman" w:hAnsiTheme="majorBidi" w:cstheme="majorBidi"/>
          </w:rPr>
          <w:delText xml:space="preserve"> </w:delText>
        </w:r>
      </w:del>
      <w:r w:rsidRPr="008E1789">
        <w:rPr>
          <w:rFonts w:asciiTheme="majorBidi" w:eastAsia="Times New Roman" w:hAnsiTheme="majorBidi" w:cstheme="majorBidi"/>
        </w:rPr>
        <w:t xml:space="preserve">-pressed linseed oil </w:t>
      </w:r>
      <w:ins w:id="19841" w:author="Jane Shaw" w:date="2015-11-01T12:56:00Z">
        <w:r w:rsidR="00356F93">
          <w:rPr>
            <w:rFonts w:asciiTheme="majorBidi" w:eastAsia="Times New Roman" w:hAnsiTheme="majorBidi" w:cstheme="majorBidi"/>
          </w:rPr>
          <w:t xml:space="preserve">is </w:t>
        </w:r>
      </w:ins>
      <w:r w:rsidRPr="008E1789">
        <w:rPr>
          <w:rFonts w:asciiTheme="majorBidi" w:eastAsia="Times New Roman" w:hAnsiTheme="majorBidi" w:cstheme="majorBidi"/>
        </w:rPr>
        <w:t>fit</w:t>
      </w:r>
      <w:del w:id="19842" w:author="Jane Shaw" w:date="2015-11-01T12:56:00Z">
        <w:r w:rsidRPr="008E1789" w:rsidDel="00356F93">
          <w:rPr>
            <w:rFonts w:asciiTheme="majorBidi" w:eastAsia="Times New Roman" w:hAnsiTheme="majorBidi" w:cstheme="majorBidi"/>
          </w:rPr>
          <w:delText>s</w:delText>
        </w:r>
      </w:del>
      <w:r w:rsidRPr="008E1789">
        <w:rPr>
          <w:rFonts w:asciiTheme="majorBidi" w:eastAsia="Times New Roman" w:hAnsiTheme="majorBidi" w:cstheme="majorBidi"/>
        </w:rPr>
        <w:t xml:space="preserve"> for human consumption.</w:t>
      </w:r>
    </w:p>
    <w:p w14:paraId="7E452244" w14:textId="091792A7"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hemp</w:t>
      </w:r>
      <w:ins w:id="19843" w:author="Jane Shaw" w:date="2015-11-01T12:49:00Z">
        <w:r w:rsidR="003A4790">
          <w:rPr>
            <w:rFonts w:asciiTheme="majorBidi" w:eastAsia="Times New Roman" w:hAnsiTheme="majorBidi" w:cstheme="majorBidi"/>
          </w:rPr>
          <w:t xml:space="preserve"> </w:t>
        </w:r>
      </w:ins>
      <w:r w:rsidRPr="008E1789">
        <w:rPr>
          <w:rFonts w:asciiTheme="majorBidi" w:eastAsia="Times New Roman" w:hAnsiTheme="majorBidi" w:cstheme="majorBidi"/>
        </w:rPr>
        <w:t>seed, obtained either by pressure extraction or by solvent. Used mainly in non-food items.</w:t>
      </w:r>
    </w:p>
    <w:p w14:paraId="3D40952C" w14:textId="2F19D71C"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vegetable origin </w:t>
      </w:r>
      <w:del w:id="19844" w:author="Jane Shaw" w:date="2015-11-01T12:56:00Z">
        <w:r w:rsidRPr="008E1789" w:rsidDel="00356F93">
          <w:rPr>
            <w:rFonts w:asciiTheme="majorBidi" w:eastAsia="Times New Roman" w:hAnsiTheme="majorBidi" w:cstheme="majorBidi"/>
          </w:rPr>
          <w:delText>n.e.c.</w:delText>
        </w:r>
      </w:del>
      <w:ins w:id="19845" w:author="Jane Shaw" w:date="2015-11-01T12:56:00Z">
        <w:r w:rsidR="00356F93">
          <w:rPr>
            <w:rFonts w:asciiTheme="majorBidi" w:eastAsia="Times New Roman" w:hAnsiTheme="majorBidi" w:cstheme="majorBidi"/>
          </w:rPr>
          <w:t>NEC</w:t>
        </w:r>
      </w:ins>
      <w:r w:rsidRPr="008E1789">
        <w:rPr>
          <w:rFonts w:asciiTheme="majorBidi" w:eastAsia="Times New Roman" w:hAnsiTheme="majorBidi" w:cstheme="majorBidi"/>
        </w:rPr>
        <w:t>, includes</w:t>
      </w:r>
      <w:del w:id="19846" w:author="Jane Shaw" w:date="2015-11-01T12:56:00Z">
        <w:r w:rsidRPr="008E1789" w:rsidDel="00356F93">
          <w:rPr>
            <w:rFonts w:asciiTheme="majorBidi" w:eastAsia="Times New Roman" w:hAnsiTheme="majorBidi" w:cstheme="majorBidi"/>
          </w:rPr>
          <w:delText>, inter alia,</w:delText>
        </w:r>
      </w:del>
      <w:r w:rsidRPr="008E1789">
        <w:rPr>
          <w:rFonts w:asciiTheme="majorBidi" w:eastAsia="Times New Roman" w:hAnsiTheme="majorBidi" w:cstheme="majorBidi"/>
        </w:rPr>
        <w:t xml:space="preserve"> myrtle wax and Japan wax.</w:t>
      </w:r>
    </w:p>
    <w:p w14:paraId="71A7863C" w14:textId="5ADDA2AF"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Cocoa butter, obtained by hot</w:t>
      </w:r>
      <w:ins w:id="19847" w:author="Jane Shaw" w:date="2015-11-01T12:57:00Z">
        <w:r w:rsidR="00356F93">
          <w:rPr>
            <w:rFonts w:asciiTheme="majorBidi" w:eastAsia="Times New Roman" w:hAnsiTheme="majorBidi" w:cstheme="majorBidi"/>
          </w:rPr>
          <w:t xml:space="preserve"> </w:t>
        </w:r>
      </w:ins>
      <w:del w:id="19848" w:author="Jane Shaw" w:date="2015-11-01T12:57:00Z">
        <w:r w:rsidRPr="008E1789" w:rsidDel="00356F93">
          <w:rPr>
            <w:rFonts w:asciiTheme="majorBidi" w:eastAsia="Times New Roman" w:hAnsiTheme="majorBidi" w:cstheme="majorBidi"/>
          </w:rPr>
          <w:delText>-</w:delText>
        </w:r>
      </w:del>
      <w:r w:rsidRPr="008E1789">
        <w:rPr>
          <w:rFonts w:asciiTheme="majorBidi" w:eastAsia="Times New Roman" w:hAnsiTheme="majorBidi" w:cstheme="majorBidi"/>
        </w:rPr>
        <w:t>pressing either cocoa paste or the whole bean. Includes the fat and oil. Used in chocolate</w:t>
      </w:r>
      <w:ins w:id="19849" w:author="Jane Shaw" w:date="2015-11-01T12:57:00Z">
        <w:r w:rsidR="00356F93">
          <w:rPr>
            <w:rFonts w:ascii="MS Mincho" w:eastAsia="MS Mincho" w:hAnsi="MS Mincho" w:cs="MS Mincho"/>
          </w:rPr>
          <w:t xml:space="preserve"> </w:t>
        </w:r>
      </w:ins>
      <w:del w:id="19850" w:author="Jane Shaw" w:date="2015-11-01T12:57:00Z">
        <w:r w:rsidRPr="008E1789" w:rsidDel="00356F93">
          <w:rPr>
            <w:rFonts w:ascii="MS Mincho" w:eastAsia="MS Mincho" w:hAnsi="MS Mincho" w:cs="MS Mincho" w:hint="eastAsia"/>
          </w:rPr>
          <w:delText>‑</w:delText>
        </w:r>
      </w:del>
      <w:r w:rsidRPr="008E1789">
        <w:rPr>
          <w:rFonts w:asciiTheme="majorBidi" w:eastAsia="Times New Roman" w:hAnsiTheme="majorBidi" w:cstheme="majorBidi"/>
        </w:rPr>
        <w:t xml:space="preserve">making to enrich cocoa pastes, in confectionery, perfumery, </w:t>
      </w:r>
      <w:del w:id="19851" w:author="Jane Shaw" w:date="2015-11-01T12:57:00Z">
        <w:r w:rsidRPr="008E1789" w:rsidDel="00356F93">
          <w:rPr>
            <w:rFonts w:asciiTheme="majorBidi" w:eastAsia="Times New Roman" w:hAnsiTheme="majorBidi" w:cstheme="majorBidi"/>
          </w:rPr>
          <w:delText xml:space="preserve">in the manufacture of </w:delText>
        </w:r>
      </w:del>
      <w:r w:rsidRPr="008E1789">
        <w:rPr>
          <w:rFonts w:asciiTheme="majorBidi" w:eastAsia="Times New Roman" w:hAnsiTheme="majorBidi" w:cstheme="majorBidi"/>
        </w:rPr>
        <w:t xml:space="preserve">cosmetics and </w:t>
      </w:r>
      <w:del w:id="19852" w:author="Jane Shaw" w:date="2015-11-01T12:57:00Z">
        <w:r w:rsidRPr="008E1789" w:rsidDel="00356F93">
          <w:rPr>
            <w:rFonts w:asciiTheme="majorBidi" w:eastAsia="Times New Roman" w:hAnsiTheme="majorBidi" w:cstheme="majorBidi"/>
          </w:rPr>
          <w:delText xml:space="preserve">in </w:delText>
        </w:r>
      </w:del>
      <w:r w:rsidRPr="008E1789">
        <w:rPr>
          <w:rFonts w:asciiTheme="majorBidi" w:eastAsia="Times New Roman" w:hAnsiTheme="majorBidi" w:cstheme="majorBidi"/>
        </w:rPr>
        <w:t>pharmacy.</w:t>
      </w:r>
    </w:p>
    <w:p w14:paraId="42D5900D" w14:textId="20B97452"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Liquid margarine and margarine short</w:t>
      </w:r>
      <w:ins w:id="19853" w:author="Jane Shaw" w:date="2015-11-01T12:57:00Z">
        <w:r w:rsidR="00356F93">
          <w:rPr>
            <w:rFonts w:asciiTheme="majorBidi" w:eastAsia="Times New Roman" w:hAnsiTheme="majorBidi" w:cstheme="majorBidi"/>
          </w:rPr>
          <w:t>ening</w:t>
        </w:r>
      </w:ins>
      <w:r w:rsidRPr="008E1789">
        <w:rPr>
          <w:rFonts w:asciiTheme="majorBidi" w:eastAsia="Times New Roman" w:hAnsiTheme="majorBidi" w:cstheme="majorBidi"/>
        </w:rPr>
        <w: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del w:id="19854" w:author="Jane Shaw" w:date="2015-10-22T19:08:00Z">
        <w:r w:rsidRPr="008E1789" w:rsidDel="004414AA">
          <w:rPr>
            <w:rFonts w:asciiTheme="majorBidi" w:eastAsia="Times New Roman" w:hAnsiTheme="majorBidi" w:cstheme="majorBidi"/>
          </w:rPr>
          <w:delText>%</w:delText>
        </w:r>
      </w:del>
      <w:ins w:id="19855" w:author="Jane Shaw" w:date="2015-10-22T19:08:00Z">
        <w:r w:rsidR="004414AA">
          <w:rPr>
            <w:rFonts w:asciiTheme="majorBidi" w:eastAsia="Times New Roman" w:hAnsiTheme="majorBidi" w:cstheme="majorBidi"/>
          </w:rPr>
          <w:t xml:space="preserve"> percent</w:t>
        </w:r>
      </w:ins>
      <w:r w:rsidRPr="008E1789">
        <w:rPr>
          <w:rFonts w:asciiTheme="majorBidi" w:eastAsia="Times New Roman" w:hAnsiTheme="majorBidi" w:cstheme="majorBidi"/>
        </w:rPr>
        <w:t>.</w:t>
      </w:r>
    </w:p>
    <w:p w14:paraId="16041E10" w14:textId="6AE5B3D6" w:rsidR="00EB7AF1" w:rsidRPr="008E1789" w:rsidRDefault="726F4BD4" w:rsidP="007F2666">
      <w:pPr>
        <w:pStyle w:val="Paragrafoelenco"/>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0D647C" w:rsidRPr="008E1789">
        <w:rPr>
          <w:rFonts w:asciiTheme="majorBidi" w:eastAsia="Times New Roman" w:hAnsiTheme="majorBidi" w:cstheme="majorBidi"/>
        </w:rPr>
        <w:t>oil</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hydrogenated</w:t>
      </w:r>
      <w:r w:rsidRPr="008E1789">
        <w:rPr>
          <w:rFonts w:asciiTheme="majorBidi" w:eastAsia="Times New Roman" w:hAnsiTheme="majorBidi" w:cstheme="majorBidi"/>
        </w:rPr>
        <w:t xml:space="preserve">, also called </w:t>
      </w:r>
      <w:ins w:id="19856" w:author="Jane Shaw" w:date="2015-11-01T13:04:00Z">
        <w:r w:rsidR="000D647C">
          <w:rPr>
            <w:rFonts w:asciiTheme="majorBidi" w:eastAsia="Times New Roman" w:hAnsiTheme="majorBidi" w:cstheme="majorBidi"/>
          </w:rPr>
          <w:t>“</w:t>
        </w:r>
      </w:ins>
      <w:del w:id="19857" w:author="Jane Shaw" w:date="2015-11-01T13:04:00Z">
        <w:r w:rsidRPr="008E1789" w:rsidDel="000D647C">
          <w:rPr>
            <w:rFonts w:asciiTheme="majorBidi" w:eastAsia="Times New Roman" w:hAnsiTheme="majorBidi" w:cstheme="majorBidi"/>
          </w:rPr>
          <w:delText>"</w:delText>
        </w:r>
      </w:del>
      <w:r w:rsidRPr="008E1789">
        <w:rPr>
          <w:rFonts w:asciiTheme="majorBidi" w:eastAsia="Times New Roman" w:hAnsiTheme="majorBidi" w:cstheme="majorBidi"/>
        </w:rPr>
        <w:t>opal wax</w:t>
      </w:r>
      <w:ins w:id="19858" w:author="Jane Shaw" w:date="2015-11-01T13:04:00Z">
        <w:r w:rsidR="000D647C">
          <w:rPr>
            <w:rFonts w:asciiTheme="majorBidi" w:eastAsia="Times New Roman" w:hAnsiTheme="majorBidi" w:cstheme="majorBidi"/>
          </w:rPr>
          <w:t>”</w:t>
        </w:r>
      </w:ins>
      <w:del w:id="19859" w:author="Jane Shaw" w:date="2015-11-01T13:04:00Z">
        <w:r w:rsidRPr="008E1789" w:rsidDel="000D647C">
          <w:rPr>
            <w:rFonts w:asciiTheme="majorBidi" w:eastAsia="Times New Roman" w:hAnsiTheme="majorBidi" w:cstheme="majorBidi"/>
          </w:rPr>
          <w:delText>"</w:delText>
        </w:r>
      </w:del>
      <w:r w:rsidRPr="008E1789">
        <w:rPr>
          <w:rFonts w:asciiTheme="majorBidi" w:eastAsia="Times New Roman" w:hAnsiTheme="majorBidi" w:cstheme="majorBidi"/>
        </w:rPr>
        <w:t xml:space="preserve">. Vegetable oil and </w:t>
      </w:r>
      <w:del w:id="19860" w:author="Jane Shaw" w:date="2015-11-01T13:05:00Z">
        <w:r w:rsidRPr="008E1789" w:rsidDel="000D647C">
          <w:rPr>
            <w:rFonts w:asciiTheme="majorBidi" w:eastAsia="Times New Roman" w:hAnsiTheme="majorBidi" w:cstheme="majorBidi"/>
          </w:rPr>
          <w:delText xml:space="preserve">their </w:delText>
        </w:r>
      </w:del>
      <w:ins w:id="19861" w:author="Jane Shaw" w:date="2015-11-01T13:05:00Z">
        <w:r w:rsidR="000D647C">
          <w:rPr>
            <w:rFonts w:asciiTheme="majorBidi" w:eastAsia="Times New Roman" w:hAnsiTheme="majorBidi" w:cstheme="majorBidi"/>
          </w:rPr>
          <w:t xml:space="preserve">its </w:t>
        </w:r>
      </w:ins>
      <w:r w:rsidRPr="008E1789">
        <w:rPr>
          <w:rFonts w:asciiTheme="majorBidi" w:eastAsia="Times New Roman" w:hAnsiTheme="majorBidi" w:cstheme="majorBidi"/>
        </w:rPr>
        <w:t>fractions, partly or wholly hydrogenated, inter-esterified, re-esterified or elaidini</w:t>
      </w:r>
      <w:ins w:id="19862" w:author="Jane Shaw" w:date="2015-11-01T13:05:00Z">
        <w:r w:rsidR="000D647C">
          <w:rPr>
            <w:rFonts w:asciiTheme="majorBidi" w:eastAsia="Times New Roman" w:hAnsiTheme="majorBidi" w:cstheme="majorBidi"/>
          </w:rPr>
          <w:t>z</w:t>
        </w:r>
      </w:ins>
      <w:del w:id="19863" w:author="Jane Shaw" w:date="2015-11-01T13:05:00Z">
        <w:r w:rsidRPr="008E1789" w:rsidDel="000D647C">
          <w:rPr>
            <w:rFonts w:asciiTheme="majorBidi" w:eastAsia="Times New Roman" w:hAnsiTheme="majorBidi" w:cstheme="majorBidi"/>
          </w:rPr>
          <w:delText>s</w:delText>
        </w:r>
      </w:del>
      <w:r w:rsidRPr="008E1789">
        <w:rPr>
          <w:rFonts w:asciiTheme="majorBidi" w:eastAsia="Times New Roman" w:hAnsiTheme="majorBidi" w:cstheme="majorBidi"/>
        </w:rPr>
        <w:t>ed</w:t>
      </w:r>
      <w:ins w:id="19864" w:author="Jane Shaw" w:date="2015-11-01T13:05:00Z">
        <w:r w:rsidR="000D647C">
          <w:rPr>
            <w:rFonts w:asciiTheme="majorBidi" w:eastAsia="Times New Roman" w:hAnsiTheme="majorBidi" w:cstheme="majorBidi"/>
          </w:rPr>
          <w:t>.</w:t>
        </w:r>
      </w:ins>
      <w:del w:id="19865" w:author="Jane Shaw" w:date="2015-11-01T13:05:00Z">
        <w:r w:rsidRPr="008E1789" w:rsidDel="000D647C">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 xml:space="preserve">Frequently </w:t>
      </w:r>
      <w:r w:rsidRPr="008E1789">
        <w:rPr>
          <w:rFonts w:asciiTheme="majorBidi" w:eastAsia="Times New Roman" w:hAnsiTheme="majorBidi" w:cstheme="majorBidi"/>
        </w:rPr>
        <w:t xml:space="preserve">used </w:t>
      </w:r>
      <w:del w:id="19866" w:author="Jane Shaw" w:date="2015-11-01T13:05:00Z">
        <w:r w:rsidRPr="008E1789" w:rsidDel="000D647C">
          <w:rPr>
            <w:rFonts w:asciiTheme="majorBidi" w:eastAsia="Times New Roman" w:hAnsiTheme="majorBidi" w:cstheme="majorBidi"/>
          </w:rPr>
          <w:delText xml:space="preserve">as constituents </w:delText>
        </w:r>
      </w:del>
      <w:r w:rsidRPr="008E1789">
        <w:rPr>
          <w:rFonts w:asciiTheme="majorBidi" w:eastAsia="Times New Roman" w:hAnsiTheme="majorBidi" w:cstheme="majorBidi"/>
        </w:rPr>
        <w:t>in the preparation of edible fat.</w:t>
      </w:r>
    </w:p>
    <w:p w14:paraId="37020F66" w14:textId="71FF87E9" w:rsidR="007F2666" w:rsidRPr="007F2666" w:rsidDel="000D647C" w:rsidRDefault="726F4BD4" w:rsidP="007F2666">
      <w:pPr>
        <w:pStyle w:val="Paragrafoelenco"/>
        <w:numPr>
          <w:ilvl w:val="0"/>
          <w:numId w:val="2"/>
        </w:numPr>
        <w:ind w:left="714" w:hanging="357"/>
        <w:contextualSpacing w:val="0"/>
        <w:jc w:val="both"/>
        <w:rPr>
          <w:del w:id="19867" w:author="Jane Shaw" w:date="2015-11-01T13:05:00Z"/>
          <w:rFonts w:asciiTheme="majorBidi" w:hAnsiTheme="majorBidi" w:cstheme="majorBidi"/>
        </w:rPr>
      </w:pPr>
      <w:r w:rsidRPr="008E1789">
        <w:rPr>
          <w:rFonts w:asciiTheme="majorBidi" w:eastAsia="Times New Roman" w:hAnsiTheme="majorBidi" w:cstheme="majorBidi"/>
        </w:rPr>
        <w:t>Oils</w:t>
      </w:r>
      <w:ins w:id="19868" w:author="Jane Shaw" w:date="2015-11-01T13:07:00Z">
        <w:r w:rsidR="001E593E">
          <w:rPr>
            <w:rFonts w:asciiTheme="majorBidi" w:eastAsia="Times New Roman" w:hAnsiTheme="majorBidi" w:cstheme="majorBidi"/>
          </w:rPr>
          <w:t>,</w:t>
        </w:r>
      </w:ins>
      <w:r w:rsidRPr="008E1789">
        <w:rPr>
          <w:rFonts w:asciiTheme="majorBidi" w:eastAsia="Times New Roman" w:hAnsiTheme="majorBidi" w:cstheme="majorBidi"/>
        </w:rPr>
        <w:t xml:space="preserve"> boiled</w:t>
      </w:r>
      <w:ins w:id="19869" w:author="Jane Shaw" w:date="2015-11-01T13:07:00Z">
        <w:r w:rsidR="001E593E">
          <w:rPr>
            <w:rFonts w:asciiTheme="majorBidi" w:eastAsia="Times New Roman" w:hAnsiTheme="majorBidi" w:cstheme="majorBidi"/>
          </w:rPr>
          <w:t>,</w:t>
        </w:r>
      </w:ins>
      <w:r w:rsidRPr="008E1789">
        <w:rPr>
          <w:rFonts w:asciiTheme="majorBidi" w:eastAsia="Times New Roman" w:hAnsiTheme="majorBidi" w:cstheme="majorBidi"/>
        </w:rPr>
        <w:t xml:space="preserve"> dehydrated</w:t>
      </w:r>
      <w:del w:id="19870" w:author="Jane Shaw" w:date="2015-11-01T13:07:00Z">
        <w:r w:rsidRPr="008E1789" w:rsidDel="001E593E">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19871" w:author="Jane Shaw" w:date="2015-11-01T13:05:00Z">
        <w:r w:rsidRPr="008E1789" w:rsidDel="000D647C">
          <w:rPr>
            <w:rFonts w:asciiTheme="majorBidi" w:eastAsia="Times New Roman" w:hAnsiTheme="majorBidi" w:cstheme="majorBidi"/>
          </w:rPr>
          <w:delText xml:space="preserve">also </w:delText>
        </w:r>
      </w:del>
      <w:r w:rsidRPr="008E1789">
        <w:rPr>
          <w:rFonts w:asciiTheme="majorBidi" w:eastAsia="Times New Roman" w:hAnsiTheme="majorBidi" w:cstheme="majorBidi"/>
        </w:rPr>
        <w:t>include</w:t>
      </w:r>
      <w:del w:id="19872" w:author="Jane Shaw" w:date="2015-11-01T13:07:00Z">
        <w:r w:rsidRPr="008E1789" w:rsidDel="001E593E">
          <w:rPr>
            <w:rFonts w:asciiTheme="majorBidi" w:eastAsia="Times New Roman" w:hAnsiTheme="majorBidi" w:cstheme="majorBidi"/>
          </w:rPr>
          <w:delText>s</w:delText>
        </w:r>
      </w:del>
      <w:r w:rsidRPr="008E1789">
        <w:rPr>
          <w:rFonts w:asciiTheme="majorBidi" w:eastAsia="Times New Roman" w:hAnsiTheme="majorBidi" w:cstheme="majorBidi"/>
        </w:rPr>
        <w:t xml:space="preserve"> oxidized and sulphurized oils. Animal and vegetable fats and oils whose chemical structure has been modified to improve viscosity, drying ability or other properties</w:t>
      </w:r>
      <w:r w:rsidR="001E593E" w:rsidRPr="008E1789">
        <w:rPr>
          <w:rFonts w:asciiTheme="majorBidi" w:eastAsia="Times New Roman" w:hAnsiTheme="majorBidi" w:cstheme="majorBidi"/>
        </w:rPr>
        <w:t>.</w:t>
      </w:r>
      <w:ins w:id="19873" w:author="Jane Shaw" w:date="2015-11-01T13:05:00Z">
        <w:r w:rsidR="001E593E">
          <w:rPr>
            <w:rFonts w:asciiTheme="majorBidi" w:eastAsia="Times New Roman" w:hAnsiTheme="majorBidi" w:cstheme="majorBidi"/>
          </w:rPr>
          <w:t xml:space="preserve"> </w:t>
        </w:r>
      </w:ins>
    </w:p>
    <w:p w14:paraId="65158FBF" w14:textId="730DF3AC" w:rsidR="00EB7AF1" w:rsidRPr="000D647C" w:rsidRDefault="726F4BD4">
      <w:pPr>
        <w:pStyle w:val="Paragrafoelenco"/>
        <w:numPr>
          <w:ilvl w:val="0"/>
          <w:numId w:val="2"/>
        </w:numPr>
        <w:ind w:left="714" w:hanging="357"/>
        <w:contextualSpacing w:val="0"/>
        <w:jc w:val="both"/>
        <w:rPr>
          <w:rFonts w:asciiTheme="majorBidi" w:hAnsiTheme="majorBidi" w:cstheme="majorBidi"/>
          <w:rPrChange w:id="19874" w:author="Jane Shaw" w:date="2015-11-01T13:05:00Z">
            <w:rPr/>
          </w:rPrChange>
        </w:rPr>
        <w:pPrChange w:id="19875" w:author="Jane Shaw" w:date="2015-11-01T13:07:00Z">
          <w:pPr>
            <w:pStyle w:val="Paragrafoelenco"/>
            <w:ind w:left="714"/>
            <w:contextualSpacing w:val="0"/>
            <w:jc w:val="both"/>
          </w:pPr>
        </w:pPrChange>
      </w:pPr>
      <w:del w:id="19876" w:author="Jane Shaw" w:date="2015-11-01T13:07:00Z">
        <w:r w:rsidRPr="000D647C" w:rsidDel="001E593E">
          <w:rPr>
            <w:rFonts w:asciiTheme="majorBidi" w:eastAsia="Times New Roman" w:hAnsiTheme="majorBidi" w:cstheme="majorBidi"/>
            <w:rPrChange w:id="19877" w:author="Jane Shaw" w:date="2015-11-01T13:05:00Z">
              <w:rPr/>
            </w:rPrChange>
          </w:rPr>
          <w:delText xml:space="preserve">It </w:delText>
        </w:r>
      </w:del>
      <w:ins w:id="19878" w:author="Jane Shaw" w:date="2015-11-01T13:07:00Z">
        <w:r w:rsidR="001E593E">
          <w:rPr>
            <w:rFonts w:asciiTheme="majorBidi" w:eastAsia="Times New Roman" w:hAnsiTheme="majorBidi" w:cstheme="majorBidi"/>
          </w:rPr>
          <w:t>I</w:t>
        </w:r>
      </w:ins>
      <w:del w:id="19879" w:author="Jane Shaw" w:date="2015-11-01T13:07:00Z">
        <w:r w:rsidRPr="000D647C" w:rsidDel="001E593E">
          <w:rPr>
            <w:rFonts w:asciiTheme="majorBidi" w:eastAsia="Times New Roman" w:hAnsiTheme="majorBidi" w:cstheme="majorBidi"/>
            <w:rPrChange w:id="19880" w:author="Jane Shaw" w:date="2015-11-01T13:05:00Z">
              <w:rPr/>
            </w:rPrChange>
          </w:rPr>
          <w:delText>i</w:delText>
        </w:r>
      </w:del>
      <w:r w:rsidRPr="000D647C">
        <w:rPr>
          <w:rFonts w:asciiTheme="majorBidi" w:eastAsia="Times New Roman" w:hAnsiTheme="majorBidi" w:cstheme="majorBidi"/>
          <w:rPrChange w:id="19881" w:author="Jane Shaw" w:date="2015-11-01T13:05:00Z">
            <w:rPr/>
          </w:rPrChange>
        </w:rPr>
        <w:t>nclude</w:t>
      </w:r>
      <w:del w:id="19882" w:author="Jane Shaw" w:date="2015-11-01T13:07:00Z">
        <w:r w:rsidRPr="000D647C" w:rsidDel="001E593E">
          <w:rPr>
            <w:rFonts w:asciiTheme="majorBidi" w:eastAsia="Times New Roman" w:hAnsiTheme="majorBidi" w:cstheme="majorBidi"/>
            <w:rPrChange w:id="19883" w:author="Jane Shaw" w:date="2015-11-01T13:05:00Z">
              <w:rPr/>
            </w:rPrChange>
          </w:rPr>
          <w:delText>s</w:delText>
        </w:r>
      </w:del>
      <w:del w:id="19884" w:author="Jane Shaw" w:date="2015-11-01T13:05:00Z">
        <w:r w:rsidRPr="000D647C" w:rsidDel="000D647C">
          <w:rPr>
            <w:rFonts w:asciiTheme="majorBidi" w:eastAsia="Times New Roman" w:hAnsiTheme="majorBidi" w:cstheme="majorBidi"/>
            <w:rPrChange w:id="19885" w:author="Jane Shaw" w:date="2015-11-01T13:05:00Z">
              <w:rPr/>
            </w:rPrChange>
          </w:rPr>
          <w:delText>, inter alia</w:delText>
        </w:r>
      </w:del>
      <w:r w:rsidRPr="000D647C">
        <w:rPr>
          <w:rFonts w:asciiTheme="majorBidi" w:eastAsia="Times New Roman" w:hAnsiTheme="majorBidi" w:cstheme="majorBidi"/>
          <w:rPrChange w:id="19886" w:author="Jane Shaw" w:date="2015-11-01T13:05:00Z">
            <w:rPr/>
          </w:rPrChange>
        </w:rPr>
        <w:t>:</w:t>
      </w:r>
    </w:p>
    <w:p w14:paraId="07388E79" w14:textId="5E8D6B51" w:rsidR="00EB7AF1" w:rsidRPr="001E593E" w:rsidRDefault="001E593E">
      <w:pPr>
        <w:ind w:left="397"/>
        <w:rPr>
          <w:rFonts w:ascii="Times New Roman" w:hAnsi="Times New Roman"/>
          <w:rPrChange w:id="19887" w:author="Jane Shaw" w:date="2015-11-01T13:10:00Z">
            <w:rPr/>
          </w:rPrChange>
        </w:rPr>
        <w:pPrChange w:id="19888" w:author="Jane Shaw" w:date="2015-11-01T13:12:00Z">
          <w:pPr>
            <w:pStyle w:val="Paragrafoelenco"/>
            <w:numPr>
              <w:numId w:val="2"/>
            </w:numPr>
            <w:ind w:left="714" w:hanging="357"/>
            <w:contextualSpacing w:val="0"/>
            <w:jc w:val="both"/>
          </w:pPr>
        </w:pPrChange>
      </w:pPr>
      <w:ins w:id="19889" w:author="Jane Shaw" w:date="2015-11-01T13:12:00Z">
        <w:r>
          <w:rPr>
            <w:rFonts w:ascii="Times New Roman" w:hAnsi="Times New Roman" w:cs="Times New Roman"/>
          </w:rPr>
          <w:t xml:space="preserve">- </w:t>
        </w:r>
      </w:ins>
      <w:r w:rsidRPr="00D17EAB">
        <w:rPr>
          <w:rFonts w:ascii="Times New Roman" w:hAnsi="Times New Roman" w:cs="Times New Roman"/>
        </w:rPr>
        <w:t>linoxyn</w:t>
      </w:r>
      <w:ins w:id="19890" w:author="Jane Shaw" w:date="2015-11-01T13:12:00Z">
        <w:r>
          <w:rPr>
            <w:rFonts w:ascii="Times New Roman" w:hAnsi="Times New Roman" w:cs="Times New Roman"/>
          </w:rPr>
          <w:t>;</w:t>
        </w:r>
      </w:ins>
    </w:p>
    <w:p w14:paraId="21A01766" w14:textId="77777777" w:rsidR="001E593E" w:rsidRDefault="001E593E">
      <w:pPr>
        <w:ind w:left="397"/>
        <w:rPr>
          <w:ins w:id="19891" w:author="Jane Shaw" w:date="2015-11-01T13:13:00Z"/>
          <w:rFonts w:ascii="Times New Roman" w:hAnsi="Times New Roman"/>
        </w:rPr>
        <w:pPrChange w:id="19892" w:author="Jane Shaw" w:date="2015-11-01T13:13:00Z">
          <w:pPr>
            <w:pStyle w:val="Paragrafoelenco"/>
            <w:numPr>
              <w:numId w:val="2"/>
            </w:numPr>
            <w:ind w:left="714" w:hanging="357"/>
            <w:contextualSpacing w:val="0"/>
            <w:jc w:val="both"/>
          </w:pPr>
        </w:pPrChange>
      </w:pPr>
      <w:ins w:id="19893" w:author="Jane Shaw" w:date="2015-11-01T13:13:00Z">
        <w:r>
          <w:rPr>
            <w:rFonts w:ascii="Times New Roman" w:hAnsi="Times New Roman" w:cs="Times New Roman"/>
          </w:rPr>
          <w:t xml:space="preserve">- </w:t>
        </w:r>
      </w:ins>
      <w:r w:rsidRPr="00D17EAB">
        <w:rPr>
          <w:rFonts w:ascii="Times New Roman" w:hAnsi="Times New Roman" w:cs="Times New Roman"/>
        </w:rPr>
        <w:t xml:space="preserve">mixtures </w:t>
      </w:r>
      <w:r w:rsidR="726F4BD4" w:rsidRPr="001E593E">
        <w:rPr>
          <w:rFonts w:ascii="Times New Roman" w:hAnsi="Times New Roman" w:cs="Times New Roman"/>
          <w:rPrChange w:id="19894" w:author="Jane Shaw" w:date="2015-11-01T13:10:00Z">
            <w:rPr/>
          </w:rPrChange>
        </w:rPr>
        <w:t>of animal or vegetable fats or oils or fractions of different fats or oils not elsewhere specified or included, inedible</w:t>
      </w:r>
      <w:ins w:id="19895" w:author="Jane Shaw" w:date="2015-11-01T13:13:00Z">
        <w:r>
          <w:rPr>
            <w:rFonts w:ascii="Times New Roman" w:hAnsi="Times New Roman" w:cs="Times New Roman"/>
          </w:rPr>
          <w:t>;</w:t>
        </w:r>
      </w:ins>
    </w:p>
    <w:p w14:paraId="1FBE63A4" w14:textId="4F060155" w:rsidR="00EB7AF1" w:rsidRPr="001E593E" w:rsidDel="001E593E" w:rsidRDefault="001E593E">
      <w:pPr>
        <w:ind w:left="397"/>
        <w:rPr>
          <w:del w:id="19896" w:author="Jane Shaw" w:date="2015-11-01T13:13:00Z"/>
          <w:rFonts w:ascii="Times New Roman" w:hAnsi="Times New Roman"/>
          <w:rPrChange w:id="19897" w:author="Jane Shaw" w:date="2015-11-01T13:10:00Z">
            <w:rPr>
              <w:del w:id="19898" w:author="Jane Shaw" w:date="2015-11-01T13:13:00Z"/>
            </w:rPr>
          </w:rPrChange>
        </w:rPr>
        <w:pPrChange w:id="19899" w:author="Jane Shaw" w:date="2015-11-01T13:12:00Z">
          <w:pPr>
            <w:pStyle w:val="Paragrafoelenco"/>
            <w:numPr>
              <w:numId w:val="2"/>
            </w:numPr>
            <w:ind w:left="714" w:hanging="357"/>
            <w:contextualSpacing w:val="0"/>
            <w:jc w:val="both"/>
          </w:pPr>
        </w:pPrChange>
      </w:pPr>
      <w:ins w:id="19900" w:author="Jane Shaw" w:date="2015-11-01T13:13:00Z">
        <w:r>
          <w:rPr>
            <w:rFonts w:ascii="Times New Roman" w:hAnsi="Times New Roman" w:cs="Times New Roman"/>
          </w:rPr>
          <w:t>-</w:t>
        </w:r>
        <w:r w:rsidRPr="00D17EAB" w:rsidDel="001E593E">
          <w:rPr>
            <w:rFonts w:ascii="Times New Roman" w:hAnsi="Times New Roman" w:cs="Times New Roman"/>
          </w:rPr>
          <w:t xml:space="preserve"> </w:t>
        </w:r>
      </w:ins>
    </w:p>
    <w:p w14:paraId="66016072" w14:textId="03EEA303" w:rsidR="00EB7AF1" w:rsidRPr="001E593E" w:rsidRDefault="001E593E">
      <w:pPr>
        <w:ind w:left="397"/>
        <w:rPr>
          <w:rFonts w:ascii="Times New Roman" w:hAnsi="Times New Roman"/>
          <w:rPrChange w:id="19901" w:author="Jane Shaw" w:date="2015-11-01T13:10:00Z">
            <w:rPr/>
          </w:rPrChange>
        </w:rPr>
        <w:pPrChange w:id="19902" w:author="Jane Shaw" w:date="2015-11-01T13:13:00Z">
          <w:pPr>
            <w:pStyle w:val="Paragrafoelenco"/>
            <w:numPr>
              <w:numId w:val="2"/>
            </w:numPr>
            <w:ind w:left="714" w:hanging="357"/>
            <w:contextualSpacing w:val="0"/>
            <w:jc w:val="both"/>
          </w:pPr>
        </w:pPrChange>
      </w:pPr>
      <w:ins w:id="19903" w:author="Jane Shaw" w:date="2015-11-01T13:13:00Z">
        <w:r>
          <w:rPr>
            <w:rFonts w:ascii="Times New Roman" w:hAnsi="Times New Roman" w:cs="Times New Roman"/>
          </w:rPr>
          <w:t>o</w:t>
        </w:r>
      </w:ins>
      <w:del w:id="19904" w:author="Jane Shaw" w:date="2015-11-01T13:13:00Z">
        <w:r w:rsidR="726F4BD4" w:rsidRPr="001E593E" w:rsidDel="001E593E">
          <w:rPr>
            <w:rFonts w:ascii="Times New Roman" w:hAnsi="Times New Roman" w:cs="Times New Roman"/>
            <w:rPrChange w:id="19905" w:author="Jane Shaw" w:date="2015-11-01T13:10:00Z">
              <w:rPr/>
            </w:rPrChange>
          </w:rPr>
          <w:delText>O</w:delText>
        </w:r>
      </w:del>
      <w:r w:rsidR="726F4BD4" w:rsidRPr="001E593E">
        <w:rPr>
          <w:rFonts w:ascii="Times New Roman" w:hAnsi="Times New Roman" w:cs="Times New Roman"/>
          <w:rPrChange w:id="19906" w:author="Jane Shaw" w:date="2015-11-01T13:10:00Z">
            <w:rPr/>
          </w:rPrChange>
        </w:rPr>
        <w:t>il, castor, dehydrated</w:t>
      </w:r>
      <w:ins w:id="19907" w:author="Jane Shaw" w:date="2015-11-01T13:13:00Z">
        <w:r>
          <w:rPr>
            <w:rFonts w:ascii="Times New Roman" w:hAnsi="Times New Roman" w:cs="Times New Roman"/>
          </w:rPr>
          <w:t>;</w:t>
        </w:r>
      </w:ins>
    </w:p>
    <w:p w14:paraId="5DDDD565" w14:textId="7F6144C6" w:rsidR="00EB7AF1" w:rsidRPr="001E593E" w:rsidRDefault="001E593E">
      <w:pPr>
        <w:ind w:left="397"/>
        <w:rPr>
          <w:rFonts w:ascii="Times New Roman" w:hAnsi="Times New Roman"/>
          <w:rPrChange w:id="19908" w:author="Jane Shaw" w:date="2015-11-01T13:10:00Z">
            <w:rPr/>
          </w:rPrChange>
        </w:rPr>
        <w:pPrChange w:id="19909" w:author="Jane Shaw" w:date="2015-11-01T13:12:00Z">
          <w:pPr>
            <w:pStyle w:val="Paragrafoelenco"/>
            <w:numPr>
              <w:numId w:val="2"/>
            </w:numPr>
            <w:ind w:left="714" w:hanging="357"/>
            <w:contextualSpacing w:val="0"/>
            <w:jc w:val="both"/>
          </w:pPr>
        </w:pPrChange>
      </w:pPr>
      <w:ins w:id="19910" w:author="Jane Shaw" w:date="2015-11-01T13:13: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11" w:author="Jane Shaw" w:date="2015-11-01T13:10:00Z">
            <w:rPr/>
          </w:rPrChange>
        </w:rPr>
        <w:t>, animal or vegetable, blown</w:t>
      </w:r>
      <w:ins w:id="19912" w:author="Jane Shaw" w:date="2015-11-01T13:13:00Z">
        <w:r>
          <w:rPr>
            <w:rFonts w:ascii="Times New Roman" w:hAnsi="Times New Roman" w:cs="Times New Roman"/>
          </w:rPr>
          <w:t>;</w:t>
        </w:r>
      </w:ins>
    </w:p>
    <w:p w14:paraId="225077AF" w14:textId="7AAAB39B" w:rsidR="00EB7AF1" w:rsidRPr="001E593E" w:rsidRDefault="001E593E">
      <w:pPr>
        <w:ind w:left="397"/>
        <w:rPr>
          <w:rFonts w:ascii="Times New Roman" w:hAnsi="Times New Roman"/>
          <w:rPrChange w:id="19913" w:author="Jane Shaw" w:date="2015-11-01T13:10:00Z">
            <w:rPr/>
          </w:rPrChange>
        </w:rPr>
        <w:pPrChange w:id="19914" w:author="Jane Shaw" w:date="2015-11-01T13:12:00Z">
          <w:pPr>
            <w:pStyle w:val="Paragrafoelenco"/>
            <w:numPr>
              <w:numId w:val="2"/>
            </w:numPr>
            <w:ind w:left="714" w:hanging="357"/>
            <w:contextualSpacing w:val="0"/>
            <w:jc w:val="both"/>
          </w:pPr>
        </w:pPrChange>
      </w:pPr>
      <w:ins w:id="19915" w:author="Jane Shaw" w:date="2015-11-01T13:13: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16" w:author="Jane Shaw" w:date="2015-11-01T13:10:00Z">
            <w:rPr/>
          </w:rPrChange>
        </w:rPr>
        <w:t>, animal or vegetable, boiled</w:t>
      </w:r>
      <w:ins w:id="19917" w:author="Jane Shaw" w:date="2015-11-01T13:13:00Z">
        <w:r>
          <w:rPr>
            <w:rFonts w:ascii="Times New Roman" w:hAnsi="Times New Roman" w:cs="Times New Roman"/>
          </w:rPr>
          <w:t>;</w:t>
        </w:r>
      </w:ins>
    </w:p>
    <w:p w14:paraId="040C2EF3" w14:textId="44E77922" w:rsidR="00EB7AF1" w:rsidRPr="001E593E" w:rsidRDefault="001E593E">
      <w:pPr>
        <w:ind w:left="397"/>
        <w:rPr>
          <w:rFonts w:ascii="Times New Roman" w:hAnsi="Times New Roman"/>
          <w:rPrChange w:id="19918" w:author="Jane Shaw" w:date="2015-11-01T13:10:00Z">
            <w:rPr/>
          </w:rPrChange>
        </w:rPr>
        <w:pPrChange w:id="19919" w:author="Jane Shaw" w:date="2015-11-01T13:12:00Z">
          <w:pPr>
            <w:pStyle w:val="Paragrafoelenco"/>
            <w:numPr>
              <w:numId w:val="2"/>
            </w:numPr>
            <w:ind w:left="714" w:hanging="357"/>
            <w:contextualSpacing w:val="0"/>
            <w:jc w:val="both"/>
          </w:pPr>
        </w:pPrChange>
      </w:pPr>
      <w:ins w:id="19920" w:author="Jane Shaw" w:date="2015-11-01T13:13: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21" w:author="Jane Shaw" w:date="2015-11-01T13:10:00Z">
            <w:rPr/>
          </w:rPrChange>
        </w:rPr>
        <w:t>, animal or vegetable, oxidized</w:t>
      </w:r>
      <w:ins w:id="19922" w:author="Jane Shaw" w:date="2015-11-01T13:13:00Z">
        <w:r>
          <w:rPr>
            <w:rFonts w:ascii="Times New Roman" w:hAnsi="Times New Roman" w:cs="Times New Roman"/>
          </w:rPr>
          <w:t>;</w:t>
        </w:r>
      </w:ins>
    </w:p>
    <w:p w14:paraId="6271C07F" w14:textId="37853E1E" w:rsidR="00EB7AF1" w:rsidRPr="001E593E" w:rsidRDefault="001E593E">
      <w:pPr>
        <w:ind w:left="397"/>
        <w:rPr>
          <w:rFonts w:ascii="Times New Roman" w:hAnsi="Times New Roman"/>
          <w:rPrChange w:id="19923" w:author="Jane Shaw" w:date="2015-11-01T13:10:00Z">
            <w:rPr/>
          </w:rPrChange>
        </w:rPr>
        <w:pPrChange w:id="19924" w:author="Jane Shaw" w:date="2015-11-01T13:12:00Z">
          <w:pPr>
            <w:pStyle w:val="Paragrafoelenco"/>
            <w:numPr>
              <w:numId w:val="2"/>
            </w:numPr>
            <w:ind w:left="714" w:hanging="357"/>
            <w:contextualSpacing w:val="0"/>
            <w:jc w:val="both"/>
          </w:pPr>
        </w:pPrChange>
      </w:pPr>
      <w:ins w:id="19925" w:author="Jane Shaw" w:date="2015-11-01T13:13: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26" w:author="Jane Shaw" w:date="2015-11-01T13:10:00Z">
            <w:rPr/>
          </w:rPrChange>
        </w:rPr>
        <w:t>, animal or vegetable, polymerized by heat in vacuum or in inert gas</w:t>
      </w:r>
      <w:ins w:id="19927" w:author="Jane Shaw" w:date="2015-11-01T13:14:00Z">
        <w:r>
          <w:rPr>
            <w:rFonts w:ascii="Times New Roman" w:hAnsi="Times New Roman" w:cs="Times New Roman"/>
          </w:rPr>
          <w:t>;</w:t>
        </w:r>
      </w:ins>
    </w:p>
    <w:p w14:paraId="40F2A606" w14:textId="24E4BD33" w:rsidR="00EB7AF1" w:rsidRPr="001E593E" w:rsidRDefault="001E593E">
      <w:pPr>
        <w:ind w:left="397"/>
        <w:rPr>
          <w:rFonts w:ascii="Times New Roman" w:hAnsi="Times New Roman"/>
          <w:rPrChange w:id="19928" w:author="Jane Shaw" w:date="2015-11-01T13:10:00Z">
            <w:rPr/>
          </w:rPrChange>
        </w:rPr>
        <w:pPrChange w:id="19929" w:author="Jane Shaw" w:date="2015-11-01T13:12:00Z">
          <w:pPr>
            <w:pStyle w:val="Paragrafoelenco"/>
            <w:numPr>
              <w:numId w:val="2"/>
            </w:numPr>
            <w:ind w:left="714" w:hanging="357"/>
            <w:contextualSpacing w:val="0"/>
            <w:jc w:val="both"/>
          </w:pPr>
        </w:pPrChange>
      </w:pPr>
      <w:ins w:id="19930" w:author="Jane Shaw" w:date="2015-11-01T13:14: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31" w:author="Jane Shaw" w:date="2015-11-01T13:10:00Z">
            <w:rPr/>
          </w:rPrChange>
        </w:rPr>
        <w:t>, animal or vegetable, sulphurized (excl</w:t>
      </w:r>
      <w:ins w:id="19932" w:author="Jane Shaw" w:date="2015-11-01T13:14:00Z">
        <w:r>
          <w:rPr>
            <w:rFonts w:ascii="Times New Roman" w:hAnsi="Times New Roman" w:cs="Times New Roman"/>
          </w:rPr>
          <w:t>uding</w:t>
        </w:r>
      </w:ins>
      <w:del w:id="19933" w:author="Jane Shaw" w:date="2015-11-01T13:14:00Z">
        <w:r w:rsidR="726F4BD4" w:rsidRPr="001E593E" w:rsidDel="001E593E">
          <w:rPr>
            <w:rFonts w:ascii="Times New Roman" w:hAnsi="Times New Roman" w:cs="Times New Roman"/>
            <w:rPrChange w:id="19934" w:author="Jane Shaw" w:date="2015-11-01T13:10:00Z">
              <w:rPr/>
            </w:rPrChange>
          </w:rPr>
          <w:delText>.</w:delText>
        </w:r>
      </w:del>
      <w:r w:rsidR="726F4BD4" w:rsidRPr="001E593E">
        <w:rPr>
          <w:rFonts w:ascii="Times New Roman" w:hAnsi="Times New Roman" w:cs="Times New Roman"/>
          <w:rPrChange w:id="19935" w:author="Jane Shaw" w:date="2015-11-01T13:10:00Z">
            <w:rPr/>
          </w:rPrChange>
        </w:rPr>
        <w:t xml:space="preserve"> fractions)</w:t>
      </w:r>
      <w:ins w:id="19936" w:author="Jane Shaw" w:date="2015-11-01T13:14:00Z">
        <w:r>
          <w:rPr>
            <w:rFonts w:ascii="Times New Roman" w:hAnsi="Times New Roman" w:cs="Times New Roman"/>
          </w:rPr>
          <w:t>;</w:t>
        </w:r>
      </w:ins>
    </w:p>
    <w:p w14:paraId="37D7FE82" w14:textId="2B059C4D" w:rsidR="00EB7AF1" w:rsidRPr="001E593E" w:rsidRDefault="001E593E">
      <w:pPr>
        <w:ind w:left="397"/>
        <w:rPr>
          <w:rFonts w:ascii="Times New Roman" w:hAnsi="Times New Roman"/>
          <w:rPrChange w:id="19937" w:author="Jane Shaw" w:date="2015-11-01T13:10:00Z">
            <w:rPr/>
          </w:rPrChange>
        </w:rPr>
        <w:pPrChange w:id="19938" w:author="Jane Shaw" w:date="2015-11-01T13:12:00Z">
          <w:pPr>
            <w:pStyle w:val="Paragrafoelenco"/>
            <w:numPr>
              <w:numId w:val="2"/>
            </w:numPr>
            <w:ind w:left="714" w:hanging="357"/>
            <w:contextualSpacing w:val="0"/>
            <w:jc w:val="both"/>
          </w:pPr>
        </w:pPrChange>
      </w:pPr>
      <w:ins w:id="19939" w:author="Jane Shaw" w:date="2015-11-01T13:14: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40" w:author="Jane Shaw" w:date="2015-11-01T13:10:00Z">
            <w:rPr/>
          </w:rPrChange>
        </w:rPr>
        <w:t>, brominated</w:t>
      </w:r>
      <w:ins w:id="19941" w:author="Jane Shaw" w:date="2015-11-01T13:14:00Z">
        <w:r>
          <w:rPr>
            <w:rFonts w:ascii="Times New Roman" w:hAnsi="Times New Roman" w:cs="Times New Roman"/>
          </w:rPr>
          <w:t>;</w:t>
        </w:r>
      </w:ins>
    </w:p>
    <w:p w14:paraId="744BA241" w14:textId="54A860DD" w:rsidR="00EB7AF1" w:rsidRPr="001E593E" w:rsidRDefault="001E593E">
      <w:pPr>
        <w:ind w:left="397"/>
        <w:rPr>
          <w:rFonts w:ascii="Times New Roman" w:hAnsi="Times New Roman"/>
          <w:rPrChange w:id="19942" w:author="Jane Shaw" w:date="2015-11-01T13:10:00Z">
            <w:rPr/>
          </w:rPrChange>
        </w:rPr>
        <w:pPrChange w:id="19943" w:author="Jane Shaw" w:date="2015-11-01T13:12:00Z">
          <w:pPr>
            <w:pStyle w:val="Paragrafoelenco"/>
            <w:numPr>
              <w:numId w:val="2"/>
            </w:numPr>
            <w:ind w:left="714" w:hanging="357"/>
            <w:contextualSpacing w:val="0"/>
            <w:jc w:val="both"/>
          </w:pPr>
        </w:pPrChange>
      </w:pPr>
      <w:ins w:id="19944" w:author="Jane Shaw" w:date="2015-11-01T13:14:00Z">
        <w:r>
          <w:rPr>
            <w:rFonts w:ascii="Times New Roman" w:hAnsi="Times New Roman" w:cs="Times New Roman"/>
          </w:rPr>
          <w:t xml:space="preserve">- </w:t>
        </w:r>
      </w:ins>
      <w:commentRangeStart w:id="19945"/>
      <w:r w:rsidRPr="00D17EAB">
        <w:rPr>
          <w:rFonts w:ascii="Times New Roman" w:hAnsi="Times New Roman" w:cs="Times New Roman"/>
        </w:rPr>
        <w:t>oils</w:t>
      </w:r>
      <w:r w:rsidR="726F4BD4" w:rsidRPr="001E593E">
        <w:rPr>
          <w:rFonts w:ascii="Times New Roman" w:hAnsi="Times New Roman" w:cs="Times New Roman"/>
          <w:rPrChange w:id="19946" w:author="Jane Shaw" w:date="2015-11-01T13:10:00Z">
            <w:rPr/>
          </w:rPrChange>
        </w:rPr>
        <w:t xml:space="preserve">, deep-frying, used, </w:t>
      </w:r>
      <w:commentRangeEnd w:id="19945"/>
      <w:r w:rsidR="008327F1">
        <w:rPr>
          <w:rStyle w:val="Rimandocommento"/>
        </w:rPr>
        <w:commentReference w:id="19945"/>
      </w:r>
      <w:r w:rsidR="726F4BD4" w:rsidRPr="001E593E">
        <w:rPr>
          <w:rFonts w:ascii="Times New Roman" w:hAnsi="Times New Roman" w:cs="Times New Roman"/>
          <w:rPrChange w:id="19947" w:author="Jane Shaw" w:date="2015-11-01T13:10:00Z">
            <w:rPr/>
          </w:rPrChange>
        </w:rPr>
        <w:t xml:space="preserve">containing, </w:t>
      </w:r>
      <w:del w:id="19948" w:author="Jane Shaw" w:date="2015-11-01T13:14:00Z">
        <w:r w:rsidR="726F4BD4" w:rsidRPr="001E593E" w:rsidDel="001E593E">
          <w:rPr>
            <w:rFonts w:ascii="Times New Roman" w:hAnsi="Times New Roman" w:cs="Times New Roman"/>
            <w:rPrChange w:id="19949" w:author="Jane Shaw" w:date="2015-11-01T13:10:00Z">
              <w:rPr/>
            </w:rPrChange>
          </w:rPr>
          <w:delText>e.g</w:delText>
        </w:r>
      </w:del>
      <w:ins w:id="19950" w:author="Jane Shaw" w:date="2015-11-01T13:14:00Z">
        <w:r>
          <w:rPr>
            <w:rFonts w:ascii="Times New Roman" w:hAnsi="Times New Roman" w:cs="Times New Roman"/>
          </w:rPr>
          <w:t>for example</w:t>
        </w:r>
      </w:ins>
      <w:del w:id="19951" w:author="Jane Shaw" w:date="2015-11-01T13:14:00Z">
        <w:r w:rsidR="726F4BD4" w:rsidRPr="001E593E" w:rsidDel="001E593E">
          <w:rPr>
            <w:rFonts w:ascii="Times New Roman" w:hAnsi="Times New Roman" w:cs="Times New Roman"/>
            <w:rPrChange w:id="19952" w:author="Jane Shaw" w:date="2015-11-01T13:10:00Z">
              <w:rPr/>
            </w:rPrChange>
          </w:rPr>
          <w:delText>.</w:delText>
        </w:r>
      </w:del>
      <w:r w:rsidR="726F4BD4" w:rsidRPr="001E593E">
        <w:rPr>
          <w:rFonts w:ascii="Times New Roman" w:hAnsi="Times New Roman" w:cs="Times New Roman"/>
          <w:rPrChange w:id="19953" w:author="Jane Shaw" w:date="2015-11-01T13:10:00Z">
            <w:rPr/>
          </w:rPrChange>
        </w:rPr>
        <w:t>, rape</w:t>
      </w:r>
      <w:ins w:id="19954" w:author="Jane Shaw" w:date="2015-11-01T13:15:00Z">
        <w:r>
          <w:rPr>
            <w:rFonts w:ascii="Times New Roman" w:hAnsi="Times New Roman" w:cs="Times New Roman"/>
          </w:rPr>
          <w:t xml:space="preserve"> </w:t>
        </w:r>
      </w:ins>
      <w:r w:rsidR="726F4BD4" w:rsidRPr="001E593E">
        <w:rPr>
          <w:rFonts w:ascii="Times New Roman" w:hAnsi="Times New Roman" w:cs="Times New Roman"/>
          <w:rPrChange w:id="19955" w:author="Jane Shaw" w:date="2015-11-01T13:10:00Z">
            <w:rPr/>
          </w:rPrChange>
        </w:rPr>
        <w:t>oil, soy</w:t>
      </w:r>
      <w:del w:id="19956" w:author="Jane Shaw" w:date="2015-11-01T13:15:00Z">
        <w:r w:rsidR="726F4BD4" w:rsidRPr="001E593E" w:rsidDel="001E593E">
          <w:rPr>
            <w:rFonts w:ascii="Times New Roman" w:hAnsi="Times New Roman" w:cs="Times New Roman"/>
            <w:rPrChange w:id="19957" w:author="Jane Shaw" w:date="2015-11-01T13:10:00Z">
              <w:rPr/>
            </w:rPrChange>
          </w:rPr>
          <w:delText xml:space="preserve">a </w:delText>
        </w:r>
      </w:del>
      <w:r w:rsidR="726F4BD4" w:rsidRPr="001E593E">
        <w:rPr>
          <w:rFonts w:ascii="Times New Roman" w:hAnsi="Times New Roman" w:cs="Times New Roman"/>
          <w:rPrChange w:id="19958" w:author="Jane Shaw" w:date="2015-11-01T13:10:00Z">
            <w:rPr/>
          </w:rPrChange>
        </w:rPr>
        <w:t>bean oil and a small quantity of animal fat, for use in the preparation of animal feeds</w:t>
      </w:r>
      <w:ins w:id="19959" w:author="Jane Shaw" w:date="2015-11-01T13:16:00Z">
        <w:r>
          <w:rPr>
            <w:rFonts w:ascii="Times New Roman" w:hAnsi="Times New Roman" w:cs="Times New Roman"/>
          </w:rPr>
          <w:t>;</w:t>
        </w:r>
      </w:ins>
    </w:p>
    <w:p w14:paraId="149CA06F" w14:textId="52FEF553" w:rsidR="00EB7AF1" w:rsidRPr="001E593E" w:rsidRDefault="001207A8">
      <w:pPr>
        <w:ind w:left="397"/>
        <w:rPr>
          <w:rFonts w:ascii="Times New Roman" w:hAnsi="Times New Roman"/>
          <w:rPrChange w:id="19960" w:author="Jane Shaw" w:date="2015-11-01T13:10:00Z">
            <w:rPr/>
          </w:rPrChange>
        </w:rPr>
        <w:pPrChange w:id="19961" w:author="Jane Shaw" w:date="2015-11-01T13:12:00Z">
          <w:pPr>
            <w:pStyle w:val="Paragrafoelenco"/>
            <w:numPr>
              <w:numId w:val="2"/>
            </w:numPr>
            <w:ind w:left="714" w:hanging="357"/>
            <w:contextualSpacing w:val="0"/>
            <w:jc w:val="both"/>
          </w:pPr>
        </w:pPrChange>
      </w:pPr>
      <w:ins w:id="19962" w:author="Jane Shaw" w:date="2015-11-01T13:16: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63" w:author="Jane Shaw" w:date="2015-11-01T13:10:00Z">
            <w:rPr/>
          </w:rPrChange>
        </w:rPr>
        <w:t>, drying (excl</w:t>
      </w:r>
      <w:ins w:id="19964" w:author="Jane Shaw" w:date="2015-11-01T13:17:00Z">
        <w:r>
          <w:rPr>
            <w:rFonts w:ascii="Times New Roman" w:hAnsi="Times New Roman" w:cs="Times New Roman"/>
          </w:rPr>
          <w:t>uding</w:t>
        </w:r>
      </w:ins>
      <w:del w:id="19965" w:author="Jane Shaw" w:date="2015-11-01T13:17:00Z">
        <w:r w:rsidR="726F4BD4" w:rsidRPr="001E593E" w:rsidDel="001207A8">
          <w:rPr>
            <w:rFonts w:ascii="Times New Roman" w:hAnsi="Times New Roman" w:cs="Times New Roman"/>
            <w:rPrChange w:id="19966" w:author="Jane Shaw" w:date="2015-11-01T13:10:00Z">
              <w:rPr/>
            </w:rPrChange>
          </w:rPr>
          <w:delText>.</w:delText>
        </w:r>
      </w:del>
      <w:r w:rsidR="726F4BD4" w:rsidRPr="001E593E">
        <w:rPr>
          <w:rFonts w:ascii="Times New Roman" w:hAnsi="Times New Roman" w:cs="Times New Roman"/>
          <w:rPrChange w:id="19967" w:author="Jane Shaw" w:date="2015-11-01T13:10:00Z">
            <w:rPr/>
          </w:rPrChange>
        </w:rPr>
        <w:t xml:space="preserve"> liquid driers)</w:t>
      </w:r>
      <w:ins w:id="19968" w:author="Jane Shaw" w:date="2015-11-01T13:17:00Z">
        <w:r>
          <w:rPr>
            <w:rFonts w:ascii="Times New Roman" w:hAnsi="Times New Roman" w:cs="Times New Roman"/>
          </w:rPr>
          <w:t>;</w:t>
        </w:r>
      </w:ins>
    </w:p>
    <w:p w14:paraId="57C38FE0" w14:textId="62644CD6" w:rsidR="00EB7AF1" w:rsidRPr="001E593E" w:rsidRDefault="001207A8">
      <w:pPr>
        <w:ind w:left="397"/>
        <w:rPr>
          <w:rFonts w:ascii="Times New Roman" w:hAnsi="Times New Roman"/>
          <w:rPrChange w:id="19969" w:author="Jane Shaw" w:date="2015-11-01T13:10:00Z">
            <w:rPr/>
          </w:rPrChange>
        </w:rPr>
        <w:pPrChange w:id="19970" w:author="Jane Shaw" w:date="2015-11-01T13:12:00Z">
          <w:pPr>
            <w:pStyle w:val="Paragrafoelenco"/>
            <w:numPr>
              <w:numId w:val="2"/>
            </w:numPr>
            <w:ind w:left="714" w:hanging="357"/>
            <w:contextualSpacing w:val="0"/>
            <w:jc w:val="both"/>
          </w:pPr>
        </w:pPrChange>
      </w:pPr>
      <w:ins w:id="19971" w:author="Jane Shaw" w:date="2015-11-01T13:17: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72" w:author="Jane Shaw" w:date="2015-11-01T13:10:00Z">
            <w:rPr/>
          </w:rPrChange>
        </w:rPr>
        <w:t>, epoxidi</w:t>
      </w:r>
      <w:ins w:id="19973" w:author="Jane Shaw" w:date="2015-11-01T13:17:00Z">
        <w:r>
          <w:rPr>
            <w:rFonts w:ascii="Times New Roman" w:hAnsi="Times New Roman" w:cs="Times New Roman"/>
          </w:rPr>
          <w:t>z</w:t>
        </w:r>
      </w:ins>
      <w:del w:id="19974" w:author="Jane Shaw" w:date="2015-11-01T13:17:00Z">
        <w:r w:rsidR="726F4BD4" w:rsidRPr="001E593E" w:rsidDel="001207A8">
          <w:rPr>
            <w:rFonts w:ascii="Times New Roman" w:hAnsi="Times New Roman" w:cs="Times New Roman"/>
            <w:rPrChange w:id="19975" w:author="Jane Shaw" w:date="2015-11-01T13:10:00Z">
              <w:rPr/>
            </w:rPrChange>
          </w:rPr>
          <w:delText>s</w:delText>
        </w:r>
      </w:del>
      <w:r w:rsidR="726F4BD4" w:rsidRPr="001E593E">
        <w:rPr>
          <w:rFonts w:ascii="Times New Roman" w:hAnsi="Times New Roman" w:cs="Times New Roman"/>
          <w:rPrChange w:id="19976" w:author="Jane Shaw" w:date="2015-11-01T13:10:00Z">
            <w:rPr/>
          </w:rPrChange>
        </w:rPr>
        <w:t>ed</w:t>
      </w:r>
      <w:ins w:id="19977" w:author="Jane Shaw" w:date="2015-11-01T13:17:00Z">
        <w:r>
          <w:rPr>
            <w:rFonts w:ascii="Times New Roman" w:hAnsi="Times New Roman" w:cs="Times New Roman"/>
          </w:rPr>
          <w:t>;</w:t>
        </w:r>
      </w:ins>
    </w:p>
    <w:p w14:paraId="04735E25" w14:textId="14458A8A" w:rsidR="00EB7AF1" w:rsidRPr="001E593E" w:rsidRDefault="001207A8">
      <w:pPr>
        <w:ind w:left="397"/>
        <w:rPr>
          <w:rFonts w:ascii="Times New Roman" w:hAnsi="Times New Roman"/>
          <w:rPrChange w:id="19978" w:author="Jane Shaw" w:date="2015-11-01T13:10:00Z">
            <w:rPr/>
          </w:rPrChange>
        </w:rPr>
        <w:pPrChange w:id="19979" w:author="Jane Shaw" w:date="2015-11-01T13:12:00Z">
          <w:pPr>
            <w:pStyle w:val="Paragrafoelenco"/>
            <w:numPr>
              <w:numId w:val="2"/>
            </w:numPr>
            <w:ind w:left="714" w:hanging="357"/>
            <w:contextualSpacing w:val="0"/>
            <w:jc w:val="both"/>
          </w:pPr>
        </w:pPrChange>
      </w:pPr>
      <w:ins w:id="19980" w:author="Jane Shaw" w:date="2015-11-01T13:17: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81" w:author="Jane Shaw" w:date="2015-11-01T13:10:00Z">
            <w:rPr/>
          </w:rPrChange>
        </w:rPr>
        <w:t>, maleic</w:t>
      </w:r>
      <w:ins w:id="19982" w:author="Jane Shaw" w:date="2015-11-01T13:17:00Z">
        <w:r>
          <w:rPr>
            <w:rFonts w:ascii="Times New Roman" w:hAnsi="Times New Roman" w:cs="Times New Roman"/>
          </w:rPr>
          <w:t>;</w:t>
        </w:r>
      </w:ins>
    </w:p>
    <w:p w14:paraId="58EF55C8" w14:textId="05E9A8F7" w:rsidR="00EB7AF1" w:rsidRPr="001E593E" w:rsidRDefault="001207A8">
      <w:pPr>
        <w:ind w:left="397"/>
        <w:rPr>
          <w:rFonts w:ascii="Times New Roman" w:hAnsi="Times New Roman"/>
          <w:rPrChange w:id="19983" w:author="Jane Shaw" w:date="2015-11-01T13:10:00Z">
            <w:rPr/>
          </w:rPrChange>
        </w:rPr>
        <w:pPrChange w:id="19984" w:author="Jane Shaw" w:date="2015-11-01T13:12:00Z">
          <w:pPr>
            <w:pStyle w:val="Paragrafoelenco"/>
            <w:numPr>
              <w:numId w:val="2"/>
            </w:numPr>
            <w:ind w:left="714" w:hanging="357"/>
            <w:contextualSpacing w:val="0"/>
            <w:jc w:val="both"/>
          </w:pPr>
        </w:pPrChange>
      </w:pPr>
      <w:ins w:id="19985" w:author="Jane Shaw" w:date="2015-11-01T13:17:00Z">
        <w:r>
          <w:rPr>
            <w:rFonts w:ascii="Times New Roman" w:hAnsi="Times New Roman" w:cs="Times New Roman"/>
          </w:rPr>
          <w:t xml:space="preserve">- </w:t>
        </w:r>
      </w:ins>
      <w:r w:rsidRPr="00D17EAB">
        <w:rPr>
          <w:rFonts w:ascii="Times New Roman" w:hAnsi="Times New Roman" w:cs="Times New Roman"/>
        </w:rPr>
        <w:t>oils</w:t>
      </w:r>
      <w:r w:rsidR="726F4BD4" w:rsidRPr="001E593E">
        <w:rPr>
          <w:rFonts w:ascii="Times New Roman" w:hAnsi="Times New Roman" w:cs="Times New Roman"/>
          <w:rPrChange w:id="19986" w:author="Jane Shaw" w:date="2015-11-01T13:10:00Z">
            <w:rPr/>
          </w:rPrChange>
        </w:rPr>
        <w:t xml:space="preserve">, </w:t>
      </w:r>
      <w:commentRangeStart w:id="19987"/>
      <w:r w:rsidR="00DC194C" w:rsidRPr="00D17EAB">
        <w:rPr>
          <w:rFonts w:ascii="Times New Roman" w:hAnsi="Times New Roman" w:cs="Times New Roman"/>
        </w:rPr>
        <w:t>teka</w:t>
      </w:r>
      <w:commentRangeEnd w:id="19987"/>
      <w:r w:rsidR="00DC194C">
        <w:rPr>
          <w:rStyle w:val="Rimandocommento"/>
        </w:rPr>
        <w:commentReference w:id="19987"/>
      </w:r>
      <w:ins w:id="19988" w:author="Jane Shaw" w:date="2015-11-01T13:17:00Z">
        <w:r w:rsidR="00DC194C">
          <w:rPr>
            <w:rFonts w:ascii="Times New Roman" w:hAnsi="Times New Roman" w:cs="Times New Roman"/>
          </w:rPr>
          <w:t>.</w:t>
        </w:r>
      </w:ins>
    </w:p>
    <w:p w14:paraId="70BAB72A" w14:textId="67FF5935" w:rsidR="00EB7AF1" w:rsidRPr="00DC194C" w:rsidRDefault="00DC194C">
      <w:pPr>
        <w:ind w:left="397"/>
        <w:rPr>
          <w:rFonts w:ascii="Times New Roman" w:hAnsi="Times New Roman"/>
          <w:rPrChange w:id="19989" w:author="Jane Shaw" w:date="2015-11-01T13:19:00Z">
            <w:rPr/>
          </w:rPrChange>
        </w:rPr>
        <w:pPrChange w:id="19990" w:author="Jane Shaw" w:date="2015-11-01T13:19:00Z">
          <w:pPr>
            <w:pStyle w:val="Paragrafoelenco"/>
            <w:numPr>
              <w:numId w:val="2"/>
            </w:numPr>
            <w:ind w:left="714" w:hanging="357"/>
            <w:contextualSpacing w:val="0"/>
            <w:jc w:val="both"/>
          </w:pPr>
        </w:pPrChange>
      </w:pPr>
      <w:ins w:id="19991" w:author="Jane Shaw" w:date="2015-11-01T13:19:00Z">
        <w:r>
          <w:rPr>
            <w:rFonts w:ascii="Times New Roman" w:hAnsi="Times New Roman" w:cs="Times New Roman"/>
          </w:rPr>
          <w:t xml:space="preserve">- </w:t>
        </w:r>
      </w:ins>
      <w:r w:rsidRPr="00D17EAB">
        <w:rPr>
          <w:rFonts w:ascii="Times New Roman" w:hAnsi="Times New Roman" w:cs="Times New Roman"/>
        </w:rPr>
        <w:t xml:space="preserve">preparations </w:t>
      </w:r>
      <w:r w:rsidR="726F4BD4" w:rsidRPr="00DC194C">
        <w:rPr>
          <w:rFonts w:ascii="Times New Roman" w:hAnsi="Times New Roman" w:cs="Times New Roman"/>
          <w:rPrChange w:id="19992" w:author="Jane Shaw" w:date="2015-11-01T13:19:00Z">
            <w:rPr/>
          </w:rPrChange>
        </w:rPr>
        <w:t>of animal or vegetable fats or oils or fractions of different fats or oils not elsewhere specified or included, inedible</w:t>
      </w:r>
      <w:ins w:id="19993" w:author="Jane Shaw" w:date="2015-11-01T13:18:00Z">
        <w:r w:rsidRPr="00D17EAB">
          <w:rPr>
            <w:rFonts w:ascii="Times New Roman" w:hAnsi="Times New Roman" w:cs="Times New Roman"/>
          </w:rPr>
          <w:t>;</w:t>
        </w:r>
      </w:ins>
    </w:p>
    <w:p w14:paraId="4611BA79" w14:textId="4E389B24" w:rsidR="007F2666" w:rsidRPr="00DC194C" w:rsidRDefault="00DC194C">
      <w:pPr>
        <w:ind w:left="397"/>
        <w:rPr>
          <w:rFonts w:ascii="Times New Roman" w:hAnsi="Times New Roman"/>
          <w:rPrChange w:id="19994" w:author="Jane Shaw" w:date="2015-11-01T13:19:00Z">
            <w:rPr/>
          </w:rPrChange>
        </w:rPr>
        <w:pPrChange w:id="19995" w:author="Jane Shaw" w:date="2015-11-01T13:19:00Z">
          <w:pPr>
            <w:pStyle w:val="Paragrafoelenco"/>
            <w:numPr>
              <w:numId w:val="2"/>
            </w:numPr>
            <w:ind w:left="714" w:hanging="357"/>
            <w:contextualSpacing w:val="0"/>
            <w:jc w:val="both"/>
          </w:pPr>
        </w:pPrChange>
      </w:pPr>
      <w:ins w:id="19996" w:author="Jane Shaw" w:date="2015-11-01T13:19:00Z">
        <w:r>
          <w:rPr>
            <w:rFonts w:ascii="Times New Roman" w:hAnsi="Times New Roman" w:cs="Times New Roman"/>
          </w:rPr>
          <w:t xml:space="preserve">- </w:t>
        </w:r>
      </w:ins>
      <w:r w:rsidRPr="00D17EAB">
        <w:rPr>
          <w:rFonts w:ascii="Times New Roman" w:hAnsi="Times New Roman" w:cs="Times New Roman"/>
        </w:rPr>
        <w:t>stand</w:t>
      </w:r>
      <w:ins w:id="19997" w:author="Jane Shaw" w:date="2015-11-01T13:18:00Z">
        <w:r w:rsidRPr="00D17EAB">
          <w:rPr>
            <w:rFonts w:ascii="Times New Roman" w:hAnsi="Times New Roman" w:cs="Times New Roman"/>
          </w:rPr>
          <w:t xml:space="preserve"> </w:t>
        </w:r>
      </w:ins>
      <w:del w:id="19998" w:author="Jane Shaw" w:date="2015-11-01T13:18:00Z">
        <w:r w:rsidR="726F4BD4" w:rsidRPr="00DC194C" w:rsidDel="00DC194C">
          <w:rPr>
            <w:rFonts w:ascii="Times New Roman" w:hAnsi="Times New Roman" w:cs="Times New Roman"/>
            <w:rPrChange w:id="19999" w:author="Jane Shaw" w:date="2015-11-01T13:19:00Z">
              <w:rPr/>
            </w:rPrChange>
          </w:rPr>
          <w:delText>-</w:delText>
        </w:r>
      </w:del>
      <w:r w:rsidR="726F4BD4" w:rsidRPr="00DC194C">
        <w:rPr>
          <w:rFonts w:ascii="Times New Roman" w:hAnsi="Times New Roman" w:cs="Times New Roman"/>
          <w:rPrChange w:id="20000" w:author="Jane Shaw" w:date="2015-11-01T13:19:00Z">
            <w:rPr/>
          </w:rPrChange>
        </w:rPr>
        <w:t>oils</w:t>
      </w:r>
      <w:ins w:id="20001" w:author="Jane Shaw" w:date="2015-11-01T13:18:00Z">
        <w:r w:rsidRPr="00DC194C">
          <w:rPr>
            <w:rFonts w:ascii="Times New Roman" w:hAnsi="Times New Roman" w:cs="Times New Roman"/>
            <w:rPrChange w:id="20002" w:author="Jane Shaw" w:date="2015-11-01T13:19:00Z">
              <w:rPr/>
            </w:rPrChange>
          </w:rPr>
          <w:t>.</w:t>
        </w:r>
      </w:ins>
    </w:p>
    <w:p w14:paraId="312B834F" w14:textId="52FA6DA6" w:rsidR="00EB7AF1" w:rsidRPr="007F2666" w:rsidRDefault="00DC194C">
      <w:pPr>
        <w:ind w:left="397"/>
        <w:jc w:val="both"/>
        <w:rPr>
          <w:rFonts w:asciiTheme="majorBidi" w:hAnsiTheme="majorBidi" w:cstheme="majorBidi"/>
        </w:rPr>
        <w:pPrChange w:id="20003" w:author="Jane Shaw" w:date="2015-11-01T13:20:00Z">
          <w:pPr>
            <w:jc w:val="both"/>
          </w:pPr>
        </w:pPrChange>
      </w:pPr>
      <w:ins w:id="20004" w:author="Jane Shaw" w:date="2015-11-01T13:20:00Z">
        <w:r>
          <w:rPr>
            <w:rFonts w:asciiTheme="majorBidi" w:eastAsia="Times New Roman" w:hAnsiTheme="majorBidi" w:cstheme="majorBidi"/>
          </w:rPr>
          <w:t xml:space="preserve">- </w:t>
        </w:r>
      </w:ins>
      <w:r w:rsidRPr="007F2666">
        <w:rPr>
          <w:rFonts w:asciiTheme="majorBidi" w:eastAsia="Times New Roman" w:hAnsiTheme="majorBidi" w:cstheme="majorBidi"/>
        </w:rPr>
        <w:t xml:space="preserve">hydrogenated </w:t>
      </w:r>
      <w:r w:rsidR="726F4BD4" w:rsidRPr="007F2666">
        <w:rPr>
          <w:rFonts w:asciiTheme="majorBidi" w:eastAsia="Times New Roman" w:hAnsiTheme="majorBidi" w:cstheme="majorBidi"/>
        </w:rPr>
        <w:t>oils and fats, animal and vegetable fats and oils that have been hydrogenated to raise their melting point and increase their consistency by transforming unsaturated glycerides into saturated glycerides.</w:t>
      </w:r>
    </w:p>
    <w:p w14:paraId="6D592EE2" w14:textId="6DEA98C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oilcrops not elsewhere classified are also </w:t>
      </w:r>
      <w:del w:id="20005" w:author="Jane Shaw" w:date="2015-11-01T13:20:00Z">
        <w:r w:rsidRPr="008E1789" w:rsidDel="00DC194C">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20006" w:author="Jane Shaw" w:date="2015-11-01T13:20:00Z">
        <w:r w:rsidR="00DC194C">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1168955B" w14:textId="77777777" w:rsidR="00EB7AF1" w:rsidRPr="008E1789" w:rsidRDefault="00EB7AF1" w:rsidP="00C500F7">
      <w:pPr>
        <w:jc w:val="both"/>
        <w:rPr>
          <w:rFonts w:asciiTheme="majorBidi" w:hAnsiTheme="majorBidi" w:cstheme="majorBidi"/>
          <w:lang w:val="en-GB"/>
        </w:rPr>
      </w:pPr>
    </w:p>
    <w:p w14:paraId="74368445"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6A7D3E74" w14:textId="19C08220" w:rsidR="00EB7AF1" w:rsidRPr="008E1789" w:rsidRDefault="00DC194C" w:rsidP="00C4334D">
      <w:pPr>
        <w:pStyle w:val="Titolo2"/>
      </w:pPr>
      <w:bookmarkStart w:id="20007" w:name="_Toc308029391"/>
      <w:bookmarkStart w:id="20008" w:name="_Toc308029582"/>
      <w:ins w:id="20009" w:author="Jane Shaw" w:date="2015-11-01T13:20:00Z">
        <w:r>
          <w:t xml:space="preserve">7.9 </w:t>
        </w:r>
      </w:ins>
      <w:r w:rsidR="726F4BD4" w:rsidRPr="008E1789">
        <w:t>Vegetables and derived products</w:t>
      </w:r>
      <w:bookmarkEnd w:id="20007"/>
      <w:bookmarkEnd w:id="20008"/>
    </w:p>
    <w:p w14:paraId="61D1DDDA" w14:textId="13D6CB4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w:t>
      </w:r>
      <w:del w:id="20010" w:author="Jane Shaw" w:date="2015-11-01T13:21:00Z">
        <w:r w:rsidRPr="008E1789" w:rsidDel="00DC194C">
          <w:rPr>
            <w:rFonts w:asciiTheme="majorBidi" w:eastAsia="Times New Roman" w:hAnsiTheme="majorBidi" w:cstheme="majorBidi"/>
            <w:lang w:val="en-GB"/>
          </w:rPr>
          <w:delText xml:space="preserve">and </w:delText>
        </w:r>
      </w:del>
      <w:ins w:id="20011" w:author="Jane Shaw" w:date="2015-11-01T13:21:00Z">
        <w:r w:rsidR="00DC194C">
          <w:rPr>
            <w:rFonts w:asciiTheme="majorBidi" w:eastAsia="Times New Roman" w:hAnsiTheme="majorBidi" w:cstheme="majorBidi"/>
            <w:lang w:val="en-GB"/>
          </w:rPr>
          <w:t>or</w:t>
        </w:r>
        <w:r w:rsidR="00DC194C" w:rsidRPr="008E1789">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pulses, belong to this group when harvested green, such as green maize</w:t>
      </w:r>
      <w:ins w:id="20012" w:author="Jane Shaw" w:date="2015-11-01T13:21:00Z">
        <w:r w:rsidR="00DC194C">
          <w:rPr>
            <w:rFonts w:asciiTheme="majorBidi" w:eastAsia="Times New Roman" w:hAnsiTheme="majorBidi" w:cstheme="majorBidi"/>
            <w:lang w:val="en-GB"/>
          </w:rPr>
          <w:t xml:space="preserve"> and</w:t>
        </w:r>
      </w:ins>
      <w:del w:id="20013" w:author="Jane Shaw" w:date="2015-11-01T13:21:00Z">
        <w:r w:rsidRPr="008E1789" w:rsidDel="00DC194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green peas</w:t>
      </w:r>
      <w:del w:id="20014" w:author="Jane Shaw" w:date="2015-11-01T13:21:00Z">
        <w:r w:rsidRPr="008E1789" w:rsidDel="00DC194C">
          <w:rPr>
            <w:rFonts w:asciiTheme="majorBidi" w:eastAsia="Times New Roman" w:hAnsiTheme="majorBidi" w:cstheme="majorBidi"/>
            <w:lang w:val="en-GB"/>
          </w:rPr>
          <w:delText>, etc</w:delText>
        </w:r>
      </w:del>
      <w:r w:rsidRPr="008E1789">
        <w:rPr>
          <w:rFonts w:asciiTheme="majorBidi" w:eastAsia="Times New Roman" w:hAnsiTheme="majorBidi" w:cstheme="majorBidi"/>
          <w:lang w:val="en-GB"/>
        </w:rPr>
        <w:t xml:space="preserve">. This grouping differs from international trade classifications for vegetables in that it includes melons and watermelons, which are normally considered to be fruit crops. </w:t>
      </w:r>
      <w:del w:id="20015" w:author="Jane Shaw" w:date="2015-11-01T13:21:00Z">
        <w:r w:rsidRPr="008E1789" w:rsidDel="00DC194C">
          <w:rPr>
            <w:rFonts w:asciiTheme="majorBidi" w:eastAsia="Times New Roman" w:hAnsiTheme="majorBidi" w:cstheme="majorBidi"/>
            <w:lang w:val="en-GB"/>
          </w:rPr>
          <w:delText>But</w:delText>
        </w:r>
      </w:del>
      <w:ins w:id="20016" w:author="Jane Shaw" w:date="2015-11-01T13:21:00Z">
        <w:r w:rsidR="00DC194C">
          <w:rPr>
            <w:rFonts w:asciiTheme="majorBidi" w:eastAsia="Times New Roman" w:hAnsiTheme="majorBidi" w:cstheme="majorBidi"/>
            <w:lang w:val="en-GB"/>
          </w:rPr>
          <w:t>However</w:t>
        </w:r>
      </w:ins>
      <w:r w:rsidRPr="008E1789">
        <w:rPr>
          <w:rFonts w:asciiTheme="majorBidi" w:eastAsia="Times New Roman" w:hAnsiTheme="majorBidi" w:cstheme="majorBidi"/>
          <w:lang w:val="en-GB"/>
        </w:rPr>
        <w:t xml:space="preserve">, </w:t>
      </w:r>
      <w:del w:id="20017" w:author="Jane Shaw" w:date="2015-11-01T13:21:00Z">
        <w:r w:rsidRPr="008E1789" w:rsidDel="00DC194C">
          <w:rPr>
            <w:rFonts w:asciiTheme="majorBidi" w:eastAsia="Times New Roman" w:hAnsiTheme="majorBidi" w:cstheme="majorBidi"/>
            <w:lang w:val="en-GB"/>
          </w:rPr>
          <w:delText xml:space="preserve">whereas </w:delText>
        </w:r>
      </w:del>
      <w:ins w:id="20018" w:author="Jane Shaw" w:date="2015-11-01T13:21:00Z">
        <w:r w:rsidR="00DC194C">
          <w:rPr>
            <w:rFonts w:asciiTheme="majorBidi" w:eastAsia="Times New Roman" w:hAnsiTheme="majorBidi" w:cstheme="majorBidi"/>
            <w:lang w:val="en-GB"/>
          </w:rPr>
          <w:t xml:space="preserve">while </w:t>
        </w:r>
      </w:ins>
      <w:r w:rsidRPr="008E1789">
        <w:rPr>
          <w:rFonts w:asciiTheme="majorBidi" w:eastAsia="Times New Roman" w:hAnsiTheme="majorBidi" w:cstheme="majorBidi"/>
          <w:lang w:val="en-GB"/>
        </w:rPr>
        <w:t>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w:t>
      </w:r>
      <w:del w:id="20019" w:author="Jane Shaw" w:date="2015-11-01T13:22:00Z">
        <w:r w:rsidRPr="008E1789" w:rsidDel="00DC194C">
          <w:rPr>
            <w:rFonts w:asciiTheme="majorBidi" w:eastAsia="Times New Roman" w:hAnsiTheme="majorBidi" w:cstheme="majorBidi"/>
            <w:lang w:val="en-GB"/>
          </w:rPr>
          <w:delText xml:space="preserve"> to </w:delText>
        </w:r>
      </w:del>
      <w:ins w:id="20020" w:author="Jane Shaw" w:date="2015-11-01T13:22:00Z">
        <w:r w:rsidR="00DC194C">
          <w:rPr>
            <w:rFonts w:asciiTheme="majorBidi" w:eastAsia="Times New Roman" w:hAnsiTheme="majorBidi" w:cstheme="majorBidi"/>
            <w:lang w:val="en-GB"/>
          </w:rPr>
          <w:t>–</w:t>
        </w:r>
      </w:ins>
      <w:r w:rsidRPr="008E1789">
        <w:rPr>
          <w:rFonts w:asciiTheme="majorBidi" w:eastAsia="Times New Roman" w:hAnsiTheme="majorBidi" w:cstheme="majorBidi"/>
          <w:lang w:val="en-GB"/>
        </w:rPr>
        <w:t>50</w:t>
      </w:r>
      <w:del w:id="20021" w:author="Jane Shaw" w:date="2015-10-22T19:08:00Z">
        <w:r w:rsidRPr="008E1789" w:rsidDel="004414AA">
          <w:rPr>
            <w:rFonts w:asciiTheme="majorBidi" w:eastAsia="Times New Roman" w:hAnsiTheme="majorBidi" w:cstheme="majorBidi"/>
            <w:lang w:val="en-GB"/>
          </w:rPr>
          <w:delText>%</w:delText>
        </w:r>
      </w:del>
      <w:ins w:id="2002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for peas to up to 70</w:t>
      </w:r>
      <w:del w:id="20023" w:author="Jane Shaw" w:date="2015-10-22T19:08:00Z">
        <w:r w:rsidRPr="008E1789" w:rsidDel="004414AA">
          <w:rPr>
            <w:rFonts w:asciiTheme="majorBidi" w:eastAsia="Times New Roman" w:hAnsiTheme="majorBidi" w:cstheme="majorBidi"/>
            <w:lang w:val="en-GB"/>
          </w:rPr>
          <w:delText>%</w:delText>
        </w:r>
      </w:del>
      <w:ins w:id="20024"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for broad beans. Area data on small vegetable gardens are often omitted </w:t>
      </w:r>
      <w:del w:id="20025" w:author="Jane Shaw" w:date="2015-11-01T13:22:00Z">
        <w:r w:rsidRPr="008E1789" w:rsidDel="00DC194C">
          <w:rPr>
            <w:rFonts w:asciiTheme="majorBidi" w:eastAsia="Times New Roman" w:hAnsiTheme="majorBidi" w:cstheme="majorBidi"/>
            <w:lang w:val="en-GB"/>
          </w:rPr>
          <w:delText xml:space="preserve">in </w:delText>
        </w:r>
      </w:del>
      <w:ins w:id="20026" w:author="Jane Shaw" w:date="2015-11-01T13:22:00Z">
        <w:r w:rsidR="00DC194C">
          <w:rPr>
            <w:rFonts w:asciiTheme="majorBidi" w:eastAsia="Times New Roman" w:hAnsiTheme="majorBidi" w:cstheme="majorBidi"/>
            <w:lang w:val="en-GB"/>
          </w:rPr>
          <w:t xml:space="preserve">from </w:t>
        </w:r>
      </w:ins>
      <w:r w:rsidRPr="008E1789">
        <w:rPr>
          <w:rFonts w:asciiTheme="majorBidi" w:eastAsia="Times New Roman" w:hAnsiTheme="majorBidi" w:cstheme="majorBidi"/>
          <w:lang w:val="en-GB"/>
        </w:rPr>
        <w:t xml:space="preserve">agricultural surveys, although production estimates may be reported. Trade data for fresh vegetables also include chilled vegetables, meaning </w:t>
      </w:r>
      <w:ins w:id="20027" w:author="Jane Shaw" w:date="2015-11-01T13:22:00Z">
        <w:r w:rsidR="00DC194C">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 xml:space="preserve">the temperature of the products has been reduced to </w:t>
      </w:r>
      <w:del w:id="20028" w:author="Jane Shaw" w:date="2015-11-01T13:22:00Z">
        <w:r w:rsidRPr="008E1789" w:rsidDel="00DC194C">
          <w:rPr>
            <w:rFonts w:asciiTheme="majorBidi" w:eastAsia="Times New Roman" w:hAnsiTheme="majorBidi" w:cstheme="majorBidi"/>
            <w:lang w:val="en-GB"/>
          </w:rPr>
          <w:delText xml:space="preserve">around </w:delText>
        </w:r>
      </w:del>
      <w:ins w:id="20029" w:author="Jane Shaw" w:date="2015-11-01T13:22:00Z">
        <w:r w:rsidR="00DC194C">
          <w:rPr>
            <w:rFonts w:asciiTheme="majorBidi" w:eastAsia="Times New Roman" w:hAnsiTheme="majorBidi" w:cstheme="majorBidi"/>
            <w:lang w:val="en-GB"/>
          </w:rPr>
          <w:t xml:space="preserve">about </w:t>
        </w:r>
      </w:ins>
      <w:r w:rsidRPr="008E1789">
        <w:rPr>
          <w:rFonts w:asciiTheme="majorBidi" w:eastAsia="Times New Roman" w:hAnsiTheme="majorBidi" w:cstheme="majorBidi"/>
          <w:lang w:val="en-GB"/>
        </w:rPr>
        <w:t>0</w:t>
      </w:r>
      <w:ins w:id="20030" w:author="Jane Shaw" w:date="2015-11-01T13:22:00Z">
        <w:r w:rsidR="00DC194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°C without the products being frozen. Vegetables contain principally water, accounting for </w:t>
      </w:r>
      <w:del w:id="20031" w:author="Jane Shaw" w:date="2015-11-01T13:22:00Z">
        <w:r w:rsidRPr="008E1789" w:rsidDel="00DC194C">
          <w:rPr>
            <w:rFonts w:asciiTheme="majorBidi" w:eastAsia="Times New Roman" w:hAnsiTheme="majorBidi" w:cstheme="majorBidi"/>
            <w:lang w:val="en-GB"/>
          </w:rPr>
          <w:delText xml:space="preserve">between </w:delText>
        </w:r>
      </w:del>
      <w:r w:rsidRPr="008E1789">
        <w:rPr>
          <w:rFonts w:asciiTheme="majorBidi" w:eastAsia="Times New Roman" w:hAnsiTheme="majorBidi" w:cstheme="majorBidi"/>
          <w:lang w:val="en-GB"/>
        </w:rPr>
        <w:t>70</w:t>
      </w:r>
      <w:del w:id="20032" w:author="Jane Shaw" w:date="2015-10-22T19:08:00Z">
        <w:r w:rsidRPr="008E1789" w:rsidDel="004414AA">
          <w:rPr>
            <w:rFonts w:asciiTheme="majorBidi" w:eastAsia="Times New Roman" w:hAnsiTheme="majorBidi" w:cstheme="majorBidi"/>
            <w:lang w:val="en-GB"/>
          </w:rPr>
          <w:delText>%</w:delText>
        </w:r>
      </w:del>
      <w:ins w:id="20033" w:author="Jane Shaw" w:date="2015-11-01T13:22:00Z">
        <w:r w:rsidR="00DC194C">
          <w:rPr>
            <w:rFonts w:asciiTheme="majorBidi" w:eastAsia="Times New Roman" w:hAnsiTheme="majorBidi" w:cstheme="majorBidi"/>
            <w:lang w:val="en-GB"/>
          </w:rPr>
          <w:t>–</w:t>
        </w:r>
      </w:ins>
      <w:del w:id="20034" w:author="Jane Shaw" w:date="2015-11-01T13:22:00Z">
        <w:r w:rsidRPr="008E1789" w:rsidDel="00DC194C">
          <w:rPr>
            <w:rFonts w:asciiTheme="majorBidi" w:eastAsia="Times New Roman" w:hAnsiTheme="majorBidi" w:cstheme="majorBidi"/>
            <w:lang w:val="en-GB"/>
          </w:rPr>
          <w:delText xml:space="preserve"> and </w:delText>
        </w:r>
      </w:del>
      <w:r w:rsidRPr="008E1789">
        <w:rPr>
          <w:rFonts w:asciiTheme="majorBidi" w:eastAsia="Times New Roman" w:hAnsiTheme="majorBidi" w:cstheme="majorBidi"/>
          <w:lang w:val="en-GB"/>
        </w:rPr>
        <w:t>95</w:t>
      </w:r>
      <w:del w:id="20035" w:author="Jane Shaw" w:date="2015-10-22T19:08:00Z">
        <w:r w:rsidRPr="008E1789" w:rsidDel="004414AA">
          <w:rPr>
            <w:rFonts w:asciiTheme="majorBidi" w:eastAsia="Times New Roman" w:hAnsiTheme="majorBidi" w:cstheme="majorBidi"/>
            <w:lang w:val="en-GB"/>
          </w:rPr>
          <w:delText>%</w:delText>
        </w:r>
      </w:del>
      <w:ins w:id="20036"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their weight. They are low in nutrients, but contain minerals and vitamins. </w:t>
      </w:r>
    </w:p>
    <w:p w14:paraId="4B38DBBF" w14:textId="4DD2B12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PRODUCTS DERIVED FROM VEGETABLES refer to processed products. Apart from a few main products, international trade classifications do not permit </w:t>
      </w:r>
      <w:del w:id="20037" w:author="Jane Shaw" w:date="2015-11-01T13:23:00Z">
        <w:r w:rsidRPr="008E1789" w:rsidDel="00DC194C">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sufficiently detailed classification of processed products according to the primary commodity used in the</w:t>
      </w:r>
      <w:ins w:id="20038" w:author="Jane Shaw" w:date="2015-11-01T13:23:00Z">
        <w:r w:rsidR="00DC194C">
          <w:rPr>
            <w:rFonts w:asciiTheme="majorBidi" w:eastAsia="Times New Roman" w:hAnsiTheme="majorBidi" w:cstheme="majorBidi"/>
            <w:lang w:val="en-GB"/>
          </w:rPr>
          <w:t>ir</w:t>
        </w:r>
      </w:ins>
      <w:r w:rsidRPr="008E1789">
        <w:rPr>
          <w:rFonts w:asciiTheme="majorBidi" w:eastAsia="Times New Roman" w:hAnsiTheme="majorBidi" w:cstheme="majorBidi"/>
          <w:lang w:val="en-GB"/>
        </w:rPr>
        <w:t xml:space="preserve"> preparation. A similar situation prevails for frozen vegetables.</w:t>
      </w:r>
    </w:p>
    <w:p w14:paraId="5F530946"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14:paraId="0F97A8E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039" w:author="Jane Shaw" w:date="2015-11-01T13:23:00Z">
        <w:r w:rsidRPr="008E1789" w:rsidDel="00DC194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tomatoes (01234) and the following processed products expressed in terms of primary equivalent: juice of tomatoes (21321); paste of tomatoes (21399.01); tomato peeled (21399.02).</w:t>
      </w:r>
    </w:p>
    <w:p w14:paraId="48389EE2"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14:paraId="3F341792"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14:paraId="4C79233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040" w:author="Jane Shaw" w:date="2015-11-01T13:23:00Z">
        <w:r w:rsidRPr="008E1789" w:rsidDel="00DC194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onions (01253).</w:t>
      </w:r>
    </w:p>
    <w:p w14:paraId="5E48D363"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w:t>
      </w:r>
      <w:del w:id="20041" w:author="Jane Shaw" w:date="2015-11-01T13:23:00Z">
        <w:r w:rsidRPr="008E1789" w:rsidDel="00DC194C">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onion sets, Welsh and spring onions, scallions and shallots at a mature stage, but not dehydrated.</w:t>
      </w:r>
    </w:p>
    <w:p w14:paraId="2AE27813" w14:textId="569DEC62"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2605 </w:t>
      </w:r>
      <w:ins w:id="20042" w:author="Jane Shaw" w:date="2015-11-01T13:23:00Z">
        <w:r w:rsidR="00DC194C">
          <w:rPr>
            <w:rFonts w:asciiTheme="majorBidi" w:hAnsiTheme="majorBidi" w:cstheme="majorBidi"/>
            <w:lang w:val="en-GB"/>
          </w:rPr>
          <w:t>–</w:t>
        </w:r>
      </w:ins>
      <w:del w:id="20043" w:author="Jane Shaw" w:date="2015-11-01T13:23:00Z">
        <w:r w:rsidRPr="008E1789" w:rsidDel="00DC194C">
          <w:rPr>
            <w:rFonts w:asciiTheme="majorBidi" w:hAnsiTheme="majorBidi" w:cstheme="majorBidi"/>
            <w:lang w:val="en-GB"/>
          </w:rPr>
          <w:delText>-</w:delText>
        </w:r>
      </w:del>
      <w:r w:rsidRPr="008E1789">
        <w:rPr>
          <w:rFonts w:asciiTheme="majorBidi" w:hAnsiTheme="majorBidi" w:cstheme="majorBidi"/>
          <w:lang w:val="en-GB"/>
        </w:rPr>
        <w:t xml:space="preserve"> Vegetables, </w:t>
      </w:r>
      <w:r w:rsidR="00DC194C" w:rsidRPr="008E1789">
        <w:rPr>
          <w:rFonts w:asciiTheme="majorBidi" w:hAnsiTheme="majorBidi" w:cstheme="majorBidi"/>
          <w:lang w:val="en-GB"/>
        </w:rPr>
        <w:t>other</w:t>
      </w:r>
    </w:p>
    <w:p w14:paraId="4D253516" w14:textId="7A39F81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044" w:author="Jane Shaw" w:date="2015-11-01T13:30: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cabbages (01212)</w:t>
      </w:r>
      <w:ins w:id="20045" w:author="Jane Shaw" w:date="2015-11-01T13:31:00Z">
        <w:r w:rsidR="00D17EAB">
          <w:rPr>
            <w:rFonts w:asciiTheme="majorBidi" w:eastAsia="Times New Roman" w:hAnsiTheme="majorBidi" w:cstheme="majorBidi"/>
            <w:lang w:val="en-GB"/>
          </w:rPr>
          <w:t>;</w:t>
        </w:r>
      </w:ins>
      <w:del w:id="20046"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artichokes (01216)</w:t>
      </w:r>
      <w:ins w:id="20047" w:author="Jane Shaw" w:date="2015-11-01T13:31:00Z">
        <w:r w:rsidR="00D17EAB">
          <w:rPr>
            <w:rFonts w:asciiTheme="majorBidi" w:eastAsia="Times New Roman" w:hAnsiTheme="majorBidi" w:cstheme="majorBidi"/>
            <w:lang w:val="en-GB"/>
          </w:rPr>
          <w:t>;</w:t>
        </w:r>
      </w:ins>
      <w:del w:id="20048"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asparagus (01211)</w:t>
      </w:r>
      <w:ins w:id="20049" w:author="Jane Shaw" w:date="2015-11-01T13:31:00Z">
        <w:r w:rsidR="00D17EAB">
          <w:rPr>
            <w:rFonts w:asciiTheme="majorBidi" w:eastAsia="Times New Roman" w:hAnsiTheme="majorBidi" w:cstheme="majorBidi"/>
            <w:lang w:val="en-GB"/>
          </w:rPr>
          <w:t>;</w:t>
        </w:r>
      </w:ins>
      <w:del w:id="20050"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lettuce and chicory (01214)</w:t>
      </w:r>
      <w:ins w:id="20051" w:author="Jane Shaw" w:date="2015-11-01T13:31:00Z">
        <w:r w:rsidR="00D17EAB">
          <w:rPr>
            <w:rFonts w:asciiTheme="majorBidi" w:eastAsia="Times New Roman" w:hAnsiTheme="majorBidi" w:cstheme="majorBidi"/>
            <w:lang w:val="en-GB"/>
          </w:rPr>
          <w:t>;</w:t>
        </w:r>
      </w:ins>
      <w:del w:id="20052"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spinach (01215)</w:t>
      </w:r>
      <w:ins w:id="20053" w:author="Jane Shaw" w:date="2015-11-01T13:31:00Z">
        <w:r w:rsidR="00D17EAB">
          <w:rPr>
            <w:rFonts w:asciiTheme="majorBidi" w:eastAsia="Times New Roman" w:hAnsiTheme="majorBidi" w:cstheme="majorBidi"/>
            <w:lang w:val="en-GB"/>
          </w:rPr>
          <w:t>;</w:t>
        </w:r>
      </w:ins>
      <w:del w:id="20054"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cassava leaves (01219.01)</w:t>
      </w:r>
      <w:ins w:id="20055" w:author="Jane Shaw" w:date="2015-11-01T13:31:00Z">
        <w:r w:rsidR="00D17EAB">
          <w:rPr>
            <w:rFonts w:asciiTheme="majorBidi" w:eastAsia="Times New Roman" w:hAnsiTheme="majorBidi" w:cstheme="majorBidi"/>
            <w:lang w:val="en-GB"/>
          </w:rPr>
          <w:t>;</w:t>
        </w:r>
      </w:ins>
      <w:del w:id="20056"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pumpkins, squash and gourds (01235)</w:t>
      </w:r>
      <w:ins w:id="20057" w:author="Jane Shaw" w:date="2015-11-01T13:31:00Z">
        <w:r w:rsidR="00D17EAB">
          <w:rPr>
            <w:rFonts w:asciiTheme="majorBidi" w:eastAsia="Times New Roman" w:hAnsiTheme="majorBidi" w:cstheme="majorBidi"/>
            <w:lang w:val="en-GB"/>
          </w:rPr>
          <w:t>;</w:t>
        </w:r>
      </w:ins>
      <w:del w:id="20058"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cucumbers and gherkins (01232)</w:t>
      </w:r>
      <w:ins w:id="20059" w:author="Jane Shaw" w:date="2015-11-01T13:31:00Z">
        <w:r w:rsidR="00D17EAB">
          <w:rPr>
            <w:rFonts w:asciiTheme="majorBidi" w:eastAsia="Times New Roman" w:hAnsiTheme="majorBidi" w:cstheme="majorBidi"/>
            <w:lang w:val="en-GB"/>
          </w:rPr>
          <w:t>;</w:t>
        </w:r>
      </w:ins>
      <w:del w:id="20060"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eggplants (01233)</w:t>
      </w:r>
      <w:ins w:id="20061" w:author="Jane Shaw" w:date="2015-11-01T13:31:00Z">
        <w:r w:rsidR="00D17EAB">
          <w:rPr>
            <w:rFonts w:asciiTheme="majorBidi" w:eastAsia="Times New Roman" w:hAnsiTheme="majorBidi" w:cstheme="majorBidi"/>
            <w:lang w:val="en-GB"/>
          </w:rPr>
          <w:t>;</w:t>
        </w:r>
      </w:ins>
      <w:del w:id="20062"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chillies and peppers, green (</w:t>
      </w:r>
      <w:r w:rsidR="00D17EAB" w:rsidRPr="00D17EAB">
        <w:rPr>
          <w:rFonts w:asciiTheme="majorBidi" w:eastAsia="Times New Roman" w:hAnsiTheme="majorBidi" w:cstheme="majorBidi"/>
          <w:i/>
          <w:lang w:val="en-GB"/>
          <w:rPrChange w:id="20063" w:author="Jane Shaw" w:date="2015-11-01T13:31:00Z">
            <w:rPr>
              <w:rFonts w:asciiTheme="majorBidi" w:eastAsia="Times New Roman" w:hAnsiTheme="majorBidi" w:cstheme="majorBidi"/>
              <w:lang w:val="en-GB"/>
            </w:rPr>
          </w:rPrChange>
        </w:rPr>
        <w:t xml:space="preserve">Capsicum </w:t>
      </w:r>
      <w:r w:rsidRPr="008E1789">
        <w:rPr>
          <w:rFonts w:asciiTheme="majorBidi" w:eastAsia="Times New Roman" w:hAnsiTheme="majorBidi" w:cstheme="majorBidi"/>
          <w:lang w:val="en-GB"/>
        </w:rPr>
        <w:t xml:space="preserve">spp. and </w:t>
      </w:r>
      <w:r w:rsidR="00D17EAB" w:rsidRPr="00D17EAB">
        <w:rPr>
          <w:rFonts w:asciiTheme="majorBidi" w:eastAsia="Times New Roman" w:hAnsiTheme="majorBidi" w:cstheme="majorBidi"/>
          <w:i/>
          <w:lang w:val="en-GB"/>
          <w:rPrChange w:id="20064" w:author="Jane Shaw" w:date="2015-11-01T13:31:00Z">
            <w:rPr>
              <w:rFonts w:asciiTheme="majorBidi" w:eastAsia="Times New Roman" w:hAnsiTheme="majorBidi" w:cstheme="majorBidi"/>
              <w:lang w:val="en-GB"/>
            </w:rPr>
          </w:rPrChange>
        </w:rPr>
        <w:t xml:space="preserve">Pimenta </w:t>
      </w:r>
      <w:r w:rsidRPr="008E1789">
        <w:rPr>
          <w:rFonts w:asciiTheme="majorBidi" w:eastAsia="Times New Roman" w:hAnsiTheme="majorBidi" w:cstheme="majorBidi"/>
          <w:lang w:val="en-GB"/>
        </w:rPr>
        <w:t>spp.) (01231)</w:t>
      </w:r>
      <w:ins w:id="20065" w:author="Jane Shaw" w:date="2015-11-01T13:31:00Z">
        <w:r w:rsidR="00D17EAB">
          <w:rPr>
            <w:rFonts w:asciiTheme="majorBidi" w:eastAsia="Times New Roman" w:hAnsiTheme="majorBidi" w:cstheme="majorBidi"/>
            <w:lang w:val="en-GB"/>
          </w:rPr>
          <w:t>;</w:t>
        </w:r>
      </w:ins>
      <w:del w:id="20066"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garlic (01252)</w:t>
      </w:r>
      <w:ins w:id="20067" w:author="Jane Shaw" w:date="2015-11-01T13:31:00Z">
        <w:r w:rsidR="00D17EAB">
          <w:rPr>
            <w:rFonts w:asciiTheme="majorBidi" w:eastAsia="Times New Roman" w:hAnsiTheme="majorBidi" w:cstheme="majorBidi"/>
            <w:lang w:val="en-GB"/>
          </w:rPr>
          <w:t>;</w:t>
        </w:r>
      </w:ins>
      <w:del w:id="20068"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leeks and other alliaceous vegetables (01254)</w:t>
      </w:r>
      <w:ins w:id="20069" w:author="Jane Shaw" w:date="2015-11-01T13:31:00Z">
        <w:r w:rsidR="00D17EAB">
          <w:rPr>
            <w:rFonts w:asciiTheme="majorBidi" w:eastAsia="Times New Roman" w:hAnsiTheme="majorBidi" w:cstheme="majorBidi"/>
            <w:lang w:val="en-GB"/>
          </w:rPr>
          <w:t>;</w:t>
        </w:r>
      </w:ins>
      <w:del w:id="20070" w:author="Jane Shaw" w:date="2015-11-01T13:31: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beans</w:t>
      </w:r>
      <w:ins w:id="20071"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green (01241)</w:t>
      </w:r>
      <w:ins w:id="20072" w:author="Jane Shaw" w:date="2015-11-01T13:32:00Z">
        <w:r w:rsidR="00D17EAB">
          <w:rPr>
            <w:rFonts w:asciiTheme="majorBidi" w:eastAsia="Times New Roman" w:hAnsiTheme="majorBidi" w:cstheme="majorBidi"/>
            <w:lang w:val="en-GB"/>
          </w:rPr>
          <w:t>;</w:t>
        </w:r>
      </w:ins>
      <w:del w:id="20073"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peas</w:t>
      </w:r>
      <w:ins w:id="20074"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green (01242)</w:t>
      </w:r>
      <w:ins w:id="20075" w:author="Jane Shaw" w:date="2015-11-01T13:32:00Z">
        <w:r w:rsidR="00D17EAB">
          <w:rPr>
            <w:rFonts w:asciiTheme="majorBidi" w:eastAsia="Times New Roman" w:hAnsiTheme="majorBidi" w:cstheme="majorBidi"/>
            <w:lang w:val="en-GB"/>
          </w:rPr>
          <w:t>;</w:t>
        </w:r>
      </w:ins>
      <w:del w:id="20076"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broad beans</w:t>
      </w:r>
      <w:ins w:id="20077"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green (01243)</w:t>
      </w:r>
      <w:ins w:id="20078" w:author="Jane Shaw" w:date="2015-11-01T13:32:00Z">
        <w:r w:rsidR="00D17EAB">
          <w:rPr>
            <w:rFonts w:asciiTheme="majorBidi" w:eastAsia="Times New Roman" w:hAnsiTheme="majorBidi" w:cstheme="majorBidi"/>
            <w:lang w:val="en-GB"/>
          </w:rPr>
          <w:t>;</w:t>
        </w:r>
      </w:ins>
      <w:del w:id="20079"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string beans (01241.01)</w:t>
      </w:r>
      <w:ins w:id="20080" w:author="Jane Shaw" w:date="2015-11-01T13:32:00Z">
        <w:r w:rsidR="00D17EAB">
          <w:rPr>
            <w:rFonts w:asciiTheme="majorBidi" w:eastAsia="Times New Roman" w:hAnsiTheme="majorBidi" w:cstheme="majorBidi"/>
            <w:lang w:val="en-GB"/>
          </w:rPr>
          <w:t>;</w:t>
        </w:r>
      </w:ins>
      <w:del w:id="20081"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carrots and turnips (01251)</w:t>
      </w:r>
      <w:ins w:id="20082" w:author="Jane Shaw" w:date="2015-11-01T13:32:00Z">
        <w:r w:rsidR="00D17EAB">
          <w:rPr>
            <w:rFonts w:asciiTheme="majorBidi" w:eastAsia="Times New Roman" w:hAnsiTheme="majorBidi" w:cstheme="majorBidi"/>
            <w:lang w:val="en-GB"/>
          </w:rPr>
          <w:t>;</w:t>
        </w:r>
      </w:ins>
      <w:del w:id="20083"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okra (01239.01)</w:t>
      </w:r>
      <w:ins w:id="20084" w:author="Jane Shaw" w:date="2015-11-01T13:32:00Z">
        <w:r w:rsidR="00D17EAB">
          <w:rPr>
            <w:rFonts w:asciiTheme="majorBidi" w:eastAsia="Times New Roman" w:hAnsiTheme="majorBidi" w:cstheme="majorBidi"/>
            <w:lang w:val="en-GB"/>
          </w:rPr>
          <w:t>;</w:t>
        </w:r>
      </w:ins>
      <w:del w:id="20085"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green corn (maize) (01290.01)</w:t>
      </w:r>
      <w:ins w:id="20086" w:author="Jane Shaw" w:date="2015-11-01T13:32:00Z">
        <w:r w:rsidR="00D17EAB">
          <w:rPr>
            <w:rFonts w:asciiTheme="majorBidi" w:eastAsia="Times New Roman" w:hAnsiTheme="majorBidi" w:cstheme="majorBidi"/>
            <w:lang w:val="en-GB"/>
          </w:rPr>
          <w:t>;</w:t>
        </w:r>
      </w:ins>
      <w:del w:id="20087"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mushrooms and truffles (01270)</w:t>
      </w:r>
      <w:ins w:id="20088" w:author="Jane Shaw" w:date="2015-11-01T13:32:00Z">
        <w:r w:rsidR="00D17EAB">
          <w:rPr>
            <w:rFonts w:asciiTheme="majorBidi" w:eastAsia="Times New Roman" w:hAnsiTheme="majorBidi" w:cstheme="majorBidi"/>
            <w:lang w:val="en-GB"/>
          </w:rPr>
          <w:t>;</w:t>
        </w:r>
      </w:ins>
      <w:del w:id="20089"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chicory roots (01691)</w:t>
      </w:r>
      <w:ins w:id="20090" w:author="Jane Shaw" w:date="2015-11-01T13:32:00Z">
        <w:r w:rsidR="00D17EAB">
          <w:rPr>
            <w:rFonts w:asciiTheme="majorBidi" w:eastAsia="Times New Roman" w:hAnsiTheme="majorBidi" w:cstheme="majorBidi"/>
            <w:lang w:val="en-GB"/>
          </w:rPr>
          <w:t>;</w:t>
        </w:r>
      </w:ins>
      <w:del w:id="20091"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carobs (01356)</w:t>
      </w:r>
      <w:ins w:id="20092" w:author="Jane Shaw" w:date="2015-11-01T13:32:00Z">
        <w:r w:rsidR="00D17EAB">
          <w:rPr>
            <w:rFonts w:asciiTheme="majorBidi" w:eastAsia="Times New Roman" w:hAnsiTheme="majorBidi" w:cstheme="majorBidi"/>
            <w:lang w:val="en-GB"/>
          </w:rPr>
          <w:t>;</w:t>
        </w:r>
      </w:ins>
      <w:del w:id="20093"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vegetables</w:t>
      </w:r>
      <w:ins w:id="20094"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w:t>
      </w:r>
      <w:del w:id="20095" w:author="Jane Shaw" w:date="2015-11-01T13:32:00Z">
        <w:r w:rsidRPr="008E1789" w:rsidDel="00D17EAB">
          <w:rPr>
            <w:rFonts w:asciiTheme="majorBidi" w:eastAsia="Times New Roman" w:hAnsiTheme="majorBidi" w:cstheme="majorBidi"/>
            <w:lang w:val="en-GB"/>
          </w:rPr>
          <w:delText>n.e.c</w:delText>
        </w:r>
        <w:r w:rsidR="008568EC" w:rsidDel="00D17EAB">
          <w:rPr>
            <w:rFonts w:asciiTheme="majorBidi" w:eastAsia="Times New Roman" w:hAnsiTheme="majorBidi" w:cstheme="majorBidi"/>
            <w:lang w:val="en-GB"/>
          </w:rPr>
          <w:delText xml:space="preserve"> </w:delText>
        </w:r>
      </w:del>
      <w:ins w:id="20096" w:author="Jane Shaw" w:date="2015-11-01T13:32:00Z">
        <w:r w:rsidR="00D17EAB">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(01219.90)</w:t>
      </w:r>
      <w:ins w:id="20097" w:author="Jane Shaw" w:date="2015-11-01T13:32:00Z">
        <w:r w:rsidR="00D17EAB">
          <w:rPr>
            <w:rFonts w:asciiTheme="majorBidi" w:eastAsia="Times New Roman" w:hAnsiTheme="majorBidi" w:cstheme="majorBidi"/>
            <w:lang w:val="en-GB"/>
          </w:rPr>
          <w:t>;</w:t>
        </w:r>
      </w:ins>
      <w:del w:id="20098"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sweet corn</w:t>
      </w:r>
      <w:ins w:id="20099"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frozen (21319.01)</w:t>
      </w:r>
      <w:ins w:id="20100" w:author="Jane Shaw" w:date="2015-11-01T13:32:00Z">
        <w:r w:rsidR="00D17EAB">
          <w:rPr>
            <w:rFonts w:asciiTheme="majorBidi" w:eastAsia="Times New Roman" w:hAnsiTheme="majorBidi" w:cstheme="majorBidi"/>
            <w:lang w:val="en-GB"/>
          </w:rPr>
          <w:t>;</w:t>
        </w:r>
      </w:ins>
      <w:del w:id="20101" w:author="Jane Shaw" w:date="2015-11-01T13:32: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sweet corn</w:t>
      </w:r>
      <w:ins w:id="20102" w:author="Jane Shaw" w:date="2015-11-01T13:32: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prep</w:t>
      </w:r>
      <w:ins w:id="20103" w:author="Jane Shaw" w:date="2015-11-01T13:32:00Z">
        <w:r w:rsidR="00D17EAB">
          <w:rPr>
            <w:rFonts w:asciiTheme="majorBidi" w:eastAsia="Times New Roman" w:hAnsiTheme="majorBidi" w:cstheme="majorBidi"/>
            <w:lang w:val="en-GB"/>
          </w:rPr>
          <w:t>ared</w:t>
        </w:r>
      </w:ins>
      <w:r w:rsidRPr="008E1789">
        <w:rPr>
          <w:rFonts w:asciiTheme="majorBidi" w:eastAsia="Times New Roman" w:hAnsiTheme="majorBidi" w:cstheme="majorBidi"/>
          <w:lang w:val="en-GB"/>
        </w:rPr>
        <w:t xml:space="preserve"> or preserved (21399.03)</w:t>
      </w:r>
      <w:ins w:id="20104" w:author="Jane Shaw" w:date="2015-11-01T13:33:00Z">
        <w:r w:rsidR="00D17EAB">
          <w:rPr>
            <w:rFonts w:asciiTheme="majorBidi" w:eastAsia="Times New Roman" w:hAnsiTheme="majorBidi" w:cstheme="majorBidi"/>
            <w:lang w:val="en-GB"/>
          </w:rPr>
          <w:t>;</w:t>
        </w:r>
      </w:ins>
      <w:del w:id="20105"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dried mushrooms (21393.01)</w:t>
      </w:r>
      <w:ins w:id="20106" w:author="Jane Shaw" w:date="2015-11-01T13:33:00Z">
        <w:r w:rsidR="00D17EAB">
          <w:rPr>
            <w:rFonts w:asciiTheme="majorBidi" w:eastAsia="Times New Roman" w:hAnsiTheme="majorBidi" w:cstheme="majorBidi"/>
            <w:lang w:val="en-GB"/>
          </w:rPr>
          <w:t>;</w:t>
        </w:r>
      </w:ins>
      <w:del w:id="20107"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canned mushrooms (21397.01)</w:t>
      </w:r>
      <w:ins w:id="20108" w:author="Jane Shaw" w:date="2015-11-01T13:33:00Z">
        <w:r w:rsidR="00D17EAB">
          <w:rPr>
            <w:rFonts w:asciiTheme="majorBidi" w:eastAsia="Times New Roman" w:hAnsiTheme="majorBidi" w:cstheme="majorBidi"/>
            <w:lang w:val="en-GB"/>
          </w:rPr>
          <w:t>;</w:t>
        </w:r>
      </w:ins>
      <w:del w:id="20109"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juice of vegetables </w:t>
      </w:r>
      <w:del w:id="20110" w:author="Jane Shaw" w:date="2015-11-01T13:33:00Z">
        <w:r w:rsidRPr="008E1789" w:rsidDel="00D17EAB">
          <w:rPr>
            <w:rFonts w:asciiTheme="majorBidi" w:eastAsia="Times New Roman" w:hAnsiTheme="majorBidi" w:cstheme="majorBidi"/>
            <w:lang w:val="en-GB"/>
          </w:rPr>
          <w:delText>n.e.c.</w:delText>
        </w:r>
      </w:del>
      <w:ins w:id="20111" w:author="Jane Shaw" w:date="2015-11-01T13:33:00Z">
        <w:r w:rsidR="00D17EAB">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(21329)</w:t>
      </w:r>
      <w:ins w:id="20112" w:author="Jane Shaw" w:date="2015-11-01T13:33:00Z">
        <w:r w:rsidR="00D17EAB">
          <w:rPr>
            <w:rFonts w:asciiTheme="majorBidi" w:eastAsia="Times New Roman" w:hAnsiTheme="majorBidi" w:cstheme="majorBidi"/>
            <w:lang w:val="en-GB"/>
          </w:rPr>
          <w:t>;</w:t>
        </w:r>
      </w:ins>
      <w:del w:id="20113"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vegetables</w:t>
      </w:r>
      <w:ins w:id="20114" w:author="Jane Shaw" w:date="2015-11-01T13:33: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dehydrated (21393.90); vegetables in vinegar (21340); vegetables preserved </w:t>
      </w:r>
      <w:del w:id="20115" w:author="Jane Shaw" w:date="2015-11-01T13:33:00Z">
        <w:r w:rsidRPr="008E1789" w:rsidDel="00D17EAB">
          <w:rPr>
            <w:rFonts w:asciiTheme="majorBidi" w:eastAsia="Times New Roman" w:hAnsiTheme="majorBidi" w:cstheme="majorBidi"/>
            <w:lang w:val="en-GB"/>
          </w:rPr>
          <w:delText xml:space="preserve">n.e.c. </w:delText>
        </w:r>
      </w:del>
      <w:ins w:id="20116" w:author="Jane Shaw" w:date="2015-11-01T13:33:00Z">
        <w:r w:rsidR="00D17EAB">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(21394, 21395, 21396, 21399.92)</w:t>
      </w:r>
      <w:ins w:id="20117" w:author="Jane Shaw" w:date="2015-11-01T13:33:00Z">
        <w:r w:rsidR="00D17EAB">
          <w:rPr>
            <w:rFonts w:asciiTheme="majorBidi" w:eastAsia="Times New Roman" w:hAnsiTheme="majorBidi" w:cstheme="majorBidi"/>
            <w:lang w:val="en-GB"/>
          </w:rPr>
          <w:t>;</w:t>
        </w:r>
      </w:ins>
      <w:del w:id="20118"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w:t>
      </w:r>
      <w:ins w:id="20119" w:author="Jane Shaw" w:date="2015-11-01T13:33:00Z">
        <w:r w:rsidR="00D17EAB">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frozen (21311, 21312, 21319.90)</w:t>
      </w:r>
      <w:ins w:id="20120" w:author="Jane Shaw" w:date="2015-11-01T13:33:00Z">
        <w:r w:rsidR="00D17EAB">
          <w:rPr>
            <w:rFonts w:asciiTheme="majorBidi" w:eastAsia="Times New Roman" w:hAnsiTheme="majorBidi" w:cstheme="majorBidi"/>
            <w:lang w:val="en-GB"/>
          </w:rPr>
          <w:t>;</w:t>
        </w:r>
      </w:ins>
      <w:del w:id="20121"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vegetables</w:t>
      </w:r>
      <w:ins w:id="20122" w:author="Jane Shaw" w:date="2015-11-01T13:33: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provisionally preserved (21330)</w:t>
      </w:r>
      <w:ins w:id="20123" w:author="Jane Shaw" w:date="2015-11-01T13:33:00Z">
        <w:r w:rsidR="00D17EAB">
          <w:rPr>
            <w:rFonts w:asciiTheme="majorBidi" w:eastAsia="Times New Roman" w:hAnsiTheme="majorBidi" w:cstheme="majorBidi"/>
            <w:lang w:val="en-GB"/>
          </w:rPr>
          <w:t>;</w:t>
        </w:r>
      </w:ins>
      <w:del w:id="20124"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vegetables</w:t>
      </w:r>
      <w:ins w:id="20125" w:author="Jane Shaw" w:date="2015-11-01T13:33: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prepared or preserved</w:t>
      </w:r>
      <w:ins w:id="20126" w:author="Jane Shaw" w:date="2015-11-01T13:33:00Z">
        <w:r w:rsidR="00D17EA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frozen (21394, 21399.93)</w:t>
      </w:r>
      <w:ins w:id="20127" w:author="Jane Shaw" w:date="2015-11-01T13:33:00Z">
        <w:r w:rsidR="00D17EAB">
          <w:rPr>
            <w:rFonts w:asciiTheme="majorBidi" w:eastAsia="Times New Roman" w:hAnsiTheme="majorBidi" w:cstheme="majorBidi"/>
            <w:lang w:val="en-GB"/>
          </w:rPr>
          <w:t>;</w:t>
        </w:r>
      </w:ins>
      <w:del w:id="20128"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homogenized vegetable preparations (23991.02)</w:t>
      </w:r>
      <w:ins w:id="20129" w:author="Jane Shaw" w:date="2015-11-01T13:33:00Z">
        <w:r w:rsidR="00D17EAB">
          <w:rPr>
            <w:rFonts w:asciiTheme="majorBidi" w:eastAsia="Times New Roman" w:hAnsiTheme="majorBidi" w:cstheme="majorBidi"/>
            <w:lang w:val="en-GB"/>
          </w:rPr>
          <w:t>;</w:t>
        </w:r>
      </w:ins>
      <w:del w:id="20130" w:author="Jane Shaw" w:date="2015-11-01T13:33:00Z">
        <w:r w:rsidRPr="008E1789" w:rsidDel="00D17E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coffee substitute</w:t>
      </w:r>
      <w:ins w:id="20131" w:author="Jane Shaw" w:date="2015-11-01T13:33:00Z">
        <w:r w:rsidR="00D17EAB">
          <w:rPr>
            <w:rFonts w:asciiTheme="majorBidi" w:eastAsia="Times New Roman" w:hAnsiTheme="majorBidi" w:cstheme="majorBidi"/>
            <w:lang w:val="en-GB"/>
          </w:rPr>
          <w:t>s</w:t>
        </w:r>
      </w:ins>
      <w:del w:id="20132" w:author="Jane Shaw" w:date="2015-11-01T13:33:00Z">
        <w:r w:rsidRPr="008E1789" w:rsidDel="00D17EAB">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(23912.01).</w:t>
      </w:r>
    </w:p>
    <w:p w14:paraId="27727213" w14:textId="1DC3020A" w:rsidR="007F2666" w:rsidRPr="007F2666" w:rsidDel="00D17EAB" w:rsidRDefault="726F4BD4" w:rsidP="007F2666">
      <w:pPr>
        <w:pStyle w:val="Paragrafoelenco"/>
        <w:numPr>
          <w:ilvl w:val="0"/>
          <w:numId w:val="2"/>
        </w:numPr>
        <w:contextualSpacing w:val="0"/>
        <w:jc w:val="both"/>
        <w:rPr>
          <w:del w:id="20133" w:author="Jane Shaw" w:date="2015-11-01T13:35:00Z"/>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del w:id="20134" w:author="Jane Shaw" w:date="2015-11-01T13:34:00Z">
        <w:r w:rsidRPr="008E1789" w:rsidDel="00D17EAB">
          <w:rPr>
            <w:rFonts w:asciiTheme="majorBidi" w:eastAsia="Times New Roman" w:hAnsiTheme="majorBidi" w:cstheme="majorBidi"/>
            <w:i/>
            <w:iCs/>
          </w:rPr>
          <w:delText xml:space="preserve">Brassica </w:delText>
        </w:r>
      </w:del>
      <w:ins w:id="20135" w:author="Jane Shaw" w:date="2015-11-01T13:34:00Z">
        <w:r w:rsidR="00D17EAB" w:rsidRPr="008E1789">
          <w:rPr>
            <w:rFonts w:asciiTheme="majorBidi" w:eastAsia="Times New Roman" w:hAnsiTheme="majorBidi" w:cstheme="majorBidi"/>
            <w:i/>
            <w:iCs/>
          </w:rPr>
          <w:t>B</w:t>
        </w:r>
        <w:r w:rsidR="00D17EA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oleracea </w:t>
      </w:r>
      <w:r w:rsidRPr="00D17EAB">
        <w:rPr>
          <w:rFonts w:asciiTheme="majorBidi" w:eastAsia="Times New Roman" w:hAnsiTheme="majorBidi" w:cstheme="majorBidi"/>
          <w:iCs/>
          <w:rPrChange w:id="20136" w:author="Jane Shaw" w:date="2015-11-01T13:34:00Z">
            <w:rPr>
              <w:rFonts w:asciiTheme="majorBidi" w:eastAsia="Times New Roman" w:hAnsiTheme="majorBidi" w:cstheme="majorBidi"/>
              <w:i/>
              <w:iCs/>
            </w:rPr>
          </w:rPrChange>
        </w:rPr>
        <w:t>all var</w:t>
      </w:r>
      <w:ins w:id="20137" w:author="Jane Shaw" w:date="2015-11-01T13:34:00Z">
        <w:r w:rsidR="00D17EAB">
          <w:rPr>
            <w:rFonts w:asciiTheme="majorBidi" w:eastAsia="Times New Roman" w:hAnsiTheme="majorBidi" w:cstheme="majorBidi"/>
            <w:iCs/>
          </w:rPr>
          <w:t>ieties</w:t>
        </w:r>
      </w:ins>
      <w:del w:id="20138" w:author="Jane Shaw" w:date="2015-11-01T13:34:00Z">
        <w:r w:rsidRPr="00D17EAB" w:rsidDel="00D17EAB">
          <w:rPr>
            <w:rFonts w:asciiTheme="majorBidi" w:eastAsia="Times New Roman" w:hAnsiTheme="majorBidi" w:cstheme="majorBidi"/>
            <w:iCs/>
            <w:rPrChange w:id="20139" w:author="Jane Shaw" w:date="2015-11-01T13:34:00Z">
              <w:rPr>
                <w:rFonts w:asciiTheme="majorBidi" w:eastAsia="Times New Roman" w:hAnsiTheme="majorBidi" w:cstheme="majorBidi"/>
                <w:i/>
                <w:iCs/>
              </w:rPr>
            </w:rPrChange>
          </w:rPr>
          <w:delText>.</w:delText>
        </w:r>
      </w:del>
      <w:r w:rsidRPr="00D17EAB">
        <w:rPr>
          <w:rFonts w:asciiTheme="majorBidi" w:eastAsia="Times New Roman" w:hAnsiTheme="majorBidi" w:cstheme="majorBidi"/>
          <w:iCs/>
          <w:rPrChange w:id="20140" w:author="Jane Shaw" w:date="2015-11-01T13:34:00Z">
            <w:rPr>
              <w:rFonts w:asciiTheme="majorBidi" w:eastAsia="Times New Roman" w:hAnsiTheme="majorBidi" w:cstheme="majorBidi"/>
              <w:i/>
              <w:iCs/>
            </w:rPr>
          </w:rPrChange>
        </w:rPr>
        <w:t xml:space="preserve"> except </w:t>
      </w:r>
      <w:ins w:id="20141" w:author="Jane Shaw" w:date="2015-11-01T13:34:00Z">
        <w:r w:rsidR="00D17EAB" w:rsidRPr="00D17EAB">
          <w:rPr>
            <w:rFonts w:asciiTheme="majorBidi" w:eastAsia="Times New Roman" w:hAnsiTheme="majorBidi" w:cstheme="majorBidi"/>
            <w:i/>
            <w:iCs/>
            <w:rPrChange w:id="20142" w:author="Jane Shaw" w:date="2015-11-01T13:34:00Z">
              <w:rPr>
                <w:rFonts w:asciiTheme="majorBidi" w:eastAsia="Times New Roman" w:hAnsiTheme="majorBidi" w:cstheme="majorBidi"/>
                <w:iCs/>
              </w:rPr>
            </w:rPrChange>
          </w:rPr>
          <w:t xml:space="preserve">B. </w:t>
        </w:r>
      </w:ins>
      <w:r w:rsidRPr="00D17EAB">
        <w:rPr>
          <w:rFonts w:asciiTheme="majorBidi" w:eastAsia="Times New Roman" w:hAnsiTheme="majorBidi" w:cstheme="majorBidi"/>
          <w:i/>
          <w:iCs/>
        </w:rPr>
        <w:t>botrytis</w:t>
      </w:r>
      <w:r w:rsidRPr="00D17EAB">
        <w:rPr>
          <w:rFonts w:asciiTheme="majorBidi" w:eastAsia="Times New Roman" w:hAnsiTheme="majorBidi" w:cstheme="majorBidi"/>
          <w:i/>
          <w:rPrChange w:id="20143" w:author="Jane Shaw" w:date="2015-11-01T13:34:00Z">
            <w:rPr>
              <w:rFonts w:asciiTheme="majorBidi" w:eastAsia="Times New Roman" w:hAnsiTheme="majorBidi" w:cstheme="majorBidi"/>
            </w:rPr>
          </w:rPrChange>
        </w:rPr>
        <w:t xml:space="preserve"> </w:t>
      </w:r>
      <w:r w:rsidRPr="008E1789">
        <w:rPr>
          <w:rFonts w:asciiTheme="majorBidi" w:eastAsia="Times New Roman" w:hAnsiTheme="majorBidi" w:cstheme="majorBidi"/>
        </w:rPr>
        <w:t>(white, red, savoy cabbage, Brussels sprouts, collards, kale and kohlrabi).</w:t>
      </w:r>
      <w:ins w:id="20144" w:author="Jane Shaw" w:date="2015-11-01T13:35:00Z">
        <w:r w:rsidR="00D17EAB">
          <w:rPr>
            <w:rFonts w:asciiTheme="majorBidi" w:eastAsia="Times New Roman" w:hAnsiTheme="majorBidi" w:cstheme="majorBidi"/>
          </w:rPr>
          <w:t xml:space="preserve"> </w:t>
        </w:r>
      </w:ins>
    </w:p>
    <w:p w14:paraId="6C8EF7A6" w14:textId="6B64A868" w:rsidR="00EB7AF1" w:rsidRPr="00D17EAB" w:rsidRDefault="726F4BD4">
      <w:pPr>
        <w:pStyle w:val="Paragrafoelenco"/>
        <w:numPr>
          <w:ilvl w:val="0"/>
          <w:numId w:val="2"/>
        </w:numPr>
        <w:contextualSpacing w:val="0"/>
        <w:jc w:val="both"/>
        <w:rPr>
          <w:rFonts w:asciiTheme="majorBidi" w:hAnsiTheme="majorBidi" w:cstheme="majorBidi"/>
          <w:rPrChange w:id="20145" w:author="Jane Shaw" w:date="2015-11-01T13:35:00Z">
            <w:rPr/>
          </w:rPrChange>
        </w:rPr>
        <w:pPrChange w:id="20146" w:author="Jane Shaw" w:date="2015-11-01T13:35:00Z">
          <w:pPr>
            <w:pStyle w:val="Paragrafoelenco"/>
            <w:contextualSpacing w:val="0"/>
            <w:jc w:val="both"/>
          </w:pPr>
        </w:pPrChange>
      </w:pPr>
      <w:del w:id="20147" w:author="Jane Shaw" w:date="2015-11-01T13:34:00Z">
        <w:r w:rsidRPr="00D17EAB" w:rsidDel="00D17EAB">
          <w:rPr>
            <w:rFonts w:asciiTheme="majorBidi" w:eastAsia="Times New Roman" w:hAnsiTheme="majorBidi" w:cstheme="majorBidi"/>
            <w:rPrChange w:id="20148" w:author="Jane Shaw" w:date="2015-11-01T13:35:00Z">
              <w:rPr/>
            </w:rPrChange>
          </w:rPr>
          <w:delText xml:space="preserve">It </w:delText>
        </w:r>
      </w:del>
      <w:r w:rsidR="00D17EAB" w:rsidRPr="00D17EAB">
        <w:rPr>
          <w:rFonts w:asciiTheme="majorBidi" w:eastAsia="Times New Roman" w:hAnsiTheme="majorBidi" w:cstheme="majorBidi"/>
          <w:rPrChange w:id="20149" w:author="Jane Shaw" w:date="2015-11-01T13:35:00Z">
            <w:rPr/>
          </w:rPrChange>
        </w:rPr>
        <w:t>Include</w:t>
      </w:r>
      <w:del w:id="20150" w:author="Jane Shaw" w:date="2015-11-01T13:34:00Z">
        <w:r w:rsidR="00D17EAB" w:rsidRPr="00D17EAB" w:rsidDel="00D17EAB">
          <w:rPr>
            <w:rFonts w:asciiTheme="majorBidi" w:eastAsia="Times New Roman" w:hAnsiTheme="majorBidi" w:cstheme="majorBidi"/>
            <w:rPrChange w:id="20151" w:author="Jane Shaw" w:date="2015-11-01T13:35:00Z">
              <w:rPr/>
            </w:rPrChange>
          </w:rPr>
          <w:delText>s</w:delText>
        </w:r>
      </w:del>
      <w:r w:rsidR="00D17EAB" w:rsidRPr="00D17EAB">
        <w:rPr>
          <w:rFonts w:asciiTheme="majorBidi" w:eastAsia="Times New Roman" w:hAnsiTheme="majorBidi" w:cstheme="majorBidi"/>
          <w:rPrChange w:id="20152" w:author="Jane Shaw" w:date="2015-11-01T13:35:00Z">
            <w:rPr/>
          </w:rPrChange>
        </w:rPr>
        <w:t xml:space="preserve"> </w:t>
      </w:r>
      <w:del w:id="20153" w:author="Jane Shaw" w:date="2015-11-01T13:34:00Z">
        <w:r w:rsidRPr="00D17EAB" w:rsidDel="00D17EAB">
          <w:rPr>
            <w:rFonts w:asciiTheme="majorBidi" w:eastAsia="Times New Roman" w:hAnsiTheme="majorBidi" w:cstheme="majorBidi"/>
            <w:rPrChange w:id="20154" w:author="Jane Shaw" w:date="2015-11-01T13:35:00Z">
              <w:rPr/>
            </w:rPrChange>
          </w:rPr>
          <w:delText xml:space="preserve">inter alia: </w:delText>
        </w:r>
      </w:del>
      <w:r w:rsidRPr="00D17EAB">
        <w:rPr>
          <w:rFonts w:asciiTheme="majorBidi" w:eastAsia="Times New Roman" w:hAnsiTheme="majorBidi" w:cstheme="majorBidi"/>
          <w:rPrChange w:id="20155" w:author="Jane Shaw" w:date="2015-11-01T13:35:00Z">
            <w:rPr/>
          </w:rPrChange>
        </w:rPr>
        <w:t xml:space="preserve">edible brassicas; </w:t>
      </w:r>
      <w:r w:rsidR="00D17EAB" w:rsidRPr="00D17EAB">
        <w:rPr>
          <w:rFonts w:asciiTheme="majorBidi" w:eastAsia="Times New Roman" w:hAnsiTheme="majorBidi" w:cstheme="majorBidi"/>
          <w:rPrChange w:id="20156" w:author="Jane Shaw" w:date="2015-11-01T13:35:00Z">
            <w:rPr/>
          </w:rPrChange>
        </w:rPr>
        <w:t xml:space="preserve">Brussels </w:t>
      </w:r>
      <w:r w:rsidRPr="00D17EAB">
        <w:rPr>
          <w:rFonts w:asciiTheme="majorBidi" w:eastAsia="Times New Roman" w:hAnsiTheme="majorBidi" w:cstheme="majorBidi"/>
          <w:rPrChange w:id="20157" w:author="Jane Shaw" w:date="2015-11-01T13:35:00Z">
            <w:rPr/>
          </w:rPrChange>
        </w:rPr>
        <w:t>sprouts; cabbage (Chinese, red, savoy, spring, turnip-rooted, white); collards; kale; kohlrabi.</w:t>
      </w:r>
    </w:p>
    <w:p w14:paraId="43BF96B6" w14:textId="794A3CD9" w:rsidR="007F2666" w:rsidRPr="007F2666" w:rsidDel="00D17EAB" w:rsidRDefault="726F4BD4" w:rsidP="00C500F7">
      <w:pPr>
        <w:pStyle w:val="Paragrafoelenco"/>
        <w:numPr>
          <w:ilvl w:val="0"/>
          <w:numId w:val="2"/>
        </w:numPr>
        <w:contextualSpacing w:val="0"/>
        <w:jc w:val="both"/>
        <w:rPr>
          <w:del w:id="20158" w:author="Jane Shaw" w:date="2015-11-01T13:35:00Z"/>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00D17EAB" w:rsidRPr="008E1789">
        <w:rPr>
          <w:rFonts w:asciiTheme="majorBidi" w:eastAsia="Times New Roman" w:hAnsiTheme="majorBidi" w:cstheme="majorBidi"/>
        </w:rPr>
        <w:t xml:space="preserve">. </w:t>
      </w:r>
    </w:p>
    <w:p w14:paraId="2805A441" w14:textId="281C2B75" w:rsidR="00EB7AF1" w:rsidRPr="00D17EAB" w:rsidRDefault="726F4BD4">
      <w:pPr>
        <w:pStyle w:val="Paragrafoelenco"/>
        <w:numPr>
          <w:ilvl w:val="0"/>
          <w:numId w:val="2"/>
        </w:numPr>
        <w:contextualSpacing w:val="0"/>
        <w:jc w:val="both"/>
        <w:rPr>
          <w:rFonts w:asciiTheme="majorBidi" w:hAnsiTheme="majorBidi" w:cstheme="majorBidi"/>
          <w:rPrChange w:id="20159" w:author="Jane Shaw" w:date="2015-11-01T13:35:00Z">
            <w:rPr/>
          </w:rPrChange>
        </w:rPr>
        <w:pPrChange w:id="20160" w:author="Jane Shaw" w:date="2015-11-01T13:35:00Z">
          <w:pPr>
            <w:pStyle w:val="Paragrafoelenco"/>
            <w:contextualSpacing w:val="0"/>
            <w:jc w:val="both"/>
          </w:pPr>
        </w:pPrChange>
      </w:pPr>
      <w:del w:id="20161" w:author="Jane Shaw" w:date="2015-11-01T13:35:00Z">
        <w:r w:rsidRPr="00D17EAB" w:rsidDel="00D17EAB">
          <w:rPr>
            <w:rFonts w:asciiTheme="majorBidi" w:eastAsia="Times New Roman" w:hAnsiTheme="majorBidi" w:cstheme="majorBidi"/>
            <w:rPrChange w:id="20162" w:author="Jane Shaw" w:date="2015-11-01T13:35:00Z">
              <w:rPr/>
            </w:rPrChange>
          </w:rPr>
          <w:delText xml:space="preserve">It </w:delText>
        </w:r>
      </w:del>
      <w:ins w:id="20163" w:author="Jane Shaw" w:date="2015-11-01T13:35:00Z">
        <w:r w:rsidR="00D17EAB">
          <w:rPr>
            <w:rFonts w:asciiTheme="majorBidi" w:eastAsia="Times New Roman" w:hAnsiTheme="majorBidi" w:cstheme="majorBidi"/>
          </w:rPr>
          <w:t>D</w:t>
        </w:r>
      </w:ins>
      <w:del w:id="20164" w:author="Jane Shaw" w:date="2015-11-01T13:35:00Z">
        <w:r w:rsidRPr="00D17EAB" w:rsidDel="00D17EAB">
          <w:rPr>
            <w:rFonts w:asciiTheme="majorBidi" w:eastAsia="Times New Roman" w:hAnsiTheme="majorBidi" w:cstheme="majorBidi"/>
            <w:rPrChange w:id="20165" w:author="Jane Shaw" w:date="2015-11-01T13:35:00Z">
              <w:rPr/>
            </w:rPrChange>
          </w:rPr>
          <w:delText>d</w:delText>
        </w:r>
      </w:del>
      <w:r w:rsidRPr="00D17EAB">
        <w:rPr>
          <w:rFonts w:asciiTheme="majorBidi" w:eastAsia="Times New Roman" w:hAnsiTheme="majorBidi" w:cstheme="majorBidi"/>
          <w:rPrChange w:id="20166" w:author="Jane Shaw" w:date="2015-11-01T13:35:00Z">
            <w:rPr/>
          </w:rPrChange>
        </w:rPr>
        <w:t>oes not include Jerusalem artichokes (01599); artichokes, Chinese</w:t>
      </w:r>
      <w:ins w:id="20167" w:author="Jane Shaw" w:date="2015-11-01T13:35:00Z">
        <w:r w:rsidR="00D17EAB">
          <w:rPr>
            <w:rFonts w:asciiTheme="majorBidi" w:eastAsia="Times New Roman" w:hAnsiTheme="majorBidi" w:cstheme="majorBidi"/>
          </w:rPr>
          <w:t>;</w:t>
        </w:r>
      </w:ins>
      <w:r w:rsidRPr="00D17EAB">
        <w:rPr>
          <w:rFonts w:asciiTheme="majorBidi" w:eastAsia="Times New Roman" w:hAnsiTheme="majorBidi" w:cstheme="majorBidi"/>
          <w:rPrChange w:id="20168" w:author="Jane Shaw" w:date="2015-11-01T13:35:00Z">
            <w:rPr/>
          </w:rPrChange>
        </w:rPr>
        <w:t xml:space="preserve"> and </w:t>
      </w:r>
      <w:r w:rsidR="00D17EAB" w:rsidRPr="00D17EAB">
        <w:rPr>
          <w:rFonts w:asciiTheme="majorBidi" w:eastAsia="Times New Roman" w:hAnsiTheme="majorBidi" w:cstheme="majorBidi"/>
        </w:rPr>
        <w:t>artichokes</w:t>
      </w:r>
      <w:ins w:id="20169" w:author="Jane Shaw" w:date="2015-11-01T13:35:00Z">
        <w:r w:rsidR="00D17EAB">
          <w:rPr>
            <w:rFonts w:asciiTheme="majorBidi" w:eastAsia="Times New Roman" w:hAnsiTheme="majorBidi" w:cstheme="majorBidi"/>
          </w:rPr>
          <w:t>,</w:t>
        </w:r>
      </w:ins>
      <w:r w:rsidR="00D17EAB" w:rsidRPr="00D17EAB">
        <w:rPr>
          <w:rFonts w:asciiTheme="majorBidi" w:eastAsia="Times New Roman" w:hAnsiTheme="majorBidi" w:cstheme="majorBidi"/>
        </w:rPr>
        <w:t xml:space="preserve"> </w:t>
      </w:r>
      <w:r w:rsidRPr="00D17EAB">
        <w:rPr>
          <w:rFonts w:asciiTheme="majorBidi" w:eastAsia="Times New Roman" w:hAnsiTheme="majorBidi" w:cstheme="majorBidi"/>
          <w:rPrChange w:id="20170" w:author="Jane Shaw" w:date="2015-11-01T13:35:00Z">
            <w:rPr/>
          </w:rPrChange>
        </w:rPr>
        <w:t>globe</w:t>
      </w:r>
      <w:ins w:id="20171" w:author="Jane Shaw" w:date="2015-11-01T13:35:00Z">
        <w:r w:rsidR="00D17EAB">
          <w:rPr>
            <w:rFonts w:asciiTheme="majorBidi" w:eastAsia="Times New Roman" w:hAnsiTheme="majorBidi" w:cstheme="majorBidi"/>
          </w:rPr>
          <w:t>.</w:t>
        </w:r>
      </w:ins>
    </w:p>
    <w:p w14:paraId="7B7B06CF"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14:paraId="39C1320E" w14:textId="3EFCAD95" w:rsidR="00EB7AF1" w:rsidRPr="008E1789" w:rsidDel="00257024" w:rsidRDefault="726F4BD4" w:rsidP="00C500F7">
      <w:pPr>
        <w:pStyle w:val="Paragrafoelenco"/>
        <w:numPr>
          <w:ilvl w:val="0"/>
          <w:numId w:val="2"/>
        </w:numPr>
        <w:contextualSpacing w:val="0"/>
        <w:jc w:val="both"/>
        <w:rPr>
          <w:del w:id="20172" w:author="Jane Shaw" w:date="2015-11-01T13:39:00Z"/>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del w:id="20173" w:author="Jane Shaw" w:date="2015-11-01T13:38:00Z">
        <w:r w:rsidRPr="008E1789" w:rsidDel="00257024">
          <w:rPr>
            <w:rFonts w:asciiTheme="majorBidi" w:eastAsia="Times New Roman" w:hAnsiTheme="majorBidi" w:cstheme="majorBidi"/>
            <w:i/>
            <w:iCs/>
          </w:rPr>
          <w:delText xml:space="preserve">Cichorium </w:delText>
        </w:r>
      </w:del>
      <w:ins w:id="20174" w:author="Jane Shaw" w:date="2015-11-01T13:38:00Z">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endivia var. crispa</w:t>
      </w:r>
      <w:r w:rsidRPr="008E1789">
        <w:rPr>
          <w:rFonts w:asciiTheme="majorBidi" w:eastAsia="Times New Roman" w:hAnsiTheme="majorBidi" w:cstheme="majorBidi"/>
        </w:rPr>
        <w:t xml:space="preserve"> (endive) and </w:t>
      </w:r>
      <w:del w:id="20175" w:author="Jane Shaw" w:date="2015-11-01T13:38:00Z">
        <w:r w:rsidRPr="008E1789" w:rsidDel="00257024">
          <w:rPr>
            <w:rFonts w:asciiTheme="majorBidi" w:eastAsia="Times New Roman" w:hAnsiTheme="majorBidi" w:cstheme="majorBidi"/>
            <w:i/>
            <w:iCs/>
          </w:rPr>
          <w:delText xml:space="preserve">Cichorium </w:delText>
        </w:r>
      </w:del>
      <w:ins w:id="20176" w:author="Jane Shaw" w:date="2015-11-01T13:38:00Z">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del w:id="20177" w:author="Jane Shaw" w:date="2015-11-01T13:39:00Z">
        <w:r w:rsidRPr="008E1789" w:rsidDel="00257024">
          <w:rPr>
            <w:rFonts w:asciiTheme="majorBidi" w:eastAsia="Times New Roman" w:hAnsiTheme="majorBidi" w:cstheme="majorBidi"/>
          </w:rPr>
          <w:delText xml:space="preserve">It </w:delText>
        </w:r>
      </w:del>
      <w:r w:rsidR="00257024" w:rsidRPr="008E1789">
        <w:rPr>
          <w:rFonts w:asciiTheme="majorBidi" w:eastAsia="Times New Roman" w:hAnsiTheme="majorBidi" w:cstheme="majorBidi"/>
        </w:rPr>
        <w:t xml:space="preserve">Includes </w:t>
      </w:r>
      <w:del w:id="20178" w:author="Jane Shaw" w:date="2015-11-01T13:39:00Z">
        <w:r w:rsidRPr="008E1789" w:rsidDel="00257024">
          <w:rPr>
            <w:rFonts w:asciiTheme="majorBidi" w:eastAsia="Times New Roman" w:hAnsiTheme="majorBidi" w:cstheme="majorBidi"/>
          </w:rPr>
          <w:delText xml:space="preserve">inter alia: </w:delText>
        </w:r>
      </w:del>
      <w:r w:rsidRPr="008E1789">
        <w:rPr>
          <w:rFonts w:asciiTheme="majorBidi" w:eastAsia="Times New Roman" w:hAnsiTheme="majorBidi" w:cstheme="majorBidi"/>
        </w:rPr>
        <w:t>chicory (blanched, curly, escarole and witloof); endive; escarole; lettuce (cabbage, head, romaine</w:t>
      </w:r>
      <w:r w:rsidR="00257024" w:rsidRPr="008E1789">
        <w:rPr>
          <w:rFonts w:asciiTheme="majorBidi" w:eastAsia="Times New Roman" w:hAnsiTheme="majorBidi" w:cstheme="majorBidi"/>
        </w:rPr>
        <w:t>).</w:t>
      </w:r>
      <w:ins w:id="20179" w:author="Jane Shaw" w:date="2015-11-01T13:39:00Z">
        <w:r w:rsidR="00257024">
          <w:rPr>
            <w:rFonts w:asciiTheme="majorBidi" w:eastAsia="Times New Roman" w:hAnsiTheme="majorBidi" w:cstheme="majorBidi"/>
          </w:rPr>
          <w:t xml:space="preserve"> </w:t>
        </w:r>
      </w:ins>
    </w:p>
    <w:p w14:paraId="43AA0A7E" w14:textId="42A7B56D" w:rsidR="00EB7AF1" w:rsidRPr="00257024" w:rsidRDefault="726F4BD4">
      <w:pPr>
        <w:pStyle w:val="Paragrafoelenco"/>
        <w:numPr>
          <w:ilvl w:val="0"/>
          <w:numId w:val="2"/>
        </w:numPr>
        <w:contextualSpacing w:val="0"/>
        <w:jc w:val="both"/>
        <w:rPr>
          <w:rFonts w:asciiTheme="majorBidi" w:hAnsiTheme="majorBidi" w:cstheme="majorBidi"/>
          <w:rPrChange w:id="20180" w:author="Jane Shaw" w:date="2015-11-01T13:39:00Z">
            <w:rPr/>
          </w:rPrChange>
        </w:rPr>
        <w:pPrChange w:id="20181" w:author="Jane Shaw" w:date="2015-11-01T13:39:00Z">
          <w:pPr>
            <w:ind w:left="142" w:firstLine="578"/>
            <w:jc w:val="both"/>
          </w:pPr>
        </w:pPrChange>
      </w:pPr>
      <w:del w:id="20182" w:author="Jane Shaw" w:date="2015-11-01T13:39:00Z">
        <w:r w:rsidRPr="00257024" w:rsidDel="00257024">
          <w:rPr>
            <w:rFonts w:asciiTheme="majorBidi" w:eastAsia="Times New Roman" w:hAnsiTheme="majorBidi" w:cstheme="majorBidi"/>
            <w:rPrChange w:id="20183" w:author="Jane Shaw" w:date="2015-11-01T13:39:00Z">
              <w:rPr/>
            </w:rPrChange>
          </w:rPr>
          <w:delText xml:space="preserve">It </w:delText>
        </w:r>
      </w:del>
      <w:ins w:id="20184" w:author="Jane Shaw" w:date="2015-11-01T13:39:00Z">
        <w:r w:rsidR="00257024">
          <w:rPr>
            <w:rFonts w:asciiTheme="majorBidi" w:eastAsia="Times New Roman" w:hAnsiTheme="majorBidi" w:cstheme="majorBidi"/>
          </w:rPr>
          <w:t>E</w:t>
        </w:r>
      </w:ins>
      <w:del w:id="20185" w:author="Jane Shaw" w:date="2015-11-01T13:39:00Z">
        <w:r w:rsidRPr="00257024" w:rsidDel="00257024">
          <w:rPr>
            <w:rFonts w:asciiTheme="majorBidi" w:eastAsia="Times New Roman" w:hAnsiTheme="majorBidi" w:cstheme="majorBidi"/>
            <w:rPrChange w:id="20186" w:author="Jane Shaw" w:date="2015-11-01T13:39:00Z">
              <w:rPr/>
            </w:rPrChange>
          </w:rPr>
          <w:delText>e</w:delText>
        </w:r>
      </w:del>
      <w:r w:rsidRPr="00257024">
        <w:rPr>
          <w:rFonts w:asciiTheme="majorBidi" w:eastAsia="Times New Roman" w:hAnsiTheme="majorBidi" w:cstheme="majorBidi"/>
          <w:rPrChange w:id="20187" w:author="Jane Shaw" w:date="2015-11-01T13:39:00Z">
            <w:rPr/>
          </w:rPrChange>
        </w:rPr>
        <w:t>xcludes chicory plants and chicory roots.</w:t>
      </w:r>
    </w:p>
    <w:p w14:paraId="6D616195" w14:textId="5513D1D1"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Trade figures may include New Zealand spinach (</w:t>
      </w:r>
      <w:r w:rsidRPr="00257024">
        <w:rPr>
          <w:rFonts w:asciiTheme="majorBidi" w:eastAsia="Times New Roman" w:hAnsiTheme="majorBidi" w:cstheme="majorBidi"/>
          <w:i/>
          <w:rPrChange w:id="20188" w:author="Jane Shaw" w:date="2015-11-01T13:39:00Z">
            <w:rPr>
              <w:rFonts w:asciiTheme="majorBidi" w:eastAsia="Times New Roman" w:hAnsiTheme="majorBidi" w:cstheme="majorBidi"/>
            </w:rPr>
          </w:rPrChange>
        </w:rPr>
        <w:t>Tetragonia espansa</w:t>
      </w:r>
      <w:r w:rsidRPr="008E1789">
        <w:rPr>
          <w:rFonts w:asciiTheme="majorBidi" w:eastAsia="Times New Roman" w:hAnsiTheme="majorBidi" w:cstheme="majorBidi"/>
        </w:rPr>
        <w:t>) and orache (garden) spinach (</w:t>
      </w:r>
      <w:r w:rsidRPr="00257024">
        <w:rPr>
          <w:rFonts w:asciiTheme="majorBidi" w:eastAsia="Times New Roman" w:hAnsiTheme="majorBidi" w:cstheme="majorBidi"/>
          <w:i/>
          <w:rPrChange w:id="20189" w:author="Jane Shaw" w:date="2015-11-01T13:40:00Z">
            <w:rPr>
              <w:rFonts w:asciiTheme="majorBidi" w:eastAsia="Times New Roman" w:hAnsiTheme="majorBidi" w:cstheme="majorBidi"/>
            </w:rPr>
          </w:rPrChange>
        </w:rPr>
        <w:t>Atriplex hortensis</w:t>
      </w:r>
      <w:r w:rsidRPr="008E1789">
        <w:rPr>
          <w:rFonts w:asciiTheme="majorBidi" w:eastAsia="Times New Roman" w:hAnsiTheme="majorBidi" w:cstheme="majorBidi"/>
        </w:rPr>
        <w:t>).</w:t>
      </w:r>
      <w:r w:rsidR="008568EC">
        <w:rPr>
          <w:rFonts w:asciiTheme="majorBidi" w:eastAsia="Times New Roman" w:hAnsiTheme="majorBidi" w:cstheme="majorBidi"/>
        </w:rPr>
        <w:t xml:space="preserve"> </w:t>
      </w:r>
      <w:del w:id="20190" w:author="Jane Shaw" w:date="2015-11-01T13:40:00Z">
        <w:r w:rsidR="00EB7AF1" w:rsidRPr="008E1789" w:rsidDel="00257024">
          <w:rPr>
            <w:rFonts w:asciiTheme="majorBidi" w:hAnsiTheme="majorBidi" w:cstheme="majorBidi"/>
          </w:rPr>
          <w:br/>
        </w:r>
        <w:r w:rsidRPr="008E1789" w:rsidDel="00257024">
          <w:rPr>
            <w:rFonts w:asciiTheme="majorBidi" w:eastAsia="Times New Roman" w:hAnsiTheme="majorBidi" w:cstheme="majorBidi"/>
          </w:rPr>
          <w:delText xml:space="preserve">It </w:delText>
        </w:r>
      </w:del>
      <w:r w:rsidR="00257024" w:rsidRPr="008E1789">
        <w:rPr>
          <w:rFonts w:asciiTheme="majorBidi" w:eastAsia="Times New Roman" w:hAnsiTheme="majorBidi" w:cstheme="majorBidi"/>
        </w:rPr>
        <w:t xml:space="preserve">Includes </w:t>
      </w:r>
      <w:del w:id="20191" w:author="Jane Shaw" w:date="2015-11-01T13:40:00Z">
        <w:r w:rsidRPr="008E1789" w:rsidDel="00257024">
          <w:rPr>
            <w:rFonts w:asciiTheme="majorBidi" w:eastAsia="Times New Roman" w:hAnsiTheme="majorBidi" w:cstheme="majorBidi"/>
          </w:rPr>
          <w:delText xml:space="preserve">inter alia: </w:delText>
        </w:r>
      </w:del>
      <w:r w:rsidRPr="008E1789">
        <w:rPr>
          <w:rFonts w:asciiTheme="majorBidi" w:eastAsia="Times New Roman" w:hAnsiTheme="majorBidi" w:cstheme="majorBidi"/>
        </w:rPr>
        <w:t>spinach (garden, New Zealand, orache).</w:t>
      </w:r>
    </w:p>
    <w:p w14:paraId="4BE97ADA" w14:textId="0E82D5A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del w:id="20192" w:author="Jane Shaw" w:date="2015-11-01T13:40:00Z">
        <w:r w:rsidRPr="008E1789" w:rsidDel="00257024">
          <w:rPr>
            <w:rFonts w:asciiTheme="majorBidi" w:eastAsia="Times New Roman" w:hAnsiTheme="majorBidi" w:cstheme="majorBidi"/>
            <w:i/>
            <w:iCs/>
          </w:rPr>
          <w:delText xml:space="preserve">Manihot </w:delText>
        </w:r>
      </w:del>
      <w:ins w:id="20193" w:author="Jane Shaw" w:date="2015-11-01T13:40:00Z">
        <w:r w:rsidR="00257024" w:rsidRPr="008E1789">
          <w:rPr>
            <w:rFonts w:asciiTheme="majorBidi" w:eastAsia="Times New Roman" w:hAnsiTheme="majorBidi" w:cstheme="majorBidi"/>
            <w:i/>
            <w:iCs/>
          </w:rPr>
          <w:t>M</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utilissima. </w:t>
      </w:r>
      <w:r w:rsidRPr="008E1789">
        <w:rPr>
          <w:rFonts w:asciiTheme="majorBidi" w:eastAsia="Times New Roman" w:hAnsiTheme="majorBidi" w:cstheme="majorBidi"/>
        </w:rPr>
        <w:t xml:space="preserve">Young cassava leaves are eaten </w:t>
      </w:r>
      <w:ins w:id="20194" w:author="Jane Shaw" w:date="2015-11-01T13:40:00Z">
        <w:r w:rsidR="00257024" w:rsidRPr="008E1789">
          <w:rPr>
            <w:rFonts w:asciiTheme="majorBidi" w:eastAsia="Times New Roman" w:hAnsiTheme="majorBidi" w:cstheme="majorBidi"/>
          </w:rPr>
          <w:t xml:space="preserve">as a vegetable </w:t>
        </w:r>
      </w:ins>
      <w:r w:rsidRPr="008E1789">
        <w:rPr>
          <w:rFonts w:asciiTheme="majorBidi" w:eastAsia="Times New Roman" w:hAnsiTheme="majorBidi" w:cstheme="majorBidi"/>
        </w:rPr>
        <w:t>in some areas of Africa</w:t>
      </w:r>
      <w:del w:id="20195" w:author="Jane Shaw" w:date="2015-11-01T13:40:00Z">
        <w:r w:rsidRPr="008E1789" w:rsidDel="00257024">
          <w:rPr>
            <w:rFonts w:asciiTheme="majorBidi" w:eastAsia="Times New Roman" w:hAnsiTheme="majorBidi" w:cstheme="majorBidi"/>
          </w:rPr>
          <w:delText xml:space="preserve"> as a vegetable</w:delText>
        </w:r>
      </w:del>
      <w:r w:rsidRPr="008E1789">
        <w:rPr>
          <w:rFonts w:asciiTheme="majorBidi" w:eastAsia="Times New Roman" w:hAnsiTheme="majorBidi" w:cstheme="majorBidi"/>
        </w:rPr>
        <w:t>.</w:t>
      </w:r>
    </w:p>
    <w:p w14:paraId="571AE26C" w14:textId="0F9A95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w:t>
      </w:r>
      <w:r w:rsidRPr="00257024">
        <w:rPr>
          <w:rFonts w:asciiTheme="majorBidi" w:eastAsia="Times New Roman" w:hAnsiTheme="majorBidi" w:cstheme="majorBidi"/>
          <w:iCs/>
          <w:rPrChange w:id="20196" w:author="Jane Shaw" w:date="2015-11-01T13:40:00Z">
            <w:rPr>
              <w:rFonts w:asciiTheme="majorBidi" w:eastAsia="Times New Roman" w:hAnsiTheme="majorBidi" w:cstheme="majorBidi"/>
              <w:i/>
              <w:iCs/>
            </w:rPr>
          </w:rPrChange>
        </w:rPr>
        <w:t xml:space="preserve">and </w:t>
      </w:r>
      <w:r w:rsidRPr="008E1789">
        <w:rPr>
          <w:rFonts w:asciiTheme="majorBidi" w:eastAsia="Times New Roman" w:hAnsiTheme="majorBidi" w:cstheme="majorBidi"/>
          <w:i/>
          <w:iCs/>
        </w:rPr>
        <w:t xml:space="preserve">cymosa, </w:t>
      </w:r>
      <w:r w:rsidRPr="008E1789">
        <w:rPr>
          <w:rFonts w:asciiTheme="majorBidi" w:eastAsia="Times New Roman" w:hAnsiTheme="majorBidi" w:cstheme="majorBidi"/>
        </w:rPr>
        <w:t>includ</w:t>
      </w:r>
      <w:ins w:id="20197" w:author="Jane Shaw" w:date="2015-11-01T13:40:00Z">
        <w:r w:rsidR="00257024">
          <w:rPr>
            <w:rFonts w:asciiTheme="majorBidi" w:eastAsia="Times New Roman" w:hAnsiTheme="majorBidi" w:cstheme="majorBidi"/>
          </w:rPr>
          <w:t>ing</w:t>
        </w:r>
      </w:ins>
      <w:del w:id="20198" w:author="Jane Shaw" w:date="2015-11-01T13:40:00Z">
        <w:r w:rsidRPr="008E1789" w:rsidDel="00257024">
          <w:rPr>
            <w:rFonts w:asciiTheme="majorBidi" w:eastAsia="Times New Roman" w:hAnsiTheme="majorBidi" w:cstheme="majorBidi"/>
          </w:rPr>
          <w:delText>es</w:delText>
        </w:r>
      </w:del>
      <w:r w:rsidRPr="008E1789">
        <w:rPr>
          <w:rFonts w:asciiTheme="majorBidi" w:eastAsia="Times New Roman" w:hAnsiTheme="majorBidi" w:cstheme="majorBidi"/>
        </w:rPr>
        <w:t xml:space="preserve"> headed broccoli.</w:t>
      </w:r>
    </w:p>
    <w:p w14:paraId="3D6D3249" w14:textId="1247936E"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ins w:id="20199" w:author="Jane Shaw" w:date="2015-11-01T13:41:00Z">
        <w:r w:rsidR="00257024">
          <w:rPr>
            <w:rFonts w:asciiTheme="majorBidi" w:eastAsia="Times New Roman" w:hAnsiTheme="majorBidi" w:cstheme="majorBidi"/>
          </w:rPr>
          <w:t xml:space="preserve"> </w:t>
        </w:r>
      </w:ins>
      <w:del w:id="20200" w:author="Jane Shaw" w:date="2015-11-01T13:41:00Z">
        <w:r w:rsidR="00EB7AF1" w:rsidRPr="008E1789" w:rsidDel="00257024">
          <w:rPr>
            <w:rFonts w:asciiTheme="majorBidi" w:hAnsiTheme="majorBidi" w:cstheme="majorBidi"/>
          </w:rPr>
          <w:br/>
        </w:r>
        <w:r w:rsidR="00EB7AF1" w:rsidRPr="008E1789" w:rsidDel="00257024">
          <w:rPr>
            <w:rFonts w:asciiTheme="majorBidi" w:hAnsiTheme="majorBidi" w:cstheme="majorBidi"/>
          </w:rPr>
          <w:br/>
        </w:r>
        <w:r w:rsidRPr="008E1789" w:rsidDel="00257024">
          <w:rPr>
            <w:rFonts w:asciiTheme="majorBidi" w:eastAsia="Times New Roman" w:hAnsiTheme="majorBidi" w:cstheme="majorBidi"/>
          </w:rPr>
          <w:delText xml:space="preserve">It </w:delText>
        </w:r>
      </w:del>
      <w:r w:rsidR="00257024" w:rsidRPr="008E1789">
        <w:rPr>
          <w:rFonts w:asciiTheme="majorBidi" w:eastAsia="Times New Roman" w:hAnsiTheme="majorBidi" w:cstheme="majorBidi"/>
        </w:rPr>
        <w:t xml:space="preserve">Includes </w:t>
      </w:r>
      <w:del w:id="20201" w:author="Jane Shaw" w:date="2015-11-01T13:41:00Z">
        <w:r w:rsidRPr="008E1789" w:rsidDel="00257024">
          <w:rPr>
            <w:rFonts w:asciiTheme="majorBidi" w:eastAsia="Times New Roman" w:hAnsiTheme="majorBidi" w:cstheme="majorBidi"/>
          </w:rPr>
          <w:delText xml:space="preserve">inter alia: </w:delText>
        </w:r>
      </w:del>
      <w:r w:rsidRPr="008E1789">
        <w:rPr>
          <w:rFonts w:asciiTheme="majorBidi" w:eastAsia="Times New Roman" w:hAnsiTheme="majorBidi" w:cstheme="majorBidi"/>
        </w:rPr>
        <w:t>marrows; pumpkins; squash.</w:t>
      </w:r>
    </w:p>
    <w:p w14:paraId="212EE753"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14:paraId="1F6D1599"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14:paraId="36E25C22" w14:textId="08151E12" w:rsidR="007F2666" w:rsidRPr="007F2666" w:rsidDel="00257024" w:rsidRDefault="726F4BD4" w:rsidP="00C500F7">
      <w:pPr>
        <w:pStyle w:val="Paragrafoelenco"/>
        <w:numPr>
          <w:ilvl w:val="0"/>
          <w:numId w:val="2"/>
        </w:numPr>
        <w:contextualSpacing w:val="0"/>
        <w:jc w:val="both"/>
        <w:rPr>
          <w:del w:id="20202" w:author="Jane Shaw" w:date="2015-11-01T13:41:00Z"/>
          <w:rFonts w:asciiTheme="majorBidi" w:hAnsiTheme="majorBidi" w:cstheme="majorBidi"/>
        </w:rPr>
      </w:pPr>
      <w:r w:rsidRPr="008E1789">
        <w:rPr>
          <w:rFonts w:asciiTheme="majorBidi" w:eastAsia="Times New Roman" w:hAnsiTheme="majorBidi" w:cstheme="majorBidi"/>
        </w:rPr>
        <w:t>Chillies and peppers</w:t>
      </w:r>
      <w:ins w:id="20203" w:author="Jane Shaw" w:date="2015-11-01T13:41:00Z">
        <w:r w:rsidR="00257024">
          <w:rPr>
            <w:rFonts w:asciiTheme="majorBidi" w:eastAsia="Times New Roman" w:hAnsiTheme="majorBidi" w:cstheme="majorBidi"/>
          </w:rPr>
          <w:t>,</w:t>
        </w:r>
      </w:ins>
      <w:r w:rsidRPr="008E1789">
        <w:rPr>
          <w:rFonts w:asciiTheme="majorBidi" w:eastAsia="Times New Roman" w:hAnsiTheme="majorBidi" w:cstheme="majorBidi"/>
        </w:rPr>
        <w:t xml:space="preserve"> green</w:t>
      </w:r>
      <w:ins w:id="20204" w:author="Jane Shaw" w:date="2015-11-01T13:41:00Z">
        <w:r w:rsidR="00257024">
          <w:rPr>
            <w:rFonts w:asciiTheme="majorBidi" w:eastAsia="Times New Roman" w:hAnsiTheme="majorBidi" w:cstheme="majorBidi"/>
          </w:rPr>
          <w:t>,</w:t>
        </w:r>
      </w:ins>
      <w:del w:id="20205" w:author="Jane Shaw" w:date="2015-11-01T13:41:00Z">
        <w:r w:rsidRPr="008E1789" w:rsidDel="00257024">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species </w:t>
      </w:r>
      <w:r w:rsidRPr="008E1789">
        <w:rPr>
          <w:rFonts w:asciiTheme="majorBidi" w:eastAsia="Times New Roman" w:hAnsiTheme="majorBidi" w:cstheme="majorBidi"/>
        </w:rPr>
        <w:t xml:space="preserve">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p>
    <w:p w14:paraId="24F55E1E" w14:textId="288D933F" w:rsidR="00EB7AF1" w:rsidRPr="00257024" w:rsidDel="00035849" w:rsidRDefault="726F4BD4">
      <w:pPr>
        <w:pStyle w:val="Paragrafoelenco"/>
        <w:numPr>
          <w:ilvl w:val="0"/>
          <w:numId w:val="2"/>
        </w:numPr>
        <w:contextualSpacing w:val="0"/>
        <w:jc w:val="both"/>
        <w:rPr>
          <w:del w:id="20206" w:author="Jane Shaw" w:date="2015-11-01T13:42:00Z"/>
          <w:rFonts w:asciiTheme="majorBidi" w:hAnsiTheme="majorBidi" w:cstheme="majorBidi"/>
          <w:rPrChange w:id="20207" w:author="Jane Shaw" w:date="2015-11-01T13:41:00Z">
            <w:rPr>
              <w:del w:id="20208" w:author="Jane Shaw" w:date="2015-11-01T13:42:00Z"/>
            </w:rPr>
          </w:rPrChange>
        </w:rPr>
        <w:pPrChange w:id="20209" w:author="Jane Shaw" w:date="2015-11-01T13:41:00Z">
          <w:pPr>
            <w:pStyle w:val="Paragrafoelenco"/>
            <w:contextualSpacing w:val="0"/>
            <w:jc w:val="both"/>
          </w:pPr>
        </w:pPrChange>
      </w:pPr>
      <w:r w:rsidRPr="00257024">
        <w:rPr>
          <w:rFonts w:asciiTheme="majorBidi" w:eastAsia="Times New Roman" w:hAnsiTheme="majorBidi" w:cstheme="majorBidi"/>
          <w:rPrChange w:id="20210" w:author="Jane Shaw" w:date="2015-11-01T13:41:00Z">
            <w:rPr/>
          </w:rPrChange>
        </w:rPr>
        <w:t xml:space="preserve">In contrast, trade data include these crops, provided </w:t>
      </w:r>
      <w:ins w:id="20211" w:author="Jane Shaw" w:date="2015-11-01T13:41:00Z">
        <w:r w:rsidR="00257024">
          <w:rPr>
            <w:rFonts w:asciiTheme="majorBidi" w:eastAsia="Times New Roman" w:hAnsiTheme="majorBidi" w:cstheme="majorBidi"/>
          </w:rPr>
          <w:t xml:space="preserve">that </w:t>
        </w:r>
      </w:ins>
      <w:r w:rsidRPr="00257024">
        <w:rPr>
          <w:rFonts w:asciiTheme="majorBidi" w:eastAsia="Times New Roman" w:hAnsiTheme="majorBidi" w:cstheme="majorBidi"/>
          <w:rPrChange w:id="20212" w:author="Jane Shaw" w:date="2015-11-01T13:41:00Z">
            <w:rPr/>
          </w:rPrChange>
        </w:rPr>
        <w:t>they are fresh, uncrushed and unground.</w:t>
      </w:r>
      <w:ins w:id="20213" w:author="Jane Shaw" w:date="2015-11-01T13:41:00Z">
        <w:r w:rsidR="00257024">
          <w:rPr>
            <w:rFonts w:asciiTheme="majorBidi" w:eastAsia="Times New Roman" w:hAnsiTheme="majorBidi" w:cstheme="majorBidi"/>
          </w:rPr>
          <w:t xml:space="preserve"> </w:t>
        </w:r>
      </w:ins>
      <w:del w:id="20214" w:author="Jane Shaw" w:date="2015-11-01T13:41:00Z">
        <w:r w:rsidRPr="00257024" w:rsidDel="00257024">
          <w:rPr>
            <w:rFonts w:asciiTheme="majorBidi" w:eastAsia="Times New Roman" w:hAnsiTheme="majorBidi" w:cstheme="majorBidi"/>
            <w:rPrChange w:id="20215" w:author="Jane Shaw" w:date="2015-11-01T13:41:00Z">
              <w:rPr/>
            </w:rPrChange>
          </w:rPr>
          <w:delText xml:space="preserve"> </w:delText>
        </w:r>
        <w:r w:rsidR="00EB7AF1" w:rsidRPr="00257024" w:rsidDel="00257024">
          <w:rPr>
            <w:rFonts w:asciiTheme="majorBidi" w:hAnsiTheme="majorBidi" w:cstheme="majorBidi"/>
            <w:rPrChange w:id="20216" w:author="Jane Shaw" w:date="2015-11-01T13:41:00Z">
              <w:rPr/>
            </w:rPrChange>
          </w:rPr>
          <w:br/>
        </w:r>
        <w:r w:rsidR="00EB7AF1" w:rsidRPr="00257024" w:rsidDel="00257024">
          <w:rPr>
            <w:rFonts w:asciiTheme="majorBidi" w:hAnsiTheme="majorBidi" w:cstheme="majorBidi"/>
            <w:rPrChange w:id="20217" w:author="Jane Shaw" w:date="2015-11-01T13:41:00Z">
              <w:rPr/>
            </w:rPrChange>
          </w:rPr>
          <w:br/>
        </w:r>
        <w:r w:rsidRPr="00257024" w:rsidDel="00257024">
          <w:rPr>
            <w:rFonts w:asciiTheme="majorBidi" w:eastAsia="Times New Roman" w:hAnsiTheme="majorBidi" w:cstheme="majorBidi"/>
            <w:rPrChange w:id="20218" w:author="Jane Shaw" w:date="2015-11-01T13:41:00Z">
              <w:rPr/>
            </w:rPrChange>
          </w:rPr>
          <w:delText xml:space="preserve">It </w:delText>
        </w:r>
      </w:del>
      <w:r w:rsidR="00257024" w:rsidRPr="00035849">
        <w:rPr>
          <w:rFonts w:asciiTheme="majorBidi" w:eastAsia="Times New Roman" w:hAnsiTheme="majorBidi" w:cstheme="majorBidi"/>
        </w:rPr>
        <w:t xml:space="preserve">Includes </w:t>
      </w:r>
      <w:del w:id="20219" w:author="Jane Shaw" w:date="2015-11-01T13:41:00Z">
        <w:r w:rsidRPr="00257024" w:rsidDel="00257024">
          <w:rPr>
            <w:rFonts w:asciiTheme="majorBidi" w:eastAsia="Times New Roman" w:hAnsiTheme="majorBidi" w:cstheme="majorBidi"/>
            <w:rPrChange w:id="20220" w:author="Jane Shaw" w:date="2015-11-01T13:41:00Z">
              <w:rPr/>
            </w:rPrChange>
          </w:rPr>
          <w:delText xml:space="preserve">inter alia: </w:delText>
        </w:r>
      </w:del>
      <w:r w:rsidRPr="00257024">
        <w:rPr>
          <w:rFonts w:asciiTheme="majorBidi" w:eastAsia="Times New Roman" w:hAnsiTheme="majorBidi" w:cstheme="majorBidi"/>
          <w:rPrChange w:id="20221" w:author="Jane Shaw" w:date="2015-11-01T13:41:00Z">
            <w:rPr/>
          </w:rPrChange>
        </w:rPr>
        <w:t xml:space="preserve">paprika; peppers (bell, cayenne, chilli, clove, English, Indian, Jamaica, pimento, Spanish, sweet, Turkish); </w:t>
      </w:r>
      <w:r w:rsidR="00257024" w:rsidRPr="00035849">
        <w:rPr>
          <w:rFonts w:asciiTheme="majorBidi" w:eastAsia="Times New Roman" w:hAnsiTheme="majorBidi" w:cstheme="majorBidi"/>
        </w:rPr>
        <w:t xml:space="preserve">pimentos </w:t>
      </w:r>
      <w:r w:rsidRPr="00257024">
        <w:rPr>
          <w:rFonts w:asciiTheme="majorBidi" w:eastAsia="Times New Roman" w:hAnsiTheme="majorBidi" w:cstheme="majorBidi"/>
          <w:rPrChange w:id="20222" w:author="Jane Shaw" w:date="2015-11-01T13:41:00Z">
            <w:rPr/>
          </w:rPrChange>
        </w:rPr>
        <w:t>(</w:t>
      </w:r>
      <w:del w:id="20223" w:author="Jane Shaw" w:date="2015-11-01T13:42:00Z">
        <w:r w:rsidRPr="00257024" w:rsidDel="00035849">
          <w:rPr>
            <w:rFonts w:asciiTheme="majorBidi" w:eastAsia="Times New Roman" w:hAnsiTheme="majorBidi" w:cstheme="majorBidi"/>
            <w:i/>
            <w:iCs/>
            <w:rPrChange w:id="20224" w:author="Jane Shaw" w:date="2015-11-01T13:41:00Z">
              <w:rPr>
                <w:i/>
                <w:iCs/>
              </w:rPr>
            </w:rPrChange>
          </w:rPr>
          <w:delText xml:space="preserve">Capsicum </w:delText>
        </w:r>
      </w:del>
      <w:ins w:id="20225" w:author="Jane Shaw" w:date="2015-11-01T13:42:00Z">
        <w:r w:rsidR="00035849" w:rsidRPr="00257024">
          <w:rPr>
            <w:rFonts w:asciiTheme="majorBidi" w:eastAsia="Times New Roman" w:hAnsiTheme="majorBidi" w:cstheme="majorBidi"/>
            <w:i/>
            <w:iCs/>
            <w:rPrChange w:id="20226" w:author="Jane Shaw" w:date="2015-11-01T13:41:00Z">
              <w:rPr>
                <w:i/>
                <w:iCs/>
              </w:rPr>
            </w:rPrChange>
          </w:rPr>
          <w:t>C</w:t>
        </w:r>
        <w:r w:rsidR="00035849">
          <w:rPr>
            <w:rFonts w:asciiTheme="majorBidi" w:eastAsia="Times New Roman" w:hAnsiTheme="majorBidi" w:cstheme="majorBidi"/>
            <w:i/>
            <w:iCs/>
          </w:rPr>
          <w:t>.</w:t>
        </w:r>
        <w:r w:rsidR="00035849" w:rsidRPr="00257024">
          <w:rPr>
            <w:rFonts w:asciiTheme="majorBidi" w:eastAsia="Times New Roman" w:hAnsiTheme="majorBidi" w:cstheme="majorBidi"/>
            <w:i/>
            <w:iCs/>
            <w:rPrChange w:id="20227" w:author="Jane Shaw" w:date="2015-11-01T13:41:00Z">
              <w:rPr>
                <w:i/>
                <w:iCs/>
              </w:rPr>
            </w:rPrChange>
          </w:rPr>
          <w:t xml:space="preserve"> </w:t>
        </w:r>
      </w:ins>
      <w:r w:rsidRPr="00257024">
        <w:rPr>
          <w:rFonts w:asciiTheme="majorBidi" w:eastAsia="Times New Roman" w:hAnsiTheme="majorBidi" w:cstheme="majorBidi"/>
          <w:i/>
          <w:iCs/>
          <w:rPrChange w:id="20228" w:author="Jane Shaw" w:date="2015-11-01T13:41:00Z">
            <w:rPr>
              <w:i/>
              <w:iCs/>
            </w:rPr>
          </w:rPrChange>
        </w:rPr>
        <w:t>frutescens</w:t>
      </w:r>
      <w:r w:rsidRPr="00257024">
        <w:rPr>
          <w:rFonts w:asciiTheme="majorBidi" w:eastAsia="Times New Roman" w:hAnsiTheme="majorBidi" w:cstheme="majorBidi"/>
          <w:rPrChange w:id="20229" w:author="Jane Shaw" w:date="2015-11-01T13:41:00Z">
            <w:rPr/>
          </w:rPrChange>
        </w:rPr>
        <w:t>).</w:t>
      </w:r>
    </w:p>
    <w:p w14:paraId="74286F99" w14:textId="77777777" w:rsidR="00EB7AF1" w:rsidRPr="00035849" w:rsidRDefault="00EB7AF1">
      <w:pPr>
        <w:pStyle w:val="Paragrafoelenco"/>
        <w:numPr>
          <w:ilvl w:val="0"/>
          <w:numId w:val="2"/>
        </w:numPr>
        <w:contextualSpacing w:val="0"/>
        <w:jc w:val="both"/>
        <w:rPr>
          <w:rFonts w:asciiTheme="majorBidi" w:hAnsiTheme="majorBidi" w:cstheme="majorBidi"/>
          <w:rPrChange w:id="20230" w:author="Jane Shaw" w:date="2015-11-01T13:42:00Z">
            <w:rPr/>
          </w:rPrChange>
        </w:rPr>
        <w:pPrChange w:id="20231" w:author="Jane Shaw" w:date="2015-11-01T13:42:00Z">
          <w:pPr>
            <w:jc w:val="both"/>
          </w:pPr>
        </w:pPrChange>
      </w:pPr>
    </w:p>
    <w:p w14:paraId="4E4E4475" w14:textId="46DB9C0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del w:id="20232" w:author="Jane Shaw" w:date="2015-11-01T13:42:00Z">
        <w:r w:rsidRPr="008E1789" w:rsidDel="00035849">
          <w:rPr>
            <w:rFonts w:asciiTheme="majorBidi" w:eastAsia="Times New Roman" w:hAnsiTheme="majorBidi" w:cstheme="majorBidi"/>
            <w:i/>
            <w:iCs/>
          </w:rPr>
          <w:delText xml:space="preserve">Allium </w:delText>
        </w:r>
      </w:del>
      <w:ins w:id="20233" w:author="Jane Shaw" w:date="2015-11-01T13:42:00Z">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w:t>
      </w:r>
      <w:del w:id="20234" w:author="Jane Shaw" w:date="2015-11-01T13:42:00Z">
        <w:r w:rsidRPr="008E1789" w:rsidDel="00035849">
          <w:rPr>
            <w:rFonts w:asciiTheme="majorBidi" w:eastAsia="Times New Roman" w:hAnsiTheme="majorBidi" w:cstheme="majorBidi"/>
            <w:i/>
            <w:iCs/>
          </w:rPr>
          <w:delText>ll</w:delText>
        </w:r>
      </w:del>
      <w:ins w:id="20235" w:author="Jane Shaw" w:date="2015-11-01T13:42:00Z">
        <w:r w:rsidR="00035849">
          <w:rPr>
            <w:rFonts w:asciiTheme="majorBidi" w:eastAsia="Times New Roman" w:hAnsiTheme="majorBidi" w:cstheme="majorBidi"/>
            <w:i/>
            <w:iCs/>
          </w:rPr>
          <w:t>.</w:t>
        </w:r>
      </w:ins>
      <w:del w:id="20236" w:author="Jane Shaw" w:date="2015-11-01T13:42:00Z">
        <w:r w:rsidRPr="008E1789" w:rsidDel="00035849">
          <w:rPr>
            <w:rFonts w:asciiTheme="majorBidi" w:eastAsia="Times New Roman" w:hAnsiTheme="majorBidi" w:cstheme="majorBidi"/>
            <w:i/>
            <w:iCs/>
          </w:rPr>
          <w:delText>ium</w:delText>
        </w:r>
      </w:del>
      <w:r w:rsidRPr="008E1789">
        <w:rPr>
          <w:rFonts w:asciiTheme="majorBidi" w:eastAsia="Times New Roman" w:hAnsiTheme="majorBidi" w:cstheme="majorBidi"/>
          <w:i/>
          <w:iCs/>
        </w:rPr>
        <w:t xml:space="preserve"> fistulosum</w:t>
      </w:r>
      <w:r w:rsidRPr="008E1789">
        <w:rPr>
          <w:rFonts w:asciiTheme="majorBidi" w:eastAsia="Times New Roman" w:hAnsiTheme="majorBidi" w:cstheme="majorBidi"/>
        </w:rPr>
        <w:t xml:space="preserve"> (welsh onions). Young onions pulled before the bulb has enlarged</w:t>
      </w:r>
      <w:ins w:id="20237" w:author="Jane Shaw" w:date="2015-11-01T13:43:00Z">
        <w:r w:rsidR="00035849">
          <w:rPr>
            <w:rFonts w:asciiTheme="majorBidi" w:eastAsia="Times New Roman" w:hAnsiTheme="majorBidi" w:cstheme="majorBidi"/>
          </w:rPr>
          <w:t>.</w:t>
        </w:r>
      </w:ins>
      <w:del w:id="20238" w:author="Jane Shaw" w:date="2015-11-01T13:43: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Used </w:t>
      </w:r>
      <w:r w:rsidRPr="008E1789">
        <w:rPr>
          <w:rFonts w:asciiTheme="majorBidi" w:eastAsia="Times New Roman" w:hAnsiTheme="majorBidi" w:cstheme="majorBidi"/>
        </w:rPr>
        <w:t>especially in salads. Includes onion sets.</w:t>
      </w:r>
    </w:p>
    <w:p w14:paraId="2BA50A5B"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14:paraId="758B1454" w14:textId="32F815E2"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del w:id="20239" w:author="Jane Shaw" w:date="2015-11-01T13:43:00Z">
        <w:r w:rsidRPr="008E1789" w:rsidDel="00035849">
          <w:rPr>
            <w:rFonts w:asciiTheme="majorBidi" w:eastAsia="Times New Roman" w:hAnsiTheme="majorBidi" w:cstheme="majorBidi"/>
            <w:i/>
            <w:iCs/>
          </w:rPr>
          <w:delText xml:space="preserve">Allium </w:delText>
        </w:r>
      </w:del>
      <w:ins w:id="20240" w:author="Jane Shaw" w:date="2015-11-01T13:43:00Z">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schoenoprasum</w:t>
      </w:r>
      <w:r w:rsidRPr="008E1789">
        <w:rPr>
          <w:rFonts w:asciiTheme="majorBidi" w:eastAsia="Times New Roman" w:hAnsiTheme="majorBidi" w:cstheme="majorBidi"/>
        </w:rPr>
        <w:t xml:space="preserve"> (chives). </w:t>
      </w:r>
      <w:del w:id="20241" w:author="Jane Shaw" w:date="2015-11-01T13:43:00Z">
        <w:r w:rsidRPr="008E1789" w:rsidDel="00035849">
          <w:rPr>
            <w:rFonts w:asciiTheme="majorBidi" w:eastAsia="Times New Roman" w:hAnsiTheme="majorBidi" w:cstheme="majorBidi"/>
          </w:rPr>
          <w:delText xml:space="preserve">It </w:delText>
        </w:r>
      </w:del>
      <w:r w:rsidR="00035849" w:rsidRPr="008E1789">
        <w:rPr>
          <w:rFonts w:asciiTheme="majorBidi" w:eastAsia="Times New Roman" w:hAnsiTheme="majorBidi" w:cstheme="majorBidi"/>
        </w:rPr>
        <w:t>Includes</w:t>
      </w:r>
      <w:del w:id="20242" w:author="Jane Shaw" w:date="2015-11-01T13:43:00Z">
        <w:r w:rsidRPr="008E1789" w:rsidDel="00035849">
          <w:rPr>
            <w:rFonts w:asciiTheme="majorBidi" w:eastAsia="Times New Roman" w:hAnsiTheme="majorBidi" w:cstheme="majorBidi"/>
          </w:rPr>
          <w:delText>, inter alia,</w:delText>
        </w:r>
      </w:del>
      <w:r w:rsidRPr="008E1789">
        <w:rPr>
          <w:rFonts w:asciiTheme="majorBidi" w:eastAsia="Times New Roman" w:hAnsiTheme="majorBidi" w:cstheme="majorBidi"/>
        </w:rPr>
        <w:t xml:space="preserve"> vegetables</w:t>
      </w:r>
      <w:ins w:id="20243" w:author="Jane Shaw" w:date="2015-11-01T13:43: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alliaceous</w:t>
      </w:r>
      <w:ins w:id="20244" w:author="Jane Shaw" w:date="2015-11-01T13:43:00Z">
        <w:r w:rsidR="00035849">
          <w:rPr>
            <w:rFonts w:asciiTheme="majorBidi" w:eastAsia="Times New Roman" w:hAnsiTheme="majorBidi" w:cstheme="majorBidi"/>
          </w:rPr>
          <w:t>;</w:t>
        </w:r>
      </w:ins>
      <w:del w:id="20245" w:author="Jane Shaw" w:date="2015-11-01T13:43: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onions </w:t>
      </w:r>
      <w:r w:rsidRPr="008E1789">
        <w:rPr>
          <w:rFonts w:asciiTheme="majorBidi" w:eastAsia="Times New Roman" w:hAnsiTheme="majorBidi" w:cstheme="majorBidi"/>
        </w:rPr>
        <w:t>and shallots</w:t>
      </w:r>
      <w:ins w:id="20246" w:author="Jane Shaw" w:date="2015-11-01T13:43: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green (01253.01)</w:t>
      </w:r>
      <w:ins w:id="20247" w:author="Jane Shaw" w:date="2015-11-01T13:43:00Z">
        <w:r w:rsidR="00035849">
          <w:rPr>
            <w:rFonts w:asciiTheme="majorBidi" w:eastAsia="Times New Roman" w:hAnsiTheme="majorBidi" w:cstheme="majorBidi"/>
          </w:rPr>
          <w:t>;</w:t>
        </w:r>
      </w:ins>
      <w:del w:id="20248" w:author="Jane Shaw" w:date="2015-11-01T13:43: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onions and shallots</w:t>
      </w:r>
      <w:ins w:id="20249" w:author="Jane Shaw" w:date="2015-11-01T13:43: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dry excluding dehydrated (01253.02)</w:t>
      </w:r>
      <w:ins w:id="20250" w:author="Jane Shaw" w:date="2015-11-01T13:43: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w:t>
      </w:r>
      <w:ins w:id="20251" w:author="Jane Shaw" w:date="2015-11-01T13:43:00Z">
        <w:r w:rsidR="00035849">
          <w:rPr>
            <w:rFonts w:asciiTheme="majorBidi" w:eastAsia="Times New Roman" w:hAnsiTheme="majorBidi" w:cstheme="majorBidi"/>
          </w:rPr>
          <w:t xml:space="preserve">Excludes </w:t>
        </w:r>
      </w:ins>
      <w:del w:id="20252" w:author="Jane Shaw" w:date="2015-11-01T13:43:00Z">
        <w:r w:rsidRPr="008E1789" w:rsidDel="00035849">
          <w:rPr>
            <w:rFonts w:asciiTheme="majorBidi" w:eastAsia="Times New Roman" w:hAnsiTheme="majorBidi" w:cstheme="majorBidi"/>
          </w:rPr>
          <w:delText xml:space="preserve">and </w:delText>
        </w:r>
      </w:del>
      <w:r w:rsidRPr="008E1789">
        <w:rPr>
          <w:rFonts w:asciiTheme="majorBidi" w:eastAsia="Times New Roman" w:hAnsiTheme="majorBidi" w:cstheme="majorBidi"/>
        </w:rPr>
        <w:t>green garlic (01252)</w:t>
      </w:r>
      <w:del w:id="20253" w:author="Jane Shaw" w:date="2015-11-01T13:43:00Z">
        <w:r w:rsidRPr="008E1789" w:rsidDel="00035849">
          <w:rPr>
            <w:rFonts w:asciiTheme="majorBidi" w:eastAsia="Times New Roman" w:hAnsiTheme="majorBidi" w:cstheme="majorBidi"/>
          </w:rPr>
          <w:delText xml:space="preserve"> excluded</w:delText>
        </w:r>
      </w:del>
      <w:r w:rsidRPr="008E1789">
        <w:rPr>
          <w:rFonts w:asciiTheme="majorBidi" w:eastAsia="Times New Roman" w:hAnsiTheme="majorBidi" w:cstheme="majorBidi"/>
        </w:rPr>
        <w:t>.</w:t>
      </w:r>
    </w:p>
    <w:p w14:paraId="7397E175" w14:textId="5A0FD816"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Beans</w:t>
      </w:r>
      <w:ins w:id="20254" w:author="Jane Shaw" w:date="2015-11-01T13:43: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 xml:space="preserve">Phaseolus </w:t>
      </w:r>
      <w:del w:id="20255" w:author="Jane Shaw" w:date="2015-11-01T13:44:00Z">
        <w:r w:rsidRPr="008E1789" w:rsidDel="00035849">
          <w:rPr>
            <w:rFonts w:asciiTheme="majorBidi" w:eastAsia="Times New Roman" w:hAnsiTheme="majorBidi" w:cstheme="majorBidi"/>
            <w:i/>
            <w:iCs/>
          </w:rPr>
          <w:delText>spp</w:delText>
        </w:r>
        <w:r w:rsidRPr="008E1789" w:rsidDel="00035849">
          <w:rPr>
            <w:rFonts w:asciiTheme="majorBidi" w:eastAsia="Times New Roman" w:hAnsiTheme="majorBidi" w:cstheme="majorBidi"/>
          </w:rPr>
          <w:delText xml:space="preserve">. </w:delText>
        </w:r>
      </w:del>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Vigna</w:t>
      </w:r>
      <w:del w:id="20256" w:author="Jane Shaw" w:date="2015-11-01T13:44:00Z">
        <w:r w:rsidRPr="008E1789" w:rsidDel="00035849">
          <w:rPr>
            <w:rFonts w:asciiTheme="majorBidi" w:eastAsia="Times New Roman" w:hAnsiTheme="majorBidi" w:cstheme="majorBidi"/>
            <w:i/>
            <w:iCs/>
          </w:rPr>
          <w:delText xml:space="preserve"> spp</w:delText>
        </w:r>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for shelling. </w:t>
      </w:r>
      <w:del w:id="20257" w:author="Jane Shaw" w:date="2015-11-01T13:44:00Z">
        <w:r w:rsidRPr="008E1789" w:rsidDel="00035849">
          <w:rPr>
            <w:rFonts w:asciiTheme="majorBidi" w:eastAsia="Times New Roman" w:hAnsiTheme="majorBidi" w:cstheme="majorBidi"/>
          </w:rPr>
          <w:delText xml:space="preserve">It </w:delText>
        </w:r>
      </w:del>
      <w:r w:rsidR="00035849"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lima or butter beans, mung beans and beans in edible pods</w:t>
      </w:r>
      <w:r w:rsidRPr="00035849">
        <w:rPr>
          <w:rFonts w:asciiTheme="majorBidi" w:eastAsia="Times New Roman" w:hAnsiTheme="majorBidi" w:cstheme="majorBidi"/>
          <w:rPrChange w:id="20258" w:author="Jane Shaw" w:date="2015-11-01T13:44:00Z">
            <w:rPr>
              <w:rFonts w:asciiTheme="majorBidi" w:eastAsia="Times New Roman" w:hAnsiTheme="majorBidi" w:cstheme="majorBidi"/>
              <w:strike/>
            </w:rPr>
          </w:rPrChange>
        </w:rPr>
        <w:t>.</w:t>
      </w:r>
    </w:p>
    <w:p w14:paraId="24B14AF4" w14:textId="4F26346E"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Peas</w:t>
      </w:r>
      <w:ins w:id="20259" w:author="Jane Shaw" w:date="2015-11-01T13:44:00Z">
        <w:r w:rsidR="00035849">
          <w:rPr>
            <w:rFonts w:asciiTheme="majorBidi" w:eastAsia="Times New Roman" w:hAnsiTheme="majorBidi" w:cstheme="majorBidi"/>
          </w:rPr>
          <w:t>,</w:t>
        </w:r>
      </w:ins>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xml:space="preserve">, mostly for shelling, but including edible </w:t>
      </w:r>
      <w:ins w:id="20260" w:author="Jane Shaw" w:date="2015-11-01T13:44:00Z">
        <w:r w:rsidR="00035849">
          <w:rPr>
            <w:rFonts w:asciiTheme="majorBidi" w:eastAsia="Times New Roman" w:hAnsiTheme="majorBidi" w:cstheme="majorBidi"/>
          </w:rPr>
          <w:t>–</w:t>
        </w:r>
      </w:ins>
      <w:del w:id="20261" w:author="Jane Shaw" w:date="2015-11-01T13:44: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podded peas or sugar peas. </w:t>
      </w:r>
      <w:ins w:id="20262" w:author="Jane Shaw" w:date="2015-11-01T13:44:00Z">
        <w:r w:rsidR="00035849">
          <w:rPr>
            <w:rFonts w:asciiTheme="majorBidi" w:eastAsia="Times New Roman" w:hAnsiTheme="majorBidi" w:cstheme="majorBidi"/>
          </w:rPr>
          <w:t xml:space="preserve">Includes </w:t>
        </w:r>
      </w:ins>
      <w:r w:rsidR="00035849" w:rsidRPr="008E1789">
        <w:rPr>
          <w:rFonts w:asciiTheme="majorBidi" w:eastAsia="Times New Roman" w:hAnsiTheme="majorBidi" w:cstheme="majorBidi"/>
        </w:rPr>
        <w:t xml:space="preserve">fodder </w:t>
      </w:r>
      <w:r w:rsidRPr="008E1789">
        <w:rPr>
          <w:rFonts w:asciiTheme="majorBidi" w:eastAsia="Times New Roman" w:hAnsiTheme="majorBidi" w:cstheme="majorBidi"/>
        </w:rPr>
        <w:t>peas</w:t>
      </w:r>
      <w:del w:id="20263" w:author="Jane Shaw" w:date="2015-11-01T13:44:00Z">
        <w:r w:rsidRPr="008E1789" w:rsidDel="00035849">
          <w:rPr>
            <w:rFonts w:asciiTheme="majorBidi" w:eastAsia="Times New Roman" w:hAnsiTheme="majorBidi" w:cstheme="majorBidi"/>
          </w:rPr>
          <w:delText xml:space="preserve"> included</w:delText>
        </w:r>
      </w:del>
      <w:r w:rsidRPr="008E1789">
        <w:rPr>
          <w:rFonts w:asciiTheme="majorBidi" w:eastAsia="Times New Roman" w:hAnsiTheme="majorBidi" w:cstheme="majorBidi"/>
        </w:rPr>
        <w:t>.</w:t>
      </w:r>
    </w:p>
    <w:p w14:paraId="40953973" w14:textId="6CCADD5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w:t>
      </w:r>
      <w:r w:rsidR="00035849" w:rsidRPr="008E1789">
        <w:rPr>
          <w:rFonts w:asciiTheme="majorBidi" w:eastAsia="Times New Roman" w:hAnsiTheme="majorBidi" w:cstheme="majorBidi"/>
        </w:rPr>
        <w:t>beans</w:t>
      </w:r>
      <w:ins w:id="20264" w:author="Jane Shaw" w:date="2015-11-01T13:44:00Z">
        <w:r w:rsidR="00035849">
          <w:rPr>
            <w:rFonts w:asciiTheme="majorBidi" w:eastAsia="Times New Roman" w:hAnsiTheme="majorBidi" w:cstheme="majorBidi"/>
          </w:rPr>
          <w:t>,</w:t>
        </w:r>
      </w:ins>
      <w:r w:rsidR="00035849" w:rsidRPr="008E1789">
        <w:rPr>
          <w:rFonts w:asciiTheme="majorBidi" w:eastAsia="Times New Roman" w:hAnsiTheme="majorBidi" w:cstheme="majorBidi"/>
        </w:rPr>
        <w:t xml:space="preserve"> </w:t>
      </w:r>
      <w:r w:rsidRPr="008E1789">
        <w:rPr>
          <w:rFonts w:asciiTheme="majorBidi" w:eastAsia="Times New Roman" w:hAnsiTheme="majorBidi" w:cstheme="majorBidi"/>
        </w:rPr>
        <w:t xml:space="preserve">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14:paraId="37C9BD34" w14:textId="404DD7AE"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w:t>
      </w:r>
      <w:r w:rsidR="00035849"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Phaseolus vulgaris, </w:t>
      </w:r>
      <w:r w:rsidRPr="00035849">
        <w:rPr>
          <w:rFonts w:asciiTheme="majorBidi" w:eastAsia="Times New Roman" w:hAnsiTheme="majorBidi" w:cstheme="majorBidi"/>
          <w:iCs/>
          <w:rPrChange w:id="20265" w:author="Jane Shaw" w:date="2015-11-01T13:44:00Z">
            <w:rPr>
              <w:rFonts w:asciiTheme="majorBidi" w:eastAsia="Times New Roman" w:hAnsiTheme="majorBidi" w:cstheme="majorBidi"/>
              <w:i/>
              <w:iCs/>
            </w:rPr>
          </w:rPrChange>
        </w:rPr>
        <w:t>n</w:t>
      </w:r>
      <w:r w:rsidRPr="00035849">
        <w:rPr>
          <w:rFonts w:asciiTheme="majorBidi" w:eastAsia="Times New Roman" w:hAnsiTheme="majorBidi" w:cstheme="majorBidi"/>
        </w:rPr>
        <w:t xml:space="preserve">ot </w:t>
      </w:r>
      <w:r w:rsidRPr="008E1789">
        <w:rPr>
          <w:rFonts w:asciiTheme="majorBidi" w:eastAsia="Times New Roman" w:hAnsiTheme="majorBidi" w:cstheme="majorBidi"/>
        </w:rPr>
        <w:t>for shelling.</w:t>
      </w:r>
    </w:p>
    <w:p w14:paraId="516C5838" w14:textId="7EE3816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Carrot</w:t>
      </w:r>
      <w:ins w:id="20266" w:author="Jane Shaw" w:date="2015-11-01T13:44:00Z">
        <w:r w:rsidR="00035849">
          <w:rPr>
            <w:rFonts w:asciiTheme="majorBidi" w:eastAsia="Times New Roman" w:hAnsiTheme="majorBidi" w:cstheme="majorBidi"/>
          </w:rPr>
          <w:t>s</w:t>
        </w:r>
      </w:ins>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xml:space="preserve">). </w:t>
      </w:r>
      <w:ins w:id="20267" w:author="Jane Shaw" w:date="2015-11-01T13:45:00Z">
        <w:r w:rsidR="00035849">
          <w:rPr>
            <w:rFonts w:asciiTheme="majorBidi" w:eastAsia="Times New Roman" w:hAnsiTheme="majorBidi" w:cstheme="majorBidi"/>
          </w:rPr>
          <w:t xml:space="preserve">Excludes </w:t>
        </w:r>
      </w:ins>
      <w:r w:rsidR="00035849" w:rsidRPr="008E1789">
        <w:rPr>
          <w:rFonts w:asciiTheme="majorBidi" w:eastAsia="Times New Roman" w:hAnsiTheme="majorBidi" w:cstheme="majorBidi"/>
        </w:rPr>
        <w:t xml:space="preserve">forage </w:t>
      </w:r>
      <w:r w:rsidRPr="008E1789">
        <w:rPr>
          <w:rFonts w:asciiTheme="majorBidi" w:eastAsia="Times New Roman" w:hAnsiTheme="majorBidi" w:cstheme="majorBidi"/>
        </w:rPr>
        <w:t>carrots</w:t>
      </w:r>
      <w:del w:id="20268" w:author="Jane Shaw" w:date="2015-11-01T13:45:00Z">
        <w:r w:rsidRPr="008E1789" w:rsidDel="00035849">
          <w:rPr>
            <w:rFonts w:asciiTheme="majorBidi" w:eastAsia="Times New Roman" w:hAnsiTheme="majorBidi" w:cstheme="majorBidi"/>
          </w:rPr>
          <w:delText xml:space="preserve"> excluded</w:delText>
        </w:r>
      </w:del>
      <w:r w:rsidRPr="008E1789">
        <w:rPr>
          <w:rFonts w:asciiTheme="majorBidi" w:eastAsia="Times New Roman" w:hAnsiTheme="majorBidi" w:cstheme="majorBidi"/>
        </w:rPr>
        <w:t>.</w:t>
      </w:r>
    </w:p>
    <w:p w14:paraId="44813E80"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14:paraId="2D478C64" w14:textId="2DB0F8D6"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w:t>
      </w:r>
      <w:r w:rsidR="00035849" w:rsidRPr="008E1789">
        <w:rPr>
          <w:rFonts w:asciiTheme="majorBidi" w:eastAsia="Times New Roman" w:hAnsiTheme="majorBidi" w:cstheme="majorBidi"/>
        </w:rPr>
        <w:t xml:space="preserve">corn </w:t>
      </w:r>
      <w:r w:rsidRPr="008E1789">
        <w:rPr>
          <w:rFonts w:asciiTheme="majorBidi" w:eastAsia="Times New Roman" w:hAnsiTheme="majorBidi" w:cstheme="majorBidi"/>
        </w:rPr>
        <w:t xml:space="preserve">(Maize), species of </w:t>
      </w:r>
      <w:r w:rsidRPr="008E1789">
        <w:rPr>
          <w:rFonts w:asciiTheme="majorBidi" w:eastAsia="Times New Roman" w:hAnsiTheme="majorBidi" w:cstheme="majorBidi"/>
          <w:i/>
          <w:iCs/>
        </w:rPr>
        <w:t xml:space="preserve">Zea mays, </w:t>
      </w:r>
      <w:r w:rsidRPr="00035849">
        <w:rPr>
          <w:rFonts w:asciiTheme="majorBidi" w:eastAsia="Times New Roman" w:hAnsiTheme="majorBidi" w:cstheme="majorBidi"/>
          <w:iCs/>
          <w:rPrChange w:id="20269" w:author="Jane Shaw" w:date="2015-11-01T13:45:00Z">
            <w:rPr>
              <w:rFonts w:asciiTheme="majorBidi" w:eastAsia="Times New Roman" w:hAnsiTheme="majorBidi" w:cstheme="majorBidi"/>
              <w:i/>
              <w:iCs/>
            </w:rPr>
          </w:rPrChange>
        </w:rPr>
        <w:t xml:space="preserve">particularly </w:t>
      </w:r>
      <w:ins w:id="20270" w:author="Jane Shaw" w:date="2015-11-01T13:45:00Z">
        <w:r w:rsidR="00035849">
          <w:rPr>
            <w:rFonts w:asciiTheme="majorBidi" w:eastAsia="Times New Roman" w:hAnsiTheme="majorBidi" w:cstheme="majorBidi"/>
            <w:i/>
            <w:iCs/>
          </w:rPr>
          <w:t xml:space="preserve">Z. mays </w:t>
        </w:r>
      </w:ins>
      <w:r w:rsidRPr="008E1789">
        <w:rPr>
          <w:rFonts w:asciiTheme="majorBidi" w:eastAsia="Times New Roman" w:hAnsiTheme="majorBidi" w:cstheme="majorBidi"/>
          <w:i/>
          <w:iCs/>
        </w:rPr>
        <w:t>var. saccharata</w:t>
      </w:r>
      <w:r w:rsidRPr="008E1789">
        <w:rPr>
          <w:rFonts w:asciiTheme="majorBidi" w:eastAsia="Times New Roman" w:hAnsiTheme="majorBidi" w:cstheme="majorBidi"/>
        </w:rPr>
        <w:t xml:space="preserve">, harvested green for food. </w:t>
      </w:r>
      <w:del w:id="20271" w:author="Jane Shaw" w:date="2015-11-01T13:45:00Z">
        <w:r w:rsidRPr="008E1789" w:rsidDel="00035849">
          <w:rPr>
            <w:rFonts w:asciiTheme="majorBidi" w:eastAsia="Times New Roman" w:hAnsiTheme="majorBidi" w:cstheme="majorBidi"/>
          </w:rPr>
          <w:delText xml:space="preserve">It </w:delText>
        </w:r>
      </w:del>
      <w:r w:rsidR="00035849" w:rsidRPr="008E1789">
        <w:rPr>
          <w:rFonts w:asciiTheme="majorBidi" w:eastAsia="Times New Roman" w:hAnsiTheme="majorBidi" w:cstheme="majorBidi"/>
        </w:rPr>
        <w:t>Includes</w:t>
      </w:r>
      <w:r w:rsidR="00035849" w:rsidRPr="008E1789">
        <w:rPr>
          <w:rFonts w:asciiTheme="majorBidi" w:eastAsia="Times New Roman" w:hAnsiTheme="majorBidi" w:cstheme="majorBidi"/>
          <w:i/>
          <w:iCs/>
        </w:rPr>
        <w:t xml:space="preserve"> </w:t>
      </w:r>
      <w:ins w:id="20272" w:author="Jane Shaw" w:date="2015-11-01T13:46:00Z">
        <w:r w:rsidR="00035849">
          <w:rPr>
            <w:rFonts w:asciiTheme="majorBidi" w:eastAsia="Times New Roman" w:hAnsiTheme="majorBidi" w:cstheme="majorBidi"/>
            <w:i/>
            <w:iCs/>
          </w:rPr>
          <w:t xml:space="preserve">Z. mays </w:t>
        </w:r>
        <w:r w:rsidR="00035849" w:rsidRPr="008E1789">
          <w:rPr>
            <w:rFonts w:asciiTheme="majorBidi" w:eastAsia="Times New Roman" w:hAnsiTheme="majorBidi" w:cstheme="majorBidi"/>
            <w:i/>
            <w:iCs/>
          </w:rPr>
          <w:t>var. saccharata</w:t>
        </w:r>
      </w:ins>
      <w:del w:id="20273" w:author="Jane Shaw" w:date="2015-11-01T13:46:00Z">
        <w:r w:rsidRPr="008E1789" w:rsidDel="00035849">
          <w:rPr>
            <w:rFonts w:asciiTheme="majorBidi" w:eastAsia="Times New Roman" w:hAnsiTheme="majorBidi" w:cstheme="majorBidi"/>
            <w:i/>
            <w:iCs/>
          </w:rPr>
          <w:delText xml:space="preserve">Saccharata </w:delText>
        </w:r>
        <w:r w:rsidRPr="00035849" w:rsidDel="00035849">
          <w:rPr>
            <w:rFonts w:asciiTheme="majorBidi" w:eastAsia="Times New Roman" w:hAnsiTheme="majorBidi" w:cstheme="majorBidi"/>
            <w:iCs/>
            <w:rPrChange w:id="20274" w:author="Jane Shaw" w:date="2015-11-01T13:45:00Z">
              <w:rPr>
                <w:rFonts w:asciiTheme="majorBidi" w:eastAsia="Times New Roman" w:hAnsiTheme="majorBidi" w:cstheme="majorBidi"/>
                <w:i/>
                <w:iCs/>
              </w:rPr>
            </w:rPrChange>
          </w:rPr>
          <w:delText>variety</w:delText>
        </w:r>
      </w:del>
      <w:r w:rsidRPr="00035849">
        <w:rPr>
          <w:rFonts w:asciiTheme="majorBidi" w:eastAsia="Times New Roman" w:hAnsiTheme="majorBidi" w:cstheme="majorBidi"/>
          <w:iCs/>
          <w:rPrChange w:id="20275" w:author="Jane Shaw" w:date="2015-11-01T13:45:00Z">
            <w:rPr>
              <w:rFonts w:asciiTheme="majorBidi" w:eastAsia="Times New Roman" w:hAnsiTheme="majorBidi" w:cstheme="majorBidi"/>
              <w:i/>
              <w:iCs/>
            </w:rPr>
          </w:rPrChange>
        </w:rPr>
        <w:t>,</w:t>
      </w:r>
      <w:ins w:id="20276" w:author="Jane Shaw" w:date="2015-11-01T13:45:00Z">
        <w:r w:rsidR="00035849">
          <w:rPr>
            <w:rFonts w:asciiTheme="majorBidi" w:eastAsia="Times New Roman" w:hAnsiTheme="majorBidi" w:cstheme="majorBidi"/>
            <w:i/>
            <w:iCs/>
          </w:rPr>
          <w:t xml:space="preserve"> </w:t>
        </w:r>
      </w:ins>
      <w:r w:rsidRPr="008E1789">
        <w:rPr>
          <w:rFonts w:asciiTheme="majorBidi" w:eastAsia="Times New Roman" w:hAnsiTheme="majorBidi" w:cstheme="majorBidi"/>
        </w:rPr>
        <w:t>commonly known as sweet corn, whether or not on the cob.</w:t>
      </w:r>
    </w:p>
    <w:p w14:paraId="2CE1B4A4" w14:textId="58A9CC3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w:t>
      </w:r>
      <w:del w:id="20277" w:author="Jane Shaw" w:date="2015-11-01T13:46:00Z">
        <w:r w:rsidRPr="008E1789" w:rsidDel="00035849">
          <w:rPr>
            <w:rFonts w:asciiTheme="majorBidi" w:eastAsia="Times New Roman" w:hAnsiTheme="majorBidi" w:cstheme="majorBidi"/>
          </w:rPr>
          <w:delText xml:space="preserve">among all </w:delText>
        </w:r>
      </w:del>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Morchella </w:t>
      </w:r>
      <w:r w:rsidRPr="00035849">
        <w:rPr>
          <w:rFonts w:asciiTheme="majorBidi" w:eastAsia="Times New Roman" w:hAnsiTheme="majorBidi" w:cstheme="majorBidi"/>
          <w:iCs/>
          <w:rPrChange w:id="20278" w:author="Jane Shaw" w:date="2015-11-01T13:46:00Z">
            <w:rPr>
              <w:rFonts w:asciiTheme="majorBidi" w:eastAsia="Times New Roman" w:hAnsiTheme="majorBidi" w:cstheme="majorBidi"/>
              <w:i/>
              <w:iCs/>
            </w:rPr>
          </w:rPrChange>
        </w:rPr>
        <w:t>spp</w:t>
      </w:r>
      <w:r w:rsidRPr="00035849">
        <w:rPr>
          <w:rFonts w:asciiTheme="majorBidi" w:eastAsia="Times New Roman" w:hAnsiTheme="majorBidi" w:cstheme="majorBidi"/>
        </w:rPr>
        <w:t xml:space="preserve">.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14:paraId="69DBC906" w14:textId="5D472D9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del w:id="20279" w:author="Jane Shaw" w:date="2015-11-01T13:46:00Z">
        <w:r w:rsidRPr="008E1789" w:rsidDel="00035849">
          <w:rPr>
            <w:rFonts w:asciiTheme="majorBidi" w:eastAsia="Times New Roman" w:hAnsiTheme="majorBidi" w:cstheme="majorBidi"/>
            <w:i/>
            <w:iCs/>
          </w:rPr>
          <w:delText xml:space="preserve">Cichorium </w:delText>
        </w:r>
      </w:del>
      <w:ins w:id="20280" w:author="Jane Shaw" w:date="2015-11-01T13:46:00Z">
        <w:r w:rsidR="00035849" w:rsidRPr="008E1789">
          <w:rPr>
            <w:rFonts w:asciiTheme="majorBidi" w:eastAsia="Times New Roman" w:hAnsiTheme="majorBidi" w:cstheme="majorBidi"/>
            <w:i/>
            <w:iCs/>
          </w:rPr>
          <w:t>C</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sativum</w:t>
      </w:r>
      <w:r w:rsidRPr="008E1789">
        <w:rPr>
          <w:rFonts w:asciiTheme="majorBidi" w:eastAsia="Times New Roman" w:hAnsiTheme="majorBidi" w:cstheme="majorBidi"/>
        </w:rPr>
        <w:t>, unroasted chicory roots of a kind used primarily for human consumption, whether fresh or dried, whole or chopped.</w:t>
      </w:r>
    </w:p>
    <w:p w14:paraId="2FBBD607" w14:textId="2DEE16B2" w:rsidR="007F2666" w:rsidRPr="007F2666" w:rsidDel="00035849" w:rsidRDefault="726F4BD4" w:rsidP="00C500F7">
      <w:pPr>
        <w:pStyle w:val="Paragrafoelenco"/>
        <w:numPr>
          <w:ilvl w:val="0"/>
          <w:numId w:val="2"/>
        </w:numPr>
        <w:contextualSpacing w:val="0"/>
        <w:jc w:val="both"/>
        <w:rPr>
          <w:del w:id="20281" w:author="Jane Shaw" w:date="2015-11-01T13:47:00Z"/>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carob</w:t>
      </w:r>
      <w:ins w:id="20282" w:author="Jane Shaw" w:date="2015-11-01T13:46:00Z">
        <w:r w:rsidR="00035849">
          <w:rPr>
            <w:rFonts w:asciiTheme="majorBidi" w:eastAsia="Times New Roman" w:hAnsiTheme="majorBidi" w:cstheme="majorBidi"/>
          </w:rPr>
          <w:t xml:space="preserve"> </w:t>
        </w:r>
      </w:ins>
      <w:del w:id="20283" w:author="Jane Shaw" w:date="2015-11-01T13:46: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tree, locust bean), includes </w:t>
      </w:r>
      <w:del w:id="20284" w:author="Jane Shaw" w:date="2015-11-01T13:46:00Z">
        <w:r w:rsidRPr="008E1789" w:rsidDel="00035849">
          <w:rPr>
            <w:rFonts w:asciiTheme="majorBidi" w:eastAsia="Times New Roman" w:hAnsiTheme="majorBidi" w:cstheme="majorBidi"/>
          </w:rPr>
          <w:delText xml:space="preserve">also </w:delText>
        </w:r>
      </w:del>
      <w:r w:rsidRPr="008E1789">
        <w:rPr>
          <w:rFonts w:asciiTheme="majorBidi" w:eastAsia="Times New Roman" w:hAnsiTheme="majorBidi" w:cstheme="majorBidi"/>
        </w:rPr>
        <w:t>seeds. Mainly used as an animal feed and for industrial purposes. Rich in pectin.</w:t>
      </w:r>
      <w:ins w:id="20285" w:author="Jane Shaw" w:date="2015-11-01T13:47:00Z">
        <w:r w:rsidR="00035849">
          <w:rPr>
            <w:rFonts w:asciiTheme="majorBidi" w:eastAsia="Times New Roman" w:hAnsiTheme="majorBidi" w:cstheme="majorBidi"/>
          </w:rPr>
          <w:t xml:space="preserve"> </w:t>
        </w:r>
      </w:ins>
    </w:p>
    <w:p w14:paraId="540EA521" w14:textId="602606CF" w:rsidR="00EB7AF1" w:rsidRPr="00035849" w:rsidRDefault="726F4BD4">
      <w:pPr>
        <w:pStyle w:val="Paragrafoelenco"/>
        <w:numPr>
          <w:ilvl w:val="0"/>
          <w:numId w:val="2"/>
        </w:numPr>
        <w:contextualSpacing w:val="0"/>
        <w:jc w:val="both"/>
        <w:rPr>
          <w:rFonts w:asciiTheme="majorBidi" w:hAnsiTheme="majorBidi" w:cstheme="majorBidi"/>
          <w:rPrChange w:id="20286" w:author="Jane Shaw" w:date="2015-11-01T13:47:00Z">
            <w:rPr/>
          </w:rPrChange>
        </w:rPr>
        <w:pPrChange w:id="20287" w:author="Jane Shaw" w:date="2015-11-01T13:47:00Z">
          <w:pPr>
            <w:pStyle w:val="Paragrafoelenco"/>
            <w:contextualSpacing w:val="0"/>
            <w:jc w:val="both"/>
          </w:pPr>
        </w:pPrChange>
      </w:pPr>
      <w:r w:rsidRPr="00035849">
        <w:rPr>
          <w:rFonts w:asciiTheme="majorBidi" w:eastAsia="Times New Roman" w:hAnsiTheme="majorBidi" w:cstheme="majorBidi"/>
          <w:rPrChange w:id="20288" w:author="Jane Shaw" w:date="2015-11-01T13:47:00Z">
            <w:rPr/>
          </w:rPrChange>
        </w:rPr>
        <w:t>Includ</w:t>
      </w:r>
      <w:ins w:id="20289" w:author="Jane Shaw" w:date="2015-11-01T13:47:00Z">
        <w:r w:rsidR="00035849">
          <w:rPr>
            <w:rFonts w:asciiTheme="majorBidi" w:eastAsia="Times New Roman" w:hAnsiTheme="majorBidi" w:cstheme="majorBidi"/>
          </w:rPr>
          <w:t>es</w:t>
        </w:r>
      </w:ins>
      <w:del w:id="20290" w:author="Jane Shaw" w:date="2015-11-01T13:47:00Z">
        <w:r w:rsidRPr="00035849" w:rsidDel="00035849">
          <w:rPr>
            <w:rFonts w:asciiTheme="majorBidi" w:eastAsia="Times New Roman" w:hAnsiTheme="majorBidi" w:cstheme="majorBidi"/>
            <w:rPrChange w:id="20291" w:author="Jane Shaw" w:date="2015-11-01T13:47:00Z">
              <w:rPr/>
            </w:rPrChange>
          </w:rPr>
          <w:delText>ing</w:delText>
        </w:r>
      </w:del>
      <w:r w:rsidRPr="00035849">
        <w:rPr>
          <w:rFonts w:asciiTheme="majorBidi" w:eastAsia="Times New Roman" w:hAnsiTheme="majorBidi" w:cstheme="majorBidi"/>
          <w:rPrChange w:id="20292" w:author="Jane Shaw" w:date="2015-11-01T13:47:00Z">
            <w:rPr/>
          </w:rPrChange>
        </w:rPr>
        <w:t xml:space="preserve"> </w:t>
      </w:r>
      <w:del w:id="20293" w:author="Jane Shaw" w:date="2015-11-01T13:47:00Z">
        <w:r w:rsidRPr="00035849" w:rsidDel="00035849">
          <w:rPr>
            <w:rFonts w:asciiTheme="majorBidi" w:eastAsia="Times New Roman" w:hAnsiTheme="majorBidi" w:cstheme="majorBidi"/>
            <w:rPrChange w:id="20294" w:author="Jane Shaw" w:date="2015-11-01T13:47:00Z">
              <w:rPr/>
            </w:rPrChange>
          </w:rPr>
          <w:delText xml:space="preserve">inter alia: </w:delText>
        </w:r>
      </w:del>
      <w:r w:rsidRPr="00035849">
        <w:rPr>
          <w:rFonts w:asciiTheme="majorBidi" w:eastAsia="Times New Roman" w:hAnsiTheme="majorBidi" w:cstheme="majorBidi"/>
          <w:rPrChange w:id="20295" w:author="Jane Shaw" w:date="2015-11-01T13:47:00Z">
            <w:rPr/>
          </w:rPrChange>
        </w:rPr>
        <w:t>locust beans (or carob), with or without seeds, fresh or dried, whether or not kibbled or ground</w:t>
      </w:r>
      <w:ins w:id="20296" w:author="Jane Shaw" w:date="2015-11-01T13:47:00Z">
        <w:r w:rsidR="00035849">
          <w:rPr>
            <w:rFonts w:asciiTheme="majorBidi" w:eastAsia="Times New Roman" w:hAnsiTheme="majorBidi" w:cstheme="majorBidi"/>
          </w:rPr>
          <w:t>,</w:t>
        </w:r>
      </w:ins>
      <w:r w:rsidRPr="00035849">
        <w:rPr>
          <w:rFonts w:asciiTheme="majorBidi" w:eastAsia="Times New Roman" w:hAnsiTheme="majorBidi" w:cstheme="majorBidi"/>
          <w:rPrChange w:id="20297" w:author="Jane Shaw" w:date="2015-11-01T13:47:00Z">
            <w:rPr/>
          </w:rPrChange>
        </w:rPr>
        <w:t xml:space="preserve"> but not further prepared; locust endosperm (or carob) bean (excl</w:t>
      </w:r>
      <w:ins w:id="20298" w:author="Jane Shaw" w:date="2015-11-01T13:47:00Z">
        <w:r w:rsidR="00035849">
          <w:rPr>
            <w:rFonts w:asciiTheme="majorBidi" w:eastAsia="Times New Roman" w:hAnsiTheme="majorBidi" w:cstheme="majorBidi"/>
          </w:rPr>
          <w:t>uding</w:t>
        </w:r>
      </w:ins>
      <w:del w:id="20299" w:author="Jane Shaw" w:date="2015-11-01T13:47:00Z">
        <w:r w:rsidRPr="00035849" w:rsidDel="00035849">
          <w:rPr>
            <w:rFonts w:asciiTheme="majorBidi" w:eastAsia="Times New Roman" w:hAnsiTheme="majorBidi" w:cstheme="majorBidi"/>
            <w:rPrChange w:id="20300" w:author="Jane Shaw" w:date="2015-11-01T13:47:00Z">
              <w:rPr/>
            </w:rPrChange>
          </w:rPr>
          <w:delText>.</w:delText>
        </w:r>
      </w:del>
      <w:r w:rsidRPr="00035849">
        <w:rPr>
          <w:rFonts w:asciiTheme="majorBidi" w:eastAsia="Times New Roman" w:hAnsiTheme="majorBidi" w:cstheme="majorBidi"/>
          <w:rPrChange w:id="20301" w:author="Jane Shaw" w:date="2015-11-01T13:47:00Z">
            <w:rPr/>
          </w:rPrChange>
        </w:rPr>
        <w:t xml:space="preserve"> endosperm flour); flour of locust (or carob) bean germ or pericarp; germ, locust (or carob) bean, whether or not powdered; seeds, locust (or carob) bean, fresh or dried, not roasted, whether or not kibbled or ground</w:t>
      </w:r>
      <w:ins w:id="20302" w:author="Jane Shaw" w:date="2015-11-01T13:47:00Z">
        <w:r w:rsidR="00035849">
          <w:rPr>
            <w:rFonts w:asciiTheme="majorBidi" w:eastAsia="Times New Roman" w:hAnsiTheme="majorBidi" w:cstheme="majorBidi"/>
          </w:rPr>
          <w:t>,</w:t>
        </w:r>
      </w:ins>
      <w:r w:rsidRPr="00035849">
        <w:rPr>
          <w:rFonts w:asciiTheme="majorBidi" w:eastAsia="Times New Roman" w:hAnsiTheme="majorBidi" w:cstheme="majorBidi"/>
          <w:rPrChange w:id="20303" w:author="Jane Shaw" w:date="2015-11-01T13:47:00Z">
            <w:rPr/>
          </w:rPrChange>
        </w:rPr>
        <w:t xml:space="preserve"> but not further prepared (excl</w:t>
      </w:r>
      <w:ins w:id="20304" w:author="Jane Shaw" w:date="2015-11-01T13:47:00Z">
        <w:r w:rsidR="00035849">
          <w:rPr>
            <w:rFonts w:asciiTheme="majorBidi" w:eastAsia="Times New Roman" w:hAnsiTheme="majorBidi" w:cstheme="majorBidi"/>
          </w:rPr>
          <w:t>uding</w:t>
        </w:r>
      </w:ins>
      <w:del w:id="20305" w:author="Jane Shaw" w:date="2015-11-01T13:47:00Z">
        <w:r w:rsidRPr="00035849" w:rsidDel="00035849">
          <w:rPr>
            <w:rFonts w:asciiTheme="majorBidi" w:eastAsia="Times New Roman" w:hAnsiTheme="majorBidi" w:cstheme="majorBidi"/>
            <w:rPrChange w:id="20306" w:author="Jane Shaw" w:date="2015-11-01T13:47:00Z">
              <w:rPr/>
            </w:rPrChange>
          </w:rPr>
          <w:delText>.</w:delText>
        </w:r>
      </w:del>
      <w:r w:rsidRPr="00035849">
        <w:rPr>
          <w:rFonts w:asciiTheme="majorBidi" w:eastAsia="Times New Roman" w:hAnsiTheme="majorBidi" w:cstheme="majorBidi"/>
          <w:rPrChange w:id="20307" w:author="Jane Shaw" w:date="2015-11-01T13:47:00Z">
            <w:rPr/>
          </w:rPrChange>
        </w:rPr>
        <w:t xml:space="preserve"> endosperm flour).</w:t>
      </w:r>
    </w:p>
    <w:p w14:paraId="50E1D3FB" w14:textId="483DD96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w:t>
      </w:r>
      <w:del w:id="20308" w:author="Jane Shaw" w:date="2015-11-01T13:47:00Z">
        <w:r w:rsidRPr="008E1789" w:rsidDel="00035849">
          <w:rPr>
            <w:rFonts w:asciiTheme="majorBidi" w:eastAsia="Times New Roman" w:hAnsiTheme="majorBidi" w:cstheme="majorBidi"/>
          </w:rPr>
          <w:delText>n.e.c.</w:delText>
        </w:r>
      </w:del>
      <w:ins w:id="20309" w:author="Jane Shaw" w:date="2015-11-01T13:47:00Z">
        <w:r w:rsidR="00035849">
          <w:rPr>
            <w:rFonts w:asciiTheme="majorBidi" w:eastAsia="Times New Roman" w:hAnsiTheme="majorBidi" w:cstheme="majorBidi"/>
          </w:rPr>
          <w:t>NEC</w:t>
        </w:r>
      </w:ins>
      <w:r w:rsidRPr="008E1789">
        <w:rPr>
          <w:rFonts w:asciiTheme="majorBidi" w:eastAsia="Times New Roman" w:hAnsiTheme="majorBidi" w:cstheme="majorBidi"/>
        </w:rPr>
        <w:t>, includ</w:t>
      </w:r>
      <w:ins w:id="20310" w:author="Jane Shaw" w:date="2015-11-01T13:48:00Z">
        <w:r w:rsidR="00035849">
          <w:rPr>
            <w:rFonts w:asciiTheme="majorBidi" w:eastAsia="Times New Roman" w:hAnsiTheme="majorBidi" w:cstheme="majorBidi"/>
          </w:rPr>
          <w:t>es</w:t>
        </w:r>
      </w:ins>
      <w:del w:id="20311" w:author="Jane Shaw" w:date="2015-11-01T13:48:00Z">
        <w:r w:rsidRPr="008E1789" w:rsidDel="00035849">
          <w:rPr>
            <w:rFonts w:asciiTheme="majorBidi" w:eastAsia="Times New Roman" w:hAnsiTheme="majorBidi" w:cstheme="majorBidi"/>
          </w:rPr>
          <w:delText>ing</w:delText>
        </w:r>
      </w:del>
      <w:r w:rsidRPr="008E1789">
        <w:rPr>
          <w:rFonts w:asciiTheme="majorBidi" w:eastAsia="Times New Roman" w:hAnsiTheme="majorBidi" w:cstheme="majorBidi"/>
        </w:rPr>
        <w:t xml:space="preserve"> </w:t>
      </w:r>
      <w:del w:id="20312" w:author="Jane Shaw" w:date="2015-11-01T13:48:00Z">
        <w:r w:rsidRPr="008E1789" w:rsidDel="00035849">
          <w:rPr>
            <w:rFonts w:asciiTheme="majorBidi" w:eastAsia="Times New Roman" w:hAnsiTheme="majorBidi" w:cstheme="majorBidi"/>
          </w:rPr>
          <w:delText xml:space="preserve">among all: </w:delText>
        </w:r>
      </w:del>
      <w:r w:rsidR="00035849" w:rsidRPr="008E1789">
        <w:rPr>
          <w:rFonts w:asciiTheme="majorBidi" w:eastAsia="Times New Roman" w:hAnsiTheme="majorBidi" w:cstheme="majorBidi"/>
          <w:i/>
          <w:iCs/>
        </w:rPr>
        <w:t xml:space="preserve">Bambusa </w:t>
      </w:r>
      <w:r w:rsidRPr="00035849">
        <w:rPr>
          <w:rFonts w:asciiTheme="majorBidi" w:eastAsia="Times New Roman" w:hAnsiTheme="majorBidi" w:cstheme="majorBidi"/>
          <w:iCs/>
          <w:rPrChange w:id="20313" w:author="Jane Shaw" w:date="2015-11-01T13:48:00Z">
            <w:rPr>
              <w:rFonts w:asciiTheme="majorBidi" w:eastAsia="Times New Roman" w:hAnsiTheme="majorBidi" w:cstheme="majorBidi"/>
              <w:i/>
              <w:iCs/>
            </w:rPr>
          </w:rPrChange>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(bamboo shoots)</w:t>
      </w:r>
      <w:ins w:id="20314" w:author="Jane Shaw" w:date="2015-11-01T13:48:00Z">
        <w:r w:rsidR="00035849">
          <w:rPr>
            <w:rFonts w:asciiTheme="majorBidi" w:eastAsia="Times New Roman" w:hAnsiTheme="majorBidi" w:cstheme="majorBidi"/>
          </w:rPr>
          <w:t>;</w:t>
        </w:r>
      </w:ins>
      <w:del w:id="20315"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Beta </w:t>
      </w:r>
      <w:r w:rsidRPr="008E1789">
        <w:rPr>
          <w:rFonts w:asciiTheme="majorBidi" w:eastAsia="Times New Roman" w:hAnsiTheme="majorBidi" w:cstheme="majorBidi"/>
          <w:i/>
          <w:iCs/>
        </w:rPr>
        <w:t>vulgaris</w:t>
      </w:r>
      <w:r w:rsidRPr="008E1789">
        <w:rPr>
          <w:rFonts w:asciiTheme="majorBidi" w:eastAsia="Times New Roman" w:hAnsiTheme="majorBidi" w:cstheme="majorBidi"/>
        </w:rPr>
        <w:t xml:space="preserve"> (beets, chards)</w:t>
      </w:r>
      <w:ins w:id="20316" w:author="Jane Shaw" w:date="2015-11-01T13:48:00Z">
        <w:r w:rsidR="00035849">
          <w:rPr>
            <w:rFonts w:asciiTheme="majorBidi" w:eastAsia="Times New Roman" w:hAnsiTheme="majorBidi" w:cstheme="majorBidi"/>
          </w:rPr>
          <w:t>;</w:t>
        </w:r>
      </w:ins>
      <w:del w:id="20317"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Capparis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(capers)</w:t>
      </w:r>
      <w:ins w:id="20318" w:author="Jane Shaw" w:date="2015-11-01T13:48:00Z">
        <w:r w:rsidR="00035849">
          <w:rPr>
            <w:rFonts w:asciiTheme="majorBidi" w:eastAsia="Times New Roman" w:hAnsiTheme="majorBidi" w:cstheme="majorBidi"/>
          </w:rPr>
          <w:t>;</w:t>
        </w:r>
      </w:ins>
      <w:del w:id="20319"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Cynara </w:t>
      </w:r>
      <w:r w:rsidRPr="008E1789">
        <w:rPr>
          <w:rFonts w:asciiTheme="majorBidi" w:eastAsia="Times New Roman" w:hAnsiTheme="majorBidi" w:cstheme="majorBidi"/>
          <w:i/>
          <w:iCs/>
        </w:rPr>
        <w:t>cardunculus</w:t>
      </w:r>
      <w:r w:rsidRPr="008E1789">
        <w:rPr>
          <w:rFonts w:asciiTheme="majorBidi" w:eastAsia="Times New Roman" w:hAnsiTheme="majorBidi" w:cstheme="majorBidi"/>
        </w:rPr>
        <w:t xml:space="preserve"> (cardoons)</w:t>
      </w:r>
      <w:ins w:id="20320" w:author="Jane Shaw" w:date="2015-11-01T13:48:00Z">
        <w:r w:rsidR="00035849">
          <w:rPr>
            <w:rFonts w:asciiTheme="majorBidi" w:eastAsia="Times New Roman" w:hAnsiTheme="majorBidi" w:cstheme="majorBidi"/>
          </w:rPr>
          <w:t>;</w:t>
        </w:r>
      </w:ins>
      <w:del w:id="20321"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Apium </w:t>
      </w:r>
      <w:r w:rsidRPr="008E1789">
        <w:rPr>
          <w:rFonts w:asciiTheme="majorBidi" w:eastAsia="Times New Roman" w:hAnsiTheme="majorBidi" w:cstheme="majorBidi"/>
          <w:i/>
          <w:iCs/>
        </w:rPr>
        <w:t>graveolens</w:t>
      </w:r>
      <w:r w:rsidRPr="008E1789">
        <w:rPr>
          <w:rFonts w:asciiTheme="majorBidi" w:eastAsia="Times New Roman" w:hAnsiTheme="majorBidi" w:cstheme="majorBidi"/>
        </w:rPr>
        <w:t xml:space="preserve"> (celery)</w:t>
      </w:r>
      <w:ins w:id="20322" w:author="Jane Shaw" w:date="2015-11-01T13:48:00Z">
        <w:r w:rsidR="00035849">
          <w:rPr>
            <w:rFonts w:asciiTheme="majorBidi" w:eastAsia="Times New Roman" w:hAnsiTheme="majorBidi" w:cstheme="majorBidi"/>
          </w:rPr>
          <w:t>;</w:t>
        </w:r>
      </w:ins>
      <w:del w:id="20323"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Anthriscus </w:t>
      </w:r>
      <w:r w:rsidRPr="008E1789">
        <w:rPr>
          <w:rFonts w:asciiTheme="majorBidi" w:eastAsia="Times New Roman" w:hAnsiTheme="majorBidi" w:cstheme="majorBidi"/>
          <w:i/>
          <w:iCs/>
        </w:rPr>
        <w:t>cerefolium</w:t>
      </w:r>
      <w:r w:rsidRPr="008E1789">
        <w:rPr>
          <w:rFonts w:asciiTheme="majorBidi" w:eastAsia="Times New Roman" w:hAnsiTheme="majorBidi" w:cstheme="majorBidi"/>
        </w:rPr>
        <w:t xml:space="preserve"> (chervil)</w:t>
      </w:r>
      <w:ins w:id="20324" w:author="Jane Shaw" w:date="2015-11-01T13:48:00Z">
        <w:r w:rsidR="00035849">
          <w:rPr>
            <w:rFonts w:asciiTheme="majorBidi" w:eastAsia="Times New Roman" w:hAnsiTheme="majorBidi" w:cstheme="majorBidi"/>
          </w:rPr>
          <w:t>;</w:t>
        </w:r>
      </w:ins>
      <w:del w:id="20325"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Lepidium </w:t>
      </w:r>
      <w:r w:rsidRPr="008E1789">
        <w:rPr>
          <w:rFonts w:asciiTheme="majorBidi" w:eastAsia="Times New Roman" w:hAnsiTheme="majorBidi" w:cstheme="majorBidi"/>
          <w:i/>
          <w:iCs/>
        </w:rPr>
        <w:t>sativum</w:t>
      </w:r>
      <w:r w:rsidRPr="008E1789">
        <w:rPr>
          <w:rFonts w:asciiTheme="majorBidi" w:eastAsia="Times New Roman" w:hAnsiTheme="majorBidi" w:cstheme="majorBidi"/>
        </w:rPr>
        <w:t xml:space="preserve"> (cress)</w:t>
      </w:r>
      <w:ins w:id="20326" w:author="Jane Shaw" w:date="2015-11-01T13:48:00Z">
        <w:r w:rsidR="00035849">
          <w:rPr>
            <w:rFonts w:asciiTheme="majorBidi" w:eastAsia="Times New Roman" w:hAnsiTheme="majorBidi" w:cstheme="majorBidi"/>
          </w:rPr>
          <w:t>;</w:t>
        </w:r>
      </w:ins>
      <w:del w:id="20327"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Foeniculum </w:t>
      </w:r>
      <w:r w:rsidRPr="008E1789">
        <w:rPr>
          <w:rFonts w:asciiTheme="majorBidi" w:eastAsia="Times New Roman" w:hAnsiTheme="majorBidi" w:cstheme="majorBidi"/>
          <w:i/>
          <w:iCs/>
        </w:rPr>
        <w:t>vulgare</w:t>
      </w:r>
      <w:r w:rsidRPr="008E1789">
        <w:rPr>
          <w:rFonts w:asciiTheme="majorBidi" w:eastAsia="Times New Roman" w:hAnsiTheme="majorBidi" w:cstheme="majorBidi"/>
        </w:rPr>
        <w:t xml:space="preserve"> (fennel)</w:t>
      </w:r>
      <w:ins w:id="20328" w:author="Jane Shaw" w:date="2015-11-01T13:48:00Z">
        <w:r w:rsidR="00035849">
          <w:rPr>
            <w:rFonts w:asciiTheme="majorBidi" w:eastAsia="Times New Roman" w:hAnsiTheme="majorBidi" w:cstheme="majorBidi"/>
          </w:rPr>
          <w:t>;</w:t>
        </w:r>
      </w:ins>
      <w:del w:id="20329"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Cochlearia </w:t>
      </w:r>
      <w:r w:rsidRPr="008E1789">
        <w:rPr>
          <w:rFonts w:asciiTheme="majorBidi" w:eastAsia="Times New Roman" w:hAnsiTheme="majorBidi" w:cstheme="majorBidi"/>
          <w:i/>
          <w:iCs/>
        </w:rPr>
        <w:t>armoracia</w:t>
      </w:r>
      <w:r w:rsidRPr="008E1789">
        <w:rPr>
          <w:rFonts w:asciiTheme="majorBidi" w:eastAsia="Times New Roman" w:hAnsiTheme="majorBidi" w:cstheme="majorBidi"/>
        </w:rPr>
        <w:t xml:space="preserve"> (horseradish)</w:t>
      </w:r>
      <w:ins w:id="20330" w:author="Jane Shaw" w:date="2015-11-01T13:48:00Z">
        <w:r w:rsidR="00035849">
          <w:rPr>
            <w:rFonts w:asciiTheme="majorBidi" w:eastAsia="Times New Roman" w:hAnsiTheme="majorBidi" w:cstheme="majorBidi"/>
          </w:rPr>
          <w:t>;</w:t>
        </w:r>
      </w:ins>
      <w:del w:id="20331" w:author="Jane Shaw" w:date="2015-11-01T13:48:00Z">
        <w:r w:rsidRPr="008E1789" w:rsidDel="0003584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Majorana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(marjoram, sweet)</w:t>
      </w:r>
      <w:ins w:id="20332" w:author="Jane Shaw" w:date="2015-11-01T13:49:00Z">
        <w:r w:rsidR="00B45E3A">
          <w:rPr>
            <w:rFonts w:asciiTheme="majorBidi" w:eastAsia="Times New Roman" w:hAnsiTheme="majorBidi" w:cstheme="majorBidi"/>
          </w:rPr>
          <w:t>;</w:t>
        </w:r>
      </w:ins>
      <w:del w:id="20333"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Tragopogon </w:t>
      </w:r>
      <w:r w:rsidRPr="008E1789">
        <w:rPr>
          <w:rFonts w:asciiTheme="majorBidi" w:eastAsia="Times New Roman" w:hAnsiTheme="majorBidi" w:cstheme="majorBidi"/>
          <w:i/>
          <w:iCs/>
        </w:rPr>
        <w:t>porrifolius</w:t>
      </w:r>
      <w:r w:rsidRPr="008E1789">
        <w:rPr>
          <w:rFonts w:asciiTheme="majorBidi" w:eastAsia="Times New Roman" w:hAnsiTheme="majorBidi" w:cstheme="majorBidi"/>
        </w:rPr>
        <w:t xml:space="preserve"> (oyster plant)</w:t>
      </w:r>
      <w:ins w:id="20334" w:author="Jane Shaw" w:date="2015-11-01T13:49:00Z">
        <w:r w:rsidR="00B45E3A">
          <w:rPr>
            <w:rFonts w:asciiTheme="majorBidi" w:eastAsia="Times New Roman" w:hAnsiTheme="majorBidi" w:cstheme="majorBidi"/>
          </w:rPr>
          <w:t>;</w:t>
        </w:r>
      </w:ins>
      <w:del w:id="20335"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Petroselinum </w:t>
      </w:r>
      <w:r w:rsidRPr="008E1789">
        <w:rPr>
          <w:rFonts w:asciiTheme="majorBidi" w:eastAsia="Times New Roman" w:hAnsiTheme="majorBidi" w:cstheme="majorBidi"/>
          <w:i/>
          <w:iCs/>
        </w:rPr>
        <w:t>crispum</w:t>
      </w:r>
      <w:r w:rsidRPr="008E1789">
        <w:rPr>
          <w:rFonts w:asciiTheme="majorBidi" w:eastAsia="Times New Roman" w:hAnsiTheme="majorBidi" w:cstheme="majorBidi"/>
        </w:rPr>
        <w:t xml:space="preserve"> (parsley)</w:t>
      </w:r>
      <w:ins w:id="20336" w:author="Jane Shaw" w:date="2015-11-01T13:49:00Z">
        <w:r w:rsidR="00B45E3A">
          <w:rPr>
            <w:rFonts w:asciiTheme="majorBidi" w:eastAsia="Times New Roman" w:hAnsiTheme="majorBidi" w:cstheme="majorBidi"/>
          </w:rPr>
          <w:t>;</w:t>
        </w:r>
      </w:ins>
      <w:del w:id="20337"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Pastinaca </w:t>
      </w:r>
      <w:r w:rsidRPr="008E1789">
        <w:rPr>
          <w:rFonts w:asciiTheme="majorBidi" w:eastAsia="Times New Roman" w:hAnsiTheme="majorBidi" w:cstheme="majorBidi"/>
          <w:i/>
          <w:iCs/>
        </w:rPr>
        <w:t>sativa</w:t>
      </w:r>
      <w:r w:rsidRPr="008E1789">
        <w:rPr>
          <w:rFonts w:asciiTheme="majorBidi" w:eastAsia="Times New Roman" w:hAnsiTheme="majorBidi" w:cstheme="majorBidi"/>
        </w:rPr>
        <w:t xml:space="preserve"> (parsnips)</w:t>
      </w:r>
      <w:ins w:id="20338" w:author="Jane Shaw" w:date="2015-11-01T13:49:00Z">
        <w:r w:rsidR="00B45E3A">
          <w:rPr>
            <w:rFonts w:asciiTheme="majorBidi" w:eastAsia="Times New Roman" w:hAnsiTheme="majorBidi" w:cstheme="majorBidi"/>
          </w:rPr>
          <w:t>;</w:t>
        </w:r>
      </w:ins>
      <w:del w:id="20339"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Raphanus </w:t>
      </w:r>
      <w:r w:rsidRPr="008E1789">
        <w:rPr>
          <w:rFonts w:asciiTheme="majorBidi" w:eastAsia="Times New Roman" w:hAnsiTheme="majorBidi" w:cstheme="majorBidi"/>
          <w:i/>
          <w:iCs/>
        </w:rPr>
        <w:t>sativu</w:t>
      </w:r>
      <w:r w:rsidRPr="008E1789">
        <w:rPr>
          <w:rFonts w:asciiTheme="majorBidi" w:eastAsia="Times New Roman" w:hAnsiTheme="majorBidi" w:cstheme="majorBidi"/>
        </w:rPr>
        <w:t xml:space="preserve"> (radish)</w:t>
      </w:r>
      <w:ins w:id="20340" w:author="Jane Shaw" w:date="2015-11-01T13:49:00Z">
        <w:r w:rsidR="00B45E3A">
          <w:rPr>
            <w:rFonts w:asciiTheme="majorBidi" w:eastAsia="Times New Roman" w:hAnsiTheme="majorBidi" w:cstheme="majorBidi"/>
          </w:rPr>
          <w:t>;</w:t>
        </w:r>
      </w:ins>
      <w:del w:id="20341"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Rheum </w:t>
      </w:r>
      <w:r w:rsidRPr="00B45E3A">
        <w:rPr>
          <w:rFonts w:asciiTheme="majorBidi" w:eastAsia="Times New Roman" w:hAnsiTheme="majorBidi" w:cstheme="majorBidi"/>
          <w:iCs/>
          <w:rPrChange w:id="20342" w:author="Jane Shaw" w:date="2015-11-01T13:49:00Z">
            <w:rPr>
              <w:rFonts w:asciiTheme="majorBidi" w:eastAsia="Times New Roman" w:hAnsiTheme="majorBidi" w:cstheme="majorBidi"/>
              <w:i/>
              <w:iCs/>
            </w:rPr>
          </w:rPrChange>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(rhubarb)</w:t>
      </w:r>
      <w:ins w:id="20343" w:author="Jane Shaw" w:date="2015-11-01T13:49:00Z">
        <w:r w:rsidR="00B45E3A">
          <w:rPr>
            <w:rFonts w:asciiTheme="majorBidi" w:eastAsia="Times New Roman" w:hAnsiTheme="majorBidi" w:cstheme="majorBidi"/>
          </w:rPr>
          <w:t>;</w:t>
        </w:r>
      </w:ins>
      <w:del w:id="20344"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Brassica </w:t>
      </w:r>
      <w:r w:rsidRPr="008E1789">
        <w:rPr>
          <w:rFonts w:asciiTheme="majorBidi" w:eastAsia="Times New Roman" w:hAnsiTheme="majorBidi" w:cstheme="majorBidi"/>
          <w:i/>
          <w:iCs/>
        </w:rPr>
        <w:t>napus</w:t>
      </w:r>
      <w:r w:rsidRPr="008E1789">
        <w:rPr>
          <w:rFonts w:asciiTheme="majorBidi" w:eastAsia="Times New Roman" w:hAnsiTheme="majorBidi" w:cstheme="majorBidi"/>
        </w:rPr>
        <w:t xml:space="preserve"> (rutabagas, swedes)</w:t>
      </w:r>
      <w:ins w:id="20345" w:author="Jane Shaw" w:date="2015-11-01T13:49:00Z">
        <w:r w:rsidR="00B45E3A">
          <w:rPr>
            <w:rFonts w:asciiTheme="majorBidi" w:eastAsia="Times New Roman" w:hAnsiTheme="majorBidi" w:cstheme="majorBidi"/>
          </w:rPr>
          <w:t>;</w:t>
        </w:r>
      </w:ins>
      <w:del w:id="20346"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Satureja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(savory)</w:t>
      </w:r>
      <w:ins w:id="20347" w:author="Jane Shaw" w:date="2015-11-01T13:49:00Z">
        <w:r w:rsidR="00B45E3A">
          <w:rPr>
            <w:rFonts w:asciiTheme="majorBidi" w:eastAsia="Times New Roman" w:hAnsiTheme="majorBidi" w:cstheme="majorBidi"/>
          </w:rPr>
          <w:t>;</w:t>
        </w:r>
      </w:ins>
      <w:del w:id="20348" w:author="Jane Shaw" w:date="2015-11-01T13:49:00Z">
        <w:r w:rsidRPr="008E1789" w:rsidDel="00B45E3A">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Scorzonera </w:t>
      </w:r>
      <w:r w:rsidRPr="008E1789">
        <w:rPr>
          <w:rFonts w:asciiTheme="majorBidi" w:eastAsia="Times New Roman" w:hAnsiTheme="majorBidi" w:cstheme="majorBidi"/>
          <w:i/>
          <w:iCs/>
        </w:rPr>
        <w:t>hispanica</w:t>
      </w:r>
      <w:r w:rsidRPr="008E1789">
        <w:rPr>
          <w:rFonts w:asciiTheme="majorBidi" w:eastAsia="Times New Roman" w:hAnsiTheme="majorBidi" w:cstheme="majorBidi"/>
        </w:rPr>
        <w:t xml:space="preserve"> (scorzonera</w:t>
      </w:r>
      <w:ins w:id="20349" w:author="Jane Shaw" w:date="2015-11-01T13:50:00Z">
        <w:r w:rsidR="00AD50B1">
          <w:rPr>
            <w:rFonts w:asciiTheme="majorBidi" w:eastAsia="Times New Roman" w:hAnsiTheme="majorBidi" w:cstheme="majorBidi"/>
          </w:rPr>
          <w:t>, black salsify</w:t>
        </w:r>
      </w:ins>
      <w:r w:rsidRPr="008E1789">
        <w:rPr>
          <w:rFonts w:asciiTheme="majorBidi" w:eastAsia="Times New Roman" w:hAnsiTheme="majorBidi" w:cstheme="majorBidi"/>
        </w:rPr>
        <w:t>)</w:t>
      </w:r>
      <w:ins w:id="20350" w:author="Jane Shaw" w:date="2015-11-01T13:50:00Z">
        <w:r w:rsidR="00AD50B1">
          <w:rPr>
            <w:rFonts w:asciiTheme="majorBidi" w:eastAsia="Times New Roman" w:hAnsiTheme="majorBidi" w:cstheme="majorBidi"/>
          </w:rPr>
          <w:t>;</w:t>
        </w:r>
      </w:ins>
      <w:del w:id="20351" w:author="Jane Shaw" w:date="2015-11-01T13:50:00Z">
        <w:r w:rsidRPr="008E1789" w:rsidDel="00AD50B1">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Rumex </w:t>
      </w:r>
      <w:r w:rsidRPr="008E1789">
        <w:rPr>
          <w:rFonts w:asciiTheme="majorBidi" w:eastAsia="Times New Roman" w:hAnsiTheme="majorBidi" w:cstheme="majorBidi"/>
          <w:i/>
          <w:iCs/>
        </w:rPr>
        <w:t>acetosa</w:t>
      </w:r>
      <w:r w:rsidRPr="008E1789">
        <w:rPr>
          <w:rFonts w:asciiTheme="majorBidi" w:eastAsia="Times New Roman" w:hAnsiTheme="majorBidi" w:cstheme="majorBidi"/>
        </w:rPr>
        <w:t xml:space="preserve"> (sorrel)</w:t>
      </w:r>
      <w:ins w:id="20352" w:author="Jane Shaw" w:date="2015-11-01T13:50:00Z">
        <w:r w:rsidR="00AD50B1">
          <w:rPr>
            <w:rFonts w:asciiTheme="majorBidi" w:eastAsia="Times New Roman" w:hAnsiTheme="majorBidi" w:cstheme="majorBidi"/>
          </w:rPr>
          <w:t>;</w:t>
        </w:r>
      </w:ins>
      <w:del w:id="20353" w:author="Jane Shaw" w:date="2015-11-01T13:50:00Z">
        <w:r w:rsidRPr="008E1789" w:rsidDel="00AD50B1">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Artemisia </w:t>
      </w:r>
      <w:r w:rsidRPr="008E1789">
        <w:rPr>
          <w:rFonts w:asciiTheme="majorBidi" w:eastAsia="Times New Roman" w:hAnsiTheme="majorBidi" w:cstheme="majorBidi"/>
          <w:i/>
          <w:iCs/>
        </w:rPr>
        <w:t>dracunculus</w:t>
      </w:r>
      <w:r w:rsidRPr="008E1789">
        <w:rPr>
          <w:rFonts w:asciiTheme="majorBidi" w:eastAsia="Times New Roman" w:hAnsiTheme="majorBidi" w:cstheme="majorBidi"/>
        </w:rPr>
        <w:t xml:space="preserve"> (soybean sprouts</w:t>
      </w:r>
      <w:ins w:id="20354" w:author="Jane Shaw" w:date="2015-11-01T13:50:00Z">
        <w:r w:rsidR="00AD50B1">
          <w:rPr>
            <w:rFonts w:asciiTheme="majorBidi" w:eastAsia="Times New Roman" w:hAnsiTheme="majorBidi" w:cstheme="majorBidi"/>
          </w:rPr>
          <w:t>,</w:t>
        </w:r>
      </w:ins>
      <w:r w:rsidRPr="008E1789">
        <w:rPr>
          <w:rFonts w:asciiTheme="majorBidi" w:eastAsia="Times New Roman" w:hAnsiTheme="majorBidi" w:cstheme="majorBidi"/>
        </w:rPr>
        <w:t xml:space="preserve"> tarragon)</w:t>
      </w:r>
      <w:ins w:id="20355" w:author="Jane Shaw" w:date="2015-11-01T13:50:00Z">
        <w:r w:rsidR="00AD50B1">
          <w:rPr>
            <w:rFonts w:asciiTheme="majorBidi" w:eastAsia="Times New Roman" w:hAnsiTheme="majorBidi" w:cstheme="majorBidi"/>
          </w:rPr>
          <w:t>;</w:t>
        </w:r>
      </w:ins>
      <w:del w:id="20356" w:author="Jane Shaw" w:date="2015-11-01T13:50:00Z">
        <w:r w:rsidRPr="008E1789" w:rsidDel="00AD50B1">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Nasturtium </w:t>
      </w:r>
      <w:r w:rsidRPr="008E1789">
        <w:rPr>
          <w:rFonts w:asciiTheme="majorBidi" w:eastAsia="Times New Roman" w:hAnsiTheme="majorBidi" w:cstheme="majorBidi"/>
          <w:i/>
          <w:iCs/>
        </w:rPr>
        <w:t>officinale</w:t>
      </w:r>
      <w:r w:rsidRPr="008E1789">
        <w:rPr>
          <w:rFonts w:asciiTheme="majorBidi" w:eastAsia="Times New Roman" w:hAnsiTheme="majorBidi" w:cstheme="majorBidi"/>
        </w:rPr>
        <w:t xml:space="preserve"> (watercress)</w:t>
      </w:r>
      <w:ins w:id="20357" w:author="Jane Shaw" w:date="2015-11-01T13:50:00Z">
        <w:r w:rsidR="00AD50B1">
          <w:rPr>
            <w:rFonts w:asciiTheme="majorBidi" w:eastAsia="Times New Roman" w:hAnsiTheme="majorBidi" w:cstheme="majorBidi"/>
          </w:rPr>
          <w:t>.</w:t>
        </w:r>
      </w:ins>
      <w:del w:id="20358" w:author="Jane Shaw" w:date="2015-11-01T13:50:00Z">
        <w:r w:rsidRPr="008E1789" w:rsidDel="00AD50B1">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20359" w:author="Jane Shaw" w:date="2015-11-01T13:50:00Z">
        <w:r w:rsidRPr="008E1789" w:rsidDel="00AD50B1">
          <w:rPr>
            <w:rFonts w:asciiTheme="majorBidi" w:eastAsia="Times New Roman" w:hAnsiTheme="majorBidi" w:cstheme="majorBidi"/>
          </w:rPr>
          <w:delText xml:space="preserve">that </w:delText>
        </w:r>
      </w:del>
      <w:ins w:id="20360" w:author="Jane Shaw" w:date="2015-11-01T13:50:00Z">
        <w:r w:rsidR="00AD50B1">
          <w:rPr>
            <w:rFonts w:asciiTheme="majorBidi" w:eastAsia="Times New Roman" w:hAnsiTheme="majorBidi" w:cstheme="majorBidi"/>
          </w:rPr>
          <w:t xml:space="preserve">These </w:t>
        </w:r>
      </w:ins>
      <w:r w:rsidRPr="008E1789">
        <w:rPr>
          <w:rFonts w:asciiTheme="majorBidi" w:eastAsia="Times New Roman" w:hAnsiTheme="majorBidi" w:cstheme="majorBidi"/>
        </w:rPr>
        <w:t>are not identified separately because of their minor relevance at the international level. Because of their limited local importance, some countries report vegetables under this heading that are classified individually by FAO.</w:t>
      </w:r>
    </w:p>
    <w:p w14:paraId="028E1ABB"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14:paraId="20A4238B" w14:textId="09FAEBE0" w:rsidR="007F2666" w:rsidRPr="007F2666" w:rsidDel="00AD50B1" w:rsidRDefault="726F4BD4" w:rsidP="00C500F7">
      <w:pPr>
        <w:pStyle w:val="Paragrafoelenco"/>
        <w:numPr>
          <w:ilvl w:val="0"/>
          <w:numId w:val="2"/>
        </w:numPr>
        <w:contextualSpacing w:val="0"/>
        <w:jc w:val="both"/>
        <w:rPr>
          <w:del w:id="20361" w:author="Jane Shaw" w:date="2015-11-01T13:51:00Z"/>
          <w:rFonts w:asciiTheme="majorBidi" w:hAnsiTheme="majorBidi" w:cstheme="majorBidi"/>
        </w:rPr>
      </w:pPr>
      <w:r w:rsidRPr="008E1789">
        <w:rPr>
          <w:rFonts w:asciiTheme="majorBidi" w:eastAsia="Times New Roman" w:hAnsiTheme="majorBidi" w:cstheme="majorBidi"/>
        </w:rPr>
        <w:t>Melons</w:t>
      </w:r>
      <w:ins w:id="20362" w:author="Jane Shaw" w:date="2015-11-01T13:51:00Z">
        <w:r w:rsidR="00AD50B1">
          <w:rPr>
            <w:rFonts w:asciiTheme="majorBidi" w:eastAsia="Times New Roman" w:hAnsiTheme="majorBidi" w:cstheme="majorBidi"/>
          </w:rPr>
          <w:t>,</w:t>
        </w:r>
      </w:ins>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rPr>
        <w:t>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ins w:id="20363" w:author="Jane Shaw" w:date="2015-11-01T13:51:00Z">
        <w:r w:rsidR="00AD50B1">
          <w:rPr>
            <w:rFonts w:asciiTheme="majorBidi" w:eastAsia="Times New Roman" w:hAnsiTheme="majorBidi" w:cstheme="majorBidi"/>
            <w:i/>
            <w:iCs/>
          </w:rPr>
          <w:t xml:space="preserve"> </w:t>
        </w:r>
      </w:ins>
    </w:p>
    <w:p w14:paraId="57D45F68" w14:textId="77777777" w:rsidR="00AD50B1" w:rsidRPr="00AD50B1" w:rsidRDefault="726F4BD4">
      <w:pPr>
        <w:pStyle w:val="Paragrafoelenco"/>
        <w:numPr>
          <w:ilvl w:val="0"/>
          <w:numId w:val="2"/>
        </w:numPr>
        <w:contextualSpacing w:val="0"/>
        <w:jc w:val="both"/>
        <w:rPr>
          <w:ins w:id="20364" w:author="Jane Shaw" w:date="2015-11-01T13:52:00Z"/>
          <w:rFonts w:asciiTheme="majorBidi" w:hAnsiTheme="majorBidi" w:cstheme="majorBidi"/>
          <w:rPrChange w:id="20365" w:author="Jane Shaw" w:date="2015-11-01T13:52:00Z">
            <w:rPr>
              <w:ins w:id="20366" w:author="Jane Shaw" w:date="2015-11-01T13:52:00Z"/>
              <w:rFonts w:asciiTheme="majorBidi" w:eastAsia="Times New Roman" w:hAnsiTheme="majorBidi" w:cstheme="majorBidi"/>
              <w:u w:val="single"/>
            </w:rPr>
          </w:rPrChange>
        </w:rPr>
        <w:pPrChange w:id="20367" w:author="Jane Shaw" w:date="2015-11-01T13:51:00Z">
          <w:pPr>
            <w:pStyle w:val="Paragrafoelenco"/>
            <w:contextualSpacing w:val="0"/>
            <w:jc w:val="both"/>
          </w:pPr>
        </w:pPrChange>
      </w:pPr>
      <w:r w:rsidRPr="00AD50B1">
        <w:rPr>
          <w:rFonts w:asciiTheme="majorBidi" w:eastAsia="Times New Roman" w:hAnsiTheme="majorBidi" w:cstheme="majorBidi"/>
          <w:rPrChange w:id="20368" w:author="Jane Shaw" w:date="2015-11-01T13:51:00Z">
            <w:rPr/>
          </w:rPrChange>
        </w:rPr>
        <w:t>Includ</w:t>
      </w:r>
      <w:del w:id="20369" w:author="Jane Shaw" w:date="2015-11-01T13:52:00Z">
        <w:r w:rsidRPr="00AD50B1" w:rsidDel="00AD50B1">
          <w:rPr>
            <w:rFonts w:asciiTheme="majorBidi" w:eastAsia="Times New Roman" w:hAnsiTheme="majorBidi" w:cstheme="majorBidi"/>
            <w:rPrChange w:id="20370" w:author="Jane Shaw" w:date="2015-11-01T13:51:00Z">
              <w:rPr/>
            </w:rPrChange>
          </w:rPr>
          <w:delText>ing inter alia:</w:delText>
        </w:r>
      </w:del>
      <w:ins w:id="20371" w:author="Jane Shaw" w:date="2015-11-01T13:52:00Z">
        <w:r w:rsidR="00AD50B1">
          <w:rPr>
            <w:rFonts w:asciiTheme="majorBidi" w:eastAsia="Times New Roman" w:hAnsiTheme="majorBidi" w:cstheme="majorBidi"/>
          </w:rPr>
          <w:t>e</w:t>
        </w:r>
      </w:ins>
      <w:r w:rsidRPr="00AD50B1">
        <w:rPr>
          <w:rFonts w:asciiTheme="majorBidi" w:eastAsia="Times New Roman" w:hAnsiTheme="majorBidi" w:cstheme="majorBidi"/>
          <w:rPrChange w:id="20372" w:author="Jane Shaw" w:date="2015-11-01T13:51:00Z">
            <w:rPr/>
          </w:rPrChange>
        </w:rPr>
        <w:t xml:space="preserve"> cantaloupes; melons (casaba, citron, cranshaw, honeydew, Persian, musk</w:t>
      </w:r>
      <w:r w:rsidRPr="00AD50B1">
        <w:rPr>
          <w:rFonts w:asciiTheme="majorBidi" w:eastAsia="Times New Roman" w:hAnsiTheme="majorBidi" w:cstheme="majorBidi"/>
          <w:rPrChange w:id="20373" w:author="Jane Shaw" w:date="2015-11-01T13:52:00Z">
            <w:rPr>
              <w:u w:val="single"/>
            </w:rPr>
          </w:rPrChange>
        </w:rPr>
        <w:t>)</w:t>
      </w:r>
      <w:ins w:id="20374" w:author="Jane Shaw" w:date="2015-11-01T13:52:00Z">
        <w:r w:rsidR="00AD50B1" w:rsidRPr="00AD50B1">
          <w:rPr>
            <w:rFonts w:asciiTheme="majorBidi" w:eastAsia="Times New Roman" w:hAnsiTheme="majorBidi" w:cstheme="majorBidi"/>
            <w:rPrChange w:id="20375" w:author="Jane Shaw" w:date="2015-11-01T13:52:00Z">
              <w:rPr>
                <w:rFonts w:asciiTheme="majorBidi" w:eastAsia="Times New Roman" w:hAnsiTheme="majorBidi" w:cstheme="majorBidi"/>
                <w:u w:val="single"/>
              </w:rPr>
            </w:rPrChange>
          </w:rPr>
          <w:t>.</w:t>
        </w:r>
      </w:ins>
    </w:p>
    <w:p w14:paraId="53F45A66" w14:textId="3AC03D6F" w:rsidR="00EB7AF1" w:rsidRPr="00AD50B1" w:rsidRDefault="00EB7AF1">
      <w:pPr>
        <w:jc w:val="both"/>
        <w:rPr>
          <w:rFonts w:asciiTheme="majorBidi" w:hAnsiTheme="majorBidi" w:cstheme="majorBidi"/>
          <w:rPrChange w:id="20376" w:author="Jane Shaw" w:date="2015-11-01T13:52:00Z">
            <w:rPr/>
          </w:rPrChange>
        </w:rPr>
        <w:pPrChange w:id="20377" w:author="Jane Shaw" w:date="2015-11-01T13:52:00Z">
          <w:pPr>
            <w:pStyle w:val="Paragrafoelenco"/>
            <w:contextualSpacing w:val="0"/>
            <w:jc w:val="both"/>
          </w:pPr>
        </w:pPrChange>
      </w:pPr>
      <w:del w:id="20378" w:author="Jane Shaw" w:date="2015-11-01T13:52:00Z">
        <w:r w:rsidRPr="00AD50B1" w:rsidDel="00AD50B1">
          <w:rPr>
            <w:rFonts w:asciiTheme="majorBidi" w:hAnsiTheme="majorBidi" w:cstheme="majorBidi"/>
            <w:rPrChange w:id="20379" w:author="Jane Shaw" w:date="2015-11-01T13:52:00Z">
              <w:rPr/>
            </w:rPrChange>
          </w:rPr>
          <w:br/>
        </w:r>
      </w:del>
      <w:r w:rsidRPr="00AD50B1">
        <w:rPr>
          <w:rFonts w:asciiTheme="majorBidi" w:hAnsiTheme="majorBidi" w:cstheme="majorBidi"/>
          <w:rPrChange w:id="20380" w:author="Jane Shaw" w:date="2015-11-01T13:52:00Z">
            <w:rPr/>
          </w:rPrChange>
        </w:rPr>
        <w:br/>
      </w:r>
      <w:r w:rsidR="726F4BD4" w:rsidRPr="00AD50B1">
        <w:rPr>
          <w:rFonts w:asciiTheme="majorBidi" w:eastAsia="Times New Roman" w:hAnsiTheme="majorBidi" w:cstheme="majorBidi"/>
          <w:rPrChange w:id="20381" w:author="Jane Shaw" w:date="2015-11-01T13:52:00Z">
            <w:rPr/>
          </w:rPrChange>
        </w:rPr>
        <w:t xml:space="preserve">Other vegetables not elsewhere classified are also </w:t>
      </w:r>
      <w:del w:id="20382" w:author="Jane Shaw" w:date="2015-11-01T13:52:00Z">
        <w:r w:rsidR="726F4BD4" w:rsidRPr="00AD50B1" w:rsidDel="00AD50B1">
          <w:rPr>
            <w:rFonts w:asciiTheme="majorBidi" w:eastAsia="Times New Roman" w:hAnsiTheme="majorBidi" w:cstheme="majorBidi"/>
            <w:rPrChange w:id="20383" w:author="Jane Shaw" w:date="2015-11-01T13:52:00Z">
              <w:rPr/>
            </w:rPrChange>
          </w:rPr>
          <w:delText xml:space="preserve">here </w:delText>
        </w:r>
      </w:del>
      <w:r w:rsidR="726F4BD4" w:rsidRPr="00AD50B1">
        <w:rPr>
          <w:rFonts w:asciiTheme="majorBidi" w:eastAsia="Times New Roman" w:hAnsiTheme="majorBidi" w:cstheme="majorBidi"/>
          <w:rPrChange w:id="20384" w:author="Jane Shaw" w:date="2015-11-01T13:52:00Z">
            <w:rPr/>
          </w:rPrChange>
        </w:rPr>
        <w:t>included</w:t>
      </w:r>
      <w:ins w:id="20385" w:author="Jane Shaw" w:date="2015-11-01T13:52:00Z">
        <w:r w:rsidR="00AD50B1">
          <w:rPr>
            <w:rFonts w:asciiTheme="majorBidi" w:eastAsia="Times New Roman" w:hAnsiTheme="majorBidi" w:cstheme="majorBidi"/>
          </w:rPr>
          <w:t xml:space="preserve"> here</w:t>
        </w:r>
      </w:ins>
      <w:r w:rsidR="726F4BD4" w:rsidRPr="00AD50B1">
        <w:rPr>
          <w:rFonts w:asciiTheme="majorBidi" w:eastAsia="Times New Roman" w:hAnsiTheme="majorBidi" w:cstheme="majorBidi"/>
          <w:rPrChange w:id="20386" w:author="Jane Shaw" w:date="2015-11-01T13:52:00Z">
            <w:rPr/>
          </w:rPrChange>
        </w:rPr>
        <w:t>.</w:t>
      </w:r>
    </w:p>
    <w:p w14:paraId="603CCFCC" w14:textId="382AA0A2" w:rsidR="00EB7AF1" w:rsidRPr="008E1789" w:rsidRDefault="008568EC" w:rsidP="00C500F7">
      <w:pPr>
        <w:jc w:val="both"/>
        <w:rPr>
          <w:rFonts w:asciiTheme="majorBidi" w:hAnsiTheme="majorBidi" w:cstheme="majorBidi"/>
          <w:lang w:val="en-GB"/>
        </w:rPr>
      </w:pPr>
      <w:r>
        <w:rPr>
          <w:rFonts w:asciiTheme="majorBidi" w:eastAsia="Times New Roman" w:hAnsiTheme="majorBidi" w:cstheme="majorBidi"/>
          <w:lang w:val="en-GB"/>
        </w:rPr>
        <w:t xml:space="preserve"> </w:t>
      </w:r>
    </w:p>
    <w:p w14:paraId="17FCAFA9"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53EBA51C" w14:textId="5D320BEF" w:rsidR="00EB7AF1" w:rsidRPr="008E1789" w:rsidRDefault="00AD50B1" w:rsidP="00C4334D">
      <w:pPr>
        <w:pStyle w:val="Titolo2"/>
      </w:pPr>
      <w:bookmarkStart w:id="20387" w:name="_Toc308029392"/>
      <w:bookmarkStart w:id="20388" w:name="_Toc308029583"/>
      <w:ins w:id="20389" w:author="Jane Shaw" w:date="2015-11-01T13:53:00Z">
        <w:r>
          <w:t xml:space="preserve">7.10 </w:t>
        </w:r>
      </w:ins>
      <w:r w:rsidR="726F4BD4" w:rsidRPr="008E1789">
        <w:t>Fruits and derived products</w:t>
      </w:r>
      <w:bookmarkEnd w:id="20387"/>
      <w:bookmarkEnd w:id="20388"/>
    </w:p>
    <w:p w14:paraId="1229FE4A" w14:textId="3C928A9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w:t>
      </w:r>
      <w:del w:id="20390" w:author="Jane Shaw" w:date="2015-11-01T13:53:00Z">
        <w:r w:rsidRPr="008E1789" w:rsidDel="00AD50B1">
          <w:rPr>
            <w:rFonts w:asciiTheme="majorBidi" w:eastAsia="Times New Roman" w:hAnsiTheme="majorBidi" w:cstheme="majorBidi"/>
            <w:lang w:val="en-GB"/>
          </w:rPr>
          <w:delText xml:space="preserve">as well as </w:delText>
        </w:r>
      </w:del>
      <w:ins w:id="20391" w:author="Jane Shaw" w:date="2015-11-01T13:53:00Z">
        <w:r w:rsidR="00AD50B1">
          <w:rPr>
            <w:rFonts w:asciiTheme="majorBidi" w:eastAsia="Times New Roman" w:hAnsiTheme="majorBidi" w:cstheme="majorBidi"/>
            <w:lang w:val="en-GB"/>
          </w:rPr>
          <w:t xml:space="preserve">and also </w:t>
        </w:r>
      </w:ins>
      <w:r w:rsidRPr="008E1789">
        <w:rPr>
          <w:rFonts w:asciiTheme="majorBidi" w:eastAsia="Times New Roman" w:hAnsiTheme="majorBidi" w:cstheme="majorBidi"/>
          <w:lang w:val="en-GB"/>
        </w:rPr>
        <w:t>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w:t>
      </w:r>
      <w:ins w:id="20392" w:author="Jane Shaw" w:date="2015-11-01T13:53:00Z">
        <w:r w:rsidR="00AD50B1">
          <w:rPr>
            <w:rFonts w:asciiTheme="majorBidi" w:eastAsia="Times New Roman" w:hAnsiTheme="majorBidi" w:cstheme="majorBidi"/>
            <w:lang w:val="en-GB"/>
          </w:rPr>
          <w:t>-</w:t>
        </w:r>
      </w:ins>
      <w:del w:id="20393" w:author="Jane Shaw" w:date="2015-11-01T13:53:00Z">
        <w:r w:rsidRPr="008E1789" w:rsidDel="00AD50B1">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life may be extended through the application of chemical substances that inhibit the growth of micro</w:t>
      </w:r>
      <w:del w:id="20394" w:author="Jane Shaw" w:date="2015-11-01T13:54: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organisms</w:t>
      </w:r>
      <w:ins w:id="20395" w:author="Jane Shaw" w:date="2015-11-01T13:54:00Z">
        <w:r w:rsidR="00AD50B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through careful control of the surrounding temperature, pressure and humidity once the fruit has been picked. Fruits and berries have a very high water content accounting for </w:t>
      </w:r>
      <w:del w:id="20396" w:author="Jane Shaw" w:date="2015-11-01T13:54:00Z">
        <w:r w:rsidRPr="008E1789" w:rsidDel="00AD50B1">
          <w:rPr>
            <w:rFonts w:asciiTheme="majorBidi" w:eastAsia="Times New Roman" w:hAnsiTheme="majorBidi" w:cstheme="majorBidi"/>
            <w:lang w:val="en-GB"/>
          </w:rPr>
          <w:delText xml:space="preserve">some </w:delText>
        </w:r>
      </w:del>
      <w:r w:rsidRPr="008E1789">
        <w:rPr>
          <w:rFonts w:asciiTheme="majorBidi" w:eastAsia="Times New Roman" w:hAnsiTheme="majorBidi" w:cstheme="majorBidi"/>
          <w:lang w:val="en-GB"/>
        </w:rPr>
        <w:t>70</w:t>
      </w:r>
      <w:ins w:id="20397" w:author="Jane Shaw" w:date="2015-11-01T13:54:00Z">
        <w:r w:rsidR="00AD50B1">
          <w:rPr>
            <w:rFonts w:asciiTheme="majorBidi" w:eastAsia="Times New Roman" w:hAnsiTheme="majorBidi" w:cstheme="majorBidi"/>
            <w:lang w:val="en-GB"/>
          </w:rPr>
          <w:t>–</w:t>
        </w:r>
      </w:ins>
      <w:del w:id="20398" w:author="Jane Shaw" w:date="2015-11-01T13:54:00Z">
        <w:r w:rsidRPr="008E1789" w:rsidDel="00AD50B1">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90</w:t>
      </w:r>
      <w:del w:id="20399" w:author="Jane Shaw" w:date="2015-10-22T19:08:00Z">
        <w:r w:rsidRPr="008E1789" w:rsidDel="004414AA">
          <w:rPr>
            <w:rFonts w:asciiTheme="majorBidi" w:eastAsia="Times New Roman" w:hAnsiTheme="majorBidi" w:cstheme="majorBidi"/>
            <w:lang w:val="en-GB"/>
          </w:rPr>
          <w:delText>%</w:delText>
        </w:r>
      </w:del>
      <w:ins w:id="20400"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their weight. They contain, in various degrees, minerals, vitamins and organic acids, some of which reside in the peel or skin. Some fruits have a high fibre content and other inedible components, so that wastage is high</w:t>
      </w:r>
      <w:ins w:id="20401" w:author="Jane Shaw" w:date="2015-11-01T13:54:00Z">
        <w:r w:rsidR="00AD50B1">
          <w:rPr>
            <w:rFonts w:asciiTheme="majorBidi" w:eastAsia="Times New Roman" w:hAnsiTheme="majorBidi" w:cstheme="majorBidi"/>
            <w:lang w:val="en-GB"/>
          </w:rPr>
          <w:t xml:space="preserve"> – for example,</w:t>
        </w:r>
      </w:ins>
      <w:del w:id="20402" w:author="Jane Shaw" w:date="2015-11-01T13:54: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0403" w:author="Jane Shaw" w:date="2015-11-01T13:54:00Z">
        <w:r w:rsidRPr="008E1789" w:rsidDel="00AD50B1">
          <w:rPr>
            <w:rFonts w:asciiTheme="majorBidi" w:eastAsia="Times New Roman" w:hAnsiTheme="majorBidi" w:cstheme="majorBidi"/>
            <w:lang w:val="en-GB"/>
          </w:rPr>
          <w:delText xml:space="preserve">e.g. </w:delText>
        </w:r>
      </w:del>
      <w:r w:rsidRPr="008E1789">
        <w:rPr>
          <w:rFonts w:asciiTheme="majorBidi" w:eastAsia="Times New Roman" w:hAnsiTheme="majorBidi" w:cstheme="majorBidi"/>
          <w:lang w:val="en-GB"/>
        </w:rPr>
        <w:t>60</w:t>
      </w:r>
      <w:del w:id="20404" w:author="Jane Shaw" w:date="2015-10-22T19:08:00Z">
        <w:r w:rsidRPr="008E1789" w:rsidDel="004414AA">
          <w:rPr>
            <w:rFonts w:asciiTheme="majorBidi" w:eastAsia="Times New Roman" w:hAnsiTheme="majorBidi" w:cstheme="majorBidi"/>
            <w:lang w:val="en-GB"/>
          </w:rPr>
          <w:delText>%</w:delText>
        </w:r>
      </w:del>
      <w:ins w:id="2040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for passion fruit and 35</w:t>
      </w:r>
      <w:ins w:id="20406" w:author="Jane Shaw" w:date="2015-11-01T13:54:00Z">
        <w:r w:rsidR="00AD50B1">
          <w:rPr>
            <w:rFonts w:asciiTheme="majorBidi" w:eastAsia="Times New Roman" w:hAnsiTheme="majorBidi" w:cstheme="majorBidi"/>
            <w:lang w:val="en-GB"/>
          </w:rPr>
          <w:t>–</w:t>
        </w:r>
      </w:ins>
      <w:del w:id="20407" w:author="Jane Shaw" w:date="2015-11-01T13:54: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45</w:t>
      </w:r>
      <w:del w:id="20408" w:author="Jane Shaw" w:date="2015-10-22T19:08:00Z">
        <w:r w:rsidRPr="008E1789" w:rsidDel="004414AA">
          <w:rPr>
            <w:rFonts w:asciiTheme="majorBidi" w:eastAsia="Times New Roman" w:hAnsiTheme="majorBidi" w:cstheme="majorBidi"/>
            <w:lang w:val="en-GB"/>
          </w:rPr>
          <w:delText>%</w:delText>
        </w:r>
      </w:del>
      <w:ins w:id="20409"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for pineapples. The waste in temperate zone fruit is lower, generally </w:t>
      </w:r>
      <w:del w:id="20410" w:author="Jane Shaw" w:date="2015-11-01T13:54:00Z">
        <w:r w:rsidRPr="008E1789" w:rsidDel="00AD50B1">
          <w:rPr>
            <w:rFonts w:asciiTheme="majorBidi" w:eastAsia="Times New Roman" w:hAnsiTheme="majorBidi" w:cstheme="majorBidi"/>
            <w:lang w:val="en-GB"/>
          </w:rPr>
          <w:delText xml:space="preserve">of the order of </w:delText>
        </w:r>
      </w:del>
      <w:ins w:id="20411" w:author="Jane Shaw" w:date="2015-11-01T13:54:00Z">
        <w:r w:rsidR="00AD50B1">
          <w:rPr>
            <w:rFonts w:asciiTheme="majorBidi" w:eastAsia="Times New Roman" w:hAnsiTheme="majorBidi" w:cstheme="majorBidi"/>
            <w:lang w:val="en-GB"/>
          </w:rPr>
          <w:t xml:space="preserve">about </w:t>
        </w:r>
      </w:ins>
      <w:r w:rsidRPr="008E1789">
        <w:rPr>
          <w:rFonts w:asciiTheme="majorBidi" w:eastAsia="Times New Roman" w:hAnsiTheme="majorBidi" w:cstheme="majorBidi"/>
          <w:lang w:val="en-GB"/>
        </w:rPr>
        <w:t>10</w:t>
      </w:r>
      <w:ins w:id="20412" w:author="Jane Shaw" w:date="2015-11-01T13:54:00Z">
        <w:r w:rsidR="00AD50B1">
          <w:rPr>
            <w:rFonts w:asciiTheme="majorBidi" w:eastAsia="Times New Roman" w:hAnsiTheme="majorBidi" w:cstheme="majorBidi"/>
            <w:lang w:val="en-GB"/>
          </w:rPr>
          <w:t>–</w:t>
        </w:r>
      </w:ins>
      <w:del w:id="20413" w:author="Jane Shaw" w:date="2015-11-01T13:54: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15</w:t>
      </w:r>
      <w:del w:id="20414" w:author="Jane Shaw" w:date="2015-10-22T19:08:00Z">
        <w:r w:rsidRPr="008E1789" w:rsidDel="004414AA">
          <w:rPr>
            <w:rFonts w:asciiTheme="majorBidi" w:eastAsia="Times New Roman" w:hAnsiTheme="majorBidi" w:cstheme="majorBidi"/>
            <w:lang w:val="en-GB"/>
          </w:rPr>
          <w:delText>%</w:delText>
        </w:r>
      </w:del>
      <w:ins w:id="2041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while berries contain very little waste. The carbohydrate content of fruits varies widely. Protein content is very low, averaging less than 1</w:t>
      </w:r>
      <w:del w:id="20416" w:author="Jane Shaw" w:date="2015-10-22T19:08:00Z">
        <w:r w:rsidRPr="008E1789" w:rsidDel="004414AA">
          <w:rPr>
            <w:rFonts w:asciiTheme="majorBidi" w:eastAsia="Times New Roman" w:hAnsiTheme="majorBidi" w:cstheme="majorBidi"/>
            <w:lang w:val="en-GB"/>
          </w:rPr>
          <w:delText>%</w:delText>
        </w:r>
      </w:del>
      <w:ins w:id="20417"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w:t>
      </w:r>
      <w:del w:id="20418" w:author="Jane Shaw" w:date="2015-11-01T13:55:00Z">
        <w:r w:rsidRPr="008E1789" w:rsidDel="00AD50B1">
          <w:rPr>
            <w:rFonts w:asciiTheme="majorBidi" w:eastAsia="Times New Roman" w:hAnsiTheme="majorBidi" w:cstheme="majorBidi"/>
            <w:lang w:val="en-GB"/>
          </w:rPr>
          <w:delText xml:space="preserve">or below </w:delText>
        </w:r>
      </w:del>
      <w:ins w:id="20419" w:author="Jane Shaw" w:date="2015-11-01T13:55:00Z">
        <w:r w:rsidR="00AD50B1">
          <w:rPr>
            <w:rFonts w:asciiTheme="majorBidi" w:eastAsia="Times New Roman" w:hAnsiTheme="majorBidi" w:cstheme="majorBidi"/>
            <w:lang w:val="en-GB"/>
          </w:rPr>
          <w:t xml:space="preserve">and less than </w:t>
        </w:r>
      </w:ins>
      <w:r w:rsidRPr="008E1789">
        <w:rPr>
          <w:rFonts w:asciiTheme="majorBidi" w:eastAsia="Times New Roman" w:hAnsiTheme="majorBidi" w:cstheme="majorBidi"/>
          <w:lang w:val="en-GB"/>
        </w:rPr>
        <w:t xml:space="preserve">that </w:t>
      </w:r>
      <w:del w:id="20420" w:author="Jane Shaw" w:date="2015-11-01T13:55:00Z">
        <w:r w:rsidRPr="008E1789" w:rsidDel="00AD50B1">
          <w:rPr>
            <w:rFonts w:asciiTheme="majorBidi" w:eastAsia="Times New Roman" w:hAnsiTheme="majorBidi" w:cstheme="majorBidi"/>
            <w:lang w:val="en-GB"/>
          </w:rPr>
          <w:delText xml:space="preserve">in </w:delText>
        </w:r>
      </w:del>
      <w:ins w:id="20421" w:author="Jane Shaw" w:date="2015-11-01T13:55:00Z">
        <w:r w:rsidR="00AD50B1">
          <w:rPr>
            <w:rFonts w:asciiTheme="majorBidi" w:eastAsia="Times New Roman" w:hAnsiTheme="majorBidi" w:cstheme="majorBidi"/>
            <w:lang w:val="en-GB"/>
          </w:rPr>
          <w:t xml:space="preserve">of </w:t>
        </w:r>
      </w:ins>
      <w:r w:rsidRPr="008E1789">
        <w:rPr>
          <w:rFonts w:asciiTheme="majorBidi" w:eastAsia="Times New Roman" w:hAnsiTheme="majorBidi" w:cstheme="majorBidi"/>
          <w:lang w:val="en-GB"/>
        </w:rPr>
        <w:t xml:space="preserve">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w:t>
      </w:r>
      <w:del w:id="20422" w:author="Jane Shaw" w:date="2015-11-01T13:55:00Z">
        <w:r w:rsidRPr="008E1789" w:rsidDel="00AD50B1">
          <w:rPr>
            <w:rFonts w:asciiTheme="majorBidi" w:eastAsia="Times New Roman" w:hAnsiTheme="majorBidi" w:cstheme="majorBidi"/>
            <w:lang w:val="en-GB"/>
          </w:rPr>
          <w:delText xml:space="preserve">as well as </w:delText>
        </w:r>
      </w:del>
      <w:ins w:id="20423" w:author="Jane Shaw" w:date="2015-11-01T13:55:00Z">
        <w:r w:rsidR="00AD50B1">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certain by-products of the fruit processing industry</w:t>
      </w:r>
      <w:del w:id="20424" w:author="Jane Shaw" w:date="2015-11-01T13:56: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are fed to animals. Production data for fruit crops should relate to fruits actually harvested. Data on bananas and plantains should relate to the weight of single bananas or banana hands, excluding the weight of the central stalk. </w:t>
      </w:r>
    </w:p>
    <w:p w14:paraId="700D0B8F" w14:textId="1048252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FRUIT CROP</w:t>
      </w:r>
      <w:del w:id="20425" w:author="Jane Shaw" w:date="2015-11-01T13:56:00Z">
        <w:r w:rsidRPr="008E1789" w:rsidDel="00AD50B1">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PRODUCTS. Apart from a few main products, international trade classifications do not permit </w:t>
      </w:r>
      <w:del w:id="20426" w:author="Jane Shaw" w:date="2015-11-01T13:56:00Z">
        <w:r w:rsidRPr="008E1789" w:rsidDel="00AD50B1">
          <w:rPr>
            <w:rFonts w:asciiTheme="majorBidi" w:eastAsia="Times New Roman" w:hAnsiTheme="majorBidi" w:cstheme="majorBidi"/>
            <w:lang w:val="en-GB"/>
          </w:rPr>
          <w:delText xml:space="preserve">a </w:delText>
        </w:r>
      </w:del>
      <w:r w:rsidRPr="008E1789">
        <w:rPr>
          <w:rFonts w:asciiTheme="majorBidi" w:eastAsia="Times New Roman" w:hAnsiTheme="majorBidi" w:cstheme="majorBidi"/>
          <w:lang w:val="en-GB"/>
        </w:rPr>
        <w:t>sufficiently detailed classification of processed products according to the primary commodity used in the</w:t>
      </w:r>
      <w:ins w:id="20427" w:author="Jane Shaw" w:date="2015-11-01T13:56:00Z">
        <w:r w:rsidR="00AD50B1">
          <w:rPr>
            <w:rFonts w:asciiTheme="majorBidi" w:eastAsia="Times New Roman" w:hAnsiTheme="majorBidi" w:cstheme="majorBidi"/>
            <w:lang w:val="en-GB"/>
          </w:rPr>
          <w:t>ir</w:t>
        </w:r>
      </w:ins>
      <w:r w:rsidRPr="008E1789">
        <w:rPr>
          <w:rFonts w:asciiTheme="majorBidi" w:eastAsia="Times New Roman" w:hAnsiTheme="majorBidi" w:cstheme="majorBidi"/>
          <w:lang w:val="en-GB"/>
        </w:rPr>
        <w:t xml:space="preserve"> preparation. Fruit crops are processed for preservation and conservation, or for transformation from one substance into another, </w:t>
      </w:r>
      <w:del w:id="20428" w:author="Jane Shaw" w:date="2015-11-01T13:56:00Z">
        <w:r w:rsidRPr="008E1789" w:rsidDel="00AD50B1">
          <w:rPr>
            <w:rFonts w:asciiTheme="majorBidi" w:eastAsia="Times New Roman" w:hAnsiTheme="majorBidi" w:cstheme="majorBidi"/>
            <w:lang w:val="en-GB"/>
          </w:rPr>
          <w:delText xml:space="preserve">e.g. </w:delText>
        </w:r>
      </w:del>
      <w:ins w:id="20429" w:author="Jane Shaw" w:date="2015-11-01T13:56:00Z">
        <w:r w:rsidR="00AD50B1">
          <w:rPr>
            <w:rFonts w:asciiTheme="majorBidi" w:eastAsia="Times New Roman" w:hAnsiTheme="majorBidi" w:cstheme="majorBidi"/>
            <w:lang w:val="en-GB"/>
          </w:rPr>
          <w:t xml:space="preserve">such as </w:t>
        </w:r>
      </w:ins>
      <w:r w:rsidRPr="008E1789">
        <w:rPr>
          <w:rFonts w:asciiTheme="majorBidi" w:eastAsia="Times New Roman" w:hAnsiTheme="majorBidi" w:cstheme="majorBidi"/>
          <w:lang w:val="en-GB"/>
        </w:rPr>
        <w:t>sugar into alcohol. Drying and wine making are two of the oldest methods of preservation. The manufacture of fruit syrups and juices, jams, jellies, marmalade</w:t>
      </w:r>
      <w:ins w:id="20430" w:author="Jane Shaw" w:date="2015-11-01T13:56:00Z">
        <w:r w:rsidR="00AD50B1">
          <w:rPr>
            <w:rFonts w:asciiTheme="majorBidi" w:eastAsia="Times New Roman" w:hAnsiTheme="majorBidi" w:cstheme="majorBidi"/>
            <w:lang w:val="en-GB"/>
          </w:rPr>
          <w:t>s</w:t>
        </w:r>
      </w:ins>
      <w:r w:rsidRPr="008E1789">
        <w:rPr>
          <w:rFonts w:asciiTheme="majorBidi" w:eastAsia="Times New Roman" w:hAnsiTheme="majorBidi" w:cstheme="majorBidi"/>
          <w:lang w:val="en-GB"/>
        </w:rPr>
        <w:t>, chutne</w:t>
      </w:r>
      <w:ins w:id="20431" w:author="Jane Shaw" w:date="2015-11-01T13:56:00Z">
        <w:r w:rsidR="00AD50B1">
          <w:rPr>
            <w:rFonts w:asciiTheme="majorBidi" w:eastAsia="Times New Roman" w:hAnsiTheme="majorBidi" w:cstheme="majorBidi"/>
            <w:lang w:val="en-GB"/>
          </w:rPr>
          <w:t>ys</w:t>
        </w:r>
      </w:ins>
      <w:del w:id="20432" w:author="Jane Shaw" w:date="2015-11-01T13:56:00Z">
        <w:r w:rsidRPr="008E1789" w:rsidDel="00AD50B1">
          <w:rPr>
            <w:rFonts w:asciiTheme="majorBidi" w:eastAsia="Times New Roman" w:hAnsiTheme="majorBidi" w:cstheme="majorBidi"/>
            <w:lang w:val="en-GB"/>
          </w:rPr>
          <w:delText>y</w:delText>
        </w:r>
      </w:del>
      <w:r w:rsidRPr="008E1789">
        <w:rPr>
          <w:rFonts w:asciiTheme="majorBidi" w:eastAsia="Times New Roman" w:hAnsiTheme="majorBidi" w:cstheme="majorBidi"/>
          <w:lang w:val="en-GB"/>
        </w:rPr>
        <w:t xml:space="preserve"> and sauces are </w:t>
      </w:r>
      <w:del w:id="20433" w:author="Jane Shaw" w:date="2015-11-01T13:57:00Z">
        <w:r w:rsidRPr="008E1789" w:rsidDel="00AD50B1">
          <w:rPr>
            <w:rFonts w:asciiTheme="majorBidi" w:eastAsia="Times New Roman" w:hAnsiTheme="majorBidi" w:cstheme="majorBidi"/>
            <w:lang w:val="en-GB"/>
          </w:rPr>
          <w:delText xml:space="preserve">also </w:delText>
        </w:r>
      </w:del>
      <w:ins w:id="20434" w:author="Jane Shaw" w:date="2015-11-01T13:57:00Z">
        <w:r w:rsidR="00AD50B1">
          <w:rPr>
            <w:rFonts w:asciiTheme="majorBidi" w:eastAsia="Times New Roman" w:hAnsiTheme="majorBidi" w:cstheme="majorBidi"/>
            <w:lang w:val="en-GB"/>
          </w:rPr>
          <w:t xml:space="preserve">other </w:t>
        </w:r>
      </w:ins>
      <w:r w:rsidRPr="008E1789">
        <w:rPr>
          <w:rFonts w:asciiTheme="majorBidi" w:eastAsia="Times New Roman" w:hAnsiTheme="majorBidi" w:cstheme="majorBidi"/>
          <w:lang w:val="en-GB"/>
        </w:rPr>
        <w:t>traditional methods of preservation. Modern processes include canning, freezing, quick-freezing and dehydration. Other fruit products include fruit squashes</w:t>
      </w:r>
      <w:del w:id="20435" w:author="Jane Shaw" w:date="2015-11-01T13:57: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0436" w:author="Jane Shaw" w:date="2015-11-01T13:57:00Z">
        <w:r w:rsidRPr="008E1789" w:rsidDel="00AD50B1">
          <w:rPr>
            <w:rFonts w:asciiTheme="majorBidi" w:eastAsia="Times New Roman" w:hAnsiTheme="majorBidi" w:cstheme="majorBidi"/>
            <w:lang w:val="en-GB"/>
          </w:rPr>
          <w:delText xml:space="preserve">i.e. </w:delText>
        </w:r>
      </w:del>
      <w:ins w:id="20437" w:author="Jane Shaw" w:date="2015-11-01T13:57:00Z">
        <w:r w:rsidR="00AD50B1">
          <w:rPr>
            <w:rFonts w:asciiTheme="majorBidi" w:eastAsia="Times New Roman" w:hAnsiTheme="majorBidi" w:cstheme="majorBidi"/>
            <w:lang w:val="en-GB"/>
          </w:rPr>
          <w:t>(</w:t>
        </w:r>
      </w:ins>
      <w:r w:rsidRPr="008E1789">
        <w:rPr>
          <w:rFonts w:asciiTheme="majorBidi" w:eastAsia="Times New Roman" w:hAnsiTheme="majorBidi" w:cstheme="majorBidi"/>
          <w:lang w:val="en-GB"/>
        </w:rPr>
        <w:t>juice with some fruit tissues included</w:t>
      </w:r>
      <w:ins w:id="20438" w:author="Jane Shaw" w:date="2015-11-01T13:57:00Z">
        <w:r w:rsidR="00AD50B1">
          <w:rPr>
            <w:rFonts w:asciiTheme="majorBidi" w:eastAsia="Times New Roman" w:hAnsiTheme="majorBidi" w:cstheme="majorBidi"/>
            <w:lang w:val="en-GB"/>
          </w:rPr>
          <w:t>)</w:t>
        </w:r>
      </w:ins>
      <w:r w:rsidRPr="008E1789">
        <w:rPr>
          <w:rFonts w:asciiTheme="majorBidi" w:eastAsia="Times New Roman" w:hAnsiTheme="majorBidi" w:cstheme="majorBidi"/>
          <w:lang w:val="en-GB"/>
        </w:rPr>
        <w:t>, fruit nectars containing at least 30</w:t>
      </w:r>
      <w:del w:id="20439" w:author="Jane Shaw" w:date="2015-10-22T19:08:00Z">
        <w:r w:rsidRPr="008E1789" w:rsidDel="004414AA">
          <w:rPr>
            <w:rFonts w:asciiTheme="majorBidi" w:eastAsia="Times New Roman" w:hAnsiTheme="majorBidi" w:cstheme="majorBidi"/>
            <w:lang w:val="en-GB"/>
          </w:rPr>
          <w:delText>%</w:delText>
        </w:r>
      </w:del>
      <w:ins w:id="20440"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fruit solids, and </w:t>
      </w:r>
      <w:del w:id="20441" w:author="Jane Shaw" w:date="2015-11-01T13:57:00Z">
        <w:r w:rsidRPr="008E1789" w:rsidDel="00AD50B1">
          <w:rPr>
            <w:rFonts w:asciiTheme="majorBidi" w:eastAsia="Times New Roman" w:hAnsiTheme="majorBidi" w:cstheme="majorBidi"/>
            <w:lang w:val="en-GB"/>
          </w:rPr>
          <w:delText xml:space="preserve">some </w:delText>
        </w:r>
      </w:del>
      <w:r w:rsidRPr="008E1789">
        <w:rPr>
          <w:rFonts w:asciiTheme="majorBidi" w:eastAsia="Times New Roman" w:hAnsiTheme="majorBidi" w:cstheme="majorBidi"/>
          <w:lang w:val="en-GB"/>
        </w:rPr>
        <w:t>soft drinks that contain a very small amount of fruit juice. Essential oils are extracted from some fruits and fruit peels, while the peel of some fruit is also used in confectionery.</w:t>
      </w:r>
    </w:p>
    <w:p w14:paraId="3F81735F" w14:textId="1C6474C3"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2611 </w:t>
      </w:r>
      <w:del w:id="20442" w:author="Jane Shaw" w:date="2015-11-01T13:57:00Z">
        <w:r w:rsidRPr="008E1789" w:rsidDel="00AD50B1">
          <w:rPr>
            <w:rFonts w:asciiTheme="majorBidi" w:hAnsiTheme="majorBidi" w:cstheme="majorBidi"/>
            <w:lang w:val="en-GB"/>
          </w:rPr>
          <w:delText xml:space="preserve">- </w:delText>
        </w:r>
      </w:del>
      <w:ins w:id="20443" w:author="Jane Shaw" w:date="2015-11-01T13:57:00Z">
        <w:r w:rsidR="00AD50B1">
          <w:rPr>
            <w:rFonts w:asciiTheme="majorBidi" w:hAnsiTheme="majorBidi" w:cstheme="majorBidi"/>
            <w:lang w:val="en-GB"/>
          </w:rPr>
          <w:t>–</w:t>
        </w:r>
        <w:r w:rsidR="00AD50B1" w:rsidRPr="008E1789">
          <w:rPr>
            <w:rFonts w:asciiTheme="majorBidi" w:hAnsiTheme="majorBidi" w:cstheme="majorBidi"/>
            <w:lang w:val="en-GB"/>
          </w:rPr>
          <w:t xml:space="preserve"> </w:t>
        </w:r>
      </w:ins>
      <w:r w:rsidRPr="008E1789">
        <w:rPr>
          <w:rFonts w:asciiTheme="majorBidi" w:hAnsiTheme="majorBidi" w:cstheme="majorBidi"/>
          <w:lang w:val="en-GB"/>
        </w:rPr>
        <w:t xml:space="preserve">Oranges, </w:t>
      </w:r>
      <w:r w:rsidR="00AD50B1" w:rsidRPr="008E1789">
        <w:rPr>
          <w:rFonts w:asciiTheme="majorBidi" w:hAnsiTheme="majorBidi" w:cstheme="majorBidi"/>
          <w:lang w:val="en-GB"/>
        </w:rPr>
        <w:t>mandarin</w:t>
      </w:r>
      <w:del w:id="20444" w:author="Jane Shaw" w:date="2015-11-01T13:58:00Z">
        <w:r w:rsidR="00AD50B1" w:rsidRPr="008E1789" w:rsidDel="00AD50B1">
          <w:rPr>
            <w:rFonts w:asciiTheme="majorBidi" w:hAnsiTheme="majorBidi" w:cstheme="majorBidi"/>
            <w:lang w:val="en-GB"/>
          </w:rPr>
          <w:delText>e</w:delText>
        </w:r>
      </w:del>
      <w:r w:rsidR="00AD50B1" w:rsidRPr="008E1789">
        <w:rPr>
          <w:rFonts w:asciiTheme="majorBidi" w:hAnsiTheme="majorBidi" w:cstheme="majorBidi"/>
          <w:lang w:val="en-GB"/>
        </w:rPr>
        <w:t>s</w:t>
      </w:r>
    </w:p>
    <w:p w14:paraId="6433D84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445" w:author="Jane Shaw" w:date="2015-11-01T13:58: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oranges (01323) and the following processed products expressed in terms of primary equivalent: orange juice, single strength (21431.01); orange juice, concentrated (21431.02); tangerine juice (21439.01).</w:t>
      </w:r>
    </w:p>
    <w:p w14:paraId="33FC202A" w14:textId="100E218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Oranges and mandarin</w:t>
      </w:r>
      <w:del w:id="20446" w:author="Jane Shaw" w:date="2015-11-01T13:58:00Z">
        <w:r w:rsidRPr="008E1789" w:rsidDel="00AD50B1">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del w:id="20447" w:author="Jane Shaw" w:date="2015-11-01T13:58:00Z">
        <w:r w:rsidRPr="008E1789" w:rsidDel="00AD50B1">
          <w:rPr>
            <w:rFonts w:asciiTheme="majorBidi" w:eastAsia="Times New Roman" w:hAnsiTheme="majorBidi" w:cstheme="majorBidi"/>
            <w:i/>
            <w:iCs/>
            <w:lang w:val="en-GB"/>
          </w:rPr>
          <w:delText xml:space="preserve">Citrus </w:delText>
        </w:r>
      </w:del>
      <w:ins w:id="20448" w:author="Jane Shaw" w:date="2015-11-01T13:58: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aurantium </w:t>
      </w:r>
      <w:r w:rsidRPr="008E1789">
        <w:rPr>
          <w:rFonts w:asciiTheme="majorBidi" w:eastAsia="Times New Roman" w:hAnsiTheme="majorBidi" w:cstheme="majorBidi"/>
          <w:lang w:val="en-GB"/>
        </w:rPr>
        <w:t xml:space="preserve">(bitter orange), </w:t>
      </w:r>
      <w:del w:id="20449" w:author="Jane Shaw" w:date="2015-11-01T13:58:00Z">
        <w:r w:rsidRPr="008E1789" w:rsidDel="00AD50B1">
          <w:rPr>
            <w:rFonts w:asciiTheme="majorBidi" w:eastAsia="Times New Roman" w:hAnsiTheme="majorBidi" w:cstheme="majorBidi"/>
            <w:i/>
            <w:iCs/>
            <w:lang w:val="en-GB"/>
          </w:rPr>
          <w:delText xml:space="preserve">Citrus </w:delText>
        </w:r>
      </w:del>
      <w:ins w:id="20450" w:author="Jane Shaw" w:date="2015-11-01T13:58: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reticulate</w:t>
      </w:r>
      <w:r w:rsidRPr="008E1789">
        <w:rPr>
          <w:rFonts w:asciiTheme="majorBidi" w:eastAsia="Times New Roman" w:hAnsiTheme="majorBidi" w:cstheme="majorBidi"/>
          <w:lang w:val="en-GB"/>
        </w:rPr>
        <w:t xml:space="preserve"> (mandarin, tangerine) and </w:t>
      </w:r>
      <w:del w:id="20451" w:author="Jane Shaw" w:date="2015-11-01T13:58:00Z">
        <w:r w:rsidRPr="008E1789" w:rsidDel="00AD50B1">
          <w:rPr>
            <w:rFonts w:asciiTheme="majorBidi" w:eastAsia="Times New Roman" w:hAnsiTheme="majorBidi" w:cstheme="majorBidi"/>
            <w:i/>
            <w:iCs/>
            <w:lang w:val="en-GB"/>
          </w:rPr>
          <w:delText xml:space="preserve">Citrus </w:delText>
        </w:r>
      </w:del>
      <w:ins w:id="20452" w:author="Jane Shaw" w:date="2015-11-01T13:58: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unshiu</w:t>
      </w:r>
      <w:r w:rsidRPr="008E1789">
        <w:rPr>
          <w:rFonts w:asciiTheme="majorBidi" w:eastAsia="Times New Roman" w:hAnsiTheme="majorBidi" w:cstheme="majorBidi"/>
          <w:lang w:val="en-GB"/>
        </w:rPr>
        <w:t xml:space="preserve"> (clementine, satsuma), fresh or chilled. Bitter oranges are used primarily in the preparation of marmalade. </w:t>
      </w:r>
      <w:del w:id="20453" w:author="Jane Shaw" w:date="2015-11-01T13:58:00Z">
        <w:r w:rsidRPr="008E1789" w:rsidDel="00AD50B1">
          <w:rPr>
            <w:rFonts w:asciiTheme="majorBidi" w:eastAsia="Times New Roman" w:hAnsiTheme="majorBidi" w:cstheme="majorBidi"/>
            <w:lang w:val="en-GB"/>
          </w:rPr>
          <w:delText xml:space="preserve">It </w:delText>
        </w:r>
      </w:del>
      <w:ins w:id="20454" w:author="Jane Shaw" w:date="2015-11-01T13:58:00Z">
        <w:r w:rsidR="00AD50B1">
          <w:rPr>
            <w:rFonts w:asciiTheme="majorBidi" w:eastAsia="Times New Roman" w:hAnsiTheme="majorBidi" w:cstheme="majorBidi"/>
            <w:lang w:val="en-GB"/>
          </w:rPr>
          <w:t xml:space="preserve">The category </w:t>
        </w:r>
      </w:ins>
      <w:r w:rsidRPr="008E1789">
        <w:rPr>
          <w:rFonts w:asciiTheme="majorBidi" w:eastAsia="Times New Roman" w:hAnsiTheme="majorBidi" w:cstheme="majorBidi"/>
          <w:lang w:val="en-GB"/>
        </w:rPr>
        <w:t>includes oranges, green for preserving</w:t>
      </w:r>
      <w:ins w:id="20455" w:author="Jane Shaw" w:date="2015-11-01T13:58:00Z">
        <w:r w:rsidR="00AD50B1">
          <w:rPr>
            <w:rFonts w:asciiTheme="majorBidi" w:eastAsia="Times New Roman" w:hAnsiTheme="majorBidi" w:cstheme="majorBidi"/>
            <w:lang w:val="en-GB"/>
          </w:rPr>
          <w:t>;</w:t>
        </w:r>
      </w:ins>
      <w:del w:id="20456" w:author="Jane Shaw" w:date="2015-11-01T13:58: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oranges</w:t>
      </w:r>
      <w:ins w:id="20457" w:author="Jane Shaw" w:date="2015-11-01T13:58:00Z">
        <w:r w:rsidR="00AD50B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Seville and Wilkings.</w:t>
      </w:r>
    </w:p>
    <w:p w14:paraId="6A6AA9F8"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14:paraId="19079093" w14:textId="78CF76C4"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2612 </w:t>
      </w:r>
      <w:ins w:id="20458" w:author="Jane Shaw" w:date="2015-11-01T13:59:00Z">
        <w:r w:rsidR="00AD50B1">
          <w:rPr>
            <w:rFonts w:asciiTheme="majorBidi" w:hAnsiTheme="majorBidi" w:cstheme="majorBidi"/>
            <w:lang w:val="en-GB"/>
          </w:rPr>
          <w:t>–</w:t>
        </w:r>
      </w:ins>
      <w:del w:id="20459" w:author="Jane Shaw" w:date="2015-11-01T13:59:00Z">
        <w:r w:rsidRPr="008E1789" w:rsidDel="00AD50B1">
          <w:rPr>
            <w:rFonts w:asciiTheme="majorBidi" w:hAnsiTheme="majorBidi" w:cstheme="majorBidi"/>
            <w:lang w:val="en-GB"/>
          </w:rPr>
          <w:delText>-</w:delText>
        </w:r>
      </w:del>
      <w:r w:rsidRPr="008E1789">
        <w:rPr>
          <w:rFonts w:asciiTheme="majorBidi" w:hAnsiTheme="majorBidi" w:cstheme="majorBidi"/>
          <w:lang w:val="en-GB"/>
        </w:rPr>
        <w:t xml:space="preserve"> Lemons, </w:t>
      </w:r>
      <w:r w:rsidR="00AD50B1" w:rsidRPr="008E1789">
        <w:rPr>
          <w:rFonts w:asciiTheme="majorBidi" w:hAnsiTheme="majorBidi" w:cstheme="majorBidi"/>
          <w:lang w:val="en-GB"/>
        </w:rPr>
        <w:t>limes</w:t>
      </w:r>
    </w:p>
    <w:p w14:paraId="52420615"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460" w:author="Jane Shaw" w:date="2015-11-01T13:59: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lemons and limes (01322) and the following processed products expressed in terms of primary equivalent: lemon juice, single strength (21439.02); lemon juice, concentrated (21439.03).</w:t>
      </w:r>
    </w:p>
    <w:p w14:paraId="49F033B0" w14:textId="09DEB5D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del w:id="20461" w:author="Jane Shaw" w:date="2015-11-01T13:59:00Z">
        <w:r w:rsidRPr="008E1789" w:rsidDel="00AD50B1">
          <w:rPr>
            <w:rFonts w:asciiTheme="majorBidi" w:eastAsia="Times New Roman" w:hAnsiTheme="majorBidi" w:cstheme="majorBidi"/>
            <w:i/>
            <w:iCs/>
            <w:lang w:val="en-GB"/>
          </w:rPr>
          <w:delText xml:space="preserve">Citrus </w:delText>
        </w:r>
      </w:del>
      <w:ins w:id="20462" w:author="Jane Shaw" w:date="2015-11-01T13:59: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latifolia </w:t>
      </w:r>
      <w:r w:rsidRPr="008E1789">
        <w:rPr>
          <w:rFonts w:asciiTheme="majorBidi" w:eastAsia="Times New Roman" w:hAnsiTheme="majorBidi" w:cstheme="majorBidi"/>
          <w:lang w:val="en-GB"/>
        </w:rPr>
        <w:t>(lime</w:t>
      </w:r>
      <w:del w:id="20463" w:author="Jane Shaw" w:date="2015-11-01T13:59:00Z">
        <w:r w:rsidRPr="008E1789" w:rsidDel="00AD50B1">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w:t>
      </w:r>
      <w:del w:id="20464" w:author="Jane Shaw" w:date="2015-11-01T13:59:00Z">
        <w:r w:rsidRPr="008E1789" w:rsidDel="00AD50B1">
          <w:rPr>
            <w:rFonts w:asciiTheme="majorBidi" w:eastAsia="Times New Roman" w:hAnsiTheme="majorBidi" w:cstheme="majorBidi"/>
            <w:i/>
            <w:iCs/>
            <w:lang w:val="en-GB"/>
          </w:rPr>
          <w:delText xml:space="preserve">Citrus </w:delText>
        </w:r>
      </w:del>
      <w:ins w:id="20465" w:author="Jane Shaw" w:date="2015-11-01T13:59: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aurantifolia </w:t>
      </w:r>
      <w:r w:rsidRPr="008E1789">
        <w:rPr>
          <w:rFonts w:asciiTheme="majorBidi" w:eastAsia="Times New Roman" w:hAnsiTheme="majorBidi" w:cstheme="majorBidi"/>
          <w:lang w:val="en-GB"/>
        </w:rPr>
        <w:t xml:space="preserve">(sour lime) and </w:t>
      </w:r>
      <w:del w:id="20466" w:author="Jane Shaw" w:date="2015-11-01T13:59:00Z">
        <w:r w:rsidRPr="008E1789" w:rsidDel="00AD50B1">
          <w:rPr>
            <w:rFonts w:asciiTheme="majorBidi" w:eastAsia="Times New Roman" w:hAnsiTheme="majorBidi" w:cstheme="majorBidi"/>
            <w:i/>
            <w:iCs/>
            <w:lang w:val="en-GB"/>
          </w:rPr>
          <w:delText xml:space="preserve">Citrus </w:delText>
        </w:r>
      </w:del>
      <w:ins w:id="20467" w:author="Jane Shaw" w:date="2015-11-01T13:59: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limetta</w:t>
      </w:r>
      <w:r w:rsidRPr="008E1789">
        <w:rPr>
          <w:rFonts w:asciiTheme="majorBidi" w:eastAsia="Times New Roman" w:hAnsiTheme="majorBidi" w:cstheme="majorBidi"/>
          <w:lang w:val="en-GB"/>
        </w:rPr>
        <w:t xml:space="preserve"> (sweet lime), fresh or chilled.</w:t>
      </w:r>
    </w:p>
    <w:p w14:paraId="1EFBBB89" w14:textId="68D94050"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2613 </w:t>
      </w:r>
      <w:ins w:id="20468" w:author="Jane Shaw" w:date="2015-11-01T13:59:00Z">
        <w:r w:rsidR="00AD50B1">
          <w:rPr>
            <w:rFonts w:asciiTheme="majorBidi" w:hAnsiTheme="majorBidi" w:cstheme="majorBidi"/>
            <w:lang w:val="en-GB"/>
          </w:rPr>
          <w:t>–</w:t>
        </w:r>
      </w:ins>
      <w:del w:id="20469" w:author="Jane Shaw" w:date="2015-11-01T13:59:00Z">
        <w:r w:rsidRPr="008E1789" w:rsidDel="00AD50B1">
          <w:rPr>
            <w:rFonts w:asciiTheme="majorBidi" w:hAnsiTheme="majorBidi" w:cstheme="majorBidi"/>
            <w:lang w:val="en-GB"/>
          </w:rPr>
          <w:delText>-</w:delText>
        </w:r>
      </w:del>
      <w:r w:rsidRPr="008E1789">
        <w:rPr>
          <w:rFonts w:asciiTheme="majorBidi" w:hAnsiTheme="majorBidi" w:cstheme="majorBidi"/>
          <w:lang w:val="en-GB"/>
        </w:rPr>
        <w:t xml:space="preserve"> Grapefruit</w:t>
      </w:r>
    </w:p>
    <w:p w14:paraId="3A562D05"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470" w:author="Jane Shaw" w:date="2015-11-01T13:59: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pomelos and grapefruits (01321) and the following processed products expressed in terms of primary equivalent: juice of grapefruit (21432); grapefruit juice, concentrated (21432.01).</w:t>
      </w:r>
    </w:p>
    <w:p w14:paraId="1709DFC7" w14:textId="1233254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del w:id="20471" w:author="Jane Shaw" w:date="2015-11-01T13:59:00Z">
        <w:r w:rsidRPr="008E1789" w:rsidDel="00AD50B1">
          <w:rPr>
            <w:rFonts w:asciiTheme="majorBidi" w:eastAsia="Times New Roman" w:hAnsiTheme="majorBidi" w:cstheme="majorBidi"/>
            <w:i/>
            <w:iCs/>
            <w:lang w:val="en-GB"/>
          </w:rPr>
          <w:delText xml:space="preserve">Citrus </w:delText>
        </w:r>
      </w:del>
      <w:ins w:id="20472" w:author="Jane Shaw" w:date="2015-11-01T13:59: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grandis </w:t>
      </w:r>
      <w:r w:rsidRPr="008E1789">
        <w:rPr>
          <w:rFonts w:asciiTheme="majorBidi" w:eastAsia="Times New Roman" w:hAnsiTheme="majorBidi" w:cstheme="majorBidi"/>
          <w:lang w:val="en-GB"/>
        </w:rPr>
        <w:t xml:space="preserve">(pomelos, shaddocks) and </w:t>
      </w:r>
      <w:del w:id="20473" w:author="Jane Shaw" w:date="2015-11-01T14:00:00Z">
        <w:r w:rsidRPr="008E1789" w:rsidDel="00AD50B1">
          <w:rPr>
            <w:rFonts w:asciiTheme="majorBidi" w:eastAsia="Times New Roman" w:hAnsiTheme="majorBidi" w:cstheme="majorBidi"/>
            <w:i/>
            <w:iCs/>
            <w:lang w:val="en-GB"/>
          </w:rPr>
          <w:delText xml:space="preserve">Citrus </w:delText>
        </w:r>
      </w:del>
      <w:ins w:id="20474" w:author="Jane Shaw" w:date="2015-11-01T14:00: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paradise</w:t>
      </w:r>
      <w:r w:rsidRPr="008E1789">
        <w:rPr>
          <w:rFonts w:asciiTheme="majorBidi" w:eastAsia="Times New Roman" w:hAnsiTheme="majorBidi" w:cstheme="majorBidi"/>
          <w:lang w:val="en-GB"/>
        </w:rPr>
        <w:t xml:space="preserve"> (grapefruits, fruit of the grapefruit tree).</w:t>
      </w:r>
    </w:p>
    <w:p w14:paraId="70DA894A" w14:textId="4F29E830" w:rsidR="00EB7AF1" w:rsidRPr="008E1789" w:rsidRDefault="007F2666" w:rsidP="00C500F7">
      <w:pPr>
        <w:pStyle w:val="Titolo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 xml:space="preserve">BS 2614 </w:t>
      </w:r>
      <w:ins w:id="20475" w:author="Jane Shaw" w:date="2015-11-01T14:00:00Z">
        <w:r w:rsidR="00AD50B1">
          <w:rPr>
            <w:rFonts w:asciiTheme="majorBidi" w:hAnsiTheme="majorBidi" w:cstheme="majorBidi"/>
            <w:lang w:val="en-GB"/>
          </w:rPr>
          <w:t>–</w:t>
        </w:r>
      </w:ins>
      <w:del w:id="20476" w:author="Jane Shaw" w:date="2015-11-01T14:00:00Z">
        <w:r w:rsidR="726F4BD4" w:rsidRPr="008E1789" w:rsidDel="00AD50B1">
          <w:rPr>
            <w:rFonts w:asciiTheme="majorBidi" w:hAnsiTheme="majorBidi" w:cstheme="majorBidi"/>
            <w:lang w:val="en-GB"/>
          </w:rPr>
          <w:delText>-</w:delText>
        </w:r>
      </w:del>
      <w:r w:rsidR="726F4BD4" w:rsidRPr="008E1789">
        <w:rPr>
          <w:rFonts w:asciiTheme="majorBidi" w:hAnsiTheme="majorBidi" w:cstheme="majorBidi"/>
          <w:lang w:val="en-GB"/>
        </w:rPr>
        <w:t xml:space="preserve"> Citrus, other</w:t>
      </w:r>
    </w:p>
    <w:p w14:paraId="0AD1DE56" w14:textId="435246F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477" w:author="Jane Shaw" w:date="2015-11-01T14:00: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citrus fruit, </w:t>
      </w:r>
      <w:del w:id="20478" w:author="Jane Shaw" w:date="2015-11-01T14:00:00Z">
        <w:r w:rsidRPr="008E1789" w:rsidDel="00AD50B1">
          <w:rPr>
            <w:rFonts w:asciiTheme="majorBidi" w:eastAsia="Times New Roman" w:hAnsiTheme="majorBidi" w:cstheme="majorBidi"/>
            <w:lang w:val="en-GB"/>
          </w:rPr>
          <w:delText xml:space="preserve">n.e.c. </w:delText>
        </w:r>
      </w:del>
      <w:ins w:id="20479" w:author="Jane Shaw" w:date="2015-11-01T14:00:00Z">
        <w:r w:rsidR="00AD50B1">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(01329) and the following processed products expressed in terms of primary equivalent: citrus juice, single strength (21439.04); citrus juice, concentrated (21439.05).</w:t>
      </w:r>
    </w:p>
    <w:p w14:paraId="304B45DC" w14:textId="631ABFE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Citrus</w:t>
      </w:r>
      <w:ins w:id="20480" w:author="Jane Shaw" w:date="2015-11-01T14:00:00Z">
        <w:r w:rsidR="00AD50B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del w:id="20481" w:author="Jane Shaw" w:date="2015-11-01T14:00:00Z">
        <w:r w:rsidRPr="008E1789" w:rsidDel="00AD50B1">
          <w:rPr>
            <w:rFonts w:asciiTheme="majorBidi" w:eastAsia="Times New Roman" w:hAnsiTheme="majorBidi" w:cstheme="majorBidi"/>
            <w:i/>
            <w:iCs/>
            <w:lang w:val="en-GB"/>
          </w:rPr>
          <w:delText xml:space="preserve">Citrus </w:delText>
        </w:r>
      </w:del>
      <w:ins w:id="20482" w:author="Jane Shaw" w:date="2015-11-01T14:00: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medica var. cedrata </w:t>
      </w:r>
      <w:r w:rsidRPr="008E1789">
        <w:rPr>
          <w:rFonts w:asciiTheme="majorBidi" w:eastAsia="Times New Roman" w:hAnsiTheme="majorBidi" w:cstheme="majorBidi"/>
          <w:lang w:val="en-GB"/>
        </w:rPr>
        <w:t xml:space="preserve">(citron), </w:t>
      </w:r>
      <w:del w:id="20483" w:author="Jane Shaw" w:date="2015-11-01T14:00:00Z">
        <w:r w:rsidRPr="008E1789" w:rsidDel="00AD50B1">
          <w:rPr>
            <w:rFonts w:asciiTheme="majorBidi" w:eastAsia="Times New Roman" w:hAnsiTheme="majorBidi" w:cstheme="majorBidi"/>
            <w:i/>
            <w:iCs/>
            <w:lang w:val="en-GB"/>
          </w:rPr>
          <w:delText xml:space="preserve">Citrus </w:delText>
        </w:r>
      </w:del>
      <w:ins w:id="20484" w:author="Jane Shaw" w:date="2015-11-01T14:00:00Z">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14:paraId="52C3E0BD" w14:textId="2A36A12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Other citrus fruits not elsewhere classified are also </w:t>
      </w:r>
      <w:del w:id="20485" w:author="Jane Shaw" w:date="2015-11-01T14:01:00Z">
        <w:r w:rsidRPr="008E1789" w:rsidDel="00AD50B1">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20486" w:author="Jane Shaw" w:date="2015-11-01T14:01:00Z">
        <w:r w:rsidR="00AD50B1">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3F918801"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14:paraId="4D1B63E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14:paraId="2ED58BEF" w14:textId="37380D68" w:rsidR="00EB7AF1" w:rsidRPr="008E1789" w:rsidDel="00AD50B1" w:rsidRDefault="726F4BD4" w:rsidP="00C500F7">
      <w:pPr>
        <w:jc w:val="both"/>
        <w:rPr>
          <w:del w:id="20487" w:author="Jane Shaw" w:date="2015-11-01T14:01:00Z"/>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del w:id="20488" w:author="Jane Shaw" w:date="2015-11-01T14:01:00Z">
        <w:r w:rsidRPr="008E1789" w:rsidDel="00AD50B1">
          <w:rPr>
            <w:rFonts w:asciiTheme="majorBidi" w:eastAsia="Times New Roman" w:hAnsiTheme="majorBidi" w:cstheme="majorBidi"/>
            <w:i/>
            <w:iCs/>
            <w:lang w:val="en-GB"/>
          </w:rPr>
          <w:delText xml:space="preserve">Musa </w:delText>
        </w:r>
      </w:del>
      <w:ins w:id="20489" w:author="Jane Shaw" w:date="2015-11-01T14:01:00Z">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cavendishii </w:t>
      </w:r>
      <w:r w:rsidRPr="008E1789">
        <w:rPr>
          <w:rFonts w:asciiTheme="majorBidi" w:eastAsia="Times New Roman" w:hAnsiTheme="majorBidi" w:cstheme="majorBidi"/>
          <w:lang w:val="en-GB"/>
        </w:rPr>
        <w:t xml:space="preserve">and </w:t>
      </w:r>
      <w:del w:id="20490" w:author="Jane Shaw" w:date="2015-11-01T14:01:00Z">
        <w:r w:rsidRPr="008E1789" w:rsidDel="00AD50B1">
          <w:rPr>
            <w:rFonts w:asciiTheme="majorBidi" w:eastAsia="Times New Roman" w:hAnsiTheme="majorBidi" w:cstheme="majorBidi"/>
            <w:i/>
            <w:iCs/>
            <w:lang w:val="en-GB"/>
          </w:rPr>
          <w:delText xml:space="preserve">Musa </w:delText>
        </w:r>
      </w:del>
      <w:ins w:id="20491" w:author="Jane Shaw" w:date="2015-11-01T14:01:00Z">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normally eaten without further preparation. </w:t>
      </w:r>
    </w:p>
    <w:p w14:paraId="51662DEF" w14:textId="68D0FC7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Trade figures may include dried bananas.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Data should be reported excluding the weight of the central stalk.</w:t>
      </w:r>
    </w:p>
    <w:p w14:paraId="57FD090F" w14:textId="5703BD7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del w:id="20492" w:author="Jane Shaw" w:date="2015-11-01T14:01:00Z">
        <w:r w:rsidRPr="008E1789" w:rsidDel="00AD50B1">
          <w:rPr>
            <w:rFonts w:asciiTheme="majorBidi" w:eastAsia="Times New Roman" w:hAnsiTheme="majorBidi" w:cstheme="majorBidi"/>
            <w:i/>
            <w:iCs/>
            <w:lang w:val="en-GB"/>
          </w:rPr>
          <w:delText xml:space="preserve">Musa </w:delText>
        </w:r>
      </w:del>
      <w:ins w:id="20493" w:author="Jane Shaw" w:date="2015-11-01T14:01:00Z">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paradisiaca</w:t>
      </w:r>
      <w:r w:rsidRPr="008E1789">
        <w:rPr>
          <w:rFonts w:asciiTheme="majorBidi" w:eastAsia="Times New Roman" w:hAnsiTheme="majorBidi" w:cstheme="majorBidi"/>
          <w:lang w:val="en-GB"/>
        </w:rPr>
        <w:t>), cooking bananas, are not included (01313).</w:t>
      </w:r>
    </w:p>
    <w:p w14:paraId="2151591F"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14:paraId="48D4B77A"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14:paraId="238FAC86"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14:paraId="59DA450E" w14:textId="4CDB201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del w:id="20494" w:author="Jane Shaw" w:date="2015-11-01T14:02:00Z">
        <w:r w:rsidRPr="008E1789" w:rsidDel="00AD50B1">
          <w:rPr>
            <w:rFonts w:asciiTheme="majorBidi" w:eastAsia="Times New Roman" w:hAnsiTheme="majorBidi" w:cstheme="majorBidi"/>
            <w:i/>
            <w:iCs/>
            <w:lang w:val="en-GB"/>
          </w:rPr>
          <w:delText xml:space="preserve">Musa </w:delText>
        </w:r>
      </w:del>
      <w:ins w:id="20495" w:author="Jane Shaw" w:date="2015-11-01T14:02:00Z">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sapientum, M. cavendishii, M. nana</w:t>
      </w:r>
      <w:r w:rsidRPr="008E1789">
        <w:rPr>
          <w:rFonts w:asciiTheme="majorBidi" w:eastAsia="Times New Roman" w:hAnsiTheme="majorBidi" w:cstheme="majorBidi"/>
          <w:lang w:val="en-GB"/>
        </w:rPr>
        <w:t>), cooking bananas, are excluded (01312).</w:t>
      </w:r>
    </w:p>
    <w:p w14:paraId="259802A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53AA8EF8"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2617 – Apples</w:t>
      </w:r>
    </w:p>
    <w:p w14:paraId="513B92D0"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496" w:author="Jane Shaw" w:date="2015-11-01T14:02:00Z">
        <w:r w:rsidRPr="008E1789" w:rsidDel="00AD50B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apples (01341) and the following processed products expressed in terms of primary equivalent: apple juice, single strength (21435.01); apple juice, concentrated (21435.02).</w:t>
      </w:r>
    </w:p>
    <w:p w14:paraId="757C23C7" w14:textId="390D20A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del w:id="20497" w:author="Jane Shaw" w:date="2015-11-01T14:02:00Z">
        <w:r w:rsidRPr="008E1789" w:rsidDel="00AD50B1">
          <w:rPr>
            <w:rFonts w:asciiTheme="majorBidi" w:eastAsia="Times New Roman" w:hAnsiTheme="majorBidi" w:cstheme="majorBidi"/>
            <w:i/>
            <w:iCs/>
            <w:lang w:val="en-GB"/>
          </w:rPr>
          <w:delText xml:space="preserve">Malus </w:delText>
        </w:r>
      </w:del>
      <w:ins w:id="20498" w:author="Jane Shaw" w:date="2015-11-01T14:02:00Z">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sylvestris</w:t>
      </w:r>
      <w:r w:rsidRPr="008E1789">
        <w:rPr>
          <w:rFonts w:asciiTheme="majorBidi" w:eastAsia="Times New Roman" w:hAnsiTheme="majorBidi" w:cstheme="majorBidi"/>
          <w:lang w:val="en-GB"/>
        </w:rPr>
        <w:t xml:space="preserve">, </w:t>
      </w:r>
      <w:del w:id="20499" w:author="Jane Shaw" w:date="2015-11-01T14:02:00Z">
        <w:r w:rsidRPr="008E1789" w:rsidDel="00FE71BA">
          <w:rPr>
            <w:rFonts w:asciiTheme="majorBidi" w:eastAsia="Times New Roman" w:hAnsiTheme="majorBidi" w:cstheme="majorBidi"/>
            <w:i/>
            <w:iCs/>
            <w:lang w:val="en-GB"/>
          </w:rPr>
          <w:delText xml:space="preserve">Malus </w:delText>
        </w:r>
      </w:del>
      <w:ins w:id="20500" w:author="Jane Shaw" w:date="2015-11-01T14:02:00Z">
        <w:r w:rsidR="00FE71BA" w:rsidRPr="008E1789">
          <w:rPr>
            <w:rFonts w:asciiTheme="majorBidi" w:eastAsia="Times New Roman" w:hAnsiTheme="majorBidi" w:cstheme="majorBidi"/>
            <w:i/>
            <w:iCs/>
            <w:lang w:val="en-GB"/>
          </w:rPr>
          <w:t>M</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14:paraId="367590EA"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14:paraId="5745322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501" w:author="Jane Shaw" w:date="2015-11-01T14:02:00Z">
        <w:r w:rsidRPr="008E1789" w:rsidDel="00FE71BA">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pineapples (01318) and the following processed products expressed in terms of primary equivalent: pineapples, otherwise prepared or preserved (21491); pineapple juice (21433); juice of pineapples, concentrated (21433.01).</w:t>
      </w:r>
    </w:p>
    <w:p w14:paraId="14A1F782" w14:textId="6AB6F2D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w:t>
      </w:r>
      <w:del w:id="20502" w:author="Jane Shaw" w:date="2015-11-01T14:02:00Z">
        <w:r w:rsidRPr="008E1789" w:rsidDel="00FE71BA">
          <w:rPr>
            <w:rFonts w:asciiTheme="majorBidi" w:eastAsia="Times New Roman" w:hAnsiTheme="majorBidi" w:cstheme="majorBidi"/>
            <w:i/>
            <w:iCs/>
            <w:lang w:val="en-GB"/>
          </w:rPr>
          <w:delText xml:space="preserve">Ananas </w:delText>
        </w:r>
      </w:del>
      <w:ins w:id="20503" w:author="Jane Shaw" w:date="2015-11-01T14:02:00Z">
        <w:r w:rsidR="00FE71BA" w:rsidRPr="008E1789">
          <w:rPr>
            <w:rFonts w:asciiTheme="majorBidi" w:eastAsia="Times New Roman" w:hAnsiTheme="majorBidi" w:cstheme="majorBidi"/>
            <w:i/>
            <w:iCs/>
            <w:lang w:val="en-GB"/>
          </w:rPr>
          <w:t>A</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sativus, </w:t>
      </w:r>
      <w:r w:rsidRPr="008E1789">
        <w:rPr>
          <w:rFonts w:asciiTheme="majorBidi" w:eastAsia="Times New Roman" w:hAnsiTheme="majorBidi" w:cstheme="majorBidi"/>
          <w:lang w:val="en-GB"/>
        </w:rPr>
        <w:t>fresh, dried or chilled. Trade figures may include dried pineapples.</w:t>
      </w:r>
    </w:p>
    <w:p w14:paraId="24A0FAF0" w14:textId="3EC4D5EC"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2619 </w:t>
      </w:r>
      <w:ins w:id="20504" w:author="Jane Shaw" w:date="2015-11-01T14:02:00Z">
        <w:r w:rsidR="00FE71BA">
          <w:rPr>
            <w:rFonts w:asciiTheme="majorBidi" w:hAnsiTheme="majorBidi" w:cstheme="majorBidi"/>
            <w:lang w:val="en-GB"/>
          </w:rPr>
          <w:t>–</w:t>
        </w:r>
      </w:ins>
      <w:del w:id="20505" w:author="Jane Shaw" w:date="2015-11-01T14:02:00Z">
        <w:r w:rsidRPr="008E1789" w:rsidDel="00FE71BA">
          <w:rPr>
            <w:rFonts w:asciiTheme="majorBidi" w:hAnsiTheme="majorBidi" w:cstheme="majorBidi"/>
            <w:lang w:val="en-GB"/>
          </w:rPr>
          <w:delText>-</w:delText>
        </w:r>
      </w:del>
      <w:r w:rsidRPr="008E1789">
        <w:rPr>
          <w:rFonts w:asciiTheme="majorBidi" w:hAnsiTheme="majorBidi" w:cstheme="majorBidi"/>
          <w:lang w:val="en-GB"/>
        </w:rPr>
        <w:t xml:space="preserve"> Dates</w:t>
      </w:r>
    </w:p>
    <w:p w14:paraId="4EC7925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506" w:author="Jane Shaw" w:date="2015-11-01T16:09: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dates (01314).</w:t>
      </w:r>
    </w:p>
    <w:p w14:paraId="5945120E" w14:textId="5AE8F05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ins w:id="20507" w:author="Jane Shaw" w:date="2015-11-01T14:04:00Z">
        <w:r w:rsidR="005E3EB5">
          <w:rPr>
            <w:rFonts w:asciiTheme="majorBidi" w:eastAsia="Times New Roman" w:hAnsiTheme="majorBidi" w:cstheme="majorBidi"/>
            <w:lang w:val="en-GB"/>
          </w:rPr>
          <w:t>,</w:t>
        </w:r>
      </w:ins>
      <w:del w:id="20508" w:author="Jane Shaw" w:date="2015-11-01T14:04:00Z">
        <w:r w:rsidRPr="008E1789" w:rsidDel="005E3EB5">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0509" w:author="Jane Shaw" w:date="2015-11-01T14:05:00Z">
        <w:r w:rsidR="005E3EB5" w:rsidRPr="008E1789" w:rsidDel="005E3EB5">
          <w:rPr>
            <w:rFonts w:asciiTheme="majorBidi" w:eastAsia="Times New Roman" w:hAnsiTheme="majorBidi" w:cstheme="majorBidi"/>
            <w:lang w:val="en-GB"/>
          </w:rPr>
          <w:delText xml:space="preserve">Include </w:delText>
        </w:r>
      </w:del>
      <w:r w:rsidRPr="008E1789">
        <w:rPr>
          <w:rFonts w:asciiTheme="majorBidi" w:eastAsia="Times New Roman" w:hAnsiTheme="majorBidi" w:cstheme="majorBidi"/>
          <w:lang w:val="en-GB"/>
        </w:rPr>
        <w:t xml:space="preserve">fresh, dried </w:t>
      </w:r>
      <w:del w:id="20510" w:author="Jane Shaw" w:date="2015-11-01T14:05:00Z">
        <w:r w:rsidRPr="008E1789" w:rsidDel="005E3EB5">
          <w:rPr>
            <w:rFonts w:asciiTheme="majorBidi" w:eastAsia="Times New Roman" w:hAnsiTheme="majorBidi" w:cstheme="majorBidi"/>
            <w:lang w:val="en-GB"/>
          </w:rPr>
          <w:delText xml:space="preserve">and </w:delText>
        </w:r>
      </w:del>
      <w:ins w:id="20511" w:author="Jane Shaw" w:date="2015-11-01T14:05:00Z">
        <w:r w:rsidR="005E3EB5">
          <w:rPr>
            <w:rFonts w:asciiTheme="majorBidi" w:eastAsia="Times New Roman" w:hAnsiTheme="majorBidi" w:cstheme="majorBidi"/>
            <w:lang w:val="en-GB"/>
          </w:rPr>
          <w:t xml:space="preserve">or </w:t>
        </w:r>
      </w:ins>
      <w:r w:rsidRPr="008E1789">
        <w:rPr>
          <w:rFonts w:asciiTheme="majorBidi" w:eastAsia="Times New Roman" w:hAnsiTheme="majorBidi" w:cstheme="majorBidi"/>
          <w:lang w:val="en-GB"/>
        </w:rPr>
        <w:t>chilled</w:t>
      </w:r>
      <w:del w:id="20512" w:author="Jane Shaw" w:date="2015-11-01T14:05:00Z">
        <w:r w:rsidRPr="008E1789" w:rsidDel="005E3EB5">
          <w:rPr>
            <w:rFonts w:asciiTheme="majorBidi" w:eastAsia="Times New Roman" w:hAnsiTheme="majorBidi" w:cstheme="majorBidi"/>
            <w:lang w:val="en-GB"/>
          </w:rPr>
          <w:delText xml:space="preserve"> fruit</w:delText>
        </w:r>
      </w:del>
      <w:r w:rsidRPr="008E1789">
        <w:rPr>
          <w:rFonts w:asciiTheme="majorBidi" w:eastAsia="Times New Roman" w:hAnsiTheme="majorBidi" w:cstheme="majorBidi"/>
          <w:lang w:val="en-GB"/>
        </w:rPr>
        <w:t>.</w:t>
      </w:r>
    </w:p>
    <w:p w14:paraId="49D27AC0"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14:paraId="2ABC0586"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513" w:author="Jane Shaw" w:date="2015-11-01T16:09: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grapes (01330) and the following processed products expressed in terms of primary equivalent: raisins (21411); grape juice (21434); must of grapes (24212.01).</w:t>
      </w:r>
    </w:p>
    <w:p w14:paraId="0A2C9D21" w14:textId="7C706DE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production, whether grown outdoors or under glass.</w:t>
      </w:r>
      <w:r w:rsidR="008568EC">
        <w:rPr>
          <w:rFonts w:asciiTheme="majorBidi" w:eastAsia="Times New Roman" w:hAnsiTheme="majorBidi" w:cstheme="majorBidi"/>
          <w:lang w:val="en-GB"/>
        </w:rPr>
        <w:t xml:space="preserve"> </w:t>
      </w:r>
    </w:p>
    <w:p w14:paraId="6C94BE59"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14:paraId="2157417D" w14:textId="2D8A3992"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2625 </w:t>
      </w:r>
      <w:ins w:id="20514" w:author="Jane Shaw" w:date="2015-11-01T16:09:00Z">
        <w:r w:rsidR="00FF3951">
          <w:rPr>
            <w:rFonts w:asciiTheme="majorBidi" w:hAnsiTheme="majorBidi" w:cstheme="majorBidi"/>
            <w:lang w:val="en-GB"/>
          </w:rPr>
          <w:t>–</w:t>
        </w:r>
      </w:ins>
      <w:del w:id="20515" w:author="Jane Shaw" w:date="2015-11-01T16:09:00Z">
        <w:r w:rsidRPr="008E1789" w:rsidDel="00FF3951">
          <w:rPr>
            <w:rFonts w:asciiTheme="majorBidi" w:hAnsiTheme="majorBidi" w:cstheme="majorBidi"/>
            <w:lang w:val="en-GB"/>
          </w:rPr>
          <w:delText>-</w:delText>
        </w:r>
      </w:del>
      <w:r w:rsidRPr="008E1789">
        <w:rPr>
          <w:rFonts w:asciiTheme="majorBidi" w:hAnsiTheme="majorBidi" w:cstheme="majorBidi"/>
          <w:lang w:val="en-GB"/>
        </w:rPr>
        <w:t xml:space="preserve"> Fruits, </w:t>
      </w:r>
      <w:r w:rsidR="00FF3951" w:rsidRPr="008E1789">
        <w:rPr>
          <w:rFonts w:asciiTheme="majorBidi" w:hAnsiTheme="majorBidi" w:cstheme="majorBidi"/>
          <w:lang w:val="en-GB"/>
        </w:rPr>
        <w:t>other</w:t>
      </w:r>
    </w:p>
    <w:p w14:paraId="2B781448" w14:textId="7460CB65"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w:t>
      </w:r>
      <w:del w:id="20516" w:author="Jane Shaw" w:date="2015-11-01T16:09:00Z">
        <w:r w:rsidRPr="008E1789" w:rsidDel="00FF3951">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pears (01342.01)</w:t>
      </w:r>
      <w:ins w:id="20517" w:author="Jane Shaw" w:date="2015-11-01T16:09:00Z">
        <w:r w:rsidR="00FF3951">
          <w:rPr>
            <w:rFonts w:asciiTheme="majorBidi" w:eastAsia="Times New Roman" w:hAnsiTheme="majorBidi" w:cstheme="majorBidi"/>
            <w:lang w:val="en-GB"/>
          </w:rPr>
          <w:t>;</w:t>
        </w:r>
      </w:ins>
      <w:del w:id="20518" w:author="Jane Shaw" w:date="2015-11-01T16:09: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quinces (01342.02)</w:t>
      </w:r>
      <w:ins w:id="20519" w:author="Jane Shaw" w:date="2015-11-01T16:10:00Z">
        <w:r w:rsidR="00FF3951">
          <w:rPr>
            <w:rFonts w:asciiTheme="majorBidi" w:eastAsia="Times New Roman" w:hAnsiTheme="majorBidi" w:cstheme="majorBidi"/>
            <w:lang w:val="en-GB"/>
          </w:rPr>
          <w:t>;</w:t>
        </w:r>
      </w:ins>
      <w:del w:id="20520"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apricots (01343)</w:t>
      </w:r>
      <w:ins w:id="20521" w:author="Jane Shaw" w:date="2015-11-01T16:10:00Z">
        <w:r w:rsidR="00FF3951">
          <w:rPr>
            <w:rFonts w:asciiTheme="majorBidi" w:eastAsia="Times New Roman" w:hAnsiTheme="majorBidi" w:cstheme="majorBidi"/>
            <w:lang w:val="en-GB"/>
          </w:rPr>
          <w:t>;</w:t>
        </w:r>
      </w:ins>
      <w:del w:id="20522"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sour cherries (01344.01)</w:t>
      </w:r>
      <w:ins w:id="20523" w:author="Jane Shaw" w:date="2015-11-01T16:10:00Z">
        <w:r w:rsidR="00FF3951">
          <w:rPr>
            <w:rFonts w:asciiTheme="majorBidi" w:eastAsia="Times New Roman" w:hAnsiTheme="majorBidi" w:cstheme="majorBidi"/>
            <w:lang w:val="en-GB"/>
          </w:rPr>
          <w:t>;</w:t>
        </w:r>
      </w:ins>
      <w:del w:id="20524"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peaches and nectarines (01345)</w:t>
      </w:r>
      <w:ins w:id="20525" w:author="Jane Shaw" w:date="2015-11-01T16:10:00Z">
        <w:r w:rsidR="00FF3951">
          <w:rPr>
            <w:rFonts w:asciiTheme="majorBidi" w:eastAsia="Times New Roman" w:hAnsiTheme="majorBidi" w:cstheme="majorBidi"/>
            <w:lang w:val="en-GB"/>
          </w:rPr>
          <w:t>;</w:t>
        </w:r>
      </w:ins>
      <w:del w:id="20526"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plums and sloes (01346)</w:t>
      </w:r>
      <w:ins w:id="20527" w:author="Jane Shaw" w:date="2015-11-01T16:10:00Z">
        <w:r w:rsidR="00FF3951">
          <w:rPr>
            <w:rFonts w:asciiTheme="majorBidi" w:eastAsia="Times New Roman" w:hAnsiTheme="majorBidi" w:cstheme="majorBidi"/>
            <w:lang w:val="en-GB"/>
          </w:rPr>
          <w:t>;</w:t>
        </w:r>
      </w:ins>
      <w:del w:id="20528"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pome fruit </w:t>
      </w:r>
      <w:del w:id="20529" w:author="Jane Shaw" w:date="2015-11-01T16:10:00Z">
        <w:r w:rsidRPr="008E1789" w:rsidDel="00FF3951">
          <w:rPr>
            <w:rFonts w:asciiTheme="majorBidi" w:eastAsia="Times New Roman" w:hAnsiTheme="majorBidi" w:cstheme="majorBidi"/>
            <w:lang w:val="en-GB"/>
          </w:rPr>
          <w:delText>n.e.c.</w:delText>
        </w:r>
      </w:del>
      <w:ins w:id="20530" w:author="Jane Shaw" w:date="2015-11-01T16:10:00Z">
        <w:r w:rsidR="00FF3951">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(01349.10)</w:t>
      </w:r>
      <w:ins w:id="20531" w:author="Jane Shaw" w:date="2015-11-01T16:10:00Z">
        <w:r w:rsidR="00FF3951">
          <w:rPr>
            <w:rFonts w:asciiTheme="majorBidi" w:eastAsia="Times New Roman" w:hAnsiTheme="majorBidi" w:cstheme="majorBidi"/>
            <w:lang w:val="en-GB"/>
          </w:rPr>
          <w:t>;</w:t>
        </w:r>
      </w:ins>
      <w:del w:id="20532"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strawberries (01354)</w:t>
      </w:r>
      <w:ins w:id="20533" w:author="Jane Shaw" w:date="2015-11-01T16:10:00Z">
        <w:r w:rsidR="00FF3951">
          <w:rPr>
            <w:rFonts w:asciiTheme="majorBidi" w:eastAsia="Times New Roman" w:hAnsiTheme="majorBidi" w:cstheme="majorBidi"/>
            <w:lang w:val="en-GB"/>
          </w:rPr>
          <w:t>;</w:t>
        </w:r>
      </w:ins>
      <w:del w:id="20534"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raspberries (01353.01)</w:t>
      </w:r>
      <w:ins w:id="20535" w:author="Jane Shaw" w:date="2015-11-01T16:10:00Z">
        <w:r w:rsidR="00FF3951">
          <w:rPr>
            <w:rFonts w:asciiTheme="majorBidi" w:eastAsia="Times New Roman" w:hAnsiTheme="majorBidi" w:cstheme="majorBidi"/>
            <w:lang w:val="en-GB"/>
          </w:rPr>
          <w:t>;</w:t>
        </w:r>
      </w:ins>
      <w:del w:id="20536"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gooseberries (01351.02)</w:t>
      </w:r>
      <w:ins w:id="20537" w:author="Jane Shaw" w:date="2015-11-01T16:10:00Z">
        <w:r w:rsidR="00FF3951">
          <w:rPr>
            <w:rFonts w:asciiTheme="majorBidi" w:eastAsia="Times New Roman" w:hAnsiTheme="majorBidi" w:cstheme="majorBidi"/>
            <w:lang w:val="en-GB"/>
          </w:rPr>
          <w:t>;</w:t>
        </w:r>
      </w:ins>
      <w:del w:id="20538"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currants (01351.01)</w:t>
      </w:r>
      <w:ins w:id="20539" w:author="Jane Shaw" w:date="2015-11-01T16:10:00Z">
        <w:r w:rsidR="00FF3951">
          <w:rPr>
            <w:rFonts w:asciiTheme="majorBidi" w:eastAsia="Times New Roman" w:hAnsiTheme="majorBidi" w:cstheme="majorBidi"/>
            <w:lang w:val="en-GB"/>
          </w:rPr>
          <w:t>;</w:t>
        </w:r>
      </w:ins>
      <w:del w:id="20540"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blueberries (01355.01)</w:t>
      </w:r>
      <w:ins w:id="20541" w:author="Jane Shaw" w:date="2015-11-01T16:10:00Z">
        <w:r w:rsidR="00FF3951">
          <w:rPr>
            <w:rFonts w:asciiTheme="majorBidi" w:eastAsia="Times New Roman" w:hAnsiTheme="majorBidi" w:cstheme="majorBidi"/>
            <w:lang w:val="en-GB"/>
          </w:rPr>
          <w:t>;</w:t>
        </w:r>
      </w:ins>
      <w:del w:id="20542"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cranberries (01355.02)</w:t>
      </w:r>
      <w:ins w:id="20543" w:author="Jane Shaw" w:date="2015-11-01T16:10:00Z">
        <w:r w:rsidR="00FF3951">
          <w:rPr>
            <w:rFonts w:asciiTheme="majorBidi" w:eastAsia="Times New Roman" w:hAnsiTheme="majorBidi" w:cstheme="majorBidi"/>
            <w:lang w:val="en-GB"/>
          </w:rPr>
          <w:t>;</w:t>
        </w:r>
      </w:ins>
      <w:del w:id="20544" w:author="Jane Shaw" w:date="2015-11-01T16:10: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berries and fruits of the genus </w:t>
      </w:r>
      <w:r w:rsidR="00FF3951" w:rsidRPr="00D853FE">
        <w:rPr>
          <w:rFonts w:asciiTheme="majorBidi" w:eastAsia="Times New Roman" w:hAnsiTheme="majorBidi" w:cstheme="majorBidi"/>
          <w:i/>
          <w:lang w:val="en-GB"/>
          <w:rPrChange w:id="20545" w:author="Jane Shaw" w:date="2015-11-01T16:34:00Z">
            <w:rPr>
              <w:rFonts w:asciiTheme="majorBidi" w:eastAsia="Times New Roman" w:hAnsiTheme="majorBidi" w:cstheme="majorBidi"/>
              <w:lang w:val="en-GB"/>
            </w:rPr>
          </w:rPrChange>
        </w:rPr>
        <w:t>Vaccinium</w:t>
      </w:r>
      <w:ins w:id="20546" w:author="Jane Shaw" w:date="2015-11-01T16:11:00Z">
        <w:r w:rsidR="00FF3951">
          <w:rPr>
            <w:rFonts w:asciiTheme="majorBidi" w:eastAsia="Times New Roman" w:hAnsiTheme="majorBidi" w:cstheme="majorBidi"/>
            <w:lang w:val="en-GB"/>
          </w:rPr>
          <w:t>,</w:t>
        </w:r>
      </w:ins>
      <w:r w:rsidR="00FF3951" w:rsidRPr="008E1789">
        <w:rPr>
          <w:rFonts w:asciiTheme="majorBidi" w:eastAsia="Times New Roman" w:hAnsiTheme="majorBidi" w:cstheme="majorBidi"/>
          <w:lang w:val="en-GB"/>
        </w:rPr>
        <w:t xml:space="preserve"> </w:t>
      </w:r>
      <w:del w:id="20547" w:author="Jane Shaw" w:date="2015-11-01T16:11:00Z">
        <w:r w:rsidRPr="008E1789" w:rsidDel="00FF3951">
          <w:rPr>
            <w:rFonts w:asciiTheme="majorBidi" w:eastAsia="Times New Roman" w:hAnsiTheme="majorBidi" w:cstheme="majorBidi"/>
            <w:lang w:val="en-GB"/>
          </w:rPr>
          <w:delText xml:space="preserve">n.e.c. </w:delText>
        </w:r>
      </w:del>
      <w:ins w:id="20548" w:author="Jane Shaw" w:date="2015-11-01T16:11:00Z">
        <w:r w:rsidR="00FF3951">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(01355.90)</w:t>
      </w:r>
      <w:ins w:id="20549" w:author="Jane Shaw" w:date="2015-11-01T16:11:00Z">
        <w:r w:rsidR="00FF3951">
          <w:rPr>
            <w:rFonts w:asciiTheme="majorBidi" w:eastAsia="Times New Roman" w:hAnsiTheme="majorBidi" w:cstheme="majorBidi"/>
            <w:lang w:val="en-GB"/>
          </w:rPr>
          <w:t>;</w:t>
        </w:r>
      </w:ins>
      <w:del w:id="20550" w:author="Jane Shaw" w:date="2015-11-01T16:11: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commentRangeStart w:id="20551"/>
      <w:r w:rsidRPr="008E1789">
        <w:rPr>
          <w:rFonts w:asciiTheme="majorBidi" w:eastAsia="Times New Roman" w:hAnsiTheme="majorBidi" w:cstheme="majorBidi"/>
          <w:lang w:val="en-GB"/>
        </w:rPr>
        <w:t>watermelons (01221)</w:t>
      </w:r>
      <w:ins w:id="20552" w:author="Jane Shaw" w:date="2015-11-01T16:11:00Z">
        <w:r w:rsidR="00FF3951">
          <w:rPr>
            <w:rFonts w:asciiTheme="majorBidi" w:eastAsia="Times New Roman" w:hAnsiTheme="majorBidi" w:cstheme="majorBidi"/>
            <w:lang w:val="en-GB"/>
          </w:rPr>
          <w:t>;</w:t>
        </w:r>
      </w:ins>
      <w:del w:id="20553" w:author="Jane Shaw" w:date="2015-11-01T16:11: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cantaloupes and other melons (</w:t>
      </w:r>
      <w:commentRangeEnd w:id="20551"/>
      <w:r w:rsidR="00AE2874">
        <w:rPr>
          <w:rStyle w:val="Rimandocommento"/>
        </w:rPr>
        <w:commentReference w:id="20551"/>
      </w:r>
      <w:r w:rsidRPr="008E1789">
        <w:rPr>
          <w:rFonts w:asciiTheme="majorBidi" w:eastAsia="Times New Roman" w:hAnsiTheme="majorBidi" w:cstheme="majorBidi"/>
          <w:lang w:val="en-GB"/>
        </w:rPr>
        <w:t>01229)</w:t>
      </w:r>
      <w:ins w:id="20554" w:author="Jane Shaw" w:date="2015-11-01T16:11:00Z">
        <w:r w:rsidR="00FF3951">
          <w:rPr>
            <w:rFonts w:asciiTheme="majorBidi" w:eastAsia="Times New Roman" w:hAnsiTheme="majorBidi" w:cstheme="majorBidi"/>
            <w:lang w:val="en-GB"/>
          </w:rPr>
          <w:t>;</w:t>
        </w:r>
      </w:ins>
      <w:del w:id="20555" w:author="Jane Shaw" w:date="2015-11-01T16:11: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figs (01315)</w:t>
      </w:r>
      <w:ins w:id="20556" w:author="Jane Shaw" w:date="2015-11-01T16:11:00Z">
        <w:r w:rsidR="00FF3951">
          <w:rPr>
            <w:rFonts w:asciiTheme="majorBidi" w:eastAsia="Times New Roman" w:hAnsiTheme="majorBidi" w:cstheme="majorBidi"/>
            <w:lang w:val="en-GB"/>
          </w:rPr>
          <w:t>;</w:t>
        </w:r>
      </w:ins>
      <w:del w:id="20557" w:author="Jane Shaw" w:date="2015-11-01T16:11:00Z">
        <w:r w:rsidRPr="008E1789" w:rsidDel="00FF395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mangoes (01316.01)</w:t>
      </w:r>
      <w:ins w:id="20558" w:author="Jane Shaw" w:date="2015-11-01T16:14:00Z">
        <w:r w:rsidR="00C44ED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guavas (01316.02)</w:t>
      </w:r>
      <w:ins w:id="20559" w:author="Jane Shaw" w:date="2015-11-01T16:14:00Z">
        <w:r w:rsidR="00C44ED1">
          <w:rPr>
            <w:rFonts w:asciiTheme="majorBidi" w:eastAsia="Times New Roman" w:hAnsiTheme="majorBidi" w:cstheme="majorBidi"/>
            <w:lang w:val="en-GB"/>
          </w:rPr>
          <w:t>;</w:t>
        </w:r>
      </w:ins>
      <w:del w:id="20560" w:author="Jane Shaw" w:date="2015-11-01T16:14:00Z">
        <w:r w:rsidRPr="008E1789" w:rsidDel="00C44ED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D528BC" w:rsidRPr="008E1789">
        <w:rPr>
          <w:rFonts w:asciiTheme="majorBidi" w:eastAsia="Times New Roman" w:hAnsiTheme="majorBidi" w:cstheme="majorBidi"/>
          <w:lang w:val="en-GB"/>
        </w:rPr>
        <w:t xml:space="preserve">mangosteens </w:t>
      </w:r>
      <w:r w:rsidRPr="008E1789">
        <w:rPr>
          <w:rFonts w:asciiTheme="majorBidi" w:eastAsia="Times New Roman" w:hAnsiTheme="majorBidi" w:cstheme="majorBidi"/>
          <w:lang w:val="en-GB"/>
        </w:rPr>
        <w:t>(01316.03)</w:t>
      </w:r>
      <w:ins w:id="20561" w:author="Jane Shaw" w:date="2015-11-01T16:26:00Z">
        <w:r w:rsidR="00D528BC">
          <w:rPr>
            <w:rFonts w:asciiTheme="majorBidi" w:eastAsia="Times New Roman" w:hAnsiTheme="majorBidi" w:cstheme="majorBidi"/>
            <w:lang w:val="en-GB"/>
          </w:rPr>
          <w:t>;</w:t>
        </w:r>
      </w:ins>
      <w:del w:id="20562" w:author="Jane Shaw" w:date="2015-11-01T16:26: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avocados (01311)</w:t>
      </w:r>
      <w:ins w:id="20563" w:author="Jane Shaw" w:date="2015-11-01T16:26:00Z">
        <w:r w:rsidR="00D528BC">
          <w:rPr>
            <w:rFonts w:asciiTheme="majorBidi" w:eastAsia="Times New Roman" w:hAnsiTheme="majorBidi" w:cstheme="majorBidi"/>
            <w:lang w:val="en-GB"/>
          </w:rPr>
          <w:t>;</w:t>
        </w:r>
      </w:ins>
      <w:del w:id="20564" w:author="Jane Shaw" w:date="2015-11-01T16:26: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persimmons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(01359.01)</w:t>
      </w:r>
      <w:ins w:id="20565" w:author="Jane Shaw" w:date="2015-11-01T16:27:00Z">
        <w:r w:rsidR="00D528BC">
          <w:rPr>
            <w:rFonts w:asciiTheme="majorBidi" w:eastAsia="Times New Roman" w:hAnsiTheme="majorBidi" w:cstheme="majorBidi"/>
            <w:lang w:val="en-GB"/>
          </w:rPr>
          <w:t>;</w:t>
        </w:r>
      </w:ins>
      <w:del w:id="20566" w:author="Jane Shaw" w:date="2015-11-01T16:27:00Z">
        <w:r w:rsidRPr="008E1789" w:rsidDel="00D528BC">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cashew</w:t>
      </w:r>
      <w:ins w:id="20567" w:author="Jane Shaw" w:date="2015-11-01T16:27:00Z">
        <w:r w:rsidR="00D528BC">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apple</w:t>
      </w:r>
      <w:ins w:id="20568" w:author="Jane Shaw" w:date="2015-11-01T16:27:00Z">
        <w:r w:rsidR="00D528BC">
          <w:rPr>
            <w:rFonts w:asciiTheme="majorBidi" w:eastAsia="Times New Roman" w:hAnsiTheme="majorBidi" w:cstheme="majorBidi"/>
            <w:lang w:val="en-GB"/>
          </w:rPr>
          <w:t>s</w:t>
        </w:r>
      </w:ins>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(01359.02)</w:t>
      </w:r>
      <w:ins w:id="20569" w:author="Jane Shaw" w:date="2015-11-01T16:27:00Z">
        <w:r w:rsidR="00D528BC">
          <w:rPr>
            <w:rFonts w:asciiTheme="majorBidi" w:eastAsia="Times New Roman" w:hAnsiTheme="majorBidi" w:cstheme="majorBidi"/>
            <w:lang w:val="en-GB"/>
          </w:rPr>
          <w:t>;</w:t>
        </w:r>
      </w:ins>
      <w:del w:id="20570" w:author="Jane Shaw" w:date="2015-11-01T16:27: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kiwi fruit (01352)</w:t>
      </w:r>
      <w:ins w:id="20571" w:author="Jane Shaw" w:date="2015-11-01T16:27:00Z">
        <w:r w:rsidR="00D528BC">
          <w:rPr>
            <w:rFonts w:asciiTheme="majorBidi" w:eastAsia="Times New Roman" w:hAnsiTheme="majorBidi" w:cstheme="majorBidi"/>
            <w:lang w:val="en-GB"/>
          </w:rPr>
          <w:t>;</w:t>
        </w:r>
      </w:ins>
      <w:del w:id="20572" w:author="Jane Shaw" w:date="2015-11-01T16:27: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papayas (01317)</w:t>
      </w:r>
      <w:ins w:id="20573" w:author="Jane Shaw" w:date="2015-11-01T16:27:00Z">
        <w:r w:rsidR="00D528BC">
          <w:rPr>
            <w:rFonts w:asciiTheme="majorBidi" w:eastAsia="Times New Roman" w:hAnsiTheme="majorBidi" w:cstheme="majorBidi"/>
            <w:lang w:val="en-GB"/>
          </w:rPr>
          <w:t>;</w:t>
        </w:r>
      </w:ins>
      <w:del w:id="20574" w:author="Jane Shaw" w:date="2015-11-01T16:27: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tropical and subtropical fruits, </w:t>
      </w:r>
      <w:del w:id="20575" w:author="Jane Shaw" w:date="2015-11-01T16:27:00Z">
        <w:r w:rsidRPr="008E1789" w:rsidDel="00D528BC">
          <w:rPr>
            <w:rFonts w:asciiTheme="majorBidi" w:eastAsia="Times New Roman" w:hAnsiTheme="majorBidi" w:cstheme="majorBidi"/>
            <w:lang w:val="en-GB"/>
          </w:rPr>
          <w:delText xml:space="preserve">n.e.c. </w:delText>
        </w:r>
      </w:del>
      <w:ins w:id="20576" w:author="Jane Shaw" w:date="2015-11-01T16:27:00Z">
        <w:r w:rsidR="00D528BC">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(01319)</w:t>
      </w:r>
      <w:ins w:id="20577" w:author="Jane Shaw" w:date="2015-11-01T16:27:00Z">
        <w:r w:rsidR="00D528BC">
          <w:rPr>
            <w:rFonts w:asciiTheme="majorBidi" w:eastAsia="Times New Roman" w:hAnsiTheme="majorBidi" w:cstheme="majorBidi"/>
            <w:lang w:val="en-GB"/>
          </w:rPr>
          <w:t>;</w:t>
        </w:r>
      </w:ins>
      <w:del w:id="20578" w:author="Jane Shaw" w:date="2015-11-01T16:27:00Z">
        <w:r w:rsidRPr="008E1789" w:rsidDel="00D528BC">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00D528BC" w:rsidRPr="008E1789">
        <w:rPr>
          <w:rFonts w:asciiTheme="majorBidi" w:eastAsia="Times New Roman" w:hAnsiTheme="majorBidi" w:cstheme="majorBidi"/>
          <w:lang w:val="en-GB"/>
        </w:rPr>
        <w:t xml:space="preserve">other </w:t>
      </w:r>
      <w:r w:rsidRPr="008E1789">
        <w:rPr>
          <w:rFonts w:asciiTheme="majorBidi" w:eastAsia="Times New Roman" w:hAnsiTheme="majorBidi" w:cstheme="majorBidi"/>
          <w:lang w:val="en-GB"/>
        </w:rPr>
        <w:t>fruit</w:t>
      </w:r>
      <w:ins w:id="20579" w:author="Jane Shaw" w:date="2015-11-01T16:27:00Z">
        <w:r w:rsidR="00D528B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0580" w:author="Jane Shaw" w:date="2015-11-01T16:27:00Z">
        <w:r w:rsidRPr="008E1789" w:rsidDel="00D528BC">
          <w:rPr>
            <w:rFonts w:asciiTheme="majorBidi" w:eastAsia="Times New Roman" w:hAnsiTheme="majorBidi" w:cstheme="majorBidi"/>
            <w:lang w:val="en-GB"/>
          </w:rPr>
          <w:delText xml:space="preserve">n.e.c. </w:delText>
        </w:r>
      </w:del>
      <w:ins w:id="20581" w:author="Jane Shaw" w:date="2015-11-01T16:27:00Z">
        <w:r w:rsidR="00D528BC">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(01359)</w:t>
      </w:r>
      <w:ins w:id="20582" w:author="Jane Shaw" w:date="2015-11-01T16:27:00Z">
        <w:r w:rsidR="00D528BC">
          <w:rPr>
            <w:rFonts w:asciiTheme="majorBidi" w:eastAsia="Times New Roman" w:hAnsiTheme="majorBidi" w:cstheme="majorBidi"/>
            <w:lang w:val="en-GB"/>
          </w:rPr>
          <w:t>;</w:t>
        </w:r>
      </w:ins>
      <w:del w:id="20583" w:author="Jane Shaw" w:date="2015-11-01T16:27: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dry apricots (21419.01)</w:t>
      </w:r>
      <w:ins w:id="20584" w:author="Jane Shaw" w:date="2015-11-01T16:28:00Z">
        <w:r w:rsidR="00D528BC">
          <w:rPr>
            <w:rFonts w:asciiTheme="majorBidi" w:eastAsia="Times New Roman" w:hAnsiTheme="majorBidi" w:cstheme="majorBidi"/>
            <w:lang w:val="en-GB"/>
          </w:rPr>
          <w:t>;</w:t>
        </w:r>
      </w:ins>
      <w:del w:id="20585" w:author="Jane Shaw" w:date="2015-11-01T16:28: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plums</w:t>
      </w:r>
      <w:ins w:id="20586" w:author="Jane Shaw" w:date="2015-11-01T16:28:00Z">
        <w:r w:rsidR="00D528B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dried (prunes) (21412)</w:t>
      </w:r>
      <w:ins w:id="20587" w:author="Jane Shaw" w:date="2015-11-01T16:28:00Z">
        <w:r w:rsidR="00D528BC">
          <w:rPr>
            <w:rFonts w:asciiTheme="majorBidi" w:eastAsia="Times New Roman" w:hAnsiTheme="majorBidi" w:cstheme="majorBidi"/>
            <w:lang w:val="en-GB"/>
          </w:rPr>
          <w:t>;</w:t>
        </w:r>
      </w:ins>
      <w:del w:id="20588" w:author="Jane Shaw" w:date="2015-11-01T16:28: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plum juice, single strength (21439.06)</w:t>
      </w:r>
      <w:ins w:id="20589" w:author="Jane Shaw" w:date="2015-11-01T16:28:00Z">
        <w:r w:rsidR="00D528BC">
          <w:rPr>
            <w:rFonts w:asciiTheme="majorBidi" w:eastAsia="Times New Roman" w:hAnsiTheme="majorBidi" w:cstheme="majorBidi"/>
            <w:lang w:val="en-GB"/>
          </w:rPr>
          <w:t>;</w:t>
        </w:r>
      </w:ins>
      <w:del w:id="20590" w:author="Jane Shaw" w:date="2015-11-01T16:28: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plum juice, concentrated (21439.07)</w:t>
      </w:r>
      <w:ins w:id="20591" w:author="Jane Shaw" w:date="2015-11-01T16:28:00Z">
        <w:r w:rsidR="00D528BC">
          <w:rPr>
            <w:rFonts w:asciiTheme="majorBidi" w:eastAsia="Times New Roman" w:hAnsiTheme="majorBidi" w:cstheme="majorBidi"/>
            <w:lang w:val="en-GB"/>
          </w:rPr>
          <w:t>;</w:t>
        </w:r>
      </w:ins>
      <w:del w:id="20592" w:author="Jane Shaw" w:date="2015-11-01T16:28:00Z">
        <w:r w:rsidRPr="008E1789" w:rsidDel="00D528BC">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mango juice (21439.08); fruit</w:t>
      </w:r>
      <w:ins w:id="20593" w:author="Jane Shaw" w:date="2015-11-01T16:28:00Z">
        <w:r w:rsidR="00D528B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tropical</w:t>
      </w:r>
      <w:ins w:id="20594" w:author="Jane Shaw" w:date="2015-11-01T16:28:00Z">
        <w:r w:rsidR="00D528B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dried </w:t>
      </w:r>
      <w:del w:id="20595" w:author="Jane Shaw" w:date="2015-11-01T16:28:00Z">
        <w:r w:rsidRPr="008E1789" w:rsidDel="00D528BC">
          <w:rPr>
            <w:rFonts w:asciiTheme="majorBidi" w:eastAsia="Times New Roman" w:hAnsiTheme="majorBidi" w:cstheme="majorBidi"/>
            <w:lang w:val="en-GB"/>
          </w:rPr>
          <w:delText xml:space="preserve">n.e.c. </w:delText>
        </w:r>
      </w:del>
      <w:ins w:id="20596" w:author="Jane Shaw" w:date="2015-11-01T16:28:00Z">
        <w:r w:rsidR="00D528BC">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(including mango</w:t>
      </w:r>
      <w:ins w:id="20597" w:author="Jane Shaw" w:date="2015-11-01T16:28:00Z">
        <w:r w:rsidR="00D528BC">
          <w:rPr>
            <w:rFonts w:asciiTheme="majorBidi" w:eastAsia="Times New Roman" w:hAnsiTheme="majorBidi" w:cstheme="majorBidi"/>
            <w:lang w:val="en-GB"/>
          </w:rPr>
          <w:t>es</w:t>
        </w:r>
      </w:ins>
      <w:r w:rsidRPr="008E1789">
        <w:rPr>
          <w:rFonts w:asciiTheme="majorBidi" w:eastAsia="Times New Roman" w:hAnsiTheme="majorBidi" w:cstheme="majorBidi"/>
          <w:lang w:val="en-GB"/>
        </w:rPr>
        <w:t xml:space="preserve"> and pineapple</w:t>
      </w:r>
      <w:ins w:id="20598" w:author="Jane Shaw" w:date="2015-11-01T16:28:00Z">
        <w:r w:rsidR="00D528BC">
          <w:rPr>
            <w:rFonts w:asciiTheme="majorBidi" w:eastAsia="Times New Roman" w:hAnsiTheme="majorBidi" w:cstheme="majorBidi"/>
            <w:lang w:val="en-GB"/>
          </w:rPr>
          <w:t>s</w:t>
        </w:r>
      </w:ins>
      <w:r w:rsidRPr="008E1789">
        <w:rPr>
          <w:rFonts w:asciiTheme="majorBidi" w:eastAsia="Times New Roman" w:hAnsiTheme="majorBidi" w:cstheme="majorBidi"/>
          <w:lang w:val="en-GB"/>
        </w:rPr>
        <w:t>) (21419.90); fruit</w:t>
      </w:r>
      <w:ins w:id="20599" w:author="Jane Shaw" w:date="2015-11-01T16:28:00Z">
        <w:r w:rsidR="00D528BC">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dried </w:t>
      </w:r>
      <w:del w:id="20600" w:author="Jane Shaw" w:date="2015-11-01T16:28:00Z">
        <w:r w:rsidRPr="008E1789" w:rsidDel="00D528BC">
          <w:rPr>
            <w:rFonts w:asciiTheme="majorBidi" w:eastAsia="Times New Roman" w:hAnsiTheme="majorBidi" w:cstheme="majorBidi"/>
            <w:lang w:val="en-GB"/>
          </w:rPr>
          <w:delText>n.e.c.</w:delText>
        </w:r>
      </w:del>
      <w:ins w:id="20601" w:author="Jane Shaw" w:date="2015-11-01T16:28:00Z">
        <w:r w:rsidR="00D528BC">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(21419.05); fruit juice</w:t>
      </w:r>
      <w:ins w:id="20602" w:author="Jane Shaw" w:date="2015-11-01T16:29:00Z">
        <w:r w:rsidR="00836C26">
          <w:rPr>
            <w:rFonts w:asciiTheme="majorBidi" w:eastAsia="Times New Roman" w:hAnsiTheme="majorBidi" w:cstheme="majorBidi"/>
            <w:lang w:val="en-GB"/>
          </w:rPr>
          <w:t xml:space="preserve">, </w:t>
        </w:r>
      </w:ins>
      <w:del w:id="20603" w:author="Jane Shaw" w:date="2015-11-01T16:29:00Z">
        <w:r w:rsidRPr="008E1789" w:rsidDel="00836C26">
          <w:rPr>
            <w:rFonts w:asciiTheme="majorBidi" w:eastAsia="Times New Roman" w:hAnsiTheme="majorBidi" w:cstheme="majorBidi"/>
            <w:lang w:val="en-GB"/>
          </w:rPr>
          <w:delText>n.e.c.</w:delText>
        </w:r>
      </w:del>
      <w:ins w:id="20604" w:author="Jane Shaw" w:date="2015-11-01T16:29:00Z">
        <w:r w:rsidR="00836C26">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(21439.90)</w:t>
      </w:r>
      <w:ins w:id="20605" w:author="Jane Shaw" w:date="2015-11-01T16:29:00Z">
        <w:r w:rsidR="00836C26">
          <w:rPr>
            <w:rFonts w:asciiTheme="majorBidi" w:eastAsia="Times New Roman" w:hAnsiTheme="majorBidi" w:cstheme="majorBidi"/>
            <w:lang w:val="en-GB"/>
          </w:rPr>
          <w:t>;</w:t>
        </w:r>
      </w:ins>
      <w:del w:id="20606" w:author="Jane Shaw" w:date="2015-11-01T16:29: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peaches, otherwise prepared or preserved (21492)</w:t>
      </w:r>
      <w:ins w:id="20607" w:author="Jane Shaw" w:date="2015-11-01T16:29:00Z">
        <w:r w:rsidR="00836C26">
          <w:rPr>
            <w:rFonts w:asciiTheme="majorBidi" w:eastAsia="Times New Roman" w:hAnsiTheme="majorBidi" w:cstheme="majorBidi"/>
            <w:lang w:val="en-GB"/>
          </w:rPr>
          <w:t>;</w:t>
        </w:r>
      </w:ins>
      <w:del w:id="20608" w:author="Jane Shaw" w:date="2015-11-01T16:29: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fruits</w:t>
      </w:r>
      <w:ins w:id="20609" w:author="Jane Shaw" w:date="2015-11-01T16:29:00Z">
        <w:r w:rsidR="00836C26">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uncooked or cooked, frozen (21493.01)</w:t>
      </w:r>
      <w:ins w:id="20610" w:author="Jane Shaw" w:date="2015-11-01T16:29:00Z">
        <w:r w:rsidR="00836C26">
          <w:rPr>
            <w:rFonts w:asciiTheme="majorBidi" w:eastAsia="Times New Roman" w:hAnsiTheme="majorBidi" w:cstheme="majorBidi"/>
            <w:lang w:val="en-GB"/>
          </w:rPr>
          <w:t>;</w:t>
        </w:r>
      </w:ins>
      <w:del w:id="20611" w:author="Jane Shaw" w:date="2015-11-01T16:29: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jams, fruit jellies, marmalades, fruit or nut pu</w:t>
      </w:r>
      <w:del w:id="20612" w:author="Jane Shaw" w:date="2015-11-01T16:29:00Z">
        <w:r w:rsidRPr="008E1789" w:rsidDel="00836C26">
          <w:rPr>
            <w:rFonts w:asciiTheme="majorBidi" w:eastAsia="Times New Roman" w:hAnsiTheme="majorBidi" w:cstheme="majorBidi"/>
            <w:lang w:val="en-GB"/>
          </w:rPr>
          <w:delText>r</w:delText>
        </w:r>
      </w:del>
      <w:r w:rsidRPr="008E1789">
        <w:rPr>
          <w:rFonts w:asciiTheme="majorBidi" w:eastAsia="Times New Roman" w:hAnsiTheme="majorBidi" w:cstheme="majorBidi"/>
          <w:lang w:val="en-GB"/>
        </w:rPr>
        <w:t>ree and fruit or nut pastes (21494)</w:t>
      </w:r>
      <w:ins w:id="20613" w:author="Jane Shaw" w:date="2015-11-01T16:29:00Z">
        <w:r w:rsidR="00836C26">
          <w:rPr>
            <w:rFonts w:asciiTheme="majorBidi" w:eastAsia="Times New Roman" w:hAnsiTheme="majorBidi" w:cstheme="majorBidi"/>
            <w:lang w:val="en-GB"/>
          </w:rPr>
          <w:t>;</w:t>
        </w:r>
      </w:ins>
      <w:del w:id="20614" w:author="Jane Shaw" w:date="2015-11-01T16:29: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jams, fruit jellies, marmalades, fruit pur</w:t>
      </w:r>
      <w:del w:id="20615" w:author="Jane Shaw" w:date="2015-11-01T16:30:00Z">
        <w:r w:rsidRPr="008E1789" w:rsidDel="00836C26">
          <w:rPr>
            <w:rFonts w:asciiTheme="majorBidi" w:eastAsia="Times New Roman" w:hAnsiTheme="majorBidi" w:cstheme="majorBidi"/>
            <w:lang w:val="en-GB"/>
          </w:rPr>
          <w:delText>r</w:delText>
        </w:r>
      </w:del>
      <w:r w:rsidRPr="008E1789">
        <w:rPr>
          <w:rFonts w:asciiTheme="majorBidi" w:eastAsia="Times New Roman" w:hAnsiTheme="majorBidi" w:cstheme="majorBidi"/>
          <w:lang w:val="en-GB"/>
        </w:rPr>
        <w:t>ee and fruit pastes (21494.01)</w:t>
      </w:r>
      <w:ins w:id="20616" w:author="Jane Shaw" w:date="2015-11-01T16:30:00Z">
        <w:r w:rsidR="00836C26">
          <w:rPr>
            <w:rFonts w:asciiTheme="majorBidi" w:eastAsia="Times New Roman" w:hAnsiTheme="majorBidi" w:cstheme="majorBidi"/>
            <w:lang w:val="en-GB"/>
          </w:rPr>
          <w:t>;</w:t>
        </w:r>
      </w:ins>
      <w:del w:id="20617" w:author="Jane Shaw" w:date="2015-11-01T16:30: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fruit, provisionally preserved, not for immediate consumption (21496.01)</w:t>
      </w:r>
      <w:ins w:id="20618" w:author="Jane Shaw" w:date="2015-11-01T16:30:00Z">
        <w:r w:rsidR="00836C26">
          <w:rPr>
            <w:rFonts w:asciiTheme="majorBidi" w:eastAsia="Times New Roman" w:hAnsiTheme="majorBidi" w:cstheme="majorBidi"/>
            <w:lang w:val="en-GB"/>
          </w:rPr>
          <w:t>;</w:t>
        </w:r>
      </w:ins>
      <w:del w:id="20619" w:author="Jane Shaw" w:date="2015-11-01T16:30: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prepared and preserved fruit, </w:t>
      </w:r>
      <w:del w:id="20620" w:author="Jane Shaw" w:date="2015-11-01T16:30:00Z">
        <w:r w:rsidRPr="008E1789" w:rsidDel="00836C26">
          <w:rPr>
            <w:rFonts w:asciiTheme="majorBidi" w:eastAsia="Times New Roman" w:hAnsiTheme="majorBidi" w:cstheme="majorBidi"/>
            <w:lang w:val="en-GB"/>
          </w:rPr>
          <w:delText>n.e.c.</w:delText>
        </w:r>
      </w:del>
      <w:ins w:id="20621" w:author="Jane Shaw" w:date="2015-11-01T16:30:00Z">
        <w:r w:rsidR="00836C26">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(21499.02)</w:t>
      </w:r>
      <w:ins w:id="20622" w:author="Jane Shaw" w:date="2015-11-01T16:30:00Z">
        <w:r w:rsidR="00836C26">
          <w:rPr>
            <w:rFonts w:asciiTheme="majorBidi" w:eastAsia="Times New Roman" w:hAnsiTheme="majorBidi" w:cstheme="majorBidi"/>
            <w:lang w:val="en-GB"/>
          </w:rPr>
          <w:t>;</w:t>
        </w:r>
      </w:ins>
      <w:del w:id="20623" w:author="Jane Shaw" w:date="2015-11-01T16:30: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flour of fruits (23170.04)</w:t>
      </w:r>
      <w:ins w:id="20624" w:author="Jane Shaw" w:date="2015-11-01T16:30:00Z">
        <w:r w:rsidR="00836C26">
          <w:rPr>
            <w:rFonts w:asciiTheme="majorBidi" w:eastAsia="Times New Roman" w:hAnsiTheme="majorBidi" w:cstheme="majorBidi"/>
            <w:lang w:val="en-GB"/>
          </w:rPr>
          <w:t>;</w:t>
        </w:r>
      </w:ins>
      <w:del w:id="20625" w:author="Jane Shaw" w:date="2015-11-01T16:30: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fruit, nuts, peel, sugar</w:t>
      </w:r>
      <w:ins w:id="20626" w:author="Jane Shaw" w:date="2015-11-01T16:30:00Z">
        <w:r w:rsidR="00836C26">
          <w:rPr>
            <w:rFonts w:asciiTheme="majorBidi" w:eastAsia="Times New Roman" w:hAnsiTheme="majorBidi" w:cstheme="majorBidi"/>
            <w:lang w:val="en-GB"/>
          </w:rPr>
          <w:t>-</w:t>
        </w:r>
      </w:ins>
      <w:del w:id="20627" w:author="Jane Shaw" w:date="2015-11-01T16:30:00Z">
        <w:r w:rsidRPr="008E1789" w:rsidDel="00836C26">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preserved (23670.02)</w:t>
      </w:r>
      <w:ins w:id="20628" w:author="Jane Shaw" w:date="2015-11-01T16:30:00Z">
        <w:r w:rsidR="00836C26">
          <w:rPr>
            <w:rFonts w:asciiTheme="majorBidi" w:eastAsia="Times New Roman" w:hAnsiTheme="majorBidi" w:cstheme="majorBidi"/>
            <w:lang w:val="en-GB"/>
          </w:rPr>
          <w:t>;</w:t>
        </w:r>
      </w:ins>
      <w:del w:id="20629" w:author="Jane Shaw" w:date="2015-11-01T16:30:00Z">
        <w:r w:rsidRPr="008E1789" w:rsidDel="00836C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homogenized cooked fruit, prepared (23991.03).</w:t>
      </w:r>
    </w:p>
    <w:p w14:paraId="38AEC6A7" w14:textId="71B12772"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 xml:space="preserve">suitable for dessert, </w:t>
      </w:r>
      <w:del w:id="20630" w:author="Jane Shaw" w:date="2015-11-01T16:30:00Z">
        <w:r w:rsidRPr="008E1789" w:rsidDel="00836C26">
          <w:rPr>
            <w:rFonts w:asciiTheme="majorBidi" w:eastAsia="Times New Roman" w:hAnsiTheme="majorBidi" w:cstheme="majorBidi"/>
          </w:rPr>
          <w:delText xml:space="preserve">for </w:delText>
        </w:r>
      </w:del>
      <w:r w:rsidRPr="008E1789">
        <w:rPr>
          <w:rFonts w:asciiTheme="majorBidi" w:eastAsia="Times New Roman" w:hAnsiTheme="majorBidi" w:cstheme="majorBidi"/>
        </w:rPr>
        <w:t xml:space="preserve">making beverages or </w:t>
      </w:r>
      <w:del w:id="20631" w:author="Jane Shaw" w:date="2015-11-01T16:30:00Z">
        <w:r w:rsidRPr="008E1789" w:rsidDel="00836C26">
          <w:rPr>
            <w:rFonts w:asciiTheme="majorBidi" w:eastAsia="Times New Roman" w:hAnsiTheme="majorBidi" w:cstheme="majorBidi"/>
          </w:rPr>
          <w:delText xml:space="preserve">for </w:delText>
        </w:r>
      </w:del>
      <w:r w:rsidRPr="008E1789">
        <w:rPr>
          <w:rFonts w:asciiTheme="majorBidi" w:eastAsia="Times New Roman" w:hAnsiTheme="majorBidi" w:cstheme="majorBidi"/>
        </w:rPr>
        <w:t>industrial purposes.</w:t>
      </w:r>
    </w:p>
    <w:p w14:paraId="2407CCDC" w14:textId="527FA1B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w:t>
      </w:r>
      <w:ins w:id="20632" w:author="Jane Shaw" w:date="2015-11-01T16:30:00Z">
        <w:r w:rsidR="00836C26">
          <w:rPr>
            <w:rFonts w:asciiTheme="majorBidi" w:eastAsia="Times New Roman" w:hAnsiTheme="majorBidi" w:cstheme="majorBidi"/>
            <w:i/>
            <w:iCs/>
          </w:rPr>
          <w:t>.</w:t>
        </w:r>
      </w:ins>
      <w:del w:id="20633" w:author="Jane Shaw" w:date="2015-11-01T16:30:00Z">
        <w:r w:rsidRPr="008E1789" w:rsidDel="00836C26">
          <w:rPr>
            <w:rFonts w:asciiTheme="majorBidi" w:eastAsia="Times New Roman" w:hAnsiTheme="majorBidi" w:cstheme="majorBidi"/>
            <w:i/>
            <w:iCs/>
          </w:rPr>
          <w:delText>ydonia</w:delText>
        </w:r>
      </w:del>
      <w:r w:rsidRPr="008E1789">
        <w:rPr>
          <w:rFonts w:asciiTheme="majorBidi" w:eastAsia="Times New Roman" w:hAnsiTheme="majorBidi" w:cstheme="majorBidi"/>
          <w:i/>
          <w:iCs/>
        </w:rPr>
        <w:t xml:space="preserve">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w:t>
      </w:r>
      <w:ins w:id="20634" w:author="Jane Shaw" w:date="2015-11-01T16:31:00Z">
        <w:r w:rsidR="00836C26">
          <w:rPr>
            <w:rFonts w:asciiTheme="majorBidi" w:eastAsia="Times New Roman" w:hAnsiTheme="majorBidi" w:cstheme="majorBidi"/>
            <w:i/>
            <w:iCs/>
          </w:rPr>
          <w:t>.</w:t>
        </w:r>
      </w:ins>
      <w:del w:id="20635" w:author="Jane Shaw" w:date="2015-11-01T16:31:00Z">
        <w:r w:rsidRPr="008E1789" w:rsidDel="00836C26">
          <w:rPr>
            <w:rFonts w:asciiTheme="majorBidi" w:eastAsia="Times New Roman" w:hAnsiTheme="majorBidi" w:cstheme="majorBidi"/>
            <w:i/>
            <w:iCs/>
          </w:rPr>
          <w:delText>ydonia</w:delText>
        </w:r>
      </w:del>
      <w:r w:rsidRPr="008E1789">
        <w:rPr>
          <w:rFonts w:asciiTheme="majorBidi" w:eastAsia="Times New Roman" w:hAnsiTheme="majorBidi" w:cstheme="majorBidi"/>
          <w:i/>
          <w:iCs/>
        </w:rPr>
        <w:t xml:space="preserve">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 xml:space="preserve">suitable for dessert, </w:t>
      </w:r>
      <w:del w:id="20636" w:author="Jane Shaw" w:date="2015-11-01T16:31:00Z">
        <w:r w:rsidRPr="008E1789" w:rsidDel="00836C26">
          <w:rPr>
            <w:rFonts w:asciiTheme="majorBidi" w:eastAsia="Times New Roman" w:hAnsiTheme="majorBidi" w:cstheme="majorBidi"/>
          </w:rPr>
          <w:delText xml:space="preserve">for </w:delText>
        </w:r>
      </w:del>
      <w:r w:rsidRPr="008E1789">
        <w:rPr>
          <w:rFonts w:asciiTheme="majorBidi" w:eastAsia="Times New Roman" w:hAnsiTheme="majorBidi" w:cstheme="majorBidi"/>
        </w:rPr>
        <w:t xml:space="preserve">making beverages or </w:t>
      </w:r>
      <w:del w:id="20637" w:author="Jane Shaw" w:date="2015-11-01T16:31:00Z">
        <w:r w:rsidRPr="008E1789" w:rsidDel="00836C26">
          <w:rPr>
            <w:rFonts w:asciiTheme="majorBidi" w:eastAsia="Times New Roman" w:hAnsiTheme="majorBidi" w:cstheme="majorBidi"/>
          </w:rPr>
          <w:delText xml:space="preserve">for </w:delText>
        </w:r>
      </w:del>
      <w:r w:rsidRPr="008E1789">
        <w:rPr>
          <w:rFonts w:asciiTheme="majorBidi" w:eastAsia="Times New Roman" w:hAnsiTheme="majorBidi" w:cstheme="majorBidi"/>
        </w:rPr>
        <w:t xml:space="preserve">industrial purposes. </w:t>
      </w:r>
      <w:ins w:id="20638" w:author="Jane Shaw" w:date="2015-11-01T16:31:00Z">
        <w:r w:rsidR="00836C26">
          <w:rPr>
            <w:rFonts w:asciiTheme="majorBidi" w:eastAsia="Times New Roman" w:hAnsiTheme="majorBidi" w:cstheme="majorBidi"/>
          </w:rPr>
          <w:t xml:space="preserve">Used </w:t>
        </w:r>
      </w:ins>
      <w:r w:rsidR="00836C26" w:rsidRPr="008E1789">
        <w:rPr>
          <w:rFonts w:asciiTheme="majorBidi" w:eastAsia="Times New Roman" w:hAnsiTheme="majorBidi" w:cstheme="majorBidi"/>
        </w:rPr>
        <w:t xml:space="preserve">mainly </w:t>
      </w:r>
      <w:del w:id="20639" w:author="Jane Shaw" w:date="2015-11-01T16:31:00Z">
        <w:r w:rsidRPr="008E1789" w:rsidDel="00836C26">
          <w:rPr>
            <w:rFonts w:asciiTheme="majorBidi" w:eastAsia="Times New Roman" w:hAnsiTheme="majorBidi" w:cstheme="majorBidi"/>
          </w:rPr>
          <w:delText xml:space="preserve">used </w:delText>
        </w:r>
      </w:del>
      <w:r w:rsidRPr="008E1789">
        <w:rPr>
          <w:rFonts w:asciiTheme="majorBidi" w:eastAsia="Times New Roman" w:hAnsiTheme="majorBidi" w:cstheme="majorBidi"/>
        </w:rPr>
        <w:t>for making jam or jelly.</w:t>
      </w:r>
    </w:p>
    <w:p w14:paraId="5A4AE5BE"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14:paraId="065C915A"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14:paraId="2840EFAE" w14:textId="6369776D"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t>
      </w:r>
      <w:ins w:id="20640" w:author="Jane Shaw" w:date="2015-11-01T16:31:00Z">
        <w:r w:rsidR="00836C26">
          <w:rPr>
            <w:rFonts w:asciiTheme="majorBidi" w:eastAsia="Times New Roman" w:hAnsiTheme="majorBidi" w:cstheme="majorBidi"/>
          </w:rPr>
          <w:t xml:space="preserve">Includes </w:t>
        </w:r>
      </w:ins>
      <w:r w:rsidR="00836C26" w:rsidRPr="008E1789">
        <w:rPr>
          <w:rFonts w:asciiTheme="majorBidi" w:eastAsia="Times New Roman" w:hAnsiTheme="majorBidi" w:cstheme="majorBidi"/>
        </w:rPr>
        <w:t xml:space="preserve">whiteheart </w:t>
      </w:r>
      <w:r w:rsidRPr="008E1789">
        <w:rPr>
          <w:rFonts w:asciiTheme="majorBidi" w:eastAsia="Times New Roman" w:hAnsiTheme="majorBidi" w:cstheme="majorBidi"/>
        </w:rPr>
        <w:t>cherries and morello cherries</w:t>
      </w:r>
      <w:del w:id="20641" w:author="Jane Shaw" w:date="2015-11-01T16:32:00Z">
        <w:r w:rsidRPr="008E1789" w:rsidDel="00D853FE">
          <w:rPr>
            <w:rFonts w:asciiTheme="majorBidi" w:eastAsia="Times New Roman" w:hAnsiTheme="majorBidi" w:cstheme="majorBidi"/>
          </w:rPr>
          <w:delText xml:space="preserve"> included</w:delText>
        </w:r>
      </w:del>
      <w:r w:rsidRPr="008E1789">
        <w:rPr>
          <w:rFonts w:asciiTheme="majorBidi" w:eastAsia="Times New Roman" w:hAnsiTheme="majorBidi" w:cstheme="majorBidi"/>
        </w:rPr>
        <w:t>.</w:t>
      </w:r>
    </w:p>
    <w:p w14:paraId="5E37B2B6"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14:paraId="19CFDB6B" w14:textId="23D88513"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w:t>
      </w:r>
      <w:ins w:id="20642" w:author="Jane Shaw" w:date="2015-11-01T16:33:00Z">
        <w:r w:rsidR="00D853FE">
          <w:rPr>
            <w:rFonts w:asciiTheme="majorBidi" w:eastAsia="Times New Roman" w:hAnsiTheme="majorBidi" w:cstheme="majorBidi"/>
          </w:rPr>
          <w:t>s</w:t>
        </w:r>
      </w:ins>
      <w:r w:rsidRPr="008E1789">
        <w:rPr>
          <w:rFonts w:asciiTheme="majorBidi" w:eastAsia="Times New Roman" w:hAnsiTheme="majorBidi" w:cstheme="majorBidi"/>
        </w:rPr>
        <w:t>, mirabelle</w:t>
      </w:r>
      <w:ins w:id="20643" w:author="Jane Shaw" w:date="2015-11-01T16:33:00Z">
        <w:r w:rsidR="00D853FE">
          <w:rPr>
            <w:rFonts w:asciiTheme="majorBidi" w:eastAsia="Times New Roman" w:hAnsiTheme="majorBidi" w:cstheme="majorBidi"/>
          </w:rPr>
          <w:t>s</w:t>
        </w:r>
      </w:ins>
      <w:r w:rsidRPr="008E1789">
        <w:rPr>
          <w:rFonts w:asciiTheme="majorBidi" w:eastAsia="Times New Roman" w:hAnsiTheme="majorBidi" w:cstheme="majorBidi"/>
        </w:rPr>
        <w:t>, damson</w:t>
      </w:r>
      <w:ins w:id="20644" w:author="Jane Shaw" w:date="2015-11-01T16:33:00Z">
        <w:r w:rsidR="00D853FE">
          <w:rPr>
            <w:rFonts w:asciiTheme="majorBidi" w:eastAsia="Times New Roman" w:hAnsiTheme="majorBidi" w:cstheme="majorBidi"/>
          </w:rPr>
          <w:t>s</w:t>
        </w:r>
      </w:ins>
      <w:r w:rsidRPr="008E1789">
        <w:rPr>
          <w:rFonts w:asciiTheme="majorBidi" w:eastAsia="Times New Roman" w:hAnsiTheme="majorBidi" w:cstheme="majorBidi"/>
        </w:rPr>
        <w:t xml:space="preserve">) and </w:t>
      </w:r>
      <w:del w:id="20645" w:author="Jane Shaw" w:date="2015-11-01T16:33:00Z">
        <w:r w:rsidRPr="008E1789" w:rsidDel="00D853FE">
          <w:rPr>
            <w:rFonts w:asciiTheme="majorBidi" w:eastAsia="Times New Roman" w:hAnsiTheme="majorBidi" w:cstheme="majorBidi"/>
            <w:i/>
            <w:iCs/>
          </w:rPr>
          <w:delText xml:space="preserve">Prunus </w:delText>
        </w:r>
      </w:del>
      <w:ins w:id="20646" w:author="Jane Shaw" w:date="2015-11-01T16:33:00Z">
        <w:r w:rsidR="00D853FE" w:rsidRPr="008E1789">
          <w:rPr>
            <w:rFonts w:asciiTheme="majorBidi" w:eastAsia="Times New Roman" w:hAnsiTheme="majorBidi" w:cstheme="majorBidi"/>
            <w:i/>
            <w:iCs/>
          </w:rPr>
          <w:t>P</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(sloe)</w:t>
      </w:r>
      <w:r w:rsidR="008568EC">
        <w:rPr>
          <w:rFonts w:asciiTheme="majorBidi" w:eastAsia="Times New Roman" w:hAnsiTheme="majorBidi" w:cstheme="majorBidi"/>
        </w:rPr>
        <w:t xml:space="preserve"> </w:t>
      </w:r>
    </w:p>
    <w:p w14:paraId="56214F8B" w14:textId="635372E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Stone fruit fresh </w:t>
      </w:r>
      <w:del w:id="20647" w:author="Jane Shaw" w:date="2015-11-01T16:33:00Z">
        <w:r w:rsidRPr="008E1789" w:rsidDel="00D853FE">
          <w:rPr>
            <w:rFonts w:asciiTheme="majorBidi" w:eastAsia="Times New Roman" w:hAnsiTheme="majorBidi" w:cstheme="majorBidi"/>
          </w:rPr>
          <w:delText>n.e.c.</w:delText>
        </w:r>
      </w:del>
      <w:ins w:id="20648" w:author="Jane Shaw" w:date="2015-11-01T16:33:00Z">
        <w:r w:rsidR="00D853FE">
          <w:rPr>
            <w:rFonts w:asciiTheme="majorBidi" w:eastAsia="Times New Roman" w:hAnsiTheme="majorBidi" w:cstheme="majorBidi"/>
          </w:rPr>
          <w:t>NEC</w:t>
        </w:r>
      </w:ins>
      <w:r w:rsidRPr="008E1789">
        <w:rPr>
          <w:rFonts w:asciiTheme="majorBidi" w:eastAsia="Times New Roman" w:hAnsiTheme="majorBidi" w:cstheme="majorBidi"/>
        </w:rPr>
        <w:t>. Other stone fruit not separately identified. In some countries, apricots, cherries, peaches, nectarines and plums are reported under this general category.</w:t>
      </w:r>
    </w:p>
    <w:p w14:paraId="56F55FC3" w14:textId="7FDFEC25" w:rsidR="00EB7AF1" w:rsidRPr="008E1789" w:rsidRDefault="726F4BD4" w:rsidP="00C500F7">
      <w:pPr>
        <w:pStyle w:val="Paragrafoelenco"/>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lang w:val="it-IT"/>
        </w:rPr>
        <w:t>Pome fruit</w:t>
      </w:r>
      <w:ins w:id="20649" w:author="Jane Shaw" w:date="2015-11-01T16:33:00Z">
        <w:r w:rsidR="00D853FE">
          <w:rPr>
            <w:rFonts w:asciiTheme="majorBidi" w:eastAsia="Times New Roman" w:hAnsiTheme="majorBidi" w:cstheme="majorBidi"/>
            <w:lang w:val="it-IT"/>
          </w:rPr>
          <w:t>,</w:t>
        </w:r>
      </w:ins>
      <w:r w:rsidRPr="00290A95">
        <w:rPr>
          <w:rFonts w:asciiTheme="majorBidi" w:eastAsia="Times New Roman" w:hAnsiTheme="majorBidi" w:cstheme="majorBidi"/>
          <w:lang w:val="it-IT"/>
        </w:rPr>
        <w:t xml:space="preserve"> </w:t>
      </w:r>
      <w:del w:id="20650" w:author="Jane Shaw" w:date="2015-11-01T16:33:00Z">
        <w:r w:rsidRPr="00290A95" w:rsidDel="00D853FE">
          <w:rPr>
            <w:rFonts w:asciiTheme="majorBidi" w:eastAsia="Times New Roman" w:hAnsiTheme="majorBidi" w:cstheme="majorBidi"/>
            <w:lang w:val="it-IT"/>
          </w:rPr>
          <w:delText>n.e.c.</w:delText>
        </w:r>
      </w:del>
      <w:ins w:id="20651" w:author="Jane Shaw" w:date="2015-11-01T16:33:00Z">
        <w:r w:rsidR="00D853FE">
          <w:rPr>
            <w:rFonts w:asciiTheme="majorBidi" w:eastAsia="Times New Roman" w:hAnsiTheme="majorBidi" w:cstheme="majorBidi"/>
            <w:lang w:val="it-IT"/>
          </w:rPr>
          <w:t>NEC</w:t>
        </w:r>
      </w:ins>
      <w:r w:rsidRPr="00290A95">
        <w:rPr>
          <w:rFonts w:asciiTheme="majorBidi" w:eastAsia="Times New Roman" w:hAnsiTheme="majorBidi" w:cstheme="majorBidi"/>
          <w:lang w:val="it-IT"/>
        </w:rPr>
        <w:t xml:space="preserve">. </w:t>
      </w:r>
      <w:r w:rsidRPr="008E1789">
        <w:rPr>
          <w:rFonts w:asciiTheme="majorBidi" w:eastAsia="Times New Roman" w:hAnsiTheme="majorBidi" w:cstheme="majorBidi"/>
        </w:rPr>
        <w:t>Other pome fruit not separately identified. In some countries apples, pears and quinces are reported under this general category.</w:t>
      </w:r>
    </w:p>
    <w:p w14:paraId="1E6794A2" w14:textId="4C7354E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w:t>
      </w:r>
      <w:del w:id="20652" w:author="Jane Shaw" w:date="2015-11-01T16:33:00Z">
        <w:r w:rsidRPr="008E1789" w:rsidDel="00D853FE">
          <w:rPr>
            <w:rFonts w:asciiTheme="majorBidi" w:eastAsia="Times New Roman" w:hAnsiTheme="majorBidi" w:cstheme="majorBidi"/>
            <w:i/>
            <w:iCs/>
          </w:rPr>
          <w:delText xml:space="preserve"> spp</w:delText>
        </w:r>
      </w:del>
      <w:r w:rsidRPr="008E1789">
        <w:rPr>
          <w:rFonts w:asciiTheme="majorBidi" w:eastAsia="Times New Roman" w:hAnsiTheme="majorBidi" w:cstheme="majorBidi"/>
        </w:rPr>
        <w:t>.</w:t>
      </w:r>
    </w:p>
    <w:p w14:paraId="06BDC7B2" w14:textId="7F8D1FB8"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 xml:space="preserve">Trade data may include blackberries, mulberries and loganberries (a cross between the raspberry and </w:t>
      </w:r>
      <w:ins w:id="20653" w:author="Jane Shaw" w:date="2015-11-01T16:33:00Z">
        <w:r w:rsidR="00D853FE">
          <w:rPr>
            <w:rFonts w:asciiTheme="majorBidi" w:eastAsia="Times New Roman" w:hAnsiTheme="majorBidi" w:cstheme="majorBidi"/>
          </w:rPr>
          <w:t xml:space="preserve">the </w:t>
        </w:r>
      </w:ins>
      <w:r w:rsidRPr="008E1789">
        <w:rPr>
          <w:rFonts w:asciiTheme="majorBidi" w:eastAsia="Times New Roman" w:hAnsiTheme="majorBidi" w:cstheme="majorBidi"/>
        </w:rPr>
        <w:t>blackberry).</w:t>
      </w:r>
    </w:p>
    <w:p w14:paraId="39A2BE06"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Gooseberries</w:t>
      </w:r>
      <w:del w:id="20654" w:author="Jane Shaw" w:date="2015-11-01T16:33:00Z">
        <w:r w:rsidRPr="008E1789" w:rsidDel="00D853FE">
          <w:rPr>
            <w:rFonts w:asciiTheme="majorBidi" w:eastAsia="Times New Roman" w:hAnsiTheme="majorBidi" w:cstheme="majorBidi"/>
          </w:rPr>
          <w:delText xml:space="preserve"> </w:delText>
        </w:r>
      </w:del>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14:paraId="3360B529" w14:textId="246FF06E"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del w:id="20655" w:author="Jane Shaw" w:date="2015-11-01T16:34:00Z">
        <w:r w:rsidRPr="008E1789" w:rsidDel="00D853FE">
          <w:rPr>
            <w:rFonts w:asciiTheme="majorBidi" w:eastAsia="Times New Roman" w:hAnsiTheme="majorBidi" w:cstheme="majorBidi"/>
            <w:i/>
            <w:iCs/>
          </w:rPr>
          <w:delText xml:space="preserve">Ribes </w:delText>
        </w:r>
      </w:del>
      <w:ins w:id="20656" w:author="Jane Shaw" w:date="2015-11-01T16:34:00Z">
        <w:r w:rsidR="00D853FE" w:rsidRPr="008E1789">
          <w:rPr>
            <w:rFonts w:asciiTheme="majorBidi" w:eastAsia="Times New Roman" w:hAnsiTheme="majorBidi" w:cstheme="majorBidi"/>
            <w:i/>
            <w:iCs/>
          </w:rPr>
          <w:t>R</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rubrum</w:t>
      </w:r>
      <w:r w:rsidRPr="008E1789">
        <w:rPr>
          <w:rFonts w:asciiTheme="majorBidi" w:eastAsia="Times New Roman" w:hAnsiTheme="majorBidi" w:cstheme="majorBidi"/>
        </w:rPr>
        <w:t xml:space="preserve"> (red and white). Trade data may sometimes include gooseberries</w:t>
      </w:r>
      <w:del w:id="20657" w:author="Jane Shaw" w:date="2015-11-01T16:34:00Z">
        <w:r w:rsidRPr="008E1789" w:rsidDel="00D853FE">
          <w:rPr>
            <w:rFonts w:asciiTheme="majorBidi" w:eastAsia="Times New Roman" w:hAnsiTheme="majorBidi" w:cstheme="majorBidi"/>
          </w:rPr>
          <w:delText>.</w:delText>
        </w:r>
      </w:del>
      <w:r w:rsidRPr="008E1789">
        <w:rPr>
          <w:rFonts w:asciiTheme="majorBidi" w:eastAsia="Times New Roman" w:hAnsiTheme="majorBidi" w:cstheme="majorBidi"/>
        </w:rPr>
        <w:t>.</w:t>
      </w:r>
    </w:p>
    <w:p w14:paraId="2012BC97" w14:textId="11C3D96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del w:id="20658" w:author="Jane Shaw" w:date="2015-11-01T16:34:00Z">
        <w:r w:rsidRPr="008E1789" w:rsidDel="00D853FE">
          <w:rPr>
            <w:rFonts w:asciiTheme="majorBidi" w:eastAsia="Times New Roman" w:hAnsiTheme="majorBidi" w:cstheme="majorBidi"/>
            <w:i/>
            <w:iCs/>
          </w:rPr>
          <w:delText xml:space="preserve">Vaccinium </w:delText>
        </w:r>
      </w:del>
      <w:ins w:id="20659" w:author="Jane Shaw" w:date="2015-11-01T16:34:00Z">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14:paraId="09D9A667" w14:textId="5DA3C6EC"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del w:id="20660" w:author="Jane Shaw" w:date="2015-11-01T16:34:00Z">
        <w:r w:rsidRPr="008E1789" w:rsidDel="00D853FE">
          <w:rPr>
            <w:rFonts w:asciiTheme="majorBidi" w:eastAsia="Times New Roman" w:hAnsiTheme="majorBidi" w:cstheme="majorBidi"/>
            <w:i/>
            <w:iCs/>
          </w:rPr>
          <w:delText xml:space="preserve">Vaccinium </w:delText>
        </w:r>
      </w:del>
      <w:ins w:id="20661" w:author="Jane Shaw" w:date="2015-11-01T16:34:00Z">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14:paraId="7DD18412" w14:textId="25067B74"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Berries</w:t>
      </w:r>
      <w:ins w:id="20662" w:author="Jane Shaw" w:date="2015-11-01T16:35:00Z">
        <w:r w:rsidR="00D853FE">
          <w:rPr>
            <w:rFonts w:asciiTheme="majorBidi" w:eastAsia="Times New Roman" w:hAnsiTheme="majorBidi" w:cstheme="majorBidi"/>
          </w:rPr>
          <w:t>,</w:t>
        </w:r>
      </w:ins>
      <w:r w:rsidRPr="008E1789">
        <w:rPr>
          <w:rFonts w:asciiTheme="majorBidi" w:eastAsia="Times New Roman" w:hAnsiTheme="majorBidi" w:cstheme="majorBidi"/>
        </w:rPr>
        <w:t xml:space="preserve"> </w:t>
      </w:r>
      <w:del w:id="20663" w:author="Jane Shaw" w:date="2015-11-01T16:35:00Z">
        <w:r w:rsidRPr="008E1789" w:rsidDel="00D853FE">
          <w:rPr>
            <w:rFonts w:asciiTheme="majorBidi" w:eastAsia="Times New Roman" w:hAnsiTheme="majorBidi" w:cstheme="majorBidi"/>
          </w:rPr>
          <w:delText>n.e.c.</w:delText>
        </w:r>
      </w:del>
      <w:ins w:id="20664" w:author="Jane Shaw" w:date="2015-11-01T16:35:00Z">
        <w:r w:rsidR="00D853FE">
          <w:rPr>
            <w:rFonts w:asciiTheme="majorBidi" w:eastAsia="Times New Roman" w:hAnsiTheme="majorBidi" w:cstheme="majorBidi"/>
          </w:rPr>
          <w:t>NEC</w:t>
        </w:r>
      </w:ins>
      <w:r w:rsidRPr="008E1789">
        <w:rPr>
          <w:rFonts w:asciiTheme="majorBidi" w:eastAsia="Times New Roman" w:hAnsiTheme="majorBidi" w:cstheme="majorBidi"/>
        </w:rPr>
        <w:t xml:space="preserve">, including </w:t>
      </w:r>
      <w:del w:id="20665" w:author="Jane Shaw" w:date="2015-11-01T16:35:00Z">
        <w:r w:rsidRPr="008E1789" w:rsidDel="00D853FE">
          <w:rPr>
            <w:rFonts w:asciiTheme="majorBidi" w:eastAsia="Times New Roman" w:hAnsiTheme="majorBidi" w:cstheme="majorBidi"/>
          </w:rPr>
          <w:delText xml:space="preserve">among all </w:delText>
        </w:r>
      </w:del>
      <w:r w:rsidRPr="008E1789">
        <w:rPr>
          <w:rFonts w:asciiTheme="majorBidi" w:eastAsia="Times New Roman" w:hAnsiTheme="majorBidi" w:cstheme="majorBidi"/>
        </w:rPr>
        <w:t xml:space="preserve">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del w:id="20666" w:author="Jane Shaw" w:date="2015-11-01T16:35:00Z">
        <w:r w:rsidRPr="008E1789" w:rsidDel="00D853FE">
          <w:rPr>
            <w:rFonts w:asciiTheme="majorBidi" w:eastAsia="Times New Roman" w:hAnsiTheme="majorBidi" w:cstheme="majorBidi"/>
            <w:i/>
            <w:iCs/>
          </w:rPr>
          <w:delText xml:space="preserve">Morus </w:delText>
        </w:r>
      </w:del>
      <w:ins w:id="20667" w:author="Jane Shaw" w:date="2015-11-01T16:35:00Z">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alba</w:t>
      </w:r>
      <w:r w:rsidRPr="008E1789">
        <w:rPr>
          <w:rFonts w:asciiTheme="majorBidi" w:eastAsia="Times New Roman" w:hAnsiTheme="majorBidi" w:cstheme="majorBidi"/>
        </w:rPr>
        <w:t xml:space="preserve">, </w:t>
      </w:r>
      <w:del w:id="20668" w:author="Jane Shaw" w:date="2015-11-01T16:35:00Z">
        <w:r w:rsidRPr="008E1789" w:rsidDel="00D853FE">
          <w:rPr>
            <w:rFonts w:asciiTheme="majorBidi" w:eastAsia="Times New Roman" w:hAnsiTheme="majorBidi" w:cstheme="majorBidi"/>
            <w:i/>
            <w:iCs/>
          </w:rPr>
          <w:delText xml:space="preserve">Morus </w:delText>
        </w:r>
      </w:del>
      <w:ins w:id="20669" w:author="Jane Shaw" w:date="2015-11-01T16:35:00Z">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rubra</w:t>
      </w:r>
      <w:r w:rsidRPr="008E1789">
        <w:rPr>
          <w:rFonts w:asciiTheme="majorBidi" w:eastAsia="Times New Roman" w:hAnsiTheme="majorBidi" w:cstheme="majorBidi"/>
        </w:rPr>
        <w:t xml:space="preserve"> (loganberry</w:t>
      </w:r>
      <w:ins w:id="20670" w:author="Jane Shaw" w:date="2015-11-01T16:35:00Z">
        <w:r w:rsidR="00D853FE">
          <w:rPr>
            <w:rFonts w:asciiTheme="majorBidi" w:eastAsia="Times New Roman" w:hAnsiTheme="majorBidi" w:cstheme="majorBidi"/>
          </w:rPr>
          <w:t>,</w:t>
        </w:r>
      </w:ins>
      <w:del w:id="20671" w:author="Jane Shaw" w:date="2015-11-01T16:35:00Z">
        <w:r w:rsidRPr="008E1789" w:rsidDel="00D853FE">
          <w:rPr>
            <w:rFonts w:asciiTheme="majorBidi" w:eastAsia="Times New Roman" w:hAnsiTheme="majorBidi" w:cstheme="majorBidi"/>
          </w:rPr>
          <w:delText>;</w:delText>
        </w:r>
      </w:del>
      <w:r w:rsidRPr="008E1789">
        <w:rPr>
          <w:rFonts w:asciiTheme="majorBidi" w:eastAsia="Times New Roman" w:hAnsiTheme="majorBidi" w:cstheme="majorBidi"/>
        </w:rPr>
        <w:t xml:space="preserve"> white</w:t>
      </w:r>
      <w:ins w:id="20672" w:author="Jane Shaw" w:date="2015-11-01T16:35:00Z">
        <w:r w:rsidR="00D853FE">
          <w:rPr>
            <w:rFonts w:asciiTheme="majorBidi" w:eastAsia="Times New Roman" w:hAnsiTheme="majorBidi" w:cstheme="majorBidi"/>
          </w:rPr>
          <w:t xml:space="preserve"> and</w:t>
        </w:r>
      </w:ins>
      <w:del w:id="20673" w:author="Jane Shaw" w:date="2015-11-01T16:35:00Z">
        <w:r w:rsidRPr="008E1789" w:rsidDel="00D853FE">
          <w:rPr>
            <w:rFonts w:asciiTheme="majorBidi" w:eastAsia="Times New Roman" w:hAnsiTheme="majorBidi" w:cstheme="majorBidi"/>
          </w:rPr>
          <w:delText>,</w:delText>
        </w:r>
      </w:del>
      <w:r w:rsidRPr="008E1789">
        <w:rPr>
          <w:rFonts w:asciiTheme="majorBidi" w:eastAsia="Times New Roman" w:hAnsiTheme="majorBidi" w:cstheme="majorBidi"/>
        </w:rPr>
        <w:t xml:space="preserv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 xml:space="preserve">Gaylussacia </w:t>
      </w:r>
      <w:r w:rsidRPr="00D853FE">
        <w:rPr>
          <w:rFonts w:asciiTheme="majorBidi" w:eastAsia="Times New Roman" w:hAnsiTheme="majorBidi" w:cstheme="majorBidi"/>
          <w:iCs/>
          <w:rPrChange w:id="20674" w:author="Jane Shaw" w:date="2015-11-01T16:35:00Z">
            <w:rPr>
              <w:rFonts w:asciiTheme="majorBidi" w:eastAsia="Times New Roman" w:hAnsiTheme="majorBidi" w:cstheme="majorBidi"/>
              <w:i/>
              <w:iCs/>
            </w:rPr>
          </w:rPrChange>
        </w:rPr>
        <w:t>spp</w:t>
      </w:r>
      <w:r w:rsidRPr="00D853FE">
        <w:rPr>
          <w:rFonts w:asciiTheme="majorBidi" w:eastAsia="Times New Roman" w:hAnsiTheme="majorBidi" w:cstheme="majorBidi"/>
        </w:rPr>
        <w:t xml:space="preserve">. </w:t>
      </w:r>
      <w:r w:rsidRPr="008E1789">
        <w:rPr>
          <w:rFonts w:asciiTheme="majorBidi" w:eastAsia="Times New Roman" w:hAnsiTheme="majorBidi" w:cstheme="majorBidi"/>
        </w:rPr>
        <w:t>(huckleberry, dangleberry). Other berries not separately identified. In some countries, some or all of the</w:t>
      </w:r>
      <w:ins w:id="20675" w:author="Jane Shaw" w:date="2015-11-01T16:35:00Z">
        <w:r w:rsidR="00D853FE">
          <w:rPr>
            <w:rFonts w:asciiTheme="majorBidi" w:eastAsia="Times New Roman" w:hAnsiTheme="majorBidi" w:cstheme="majorBidi"/>
          </w:rPr>
          <w:t>se</w:t>
        </w:r>
      </w:ins>
      <w:r w:rsidRPr="008E1789">
        <w:rPr>
          <w:rFonts w:asciiTheme="majorBidi" w:eastAsia="Times New Roman" w:hAnsiTheme="majorBidi" w:cstheme="majorBidi"/>
        </w:rPr>
        <w:t xml:space="preserve"> berries </w:t>
      </w:r>
      <w:del w:id="20676" w:author="Jane Shaw" w:date="2015-11-01T16:35:00Z">
        <w:r w:rsidRPr="008E1789" w:rsidDel="00D853FE">
          <w:rPr>
            <w:rFonts w:asciiTheme="majorBidi" w:eastAsia="Times New Roman" w:hAnsiTheme="majorBidi" w:cstheme="majorBidi"/>
          </w:rPr>
          <w:delText xml:space="preserve">listed previously </w:delText>
        </w:r>
      </w:del>
      <w:r w:rsidRPr="008E1789">
        <w:rPr>
          <w:rFonts w:asciiTheme="majorBidi" w:eastAsia="Times New Roman" w:hAnsiTheme="majorBidi" w:cstheme="majorBidi"/>
        </w:rPr>
        <w:t>are reported under this general category.</w:t>
      </w:r>
    </w:p>
    <w:p w14:paraId="69C4B1C1" w14:textId="3A719395"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0F35E3" w:rsidRPr="000F35E3">
        <w:rPr>
          <w:rFonts w:asciiTheme="majorBidi" w:eastAsia="Times New Roman" w:hAnsiTheme="majorBidi" w:cstheme="majorBidi"/>
          <w:iCs/>
          <w:rPrChange w:id="20677" w:author="Jane Shaw" w:date="2015-11-01T16:41:00Z">
            <w:rPr>
              <w:rFonts w:asciiTheme="majorBidi" w:eastAsia="Times New Roman" w:hAnsiTheme="majorBidi" w:cstheme="majorBidi"/>
              <w:i/>
              <w:iCs/>
            </w:rPr>
          </w:rPrChange>
        </w:rPr>
        <w:t>melons</w:t>
      </w:r>
      <w:ins w:id="20678" w:author="Jane Shaw" w:date="2015-11-01T16:41:00Z">
        <w:r w:rsidR="000F35E3">
          <w:rPr>
            <w:rFonts w:asciiTheme="majorBidi" w:eastAsia="Times New Roman" w:hAnsiTheme="majorBidi" w:cstheme="majorBidi"/>
            <w:iCs/>
          </w:rPr>
          <w:t>,</w:t>
        </w:r>
      </w:ins>
      <w:r w:rsidR="000F35E3" w:rsidRPr="000F35E3">
        <w:rPr>
          <w:rFonts w:asciiTheme="majorBidi" w:eastAsia="Times New Roman" w:hAnsiTheme="majorBidi" w:cstheme="majorBidi"/>
          <w:iCs/>
          <w:rPrChange w:id="20679" w:author="Jane Shaw" w:date="2015-11-01T16:41:00Z">
            <w:rPr>
              <w:rFonts w:asciiTheme="majorBidi" w:eastAsia="Times New Roman" w:hAnsiTheme="majorBidi" w:cstheme="majorBidi"/>
              <w:i/>
              <w:iCs/>
            </w:rPr>
          </w:rPrChange>
        </w:rPr>
        <w:t xml:space="preserve">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del w:id="20680" w:author="Jane Shaw" w:date="2015-11-01T16:41:00Z">
        <w:r w:rsidRPr="008E1789" w:rsidDel="000F35E3">
          <w:rPr>
            <w:rFonts w:asciiTheme="majorBidi" w:eastAsia="Times New Roman" w:hAnsiTheme="majorBidi" w:cstheme="majorBidi"/>
          </w:rPr>
          <w:delText xml:space="preserve">It </w:delText>
        </w:r>
      </w:del>
      <w:r w:rsidR="000F35E3" w:rsidRPr="008E1789">
        <w:rPr>
          <w:rFonts w:asciiTheme="majorBidi" w:eastAsia="Times New Roman" w:hAnsiTheme="majorBidi" w:cstheme="majorBidi"/>
        </w:rPr>
        <w:t>Includes</w:t>
      </w:r>
      <w:del w:id="20681" w:author="Jane Shaw" w:date="2015-11-01T16:41:00Z">
        <w:r w:rsidRPr="008E1789" w:rsidDel="000F35E3">
          <w:rPr>
            <w:rFonts w:asciiTheme="majorBidi" w:eastAsia="Times New Roman" w:hAnsiTheme="majorBidi" w:cstheme="majorBidi"/>
          </w:rPr>
          <w:delText>, inter alia,</w:delText>
        </w:r>
      </w:del>
      <w:r w:rsidRPr="008E1789">
        <w:rPr>
          <w:rFonts w:asciiTheme="majorBidi" w:eastAsia="Times New Roman" w:hAnsiTheme="majorBidi" w:cstheme="majorBidi"/>
        </w:rPr>
        <w:t xml:space="preserve"> casaba, citron, cranshaw, honeydew, Persian and musk melons.</w:t>
      </w:r>
    </w:p>
    <w:p w14:paraId="39E425D6" w14:textId="04929152"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xml:space="preserve">, whether or not </w:t>
      </w:r>
      <w:del w:id="20682" w:author="Jane Shaw" w:date="2015-11-01T16:41:00Z">
        <w:r w:rsidRPr="008E1789" w:rsidDel="000F35E3">
          <w:rPr>
            <w:rFonts w:asciiTheme="majorBidi" w:eastAsia="Times New Roman" w:hAnsiTheme="majorBidi" w:cstheme="majorBidi"/>
          </w:rPr>
          <w:delText xml:space="preserve">to be </w:delText>
        </w:r>
      </w:del>
      <w:ins w:id="20683" w:author="Jane Shaw" w:date="2015-11-01T16:41:00Z">
        <w:r w:rsidR="000F35E3">
          <w:rPr>
            <w:rFonts w:asciiTheme="majorBidi" w:eastAsia="Times New Roman" w:hAnsiTheme="majorBidi" w:cstheme="majorBidi"/>
          </w:rPr>
          <w:t xml:space="preserve">for </w:t>
        </w:r>
      </w:ins>
      <w:r w:rsidRPr="008E1789">
        <w:rPr>
          <w:rFonts w:asciiTheme="majorBidi" w:eastAsia="Times New Roman" w:hAnsiTheme="majorBidi" w:cstheme="majorBidi"/>
        </w:rPr>
        <w:t>use</w:t>
      </w:r>
      <w:del w:id="20684" w:author="Jane Shaw" w:date="2015-11-01T16:41:00Z">
        <w:r w:rsidRPr="008E1789" w:rsidDel="000F35E3">
          <w:rPr>
            <w:rFonts w:asciiTheme="majorBidi" w:eastAsia="Times New Roman" w:hAnsiTheme="majorBidi" w:cstheme="majorBidi"/>
          </w:rPr>
          <w:delText>d</w:delText>
        </w:r>
      </w:del>
      <w:r w:rsidRPr="008E1789">
        <w:rPr>
          <w:rFonts w:asciiTheme="majorBidi" w:eastAsia="Times New Roman" w:hAnsiTheme="majorBidi" w:cstheme="majorBidi"/>
        </w:rPr>
        <w:t xml:space="preserve"> </w:t>
      </w:r>
      <w:del w:id="20685" w:author="Jane Shaw" w:date="2015-11-01T16:41:00Z">
        <w:r w:rsidRPr="008E1789" w:rsidDel="000F35E3">
          <w:rPr>
            <w:rFonts w:asciiTheme="majorBidi" w:eastAsia="Times New Roman" w:hAnsiTheme="majorBidi" w:cstheme="majorBidi"/>
          </w:rPr>
          <w:delText xml:space="preserve">for </w:delText>
        </w:r>
      </w:del>
      <w:ins w:id="20686" w:author="Jane Shaw" w:date="2015-11-01T16:41:00Z">
        <w:r w:rsidR="000F35E3">
          <w:rPr>
            <w:rFonts w:asciiTheme="majorBidi" w:eastAsia="Times New Roman" w:hAnsiTheme="majorBidi" w:cstheme="majorBidi"/>
          </w:rPr>
          <w:t xml:space="preserve">in </w:t>
        </w:r>
      </w:ins>
      <w:r w:rsidRPr="008E1789">
        <w:rPr>
          <w:rFonts w:asciiTheme="majorBidi" w:eastAsia="Times New Roman" w:hAnsiTheme="majorBidi" w:cstheme="majorBidi"/>
        </w:rPr>
        <w:t>distillation.</w:t>
      </w:r>
    </w:p>
    <w:p w14:paraId="008C4BBA" w14:textId="22FF4E35"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xml:space="preserve">. Trade figures may include dried mangoes, guavas and mangosteens, </w:t>
      </w:r>
      <w:del w:id="20687" w:author="Jane Shaw" w:date="2015-11-01T16:42:00Z">
        <w:r w:rsidRPr="008E1789" w:rsidDel="000F35E3">
          <w:rPr>
            <w:rFonts w:asciiTheme="majorBidi" w:eastAsia="Times New Roman" w:hAnsiTheme="majorBidi" w:cstheme="majorBidi"/>
          </w:rPr>
          <w:delText xml:space="preserve">including both </w:delText>
        </w:r>
      </w:del>
      <w:r w:rsidRPr="008E1789">
        <w:rPr>
          <w:rFonts w:asciiTheme="majorBidi" w:eastAsia="Times New Roman" w:hAnsiTheme="majorBidi" w:cstheme="majorBidi"/>
        </w:rPr>
        <w:t>fresh and dried.</w:t>
      </w:r>
    </w:p>
    <w:p w14:paraId="2141CEE7"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14:paraId="74AB2D76" w14:textId="281FA2A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 xml:space="preserve">Diospyros kaki </w:t>
      </w:r>
      <w:r w:rsidRPr="000F35E3">
        <w:rPr>
          <w:rFonts w:asciiTheme="majorBidi" w:eastAsia="Times New Roman" w:hAnsiTheme="majorBidi" w:cstheme="majorBidi"/>
          <w:iCs/>
          <w:rPrChange w:id="20688" w:author="Jane Shaw" w:date="2015-11-01T16:42:00Z">
            <w:rPr>
              <w:rFonts w:asciiTheme="majorBidi" w:eastAsia="Times New Roman" w:hAnsiTheme="majorBidi" w:cstheme="majorBidi"/>
              <w:i/>
              <w:iCs/>
            </w:rPr>
          </w:rPrChange>
        </w:rPr>
        <w:t xml:space="preserve">and </w:t>
      </w:r>
      <w:del w:id="20689" w:author="Jane Shaw" w:date="2015-11-01T16:42:00Z">
        <w:r w:rsidRPr="008E1789" w:rsidDel="000F35E3">
          <w:rPr>
            <w:rFonts w:asciiTheme="majorBidi" w:eastAsia="Times New Roman" w:hAnsiTheme="majorBidi" w:cstheme="majorBidi"/>
            <w:i/>
            <w:iCs/>
          </w:rPr>
          <w:delText xml:space="preserve">Diospyros </w:delText>
        </w:r>
      </w:del>
      <w:ins w:id="20690" w:author="Jane Shaw" w:date="2015-11-01T16:42:00Z">
        <w:r w:rsidR="000F35E3" w:rsidRPr="008E1789">
          <w:rPr>
            <w:rFonts w:asciiTheme="majorBidi" w:eastAsia="Times New Roman" w:hAnsiTheme="majorBidi" w:cstheme="majorBidi"/>
            <w:i/>
            <w:iCs/>
          </w:rPr>
          <w:t>D</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virginiana.</w:t>
      </w:r>
    </w:p>
    <w:p w14:paraId="65FC0063" w14:textId="018E9BD4"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Cashew</w:t>
      </w:r>
      <w:ins w:id="20691" w:author="Jane Shaw" w:date="2015-11-01T16:42:00Z">
        <w:r w:rsidR="000F35E3">
          <w:rPr>
            <w:rFonts w:asciiTheme="majorBidi" w:eastAsia="Times New Roman" w:hAnsiTheme="majorBidi" w:cstheme="majorBidi"/>
          </w:rPr>
          <w:t xml:space="preserve"> </w:t>
        </w:r>
      </w:ins>
      <w:r w:rsidRPr="008E1789">
        <w:rPr>
          <w:rFonts w:asciiTheme="majorBidi" w:eastAsia="Times New Roman" w:hAnsiTheme="majorBidi" w:cstheme="majorBidi"/>
        </w:rPr>
        <w:t>apple</w:t>
      </w:r>
      <w:ins w:id="20692" w:author="Jane Shaw" w:date="2015-11-01T16:42:00Z">
        <w:r w:rsidR="000F35E3">
          <w:rPr>
            <w:rFonts w:asciiTheme="majorBidi" w:eastAsia="Times New Roman" w:hAnsiTheme="majorBidi" w:cstheme="majorBidi"/>
          </w:rPr>
          <w:t>s</w:t>
        </w:r>
      </w:ins>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Anacardium occidentale, </w:t>
      </w:r>
      <w:r w:rsidRPr="000F35E3">
        <w:rPr>
          <w:rFonts w:asciiTheme="majorBidi" w:eastAsia="Times New Roman" w:hAnsiTheme="majorBidi" w:cstheme="majorBidi"/>
          <w:iCs/>
          <w:rPrChange w:id="20693" w:author="Jane Shaw" w:date="2015-11-01T16:42:00Z">
            <w:rPr>
              <w:rFonts w:asciiTheme="majorBidi" w:eastAsia="Times New Roman" w:hAnsiTheme="majorBidi" w:cstheme="majorBidi"/>
              <w:i/>
              <w:iCs/>
            </w:rPr>
          </w:rPrChange>
        </w:rPr>
        <w:t>t</w:t>
      </w:r>
      <w:r w:rsidRPr="009D4B26">
        <w:rPr>
          <w:rFonts w:asciiTheme="majorBidi" w:eastAsia="Times New Roman" w:hAnsiTheme="majorBidi" w:cstheme="majorBidi"/>
        </w:rPr>
        <w:t xml:space="preserve">he </w:t>
      </w:r>
      <w:r w:rsidRPr="008E1789">
        <w:rPr>
          <w:rFonts w:asciiTheme="majorBidi" w:eastAsia="Times New Roman" w:hAnsiTheme="majorBidi" w:cstheme="majorBidi"/>
        </w:rPr>
        <w:t>thickened, fleshy stem below the cashew nut. When soft</w:t>
      </w:r>
      <w:ins w:id="20694" w:author="Jane Shaw" w:date="2015-11-01T16:42:00Z">
        <w:r w:rsidR="000F35E3">
          <w:rPr>
            <w:rFonts w:asciiTheme="majorBidi" w:eastAsia="Times New Roman" w:hAnsiTheme="majorBidi" w:cstheme="majorBidi"/>
          </w:rPr>
          <w:t>,</w:t>
        </w:r>
      </w:ins>
      <w:r w:rsidRPr="008E1789">
        <w:rPr>
          <w:rFonts w:asciiTheme="majorBidi" w:eastAsia="Times New Roman" w:hAnsiTheme="majorBidi" w:cstheme="majorBidi"/>
        </w:rPr>
        <w:t xml:space="preserve"> </w:t>
      </w:r>
      <w:del w:id="20695" w:author="Jane Shaw" w:date="2015-11-01T16:42:00Z">
        <w:r w:rsidRPr="008E1789" w:rsidDel="000F35E3">
          <w:rPr>
            <w:rFonts w:asciiTheme="majorBidi" w:eastAsia="Times New Roman" w:hAnsiTheme="majorBidi" w:cstheme="majorBidi"/>
          </w:rPr>
          <w:delText xml:space="preserve">it is </w:delText>
        </w:r>
      </w:del>
      <w:r w:rsidRPr="008E1789">
        <w:rPr>
          <w:rFonts w:asciiTheme="majorBidi" w:eastAsia="Times New Roman" w:hAnsiTheme="majorBidi" w:cstheme="majorBidi"/>
        </w:rPr>
        <w:t>used for jam.</w:t>
      </w:r>
    </w:p>
    <w:p w14:paraId="0FA7C995" w14:textId="7733D7FD"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del w:id="20696" w:author="Jane Shaw" w:date="2015-11-01T16:42:00Z">
        <w:r w:rsidRPr="008E1789" w:rsidDel="000F35E3">
          <w:rPr>
            <w:rFonts w:asciiTheme="majorBidi" w:eastAsia="Times New Roman" w:hAnsiTheme="majorBidi" w:cstheme="majorBidi"/>
            <w:i/>
            <w:iCs/>
          </w:rPr>
          <w:delText xml:space="preserve">Actinidia </w:delText>
        </w:r>
      </w:del>
      <w:ins w:id="20697" w:author="Jane Shaw" w:date="2015-11-01T16:42:00Z">
        <w:r w:rsidR="000F35E3" w:rsidRPr="008E1789">
          <w:rPr>
            <w:rFonts w:asciiTheme="majorBidi" w:eastAsia="Times New Roman" w:hAnsiTheme="majorBidi" w:cstheme="majorBidi"/>
            <w:i/>
            <w:iCs/>
          </w:rPr>
          <w:t>A</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deliciosa</w:t>
      </w:r>
      <w:r w:rsidRPr="008E1789">
        <w:rPr>
          <w:rFonts w:asciiTheme="majorBidi" w:eastAsia="Times New Roman" w:hAnsiTheme="majorBidi" w:cstheme="majorBidi"/>
        </w:rPr>
        <w:t>.</w:t>
      </w:r>
    </w:p>
    <w:p w14:paraId="32ED1705" w14:textId="77777777"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14:paraId="4C98F601" w14:textId="765EF20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Fruit</w:t>
      </w:r>
      <w:ins w:id="20698" w:author="Jane Shaw" w:date="2015-11-01T16:42:00Z">
        <w:r w:rsidR="000F35E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tropical</w:t>
      </w:r>
      <w:ins w:id="20699" w:author="Jane Shaw" w:date="2015-11-01T16:42:00Z">
        <w:r w:rsidR="000F35E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w:t>
      </w:r>
      <w:del w:id="20700" w:author="Jane Shaw" w:date="2015-11-01T16:42:00Z">
        <w:r w:rsidRPr="008E1789" w:rsidDel="000F35E3">
          <w:rPr>
            <w:rFonts w:asciiTheme="majorBidi" w:eastAsia="Times New Roman" w:hAnsiTheme="majorBidi" w:cstheme="majorBidi"/>
            <w:lang w:val="en-GB"/>
          </w:rPr>
          <w:delText>n.e.c.</w:delText>
        </w:r>
      </w:del>
      <w:ins w:id="20701" w:author="Jane Shaw" w:date="2015-11-01T16:42:00Z">
        <w:r w:rsidR="000F35E3">
          <w:rPr>
            <w:rFonts w:asciiTheme="majorBidi" w:eastAsia="Times New Roman" w:hAnsiTheme="majorBidi" w:cstheme="majorBidi"/>
            <w:lang w:val="en-GB"/>
          </w:rPr>
          <w:t>NEC</w:t>
        </w:r>
      </w:ins>
      <w:ins w:id="20702" w:author="Jane Shaw" w:date="2015-11-01T16:43:00Z">
        <w:r w:rsidR="000F35E3">
          <w:rPr>
            <w:rFonts w:asciiTheme="majorBidi" w:eastAsia="Times New Roman" w:hAnsiTheme="majorBidi" w:cstheme="majorBidi"/>
            <w:lang w:val="en-GB"/>
          </w:rPr>
          <w:t>.</w:t>
        </w:r>
      </w:ins>
      <w:del w:id="20703" w:author="Jane Shaw" w:date="2015-11-01T16:43: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0F35E3" w:rsidRPr="008E1789">
        <w:rPr>
          <w:rFonts w:asciiTheme="majorBidi" w:eastAsia="Times New Roman" w:hAnsiTheme="majorBidi" w:cstheme="majorBidi"/>
          <w:lang w:val="en-GB"/>
        </w:rPr>
        <w:t>Includ</w:t>
      </w:r>
      <w:del w:id="20704" w:author="Jane Shaw" w:date="2015-11-01T16:43:00Z">
        <w:r w:rsidR="000F35E3" w:rsidRPr="008E1789" w:rsidDel="000F35E3">
          <w:rPr>
            <w:rFonts w:asciiTheme="majorBidi" w:eastAsia="Times New Roman" w:hAnsiTheme="majorBidi" w:cstheme="majorBidi"/>
            <w:lang w:val="en-GB"/>
          </w:rPr>
          <w:delText xml:space="preserve">ing </w:delText>
        </w:r>
        <w:r w:rsidRPr="008E1789" w:rsidDel="000F35E3">
          <w:rPr>
            <w:rFonts w:asciiTheme="majorBidi" w:eastAsia="Times New Roman" w:hAnsiTheme="majorBidi" w:cstheme="majorBidi"/>
            <w:lang w:val="en-GB"/>
          </w:rPr>
          <w:delText>among all</w:delText>
        </w:r>
      </w:del>
      <w:ins w:id="20705" w:author="Jane Shaw" w:date="2015-11-01T16:43:00Z">
        <w:r w:rsidR="000F35E3">
          <w:rPr>
            <w:rFonts w:asciiTheme="majorBidi" w:eastAsia="Times New Roman" w:hAnsiTheme="majorBidi" w:cstheme="majorBidi"/>
            <w:lang w:val="en-GB"/>
          </w:rPr>
          <w:t>es</w:t>
        </w:r>
      </w:ins>
      <w:r w:rsidRPr="008E1789">
        <w:rPr>
          <w:rFonts w:asciiTheme="majorBidi" w:eastAsia="Times New Roman" w:hAnsiTheme="majorBidi" w:cstheme="majorBidi"/>
          <w:lang w:val="en-GB"/>
        </w:rPr>
        <w:t>:</w:t>
      </w:r>
    </w:p>
    <w:p w14:paraId="23226061" w14:textId="0B436652"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ins w:id="20706" w:author="Jane Shaw" w:date="2015-11-01T16:43:00Z">
        <w:r w:rsidR="000F35E3">
          <w:rPr>
            <w:rFonts w:asciiTheme="majorBidi" w:eastAsia="Times New Roman" w:hAnsiTheme="majorBidi" w:cstheme="majorBidi"/>
          </w:rPr>
          <w:t>;</w:t>
        </w:r>
      </w:ins>
    </w:p>
    <w:p w14:paraId="78D81ECF" w14:textId="5BE3CD88"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Averrhoa carambola </w:t>
      </w:r>
      <w:r w:rsidRPr="000F35E3">
        <w:rPr>
          <w:rFonts w:asciiTheme="majorBidi" w:eastAsia="Times New Roman" w:hAnsiTheme="majorBidi" w:cstheme="majorBidi"/>
          <w:iCs/>
          <w:rPrChange w:id="20707" w:author="Jane Shaw" w:date="2015-11-01T16:43:00Z">
            <w:rPr>
              <w:rFonts w:asciiTheme="majorBidi" w:eastAsia="Times New Roman" w:hAnsiTheme="majorBidi" w:cstheme="majorBidi"/>
              <w:i/>
              <w:iCs/>
            </w:rPr>
          </w:rPrChange>
        </w:rPr>
        <w:t>(carambola)</w:t>
      </w:r>
      <w:ins w:id="20708" w:author="Jane Shaw" w:date="2015-11-01T16:43:00Z">
        <w:r w:rsidR="000F35E3">
          <w:rPr>
            <w:rFonts w:asciiTheme="majorBidi" w:eastAsia="Times New Roman" w:hAnsiTheme="majorBidi" w:cstheme="majorBidi"/>
            <w:iCs/>
          </w:rPr>
          <w:t>;</w:t>
        </w:r>
      </w:ins>
    </w:p>
    <w:p w14:paraId="1622E689" w14:textId="2C9E20DF" w:rsidR="00EB7AF1" w:rsidRPr="00F304D5" w:rsidRDefault="726F4BD4" w:rsidP="007F2666">
      <w:pPr>
        <w:pStyle w:val="Paragrafoelenco"/>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 xml:space="preserve">Annona </w:t>
      </w:r>
      <w:r w:rsidRPr="000F35E3">
        <w:rPr>
          <w:rFonts w:asciiTheme="majorBidi" w:eastAsia="Times New Roman" w:hAnsiTheme="majorBidi" w:cstheme="majorBidi"/>
          <w:iCs/>
          <w:lang w:val="it-IT"/>
          <w:rPrChange w:id="20709" w:author="Jane Shaw" w:date="2015-11-01T16:43:00Z">
            <w:rPr>
              <w:rFonts w:asciiTheme="majorBidi" w:eastAsia="Times New Roman" w:hAnsiTheme="majorBidi" w:cstheme="majorBidi"/>
              <w:i/>
              <w:iCs/>
              <w:lang w:val="it-IT"/>
            </w:rPr>
          </w:rPrChange>
        </w:rPr>
        <w:t>spp. (cherimoya, custard apple)</w:t>
      </w:r>
      <w:ins w:id="20710" w:author="Jane Shaw" w:date="2015-11-01T16:43:00Z">
        <w:r w:rsidR="000F35E3">
          <w:rPr>
            <w:rFonts w:asciiTheme="majorBidi" w:eastAsia="Times New Roman" w:hAnsiTheme="majorBidi" w:cstheme="majorBidi"/>
            <w:iCs/>
            <w:lang w:val="it-IT"/>
          </w:rPr>
          <w:t>;</w:t>
        </w:r>
      </w:ins>
    </w:p>
    <w:p w14:paraId="53F2C8A5" w14:textId="7A9CC1C0"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Durio zibethinus </w:t>
      </w:r>
      <w:r w:rsidRPr="000F35E3">
        <w:rPr>
          <w:rFonts w:asciiTheme="majorBidi" w:eastAsia="Times New Roman" w:hAnsiTheme="majorBidi" w:cstheme="majorBidi"/>
          <w:iCs/>
          <w:rPrChange w:id="20711" w:author="Jane Shaw" w:date="2015-11-01T16:43:00Z">
            <w:rPr>
              <w:rFonts w:asciiTheme="majorBidi" w:eastAsia="Times New Roman" w:hAnsiTheme="majorBidi" w:cstheme="majorBidi"/>
              <w:i/>
              <w:iCs/>
            </w:rPr>
          </w:rPrChange>
        </w:rPr>
        <w:t>(durian)</w:t>
      </w:r>
      <w:ins w:id="20712" w:author="Jane Shaw" w:date="2015-11-01T16:43:00Z">
        <w:r w:rsidR="000F35E3">
          <w:rPr>
            <w:rFonts w:asciiTheme="majorBidi" w:eastAsia="Times New Roman" w:hAnsiTheme="majorBidi" w:cstheme="majorBidi"/>
            <w:iCs/>
          </w:rPr>
          <w:t>;</w:t>
        </w:r>
      </w:ins>
    </w:p>
    <w:p w14:paraId="24084898" w14:textId="28D6974A"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Feijoa sellowiana </w:t>
      </w:r>
      <w:r w:rsidRPr="000F35E3">
        <w:rPr>
          <w:rFonts w:asciiTheme="majorBidi" w:eastAsia="Times New Roman" w:hAnsiTheme="majorBidi" w:cstheme="majorBidi"/>
          <w:iCs/>
          <w:rPrChange w:id="20713" w:author="Jane Shaw" w:date="2015-11-01T16:45:00Z">
            <w:rPr>
              <w:rFonts w:asciiTheme="majorBidi" w:eastAsia="Times New Roman" w:hAnsiTheme="majorBidi" w:cstheme="majorBidi"/>
              <w:i/>
              <w:iCs/>
            </w:rPr>
          </w:rPrChange>
        </w:rPr>
        <w:t>(feijoa)</w:t>
      </w:r>
      <w:ins w:id="20714" w:author="Jane Shaw" w:date="2015-11-01T16:45:00Z">
        <w:r w:rsidR="000F35E3">
          <w:rPr>
            <w:rFonts w:asciiTheme="majorBidi" w:eastAsia="Times New Roman" w:hAnsiTheme="majorBidi" w:cstheme="majorBidi"/>
            <w:iCs/>
          </w:rPr>
          <w:t>;</w:t>
        </w:r>
      </w:ins>
    </w:p>
    <w:p w14:paraId="6CD5C336" w14:textId="24A68A15"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Psidium guajava </w:t>
      </w:r>
      <w:r w:rsidRPr="000F35E3">
        <w:rPr>
          <w:rFonts w:asciiTheme="majorBidi" w:eastAsia="Times New Roman" w:hAnsiTheme="majorBidi" w:cstheme="majorBidi"/>
          <w:iCs/>
          <w:rPrChange w:id="20715" w:author="Jane Shaw" w:date="2015-11-01T16:45:00Z">
            <w:rPr>
              <w:rFonts w:asciiTheme="majorBidi" w:eastAsia="Times New Roman" w:hAnsiTheme="majorBidi" w:cstheme="majorBidi"/>
              <w:i/>
              <w:iCs/>
            </w:rPr>
          </w:rPrChange>
        </w:rPr>
        <w:t>(guava)</w:t>
      </w:r>
      <w:ins w:id="20716" w:author="Jane Shaw" w:date="2015-11-01T16:45:00Z">
        <w:r w:rsidR="000F35E3">
          <w:rPr>
            <w:rFonts w:asciiTheme="majorBidi" w:eastAsia="Times New Roman" w:hAnsiTheme="majorBidi" w:cstheme="majorBidi"/>
            <w:iCs/>
          </w:rPr>
          <w:t>;</w:t>
        </w:r>
      </w:ins>
    </w:p>
    <w:p w14:paraId="5FAEE035" w14:textId="7EE8BBB9"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Spondias </w:t>
      </w:r>
      <w:r w:rsidRPr="000F35E3">
        <w:rPr>
          <w:rFonts w:asciiTheme="majorBidi" w:eastAsia="Times New Roman" w:hAnsiTheme="majorBidi" w:cstheme="majorBidi"/>
          <w:iCs/>
          <w:rPrChange w:id="20717" w:author="Jane Shaw" w:date="2015-11-01T16:45:00Z">
            <w:rPr>
              <w:rFonts w:asciiTheme="majorBidi" w:eastAsia="Times New Roman" w:hAnsiTheme="majorBidi" w:cstheme="majorBidi"/>
              <w:i/>
              <w:iCs/>
            </w:rPr>
          </w:rPrChange>
        </w:rPr>
        <w:t>spp. (hog plum, mombin)</w:t>
      </w:r>
      <w:ins w:id="20718" w:author="Jane Shaw" w:date="2015-11-01T16:45:00Z">
        <w:r w:rsidR="000F35E3">
          <w:rPr>
            <w:rFonts w:asciiTheme="majorBidi" w:eastAsia="Times New Roman" w:hAnsiTheme="majorBidi" w:cstheme="majorBidi"/>
            <w:iCs/>
          </w:rPr>
          <w:t>;</w:t>
        </w:r>
      </w:ins>
    </w:p>
    <w:p w14:paraId="52DC392E" w14:textId="727E292F"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Artocarpus integrifolia </w:t>
      </w:r>
      <w:r w:rsidRPr="000F35E3">
        <w:rPr>
          <w:rFonts w:asciiTheme="majorBidi" w:eastAsia="Times New Roman" w:hAnsiTheme="majorBidi" w:cstheme="majorBidi"/>
          <w:iCs/>
          <w:rPrChange w:id="20719" w:author="Jane Shaw" w:date="2015-11-01T16:45:00Z">
            <w:rPr>
              <w:rFonts w:asciiTheme="majorBidi" w:eastAsia="Times New Roman" w:hAnsiTheme="majorBidi" w:cstheme="majorBidi"/>
              <w:i/>
              <w:iCs/>
            </w:rPr>
          </w:rPrChange>
        </w:rPr>
        <w:t>(jackfruit)</w:t>
      </w:r>
      <w:ins w:id="20720" w:author="Jane Shaw" w:date="2015-11-01T16:45:00Z">
        <w:r w:rsidR="000F35E3">
          <w:rPr>
            <w:rFonts w:asciiTheme="majorBidi" w:eastAsia="Times New Roman" w:hAnsiTheme="majorBidi" w:cstheme="majorBidi"/>
            <w:iCs/>
          </w:rPr>
          <w:t>;</w:t>
        </w:r>
      </w:ins>
    </w:p>
    <w:p w14:paraId="658A7113" w14:textId="1BE71699"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longan </w:t>
      </w:r>
      <w:r w:rsidRPr="000F35E3">
        <w:rPr>
          <w:rFonts w:asciiTheme="majorBidi" w:eastAsia="Times New Roman" w:hAnsiTheme="majorBidi" w:cstheme="majorBidi"/>
          <w:iCs/>
          <w:rPrChange w:id="20721" w:author="Jane Shaw" w:date="2015-11-01T16:46:00Z">
            <w:rPr>
              <w:rFonts w:asciiTheme="majorBidi" w:eastAsia="Times New Roman" w:hAnsiTheme="majorBidi" w:cstheme="majorBidi"/>
              <w:i/>
              <w:iCs/>
            </w:rPr>
          </w:rPrChange>
        </w:rPr>
        <w:t>(longan)</w:t>
      </w:r>
      <w:ins w:id="20722" w:author="Jane Shaw" w:date="2015-11-01T16:46:00Z">
        <w:r w:rsidR="000F35E3">
          <w:rPr>
            <w:rFonts w:asciiTheme="majorBidi" w:eastAsia="Times New Roman" w:hAnsiTheme="majorBidi" w:cstheme="majorBidi"/>
            <w:iCs/>
          </w:rPr>
          <w:t>;</w:t>
        </w:r>
      </w:ins>
    </w:p>
    <w:p w14:paraId="0B20DE2A" w14:textId="0B5A9CAA"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Mammea americana </w:t>
      </w:r>
      <w:r w:rsidRPr="000F35E3">
        <w:rPr>
          <w:rFonts w:asciiTheme="majorBidi" w:eastAsia="Times New Roman" w:hAnsiTheme="majorBidi" w:cstheme="majorBidi"/>
          <w:iCs/>
          <w:rPrChange w:id="20723" w:author="Jane Shaw" w:date="2015-11-01T16:46:00Z">
            <w:rPr>
              <w:rFonts w:asciiTheme="majorBidi" w:eastAsia="Times New Roman" w:hAnsiTheme="majorBidi" w:cstheme="majorBidi"/>
              <w:i/>
              <w:iCs/>
            </w:rPr>
          </w:rPrChange>
        </w:rPr>
        <w:t>(mammee)</w:t>
      </w:r>
      <w:ins w:id="20724" w:author="Jane Shaw" w:date="2015-11-01T16:46:00Z">
        <w:r w:rsidR="000F35E3">
          <w:rPr>
            <w:rFonts w:asciiTheme="majorBidi" w:eastAsia="Times New Roman" w:hAnsiTheme="majorBidi" w:cstheme="majorBidi"/>
            <w:iCs/>
          </w:rPr>
          <w:t>;</w:t>
        </w:r>
      </w:ins>
    </w:p>
    <w:p w14:paraId="06F7B931" w14:textId="2E38D843"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Garcinia mangostana </w:t>
      </w:r>
      <w:r w:rsidRPr="000F35E3">
        <w:rPr>
          <w:rFonts w:asciiTheme="majorBidi" w:eastAsia="Times New Roman" w:hAnsiTheme="majorBidi" w:cstheme="majorBidi"/>
          <w:iCs/>
          <w:rPrChange w:id="20725" w:author="Jane Shaw" w:date="2015-11-01T16:46:00Z">
            <w:rPr>
              <w:rFonts w:asciiTheme="majorBidi" w:eastAsia="Times New Roman" w:hAnsiTheme="majorBidi" w:cstheme="majorBidi"/>
              <w:i/>
              <w:iCs/>
            </w:rPr>
          </w:rPrChange>
        </w:rPr>
        <w:t>(mangosteen)</w:t>
      </w:r>
      <w:ins w:id="20726" w:author="Jane Shaw" w:date="2015-11-01T16:46:00Z">
        <w:r w:rsidR="000F35E3">
          <w:rPr>
            <w:rFonts w:asciiTheme="majorBidi" w:eastAsia="Times New Roman" w:hAnsiTheme="majorBidi" w:cstheme="majorBidi"/>
            <w:iCs/>
          </w:rPr>
          <w:t>;</w:t>
        </w:r>
      </w:ins>
    </w:p>
    <w:p w14:paraId="68884EA9" w14:textId="55CD4626"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Solanum quitoense </w:t>
      </w:r>
      <w:r w:rsidRPr="000F35E3">
        <w:rPr>
          <w:rFonts w:asciiTheme="majorBidi" w:eastAsia="Times New Roman" w:hAnsiTheme="majorBidi" w:cstheme="majorBidi"/>
          <w:iCs/>
          <w:rPrChange w:id="20727" w:author="Jane Shaw" w:date="2015-11-01T16:46:00Z">
            <w:rPr>
              <w:rFonts w:asciiTheme="majorBidi" w:eastAsia="Times New Roman" w:hAnsiTheme="majorBidi" w:cstheme="majorBidi"/>
              <w:i/>
              <w:iCs/>
            </w:rPr>
          </w:rPrChange>
        </w:rPr>
        <w:t>(naranjillo)</w:t>
      </w:r>
      <w:ins w:id="20728" w:author="Jane Shaw" w:date="2015-11-01T16:46:00Z">
        <w:r w:rsidR="000F35E3">
          <w:rPr>
            <w:rFonts w:asciiTheme="majorBidi" w:eastAsia="Times New Roman" w:hAnsiTheme="majorBidi" w:cstheme="majorBidi"/>
            <w:iCs/>
          </w:rPr>
          <w:t>;</w:t>
        </w:r>
      </w:ins>
    </w:p>
    <w:p w14:paraId="503E9CA2" w14:textId="3F090868"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Passiflora edulis </w:t>
      </w:r>
      <w:r w:rsidRPr="000F35E3">
        <w:rPr>
          <w:rFonts w:asciiTheme="majorBidi" w:eastAsia="Times New Roman" w:hAnsiTheme="majorBidi" w:cstheme="majorBidi"/>
          <w:iCs/>
          <w:rPrChange w:id="20729" w:author="Jane Shaw" w:date="2015-11-01T16:46:00Z">
            <w:rPr>
              <w:rFonts w:asciiTheme="majorBidi" w:eastAsia="Times New Roman" w:hAnsiTheme="majorBidi" w:cstheme="majorBidi"/>
              <w:i/>
              <w:iCs/>
            </w:rPr>
          </w:rPrChange>
        </w:rPr>
        <w:t>(passion fruit)</w:t>
      </w:r>
      <w:ins w:id="20730" w:author="Jane Shaw" w:date="2015-11-01T16:46:00Z">
        <w:r w:rsidR="000F35E3">
          <w:rPr>
            <w:rFonts w:asciiTheme="majorBidi" w:eastAsia="Times New Roman" w:hAnsiTheme="majorBidi" w:cstheme="majorBidi"/>
            <w:iCs/>
          </w:rPr>
          <w:t>;</w:t>
        </w:r>
      </w:ins>
    </w:p>
    <w:p w14:paraId="0D0BDAA1" w14:textId="58944723"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lappaceum </w:t>
      </w:r>
      <w:r w:rsidRPr="000F35E3">
        <w:rPr>
          <w:rFonts w:asciiTheme="majorBidi" w:eastAsia="Times New Roman" w:hAnsiTheme="majorBidi" w:cstheme="majorBidi"/>
          <w:iCs/>
          <w:rPrChange w:id="20731" w:author="Jane Shaw" w:date="2015-11-01T16:46:00Z">
            <w:rPr>
              <w:rFonts w:asciiTheme="majorBidi" w:eastAsia="Times New Roman" w:hAnsiTheme="majorBidi" w:cstheme="majorBidi"/>
              <w:i/>
              <w:iCs/>
            </w:rPr>
          </w:rPrChange>
        </w:rPr>
        <w:t>(rambutan)</w:t>
      </w:r>
      <w:ins w:id="20732" w:author="Jane Shaw" w:date="2015-11-01T16:46:00Z">
        <w:r w:rsidR="000F35E3">
          <w:rPr>
            <w:rFonts w:asciiTheme="majorBidi" w:eastAsia="Times New Roman" w:hAnsiTheme="majorBidi" w:cstheme="majorBidi"/>
            <w:iCs/>
          </w:rPr>
          <w:t>;</w:t>
        </w:r>
      </w:ins>
    </w:p>
    <w:p w14:paraId="1ACF1BEC" w14:textId="4B79DCE3" w:rsidR="00EB7AF1" w:rsidRPr="00BB22F5" w:rsidRDefault="726F4BD4" w:rsidP="007F2666">
      <w:pPr>
        <w:pStyle w:val="Paragrafoelenco"/>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 xml:space="preserve">Calocarpum mammosum </w:t>
      </w:r>
      <w:r w:rsidRPr="000F35E3">
        <w:rPr>
          <w:rFonts w:asciiTheme="majorBidi" w:eastAsia="Times New Roman" w:hAnsiTheme="majorBidi" w:cstheme="majorBidi"/>
          <w:iCs/>
          <w:lang w:val="it-IT"/>
          <w:rPrChange w:id="20733" w:author="Jane Shaw" w:date="2015-11-01T16:46:00Z">
            <w:rPr>
              <w:rFonts w:asciiTheme="majorBidi" w:eastAsia="Times New Roman" w:hAnsiTheme="majorBidi" w:cstheme="majorBidi"/>
              <w:i/>
              <w:iCs/>
              <w:lang w:val="it-IT"/>
            </w:rPr>
          </w:rPrChange>
        </w:rPr>
        <w:t>(sapote, mamey colorado)</w:t>
      </w:r>
      <w:ins w:id="20734" w:author="Jane Shaw" w:date="2015-11-01T16:46:00Z">
        <w:r w:rsidR="000F35E3">
          <w:rPr>
            <w:rFonts w:asciiTheme="majorBidi" w:eastAsia="Times New Roman" w:hAnsiTheme="majorBidi" w:cstheme="majorBidi"/>
            <w:iCs/>
            <w:lang w:val="it-IT"/>
          </w:rPr>
          <w:t>;</w:t>
        </w:r>
      </w:ins>
    </w:p>
    <w:p w14:paraId="166EE083" w14:textId="1D1BBBC5" w:rsidR="00EB7AF1" w:rsidRPr="008E1789"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Achras sapota </w:t>
      </w:r>
      <w:r w:rsidRPr="000F35E3">
        <w:rPr>
          <w:rFonts w:asciiTheme="majorBidi" w:eastAsia="Times New Roman" w:hAnsiTheme="majorBidi" w:cstheme="majorBidi"/>
          <w:iCs/>
          <w:rPrChange w:id="20735" w:author="Jane Shaw" w:date="2015-11-01T16:46:00Z">
            <w:rPr>
              <w:rFonts w:asciiTheme="majorBidi" w:eastAsia="Times New Roman" w:hAnsiTheme="majorBidi" w:cstheme="majorBidi"/>
              <w:i/>
              <w:iCs/>
            </w:rPr>
          </w:rPrChange>
        </w:rPr>
        <w:t>(sapodilla)</w:t>
      </w:r>
      <w:ins w:id="20736" w:author="Jane Shaw" w:date="2015-11-01T16:47:00Z">
        <w:r w:rsidR="000F35E3">
          <w:rPr>
            <w:rFonts w:asciiTheme="majorBidi" w:eastAsia="Times New Roman" w:hAnsiTheme="majorBidi" w:cstheme="majorBidi"/>
            <w:iCs/>
          </w:rPr>
          <w:t>;</w:t>
        </w:r>
      </w:ins>
    </w:p>
    <w:p w14:paraId="36A7C8C6" w14:textId="4BFF3D19" w:rsidR="007F2666" w:rsidRPr="007F2666" w:rsidRDefault="726F4BD4" w:rsidP="007F2666">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Chrysophyllum </w:t>
      </w:r>
      <w:r w:rsidRPr="000F35E3">
        <w:rPr>
          <w:rFonts w:asciiTheme="majorBidi" w:eastAsia="Times New Roman" w:hAnsiTheme="majorBidi" w:cstheme="majorBidi"/>
          <w:iCs/>
          <w:rPrChange w:id="20737" w:author="Jane Shaw" w:date="2015-11-01T16:47:00Z">
            <w:rPr>
              <w:rFonts w:asciiTheme="majorBidi" w:eastAsia="Times New Roman" w:hAnsiTheme="majorBidi" w:cstheme="majorBidi"/>
              <w:i/>
              <w:iCs/>
            </w:rPr>
          </w:rPrChange>
        </w:rPr>
        <w:t>spp</w:t>
      </w:r>
      <w:ins w:id="20738" w:author="Jane Shaw" w:date="2015-11-01T16:47:00Z">
        <w:r w:rsidR="000F35E3" w:rsidRPr="000F35E3">
          <w:rPr>
            <w:rFonts w:asciiTheme="majorBidi" w:eastAsia="Times New Roman" w:hAnsiTheme="majorBidi" w:cstheme="majorBidi"/>
            <w:iCs/>
            <w:rPrChange w:id="20739" w:author="Jane Shaw" w:date="2015-11-01T16:47:00Z">
              <w:rPr>
                <w:rFonts w:asciiTheme="majorBidi" w:eastAsia="Times New Roman" w:hAnsiTheme="majorBidi" w:cstheme="majorBidi"/>
                <w:i/>
                <w:iCs/>
              </w:rPr>
            </w:rPrChange>
          </w:rPr>
          <w:t>.</w:t>
        </w:r>
      </w:ins>
      <w:r w:rsidR="008568EC" w:rsidRPr="000F35E3">
        <w:rPr>
          <w:rFonts w:asciiTheme="majorBidi" w:eastAsia="Times New Roman" w:hAnsiTheme="majorBidi" w:cstheme="majorBidi"/>
          <w:iCs/>
          <w:rPrChange w:id="20740" w:author="Jane Shaw" w:date="2015-11-01T16:47:00Z">
            <w:rPr>
              <w:rFonts w:asciiTheme="majorBidi" w:eastAsia="Times New Roman" w:hAnsiTheme="majorBidi" w:cstheme="majorBidi"/>
              <w:i/>
              <w:iCs/>
            </w:rPr>
          </w:rPrChange>
        </w:rPr>
        <w:t xml:space="preserve"> </w:t>
      </w:r>
      <w:r w:rsidRPr="000F35E3">
        <w:rPr>
          <w:rFonts w:asciiTheme="majorBidi" w:eastAsia="Times New Roman" w:hAnsiTheme="majorBidi" w:cstheme="majorBidi"/>
          <w:iCs/>
          <w:rPrChange w:id="20741" w:author="Jane Shaw" w:date="2015-11-01T16:47:00Z">
            <w:rPr>
              <w:rFonts w:asciiTheme="majorBidi" w:eastAsia="Times New Roman" w:hAnsiTheme="majorBidi" w:cstheme="majorBidi"/>
              <w:i/>
              <w:iCs/>
            </w:rPr>
          </w:rPrChange>
        </w:rPr>
        <w:t>(star apple, cainito)</w:t>
      </w:r>
      <w:r w:rsidRPr="008E1789">
        <w:rPr>
          <w:rFonts w:asciiTheme="majorBidi" w:eastAsia="Times New Roman" w:hAnsiTheme="majorBidi" w:cstheme="majorBidi"/>
          <w:i/>
          <w:iCs/>
        </w:rPr>
        <w:t>.</w:t>
      </w:r>
    </w:p>
    <w:p w14:paraId="5DCE1CD5" w14:textId="19D7BB54" w:rsidR="002803E5" w:rsidRDefault="726F4BD4" w:rsidP="007F2666">
      <w:pPr>
        <w:pStyle w:val="Paragrafoelenco"/>
        <w:contextualSpacing w:val="0"/>
        <w:jc w:val="both"/>
        <w:rPr>
          <w:rFonts w:asciiTheme="majorBidi" w:eastAsia="Times New Roman" w:hAnsiTheme="majorBidi" w:cstheme="majorBidi"/>
        </w:rPr>
      </w:pPr>
      <w:r w:rsidRPr="008E1789">
        <w:rPr>
          <w:rFonts w:asciiTheme="majorBidi" w:eastAsia="Times New Roman" w:hAnsiTheme="majorBidi" w:cstheme="majorBidi"/>
        </w:rPr>
        <w:t>Other tropical fresh fruit are not identified separately because of their minor relevance at the international level. In some countries</w:t>
      </w:r>
      <w:ins w:id="20742" w:author="Jane Shaw" w:date="2015-11-01T16:47:00Z">
        <w:r w:rsidR="000F35E3">
          <w:rPr>
            <w:rFonts w:asciiTheme="majorBidi" w:eastAsia="Times New Roman" w:hAnsiTheme="majorBidi" w:cstheme="majorBidi"/>
          </w:rPr>
          <w:t>,</w:t>
        </w:r>
      </w:ins>
      <w:r w:rsidRPr="008E1789">
        <w:rPr>
          <w:rFonts w:asciiTheme="majorBidi" w:eastAsia="Times New Roman" w:hAnsiTheme="majorBidi" w:cstheme="majorBidi"/>
        </w:rPr>
        <w:t xml:space="preserve"> mangoes, avocados, pineapples, dates and papayas are reported under this general category.</w:t>
      </w:r>
    </w:p>
    <w:p w14:paraId="47350D77" w14:textId="1ADED2EA" w:rsidR="00EB7AF1" w:rsidRPr="008E1789" w:rsidRDefault="726F4BD4" w:rsidP="007F2666">
      <w:pPr>
        <w:pStyle w:val="Paragrafoelenco"/>
        <w:contextualSpacing w:val="0"/>
        <w:jc w:val="both"/>
        <w:rPr>
          <w:rFonts w:asciiTheme="majorBidi" w:hAnsiTheme="majorBidi" w:cstheme="majorBidi"/>
        </w:rPr>
      </w:pPr>
      <w:r w:rsidRPr="008E1789">
        <w:rPr>
          <w:rFonts w:asciiTheme="majorBidi" w:eastAsia="Times New Roman" w:hAnsiTheme="majorBidi" w:cstheme="majorBidi"/>
        </w:rPr>
        <w:t xml:space="preserve">Other fruit includes </w:t>
      </w:r>
      <w:del w:id="20743" w:author="Jane Shaw" w:date="2015-11-01T16:47:00Z">
        <w:r w:rsidRPr="008E1789" w:rsidDel="000F35E3">
          <w:rPr>
            <w:rFonts w:asciiTheme="majorBidi" w:eastAsia="Times New Roman" w:hAnsiTheme="majorBidi" w:cstheme="majorBidi"/>
          </w:rPr>
          <w:delText xml:space="preserve">among all: </w:delText>
        </w:r>
      </w:del>
      <w:r w:rsidR="000F35E3" w:rsidRPr="008E1789">
        <w:rPr>
          <w:rFonts w:asciiTheme="majorBidi" w:eastAsia="Times New Roman" w:hAnsiTheme="majorBidi" w:cstheme="majorBidi"/>
          <w:i/>
          <w:iCs/>
        </w:rPr>
        <w:t xml:space="preserve">Crataegus </w:t>
      </w:r>
      <w:r w:rsidRPr="008E1789">
        <w:rPr>
          <w:rFonts w:asciiTheme="majorBidi" w:eastAsia="Times New Roman" w:hAnsiTheme="majorBidi" w:cstheme="majorBidi"/>
          <w:i/>
          <w:iCs/>
        </w:rPr>
        <w:t xml:space="preserve">azarolus </w:t>
      </w:r>
      <w:r w:rsidRPr="008E1789">
        <w:rPr>
          <w:rFonts w:asciiTheme="majorBidi" w:eastAsia="Times New Roman" w:hAnsiTheme="majorBidi" w:cstheme="majorBidi"/>
        </w:rPr>
        <w:t xml:space="preserve">(azarole); </w:t>
      </w:r>
      <w:r w:rsidR="000F35E3" w:rsidRPr="008E1789">
        <w:rPr>
          <w:rFonts w:asciiTheme="majorBidi" w:eastAsia="Times New Roman" w:hAnsiTheme="majorBidi" w:cstheme="majorBidi"/>
          <w:i/>
          <w:iCs/>
        </w:rPr>
        <w:t xml:space="preserve">Carica </w:t>
      </w:r>
      <w:r w:rsidRPr="008E1789">
        <w:rPr>
          <w:rFonts w:asciiTheme="majorBidi" w:eastAsia="Times New Roman" w:hAnsiTheme="majorBidi" w:cstheme="majorBidi"/>
          <w:i/>
          <w:iCs/>
        </w:rPr>
        <w:t xml:space="preserve">pentagona </w:t>
      </w:r>
      <w:r w:rsidRPr="008E1789">
        <w:rPr>
          <w:rFonts w:asciiTheme="majorBidi" w:eastAsia="Times New Roman" w:hAnsiTheme="majorBidi" w:cstheme="majorBidi"/>
        </w:rPr>
        <w:t xml:space="preserve">(babaco); </w:t>
      </w:r>
      <w:r w:rsidR="000F35E3" w:rsidRPr="008E1789">
        <w:rPr>
          <w:rFonts w:asciiTheme="majorBidi" w:eastAsia="Times New Roman" w:hAnsiTheme="majorBidi" w:cstheme="majorBidi"/>
          <w:i/>
          <w:iCs/>
        </w:rPr>
        <w:t xml:space="preserve">Sambucus </w:t>
      </w:r>
      <w:r w:rsidRPr="008E1789">
        <w:rPr>
          <w:rFonts w:asciiTheme="majorBidi" w:eastAsia="Times New Roman" w:hAnsiTheme="majorBidi" w:cstheme="majorBidi"/>
          <w:i/>
          <w:iCs/>
        </w:rPr>
        <w:t xml:space="preserve">nigra </w:t>
      </w:r>
      <w:r w:rsidRPr="008E1789">
        <w:rPr>
          <w:rFonts w:asciiTheme="majorBidi" w:eastAsia="Times New Roman" w:hAnsiTheme="majorBidi" w:cstheme="majorBidi"/>
        </w:rPr>
        <w:t xml:space="preserve">(elderberry); </w:t>
      </w:r>
      <w:r w:rsidR="000F35E3" w:rsidRPr="008E1789">
        <w:rPr>
          <w:rFonts w:asciiTheme="majorBidi" w:eastAsia="Times New Roman" w:hAnsiTheme="majorBidi" w:cstheme="majorBidi"/>
          <w:i/>
          <w:iCs/>
        </w:rPr>
        <w:t xml:space="preserve">Zizyphus </w:t>
      </w:r>
      <w:r w:rsidRPr="008E1789">
        <w:rPr>
          <w:rFonts w:asciiTheme="majorBidi" w:eastAsia="Times New Roman" w:hAnsiTheme="majorBidi" w:cstheme="majorBidi"/>
          <w:i/>
          <w:iCs/>
        </w:rPr>
        <w:t xml:space="preserve">jujuba </w:t>
      </w:r>
      <w:r w:rsidRPr="008E1789">
        <w:rPr>
          <w:rFonts w:asciiTheme="majorBidi" w:eastAsia="Times New Roman" w:hAnsiTheme="majorBidi" w:cstheme="majorBidi"/>
        </w:rPr>
        <w:t xml:space="preserve">(jujube); </w:t>
      </w:r>
      <w:r w:rsidR="000F35E3" w:rsidRPr="008E1789">
        <w:rPr>
          <w:rFonts w:asciiTheme="majorBidi" w:eastAsia="Times New Roman" w:hAnsiTheme="majorBidi" w:cstheme="majorBidi"/>
          <w:i/>
          <w:iCs/>
        </w:rPr>
        <w:t xml:space="preserve">Nephelium </w:t>
      </w:r>
      <w:r w:rsidRPr="008E1789">
        <w:rPr>
          <w:rFonts w:asciiTheme="majorBidi" w:eastAsia="Times New Roman" w:hAnsiTheme="majorBidi" w:cstheme="majorBidi"/>
          <w:i/>
          <w:iCs/>
        </w:rPr>
        <w:t xml:space="preserve">litchi </w:t>
      </w:r>
      <w:r w:rsidRPr="008E1789">
        <w:rPr>
          <w:rFonts w:asciiTheme="majorBidi" w:eastAsia="Times New Roman" w:hAnsiTheme="majorBidi" w:cstheme="majorBidi"/>
        </w:rPr>
        <w:t xml:space="preserve">(litchi); </w:t>
      </w:r>
      <w:r w:rsidR="000F35E3" w:rsidRPr="008E1789">
        <w:rPr>
          <w:rFonts w:asciiTheme="majorBidi" w:eastAsia="Times New Roman" w:hAnsiTheme="majorBidi" w:cstheme="majorBidi"/>
          <w:i/>
          <w:iCs/>
        </w:rPr>
        <w:t xml:space="preserve">Eriobotrya </w:t>
      </w:r>
      <w:r w:rsidRPr="008E1789">
        <w:rPr>
          <w:rFonts w:asciiTheme="majorBidi" w:eastAsia="Times New Roman" w:hAnsiTheme="majorBidi" w:cstheme="majorBidi"/>
          <w:i/>
          <w:iCs/>
        </w:rPr>
        <w:t xml:space="preserve">japonica </w:t>
      </w:r>
      <w:r w:rsidRPr="008E1789">
        <w:rPr>
          <w:rFonts w:asciiTheme="majorBidi" w:eastAsia="Times New Roman" w:hAnsiTheme="majorBidi" w:cstheme="majorBidi"/>
        </w:rPr>
        <w:t xml:space="preserve">(loquat); </w:t>
      </w:r>
      <w:r w:rsidR="000F35E3" w:rsidRPr="008E1789">
        <w:rPr>
          <w:rFonts w:asciiTheme="majorBidi" w:eastAsia="Times New Roman" w:hAnsiTheme="majorBidi" w:cstheme="majorBidi"/>
          <w:i/>
          <w:iCs/>
        </w:rPr>
        <w:t xml:space="preserve">Mespilus </w:t>
      </w:r>
      <w:r w:rsidRPr="008E1789">
        <w:rPr>
          <w:rFonts w:asciiTheme="majorBidi" w:eastAsia="Times New Roman" w:hAnsiTheme="majorBidi" w:cstheme="majorBidi"/>
          <w:i/>
          <w:iCs/>
        </w:rPr>
        <w:t xml:space="preserve">germanica </w:t>
      </w:r>
      <w:r w:rsidRPr="008E1789">
        <w:rPr>
          <w:rFonts w:asciiTheme="majorBidi" w:eastAsia="Times New Roman" w:hAnsiTheme="majorBidi" w:cstheme="majorBidi"/>
        </w:rPr>
        <w:t xml:space="preserve">(medlar); </w:t>
      </w:r>
      <w:r w:rsidR="000F35E3" w:rsidRPr="008E1789">
        <w:rPr>
          <w:rFonts w:asciiTheme="majorBidi" w:eastAsia="Times New Roman" w:hAnsiTheme="majorBidi" w:cstheme="majorBidi"/>
          <w:i/>
          <w:iCs/>
        </w:rPr>
        <w:t xml:space="preserve">Asimina </w:t>
      </w:r>
      <w:r w:rsidRPr="008E1789">
        <w:rPr>
          <w:rFonts w:asciiTheme="majorBidi" w:eastAsia="Times New Roman" w:hAnsiTheme="majorBidi" w:cstheme="majorBidi"/>
          <w:i/>
          <w:iCs/>
        </w:rPr>
        <w:t xml:space="preserve">triloba </w:t>
      </w:r>
      <w:r w:rsidRPr="008E1789">
        <w:rPr>
          <w:rFonts w:asciiTheme="majorBidi" w:eastAsia="Times New Roman" w:hAnsiTheme="majorBidi" w:cstheme="majorBidi"/>
        </w:rPr>
        <w:t xml:space="preserve">(pawpaw); </w:t>
      </w:r>
      <w:r w:rsidR="000F35E3" w:rsidRPr="008E1789">
        <w:rPr>
          <w:rFonts w:asciiTheme="majorBidi" w:eastAsia="Times New Roman" w:hAnsiTheme="majorBidi" w:cstheme="majorBidi"/>
          <w:i/>
          <w:iCs/>
        </w:rPr>
        <w:t xml:space="preserve">Punica </w:t>
      </w:r>
      <w:r w:rsidRPr="008E1789">
        <w:rPr>
          <w:rFonts w:asciiTheme="majorBidi" w:eastAsia="Times New Roman" w:hAnsiTheme="majorBidi" w:cstheme="majorBidi"/>
          <w:i/>
          <w:iCs/>
        </w:rPr>
        <w:t xml:space="preserve">granatum </w:t>
      </w:r>
      <w:r w:rsidRPr="008E1789">
        <w:rPr>
          <w:rFonts w:asciiTheme="majorBidi" w:eastAsia="Times New Roman" w:hAnsiTheme="majorBidi" w:cstheme="majorBidi"/>
        </w:rPr>
        <w:t xml:space="preserve">(pomegranate); </w:t>
      </w:r>
      <w:r w:rsidR="000F35E3" w:rsidRPr="008E1789">
        <w:rPr>
          <w:rFonts w:asciiTheme="majorBidi" w:eastAsia="Times New Roman" w:hAnsiTheme="majorBidi" w:cstheme="majorBidi"/>
          <w:i/>
          <w:iCs/>
        </w:rPr>
        <w:t xml:space="preserve">Opuntia </w:t>
      </w:r>
      <w:r w:rsidRPr="008E1789">
        <w:rPr>
          <w:rFonts w:asciiTheme="majorBidi" w:eastAsia="Times New Roman" w:hAnsiTheme="majorBidi" w:cstheme="majorBidi"/>
          <w:i/>
          <w:iCs/>
        </w:rPr>
        <w:t xml:space="preserve">ficus-indica </w:t>
      </w:r>
      <w:r w:rsidRPr="008E1789">
        <w:rPr>
          <w:rFonts w:asciiTheme="majorBidi" w:eastAsia="Times New Roman" w:hAnsiTheme="majorBidi" w:cstheme="majorBidi"/>
        </w:rPr>
        <w:t xml:space="preserve">(prickly pear); </w:t>
      </w:r>
      <w:r w:rsidR="000F35E3" w:rsidRPr="008E1789">
        <w:rPr>
          <w:rFonts w:asciiTheme="majorBidi" w:eastAsia="Times New Roman" w:hAnsiTheme="majorBidi" w:cstheme="majorBidi"/>
          <w:i/>
          <w:iCs/>
        </w:rPr>
        <w:t xml:space="preserve">Rosa </w:t>
      </w:r>
      <w:r w:rsidRPr="000F35E3">
        <w:rPr>
          <w:rFonts w:asciiTheme="majorBidi" w:eastAsia="Times New Roman" w:hAnsiTheme="majorBidi" w:cstheme="majorBidi"/>
          <w:iCs/>
          <w:rPrChange w:id="20744" w:author="Jane Shaw" w:date="2015-11-01T16:48:00Z">
            <w:rPr>
              <w:rFonts w:asciiTheme="majorBidi" w:eastAsia="Times New Roman" w:hAnsiTheme="majorBidi" w:cstheme="majorBidi"/>
              <w:i/>
              <w:iCs/>
            </w:rPr>
          </w:rPrChange>
        </w:rPr>
        <w:t xml:space="preserve">spp. </w:t>
      </w:r>
      <w:r w:rsidRPr="008E1789">
        <w:rPr>
          <w:rFonts w:asciiTheme="majorBidi" w:eastAsia="Times New Roman" w:hAnsiTheme="majorBidi" w:cstheme="majorBidi"/>
        </w:rPr>
        <w:t xml:space="preserve">(rose hips);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aucuparia </w:t>
      </w:r>
      <w:r w:rsidRPr="008E1789">
        <w:rPr>
          <w:rFonts w:asciiTheme="majorBidi" w:eastAsia="Times New Roman" w:hAnsiTheme="majorBidi" w:cstheme="majorBidi"/>
        </w:rPr>
        <w:t xml:space="preserve">(rowanberry);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domestica </w:t>
      </w:r>
      <w:r w:rsidRPr="008E1789">
        <w:rPr>
          <w:rFonts w:asciiTheme="majorBidi" w:eastAsia="Times New Roman" w:hAnsiTheme="majorBidi" w:cstheme="majorBidi"/>
        </w:rPr>
        <w:t>(service</w:t>
      </w:r>
      <w:ins w:id="20745" w:author="Jane Shaw" w:date="2015-11-01T16:48:00Z">
        <w:r w:rsidR="000F35E3">
          <w:rPr>
            <w:rFonts w:asciiTheme="majorBidi" w:eastAsia="Times New Roman" w:hAnsiTheme="majorBidi" w:cstheme="majorBidi"/>
          </w:rPr>
          <w:t xml:space="preserve"> </w:t>
        </w:r>
      </w:ins>
      <w:del w:id="20746" w:author="Jane Shaw" w:date="2015-11-01T16:48:00Z">
        <w:r w:rsidRPr="008E1789" w:rsidDel="000F35E3">
          <w:rPr>
            <w:rFonts w:asciiTheme="majorBidi" w:eastAsia="Times New Roman" w:hAnsiTheme="majorBidi" w:cstheme="majorBidi"/>
          </w:rPr>
          <w:delText>-</w:delText>
        </w:r>
      </w:del>
      <w:r w:rsidRPr="008E1789">
        <w:rPr>
          <w:rFonts w:asciiTheme="majorBidi" w:eastAsia="Times New Roman" w:hAnsiTheme="majorBidi" w:cstheme="majorBidi"/>
        </w:rPr>
        <w:t xml:space="preserve">apple); </w:t>
      </w:r>
      <w:r w:rsidR="000F35E3" w:rsidRPr="008E1789">
        <w:rPr>
          <w:rFonts w:asciiTheme="majorBidi" w:eastAsia="Times New Roman" w:hAnsiTheme="majorBidi" w:cstheme="majorBidi"/>
          <w:i/>
          <w:iCs/>
        </w:rPr>
        <w:t xml:space="preserve">Tamarindus </w:t>
      </w:r>
      <w:r w:rsidRPr="008E1789">
        <w:rPr>
          <w:rFonts w:asciiTheme="majorBidi" w:eastAsia="Times New Roman" w:hAnsiTheme="majorBidi" w:cstheme="majorBidi"/>
          <w:i/>
          <w:iCs/>
        </w:rPr>
        <w:t xml:space="preserve">indica </w:t>
      </w:r>
      <w:r w:rsidRPr="008E1789">
        <w:rPr>
          <w:rFonts w:asciiTheme="majorBidi" w:eastAsia="Times New Roman" w:hAnsiTheme="majorBidi" w:cstheme="majorBidi"/>
        </w:rPr>
        <w:t xml:space="preserve">(tamarind); </w:t>
      </w:r>
      <w:r w:rsidR="000F35E3" w:rsidRPr="008E1789">
        <w:rPr>
          <w:rFonts w:asciiTheme="majorBidi" w:eastAsia="Times New Roman" w:hAnsiTheme="majorBidi" w:cstheme="majorBidi"/>
          <w:i/>
          <w:iCs/>
        </w:rPr>
        <w:t xml:space="preserve">Arbutus </w:t>
      </w:r>
      <w:r w:rsidRPr="008E1789">
        <w:rPr>
          <w:rFonts w:asciiTheme="majorBidi" w:eastAsia="Times New Roman" w:hAnsiTheme="majorBidi" w:cstheme="majorBidi"/>
          <w:i/>
          <w:iCs/>
        </w:rPr>
        <w:t xml:space="preserve">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008568EC">
        <w:rPr>
          <w:rFonts w:asciiTheme="majorBidi" w:eastAsia="Times New Roman" w:hAnsiTheme="majorBidi" w:cstheme="majorBidi"/>
          <w:i/>
          <w:iCs/>
        </w:rPr>
        <w:t xml:space="preserve"> </w:t>
      </w:r>
    </w:p>
    <w:p w14:paraId="59527242" w14:textId="5B8891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w:t>
      </w:r>
      <w:del w:id="20747" w:author="Jane Shaw" w:date="2015-11-01T16:48:00Z">
        <w:r w:rsidRPr="008E1789" w:rsidDel="000F35E3">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20748" w:author="Jane Shaw" w:date="2015-11-01T16:48:00Z">
        <w:r w:rsidR="000F35E3">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4AF63A9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6333CE23"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5577EF87" w14:textId="214174CC" w:rsidR="00EB7AF1" w:rsidRPr="002803E5" w:rsidRDefault="000F35E3" w:rsidP="00C4334D">
      <w:pPr>
        <w:pStyle w:val="Titolo2"/>
      </w:pPr>
      <w:bookmarkStart w:id="20749" w:name="_Toc308029393"/>
      <w:bookmarkStart w:id="20750" w:name="_Toc308029584"/>
      <w:ins w:id="20751" w:author="Jane Shaw" w:date="2015-11-01T16:48:00Z">
        <w:r>
          <w:t xml:space="preserve">7.11 </w:t>
        </w:r>
      </w:ins>
      <w:r w:rsidR="726F4BD4" w:rsidRPr="008E1789">
        <w:t>Stimulant crops and derived products</w:t>
      </w:r>
      <w:bookmarkEnd w:id="20749"/>
      <w:bookmarkEnd w:id="20750"/>
      <w:r w:rsidR="726F4BD4" w:rsidRPr="002803E5">
        <w:t xml:space="preserve"> </w:t>
      </w:r>
    </w:p>
    <w:p w14:paraId="752CED93" w14:textId="5A1DABA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is a tropical shrub that yields fruits or cherries </w:t>
      </w:r>
      <w:del w:id="20752" w:author="Jane Shaw" w:date="2015-11-01T16:48:00Z">
        <w:r w:rsidRPr="008E1789" w:rsidDel="000F35E3">
          <w:rPr>
            <w:rFonts w:asciiTheme="majorBidi" w:eastAsia="Times New Roman" w:hAnsiTheme="majorBidi" w:cstheme="majorBidi"/>
            <w:lang w:val="en-GB"/>
          </w:rPr>
          <w:delText xml:space="preserve">which </w:delText>
        </w:r>
      </w:del>
      <w:ins w:id="20753" w:author="Jane Shaw" w:date="2015-11-01T16:48:00Z">
        <w:r w:rsidR="000F35E3">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 xml:space="preserve">are processed </w:t>
      </w:r>
      <w:del w:id="20754" w:author="Jane Shaw" w:date="2015-11-01T16:48:00Z">
        <w:r w:rsidRPr="008E1789" w:rsidDel="000F35E3">
          <w:rPr>
            <w:rFonts w:asciiTheme="majorBidi" w:eastAsia="Times New Roman" w:hAnsiTheme="majorBidi" w:cstheme="majorBidi"/>
            <w:lang w:val="en-GB"/>
          </w:rPr>
          <w:delText xml:space="preserve">so as </w:delText>
        </w:r>
      </w:del>
      <w:r w:rsidRPr="008E1789">
        <w:rPr>
          <w:rFonts w:asciiTheme="majorBidi" w:eastAsia="Times New Roman" w:hAnsiTheme="majorBidi" w:cstheme="majorBidi"/>
          <w:lang w:val="en-GB"/>
        </w:rPr>
        <w:t xml:space="preserve">to free the seeds or </w:t>
      </w:r>
      <w:ins w:id="20755" w:author="Jane Shaw" w:date="2015-11-01T16:48:00Z">
        <w:r w:rsidR="000F35E3">
          <w:rPr>
            <w:rFonts w:asciiTheme="majorBidi" w:eastAsia="Times New Roman" w:hAnsiTheme="majorBidi" w:cstheme="majorBidi"/>
            <w:lang w:val="en-GB"/>
          </w:rPr>
          <w:t>“</w:t>
        </w:r>
      </w:ins>
      <w:del w:id="20756" w:author="Jane Shaw" w:date="2015-11-01T16:48: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beans</w:t>
      </w:r>
      <w:ins w:id="20757" w:author="Jane Shaw" w:date="2015-11-01T16:48:00Z">
        <w:r w:rsidR="000F35E3">
          <w:rPr>
            <w:rFonts w:asciiTheme="majorBidi" w:eastAsia="Times New Roman" w:hAnsiTheme="majorBidi" w:cstheme="majorBidi"/>
            <w:lang w:val="en-GB"/>
          </w:rPr>
          <w:t>”</w:t>
        </w:r>
      </w:ins>
      <w:del w:id="20758" w:author="Jane Shaw" w:date="2015-11-01T16:48: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from the fruit pulp and then from the mucilage and silver skin covering the beans. Coffee with the mucilage and skin retained is called parchment coffee. By weight, the fresh cherries consist of 45</w:t>
      </w:r>
      <w:ins w:id="20759" w:author="Jane Shaw" w:date="2015-11-01T16:49:00Z">
        <w:r w:rsidR="000F35E3">
          <w:rPr>
            <w:rFonts w:asciiTheme="majorBidi" w:eastAsia="Times New Roman" w:hAnsiTheme="majorBidi" w:cstheme="majorBidi"/>
            <w:lang w:val="en-GB"/>
          </w:rPr>
          <w:t>–</w:t>
        </w:r>
      </w:ins>
      <w:del w:id="20760"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55</w:t>
      </w:r>
      <w:del w:id="20761" w:author="Jane Shaw" w:date="2015-10-22T19:08:00Z">
        <w:r w:rsidRPr="008E1789" w:rsidDel="004414AA">
          <w:rPr>
            <w:rFonts w:asciiTheme="majorBidi" w:eastAsia="Times New Roman" w:hAnsiTheme="majorBidi" w:cstheme="majorBidi"/>
            <w:lang w:val="en-GB"/>
          </w:rPr>
          <w:delText>%</w:delText>
        </w:r>
      </w:del>
      <w:ins w:id="2076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pulp, mucilage and skin, and 45</w:t>
      </w:r>
      <w:ins w:id="20763" w:author="Jane Shaw" w:date="2015-11-01T16:49:00Z">
        <w:r w:rsidR="000F35E3">
          <w:rPr>
            <w:rFonts w:asciiTheme="majorBidi" w:eastAsia="Times New Roman" w:hAnsiTheme="majorBidi" w:cstheme="majorBidi"/>
            <w:lang w:val="en-GB"/>
          </w:rPr>
          <w:t>–</w:t>
        </w:r>
      </w:ins>
      <w:del w:id="20764"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55</w:t>
      </w:r>
      <w:del w:id="20765" w:author="Jane Shaw" w:date="2015-10-22T19:08:00Z">
        <w:r w:rsidRPr="008E1789" w:rsidDel="004414AA">
          <w:rPr>
            <w:rFonts w:asciiTheme="majorBidi" w:eastAsia="Times New Roman" w:hAnsiTheme="majorBidi" w:cstheme="majorBidi"/>
            <w:lang w:val="en-GB"/>
          </w:rPr>
          <w:delText>%</w:delText>
        </w:r>
      </w:del>
      <w:ins w:id="20766"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beans. The clean bean</w:t>
      </w:r>
      <w:ins w:id="20767" w:author="Jane Shaw" w:date="2015-11-01T16:49:00Z">
        <w:r w:rsidR="000F35E3">
          <w:rPr>
            <w:rFonts w:asciiTheme="majorBidi" w:eastAsia="Times New Roman" w:hAnsiTheme="majorBidi" w:cstheme="majorBidi"/>
            <w:lang w:val="en-GB"/>
          </w:rPr>
          <w:t>s</w:t>
        </w:r>
      </w:ins>
      <w:del w:id="20768" w:author="Jane Shaw" w:date="2015-11-01T16:49: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are called </w:t>
      </w:r>
      <w:ins w:id="20769" w:author="Jane Shaw" w:date="2015-11-01T16:49:00Z">
        <w:r w:rsidR="000F35E3">
          <w:rPr>
            <w:rFonts w:asciiTheme="majorBidi" w:eastAsia="Times New Roman" w:hAnsiTheme="majorBidi" w:cstheme="majorBidi"/>
            <w:lang w:val="en-GB"/>
          </w:rPr>
          <w:t>“</w:t>
        </w:r>
      </w:ins>
      <w:del w:id="20770"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green coffee</w:t>
      </w:r>
      <w:ins w:id="20771" w:author="Jane Shaw" w:date="2015-11-01T16:49:00Z">
        <w:r w:rsidR="000F35E3">
          <w:rPr>
            <w:rFonts w:asciiTheme="majorBidi" w:eastAsia="Times New Roman" w:hAnsiTheme="majorBidi" w:cstheme="majorBidi"/>
            <w:lang w:val="en-GB"/>
          </w:rPr>
          <w:t>”</w:t>
        </w:r>
      </w:ins>
      <w:del w:id="20772"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or </w:t>
      </w:r>
      <w:ins w:id="20773" w:author="Jane Shaw" w:date="2015-11-01T16:49:00Z">
        <w:r w:rsidR="000F35E3">
          <w:rPr>
            <w:rFonts w:asciiTheme="majorBidi" w:eastAsia="Times New Roman" w:hAnsiTheme="majorBidi" w:cstheme="majorBidi"/>
            <w:lang w:val="en-GB"/>
          </w:rPr>
          <w:t>“</w:t>
        </w:r>
      </w:ins>
      <w:del w:id="20774"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clean coffee</w:t>
      </w:r>
      <w:ins w:id="20775" w:author="Jane Shaw" w:date="2015-11-01T16:49:00Z">
        <w:r w:rsidR="000F35E3">
          <w:rPr>
            <w:rFonts w:asciiTheme="majorBidi" w:eastAsia="Times New Roman" w:hAnsiTheme="majorBidi" w:cstheme="majorBidi"/>
            <w:lang w:val="en-GB"/>
          </w:rPr>
          <w:t>”</w:t>
        </w:r>
      </w:ins>
      <w:del w:id="20776"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this is considered to be a primary crop. Coffee contains caffeine, an alkaloid. Coffee is a stimulant, not a food crop.</w:t>
      </w:r>
    </w:p>
    <w:p w14:paraId="57A310F2" w14:textId="4F115CC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COCOA is a rain</w:t>
      </w:r>
      <w:ins w:id="20777" w:author="Jane Shaw" w:date="2015-11-01T16:49:00Z">
        <w:r w:rsidR="000F35E3">
          <w:rPr>
            <w:rFonts w:asciiTheme="majorBidi" w:eastAsia="Times New Roman" w:hAnsiTheme="majorBidi" w:cstheme="majorBidi"/>
            <w:lang w:val="en-GB"/>
          </w:rPr>
          <w:t xml:space="preserve"> </w:t>
        </w:r>
      </w:ins>
      <w:del w:id="20778" w:author="Jane Shaw" w:date="2015-11-01T16:49: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forest tree that is cultivated for its beans. The bean</w:t>
      </w:r>
      <w:ins w:id="20779" w:author="Jane Shaw" w:date="2015-11-01T16:49:00Z">
        <w:r w:rsidR="000F35E3">
          <w:rPr>
            <w:rFonts w:asciiTheme="majorBidi" w:eastAsia="Times New Roman" w:hAnsiTheme="majorBidi" w:cstheme="majorBidi"/>
            <w:lang w:val="en-GB"/>
          </w:rPr>
          <w:t>s</w:t>
        </w:r>
      </w:ins>
      <w:del w:id="20780" w:author="Jane Shaw" w:date="2015-11-01T16:49: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are contained in ovoid pods that grow directly on the trunk and on major branches. The bean</w:t>
      </w:r>
      <w:ins w:id="20781" w:author="Jane Shaw" w:date="2015-11-01T16:49:00Z">
        <w:r w:rsidR="000F35E3">
          <w:rPr>
            <w:rFonts w:asciiTheme="majorBidi" w:eastAsia="Times New Roman" w:hAnsiTheme="majorBidi" w:cstheme="majorBidi"/>
            <w:lang w:val="en-GB"/>
          </w:rPr>
          <w:t>s</w:t>
        </w:r>
      </w:ins>
      <w:del w:id="20782" w:author="Jane Shaw" w:date="2015-11-01T16:49: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and the white mucilage or pulp that surrounds them represent about one-third of the total weight of the pods. The fermented and dried bean</w:t>
      </w:r>
      <w:ins w:id="20783" w:author="Jane Shaw" w:date="2015-11-01T16:50:00Z">
        <w:r w:rsidR="000F35E3">
          <w:rPr>
            <w:rFonts w:asciiTheme="majorBidi" w:eastAsia="Times New Roman" w:hAnsiTheme="majorBidi" w:cstheme="majorBidi"/>
            <w:lang w:val="en-GB"/>
          </w:rPr>
          <w:t>s</w:t>
        </w:r>
      </w:ins>
      <w:del w:id="20784" w:author="Jane Shaw" w:date="2015-11-01T16:50: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are considered to be a primary crop from which various processed products are derived, including roasted bean</w:t>
      </w:r>
      <w:ins w:id="20785" w:author="Jane Shaw" w:date="2015-11-01T16:50:00Z">
        <w:r w:rsidR="000F35E3">
          <w:rPr>
            <w:rFonts w:asciiTheme="majorBidi" w:eastAsia="Times New Roman" w:hAnsiTheme="majorBidi" w:cstheme="majorBidi"/>
            <w:lang w:val="en-GB"/>
          </w:rPr>
          <w:t>s</w:t>
        </w:r>
      </w:ins>
      <w:del w:id="20786" w:author="Jane Shaw" w:date="2015-11-01T16:50: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w:t>
      </w:r>
      <w:ins w:id="20787" w:author="Jane Shaw" w:date="2015-11-01T16:50:00Z">
        <w:r w:rsidR="000F35E3">
          <w:rPr>
            <w:rFonts w:asciiTheme="majorBidi" w:eastAsia="Times New Roman" w:hAnsiTheme="majorBidi" w:cstheme="majorBidi"/>
            <w:lang w:val="en-GB"/>
          </w:rPr>
          <w:t>s</w:t>
        </w:r>
      </w:ins>
      <w:del w:id="20788" w:author="Jane Shaw" w:date="2015-11-01T16:50:00Z">
        <w:r w:rsidRPr="008E1789" w:rsidDel="000F35E3">
          <w:rPr>
            <w:rFonts w:asciiTheme="majorBidi" w:eastAsia="Times New Roman" w:hAnsiTheme="majorBidi" w:cstheme="majorBidi"/>
            <w:lang w:val="en-GB"/>
          </w:rPr>
          <w:delText>d</w:delText>
        </w:r>
      </w:del>
      <w:r w:rsidRPr="008E1789">
        <w:rPr>
          <w:rFonts w:asciiTheme="majorBidi" w:eastAsia="Times New Roman" w:hAnsiTheme="majorBidi" w:cstheme="majorBidi"/>
          <w:lang w:val="en-GB"/>
        </w:rPr>
        <w:t xml:space="preserve"> contain carbohydrates, protein and </w:t>
      </w:r>
      <w:ins w:id="20789" w:author="Jane Shaw" w:date="2015-11-01T16:50:00Z">
        <w:r w:rsidR="000F35E3">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 xml:space="preserve">particularly </w:t>
      </w:r>
      <w:ins w:id="20790" w:author="Jane Shaw" w:date="2015-11-01T16:50:00Z">
        <w:r w:rsidR="000F35E3">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fat, making them a food crop as well as a stimulant.</w:t>
      </w:r>
    </w:p>
    <w:p w14:paraId="25CDE729" w14:textId="6606106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w:t>
      </w:r>
      <w:ins w:id="20791" w:author="Jane Shaw" w:date="2015-11-01T16:53:00Z">
        <w:r w:rsidR="003B0D2B" w:rsidRPr="003B0D2B">
          <w:rPr>
            <w:rFonts w:asciiTheme="majorBidi" w:eastAsia="Times New Roman" w:hAnsiTheme="majorBidi" w:cstheme="majorBidi"/>
            <w:i/>
            <w:lang w:val="en-GB"/>
            <w:rPrChange w:id="20792" w:author="Jane Shaw" w:date="2015-11-01T16:53:00Z">
              <w:rPr>
                <w:rFonts w:asciiTheme="majorBidi" w:eastAsia="Times New Roman" w:hAnsiTheme="majorBidi" w:cstheme="majorBidi"/>
                <w:lang w:val="en-GB"/>
              </w:rPr>
            </w:rPrChange>
          </w:rPr>
          <w:t>Camellia</w:t>
        </w:r>
      </w:ins>
      <w:ins w:id="20793" w:author="Jane Shaw" w:date="2015-11-01T16:50:00Z">
        <w:r w:rsidR="000F35E3" w:rsidRPr="003B0D2B">
          <w:rPr>
            <w:rFonts w:asciiTheme="majorBidi" w:eastAsia="Times New Roman" w:hAnsiTheme="majorBidi" w:cstheme="majorBidi"/>
            <w:i/>
            <w:lang w:val="en-GB"/>
            <w:rPrChange w:id="20794" w:author="Jane Shaw" w:date="2015-11-01T16:53:00Z">
              <w:rPr>
                <w:rFonts w:asciiTheme="majorBidi" w:eastAsia="Times New Roman" w:hAnsiTheme="majorBidi" w:cstheme="majorBidi"/>
                <w:lang w:val="en-GB"/>
              </w:rPr>
            </w:rPrChange>
          </w:rPr>
          <w:t xml:space="preserve"> </w:t>
        </w:r>
      </w:ins>
      <w:r w:rsidRPr="000F35E3">
        <w:rPr>
          <w:rFonts w:asciiTheme="majorBidi" w:eastAsia="Times New Roman" w:hAnsiTheme="majorBidi" w:cstheme="majorBidi"/>
          <w:i/>
          <w:lang w:val="en-GB"/>
          <w:rPrChange w:id="20795" w:author="Jane Shaw" w:date="2015-11-01T16:50:00Z">
            <w:rPr>
              <w:rFonts w:asciiTheme="majorBidi" w:eastAsia="Times New Roman" w:hAnsiTheme="majorBidi" w:cstheme="majorBidi"/>
              <w:lang w:val="en-GB"/>
            </w:rPr>
          </w:rPrChange>
        </w:rPr>
        <w:t xml:space="preserve">assamica </w:t>
      </w:r>
      <w:r w:rsidRPr="008E1789">
        <w:rPr>
          <w:rFonts w:asciiTheme="majorBidi" w:eastAsia="Times New Roman" w:hAnsiTheme="majorBidi" w:cstheme="majorBidi"/>
          <w:lang w:val="en-GB"/>
        </w:rPr>
        <w:t xml:space="preserve">and </w:t>
      </w:r>
      <w:ins w:id="20796" w:author="Jane Shaw" w:date="2015-11-01T16:53:00Z">
        <w:r w:rsidR="003B0D2B">
          <w:rPr>
            <w:rFonts w:asciiTheme="majorBidi" w:eastAsia="Times New Roman" w:hAnsiTheme="majorBidi" w:cstheme="majorBidi"/>
            <w:i/>
            <w:lang w:val="en-GB"/>
          </w:rPr>
          <w:t>Thea</w:t>
        </w:r>
      </w:ins>
      <w:ins w:id="20797" w:author="Jane Shaw" w:date="2015-11-01T16:50:00Z">
        <w:r w:rsidR="000F35E3" w:rsidRPr="000F35E3">
          <w:rPr>
            <w:rFonts w:asciiTheme="majorBidi" w:eastAsia="Times New Roman" w:hAnsiTheme="majorBidi" w:cstheme="majorBidi"/>
            <w:i/>
            <w:lang w:val="en-GB"/>
            <w:rPrChange w:id="20798" w:author="Jane Shaw" w:date="2015-11-01T16:51:00Z">
              <w:rPr>
                <w:rFonts w:asciiTheme="majorBidi" w:eastAsia="Times New Roman" w:hAnsiTheme="majorBidi" w:cstheme="majorBidi"/>
                <w:lang w:val="en-GB"/>
              </w:rPr>
            </w:rPrChange>
          </w:rPr>
          <w:t xml:space="preserve"> </w:t>
        </w:r>
      </w:ins>
      <w:r w:rsidRPr="000F35E3">
        <w:rPr>
          <w:rFonts w:asciiTheme="majorBidi" w:eastAsia="Times New Roman" w:hAnsiTheme="majorBidi" w:cstheme="majorBidi"/>
          <w:i/>
          <w:lang w:val="en-GB"/>
          <w:rPrChange w:id="20799" w:author="Jane Shaw" w:date="2015-11-01T16:51:00Z">
            <w:rPr>
              <w:rFonts w:asciiTheme="majorBidi" w:eastAsia="Times New Roman" w:hAnsiTheme="majorBidi" w:cstheme="majorBidi"/>
              <w:lang w:val="en-GB"/>
            </w:rPr>
          </w:rPrChange>
        </w:rPr>
        <w:t>sinensis</w:t>
      </w:r>
      <w:r w:rsidRPr="008E1789">
        <w:rPr>
          <w:rFonts w:asciiTheme="majorBidi" w:eastAsia="Times New Roman" w:hAnsiTheme="majorBidi" w:cstheme="majorBidi"/>
          <w:lang w:val="en-GB"/>
        </w:rPr>
        <w:t xml:space="preserve">. The primary crop consists of the tender leaves, which may be withered, rolled, fermented and dried (black tea). Green tea is </w:t>
      </w:r>
      <w:del w:id="20800" w:author="Jane Shaw" w:date="2015-11-01T16:51:00Z">
        <w:r w:rsidRPr="008E1789" w:rsidDel="000F35E3">
          <w:rPr>
            <w:rFonts w:asciiTheme="majorBidi" w:eastAsia="Times New Roman" w:hAnsiTheme="majorBidi" w:cstheme="majorBidi"/>
            <w:lang w:val="en-GB"/>
          </w:rPr>
          <w:delText xml:space="preserve">black tea that is </w:delText>
        </w:r>
      </w:del>
      <w:r w:rsidRPr="008E1789">
        <w:rPr>
          <w:rFonts w:asciiTheme="majorBidi" w:eastAsia="Times New Roman" w:hAnsiTheme="majorBidi" w:cstheme="majorBidi"/>
          <w:lang w:val="en-GB"/>
        </w:rPr>
        <w:t xml:space="preserve">not fermented. Tea is a stimulant, not a food crop. </w:t>
      </w:r>
    </w:p>
    <w:p w14:paraId="6729E22A"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14:paraId="4CD65008"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01" w:author="Jane Shaw" w:date="2015-11-01T16:51: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coffee, green (01610) and the following processed products expressed in terms of primary equivalent: coffee, decaffeinated or roasted (23911); coffee extracts (23912.02).</w:t>
      </w:r>
    </w:p>
    <w:p w14:paraId="54C91686" w14:textId="4A7F62B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del w:id="20802" w:author="Jane Shaw" w:date="2015-11-01T16:51:00Z">
        <w:r w:rsidRPr="008E1789" w:rsidDel="000F35E3">
          <w:rPr>
            <w:rFonts w:asciiTheme="majorBidi" w:eastAsia="Times New Roman" w:hAnsiTheme="majorBidi" w:cstheme="majorBidi"/>
            <w:i/>
            <w:iCs/>
            <w:lang w:val="en-GB"/>
          </w:rPr>
          <w:delText xml:space="preserve">Coffea </w:delText>
        </w:r>
      </w:del>
      <w:ins w:id="20803" w:author="Jane Shaw" w:date="2015-11-01T16:51:00Z">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robusta</w:t>
      </w:r>
      <w:r w:rsidRPr="008E1789">
        <w:rPr>
          <w:rFonts w:asciiTheme="majorBidi" w:eastAsia="Times New Roman" w:hAnsiTheme="majorBidi" w:cstheme="majorBidi"/>
          <w:lang w:val="en-GB"/>
        </w:rPr>
        <w:t xml:space="preserve"> and </w:t>
      </w:r>
      <w:del w:id="20804" w:author="Jane Shaw" w:date="2015-11-01T16:51:00Z">
        <w:r w:rsidRPr="008E1789" w:rsidDel="000F35E3">
          <w:rPr>
            <w:rFonts w:asciiTheme="majorBidi" w:eastAsia="Times New Roman" w:hAnsiTheme="majorBidi" w:cstheme="majorBidi"/>
            <w:i/>
            <w:iCs/>
            <w:lang w:val="en-GB"/>
          </w:rPr>
          <w:delText xml:space="preserve">Coffea </w:delText>
        </w:r>
      </w:del>
      <w:ins w:id="20805" w:author="Jane Shaw" w:date="2015-11-01T16:51:00Z">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liberica</w:t>
      </w:r>
      <w:r w:rsidRPr="008E1789">
        <w:rPr>
          <w:rFonts w:asciiTheme="majorBidi" w:eastAsia="Times New Roman" w:hAnsiTheme="majorBidi" w:cstheme="majorBidi"/>
          <w:lang w:val="en-GB"/>
        </w:rPr>
        <w:t>. Raw coffee in all forms.</w:t>
      </w:r>
    </w:p>
    <w:p w14:paraId="417207CB" w14:textId="03B70796" w:rsidR="00EB7AF1" w:rsidRPr="008E1789" w:rsidRDefault="726F4BD4" w:rsidP="00C500F7">
      <w:pPr>
        <w:jc w:val="both"/>
        <w:rPr>
          <w:rFonts w:asciiTheme="majorBidi" w:hAnsiTheme="majorBidi" w:cstheme="majorBidi"/>
          <w:lang w:val="en-GB"/>
        </w:rPr>
      </w:pPr>
      <w:del w:id="20806" w:author="Jane Shaw" w:date="2015-11-01T16:51:00Z">
        <w:r w:rsidRPr="008E1789" w:rsidDel="000F35E3">
          <w:rPr>
            <w:rFonts w:asciiTheme="majorBidi" w:eastAsia="Times New Roman" w:hAnsiTheme="majorBidi" w:cstheme="majorBidi"/>
            <w:lang w:val="en-GB"/>
          </w:rPr>
          <w:delText xml:space="preserve">It </w:delText>
        </w:r>
      </w:del>
      <w:r w:rsidR="000F35E3" w:rsidRPr="008E1789">
        <w:rPr>
          <w:rFonts w:asciiTheme="majorBidi" w:eastAsia="Times New Roman" w:hAnsiTheme="majorBidi" w:cstheme="majorBidi"/>
          <w:lang w:val="en-GB"/>
        </w:rPr>
        <w:t>Includes</w:t>
      </w:r>
      <w:del w:id="20807" w:author="Jane Shaw" w:date="2015-11-01T16:51:00Z">
        <w:r w:rsidRPr="008E1789" w:rsidDel="000F35E3">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coffee beans, not roasted, with or without their skins, not decaffeinated; coffee berries, as gathered from the shrub; green coffee; coffee, not roasted, not decaffeinated; coffee raw, in all forms, not decaffeinated; coffee seeds, with or without skins</w:t>
      </w:r>
    </w:p>
    <w:p w14:paraId="4EA1CCEA" w14:textId="1DC06AA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2633 </w:t>
      </w:r>
      <w:ins w:id="20808" w:author="Jane Shaw" w:date="2015-11-01T16:52:00Z">
        <w:r w:rsidR="000F35E3">
          <w:rPr>
            <w:rFonts w:asciiTheme="majorBidi" w:hAnsiTheme="majorBidi" w:cstheme="majorBidi"/>
            <w:lang w:val="en-GB"/>
          </w:rPr>
          <w:t xml:space="preserve">– </w:t>
        </w:r>
      </w:ins>
      <w:del w:id="20809" w:author="Jane Shaw" w:date="2015-11-01T16:52:00Z">
        <w:r w:rsidRPr="008E1789" w:rsidDel="000F35E3">
          <w:rPr>
            <w:rFonts w:asciiTheme="majorBidi" w:hAnsiTheme="majorBidi" w:cstheme="majorBidi"/>
            <w:lang w:val="en-GB"/>
          </w:rPr>
          <w:delText xml:space="preserve">- </w:delText>
        </w:r>
      </w:del>
      <w:r w:rsidRPr="008E1789">
        <w:rPr>
          <w:rFonts w:asciiTheme="majorBidi" w:hAnsiTheme="majorBidi" w:cstheme="majorBidi"/>
          <w:lang w:val="en-GB"/>
        </w:rPr>
        <w:t xml:space="preserve">Cocoa </w:t>
      </w:r>
      <w:r w:rsidR="000F35E3" w:rsidRPr="008E1789">
        <w:rPr>
          <w:rFonts w:asciiTheme="majorBidi" w:hAnsiTheme="majorBidi" w:cstheme="majorBidi"/>
          <w:lang w:val="en-GB"/>
        </w:rPr>
        <w:t>beans</w:t>
      </w:r>
    </w:p>
    <w:p w14:paraId="303F0281" w14:textId="305695E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10" w:author="Jane Shaw" w:date="2015-11-01T16:52: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cocoa beans (01640) and the following processed products expressed in terms of primary equivalent: cocoa paste</w:t>
      </w:r>
      <w:ins w:id="20811" w:author="Jane Shaw" w:date="2015-11-01T16:52:00Z">
        <w:r w:rsidR="000F35E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not defatted (23610.01); cocoa paste</w:t>
      </w:r>
      <w:ins w:id="20812" w:author="Jane Shaw" w:date="2015-11-01T16:52:00Z">
        <w:r w:rsidR="000F35E3">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defatted (23610.02); cocoa powder, sweetened (23640)</w:t>
      </w:r>
      <w:ins w:id="20813" w:author="Jane Shaw" w:date="2015-11-01T16:52:00Z">
        <w:r w:rsidR="000F35E3">
          <w:rPr>
            <w:rFonts w:asciiTheme="majorBidi" w:eastAsia="Times New Roman" w:hAnsiTheme="majorBidi" w:cstheme="majorBidi"/>
            <w:lang w:val="en-GB"/>
          </w:rPr>
          <w:t>;</w:t>
        </w:r>
      </w:ins>
      <w:del w:id="20814" w:author="Jane Shaw" w:date="2015-11-01T16:52: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chocolate and other food preparations containing cocoa (except sweetened cocoa powder), in bulk forms (23650)</w:t>
      </w:r>
      <w:ins w:id="20815" w:author="Jane Shaw" w:date="2015-11-01T16:52:00Z">
        <w:r w:rsidR="000F35E3">
          <w:rPr>
            <w:rFonts w:asciiTheme="majorBidi" w:eastAsia="Times New Roman" w:hAnsiTheme="majorBidi" w:cstheme="majorBidi"/>
            <w:lang w:val="en-GB"/>
          </w:rPr>
          <w:t>;</w:t>
        </w:r>
      </w:ins>
      <w:del w:id="20816" w:author="Jane Shaw" w:date="2015-11-01T16:52: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chocolate and other food preparations containing cocoa (except sweetened cocoa powder), other than in bulk forms</w:t>
      </w:r>
      <w:del w:id="20817" w:author="Jane Shaw" w:date="2015-11-01T16:52: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(23660).</w:t>
      </w:r>
    </w:p>
    <w:p w14:paraId="7C4FCC00"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w:t>
      </w:r>
      <w:del w:id="20818" w:author="Jane Shaw" w:date="2015-11-01T16:52: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tree, whether or not separated from their shells, husks, skins or germs, including whole or broken, raw or roasted.</w:t>
      </w:r>
    </w:p>
    <w:p w14:paraId="1C522499" w14:textId="77777777" w:rsidR="00EB7AF1" w:rsidRPr="008E1789" w:rsidRDefault="00EB7AF1" w:rsidP="00C500F7">
      <w:pPr>
        <w:jc w:val="both"/>
        <w:rPr>
          <w:rFonts w:asciiTheme="majorBidi" w:hAnsiTheme="majorBidi" w:cstheme="majorBidi"/>
          <w:lang w:val="en-GB"/>
        </w:rPr>
      </w:pPr>
    </w:p>
    <w:p w14:paraId="1652BA28"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2635 – Tea</w:t>
      </w:r>
    </w:p>
    <w:p w14:paraId="7EBC4953" w14:textId="24A724D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19" w:author="Jane Shaw" w:date="2015-11-01T16:53: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tea (01620) and maté leaves (01630)</w:t>
      </w:r>
      <w:ins w:id="20820" w:author="Jane Shaw" w:date="2015-11-01T16:53:00Z">
        <w:r w:rsidR="000F35E3">
          <w:rPr>
            <w:rFonts w:asciiTheme="majorBidi" w:eastAsia="Times New Roman" w:hAnsiTheme="majorBidi" w:cstheme="majorBidi"/>
            <w:lang w:val="en-GB"/>
          </w:rPr>
          <w:t>;</w:t>
        </w:r>
      </w:ins>
      <w:del w:id="20821" w:author="Jane Shaw" w:date="2015-11-01T16:53:00Z">
        <w:r w:rsidRPr="008E1789" w:rsidDel="000F35E3">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extracts, essences and concentrates of tea or mat</w:t>
      </w:r>
      <w:ins w:id="20822" w:author="Jane Shaw" w:date="2015-11-01T16:53:00Z">
        <w:r w:rsidR="000F35E3">
          <w:rPr>
            <w:rFonts w:asciiTheme="majorBidi" w:eastAsia="Times New Roman" w:hAnsiTheme="majorBidi" w:cstheme="majorBidi"/>
            <w:lang w:val="en-GB"/>
          </w:rPr>
          <w:t>é</w:t>
        </w:r>
      </w:ins>
      <w:del w:id="20823" w:author="Jane Shaw" w:date="2015-11-01T16:53:00Z">
        <w:r w:rsidRPr="008E1789" w:rsidDel="000F35E3">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and preparations with a basis thereof or with a basis of tea or mat</w:t>
      </w:r>
      <w:ins w:id="20824" w:author="Jane Shaw" w:date="2015-11-01T16:53:00Z">
        <w:r w:rsidR="000F35E3">
          <w:rPr>
            <w:rFonts w:asciiTheme="majorBidi" w:eastAsia="Times New Roman" w:hAnsiTheme="majorBidi" w:cstheme="majorBidi"/>
            <w:lang w:val="en-GB"/>
          </w:rPr>
          <w:t>é</w:t>
        </w:r>
      </w:ins>
      <w:del w:id="20825" w:author="Jane Shaw" w:date="2015-11-01T16:53:00Z">
        <w:r w:rsidRPr="008E1789" w:rsidDel="000F35E3">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 (23914).</w:t>
      </w:r>
    </w:p>
    <w:p w14:paraId="1855E938" w14:textId="594A5ED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del w:id="20826" w:author="Jane Shaw" w:date="2015-11-01T16:54:00Z">
        <w:r w:rsidRPr="008E1789" w:rsidDel="003B0D2B">
          <w:rPr>
            <w:rFonts w:asciiTheme="majorBidi" w:eastAsia="Times New Roman" w:hAnsiTheme="majorBidi" w:cstheme="majorBidi"/>
            <w:i/>
            <w:iCs/>
            <w:lang w:val="en-GB"/>
          </w:rPr>
          <w:delText xml:space="preserve">Thea </w:delText>
        </w:r>
      </w:del>
      <w:ins w:id="20827" w:author="Jane Shaw" w:date="2015-11-01T16:54:00Z">
        <w:r w:rsidR="003B0D2B" w:rsidRPr="008E1789">
          <w:rPr>
            <w:rFonts w:asciiTheme="majorBidi" w:eastAsia="Times New Roman" w:hAnsiTheme="majorBidi" w:cstheme="majorBidi"/>
            <w:i/>
            <w:iCs/>
            <w:lang w:val="en-GB"/>
          </w:rPr>
          <w:t>T</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assaamica</w:t>
      </w:r>
      <w:ins w:id="20828" w:author="Jane Shaw" w:date="2015-11-01T16:54:00Z">
        <w:r w:rsidR="003B0D2B">
          <w:rPr>
            <w:rFonts w:asciiTheme="majorBidi" w:eastAsia="Times New Roman" w:hAnsiTheme="majorBidi" w:cstheme="majorBidi"/>
            <w:lang w:val="en-GB"/>
          </w:rPr>
          <w:t>.</w:t>
        </w:r>
      </w:ins>
      <w:del w:id="20829" w:author="Jane Shaw" w:date="2015-11-01T16:54: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3B0D2B"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green tea</w:t>
      </w:r>
      <w:ins w:id="20830" w:author="Jane Shaw" w:date="2015-11-01T16:54:00Z">
        <w:r w:rsidR="003B0D2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0831" w:author="Jane Shaw" w:date="2015-11-01T16:54: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unfermented</w:t>
      </w:r>
      <w:del w:id="20832" w:author="Jane Shaw" w:date="2015-11-01T16:54:00Z">
        <w:r w:rsidRPr="008E1789" w:rsidDel="003B0D2B">
          <w:rPr>
            <w:rFonts w:asciiTheme="majorBidi" w:eastAsia="Times New Roman" w:hAnsiTheme="majorBidi" w:cstheme="majorBidi"/>
            <w:lang w:val="en-GB"/>
          </w:rPr>
          <w:delText>)</w:delText>
        </w:r>
      </w:del>
      <w:ins w:id="20833" w:author="Jane Shaw" w:date="2015-11-01T16:54:00Z">
        <w:r w:rsidR="003B0D2B">
          <w:rPr>
            <w:rFonts w:asciiTheme="majorBidi" w:eastAsia="Times New Roman" w:hAnsiTheme="majorBidi" w:cstheme="majorBidi"/>
            <w:lang w:val="en-GB"/>
          </w:rPr>
          <w:t>;</w:t>
        </w:r>
      </w:ins>
      <w:del w:id="20834" w:author="Jane Shaw" w:date="2015-11-01T16:54: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black tea</w:t>
      </w:r>
      <w:ins w:id="20835" w:author="Jane Shaw" w:date="2015-11-01T16:54:00Z">
        <w:r w:rsidR="003B0D2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0836" w:author="Jane Shaw" w:date="2015-11-01T16:54: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fermented</w:t>
      </w:r>
      <w:ins w:id="20837" w:author="Jane Shaw" w:date="2015-11-01T16:54:00Z">
        <w:r w:rsidR="003B0D2B">
          <w:rPr>
            <w:rFonts w:asciiTheme="majorBidi" w:eastAsia="Times New Roman" w:hAnsiTheme="majorBidi" w:cstheme="majorBidi"/>
            <w:lang w:val="en-GB"/>
          </w:rPr>
          <w:t>;</w:t>
        </w:r>
      </w:ins>
      <w:del w:id="20838" w:author="Jane Shaw" w:date="2015-11-01T16:54: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partially fermented tea. Excludes green tea eaten as a vegetable.</w:t>
      </w:r>
    </w:p>
    <w:p w14:paraId="32E0CAC2" w14:textId="7896FBA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w:t>
      </w:r>
      <w:ins w:id="20839" w:author="Jane Shaw" w:date="2015-11-01T16:54:00Z">
        <w:r w:rsidR="003B0D2B">
          <w:rPr>
            <w:rFonts w:asciiTheme="majorBidi" w:eastAsia="Times New Roman" w:hAnsiTheme="majorBidi" w:cstheme="majorBidi"/>
            <w:lang w:val="en-GB"/>
          </w:rPr>
          <w:t>é</w:t>
        </w:r>
      </w:ins>
      <w:del w:id="20840" w:author="Jane Shaw" w:date="2015-11-01T16:54:00Z">
        <w:r w:rsidRPr="008E1789" w:rsidDel="003B0D2B">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the dried leaves of certain shrubs of the holly family</w:t>
      </w:r>
      <w:ins w:id="20841" w:author="Jane Shaw" w:date="2015-11-01T16:54:00Z">
        <w:r w:rsidR="003B0D2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which grow in South America. Sometimes known as “Paraguay tea” or “Jesuits’ tea”, it is prepared by infusion, in a way similar to tea, and used for drinks containing a little caffeine. </w:t>
      </w:r>
    </w:p>
    <w:p w14:paraId="74CF3DE7"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4D86C76B" w14:textId="5340FB6D" w:rsidR="00EB7AF1" w:rsidRPr="002803E5" w:rsidRDefault="003B0D2B" w:rsidP="00C4334D">
      <w:pPr>
        <w:pStyle w:val="Titolo2"/>
      </w:pPr>
      <w:bookmarkStart w:id="20842" w:name="_Toc308029394"/>
      <w:bookmarkStart w:id="20843" w:name="_Toc308029585"/>
      <w:ins w:id="20844" w:author="Jane Shaw" w:date="2015-11-01T16:55:00Z">
        <w:r>
          <w:t xml:space="preserve">7.12 </w:t>
        </w:r>
      </w:ins>
      <w:r w:rsidR="726F4BD4" w:rsidRPr="008E1789">
        <w:t>Spices</w:t>
      </w:r>
      <w:bookmarkEnd w:id="20842"/>
      <w:bookmarkEnd w:id="20843"/>
      <w:r w:rsidR="726F4BD4" w:rsidRPr="008E1789">
        <w:t xml:space="preserve"> </w:t>
      </w:r>
    </w:p>
    <w:p w14:paraId="469D417E"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14:paraId="19E64EA6" w14:textId="389A6DD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w:t>
      </w:r>
      <w:del w:id="20845" w:author="Jane Shaw" w:date="2015-11-01T16:55:00Z">
        <w:r w:rsidRPr="008E1789" w:rsidDel="003B0D2B">
          <w:rPr>
            <w:rFonts w:asciiTheme="majorBidi" w:eastAsia="Times New Roman" w:hAnsiTheme="majorBidi" w:cstheme="majorBidi"/>
            <w:lang w:val="en-GB"/>
          </w:rPr>
          <w:delText xml:space="preserve">of </w:delText>
        </w:r>
      </w:del>
      <w:ins w:id="20846" w:author="Jane Shaw" w:date="2015-11-01T16:55:00Z">
        <w:r w:rsidR="003B0D2B">
          <w:rPr>
            <w:rFonts w:asciiTheme="majorBidi" w:eastAsia="Times New Roman" w:hAnsiTheme="majorBidi" w:cstheme="majorBidi"/>
            <w:lang w:val="en-GB"/>
          </w:rPr>
          <w:t>on</w:t>
        </w:r>
        <w:r w:rsidR="003B0D2B" w:rsidRPr="008E1789">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spices should be reported in terms of ripe, dried or powdered products. Essential oils extracted from spices are included under tobacco and rubber, and among other crops, along with other essential oils.</w:t>
      </w:r>
    </w:p>
    <w:p w14:paraId="336401E9" w14:textId="177505D6"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2640 </w:t>
      </w:r>
      <w:ins w:id="20847" w:author="Jane Shaw" w:date="2015-11-01T16:55:00Z">
        <w:r w:rsidR="003B0D2B">
          <w:rPr>
            <w:rFonts w:asciiTheme="majorBidi" w:hAnsiTheme="majorBidi" w:cstheme="majorBidi"/>
            <w:lang w:val="en-GB"/>
          </w:rPr>
          <w:t>–</w:t>
        </w:r>
      </w:ins>
      <w:del w:id="20848" w:author="Jane Shaw" w:date="2015-11-01T16:55:00Z">
        <w:r w:rsidRPr="008E1789" w:rsidDel="003B0D2B">
          <w:rPr>
            <w:rFonts w:asciiTheme="majorBidi" w:hAnsiTheme="majorBidi" w:cstheme="majorBidi"/>
            <w:lang w:val="en-GB"/>
          </w:rPr>
          <w:delText>-</w:delText>
        </w:r>
      </w:del>
      <w:r w:rsidRPr="008E1789">
        <w:rPr>
          <w:rFonts w:asciiTheme="majorBidi" w:hAnsiTheme="majorBidi" w:cstheme="majorBidi"/>
          <w:lang w:val="en-GB"/>
        </w:rPr>
        <w:t xml:space="preserve"> Pepper</w:t>
      </w:r>
    </w:p>
    <w:p w14:paraId="1EAA05B0" w14:textId="26BD769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49" w:author="Jane Shaw" w:date="2015-11-01T16:55: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pepper (</w:t>
      </w:r>
      <w:r w:rsidR="003B0D2B" w:rsidRPr="009D4B26">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raw (01651), and the following processed products expressed in terms of primary equivalent: pepper (</w:t>
      </w:r>
      <w:r w:rsidR="003B0D2B" w:rsidRPr="003B0D2B">
        <w:rPr>
          <w:rFonts w:asciiTheme="majorBidi" w:eastAsia="Times New Roman" w:hAnsiTheme="majorBidi" w:cstheme="majorBidi"/>
          <w:i/>
          <w:lang w:val="en-GB"/>
          <w:rPrChange w:id="20850" w:author="Jane Shaw" w:date="2015-11-01T16:56:00Z">
            <w:rPr>
              <w:rFonts w:asciiTheme="majorBidi" w:eastAsia="Times New Roman" w:hAnsiTheme="majorBidi" w:cstheme="majorBidi"/>
              <w:lang w:val="en-GB"/>
            </w:rPr>
          </w:rPrChange>
        </w:rPr>
        <w:t xml:space="preserve">Piper </w:t>
      </w:r>
      <w:r w:rsidRPr="008E1789">
        <w:rPr>
          <w:rFonts w:asciiTheme="majorBidi" w:eastAsia="Times New Roman" w:hAnsiTheme="majorBidi" w:cstheme="majorBidi"/>
          <w:lang w:val="en-GB"/>
        </w:rPr>
        <w:t>spp.), processed (23921).</w:t>
      </w:r>
    </w:p>
    <w:p w14:paraId="7BA8F3B2" w14:textId="2EB033F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del w:id="20851" w:author="Jane Shaw" w:date="2015-11-01T16:56:00Z">
        <w:r w:rsidRPr="008E1789" w:rsidDel="003B0D2B">
          <w:rPr>
            <w:rFonts w:asciiTheme="majorBidi" w:eastAsia="Times New Roman" w:hAnsiTheme="majorBidi" w:cstheme="majorBidi"/>
            <w:i/>
            <w:iCs/>
            <w:lang w:val="en-GB"/>
          </w:rPr>
          <w:delText xml:space="preserve">Piper </w:delText>
        </w:r>
      </w:del>
      <w:ins w:id="20852" w:author="Jane Shaw" w:date="2015-11-01T16:56:00Z">
        <w:r w:rsidR="003B0D2B" w:rsidRPr="008E1789">
          <w:rPr>
            <w:rFonts w:asciiTheme="majorBidi" w:eastAsia="Times New Roman" w:hAnsiTheme="majorBidi" w:cstheme="majorBidi"/>
            <w:i/>
            <w:iCs/>
            <w:lang w:val="en-GB"/>
          </w:rPr>
          <w:t>P</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longum </w:t>
      </w:r>
      <w:r w:rsidRPr="008E1789">
        <w:rPr>
          <w:rFonts w:asciiTheme="majorBidi" w:eastAsia="Times New Roman" w:hAnsiTheme="majorBidi" w:cstheme="majorBidi"/>
          <w:lang w:val="en-GB"/>
        </w:rPr>
        <w:t>(long pepper)</w:t>
      </w:r>
      <w:ins w:id="20853" w:author="Jane Shaw" w:date="2015-11-01T16:56:00Z">
        <w:r w:rsidR="003B0D2B">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is a perennial climbing vine</w:t>
      </w:r>
      <w:del w:id="20854" w:author="Jane Shaw" w:date="2015-11-01T16:56:00Z">
        <w:r w:rsidRPr="008E1789" w:rsidDel="003B0D2B">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Includes whole, crushed or ground berries, and </w:t>
      </w:r>
      <w:del w:id="20855" w:author="Jane Shaw" w:date="2015-11-01T16:56:00Z">
        <w:r w:rsidRPr="008E1789" w:rsidDel="003B0D2B">
          <w:rPr>
            <w:rFonts w:asciiTheme="majorBidi" w:eastAsia="Times New Roman" w:hAnsiTheme="majorBidi" w:cstheme="majorBidi"/>
            <w:lang w:val="en-GB"/>
          </w:rPr>
          <w:delText xml:space="preserve">also covers </w:delText>
        </w:r>
      </w:del>
      <w:r w:rsidRPr="008E1789">
        <w:rPr>
          <w:rFonts w:asciiTheme="majorBidi" w:eastAsia="Times New Roman" w:hAnsiTheme="majorBidi" w:cstheme="majorBidi"/>
          <w:lang w:val="en-GB"/>
        </w:rPr>
        <w:t xml:space="preserve">pepper dust and sweepings. Black pepper is produced from partially ripe berries, while white pepper is from fully ripe berries </w:t>
      </w:r>
      <w:del w:id="20856" w:author="Jane Shaw" w:date="2015-11-01T16:56:00Z">
        <w:r w:rsidRPr="008E1789" w:rsidDel="003B0D2B">
          <w:rPr>
            <w:rFonts w:asciiTheme="majorBidi" w:eastAsia="Times New Roman" w:hAnsiTheme="majorBidi" w:cstheme="majorBidi"/>
            <w:lang w:val="en-GB"/>
          </w:rPr>
          <w:delText xml:space="preserve">which </w:delText>
        </w:r>
      </w:del>
      <w:ins w:id="20857" w:author="Jane Shaw" w:date="2015-11-01T16:56:00Z">
        <w:r w:rsidR="003B0D2B">
          <w:rPr>
            <w:rFonts w:asciiTheme="majorBidi" w:eastAsia="Times New Roman" w:hAnsiTheme="majorBidi" w:cstheme="majorBidi"/>
            <w:lang w:val="en-GB"/>
          </w:rPr>
          <w:t xml:space="preserve">that </w:t>
        </w:r>
      </w:ins>
      <w:r w:rsidRPr="008E1789">
        <w:rPr>
          <w:rFonts w:asciiTheme="majorBidi" w:eastAsia="Times New Roman" w:hAnsiTheme="majorBidi" w:cstheme="majorBidi"/>
          <w:lang w:val="en-GB"/>
        </w:rPr>
        <w:t>have had the outer hull removed.</w:t>
      </w:r>
    </w:p>
    <w:p w14:paraId="1B99EDCD"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14:paraId="7B4487F1" w14:textId="38C57AB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2641 </w:t>
      </w:r>
      <w:ins w:id="20858" w:author="Jane Shaw" w:date="2015-11-01T16:57:00Z">
        <w:r w:rsidR="003B0D2B">
          <w:rPr>
            <w:rFonts w:asciiTheme="majorBidi" w:hAnsiTheme="majorBidi" w:cstheme="majorBidi"/>
            <w:lang w:val="en-GB"/>
          </w:rPr>
          <w:t>–</w:t>
        </w:r>
      </w:ins>
      <w:del w:id="20859" w:author="Jane Shaw" w:date="2015-11-01T16:57:00Z">
        <w:r w:rsidRPr="008E1789" w:rsidDel="003B0D2B">
          <w:rPr>
            <w:rFonts w:asciiTheme="majorBidi" w:hAnsiTheme="majorBidi" w:cstheme="majorBidi"/>
            <w:lang w:val="en-GB"/>
          </w:rPr>
          <w:delText>-</w:delText>
        </w:r>
      </w:del>
      <w:r w:rsidRPr="008E1789">
        <w:rPr>
          <w:rFonts w:asciiTheme="majorBidi" w:hAnsiTheme="majorBidi" w:cstheme="majorBidi"/>
          <w:lang w:val="en-GB"/>
        </w:rPr>
        <w:t xml:space="preserve"> Pimento</w:t>
      </w:r>
    </w:p>
    <w:p w14:paraId="0F202AC8" w14:textId="0921814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60" w:author="Jane Shaw" w:date="2015-11-01T16:57: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chillies and peppers, dry (</w:t>
      </w:r>
      <w:r w:rsidR="003B0D2B" w:rsidRPr="008E1789">
        <w:rPr>
          <w:rFonts w:asciiTheme="majorBidi" w:eastAsia="Times New Roman" w:hAnsiTheme="majorBidi" w:cstheme="majorBidi"/>
          <w:i/>
          <w:iCs/>
          <w:lang w:val="en-GB"/>
        </w:rPr>
        <w:t xml:space="preserve">Capsicum </w:t>
      </w:r>
      <w:r w:rsidRPr="003B0D2B">
        <w:rPr>
          <w:rFonts w:asciiTheme="majorBidi" w:eastAsia="Times New Roman" w:hAnsiTheme="majorBidi" w:cstheme="majorBidi"/>
          <w:iCs/>
          <w:lang w:val="en-GB"/>
          <w:rPrChange w:id="20861" w:author="Jane Shaw" w:date="2015-11-01T16:57:00Z">
            <w:rPr>
              <w:rFonts w:asciiTheme="majorBidi" w:eastAsia="Times New Roman" w:hAnsiTheme="majorBidi" w:cstheme="majorBidi"/>
              <w:i/>
              <w:iCs/>
              <w:lang w:val="en-GB"/>
            </w:rPr>
          </w:rPrChange>
        </w:rPr>
        <w:t xml:space="preserve">spp. </w:t>
      </w:r>
      <w:r w:rsidRPr="008E1789">
        <w:rPr>
          <w:rFonts w:asciiTheme="majorBidi" w:eastAsia="Times New Roman" w:hAnsiTheme="majorBidi" w:cstheme="majorBidi"/>
          <w:lang w:val="en-GB"/>
        </w:rPr>
        <w:t xml:space="preserve">and </w:t>
      </w:r>
      <w:r w:rsidR="003B0D2B" w:rsidRPr="008E1789">
        <w:rPr>
          <w:rFonts w:asciiTheme="majorBidi" w:eastAsia="Times New Roman" w:hAnsiTheme="majorBidi" w:cstheme="majorBidi"/>
          <w:i/>
          <w:iCs/>
          <w:lang w:val="en-GB"/>
        </w:rPr>
        <w:t xml:space="preserve">Pimenta </w:t>
      </w:r>
      <w:r w:rsidRPr="003B0D2B">
        <w:rPr>
          <w:rFonts w:asciiTheme="majorBidi" w:eastAsia="Times New Roman" w:hAnsiTheme="majorBidi" w:cstheme="majorBidi"/>
          <w:iCs/>
          <w:lang w:val="en-GB"/>
          <w:rPrChange w:id="20862" w:author="Jane Shaw" w:date="2015-11-01T16:57:00Z">
            <w:rPr>
              <w:rFonts w:asciiTheme="majorBidi" w:eastAsia="Times New Roman" w:hAnsiTheme="majorBidi" w:cstheme="majorBidi"/>
              <w:i/>
              <w:iCs/>
              <w:lang w:val="en-GB"/>
            </w:rPr>
          </w:rPrChange>
        </w:rPr>
        <w:t>spp</w:t>
      </w:r>
      <w:r w:rsidRPr="009D4B2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raw (01652), and the following processed products expressed in terms of primary equivalent: chillies and peppers, dry, processed (23922).</w:t>
      </w:r>
    </w:p>
    <w:p w14:paraId="6015E271" w14:textId="5C4871D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Pimento, species of the genus </w:t>
      </w:r>
      <w:r w:rsidRPr="003B0D2B">
        <w:rPr>
          <w:rFonts w:asciiTheme="majorBidi" w:eastAsia="Times New Roman" w:hAnsiTheme="majorBidi" w:cstheme="majorBidi"/>
          <w:i/>
          <w:lang w:val="en-GB"/>
          <w:rPrChange w:id="20863" w:author="Jane Shaw" w:date="2015-11-01T16:57:00Z">
            <w:rPr>
              <w:rFonts w:asciiTheme="majorBidi" w:eastAsia="Times New Roman" w:hAnsiTheme="majorBidi" w:cstheme="majorBidi"/>
              <w:lang w:val="en-GB"/>
            </w:rPr>
          </w:rPrChange>
        </w:rPr>
        <w:t>Capsicum</w:t>
      </w:r>
      <w:r w:rsidRPr="009D4B26">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del w:id="20864" w:author="Jane Shaw" w:date="2015-11-01T16:57:00Z">
        <w:r w:rsidRPr="008E1789" w:rsidDel="003B0D2B">
          <w:rPr>
            <w:rFonts w:asciiTheme="majorBidi" w:eastAsia="Times New Roman" w:hAnsiTheme="majorBidi" w:cstheme="majorBidi"/>
            <w:i/>
            <w:iCs/>
            <w:lang w:val="en-GB"/>
          </w:rPr>
          <w:delText xml:space="preserve">Capsicum </w:delText>
        </w:r>
      </w:del>
      <w:ins w:id="20865" w:author="Jane Shaw" w:date="2015-11-01T16:57:00Z">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frutescens</w:t>
      </w:r>
      <w:ins w:id="20866" w:author="Jane Shaw" w:date="2015-11-01T16:57:00Z">
        <w:r w:rsidR="003B0D2B">
          <w:rPr>
            <w:rFonts w:asciiTheme="majorBidi" w:eastAsia="Times New Roman" w:hAnsiTheme="majorBidi" w:cstheme="majorBidi"/>
            <w:i/>
            <w:iCs/>
            <w:lang w:val="en-GB"/>
          </w:rPr>
          <w:t>,</w:t>
        </w:r>
      </w:ins>
      <w:del w:id="20867" w:author="Jane Shaw" w:date="2015-11-01T16:57:00Z">
        <w:r w:rsidRPr="008E1789" w:rsidDel="003B0D2B">
          <w:rPr>
            <w:rFonts w:asciiTheme="majorBidi" w:eastAsia="Times New Roman" w:hAnsiTheme="majorBidi" w:cstheme="majorBidi"/>
            <w:i/>
            <w:iCs/>
            <w:lang w:val="en-GB"/>
          </w:rPr>
          <w:delText>;</w:delText>
        </w:r>
      </w:del>
      <w:r w:rsidRPr="008E1789">
        <w:rPr>
          <w:rFonts w:asciiTheme="majorBidi" w:eastAsia="Times New Roman" w:hAnsiTheme="majorBidi" w:cstheme="majorBidi"/>
          <w:i/>
          <w:iCs/>
          <w:lang w:val="en-GB"/>
        </w:rPr>
        <w:t xml:space="preserve"> </w:t>
      </w:r>
      <w:del w:id="20868" w:author="Jane Shaw" w:date="2015-11-01T16:57:00Z">
        <w:r w:rsidRPr="008E1789" w:rsidDel="003B0D2B">
          <w:rPr>
            <w:rFonts w:asciiTheme="majorBidi" w:eastAsia="Times New Roman" w:hAnsiTheme="majorBidi" w:cstheme="majorBidi"/>
            <w:i/>
            <w:iCs/>
            <w:lang w:val="en-GB"/>
          </w:rPr>
          <w:delText xml:space="preserve">Capsicum </w:delText>
        </w:r>
      </w:del>
      <w:ins w:id="20869" w:author="Jane Shaw" w:date="2015-11-01T16:57:00Z">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ins>
      <w:r w:rsidRPr="008E1789">
        <w:rPr>
          <w:rFonts w:asciiTheme="majorBidi" w:eastAsia="Times New Roman" w:hAnsiTheme="majorBidi" w:cstheme="majorBidi"/>
          <w:i/>
          <w:iCs/>
          <w:lang w:val="en-GB"/>
        </w:rPr>
        <w:t xml:space="preserve">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w:t>
      </w:r>
      <w:del w:id="20870" w:author="Jane Shaw" w:date="2015-11-01T16:57:00Z">
        <w:r w:rsidRPr="008E1789" w:rsidDel="003B0D2B">
          <w:rPr>
            <w:rFonts w:asciiTheme="majorBidi" w:eastAsia="Times New Roman" w:hAnsiTheme="majorBidi" w:cstheme="majorBidi"/>
            <w:lang w:val="en-GB"/>
          </w:rPr>
          <w:delText xml:space="preserve">In </w:delText>
        </w:r>
      </w:del>
      <w:r w:rsidR="003B0D2B" w:rsidRPr="008E1789">
        <w:rPr>
          <w:rFonts w:asciiTheme="majorBidi" w:eastAsia="Times New Roman" w:hAnsiTheme="majorBidi" w:cstheme="majorBidi"/>
          <w:lang w:val="en-GB"/>
        </w:rPr>
        <w:t xml:space="preserve">May </w:t>
      </w:r>
      <w:r w:rsidRPr="008E1789">
        <w:rPr>
          <w:rFonts w:asciiTheme="majorBidi" w:eastAsia="Times New Roman" w:hAnsiTheme="majorBidi" w:cstheme="majorBidi"/>
          <w:lang w:val="en-GB"/>
        </w:rPr>
        <w:t xml:space="preserve">include </w:t>
      </w:r>
      <w:r w:rsidR="003B0D2B" w:rsidRPr="008E1789">
        <w:rPr>
          <w:rFonts w:asciiTheme="majorBidi" w:eastAsia="Times New Roman" w:hAnsiTheme="majorBidi" w:cstheme="majorBidi"/>
          <w:lang w:val="en-GB"/>
        </w:rPr>
        <w:t>sweepings</w:t>
      </w:r>
      <w:r w:rsidRPr="008E1789">
        <w:rPr>
          <w:rFonts w:asciiTheme="majorBidi" w:eastAsia="Times New Roman" w:hAnsiTheme="majorBidi" w:cstheme="majorBidi"/>
          <w:lang w:val="en-GB"/>
        </w:rPr>
        <w:t xml:space="preserve">, of pepper of the genus </w:t>
      </w:r>
      <w:r w:rsidRPr="003B0D2B">
        <w:rPr>
          <w:rFonts w:asciiTheme="majorBidi" w:eastAsia="Times New Roman" w:hAnsiTheme="majorBidi" w:cstheme="majorBidi"/>
          <w:i/>
          <w:lang w:val="en-GB"/>
          <w:rPrChange w:id="20871" w:author="Jane Shaw" w:date="2015-11-01T16:57:00Z">
            <w:rPr>
              <w:rFonts w:asciiTheme="majorBidi" w:eastAsia="Times New Roman" w:hAnsiTheme="majorBidi" w:cstheme="majorBidi"/>
              <w:lang w:val="en-GB"/>
            </w:rPr>
          </w:rPrChange>
        </w:rPr>
        <w:t xml:space="preserve">Capsicum </w:t>
      </w:r>
      <w:r w:rsidRPr="008E1789">
        <w:rPr>
          <w:rFonts w:asciiTheme="majorBidi" w:eastAsia="Times New Roman" w:hAnsiTheme="majorBidi" w:cstheme="majorBidi"/>
          <w:lang w:val="en-GB"/>
        </w:rPr>
        <w:t xml:space="preserve">or </w:t>
      </w:r>
      <w:del w:id="20872" w:author="Jane Shaw" w:date="2015-11-01T16:57:00Z">
        <w:r w:rsidRPr="008E1789" w:rsidDel="003B0D2B">
          <w:rPr>
            <w:rFonts w:asciiTheme="majorBidi" w:eastAsia="Times New Roman" w:hAnsiTheme="majorBidi" w:cstheme="majorBidi"/>
            <w:lang w:val="en-GB"/>
          </w:rPr>
          <w:delText xml:space="preserve">of </w:delText>
        </w:r>
      </w:del>
      <w:r w:rsidRPr="008E1789">
        <w:rPr>
          <w:rFonts w:asciiTheme="majorBidi" w:eastAsia="Times New Roman" w:hAnsiTheme="majorBidi" w:cstheme="majorBidi"/>
          <w:lang w:val="en-GB"/>
        </w:rPr>
        <w:t xml:space="preserve">the genus </w:t>
      </w:r>
      <w:r w:rsidRPr="003B0D2B">
        <w:rPr>
          <w:rFonts w:asciiTheme="majorBidi" w:eastAsia="Times New Roman" w:hAnsiTheme="majorBidi" w:cstheme="majorBidi"/>
          <w:i/>
          <w:lang w:val="en-GB"/>
          <w:rPrChange w:id="20873" w:author="Jane Shaw" w:date="2015-11-01T16:58:00Z">
            <w:rPr>
              <w:rFonts w:asciiTheme="majorBidi" w:eastAsia="Times New Roman" w:hAnsiTheme="majorBidi" w:cstheme="majorBidi"/>
              <w:lang w:val="en-GB"/>
            </w:rPr>
          </w:rPrChange>
        </w:rPr>
        <w:t>Pimenta</w:t>
      </w:r>
      <w:r w:rsidRPr="008E1789">
        <w:rPr>
          <w:rFonts w:asciiTheme="majorBidi" w:eastAsia="Times New Roman" w:hAnsiTheme="majorBidi" w:cstheme="majorBidi"/>
          <w:lang w:val="en-GB"/>
        </w:rPr>
        <w:t>.</w:t>
      </w:r>
    </w:p>
    <w:p w14:paraId="429CF433" w14:textId="2EE5000F" w:rsidR="00EB7AF1" w:rsidRPr="008E1789" w:rsidRDefault="726F4BD4" w:rsidP="00C500F7">
      <w:pPr>
        <w:jc w:val="both"/>
        <w:rPr>
          <w:rFonts w:asciiTheme="majorBidi" w:hAnsiTheme="majorBidi" w:cstheme="majorBidi"/>
          <w:lang w:val="en-GB"/>
        </w:rPr>
      </w:pPr>
      <w:del w:id="20874" w:author="Jane Shaw" w:date="2015-11-01T16:58:00Z">
        <w:r w:rsidRPr="008E1789" w:rsidDel="003B0D2B">
          <w:rPr>
            <w:rFonts w:asciiTheme="majorBidi" w:eastAsia="Times New Roman" w:hAnsiTheme="majorBidi" w:cstheme="majorBidi"/>
            <w:lang w:val="en-GB"/>
          </w:rPr>
          <w:delText xml:space="preserve">It </w:delText>
        </w:r>
      </w:del>
      <w:r w:rsidR="003B0D2B" w:rsidRPr="008E1789">
        <w:rPr>
          <w:rFonts w:asciiTheme="majorBidi" w:eastAsia="Times New Roman" w:hAnsiTheme="majorBidi" w:cstheme="majorBidi"/>
          <w:lang w:val="en-GB"/>
        </w:rPr>
        <w:t xml:space="preserve">Includes </w:t>
      </w:r>
      <w:del w:id="20875" w:author="Jane Shaw" w:date="2015-11-01T16:58:00Z">
        <w:r w:rsidRPr="008E1789" w:rsidDel="003B0D2B">
          <w:rPr>
            <w:rFonts w:asciiTheme="majorBidi" w:eastAsia="Times New Roman" w:hAnsiTheme="majorBidi" w:cstheme="majorBidi"/>
            <w:lang w:val="en-GB"/>
          </w:rPr>
          <w:delText xml:space="preserve">inter alia </w:delText>
        </w:r>
      </w:del>
      <w:r w:rsidRPr="008E1789">
        <w:rPr>
          <w:rFonts w:asciiTheme="majorBidi" w:eastAsia="Times New Roman" w:hAnsiTheme="majorBidi" w:cstheme="majorBidi"/>
          <w:lang w:val="en-GB"/>
        </w:rPr>
        <w:t>fresh or dried, whether or not crushed or ground</w:t>
      </w:r>
      <w:del w:id="20876" w:author="Jane Shaw" w:date="2015-11-01T16:58: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Hungarian paprika; pepper (clove, English, Indian, Sierra Leone, Spanish, sweet, Turkish, Zanzibar</w:t>
      </w:r>
      <w:ins w:id="20877" w:author="Jane Shaw" w:date="2015-11-01T16:58:00Z">
        <w:r w:rsidR="003B0D2B">
          <w:rPr>
            <w:rFonts w:asciiTheme="majorBidi" w:eastAsia="Times New Roman" w:hAnsiTheme="majorBidi" w:cstheme="majorBidi"/>
            <w:lang w:val="en-GB"/>
          </w:rPr>
          <w:t xml:space="preserve"> pepper</w:t>
        </w:r>
      </w:ins>
      <w:r w:rsidRPr="008E1789">
        <w:rPr>
          <w:rFonts w:asciiTheme="majorBidi" w:eastAsia="Times New Roman" w:hAnsiTheme="majorBidi" w:cstheme="majorBidi"/>
          <w:lang w:val="en-GB"/>
        </w:rPr>
        <w:t>).</w:t>
      </w:r>
    </w:p>
    <w:p w14:paraId="1A5118A1"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14:paraId="342A92A2"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14:paraId="604828E4"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78" w:author="Jane Shaw" w:date="2015-11-01T16:58: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cloves (whole stems), raw (01656), and the following processed products expressed in terms of primary equivalent: cloves (whole stems), processed (23926).</w:t>
      </w:r>
    </w:p>
    <w:p w14:paraId="4B559D13"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Cloves, fruits of evergreen trees </w:t>
      </w:r>
      <w:r w:rsidRPr="003B0D2B">
        <w:rPr>
          <w:rFonts w:asciiTheme="majorBidi" w:eastAsia="Times New Roman" w:hAnsiTheme="majorBidi" w:cstheme="majorBidi"/>
          <w:i/>
          <w:lang w:val="en-GB"/>
          <w:rPrChange w:id="20879" w:author="Jane Shaw" w:date="2015-11-01T16:58:00Z">
            <w:rPr>
              <w:rFonts w:asciiTheme="majorBidi" w:eastAsia="Times New Roman" w:hAnsiTheme="majorBidi" w:cstheme="majorBidi"/>
              <w:lang w:val="en-GB"/>
            </w:rPr>
          </w:rPrChange>
        </w:rPr>
        <w:t>Syzygium aromaticum</w:t>
      </w:r>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14:paraId="2E77D179"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45ABD431" w14:textId="4D7B9DB2"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2645 </w:t>
      </w:r>
      <w:ins w:id="20880" w:author="Jane Shaw" w:date="2015-11-01T16:59:00Z">
        <w:r w:rsidR="003B0D2B">
          <w:rPr>
            <w:rFonts w:asciiTheme="majorBidi" w:hAnsiTheme="majorBidi" w:cstheme="majorBidi"/>
            <w:lang w:val="en-GB"/>
          </w:rPr>
          <w:t>–</w:t>
        </w:r>
      </w:ins>
      <w:del w:id="20881" w:author="Jane Shaw" w:date="2015-11-01T16:59:00Z">
        <w:r w:rsidRPr="008E1789" w:rsidDel="003B0D2B">
          <w:rPr>
            <w:rFonts w:asciiTheme="majorBidi" w:hAnsiTheme="majorBidi" w:cstheme="majorBidi"/>
            <w:lang w:val="en-GB"/>
          </w:rPr>
          <w:delText>-</w:delText>
        </w:r>
      </w:del>
      <w:r w:rsidRPr="008E1789">
        <w:rPr>
          <w:rFonts w:asciiTheme="majorBidi" w:hAnsiTheme="majorBidi" w:cstheme="majorBidi"/>
          <w:lang w:val="en-GB"/>
        </w:rPr>
        <w:t xml:space="preserve"> Spices, </w:t>
      </w:r>
      <w:r w:rsidR="003B0D2B" w:rsidRPr="008E1789">
        <w:rPr>
          <w:rFonts w:asciiTheme="majorBidi" w:hAnsiTheme="majorBidi" w:cstheme="majorBidi"/>
          <w:lang w:val="en-GB"/>
        </w:rPr>
        <w:t>other</w:t>
      </w:r>
    </w:p>
    <w:p w14:paraId="6BF82F58" w14:textId="3BF00EFC"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0882"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vanilla, raw (01658)</w:t>
      </w:r>
      <w:ins w:id="20883" w:author="Jane Shaw" w:date="2015-11-01T17:00:00Z">
        <w:r w:rsidR="003B0D2B">
          <w:rPr>
            <w:rFonts w:asciiTheme="majorBidi" w:eastAsia="Times New Roman" w:hAnsiTheme="majorBidi" w:cstheme="majorBidi"/>
            <w:lang w:val="en-GB"/>
          </w:rPr>
          <w:t>;</w:t>
        </w:r>
      </w:ins>
      <w:del w:id="20884"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cinnamon and cinnamon</w:t>
      </w:r>
      <w:ins w:id="20885" w:author="Jane Shaw" w:date="2015-11-01T17:00:00Z">
        <w:r w:rsidR="003B0D2B">
          <w:rPr>
            <w:rFonts w:asciiTheme="majorBidi" w:eastAsia="Times New Roman" w:hAnsiTheme="majorBidi" w:cstheme="majorBidi"/>
            <w:lang w:val="en-GB"/>
          </w:rPr>
          <w:t xml:space="preserve"> </w:t>
        </w:r>
      </w:ins>
      <w:del w:id="20886"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tree flowers, raw (01655)</w:t>
      </w:r>
      <w:ins w:id="20887" w:author="Jane Shaw" w:date="2015-11-01T17:00:00Z">
        <w:r w:rsidR="003B0D2B">
          <w:rPr>
            <w:rFonts w:asciiTheme="majorBidi" w:eastAsia="Times New Roman" w:hAnsiTheme="majorBidi" w:cstheme="majorBidi"/>
            <w:lang w:val="en-GB"/>
          </w:rPr>
          <w:t>;</w:t>
        </w:r>
      </w:ins>
      <w:del w:id="20888"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nutmeg, mace</w:t>
      </w:r>
      <w:ins w:id="20889" w:author="Jane Shaw" w:date="2015-11-01T17:01:00Z">
        <w:r w:rsidR="003B0D2B">
          <w:rPr>
            <w:rFonts w:asciiTheme="majorBidi" w:eastAsia="Times New Roman" w:hAnsiTheme="majorBidi" w:cstheme="majorBidi"/>
            <w:lang w:val="en-GB"/>
          </w:rPr>
          <w:t xml:space="preserve"> and</w:t>
        </w:r>
      </w:ins>
      <w:del w:id="20890" w:author="Jane Shaw" w:date="2015-11-01T17:01: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cardamoms, processed (23923)</w:t>
      </w:r>
      <w:ins w:id="20891" w:author="Jane Shaw" w:date="2015-11-01T17:00:00Z">
        <w:r w:rsidR="003B0D2B">
          <w:rPr>
            <w:rFonts w:asciiTheme="majorBidi" w:eastAsia="Times New Roman" w:hAnsiTheme="majorBidi" w:cstheme="majorBidi"/>
            <w:lang w:val="en-GB"/>
          </w:rPr>
          <w:t>;</w:t>
        </w:r>
      </w:ins>
      <w:del w:id="20892"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anise, badian, coriander, cumin, caraway, fennel and juniper berries, raw (01654)</w:t>
      </w:r>
      <w:ins w:id="20893" w:author="Jane Shaw" w:date="2015-11-01T17:00:00Z">
        <w:r w:rsidR="003B0D2B">
          <w:rPr>
            <w:rFonts w:asciiTheme="majorBidi" w:eastAsia="Times New Roman" w:hAnsiTheme="majorBidi" w:cstheme="majorBidi"/>
            <w:lang w:val="en-GB"/>
          </w:rPr>
          <w:t>;</w:t>
        </w:r>
      </w:ins>
      <w:del w:id="20894"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ginger, raw (01657)</w:t>
      </w:r>
      <w:ins w:id="20895" w:author="Jane Shaw" w:date="2015-11-01T17:00:00Z">
        <w:r w:rsidR="003B0D2B">
          <w:rPr>
            <w:rFonts w:asciiTheme="majorBidi" w:eastAsia="Times New Roman" w:hAnsiTheme="majorBidi" w:cstheme="majorBidi"/>
            <w:lang w:val="en-GB"/>
          </w:rPr>
          <w:t>;</w:t>
        </w:r>
      </w:ins>
      <w:del w:id="20896"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stimulant, spice and aromatic crops, </w:t>
      </w:r>
      <w:del w:id="20897" w:author="Jane Shaw" w:date="2015-11-01T17:00:00Z">
        <w:r w:rsidRPr="008E1789" w:rsidDel="003B0D2B">
          <w:rPr>
            <w:rFonts w:asciiTheme="majorBidi" w:eastAsia="Times New Roman" w:hAnsiTheme="majorBidi" w:cstheme="majorBidi"/>
            <w:lang w:val="en-GB"/>
          </w:rPr>
          <w:delText xml:space="preserve">n.e.c. </w:delText>
        </w:r>
      </w:del>
      <w:ins w:id="20898" w:author="Jane Shaw" w:date="2015-11-01T17:00:00Z">
        <w:r w:rsidR="003B0D2B">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(01699)</w:t>
      </w:r>
      <w:ins w:id="20899" w:author="Jane Shaw" w:date="2015-11-01T17:00:00Z">
        <w:r w:rsidR="003B0D2B">
          <w:rPr>
            <w:rFonts w:asciiTheme="majorBidi" w:eastAsia="Times New Roman" w:hAnsiTheme="majorBidi" w:cstheme="majorBidi"/>
            <w:lang w:val="en-GB"/>
          </w:rPr>
          <w:t>;</w:t>
        </w:r>
      </w:ins>
      <w:del w:id="20900"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vanilla, processed (23928)</w:t>
      </w:r>
      <w:ins w:id="20901" w:author="Jane Shaw" w:date="2015-11-01T17:00:00Z">
        <w:r w:rsidR="003B0D2B">
          <w:rPr>
            <w:rFonts w:asciiTheme="majorBidi" w:eastAsia="Times New Roman" w:hAnsiTheme="majorBidi" w:cstheme="majorBidi"/>
            <w:lang w:val="en-GB"/>
          </w:rPr>
          <w:t>;</w:t>
        </w:r>
      </w:ins>
      <w:del w:id="20902"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cinnamon (canella), processed (23925)</w:t>
      </w:r>
      <w:ins w:id="20903" w:author="Jane Shaw" w:date="2015-11-01T17:00:00Z">
        <w:r w:rsidR="003B0D2B">
          <w:rPr>
            <w:rFonts w:asciiTheme="majorBidi" w:eastAsia="Times New Roman" w:hAnsiTheme="majorBidi" w:cstheme="majorBidi"/>
            <w:lang w:val="en-GB"/>
          </w:rPr>
          <w:t>;</w:t>
        </w:r>
      </w:ins>
      <w:del w:id="20904"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nutmeg, mace</w:t>
      </w:r>
      <w:ins w:id="20905" w:author="Jane Shaw" w:date="2015-11-01T17:01:00Z">
        <w:r w:rsidR="003B0D2B">
          <w:rPr>
            <w:rFonts w:asciiTheme="majorBidi" w:eastAsia="Times New Roman" w:hAnsiTheme="majorBidi" w:cstheme="majorBidi"/>
            <w:lang w:val="en-GB"/>
          </w:rPr>
          <w:t xml:space="preserve"> and</w:t>
        </w:r>
      </w:ins>
      <w:del w:id="20906" w:author="Jane Shaw" w:date="2015-11-01T17:01: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cardamoms, processed (23923)</w:t>
      </w:r>
      <w:ins w:id="20907" w:author="Jane Shaw" w:date="2015-11-01T17:00:00Z">
        <w:r w:rsidR="003B0D2B">
          <w:rPr>
            <w:rFonts w:asciiTheme="majorBidi" w:eastAsia="Times New Roman" w:hAnsiTheme="majorBidi" w:cstheme="majorBidi"/>
            <w:lang w:val="en-GB"/>
          </w:rPr>
          <w:t>;</w:t>
        </w:r>
      </w:ins>
      <w:del w:id="20908" w:author="Jane Shaw" w:date="2015-11-01T17:00: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anise, badian, coriander, cumin, caraway, fennel and juniper berries, processed (23924)</w:t>
      </w:r>
      <w:ins w:id="20909" w:author="Jane Shaw" w:date="2015-11-01T17:01:00Z">
        <w:r w:rsidR="003B0D2B">
          <w:rPr>
            <w:rFonts w:asciiTheme="majorBidi" w:eastAsia="Times New Roman" w:hAnsiTheme="majorBidi" w:cstheme="majorBidi"/>
            <w:lang w:val="en-GB"/>
          </w:rPr>
          <w:t>;</w:t>
        </w:r>
      </w:ins>
      <w:del w:id="20910" w:author="Jane Shaw" w:date="2015-11-01T17:01: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ginger, processed (23927)</w:t>
      </w:r>
      <w:ins w:id="20911" w:author="Jane Shaw" w:date="2015-11-01T17:01:00Z">
        <w:r w:rsidR="003B0D2B">
          <w:rPr>
            <w:rFonts w:asciiTheme="majorBidi" w:eastAsia="Times New Roman" w:hAnsiTheme="majorBidi" w:cstheme="majorBidi"/>
            <w:lang w:val="en-GB"/>
          </w:rPr>
          <w:t>;</w:t>
        </w:r>
      </w:ins>
      <w:del w:id="20912" w:author="Jane Shaw" w:date="2015-11-01T17:01:00Z">
        <w:r w:rsidRPr="008E1789" w:rsidDel="003B0D2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spices and aromatics, processed (23929).</w:t>
      </w:r>
    </w:p>
    <w:p w14:paraId="2B3D311D" w14:textId="3779613D" w:rsidR="00EB7AF1" w:rsidRPr="008E1789" w:rsidRDefault="726F4BD4" w:rsidP="00C500F7">
      <w:pPr>
        <w:jc w:val="both"/>
        <w:rPr>
          <w:rFonts w:asciiTheme="majorBidi" w:hAnsiTheme="majorBidi" w:cstheme="majorBidi"/>
          <w:lang w:val="en-GB"/>
        </w:rPr>
      </w:pPr>
      <w:del w:id="20913" w:author="Jane Shaw" w:date="2015-11-01T17:01:00Z">
        <w:r w:rsidRPr="008E1789" w:rsidDel="003B0D2B">
          <w:rPr>
            <w:rFonts w:asciiTheme="majorBidi" w:eastAsia="Times New Roman" w:hAnsiTheme="majorBidi" w:cstheme="majorBidi"/>
            <w:lang w:val="en-GB"/>
          </w:rPr>
          <w:delText>Spices</w:delText>
        </w:r>
        <w:r w:rsidR="008568EC" w:rsidDel="003B0D2B">
          <w:rPr>
            <w:rFonts w:asciiTheme="majorBidi" w:eastAsia="Times New Roman" w:hAnsiTheme="majorBidi" w:cstheme="majorBidi"/>
            <w:lang w:val="en-GB"/>
          </w:rPr>
          <w:delText xml:space="preserve"> </w:delText>
        </w:r>
        <w:r w:rsidRPr="008E1789" w:rsidDel="003B0D2B">
          <w:rPr>
            <w:rFonts w:asciiTheme="majorBidi" w:eastAsia="Times New Roman" w:hAnsiTheme="majorBidi" w:cstheme="majorBidi"/>
            <w:lang w:val="en-GB"/>
          </w:rPr>
          <w:delText xml:space="preserve">other, wether </w:delText>
        </w:r>
      </w:del>
      <w:ins w:id="20914" w:author="Jane Shaw" w:date="2015-11-01T17:01:00Z">
        <w:r w:rsidR="003B0D2B">
          <w:rPr>
            <w:rFonts w:asciiTheme="majorBidi" w:eastAsia="Times New Roman" w:hAnsiTheme="majorBidi" w:cstheme="majorBidi"/>
            <w:lang w:val="en-GB"/>
          </w:rPr>
          <w:t xml:space="preserve">Includes the following, </w:t>
        </w:r>
      </w:ins>
      <w:r w:rsidRPr="008E1789">
        <w:rPr>
          <w:rFonts w:asciiTheme="majorBidi" w:eastAsia="Times New Roman" w:hAnsiTheme="majorBidi" w:cstheme="majorBidi"/>
          <w:lang w:val="en-GB"/>
        </w:rPr>
        <w:t>raw or processed</w:t>
      </w:r>
      <w:del w:id="20915" w:author="Jane Shaw" w:date="2015-11-01T17:01:00Z">
        <w:r w:rsidRPr="008E1789" w:rsidDel="003B0D2B">
          <w:rPr>
            <w:rFonts w:asciiTheme="majorBidi" w:eastAsia="Times New Roman" w:hAnsiTheme="majorBidi" w:cstheme="majorBidi"/>
            <w:lang w:val="en-GB"/>
          </w:rPr>
          <w:delText>, crushed or ground, includes</w:delText>
        </w:r>
      </w:del>
      <w:r w:rsidRPr="008E1789">
        <w:rPr>
          <w:rFonts w:asciiTheme="majorBidi" w:eastAsia="Times New Roman" w:hAnsiTheme="majorBidi" w:cstheme="majorBidi"/>
          <w:lang w:val="en-GB"/>
        </w:rPr>
        <w:t>:</w:t>
      </w:r>
    </w:p>
    <w:p w14:paraId="6591FFF9" w14:textId="2B464190" w:rsidR="002803E5" w:rsidRPr="002803E5" w:rsidDel="003B0D2B" w:rsidRDefault="726F4BD4" w:rsidP="00C500F7">
      <w:pPr>
        <w:pStyle w:val="Paragrafoelenco"/>
        <w:numPr>
          <w:ilvl w:val="0"/>
          <w:numId w:val="2"/>
        </w:numPr>
        <w:contextualSpacing w:val="0"/>
        <w:jc w:val="both"/>
        <w:rPr>
          <w:del w:id="20916" w:author="Jane Shaw" w:date="2015-11-01T17:02:00Z"/>
          <w:rFonts w:asciiTheme="majorBidi" w:hAnsiTheme="majorBidi" w:cstheme="majorBidi"/>
        </w:rPr>
      </w:pPr>
      <w:r w:rsidRPr="003F4E04">
        <w:rPr>
          <w:rFonts w:asciiTheme="majorBidi" w:eastAsia="Times New Roman" w:hAnsiTheme="majorBidi" w:cstheme="majorBidi"/>
          <w:lang w:val="it-IT"/>
        </w:rPr>
        <w:t xml:space="preserve">Vanilla, species of </w:t>
      </w:r>
      <w:r w:rsidRPr="003F4E04">
        <w:rPr>
          <w:rFonts w:asciiTheme="majorBidi" w:eastAsia="Times New Roman" w:hAnsiTheme="majorBidi" w:cstheme="majorBidi"/>
          <w:i/>
          <w:iCs/>
          <w:lang w:val="it-IT"/>
        </w:rPr>
        <w:t>Vanilla planifolia</w:t>
      </w:r>
      <w:r w:rsidRPr="003F4E04">
        <w:rPr>
          <w:rFonts w:asciiTheme="majorBidi" w:eastAsia="Times New Roman" w:hAnsiTheme="majorBidi" w:cstheme="majorBidi"/>
          <w:lang w:val="it-IT"/>
        </w:rPr>
        <w:t xml:space="preserve"> and </w:t>
      </w:r>
      <w:del w:id="20917" w:author="Jane Shaw" w:date="2015-11-01T17:01:00Z">
        <w:r w:rsidRPr="003F4E04" w:rsidDel="003B0D2B">
          <w:rPr>
            <w:rFonts w:asciiTheme="majorBidi" w:eastAsia="Times New Roman" w:hAnsiTheme="majorBidi" w:cstheme="majorBidi"/>
            <w:i/>
            <w:iCs/>
            <w:lang w:val="it-IT"/>
          </w:rPr>
          <w:delText xml:space="preserve">Vanilla </w:delText>
        </w:r>
      </w:del>
      <w:ins w:id="20918" w:author="Jane Shaw" w:date="2015-11-01T17:01:00Z">
        <w:r w:rsidR="003B0D2B" w:rsidRPr="003F4E04">
          <w:rPr>
            <w:rFonts w:asciiTheme="majorBidi" w:eastAsia="Times New Roman" w:hAnsiTheme="majorBidi" w:cstheme="majorBidi"/>
            <w:i/>
            <w:iCs/>
            <w:lang w:val="it-IT"/>
          </w:rPr>
          <w:t>V</w:t>
        </w:r>
        <w:r w:rsidR="003B0D2B">
          <w:rPr>
            <w:rFonts w:asciiTheme="majorBidi" w:eastAsia="Times New Roman" w:hAnsiTheme="majorBidi" w:cstheme="majorBidi"/>
            <w:i/>
            <w:iCs/>
            <w:lang w:val="it-IT"/>
          </w:rPr>
          <w:t>.</w:t>
        </w:r>
        <w:r w:rsidR="003B0D2B" w:rsidRPr="003F4E04">
          <w:rPr>
            <w:rFonts w:asciiTheme="majorBidi" w:eastAsia="Times New Roman" w:hAnsiTheme="majorBidi" w:cstheme="majorBidi"/>
            <w:i/>
            <w:iCs/>
            <w:lang w:val="it-IT"/>
          </w:rPr>
          <w:t xml:space="preserve"> </w:t>
        </w:r>
      </w:ins>
      <w:r w:rsidRPr="003F4E04">
        <w:rPr>
          <w:rFonts w:asciiTheme="majorBidi" w:eastAsia="Times New Roman" w:hAnsiTheme="majorBidi" w:cstheme="majorBidi"/>
          <w:i/>
          <w:iCs/>
          <w:lang w:val="it-IT"/>
        </w:rPr>
        <w:t xml:space="preserve">pompona. </w:t>
      </w:r>
      <w:r w:rsidRPr="008E1789">
        <w:rPr>
          <w:rFonts w:asciiTheme="majorBidi" w:eastAsia="Times New Roman" w:hAnsiTheme="majorBidi" w:cstheme="majorBidi"/>
        </w:rPr>
        <w:t>The fruit (or bean) of a climbing plant of the orchid family</w:t>
      </w:r>
      <w:ins w:id="20919" w:author="Jane Shaw" w:date="2015-11-01T17:02:00Z">
        <w:r w:rsidR="003B0D2B">
          <w:rPr>
            <w:rFonts w:asciiTheme="majorBidi" w:eastAsia="Times New Roman" w:hAnsiTheme="majorBidi" w:cstheme="majorBidi"/>
          </w:rPr>
          <w:t>,</w:t>
        </w:r>
      </w:ins>
      <w:del w:id="20920" w:author="Jane Shaw" w:date="2015-11-01T17:02:00Z">
        <w:r w:rsidRPr="008E1789" w:rsidDel="003B0D2B">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20921" w:author="Jane Shaw" w:date="2015-11-01T17:02:00Z">
        <w:r w:rsidRPr="008E1789" w:rsidDel="003B0D2B">
          <w:rPr>
            <w:rFonts w:asciiTheme="majorBidi" w:eastAsia="Times New Roman" w:hAnsiTheme="majorBidi" w:cstheme="majorBidi"/>
          </w:rPr>
          <w:delText xml:space="preserve">Includes </w:delText>
        </w:r>
      </w:del>
      <w:r w:rsidRPr="008E1789">
        <w:rPr>
          <w:rFonts w:asciiTheme="majorBidi" w:eastAsia="Times New Roman" w:hAnsiTheme="majorBidi" w:cstheme="majorBidi"/>
        </w:rPr>
        <w:t>whole, crushed or ground.</w:t>
      </w:r>
      <w:ins w:id="20922" w:author="Jane Shaw" w:date="2015-11-01T17:02:00Z">
        <w:r w:rsidR="003B0D2B">
          <w:rPr>
            <w:rFonts w:asciiTheme="majorBidi" w:eastAsia="Times New Roman" w:hAnsiTheme="majorBidi" w:cstheme="majorBidi"/>
          </w:rPr>
          <w:t xml:space="preserve"> </w:t>
        </w:r>
      </w:ins>
    </w:p>
    <w:p w14:paraId="2D15D684" w14:textId="0579A5DC" w:rsidR="00EB7AF1" w:rsidRPr="003B0D2B" w:rsidRDefault="726F4BD4">
      <w:pPr>
        <w:pStyle w:val="Paragrafoelenco"/>
        <w:numPr>
          <w:ilvl w:val="0"/>
          <w:numId w:val="2"/>
        </w:numPr>
        <w:contextualSpacing w:val="0"/>
        <w:jc w:val="both"/>
        <w:rPr>
          <w:rFonts w:asciiTheme="majorBidi" w:hAnsiTheme="majorBidi" w:cstheme="majorBidi"/>
          <w:rPrChange w:id="20923" w:author="Jane Shaw" w:date="2015-11-01T17:02:00Z">
            <w:rPr/>
          </w:rPrChange>
        </w:rPr>
        <w:pPrChange w:id="20924" w:author="Jane Shaw" w:date="2015-11-01T17:02:00Z">
          <w:pPr>
            <w:pStyle w:val="Paragrafoelenco"/>
            <w:contextualSpacing w:val="0"/>
            <w:jc w:val="both"/>
          </w:pPr>
        </w:pPrChange>
      </w:pPr>
      <w:del w:id="20925" w:author="Jane Shaw" w:date="2015-11-01T17:02:00Z">
        <w:r w:rsidRPr="003B0D2B" w:rsidDel="003B0D2B">
          <w:rPr>
            <w:rFonts w:asciiTheme="majorBidi" w:eastAsia="Times New Roman" w:hAnsiTheme="majorBidi" w:cstheme="majorBidi"/>
            <w:rPrChange w:id="20926" w:author="Jane Shaw" w:date="2015-11-01T17:02:00Z">
              <w:rPr/>
            </w:rPrChange>
          </w:rPr>
          <w:delText xml:space="preserve">It </w:delText>
        </w:r>
      </w:del>
      <w:r w:rsidR="003B0D2B" w:rsidRPr="003B0D2B">
        <w:rPr>
          <w:rFonts w:asciiTheme="majorBidi" w:eastAsia="Times New Roman" w:hAnsiTheme="majorBidi" w:cstheme="majorBidi"/>
          <w:rPrChange w:id="20927" w:author="Jane Shaw" w:date="2015-11-01T17:02:00Z">
            <w:rPr/>
          </w:rPrChange>
        </w:rPr>
        <w:t>Includes</w:t>
      </w:r>
      <w:del w:id="20928" w:author="Jane Shaw" w:date="2015-11-01T17:02:00Z">
        <w:r w:rsidR="003B0D2B" w:rsidRPr="003B0D2B" w:rsidDel="003B0D2B">
          <w:rPr>
            <w:rFonts w:asciiTheme="majorBidi" w:eastAsia="Times New Roman" w:hAnsiTheme="majorBidi" w:cstheme="majorBidi"/>
            <w:rPrChange w:id="20929" w:author="Jane Shaw" w:date="2015-11-01T17:02:00Z">
              <w:rPr/>
            </w:rPrChange>
          </w:rPr>
          <w:delText xml:space="preserve"> </w:delText>
        </w:r>
        <w:r w:rsidRPr="003B0D2B" w:rsidDel="003B0D2B">
          <w:rPr>
            <w:rFonts w:asciiTheme="majorBidi" w:eastAsia="Times New Roman" w:hAnsiTheme="majorBidi" w:cstheme="majorBidi"/>
            <w:rPrChange w:id="20930" w:author="Jane Shaw" w:date="2015-11-01T17:02:00Z">
              <w:rPr/>
            </w:rPrChange>
          </w:rPr>
          <w:delText>inter alia</w:delText>
        </w:r>
      </w:del>
      <w:r w:rsidRPr="003B0D2B">
        <w:rPr>
          <w:rFonts w:asciiTheme="majorBidi" w:eastAsia="Times New Roman" w:hAnsiTheme="majorBidi" w:cstheme="majorBidi"/>
          <w:rPrChange w:id="20931" w:author="Jane Shaw" w:date="2015-11-01T17:02:00Z">
            <w:rPr/>
          </w:rPrChange>
        </w:rPr>
        <w:t>, whether or not fresh, crushed or ground</w:t>
      </w:r>
      <w:ins w:id="20932" w:author="Jane Shaw" w:date="2015-11-01T17:02:00Z">
        <w:r w:rsidR="003B0D2B">
          <w:rPr>
            <w:rFonts w:asciiTheme="majorBidi" w:eastAsia="Times New Roman" w:hAnsiTheme="majorBidi" w:cstheme="majorBidi"/>
          </w:rPr>
          <w:t>,</w:t>
        </w:r>
      </w:ins>
      <w:r w:rsidRPr="003B0D2B">
        <w:rPr>
          <w:rFonts w:asciiTheme="majorBidi" w:eastAsia="Times New Roman" w:hAnsiTheme="majorBidi" w:cstheme="majorBidi"/>
          <w:rPrChange w:id="20933" w:author="Jane Shaw" w:date="2015-11-01T17:02:00Z">
            <w:rPr/>
          </w:rPrChange>
        </w:rPr>
        <w:t xml:space="preserve"> vanilla (pompon, long, short)</w:t>
      </w:r>
      <w:ins w:id="20934" w:author="Jane Shaw" w:date="2015-11-01T17:02:00Z">
        <w:r w:rsidR="003B0D2B">
          <w:rPr>
            <w:rFonts w:asciiTheme="majorBidi" w:eastAsia="Times New Roman" w:hAnsiTheme="majorBidi" w:cstheme="majorBidi"/>
          </w:rPr>
          <w:t>;</w:t>
        </w:r>
      </w:ins>
      <w:r w:rsidRPr="003B0D2B">
        <w:rPr>
          <w:rFonts w:asciiTheme="majorBidi" w:eastAsia="Times New Roman" w:hAnsiTheme="majorBidi" w:cstheme="majorBidi"/>
          <w:rPrChange w:id="20935" w:author="Jane Shaw" w:date="2015-11-01T17:02:00Z">
            <w:rPr/>
          </w:rPrChange>
        </w:rPr>
        <w:t xml:space="preserve"> </w:t>
      </w:r>
      <w:del w:id="20936" w:author="Jane Shaw" w:date="2015-11-01T17:03:00Z">
        <w:r w:rsidRPr="003B0D2B" w:rsidDel="00C41B9B">
          <w:rPr>
            <w:rFonts w:asciiTheme="majorBidi" w:eastAsia="Times New Roman" w:hAnsiTheme="majorBidi" w:cstheme="majorBidi"/>
            <w:rPrChange w:id="20937" w:author="Jane Shaw" w:date="2015-11-01T17:02:00Z">
              <w:rPr/>
            </w:rPrChange>
          </w:rPr>
          <w:delText xml:space="preserve">and </w:delText>
        </w:r>
      </w:del>
      <w:r w:rsidRPr="003B0D2B">
        <w:rPr>
          <w:rFonts w:asciiTheme="majorBidi" w:eastAsia="Times New Roman" w:hAnsiTheme="majorBidi" w:cstheme="majorBidi"/>
          <w:rPrChange w:id="20938" w:author="Jane Shaw" w:date="2015-11-01T17:02:00Z">
            <w:rPr/>
          </w:rPrChange>
        </w:rPr>
        <w:t>vanillin.</w:t>
      </w:r>
    </w:p>
    <w:p w14:paraId="39D33E60" w14:textId="52C22C56" w:rsidR="002803E5" w:rsidRPr="002803E5" w:rsidDel="003B0D2B" w:rsidRDefault="726F4BD4" w:rsidP="00C500F7">
      <w:pPr>
        <w:pStyle w:val="Paragrafoelenco"/>
        <w:numPr>
          <w:ilvl w:val="0"/>
          <w:numId w:val="2"/>
        </w:numPr>
        <w:contextualSpacing w:val="0"/>
        <w:jc w:val="both"/>
        <w:rPr>
          <w:del w:id="20939" w:author="Jane Shaw" w:date="2015-11-01T17:02:00Z"/>
          <w:rFonts w:asciiTheme="majorBidi" w:hAnsiTheme="majorBidi" w:cstheme="majorBidi"/>
        </w:rPr>
      </w:pPr>
      <w:r w:rsidRPr="008E1789">
        <w:rPr>
          <w:rFonts w:asciiTheme="majorBidi" w:eastAsia="Times New Roman" w:hAnsiTheme="majorBidi" w:cstheme="majorBidi"/>
        </w:rPr>
        <w:t xml:space="preserve">Cinnamon (canella), species of </w:t>
      </w:r>
      <w:r w:rsidRPr="003B0D2B">
        <w:rPr>
          <w:rFonts w:asciiTheme="majorBidi" w:eastAsia="Times New Roman" w:hAnsiTheme="majorBidi" w:cstheme="majorBidi"/>
          <w:i/>
          <w:rPrChange w:id="20940" w:author="Jane Shaw" w:date="2015-11-01T17:02:00Z">
            <w:rPr>
              <w:rFonts w:asciiTheme="majorBidi" w:eastAsia="Times New Roman" w:hAnsiTheme="majorBidi" w:cstheme="majorBidi"/>
            </w:rPr>
          </w:rPrChange>
        </w:rPr>
        <w:t xml:space="preserve">Cinnamomum zeylanicum </w:t>
      </w:r>
      <w:r w:rsidRPr="008E1789">
        <w:rPr>
          <w:rFonts w:asciiTheme="majorBidi" w:eastAsia="Times New Roman" w:hAnsiTheme="majorBidi" w:cstheme="majorBidi"/>
        </w:rPr>
        <w:t xml:space="preserve">(Ceylon cinnamon) and </w:t>
      </w:r>
      <w:r w:rsidRPr="003B0D2B">
        <w:rPr>
          <w:rFonts w:asciiTheme="majorBidi" w:eastAsia="Times New Roman" w:hAnsiTheme="majorBidi" w:cstheme="majorBidi"/>
          <w:i/>
          <w:rPrChange w:id="20941" w:author="Jane Shaw" w:date="2015-11-01T17:02:00Z">
            <w:rPr>
              <w:rFonts w:asciiTheme="majorBidi" w:eastAsia="Times New Roman" w:hAnsiTheme="majorBidi" w:cstheme="majorBidi"/>
            </w:rPr>
          </w:rPrChange>
        </w:rPr>
        <w:t>C</w:t>
      </w:r>
      <w:ins w:id="20942" w:author="Jane Shaw" w:date="2015-11-01T17:02:00Z">
        <w:r w:rsidR="003B0D2B">
          <w:rPr>
            <w:rFonts w:asciiTheme="majorBidi" w:eastAsia="Times New Roman" w:hAnsiTheme="majorBidi" w:cstheme="majorBidi"/>
            <w:i/>
          </w:rPr>
          <w:t>.</w:t>
        </w:r>
      </w:ins>
      <w:del w:id="20943" w:author="Jane Shaw" w:date="2015-11-01T17:02:00Z">
        <w:r w:rsidRPr="003B0D2B" w:rsidDel="003B0D2B">
          <w:rPr>
            <w:rFonts w:asciiTheme="majorBidi" w:eastAsia="Times New Roman" w:hAnsiTheme="majorBidi" w:cstheme="majorBidi"/>
            <w:i/>
            <w:rPrChange w:id="20944" w:author="Jane Shaw" w:date="2015-11-01T17:02:00Z">
              <w:rPr>
                <w:rFonts w:asciiTheme="majorBidi" w:eastAsia="Times New Roman" w:hAnsiTheme="majorBidi" w:cstheme="majorBidi"/>
              </w:rPr>
            </w:rPrChange>
          </w:rPr>
          <w:delText>innamomum</w:delText>
        </w:r>
      </w:del>
      <w:r w:rsidRPr="003B0D2B">
        <w:rPr>
          <w:rFonts w:asciiTheme="majorBidi" w:eastAsia="Times New Roman" w:hAnsiTheme="majorBidi" w:cstheme="majorBidi"/>
          <w:i/>
          <w:rPrChange w:id="20945" w:author="Jane Shaw" w:date="2015-11-01T17:02:00Z">
            <w:rPr>
              <w:rFonts w:asciiTheme="majorBidi" w:eastAsia="Times New Roman" w:hAnsiTheme="majorBidi" w:cstheme="majorBidi"/>
            </w:rPr>
          </w:rPrChange>
        </w:rPr>
        <w:t xml:space="preserve"> cassia </w:t>
      </w:r>
      <w:r w:rsidRPr="008E1789">
        <w:rPr>
          <w:rFonts w:asciiTheme="majorBidi" w:eastAsia="Times New Roman" w:hAnsiTheme="majorBidi" w:cstheme="majorBidi"/>
        </w:rPr>
        <w:t>(Chinese, common cinnamon, cassia).</w:t>
      </w:r>
      <w:ins w:id="20946" w:author="Jane Shaw" w:date="2015-11-01T17:02:00Z">
        <w:r w:rsidR="003B0D2B">
          <w:rPr>
            <w:rFonts w:asciiTheme="majorBidi" w:eastAsia="Times New Roman" w:hAnsiTheme="majorBidi" w:cstheme="majorBidi"/>
          </w:rPr>
          <w:t xml:space="preserve"> </w:t>
        </w:r>
      </w:ins>
    </w:p>
    <w:p w14:paraId="780CBA18" w14:textId="57D0EF50" w:rsidR="00EB7AF1" w:rsidRPr="003B0D2B" w:rsidRDefault="726F4BD4">
      <w:pPr>
        <w:pStyle w:val="Paragrafoelenco"/>
        <w:numPr>
          <w:ilvl w:val="0"/>
          <w:numId w:val="2"/>
        </w:numPr>
        <w:contextualSpacing w:val="0"/>
        <w:jc w:val="both"/>
        <w:rPr>
          <w:rFonts w:asciiTheme="majorBidi" w:hAnsiTheme="majorBidi" w:cstheme="majorBidi"/>
          <w:rPrChange w:id="20947" w:author="Jane Shaw" w:date="2015-11-01T17:02:00Z">
            <w:rPr/>
          </w:rPrChange>
        </w:rPr>
        <w:pPrChange w:id="20948" w:author="Jane Shaw" w:date="2015-11-01T17:02:00Z">
          <w:pPr>
            <w:pStyle w:val="Paragrafoelenco"/>
            <w:contextualSpacing w:val="0"/>
            <w:jc w:val="both"/>
          </w:pPr>
        </w:pPrChange>
      </w:pPr>
      <w:r w:rsidRPr="003B0D2B">
        <w:rPr>
          <w:rFonts w:asciiTheme="majorBidi" w:eastAsia="Times New Roman" w:hAnsiTheme="majorBidi" w:cstheme="majorBidi"/>
          <w:rPrChange w:id="20949" w:author="Jane Shaw" w:date="2015-11-01T17:02:00Z">
            <w:rPr/>
          </w:rPrChange>
        </w:rPr>
        <w:t>The inner bark of young branches of certain trees of the Laurus family. Includes cinnamon</w:t>
      </w:r>
      <w:del w:id="20950" w:author="Jane Shaw" w:date="2015-11-01T17:03:00Z">
        <w:r w:rsidRPr="003B0D2B" w:rsidDel="003B0D2B">
          <w:rPr>
            <w:rFonts w:asciiTheme="majorBidi" w:eastAsia="Times New Roman" w:hAnsiTheme="majorBidi" w:cstheme="majorBidi"/>
            <w:rPrChange w:id="20951" w:author="Jane Shaw" w:date="2015-11-01T17:02:00Z">
              <w:rPr/>
            </w:rPrChange>
          </w:rPr>
          <w:delText>-</w:delText>
        </w:r>
      </w:del>
      <w:r w:rsidRPr="003B0D2B">
        <w:rPr>
          <w:rFonts w:asciiTheme="majorBidi" w:eastAsia="Times New Roman" w:hAnsiTheme="majorBidi" w:cstheme="majorBidi"/>
          <w:rPrChange w:id="20952" w:author="Jane Shaw" w:date="2015-11-01T17:02:00Z">
            <w:rPr/>
          </w:rPrChange>
        </w:rPr>
        <w:t xml:space="preserve"> tree flowers, cinnamon fruit and cinnamon waste (chips), whether whole, crushed or ground.</w:t>
      </w:r>
      <w:ins w:id="20953" w:author="Jane Shaw" w:date="2015-11-01T17:03:00Z">
        <w:r w:rsidR="003B0D2B">
          <w:rPr>
            <w:rFonts w:asciiTheme="majorBidi" w:eastAsia="Times New Roman" w:hAnsiTheme="majorBidi" w:cstheme="majorBidi"/>
          </w:rPr>
          <w:t xml:space="preserve"> </w:t>
        </w:r>
      </w:ins>
      <w:del w:id="20954" w:author="Jane Shaw" w:date="2015-11-01T17:03:00Z">
        <w:r w:rsidR="00EB7AF1" w:rsidRPr="003B0D2B" w:rsidDel="003B0D2B">
          <w:rPr>
            <w:rFonts w:asciiTheme="majorBidi" w:hAnsiTheme="majorBidi" w:cstheme="majorBidi"/>
            <w:rPrChange w:id="20955" w:author="Jane Shaw" w:date="2015-11-01T17:02:00Z">
              <w:rPr/>
            </w:rPrChange>
          </w:rPr>
          <w:br/>
        </w:r>
        <w:r w:rsidRPr="003B0D2B" w:rsidDel="003B0D2B">
          <w:rPr>
            <w:rFonts w:asciiTheme="majorBidi" w:eastAsia="Times New Roman" w:hAnsiTheme="majorBidi" w:cstheme="majorBidi"/>
            <w:rPrChange w:id="20956" w:author="Jane Shaw" w:date="2015-11-01T17:02:00Z">
              <w:rPr/>
            </w:rPrChange>
          </w:rPr>
          <w:delText xml:space="preserve">It </w:delText>
        </w:r>
      </w:del>
      <w:r w:rsidR="003B0D2B" w:rsidRPr="009D4B26">
        <w:rPr>
          <w:rFonts w:asciiTheme="majorBidi" w:eastAsia="Times New Roman" w:hAnsiTheme="majorBidi" w:cstheme="majorBidi"/>
        </w:rPr>
        <w:t>Includes</w:t>
      </w:r>
      <w:del w:id="20957" w:author="Jane Shaw" w:date="2015-11-01T17:03:00Z">
        <w:r w:rsidR="003B0D2B" w:rsidRPr="009D4B26" w:rsidDel="003B0D2B">
          <w:rPr>
            <w:rFonts w:asciiTheme="majorBidi" w:eastAsia="Times New Roman" w:hAnsiTheme="majorBidi" w:cstheme="majorBidi"/>
          </w:rPr>
          <w:delText xml:space="preserve"> </w:delText>
        </w:r>
        <w:r w:rsidRPr="003B0D2B" w:rsidDel="003B0D2B">
          <w:rPr>
            <w:rFonts w:asciiTheme="majorBidi" w:eastAsia="Times New Roman" w:hAnsiTheme="majorBidi" w:cstheme="majorBidi"/>
            <w:rPrChange w:id="20958" w:author="Jane Shaw" w:date="2015-11-01T17:02:00Z">
              <w:rPr/>
            </w:rPrChange>
          </w:rPr>
          <w:delText>inter alia</w:delText>
        </w:r>
      </w:del>
      <w:r w:rsidRPr="003B0D2B">
        <w:rPr>
          <w:rFonts w:asciiTheme="majorBidi" w:eastAsia="Times New Roman" w:hAnsiTheme="majorBidi" w:cstheme="majorBidi"/>
          <w:rPrChange w:id="20959" w:author="Jane Shaw" w:date="2015-11-01T17:02:00Z">
            <w:rPr/>
          </w:rPrChange>
        </w:rPr>
        <w:t>, whether or not fresh, crushed or ground</w:t>
      </w:r>
      <w:ins w:id="20960" w:author="Jane Shaw" w:date="2015-11-01T17:03:00Z">
        <w:r w:rsidR="003B0D2B">
          <w:rPr>
            <w:rFonts w:asciiTheme="majorBidi" w:eastAsia="Times New Roman" w:hAnsiTheme="majorBidi" w:cstheme="majorBidi"/>
          </w:rPr>
          <w:t>,</w:t>
        </w:r>
      </w:ins>
      <w:r w:rsidRPr="003B0D2B">
        <w:rPr>
          <w:rFonts w:asciiTheme="majorBidi" w:eastAsia="Times New Roman" w:hAnsiTheme="majorBidi" w:cstheme="majorBidi"/>
          <w:rPrChange w:id="20961" w:author="Jane Shaw" w:date="2015-11-01T17:02:00Z">
            <w:rPr/>
          </w:rPrChange>
        </w:rPr>
        <w:t xml:space="preserve"> cinnamon (bark, Ceylon dried, Chinese dried, common or fine); cinnamon</w:t>
      </w:r>
      <w:ins w:id="20962" w:author="Jane Shaw" w:date="2015-11-01T17:03:00Z">
        <w:r w:rsidR="003B0D2B">
          <w:rPr>
            <w:rFonts w:asciiTheme="majorBidi" w:eastAsia="Times New Roman" w:hAnsiTheme="majorBidi" w:cstheme="majorBidi"/>
          </w:rPr>
          <w:t xml:space="preserve"> </w:t>
        </w:r>
      </w:ins>
      <w:del w:id="20963" w:author="Jane Shaw" w:date="2015-11-01T17:03:00Z">
        <w:r w:rsidRPr="003B0D2B" w:rsidDel="003B0D2B">
          <w:rPr>
            <w:rFonts w:asciiTheme="majorBidi" w:eastAsia="Times New Roman" w:hAnsiTheme="majorBidi" w:cstheme="majorBidi"/>
            <w:rPrChange w:id="20964" w:author="Jane Shaw" w:date="2015-11-01T17:02:00Z">
              <w:rPr/>
            </w:rPrChange>
          </w:rPr>
          <w:delText>-</w:delText>
        </w:r>
      </w:del>
      <w:r w:rsidRPr="003B0D2B">
        <w:rPr>
          <w:rFonts w:asciiTheme="majorBidi" w:eastAsia="Times New Roman" w:hAnsiTheme="majorBidi" w:cstheme="majorBidi"/>
          <w:rPrChange w:id="20965" w:author="Jane Shaw" w:date="2015-11-01T17:02:00Z">
            <w:rPr/>
          </w:rPrChange>
        </w:rPr>
        <w:t>tree flowers</w:t>
      </w:r>
      <w:ins w:id="20966" w:author="Jane Shaw" w:date="2015-11-01T17:03:00Z">
        <w:r w:rsidR="00C41B9B">
          <w:rPr>
            <w:rFonts w:asciiTheme="majorBidi" w:eastAsia="Times New Roman" w:hAnsiTheme="majorBidi" w:cstheme="majorBidi"/>
          </w:rPr>
          <w:t>;</w:t>
        </w:r>
      </w:ins>
      <w:r w:rsidRPr="003B0D2B">
        <w:rPr>
          <w:rFonts w:asciiTheme="majorBidi" w:eastAsia="Times New Roman" w:hAnsiTheme="majorBidi" w:cstheme="majorBidi"/>
          <w:rPrChange w:id="20967" w:author="Jane Shaw" w:date="2015-11-01T17:02:00Z">
            <w:rPr/>
          </w:rPrChange>
        </w:rPr>
        <w:t xml:space="preserve"> </w:t>
      </w:r>
      <w:del w:id="20968" w:author="Jane Shaw" w:date="2015-11-01T17:03:00Z">
        <w:r w:rsidRPr="003B0D2B" w:rsidDel="00C41B9B">
          <w:rPr>
            <w:rFonts w:asciiTheme="majorBidi" w:eastAsia="Times New Roman" w:hAnsiTheme="majorBidi" w:cstheme="majorBidi"/>
            <w:rPrChange w:id="20969" w:author="Jane Shaw" w:date="2015-11-01T17:02:00Z">
              <w:rPr/>
            </w:rPrChange>
          </w:rPr>
          <w:delText xml:space="preserve">and </w:delText>
        </w:r>
      </w:del>
      <w:r w:rsidRPr="003B0D2B">
        <w:rPr>
          <w:rFonts w:asciiTheme="majorBidi" w:eastAsia="Times New Roman" w:hAnsiTheme="majorBidi" w:cstheme="majorBidi"/>
          <w:rPrChange w:id="20970" w:author="Jane Shaw" w:date="2015-11-01T17:02:00Z">
            <w:rPr/>
          </w:rPrChange>
        </w:rPr>
        <w:t>cinnamon fruit.</w:t>
      </w:r>
    </w:p>
    <w:p w14:paraId="1B4C2707" w14:textId="306F5DB5" w:rsidR="002803E5" w:rsidDel="00C41B9B" w:rsidRDefault="726F4BD4" w:rsidP="00C500F7">
      <w:pPr>
        <w:pStyle w:val="Paragrafoelenco"/>
        <w:numPr>
          <w:ilvl w:val="0"/>
          <w:numId w:val="2"/>
        </w:numPr>
        <w:contextualSpacing w:val="0"/>
        <w:jc w:val="both"/>
        <w:rPr>
          <w:del w:id="20971" w:author="Jane Shaw" w:date="2015-11-01T17:04:00Z"/>
          <w:rFonts w:asciiTheme="majorBidi" w:eastAsia="Times New Roman" w:hAnsiTheme="majorBidi" w:cstheme="majorBidi"/>
        </w:rPr>
      </w:pPr>
      <w:r w:rsidRPr="008E1789">
        <w:rPr>
          <w:rFonts w:asciiTheme="majorBidi" w:eastAsia="Times New Roman" w:hAnsiTheme="majorBidi" w:cstheme="majorBidi"/>
        </w:rPr>
        <w:t xml:space="preserve">Nutmeg, whether </w:t>
      </w:r>
      <w:del w:id="20972" w:author="Jane Shaw" w:date="2015-11-01T17:04:00Z">
        <w:r w:rsidRPr="008E1789" w:rsidDel="00C41B9B">
          <w:rPr>
            <w:rFonts w:asciiTheme="majorBidi" w:eastAsia="Times New Roman" w:hAnsiTheme="majorBidi" w:cstheme="majorBidi"/>
          </w:rPr>
          <w:delText xml:space="preserve">or not </w:delText>
        </w:r>
      </w:del>
      <w:r w:rsidRPr="008E1789">
        <w:rPr>
          <w:rFonts w:asciiTheme="majorBidi" w:eastAsia="Times New Roman" w:hAnsiTheme="majorBidi" w:cstheme="majorBidi"/>
        </w:rPr>
        <w:t>shelled</w:t>
      </w:r>
      <w:ins w:id="20973" w:author="Jane Shaw" w:date="2015-11-01T17:04:00Z">
        <w:r w:rsidR="00C41B9B">
          <w:rPr>
            <w:rFonts w:asciiTheme="majorBidi" w:eastAsia="Times New Roman" w:hAnsiTheme="majorBidi" w:cstheme="majorBidi"/>
          </w:rPr>
          <w:t xml:space="preserve"> or unshelled</w:t>
        </w:r>
      </w:ins>
      <w:r w:rsidRPr="008E1789">
        <w:rPr>
          <w:rFonts w:asciiTheme="majorBidi" w:eastAsia="Times New Roman" w:hAnsiTheme="majorBidi" w:cstheme="majorBidi"/>
        </w:rPr>
        <w:t xml:space="preserve">,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rPr>
        <w:t>nutmeg</w:t>
      </w:r>
      <w:r w:rsidRPr="008E1789">
        <w:rPr>
          <w:rFonts w:asciiTheme="majorBidi" w:eastAsia="Times New Roman" w:hAnsiTheme="majorBidi" w:cstheme="majorBidi"/>
        </w:rPr>
        <w:t xml:space="preserve">,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w:t>
      </w:r>
      <w:del w:id="20974" w:author="Jane Shaw" w:date="2015-11-01T17:05:00Z">
        <w:r w:rsidRPr="008E1789" w:rsidDel="00C41B9B">
          <w:rPr>
            <w:rFonts w:asciiTheme="majorBidi" w:eastAsia="Times New Roman" w:hAnsiTheme="majorBidi" w:cstheme="majorBidi"/>
          </w:rPr>
          <w:delText>cardamon</w:delText>
        </w:r>
      </w:del>
      <w:ins w:id="20975" w:author="Jane Shaw" w:date="2015-11-01T17:05:00Z">
        <w:r w:rsidR="00C41B9B">
          <w:rPr>
            <w:rFonts w:asciiTheme="majorBidi" w:eastAsia="Times New Roman" w:hAnsiTheme="majorBidi" w:cstheme="majorBidi"/>
          </w:rPr>
          <w:t>cardamom</w:t>
        </w:r>
      </w:ins>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del w:id="20976" w:author="Jane Shaw" w:date="2015-11-01T17:04:00Z">
        <w:r w:rsidRPr="008E1789" w:rsidDel="00C41B9B">
          <w:rPr>
            <w:rFonts w:asciiTheme="majorBidi" w:eastAsia="Times New Roman" w:hAnsiTheme="majorBidi" w:cstheme="majorBidi"/>
            <w:i/>
            <w:iCs/>
          </w:rPr>
          <w:delText xml:space="preserve">Aframomum </w:delText>
        </w:r>
      </w:del>
      <w:ins w:id="20977" w:author="Jane Shaw" w:date="2015-11-01T17:04:00Z">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del w:id="20978" w:author="Jane Shaw" w:date="2015-11-01T17:04:00Z">
        <w:r w:rsidRPr="008E1789" w:rsidDel="00C41B9B">
          <w:rPr>
            <w:rFonts w:asciiTheme="majorBidi" w:eastAsia="Times New Roman" w:hAnsiTheme="majorBidi" w:cstheme="majorBidi"/>
            <w:i/>
            <w:iCs/>
          </w:rPr>
          <w:delText xml:space="preserve">Amomun </w:delText>
        </w:r>
      </w:del>
      <w:ins w:id="20979" w:author="Jane Shaw" w:date="2015-11-01T17:04:00Z">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ins>
      <w:r w:rsidRPr="008E1789">
        <w:rPr>
          <w:rFonts w:asciiTheme="majorBidi" w:eastAsia="Times New Roman" w:hAnsiTheme="majorBidi" w:cstheme="majorBidi"/>
          <w:i/>
          <w:iCs/>
        </w:rPr>
        <w:t>cardamomum</w:t>
      </w:r>
      <w:r w:rsidRPr="008E1789">
        <w:rPr>
          <w:rFonts w:asciiTheme="majorBidi" w:eastAsia="Times New Roman" w:hAnsiTheme="majorBidi" w:cstheme="majorBidi"/>
        </w:rPr>
        <w:t xml:space="preserve"> (other </w:t>
      </w:r>
      <w:del w:id="20980" w:author="Jane Shaw" w:date="2015-11-01T17:05:00Z">
        <w:r w:rsidRPr="008E1789" w:rsidDel="00C41B9B">
          <w:rPr>
            <w:rFonts w:asciiTheme="majorBidi" w:eastAsia="Times New Roman" w:hAnsiTheme="majorBidi" w:cstheme="majorBidi"/>
          </w:rPr>
          <w:delText>cardamon</w:delText>
        </w:r>
      </w:del>
      <w:ins w:id="20981" w:author="Jane Shaw" w:date="2015-11-01T17:05:00Z">
        <w:r w:rsidR="00C41B9B">
          <w:rPr>
            <w:rFonts w:asciiTheme="majorBidi" w:eastAsia="Times New Roman" w:hAnsiTheme="majorBidi" w:cstheme="majorBidi"/>
          </w:rPr>
          <w:t>cardamom</w:t>
        </w:r>
      </w:ins>
      <w:r w:rsidRPr="008E1789">
        <w:rPr>
          <w:rFonts w:asciiTheme="majorBidi" w:eastAsia="Times New Roman" w:hAnsiTheme="majorBidi" w:cstheme="majorBidi"/>
        </w:rPr>
        <w:t xml:space="preserve">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p>
    <w:p w14:paraId="5381F835" w14:textId="083F83D6" w:rsidR="00EB7AF1" w:rsidRPr="00C41B9B" w:rsidRDefault="726F4BD4">
      <w:pPr>
        <w:pStyle w:val="Paragrafoelenco"/>
        <w:numPr>
          <w:ilvl w:val="0"/>
          <w:numId w:val="2"/>
        </w:numPr>
        <w:contextualSpacing w:val="0"/>
        <w:jc w:val="both"/>
        <w:rPr>
          <w:rFonts w:asciiTheme="majorBidi" w:eastAsia="Times New Roman" w:hAnsiTheme="majorBidi" w:cstheme="majorBidi"/>
          <w:rPrChange w:id="20982" w:author="Jane Shaw" w:date="2015-11-01T17:04:00Z">
            <w:rPr/>
          </w:rPrChange>
        </w:rPr>
        <w:pPrChange w:id="20983" w:author="Jane Shaw" w:date="2015-11-01T17:04:00Z">
          <w:pPr>
            <w:pStyle w:val="Paragrafoelenco"/>
            <w:contextualSpacing w:val="0"/>
            <w:jc w:val="both"/>
          </w:pPr>
        </w:pPrChange>
      </w:pPr>
      <w:r w:rsidRPr="00C41B9B">
        <w:rPr>
          <w:rFonts w:asciiTheme="majorBidi" w:eastAsia="Times New Roman" w:hAnsiTheme="majorBidi" w:cstheme="majorBidi"/>
          <w:rPrChange w:id="20984" w:author="Jane Shaw" w:date="2015-11-01T17:04:00Z">
            <w:rPr/>
          </w:rPrChange>
        </w:rPr>
        <w:t xml:space="preserve">Nutmeg is the inner brown kernel of the fruit of the nutmeg tree. Mace is the net-like </w:t>
      </w:r>
      <w:ins w:id="20985" w:author="Jane Shaw" w:date="2015-11-01T17:05:00Z">
        <w:r w:rsidR="00C41B9B">
          <w:rPr>
            <w:rFonts w:asciiTheme="majorBidi" w:eastAsia="Times New Roman" w:hAnsiTheme="majorBidi" w:cstheme="majorBidi"/>
          </w:rPr>
          <w:t>m</w:t>
        </w:r>
      </w:ins>
      <w:r w:rsidRPr="00C41B9B">
        <w:rPr>
          <w:rFonts w:asciiTheme="majorBidi" w:eastAsia="Times New Roman" w:hAnsiTheme="majorBidi" w:cstheme="majorBidi"/>
          <w:rPrChange w:id="20986" w:author="Jane Shaw" w:date="2015-11-01T17:04:00Z">
            <w:rPr/>
          </w:rPrChange>
        </w:rPr>
        <w:t xml:space="preserve">embrane between the outer shell and the kernel. </w:t>
      </w:r>
      <w:del w:id="20987" w:author="Jane Shaw" w:date="2015-11-01T17:06:00Z">
        <w:r w:rsidRPr="00C41B9B" w:rsidDel="00C41B9B">
          <w:rPr>
            <w:rFonts w:asciiTheme="majorBidi" w:eastAsia="Times New Roman" w:hAnsiTheme="majorBidi" w:cstheme="majorBidi"/>
            <w:rPrChange w:id="20988" w:author="Jane Shaw" w:date="2015-11-01T17:04:00Z">
              <w:rPr/>
            </w:rPrChange>
          </w:rPr>
          <w:delText>Cardamon</w:delText>
        </w:r>
      </w:del>
      <w:ins w:id="20989" w:author="Jane Shaw" w:date="2015-11-01T17:06:00Z">
        <w:r w:rsidR="00C41B9B">
          <w:rPr>
            <w:rFonts w:asciiTheme="majorBidi" w:eastAsia="Times New Roman" w:hAnsiTheme="majorBidi" w:cstheme="majorBidi"/>
          </w:rPr>
          <w:t>Cardamom</w:t>
        </w:r>
      </w:ins>
      <w:r w:rsidRPr="00C41B9B">
        <w:rPr>
          <w:rFonts w:asciiTheme="majorBidi" w:eastAsia="Times New Roman" w:hAnsiTheme="majorBidi" w:cstheme="majorBidi"/>
          <w:rPrChange w:id="20990" w:author="Jane Shaw" w:date="2015-11-01T17:04:00Z">
            <w:rPr/>
          </w:rPrChange>
        </w:rPr>
        <w:t xml:space="preserve"> seeds are enclosed in the capsule produced by perennial herbs of the Zingiberaceae family.</w:t>
      </w:r>
    </w:p>
    <w:p w14:paraId="3C1BD9BA" w14:textId="0AC6D2A5" w:rsidR="00EB7AF1" w:rsidRPr="008E1789" w:rsidRDefault="726F4BD4" w:rsidP="002803E5">
      <w:pPr>
        <w:pStyle w:val="Paragrafoelenco"/>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w:t>
      </w:r>
      <w:ins w:id="20991" w:author="Jane Shaw" w:date="2015-11-01T17:06:00Z">
        <w:r w:rsidR="00C41B9B">
          <w:rPr>
            <w:rFonts w:asciiTheme="majorBidi" w:eastAsia="Times New Roman" w:hAnsiTheme="majorBidi" w:cstheme="majorBidi"/>
          </w:rPr>
          <w:t>.</w:t>
        </w:r>
      </w:ins>
      <w:del w:id="20992" w:author="Jane Shaw" w:date="2015-11-01T17:06:00Z">
        <w:r w:rsidRPr="008E1789" w:rsidDel="00C41B9B">
          <w:rPr>
            <w:rFonts w:asciiTheme="majorBidi" w:eastAsia="Times New Roman" w:hAnsiTheme="majorBidi" w:cstheme="majorBidi"/>
          </w:rPr>
          <w:delText>,</w:delText>
        </w:r>
      </w:del>
      <w:ins w:id="20993" w:author="Jane Shaw" w:date="2015-11-01T17:06:00Z">
        <w:r w:rsidR="00C41B9B">
          <w:rPr>
            <w:rFonts w:asciiTheme="majorBidi" w:eastAsia="Times New Roman" w:hAnsiTheme="majorBidi" w:cstheme="majorBidi"/>
          </w:rPr>
          <w:t xml:space="preserve"> </w:t>
        </w:r>
      </w:ins>
      <w:del w:id="20994" w:author="Jane Shaw" w:date="2015-11-01T17:06:00Z">
        <w:r w:rsidRPr="008E1789" w:rsidDel="00C41B9B">
          <w:rPr>
            <w:rFonts w:asciiTheme="majorBidi" w:eastAsia="Times New Roman" w:hAnsiTheme="majorBidi" w:cstheme="majorBidi"/>
          </w:rPr>
          <w:delText xml:space="preserve"> </w:delText>
        </w:r>
      </w:del>
      <w:r w:rsidR="00C41B9B" w:rsidRPr="008E1789">
        <w:rPr>
          <w:rFonts w:asciiTheme="majorBidi" w:eastAsia="Times New Roman" w:hAnsiTheme="majorBidi" w:cstheme="majorBidi"/>
        </w:rPr>
        <w:t>Includ</w:t>
      </w:r>
      <w:ins w:id="20995" w:author="Jane Shaw" w:date="2015-11-01T17:06:00Z">
        <w:r w:rsidR="00C41B9B">
          <w:rPr>
            <w:rFonts w:asciiTheme="majorBidi" w:eastAsia="Times New Roman" w:hAnsiTheme="majorBidi" w:cstheme="majorBidi"/>
          </w:rPr>
          <w:t>es</w:t>
        </w:r>
      </w:ins>
      <w:del w:id="20996" w:author="Jane Shaw" w:date="2015-11-01T17:06:00Z">
        <w:r w:rsidR="00C41B9B" w:rsidRPr="008E1789" w:rsidDel="00C41B9B">
          <w:rPr>
            <w:rFonts w:asciiTheme="majorBidi" w:eastAsia="Times New Roman" w:hAnsiTheme="majorBidi" w:cstheme="majorBidi"/>
          </w:rPr>
          <w:delText xml:space="preserve">ing </w:delText>
        </w:r>
        <w:r w:rsidRPr="008E1789" w:rsidDel="00C41B9B">
          <w:rPr>
            <w:rFonts w:asciiTheme="majorBidi" w:eastAsia="Times New Roman" w:hAnsiTheme="majorBidi" w:cstheme="majorBidi"/>
          </w:rPr>
          <w:delText>among all</w:delText>
        </w:r>
      </w:del>
      <w:r w:rsidRPr="008E1789">
        <w:rPr>
          <w:rFonts w:asciiTheme="majorBidi" w:eastAsia="Times New Roman" w:hAnsiTheme="majorBidi" w:cstheme="majorBidi"/>
        </w:rPr>
        <w:t>:</w:t>
      </w:r>
      <w:r w:rsidR="00EB7AF1" w:rsidRPr="008E1789">
        <w:rPr>
          <w:rFonts w:asciiTheme="majorBidi" w:hAnsiTheme="majorBidi" w:cstheme="majorBidi"/>
        </w:rPr>
        <w:br/>
      </w:r>
      <w:ins w:id="20997" w:author="Jane Shaw" w:date="2015-11-01T17:06: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ins w:id="20998" w:author="Jane Shaw" w:date="2015-11-01T17:06:00Z">
        <w:r w:rsidR="00C41B9B">
          <w:rPr>
            <w:rFonts w:asciiTheme="majorBidi" w:eastAsia="Times New Roman" w:hAnsiTheme="majorBidi" w:cstheme="majorBidi"/>
          </w:rPr>
          <w:t>;</w:t>
        </w:r>
      </w:ins>
      <w:r w:rsidR="00EB7AF1" w:rsidRPr="008E1789">
        <w:rPr>
          <w:rFonts w:asciiTheme="majorBidi" w:hAnsiTheme="majorBidi" w:cstheme="majorBidi"/>
        </w:rPr>
        <w:br/>
      </w:r>
      <w:ins w:id="20999" w:author="Jane Shaw" w:date="2015-11-01T17:06: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ins w:id="21000" w:author="Jane Shaw" w:date="2015-11-01T17:06:00Z">
        <w:r w:rsidR="00C41B9B">
          <w:rPr>
            <w:rFonts w:asciiTheme="majorBidi" w:eastAsia="Times New Roman" w:hAnsiTheme="majorBidi" w:cstheme="majorBidi"/>
          </w:rPr>
          <w:t>;</w:t>
        </w:r>
      </w:ins>
      <w:r w:rsidR="00EB7AF1" w:rsidRPr="008E1789">
        <w:rPr>
          <w:rFonts w:asciiTheme="majorBidi" w:hAnsiTheme="majorBidi" w:cstheme="majorBidi"/>
        </w:rPr>
        <w:br/>
      </w:r>
      <w:ins w:id="21001" w:author="Jane Shaw" w:date="2015-11-01T17:06: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ins w:id="21002" w:author="Jane Shaw" w:date="2015-11-01T17:06:00Z">
        <w:r w:rsidR="00C41B9B">
          <w:rPr>
            <w:rFonts w:asciiTheme="majorBidi" w:eastAsia="Times New Roman" w:hAnsiTheme="majorBidi" w:cstheme="majorBidi"/>
          </w:rPr>
          <w:t>;</w:t>
        </w:r>
      </w:ins>
      <w:r w:rsidR="00EB7AF1" w:rsidRPr="008E1789">
        <w:rPr>
          <w:rFonts w:asciiTheme="majorBidi" w:hAnsiTheme="majorBidi" w:cstheme="majorBidi"/>
        </w:rPr>
        <w:br/>
      </w:r>
      <w:ins w:id="21003" w:author="Jane Shaw" w:date="2015-11-01T17:06: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ins w:id="21004" w:author="Jane Shaw" w:date="2015-11-01T17:06:00Z">
        <w:r w:rsidR="00C41B9B">
          <w:rPr>
            <w:rFonts w:asciiTheme="majorBidi" w:eastAsia="Times New Roman" w:hAnsiTheme="majorBidi" w:cstheme="majorBidi"/>
          </w:rPr>
          <w:t>;</w:t>
        </w:r>
      </w:ins>
      <w:r w:rsidR="00EB7AF1" w:rsidRPr="008E1789">
        <w:rPr>
          <w:rFonts w:asciiTheme="majorBidi" w:hAnsiTheme="majorBidi" w:cstheme="majorBidi"/>
        </w:rPr>
        <w:br/>
      </w:r>
      <w:ins w:id="21005" w:author="Jane Shaw" w:date="2015-11-01T17:06: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ins w:id="21006" w:author="Jane Shaw" w:date="2015-11-01T17:07:00Z">
        <w:r w:rsidR="00C41B9B">
          <w:rPr>
            <w:rFonts w:asciiTheme="majorBidi" w:eastAsia="Times New Roman" w:hAnsiTheme="majorBidi" w:cstheme="majorBidi"/>
          </w:rPr>
          <w:t>;</w:t>
        </w:r>
      </w:ins>
      <w:r w:rsidR="00EB7AF1" w:rsidRPr="008E1789">
        <w:rPr>
          <w:rFonts w:asciiTheme="majorBidi" w:hAnsiTheme="majorBidi" w:cstheme="majorBidi"/>
        </w:rPr>
        <w:br/>
      </w:r>
      <w:ins w:id="21007" w:author="Jane Shaw" w:date="2015-11-01T17:07: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ins w:id="21008" w:author="Jane Shaw" w:date="2015-11-01T17:07:00Z">
        <w:r w:rsidR="00C41B9B">
          <w:rPr>
            <w:rFonts w:asciiTheme="majorBidi" w:eastAsia="Times New Roman" w:hAnsiTheme="majorBidi" w:cstheme="majorBidi"/>
          </w:rPr>
          <w:t>;</w:t>
        </w:r>
      </w:ins>
      <w:r w:rsidR="00EB7AF1" w:rsidRPr="008E1789">
        <w:rPr>
          <w:rFonts w:asciiTheme="majorBidi" w:hAnsiTheme="majorBidi" w:cstheme="majorBidi"/>
        </w:rPr>
        <w:br/>
      </w:r>
      <w:ins w:id="21009" w:author="Jane Shaw" w:date="2015-11-01T17:07:00Z">
        <w:r w:rsidR="00C41B9B">
          <w:rPr>
            <w:rFonts w:asciiTheme="majorBidi" w:eastAsia="Times New Roman" w:hAnsiTheme="majorBidi" w:cstheme="majorBidi"/>
            <w:i/>
            <w:iCs/>
          </w:rPr>
          <w:t xml:space="preserve">- </w:t>
        </w:r>
      </w:ins>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ins w:id="21010" w:author="Jane Shaw" w:date="2015-11-01T17:07:00Z">
        <w:r w:rsidR="00C41B9B">
          <w:rPr>
            <w:rFonts w:asciiTheme="majorBidi" w:eastAsia="Times New Roman" w:hAnsiTheme="majorBidi" w:cstheme="majorBidi"/>
          </w:rPr>
          <w:t>.</w:t>
        </w:r>
      </w:ins>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w:t>
      </w:r>
      <w:del w:id="21011" w:author="Jane Shaw" w:date="2015-11-01T17:07:00Z">
        <w:r w:rsidRPr="008E1789" w:rsidDel="00C41B9B">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21012" w:author="Jane Shaw" w:date="2015-11-01T17:07:00Z">
        <w:r w:rsidRPr="008E1789" w:rsidDel="00C41B9B">
          <w:rPr>
            <w:rFonts w:asciiTheme="majorBidi" w:eastAsia="Times New Roman" w:hAnsiTheme="majorBidi" w:cstheme="majorBidi"/>
          </w:rPr>
          <w:delText xml:space="preserve">They </w:delText>
        </w:r>
      </w:del>
      <w:r w:rsidRPr="008E1789">
        <w:rPr>
          <w:rFonts w:asciiTheme="majorBidi" w:eastAsia="Times New Roman" w:hAnsiTheme="majorBidi" w:cstheme="majorBidi"/>
        </w:rPr>
        <w:t xml:space="preserve">are normally used as spices, but also have industrial (e.g. in distilleries) and medicinal applications. Fennel seeds, raw, </w:t>
      </w:r>
      <w:ins w:id="21013" w:author="Jane Shaw" w:date="2015-11-01T17:07:00Z">
        <w:r w:rsidR="00C41B9B">
          <w:rPr>
            <w:rFonts w:asciiTheme="majorBidi" w:eastAsia="Times New Roman" w:hAnsiTheme="majorBidi" w:cstheme="majorBidi"/>
          </w:rPr>
          <w:t xml:space="preserve">are </w:t>
        </w:r>
      </w:ins>
      <w:r w:rsidRPr="008E1789">
        <w:rPr>
          <w:rFonts w:asciiTheme="majorBidi" w:eastAsia="Times New Roman" w:hAnsiTheme="majorBidi" w:cstheme="majorBidi"/>
        </w:rPr>
        <w:t>used as spice.</w:t>
      </w:r>
    </w:p>
    <w:p w14:paraId="137C918F" w14:textId="3FCB8616" w:rsidR="002803E5" w:rsidRPr="002803E5"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xml:space="preserve">. Rhizome of a perennial herb. It </w:t>
      </w:r>
      <w:ins w:id="21014" w:author="Jane Shaw" w:date="2015-11-01T17:07:00Z">
        <w:r w:rsidR="00C41B9B">
          <w:rPr>
            <w:rFonts w:asciiTheme="majorBidi" w:eastAsia="Times New Roman" w:hAnsiTheme="majorBidi" w:cstheme="majorBidi"/>
          </w:rPr>
          <w:t xml:space="preserve">is </w:t>
        </w:r>
      </w:ins>
      <w:r w:rsidRPr="008E1789">
        <w:rPr>
          <w:rFonts w:asciiTheme="majorBidi" w:eastAsia="Times New Roman" w:hAnsiTheme="majorBidi" w:cstheme="majorBidi"/>
        </w:rPr>
        <w:t xml:space="preserve">also </w:t>
      </w:r>
      <w:del w:id="21015" w:author="Jane Shaw" w:date="2015-11-01T17:07:00Z">
        <w:r w:rsidRPr="008E1789" w:rsidDel="00C41B9B">
          <w:rPr>
            <w:rFonts w:asciiTheme="majorBidi" w:eastAsia="Times New Roman" w:hAnsiTheme="majorBidi" w:cstheme="majorBidi"/>
          </w:rPr>
          <w:delText xml:space="preserve">is </w:delText>
        </w:r>
      </w:del>
      <w:r w:rsidRPr="008E1789">
        <w:rPr>
          <w:rFonts w:asciiTheme="majorBidi" w:eastAsia="Times New Roman" w:hAnsiTheme="majorBidi" w:cstheme="majorBidi"/>
        </w:rPr>
        <w:t>used for making beverages. Includes fresh, provisionally preserved or dried</w:t>
      </w:r>
      <w:ins w:id="21016" w:author="Jane Shaw" w:date="2015-11-01T17:08:00Z">
        <w:r w:rsidR="00C41B9B">
          <w:rPr>
            <w:rFonts w:asciiTheme="majorBidi" w:eastAsia="Times New Roman" w:hAnsiTheme="majorBidi" w:cstheme="majorBidi"/>
          </w:rPr>
          <w:t xml:space="preserve"> ginger.</w:t>
        </w:r>
      </w:ins>
      <w:del w:id="21017" w:author="Jane Shaw" w:date="2015-11-01T17:08:00Z">
        <w:r w:rsidRPr="008E1789" w:rsidDel="00C41B9B">
          <w:rPr>
            <w:rFonts w:asciiTheme="majorBidi" w:eastAsia="Times New Roman" w:hAnsiTheme="majorBidi" w:cstheme="majorBidi"/>
          </w:rPr>
          <w:delText>,</w:delText>
        </w:r>
      </w:del>
      <w:r w:rsidRPr="008E1789">
        <w:rPr>
          <w:rFonts w:asciiTheme="majorBidi" w:eastAsia="Times New Roman" w:hAnsiTheme="majorBidi" w:cstheme="majorBidi"/>
        </w:rPr>
        <w:t xml:space="preserve"> </w:t>
      </w:r>
      <w:ins w:id="21018" w:author="Jane Shaw" w:date="2015-11-01T17:08:00Z">
        <w:r w:rsidR="00C41B9B">
          <w:rPr>
            <w:rFonts w:asciiTheme="majorBidi" w:eastAsia="Times New Roman" w:hAnsiTheme="majorBidi" w:cstheme="majorBidi"/>
          </w:rPr>
          <w:t xml:space="preserve">Excludes </w:t>
        </w:r>
      </w:ins>
      <w:del w:id="21019" w:author="Jane Shaw" w:date="2015-11-01T17:08:00Z">
        <w:r w:rsidRPr="008E1789" w:rsidDel="00C41B9B">
          <w:rPr>
            <w:rFonts w:asciiTheme="majorBidi" w:eastAsia="Times New Roman" w:hAnsiTheme="majorBidi" w:cstheme="majorBidi"/>
          </w:rPr>
          <w:delText xml:space="preserve">whereas </w:delText>
        </w:r>
      </w:del>
      <w:r w:rsidRPr="008E1789">
        <w:rPr>
          <w:rFonts w:asciiTheme="majorBidi" w:eastAsia="Times New Roman" w:hAnsiTheme="majorBidi" w:cstheme="majorBidi"/>
        </w:rPr>
        <w:t>ginger preserved in sugar or syrup</w:t>
      </w:r>
      <w:del w:id="21020" w:author="Jane Shaw" w:date="2015-11-01T17:08:00Z">
        <w:r w:rsidRPr="008E1789" w:rsidDel="00C41B9B">
          <w:rPr>
            <w:rFonts w:asciiTheme="majorBidi" w:eastAsia="Times New Roman" w:hAnsiTheme="majorBidi" w:cstheme="majorBidi"/>
          </w:rPr>
          <w:delText xml:space="preserve"> is excluded</w:delText>
        </w:r>
      </w:del>
      <w:r w:rsidRPr="008E1789">
        <w:rPr>
          <w:rFonts w:asciiTheme="majorBidi" w:eastAsia="Times New Roman" w:hAnsiTheme="majorBidi" w:cstheme="majorBidi"/>
        </w:rPr>
        <w:t>.</w:t>
      </w:r>
    </w:p>
    <w:p w14:paraId="2CE8DE63" w14:textId="25A7820E" w:rsidR="00EB7AF1" w:rsidRPr="008E1789" w:rsidRDefault="726F4BD4" w:rsidP="002803E5">
      <w:pPr>
        <w:pStyle w:val="Paragrafoelenco"/>
        <w:contextualSpacing w:val="0"/>
        <w:jc w:val="both"/>
        <w:rPr>
          <w:rFonts w:asciiTheme="majorBidi" w:hAnsiTheme="majorBidi" w:cstheme="majorBidi"/>
        </w:rPr>
      </w:pPr>
      <w:r w:rsidRPr="008E1789">
        <w:rPr>
          <w:rFonts w:asciiTheme="majorBidi" w:eastAsia="Times New Roman" w:hAnsiTheme="majorBidi" w:cstheme="majorBidi"/>
        </w:rPr>
        <w:t xml:space="preserve">Other spices not elsewhere classified are also </w:t>
      </w:r>
      <w:del w:id="21021" w:author="Jane Shaw" w:date="2015-11-01T17:08:00Z">
        <w:r w:rsidRPr="008E1789" w:rsidDel="00C41B9B">
          <w:rPr>
            <w:rFonts w:asciiTheme="majorBidi" w:eastAsia="Times New Roman" w:hAnsiTheme="majorBidi" w:cstheme="majorBidi"/>
          </w:rPr>
          <w:delText xml:space="preserve">here </w:delText>
        </w:r>
      </w:del>
      <w:r w:rsidRPr="008E1789">
        <w:rPr>
          <w:rFonts w:asciiTheme="majorBidi" w:eastAsia="Times New Roman" w:hAnsiTheme="majorBidi" w:cstheme="majorBidi"/>
        </w:rPr>
        <w:t>included</w:t>
      </w:r>
      <w:ins w:id="21022" w:author="Jane Shaw" w:date="2015-11-01T17:08:00Z">
        <w:r w:rsidR="00C41B9B">
          <w:rPr>
            <w:rFonts w:asciiTheme="majorBidi" w:eastAsia="Times New Roman" w:hAnsiTheme="majorBidi" w:cstheme="majorBidi"/>
          </w:rPr>
          <w:t xml:space="preserve"> here</w:t>
        </w:r>
      </w:ins>
      <w:r w:rsidRPr="008E1789">
        <w:rPr>
          <w:rFonts w:asciiTheme="majorBidi" w:eastAsia="Times New Roman" w:hAnsiTheme="majorBidi" w:cstheme="majorBidi"/>
        </w:rPr>
        <w:t>.</w:t>
      </w:r>
    </w:p>
    <w:p w14:paraId="7CA841B8"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5DEE342A"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16542712" w14:textId="0E171889" w:rsidR="00EB7AF1" w:rsidRPr="008E1789" w:rsidRDefault="00783289" w:rsidP="00C4334D">
      <w:pPr>
        <w:pStyle w:val="Titolo2"/>
      </w:pPr>
      <w:bookmarkStart w:id="21023" w:name="_Toc308029395"/>
      <w:bookmarkStart w:id="21024" w:name="_Toc308029586"/>
      <w:ins w:id="21025" w:author="Jane Shaw" w:date="2015-11-01T17:08:00Z">
        <w:r>
          <w:t xml:space="preserve">7.13 </w:t>
        </w:r>
      </w:ins>
      <w:r w:rsidR="726F4BD4" w:rsidRPr="008E1789">
        <w:t>Alcoholic beverages</w:t>
      </w:r>
      <w:bookmarkEnd w:id="21023"/>
      <w:bookmarkEnd w:id="21024"/>
    </w:p>
    <w:p w14:paraId="356BA206" w14:textId="580C242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BEVERAGES include five main groups of commodities that differ by source, use, nutritive value and </w:t>
      </w:r>
      <w:del w:id="21026" w:author="Jane Shaw" w:date="2015-11-01T17:09:00Z">
        <w:r w:rsidRPr="008E1789" w:rsidDel="00783289">
          <w:rPr>
            <w:rFonts w:asciiTheme="majorBidi" w:eastAsia="Times New Roman" w:hAnsiTheme="majorBidi" w:cstheme="majorBidi"/>
            <w:lang w:val="en-GB"/>
          </w:rPr>
          <w:delText xml:space="preserve">in their </w:delText>
        </w:r>
      </w:del>
      <w:r w:rsidRPr="008E1789">
        <w:rPr>
          <w:rFonts w:asciiTheme="majorBidi" w:eastAsia="Times New Roman" w:hAnsiTheme="majorBidi" w:cstheme="majorBidi"/>
          <w:lang w:val="en-GB"/>
        </w:rPr>
        <w:t xml:space="preserve">commercial importance. The first group includes </w:t>
      </w:r>
      <w:del w:id="21027" w:author="Jane Shaw" w:date="2015-11-01T17:09:00Z">
        <w:r w:rsidRPr="008E1789" w:rsidDel="00783289">
          <w:rPr>
            <w:rFonts w:asciiTheme="majorBidi" w:eastAsia="Times New Roman" w:hAnsiTheme="majorBidi" w:cstheme="majorBidi"/>
            <w:lang w:val="en-GB"/>
          </w:rPr>
          <w:delText xml:space="preserve">those </w:delText>
        </w:r>
      </w:del>
      <w:r w:rsidRPr="008E1789">
        <w:rPr>
          <w:rFonts w:asciiTheme="majorBidi" w:eastAsia="Times New Roman" w:hAnsiTheme="majorBidi" w:cstheme="majorBidi"/>
          <w:lang w:val="en-GB"/>
        </w:rPr>
        <w:t xml:space="preserve">products usually found in nature and used mainly for drinking purposes, such as water, ice and snow. Mineral water and aerated water, even when artificially produced, are also included here. The second group includes water to which sweeteners and flavourings have been added. </w:t>
      </w:r>
      <w:del w:id="21028" w:author="Jane Shaw" w:date="2015-11-01T17:09:00Z">
        <w:r w:rsidRPr="008E1789" w:rsidDel="00783289">
          <w:rPr>
            <w:rFonts w:asciiTheme="majorBidi" w:eastAsia="Times New Roman" w:hAnsiTheme="majorBidi" w:cstheme="majorBidi"/>
            <w:lang w:val="en-GB"/>
          </w:rPr>
          <w:delText xml:space="preserve">This group of </w:delText>
        </w:r>
      </w:del>
      <w:ins w:id="21029" w:author="Jane Shaw" w:date="2015-11-01T17:09:00Z">
        <w:r w:rsidR="00783289">
          <w:rPr>
            <w:rFonts w:asciiTheme="majorBidi" w:eastAsia="Times New Roman" w:hAnsiTheme="majorBidi" w:cstheme="majorBidi"/>
            <w:lang w:val="en-GB"/>
          </w:rPr>
          <w:t xml:space="preserve">These </w:t>
        </w:r>
      </w:ins>
      <w:r w:rsidRPr="008E1789">
        <w:rPr>
          <w:rFonts w:asciiTheme="majorBidi" w:eastAsia="Times New Roman" w:hAnsiTheme="majorBidi" w:cstheme="majorBidi"/>
          <w:lang w:val="en-GB"/>
        </w:rPr>
        <w:t>beverages ha</w:t>
      </w:r>
      <w:ins w:id="21030" w:author="Jane Shaw" w:date="2015-11-01T17:09:00Z">
        <w:r w:rsidR="00783289">
          <w:rPr>
            <w:rFonts w:asciiTheme="majorBidi" w:eastAsia="Times New Roman" w:hAnsiTheme="majorBidi" w:cstheme="majorBidi"/>
            <w:lang w:val="en-GB"/>
          </w:rPr>
          <w:t>ve</w:t>
        </w:r>
      </w:ins>
      <w:del w:id="21031" w:author="Jane Shaw" w:date="2015-11-01T17:09:00Z">
        <w:r w:rsidRPr="008E1789" w:rsidDel="00783289">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been gaining large markets in recent years and represent</w:t>
      </w:r>
      <w:del w:id="21032" w:author="Jane Shaw" w:date="2015-11-01T17:09:00Z">
        <w:r w:rsidRPr="008E1789" w:rsidDel="00783289">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 important contribution to food consumption in some areas because of the</w:t>
      </w:r>
      <w:ins w:id="21033" w:author="Jane Shaw" w:date="2015-11-01T17:10:00Z">
        <w:r w:rsidR="00783289">
          <w:rPr>
            <w:rFonts w:asciiTheme="majorBidi" w:eastAsia="Times New Roman" w:hAnsiTheme="majorBidi" w:cstheme="majorBidi"/>
            <w:lang w:val="en-GB"/>
          </w:rPr>
          <w:t>ir</w:t>
        </w:r>
      </w:ins>
      <w:r w:rsidRPr="008E1789">
        <w:rPr>
          <w:rFonts w:asciiTheme="majorBidi" w:eastAsia="Times New Roman" w:hAnsiTheme="majorBidi" w:cstheme="majorBidi"/>
          <w:lang w:val="en-GB"/>
        </w:rPr>
        <w:t xml:space="preserve"> sweetener content (up to 20</w:t>
      </w:r>
      <w:del w:id="21034" w:author="Jane Shaw" w:date="2015-10-22T19:08:00Z">
        <w:r w:rsidRPr="008E1789" w:rsidDel="004414AA">
          <w:rPr>
            <w:rFonts w:asciiTheme="majorBidi" w:eastAsia="Times New Roman" w:hAnsiTheme="majorBidi" w:cstheme="majorBidi"/>
            <w:lang w:val="en-GB"/>
          </w:rPr>
          <w:delText>%</w:delText>
        </w:r>
      </w:del>
      <w:ins w:id="2103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by weight)</w:t>
      </w:r>
      <w:del w:id="21036" w:author="Jane Shaw" w:date="2015-11-01T17:10:00Z">
        <w:r w:rsidRPr="008E1789" w:rsidDel="00783289">
          <w:rPr>
            <w:rFonts w:asciiTheme="majorBidi" w:eastAsia="Times New Roman" w:hAnsiTheme="majorBidi" w:cstheme="majorBidi"/>
            <w:lang w:val="en-GB"/>
          </w:rPr>
          <w:delText xml:space="preserve"> of these beverages</w:delText>
        </w:r>
      </w:del>
      <w:r w:rsidRPr="008E1789">
        <w:rPr>
          <w:rFonts w:asciiTheme="majorBidi" w:eastAsia="Times New Roman" w:hAnsiTheme="majorBidi" w:cstheme="majorBidi"/>
          <w:lang w:val="en-GB"/>
        </w:rPr>
        <w:t xml:space="preserve">. The third group includes the most traditional alcoholic beverages consumed by humans. Typically, the alcohol content of these beverages, which is obtained through fermentation of many vegetable crops, varies </w:t>
      </w:r>
      <w:del w:id="21037" w:author="Jane Shaw" w:date="2015-11-01T17:10:00Z">
        <w:r w:rsidRPr="008E1789" w:rsidDel="00783289">
          <w:rPr>
            <w:rFonts w:asciiTheme="majorBidi" w:eastAsia="Times New Roman" w:hAnsiTheme="majorBidi" w:cstheme="majorBidi"/>
            <w:lang w:val="en-GB"/>
          </w:rPr>
          <w:delText xml:space="preserve">between </w:delText>
        </w:r>
      </w:del>
      <w:ins w:id="21038" w:author="Jane Shaw" w:date="2015-11-01T17:10:00Z">
        <w:r w:rsidR="00783289">
          <w:rPr>
            <w:rFonts w:asciiTheme="majorBidi" w:eastAsia="Times New Roman" w:hAnsiTheme="majorBidi" w:cstheme="majorBidi"/>
            <w:lang w:val="en-GB"/>
          </w:rPr>
          <w:t xml:space="preserve">from </w:t>
        </w:r>
      </w:ins>
      <w:r w:rsidRPr="008E1789">
        <w:rPr>
          <w:rFonts w:asciiTheme="majorBidi" w:eastAsia="Times New Roman" w:hAnsiTheme="majorBidi" w:cstheme="majorBidi"/>
          <w:lang w:val="en-GB"/>
        </w:rPr>
        <w:t xml:space="preserve">3 </w:t>
      </w:r>
      <w:del w:id="21039" w:author="Jane Shaw" w:date="2015-11-01T17:10:00Z">
        <w:r w:rsidRPr="008E1789" w:rsidDel="00783289">
          <w:rPr>
            <w:rFonts w:asciiTheme="majorBidi" w:eastAsia="Times New Roman" w:hAnsiTheme="majorBidi" w:cstheme="majorBidi"/>
            <w:lang w:val="en-GB"/>
          </w:rPr>
          <w:delText xml:space="preserve">and </w:delText>
        </w:r>
      </w:del>
      <w:ins w:id="21040" w:author="Jane Shaw" w:date="2015-11-01T17:10:00Z">
        <w:r w:rsidR="00783289">
          <w:rPr>
            <w:rFonts w:asciiTheme="majorBidi" w:eastAsia="Times New Roman" w:hAnsiTheme="majorBidi" w:cstheme="majorBidi"/>
            <w:lang w:val="en-GB"/>
          </w:rPr>
          <w:t xml:space="preserve">to </w:t>
        </w:r>
      </w:ins>
      <w:r w:rsidRPr="008E1789">
        <w:rPr>
          <w:rFonts w:asciiTheme="majorBidi" w:eastAsia="Times New Roman" w:hAnsiTheme="majorBidi" w:cstheme="majorBidi"/>
          <w:lang w:val="en-GB"/>
        </w:rPr>
        <w:t>25</w:t>
      </w:r>
      <w:del w:id="21041" w:author="Jane Shaw" w:date="2015-10-22T19:08:00Z">
        <w:r w:rsidRPr="008E1789" w:rsidDel="004414AA">
          <w:rPr>
            <w:rFonts w:asciiTheme="majorBidi" w:eastAsia="Times New Roman" w:hAnsiTheme="majorBidi" w:cstheme="majorBidi"/>
            <w:lang w:val="en-GB"/>
          </w:rPr>
          <w:delText>%</w:delText>
        </w:r>
      </w:del>
      <w:ins w:id="21042"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The fourth group refers to un</w:t>
      </w:r>
      <w:ins w:id="21043" w:author="Jane Shaw" w:date="2015-11-01T17:10:00Z">
        <w:r w:rsidR="00783289">
          <w:rPr>
            <w:rFonts w:asciiTheme="majorBidi" w:eastAsia="Times New Roman" w:hAnsiTheme="majorBidi" w:cstheme="majorBidi"/>
            <w:lang w:val="en-GB"/>
          </w:rPr>
          <w:t>-</w:t>
        </w:r>
      </w:ins>
      <w:r w:rsidRPr="008E1789">
        <w:rPr>
          <w:rFonts w:asciiTheme="majorBidi" w:eastAsia="Times New Roman" w:hAnsiTheme="majorBidi" w:cstheme="majorBidi"/>
          <w:lang w:val="en-GB"/>
        </w:rPr>
        <w:t>denatured ethyl alcohol with alcoholic strength by volume of less than 80</w:t>
      </w:r>
      <w:del w:id="21044" w:author="Jane Shaw" w:date="2015-10-22T19:08:00Z">
        <w:r w:rsidRPr="008E1789" w:rsidDel="004414AA">
          <w:rPr>
            <w:rFonts w:asciiTheme="majorBidi" w:eastAsia="Times New Roman" w:hAnsiTheme="majorBidi" w:cstheme="majorBidi"/>
            <w:lang w:val="en-GB"/>
          </w:rPr>
          <w:delText>%</w:delText>
        </w:r>
      </w:del>
      <w:ins w:id="21045"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and usually between 40 and 50</w:t>
      </w:r>
      <w:del w:id="21046" w:author="Jane Shaw" w:date="2015-10-22T19:08:00Z">
        <w:r w:rsidRPr="008E1789" w:rsidDel="004414AA">
          <w:rPr>
            <w:rFonts w:asciiTheme="majorBidi" w:eastAsia="Times New Roman" w:hAnsiTheme="majorBidi" w:cstheme="majorBidi"/>
            <w:lang w:val="en-GB"/>
          </w:rPr>
          <w:delText>%</w:delText>
        </w:r>
      </w:del>
      <w:ins w:id="21047" w:author="Jane Shaw" w:date="2015-10-22T19:08: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This category includes all </w:t>
      </w:r>
      <w:del w:id="21048" w:author="Jane Shaw" w:date="2015-11-01T17:10:00Z">
        <w:r w:rsidRPr="008E1789" w:rsidDel="00783289">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 xml:space="preserve">distilled alcoholic beverages, whether or not sweeteners and/or flavourings have been added. The fifth </w:t>
      </w:r>
      <w:del w:id="21049" w:author="Jane Shaw" w:date="2015-11-01T17:10:00Z">
        <w:r w:rsidRPr="008E1789" w:rsidDel="00783289">
          <w:rPr>
            <w:rFonts w:asciiTheme="majorBidi" w:eastAsia="Times New Roman" w:hAnsiTheme="majorBidi" w:cstheme="majorBidi"/>
            <w:lang w:val="en-GB"/>
          </w:rPr>
          <w:delText xml:space="preserve">and final </w:delText>
        </w:r>
      </w:del>
      <w:r w:rsidRPr="008E1789">
        <w:rPr>
          <w:rFonts w:asciiTheme="majorBidi" w:eastAsia="Times New Roman" w:hAnsiTheme="majorBidi" w:cstheme="majorBidi"/>
          <w:lang w:val="en-GB"/>
        </w:rPr>
        <w:t xml:space="preserve">group includes products that are not for human consumption, but are included here because they are closely related to alcoholic beverages. In </w:t>
      </w:r>
      <w:del w:id="21050" w:author="Jane Shaw" w:date="2015-11-01T17:11:00Z">
        <w:r w:rsidRPr="008E1789" w:rsidDel="00783289">
          <w:rPr>
            <w:rFonts w:asciiTheme="majorBidi" w:eastAsia="Times New Roman" w:hAnsiTheme="majorBidi" w:cstheme="majorBidi"/>
            <w:lang w:val="en-GB"/>
          </w:rPr>
          <w:delText>this case</w:delText>
        </w:r>
      </w:del>
      <w:ins w:id="21051" w:author="Jane Shaw" w:date="2015-11-01T17:11:00Z">
        <w:r w:rsidR="00783289">
          <w:rPr>
            <w:rFonts w:asciiTheme="majorBidi" w:eastAsia="Times New Roman" w:hAnsiTheme="majorBidi" w:cstheme="majorBidi"/>
            <w:lang w:val="en-GB"/>
          </w:rPr>
          <w:t>these products</w:t>
        </w:r>
      </w:ins>
      <w:r w:rsidRPr="008E1789">
        <w:rPr>
          <w:rFonts w:asciiTheme="majorBidi" w:eastAsia="Times New Roman" w:hAnsiTheme="majorBidi" w:cstheme="majorBidi"/>
          <w:lang w:val="en-GB"/>
        </w:rPr>
        <w:t xml:space="preserve">, the strength of alcohol by volume is </w:t>
      </w:r>
      <w:ins w:id="21052" w:author="Jane Shaw" w:date="2015-11-01T17:11:00Z">
        <w:r w:rsidR="00783289">
          <w:rPr>
            <w:rFonts w:asciiTheme="majorBidi" w:eastAsia="Times New Roman" w:hAnsiTheme="majorBidi" w:cstheme="majorBidi"/>
            <w:lang w:val="en-GB"/>
          </w:rPr>
          <w:t xml:space="preserve">at least </w:t>
        </w:r>
      </w:ins>
      <w:r w:rsidRPr="008E1789">
        <w:rPr>
          <w:rFonts w:asciiTheme="majorBidi" w:eastAsia="Times New Roman" w:hAnsiTheme="majorBidi" w:cstheme="majorBidi"/>
          <w:lang w:val="en-GB"/>
        </w:rPr>
        <w:t>80</w:t>
      </w:r>
      <w:del w:id="21053" w:author="Jane Shaw" w:date="2015-10-22T19:09:00Z">
        <w:r w:rsidRPr="008E1789" w:rsidDel="004414AA">
          <w:rPr>
            <w:rFonts w:asciiTheme="majorBidi" w:eastAsia="Times New Roman" w:hAnsiTheme="majorBidi" w:cstheme="majorBidi"/>
            <w:lang w:val="en-GB"/>
          </w:rPr>
          <w:delText>%</w:delText>
        </w:r>
      </w:del>
      <w:ins w:id="21054" w:author="Jane Shaw" w:date="2015-10-22T19:09:00Z">
        <w:r w:rsidR="004414AA">
          <w:rPr>
            <w:rFonts w:asciiTheme="majorBidi" w:eastAsia="Times New Roman" w:hAnsiTheme="majorBidi" w:cstheme="majorBidi"/>
            <w:lang w:val="en-GB"/>
          </w:rPr>
          <w:t xml:space="preserve"> percent</w:t>
        </w:r>
      </w:ins>
      <w:del w:id="21055" w:author="Jane Shaw" w:date="2015-11-01T17:11:00Z">
        <w:r w:rsidRPr="008E1789" w:rsidDel="00783289">
          <w:rPr>
            <w:rFonts w:asciiTheme="majorBidi" w:eastAsia="Times New Roman" w:hAnsiTheme="majorBidi" w:cstheme="majorBidi"/>
            <w:lang w:val="en-GB"/>
          </w:rPr>
          <w:delText xml:space="preserve"> and higher</w:delText>
        </w:r>
      </w:del>
      <w:r w:rsidRPr="008E1789">
        <w:rPr>
          <w:rFonts w:asciiTheme="majorBidi" w:eastAsia="Times New Roman" w:hAnsiTheme="majorBidi" w:cstheme="majorBidi"/>
          <w:lang w:val="en-GB"/>
        </w:rPr>
        <w:t>. This group includes both un</w:t>
      </w:r>
      <w:ins w:id="21056" w:author="Jane Shaw" w:date="2015-11-01T17:11:00Z">
        <w:r w:rsidR="00783289">
          <w:rPr>
            <w:rFonts w:asciiTheme="majorBidi" w:eastAsia="Times New Roman" w:hAnsiTheme="majorBidi" w:cstheme="majorBidi"/>
            <w:lang w:val="en-GB"/>
          </w:rPr>
          <w:t>-</w:t>
        </w:r>
      </w:ins>
      <w:r w:rsidRPr="008E1789">
        <w:rPr>
          <w:rFonts w:asciiTheme="majorBidi" w:eastAsia="Times New Roman" w:hAnsiTheme="majorBidi" w:cstheme="majorBidi"/>
          <w:lang w:val="en-GB"/>
        </w:rPr>
        <w:t>denatured and denatured alcohol.</w:t>
      </w:r>
    </w:p>
    <w:p w14:paraId="7D339AC4" w14:textId="7777777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14:paraId="3FC54232" w14:textId="313C565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057" w:author="Jane Shaw" w:date="2015-11-01T17:11:00Z">
        <w:r w:rsidRPr="008E1789" w:rsidDel="0078328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wine (24212.02)</w:t>
      </w:r>
      <w:ins w:id="21058" w:author="Jane Shaw" w:date="2015-11-01T17:11:00Z">
        <w:r w:rsidR="00783289">
          <w:rPr>
            <w:rFonts w:asciiTheme="majorBidi" w:eastAsia="Times New Roman" w:hAnsiTheme="majorBidi" w:cstheme="majorBidi"/>
            <w:lang w:val="en-GB"/>
          </w:rPr>
          <w:t>;</w:t>
        </w:r>
      </w:ins>
      <w:del w:id="21059" w:author="Jane Shaw" w:date="2015-11-01T17:11:00Z">
        <w:r w:rsidRPr="008E1789" w:rsidDel="0078328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sparkling wine of fresh grapes (24211)</w:t>
      </w:r>
      <w:ins w:id="21060" w:author="Jane Shaw" w:date="2015-11-01T17:16:00Z">
        <w:r w:rsidR="00A50179">
          <w:rPr>
            <w:rFonts w:asciiTheme="majorBidi" w:eastAsia="Times New Roman" w:hAnsiTheme="majorBidi" w:cstheme="majorBidi"/>
            <w:lang w:val="en-GB"/>
          </w:rPr>
          <w:t>;</w:t>
        </w:r>
      </w:ins>
      <w:del w:id="21061" w:author="Jane Shaw" w:date="2015-11-01T17:16: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1062" w:author="Jane Shaw" w:date="2015-11-01T17:16:00Z">
        <w:r w:rsidRPr="008E1789" w:rsidDel="00A5017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vermouth and other wine of fresh grapes flavoured with pla</w:t>
      </w:r>
      <w:ins w:id="21063" w:author="Jane Shaw" w:date="2015-11-01T17:16:00Z">
        <w:r w:rsidR="00A50179">
          <w:rPr>
            <w:rFonts w:asciiTheme="majorBidi" w:eastAsia="Times New Roman" w:hAnsiTheme="majorBidi" w:cstheme="majorBidi"/>
            <w:lang w:val="en-GB"/>
          </w:rPr>
          <w:t>n</w:t>
        </w:r>
      </w:ins>
      <w:r w:rsidRPr="008E1789">
        <w:rPr>
          <w:rFonts w:asciiTheme="majorBidi" w:eastAsia="Times New Roman" w:hAnsiTheme="majorBidi" w:cstheme="majorBidi"/>
          <w:lang w:val="en-GB"/>
        </w:rPr>
        <w:t>ts or aromatic substances (24220).</w:t>
      </w:r>
    </w:p>
    <w:p w14:paraId="0D894EB6" w14:textId="57937F83"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Wine of fresh grapes</w:t>
      </w:r>
      <w:ins w:id="21064" w:author="Jane Shaw" w:date="2015-11-01T17:20:00Z">
        <w:r w:rsidR="00A50179">
          <w:rPr>
            <w:rFonts w:asciiTheme="majorBidi" w:eastAsia="Times New Roman" w:hAnsiTheme="majorBidi" w:cstheme="majorBidi"/>
            <w:lang w:val="en-GB"/>
          </w:rPr>
          <w:t>.</w:t>
        </w:r>
      </w:ins>
      <w:del w:id="21065" w:author="Jane Shaw" w:date="2015-11-01T17:20: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14:paraId="679D47B9" w14:textId="1DE33A93" w:rsidR="00EB7AF1" w:rsidRPr="008E1789" w:rsidDel="00A50179" w:rsidRDefault="726F4BD4" w:rsidP="00C500F7">
      <w:pPr>
        <w:jc w:val="both"/>
        <w:rPr>
          <w:del w:id="21066" w:author="Jane Shaw" w:date="2015-11-01T17:16:00Z"/>
          <w:rFonts w:asciiTheme="majorBidi" w:hAnsiTheme="majorBidi" w:cstheme="majorBidi"/>
          <w:lang w:val="en-GB"/>
        </w:rPr>
      </w:pPr>
      <w:r w:rsidRPr="008E1789">
        <w:rPr>
          <w:rFonts w:asciiTheme="majorBidi" w:eastAsia="Times New Roman" w:hAnsiTheme="majorBidi" w:cstheme="majorBidi"/>
          <w:lang w:val="en-GB"/>
        </w:rPr>
        <w:t>Dessert (or liqueur) wines</w:t>
      </w:r>
      <w:ins w:id="21067" w:author="Jane Shaw" w:date="2015-11-01T17:20: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w:t>
      </w:r>
      <w:ins w:id="21068" w:author="Jane Shaw" w:date="2015-11-01T17:20:00Z">
        <w:r w:rsidR="00A50179">
          <w:rPr>
            <w:rFonts w:asciiTheme="majorBidi" w:eastAsia="Times New Roman" w:hAnsiTheme="majorBidi" w:cstheme="majorBidi"/>
            <w:lang w:val="en-GB"/>
          </w:rPr>
          <w:t>s</w:t>
        </w:r>
      </w:ins>
      <w:del w:id="21069" w:author="Jane Shaw" w:date="2015-11-01T17:16:00Z">
        <w:r w:rsidRPr="008E1789" w:rsidDel="00A50179">
          <w:rPr>
            <w:rFonts w:asciiTheme="majorBidi" w:eastAsia="Times New Roman" w:hAnsiTheme="majorBidi" w:cstheme="majorBidi"/>
            <w:lang w:val="en-GB"/>
          </w:rPr>
          <w:delText>, inter alia,</w:delText>
        </w:r>
      </w:del>
      <w:r w:rsidR="00A50179"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Canary, Cyprus, Lacryma Christi, Madeira, Malaga, Malmsey, Marsala, Port, Samos and Sherry.</w:t>
      </w:r>
      <w:ins w:id="21070" w:author="Jane Shaw" w:date="2015-11-01T17:16:00Z">
        <w:r w:rsidR="00A50179">
          <w:rPr>
            <w:rFonts w:asciiTheme="majorBidi" w:eastAsia="Times New Roman" w:hAnsiTheme="majorBidi" w:cstheme="majorBidi"/>
            <w:lang w:val="en-GB"/>
          </w:rPr>
          <w:t xml:space="preserve"> </w:t>
        </w:r>
      </w:ins>
    </w:p>
    <w:p w14:paraId="17D57979" w14:textId="27F3D0E7" w:rsidR="00EB7AF1" w:rsidRPr="008E1789" w:rsidRDefault="726F4BD4" w:rsidP="00C500F7">
      <w:pPr>
        <w:jc w:val="both"/>
        <w:rPr>
          <w:rFonts w:asciiTheme="majorBidi" w:hAnsiTheme="majorBidi" w:cstheme="majorBidi"/>
          <w:lang w:val="en-GB"/>
        </w:rPr>
      </w:pPr>
      <w:del w:id="21071" w:author="Jane Shaw" w:date="2015-11-01T17:16:00Z">
        <w:r w:rsidRPr="008E1789" w:rsidDel="00A50179">
          <w:rPr>
            <w:rFonts w:asciiTheme="majorBidi" w:eastAsia="Times New Roman" w:hAnsiTheme="majorBidi" w:cstheme="majorBidi"/>
            <w:lang w:val="en-GB"/>
          </w:rPr>
          <w:delText xml:space="preserve">It </w:delText>
        </w:r>
      </w:del>
      <w:r w:rsidR="00A50179" w:rsidRPr="008E1789">
        <w:rPr>
          <w:rFonts w:asciiTheme="majorBidi" w:eastAsia="Times New Roman" w:hAnsiTheme="majorBidi" w:cstheme="majorBidi"/>
          <w:lang w:val="en-GB"/>
        </w:rPr>
        <w:t>Includes champagne</w:t>
      </w:r>
      <w:r w:rsidRPr="008E1789">
        <w:rPr>
          <w:rFonts w:asciiTheme="majorBidi" w:eastAsia="Times New Roman" w:hAnsiTheme="majorBidi" w:cstheme="majorBidi"/>
          <w:lang w:val="en-GB"/>
        </w:rPr>
        <w:t>.</w:t>
      </w:r>
    </w:p>
    <w:p w14:paraId="73A1D4B2" w14:textId="0FBFD20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Vermouths and other wine of fresh grapes flavoured with pla</w:t>
      </w:r>
      <w:ins w:id="21072" w:author="Jane Shaw" w:date="2015-11-01T17:16:00Z">
        <w:r w:rsidR="00A50179">
          <w:rPr>
            <w:rFonts w:asciiTheme="majorBidi" w:eastAsia="Times New Roman" w:hAnsiTheme="majorBidi" w:cstheme="majorBidi"/>
            <w:lang w:val="en-GB"/>
          </w:rPr>
          <w:t>n</w:t>
        </w:r>
      </w:ins>
      <w:r w:rsidRPr="008E1789">
        <w:rPr>
          <w:rFonts w:asciiTheme="majorBidi" w:eastAsia="Times New Roman" w:hAnsiTheme="majorBidi" w:cstheme="majorBidi"/>
          <w:lang w:val="en-GB"/>
        </w:rPr>
        <w:t>ts or aromatic substances</w:t>
      </w:r>
      <w:ins w:id="21073" w:author="Jane Shaw" w:date="2015-11-01T17:20: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w:t>
      </w:r>
      <w:r w:rsidR="00A50179" w:rsidRPr="008E1789">
        <w:rPr>
          <w:rFonts w:asciiTheme="majorBidi" w:eastAsia="Times New Roman" w:hAnsiTheme="majorBidi" w:cstheme="majorBidi"/>
          <w:strike/>
          <w:lang w:val="en-GB"/>
        </w:rPr>
        <w:t>s</w:t>
      </w:r>
      <w:r w:rsidR="00A50179"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beverages made with wine of fresh grapes and flavoured with aromatic substances.</w:t>
      </w:r>
    </w:p>
    <w:p w14:paraId="2269A448" w14:textId="36E9A5EC"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2656 </w:t>
      </w:r>
      <w:ins w:id="21074" w:author="Jane Shaw" w:date="2015-11-01T17:17:00Z">
        <w:r w:rsidR="00A50179">
          <w:rPr>
            <w:rFonts w:asciiTheme="majorBidi" w:hAnsiTheme="majorBidi" w:cstheme="majorBidi"/>
            <w:lang w:val="en-GB"/>
          </w:rPr>
          <w:t>–</w:t>
        </w:r>
      </w:ins>
      <w:del w:id="21075" w:author="Jane Shaw" w:date="2015-11-01T17:17:00Z">
        <w:r w:rsidRPr="008E1789" w:rsidDel="00A50179">
          <w:rPr>
            <w:rFonts w:asciiTheme="majorBidi" w:hAnsiTheme="majorBidi" w:cstheme="majorBidi"/>
            <w:lang w:val="en-GB"/>
          </w:rPr>
          <w:delText>-</w:delText>
        </w:r>
      </w:del>
      <w:r w:rsidRPr="008E1789">
        <w:rPr>
          <w:rFonts w:asciiTheme="majorBidi" w:hAnsiTheme="majorBidi" w:cstheme="majorBidi"/>
          <w:lang w:val="en-GB"/>
        </w:rPr>
        <w:t xml:space="preserve"> Beer of </w:t>
      </w:r>
      <w:r w:rsidR="00A50179" w:rsidRPr="008E1789">
        <w:rPr>
          <w:rFonts w:asciiTheme="majorBidi" w:hAnsiTheme="majorBidi" w:cstheme="majorBidi"/>
          <w:lang w:val="en-GB"/>
        </w:rPr>
        <w:t>barley</w:t>
      </w:r>
    </w:p>
    <w:p w14:paraId="49D01C1F" w14:textId="598A92C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076" w:author="Jane Shaw" w:date="2015-11-01T17:17: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beer of barley, malted (24310.01)</w:t>
      </w:r>
      <w:ins w:id="21077" w:author="Jane Shaw" w:date="2015-11-01T17:17: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078" w:author="Jane Shaw" w:date="2015-11-01T17:17:00Z">
        <w:r w:rsidRPr="008E1789" w:rsidDel="00A5017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other non-alcoholic caloric beverages (24490).</w:t>
      </w:r>
    </w:p>
    <w:p w14:paraId="4FD3B36B" w14:textId="7F23AC35" w:rsidR="00EB7AF1" w:rsidRPr="008E1789" w:rsidDel="00A50179" w:rsidRDefault="726F4BD4" w:rsidP="00C500F7">
      <w:pPr>
        <w:jc w:val="both"/>
        <w:rPr>
          <w:del w:id="21079" w:author="Jane Shaw" w:date="2015-11-01T17:17:00Z"/>
          <w:rFonts w:asciiTheme="majorBidi" w:hAnsiTheme="majorBidi" w:cstheme="majorBidi"/>
          <w:lang w:val="en-GB"/>
        </w:rPr>
      </w:pPr>
      <w:r w:rsidRPr="008E1789">
        <w:rPr>
          <w:rFonts w:asciiTheme="majorBidi" w:eastAsia="Times New Roman" w:hAnsiTheme="majorBidi" w:cstheme="majorBidi"/>
          <w:lang w:val="en-GB"/>
        </w:rPr>
        <w:t xml:space="preserve">Beer of </w:t>
      </w:r>
      <w:r w:rsidR="00A50179" w:rsidRPr="008E1789">
        <w:rPr>
          <w:rFonts w:asciiTheme="majorBidi" w:eastAsia="Times New Roman" w:hAnsiTheme="majorBidi" w:cstheme="majorBidi"/>
          <w:lang w:val="en-GB"/>
        </w:rPr>
        <w:t xml:space="preserve">barley </w:t>
      </w:r>
      <w:r w:rsidRPr="008E1789">
        <w:rPr>
          <w:rFonts w:asciiTheme="majorBidi" w:eastAsia="Times New Roman" w:hAnsiTheme="majorBidi" w:cstheme="majorBidi"/>
          <w:lang w:val="en-GB"/>
        </w:rPr>
        <w:t xml:space="preserve">is a beverage that may be alcoholic or non-alcoholic, </w:t>
      </w:r>
      <w:del w:id="21080" w:author="Jane Shaw" w:date="2015-11-01T17:17:00Z">
        <w:r w:rsidRPr="008E1789" w:rsidDel="00A50179">
          <w:rPr>
            <w:rFonts w:asciiTheme="majorBidi" w:eastAsia="Times New Roman" w:hAnsiTheme="majorBidi" w:cstheme="majorBidi"/>
            <w:lang w:val="en-GB"/>
          </w:rPr>
          <w:delText xml:space="preserve">that </w:delText>
        </w:r>
      </w:del>
      <w:ins w:id="21081" w:author="Jane Shaw" w:date="2015-11-01T17:17:00Z">
        <w:r w:rsidR="00A50179">
          <w:rPr>
            <w:rFonts w:asciiTheme="majorBidi" w:eastAsia="Times New Roman" w:hAnsiTheme="majorBidi" w:cstheme="majorBidi"/>
            <w:lang w:val="en-GB"/>
          </w:rPr>
          <w:t xml:space="preserve">and </w:t>
        </w:r>
      </w:ins>
      <w:r w:rsidRPr="008E1789">
        <w:rPr>
          <w:rFonts w:asciiTheme="majorBidi" w:eastAsia="Times New Roman" w:hAnsiTheme="majorBidi" w:cstheme="majorBidi"/>
          <w:lang w:val="en-GB"/>
        </w:rPr>
        <w:t xml:space="preserve">is made from fermented malted cereals (mainly barley), water and hops. Non-malted cereals may also be used. </w:t>
      </w:r>
    </w:p>
    <w:p w14:paraId="0796E7C4"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14:paraId="4346002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6F80A99D" w14:textId="1DBCE162"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2657 </w:t>
      </w:r>
      <w:ins w:id="21082" w:author="Jane Shaw" w:date="2015-11-01T17:17:00Z">
        <w:r w:rsidR="00A50179">
          <w:rPr>
            <w:rFonts w:asciiTheme="majorBidi" w:hAnsiTheme="majorBidi" w:cstheme="majorBidi"/>
            <w:lang w:val="en-GB"/>
          </w:rPr>
          <w:t>–</w:t>
        </w:r>
      </w:ins>
      <w:del w:id="21083" w:author="Jane Shaw" w:date="2015-11-01T17:17:00Z">
        <w:r w:rsidRPr="008E1789" w:rsidDel="00A50179">
          <w:rPr>
            <w:rFonts w:asciiTheme="majorBidi" w:hAnsiTheme="majorBidi" w:cstheme="majorBidi"/>
            <w:lang w:val="en-GB"/>
          </w:rPr>
          <w:delText>-</w:delText>
        </w:r>
      </w:del>
      <w:r w:rsidRPr="008E1789">
        <w:rPr>
          <w:rFonts w:asciiTheme="majorBidi" w:hAnsiTheme="majorBidi" w:cstheme="majorBidi"/>
          <w:lang w:val="en-GB"/>
        </w:rPr>
        <w:t xml:space="preserve"> Beverages, </w:t>
      </w:r>
      <w:r w:rsidR="00A50179" w:rsidRPr="008E1789">
        <w:rPr>
          <w:rFonts w:asciiTheme="majorBidi" w:hAnsiTheme="majorBidi" w:cstheme="majorBidi"/>
          <w:lang w:val="en-GB"/>
        </w:rPr>
        <w:t>fermented</w:t>
      </w:r>
    </w:p>
    <w:p w14:paraId="35F7D6E2" w14:textId="3A224D74"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084"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wheat-fermented beverages (24230.01)</w:t>
      </w:r>
      <w:ins w:id="21085" w:author="Jane Shaw" w:date="2015-11-01T17:18:00Z">
        <w:r w:rsidR="00A50179">
          <w:rPr>
            <w:rFonts w:asciiTheme="majorBidi" w:eastAsia="Times New Roman" w:hAnsiTheme="majorBidi" w:cstheme="majorBidi"/>
            <w:lang w:val="en-GB"/>
          </w:rPr>
          <w:t>;</w:t>
        </w:r>
      </w:ins>
      <w:del w:id="21086"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rice-fermented beverages (24230.02)</w:t>
      </w:r>
      <w:ins w:id="21087" w:author="Jane Shaw" w:date="2015-11-01T17:18:00Z">
        <w:r w:rsidR="00A50179">
          <w:rPr>
            <w:rFonts w:asciiTheme="majorBidi" w:eastAsia="Times New Roman" w:hAnsiTheme="majorBidi" w:cstheme="majorBidi"/>
            <w:lang w:val="en-GB"/>
          </w:rPr>
          <w:t>;</w:t>
        </w:r>
      </w:ins>
      <w:del w:id="21088"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beer of maize, malted (24310.02)</w:t>
      </w:r>
      <w:ins w:id="21089" w:author="Jane Shaw" w:date="2015-11-01T17:18:00Z">
        <w:r w:rsidR="00A50179">
          <w:rPr>
            <w:rFonts w:asciiTheme="majorBidi" w:eastAsia="Times New Roman" w:hAnsiTheme="majorBidi" w:cstheme="majorBidi"/>
            <w:lang w:val="en-GB"/>
          </w:rPr>
          <w:t>;</w:t>
        </w:r>
      </w:ins>
      <w:del w:id="21090"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beer of millet, malted (24310.03)</w:t>
      </w:r>
      <w:ins w:id="21091" w:author="Jane Shaw" w:date="2015-11-01T17:18:00Z">
        <w:r w:rsidR="00A50179">
          <w:rPr>
            <w:rFonts w:asciiTheme="majorBidi" w:eastAsia="Times New Roman" w:hAnsiTheme="majorBidi" w:cstheme="majorBidi"/>
            <w:lang w:val="en-GB"/>
          </w:rPr>
          <w:t>;</w:t>
        </w:r>
      </w:ins>
      <w:del w:id="21092"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beer of sorghum, malted (24310.04)</w:t>
      </w:r>
      <w:ins w:id="21093" w:author="Jane Shaw" w:date="2015-11-01T17:18:00Z">
        <w:r w:rsidR="00A50179">
          <w:rPr>
            <w:rFonts w:asciiTheme="majorBidi" w:eastAsia="Times New Roman" w:hAnsiTheme="majorBidi" w:cstheme="majorBidi"/>
            <w:lang w:val="en-GB"/>
          </w:rPr>
          <w:t>;</w:t>
        </w:r>
      </w:ins>
      <w:del w:id="21094" w:author="Jane Shaw" w:date="2015-11-01T17:18: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cider and other fermented beverages (24230.03)</w:t>
      </w:r>
      <w:ins w:id="21095" w:author="Jane Shaw" w:date="2015-11-01T17:18: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096" w:author="Jane Shaw" w:date="2015-11-01T17:18:00Z">
        <w:r w:rsidRPr="008E1789" w:rsidDel="00A5017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other non-alcoholic caloric beverages (24490).</w:t>
      </w:r>
    </w:p>
    <w:p w14:paraId="7FFB76D6" w14:textId="1849DD3B" w:rsidR="00EB7AF1" w:rsidRPr="008E1789" w:rsidDel="00A50179" w:rsidRDefault="726F4BD4" w:rsidP="00C500F7">
      <w:pPr>
        <w:jc w:val="both"/>
        <w:rPr>
          <w:del w:id="21097" w:author="Jane Shaw" w:date="2015-11-01T17:19:00Z"/>
          <w:rFonts w:asciiTheme="majorBidi" w:hAnsiTheme="majorBidi" w:cstheme="majorBidi"/>
          <w:lang w:val="en-GB"/>
        </w:rPr>
      </w:pPr>
      <w:del w:id="21098" w:author="Jane Shaw" w:date="2015-11-01T17:18:00Z">
        <w:r w:rsidRPr="008E1789" w:rsidDel="00A50179">
          <w:rPr>
            <w:rFonts w:asciiTheme="majorBidi" w:eastAsia="Times New Roman" w:hAnsiTheme="majorBidi" w:cstheme="majorBidi"/>
            <w:lang w:val="en-GB"/>
          </w:rPr>
          <w:delText xml:space="preserve">Fermented beverages </w:delText>
        </w:r>
      </w:del>
      <w:del w:id="21099" w:author="Jane Shaw" w:date="2015-11-01T17:19:00Z">
        <w:r w:rsidR="00A50179" w:rsidRPr="008E1789" w:rsidDel="00A50179">
          <w:rPr>
            <w:rFonts w:asciiTheme="majorBidi" w:eastAsia="Times New Roman" w:hAnsiTheme="majorBidi" w:cstheme="majorBidi"/>
            <w:lang w:val="en-GB"/>
          </w:rPr>
          <w:delText>Includes</w:delText>
        </w:r>
        <w:r w:rsidRPr="008E1789" w:rsidDel="00A50179">
          <w:rPr>
            <w:rFonts w:asciiTheme="majorBidi" w:eastAsia="Times New Roman" w:hAnsiTheme="majorBidi" w:cstheme="majorBidi"/>
            <w:lang w:val="en-GB"/>
          </w:rPr>
          <w:delText>:</w:delText>
        </w:r>
      </w:del>
    </w:p>
    <w:p w14:paraId="6D0AEEAB" w14:textId="45B64EDB"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Wheat</w:t>
      </w:r>
      <w:ins w:id="21100" w:author="Jane Shaw" w:date="2015-11-01T17:19:00Z">
        <w:r w:rsidR="00A50179">
          <w:rPr>
            <w:rFonts w:asciiTheme="majorBidi" w:eastAsia="Times New Roman" w:hAnsiTheme="majorBidi" w:cstheme="majorBidi"/>
          </w:rPr>
          <w:t>-</w:t>
        </w:r>
      </w:ins>
      <w:del w:id="21101" w:author="Jane Shaw" w:date="2015-11-01T17:19:00Z">
        <w:r w:rsidRPr="008E1789" w:rsidDel="00A50179">
          <w:rPr>
            <w:rFonts w:asciiTheme="majorBidi" w:eastAsia="Times New Roman" w:hAnsiTheme="majorBidi" w:cstheme="majorBidi"/>
          </w:rPr>
          <w:delText xml:space="preserve"> </w:delText>
        </w:r>
      </w:del>
      <w:r w:rsidR="00A50179" w:rsidRPr="008E1789">
        <w:rPr>
          <w:rFonts w:asciiTheme="majorBidi" w:eastAsia="Times New Roman" w:hAnsiTheme="majorBidi" w:cstheme="majorBidi"/>
        </w:rPr>
        <w:t>fermented beverage</w:t>
      </w:r>
      <w:ins w:id="21102" w:author="Jane Shaw" w:date="2015-11-01T17:19:00Z">
        <w:r w:rsidR="00A50179">
          <w:rPr>
            <w:rFonts w:asciiTheme="majorBidi" w:eastAsia="Times New Roman" w:hAnsiTheme="majorBidi" w:cstheme="majorBidi"/>
          </w:rPr>
          <w:t>s:</w:t>
        </w:r>
      </w:ins>
      <w:del w:id="21103" w:author="Jane Shaw" w:date="2015-11-01T17:19: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Low</w:t>
      </w:r>
      <w:r w:rsidRPr="008E1789">
        <w:rPr>
          <w:rFonts w:asciiTheme="majorBidi" w:eastAsia="Times New Roman" w:hAnsiTheme="majorBidi" w:cstheme="majorBidi"/>
        </w:rPr>
        <w:t xml:space="preserve">-alcohol beverages from fermented flour (e.g. Korean </w:t>
      </w:r>
      <w:r w:rsidRPr="00A50179">
        <w:rPr>
          <w:rFonts w:asciiTheme="majorBidi" w:eastAsia="Times New Roman" w:hAnsiTheme="majorBidi" w:cstheme="majorBidi"/>
          <w:i/>
          <w:rPrChange w:id="21104" w:author="Jane Shaw" w:date="2015-11-01T17:19:00Z">
            <w:rPr>
              <w:rFonts w:asciiTheme="majorBidi" w:eastAsia="Times New Roman" w:hAnsiTheme="majorBidi" w:cstheme="majorBidi"/>
            </w:rPr>
          </w:rPrChange>
        </w:rPr>
        <w:t xml:space="preserve">jakju </w:t>
      </w:r>
      <w:r w:rsidRPr="008E1789">
        <w:rPr>
          <w:rFonts w:asciiTheme="majorBidi" w:eastAsia="Times New Roman" w:hAnsiTheme="majorBidi" w:cstheme="majorBidi"/>
        </w:rPr>
        <w:t xml:space="preserve">and </w:t>
      </w:r>
      <w:r w:rsidRPr="00A50179">
        <w:rPr>
          <w:rFonts w:asciiTheme="majorBidi" w:eastAsia="Times New Roman" w:hAnsiTheme="majorBidi" w:cstheme="majorBidi"/>
          <w:i/>
          <w:rPrChange w:id="21105" w:author="Jane Shaw" w:date="2015-11-01T17:19:00Z">
            <w:rPr>
              <w:rFonts w:asciiTheme="majorBidi" w:eastAsia="Times New Roman" w:hAnsiTheme="majorBidi" w:cstheme="majorBidi"/>
            </w:rPr>
          </w:rPrChange>
        </w:rPr>
        <w:t>takju</w:t>
      </w:r>
      <w:r w:rsidRPr="008E1789">
        <w:rPr>
          <w:rFonts w:asciiTheme="majorBidi" w:eastAsia="Times New Roman" w:hAnsiTheme="majorBidi" w:cstheme="majorBidi"/>
        </w:rPr>
        <w:t>), either naturally sparkling or artificially charged with carbon dioxide</w:t>
      </w:r>
      <w:ins w:id="21106" w:author="Jane Shaw" w:date="2015-11-01T17:19:00Z">
        <w:r w:rsidR="00A50179">
          <w:rPr>
            <w:rFonts w:asciiTheme="majorBidi" w:eastAsia="Times New Roman" w:hAnsiTheme="majorBidi" w:cstheme="majorBidi"/>
          </w:rPr>
          <w:t>.</w:t>
        </w:r>
      </w:ins>
      <w:del w:id="21107" w:author="Jane Shaw" w:date="2015-11-01T17:19: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May </w:t>
      </w:r>
      <w:r w:rsidRPr="008E1789">
        <w:rPr>
          <w:rFonts w:asciiTheme="majorBidi" w:eastAsia="Times New Roman" w:hAnsiTheme="majorBidi" w:cstheme="majorBidi"/>
        </w:rPr>
        <w:t xml:space="preserve">also contain added vitamins or iron compounds. Fruit juices are excluded. </w:t>
      </w:r>
    </w:p>
    <w:p w14:paraId="57730AEF" w14:textId="372E8FDF" w:rsidR="00EB7AF1" w:rsidRPr="008E1789" w:rsidRDefault="726F4BD4" w:rsidP="00C500F7">
      <w:pPr>
        <w:pStyle w:val="Paragrafoelenco"/>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w:t>
      </w:r>
      <w:ins w:id="21108" w:author="Jane Shaw" w:date="2015-11-01T17:19:00Z">
        <w:r w:rsidR="00A50179">
          <w:rPr>
            <w:rFonts w:asciiTheme="majorBidi" w:eastAsia="Times New Roman" w:hAnsiTheme="majorBidi" w:cstheme="majorBidi"/>
          </w:rPr>
          <w:t>-</w:t>
        </w:r>
      </w:ins>
      <w:del w:id="21109" w:author="Jane Shaw" w:date="2015-11-01T17:19:00Z">
        <w:r w:rsidRPr="008E1789" w:rsidDel="00A50179">
          <w:rPr>
            <w:rFonts w:asciiTheme="majorBidi" w:eastAsia="Times New Roman" w:hAnsiTheme="majorBidi" w:cstheme="majorBidi"/>
          </w:rPr>
          <w:delText xml:space="preserve"> </w:delText>
        </w:r>
      </w:del>
      <w:r w:rsidR="00A50179" w:rsidRPr="008E1789">
        <w:rPr>
          <w:rFonts w:asciiTheme="majorBidi" w:eastAsia="Times New Roman" w:hAnsiTheme="majorBidi" w:cstheme="majorBidi"/>
        </w:rPr>
        <w:t>fermented beverages</w:t>
      </w:r>
      <w:ins w:id="21110" w:author="Jane Shaw" w:date="2015-11-01T17:19:00Z">
        <w:r w:rsidR="00A50179">
          <w:rPr>
            <w:rFonts w:asciiTheme="majorBidi" w:eastAsia="Times New Roman" w:hAnsiTheme="majorBidi" w:cstheme="majorBidi"/>
          </w:rPr>
          <w:t>:</w:t>
        </w:r>
      </w:ins>
      <w:del w:id="21111" w:author="Jane Shaw" w:date="2015-11-01T17:19: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Low</w:t>
      </w:r>
      <w:r w:rsidRPr="008E1789">
        <w:rPr>
          <w:rFonts w:asciiTheme="majorBidi" w:eastAsia="Times New Roman" w:hAnsiTheme="majorBidi" w:cstheme="majorBidi"/>
        </w:rPr>
        <w:t xml:space="preserve">-alcohol beverages, such as rice wine and sake. </w:t>
      </w:r>
    </w:p>
    <w:p w14:paraId="7377538E" w14:textId="1DC297BB" w:rsidR="002803E5" w:rsidRPr="00A50179" w:rsidDel="00A50179" w:rsidRDefault="726F4BD4">
      <w:pPr>
        <w:pStyle w:val="Paragrafoelenco"/>
        <w:numPr>
          <w:ilvl w:val="0"/>
          <w:numId w:val="2"/>
        </w:numPr>
        <w:contextualSpacing w:val="0"/>
        <w:jc w:val="both"/>
        <w:rPr>
          <w:del w:id="21112" w:author="Jane Shaw" w:date="2015-11-01T17:21:00Z"/>
          <w:rFonts w:asciiTheme="majorBidi" w:hAnsiTheme="majorBidi" w:cstheme="majorBidi"/>
          <w:rPrChange w:id="21113" w:author="Jane Shaw" w:date="2015-11-01T17:21:00Z">
            <w:rPr>
              <w:del w:id="21114" w:author="Jane Shaw" w:date="2015-11-01T17:21:00Z"/>
              <w:rFonts w:asciiTheme="majorBidi" w:eastAsia="Times New Roman" w:hAnsiTheme="majorBidi" w:cstheme="majorBidi"/>
            </w:rPr>
          </w:rPrChange>
        </w:rPr>
        <w:pPrChange w:id="21115" w:author="Jane Shaw" w:date="2015-11-01T17:21:00Z">
          <w:pPr>
            <w:jc w:val="both"/>
          </w:pPr>
        </w:pPrChange>
      </w:pPr>
      <w:r w:rsidRPr="008E1789">
        <w:rPr>
          <w:rFonts w:asciiTheme="majorBidi" w:eastAsia="Times New Roman" w:hAnsiTheme="majorBidi" w:cstheme="majorBidi"/>
        </w:rPr>
        <w:t>Beer of maize</w:t>
      </w:r>
      <w:ins w:id="21116" w:author="Jane Shaw" w:date="2015-11-01T17:20:00Z">
        <w:r w:rsidR="00A50179">
          <w:rPr>
            <w:rFonts w:asciiTheme="majorBidi" w:eastAsia="Times New Roman" w:hAnsiTheme="majorBidi" w:cstheme="majorBidi"/>
          </w:rPr>
          <w:t>.</w:t>
        </w:r>
      </w:ins>
      <w:del w:id="21117" w:author="Jane Shaw" w:date="2015-11-01T17:20: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Prepared </w:t>
      </w:r>
      <w:ins w:id="21118" w:author="Jane Shaw" w:date="2015-11-01T17:20:00Z">
        <w:r w:rsidR="00A50179">
          <w:rPr>
            <w:rFonts w:asciiTheme="majorBidi" w:eastAsia="Times New Roman" w:hAnsiTheme="majorBidi" w:cstheme="majorBidi"/>
          </w:rPr>
          <w:t xml:space="preserve">from </w:t>
        </w:r>
      </w:ins>
      <w:r w:rsidRPr="008E1789">
        <w:rPr>
          <w:rFonts w:asciiTheme="majorBidi" w:eastAsia="Times New Roman" w:hAnsiTheme="majorBidi" w:cstheme="majorBidi"/>
        </w:rPr>
        <w:t xml:space="preserve">either </w:t>
      </w:r>
      <w:del w:id="21119" w:author="Jane Shaw" w:date="2015-11-01T17:20:00Z">
        <w:r w:rsidRPr="008E1789" w:rsidDel="00A50179">
          <w:rPr>
            <w:rFonts w:asciiTheme="majorBidi" w:eastAsia="Times New Roman" w:hAnsiTheme="majorBidi" w:cstheme="majorBidi"/>
          </w:rPr>
          <w:delText xml:space="preserve">from </w:delText>
        </w:r>
      </w:del>
      <w:r w:rsidRPr="008E1789">
        <w:rPr>
          <w:rFonts w:asciiTheme="majorBidi" w:eastAsia="Times New Roman" w:hAnsiTheme="majorBidi" w:cstheme="majorBidi"/>
        </w:rPr>
        <w:t>malted or unmalted cereal</w:t>
      </w:r>
      <w:ins w:id="21120" w:author="Jane Shaw" w:date="2015-11-01T17:20:00Z">
        <w:r w:rsidR="00A50179">
          <w:rPr>
            <w:rFonts w:asciiTheme="majorBidi" w:eastAsia="Times New Roman" w:hAnsiTheme="majorBidi" w:cstheme="majorBidi"/>
          </w:rPr>
          <w:t>.</w:t>
        </w:r>
      </w:ins>
      <w:del w:id="21121" w:author="Jane Shaw" w:date="2015-11-01T17:20: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w:t>
      </w:r>
      <w:del w:id="21122" w:author="Jane Shaw" w:date="2015-11-01T17:20:00Z">
        <w:r w:rsidRPr="008E1789" w:rsidDel="00A50179">
          <w:rPr>
            <w:rFonts w:asciiTheme="majorBidi" w:eastAsia="Times New Roman" w:hAnsiTheme="majorBidi" w:cstheme="majorBidi"/>
          </w:rPr>
          <w:delText xml:space="preserve">and </w:delText>
        </w:r>
      </w:del>
      <w:r w:rsidR="00A50179" w:rsidRPr="008E1789">
        <w:rPr>
          <w:rFonts w:asciiTheme="majorBidi" w:eastAsia="Times New Roman" w:hAnsiTheme="majorBidi" w:cstheme="majorBidi"/>
        </w:rPr>
        <w:t xml:space="preserve">Beer </w:t>
      </w:r>
      <w:r w:rsidRPr="008E1789">
        <w:rPr>
          <w:rFonts w:asciiTheme="majorBidi" w:eastAsia="Times New Roman" w:hAnsiTheme="majorBidi" w:cstheme="majorBidi"/>
        </w:rPr>
        <w:t>of millet and sorghum</w:t>
      </w:r>
      <w:ins w:id="21123" w:author="Jane Shaw" w:date="2015-11-01T17:20:00Z">
        <w:r w:rsidR="00A50179">
          <w:rPr>
            <w:rFonts w:asciiTheme="majorBidi" w:eastAsia="Times New Roman" w:hAnsiTheme="majorBidi" w:cstheme="majorBidi"/>
          </w:rPr>
          <w:t xml:space="preserve"> is</w:t>
        </w:r>
      </w:ins>
      <w:del w:id="21124" w:author="Jane Shaw" w:date="2015-11-01T17:20:00Z">
        <w:r w:rsidRPr="008E1789" w:rsidDel="00A50179">
          <w:rPr>
            <w:rFonts w:asciiTheme="majorBidi" w:eastAsia="Times New Roman" w:hAnsiTheme="majorBidi" w:cstheme="majorBidi"/>
          </w:rPr>
          <w:delText>,</w:delText>
        </w:r>
      </w:del>
      <w:r w:rsidRPr="008E1789">
        <w:rPr>
          <w:rFonts w:asciiTheme="majorBidi" w:eastAsia="Times New Roman" w:hAnsiTheme="majorBidi" w:cstheme="majorBidi"/>
        </w:rPr>
        <w:t xml:space="preserve"> a traditional beer prepared in African countries </w:t>
      </w:r>
      <w:del w:id="21125" w:author="Jane Shaw" w:date="2015-11-01T17:21:00Z">
        <w:r w:rsidRPr="008E1789" w:rsidDel="00A50179">
          <w:rPr>
            <w:rFonts w:asciiTheme="majorBidi" w:eastAsia="Times New Roman" w:hAnsiTheme="majorBidi" w:cstheme="majorBidi"/>
          </w:rPr>
          <w:delText xml:space="preserve">in which </w:delText>
        </w:r>
      </w:del>
      <w:ins w:id="21126" w:author="Jane Shaw" w:date="2015-11-01T17:21:00Z">
        <w:r w:rsidR="00A50179">
          <w:rPr>
            <w:rFonts w:asciiTheme="majorBidi" w:eastAsia="Times New Roman" w:hAnsiTheme="majorBidi" w:cstheme="majorBidi"/>
          </w:rPr>
          <w:t xml:space="preserve">where </w:t>
        </w:r>
      </w:ins>
      <w:r w:rsidRPr="008E1789">
        <w:rPr>
          <w:rFonts w:asciiTheme="majorBidi" w:eastAsia="Times New Roman" w:hAnsiTheme="majorBidi" w:cstheme="majorBidi"/>
        </w:rPr>
        <w:t>millets are cultivated. It is normally consumed while still fermenting.</w:t>
      </w:r>
      <w:ins w:id="21127" w:author="Jane Shaw" w:date="2015-11-01T17:21:00Z">
        <w:r w:rsidR="00A50179">
          <w:rPr>
            <w:rFonts w:asciiTheme="majorBidi" w:eastAsia="Times New Roman" w:hAnsiTheme="majorBidi" w:cstheme="majorBidi"/>
          </w:rPr>
          <w:t xml:space="preserve"> </w:t>
        </w:r>
      </w:ins>
    </w:p>
    <w:p w14:paraId="4FF8FB04" w14:textId="77777777" w:rsidR="00A50179" w:rsidRPr="002803E5" w:rsidRDefault="00A50179" w:rsidP="00C500F7">
      <w:pPr>
        <w:pStyle w:val="Paragrafoelenco"/>
        <w:numPr>
          <w:ilvl w:val="0"/>
          <w:numId w:val="2"/>
        </w:numPr>
        <w:contextualSpacing w:val="0"/>
        <w:jc w:val="both"/>
        <w:rPr>
          <w:ins w:id="21128" w:author="Jane Shaw" w:date="2015-11-01T17:21:00Z"/>
          <w:rFonts w:asciiTheme="majorBidi" w:hAnsiTheme="majorBidi" w:cstheme="majorBidi"/>
        </w:rPr>
      </w:pPr>
    </w:p>
    <w:p w14:paraId="43CD5B88" w14:textId="71845263" w:rsidR="00EB7AF1" w:rsidRPr="00A50179" w:rsidRDefault="726F4BD4">
      <w:pPr>
        <w:pStyle w:val="Paragrafoelenco"/>
        <w:numPr>
          <w:ilvl w:val="0"/>
          <w:numId w:val="2"/>
        </w:numPr>
        <w:contextualSpacing w:val="0"/>
        <w:jc w:val="both"/>
        <w:rPr>
          <w:rFonts w:asciiTheme="majorBidi" w:hAnsiTheme="majorBidi" w:cstheme="majorBidi"/>
          <w:rPrChange w:id="21129" w:author="Jane Shaw" w:date="2015-11-01T17:21:00Z">
            <w:rPr/>
          </w:rPrChange>
        </w:rPr>
        <w:pPrChange w:id="21130" w:author="Jane Shaw" w:date="2015-11-01T17:21:00Z">
          <w:pPr>
            <w:jc w:val="both"/>
          </w:pPr>
        </w:pPrChange>
      </w:pPr>
      <w:r w:rsidRPr="00A50179">
        <w:rPr>
          <w:rFonts w:asciiTheme="majorBidi" w:eastAsia="Times New Roman" w:hAnsiTheme="majorBidi" w:cstheme="majorBidi"/>
          <w:rPrChange w:id="21131" w:author="Jane Shaw" w:date="2015-11-01T17:21:00Z">
            <w:rPr/>
          </w:rPrChange>
        </w:rPr>
        <w:t>Cider</w:t>
      </w:r>
      <w:ins w:id="21132" w:author="Jane Shaw" w:date="2015-11-01T17:21:00Z">
        <w:r w:rsidR="00A50179">
          <w:rPr>
            <w:rFonts w:asciiTheme="majorBidi" w:eastAsia="Times New Roman" w:hAnsiTheme="majorBidi" w:cstheme="majorBidi"/>
          </w:rPr>
          <w:t xml:space="preserve"> and other</w:t>
        </w:r>
      </w:ins>
      <w:del w:id="21133" w:author="Jane Shaw" w:date="2015-11-01T17:21:00Z">
        <w:r w:rsidRPr="00A50179" w:rsidDel="00A50179">
          <w:rPr>
            <w:rFonts w:asciiTheme="majorBidi" w:eastAsia="Times New Roman" w:hAnsiTheme="majorBidi" w:cstheme="majorBidi"/>
            <w:rPrChange w:id="21134" w:author="Jane Shaw" w:date="2015-11-01T17:21:00Z">
              <w:rPr/>
            </w:rPrChange>
          </w:rPr>
          <w:delText>,</w:delText>
        </w:r>
      </w:del>
      <w:r w:rsidRPr="00A50179">
        <w:rPr>
          <w:rFonts w:asciiTheme="majorBidi" w:eastAsia="Times New Roman" w:hAnsiTheme="majorBidi" w:cstheme="majorBidi"/>
          <w:rPrChange w:id="21135" w:author="Jane Shaw" w:date="2015-11-01T17:21:00Z">
            <w:rPr/>
          </w:rPrChange>
        </w:rPr>
        <w:t xml:space="preserve"> fermented beverages </w:t>
      </w:r>
      <w:del w:id="21136" w:author="Jane Shaw" w:date="2015-11-01T17:21:00Z">
        <w:r w:rsidRPr="00A50179" w:rsidDel="00A50179">
          <w:rPr>
            <w:rFonts w:asciiTheme="majorBidi" w:eastAsia="Times New Roman" w:hAnsiTheme="majorBidi" w:cstheme="majorBidi"/>
            <w:rPrChange w:id="21137" w:author="Jane Shaw" w:date="2015-11-01T17:21:00Z">
              <w:rPr/>
            </w:rPrChange>
          </w:rPr>
          <w:delText xml:space="preserve">n.e.c. </w:delText>
        </w:r>
      </w:del>
      <w:ins w:id="21138" w:author="Jane Shaw" w:date="2015-11-01T17:21:00Z">
        <w:r w:rsidR="00A50179">
          <w:rPr>
            <w:rFonts w:asciiTheme="majorBidi" w:eastAsia="Times New Roman" w:hAnsiTheme="majorBidi" w:cstheme="majorBidi"/>
          </w:rPr>
          <w:t xml:space="preserve">NEC </w:t>
        </w:r>
      </w:ins>
      <w:r w:rsidRPr="00A50179">
        <w:rPr>
          <w:rFonts w:asciiTheme="majorBidi" w:eastAsia="Times New Roman" w:hAnsiTheme="majorBidi" w:cstheme="majorBidi"/>
          <w:rPrChange w:id="21139" w:author="Jane Shaw" w:date="2015-11-01T17:21:00Z">
            <w:rPr/>
          </w:rPrChange>
        </w:rPr>
        <w:t>(e.g. cider, perry, mead)</w:t>
      </w:r>
      <w:ins w:id="21140" w:author="Jane Shaw" w:date="2015-11-01T17:21:00Z">
        <w:r w:rsidR="00A50179">
          <w:rPr>
            <w:rFonts w:asciiTheme="majorBidi" w:eastAsia="Times New Roman" w:hAnsiTheme="majorBidi" w:cstheme="majorBidi"/>
          </w:rPr>
          <w:t>.</w:t>
        </w:r>
      </w:ins>
      <w:del w:id="21141" w:author="Jane Shaw" w:date="2015-11-01T17:21:00Z">
        <w:r w:rsidRPr="00A50179" w:rsidDel="00A50179">
          <w:rPr>
            <w:rFonts w:asciiTheme="majorBidi" w:eastAsia="Times New Roman" w:hAnsiTheme="majorBidi" w:cstheme="majorBidi"/>
            <w:rPrChange w:id="21142" w:author="Jane Shaw" w:date="2015-11-01T17:21:00Z">
              <w:rPr/>
            </w:rPrChange>
          </w:rPr>
          <w:delText>,</w:delText>
        </w:r>
      </w:del>
      <w:r w:rsidRPr="00A50179">
        <w:rPr>
          <w:rFonts w:asciiTheme="majorBidi" w:eastAsia="Times New Roman" w:hAnsiTheme="majorBidi" w:cstheme="majorBidi"/>
          <w:rPrChange w:id="21143" w:author="Jane Shaw" w:date="2015-11-01T17:21:00Z">
            <w:rPr/>
          </w:rPrChange>
        </w:rPr>
        <w:t xml:space="preserve"> </w:t>
      </w:r>
      <w:r w:rsidR="00A50179" w:rsidRPr="009D4B26">
        <w:rPr>
          <w:rFonts w:asciiTheme="majorBidi" w:eastAsia="Times New Roman" w:hAnsiTheme="majorBidi" w:cstheme="majorBidi"/>
        </w:rPr>
        <w:t>Includ</w:t>
      </w:r>
      <w:ins w:id="21144" w:author="Jane Shaw" w:date="2015-11-01T17:21:00Z">
        <w:r w:rsidR="00A50179">
          <w:rPr>
            <w:rFonts w:asciiTheme="majorBidi" w:eastAsia="Times New Roman" w:hAnsiTheme="majorBidi" w:cstheme="majorBidi"/>
          </w:rPr>
          <w:t>es</w:t>
        </w:r>
      </w:ins>
      <w:del w:id="21145" w:author="Jane Shaw" w:date="2015-11-01T17:21:00Z">
        <w:r w:rsidR="00A50179" w:rsidRPr="009D4B26" w:rsidDel="00A50179">
          <w:rPr>
            <w:rFonts w:asciiTheme="majorBidi" w:eastAsia="Times New Roman" w:hAnsiTheme="majorBidi" w:cstheme="majorBidi"/>
          </w:rPr>
          <w:delText>ing</w:delText>
        </w:r>
      </w:del>
      <w:r w:rsidR="00A50179" w:rsidRPr="009D4B26">
        <w:rPr>
          <w:rFonts w:asciiTheme="majorBidi" w:eastAsia="Times New Roman" w:hAnsiTheme="majorBidi" w:cstheme="majorBidi"/>
        </w:rPr>
        <w:t xml:space="preserve"> </w:t>
      </w:r>
      <w:r w:rsidRPr="00A50179">
        <w:rPr>
          <w:rFonts w:asciiTheme="majorBidi" w:eastAsia="Times New Roman" w:hAnsiTheme="majorBidi" w:cstheme="majorBidi"/>
          <w:rPrChange w:id="21146" w:author="Jane Shaw" w:date="2015-11-01T17:21:00Z">
            <w:rPr/>
          </w:rPrChange>
        </w:rPr>
        <w:t xml:space="preserve">alcoholic beverages (that are not distilled) made from cereals, roots and fruits, </w:t>
      </w:r>
      <w:del w:id="21147" w:author="Jane Shaw" w:date="2015-11-01T17:21:00Z">
        <w:r w:rsidRPr="00A50179" w:rsidDel="00A50179">
          <w:rPr>
            <w:rFonts w:asciiTheme="majorBidi" w:eastAsia="Times New Roman" w:hAnsiTheme="majorBidi" w:cstheme="majorBidi"/>
            <w:rPrChange w:id="21148" w:author="Jane Shaw" w:date="2015-11-01T17:21:00Z">
              <w:rPr/>
            </w:rPrChange>
          </w:rPr>
          <w:delText xml:space="preserve">that </w:delText>
        </w:r>
      </w:del>
      <w:ins w:id="21149" w:author="Jane Shaw" w:date="2015-11-01T17:21:00Z">
        <w:r w:rsidR="00A50179">
          <w:rPr>
            <w:rFonts w:asciiTheme="majorBidi" w:eastAsia="Times New Roman" w:hAnsiTheme="majorBidi" w:cstheme="majorBidi"/>
          </w:rPr>
          <w:t xml:space="preserve">which </w:t>
        </w:r>
      </w:ins>
      <w:r w:rsidRPr="00A50179">
        <w:rPr>
          <w:rFonts w:asciiTheme="majorBidi" w:eastAsia="Times New Roman" w:hAnsiTheme="majorBidi" w:cstheme="majorBidi"/>
          <w:rPrChange w:id="21150" w:author="Jane Shaw" w:date="2015-11-01T17:21:00Z">
            <w:rPr/>
          </w:rPrChange>
        </w:rPr>
        <w:t xml:space="preserve">are not included under </w:t>
      </w:r>
      <w:ins w:id="21151" w:author="Jane Shaw" w:date="2015-11-01T17:22:00Z">
        <w:r w:rsidR="00A50179">
          <w:rPr>
            <w:rFonts w:asciiTheme="majorBidi" w:eastAsia="Times New Roman" w:hAnsiTheme="majorBidi" w:cstheme="majorBidi"/>
          </w:rPr>
          <w:t xml:space="preserve">the </w:t>
        </w:r>
      </w:ins>
      <w:r w:rsidRPr="00A50179">
        <w:rPr>
          <w:rFonts w:asciiTheme="majorBidi" w:eastAsia="Times New Roman" w:hAnsiTheme="majorBidi" w:cstheme="majorBidi"/>
          <w:rPrChange w:id="21152" w:author="Jane Shaw" w:date="2015-11-01T17:21:00Z">
            <w:rPr/>
          </w:rPrChange>
        </w:rPr>
        <w:t xml:space="preserve">other headings, </w:t>
      </w:r>
      <w:del w:id="21153" w:author="Jane Shaw" w:date="2015-11-01T17:22:00Z">
        <w:r w:rsidRPr="00A50179" w:rsidDel="00A50179">
          <w:rPr>
            <w:rFonts w:asciiTheme="majorBidi" w:eastAsia="Times New Roman" w:hAnsiTheme="majorBidi" w:cstheme="majorBidi"/>
            <w:rPrChange w:id="21154" w:author="Jane Shaw" w:date="2015-11-01T17:21:00Z">
              <w:rPr/>
            </w:rPrChange>
          </w:rPr>
          <w:delText xml:space="preserve">e.g. </w:delText>
        </w:r>
      </w:del>
      <w:ins w:id="21155" w:author="Jane Shaw" w:date="2015-11-01T17:22:00Z">
        <w:r w:rsidR="00A50179">
          <w:rPr>
            <w:rFonts w:asciiTheme="majorBidi" w:eastAsia="Times New Roman" w:hAnsiTheme="majorBidi" w:cstheme="majorBidi"/>
          </w:rPr>
          <w:t xml:space="preserve">such as </w:t>
        </w:r>
      </w:ins>
      <w:r w:rsidRPr="00A50179">
        <w:rPr>
          <w:rFonts w:asciiTheme="majorBidi" w:eastAsia="Times New Roman" w:hAnsiTheme="majorBidi" w:cstheme="majorBidi"/>
          <w:rPrChange w:id="21156" w:author="Jane Shaw" w:date="2015-11-01T17:21:00Z">
            <w:rPr/>
          </w:rPrChange>
        </w:rPr>
        <w:t>beer from plantains and ginger.</w:t>
      </w:r>
    </w:p>
    <w:p w14:paraId="383D4E71" w14:textId="1C9D6DE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2658 </w:t>
      </w:r>
      <w:ins w:id="21157" w:author="Jane Shaw" w:date="2015-11-01T17:22:00Z">
        <w:r w:rsidR="00A50179">
          <w:rPr>
            <w:rFonts w:asciiTheme="majorBidi" w:hAnsiTheme="majorBidi" w:cstheme="majorBidi"/>
            <w:lang w:val="en-GB"/>
          </w:rPr>
          <w:t>–</w:t>
        </w:r>
      </w:ins>
      <w:del w:id="21158" w:author="Jane Shaw" w:date="2015-11-01T17:22:00Z">
        <w:r w:rsidRPr="008E1789" w:rsidDel="00A50179">
          <w:rPr>
            <w:rFonts w:asciiTheme="majorBidi" w:hAnsiTheme="majorBidi" w:cstheme="majorBidi"/>
            <w:lang w:val="en-GB"/>
          </w:rPr>
          <w:delText>-</w:delText>
        </w:r>
      </w:del>
      <w:r w:rsidRPr="008E1789">
        <w:rPr>
          <w:rFonts w:asciiTheme="majorBidi" w:hAnsiTheme="majorBidi" w:cstheme="majorBidi"/>
          <w:lang w:val="en-GB"/>
        </w:rPr>
        <w:t xml:space="preserve"> Beverages, </w:t>
      </w:r>
      <w:r w:rsidR="00A50179" w:rsidRPr="008E1789">
        <w:rPr>
          <w:rFonts w:asciiTheme="majorBidi" w:hAnsiTheme="majorBidi" w:cstheme="majorBidi"/>
          <w:lang w:val="en-GB"/>
        </w:rPr>
        <w:t>alcoholic</w:t>
      </w:r>
    </w:p>
    <w:p w14:paraId="22F71D52" w14:textId="51618C7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159" w:author="Jane Shaw" w:date="2015-11-01T17:22: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spirits, liqueurs and other spirituous beverages of an alcoholic strength by volume of about 40</w:t>
      </w:r>
      <w:del w:id="21160" w:author="Jane Shaw" w:date="2015-10-22T19:09:00Z">
        <w:r w:rsidRPr="008E1789" w:rsidDel="004414AA">
          <w:rPr>
            <w:rFonts w:asciiTheme="majorBidi" w:eastAsia="Times New Roman" w:hAnsiTheme="majorBidi" w:cstheme="majorBidi"/>
            <w:lang w:val="en-GB"/>
          </w:rPr>
          <w:delText>%</w:delText>
        </w:r>
      </w:del>
      <w:ins w:id="21161" w:author="Jane Shaw" w:date="2015-10-22T19:09: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vol</w:t>
      </w:r>
      <w:ins w:id="21162" w:author="Jane Shaw" w:date="2015-11-01T17:22:00Z">
        <w:r w:rsidR="00A50179">
          <w:rPr>
            <w:rFonts w:asciiTheme="majorBidi" w:eastAsia="Times New Roman" w:hAnsiTheme="majorBidi" w:cstheme="majorBidi"/>
            <w:lang w:val="en-GB"/>
          </w:rPr>
          <w:t>ume</w:t>
        </w:r>
      </w:ins>
      <w:r w:rsidRPr="008E1789">
        <w:rPr>
          <w:rFonts w:asciiTheme="majorBidi" w:eastAsia="Times New Roman" w:hAnsiTheme="majorBidi" w:cstheme="majorBidi"/>
          <w:lang w:val="en-GB"/>
        </w:rPr>
        <w:t xml:space="preserve"> (24131)</w:t>
      </w:r>
      <w:ins w:id="21163" w:author="Jane Shaw" w:date="2015-11-01T17:22: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164" w:author="Jane Shaw" w:date="2015-11-01T17:22:00Z">
        <w:r w:rsidRPr="008E1789" w:rsidDel="00A50179">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other spirituous beverages and un</w:t>
      </w:r>
      <w:ins w:id="21165" w:author="Jane Shaw" w:date="2015-11-01T17:22: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denatured ethyl alcohol of an alcoholic strength by volume of less than 80</w:t>
      </w:r>
      <w:del w:id="21166" w:author="Jane Shaw" w:date="2015-10-22T19:09:00Z">
        <w:r w:rsidRPr="008E1789" w:rsidDel="004414AA">
          <w:rPr>
            <w:rFonts w:asciiTheme="majorBidi" w:eastAsia="Times New Roman" w:hAnsiTheme="majorBidi" w:cstheme="majorBidi"/>
            <w:lang w:val="en-GB"/>
          </w:rPr>
          <w:delText>%</w:delText>
        </w:r>
      </w:del>
      <w:ins w:id="21167" w:author="Jane Shaw" w:date="2015-10-22T19:09: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vol</w:t>
      </w:r>
      <w:ins w:id="21168" w:author="Jane Shaw" w:date="2015-11-01T17:22:00Z">
        <w:r w:rsidR="00A50179">
          <w:rPr>
            <w:rFonts w:asciiTheme="majorBidi" w:eastAsia="Times New Roman" w:hAnsiTheme="majorBidi" w:cstheme="majorBidi"/>
            <w:lang w:val="en-GB"/>
          </w:rPr>
          <w:t>ume</w:t>
        </w:r>
      </w:ins>
      <w:del w:id="21169" w:author="Jane Shaw" w:date="2015-11-01T17:22:00Z">
        <w:r w:rsidRPr="008E1789" w:rsidDel="00A50179">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(24139).</w:t>
      </w:r>
    </w:p>
    <w:p w14:paraId="7D2C8536" w14:textId="3F8AA22E" w:rsidR="00EB7AF1" w:rsidRPr="008E1789" w:rsidDel="00A50179" w:rsidRDefault="726F4BD4" w:rsidP="00C500F7">
      <w:pPr>
        <w:jc w:val="both"/>
        <w:rPr>
          <w:del w:id="21170" w:author="Jane Shaw" w:date="2015-11-01T17:22:00Z"/>
          <w:rFonts w:asciiTheme="majorBidi" w:hAnsiTheme="majorBidi" w:cstheme="majorBidi"/>
          <w:lang w:val="en-GB"/>
        </w:rPr>
      </w:pPr>
      <w:r w:rsidRPr="008E1789">
        <w:rPr>
          <w:rFonts w:asciiTheme="majorBidi" w:eastAsia="Times New Roman" w:hAnsiTheme="majorBidi" w:cstheme="majorBidi"/>
          <w:lang w:val="en-GB"/>
        </w:rPr>
        <w:t>Distilled alcoholic beverages</w:t>
      </w:r>
      <w:ins w:id="21171" w:author="Jane Shaw" w:date="2015-11-01T17:22: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un</w:t>
      </w:r>
      <w:ins w:id="21172" w:author="Jane Shaw" w:date="2015-11-01T17:22:00Z">
        <w:r w:rsidR="00A50179">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denatured ethyl alcohol (strength by volume </w:t>
      </w:r>
      <w:del w:id="21173" w:author="Jane Shaw" w:date="2015-11-01T17:22:00Z">
        <w:r w:rsidRPr="008E1789" w:rsidDel="00A50179">
          <w:rPr>
            <w:rFonts w:asciiTheme="majorBidi" w:eastAsia="Times New Roman" w:hAnsiTheme="majorBidi" w:cstheme="majorBidi"/>
            <w:lang w:val="en-GB"/>
          </w:rPr>
          <w:delText xml:space="preserve">&lt; </w:delText>
        </w:r>
      </w:del>
      <w:ins w:id="21174" w:author="Jane Shaw" w:date="2015-11-01T17:22:00Z">
        <w:r w:rsidR="00A50179">
          <w:rPr>
            <w:rFonts w:asciiTheme="majorBidi" w:eastAsia="Times New Roman" w:hAnsiTheme="majorBidi" w:cstheme="majorBidi"/>
            <w:lang w:val="en-GB"/>
          </w:rPr>
          <w:t xml:space="preserve">less than </w:t>
        </w:r>
      </w:ins>
      <w:r w:rsidRPr="008E1789">
        <w:rPr>
          <w:rFonts w:asciiTheme="majorBidi" w:eastAsia="Times New Roman" w:hAnsiTheme="majorBidi" w:cstheme="majorBidi"/>
          <w:lang w:val="en-GB"/>
        </w:rPr>
        <w:t>80</w:t>
      </w:r>
      <w:del w:id="21175" w:author="Jane Shaw" w:date="2015-10-22T19:09:00Z">
        <w:r w:rsidRPr="008E1789" w:rsidDel="004414AA">
          <w:rPr>
            <w:rFonts w:asciiTheme="majorBidi" w:eastAsia="Times New Roman" w:hAnsiTheme="majorBidi" w:cstheme="majorBidi"/>
            <w:lang w:val="en-GB"/>
          </w:rPr>
          <w:delText>%</w:delText>
        </w:r>
      </w:del>
      <w:ins w:id="21176" w:author="Jane Shaw" w:date="2015-10-22T19:09: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spirits, liqueurs and other spirituous beverages and preparations</w:t>
      </w:r>
      <w:r w:rsidR="00A50179" w:rsidRPr="008E1789">
        <w:rPr>
          <w:rFonts w:asciiTheme="majorBidi" w:eastAsia="Times New Roman" w:hAnsiTheme="majorBidi" w:cstheme="majorBidi"/>
          <w:lang w:val="en-GB"/>
        </w:rPr>
        <w:t>.</w:t>
      </w:r>
      <w:ins w:id="21177" w:author="Jane Shaw" w:date="2015-11-01T17:22:00Z">
        <w:r w:rsidR="00A50179">
          <w:rPr>
            <w:rFonts w:asciiTheme="majorBidi" w:eastAsia="Times New Roman" w:hAnsiTheme="majorBidi" w:cstheme="majorBidi"/>
            <w:lang w:val="en-GB"/>
          </w:rPr>
          <w:t xml:space="preserve"> </w:t>
        </w:r>
      </w:ins>
    </w:p>
    <w:p w14:paraId="2FFF7230" w14:textId="7B7964F1" w:rsidR="00EB7AF1" w:rsidRPr="008E1789" w:rsidRDefault="726F4BD4" w:rsidP="009D4B26">
      <w:pPr>
        <w:jc w:val="both"/>
        <w:rPr>
          <w:rFonts w:asciiTheme="majorBidi" w:hAnsiTheme="majorBidi" w:cstheme="majorBidi"/>
          <w:lang w:val="en-GB"/>
        </w:rPr>
      </w:pPr>
      <w:del w:id="21178" w:author="Jane Shaw" w:date="2015-11-01T17:22:00Z">
        <w:r w:rsidRPr="008E1789" w:rsidDel="00A50179">
          <w:rPr>
            <w:rFonts w:asciiTheme="majorBidi" w:eastAsia="Times New Roman" w:hAnsiTheme="majorBidi" w:cstheme="majorBidi"/>
            <w:lang w:val="en-GB"/>
          </w:rPr>
          <w:delText xml:space="preserve">It </w:delText>
        </w:r>
      </w:del>
      <w:ins w:id="21179" w:author="Jane Shaw" w:date="2015-11-01T17:23:00Z">
        <w:r w:rsidR="00A50179">
          <w:rPr>
            <w:rFonts w:asciiTheme="majorBidi" w:eastAsia="Times New Roman" w:hAnsiTheme="majorBidi" w:cstheme="majorBidi"/>
            <w:lang w:val="en-GB"/>
          </w:rPr>
          <w:t>I</w:t>
        </w:r>
      </w:ins>
      <w:del w:id="21180" w:author="Jane Shaw" w:date="2015-11-01T17:23:00Z">
        <w:r w:rsidRPr="008E1789" w:rsidDel="00A50179">
          <w:rPr>
            <w:rFonts w:asciiTheme="majorBidi" w:eastAsia="Times New Roman" w:hAnsiTheme="majorBidi" w:cstheme="majorBidi"/>
            <w:lang w:val="en-GB"/>
          </w:rPr>
          <w:delText>i</w:delText>
        </w:r>
      </w:del>
      <w:r w:rsidRPr="008E1789">
        <w:rPr>
          <w:rFonts w:asciiTheme="majorBidi" w:eastAsia="Times New Roman" w:hAnsiTheme="majorBidi" w:cstheme="majorBidi"/>
          <w:lang w:val="en-GB"/>
        </w:rPr>
        <w:t>ncludes</w:t>
      </w:r>
      <w:del w:id="21181" w:author="Jane Shaw" w:date="2015-11-01T17:23:00Z">
        <w:r w:rsidRPr="008E1789" w:rsidDel="00A50179">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w:t>
      </w:r>
    </w:p>
    <w:p w14:paraId="75CC61CB" w14:textId="4B1A2C84" w:rsidR="00EB7AF1" w:rsidRPr="002173B6" w:rsidRDefault="002173B6">
      <w:pPr>
        <w:pStyle w:val="Paragrafoelenco"/>
        <w:numPr>
          <w:ilvl w:val="0"/>
          <w:numId w:val="62"/>
        </w:numPr>
        <w:spacing w:after="0"/>
        <w:jc w:val="both"/>
        <w:rPr>
          <w:rFonts w:asciiTheme="majorBidi" w:hAnsiTheme="majorBidi" w:cstheme="majorBidi"/>
          <w:rPrChange w:id="21182" w:author="Jane Shaw" w:date="2015-11-01T17:25:00Z">
            <w:rPr/>
          </w:rPrChange>
        </w:rPr>
        <w:pPrChange w:id="21183" w:author="Jane Shaw" w:date="2015-11-01T17:25:00Z">
          <w:pPr>
            <w:spacing w:after="0"/>
            <w:jc w:val="both"/>
          </w:pPr>
        </w:pPrChange>
      </w:pPr>
      <w:r w:rsidRPr="009D4B26">
        <w:rPr>
          <w:rFonts w:asciiTheme="majorBidi" w:eastAsia="Times New Roman" w:hAnsiTheme="majorBidi" w:cstheme="majorBidi"/>
        </w:rPr>
        <w:t>alcohol</w:t>
      </w:r>
      <w:r w:rsidR="726F4BD4" w:rsidRPr="002173B6">
        <w:rPr>
          <w:rFonts w:asciiTheme="majorBidi" w:eastAsia="Times New Roman" w:hAnsiTheme="majorBidi" w:cstheme="majorBidi"/>
          <w:rPrChange w:id="21184" w:author="Jane Shaw" w:date="2015-11-01T17:25:00Z">
            <w:rPr/>
          </w:rPrChange>
        </w:rPr>
        <w:t>, ethyl, un</w:t>
      </w:r>
      <w:ins w:id="21185" w:author="Jane Shaw" w:date="2015-11-01T17:25:00Z">
        <w:r>
          <w:rPr>
            <w:rFonts w:asciiTheme="majorBidi" w:eastAsia="Times New Roman" w:hAnsiTheme="majorBidi" w:cstheme="majorBidi"/>
          </w:rPr>
          <w:t>-</w:t>
        </w:r>
      </w:ins>
      <w:r w:rsidR="726F4BD4" w:rsidRPr="002173B6">
        <w:rPr>
          <w:rFonts w:asciiTheme="majorBidi" w:eastAsia="Times New Roman" w:hAnsiTheme="majorBidi" w:cstheme="majorBidi"/>
          <w:rPrChange w:id="21186" w:author="Jane Shaw" w:date="2015-11-01T17:25:00Z">
            <w:rPr/>
          </w:rPrChange>
        </w:rPr>
        <w:t>denatured, of an alcoholic strength by volume of less than 80</w:t>
      </w:r>
      <w:del w:id="21187" w:author="Jane Shaw" w:date="2015-10-22T19:09:00Z">
        <w:r w:rsidR="726F4BD4" w:rsidRPr="002173B6" w:rsidDel="004414AA">
          <w:rPr>
            <w:rFonts w:asciiTheme="majorBidi" w:eastAsia="Times New Roman" w:hAnsiTheme="majorBidi" w:cstheme="majorBidi"/>
            <w:rPrChange w:id="21188" w:author="Jane Shaw" w:date="2015-11-01T17:25:00Z">
              <w:rPr/>
            </w:rPrChange>
          </w:rPr>
          <w:delText>%</w:delText>
        </w:r>
      </w:del>
      <w:ins w:id="21189" w:author="Jane Shaw" w:date="2015-10-22T19:09:00Z">
        <w:r w:rsidR="004414AA" w:rsidRPr="002173B6">
          <w:rPr>
            <w:rFonts w:asciiTheme="majorBidi" w:eastAsia="Times New Roman" w:hAnsiTheme="majorBidi" w:cstheme="majorBidi"/>
            <w:rPrChange w:id="21190" w:author="Jane Shaw" w:date="2015-11-01T17:25:00Z">
              <w:rPr/>
            </w:rPrChange>
          </w:rPr>
          <w:t xml:space="preserve"> percent</w:t>
        </w:r>
      </w:ins>
      <w:ins w:id="21191" w:author="Jane Shaw" w:date="2015-11-01T17:25:00Z">
        <w:r>
          <w:rPr>
            <w:rFonts w:asciiTheme="majorBidi" w:eastAsia="Times New Roman" w:hAnsiTheme="majorBidi" w:cstheme="majorBidi"/>
          </w:rPr>
          <w:t>;</w:t>
        </w:r>
      </w:ins>
    </w:p>
    <w:p w14:paraId="3CD09817" w14:textId="647543E0" w:rsidR="00EB7AF1" w:rsidRPr="002173B6" w:rsidRDefault="002173B6">
      <w:pPr>
        <w:pStyle w:val="Paragrafoelenco"/>
        <w:numPr>
          <w:ilvl w:val="0"/>
          <w:numId w:val="62"/>
        </w:numPr>
        <w:spacing w:after="0"/>
        <w:jc w:val="both"/>
        <w:rPr>
          <w:rFonts w:asciiTheme="majorBidi" w:hAnsiTheme="majorBidi" w:cstheme="majorBidi"/>
          <w:rPrChange w:id="21192" w:author="Jane Shaw" w:date="2015-11-01T17:25:00Z">
            <w:rPr/>
          </w:rPrChange>
        </w:rPr>
        <w:pPrChange w:id="21193" w:author="Jane Shaw" w:date="2015-11-01T17:25:00Z">
          <w:pPr>
            <w:spacing w:after="0"/>
            <w:jc w:val="both"/>
          </w:pPr>
        </w:pPrChange>
      </w:pPr>
      <w:r w:rsidRPr="009D4B26">
        <w:rPr>
          <w:rFonts w:asciiTheme="majorBidi" w:eastAsia="Times New Roman" w:hAnsiTheme="majorBidi" w:cstheme="majorBidi"/>
        </w:rPr>
        <w:t>anisette</w:t>
      </w:r>
      <w:ins w:id="21194" w:author="Jane Shaw" w:date="2015-11-01T17:25:00Z">
        <w:r>
          <w:rPr>
            <w:rFonts w:asciiTheme="majorBidi" w:eastAsia="Times New Roman" w:hAnsiTheme="majorBidi" w:cstheme="majorBidi"/>
          </w:rPr>
          <w:t>;</w:t>
        </w:r>
      </w:ins>
    </w:p>
    <w:p w14:paraId="29678133" w14:textId="505952C3" w:rsidR="00EB7AF1" w:rsidRPr="002173B6" w:rsidRDefault="002173B6">
      <w:pPr>
        <w:pStyle w:val="Paragrafoelenco"/>
        <w:numPr>
          <w:ilvl w:val="0"/>
          <w:numId w:val="62"/>
        </w:numPr>
        <w:spacing w:after="0"/>
        <w:jc w:val="both"/>
        <w:rPr>
          <w:rFonts w:asciiTheme="majorBidi" w:hAnsiTheme="majorBidi" w:cstheme="majorBidi"/>
          <w:rPrChange w:id="21195" w:author="Jane Shaw" w:date="2015-11-01T17:25:00Z">
            <w:rPr/>
          </w:rPrChange>
        </w:rPr>
        <w:pPrChange w:id="21196" w:author="Jane Shaw" w:date="2015-11-01T17:25:00Z">
          <w:pPr>
            <w:spacing w:after="0"/>
            <w:jc w:val="both"/>
          </w:pPr>
        </w:pPrChange>
      </w:pPr>
      <w:r w:rsidRPr="009D4B26">
        <w:rPr>
          <w:rFonts w:asciiTheme="majorBidi" w:eastAsia="Times New Roman" w:hAnsiTheme="majorBidi" w:cstheme="majorBidi"/>
        </w:rPr>
        <w:t>aperitifs (excl</w:t>
      </w:r>
      <w:ins w:id="21197" w:author="Jane Shaw" w:date="2015-11-01T17:25:00Z">
        <w:r>
          <w:rPr>
            <w:rFonts w:asciiTheme="majorBidi" w:eastAsia="Times New Roman" w:hAnsiTheme="majorBidi" w:cstheme="majorBidi"/>
          </w:rPr>
          <w:t>uding</w:t>
        </w:r>
      </w:ins>
      <w:del w:id="21198" w:author="Jane Shaw" w:date="2015-11-01T17:25:00Z">
        <w:r w:rsidRPr="009D4B26" w:rsidDel="002173B6">
          <w:rPr>
            <w:rFonts w:asciiTheme="majorBidi" w:eastAsia="Times New Roman" w:hAnsiTheme="majorBidi" w:cstheme="majorBidi"/>
          </w:rPr>
          <w:delText>.</w:delText>
        </w:r>
      </w:del>
      <w:r w:rsidRPr="009D4B26">
        <w:rPr>
          <w:rFonts w:asciiTheme="majorBidi" w:eastAsia="Times New Roman" w:hAnsiTheme="majorBidi" w:cstheme="majorBidi"/>
        </w:rPr>
        <w:t xml:space="preserve"> those with a basis of wine of fresh grapes)</w:t>
      </w:r>
      <w:ins w:id="21199" w:author="Jane Shaw" w:date="2015-11-01T17:25:00Z">
        <w:r>
          <w:rPr>
            <w:rFonts w:asciiTheme="majorBidi" w:eastAsia="Times New Roman" w:hAnsiTheme="majorBidi" w:cstheme="majorBidi"/>
          </w:rPr>
          <w:t>;</w:t>
        </w:r>
      </w:ins>
    </w:p>
    <w:p w14:paraId="02D44903" w14:textId="0DC8DBB6" w:rsidR="00EB7AF1" w:rsidRPr="002173B6" w:rsidRDefault="002173B6">
      <w:pPr>
        <w:pStyle w:val="Paragrafoelenco"/>
        <w:numPr>
          <w:ilvl w:val="0"/>
          <w:numId w:val="62"/>
        </w:numPr>
        <w:spacing w:after="0"/>
        <w:jc w:val="both"/>
        <w:rPr>
          <w:rFonts w:asciiTheme="majorBidi" w:hAnsiTheme="majorBidi" w:cstheme="majorBidi"/>
          <w:rPrChange w:id="21200" w:author="Jane Shaw" w:date="2015-11-01T17:25:00Z">
            <w:rPr/>
          </w:rPrChange>
        </w:rPr>
        <w:pPrChange w:id="21201" w:author="Jane Shaw" w:date="2015-11-01T17:25:00Z">
          <w:pPr>
            <w:spacing w:after="0"/>
            <w:jc w:val="both"/>
          </w:pPr>
        </w:pPrChange>
      </w:pPr>
      <w:r w:rsidRPr="009D4B26">
        <w:rPr>
          <w:rFonts w:asciiTheme="majorBidi" w:eastAsia="Times New Roman" w:hAnsiTheme="majorBidi" w:cstheme="majorBidi"/>
        </w:rPr>
        <w:t>aquavit</w:t>
      </w:r>
      <w:ins w:id="21202" w:author="Jane Shaw" w:date="2015-11-01T17:25:00Z">
        <w:r>
          <w:rPr>
            <w:rFonts w:asciiTheme="majorBidi" w:eastAsia="Times New Roman" w:hAnsiTheme="majorBidi" w:cstheme="majorBidi"/>
          </w:rPr>
          <w:t>;</w:t>
        </w:r>
      </w:ins>
    </w:p>
    <w:p w14:paraId="2501B682" w14:textId="6DA18991" w:rsidR="00EB7AF1" w:rsidRPr="002173B6" w:rsidRDefault="726F4BD4">
      <w:pPr>
        <w:pStyle w:val="Paragrafoelenco"/>
        <w:numPr>
          <w:ilvl w:val="0"/>
          <w:numId w:val="62"/>
        </w:numPr>
        <w:spacing w:after="0"/>
        <w:jc w:val="both"/>
        <w:rPr>
          <w:rFonts w:asciiTheme="majorBidi" w:hAnsiTheme="majorBidi" w:cstheme="majorBidi"/>
          <w:rPrChange w:id="21203" w:author="Jane Shaw" w:date="2015-11-01T17:25:00Z">
            <w:rPr/>
          </w:rPrChange>
        </w:rPr>
        <w:pPrChange w:id="21204" w:author="Jane Shaw" w:date="2015-11-01T17:25:00Z">
          <w:pPr>
            <w:spacing w:after="0"/>
            <w:jc w:val="both"/>
          </w:pPr>
        </w:pPrChange>
      </w:pPr>
      <w:r w:rsidRPr="002173B6">
        <w:rPr>
          <w:rFonts w:asciiTheme="majorBidi" w:eastAsia="Times New Roman" w:hAnsiTheme="majorBidi" w:cstheme="majorBidi"/>
          <w:rPrChange w:id="21205" w:author="Jane Shaw" w:date="2015-11-01T17:25:00Z">
            <w:rPr/>
          </w:rPrChange>
        </w:rPr>
        <w:t>Armagnac</w:t>
      </w:r>
      <w:ins w:id="21206" w:author="Jane Shaw" w:date="2015-11-01T17:25:00Z">
        <w:r w:rsidR="002173B6">
          <w:rPr>
            <w:rFonts w:asciiTheme="majorBidi" w:eastAsia="Times New Roman" w:hAnsiTheme="majorBidi" w:cstheme="majorBidi"/>
          </w:rPr>
          <w:t>;</w:t>
        </w:r>
      </w:ins>
    </w:p>
    <w:p w14:paraId="4DC35878" w14:textId="6D896BC8" w:rsidR="00EB7AF1" w:rsidRPr="002173B6" w:rsidRDefault="726F4BD4">
      <w:pPr>
        <w:pStyle w:val="Paragrafoelenco"/>
        <w:numPr>
          <w:ilvl w:val="0"/>
          <w:numId w:val="62"/>
        </w:numPr>
        <w:spacing w:after="0"/>
        <w:jc w:val="both"/>
        <w:rPr>
          <w:rFonts w:asciiTheme="majorBidi" w:hAnsiTheme="majorBidi" w:cstheme="majorBidi"/>
          <w:rPrChange w:id="21207" w:author="Jane Shaw" w:date="2015-11-01T17:25:00Z">
            <w:rPr/>
          </w:rPrChange>
        </w:rPr>
        <w:pPrChange w:id="21208" w:author="Jane Shaw" w:date="2015-11-01T17:25:00Z">
          <w:pPr>
            <w:spacing w:after="0"/>
            <w:jc w:val="both"/>
          </w:pPr>
        </w:pPrChange>
      </w:pPr>
      <w:r w:rsidRPr="002173B6">
        <w:rPr>
          <w:rFonts w:asciiTheme="majorBidi" w:eastAsia="Times New Roman" w:hAnsiTheme="majorBidi" w:cstheme="majorBidi"/>
          <w:rPrChange w:id="21209" w:author="Jane Shaw" w:date="2015-11-01T17:25:00Z">
            <w:rPr/>
          </w:rPrChange>
        </w:rPr>
        <w:t>Arrack</w:t>
      </w:r>
      <w:ins w:id="21210" w:author="Jane Shaw" w:date="2015-11-01T17:26:00Z">
        <w:r w:rsidR="00047D3A">
          <w:rPr>
            <w:rFonts w:asciiTheme="majorBidi" w:eastAsia="Times New Roman" w:hAnsiTheme="majorBidi" w:cstheme="majorBidi"/>
          </w:rPr>
          <w:t>;</w:t>
        </w:r>
      </w:ins>
    </w:p>
    <w:p w14:paraId="5A25C9C3" w14:textId="4BA81982" w:rsidR="00EB7AF1" w:rsidRPr="002173B6" w:rsidRDefault="00047D3A">
      <w:pPr>
        <w:pStyle w:val="Paragrafoelenco"/>
        <w:numPr>
          <w:ilvl w:val="0"/>
          <w:numId w:val="62"/>
        </w:numPr>
        <w:spacing w:after="0"/>
        <w:jc w:val="both"/>
        <w:rPr>
          <w:rFonts w:asciiTheme="majorBidi" w:hAnsiTheme="majorBidi" w:cstheme="majorBidi"/>
          <w:rPrChange w:id="21211" w:author="Jane Shaw" w:date="2015-11-01T17:25:00Z">
            <w:rPr/>
          </w:rPrChange>
        </w:rPr>
        <w:pPrChange w:id="21212" w:author="Jane Shaw" w:date="2015-11-01T17:25:00Z">
          <w:pPr>
            <w:spacing w:after="0"/>
            <w:jc w:val="both"/>
          </w:pPr>
        </w:pPrChange>
      </w:pPr>
      <w:r w:rsidRPr="009D4B26">
        <w:rPr>
          <w:rFonts w:asciiTheme="majorBidi" w:eastAsia="Times New Roman" w:hAnsiTheme="majorBidi" w:cstheme="majorBidi"/>
        </w:rPr>
        <w:t>beverages, spirituous, obtained by distilling alcohol with fruits or other plant parts</w:t>
      </w:r>
      <w:ins w:id="21213" w:author="Jane Shaw" w:date="2015-11-01T17:26:00Z">
        <w:r>
          <w:rPr>
            <w:rFonts w:asciiTheme="majorBidi" w:eastAsia="Times New Roman" w:hAnsiTheme="majorBidi" w:cstheme="majorBidi"/>
          </w:rPr>
          <w:t>;</w:t>
        </w:r>
      </w:ins>
    </w:p>
    <w:p w14:paraId="76BA1354" w14:textId="0AE767BF" w:rsidR="00EB7AF1" w:rsidRPr="002173B6" w:rsidRDefault="00047D3A">
      <w:pPr>
        <w:pStyle w:val="Paragrafoelenco"/>
        <w:numPr>
          <w:ilvl w:val="0"/>
          <w:numId w:val="62"/>
        </w:numPr>
        <w:spacing w:after="0"/>
        <w:jc w:val="both"/>
        <w:rPr>
          <w:rFonts w:asciiTheme="majorBidi" w:hAnsiTheme="majorBidi" w:cstheme="majorBidi"/>
          <w:rPrChange w:id="21214" w:author="Jane Shaw" w:date="2015-11-01T17:25:00Z">
            <w:rPr/>
          </w:rPrChange>
        </w:rPr>
        <w:pPrChange w:id="21215" w:author="Jane Shaw" w:date="2015-11-01T17:25:00Z">
          <w:pPr>
            <w:spacing w:after="0"/>
            <w:jc w:val="both"/>
          </w:pPr>
        </w:pPrChange>
      </w:pPr>
      <w:r w:rsidRPr="009D4B26">
        <w:rPr>
          <w:rFonts w:asciiTheme="majorBidi" w:eastAsia="Times New Roman" w:hAnsiTheme="majorBidi" w:cstheme="majorBidi"/>
        </w:rPr>
        <w:t>bitters</w:t>
      </w:r>
      <w:ins w:id="21216" w:author="Jane Shaw" w:date="2015-11-01T17:26:00Z">
        <w:r>
          <w:rPr>
            <w:rFonts w:asciiTheme="majorBidi" w:eastAsia="Times New Roman" w:hAnsiTheme="majorBidi" w:cstheme="majorBidi"/>
          </w:rPr>
          <w:t>;</w:t>
        </w:r>
      </w:ins>
    </w:p>
    <w:p w14:paraId="5B848762" w14:textId="2954DFA6" w:rsidR="00EB7AF1" w:rsidRPr="002173B6" w:rsidRDefault="00047D3A">
      <w:pPr>
        <w:pStyle w:val="Paragrafoelenco"/>
        <w:numPr>
          <w:ilvl w:val="0"/>
          <w:numId w:val="62"/>
        </w:numPr>
        <w:spacing w:after="0"/>
        <w:jc w:val="both"/>
        <w:rPr>
          <w:rFonts w:asciiTheme="majorBidi" w:hAnsiTheme="majorBidi" w:cstheme="majorBidi"/>
          <w:rPrChange w:id="21217" w:author="Jane Shaw" w:date="2015-11-01T17:25:00Z">
            <w:rPr/>
          </w:rPrChange>
        </w:rPr>
        <w:pPrChange w:id="21218" w:author="Jane Shaw" w:date="2015-11-01T17:25:00Z">
          <w:pPr>
            <w:spacing w:after="0"/>
            <w:jc w:val="both"/>
          </w:pPr>
        </w:pPrChange>
      </w:pPr>
      <w:r w:rsidRPr="009D4B26">
        <w:rPr>
          <w:rFonts w:asciiTheme="majorBidi" w:eastAsia="Times New Roman" w:hAnsiTheme="majorBidi" w:cstheme="majorBidi"/>
        </w:rPr>
        <w:t>brandy (excl</w:t>
      </w:r>
      <w:ins w:id="21219" w:author="Jane Shaw" w:date="2015-11-01T17:26:00Z">
        <w:r>
          <w:rPr>
            <w:rFonts w:asciiTheme="majorBidi" w:eastAsia="Times New Roman" w:hAnsiTheme="majorBidi" w:cstheme="majorBidi"/>
          </w:rPr>
          <w:t>uding</w:t>
        </w:r>
      </w:ins>
      <w:del w:id="21220" w:author="Jane Shaw" w:date="2015-11-01T17:26: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from wine or grape marc)</w:t>
      </w:r>
      <w:ins w:id="21221" w:author="Jane Shaw" w:date="2015-11-01T17:26:00Z">
        <w:r>
          <w:rPr>
            <w:rFonts w:asciiTheme="majorBidi" w:eastAsia="Times New Roman" w:hAnsiTheme="majorBidi" w:cstheme="majorBidi"/>
          </w:rPr>
          <w:t>;</w:t>
        </w:r>
      </w:ins>
    </w:p>
    <w:p w14:paraId="064A9CD6" w14:textId="3814A923" w:rsidR="00EB7AF1" w:rsidRPr="002173B6" w:rsidRDefault="00047D3A">
      <w:pPr>
        <w:pStyle w:val="Paragrafoelenco"/>
        <w:numPr>
          <w:ilvl w:val="0"/>
          <w:numId w:val="62"/>
        </w:numPr>
        <w:spacing w:after="0"/>
        <w:jc w:val="both"/>
        <w:rPr>
          <w:rFonts w:asciiTheme="majorBidi" w:hAnsiTheme="majorBidi" w:cstheme="majorBidi"/>
          <w:rPrChange w:id="21222" w:author="Jane Shaw" w:date="2015-11-01T17:25:00Z">
            <w:rPr/>
          </w:rPrChange>
        </w:rPr>
        <w:pPrChange w:id="21223" w:author="Jane Shaw" w:date="2015-11-01T17:25:00Z">
          <w:pPr>
            <w:spacing w:after="0"/>
            <w:jc w:val="both"/>
          </w:pPr>
        </w:pPrChange>
      </w:pPr>
      <w:r w:rsidRPr="009D4B26">
        <w:rPr>
          <w:rFonts w:asciiTheme="majorBidi" w:eastAsia="Times New Roman" w:hAnsiTheme="majorBidi" w:cstheme="majorBidi"/>
        </w:rPr>
        <w:t>brandy obtained by distilling wine or grape marc</w:t>
      </w:r>
      <w:ins w:id="21224" w:author="Jane Shaw" w:date="2015-11-01T17:26:00Z">
        <w:r>
          <w:rPr>
            <w:rFonts w:asciiTheme="majorBidi" w:eastAsia="Times New Roman" w:hAnsiTheme="majorBidi" w:cstheme="majorBidi"/>
          </w:rPr>
          <w:t>;</w:t>
        </w:r>
      </w:ins>
    </w:p>
    <w:p w14:paraId="776F763C" w14:textId="0BA988A6" w:rsidR="00EB7AF1" w:rsidRPr="002173B6" w:rsidRDefault="00047D3A">
      <w:pPr>
        <w:pStyle w:val="Paragrafoelenco"/>
        <w:numPr>
          <w:ilvl w:val="0"/>
          <w:numId w:val="62"/>
        </w:numPr>
        <w:spacing w:after="0"/>
        <w:jc w:val="both"/>
        <w:rPr>
          <w:rFonts w:asciiTheme="majorBidi" w:hAnsiTheme="majorBidi" w:cstheme="majorBidi"/>
          <w:rPrChange w:id="21225" w:author="Jane Shaw" w:date="2015-11-01T17:25:00Z">
            <w:rPr/>
          </w:rPrChange>
        </w:rPr>
        <w:pPrChange w:id="21226" w:author="Jane Shaw" w:date="2015-11-01T17:25:00Z">
          <w:pPr>
            <w:spacing w:after="0"/>
            <w:jc w:val="both"/>
          </w:pPr>
        </w:pPrChange>
      </w:pPr>
      <w:r w:rsidRPr="009D4B26">
        <w:rPr>
          <w:rFonts w:asciiTheme="majorBidi" w:eastAsia="Times New Roman" w:hAnsiTheme="majorBidi" w:cstheme="majorBidi"/>
        </w:rPr>
        <w:t>calvados</w:t>
      </w:r>
      <w:ins w:id="21227" w:author="Jane Shaw" w:date="2015-11-01T17:26:00Z">
        <w:r>
          <w:rPr>
            <w:rFonts w:asciiTheme="majorBidi" w:eastAsia="Times New Roman" w:hAnsiTheme="majorBidi" w:cstheme="majorBidi"/>
          </w:rPr>
          <w:t>;</w:t>
        </w:r>
      </w:ins>
    </w:p>
    <w:p w14:paraId="0A17DA5B" w14:textId="01EBEF1F" w:rsidR="00EB7AF1" w:rsidRPr="002173B6" w:rsidRDefault="00047D3A">
      <w:pPr>
        <w:pStyle w:val="Paragrafoelenco"/>
        <w:numPr>
          <w:ilvl w:val="0"/>
          <w:numId w:val="62"/>
        </w:numPr>
        <w:spacing w:after="0"/>
        <w:jc w:val="both"/>
        <w:rPr>
          <w:rFonts w:asciiTheme="majorBidi" w:hAnsiTheme="majorBidi" w:cstheme="majorBidi"/>
          <w:rPrChange w:id="21228" w:author="Jane Shaw" w:date="2015-11-01T17:25:00Z">
            <w:rPr/>
          </w:rPrChange>
        </w:rPr>
        <w:pPrChange w:id="21229" w:author="Jane Shaw" w:date="2015-11-01T17:25:00Z">
          <w:pPr>
            <w:spacing w:after="0"/>
            <w:jc w:val="both"/>
          </w:pPr>
        </w:pPrChange>
      </w:pPr>
      <w:r w:rsidRPr="009D4B26">
        <w:rPr>
          <w:rFonts w:asciiTheme="majorBidi" w:eastAsia="Times New Roman" w:hAnsiTheme="majorBidi" w:cstheme="majorBidi"/>
        </w:rPr>
        <w:t>cocktails, alcoholic, ready-mixed</w:t>
      </w:r>
      <w:ins w:id="21230" w:author="Jane Shaw" w:date="2015-11-01T17:27:00Z">
        <w:r>
          <w:rPr>
            <w:rFonts w:asciiTheme="majorBidi" w:eastAsia="Times New Roman" w:hAnsiTheme="majorBidi" w:cstheme="majorBidi"/>
          </w:rPr>
          <w:t>;</w:t>
        </w:r>
      </w:ins>
    </w:p>
    <w:p w14:paraId="50208097" w14:textId="53412F2F" w:rsidR="00EB7AF1" w:rsidRPr="002173B6" w:rsidRDefault="726F4BD4">
      <w:pPr>
        <w:pStyle w:val="Paragrafoelenco"/>
        <w:numPr>
          <w:ilvl w:val="0"/>
          <w:numId w:val="62"/>
        </w:numPr>
        <w:spacing w:after="0"/>
        <w:jc w:val="both"/>
        <w:rPr>
          <w:rFonts w:asciiTheme="majorBidi" w:hAnsiTheme="majorBidi" w:cstheme="majorBidi"/>
          <w:rPrChange w:id="21231" w:author="Jane Shaw" w:date="2015-11-01T17:25:00Z">
            <w:rPr/>
          </w:rPrChange>
        </w:rPr>
        <w:pPrChange w:id="21232" w:author="Jane Shaw" w:date="2015-11-01T17:25:00Z">
          <w:pPr>
            <w:spacing w:after="0"/>
            <w:jc w:val="both"/>
          </w:pPr>
        </w:pPrChange>
      </w:pPr>
      <w:r w:rsidRPr="002173B6">
        <w:rPr>
          <w:rFonts w:asciiTheme="majorBidi" w:eastAsia="Times New Roman" w:hAnsiTheme="majorBidi" w:cstheme="majorBidi"/>
          <w:rPrChange w:id="21233" w:author="Jane Shaw" w:date="2015-11-01T17:25:00Z">
            <w:rPr/>
          </w:rPrChange>
        </w:rPr>
        <w:t>Cognac</w:t>
      </w:r>
      <w:ins w:id="21234" w:author="Jane Shaw" w:date="2015-11-01T17:27:00Z">
        <w:r w:rsidR="00047D3A">
          <w:rPr>
            <w:rFonts w:asciiTheme="majorBidi" w:eastAsia="Times New Roman" w:hAnsiTheme="majorBidi" w:cstheme="majorBidi"/>
          </w:rPr>
          <w:t>;</w:t>
        </w:r>
      </w:ins>
    </w:p>
    <w:p w14:paraId="09F20F27" w14:textId="04EA3382" w:rsidR="00EB7AF1" w:rsidRPr="002173B6" w:rsidRDefault="00047D3A">
      <w:pPr>
        <w:pStyle w:val="Paragrafoelenco"/>
        <w:numPr>
          <w:ilvl w:val="0"/>
          <w:numId w:val="62"/>
        </w:numPr>
        <w:spacing w:after="0"/>
        <w:jc w:val="both"/>
        <w:rPr>
          <w:rFonts w:asciiTheme="majorBidi" w:hAnsiTheme="majorBidi" w:cstheme="majorBidi"/>
          <w:rPrChange w:id="21235" w:author="Jane Shaw" w:date="2015-11-01T17:25:00Z">
            <w:rPr/>
          </w:rPrChange>
        </w:rPr>
        <w:pPrChange w:id="21236" w:author="Jane Shaw" w:date="2015-11-01T17:25:00Z">
          <w:pPr>
            <w:spacing w:after="0"/>
            <w:jc w:val="both"/>
          </w:pPr>
        </w:pPrChange>
      </w:pPr>
      <w:r w:rsidRPr="009D4B26">
        <w:rPr>
          <w:rFonts w:asciiTheme="majorBidi" w:eastAsia="Times New Roman" w:hAnsiTheme="majorBidi" w:cstheme="majorBidi"/>
        </w:rPr>
        <w:t>cordials, alcoholic</w:t>
      </w:r>
      <w:ins w:id="21237" w:author="Jane Shaw" w:date="2015-11-01T17:27:00Z">
        <w:r>
          <w:rPr>
            <w:rFonts w:asciiTheme="majorBidi" w:eastAsia="Times New Roman" w:hAnsiTheme="majorBidi" w:cstheme="majorBidi"/>
          </w:rPr>
          <w:t>;</w:t>
        </w:r>
      </w:ins>
    </w:p>
    <w:p w14:paraId="263C0D08" w14:textId="27C6BBEC" w:rsidR="00EB7AF1" w:rsidRPr="002173B6" w:rsidRDefault="00047D3A">
      <w:pPr>
        <w:pStyle w:val="Paragrafoelenco"/>
        <w:numPr>
          <w:ilvl w:val="0"/>
          <w:numId w:val="62"/>
        </w:numPr>
        <w:spacing w:after="0"/>
        <w:jc w:val="both"/>
        <w:rPr>
          <w:rFonts w:asciiTheme="majorBidi" w:hAnsiTheme="majorBidi" w:cstheme="majorBidi"/>
          <w:rPrChange w:id="21238" w:author="Jane Shaw" w:date="2015-11-01T17:25:00Z">
            <w:rPr/>
          </w:rPrChange>
        </w:rPr>
        <w:pPrChange w:id="21239" w:author="Jane Shaw" w:date="2015-11-01T17:25:00Z">
          <w:pPr>
            <w:spacing w:after="0"/>
            <w:jc w:val="both"/>
          </w:pPr>
        </w:pPrChange>
      </w:pPr>
      <w:r w:rsidRPr="009D4B26">
        <w:rPr>
          <w:rFonts w:asciiTheme="majorBidi" w:eastAsia="Times New Roman" w:hAnsiTheme="majorBidi" w:cstheme="majorBidi"/>
        </w:rPr>
        <w:t>crèmes (liqueurs)</w:t>
      </w:r>
      <w:ins w:id="21240" w:author="Jane Shaw" w:date="2015-11-01T17:27:00Z">
        <w:r>
          <w:rPr>
            <w:rFonts w:asciiTheme="majorBidi" w:eastAsia="Times New Roman" w:hAnsiTheme="majorBidi" w:cstheme="majorBidi"/>
          </w:rPr>
          <w:t>;</w:t>
        </w:r>
      </w:ins>
    </w:p>
    <w:p w14:paraId="68CCB8C8" w14:textId="0E242155" w:rsidR="00EB7AF1" w:rsidRPr="002173B6" w:rsidRDefault="726F4BD4">
      <w:pPr>
        <w:pStyle w:val="Paragrafoelenco"/>
        <w:numPr>
          <w:ilvl w:val="0"/>
          <w:numId w:val="62"/>
        </w:numPr>
        <w:spacing w:after="0"/>
        <w:jc w:val="both"/>
        <w:rPr>
          <w:rFonts w:asciiTheme="majorBidi" w:hAnsiTheme="majorBidi" w:cstheme="majorBidi"/>
          <w:rPrChange w:id="21241" w:author="Jane Shaw" w:date="2015-11-01T17:25:00Z">
            <w:rPr/>
          </w:rPrChange>
        </w:rPr>
        <w:pPrChange w:id="21242" w:author="Jane Shaw" w:date="2015-11-01T17:25:00Z">
          <w:pPr>
            <w:spacing w:after="0"/>
            <w:jc w:val="both"/>
          </w:pPr>
        </w:pPrChange>
      </w:pPr>
      <w:r w:rsidRPr="002173B6">
        <w:rPr>
          <w:rFonts w:asciiTheme="majorBidi" w:eastAsia="Times New Roman" w:hAnsiTheme="majorBidi" w:cstheme="majorBidi"/>
          <w:rPrChange w:id="21243" w:author="Jane Shaw" w:date="2015-11-01T17:25:00Z">
            <w:rPr/>
          </w:rPrChange>
        </w:rPr>
        <w:t>Curaçao</w:t>
      </w:r>
      <w:ins w:id="21244" w:author="Jane Shaw" w:date="2015-11-01T17:27:00Z">
        <w:r w:rsidR="00047D3A">
          <w:rPr>
            <w:rFonts w:asciiTheme="majorBidi" w:eastAsia="Times New Roman" w:hAnsiTheme="majorBidi" w:cstheme="majorBidi"/>
          </w:rPr>
          <w:t>;</w:t>
        </w:r>
      </w:ins>
    </w:p>
    <w:p w14:paraId="10D9B86F" w14:textId="401B53A5" w:rsidR="00EB7AF1" w:rsidRPr="002173B6" w:rsidRDefault="00047D3A">
      <w:pPr>
        <w:pStyle w:val="Paragrafoelenco"/>
        <w:numPr>
          <w:ilvl w:val="0"/>
          <w:numId w:val="62"/>
        </w:numPr>
        <w:spacing w:after="0"/>
        <w:jc w:val="both"/>
        <w:rPr>
          <w:rFonts w:asciiTheme="majorBidi" w:hAnsiTheme="majorBidi" w:cstheme="majorBidi"/>
          <w:rPrChange w:id="21245" w:author="Jane Shaw" w:date="2015-11-01T17:25:00Z">
            <w:rPr/>
          </w:rPrChange>
        </w:rPr>
        <w:pPrChange w:id="21246" w:author="Jane Shaw" w:date="2015-11-01T17:25:00Z">
          <w:pPr>
            <w:spacing w:after="0"/>
            <w:jc w:val="both"/>
          </w:pPr>
        </w:pPrChange>
      </w:pPr>
      <w:r w:rsidRPr="009D4B26">
        <w:rPr>
          <w:rFonts w:asciiTheme="majorBidi" w:eastAsia="Times New Roman" w:hAnsiTheme="majorBidi" w:cstheme="majorBidi"/>
        </w:rPr>
        <w:t>egg</w:t>
      </w:r>
      <w:del w:id="21247" w:author="Jane Shaw" w:date="2015-11-01T18:44:00Z">
        <w:r w:rsidR="726F4BD4" w:rsidRPr="002173B6" w:rsidDel="00F74032">
          <w:rPr>
            <w:rFonts w:asciiTheme="majorBidi" w:eastAsia="Times New Roman" w:hAnsiTheme="majorBidi" w:cstheme="majorBidi"/>
            <w:rPrChange w:id="21248" w:author="Jane Shaw" w:date="2015-11-01T17:25:00Z">
              <w:rPr/>
            </w:rPrChange>
          </w:rPr>
          <w:delText>-</w:delText>
        </w:r>
      </w:del>
      <w:r w:rsidR="726F4BD4" w:rsidRPr="002173B6">
        <w:rPr>
          <w:rFonts w:asciiTheme="majorBidi" w:eastAsia="Times New Roman" w:hAnsiTheme="majorBidi" w:cstheme="majorBidi"/>
          <w:rPrChange w:id="21249" w:author="Jane Shaw" w:date="2015-11-01T17:25:00Z">
            <w:rPr/>
          </w:rPrChange>
        </w:rPr>
        <w:t>nog, alcoholic</w:t>
      </w:r>
      <w:ins w:id="21250" w:author="Jane Shaw" w:date="2015-11-01T17:27:00Z">
        <w:r>
          <w:rPr>
            <w:rFonts w:asciiTheme="majorBidi" w:eastAsia="Times New Roman" w:hAnsiTheme="majorBidi" w:cstheme="majorBidi"/>
          </w:rPr>
          <w:t>;</w:t>
        </w:r>
      </w:ins>
    </w:p>
    <w:p w14:paraId="0B8543C2" w14:textId="7364B1C9" w:rsidR="00EB7AF1" w:rsidRPr="002173B6" w:rsidRDefault="726F4BD4">
      <w:pPr>
        <w:pStyle w:val="Paragrafoelenco"/>
        <w:numPr>
          <w:ilvl w:val="0"/>
          <w:numId w:val="62"/>
        </w:numPr>
        <w:spacing w:after="0"/>
        <w:jc w:val="both"/>
        <w:rPr>
          <w:rFonts w:asciiTheme="majorBidi" w:hAnsiTheme="majorBidi" w:cstheme="majorBidi"/>
          <w:rPrChange w:id="21251" w:author="Jane Shaw" w:date="2015-11-01T17:25:00Z">
            <w:rPr/>
          </w:rPrChange>
        </w:rPr>
        <w:pPrChange w:id="21252" w:author="Jane Shaw" w:date="2015-11-01T17:25:00Z">
          <w:pPr>
            <w:spacing w:after="0"/>
            <w:jc w:val="both"/>
          </w:pPr>
        </w:pPrChange>
      </w:pPr>
      <w:r w:rsidRPr="002173B6">
        <w:rPr>
          <w:rFonts w:asciiTheme="majorBidi" w:eastAsia="Times New Roman" w:hAnsiTheme="majorBidi" w:cstheme="majorBidi"/>
          <w:rPrChange w:id="21253" w:author="Jane Shaw" w:date="2015-11-01T17:25:00Z">
            <w:rPr/>
          </w:rPrChange>
        </w:rPr>
        <w:t>Geneva</w:t>
      </w:r>
      <w:ins w:id="21254" w:author="Jane Shaw" w:date="2015-11-01T17:27:00Z">
        <w:r w:rsidR="00047D3A">
          <w:rPr>
            <w:rFonts w:asciiTheme="majorBidi" w:eastAsia="Times New Roman" w:hAnsiTheme="majorBidi" w:cstheme="majorBidi"/>
          </w:rPr>
          <w:t>;</w:t>
        </w:r>
      </w:ins>
    </w:p>
    <w:p w14:paraId="12851D41" w14:textId="190EA07B" w:rsidR="00EB7AF1" w:rsidRPr="002173B6" w:rsidRDefault="00047D3A">
      <w:pPr>
        <w:pStyle w:val="Paragrafoelenco"/>
        <w:numPr>
          <w:ilvl w:val="0"/>
          <w:numId w:val="62"/>
        </w:numPr>
        <w:spacing w:after="0"/>
        <w:jc w:val="both"/>
        <w:rPr>
          <w:rFonts w:asciiTheme="majorBidi" w:hAnsiTheme="majorBidi" w:cstheme="majorBidi"/>
          <w:rPrChange w:id="21255" w:author="Jane Shaw" w:date="2015-11-01T17:25:00Z">
            <w:rPr/>
          </w:rPrChange>
        </w:rPr>
        <w:pPrChange w:id="21256" w:author="Jane Shaw" w:date="2015-11-01T17:25:00Z">
          <w:pPr>
            <w:spacing w:after="0"/>
            <w:jc w:val="both"/>
          </w:pPr>
        </w:pPrChange>
      </w:pPr>
      <w:r w:rsidRPr="009D4B26">
        <w:rPr>
          <w:rFonts w:asciiTheme="majorBidi" w:eastAsia="Times New Roman" w:hAnsiTheme="majorBidi" w:cstheme="majorBidi"/>
        </w:rPr>
        <w:t>gin</w:t>
      </w:r>
      <w:ins w:id="21257" w:author="Jane Shaw" w:date="2015-11-01T17:28:00Z">
        <w:r>
          <w:rPr>
            <w:rFonts w:asciiTheme="majorBidi" w:eastAsia="Times New Roman" w:hAnsiTheme="majorBidi" w:cstheme="majorBidi"/>
          </w:rPr>
          <w:t>;</w:t>
        </w:r>
      </w:ins>
    </w:p>
    <w:p w14:paraId="17C00DCC" w14:textId="612F58CA" w:rsidR="00EB7AF1" w:rsidRPr="002173B6" w:rsidRDefault="00047D3A">
      <w:pPr>
        <w:pStyle w:val="Paragrafoelenco"/>
        <w:numPr>
          <w:ilvl w:val="0"/>
          <w:numId w:val="62"/>
        </w:numPr>
        <w:spacing w:after="0"/>
        <w:jc w:val="both"/>
        <w:rPr>
          <w:rFonts w:asciiTheme="majorBidi" w:hAnsiTheme="majorBidi" w:cstheme="majorBidi"/>
          <w:rPrChange w:id="21258" w:author="Jane Shaw" w:date="2015-11-01T17:25:00Z">
            <w:rPr/>
          </w:rPrChange>
        </w:rPr>
        <w:pPrChange w:id="21259" w:author="Jane Shaw" w:date="2015-11-01T17:25:00Z">
          <w:pPr>
            <w:spacing w:after="0"/>
            <w:jc w:val="both"/>
          </w:pPr>
        </w:pPrChange>
      </w:pPr>
      <w:r w:rsidRPr="009D4B26">
        <w:rPr>
          <w:rFonts w:asciiTheme="majorBidi" w:eastAsia="Times New Roman" w:hAnsiTheme="majorBidi" w:cstheme="majorBidi"/>
        </w:rPr>
        <w:t>grappa</w:t>
      </w:r>
      <w:ins w:id="21260" w:author="Jane Shaw" w:date="2015-11-01T17:28:00Z">
        <w:r>
          <w:rPr>
            <w:rFonts w:asciiTheme="majorBidi" w:eastAsia="Times New Roman" w:hAnsiTheme="majorBidi" w:cstheme="majorBidi"/>
          </w:rPr>
          <w:t>;</w:t>
        </w:r>
      </w:ins>
    </w:p>
    <w:p w14:paraId="3DDE1404" w14:textId="23A258C6" w:rsidR="00EB7AF1" w:rsidRPr="002173B6" w:rsidRDefault="00047D3A">
      <w:pPr>
        <w:pStyle w:val="Paragrafoelenco"/>
        <w:numPr>
          <w:ilvl w:val="0"/>
          <w:numId w:val="62"/>
        </w:numPr>
        <w:spacing w:after="0"/>
        <w:jc w:val="both"/>
        <w:rPr>
          <w:rFonts w:asciiTheme="majorBidi" w:hAnsiTheme="majorBidi" w:cstheme="majorBidi"/>
          <w:rPrChange w:id="21261" w:author="Jane Shaw" w:date="2015-11-01T17:25:00Z">
            <w:rPr/>
          </w:rPrChange>
        </w:rPr>
        <w:pPrChange w:id="21262" w:author="Jane Shaw" w:date="2015-11-01T17:25:00Z">
          <w:pPr>
            <w:spacing w:after="0"/>
            <w:jc w:val="both"/>
          </w:pPr>
        </w:pPrChange>
      </w:pPr>
      <w:r w:rsidRPr="009D4B26">
        <w:rPr>
          <w:rFonts w:asciiTheme="majorBidi" w:eastAsia="Times New Roman" w:hAnsiTheme="majorBidi" w:cstheme="majorBidi"/>
        </w:rPr>
        <w:t>juice</w:t>
      </w:r>
      <w:ins w:id="21263" w:author="Jane Shaw" w:date="2015-11-01T17:28:00Z">
        <w:r>
          <w:rPr>
            <w:rFonts w:asciiTheme="majorBidi" w:eastAsia="Times New Roman" w:hAnsiTheme="majorBidi" w:cstheme="majorBidi"/>
          </w:rPr>
          <w:t>,</w:t>
        </w:r>
      </w:ins>
      <w:r w:rsidRPr="009D4B26">
        <w:rPr>
          <w:rFonts w:asciiTheme="majorBidi" w:eastAsia="Times New Roman" w:hAnsiTheme="majorBidi" w:cstheme="majorBidi"/>
        </w:rPr>
        <w:t xml:space="preserve"> </w:t>
      </w:r>
      <w:del w:id="21264" w:author="Jane Shaw" w:date="2015-11-01T17:28: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fruit (excl</w:t>
      </w:r>
      <w:ins w:id="21265" w:author="Jane Shaw" w:date="2015-11-01T17:28:00Z">
        <w:r>
          <w:rPr>
            <w:rFonts w:asciiTheme="majorBidi" w:eastAsia="Times New Roman" w:hAnsiTheme="majorBidi" w:cstheme="majorBidi"/>
          </w:rPr>
          <w:t>uding</w:t>
        </w:r>
      </w:ins>
      <w:del w:id="21266" w:author="Jane Shaw" w:date="2015-11-01T17:28: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fermented grape juice and grape must), with added alcohol; </w:t>
      </w:r>
      <w:ins w:id="21267" w:author="Jane Shaw" w:date="2015-11-01T17:28:00Z">
        <w:r>
          <w:rPr>
            <w:rFonts w:asciiTheme="majorBidi" w:eastAsia="Times New Roman" w:hAnsiTheme="majorBidi" w:cstheme="majorBidi"/>
          </w:rPr>
          <w:t xml:space="preserve">juice, </w:t>
        </w:r>
      </w:ins>
      <w:r w:rsidRPr="009D4B26">
        <w:rPr>
          <w:rFonts w:asciiTheme="majorBidi" w:eastAsia="Times New Roman" w:hAnsiTheme="majorBidi" w:cstheme="majorBidi"/>
        </w:rPr>
        <w:t xml:space="preserve">grape, unfermented, with added alcohol; </w:t>
      </w:r>
      <w:ins w:id="21268" w:author="Jane Shaw" w:date="2015-11-01T17:28:00Z">
        <w:r>
          <w:rPr>
            <w:rFonts w:asciiTheme="majorBidi" w:eastAsia="Times New Roman" w:hAnsiTheme="majorBidi" w:cstheme="majorBidi"/>
          </w:rPr>
          <w:t xml:space="preserve">juice, </w:t>
        </w:r>
      </w:ins>
      <w:r w:rsidRPr="009D4B26">
        <w:rPr>
          <w:rFonts w:asciiTheme="majorBidi" w:eastAsia="Times New Roman" w:hAnsiTheme="majorBidi" w:cstheme="majorBidi"/>
        </w:rPr>
        <w:t>vegetable, with added alcohol</w:t>
      </w:r>
      <w:ins w:id="21269" w:author="Jane Shaw" w:date="2015-11-01T17:28:00Z">
        <w:r>
          <w:rPr>
            <w:rFonts w:asciiTheme="majorBidi" w:eastAsia="Times New Roman" w:hAnsiTheme="majorBidi" w:cstheme="majorBidi"/>
          </w:rPr>
          <w:t>;</w:t>
        </w:r>
      </w:ins>
      <w:del w:id="21270" w:author="Jane Shaw" w:date="2015-11-01T17:28:00Z">
        <w:r w:rsidRPr="009D4B26" w:rsidDel="00047D3A">
          <w:rPr>
            <w:rFonts w:asciiTheme="majorBidi" w:eastAsia="Times New Roman" w:hAnsiTheme="majorBidi" w:cstheme="majorBidi"/>
          </w:rPr>
          <w:delText>)</w:delText>
        </w:r>
      </w:del>
    </w:p>
    <w:p w14:paraId="0BB2AD2E" w14:textId="263459A8" w:rsidR="00EB7AF1" w:rsidRPr="002173B6" w:rsidRDefault="00047D3A">
      <w:pPr>
        <w:pStyle w:val="Paragrafoelenco"/>
        <w:numPr>
          <w:ilvl w:val="0"/>
          <w:numId w:val="62"/>
        </w:numPr>
        <w:spacing w:after="0"/>
        <w:jc w:val="both"/>
        <w:rPr>
          <w:rFonts w:asciiTheme="majorBidi" w:hAnsiTheme="majorBidi" w:cstheme="majorBidi"/>
          <w:rPrChange w:id="21271" w:author="Jane Shaw" w:date="2015-11-01T17:25:00Z">
            <w:rPr/>
          </w:rPrChange>
        </w:rPr>
        <w:pPrChange w:id="21272" w:author="Jane Shaw" w:date="2015-11-01T17:25:00Z">
          <w:pPr>
            <w:spacing w:after="0"/>
            <w:jc w:val="both"/>
          </w:pPr>
        </w:pPrChange>
      </w:pPr>
      <w:r w:rsidRPr="009D4B26">
        <w:rPr>
          <w:rFonts w:asciiTheme="majorBidi" w:eastAsia="Times New Roman" w:hAnsiTheme="majorBidi" w:cstheme="majorBidi"/>
        </w:rPr>
        <w:t>kirsch</w:t>
      </w:r>
      <w:ins w:id="21273" w:author="Jane Shaw" w:date="2015-11-01T17:28:00Z">
        <w:r>
          <w:rPr>
            <w:rFonts w:asciiTheme="majorBidi" w:eastAsia="Times New Roman" w:hAnsiTheme="majorBidi" w:cstheme="majorBidi"/>
          </w:rPr>
          <w:t>;</w:t>
        </w:r>
      </w:ins>
    </w:p>
    <w:p w14:paraId="60AA7B60" w14:textId="10239AF5" w:rsidR="00EB7AF1" w:rsidRPr="002173B6" w:rsidRDefault="00047D3A">
      <w:pPr>
        <w:pStyle w:val="Paragrafoelenco"/>
        <w:numPr>
          <w:ilvl w:val="0"/>
          <w:numId w:val="62"/>
        </w:numPr>
        <w:spacing w:after="0"/>
        <w:jc w:val="both"/>
        <w:rPr>
          <w:rFonts w:asciiTheme="majorBidi" w:hAnsiTheme="majorBidi" w:cstheme="majorBidi"/>
          <w:rPrChange w:id="21274" w:author="Jane Shaw" w:date="2015-11-01T17:25:00Z">
            <w:rPr/>
          </w:rPrChange>
        </w:rPr>
        <w:pPrChange w:id="21275" w:author="Jane Shaw" w:date="2015-11-01T17:25:00Z">
          <w:pPr>
            <w:spacing w:after="0"/>
            <w:jc w:val="both"/>
          </w:pPr>
        </w:pPrChange>
      </w:pPr>
      <w:r w:rsidRPr="009D4B26">
        <w:rPr>
          <w:rFonts w:asciiTheme="majorBidi" w:eastAsia="Times New Roman" w:hAnsiTheme="majorBidi" w:cstheme="majorBidi"/>
        </w:rPr>
        <w:t>k</w:t>
      </w:r>
      <w:ins w:id="21276" w:author="Jane Shaw" w:date="2015-11-01T17:29:00Z">
        <w:r>
          <w:rPr>
            <w:rFonts w:asciiTheme="majorBidi" w:eastAsia="Times New Roman" w:hAnsiTheme="majorBidi" w:cstheme="majorBidi"/>
          </w:rPr>
          <w:t>u</w:t>
        </w:r>
      </w:ins>
      <w:del w:id="21277" w:author="Jane Shaw" w:date="2015-11-01T17:29:00Z">
        <w:r w:rsidRPr="009D4B26" w:rsidDel="00047D3A">
          <w:rPr>
            <w:rFonts w:asciiTheme="majorBidi" w:eastAsia="Times New Roman" w:hAnsiTheme="majorBidi" w:cstheme="majorBidi"/>
          </w:rPr>
          <w:delText>ü</w:delText>
        </w:r>
      </w:del>
      <w:r w:rsidRPr="009D4B26">
        <w:rPr>
          <w:rFonts w:asciiTheme="majorBidi" w:eastAsia="Times New Roman" w:hAnsiTheme="majorBidi" w:cstheme="majorBidi"/>
        </w:rPr>
        <w:t>mmel</w:t>
      </w:r>
      <w:ins w:id="21278" w:author="Jane Shaw" w:date="2015-11-01T17:28:00Z">
        <w:r>
          <w:rPr>
            <w:rFonts w:asciiTheme="majorBidi" w:eastAsia="Times New Roman" w:hAnsiTheme="majorBidi" w:cstheme="majorBidi"/>
          </w:rPr>
          <w:t>;</w:t>
        </w:r>
      </w:ins>
    </w:p>
    <w:p w14:paraId="074BFE86" w14:textId="40FC6C24" w:rsidR="00EB7AF1" w:rsidRPr="002173B6" w:rsidRDefault="00047D3A">
      <w:pPr>
        <w:pStyle w:val="Paragrafoelenco"/>
        <w:numPr>
          <w:ilvl w:val="0"/>
          <w:numId w:val="62"/>
        </w:numPr>
        <w:spacing w:after="0"/>
        <w:jc w:val="both"/>
        <w:rPr>
          <w:rFonts w:asciiTheme="majorBidi" w:hAnsiTheme="majorBidi" w:cstheme="majorBidi"/>
          <w:rPrChange w:id="21279" w:author="Jane Shaw" w:date="2015-11-01T17:25:00Z">
            <w:rPr/>
          </w:rPrChange>
        </w:rPr>
        <w:pPrChange w:id="21280" w:author="Jane Shaw" w:date="2015-11-01T17:25:00Z">
          <w:pPr>
            <w:spacing w:after="0"/>
            <w:jc w:val="both"/>
          </w:pPr>
        </w:pPrChange>
      </w:pPr>
      <w:r w:rsidRPr="009D4B26">
        <w:rPr>
          <w:rFonts w:asciiTheme="majorBidi" w:eastAsia="Times New Roman" w:hAnsiTheme="majorBidi" w:cstheme="majorBidi"/>
        </w:rPr>
        <w:t>lemonade, alcoholic, unmedicated</w:t>
      </w:r>
      <w:ins w:id="21281" w:author="Jane Shaw" w:date="2015-11-01T17:29:00Z">
        <w:r>
          <w:rPr>
            <w:rFonts w:asciiTheme="majorBidi" w:eastAsia="Times New Roman" w:hAnsiTheme="majorBidi" w:cstheme="majorBidi"/>
          </w:rPr>
          <w:t>;</w:t>
        </w:r>
      </w:ins>
    </w:p>
    <w:p w14:paraId="09701CB2" w14:textId="2ECD8855" w:rsidR="00EB7AF1" w:rsidRPr="002173B6" w:rsidRDefault="00047D3A">
      <w:pPr>
        <w:pStyle w:val="Paragrafoelenco"/>
        <w:numPr>
          <w:ilvl w:val="0"/>
          <w:numId w:val="62"/>
        </w:numPr>
        <w:spacing w:after="0"/>
        <w:jc w:val="both"/>
        <w:rPr>
          <w:rFonts w:asciiTheme="majorBidi" w:hAnsiTheme="majorBidi" w:cstheme="majorBidi"/>
          <w:rPrChange w:id="21282" w:author="Jane Shaw" w:date="2015-11-01T17:25:00Z">
            <w:rPr/>
          </w:rPrChange>
        </w:rPr>
        <w:pPrChange w:id="21283" w:author="Jane Shaw" w:date="2015-11-01T17:25:00Z">
          <w:pPr>
            <w:spacing w:after="0"/>
            <w:jc w:val="both"/>
          </w:pPr>
        </w:pPrChange>
      </w:pPr>
      <w:r w:rsidRPr="009D4B26">
        <w:rPr>
          <w:rFonts w:asciiTheme="majorBidi" w:eastAsia="Times New Roman" w:hAnsiTheme="majorBidi" w:cstheme="majorBidi"/>
        </w:rPr>
        <w:t>liqueurs</w:t>
      </w:r>
      <w:ins w:id="21284" w:author="Jane Shaw" w:date="2015-11-01T17:29:00Z">
        <w:r>
          <w:rPr>
            <w:rFonts w:asciiTheme="majorBidi" w:eastAsia="Times New Roman" w:hAnsiTheme="majorBidi" w:cstheme="majorBidi"/>
          </w:rPr>
          <w:t>;</w:t>
        </w:r>
      </w:ins>
    </w:p>
    <w:p w14:paraId="2D098D1E" w14:textId="1DF3E3E5" w:rsidR="00EB7AF1" w:rsidRPr="002173B6" w:rsidRDefault="00047D3A">
      <w:pPr>
        <w:pStyle w:val="Paragrafoelenco"/>
        <w:numPr>
          <w:ilvl w:val="0"/>
          <w:numId w:val="62"/>
        </w:numPr>
        <w:spacing w:after="0"/>
        <w:jc w:val="both"/>
        <w:rPr>
          <w:rFonts w:asciiTheme="majorBidi" w:hAnsiTheme="majorBidi" w:cstheme="majorBidi"/>
          <w:rPrChange w:id="21285" w:author="Jane Shaw" w:date="2015-11-01T17:25:00Z">
            <w:rPr/>
          </w:rPrChange>
        </w:rPr>
        <w:pPrChange w:id="21286" w:author="Jane Shaw" w:date="2015-11-01T17:25:00Z">
          <w:pPr>
            <w:spacing w:after="0"/>
            <w:jc w:val="both"/>
          </w:pPr>
        </w:pPrChange>
      </w:pPr>
      <w:r w:rsidRPr="009D4B26">
        <w:rPr>
          <w:rFonts w:asciiTheme="majorBidi" w:eastAsia="Times New Roman" w:hAnsiTheme="majorBidi" w:cstheme="majorBidi"/>
        </w:rPr>
        <w:t>mirabelle spirits</w:t>
      </w:r>
      <w:ins w:id="21287" w:author="Jane Shaw" w:date="2015-11-01T17:29:00Z">
        <w:r>
          <w:rPr>
            <w:rFonts w:asciiTheme="majorBidi" w:eastAsia="Times New Roman" w:hAnsiTheme="majorBidi" w:cstheme="majorBidi"/>
          </w:rPr>
          <w:t>;</w:t>
        </w:r>
      </w:ins>
    </w:p>
    <w:p w14:paraId="62777111" w14:textId="7FE0CC9A" w:rsidR="00EB7AF1" w:rsidRPr="002173B6" w:rsidRDefault="00047D3A">
      <w:pPr>
        <w:pStyle w:val="Paragrafoelenco"/>
        <w:numPr>
          <w:ilvl w:val="0"/>
          <w:numId w:val="62"/>
        </w:numPr>
        <w:spacing w:after="0"/>
        <w:jc w:val="both"/>
        <w:rPr>
          <w:rFonts w:asciiTheme="majorBidi" w:hAnsiTheme="majorBidi" w:cstheme="majorBidi"/>
          <w:rPrChange w:id="21288" w:author="Jane Shaw" w:date="2015-11-01T17:25:00Z">
            <w:rPr/>
          </w:rPrChange>
        </w:rPr>
        <w:pPrChange w:id="21289" w:author="Jane Shaw" w:date="2015-11-01T17:25:00Z">
          <w:pPr>
            <w:spacing w:after="0"/>
            <w:jc w:val="both"/>
          </w:pPr>
        </w:pPrChange>
      </w:pPr>
      <w:r w:rsidRPr="009D4B26">
        <w:rPr>
          <w:rFonts w:asciiTheme="majorBidi" w:eastAsia="Times New Roman" w:hAnsiTheme="majorBidi" w:cstheme="majorBidi"/>
        </w:rPr>
        <w:t>quetsch</w:t>
      </w:r>
      <w:ins w:id="21290" w:author="Jane Shaw" w:date="2015-11-01T17:30:00Z">
        <w:r>
          <w:rPr>
            <w:rFonts w:asciiTheme="majorBidi" w:eastAsia="Times New Roman" w:hAnsiTheme="majorBidi" w:cstheme="majorBidi"/>
          </w:rPr>
          <w:t>;</w:t>
        </w:r>
      </w:ins>
    </w:p>
    <w:p w14:paraId="1B3989B8" w14:textId="6E161CD0" w:rsidR="00EB7AF1" w:rsidRPr="002173B6" w:rsidRDefault="00047D3A">
      <w:pPr>
        <w:pStyle w:val="Paragrafoelenco"/>
        <w:numPr>
          <w:ilvl w:val="0"/>
          <w:numId w:val="62"/>
        </w:numPr>
        <w:jc w:val="both"/>
        <w:rPr>
          <w:rFonts w:asciiTheme="majorBidi" w:hAnsiTheme="majorBidi" w:cstheme="majorBidi"/>
          <w:rPrChange w:id="21291" w:author="Jane Shaw" w:date="2015-11-01T17:25:00Z">
            <w:rPr/>
          </w:rPrChange>
        </w:rPr>
        <w:pPrChange w:id="21292" w:author="Jane Shaw" w:date="2015-11-01T17:25:00Z">
          <w:pPr>
            <w:jc w:val="both"/>
          </w:pPr>
        </w:pPrChange>
      </w:pPr>
      <w:r w:rsidRPr="009D4B26">
        <w:rPr>
          <w:rFonts w:asciiTheme="majorBidi" w:eastAsia="Times New Roman" w:hAnsiTheme="majorBidi" w:cstheme="majorBidi"/>
        </w:rPr>
        <w:t>rum</w:t>
      </w:r>
      <w:ins w:id="21293" w:author="Jane Shaw" w:date="2015-11-01T17:30:00Z">
        <w:r>
          <w:rPr>
            <w:rFonts w:asciiTheme="majorBidi" w:eastAsia="Times New Roman" w:hAnsiTheme="majorBidi" w:cstheme="majorBidi"/>
          </w:rPr>
          <w:t>;</w:t>
        </w:r>
      </w:ins>
    </w:p>
    <w:p w14:paraId="09652AF1" w14:textId="02F80E63" w:rsidR="00EB7AF1" w:rsidRPr="002173B6" w:rsidRDefault="00047D3A">
      <w:pPr>
        <w:pStyle w:val="Paragrafoelenco"/>
        <w:numPr>
          <w:ilvl w:val="0"/>
          <w:numId w:val="62"/>
        </w:numPr>
        <w:jc w:val="both"/>
        <w:rPr>
          <w:rFonts w:asciiTheme="majorBidi" w:eastAsia="Times New Roman" w:hAnsiTheme="majorBidi" w:cstheme="majorBidi"/>
          <w:rPrChange w:id="21294" w:author="Jane Shaw" w:date="2015-11-01T17:25:00Z">
            <w:rPr/>
          </w:rPrChange>
        </w:rPr>
        <w:pPrChange w:id="21295" w:author="Jane Shaw" w:date="2015-11-01T17:25:00Z">
          <w:pPr>
            <w:jc w:val="both"/>
          </w:pPr>
        </w:pPrChange>
      </w:pPr>
      <w:r w:rsidRPr="009D4B26">
        <w:rPr>
          <w:rFonts w:asciiTheme="majorBidi" w:eastAsia="Times New Roman" w:hAnsiTheme="majorBidi" w:cstheme="majorBidi"/>
        </w:rPr>
        <w:t>spirits</w:t>
      </w:r>
      <w:del w:id="21296" w:author="Jane Shaw" w:date="2015-11-01T17:30: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w:t>
      </w:r>
      <w:ins w:id="21297" w:author="Jane Shaw" w:date="2015-11-01T17:30:00Z">
        <w:r>
          <w:rPr>
            <w:rFonts w:asciiTheme="majorBidi" w:eastAsia="Times New Roman" w:hAnsiTheme="majorBidi" w:cstheme="majorBidi"/>
          </w:rPr>
          <w:t>(</w:t>
        </w:r>
      </w:ins>
      <w:r w:rsidRPr="009D4B26">
        <w:rPr>
          <w:rFonts w:asciiTheme="majorBidi" w:eastAsia="Times New Roman" w:hAnsiTheme="majorBidi" w:cstheme="majorBidi"/>
        </w:rPr>
        <w:t>excl</w:t>
      </w:r>
      <w:ins w:id="21298" w:author="Jane Shaw" w:date="2015-11-01T17:30:00Z">
        <w:r>
          <w:rPr>
            <w:rFonts w:asciiTheme="majorBidi" w:eastAsia="Times New Roman" w:hAnsiTheme="majorBidi" w:cstheme="majorBidi"/>
          </w:rPr>
          <w:t>uding</w:t>
        </w:r>
      </w:ins>
      <w:del w:id="21299" w:author="Jane Shaw" w:date="2015-11-01T17:30: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whisky</w:t>
      </w:r>
      <w:ins w:id="21300" w:author="Jane Shaw" w:date="2015-11-01T17:30:00Z">
        <w:r>
          <w:rPr>
            <w:rFonts w:asciiTheme="majorBidi" w:eastAsia="Times New Roman" w:hAnsiTheme="majorBidi" w:cstheme="majorBidi"/>
          </w:rPr>
          <w:t>)</w:t>
        </w:r>
      </w:ins>
      <w:r w:rsidRPr="009D4B26">
        <w:rPr>
          <w:rFonts w:asciiTheme="majorBidi" w:eastAsia="Times New Roman" w:hAnsiTheme="majorBidi" w:cstheme="majorBidi"/>
        </w:rPr>
        <w:t xml:space="preserve"> </w:t>
      </w:r>
      <w:del w:id="21301" w:author="Jane Shaw" w:date="2015-11-01T17:30: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w:t>
      </w:r>
      <w:ins w:id="21302" w:author="Jane Shaw" w:date="2015-11-01T17:31:00Z">
        <w:r>
          <w:rPr>
            <w:rFonts w:asciiTheme="majorBidi" w:eastAsia="Times New Roman" w:hAnsiTheme="majorBidi" w:cstheme="majorBidi"/>
          </w:rPr>
          <w:t>uding</w:t>
        </w:r>
      </w:ins>
      <w:del w:id="21303" w:author="Jane Shaw" w:date="2015-11-01T17:31: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grapes); wine or grape marc; neutral, un</w:t>
      </w:r>
      <w:ins w:id="21304" w:author="Jane Shaw" w:date="2015-11-01T17:31:00Z">
        <w:r>
          <w:rPr>
            <w:rFonts w:asciiTheme="majorBidi" w:eastAsia="Times New Roman" w:hAnsiTheme="majorBidi" w:cstheme="majorBidi"/>
          </w:rPr>
          <w:t>-</w:t>
        </w:r>
      </w:ins>
      <w:r w:rsidRPr="009D4B26">
        <w:rPr>
          <w:rFonts w:asciiTheme="majorBidi" w:eastAsia="Times New Roman" w:hAnsiTheme="majorBidi" w:cstheme="majorBidi"/>
        </w:rPr>
        <w:t>denatured, of an alcoholic strength by volume of less than 80</w:t>
      </w:r>
      <w:del w:id="21305" w:author="Jane Shaw" w:date="2015-10-22T19:09:00Z">
        <w:r w:rsidR="726F4BD4" w:rsidRPr="002173B6" w:rsidDel="004414AA">
          <w:rPr>
            <w:rFonts w:asciiTheme="majorBidi" w:eastAsia="Times New Roman" w:hAnsiTheme="majorBidi" w:cstheme="majorBidi"/>
            <w:rPrChange w:id="21306" w:author="Jane Shaw" w:date="2015-11-01T17:25:00Z">
              <w:rPr/>
            </w:rPrChange>
          </w:rPr>
          <w:delText>%</w:delText>
        </w:r>
      </w:del>
      <w:ins w:id="21307" w:author="Jane Shaw" w:date="2015-10-22T19:09:00Z">
        <w:r w:rsidRPr="009D4B26">
          <w:rPr>
            <w:rFonts w:asciiTheme="majorBidi" w:eastAsia="Times New Roman" w:hAnsiTheme="majorBidi" w:cstheme="majorBidi"/>
          </w:rPr>
          <w:t xml:space="preserve"> percent</w:t>
        </w:r>
      </w:ins>
      <w:ins w:id="21308" w:author="Jane Shaw" w:date="2015-11-01T17:31:00Z">
        <w:r>
          <w:rPr>
            <w:rFonts w:asciiTheme="majorBidi" w:eastAsia="Times New Roman" w:hAnsiTheme="majorBidi" w:cstheme="majorBidi"/>
          </w:rPr>
          <w:t>;</w:t>
        </w:r>
      </w:ins>
      <w:del w:id="21309" w:author="Jane Shaw" w:date="2015-11-01T17:31:00Z">
        <w:r w:rsidRPr="009D4B26" w:rsidDel="00047D3A">
          <w:rPr>
            <w:rFonts w:asciiTheme="majorBidi" w:eastAsia="Times New Roman" w:hAnsiTheme="majorBidi" w:cstheme="majorBidi"/>
          </w:rPr>
          <w:delText>)</w:delText>
        </w:r>
      </w:del>
    </w:p>
    <w:p w14:paraId="092D23E4" w14:textId="014C976D" w:rsidR="00EB7AF1" w:rsidRPr="002173B6" w:rsidRDefault="00047D3A">
      <w:pPr>
        <w:pStyle w:val="Paragrafoelenco"/>
        <w:numPr>
          <w:ilvl w:val="0"/>
          <w:numId w:val="62"/>
        </w:numPr>
        <w:spacing w:after="0"/>
        <w:jc w:val="both"/>
        <w:rPr>
          <w:rFonts w:asciiTheme="majorBidi" w:eastAsia="Times New Roman" w:hAnsiTheme="majorBidi" w:cstheme="majorBidi"/>
          <w:rPrChange w:id="21310" w:author="Jane Shaw" w:date="2015-11-01T17:25:00Z">
            <w:rPr/>
          </w:rPrChange>
        </w:rPr>
        <w:pPrChange w:id="21311" w:author="Jane Shaw" w:date="2015-11-01T17:25:00Z">
          <w:pPr>
            <w:spacing w:after="0"/>
            <w:jc w:val="both"/>
          </w:pPr>
        </w:pPrChange>
      </w:pPr>
      <w:r w:rsidRPr="009D4B26">
        <w:rPr>
          <w:rFonts w:asciiTheme="majorBidi" w:eastAsia="Times New Roman" w:hAnsiTheme="majorBidi" w:cstheme="majorBidi"/>
        </w:rPr>
        <w:t>tafia</w:t>
      </w:r>
      <w:ins w:id="21312" w:author="Jane Shaw" w:date="2015-11-01T17:32:00Z">
        <w:r>
          <w:rPr>
            <w:rFonts w:asciiTheme="majorBidi" w:eastAsia="Times New Roman" w:hAnsiTheme="majorBidi" w:cstheme="majorBidi"/>
          </w:rPr>
          <w:t>;</w:t>
        </w:r>
      </w:ins>
    </w:p>
    <w:p w14:paraId="23C6881E" w14:textId="7259F18F" w:rsidR="00EB7AF1" w:rsidRPr="002173B6" w:rsidRDefault="00047D3A">
      <w:pPr>
        <w:pStyle w:val="Paragrafoelenco"/>
        <w:numPr>
          <w:ilvl w:val="0"/>
          <w:numId w:val="62"/>
        </w:numPr>
        <w:spacing w:after="0"/>
        <w:jc w:val="both"/>
        <w:rPr>
          <w:rFonts w:asciiTheme="majorBidi" w:eastAsia="Times New Roman" w:hAnsiTheme="majorBidi" w:cstheme="majorBidi"/>
          <w:rPrChange w:id="21313" w:author="Jane Shaw" w:date="2015-11-01T17:25:00Z">
            <w:rPr/>
          </w:rPrChange>
        </w:rPr>
        <w:pPrChange w:id="21314" w:author="Jane Shaw" w:date="2015-11-01T17:25:00Z">
          <w:pPr>
            <w:spacing w:after="0"/>
            <w:jc w:val="both"/>
          </w:pPr>
        </w:pPrChange>
      </w:pPr>
      <w:r w:rsidRPr="009D4B26">
        <w:rPr>
          <w:rFonts w:asciiTheme="majorBidi" w:eastAsia="Times New Roman" w:hAnsiTheme="majorBidi" w:cstheme="majorBidi"/>
        </w:rPr>
        <w:t>vodka</w:t>
      </w:r>
      <w:ins w:id="21315" w:author="Jane Shaw" w:date="2015-11-01T17:32:00Z">
        <w:r>
          <w:rPr>
            <w:rFonts w:asciiTheme="majorBidi" w:eastAsia="Times New Roman" w:hAnsiTheme="majorBidi" w:cstheme="majorBidi"/>
          </w:rPr>
          <w:t>;</w:t>
        </w:r>
      </w:ins>
    </w:p>
    <w:p w14:paraId="1260B9C6" w14:textId="7F94FE4A" w:rsidR="00EB7AF1" w:rsidRPr="002173B6" w:rsidRDefault="00047D3A">
      <w:pPr>
        <w:pStyle w:val="Paragrafoelenco"/>
        <w:numPr>
          <w:ilvl w:val="0"/>
          <w:numId w:val="62"/>
        </w:numPr>
        <w:spacing w:after="0"/>
        <w:jc w:val="both"/>
        <w:rPr>
          <w:rFonts w:asciiTheme="majorBidi" w:eastAsia="Times New Roman" w:hAnsiTheme="majorBidi" w:cstheme="majorBidi"/>
          <w:rPrChange w:id="21316" w:author="Jane Shaw" w:date="2015-11-01T17:25:00Z">
            <w:rPr/>
          </w:rPrChange>
        </w:rPr>
        <w:pPrChange w:id="21317" w:author="Jane Shaw" w:date="2015-11-01T17:25:00Z">
          <w:pPr>
            <w:spacing w:after="0"/>
            <w:jc w:val="both"/>
          </w:pPr>
        </w:pPrChange>
      </w:pPr>
      <w:r w:rsidRPr="009D4B26">
        <w:rPr>
          <w:rFonts w:asciiTheme="majorBidi" w:eastAsia="Times New Roman" w:hAnsiTheme="majorBidi" w:cstheme="majorBidi"/>
        </w:rPr>
        <w:t>whisky, bourbon</w:t>
      </w:r>
      <w:ins w:id="21318" w:author="Jane Shaw" w:date="2015-11-01T17:32:00Z">
        <w:r>
          <w:rPr>
            <w:rFonts w:asciiTheme="majorBidi" w:eastAsia="Times New Roman" w:hAnsiTheme="majorBidi" w:cstheme="majorBidi"/>
          </w:rPr>
          <w:t>;</w:t>
        </w:r>
      </w:ins>
    </w:p>
    <w:p w14:paraId="23C3905D" w14:textId="11EC59F1" w:rsidR="00EB7AF1" w:rsidRPr="002173B6" w:rsidRDefault="00047D3A">
      <w:pPr>
        <w:pStyle w:val="Paragrafoelenco"/>
        <w:numPr>
          <w:ilvl w:val="0"/>
          <w:numId w:val="62"/>
        </w:numPr>
        <w:spacing w:after="0"/>
        <w:jc w:val="both"/>
        <w:rPr>
          <w:rFonts w:asciiTheme="majorBidi" w:eastAsia="Times New Roman" w:hAnsiTheme="majorBidi" w:cstheme="majorBidi"/>
          <w:rPrChange w:id="21319" w:author="Jane Shaw" w:date="2015-11-01T17:25:00Z">
            <w:rPr/>
          </w:rPrChange>
        </w:rPr>
        <w:pPrChange w:id="21320" w:author="Jane Shaw" w:date="2015-11-01T17:25:00Z">
          <w:pPr>
            <w:spacing w:after="0"/>
            <w:jc w:val="both"/>
          </w:pPr>
        </w:pPrChange>
      </w:pPr>
      <w:r w:rsidRPr="009D4B26">
        <w:rPr>
          <w:rFonts w:asciiTheme="majorBidi" w:eastAsia="Times New Roman" w:hAnsiTheme="majorBidi" w:cstheme="majorBidi"/>
        </w:rPr>
        <w:t>whisky, rye</w:t>
      </w:r>
      <w:ins w:id="21321" w:author="Jane Shaw" w:date="2015-11-01T17:32:00Z">
        <w:r>
          <w:rPr>
            <w:rFonts w:asciiTheme="majorBidi" w:eastAsia="Times New Roman" w:hAnsiTheme="majorBidi" w:cstheme="majorBidi"/>
          </w:rPr>
          <w:t>;</w:t>
        </w:r>
      </w:ins>
    </w:p>
    <w:p w14:paraId="2085F270" w14:textId="33432C2C" w:rsidR="00EB7AF1" w:rsidRPr="002173B6" w:rsidRDefault="00047D3A">
      <w:pPr>
        <w:pStyle w:val="Paragrafoelenco"/>
        <w:numPr>
          <w:ilvl w:val="0"/>
          <w:numId w:val="62"/>
        </w:numPr>
        <w:spacing w:after="0"/>
        <w:jc w:val="both"/>
        <w:rPr>
          <w:rFonts w:asciiTheme="majorBidi" w:eastAsia="Times New Roman" w:hAnsiTheme="majorBidi" w:cstheme="majorBidi"/>
          <w:rPrChange w:id="21322" w:author="Jane Shaw" w:date="2015-11-01T17:25:00Z">
            <w:rPr/>
          </w:rPrChange>
        </w:rPr>
        <w:pPrChange w:id="21323" w:author="Jane Shaw" w:date="2015-11-01T17:25:00Z">
          <w:pPr>
            <w:spacing w:after="0"/>
            <w:jc w:val="both"/>
          </w:pPr>
        </w:pPrChange>
      </w:pPr>
      <w:r w:rsidRPr="009D4B26">
        <w:rPr>
          <w:rFonts w:asciiTheme="majorBidi" w:eastAsia="Times New Roman" w:hAnsiTheme="majorBidi" w:cstheme="majorBidi"/>
        </w:rPr>
        <w:t xml:space="preserve">whisky, </w:t>
      </w:r>
      <w:r w:rsidR="726F4BD4" w:rsidRPr="002173B6">
        <w:rPr>
          <w:rFonts w:asciiTheme="majorBidi" w:eastAsia="Times New Roman" w:hAnsiTheme="majorBidi" w:cstheme="majorBidi"/>
          <w:rPrChange w:id="21324" w:author="Jane Shaw" w:date="2015-11-01T17:25:00Z">
            <w:rPr/>
          </w:rPrChange>
        </w:rPr>
        <w:t>Scotch</w:t>
      </w:r>
      <w:ins w:id="21325" w:author="Jane Shaw" w:date="2015-11-01T17:32:00Z">
        <w:r>
          <w:rPr>
            <w:rFonts w:asciiTheme="majorBidi" w:eastAsia="Times New Roman" w:hAnsiTheme="majorBidi" w:cstheme="majorBidi"/>
          </w:rPr>
          <w:t>;</w:t>
        </w:r>
      </w:ins>
    </w:p>
    <w:p w14:paraId="4DB2846F" w14:textId="72FC7B8D" w:rsidR="00EB7AF1" w:rsidRPr="002173B6" w:rsidRDefault="00047D3A">
      <w:pPr>
        <w:pStyle w:val="Paragrafoelenco"/>
        <w:numPr>
          <w:ilvl w:val="0"/>
          <w:numId w:val="62"/>
        </w:numPr>
        <w:spacing w:after="0"/>
        <w:jc w:val="both"/>
        <w:rPr>
          <w:rFonts w:asciiTheme="majorBidi" w:eastAsia="Times New Roman" w:hAnsiTheme="majorBidi" w:cstheme="majorBidi"/>
          <w:rPrChange w:id="21326" w:author="Jane Shaw" w:date="2015-11-01T17:25:00Z">
            <w:rPr/>
          </w:rPrChange>
        </w:rPr>
        <w:pPrChange w:id="21327" w:author="Jane Shaw" w:date="2015-11-01T17:25:00Z">
          <w:pPr>
            <w:spacing w:after="0"/>
            <w:jc w:val="both"/>
          </w:pPr>
        </w:pPrChange>
      </w:pPr>
      <w:r w:rsidRPr="009D4B26">
        <w:rPr>
          <w:rFonts w:asciiTheme="majorBidi" w:eastAsia="Times New Roman" w:hAnsiTheme="majorBidi" w:cstheme="majorBidi"/>
        </w:rPr>
        <w:t>wine, distilled (excl</w:t>
      </w:r>
      <w:ins w:id="21328" w:author="Jane Shaw" w:date="2015-11-01T17:32:00Z">
        <w:r>
          <w:rPr>
            <w:rFonts w:asciiTheme="majorBidi" w:eastAsia="Times New Roman" w:hAnsiTheme="majorBidi" w:cstheme="majorBidi"/>
          </w:rPr>
          <w:t>uding</w:t>
        </w:r>
      </w:ins>
      <w:del w:id="21329" w:author="Jane Shaw" w:date="2015-11-01T17:32:00Z">
        <w:r w:rsidRPr="009D4B26" w:rsidDel="00047D3A">
          <w:rPr>
            <w:rFonts w:asciiTheme="majorBidi" w:eastAsia="Times New Roman" w:hAnsiTheme="majorBidi" w:cstheme="majorBidi"/>
          </w:rPr>
          <w:delText>.</w:delText>
        </w:r>
      </w:del>
      <w:r w:rsidRPr="009D4B26">
        <w:rPr>
          <w:rFonts w:asciiTheme="majorBidi" w:eastAsia="Times New Roman" w:hAnsiTheme="majorBidi" w:cstheme="majorBidi"/>
        </w:rPr>
        <w:t xml:space="preserve"> wine of fresh grapes).</w:t>
      </w:r>
    </w:p>
    <w:p w14:paraId="548F76AE" w14:textId="4DC1784F" w:rsidR="00EB7AF1" w:rsidRPr="002803E5" w:rsidRDefault="008568EC" w:rsidP="002803E5">
      <w:pPr>
        <w:spacing w:after="0"/>
        <w:jc w:val="both"/>
        <w:rPr>
          <w:rFonts w:asciiTheme="majorBidi" w:eastAsia="Times New Roman" w:hAnsiTheme="majorBidi" w:cstheme="majorBidi"/>
          <w:lang w:val="en-GB"/>
        </w:rPr>
      </w:pPr>
      <w:r>
        <w:rPr>
          <w:rFonts w:asciiTheme="majorBidi" w:eastAsia="Times New Roman" w:hAnsiTheme="majorBidi" w:cstheme="majorBidi"/>
          <w:lang w:val="en-GB"/>
        </w:rPr>
        <w:t xml:space="preserve"> </w:t>
      </w:r>
    </w:p>
    <w:p w14:paraId="1EC8E1AE" w14:textId="77777777"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14:paraId="1B869C57" w14:textId="5B1CCF60" w:rsidR="00EB7AF1" w:rsidRPr="008E1789" w:rsidRDefault="00047D3A" w:rsidP="00C4334D">
      <w:pPr>
        <w:pStyle w:val="Titolo2"/>
      </w:pPr>
      <w:bookmarkStart w:id="21330" w:name="_Toc308029396"/>
      <w:bookmarkStart w:id="21331" w:name="_Toc308029587"/>
      <w:ins w:id="21332" w:author="Jane Shaw" w:date="2015-11-01T17:32:00Z">
        <w:r>
          <w:t xml:space="preserve">7.14 </w:t>
        </w:r>
      </w:ins>
      <w:r w:rsidR="726F4BD4" w:rsidRPr="008E1789">
        <w:t>Products from slaughtered animals</w:t>
      </w:r>
      <w:bookmarkEnd w:id="21330"/>
      <w:bookmarkEnd w:id="21331"/>
      <w:r w:rsidR="726F4BD4" w:rsidRPr="008E1789">
        <w:t xml:space="preserve"> </w:t>
      </w:r>
    </w:p>
    <w:p w14:paraId="16287E10" w14:textId="29E5ECB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w:t>
      </w:r>
      <w:del w:id="21333" w:author="Jane Shaw" w:date="2015-11-01T18:03:00Z">
        <w:r w:rsidRPr="008E1789" w:rsidDel="004B3FD0">
          <w:rPr>
            <w:rFonts w:asciiTheme="majorBidi" w:eastAsia="Times New Roman" w:hAnsiTheme="majorBidi" w:cstheme="majorBidi"/>
            <w:lang w:val="en-GB"/>
          </w:rPr>
          <w:delText xml:space="preserve">either </w:delText>
        </w:r>
      </w:del>
      <w:r w:rsidRPr="008E1789">
        <w:rPr>
          <w:rFonts w:asciiTheme="majorBidi" w:eastAsia="Times New Roman" w:hAnsiTheme="majorBidi" w:cstheme="majorBidi"/>
          <w:lang w:val="en-GB"/>
        </w:rPr>
        <w:t xml:space="preserve">to commercial production (meat entering marketing channels), </w:t>
      </w:r>
      <w:ins w:id="21334" w:author="Jane Shaw" w:date="2015-11-01T18:03:00Z">
        <w:r w:rsidR="004B3FD0">
          <w:rPr>
            <w:rFonts w:asciiTheme="majorBidi" w:eastAsia="Times New Roman" w:hAnsiTheme="majorBidi" w:cstheme="majorBidi"/>
            <w:lang w:val="en-GB"/>
          </w:rPr>
          <w:t xml:space="preserve">to </w:t>
        </w:r>
      </w:ins>
      <w:r w:rsidRPr="008E1789">
        <w:rPr>
          <w:rFonts w:asciiTheme="majorBidi" w:eastAsia="Times New Roman" w:hAnsiTheme="majorBidi" w:cstheme="majorBidi"/>
          <w:lang w:val="en-GB"/>
        </w:rPr>
        <w:t>inspected production (from animals slaughtered under sanitary inspection)</w:t>
      </w:r>
      <w:del w:id="21335" w:author="Jane Shaw" w:date="2015-11-01T18:03:00Z">
        <w:r w:rsidRPr="008E1789" w:rsidDel="004B3FD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or </w:t>
      </w:r>
      <w:ins w:id="21336" w:author="Jane Shaw" w:date="2015-11-01T18:03:00Z">
        <w:r w:rsidR="004B3FD0">
          <w:rPr>
            <w:rFonts w:asciiTheme="majorBidi" w:eastAsia="Times New Roman" w:hAnsiTheme="majorBidi" w:cstheme="majorBidi"/>
            <w:lang w:val="en-GB"/>
          </w:rPr>
          <w:t xml:space="preserve">to </w:t>
        </w:r>
      </w:ins>
      <w:r w:rsidRPr="008E1789">
        <w:rPr>
          <w:rFonts w:asciiTheme="majorBidi" w:eastAsia="Times New Roman" w:hAnsiTheme="majorBidi" w:cstheme="majorBidi"/>
          <w:lang w:val="en-GB"/>
        </w:rPr>
        <w:t>total production (the total of the</w:t>
      </w:r>
      <w:ins w:id="21337" w:author="Jane Shaw" w:date="2015-11-01T18:03:00Z">
        <w:r w:rsidR="004B3FD0">
          <w:rPr>
            <w:rFonts w:asciiTheme="majorBidi" w:eastAsia="Times New Roman" w:hAnsiTheme="majorBidi" w:cstheme="majorBidi"/>
            <w:lang w:val="en-GB"/>
          </w:rPr>
          <w:t>se</w:t>
        </w:r>
      </w:ins>
      <w:r w:rsidRPr="008E1789">
        <w:rPr>
          <w:rFonts w:asciiTheme="majorBidi" w:eastAsia="Times New Roman" w:hAnsiTheme="majorBidi" w:cstheme="majorBidi"/>
          <w:lang w:val="en-GB"/>
        </w:rPr>
        <w:t xml:space="preserve"> </w:t>
      </w:r>
      <w:del w:id="21338" w:author="Jane Shaw" w:date="2015-11-01T18:03:00Z">
        <w:r w:rsidRPr="008E1789" w:rsidDel="004B3FD0">
          <w:rPr>
            <w:rFonts w:asciiTheme="majorBidi" w:eastAsia="Times New Roman" w:hAnsiTheme="majorBidi" w:cstheme="majorBidi"/>
            <w:lang w:val="en-GB"/>
          </w:rPr>
          <w:delText xml:space="preserve">above- mentioned </w:delText>
        </w:r>
      </w:del>
      <w:ins w:id="21339" w:author="Jane Shaw" w:date="2015-11-01T18:03:00Z">
        <w:r w:rsidR="004B3FD0">
          <w:rPr>
            <w:rFonts w:asciiTheme="majorBidi" w:eastAsia="Times New Roman" w:hAnsiTheme="majorBidi" w:cstheme="majorBidi"/>
            <w:lang w:val="en-GB"/>
          </w:rPr>
          <w:t xml:space="preserve">two </w:t>
        </w:r>
      </w:ins>
      <w:r w:rsidRPr="008E1789">
        <w:rPr>
          <w:rFonts w:asciiTheme="majorBidi" w:eastAsia="Times New Roman" w:hAnsiTheme="majorBidi" w:cstheme="majorBidi"/>
          <w:lang w:val="en-GB"/>
        </w:rPr>
        <w:t>categories plus slaughter for personal consumption). All FAO annual production data refer to total production.</w:t>
      </w:r>
    </w:p>
    <w:p w14:paraId="2A78F817" w14:textId="0321A3C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Country statistics on meat production </w:t>
      </w:r>
      <w:del w:id="21340" w:author="Jane Shaw" w:date="2015-11-01T18:04:00Z">
        <w:r w:rsidRPr="008E1789" w:rsidDel="00B64010">
          <w:rPr>
            <w:rFonts w:asciiTheme="majorBidi" w:eastAsia="Times New Roman" w:hAnsiTheme="majorBidi" w:cstheme="majorBidi"/>
            <w:lang w:val="en-GB"/>
          </w:rPr>
          <w:delText xml:space="preserve">adhere to </w:delText>
        </w:r>
      </w:del>
      <w:ins w:id="21341" w:author="Jane Shaw" w:date="2015-11-01T18:04:00Z">
        <w:r w:rsidR="00B64010">
          <w:rPr>
            <w:rFonts w:asciiTheme="majorBidi" w:eastAsia="Times New Roman" w:hAnsiTheme="majorBidi" w:cstheme="majorBidi"/>
            <w:lang w:val="en-GB"/>
          </w:rPr>
          <w:t xml:space="preserve">are in terms of </w:t>
        </w:r>
      </w:ins>
      <w:r w:rsidRPr="008E1789">
        <w:rPr>
          <w:rFonts w:asciiTheme="majorBidi" w:eastAsia="Times New Roman" w:hAnsiTheme="majorBidi" w:cstheme="majorBidi"/>
          <w:lang w:val="en-GB"/>
        </w:rPr>
        <w:t>one or more of the following concepts:</w:t>
      </w:r>
    </w:p>
    <w:p w14:paraId="7DD260BF" w14:textId="0A92C6F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Live weight: the weight of the animal immediately before slaughter.</w:t>
      </w:r>
    </w:p>
    <w:p w14:paraId="0AD669CA" w14:textId="394509C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Killed weight: the live weight less the uncollected blood lost during slaughter.</w:t>
      </w:r>
    </w:p>
    <w:p w14:paraId="5EA51B29" w14:textId="2D4BBBD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Dressed carcass weight: </w:t>
      </w:r>
      <w:ins w:id="21342" w:author="Jane Shaw" w:date="2015-11-01T18:04:00Z">
        <w:r w:rsidR="00B64010">
          <w:rPr>
            <w:rFonts w:asciiTheme="majorBidi" w:eastAsia="Times New Roman" w:hAnsiTheme="majorBidi" w:cstheme="majorBidi"/>
            <w:lang w:val="en-GB"/>
          </w:rPr>
          <w:t xml:space="preserve">the </w:t>
        </w:r>
      </w:ins>
      <w:r w:rsidRPr="008E1789">
        <w:rPr>
          <w:rFonts w:asciiTheme="majorBidi" w:eastAsia="Times New Roman" w:hAnsiTheme="majorBidi" w:cstheme="majorBidi"/>
          <w:lang w:val="en-GB"/>
        </w:rPr>
        <w:t xml:space="preserve">weight minus all parts </w:t>
      </w:r>
      <w:ins w:id="21343" w:author="Jane Shaw" w:date="2015-11-01T18:04:00Z">
        <w:r w:rsidR="00B64010">
          <w:rPr>
            <w:rFonts w:asciiTheme="majorBidi" w:eastAsia="Times New Roman" w:hAnsiTheme="majorBidi" w:cstheme="majorBidi"/>
            <w:lang w:val="en-GB"/>
          </w:rPr>
          <w:t>–</w:t>
        </w:r>
      </w:ins>
      <w:del w:id="21344" w:author="Jane Shaw" w:date="2015-11-01T18:04: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and inedible </w:t>
      </w:r>
      <w:ins w:id="21345" w:author="Jane Shaw" w:date="2015-11-01T18:04:00Z">
        <w:r w:rsidR="00B64010">
          <w:rPr>
            <w:rFonts w:asciiTheme="majorBidi" w:eastAsia="Times New Roman" w:hAnsiTheme="majorBidi" w:cstheme="majorBidi"/>
            <w:lang w:val="en-GB"/>
          </w:rPr>
          <w:t>–</w:t>
        </w:r>
      </w:ins>
      <w:del w:id="21346" w:author="Jane Shaw" w:date="2015-11-01T18:04: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that are removed in dressing the carcass. The concept varies widely from country to country and according to the various species of livestock. Edible parts generally include edible offals (head or head meat, tongue, brains, heart, liver, spleen, stomach</w:t>
      </w:r>
      <w:ins w:id="21347" w:author="Jane Shaw" w:date="2015-11-01T18:04:00Z">
        <w:r w:rsidR="00B6401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348" w:author="Jane Shaw" w:date="2015-11-01T18:04:00Z">
        <w:r w:rsidRPr="008E1789" w:rsidDel="00B64010">
          <w:rPr>
            <w:rFonts w:asciiTheme="majorBidi" w:eastAsia="Times New Roman" w:hAnsiTheme="majorBidi" w:cstheme="majorBidi"/>
            <w:lang w:val="en-GB"/>
          </w:rPr>
          <w:delText xml:space="preserve">or </w:delText>
        </w:r>
      </w:del>
      <w:r w:rsidRPr="008E1789">
        <w:rPr>
          <w:rFonts w:asciiTheme="majorBidi" w:eastAsia="Times New Roman" w:hAnsiTheme="majorBidi" w:cstheme="majorBidi"/>
          <w:lang w:val="en-GB"/>
        </w:rPr>
        <w:t>tripe</w:t>
      </w:r>
      <w:del w:id="21349" w:author="Jane Shaw" w:date="2015-11-01T18:04:00Z">
        <w:r w:rsidRPr="008E1789" w:rsidDel="00B64010">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in a few countries, other parts such as feet, throat and lungs</w:t>
      </w:r>
      <w:ins w:id="21350" w:author="Jane Shaw" w:date="2015-11-01T18:04:00Z">
        <w:r w:rsidR="00B6401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Slaughter fats (the unrendered fats that fall in the course of dressing the carcasses) are recorded as either edible or inedible according to country practice. Inedible parts generally include hides and skins (except in the case of pigs), </w:t>
      </w:r>
      <w:del w:id="21351" w:author="Jane Shaw" w:date="2015-11-01T18:05:00Z">
        <w:r w:rsidRPr="008E1789" w:rsidDel="00B64010">
          <w:rPr>
            <w:rFonts w:asciiTheme="majorBidi" w:eastAsia="Times New Roman" w:hAnsiTheme="majorBidi" w:cstheme="majorBidi"/>
            <w:lang w:val="en-GB"/>
          </w:rPr>
          <w:delText xml:space="preserve">as well as </w:delText>
        </w:r>
      </w:del>
      <w:r w:rsidRPr="008E1789">
        <w:rPr>
          <w:rFonts w:asciiTheme="majorBidi" w:eastAsia="Times New Roman" w:hAnsiTheme="majorBidi" w:cstheme="majorBidi"/>
          <w:lang w:val="en-GB"/>
        </w:rPr>
        <w:t>hoofs and stomach contents.</w:t>
      </w:r>
    </w:p>
    <w:p w14:paraId="7F0FD73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14:paraId="1DC1868C"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w:t>
      </w:r>
      <w:del w:id="21352" w:author="Jane Shaw" w:date="2015-11-01T18:05:00Z">
        <w:r w:rsidRPr="008E1789" w:rsidDel="00B64010">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cook weight for poultry.</w:t>
      </w:r>
    </w:p>
    <w:p w14:paraId="245369AD"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14:paraId="2F09C9E5" w14:textId="77777777"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14:paraId="25932AF0" w14:textId="77777777"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 xml:space="preserve">Production from the slaughter of indigenous animals plus exports of live indigenous animals during the reference period. Derived from meat production as follows: production from slaughtered animals plus the meat equivalent of all animals exported </w:t>
      </w:r>
      <w:del w:id="21353" w:author="Jane Shaw" w:date="2015-11-01T18:06:00Z">
        <w:r w:rsidR="726F4BD4" w:rsidRPr="008E1789" w:rsidDel="00B64010">
          <w:rPr>
            <w:rFonts w:asciiTheme="majorBidi" w:eastAsia="Times New Roman" w:hAnsiTheme="majorBidi" w:cstheme="majorBidi"/>
            <w:lang w:val="en-GB"/>
          </w:rPr>
          <w:delText>a</w:delText>
        </w:r>
      </w:del>
      <w:r w:rsidR="726F4BD4" w:rsidRPr="008E1789">
        <w:rPr>
          <w:rFonts w:asciiTheme="majorBidi" w:eastAsia="Times New Roman" w:hAnsiTheme="majorBidi" w:cstheme="majorBidi"/>
          <w:lang w:val="en-GB"/>
        </w:rPr>
        <w:t xml:space="preserve">live, minus the meat equivalent of all animals imported </w:t>
      </w:r>
      <w:del w:id="21354" w:author="Jane Shaw" w:date="2015-11-01T18:06:00Z">
        <w:r w:rsidR="726F4BD4" w:rsidRPr="008E1789" w:rsidDel="00B64010">
          <w:rPr>
            <w:rFonts w:asciiTheme="majorBidi" w:eastAsia="Times New Roman" w:hAnsiTheme="majorBidi" w:cstheme="majorBidi"/>
            <w:lang w:val="en-GB"/>
          </w:rPr>
          <w:delText>a</w:delText>
        </w:r>
      </w:del>
      <w:r w:rsidR="726F4BD4" w:rsidRPr="008E1789">
        <w:rPr>
          <w:rFonts w:asciiTheme="majorBidi" w:eastAsia="Times New Roman" w:hAnsiTheme="majorBidi" w:cstheme="majorBidi"/>
          <w:lang w:val="en-GB"/>
        </w:rPr>
        <w:t>live. As imports/exports of live animals are recorded by FAO in numbers, not weight, animal type and size are of significance.</w:t>
      </w:r>
    </w:p>
    <w:p w14:paraId="19E2FD60" w14:textId="4D72298E" w:rsidR="00EB7AF1" w:rsidRPr="008E1789" w:rsidDel="00B64010" w:rsidRDefault="00852A27" w:rsidP="00C500F7">
      <w:pPr>
        <w:jc w:val="both"/>
        <w:rPr>
          <w:del w:id="21355" w:author="Jane Shaw" w:date="2015-11-01T18:06:00Z"/>
          <w:rFonts w:asciiTheme="majorBidi" w:hAnsiTheme="majorBidi" w:cstheme="majorBidi"/>
          <w:lang w:val="en-GB"/>
        </w:rPr>
      </w:pPr>
      <w:r>
        <w:rPr>
          <w:rFonts w:asciiTheme="majorBidi" w:eastAsia="Times New Roman" w:hAnsiTheme="majorBidi" w:cstheme="majorBidi"/>
          <w:lang w:val="en-GB"/>
        </w:rPr>
        <w:t xml:space="preserve">(C) </w:t>
      </w:r>
      <w:r w:rsidR="726F4BD4" w:rsidRPr="008E1789">
        <w:rPr>
          <w:rFonts w:asciiTheme="majorBidi" w:eastAsia="Times New Roman" w:hAnsiTheme="majorBidi" w:cstheme="majorBidi"/>
          <w:lang w:val="en-GB"/>
        </w:rPr>
        <w:t>The biological production concept covers indigenous animals that are either slaughtered or exported live, plus net additions to the stock during the reference period.</w:t>
      </w:r>
      <w:ins w:id="21356" w:author="Jane Shaw" w:date="2015-11-01T18:06:00Z">
        <w:r w:rsidR="00B64010">
          <w:rPr>
            <w:rFonts w:asciiTheme="majorBidi" w:eastAsia="Times New Roman" w:hAnsiTheme="majorBidi" w:cstheme="majorBidi"/>
            <w:lang w:val="en-GB"/>
          </w:rPr>
          <w:t xml:space="preserve"> </w:t>
        </w:r>
      </w:ins>
    </w:p>
    <w:p w14:paraId="341F0A97" w14:textId="2FB10F7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Derived from indigenous production as follows: indigenous production plus (or minus) the meat equivalent of the change in </w:t>
      </w:r>
      <w:del w:id="21357" w:author="Jane Shaw" w:date="2015-11-01T18:06:00Z">
        <w:r w:rsidRPr="008E1789" w:rsidDel="00B64010">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stock numbers during the reference period. Production is expressed in terms of live weight. Changes in the total live weight of all animals are not taken into account.</w:t>
      </w:r>
    </w:p>
    <w:p w14:paraId="25E61DF8" w14:textId="164FA1C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uses the first concept of meat production in the construction of its </w:t>
      </w:r>
      <w:del w:id="21358" w:author="Jane Shaw" w:date="2015-11-01T18:07:00Z">
        <w:r w:rsidRPr="008E1789" w:rsidDel="00B64010">
          <w:rPr>
            <w:rFonts w:asciiTheme="majorBidi" w:eastAsia="Times New Roman" w:hAnsiTheme="majorBidi" w:cstheme="majorBidi"/>
            <w:lang w:val="en-GB"/>
          </w:rPr>
          <w:delText xml:space="preserve">food balance sheets </w:delText>
        </w:r>
      </w:del>
      <w:ins w:id="21359" w:author="Jane Shaw" w:date="2015-11-01T18:07:00Z">
        <w:r w:rsidR="00B64010">
          <w:rPr>
            <w:rFonts w:asciiTheme="majorBidi" w:eastAsia="Times New Roman" w:hAnsiTheme="majorBidi" w:cstheme="majorBidi"/>
            <w:lang w:val="en-GB"/>
          </w:rPr>
          <w:t xml:space="preserve">FBS </w:t>
        </w:r>
      </w:ins>
      <w:r w:rsidRPr="008E1789">
        <w:rPr>
          <w:rFonts w:asciiTheme="majorBidi" w:eastAsia="Times New Roman" w:hAnsiTheme="majorBidi" w:cstheme="majorBidi"/>
          <w:lang w:val="en-GB"/>
        </w:rPr>
        <w:t xml:space="preserve">and for related indicators. The second concept, indigenous meat production, </w:t>
      </w:r>
      <w:del w:id="21360" w:author="Jane Shaw" w:date="2015-11-01T18:07:00Z">
        <w:r w:rsidRPr="008E1789" w:rsidDel="00B64010">
          <w:rPr>
            <w:rFonts w:asciiTheme="majorBidi" w:eastAsia="Times New Roman" w:hAnsiTheme="majorBidi" w:cstheme="majorBidi"/>
            <w:lang w:val="en-GB"/>
          </w:rPr>
          <w:delText xml:space="preserve">in </w:delText>
        </w:r>
      </w:del>
      <w:ins w:id="21361" w:author="Jane Shaw" w:date="2015-11-01T18:07:00Z">
        <w:r w:rsidR="00B64010">
          <w:rPr>
            <w:rFonts w:asciiTheme="majorBidi" w:eastAsia="Times New Roman" w:hAnsiTheme="majorBidi" w:cstheme="majorBidi"/>
            <w:lang w:val="en-GB"/>
          </w:rPr>
          <w:t xml:space="preserve">which </w:t>
        </w:r>
      </w:ins>
      <w:r w:rsidRPr="008E1789">
        <w:rPr>
          <w:rFonts w:asciiTheme="majorBidi" w:eastAsia="Times New Roman" w:hAnsiTheme="majorBidi" w:cstheme="majorBidi"/>
          <w:lang w:val="en-GB"/>
        </w:rPr>
        <w:t>measur</w:t>
      </w:r>
      <w:ins w:id="21362" w:author="Jane Shaw" w:date="2015-11-01T18:07:00Z">
        <w:r w:rsidR="00B64010">
          <w:rPr>
            <w:rFonts w:asciiTheme="majorBidi" w:eastAsia="Times New Roman" w:hAnsiTheme="majorBidi" w:cstheme="majorBidi"/>
            <w:lang w:val="en-GB"/>
          </w:rPr>
          <w:t>es</w:t>
        </w:r>
      </w:ins>
      <w:del w:id="21363" w:author="Jane Shaw" w:date="2015-11-01T18:07:00Z">
        <w:r w:rsidRPr="008E1789" w:rsidDel="00B64010">
          <w:rPr>
            <w:rFonts w:asciiTheme="majorBidi" w:eastAsia="Times New Roman" w:hAnsiTheme="majorBidi" w:cstheme="majorBidi"/>
            <w:lang w:val="en-GB"/>
          </w:rPr>
          <w:delText>ing</w:delText>
        </w:r>
      </w:del>
      <w:r w:rsidRPr="008E1789">
        <w:rPr>
          <w:rFonts w:asciiTheme="majorBidi" w:eastAsia="Times New Roman" w:hAnsiTheme="majorBidi" w:cstheme="majorBidi"/>
          <w:lang w:val="en-GB"/>
        </w:rPr>
        <w:t xml:space="preserve"> the output of the national livestock sector, is useful mainly in the construction of index numbers of agricultural production. The third concept, biological production, </w:t>
      </w:r>
      <w:del w:id="21364" w:author="Jane Shaw" w:date="2015-11-01T18:07:00Z">
        <w:r w:rsidRPr="008E1789" w:rsidDel="00B64010">
          <w:rPr>
            <w:rFonts w:asciiTheme="majorBidi" w:eastAsia="Times New Roman" w:hAnsiTheme="majorBidi" w:cstheme="majorBidi"/>
            <w:lang w:val="en-GB"/>
          </w:rPr>
          <w:delText xml:space="preserve">would be </w:delText>
        </w:r>
      </w:del>
      <w:ins w:id="21365" w:author="Jane Shaw" w:date="2015-11-01T18:07:00Z">
        <w:r w:rsidR="00B64010">
          <w:rPr>
            <w:rFonts w:asciiTheme="majorBidi" w:eastAsia="Times New Roman" w:hAnsiTheme="majorBidi" w:cstheme="majorBidi"/>
            <w:lang w:val="en-GB"/>
          </w:rPr>
          <w:t xml:space="preserve">is </w:t>
        </w:r>
      </w:ins>
      <w:r w:rsidRPr="008E1789">
        <w:rPr>
          <w:rFonts w:asciiTheme="majorBidi" w:eastAsia="Times New Roman" w:hAnsiTheme="majorBidi" w:cstheme="majorBidi"/>
          <w:lang w:val="en-GB"/>
        </w:rPr>
        <w:t xml:space="preserve">the most complete as it also reflects changes in the livestock herd, but it is not used </w:t>
      </w:r>
      <w:ins w:id="21366" w:author="Jane Shaw" w:date="2015-11-01T18:08:00Z">
        <w:r w:rsidR="00B64010">
          <w:rPr>
            <w:rFonts w:asciiTheme="majorBidi" w:eastAsia="Times New Roman" w:hAnsiTheme="majorBidi" w:cstheme="majorBidi"/>
            <w:lang w:val="en-GB"/>
          </w:rPr>
          <w:t xml:space="preserve">by FAO </w:t>
        </w:r>
      </w:ins>
      <w:r w:rsidRPr="008E1789">
        <w:rPr>
          <w:rFonts w:asciiTheme="majorBidi" w:eastAsia="Times New Roman" w:hAnsiTheme="majorBidi" w:cstheme="majorBidi"/>
          <w:lang w:val="en-GB"/>
        </w:rPr>
        <w:t>because of difficulties in obtaining information from national reporting offices. The prices applied to indigenous meat production are derived from prices of live animals</w:t>
      </w:r>
      <w:ins w:id="21367" w:author="Jane Shaw" w:date="2015-11-01T18:08:00Z">
        <w:r w:rsidR="00B64010">
          <w:rPr>
            <w:rFonts w:asciiTheme="majorBidi" w:eastAsia="Times New Roman" w:hAnsiTheme="majorBidi" w:cstheme="majorBidi"/>
            <w:lang w:val="en-GB"/>
          </w:rPr>
          <w:t>,</w:t>
        </w:r>
      </w:ins>
      <w:del w:id="21368" w:author="Jane Shaw" w:date="2015-11-01T18:08: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1369" w:author="Jane Shaw" w:date="2015-11-01T18:08:00Z">
        <w:r w:rsidRPr="008E1789" w:rsidDel="00B64010">
          <w:rPr>
            <w:rFonts w:asciiTheme="majorBidi" w:eastAsia="Times New Roman" w:hAnsiTheme="majorBidi" w:cstheme="majorBidi"/>
            <w:lang w:val="en-GB"/>
          </w:rPr>
          <w:delText xml:space="preserve">This </w:delText>
        </w:r>
      </w:del>
      <w:ins w:id="21370" w:author="Jane Shaw" w:date="2015-11-01T18:08:00Z">
        <w:r w:rsidR="00B64010">
          <w:rPr>
            <w:rFonts w:asciiTheme="majorBidi" w:eastAsia="Times New Roman" w:hAnsiTheme="majorBidi" w:cstheme="majorBidi"/>
            <w:lang w:val="en-GB"/>
          </w:rPr>
          <w:t xml:space="preserve">which </w:t>
        </w:r>
      </w:ins>
      <w:r w:rsidRPr="008E1789">
        <w:rPr>
          <w:rFonts w:asciiTheme="majorBidi" w:eastAsia="Times New Roman" w:hAnsiTheme="majorBidi" w:cstheme="majorBidi"/>
          <w:lang w:val="en-GB"/>
        </w:rPr>
        <w:t>cover</w:t>
      </w:r>
      <w:del w:id="21371" w:author="Jane Shaw" w:date="2015-11-01T18:08:00Z">
        <w:r w:rsidRPr="008E1789" w:rsidDel="00B64010">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not only the value of meat, but also the value of offal</w:t>
      </w:r>
      <w:del w:id="21372" w:author="Jane Shaw" w:date="2015-11-01T18:08:00Z">
        <w:r w:rsidRPr="008E1789" w:rsidDel="00B64010">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fats, hides and skins.</w:t>
      </w:r>
    </w:p>
    <w:p w14:paraId="08188824" w14:textId="07FDFCEE"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PROCESSED PRODUCTS FROM SLAUGHTERED ANIMALS. Meat (including chilled or frozen), edible offal</w:t>
      </w:r>
      <w:del w:id="21373" w:author="Jane Shaw" w:date="2015-11-01T18:08:00Z">
        <w:r w:rsidRPr="008E1789" w:rsidDel="00B64010">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fats</w:t>
      </w:r>
      <w:ins w:id="21374" w:author="Jane Shaw" w:date="2015-11-01T18:08:00Z">
        <w:r w:rsidR="00B6401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hides and skins are considered primary products. The main processed meat products are the following:</w:t>
      </w:r>
    </w:p>
    <w:p w14:paraId="302B86C6" w14:textId="25508E8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Cured meats include meats processed with salt and usually containing various additives (such as flavouring and preserving agents), and dried or smoked meat, </w:t>
      </w:r>
      <w:del w:id="21375" w:author="Jane Shaw" w:date="2015-11-01T18:08:00Z">
        <w:r w:rsidRPr="008E1789" w:rsidDel="00B64010">
          <w:rPr>
            <w:rFonts w:asciiTheme="majorBidi" w:eastAsia="Times New Roman" w:hAnsiTheme="majorBidi" w:cstheme="majorBidi"/>
            <w:lang w:val="en-GB"/>
          </w:rPr>
          <w:delText xml:space="preserve">e.g. </w:delText>
        </w:r>
      </w:del>
      <w:ins w:id="21376" w:author="Jane Shaw" w:date="2015-11-01T18:08:00Z">
        <w:r w:rsidR="00B64010">
          <w:rPr>
            <w:rFonts w:asciiTheme="majorBidi" w:eastAsia="Times New Roman" w:hAnsiTheme="majorBidi" w:cstheme="majorBidi"/>
            <w:lang w:val="en-GB"/>
          </w:rPr>
          <w:t xml:space="preserve">such as </w:t>
        </w:r>
      </w:ins>
      <w:r w:rsidRPr="008E1789">
        <w:rPr>
          <w:rFonts w:asciiTheme="majorBidi" w:eastAsia="Times New Roman" w:hAnsiTheme="majorBidi" w:cstheme="majorBidi"/>
          <w:lang w:val="en-GB"/>
        </w:rPr>
        <w:t xml:space="preserve">bacon and ham made from pig meat. </w:t>
      </w:r>
      <w:del w:id="21377" w:author="Jane Shaw" w:date="2015-11-01T18:09:00Z">
        <w:r w:rsidRPr="008E1789" w:rsidDel="00B64010">
          <w:rPr>
            <w:rFonts w:asciiTheme="majorBidi" w:eastAsia="Times New Roman" w:hAnsiTheme="majorBidi" w:cstheme="majorBidi"/>
            <w:lang w:val="en-GB"/>
          </w:rPr>
          <w:delText>Paté</w:delText>
        </w:r>
      </w:del>
      <w:ins w:id="21378" w:author="Jane Shaw" w:date="2015-11-01T18:09:00Z">
        <w:r w:rsidR="00B64010" w:rsidRPr="008E1789">
          <w:rPr>
            <w:rFonts w:asciiTheme="majorBidi" w:eastAsia="Times New Roman" w:hAnsiTheme="majorBidi" w:cstheme="majorBidi"/>
            <w:lang w:val="en-GB"/>
          </w:rPr>
          <w:t>Pâté</w:t>
        </w:r>
      </w:ins>
      <w:r w:rsidRPr="008E1789">
        <w:rPr>
          <w:rFonts w:asciiTheme="majorBidi" w:eastAsia="Times New Roman" w:hAnsiTheme="majorBidi" w:cstheme="majorBidi"/>
          <w:lang w:val="en-GB"/>
        </w:rPr>
        <w:t xml:space="preserve"> is a spread of finely mashed, seasoned and spiced meat or liver of pig</w:t>
      </w:r>
      <w:del w:id="21379" w:author="Jane Shaw" w:date="2015-11-01T18:09:00Z">
        <w:r w:rsidRPr="008E1789" w:rsidDel="00B64010">
          <w:rPr>
            <w:rFonts w:asciiTheme="majorBidi" w:eastAsia="Times New Roman" w:hAnsiTheme="majorBidi" w:cstheme="majorBidi"/>
            <w:lang w:val="en-GB"/>
          </w:rPr>
          <w:delText xml:space="preserve"> </w:delText>
        </w:r>
      </w:del>
      <w:r w:rsidRPr="008E1789">
        <w:rPr>
          <w:rFonts w:asciiTheme="majorBidi" w:eastAsia="Times New Roman" w:hAnsiTheme="majorBidi" w:cstheme="majorBidi"/>
          <w:lang w:val="en-GB"/>
        </w:rPr>
        <w:t>s</w:t>
      </w:r>
      <w:ins w:id="21380" w:author="Jane Shaw" w:date="2015-11-01T18:09:00Z">
        <w:r w:rsidR="00B64010">
          <w:rPr>
            <w:rFonts w:asciiTheme="majorBidi" w:eastAsia="Times New Roman" w:hAnsiTheme="majorBidi" w:cstheme="majorBidi"/>
            <w:lang w:val="en-GB"/>
          </w:rPr>
          <w:t xml:space="preserve"> </w:t>
        </w:r>
      </w:ins>
      <w:r w:rsidRPr="008E1789">
        <w:rPr>
          <w:rFonts w:asciiTheme="majorBidi" w:eastAsia="Times New Roman" w:hAnsiTheme="majorBidi" w:cstheme="majorBidi"/>
          <w:lang w:val="en-GB"/>
        </w:rPr>
        <w:t>and poultry.</w:t>
      </w:r>
    </w:p>
    <w:p w14:paraId="10DE2E87" w14:textId="2903BDC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Sausages are highly seasoned products made from meat (usually beef or </w:t>
      </w:r>
      <w:del w:id="21381" w:author="Jane Shaw" w:date="2015-11-01T18:09:00Z">
        <w:r w:rsidRPr="008E1789" w:rsidDel="00B64010">
          <w:rPr>
            <w:rFonts w:asciiTheme="majorBidi" w:eastAsia="Times New Roman" w:hAnsiTheme="majorBidi" w:cstheme="majorBidi"/>
            <w:lang w:val="en-GB"/>
          </w:rPr>
          <w:delText>pig</w:delText>
        </w:r>
      </w:del>
      <w:ins w:id="21382" w:author="Jane Shaw" w:date="2015-11-01T18:09:00Z">
        <w:r w:rsidR="00B64010">
          <w:rPr>
            <w:rFonts w:asciiTheme="majorBidi" w:eastAsia="Times New Roman" w:hAnsiTheme="majorBidi" w:cstheme="majorBidi"/>
            <w:lang w:val="en-GB"/>
          </w:rPr>
          <w:t>pork</w:t>
        </w:r>
      </w:ins>
      <w:r w:rsidRPr="008E1789">
        <w:rPr>
          <w:rFonts w:asciiTheme="majorBidi" w:eastAsia="Times New Roman" w:hAnsiTheme="majorBidi" w:cstheme="majorBidi"/>
          <w:lang w:val="en-GB"/>
        </w:rPr>
        <w:t xml:space="preserve">) that has been ground, chopped and encased. Sausages may be fresh, pickled, dry or semi-dry, cooked or uncooked and smoked or unsmoked. Sausages usually contain various additives, such as salt, onions and spices. The casings are made </w:t>
      </w:r>
      <w:ins w:id="21383" w:author="Jane Shaw" w:date="2015-11-01T18:09:00Z">
        <w:r w:rsidR="00B64010">
          <w:rPr>
            <w:rFonts w:asciiTheme="majorBidi" w:eastAsia="Times New Roman" w:hAnsiTheme="majorBidi" w:cstheme="majorBidi"/>
            <w:lang w:val="en-GB"/>
          </w:rPr>
          <w:t xml:space="preserve">of </w:t>
        </w:r>
      </w:ins>
      <w:r w:rsidRPr="008E1789">
        <w:rPr>
          <w:rFonts w:asciiTheme="majorBidi" w:eastAsia="Times New Roman" w:hAnsiTheme="majorBidi" w:cstheme="majorBidi"/>
          <w:lang w:val="en-GB"/>
        </w:rPr>
        <w:t xml:space="preserve">either </w:t>
      </w:r>
      <w:del w:id="21384" w:author="Jane Shaw" w:date="2015-11-01T18:09:00Z">
        <w:r w:rsidRPr="008E1789" w:rsidDel="00B64010">
          <w:rPr>
            <w:rFonts w:asciiTheme="majorBidi" w:eastAsia="Times New Roman" w:hAnsiTheme="majorBidi" w:cstheme="majorBidi"/>
            <w:lang w:val="en-GB"/>
          </w:rPr>
          <w:delText xml:space="preserve">of </w:delText>
        </w:r>
      </w:del>
      <w:r w:rsidRPr="008E1789">
        <w:rPr>
          <w:rFonts w:asciiTheme="majorBidi" w:eastAsia="Times New Roman" w:hAnsiTheme="majorBidi" w:cstheme="majorBidi"/>
          <w:lang w:val="en-GB"/>
        </w:rPr>
        <w:t>prepared animal intestines or synthetic material.</w:t>
      </w:r>
    </w:p>
    <w:p w14:paraId="36ABA74B" w14:textId="443E1BE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Other preserved meats include meat and meat offal</w:t>
      </w:r>
      <w:del w:id="21385" w:author="Jane Shaw" w:date="2015-11-01T18:10:00Z">
        <w:r w:rsidRPr="008E1789" w:rsidDel="00B64010">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that have been boiled, steamed, grilled, fried, roasted or otherwise cooked.</w:t>
      </w:r>
    </w:p>
    <w:p w14:paraId="723DAF33" w14:textId="37BDD50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codes and names of all livestock products </w:t>
      </w:r>
      <w:ins w:id="21386" w:author="Jane Shaw" w:date="2015-11-01T18:10:00Z">
        <w:r w:rsidR="00B64010">
          <w:rPr>
            <w:rFonts w:asciiTheme="majorBidi" w:eastAsia="Times New Roman" w:hAnsiTheme="majorBidi" w:cstheme="majorBidi"/>
            <w:lang w:val="en-GB"/>
          </w:rPr>
          <w:t>–</w:t>
        </w:r>
      </w:ins>
      <w:del w:id="21387" w:author="Jane Shaw" w:date="2015-11-01T18:10: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with primary </w:t>
      </w:r>
      <w:ins w:id="21388" w:author="Jane Shaw" w:date="2015-11-01T18:10:00Z">
        <w:r w:rsidR="00B64010">
          <w:rPr>
            <w:rFonts w:asciiTheme="majorBidi" w:eastAsia="Times New Roman" w:hAnsiTheme="majorBidi" w:cstheme="majorBidi"/>
            <w:lang w:val="en-GB"/>
          </w:rPr>
          <w:t xml:space="preserve">products </w:t>
        </w:r>
      </w:ins>
      <w:r w:rsidRPr="008E1789">
        <w:rPr>
          <w:rFonts w:asciiTheme="majorBidi" w:eastAsia="Times New Roman" w:hAnsiTheme="majorBidi" w:cstheme="majorBidi"/>
          <w:lang w:val="en-GB"/>
        </w:rPr>
        <w:t xml:space="preserve">in uppercase letters and processed </w:t>
      </w:r>
      <w:ins w:id="21389" w:author="Jane Shaw" w:date="2015-11-01T18:10:00Z">
        <w:r w:rsidR="00B64010">
          <w:rPr>
            <w:rFonts w:asciiTheme="majorBidi" w:eastAsia="Times New Roman" w:hAnsiTheme="majorBidi" w:cstheme="majorBidi"/>
            <w:lang w:val="en-GB"/>
          </w:rPr>
          <w:t xml:space="preserve">products </w:t>
        </w:r>
      </w:ins>
      <w:r w:rsidRPr="008E1789">
        <w:rPr>
          <w:rFonts w:asciiTheme="majorBidi" w:eastAsia="Times New Roman" w:hAnsiTheme="majorBidi" w:cstheme="majorBidi"/>
          <w:lang w:val="en-GB"/>
        </w:rPr>
        <w:t xml:space="preserve">in upper and lower case letters </w:t>
      </w:r>
      <w:ins w:id="21390" w:author="Jane Shaw" w:date="2015-11-01T18:10:00Z">
        <w:r w:rsidR="00B64010">
          <w:rPr>
            <w:rFonts w:asciiTheme="majorBidi" w:eastAsia="Times New Roman" w:hAnsiTheme="majorBidi" w:cstheme="majorBidi"/>
            <w:lang w:val="en-GB"/>
          </w:rPr>
          <w:t>–</w:t>
        </w:r>
      </w:ins>
      <w:del w:id="21391" w:author="Jane Shaw" w:date="2015-11-01T18:10: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are shown in the </w:t>
      </w:r>
      <w:ins w:id="21392" w:author="Jane Shaw" w:date="2015-11-01T18:10:00Z">
        <w:r w:rsidR="00B64010">
          <w:rPr>
            <w:rFonts w:asciiTheme="majorBidi" w:eastAsia="Times New Roman" w:hAnsiTheme="majorBidi" w:cstheme="majorBidi"/>
            <w:lang w:val="en-GB"/>
          </w:rPr>
          <w:t xml:space="preserve">following </w:t>
        </w:r>
      </w:ins>
      <w:r w:rsidRPr="008E1789">
        <w:rPr>
          <w:rFonts w:asciiTheme="majorBidi" w:eastAsia="Times New Roman" w:hAnsiTheme="majorBidi" w:cstheme="majorBidi"/>
          <w:lang w:val="en-GB"/>
        </w:rPr>
        <w:t>list</w:t>
      </w:r>
      <w:del w:id="21393" w:author="Jane Shaw" w:date="2015-11-01T18:10:00Z">
        <w:r w:rsidRPr="008E1789" w:rsidDel="00B64010">
          <w:rPr>
            <w:rFonts w:asciiTheme="majorBidi" w:eastAsia="Times New Roman" w:hAnsiTheme="majorBidi" w:cstheme="majorBidi"/>
            <w:lang w:val="en-GB"/>
          </w:rPr>
          <w:delText xml:space="preserve"> that follows</w:delText>
        </w:r>
      </w:del>
      <w:r w:rsidRPr="008E1789">
        <w:rPr>
          <w:rFonts w:asciiTheme="majorBidi" w:eastAsia="Times New Roman" w:hAnsiTheme="majorBidi" w:cstheme="majorBidi"/>
          <w:lang w:val="en-GB"/>
        </w:rPr>
        <w:t>, along with any accompanying remarks.</w:t>
      </w:r>
    </w:p>
    <w:p w14:paraId="43773841" w14:textId="1157A8A9"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2731 </w:t>
      </w:r>
      <w:ins w:id="21394" w:author="Jane Shaw" w:date="2015-11-01T18:10:00Z">
        <w:r w:rsidR="00B64010">
          <w:rPr>
            <w:rFonts w:asciiTheme="majorBidi" w:hAnsiTheme="majorBidi" w:cstheme="majorBidi"/>
            <w:lang w:val="en-GB"/>
          </w:rPr>
          <w:t>–</w:t>
        </w:r>
      </w:ins>
      <w:del w:id="21395" w:author="Jane Shaw" w:date="2015-11-01T18:10:00Z">
        <w:r w:rsidRPr="008E1789" w:rsidDel="00B64010">
          <w:rPr>
            <w:rFonts w:asciiTheme="majorBidi" w:hAnsiTheme="majorBidi" w:cstheme="majorBidi"/>
            <w:lang w:val="en-GB"/>
          </w:rPr>
          <w:delText>-</w:delText>
        </w:r>
      </w:del>
      <w:r w:rsidRPr="008E1789">
        <w:rPr>
          <w:rFonts w:asciiTheme="majorBidi" w:hAnsiTheme="majorBidi" w:cstheme="majorBidi"/>
          <w:lang w:val="en-GB"/>
        </w:rPr>
        <w:t xml:space="preserve"> Bovine </w:t>
      </w:r>
      <w:r w:rsidR="00B64010" w:rsidRPr="008E1789">
        <w:rPr>
          <w:rFonts w:asciiTheme="majorBidi" w:hAnsiTheme="majorBidi" w:cstheme="majorBidi"/>
          <w:lang w:val="en-GB"/>
        </w:rPr>
        <w:t>meat</w:t>
      </w:r>
    </w:p>
    <w:p w14:paraId="4FB5F1D9" w14:textId="35F150B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396" w:author="Jane Shaw" w:date="2015-11-01T18:10: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cattle, fresh or chilled (21111)</w:t>
      </w:r>
      <w:ins w:id="21397" w:author="Jane Shaw" w:date="2015-11-01T18:10:00Z">
        <w:r w:rsidR="00B64010">
          <w:rPr>
            <w:rFonts w:asciiTheme="majorBidi" w:eastAsia="Times New Roman" w:hAnsiTheme="majorBidi" w:cstheme="majorBidi"/>
            <w:lang w:val="en-GB"/>
          </w:rPr>
          <w:t>;</w:t>
        </w:r>
      </w:ins>
      <w:del w:id="21398" w:author="Jane Shaw" w:date="2015-11-01T18:10: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cattle, boneless (21111.01; 21131.02); beef and veal, dried, salted, smoked (21182); meat extracts (21185); sausages of beef and veal (21184.01); beef and veal preparations </w:t>
      </w:r>
      <w:del w:id="21399" w:author="Jane Shaw" w:date="2015-11-01T18:10:00Z">
        <w:r w:rsidRPr="008E1789" w:rsidDel="00B64010">
          <w:rPr>
            <w:rFonts w:asciiTheme="majorBidi" w:eastAsia="Times New Roman" w:hAnsiTheme="majorBidi" w:cstheme="majorBidi"/>
            <w:lang w:val="en-GB"/>
          </w:rPr>
          <w:delText>n.e.c.</w:delText>
        </w:r>
      </w:del>
      <w:ins w:id="21400" w:author="Jane Shaw" w:date="2015-11-01T18:10:00Z">
        <w:r w:rsidR="00B64010">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(21186.01; 21189.01); homogenized meat preparations (23991.04).</w:t>
      </w:r>
    </w:p>
    <w:p w14:paraId="120C02AD" w14:textId="75E0E5A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w:t>
      </w:r>
      <w:ins w:id="21401" w:author="Jane Shaw" w:date="2015-11-01T18:11:00Z">
        <w:r w:rsidR="00B64010">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chilled or frozen, with bone in</w:t>
      </w:r>
      <w:ins w:id="21402" w:author="Jane Shaw" w:date="2015-11-01T18:11:00Z">
        <w:r w:rsidR="00B64010">
          <w:rPr>
            <w:rFonts w:asciiTheme="majorBidi" w:eastAsia="Times New Roman" w:hAnsiTheme="majorBidi" w:cstheme="majorBidi"/>
            <w:lang w:val="en-GB"/>
          </w:rPr>
          <w:t xml:space="preserve"> or boneless;</w:t>
        </w:r>
      </w:ins>
      <w:del w:id="21403" w:author="Jane Shaw" w:date="2015-11-01T18:11: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buffalo meat fresh, chilled or frozen, with bone in or boneless.</w:t>
      </w:r>
    </w:p>
    <w:p w14:paraId="71CF6F73" w14:textId="0E7798DF" w:rsidR="00EB7AF1" w:rsidRPr="008E1789" w:rsidRDefault="726F4BD4" w:rsidP="00C500F7">
      <w:pPr>
        <w:jc w:val="both"/>
        <w:rPr>
          <w:rFonts w:asciiTheme="majorBidi" w:hAnsiTheme="majorBidi" w:cstheme="majorBidi"/>
          <w:lang w:val="en-GB"/>
        </w:rPr>
      </w:pPr>
      <w:del w:id="21404" w:author="Jane Shaw" w:date="2015-11-01T18:11:00Z">
        <w:r w:rsidRPr="008E1789" w:rsidDel="00B64010">
          <w:rPr>
            <w:rFonts w:asciiTheme="majorBidi" w:eastAsia="Times New Roman" w:hAnsiTheme="majorBidi" w:cstheme="majorBidi"/>
            <w:lang w:val="en-GB"/>
          </w:rPr>
          <w:delText xml:space="preserve">It </w:delText>
        </w:r>
      </w:del>
      <w:r w:rsidR="00B64010" w:rsidRPr="008E1789">
        <w:rPr>
          <w:rFonts w:asciiTheme="majorBidi" w:eastAsia="Times New Roman" w:hAnsiTheme="majorBidi" w:cstheme="majorBidi"/>
          <w:lang w:val="en-GB"/>
        </w:rPr>
        <w:t>Includes</w:t>
      </w:r>
      <w:del w:id="21405" w:author="Jane Shaw" w:date="2015-11-01T18:11:00Z">
        <w:r w:rsidRPr="008E1789" w:rsidDel="00B64010">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w:t>
      </w:r>
    </w:p>
    <w:p w14:paraId="3DF38F5B" w14:textId="0AF939E9" w:rsidR="00EB7AF1" w:rsidRPr="00B64010" w:rsidRDefault="00B64010">
      <w:pPr>
        <w:pStyle w:val="Paragrafoelenco"/>
        <w:numPr>
          <w:ilvl w:val="0"/>
          <w:numId w:val="63"/>
        </w:numPr>
        <w:jc w:val="both"/>
        <w:rPr>
          <w:rFonts w:asciiTheme="majorBidi" w:hAnsiTheme="majorBidi" w:cstheme="majorBidi"/>
          <w:rPrChange w:id="21406" w:author="Jane Shaw" w:date="2015-11-01T18:12:00Z">
            <w:rPr/>
          </w:rPrChange>
        </w:rPr>
        <w:pPrChange w:id="21407" w:author="Jane Shaw" w:date="2015-11-01T18:12:00Z">
          <w:pPr>
            <w:jc w:val="both"/>
          </w:pPr>
        </w:pPrChange>
      </w:pPr>
      <w:r w:rsidRPr="009D4B26">
        <w:rPr>
          <w:rFonts w:asciiTheme="majorBidi" w:eastAsia="Times New Roman" w:hAnsiTheme="majorBidi" w:cstheme="majorBidi"/>
        </w:rPr>
        <w:t>beef</w:t>
      </w:r>
      <w:r w:rsidR="726F4BD4" w:rsidRPr="00B64010">
        <w:rPr>
          <w:rFonts w:asciiTheme="majorBidi" w:eastAsia="Times New Roman" w:hAnsiTheme="majorBidi" w:cstheme="majorBidi"/>
          <w:rPrChange w:id="21408" w:author="Jane Shaw" w:date="2015-11-01T18:12:00Z">
            <w:rPr/>
          </w:rPrChange>
        </w:rPr>
        <w:t xml:space="preserve">, of buffalo, </w:t>
      </w:r>
      <w:del w:id="21409" w:author="Jane Shaw" w:date="2015-11-01T18:12:00Z">
        <w:r w:rsidR="726F4BD4" w:rsidRPr="00B64010" w:rsidDel="00B64010">
          <w:rPr>
            <w:rFonts w:asciiTheme="majorBidi" w:eastAsia="Times New Roman" w:hAnsiTheme="majorBidi" w:cstheme="majorBidi"/>
            <w:rPrChange w:id="21410" w:author="Jane Shaw" w:date="2015-11-01T18:12:00Z">
              <w:rPr/>
            </w:rPrChange>
          </w:rPr>
          <w:delText xml:space="preserve">whether </w:delText>
        </w:r>
      </w:del>
      <w:r w:rsidR="726F4BD4" w:rsidRPr="00B64010">
        <w:rPr>
          <w:rFonts w:asciiTheme="majorBidi" w:eastAsia="Times New Roman" w:hAnsiTheme="majorBidi" w:cstheme="majorBidi"/>
          <w:rPrChange w:id="21411" w:author="Jane Shaw" w:date="2015-11-01T18:12:00Z">
            <w:rPr/>
          </w:rPrChange>
        </w:rPr>
        <w:t>with bones or boneless, fresh, chilled or frozen;</w:t>
      </w:r>
    </w:p>
    <w:p w14:paraId="43CF6435" w14:textId="162F627C" w:rsidR="00EB7AF1" w:rsidRPr="00B64010" w:rsidRDefault="00B64010">
      <w:pPr>
        <w:pStyle w:val="Paragrafoelenco"/>
        <w:numPr>
          <w:ilvl w:val="0"/>
          <w:numId w:val="63"/>
        </w:numPr>
        <w:jc w:val="both"/>
        <w:rPr>
          <w:rFonts w:asciiTheme="majorBidi" w:hAnsiTheme="majorBidi" w:cstheme="majorBidi"/>
          <w:rPrChange w:id="21412" w:author="Jane Shaw" w:date="2015-11-01T18:12:00Z">
            <w:rPr/>
          </w:rPrChange>
        </w:rPr>
        <w:pPrChange w:id="21413" w:author="Jane Shaw" w:date="2015-11-01T18:12:00Z">
          <w:pPr>
            <w:jc w:val="both"/>
          </w:pPr>
        </w:pPrChange>
      </w:pPr>
      <w:r w:rsidRPr="009D4B26">
        <w:rPr>
          <w:rFonts w:asciiTheme="majorBidi" w:eastAsia="Times New Roman" w:hAnsiTheme="majorBidi" w:cstheme="majorBidi"/>
        </w:rPr>
        <w:t>meat</w:t>
      </w:r>
      <w:del w:id="21414" w:author="Jane Shaw" w:date="2015-11-01T18:12:00Z">
        <w:r w:rsidR="726F4BD4" w:rsidRPr="00B64010" w:rsidDel="00B64010">
          <w:rPr>
            <w:rFonts w:asciiTheme="majorBidi" w:eastAsia="Times New Roman" w:hAnsiTheme="majorBidi" w:cstheme="majorBidi"/>
            <w:rPrChange w:id="21415" w:author="Jane Shaw" w:date="2015-11-01T18:12:00Z">
              <w:rPr/>
            </w:rPrChange>
          </w:rPr>
          <w:delText>,</w:delText>
        </w:r>
      </w:del>
      <w:r w:rsidR="726F4BD4" w:rsidRPr="00B64010">
        <w:rPr>
          <w:rFonts w:asciiTheme="majorBidi" w:eastAsia="Times New Roman" w:hAnsiTheme="majorBidi" w:cstheme="majorBidi"/>
          <w:rPrChange w:id="21416" w:author="Jane Shaw" w:date="2015-11-01T18:12:00Z">
            <w:rPr/>
          </w:rPrChange>
        </w:rPr>
        <w:t xml:space="preserve"> of buffalo, </w:t>
      </w:r>
      <w:del w:id="21417" w:author="Jane Shaw" w:date="2015-11-01T18:12:00Z">
        <w:r w:rsidR="726F4BD4" w:rsidRPr="00B64010" w:rsidDel="00B64010">
          <w:rPr>
            <w:rFonts w:asciiTheme="majorBidi" w:eastAsia="Times New Roman" w:hAnsiTheme="majorBidi" w:cstheme="majorBidi"/>
            <w:rPrChange w:id="21418" w:author="Jane Shaw" w:date="2015-11-01T18:12:00Z">
              <w:rPr/>
            </w:rPrChange>
          </w:rPr>
          <w:delText xml:space="preserve">whether </w:delText>
        </w:r>
      </w:del>
      <w:r w:rsidR="726F4BD4" w:rsidRPr="00B64010">
        <w:rPr>
          <w:rFonts w:asciiTheme="majorBidi" w:eastAsia="Times New Roman" w:hAnsiTheme="majorBidi" w:cstheme="majorBidi"/>
          <w:rPrChange w:id="21419" w:author="Jane Shaw" w:date="2015-11-01T18:12:00Z">
            <w:rPr/>
          </w:rPrChange>
        </w:rPr>
        <w:t xml:space="preserve">with bones or boneless, fresh, chilled or frozen; boneless, packed with salt as a temporary preservative during transport; </w:t>
      </w:r>
    </w:p>
    <w:p w14:paraId="06443068" w14:textId="6888E90E" w:rsidR="00EB7AF1" w:rsidRPr="00B64010" w:rsidRDefault="00B64010">
      <w:pPr>
        <w:pStyle w:val="Paragrafoelenco"/>
        <w:numPr>
          <w:ilvl w:val="0"/>
          <w:numId w:val="63"/>
        </w:numPr>
        <w:jc w:val="both"/>
        <w:rPr>
          <w:rFonts w:asciiTheme="majorBidi" w:hAnsiTheme="majorBidi" w:cstheme="majorBidi"/>
          <w:rPrChange w:id="21420" w:author="Jane Shaw" w:date="2015-11-01T18:12:00Z">
            <w:rPr/>
          </w:rPrChange>
        </w:rPr>
        <w:pPrChange w:id="21421" w:author="Jane Shaw" w:date="2015-11-01T18:12:00Z">
          <w:pPr>
            <w:jc w:val="both"/>
          </w:pPr>
        </w:pPrChange>
      </w:pPr>
      <w:r w:rsidRPr="009D4B26">
        <w:rPr>
          <w:rFonts w:asciiTheme="majorBidi" w:eastAsia="Times New Roman" w:hAnsiTheme="majorBidi" w:cstheme="majorBidi"/>
        </w:rPr>
        <w:t>meat</w:t>
      </w:r>
      <w:del w:id="21422" w:author="Jane Shaw" w:date="2015-11-01T18:12:00Z">
        <w:r w:rsidR="726F4BD4" w:rsidRPr="00B64010" w:rsidDel="00B64010">
          <w:rPr>
            <w:rFonts w:asciiTheme="majorBidi" w:eastAsia="Times New Roman" w:hAnsiTheme="majorBidi" w:cstheme="majorBidi"/>
            <w:rPrChange w:id="21423" w:author="Jane Shaw" w:date="2015-11-01T18:12:00Z">
              <w:rPr/>
            </w:rPrChange>
          </w:rPr>
          <w:delText>,</w:delText>
        </w:r>
      </w:del>
      <w:r w:rsidR="726F4BD4" w:rsidRPr="00B64010">
        <w:rPr>
          <w:rFonts w:asciiTheme="majorBidi" w:eastAsia="Times New Roman" w:hAnsiTheme="majorBidi" w:cstheme="majorBidi"/>
          <w:rPrChange w:id="21424" w:author="Jane Shaw" w:date="2015-11-01T18:12:00Z">
            <w:rPr/>
          </w:rPrChange>
        </w:rPr>
        <w:t xml:space="preserve"> of buffalo, o</w:t>
      </w:r>
      <w:ins w:id="21425" w:author="Jane Shaw" w:date="2015-11-01T18:12:00Z">
        <w:r>
          <w:rPr>
            <w:rFonts w:asciiTheme="majorBidi" w:eastAsia="Times New Roman" w:hAnsiTheme="majorBidi" w:cstheme="majorBidi"/>
          </w:rPr>
          <w:t>r</w:t>
        </w:r>
      </w:ins>
      <w:del w:id="21426" w:author="Jane Shaw" w:date="2015-11-01T18:12:00Z">
        <w:r w:rsidR="726F4BD4" w:rsidRPr="00B64010" w:rsidDel="00B64010">
          <w:rPr>
            <w:rFonts w:asciiTheme="majorBidi" w:eastAsia="Times New Roman" w:hAnsiTheme="majorBidi" w:cstheme="majorBidi"/>
            <w:rPrChange w:id="21427" w:author="Jane Shaw" w:date="2015-11-01T18:12:00Z">
              <w:rPr/>
            </w:rPrChange>
          </w:rPr>
          <w:delText>f</w:delText>
        </w:r>
      </w:del>
      <w:r w:rsidR="726F4BD4" w:rsidRPr="00B64010">
        <w:rPr>
          <w:rFonts w:asciiTheme="majorBidi" w:eastAsia="Times New Roman" w:hAnsiTheme="majorBidi" w:cstheme="majorBidi"/>
          <w:rPrChange w:id="21428" w:author="Jane Shaw" w:date="2015-11-01T18:12:00Z">
            <w:rPr/>
          </w:rPrChange>
        </w:rPr>
        <w:t xml:space="preserve"> bovine animals, </w:t>
      </w:r>
      <w:del w:id="21429" w:author="Jane Shaw" w:date="2015-11-01T18:12:00Z">
        <w:r w:rsidR="726F4BD4" w:rsidRPr="00B64010" w:rsidDel="00B64010">
          <w:rPr>
            <w:rFonts w:asciiTheme="majorBidi" w:eastAsia="Times New Roman" w:hAnsiTheme="majorBidi" w:cstheme="majorBidi"/>
            <w:rPrChange w:id="21430" w:author="Jane Shaw" w:date="2015-11-01T18:12:00Z">
              <w:rPr/>
            </w:rPrChange>
          </w:rPr>
          <w:delText xml:space="preserve">whether </w:delText>
        </w:r>
      </w:del>
      <w:r w:rsidR="726F4BD4" w:rsidRPr="00B64010">
        <w:rPr>
          <w:rFonts w:asciiTheme="majorBidi" w:eastAsia="Times New Roman" w:hAnsiTheme="majorBidi" w:cstheme="majorBidi"/>
          <w:rPrChange w:id="21431" w:author="Jane Shaw" w:date="2015-11-01T18:12:00Z">
            <w:rPr/>
          </w:rPrChange>
        </w:rPr>
        <w:t>with bones or boneless, fresh or chilled;</w:t>
      </w:r>
    </w:p>
    <w:p w14:paraId="0101AF85" w14:textId="04E95831" w:rsidR="00EB7AF1" w:rsidRPr="00B64010" w:rsidRDefault="726F4BD4">
      <w:pPr>
        <w:pStyle w:val="Paragrafoelenco"/>
        <w:numPr>
          <w:ilvl w:val="0"/>
          <w:numId w:val="63"/>
        </w:numPr>
        <w:jc w:val="both"/>
        <w:rPr>
          <w:rFonts w:asciiTheme="majorBidi" w:hAnsiTheme="majorBidi" w:cstheme="majorBidi"/>
          <w:rPrChange w:id="21432" w:author="Jane Shaw" w:date="2015-11-01T18:12:00Z">
            <w:rPr/>
          </w:rPrChange>
        </w:rPr>
        <w:pPrChange w:id="21433" w:author="Jane Shaw" w:date="2015-11-01T18:12:00Z">
          <w:pPr>
            <w:jc w:val="both"/>
          </w:pPr>
        </w:pPrChange>
      </w:pPr>
      <w:r w:rsidRPr="00B64010">
        <w:rPr>
          <w:rFonts w:asciiTheme="majorBidi" w:eastAsia="Times New Roman" w:hAnsiTheme="majorBidi" w:cstheme="majorBidi"/>
          <w:rPrChange w:id="21434" w:author="Jane Shaw" w:date="2015-11-01T18:12:00Z">
            <w:rPr/>
          </w:rPrChange>
        </w:rPr>
        <w:t>Meat</w:t>
      </w:r>
      <w:del w:id="21435" w:author="Jane Shaw" w:date="2015-11-01T18:13:00Z">
        <w:r w:rsidRPr="00B64010" w:rsidDel="00B64010">
          <w:rPr>
            <w:rFonts w:asciiTheme="majorBidi" w:eastAsia="Times New Roman" w:hAnsiTheme="majorBidi" w:cstheme="majorBidi"/>
            <w:rPrChange w:id="21436" w:author="Jane Shaw" w:date="2015-11-01T18:12:00Z">
              <w:rPr/>
            </w:rPrChange>
          </w:rPr>
          <w:delText>,</w:delText>
        </w:r>
      </w:del>
      <w:r w:rsidRPr="00B64010">
        <w:rPr>
          <w:rFonts w:asciiTheme="majorBidi" w:eastAsia="Times New Roman" w:hAnsiTheme="majorBidi" w:cstheme="majorBidi"/>
          <w:rPrChange w:id="21437" w:author="Jane Shaw" w:date="2015-11-01T18:12:00Z">
            <w:rPr/>
          </w:rPrChange>
        </w:rPr>
        <w:t xml:space="preserve"> of buffalo, o</w:t>
      </w:r>
      <w:ins w:id="21438" w:author="Jane Shaw" w:date="2015-11-01T18:13:00Z">
        <w:r w:rsidR="00B64010">
          <w:rPr>
            <w:rFonts w:asciiTheme="majorBidi" w:eastAsia="Times New Roman" w:hAnsiTheme="majorBidi" w:cstheme="majorBidi"/>
          </w:rPr>
          <w:t>r</w:t>
        </w:r>
      </w:ins>
      <w:del w:id="21439" w:author="Jane Shaw" w:date="2015-11-01T18:13:00Z">
        <w:r w:rsidRPr="00B64010" w:rsidDel="00B64010">
          <w:rPr>
            <w:rFonts w:asciiTheme="majorBidi" w:eastAsia="Times New Roman" w:hAnsiTheme="majorBidi" w:cstheme="majorBidi"/>
            <w:rPrChange w:id="21440" w:author="Jane Shaw" w:date="2015-11-01T18:12:00Z">
              <w:rPr/>
            </w:rPrChange>
          </w:rPr>
          <w:delText>f</w:delText>
        </w:r>
      </w:del>
      <w:r w:rsidRPr="00B64010">
        <w:rPr>
          <w:rFonts w:asciiTheme="majorBidi" w:eastAsia="Times New Roman" w:hAnsiTheme="majorBidi" w:cstheme="majorBidi"/>
          <w:rPrChange w:id="21441" w:author="Jane Shaw" w:date="2015-11-01T18:12:00Z">
            <w:rPr/>
          </w:rPrChange>
        </w:rPr>
        <w:t xml:space="preserve"> bovine animals, with bone</w:t>
      </w:r>
      <w:ins w:id="21442" w:author="Jane Shaw" w:date="2015-11-01T18:13:00Z">
        <w:r w:rsidR="00B64010">
          <w:rPr>
            <w:rFonts w:asciiTheme="majorBidi" w:eastAsia="Times New Roman" w:hAnsiTheme="majorBidi" w:cstheme="majorBidi"/>
          </w:rPr>
          <w:t>s</w:t>
        </w:r>
      </w:ins>
      <w:del w:id="21443" w:author="Jane Shaw" w:date="2015-11-01T18:13:00Z">
        <w:r w:rsidRPr="00B64010" w:rsidDel="00B64010">
          <w:rPr>
            <w:rFonts w:asciiTheme="majorBidi" w:eastAsia="Times New Roman" w:hAnsiTheme="majorBidi" w:cstheme="majorBidi"/>
            <w:rPrChange w:id="21444" w:author="Jane Shaw" w:date="2015-11-01T18:12:00Z">
              <w:rPr/>
            </w:rPrChange>
          </w:rPr>
          <w:delText xml:space="preserve"> in</w:delText>
        </w:r>
      </w:del>
      <w:r w:rsidRPr="00B64010">
        <w:rPr>
          <w:rFonts w:asciiTheme="majorBidi" w:eastAsia="Times New Roman" w:hAnsiTheme="majorBidi" w:cstheme="majorBidi"/>
          <w:rPrChange w:id="21445" w:author="Jane Shaw" w:date="2015-11-01T18:12:00Z">
            <w:rPr/>
          </w:rPrChange>
        </w:rPr>
        <w:t>, packed with salt as a temporary preservative during transport.</w:t>
      </w:r>
    </w:p>
    <w:p w14:paraId="38B73B76"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6870F5E8" w14:textId="1BCC9466"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2732 </w:t>
      </w:r>
      <w:ins w:id="21446" w:author="Jane Shaw" w:date="2015-11-01T18:13:00Z">
        <w:r w:rsidR="00B64010">
          <w:rPr>
            <w:rFonts w:asciiTheme="majorBidi" w:hAnsiTheme="majorBidi" w:cstheme="majorBidi"/>
            <w:lang w:val="en-GB"/>
          </w:rPr>
          <w:t>–</w:t>
        </w:r>
      </w:ins>
      <w:del w:id="21447" w:author="Jane Shaw" w:date="2015-11-01T18:13:00Z">
        <w:r w:rsidRPr="008E1789" w:rsidDel="00B64010">
          <w:rPr>
            <w:rFonts w:asciiTheme="majorBidi" w:hAnsiTheme="majorBidi" w:cstheme="majorBidi"/>
            <w:lang w:val="en-GB"/>
          </w:rPr>
          <w:delText>-</w:delText>
        </w:r>
      </w:del>
      <w:r w:rsidRPr="008E1789">
        <w:rPr>
          <w:rFonts w:asciiTheme="majorBidi" w:hAnsiTheme="majorBidi" w:cstheme="majorBidi"/>
          <w:lang w:val="en-GB"/>
        </w:rPr>
        <w:t xml:space="preserve"> Mutton and </w:t>
      </w:r>
      <w:r w:rsidR="00B64010" w:rsidRPr="008E1789">
        <w:rPr>
          <w:rFonts w:asciiTheme="majorBidi" w:hAnsiTheme="majorBidi" w:cstheme="majorBidi"/>
          <w:lang w:val="en-GB"/>
        </w:rPr>
        <w:t xml:space="preserve">goat meat </w:t>
      </w:r>
    </w:p>
    <w:p w14:paraId="5096BAFE" w14:textId="386121F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448" w:author="Jane Shaw" w:date="2015-11-01T18:13: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sheep, fresh or chilled (21115)</w:t>
      </w:r>
      <w:ins w:id="21449" w:author="Jane Shaw" w:date="2015-11-01T18:13:00Z">
        <w:r w:rsidR="00B64010">
          <w:rPr>
            <w:rFonts w:asciiTheme="majorBidi" w:eastAsia="Times New Roman" w:hAnsiTheme="majorBidi" w:cstheme="majorBidi"/>
            <w:lang w:val="en-GB"/>
          </w:rPr>
          <w:t>;</w:t>
        </w:r>
      </w:ins>
      <w:del w:id="21450" w:author="Jane Shaw" w:date="2015-11-01T18:13: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sheep, frozen (21135)</w:t>
      </w:r>
      <w:ins w:id="21451" w:author="Jane Shaw" w:date="2015-11-01T18:13:00Z">
        <w:r w:rsidR="00B64010">
          <w:rPr>
            <w:rFonts w:asciiTheme="majorBidi" w:eastAsia="Times New Roman" w:hAnsiTheme="majorBidi" w:cstheme="majorBidi"/>
            <w:lang w:val="en-GB"/>
          </w:rPr>
          <w:t>;</w:t>
        </w:r>
      </w:ins>
      <w:del w:id="21452" w:author="Jane Shaw" w:date="2015-11-01T18:13: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goat, fresh or chilled (21116)</w:t>
      </w:r>
      <w:ins w:id="21453" w:author="Jane Shaw" w:date="2015-11-01T18:13:00Z">
        <w:r w:rsidR="00B64010">
          <w:rPr>
            <w:rFonts w:asciiTheme="majorBidi" w:eastAsia="Times New Roman" w:hAnsiTheme="majorBidi" w:cstheme="majorBidi"/>
            <w:lang w:val="en-GB"/>
          </w:rPr>
          <w:t>;</w:t>
        </w:r>
      </w:ins>
      <w:del w:id="21454" w:author="Jane Shaw" w:date="2015-11-01T18:13:00Z">
        <w:r w:rsidRPr="008E1789" w:rsidDel="00B64010">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goat, frozen (21136).</w:t>
      </w:r>
    </w:p>
    <w:p w14:paraId="419089D3"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14:paraId="61043E8A"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14:paraId="7AE01AA2" w14:textId="5DDB3CE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2733 </w:t>
      </w:r>
      <w:ins w:id="21455" w:author="Jane Shaw" w:date="2015-11-01T18:14:00Z">
        <w:r w:rsidR="00DE5BEF">
          <w:rPr>
            <w:rFonts w:asciiTheme="majorBidi" w:hAnsiTheme="majorBidi" w:cstheme="majorBidi"/>
            <w:lang w:val="en-GB"/>
          </w:rPr>
          <w:t>–</w:t>
        </w:r>
      </w:ins>
      <w:del w:id="21456" w:author="Jane Shaw" w:date="2015-11-01T18:14:00Z">
        <w:r w:rsidRPr="008E1789" w:rsidDel="00DE5BEF">
          <w:rPr>
            <w:rFonts w:asciiTheme="majorBidi" w:hAnsiTheme="majorBidi" w:cstheme="majorBidi"/>
            <w:lang w:val="en-GB"/>
          </w:rPr>
          <w:delText>-</w:delText>
        </w:r>
      </w:del>
      <w:r w:rsidRPr="008E1789">
        <w:rPr>
          <w:rFonts w:asciiTheme="majorBidi" w:hAnsiTheme="majorBidi" w:cstheme="majorBidi"/>
          <w:lang w:val="en-GB"/>
        </w:rPr>
        <w:t xml:space="preserve"> Pig</w:t>
      </w:r>
      <w:ins w:id="21457" w:author="Jane Shaw" w:date="2015-11-01T18:14:00Z">
        <w:r w:rsidR="00B07E41">
          <w:rPr>
            <w:rFonts w:asciiTheme="majorBidi" w:hAnsiTheme="majorBidi" w:cstheme="majorBidi"/>
            <w:lang w:val="en-GB"/>
          </w:rPr>
          <w:t xml:space="preserve"> </w:t>
        </w:r>
      </w:ins>
      <w:r w:rsidRPr="008E1789">
        <w:rPr>
          <w:rFonts w:asciiTheme="majorBidi" w:hAnsiTheme="majorBidi" w:cstheme="majorBidi"/>
          <w:lang w:val="en-GB"/>
        </w:rPr>
        <w:t>meat</w:t>
      </w:r>
      <w:r w:rsidR="008568EC">
        <w:rPr>
          <w:rFonts w:asciiTheme="majorBidi" w:hAnsiTheme="majorBidi" w:cstheme="majorBidi"/>
          <w:lang w:val="en-GB"/>
        </w:rPr>
        <w:t xml:space="preserve"> </w:t>
      </w:r>
    </w:p>
    <w:p w14:paraId="026AA547" w14:textId="7C215E0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458" w:author="Jane Shaw" w:date="2015-11-01T18:14: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pig</w:t>
      </w:r>
      <w:ins w:id="21459" w:author="Jane Shaw" w:date="2015-11-01T18:14:00Z">
        <w:r w:rsidR="00B07E41">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with the bone, fresh or chilled (21113.01)</w:t>
      </w:r>
      <w:ins w:id="21460" w:author="Jane Shaw" w:date="2015-11-01T18:14:00Z">
        <w:r w:rsidR="00B07E41">
          <w:rPr>
            <w:rFonts w:asciiTheme="majorBidi" w:eastAsia="Times New Roman" w:hAnsiTheme="majorBidi" w:cstheme="majorBidi"/>
            <w:lang w:val="en-GB"/>
          </w:rPr>
          <w:t>;</w:t>
        </w:r>
      </w:ins>
      <w:del w:id="21461" w:author="Jane Shaw" w:date="2015-11-01T18:14: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pigs, frozen (21133)</w:t>
      </w:r>
      <w:ins w:id="21462" w:author="Jane Shaw" w:date="2015-11-01T18:14:00Z">
        <w:r w:rsidR="00B07E41">
          <w:rPr>
            <w:rFonts w:asciiTheme="majorBidi" w:eastAsia="Times New Roman" w:hAnsiTheme="majorBidi" w:cstheme="majorBidi"/>
            <w:lang w:val="en-GB"/>
          </w:rPr>
          <w:t>;</w:t>
        </w:r>
      </w:ins>
      <w:del w:id="21463" w:author="Jane Shaw" w:date="2015-11-01T18:14: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pig</w:t>
      </w:r>
      <w:ins w:id="21464" w:author="Jane Shaw" w:date="2015-11-01T18:14:00Z">
        <w:r w:rsidR="00B07E41">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boneless, fresh or chilled (21113.02)</w:t>
      </w:r>
      <w:ins w:id="21465" w:author="Jane Shaw" w:date="2015-11-01T18:15:00Z">
        <w:r w:rsidR="00B07E41">
          <w:rPr>
            <w:rFonts w:asciiTheme="majorBidi" w:eastAsia="Times New Roman" w:hAnsiTheme="majorBidi" w:cstheme="majorBidi"/>
            <w:lang w:val="en-GB"/>
          </w:rPr>
          <w:t>;</w:t>
        </w:r>
      </w:ins>
      <w:del w:id="21466" w:author="Jane Shaw" w:date="2015-11-01T18:15:00Z">
        <w:r w:rsidRPr="008E1789" w:rsidDel="00B07E41">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pig meat, cuts, salted, dried or smoked (bacon and ham) (21181)</w:t>
      </w:r>
      <w:ins w:id="21467" w:author="Jane Shaw" w:date="2015-11-01T18:15:00Z">
        <w:r w:rsidR="00B07E41">
          <w:rPr>
            <w:rFonts w:asciiTheme="majorBidi" w:eastAsia="Times New Roman" w:hAnsiTheme="majorBidi" w:cstheme="majorBidi"/>
            <w:lang w:val="en-GB"/>
          </w:rPr>
          <w:t>;</w:t>
        </w:r>
      </w:ins>
      <w:del w:id="21468" w:author="Jane Shaw" w:date="2015-11-01T18:15: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sausages and similar products of meat, offal or blood of pig</w:t>
      </w:r>
      <w:ins w:id="21469" w:author="Jane Shaw" w:date="2015-11-01T18:15:00Z">
        <w:r w:rsidR="00B07E41">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(21184.02)</w:t>
      </w:r>
      <w:ins w:id="21470" w:author="Jane Shaw" w:date="2015-11-01T18:15:00Z">
        <w:r w:rsidR="00B07E41">
          <w:rPr>
            <w:rFonts w:asciiTheme="majorBidi" w:eastAsia="Times New Roman" w:hAnsiTheme="majorBidi" w:cstheme="majorBidi"/>
            <w:lang w:val="en-GB"/>
          </w:rPr>
          <w:t>;</w:t>
        </w:r>
      </w:ins>
      <w:del w:id="21471" w:author="Jane Shaw" w:date="2015-11-01T18:15:00Z">
        <w:r w:rsidRPr="008E1789" w:rsidDel="00B07E41">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prepared dishes and meals based on meat of pig</w:t>
      </w:r>
      <w:ins w:id="21472" w:author="Jane Shaw" w:date="2015-11-01T18:15:00Z">
        <w:r w:rsidR="00B07E41">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(21186.02)</w:t>
      </w:r>
      <w:ins w:id="21473" w:author="Jane Shaw" w:date="2015-11-01T18:15:00Z">
        <w:r w:rsidR="00B07E41">
          <w:rPr>
            <w:rFonts w:asciiTheme="majorBidi" w:eastAsia="Times New Roman" w:hAnsiTheme="majorBidi" w:cstheme="majorBidi"/>
            <w:lang w:val="en-GB"/>
          </w:rPr>
          <w:t>;</w:t>
        </w:r>
      </w:ins>
      <w:del w:id="21474" w:author="Jane Shaw" w:date="2015-11-01T18:15: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prepared or preserved meat, meat offal or blood </w:t>
      </w:r>
      <w:r w:rsidRPr="009D4B26">
        <w:rPr>
          <w:rFonts w:asciiTheme="majorBidi" w:eastAsia="Times New Roman" w:hAnsiTheme="majorBidi" w:cstheme="majorBidi"/>
          <w:lang w:val="en-GB"/>
        </w:rPr>
        <w:t>of</w:t>
      </w:r>
      <w:r w:rsidRPr="00B07E41">
        <w:rPr>
          <w:rFonts w:asciiTheme="majorBidi" w:eastAsia="Times New Roman" w:hAnsiTheme="majorBidi" w:cstheme="majorBidi"/>
          <w:lang w:val="en-GB"/>
          <w:rPrChange w:id="21475" w:author="Jane Shaw" w:date="2015-11-01T18:15:00Z">
            <w:rPr>
              <w:rFonts w:asciiTheme="majorBidi" w:eastAsia="Times New Roman" w:hAnsiTheme="majorBidi" w:cstheme="majorBidi"/>
              <w:u w:val="single"/>
              <w:lang w:val="en-GB"/>
            </w:rPr>
          </w:rPrChange>
        </w:rPr>
        <w:t xml:space="preserve"> </w:t>
      </w:r>
      <w:r w:rsidRPr="008E1789">
        <w:rPr>
          <w:rFonts w:asciiTheme="majorBidi" w:eastAsia="Times New Roman" w:hAnsiTheme="majorBidi" w:cstheme="majorBidi"/>
          <w:lang w:val="en-GB"/>
        </w:rPr>
        <w:t>pig</w:t>
      </w:r>
      <w:ins w:id="21476" w:author="Jane Shaw" w:date="2015-11-01T18:15:00Z">
        <w:r w:rsidR="00B07E41">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(21189.02).</w:t>
      </w:r>
    </w:p>
    <w:p w14:paraId="505341F9" w14:textId="4B99A646"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w:t>
      </w:r>
      <w:del w:id="21477" w:author="Jane Shaw" w:date="2015-11-01T18:15:00Z">
        <w:r w:rsidRPr="008E1789" w:rsidDel="00B07E41">
          <w:rPr>
            <w:rFonts w:asciiTheme="majorBidi" w:eastAsia="Times New Roman" w:hAnsiTheme="majorBidi" w:cstheme="majorBidi"/>
            <w:lang w:val="en-GB"/>
          </w:rPr>
          <w:delText xml:space="preserve">e.g. </w:delText>
        </w:r>
      </w:del>
      <w:r w:rsidRPr="008E1789">
        <w:rPr>
          <w:rFonts w:asciiTheme="majorBidi" w:eastAsia="Times New Roman" w:hAnsiTheme="majorBidi" w:cstheme="majorBidi"/>
          <w:lang w:val="en-GB"/>
        </w:rPr>
        <w:t>wild boars</w:t>
      </w:r>
      <w:ins w:id="21478" w:author="Jane Shaw" w:date="2015-11-01T18:15:00Z">
        <w:r w:rsidR="00B07E4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479" w:author="Jane Shaw" w:date="2015-11-01T18:15:00Z">
        <w:r w:rsidRPr="008E1789" w:rsidDel="00B07E41">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swines</w:t>
      </w:r>
      <w:ins w:id="21480" w:author="Jane Shaw" w:date="2015-11-01T18:15:00Z">
        <w:r w:rsidR="00B07E41">
          <w:rPr>
            <w:rFonts w:asciiTheme="majorBidi" w:eastAsia="Times New Roman" w:hAnsiTheme="majorBidi" w:cstheme="majorBidi"/>
            <w:lang w:val="en-GB"/>
          </w:rPr>
          <w:t>, etc.</w:t>
        </w:r>
      </w:ins>
      <w:r w:rsidRPr="008E1789">
        <w:rPr>
          <w:rFonts w:asciiTheme="majorBidi" w:eastAsia="Times New Roman" w:hAnsiTheme="majorBidi" w:cstheme="majorBidi"/>
          <w:lang w:val="en-GB"/>
        </w:rPr>
        <w:t>), whether fresh, chilled or frozen</w:t>
      </w:r>
      <w:ins w:id="21481" w:author="Jane Shaw" w:date="2015-11-01T18:16:00Z">
        <w:r w:rsidR="00B07E41">
          <w:rPr>
            <w:rFonts w:asciiTheme="majorBidi" w:eastAsia="Times New Roman" w:hAnsiTheme="majorBidi" w:cstheme="majorBidi"/>
            <w:lang w:val="en-GB"/>
          </w:rPr>
          <w:t>.</w:t>
        </w:r>
      </w:ins>
      <w:del w:id="21482"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pig meat, excluding butcher fat and bones. </w:t>
      </w:r>
      <w:del w:id="21483" w:author="Jane Shaw" w:date="2015-11-01T18:16:00Z">
        <w:r w:rsidRPr="008E1789" w:rsidDel="00B07E41">
          <w:rPr>
            <w:rFonts w:asciiTheme="majorBidi" w:eastAsia="Times New Roman" w:hAnsiTheme="majorBidi" w:cstheme="majorBidi"/>
            <w:lang w:val="en-GB"/>
          </w:rPr>
          <w:delText xml:space="preserve">It </w:delText>
        </w:r>
      </w:del>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ham, fresh or chilled.</w:t>
      </w:r>
    </w:p>
    <w:p w14:paraId="2516DB9B" w14:textId="62A59E7D"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2734 </w:t>
      </w:r>
      <w:ins w:id="21484" w:author="Jane Shaw" w:date="2015-11-01T18:16:00Z">
        <w:r w:rsidR="00B07E41">
          <w:rPr>
            <w:rFonts w:asciiTheme="majorBidi" w:hAnsiTheme="majorBidi" w:cstheme="majorBidi"/>
            <w:lang w:val="en-GB"/>
          </w:rPr>
          <w:t>–</w:t>
        </w:r>
      </w:ins>
      <w:del w:id="21485" w:author="Jane Shaw" w:date="2015-11-01T18:16:00Z">
        <w:r w:rsidRPr="008E1789" w:rsidDel="00B07E41">
          <w:rPr>
            <w:rFonts w:asciiTheme="majorBidi" w:hAnsiTheme="majorBidi" w:cstheme="majorBidi"/>
            <w:lang w:val="en-GB"/>
          </w:rPr>
          <w:delText>-</w:delText>
        </w:r>
      </w:del>
      <w:r w:rsidRPr="008E1789">
        <w:rPr>
          <w:rFonts w:asciiTheme="majorBidi" w:hAnsiTheme="majorBidi" w:cstheme="majorBidi"/>
          <w:lang w:val="en-GB"/>
        </w:rPr>
        <w:t xml:space="preserve"> Poultry </w:t>
      </w:r>
      <w:r w:rsidR="00B07E41" w:rsidRPr="008E1789">
        <w:rPr>
          <w:rFonts w:asciiTheme="majorBidi" w:hAnsiTheme="majorBidi" w:cstheme="majorBidi"/>
          <w:lang w:val="en-GB"/>
        </w:rPr>
        <w:t>meat</w:t>
      </w:r>
    </w:p>
    <w:p w14:paraId="78F3943C" w14:textId="267C5E0F"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486"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chickens, fresh or chilled (21121)</w:t>
      </w:r>
      <w:ins w:id="21487" w:author="Jane Shaw" w:date="2015-11-01T18:16:00Z">
        <w:r w:rsidR="00B07E41">
          <w:rPr>
            <w:rFonts w:asciiTheme="majorBidi" w:eastAsia="Times New Roman" w:hAnsiTheme="majorBidi" w:cstheme="majorBidi"/>
            <w:lang w:val="en-GB"/>
          </w:rPr>
          <w:t>;</w:t>
        </w:r>
      </w:ins>
      <w:del w:id="21488"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guinea fowl, fresh or chilled (21125)</w:t>
      </w:r>
      <w:ins w:id="21489" w:author="Jane Shaw" w:date="2015-11-01T18:16:00Z">
        <w:r w:rsidR="00B07E41">
          <w:rPr>
            <w:rFonts w:asciiTheme="majorBidi" w:eastAsia="Times New Roman" w:hAnsiTheme="majorBidi" w:cstheme="majorBidi"/>
            <w:lang w:val="en-GB"/>
          </w:rPr>
          <w:t>;</w:t>
        </w:r>
      </w:ins>
      <w:del w:id="21490"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chickens, frozen (21141)</w:t>
      </w:r>
      <w:ins w:id="21491" w:author="Jane Shaw" w:date="2015-11-01T18:16:00Z">
        <w:r w:rsidR="00B07E41">
          <w:rPr>
            <w:rFonts w:asciiTheme="majorBidi" w:eastAsia="Times New Roman" w:hAnsiTheme="majorBidi" w:cstheme="majorBidi"/>
            <w:lang w:val="en-GB"/>
          </w:rPr>
          <w:t>;</w:t>
        </w:r>
      </w:ins>
      <w:del w:id="21492"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guinea fowl, frozen (21145)</w:t>
      </w:r>
      <w:ins w:id="21493" w:author="Jane Shaw" w:date="2015-11-01T18:16:00Z">
        <w:r w:rsidR="00B07E41">
          <w:rPr>
            <w:rFonts w:asciiTheme="majorBidi" w:eastAsia="Times New Roman" w:hAnsiTheme="majorBidi" w:cstheme="majorBidi"/>
            <w:lang w:val="en-GB"/>
          </w:rPr>
          <w:t>;</w:t>
        </w:r>
      </w:ins>
      <w:del w:id="21494"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fatty liver preparations (21189.05); prepared dishes and meals based on meat poultry (21186.03)</w:t>
      </w:r>
      <w:ins w:id="21495" w:author="Jane Shaw" w:date="2015-11-01T18:16:00Z">
        <w:r w:rsidR="00B07E41">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496" w:author="Jane Shaw" w:date="2015-11-01T18:16:00Z">
        <w:r w:rsidRPr="008E1789" w:rsidDel="00B07E41">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 xml:space="preserve">prepared or preserved meat, meat offal or blood </w:t>
      </w:r>
      <w:ins w:id="21497" w:author="Jane Shaw" w:date="2015-11-01T18:16:00Z">
        <w:r w:rsidR="00B07E41">
          <w:rPr>
            <w:rFonts w:asciiTheme="majorBidi" w:eastAsia="Times New Roman" w:hAnsiTheme="majorBidi" w:cstheme="majorBidi"/>
            <w:lang w:val="en-GB"/>
          </w:rPr>
          <w:t xml:space="preserve">of </w:t>
        </w:r>
      </w:ins>
      <w:r w:rsidRPr="008E1789">
        <w:rPr>
          <w:rFonts w:asciiTheme="majorBidi" w:eastAsia="Times New Roman" w:hAnsiTheme="majorBidi" w:cstheme="majorBidi"/>
          <w:lang w:val="en-GB"/>
        </w:rPr>
        <w:t>poultry (21189.03)</w:t>
      </w:r>
      <w:ins w:id="21498" w:author="Jane Shaw" w:date="2015-11-01T18:17:00Z">
        <w:r w:rsidR="00B07E41">
          <w:rPr>
            <w:rFonts w:asciiTheme="majorBidi" w:eastAsia="Times New Roman" w:hAnsiTheme="majorBidi" w:cstheme="majorBidi"/>
            <w:lang w:val="en-GB"/>
          </w:rPr>
          <w:t>;</w:t>
        </w:r>
      </w:ins>
      <w:del w:id="21499" w:author="Jane Shaw" w:date="2015-11-01T18:16: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ducks, fresh or chilled (21122)</w:t>
      </w:r>
      <w:ins w:id="21500" w:author="Jane Shaw" w:date="2015-11-01T18:17:00Z">
        <w:r w:rsidR="00B07E41">
          <w:rPr>
            <w:rFonts w:asciiTheme="majorBidi" w:eastAsia="Times New Roman" w:hAnsiTheme="majorBidi" w:cstheme="majorBidi"/>
            <w:lang w:val="en-GB"/>
          </w:rPr>
          <w:t>;</w:t>
        </w:r>
      </w:ins>
      <w:del w:id="21501"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ducks, frozen (21142)</w:t>
      </w:r>
      <w:ins w:id="21502" w:author="Jane Shaw" w:date="2015-11-01T18:17:00Z">
        <w:r w:rsidR="00B07E41">
          <w:rPr>
            <w:rFonts w:asciiTheme="majorBidi" w:eastAsia="Times New Roman" w:hAnsiTheme="majorBidi" w:cstheme="majorBidi"/>
            <w:lang w:val="en-GB"/>
          </w:rPr>
          <w:t>;</w:t>
        </w:r>
      </w:ins>
      <w:del w:id="21503"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geese, fresh or chilled (21123)</w:t>
      </w:r>
      <w:ins w:id="21504" w:author="Jane Shaw" w:date="2015-11-01T18:17:00Z">
        <w:r w:rsidR="00B07E41">
          <w:rPr>
            <w:rFonts w:asciiTheme="majorBidi" w:eastAsia="Times New Roman" w:hAnsiTheme="majorBidi" w:cstheme="majorBidi"/>
            <w:lang w:val="en-GB"/>
          </w:rPr>
          <w:t>;</w:t>
        </w:r>
      </w:ins>
      <w:del w:id="21505"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geese, frozen (21143)</w:t>
      </w:r>
      <w:ins w:id="21506" w:author="Jane Shaw" w:date="2015-11-01T18:17:00Z">
        <w:r w:rsidR="00B07E41">
          <w:rPr>
            <w:rFonts w:asciiTheme="majorBidi" w:eastAsia="Times New Roman" w:hAnsiTheme="majorBidi" w:cstheme="majorBidi"/>
            <w:lang w:val="en-GB"/>
          </w:rPr>
          <w:t>;</w:t>
        </w:r>
      </w:ins>
      <w:del w:id="21507"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turkeys, fresh or chilled (21124)</w:t>
      </w:r>
      <w:ins w:id="21508" w:author="Jane Shaw" w:date="2015-11-01T18:17:00Z">
        <w:r w:rsidR="00B07E41">
          <w:rPr>
            <w:rFonts w:asciiTheme="majorBidi" w:eastAsia="Times New Roman" w:hAnsiTheme="majorBidi" w:cstheme="majorBidi"/>
            <w:lang w:val="en-GB"/>
          </w:rPr>
          <w:t>;</w:t>
        </w:r>
      </w:ins>
      <w:del w:id="21509"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turkeys, frozen (21144).</w:t>
      </w:r>
    </w:p>
    <w:p w14:paraId="338AB437"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14:paraId="6B30638A" w14:textId="38FAD705" w:rsidR="00EB7AF1" w:rsidRPr="008E1789" w:rsidRDefault="726F4BD4" w:rsidP="00C500F7">
      <w:pPr>
        <w:jc w:val="both"/>
        <w:rPr>
          <w:rFonts w:asciiTheme="majorBidi" w:hAnsiTheme="majorBidi" w:cstheme="majorBidi"/>
          <w:lang w:val="en-GB"/>
        </w:rPr>
      </w:pPr>
      <w:del w:id="21510" w:author="Jane Shaw" w:date="2015-11-01T18:17:00Z">
        <w:r w:rsidRPr="008E1789" w:rsidDel="00B07E41">
          <w:rPr>
            <w:rFonts w:asciiTheme="majorBidi" w:eastAsia="Times New Roman" w:hAnsiTheme="majorBidi" w:cstheme="majorBidi"/>
            <w:lang w:val="en-GB"/>
          </w:rPr>
          <w:delText xml:space="preserve">It </w:delText>
        </w:r>
      </w:del>
      <w:r w:rsidR="00B07E41" w:rsidRPr="008E1789">
        <w:rPr>
          <w:rFonts w:asciiTheme="majorBidi" w:eastAsia="Times New Roman" w:hAnsiTheme="majorBidi" w:cstheme="majorBidi"/>
          <w:lang w:val="en-GB"/>
        </w:rPr>
        <w:t>Includes</w:t>
      </w:r>
      <w:del w:id="21511" w:author="Jane Shaw" w:date="2015-11-01T18:17:00Z">
        <w:r w:rsidRPr="008E1789" w:rsidDel="00B07E41">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capons, chickens, fowls, domestic (</w:t>
      </w:r>
      <w:r w:rsidR="00B07E41" w:rsidRPr="008E1789">
        <w:rPr>
          <w:rFonts w:asciiTheme="majorBidi" w:eastAsia="Times New Roman" w:hAnsiTheme="majorBidi" w:cstheme="majorBidi"/>
          <w:i/>
          <w:iCs/>
          <w:lang w:val="en-GB"/>
        </w:rPr>
        <w:t xml:space="preserve">Gallus </w:t>
      </w:r>
      <w:r w:rsidRPr="008E1789">
        <w:rPr>
          <w:rFonts w:asciiTheme="majorBidi" w:eastAsia="Times New Roman" w:hAnsiTheme="majorBidi" w:cstheme="majorBidi"/>
          <w:i/>
          <w:iCs/>
          <w:lang w:val="en-GB"/>
        </w:rPr>
        <w:t>domesticus</w:t>
      </w:r>
      <w:r w:rsidRPr="008E1789">
        <w:rPr>
          <w:rFonts w:asciiTheme="majorBidi" w:eastAsia="Times New Roman" w:hAnsiTheme="majorBidi" w:cstheme="majorBidi"/>
          <w:lang w:val="en-GB"/>
        </w:rPr>
        <w:t xml:space="preserve"> spp.)</w:t>
      </w:r>
      <w:ins w:id="21512" w:author="Jane Shaw" w:date="2015-11-01T18:17:00Z">
        <w:r w:rsidR="00B07E41">
          <w:rPr>
            <w:rFonts w:asciiTheme="majorBidi" w:eastAsia="Times New Roman" w:hAnsiTheme="majorBidi" w:cstheme="majorBidi"/>
            <w:lang w:val="en-GB"/>
          </w:rPr>
          <w:t>;</w:t>
        </w:r>
      </w:ins>
      <w:del w:id="21513" w:author="Jane Shaw" w:date="2015-11-01T18:17: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guinea</w:t>
      </w:r>
      <w:ins w:id="21514" w:author="Jane Shaw" w:date="2015-11-01T18:18:00Z">
        <w:r w:rsidR="00B07E41">
          <w:rPr>
            <w:rFonts w:asciiTheme="majorBidi" w:eastAsia="Times New Roman" w:hAnsiTheme="majorBidi" w:cstheme="majorBidi"/>
            <w:lang w:val="en-GB"/>
          </w:rPr>
          <w:t xml:space="preserve"> </w:t>
        </w:r>
      </w:ins>
      <w:del w:id="21515" w:author="Jane Shaw" w:date="2015-11-01T18:18: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fowl</w:t>
      </w:r>
      <w:ins w:id="21516" w:author="Jane Shaw" w:date="2015-11-01T18:17:00Z">
        <w:r w:rsidR="00B07E41">
          <w:rPr>
            <w:rFonts w:asciiTheme="majorBidi" w:eastAsia="Times New Roman" w:hAnsiTheme="majorBidi" w:cstheme="majorBidi"/>
            <w:lang w:val="en-GB"/>
          </w:rPr>
          <w:t>;</w:t>
        </w:r>
      </w:ins>
      <w:del w:id="21517" w:author="Jane Shaw" w:date="2015-11-01T18:17:00Z">
        <w:r w:rsidRPr="008E1789" w:rsidDel="00B07E41">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ducks, geese and turkeys</w:t>
      </w:r>
      <w:ins w:id="21518" w:author="Jane Shaw" w:date="2015-11-01T18:18:00Z">
        <w:r w:rsidR="00B07E41">
          <w:rPr>
            <w:rFonts w:asciiTheme="majorBidi" w:eastAsia="Times New Roman" w:hAnsiTheme="majorBidi" w:cstheme="majorBidi"/>
            <w:lang w:val="en-GB"/>
          </w:rPr>
          <w:t>;</w:t>
        </w:r>
      </w:ins>
      <w:del w:id="21519" w:author="Jane Shaw" w:date="2015-11-01T18:18: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whether or not cut up, fresh, chilled or frozen.</w:t>
      </w:r>
    </w:p>
    <w:p w14:paraId="3A67A2DD" w14:textId="4F1839A2" w:rsidR="00EB7AF1" w:rsidRPr="008E1789" w:rsidRDefault="00B07E41" w:rsidP="00C500F7">
      <w:pPr>
        <w:jc w:val="both"/>
        <w:rPr>
          <w:rFonts w:asciiTheme="majorBidi" w:hAnsiTheme="majorBidi" w:cstheme="majorBidi"/>
          <w:lang w:val="en-GB"/>
        </w:rPr>
      </w:pPr>
      <w:ins w:id="21520" w:author="Jane Shaw" w:date="2015-11-01T18:19:00Z">
        <w:r>
          <w:rPr>
            <w:rFonts w:asciiTheme="majorBidi" w:eastAsia="Times New Roman" w:hAnsiTheme="majorBidi" w:cstheme="majorBidi"/>
            <w:lang w:val="en-GB"/>
          </w:rPr>
          <w:t xml:space="preserve">Includes </w:t>
        </w:r>
      </w:ins>
      <w:r w:rsidRPr="008E1789">
        <w:rPr>
          <w:rFonts w:asciiTheme="majorBidi" w:eastAsia="Times New Roman" w:hAnsiTheme="majorBidi" w:cstheme="majorBidi"/>
          <w:lang w:val="en-GB"/>
        </w:rPr>
        <w:t>chicken</w:t>
      </w:r>
      <w:r w:rsidR="726F4BD4" w:rsidRPr="008E1789">
        <w:rPr>
          <w:rFonts w:asciiTheme="majorBidi" w:eastAsia="Times New Roman" w:hAnsiTheme="majorBidi" w:cstheme="majorBidi"/>
          <w:lang w:val="en-GB"/>
        </w:rPr>
        <w:t xml:space="preserve">, goose </w:t>
      </w:r>
      <w:del w:id="21521" w:author="Jane Shaw" w:date="2015-11-01T18:18:00Z">
        <w:r w:rsidR="726F4BD4" w:rsidRPr="008E1789" w:rsidDel="00B07E41">
          <w:rPr>
            <w:rFonts w:asciiTheme="majorBidi" w:eastAsia="Times New Roman" w:hAnsiTheme="majorBidi" w:cstheme="majorBidi"/>
            <w:lang w:val="en-GB"/>
          </w:rPr>
          <w:delText xml:space="preserve">or </w:delText>
        </w:r>
      </w:del>
      <w:ins w:id="21522" w:author="Jane Shaw" w:date="2015-11-01T18:18:00Z">
        <w:r>
          <w:rPr>
            <w:rFonts w:asciiTheme="majorBidi" w:eastAsia="Times New Roman" w:hAnsiTheme="majorBidi" w:cstheme="majorBidi"/>
            <w:lang w:val="en-GB"/>
          </w:rPr>
          <w:t>and</w:t>
        </w:r>
        <w:r w:rsidRPr="008E1789">
          <w:rPr>
            <w:rFonts w:asciiTheme="majorBidi" w:eastAsia="Times New Roman" w:hAnsiTheme="majorBidi" w:cstheme="majorBidi"/>
            <w:lang w:val="en-GB"/>
          </w:rPr>
          <w:t xml:space="preserve"> </w:t>
        </w:r>
      </w:ins>
      <w:r w:rsidR="726F4BD4" w:rsidRPr="008E1789">
        <w:rPr>
          <w:rFonts w:asciiTheme="majorBidi" w:eastAsia="Times New Roman" w:hAnsiTheme="majorBidi" w:cstheme="majorBidi"/>
          <w:lang w:val="en-GB"/>
        </w:rPr>
        <w:t>duck livers</w:t>
      </w:r>
      <w:del w:id="21523" w:author="Jane Shaw" w:date="2015-11-01T18:19:00Z">
        <w:r w:rsidR="726F4BD4" w:rsidRPr="008E1789" w:rsidDel="00B07E41">
          <w:rPr>
            <w:rFonts w:asciiTheme="majorBidi" w:eastAsia="Times New Roman" w:hAnsiTheme="majorBidi" w:cstheme="majorBidi"/>
            <w:lang w:val="en-GB"/>
          </w:rPr>
          <w:delText xml:space="preserve"> are also included</w:delText>
        </w:r>
      </w:del>
      <w:ins w:id="21524" w:author="Jane Shaw" w:date="2015-11-01T18:18:00Z">
        <w:r>
          <w:rPr>
            <w:rFonts w:asciiTheme="majorBidi" w:eastAsia="Times New Roman" w:hAnsiTheme="majorBidi" w:cstheme="majorBidi"/>
            <w:lang w:val="en-GB"/>
          </w:rPr>
          <w:t>;</w:t>
        </w:r>
      </w:ins>
      <w:del w:id="21525" w:author="Jane Shaw" w:date="2015-11-01T18:18:00Z">
        <w:r w:rsidR="726F4BD4" w:rsidRPr="008E1789" w:rsidDel="00B07E41">
          <w:rPr>
            <w:rFonts w:asciiTheme="majorBidi" w:eastAsia="Times New Roman" w:hAnsiTheme="majorBidi" w:cstheme="majorBidi"/>
            <w:lang w:val="en-GB"/>
          </w:rPr>
          <w:delText>.</w:delText>
        </w:r>
      </w:del>
      <w:r w:rsidR="726F4BD4"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fatty </w:t>
      </w:r>
      <w:r w:rsidR="726F4BD4" w:rsidRPr="008E1789">
        <w:rPr>
          <w:rFonts w:asciiTheme="majorBidi" w:eastAsia="Times New Roman" w:hAnsiTheme="majorBidi" w:cstheme="majorBidi"/>
          <w:lang w:val="en-GB"/>
        </w:rPr>
        <w:t xml:space="preserve">livers of geese </w:t>
      </w:r>
      <w:del w:id="21526" w:author="Jane Shaw" w:date="2015-11-01T18:19:00Z">
        <w:r w:rsidR="726F4BD4" w:rsidRPr="008E1789" w:rsidDel="00B07E41">
          <w:rPr>
            <w:rFonts w:asciiTheme="majorBidi" w:eastAsia="Times New Roman" w:hAnsiTheme="majorBidi" w:cstheme="majorBidi"/>
            <w:lang w:val="en-GB"/>
          </w:rPr>
          <w:delText xml:space="preserve">or </w:delText>
        </w:r>
      </w:del>
      <w:ins w:id="21527" w:author="Jane Shaw" w:date="2015-11-01T18:19:00Z">
        <w:r>
          <w:rPr>
            <w:rFonts w:asciiTheme="majorBidi" w:eastAsia="Times New Roman" w:hAnsiTheme="majorBidi" w:cstheme="majorBidi"/>
            <w:lang w:val="en-GB"/>
          </w:rPr>
          <w:t>and</w:t>
        </w:r>
        <w:r w:rsidRPr="008E1789">
          <w:rPr>
            <w:rFonts w:asciiTheme="majorBidi" w:eastAsia="Times New Roman" w:hAnsiTheme="majorBidi" w:cstheme="majorBidi"/>
            <w:lang w:val="en-GB"/>
          </w:rPr>
          <w:t xml:space="preserve"> </w:t>
        </w:r>
      </w:ins>
      <w:r w:rsidR="726F4BD4" w:rsidRPr="008E1789">
        <w:rPr>
          <w:rFonts w:asciiTheme="majorBidi" w:eastAsia="Times New Roman" w:hAnsiTheme="majorBidi" w:cstheme="majorBidi"/>
          <w:lang w:val="en-GB"/>
        </w:rPr>
        <w:t>ducks</w:t>
      </w:r>
      <w:ins w:id="21528" w:author="Jane Shaw" w:date="2015-11-01T18:19:00Z">
        <w:r>
          <w:rPr>
            <w:rFonts w:asciiTheme="majorBidi" w:eastAsia="Times New Roman" w:hAnsiTheme="majorBidi" w:cstheme="majorBidi"/>
            <w:lang w:val="en-GB"/>
          </w:rPr>
          <w:t>,</w:t>
        </w:r>
      </w:ins>
      <w:r w:rsidR="726F4BD4" w:rsidRPr="008E1789">
        <w:rPr>
          <w:rFonts w:asciiTheme="majorBidi" w:eastAsia="Times New Roman" w:hAnsiTheme="majorBidi" w:cstheme="majorBidi"/>
          <w:lang w:val="en-GB"/>
        </w:rPr>
        <w:t xml:space="preserve"> which </w:t>
      </w:r>
      <w:del w:id="21529" w:author="Jane Shaw" w:date="2015-11-01T18:19:00Z">
        <w:r w:rsidR="726F4BD4" w:rsidRPr="008E1789" w:rsidDel="00B07E41">
          <w:rPr>
            <w:rFonts w:asciiTheme="majorBidi" w:eastAsia="Times New Roman" w:hAnsiTheme="majorBidi" w:cstheme="majorBidi"/>
            <w:lang w:val="en-GB"/>
          </w:rPr>
          <w:delText xml:space="preserve">may be </w:delText>
        </w:r>
      </w:del>
      <w:ins w:id="21530" w:author="Jane Shaw" w:date="2015-11-01T18:19:00Z">
        <w:r>
          <w:rPr>
            <w:rFonts w:asciiTheme="majorBidi" w:eastAsia="Times New Roman" w:hAnsiTheme="majorBidi" w:cstheme="majorBidi"/>
            <w:lang w:val="en-GB"/>
          </w:rPr>
          <w:t xml:space="preserve">are </w:t>
        </w:r>
      </w:ins>
      <w:r w:rsidR="726F4BD4" w:rsidRPr="008E1789">
        <w:rPr>
          <w:rFonts w:asciiTheme="majorBidi" w:eastAsia="Times New Roman" w:hAnsiTheme="majorBidi" w:cstheme="majorBidi"/>
          <w:lang w:val="en-GB"/>
        </w:rPr>
        <w:t xml:space="preserve">distinguished from other livers by </w:t>
      </w:r>
      <w:del w:id="21531" w:author="Jane Shaw" w:date="2015-11-01T18:19:00Z">
        <w:r w:rsidR="726F4BD4" w:rsidRPr="008E1789" w:rsidDel="00B07E41">
          <w:rPr>
            <w:rFonts w:asciiTheme="majorBidi" w:eastAsia="Times New Roman" w:hAnsiTheme="majorBidi" w:cstheme="majorBidi"/>
            <w:lang w:val="en-GB"/>
          </w:rPr>
          <w:delText xml:space="preserve">the fact that they are </w:delText>
        </w:r>
      </w:del>
      <w:ins w:id="21532" w:author="Jane Shaw" w:date="2015-11-01T18:19:00Z">
        <w:r>
          <w:rPr>
            <w:rFonts w:asciiTheme="majorBidi" w:eastAsia="Times New Roman" w:hAnsiTheme="majorBidi" w:cstheme="majorBidi"/>
            <w:lang w:val="en-GB"/>
          </w:rPr>
          <w:t xml:space="preserve">being </w:t>
        </w:r>
      </w:ins>
      <w:r w:rsidR="726F4BD4" w:rsidRPr="008E1789">
        <w:rPr>
          <w:rFonts w:asciiTheme="majorBidi" w:eastAsia="Times New Roman" w:hAnsiTheme="majorBidi" w:cstheme="majorBidi"/>
          <w:lang w:val="en-GB"/>
        </w:rPr>
        <w:t>much larger and heavier, firmer and richer in fat.</w:t>
      </w:r>
    </w:p>
    <w:p w14:paraId="34DFCA55" w14:textId="6F67DA8F"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2735 </w:t>
      </w:r>
      <w:ins w:id="21533" w:author="Jane Shaw" w:date="2015-11-01T18:19:00Z">
        <w:r w:rsidR="00B07E41">
          <w:rPr>
            <w:rFonts w:asciiTheme="majorBidi" w:hAnsiTheme="majorBidi" w:cstheme="majorBidi"/>
            <w:lang w:val="en-GB"/>
          </w:rPr>
          <w:t>–</w:t>
        </w:r>
      </w:ins>
      <w:del w:id="21534" w:author="Jane Shaw" w:date="2015-11-01T18:19:00Z">
        <w:r w:rsidRPr="008E1789" w:rsidDel="00B07E41">
          <w:rPr>
            <w:rFonts w:asciiTheme="majorBidi" w:hAnsiTheme="majorBidi" w:cstheme="majorBidi"/>
            <w:lang w:val="en-GB"/>
          </w:rPr>
          <w:delText>-</w:delText>
        </w:r>
      </w:del>
      <w:r w:rsidRPr="008E1789">
        <w:rPr>
          <w:rFonts w:asciiTheme="majorBidi" w:hAnsiTheme="majorBidi" w:cstheme="majorBidi"/>
          <w:lang w:val="en-GB"/>
        </w:rPr>
        <w:t xml:space="preserve"> Meat other</w:t>
      </w:r>
    </w:p>
    <w:p w14:paraId="0861F4C0" w14:textId="6C10AFF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535" w:author="Jane Shaw" w:date="2015-11-01T18:19: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pigeons and other birds </w:t>
      </w:r>
      <w:del w:id="21536" w:author="Jane Shaw" w:date="2015-11-01T18:19:00Z">
        <w:r w:rsidRPr="008E1789" w:rsidDel="00B07E41">
          <w:rPr>
            <w:rFonts w:asciiTheme="majorBidi" w:eastAsia="Times New Roman" w:hAnsiTheme="majorBidi" w:cstheme="majorBidi"/>
            <w:lang w:val="en-GB"/>
          </w:rPr>
          <w:delText>n.e.c.</w:delText>
        </w:r>
      </w:del>
      <w:ins w:id="21537" w:author="Jane Shaw" w:date="2015-11-01T18:19:00Z">
        <w:r w:rsidR="00B07E41">
          <w:rPr>
            <w:rFonts w:asciiTheme="majorBidi" w:eastAsia="Times New Roman" w:hAnsiTheme="majorBidi" w:cstheme="majorBidi"/>
            <w:lang w:val="en-GB"/>
          </w:rPr>
          <w:t>NEC</w:t>
        </w:r>
      </w:ins>
      <w:r w:rsidRPr="008E1789">
        <w:rPr>
          <w:rFonts w:asciiTheme="majorBidi" w:eastAsia="Times New Roman" w:hAnsiTheme="majorBidi" w:cstheme="majorBidi"/>
          <w:lang w:val="en-GB"/>
        </w:rPr>
        <w:t>, fresh, chilled or frozen (21170.01)</w:t>
      </w:r>
      <w:ins w:id="21538" w:author="Jane Shaw" w:date="2015-11-01T18:19:00Z">
        <w:r w:rsidR="00B07E41">
          <w:rPr>
            <w:rFonts w:asciiTheme="majorBidi" w:eastAsia="Times New Roman" w:hAnsiTheme="majorBidi" w:cstheme="majorBidi"/>
            <w:lang w:val="en-GB"/>
          </w:rPr>
          <w:t>;</w:t>
        </w:r>
      </w:ins>
      <w:del w:id="21539" w:author="Jane Shaw" w:date="2015-11-01T18:19: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B07E41" w:rsidRPr="008E1789">
        <w:rPr>
          <w:rFonts w:asciiTheme="majorBidi" w:eastAsia="Times New Roman" w:hAnsiTheme="majorBidi" w:cstheme="majorBidi"/>
          <w:lang w:val="en-GB"/>
        </w:rPr>
        <w:t xml:space="preserve">horse </w:t>
      </w:r>
      <w:r w:rsidRPr="008E1789">
        <w:rPr>
          <w:rFonts w:asciiTheme="majorBidi" w:eastAsia="Times New Roman" w:hAnsiTheme="majorBidi" w:cstheme="majorBidi"/>
          <w:lang w:val="en-GB"/>
        </w:rPr>
        <w:t>meat, fresh or chilled (21118.01)</w:t>
      </w:r>
      <w:ins w:id="21540" w:author="Jane Shaw" w:date="2015-11-01T18:20:00Z">
        <w:r w:rsidR="00B07E41">
          <w:rPr>
            <w:rFonts w:asciiTheme="majorBidi" w:eastAsia="Times New Roman" w:hAnsiTheme="majorBidi" w:cstheme="majorBidi"/>
            <w:lang w:val="en-GB"/>
          </w:rPr>
          <w:t>;</w:t>
        </w:r>
      </w:ins>
      <w:del w:id="21541"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asses, fresh or chilled (21118.02)</w:t>
      </w:r>
      <w:ins w:id="21542" w:author="Jane Shaw" w:date="2015-11-01T18:20:00Z">
        <w:r w:rsidR="00B07E41">
          <w:rPr>
            <w:rFonts w:asciiTheme="majorBidi" w:eastAsia="Times New Roman" w:hAnsiTheme="majorBidi" w:cstheme="majorBidi"/>
            <w:lang w:val="en-GB"/>
          </w:rPr>
          <w:t>;</w:t>
        </w:r>
      </w:ins>
      <w:del w:id="21543"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mules, fresh or chilled (21118.03)</w:t>
      </w:r>
      <w:ins w:id="21544" w:author="Jane Shaw" w:date="2015-11-01T18:20:00Z">
        <w:r w:rsidR="00B07E41">
          <w:rPr>
            <w:rFonts w:asciiTheme="majorBidi" w:eastAsia="Times New Roman" w:hAnsiTheme="majorBidi" w:cstheme="majorBidi"/>
            <w:lang w:val="en-GB"/>
          </w:rPr>
          <w:t>;</w:t>
        </w:r>
      </w:ins>
      <w:del w:id="21545"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horses and other equines, frozen (21138)</w:t>
      </w:r>
      <w:ins w:id="21546" w:author="Jane Shaw" w:date="2015-11-01T18:20:00Z">
        <w:r w:rsidR="00B07E41">
          <w:rPr>
            <w:rFonts w:asciiTheme="majorBidi" w:eastAsia="Times New Roman" w:hAnsiTheme="majorBidi" w:cstheme="majorBidi"/>
            <w:lang w:val="en-GB"/>
          </w:rPr>
          <w:t>;</w:t>
        </w:r>
      </w:ins>
      <w:del w:id="21547"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camels, fresh or chilled (21117.01)</w:t>
      </w:r>
      <w:ins w:id="21548" w:author="Jane Shaw" w:date="2015-11-01T18:20:00Z">
        <w:r w:rsidR="00B07E41">
          <w:rPr>
            <w:rFonts w:asciiTheme="majorBidi" w:eastAsia="Times New Roman" w:hAnsiTheme="majorBidi" w:cstheme="majorBidi"/>
            <w:lang w:val="en-GB"/>
          </w:rPr>
          <w:t>;</w:t>
        </w:r>
      </w:ins>
      <w:del w:id="21549"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other domestic camelids, fresh or chilled (21117.02)</w:t>
      </w:r>
      <w:ins w:id="21550" w:author="Jane Shaw" w:date="2015-11-01T18:20:00Z">
        <w:r w:rsidR="00B07E41">
          <w:rPr>
            <w:rFonts w:asciiTheme="majorBidi" w:eastAsia="Times New Roman" w:hAnsiTheme="majorBidi" w:cstheme="majorBidi"/>
            <w:lang w:val="en-GB"/>
          </w:rPr>
          <w:t>;</w:t>
        </w:r>
      </w:ins>
      <w:del w:id="21551"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camels and camelids, frozen (21137)</w:t>
      </w:r>
      <w:ins w:id="21552" w:author="Jane Shaw" w:date="2015-11-01T18:20:00Z">
        <w:r w:rsidR="00B07E41">
          <w:rPr>
            <w:rFonts w:asciiTheme="majorBidi" w:eastAsia="Times New Roman" w:hAnsiTheme="majorBidi" w:cstheme="majorBidi"/>
            <w:lang w:val="en-GB"/>
          </w:rPr>
          <w:t>;</w:t>
        </w:r>
      </w:ins>
      <w:del w:id="21553"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rabbits and hares, fresh or chilled (21114)</w:t>
      </w:r>
      <w:ins w:id="21554" w:author="Jane Shaw" w:date="2015-11-01T18:20:00Z">
        <w:r w:rsidR="00B07E41">
          <w:rPr>
            <w:rFonts w:asciiTheme="majorBidi" w:eastAsia="Times New Roman" w:hAnsiTheme="majorBidi" w:cstheme="majorBidi"/>
            <w:lang w:val="en-GB"/>
          </w:rPr>
          <w:t>;</w:t>
        </w:r>
      </w:ins>
      <w:del w:id="21555" w:author="Jane Shaw" w:date="2015-11-01T18:20:00Z">
        <w:r w:rsidRPr="008E1789" w:rsidDel="00B07E41">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rabbits and hares, frozen (21134)</w:t>
      </w:r>
      <w:ins w:id="21556" w:author="Jane Shaw" w:date="2015-11-01T18:24:00Z">
        <w:r w:rsidR="00237BAB">
          <w:rPr>
            <w:rFonts w:asciiTheme="majorBidi" w:eastAsia="Times New Roman" w:hAnsiTheme="majorBidi" w:cstheme="majorBidi"/>
            <w:lang w:val="en-GB"/>
          </w:rPr>
          <w:t>;</w:t>
        </w:r>
      </w:ins>
      <w:del w:id="21557" w:author="Jane Shaw" w:date="2015-11-01T18:24:00Z">
        <w:r w:rsidRPr="008E1789" w:rsidDel="00237B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meat of other domestic rodents, fresh or chilled</w:t>
      </w:r>
      <w:ins w:id="21558" w:author="Jane Shaw" w:date="2015-11-01T18:24:00Z">
        <w:r w:rsidR="00237BAB">
          <w:rPr>
            <w:rFonts w:asciiTheme="majorBidi" w:eastAsia="Times New Roman" w:hAnsiTheme="majorBidi" w:cstheme="majorBidi"/>
            <w:lang w:val="en-GB"/>
          </w:rPr>
          <w:t xml:space="preserve"> </w:t>
        </w:r>
      </w:ins>
      <w:del w:id="21559" w:author="Jane Shaw" w:date="2015-11-01T18:24:00Z">
        <w:r w:rsidRPr="008E1789" w:rsidDel="00237B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(21119.01)</w:t>
      </w:r>
      <w:ins w:id="21560" w:author="Jane Shaw" w:date="2015-11-01T18:24:00Z">
        <w:r w:rsidR="00237BAB">
          <w:rPr>
            <w:rFonts w:asciiTheme="majorBidi" w:eastAsia="Times New Roman" w:hAnsiTheme="majorBidi" w:cstheme="majorBidi"/>
            <w:lang w:val="en-GB"/>
          </w:rPr>
          <w:t>;</w:t>
        </w:r>
      </w:ins>
      <w:del w:id="21561" w:author="Jane Shaw" w:date="2015-11-01T18:24:00Z">
        <w:r w:rsidRPr="008E1789" w:rsidDel="00237B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game meat, fresh, chilled or frozen (21170.02)</w:t>
      </w:r>
      <w:ins w:id="21562" w:author="Jane Shaw" w:date="2015-11-01T18:24:00Z">
        <w:r w:rsidR="00237BAB">
          <w:rPr>
            <w:rFonts w:asciiTheme="majorBidi" w:eastAsia="Times New Roman" w:hAnsiTheme="majorBidi" w:cstheme="majorBidi"/>
            <w:lang w:val="en-GB"/>
          </w:rPr>
          <w:t>;</w:t>
        </w:r>
      </w:ins>
      <w:del w:id="21563" w:author="Jane Shaw" w:date="2015-11-01T18:24:00Z">
        <w:r w:rsidRPr="008E1789" w:rsidDel="00237B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meat of mammals, frozen (21139)</w:t>
      </w:r>
      <w:ins w:id="21564" w:author="Jane Shaw" w:date="2015-11-01T18:24:00Z">
        <w:r w:rsidR="00237BAB">
          <w:rPr>
            <w:rFonts w:asciiTheme="majorBidi" w:eastAsia="Times New Roman" w:hAnsiTheme="majorBidi" w:cstheme="majorBidi"/>
            <w:lang w:val="en-GB"/>
          </w:rPr>
          <w:t>;</w:t>
        </w:r>
      </w:ins>
      <w:del w:id="21565" w:author="Jane Shaw" w:date="2015-11-01T18:24:00Z">
        <w:r w:rsidRPr="008E1789" w:rsidDel="00237BAB">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meat and edible meat offal, salted, in brine, dried or </w:t>
      </w:r>
      <w:commentRangeStart w:id="21566"/>
      <w:r w:rsidRPr="008E1789">
        <w:rPr>
          <w:rFonts w:asciiTheme="majorBidi" w:eastAsia="Times New Roman" w:hAnsiTheme="majorBidi" w:cstheme="majorBidi"/>
          <w:lang w:val="en-GB"/>
        </w:rPr>
        <w:t xml:space="preserve">smoked; </w:t>
      </w:r>
      <w:commentRangeEnd w:id="21566"/>
      <w:r w:rsidR="009D4B26">
        <w:rPr>
          <w:rStyle w:val="Rimandocommento"/>
        </w:rPr>
        <w:commentReference w:id="21566"/>
      </w:r>
      <w:r w:rsidRPr="008E1789">
        <w:rPr>
          <w:rFonts w:asciiTheme="majorBidi" w:eastAsia="Times New Roman" w:hAnsiTheme="majorBidi" w:cstheme="majorBidi"/>
          <w:lang w:val="en-GB"/>
        </w:rPr>
        <w:t>edible flours and meals of meat or meat offal (21183)</w:t>
      </w:r>
      <w:ins w:id="21567" w:author="Jane Shaw" w:date="2015-11-01T18:25:00Z">
        <w:r w:rsidR="009D4B26">
          <w:rPr>
            <w:rFonts w:asciiTheme="majorBidi" w:eastAsia="Times New Roman" w:hAnsiTheme="majorBidi" w:cstheme="majorBidi"/>
            <w:lang w:val="en-GB"/>
          </w:rPr>
          <w:t>;</w:t>
        </w:r>
      </w:ins>
      <w:del w:id="21568" w:author="Jane Shaw" w:date="2015-11-01T18:25: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meat of mammals, fresh or chilled (21119.90)</w:t>
      </w:r>
      <w:ins w:id="21569" w:author="Jane Shaw" w:date="2015-11-01T18:25:00Z">
        <w:r w:rsidR="009D4B26">
          <w:rPr>
            <w:rFonts w:asciiTheme="majorBidi" w:eastAsia="Times New Roman" w:hAnsiTheme="majorBidi" w:cstheme="majorBidi"/>
            <w:lang w:val="en-GB"/>
          </w:rPr>
          <w:t>;</w:t>
        </w:r>
      </w:ins>
      <w:del w:id="21570" w:author="Jane Shaw" w:date="2015-11-01T18:25: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meat </w:t>
      </w:r>
      <w:del w:id="21571" w:author="Jane Shaw" w:date="2015-11-01T18:25:00Z">
        <w:r w:rsidRPr="008E1789" w:rsidDel="009D4B26">
          <w:rPr>
            <w:rFonts w:asciiTheme="majorBidi" w:eastAsia="Times New Roman" w:hAnsiTheme="majorBidi" w:cstheme="majorBidi"/>
            <w:lang w:val="en-GB"/>
          </w:rPr>
          <w:delText xml:space="preserve">n.e.c. </w:delText>
        </w:r>
      </w:del>
      <w:ins w:id="21572" w:author="Jane Shaw" w:date="2015-11-01T18:25: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(excluding mammals), fresh, chilled or frozen (21170.92)</w:t>
      </w:r>
      <w:ins w:id="21573" w:author="Jane Shaw" w:date="2015-11-01T18:25:00Z">
        <w:r w:rsidR="009D4B26">
          <w:rPr>
            <w:rFonts w:asciiTheme="majorBidi" w:eastAsia="Times New Roman" w:hAnsiTheme="majorBidi" w:cstheme="majorBidi"/>
            <w:lang w:val="en-GB"/>
          </w:rPr>
          <w:t>;</w:t>
        </w:r>
      </w:ins>
      <w:del w:id="21574" w:author="Jane Shaw" w:date="2015-11-01T18:25: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sausages and similar products of meat, offal or blood </w:t>
      </w:r>
      <w:del w:id="21575" w:author="Jane Shaw" w:date="2015-11-01T18:25:00Z">
        <w:r w:rsidRPr="008E1789" w:rsidDel="009D4B26">
          <w:rPr>
            <w:rFonts w:asciiTheme="majorBidi" w:eastAsia="Times New Roman" w:hAnsiTheme="majorBidi" w:cstheme="majorBidi"/>
            <w:lang w:val="en-GB"/>
          </w:rPr>
          <w:delText xml:space="preserve">n.e.c. </w:delText>
        </w:r>
      </w:del>
      <w:ins w:id="21576" w:author="Jane Shaw" w:date="2015-11-01T18:25: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(21184.03)</w:t>
      </w:r>
      <w:ins w:id="21577" w:author="Jane Shaw" w:date="2015-11-01T18:25:00Z">
        <w:r w:rsidR="009D4B26">
          <w:rPr>
            <w:rFonts w:asciiTheme="majorBidi" w:eastAsia="Times New Roman" w:hAnsiTheme="majorBidi" w:cstheme="majorBidi"/>
            <w:lang w:val="en-GB"/>
          </w:rPr>
          <w:t>;</w:t>
        </w:r>
      </w:ins>
      <w:del w:id="21578" w:author="Jane Shaw" w:date="2015-11-01T18:25: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prepared dishes and meals based on meat (21186.90)</w:t>
      </w:r>
      <w:ins w:id="21579" w:author="Jane Shaw" w:date="2015-11-01T18:25:00Z">
        <w:r w:rsidR="009D4B26">
          <w:rPr>
            <w:rFonts w:asciiTheme="majorBidi" w:eastAsia="Times New Roman" w:hAnsiTheme="majorBidi" w:cstheme="majorBidi"/>
            <w:lang w:val="en-GB"/>
          </w:rPr>
          <w:t>;</w:t>
        </w:r>
      </w:ins>
      <w:del w:id="21580" w:author="Jane Shaw" w:date="2015-11-01T18:25: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prepared or preserved meat, meat offal or blood </w:t>
      </w:r>
      <w:del w:id="21581" w:author="Jane Shaw" w:date="2015-11-01T18:26:00Z">
        <w:r w:rsidRPr="008E1789" w:rsidDel="009D4B26">
          <w:rPr>
            <w:rFonts w:asciiTheme="majorBidi" w:eastAsia="Times New Roman" w:hAnsiTheme="majorBidi" w:cstheme="majorBidi"/>
            <w:lang w:val="en-GB"/>
          </w:rPr>
          <w:delText xml:space="preserve">n.e.c. </w:delText>
        </w:r>
      </w:del>
      <w:ins w:id="21582" w:author="Jane Shaw" w:date="2015-11-01T18:26: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(21189.90)</w:t>
      </w:r>
      <w:ins w:id="21583" w:author="Jane Shaw" w:date="2015-11-01T18:26:00Z">
        <w:r w:rsidR="009D4B26">
          <w:rPr>
            <w:rFonts w:asciiTheme="majorBidi" w:eastAsia="Times New Roman" w:hAnsiTheme="majorBidi" w:cstheme="majorBidi"/>
            <w:lang w:val="en-GB"/>
          </w:rPr>
          <w:t>;</w:t>
        </w:r>
      </w:ins>
      <w:del w:id="21584"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snails, fresh, chilled, frozen, dried, salted or in brine, except sea snails (02920).</w:t>
      </w:r>
    </w:p>
    <w:p w14:paraId="30F7235F" w14:textId="7DC90354"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r w:rsidRPr="00CB25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includes fresh, chilled or frozen meat of the following animals: pigeons and other birds </w:t>
      </w:r>
      <w:del w:id="21585" w:author="Jane Shaw" w:date="2015-11-01T18:26:00Z">
        <w:r w:rsidR="00CB25B1" w:rsidDel="009D4B26">
          <w:rPr>
            <w:rFonts w:asciiTheme="majorBidi" w:eastAsia="Times New Roman" w:hAnsiTheme="majorBidi" w:cstheme="majorBidi"/>
            <w:lang w:val="en-GB"/>
          </w:rPr>
          <w:delText>n.e.c.</w:delText>
        </w:r>
      </w:del>
      <w:ins w:id="21586" w:author="Jane Shaw" w:date="2015-11-01T18:26:00Z">
        <w:r w:rsidR="009D4B26">
          <w:rPr>
            <w:rFonts w:asciiTheme="majorBidi" w:eastAsia="Times New Roman" w:hAnsiTheme="majorBidi" w:cstheme="majorBidi"/>
            <w:lang w:val="en-GB"/>
          </w:rPr>
          <w:t>NEC;</w:t>
        </w:r>
      </w:ins>
      <w:del w:id="21587"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horses</w:t>
      </w:r>
      <w:ins w:id="21588" w:author="Jane Shaw" w:date="2015-11-01T18:26:00Z">
        <w:r w:rsidR="009D4B26">
          <w:rPr>
            <w:rFonts w:asciiTheme="majorBidi" w:eastAsia="Times New Roman" w:hAnsiTheme="majorBidi" w:cstheme="majorBidi"/>
            <w:lang w:val="en-GB"/>
          </w:rPr>
          <w:t>;</w:t>
        </w:r>
      </w:ins>
      <w:del w:id="21589"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asses</w:t>
      </w:r>
      <w:ins w:id="21590" w:author="Jane Shaw" w:date="2015-11-01T18:26:00Z">
        <w:r w:rsidR="009D4B26">
          <w:rPr>
            <w:rFonts w:asciiTheme="majorBidi" w:eastAsia="Times New Roman" w:hAnsiTheme="majorBidi" w:cstheme="majorBidi"/>
            <w:lang w:val="en-GB"/>
          </w:rPr>
          <w:t>;</w:t>
        </w:r>
      </w:ins>
      <w:del w:id="21591"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mules</w:t>
      </w:r>
      <w:ins w:id="21592" w:author="Jane Shaw" w:date="2015-11-01T18:26:00Z">
        <w:r w:rsidR="009D4B26">
          <w:rPr>
            <w:rFonts w:asciiTheme="majorBidi" w:eastAsia="Times New Roman" w:hAnsiTheme="majorBidi" w:cstheme="majorBidi"/>
            <w:lang w:val="en-GB"/>
          </w:rPr>
          <w:t>;</w:t>
        </w:r>
      </w:ins>
      <w:del w:id="21593"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camels</w:t>
      </w:r>
      <w:ins w:id="21594" w:author="Jane Shaw" w:date="2015-11-01T18:26:00Z">
        <w:r w:rsidR="009D4B26">
          <w:rPr>
            <w:rFonts w:asciiTheme="majorBidi" w:eastAsia="Times New Roman" w:hAnsiTheme="majorBidi" w:cstheme="majorBidi"/>
            <w:lang w:val="en-GB"/>
          </w:rPr>
          <w:t>;</w:t>
        </w:r>
      </w:ins>
      <w:del w:id="21595"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rabbits (may include hare meat)</w:t>
      </w:r>
      <w:ins w:id="21596" w:author="Jane Shaw" w:date="2015-11-01T18:26:00Z">
        <w:r w:rsidR="009D4B26">
          <w:rPr>
            <w:rFonts w:asciiTheme="majorBidi" w:eastAsia="Times New Roman" w:hAnsiTheme="majorBidi" w:cstheme="majorBidi"/>
            <w:lang w:val="en-GB"/>
          </w:rPr>
          <w:t>;</w:t>
        </w:r>
      </w:ins>
      <w:del w:id="21597"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domestic rodents and camelids</w:t>
      </w:r>
      <w:ins w:id="21598" w:author="Jane Shaw" w:date="2015-11-01T18:26:00Z">
        <w:r w:rsidR="009D4B26">
          <w:rPr>
            <w:rFonts w:asciiTheme="majorBidi" w:eastAsia="Times New Roman" w:hAnsiTheme="majorBidi" w:cstheme="majorBidi"/>
            <w:lang w:val="en-GB"/>
          </w:rPr>
          <w:t>;</w:t>
        </w:r>
      </w:ins>
      <w:del w:id="21599" w:author="Jane Shaw" w:date="2015-11-01T18:26: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game</w:t>
      </w:r>
      <w:del w:id="21600" w:author="Jane Shaw" w:date="2015-11-01T18:26: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(meat and offal</w:t>
      </w:r>
      <w:del w:id="21601" w:author="Jane Shaw" w:date="2015-11-01T18:26: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of wild animals)</w:t>
      </w:r>
      <w:ins w:id="21602" w:author="Jane Shaw" w:date="2015-11-01T18:26:00Z">
        <w:r w:rsidR="009D4B26">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603" w:author="Jane Shaw" w:date="2015-11-01T18:26:00Z">
        <w:r w:rsidRPr="008E1789" w:rsidDel="009D4B26">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 xml:space="preserve">snails, other than sea snails. </w:t>
      </w:r>
    </w:p>
    <w:p w14:paraId="1414C124" w14:textId="50439B5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w:t>
      </w:r>
      <w:del w:id="21604" w:author="Jane Shaw" w:date="2015-11-01T18:27:00Z">
        <w:r w:rsidRPr="008E1789" w:rsidDel="009D4B26">
          <w:rPr>
            <w:rFonts w:asciiTheme="majorBidi" w:eastAsia="Times New Roman" w:hAnsiTheme="majorBidi" w:cstheme="majorBidi"/>
            <w:lang w:val="en-GB"/>
          </w:rPr>
          <w:delText xml:space="preserve">n.e.c. </w:delText>
        </w:r>
      </w:del>
      <w:ins w:id="21605" w:author="Jane Shaw" w:date="2015-11-01T18:27: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includes</w:t>
      </w:r>
      <w:ins w:id="21606" w:author="Jane Shaw" w:date="2015-11-01T18:27:00Z">
        <w:r w:rsidR="009D4B26">
          <w:rPr>
            <w:rFonts w:asciiTheme="majorBidi" w:eastAsia="Times New Roman" w:hAnsiTheme="majorBidi" w:cstheme="majorBidi"/>
            <w:lang w:val="en-GB"/>
          </w:rPr>
          <w:t xml:space="preserve"> </w:t>
        </w:r>
      </w:ins>
      <w:del w:id="21607" w:author="Jane Shaw" w:date="2015-11-01T18:27:00Z">
        <w:r w:rsidRPr="008E1789" w:rsidDel="009D4B26">
          <w:rPr>
            <w:rFonts w:asciiTheme="majorBidi" w:eastAsia="Times New Roman" w:hAnsiTheme="majorBidi" w:cstheme="majorBidi"/>
            <w:lang w:val="en-GB"/>
          </w:rPr>
          <w:delText xml:space="preserve">, inter alia, </w:delText>
        </w:r>
      </w:del>
      <w:r w:rsidRPr="008E1789">
        <w:rPr>
          <w:rFonts w:asciiTheme="majorBidi" w:eastAsia="Times New Roman" w:hAnsiTheme="majorBidi" w:cstheme="majorBidi"/>
          <w:lang w:val="en-GB"/>
        </w:rPr>
        <w:t xml:space="preserve">frog legs and marine mammals, fresh, chilled or frozen. Some countries include </w:t>
      </w:r>
      <w:del w:id="21608" w:author="Jane Shaw" w:date="2015-11-01T18:27:00Z">
        <w:r w:rsidRPr="008E1789" w:rsidDel="009D4B26">
          <w:rPr>
            <w:rFonts w:asciiTheme="majorBidi" w:eastAsia="Times New Roman" w:hAnsiTheme="majorBidi" w:cstheme="majorBidi"/>
            <w:lang w:val="en-GB"/>
          </w:rPr>
          <w:delText xml:space="preserve">under this heading </w:delText>
        </w:r>
      </w:del>
      <w:r w:rsidRPr="008E1789">
        <w:rPr>
          <w:rFonts w:asciiTheme="majorBidi" w:eastAsia="Times New Roman" w:hAnsiTheme="majorBidi" w:cstheme="majorBidi"/>
          <w:lang w:val="en-GB"/>
        </w:rPr>
        <w:t>meats that are listed above</w:t>
      </w:r>
      <w:ins w:id="21609" w:author="Jane Shaw" w:date="2015-11-01T18:27:00Z">
        <w:r w:rsidR="009D4B26" w:rsidRPr="009D4B26">
          <w:rPr>
            <w:rFonts w:asciiTheme="majorBidi" w:eastAsia="Times New Roman" w:hAnsiTheme="majorBidi" w:cstheme="majorBidi"/>
            <w:lang w:val="en-GB"/>
          </w:rPr>
          <w:t xml:space="preserve"> </w:t>
        </w:r>
        <w:r w:rsidR="009D4B26" w:rsidRPr="008E1789">
          <w:rPr>
            <w:rFonts w:asciiTheme="majorBidi" w:eastAsia="Times New Roman" w:hAnsiTheme="majorBidi" w:cstheme="majorBidi"/>
            <w:lang w:val="en-GB"/>
          </w:rPr>
          <w:t>under this heading</w:t>
        </w:r>
      </w:ins>
      <w:r w:rsidRPr="008E1789">
        <w:rPr>
          <w:rFonts w:asciiTheme="majorBidi" w:eastAsia="Times New Roman" w:hAnsiTheme="majorBidi" w:cstheme="majorBidi"/>
          <w:lang w:val="en-GB"/>
        </w:rPr>
        <w:t xml:space="preserve">, </w:t>
      </w:r>
      <w:del w:id="21610" w:author="Jane Shaw" w:date="2015-11-01T18:28:00Z">
        <w:r w:rsidRPr="008E1789" w:rsidDel="009D4B26">
          <w:rPr>
            <w:rFonts w:asciiTheme="majorBidi" w:eastAsia="Times New Roman" w:hAnsiTheme="majorBidi" w:cstheme="majorBidi"/>
            <w:lang w:val="en-GB"/>
          </w:rPr>
          <w:delText xml:space="preserve">but which are not </w:delText>
        </w:r>
      </w:del>
      <w:ins w:id="21611" w:author="Jane Shaw" w:date="2015-11-01T18:28:00Z">
        <w:r w:rsidR="009D4B26">
          <w:rPr>
            <w:rFonts w:asciiTheme="majorBidi" w:eastAsia="Times New Roman" w:hAnsiTheme="majorBidi" w:cstheme="majorBidi"/>
            <w:lang w:val="en-GB"/>
          </w:rPr>
          <w:t xml:space="preserve">rather than </w:t>
        </w:r>
      </w:ins>
      <w:r w:rsidRPr="008E1789">
        <w:rPr>
          <w:rFonts w:asciiTheme="majorBidi" w:eastAsia="Times New Roman" w:hAnsiTheme="majorBidi" w:cstheme="majorBidi"/>
          <w:lang w:val="en-GB"/>
        </w:rPr>
        <w:t>report</w:t>
      </w:r>
      <w:ins w:id="21612" w:author="Jane Shaw" w:date="2015-11-01T18:28:00Z">
        <w:r w:rsidR="009D4B26">
          <w:rPr>
            <w:rFonts w:asciiTheme="majorBidi" w:eastAsia="Times New Roman" w:hAnsiTheme="majorBidi" w:cstheme="majorBidi"/>
            <w:lang w:val="en-GB"/>
          </w:rPr>
          <w:t>ing them</w:t>
        </w:r>
      </w:ins>
      <w:del w:id="21613" w:author="Jane Shaw" w:date="2015-11-01T18:28:00Z">
        <w:r w:rsidRPr="008E1789" w:rsidDel="009D4B26">
          <w:rPr>
            <w:rFonts w:asciiTheme="majorBidi" w:eastAsia="Times New Roman" w:hAnsiTheme="majorBidi" w:cstheme="majorBidi"/>
            <w:lang w:val="en-GB"/>
          </w:rPr>
          <w:delText>ed</w:delText>
        </w:r>
      </w:del>
      <w:r w:rsidRPr="008E1789">
        <w:rPr>
          <w:rFonts w:asciiTheme="majorBidi" w:eastAsia="Times New Roman" w:hAnsiTheme="majorBidi" w:cstheme="majorBidi"/>
          <w:lang w:val="en-GB"/>
        </w:rPr>
        <w:t xml:space="preserve"> separately. </w:t>
      </w:r>
    </w:p>
    <w:p w14:paraId="7B423C72" w14:textId="6847AAEB"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ins w:id="21614" w:author="Jane Shaw" w:date="2015-11-01T18:28:00Z">
        <w:r w:rsidR="009D4B26">
          <w:rPr>
            <w:rFonts w:asciiTheme="majorBidi" w:eastAsia="Times New Roman" w:hAnsiTheme="majorBidi" w:cstheme="majorBidi"/>
            <w:lang w:val="en-GB"/>
          </w:rPr>
          <w:t>s</w:t>
        </w:r>
      </w:ins>
      <w:r w:rsidRPr="008E1789">
        <w:rPr>
          <w:rFonts w:asciiTheme="majorBidi" w:eastAsia="Times New Roman" w:hAnsiTheme="majorBidi" w:cstheme="majorBidi"/>
          <w:lang w:val="en-GB"/>
        </w:rPr>
        <w:t xml:space="preserve"> not elsewhere classified are also </w:t>
      </w:r>
      <w:del w:id="21615" w:author="Jane Shaw" w:date="2015-11-01T18:28:00Z">
        <w:r w:rsidRPr="008E1789" w:rsidDel="009D4B26">
          <w:rPr>
            <w:rFonts w:asciiTheme="majorBidi" w:eastAsia="Times New Roman" w:hAnsiTheme="majorBidi" w:cstheme="majorBidi"/>
            <w:lang w:val="en-GB"/>
          </w:rPr>
          <w:delText xml:space="preserve">here </w:delText>
        </w:r>
      </w:del>
      <w:r w:rsidRPr="008E1789">
        <w:rPr>
          <w:rFonts w:asciiTheme="majorBidi" w:eastAsia="Times New Roman" w:hAnsiTheme="majorBidi" w:cstheme="majorBidi"/>
          <w:lang w:val="en-GB"/>
        </w:rPr>
        <w:t>included</w:t>
      </w:r>
      <w:ins w:id="21616" w:author="Jane Shaw" w:date="2015-11-01T18:28:00Z">
        <w:r w:rsidR="009D4B26">
          <w:rPr>
            <w:rFonts w:asciiTheme="majorBidi" w:eastAsia="Times New Roman" w:hAnsiTheme="majorBidi" w:cstheme="majorBidi"/>
            <w:lang w:val="en-GB"/>
          </w:rPr>
          <w:t xml:space="preserve"> here</w:t>
        </w:r>
      </w:ins>
      <w:r w:rsidRPr="008E1789">
        <w:rPr>
          <w:rFonts w:asciiTheme="majorBidi" w:eastAsia="Times New Roman" w:hAnsiTheme="majorBidi" w:cstheme="majorBidi"/>
          <w:lang w:val="en-GB"/>
        </w:rPr>
        <w:t>.</w:t>
      </w:r>
    </w:p>
    <w:p w14:paraId="3715CE5C" w14:textId="419499B7"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2736 </w:t>
      </w:r>
      <w:ins w:id="21617" w:author="Jane Shaw" w:date="2015-11-01T18:28:00Z">
        <w:r w:rsidR="009D4B26">
          <w:rPr>
            <w:rFonts w:asciiTheme="majorBidi" w:hAnsiTheme="majorBidi" w:cstheme="majorBidi"/>
            <w:lang w:val="en-GB"/>
          </w:rPr>
          <w:t>–</w:t>
        </w:r>
      </w:ins>
      <w:del w:id="21618" w:author="Jane Shaw" w:date="2015-11-01T18:28:00Z">
        <w:r w:rsidRPr="008E1789" w:rsidDel="009D4B26">
          <w:rPr>
            <w:rFonts w:asciiTheme="majorBidi" w:hAnsiTheme="majorBidi" w:cstheme="majorBidi"/>
            <w:lang w:val="en-GB"/>
          </w:rPr>
          <w:delText>-</w:delText>
        </w:r>
      </w:del>
      <w:r w:rsidRPr="008E1789">
        <w:rPr>
          <w:rFonts w:asciiTheme="majorBidi" w:hAnsiTheme="majorBidi" w:cstheme="majorBidi"/>
          <w:lang w:val="en-GB"/>
        </w:rPr>
        <w:t xml:space="preserve"> Offal</w:t>
      </w:r>
      <w:ins w:id="21619" w:author="Jane Shaw" w:date="2015-11-01T18:28:00Z">
        <w:r w:rsidR="009D4B26">
          <w:rPr>
            <w:rFonts w:asciiTheme="majorBidi" w:hAnsiTheme="majorBidi" w:cstheme="majorBidi"/>
            <w:lang w:val="en-GB"/>
          </w:rPr>
          <w:t>,</w:t>
        </w:r>
      </w:ins>
      <w:del w:id="21620" w:author="Jane Shaw" w:date="2015-11-01T18:28:00Z">
        <w:r w:rsidRPr="008E1789" w:rsidDel="009D4B26">
          <w:rPr>
            <w:rFonts w:asciiTheme="majorBidi" w:hAnsiTheme="majorBidi" w:cstheme="majorBidi"/>
            <w:lang w:val="en-GB"/>
          </w:rPr>
          <w:delText>s</w:delText>
        </w:r>
      </w:del>
      <w:r w:rsidRPr="008E1789">
        <w:rPr>
          <w:rFonts w:asciiTheme="majorBidi" w:hAnsiTheme="majorBidi" w:cstheme="majorBidi"/>
          <w:lang w:val="en-GB"/>
        </w:rPr>
        <w:t xml:space="preserve"> edible </w:t>
      </w:r>
    </w:p>
    <w:p w14:paraId="5A9A7D75" w14:textId="709829D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621"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cattle, fresh, chilled or frozen (21151)</w:t>
      </w:r>
      <w:ins w:id="21622" w:author="Jane Shaw" w:date="2015-11-01T18:28:00Z">
        <w:r w:rsidR="009D4B26">
          <w:rPr>
            <w:rFonts w:asciiTheme="majorBidi" w:eastAsia="Times New Roman" w:hAnsiTheme="majorBidi" w:cstheme="majorBidi"/>
            <w:lang w:val="en-GB"/>
          </w:rPr>
          <w:t>;</w:t>
        </w:r>
      </w:ins>
      <w:del w:id="21623"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liver preparations (21189.04)</w:t>
      </w:r>
      <w:ins w:id="21624" w:author="Jane Shaw" w:date="2015-11-01T18:28:00Z">
        <w:r w:rsidR="009D4B26">
          <w:rPr>
            <w:rFonts w:asciiTheme="majorBidi" w:eastAsia="Times New Roman" w:hAnsiTheme="majorBidi" w:cstheme="majorBidi"/>
            <w:lang w:val="en-GB"/>
          </w:rPr>
          <w:t>;</w:t>
        </w:r>
      </w:ins>
      <w:del w:id="21625"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buffalo, fresh, chilled or frozen (21152)</w:t>
      </w:r>
      <w:ins w:id="21626" w:author="Jane Shaw" w:date="2015-11-01T18:28:00Z">
        <w:r w:rsidR="009D4B26">
          <w:rPr>
            <w:rFonts w:asciiTheme="majorBidi" w:eastAsia="Times New Roman" w:hAnsiTheme="majorBidi" w:cstheme="majorBidi"/>
            <w:lang w:val="en-GB"/>
          </w:rPr>
          <w:t>;</w:t>
        </w:r>
      </w:ins>
      <w:del w:id="21627"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sheep, fresh, chilled or frozen (21155)</w:t>
      </w:r>
      <w:ins w:id="21628" w:author="Jane Shaw" w:date="2015-11-01T18:28:00Z">
        <w:r w:rsidR="009D4B26">
          <w:rPr>
            <w:rFonts w:asciiTheme="majorBidi" w:eastAsia="Times New Roman" w:hAnsiTheme="majorBidi" w:cstheme="majorBidi"/>
            <w:lang w:val="en-GB"/>
          </w:rPr>
          <w:t>;</w:t>
        </w:r>
      </w:ins>
      <w:del w:id="21629"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goat</w:t>
      </w:r>
      <w:ins w:id="21630" w:author="Jane Shaw" w:date="2015-11-01T18:28:00Z">
        <w:r w:rsidR="009D4B26">
          <w:rPr>
            <w:rFonts w:asciiTheme="majorBidi" w:eastAsia="Times New Roman" w:hAnsiTheme="majorBidi" w:cstheme="majorBidi"/>
            <w:lang w:val="en-GB"/>
          </w:rPr>
          <w:t>s</w:t>
        </w:r>
      </w:ins>
      <w:r w:rsidRPr="008E1789">
        <w:rPr>
          <w:rFonts w:asciiTheme="majorBidi" w:eastAsia="Times New Roman" w:hAnsiTheme="majorBidi" w:cstheme="majorBidi"/>
          <w:lang w:val="en-GB"/>
        </w:rPr>
        <w:t>, fresh, chilled or frozen (21156)</w:t>
      </w:r>
      <w:ins w:id="21631" w:author="Jane Shaw" w:date="2015-11-01T18:28:00Z">
        <w:r w:rsidR="009D4B26">
          <w:rPr>
            <w:rFonts w:asciiTheme="majorBidi" w:eastAsia="Times New Roman" w:hAnsiTheme="majorBidi" w:cstheme="majorBidi"/>
            <w:lang w:val="en-GB"/>
          </w:rPr>
          <w:t>;</w:t>
        </w:r>
      </w:ins>
      <w:del w:id="21632"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pigs, fresh, chilled or frozen (21153)</w:t>
      </w:r>
      <w:ins w:id="21633" w:author="Jane Shaw" w:date="2015-11-01T18:28:00Z">
        <w:r w:rsidR="009D4B26">
          <w:rPr>
            <w:rFonts w:asciiTheme="majorBidi" w:eastAsia="Times New Roman" w:hAnsiTheme="majorBidi" w:cstheme="majorBidi"/>
            <w:lang w:val="en-GB"/>
          </w:rPr>
          <w:t>;</w:t>
        </w:r>
      </w:ins>
      <w:del w:id="21634"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35" w:author="Jane Shaw" w:date="2015-11-01T18:28: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liver of chickens and guinea fowl, fresh, chilled or frozen (21160.01)</w:t>
      </w:r>
      <w:ins w:id="21636" w:author="Jane Shaw" w:date="2015-11-01T18:28:00Z">
        <w:r w:rsidR="009D4B26">
          <w:rPr>
            <w:rFonts w:asciiTheme="majorBidi" w:eastAsia="Times New Roman" w:hAnsiTheme="majorBidi" w:cstheme="majorBidi"/>
            <w:lang w:val="en-GB"/>
          </w:rPr>
          <w:t>;</w:t>
        </w:r>
      </w:ins>
      <w:del w:id="21637" w:author="Jane Shaw" w:date="2015-11-01T18:28: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38" w:author="Jane Shaw" w:date="2015-11-01T18:28: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liver of geese, fresh, chilled or frozen (21160.02)</w:t>
      </w:r>
      <w:ins w:id="21639" w:author="Jane Shaw" w:date="2015-11-01T18:29:00Z">
        <w:r w:rsidR="009D4B26">
          <w:rPr>
            <w:rFonts w:asciiTheme="majorBidi" w:eastAsia="Times New Roman" w:hAnsiTheme="majorBidi" w:cstheme="majorBidi"/>
            <w:lang w:val="en-GB"/>
          </w:rPr>
          <w:t>;</w:t>
        </w:r>
      </w:ins>
      <w:del w:id="21640"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41"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liver of ducks, fresh, chilled or frozen (21160.03)</w:t>
      </w:r>
      <w:ins w:id="21642" w:author="Jane Shaw" w:date="2015-11-01T18:29:00Z">
        <w:r w:rsidR="009D4B26">
          <w:rPr>
            <w:rFonts w:asciiTheme="majorBidi" w:eastAsia="Times New Roman" w:hAnsiTheme="majorBidi" w:cstheme="majorBidi"/>
            <w:lang w:val="en-GB"/>
          </w:rPr>
          <w:t>;</w:t>
        </w:r>
      </w:ins>
      <w:del w:id="21643"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44"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liver of turkey, fresh, chilled or frozen (21160.04)</w:t>
      </w:r>
      <w:ins w:id="21645" w:author="Jane Shaw" w:date="2015-11-01T18:29:00Z">
        <w:r w:rsidR="009D4B26">
          <w:rPr>
            <w:rFonts w:asciiTheme="majorBidi" w:eastAsia="Times New Roman" w:hAnsiTheme="majorBidi" w:cstheme="majorBidi"/>
            <w:lang w:val="en-GB"/>
          </w:rPr>
          <w:t>;</w:t>
        </w:r>
      </w:ins>
      <w:del w:id="21646"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47"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of horses and other equines,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fresh, chilled or frozen (21159.01)</w:t>
      </w:r>
      <w:ins w:id="21648" w:author="Jane Shaw" w:date="2015-11-01T18:29:00Z">
        <w:r w:rsidR="009D4B26">
          <w:rPr>
            <w:rFonts w:asciiTheme="majorBidi" w:eastAsia="Times New Roman" w:hAnsiTheme="majorBidi" w:cstheme="majorBidi"/>
            <w:lang w:val="en-GB"/>
          </w:rPr>
          <w:t>;</w:t>
        </w:r>
      </w:ins>
      <w:del w:id="21649"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hides and skins of goats</w:t>
      </w:r>
      <w:del w:id="21650"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1651" w:author="Jane Shaw" w:date="2015-11-01T18:29:00Z">
        <w:r w:rsidRPr="008E1789" w:rsidDel="009D4B26">
          <w:rPr>
            <w:rFonts w:asciiTheme="majorBidi" w:eastAsia="Times New Roman" w:hAnsiTheme="majorBidi" w:cstheme="majorBidi"/>
            <w:lang w:val="en-GB"/>
          </w:rPr>
          <w:delText xml:space="preserve">n.e.c. </w:delText>
        </w:r>
      </w:del>
      <w:ins w:id="21652" w:author="Jane Shaw" w:date="2015-11-01T18:29: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(02954.90)</w:t>
      </w:r>
      <w:ins w:id="21653" w:author="Jane Shaw" w:date="2015-11-01T18:29:00Z">
        <w:r w:rsidR="009D4B26">
          <w:rPr>
            <w:rFonts w:asciiTheme="majorBidi" w:eastAsia="Times New Roman" w:hAnsiTheme="majorBidi" w:cstheme="majorBidi"/>
            <w:lang w:val="en-GB"/>
          </w:rPr>
          <w:t>;</w:t>
        </w:r>
      </w:ins>
      <w:del w:id="21654"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55"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and liver of chickens and guinea fowl, fresh, chilled or frozen (21160.01)</w:t>
      </w:r>
      <w:ins w:id="21656" w:author="Jane Shaw" w:date="2015-11-01T18:29:00Z">
        <w:r w:rsidR="009D4B26">
          <w:rPr>
            <w:rFonts w:asciiTheme="majorBidi" w:eastAsia="Times New Roman" w:hAnsiTheme="majorBidi" w:cstheme="majorBidi"/>
            <w:lang w:val="en-GB"/>
          </w:rPr>
          <w:t>;</w:t>
        </w:r>
      </w:ins>
      <w:del w:id="21657"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w:t>
      </w:r>
      <w:del w:id="21658"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of mammals </w:t>
      </w:r>
      <w:del w:id="21659" w:author="Jane Shaw" w:date="2015-11-01T18:29:00Z">
        <w:r w:rsidRPr="008E1789" w:rsidDel="009D4B26">
          <w:rPr>
            <w:rFonts w:asciiTheme="majorBidi" w:eastAsia="Times New Roman" w:hAnsiTheme="majorBidi" w:cstheme="majorBidi"/>
            <w:lang w:val="en-GB"/>
          </w:rPr>
          <w:delText>n.e.c.</w:delText>
        </w:r>
      </w:del>
      <w:ins w:id="21660" w:author="Jane Shaw" w:date="2015-11-01T18:29:00Z">
        <w:r w:rsidR="009D4B26">
          <w:rPr>
            <w:rFonts w:asciiTheme="majorBidi" w:eastAsia="Times New Roman" w:hAnsiTheme="majorBidi" w:cstheme="majorBidi"/>
            <w:lang w:val="en-GB"/>
          </w:rPr>
          <w:t>NEC</w:t>
        </w:r>
      </w:ins>
      <w:r w:rsidRPr="008E1789">
        <w:rPr>
          <w:rFonts w:asciiTheme="majorBidi" w:eastAsia="Times New Roman" w:hAnsiTheme="majorBidi" w:cstheme="majorBidi"/>
          <w:lang w:val="en-GB"/>
        </w:rPr>
        <w:t>, fresh, chilled or frozen (21159.90)</w:t>
      </w:r>
      <w:ins w:id="21661" w:author="Jane Shaw" w:date="2015-11-01T18:29:00Z">
        <w:r w:rsidR="009D4B26">
          <w:rPr>
            <w:rFonts w:asciiTheme="majorBidi" w:eastAsia="Times New Roman" w:hAnsiTheme="majorBidi" w:cstheme="majorBidi"/>
            <w:lang w:val="en-GB"/>
          </w:rPr>
          <w:t>;</w:t>
        </w:r>
      </w:ins>
      <w:del w:id="21662" w:author="Jane Shaw" w:date="2015-11-01T18:29: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offal</w:t>
      </w:r>
      <w:del w:id="21663" w:author="Jane Shaw" w:date="2015-11-01T18:29: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w:t>
      </w:r>
      <w:del w:id="21664" w:author="Jane Shaw" w:date="2015-11-01T18:29:00Z">
        <w:r w:rsidRPr="008E1789" w:rsidDel="009D4B26">
          <w:rPr>
            <w:rFonts w:asciiTheme="majorBidi" w:eastAsia="Times New Roman" w:hAnsiTheme="majorBidi" w:cstheme="majorBidi"/>
            <w:lang w:val="en-GB"/>
          </w:rPr>
          <w:delText xml:space="preserve">n.e.c. </w:delText>
        </w:r>
      </w:del>
      <w:ins w:id="21665" w:author="Jane Shaw" w:date="2015-11-01T18:29:00Z">
        <w:r w:rsidR="009D4B26">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(excluding mammals), fresh, chilled or frozen (21170.93).</w:t>
      </w:r>
    </w:p>
    <w:p w14:paraId="73CBC9C4" w14:textId="07FF042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w:t>
      </w:r>
      <w:del w:id="21666" w:author="Jane Shaw" w:date="2015-11-01T18:30: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includes fresh, chilled or frozen offal</w:t>
      </w:r>
      <w:del w:id="21667" w:author="Jane Shaw" w:date="2015-11-01T18:30: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of the following animals: cattle, bovine animals, buffaloes, sheep</w:t>
      </w:r>
      <w:del w:id="21668" w:author="Jane Shaw" w:date="2015-11-01T18:30:00Z">
        <w:r w:rsidRPr="008E1789" w:rsidDel="009D4B26">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goats, pigs, horses, camels</w:t>
      </w:r>
      <w:ins w:id="21669" w:author="Jane Shaw" w:date="2015-11-01T18:30:00Z">
        <w:r w:rsidR="009D4B26">
          <w:rPr>
            <w:rFonts w:asciiTheme="majorBidi" w:eastAsia="Times New Roman" w:hAnsiTheme="majorBidi" w:cstheme="majorBidi"/>
            <w:lang w:val="en-GB"/>
          </w:rPr>
          <w:t>;</w:t>
        </w:r>
      </w:ins>
      <w:r w:rsidR="008568EC">
        <w:rPr>
          <w:rFonts w:asciiTheme="majorBidi" w:eastAsia="Times New Roman" w:hAnsiTheme="majorBidi" w:cstheme="majorBidi"/>
          <w:lang w:val="en-GB"/>
        </w:rPr>
        <w:t xml:space="preserve"> </w:t>
      </w:r>
      <w:del w:id="21670" w:author="Jane Shaw" w:date="2015-11-01T18:30: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tongues, livers, heads and cuts thereof (including ears), feet, tails, hearts, udders, livers, kidneys, sweetbreads (thymus glands and pancreas), brains, lungs, throats, thick skirts, thin skirts, spleens, tongues, caul, spinal cords, edible skin, reproductive organs (e.g.</w:t>
      </w:r>
      <w:del w:id="21671" w:author="Jane Shaw" w:date="2015-11-01T18:31: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uteri, ovaries and testes), thyroid glands, pituitary glands</w:t>
      </w:r>
      <w:ins w:id="21672" w:author="Jane Shaw" w:date="2015-11-01T18:31:00Z">
        <w:r w:rsidR="009D4B26">
          <w:rPr>
            <w:rFonts w:asciiTheme="majorBidi" w:eastAsia="Times New Roman" w:hAnsiTheme="majorBidi" w:cstheme="majorBidi"/>
            <w:lang w:val="en-GB"/>
          </w:rPr>
          <w:t>;</w:t>
        </w:r>
      </w:ins>
      <w:del w:id="21673" w:author="Jane Shaw" w:date="2015-11-01T18:31:00Z">
        <w:r w:rsidRPr="008E1789" w:rsidDel="009D4B26">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liver of any animal (excluding fatty livers of ducks and geese when cooked, prepared or preserved</w:t>
      </w:r>
      <w:ins w:id="21674" w:author="Jane Shaw" w:date="2015-11-01T18:31:00Z">
        <w:r w:rsidR="009D4B26">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675" w:author="Jane Shaw" w:date="2015-11-01T18:31:00Z">
        <w:r w:rsidRPr="008E1789" w:rsidDel="009D4B26">
          <w:rPr>
            <w:rFonts w:asciiTheme="majorBidi" w:eastAsia="Times New Roman" w:hAnsiTheme="majorBidi" w:cstheme="majorBidi"/>
            <w:lang w:val="en-GB"/>
          </w:rPr>
          <w:delText xml:space="preserve">(e.g. </w:delText>
        </w:r>
      </w:del>
      <w:ins w:id="21676" w:author="Jane Shaw" w:date="2015-11-01T18:31:00Z">
        <w:r w:rsidR="009D4B26">
          <w:rPr>
            <w:rFonts w:asciiTheme="majorBidi" w:eastAsia="Times New Roman" w:hAnsiTheme="majorBidi" w:cstheme="majorBidi"/>
            <w:lang w:val="en-GB"/>
          </w:rPr>
          <w:t xml:space="preserve">such as </w:t>
        </w:r>
      </w:ins>
      <w:r w:rsidRPr="008E1789">
        <w:rPr>
          <w:rFonts w:asciiTheme="majorBidi" w:eastAsia="Times New Roman" w:hAnsiTheme="majorBidi" w:cstheme="majorBidi"/>
          <w:lang w:val="en-GB"/>
        </w:rPr>
        <w:t>p</w:t>
      </w:r>
      <w:ins w:id="21677" w:author="Jane Shaw" w:date="2015-11-01T18:32:00Z">
        <w:r w:rsidR="00E07974">
          <w:rPr>
            <w:rFonts w:ascii="Times New Roman" w:eastAsia="Times New Roman" w:hAnsi="Times New Roman" w:cs="Times New Roman"/>
            <w:lang w:val="en-GB"/>
          </w:rPr>
          <w:t>â</w:t>
        </w:r>
      </w:ins>
      <w:del w:id="21678" w:author="Jane Shaw" w:date="2015-11-01T18:31:00Z">
        <w:r w:rsidRPr="008E1789" w:rsidDel="009D4B26">
          <w:rPr>
            <w:rFonts w:asciiTheme="majorBidi" w:eastAsia="Times New Roman" w:hAnsiTheme="majorBidi" w:cstheme="majorBidi"/>
            <w:lang w:val="en-GB"/>
          </w:rPr>
          <w:delText>a</w:delText>
        </w:r>
      </w:del>
      <w:r w:rsidRPr="008E1789">
        <w:rPr>
          <w:rFonts w:asciiTheme="majorBidi" w:eastAsia="Times New Roman" w:hAnsiTheme="majorBidi" w:cstheme="majorBidi"/>
          <w:lang w:val="en-GB"/>
        </w:rPr>
        <w:t>té</w:t>
      </w:r>
      <w:del w:id="21679" w:author="Jane Shaw" w:date="2015-11-01T18:32: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chickens</w:t>
      </w:r>
      <w:ins w:id="21680" w:author="Jane Shaw" w:date="2015-11-01T18:32:00Z">
        <w:r w:rsidR="00E0797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681" w:author="Jane Shaw" w:date="2015-11-01T18:32:00Z">
        <w:r w:rsidRPr="008E1789" w:rsidDel="00E07974">
          <w:rPr>
            <w:rFonts w:asciiTheme="majorBidi" w:eastAsia="Times New Roman" w:hAnsiTheme="majorBidi" w:cstheme="majorBidi"/>
            <w:lang w:val="en-GB"/>
          </w:rPr>
          <w:delText xml:space="preserve">including </w:delText>
        </w:r>
      </w:del>
      <w:r w:rsidRPr="008E1789">
        <w:rPr>
          <w:rFonts w:asciiTheme="majorBidi" w:eastAsia="Times New Roman" w:hAnsiTheme="majorBidi" w:cstheme="majorBidi"/>
          <w:lang w:val="en-GB"/>
        </w:rPr>
        <w:t>g</w:t>
      </w:r>
      <w:ins w:id="21682" w:author="Jane Shaw" w:date="2015-11-01T18:32:00Z">
        <w:r w:rsidR="00E07974">
          <w:rPr>
            <w:rFonts w:asciiTheme="majorBidi" w:eastAsia="Times New Roman" w:hAnsiTheme="majorBidi" w:cstheme="majorBidi"/>
            <w:lang w:val="en-GB"/>
          </w:rPr>
          <w:t>u</w:t>
        </w:r>
      </w:ins>
      <w:del w:id="21683" w:author="Jane Shaw" w:date="2015-11-01T18:32:00Z">
        <w:r w:rsidRPr="008E1789" w:rsidDel="00E07974">
          <w:rPr>
            <w:rFonts w:asciiTheme="majorBidi" w:eastAsia="Times New Roman" w:hAnsiTheme="majorBidi" w:cstheme="majorBidi"/>
            <w:lang w:val="en-GB"/>
          </w:rPr>
          <w:delText>w</w:delText>
        </w:r>
      </w:del>
      <w:r w:rsidRPr="008E1789">
        <w:rPr>
          <w:rFonts w:asciiTheme="majorBidi" w:eastAsia="Times New Roman" w:hAnsiTheme="majorBidi" w:cstheme="majorBidi"/>
          <w:lang w:val="en-GB"/>
        </w:rPr>
        <w:t>inea fowls, turkey, geese and ducks (the poultry offal of greatest importance in international trade is chicken, goose or duck livers</w:t>
      </w:r>
      <w:ins w:id="21684" w:author="Jane Shaw" w:date="2015-11-01T18:32:00Z">
        <w:r w:rsidR="00E07974">
          <w:rPr>
            <w:rFonts w:asciiTheme="majorBidi" w:eastAsia="Times New Roman" w:hAnsiTheme="majorBidi" w:cstheme="majorBidi"/>
            <w:lang w:val="en-GB"/>
          </w:rPr>
          <w:t>,</w:t>
        </w:r>
      </w:ins>
      <w:del w:id="21685" w:author="Jane Shaw" w:date="2015-11-01T18:32: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del w:id="21686" w:author="Jane Shaw" w:date="2015-11-01T18:32:00Z">
        <w:r w:rsidRPr="008E1789" w:rsidDel="00E07974">
          <w:rPr>
            <w:rFonts w:asciiTheme="majorBidi" w:eastAsia="Times New Roman" w:hAnsiTheme="majorBidi" w:cstheme="majorBidi"/>
            <w:lang w:val="en-GB"/>
          </w:rPr>
          <w:delText xml:space="preserve">These </w:delText>
        </w:r>
      </w:del>
      <w:r w:rsidRPr="008E1789">
        <w:rPr>
          <w:rFonts w:asciiTheme="majorBidi" w:eastAsia="Times New Roman" w:hAnsiTheme="majorBidi" w:cstheme="majorBidi"/>
          <w:lang w:val="en-GB"/>
        </w:rPr>
        <w:t>includ</w:t>
      </w:r>
      <w:ins w:id="21687" w:author="Jane Shaw" w:date="2015-11-01T18:32:00Z">
        <w:r w:rsidR="00E07974">
          <w:rPr>
            <w:rFonts w:asciiTheme="majorBidi" w:eastAsia="Times New Roman" w:hAnsiTheme="majorBidi" w:cstheme="majorBidi"/>
            <w:lang w:val="en-GB"/>
          </w:rPr>
          <w:t>ing the</w:t>
        </w:r>
      </w:ins>
      <w:del w:id="21688" w:author="Jane Shaw" w:date="2015-11-01T18:32:00Z">
        <w:r w:rsidRPr="008E1789" w:rsidDel="00E07974">
          <w:rPr>
            <w:rFonts w:asciiTheme="majorBidi" w:eastAsia="Times New Roman" w:hAnsiTheme="majorBidi" w:cstheme="majorBidi"/>
            <w:lang w:val="en-GB"/>
          </w:rPr>
          <w:delText>e</w:delText>
        </w:r>
      </w:del>
      <w:r w:rsidRPr="008E1789">
        <w:rPr>
          <w:rFonts w:asciiTheme="majorBidi" w:eastAsia="Times New Roman" w:hAnsiTheme="majorBidi" w:cstheme="majorBidi"/>
          <w:lang w:val="en-GB"/>
        </w:rPr>
        <w:t xml:space="preserve"> </w:t>
      </w:r>
      <w:del w:id="21689" w:author="Jane Shaw" w:date="2015-11-01T18:32: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fatty livers</w:t>
      </w:r>
      <w:del w:id="21690"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of geese or ducks). </w:t>
      </w:r>
    </w:p>
    <w:p w14:paraId="6C08635B" w14:textId="45D15C4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w:t>
      </w:r>
      <w:del w:id="21691" w:author="Jane Shaw" w:date="2015-11-01T18:33:00Z">
        <w:r w:rsidRPr="008E1789" w:rsidDel="00E07974">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includes</w:t>
      </w:r>
      <w:del w:id="21692" w:author="Jane Shaw" w:date="2015-11-01T18:33:00Z">
        <w:r w:rsidRPr="008E1789" w:rsidDel="00E07974">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w:t>
      </w:r>
      <w:ins w:id="21693" w:author="Jane Shaw" w:date="2015-11-01T18:33:00Z">
        <w:r w:rsidR="00E07974">
          <w:rPr>
            <w:rFonts w:asciiTheme="majorBidi" w:eastAsia="Times New Roman" w:hAnsiTheme="majorBidi" w:cstheme="majorBidi"/>
            <w:lang w:val="en-GB"/>
          </w:rPr>
          <w:t xml:space="preserve">offal of </w:t>
        </w:r>
      </w:ins>
      <w:r w:rsidRPr="008E1789">
        <w:rPr>
          <w:rFonts w:asciiTheme="majorBidi" w:eastAsia="Times New Roman" w:hAnsiTheme="majorBidi" w:cstheme="majorBidi"/>
          <w:lang w:val="en-GB"/>
        </w:rPr>
        <w:t>primates</w:t>
      </w:r>
      <w:ins w:id="21694" w:author="Jane Shaw" w:date="2015-11-01T18:33:00Z">
        <w:r w:rsidR="00E07974">
          <w:rPr>
            <w:rFonts w:asciiTheme="majorBidi" w:eastAsia="Times New Roman" w:hAnsiTheme="majorBidi" w:cstheme="majorBidi"/>
            <w:lang w:val="en-GB"/>
          </w:rPr>
          <w:t>;</w:t>
        </w:r>
      </w:ins>
      <w:del w:id="21695"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whales, dolphins and porpoises</w:t>
      </w:r>
      <w:ins w:id="21696" w:author="Jane Shaw" w:date="2015-11-01T18:33:00Z">
        <w:r w:rsidR="00E0797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w:t>
      </w:r>
      <w:ins w:id="21697" w:author="Jane Shaw" w:date="2015-11-01T18:33:00Z">
        <w:r w:rsidR="00E07974">
          <w:rPr>
            <w:rFonts w:asciiTheme="majorBidi" w:eastAsia="Times New Roman" w:hAnsiTheme="majorBidi" w:cstheme="majorBidi"/>
            <w:lang w:val="en-GB"/>
          </w:rPr>
          <w:t>;</w:t>
        </w:r>
      </w:ins>
      <w:del w:id="21698"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manatees and dugongs</w:t>
      </w:r>
      <w:ins w:id="21699" w:author="Jane Shaw" w:date="2015-11-01T18:33:00Z">
        <w:r w:rsidR="00E07974">
          <w:rPr>
            <w:rFonts w:asciiTheme="majorBidi" w:eastAsia="Times New Roman" w:hAnsiTheme="majorBidi" w:cstheme="majorBidi"/>
            <w:lang w:val="en-GB"/>
          </w:rPr>
          <w:t>;</w:t>
        </w:r>
      </w:ins>
      <w:del w:id="21700"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seals, sea lions and walruses</w:t>
      </w:r>
      <w:ins w:id="21701" w:author="Jane Shaw" w:date="2015-11-01T18:33:00Z">
        <w:r w:rsidR="00E07974">
          <w:rPr>
            <w:rFonts w:asciiTheme="majorBidi" w:eastAsia="Times New Roman" w:hAnsiTheme="majorBidi" w:cstheme="majorBidi"/>
            <w:lang w:val="en-GB"/>
          </w:rPr>
          <w:t>;</w:t>
        </w:r>
      </w:ins>
      <w:del w:id="21702"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reptiles</w:t>
      </w:r>
      <w:ins w:id="21703" w:author="Jane Shaw" w:date="2015-11-01T18:33:00Z">
        <w:r w:rsidR="00E07974">
          <w:rPr>
            <w:rFonts w:asciiTheme="majorBidi" w:eastAsia="Times New Roman" w:hAnsiTheme="majorBidi" w:cstheme="majorBidi"/>
            <w:lang w:val="en-GB"/>
          </w:rPr>
          <w:t>;</w:t>
        </w:r>
      </w:ins>
      <w:del w:id="21704"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rabbit</w:t>
      </w:r>
      <w:ins w:id="21705" w:author="Jane Shaw" w:date="2015-11-01T18:33:00Z">
        <w:r w:rsidR="00E07974">
          <w:rPr>
            <w:rFonts w:asciiTheme="majorBidi" w:eastAsia="Times New Roman" w:hAnsiTheme="majorBidi" w:cstheme="majorBidi"/>
            <w:lang w:val="en-GB"/>
          </w:rPr>
          <w:t>s;</w:t>
        </w:r>
      </w:ins>
      <w:del w:id="21706"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hare</w:t>
      </w:r>
      <w:ins w:id="21707" w:author="Jane Shaw" w:date="2015-11-01T18:33:00Z">
        <w:r w:rsidR="00E07974">
          <w:rPr>
            <w:rFonts w:asciiTheme="majorBidi" w:eastAsia="Times New Roman" w:hAnsiTheme="majorBidi" w:cstheme="majorBidi"/>
            <w:lang w:val="en-GB"/>
          </w:rPr>
          <w:t>s;</w:t>
        </w:r>
      </w:ins>
      <w:del w:id="21708"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frog</w:t>
      </w:r>
      <w:ins w:id="21709" w:author="Jane Shaw" w:date="2015-11-01T18:33:00Z">
        <w:r w:rsidR="00E07974">
          <w:rPr>
            <w:rFonts w:asciiTheme="majorBidi" w:eastAsia="Times New Roman" w:hAnsiTheme="majorBidi" w:cstheme="majorBidi"/>
            <w:lang w:val="en-GB"/>
          </w:rPr>
          <w:t>s;</w:t>
        </w:r>
      </w:ins>
      <w:del w:id="21710"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reindeer</w:t>
      </w:r>
      <w:ins w:id="21711" w:author="Jane Shaw" w:date="2015-11-01T18:33:00Z">
        <w:r w:rsidR="00E07974">
          <w:rPr>
            <w:rFonts w:asciiTheme="majorBidi" w:eastAsia="Times New Roman" w:hAnsiTheme="majorBidi" w:cstheme="majorBidi"/>
            <w:lang w:val="en-GB"/>
          </w:rPr>
          <w:t>;</w:t>
        </w:r>
      </w:ins>
      <w:del w:id="21712" w:author="Jane Shaw" w:date="2015-11-01T18:33:00Z">
        <w:r w:rsidRPr="008E1789" w:rsidDel="00E07974">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beaver</w:t>
      </w:r>
      <w:ins w:id="21713" w:author="Jane Shaw" w:date="2015-11-01T18:33:00Z">
        <w:r w:rsidR="00E07974">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del w:id="21714" w:author="Jane Shaw" w:date="2015-11-01T18:33:00Z">
        <w:r w:rsidRPr="008E1789" w:rsidDel="00E07974">
          <w:rPr>
            <w:rFonts w:asciiTheme="majorBidi" w:eastAsia="Times New Roman" w:hAnsiTheme="majorBidi" w:cstheme="majorBidi"/>
            <w:lang w:val="en-GB"/>
          </w:rPr>
          <w:delText xml:space="preserve">and </w:delText>
        </w:r>
      </w:del>
      <w:r w:rsidRPr="008E1789">
        <w:rPr>
          <w:rFonts w:asciiTheme="majorBidi" w:eastAsia="Times New Roman" w:hAnsiTheme="majorBidi" w:cstheme="majorBidi"/>
          <w:lang w:val="en-GB"/>
        </w:rPr>
        <w:t>turtle.</w:t>
      </w:r>
    </w:p>
    <w:p w14:paraId="18D87D57"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444D4002" w14:textId="35CA975E" w:rsidR="00EB7AF1" w:rsidRPr="008E1789" w:rsidRDefault="0051326F" w:rsidP="00C4334D">
      <w:pPr>
        <w:pStyle w:val="Titolo2"/>
      </w:pPr>
      <w:bookmarkStart w:id="21715" w:name="_Toc308029397"/>
      <w:bookmarkStart w:id="21716" w:name="_Toc308029588"/>
      <w:ins w:id="21717" w:author="Jane Shaw" w:date="2015-11-01T18:34:00Z">
        <w:r>
          <w:t xml:space="preserve">7.15 </w:t>
        </w:r>
      </w:ins>
      <w:r w:rsidR="726F4BD4" w:rsidRPr="008E1789">
        <w:t>Animal fats and oils</w:t>
      </w:r>
      <w:bookmarkEnd w:id="21715"/>
      <w:bookmarkEnd w:id="21716"/>
    </w:p>
    <w:p w14:paraId="629D588D" w14:textId="45EFA715" w:rsidR="00EB7AF1" w:rsidRPr="008E1789" w:rsidRDefault="726F4BD4" w:rsidP="00C500F7">
      <w:pPr>
        <w:jc w:val="both"/>
        <w:rPr>
          <w:rFonts w:asciiTheme="majorBidi" w:hAnsiTheme="majorBidi" w:cstheme="majorBidi"/>
          <w:lang w:val="en-GB"/>
        </w:rPr>
      </w:pPr>
      <w:del w:id="21718" w:author="Jane Shaw" w:date="2015-11-01T18:34:00Z">
        <w:r w:rsidRPr="008E1789" w:rsidDel="0051326F">
          <w:rPr>
            <w:rFonts w:asciiTheme="majorBidi" w:eastAsia="Times New Roman" w:hAnsiTheme="majorBidi" w:cstheme="majorBidi"/>
            <w:b/>
            <w:bCs/>
            <w:color w:val="365F91" w:themeColor="accent1" w:themeShade="BF"/>
            <w:lang w:val="en-GB"/>
          </w:rPr>
          <w:delText xml:space="preserve"> </w:delText>
        </w:r>
      </w:del>
      <w:del w:id="21719" w:author="Jane Shaw" w:date="2015-11-01T18:36:00Z">
        <w:r w:rsidRPr="008E1789" w:rsidDel="00F74032">
          <w:rPr>
            <w:rFonts w:asciiTheme="majorBidi" w:eastAsia="Times New Roman" w:hAnsiTheme="majorBidi" w:cstheme="majorBidi"/>
            <w:lang w:val="en-GB"/>
          </w:rPr>
          <w:delText xml:space="preserve">This group </w:delText>
        </w:r>
      </w:del>
      <w:r w:rsidR="00F74032"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del w:id="21720" w:author="Jane Shaw" w:date="2015-11-01T18:34:00Z">
        <w:r w:rsidRPr="008E1789" w:rsidDel="00F74032">
          <w:rPr>
            <w:rFonts w:asciiTheme="majorBidi" w:eastAsia="Times New Roman" w:hAnsiTheme="majorBidi" w:cstheme="majorBidi"/>
            <w:lang w:val="en-GB"/>
          </w:rPr>
          <w:delText xml:space="preserve">with </w:delText>
        </w:r>
      </w:del>
      <w:r w:rsidRPr="008E1789">
        <w:rPr>
          <w:rFonts w:asciiTheme="majorBidi" w:eastAsia="Times New Roman" w:hAnsiTheme="majorBidi" w:cstheme="majorBidi"/>
          <w:lang w:val="en-GB"/>
        </w:rPr>
        <w:t>products from live animals. Processed animal fats include lard obtained by melting raw pig fat</w:t>
      </w:r>
      <w:ins w:id="21721" w:author="Jane Shaw" w:date="2015-11-01T18:34: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tallow obtained from raw fat of other animal species. Animal fats are largely used in the production of margarine, shortening and compound fat. They </w:t>
      </w:r>
      <w:ins w:id="21722" w:author="Jane Shaw" w:date="2015-11-01T18:35:00Z">
        <w:r w:rsidR="00F74032">
          <w:rPr>
            <w:rFonts w:asciiTheme="majorBidi" w:eastAsia="Times New Roman" w:hAnsiTheme="majorBidi" w:cstheme="majorBidi"/>
            <w:lang w:val="en-GB"/>
          </w:rPr>
          <w:t xml:space="preserve">are </w:t>
        </w:r>
      </w:ins>
      <w:r w:rsidRPr="008E1789">
        <w:rPr>
          <w:rFonts w:asciiTheme="majorBidi" w:eastAsia="Times New Roman" w:hAnsiTheme="majorBidi" w:cstheme="majorBidi"/>
          <w:lang w:val="en-GB"/>
        </w:rPr>
        <w:t xml:space="preserve">also </w:t>
      </w:r>
      <w:del w:id="21723" w:author="Jane Shaw" w:date="2015-11-01T18:35:00Z">
        <w:r w:rsidRPr="008E1789" w:rsidDel="00F74032">
          <w:rPr>
            <w:rFonts w:asciiTheme="majorBidi" w:eastAsia="Times New Roman" w:hAnsiTheme="majorBidi" w:cstheme="majorBidi"/>
            <w:lang w:val="en-GB"/>
          </w:rPr>
          <w:delText xml:space="preserve">enter </w:delText>
        </w:r>
      </w:del>
      <w:ins w:id="21724" w:author="Jane Shaw" w:date="2015-11-01T18:35:00Z">
        <w:r w:rsidR="00F74032">
          <w:rPr>
            <w:rFonts w:asciiTheme="majorBidi" w:eastAsia="Times New Roman" w:hAnsiTheme="majorBidi" w:cstheme="majorBidi"/>
            <w:lang w:val="en-GB"/>
          </w:rPr>
          <w:t xml:space="preserve">used </w:t>
        </w:r>
      </w:ins>
      <w:r w:rsidRPr="008E1789">
        <w:rPr>
          <w:rFonts w:asciiTheme="majorBidi" w:eastAsia="Times New Roman" w:hAnsiTheme="majorBidi" w:cstheme="majorBidi"/>
          <w:lang w:val="en-GB"/>
        </w:rPr>
        <w:t>in</w:t>
      </w:r>
      <w:del w:id="21725" w:author="Jane Shaw" w:date="2015-11-01T18:35:00Z">
        <w:r w:rsidRPr="008E1789" w:rsidDel="00F74032">
          <w:rPr>
            <w:rFonts w:asciiTheme="majorBidi" w:eastAsia="Times New Roman" w:hAnsiTheme="majorBidi" w:cstheme="majorBidi"/>
            <w:lang w:val="en-GB"/>
          </w:rPr>
          <w:delText>to</w:delText>
        </w:r>
      </w:del>
      <w:r w:rsidRPr="008E1789">
        <w:rPr>
          <w:rFonts w:asciiTheme="majorBidi" w:eastAsia="Times New Roman" w:hAnsiTheme="majorBidi" w:cstheme="majorBidi"/>
          <w:lang w:val="en-GB"/>
        </w:rPr>
        <w:t xml:space="preserve"> many processed food products. Industrial and non-food uses of animal fats include the production of soaps, fatty acids, lubricants and feedstuffs.</w:t>
      </w:r>
    </w:p>
    <w:p w14:paraId="495B1288" w14:textId="5E74C7A8"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2740 </w:t>
      </w:r>
      <w:ins w:id="21726" w:author="Jane Shaw" w:date="2015-11-01T18:35:00Z">
        <w:r w:rsidR="00F74032">
          <w:rPr>
            <w:rFonts w:asciiTheme="majorBidi" w:hAnsiTheme="majorBidi" w:cstheme="majorBidi"/>
            <w:lang w:val="en-GB"/>
          </w:rPr>
          <w:t>–</w:t>
        </w:r>
      </w:ins>
      <w:del w:id="21727" w:author="Jane Shaw" w:date="2015-11-01T18:35:00Z">
        <w:r w:rsidRPr="008E1789" w:rsidDel="00F74032">
          <w:rPr>
            <w:rFonts w:asciiTheme="majorBidi" w:hAnsiTheme="majorBidi" w:cstheme="majorBidi"/>
            <w:lang w:val="en-GB"/>
          </w:rPr>
          <w:delText>-</w:delText>
        </w:r>
      </w:del>
      <w:r w:rsidRPr="008E1789">
        <w:rPr>
          <w:rFonts w:asciiTheme="majorBidi" w:hAnsiTheme="majorBidi" w:cstheme="majorBidi"/>
          <w:lang w:val="en-GB"/>
        </w:rPr>
        <w:t xml:space="preserve"> Butter, </w:t>
      </w:r>
      <w:r w:rsidR="00F74032" w:rsidRPr="008E1789">
        <w:rPr>
          <w:rFonts w:asciiTheme="majorBidi" w:hAnsiTheme="majorBidi" w:cstheme="majorBidi"/>
          <w:lang w:val="en-GB"/>
        </w:rPr>
        <w:t>ghee</w:t>
      </w:r>
    </w:p>
    <w:p w14:paraId="45E2C82B" w14:textId="168E8E8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728"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 of cow milk (22241.01)</w:t>
      </w:r>
      <w:ins w:id="21729" w:author="Jane Shaw" w:date="2015-11-01T18:35:00Z">
        <w:r w:rsidR="00F74032">
          <w:rPr>
            <w:rFonts w:asciiTheme="majorBidi" w:eastAsia="Times New Roman" w:hAnsiTheme="majorBidi" w:cstheme="majorBidi"/>
            <w:lang w:val="en-GB"/>
          </w:rPr>
          <w:t>;</w:t>
        </w:r>
      </w:ins>
      <w:del w:id="21730"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ghee from cow milk (22241.02)</w:t>
      </w:r>
      <w:ins w:id="21731" w:author="Jane Shaw" w:date="2015-11-01T18:35:00Z">
        <w:r w:rsidR="00F74032">
          <w:rPr>
            <w:rFonts w:asciiTheme="majorBidi" w:eastAsia="Times New Roman" w:hAnsiTheme="majorBidi" w:cstheme="majorBidi"/>
            <w:lang w:val="en-GB"/>
          </w:rPr>
          <w:t>;</w:t>
        </w:r>
      </w:ins>
      <w:del w:id="21732"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 of buffalo milk (22242.01)</w:t>
      </w:r>
      <w:ins w:id="21733" w:author="Jane Shaw" w:date="2015-11-01T18:35:00Z">
        <w:r w:rsidR="00F74032">
          <w:rPr>
            <w:rFonts w:asciiTheme="majorBidi" w:eastAsia="Times New Roman" w:hAnsiTheme="majorBidi" w:cstheme="majorBidi"/>
            <w:lang w:val="en-GB"/>
          </w:rPr>
          <w:t>;</w:t>
        </w:r>
      </w:ins>
      <w:del w:id="21734"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ghee from buffalo milk (22242.02)</w:t>
      </w:r>
      <w:ins w:id="21735" w:author="Jane Shaw" w:date="2015-11-01T18:35:00Z">
        <w:r w:rsidR="00F74032">
          <w:rPr>
            <w:rFonts w:asciiTheme="majorBidi" w:eastAsia="Times New Roman" w:hAnsiTheme="majorBidi" w:cstheme="majorBidi"/>
            <w:lang w:val="en-GB"/>
          </w:rPr>
          <w:t>;</w:t>
        </w:r>
      </w:ins>
      <w:del w:id="21736"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 and ghee of sheep milk 922249.01)</w:t>
      </w:r>
      <w:ins w:id="21737" w:author="Jane Shaw" w:date="2015-11-01T18:35:00Z">
        <w:r w:rsidR="00F74032">
          <w:rPr>
            <w:rFonts w:asciiTheme="majorBidi" w:eastAsia="Times New Roman" w:hAnsiTheme="majorBidi" w:cstheme="majorBidi"/>
            <w:lang w:val="en-GB"/>
          </w:rPr>
          <w:t>;</w:t>
        </w:r>
      </w:ins>
      <w:del w:id="21738"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 of goat milk (22249.02).</w:t>
      </w:r>
    </w:p>
    <w:p w14:paraId="2825EE84"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14:paraId="523C1013" w14:textId="0DFC7BF5"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Ghee from cow milk derives from butter from which the water has been removed</w:t>
      </w:r>
      <w:ins w:id="21739" w:author="Jane Shaw" w:date="2015-11-01T18:35:00Z">
        <w:r w:rsidR="00F74032">
          <w:rPr>
            <w:rFonts w:asciiTheme="majorBidi" w:eastAsia="Times New Roman" w:hAnsiTheme="majorBidi" w:cstheme="majorBidi"/>
            <w:lang w:val="en-GB"/>
          </w:rPr>
          <w:t xml:space="preserve"> and is</w:t>
        </w:r>
      </w:ins>
      <w:del w:id="21740" w:author="Jane Shaw" w:date="2015-11-01T18:35: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F74032" w:rsidRPr="008E1789">
        <w:rPr>
          <w:rFonts w:asciiTheme="majorBidi" w:eastAsia="Times New Roman" w:hAnsiTheme="majorBidi" w:cstheme="majorBidi"/>
          <w:lang w:val="en-GB"/>
        </w:rPr>
        <w:t xml:space="preserve">very </w:t>
      </w:r>
      <w:r w:rsidRPr="008E1789">
        <w:rPr>
          <w:rFonts w:asciiTheme="majorBidi" w:eastAsia="Times New Roman" w:hAnsiTheme="majorBidi" w:cstheme="majorBidi"/>
          <w:lang w:val="en-GB"/>
        </w:rPr>
        <w:t xml:space="preserve">common in hot countries. Includes also anhydrous butterfat or butter oil. </w:t>
      </w:r>
    </w:p>
    <w:p w14:paraId="654185BD" w14:textId="371D84EA" w:rsidR="00EB7AF1" w:rsidRPr="008E1789" w:rsidRDefault="726F4BD4" w:rsidP="00C500F7">
      <w:pPr>
        <w:jc w:val="both"/>
        <w:rPr>
          <w:rFonts w:asciiTheme="majorBidi" w:hAnsiTheme="majorBidi" w:cstheme="majorBidi"/>
          <w:lang w:val="en-GB"/>
        </w:rPr>
      </w:pPr>
      <w:del w:id="21741" w:author="Jane Shaw" w:date="2015-11-01T18:36:00Z">
        <w:r w:rsidRPr="008E1789" w:rsidDel="00F74032">
          <w:rPr>
            <w:rFonts w:asciiTheme="majorBidi" w:eastAsia="Times New Roman" w:hAnsiTheme="majorBidi" w:cstheme="majorBidi"/>
            <w:lang w:val="en-GB"/>
          </w:rPr>
          <w:delText xml:space="preserve">This group </w:delText>
        </w:r>
      </w:del>
      <w:r w:rsidR="00F74032"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natural butter, whey butter and recombined butter (fresh, salted or rancid, including canned butter).</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Butter must be derived exclusively from milk, </w:t>
      </w:r>
      <w:del w:id="21742" w:author="Jane Shaw" w:date="2015-11-01T18:36:00Z">
        <w:r w:rsidRPr="008E1789" w:rsidDel="00F74032">
          <w:rPr>
            <w:rFonts w:asciiTheme="majorBidi" w:eastAsia="Times New Roman" w:hAnsiTheme="majorBidi" w:cstheme="majorBidi"/>
            <w:lang w:val="en-GB"/>
          </w:rPr>
          <w:delText xml:space="preserve">it contains </w:delText>
        </w:r>
      </w:del>
      <w:ins w:id="21743" w:author="Jane Shaw" w:date="2015-11-01T18:36:00Z">
        <w:r w:rsidR="00F74032">
          <w:rPr>
            <w:rFonts w:asciiTheme="majorBidi" w:eastAsia="Times New Roman" w:hAnsiTheme="majorBidi" w:cstheme="majorBidi"/>
            <w:lang w:val="en-GB"/>
          </w:rPr>
          <w:t xml:space="preserve">with </w:t>
        </w:r>
      </w:ins>
      <w:r w:rsidRPr="008E1789">
        <w:rPr>
          <w:rFonts w:asciiTheme="majorBidi" w:eastAsia="Times New Roman" w:hAnsiTheme="majorBidi" w:cstheme="majorBidi"/>
          <w:lang w:val="en-GB"/>
        </w:rPr>
        <w:t>no added emulsifiers, but may contain sodium chloride, food colours, neutrali</w:t>
      </w:r>
      <w:ins w:id="21744" w:author="Jane Shaw" w:date="2015-11-01T18:36:00Z">
        <w:r w:rsidR="00F74032">
          <w:rPr>
            <w:rFonts w:asciiTheme="majorBidi" w:eastAsia="Times New Roman" w:hAnsiTheme="majorBidi" w:cstheme="majorBidi"/>
            <w:lang w:val="en-GB"/>
          </w:rPr>
          <w:t>z</w:t>
        </w:r>
      </w:ins>
      <w:del w:id="21745" w:author="Jane Shaw" w:date="2015-11-01T18:36: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ing salts and cultures of harmless lactic</w:t>
      </w:r>
      <w:ins w:id="21746" w:author="Jane Shaw" w:date="2015-11-01T18:36:00Z">
        <w:r w:rsidR="00F74032">
          <w:rPr>
            <w:rFonts w:asciiTheme="majorBidi" w:eastAsia="Times New Roman" w:hAnsiTheme="majorBidi" w:cstheme="majorBidi"/>
            <w:lang w:val="en-GB"/>
          </w:rPr>
          <w:t xml:space="preserve"> </w:t>
        </w:r>
      </w:ins>
      <w:del w:id="21747" w:author="Jane Shaw" w:date="2015-11-01T18:36: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acid-producing bacteria. </w:t>
      </w:r>
    </w:p>
    <w:p w14:paraId="1DB47F86" w14:textId="4965AAA1"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Butter and ghee obtained from goat</w:t>
      </w:r>
      <w:del w:id="21748" w:author="Jane Shaw" w:date="2015-11-01T18:36: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or sheep</w:t>
      </w:r>
      <w:del w:id="21749" w:author="Jane Shaw" w:date="2015-11-01T18:36: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milk is also </w:t>
      </w:r>
      <w:del w:id="21750" w:author="Jane Shaw" w:date="2015-11-01T18:37:00Z">
        <w:r w:rsidRPr="008E1789" w:rsidDel="00F74032">
          <w:rPr>
            <w:rFonts w:asciiTheme="majorBidi" w:eastAsia="Times New Roman" w:hAnsiTheme="majorBidi" w:cstheme="majorBidi"/>
            <w:lang w:val="en-GB"/>
          </w:rPr>
          <w:delText xml:space="preserve">covered </w:delText>
        </w:r>
      </w:del>
      <w:ins w:id="21751" w:author="Jane Shaw" w:date="2015-11-01T18:37:00Z">
        <w:r w:rsidR="00F74032">
          <w:rPr>
            <w:rFonts w:asciiTheme="majorBidi" w:eastAsia="Times New Roman" w:hAnsiTheme="majorBidi" w:cstheme="majorBidi"/>
            <w:lang w:val="en-GB"/>
          </w:rPr>
          <w:t xml:space="preserve">reported </w:t>
        </w:r>
      </w:ins>
      <w:del w:id="21752" w:author="Jane Shaw" w:date="2015-11-01T18:37:00Z">
        <w:r w:rsidRPr="008E1789" w:rsidDel="00F74032">
          <w:rPr>
            <w:rFonts w:asciiTheme="majorBidi" w:eastAsia="Times New Roman" w:hAnsiTheme="majorBidi" w:cstheme="majorBidi"/>
            <w:lang w:val="en-GB"/>
          </w:rPr>
          <w:delText xml:space="preserve">by </w:delText>
        </w:r>
      </w:del>
      <w:ins w:id="21753" w:author="Jane Shaw" w:date="2015-11-01T18:37:00Z">
        <w:r w:rsidR="00F74032">
          <w:rPr>
            <w:rFonts w:asciiTheme="majorBidi" w:eastAsia="Times New Roman" w:hAnsiTheme="majorBidi" w:cstheme="majorBidi"/>
            <w:lang w:val="en-GB"/>
          </w:rPr>
          <w:t xml:space="preserve">in </w:t>
        </w:r>
      </w:ins>
      <w:r w:rsidRPr="008E1789">
        <w:rPr>
          <w:rFonts w:asciiTheme="majorBidi" w:eastAsia="Times New Roman" w:hAnsiTheme="majorBidi" w:cstheme="majorBidi"/>
          <w:lang w:val="en-GB"/>
        </w:rPr>
        <w:t>this group.</w:t>
      </w:r>
      <w:r w:rsidRPr="008E1789">
        <w:rPr>
          <w:rFonts w:asciiTheme="majorBidi" w:eastAsia="Times New Roman" w:hAnsiTheme="majorBidi" w:cstheme="majorBidi"/>
          <w:b/>
          <w:bCs/>
          <w:color w:val="365F91" w:themeColor="accent1" w:themeShade="BF"/>
          <w:lang w:val="en-GB"/>
        </w:rPr>
        <w:t xml:space="preserve"> </w:t>
      </w:r>
    </w:p>
    <w:p w14:paraId="308D05AE" w14:textId="49E9F3FB"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2737 </w:t>
      </w:r>
      <w:ins w:id="21754" w:author="Jane Shaw" w:date="2015-11-01T18:37:00Z">
        <w:r w:rsidR="00F74032">
          <w:rPr>
            <w:rFonts w:asciiTheme="majorBidi" w:hAnsiTheme="majorBidi" w:cstheme="majorBidi"/>
            <w:lang w:val="en-GB"/>
          </w:rPr>
          <w:t>–</w:t>
        </w:r>
      </w:ins>
      <w:del w:id="21755" w:author="Jane Shaw" w:date="2015-11-01T18:37:00Z">
        <w:r w:rsidRPr="008E1789" w:rsidDel="00F74032">
          <w:rPr>
            <w:rFonts w:asciiTheme="majorBidi" w:hAnsiTheme="majorBidi" w:cstheme="majorBidi"/>
            <w:lang w:val="en-GB"/>
          </w:rPr>
          <w:delText>-</w:delText>
        </w:r>
      </w:del>
      <w:r w:rsidRPr="008E1789">
        <w:rPr>
          <w:rFonts w:asciiTheme="majorBidi" w:hAnsiTheme="majorBidi" w:cstheme="majorBidi"/>
          <w:lang w:val="en-GB"/>
        </w:rPr>
        <w:t xml:space="preserve"> Fats, </w:t>
      </w:r>
      <w:r w:rsidR="00F74032" w:rsidRPr="008E1789">
        <w:rPr>
          <w:rFonts w:asciiTheme="majorBidi" w:hAnsiTheme="majorBidi" w:cstheme="majorBidi"/>
          <w:lang w:val="en-GB"/>
        </w:rPr>
        <w:t>animals, raw</w:t>
      </w:r>
    </w:p>
    <w:p w14:paraId="2D1FC16C" w14:textId="4B7E0E3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756"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cattle fat, unrendered (21512)</w:t>
      </w:r>
      <w:ins w:id="21757" w:author="Jane Shaw" w:date="2015-11-01T18:37:00Z">
        <w:r w:rsidR="00F74032">
          <w:rPr>
            <w:rFonts w:asciiTheme="majorBidi" w:eastAsia="Times New Roman" w:hAnsiTheme="majorBidi" w:cstheme="majorBidi"/>
            <w:lang w:val="en-GB"/>
          </w:rPr>
          <w:t>;</w:t>
        </w:r>
      </w:ins>
      <w:del w:id="21758"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cattle, butcher fat (21512.01)</w:t>
      </w:r>
      <w:ins w:id="21759" w:author="Jane Shaw" w:date="2015-11-01T18:37:00Z">
        <w:r w:rsidR="00F74032">
          <w:rPr>
            <w:rFonts w:asciiTheme="majorBidi" w:eastAsia="Times New Roman" w:hAnsiTheme="majorBidi" w:cstheme="majorBidi"/>
            <w:lang w:val="en-GB"/>
          </w:rPr>
          <w:t>;</w:t>
        </w:r>
      </w:ins>
      <w:del w:id="21760"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buffalo fat, unrendered (21513)</w:t>
      </w:r>
      <w:ins w:id="21761" w:author="Jane Shaw" w:date="2015-11-01T18:37:00Z">
        <w:r w:rsidR="00F74032">
          <w:rPr>
            <w:rFonts w:asciiTheme="majorBidi" w:eastAsia="Times New Roman" w:hAnsiTheme="majorBidi" w:cstheme="majorBidi"/>
            <w:lang w:val="en-GB"/>
          </w:rPr>
          <w:t>;</w:t>
        </w:r>
      </w:ins>
      <w:del w:id="21762"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sheep fat, unrendered (21514)</w:t>
      </w:r>
      <w:ins w:id="21763" w:author="Jane Shaw" w:date="2015-11-01T18:37:00Z">
        <w:r w:rsidR="00F74032">
          <w:rPr>
            <w:rFonts w:asciiTheme="majorBidi" w:eastAsia="Times New Roman" w:hAnsiTheme="majorBidi" w:cstheme="majorBidi"/>
            <w:lang w:val="en-GB"/>
          </w:rPr>
          <w:t>;</w:t>
        </w:r>
      </w:ins>
      <w:del w:id="21764"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wool grease (21519.01)</w:t>
      </w:r>
      <w:ins w:id="21765" w:author="Jane Shaw" w:date="2015-11-01T18:37:00Z">
        <w:r w:rsidR="00F74032">
          <w:rPr>
            <w:rFonts w:asciiTheme="majorBidi" w:eastAsia="Times New Roman" w:hAnsiTheme="majorBidi" w:cstheme="majorBidi"/>
            <w:lang w:val="en-GB"/>
          </w:rPr>
          <w:t>;</w:t>
        </w:r>
      </w:ins>
      <w:del w:id="21766"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lanolin (21529.01)</w:t>
      </w:r>
      <w:ins w:id="21767" w:author="Jane Shaw" w:date="2015-11-01T18:37:00Z">
        <w:r w:rsidR="00F74032">
          <w:rPr>
            <w:rFonts w:asciiTheme="majorBidi" w:eastAsia="Times New Roman" w:hAnsiTheme="majorBidi" w:cstheme="majorBidi"/>
            <w:lang w:val="en-GB"/>
          </w:rPr>
          <w:t>;</w:t>
        </w:r>
      </w:ins>
      <w:del w:id="21768"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goat fat, unrendered (21515)</w:t>
      </w:r>
      <w:ins w:id="21769" w:author="Jane Shaw" w:date="2015-11-01T18:37:00Z">
        <w:r w:rsidR="00F74032">
          <w:rPr>
            <w:rFonts w:asciiTheme="majorBidi" w:eastAsia="Times New Roman" w:hAnsiTheme="majorBidi" w:cstheme="majorBidi"/>
            <w:lang w:val="en-GB"/>
          </w:rPr>
          <w:t>;</w:t>
        </w:r>
      </w:ins>
      <w:del w:id="21770"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fat of pigs (21511.01)</w:t>
      </w:r>
      <w:ins w:id="21771" w:author="Jane Shaw" w:date="2015-11-01T18:37:00Z">
        <w:r w:rsidR="00F74032">
          <w:rPr>
            <w:rFonts w:asciiTheme="majorBidi" w:eastAsia="Times New Roman" w:hAnsiTheme="majorBidi" w:cstheme="majorBidi"/>
            <w:lang w:val="en-GB"/>
          </w:rPr>
          <w:t>;</w:t>
        </w:r>
      </w:ins>
      <w:del w:id="21772"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pig, butcher fat (21511.02)</w:t>
      </w:r>
      <w:ins w:id="21773" w:author="Jane Shaw" w:date="2015-11-01T18:37:00Z">
        <w:r w:rsidR="00F74032">
          <w:rPr>
            <w:rFonts w:asciiTheme="majorBidi" w:eastAsia="Times New Roman" w:hAnsiTheme="majorBidi" w:cstheme="majorBidi"/>
            <w:lang w:val="en-GB"/>
          </w:rPr>
          <w:t>;</w:t>
        </w:r>
      </w:ins>
      <w:del w:id="21774" w:author="Jane Shaw" w:date="2015-11-01T18:3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pig fat, rendered (21521)</w:t>
      </w:r>
      <w:ins w:id="21775" w:author="Jane Shaw" w:date="2015-11-01T18:38:00Z">
        <w:r w:rsidR="00F74032">
          <w:rPr>
            <w:rFonts w:asciiTheme="majorBidi" w:eastAsia="Times New Roman" w:hAnsiTheme="majorBidi" w:cstheme="majorBidi"/>
            <w:lang w:val="en-GB"/>
          </w:rPr>
          <w:t>;</w:t>
        </w:r>
      </w:ins>
      <w:del w:id="21776"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fat of poultry (21511.03)</w:t>
      </w:r>
      <w:ins w:id="21777" w:author="Jane Shaw" w:date="2015-11-01T18:38:00Z">
        <w:r w:rsidR="00F74032">
          <w:rPr>
            <w:rFonts w:asciiTheme="majorBidi" w:eastAsia="Times New Roman" w:hAnsiTheme="majorBidi" w:cstheme="majorBidi"/>
            <w:lang w:val="en-GB"/>
          </w:rPr>
          <w:t>;</w:t>
        </w:r>
      </w:ins>
      <w:del w:id="21778"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poultry fat (21522)</w:t>
      </w:r>
      <w:ins w:id="21779" w:author="Jane Shaw" w:date="2015-11-01T18:38:00Z">
        <w:r w:rsidR="00F74032">
          <w:rPr>
            <w:rFonts w:asciiTheme="majorBidi" w:eastAsia="Times New Roman" w:hAnsiTheme="majorBidi" w:cstheme="majorBidi"/>
            <w:lang w:val="en-GB"/>
          </w:rPr>
          <w:t>;</w:t>
        </w:r>
      </w:ins>
      <w:del w:id="21780"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fat of camels (21519.02)</w:t>
      </w:r>
      <w:ins w:id="21781" w:author="Jane Shaw" w:date="2015-11-01T18:38:00Z">
        <w:r w:rsidR="00F74032">
          <w:rPr>
            <w:rFonts w:asciiTheme="majorBidi" w:eastAsia="Times New Roman" w:hAnsiTheme="majorBidi" w:cstheme="majorBidi"/>
            <w:lang w:val="en-GB"/>
          </w:rPr>
          <w:t>;</w:t>
        </w:r>
      </w:ins>
      <w:del w:id="21782"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edible offal of poultry, fresh, chilled or frozen (21160)</w:t>
      </w:r>
      <w:ins w:id="21783" w:author="Jane Shaw" w:date="2015-11-01T18:38:00Z">
        <w:r w:rsidR="00F74032">
          <w:rPr>
            <w:rFonts w:asciiTheme="majorBidi" w:eastAsia="Times New Roman" w:hAnsiTheme="majorBidi" w:cstheme="majorBidi"/>
            <w:lang w:val="en-GB"/>
          </w:rPr>
          <w:t>;</w:t>
        </w:r>
      </w:ins>
      <w:del w:id="21784"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animal oils and fats </w:t>
      </w:r>
      <w:del w:id="21785" w:author="Jane Shaw" w:date="2015-11-01T18:38:00Z">
        <w:r w:rsidRPr="008E1789" w:rsidDel="00F74032">
          <w:rPr>
            <w:rFonts w:asciiTheme="majorBidi" w:eastAsia="Times New Roman" w:hAnsiTheme="majorBidi" w:cstheme="majorBidi"/>
            <w:lang w:val="en-GB"/>
          </w:rPr>
          <w:delText xml:space="preserve">n.e.c. </w:delText>
        </w:r>
      </w:del>
      <w:ins w:id="21786" w:author="Jane Shaw" w:date="2015-11-01T18:38:00Z">
        <w:r w:rsidR="00F74032">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(21529.03)</w:t>
      </w:r>
      <w:ins w:id="21787" w:author="Jane Shaw" w:date="2015-11-01T18:38:00Z">
        <w:r w:rsidR="00F74032">
          <w:rPr>
            <w:rFonts w:asciiTheme="majorBidi" w:eastAsia="Times New Roman" w:hAnsiTheme="majorBidi" w:cstheme="majorBidi"/>
            <w:lang w:val="en-GB"/>
          </w:rPr>
          <w:t>;</w:t>
        </w:r>
      </w:ins>
      <w:del w:id="21788"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lard stearine and lard oil (21529.02)</w:t>
      </w:r>
      <w:ins w:id="21789" w:author="Jane Shaw" w:date="2015-11-01T18:38:00Z">
        <w:r w:rsidR="00F74032">
          <w:rPr>
            <w:rFonts w:asciiTheme="majorBidi" w:eastAsia="Times New Roman" w:hAnsiTheme="majorBidi" w:cstheme="majorBidi"/>
            <w:lang w:val="en-GB"/>
          </w:rPr>
          <w:t>;</w:t>
        </w:r>
      </w:ins>
      <w:del w:id="21790"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degras (21932.01)</w:t>
      </w:r>
      <w:ins w:id="21791" w:author="Jane Shaw" w:date="2015-11-01T18:38:00Z">
        <w:r w:rsidR="00F74032">
          <w:rPr>
            <w:rFonts w:asciiTheme="majorBidi" w:eastAsia="Times New Roman" w:hAnsiTheme="majorBidi" w:cstheme="majorBidi"/>
            <w:lang w:val="en-GB"/>
          </w:rPr>
          <w:t>;</w:t>
        </w:r>
      </w:ins>
      <w:del w:id="21792"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tallow (21523)</w:t>
      </w:r>
      <w:ins w:id="21793" w:author="Jane Shaw" w:date="2015-11-01T18:38:00Z">
        <w:r w:rsidR="00F74032">
          <w:rPr>
            <w:rFonts w:asciiTheme="majorBidi" w:eastAsia="Times New Roman" w:hAnsiTheme="majorBidi" w:cstheme="majorBidi"/>
            <w:lang w:val="en-GB"/>
          </w:rPr>
          <w:t>;</w:t>
        </w:r>
      </w:ins>
      <w:del w:id="21794"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fat preparations </w:t>
      </w:r>
      <w:del w:id="21795" w:author="Jane Shaw" w:date="2015-11-01T18:38:00Z">
        <w:r w:rsidRPr="008E1789" w:rsidDel="00F74032">
          <w:rPr>
            <w:rFonts w:asciiTheme="majorBidi" w:eastAsia="Times New Roman" w:hAnsiTheme="majorBidi" w:cstheme="majorBidi"/>
            <w:lang w:val="en-GB"/>
          </w:rPr>
          <w:delText xml:space="preserve">n.e.c. </w:delText>
        </w:r>
      </w:del>
      <w:ins w:id="21796" w:author="Jane Shaw" w:date="2015-11-01T18:38:00Z">
        <w:r w:rsidR="00F74032">
          <w:rPr>
            <w:rFonts w:asciiTheme="majorBidi" w:eastAsia="Times New Roman" w:hAnsiTheme="majorBidi" w:cstheme="majorBidi"/>
            <w:lang w:val="en-GB"/>
          </w:rPr>
          <w:t xml:space="preserve">NEC </w:t>
        </w:r>
      </w:ins>
      <w:r w:rsidRPr="008E1789">
        <w:rPr>
          <w:rFonts w:asciiTheme="majorBidi" w:eastAsia="Times New Roman" w:hAnsiTheme="majorBidi" w:cstheme="majorBidi"/>
          <w:lang w:val="en-GB"/>
        </w:rPr>
        <w:t>(21693.01)</w:t>
      </w:r>
      <w:ins w:id="21797" w:author="Jane Shaw" w:date="2015-11-01T18:38:00Z">
        <w:r w:rsidR="00F74032">
          <w:rPr>
            <w:rFonts w:asciiTheme="majorBidi" w:eastAsia="Times New Roman" w:hAnsiTheme="majorBidi" w:cstheme="majorBidi"/>
            <w:lang w:val="en-GB"/>
          </w:rPr>
          <w:t>;</w:t>
        </w:r>
      </w:ins>
      <w:del w:id="21798" w:author="Jane Shaw" w:date="2015-11-01T18:3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animal fats and their fractions, partly or wholly hydrogenated, inter-esterified, re-esterified or elaidini</w:t>
      </w:r>
      <w:ins w:id="21799" w:author="Jane Shaw" w:date="2015-11-01T18:39:00Z">
        <w:r w:rsidR="00F74032">
          <w:rPr>
            <w:rFonts w:asciiTheme="majorBidi" w:eastAsia="Times New Roman" w:hAnsiTheme="majorBidi" w:cstheme="majorBidi"/>
            <w:lang w:val="en-GB"/>
          </w:rPr>
          <w:t>z</w:t>
        </w:r>
      </w:ins>
      <w:del w:id="21800" w:author="Jane Shaw" w:date="2015-11-01T18:39: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ed, whether </w:t>
      </w:r>
      <w:del w:id="21801" w:author="Jane Shaw" w:date="2015-11-01T18:39:00Z">
        <w:r w:rsidRPr="008E1789" w:rsidDel="00F74032">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21802" w:author="Jane Shaw" w:date="2015-11-01T18:39:00Z">
        <w:r w:rsidR="00F74032">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but not further prepared (21590).</w:t>
      </w:r>
    </w:p>
    <w:p w14:paraId="364C2493" w14:textId="6C1CF33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w:t>
      </w:r>
      <w:ins w:id="21803" w:author="Jane Shaw" w:date="2015-11-01T18:39: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raw</w:t>
      </w:r>
      <w:ins w:id="21804" w:author="Jane Shaw" w:date="2015-11-01T18:39:00Z">
        <w:r w:rsidR="00F74032">
          <w:rPr>
            <w:rFonts w:asciiTheme="majorBidi" w:eastAsia="Times New Roman" w:hAnsiTheme="majorBidi" w:cstheme="majorBidi"/>
            <w:lang w:val="en-GB"/>
          </w:rPr>
          <w:t xml:space="preserve"> are</w:t>
        </w:r>
      </w:ins>
      <w:del w:id="21805" w:author="Jane Shaw" w:date="2015-11-01T18:39: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unrendered slaughter fats from different animals, including edible and inedible fats that are removed in the course of dressing the carcass, whether </w:t>
      </w:r>
      <w:del w:id="21806" w:author="Jane Shaw" w:date="2015-11-01T18:39:00Z">
        <w:r w:rsidRPr="008E1789" w:rsidDel="00F74032">
          <w:rPr>
            <w:rFonts w:asciiTheme="majorBidi" w:eastAsia="Times New Roman" w:hAnsiTheme="majorBidi" w:cstheme="majorBidi"/>
            <w:lang w:val="en-GB"/>
          </w:rPr>
          <w:delText xml:space="preserve">or not </w:delText>
        </w:r>
      </w:del>
      <w:r w:rsidRPr="008E1789">
        <w:rPr>
          <w:rFonts w:asciiTheme="majorBidi" w:eastAsia="Times New Roman" w:hAnsiTheme="majorBidi" w:cstheme="majorBidi"/>
          <w:lang w:val="en-GB"/>
        </w:rPr>
        <w:t>refined</w:t>
      </w:r>
      <w:ins w:id="21807" w:author="Jane Shaw" w:date="2015-11-01T18:39:00Z">
        <w:r w:rsidR="00F74032">
          <w:rPr>
            <w:rFonts w:asciiTheme="majorBidi" w:eastAsia="Times New Roman" w:hAnsiTheme="majorBidi" w:cstheme="majorBidi"/>
            <w:lang w:val="en-GB"/>
          </w:rPr>
          <w:t xml:space="preserve"> or unrefined</w:t>
        </w:r>
      </w:ins>
      <w:r w:rsidRPr="008E1789">
        <w:rPr>
          <w:rFonts w:asciiTheme="majorBidi" w:eastAsia="Times New Roman" w:hAnsiTheme="majorBidi" w:cstheme="majorBidi"/>
          <w:lang w:val="en-GB"/>
        </w:rPr>
        <w:t>, but not chemically modified.</w:t>
      </w:r>
    </w:p>
    <w:p w14:paraId="2223FB2A" w14:textId="3A334EB1" w:rsidR="00EB7AF1" w:rsidRPr="008E1789" w:rsidRDefault="726F4BD4" w:rsidP="00C500F7">
      <w:pPr>
        <w:jc w:val="both"/>
        <w:rPr>
          <w:rFonts w:asciiTheme="majorBidi" w:hAnsiTheme="majorBidi" w:cstheme="majorBidi"/>
          <w:lang w:val="en-GB"/>
        </w:rPr>
      </w:pPr>
      <w:del w:id="21808" w:author="Jane Shaw" w:date="2015-11-01T18:39:00Z">
        <w:r w:rsidRPr="008E1789" w:rsidDel="00F74032">
          <w:rPr>
            <w:rFonts w:asciiTheme="majorBidi" w:eastAsia="Times New Roman" w:hAnsiTheme="majorBidi" w:cstheme="majorBidi"/>
            <w:lang w:val="en-GB"/>
          </w:rPr>
          <w:delText xml:space="preserve">It </w:delText>
        </w:r>
      </w:del>
      <w:r w:rsidR="00F74032" w:rsidRPr="008E1789">
        <w:rPr>
          <w:rFonts w:asciiTheme="majorBidi" w:eastAsia="Times New Roman" w:hAnsiTheme="majorBidi" w:cstheme="majorBidi"/>
          <w:lang w:val="en-GB"/>
        </w:rPr>
        <w:t xml:space="preserve">Includes </w:t>
      </w:r>
      <w:del w:id="21809" w:author="Jane Shaw" w:date="2015-11-01T18:39:00Z">
        <w:r w:rsidRPr="008E1789" w:rsidDel="00F74032">
          <w:rPr>
            <w:rFonts w:asciiTheme="majorBidi" w:eastAsia="Times New Roman" w:hAnsiTheme="majorBidi" w:cstheme="majorBidi"/>
            <w:lang w:val="en-GB"/>
          </w:rPr>
          <w:delText xml:space="preserve">also </w:delText>
        </w:r>
      </w:del>
      <w:r w:rsidRPr="008E1789">
        <w:rPr>
          <w:rFonts w:asciiTheme="majorBidi" w:eastAsia="Times New Roman" w:hAnsiTheme="majorBidi" w:cstheme="majorBidi"/>
          <w:lang w:val="en-GB"/>
        </w:rPr>
        <w:t xml:space="preserve">other animal oils </w:t>
      </w:r>
      <w:r w:rsidRPr="00F74032">
        <w:rPr>
          <w:rFonts w:asciiTheme="majorBidi" w:eastAsia="Times New Roman" w:hAnsiTheme="majorBidi" w:cstheme="majorBidi"/>
          <w:lang w:val="en-GB"/>
        </w:rPr>
        <w:t>and</w:t>
      </w:r>
      <w:r w:rsidRPr="00F74032">
        <w:rPr>
          <w:rFonts w:asciiTheme="majorBidi" w:eastAsia="Times New Roman" w:hAnsiTheme="majorBidi" w:cstheme="majorBidi"/>
          <w:lang w:val="en-GB"/>
          <w:rPrChange w:id="21810" w:author="Jane Shaw" w:date="2015-11-01T18:39:00Z">
            <w:rPr>
              <w:rFonts w:asciiTheme="majorBidi" w:eastAsia="Times New Roman" w:hAnsiTheme="majorBidi" w:cstheme="majorBidi"/>
              <w:u w:val="single"/>
              <w:lang w:val="en-GB"/>
            </w:rPr>
          </w:rPrChange>
        </w:rPr>
        <w:t xml:space="preserve"> </w:t>
      </w:r>
      <w:r w:rsidRPr="008E1789">
        <w:rPr>
          <w:rFonts w:asciiTheme="majorBidi" w:eastAsia="Times New Roman" w:hAnsiTheme="majorBidi" w:cstheme="majorBidi"/>
          <w:lang w:val="en-GB"/>
        </w:rPr>
        <w:t xml:space="preserve">fats </w:t>
      </w:r>
      <w:del w:id="21811" w:author="Jane Shaw" w:date="2015-11-01T18:39:00Z">
        <w:r w:rsidRPr="008E1789" w:rsidDel="00F74032">
          <w:rPr>
            <w:rFonts w:asciiTheme="majorBidi" w:eastAsia="Times New Roman" w:hAnsiTheme="majorBidi" w:cstheme="majorBidi"/>
            <w:lang w:val="en-GB"/>
          </w:rPr>
          <w:delText>n.e.c.</w:delText>
        </w:r>
      </w:del>
      <w:ins w:id="21812" w:author="Jane Shaw" w:date="2015-11-01T18:39:00Z">
        <w:r w:rsidR="00F74032">
          <w:rPr>
            <w:rFonts w:asciiTheme="majorBidi" w:eastAsia="Times New Roman" w:hAnsiTheme="majorBidi" w:cstheme="majorBidi"/>
            <w:lang w:val="en-GB"/>
          </w:rPr>
          <w:t>NEC</w:t>
        </w:r>
      </w:ins>
      <w:del w:id="21813" w:author="Jane Shaw" w:date="2015-11-01T18:39: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obtained from other animal species</w:t>
      </w:r>
      <w:ins w:id="21814" w:author="Jane Shaw" w:date="2015-11-01T18:39: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and oils and fats recovered from guts, feet, sweepings, hide trimmings, etc.</w:t>
      </w:r>
    </w:p>
    <w:p w14:paraId="596732FA" w14:textId="536C9A13" w:rsidR="00EB7AF1" w:rsidRPr="008E1789" w:rsidRDefault="726F4BD4" w:rsidP="00C500F7">
      <w:pPr>
        <w:jc w:val="both"/>
        <w:rPr>
          <w:rFonts w:asciiTheme="majorBidi" w:hAnsiTheme="majorBidi" w:cstheme="majorBidi"/>
          <w:lang w:val="en-GB"/>
        </w:rPr>
      </w:pPr>
      <w:del w:id="21815" w:author="Jane Shaw" w:date="2015-11-01T18:40:00Z">
        <w:r w:rsidRPr="008E1789" w:rsidDel="00F74032">
          <w:rPr>
            <w:rFonts w:asciiTheme="majorBidi" w:eastAsia="Times New Roman" w:hAnsiTheme="majorBidi" w:cstheme="majorBidi"/>
            <w:lang w:val="en-GB"/>
          </w:rPr>
          <w:delText xml:space="preserve">It </w:delText>
        </w:r>
      </w:del>
      <w:r w:rsidR="00F74032" w:rsidRPr="008E1789">
        <w:rPr>
          <w:rFonts w:asciiTheme="majorBidi" w:eastAsia="Times New Roman" w:hAnsiTheme="majorBidi" w:cstheme="majorBidi"/>
          <w:lang w:val="en-GB"/>
        </w:rPr>
        <w:t>Includes</w:t>
      </w:r>
      <w:del w:id="21816" w:author="Jane Shaw" w:date="2015-11-01T18:40:00Z">
        <w:r w:rsidRPr="008E1789" w:rsidDel="00F74032">
          <w:rPr>
            <w:rFonts w:asciiTheme="majorBidi" w:eastAsia="Times New Roman" w:hAnsiTheme="majorBidi" w:cstheme="majorBidi"/>
            <w:lang w:val="en-GB"/>
          </w:rPr>
          <w:delText>, inter alia:</w:delText>
        </w:r>
      </w:del>
      <w:r w:rsidRPr="008E1789">
        <w:rPr>
          <w:rFonts w:asciiTheme="majorBidi" w:eastAsia="Times New Roman" w:hAnsiTheme="majorBidi" w:cstheme="majorBidi"/>
          <w:lang w:val="en-GB"/>
        </w:rPr>
        <w:t xml:space="preserve"> fat (</w:t>
      </w:r>
      <w:ins w:id="21817" w:author="Jane Shaw" w:date="2015-11-01T18:40:00Z">
        <w:r w:rsidR="00F74032">
          <w:rPr>
            <w:rFonts w:asciiTheme="majorBidi" w:eastAsia="Times New Roman" w:hAnsiTheme="majorBidi" w:cstheme="majorBidi"/>
            <w:lang w:val="en-GB"/>
          </w:rPr>
          <w:t xml:space="preserve">from </w:t>
        </w:r>
      </w:ins>
      <w:r w:rsidRPr="008E1789">
        <w:rPr>
          <w:rFonts w:asciiTheme="majorBidi" w:eastAsia="Times New Roman" w:hAnsiTheme="majorBidi" w:cstheme="majorBidi"/>
          <w:lang w:val="en-GB"/>
        </w:rPr>
        <w:t>bone</w:t>
      </w:r>
      <w:del w:id="21818" w:author="Jane Shaw" w:date="2015-11-01T18:40: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of bovine animals, sheep or goats, rendered or solvent-extracted; from waste of bovine anima</w:t>
      </w:r>
      <w:r w:rsidR="00852A27">
        <w:rPr>
          <w:rFonts w:asciiTheme="majorBidi" w:eastAsia="Times New Roman" w:hAnsiTheme="majorBidi" w:cstheme="majorBidi"/>
          <w:lang w:val="en-GB"/>
        </w:rPr>
        <w:t xml:space="preserve">ls, sheep or goats, rendered); </w:t>
      </w:r>
      <w:r w:rsidRPr="008E1789">
        <w:rPr>
          <w:rFonts w:asciiTheme="majorBidi" w:eastAsia="Times New Roman" w:hAnsiTheme="majorBidi" w:cstheme="majorBidi"/>
          <w:lang w:val="en-GB"/>
        </w:rPr>
        <w:t>premier jus (oleo stock); tallow (beef and mutton, whether or not fit for human consumption).</w:t>
      </w:r>
      <w:r w:rsidR="00EB7AF1" w:rsidRPr="008E1789">
        <w:rPr>
          <w:rFonts w:asciiTheme="majorBidi" w:hAnsiTheme="majorBidi" w:cstheme="majorBidi"/>
          <w:lang w:val="en-GB"/>
        </w:rPr>
        <w:br w:type="page"/>
      </w:r>
    </w:p>
    <w:p w14:paraId="671B8DEA" w14:textId="4D7E8083" w:rsidR="00EB7AF1" w:rsidRPr="008E1789" w:rsidRDefault="00F74032" w:rsidP="00C4334D">
      <w:pPr>
        <w:pStyle w:val="Titolo2"/>
      </w:pPr>
      <w:bookmarkStart w:id="21819" w:name="_Toc308029398"/>
      <w:bookmarkStart w:id="21820" w:name="_Toc308029589"/>
      <w:ins w:id="21821" w:author="Jane Shaw" w:date="2015-11-01T18:41:00Z">
        <w:r>
          <w:t xml:space="preserve">7.16 </w:t>
        </w:r>
      </w:ins>
      <w:r w:rsidR="726F4BD4" w:rsidRPr="008E1789">
        <w:t>Products from live animals</w:t>
      </w:r>
      <w:bookmarkEnd w:id="21819"/>
      <w:bookmarkEnd w:id="21820"/>
    </w:p>
    <w:p w14:paraId="272035D5" w14:textId="163FDBE2" w:rsidR="00EB7AF1" w:rsidRPr="008E1789" w:rsidRDefault="00F74032" w:rsidP="00C500F7">
      <w:pPr>
        <w:jc w:val="both"/>
        <w:rPr>
          <w:rFonts w:asciiTheme="majorBidi" w:hAnsiTheme="majorBidi" w:cstheme="majorBidi"/>
          <w:lang w:val="en-GB"/>
        </w:rPr>
      </w:pPr>
      <w:ins w:id="21822" w:author="Jane Shaw" w:date="2015-11-01T18:41:00Z">
        <w:r>
          <w:rPr>
            <w:rFonts w:asciiTheme="majorBidi" w:eastAsia="Times New Roman" w:hAnsiTheme="majorBidi" w:cstheme="majorBidi"/>
            <w:lang w:val="en-GB"/>
          </w:rPr>
          <w:t xml:space="preserve">Includes </w:t>
        </w:r>
      </w:ins>
      <w:r w:rsidRPr="008E1789">
        <w:rPr>
          <w:rFonts w:asciiTheme="majorBidi" w:eastAsia="Times New Roman" w:hAnsiTheme="majorBidi" w:cstheme="majorBidi"/>
          <w:lang w:val="en-GB"/>
        </w:rPr>
        <w:t>milk</w:t>
      </w:r>
      <w:r w:rsidR="726F4BD4" w:rsidRPr="008E1789">
        <w:rPr>
          <w:rFonts w:asciiTheme="majorBidi" w:eastAsia="Times New Roman" w:hAnsiTheme="majorBidi" w:cstheme="majorBidi"/>
          <w:lang w:val="en-GB"/>
        </w:rPr>
        <w:t>, eggs, honey and beeswax</w:t>
      </w:r>
      <w:del w:id="21823" w:author="Jane Shaw" w:date="2015-11-01T18:41:00Z">
        <w:r w:rsidR="726F4BD4" w:rsidRPr="008E1789" w:rsidDel="00F74032">
          <w:rPr>
            <w:rFonts w:asciiTheme="majorBidi" w:eastAsia="Times New Roman" w:hAnsiTheme="majorBidi" w:cstheme="majorBidi"/>
            <w:lang w:val="en-GB"/>
          </w:rPr>
          <w:delText xml:space="preserve"> are included as products of live animals</w:delText>
        </w:r>
      </w:del>
      <w:r w:rsidR="726F4BD4" w:rsidRPr="008E1789">
        <w:rPr>
          <w:rFonts w:asciiTheme="majorBidi" w:eastAsia="Times New Roman" w:hAnsiTheme="majorBidi" w:cstheme="majorBidi"/>
          <w:lang w:val="en-GB"/>
        </w:rPr>
        <w:t>. Fibres of animal origin (mainly wool and silk) are included in fibres of vegetal and animal origin.</w:t>
      </w:r>
    </w:p>
    <w:p w14:paraId="19BDEE78" w14:textId="5074FC1D"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AND DAIRY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Estimates of milk production </w:t>
      </w:r>
      <w:del w:id="21824" w:author="Jane Shaw" w:date="2015-11-01T18:41:00Z">
        <w:r w:rsidRPr="008E1789" w:rsidDel="00F74032">
          <w:rPr>
            <w:rFonts w:asciiTheme="majorBidi" w:eastAsia="Times New Roman" w:hAnsiTheme="majorBidi" w:cstheme="majorBidi"/>
            <w:lang w:val="en-GB"/>
          </w:rPr>
          <w:delText xml:space="preserve">as </w:delText>
        </w:r>
      </w:del>
      <w:r w:rsidRPr="008E1789">
        <w:rPr>
          <w:rFonts w:asciiTheme="majorBidi" w:eastAsia="Times New Roman" w:hAnsiTheme="majorBidi" w:cstheme="majorBidi"/>
          <w:lang w:val="en-GB"/>
        </w:rPr>
        <w:t>reported by countries refer to one or more of the following three concepts</w:t>
      </w:r>
      <w:ins w:id="21825" w:author="Jane Shaw" w:date="2015-11-01T18:41:00Z">
        <w:r w:rsidR="00F74032">
          <w:rPr>
            <w:rFonts w:asciiTheme="majorBidi" w:eastAsia="Times New Roman" w:hAnsiTheme="majorBidi" w:cstheme="majorBidi"/>
            <w:lang w:val="en-GB"/>
          </w:rPr>
          <w:t>:</w:t>
        </w:r>
      </w:ins>
      <w:del w:id="21826" w:author="Jane Shaw" w:date="2015-11-01T18:4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F74032" w:rsidRPr="008E1789">
        <w:rPr>
          <w:rFonts w:asciiTheme="majorBidi" w:eastAsia="Times New Roman" w:hAnsiTheme="majorBidi" w:cstheme="majorBidi"/>
          <w:lang w:val="en-GB"/>
        </w:rPr>
        <w:t xml:space="preserve">gross </w:t>
      </w:r>
      <w:r w:rsidRPr="008E1789">
        <w:rPr>
          <w:rFonts w:asciiTheme="majorBidi" w:eastAsia="Times New Roman" w:hAnsiTheme="majorBidi" w:cstheme="majorBidi"/>
          <w:lang w:val="en-GB"/>
        </w:rPr>
        <w:t>production is milk production plus milk sucked by young animals</w:t>
      </w:r>
      <w:ins w:id="21827" w:author="Jane Shaw" w:date="2015-11-01T18:41:00Z">
        <w:r w:rsidR="00F74032">
          <w:rPr>
            <w:rFonts w:asciiTheme="majorBidi" w:eastAsia="Times New Roman" w:hAnsiTheme="majorBidi" w:cstheme="majorBidi"/>
            <w:lang w:val="en-GB"/>
          </w:rPr>
          <w:t>;</w:t>
        </w:r>
      </w:ins>
      <w:del w:id="21828" w:author="Jane Shaw" w:date="2015-11-01T18:4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F74032" w:rsidRPr="008E1789">
        <w:rPr>
          <w:rFonts w:asciiTheme="majorBidi" w:eastAsia="Times New Roman" w:hAnsiTheme="majorBidi" w:cstheme="majorBidi"/>
          <w:lang w:val="en-GB"/>
        </w:rPr>
        <w:t xml:space="preserve">net </w:t>
      </w:r>
      <w:r w:rsidRPr="008E1789">
        <w:rPr>
          <w:rFonts w:asciiTheme="majorBidi" w:eastAsia="Times New Roman" w:hAnsiTheme="majorBidi" w:cstheme="majorBidi"/>
          <w:lang w:val="en-GB"/>
        </w:rPr>
        <w:t>production</w:t>
      </w:r>
      <w:ins w:id="21829" w:author="Jane Shaw" w:date="2015-11-01T18:41: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ins w:id="21830" w:author="Jane Shaw" w:date="2015-11-01T18:41:00Z">
        <w:r w:rsidR="00F74032">
          <w:rPr>
            <w:rFonts w:asciiTheme="majorBidi" w:eastAsia="Times New Roman" w:hAnsiTheme="majorBidi" w:cstheme="majorBidi"/>
            <w:lang w:val="en-GB"/>
          </w:rPr>
          <w:t xml:space="preserve">which </w:t>
        </w:r>
      </w:ins>
      <w:r w:rsidRPr="008E1789">
        <w:rPr>
          <w:rFonts w:asciiTheme="majorBidi" w:eastAsia="Times New Roman" w:hAnsiTheme="majorBidi" w:cstheme="majorBidi"/>
          <w:lang w:val="en-GB"/>
        </w:rPr>
        <w:t>excludes milk sucked by young animals but includes milk fed to livestock</w:t>
      </w:r>
      <w:ins w:id="21831" w:author="Jane Shaw" w:date="2015-11-01T18:41:00Z">
        <w:r w:rsidR="00F74032">
          <w:rPr>
            <w:rFonts w:asciiTheme="majorBidi" w:eastAsia="Times New Roman" w:hAnsiTheme="majorBidi" w:cstheme="majorBidi"/>
            <w:lang w:val="en-GB"/>
          </w:rPr>
          <w:t>; and</w:t>
        </w:r>
      </w:ins>
      <w:del w:id="21832" w:author="Jane Shaw" w:date="2015-11-01T18:4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t>
      </w:r>
      <w:r w:rsidR="00F74032" w:rsidRPr="008E1789">
        <w:rPr>
          <w:rFonts w:asciiTheme="majorBidi" w:eastAsia="Times New Roman" w:hAnsiTheme="majorBidi" w:cstheme="majorBidi"/>
          <w:lang w:val="en-GB"/>
        </w:rPr>
        <w:t xml:space="preserve">production </w:t>
      </w:r>
      <w:r w:rsidRPr="008E1789">
        <w:rPr>
          <w:rFonts w:asciiTheme="majorBidi" w:eastAsia="Times New Roman" w:hAnsiTheme="majorBidi" w:cstheme="majorBidi"/>
          <w:lang w:val="en-GB"/>
        </w:rPr>
        <w:t>available for consumption</w:t>
      </w:r>
      <w:ins w:id="21833" w:author="Jane Shaw" w:date="2015-11-01T18:41: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w:t>
      </w:r>
      <w:ins w:id="21834" w:author="Jane Shaw" w:date="2015-11-01T18:41:00Z">
        <w:r w:rsidR="00F74032">
          <w:rPr>
            <w:rFonts w:asciiTheme="majorBidi" w:eastAsia="Times New Roman" w:hAnsiTheme="majorBidi" w:cstheme="majorBidi"/>
            <w:lang w:val="en-GB"/>
          </w:rPr>
          <w:t xml:space="preserve">which </w:t>
        </w:r>
      </w:ins>
      <w:r w:rsidRPr="008E1789">
        <w:rPr>
          <w:rFonts w:asciiTheme="majorBidi" w:eastAsia="Times New Roman" w:hAnsiTheme="majorBidi" w:cstheme="majorBidi"/>
          <w:lang w:val="en-GB"/>
        </w:rPr>
        <w:t>is net production less milk fed to animals, milk retained by farmers for food and feed, direct sales to consumers and farm waste.</w:t>
      </w:r>
    </w:p>
    <w:p w14:paraId="26722D04" w14:textId="7232E39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FAO </w:t>
      </w:r>
      <w:del w:id="21835" w:author="Jane Shaw" w:date="2015-11-01T18:42:00Z">
        <w:r w:rsidRPr="008E1789" w:rsidDel="00F74032">
          <w:rPr>
            <w:rFonts w:asciiTheme="majorBidi" w:eastAsia="Times New Roman" w:hAnsiTheme="majorBidi" w:cstheme="majorBidi"/>
            <w:lang w:val="en-GB"/>
          </w:rPr>
          <w:delText xml:space="preserve">concept </w:delText>
        </w:r>
      </w:del>
      <w:ins w:id="21836" w:author="Jane Shaw" w:date="2015-11-01T18:42:00Z">
        <w:r w:rsidR="00F74032">
          <w:rPr>
            <w:rFonts w:asciiTheme="majorBidi" w:eastAsia="Times New Roman" w:hAnsiTheme="majorBidi" w:cstheme="majorBidi"/>
            <w:lang w:val="en-GB"/>
          </w:rPr>
          <w:t xml:space="preserve">data </w:t>
        </w:r>
      </w:ins>
      <w:r w:rsidRPr="008E1789">
        <w:rPr>
          <w:rFonts w:asciiTheme="majorBidi" w:eastAsia="Times New Roman" w:hAnsiTheme="majorBidi" w:cstheme="majorBidi"/>
          <w:lang w:val="en-GB"/>
        </w:rPr>
        <w:t>relate</w:t>
      </w:r>
      <w:del w:id="21837" w:author="Jane Shaw" w:date="2015-11-01T18:42: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to net milk production. Data should be reported by kind of milking animal (cow, sheep, goat, etc.) in terms of whole milk and by weight.</w:t>
      </w:r>
    </w:p>
    <w:p w14:paraId="0535A782" w14:textId="3B73D3C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most developed countries</w:t>
      </w:r>
      <w:ins w:id="21838" w:author="Jane Shaw" w:date="2015-11-01T18:42: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only 5</w:t>
      </w:r>
      <w:ins w:id="21839" w:author="Jane Shaw" w:date="2015-11-01T18:42:00Z">
        <w:r w:rsidR="00F74032">
          <w:rPr>
            <w:rFonts w:asciiTheme="majorBidi" w:eastAsia="Times New Roman" w:hAnsiTheme="majorBidi" w:cstheme="majorBidi"/>
            <w:lang w:val="en-GB"/>
          </w:rPr>
          <w:t>–</w:t>
        </w:r>
      </w:ins>
      <w:del w:id="21840" w:author="Jane Shaw" w:date="2015-11-01T18:42: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10</w:t>
      </w:r>
      <w:del w:id="21841" w:author="Jane Shaw" w:date="2015-10-22T19:09:00Z">
        <w:r w:rsidRPr="008E1789" w:rsidDel="004414AA">
          <w:rPr>
            <w:rFonts w:asciiTheme="majorBidi" w:eastAsia="Times New Roman" w:hAnsiTheme="majorBidi" w:cstheme="majorBidi"/>
            <w:lang w:val="en-GB"/>
          </w:rPr>
          <w:delText>%</w:delText>
        </w:r>
      </w:del>
      <w:ins w:id="21842" w:author="Jane Shaw" w:date="2015-10-22T19:09: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w:t>
      </w:r>
      <w:del w:id="21843" w:author="Jane Shaw" w:date="2015-10-22T19:09:00Z">
        <w:r w:rsidRPr="008E1789" w:rsidDel="004414AA">
          <w:rPr>
            <w:rFonts w:asciiTheme="majorBidi" w:eastAsia="Times New Roman" w:hAnsiTheme="majorBidi" w:cstheme="majorBidi"/>
            <w:lang w:val="en-GB"/>
          </w:rPr>
          <w:delText>%</w:delText>
        </w:r>
      </w:del>
      <w:ins w:id="21844" w:author="Jane Shaw" w:date="2015-10-22T19:09:00Z">
        <w:r w:rsidR="004414AA">
          <w:rPr>
            <w:rFonts w:asciiTheme="majorBidi" w:eastAsia="Times New Roman" w:hAnsiTheme="majorBidi" w:cstheme="majorBidi"/>
            <w:lang w:val="en-GB"/>
          </w:rPr>
          <w:t xml:space="preserve"> percent</w:t>
        </w:r>
      </w:ins>
      <w:r w:rsidRPr="008E1789">
        <w:rPr>
          <w:rFonts w:asciiTheme="majorBidi" w:eastAsia="Times New Roman" w:hAnsiTheme="majorBidi" w:cstheme="majorBidi"/>
          <w:lang w:val="en-GB"/>
        </w:rPr>
        <w:t xml:space="preserve"> of whole milk is processed into dairy products; the by-products of these processes (e.g. skim milk, buttermilk and whey) are used either for feed or are manufactured into other dairy products, </w:t>
      </w:r>
      <w:del w:id="21845" w:author="Jane Shaw" w:date="2015-11-01T18:43:00Z">
        <w:r w:rsidRPr="008E1789" w:rsidDel="00F74032">
          <w:rPr>
            <w:rFonts w:asciiTheme="majorBidi" w:eastAsia="Times New Roman" w:hAnsiTheme="majorBidi" w:cstheme="majorBidi"/>
            <w:lang w:val="en-GB"/>
          </w:rPr>
          <w:delText xml:space="preserve">e.g. </w:delText>
        </w:r>
      </w:del>
      <w:ins w:id="21846" w:author="Jane Shaw" w:date="2015-11-01T18:43:00Z">
        <w:r w:rsidR="00F74032">
          <w:rPr>
            <w:rFonts w:asciiTheme="majorBidi" w:eastAsia="Times New Roman" w:hAnsiTheme="majorBidi" w:cstheme="majorBidi"/>
            <w:lang w:val="en-GB"/>
          </w:rPr>
          <w:t xml:space="preserve">such as </w:t>
        </w:r>
      </w:ins>
      <w:r w:rsidRPr="008E1789">
        <w:rPr>
          <w:rFonts w:asciiTheme="majorBidi" w:eastAsia="Times New Roman" w:hAnsiTheme="majorBidi" w:cstheme="majorBidi"/>
          <w:lang w:val="en-GB"/>
        </w:rPr>
        <w:t>dry skim milk and low-fat cheese. Processed milk and dairy products are often supplemented with vitamins, minerals and various additives.</w:t>
      </w:r>
    </w:p>
    <w:p w14:paraId="7667CA6A" w14:textId="3EEBBFD0" w:rsidR="00EB7AF1" w:rsidRPr="008E1789" w:rsidRDefault="00F74032" w:rsidP="00C500F7">
      <w:pPr>
        <w:jc w:val="both"/>
        <w:rPr>
          <w:rFonts w:asciiTheme="majorBidi" w:hAnsiTheme="majorBidi" w:cstheme="majorBidi"/>
          <w:lang w:val="en-GB"/>
        </w:rPr>
      </w:pPr>
      <w:ins w:id="21847" w:author="Jane Shaw" w:date="2015-11-01T18:43:00Z">
        <w:r>
          <w:rPr>
            <w:rFonts w:asciiTheme="majorBidi" w:eastAsia="Times New Roman" w:hAnsiTheme="majorBidi" w:cstheme="majorBidi"/>
            <w:lang w:val="en-GB"/>
          </w:rPr>
          <w:t xml:space="preserve">The following is </w:t>
        </w:r>
      </w:ins>
      <w:r w:rsidR="726F4BD4" w:rsidRPr="008E1789">
        <w:rPr>
          <w:rFonts w:asciiTheme="majorBidi" w:eastAsia="Times New Roman" w:hAnsiTheme="majorBidi" w:cstheme="majorBidi"/>
          <w:lang w:val="en-GB"/>
        </w:rPr>
        <w:t>FAO</w:t>
      </w:r>
      <w:ins w:id="21848" w:author="Jane Shaw" w:date="2015-11-01T18:43:00Z">
        <w:r>
          <w:rPr>
            <w:rFonts w:asciiTheme="majorBidi" w:eastAsia="Times New Roman" w:hAnsiTheme="majorBidi" w:cstheme="majorBidi"/>
            <w:lang w:val="en-GB"/>
          </w:rPr>
          <w:t>’s</w:t>
        </w:r>
      </w:ins>
      <w:r w:rsidR="726F4BD4" w:rsidRPr="008E1789">
        <w:rPr>
          <w:rFonts w:asciiTheme="majorBidi" w:eastAsia="Times New Roman" w:hAnsiTheme="majorBidi" w:cstheme="majorBidi"/>
          <w:lang w:val="en-GB"/>
        </w:rPr>
        <w:t xml:space="preserve"> list</w:t>
      </w:r>
      <w:ins w:id="21849" w:author="Jane Shaw" w:date="2015-11-01T18:43:00Z">
        <w:r>
          <w:rPr>
            <w:rFonts w:asciiTheme="majorBidi" w:eastAsia="Times New Roman" w:hAnsiTheme="majorBidi" w:cstheme="majorBidi"/>
            <w:lang w:val="en-GB"/>
          </w:rPr>
          <w:t xml:space="preserve"> of</w:t>
        </w:r>
      </w:ins>
      <w:del w:id="21850" w:author="Jane Shaw" w:date="2015-11-01T18:43:00Z">
        <w:r w:rsidR="726F4BD4" w:rsidRPr="008E1789" w:rsidDel="00F74032">
          <w:rPr>
            <w:rFonts w:asciiTheme="majorBidi" w:eastAsia="Times New Roman" w:hAnsiTheme="majorBidi" w:cstheme="majorBidi"/>
            <w:lang w:val="en-GB"/>
          </w:rPr>
          <w:delText>s</w:delText>
        </w:r>
      </w:del>
      <w:r w:rsidR="726F4BD4" w:rsidRPr="008E1789">
        <w:rPr>
          <w:rFonts w:asciiTheme="majorBidi" w:eastAsia="Times New Roman" w:hAnsiTheme="majorBidi" w:cstheme="majorBidi"/>
          <w:lang w:val="en-GB"/>
        </w:rPr>
        <w:t xml:space="preserve"> 50 milk and dairy product</w:t>
      </w:r>
      <w:del w:id="21851" w:author="Jane Shaw" w:date="2015-11-01T18:43:00Z">
        <w:r w:rsidR="726F4BD4" w:rsidRPr="008E1789" w:rsidDel="00F74032">
          <w:rPr>
            <w:rFonts w:asciiTheme="majorBidi" w:eastAsia="Times New Roman" w:hAnsiTheme="majorBidi" w:cstheme="majorBidi"/>
            <w:lang w:val="en-GB"/>
          </w:rPr>
          <w:delText>s</w:delText>
        </w:r>
      </w:del>
      <w:r w:rsidR="726F4BD4" w:rsidRPr="008E1789">
        <w:rPr>
          <w:rFonts w:asciiTheme="majorBidi" w:eastAsia="Times New Roman" w:hAnsiTheme="majorBidi" w:cstheme="majorBidi"/>
          <w:lang w:val="en-GB"/>
        </w:rPr>
        <w:t xml:space="preserve"> items</w:t>
      </w:r>
      <w:del w:id="21852" w:author="Jane Shaw" w:date="2015-11-01T18:43:00Z">
        <w:r w:rsidR="726F4BD4" w:rsidRPr="008E1789" w:rsidDel="00F74032">
          <w:rPr>
            <w:rFonts w:asciiTheme="majorBidi" w:eastAsia="Times New Roman" w:hAnsiTheme="majorBidi" w:cstheme="majorBidi"/>
            <w:lang w:val="en-GB"/>
          </w:rPr>
          <w:delText xml:space="preserve"> in the list that follows</w:delText>
        </w:r>
      </w:del>
      <w:r w:rsidR="726F4BD4" w:rsidRPr="008E1789">
        <w:rPr>
          <w:rFonts w:asciiTheme="majorBidi" w:eastAsia="Times New Roman" w:hAnsiTheme="majorBidi" w:cstheme="majorBidi"/>
          <w:lang w:val="en-GB"/>
        </w:rPr>
        <w:t>, of which five are primary products. Some food products conta</w:t>
      </w:r>
      <w:del w:id="21853" w:author="Jane Shaw" w:date="2015-11-01T18:43:00Z">
        <w:r w:rsidR="726F4BD4" w:rsidRPr="008E1789" w:rsidDel="00F74032">
          <w:rPr>
            <w:rFonts w:asciiTheme="majorBidi" w:eastAsia="Times New Roman" w:hAnsiTheme="majorBidi" w:cstheme="majorBidi"/>
            <w:lang w:val="en-GB"/>
          </w:rPr>
          <w:delText>nt</w:delText>
        </w:r>
      </w:del>
      <w:r w:rsidR="726F4BD4" w:rsidRPr="008E1789">
        <w:rPr>
          <w:rFonts w:asciiTheme="majorBidi" w:eastAsia="Times New Roman" w:hAnsiTheme="majorBidi" w:cstheme="majorBidi"/>
          <w:lang w:val="en-GB"/>
        </w:rPr>
        <w:t xml:space="preserve">ining milk are not listed separately by FAO, </w:t>
      </w:r>
      <w:del w:id="21854" w:author="Jane Shaw" w:date="2015-11-01T18:44:00Z">
        <w:r w:rsidR="726F4BD4" w:rsidRPr="008E1789" w:rsidDel="00F74032">
          <w:rPr>
            <w:rFonts w:asciiTheme="majorBidi" w:eastAsia="Times New Roman" w:hAnsiTheme="majorBidi" w:cstheme="majorBidi"/>
            <w:lang w:val="en-GB"/>
          </w:rPr>
          <w:delText xml:space="preserve">e.g. </w:delText>
        </w:r>
      </w:del>
      <w:ins w:id="21855" w:author="Jane Shaw" w:date="2015-11-01T18:44:00Z">
        <w:r>
          <w:rPr>
            <w:rFonts w:asciiTheme="majorBidi" w:eastAsia="Times New Roman" w:hAnsiTheme="majorBidi" w:cstheme="majorBidi"/>
            <w:lang w:val="en-GB"/>
          </w:rPr>
          <w:t xml:space="preserve">such as </w:t>
        </w:r>
      </w:ins>
      <w:r w:rsidR="726F4BD4" w:rsidRPr="008E1789">
        <w:rPr>
          <w:rFonts w:asciiTheme="majorBidi" w:eastAsia="Times New Roman" w:hAnsiTheme="majorBidi" w:cstheme="majorBidi"/>
          <w:lang w:val="en-GB"/>
        </w:rPr>
        <w:t>eggnog, sh</w:t>
      </w:r>
      <w:del w:id="21856" w:author="Jane Shaw" w:date="2015-11-01T18:44:00Z">
        <w:r w:rsidR="726F4BD4" w:rsidRPr="008E1789" w:rsidDel="00F74032">
          <w:rPr>
            <w:rFonts w:asciiTheme="majorBidi" w:eastAsia="Times New Roman" w:hAnsiTheme="majorBidi" w:cstheme="majorBidi"/>
            <w:lang w:val="en-GB"/>
          </w:rPr>
          <w:delText>a</w:delText>
        </w:r>
      </w:del>
      <w:r w:rsidR="726F4BD4" w:rsidRPr="008E1789">
        <w:rPr>
          <w:rFonts w:asciiTheme="majorBidi" w:eastAsia="Times New Roman" w:hAnsiTheme="majorBidi" w:cstheme="majorBidi"/>
          <w:lang w:val="en-GB"/>
        </w:rPr>
        <w:t>erbet, malted milk, chocolate milk drink and mellorine.</w:t>
      </w:r>
    </w:p>
    <w:p w14:paraId="06CD3A73" w14:textId="30D543C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AND EGG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w:t>
      </w:r>
      <w:ins w:id="21857" w:author="Jane Shaw" w:date="2015-11-01T18:47: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but excludes waste on farms. Countries should report in terms of both numbers and weight.</w:t>
      </w:r>
    </w:p>
    <w:p w14:paraId="0A47FDA9"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lists seven egg and egg product</w:t>
      </w:r>
      <w:del w:id="21858" w:author="Jane Shaw" w:date="2015-11-01T18:47: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 xml:space="preserve"> items, including four primary and three processed products. </w:t>
      </w:r>
    </w:p>
    <w:p w14:paraId="06DAF27F" w14:textId="565C9C7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AND BEESWAX</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Honey is the nectar of flowers collected and processed by certain insects, especially the honey</w:t>
      </w:r>
      <w:ins w:id="21859" w:author="Jane Shaw" w:date="2015-11-01T18:47:00Z">
        <w:r w:rsidR="00F74032">
          <w:rPr>
            <w:rFonts w:asciiTheme="majorBidi" w:eastAsia="Times New Roman" w:hAnsiTheme="majorBidi" w:cstheme="majorBidi"/>
            <w:lang w:val="en-GB"/>
          </w:rPr>
          <w:t xml:space="preserve"> </w:t>
        </w:r>
      </w:ins>
      <w:del w:id="21860" w:author="Jane Shaw" w:date="2015-11-01T18:47: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bee. Production data should cover the amount sold by </w:t>
      </w:r>
      <w:del w:id="21861" w:author="Jane Shaw" w:date="2015-11-01T18:47:00Z">
        <w:r w:rsidRPr="008E1789" w:rsidDel="00F74032">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beekeepers plus other recorded collection of honey. Bees store honey in honeycombs that consist of hexagonal wax cells. The beeswax that is obtained by melting honeycombs with boiling water is used in candles, cosmetics and other non-food products.</w:t>
      </w:r>
    </w:p>
    <w:p w14:paraId="1895AB29" w14:textId="415BEBC9"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FAO codes and </w:t>
      </w:r>
      <w:del w:id="21862" w:author="Jane Shaw" w:date="2015-11-01T18:48:00Z">
        <w:r w:rsidRPr="008E1789" w:rsidDel="00F74032">
          <w:rPr>
            <w:rFonts w:asciiTheme="majorBidi" w:eastAsia="Times New Roman" w:hAnsiTheme="majorBidi" w:cstheme="majorBidi"/>
            <w:lang w:val="en-GB"/>
          </w:rPr>
          <w:delText xml:space="preserve">the </w:delText>
        </w:r>
      </w:del>
      <w:r w:rsidRPr="008E1789">
        <w:rPr>
          <w:rFonts w:asciiTheme="majorBidi" w:eastAsia="Times New Roman" w:hAnsiTheme="majorBidi" w:cstheme="majorBidi"/>
          <w:lang w:val="en-GB"/>
        </w:rPr>
        <w:t xml:space="preserve">names of milk and dairy products, eggs and egg products, and honey and beeswax are listed </w:t>
      </w:r>
      <w:del w:id="21863" w:author="Jane Shaw" w:date="2015-11-01T18:48:00Z">
        <w:r w:rsidRPr="008E1789" w:rsidDel="00F74032">
          <w:rPr>
            <w:rFonts w:asciiTheme="majorBidi" w:eastAsia="Times New Roman" w:hAnsiTheme="majorBidi" w:cstheme="majorBidi"/>
            <w:lang w:val="en-GB"/>
          </w:rPr>
          <w:delText xml:space="preserve">below </w:delText>
        </w:r>
      </w:del>
      <w:ins w:id="21864" w:author="Jane Shaw" w:date="2015-11-01T18:48:00Z">
        <w:r w:rsidR="00F74032">
          <w:rPr>
            <w:rFonts w:asciiTheme="majorBidi" w:eastAsia="Times New Roman" w:hAnsiTheme="majorBidi" w:cstheme="majorBidi"/>
            <w:lang w:val="en-GB"/>
          </w:rPr>
          <w:t xml:space="preserve">in the following, </w:t>
        </w:r>
      </w:ins>
      <w:r w:rsidRPr="008E1789">
        <w:rPr>
          <w:rFonts w:asciiTheme="majorBidi" w:eastAsia="Times New Roman" w:hAnsiTheme="majorBidi" w:cstheme="majorBidi"/>
          <w:lang w:val="en-GB"/>
        </w:rPr>
        <w:t xml:space="preserve">along with </w:t>
      </w:r>
      <w:del w:id="21865" w:author="Jane Shaw" w:date="2015-11-01T18:48:00Z">
        <w:r w:rsidRPr="008E1789" w:rsidDel="00F74032">
          <w:rPr>
            <w:rFonts w:asciiTheme="majorBidi" w:eastAsia="Times New Roman" w:hAnsiTheme="majorBidi" w:cstheme="majorBidi"/>
            <w:lang w:val="en-GB"/>
          </w:rPr>
          <w:delText xml:space="preserve">any </w:delText>
        </w:r>
      </w:del>
      <w:r w:rsidRPr="008E1789">
        <w:rPr>
          <w:rFonts w:asciiTheme="majorBidi" w:eastAsia="Times New Roman" w:hAnsiTheme="majorBidi" w:cstheme="majorBidi"/>
          <w:lang w:val="en-GB"/>
        </w:rPr>
        <w:t>necessary remarks.</w:t>
      </w:r>
    </w:p>
    <w:p w14:paraId="40D40023" w14:textId="7680AC39"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2744 </w:t>
      </w:r>
      <w:ins w:id="21866" w:author="Jane Shaw" w:date="2015-11-01T18:48:00Z">
        <w:r w:rsidR="00F74032">
          <w:rPr>
            <w:rFonts w:asciiTheme="majorBidi" w:hAnsiTheme="majorBidi" w:cstheme="majorBidi"/>
            <w:lang w:val="en-GB"/>
          </w:rPr>
          <w:t>–</w:t>
        </w:r>
      </w:ins>
      <w:del w:id="21867" w:author="Jane Shaw" w:date="2015-11-01T18:48:00Z">
        <w:r w:rsidRPr="008E1789" w:rsidDel="00F74032">
          <w:rPr>
            <w:rFonts w:asciiTheme="majorBidi" w:hAnsiTheme="majorBidi" w:cstheme="majorBidi"/>
            <w:lang w:val="en-GB"/>
          </w:rPr>
          <w:delText>-</w:delText>
        </w:r>
      </w:del>
      <w:r w:rsidRPr="008E1789">
        <w:rPr>
          <w:rFonts w:asciiTheme="majorBidi" w:hAnsiTheme="majorBidi" w:cstheme="majorBidi"/>
          <w:lang w:val="en-GB"/>
        </w:rPr>
        <w:t xml:space="preserve"> Eggs</w:t>
      </w:r>
    </w:p>
    <w:p w14:paraId="20161A0E" w14:textId="197A104A"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868" w:author="Jane Shaw" w:date="2015-11-01T18:4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hen eggs</w:t>
      </w:r>
      <w:ins w:id="21869"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in shell</w:t>
      </w:r>
      <w:ins w:id="21870"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for hatching (02311)</w:t>
      </w:r>
      <w:ins w:id="21871" w:author="Jane Shaw" w:date="2015-11-01T18:48:00Z">
        <w:r w:rsidR="00F74032">
          <w:rPr>
            <w:rFonts w:asciiTheme="majorBidi" w:eastAsia="Times New Roman" w:hAnsiTheme="majorBidi" w:cstheme="majorBidi"/>
            <w:lang w:val="en-GB"/>
          </w:rPr>
          <w:t>;</w:t>
        </w:r>
      </w:ins>
      <w:del w:id="21872" w:author="Jane Shaw" w:date="2015-11-01T18:4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hen eggs</w:t>
      </w:r>
      <w:ins w:id="21873"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in shell</w:t>
      </w:r>
      <w:ins w:id="21874"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(02312)</w:t>
      </w:r>
      <w:ins w:id="21875" w:author="Jane Shaw" w:date="2015-11-01T18:48:00Z">
        <w:r w:rsidR="00F74032">
          <w:rPr>
            <w:rFonts w:asciiTheme="majorBidi" w:eastAsia="Times New Roman" w:hAnsiTheme="majorBidi" w:cstheme="majorBidi"/>
            <w:lang w:val="en-GB"/>
          </w:rPr>
          <w:t>;</w:t>
        </w:r>
      </w:ins>
      <w:del w:id="21876" w:author="Jane Shaw" w:date="2015-11-01T18:4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eggs, liquid (23993.02)</w:t>
      </w:r>
      <w:ins w:id="21877" w:author="Jane Shaw" w:date="2015-11-01T18:48:00Z">
        <w:r w:rsidR="00F74032">
          <w:rPr>
            <w:rFonts w:asciiTheme="majorBidi" w:eastAsia="Times New Roman" w:hAnsiTheme="majorBidi" w:cstheme="majorBidi"/>
            <w:lang w:val="en-GB"/>
          </w:rPr>
          <w:t>;</w:t>
        </w:r>
      </w:ins>
      <w:del w:id="21878" w:author="Jane Shaw" w:date="2015-11-01T18:4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eggs</w:t>
      </w:r>
      <w:ins w:id="21879"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dried (23993.03)</w:t>
      </w:r>
      <w:ins w:id="21880" w:author="Jane Shaw" w:date="2015-11-01T18:48:00Z">
        <w:r w:rsidR="00F74032">
          <w:rPr>
            <w:rFonts w:asciiTheme="majorBidi" w:eastAsia="Times New Roman" w:hAnsiTheme="majorBidi" w:cstheme="majorBidi"/>
            <w:lang w:val="en-GB"/>
          </w:rPr>
          <w:t>;</w:t>
        </w:r>
      </w:ins>
      <w:del w:id="21881" w:author="Jane Shaw" w:date="2015-11-01T18:48: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eggs from other birds</w:t>
      </w:r>
      <w:ins w:id="21882" w:author="Jane Shaw" w:date="2015-11-01T18:48: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in shell</w:t>
      </w:r>
      <w:ins w:id="21883" w:author="Jane Shaw" w:date="2015-11-01T18:49:00Z">
        <w:r w:rsidR="00F74032">
          <w:rPr>
            <w:rFonts w:asciiTheme="majorBidi" w:eastAsia="Times New Roman" w:hAnsiTheme="majorBidi" w:cstheme="majorBidi"/>
            <w:lang w:val="en-GB"/>
          </w:rPr>
          <w:t>,</w:t>
        </w:r>
      </w:ins>
      <w:r w:rsidRPr="008E1789">
        <w:rPr>
          <w:rFonts w:asciiTheme="majorBidi" w:eastAsia="Times New Roman" w:hAnsiTheme="majorBidi" w:cstheme="majorBidi"/>
          <w:lang w:val="en-GB"/>
        </w:rPr>
        <w:t xml:space="preserve"> fresh, for hatching (02321)</w:t>
      </w:r>
      <w:ins w:id="21884" w:author="Jane Shaw" w:date="2015-11-01T18:49:00Z">
        <w:r w:rsidR="00F74032">
          <w:rPr>
            <w:rFonts w:asciiTheme="majorBidi" w:eastAsia="Times New Roman" w:hAnsiTheme="majorBidi" w:cstheme="majorBidi"/>
            <w:lang w:val="en-GB"/>
          </w:rPr>
          <w:t>;</w:t>
        </w:r>
      </w:ins>
      <w:del w:id="21885" w:author="Jane Shaw" w:date="2015-11-01T18:49: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other eggs from other</w:t>
      </w:r>
      <w:r w:rsidR="002718B1">
        <w:rPr>
          <w:rFonts w:asciiTheme="majorBidi" w:eastAsia="Times New Roman" w:hAnsiTheme="majorBidi" w:cstheme="majorBidi"/>
          <w:lang w:val="en-GB"/>
        </w:rPr>
        <w:t xml:space="preserve"> birds</w:t>
      </w:r>
      <w:ins w:id="21886" w:author="Jane Shaw" w:date="2015-11-01T18:49:00Z">
        <w:r w:rsidR="00F74032">
          <w:rPr>
            <w:rFonts w:asciiTheme="majorBidi" w:eastAsia="Times New Roman" w:hAnsiTheme="majorBidi" w:cstheme="majorBidi"/>
            <w:lang w:val="en-GB"/>
          </w:rPr>
          <w:t>,</w:t>
        </w:r>
      </w:ins>
      <w:r w:rsidR="002718B1">
        <w:rPr>
          <w:rFonts w:asciiTheme="majorBidi" w:eastAsia="Times New Roman" w:hAnsiTheme="majorBidi" w:cstheme="majorBidi"/>
          <w:lang w:val="en-GB"/>
        </w:rPr>
        <w:t xml:space="preserve"> fresh</w:t>
      </w:r>
      <w:ins w:id="21887" w:author="Jane Shaw" w:date="2015-11-01T18:49:00Z">
        <w:r w:rsidR="00F74032">
          <w:rPr>
            <w:rFonts w:asciiTheme="majorBidi" w:eastAsia="Times New Roman" w:hAnsiTheme="majorBidi" w:cstheme="majorBidi"/>
            <w:lang w:val="en-GB"/>
          </w:rPr>
          <w:t>,</w:t>
        </w:r>
      </w:ins>
      <w:r w:rsidR="002718B1">
        <w:rPr>
          <w:rFonts w:asciiTheme="majorBidi" w:eastAsia="Times New Roman" w:hAnsiTheme="majorBidi" w:cstheme="majorBidi"/>
          <w:lang w:val="en-GB"/>
        </w:rPr>
        <w:t xml:space="preserve"> in shell (02322)</w:t>
      </w:r>
      <w:ins w:id="21888" w:author="Jane Shaw" w:date="2015-11-01T18:49:00Z">
        <w:r w:rsidR="00F74032">
          <w:rPr>
            <w:rFonts w:asciiTheme="majorBidi" w:eastAsia="Times New Roman" w:hAnsiTheme="majorBidi" w:cstheme="majorBidi"/>
            <w:lang w:val="en-GB"/>
          </w:rPr>
          <w:t>;</w:t>
        </w:r>
      </w:ins>
      <w:del w:id="21889" w:author="Jane Shaw" w:date="2015-11-01T18:49:00Z">
        <w:r w:rsidR="002718B1" w:rsidDel="00F74032">
          <w:rPr>
            <w:rFonts w:asciiTheme="majorBidi" w:eastAsia="Times New Roman" w:hAnsiTheme="majorBidi" w:cstheme="majorBidi"/>
            <w:lang w:val="en-GB"/>
          </w:rPr>
          <w:delText>,</w:delText>
        </w:r>
      </w:del>
      <w:r w:rsidR="002718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albumin (23993.01).</w:t>
      </w:r>
    </w:p>
    <w:p w14:paraId="0AF24EAD" w14:textId="77777777" w:rsidR="00EB7AF1" w:rsidRPr="008E1789" w:rsidRDefault="00EB7AF1" w:rsidP="00C500F7">
      <w:pPr>
        <w:jc w:val="both"/>
        <w:rPr>
          <w:rFonts w:asciiTheme="majorBidi" w:hAnsiTheme="majorBidi" w:cstheme="majorBidi"/>
          <w:lang w:val="en-GB"/>
        </w:rPr>
      </w:pPr>
    </w:p>
    <w:p w14:paraId="0CC0F02F" w14:textId="3801D5C8"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Eggs </w:t>
      </w:r>
      <w:del w:id="21890" w:author="Jane Shaw" w:date="2015-11-01T18:49:00Z">
        <w:r w:rsidRPr="008E1789" w:rsidDel="00F74032">
          <w:rPr>
            <w:rFonts w:asciiTheme="majorBidi" w:eastAsia="Times New Roman" w:hAnsiTheme="majorBidi" w:cstheme="majorBidi"/>
            <w:lang w:val="en-GB"/>
          </w:rPr>
          <w:delText>hen</w:delText>
        </w:r>
      </w:del>
      <w:ins w:id="21891" w:author="Jane Shaw" w:date="2015-11-01T18:49:00Z">
        <w:r w:rsidR="00F74032">
          <w:rPr>
            <w:rFonts w:asciiTheme="majorBidi" w:eastAsia="Times New Roman" w:hAnsiTheme="majorBidi" w:cstheme="majorBidi"/>
            <w:lang w:val="en-GB"/>
          </w:rPr>
          <w:t>of chickens</w:t>
        </w:r>
      </w:ins>
      <w:r w:rsidRPr="008E1789">
        <w:rPr>
          <w:rFonts w:asciiTheme="majorBidi" w:eastAsia="Times New Roman" w:hAnsiTheme="majorBidi" w:cstheme="majorBidi"/>
          <w:lang w:val="en-GB"/>
        </w:rPr>
        <w:t>, ducks, geese, ostriches, quail and turkeys, fresh, in shell, not for hatching, weight in shell.</w:t>
      </w:r>
    </w:p>
    <w:p w14:paraId="60CAEA6D" w14:textId="1368EFA2"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Fertili</w:t>
      </w:r>
      <w:ins w:id="21892" w:author="Jane Shaw" w:date="2015-11-01T18:50:00Z">
        <w:r w:rsidR="00F74032">
          <w:rPr>
            <w:rFonts w:asciiTheme="majorBidi" w:eastAsia="Times New Roman" w:hAnsiTheme="majorBidi" w:cstheme="majorBidi"/>
            <w:lang w:val="en-GB"/>
          </w:rPr>
          <w:t>z</w:t>
        </w:r>
      </w:ins>
      <w:del w:id="21893" w:author="Jane Shaw" w:date="2015-11-01T18:50:00Z">
        <w:r w:rsidRPr="008E1789" w:rsidDel="00F74032">
          <w:rPr>
            <w:rFonts w:asciiTheme="majorBidi" w:eastAsia="Times New Roman" w:hAnsiTheme="majorBidi" w:cstheme="majorBidi"/>
            <w:lang w:val="en-GB"/>
          </w:rPr>
          <w:delText>s</w:delText>
        </w:r>
      </w:del>
      <w:r w:rsidRPr="008E1789">
        <w:rPr>
          <w:rFonts w:asciiTheme="majorBidi" w:eastAsia="Times New Roman" w:hAnsiTheme="majorBidi" w:cstheme="majorBidi"/>
          <w:lang w:val="en-GB"/>
        </w:rPr>
        <w:t>ed eggs for incubation and other fresh (including chilled) eggs of all birds are included. It also covers preserved or cooked eggs, in shell.</w:t>
      </w:r>
    </w:p>
    <w:p w14:paraId="63905001" w14:textId="7387439B" w:rsidR="00EB7AF1" w:rsidRPr="008E1789" w:rsidRDefault="726F4BD4" w:rsidP="00C500F7">
      <w:pPr>
        <w:pStyle w:val="Titolo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2848 – Milk, </w:t>
      </w:r>
      <w:r w:rsidR="00F74032" w:rsidRPr="008E1789">
        <w:rPr>
          <w:rFonts w:asciiTheme="majorBidi" w:hAnsiTheme="majorBidi" w:cstheme="majorBidi"/>
          <w:lang w:val="en-GB"/>
        </w:rPr>
        <w:t>excluding butter</w:t>
      </w:r>
    </w:p>
    <w:p w14:paraId="325A3298" w14:textId="797BE270"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del w:id="21894" w:author="Jane Shaw" w:date="2015-11-01T18:50: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milk of cattle (02211)</w:t>
      </w:r>
      <w:del w:id="21895" w:author="Jane Shaw" w:date="2015-11-01T18:50: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and the following processed products expressed in terms of primary equivalent: skim milk of cows (22110.02)</w:t>
      </w:r>
      <w:ins w:id="21896" w:author="Jane Shaw" w:date="2015-11-01T18:50:00Z">
        <w:r w:rsidR="00F74032">
          <w:rPr>
            <w:rFonts w:asciiTheme="majorBidi" w:eastAsia="Times New Roman" w:hAnsiTheme="majorBidi" w:cstheme="majorBidi"/>
            <w:lang w:val="en-GB"/>
          </w:rPr>
          <w:t>;</w:t>
        </w:r>
      </w:ins>
      <w:del w:id="21897" w:author="Jane Shaw" w:date="2015-11-01T18:50: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whole milk, condensed (22222.01)</w:t>
      </w:r>
      <w:ins w:id="21898" w:author="Jane Shaw" w:date="2015-11-01T18:50:00Z">
        <w:r w:rsidR="00F74032">
          <w:rPr>
            <w:rFonts w:asciiTheme="majorBidi" w:eastAsia="Times New Roman" w:hAnsiTheme="majorBidi" w:cstheme="majorBidi"/>
            <w:lang w:val="en-GB"/>
          </w:rPr>
          <w:t>;</w:t>
        </w:r>
      </w:ins>
      <w:del w:id="21899" w:author="Jane Shaw" w:date="2015-11-01T18:50: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whey, condensed (22130.03)</w:t>
      </w:r>
      <w:ins w:id="21900" w:author="Jane Shaw" w:date="2015-11-01T18:51:00Z">
        <w:r w:rsidR="00F74032">
          <w:rPr>
            <w:rFonts w:asciiTheme="majorBidi" w:eastAsia="Times New Roman" w:hAnsiTheme="majorBidi" w:cstheme="majorBidi"/>
            <w:lang w:val="en-GB"/>
          </w:rPr>
          <w:t>;</w:t>
        </w:r>
      </w:ins>
      <w:del w:id="21901" w:author="Jane Shaw" w:date="2015-11-01T18:5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yoghurt (22230.01)</w:t>
      </w:r>
      <w:ins w:id="21902" w:author="Jane Shaw" w:date="2015-11-01T18:51:00Z">
        <w:r w:rsidR="00F74032">
          <w:rPr>
            <w:rFonts w:asciiTheme="majorBidi" w:eastAsia="Times New Roman" w:hAnsiTheme="majorBidi" w:cstheme="majorBidi"/>
            <w:lang w:val="en-GB"/>
          </w:rPr>
          <w:t>;</w:t>
        </w:r>
      </w:ins>
      <w:del w:id="21903" w:author="Jane Shaw" w:date="2015-11-01T18:5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yoghurt</w:t>
      </w:r>
      <w:del w:id="21904" w:author="Jane Shaw" w:date="2015-11-01T18:5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with additives (22230.02)</w:t>
      </w:r>
      <w:ins w:id="21905" w:author="Jane Shaw" w:date="2015-11-01T18:51:00Z">
        <w:r w:rsidR="00F74032">
          <w:rPr>
            <w:rFonts w:asciiTheme="majorBidi" w:eastAsia="Times New Roman" w:hAnsiTheme="majorBidi" w:cstheme="majorBidi"/>
            <w:lang w:val="en-GB"/>
          </w:rPr>
          <w:t>;</w:t>
        </w:r>
      </w:ins>
      <w:del w:id="21906" w:author="Jane Shaw" w:date="2015-11-01T18:5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buttermilk (22230.03)</w:t>
      </w:r>
      <w:ins w:id="21907" w:author="Jane Shaw" w:date="2015-11-01T18:51:00Z">
        <w:r w:rsidR="00F74032">
          <w:rPr>
            <w:rFonts w:asciiTheme="majorBidi" w:eastAsia="Times New Roman" w:hAnsiTheme="majorBidi" w:cstheme="majorBidi"/>
            <w:lang w:val="en-GB"/>
          </w:rPr>
          <w:t>;</w:t>
        </w:r>
      </w:ins>
      <w:del w:id="21908" w:author="Jane Shaw" w:date="2015-11-01T18:51:00Z">
        <w:r w:rsidRPr="008E1789" w:rsidDel="00F74032">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whole milk, evaporated (22221.01)</w:t>
      </w:r>
      <w:ins w:id="21909" w:author="Jane Shaw" w:date="2015-11-01T19:40:00Z">
        <w:r w:rsidR="0006531E">
          <w:rPr>
            <w:rFonts w:asciiTheme="majorBidi" w:eastAsia="Times New Roman" w:hAnsiTheme="majorBidi" w:cstheme="majorBidi"/>
            <w:lang w:val="en-GB"/>
          </w:rPr>
          <w:t>;</w:t>
        </w:r>
      </w:ins>
      <w:del w:id="21910"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milk, evaporated (22221.02)</w:t>
      </w:r>
      <w:ins w:id="21911" w:author="Jane Shaw" w:date="2015-11-01T19:40:00Z">
        <w:r w:rsidR="0006531E">
          <w:rPr>
            <w:rFonts w:asciiTheme="majorBidi" w:eastAsia="Times New Roman" w:hAnsiTheme="majorBidi" w:cstheme="majorBidi"/>
            <w:lang w:val="en-GB"/>
          </w:rPr>
          <w:t>;</w:t>
        </w:r>
      </w:ins>
      <w:del w:id="21912"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milk, condensed (22222.02)</w:t>
      </w:r>
      <w:ins w:id="21913" w:author="Jane Shaw" w:date="2015-11-01T19:40:00Z">
        <w:r w:rsidR="0006531E">
          <w:rPr>
            <w:rFonts w:asciiTheme="majorBidi" w:eastAsia="Times New Roman" w:hAnsiTheme="majorBidi" w:cstheme="majorBidi"/>
            <w:lang w:val="en-GB"/>
          </w:rPr>
          <w:t>;</w:t>
        </w:r>
      </w:ins>
      <w:del w:id="21914"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whole milk powder (22211)</w:t>
      </w:r>
      <w:ins w:id="21915" w:author="Jane Shaw" w:date="2015-11-01T19:40:00Z">
        <w:r w:rsidR="0006531E">
          <w:rPr>
            <w:rFonts w:asciiTheme="majorBidi" w:eastAsia="Times New Roman" w:hAnsiTheme="majorBidi" w:cstheme="majorBidi"/>
            <w:lang w:val="en-GB"/>
          </w:rPr>
          <w:t>;</w:t>
        </w:r>
      </w:ins>
      <w:del w:id="21916"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milk and whey powder (22212)</w:t>
      </w:r>
      <w:ins w:id="21917" w:author="Jane Shaw" w:date="2015-11-01T19:40:00Z">
        <w:r w:rsidR="0006531E">
          <w:rPr>
            <w:rFonts w:asciiTheme="majorBidi" w:eastAsia="Times New Roman" w:hAnsiTheme="majorBidi" w:cstheme="majorBidi"/>
            <w:lang w:val="en-GB"/>
          </w:rPr>
          <w:t>;</w:t>
        </w:r>
      </w:ins>
      <w:del w:id="21918"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buttermilk, dry (22230.04)</w:t>
      </w:r>
      <w:ins w:id="21919" w:author="Jane Shaw" w:date="2015-11-01T19:40:00Z">
        <w:r w:rsidR="0006531E">
          <w:rPr>
            <w:rFonts w:asciiTheme="majorBidi" w:eastAsia="Times New Roman" w:hAnsiTheme="majorBidi" w:cstheme="majorBidi"/>
            <w:lang w:val="en-GB"/>
          </w:rPr>
          <w:t>;</w:t>
        </w:r>
      </w:ins>
      <w:del w:id="21920"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whey, dry (22130.02)</w:t>
      </w:r>
      <w:ins w:id="21921" w:author="Jane Shaw" w:date="2015-11-01T19:40:00Z">
        <w:r w:rsidR="0006531E">
          <w:rPr>
            <w:rFonts w:asciiTheme="majorBidi" w:eastAsia="Times New Roman" w:hAnsiTheme="majorBidi" w:cstheme="majorBidi"/>
            <w:lang w:val="en-GB"/>
          </w:rPr>
          <w:t>;</w:t>
        </w:r>
      </w:ins>
      <w:del w:id="21922"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cheese from whole cow milk (22251.01)</w:t>
      </w:r>
      <w:ins w:id="21923" w:author="Jane Shaw" w:date="2015-11-01T19:40:00Z">
        <w:r w:rsidR="0006531E">
          <w:rPr>
            <w:rFonts w:asciiTheme="majorBidi" w:eastAsia="Times New Roman" w:hAnsiTheme="majorBidi" w:cstheme="majorBidi"/>
            <w:lang w:val="en-GB"/>
          </w:rPr>
          <w:t>;</w:t>
        </w:r>
      </w:ins>
      <w:del w:id="21924"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cheese from skimmed cow milk (22251.02)</w:t>
      </w:r>
      <w:ins w:id="21925" w:author="Jane Shaw" w:date="2015-11-01T19:40:00Z">
        <w:r w:rsidR="0006531E">
          <w:rPr>
            <w:rFonts w:asciiTheme="majorBidi" w:eastAsia="Times New Roman" w:hAnsiTheme="majorBidi" w:cstheme="majorBidi"/>
            <w:lang w:val="en-GB"/>
          </w:rPr>
          <w:t>;</w:t>
        </w:r>
      </w:ins>
      <w:del w:id="21926"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whey cheese (22251.03)</w:t>
      </w:r>
      <w:ins w:id="21927" w:author="Jane Shaw" w:date="2015-11-01T19:40:00Z">
        <w:r w:rsidR="0006531E">
          <w:rPr>
            <w:rFonts w:asciiTheme="majorBidi" w:eastAsia="Times New Roman" w:hAnsiTheme="majorBidi" w:cstheme="majorBidi"/>
            <w:lang w:val="en-GB"/>
          </w:rPr>
          <w:t>;</w:t>
        </w:r>
      </w:ins>
      <w:del w:id="21928"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processed cheese (22251.04)</w:t>
      </w:r>
      <w:ins w:id="21929" w:author="Jane Shaw" w:date="2015-11-01T19:40:00Z">
        <w:r w:rsidR="0006531E">
          <w:rPr>
            <w:rFonts w:asciiTheme="majorBidi" w:eastAsia="Times New Roman" w:hAnsiTheme="majorBidi" w:cstheme="majorBidi"/>
            <w:lang w:val="en-GB"/>
          </w:rPr>
          <w:t>;</w:t>
        </w:r>
      </w:ins>
      <w:del w:id="21930"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reconstituted milk (22110.03)</w:t>
      </w:r>
      <w:ins w:id="21931" w:author="Jane Shaw" w:date="2015-11-01T19:40:00Z">
        <w:r w:rsidR="0006531E">
          <w:rPr>
            <w:rFonts w:asciiTheme="majorBidi" w:eastAsia="Times New Roman" w:hAnsiTheme="majorBidi" w:cstheme="majorBidi"/>
            <w:lang w:val="en-GB"/>
          </w:rPr>
          <w:t>;</w:t>
        </w:r>
      </w:ins>
      <w:del w:id="21932"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casein (22260)</w:t>
      </w:r>
      <w:ins w:id="21933" w:author="Jane Shaw" w:date="2015-11-01T19:40:00Z">
        <w:r w:rsidR="0006531E">
          <w:rPr>
            <w:rFonts w:asciiTheme="majorBidi" w:eastAsia="Times New Roman" w:hAnsiTheme="majorBidi" w:cstheme="majorBidi"/>
            <w:lang w:val="en-GB"/>
          </w:rPr>
          <w:t>;</w:t>
        </w:r>
      </w:ins>
      <w:del w:id="21934" w:author="Jane Shaw" w:date="2015-11-01T19:40: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milk of buffalo (02212)</w:t>
      </w:r>
      <w:ins w:id="21935" w:author="Jane Shaw" w:date="2015-11-01T19:41:00Z">
        <w:r w:rsidR="0006531E">
          <w:rPr>
            <w:rFonts w:asciiTheme="majorBidi" w:eastAsia="Times New Roman" w:hAnsiTheme="majorBidi" w:cstheme="majorBidi"/>
            <w:lang w:val="en-GB"/>
          </w:rPr>
          <w:t>;</w:t>
        </w:r>
      </w:ins>
      <w:del w:id="21936"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milk of buffalo (22110.04)</w:t>
      </w:r>
      <w:ins w:id="21937" w:author="Jane Shaw" w:date="2015-11-01T19:41:00Z">
        <w:r w:rsidR="0006531E">
          <w:rPr>
            <w:rFonts w:asciiTheme="majorBidi" w:eastAsia="Times New Roman" w:hAnsiTheme="majorBidi" w:cstheme="majorBidi"/>
            <w:lang w:val="en-GB"/>
          </w:rPr>
          <w:t>;</w:t>
        </w:r>
      </w:ins>
      <w:del w:id="21938"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cheese from milk of buffalo, fresh or processed (22252)</w:t>
      </w:r>
      <w:ins w:id="21939" w:author="Jane Shaw" w:date="2015-11-01T19:41:00Z">
        <w:r w:rsidR="0006531E">
          <w:rPr>
            <w:rFonts w:asciiTheme="majorBidi" w:eastAsia="Times New Roman" w:hAnsiTheme="majorBidi" w:cstheme="majorBidi"/>
            <w:lang w:val="en-GB"/>
          </w:rPr>
          <w:t>;</w:t>
        </w:r>
      </w:ins>
      <w:del w:id="21940"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milk of sheep (02291)</w:t>
      </w:r>
      <w:ins w:id="21941" w:author="Jane Shaw" w:date="2015-11-01T19:41:00Z">
        <w:r w:rsidR="0006531E">
          <w:rPr>
            <w:rFonts w:asciiTheme="majorBidi" w:eastAsia="Times New Roman" w:hAnsiTheme="majorBidi" w:cstheme="majorBidi"/>
            <w:lang w:val="en-GB"/>
          </w:rPr>
          <w:t>;</w:t>
        </w:r>
      </w:ins>
      <w:del w:id="21942"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cheese from milk of sheep, fresh or processed (22253)</w:t>
      </w:r>
      <w:ins w:id="21943" w:author="Jane Shaw" w:date="2015-11-01T19:41:00Z">
        <w:r w:rsidR="0006531E">
          <w:rPr>
            <w:rFonts w:asciiTheme="majorBidi" w:eastAsia="Times New Roman" w:hAnsiTheme="majorBidi" w:cstheme="majorBidi"/>
            <w:lang w:val="en-GB"/>
          </w:rPr>
          <w:t>;</w:t>
        </w:r>
      </w:ins>
      <w:del w:id="21944"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sheep milk (22110.05)</w:t>
      </w:r>
      <w:ins w:id="21945" w:author="Jane Shaw" w:date="2015-11-01T19:41:00Z">
        <w:r w:rsidR="0006531E">
          <w:rPr>
            <w:rFonts w:asciiTheme="majorBidi" w:eastAsia="Times New Roman" w:hAnsiTheme="majorBidi" w:cstheme="majorBidi"/>
            <w:lang w:val="en-GB"/>
          </w:rPr>
          <w:t>;</w:t>
        </w:r>
      </w:ins>
      <w:del w:id="21946"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milk of goats (02292)</w:t>
      </w:r>
      <w:ins w:id="21947" w:author="Jane Shaw" w:date="2015-11-01T19:41:00Z">
        <w:r w:rsidR="0006531E">
          <w:rPr>
            <w:rFonts w:asciiTheme="majorBidi" w:eastAsia="Times New Roman" w:hAnsiTheme="majorBidi" w:cstheme="majorBidi"/>
            <w:lang w:val="en-GB"/>
          </w:rPr>
          <w:t>;</w:t>
        </w:r>
      </w:ins>
      <w:del w:id="21948"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cheese from milk of goats, fresh or processed (22254)</w:t>
      </w:r>
      <w:ins w:id="21949" w:author="Jane Shaw" w:date="2015-11-01T19:41:00Z">
        <w:r w:rsidR="0006531E">
          <w:rPr>
            <w:rFonts w:asciiTheme="majorBidi" w:eastAsia="Times New Roman" w:hAnsiTheme="majorBidi" w:cstheme="majorBidi"/>
            <w:lang w:val="en-GB"/>
          </w:rPr>
          <w:t>;</w:t>
        </w:r>
      </w:ins>
      <w:del w:id="21950"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skim milk of goat (22110.06)</w:t>
      </w:r>
      <w:ins w:id="21951" w:author="Jane Shaw" w:date="2015-11-01T19:41:00Z">
        <w:r w:rsidR="0006531E">
          <w:rPr>
            <w:rFonts w:asciiTheme="majorBidi" w:eastAsia="Times New Roman" w:hAnsiTheme="majorBidi" w:cstheme="majorBidi"/>
            <w:lang w:val="en-GB"/>
          </w:rPr>
          <w:t>;</w:t>
        </w:r>
      </w:ins>
      <w:del w:id="21952"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raw milk of camel (02293)</w:t>
      </w:r>
      <w:ins w:id="21953" w:author="Jane Shaw" w:date="2015-11-01T19:41:00Z">
        <w:r w:rsidR="0006531E">
          <w:rPr>
            <w:rFonts w:asciiTheme="majorBidi" w:eastAsia="Times New Roman" w:hAnsiTheme="majorBidi" w:cstheme="majorBidi"/>
            <w:lang w:val="en-GB"/>
          </w:rPr>
          <w:t>;</w:t>
        </w:r>
      </w:ins>
      <w:del w:id="21954"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whey, fresh (22130.01)</w:t>
      </w:r>
      <w:ins w:id="21955" w:author="Jane Shaw" w:date="2015-11-01T19:41:00Z">
        <w:r w:rsidR="0006531E">
          <w:rPr>
            <w:rFonts w:asciiTheme="majorBidi" w:eastAsia="Times New Roman" w:hAnsiTheme="majorBidi" w:cstheme="majorBidi"/>
            <w:lang w:val="en-GB"/>
          </w:rPr>
          <w:t>;</w:t>
        </w:r>
      </w:ins>
      <w:del w:id="21956" w:author="Jane Shaw" w:date="2015-11-01T19:41: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 dairy products </w:t>
      </w:r>
      <w:del w:id="21957" w:author="Jane Shaw" w:date="2015-11-01T19:41:00Z">
        <w:r w:rsidRPr="008E1789" w:rsidDel="0006531E">
          <w:rPr>
            <w:rFonts w:asciiTheme="majorBidi" w:eastAsia="Times New Roman" w:hAnsiTheme="majorBidi" w:cstheme="majorBidi"/>
            <w:lang w:val="en-GB"/>
          </w:rPr>
          <w:delText>n.e.c.</w:delText>
        </w:r>
      </w:del>
      <w:ins w:id="21958" w:author="Jane Shaw" w:date="2015-11-01T19:41:00Z">
        <w:r w:rsidR="0006531E">
          <w:rPr>
            <w:rFonts w:asciiTheme="majorBidi" w:eastAsia="Times New Roman" w:hAnsiTheme="majorBidi" w:cstheme="majorBidi"/>
            <w:lang w:val="en-GB"/>
          </w:rPr>
          <w:t>NEC</w:t>
        </w:r>
      </w:ins>
      <w:r w:rsidRPr="008E1789">
        <w:rPr>
          <w:rFonts w:asciiTheme="majorBidi" w:eastAsia="Times New Roman" w:hAnsiTheme="majorBidi" w:cstheme="majorBidi"/>
          <w:lang w:val="en-GB"/>
        </w:rPr>
        <w:t xml:space="preserve"> (22290)</w:t>
      </w:r>
      <w:ins w:id="21959" w:author="Jane Shaw" w:date="2015-11-01T19:41:00Z">
        <w:r w:rsidR="0006531E">
          <w:rPr>
            <w:rFonts w:asciiTheme="majorBidi" w:eastAsia="Times New Roman" w:hAnsiTheme="majorBidi" w:cstheme="majorBidi"/>
            <w:lang w:val="en-GB"/>
          </w:rPr>
          <w:t>;</w:t>
        </w:r>
      </w:ins>
      <w:del w:id="21960" w:author="Jane Shaw" w:date="2015-11-01T19:41:00Z">
        <w:r w:rsidRPr="008E1789" w:rsidDel="0006531E">
          <w:rPr>
            <w:rFonts w:asciiTheme="majorBidi" w:eastAsia="Times New Roman" w:hAnsiTheme="majorBidi" w:cstheme="majorBidi"/>
            <w:lang w:val="en-GB"/>
          </w:rPr>
          <w:delText>,</w:delText>
        </w:r>
      </w:del>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ice cream and other edible ice (22270).</w:t>
      </w:r>
    </w:p>
    <w:p w14:paraId="4953D134"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14:paraId="2F8D8585"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Production data refer to raw milk containing all its constituents. Trade data normally cover milk from any animal, and refer to milk that is not concentrated, pasteurized, sterilized or other</w:t>
      </w:r>
      <w:del w:id="21961" w:author="Jane Shaw" w:date="2015-11-01T19:42:00Z">
        <w:r w:rsidRPr="008E1789" w:rsidDel="0006531E">
          <w:rPr>
            <w:rFonts w:asciiTheme="majorBidi" w:eastAsia="Times New Roman" w:hAnsiTheme="majorBidi" w:cstheme="majorBidi"/>
            <w:lang w:val="en-GB"/>
          </w:rPr>
          <w:delText>-</w:delText>
        </w:r>
      </w:del>
      <w:r w:rsidRPr="008E1789">
        <w:rPr>
          <w:rFonts w:asciiTheme="majorBidi" w:eastAsia="Times New Roman" w:hAnsiTheme="majorBidi" w:cstheme="majorBidi"/>
          <w:lang w:val="en-GB"/>
        </w:rPr>
        <w:t xml:space="preserve">wise preserved, homogenized or peptonized. It includes raw milk. </w:t>
      </w:r>
    </w:p>
    <w:p w14:paraId="6347F9AF" w14:textId="77777777"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14:paraId="5B429B85" w14:textId="77777777"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14:paraId="25551B34" w14:textId="77777777" w:rsidR="00EB7AF1" w:rsidRPr="00D96749" w:rsidRDefault="726F4BD4">
      <w:pPr>
        <w:pStyle w:val="Titolo3"/>
        <w:pPrChange w:id="21962" w:author="Jane Shaw" w:date="2015-10-30T17:30:00Z">
          <w:pPr>
            <w:pStyle w:val="Titolo2"/>
          </w:pPr>
        </w:pPrChange>
      </w:pPr>
      <w:r w:rsidRPr="008E1789">
        <w:t>References</w:t>
      </w:r>
    </w:p>
    <w:p w14:paraId="2FEF17C5" w14:textId="77777777" w:rsidR="003F29C7" w:rsidRPr="00787741" w:rsidRDefault="003F29C7" w:rsidP="003F29C7">
      <w:pPr>
        <w:spacing w:after="0"/>
        <w:rPr>
          <w:ins w:id="21963" w:author="Jane Shaw" w:date="2015-11-01T20:00:00Z"/>
          <w:rFonts w:ascii="Times New Roman" w:eastAsia="Times New Roman" w:hAnsi="Times New Roman" w:cs="Times New Roman"/>
        </w:rPr>
      </w:pPr>
      <w:ins w:id="21964" w:author="Jane Shaw" w:date="2015-11-01T20:00:00Z">
        <w:r w:rsidRPr="00787741">
          <w:rPr>
            <w:rFonts w:ascii="Times New Roman" w:eastAsia="Times New Roman" w:hAnsi="Times New Roman" w:cs="Times New Roman"/>
            <w:b/>
          </w:rPr>
          <w:t xml:space="preserve">Buiten, G., Kampen, J. &amp; Vergouw, S. </w:t>
        </w:r>
        <w:r w:rsidRPr="0077041A">
          <w:rPr>
            <w:rFonts w:ascii="Times New Roman" w:eastAsia="Times New Roman" w:hAnsi="Times New Roman" w:cs="Times New Roman"/>
          </w:rPr>
          <w:t>2009.</w:t>
        </w:r>
        <w:r w:rsidRPr="00787741">
          <w:rPr>
            <w:rFonts w:ascii="Times New Roman" w:eastAsia="Times New Roman" w:hAnsi="Times New Roman" w:cs="Times New Roman"/>
          </w:rPr>
          <w:t xml:space="preserve"> </w:t>
        </w:r>
        <w:r w:rsidRPr="00787741">
          <w:rPr>
            <w:rFonts w:ascii="Times New Roman" w:eastAsia="Times New Roman" w:hAnsi="Times New Roman" w:cs="Times New Roman"/>
            <w:i/>
            <w:iCs/>
          </w:rPr>
          <w:t>Producing historical time series for STS-statistics in NACE Rev.2</w:t>
        </w:r>
        <w:r>
          <w:rPr>
            <w:rFonts w:ascii="Times New Roman" w:eastAsia="Times New Roman" w:hAnsi="Times New Roman" w:cs="Times New Roman"/>
            <w:i/>
            <w:iCs/>
          </w:rPr>
          <w:t>: Theory with an application in industrial turnover in the Netherlands (1995</w:t>
        </w:r>
        <w:r>
          <w:rPr>
            <w:rFonts w:ascii="Times New Roman" w:eastAsia="Times New Roman" w:hAnsi="Times New Roman" w:cs="Times New Roman"/>
            <w:i/>
            <w:iCs/>
          </w:rPr>
          <w:softHyphen/>
        </w:r>
        <w:r>
          <w:rPr>
            <w:rFonts w:ascii="Times New Roman" w:eastAsia="Times New Roman" w:hAnsi="Times New Roman" w:cs="Times New Roman"/>
            <w:i/>
            <w:iCs/>
          </w:rPr>
          <w:softHyphen/>
          <w:t>–2008)</w:t>
        </w:r>
        <w:r w:rsidRPr="0077041A">
          <w:rPr>
            <w:rFonts w:ascii="Times New Roman" w:eastAsia="Times New Roman" w:hAnsi="Times New Roman" w:cs="Times New Roman"/>
          </w:rPr>
          <w:t>.</w:t>
        </w:r>
        <w:r w:rsidRPr="00787741">
          <w:rPr>
            <w:rFonts w:ascii="Times New Roman" w:eastAsia="Times New Roman" w:hAnsi="Times New Roman" w:cs="Times New Roman"/>
          </w:rPr>
          <w:t xml:space="preserve"> Discussion </w:t>
        </w:r>
        <w:r w:rsidRPr="0077041A">
          <w:rPr>
            <w:rFonts w:ascii="Times New Roman" w:eastAsia="Times New Roman" w:hAnsi="Times New Roman" w:cs="Times New Roman"/>
          </w:rPr>
          <w:t>Paper No. 09001.</w:t>
        </w:r>
        <w:r w:rsidRPr="00787741">
          <w:rPr>
            <w:rFonts w:ascii="Times New Roman" w:eastAsia="Times New Roman" w:hAnsi="Times New Roman" w:cs="Times New Roman"/>
          </w:rPr>
          <w:t xml:space="preserve"> </w:t>
        </w:r>
        <w:r>
          <w:rPr>
            <w:rFonts w:ascii="Times New Roman" w:eastAsia="Times New Roman" w:hAnsi="Times New Roman" w:cs="Times New Roman"/>
          </w:rPr>
          <w:t xml:space="preserve">The Hague, </w:t>
        </w:r>
        <w:r w:rsidRPr="00787741">
          <w:rPr>
            <w:rFonts w:ascii="Times New Roman" w:eastAsia="Times New Roman" w:hAnsi="Times New Roman" w:cs="Times New Roman"/>
          </w:rPr>
          <w:t xml:space="preserve">Statistics Netherlands. </w:t>
        </w:r>
      </w:ins>
    </w:p>
    <w:p w14:paraId="026F9CD0" w14:textId="77777777" w:rsidR="003F29C7" w:rsidRDefault="003F29C7" w:rsidP="003F29C7">
      <w:pPr>
        <w:spacing w:after="0"/>
        <w:rPr>
          <w:ins w:id="21965" w:author="Jane Shaw" w:date="2015-11-01T20:00:00Z"/>
          <w:rStyle w:val="Collegamentoipertestuale"/>
          <w:rFonts w:ascii="Times New Roman" w:eastAsia="Times New Roman" w:hAnsi="Times New Roman" w:cs="Times New Roman"/>
        </w:rPr>
      </w:pPr>
      <w:ins w:id="21966" w:author="Jane Shaw" w:date="2015-11-01T20:00:00Z">
        <w:r w:rsidRPr="00787741">
          <w:fldChar w:fldCharType="begin"/>
        </w:r>
        <w:r w:rsidRPr="0077041A">
          <w:instrText xml:space="preserve"> HYPERLINK "http://www.cbs.nl/NR/rdonlyres/A8A9AB3B-37F6-480A-BA76-253979DED22D/0/200901x10pub.pdf" \h </w:instrText>
        </w:r>
        <w:r w:rsidRPr="00787741">
          <w:fldChar w:fldCharType="separate"/>
        </w:r>
        <w:r w:rsidRPr="00787741">
          <w:rPr>
            <w:rStyle w:val="Collegamentoipertestuale"/>
            <w:rFonts w:ascii="Times New Roman" w:eastAsia="Times New Roman" w:hAnsi="Times New Roman" w:cs="Times New Roman"/>
          </w:rPr>
          <w:t>http://www.cbs.nl/NR/rdonlyres/A8A9AB3B-37F6-480A-BA76-253979DED22D/0/200901x10pub.pdf</w:t>
        </w:r>
        <w:r w:rsidRPr="00787741">
          <w:rPr>
            <w:rStyle w:val="Collegamentoipertestuale"/>
            <w:rFonts w:ascii="Times New Roman" w:eastAsia="Times New Roman" w:hAnsi="Times New Roman" w:cs="Times New Roman"/>
          </w:rPr>
          <w:fldChar w:fldCharType="end"/>
        </w:r>
      </w:ins>
    </w:p>
    <w:p w14:paraId="4D7DE16E" w14:textId="77777777" w:rsidR="000E244E" w:rsidRPr="0077041A" w:rsidRDefault="000E244E" w:rsidP="000E244E">
      <w:pPr>
        <w:spacing w:after="0"/>
        <w:rPr>
          <w:ins w:id="21967" w:author="Jane Shaw" w:date="2015-10-30T17:30:00Z"/>
          <w:rStyle w:val="Collegamentoipertestuale"/>
          <w:rFonts w:ascii="Times New Roman" w:eastAsia="Times New Roman" w:hAnsi="Times New Roman" w:cs="Times New Roman"/>
        </w:rPr>
      </w:pPr>
      <w:ins w:id="21968" w:author="Jane Shaw" w:date="2015-10-30T17:30:00Z">
        <w:r w:rsidRPr="00F7532F">
          <w:rPr>
            <w:rFonts w:ascii="Times New Roman" w:eastAsia="Times New Roman" w:hAnsi="Times New Roman" w:cs="Times New Roman"/>
            <w:b/>
          </w:rPr>
          <w:t xml:space="preserve">FAO. </w:t>
        </w:r>
        <w:r w:rsidRPr="00F7532F">
          <w:rPr>
            <w:rFonts w:ascii="Times New Roman" w:eastAsia="Times New Roman" w:hAnsi="Times New Roman" w:cs="Times New Roman"/>
          </w:rPr>
          <w:t xml:space="preserve">2001. </w:t>
        </w:r>
        <w:r w:rsidRPr="00F7532F">
          <w:rPr>
            <w:rFonts w:ascii="Times New Roman" w:eastAsia="Times New Roman" w:hAnsi="Times New Roman" w:cs="Times New Roman"/>
            <w:i/>
            <w:iCs/>
          </w:rPr>
          <w:t xml:space="preserve">Food </w:t>
        </w:r>
        <w:r w:rsidRPr="0077041A">
          <w:rPr>
            <w:rFonts w:ascii="Times New Roman" w:eastAsia="Times New Roman" w:hAnsi="Times New Roman" w:cs="Times New Roman"/>
            <w:i/>
            <w:iCs/>
          </w:rPr>
          <w:t>balance sheet</w:t>
        </w:r>
        <w:r>
          <w:rPr>
            <w:rFonts w:ascii="Times New Roman" w:eastAsia="Times New Roman" w:hAnsi="Times New Roman" w:cs="Times New Roman"/>
            <w:i/>
            <w:iCs/>
          </w:rPr>
          <w:t>s</w:t>
        </w:r>
        <w:r w:rsidRPr="00F7532F">
          <w:rPr>
            <w:rFonts w:ascii="Times New Roman" w:eastAsia="Times New Roman" w:hAnsi="Times New Roman" w:cs="Times New Roman"/>
            <w:i/>
            <w:iCs/>
          </w:rPr>
          <w:t xml:space="preserve">: A </w:t>
        </w:r>
        <w:r w:rsidRPr="0077041A">
          <w:rPr>
            <w:rFonts w:ascii="Times New Roman" w:eastAsia="Times New Roman" w:hAnsi="Times New Roman" w:cs="Times New Roman"/>
            <w:i/>
            <w:iCs/>
          </w:rPr>
          <w:t>handbook</w:t>
        </w:r>
        <w:r>
          <w:rPr>
            <w:rFonts w:ascii="Times New Roman" w:eastAsia="Times New Roman" w:hAnsi="Times New Roman" w:cs="Times New Roman"/>
          </w:rPr>
          <w:t xml:space="preserve">. Rome. </w:t>
        </w:r>
        <w:r w:rsidRPr="00F7532F">
          <w:rPr>
            <w:rFonts w:ascii="Times New Roman" w:eastAsia="Times New Roman" w:hAnsi="Times New Roman" w:cs="Times New Roman"/>
          </w:rPr>
          <w:t xml:space="preserve"> </w:t>
        </w:r>
        <w:r w:rsidRPr="00F7532F">
          <w:fldChar w:fldCharType="begin"/>
        </w:r>
        <w:r w:rsidRPr="00A3732D">
          <w:instrText xml:space="preserve"> HYPERLINK "http://www.fao.org/docrep/003/X9892E/X9892E00.HTM" \h </w:instrText>
        </w:r>
        <w:r w:rsidRPr="00F7532F">
          <w:fldChar w:fldCharType="separate"/>
        </w:r>
        <w:r w:rsidRPr="00F7532F">
          <w:rPr>
            <w:rStyle w:val="Collegamentoipertestuale"/>
            <w:rFonts w:ascii="Times New Roman" w:eastAsia="Times New Roman" w:hAnsi="Times New Roman" w:cs="Times New Roman"/>
          </w:rPr>
          <w:t>http://www.fao.org/docrep/003/X9892E/X9892E00.HTM</w:t>
        </w:r>
        <w:r w:rsidRPr="00F7532F">
          <w:rPr>
            <w:rStyle w:val="Collegamentoipertestuale"/>
            <w:rFonts w:ascii="Times New Roman" w:eastAsia="Times New Roman" w:hAnsi="Times New Roman" w:cs="Times New Roman"/>
          </w:rPr>
          <w:fldChar w:fldCharType="end"/>
        </w:r>
      </w:ins>
    </w:p>
    <w:p w14:paraId="6000ADFC" w14:textId="08FA8228" w:rsidR="003F29C7" w:rsidRPr="00852A27" w:rsidRDefault="003F29C7" w:rsidP="003F29C7">
      <w:pPr>
        <w:spacing w:after="0"/>
        <w:rPr>
          <w:rFonts w:ascii="Times New Roman" w:hAnsi="Times New Roman" w:cs="Times New Roman"/>
          <w:lang w:val="en-GB"/>
        </w:rPr>
      </w:pPr>
      <w:moveToRangeStart w:id="21969" w:author="Jane Shaw" w:date="2015-11-01T20:02:00Z" w:name="move308027451"/>
      <w:moveTo w:id="21970" w:author="Jane Shaw" w:date="2015-11-01T20:02:00Z">
        <w:r w:rsidRPr="003F29C7">
          <w:rPr>
            <w:rFonts w:ascii="Times New Roman" w:eastAsia="Times New Roman" w:hAnsi="Times New Roman" w:cs="Times New Roman"/>
            <w:b/>
            <w:lang w:val="en-GB"/>
            <w:rPrChange w:id="21971" w:author="Jane Shaw" w:date="2015-11-01T20:02:00Z">
              <w:rPr>
                <w:rFonts w:ascii="Times New Roman" w:eastAsia="Times New Roman" w:hAnsi="Times New Roman" w:cs="Times New Roman"/>
                <w:lang w:val="en-GB"/>
              </w:rPr>
            </w:rPrChange>
          </w:rPr>
          <w:t>FAO</w:t>
        </w:r>
      </w:moveTo>
      <w:ins w:id="21972" w:author="Jane Shaw" w:date="2015-11-01T20:02:00Z">
        <w:r>
          <w:rPr>
            <w:rFonts w:ascii="Times New Roman" w:eastAsia="Times New Roman" w:hAnsi="Times New Roman" w:cs="Times New Roman"/>
            <w:b/>
            <w:lang w:val="en-GB"/>
          </w:rPr>
          <w:t>.</w:t>
        </w:r>
      </w:ins>
      <w:moveTo w:id="21973" w:author="Jane Shaw" w:date="2015-11-01T20:02:00Z">
        <w:del w:id="21974" w:author="Jane Shaw" w:date="2015-11-01T20:02:00Z">
          <w:r w:rsidRPr="003F29C7" w:rsidDel="003F29C7">
            <w:rPr>
              <w:rFonts w:ascii="Times New Roman" w:eastAsia="Times New Roman" w:hAnsi="Times New Roman" w:cs="Times New Roman"/>
              <w:b/>
              <w:lang w:val="en-GB"/>
              <w:rPrChange w:id="21975" w:author="Jane Shaw" w:date="2015-11-01T20:02:00Z">
                <w:rPr>
                  <w:rFonts w:ascii="Times New Roman" w:eastAsia="Times New Roman" w:hAnsi="Times New Roman" w:cs="Times New Roman"/>
                  <w:lang w:val="en-GB"/>
                </w:rPr>
              </w:rPrChange>
            </w:rPr>
            <w:delText>,</w:delText>
          </w:r>
        </w:del>
        <w:r w:rsidRPr="003F29C7">
          <w:rPr>
            <w:rFonts w:ascii="Times New Roman" w:eastAsia="Times New Roman" w:hAnsi="Times New Roman" w:cs="Times New Roman"/>
            <w:b/>
            <w:lang w:val="en-GB"/>
            <w:rPrChange w:id="21976" w:author="Jane Shaw" w:date="2015-11-01T20:02:00Z">
              <w:rPr>
                <w:rFonts w:ascii="Times New Roman" w:eastAsia="Times New Roman" w:hAnsi="Times New Roman" w:cs="Times New Roman"/>
                <w:lang w:val="en-GB"/>
              </w:rPr>
            </w:rPrChange>
          </w:rPr>
          <w:t xml:space="preserve"> </w:t>
        </w:r>
      </w:moveTo>
      <w:ins w:id="21977" w:author="Jane Shaw" w:date="2015-11-01T20:02:00Z">
        <w:r w:rsidRPr="003F29C7">
          <w:rPr>
            <w:rFonts w:ascii="Times New Roman" w:eastAsia="Times New Roman" w:hAnsi="Times New Roman" w:cs="Times New Roman"/>
            <w:lang w:val="en-GB"/>
            <w:rPrChange w:id="21978" w:author="Jane Shaw" w:date="2015-11-01T20:02:00Z">
              <w:rPr>
                <w:rFonts w:ascii="Times New Roman" w:eastAsia="Times New Roman" w:hAnsi="Times New Roman" w:cs="Times New Roman"/>
                <w:b/>
                <w:lang w:val="en-GB"/>
              </w:rPr>
            </w:rPrChange>
          </w:rPr>
          <w:t xml:space="preserve">no date. </w:t>
        </w:r>
      </w:ins>
      <w:moveTo w:id="21979" w:author="Jane Shaw" w:date="2015-11-01T20:02:00Z">
        <w:r w:rsidRPr="00852A27">
          <w:rPr>
            <w:rFonts w:ascii="Times New Roman" w:eastAsia="Times New Roman" w:hAnsi="Times New Roman" w:cs="Times New Roman"/>
            <w:lang w:val="en-GB"/>
          </w:rPr>
          <w:t>Definition and classification of commodities</w:t>
        </w:r>
      </w:moveTo>
      <w:ins w:id="21980" w:author="Jane Shaw" w:date="2015-11-01T20:03:00Z">
        <w:r>
          <w:rPr>
            <w:rFonts w:ascii="Times New Roman" w:eastAsia="Times New Roman" w:hAnsi="Times New Roman" w:cs="Times New Roman"/>
            <w:lang w:val="en-GB"/>
          </w:rPr>
          <w:t>.</w:t>
        </w:r>
      </w:ins>
      <w:moveTo w:id="21981" w:author="Jane Shaw" w:date="2015-11-01T20:02:00Z">
        <w:r w:rsidRPr="00852A27">
          <w:rPr>
            <w:rFonts w:ascii="Times New Roman" w:eastAsia="Times New Roman" w:hAnsi="Times New Roman" w:cs="Times New Roman"/>
            <w:lang w:val="en-GB"/>
          </w:rPr>
          <w:t xml:space="preserve"> </w:t>
        </w:r>
      </w:moveTo>
    </w:p>
    <w:commentRangeStart w:id="21982"/>
    <w:p w14:paraId="151F8CB8" w14:textId="77777777" w:rsidR="003F29C7" w:rsidRPr="00852A27" w:rsidRDefault="003F29C7" w:rsidP="003F29C7">
      <w:pPr>
        <w:spacing w:after="0"/>
        <w:rPr>
          <w:rFonts w:ascii="Times New Roman" w:hAnsi="Times New Roman" w:cs="Times New Roman"/>
          <w:lang w:val="en-GB"/>
        </w:rPr>
      </w:pPr>
      <w:moveTo w:id="21983" w:author="Jane Shaw" w:date="2015-11-01T20:02:00Z">
        <w:r>
          <w:fldChar w:fldCharType="begin"/>
        </w:r>
        <w:r>
          <w:instrText xml:space="preserve"> HYPERLINK "http://www.fao.org/waicent/faoinfo/economic/faodef/faodefe.htm" \h </w:instrText>
        </w:r>
        <w:r>
          <w:fldChar w:fldCharType="separate"/>
        </w:r>
        <w:r w:rsidRPr="00852A27">
          <w:rPr>
            <w:rStyle w:val="Collegamentoipertestuale"/>
            <w:rFonts w:ascii="Times New Roman" w:eastAsia="Times New Roman" w:hAnsi="Times New Roman" w:cs="Times New Roman"/>
            <w:u w:val="none"/>
            <w:lang w:val="en-GB"/>
          </w:rPr>
          <w:t>http://www.fao.org/waicent/faoinfo/economic/faodef/faodefe.htm</w:t>
        </w:r>
        <w:r>
          <w:rPr>
            <w:rStyle w:val="Collegamentoipertestuale"/>
            <w:rFonts w:ascii="Times New Roman" w:eastAsia="Times New Roman" w:hAnsi="Times New Roman" w:cs="Times New Roman"/>
            <w:u w:val="none"/>
            <w:lang w:val="en-GB"/>
          </w:rPr>
          <w:fldChar w:fldCharType="end"/>
        </w:r>
      </w:moveTo>
      <w:commentRangeEnd w:id="21982"/>
      <w:r>
        <w:rPr>
          <w:rStyle w:val="Rimandocommento"/>
        </w:rPr>
        <w:commentReference w:id="21982"/>
      </w:r>
    </w:p>
    <w:p w14:paraId="76661F18" w14:textId="28DF8958" w:rsidR="003F29C7" w:rsidRPr="00852A27" w:rsidRDefault="003F29C7" w:rsidP="003F29C7">
      <w:pPr>
        <w:spacing w:after="0"/>
        <w:rPr>
          <w:rFonts w:ascii="Times New Roman" w:hAnsi="Times New Roman" w:cs="Times New Roman"/>
          <w:lang w:val="en-GB"/>
        </w:rPr>
      </w:pPr>
      <w:moveTo w:id="21984" w:author="Jane Shaw" w:date="2015-11-01T20:02:00Z">
        <w:r w:rsidRPr="003F29C7">
          <w:rPr>
            <w:rFonts w:ascii="Times New Roman" w:eastAsia="Times New Roman" w:hAnsi="Times New Roman" w:cs="Times New Roman"/>
            <w:b/>
            <w:lang w:val="en-GB"/>
            <w:rPrChange w:id="21985" w:author="Jane Shaw" w:date="2015-11-01T20:04:00Z">
              <w:rPr>
                <w:rFonts w:ascii="Times New Roman" w:eastAsia="Times New Roman" w:hAnsi="Times New Roman" w:cs="Times New Roman"/>
                <w:lang w:val="en-GB"/>
              </w:rPr>
            </w:rPrChange>
          </w:rPr>
          <w:t>FAO</w:t>
        </w:r>
      </w:moveTo>
      <w:ins w:id="21986" w:author="Jane Shaw" w:date="2015-11-01T20:03:00Z">
        <w:r w:rsidRPr="003F29C7">
          <w:rPr>
            <w:rFonts w:ascii="Times New Roman" w:eastAsia="Times New Roman" w:hAnsi="Times New Roman" w:cs="Times New Roman"/>
            <w:b/>
            <w:lang w:val="en-GB"/>
            <w:rPrChange w:id="21987" w:author="Jane Shaw" w:date="2015-11-01T20:04:00Z">
              <w:rPr>
                <w:rFonts w:ascii="Times New Roman" w:eastAsia="Times New Roman" w:hAnsi="Times New Roman" w:cs="Times New Roman"/>
                <w:lang w:val="en-GB"/>
              </w:rPr>
            </w:rPrChange>
          </w:rPr>
          <w:t>.</w:t>
        </w:r>
      </w:ins>
      <w:moveTo w:id="21988" w:author="Jane Shaw" w:date="2015-11-01T20:02:00Z">
        <w:r w:rsidRPr="003F29C7">
          <w:rPr>
            <w:rFonts w:ascii="Times New Roman" w:eastAsia="Times New Roman" w:hAnsi="Times New Roman" w:cs="Times New Roman"/>
            <w:b/>
            <w:lang w:val="en-GB"/>
            <w:rPrChange w:id="21989" w:author="Jane Shaw" w:date="2015-11-01T20:04:00Z">
              <w:rPr>
                <w:rFonts w:ascii="Times New Roman" w:eastAsia="Times New Roman" w:hAnsi="Times New Roman" w:cs="Times New Roman"/>
                <w:lang w:val="en-GB"/>
              </w:rPr>
            </w:rPrChange>
          </w:rPr>
          <w:t xml:space="preserve"> </w:t>
        </w:r>
      </w:moveTo>
      <w:ins w:id="21990" w:author="Jane Shaw" w:date="2015-11-01T20:03:00Z">
        <w:r>
          <w:rPr>
            <w:rFonts w:ascii="Times New Roman" w:eastAsia="Times New Roman" w:hAnsi="Times New Roman" w:cs="Times New Roman"/>
            <w:lang w:val="en-GB"/>
          </w:rPr>
          <w:t xml:space="preserve">no date. </w:t>
        </w:r>
      </w:ins>
      <w:moveTo w:id="21991" w:author="Jane Shaw" w:date="2015-11-01T20:02:00Z">
        <w:del w:id="21992" w:author="Jane Shaw" w:date="2015-11-01T20:03:00Z">
          <w:r w:rsidRPr="00852A27" w:rsidDel="003F29C7">
            <w:rPr>
              <w:rFonts w:ascii="Times New Roman" w:eastAsia="Times New Roman" w:hAnsi="Times New Roman" w:cs="Times New Roman"/>
              <w:lang w:val="en-GB"/>
            </w:rPr>
            <w:delText xml:space="preserve">WEBSITE, </w:delText>
          </w:r>
        </w:del>
        <w:r w:rsidRPr="00852A27">
          <w:rPr>
            <w:rFonts w:ascii="Times New Roman" w:eastAsia="Times New Roman" w:hAnsi="Times New Roman" w:cs="Times New Roman"/>
            <w:lang w:val="en-GB"/>
          </w:rPr>
          <w:t>Metadata of food balance sheets</w:t>
        </w:r>
      </w:moveTo>
      <w:ins w:id="21993" w:author="Jane Shaw" w:date="2015-11-01T20:05:00Z">
        <w:r>
          <w:rPr>
            <w:rFonts w:ascii="Times New Roman" w:eastAsia="Times New Roman" w:hAnsi="Times New Roman" w:cs="Times New Roman"/>
            <w:lang w:val="en-GB"/>
          </w:rPr>
          <w:t>.</w:t>
        </w:r>
      </w:ins>
      <w:moveTo w:id="21994" w:author="Jane Shaw" w:date="2015-11-01T20:02:00Z">
        <w:r>
          <w:rPr>
            <w:rFonts w:ascii="Times New Roman" w:eastAsia="Times New Roman" w:hAnsi="Times New Roman" w:cs="Times New Roman"/>
            <w:lang w:val="en-GB"/>
          </w:rPr>
          <w:t xml:space="preserve"> </w:t>
        </w:r>
      </w:moveTo>
    </w:p>
    <w:p w14:paraId="46C3DB06" w14:textId="77777777" w:rsidR="003F29C7" w:rsidRPr="00852A27" w:rsidRDefault="003F29C7" w:rsidP="003F29C7">
      <w:pPr>
        <w:spacing w:after="0"/>
        <w:rPr>
          <w:rFonts w:ascii="Times New Roman" w:hAnsi="Times New Roman" w:cs="Times New Roman"/>
          <w:lang w:val="en-GB"/>
        </w:rPr>
      </w:pPr>
      <w:moveTo w:id="21995" w:author="Jane Shaw" w:date="2015-11-01T20:02:00Z">
        <w:r>
          <w:fldChar w:fldCharType="begin"/>
        </w:r>
        <w:r>
          <w:instrText xml:space="preserve"> HYPERLINK "http://faostat.fao.org/site/655/default.aspx" \h </w:instrText>
        </w:r>
        <w:r>
          <w:fldChar w:fldCharType="separate"/>
        </w:r>
        <w:r w:rsidRPr="00852A27">
          <w:rPr>
            <w:rStyle w:val="Collegamentoipertestuale"/>
            <w:rFonts w:ascii="Times New Roman" w:eastAsia="Times New Roman" w:hAnsi="Times New Roman" w:cs="Times New Roman"/>
            <w:u w:val="none"/>
            <w:lang w:val="en-GB"/>
          </w:rPr>
          <w:t>http://faostat.fao.org/site/655/default.aspx</w:t>
        </w:r>
        <w:r>
          <w:rPr>
            <w:rStyle w:val="Collegamentoipertestuale"/>
            <w:rFonts w:ascii="Times New Roman" w:eastAsia="Times New Roman" w:hAnsi="Times New Roman" w:cs="Times New Roman"/>
            <w:u w:val="none"/>
            <w:lang w:val="en-GB"/>
          </w:rPr>
          <w:fldChar w:fldCharType="end"/>
        </w:r>
        <w:r w:rsidRPr="00852A27">
          <w:rPr>
            <w:rFonts w:ascii="Times New Roman" w:eastAsia="Times New Roman" w:hAnsi="Times New Roman" w:cs="Times New Roman"/>
            <w:lang w:val="en-GB"/>
          </w:rPr>
          <w:t xml:space="preserve"> </w:t>
        </w:r>
      </w:moveTo>
    </w:p>
    <w:moveToRangeEnd w:id="21969"/>
    <w:p w14:paraId="63A32D7B" w14:textId="77777777" w:rsidR="003F29C7" w:rsidRPr="00787741" w:rsidRDefault="003F29C7" w:rsidP="003F29C7">
      <w:pPr>
        <w:spacing w:after="0"/>
        <w:rPr>
          <w:ins w:id="21996" w:author="Jane Shaw" w:date="2015-11-01T19:56:00Z"/>
          <w:rFonts w:ascii="Times New Roman" w:eastAsia="Times New Roman" w:hAnsi="Times New Roman" w:cs="Times New Roman"/>
          <w:smallCaps/>
          <w:color w:val="0000FF"/>
          <w:u w:val="single"/>
        </w:rPr>
      </w:pPr>
      <w:ins w:id="21997" w:author="Jane Shaw" w:date="2015-11-01T19:56:00Z">
        <w:r w:rsidRPr="00787741">
          <w:rPr>
            <w:rFonts w:ascii="Times New Roman" w:eastAsia="Times New Roman" w:hAnsi="Times New Roman" w:cs="Times New Roman"/>
            <w:b/>
          </w:rPr>
          <w:t xml:space="preserve">Hancock, </w:t>
        </w:r>
        <w:r w:rsidRPr="0077041A">
          <w:rPr>
            <w:rFonts w:ascii="Times New Roman" w:eastAsia="Times New Roman" w:hAnsi="Times New Roman" w:cs="Times New Roman"/>
            <w:b/>
          </w:rPr>
          <w:t>A</w:t>
        </w:r>
        <w:r w:rsidRPr="00787741">
          <w:rPr>
            <w:rFonts w:ascii="Times New Roman" w:eastAsia="Times New Roman" w:hAnsi="Times New Roman" w:cs="Times New Roman"/>
            <w:b/>
          </w:rPr>
          <w:t xml:space="preserve">. </w:t>
        </w:r>
        <w:r>
          <w:rPr>
            <w:rFonts w:ascii="Times New Roman" w:eastAsia="Times New Roman" w:hAnsi="Times New Roman" w:cs="Times New Roman"/>
          </w:rPr>
          <w:t xml:space="preserve">2013. </w:t>
        </w:r>
        <w:r w:rsidRPr="00787741">
          <w:rPr>
            <w:rFonts w:ascii="Times New Roman" w:eastAsia="Times New Roman" w:hAnsi="Times New Roman" w:cs="Times New Roman"/>
            <w:iCs/>
          </w:rPr>
          <w:t>Best practice guidelines for developing international statistical classifications</w:t>
        </w:r>
        <w:r w:rsidRPr="0077041A">
          <w:rPr>
            <w:rFonts w:ascii="Times New Roman" w:eastAsia="Times New Roman" w:hAnsi="Times New Roman" w:cs="Times New Roman"/>
          </w:rPr>
          <w:t>.</w:t>
        </w:r>
        <w:r w:rsidRPr="00787741">
          <w:rPr>
            <w:rFonts w:ascii="Times New Roman" w:eastAsia="Times New Roman" w:hAnsi="Times New Roman" w:cs="Times New Roman"/>
          </w:rPr>
          <w:t xml:space="preserve"> </w:t>
        </w:r>
        <w:r w:rsidRPr="0077041A">
          <w:rPr>
            <w:rFonts w:ascii="Times New Roman" w:eastAsia="Times New Roman" w:hAnsi="Times New Roman" w:cs="Times New Roman"/>
          </w:rPr>
          <w:t xml:space="preserve">Presented </w:t>
        </w:r>
        <w:r w:rsidRPr="00787741">
          <w:rPr>
            <w:rFonts w:ascii="Times New Roman" w:eastAsia="Times New Roman" w:hAnsi="Times New Roman" w:cs="Times New Roman"/>
          </w:rPr>
          <w:t xml:space="preserve">at the Meeting of the Expert Group on International Classifications, UNSD, New York, </w:t>
        </w:r>
        <w:r>
          <w:rPr>
            <w:rFonts w:ascii="Times New Roman" w:eastAsia="Times New Roman" w:hAnsi="Times New Roman" w:cs="Times New Roman"/>
          </w:rPr>
          <w:t xml:space="preserve">13–15 </w:t>
        </w:r>
        <w:r w:rsidRPr="00787741">
          <w:rPr>
            <w:rFonts w:ascii="Times New Roman" w:eastAsia="Times New Roman" w:hAnsi="Times New Roman" w:cs="Times New Roman"/>
          </w:rPr>
          <w:t>May 2013</w:t>
        </w:r>
        <w:r>
          <w:rPr>
            <w:rFonts w:ascii="Times New Roman" w:eastAsia="Times New Roman" w:hAnsi="Times New Roman" w:cs="Times New Roman"/>
          </w:rPr>
          <w:t>.</w:t>
        </w:r>
        <w:r w:rsidRPr="00787741">
          <w:rPr>
            <w:rFonts w:ascii="Times New Roman" w:eastAsia="Times New Roman" w:hAnsi="Times New Roman" w:cs="Times New Roman"/>
          </w:rPr>
          <w:t xml:space="preserve"> </w:t>
        </w:r>
        <w:r w:rsidRPr="00787741">
          <w:fldChar w:fldCharType="begin"/>
        </w:r>
        <w:r w:rsidRPr="0077041A">
          <w:instrText xml:space="preserve"> HYPERLINK "http://unstats.un.org/unsd/class/intercop/expertgroup/2013/AC267-5.PDF" \h </w:instrText>
        </w:r>
        <w:r w:rsidRPr="00787741">
          <w:fldChar w:fldCharType="separate"/>
        </w:r>
        <w:r w:rsidRPr="00787741">
          <w:rPr>
            <w:rStyle w:val="Collegamentoipertestuale"/>
            <w:rFonts w:ascii="Times New Roman" w:eastAsia="Times New Roman" w:hAnsi="Times New Roman" w:cs="Times New Roman"/>
          </w:rPr>
          <w:t>http://unstats.un.org/unsd/class/intercop/expertgroup/2013/AC267-5.PDF</w:t>
        </w:r>
        <w:r w:rsidRPr="00787741">
          <w:rPr>
            <w:rStyle w:val="Collegamentoipertestuale"/>
            <w:rFonts w:ascii="Times New Roman" w:eastAsia="Times New Roman" w:hAnsi="Times New Roman" w:cs="Times New Roman"/>
          </w:rPr>
          <w:fldChar w:fldCharType="end"/>
        </w:r>
      </w:ins>
    </w:p>
    <w:p w14:paraId="0614C68B" w14:textId="77777777" w:rsidR="003F29C7" w:rsidRPr="0077041A" w:rsidRDefault="003F29C7" w:rsidP="003F29C7">
      <w:pPr>
        <w:spacing w:after="0"/>
        <w:rPr>
          <w:ins w:id="21998" w:author="Jane Shaw" w:date="2015-11-01T19:56:00Z"/>
          <w:rFonts w:ascii="Times New Roman" w:hAnsi="Times New Roman" w:cs="Times New Roman"/>
          <w:lang w:val="en-GB"/>
        </w:rPr>
      </w:pPr>
      <w:ins w:id="21999" w:author="Jane Shaw" w:date="2015-11-01T19:56:00Z">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r w:rsidRPr="0077041A">
          <w:fldChar w:fldCharType="begin"/>
        </w:r>
        <w:r w:rsidRPr="0077041A">
          <w:rPr>
            <w:rFonts w:ascii="Times New Roman" w:hAnsi="Times New Roman" w:cs="Times New Roman"/>
          </w:rPr>
          <w:instrText xml:space="preserve"> HYPERLINK "http://unstats.un.org/UNSD/class/intercop/expertgroup/2011/AC234-15.PDF" \h </w:instrText>
        </w:r>
        <w:r w:rsidRPr="0077041A">
          <w:fldChar w:fldCharType="separate"/>
        </w:r>
        <w:r w:rsidRPr="0077041A">
          <w:rPr>
            <w:rStyle w:val="Collegamentoipertestuale"/>
            <w:rFonts w:ascii="Times New Roman" w:eastAsia="Book Antiqua" w:hAnsi="Times New Roman" w:cs="Times New Roman"/>
            <w:u w:val="none"/>
          </w:rPr>
          <w:t>http://unstats.un.org/UNSD/class/intercop/expertgroup/2011/AC234-15.PDF</w:t>
        </w:r>
        <w:r w:rsidRPr="0077041A">
          <w:rPr>
            <w:rStyle w:val="Collegamentoipertestuale"/>
            <w:rFonts w:ascii="Times New Roman" w:eastAsia="Book Antiqua" w:hAnsi="Times New Roman" w:cs="Times New Roman"/>
            <w:u w:val="none"/>
          </w:rPr>
          <w:fldChar w:fldCharType="end"/>
        </w:r>
      </w:ins>
    </w:p>
    <w:p w14:paraId="66116376" w14:textId="77777777" w:rsidR="003F29C7" w:rsidRDefault="003F29C7" w:rsidP="003F29C7">
      <w:pPr>
        <w:spacing w:after="0"/>
        <w:rPr>
          <w:ins w:id="22000" w:author="Jane Shaw" w:date="2015-11-01T19:56:00Z"/>
          <w:rFonts w:ascii="Times New Roman" w:hAnsi="Times New Roman" w:cs="Times New Roman"/>
        </w:rPr>
      </w:pPr>
      <w:ins w:id="22001" w:author="Jane Shaw" w:date="2015-11-01T19:56:00Z">
        <w:r w:rsidRPr="00787741">
          <w:rPr>
            <w:rFonts w:ascii="Times New Roman" w:hAnsi="Times New Roman" w:cs="Times New Roman"/>
            <w:b/>
          </w:rPr>
          <w:t xml:space="preserve">Ramaschiello, V. </w:t>
        </w:r>
        <w:r>
          <w:rPr>
            <w:rFonts w:ascii="Times New Roman" w:hAnsi="Times New Roman" w:cs="Times New Roman"/>
          </w:rPr>
          <w:t xml:space="preserve">2013. </w:t>
        </w:r>
        <w:r w:rsidRPr="00787741">
          <w:rPr>
            <w:rFonts w:ascii="Times New Roman" w:hAnsi="Times New Roman" w:cs="Times New Roman"/>
            <w:iCs/>
          </w:rPr>
          <w:t xml:space="preserve">Aligning </w:t>
        </w:r>
        <w:r w:rsidRPr="0077041A">
          <w:rPr>
            <w:rFonts w:ascii="Times New Roman" w:hAnsi="Times New Roman" w:cs="Times New Roman"/>
            <w:iCs/>
          </w:rPr>
          <w:t>classifications for agricultural statistics with other international standards</w:t>
        </w:r>
        <w:r w:rsidRPr="0077041A">
          <w:rPr>
            <w:rFonts w:ascii="Times New Roman" w:hAnsi="Times New Roman" w:cs="Times New Roman"/>
          </w:rPr>
          <w:t>.</w:t>
        </w:r>
        <w:r w:rsidRPr="00787741">
          <w:rPr>
            <w:rFonts w:ascii="Times New Roman" w:hAnsi="Times New Roman" w:cs="Times New Roman"/>
          </w:rPr>
          <w:t xml:space="preserve"> </w:t>
        </w:r>
        <w:r w:rsidRPr="0077041A">
          <w:rPr>
            <w:rFonts w:ascii="Times New Roman" w:hAnsi="Times New Roman" w:cs="Times New Roman"/>
          </w:rPr>
          <w:t xml:space="preserve">Presented </w:t>
        </w:r>
        <w:r w:rsidRPr="00787741">
          <w:rPr>
            <w:rFonts w:ascii="Times New Roman" w:hAnsi="Times New Roman" w:cs="Times New Roman"/>
          </w:rPr>
          <w:t xml:space="preserve">at the Expert Group Meeting on International Classifications, UNSD, New York, </w:t>
        </w:r>
        <w:r>
          <w:rPr>
            <w:rFonts w:ascii="Times New Roman" w:hAnsi="Times New Roman" w:cs="Times New Roman"/>
          </w:rPr>
          <w:t xml:space="preserve">13–15 </w:t>
        </w:r>
        <w:r w:rsidRPr="00787741">
          <w:rPr>
            <w:rFonts w:ascii="Times New Roman" w:hAnsi="Times New Roman" w:cs="Times New Roman"/>
          </w:rPr>
          <w:t>May 2013</w:t>
        </w:r>
        <w:r w:rsidRPr="0077041A">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HYPERLINK "</w:instrText>
        </w:r>
        <w:r w:rsidRPr="00F857F7">
          <w:rPr>
            <w:rFonts w:ascii="Times New Roman" w:hAnsi="Times New Roman" w:cs="Times New Roman"/>
          </w:rPr>
          <w:instrText>http://unstats.un.org/unsd/class/intercop/expertgroup/2013/AC267-21.PDF</w:instrText>
        </w:r>
        <w:r>
          <w:rPr>
            <w:rFonts w:ascii="Times New Roman" w:hAnsi="Times New Roman" w:cs="Times New Roman"/>
          </w:rPr>
          <w:instrText xml:space="preserve">" </w:instrText>
        </w:r>
        <w:r>
          <w:rPr>
            <w:rFonts w:ascii="Times New Roman" w:hAnsi="Times New Roman" w:cs="Times New Roman"/>
          </w:rPr>
          <w:fldChar w:fldCharType="separate"/>
        </w:r>
        <w:r w:rsidRPr="00305163">
          <w:rPr>
            <w:rStyle w:val="Collegamentoipertestuale"/>
            <w:rFonts w:ascii="Times New Roman" w:hAnsi="Times New Roman" w:cs="Times New Roman"/>
          </w:rPr>
          <w:t>http://unstats.un.org/unsd/class/intercop/expertgroup/2013/AC267-21.PDF</w:t>
        </w:r>
        <w:r>
          <w:rPr>
            <w:rFonts w:ascii="Times New Roman" w:hAnsi="Times New Roman" w:cs="Times New Roman"/>
          </w:rPr>
          <w:fldChar w:fldCharType="end"/>
        </w:r>
        <w:r w:rsidRPr="0077041A">
          <w:rPr>
            <w:rFonts w:ascii="Times New Roman" w:hAnsi="Times New Roman" w:cs="Times New Roman"/>
          </w:rPr>
          <w:t xml:space="preserve"> </w:t>
        </w:r>
      </w:ins>
    </w:p>
    <w:p w14:paraId="4421A313" w14:textId="77777777" w:rsidR="003F29C7" w:rsidRDefault="003F29C7" w:rsidP="003F29C7">
      <w:pPr>
        <w:spacing w:after="0"/>
        <w:rPr>
          <w:ins w:id="22002" w:author="Jane Shaw" w:date="2015-11-01T19:56:00Z"/>
          <w:rFonts w:ascii="Times New Roman" w:hAnsi="Times New Roman" w:cs="Times New Roman"/>
        </w:rPr>
      </w:pPr>
      <w:ins w:id="22003" w:author="Jane Shaw" w:date="2015-11-01T19:56:00Z">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r w:rsidRPr="00316E65">
          <w:fldChar w:fldCharType="begin"/>
        </w:r>
        <w:r w:rsidRPr="00316E65">
          <w:rPr>
            <w:rFonts w:ascii="Times New Roman" w:hAnsi="Times New Roman" w:cs="Times New Roman"/>
          </w:rPr>
          <w:instrText xml:space="preserve"> HYPERLINK "http://unstats.un.org/unsd/class/intercop/expertgroup/2015/AC289-16.PDF" \h </w:instrText>
        </w:r>
        <w:r w:rsidRPr="00316E65">
          <w:fldChar w:fldCharType="separate"/>
        </w:r>
        <w:r w:rsidRPr="00316E65">
          <w:rPr>
            <w:rStyle w:val="Collegamentoipertestuale"/>
            <w:rFonts w:ascii="Times New Roman" w:eastAsia="Book Antiqua" w:hAnsi="Times New Roman" w:cs="Times New Roman"/>
            <w:u w:val="none"/>
          </w:rPr>
          <w:t>http://unstats.un.org/unsd/class/intercop/expertgroup/2015/AC289-16.PDF</w:t>
        </w:r>
        <w:r w:rsidRPr="00316E65">
          <w:rPr>
            <w:rStyle w:val="Collegamentoipertestuale"/>
            <w:rFonts w:ascii="Times New Roman" w:eastAsia="Book Antiqua" w:hAnsi="Times New Roman" w:cs="Times New Roman"/>
            <w:u w:val="none"/>
          </w:rPr>
          <w:fldChar w:fldCharType="end"/>
        </w:r>
        <w:r w:rsidRPr="00316E65">
          <w:rPr>
            <w:rFonts w:ascii="Times New Roman" w:hAnsi="Times New Roman" w:cs="Times New Roman"/>
          </w:rPr>
          <w:t xml:space="preserve"> </w:t>
        </w:r>
      </w:ins>
    </w:p>
    <w:p w14:paraId="6CD932CF" w14:textId="2E79C73D" w:rsidR="0006531E" w:rsidRPr="003F29C7" w:rsidDel="003F29C7" w:rsidRDefault="0006531E" w:rsidP="0006531E">
      <w:pPr>
        <w:spacing w:after="0"/>
        <w:jc w:val="both"/>
        <w:rPr>
          <w:del w:id="22004" w:author="Jane Shaw" w:date="2015-11-01T19:56:00Z"/>
          <w:rFonts w:ascii="Times New Roman" w:eastAsia="Times New Roman" w:hAnsi="Times New Roman" w:cs="Times New Roman"/>
          <w:b/>
          <w:lang w:val="en-GB"/>
          <w:rPrChange w:id="22005" w:author="Jane Shaw" w:date="2015-11-01T20:01:00Z">
            <w:rPr>
              <w:del w:id="22006" w:author="Jane Shaw" w:date="2015-11-01T19:56:00Z"/>
              <w:rFonts w:ascii="Times New Roman" w:eastAsia="Times New Roman" w:hAnsi="Times New Roman" w:cs="Times New Roman"/>
              <w:lang w:val="en-GB"/>
            </w:rPr>
          </w:rPrChange>
        </w:rPr>
      </w:pPr>
      <w:moveToRangeStart w:id="22007" w:author="Jane Shaw" w:date="2015-11-01T19:42:00Z" w:name="move308026283"/>
      <w:moveTo w:id="22008" w:author="Jane Shaw" w:date="2015-11-01T19:42:00Z">
        <w:del w:id="22009" w:author="Jane Shaw" w:date="2015-11-01T19:56:00Z">
          <w:r w:rsidRPr="003F29C7" w:rsidDel="003F29C7">
            <w:rPr>
              <w:rFonts w:ascii="Times New Roman" w:eastAsia="Times New Roman" w:hAnsi="Times New Roman" w:cs="Times New Roman"/>
              <w:b/>
              <w:lang w:val="en-GB"/>
              <w:rPrChange w:id="22010" w:author="Jane Shaw" w:date="2015-11-01T20:01:00Z">
                <w:rPr>
                  <w:rFonts w:ascii="Times New Roman" w:eastAsia="Times New Roman" w:hAnsi="Times New Roman" w:cs="Times New Roman"/>
                  <w:lang w:val="en-GB"/>
                </w:rPr>
              </w:rPrChange>
            </w:rPr>
            <w:delText>FAO 2011, CPC Ver.2 Review and Harmonization with Food and Agriculture Statistics in FAO, presented at the Expert Group Meeting on International Classifications, UNSD, New York, May 2011</w:delText>
          </w:r>
        </w:del>
      </w:moveTo>
    </w:p>
    <w:p w14:paraId="637F2EBA" w14:textId="01AB85F9" w:rsidR="0006531E" w:rsidRPr="003F29C7" w:rsidDel="003F29C7" w:rsidRDefault="0006531E" w:rsidP="0006531E">
      <w:pPr>
        <w:jc w:val="both"/>
        <w:rPr>
          <w:del w:id="22011" w:author="Jane Shaw" w:date="2015-11-01T19:56:00Z"/>
          <w:rFonts w:ascii="Times New Roman" w:hAnsi="Times New Roman" w:cs="Times New Roman"/>
          <w:b/>
          <w:lang w:val="en-GB"/>
          <w:rPrChange w:id="22012" w:author="Jane Shaw" w:date="2015-11-01T20:01:00Z">
            <w:rPr>
              <w:del w:id="22013" w:author="Jane Shaw" w:date="2015-11-01T19:56:00Z"/>
              <w:rFonts w:ascii="Times New Roman" w:hAnsi="Times New Roman" w:cs="Times New Roman"/>
              <w:lang w:val="en-GB"/>
            </w:rPr>
          </w:rPrChange>
        </w:rPr>
      </w:pPr>
      <w:moveTo w:id="22014" w:author="Jane Shaw" w:date="2015-11-01T19:42:00Z">
        <w:del w:id="22015" w:author="Jane Shaw" w:date="2015-11-01T19:56:00Z">
          <w:r w:rsidRPr="003F29C7" w:rsidDel="003F29C7">
            <w:rPr>
              <w:b/>
              <w:rPrChange w:id="22016" w:author="Jane Shaw" w:date="2015-11-01T20:01:00Z">
                <w:rPr>
                  <w:rStyle w:val="Collegamentoipertestuale"/>
                  <w:rFonts w:ascii="Times New Roman" w:eastAsia="Times New Roman" w:hAnsi="Times New Roman" w:cs="Times New Roman"/>
                  <w:u w:val="none"/>
                  <w:lang w:val="en-GB"/>
                </w:rPr>
              </w:rPrChange>
            </w:rPr>
            <w:fldChar w:fldCharType="begin"/>
          </w:r>
          <w:r w:rsidRPr="003F29C7" w:rsidDel="003F29C7">
            <w:rPr>
              <w:b/>
              <w:rPrChange w:id="22017" w:author="Jane Shaw" w:date="2015-11-01T20:01:00Z">
                <w:rPr/>
              </w:rPrChange>
            </w:rPr>
            <w:delInstrText xml:space="preserve"> HYPERLINK "http://unstats.un.org/UNSD/class/intercop/expertgroup/2011/AC234-15.PDF" \h </w:delInstrText>
          </w:r>
          <w:r w:rsidRPr="003F29C7" w:rsidDel="003F29C7">
            <w:rPr>
              <w:b/>
              <w:rPrChange w:id="22018" w:author="Jane Shaw" w:date="2015-11-01T20:01:00Z">
                <w:rPr>
                  <w:rStyle w:val="Collegamentoipertestuale"/>
                  <w:rFonts w:ascii="Times New Roman" w:eastAsia="Times New Roman" w:hAnsi="Times New Roman" w:cs="Times New Roman"/>
                  <w:u w:val="none"/>
                  <w:lang w:val="en-GB"/>
                </w:rPr>
              </w:rPrChange>
            </w:rPr>
            <w:fldChar w:fldCharType="separate"/>
          </w:r>
          <w:r w:rsidRPr="003F29C7" w:rsidDel="003F29C7">
            <w:rPr>
              <w:rStyle w:val="Collegamentoipertestuale"/>
              <w:rFonts w:ascii="Times New Roman" w:eastAsia="Times New Roman" w:hAnsi="Times New Roman" w:cs="Times New Roman"/>
              <w:b/>
              <w:u w:val="none"/>
              <w:lang w:val="en-GB"/>
              <w:rPrChange w:id="22019"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http://unstats.un.org/UNSD/class/intercop/expertgroup/2011/AC234-15.PDF</w:delText>
          </w:r>
          <w:r w:rsidRPr="003F29C7" w:rsidDel="003F29C7">
            <w:rPr>
              <w:rStyle w:val="Collegamentoipertestuale"/>
              <w:rFonts w:ascii="Times New Roman" w:eastAsia="Times New Roman" w:hAnsi="Times New Roman" w:cs="Times New Roman"/>
              <w:b/>
              <w:u w:val="none"/>
              <w:lang w:val="en-GB"/>
              <w:rPrChange w:id="22020" w:author="Jane Shaw" w:date="2015-11-01T20:01:00Z">
                <w:rPr>
                  <w:rStyle w:val="Collegamentoipertestuale"/>
                  <w:rFonts w:ascii="Times New Roman" w:eastAsia="Times New Roman" w:hAnsi="Times New Roman" w:cs="Times New Roman"/>
                  <w:u w:val="none"/>
                  <w:lang w:val="en-GB"/>
                </w:rPr>
              </w:rPrChange>
            </w:rPr>
            <w:fldChar w:fldCharType="end"/>
          </w:r>
          <w:r w:rsidRPr="003F29C7" w:rsidDel="003F29C7">
            <w:rPr>
              <w:rFonts w:ascii="Times New Roman" w:hAnsi="Times New Roman" w:cs="Times New Roman"/>
              <w:b/>
              <w:lang w:val="en-GB"/>
              <w:rPrChange w:id="22021" w:author="Jane Shaw" w:date="2015-11-01T20:01:00Z">
                <w:rPr>
                  <w:rFonts w:ascii="Times New Roman" w:hAnsi="Times New Roman" w:cs="Times New Roman"/>
                  <w:lang w:val="en-GB"/>
                </w:rPr>
              </w:rPrChange>
            </w:rPr>
            <w:delText xml:space="preserve"> </w:delText>
          </w:r>
        </w:del>
      </w:moveTo>
    </w:p>
    <w:p w14:paraId="4D016438" w14:textId="7184B736" w:rsidR="00EB7AF1" w:rsidRPr="003F29C7" w:rsidDel="003F29C7" w:rsidRDefault="726F4BD4" w:rsidP="00D96749">
      <w:pPr>
        <w:jc w:val="both"/>
        <w:rPr>
          <w:del w:id="22022" w:author="Jane Shaw" w:date="2015-11-01T19:56:00Z"/>
          <w:rFonts w:ascii="Times New Roman" w:hAnsi="Times New Roman" w:cs="Times New Roman"/>
          <w:b/>
          <w:lang w:val="en-GB"/>
          <w:rPrChange w:id="22023" w:author="Jane Shaw" w:date="2015-11-01T20:01:00Z">
            <w:rPr>
              <w:del w:id="22024" w:author="Jane Shaw" w:date="2015-11-01T19:56:00Z"/>
              <w:rFonts w:ascii="Times New Roman" w:hAnsi="Times New Roman" w:cs="Times New Roman"/>
              <w:lang w:val="en-GB"/>
            </w:rPr>
          </w:rPrChange>
        </w:rPr>
      </w:pPr>
      <w:moveFromRangeStart w:id="22025" w:author="Jane Shaw" w:date="2015-11-01T19:42:00Z" w:name="move308026273"/>
      <w:moveToRangeEnd w:id="22007"/>
      <w:moveFrom w:id="22026" w:author="Jane Shaw" w:date="2015-11-01T19:42:00Z">
        <w:del w:id="22027" w:author="Jane Shaw" w:date="2015-11-01T19:56:00Z">
          <w:r w:rsidRPr="003F29C7" w:rsidDel="003F29C7">
            <w:rPr>
              <w:rFonts w:ascii="Times New Roman" w:eastAsia="Times New Roman" w:hAnsi="Times New Roman" w:cs="Times New Roman"/>
              <w:b/>
              <w:lang w:val="en-GB"/>
              <w:rPrChange w:id="22028" w:author="Jane Shaw" w:date="2015-11-01T20:01:00Z">
                <w:rPr>
                  <w:rFonts w:ascii="Times New Roman" w:eastAsia="Times New Roman" w:hAnsi="Times New Roman" w:cs="Times New Roman"/>
                  <w:lang w:val="en-GB"/>
                </w:rPr>
              </w:rPrChange>
            </w:rPr>
            <w:delText xml:space="preserve">FAO 2015, CPC implementation and other activities on classifications in FAO, presented at the Expert Group Meeting on International Classifications, UNSD, New York, May 2015, </w:delText>
          </w:r>
          <w:r w:rsidR="000F35E3" w:rsidRPr="003F29C7" w:rsidDel="003F29C7">
            <w:rPr>
              <w:b/>
              <w:rPrChange w:id="22029" w:author="Jane Shaw" w:date="2015-11-01T20:01:00Z">
                <w:rPr>
                  <w:rStyle w:val="Collegamentoipertestuale"/>
                  <w:rFonts w:ascii="Times New Roman" w:eastAsia="Times New Roman" w:hAnsi="Times New Roman" w:cs="Times New Roman"/>
                  <w:u w:val="none"/>
                  <w:lang w:val="en-GB"/>
                </w:rPr>
              </w:rPrChange>
            </w:rPr>
            <w:fldChar w:fldCharType="begin"/>
          </w:r>
          <w:r w:rsidR="000F35E3" w:rsidRPr="003F29C7" w:rsidDel="003F29C7">
            <w:rPr>
              <w:b/>
              <w:rPrChange w:id="22030" w:author="Jane Shaw" w:date="2015-11-01T20:01:00Z">
                <w:rPr/>
              </w:rPrChange>
            </w:rPr>
            <w:delInstrText xml:space="preserve"> HYPERLINK "http://unstats.un.org/unsd/class/intercop/expertgroup/2015/AC289-16.PDF" \h </w:delInstrText>
          </w:r>
          <w:r w:rsidR="000F35E3" w:rsidRPr="003F29C7" w:rsidDel="003F29C7">
            <w:rPr>
              <w:b/>
              <w:rPrChange w:id="22031" w:author="Jane Shaw" w:date="2015-11-01T20:01:00Z">
                <w:rPr>
                  <w:rStyle w:val="Collegamentoipertestuale"/>
                  <w:rFonts w:ascii="Times New Roman" w:eastAsia="Times New Roman" w:hAnsi="Times New Roman" w:cs="Times New Roman"/>
                  <w:u w:val="none"/>
                  <w:lang w:val="en-GB"/>
                </w:rPr>
              </w:rPrChange>
            </w:rPr>
            <w:fldChar w:fldCharType="separate"/>
          </w:r>
          <w:r w:rsidRPr="003F29C7" w:rsidDel="003F29C7">
            <w:rPr>
              <w:rStyle w:val="Collegamentoipertestuale"/>
              <w:rFonts w:ascii="Times New Roman" w:eastAsia="Times New Roman" w:hAnsi="Times New Roman" w:cs="Times New Roman"/>
              <w:b/>
              <w:u w:val="none"/>
              <w:lang w:val="en-GB"/>
              <w:rPrChange w:id="22032"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http://unstats.un.org/unsd/class/intercop/expertgroup/2015/AC289-16.PDF</w:delText>
          </w:r>
          <w:r w:rsidR="000F35E3" w:rsidRPr="003F29C7" w:rsidDel="003F29C7">
            <w:rPr>
              <w:rStyle w:val="Collegamentoipertestuale"/>
              <w:rFonts w:ascii="Times New Roman" w:eastAsia="Times New Roman" w:hAnsi="Times New Roman" w:cs="Times New Roman"/>
              <w:b/>
              <w:u w:val="none"/>
              <w:lang w:val="en-GB"/>
              <w:rPrChange w:id="22033" w:author="Jane Shaw" w:date="2015-11-01T20:01:00Z">
                <w:rPr>
                  <w:rStyle w:val="Collegamentoipertestuale"/>
                  <w:rFonts w:ascii="Times New Roman" w:eastAsia="Times New Roman" w:hAnsi="Times New Roman" w:cs="Times New Roman"/>
                  <w:u w:val="none"/>
                  <w:lang w:val="en-GB"/>
                </w:rPr>
              </w:rPrChange>
            </w:rPr>
            <w:fldChar w:fldCharType="end"/>
          </w:r>
        </w:del>
      </w:moveFrom>
    </w:p>
    <w:moveFromRangeEnd w:id="22025"/>
    <w:p w14:paraId="496E9960" w14:textId="39C88434" w:rsidR="00D96749" w:rsidRPr="003F29C7" w:rsidDel="003F29C7" w:rsidRDefault="726F4BD4" w:rsidP="00D96749">
      <w:pPr>
        <w:spacing w:after="0"/>
        <w:jc w:val="both"/>
        <w:rPr>
          <w:del w:id="22034" w:author="Jane Shaw" w:date="2015-11-01T19:56:00Z"/>
          <w:rFonts w:ascii="Times New Roman" w:eastAsia="Times New Roman" w:hAnsi="Times New Roman" w:cs="Times New Roman"/>
          <w:b/>
          <w:lang w:val="en-GB"/>
          <w:rPrChange w:id="22035" w:author="Jane Shaw" w:date="2015-11-01T20:01:00Z">
            <w:rPr>
              <w:del w:id="22036" w:author="Jane Shaw" w:date="2015-11-01T19:56:00Z"/>
              <w:rFonts w:ascii="Times New Roman" w:eastAsia="Times New Roman" w:hAnsi="Times New Roman" w:cs="Times New Roman"/>
              <w:lang w:val="en-GB"/>
            </w:rPr>
          </w:rPrChange>
        </w:rPr>
      </w:pPr>
      <w:del w:id="22037" w:author="Jane Shaw" w:date="2015-11-01T19:56:00Z">
        <w:r w:rsidRPr="003F29C7" w:rsidDel="003F29C7">
          <w:rPr>
            <w:rFonts w:ascii="Times New Roman" w:eastAsia="Times New Roman" w:hAnsi="Times New Roman" w:cs="Times New Roman"/>
            <w:b/>
            <w:lang w:val="en-GB"/>
            <w:rPrChange w:id="22038" w:author="Jane Shaw" w:date="2015-11-01T20:01:00Z">
              <w:rPr>
                <w:rFonts w:ascii="Times New Roman" w:eastAsia="Times New Roman" w:hAnsi="Times New Roman" w:cs="Times New Roman"/>
                <w:lang w:val="en-GB"/>
              </w:rPr>
            </w:rPrChange>
          </w:rPr>
          <w:delText>FAO 2013, Aligning Classifications for Agricultural Statistics with Other International Standards, presented at the Expert Group Meeting on International Classifications, UNSD, New York, May 2013</w:delText>
        </w:r>
      </w:del>
    </w:p>
    <w:p w14:paraId="32FEDA55" w14:textId="5267D4D2" w:rsidR="00EB7AF1" w:rsidRPr="003F29C7" w:rsidDel="003F29C7" w:rsidRDefault="000F35E3" w:rsidP="00D96749">
      <w:pPr>
        <w:jc w:val="both"/>
        <w:rPr>
          <w:del w:id="22039" w:author="Jane Shaw" w:date="2015-11-01T19:56:00Z"/>
          <w:rFonts w:ascii="Times New Roman" w:hAnsi="Times New Roman" w:cs="Times New Roman"/>
          <w:b/>
          <w:lang w:val="en-GB"/>
          <w:rPrChange w:id="22040" w:author="Jane Shaw" w:date="2015-11-01T20:01:00Z">
            <w:rPr>
              <w:del w:id="22041" w:author="Jane Shaw" w:date="2015-11-01T19:56:00Z"/>
              <w:rFonts w:ascii="Times New Roman" w:hAnsi="Times New Roman" w:cs="Times New Roman"/>
              <w:lang w:val="en-GB"/>
            </w:rPr>
          </w:rPrChange>
        </w:rPr>
      </w:pPr>
      <w:del w:id="22042" w:author="Jane Shaw" w:date="2015-11-01T19:56:00Z">
        <w:r w:rsidRPr="003F29C7" w:rsidDel="003F29C7">
          <w:rPr>
            <w:b/>
            <w:rPrChange w:id="22043" w:author="Jane Shaw" w:date="2015-11-01T20:01:00Z">
              <w:rPr>
                <w:rStyle w:val="Collegamentoipertestuale"/>
                <w:rFonts w:ascii="Times New Roman" w:eastAsia="Times New Roman" w:hAnsi="Times New Roman" w:cs="Times New Roman"/>
                <w:u w:val="none"/>
                <w:lang w:val="en-GB"/>
              </w:rPr>
            </w:rPrChange>
          </w:rPr>
          <w:fldChar w:fldCharType="begin"/>
        </w:r>
        <w:r w:rsidRPr="003F29C7" w:rsidDel="003F29C7">
          <w:rPr>
            <w:b/>
            <w:rPrChange w:id="22044" w:author="Jane Shaw" w:date="2015-11-01T20:01:00Z">
              <w:rPr/>
            </w:rPrChange>
          </w:rPr>
          <w:delInstrText xml:space="preserve"> HYPERLINK "http://unstats.un.org/unsd/class/intercop/expertgroup/2013/AC267-21.PDF" \h </w:delInstrText>
        </w:r>
        <w:r w:rsidRPr="003F29C7" w:rsidDel="003F29C7">
          <w:rPr>
            <w:b/>
            <w:rPrChange w:id="22045" w:author="Jane Shaw" w:date="2015-11-01T20:01:00Z">
              <w:rPr>
                <w:rStyle w:val="Collegamentoipertestuale"/>
                <w:rFonts w:ascii="Times New Roman" w:eastAsia="Times New Roman" w:hAnsi="Times New Roman" w:cs="Times New Roman"/>
                <w:u w:val="none"/>
                <w:lang w:val="en-GB"/>
              </w:rPr>
            </w:rPrChange>
          </w:rPr>
          <w:fldChar w:fldCharType="separate"/>
        </w:r>
        <w:r w:rsidR="726F4BD4" w:rsidRPr="003F29C7" w:rsidDel="003F29C7">
          <w:rPr>
            <w:rStyle w:val="Collegamentoipertestuale"/>
            <w:rFonts w:ascii="Times New Roman" w:eastAsia="Times New Roman" w:hAnsi="Times New Roman" w:cs="Times New Roman"/>
            <w:b/>
            <w:u w:val="none"/>
            <w:lang w:val="en-GB"/>
            <w:rPrChange w:id="22046"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http://unstats.un.org/unsd/class/intercop/expertgroup/2013/AC267-21.PDF</w:delText>
        </w:r>
        <w:r w:rsidRPr="003F29C7" w:rsidDel="003F29C7">
          <w:rPr>
            <w:rStyle w:val="Collegamentoipertestuale"/>
            <w:rFonts w:ascii="Times New Roman" w:eastAsia="Times New Roman" w:hAnsi="Times New Roman" w:cs="Times New Roman"/>
            <w:b/>
            <w:u w:val="none"/>
            <w:lang w:val="en-GB"/>
            <w:rPrChange w:id="22047" w:author="Jane Shaw" w:date="2015-11-01T20:01:00Z">
              <w:rPr>
                <w:rStyle w:val="Collegamentoipertestuale"/>
                <w:rFonts w:ascii="Times New Roman" w:eastAsia="Times New Roman" w:hAnsi="Times New Roman" w:cs="Times New Roman"/>
                <w:u w:val="none"/>
                <w:lang w:val="en-GB"/>
              </w:rPr>
            </w:rPrChange>
          </w:rPr>
          <w:fldChar w:fldCharType="end"/>
        </w:r>
        <w:r w:rsidR="726F4BD4" w:rsidRPr="003F29C7" w:rsidDel="003F29C7">
          <w:rPr>
            <w:rFonts w:ascii="Times New Roman" w:hAnsi="Times New Roman" w:cs="Times New Roman"/>
            <w:b/>
            <w:lang w:val="en-GB"/>
            <w:rPrChange w:id="22048" w:author="Jane Shaw" w:date="2015-11-01T20:01:00Z">
              <w:rPr>
                <w:rFonts w:ascii="Times New Roman" w:hAnsi="Times New Roman" w:cs="Times New Roman"/>
                <w:lang w:val="en-GB"/>
              </w:rPr>
            </w:rPrChange>
          </w:rPr>
          <w:delText xml:space="preserve"> </w:delText>
        </w:r>
      </w:del>
    </w:p>
    <w:p w14:paraId="760ABC47" w14:textId="162A389C" w:rsidR="00852A27" w:rsidRPr="003F29C7" w:rsidDel="003F29C7" w:rsidRDefault="726F4BD4" w:rsidP="00D96749">
      <w:pPr>
        <w:spacing w:after="0"/>
        <w:jc w:val="both"/>
        <w:rPr>
          <w:del w:id="22049" w:author="Jane Shaw" w:date="2015-11-01T19:56:00Z"/>
          <w:rFonts w:ascii="Times New Roman" w:eastAsia="Times New Roman" w:hAnsi="Times New Roman" w:cs="Times New Roman"/>
          <w:b/>
          <w:lang w:val="en-GB"/>
          <w:rPrChange w:id="22050" w:author="Jane Shaw" w:date="2015-11-01T20:01:00Z">
            <w:rPr>
              <w:del w:id="22051" w:author="Jane Shaw" w:date="2015-11-01T19:56:00Z"/>
              <w:rFonts w:ascii="Times New Roman" w:eastAsia="Times New Roman" w:hAnsi="Times New Roman" w:cs="Times New Roman"/>
              <w:lang w:val="en-GB"/>
            </w:rPr>
          </w:rPrChange>
        </w:rPr>
      </w:pPr>
      <w:moveFromRangeStart w:id="22052" w:author="Jane Shaw" w:date="2015-11-01T19:42:00Z" w:name="move308026283"/>
      <w:moveFrom w:id="22053" w:author="Jane Shaw" w:date="2015-11-01T19:42:00Z">
        <w:del w:id="22054" w:author="Jane Shaw" w:date="2015-11-01T19:56:00Z">
          <w:r w:rsidRPr="003F29C7" w:rsidDel="003F29C7">
            <w:rPr>
              <w:rFonts w:ascii="Times New Roman" w:eastAsia="Times New Roman" w:hAnsi="Times New Roman" w:cs="Times New Roman"/>
              <w:b/>
              <w:lang w:val="en-GB"/>
              <w:rPrChange w:id="22055" w:author="Jane Shaw" w:date="2015-11-01T20:01:00Z">
                <w:rPr>
                  <w:rFonts w:ascii="Times New Roman" w:eastAsia="Times New Roman" w:hAnsi="Times New Roman" w:cs="Times New Roman"/>
                  <w:lang w:val="en-GB"/>
                </w:rPr>
              </w:rPrChange>
            </w:rPr>
            <w:delText>FAO 2011, CPC Ver.2 Review and Harmonization with Food and Agriculture Statistics in FAO, presented at the Expert Group Meeting on International Classifica</w:delText>
          </w:r>
          <w:r w:rsidR="00852A27" w:rsidRPr="003F29C7" w:rsidDel="003F29C7">
            <w:rPr>
              <w:rFonts w:ascii="Times New Roman" w:eastAsia="Times New Roman" w:hAnsi="Times New Roman" w:cs="Times New Roman"/>
              <w:b/>
              <w:lang w:val="en-GB"/>
              <w:rPrChange w:id="22056" w:author="Jane Shaw" w:date="2015-11-01T20:01:00Z">
                <w:rPr>
                  <w:rFonts w:ascii="Times New Roman" w:eastAsia="Times New Roman" w:hAnsi="Times New Roman" w:cs="Times New Roman"/>
                  <w:lang w:val="en-GB"/>
                </w:rPr>
              </w:rPrChange>
            </w:rPr>
            <w:delText>tions, UNSD, New York, May 2011</w:delText>
          </w:r>
        </w:del>
      </w:moveFrom>
    </w:p>
    <w:p w14:paraId="14E5E1FD" w14:textId="14DA6651" w:rsidR="00EB7AF1" w:rsidRPr="003F29C7" w:rsidDel="003F29C7" w:rsidRDefault="000F35E3" w:rsidP="00D96749">
      <w:pPr>
        <w:jc w:val="both"/>
        <w:rPr>
          <w:del w:id="22057" w:author="Jane Shaw" w:date="2015-11-01T19:56:00Z"/>
          <w:rFonts w:ascii="Times New Roman" w:hAnsi="Times New Roman" w:cs="Times New Roman"/>
          <w:b/>
          <w:lang w:val="en-GB"/>
          <w:rPrChange w:id="22058" w:author="Jane Shaw" w:date="2015-11-01T20:01:00Z">
            <w:rPr>
              <w:del w:id="22059" w:author="Jane Shaw" w:date="2015-11-01T19:56:00Z"/>
              <w:rFonts w:ascii="Times New Roman" w:hAnsi="Times New Roman" w:cs="Times New Roman"/>
              <w:lang w:val="en-GB"/>
            </w:rPr>
          </w:rPrChange>
        </w:rPr>
      </w:pPr>
      <w:moveFrom w:id="22060" w:author="Jane Shaw" w:date="2015-11-01T19:42:00Z">
        <w:del w:id="22061" w:author="Jane Shaw" w:date="2015-11-01T19:56:00Z">
          <w:r w:rsidRPr="003F29C7" w:rsidDel="003F29C7">
            <w:rPr>
              <w:b/>
              <w:rPrChange w:id="22062" w:author="Jane Shaw" w:date="2015-11-01T20:01:00Z">
                <w:rPr>
                  <w:rStyle w:val="Collegamentoipertestuale"/>
                  <w:rFonts w:ascii="Times New Roman" w:eastAsia="Times New Roman" w:hAnsi="Times New Roman" w:cs="Times New Roman"/>
                  <w:u w:val="none"/>
                  <w:lang w:val="en-GB"/>
                </w:rPr>
              </w:rPrChange>
            </w:rPr>
            <w:fldChar w:fldCharType="begin"/>
          </w:r>
          <w:r w:rsidRPr="003F29C7" w:rsidDel="003F29C7">
            <w:rPr>
              <w:b/>
              <w:rPrChange w:id="22063" w:author="Jane Shaw" w:date="2015-11-01T20:01:00Z">
                <w:rPr/>
              </w:rPrChange>
            </w:rPr>
            <w:delInstrText xml:space="preserve"> HYPERLINK "http://unstats.un.org/UNSD/class/intercop/expertgroup/2011/AC234-15.PDF" \h </w:delInstrText>
          </w:r>
          <w:r w:rsidRPr="003F29C7" w:rsidDel="003F29C7">
            <w:rPr>
              <w:b/>
              <w:rPrChange w:id="22064" w:author="Jane Shaw" w:date="2015-11-01T20:01:00Z">
                <w:rPr>
                  <w:rStyle w:val="Collegamentoipertestuale"/>
                  <w:rFonts w:ascii="Times New Roman" w:eastAsia="Times New Roman" w:hAnsi="Times New Roman" w:cs="Times New Roman"/>
                  <w:u w:val="none"/>
                  <w:lang w:val="en-GB"/>
                </w:rPr>
              </w:rPrChange>
            </w:rPr>
            <w:fldChar w:fldCharType="separate"/>
          </w:r>
          <w:r w:rsidR="726F4BD4" w:rsidRPr="003F29C7" w:rsidDel="003F29C7">
            <w:rPr>
              <w:rStyle w:val="Collegamentoipertestuale"/>
              <w:rFonts w:ascii="Times New Roman" w:eastAsia="Times New Roman" w:hAnsi="Times New Roman" w:cs="Times New Roman"/>
              <w:b/>
              <w:u w:val="none"/>
              <w:lang w:val="en-GB"/>
              <w:rPrChange w:id="22065"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http://unstats.un.org/UNSD/class/intercop/expertgroup/2011/AC234-15.PDF</w:delText>
          </w:r>
          <w:r w:rsidRPr="003F29C7" w:rsidDel="003F29C7">
            <w:rPr>
              <w:rStyle w:val="Collegamentoipertestuale"/>
              <w:rFonts w:ascii="Times New Roman" w:eastAsia="Times New Roman" w:hAnsi="Times New Roman" w:cs="Times New Roman"/>
              <w:b/>
              <w:u w:val="none"/>
              <w:lang w:val="en-GB"/>
              <w:rPrChange w:id="22066" w:author="Jane Shaw" w:date="2015-11-01T20:01:00Z">
                <w:rPr>
                  <w:rStyle w:val="Collegamentoipertestuale"/>
                  <w:rFonts w:ascii="Times New Roman" w:eastAsia="Times New Roman" w:hAnsi="Times New Roman" w:cs="Times New Roman"/>
                  <w:u w:val="none"/>
                  <w:lang w:val="en-GB"/>
                </w:rPr>
              </w:rPrChange>
            </w:rPr>
            <w:fldChar w:fldCharType="end"/>
          </w:r>
          <w:r w:rsidR="726F4BD4" w:rsidRPr="003F29C7" w:rsidDel="003F29C7">
            <w:rPr>
              <w:rFonts w:ascii="Times New Roman" w:hAnsi="Times New Roman" w:cs="Times New Roman"/>
              <w:b/>
              <w:lang w:val="en-GB"/>
              <w:rPrChange w:id="22067" w:author="Jane Shaw" w:date="2015-11-01T20:01:00Z">
                <w:rPr>
                  <w:rFonts w:ascii="Times New Roman" w:hAnsi="Times New Roman" w:cs="Times New Roman"/>
                  <w:lang w:val="en-GB"/>
                </w:rPr>
              </w:rPrChange>
            </w:rPr>
            <w:delText xml:space="preserve"> </w:delText>
          </w:r>
        </w:del>
      </w:moveFrom>
    </w:p>
    <w:moveFromRangeEnd w:id="22052"/>
    <w:p w14:paraId="0223B140" w14:textId="070CC899" w:rsidR="0006531E" w:rsidRPr="003F29C7" w:rsidDel="003F29C7" w:rsidRDefault="0006531E" w:rsidP="0006531E">
      <w:pPr>
        <w:jc w:val="both"/>
        <w:rPr>
          <w:del w:id="22068" w:author="Jane Shaw" w:date="2015-11-01T19:56:00Z"/>
          <w:rFonts w:ascii="Times New Roman" w:hAnsi="Times New Roman" w:cs="Times New Roman"/>
          <w:b/>
          <w:lang w:val="en-GB"/>
          <w:rPrChange w:id="22069" w:author="Jane Shaw" w:date="2015-11-01T20:01:00Z">
            <w:rPr>
              <w:del w:id="22070" w:author="Jane Shaw" w:date="2015-11-01T19:56:00Z"/>
              <w:rFonts w:ascii="Times New Roman" w:hAnsi="Times New Roman" w:cs="Times New Roman"/>
              <w:lang w:val="en-GB"/>
            </w:rPr>
          </w:rPrChange>
        </w:rPr>
      </w:pPr>
      <w:moveToRangeStart w:id="22071" w:author="Jane Shaw" w:date="2015-11-01T19:42:00Z" w:name="move308026273"/>
      <w:moveTo w:id="22072" w:author="Jane Shaw" w:date="2015-11-01T19:42:00Z">
        <w:del w:id="22073" w:author="Jane Shaw" w:date="2015-11-01T19:56:00Z">
          <w:r w:rsidRPr="003F29C7" w:rsidDel="003F29C7">
            <w:rPr>
              <w:rFonts w:ascii="Times New Roman" w:eastAsia="Times New Roman" w:hAnsi="Times New Roman" w:cs="Times New Roman"/>
              <w:b/>
              <w:lang w:val="en-GB"/>
              <w:rPrChange w:id="22074" w:author="Jane Shaw" w:date="2015-11-01T20:01:00Z">
                <w:rPr>
                  <w:rFonts w:ascii="Times New Roman" w:eastAsia="Times New Roman" w:hAnsi="Times New Roman" w:cs="Times New Roman"/>
                  <w:lang w:val="en-GB"/>
                </w:rPr>
              </w:rPrChange>
            </w:rPr>
            <w:delText xml:space="preserve">FAO 2015, CPC implementation and other activities on classifications in FAO, presented at the Expert Group Meeting on International Classifications, UNSD, New York, May 2015, </w:delText>
          </w:r>
          <w:r w:rsidRPr="003F29C7" w:rsidDel="003F29C7">
            <w:rPr>
              <w:b/>
              <w:rPrChange w:id="22075" w:author="Jane Shaw" w:date="2015-11-01T20:01:00Z">
                <w:rPr>
                  <w:rStyle w:val="Collegamentoipertestuale"/>
                  <w:rFonts w:ascii="Times New Roman" w:eastAsia="Times New Roman" w:hAnsi="Times New Roman" w:cs="Times New Roman"/>
                  <w:u w:val="none"/>
                  <w:lang w:val="en-GB"/>
                </w:rPr>
              </w:rPrChange>
            </w:rPr>
            <w:fldChar w:fldCharType="begin"/>
          </w:r>
          <w:r w:rsidRPr="003F29C7" w:rsidDel="003F29C7">
            <w:rPr>
              <w:b/>
              <w:rPrChange w:id="22076" w:author="Jane Shaw" w:date="2015-11-01T20:01:00Z">
                <w:rPr/>
              </w:rPrChange>
            </w:rPr>
            <w:delInstrText xml:space="preserve"> HYPERLINK "http://unstats.un.org/unsd/class/intercop/expertgroup/2015/AC289-16.PDF" \h </w:delInstrText>
          </w:r>
          <w:r w:rsidRPr="003F29C7" w:rsidDel="003F29C7">
            <w:rPr>
              <w:b/>
              <w:rPrChange w:id="22077" w:author="Jane Shaw" w:date="2015-11-01T20:01:00Z">
                <w:rPr>
                  <w:rStyle w:val="Collegamentoipertestuale"/>
                  <w:rFonts w:ascii="Times New Roman" w:eastAsia="Times New Roman" w:hAnsi="Times New Roman" w:cs="Times New Roman"/>
                  <w:u w:val="none"/>
                  <w:lang w:val="en-GB"/>
                </w:rPr>
              </w:rPrChange>
            </w:rPr>
            <w:fldChar w:fldCharType="separate"/>
          </w:r>
          <w:r w:rsidRPr="003F29C7" w:rsidDel="003F29C7">
            <w:rPr>
              <w:rStyle w:val="Collegamentoipertestuale"/>
              <w:rFonts w:ascii="Times New Roman" w:eastAsia="Times New Roman" w:hAnsi="Times New Roman" w:cs="Times New Roman"/>
              <w:b/>
              <w:u w:val="none"/>
              <w:lang w:val="en-GB"/>
              <w:rPrChange w:id="22078"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http://unstats.un.org/unsd/class/intercop/expertgroup/2015/AC289-16.PDF</w:delText>
          </w:r>
          <w:r w:rsidRPr="003F29C7" w:rsidDel="003F29C7">
            <w:rPr>
              <w:rStyle w:val="Collegamentoipertestuale"/>
              <w:rFonts w:ascii="Times New Roman" w:eastAsia="Times New Roman" w:hAnsi="Times New Roman" w:cs="Times New Roman"/>
              <w:b/>
              <w:u w:val="none"/>
              <w:lang w:val="en-GB"/>
              <w:rPrChange w:id="22079" w:author="Jane Shaw" w:date="2015-11-01T20:01:00Z">
                <w:rPr>
                  <w:rStyle w:val="Collegamentoipertestuale"/>
                  <w:rFonts w:ascii="Times New Roman" w:eastAsia="Times New Roman" w:hAnsi="Times New Roman" w:cs="Times New Roman"/>
                  <w:u w:val="none"/>
                  <w:lang w:val="en-GB"/>
                </w:rPr>
              </w:rPrChange>
            </w:rPr>
            <w:fldChar w:fldCharType="end"/>
          </w:r>
        </w:del>
      </w:moveTo>
    </w:p>
    <w:moveToRangeEnd w:id="22071"/>
    <w:p w14:paraId="521B537E" w14:textId="37066918" w:rsidR="00EB7AF1" w:rsidRPr="003F29C7" w:rsidDel="000E244E" w:rsidRDefault="726F4BD4" w:rsidP="00D96749">
      <w:pPr>
        <w:spacing w:after="0"/>
        <w:jc w:val="both"/>
        <w:rPr>
          <w:del w:id="22080" w:author="Jane Shaw" w:date="2015-10-30T17:29:00Z"/>
          <w:rFonts w:ascii="Times New Roman" w:hAnsi="Times New Roman" w:cs="Times New Roman"/>
          <w:b/>
          <w:lang w:val="en-GB"/>
          <w:rPrChange w:id="22081" w:author="Jane Shaw" w:date="2015-11-01T20:01:00Z">
            <w:rPr>
              <w:del w:id="22082" w:author="Jane Shaw" w:date="2015-10-30T17:29:00Z"/>
              <w:rFonts w:ascii="Times New Roman" w:hAnsi="Times New Roman" w:cs="Times New Roman"/>
              <w:lang w:val="en-GB"/>
            </w:rPr>
          </w:rPrChange>
        </w:rPr>
      </w:pPr>
      <w:del w:id="22083" w:author="Jane Shaw" w:date="2015-10-30T17:29:00Z">
        <w:r w:rsidRPr="003F29C7" w:rsidDel="000E244E">
          <w:rPr>
            <w:rFonts w:ascii="Times New Roman" w:eastAsia="Times New Roman" w:hAnsi="Times New Roman" w:cs="Times New Roman"/>
            <w:b/>
            <w:lang w:val="en-GB"/>
            <w:rPrChange w:id="22084" w:author="Jane Shaw" w:date="2015-11-01T20:01:00Z">
              <w:rPr>
                <w:rFonts w:ascii="Times New Roman" w:eastAsia="Times New Roman" w:hAnsi="Times New Roman" w:cs="Times New Roman"/>
                <w:lang w:val="en-GB"/>
              </w:rPr>
            </w:rPrChange>
          </w:rPr>
          <w:delText>FAO 2001, Food Balance Sheet: A Handbook,</w:delText>
        </w:r>
        <w:r w:rsidRPr="003F29C7" w:rsidDel="000E244E">
          <w:rPr>
            <w:rFonts w:ascii="Times New Roman" w:eastAsia="Times New Roman" w:hAnsi="Times New Roman" w:cs="Times New Roman"/>
            <w:b/>
            <w:iCs/>
            <w:lang w:val="en-GB"/>
            <w:rPrChange w:id="22085" w:author="Jane Shaw" w:date="2015-11-01T20:01:00Z">
              <w:rPr>
                <w:rFonts w:ascii="Times New Roman" w:eastAsia="Times New Roman" w:hAnsi="Times New Roman" w:cs="Times New Roman"/>
                <w:i/>
                <w:iCs/>
                <w:lang w:val="en-GB"/>
              </w:rPr>
            </w:rPrChange>
          </w:rPr>
          <w:delText xml:space="preserve"> </w:delText>
        </w:r>
      </w:del>
    </w:p>
    <w:p w14:paraId="7D5EE588" w14:textId="6CFA2ED0" w:rsidR="00EB7AF1" w:rsidRPr="003F29C7" w:rsidDel="000E244E" w:rsidRDefault="00E07006" w:rsidP="00D96749">
      <w:pPr>
        <w:rPr>
          <w:del w:id="22086" w:author="Jane Shaw" w:date="2015-10-30T17:29:00Z"/>
          <w:rFonts w:ascii="Times New Roman" w:hAnsi="Times New Roman" w:cs="Times New Roman"/>
          <w:b/>
          <w:lang w:val="it-IT"/>
          <w:rPrChange w:id="22087" w:author="Jane Shaw" w:date="2015-11-01T20:01:00Z">
            <w:rPr>
              <w:del w:id="22088" w:author="Jane Shaw" w:date="2015-10-30T17:29:00Z"/>
              <w:rFonts w:ascii="Times New Roman" w:hAnsi="Times New Roman" w:cs="Times New Roman"/>
              <w:lang w:val="it-IT"/>
            </w:rPr>
          </w:rPrChange>
        </w:rPr>
      </w:pPr>
      <w:del w:id="22089" w:author="Jane Shaw" w:date="2015-10-30T17:29:00Z">
        <w:r w:rsidRPr="003F29C7" w:rsidDel="000E244E">
          <w:rPr>
            <w:b/>
            <w:rPrChange w:id="22090" w:author="Jane Shaw" w:date="2015-11-01T20:01:00Z">
              <w:rPr>
                <w:rStyle w:val="Collegamentoipertestuale"/>
                <w:rFonts w:ascii="Times New Roman" w:eastAsia="Times New Roman" w:hAnsi="Times New Roman" w:cs="Times New Roman"/>
                <w:u w:val="none"/>
                <w:lang w:val="it-IT"/>
              </w:rPr>
            </w:rPrChange>
          </w:rPr>
          <w:fldChar w:fldCharType="begin"/>
        </w:r>
        <w:r w:rsidRPr="003F29C7" w:rsidDel="000E244E">
          <w:rPr>
            <w:b/>
            <w:rPrChange w:id="22091" w:author="Jane Shaw" w:date="2015-11-01T20:01:00Z">
              <w:rPr/>
            </w:rPrChange>
          </w:rPr>
          <w:delInstrText xml:space="preserve"> HYPERLINK "http://www.fao.org/docrep/003/X9892E/X9892E00.HTM" \h </w:delInstrText>
        </w:r>
        <w:r w:rsidRPr="003F29C7" w:rsidDel="000E244E">
          <w:rPr>
            <w:b/>
            <w:rPrChange w:id="22092" w:author="Jane Shaw" w:date="2015-11-01T20:01:00Z">
              <w:rPr>
                <w:rStyle w:val="Collegamentoipertestuale"/>
                <w:rFonts w:ascii="Times New Roman" w:eastAsia="Times New Roman" w:hAnsi="Times New Roman" w:cs="Times New Roman"/>
                <w:u w:val="none"/>
                <w:lang w:val="it-IT"/>
              </w:rPr>
            </w:rPrChange>
          </w:rPr>
          <w:fldChar w:fldCharType="separate"/>
        </w:r>
        <w:r w:rsidR="726F4BD4" w:rsidRPr="003F29C7" w:rsidDel="000E244E">
          <w:rPr>
            <w:rStyle w:val="Collegamentoipertestuale"/>
            <w:rFonts w:ascii="Times New Roman" w:eastAsia="Times New Roman" w:hAnsi="Times New Roman" w:cs="Times New Roman"/>
            <w:b/>
            <w:u w:val="none"/>
            <w:lang w:val="it-IT"/>
            <w:rPrChange w:id="22093" w:author="Jane Shaw" w:date="2015-11-01T20:01:00Z">
              <w:rPr>
                <w:rStyle w:val="Collegamentoipertestuale"/>
                <w:rFonts w:ascii="Times New Roman" w:eastAsia="Times New Roman" w:hAnsi="Times New Roman" w:cs="Times New Roman"/>
                <w:u w:val="none"/>
                <w:lang w:val="it-IT"/>
              </w:rPr>
            </w:rPrChange>
          </w:rPr>
          <w:delText>http://www.fao.org/docrep/003/X9892E/X9892E00.HTM</w:delText>
        </w:r>
        <w:r w:rsidRPr="003F29C7" w:rsidDel="000E244E">
          <w:rPr>
            <w:rStyle w:val="Collegamentoipertestuale"/>
            <w:rFonts w:ascii="Times New Roman" w:eastAsia="Times New Roman" w:hAnsi="Times New Roman" w:cs="Times New Roman"/>
            <w:b/>
            <w:u w:val="none"/>
            <w:lang w:val="it-IT"/>
            <w:rPrChange w:id="22094" w:author="Jane Shaw" w:date="2015-11-01T20:01:00Z">
              <w:rPr>
                <w:rStyle w:val="Collegamentoipertestuale"/>
                <w:rFonts w:ascii="Times New Roman" w:eastAsia="Times New Roman" w:hAnsi="Times New Roman" w:cs="Times New Roman"/>
                <w:u w:val="none"/>
                <w:lang w:val="it-IT"/>
              </w:rPr>
            </w:rPrChange>
          </w:rPr>
          <w:fldChar w:fldCharType="end"/>
        </w:r>
        <w:r w:rsidR="726F4BD4" w:rsidRPr="003F29C7" w:rsidDel="000E244E">
          <w:rPr>
            <w:rFonts w:ascii="Times New Roman" w:hAnsi="Times New Roman" w:cs="Times New Roman"/>
            <w:b/>
            <w:lang w:val="it-IT"/>
            <w:rPrChange w:id="22095" w:author="Jane Shaw" w:date="2015-11-01T20:01:00Z">
              <w:rPr>
                <w:rFonts w:ascii="Times New Roman" w:hAnsi="Times New Roman" w:cs="Times New Roman"/>
                <w:lang w:val="it-IT"/>
              </w:rPr>
            </w:rPrChange>
          </w:rPr>
          <w:delText xml:space="preserve"> </w:delText>
        </w:r>
      </w:del>
    </w:p>
    <w:p w14:paraId="3C988DAA" w14:textId="594794E0" w:rsidR="00EB7AF1" w:rsidRPr="003F29C7" w:rsidDel="003F29C7" w:rsidRDefault="00D96749" w:rsidP="00D96749">
      <w:pPr>
        <w:spacing w:after="0"/>
        <w:jc w:val="both"/>
        <w:rPr>
          <w:del w:id="22096" w:author="Jane Shaw" w:date="2015-11-01T19:56:00Z"/>
          <w:rFonts w:ascii="Times New Roman" w:hAnsi="Times New Roman" w:cs="Times New Roman"/>
          <w:b/>
          <w:lang w:val="en-GB"/>
          <w:rPrChange w:id="22097" w:author="Jane Shaw" w:date="2015-11-01T20:01:00Z">
            <w:rPr>
              <w:del w:id="22098" w:author="Jane Shaw" w:date="2015-11-01T19:56:00Z"/>
              <w:rFonts w:ascii="Times New Roman" w:hAnsi="Times New Roman" w:cs="Times New Roman"/>
              <w:lang w:val="en-GB"/>
            </w:rPr>
          </w:rPrChange>
        </w:rPr>
      </w:pPr>
      <w:del w:id="22099" w:author="Jane Shaw" w:date="2015-11-01T19:56:00Z">
        <w:r w:rsidRPr="003F29C7" w:rsidDel="003F29C7">
          <w:rPr>
            <w:rFonts w:ascii="Times New Roman" w:eastAsia="Times New Roman" w:hAnsi="Times New Roman" w:cs="Times New Roman"/>
            <w:b/>
            <w:lang w:val="en-GB"/>
            <w:rPrChange w:id="22100" w:author="Jane Shaw" w:date="2015-11-01T20:01:00Z">
              <w:rPr>
                <w:rFonts w:ascii="Times New Roman" w:eastAsia="Times New Roman" w:hAnsi="Times New Roman" w:cs="Times New Roman"/>
                <w:lang w:val="en-GB"/>
              </w:rPr>
            </w:rPrChange>
          </w:rPr>
          <w:delText>Hancock,</w:delText>
        </w:r>
        <w:r w:rsidR="726F4BD4" w:rsidRPr="003F29C7" w:rsidDel="003F29C7">
          <w:rPr>
            <w:rFonts w:ascii="Times New Roman" w:eastAsia="Times New Roman" w:hAnsi="Times New Roman" w:cs="Times New Roman"/>
            <w:b/>
            <w:lang w:val="en-GB"/>
            <w:rPrChange w:id="22101" w:author="Jane Shaw" w:date="2015-11-01T20:01:00Z">
              <w:rPr>
                <w:rFonts w:ascii="Times New Roman" w:eastAsia="Times New Roman" w:hAnsi="Times New Roman" w:cs="Times New Roman"/>
                <w:lang w:val="en-GB"/>
              </w:rPr>
            </w:rPrChange>
          </w:rPr>
          <w:delText xml:space="preserve"> A. 2013, Best Practice Guidelines for Developing International Statistical Classifications, presented at the Meeting of the Expert Group on International Classifications, UNSD, New York, May 2013 </w:delText>
        </w:r>
      </w:del>
    </w:p>
    <w:p w14:paraId="437F84F4" w14:textId="410122DC" w:rsidR="00EB7AF1" w:rsidRPr="003F29C7" w:rsidDel="003F29C7" w:rsidRDefault="000F35E3" w:rsidP="00D96749">
      <w:pPr>
        <w:rPr>
          <w:del w:id="22102" w:author="Jane Shaw" w:date="2015-11-01T19:56:00Z"/>
          <w:rFonts w:ascii="Times New Roman" w:hAnsi="Times New Roman" w:cs="Times New Roman"/>
          <w:b/>
          <w:lang w:val="en-GB"/>
          <w:rPrChange w:id="22103" w:author="Jane Shaw" w:date="2015-11-01T20:01:00Z">
            <w:rPr>
              <w:del w:id="22104" w:author="Jane Shaw" w:date="2015-11-01T19:56:00Z"/>
              <w:rFonts w:ascii="Times New Roman" w:hAnsi="Times New Roman" w:cs="Times New Roman"/>
              <w:lang w:val="en-GB"/>
            </w:rPr>
          </w:rPrChange>
        </w:rPr>
      </w:pPr>
      <w:del w:id="22105" w:author="Jane Shaw" w:date="2015-11-01T19:56:00Z">
        <w:r w:rsidRPr="003F29C7" w:rsidDel="003F29C7">
          <w:rPr>
            <w:b/>
            <w:rPrChange w:id="22106" w:author="Jane Shaw" w:date="2015-11-01T20:01:00Z">
              <w:rPr>
                <w:rStyle w:val="Collegamentoipertestuale"/>
                <w:rFonts w:ascii="Times New Roman" w:eastAsia="Times New Roman" w:hAnsi="Times New Roman" w:cs="Times New Roman"/>
                <w:u w:val="none"/>
                <w:lang w:val="en-GB"/>
              </w:rPr>
            </w:rPrChange>
          </w:rPr>
          <w:fldChar w:fldCharType="begin"/>
        </w:r>
        <w:r w:rsidRPr="003F29C7" w:rsidDel="003F29C7">
          <w:rPr>
            <w:b/>
            <w:rPrChange w:id="22107" w:author="Jane Shaw" w:date="2015-11-01T20:01:00Z">
              <w:rPr/>
            </w:rPrChange>
          </w:rPr>
          <w:delInstrText xml:space="preserve"> HYPERLINK "http://unstats.un.org/unsd/class/intercop/expertgroup/2013/AC267-5.PDF" \h </w:delInstrText>
        </w:r>
        <w:r w:rsidRPr="003F29C7" w:rsidDel="003F29C7">
          <w:rPr>
            <w:b/>
            <w:rPrChange w:id="22108" w:author="Jane Shaw" w:date="2015-11-01T20:01:00Z">
              <w:rPr>
                <w:rStyle w:val="Collegamentoipertestuale"/>
                <w:rFonts w:ascii="Times New Roman" w:eastAsia="Times New Roman" w:hAnsi="Times New Roman" w:cs="Times New Roman"/>
                <w:u w:val="none"/>
                <w:lang w:val="en-GB"/>
              </w:rPr>
            </w:rPrChange>
          </w:rPr>
          <w:fldChar w:fldCharType="separate"/>
        </w:r>
        <w:r w:rsidR="726F4BD4" w:rsidRPr="003F29C7" w:rsidDel="003F29C7">
          <w:rPr>
            <w:rStyle w:val="Collegamentoipertestuale"/>
            <w:rFonts w:ascii="Times New Roman" w:eastAsia="Times New Roman" w:hAnsi="Times New Roman" w:cs="Times New Roman"/>
            <w:b/>
            <w:u w:val="none"/>
            <w:lang w:val="en-GB"/>
            <w:rPrChange w:id="22109" w:author="Jane Shaw" w:date="2015-11-01T20:01:00Z">
              <w:rPr>
                <w:rStyle w:val="Collegamentoipertestuale"/>
                <w:rFonts w:ascii="Times New Roman" w:eastAsia="Times New Roman" w:hAnsi="Times New Roman" w:cs="Times New Roman"/>
                <w:u w:val="none"/>
                <w:lang w:val="en-GB"/>
              </w:rPr>
            </w:rPrChange>
          </w:rPr>
          <w:delText>http://unstats.un.org/unsd/class/intercop/expertgroup/2013/AC267-5.PDF</w:delText>
        </w:r>
        <w:r w:rsidRPr="003F29C7" w:rsidDel="003F29C7">
          <w:rPr>
            <w:rStyle w:val="Collegamentoipertestuale"/>
            <w:rFonts w:ascii="Times New Roman" w:eastAsia="Times New Roman" w:hAnsi="Times New Roman" w:cs="Times New Roman"/>
            <w:b/>
            <w:u w:val="none"/>
            <w:lang w:val="en-GB"/>
            <w:rPrChange w:id="22110" w:author="Jane Shaw" w:date="2015-11-01T20:01:00Z">
              <w:rPr>
                <w:rStyle w:val="Collegamentoipertestuale"/>
                <w:rFonts w:ascii="Times New Roman" w:eastAsia="Times New Roman" w:hAnsi="Times New Roman" w:cs="Times New Roman"/>
                <w:u w:val="none"/>
                <w:lang w:val="en-GB"/>
              </w:rPr>
            </w:rPrChange>
          </w:rPr>
          <w:fldChar w:fldCharType="end"/>
        </w:r>
      </w:del>
    </w:p>
    <w:p w14:paraId="0E1C6873" w14:textId="0AD82D50" w:rsidR="00EB7AF1" w:rsidRPr="003F29C7" w:rsidDel="003F29C7" w:rsidRDefault="726F4BD4" w:rsidP="00D96749">
      <w:pPr>
        <w:jc w:val="both"/>
        <w:rPr>
          <w:del w:id="22111" w:author="Jane Shaw" w:date="2015-11-01T20:00:00Z"/>
          <w:rFonts w:ascii="Times New Roman" w:hAnsi="Times New Roman" w:cs="Times New Roman"/>
          <w:b/>
          <w:lang w:val="en-GB"/>
          <w:rPrChange w:id="22112" w:author="Jane Shaw" w:date="2015-11-01T20:01:00Z">
            <w:rPr>
              <w:del w:id="22113" w:author="Jane Shaw" w:date="2015-11-01T20:00:00Z"/>
              <w:rFonts w:ascii="Times New Roman" w:hAnsi="Times New Roman" w:cs="Times New Roman"/>
              <w:lang w:val="en-GB"/>
            </w:rPr>
          </w:rPrChange>
        </w:rPr>
      </w:pPr>
      <w:del w:id="22114" w:author="Jane Shaw" w:date="2015-11-01T20:00:00Z">
        <w:r w:rsidRPr="003F29C7" w:rsidDel="003F29C7">
          <w:rPr>
            <w:rFonts w:ascii="Times New Roman" w:eastAsia="Times New Roman" w:hAnsi="Times New Roman" w:cs="Times New Roman"/>
            <w:b/>
            <w:lang w:val="en-GB"/>
            <w:rPrChange w:id="22115" w:author="Jane Shaw" w:date="2015-11-01T20:01:00Z">
              <w:rPr>
                <w:rFonts w:ascii="Times New Roman" w:eastAsia="Times New Roman" w:hAnsi="Times New Roman" w:cs="Times New Roman"/>
                <w:lang w:val="en-GB"/>
              </w:rPr>
            </w:rPrChange>
          </w:rPr>
          <w:delText xml:space="preserve">Statistics Netherlands 2009, Producing historical time series for STS-statistics in NACE Rev.2, </w:delText>
        </w:r>
        <w:r w:rsidR="000F35E3" w:rsidRPr="003F29C7" w:rsidDel="003F29C7">
          <w:rPr>
            <w:b/>
            <w:rPrChange w:id="22116" w:author="Jane Shaw" w:date="2015-11-01T20:01:00Z">
              <w:rPr>
                <w:rStyle w:val="Collegamentoipertestuale"/>
                <w:rFonts w:ascii="Times New Roman" w:eastAsia="Times New Roman" w:hAnsi="Times New Roman" w:cs="Times New Roman"/>
                <w:u w:val="none"/>
                <w:lang w:val="en-GB"/>
              </w:rPr>
            </w:rPrChange>
          </w:rPr>
          <w:fldChar w:fldCharType="begin"/>
        </w:r>
        <w:r w:rsidR="000F35E3" w:rsidRPr="003F29C7" w:rsidDel="003F29C7">
          <w:rPr>
            <w:b/>
            <w:rPrChange w:id="22117" w:author="Jane Shaw" w:date="2015-11-01T20:01:00Z">
              <w:rPr/>
            </w:rPrChange>
          </w:rPr>
          <w:delInstrText xml:space="preserve"> HYPERLINK "http://www.cbs.nl/NR/rdonlyres/A8A9AB3B-37F6-480A-BA76-253979DED22D/0/200901x10pub.pdf" \h </w:delInstrText>
        </w:r>
        <w:r w:rsidR="000F35E3" w:rsidRPr="003F29C7" w:rsidDel="003F29C7">
          <w:rPr>
            <w:b/>
            <w:rPrChange w:id="22118" w:author="Jane Shaw" w:date="2015-11-01T20:01:00Z">
              <w:rPr>
                <w:rStyle w:val="Collegamentoipertestuale"/>
                <w:rFonts w:ascii="Times New Roman" w:eastAsia="Times New Roman" w:hAnsi="Times New Roman" w:cs="Times New Roman"/>
                <w:u w:val="none"/>
                <w:lang w:val="en-GB"/>
              </w:rPr>
            </w:rPrChange>
          </w:rPr>
          <w:fldChar w:fldCharType="separate"/>
        </w:r>
        <w:r w:rsidRPr="003F29C7" w:rsidDel="003F29C7">
          <w:rPr>
            <w:rStyle w:val="Collegamentoipertestuale"/>
            <w:rFonts w:ascii="Times New Roman" w:eastAsia="Times New Roman" w:hAnsi="Times New Roman" w:cs="Times New Roman"/>
            <w:b/>
            <w:u w:val="none"/>
            <w:lang w:val="en-GB"/>
            <w:rPrChange w:id="22119" w:author="Jane Shaw" w:date="2015-11-01T20:01:00Z">
              <w:rPr>
                <w:rStyle w:val="Collegamentoipertestuale"/>
                <w:rFonts w:ascii="Times New Roman" w:eastAsia="Times New Roman" w:hAnsi="Times New Roman" w:cs="Times New Roman"/>
                <w:u w:val="none"/>
                <w:lang w:val="en-GB"/>
              </w:rPr>
            </w:rPrChange>
          </w:rPr>
          <w:delText>http://www.cbs.nl/NR/rdonlyres/A8A9AB3B-37F6-480A-BA76-253979DED22D/0/200901x10pub.pdf</w:delText>
        </w:r>
        <w:r w:rsidR="000F35E3" w:rsidRPr="003F29C7" w:rsidDel="003F29C7">
          <w:rPr>
            <w:rStyle w:val="Collegamentoipertestuale"/>
            <w:rFonts w:ascii="Times New Roman" w:eastAsia="Times New Roman" w:hAnsi="Times New Roman" w:cs="Times New Roman"/>
            <w:b/>
            <w:u w:val="none"/>
            <w:lang w:val="en-GB"/>
            <w:rPrChange w:id="22120" w:author="Jane Shaw" w:date="2015-11-01T20:01:00Z">
              <w:rPr>
                <w:rStyle w:val="Collegamentoipertestuale"/>
                <w:rFonts w:ascii="Times New Roman" w:eastAsia="Times New Roman" w:hAnsi="Times New Roman" w:cs="Times New Roman"/>
                <w:u w:val="none"/>
                <w:lang w:val="en-GB"/>
              </w:rPr>
            </w:rPrChange>
          </w:rPr>
          <w:fldChar w:fldCharType="end"/>
        </w:r>
      </w:del>
    </w:p>
    <w:p w14:paraId="72DFB527" w14:textId="3FF77E02" w:rsidR="00EB7AF1" w:rsidRPr="00852A27" w:rsidRDefault="726F4BD4" w:rsidP="003F29C7">
      <w:pPr>
        <w:spacing w:after="0"/>
        <w:jc w:val="both"/>
        <w:rPr>
          <w:rFonts w:ascii="Times New Roman" w:hAnsi="Times New Roman" w:cs="Times New Roman"/>
          <w:lang w:val="en-GB"/>
        </w:rPr>
      </w:pPr>
      <w:r w:rsidRPr="003F29C7">
        <w:rPr>
          <w:rFonts w:ascii="Times New Roman" w:eastAsia="Times New Roman" w:hAnsi="Times New Roman" w:cs="Times New Roman"/>
          <w:b/>
          <w:lang w:val="en-GB"/>
          <w:rPrChange w:id="22121" w:author="Jane Shaw" w:date="2015-11-01T20:01:00Z">
            <w:rPr>
              <w:rFonts w:ascii="Times New Roman" w:eastAsia="Times New Roman" w:hAnsi="Times New Roman" w:cs="Times New Roman"/>
              <w:lang w:val="en-GB"/>
            </w:rPr>
          </w:rPrChange>
        </w:rPr>
        <w:t>UNSD</w:t>
      </w:r>
      <w:ins w:id="22122" w:author="Jane Shaw" w:date="2015-11-01T20:00:00Z">
        <w:r w:rsidR="003F29C7" w:rsidRPr="003F29C7">
          <w:rPr>
            <w:rFonts w:ascii="Times New Roman" w:eastAsia="Times New Roman" w:hAnsi="Times New Roman" w:cs="Times New Roman"/>
            <w:b/>
            <w:lang w:val="en-GB"/>
            <w:rPrChange w:id="22123" w:author="Jane Shaw" w:date="2015-11-01T20:01:00Z">
              <w:rPr>
                <w:rFonts w:ascii="Times New Roman" w:eastAsia="Times New Roman" w:hAnsi="Times New Roman" w:cs="Times New Roman"/>
                <w:lang w:val="en-GB"/>
              </w:rPr>
            </w:rPrChange>
          </w:rPr>
          <w:t>.</w:t>
        </w:r>
      </w:ins>
      <w:del w:id="22124" w:author="Jane Shaw" w:date="2015-11-01T20:00:00Z">
        <w:r w:rsidRPr="003F29C7" w:rsidDel="003F29C7">
          <w:rPr>
            <w:rFonts w:ascii="Times New Roman" w:eastAsia="Times New Roman" w:hAnsi="Times New Roman" w:cs="Times New Roman"/>
            <w:b/>
            <w:lang w:val="en-GB"/>
            <w:rPrChange w:id="22125" w:author="Jane Shaw" w:date="2015-11-01T20:01:00Z">
              <w:rPr>
                <w:rFonts w:ascii="Times New Roman" w:eastAsia="Times New Roman" w:hAnsi="Times New Roman" w:cs="Times New Roman"/>
                <w:lang w:val="en-GB"/>
              </w:rPr>
            </w:rPrChange>
          </w:rPr>
          <w:delText>,</w:delText>
        </w:r>
      </w:del>
      <w:r w:rsidRPr="003F29C7">
        <w:rPr>
          <w:rFonts w:ascii="Times New Roman" w:eastAsia="Times New Roman" w:hAnsi="Times New Roman" w:cs="Times New Roman"/>
          <w:b/>
          <w:lang w:val="en-GB"/>
          <w:rPrChange w:id="22126" w:author="Jane Shaw" w:date="2015-11-01T20:01:00Z">
            <w:rPr>
              <w:rFonts w:ascii="Times New Roman" w:eastAsia="Times New Roman" w:hAnsi="Times New Roman" w:cs="Times New Roman"/>
              <w:lang w:val="en-GB"/>
            </w:rPr>
          </w:rPrChange>
        </w:rPr>
        <w:t xml:space="preserve"> </w:t>
      </w:r>
      <w:ins w:id="22127" w:author="Jane Shaw" w:date="2015-11-01T20:01:00Z">
        <w:r w:rsidR="003F29C7">
          <w:rPr>
            <w:rFonts w:ascii="Times New Roman" w:eastAsia="Times New Roman" w:hAnsi="Times New Roman" w:cs="Times New Roman"/>
            <w:lang w:val="en-GB"/>
          </w:rPr>
          <w:t xml:space="preserve">2015. </w:t>
        </w:r>
      </w:ins>
      <w:r w:rsidRPr="00852A27">
        <w:rPr>
          <w:rFonts w:ascii="Times New Roman" w:eastAsia="Times New Roman" w:hAnsi="Times New Roman" w:cs="Times New Roman"/>
          <w:lang w:val="en-GB"/>
        </w:rPr>
        <w:t>Central Product Classification (CPC) Ver</w:t>
      </w:r>
      <w:ins w:id="22128" w:author="Jane Shaw" w:date="2015-11-01T20:01:00Z">
        <w:r w:rsidR="003F29C7">
          <w:rPr>
            <w:rFonts w:ascii="Times New Roman" w:eastAsia="Times New Roman" w:hAnsi="Times New Roman" w:cs="Times New Roman"/>
            <w:lang w:val="en-GB"/>
          </w:rPr>
          <w:t>.</w:t>
        </w:r>
      </w:ins>
      <w:del w:id="22129" w:author="Jane Shaw" w:date="2015-11-01T20:01:00Z">
        <w:r w:rsidRPr="00852A27" w:rsidDel="003F29C7">
          <w:rPr>
            <w:rFonts w:ascii="Times New Roman" w:eastAsia="Times New Roman" w:hAnsi="Times New Roman" w:cs="Times New Roman"/>
            <w:lang w:val="en-GB"/>
          </w:rPr>
          <w:delText>.</w:delText>
        </w:r>
      </w:del>
      <w:r w:rsidRPr="00852A27">
        <w:rPr>
          <w:rFonts w:ascii="Times New Roman" w:eastAsia="Times New Roman" w:hAnsi="Times New Roman" w:cs="Times New Roman"/>
          <w:lang w:val="en-GB"/>
        </w:rPr>
        <w:t>2.1</w:t>
      </w:r>
      <w:ins w:id="22130" w:author="Jane Shaw" w:date="2015-11-01T20:01:00Z">
        <w:r w:rsidR="003F29C7">
          <w:rPr>
            <w:rFonts w:ascii="Times New Roman" w:eastAsia="Times New Roman" w:hAnsi="Times New Roman" w:cs="Times New Roman"/>
            <w:lang w:val="en-GB"/>
          </w:rPr>
          <w:t>.</w:t>
        </w:r>
      </w:ins>
      <w:del w:id="22131" w:author="Jane Shaw" w:date="2015-11-01T20:01:00Z">
        <w:r w:rsidRPr="00852A27" w:rsidDel="003F29C7">
          <w:rPr>
            <w:rFonts w:ascii="Times New Roman" w:eastAsia="Times New Roman" w:hAnsi="Times New Roman" w:cs="Times New Roman"/>
            <w:lang w:val="en-GB"/>
          </w:rPr>
          <w:delText>,</w:delText>
        </w:r>
      </w:del>
    </w:p>
    <w:p w14:paraId="0B358DE9" w14:textId="77777777" w:rsidR="00EB7AF1" w:rsidRPr="00852A27" w:rsidRDefault="000F35E3">
      <w:pPr>
        <w:spacing w:after="0"/>
        <w:rPr>
          <w:rFonts w:ascii="Times New Roman" w:hAnsi="Times New Roman" w:cs="Times New Roman"/>
          <w:lang w:val="en-GB"/>
        </w:rPr>
        <w:pPrChange w:id="22132" w:author="Jane Shaw" w:date="2015-11-01T19:57:00Z">
          <w:pPr/>
        </w:pPrChange>
      </w:pPr>
      <w:r>
        <w:fldChar w:fldCharType="begin"/>
      </w:r>
      <w:r>
        <w:instrText xml:space="preserve"> HYPERLINK "http://unstats.un.org/unsd/cr/registry/cpc-21.asp" \h </w:instrText>
      </w:r>
      <w:r>
        <w:fldChar w:fldCharType="separate"/>
      </w:r>
      <w:r w:rsidR="726F4BD4" w:rsidRPr="00852A27">
        <w:rPr>
          <w:rStyle w:val="Collegamentoipertestuale"/>
          <w:rFonts w:ascii="Times New Roman" w:eastAsia="Times New Roman" w:hAnsi="Times New Roman" w:cs="Times New Roman"/>
          <w:u w:val="none"/>
          <w:lang w:val="en-GB"/>
        </w:rPr>
        <w:t>http://unstats.un.org/unsd/cr/registry/cpc-21.asp</w:t>
      </w:r>
      <w:r>
        <w:rPr>
          <w:rStyle w:val="Collegamentoipertestuale"/>
          <w:rFonts w:ascii="Times New Roman" w:eastAsia="Times New Roman" w:hAnsi="Times New Roman" w:cs="Times New Roman"/>
          <w:u w:val="none"/>
          <w:lang w:val="en-GB"/>
        </w:rPr>
        <w:fldChar w:fldCharType="end"/>
      </w:r>
    </w:p>
    <w:p w14:paraId="2091D71F" w14:textId="5B80771C" w:rsidR="00EB7AF1" w:rsidRPr="00852A27" w:rsidRDefault="726F4BD4" w:rsidP="003F29C7">
      <w:pPr>
        <w:spacing w:after="0"/>
        <w:rPr>
          <w:rFonts w:ascii="Times New Roman" w:hAnsi="Times New Roman" w:cs="Times New Roman"/>
          <w:lang w:val="en-GB"/>
        </w:rPr>
      </w:pPr>
      <w:r w:rsidRPr="003F29C7">
        <w:rPr>
          <w:rFonts w:ascii="Times New Roman" w:eastAsia="Times New Roman" w:hAnsi="Times New Roman" w:cs="Times New Roman"/>
          <w:b/>
          <w:lang w:val="en-GB"/>
          <w:rPrChange w:id="22133" w:author="Jane Shaw" w:date="2015-11-01T20:01:00Z">
            <w:rPr>
              <w:rFonts w:ascii="Times New Roman" w:eastAsia="Times New Roman" w:hAnsi="Times New Roman" w:cs="Times New Roman"/>
              <w:lang w:val="en-GB"/>
            </w:rPr>
          </w:rPrChange>
        </w:rPr>
        <w:t>WCO</w:t>
      </w:r>
      <w:ins w:id="22134" w:author="Jane Shaw" w:date="2015-11-01T20:01:00Z">
        <w:r w:rsidR="003F29C7" w:rsidRPr="003F29C7">
          <w:rPr>
            <w:rFonts w:ascii="Times New Roman" w:eastAsia="Times New Roman" w:hAnsi="Times New Roman" w:cs="Times New Roman"/>
            <w:b/>
            <w:lang w:val="en-GB"/>
            <w:rPrChange w:id="22135" w:author="Jane Shaw" w:date="2015-11-01T20:01:00Z">
              <w:rPr>
                <w:rFonts w:ascii="Times New Roman" w:eastAsia="Times New Roman" w:hAnsi="Times New Roman" w:cs="Times New Roman"/>
                <w:lang w:val="en-GB"/>
              </w:rPr>
            </w:rPrChange>
          </w:rPr>
          <w:t>.</w:t>
        </w:r>
      </w:ins>
      <w:del w:id="22136" w:author="Jane Shaw" w:date="2015-11-01T20:01:00Z">
        <w:r w:rsidRPr="003F29C7" w:rsidDel="003F29C7">
          <w:rPr>
            <w:rFonts w:ascii="Times New Roman" w:eastAsia="Times New Roman" w:hAnsi="Times New Roman" w:cs="Times New Roman"/>
            <w:b/>
            <w:lang w:val="en-GB"/>
            <w:rPrChange w:id="22137" w:author="Jane Shaw" w:date="2015-11-01T20:01:00Z">
              <w:rPr>
                <w:rFonts w:ascii="Times New Roman" w:eastAsia="Times New Roman" w:hAnsi="Times New Roman" w:cs="Times New Roman"/>
                <w:lang w:val="en-GB"/>
              </w:rPr>
            </w:rPrChange>
          </w:rPr>
          <w:delText>,</w:delText>
        </w:r>
      </w:del>
      <w:r w:rsidRPr="003F29C7">
        <w:rPr>
          <w:rFonts w:ascii="Times New Roman" w:eastAsia="Times New Roman" w:hAnsi="Times New Roman" w:cs="Times New Roman"/>
          <w:b/>
          <w:lang w:val="en-GB"/>
          <w:rPrChange w:id="22138" w:author="Jane Shaw" w:date="2015-11-01T20:01:00Z">
            <w:rPr>
              <w:rFonts w:ascii="Times New Roman" w:eastAsia="Times New Roman" w:hAnsi="Times New Roman" w:cs="Times New Roman"/>
              <w:lang w:val="en-GB"/>
            </w:rPr>
          </w:rPrChange>
        </w:rPr>
        <w:t xml:space="preserve"> </w:t>
      </w:r>
      <w:ins w:id="22139" w:author="Jane Shaw" w:date="2015-11-01T20:01:00Z">
        <w:r w:rsidR="003F29C7" w:rsidRPr="003F29C7">
          <w:rPr>
            <w:rFonts w:ascii="Times New Roman" w:eastAsia="Times New Roman" w:hAnsi="Times New Roman" w:cs="Times New Roman"/>
            <w:lang w:val="en-GB"/>
            <w:rPrChange w:id="22140" w:author="Jane Shaw" w:date="2015-11-01T20:01:00Z">
              <w:rPr>
                <w:rFonts w:ascii="Times New Roman" w:eastAsia="Times New Roman" w:hAnsi="Times New Roman" w:cs="Times New Roman"/>
                <w:b/>
                <w:lang w:val="en-GB"/>
              </w:rPr>
            </w:rPrChange>
          </w:rPr>
          <w:t xml:space="preserve">2012. </w:t>
        </w:r>
      </w:ins>
      <w:r w:rsidRPr="00852A27">
        <w:rPr>
          <w:rFonts w:ascii="Times New Roman" w:eastAsia="Times New Roman" w:hAnsi="Times New Roman" w:cs="Times New Roman"/>
          <w:lang w:val="en-GB"/>
        </w:rPr>
        <w:t>Harmonized System 2012</w:t>
      </w:r>
      <w:ins w:id="22141" w:author="Jane Shaw" w:date="2015-11-01T20:01:00Z">
        <w:r w:rsidR="003F29C7">
          <w:rPr>
            <w:rFonts w:ascii="Times New Roman" w:eastAsia="Times New Roman" w:hAnsi="Times New Roman" w:cs="Times New Roman"/>
            <w:lang w:val="en-GB"/>
          </w:rPr>
          <w:t>.</w:t>
        </w:r>
      </w:ins>
      <w:del w:id="22142" w:author="Jane Shaw" w:date="2015-11-01T20:01:00Z">
        <w:r w:rsidRPr="00852A27" w:rsidDel="003F29C7">
          <w:rPr>
            <w:rFonts w:ascii="Times New Roman" w:eastAsia="Times New Roman" w:hAnsi="Times New Roman" w:cs="Times New Roman"/>
            <w:lang w:val="en-GB"/>
          </w:rPr>
          <w:delText>,</w:delText>
        </w:r>
      </w:del>
      <w:r w:rsidRPr="00852A27">
        <w:rPr>
          <w:rFonts w:ascii="Times New Roman" w:eastAsia="Times New Roman" w:hAnsi="Times New Roman" w:cs="Times New Roman"/>
          <w:lang w:val="en-GB"/>
        </w:rPr>
        <w:t xml:space="preserve"> </w:t>
      </w:r>
    </w:p>
    <w:p w14:paraId="15F691F0" w14:textId="58414BDA" w:rsidR="00EB7AF1" w:rsidRPr="00852A27" w:rsidRDefault="000F35E3">
      <w:pPr>
        <w:spacing w:after="0"/>
        <w:rPr>
          <w:rFonts w:ascii="Times New Roman" w:hAnsi="Times New Roman" w:cs="Times New Roman"/>
          <w:lang w:val="en-GB"/>
        </w:rPr>
        <w:pPrChange w:id="22143" w:author="Jane Shaw" w:date="2015-11-01T19:57:00Z">
          <w:pPr/>
        </w:pPrChange>
      </w:pPr>
      <w:r>
        <w:fldChar w:fldCharType="begin"/>
      </w:r>
      <w:r>
        <w:instrText xml:space="preserve"> HYPERLINK "http://www.wcoomd.org/en/topics/nomenclature/instrument-and-tools/hs_nomenclature_2012/hs_nomenclature_table_2012.aspx" \h </w:instrText>
      </w:r>
      <w:r>
        <w:fldChar w:fldCharType="separate"/>
      </w:r>
      <w:r w:rsidR="726F4BD4" w:rsidRPr="00852A27">
        <w:rPr>
          <w:rStyle w:val="Collegamentoipertestuale"/>
          <w:rFonts w:ascii="Times New Roman" w:eastAsia="Times New Roman" w:hAnsi="Times New Roman" w:cs="Times New Roman"/>
          <w:u w:val="none"/>
          <w:lang w:val="en-GB"/>
        </w:rPr>
        <w:t>http://www.wcoomd.org/en/topics/nomenclature/instrument-and-tools/hs_nomenclature_2012/hs_nomenclature_table_2012.aspx</w:t>
      </w:r>
      <w:r>
        <w:rPr>
          <w:rStyle w:val="Collegamentoipertestuale"/>
          <w:rFonts w:ascii="Times New Roman" w:eastAsia="Times New Roman" w:hAnsi="Times New Roman" w:cs="Times New Roman"/>
          <w:u w:val="none"/>
          <w:lang w:val="en-GB"/>
        </w:rPr>
        <w:fldChar w:fldCharType="end"/>
      </w:r>
      <w:r w:rsidR="008568EC">
        <w:rPr>
          <w:rFonts w:ascii="Times New Roman" w:hAnsi="Times New Roman" w:cs="Times New Roman"/>
          <w:lang w:val="en-GB"/>
        </w:rPr>
        <w:t xml:space="preserve"> </w:t>
      </w:r>
    </w:p>
    <w:p w14:paraId="2F495737" w14:textId="08E35637" w:rsidR="00EB7AF1" w:rsidRPr="00852A27" w:rsidDel="003F29C7" w:rsidRDefault="726F4BD4" w:rsidP="003F29C7">
      <w:pPr>
        <w:spacing w:after="0"/>
        <w:rPr>
          <w:rFonts w:ascii="Times New Roman" w:hAnsi="Times New Roman" w:cs="Times New Roman"/>
          <w:lang w:val="en-GB"/>
        </w:rPr>
      </w:pPr>
      <w:moveFromRangeStart w:id="22144" w:author="Jane Shaw" w:date="2015-11-01T20:02:00Z" w:name="move308027451"/>
      <w:moveFrom w:id="22145" w:author="Jane Shaw" w:date="2015-11-01T20:02:00Z">
        <w:r w:rsidRPr="00852A27" w:rsidDel="003F29C7">
          <w:rPr>
            <w:rFonts w:ascii="Times New Roman" w:eastAsia="Times New Roman" w:hAnsi="Times New Roman" w:cs="Times New Roman"/>
            <w:lang w:val="en-GB"/>
          </w:rPr>
          <w:t xml:space="preserve">FAO, Definition and Classification of Commodities </w:t>
        </w:r>
      </w:moveFrom>
    </w:p>
    <w:p w14:paraId="2BA3A735" w14:textId="01276FC5" w:rsidR="00EB7AF1" w:rsidRPr="00852A27" w:rsidDel="003F29C7" w:rsidRDefault="000F35E3">
      <w:pPr>
        <w:spacing w:after="0"/>
        <w:rPr>
          <w:rFonts w:ascii="Times New Roman" w:hAnsi="Times New Roman" w:cs="Times New Roman"/>
          <w:lang w:val="en-GB"/>
        </w:rPr>
        <w:pPrChange w:id="22146" w:author="Jane Shaw" w:date="2015-11-01T20:01:00Z">
          <w:pPr/>
        </w:pPrChange>
      </w:pPr>
      <w:moveFrom w:id="22147" w:author="Jane Shaw" w:date="2015-11-01T20:02:00Z">
        <w:r w:rsidDel="003F29C7">
          <w:fldChar w:fldCharType="begin"/>
        </w:r>
        <w:r w:rsidDel="003F29C7">
          <w:instrText xml:space="preserve"> HYPERLINK "http://www.fao.org/waicent/faoinfo/economic/faodef/faodefe.htm" \h </w:instrText>
        </w:r>
        <w:r w:rsidDel="003F29C7">
          <w:fldChar w:fldCharType="separate"/>
        </w:r>
        <w:r w:rsidR="726F4BD4" w:rsidRPr="00852A27" w:rsidDel="003F29C7">
          <w:rPr>
            <w:rStyle w:val="Collegamentoipertestuale"/>
            <w:rFonts w:ascii="Times New Roman" w:eastAsia="Times New Roman" w:hAnsi="Times New Roman" w:cs="Times New Roman"/>
            <w:u w:val="none"/>
            <w:lang w:val="en-GB"/>
          </w:rPr>
          <w:t>http://www.fao.org/waicent/faoinfo/economic/faodef/faodefe.htm</w:t>
        </w:r>
        <w:r w:rsidDel="003F29C7">
          <w:rPr>
            <w:rStyle w:val="Collegamentoipertestuale"/>
            <w:rFonts w:ascii="Times New Roman" w:eastAsia="Times New Roman" w:hAnsi="Times New Roman" w:cs="Times New Roman"/>
            <w:u w:val="none"/>
            <w:lang w:val="en-GB"/>
          </w:rPr>
          <w:fldChar w:fldCharType="end"/>
        </w:r>
      </w:moveFrom>
    </w:p>
    <w:p w14:paraId="40526802" w14:textId="2686FC38" w:rsidR="00EB7AF1" w:rsidRPr="00852A27" w:rsidDel="003F29C7" w:rsidRDefault="726F4BD4" w:rsidP="003F29C7">
      <w:pPr>
        <w:spacing w:after="0"/>
        <w:rPr>
          <w:rFonts w:ascii="Times New Roman" w:hAnsi="Times New Roman" w:cs="Times New Roman"/>
          <w:lang w:val="en-GB"/>
        </w:rPr>
      </w:pPr>
      <w:moveFrom w:id="22148" w:author="Jane Shaw" w:date="2015-11-01T20:02:00Z">
        <w:r w:rsidRPr="00852A27" w:rsidDel="003F29C7">
          <w:rPr>
            <w:rFonts w:ascii="Times New Roman" w:eastAsia="Times New Roman" w:hAnsi="Times New Roman" w:cs="Times New Roman"/>
            <w:lang w:val="en-GB"/>
          </w:rPr>
          <w:t>FAO WEBSITE, Metadata of Food Balance Sheets</w:t>
        </w:r>
        <w:r w:rsidR="008568EC" w:rsidDel="003F29C7">
          <w:rPr>
            <w:rFonts w:ascii="Times New Roman" w:eastAsia="Times New Roman" w:hAnsi="Times New Roman" w:cs="Times New Roman"/>
            <w:lang w:val="en-GB"/>
          </w:rPr>
          <w:t xml:space="preserve"> </w:t>
        </w:r>
      </w:moveFrom>
    </w:p>
    <w:p w14:paraId="346CE0B4" w14:textId="4FC6111D" w:rsidR="00EB7AF1" w:rsidRPr="00852A27" w:rsidRDefault="000F35E3">
      <w:pPr>
        <w:spacing w:after="0"/>
        <w:rPr>
          <w:rFonts w:ascii="Times New Roman" w:hAnsi="Times New Roman" w:cs="Times New Roman"/>
          <w:lang w:val="en-GB"/>
        </w:rPr>
        <w:pPrChange w:id="22149" w:author="Jane Shaw" w:date="2015-11-01T20:01:00Z">
          <w:pPr/>
        </w:pPrChange>
      </w:pPr>
      <w:moveFrom w:id="22150" w:author="Jane Shaw" w:date="2015-11-01T20:02:00Z">
        <w:r w:rsidDel="003F29C7">
          <w:fldChar w:fldCharType="begin"/>
        </w:r>
        <w:r w:rsidDel="003F29C7">
          <w:instrText xml:space="preserve"> HYPERLINK "http://faostat.fao.org/site/655/default.aspx" \h </w:instrText>
        </w:r>
        <w:r w:rsidDel="003F29C7">
          <w:fldChar w:fldCharType="separate"/>
        </w:r>
        <w:r w:rsidR="726F4BD4" w:rsidRPr="00852A27" w:rsidDel="003F29C7">
          <w:rPr>
            <w:rStyle w:val="Collegamentoipertestuale"/>
            <w:rFonts w:ascii="Times New Roman" w:eastAsia="Times New Roman" w:hAnsi="Times New Roman" w:cs="Times New Roman"/>
            <w:u w:val="none"/>
            <w:lang w:val="en-GB"/>
          </w:rPr>
          <w:t>http://faostat.fao.org/site/655/default.aspx</w:t>
        </w:r>
        <w:r w:rsidDel="003F29C7">
          <w:rPr>
            <w:rStyle w:val="Collegamentoipertestuale"/>
            <w:rFonts w:ascii="Times New Roman" w:eastAsia="Times New Roman" w:hAnsi="Times New Roman" w:cs="Times New Roman"/>
            <w:u w:val="none"/>
            <w:lang w:val="en-GB"/>
          </w:rPr>
          <w:fldChar w:fldCharType="end"/>
        </w:r>
      </w:moveFrom>
      <w:moveFromRangeEnd w:id="22144"/>
      <w:r w:rsidR="726F4BD4" w:rsidRPr="00852A27">
        <w:rPr>
          <w:rFonts w:ascii="Times New Roman" w:eastAsia="Times New Roman" w:hAnsi="Times New Roman" w:cs="Times New Roman"/>
          <w:lang w:val="en-GB"/>
        </w:rPr>
        <w:t xml:space="preserve"> </w:t>
      </w:r>
    </w:p>
    <w:sectPr w:rsidR="00EB7AF1" w:rsidRPr="00852A27" w:rsidSect="00D13E0A">
      <w:footerReference w:type="even" r:id="rId16"/>
      <w:footerReference w:type="default" r:id="rId17"/>
      <w:pgSz w:w="11906" w:h="16838"/>
      <w:pgMar w:top="1440" w:right="1440" w:bottom="1440" w:left="1440" w:header="709" w:footer="709" w:gutter="0"/>
      <w:pgNumType w:start="1"/>
      <w:cols w:space="708"/>
      <w:docGrid w:linePitch="360"/>
      <w:sectPrChange w:id="22158" w:author="Jane Shaw" w:date="2015-11-07T17:59:00Z">
        <w:sectPr w:rsidR="00EB7AF1" w:rsidRPr="00852A27" w:rsidSect="00D13E0A">
          <w:pgMar w:top="1440" w:right="1440" w:bottom="1440" w:left="1440" w:header="709" w:footer="709" w:gutter="0"/>
          <w:pgNumType w:start="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943" w:author="Jane Shaw" w:date="2015-10-16T11:14:00Z" w:initials="JS">
    <w:p w14:paraId="02B35B8F" w14:textId="19E5F0A5" w:rsidR="00140222" w:rsidRDefault="00140222">
      <w:pPr>
        <w:pStyle w:val="Testocommento"/>
      </w:pPr>
      <w:r>
        <w:rPr>
          <w:rStyle w:val="Rimandocommento"/>
        </w:rPr>
        <w:annotationRef/>
      </w:r>
      <w:r>
        <w:t xml:space="preserve">Won't it be more of a first edition when it's published? "Draft" implies that it is still being developed. </w:t>
      </w:r>
    </w:p>
  </w:comment>
  <w:comment w:id="991" w:author="Jane Shaw" w:date="2015-10-16T11:26:00Z" w:initials="JS">
    <w:p w14:paraId="7D95309C" w14:textId="5F76DD9C" w:rsidR="00140222" w:rsidRDefault="00140222">
      <w:pPr>
        <w:pStyle w:val="Testocommento"/>
      </w:pPr>
      <w:r>
        <w:rPr>
          <w:rStyle w:val="Rimandocommento"/>
        </w:rPr>
        <w:annotationRef/>
      </w:r>
      <w:r>
        <w:t xml:space="preserve">There is no chapter on trade endorsement calculations. </w:t>
      </w:r>
    </w:p>
  </w:comment>
  <w:comment w:id="1047" w:author="Jane Shaw" w:date="2015-10-16T11:44:00Z" w:initials="JS">
    <w:p w14:paraId="6E5A16F5" w14:textId="75576899" w:rsidR="00140222" w:rsidRDefault="00140222">
      <w:pPr>
        <w:pStyle w:val="Testocommento"/>
      </w:pPr>
      <w:r>
        <w:rPr>
          <w:rStyle w:val="Rimandocommento"/>
        </w:rPr>
        <w:annotationRef/>
      </w:r>
      <w:r>
        <w:t xml:space="preserve">Is this a FAO entity? </w:t>
      </w:r>
    </w:p>
  </w:comment>
  <w:comment w:id="1429" w:author="Jane Shaw" w:date="2015-10-16T13:33:00Z" w:initials="JS">
    <w:p w14:paraId="4E981DED" w14:textId="3CC0E97C" w:rsidR="00140222" w:rsidRDefault="00140222">
      <w:pPr>
        <w:pStyle w:val="Testocommento"/>
      </w:pPr>
      <w:r>
        <w:rPr>
          <w:rStyle w:val="Rimandocommento"/>
        </w:rPr>
        <w:annotationRef/>
      </w:r>
      <w:r>
        <w:t xml:space="preserve">OK - previous para has 90 commodities and commodity aggregates, so there are 30 commodity aggregates? </w:t>
      </w:r>
    </w:p>
  </w:comment>
  <w:comment w:id="1540" w:author="Jane Shaw" w:date="2015-10-16T13:27:00Z" w:initials="JS">
    <w:p w14:paraId="6EFC6E6D" w14:textId="438E5D21" w:rsidR="00140222" w:rsidRDefault="00140222">
      <w:pPr>
        <w:pStyle w:val="Testocommento"/>
      </w:pPr>
      <w:r>
        <w:rPr>
          <w:rStyle w:val="Rimandocommento"/>
        </w:rPr>
        <w:annotationRef/>
      </w:r>
      <w:r>
        <w:t xml:space="preserve">OK? It would be better to be a bit more specifc about these citations, providing at least the initials of the authors, and ideally full details of the works being referred to. Or by giving a general idea of the type of publication they're being used in. Otherwise, readers may find it confusing as they won't necessarily be familiar with these authors. </w:t>
      </w:r>
    </w:p>
  </w:comment>
  <w:comment w:id="1562" w:author="Jane Shaw" w:date="2015-10-16T14:10:00Z" w:initials="JS">
    <w:p w14:paraId="6F3BD23F" w14:textId="770F3F3A" w:rsidR="00140222" w:rsidRDefault="00140222">
      <w:pPr>
        <w:pStyle w:val="Testocommento"/>
      </w:pPr>
      <w:r>
        <w:rPr>
          <w:rStyle w:val="Rimandocommento"/>
        </w:rPr>
        <w:annotationRef/>
      </w:r>
      <w:r>
        <w:t xml:space="preserve">Same comment . Subsequent cases of the same issue are highlighted in yellow. Perhaps you could even consider doing without these examples, as you've already outlined the use that the FBS data are put to. </w:t>
      </w:r>
    </w:p>
  </w:comment>
  <w:comment w:id="1732" w:author="Jane Shaw" w:date="2015-11-07T14:20:00Z" w:initials="JS">
    <w:p w14:paraId="0E715AE4" w14:textId="77777777" w:rsidR="00140222" w:rsidRDefault="00140222" w:rsidP="00775616">
      <w:pPr>
        <w:pStyle w:val="Testocommento"/>
      </w:pPr>
      <w:r>
        <w:rPr>
          <w:rStyle w:val="Rimandocommento"/>
        </w:rPr>
        <w:annotationRef/>
      </w:r>
      <w:r>
        <w:t>OK? or is it ovarll food utilization or something else?</w:t>
      </w:r>
    </w:p>
  </w:comment>
  <w:comment w:id="1734" w:author="Jane Shaw" w:date="2015-10-16T14:22:00Z" w:initials="JS">
    <w:p w14:paraId="51EB0342" w14:textId="7CB6C030" w:rsidR="00140222" w:rsidRDefault="00140222">
      <w:pPr>
        <w:pStyle w:val="Testocommento"/>
      </w:pPr>
      <w:r>
        <w:rPr>
          <w:rStyle w:val="Rimandocommento"/>
        </w:rPr>
        <w:annotationRef/>
      </w:r>
      <w:r>
        <w:t>OK? or is it ovarll food utilization or something else?</w:t>
      </w:r>
    </w:p>
  </w:comment>
  <w:comment w:id="2055" w:author="Jane Shaw" w:date="2015-10-16T21:04:00Z" w:initials="JS">
    <w:p w14:paraId="723CEB1A" w14:textId="52932612" w:rsidR="00140222" w:rsidRDefault="00140222">
      <w:pPr>
        <w:pStyle w:val="Testocommento"/>
      </w:pPr>
      <w:r>
        <w:rPr>
          <w:rStyle w:val="Rimandocommento"/>
        </w:rPr>
        <w:annotationRef/>
      </w:r>
      <w:r>
        <w:t xml:space="preserve">OK - just to explain what these "later stages" are. </w:t>
      </w:r>
    </w:p>
  </w:comment>
  <w:comment w:id="2361" w:author="Jane Shaw" w:date="2015-10-19T12:46:00Z" w:initials="JS">
    <w:p w14:paraId="39540D0D" w14:textId="6885766D" w:rsidR="00140222" w:rsidRDefault="00140222">
      <w:pPr>
        <w:pStyle w:val="Testocommento"/>
      </w:pPr>
      <w:r>
        <w:rPr>
          <w:rStyle w:val="Rimandocommento"/>
        </w:rPr>
        <w:annotationRef/>
      </w:r>
      <w:r>
        <w:t xml:space="preserve">Last word of footnote 10 "organizations" - is it possible to be a bit more specific as these could be international organizations, national government entities, etc.? </w:t>
      </w:r>
    </w:p>
  </w:comment>
  <w:comment w:id="2709" w:author="Jane Shaw" w:date="2015-10-19T15:40:00Z" w:initials="JS">
    <w:p w14:paraId="653E43A0" w14:textId="20B54A79" w:rsidR="00140222" w:rsidRDefault="00140222">
      <w:pPr>
        <w:pStyle w:val="Testocommento"/>
      </w:pPr>
      <w:r>
        <w:rPr>
          <w:rStyle w:val="Rimandocommento"/>
        </w:rPr>
        <w:annotationRef/>
      </w:r>
      <w:r>
        <w:t>OK?</w:t>
      </w:r>
    </w:p>
  </w:comment>
  <w:comment w:id="3356" w:author="Jane Shaw" w:date="2015-10-19T17:20:00Z" w:initials="JS">
    <w:p w14:paraId="13F06528" w14:textId="21662E2C" w:rsidR="00140222" w:rsidRDefault="00140222">
      <w:pPr>
        <w:pStyle w:val="Testocommento"/>
      </w:pPr>
      <w:r>
        <w:rPr>
          <w:rStyle w:val="Rimandocommento"/>
        </w:rPr>
        <w:annotationRef/>
      </w:r>
      <w:r>
        <w:t xml:space="preserve">Not in reference list. Please include details or translation into English of this title. </w:t>
      </w:r>
    </w:p>
  </w:comment>
  <w:comment w:id="3401" w:author="Jane Shaw" w:date="2015-10-19T17:39:00Z" w:initials="JS">
    <w:p w14:paraId="1A22C9D4" w14:textId="4C3120B7" w:rsidR="00140222" w:rsidRDefault="00140222">
      <w:pPr>
        <w:pStyle w:val="Testocommento"/>
      </w:pPr>
      <w:r>
        <w:rPr>
          <w:rStyle w:val="Rimandocommento"/>
        </w:rPr>
        <w:annotationRef/>
      </w:r>
      <w:r>
        <w:t>You might like to consider including a footnote to explain what a "bottleneck" industry is - as much as anything for translation purposes. Bottleneck usually has negative connotations of a point at which processes, traffic etc. are blocked.</w:t>
      </w:r>
    </w:p>
  </w:comment>
  <w:comment w:id="3461" w:author="Jane Shaw" w:date="2015-10-19T17:48:00Z" w:initials="JS">
    <w:p w14:paraId="57660669" w14:textId="0010C377" w:rsidR="00140222" w:rsidRDefault="00140222">
      <w:pPr>
        <w:pStyle w:val="Testocommento"/>
      </w:pPr>
      <w:r>
        <w:rPr>
          <w:rStyle w:val="Rimandocommento"/>
        </w:rPr>
        <w:annotationRef/>
      </w:r>
      <w:r>
        <w:t xml:space="preserve">Is this OK? Sorry, I didn't really understand it. </w:t>
      </w:r>
    </w:p>
  </w:comment>
  <w:comment w:id="3940" w:author="Jane Shaw" w:date="2015-10-16T14:52:00Z" w:initials="JS">
    <w:p w14:paraId="0AB92C28" w14:textId="7CDFC24F" w:rsidR="00140222" w:rsidRDefault="00140222">
      <w:pPr>
        <w:pStyle w:val="Testocommento"/>
      </w:pPr>
      <w:r>
        <w:rPr>
          <w:rStyle w:val="Rimandocommento"/>
        </w:rPr>
        <w:annotationRef/>
      </w:r>
      <w:r>
        <w:t xml:space="preserve">Highlighted references are ones that I was unable to check becuase of language or other problems finding them on the Internet. </w:t>
      </w:r>
    </w:p>
  </w:comment>
  <w:comment w:id="4594" w:author="Jane Shaw" w:date="2015-11-04T11:26:00Z" w:initials="JS">
    <w:p w14:paraId="3BDD8029" w14:textId="3B8A7DD6" w:rsidR="00140222" w:rsidRDefault="00140222">
      <w:pPr>
        <w:pStyle w:val="Testocommento"/>
      </w:pPr>
      <w:r>
        <w:rPr>
          <w:rStyle w:val="Rimandocommento"/>
        </w:rPr>
        <w:annotationRef/>
      </w:r>
      <w:r>
        <w:t xml:space="preserve">But following equations (and throughout the book) uses "utilization" rather than "demand". </w:t>
      </w:r>
    </w:p>
  </w:comment>
  <w:comment w:id="4597" w:author="Jane Shaw" w:date="2015-11-06T17:37:00Z" w:initials="JS">
    <w:p w14:paraId="7BAE693B" w14:textId="7F26B95D" w:rsidR="00140222" w:rsidRDefault="00140222">
      <w:pPr>
        <w:pStyle w:val="Testocommento"/>
      </w:pPr>
      <w:r>
        <w:rPr>
          <w:rStyle w:val="Rimandocommento"/>
        </w:rPr>
        <w:annotationRef/>
      </w:r>
      <w:r>
        <w:t>I've assumed that all of these equations are given correctl.Also that use of italics or non-italics in the explanation is correct.</w:t>
      </w:r>
    </w:p>
  </w:comment>
  <w:comment w:id="4763" w:author="Jane Shaw" w:date="2015-11-04T11:21:00Z" w:initials="JS">
    <w:p w14:paraId="1D262789" w14:textId="5BC773CE" w:rsidR="00140222" w:rsidRDefault="00140222">
      <w:pPr>
        <w:pStyle w:val="Testocommento"/>
      </w:pPr>
      <w:r>
        <w:rPr>
          <w:rStyle w:val="Rimandocommento"/>
        </w:rPr>
        <w:annotationRef/>
      </w:r>
      <w:r>
        <w:t>Addition to footnote (chapter 3) OK?</w:t>
      </w:r>
    </w:p>
  </w:comment>
  <w:comment w:id="4851" w:author="Jane Shaw" w:date="2015-10-19T19:36:00Z" w:initials="JS">
    <w:p w14:paraId="054DF7AA" w14:textId="1B22EAEF" w:rsidR="00140222" w:rsidRDefault="00140222">
      <w:pPr>
        <w:pStyle w:val="Testocommento"/>
      </w:pPr>
      <w:r>
        <w:rPr>
          <w:rStyle w:val="Rimandocommento"/>
        </w:rPr>
        <w:annotationRef/>
      </w:r>
      <w:r>
        <w:t>What is this XCBS?</w:t>
      </w:r>
    </w:p>
  </w:comment>
  <w:comment w:id="5023" w:author="Jane Shaw" w:date="2015-10-21T12:11:00Z" w:initials="JS">
    <w:p w14:paraId="7DB6C343" w14:textId="676DEA02" w:rsidR="00140222" w:rsidRDefault="00140222">
      <w:pPr>
        <w:pStyle w:val="Testocommento"/>
      </w:pPr>
      <w:r>
        <w:rPr>
          <w:rStyle w:val="Rimandocommento"/>
        </w:rPr>
        <w:annotationRef/>
      </w:r>
      <w:r>
        <w:t>Is this term OK? Shouldn't it be "prior somethings"?</w:t>
      </w:r>
    </w:p>
  </w:comment>
  <w:comment w:id="5140" w:author="Jane Shaw" w:date="2015-10-21T12:44:00Z" w:initials="JS">
    <w:p w14:paraId="3A9235BB" w14:textId="16241F34" w:rsidR="00140222" w:rsidRDefault="00140222">
      <w:pPr>
        <w:pStyle w:val="Testocommento"/>
      </w:pPr>
      <w:r>
        <w:rPr>
          <w:rStyle w:val="Rimandocommento"/>
        </w:rPr>
        <w:annotationRef/>
      </w:r>
      <w:r>
        <w:t>In figure, please make "density" and "value" all lower case and change to "(thousand tonnes)"</w:t>
      </w:r>
    </w:p>
  </w:comment>
  <w:comment w:id="5272" w:author="Jane Shaw" w:date="2015-10-21T13:08:00Z" w:initials="JS">
    <w:p w14:paraId="1258ABC9" w14:textId="6EC302BA" w:rsidR="00140222" w:rsidRDefault="00140222">
      <w:pPr>
        <w:pStyle w:val="Testocommento"/>
      </w:pPr>
      <w:r>
        <w:rPr>
          <w:rStyle w:val="Rimandocommento"/>
        </w:rPr>
        <w:annotationRef/>
      </w:r>
      <w:r>
        <w:t xml:space="preserve">OK? Sorry, I couldn't really understand this concept. </w:t>
      </w:r>
    </w:p>
  </w:comment>
  <w:comment w:id="5283" w:author="Jane Shaw" w:date="2015-10-22T17:03:00Z" w:initials="JS">
    <w:p w14:paraId="08FDF134" w14:textId="2EB49781" w:rsidR="00140222" w:rsidRDefault="00140222">
      <w:pPr>
        <w:pStyle w:val="Testocommento"/>
      </w:pPr>
      <w:r>
        <w:rPr>
          <w:rStyle w:val="Rimandocommento"/>
        </w:rPr>
        <w:annotationRef/>
      </w:r>
      <w:r>
        <w:t xml:space="preserve">Please supply details or where readers can get hold of this supplement in the reference section at the end of this chapter </w:t>
      </w:r>
    </w:p>
  </w:comment>
  <w:comment w:id="5531" w:author="Jane Shaw" w:date="2015-10-22T17:03:00Z" w:initials="JS">
    <w:p w14:paraId="04371010" w14:textId="4F6FDD39" w:rsidR="00140222" w:rsidRDefault="00140222">
      <w:pPr>
        <w:pStyle w:val="Testocommento"/>
      </w:pPr>
      <w:r>
        <w:rPr>
          <w:rStyle w:val="Rimandocommento"/>
        </w:rPr>
        <w:annotationRef/>
      </w:r>
      <w:r>
        <w:t>Please supply details of this document in the reference list at the end of this chapter</w:t>
      </w:r>
    </w:p>
  </w:comment>
  <w:comment w:id="5806" w:author="Jane Shaw" w:date="2015-10-22T13:19:00Z" w:initials="JS">
    <w:p w14:paraId="69502186" w14:textId="77777777" w:rsidR="00140222" w:rsidRDefault="00140222">
      <w:pPr>
        <w:pStyle w:val="Testocommento"/>
      </w:pPr>
      <w:r>
        <w:rPr>
          <w:rStyle w:val="Rimandocommento"/>
        </w:rPr>
        <w:annotationRef/>
      </w:r>
      <w:r>
        <w:t xml:space="preserve">in Figure 2: please use capital letters only for the first word of each balloon. Change "&amp; "to "and"; change to "Breakfast cereals", Give the full words in the "Food prep. fl" and "Mixes and dough" of whatever "do" means. </w:t>
      </w:r>
    </w:p>
    <w:p w14:paraId="7E9A1110" w14:textId="4518F3DC" w:rsidR="00140222" w:rsidRDefault="00140222">
      <w:pPr>
        <w:pStyle w:val="Testocommento"/>
      </w:pPr>
      <w:r>
        <w:t xml:space="preserve">Does the figure come from another publication? If so please provide details. </w:t>
      </w:r>
    </w:p>
  </w:comment>
  <w:comment w:id="5833" w:author="Jane Shaw" w:date="2015-10-22T13:23:00Z" w:initials="JS">
    <w:p w14:paraId="3D49521D" w14:textId="40DFE4FF" w:rsidR="00140222" w:rsidRDefault="00140222">
      <w:pPr>
        <w:pStyle w:val="Testocommento"/>
      </w:pPr>
      <w:r>
        <w:rPr>
          <w:rStyle w:val="Rimandocommento"/>
        </w:rPr>
        <w:annotationRef/>
      </w:r>
      <w:r>
        <w:t xml:space="preserve">OK - assuming that this is talking about computer programs for standardization, which haven't yet been mentioned. </w:t>
      </w:r>
    </w:p>
  </w:comment>
  <w:comment w:id="5874" w:author="Jane Shaw" w:date="2015-10-22T13:30:00Z" w:initials="JS">
    <w:p w14:paraId="4090BC01" w14:textId="59F37CB5" w:rsidR="00140222" w:rsidRDefault="00140222">
      <w:pPr>
        <w:pStyle w:val="Testocommento"/>
      </w:pPr>
      <w:r>
        <w:rPr>
          <w:rStyle w:val="Rimandocommento"/>
        </w:rPr>
        <w:annotationRef/>
      </w:r>
      <w:r>
        <w:t xml:space="preserve">For all figures: numbers above 1 000 should have spaces - 1 000 – 10 000 etc. and only the first word of labels should be in capitals unless it's a proper name. "tonnes" is enough without the "metric" </w:t>
      </w:r>
    </w:p>
  </w:comment>
  <w:comment w:id="6081" w:author="Jane Shaw" w:date="2015-10-22T14:12:00Z" w:initials="JS">
    <w:p w14:paraId="392315CB" w14:textId="57DF2EB2" w:rsidR="00140222" w:rsidRDefault="00140222">
      <w:pPr>
        <w:pStyle w:val="Testocommento"/>
      </w:pPr>
      <w:r>
        <w:rPr>
          <w:rStyle w:val="Rimandocommento"/>
        </w:rPr>
        <w:annotationRef/>
      </w:r>
      <w:r>
        <w:t xml:space="preserve">Why are some links all in capital letters? I haven't been able to adjuct them, but they should be as they appear on the Internet - in upper- and lower-case letters. </w:t>
      </w:r>
    </w:p>
  </w:comment>
  <w:comment w:id="6177" w:author="Jane Shaw" w:date="2015-10-22T17:03:00Z" w:initials="JS">
    <w:p w14:paraId="403BE6DB" w14:textId="55143B7F" w:rsidR="00140222" w:rsidRDefault="00140222">
      <w:pPr>
        <w:pStyle w:val="Testocommento"/>
      </w:pPr>
      <w:r>
        <w:rPr>
          <w:rStyle w:val="Rimandocommento"/>
        </w:rPr>
        <w:annotationRef/>
      </w:r>
      <w:r>
        <w:t>Please provide details of this document in the references at the end of this chapter</w:t>
      </w:r>
    </w:p>
  </w:comment>
  <w:comment w:id="6273" w:author="Jane Shaw" w:date="2015-10-22T17:22:00Z" w:initials="JS">
    <w:p w14:paraId="2F6FE5E6" w14:textId="72D37774" w:rsidR="00140222" w:rsidRDefault="00140222">
      <w:pPr>
        <w:pStyle w:val="Testocommento"/>
      </w:pPr>
      <w:r>
        <w:rPr>
          <w:rStyle w:val="Rimandocommento"/>
        </w:rPr>
        <w:annotationRef/>
      </w:r>
      <w:r>
        <w:t>OK?</w:t>
      </w:r>
    </w:p>
  </w:comment>
  <w:comment w:id="6366" w:author="Jane Shaw" w:date="2015-10-22T17:42:00Z" w:initials="JS">
    <w:p w14:paraId="43B17BA6" w14:textId="0AE160C1" w:rsidR="00140222" w:rsidRDefault="00140222">
      <w:pPr>
        <w:pStyle w:val="Testocommento"/>
      </w:pPr>
      <w:r>
        <w:rPr>
          <w:rStyle w:val="Rimandocommento"/>
        </w:rPr>
        <w:annotationRef/>
      </w:r>
      <w:r>
        <w:t xml:space="preserve">But this is chapter 3. Please be more specific about where to find this example. </w:t>
      </w:r>
    </w:p>
  </w:comment>
  <w:comment w:id="6429" w:author="Jane Shaw" w:date="2015-10-22T17:49:00Z" w:initials="JS">
    <w:p w14:paraId="6A637A65" w14:textId="055B72BA" w:rsidR="00140222" w:rsidRDefault="00140222">
      <w:pPr>
        <w:pStyle w:val="Testocommento"/>
      </w:pPr>
      <w:r>
        <w:rPr>
          <w:rStyle w:val="Rimandocommento"/>
        </w:rPr>
        <w:annotationRef/>
      </w:r>
      <w:r>
        <w:t>Please be more specific</w:t>
      </w:r>
    </w:p>
  </w:comment>
  <w:comment w:id="6573" w:author="Jane Shaw" w:date="2015-10-22T18:10:00Z" w:initials="JS">
    <w:p w14:paraId="0DB5CFC5" w14:textId="12F082D3" w:rsidR="00140222" w:rsidRDefault="00140222">
      <w:pPr>
        <w:pStyle w:val="Testocommento"/>
      </w:pPr>
      <w:r>
        <w:rPr>
          <w:rStyle w:val="Rimandocommento"/>
        </w:rPr>
        <w:annotationRef/>
      </w:r>
      <w:r>
        <w:t xml:space="preserve">Please supply details in reference section. </w:t>
      </w:r>
    </w:p>
  </w:comment>
  <w:comment w:id="6586" w:author="Jane Shaw" w:date="2015-10-22T18:12:00Z" w:initials="JS">
    <w:p w14:paraId="70708B8A" w14:textId="28A62BD7" w:rsidR="00140222" w:rsidRDefault="00140222">
      <w:pPr>
        <w:pStyle w:val="Testocommento"/>
      </w:pPr>
      <w:r>
        <w:rPr>
          <w:rStyle w:val="Rimandocommento"/>
        </w:rPr>
        <w:annotationRef/>
      </w:r>
      <w:r>
        <w:t xml:space="preserve">From now on, rather than embedding a comment, the publications and documents for which details are needed in the reference section will be highlighted in yellow, as this one is. </w:t>
      </w:r>
    </w:p>
  </w:comment>
  <w:comment w:id="6694" w:author="Jane Shaw" w:date="2015-10-22T18:23:00Z" w:initials="JS">
    <w:p w14:paraId="76346009" w14:textId="5255410A" w:rsidR="00140222" w:rsidRDefault="00140222">
      <w:pPr>
        <w:pStyle w:val="Testocommento"/>
      </w:pPr>
      <w:r>
        <w:rPr>
          <w:rStyle w:val="Rimandocommento"/>
        </w:rPr>
        <w:annotationRef/>
      </w:r>
      <w:r>
        <w:t>In figure 4, please made "Tariff line" two words; "Trade flow</w:t>
      </w:r>
      <w:r w:rsidRPr="004631C1">
        <w:rPr>
          <w:u w:val="single"/>
        </w:rPr>
        <w:t>s</w:t>
      </w:r>
      <w:r>
        <w:t xml:space="preserve"> are aggregated"; "When there are discrepancies between the data </w:t>
      </w:r>
      <w:r w:rsidRPr="004631C1">
        <w:rPr>
          <w:u w:val="single"/>
        </w:rPr>
        <w:t xml:space="preserve">from </w:t>
      </w:r>
      <w:r>
        <w:t xml:space="preserve">trading partners"; "non-COMTRADE data"; </w:t>
      </w:r>
    </w:p>
  </w:comment>
  <w:comment w:id="7189" w:author="Jane Shaw" w:date="2015-10-22T19:43:00Z" w:initials="JS">
    <w:p w14:paraId="12B8194D" w14:textId="3BAF5350" w:rsidR="00140222" w:rsidRDefault="00140222">
      <w:pPr>
        <w:pStyle w:val="Testocommento"/>
      </w:pPr>
      <w:r>
        <w:rPr>
          <w:rStyle w:val="Rimandocommento"/>
        </w:rPr>
        <w:annotationRef/>
      </w:r>
      <w:r>
        <w:t xml:space="preserve">OK? Not sure what these elements are. </w:t>
      </w:r>
    </w:p>
  </w:comment>
  <w:comment w:id="7302" w:author="Jane Shaw" w:date="2015-10-22T20:22:00Z" w:initials="JS">
    <w:p w14:paraId="205C359B" w14:textId="54C38D53" w:rsidR="00140222" w:rsidRDefault="00140222">
      <w:pPr>
        <w:pStyle w:val="Testocommento"/>
      </w:pPr>
      <w:r>
        <w:rPr>
          <w:rStyle w:val="Rimandocommento"/>
        </w:rPr>
        <w:annotationRef/>
      </w:r>
      <w:r>
        <w:t xml:space="preserve">Please remove title from Figure 8 body, and change "mmt" to "million tonnes" - if this is what mmt means. </w:t>
      </w:r>
    </w:p>
  </w:comment>
  <w:comment w:id="7572" w:author="Jane Shaw" w:date="2015-10-22T20:23:00Z" w:initials="JS">
    <w:p w14:paraId="323D6096" w14:textId="0B8393E8" w:rsidR="00140222" w:rsidRDefault="00140222">
      <w:pPr>
        <w:pStyle w:val="Testocommento"/>
      </w:pPr>
      <w:r>
        <w:rPr>
          <w:rStyle w:val="Rimandocommento"/>
        </w:rPr>
        <w:annotationRef/>
      </w:r>
      <w:r>
        <w:t>In Figures 10 and 11, please remove the "Testing for normality" from both, leaving just "Expected vs. actual values"; and change to "d-stock in million tonnes" or whatever mmt means.</w:t>
      </w:r>
    </w:p>
  </w:comment>
  <w:comment w:id="7719" w:author="Jane Shaw" w:date="2015-11-04T17:04:00Z" w:initials="JS">
    <w:p w14:paraId="52A064BC" w14:textId="6E45533D" w:rsidR="00140222" w:rsidRDefault="00140222">
      <w:pPr>
        <w:pStyle w:val="Testocommento"/>
      </w:pPr>
      <w:r>
        <w:rPr>
          <w:rStyle w:val="Rimandocommento"/>
        </w:rPr>
        <w:annotationRef/>
      </w:r>
      <w:r>
        <w:t>OK - seems strange that when farmers had more crops available they fed animals more CC instread of crop?</w:t>
      </w:r>
    </w:p>
  </w:comment>
  <w:comment w:id="7744" w:author="Jane Shaw" w:date="2015-10-23T11:08:00Z" w:initials="JS">
    <w:p w14:paraId="5243C5BF" w14:textId="0D061FF5" w:rsidR="00140222" w:rsidRDefault="00140222">
      <w:pPr>
        <w:pStyle w:val="Testocommento"/>
      </w:pPr>
      <w:r>
        <w:rPr>
          <w:rStyle w:val="Rimandocommento"/>
        </w:rPr>
        <w:annotationRef/>
      </w:r>
      <w:r>
        <w:t>Correct word - seems to be a truism "the demand-driven nature of demand"</w:t>
      </w:r>
    </w:p>
  </w:comment>
  <w:comment w:id="8401" w:author="Jane Shaw" w:date="2015-10-23T13:08:00Z" w:initials="JS">
    <w:p w14:paraId="4AAFCD7E" w14:textId="556B35CF" w:rsidR="00140222" w:rsidRDefault="00140222">
      <w:pPr>
        <w:pStyle w:val="Testocommento"/>
      </w:pPr>
      <w:r>
        <w:rPr>
          <w:rStyle w:val="Rimandocommento"/>
        </w:rPr>
        <w:annotationRef/>
      </w:r>
      <w:r>
        <w:t xml:space="preserve">Is something missing here? The footnote also seems to have been cut. </w:t>
      </w:r>
    </w:p>
  </w:comment>
  <w:comment w:id="9214" w:author="Jane Shaw" w:date="2015-10-28T12:21:00Z" w:initials="JS">
    <w:p w14:paraId="263529A1" w14:textId="3F2423A0" w:rsidR="00140222" w:rsidRDefault="00140222">
      <w:pPr>
        <w:pStyle w:val="Testocommento"/>
      </w:pPr>
      <w:r>
        <w:rPr>
          <w:rStyle w:val="Rimandocommento"/>
        </w:rPr>
        <w:annotationRef/>
      </w:r>
      <w:r>
        <w:t>In Figure 16 please capitalize only first letter of each label, change "mmt" to "million tonnes" OK?</w:t>
      </w:r>
    </w:p>
  </w:comment>
  <w:comment w:id="9521" w:author="Jane Shaw" w:date="2015-10-28T12:42:00Z" w:initials="JS">
    <w:p w14:paraId="40979099" w14:textId="119313FA" w:rsidR="00140222" w:rsidRDefault="00140222">
      <w:pPr>
        <w:pStyle w:val="Testocommento"/>
      </w:pPr>
      <w:ins w:id="9524" w:author="Jane Shaw" w:date="2015-10-28T12:41:00Z">
        <w:r>
          <w:rPr>
            <w:rStyle w:val="Rimandocommento"/>
          </w:rPr>
          <w:annotationRef/>
        </w:r>
      </w:ins>
      <w:r>
        <w:t>OK?</w:t>
      </w:r>
    </w:p>
  </w:comment>
  <w:comment w:id="9564" w:author="Jane Shaw" w:date="2015-10-28T12:46:00Z" w:initials="JS">
    <w:p w14:paraId="3376ED69" w14:textId="747EAFE1" w:rsidR="00140222" w:rsidRDefault="00140222">
      <w:pPr>
        <w:pStyle w:val="Testocommento"/>
      </w:pPr>
      <w:r>
        <w:rPr>
          <w:rStyle w:val="Rimandocommento"/>
        </w:rPr>
        <w:annotationRef/>
      </w:r>
      <w:r>
        <w:t xml:space="preserve">Please supply reference details for this quote. </w:t>
      </w:r>
    </w:p>
  </w:comment>
  <w:comment w:id="9781" w:author="Jane Shaw" w:date="2015-10-28T13:20:00Z" w:initials="JS">
    <w:p w14:paraId="5B73A004" w14:textId="7DCEA01A" w:rsidR="00140222" w:rsidRDefault="00140222">
      <w:pPr>
        <w:pStyle w:val="Testocommento"/>
      </w:pPr>
      <w:r>
        <w:rPr>
          <w:rStyle w:val="Rimandocommento"/>
        </w:rPr>
        <w:annotationRef/>
      </w:r>
      <w:r>
        <w:t xml:space="preserve">In footnote 50, the 2 definitions seem to be saying the same thing. </w:t>
      </w:r>
    </w:p>
  </w:comment>
  <w:comment w:id="10353" w:author="Jane Shaw" w:date="2015-10-28T16:22:00Z" w:initials="JS">
    <w:p w14:paraId="4828DD0F" w14:textId="62B555C6" w:rsidR="00140222" w:rsidRDefault="00140222">
      <w:pPr>
        <w:pStyle w:val="Testocommento"/>
      </w:pPr>
      <w:r>
        <w:rPr>
          <w:rStyle w:val="Rimandocommento"/>
        </w:rPr>
        <w:annotationRef/>
      </w:r>
      <w:r>
        <w:t xml:space="preserve">Sorry, I couldn't find this link. Please be more specific about where it is. </w:t>
      </w:r>
    </w:p>
  </w:comment>
  <w:comment w:id="10382" w:author="Jane Shaw" w:date="2015-10-28T16:31:00Z" w:initials="JS">
    <w:p w14:paraId="18F9CE37" w14:textId="4268DDC9" w:rsidR="00140222" w:rsidRDefault="00140222">
      <w:pPr>
        <w:pStyle w:val="Testocommento"/>
      </w:pPr>
      <w:r>
        <w:rPr>
          <w:rStyle w:val="Rimandocommento"/>
        </w:rPr>
        <w:annotationRef/>
      </w:r>
      <w:r>
        <w:t>Sorry, I can't find the reference to using monetary values to impute missing quantities. Possible to be more explicit by giving section number?</w:t>
      </w:r>
    </w:p>
  </w:comment>
  <w:comment w:id="14647" w:author="Jane Shaw" w:date="2015-11-07T11:58:00Z" w:initials="JS">
    <w:p w14:paraId="4D6D1F18" w14:textId="6E4EAD2A" w:rsidR="00140222" w:rsidRDefault="00140222">
      <w:pPr>
        <w:pStyle w:val="Testocommento"/>
      </w:pPr>
      <w:r>
        <w:rPr>
          <w:rStyle w:val="Rimandocommento"/>
        </w:rPr>
        <w:annotationRef/>
      </w:r>
      <w:r>
        <w:t>Figures OK? Seems strange that the extraction rate means that less palm oil is needed than used for margarine.</w:t>
      </w:r>
    </w:p>
  </w:comment>
  <w:comment w:id="15826" w:author="Jane Shaw" w:date="2015-10-29T19:16:00Z" w:initials="JS">
    <w:p w14:paraId="722FD820" w14:textId="54C0145E" w:rsidR="00140222" w:rsidRDefault="00140222">
      <w:pPr>
        <w:pStyle w:val="Testocommento"/>
      </w:pPr>
      <w:r>
        <w:rPr>
          <w:rStyle w:val="Rimandocommento"/>
        </w:rPr>
        <w:annotationRef/>
      </w:r>
      <w:r>
        <w:t xml:space="preserve">In Figure 22, please do the usual capital letters for only the first word of each label, and put spaces into "tariff line) and "data set". The last column on the right, second a paragraph, "discrepancies in data between trading partners". Last paragraph "non-COMTRADE data" </w:t>
      </w:r>
    </w:p>
  </w:comment>
  <w:comment w:id="17524" w:author="Jane Shaw" w:date="2015-10-30T13:01:00Z" w:initials="JS">
    <w:p w14:paraId="13563D5E" w14:textId="6B74B144" w:rsidR="00140222" w:rsidRDefault="00140222">
      <w:pPr>
        <w:pStyle w:val="Testocommento"/>
      </w:pPr>
      <w:r>
        <w:rPr>
          <w:rStyle w:val="Rimandocommento"/>
        </w:rPr>
        <w:annotationRef/>
      </w:r>
      <w:r>
        <w:t>In figure 30 please put ad hoc in normal non-corsivo letters and replace "&amp;" with "and"</w:t>
      </w:r>
    </w:p>
  </w:comment>
  <w:comment w:id="17799" w:author="Jane Shaw" w:date="2015-10-30T17:24:00Z" w:initials="JS">
    <w:p w14:paraId="5A0AC074" w14:textId="69861527" w:rsidR="00140222" w:rsidRDefault="00140222">
      <w:pPr>
        <w:pStyle w:val="Testocommento"/>
      </w:pPr>
      <w:ins w:id="17802" w:author="Jane Shaw" w:date="2015-10-30T17:23:00Z">
        <w:r>
          <w:rPr>
            <w:rStyle w:val="Rimandocommento"/>
          </w:rPr>
          <w:annotationRef/>
        </w:r>
      </w:ins>
      <w:r>
        <w:t xml:space="preserve">This is how it appears on FAOTerm, so I've used this version. Obviously, if it should be as originally (n.e.c.) please just change it back. </w:t>
      </w:r>
    </w:p>
  </w:comment>
  <w:comment w:id="18577" w:author="Jane Shaw" w:date="2015-10-31T12:52:00Z" w:initials="JS">
    <w:p w14:paraId="112B705C" w14:textId="01CDDEA0" w:rsidR="00140222" w:rsidRDefault="00140222">
      <w:pPr>
        <w:pStyle w:val="Testocommento"/>
      </w:pPr>
      <w:r>
        <w:rPr>
          <w:rStyle w:val="Rimandocommento"/>
        </w:rPr>
        <w:annotationRef/>
      </w:r>
      <w:r>
        <w:t xml:space="preserve">Does this refer to one or two products? IF two, there is a missing code number; if only one, then the existing code number should be put at the end of the desciption. </w:t>
      </w:r>
    </w:p>
  </w:comment>
  <w:comment w:id="18710" w:author="Jane Shaw" w:date="2015-10-31T13:13:00Z" w:initials="JS">
    <w:p w14:paraId="721A5E0D" w14:textId="789710AE" w:rsidR="00140222" w:rsidRDefault="00140222">
      <w:pPr>
        <w:pStyle w:val="Testocommento"/>
      </w:pPr>
      <w:r>
        <w:rPr>
          <w:rStyle w:val="Rimandocommento"/>
        </w:rPr>
        <w:annotationRef/>
      </w:r>
      <w:r>
        <w:t>OK?</w:t>
      </w:r>
    </w:p>
  </w:comment>
  <w:comment w:id="19680" w:author="Jane Shaw" w:date="2015-11-01T12:35:00Z" w:initials="JS">
    <w:p w14:paraId="778554B1" w14:textId="510F04A8" w:rsidR="00140222" w:rsidRDefault="00140222">
      <w:pPr>
        <w:pStyle w:val="Testocommento"/>
      </w:pPr>
      <w:r>
        <w:rPr>
          <w:rStyle w:val="Rimandocommento"/>
        </w:rPr>
        <w:annotationRef/>
      </w:r>
      <w:r>
        <w:t>Is this about sunflower or safflower, or are they the same for FBS purposes?</w:t>
      </w:r>
    </w:p>
  </w:comment>
  <w:comment w:id="19690" w:author="Jane Shaw" w:date="2015-11-01T12:37:00Z" w:initials="JS">
    <w:p w14:paraId="3E252695" w14:textId="3245E617" w:rsidR="00140222" w:rsidRDefault="00140222">
      <w:pPr>
        <w:pStyle w:val="Testocommento"/>
      </w:pPr>
      <w:r>
        <w:rPr>
          <w:rStyle w:val="Rimandocommento"/>
        </w:rPr>
        <w:annotationRef/>
      </w:r>
      <w:r>
        <w:t>No number?</w:t>
      </w:r>
    </w:p>
  </w:comment>
  <w:comment w:id="19813" w:author="Jane Shaw" w:date="2015-11-01T12:52:00Z" w:initials="JS">
    <w:p w14:paraId="4D2EB20E" w14:textId="137193DD" w:rsidR="00140222" w:rsidRDefault="00140222">
      <w:pPr>
        <w:pStyle w:val="Testocommento"/>
      </w:pPr>
      <w:r>
        <w:rPr>
          <w:rStyle w:val="Rimandocommento"/>
        </w:rPr>
        <w:annotationRef/>
      </w:r>
      <w:r>
        <w:t>No number?</w:t>
      </w:r>
    </w:p>
  </w:comment>
  <w:comment w:id="19945" w:author="Jane Shaw" w:date="2015-11-01T13:16:00Z" w:initials="JS">
    <w:p w14:paraId="4F536D36" w14:textId="4E91929F" w:rsidR="00140222" w:rsidRDefault="00140222">
      <w:pPr>
        <w:pStyle w:val="Testocommento"/>
      </w:pPr>
      <w:r>
        <w:rPr>
          <w:rStyle w:val="Rimandocommento"/>
        </w:rPr>
        <w:annotationRef/>
      </w:r>
      <w:r>
        <w:t>Used for deep frying and animal feeds???</w:t>
      </w:r>
    </w:p>
  </w:comment>
  <w:comment w:id="19987" w:author="Jane Shaw" w:date="2015-11-01T13:18:00Z" w:initials="JS">
    <w:p w14:paraId="24F7F1FC" w14:textId="570B29EF" w:rsidR="00140222" w:rsidRDefault="00140222">
      <w:pPr>
        <w:pStyle w:val="Testocommento"/>
      </w:pPr>
      <w:r>
        <w:rPr>
          <w:rStyle w:val="Rimandocommento"/>
        </w:rPr>
        <w:annotationRef/>
      </w:r>
      <w:r>
        <w:t>Not teak?</w:t>
      </w:r>
    </w:p>
  </w:comment>
  <w:comment w:id="20551" w:author="Jane Shaw" w:date="2015-11-01T16:13:00Z" w:initials="JS">
    <w:p w14:paraId="180F8E12" w14:textId="27C9F905" w:rsidR="00140222" w:rsidRDefault="00140222">
      <w:pPr>
        <w:pStyle w:val="Testocommento"/>
      </w:pPr>
      <w:r>
        <w:rPr>
          <w:rStyle w:val="Rimandocommento"/>
        </w:rPr>
        <w:annotationRef/>
      </w:r>
      <w:r>
        <w:t>But aren't these under Vegetables, according to the section on Vegetables?</w:t>
      </w:r>
    </w:p>
  </w:comment>
  <w:comment w:id="21566" w:author="Jane Shaw" w:date="2015-11-01T18:25:00Z" w:initials="JS">
    <w:p w14:paraId="2AE4E128" w14:textId="299E8FE7" w:rsidR="00140222" w:rsidRDefault="00140222">
      <w:pPr>
        <w:pStyle w:val="Testocommento"/>
      </w:pPr>
      <w:r>
        <w:rPr>
          <w:rStyle w:val="Rimandocommento"/>
        </w:rPr>
        <w:annotationRef/>
      </w:r>
      <w:r>
        <w:t>Number?</w:t>
      </w:r>
    </w:p>
  </w:comment>
  <w:comment w:id="21982" w:author="Jane Shaw" w:date="2015-11-01T20:04:00Z" w:initials="JS">
    <w:p w14:paraId="2DD8BE4A" w14:textId="6F08D6A6" w:rsidR="00140222" w:rsidRDefault="00140222">
      <w:pPr>
        <w:pStyle w:val="Testocommento"/>
      </w:pPr>
      <w:r>
        <w:rPr>
          <w:rStyle w:val="Rimandocommento"/>
        </w:rPr>
        <w:annotationRef/>
      </w:r>
      <w:r>
        <w:t xml:space="preserve">This isn't the latest version of the metadata. The page says that it won't be updated after 2014. Please change to new address.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4A6DBA" w14:textId="77777777" w:rsidR="00140222" w:rsidRDefault="00140222" w:rsidP="00DB6CDA">
      <w:pPr>
        <w:spacing w:after="0" w:line="240" w:lineRule="auto"/>
      </w:pPr>
      <w:r>
        <w:separator/>
      </w:r>
    </w:p>
  </w:endnote>
  <w:endnote w:type="continuationSeparator" w:id="0">
    <w:p w14:paraId="2FFF2917" w14:textId="77777777" w:rsidR="00140222" w:rsidRDefault="00140222" w:rsidP="00DB6CDA">
      <w:pPr>
        <w:spacing w:after="0" w:line="240" w:lineRule="auto"/>
      </w:pPr>
      <w:r>
        <w:continuationSeparator/>
      </w:r>
    </w:p>
  </w:endnote>
  <w:endnote w:type="continuationNotice" w:id="1">
    <w:p w14:paraId="02688267" w14:textId="77777777" w:rsidR="00140222" w:rsidRDefault="001402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New Roman (Titoli temi (l">
    <w:altName w:val="Times New Roman"/>
    <w:panose1 w:val="00000000000000000000"/>
    <w:charset w:val="00"/>
    <w:family w:val="roman"/>
    <w:notTrueType/>
    <w:pitch w:val="default"/>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FB14C" w14:textId="77777777" w:rsidR="00140222" w:rsidRDefault="00140222" w:rsidP="00D13E0A">
    <w:pPr>
      <w:pStyle w:val="Pidipagina"/>
      <w:framePr w:wrap="around" w:vAnchor="text" w:hAnchor="margin" w:xAlign="right" w:y="1"/>
      <w:rPr>
        <w:ins w:id="22151" w:author="Jane Shaw" w:date="2015-11-07T17:59:00Z"/>
        <w:rStyle w:val="Numeropagina"/>
      </w:rPr>
    </w:pPr>
    <w:ins w:id="22152" w:author="Jane Shaw" w:date="2015-11-07T17:59:00Z">
      <w:r>
        <w:rPr>
          <w:rStyle w:val="Numeropagina"/>
        </w:rPr>
        <w:fldChar w:fldCharType="begin"/>
      </w:r>
      <w:r>
        <w:rPr>
          <w:rStyle w:val="Numeropagina"/>
        </w:rPr>
        <w:instrText xml:space="preserve">PAGE  </w:instrText>
      </w:r>
      <w:r>
        <w:rPr>
          <w:rStyle w:val="Numeropagina"/>
        </w:rPr>
        <w:fldChar w:fldCharType="end"/>
      </w:r>
    </w:ins>
  </w:p>
  <w:p w14:paraId="242DAE98" w14:textId="77777777" w:rsidR="00140222" w:rsidRDefault="00140222" w:rsidP="00D13E0A">
    <w:pPr>
      <w:pStyle w:val="Pidipagina"/>
      <w:ind w:right="360"/>
      <w:pPrChange w:id="22153" w:author="Jane Shaw" w:date="2015-11-07T17:59:00Z">
        <w:pPr>
          <w:pStyle w:val="Pidipagina"/>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B01C2" w14:textId="77777777" w:rsidR="00140222" w:rsidRDefault="00140222" w:rsidP="00D13E0A">
    <w:pPr>
      <w:pStyle w:val="Pidipagina"/>
      <w:framePr w:wrap="around" w:vAnchor="text" w:hAnchor="margin" w:xAlign="right" w:y="1"/>
      <w:rPr>
        <w:ins w:id="22154" w:author="Jane Shaw" w:date="2015-11-07T17:59:00Z"/>
        <w:rStyle w:val="Numeropagina"/>
      </w:rPr>
    </w:pPr>
    <w:ins w:id="22155" w:author="Jane Shaw" w:date="2015-11-07T17:59:00Z">
      <w:r>
        <w:rPr>
          <w:rStyle w:val="Numeropagina"/>
        </w:rPr>
        <w:fldChar w:fldCharType="begin"/>
      </w:r>
      <w:r>
        <w:rPr>
          <w:rStyle w:val="Numeropagina"/>
        </w:rPr>
        <w:instrText xml:space="preserve">PAGE  </w:instrText>
      </w:r>
    </w:ins>
    <w:r>
      <w:rPr>
        <w:rStyle w:val="Numeropagina"/>
      </w:rPr>
      <w:fldChar w:fldCharType="separate"/>
    </w:r>
    <w:r w:rsidR="00794121">
      <w:rPr>
        <w:rStyle w:val="Numeropagina"/>
        <w:noProof/>
      </w:rPr>
      <w:t>1</w:t>
    </w:r>
    <w:ins w:id="22156" w:author="Jane Shaw" w:date="2015-11-07T17:59:00Z">
      <w:r>
        <w:rPr>
          <w:rStyle w:val="Numeropagina"/>
        </w:rPr>
        <w:fldChar w:fldCharType="end"/>
      </w:r>
    </w:ins>
  </w:p>
  <w:p w14:paraId="293CA8BC" w14:textId="2E916D4D" w:rsidR="00140222" w:rsidRDefault="00140222" w:rsidP="00D13E0A">
    <w:pPr>
      <w:pStyle w:val="Pidipagina"/>
      <w:ind w:right="360"/>
      <w:pPrChange w:id="22157" w:author="Jane Shaw" w:date="2015-11-07T17:59:00Z">
        <w:pPr>
          <w:pStyle w:val="Pidipagina"/>
        </w:pPr>
      </w:pPrChange>
    </w:pPr>
    <w:r>
      <w:tab/>
      <w:t xml:space="preserve">Page  of </w:t>
    </w:r>
    <w:r>
      <w:fldChar w:fldCharType="begin"/>
    </w:r>
    <w:r>
      <w:instrText xml:space="preserve"> NUMPAGES \*Arabic </w:instrText>
    </w:r>
    <w:r>
      <w:fldChar w:fldCharType="separate"/>
    </w:r>
    <w:r w:rsidR="00794121">
      <w:rPr>
        <w:noProof/>
      </w:rPr>
      <w:t>2</w:t>
    </w:r>
    <w:r>
      <w:rPr>
        <w:noProof/>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03EB2E6" w14:textId="77777777" w:rsidR="00140222" w:rsidRDefault="00140222" w:rsidP="00DB6CDA">
      <w:pPr>
        <w:spacing w:after="0" w:line="240" w:lineRule="auto"/>
      </w:pPr>
      <w:r>
        <w:separator/>
      </w:r>
    </w:p>
  </w:footnote>
  <w:footnote w:type="continuationSeparator" w:id="0">
    <w:p w14:paraId="3F9EE242" w14:textId="77777777" w:rsidR="00140222" w:rsidRDefault="00140222" w:rsidP="00DB6CDA">
      <w:pPr>
        <w:spacing w:after="0" w:line="240" w:lineRule="auto"/>
      </w:pPr>
      <w:r>
        <w:continuationSeparator/>
      </w:r>
    </w:p>
  </w:footnote>
  <w:footnote w:type="continuationNotice" w:id="1">
    <w:p w14:paraId="31415CA9" w14:textId="77777777" w:rsidR="00140222" w:rsidRDefault="00140222">
      <w:pPr>
        <w:spacing w:after="0" w:line="240" w:lineRule="auto"/>
      </w:pPr>
    </w:p>
  </w:footnote>
  <w:footnote w:id="2">
    <w:p w14:paraId="30BE6D2E" w14:textId="77777777" w:rsidR="00140222" w:rsidRPr="004C0D51" w:rsidDel="008B1B74" w:rsidRDefault="00140222">
      <w:pPr>
        <w:pStyle w:val="Testonotaapidipagina"/>
        <w:rPr>
          <w:del w:id="1030" w:author="Jane Shaw" w:date="2015-10-16T11:38:00Z"/>
          <w:rFonts w:asciiTheme="majorBidi" w:hAnsiTheme="majorBidi" w:cstheme="majorBidi"/>
        </w:rPr>
      </w:pPr>
      <w:del w:id="1031" w:author="Jane Shaw" w:date="2015-10-16T11:38:00Z">
        <w:r w:rsidRPr="004C0D51" w:rsidDel="008B1B74">
          <w:rPr>
            <w:rStyle w:val="Rimandonotaapidipagina"/>
            <w:rFonts w:asciiTheme="majorBidi" w:hAnsiTheme="majorBidi" w:cstheme="majorBidi"/>
          </w:rPr>
          <w:footnoteRef/>
        </w:r>
        <w:r w:rsidRPr="004C0D51" w:rsidDel="008B1B74">
          <w:rPr>
            <w:rFonts w:asciiTheme="majorBidi" w:hAnsiTheme="majorBidi" w:cstheme="majorBidi"/>
          </w:rPr>
          <w:delText xml:space="preserve"> Global Livestock Environmental Assessment Model</w:delText>
        </w:r>
      </w:del>
    </w:p>
  </w:footnote>
  <w:footnote w:id="3">
    <w:p w14:paraId="146F5A2D" w14:textId="219E7A7F" w:rsidR="00140222" w:rsidRPr="002718B1" w:rsidRDefault="00140222" w:rsidP="00090BA3">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ins w:id="1102" w:author="Jane Shaw" w:date="2015-10-16T12:00:00Z">
        <w:r>
          <w:rPr>
            <w:rFonts w:ascii="Times New Roman" w:hAnsi="Times New Roman" w:cs="Times New Roman"/>
          </w:rPr>
          <w:t xml:space="preserve">To quote </w:t>
        </w:r>
      </w:ins>
      <w:r w:rsidRPr="002718B1">
        <w:rPr>
          <w:rFonts w:ascii="Times New Roman" w:hAnsi="Times New Roman" w:cs="Times New Roman"/>
          <w:shd w:val="clear" w:color="auto" w:fill="FFFFFF"/>
        </w:rPr>
        <w:t>John Maynard Keynes</w:t>
      </w:r>
      <w:ins w:id="1103" w:author="Jane Shaw" w:date="2015-10-16T12:00:00Z">
        <w:r>
          <w:rPr>
            <w:rFonts w:ascii="Times New Roman" w:hAnsi="Times New Roman" w:cs="Times New Roman"/>
            <w:shd w:val="clear" w:color="auto" w:fill="FFFFFF"/>
          </w:rPr>
          <w:t>.</w:t>
        </w:r>
      </w:ins>
    </w:p>
  </w:footnote>
  <w:footnote w:id="4">
    <w:p w14:paraId="0EE3295F" w14:textId="7D8BFFA1" w:rsidR="00140222" w:rsidRPr="002718B1" w:rsidRDefault="00140222" w:rsidP="00490230">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Drawn from</w:t>
      </w:r>
      <w:ins w:id="1291" w:author="Jane Shaw" w:date="2015-10-16T12:31:00Z">
        <w:r>
          <w:rPr>
            <w:rFonts w:ascii="Times New Roman" w:hAnsi="Times New Roman" w:cs="Times New Roman"/>
          </w:rPr>
          <w:t>:</w:t>
        </w:r>
      </w:ins>
      <w:r w:rsidRPr="002718B1">
        <w:rPr>
          <w:rFonts w:ascii="Times New Roman" w:hAnsi="Times New Roman" w:cs="Times New Roman"/>
        </w:rPr>
        <w:t xml:space="preserve"> </w:t>
      </w:r>
      <w:ins w:id="1292" w:author="Jane Shaw" w:date="2015-10-16T12:31:00Z">
        <w:r w:rsidRPr="007B46D1">
          <w:rPr>
            <w:rFonts w:ascii="Times New Roman" w:hAnsi="Times New Roman" w:cs="Times New Roman"/>
          </w:rPr>
          <w:t xml:space="preserve">http://www.fao.org/waicent/faostat/agricult/fbs-e.htm </w:t>
        </w:r>
      </w:ins>
      <w:del w:id="1293" w:author="Jane Shaw" w:date="2015-10-16T12:31:00Z">
        <w:r w:rsidRPr="007B46D1" w:rsidDel="007B46D1">
          <w:fldChar w:fldCharType="begin"/>
        </w:r>
        <w:r w:rsidRPr="007B46D1" w:rsidDel="007B46D1">
          <w:delInstrText xml:space="preserve"> HYPERLINK "http://www.fao.org/waicent/faostat/agricult/fbs-e.htm" </w:delInstrText>
        </w:r>
        <w:r w:rsidRPr="007B46D1" w:rsidDel="007B46D1">
          <w:fldChar w:fldCharType="separate"/>
        </w:r>
        <w:r w:rsidRPr="007B46D1" w:rsidDel="007B46D1">
          <w:rPr>
            <w:rStyle w:val="Collegamentoipertestuale"/>
            <w:rFonts w:ascii="Times New Roman" w:hAnsi="Times New Roman" w:cs="Times New Roman"/>
            <w:sz w:val="20"/>
          </w:rPr>
          <w:delText>http://WWW.FAO.ORG/WAICENT/FAOSTAT/AGRICULT/fbs-e.htm</w:delText>
        </w:r>
        <w:r w:rsidRPr="007B46D1" w:rsidDel="007B46D1">
          <w:rPr>
            <w:rStyle w:val="Collegamentoipertestuale"/>
            <w:rFonts w:ascii="Times New Roman" w:hAnsi="Times New Roman" w:cs="Times New Roman"/>
            <w:sz w:val="20"/>
          </w:rPr>
          <w:fldChar w:fldCharType="end"/>
        </w:r>
        <w:r w:rsidRPr="007B46D1" w:rsidDel="007B46D1">
          <w:rPr>
            <w:rFonts w:ascii="Times New Roman" w:hAnsi="Times New Roman" w:cs="Times New Roman"/>
          </w:rPr>
          <w:delText xml:space="preserve"> </w:delText>
        </w:r>
      </w:del>
    </w:p>
  </w:footnote>
  <w:footnote w:id="5">
    <w:p w14:paraId="3BB6DDC1" w14:textId="08CBF809" w:rsidR="00140222" w:rsidRPr="002718B1" w:rsidRDefault="00140222" w:rsidP="00351629">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w:t>
      </w:r>
      <w:ins w:id="1302" w:author="Jane Shaw" w:date="2015-10-16T12:32:00Z">
        <w:r>
          <w:rPr>
            <w:rFonts w:ascii="Times New Roman" w:hAnsi="Times New Roman" w:cs="Times New Roman"/>
          </w:rPr>
          <w:t xml:space="preserve">For example, </w:t>
        </w:r>
      </w:ins>
      <w:r w:rsidRPr="002718B1">
        <w:rPr>
          <w:rFonts w:ascii="Times New Roman" w:hAnsi="Times New Roman" w:cs="Times New Roman"/>
        </w:rPr>
        <w:t xml:space="preserve">the FBS </w:t>
      </w:r>
      <w:del w:id="1303" w:author="Jane Shaw" w:date="2015-10-16T12:32:00Z">
        <w:r w:rsidRPr="002718B1" w:rsidDel="007B46D1">
          <w:rPr>
            <w:rFonts w:ascii="Times New Roman" w:hAnsi="Times New Roman" w:cs="Times New Roman"/>
          </w:rPr>
          <w:delText xml:space="preserve">e.g. also </w:delText>
        </w:r>
      </w:del>
      <w:r w:rsidRPr="002718B1">
        <w:rPr>
          <w:rFonts w:ascii="Times New Roman" w:hAnsi="Times New Roman" w:cs="Times New Roman"/>
        </w:rPr>
        <w:t>include non-food alcohol</w:t>
      </w:r>
      <w:del w:id="1304" w:author="Jane Shaw" w:date="2015-10-16T12:32:00Z">
        <w:r w:rsidRPr="002718B1" w:rsidDel="007B46D1">
          <w:rPr>
            <w:rFonts w:ascii="Times New Roman" w:hAnsi="Times New Roman" w:cs="Times New Roman"/>
          </w:rPr>
          <w:delText>, which is by its very name, a non-food item</w:delText>
        </w:r>
      </w:del>
      <w:r w:rsidRPr="002718B1">
        <w:rPr>
          <w:rFonts w:ascii="Times New Roman" w:hAnsi="Times New Roman" w:cs="Times New Roman"/>
        </w:rPr>
        <w:t>.</w:t>
      </w:r>
    </w:p>
  </w:footnote>
  <w:footnote w:id="6">
    <w:p w14:paraId="71661073" w14:textId="65B37565" w:rsidR="00140222" w:rsidRPr="002718B1" w:rsidRDefault="00140222" w:rsidP="00171E58">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Strictly speaking, they are just a sub</w:t>
      </w:r>
      <w:del w:id="1496" w:author="Jane Shaw" w:date="2015-10-16T13:06:00Z">
        <w:r w:rsidRPr="002718B1" w:rsidDel="00DC7F0B">
          <w:rPr>
            <w:rFonts w:ascii="Times New Roman" w:hAnsi="Times New Roman" w:cs="Times New Roman"/>
          </w:rPr>
          <w:delText>-</w:delText>
        </w:r>
      </w:del>
      <w:r w:rsidRPr="002718B1">
        <w:rPr>
          <w:rFonts w:ascii="Times New Roman" w:hAnsi="Times New Roman" w:cs="Times New Roman"/>
        </w:rPr>
        <w:t>set of these starting and end</w:t>
      </w:r>
      <w:ins w:id="1497" w:author="Jane Shaw" w:date="2015-10-16T13:06:00Z">
        <w:r>
          <w:rPr>
            <w:rFonts w:ascii="Times New Roman" w:hAnsi="Times New Roman" w:cs="Times New Roman"/>
          </w:rPr>
          <w:t xml:space="preserve"> </w:t>
        </w:r>
      </w:ins>
      <w:r w:rsidRPr="002718B1">
        <w:rPr>
          <w:rFonts w:ascii="Times New Roman" w:hAnsi="Times New Roman" w:cs="Times New Roman"/>
        </w:rPr>
        <w:t xml:space="preserve">points. Commodity balances for food and non-food items </w:t>
      </w:r>
      <w:del w:id="1498" w:author="Jane Shaw" w:date="2015-10-16T13:06:00Z">
        <w:r w:rsidRPr="002718B1" w:rsidDel="00DC7F0B">
          <w:rPr>
            <w:rFonts w:ascii="Times New Roman" w:hAnsi="Times New Roman" w:cs="Times New Roman"/>
          </w:rPr>
          <w:delText xml:space="preserve">are </w:delText>
        </w:r>
      </w:del>
      <w:ins w:id="1499" w:author="Jane Shaw" w:date="2015-10-16T13:06:00Z">
        <w:r>
          <w:rPr>
            <w:rFonts w:ascii="Times New Roman" w:hAnsi="Times New Roman" w:cs="Times New Roman"/>
          </w:rPr>
          <w:t xml:space="preserve">provide </w:t>
        </w:r>
      </w:ins>
      <w:r w:rsidRPr="002718B1">
        <w:rPr>
          <w:rFonts w:ascii="Times New Roman" w:hAnsi="Times New Roman" w:cs="Times New Roman"/>
        </w:rPr>
        <w:t>the complete basis for these models.</w:t>
      </w:r>
    </w:p>
  </w:footnote>
  <w:footnote w:id="7">
    <w:p w14:paraId="418CB46A" w14:textId="16551C53" w:rsidR="00140222" w:rsidRPr="002718B1" w:rsidRDefault="00140222" w:rsidP="001E58EB">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For details on the methodology </w:t>
      </w:r>
      <w:del w:id="1811" w:author="Jane Shaw" w:date="2015-10-16T14:39:00Z">
        <w:r w:rsidRPr="002718B1" w:rsidDel="006B4488">
          <w:rPr>
            <w:rFonts w:ascii="Times New Roman" w:hAnsi="Times New Roman" w:cs="Times New Roman"/>
          </w:rPr>
          <w:delText xml:space="preserve">of the </w:delText>
        </w:r>
      </w:del>
      <w:ins w:id="1812" w:author="Jane Shaw" w:date="2015-10-16T14:39:00Z">
        <w:r>
          <w:rPr>
            <w:rFonts w:ascii="Times New Roman" w:hAnsi="Times New Roman" w:cs="Times New Roman"/>
          </w:rPr>
          <w:t xml:space="preserve">for </w:t>
        </w:r>
      </w:ins>
      <w:r w:rsidRPr="002718B1">
        <w:rPr>
          <w:rFonts w:ascii="Times New Roman" w:hAnsi="Times New Roman" w:cs="Times New Roman"/>
        </w:rPr>
        <w:t>comparison</w:t>
      </w:r>
      <w:ins w:id="1813" w:author="Jane Shaw" w:date="2015-11-07T14:22:00Z">
        <w:r>
          <w:rPr>
            <w:rFonts w:ascii="Times New Roman" w:hAnsi="Times New Roman" w:cs="Times New Roman"/>
          </w:rPr>
          <w:t>s</w:t>
        </w:r>
      </w:ins>
      <w:r w:rsidRPr="002718B1">
        <w:rPr>
          <w:rFonts w:ascii="Times New Roman" w:hAnsi="Times New Roman" w:cs="Times New Roman"/>
        </w:rPr>
        <w:t xml:space="preserve"> between FBS and </w:t>
      </w:r>
      <w:del w:id="1814" w:author="Jane Shaw" w:date="2015-10-16T14:35:00Z">
        <w:r w:rsidRPr="002718B1" w:rsidDel="000C352D">
          <w:rPr>
            <w:rFonts w:ascii="Times New Roman" w:hAnsi="Times New Roman" w:cs="Times New Roman"/>
          </w:rPr>
          <w:delText>HH</w:delText>
        </w:r>
      </w:del>
      <w:ins w:id="1815" w:author="Jane Shaw" w:date="2015-10-16T14:35:00Z">
        <w:r>
          <w:rPr>
            <w:rFonts w:ascii="Times New Roman" w:hAnsi="Times New Roman" w:cs="Times New Roman"/>
          </w:rPr>
          <w:t>household</w:t>
        </w:r>
      </w:ins>
      <w:r w:rsidRPr="002718B1">
        <w:rPr>
          <w:rFonts w:ascii="Times New Roman" w:hAnsi="Times New Roman" w:cs="Times New Roman"/>
        </w:rPr>
        <w:t xml:space="preserve"> surveys, </w:t>
      </w:r>
      <w:del w:id="1816" w:author="Jane Shaw" w:date="2015-11-07T14:22:00Z">
        <w:r w:rsidRPr="002718B1" w:rsidDel="0013760B">
          <w:rPr>
            <w:rFonts w:ascii="Times New Roman" w:hAnsi="Times New Roman" w:cs="Times New Roman"/>
          </w:rPr>
          <w:delText xml:space="preserve">its </w:delText>
        </w:r>
      </w:del>
      <w:ins w:id="1817" w:author="Jane Shaw" w:date="2015-11-07T14:22:00Z">
        <w:r>
          <w:rPr>
            <w:rFonts w:ascii="Times New Roman" w:hAnsi="Times New Roman" w:cs="Times New Roman"/>
          </w:rPr>
          <w:t xml:space="preserve">their </w:t>
        </w:r>
      </w:ins>
      <w:r w:rsidRPr="002718B1">
        <w:rPr>
          <w:rFonts w:ascii="Times New Roman" w:hAnsi="Times New Roman" w:cs="Times New Roman"/>
        </w:rPr>
        <w:t>scope and limit</w:t>
      </w:r>
      <w:ins w:id="1818" w:author="Jane Shaw" w:date="2015-11-07T14:22:00Z">
        <w:r>
          <w:rPr>
            <w:rFonts w:ascii="Times New Roman" w:hAnsi="Times New Roman" w:cs="Times New Roman"/>
          </w:rPr>
          <w:t>ation</w:t>
        </w:r>
      </w:ins>
      <w:r w:rsidRPr="002718B1">
        <w:rPr>
          <w:rFonts w:ascii="Times New Roman" w:hAnsi="Times New Roman" w:cs="Times New Roman"/>
        </w:rPr>
        <w:t>s see</w:t>
      </w:r>
      <w:ins w:id="1819" w:author="Jane Shaw" w:date="2015-10-16T14:45:00Z">
        <w:r>
          <w:rPr>
            <w:rFonts w:ascii="Times New Roman" w:hAnsi="Times New Roman" w:cs="Times New Roman"/>
          </w:rPr>
          <w:t xml:space="preserve"> </w:t>
        </w:r>
        <w:r w:rsidRPr="006B4488">
          <w:rPr>
            <w:rFonts w:ascii="Times New Roman" w:hAnsi="Times New Roman" w:cs="Times New Roman"/>
          </w:rPr>
          <w:t>Gr</w:t>
        </w:r>
        <w:r w:rsidRPr="006B4488">
          <w:rPr>
            <w:rFonts w:ascii="Times New Roman" w:eastAsia="Calibri" w:hAnsi="Times New Roman" w:cs="Times New Roman"/>
            <w:szCs w:val="24"/>
            <w:lang w:val="en-GB" w:eastAsia="en-US"/>
            <w:rPrChange w:id="1820" w:author="Jane Shaw" w:date="2015-10-16T14:45:00Z">
              <w:rPr>
                <w:rFonts w:ascii="Times New Roman" w:eastAsia="Calibri" w:hAnsi="Times New Roman" w:cs="Times New Roman"/>
                <w:b/>
                <w:szCs w:val="24"/>
                <w:lang w:val="en-GB" w:eastAsia="en-US"/>
              </w:rPr>
            </w:rPrChange>
          </w:rPr>
          <w:t>ü</w:t>
        </w:r>
        <w:r w:rsidRPr="006B4488">
          <w:rPr>
            <w:rFonts w:asciiTheme="majorBidi" w:eastAsia="Calibri" w:hAnsiTheme="majorBidi" w:cstheme="majorBidi"/>
            <w:szCs w:val="24"/>
            <w:lang w:val="en-GB" w:eastAsia="en-US"/>
            <w:rPrChange w:id="1821" w:author="Jane Shaw" w:date="2015-10-16T14:45:00Z">
              <w:rPr>
                <w:rFonts w:asciiTheme="majorBidi" w:eastAsia="Calibri" w:hAnsiTheme="majorBidi" w:cstheme="majorBidi"/>
                <w:b/>
                <w:szCs w:val="24"/>
                <w:lang w:val="en-GB" w:eastAsia="en-US"/>
              </w:rPr>
            </w:rPrChange>
          </w:rPr>
          <w:t>nberg</w:t>
        </w:r>
        <w:r>
          <w:rPr>
            <w:rFonts w:ascii="Times New Roman" w:hAnsi="Times New Roman" w:cs="Times New Roman"/>
          </w:rPr>
          <w:t xml:space="preserve">er, 2014. </w:t>
        </w:r>
      </w:ins>
      <w:del w:id="1822" w:author="Jane Shaw" w:date="2015-10-16T14:45:00Z">
        <w:r w:rsidRPr="002718B1" w:rsidDel="006B4488">
          <w:rPr>
            <w:rFonts w:ascii="Times New Roman" w:hAnsi="Times New Roman" w:cs="Times New Roman"/>
          </w:rPr>
          <w:delText xml:space="preserve">: </w:delText>
        </w:r>
      </w:del>
      <w:del w:id="1823" w:author="Jane Shaw" w:date="2015-10-16T14:40:00Z">
        <w:r w:rsidDel="006B4488">
          <w:fldChar w:fldCharType="begin"/>
        </w:r>
        <w:r w:rsidDel="006B4488">
          <w:delInstrText xml:space="preserve"> HYPERLINK "http://www.fao.org/3/a-i4315e.pdf" </w:delInstrText>
        </w:r>
        <w:r w:rsidDel="006B4488">
          <w:fldChar w:fldCharType="separate"/>
        </w:r>
        <w:r w:rsidRPr="002718B1" w:rsidDel="006B4488">
          <w:rPr>
            <w:rStyle w:val="Collegamentoipertestuale"/>
            <w:rFonts w:ascii="Times New Roman" w:hAnsi="Times New Roman" w:cs="Times New Roman"/>
            <w:sz w:val="20"/>
          </w:rPr>
          <w:delText>http://www.fao.org/3/a-i4315e.pdf</w:delText>
        </w:r>
        <w:r w:rsidDel="006B4488">
          <w:rPr>
            <w:rStyle w:val="Collegamentoipertestuale"/>
            <w:rFonts w:ascii="Times New Roman" w:hAnsi="Times New Roman" w:cs="Times New Roman"/>
            <w:sz w:val="20"/>
          </w:rPr>
          <w:fldChar w:fldCharType="end"/>
        </w:r>
      </w:del>
    </w:p>
  </w:footnote>
  <w:footnote w:id="8">
    <w:p w14:paraId="4DF22A3D" w14:textId="5AAB5484" w:rsidR="00140222" w:rsidRPr="002718B1" w:rsidRDefault="00140222" w:rsidP="00E70192">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ins w:id="1915" w:author="Jane Shaw" w:date="2015-10-16T20:37:00Z">
        <w:r>
          <w:rPr>
            <w:rFonts w:ascii="Times New Roman" w:hAnsi="Times New Roman" w:cs="Times New Roman"/>
          </w:rPr>
          <w:t xml:space="preserve">FAO does </w:t>
        </w:r>
      </w:ins>
      <w:del w:id="1916" w:author="Jane Shaw" w:date="2015-10-16T20:37:00Z">
        <w:r w:rsidRPr="002718B1" w:rsidDel="00DD0042">
          <w:rPr>
            <w:rFonts w:ascii="Times New Roman" w:hAnsi="Times New Roman" w:cs="Times New Roman"/>
          </w:rPr>
          <w:delText xml:space="preserve">In fact, </w:delText>
        </w:r>
      </w:del>
      <w:ins w:id="1917" w:author="Jane Shaw" w:date="2015-10-16T20:37:00Z">
        <w:r>
          <w:rPr>
            <w:rFonts w:ascii="Times New Roman" w:hAnsi="Times New Roman" w:cs="Times New Roman"/>
          </w:rPr>
          <w:t xml:space="preserve">not publish </w:t>
        </w:r>
      </w:ins>
      <w:r w:rsidRPr="002718B1">
        <w:rPr>
          <w:rFonts w:ascii="Times New Roman" w:hAnsi="Times New Roman" w:cs="Times New Roman"/>
        </w:rPr>
        <w:t xml:space="preserve">the detailed SUAs </w:t>
      </w:r>
      <w:del w:id="1918" w:author="Jane Shaw" w:date="2015-10-16T20:37:00Z">
        <w:r w:rsidRPr="002718B1" w:rsidDel="00DD0042">
          <w:rPr>
            <w:rFonts w:ascii="Times New Roman" w:hAnsi="Times New Roman" w:cs="Times New Roman"/>
          </w:rPr>
          <w:delText xml:space="preserve">are not even published by FAO, </w:delText>
        </w:r>
      </w:del>
      <w:r w:rsidRPr="002718B1">
        <w:rPr>
          <w:rFonts w:ascii="Times New Roman" w:hAnsi="Times New Roman" w:cs="Times New Roman"/>
        </w:rPr>
        <w:t xml:space="preserve">not least because their proper use requires </w:t>
      </w:r>
      <w:del w:id="1919" w:author="Jane Shaw" w:date="2015-10-16T20:37:00Z">
        <w:r w:rsidRPr="002718B1" w:rsidDel="00DD0042">
          <w:rPr>
            <w:rFonts w:ascii="Times New Roman" w:hAnsi="Times New Roman" w:cs="Times New Roman"/>
          </w:rPr>
          <w:delText xml:space="preserve">the </w:delText>
        </w:r>
      </w:del>
      <w:r w:rsidRPr="002718B1">
        <w:rPr>
          <w:rFonts w:ascii="Times New Roman" w:hAnsi="Times New Roman" w:cs="Times New Roman"/>
        </w:rPr>
        <w:t>full knowledge of the various compilation steps, which is seldom available to policy</w:t>
      </w:r>
      <w:ins w:id="1920" w:author="Jane Shaw" w:date="2015-10-16T20:37:00Z">
        <w:r>
          <w:rPr>
            <w:rFonts w:ascii="Times New Roman" w:hAnsi="Times New Roman" w:cs="Times New Roman"/>
          </w:rPr>
          <w:t>-</w:t>
        </w:r>
      </w:ins>
      <w:del w:id="1921" w:author="Jane Shaw" w:date="2015-10-16T20:37:00Z">
        <w:r w:rsidRPr="002718B1" w:rsidDel="00DD0042">
          <w:rPr>
            <w:rFonts w:ascii="Times New Roman" w:hAnsi="Times New Roman" w:cs="Times New Roman"/>
          </w:rPr>
          <w:delText xml:space="preserve"> </w:delText>
        </w:r>
      </w:del>
      <w:r w:rsidRPr="002718B1">
        <w:rPr>
          <w:rFonts w:ascii="Times New Roman" w:hAnsi="Times New Roman" w:cs="Times New Roman"/>
        </w:rPr>
        <w:t xml:space="preserve">makers and analysts. </w:t>
      </w:r>
      <w:del w:id="1922" w:author="Jane Shaw" w:date="2015-10-16T20:38:00Z">
        <w:r w:rsidRPr="002718B1" w:rsidDel="00DD0042">
          <w:rPr>
            <w:rFonts w:ascii="Times New Roman" w:hAnsi="Times New Roman" w:cs="Times New Roman"/>
          </w:rPr>
          <w:delText xml:space="preserve">What is more, </w:delText>
        </w:r>
      </w:del>
      <w:r w:rsidRPr="002718B1">
        <w:rPr>
          <w:rFonts w:ascii="Times New Roman" w:hAnsi="Times New Roman" w:cs="Times New Roman"/>
        </w:rPr>
        <w:t xml:space="preserve">Past experience with published SUAs suggests that many analysts misinterpreted the information in the underlying SUA balances and drew </w:t>
      </w:r>
      <w:ins w:id="1923" w:author="Jane Shaw" w:date="2015-10-16T20:38:00Z">
        <w:r>
          <w:rPr>
            <w:rFonts w:ascii="Times New Roman" w:hAnsi="Times New Roman" w:cs="Times New Roman"/>
          </w:rPr>
          <w:t xml:space="preserve">incorrect </w:t>
        </w:r>
      </w:ins>
      <w:r w:rsidRPr="002718B1">
        <w:rPr>
          <w:rFonts w:ascii="Times New Roman" w:hAnsi="Times New Roman" w:cs="Times New Roman"/>
        </w:rPr>
        <w:t>(policy) inferences</w:t>
      </w:r>
      <w:del w:id="1924" w:author="Jane Shaw" w:date="2015-11-07T18:09:00Z">
        <w:r w:rsidRPr="002718B1" w:rsidDel="003024E6">
          <w:rPr>
            <w:rFonts w:ascii="Times New Roman" w:hAnsi="Times New Roman" w:cs="Times New Roman"/>
          </w:rPr>
          <w:delText xml:space="preserve"> that </w:delText>
        </w:r>
      </w:del>
      <w:del w:id="1925" w:author="Jane Shaw" w:date="2015-10-16T20:38:00Z">
        <w:r w:rsidRPr="002718B1" w:rsidDel="00DD0042">
          <w:rPr>
            <w:rFonts w:ascii="Times New Roman" w:hAnsi="Times New Roman" w:cs="Times New Roman"/>
          </w:rPr>
          <w:delText xml:space="preserve">are </w:delText>
        </w:r>
      </w:del>
      <w:del w:id="1926" w:author="Jane Shaw" w:date="2015-11-07T18:09:00Z">
        <w:r w:rsidRPr="002718B1" w:rsidDel="003024E6">
          <w:rPr>
            <w:rFonts w:ascii="Times New Roman" w:hAnsi="Times New Roman" w:cs="Times New Roman"/>
          </w:rPr>
          <w:delText>supported by the information contained in these balances</w:delText>
        </w:r>
      </w:del>
      <w:r w:rsidRPr="002718B1">
        <w:rPr>
          <w:rFonts w:ascii="Times New Roman" w:hAnsi="Times New Roman" w:cs="Times New Roman"/>
        </w:rPr>
        <w:t>.</w:t>
      </w:r>
    </w:p>
  </w:footnote>
  <w:footnote w:id="9">
    <w:p w14:paraId="5E4B36EE" w14:textId="451CE945" w:rsidR="00140222" w:rsidRPr="002718B1" w:rsidRDefault="00140222" w:rsidP="00E70192">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2111" w:author="Jane Shaw" w:date="2015-10-19T12:07:00Z">
        <w:r w:rsidRPr="002718B1" w:rsidDel="0005314F">
          <w:rPr>
            <w:rFonts w:ascii="Times New Roman" w:hAnsi="Times New Roman" w:cs="Times New Roman"/>
          </w:rPr>
          <w:delText xml:space="preserve">This </w:delText>
        </w:r>
      </w:del>
      <w:r w:rsidRPr="002718B1">
        <w:rPr>
          <w:rFonts w:ascii="Times New Roman" w:hAnsi="Times New Roman" w:cs="Times New Roman"/>
        </w:rPr>
        <w:t>Includ</w:t>
      </w:r>
      <w:ins w:id="2112" w:author="Jane Shaw" w:date="2015-10-19T12:07:00Z">
        <w:r>
          <w:rPr>
            <w:rFonts w:ascii="Times New Roman" w:hAnsi="Times New Roman" w:cs="Times New Roman"/>
          </w:rPr>
          <w:t>ing</w:t>
        </w:r>
      </w:ins>
      <w:del w:id="2113" w:author="Jane Shaw" w:date="2015-10-19T12:07:00Z">
        <w:r w:rsidRPr="002718B1" w:rsidDel="0005314F">
          <w:rPr>
            <w:rFonts w:ascii="Times New Roman" w:hAnsi="Times New Roman" w:cs="Times New Roman"/>
          </w:rPr>
          <w:delText>es</w:delText>
        </w:r>
      </w:del>
      <w:r w:rsidRPr="002718B1">
        <w:rPr>
          <w:rFonts w:ascii="Times New Roman" w:hAnsi="Times New Roman" w:cs="Times New Roman"/>
        </w:rPr>
        <w:t xml:space="preserve"> any animals </w:t>
      </w:r>
      <w:del w:id="2114" w:author="Jane Shaw" w:date="2015-10-19T12:07:00Z">
        <w:r w:rsidRPr="002718B1" w:rsidDel="0005314F">
          <w:rPr>
            <w:rFonts w:ascii="Times New Roman" w:hAnsi="Times New Roman" w:cs="Times New Roman"/>
          </w:rPr>
          <w:delText xml:space="preserve">grown </w:delText>
        </w:r>
      </w:del>
      <w:ins w:id="2115" w:author="Jane Shaw" w:date="2015-11-07T18:13:00Z">
        <w:r>
          <w:rPr>
            <w:rFonts w:ascii="Times New Roman" w:hAnsi="Times New Roman" w:cs="Times New Roman"/>
          </w:rPr>
          <w:t xml:space="preserve">kept </w:t>
        </w:r>
      </w:ins>
      <w:del w:id="2116" w:author="Jane Shaw" w:date="2015-10-19T12:08:00Z">
        <w:r w:rsidRPr="002718B1" w:rsidDel="0005314F">
          <w:rPr>
            <w:rFonts w:ascii="Times New Roman" w:hAnsi="Times New Roman" w:cs="Times New Roman"/>
          </w:rPr>
          <w:delText xml:space="preserve">either </w:delText>
        </w:r>
      </w:del>
      <w:r w:rsidRPr="002718B1">
        <w:rPr>
          <w:rFonts w:ascii="Times New Roman" w:hAnsi="Times New Roman" w:cs="Times New Roman"/>
        </w:rPr>
        <w:t>for draft proposes</w:t>
      </w:r>
      <w:ins w:id="2117" w:author="Jane Shaw" w:date="2015-11-07T18:13:00Z">
        <w:r>
          <w:rPr>
            <w:rFonts w:ascii="Times New Roman" w:hAnsi="Times New Roman" w:cs="Times New Roman"/>
          </w:rPr>
          <w:t>,</w:t>
        </w:r>
      </w:ins>
      <w:r w:rsidRPr="002718B1">
        <w:rPr>
          <w:rFonts w:ascii="Times New Roman" w:hAnsi="Times New Roman" w:cs="Times New Roman"/>
        </w:rPr>
        <w:t xml:space="preserve"> </w:t>
      </w:r>
      <w:del w:id="2118" w:author="Jane Shaw" w:date="2015-11-07T18:13:00Z">
        <w:r w:rsidRPr="002718B1" w:rsidDel="003024E6">
          <w:rPr>
            <w:rFonts w:ascii="Times New Roman" w:hAnsi="Times New Roman" w:cs="Times New Roman"/>
          </w:rPr>
          <w:delText xml:space="preserve">or </w:delText>
        </w:r>
      </w:del>
      <w:r w:rsidRPr="002718B1">
        <w:rPr>
          <w:rFonts w:ascii="Times New Roman" w:hAnsi="Times New Roman" w:cs="Times New Roman"/>
        </w:rPr>
        <w:t>for meat and dairy production</w:t>
      </w:r>
      <w:ins w:id="2119" w:author="Jane Shaw" w:date="2015-10-19T12:08:00Z">
        <w:r>
          <w:rPr>
            <w:rFonts w:ascii="Times New Roman" w:hAnsi="Times New Roman" w:cs="Times New Roman"/>
          </w:rPr>
          <w:t>,</w:t>
        </w:r>
      </w:ins>
      <w:r w:rsidRPr="002718B1">
        <w:rPr>
          <w:rFonts w:ascii="Times New Roman" w:hAnsi="Times New Roman" w:cs="Times New Roman"/>
        </w:rPr>
        <w:t xml:space="preserve"> or </w:t>
      </w:r>
      <w:del w:id="2120" w:author="Jane Shaw" w:date="2015-11-07T18:13:00Z">
        <w:r w:rsidRPr="002718B1" w:rsidDel="003024E6">
          <w:rPr>
            <w:rFonts w:ascii="Times New Roman" w:hAnsi="Times New Roman" w:cs="Times New Roman"/>
          </w:rPr>
          <w:delText xml:space="preserve">kept </w:delText>
        </w:r>
      </w:del>
      <w:r w:rsidRPr="002718B1">
        <w:rPr>
          <w:rFonts w:ascii="Times New Roman" w:hAnsi="Times New Roman" w:cs="Times New Roman"/>
        </w:rPr>
        <w:t>for breeding. The unit of measurement is expressed in number of heads</w:t>
      </w:r>
      <w:ins w:id="2121" w:author="Jane Shaw" w:date="2015-11-07T18:14:00Z">
        <w:r>
          <w:rPr>
            <w:rFonts w:ascii="Times New Roman" w:hAnsi="Times New Roman" w:cs="Times New Roman"/>
          </w:rPr>
          <w:t>,</w:t>
        </w:r>
      </w:ins>
      <w:r w:rsidRPr="002718B1">
        <w:rPr>
          <w:rFonts w:ascii="Times New Roman" w:hAnsi="Times New Roman" w:cs="Times New Roman"/>
        </w:rPr>
        <w:t xml:space="preserve"> or 1</w:t>
      </w:r>
      <w:ins w:id="2122" w:author="Jane Shaw" w:date="2015-10-19T12:08:00Z">
        <w:r>
          <w:rPr>
            <w:rFonts w:ascii="Times New Roman" w:hAnsi="Times New Roman" w:cs="Times New Roman"/>
          </w:rPr>
          <w:t xml:space="preserve"> </w:t>
        </w:r>
      </w:ins>
      <w:r w:rsidRPr="002718B1">
        <w:rPr>
          <w:rFonts w:ascii="Times New Roman" w:hAnsi="Times New Roman" w:cs="Times New Roman"/>
        </w:rPr>
        <w:t xml:space="preserve">000 </w:t>
      </w:r>
      <w:del w:id="2123" w:author="Jane Shaw" w:date="2015-10-19T12:08:00Z">
        <w:r w:rsidRPr="002718B1" w:rsidDel="0005314F">
          <w:rPr>
            <w:rFonts w:ascii="Times New Roman" w:hAnsi="Times New Roman" w:cs="Times New Roman"/>
          </w:rPr>
          <w:delText xml:space="preserve">of </w:delText>
        </w:r>
      </w:del>
      <w:r w:rsidRPr="002718B1">
        <w:rPr>
          <w:rFonts w:ascii="Times New Roman" w:hAnsi="Times New Roman" w:cs="Times New Roman"/>
        </w:rPr>
        <w:t>heads (</w:t>
      </w:r>
      <w:ins w:id="2124" w:author="Jane Shaw" w:date="2015-11-07T18:14:00Z">
        <w:r>
          <w:rPr>
            <w:rFonts w:ascii="Times New Roman" w:hAnsi="Times New Roman" w:cs="Times New Roman"/>
          </w:rPr>
          <w:t xml:space="preserve">for </w:t>
        </w:r>
      </w:ins>
      <w:r w:rsidRPr="002718B1">
        <w:rPr>
          <w:rFonts w:ascii="Times New Roman" w:hAnsi="Times New Roman" w:cs="Times New Roman"/>
        </w:rPr>
        <w:t>poultry, rabbits</w:t>
      </w:r>
      <w:ins w:id="2125" w:author="Jane Shaw" w:date="2015-11-07T18:14:00Z">
        <w:r>
          <w:rPr>
            <w:rFonts w:ascii="Times New Roman" w:hAnsi="Times New Roman" w:cs="Times New Roman"/>
          </w:rPr>
          <w:t xml:space="preserve"> and</w:t>
        </w:r>
      </w:ins>
      <w:del w:id="2126" w:author="Jane Shaw" w:date="2015-11-07T18:14:00Z">
        <w:r w:rsidRPr="002718B1" w:rsidDel="003024E6">
          <w:rPr>
            <w:rFonts w:ascii="Times New Roman" w:hAnsi="Times New Roman" w:cs="Times New Roman"/>
          </w:rPr>
          <w:delText>,</w:delText>
        </w:r>
      </w:del>
      <w:r w:rsidRPr="002718B1">
        <w:rPr>
          <w:rFonts w:ascii="Times New Roman" w:hAnsi="Times New Roman" w:cs="Times New Roman"/>
        </w:rPr>
        <w:t xml:space="preserve"> other rodents).</w:t>
      </w:r>
    </w:p>
  </w:footnote>
  <w:footnote w:id="10">
    <w:p w14:paraId="06874153" w14:textId="6A63AEEE" w:rsidR="00140222" w:rsidRPr="002718B1" w:rsidDel="007A66F7" w:rsidRDefault="00140222" w:rsidP="004F65E4">
      <w:pPr>
        <w:rPr>
          <w:del w:id="2222" w:author="Jane Shaw" w:date="2015-10-19T12:38:00Z"/>
          <w:rFonts w:ascii="Times New Roman" w:hAnsi="Times New Roman" w:cs="Times New Roman"/>
          <w:color w:val="000000" w:themeColor="text1"/>
          <w:sz w:val="20"/>
          <w:szCs w:val="20"/>
          <w:lang w:val="en-GB"/>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A global assessment of agricultural data</w:t>
      </w:r>
      <w:del w:id="2223" w:author="Jane Shaw" w:date="2015-10-19T12:35:00Z">
        <w:r w:rsidRPr="002718B1" w:rsidDel="007A66F7">
          <w:rPr>
            <w:rFonts w:ascii="Times New Roman" w:hAnsi="Times New Roman" w:cs="Times New Roman"/>
            <w:color w:val="000000" w:themeColor="text1"/>
            <w:sz w:val="20"/>
            <w:szCs w:val="20"/>
            <w:lang w:val="en-GB"/>
          </w:rPr>
          <w:delText>,</w:delText>
        </w:r>
      </w:del>
      <w:r w:rsidRPr="002718B1">
        <w:rPr>
          <w:rFonts w:ascii="Times New Roman" w:hAnsi="Times New Roman" w:cs="Times New Roman"/>
          <w:color w:val="000000" w:themeColor="text1"/>
          <w:sz w:val="20"/>
          <w:szCs w:val="20"/>
          <w:lang w:val="en-GB"/>
        </w:rPr>
        <w:t xml:space="preserve"> carried out by FAO and the World Bank</w:t>
      </w:r>
      <w:del w:id="2224" w:author="Jane Shaw" w:date="2015-10-19T12:35:00Z">
        <w:r w:rsidRPr="002718B1" w:rsidDel="007A66F7">
          <w:rPr>
            <w:rFonts w:ascii="Times New Roman" w:hAnsi="Times New Roman" w:cs="Times New Roman"/>
            <w:color w:val="000000" w:themeColor="text1"/>
            <w:sz w:val="20"/>
            <w:szCs w:val="20"/>
            <w:lang w:val="en-GB"/>
          </w:rPr>
          <w:delText>,</w:delText>
        </w:r>
      </w:del>
      <w:r w:rsidRPr="002718B1">
        <w:rPr>
          <w:rFonts w:ascii="Times New Roman" w:hAnsi="Times New Roman" w:cs="Times New Roman"/>
          <w:color w:val="000000" w:themeColor="text1"/>
          <w:sz w:val="20"/>
          <w:szCs w:val="20"/>
          <w:lang w:val="en-GB"/>
        </w:rPr>
        <w:t xml:space="preserve"> conclude</w:t>
      </w:r>
      <w:ins w:id="2225" w:author="Jane Shaw" w:date="2015-11-07T18:16:00Z">
        <w:r>
          <w:rPr>
            <w:rFonts w:ascii="Times New Roman" w:hAnsi="Times New Roman" w:cs="Times New Roman"/>
            <w:color w:val="000000" w:themeColor="text1"/>
            <w:sz w:val="20"/>
            <w:szCs w:val="20"/>
            <w:lang w:val="en-GB"/>
          </w:rPr>
          <w:t>d</w:t>
        </w:r>
      </w:ins>
      <w:del w:id="2226" w:author="Jane Shaw" w:date="2015-11-07T18:16:00Z">
        <w:r w:rsidRPr="002718B1" w:rsidDel="003024E6">
          <w:rPr>
            <w:rFonts w:ascii="Times New Roman" w:hAnsi="Times New Roman" w:cs="Times New Roman"/>
            <w:color w:val="000000" w:themeColor="text1"/>
            <w:sz w:val="20"/>
            <w:szCs w:val="20"/>
            <w:lang w:val="en-GB"/>
          </w:rPr>
          <w:delText>s</w:delText>
        </w:r>
      </w:del>
      <w:r w:rsidRPr="002718B1">
        <w:rPr>
          <w:rFonts w:ascii="Times New Roman" w:hAnsi="Times New Roman" w:cs="Times New Roman"/>
          <w:color w:val="000000" w:themeColor="text1"/>
          <w:sz w:val="20"/>
          <w:szCs w:val="20"/>
          <w:lang w:val="en-GB"/>
        </w:rPr>
        <w:t xml:space="preserve"> that many developing countries do not </w:t>
      </w:r>
      <w:del w:id="2227" w:author="Jane Shaw" w:date="2015-10-19T12:35:00Z">
        <w:r w:rsidRPr="002718B1" w:rsidDel="007A66F7">
          <w:rPr>
            <w:rFonts w:ascii="Times New Roman" w:hAnsi="Times New Roman" w:cs="Times New Roman"/>
            <w:color w:val="000000" w:themeColor="text1"/>
            <w:sz w:val="20"/>
            <w:szCs w:val="20"/>
            <w:lang w:val="en-GB"/>
          </w:rPr>
          <w:delText xml:space="preserve">dispose of </w:delText>
        </w:r>
      </w:del>
      <w:ins w:id="2228" w:author="Jane Shaw" w:date="2015-10-19T12:35:00Z">
        <w:r>
          <w:rPr>
            <w:rFonts w:ascii="Times New Roman" w:hAnsi="Times New Roman" w:cs="Times New Roman"/>
            <w:color w:val="000000" w:themeColor="text1"/>
            <w:sz w:val="20"/>
            <w:szCs w:val="20"/>
            <w:lang w:val="en-GB"/>
          </w:rPr>
          <w:t xml:space="preserve">have </w:t>
        </w:r>
      </w:ins>
      <w:r w:rsidRPr="002718B1">
        <w:rPr>
          <w:rFonts w:ascii="Times New Roman" w:hAnsi="Times New Roman" w:cs="Times New Roman"/>
          <w:color w:val="000000" w:themeColor="text1"/>
          <w:sz w:val="20"/>
          <w:szCs w:val="20"/>
          <w:lang w:val="en-GB"/>
        </w:rPr>
        <w:t>the capacit</w:t>
      </w:r>
      <w:ins w:id="2229" w:author="Jane Shaw" w:date="2015-11-07T18:16:00Z">
        <w:r>
          <w:rPr>
            <w:rFonts w:ascii="Times New Roman" w:hAnsi="Times New Roman" w:cs="Times New Roman"/>
            <w:color w:val="000000" w:themeColor="text1"/>
            <w:sz w:val="20"/>
            <w:szCs w:val="20"/>
            <w:lang w:val="en-GB"/>
          </w:rPr>
          <w:t>y</w:t>
        </w:r>
      </w:ins>
      <w:del w:id="2230" w:author="Jane Shaw" w:date="2015-11-07T18:16:00Z">
        <w:r w:rsidRPr="002718B1" w:rsidDel="003024E6">
          <w:rPr>
            <w:rFonts w:ascii="Times New Roman" w:hAnsi="Times New Roman" w:cs="Times New Roman"/>
            <w:color w:val="000000" w:themeColor="text1"/>
            <w:sz w:val="20"/>
            <w:szCs w:val="20"/>
            <w:lang w:val="en-GB"/>
          </w:rPr>
          <w:delText>ies</w:delText>
        </w:r>
      </w:del>
      <w:r w:rsidRPr="002718B1">
        <w:rPr>
          <w:rFonts w:ascii="Times New Roman" w:hAnsi="Times New Roman" w:cs="Times New Roman"/>
          <w:color w:val="000000" w:themeColor="text1"/>
          <w:sz w:val="20"/>
          <w:szCs w:val="20"/>
          <w:lang w:val="en-GB"/>
        </w:rPr>
        <w:t xml:space="preserve"> to collect and disseminate the </w:t>
      </w:r>
      <w:del w:id="2231" w:author="Jane Shaw" w:date="2015-10-19T12:35:00Z">
        <w:r w:rsidRPr="002718B1" w:rsidDel="007A66F7">
          <w:rPr>
            <w:rFonts w:ascii="Times New Roman" w:hAnsi="Times New Roman" w:cs="Times New Roman"/>
            <w:color w:val="000000" w:themeColor="text1"/>
            <w:sz w:val="20"/>
            <w:szCs w:val="20"/>
            <w:lang w:val="en-GB"/>
          </w:rPr>
          <w:delText xml:space="preserve">most </w:delText>
        </w:r>
      </w:del>
      <w:r w:rsidRPr="002718B1">
        <w:rPr>
          <w:rFonts w:ascii="Times New Roman" w:hAnsi="Times New Roman" w:cs="Times New Roman"/>
          <w:color w:val="000000" w:themeColor="text1"/>
          <w:sz w:val="20"/>
          <w:szCs w:val="20"/>
          <w:lang w:val="en-GB"/>
        </w:rPr>
        <w:t xml:space="preserve">basic agricultural data required to monitor national trends or </w:t>
      </w:r>
      <w:del w:id="2232" w:author="Jane Shaw" w:date="2015-10-19T12:35:00Z">
        <w:r w:rsidRPr="002718B1" w:rsidDel="007A66F7">
          <w:rPr>
            <w:rFonts w:ascii="Times New Roman" w:hAnsi="Times New Roman" w:cs="Times New Roman"/>
            <w:color w:val="000000" w:themeColor="text1"/>
            <w:sz w:val="20"/>
            <w:szCs w:val="20"/>
            <w:lang w:val="en-GB"/>
          </w:rPr>
          <w:delText xml:space="preserve">to </w:delText>
        </w:r>
      </w:del>
      <w:r w:rsidRPr="002718B1">
        <w:rPr>
          <w:rFonts w:ascii="Times New Roman" w:hAnsi="Times New Roman" w:cs="Times New Roman"/>
          <w:color w:val="000000" w:themeColor="text1"/>
          <w:sz w:val="20"/>
          <w:szCs w:val="20"/>
          <w:lang w:val="en-GB"/>
        </w:rPr>
        <w:t>inform the international development discussion, and that the quantity and quality of agricultural statistics worldwide has even decreased over time (World Bank</w:t>
      </w:r>
      <w:ins w:id="2233" w:author="Jane Shaw" w:date="2015-10-19T12:36:00Z">
        <w:r>
          <w:rPr>
            <w:rFonts w:ascii="Times New Roman" w:hAnsi="Times New Roman" w:cs="Times New Roman"/>
            <w:color w:val="000000" w:themeColor="text1"/>
            <w:sz w:val="20"/>
            <w:szCs w:val="20"/>
            <w:lang w:val="en-GB"/>
          </w:rPr>
          <w:t>,</w:t>
        </w:r>
      </w:ins>
      <w:r w:rsidRPr="002718B1">
        <w:rPr>
          <w:rFonts w:ascii="Times New Roman" w:hAnsi="Times New Roman" w:cs="Times New Roman"/>
          <w:color w:val="000000" w:themeColor="text1"/>
          <w:sz w:val="20"/>
          <w:szCs w:val="20"/>
          <w:lang w:val="en-GB"/>
        </w:rPr>
        <w:t xml:space="preserve"> 2011). </w:t>
      </w:r>
    </w:p>
    <w:p w14:paraId="0DE1C01B" w14:textId="77777777" w:rsidR="00140222" w:rsidRPr="002718B1" w:rsidRDefault="00140222">
      <w:pPr>
        <w:rPr>
          <w:lang w:val="en-GB"/>
        </w:rPr>
        <w:pPrChange w:id="2234" w:author="Jane Shaw" w:date="2015-10-19T12:38:00Z">
          <w:pPr>
            <w:pStyle w:val="Testonotaapidipagina"/>
          </w:pPr>
        </w:pPrChange>
      </w:pPr>
    </w:p>
  </w:footnote>
  <w:footnote w:id="11">
    <w:p w14:paraId="28939311" w14:textId="515FB8D3" w:rsidR="00140222" w:rsidRPr="002718B1" w:rsidRDefault="00140222" w:rsidP="00925E69">
      <w:pPr>
        <w:rPr>
          <w:rFonts w:ascii="Times New Roman" w:hAnsi="Times New Roman" w:cs="Times New Roman"/>
          <w:color w:val="000000" w:themeColor="text1"/>
          <w:sz w:val="20"/>
          <w:szCs w:val="20"/>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del w:id="2362" w:author="Jane Shaw" w:date="2015-10-19T12:44:00Z">
        <w:r w:rsidRPr="002718B1" w:rsidDel="00267710">
          <w:rPr>
            <w:rFonts w:ascii="Times New Roman" w:eastAsia="Times New Roman" w:hAnsi="Times New Roman" w:cs="Times New Roman"/>
            <w:color w:val="000000" w:themeColor="text1"/>
            <w:sz w:val="20"/>
            <w:szCs w:val="20"/>
          </w:rPr>
          <w:delText xml:space="preserve">A </w:delText>
        </w:r>
      </w:del>
      <w:r w:rsidRPr="002718B1">
        <w:rPr>
          <w:rFonts w:ascii="Times New Roman" w:eastAsia="Times New Roman" w:hAnsi="Times New Roman" w:cs="Times New Roman"/>
          <w:color w:val="000000" w:themeColor="text1"/>
          <w:sz w:val="20"/>
          <w:szCs w:val="20"/>
        </w:rPr>
        <w:t xml:space="preserve">Lack of integration within national agricultural systems has been identified as a main </w:t>
      </w:r>
      <w:del w:id="2363" w:author="Jane Shaw" w:date="2015-11-07T18:18:00Z">
        <w:r w:rsidRPr="002718B1" w:rsidDel="005E3ADB">
          <w:rPr>
            <w:rFonts w:ascii="Times New Roman" w:eastAsia="Times New Roman" w:hAnsi="Times New Roman" w:cs="Times New Roman"/>
            <w:color w:val="000000" w:themeColor="text1"/>
            <w:sz w:val="20"/>
            <w:szCs w:val="20"/>
          </w:rPr>
          <w:delText xml:space="preserve">reason for </w:delText>
        </w:r>
      </w:del>
      <w:ins w:id="2364" w:author="Jane Shaw" w:date="2015-11-07T18:18:00Z">
        <w:r>
          <w:rPr>
            <w:rFonts w:ascii="Times New Roman" w:eastAsia="Times New Roman" w:hAnsi="Times New Roman" w:cs="Times New Roman"/>
            <w:color w:val="000000" w:themeColor="text1"/>
            <w:sz w:val="20"/>
            <w:szCs w:val="20"/>
          </w:rPr>
          <w:t xml:space="preserve">cause of </w:t>
        </w:r>
      </w:ins>
      <w:del w:id="2365" w:author="Jane Shaw" w:date="2015-10-19T12:44:00Z">
        <w:r w:rsidRPr="002718B1" w:rsidDel="00267710">
          <w:rPr>
            <w:rFonts w:ascii="Times New Roman" w:eastAsia="Times New Roman" w:hAnsi="Times New Roman" w:cs="Times New Roman"/>
            <w:color w:val="000000" w:themeColor="text1"/>
            <w:sz w:val="20"/>
            <w:szCs w:val="20"/>
          </w:rPr>
          <w:delText xml:space="preserve">the </w:delText>
        </w:r>
      </w:del>
      <w:r w:rsidRPr="002718B1">
        <w:rPr>
          <w:rFonts w:ascii="Times New Roman" w:eastAsia="Times New Roman" w:hAnsi="Times New Roman" w:cs="Times New Roman"/>
          <w:color w:val="000000" w:themeColor="text1"/>
          <w:sz w:val="20"/>
          <w:szCs w:val="20"/>
        </w:rPr>
        <w:t xml:space="preserve">decline in </w:t>
      </w:r>
      <w:ins w:id="2366" w:author="Jane Shaw" w:date="2015-10-19T12:44:00Z">
        <w:r>
          <w:rPr>
            <w:rFonts w:ascii="Times New Roman" w:eastAsia="Times New Roman" w:hAnsi="Times New Roman" w:cs="Times New Roman"/>
            <w:color w:val="000000" w:themeColor="text1"/>
            <w:sz w:val="20"/>
            <w:szCs w:val="20"/>
          </w:rPr>
          <w:t xml:space="preserve">the </w:t>
        </w:r>
      </w:ins>
      <w:r w:rsidRPr="002718B1">
        <w:rPr>
          <w:rFonts w:ascii="Times New Roman" w:eastAsia="Times New Roman" w:hAnsi="Times New Roman" w:cs="Times New Roman"/>
          <w:color w:val="000000" w:themeColor="text1"/>
          <w:sz w:val="20"/>
          <w:szCs w:val="20"/>
        </w:rPr>
        <w:t>coverage and quality of agricultural data in developing countries (World Bank</w:t>
      </w:r>
      <w:ins w:id="2367" w:author="Jane Shaw" w:date="2015-10-19T12:44:00Z">
        <w:r>
          <w:rPr>
            <w:rFonts w:ascii="Times New Roman" w:eastAsia="Times New Roman" w:hAnsi="Times New Roman" w:cs="Times New Roman"/>
            <w:color w:val="000000" w:themeColor="text1"/>
            <w:sz w:val="20"/>
            <w:szCs w:val="20"/>
          </w:rPr>
          <w:t>,</w:t>
        </w:r>
      </w:ins>
      <w:r w:rsidRPr="002718B1">
        <w:rPr>
          <w:rFonts w:ascii="Times New Roman" w:eastAsia="Times New Roman" w:hAnsi="Times New Roman" w:cs="Times New Roman"/>
          <w:color w:val="000000" w:themeColor="text1"/>
          <w:sz w:val="20"/>
          <w:szCs w:val="20"/>
        </w:rPr>
        <w:t xml:space="preserve"> 2011). Overcoming this deficit is crucial for setting up an efficient FBS compilation system</w:t>
      </w:r>
      <w:ins w:id="2368" w:author="Jane Shaw" w:date="2015-10-19T12:44:00Z">
        <w:r>
          <w:rPr>
            <w:rFonts w:ascii="Times New Roman" w:eastAsia="Times New Roman" w:hAnsi="Times New Roman" w:cs="Times New Roman"/>
            <w:color w:val="000000" w:themeColor="text1"/>
            <w:sz w:val="20"/>
            <w:szCs w:val="20"/>
          </w:rPr>
          <w:t>,</w:t>
        </w:r>
      </w:ins>
      <w:r w:rsidRPr="002718B1">
        <w:rPr>
          <w:rFonts w:ascii="Times New Roman" w:eastAsia="Times New Roman" w:hAnsi="Times New Roman" w:cs="Times New Roman"/>
          <w:color w:val="000000" w:themeColor="text1"/>
          <w:sz w:val="20"/>
          <w:szCs w:val="20"/>
        </w:rPr>
        <w:t xml:space="preserve"> which</w:t>
      </w:r>
      <w:del w:id="2369" w:author="Jane Shaw" w:date="2015-10-19T12:44:00Z">
        <w:r w:rsidRPr="002718B1" w:rsidDel="00267710">
          <w:rPr>
            <w:rFonts w:ascii="Times New Roman" w:eastAsia="Times New Roman" w:hAnsi="Times New Roman" w:cs="Times New Roman"/>
            <w:color w:val="000000" w:themeColor="text1"/>
            <w:sz w:val="20"/>
            <w:szCs w:val="20"/>
          </w:rPr>
          <w:delText>,</w:delText>
        </w:r>
      </w:del>
      <w:del w:id="2370" w:author="Jane Shaw" w:date="2015-11-07T18:19:00Z">
        <w:r w:rsidRPr="002718B1" w:rsidDel="005E3ADB">
          <w:rPr>
            <w:rFonts w:ascii="Times New Roman" w:eastAsia="Times New Roman" w:hAnsi="Times New Roman" w:cs="Times New Roman"/>
            <w:color w:val="000000" w:themeColor="text1"/>
            <w:sz w:val="20"/>
            <w:szCs w:val="20"/>
          </w:rPr>
          <w:delText xml:space="preserve"> as FBS </w:delText>
        </w:r>
      </w:del>
      <w:del w:id="2371" w:author="Jane Shaw" w:date="2015-10-19T12:44:00Z">
        <w:r w:rsidRPr="002718B1" w:rsidDel="00267710">
          <w:rPr>
            <w:rFonts w:ascii="Times New Roman" w:eastAsia="Times New Roman" w:hAnsi="Times New Roman" w:cs="Times New Roman"/>
            <w:color w:val="000000" w:themeColor="text1"/>
            <w:sz w:val="20"/>
            <w:szCs w:val="20"/>
          </w:rPr>
          <w:delText xml:space="preserve">represent </w:delText>
        </w:r>
      </w:del>
      <w:del w:id="2372" w:author="Jane Shaw" w:date="2015-11-07T18:19:00Z">
        <w:r w:rsidRPr="002718B1" w:rsidDel="005E3ADB">
          <w:rPr>
            <w:rFonts w:ascii="Times New Roman" w:eastAsia="Times New Roman" w:hAnsi="Times New Roman" w:cs="Times New Roman"/>
            <w:color w:val="000000" w:themeColor="text1"/>
            <w:sz w:val="20"/>
            <w:szCs w:val="20"/>
          </w:rPr>
          <w:delText>a cross-domain dataset</w:delText>
        </w:r>
      </w:del>
      <w:del w:id="2373" w:author="Jane Shaw" w:date="2015-10-19T12:44:00Z">
        <w:r w:rsidRPr="002718B1" w:rsidDel="00267710">
          <w:rPr>
            <w:rFonts w:ascii="Times New Roman" w:eastAsia="Times New Roman" w:hAnsi="Times New Roman" w:cs="Times New Roman"/>
            <w:color w:val="000000" w:themeColor="text1"/>
            <w:sz w:val="20"/>
            <w:szCs w:val="20"/>
          </w:rPr>
          <w:delText>,</w:delText>
        </w:r>
      </w:del>
      <w:r w:rsidRPr="002718B1">
        <w:rPr>
          <w:rFonts w:ascii="Times New Roman" w:eastAsia="Times New Roman" w:hAnsi="Times New Roman" w:cs="Times New Roman"/>
          <w:color w:val="000000" w:themeColor="text1"/>
          <w:sz w:val="20"/>
          <w:szCs w:val="20"/>
        </w:rPr>
        <w:t xml:space="preserve"> requires </w:t>
      </w:r>
      <w:ins w:id="2374" w:author="Jane Shaw" w:date="2015-10-19T12:44:00Z">
        <w:r>
          <w:rPr>
            <w:rFonts w:ascii="Times New Roman" w:eastAsia="Times New Roman" w:hAnsi="Times New Roman" w:cs="Times New Roman"/>
            <w:color w:val="000000" w:themeColor="text1"/>
            <w:sz w:val="20"/>
            <w:szCs w:val="20"/>
          </w:rPr>
          <w:t xml:space="preserve">the </w:t>
        </w:r>
      </w:ins>
      <w:r w:rsidRPr="002718B1">
        <w:rPr>
          <w:rFonts w:ascii="Times New Roman" w:eastAsia="Times New Roman" w:hAnsi="Times New Roman" w:cs="Times New Roman"/>
          <w:color w:val="000000" w:themeColor="text1"/>
          <w:sz w:val="20"/>
          <w:szCs w:val="20"/>
        </w:rPr>
        <w:t>involvement of a variety of different organizations</w:t>
      </w:r>
      <w:ins w:id="2375" w:author="Jane Shaw" w:date="2015-11-07T18:19:00Z">
        <w:r>
          <w:rPr>
            <w:rFonts w:ascii="Times New Roman" w:eastAsia="Times New Roman" w:hAnsi="Times New Roman" w:cs="Times New Roman"/>
            <w:color w:val="000000" w:themeColor="text1"/>
            <w:sz w:val="20"/>
            <w:szCs w:val="20"/>
          </w:rPr>
          <w:t xml:space="preserve">, because </w:t>
        </w:r>
        <w:r w:rsidRPr="002718B1">
          <w:rPr>
            <w:rFonts w:ascii="Times New Roman" w:eastAsia="Times New Roman" w:hAnsi="Times New Roman" w:cs="Times New Roman"/>
            <w:color w:val="000000" w:themeColor="text1"/>
            <w:sz w:val="20"/>
            <w:szCs w:val="20"/>
          </w:rPr>
          <w:t xml:space="preserve">FBS </w:t>
        </w:r>
        <w:r>
          <w:rPr>
            <w:rFonts w:ascii="Times New Roman" w:eastAsia="Times New Roman" w:hAnsi="Times New Roman" w:cs="Times New Roman"/>
            <w:color w:val="000000" w:themeColor="text1"/>
            <w:sz w:val="20"/>
            <w:szCs w:val="20"/>
          </w:rPr>
          <w:t>provide</w:t>
        </w:r>
        <w:r w:rsidRPr="002718B1">
          <w:rPr>
            <w:rFonts w:ascii="Times New Roman" w:eastAsia="Times New Roman" w:hAnsi="Times New Roman" w:cs="Times New Roman"/>
            <w:color w:val="000000" w:themeColor="text1"/>
            <w:sz w:val="20"/>
            <w:szCs w:val="20"/>
          </w:rPr>
          <w:t xml:space="preserve"> a cross-domain data</w:t>
        </w:r>
        <w:r>
          <w:rPr>
            <w:rFonts w:ascii="Times New Roman" w:eastAsia="Times New Roman" w:hAnsi="Times New Roman" w:cs="Times New Roman"/>
            <w:color w:val="000000" w:themeColor="text1"/>
            <w:sz w:val="20"/>
            <w:szCs w:val="20"/>
          </w:rPr>
          <w:t xml:space="preserve"> </w:t>
        </w:r>
        <w:r w:rsidRPr="002718B1">
          <w:rPr>
            <w:rFonts w:ascii="Times New Roman" w:eastAsia="Times New Roman" w:hAnsi="Times New Roman" w:cs="Times New Roman"/>
            <w:color w:val="000000" w:themeColor="text1"/>
            <w:sz w:val="20"/>
            <w:szCs w:val="20"/>
          </w:rPr>
          <w:t>set</w:t>
        </w:r>
      </w:ins>
      <w:r w:rsidRPr="002718B1">
        <w:rPr>
          <w:rFonts w:ascii="Times New Roman" w:eastAsia="Times New Roman" w:hAnsi="Times New Roman" w:cs="Times New Roman"/>
          <w:color w:val="000000" w:themeColor="text1"/>
          <w:sz w:val="20"/>
          <w:szCs w:val="20"/>
        </w:rPr>
        <w:t xml:space="preserve">. </w:t>
      </w:r>
    </w:p>
    <w:p w14:paraId="407DC30D" w14:textId="77777777" w:rsidR="00140222" w:rsidRPr="002718B1" w:rsidRDefault="00140222" w:rsidP="006676C4">
      <w:pPr>
        <w:pStyle w:val="Testonotaapidipagina"/>
        <w:rPr>
          <w:rFonts w:ascii="Times New Roman" w:hAnsi="Times New Roman" w:cs="Times New Roman"/>
        </w:rPr>
      </w:pPr>
    </w:p>
  </w:footnote>
  <w:footnote w:id="12">
    <w:p w14:paraId="33B09554" w14:textId="2D91A0B6" w:rsidR="00140222" w:rsidRPr="002718B1" w:rsidRDefault="00140222" w:rsidP="001339CB">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2480" w:author="Jane Shaw" w:date="2015-10-19T12:59:00Z">
        <w:r w:rsidRPr="002718B1" w:rsidDel="009C5BD0">
          <w:rPr>
            <w:rFonts w:ascii="Times New Roman" w:hAnsi="Times New Roman" w:cs="Times New Roman"/>
            <w:lang w:val="en-GB"/>
          </w:rPr>
          <w:delText xml:space="preserve">The </w:delText>
        </w:r>
      </w:del>
      <w:r w:rsidRPr="002718B1">
        <w:rPr>
          <w:rFonts w:ascii="Times New Roman" w:hAnsi="Times New Roman" w:cs="Times New Roman"/>
          <w:lang w:val="en-GB"/>
        </w:rPr>
        <w:t xml:space="preserve">FAO provides </w:t>
      </w:r>
      <w:del w:id="2481" w:author="Jane Shaw" w:date="2015-10-19T12:59:00Z">
        <w:r w:rsidRPr="002718B1" w:rsidDel="009C5BD0">
          <w:rPr>
            <w:rFonts w:ascii="Times New Roman" w:hAnsi="Times New Roman" w:cs="Times New Roman"/>
            <w:lang w:val="en-GB"/>
          </w:rPr>
          <w:delText xml:space="preserve">the </w:delText>
        </w:r>
      </w:del>
      <w:r w:rsidRPr="002718B1">
        <w:rPr>
          <w:rFonts w:ascii="Times New Roman" w:hAnsi="Times New Roman" w:cs="Times New Roman"/>
          <w:lang w:val="en-GB"/>
        </w:rPr>
        <w:t xml:space="preserve">basic guidance on how to collect census information, </w:t>
      </w:r>
      <w:del w:id="2482" w:author="Jane Shaw" w:date="2015-10-19T13:00:00Z">
        <w:r w:rsidRPr="002718B1" w:rsidDel="009C5BD0">
          <w:rPr>
            <w:rFonts w:ascii="Times New Roman" w:hAnsi="Times New Roman" w:cs="Times New Roman"/>
            <w:lang w:val="en-GB"/>
          </w:rPr>
          <w:delText xml:space="preserve">what </w:delText>
        </w:r>
      </w:del>
      <w:ins w:id="2483" w:author="Jane Shaw" w:date="2015-10-19T13:00:00Z">
        <w:r>
          <w:rPr>
            <w:rFonts w:ascii="Times New Roman" w:hAnsi="Times New Roman" w:cs="Times New Roman"/>
            <w:lang w:val="en-GB"/>
          </w:rPr>
          <w:t xml:space="preserve">which </w:t>
        </w:r>
      </w:ins>
      <w:r w:rsidRPr="002718B1">
        <w:rPr>
          <w:rFonts w:ascii="Times New Roman" w:hAnsi="Times New Roman" w:cs="Times New Roman"/>
          <w:lang w:val="en-GB"/>
        </w:rPr>
        <w:t>variables to cover, how to prepare for a census and how to process the data collected. The FAO guidelines for the 2020 round of the World Census of Agriculture have just been released (FAO</w:t>
      </w:r>
      <w:ins w:id="2484" w:author="Jane Shaw" w:date="2015-10-19T13:00:00Z">
        <w:r>
          <w:rPr>
            <w:rFonts w:ascii="Times New Roman" w:hAnsi="Times New Roman" w:cs="Times New Roman"/>
            <w:lang w:val="en-GB"/>
          </w:rPr>
          <w:t>,</w:t>
        </w:r>
      </w:ins>
      <w:r w:rsidRPr="002718B1">
        <w:rPr>
          <w:rFonts w:ascii="Times New Roman" w:hAnsi="Times New Roman" w:cs="Times New Roman"/>
          <w:lang w:val="en-GB"/>
        </w:rPr>
        <w:t xml:space="preserve"> 2015</w:t>
      </w:r>
      <w:ins w:id="2485" w:author="Jane Shaw" w:date="2015-10-19T13:00:00Z">
        <w:r>
          <w:rPr>
            <w:rFonts w:ascii="Times New Roman" w:hAnsi="Times New Roman" w:cs="Times New Roman"/>
            <w:lang w:val="en-GB"/>
          </w:rPr>
          <w:t>b</w:t>
        </w:r>
      </w:ins>
      <w:del w:id="2486" w:author="Jane Shaw" w:date="2015-10-19T13:00:00Z">
        <w:r w:rsidRPr="002718B1" w:rsidDel="009C5BD0">
          <w:rPr>
            <w:rFonts w:ascii="Times New Roman" w:hAnsi="Times New Roman" w:cs="Times New Roman"/>
            <w:lang w:val="en-GB"/>
          </w:rPr>
          <w:delText>a</w:delText>
        </w:r>
      </w:del>
      <w:r w:rsidRPr="002718B1">
        <w:rPr>
          <w:rFonts w:ascii="Times New Roman" w:hAnsi="Times New Roman" w:cs="Times New Roman"/>
          <w:lang w:val="en-GB"/>
        </w:rPr>
        <w:t>).</w:t>
      </w:r>
    </w:p>
  </w:footnote>
  <w:footnote w:id="13">
    <w:p w14:paraId="185D758F" w14:textId="77777777" w:rsidR="00140222" w:rsidRPr="002718B1" w:rsidDel="009C5BD0" w:rsidRDefault="00140222" w:rsidP="000113E8">
      <w:pPr>
        <w:pStyle w:val="Testonotaapidipagina"/>
        <w:rPr>
          <w:del w:id="2560" w:author="Jane Shaw" w:date="2015-10-19T13:11:00Z"/>
          <w:rFonts w:ascii="Times New Roman" w:hAnsi="Times New Roman" w:cs="Times New Roman"/>
        </w:rPr>
      </w:pPr>
      <w:del w:id="2561" w:author="Jane Shaw" w:date="2015-10-19T13:11:00Z">
        <w:r w:rsidRPr="002718B1" w:rsidDel="009C5BD0">
          <w:rPr>
            <w:rStyle w:val="Rimandonotaapidipagina"/>
            <w:rFonts w:ascii="Times New Roman" w:hAnsi="Times New Roman" w:cs="Times New Roman"/>
          </w:rPr>
          <w:footnoteRef/>
        </w:r>
        <w:r w:rsidRPr="002718B1" w:rsidDel="009C5BD0">
          <w:rPr>
            <w:rFonts w:ascii="Times New Roman" w:hAnsi="Times New Roman" w:cs="Times New Roman"/>
          </w:rPr>
          <w:delText xml:space="preserve"> H</w:delText>
        </w:r>
        <w:r w:rsidRPr="002718B1" w:rsidDel="009C5BD0">
          <w:rPr>
            <w:rFonts w:ascii="Times New Roman" w:hAnsi="Times New Roman" w:cs="Times New Roman"/>
            <w:lang w:val="en-GB"/>
          </w:rPr>
          <w:delText>enceforward referred to as the “Global Strategy”</w:delText>
        </w:r>
      </w:del>
    </w:p>
  </w:footnote>
  <w:footnote w:id="14">
    <w:p w14:paraId="5473B1B6" w14:textId="3978006B"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Th</w:t>
      </w:r>
      <w:ins w:id="2597" w:author="Jane Shaw" w:date="2015-10-19T13:16:00Z">
        <w:r>
          <w:rPr>
            <w:rFonts w:ascii="Times New Roman" w:hAnsi="Times New Roman" w:cs="Times New Roman"/>
          </w:rPr>
          <w:t>is</w:t>
        </w:r>
      </w:ins>
      <w:del w:id="2598" w:author="Jane Shaw" w:date="2015-10-19T13:16:00Z">
        <w:r w:rsidRPr="002718B1" w:rsidDel="00CA0C2F">
          <w:rPr>
            <w:rFonts w:ascii="Times New Roman" w:hAnsi="Times New Roman" w:cs="Times New Roman"/>
          </w:rPr>
          <w:delText>e</w:delText>
        </w:r>
      </w:del>
      <w:r w:rsidRPr="002718B1">
        <w:rPr>
          <w:rFonts w:ascii="Times New Roman" w:hAnsi="Times New Roman" w:cs="Times New Roman"/>
        </w:rPr>
        <w:t xml:space="preserve"> review </w:t>
      </w:r>
      <w:del w:id="2599" w:author="Jane Shaw" w:date="2015-10-19T13:16:00Z">
        <w:r w:rsidRPr="002718B1" w:rsidDel="00CA0C2F">
          <w:rPr>
            <w:rFonts w:ascii="Times New Roman" w:hAnsi="Times New Roman" w:cs="Times New Roman"/>
          </w:rPr>
          <w:delText xml:space="preserve">below </w:delText>
        </w:r>
      </w:del>
      <w:r w:rsidRPr="002718B1">
        <w:rPr>
          <w:rFonts w:ascii="Times New Roman" w:hAnsi="Times New Roman" w:cs="Times New Roman"/>
        </w:rPr>
        <w:t>is based on two unpublished reports recently prepared in the context of the Global Strategy</w:t>
      </w:r>
      <w:ins w:id="2600" w:author="Jane Shaw" w:date="2015-10-19T13:16:00Z">
        <w:r>
          <w:rPr>
            <w:rFonts w:ascii="Times New Roman" w:hAnsi="Times New Roman" w:cs="Times New Roman"/>
          </w:rPr>
          <w:t>,</w:t>
        </w:r>
      </w:ins>
      <w:r w:rsidRPr="002718B1">
        <w:rPr>
          <w:rFonts w:ascii="Times New Roman" w:hAnsi="Times New Roman" w:cs="Times New Roman"/>
        </w:rPr>
        <w:t xml:space="preserve"> </w:t>
      </w:r>
      <w:del w:id="2601" w:author="Jane Shaw" w:date="2015-10-19T13:16:00Z">
        <w:r w:rsidRPr="002718B1" w:rsidDel="00CA0C2F">
          <w:rPr>
            <w:rFonts w:ascii="Times New Roman" w:hAnsi="Times New Roman" w:cs="Times New Roman"/>
          </w:rPr>
          <w:delText xml:space="preserve">to Improve Agricultural and Rural Statistics – </w:delText>
        </w:r>
      </w:del>
      <w:del w:id="2602" w:author="Jane Shaw" w:date="2015-11-07T18:27:00Z">
        <w:r w:rsidRPr="002718B1" w:rsidDel="00585E66">
          <w:rPr>
            <w:rFonts w:ascii="Times New Roman" w:hAnsi="Times New Roman" w:cs="Times New Roman"/>
          </w:rPr>
          <w:delText xml:space="preserve">for </w:delText>
        </w:r>
      </w:del>
      <w:ins w:id="2603" w:author="Jane Shaw" w:date="2015-11-07T18:27:00Z">
        <w:r>
          <w:rPr>
            <w:rFonts w:ascii="Times New Roman" w:hAnsi="Times New Roman" w:cs="Times New Roman"/>
          </w:rPr>
          <w:t xml:space="preserve">on </w:t>
        </w:r>
      </w:ins>
      <w:r w:rsidRPr="002718B1">
        <w:rPr>
          <w:rFonts w:ascii="Times New Roman" w:hAnsi="Times New Roman" w:cs="Times New Roman"/>
        </w:rPr>
        <w:t>crop</w:t>
      </w:r>
      <w:del w:id="2604" w:author="Jane Shaw" w:date="2015-11-07T18:27:00Z">
        <w:r w:rsidRPr="002718B1" w:rsidDel="00585E66">
          <w:rPr>
            <w:rFonts w:ascii="Times New Roman" w:hAnsi="Times New Roman" w:cs="Times New Roman"/>
          </w:rPr>
          <w:delText>s</w:delText>
        </w:r>
      </w:del>
      <w:r w:rsidRPr="002718B1">
        <w:rPr>
          <w:rFonts w:ascii="Times New Roman" w:hAnsi="Times New Roman" w:cs="Times New Roman"/>
        </w:rPr>
        <w:t xml:space="preserve"> production by Sud </w:t>
      </w:r>
      <w:r w:rsidRPr="002718B1">
        <w:rPr>
          <w:rFonts w:ascii="Times New Roman" w:hAnsi="Times New Roman" w:cs="Times New Roman"/>
          <w:i/>
        </w:rPr>
        <w:t>et al.</w:t>
      </w:r>
      <w:r w:rsidRPr="002718B1">
        <w:rPr>
          <w:rFonts w:ascii="Times New Roman" w:hAnsi="Times New Roman" w:cs="Times New Roman"/>
        </w:rPr>
        <w:t xml:space="preserve"> (2015) and </w:t>
      </w:r>
      <w:del w:id="2605" w:author="Jane Shaw" w:date="2015-11-07T18:27:00Z">
        <w:r w:rsidRPr="002718B1" w:rsidDel="00585E66">
          <w:rPr>
            <w:rFonts w:ascii="Times New Roman" w:hAnsi="Times New Roman" w:cs="Times New Roman"/>
          </w:rPr>
          <w:delText xml:space="preserve">for </w:delText>
        </w:r>
      </w:del>
      <w:ins w:id="2606" w:author="Jane Shaw" w:date="2015-11-07T18:27:00Z">
        <w:r>
          <w:rPr>
            <w:rFonts w:ascii="Times New Roman" w:hAnsi="Times New Roman" w:cs="Times New Roman"/>
          </w:rPr>
          <w:t xml:space="preserve">on </w:t>
        </w:r>
      </w:ins>
      <w:r w:rsidRPr="002718B1">
        <w:rPr>
          <w:rFonts w:ascii="Times New Roman" w:hAnsi="Times New Roman" w:cs="Times New Roman"/>
        </w:rPr>
        <w:t xml:space="preserve">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5">
    <w:p w14:paraId="33F8EF27" w14:textId="30EF7713"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Information gathered during a country visit </w:t>
      </w:r>
      <w:del w:id="3081" w:author="Jane Shaw" w:date="2015-10-19T16:34:00Z">
        <w:r w:rsidRPr="002718B1" w:rsidDel="00B9624A">
          <w:rPr>
            <w:rFonts w:ascii="Times New Roman" w:hAnsi="Times New Roman" w:cs="Times New Roman"/>
          </w:rPr>
          <w:delText xml:space="preserve">by the FAO Statistics Division in </w:delText>
        </w:r>
      </w:del>
      <w:ins w:id="3082" w:author="Jane Shaw" w:date="2015-10-19T16:34:00Z">
        <w:r>
          <w:rPr>
            <w:rFonts w:ascii="Times New Roman" w:hAnsi="Times New Roman" w:cs="Times New Roman"/>
          </w:rPr>
          <w:t xml:space="preserve">to </w:t>
        </w:r>
      </w:ins>
      <w:r w:rsidRPr="002718B1">
        <w:rPr>
          <w:rFonts w:ascii="Times New Roman" w:hAnsi="Times New Roman" w:cs="Times New Roman"/>
        </w:rPr>
        <w:t xml:space="preserve">the Democratic Republic of the Congo </w:t>
      </w:r>
      <w:ins w:id="3083" w:author="Jane Shaw" w:date="2015-10-19T16:34:00Z">
        <w:r w:rsidRPr="002718B1">
          <w:rPr>
            <w:rFonts w:ascii="Times New Roman" w:hAnsi="Times New Roman" w:cs="Times New Roman"/>
          </w:rPr>
          <w:t xml:space="preserve">by </w:t>
        </w:r>
      </w:ins>
      <w:ins w:id="3084" w:author="Jane Shaw" w:date="2015-10-19T16:38:00Z">
        <w:r>
          <w:rPr>
            <w:rFonts w:ascii="Times New Roman" w:hAnsi="Times New Roman" w:cs="Times New Roman"/>
          </w:rPr>
          <w:t xml:space="preserve">ESS </w:t>
        </w:r>
      </w:ins>
      <w:r w:rsidRPr="002718B1">
        <w:rPr>
          <w:rFonts w:ascii="Times New Roman" w:hAnsi="Times New Roman" w:cs="Times New Roman"/>
        </w:rPr>
        <w:t>in 2011.</w:t>
      </w:r>
    </w:p>
  </w:footnote>
  <w:footnote w:id="16">
    <w:p w14:paraId="6FFB792A" w14:textId="0AFEA5E0" w:rsidR="00140222" w:rsidRPr="002718B1" w:rsidRDefault="00140222" w:rsidP="00704369">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UNSD disseminates the collected trade files in raw form on </w:t>
      </w:r>
      <w:del w:id="3139" w:author="Jane Shaw" w:date="2015-10-19T16:44:00Z">
        <w:r w:rsidRPr="002718B1" w:rsidDel="00FC6D8E">
          <w:rPr>
            <w:rFonts w:ascii="Times New Roman" w:hAnsi="Times New Roman" w:cs="Times New Roman"/>
            <w:lang w:val="en-GB"/>
          </w:rPr>
          <w:delText xml:space="preserve">the </w:delText>
        </w:r>
      </w:del>
      <w:ins w:id="3140" w:author="Jane Shaw" w:date="2015-10-19T16:44:00Z">
        <w:r>
          <w:rPr>
            <w:rFonts w:ascii="Times New Roman" w:hAnsi="Times New Roman" w:cs="Times New Roman"/>
            <w:lang w:val="en-GB"/>
          </w:rPr>
          <w:t xml:space="preserve">its commodity </w:t>
        </w:r>
      </w:ins>
      <w:del w:id="3141" w:author="Jane Shaw" w:date="2015-10-19T16:44:00Z">
        <w:r w:rsidRPr="002718B1" w:rsidDel="00FC6D8E">
          <w:rPr>
            <w:rFonts w:ascii="Times New Roman" w:hAnsi="Times New Roman" w:cs="Times New Roman"/>
            <w:lang w:val="en-GB"/>
          </w:rPr>
          <w:delText>Com</w:delText>
        </w:r>
      </w:del>
      <w:r w:rsidRPr="002718B1">
        <w:rPr>
          <w:rFonts w:ascii="Times New Roman" w:hAnsi="Times New Roman" w:cs="Times New Roman"/>
          <w:lang w:val="en-GB"/>
        </w:rPr>
        <w:t>trade database (U</w:t>
      </w:r>
      <w:del w:id="3142" w:author="Jane Shaw" w:date="2015-10-19T16:42:00Z">
        <w:r w:rsidRPr="002718B1" w:rsidDel="00FC6D8E">
          <w:rPr>
            <w:rFonts w:ascii="Times New Roman" w:hAnsi="Times New Roman" w:cs="Times New Roman"/>
            <w:lang w:val="en-GB"/>
          </w:rPr>
          <w:delText xml:space="preserve">nited </w:delText>
        </w:r>
      </w:del>
      <w:r w:rsidRPr="002718B1">
        <w:rPr>
          <w:rFonts w:ascii="Times New Roman" w:hAnsi="Times New Roman" w:cs="Times New Roman"/>
          <w:lang w:val="en-GB"/>
        </w:rPr>
        <w:t>N</w:t>
      </w:r>
      <w:del w:id="3143" w:author="Jane Shaw" w:date="2015-10-19T16:42:00Z">
        <w:r w:rsidRPr="002718B1" w:rsidDel="00FC6D8E">
          <w:rPr>
            <w:rFonts w:ascii="Times New Roman" w:hAnsi="Times New Roman" w:cs="Times New Roman"/>
            <w:lang w:val="en-GB"/>
          </w:rPr>
          <w:delText xml:space="preserve">ations </w:delText>
        </w:r>
      </w:del>
      <w:ins w:id="3144" w:author="Jane Shaw" w:date="2015-10-19T16:42:00Z">
        <w:r>
          <w:rPr>
            <w:rFonts w:ascii="Times New Roman" w:hAnsi="Times New Roman" w:cs="Times New Roman"/>
            <w:lang w:val="en-GB"/>
          </w:rPr>
          <w:t xml:space="preserve">, </w:t>
        </w:r>
      </w:ins>
      <w:r w:rsidRPr="002718B1">
        <w:rPr>
          <w:rFonts w:ascii="Times New Roman" w:hAnsi="Times New Roman" w:cs="Times New Roman"/>
          <w:lang w:val="en-GB"/>
        </w:rPr>
        <w:t xml:space="preserve">2015). </w:t>
      </w:r>
      <w:del w:id="3145" w:author="Jane Shaw" w:date="2015-10-19T16:44:00Z">
        <w:r w:rsidRPr="002718B1" w:rsidDel="00FC6D8E">
          <w:rPr>
            <w:rFonts w:ascii="Times New Roman" w:hAnsi="Times New Roman" w:cs="Times New Roman"/>
            <w:lang w:val="en-GB"/>
          </w:rPr>
          <w:delText xml:space="preserve">Also </w:delText>
        </w:r>
      </w:del>
      <w:r w:rsidRPr="002718B1">
        <w:rPr>
          <w:rFonts w:ascii="Times New Roman" w:hAnsi="Times New Roman" w:cs="Times New Roman"/>
          <w:lang w:val="en-GB"/>
        </w:rPr>
        <w:t>The Global Trade Information System, a private</w:t>
      </w:r>
      <w:ins w:id="3146" w:author="Jane Shaw" w:date="2015-10-19T16:44:00Z">
        <w:r>
          <w:rPr>
            <w:rFonts w:ascii="Times New Roman" w:hAnsi="Times New Roman" w:cs="Times New Roman"/>
            <w:lang w:val="en-GB"/>
          </w:rPr>
          <w:t>-</w:t>
        </w:r>
      </w:ins>
      <w:del w:id="3147" w:author="Jane Shaw" w:date="2015-10-19T16:44:00Z">
        <w:r w:rsidRPr="002718B1" w:rsidDel="00FC6D8E">
          <w:rPr>
            <w:rFonts w:ascii="Times New Roman" w:hAnsi="Times New Roman" w:cs="Times New Roman"/>
            <w:lang w:val="en-GB"/>
          </w:rPr>
          <w:delText xml:space="preserve"> </w:delText>
        </w:r>
      </w:del>
      <w:r w:rsidRPr="002718B1">
        <w:rPr>
          <w:rFonts w:ascii="Times New Roman" w:hAnsi="Times New Roman" w:cs="Times New Roman"/>
          <w:lang w:val="en-GB"/>
        </w:rPr>
        <w:t xml:space="preserve">sector company, </w:t>
      </w:r>
      <w:ins w:id="3148" w:author="Jane Shaw" w:date="2015-10-19T16:44:00Z">
        <w:r>
          <w:rPr>
            <w:rFonts w:ascii="Times New Roman" w:hAnsi="Times New Roman" w:cs="Times New Roman"/>
            <w:lang w:val="en-GB"/>
          </w:rPr>
          <w:t xml:space="preserve">also </w:t>
        </w:r>
      </w:ins>
      <w:r w:rsidRPr="002718B1">
        <w:rPr>
          <w:rFonts w:ascii="Times New Roman" w:hAnsi="Times New Roman" w:cs="Times New Roman"/>
          <w:lang w:val="en-GB"/>
        </w:rPr>
        <w:t xml:space="preserve">collects official trade files from </w:t>
      </w:r>
      <w:del w:id="3149" w:author="Jane Shaw" w:date="2015-10-19T16:44:00Z">
        <w:r w:rsidRPr="002718B1" w:rsidDel="00FC6D8E">
          <w:rPr>
            <w:rFonts w:ascii="Times New Roman" w:hAnsi="Times New Roman" w:cs="Times New Roman"/>
            <w:lang w:val="en-GB"/>
          </w:rPr>
          <w:delText xml:space="preserve">around </w:delText>
        </w:r>
      </w:del>
      <w:ins w:id="3150" w:author="Jane Shaw" w:date="2015-10-19T16:44:00Z">
        <w:r>
          <w:rPr>
            <w:rFonts w:ascii="Times New Roman" w:hAnsi="Times New Roman" w:cs="Times New Roman"/>
            <w:lang w:val="en-GB"/>
          </w:rPr>
          <w:t xml:space="preserve">about </w:t>
        </w:r>
      </w:ins>
      <w:r w:rsidRPr="002718B1">
        <w:rPr>
          <w:rFonts w:ascii="Times New Roman" w:hAnsi="Times New Roman" w:cs="Times New Roman"/>
          <w:lang w:val="en-GB"/>
        </w:rPr>
        <w:t xml:space="preserve">80 countries and makes them accessible on </w:t>
      </w:r>
      <w:del w:id="3151" w:author="Jane Shaw" w:date="2015-10-19T16:44:00Z">
        <w:r w:rsidRPr="002718B1" w:rsidDel="00FC6D8E">
          <w:rPr>
            <w:rFonts w:ascii="Times New Roman" w:hAnsi="Times New Roman" w:cs="Times New Roman"/>
            <w:lang w:val="en-GB"/>
          </w:rPr>
          <w:delText xml:space="preserve">their </w:delText>
        </w:r>
      </w:del>
      <w:ins w:id="3152" w:author="Jane Shaw" w:date="2015-10-19T16:44:00Z">
        <w:r>
          <w:rPr>
            <w:rFonts w:ascii="Times New Roman" w:hAnsi="Times New Roman" w:cs="Times New Roman"/>
            <w:lang w:val="en-GB"/>
          </w:rPr>
          <w:t xml:space="preserve">its </w:t>
        </w:r>
      </w:ins>
      <w:r w:rsidRPr="002718B1">
        <w:rPr>
          <w:rFonts w:ascii="Times New Roman" w:hAnsi="Times New Roman" w:cs="Times New Roman"/>
          <w:lang w:val="en-GB"/>
        </w:rPr>
        <w:t>Web</w:t>
      </w:r>
      <w:ins w:id="3153" w:author="Jane Shaw" w:date="2015-10-19T16:44:00Z">
        <w:r>
          <w:rPr>
            <w:rFonts w:ascii="Times New Roman" w:hAnsi="Times New Roman" w:cs="Times New Roman"/>
            <w:lang w:val="en-GB"/>
          </w:rPr>
          <w:t xml:space="preserve"> </w:t>
        </w:r>
      </w:ins>
      <w:r w:rsidRPr="002718B1">
        <w:rPr>
          <w:rFonts w:ascii="Times New Roman" w:hAnsi="Times New Roman" w:cs="Times New Roman"/>
          <w:lang w:val="en-GB"/>
        </w:rPr>
        <w:t>site (GTIS</w:t>
      </w:r>
      <w:ins w:id="3154" w:author="Jane Shaw" w:date="2015-10-19T16:44:00Z">
        <w:r>
          <w:rPr>
            <w:rFonts w:ascii="Times New Roman" w:hAnsi="Times New Roman" w:cs="Times New Roman"/>
            <w:lang w:val="en-GB"/>
          </w:rPr>
          <w:t>,</w:t>
        </w:r>
      </w:ins>
      <w:r w:rsidRPr="002718B1">
        <w:rPr>
          <w:rFonts w:ascii="Times New Roman" w:hAnsi="Times New Roman" w:cs="Times New Roman"/>
          <w:lang w:val="en-GB"/>
        </w:rPr>
        <w:t xml:space="preserve"> 2015).</w:t>
      </w:r>
    </w:p>
  </w:footnote>
  <w:footnote w:id="17">
    <w:p w14:paraId="1D6443D6" w14:textId="238E72F3" w:rsidR="00140222" w:rsidRPr="002718B1" w:rsidDel="0051755A" w:rsidRDefault="00140222" w:rsidP="00704369">
      <w:pPr>
        <w:pStyle w:val="Testonotaapidipagina"/>
        <w:rPr>
          <w:del w:id="3173" w:author="Jane Shaw" w:date="2015-10-19T17:01:00Z"/>
          <w:rFonts w:ascii="Times New Roman" w:hAnsi="Times New Roman" w:cs="Times New Roman"/>
          <w:lang w:val="en-GB"/>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w:t>
      </w:r>
      <w:ins w:id="3174" w:author="Jane Shaw" w:date="2015-10-19T16:47:00Z">
        <w:r>
          <w:rPr>
            <w:rFonts w:ascii="Times New Roman" w:hAnsi="Times New Roman" w:cs="Times New Roman"/>
            <w:lang w:val="en-GB"/>
          </w:rPr>
          <w:t xml:space="preserve">recent </w:t>
        </w:r>
      </w:ins>
      <w:r w:rsidRPr="002718B1">
        <w:rPr>
          <w:rFonts w:ascii="Times New Roman" w:hAnsi="Times New Roman" w:cs="Times New Roman"/>
          <w:lang w:val="en-GB"/>
        </w:rPr>
        <w:t xml:space="preserve">survey </w:t>
      </w:r>
      <w:del w:id="3175" w:author="Jane Shaw" w:date="2015-10-19T16:47:00Z">
        <w:r w:rsidRPr="002718B1" w:rsidDel="00FC6D8E">
          <w:rPr>
            <w:rFonts w:ascii="Times New Roman" w:hAnsi="Times New Roman" w:cs="Times New Roman"/>
            <w:lang w:val="en-GB"/>
          </w:rPr>
          <w:delText xml:space="preserve">on </w:delText>
        </w:r>
      </w:del>
      <w:ins w:id="3176" w:author="Jane Shaw" w:date="2015-10-19T16:47:00Z">
        <w:r>
          <w:rPr>
            <w:rFonts w:ascii="Times New Roman" w:hAnsi="Times New Roman" w:cs="Times New Roman"/>
            <w:lang w:val="en-GB"/>
          </w:rPr>
          <w:t xml:space="preserve">of </w:t>
        </w:r>
      </w:ins>
      <w:r w:rsidRPr="002718B1">
        <w:rPr>
          <w:rFonts w:ascii="Times New Roman" w:hAnsi="Times New Roman" w:cs="Times New Roman"/>
          <w:lang w:val="en-GB"/>
        </w:rPr>
        <w:t>informal cross-border trade in Africa</w:t>
      </w:r>
      <w:ins w:id="3177" w:author="Jane Shaw" w:date="2015-10-19T16:48:00Z">
        <w:r>
          <w:rPr>
            <w:rFonts w:ascii="Times New Roman" w:hAnsi="Times New Roman" w:cs="Times New Roman"/>
            <w:lang w:val="en-GB"/>
          </w:rPr>
          <w:t>,</w:t>
        </w:r>
      </w:ins>
      <w:del w:id="3178" w:author="Jane Shaw" w:date="2015-10-19T16:47:00Z">
        <w:r w:rsidRPr="002718B1" w:rsidDel="00FC6D8E">
          <w:rPr>
            <w:rFonts w:ascii="Times New Roman" w:hAnsi="Times New Roman" w:cs="Times New Roman"/>
            <w:lang w:val="en-GB"/>
          </w:rPr>
          <w:delText>,</w:delText>
        </w:r>
      </w:del>
      <w:r w:rsidRPr="002718B1">
        <w:rPr>
          <w:rFonts w:ascii="Times New Roman" w:hAnsi="Times New Roman" w:cs="Times New Roman"/>
          <w:lang w:val="en-GB"/>
        </w:rPr>
        <w:t xml:space="preserve"> </w:t>
      </w:r>
      <w:del w:id="3179" w:author="Jane Shaw" w:date="2015-10-19T16:47:00Z">
        <w:r w:rsidRPr="002718B1" w:rsidDel="00FC6D8E">
          <w:rPr>
            <w:rFonts w:ascii="Times New Roman" w:hAnsi="Times New Roman" w:cs="Times New Roman"/>
            <w:lang w:val="en-GB"/>
          </w:rPr>
          <w:delText xml:space="preserve">recently </w:delText>
        </w:r>
      </w:del>
      <w:r w:rsidRPr="002718B1">
        <w:rPr>
          <w:rFonts w:ascii="Times New Roman" w:hAnsi="Times New Roman" w:cs="Times New Roman"/>
          <w:lang w:val="en-GB"/>
        </w:rPr>
        <w:t xml:space="preserve">carried out by UNSD </w:t>
      </w:r>
      <w:del w:id="3180" w:author="Jane Shaw" w:date="2015-10-19T16:48:00Z">
        <w:r w:rsidRPr="002718B1" w:rsidDel="00FC6D8E">
          <w:rPr>
            <w:rFonts w:ascii="Times New Roman" w:hAnsi="Times New Roman" w:cs="Times New Roman"/>
            <w:lang w:val="en-GB"/>
          </w:rPr>
          <w:delText xml:space="preserve">among </w:delText>
        </w:r>
      </w:del>
      <w:ins w:id="3181" w:author="Jane Shaw" w:date="2015-10-19T16:48:00Z">
        <w:r>
          <w:rPr>
            <w:rFonts w:ascii="Times New Roman" w:hAnsi="Times New Roman" w:cs="Times New Roman"/>
            <w:lang w:val="en-GB"/>
          </w:rPr>
          <w:t xml:space="preserve">with </w:t>
        </w:r>
      </w:ins>
      <w:r w:rsidRPr="002718B1">
        <w:rPr>
          <w:rFonts w:ascii="Times New Roman" w:hAnsi="Times New Roman" w:cs="Times New Roman"/>
          <w:lang w:val="en-GB"/>
        </w:rPr>
        <w:t>22 compilers of national statistics on international merchandise trade, revealed that only two African countries</w:t>
      </w:r>
      <w:ins w:id="3182" w:author="Jane Shaw" w:date="2015-10-19T16:48:00Z">
        <w:r>
          <w:rPr>
            <w:rFonts w:ascii="Times New Roman" w:hAnsi="Times New Roman" w:cs="Times New Roman"/>
            <w:lang w:val="en-GB"/>
          </w:rPr>
          <w:t xml:space="preserve"> –</w:t>
        </w:r>
      </w:ins>
      <w:del w:id="3183" w:author="Jane Shaw" w:date="2015-10-19T16:48:00Z">
        <w:r w:rsidRPr="002718B1" w:rsidDel="00FC6D8E">
          <w:rPr>
            <w:rFonts w:ascii="Times New Roman" w:hAnsi="Times New Roman" w:cs="Times New Roman"/>
            <w:lang w:val="en-GB"/>
          </w:rPr>
          <w:delText xml:space="preserve">, </w:delText>
        </w:r>
      </w:del>
      <w:ins w:id="3184" w:author="Jane Shaw" w:date="2015-10-19T16:48:00Z">
        <w:r>
          <w:rPr>
            <w:rFonts w:ascii="Times New Roman" w:hAnsi="Times New Roman" w:cs="Times New Roman"/>
            <w:lang w:val="en-GB"/>
          </w:rPr>
          <w:t xml:space="preserve"> Cameroon and </w:t>
        </w:r>
      </w:ins>
      <w:del w:id="3185" w:author="Jane Shaw" w:date="2015-10-19T16:48:00Z">
        <w:r w:rsidRPr="002718B1" w:rsidDel="00FC6D8E">
          <w:rPr>
            <w:rFonts w:ascii="Times New Roman" w:hAnsi="Times New Roman" w:cs="Times New Roman"/>
            <w:lang w:val="en-GB"/>
          </w:rPr>
          <w:delText xml:space="preserve">namely </w:delText>
        </w:r>
      </w:del>
      <w:r w:rsidRPr="002718B1">
        <w:rPr>
          <w:rFonts w:ascii="Times New Roman" w:hAnsi="Times New Roman" w:cs="Times New Roman"/>
          <w:lang w:val="en-GB"/>
        </w:rPr>
        <w:t xml:space="preserve">Rwanda </w:t>
      </w:r>
      <w:del w:id="3186" w:author="Jane Shaw" w:date="2015-10-19T16:49:00Z">
        <w:r w:rsidRPr="002718B1" w:rsidDel="00FC6D8E">
          <w:rPr>
            <w:rFonts w:ascii="Times New Roman" w:hAnsi="Times New Roman" w:cs="Times New Roman"/>
            <w:lang w:val="en-GB"/>
          </w:rPr>
          <w:delText>and Cameroon</w:delText>
        </w:r>
      </w:del>
      <w:ins w:id="3187" w:author="Jane Shaw" w:date="2015-10-19T16:49:00Z">
        <w:r>
          <w:rPr>
            <w:rFonts w:ascii="Times New Roman" w:hAnsi="Times New Roman" w:cs="Times New Roman"/>
            <w:lang w:val="en-GB"/>
          </w:rPr>
          <w:t>–</w:t>
        </w:r>
      </w:ins>
      <w:del w:id="3188" w:author="Jane Shaw" w:date="2015-10-19T16:49:00Z">
        <w:r w:rsidRPr="002718B1" w:rsidDel="00FC6D8E">
          <w:rPr>
            <w:rFonts w:ascii="Times New Roman" w:hAnsi="Times New Roman" w:cs="Times New Roman"/>
            <w:lang w:val="en-GB"/>
          </w:rPr>
          <w:delText>,</w:delText>
        </w:r>
      </w:del>
      <w:r w:rsidRPr="002718B1">
        <w:rPr>
          <w:rFonts w:ascii="Times New Roman" w:hAnsi="Times New Roman" w:cs="Times New Roman"/>
          <w:lang w:val="en-GB"/>
        </w:rPr>
        <w:t xml:space="preserve"> regularly compile statistics on informal trade (Muryavan and Iversen</w:t>
      </w:r>
      <w:ins w:id="3189" w:author="Jane Shaw" w:date="2015-10-19T16:49:00Z">
        <w:r>
          <w:rPr>
            <w:rFonts w:ascii="Times New Roman" w:hAnsi="Times New Roman" w:cs="Times New Roman"/>
            <w:lang w:val="en-GB"/>
          </w:rPr>
          <w:t>,</w:t>
        </w:r>
      </w:ins>
      <w:r w:rsidRPr="002718B1">
        <w:rPr>
          <w:rFonts w:ascii="Times New Roman" w:hAnsi="Times New Roman" w:cs="Times New Roman"/>
          <w:lang w:val="en-GB"/>
        </w:rPr>
        <w:t xml:space="preserve"> 2014). </w:t>
      </w:r>
    </w:p>
    <w:p w14:paraId="2A8B1AB9" w14:textId="77777777" w:rsidR="00140222" w:rsidRPr="002718B1" w:rsidRDefault="00140222" w:rsidP="004F65E4">
      <w:pPr>
        <w:pStyle w:val="Testonotaapidipagina"/>
        <w:rPr>
          <w:rFonts w:ascii="Times New Roman" w:hAnsi="Times New Roman" w:cs="Times New Roman"/>
          <w:lang w:val="en-GB"/>
        </w:rPr>
      </w:pPr>
    </w:p>
  </w:footnote>
  <w:footnote w:id="18">
    <w:p w14:paraId="358CE49A" w14:textId="387237E4"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An exception </w:t>
      </w:r>
      <w:del w:id="3320" w:author="Jane Shaw" w:date="2015-10-19T17:10:00Z">
        <w:r w:rsidRPr="002718B1" w:rsidDel="009E3B2D">
          <w:rPr>
            <w:rFonts w:ascii="Times New Roman" w:hAnsi="Times New Roman" w:cs="Times New Roman"/>
          </w:rPr>
          <w:delText xml:space="preserve">consists in </w:delText>
        </w:r>
      </w:del>
      <w:ins w:id="3321" w:author="Jane Shaw" w:date="2015-10-19T17:10:00Z">
        <w:r>
          <w:rPr>
            <w:rFonts w:ascii="Times New Roman" w:hAnsi="Times New Roman" w:cs="Times New Roman"/>
          </w:rPr>
          <w:t xml:space="preserve">is </w:t>
        </w:r>
      </w:ins>
      <w:r w:rsidRPr="002718B1">
        <w:rPr>
          <w:rFonts w:ascii="Times New Roman" w:hAnsi="Times New Roman" w:cs="Times New Roman"/>
        </w:rPr>
        <w:t xml:space="preserve">the compulsory </w:t>
      </w:r>
      <w:del w:id="3322" w:author="Jane Shaw" w:date="2015-10-19T17:10:00Z">
        <w:r w:rsidRPr="002718B1" w:rsidDel="009E3B2D">
          <w:rPr>
            <w:rFonts w:ascii="Times New Roman" w:hAnsi="Times New Roman" w:cs="Times New Roman"/>
          </w:rPr>
          <w:delText xml:space="preserve">data </w:delText>
        </w:r>
      </w:del>
      <w:r w:rsidRPr="002718B1">
        <w:rPr>
          <w:rFonts w:ascii="Times New Roman" w:hAnsi="Times New Roman" w:cs="Times New Roman"/>
        </w:rPr>
        <w:t xml:space="preserve">collection </w:t>
      </w:r>
      <w:ins w:id="3323" w:author="Jane Shaw" w:date="2015-10-19T17:10:00Z">
        <w:r>
          <w:rPr>
            <w:rFonts w:ascii="Times New Roman" w:hAnsi="Times New Roman" w:cs="Times New Roman"/>
          </w:rPr>
          <w:t xml:space="preserve">of </w:t>
        </w:r>
      </w:ins>
      <w:r w:rsidRPr="002718B1">
        <w:rPr>
          <w:rFonts w:ascii="Times New Roman" w:hAnsi="Times New Roman" w:cs="Times New Roman"/>
        </w:rPr>
        <w:t>“Annual Data of Agricultural Enterprises” carried out by the C</w:t>
      </w:r>
      <w:ins w:id="3324" w:author="Jane Shaw" w:date="2015-10-19T17:14:00Z">
        <w:r>
          <w:rPr>
            <w:rFonts w:ascii="Times New Roman" w:hAnsi="Times New Roman" w:cs="Times New Roman"/>
          </w:rPr>
          <w:t xml:space="preserve">entral </w:t>
        </w:r>
      </w:ins>
      <w:r w:rsidRPr="002718B1">
        <w:rPr>
          <w:rFonts w:ascii="Times New Roman" w:hAnsi="Times New Roman" w:cs="Times New Roman"/>
        </w:rPr>
        <w:t>S</w:t>
      </w:r>
      <w:ins w:id="3325" w:author="Jane Shaw" w:date="2015-10-19T17:14:00Z">
        <w:r>
          <w:rPr>
            <w:rFonts w:ascii="Times New Roman" w:hAnsi="Times New Roman" w:cs="Times New Roman"/>
          </w:rPr>
          <w:t xml:space="preserve">tatistical </w:t>
        </w:r>
      </w:ins>
      <w:r w:rsidRPr="002718B1">
        <w:rPr>
          <w:rFonts w:ascii="Times New Roman" w:hAnsi="Times New Roman" w:cs="Times New Roman"/>
        </w:rPr>
        <w:t>O</w:t>
      </w:r>
      <w:ins w:id="3326" w:author="Jane Shaw" w:date="2015-10-19T17:14:00Z">
        <w:r>
          <w:rPr>
            <w:rFonts w:ascii="Times New Roman" w:hAnsi="Times New Roman" w:cs="Times New Roman"/>
          </w:rPr>
          <w:t>ffice</w:t>
        </w:r>
      </w:ins>
      <w:r w:rsidRPr="002718B1">
        <w:rPr>
          <w:rFonts w:ascii="Times New Roman" w:hAnsi="Times New Roman" w:cs="Times New Roman"/>
        </w:rPr>
        <w:t xml:space="preserve"> of Hungary among all organizations carrying out agricultural activities </w:t>
      </w:r>
      <w:del w:id="3327" w:author="Jane Shaw" w:date="2015-10-19T17:14:00Z">
        <w:r w:rsidRPr="002718B1" w:rsidDel="004E779B">
          <w:rPr>
            <w:rFonts w:ascii="Times New Roman" w:hAnsi="Times New Roman" w:cs="Times New Roman"/>
          </w:rPr>
          <w:delText xml:space="preserve">except </w:delText>
        </w:r>
      </w:del>
      <w:ins w:id="3328" w:author="Jane Shaw" w:date="2015-10-19T17:14:00Z">
        <w:r>
          <w:rPr>
            <w:rFonts w:ascii="Times New Roman" w:hAnsi="Times New Roman" w:cs="Times New Roman"/>
          </w:rPr>
          <w:t xml:space="preserve">other than </w:t>
        </w:r>
      </w:ins>
      <w:r w:rsidRPr="002718B1">
        <w:rPr>
          <w:rFonts w:ascii="Times New Roman" w:hAnsi="Times New Roman" w:cs="Times New Roman"/>
        </w:rPr>
        <w:t>agricultural surveys (KSH</w:t>
      </w:r>
      <w:ins w:id="3329" w:author="Jane Shaw" w:date="2015-10-19T17:14:00Z">
        <w:r>
          <w:rPr>
            <w:rFonts w:ascii="Times New Roman" w:hAnsi="Times New Roman" w:cs="Times New Roman"/>
          </w:rPr>
          <w:t>,</w:t>
        </w:r>
      </w:ins>
      <w:r w:rsidRPr="002718B1">
        <w:rPr>
          <w:rFonts w:ascii="Times New Roman" w:hAnsi="Times New Roman" w:cs="Times New Roman"/>
        </w:rPr>
        <w:t xml:space="preserve"> 2014).</w:t>
      </w:r>
    </w:p>
  </w:footnote>
  <w:footnote w:id="19">
    <w:p w14:paraId="792AC707" w14:textId="064ADA09" w:rsidR="00140222" w:rsidRPr="002718B1" w:rsidRDefault="00140222" w:rsidP="00126B0D">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In </w:t>
      </w:r>
      <w:ins w:id="3330" w:author="Jane Shaw" w:date="2015-10-19T17:15:00Z">
        <w:r>
          <w:rPr>
            <w:rFonts w:ascii="Times New Roman" w:hAnsi="Times New Roman" w:cs="Times New Roman"/>
          </w:rPr>
          <w:t xml:space="preserve">the Republic of </w:t>
        </w:r>
      </w:ins>
      <w:r w:rsidRPr="002718B1">
        <w:rPr>
          <w:rFonts w:ascii="Times New Roman" w:hAnsi="Times New Roman" w:cs="Times New Roman"/>
        </w:rPr>
        <w:t>Moldova, for example, a feed</w:t>
      </w:r>
      <w:ins w:id="3331" w:author="Jane Shaw" w:date="2015-10-22T14:04:00Z">
        <w:r>
          <w:rPr>
            <w:rFonts w:ascii="Times New Roman" w:hAnsi="Times New Roman" w:cs="Times New Roman"/>
          </w:rPr>
          <w:t xml:space="preserve"> </w:t>
        </w:r>
      </w:ins>
      <w:del w:id="3332" w:author="Jane Shaw" w:date="2015-10-22T14:04:00Z">
        <w:r w:rsidRPr="002718B1" w:rsidDel="005E7192">
          <w:rPr>
            <w:rFonts w:ascii="Times New Roman" w:hAnsi="Times New Roman" w:cs="Times New Roman"/>
          </w:rPr>
          <w:delText>-</w:delText>
        </w:r>
      </w:del>
      <w:r w:rsidRPr="002718B1">
        <w:rPr>
          <w:rFonts w:ascii="Times New Roman" w:hAnsi="Times New Roman" w:cs="Times New Roman"/>
        </w:rPr>
        <w:t xml:space="preserve">use questionnaire </w:t>
      </w:r>
      <w:del w:id="3333" w:author="Jane Shaw" w:date="2015-10-19T17:15:00Z">
        <w:r w:rsidRPr="002718B1" w:rsidDel="004E779B">
          <w:rPr>
            <w:rFonts w:ascii="Times New Roman" w:hAnsi="Times New Roman" w:cs="Times New Roman"/>
          </w:rPr>
          <w:delText xml:space="preserve">has been </w:delText>
        </w:r>
      </w:del>
      <w:ins w:id="3334" w:author="Jane Shaw" w:date="2015-10-19T17:15:00Z">
        <w:r>
          <w:rPr>
            <w:rFonts w:ascii="Times New Roman" w:hAnsi="Times New Roman" w:cs="Times New Roman"/>
          </w:rPr>
          <w:t xml:space="preserve">was </w:t>
        </w:r>
      </w:ins>
      <w:r w:rsidRPr="002718B1">
        <w:rPr>
          <w:rFonts w:ascii="Times New Roman" w:hAnsi="Times New Roman" w:cs="Times New Roman"/>
        </w:rPr>
        <w:t xml:space="preserve">added as a one-off module </w:t>
      </w:r>
      <w:del w:id="3335" w:author="Jane Shaw" w:date="2015-10-19T17:15:00Z">
        <w:r w:rsidRPr="002718B1" w:rsidDel="004E779B">
          <w:rPr>
            <w:rFonts w:ascii="Times New Roman" w:hAnsi="Times New Roman" w:cs="Times New Roman"/>
          </w:rPr>
          <w:delText xml:space="preserve">to </w:delText>
        </w:r>
      </w:del>
      <w:ins w:id="3336" w:author="Jane Shaw" w:date="2015-10-19T17:15:00Z">
        <w:r>
          <w:rPr>
            <w:rFonts w:ascii="Times New Roman" w:hAnsi="Times New Roman" w:cs="Times New Roman"/>
          </w:rPr>
          <w:t xml:space="preserve">of </w:t>
        </w:r>
      </w:ins>
      <w:r w:rsidRPr="002718B1">
        <w:rPr>
          <w:rFonts w:ascii="Times New Roman" w:hAnsi="Times New Roman" w:cs="Times New Roman"/>
        </w:rPr>
        <w:t xml:space="preserve">the Agricultural Survey </w:t>
      </w:r>
      <w:del w:id="3337" w:author="Jane Shaw" w:date="2015-11-07T18:32:00Z">
        <w:r w:rsidRPr="002718B1" w:rsidDel="00585E66">
          <w:rPr>
            <w:rFonts w:ascii="Times New Roman" w:hAnsi="Times New Roman" w:cs="Times New Roman"/>
          </w:rPr>
          <w:delText xml:space="preserve">among </w:delText>
        </w:r>
      </w:del>
      <w:ins w:id="3338" w:author="Jane Shaw" w:date="2015-11-07T18:32:00Z">
        <w:r>
          <w:rPr>
            <w:rFonts w:ascii="Times New Roman" w:hAnsi="Times New Roman" w:cs="Times New Roman"/>
          </w:rPr>
          <w:t xml:space="preserve">of </w:t>
        </w:r>
      </w:ins>
      <w:del w:id="3339" w:author="Jane Shaw" w:date="2015-11-07T18:32:00Z">
        <w:r w:rsidRPr="002718B1" w:rsidDel="00585E66">
          <w:rPr>
            <w:rFonts w:ascii="Times New Roman" w:hAnsi="Times New Roman" w:cs="Times New Roman"/>
          </w:rPr>
          <w:delText xml:space="preserve">Agricultural </w:delText>
        </w:r>
      </w:del>
      <w:r w:rsidRPr="002718B1">
        <w:rPr>
          <w:rFonts w:ascii="Times New Roman" w:hAnsi="Times New Roman" w:cs="Times New Roman"/>
        </w:rPr>
        <w:t>Smallholders in 2012. In Rwanda, questions on feed use are regularly included in the new Seasonal Agricultural Survey (NISR</w:t>
      </w:r>
      <w:ins w:id="3340" w:author="Jane Shaw" w:date="2015-10-19T17:16:00Z">
        <w:r>
          <w:rPr>
            <w:rFonts w:ascii="Times New Roman" w:hAnsi="Times New Roman" w:cs="Times New Roman"/>
          </w:rPr>
          <w:t>,</w:t>
        </w:r>
      </w:ins>
      <w:r w:rsidRPr="002718B1">
        <w:rPr>
          <w:rFonts w:ascii="Times New Roman" w:hAnsi="Times New Roman" w:cs="Times New Roman"/>
        </w:rPr>
        <w:t xml:space="preserve"> 2014).</w:t>
      </w:r>
    </w:p>
  </w:footnote>
  <w:footnote w:id="20">
    <w:p w14:paraId="792244A3" w14:textId="77777777" w:rsidR="00140222" w:rsidRPr="002718B1" w:rsidDel="0004288A" w:rsidRDefault="00140222" w:rsidP="004F65E4">
      <w:pPr>
        <w:pStyle w:val="Testonotaapidipagina"/>
        <w:rPr>
          <w:del w:id="3501" w:author="Jane Shaw" w:date="2015-10-19T17:53:00Z"/>
          <w:rFonts w:ascii="Times New Roman" w:hAnsi="Times New Roman" w:cs="Times New Roman"/>
        </w:rPr>
      </w:pPr>
      <w:del w:id="3502" w:author="Jane Shaw" w:date="2015-10-19T17:53:00Z">
        <w:r w:rsidRPr="002718B1" w:rsidDel="0004288A">
          <w:rPr>
            <w:rStyle w:val="Rimandonotaapidipagina"/>
            <w:rFonts w:ascii="Times New Roman" w:hAnsi="Times New Roman" w:cs="Times New Roman"/>
          </w:rPr>
          <w:footnoteRef/>
        </w:r>
        <w:r w:rsidRPr="002718B1" w:rsidDel="0004288A">
          <w:rPr>
            <w:rFonts w:ascii="Times New Roman" w:hAnsi="Times New Roman" w:cs="Times New Roman"/>
          </w:rPr>
          <w:delText xml:space="preserve"> See the description above at the beginning of chapter 2.</w:delText>
        </w:r>
      </w:del>
    </w:p>
  </w:footnote>
  <w:footnote w:id="21">
    <w:p w14:paraId="32B00D0A" w14:textId="45D39DDB"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For FBS purposes, coverage from farm to retail </w:t>
      </w:r>
      <w:del w:id="3565" w:author="Jane Shaw" w:date="2015-11-07T18:36:00Z">
        <w:r w:rsidRPr="002718B1" w:rsidDel="000F5725">
          <w:rPr>
            <w:rFonts w:ascii="Times New Roman" w:hAnsi="Times New Roman" w:cs="Times New Roman"/>
          </w:rPr>
          <w:delText xml:space="preserve">would </w:delText>
        </w:r>
      </w:del>
      <w:r w:rsidRPr="002718B1">
        <w:rPr>
          <w:rFonts w:ascii="Times New Roman" w:hAnsi="Times New Roman" w:cs="Times New Roman"/>
        </w:rPr>
        <w:t>suffice</w:t>
      </w:r>
      <w:ins w:id="3566" w:author="Jane Shaw" w:date="2015-11-07T18:36:00Z">
        <w:r>
          <w:rPr>
            <w:rFonts w:ascii="Times New Roman" w:hAnsi="Times New Roman" w:cs="Times New Roman"/>
          </w:rPr>
          <w:t>s</w:t>
        </w:r>
      </w:ins>
      <w:r w:rsidRPr="002718B1">
        <w:rPr>
          <w:rFonts w:ascii="Times New Roman" w:hAnsi="Times New Roman" w:cs="Times New Roman"/>
        </w:rPr>
        <w:t>.</w:t>
      </w:r>
    </w:p>
  </w:footnote>
  <w:footnote w:id="22">
    <w:p w14:paraId="26F0FACC" w14:textId="14EAA7B4"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w:t>
      </w:r>
      <w:ins w:id="3611" w:author="Jane Shaw" w:date="2015-10-19T18:15:00Z">
        <w:r>
          <w:rPr>
            <w:rFonts w:ascii="Times New Roman" w:hAnsi="Times New Roman" w:cs="Times New Roman"/>
          </w:rPr>
          <w:t>:</w:t>
        </w:r>
      </w:ins>
      <w:del w:id="3612" w:author="Jane Shaw" w:date="2015-10-19T18:15:00Z">
        <w:r w:rsidRPr="002718B1" w:rsidDel="008B447F">
          <w:rPr>
            <w:rFonts w:ascii="Times New Roman" w:hAnsi="Times New Roman" w:cs="Times New Roman"/>
          </w:rPr>
          <w:delText>,</w:delText>
        </w:r>
      </w:del>
      <w:r w:rsidRPr="002718B1">
        <w:rPr>
          <w:rFonts w:ascii="Times New Roman" w:hAnsi="Times New Roman" w:cs="Times New Roman"/>
        </w:rPr>
        <w:t xml:space="preserve"> chapters 5, 6, 13) and, tailored to the crop</w:t>
      </w:r>
      <w:del w:id="3613" w:author="Jane Shaw" w:date="2015-10-19T18:15:00Z">
        <w:r w:rsidRPr="002718B1" w:rsidDel="008B447F">
          <w:rPr>
            <w:rFonts w:ascii="Times New Roman" w:hAnsi="Times New Roman" w:cs="Times New Roman"/>
          </w:rPr>
          <w:delText>s</w:delText>
        </w:r>
      </w:del>
      <w:r w:rsidRPr="002718B1">
        <w:rPr>
          <w:rFonts w:ascii="Times New Roman" w:hAnsi="Times New Roman" w:cs="Times New Roman"/>
        </w:rPr>
        <w:t xml:space="preserve"> sector in African countries, in Hodges (2013</w:t>
      </w:r>
      <w:ins w:id="3614" w:author="Jane Shaw" w:date="2015-10-19T18:15:00Z">
        <w:r>
          <w:rPr>
            <w:rFonts w:ascii="Times New Roman" w:hAnsi="Times New Roman" w:cs="Times New Roman"/>
          </w:rPr>
          <w:t>:</w:t>
        </w:r>
      </w:ins>
      <w:del w:id="3615" w:author="Jane Shaw" w:date="2015-10-19T18:15:00Z">
        <w:r w:rsidRPr="002718B1" w:rsidDel="008B447F">
          <w:rPr>
            <w:rFonts w:ascii="Times New Roman" w:hAnsi="Times New Roman" w:cs="Times New Roman"/>
          </w:rPr>
          <w:delText>,</w:delText>
        </w:r>
      </w:del>
      <w:r w:rsidRPr="002718B1">
        <w:rPr>
          <w:rFonts w:ascii="Times New Roman" w:hAnsi="Times New Roman" w:cs="Times New Roman"/>
        </w:rPr>
        <w:t xml:space="preserve"> chapter 2.4).</w:t>
      </w:r>
    </w:p>
  </w:footnote>
  <w:footnote w:id="23">
    <w:p w14:paraId="05D22680" w14:textId="7A88FF08"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See Harris and Lindblad (1978</w:t>
      </w:r>
      <w:ins w:id="3647" w:author="Jane Shaw" w:date="2015-10-19T18:19:00Z">
        <w:r>
          <w:rPr>
            <w:rFonts w:ascii="Times New Roman" w:hAnsi="Times New Roman" w:cs="Times New Roman"/>
          </w:rPr>
          <w:t>:</w:t>
        </w:r>
      </w:ins>
      <w:del w:id="3648" w:author="Jane Shaw" w:date="2015-10-19T18:19:00Z">
        <w:r w:rsidRPr="002718B1" w:rsidDel="008B447F">
          <w:rPr>
            <w:rFonts w:ascii="Times New Roman" w:hAnsi="Times New Roman" w:cs="Times New Roman"/>
          </w:rPr>
          <w:delText>,</w:delText>
        </w:r>
      </w:del>
      <w:r w:rsidRPr="002718B1">
        <w:rPr>
          <w:rFonts w:ascii="Times New Roman" w:hAnsi="Times New Roman" w:cs="Times New Roman"/>
        </w:rPr>
        <w:t xml:space="preserve"> chapter 5) for a more detailed description of the various types of grain loss</w:t>
      </w:r>
      <w:del w:id="3649" w:author="Jane Shaw" w:date="2015-10-19T18:19:00Z">
        <w:r w:rsidRPr="002718B1" w:rsidDel="008B447F">
          <w:rPr>
            <w:rFonts w:ascii="Times New Roman" w:hAnsi="Times New Roman" w:cs="Times New Roman"/>
          </w:rPr>
          <w:delText>es</w:delText>
        </w:r>
      </w:del>
      <w:r w:rsidRPr="002718B1">
        <w:rPr>
          <w:rFonts w:ascii="Times New Roman" w:hAnsi="Times New Roman" w:cs="Times New Roman"/>
        </w:rPr>
        <w:t xml:space="preserve">, and O’Connor </w:t>
      </w:r>
      <w:r w:rsidRPr="002718B1">
        <w:rPr>
          <w:rFonts w:ascii="Times New Roman" w:hAnsi="Times New Roman" w:cs="Times New Roman"/>
          <w:i/>
        </w:rPr>
        <w:t>et al.</w:t>
      </w:r>
      <w:r w:rsidRPr="002718B1">
        <w:rPr>
          <w:rFonts w:ascii="Times New Roman" w:hAnsi="Times New Roman" w:cs="Times New Roman"/>
        </w:rPr>
        <w:t xml:space="preserve"> (2015</w:t>
      </w:r>
      <w:ins w:id="3650" w:author="Jane Shaw" w:date="2015-10-19T18:19:00Z">
        <w:r>
          <w:rPr>
            <w:rFonts w:ascii="Times New Roman" w:hAnsi="Times New Roman" w:cs="Times New Roman"/>
          </w:rPr>
          <w:t>:</w:t>
        </w:r>
      </w:ins>
      <w:del w:id="3651" w:author="Jane Shaw" w:date="2015-10-19T18:19:00Z">
        <w:r w:rsidRPr="002718B1" w:rsidDel="008B447F">
          <w:rPr>
            <w:rFonts w:ascii="Times New Roman" w:hAnsi="Times New Roman" w:cs="Times New Roman"/>
          </w:rPr>
          <w:delText>,</w:delText>
        </w:r>
      </w:del>
      <w:r w:rsidRPr="002718B1">
        <w:rPr>
          <w:rFonts w:ascii="Times New Roman" w:hAnsi="Times New Roman" w:cs="Times New Roman"/>
        </w:rPr>
        <w:t xml:space="preserve"> chapters 6</w:t>
      </w:r>
      <w:ins w:id="3652" w:author="Jane Shaw" w:date="2015-10-19T18:19:00Z">
        <w:r>
          <w:rPr>
            <w:rFonts w:ascii="Times New Roman" w:hAnsi="Times New Roman" w:cs="Times New Roman"/>
          </w:rPr>
          <w:t>–</w:t>
        </w:r>
      </w:ins>
      <w:del w:id="3653" w:author="Jane Shaw" w:date="2015-10-19T18:19:00Z">
        <w:r w:rsidRPr="002718B1" w:rsidDel="008B447F">
          <w:rPr>
            <w:rFonts w:ascii="Times New Roman" w:hAnsi="Times New Roman" w:cs="Times New Roman"/>
          </w:rPr>
          <w:delText>-</w:delText>
        </w:r>
      </w:del>
      <w:r w:rsidRPr="002718B1">
        <w:rPr>
          <w:rFonts w:ascii="Times New Roman" w:hAnsi="Times New Roman" w:cs="Times New Roman"/>
        </w:rPr>
        <w:t>8) for a description of food losses caused by wholesalers, retail, markets and food services.</w:t>
      </w:r>
    </w:p>
  </w:footnote>
  <w:footnote w:id="24">
    <w:p w14:paraId="6A1BAD6D" w14:textId="417DB4F6"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This method can involve more than one activity</w:t>
      </w:r>
      <w:ins w:id="3694" w:author="Jane Shaw" w:date="2015-10-19T18:25:00Z">
        <w:r>
          <w:rPr>
            <w:rFonts w:ascii="Times New Roman" w:hAnsi="Times New Roman" w:cs="Times New Roman"/>
          </w:rPr>
          <w:t>;</w:t>
        </w:r>
      </w:ins>
      <w:del w:id="3695" w:author="Jane Shaw" w:date="2015-10-19T18:25:00Z">
        <w:r w:rsidRPr="002718B1" w:rsidDel="00EF624D">
          <w:rPr>
            <w:rFonts w:ascii="Times New Roman" w:hAnsi="Times New Roman" w:cs="Times New Roman"/>
          </w:rPr>
          <w:delText>.</w:delText>
        </w:r>
      </w:del>
      <w:r w:rsidRPr="002718B1">
        <w:rPr>
          <w:rFonts w:ascii="Times New Roman" w:hAnsi="Times New Roman" w:cs="Times New Roman"/>
        </w:rPr>
        <w:t xml:space="preserve"> </w:t>
      </w:r>
      <w:ins w:id="3696" w:author="Jane Shaw" w:date="2015-10-19T18:25:00Z">
        <w:r>
          <w:rPr>
            <w:rFonts w:ascii="Times New Roman" w:hAnsi="Times New Roman" w:cs="Times New Roman"/>
          </w:rPr>
          <w:t xml:space="preserve">for example, </w:t>
        </w:r>
      </w:ins>
      <w:del w:id="3697" w:author="Jane Shaw" w:date="2015-10-19T18:25:00Z">
        <w:r w:rsidRPr="002718B1" w:rsidDel="00EF624D">
          <w:rPr>
            <w:rFonts w:ascii="Times New Roman" w:hAnsi="Times New Roman" w:cs="Times New Roman"/>
          </w:rPr>
          <w:delText xml:space="preserve">with </w:delText>
        </w:r>
      </w:del>
      <w:ins w:id="3698" w:author="Jane Shaw" w:date="2015-10-19T18:25:00Z">
        <w:r>
          <w:rPr>
            <w:rFonts w:ascii="Times New Roman" w:hAnsi="Times New Roman" w:cs="Times New Roman"/>
          </w:rPr>
          <w:t xml:space="preserve">in </w:t>
        </w:r>
      </w:ins>
      <w:r w:rsidRPr="002718B1">
        <w:rPr>
          <w:rFonts w:ascii="Times New Roman" w:hAnsi="Times New Roman" w:cs="Times New Roman"/>
        </w:rPr>
        <w:t xml:space="preserve">the “load tracking” method, a sample of the primary product is followed throughout the </w:t>
      </w:r>
      <w:del w:id="3699" w:author="Jane Shaw" w:date="2015-10-19T18:25:00Z">
        <w:r w:rsidRPr="002718B1" w:rsidDel="00EF624D">
          <w:rPr>
            <w:rFonts w:ascii="Times New Roman" w:hAnsi="Times New Roman" w:cs="Times New Roman"/>
          </w:rPr>
          <w:delText xml:space="preserve">entire </w:delText>
        </w:r>
      </w:del>
      <w:r w:rsidRPr="002718B1">
        <w:rPr>
          <w:rFonts w:ascii="Times New Roman" w:hAnsi="Times New Roman" w:cs="Times New Roman"/>
        </w:rPr>
        <w:t>supply chain (FLWP</w:t>
      </w:r>
      <w:ins w:id="3700" w:author="Jane Shaw" w:date="2015-10-19T18:25:00Z">
        <w:r>
          <w:rPr>
            <w:rFonts w:ascii="Times New Roman" w:hAnsi="Times New Roman" w:cs="Times New Roman"/>
          </w:rPr>
          <w:t>,</w:t>
        </w:r>
      </w:ins>
      <w:r w:rsidRPr="002718B1">
        <w:rPr>
          <w:rFonts w:ascii="Times New Roman" w:hAnsi="Times New Roman" w:cs="Times New Roman"/>
        </w:rPr>
        <w:t xml:space="preserve"> 2015</w:t>
      </w:r>
      <w:ins w:id="3701" w:author="Jane Shaw" w:date="2015-10-19T18:25:00Z">
        <w:r>
          <w:rPr>
            <w:rFonts w:ascii="Times New Roman" w:hAnsi="Times New Roman" w:cs="Times New Roman"/>
          </w:rPr>
          <w:t>:</w:t>
        </w:r>
      </w:ins>
      <w:del w:id="3702" w:author="Jane Shaw" w:date="2015-10-19T18:25:00Z">
        <w:r w:rsidRPr="002718B1" w:rsidDel="00EF624D">
          <w:rPr>
            <w:rFonts w:ascii="Times New Roman" w:hAnsi="Times New Roman" w:cs="Times New Roman"/>
          </w:rPr>
          <w:delText>,</w:delText>
        </w:r>
      </w:del>
      <w:r w:rsidRPr="002718B1">
        <w:rPr>
          <w:rFonts w:ascii="Times New Roman" w:hAnsi="Times New Roman" w:cs="Times New Roman"/>
        </w:rPr>
        <w:t xml:space="preserve"> chapter 13.3).</w:t>
      </w:r>
    </w:p>
  </w:footnote>
  <w:footnote w:id="25">
    <w:p w14:paraId="42D91FE4" w14:textId="669AD0F6"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Detailed descriptions of the</w:t>
      </w:r>
      <w:ins w:id="3716" w:author="Jane Shaw" w:date="2015-10-19T18:55:00Z">
        <w:r>
          <w:rPr>
            <w:rFonts w:ascii="Times New Roman" w:hAnsi="Times New Roman" w:cs="Times New Roman"/>
          </w:rPr>
          <w:t>se</w:t>
        </w:r>
      </w:ins>
      <w:r w:rsidRPr="002718B1">
        <w:rPr>
          <w:rFonts w:ascii="Times New Roman" w:hAnsi="Times New Roman" w:cs="Times New Roman"/>
        </w:rPr>
        <w:t xml:space="preserve"> </w:t>
      </w:r>
      <w:del w:id="3717" w:author="Jane Shaw" w:date="2015-10-19T18:55:00Z">
        <w:r w:rsidRPr="002718B1" w:rsidDel="00F6328B">
          <w:rPr>
            <w:rFonts w:ascii="Times New Roman" w:hAnsi="Times New Roman" w:cs="Times New Roman"/>
          </w:rPr>
          <w:delText xml:space="preserve">aforementioned </w:delText>
        </w:r>
      </w:del>
      <w:r w:rsidRPr="002718B1">
        <w:rPr>
          <w:rFonts w:ascii="Times New Roman" w:hAnsi="Times New Roman" w:cs="Times New Roman"/>
        </w:rPr>
        <w:t>methods can be found in</w:t>
      </w:r>
      <w:del w:id="3718" w:author="Jane Shaw" w:date="2015-10-19T18:55:00Z">
        <w:r w:rsidRPr="002718B1" w:rsidDel="00F6328B">
          <w:rPr>
            <w:rFonts w:ascii="Times New Roman" w:hAnsi="Times New Roman" w:cs="Times New Roman"/>
          </w:rPr>
          <w:delText>:</w:delText>
        </w:r>
      </w:del>
      <w:r w:rsidRPr="002718B1">
        <w:rPr>
          <w:rFonts w:ascii="Times New Roman" w:hAnsi="Times New Roman" w:cs="Times New Roman"/>
        </w:rPr>
        <w:t xml:space="preserve"> Harris and Lindblad (1978</w:t>
      </w:r>
      <w:ins w:id="3719" w:author="Jane Shaw" w:date="2015-10-19T18:55:00Z">
        <w:r>
          <w:rPr>
            <w:rFonts w:ascii="Times New Roman" w:hAnsi="Times New Roman" w:cs="Times New Roman"/>
          </w:rPr>
          <w:t>:</w:t>
        </w:r>
      </w:ins>
      <w:del w:id="3720" w:author="Jane Shaw" w:date="2015-10-19T18:55:00Z">
        <w:r w:rsidRPr="002718B1" w:rsidDel="00F6328B">
          <w:rPr>
            <w:rFonts w:ascii="Times New Roman" w:hAnsi="Times New Roman" w:cs="Times New Roman"/>
          </w:rPr>
          <w:delText>,</w:delText>
        </w:r>
      </w:del>
      <w:r w:rsidRPr="002718B1">
        <w:rPr>
          <w:rFonts w:ascii="Times New Roman" w:hAnsi="Times New Roman" w:cs="Times New Roman"/>
        </w:rPr>
        <w:t xml:space="preserve"> chapter 5); Møller </w:t>
      </w:r>
      <w:r w:rsidRPr="002718B1">
        <w:rPr>
          <w:rFonts w:ascii="Times New Roman" w:hAnsi="Times New Roman" w:cs="Times New Roman"/>
          <w:i/>
        </w:rPr>
        <w:t>et al.</w:t>
      </w:r>
      <w:r w:rsidRPr="002718B1">
        <w:rPr>
          <w:rFonts w:ascii="Times New Roman" w:hAnsi="Times New Roman" w:cs="Times New Roman"/>
        </w:rPr>
        <w:t xml:space="preserve"> (2014</w:t>
      </w:r>
      <w:ins w:id="3721" w:author="Jane Shaw" w:date="2015-10-19T18:55:00Z">
        <w:r>
          <w:rPr>
            <w:rFonts w:ascii="Times New Roman" w:hAnsi="Times New Roman" w:cs="Times New Roman"/>
          </w:rPr>
          <w:t>;</w:t>
        </w:r>
      </w:ins>
      <w:del w:id="3722" w:author="Jane Shaw" w:date="2015-10-19T18:55:00Z">
        <w:r w:rsidRPr="002718B1" w:rsidDel="00F6328B">
          <w:rPr>
            <w:rFonts w:ascii="Times New Roman" w:hAnsi="Times New Roman" w:cs="Times New Roman"/>
          </w:rPr>
          <w:delText>,</w:delText>
        </w:r>
      </w:del>
      <w:r w:rsidRPr="002718B1">
        <w:rPr>
          <w:rFonts w:ascii="Times New Roman" w:hAnsi="Times New Roman" w:cs="Times New Roman"/>
        </w:rPr>
        <w:t xml:space="preserve"> chapter 5)</w:t>
      </w:r>
      <w:ins w:id="3723" w:author="Jane Shaw" w:date="2015-10-19T18:55:00Z">
        <w:r>
          <w:rPr>
            <w:rFonts w:ascii="Times New Roman" w:hAnsi="Times New Roman" w:cs="Times New Roman"/>
          </w:rPr>
          <w:t xml:space="preserve"> and</w:t>
        </w:r>
      </w:ins>
      <w:del w:id="3724" w:author="Jane Shaw" w:date="2015-10-19T18:55:00Z">
        <w:r w:rsidRPr="002718B1" w:rsidDel="00F6328B">
          <w:rPr>
            <w:rFonts w:ascii="Times New Roman" w:hAnsi="Times New Roman" w:cs="Times New Roman"/>
          </w:rPr>
          <w:delText>,</w:delText>
        </w:r>
      </w:del>
      <w:r w:rsidRPr="002718B1">
        <w:rPr>
          <w:rFonts w:ascii="Times New Roman" w:hAnsi="Times New Roman" w:cs="Times New Roman"/>
        </w:rPr>
        <w:t xml:space="preserve"> FLWP (2015</w:t>
      </w:r>
      <w:ins w:id="3725" w:author="Jane Shaw" w:date="2015-10-19T18:55:00Z">
        <w:r>
          <w:rPr>
            <w:rFonts w:ascii="Times New Roman" w:hAnsi="Times New Roman" w:cs="Times New Roman"/>
          </w:rPr>
          <w:t>;</w:t>
        </w:r>
      </w:ins>
      <w:del w:id="3726" w:author="Jane Shaw" w:date="2015-10-19T18:55:00Z">
        <w:r w:rsidRPr="002718B1" w:rsidDel="00F6328B">
          <w:rPr>
            <w:rFonts w:ascii="Times New Roman" w:hAnsi="Times New Roman" w:cs="Times New Roman"/>
          </w:rPr>
          <w:delText>,</w:delText>
        </w:r>
      </w:del>
      <w:r w:rsidRPr="002718B1">
        <w:rPr>
          <w:rFonts w:ascii="Times New Roman" w:hAnsi="Times New Roman" w:cs="Times New Roman"/>
        </w:rPr>
        <w:t xml:space="preserve"> chapter 13).</w:t>
      </w:r>
    </w:p>
  </w:footnote>
  <w:footnote w:id="26">
    <w:p w14:paraId="1EA939E2" w14:textId="7C86A8A4" w:rsidR="00140222" w:rsidRPr="0013404F" w:rsidRDefault="00140222" w:rsidP="0090296E">
      <w:pPr>
        <w:pStyle w:val="Testonotaapidipagina"/>
        <w:rPr>
          <w:rFonts w:ascii="Times New Roman" w:hAnsi="Times New Roman" w:cs="Times New Roman"/>
          <w:rPrChange w:id="4600" w:author="Jane Shaw" w:date="2015-11-07T18:52:00Z">
            <w:rPr/>
          </w:rPrChange>
        </w:rPr>
      </w:pPr>
      <w:r w:rsidRPr="0013404F">
        <w:rPr>
          <w:rStyle w:val="Rimandonotaapidipagina"/>
          <w:rFonts w:ascii="Times New Roman" w:hAnsi="Times New Roman" w:cs="Times New Roman"/>
          <w:rPrChange w:id="4601" w:author="Jane Shaw" w:date="2015-11-07T18:52:00Z">
            <w:rPr>
              <w:rStyle w:val="Rimandonotaapidipagina"/>
            </w:rPr>
          </w:rPrChange>
        </w:rPr>
        <w:footnoteRef/>
      </w:r>
      <w:r w:rsidRPr="0013404F">
        <w:rPr>
          <w:rFonts w:ascii="Times New Roman" w:hAnsi="Times New Roman" w:cs="Times New Roman"/>
          <w:rPrChange w:id="4602" w:author="Jane Shaw" w:date="2015-11-07T18:52:00Z">
            <w:rPr/>
          </w:rPrChange>
        </w:rPr>
        <w:t xml:space="preserve"> </w:t>
      </w:r>
      <w:del w:id="4603" w:author="Jane Shaw" w:date="2015-10-19T19:25:00Z">
        <w:r w:rsidRPr="0013404F" w:rsidDel="00846F64">
          <w:rPr>
            <w:rFonts w:ascii="Times New Roman" w:hAnsi="Times New Roman" w:cs="Times New Roman"/>
            <w:rPrChange w:id="4604" w:author="Jane Shaw" w:date="2015-11-07T18:52:00Z">
              <w:rPr/>
            </w:rPrChange>
          </w:rPr>
          <w:delText xml:space="preserve">Note that </w:delText>
        </w:r>
      </w:del>
      <w:r w:rsidRPr="0013404F">
        <w:rPr>
          <w:rFonts w:ascii="Times New Roman" w:hAnsi="Times New Roman" w:cs="Times New Roman"/>
          <w:rPrChange w:id="4605" w:author="Jane Shaw" w:date="2015-11-07T18:52:00Z">
            <w:rPr/>
          </w:rPrChange>
        </w:rPr>
        <w:t xml:space="preserve">The ideal equation would replace the stock change variable with two variables: </w:t>
      </w:r>
      <w:ins w:id="4606" w:author="Jane Shaw" w:date="2015-10-19T19:25:00Z">
        <w:r w:rsidRPr="0013404F">
          <w:rPr>
            <w:rFonts w:ascii="Times New Roman" w:hAnsi="Times New Roman" w:cs="Times New Roman"/>
            <w:rPrChange w:id="4607" w:author="Jane Shaw" w:date="2015-11-07T18:52:00Z">
              <w:rPr/>
            </w:rPrChange>
          </w:rPr>
          <w:t>“</w:t>
        </w:r>
      </w:ins>
      <w:del w:id="4608" w:author="Jane Shaw" w:date="2015-10-19T19:25:00Z">
        <w:r w:rsidRPr="0013404F" w:rsidDel="00846F64">
          <w:rPr>
            <w:rFonts w:ascii="Times New Roman" w:hAnsi="Times New Roman" w:cs="Times New Roman"/>
            <w:rPrChange w:id="4609" w:author="Jane Shaw" w:date="2015-11-07T18:52:00Z">
              <w:rPr/>
            </w:rPrChange>
          </w:rPr>
          <w:delText>"</w:delText>
        </w:r>
      </w:del>
      <w:r w:rsidRPr="0013404F">
        <w:rPr>
          <w:rFonts w:ascii="Times New Roman" w:hAnsi="Times New Roman" w:cs="Times New Roman"/>
          <w:rPrChange w:id="4610" w:author="Jane Shaw" w:date="2015-11-07T18:52:00Z">
            <w:rPr/>
          </w:rPrChange>
        </w:rPr>
        <w:t>from stocks</w:t>
      </w:r>
      <w:ins w:id="4611" w:author="Jane Shaw" w:date="2015-10-19T19:25:00Z">
        <w:r w:rsidRPr="0013404F">
          <w:rPr>
            <w:rFonts w:ascii="Times New Roman" w:hAnsi="Times New Roman" w:cs="Times New Roman"/>
            <w:rPrChange w:id="4612" w:author="Jane Shaw" w:date="2015-11-07T18:52:00Z">
              <w:rPr/>
            </w:rPrChange>
          </w:rPr>
          <w:t>”</w:t>
        </w:r>
      </w:ins>
      <w:del w:id="4613" w:author="Jane Shaw" w:date="2015-10-19T19:25:00Z">
        <w:r w:rsidRPr="0013404F" w:rsidDel="00846F64">
          <w:rPr>
            <w:rFonts w:ascii="Times New Roman" w:hAnsi="Times New Roman" w:cs="Times New Roman"/>
            <w:rPrChange w:id="4614" w:author="Jane Shaw" w:date="2015-11-07T18:52:00Z">
              <w:rPr/>
            </w:rPrChange>
          </w:rPr>
          <w:delText>"</w:delText>
        </w:r>
      </w:del>
      <w:r w:rsidRPr="0013404F">
        <w:rPr>
          <w:rFonts w:ascii="Times New Roman" w:hAnsi="Times New Roman" w:cs="Times New Roman"/>
          <w:rPrChange w:id="4615" w:author="Jane Shaw" w:date="2015-11-07T18:52:00Z">
            <w:rPr/>
          </w:rPrChange>
        </w:rPr>
        <w:t xml:space="preserve"> on the left</w:t>
      </w:r>
      <w:del w:id="4616" w:author="Jane Shaw" w:date="2015-10-19T19:25:00Z">
        <w:r w:rsidRPr="0013404F" w:rsidDel="00846F64">
          <w:rPr>
            <w:rFonts w:ascii="Times New Roman" w:hAnsi="Times New Roman" w:cs="Times New Roman"/>
            <w:rPrChange w:id="4617" w:author="Jane Shaw" w:date="2015-11-07T18:52:00Z">
              <w:rPr/>
            </w:rPrChange>
          </w:rPr>
          <w:delText>-hand</w:delText>
        </w:r>
      </w:del>
      <w:r w:rsidRPr="0013404F">
        <w:rPr>
          <w:rFonts w:ascii="Times New Roman" w:hAnsi="Times New Roman" w:cs="Times New Roman"/>
          <w:rPrChange w:id="4618" w:author="Jane Shaw" w:date="2015-11-07T18:52:00Z">
            <w:rPr/>
          </w:rPrChange>
        </w:rPr>
        <w:t xml:space="preserve"> side of the equation</w:t>
      </w:r>
      <w:ins w:id="4619" w:author="Jane Shaw" w:date="2015-10-19T19:25:00Z">
        <w:r w:rsidRPr="0013404F">
          <w:rPr>
            <w:rFonts w:ascii="Times New Roman" w:hAnsi="Times New Roman" w:cs="Times New Roman"/>
            <w:rPrChange w:id="4620" w:author="Jane Shaw" w:date="2015-11-07T18:52:00Z">
              <w:rPr/>
            </w:rPrChange>
          </w:rPr>
          <w:t>,</w:t>
        </w:r>
      </w:ins>
      <w:r w:rsidRPr="0013404F">
        <w:rPr>
          <w:rFonts w:ascii="Times New Roman" w:hAnsi="Times New Roman" w:cs="Times New Roman"/>
          <w:rPrChange w:id="4621" w:author="Jane Shaw" w:date="2015-11-07T18:52:00Z">
            <w:rPr/>
          </w:rPrChange>
        </w:rPr>
        <w:t xml:space="preserve"> and </w:t>
      </w:r>
      <w:ins w:id="4622" w:author="Jane Shaw" w:date="2015-10-19T19:25:00Z">
        <w:r w:rsidRPr="0013404F">
          <w:rPr>
            <w:rFonts w:ascii="Times New Roman" w:hAnsi="Times New Roman" w:cs="Times New Roman"/>
            <w:rPrChange w:id="4623" w:author="Jane Shaw" w:date="2015-11-07T18:52:00Z">
              <w:rPr/>
            </w:rPrChange>
          </w:rPr>
          <w:t>“</w:t>
        </w:r>
      </w:ins>
      <w:del w:id="4624" w:author="Jane Shaw" w:date="2015-10-19T19:25:00Z">
        <w:r w:rsidRPr="0013404F" w:rsidDel="00846F64">
          <w:rPr>
            <w:rFonts w:ascii="Times New Roman" w:hAnsi="Times New Roman" w:cs="Times New Roman"/>
            <w:rPrChange w:id="4625" w:author="Jane Shaw" w:date="2015-11-07T18:52:00Z">
              <w:rPr/>
            </w:rPrChange>
          </w:rPr>
          <w:delText>"</w:delText>
        </w:r>
      </w:del>
      <w:r w:rsidRPr="0013404F">
        <w:rPr>
          <w:rFonts w:ascii="Times New Roman" w:hAnsi="Times New Roman" w:cs="Times New Roman"/>
          <w:rPrChange w:id="4626" w:author="Jane Shaw" w:date="2015-11-07T18:52:00Z">
            <w:rPr/>
          </w:rPrChange>
        </w:rPr>
        <w:t>to stocks</w:t>
      </w:r>
      <w:ins w:id="4627" w:author="Jane Shaw" w:date="2015-10-19T19:25:00Z">
        <w:r w:rsidRPr="0013404F">
          <w:rPr>
            <w:rFonts w:ascii="Times New Roman" w:hAnsi="Times New Roman" w:cs="Times New Roman"/>
            <w:rPrChange w:id="4628" w:author="Jane Shaw" w:date="2015-11-07T18:52:00Z">
              <w:rPr/>
            </w:rPrChange>
          </w:rPr>
          <w:t>”</w:t>
        </w:r>
      </w:ins>
      <w:del w:id="4629" w:author="Jane Shaw" w:date="2015-10-19T19:25:00Z">
        <w:r w:rsidRPr="0013404F" w:rsidDel="00846F64">
          <w:rPr>
            <w:rFonts w:ascii="Times New Roman" w:hAnsi="Times New Roman" w:cs="Times New Roman"/>
            <w:rPrChange w:id="4630" w:author="Jane Shaw" w:date="2015-11-07T18:52:00Z">
              <w:rPr/>
            </w:rPrChange>
          </w:rPr>
          <w:delText>"</w:delText>
        </w:r>
      </w:del>
      <w:r w:rsidRPr="0013404F">
        <w:rPr>
          <w:rFonts w:ascii="Times New Roman" w:hAnsi="Times New Roman" w:cs="Times New Roman"/>
          <w:rPrChange w:id="4631" w:author="Jane Shaw" w:date="2015-11-07T18:52:00Z">
            <w:rPr/>
          </w:rPrChange>
        </w:rPr>
        <w:t xml:space="preserve"> on the right</w:t>
      </w:r>
      <w:del w:id="4632" w:author="Jane Shaw" w:date="2015-10-19T19:25:00Z">
        <w:r w:rsidRPr="0013404F" w:rsidDel="00846F64">
          <w:rPr>
            <w:rFonts w:ascii="Times New Roman" w:hAnsi="Times New Roman" w:cs="Times New Roman"/>
            <w:rPrChange w:id="4633" w:author="Jane Shaw" w:date="2015-11-07T18:52:00Z">
              <w:rPr/>
            </w:rPrChange>
          </w:rPr>
          <w:delText>-hand</w:delText>
        </w:r>
      </w:del>
      <w:r w:rsidRPr="0013404F">
        <w:rPr>
          <w:rFonts w:ascii="Times New Roman" w:hAnsi="Times New Roman" w:cs="Times New Roman"/>
          <w:rPrChange w:id="4634" w:author="Jane Shaw" w:date="2015-11-07T18:52:00Z">
            <w:rPr/>
          </w:rPrChange>
        </w:rPr>
        <w:t xml:space="preserve"> side. However, such variables are rarely measured, and it is much more reasonable </w:t>
      </w:r>
      <w:del w:id="4635" w:author="Jane Shaw" w:date="2015-10-19T19:25:00Z">
        <w:r w:rsidRPr="0013404F" w:rsidDel="00846F64">
          <w:rPr>
            <w:rFonts w:ascii="Times New Roman" w:hAnsi="Times New Roman" w:cs="Times New Roman"/>
            <w:rPrChange w:id="4636" w:author="Jane Shaw" w:date="2015-11-07T18:52:00Z">
              <w:rPr/>
            </w:rPrChange>
          </w:rPr>
          <w:delText xml:space="preserve">to </w:delText>
        </w:r>
      </w:del>
      <w:r w:rsidRPr="0013404F">
        <w:rPr>
          <w:rFonts w:ascii="Times New Roman" w:hAnsi="Times New Roman" w:cs="Times New Roman"/>
          <w:rPrChange w:id="4637" w:author="Jane Shaw" w:date="2015-11-07T18:52:00Z">
            <w:rPr/>
          </w:rPrChange>
        </w:rPr>
        <w:t xml:space="preserve">simply </w:t>
      </w:r>
      <w:ins w:id="4638" w:author="Jane Shaw" w:date="2015-10-19T19:25:00Z">
        <w:r w:rsidRPr="0013404F">
          <w:rPr>
            <w:rFonts w:ascii="Times New Roman" w:hAnsi="Times New Roman" w:cs="Times New Roman"/>
            <w:rPrChange w:id="4639" w:author="Jane Shaw" w:date="2015-11-07T18:52:00Z">
              <w:rPr/>
            </w:rPrChange>
          </w:rPr>
          <w:t xml:space="preserve">to </w:t>
        </w:r>
      </w:ins>
      <w:r w:rsidRPr="0013404F">
        <w:rPr>
          <w:rFonts w:ascii="Times New Roman" w:hAnsi="Times New Roman" w:cs="Times New Roman"/>
          <w:rPrChange w:id="4640" w:author="Jane Shaw" w:date="2015-11-07T18:52:00Z">
            <w:rPr/>
          </w:rPrChange>
        </w:rPr>
        <w:t>model stock changes.</w:t>
      </w:r>
    </w:p>
  </w:footnote>
  <w:footnote w:id="27">
    <w:p w14:paraId="5D1E5496" w14:textId="5C00360B" w:rsidR="00140222" w:rsidRPr="0013404F" w:rsidRDefault="00140222">
      <w:pPr>
        <w:pStyle w:val="Testonotaapidipagina"/>
        <w:rPr>
          <w:rFonts w:ascii="Times New Roman" w:hAnsi="Times New Roman" w:cs="Times New Roman"/>
          <w:rPrChange w:id="4740" w:author="Jane Shaw" w:date="2015-11-07T18:52:00Z">
            <w:rPr/>
          </w:rPrChange>
        </w:rPr>
      </w:pPr>
      <w:r w:rsidRPr="0013404F">
        <w:rPr>
          <w:rStyle w:val="Rimandonotaapidipagina"/>
          <w:rFonts w:ascii="Times New Roman" w:hAnsi="Times New Roman" w:cs="Times New Roman"/>
          <w:rPrChange w:id="4741" w:author="Jane Shaw" w:date="2015-11-07T18:52:00Z">
            <w:rPr>
              <w:rStyle w:val="Rimandonotaapidipagina"/>
            </w:rPr>
          </w:rPrChange>
        </w:rPr>
        <w:footnoteRef/>
      </w:r>
      <w:r w:rsidRPr="0013404F">
        <w:rPr>
          <w:rFonts w:ascii="Times New Roman" w:hAnsi="Times New Roman" w:cs="Times New Roman"/>
          <w:rPrChange w:id="4742" w:author="Jane Shaw" w:date="2015-11-07T18:52:00Z">
            <w:rPr/>
          </w:rPrChange>
        </w:rPr>
        <w:t xml:space="preserve"> Industrial use does not include food manufactured into other products. Such quantities are accounted for in the food variable.</w:t>
      </w:r>
    </w:p>
  </w:footnote>
  <w:footnote w:id="28">
    <w:p w14:paraId="6F9FF540" w14:textId="1319A56E" w:rsidR="00140222" w:rsidRPr="0013404F" w:rsidRDefault="00140222" w:rsidP="004F65E4">
      <w:pPr>
        <w:pStyle w:val="Testonotaapidipagina"/>
        <w:rPr>
          <w:rFonts w:ascii="Times New Roman" w:hAnsi="Times New Roman" w:cs="Times New Roman"/>
          <w:rPrChange w:id="4765" w:author="Jane Shaw" w:date="2015-11-07T18:52:00Z">
            <w:rPr>
              <w:rFonts w:ascii="Times New Roman" w:hAnsi="Times New Roman" w:cs="Times New Roman"/>
            </w:rPr>
          </w:rPrChange>
        </w:rPr>
      </w:pPr>
      <w:r w:rsidRPr="0013404F">
        <w:rPr>
          <w:rStyle w:val="Rimandonotaapidipagina"/>
          <w:rFonts w:ascii="Times New Roman" w:hAnsi="Times New Roman" w:cs="Times New Roman"/>
          <w:rPrChange w:id="4766" w:author="Jane Shaw" w:date="2015-11-07T18:52:00Z">
            <w:rPr>
              <w:rStyle w:val="Rimandonotaapidipagina"/>
              <w:rFonts w:ascii="Times New Roman" w:hAnsi="Times New Roman" w:cs="Times New Roman"/>
            </w:rPr>
          </w:rPrChange>
        </w:rPr>
        <w:footnoteRef/>
      </w:r>
      <w:r w:rsidRPr="0013404F">
        <w:rPr>
          <w:rFonts w:ascii="Times New Roman" w:hAnsi="Times New Roman" w:cs="Times New Roman"/>
          <w:rPrChange w:id="4767" w:author="Jane Shaw" w:date="2015-11-07T18:52:00Z">
            <w:rPr>
              <w:rFonts w:ascii="Times New Roman" w:hAnsi="Times New Roman" w:cs="Times New Roman"/>
            </w:rPr>
          </w:rPrChange>
        </w:rPr>
        <w:t xml:space="preserve"> All variables/elements are described in detail in their respective </w:t>
      </w:r>
      <w:del w:id="4768" w:author="Jane Shaw" w:date="2015-10-19T19:26:00Z">
        <w:r w:rsidRPr="0013404F" w:rsidDel="00846F64">
          <w:rPr>
            <w:rFonts w:ascii="Times New Roman" w:hAnsi="Times New Roman" w:cs="Times New Roman"/>
            <w:rPrChange w:id="4769" w:author="Jane Shaw" w:date="2015-11-07T18:52:00Z">
              <w:rPr>
                <w:rFonts w:ascii="Times New Roman" w:hAnsi="Times New Roman" w:cs="Times New Roman"/>
              </w:rPr>
            </w:rPrChange>
          </w:rPr>
          <w:delText>chapters</w:delText>
        </w:r>
      </w:del>
      <w:ins w:id="4770" w:author="Jane Shaw" w:date="2015-10-19T19:26:00Z">
        <w:r w:rsidRPr="0013404F">
          <w:rPr>
            <w:rFonts w:ascii="Times New Roman" w:hAnsi="Times New Roman" w:cs="Times New Roman"/>
            <w:rPrChange w:id="4771" w:author="Jane Shaw" w:date="2015-11-07T18:52:00Z">
              <w:rPr>
                <w:rFonts w:ascii="Times New Roman" w:hAnsi="Times New Roman" w:cs="Times New Roman"/>
              </w:rPr>
            </w:rPrChange>
          </w:rPr>
          <w:t>sections</w:t>
        </w:r>
      </w:ins>
      <w:ins w:id="4772" w:author="Jane Shaw" w:date="2015-11-04T11:21:00Z">
        <w:r w:rsidRPr="0013404F">
          <w:rPr>
            <w:rFonts w:ascii="Times New Roman" w:hAnsi="Times New Roman" w:cs="Times New Roman"/>
            <w:rPrChange w:id="4773" w:author="Jane Shaw" w:date="2015-11-07T18:52:00Z">
              <w:rPr>
                <w:rFonts w:ascii="Times New Roman" w:hAnsi="Times New Roman" w:cs="Times New Roman"/>
              </w:rPr>
            </w:rPrChange>
          </w:rPr>
          <w:t xml:space="preserve"> in chapter 3</w:t>
        </w:r>
      </w:ins>
      <w:ins w:id="4774" w:author="Jane Shaw" w:date="2015-10-19T19:25:00Z">
        <w:r w:rsidRPr="0013404F">
          <w:rPr>
            <w:rFonts w:ascii="Times New Roman" w:hAnsi="Times New Roman" w:cs="Times New Roman"/>
            <w:rPrChange w:id="4775" w:author="Jane Shaw" w:date="2015-11-07T18:52:00Z">
              <w:rPr>
                <w:rFonts w:ascii="Times New Roman" w:hAnsi="Times New Roman" w:cs="Times New Roman"/>
              </w:rPr>
            </w:rPrChange>
          </w:rPr>
          <w:t>.</w:t>
        </w:r>
      </w:ins>
    </w:p>
  </w:footnote>
  <w:footnote w:id="29">
    <w:p w14:paraId="669094A1" w14:textId="0496C3BE"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4794" w:author="Jane Shaw" w:date="2015-10-19T19:37:00Z">
        <w:r w:rsidRPr="002718B1" w:rsidDel="006B783D">
          <w:rPr>
            <w:rFonts w:ascii="Times New Roman" w:hAnsi="Times New Roman" w:cs="Times New Roman"/>
          </w:rPr>
          <w:delText>What is more</w:delText>
        </w:r>
      </w:del>
      <w:ins w:id="4795" w:author="Jane Shaw" w:date="2015-10-19T19:37:00Z">
        <w:r>
          <w:rPr>
            <w:rFonts w:ascii="Times New Roman" w:hAnsi="Times New Roman" w:cs="Times New Roman"/>
          </w:rPr>
          <w:t>In addition</w:t>
        </w:r>
      </w:ins>
      <w:r w:rsidRPr="002718B1">
        <w:rPr>
          <w:rFonts w:ascii="Times New Roman" w:hAnsi="Times New Roman" w:cs="Times New Roman"/>
        </w:rPr>
        <w:t xml:space="preserve">, many estimates are the result of </w:t>
      </w:r>
      <w:del w:id="4796" w:author="Jane Shaw" w:date="2015-10-19T19:37:00Z">
        <w:r w:rsidRPr="002718B1" w:rsidDel="006B783D">
          <w:rPr>
            <w:rFonts w:ascii="Times New Roman" w:hAnsi="Times New Roman" w:cs="Times New Roman"/>
          </w:rPr>
          <w:delText xml:space="preserve">rather </w:delText>
        </w:r>
      </w:del>
      <w:r w:rsidRPr="002718B1">
        <w:rPr>
          <w:rFonts w:ascii="Times New Roman" w:hAnsi="Times New Roman" w:cs="Times New Roman"/>
        </w:rPr>
        <w:t>complex imputation methods</w:t>
      </w:r>
      <w:del w:id="4797" w:author="Jane Shaw" w:date="2015-11-07T18:53:00Z">
        <w:r w:rsidRPr="002718B1" w:rsidDel="0013404F">
          <w:rPr>
            <w:rFonts w:ascii="Times New Roman" w:hAnsi="Times New Roman" w:cs="Times New Roman"/>
          </w:rPr>
          <w:delText>,</w:delText>
        </w:r>
      </w:del>
      <w:r w:rsidRPr="002718B1">
        <w:rPr>
          <w:rFonts w:ascii="Times New Roman" w:hAnsi="Times New Roman" w:cs="Times New Roman"/>
        </w:rPr>
        <w:t xml:space="preserve"> involving many steps and many variables </w:t>
      </w:r>
      <w:del w:id="4798" w:author="Jane Shaw" w:date="2015-10-19T19:38:00Z">
        <w:r w:rsidRPr="002718B1" w:rsidDel="006B783D">
          <w:rPr>
            <w:rFonts w:ascii="Times New Roman" w:hAnsi="Times New Roman" w:cs="Times New Roman"/>
          </w:rPr>
          <w:delText xml:space="preserve">of </w:delText>
        </w:r>
      </w:del>
      <w:ins w:id="4799" w:author="Jane Shaw" w:date="2015-10-19T19:38:00Z">
        <w:r>
          <w:rPr>
            <w:rFonts w:ascii="Times New Roman" w:hAnsi="Times New Roman" w:cs="Times New Roman"/>
          </w:rPr>
          <w:t xml:space="preserve">for </w:t>
        </w:r>
      </w:ins>
      <w:r w:rsidRPr="002718B1">
        <w:rPr>
          <w:rFonts w:ascii="Times New Roman" w:hAnsi="Times New Roman" w:cs="Times New Roman"/>
        </w:rPr>
        <w:t>the balance</w:t>
      </w:r>
      <w:ins w:id="4800" w:author="Jane Shaw" w:date="2015-10-19T19:38:00Z">
        <w:r>
          <w:rPr>
            <w:rFonts w:ascii="Times New Roman" w:hAnsi="Times New Roman" w:cs="Times New Roman"/>
          </w:rPr>
          <w:t>,</w:t>
        </w:r>
      </w:ins>
      <w:r w:rsidRPr="002718B1">
        <w:rPr>
          <w:rFonts w:ascii="Times New Roman" w:hAnsi="Times New Roman" w:cs="Times New Roman"/>
        </w:rPr>
        <w:t xml:space="preserve"> </w:t>
      </w:r>
      <w:del w:id="4801" w:author="Jane Shaw" w:date="2015-10-19T19:38:00Z">
        <w:r w:rsidRPr="002718B1" w:rsidDel="006B783D">
          <w:rPr>
            <w:rFonts w:ascii="Times New Roman" w:hAnsi="Times New Roman" w:cs="Times New Roman"/>
          </w:rPr>
          <w:delText xml:space="preserve">which </w:delText>
        </w:r>
      </w:del>
      <w:r w:rsidRPr="002718B1">
        <w:rPr>
          <w:rFonts w:ascii="Times New Roman" w:hAnsi="Times New Roman" w:cs="Times New Roman"/>
        </w:rPr>
        <w:t>mak</w:t>
      </w:r>
      <w:ins w:id="4802" w:author="Jane Shaw" w:date="2015-10-19T19:38:00Z">
        <w:r>
          <w:rPr>
            <w:rFonts w:ascii="Times New Roman" w:hAnsi="Times New Roman" w:cs="Times New Roman"/>
          </w:rPr>
          <w:t>ing</w:t>
        </w:r>
      </w:ins>
      <w:del w:id="4803" w:author="Jane Shaw" w:date="2015-10-19T19:38:00Z">
        <w:r w:rsidRPr="002718B1" w:rsidDel="006B783D">
          <w:rPr>
            <w:rFonts w:ascii="Times New Roman" w:hAnsi="Times New Roman" w:cs="Times New Roman"/>
          </w:rPr>
          <w:delText>e</w:delText>
        </w:r>
      </w:del>
      <w:r w:rsidRPr="002718B1">
        <w:rPr>
          <w:rFonts w:ascii="Times New Roman" w:hAnsi="Times New Roman" w:cs="Times New Roman"/>
        </w:rPr>
        <w:t xml:space="preserve"> </w:t>
      </w:r>
      <w:del w:id="4804" w:author="Jane Shaw" w:date="2015-11-07T18:53:00Z">
        <w:r w:rsidRPr="002718B1" w:rsidDel="0013404F">
          <w:rPr>
            <w:rFonts w:ascii="Times New Roman" w:hAnsi="Times New Roman" w:cs="Times New Roman"/>
          </w:rPr>
          <w:delText xml:space="preserve">an </w:delText>
        </w:r>
      </w:del>
      <w:r w:rsidRPr="002718B1">
        <w:rPr>
          <w:rFonts w:ascii="Times New Roman" w:hAnsi="Times New Roman" w:cs="Times New Roman"/>
        </w:rPr>
        <w:t>empirical estimat</w:t>
      </w:r>
      <w:ins w:id="4805" w:author="Jane Shaw" w:date="2015-11-07T18:53:00Z">
        <w:r>
          <w:rPr>
            <w:rFonts w:ascii="Times New Roman" w:hAnsi="Times New Roman" w:cs="Times New Roman"/>
          </w:rPr>
          <w:t>ion</w:t>
        </w:r>
      </w:ins>
      <w:del w:id="4806" w:author="Jane Shaw" w:date="2015-11-07T18:53:00Z">
        <w:r w:rsidRPr="002718B1" w:rsidDel="0013404F">
          <w:rPr>
            <w:rFonts w:ascii="Times New Roman" w:hAnsi="Times New Roman" w:cs="Times New Roman"/>
          </w:rPr>
          <w:delText>e</w:delText>
        </w:r>
      </w:del>
      <w:r w:rsidRPr="002718B1">
        <w:rPr>
          <w:rFonts w:ascii="Times New Roman" w:hAnsi="Times New Roman" w:cs="Times New Roman"/>
        </w:rPr>
        <w:t xml:space="preserve"> of the measurement error difficult.</w:t>
      </w:r>
    </w:p>
  </w:footnote>
  <w:footnote w:id="30">
    <w:p w14:paraId="53A2D268" w14:textId="7A5ABE06"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Strictly speaking </w:t>
      </w:r>
      <w:del w:id="4870" w:author="Jane Shaw" w:date="2015-10-19T19:59:00Z">
        <w:r w:rsidRPr="002718B1" w:rsidDel="00586FDC">
          <w:rPr>
            <w:rFonts w:ascii="Times New Roman" w:hAnsi="Times New Roman" w:cs="Times New Roman"/>
          </w:rPr>
          <w:delText xml:space="preserve">it </w:delText>
        </w:r>
      </w:del>
      <w:ins w:id="4871" w:author="Jane Shaw" w:date="2015-11-07T18:54:00Z">
        <w:r>
          <w:rPr>
            <w:rFonts w:ascii="Times New Roman" w:hAnsi="Times New Roman" w:cs="Times New Roman"/>
          </w:rPr>
          <w:t xml:space="preserve">it </w:t>
        </w:r>
      </w:ins>
      <w:r w:rsidRPr="002718B1">
        <w:rPr>
          <w:rFonts w:ascii="Times New Roman" w:hAnsi="Times New Roman" w:cs="Times New Roman"/>
        </w:rPr>
        <w:t>is not an over</w:t>
      </w:r>
      <w:del w:id="4872" w:author="Jane Shaw" w:date="2015-10-19T19:58:00Z">
        <w:r w:rsidRPr="002718B1" w:rsidDel="00586FDC">
          <w:rPr>
            <w:rFonts w:ascii="Times New Roman" w:hAnsi="Times New Roman" w:cs="Times New Roman"/>
          </w:rPr>
          <w:delText>-</w:delText>
        </w:r>
      </w:del>
      <w:r w:rsidRPr="002718B1">
        <w:rPr>
          <w:rFonts w:ascii="Times New Roman" w:hAnsi="Times New Roman" w:cs="Times New Roman"/>
        </w:rPr>
        <w:t xml:space="preserve">identification, </w:t>
      </w:r>
      <w:del w:id="4873" w:author="Jane Shaw" w:date="2015-10-19T19:58:00Z">
        <w:r w:rsidRPr="002718B1" w:rsidDel="00586FDC">
          <w:rPr>
            <w:rFonts w:ascii="Times New Roman" w:hAnsi="Times New Roman" w:cs="Times New Roman"/>
          </w:rPr>
          <w:delText xml:space="preserve">as this </w:delText>
        </w:r>
      </w:del>
      <w:ins w:id="4874" w:author="Jane Shaw" w:date="2015-10-19T19:58:00Z">
        <w:r>
          <w:rPr>
            <w:rFonts w:ascii="Times New Roman" w:hAnsi="Times New Roman" w:cs="Times New Roman"/>
          </w:rPr>
          <w:t xml:space="preserve">which </w:t>
        </w:r>
      </w:ins>
      <w:r w:rsidRPr="002718B1">
        <w:rPr>
          <w:rFonts w:ascii="Times New Roman" w:hAnsi="Times New Roman" w:cs="Times New Roman"/>
        </w:rPr>
        <w:t xml:space="preserve">would require more than one equation. </w:t>
      </w:r>
      <w:ins w:id="4875" w:author="Jane Shaw" w:date="2015-10-19T19:59:00Z">
        <w:r>
          <w:rPr>
            <w:rFonts w:ascii="Times New Roman" w:hAnsi="Times New Roman" w:cs="Times New Roman"/>
          </w:rPr>
          <w:t xml:space="preserve">However, </w:t>
        </w:r>
      </w:ins>
      <w:r w:rsidRPr="002718B1">
        <w:rPr>
          <w:rFonts w:ascii="Times New Roman" w:hAnsi="Times New Roman" w:cs="Times New Roman"/>
        </w:rPr>
        <w:t xml:space="preserve">the problem is </w:t>
      </w:r>
      <w:del w:id="4876" w:author="Jane Shaw" w:date="2015-10-19T19:59:00Z">
        <w:r w:rsidRPr="002718B1" w:rsidDel="00586FDC">
          <w:rPr>
            <w:rFonts w:ascii="Times New Roman" w:hAnsi="Times New Roman" w:cs="Times New Roman"/>
          </w:rPr>
          <w:delText xml:space="preserve">however </w:delText>
        </w:r>
      </w:del>
      <w:r w:rsidRPr="002718B1">
        <w:rPr>
          <w:rFonts w:ascii="Times New Roman" w:hAnsi="Times New Roman" w:cs="Times New Roman"/>
        </w:rPr>
        <w:t>the same in principle.</w:t>
      </w:r>
    </w:p>
  </w:footnote>
  <w:footnote w:id="31">
    <w:p w14:paraId="3D82DB86" w14:textId="59F6621D" w:rsidR="00140222" w:rsidRPr="002718B1" w:rsidRDefault="00140222" w:rsidP="009571C8">
      <w:pPr>
        <w:pStyle w:val="Testonotaapidipagina"/>
        <w:spacing w:after="0"/>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w:t>
      </w:r>
      <w:del w:id="5285" w:author="Jane Shaw" w:date="2015-10-21T13:09:00Z">
        <w:r w:rsidRPr="002718B1" w:rsidDel="009D78F2">
          <w:rPr>
            <w:rFonts w:ascii="Times New Roman" w:hAnsi="Times New Roman" w:cs="Times New Roman"/>
          </w:rPr>
          <w:delText xml:space="preserve">has been prepared and </w:delText>
        </w:r>
      </w:del>
      <w:r w:rsidRPr="002718B1">
        <w:rPr>
          <w:rFonts w:ascii="Times New Roman" w:hAnsi="Times New Roman" w:cs="Times New Roman"/>
        </w:rPr>
        <w:t xml:space="preserve">is available as a supplement to this </w:t>
      </w:r>
      <w:ins w:id="5286" w:author="Jane Shaw" w:date="2015-11-07T19:01:00Z">
        <w:r>
          <w:rPr>
            <w:rFonts w:ascii="Times New Roman" w:hAnsi="Times New Roman" w:cs="Times New Roman"/>
          </w:rPr>
          <w:t>re</w:t>
        </w:r>
      </w:ins>
      <w:r w:rsidRPr="002718B1">
        <w:rPr>
          <w:rFonts w:ascii="Times New Roman" w:hAnsi="Times New Roman" w:cs="Times New Roman"/>
        </w:rPr>
        <w:t xml:space="preserve">source book. </w:t>
      </w:r>
    </w:p>
  </w:footnote>
  <w:footnote w:id="32">
    <w:p w14:paraId="602C8995" w14:textId="04F8DA72"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5407" w:author="Jane Shaw" w:date="2015-10-21T13:25:00Z">
        <w:r w:rsidRPr="002718B1" w:rsidDel="00BE5A36">
          <w:rPr>
            <w:rFonts w:ascii="Times New Roman" w:hAnsi="Times New Roman" w:cs="Times New Roman"/>
          </w:rPr>
          <w:delText xml:space="preserve">Some </w:delText>
        </w:r>
      </w:del>
      <w:ins w:id="5408" w:author="Jane Shaw" w:date="2015-10-21T13:25:00Z">
        <w:r>
          <w:rPr>
            <w:rFonts w:ascii="Times New Roman" w:hAnsi="Times New Roman" w:cs="Times New Roman"/>
          </w:rPr>
          <w:t>A</w:t>
        </w:r>
        <w:r w:rsidRPr="002718B1">
          <w:rPr>
            <w:rFonts w:ascii="Times New Roman" w:hAnsi="Times New Roman" w:cs="Times New Roman"/>
          </w:rPr>
          <w:t xml:space="preserve"> </w:t>
        </w:r>
      </w:ins>
      <w:r w:rsidRPr="002718B1">
        <w:rPr>
          <w:rFonts w:ascii="Times New Roman" w:hAnsi="Times New Roman" w:cs="Times New Roman"/>
        </w:rPr>
        <w:t xml:space="preserve">few products are specified as processed products, such as butter </w:t>
      </w:r>
      <w:del w:id="5409" w:author="Jane Shaw" w:date="2015-10-21T13:25:00Z">
        <w:r w:rsidRPr="002718B1" w:rsidDel="00BE5A36">
          <w:rPr>
            <w:rFonts w:ascii="Times New Roman" w:hAnsi="Times New Roman" w:cs="Times New Roman"/>
          </w:rPr>
          <w:delText xml:space="preserve">or </w:delText>
        </w:r>
      </w:del>
      <w:ins w:id="5410" w:author="Jane Shaw" w:date="2015-10-21T13:25:00Z">
        <w:r>
          <w:rPr>
            <w:rFonts w:ascii="Times New Roman" w:hAnsi="Times New Roman" w:cs="Times New Roman"/>
          </w:rPr>
          <w:t xml:space="preserve">and </w:t>
        </w:r>
      </w:ins>
      <w:r w:rsidRPr="002718B1">
        <w:rPr>
          <w:rFonts w:ascii="Times New Roman" w:hAnsi="Times New Roman" w:cs="Times New Roman"/>
        </w:rPr>
        <w:t>vegetable oils.</w:t>
      </w:r>
    </w:p>
  </w:footnote>
  <w:footnote w:id="33">
    <w:p w14:paraId="27A6F42B" w14:textId="77777777"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4">
    <w:p w14:paraId="4AF1E3B2" w14:textId="74022305" w:rsidR="00140222" w:rsidRPr="002718B1" w:rsidRDefault="00140222" w:rsidP="004F65E4">
      <w:pPr>
        <w:pStyle w:val="Testonotaapidipagina"/>
        <w:jc w:val="both"/>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Most of these countries are characterized by weak statistic</w:t>
      </w:r>
      <w:ins w:id="5948" w:author="Jane Shaw" w:date="2015-10-22T13:41:00Z">
        <w:r>
          <w:rPr>
            <w:rFonts w:ascii="Times New Roman" w:hAnsi="Times New Roman" w:cs="Times New Roman"/>
          </w:rPr>
          <w:t>s</w:t>
        </w:r>
      </w:ins>
      <w:del w:id="5949" w:author="Jane Shaw" w:date="2015-10-22T13:41:00Z">
        <w:r w:rsidRPr="002718B1" w:rsidDel="00DF35B4">
          <w:rPr>
            <w:rFonts w:ascii="Times New Roman" w:hAnsi="Times New Roman" w:cs="Times New Roman"/>
          </w:rPr>
          <w:delText>al</w:delText>
        </w:r>
      </w:del>
      <w:r w:rsidRPr="002718B1">
        <w:rPr>
          <w:rFonts w:ascii="Times New Roman" w:hAnsi="Times New Roman" w:cs="Times New Roman"/>
        </w:rPr>
        <w:t xml:space="preserve"> systems. The Global Strategy to Improve </w:t>
      </w:r>
      <w:del w:id="5950" w:author="Jane Shaw" w:date="2015-10-22T13:41:00Z">
        <w:r w:rsidRPr="002718B1" w:rsidDel="00DF35B4">
          <w:rPr>
            <w:rFonts w:ascii="Times New Roman" w:hAnsi="Times New Roman" w:cs="Times New Roman"/>
          </w:rPr>
          <w:delText xml:space="preserve">Rural and </w:delText>
        </w:r>
      </w:del>
      <w:r w:rsidRPr="002718B1">
        <w:rPr>
          <w:rFonts w:ascii="Times New Roman" w:hAnsi="Times New Roman" w:cs="Times New Roman"/>
        </w:rPr>
        <w:t xml:space="preserve">Agricultural </w:t>
      </w:r>
      <w:ins w:id="5951" w:author="Jane Shaw" w:date="2015-10-22T13:41:00Z">
        <w:r>
          <w:rPr>
            <w:rFonts w:ascii="Times New Roman" w:hAnsi="Times New Roman" w:cs="Times New Roman"/>
          </w:rPr>
          <w:t xml:space="preserve">and Rural </w:t>
        </w:r>
      </w:ins>
      <w:r w:rsidRPr="002718B1">
        <w:rPr>
          <w:rFonts w:ascii="Times New Roman" w:hAnsi="Times New Roman" w:cs="Times New Roman"/>
        </w:rPr>
        <w:t>Statistics provides a detailed account of the state of statistic</w:t>
      </w:r>
      <w:ins w:id="5952" w:author="Jane Shaw" w:date="2015-10-22T13:41:00Z">
        <w:r>
          <w:rPr>
            <w:rFonts w:ascii="Times New Roman" w:hAnsi="Times New Roman" w:cs="Times New Roman"/>
          </w:rPr>
          <w:t>s</w:t>
        </w:r>
      </w:ins>
      <w:del w:id="5953" w:author="Jane Shaw" w:date="2015-10-22T13:41:00Z">
        <w:r w:rsidRPr="002718B1" w:rsidDel="00DF35B4">
          <w:rPr>
            <w:rFonts w:ascii="Times New Roman" w:hAnsi="Times New Roman" w:cs="Times New Roman"/>
          </w:rPr>
          <w:delText>al</w:delText>
        </w:r>
      </w:del>
      <w:r w:rsidRPr="002718B1">
        <w:rPr>
          <w:rFonts w:ascii="Times New Roman" w:hAnsi="Times New Roman" w:cs="Times New Roman"/>
        </w:rPr>
        <w:t xml:space="preserve"> systems around the world. </w:t>
      </w:r>
      <w:ins w:id="5954" w:author="Jane Shaw" w:date="2015-10-22T13:43:00Z">
        <w:r>
          <w:rPr>
            <w:rFonts w:ascii="Times New Roman" w:hAnsi="Times New Roman" w:cs="Times New Roman"/>
          </w:rPr>
          <w:t xml:space="preserve">Surveys suggest that </w:t>
        </w:r>
      </w:ins>
      <w:del w:id="5955" w:author="Jane Shaw" w:date="2015-10-22T13:41:00Z">
        <w:r w:rsidRPr="002718B1" w:rsidDel="00DF35B4">
          <w:rPr>
            <w:rFonts w:ascii="Times New Roman" w:hAnsi="Times New Roman" w:cs="Times New Roman"/>
          </w:rPr>
          <w:delText xml:space="preserve">Alas, </w:delText>
        </w:r>
      </w:del>
      <w:r w:rsidRPr="002718B1">
        <w:rPr>
          <w:rFonts w:ascii="Times New Roman" w:hAnsi="Times New Roman" w:cs="Times New Roman"/>
        </w:rPr>
        <w:t xml:space="preserve">most </w:t>
      </w:r>
      <w:ins w:id="5956" w:author="Jane Shaw" w:date="2015-10-22T13:43:00Z">
        <w:r>
          <w:rPr>
            <w:rFonts w:ascii="Times New Roman" w:hAnsi="Times New Roman" w:cs="Times New Roman"/>
          </w:rPr>
          <w:t xml:space="preserve">of the </w:t>
        </w:r>
      </w:ins>
      <w:r w:rsidRPr="002718B1">
        <w:rPr>
          <w:rFonts w:ascii="Times New Roman" w:hAnsi="Times New Roman" w:cs="Times New Roman"/>
        </w:rPr>
        <w:t xml:space="preserve">countries with weak agricultural systems are also </w:t>
      </w:r>
      <w:del w:id="5957" w:author="Jane Shaw" w:date="2015-10-22T13:43:00Z">
        <w:r w:rsidRPr="002718B1" w:rsidDel="00DF35B4">
          <w:rPr>
            <w:rFonts w:ascii="Times New Roman" w:hAnsi="Times New Roman" w:cs="Times New Roman"/>
          </w:rPr>
          <w:delText xml:space="preserve">countries where other information (surveys) suggest that they are </w:delText>
        </w:r>
      </w:del>
      <w:ins w:id="5958" w:author="Jane Shaw" w:date="2015-10-22T13:43:00Z">
        <w:r>
          <w:rPr>
            <w:rFonts w:ascii="Times New Roman" w:hAnsi="Times New Roman" w:cs="Times New Roman"/>
          </w:rPr>
          <w:t xml:space="preserve">particularly </w:t>
        </w:r>
      </w:ins>
      <w:r w:rsidRPr="002718B1">
        <w:rPr>
          <w:rFonts w:ascii="Times New Roman" w:hAnsi="Times New Roman" w:cs="Times New Roman"/>
        </w:rPr>
        <w:t xml:space="preserve">exposed </w:t>
      </w:r>
      <w:del w:id="5959" w:author="Jane Shaw" w:date="2015-10-22T13:43:00Z">
        <w:r w:rsidRPr="002718B1" w:rsidDel="00DF35B4">
          <w:rPr>
            <w:rFonts w:ascii="Times New Roman" w:hAnsi="Times New Roman" w:cs="Times New Roman"/>
          </w:rPr>
          <w:delText xml:space="preserve">in a particular way </w:delText>
        </w:r>
      </w:del>
      <w:r w:rsidRPr="002718B1">
        <w:rPr>
          <w:rFonts w:ascii="Times New Roman" w:hAnsi="Times New Roman" w:cs="Times New Roman"/>
        </w:rPr>
        <w:t>to food security issues.</w:t>
      </w:r>
    </w:p>
  </w:footnote>
  <w:footnote w:id="35">
    <w:p w14:paraId="216EBDB1" w14:textId="44A948E0" w:rsidR="00140222" w:rsidRPr="002718B1" w:rsidRDefault="00140222" w:rsidP="004F65E4">
      <w:pPr>
        <w:pStyle w:val="Testonotaapidipagina"/>
        <w:jc w:val="both"/>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In addition to the </w:t>
      </w:r>
      <w:ins w:id="6097" w:author="Jane Shaw" w:date="2015-10-22T14:15:00Z">
        <w:r>
          <w:rPr>
            <w:rFonts w:ascii="Times New Roman" w:hAnsi="Times New Roman" w:cs="Times New Roman"/>
          </w:rPr>
          <w:t>W</w:t>
        </w:r>
      </w:ins>
      <w:del w:id="6098" w:author="Jane Shaw" w:date="2015-10-22T14:15:00Z">
        <w:r w:rsidRPr="002718B1" w:rsidDel="005E7192">
          <w:rPr>
            <w:rFonts w:ascii="Times New Roman" w:hAnsi="Times New Roman" w:cs="Times New Roman"/>
          </w:rPr>
          <w:delText>w</w:delText>
        </w:r>
      </w:del>
      <w:r w:rsidRPr="002718B1">
        <w:rPr>
          <w:rFonts w:ascii="Times New Roman" w:hAnsi="Times New Roman" w:cs="Times New Roman"/>
        </w:rPr>
        <w:t>eb</w:t>
      </w:r>
      <w:ins w:id="6099" w:author="Jane Shaw" w:date="2015-10-22T14:15:00Z">
        <w:r>
          <w:rPr>
            <w:rFonts w:ascii="Times New Roman" w:hAnsi="Times New Roman" w:cs="Times New Roman"/>
          </w:rPr>
          <w:t xml:space="preserve"> </w:t>
        </w:r>
      </w:ins>
      <w:r w:rsidRPr="002718B1">
        <w:rPr>
          <w:rFonts w:ascii="Times New Roman" w:hAnsi="Times New Roman" w:cs="Times New Roman"/>
        </w:rPr>
        <w:t xml:space="preserve">sites of </w:t>
      </w:r>
      <w:del w:id="6100" w:author="Jane Shaw" w:date="2015-10-22T14:15:00Z">
        <w:r w:rsidRPr="002718B1" w:rsidDel="005E7192">
          <w:rPr>
            <w:rFonts w:ascii="Times New Roman" w:hAnsi="Times New Roman" w:cs="Times New Roman"/>
          </w:rPr>
          <w:delText xml:space="preserve">NSOs </w:delText>
        </w:r>
      </w:del>
      <w:ins w:id="6101" w:author="Jane Shaw" w:date="2015-10-22T14:15:00Z">
        <w:r>
          <w:rPr>
            <w:rFonts w:ascii="Times New Roman" w:hAnsi="Times New Roman" w:cs="Times New Roman"/>
          </w:rPr>
          <w:t xml:space="preserve">national statistics offices and ministries of agriculture, </w:t>
        </w:r>
      </w:ins>
      <w:del w:id="6102" w:author="Jane Shaw" w:date="2015-10-22T14:16:00Z">
        <w:r w:rsidRPr="002718B1" w:rsidDel="005E7192">
          <w:rPr>
            <w:rFonts w:ascii="Times New Roman" w:hAnsi="Times New Roman" w:cs="Times New Roman"/>
          </w:rPr>
          <w:delText xml:space="preserve">and MoAs, the FAO Statistics Division </w:delText>
        </w:r>
      </w:del>
      <w:ins w:id="6103" w:author="Jane Shaw" w:date="2015-10-22T14:16:00Z">
        <w:r>
          <w:rPr>
            <w:rFonts w:ascii="Times New Roman" w:hAnsi="Times New Roman" w:cs="Times New Roman"/>
          </w:rPr>
          <w:t xml:space="preserve">ESS </w:t>
        </w:r>
      </w:ins>
      <w:r w:rsidRPr="002718B1">
        <w:rPr>
          <w:rFonts w:ascii="Times New Roman" w:hAnsi="Times New Roman" w:cs="Times New Roman"/>
        </w:rPr>
        <w:t>also harvests data from authoritative sources</w:t>
      </w:r>
      <w:ins w:id="6104" w:author="Jane Shaw" w:date="2015-10-22T14:16:00Z">
        <w:r>
          <w:rPr>
            <w:rFonts w:ascii="Times New Roman" w:hAnsi="Times New Roman" w:cs="Times New Roman"/>
          </w:rPr>
          <w:t>,</w:t>
        </w:r>
      </w:ins>
      <w:r w:rsidRPr="002718B1">
        <w:rPr>
          <w:rFonts w:ascii="Times New Roman" w:hAnsi="Times New Roman" w:cs="Times New Roman"/>
        </w:rPr>
        <w:t xml:space="preserve"> </w:t>
      </w:r>
      <w:del w:id="6105" w:author="Jane Shaw" w:date="2015-11-07T19:12:00Z">
        <w:r w:rsidRPr="002718B1" w:rsidDel="00D132AA">
          <w:rPr>
            <w:rFonts w:ascii="Times New Roman" w:hAnsi="Times New Roman" w:cs="Times New Roman"/>
          </w:rPr>
          <w:delText xml:space="preserve">which often </w:delText>
        </w:r>
      </w:del>
      <w:ins w:id="6106" w:author="Jane Shaw" w:date="2015-11-07T19:12:00Z">
        <w:r>
          <w:rPr>
            <w:rFonts w:ascii="Times New Roman" w:hAnsi="Times New Roman" w:cs="Times New Roman"/>
          </w:rPr>
          <w:t xml:space="preserve">including those that </w:t>
        </w:r>
      </w:ins>
      <w:r w:rsidRPr="002718B1">
        <w:rPr>
          <w:rFonts w:ascii="Times New Roman" w:hAnsi="Times New Roman" w:cs="Times New Roman"/>
        </w:rPr>
        <w:t xml:space="preserve">specialize </w:t>
      </w:r>
      <w:ins w:id="6107" w:author="Jane Shaw" w:date="2015-10-22T14:16:00Z">
        <w:r>
          <w:rPr>
            <w:rFonts w:ascii="Times New Roman" w:hAnsi="Times New Roman" w:cs="Times New Roman"/>
          </w:rPr>
          <w:t>i</w:t>
        </w:r>
      </w:ins>
      <w:del w:id="6108" w:author="Jane Shaw" w:date="2015-10-22T14:16:00Z">
        <w:r w:rsidRPr="002718B1" w:rsidDel="005E7192">
          <w:rPr>
            <w:rFonts w:ascii="Times New Roman" w:hAnsi="Times New Roman" w:cs="Times New Roman"/>
          </w:rPr>
          <w:delText>o</w:delText>
        </w:r>
      </w:del>
      <w:r w:rsidRPr="002718B1">
        <w:rPr>
          <w:rFonts w:ascii="Times New Roman" w:hAnsi="Times New Roman" w:cs="Times New Roman"/>
        </w:rPr>
        <w:t>n one commodity</w:t>
      </w:r>
      <w:ins w:id="6109" w:author="Jane Shaw" w:date="2015-11-07T19:12:00Z">
        <w:r>
          <w:rPr>
            <w:rFonts w:ascii="Times New Roman" w:hAnsi="Times New Roman" w:cs="Times New Roman"/>
          </w:rPr>
          <w:t>,</w:t>
        </w:r>
      </w:ins>
      <w:ins w:id="6110" w:author="Jane Shaw" w:date="2015-10-22T16:55:00Z">
        <w:r>
          <w:rPr>
            <w:rFonts w:ascii="Times New Roman" w:hAnsi="Times New Roman" w:cs="Times New Roman"/>
          </w:rPr>
          <w:t xml:space="preserve"> </w:t>
        </w:r>
      </w:ins>
      <w:ins w:id="6111" w:author="Jane Shaw" w:date="2015-11-07T19:12:00Z">
        <w:r>
          <w:rPr>
            <w:rFonts w:ascii="Times New Roman" w:hAnsi="Times New Roman" w:cs="Times New Roman"/>
          </w:rPr>
          <w:t xml:space="preserve">such as </w:t>
        </w:r>
      </w:ins>
      <w:del w:id="6112" w:author="Jane Shaw" w:date="2015-10-22T16:55:00Z">
        <w:r w:rsidRPr="002718B1" w:rsidDel="002725F4">
          <w:rPr>
            <w:rFonts w:ascii="Times New Roman" w:hAnsi="Times New Roman" w:cs="Times New Roman"/>
          </w:rPr>
          <w:delText>.</w:delText>
        </w:r>
      </w:del>
      <w:del w:id="6113" w:author="Jane Shaw" w:date="2015-11-07T19:12:00Z">
        <w:r w:rsidRPr="002718B1" w:rsidDel="00D132AA">
          <w:rPr>
            <w:rFonts w:ascii="Times New Roman" w:hAnsi="Times New Roman" w:cs="Times New Roman"/>
          </w:rPr>
          <w:delText xml:space="preserve"> </w:delText>
        </w:r>
      </w:del>
      <w:del w:id="6114" w:author="Jane Shaw" w:date="2015-10-22T16:55:00Z">
        <w:r w:rsidRPr="002718B1" w:rsidDel="002725F4">
          <w:rPr>
            <w:rFonts w:ascii="Times New Roman" w:hAnsi="Times New Roman" w:cs="Times New Roman"/>
          </w:rPr>
          <w:delText xml:space="preserve">These </w:delText>
        </w:r>
      </w:del>
      <w:del w:id="6115" w:author="Jane Shaw" w:date="2015-11-07T19:12:00Z">
        <w:r w:rsidRPr="002718B1" w:rsidDel="00D132AA">
          <w:rPr>
            <w:rFonts w:ascii="Times New Roman" w:hAnsi="Times New Roman" w:cs="Times New Roman"/>
          </w:rPr>
          <w:delText xml:space="preserve">include </w:delText>
        </w:r>
      </w:del>
      <w:r w:rsidRPr="002718B1">
        <w:rPr>
          <w:rFonts w:ascii="Times New Roman" w:hAnsi="Times New Roman" w:cs="Times New Roman"/>
        </w:rPr>
        <w:t xml:space="preserve">Oil World, </w:t>
      </w:r>
      <w:ins w:id="6116" w:author="Jane Shaw" w:date="2015-10-22T16:57:00Z">
        <w:r>
          <w:rPr>
            <w:rFonts w:ascii="Times New Roman" w:hAnsi="Times New Roman" w:cs="Times New Roman"/>
          </w:rPr>
          <w:t xml:space="preserve">the </w:t>
        </w:r>
      </w:ins>
      <w:r w:rsidRPr="002718B1">
        <w:rPr>
          <w:rFonts w:ascii="Times New Roman" w:hAnsi="Times New Roman" w:cs="Times New Roman"/>
        </w:rPr>
        <w:t>I</w:t>
      </w:r>
      <w:ins w:id="6117" w:author="Jane Shaw" w:date="2015-10-22T16:57:00Z">
        <w:r>
          <w:rPr>
            <w:rFonts w:ascii="Times New Roman" w:hAnsi="Times New Roman" w:cs="Times New Roman"/>
          </w:rPr>
          <w:t xml:space="preserve">nternational </w:t>
        </w:r>
      </w:ins>
      <w:r w:rsidRPr="002718B1">
        <w:rPr>
          <w:rFonts w:ascii="Times New Roman" w:hAnsi="Times New Roman" w:cs="Times New Roman"/>
        </w:rPr>
        <w:t>S</w:t>
      </w:r>
      <w:ins w:id="6118" w:author="Jane Shaw" w:date="2015-10-22T16:57:00Z">
        <w:r>
          <w:rPr>
            <w:rFonts w:ascii="Times New Roman" w:hAnsi="Times New Roman" w:cs="Times New Roman"/>
          </w:rPr>
          <w:t xml:space="preserve">ugar </w:t>
        </w:r>
      </w:ins>
      <w:r w:rsidRPr="002718B1">
        <w:rPr>
          <w:rFonts w:ascii="Times New Roman" w:hAnsi="Times New Roman" w:cs="Times New Roman"/>
        </w:rPr>
        <w:t>O</w:t>
      </w:r>
      <w:ins w:id="6119" w:author="Jane Shaw" w:date="2015-10-22T16:57:00Z">
        <w:r>
          <w:rPr>
            <w:rFonts w:ascii="Times New Roman" w:hAnsi="Times New Roman" w:cs="Times New Roman"/>
          </w:rPr>
          <w:t>rganization</w:t>
        </w:r>
      </w:ins>
      <w:r w:rsidRPr="002718B1">
        <w:rPr>
          <w:rFonts w:ascii="Times New Roman" w:hAnsi="Times New Roman" w:cs="Times New Roman"/>
        </w:rPr>
        <w:t xml:space="preserve">, </w:t>
      </w:r>
      <w:ins w:id="6120" w:author="Jane Shaw" w:date="2015-10-22T16:58:00Z">
        <w:r>
          <w:rPr>
            <w:rFonts w:ascii="Times New Roman" w:hAnsi="Times New Roman" w:cs="Times New Roman"/>
          </w:rPr>
          <w:t xml:space="preserve">the </w:t>
        </w:r>
      </w:ins>
      <w:r w:rsidRPr="002718B1">
        <w:rPr>
          <w:rFonts w:ascii="Times New Roman" w:hAnsi="Times New Roman" w:cs="Times New Roman"/>
        </w:rPr>
        <w:t>I</w:t>
      </w:r>
      <w:ins w:id="6121" w:author="Jane Shaw" w:date="2015-10-22T16:58:00Z">
        <w:r>
          <w:rPr>
            <w:rFonts w:ascii="Times New Roman" w:hAnsi="Times New Roman" w:cs="Times New Roman"/>
          </w:rPr>
          <w:t xml:space="preserve">nternational </w:t>
        </w:r>
      </w:ins>
      <w:r w:rsidRPr="002718B1">
        <w:rPr>
          <w:rFonts w:ascii="Times New Roman" w:hAnsi="Times New Roman" w:cs="Times New Roman"/>
        </w:rPr>
        <w:t>C</w:t>
      </w:r>
      <w:ins w:id="6122" w:author="Jane Shaw" w:date="2015-10-22T16:58:00Z">
        <w:r>
          <w:rPr>
            <w:rFonts w:ascii="Times New Roman" w:hAnsi="Times New Roman" w:cs="Times New Roman"/>
          </w:rPr>
          <w:t>offee Council</w:t>
        </w:r>
      </w:ins>
      <w:del w:id="6123" w:author="Jane Shaw" w:date="2015-10-22T16:58:00Z">
        <w:r w:rsidRPr="002718B1" w:rsidDel="002725F4">
          <w:rPr>
            <w:rFonts w:ascii="Times New Roman" w:hAnsi="Times New Roman" w:cs="Times New Roman"/>
          </w:rPr>
          <w:delText xml:space="preserve">O, </w:delText>
        </w:r>
      </w:del>
      <w:ins w:id="6124" w:author="Jane Shaw" w:date="2015-10-22T16:58:00Z">
        <w:r>
          <w:rPr>
            <w:rFonts w:ascii="Times New Roman" w:hAnsi="Times New Roman" w:cs="Times New Roman"/>
          </w:rPr>
          <w:t xml:space="preserve"> and the </w:t>
        </w:r>
      </w:ins>
      <w:r w:rsidRPr="002718B1">
        <w:rPr>
          <w:rFonts w:ascii="Times New Roman" w:hAnsi="Times New Roman" w:cs="Times New Roman"/>
        </w:rPr>
        <w:t>I</w:t>
      </w:r>
      <w:ins w:id="6125" w:author="Jane Shaw" w:date="2015-10-22T16:59:00Z">
        <w:r>
          <w:rPr>
            <w:rFonts w:ascii="Times New Roman" w:hAnsi="Times New Roman" w:cs="Times New Roman"/>
          </w:rPr>
          <w:t xml:space="preserve">nternational </w:t>
        </w:r>
      </w:ins>
      <w:r w:rsidRPr="002718B1">
        <w:rPr>
          <w:rFonts w:ascii="Times New Roman" w:hAnsi="Times New Roman" w:cs="Times New Roman"/>
        </w:rPr>
        <w:t>C</w:t>
      </w:r>
      <w:ins w:id="6126" w:author="Jane Shaw" w:date="2015-10-22T16:59:00Z">
        <w:r>
          <w:rPr>
            <w:rFonts w:ascii="Times New Roman" w:hAnsi="Times New Roman" w:cs="Times New Roman"/>
          </w:rPr>
          <w:t xml:space="preserve">otton </w:t>
        </w:r>
      </w:ins>
      <w:r w:rsidRPr="002718B1">
        <w:rPr>
          <w:rFonts w:ascii="Times New Roman" w:hAnsi="Times New Roman" w:cs="Times New Roman"/>
        </w:rPr>
        <w:t>A</w:t>
      </w:r>
      <w:ins w:id="6127" w:author="Jane Shaw" w:date="2015-10-22T16:59:00Z">
        <w:r>
          <w:rPr>
            <w:rFonts w:ascii="Times New Roman" w:hAnsi="Times New Roman" w:cs="Times New Roman"/>
          </w:rPr>
          <w:t xml:space="preserve">dvisory </w:t>
        </w:r>
      </w:ins>
      <w:r w:rsidRPr="002718B1">
        <w:rPr>
          <w:rFonts w:ascii="Times New Roman" w:hAnsi="Times New Roman" w:cs="Times New Roman"/>
        </w:rPr>
        <w:t>C</w:t>
      </w:r>
      <w:ins w:id="6128" w:author="Jane Shaw" w:date="2015-10-22T16:59:00Z">
        <w:r>
          <w:rPr>
            <w:rFonts w:ascii="Times New Roman" w:hAnsi="Times New Roman" w:cs="Times New Roman"/>
          </w:rPr>
          <w:t>ommittee</w:t>
        </w:r>
      </w:ins>
      <w:del w:id="6129" w:author="Jane Shaw" w:date="2015-10-22T16:59:00Z">
        <w:r w:rsidRPr="002718B1" w:rsidDel="002725F4">
          <w:rPr>
            <w:rFonts w:ascii="Times New Roman" w:hAnsi="Times New Roman" w:cs="Times New Roman"/>
          </w:rPr>
          <w:delText>, etc</w:delText>
        </w:r>
      </w:del>
      <w:r w:rsidRPr="002718B1">
        <w:rPr>
          <w:rFonts w:ascii="Times New Roman" w:hAnsi="Times New Roman" w:cs="Times New Roman"/>
        </w:rPr>
        <w:t>.</w:t>
      </w:r>
    </w:p>
  </w:footnote>
  <w:footnote w:id="36">
    <w:p w14:paraId="38596F7D" w14:textId="507B6906" w:rsidR="00140222" w:rsidRPr="0007718B" w:rsidRDefault="00140222">
      <w:pPr>
        <w:pStyle w:val="Testonotaapidipagina"/>
        <w:rPr>
          <w:lang w:val="it-IT"/>
          <w:rPrChange w:id="6440" w:author="Jane Shaw" w:date="2015-10-22T17:53:00Z">
            <w:rPr/>
          </w:rPrChange>
        </w:rPr>
      </w:pPr>
      <w:ins w:id="6441" w:author="Jane Shaw" w:date="2015-10-22T17:53:00Z">
        <w:r>
          <w:rPr>
            <w:rStyle w:val="Rimandonotaapidipagina"/>
          </w:rPr>
          <w:footnoteRef/>
        </w:r>
        <w:r>
          <w:t xml:space="preserve"> </w:t>
        </w:r>
        <w:r w:rsidRPr="0007718B">
          <w:t>http://comtrade.un.org/</w:t>
        </w:r>
      </w:ins>
    </w:p>
  </w:footnote>
  <w:footnote w:id="37">
    <w:p w14:paraId="3A4AD317" w14:textId="2B34E617" w:rsidR="00140222" w:rsidRPr="0007718B" w:rsidRDefault="00140222">
      <w:pPr>
        <w:pStyle w:val="Testonotaapidipagina"/>
        <w:rPr>
          <w:lang w:val="it-IT"/>
          <w:rPrChange w:id="6448" w:author="Jane Shaw" w:date="2015-10-22T17:54:00Z">
            <w:rPr/>
          </w:rPrChange>
        </w:rPr>
      </w:pPr>
      <w:ins w:id="6449" w:author="Jane Shaw" w:date="2015-10-22T17:54:00Z">
        <w:r>
          <w:rPr>
            <w:rStyle w:val="Rimandonotaapidipagina"/>
          </w:rPr>
          <w:footnoteRef/>
        </w:r>
        <w:r>
          <w:t xml:space="preserve"> </w:t>
        </w:r>
      </w:ins>
      <w:ins w:id="6450" w:author="Jane Shaw" w:date="2015-10-22T17:55:00Z">
        <w:r>
          <w:fldChar w:fldCharType="begin"/>
        </w:r>
        <w:r>
          <w:instrText xml:space="preserve"> HYPERLINK "</w:instrText>
        </w:r>
      </w:ins>
      <w:ins w:id="6451" w:author="Jane Shaw" w:date="2015-10-22T17:54:00Z">
        <w:r w:rsidRPr="0007718B">
          <w:instrText>http://unstats.un.org/unsd/trade/methodology%20imts.htm</w:instrText>
        </w:r>
      </w:ins>
      <w:ins w:id="6452" w:author="Jane Shaw" w:date="2015-10-22T17:55:00Z">
        <w:r>
          <w:instrText xml:space="preserve">" </w:instrText>
        </w:r>
        <w:r>
          <w:fldChar w:fldCharType="separate"/>
        </w:r>
      </w:ins>
      <w:ins w:id="6453" w:author="Jane Shaw" w:date="2015-10-22T17:54:00Z">
        <w:r w:rsidRPr="009F0CA4">
          <w:rPr>
            <w:rStyle w:val="Collegamentoipertestuale"/>
            <w:sz w:val="20"/>
          </w:rPr>
          <w:t>http://unstats.un.org/unsd/trade/methodology%20imts.htm</w:t>
        </w:r>
      </w:ins>
      <w:ins w:id="6454" w:author="Jane Shaw" w:date="2015-10-22T17:55:00Z">
        <w:r>
          <w:fldChar w:fldCharType="end"/>
        </w:r>
        <w:r>
          <w:t xml:space="preserve">; </w:t>
        </w:r>
        <w:r w:rsidRPr="0007718B">
          <w:t>http://unstats.un.org/unsd/trade/methodology%20imts.htm</w:t>
        </w:r>
      </w:ins>
    </w:p>
  </w:footnote>
  <w:footnote w:id="38">
    <w:p w14:paraId="306FE912" w14:textId="77777777"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hyperlink r:id="rId1" w:history="1">
        <w:r w:rsidRPr="002718B1">
          <w:rPr>
            <w:rStyle w:val="Collegamentoipertestuale"/>
            <w:rFonts w:ascii="Times New Roman" w:hAnsi="Times New Roman" w:cs="Times New Roman"/>
            <w:sz w:val="20"/>
          </w:rPr>
          <w:t>http://www.wcoomd.org/en/topics/nomenclature/overview/what-is-the-harmonized-system.aspx</w:t>
        </w:r>
      </w:hyperlink>
      <w:del w:id="6496" w:author="Jane Shaw" w:date="2015-10-22T18:00:00Z">
        <w:r w:rsidRPr="002718B1" w:rsidDel="0007718B">
          <w:rPr>
            <w:rFonts w:ascii="Times New Roman" w:hAnsi="Times New Roman" w:cs="Times New Roman"/>
          </w:rPr>
          <w:delText>.</w:delText>
        </w:r>
      </w:del>
    </w:p>
  </w:footnote>
  <w:footnote w:id="39">
    <w:p w14:paraId="504D331A" w14:textId="77777777"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40">
    <w:p w14:paraId="3CAE44F0" w14:textId="277F4616"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7795" w:author="Jane Shaw" w:date="2015-10-23T11:20:00Z">
        <w:r w:rsidRPr="002718B1" w:rsidDel="00D563FC">
          <w:rPr>
            <w:rFonts w:ascii="Times New Roman" w:hAnsi="Times New Roman" w:cs="Times New Roman"/>
          </w:rPr>
          <w:delText xml:space="preserve">E.g. </w:delText>
        </w:r>
      </w:del>
      <w:ins w:id="7796" w:author="Jane Shaw" w:date="2015-10-23T11:20:00Z">
        <w:r>
          <w:rPr>
            <w:rFonts w:ascii="Times New Roman" w:hAnsi="Times New Roman" w:cs="Times New Roman"/>
          </w:rPr>
          <w:t xml:space="preserve">For example, for </w:t>
        </w:r>
      </w:ins>
      <w:del w:id="7797" w:author="Jane Shaw" w:date="2015-10-23T11:20:00Z">
        <w:r w:rsidRPr="002718B1" w:rsidDel="00D563FC">
          <w:rPr>
            <w:rFonts w:ascii="Times New Roman" w:hAnsi="Times New Roman" w:cs="Times New Roman"/>
          </w:rPr>
          <w:delText xml:space="preserve">in the case of </w:delText>
        </w:r>
      </w:del>
      <w:r w:rsidRPr="002718B1">
        <w:rPr>
          <w:rFonts w:ascii="Times New Roman" w:hAnsi="Times New Roman" w:cs="Times New Roman"/>
        </w:rPr>
        <w:t xml:space="preserve">pigs, the requirements are those of all “types” of pigs along the production chain, </w:t>
      </w:r>
      <w:del w:id="7798" w:author="Jane Shaw" w:date="2015-10-23T11:20:00Z">
        <w:r w:rsidRPr="002718B1" w:rsidDel="00D563FC">
          <w:rPr>
            <w:rFonts w:ascii="Times New Roman" w:hAnsi="Times New Roman" w:cs="Times New Roman"/>
          </w:rPr>
          <w:delText xml:space="preserve">i.e. </w:delText>
        </w:r>
      </w:del>
      <w:r w:rsidRPr="002718B1">
        <w:rPr>
          <w:rFonts w:ascii="Times New Roman" w:hAnsi="Times New Roman" w:cs="Times New Roman"/>
        </w:rPr>
        <w:t>from piglets</w:t>
      </w:r>
      <w:ins w:id="7799" w:author="Jane Shaw" w:date="2015-10-23T11:20:00Z">
        <w:r>
          <w:rPr>
            <w:rFonts w:ascii="Times New Roman" w:hAnsi="Times New Roman" w:cs="Times New Roman"/>
          </w:rPr>
          <w:t>,</w:t>
        </w:r>
      </w:ins>
      <w:r w:rsidRPr="002718B1">
        <w:rPr>
          <w:rFonts w:ascii="Times New Roman" w:hAnsi="Times New Roman" w:cs="Times New Roman"/>
        </w:rPr>
        <w:t xml:space="preserve"> to hogs </w:t>
      </w:r>
      <w:del w:id="7800" w:author="Jane Shaw" w:date="2015-10-23T11:21:00Z">
        <w:r w:rsidRPr="002718B1" w:rsidDel="00D563FC">
          <w:rPr>
            <w:rFonts w:ascii="Times New Roman" w:hAnsi="Times New Roman" w:cs="Times New Roman"/>
          </w:rPr>
          <w:delText xml:space="preserve">to </w:delText>
        </w:r>
      </w:del>
      <w:ins w:id="7801" w:author="Jane Shaw" w:date="2015-10-23T11:21:00Z">
        <w:r>
          <w:rPr>
            <w:rFonts w:ascii="Times New Roman" w:hAnsi="Times New Roman" w:cs="Times New Roman"/>
          </w:rPr>
          <w:t xml:space="preserve">and </w:t>
        </w:r>
      </w:ins>
      <w:r w:rsidRPr="002718B1">
        <w:rPr>
          <w:rFonts w:ascii="Times New Roman" w:hAnsi="Times New Roman" w:cs="Times New Roman"/>
        </w:rPr>
        <w:t xml:space="preserve">sows, etc. </w:t>
      </w:r>
      <w:del w:id="7802" w:author="Jane Shaw" w:date="2015-10-23T11:21:00Z">
        <w:r w:rsidRPr="002718B1" w:rsidDel="00D563FC">
          <w:rPr>
            <w:rFonts w:ascii="Times New Roman" w:hAnsi="Times New Roman" w:cs="Times New Roman"/>
          </w:rPr>
          <w:delText xml:space="preserve">Likewise, </w:delText>
        </w:r>
      </w:del>
      <w:r w:rsidRPr="002718B1">
        <w:rPr>
          <w:rFonts w:ascii="Times New Roman" w:hAnsi="Times New Roman" w:cs="Times New Roman"/>
        </w:rPr>
        <w:t xml:space="preserve">The feeding efficiency </w:t>
      </w:r>
      <w:ins w:id="7803" w:author="Jane Shaw" w:date="2015-10-23T11:21:00Z">
        <w:r>
          <w:rPr>
            <w:rFonts w:ascii="Times New Roman" w:hAnsi="Times New Roman" w:cs="Times New Roman"/>
          </w:rPr>
          <w:t xml:space="preserve">also </w:t>
        </w:r>
      </w:ins>
      <w:r w:rsidRPr="002718B1">
        <w:rPr>
          <w:rFonts w:ascii="Times New Roman" w:hAnsi="Times New Roman" w:cs="Times New Roman"/>
        </w:rPr>
        <w:t>refers to the arc</w:t>
      </w:r>
      <w:ins w:id="7804" w:author="Jane Shaw" w:date="2015-10-23T11:22:00Z">
        <w:r>
          <w:rPr>
            <w:rFonts w:ascii="Times New Roman" w:hAnsi="Times New Roman" w:cs="Times New Roman"/>
          </w:rPr>
          <w:t xml:space="preserve"> </w:t>
        </w:r>
      </w:ins>
      <w:del w:id="7805" w:author="Jane Shaw" w:date="2015-10-23T11:22:00Z">
        <w:r w:rsidRPr="002718B1" w:rsidDel="00D563FC">
          <w:rPr>
            <w:rFonts w:ascii="Times New Roman" w:hAnsi="Times New Roman" w:cs="Times New Roman"/>
          </w:rPr>
          <w:delText>-</w:delText>
        </w:r>
      </w:del>
      <w:r w:rsidRPr="002718B1">
        <w:rPr>
          <w:rFonts w:ascii="Times New Roman" w:hAnsi="Times New Roman" w:cs="Times New Roman"/>
        </w:rPr>
        <w:t xml:space="preserve">efficiency across all types. This indicator </w:t>
      </w:r>
      <w:del w:id="7806" w:author="Jane Shaw" w:date="2015-10-23T11:22:00Z">
        <w:r w:rsidRPr="002718B1" w:rsidDel="00D563FC">
          <w:rPr>
            <w:rFonts w:ascii="Times New Roman" w:hAnsi="Times New Roman" w:cs="Times New Roman"/>
          </w:rPr>
          <w:delText xml:space="preserve">lies </w:delText>
        </w:r>
      </w:del>
      <w:r w:rsidRPr="002718B1">
        <w:rPr>
          <w:rFonts w:ascii="Times New Roman" w:hAnsi="Times New Roman" w:cs="Times New Roman"/>
        </w:rPr>
        <w:t xml:space="preserve">necessarily </w:t>
      </w:r>
      <w:ins w:id="7807" w:author="Jane Shaw" w:date="2015-10-23T11:22:00Z">
        <w:r w:rsidRPr="002718B1">
          <w:rPr>
            <w:rFonts w:ascii="Times New Roman" w:hAnsi="Times New Roman" w:cs="Times New Roman"/>
          </w:rPr>
          <w:t xml:space="preserve">lies </w:t>
        </w:r>
      </w:ins>
      <w:r w:rsidRPr="002718B1">
        <w:rPr>
          <w:rFonts w:ascii="Times New Roman" w:hAnsi="Times New Roman" w:cs="Times New Roman"/>
        </w:rPr>
        <w:t>above the better</w:t>
      </w:r>
      <w:ins w:id="7808" w:author="Jane Shaw" w:date="2015-10-23T11:22:00Z">
        <w:r>
          <w:rPr>
            <w:rFonts w:ascii="Times New Roman" w:hAnsi="Times New Roman" w:cs="Times New Roman"/>
          </w:rPr>
          <w:t>-</w:t>
        </w:r>
      </w:ins>
      <w:del w:id="7809" w:author="Jane Shaw" w:date="2015-10-23T11:22:00Z">
        <w:r w:rsidRPr="002718B1" w:rsidDel="00D563FC">
          <w:rPr>
            <w:rFonts w:ascii="Times New Roman" w:hAnsi="Times New Roman" w:cs="Times New Roman"/>
          </w:rPr>
          <w:delText xml:space="preserve"> </w:delText>
        </w:r>
      </w:del>
      <w:r w:rsidRPr="002718B1">
        <w:rPr>
          <w:rFonts w:ascii="Times New Roman" w:hAnsi="Times New Roman" w:cs="Times New Roman"/>
        </w:rPr>
        <w:t xml:space="preserve">known feeding efficiency ratios </w:t>
      </w:r>
      <w:del w:id="7810" w:author="Jane Shaw" w:date="2015-10-23T11:22:00Z">
        <w:r w:rsidRPr="002718B1" w:rsidDel="00D563FC">
          <w:rPr>
            <w:rFonts w:ascii="Times New Roman" w:hAnsi="Times New Roman" w:cs="Times New Roman"/>
          </w:rPr>
          <w:delText xml:space="preserve">which </w:delText>
        </w:r>
      </w:del>
      <w:ins w:id="7811" w:author="Jane Shaw" w:date="2015-10-23T11:22:00Z">
        <w:r>
          <w:rPr>
            <w:rFonts w:ascii="Times New Roman" w:hAnsi="Times New Roman" w:cs="Times New Roman"/>
          </w:rPr>
          <w:t xml:space="preserve">that </w:t>
        </w:r>
      </w:ins>
      <w:r w:rsidRPr="002718B1">
        <w:rPr>
          <w:rFonts w:ascii="Times New Roman" w:hAnsi="Times New Roman" w:cs="Times New Roman"/>
        </w:rPr>
        <w:t>refer to rearing hogs only</w:t>
      </w:r>
      <w:ins w:id="7812" w:author="Jane Shaw" w:date="2015-10-23T11:22:00Z">
        <w:r>
          <w:rPr>
            <w:rFonts w:ascii="Times New Roman" w:hAnsi="Times New Roman" w:cs="Times New Roman"/>
          </w:rPr>
          <w:t xml:space="preserve"> –</w:t>
        </w:r>
      </w:ins>
      <w:del w:id="7813" w:author="Jane Shaw" w:date="2015-10-23T11:22:00Z">
        <w:r w:rsidRPr="002718B1" w:rsidDel="00D563FC">
          <w:rPr>
            <w:rFonts w:ascii="Times New Roman" w:hAnsi="Times New Roman" w:cs="Times New Roman"/>
          </w:rPr>
          <w:delText xml:space="preserve">, i.e. </w:delText>
        </w:r>
      </w:del>
      <w:r w:rsidRPr="002718B1">
        <w:rPr>
          <w:rFonts w:ascii="Times New Roman" w:hAnsi="Times New Roman" w:cs="Times New Roman"/>
        </w:rPr>
        <w:t>growing them from 30</w:t>
      </w:r>
      <w:ins w:id="7814" w:author="Jane Shaw" w:date="2015-10-23T11:22:00Z">
        <w:r>
          <w:rPr>
            <w:rFonts w:ascii="Times New Roman" w:hAnsi="Times New Roman" w:cs="Times New Roman"/>
          </w:rPr>
          <w:t xml:space="preserve"> </w:t>
        </w:r>
      </w:ins>
      <w:r w:rsidRPr="002718B1">
        <w:rPr>
          <w:rFonts w:ascii="Times New Roman" w:hAnsi="Times New Roman" w:cs="Times New Roman"/>
        </w:rPr>
        <w:t xml:space="preserve">kg to </w:t>
      </w:r>
      <w:ins w:id="7815" w:author="Jane Shaw" w:date="2015-10-23T11:22:00Z">
        <w:r>
          <w:rPr>
            <w:rFonts w:ascii="Times New Roman" w:hAnsi="Times New Roman" w:cs="Times New Roman"/>
          </w:rPr>
          <w:t xml:space="preserve">a </w:t>
        </w:r>
      </w:ins>
      <w:r w:rsidRPr="002718B1">
        <w:rPr>
          <w:rFonts w:ascii="Times New Roman" w:hAnsi="Times New Roman" w:cs="Times New Roman"/>
        </w:rPr>
        <w:t>slaughter</w:t>
      </w:r>
      <w:ins w:id="7816" w:author="Jane Shaw" w:date="2015-11-07T19:32:00Z">
        <w:r>
          <w:rPr>
            <w:rFonts w:ascii="Times New Roman" w:hAnsi="Times New Roman" w:cs="Times New Roman"/>
          </w:rPr>
          <w:t xml:space="preserve"> </w:t>
        </w:r>
      </w:ins>
      <w:del w:id="7817" w:author="Jane Shaw" w:date="2015-11-07T19:32:00Z">
        <w:r w:rsidRPr="002718B1" w:rsidDel="0025639D">
          <w:rPr>
            <w:rFonts w:ascii="Times New Roman" w:hAnsi="Times New Roman" w:cs="Times New Roman"/>
          </w:rPr>
          <w:delText>-</w:delText>
        </w:r>
      </w:del>
      <w:r w:rsidRPr="002718B1">
        <w:rPr>
          <w:rFonts w:ascii="Times New Roman" w:hAnsi="Times New Roman" w:cs="Times New Roman"/>
        </w:rPr>
        <w:t xml:space="preserve">weight </w:t>
      </w:r>
      <w:del w:id="7818" w:author="Jane Shaw" w:date="2015-10-23T11:23:00Z">
        <w:r w:rsidRPr="002718B1" w:rsidDel="00D563FC">
          <w:rPr>
            <w:rFonts w:ascii="Times New Roman" w:hAnsi="Times New Roman" w:cs="Times New Roman"/>
          </w:rPr>
          <w:delText xml:space="preserve">of e.g. </w:delText>
        </w:r>
      </w:del>
      <w:ins w:id="7819" w:author="Jane Shaw" w:date="2015-11-07T19:32:00Z">
        <w:r>
          <w:rPr>
            <w:rFonts w:ascii="Times New Roman" w:hAnsi="Times New Roman" w:cs="Times New Roman"/>
          </w:rPr>
          <w:t xml:space="preserve">of </w:t>
        </w:r>
      </w:ins>
      <w:r w:rsidRPr="002718B1">
        <w:rPr>
          <w:rFonts w:ascii="Times New Roman" w:hAnsi="Times New Roman" w:cs="Times New Roman"/>
        </w:rPr>
        <w:t>about 100</w:t>
      </w:r>
      <w:ins w:id="7820" w:author="Jane Shaw" w:date="2015-10-23T11:23:00Z">
        <w:r>
          <w:rPr>
            <w:rFonts w:ascii="Times New Roman" w:hAnsi="Times New Roman" w:cs="Times New Roman"/>
          </w:rPr>
          <w:t xml:space="preserve"> </w:t>
        </w:r>
      </w:ins>
      <w:r w:rsidRPr="002718B1">
        <w:rPr>
          <w:rFonts w:ascii="Times New Roman" w:hAnsi="Times New Roman" w:cs="Times New Roman"/>
        </w:rPr>
        <w:t>kg. Lower feeding ratios signify higher efficiency, as fewer k</w:t>
      </w:r>
      <w:ins w:id="7821" w:author="Jane Shaw" w:date="2015-10-23T11:23:00Z">
        <w:r>
          <w:rPr>
            <w:rFonts w:ascii="Times New Roman" w:hAnsi="Times New Roman" w:cs="Times New Roman"/>
          </w:rPr>
          <w:t>ilograms</w:t>
        </w:r>
      </w:ins>
      <w:del w:id="7822" w:author="Jane Shaw" w:date="2015-10-23T11:23:00Z">
        <w:r w:rsidRPr="002718B1" w:rsidDel="00D563FC">
          <w:rPr>
            <w:rFonts w:ascii="Times New Roman" w:hAnsi="Times New Roman" w:cs="Times New Roman"/>
          </w:rPr>
          <w:delText>g</w:delText>
        </w:r>
      </w:del>
      <w:r w:rsidRPr="002718B1">
        <w:rPr>
          <w:rFonts w:ascii="Times New Roman" w:hAnsi="Times New Roman" w:cs="Times New Roman"/>
        </w:rPr>
        <w:t xml:space="preserve"> of feedstuff are needed to produce 1 kg of livestock output, in this example</w:t>
      </w:r>
      <w:ins w:id="7823" w:author="Jane Shaw" w:date="2015-10-23T11:23:00Z">
        <w:r>
          <w:rPr>
            <w:rFonts w:ascii="Times New Roman" w:hAnsi="Times New Roman" w:cs="Times New Roman"/>
          </w:rPr>
          <w:t>,</w:t>
        </w:r>
      </w:ins>
      <w:r w:rsidRPr="002718B1">
        <w:rPr>
          <w:rFonts w:ascii="Times New Roman" w:hAnsi="Times New Roman" w:cs="Times New Roman"/>
        </w:rPr>
        <w:t xml:space="preserve"> pig meat.</w:t>
      </w:r>
    </w:p>
  </w:footnote>
  <w:footnote w:id="41">
    <w:p w14:paraId="04977286" w14:textId="63DB0E48" w:rsidR="00140222" w:rsidRPr="002718B1" w:rsidRDefault="00140222" w:rsidP="004F65E4">
      <w:pPr>
        <w:tabs>
          <w:tab w:val="left" w:pos="3816"/>
        </w:tabs>
        <w:rPr>
          <w:rFonts w:ascii="Times New Roman" w:hAnsi="Times New Roman" w:cs="Times New Roman"/>
          <w:sz w:val="20"/>
          <w:szCs w:val="20"/>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w:t>
      </w:r>
      <w:del w:id="8118" w:author="Jane Shaw" w:date="2015-10-23T12:26:00Z">
        <w:r w:rsidRPr="002718B1" w:rsidDel="000A11FE">
          <w:rPr>
            <w:rFonts w:ascii="Times New Roman" w:hAnsi="Times New Roman" w:cs="Times New Roman"/>
            <w:sz w:val="20"/>
            <w:szCs w:val="20"/>
          </w:rPr>
          <w:delText xml:space="preserve">to the previous approach </w:delText>
        </w:r>
      </w:del>
      <w:r w:rsidRPr="002718B1">
        <w:rPr>
          <w:rFonts w:ascii="Times New Roman" w:hAnsi="Times New Roman" w:cs="Times New Roman"/>
          <w:sz w:val="20"/>
          <w:szCs w:val="20"/>
        </w:rPr>
        <w:t>is that the availability shares are applied after requirements are determined</w:t>
      </w:r>
      <w:ins w:id="8119" w:author="Jane Shaw" w:date="2015-10-23T12:26:00Z">
        <w:r>
          <w:rPr>
            <w:rFonts w:ascii="Times New Roman" w:hAnsi="Times New Roman" w:cs="Times New Roman"/>
            <w:sz w:val="20"/>
            <w:szCs w:val="20"/>
          </w:rPr>
          <w:t>,</w:t>
        </w:r>
      </w:ins>
      <w:r w:rsidRPr="002718B1">
        <w:rPr>
          <w:rFonts w:ascii="Times New Roman" w:hAnsi="Times New Roman" w:cs="Times New Roman"/>
          <w:sz w:val="20"/>
          <w:szCs w:val="20"/>
        </w:rPr>
        <w:t xml:space="preserve"> and intensification is respected.</w:t>
      </w:r>
    </w:p>
  </w:footnote>
  <w:footnote w:id="42">
    <w:p w14:paraId="41112F29" w14:textId="77777777" w:rsidR="00140222" w:rsidRPr="002718B1" w:rsidRDefault="00140222" w:rsidP="003C4E96">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Even if the underlying threshold is only </w:t>
      </w:r>
      <w:r w:rsidRPr="002718B1">
        <w:rPr>
          <w:rFonts w:ascii="Times New Roman" w:eastAsia="Times New Roman" w:hAnsi="Times New Roman" w:cs="Times New Roman"/>
          <w:color w:val="000000" w:themeColor="text1"/>
          <w:lang w:val="en-GB"/>
        </w:rPr>
        <w:t>cases</w:t>
      </w:r>
    </w:p>
  </w:footnote>
  <w:footnote w:id="43">
    <w:p w14:paraId="4B4AFF60" w14:textId="10EC2E40" w:rsidR="00140222" w:rsidRPr="002718B1" w:rsidRDefault="00140222" w:rsidP="006C05AE">
      <w:pPr>
        <w:pStyle w:val="Testonotaapidipagina"/>
        <w:spacing w:after="0" w:line="240" w:lineRule="auto"/>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8475" w:author="Jane Shaw" w:date="2015-10-23T13:18:00Z">
        <w:r w:rsidRPr="002718B1" w:rsidDel="000A2AA8">
          <w:rPr>
            <w:rFonts w:ascii="Times New Roman" w:hAnsi="Times New Roman" w:cs="Times New Roman"/>
          </w:rPr>
          <w:delText>Aquafeed</w:delText>
        </w:r>
      </w:del>
      <w:del w:id="8476" w:author="Jane Shaw" w:date="2015-10-23T13:17:00Z">
        <w:r w:rsidRPr="002718B1" w:rsidDel="000A2AA8">
          <w:rPr>
            <w:rFonts w:ascii="Times New Roman" w:hAnsi="Times New Roman" w:cs="Times New Roman"/>
          </w:rPr>
          <w:delText>,</w:delText>
        </w:r>
      </w:del>
      <w:del w:id="8477" w:author="Jane Shaw" w:date="2015-10-23T13:18:00Z">
        <w:r w:rsidRPr="002718B1" w:rsidDel="000A2AA8">
          <w:rPr>
            <w:rFonts w:ascii="Times New Roman" w:hAnsi="Times New Roman" w:cs="Times New Roman"/>
          </w:rPr>
          <w:delText xml:space="preserve"> </w:delText>
        </w:r>
      </w:del>
      <w:r w:rsidRPr="002718B1">
        <w:rPr>
          <w:rFonts w:ascii="Times New Roman" w:hAnsi="Times New Roman" w:cs="Times New Roman"/>
        </w:rPr>
        <w:t xml:space="preserve">Similar to compound feed for livestock, </w:t>
      </w:r>
      <w:ins w:id="8478" w:author="Jane Shaw" w:date="2015-10-23T13:18:00Z">
        <w:r w:rsidRPr="002718B1">
          <w:rPr>
            <w:rFonts w:ascii="Times New Roman" w:hAnsi="Times New Roman" w:cs="Times New Roman"/>
          </w:rPr>
          <w:t xml:space="preserve">aquafeed </w:t>
        </w:r>
      </w:ins>
      <w:r w:rsidRPr="002718B1">
        <w:rPr>
          <w:rFonts w:ascii="Times New Roman" w:hAnsi="Times New Roman" w:cs="Times New Roman"/>
        </w:rPr>
        <w:t xml:space="preserve">is composed of feedstuffs </w:t>
      </w:r>
      <w:ins w:id="8479" w:author="Jane Shaw" w:date="2015-10-23T13:18:00Z">
        <w:r>
          <w:rPr>
            <w:rFonts w:ascii="Times New Roman" w:hAnsi="Times New Roman" w:cs="Times New Roman"/>
          </w:rPr>
          <w:t xml:space="preserve">from outside </w:t>
        </w:r>
      </w:ins>
      <w:del w:id="8480" w:author="Jane Shaw" w:date="2015-10-23T13:18:00Z">
        <w:r w:rsidRPr="002718B1" w:rsidDel="000A2AA8">
          <w:rPr>
            <w:rFonts w:ascii="Times New Roman" w:hAnsi="Times New Roman" w:cs="Times New Roman"/>
          </w:rPr>
          <w:delText xml:space="preserve">external to </w:delText>
        </w:r>
      </w:del>
      <w:r w:rsidRPr="002718B1">
        <w:rPr>
          <w:rFonts w:ascii="Times New Roman" w:hAnsi="Times New Roman" w:cs="Times New Roman"/>
        </w:rPr>
        <w:t>fish farms and may include a variety of ingredients</w:t>
      </w:r>
      <w:del w:id="8481" w:author="Jane Shaw" w:date="2015-10-23T13:18:00Z">
        <w:r w:rsidRPr="002718B1" w:rsidDel="000A2AA8">
          <w:rPr>
            <w:rFonts w:ascii="Times New Roman" w:hAnsi="Times New Roman" w:cs="Times New Roman"/>
          </w:rPr>
          <w:delText>,</w:delText>
        </w:r>
      </w:del>
      <w:r w:rsidRPr="002718B1">
        <w:rPr>
          <w:rFonts w:ascii="Times New Roman" w:hAnsi="Times New Roman" w:cs="Times New Roman"/>
        </w:rPr>
        <w:t xml:space="preserve"> </w:t>
      </w:r>
      <w:del w:id="8482" w:author="Jane Shaw" w:date="2015-10-23T13:18:00Z">
        <w:r w:rsidRPr="002718B1" w:rsidDel="000A2AA8">
          <w:rPr>
            <w:rFonts w:ascii="Times New Roman" w:hAnsi="Times New Roman" w:cs="Times New Roman"/>
          </w:rPr>
          <w:delText xml:space="preserve">e.g. </w:delText>
        </w:r>
      </w:del>
      <w:ins w:id="8483" w:author="Jane Shaw" w:date="2015-10-23T13:18:00Z">
        <w:r>
          <w:rPr>
            <w:rFonts w:ascii="Times New Roman" w:hAnsi="Times New Roman" w:cs="Times New Roman"/>
          </w:rPr>
          <w:t xml:space="preserve">such as </w:t>
        </w:r>
      </w:ins>
      <w:r w:rsidRPr="002718B1">
        <w:rPr>
          <w:rFonts w:ascii="Times New Roman" w:hAnsi="Times New Roman" w:cs="Times New Roman"/>
        </w:rPr>
        <w:t>grains, meat or fish</w:t>
      </w:r>
      <w:del w:id="8484" w:author="Jane Shaw" w:date="2015-10-23T13:18:00Z">
        <w:r w:rsidRPr="002718B1" w:rsidDel="000A2AA8">
          <w:rPr>
            <w:rFonts w:ascii="Times New Roman" w:hAnsi="Times New Roman" w:cs="Times New Roman"/>
          </w:rPr>
          <w:delText xml:space="preserve"> </w:delText>
        </w:r>
      </w:del>
      <w:r w:rsidRPr="002718B1">
        <w:rPr>
          <w:rFonts w:ascii="Times New Roman" w:hAnsi="Times New Roman" w:cs="Times New Roman"/>
        </w:rPr>
        <w:t>meals and oils</w:t>
      </w:r>
      <w:ins w:id="8485" w:author="Jane Shaw" w:date="2015-10-23T13:20:00Z">
        <w:r>
          <w:rPr>
            <w:rFonts w:ascii="Times New Roman" w:hAnsi="Times New Roman" w:cs="Times New Roman"/>
          </w:rPr>
          <w:t>:</w:t>
        </w:r>
      </w:ins>
      <w:del w:id="8486" w:author="Jane Shaw" w:date="2015-10-23T13:20:00Z">
        <w:r w:rsidRPr="002718B1" w:rsidDel="000A2AA8">
          <w:rPr>
            <w:rFonts w:ascii="Times New Roman" w:hAnsi="Times New Roman" w:cs="Times New Roman"/>
          </w:rPr>
          <w:delText>.</w:delText>
        </w:r>
      </w:del>
      <w:r w:rsidRPr="002718B1">
        <w:rPr>
          <w:rFonts w:ascii="Times New Roman" w:hAnsi="Times New Roman" w:cs="Times New Roman"/>
        </w:rPr>
        <w:t xml:space="preserve"> 47.3 million tonnes of aquafeed is equivalent to about 140 million tonnes of maize</w:t>
      </w:r>
      <w:ins w:id="8487" w:author="Jane Shaw" w:date="2015-10-23T13:20:00Z">
        <w:r>
          <w:rPr>
            <w:rFonts w:ascii="Times New Roman" w:hAnsi="Times New Roman" w:cs="Times New Roman"/>
          </w:rPr>
          <w:t>;</w:t>
        </w:r>
      </w:ins>
      <w:r w:rsidRPr="002718B1">
        <w:rPr>
          <w:rFonts w:ascii="Times New Roman" w:hAnsi="Times New Roman" w:cs="Times New Roman"/>
        </w:rPr>
        <w:t xml:space="preserve"> </w:t>
      </w:r>
      <w:del w:id="8488" w:author="Jane Shaw" w:date="2015-11-07T19:40:00Z">
        <w:r w:rsidRPr="002718B1" w:rsidDel="00B53C20">
          <w:rPr>
            <w:rFonts w:ascii="Times New Roman" w:hAnsi="Times New Roman" w:cs="Times New Roman"/>
          </w:rPr>
          <w:delText xml:space="preserve">and </w:delText>
        </w:r>
      </w:del>
      <w:r w:rsidRPr="002718B1">
        <w:rPr>
          <w:rFonts w:ascii="Times New Roman" w:hAnsi="Times New Roman" w:cs="Times New Roman"/>
        </w:rPr>
        <w:t>5.9 tonnes of aquafeed corresponds to about</w:t>
      </w:r>
      <w:r>
        <w:rPr>
          <w:rFonts w:ascii="Times New Roman" w:hAnsi="Times New Roman" w:cs="Times New Roman"/>
        </w:rPr>
        <w:t xml:space="preserve"> </w:t>
      </w:r>
      <w:r w:rsidRPr="002718B1">
        <w:rPr>
          <w:rFonts w:ascii="Times New Roman" w:hAnsi="Times New Roman" w:cs="Times New Roman"/>
        </w:rPr>
        <w:t>17.3 million tonnes of maize.</w:t>
      </w:r>
      <w:r>
        <w:rPr>
          <w:rFonts w:ascii="Times New Roman" w:hAnsi="Times New Roman" w:cs="Times New Roman"/>
        </w:rPr>
        <w:t xml:space="preserve"> </w:t>
      </w:r>
    </w:p>
  </w:footnote>
  <w:footnote w:id="44">
    <w:p w14:paraId="1733EAA8" w14:textId="06E7B8F8" w:rsidR="00140222" w:rsidRPr="002718B1" w:rsidRDefault="00140222" w:rsidP="006C05AE">
      <w:pPr>
        <w:pStyle w:val="Testonotaapidipagina"/>
        <w:spacing w:after="0" w:line="240" w:lineRule="auto"/>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Some oilcakes are </w:t>
      </w:r>
      <w:del w:id="8551" w:author="Jane Shaw" w:date="2015-10-23T13:32:00Z">
        <w:r w:rsidRPr="002718B1" w:rsidDel="0006088D">
          <w:rPr>
            <w:rFonts w:ascii="Times New Roman" w:hAnsi="Times New Roman" w:cs="Times New Roman"/>
          </w:rPr>
          <w:delText xml:space="preserve">being </w:delText>
        </w:r>
      </w:del>
      <w:r w:rsidRPr="002718B1">
        <w:rPr>
          <w:rFonts w:ascii="Times New Roman" w:hAnsi="Times New Roman" w:cs="Times New Roman"/>
        </w:rPr>
        <w:t xml:space="preserve">used as biofuels (e.g. </w:t>
      </w:r>
      <w:del w:id="8552" w:author="Jane Shaw" w:date="2015-10-23T13:32:00Z">
        <w:r w:rsidRPr="002718B1" w:rsidDel="0006088D">
          <w:rPr>
            <w:rFonts w:ascii="Times New Roman" w:hAnsi="Times New Roman" w:cs="Times New Roman"/>
          </w:rPr>
          <w:delText xml:space="preserve">cakes </w:delText>
        </w:r>
      </w:del>
      <w:r w:rsidRPr="002718B1">
        <w:rPr>
          <w:rFonts w:ascii="Times New Roman" w:hAnsi="Times New Roman" w:cs="Times New Roman"/>
        </w:rPr>
        <w:t xml:space="preserve">of olives), but </w:t>
      </w:r>
      <w:ins w:id="8553" w:author="Jane Shaw" w:date="2015-10-23T13:33:00Z">
        <w:r>
          <w:rPr>
            <w:rFonts w:ascii="Times New Roman" w:hAnsi="Times New Roman" w:cs="Times New Roman"/>
          </w:rPr>
          <w:t xml:space="preserve">these </w:t>
        </w:r>
      </w:ins>
      <w:del w:id="8554" w:author="Jane Shaw" w:date="2015-10-23T13:32:00Z">
        <w:r w:rsidRPr="002718B1" w:rsidDel="0006088D">
          <w:rPr>
            <w:rFonts w:ascii="Times New Roman" w:hAnsi="Times New Roman" w:cs="Times New Roman"/>
          </w:rPr>
          <w:delText xml:space="preserve">they </w:delText>
        </w:r>
      </w:del>
      <w:r w:rsidRPr="002718B1">
        <w:rPr>
          <w:rFonts w:ascii="Times New Roman" w:hAnsi="Times New Roman" w:cs="Times New Roman"/>
        </w:rPr>
        <w:t xml:space="preserve">are generally </w:t>
      </w:r>
      <w:ins w:id="8555" w:author="Jane Shaw" w:date="2015-10-23T13:33:00Z">
        <w:r>
          <w:rPr>
            <w:rFonts w:ascii="Times New Roman" w:hAnsi="Times New Roman" w:cs="Times New Roman"/>
          </w:rPr>
          <w:t xml:space="preserve">used </w:t>
        </w:r>
      </w:ins>
      <w:ins w:id="8556" w:author="Jane Shaw" w:date="2015-10-23T13:32:00Z">
        <w:r>
          <w:rPr>
            <w:rFonts w:ascii="Times New Roman" w:hAnsi="Times New Roman" w:cs="Times New Roman"/>
          </w:rPr>
          <w:t xml:space="preserve">only in </w:t>
        </w:r>
      </w:ins>
      <w:r w:rsidRPr="002718B1">
        <w:rPr>
          <w:rFonts w:ascii="Times New Roman" w:hAnsi="Times New Roman" w:cs="Times New Roman"/>
        </w:rPr>
        <w:t xml:space="preserve">negligible </w:t>
      </w:r>
      <w:del w:id="8557" w:author="Jane Shaw" w:date="2015-10-23T13:32:00Z">
        <w:r w:rsidRPr="002718B1" w:rsidDel="0006088D">
          <w:rPr>
            <w:rFonts w:ascii="Times New Roman" w:hAnsi="Times New Roman" w:cs="Times New Roman"/>
          </w:rPr>
          <w:delText xml:space="preserve">in terms of </w:delText>
        </w:r>
      </w:del>
      <w:r w:rsidRPr="002718B1">
        <w:rPr>
          <w:rFonts w:ascii="Times New Roman" w:hAnsi="Times New Roman" w:cs="Times New Roman"/>
        </w:rPr>
        <w:t>quantities and would not be considered feedstuffs under normal circumstances.</w:t>
      </w:r>
    </w:p>
  </w:footnote>
  <w:footnote w:id="45">
    <w:p w14:paraId="3DBDEE45" w14:textId="1349DE1E"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w:t>
      </w:r>
      <w:ins w:id="8651" w:author="Jane Shaw" w:date="2015-10-23T13:47:00Z">
        <w:r>
          <w:rPr>
            <w:rFonts w:ascii="Times New Roman" w:hAnsi="Times New Roman" w:cs="Times New Roman"/>
          </w:rPr>
          <w:t>,</w:t>
        </w:r>
      </w:ins>
      <w:r w:rsidRPr="002718B1">
        <w:rPr>
          <w:rFonts w:ascii="Times New Roman" w:hAnsi="Times New Roman" w:cs="Times New Roman"/>
        </w:rPr>
        <w:t xml:space="preserve"> but </w:t>
      </w:r>
      <w:ins w:id="8652" w:author="Jane Shaw" w:date="2015-10-23T13:47:00Z">
        <w:r>
          <w:rPr>
            <w:rFonts w:ascii="Times New Roman" w:hAnsi="Times New Roman" w:cs="Times New Roman"/>
          </w:rPr>
          <w:t xml:space="preserve">also </w:t>
        </w:r>
      </w:ins>
      <w:r w:rsidRPr="002718B1">
        <w:rPr>
          <w:rFonts w:ascii="Times New Roman" w:hAnsi="Times New Roman" w:cs="Times New Roman"/>
        </w:rPr>
        <w:t xml:space="preserve">suggest that availability from </w:t>
      </w:r>
      <w:del w:id="8653" w:author="Jane Shaw" w:date="2015-10-23T13:47:00Z">
        <w:r w:rsidRPr="002718B1" w:rsidDel="003F1E27">
          <w:rPr>
            <w:rFonts w:ascii="Times New Roman" w:hAnsi="Times New Roman" w:cs="Times New Roman"/>
          </w:rPr>
          <w:delText xml:space="preserve">OM/OC </w:delText>
        </w:r>
      </w:del>
      <w:ins w:id="8654" w:author="Jane Shaw" w:date="2015-10-23T13:47:00Z">
        <w:r>
          <w:rPr>
            <w:rFonts w:ascii="Times New Roman" w:hAnsi="Times New Roman" w:cs="Times New Roman"/>
          </w:rPr>
          <w:t xml:space="preserve">oilmeals and -cakes </w:t>
        </w:r>
      </w:ins>
      <w:r w:rsidRPr="002718B1">
        <w:rPr>
          <w:rFonts w:ascii="Times New Roman" w:hAnsi="Times New Roman" w:cs="Times New Roman"/>
        </w:rPr>
        <w:t>already exceeds the requirements inherent in the needs calculations.</w:t>
      </w:r>
    </w:p>
  </w:footnote>
  <w:footnote w:id="46">
    <w:p w14:paraId="3A6AB298" w14:textId="4FE12230"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Final estimates will be derived </w:t>
      </w:r>
      <w:del w:id="8701" w:author="Jane Shaw" w:date="2015-11-07T19:43:00Z">
        <w:r w:rsidRPr="002718B1" w:rsidDel="00B53C20">
          <w:rPr>
            <w:rFonts w:ascii="Times New Roman" w:hAnsi="Times New Roman" w:cs="Times New Roman"/>
          </w:rPr>
          <w:delText xml:space="preserve">through </w:delText>
        </w:r>
      </w:del>
      <w:ins w:id="8702" w:author="Jane Shaw" w:date="2015-11-07T19:43:00Z">
        <w:r>
          <w:rPr>
            <w:rFonts w:ascii="Times New Roman" w:hAnsi="Times New Roman" w:cs="Times New Roman"/>
          </w:rPr>
          <w:t xml:space="preserve">via </w:t>
        </w:r>
      </w:ins>
      <w:r w:rsidRPr="002718B1">
        <w:rPr>
          <w:rFonts w:ascii="Times New Roman" w:hAnsi="Times New Roman" w:cs="Times New Roman"/>
        </w:rPr>
        <w:t>the balancing mechanism presented in section 2.2 of this document.</w:t>
      </w:r>
    </w:p>
  </w:footnote>
  <w:footnote w:id="47">
    <w:p w14:paraId="2A524FC8" w14:textId="7831E7AF"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8914" w:author="Jane Shaw" w:date="2015-10-23T19:11:00Z">
        <w:r w:rsidRPr="002718B1" w:rsidDel="00B74F48">
          <w:rPr>
            <w:rFonts w:ascii="Times New Roman" w:hAnsi="Times New Roman" w:cs="Times New Roman"/>
          </w:rPr>
          <w:delText xml:space="preserve">For </w:delText>
        </w:r>
      </w:del>
      <w:ins w:id="8915" w:author="Jane Shaw" w:date="2015-10-23T19:11:00Z">
        <w:r>
          <w:rPr>
            <w:rFonts w:ascii="Times New Roman" w:hAnsi="Times New Roman" w:cs="Times New Roman"/>
          </w:rPr>
          <w:t>Of</w:t>
        </w:r>
        <w:r w:rsidRPr="002718B1">
          <w:rPr>
            <w:rFonts w:ascii="Times New Roman" w:hAnsi="Times New Roman" w:cs="Times New Roman"/>
          </w:rPr>
          <w:t xml:space="preserve"> </w:t>
        </w:r>
      </w:ins>
      <w:r w:rsidRPr="002718B1">
        <w:rPr>
          <w:rFonts w:ascii="Times New Roman" w:hAnsi="Times New Roman" w:cs="Times New Roman"/>
        </w:rPr>
        <w:t>c</w:t>
      </w:r>
      <w:r w:rsidRPr="002718B1">
        <w:rPr>
          <w:rFonts w:ascii="Times New Roman" w:hAnsi="Times New Roman" w:cs="Times New Roman"/>
          <w:color w:val="000000" w:themeColor="text1"/>
        </w:rPr>
        <w:t xml:space="preserve">ereals </w:t>
      </w:r>
      <w:del w:id="8916" w:author="Jane Shaw" w:date="2015-10-23T19:11:00Z">
        <w:r w:rsidRPr="002718B1" w:rsidDel="00B74F48">
          <w:rPr>
            <w:rFonts w:ascii="Times New Roman" w:hAnsi="Times New Roman" w:cs="Times New Roman"/>
            <w:color w:val="000000" w:themeColor="text1"/>
          </w:rPr>
          <w:delText xml:space="preserve">in the case of </w:delText>
        </w:r>
      </w:del>
      <w:ins w:id="8917" w:author="Jane Shaw" w:date="2015-10-23T19:11:00Z">
        <w:r>
          <w:rPr>
            <w:rFonts w:ascii="Times New Roman" w:hAnsi="Times New Roman" w:cs="Times New Roman"/>
            <w:color w:val="000000" w:themeColor="text1"/>
          </w:rPr>
          <w:t xml:space="preserve">from </w:t>
        </w:r>
      </w:ins>
      <w:r w:rsidRPr="002718B1">
        <w:rPr>
          <w:rFonts w:ascii="Times New Roman" w:hAnsi="Times New Roman" w:cs="Times New Roman"/>
          <w:color w:val="000000" w:themeColor="text1"/>
        </w:rPr>
        <w:t xml:space="preserve">flour millers, vegetable oils </w:t>
      </w:r>
      <w:del w:id="8918" w:author="Jane Shaw" w:date="2015-10-23T19:11:00Z">
        <w:r w:rsidRPr="002718B1" w:rsidDel="00B74F48">
          <w:rPr>
            <w:rFonts w:ascii="Times New Roman" w:hAnsi="Times New Roman" w:cs="Times New Roman"/>
            <w:color w:val="000000" w:themeColor="text1"/>
          </w:rPr>
          <w:delText xml:space="preserve">for </w:delText>
        </w:r>
      </w:del>
      <w:ins w:id="8919" w:author="Jane Shaw" w:date="2015-10-23T19:11:00Z">
        <w:r>
          <w:rPr>
            <w:rFonts w:ascii="Times New Roman" w:hAnsi="Times New Roman" w:cs="Times New Roman"/>
            <w:color w:val="000000" w:themeColor="text1"/>
          </w:rPr>
          <w:t xml:space="preserve">from </w:t>
        </w:r>
      </w:ins>
      <w:r w:rsidRPr="002718B1">
        <w:rPr>
          <w:rFonts w:ascii="Times New Roman" w:hAnsi="Times New Roman" w:cs="Times New Roman"/>
          <w:color w:val="000000" w:themeColor="text1"/>
        </w:rPr>
        <w:t xml:space="preserve">oilseed crushers and meat </w:t>
      </w:r>
      <w:del w:id="8920" w:author="Jane Shaw" w:date="2015-10-23T19:11:00Z">
        <w:r w:rsidRPr="002718B1" w:rsidDel="00B74F48">
          <w:rPr>
            <w:rFonts w:ascii="Times New Roman" w:hAnsi="Times New Roman" w:cs="Times New Roman"/>
            <w:color w:val="000000" w:themeColor="text1"/>
          </w:rPr>
          <w:delText xml:space="preserve">in the case of </w:delText>
        </w:r>
      </w:del>
      <w:ins w:id="8921" w:author="Jane Shaw" w:date="2015-10-23T19:11:00Z">
        <w:r>
          <w:rPr>
            <w:rFonts w:ascii="Times New Roman" w:hAnsi="Times New Roman" w:cs="Times New Roman"/>
            <w:color w:val="000000" w:themeColor="text1"/>
          </w:rPr>
          <w:t xml:space="preserve">from </w:t>
        </w:r>
      </w:ins>
      <w:r w:rsidRPr="002718B1">
        <w:rPr>
          <w:rFonts w:ascii="Times New Roman" w:hAnsi="Times New Roman" w:cs="Times New Roman"/>
          <w:color w:val="000000" w:themeColor="text1"/>
        </w:rPr>
        <w:t>abattoirs.</w:t>
      </w:r>
    </w:p>
  </w:footnote>
  <w:footnote w:id="48">
    <w:p w14:paraId="32CB67FA" w14:textId="14CCC3FB" w:rsidR="00140222" w:rsidRPr="002718B1" w:rsidRDefault="00140222" w:rsidP="00B877EE">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Total availability </w:t>
      </w:r>
      <w:del w:id="9448" w:author="Jane Shaw" w:date="2015-10-28T12:28:00Z">
        <w:r w:rsidRPr="002718B1" w:rsidDel="00BF0C6E">
          <w:rPr>
            <w:rFonts w:ascii="Times New Roman" w:hAnsi="Times New Roman" w:cs="Times New Roman"/>
          </w:rPr>
          <w:delText xml:space="preserve">would </w:delText>
        </w:r>
      </w:del>
      <w:r w:rsidRPr="002718B1">
        <w:rPr>
          <w:rFonts w:ascii="Times New Roman" w:hAnsi="Times New Roman" w:cs="Times New Roman"/>
        </w:rPr>
        <w:t>notionally include</w:t>
      </w:r>
      <w:ins w:id="9449" w:author="Jane Shaw" w:date="2015-10-28T12:28:00Z">
        <w:r>
          <w:rPr>
            <w:rFonts w:ascii="Times New Roman" w:hAnsi="Times New Roman" w:cs="Times New Roman"/>
          </w:rPr>
          <w:t>s</w:t>
        </w:r>
      </w:ins>
      <w:r w:rsidRPr="002718B1">
        <w:rPr>
          <w:rFonts w:ascii="Times New Roman" w:hAnsi="Times New Roman" w:cs="Times New Roman"/>
        </w:rPr>
        <w:t xml:space="preserve"> stock withdrawals</w:t>
      </w:r>
      <w:ins w:id="9450" w:author="Jane Shaw" w:date="2015-10-28T12:28:00Z">
        <w:r>
          <w:rPr>
            <w:rFonts w:ascii="Times New Roman" w:hAnsi="Times New Roman" w:cs="Times New Roman"/>
          </w:rPr>
          <w:t>, but</w:t>
        </w:r>
      </w:ins>
      <w:del w:id="9451" w:author="Jane Shaw" w:date="2015-10-28T12:28:00Z">
        <w:r w:rsidRPr="002718B1" w:rsidDel="00BF0C6E">
          <w:rPr>
            <w:rFonts w:ascii="Times New Roman" w:hAnsi="Times New Roman" w:cs="Times New Roman"/>
          </w:rPr>
          <w:delText>;</w:delText>
        </w:r>
      </w:del>
      <w:r w:rsidRPr="002718B1">
        <w:rPr>
          <w:rFonts w:ascii="Times New Roman" w:hAnsi="Times New Roman" w:cs="Times New Roman"/>
        </w:rPr>
        <w:t xml:space="preserve"> as no data on stock levels were available in the past, stock withdrawals </w:t>
      </w:r>
      <w:del w:id="9452" w:author="Jane Shaw" w:date="2015-10-28T12:28:00Z">
        <w:r w:rsidRPr="002718B1" w:rsidDel="00BF0C6E">
          <w:rPr>
            <w:rFonts w:ascii="Times New Roman" w:hAnsi="Times New Roman" w:cs="Times New Roman"/>
          </w:rPr>
          <w:delText xml:space="preserve">had been </w:delText>
        </w:r>
      </w:del>
      <w:ins w:id="9453" w:author="Jane Shaw" w:date="2015-10-28T12:28:00Z">
        <w:r>
          <w:rPr>
            <w:rFonts w:ascii="Times New Roman" w:hAnsi="Times New Roman" w:cs="Times New Roman"/>
          </w:rPr>
          <w:t xml:space="preserve">were </w:t>
        </w:r>
      </w:ins>
      <w:del w:id="9454" w:author="Jane Shaw" w:date="2015-11-07T19:51:00Z">
        <w:r w:rsidRPr="002718B1" w:rsidDel="00C83BC9">
          <w:rPr>
            <w:rFonts w:ascii="Times New Roman" w:hAnsi="Times New Roman" w:cs="Times New Roman"/>
          </w:rPr>
          <w:delText>omitted</w:delText>
        </w:r>
      </w:del>
      <w:ins w:id="9455" w:author="Jane Shaw" w:date="2015-11-07T19:51:00Z">
        <w:r>
          <w:rPr>
            <w:rFonts w:ascii="Times New Roman" w:hAnsi="Times New Roman" w:cs="Times New Roman"/>
          </w:rPr>
          <w:t xml:space="preserve">not included </w:t>
        </w:r>
      </w:ins>
      <w:ins w:id="9456" w:author="Jane Shaw" w:date="2015-10-28T12:28:00Z">
        <w:r>
          <w:rPr>
            <w:rFonts w:ascii="Times New Roman" w:hAnsi="Times New Roman" w:cs="Times New Roman"/>
          </w:rPr>
          <w:t>in the previous approach</w:t>
        </w:r>
      </w:ins>
      <w:r w:rsidRPr="002718B1">
        <w:rPr>
          <w:rFonts w:ascii="Times New Roman" w:hAnsi="Times New Roman" w:cs="Times New Roman"/>
        </w:rPr>
        <w:t xml:space="preserve">. </w:t>
      </w:r>
    </w:p>
  </w:footnote>
  <w:footnote w:id="49">
    <w:p w14:paraId="40609DC3" w14:textId="13C436B9"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 xml:space="preserve">Only 11 countries have provided official data </w:t>
      </w:r>
      <w:ins w:id="9627" w:author="Jane Shaw" w:date="2015-11-07T19:54:00Z">
        <w:r>
          <w:rPr>
            <w:rFonts w:ascii="Times New Roman" w:hAnsi="Times New Roman" w:cs="Times New Roman"/>
            <w:bCs/>
          </w:rPr>
          <w:t xml:space="preserve">on this share </w:t>
        </w:r>
      </w:ins>
      <w:r w:rsidRPr="002718B1">
        <w:rPr>
          <w:rFonts w:ascii="Times New Roman" w:hAnsi="Times New Roman" w:cs="Times New Roman"/>
          <w:bCs/>
        </w:rPr>
        <w:t>in recent years.</w:t>
      </w:r>
    </w:p>
  </w:footnote>
  <w:footnote w:id="50">
    <w:p w14:paraId="559127AB" w14:textId="7CB24F8F"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ins w:id="9785" w:author="Jane Shaw" w:date="2015-10-28T13:18:00Z">
        <w:r>
          <w:rPr>
            <w:rFonts w:ascii="Times New Roman" w:hAnsi="Times New Roman" w:cs="Times New Roman"/>
            <w:vertAlign w:val="subscript"/>
          </w:rPr>
          <w:t xml:space="preserve"> </w:t>
        </w:r>
        <w:r>
          <w:rPr>
            <w:rFonts w:ascii="Times New Roman" w:hAnsi="Times New Roman" w:cs="Times New Roman"/>
          </w:rPr>
          <w:t xml:space="preserve">– </w:t>
        </w:r>
      </w:ins>
      <w:del w:id="9786" w:author="Jane Shaw" w:date="2015-10-28T13:18:00Z">
        <w:r w:rsidRPr="002718B1" w:rsidDel="00AB5A43">
          <w:rPr>
            <w:rFonts w:ascii="Times New Roman" w:hAnsi="Times New Roman" w:cs="Times New Roman"/>
          </w:rPr>
          <w:delText>-</w:delText>
        </w:r>
      </w:del>
      <w:r w:rsidRPr="002718B1">
        <w:rPr>
          <w:rFonts w:ascii="Times New Roman" w:hAnsi="Times New Roman" w:cs="Times New Roman"/>
        </w:rPr>
        <w:t>St</w:t>
      </w:r>
      <w:r w:rsidRPr="002718B1">
        <w:rPr>
          <w:rFonts w:ascii="Times New Roman" w:hAnsi="Times New Roman" w:cs="Times New Roman"/>
          <w:vertAlign w:val="subscript"/>
        </w:rPr>
        <w:t xml:space="preserve">t-1. </w:t>
      </w:r>
      <w:ins w:id="9787" w:author="Jane Shaw" w:date="2015-10-28T13:19:00Z">
        <w:r>
          <w:rPr>
            <w:rFonts w:ascii="Times New Roman" w:hAnsi="Times New Roman" w:cs="Times New Roman"/>
          </w:rPr>
          <w:t>In FAOSTAT t</w:t>
        </w:r>
      </w:ins>
      <w:del w:id="9788" w:author="Jane Shaw" w:date="2015-10-28T13:19:00Z">
        <w:r w:rsidRPr="002718B1" w:rsidDel="00AB5A43">
          <w:rPr>
            <w:rFonts w:ascii="Times New Roman" w:hAnsi="Times New Roman" w:cs="Times New Roman"/>
          </w:rPr>
          <w:delText>T</w:delText>
        </w:r>
      </w:del>
      <w:r w:rsidRPr="002718B1">
        <w:rPr>
          <w:rFonts w:ascii="Times New Roman" w:hAnsi="Times New Roman" w:cs="Times New Roman"/>
        </w:rPr>
        <w:t xml:space="preserve">hey are currently defined </w:t>
      </w:r>
      <w:del w:id="9789" w:author="Jane Shaw" w:date="2015-10-28T13:19:00Z">
        <w:r w:rsidRPr="002718B1" w:rsidDel="00AB5A43">
          <w:rPr>
            <w:rFonts w:ascii="Times New Roman" w:hAnsi="Times New Roman" w:cs="Times New Roman"/>
          </w:rPr>
          <w:delText xml:space="preserve">in FAOSTAT </w:delText>
        </w:r>
      </w:del>
      <w:r w:rsidRPr="002718B1">
        <w:rPr>
          <w:rFonts w:ascii="Times New Roman" w:hAnsi="Times New Roman" w:cs="Times New Roman"/>
        </w:rPr>
        <w:t>as St</w:t>
      </w:r>
      <w:r w:rsidRPr="002718B1">
        <w:rPr>
          <w:rFonts w:ascii="Times New Roman" w:hAnsi="Times New Roman" w:cs="Times New Roman"/>
          <w:vertAlign w:val="subscript"/>
        </w:rPr>
        <w:t>t</w:t>
      </w:r>
      <w:ins w:id="9790" w:author="Jane Shaw" w:date="2015-10-28T13:19:00Z">
        <w:r>
          <w:rPr>
            <w:rFonts w:ascii="Times New Roman" w:hAnsi="Times New Roman" w:cs="Times New Roman"/>
            <w:vertAlign w:val="subscript"/>
          </w:rPr>
          <w:t xml:space="preserve"> </w:t>
        </w:r>
        <w:r>
          <w:rPr>
            <w:rFonts w:ascii="Times New Roman" w:hAnsi="Times New Roman" w:cs="Times New Roman"/>
          </w:rPr>
          <w:softHyphen/>
          <w:t xml:space="preserve">– </w:t>
        </w:r>
      </w:ins>
      <w:del w:id="9791" w:author="Jane Shaw" w:date="2015-10-28T13:19:00Z">
        <w:r w:rsidRPr="002718B1" w:rsidDel="00AB5A43">
          <w:rPr>
            <w:rFonts w:ascii="Times New Roman" w:hAnsi="Times New Roman" w:cs="Times New Roman"/>
          </w:rPr>
          <w:delText>-</w:delText>
        </w:r>
      </w:del>
      <w:r w:rsidRPr="002718B1">
        <w:rPr>
          <w:rFonts w:ascii="Times New Roman" w:hAnsi="Times New Roman" w:cs="Times New Roman"/>
        </w:rPr>
        <w:t>St</w:t>
      </w:r>
      <w:r w:rsidRPr="002718B1">
        <w:rPr>
          <w:rFonts w:ascii="Times New Roman" w:hAnsi="Times New Roman" w:cs="Times New Roman"/>
          <w:vertAlign w:val="subscript"/>
        </w:rPr>
        <w:t>t-1</w:t>
      </w:r>
      <w:r w:rsidRPr="002718B1">
        <w:rPr>
          <w:rFonts w:ascii="Times New Roman" w:hAnsi="Times New Roman" w:cs="Times New Roman"/>
        </w:rPr>
        <w:t>. The new definition ensures that increases in stocks have a positive sign, whereas stock drawdowns have a negative one.</w:t>
      </w:r>
    </w:p>
  </w:footnote>
  <w:footnote w:id="51">
    <w:p w14:paraId="3CAB9F31" w14:textId="619ED439" w:rsidR="00140222" w:rsidRPr="002718B1" w:rsidRDefault="00140222" w:rsidP="004F65E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Monetary values can </w:t>
      </w:r>
      <w:del w:id="10383" w:author="Jane Shaw" w:date="2015-10-28T16:26:00Z">
        <w:r w:rsidRPr="002718B1" w:rsidDel="008F276B">
          <w:rPr>
            <w:rFonts w:ascii="Times New Roman" w:hAnsi="Times New Roman" w:cs="Times New Roman"/>
          </w:rPr>
          <w:delText xml:space="preserve">and are </w:delText>
        </w:r>
      </w:del>
      <w:r w:rsidRPr="002718B1">
        <w:rPr>
          <w:rFonts w:ascii="Times New Roman" w:hAnsi="Times New Roman" w:cs="Times New Roman"/>
        </w:rPr>
        <w:t>be</w:t>
      </w:r>
      <w:del w:id="10384" w:author="Jane Shaw" w:date="2015-10-28T16:26:00Z">
        <w:r w:rsidRPr="002718B1" w:rsidDel="008F276B">
          <w:rPr>
            <w:rFonts w:ascii="Times New Roman" w:hAnsi="Times New Roman" w:cs="Times New Roman"/>
          </w:rPr>
          <w:delText>ing</w:delText>
        </w:r>
      </w:del>
      <w:r w:rsidRPr="002718B1">
        <w:rPr>
          <w:rFonts w:ascii="Times New Roman" w:hAnsi="Times New Roman" w:cs="Times New Roman"/>
        </w:rPr>
        <w:t xml:space="preserve"> used to impute missing quantity data</w:t>
      </w:r>
      <w:del w:id="10385" w:author="Jane Shaw" w:date="2015-10-28T16:26:00Z">
        <w:r w:rsidRPr="002718B1" w:rsidDel="008F276B">
          <w:rPr>
            <w:rFonts w:ascii="Times New Roman" w:hAnsi="Times New Roman" w:cs="Times New Roman"/>
          </w:rPr>
          <w:delText>,</w:delText>
        </w:r>
      </w:del>
      <w:r w:rsidRPr="002718B1">
        <w:rPr>
          <w:rFonts w:ascii="Times New Roman" w:hAnsi="Times New Roman" w:cs="Times New Roman"/>
        </w:rPr>
        <w:t xml:space="preserve"> </w:t>
      </w:r>
      <w:ins w:id="10386" w:author="Jane Shaw" w:date="2015-10-28T16:26:00Z">
        <w:r>
          <w:rPr>
            <w:rFonts w:ascii="Times New Roman" w:hAnsi="Times New Roman" w:cs="Times New Roman"/>
          </w:rPr>
          <w:t>(</w:t>
        </w:r>
      </w:ins>
      <w:del w:id="10387" w:author="Jane Shaw" w:date="2015-10-28T16:26:00Z">
        <w:r w:rsidRPr="002718B1" w:rsidDel="008F276B">
          <w:rPr>
            <w:rFonts w:ascii="Times New Roman" w:hAnsi="Times New Roman" w:cs="Times New Roman"/>
          </w:rPr>
          <w:delText xml:space="preserve">for </w:delText>
        </w:r>
      </w:del>
      <w:r w:rsidRPr="002718B1">
        <w:rPr>
          <w:rFonts w:ascii="Times New Roman" w:hAnsi="Times New Roman" w:cs="Times New Roman"/>
        </w:rPr>
        <w:t xml:space="preserve">details </w:t>
      </w:r>
      <w:del w:id="10388" w:author="Jane Shaw" w:date="2015-10-28T16:26:00Z">
        <w:r w:rsidRPr="002718B1" w:rsidDel="008F276B">
          <w:rPr>
            <w:rFonts w:ascii="Times New Roman" w:hAnsi="Times New Roman" w:cs="Times New Roman"/>
          </w:rPr>
          <w:delText xml:space="preserve">see </w:delText>
        </w:r>
      </w:del>
      <w:ins w:id="10389" w:author="Jane Shaw" w:date="2015-10-28T16:26:00Z">
        <w:r>
          <w:rPr>
            <w:rFonts w:ascii="Times New Roman" w:hAnsi="Times New Roman" w:cs="Times New Roman"/>
          </w:rPr>
          <w:t xml:space="preserve">in </w:t>
        </w:r>
      </w:ins>
      <w:r w:rsidRPr="002718B1">
        <w:rPr>
          <w:rFonts w:ascii="Times New Roman" w:hAnsi="Times New Roman" w:cs="Times New Roman"/>
        </w:rPr>
        <w:t>chapter 2</w:t>
      </w:r>
      <w:ins w:id="10390" w:author="Jane Shaw" w:date="2015-10-28T16:30:00Z">
        <w:r>
          <w:rPr>
            <w:rFonts w:ascii="Times New Roman" w:hAnsi="Times New Roman" w:cs="Times New Roman"/>
          </w:rPr>
          <w:t>)</w:t>
        </w:r>
      </w:ins>
      <w:r w:rsidRPr="002718B1">
        <w:rPr>
          <w:rFonts w:ascii="Times New Roman" w:hAnsi="Times New Roman" w:cs="Times New Roman"/>
        </w:rPr>
        <w:t>.</w:t>
      </w:r>
    </w:p>
  </w:footnote>
  <w:footnote w:id="52">
    <w:p w14:paraId="1F06ED00" w14:textId="38366FA7" w:rsidR="00140222" w:rsidRPr="002718B1" w:rsidRDefault="00140222" w:rsidP="004F65E4">
      <w:pPr>
        <w:rPr>
          <w:rFonts w:ascii="Times New Roman" w:hAnsi="Times New Roman" w:cs="Times New Roman"/>
          <w:sz w:val="20"/>
          <w:szCs w:val="20"/>
          <w:lang w:val="en-GB"/>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del w:id="10523" w:author="Jane Shaw" w:date="2015-11-07T19:58:00Z">
        <w:r w:rsidRPr="002718B1" w:rsidDel="00C83BC9">
          <w:rPr>
            <w:rFonts w:ascii="Times New Roman" w:hAnsi="Times New Roman" w:cs="Times New Roman"/>
            <w:sz w:val="20"/>
            <w:szCs w:val="20"/>
            <w:lang w:val="en-GB"/>
          </w:rPr>
          <w:delText xml:space="preserve">These </w:delText>
        </w:r>
      </w:del>
      <w:del w:id="10524" w:author="Jane Shaw" w:date="2015-10-28T17:10:00Z">
        <w:r w:rsidRPr="002718B1" w:rsidDel="00A13B29">
          <w:rPr>
            <w:rFonts w:ascii="Times New Roman" w:hAnsi="Times New Roman" w:cs="Times New Roman"/>
            <w:sz w:val="20"/>
            <w:szCs w:val="20"/>
            <w:lang w:val="en-GB"/>
          </w:rPr>
          <w:delText>"</w:delText>
        </w:r>
      </w:del>
      <w:r w:rsidRPr="002718B1">
        <w:rPr>
          <w:rFonts w:ascii="Times New Roman" w:hAnsi="Times New Roman" w:cs="Times New Roman"/>
          <w:sz w:val="20"/>
          <w:szCs w:val="20"/>
          <w:lang w:val="en-GB"/>
        </w:rPr>
        <w:t>Mirrored</w:t>
      </w:r>
      <w:del w:id="10525" w:author="Jane Shaw" w:date="2015-10-28T17:10:00Z">
        <w:r w:rsidRPr="002718B1" w:rsidDel="00A13B29">
          <w:rPr>
            <w:rFonts w:ascii="Times New Roman" w:hAnsi="Times New Roman" w:cs="Times New Roman"/>
            <w:sz w:val="20"/>
            <w:szCs w:val="20"/>
            <w:lang w:val="en-GB"/>
          </w:rPr>
          <w:delText>"</w:delText>
        </w:r>
      </w:del>
      <w:r w:rsidRPr="002718B1">
        <w:rPr>
          <w:rFonts w:ascii="Times New Roman" w:hAnsi="Times New Roman" w:cs="Times New Roman"/>
          <w:sz w:val="20"/>
          <w:szCs w:val="20"/>
          <w:lang w:val="en-GB"/>
        </w:rPr>
        <w:t xml:space="preserve"> data are the total trade flows </w:t>
      </w:r>
      <w:del w:id="10526" w:author="Jane Shaw" w:date="2015-10-28T17:10:00Z">
        <w:r w:rsidRPr="002718B1" w:rsidDel="00A13B29">
          <w:rPr>
            <w:rFonts w:ascii="Times New Roman" w:hAnsi="Times New Roman" w:cs="Times New Roman"/>
            <w:sz w:val="20"/>
            <w:szCs w:val="20"/>
            <w:lang w:val="en-GB"/>
          </w:rPr>
          <w:delText xml:space="preserve">as </w:delText>
        </w:r>
      </w:del>
      <w:r w:rsidRPr="002718B1">
        <w:rPr>
          <w:rFonts w:ascii="Times New Roman" w:hAnsi="Times New Roman" w:cs="Times New Roman"/>
          <w:sz w:val="20"/>
          <w:szCs w:val="20"/>
          <w:lang w:val="en-GB"/>
        </w:rPr>
        <w:t xml:space="preserve">reported by all other countries (trading partners) for </w:t>
      </w:r>
      <w:del w:id="10527" w:author="Jane Shaw" w:date="2015-10-28T17:10:00Z">
        <w:r w:rsidRPr="002718B1" w:rsidDel="00A13B29">
          <w:rPr>
            <w:rFonts w:ascii="Times New Roman" w:hAnsi="Times New Roman" w:cs="Times New Roman"/>
            <w:sz w:val="20"/>
            <w:szCs w:val="20"/>
            <w:lang w:val="en-GB"/>
          </w:rPr>
          <w:delText xml:space="preserve">this </w:delText>
        </w:r>
      </w:del>
      <w:ins w:id="10528" w:author="Jane Shaw" w:date="2015-10-28T17:10:00Z">
        <w:r>
          <w:rPr>
            <w:rFonts w:ascii="Times New Roman" w:hAnsi="Times New Roman" w:cs="Times New Roman"/>
            <w:sz w:val="20"/>
            <w:szCs w:val="20"/>
            <w:lang w:val="en-GB"/>
          </w:rPr>
          <w:t xml:space="preserve">the </w:t>
        </w:r>
      </w:ins>
      <w:r w:rsidRPr="002718B1">
        <w:rPr>
          <w:rFonts w:ascii="Times New Roman" w:hAnsi="Times New Roman" w:cs="Times New Roman"/>
          <w:sz w:val="20"/>
          <w:szCs w:val="20"/>
          <w:lang w:val="en-GB"/>
        </w:rPr>
        <w:t>report</w:t>
      </w:r>
      <w:ins w:id="10529" w:author="Jane Shaw" w:date="2015-10-28T17:10:00Z">
        <w:r>
          <w:rPr>
            <w:rFonts w:ascii="Times New Roman" w:hAnsi="Times New Roman" w:cs="Times New Roman"/>
            <w:sz w:val="20"/>
            <w:szCs w:val="20"/>
            <w:lang w:val="en-GB"/>
          </w:rPr>
          <w:t>ing country</w:t>
        </w:r>
      </w:ins>
      <w:del w:id="10530" w:author="Jane Shaw" w:date="2015-10-28T17:10:00Z">
        <w:r w:rsidRPr="002718B1" w:rsidDel="00A13B29">
          <w:rPr>
            <w:rFonts w:ascii="Times New Roman" w:hAnsi="Times New Roman" w:cs="Times New Roman"/>
            <w:sz w:val="20"/>
            <w:szCs w:val="20"/>
            <w:lang w:val="en-GB"/>
          </w:rPr>
          <w:delText>er</w:delText>
        </w:r>
      </w:del>
      <w:r w:rsidRPr="002718B1">
        <w:rPr>
          <w:rFonts w:ascii="Times New Roman" w:hAnsi="Times New Roman" w:cs="Times New Roman"/>
          <w:sz w:val="20"/>
          <w:szCs w:val="20"/>
          <w:lang w:val="en-GB"/>
        </w:rPr>
        <w:t xml:space="preserve">. Thus, the </w:t>
      </w:r>
      <w:del w:id="10531" w:author="Jane Shaw" w:date="2015-10-28T17:10:00Z">
        <w:r w:rsidRPr="002718B1" w:rsidDel="00A13B29">
          <w:rPr>
            <w:rFonts w:ascii="Times New Roman" w:hAnsi="Times New Roman" w:cs="Times New Roman"/>
            <w:sz w:val="20"/>
            <w:szCs w:val="20"/>
            <w:lang w:val="en-GB"/>
          </w:rPr>
          <w:delText>"</w:delText>
        </w:r>
      </w:del>
      <w:r w:rsidRPr="002718B1">
        <w:rPr>
          <w:rFonts w:ascii="Times New Roman" w:hAnsi="Times New Roman" w:cs="Times New Roman"/>
          <w:sz w:val="20"/>
          <w:szCs w:val="20"/>
          <w:lang w:val="en-GB"/>
        </w:rPr>
        <w:t>mirrored</w:t>
      </w:r>
      <w:del w:id="10532" w:author="Jane Shaw" w:date="2015-10-28T17:10:00Z">
        <w:r w:rsidRPr="002718B1" w:rsidDel="00A13B29">
          <w:rPr>
            <w:rFonts w:ascii="Times New Roman" w:hAnsi="Times New Roman" w:cs="Times New Roman"/>
            <w:sz w:val="20"/>
            <w:szCs w:val="20"/>
            <w:lang w:val="en-GB"/>
          </w:rPr>
          <w:delText>"</w:delText>
        </w:r>
      </w:del>
      <w:r w:rsidRPr="002718B1">
        <w:rPr>
          <w:rFonts w:ascii="Times New Roman" w:hAnsi="Times New Roman" w:cs="Times New Roman"/>
          <w:sz w:val="20"/>
          <w:szCs w:val="20"/>
          <w:lang w:val="en-GB"/>
        </w:rPr>
        <w:t xml:space="preserve"> imports are the </w:t>
      </w:r>
      <w:ins w:id="10533" w:author="Jane Shaw" w:date="2015-10-28T17:11:00Z">
        <w:r>
          <w:rPr>
            <w:rFonts w:ascii="Times New Roman" w:hAnsi="Times New Roman" w:cs="Times New Roman"/>
            <w:sz w:val="20"/>
            <w:szCs w:val="20"/>
            <w:lang w:val="en-GB"/>
          </w:rPr>
          <w:t xml:space="preserve">reporting country’s </w:t>
        </w:r>
      </w:ins>
      <w:r w:rsidRPr="002718B1">
        <w:rPr>
          <w:rFonts w:ascii="Times New Roman" w:hAnsi="Times New Roman" w:cs="Times New Roman"/>
          <w:sz w:val="20"/>
          <w:szCs w:val="20"/>
          <w:lang w:val="en-GB"/>
        </w:rPr>
        <w:t>exports</w:t>
      </w:r>
      <w:del w:id="10534" w:author="Jane Shaw" w:date="2015-10-28T17:11:00Z">
        <w:r w:rsidRPr="002718B1" w:rsidDel="00A13B29">
          <w:rPr>
            <w:rFonts w:ascii="Times New Roman" w:hAnsi="Times New Roman" w:cs="Times New Roman"/>
            <w:sz w:val="20"/>
            <w:szCs w:val="20"/>
            <w:lang w:val="en-GB"/>
          </w:rPr>
          <w:delText xml:space="preserve"> of this reporter</w:delText>
        </w:r>
      </w:del>
      <w:r w:rsidRPr="002718B1">
        <w:rPr>
          <w:rFonts w:ascii="Times New Roman" w:hAnsi="Times New Roman" w:cs="Times New Roman"/>
          <w:sz w:val="20"/>
          <w:szCs w:val="20"/>
          <w:lang w:val="en-GB"/>
        </w:rPr>
        <w:t xml:space="preserve">; and conversely for </w:t>
      </w:r>
      <w:del w:id="10535" w:author="Jane Shaw" w:date="2015-10-28T17:11:00Z">
        <w:r w:rsidRPr="002718B1" w:rsidDel="00A13B29">
          <w:rPr>
            <w:rFonts w:ascii="Times New Roman" w:hAnsi="Times New Roman" w:cs="Times New Roman"/>
            <w:sz w:val="20"/>
            <w:szCs w:val="20"/>
            <w:lang w:val="en-GB"/>
          </w:rPr>
          <w:delText>the "</w:delText>
        </w:r>
      </w:del>
      <w:r w:rsidRPr="002718B1">
        <w:rPr>
          <w:rFonts w:ascii="Times New Roman" w:hAnsi="Times New Roman" w:cs="Times New Roman"/>
          <w:sz w:val="20"/>
          <w:szCs w:val="20"/>
          <w:lang w:val="en-GB"/>
        </w:rPr>
        <w:t>mirrored</w:t>
      </w:r>
      <w:del w:id="10536" w:author="Jane Shaw" w:date="2015-10-28T17:11:00Z">
        <w:r w:rsidRPr="002718B1" w:rsidDel="00A13B29">
          <w:rPr>
            <w:rFonts w:ascii="Times New Roman" w:hAnsi="Times New Roman" w:cs="Times New Roman"/>
            <w:sz w:val="20"/>
            <w:szCs w:val="20"/>
            <w:lang w:val="en-GB"/>
          </w:rPr>
          <w:delText>"</w:delText>
        </w:r>
      </w:del>
      <w:r w:rsidRPr="002718B1">
        <w:rPr>
          <w:rFonts w:ascii="Times New Roman" w:hAnsi="Times New Roman" w:cs="Times New Roman"/>
          <w:sz w:val="20"/>
          <w:szCs w:val="20"/>
          <w:lang w:val="en-GB"/>
        </w:rPr>
        <w:t xml:space="preserve"> exports. </w:t>
      </w:r>
    </w:p>
  </w:footnote>
  <w:footnote w:id="53">
    <w:p w14:paraId="7E151858" w14:textId="13ACB3C7" w:rsidR="00140222" w:rsidRPr="0060571C" w:rsidRDefault="00140222">
      <w:pPr>
        <w:pStyle w:val="Testonotaapidipagina"/>
        <w:rPr>
          <w:lang w:val="it-IT"/>
          <w:rPrChange w:id="10629" w:author="Jane Shaw" w:date="2015-10-28T17:35:00Z">
            <w:rPr/>
          </w:rPrChange>
        </w:rPr>
      </w:pPr>
      <w:ins w:id="10630" w:author="Jane Shaw" w:date="2015-10-28T17:35:00Z">
        <w:r>
          <w:rPr>
            <w:rStyle w:val="Rimandonotaapidipagina"/>
          </w:rPr>
          <w:footnoteRef/>
        </w:r>
        <w:r>
          <w:t xml:space="preserve"> </w:t>
        </w:r>
      </w:ins>
      <w:moveToRangeStart w:id="10631" w:author="Jane Shaw" w:date="2015-10-28T17:35:00Z" w:name="move307673068"/>
      <w:moveTo w:id="10632" w:author="Jane Shaw" w:date="2015-10-28T17:35:00Z">
        <w:r w:rsidRPr="00F31509">
          <w:rPr>
            <w:rFonts w:asciiTheme="majorBidi" w:eastAsia="Times New Roman" w:hAnsiTheme="majorBidi" w:cstheme="majorBidi"/>
            <w:lang w:val="en-GB"/>
          </w:rPr>
          <w:t>The unit</w:t>
        </w:r>
      </w:moveTo>
      <w:ins w:id="10633" w:author="Jane Shaw" w:date="2015-10-28T17:38:00Z">
        <w:r>
          <w:rPr>
            <w:rFonts w:asciiTheme="majorBidi" w:eastAsia="Times New Roman" w:hAnsiTheme="majorBidi" w:cstheme="majorBidi"/>
            <w:lang w:val="en-GB"/>
          </w:rPr>
          <w:t xml:space="preserve"> </w:t>
        </w:r>
      </w:ins>
      <w:moveTo w:id="10634" w:author="Jane Shaw" w:date="2015-10-28T17:35:00Z">
        <w:del w:id="10635" w:author="Jane Shaw" w:date="2015-10-28T17:38: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value is the monetary value</w:t>
        </w:r>
      </w:moveTo>
      <w:ins w:id="10636" w:author="Jane Shaw" w:date="2015-10-28T17:38:00Z">
        <w:r>
          <w:rPr>
            <w:rFonts w:asciiTheme="majorBidi" w:eastAsia="Times New Roman" w:hAnsiTheme="majorBidi" w:cstheme="majorBidi"/>
            <w:lang w:val="en-GB"/>
          </w:rPr>
          <w:t xml:space="preserve"> per </w:t>
        </w:r>
      </w:ins>
      <w:moveTo w:id="10637" w:author="Jane Shaw" w:date="2015-10-28T17:35:00Z">
        <w:del w:id="10638" w:author="Jane Shaw" w:date="2015-10-28T17:38:00Z">
          <w:r w:rsidRPr="00F31509" w:rsidDel="0060571C">
            <w:rPr>
              <w:rFonts w:asciiTheme="majorBidi" w:eastAsia="Times New Roman" w:hAnsiTheme="majorBidi" w:cstheme="majorBidi"/>
              <w:lang w:val="en-GB"/>
            </w:rPr>
            <w:delText>/</w:delText>
          </w:r>
        </w:del>
        <w:r w:rsidRPr="00F31509">
          <w:rPr>
            <w:rFonts w:asciiTheme="majorBidi" w:eastAsia="Times New Roman" w:hAnsiTheme="majorBidi" w:cstheme="majorBidi"/>
            <w:lang w:val="en-GB"/>
          </w:rPr>
          <w:t>quantity (weight, number</w:t>
        </w:r>
        <w:del w:id="10639" w:author="Jane Shaw" w:date="2015-10-28T17:38:00Z">
          <w:r w:rsidRPr="00F31509" w:rsidDel="0060571C">
            <w:rPr>
              <w:rFonts w:asciiTheme="majorBidi" w:eastAsia="Times New Roman" w:hAnsiTheme="majorBidi" w:cstheme="majorBidi"/>
              <w:lang w:val="en-GB"/>
            </w:rPr>
            <w:delText>s</w:delText>
          </w:r>
        </w:del>
        <w:r w:rsidRPr="00F31509">
          <w:rPr>
            <w:rFonts w:asciiTheme="majorBidi" w:eastAsia="Times New Roman" w:hAnsiTheme="majorBidi" w:cstheme="majorBidi"/>
            <w:lang w:val="en-GB"/>
          </w:rPr>
          <w:t>, etc.)</w:t>
        </w:r>
      </w:moveTo>
      <w:ins w:id="10640" w:author="Jane Shaw" w:date="2015-10-28T17:38:00Z">
        <w:r>
          <w:rPr>
            <w:rFonts w:asciiTheme="majorBidi" w:eastAsia="Times New Roman" w:hAnsiTheme="majorBidi" w:cstheme="majorBidi"/>
            <w:lang w:val="en-GB"/>
          </w:rPr>
          <w:t xml:space="preserve"> (see subsection on Calculating </w:t>
        </w:r>
      </w:ins>
      <w:ins w:id="10641" w:author="Jane Shaw" w:date="2015-10-28T17:39:00Z">
        <w:r>
          <w:rPr>
            <w:rFonts w:asciiTheme="majorBidi" w:eastAsia="Times New Roman" w:hAnsiTheme="majorBidi" w:cstheme="majorBidi"/>
            <w:lang w:val="en-GB"/>
          </w:rPr>
          <w:t xml:space="preserve">export and import unit values in </w:t>
        </w:r>
      </w:ins>
      <w:ins w:id="10642" w:author="Jane Shaw" w:date="2015-10-28T17:38:00Z">
        <w:r>
          <w:rPr>
            <w:rFonts w:asciiTheme="majorBidi" w:eastAsia="Times New Roman" w:hAnsiTheme="majorBidi" w:cstheme="majorBidi"/>
            <w:lang w:val="en-GB"/>
          </w:rPr>
          <w:t>section 3.2)</w:t>
        </w:r>
      </w:ins>
      <w:moveTo w:id="10643" w:author="Jane Shaw" w:date="2015-10-28T17:35:00Z">
        <w:del w:id="10644" w:author="Jane Shaw" w:date="2015-10-28T17:38:00Z">
          <w:r w:rsidRPr="00F31509" w:rsidDel="0060571C">
            <w:rPr>
              <w:rFonts w:asciiTheme="majorBidi" w:eastAsia="Times New Roman" w:hAnsiTheme="majorBidi" w:cstheme="majorBidi"/>
              <w:lang w:val="en-GB"/>
            </w:rPr>
            <w:delText>.</w:delText>
          </w:r>
        </w:del>
        <w:del w:id="10645" w:author="Jane Shaw" w:date="2015-10-28T17:40:00Z">
          <w:r w:rsidRPr="00F31509" w:rsidDel="0060571C">
            <w:rPr>
              <w:rFonts w:asciiTheme="majorBidi" w:eastAsia="Times New Roman" w:hAnsiTheme="majorBidi" w:cstheme="majorBidi"/>
              <w:lang w:val="en-GB"/>
            </w:rPr>
            <w:delText xml:space="preserve"> Please refer to the trade section for more detail</w:delText>
          </w:r>
        </w:del>
        <w:r w:rsidRPr="00F31509">
          <w:rPr>
            <w:rFonts w:asciiTheme="majorBidi" w:eastAsia="Times New Roman" w:hAnsiTheme="majorBidi" w:cstheme="majorBidi"/>
            <w:lang w:val="en-GB"/>
          </w:rPr>
          <w:t xml:space="preserve">. </w:t>
        </w:r>
      </w:moveTo>
      <w:moveToRangeEnd w:id="10631"/>
      <w:ins w:id="10646" w:author="Jane Shaw" w:date="2015-10-28T17:35:00Z">
        <w:r>
          <w:t xml:space="preserve"> </w:t>
        </w:r>
      </w:ins>
    </w:p>
  </w:footnote>
  <w:footnote w:id="54">
    <w:p w14:paraId="67BED670" w14:textId="143CBAB6" w:rsidR="00140222" w:rsidRPr="00AD062D" w:rsidRDefault="00140222" w:rsidP="00AD062D">
      <w:pPr>
        <w:pStyle w:val="Testonotaapidipagina"/>
        <w:rPr>
          <w:rFonts w:ascii="Times New Roman" w:hAnsi="Times New Roman" w:cs="Times New Roman"/>
        </w:rPr>
      </w:pPr>
      <w:r>
        <w:rPr>
          <w:rStyle w:val="Rimandonotaapidipagina"/>
        </w:rPr>
        <w:footnoteRef/>
      </w:r>
      <w:r>
        <w:t xml:space="preserve"> </w:t>
      </w:r>
      <w:r w:rsidRPr="00AD062D">
        <w:rPr>
          <w:rFonts w:ascii="Times New Roman" w:hAnsi="Times New Roman" w:cs="Times New Roman"/>
        </w:rPr>
        <w:t xml:space="preserve">While only flows at </w:t>
      </w:r>
      <w:ins w:id="15545" w:author="Jane Shaw" w:date="2015-10-29T17:59:00Z">
        <w:r>
          <w:rPr>
            <w:rFonts w:ascii="Times New Roman" w:hAnsi="Times New Roman" w:cs="Times New Roman"/>
          </w:rPr>
          <w:t xml:space="preserve">the </w:t>
        </w:r>
      </w:ins>
      <w:del w:id="15546" w:author="Jane Shaw" w:date="2015-10-29T18:06:00Z">
        <w:r w:rsidRPr="00AD062D" w:rsidDel="00717F52">
          <w:rPr>
            <w:rFonts w:ascii="Times New Roman" w:hAnsi="Times New Roman" w:cs="Times New Roman"/>
          </w:rPr>
          <w:delText>HS</w:delText>
        </w:r>
      </w:del>
      <w:r w:rsidRPr="00AD062D">
        <w:rPr>
          <w:rFonts w:ascii="Times New Roman" w:hAnsi="Times New Roman" w:cs="Times New Roman"/>
        </w:rPr>
        <w:t>6</w:t>
      </w:r>
      <w:ins w:id="15547" w:author="Jane Shaw" w:date="2015-10-29T18:06:00Z">
        <w:r>
          <w:rPr>
            <w:rFonts w:ascii="Times New Roman" w:hAnsi="Times New Roman" w:cs="Times New Roman"/>
          </w:rPr>
          <w:t>-digit HS</w:t>
        </w:r>
      </w:ins>
      <w:r w:rsidRPr="00AD062D">
        <w:rPr>
          <w:rFonts w:ascii="Times New Roman" w:hAnsi="Times New Roman" w:cs="Times New Roman"/>
        </w:rPr>
        <w:t xml:space="preserve"> level follow the same classification across all countries, </w:t>
      </w:r>
      <w:del w:id="15548" w:author="Jane Shaw" w:date="2015-10-29T17:59:00Z">
        <w:r w:rsidRPr="00AD062D" w:rsidDel="00A02B29">
          <w:rPr>
            <w:rFonts w:ascii="Times New Roman" w:hAnsi="Times New Roman" w:cs="Times New Roman"/>
          </w:rPr>
          <w:delText xml:space="preserve">the FAO Statistics Division </w:delText>
        </w:r>
      </w:del>
      <w:ins w:id="15549" w:author="Jane Shaw" w:date="2015-10-29T17:59:00Z">
        <w:r>
          <w:rPr>
            <w:rFonts w:ascii="Times New Roman" w:hAnsi="Times New Roman" w:cs="Times New Roman"/>
          </w:rPr>
          <w:t xml:space="preserve">ESS </w:t>
        </w:r>
      </w:ins>
      <w:r w:rsidRPr="00AD062D">
        <w:rPr>
          <w:rFonts w:ascii="Times New Roman" w:hAnsi="Times New Roman" w:cs="Times New Roman"/>
        </w:rPr>
        <w:t xml:space="preserve">plans </w:t>
      </w:r>
      <w:ins w:id="15550" w:author="Jane Shaw" w:date="2015-10-29T18:01:00Z">
        <w:r>
          <w:rPr>
            <w:rFonts w:ascii="Times New Roman" w:hAnsi="Times New Roman" w:cs="Times New Roman"/>
          </w:rPr>
          <w:t xml:space="preserve">also </w:t>
        </w:r>
      </w:ins>
      <w:r w:rsidRPr="00AD062D">
        <w:rPr>
          <w:rFonts w:ascii="Times New Roman" w:hAnsi="Times New Roman" w:cs="Times New Roman"/>
        </w:rPr>
        <w:t xml:space="preserve">to make </w:t>
      </w:r>
      <w:del w:id="15551" w:author="Jane Shaw" w:date="2015-10-29T18:01:00Z">
        <w:r w:rsidRPr="00AD062D" w:rsidDel="00A02B29">
          <w:rPr>
            <w:rFonts w:ascii="Times New Roman" w:hAnsi="Times New Roman" w:cs="Times New Roman"/>
          </w:rPr>
          <w:delText xml:space="preserve">available also </w:delText>
        </w:r>
      </w:del>
      <w:r w:rsidRPr="00AD062D">
        <w:rPr>
          <w:rFonts w:ascii="Times New Roman" w:hAnsi="Times New Roman" w:cs="Times New Roman"/>
        </w:rPr>
        <w:t xml:space="preserve">flows at </w:t>
      </w:r>
      <w:ins w:id="15552" w:author="Jane Shaw" w:date="2015-10-29T18:01:00Z">
        <w:r>
          <w:rPr>
            <w:rFonts w:ascii="Times New Roman" w:hAnsi="Times New Roman" w:cs="Times New Roman"/>
          </w:rPr>
          <w:t xml:space="preserve">a </w:t>
        </w:r>
      </w:ins>
      <w:r w:rsidRPr="00AD062D">
        <w:rPr>
          <w:rFonts w:ascii="Times New Roman" w:hAnsi="Times New Roman" w:cs="Times New Roman"/>
        </w:rPr>
        <w:t>higher level of disaggregation (</w:t>
      </w:r>
      <w:ins w:id="15553" w:author="Jane Shaw" w:date="2015-10-29T18:01:00Z">
        <w:r>
          <w:rPr>
            <w:rFonts w:ascii="Times New Roman" w:hAnsi="Times New Roman" w:cs="Times New Roman"/>
          </w:rPr>
          <w:t xml:space="preserve">the </w:t>
        </w:r>
      </w:ins>
      <w:r w:rsidRPr="00AD062D">
        <w:rPr>
          <w:rFonts w:ascii="Times New Roman" w:hAnsi="Times New Roman" w:cs="Times New Roman"/>
        </w:rPr>
        <w:t>tariff line level)</w:t>
      </w:r>
      <w:ins w:id="15554" w:author="Jane Shaw" w:date="2015-10-29T18:01:00Z">
        <w:r w:rsidRPr="00A02B29">
          <w:rPr>
            <w:rFonts w:ascii="Times New Roman" w:hAnsi="Times New Roman" w:cs="Times New Roman"/>
          </w:rPr>
          <w:t xml:space="preserve"> </w:t>
        </w:r>
        <w:r w:rsidRPr="00AD062D">
          <w:rPr>
            <w:rFonts w:ascii="Times New Roman" w:hAnsi="Times New Roman" w:cs="Times New Roman"/>
          </w:rPr>
          <w:t>available</w:t>
        </w:r>
      </w:ins>
      <w:r w:rsidRPr="00AD062D">
        <w:rPr>
          <w:rFonts w:ascii="Times New Roman" w:hAnsi="Times New Roman" w:cs="Times New Roman"/>
        </w:rPr>
        <w:t>.</w:t>
      </w:r>
    </w:p>
  </w:footnote>
  <w:footnote w:id="55">
    <w:p w14:paraId="73FC0FBB" w14:textId="370F04D2" w:rsidR="00140222" w:rsidRPr="00A60F04" w:rsidRDefault="00140222">
      <w:pPr>
        <w:pStyle w:val="Testonotaapidipagina"/>
        <w:rPr>
          <w:lang w:val="it-IT"/>
          <w:rPrChange w:id="15592" w:author="Jane Shaw" w:date="2015-10-29T18:04:00Z">
            <w:rPr/>
          </w:rPrChange>
        </w:rPr>
      </w:pPr>
      <w:ins w:id="15593" w:author="Jane Shaw" w:date="2015-10-29T18:04:00Z">
        <w:r>
          <w:rPr>
            <w:rStyle w:val="Rimandonotaapidipagina"/>
          </w:rPr>
          <w:footnoteRef/>
        </w:r>
        <w:r>
          <w:t xml:space="preserve"> </w:t>
        </w:r>
        <w:r>
          <w:fldChar w:fldCharType="begin"/>
        </w:r>
        <w:r>
          <w:instrText xml:space="preserve"> HYPERLINK "http://unstats.un.org/unsd/comtrade_announcement.htm" </w:instrText>
        </w:r>
        <w:r>
          <w:fldChar w:fldCharType="separate"/>
        </w:r>
        <w:r w:rsidRPr="004D00DE">
          <w:rPr>
            <w:rStyle w:val="Collegamentoipertestuale"/>
            <w:rFonts w:asciiTheme="majorBidi" w:eastAsia="Times New Roman" w:hAnsiTheme="majorBidi" w:cstheme="majorBidi"/>
            <w:lang w:val="en-GB"/>
          </w:rPr>
          <w:t>http://unstats.un.org/unsd/comtrade_announcement.htm</w:t>
        </w:r>
        <w:r>
          <w:rPr>
            <w:rStyle w:val="Collegamentoipertestuale"/>
            <w:rFonts w:asciiTheme="majorBidi" w:eastAsia="Times New Roman" w:hAnsiTheme="majorBidi" w:cstheme="majorBidi"/>
            <w:lang w:val="en-GB"/>
          </w:rPr>
          <w:fldChar w:fldCharType="end"/>
        </w:r>
      </w:ins>
    </w:p>
  </w:footnote>
  <w:footnote w:id="56">
    <w:p w14:paraId="1F3584CB" w14:textId="4D064A4B" w:rsidR="00140222" w:rsidRPr="002718B1" w:rsidRDefault="00140222"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2" w:history="1">
        <w:r w:rsidRPr="00AD062D">
          <w:rPr>
            <w:rStyle w:val="Collegamentoipertestuale"/>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w:t>
      </w:r>
      <w:del w:id="15671" w:author="Jane Shaw" w:date="2015-10-29T18:07:00Z">
        <w:r w:rsidRPr="002718B1" w:rsidDel="00717F52">
          <w:rPr>
            <w:rFonts w:ascii="Times New Roman" w:hAnsi="Times New Roman" w:cs="Times New Roman"/>
            <w:sz w:val="20"/>
            <w:szCs w:val="20"/>
          </w:rPr>
          <w:delText>Quantity and Weight Data in UN Comtrade</w:delText>
        </w:r>
        <w:r w:rsidDel="00717F52">
          <w:rPr>
            <w:rFonts w:ascii="Times New Roman" w:hAnsi="Times New Roman" w:cs="Times New Roman"/>
            <w:sz w:val="20"/>
            <w:szCs w:val="20"/>
          </w:rPr>
          <w:delText xml:space="preserve"> </w:delText>
        </w:r>
      </w:del>
    </w:p>
  </w:footnote>
  <w:footnote w:id="57">
    <w:p w14:paraId="63342E1F" w14:textId="7F16056B" w:rsidR="00140222" w:rsidRPr="002718B1" w:rsidRDefault="00140222"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del w:id="15678" w:author="Jane Shaw" w:date="2015-10-29T19:07:00Z">
        <w:r w:rsidDel="00F35A92">
          <w:fldChar w:fldCharType="begin"/>
        </w:r>
        <w:r w:rsidDel="00F35A92">
          <w:delInstrText xml:space="preserve"> HYPERLINK "http://madb.europa.eu/" \h </w:delInstrText>
        </w:r>
        <w:r w:rsidDel="00F35A92">
          <w:fldChar w:fldCharType="separate"/>
        </w:r>
        <w:r w:rsidRPr="002718B1" w:rsidDel="00F35A92">
          <w:rPr>
            <w:rStyle w:val="Link"/>
            <w:rFonts w:cs="Times New Roman"/>
            <w:sz w:val="20"/>
            <w:szCs w:val="20"/>
          </w:rPr>
          <w:delText>http://madb.europa.eu</w:delText>
        </w:r>
        <w:r w:rsidDel="00F35A92">
          <w:rPr>
            <w:rStyle w:val="Link"/>
            <w:rFonts w:cs="Times New Roman"/>
            <w:sz w:val="20"/>
            <w:szCs w:val="20"/>
          </w:rPr>
          <w:fldChar w:fldCharType="end"/>
        </w:r>
        <w:r w:rsidRPr="002718B1" w:rsidDel="00F35A92">
          <w:rPr>
            <w:rFonts w:ascii="Times New Roman" w:hAnsi="Times New Roman" w:cs="Times New Roman"/>
            <w:sz w:val="20"/>
            <w:szCs w:val="20"/>
          </w:rPr>
          <w:delText xml:space="preserve"> </w:delText>
        </w:r>
      </w:del>
      <w:r w:rsidRPr="002718B1">
        <w:rPr>
          <w:rFonts w:ascii="Times New Roman" w:hAnsi="Times New Roman" w:cs="Times New Roman"/>
          <w:sz w:val="20"/>
          <w:szCs w:val="20"/>
        </w:rPr>
        <w:t>Descriptions of country-specific HS</w:t>
      </w:r>
      <w:ins w:id="15679" w:author="Jane Shaw" w:date="2015-10-29T19:08:00Z">
        <w:r>
          <w:rPr>
            <w:rFonts w:ascii="Times New Roman" w:hAnsi="Times New Roman" w:cs="Times New Roman"/>
            <w:sz w:val="20"/>
            <w:szCs w:val="20"/>
          </w:rPr>
          <w:t xml:space="preserve"> </w:t>
        </w:r>
      </w:ins>
      <w:del w:id="15680" w:author="Jane Shaw" w:date="2015-10-29T19:08:00Z">
        <w:r w:rsidRPr="002718B1" w:rsidDel="00F35A92">
          <w:rPr>
            <w:rFonts w:ascii="Times New Roman" w:hAnsi="Times New Roman" w:cs="Times New Roman"/>
            <w:sz w:val="20"/>
            <w:szCs w:val="20"/>
          </w:rPr>
          <w:delText>-</w:delText>
        </w:r>
      </w:del>
      <w:r w:rsidRPr="002718B1">
        <w:rPr>
          <w:rFonts w:ascii="Times New Roman" w:hAnsi="Times New Roman" w:cs="Times New Roman"/>
          <w:sz w:val="20"/>
          <w:szCs w:val="20"/>
        </w:rPr>
        <w:t xml:space="preserve">codes are provided by </w:t>
      </w:r>
      <w:ins w:id="15681" w:author="Jane Shaw" w:date="2015-10-29T19:08:00Z">
        <w:r>
          <w:rPr>
            <w:rFonts w:ascii="Times New Roman" w:hAnsi="Times New Roman" w:cs="Times New Roman"/>
            <w:sz w:val="20"/>
            <w:szCs w:val="20"/>
          </w:rPr>
          <w:t xml:space="preserve">the European Commission’s </w:t>
        </w:r>
      </w:ins>
      <w:r w:rsidRPr="002718B1">
        <w:rPr>
          <w:rFonts w:ascii="Times New Roman" w:hAnsi="Times New Roman" w:cs="Times New Roman"/>
          <w:sz w:val="20"/>
          <w:szCs w:val="20"/>
        </w:rPr>
        <w:t>Market Access Database and copyrighted by Mendel Verlag, Germany</w:t>
      </w:r>
      <w:ins w:id="15682" w:author="Jane Shaw" w:date="2015-10-29T19:08:00Z">
        <w:r>
          <w:rPr>
            <w:rFonts w:ascii="Times New Roman" w:hAnsi="Times New Roman" w:cs="Times New Roman"/>
            <w:sz w:val="20"/>
            <w:szCs w:val="20"/>
          </w:rPr>
          <w:t>:</w:t>
        </w:r>
      </w:ins>
      <w:del w:id="15683" w:author="Jane Shaw" w:date="2015-10-29T19:08:00Z">
        <w:r w:rsidRPr="002718B1" w:rsidDel="00F35A92">
          <w:rPr>
            <w:rFonts w:ascii="Times New Roman" w:hAnsi="Times New Roman" w:cs="Times New Roman"/>
            <w:sz w:val="20"/>
            <w:szCs w:val="20"/>
          </w:rPr>
          <w:delText>.</w:delText>
        </w:r>
      </w:del>
      <w:ins w:id="15684" w:author="Jane Shaw" w:date="2015-10-29T19:07:00Z">
        <w:r>
          <w:rPr>
            <w:rFonts w:ascii="Times New Roman" w:hAnsi="Times New Roman" w:cs="Times New Roman"/>
            <w:sz w:val="20"/>
            <w:szCs w:val="20"/>
          </w:rPr>
          <w:t xml:space="preserve"> </w:t>
        </w:r>
        <w:r>
          <w:fldChar w:fldCharType="begin"/>
        </w:r>
        <w:r>
          <w:instrText xml:space="preserve"> HYPERLINK "http://madb.europa.eu/" \h </w:instrText>
        </w:r>
        <w:r>
          <w:fldChar w:fldCharType="separate"/>
        </w:r>
        <w:r w:rsidRPr="002718B1">
          <w:rPr>
            <w:rStyle w:val="Link"/>
            <w:rFonts w:cs="Times New Roman"/>
            <w:sz w:val="20"/>
            <w:szCs w:val="20"/>
          </w:rPr>
          <w:t>http://madb.europa.eu</w:t>
        </w:r>
        <w:r>
          <w:rPr>
            <w:rStyle w:val="Link"/>
            <w:rFonts w:cs="Times New Roman"/>
            <w:sz w:val="20"/>
            <w:szCs w:val="20"/>
          </w:rPr>
          <w:fldChar w:fldCharType="end"/>
        </w:r>
      </w:ins>
    </w:p>
  </w:footnote>
  <w:footnote w:id="58">
    <w:p w14:paraId="63DA34F3" w14:textId="0DF4B319" w:rsidR="00140222" w:rsidRPr="002718B1" w:rsidRDefault="00140222" w:rsidP="006E32A4">
      <w:pPr>
        <w:pStyle w:val="Testonotaapidipagina"/>
        <w:rPr>
          <w:rFonts w:ascii="Times New Roman" w:hAnsi="Times New Roman" w:cs="Times New Roman"/>
        </w:rPr>
      </w:pPr>
      <w:r w:rsidRPr="002718B1">
        <w:rPr>
          <w:rStyle w:val="Rimandonotaapidipagina"/>
          <w:rFonts w:ascii="Times New Roman" w:hAnsi="Times New Roman" w:cs="Times New Roman"/>
        </w:rPr>
        <w:footnoteRef/>
      </w:r>
      <w:r w:rsidRPr="002718B1">
        <w:rPr>
          <w:rFonts w:ascii="Times New Roman" w:hAnsi="Times New Roman" w:cs="Times New Roman"/>
        </w:rPr>
        <w:t xml:space="preserve"> </w:t>
      </w:r>
      <w:del w:id="15796" w:author="Jane Shaw" w:date="2015-10-29T19:06:00Z">
        <w:r w:rsidRPr="002718B1" w:rsidDel="00F35A92">
          <w:rPr>
            <w:rFonts w:ascii="Times New Roman" w:hAnsi="Times New Roman" w:cs="Times New Roman"/>
          </w:rPr>
          <w:delText xml:space="preserve">FCL is the “FAO Commodity List” and CPC is the “Central Product Classification”. </w:delText>
        </w:r>
      </w:del>
      <w:r w:rsidRPr="002718B1">
        <w:rPr>
          <w:rFonts w:ascii="Times New Roman" w:hAnsi="Times New Roman" w:cs="Times New Roman"/>
        </w:rPr>
        <w:t xml:space="preserve">FAO uses </w:t>
      </w:r>
      <w:del w:id="15797" w:author="Jane Shaw" w:date="2015-10-29T19:06:00Z">
        <w:r w:rsidRPr="002718B1" w:rsidDel="00F35A92">
          <w:rPr>
            <w:rFonts w:ascii="Times New Roman" w:hAnsi="Times New Roman" w:cs="Times New Roman"/>
          </w:rPr>
          <w:delText xml:space="preserve">the </w:delText>
        </w:r>
      </w:del>
      <w:r w:rsidRPr="002718B1">
        <w:rPr>
          <w:rFonts w:ascii="Times New Roman" w:hAnsi="Times New Roman" w:cs="Times New Roman"/>
        </w:rPr>
        <w:t xml:space="preserve">CPC version 2.1 </w:t>
      </w:r>
      <w:del w:id="15798" w:author="Jane Shaw" w:date="2015-10-29T19:06:00Z">
        <w:r w:rsidRPr="002718B1" w:rsidDel="00F35A92">
          <w:rPr>
            <w:rFonts w:ascii="Times New Roman" w:hAnsi="Times New Roman" w:cs="Times New Roman"/>
          </w:rPr>
          <w:delText>“</w:delText>
        </w:r>
      </w:del>
      <w:r w:rsidRPr="002718B1">
        <w:rPr>
          <w:rFonts w:ascii="Times New Roman" w:hAnsi="Times New Roman" w:cs="Times New Roman"/>
        </w:rPr>
        <w:t>expanded</w:t>
      </w:r>
      <w:del w:id="15799" w:author="Jane Shaw" w:date="2015-10-29T19:06:00Z">
        <w:r w:rsidRPr="002718B1" w:rsidDel="00F35A92">
          <w:rPr>
            <w:rFonts w:ascii="Times New Roman" w:hAnsi="Times New Roman" w:cs="Times New Roman"/>
          </w:rPr>
          <w:delText>”</w:delText>
        </w:r>
      </w:del>
      <w:r w:rsidRPr="002718B1">
        <w:rPr>
          <w:rFonts w:ascii="Times New Roman" w:hAnsi="Times New Roman" w:cs="Times New Roman"/>
        </w:rPr>
        <w:t>:</w:t>
      </w:r>
      <w:r>
        <w:rPr>
          <w:rFonts w:ascii="Times New Roman" w:hAnsi="Times New Roman" w:cs="Times New Roman"/>
        </w:rPr>
        <w:t xml:space="preserve"> </w:t>
      </w:r>
      <w:hyperlink r:id="rId3">
        <w:r w:rsidRPr="002718B1">
          <w:rPr>
            <w:rStyle w:val="InternetLink"/>
            <w:rFonts w:ascii="Times New Roman" w:hAnsi="Times New Roman" w:cs="Times New Roman"/>
          </w:rPr>
          <w:t>http://www.fao.org/economic/ess/ess-standards/commodity/en/</w:t>
        </w:r>
      </w:hyperlink>
    </w:p>
  </w:footnote>
  <w:footnote w:id="59">
    <w:p w14:paraId="19359C82" w14:textId="23D9E6D1" w:rsidR="00140222" w:rsidRPr="00401F1C" w:rsidRDefault="00140222" w:rsidP="00401F1C">
      <w:pPr>
        <w:pStyle w:val="Testonotaapidipagina"/>
        <w:rPr>
          <w:rFonts w:ascii="Times New Roman" w:hAnsi="Times New Roman" w:cs="Times New Roman"/>
          <w:vertAlign w:val="subscript"/>
        </w:rPr>
      </w:pPr>
      <w:r>
        <w:rPr>
          <w:rStyle w:val="Rimandonotaapidipagina"/>
        </w:rPr>
        <w:footnoteRef/>
      </w:r>
      <w:r>
        <w:t xml:space="preserve"> </w:t>
      </w:r>
      <w:r w:rsidRPr="00401F1C">
        <w:rPr>
          <w:rFonts w:ascii="Times New Roman" w:hAnsi="Times New Roman" w:cs="Times New Roman"/>
        </w:rPr>
        <w:t xml:space="preserve">The </w:t>
      </w:r>
      <w:del w:id="16978" w:author="Jane Shaw" w:date="2015-10-30T10:14:00Z">
        <w:r w:rsidRPr="00401F1C" w:rsidDel="00233581">
          <w:rPr>
            <w:rFonts w:ascii="Times New Roman" w:hAnsi="Times New Roman" w:cs="Times New Roman"/>
          </w:rPr>
          <w:delText>FAOSTAT commodity lis</w:delText>
        </w:r>
        <w:r w:rsidDel="00233581">
          <w:rPr>
            <w:rFonts w:ascii="Times New Roman" w:hAnsi="Times New Roman" w:cs="Times New Roman"/>
          </w:rPr>
          <w:delText>t (</w:delText>
        </w:r>
      </w:del>
      <w:r>
        <w:rPr>
          <w:rFonts w:ascii="Times New Roman" w:hAnsi="Times New Roman" w:cs="Times New Roman"/>
        </w:rPr>
        <w:t>FCL</w:t>
      </w:r>
      <w:del w:id="16979" w:author="Jane Shaw" w:date="2015-10-30T10:14:00Z">
        <w:r w:rsidDel="00233581">
          <w:rPr>
            <w:rFonts w:ascii="Times New Roman" w:hAnsi="Times New Roman" w:cs="Times New Roman"/>
          </w:rPr>
          <w:delText>)</w:delText>
        </w:r>
      </w:del>
      <w:r w:rsidRPr="00401F1C">
        <w:rPr>
          <w:rFonts w:ascii="Times New Roman" w:hAnsi="Times New Roman" w:cs="Times New Roman"/>
        </w:rPr>
        <w:t xml:space="preserve"> is the </w:t>
      </w:r>
      <w:ins w:id="16980" w:author="Jane Shaw" w:date="2015-10-30T10:14:00Z">
        <w:r>
          <w:rPr>
            <w:rFonts w:ascii="Times New Roman" w:hAnsi="Times New Roman" w:cs="Times New Roman"/>
          </w:rPr>
          <w:t xml:space="preserve">commodity </w:t>
        </w:r>
      </w:ins>
      <w:r w:rsidRPr="00401F1C">
        <w:rPr>
          <w:rFonts w:ascii="Times New Roman" w:hAnsi="Times New Roman" w:cs="Times New Roman"/>
        </w:rPr>
        <w:t xml:space="preserve">classification </w:t>
      </w:r>
      <w:del w:id="16981" w:author="Jane Shaw" w:date="2015-10-30T10:14:00Z">
        <w:r w:rsidRPr="00401F1C" w:rsidDel="00233581">
          <w:rPr>
            <w:rFonts w:ascii="Times New Roman" w:hAnsi="Times New Roman" w:cs="Times New Roman"/>
          </w:rPr>
          <w:delText xml:space="preserve">of commodities </w:delText>
        </w:r>
      </w:del>
      <w:r w:rsidRPr="00401F1C">
        <w:rPr>
          <w:rFonts w:ascii="Times New Roman" w:hAnsi="Times New Roman" w:cs="Times New Roman"/>
        </w:rPr>
        <w:t>used in FAOSTAT since the 1960</w:t>
      </w:r>
      <w:del w:id="16982" w:author="Jane Shaw" w:date="2015-10-30T10:14:00Z">
        <w:r w:rsidRPr="00401F1C" w:rsidDel="00233581">
          <w:rPr>
            <w:rFonts w:ascii="Times New Roman" w:hAnsi="Times New Roman" w:cs="Times New Roman"/>
          </w:rPr>
          <w:delText>’</w:delText>
        </w:r>
      </w:del>
      <w:r w:rsidRPr="00401F1C">
        <w:rPr>
          <w:rFonts w:ascii="Times New Roman" w:hAnsi="Times New Roman" w:cs="Times New Roman"/>
        </w:rPr>
        <w:t xml:space="preserve">s. </w:t>
      </w:r>
      <w:del w:id="16983" w:author="Jane Shaw" w:date="2015-10-30T10:14:00Z">
        <w:r w:rsidRPr="00401F1C" w:rsidDel="00233581">
          <w:rPr>
            <w:rFonts w:ascii="Times New Roman" w:hAnsi="Times New Roman" w:cs="Times New Roman"/>
          </w:rPr>
          <w:delText xml:space="preserve">Originally </w:delText>
        </w:r>
      </w:del>
      <w:r w:rsidRPr="00401F1C">
        <w:rPr>
          <w:rFonts w:ascii="Times New Roman" w:hAnsi="Times New Roman" w:cs="Times New Roman"/>
        </w:rPr>
        <w:t xml:space="preserve">It was </w:t>
      </w:r>
      <w:ins w:id="16984" w:author="Jane Shaw" w:date="2015-10-30T10:14:00Z">
        <w:r>
          <w:rPr>
            <w:rFonts w:ascii="Times New Roman" w:hAnsi="Times New Roman" w:cs="Times New Roman"/>
          </w:rPr>
          <w:t xml:space="preserve">originally </w:t>
        </w:r>
      </w:ins>
      <w:r w:rsidRPr="00401F1C">
        <w:rPr>
          <w:rFonts w:ascii="Times New Roman" w:hAnsi="Times New Roman" w:cs="Times New Roman"/>
        </w:rPr>
        <w:t>based on the UN Standard International Trade Classification (SITC)</w:t>
      </w:r>
      <w:del w:id="16985" w:author="Jane Shaw" w:date="2015-10-30T10:14:00Z">
        <w:r w:rsidRPr="00401F1C" w:rsidDel="00233581">
          <w:rPr>
            <w:rFonts w:ascii="Times New Roman" w:hAnsi="Times New Roman" w:cs="Times New Roman"/>
          </w:rPr>
          <w:delText xml:space="preserve"> </w:delText>
        </w:r>
      </w:del>
      <w:r w:rsidRPr="00401F1C">
        <w:rPr>
          <w:rFonts w:ascii="Times New Roman" w:hAnsi="Times New Roman" w:cs="Times New Roman"/>
        </w:rPr>
        <w:t xml:space="preserve">. It includes 683 commodities, </w:t>
      </w:r>
      <w:del w:id="16986" w:author="Jane Shaw" w:date="2015-10-30T10:15:00Z">
        <w:r w:rsidRPr="00401F1C" w:rsidDel="00233581">
          <w:rPr>
            <w:rFonts w:ascii="Times New Roman" w:hAnsi="Times New Roman" w:cs="Times New Roman"/>
          </w:rPr>
          <w:delText xml:space="preserve">grouped </w:delText>
        </w:r>
      </w:del>
      <w:r w:rsidRPr="00401F1C">
        <w:rPr>
          <w:rFonts w:ascii="Times New Roman" w:hAnsi="Times New Roman" w:cs="Times New Roman"/>
        </w:rPr>
        <w:t>in 20 chapters (or groups) and covers crops, livestock and their derived products. It excludes agricultural inputs (</w:t>
      </w:r>
      <w:del w:id="16987" w:author="Jane Shaw" w:date="2015-10-30T10:16:00Z">
        <w:r w:rsidRPr="00401F1C" w:rsidDel="00233581">
          <w:rPr>
            <w:rFonts w:ascii="Times New Roman" w:hAnsi="Times New Roman" w:cs="Times New Roman"/>
          </w:rPr>
          <w:delText xml:space="preserve">such as </w:delText>
        </w:r>
      </w:del>
      <w:ins w:id="16988" w:author="Jane Shaw" w:date="2015-10-30T10:16:00Z">
        <w:r>
          <w:rPr>
            <w:rFonts w:ascii="Times New Roman" w:hAnsi="Times New Roman" w:cs="Times New Roman"/>
          </w:rPr>
          <w:t xml:space="preserve">e.g. </w:t>
        </w:r>
      </w:ins>
      <w:r w:rsidRPr="00401F1C">
        <w:rPr>
          <w:rFonts w:ascii="Times New Roman" w:hAnsi="Times New Roman" w:cs="Times New Roman"/>
        </w:rPr>
        <w:t>fertilizers, pesticides and machinery) and fishery and forest products, for which different classifications and lists are used in FAOSTAT.</w:t>
      </w:r>
    </w:p>
  </w:footnote>
  <w:footnote w:id="60">
    <w:p w14:paraId="38C1F4B4" w14:textId="77777777" w:rsidR="00140222" w:rsidRPr="00401F1C" w:rsidRDefault="00140222" w:rsidP="00401F1C">
      <w:pPr>
        <w:pStyle w:val="Testonotaapidipagina"/>
        <w:rPr>
          <w:rFonts w:ascii="Times New Roman" w:hAnsi="Times New Roman" w:cs="Times New Roman"/>
        </w:rPr>
      </w:pPr>
      <w:r w:rsidRPr="00401F1C">
        <w:rPr>
          <w:rStyle w:val="Rimandonotaapidipagina"/>
          <w:rFonts w:ascii="Times New Roman" w:hAnsi="Times New Roman" w:cs="Times New Roman"/>
        </w:rPr>
        <w:footnoteRef/>
      </w:r>
      <w:r w:rsidRPr="00401F1C">
        <w:rPr>
          <w:rFonts w:ascii="Times New Roman" w:hAnsi="Times New Roman" w:cs="Times New Roman"/>
        </w:rPr>
        <w:t xml:space="preserve"> </w:t>
      </w:r>
      <w:hyperlink r:id="rId4" w:history="1">
        <w:r w:rsidRPr="00401F1C">
          <w:rPr>
            <w:rStyle w:val="Collegamentoipertestuale"/>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61">
    <w:p w14:paraId="03D57031" w14:textId="4C6DD0F2" w:rsidR="00140222" w:rsidRPr="00401F1C" w:rsidRDefault="00140222" w:rsidP="00401F1C">
      <w:pPr>
        <w:pStyle w:val="Testonotaapidipagina"/>
        <w:spacing w:after="0"/>
        <w:rPr>
          <w:rFonts w:ascii="Times New Roman" w:hAnsi="Times New Roman" w:cs="Times New Roman"/>
        </w:rPr>
      </w:pPr>
      <w:r w:rsidRPr="00401F1C">
        <w:rPr>
          <w:rStyle w:val="Rimandonotaapidipagina"/>
          <w:rFonts w:ascii="Times New Roman" w:hAnsi="Times New Roman" w:cs="Times New Roman"/>
        </w:rPr>
        <w:footnoteRef/>
      </w:r>
      <w:r w:rsidRPr="00401F1C">
        <w:rPr>
          <w:rFonts w:ascii="Times New Roman" w:hAnsi="Times New Roman" w:cs="Times New Roman"/>
        </w:rPr>
        <w:t xml:space="preserve"> Products follow the </w:t>
      </w:r>
      <w:ins w:id="17055" w:author="Jane Shaw" w:date="2015-10-30T10:28:00Z">
        <w:r>
          <w:rPr>
            <w:rFonts w:ascii="Times New Roman" w:hAnsi="Times New Roman" w:cs="Times New Roman"/>
          </w:rPr>
          <w:t xml:space="preserve">OECD System of National Accounts </w:t>
        </w:r>
      </w:ins>
      <w:del w:id="17056" w:author="Jane Shaw" w:date="2015-10-30T10:28:00Z">
        <w:r w:rsidRPr="00401F1C" w:rsidDel="00E40474">
          <w:rPr>
            <w:rFonts w:ascii="Times New Roman" w:hAnsi="Times New Roman" w:cs="Times New Roman"/>
          </w:rPr>
          <w:delText xml:space="preserve">SNA </w:delText>
        </w:r>
      </w:del>
      <w:r w:rsidRPr="00401F1C">
        <w:rPr>
          <w:rFonts w:ascii="Times New Roman" w:hAnsi="Times New Roman" w:cs="Times New Roman"/>
        </w:rPr>
        <w:t>definition</w:t>
      </w:r>
      <w:ins w:id="17057" w:author="Jane Shaw" w:date="2015-10-30T10:28:00Z">
        <w:r>
          <w:rPr>
            <w:rFonts w:ascii="Times New Roman" w:hAnsi="Times New Roman" w:cs="Times New Roman"/>
          </w:rPr>
          <w:t>:</w:t>
        </w:r>
      </w:ins>
      <w:r w:rsidRPr="00401F1C">
        <w:rPr>
          <w:rFonts w:ascii="Times New Roman" w:hAnsi="Times New Roman" w:cs="Times New Roman"/>
        </w:rPr>
        <w:t xml:space="preserve"> </w:t>
      </w:r>
      <w:del w:id="17058" w:author="Jane Shaw" w:date="2015-10-30T10:28:00Z">
        <w:r w:rsidRPr="00401F1C" w:rsidDel="00E40474">
          <w:rPr>
            <w:rFonts w:ascii="Times New Roman" w:hAnsi="Times New Roman" w:cs="Times New Roman"/>
          </w:rPr>
          <w:delText xml:space="preserve">i.e. </w:delText>
        </w:r>
      </w:del>
      <w:r w:rsidRPr="00401F1C">
        <w:rPr>
          <w:rFonts w:ascii="Times New Roman" w:hAnsi="Times New Roman" w:cs="Times New Roman"/>
          <w:i/>
        </w:rPr>
        <w:t>all output of economic activities</w:t>
      </w:r>
      <w:r w:rsidRPr="00401F1C">
        <w:rPr>
          <w:rFonts w:ascii="Times New Roman" w:hAnsi="Times New Roman" w:cs="Times New Roman"/>
        </w:rPr>
        <w:t xml:space="preserve"> that can be the object of domestic or international transactions or that can be entered into stocks</w:t>
      </w:r>
      <w:ins w:id="17059" w:author="Jane Shaw" w:date="2015-10-30T10:28:00Z">
        <w:r>
          <w:rPr>
            <w:rFonts w:ascii="Times New Roman" w:hAnsi="Times New Roman" w:cs="Times New Roman"/>
          </w:rPr>
          <w:t>,</w:t>
        </w:r>
      </w:ins>
      <w:r w:rsidRPr="00401F1C">
        <w:rPr>
          <w:rFonts w:ascii="Times New Roman" w:hAnsi="Times New Roman" w:cs="Times New Roman"/>
        </w:rPr>
        <w:t xml:space="preserve"> including transportable goods, non</w:t>
      </w:r>
      <w:ins w:id="17060" w:author="Jane Shaw" w:date="2015-10-30T10:28:00Z">
        <w:r>
          <w:rPr>
            <w:rFonts w:ascii="Times New Roman" w:hAnsi="Times New Roman" w:cs="Times New Roman"/>
          </w:rPr>
          <w:t>-</w:t>
        </w:r>
      </w:ins>
      <w:del w:id="17061" w:author="Jane Shaw" w:date="2015-10-30T10:28:00Z">
        <w:r w:rsidRPr="00401F1C" w:rsidDel="00E40474">
          <w:rPr>
            <w:rFonts w:ascii="Times New Roman" w:hAnsi="Times New Roman" w:cs="Times New Roman"/>
          </w:rPr>
          <w:delText xml:space="preserve"> </w:delText>
        </w:r>
      </w:del>
      <w:r w:rsidRPr="00401F1C">
        <w:rPr>
          <w:rFonts w:ascii="Times New Roman" w:hAnsi="Times New Roman" w:cs="Times New Roman"/>
        </w:rPr>
        <w:t>transportable goods, services and other products.</w:t>
      </w:r>
    </w:p>
  </w:footnote>
  <w:footnote w:id="62">
    <w:p w14:paraId="2E3DB043" w14:textId="77777777" w:rsidR="00140222" w:rsidRPr="002718B1" w:rsidRDefault="00140222">
      <w:pPr>
        <w:rPr>
          <w:rFonts w:ascii="Times New Roman" w:hAnsi="Times New Roman" w:cs="Times New Roman"/>
          <w:sz w:val="20"/>
          <w:szCs w:val="20"/>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5">
        <w:r w:rsidRPr="002718B1">
          <w:rPr>
            <w:rStyle w:val="Collegamentoipertestuale"/>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3">
    <w:p w14:paraId="021A34B2" w14:textId="0110309E" w:rsidR="00140222" w:rsidDel="00EC13FE" w:rsidRDefault="00140222" w:rsidP="00047C50">
      <w:pPr>
        <w:spacing w:after="0"/>
        <w:rPr>
          <w:del w:id="17289" w:author="Jane Shaw" w:date="2015-10-30T12:34:00Z"/>
          <w:rFonts w:ascii="Times New Roman" w:eastAsia="Times New Roman" w:hAnsi="Times New Roman" w:cs="Times New Roman"/>
          <w:sz w:val="20"/>
          <w:szCs w:val="20"/>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ins w:id="17290" w:author="Jane Shaw" w:date="2015-10-30T12:29:00Z">
        <w:r>
          <w:rPr>
            <w:rFonts w:ascii="Times New Roman" w:hAnsi="Times New Roman" w:cs="Times New Roman"/>
            <w:sz w:val="20"/>
            <w:szCs w:val="20"/>
          </w:rPr>
          <w:t xml:space="preserve">In the key method, </w:t>
        </w:r>
      </w:ins>
      <w:r w:rsidRPr="002718B1">
        <w:rPr>
          <w:rFonts w:ascii="Times New Roman" w:eastAsia="Times New Roman" w:hAnsi="Times New Roman" w:cs="Times New Roman"/>
          <w:sz w:val="20"/>
          <w:szCs w:val="20"/>
        </w:rPr>
        <w:t xml:space="preserve">a classification at the lowest aggregation level is </w:t>
      </w:r>
      <w:ins w:id="17291" w:author="Jane Shaw" w:date="2015-10-30T12:29:00Z">
        <w:r>
          <w:rPr>
            <w:rFonts w:ascii="Times New Roman" w:eastAsia="Times New Roman" w:hAnsi="Times New Roman" w:cs="Times New Roman"/>
            <w:sz w:val="20"/>
            <w:szCs w:val="20"/>
          </w:rPr>
          <w:t xml:space="preserve">recoded </w:t>
        </w:r>
      </w:ins>
      <w:r w:rsidRPr="002718B1">
        <w:rPr>
          <w:rFonts w:ascii="Times New Roman" w:eastAsia="Times New Roman" w:hAnsi="Times New Roman" w:cs="Times New Roman"/>
          <w:sz w:val="20"/>
          <w:szCs w:val="20"/>
        </w:rPr>
        <w:t xml:space="preserve">directly </w:t>
      </w:r>
      <w:del w:id="17292" w:author="Jane Shaw" w:date="2015-10-30T12:29:00Z">
        <w:r w:rsidRPr="002718B1" w:rsidDel="009F544E">
          <w:rPr>
            <w:rFonts w:ascii="Times New Roman" w:eastAsia="Times New Roman" w:hAnsi="Times New Roman" w:cs="Times New Roman"/>
            <w:sz w:val="20"/>
            <w:szCs w:val="20"/>
          </w:rPr>
          <w:delText xml:space="preserve">recoded </w:delText>
        </w:r>
      </w:del>
      <w:r w:rsidRPr="002718B1">
        <w:rPr>
          <w:rFonts w:ascii="Times New Roman" w:eastAsia="Times New Roman" w:hAnsi="Times New Roman" w:cs="Times New Roman"/>
          <w:sz w:val="20"/>
          <w:szCs w:val="20"/>
        </w:rPr>
        <w:t>to the revised classification. For example, the old code 12345 is recoded to 56789 and the historical data for 12345 are assigned to 56789. This method</w:t>
      </w:r>
      <w:del w:id="17293" w:author="Jane Shaw" w:date="2015-10-30T12:29:00Z">
        <w:r w:rsidRPr="002718B1" w:rsidDel="009F544E">
          <w:rPr>
            <w:rFonts w:ascii="Times New Roman" w:eastAsia="Times New Roman" w:hAnsi="Times New Roman" w:cs="Times New Roman"/>
            <w:sz w:val="20"/>
            <w:szCs w:val="20"/>
          </w:rPr>
          <w:delText>, also called “</w:delText>
        </w:r>
        <w:r w:rsidRPr="002718B1" w:rsidDel="009F544E">
          <w:rPr>
            <w:rFonts w:ascii="Times New Roman" w:eastAsia="Times New Roman" w:hAnsi="Times New Roman" w:cs="Times New Roman"/>
            <w:i/>
            <w:iCs/>
            <w:sz w:val="20"/>
            <w:szCs w:val="20"/>
          </w:rPr>
          <w:delText>key method</w:delText>
        </w:r>
        <w:r w:rsidRPr="002718B1" w:rsidDel="009F5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assures a straightforward relationship between </w:t>
      </w:r>
      <w:del w:id="17294" w:author="Jane Shaw" w:date="2015-10-30T12:30:00Z">
        <w:r w:rsidRPr="002718B1" w:rsidDel="009F544E">
          <w:rPr>
            <w:rFonts w:ascii="Times New Roman" w:eastAsia="Times New Roman" w:hAnsi="Times New Roman" w:cs="Times New Roman"/>
            <w:sz w:val="20"/>
            <w:szCs w:val="20"/>
          </w:rPr>
          <w:delText xml:space="preserve">the </w:delText>
        </w:r>
      </w:del>
      <w:r w:rsidRPr="002718B1">
        <w:rPr>
          <w:rFonts w:ascii="Times New Roman" w:eastAsia="Times New Roman" w:hAnsi="Times New Roman" w:cs="Times New Roman"/>
          <w:sz w:val="20"/>
          <w:szCs w:val="20"/>
        </w:rPr>
        <w:t xml:space="preserve">old and </w:t>
      </w:r>
      <w:del w:id="17295" w:author="Jane Shaw" w:date="2015-10-30T12:30:00Z">
        <w:r w:rsidRPr="002718B1" w:rsidDel="009F544E">
          <w:rPr>
            <w:rFonts w:ascii="Times New Roman" w:eastAsia="Times New Roman" w:hAnsi="Times New Roman" w:cs="Times New Roman"/>
            <w:sz w:val="20"/>
            <w:szCs w:val="20"/>
          </w:rPr>
          <w:delText xml:space="preserve">the </w:delText>
        </w:r>
      </w:del>
      <w:r w:rsidRPr="002718B1">
        <w:rPr>
          <w:rFonts w:ascii="Times New Roman" w:eastAsia="Times New Roman" w:hAnsi="Times New Roman" w:cs="Times New Roman"/>
          <w:sz w:val="20"/>
          <w:szCs w:val="20"/>
        </w:rPr>
        <w:t xml:space="preserve">new results, as the old data are simply transferred to the new classification. </w:t>
      </w:r>
      <w:ins w:id="17296" w:author="Jane Shaw" w:date="2015-10-30T12:30:00Z">
        <w:r>
          <w:rPr>
            <w:rFonts w:ascii="Times New Roman" w:eastAsia="Times New Roman" w:hAnsi="Times New Roman" w:cs="Times New Roman"/>
            <w:sz w:val="20"/>
            <w:szCs w:val="20"/>
          </w:rPr>
          <w:t xml:space="preserve">However, </w:t>
        </w:r>
      </w:ins>
      <w:r w:rsidRPr="002718B1">
        <w:rPr>
          <w:rFonts w:ascii="Times New Roman" w:eastAsia="Times New Roman" w:hAnsi="Times New Roman" w:cs="Times New Roman"/>
          <w:sz w:val="20"/>
          <w:szCs w:val="20"/>
        </w:rPr>
        <w:t>the process and outcomes should</w:t>
      </w:r>
      <w:del w:id="17297" w:author="Jane Shaw" w:date="2015-10-30T12:30:00Z">
        <w:r w:rsidRPr="002718B1" w:rsidDel="009F544E">
          <w:rPr>
            <w:rFonts w:ascii="Times New Roman" w:eastAsia="Times New Roman" w:hAnsi="Times New Roman" w:cs="Times New Roman"/>
            <w:sz w:val="20"/>
            <w:szCs w:val="20"/>
          </w:rPr>
          <w:delText>, however,</w:delText>
        </w:r>
      </w:del>
      <w:r w:rsidRPr="002718B1">
        <w:rPr>
          <w:rFonts w:ascii="Times New Roman" w:eastAsia="Times New Roman" w:hAnsi="Times New Roman" w:cs="Times New Roman"/>
          <w:sz w:val="20"/>
          <w:szCs w:val="20"/>
        </w:rPr>
        <w:t xml:space="preserve"> be documented and communicated to </w:t>
      </w:r>
      <w:del w:id="17298" w:author="Jane Shaw" w:date="2015-10-30T12:30:00Z">
        <w:r w:rsidRPr="002718B1" w:rsidDel="009F544E">
          <w:rPr>
            <w:rFonts w:ascii="Times New Roman" w:eastAsia="Times New Roman" w:hAnsi="Times New Roman" w:cs="Times New Roman"/>
            <w:sz w:val="20"/>
            <w:szCs w:val="20"/>
          </w:rPr>
          <w:delText xml:space="preserve">the </w:delText>
        </w:r>
      </w:del>
      <w:r w:rsidRPr="002718B1">
        <w:rPr>
          <w:rFonts w:ascii="Times New Roman" w:eastAsia="Times New Roman" w:hAnsi="Times New Roman" w:cs="Times New Roman"/>
          <w:sz w:val="20"/>
          <w:szCs w:val="20"/>
        </w:rPr>
        <w:t xml:space="preserve">users. The </w:t>
      </w:r>
      <w:del w:id="17299" w:author="Jane Shaw" w:date="2015-10-30T12:30:00Z">
        <w:r w:rsidRPr="002718B1" w:rsidDel="009F5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key method</w:t>
      </w:r>
      <w:del w:id="17300" w:author="Jane Shaw" w:date="2015-10-30T12:30:00Z">
        <w:r w:rsidRPr="002718B1" w:rsidDel="009F5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is described in </w:t>
      </w:r>
      <w:del w:id="17301" w:author="Jane Shaw" w:date="2015-10-30T12:34:00Z">
        <w:r w:rsidRPr="002718B1" w:rsidDel="00EC13FE">
          <w:rPr>
            <w:rFonts w:ascii="Times New Roman" w:eastAsia="Times New Roman" w:hAnsi="Times New Roman" w:cs="Times New Roman"/>
            <w:sz w:val="20"/>
            <w:szCs w:val="20"/>
          </w:rPr>
          <w:delText xml:space="preserve">Gert </w:delText>
        </w:r>
      </w:del>
      <w:r w:rsidRPr="002718B1">
        <w:rPr>
          <w:rFonts w:ascii="Times New Roman" w:eastAsia="Times New Roman" w:hAnsi="Times New Roman" w:cs="Times New Roman"/>
          <w:sz w:val="20"/>
          <w:szCs w:val="20"/>
        </w:rPr>
        <w:t xml:space="preserve">Buiten, </w:t>
      </w:r>
      <w:del w:id="17302" w:author="Jane Shaw" w:date="2015-10-30T12:34:00Z">
        <w:r w:rsidRPr="002718B1" w:rsidDel="00EC13FE">
          <w:rPr>
            <w:rFonts w:ascii="Times New Roman" w:eastAsia="Times New Roman" w:hAnsi="Times New Roman" w:cs="Times New Roman"/>
            <w:sz w:val="20"/>
            <w:szCs w:val="20"/>
          </w:rPr>
          <w:delText xml:space="preserve">Jarl </w:delText>
        </w:r>
      </w:del>
      <w:r w:rsidRPr="002718B1">
        <w:rPr>
          <w:rFonts w:ascii="Times New Roman" w:eastAsia="Times New Roman" w:hAnsi="Times New Roman" w:cs="Times New Roman"/>
          <w:sz w:val="20"/>
          <w:szCs w:val="20"/>
        </w:rPr>
        <w:t xml:space="preserve">Kampen and </w:t>
      </w:r>
      <w:del w:id="17303" w:author="Jane Shaw" w:date="2015-10-30T12:34:00Z">
        <w:r w:rsidRPr="002718B1" w:rsidDel="00EC13FE">
          <w:rPr>
            <w:rFonts w:ascii="Times New Roman" w:eastAsia="Times New Roman" w:hAnsi="Times New Roman" w:cs="Times New Roman"/>
            <w:sz w:val="20"/>
            <w:szCs w:val="20"/>
          </w:rPr>
          <w:delText xml:space="preserve">Sidney </w:delText>
        </w:r>
      </w:del>
      <w:r w:rsidRPr="002718B1">
        <w:rPr>
          <w:rFonts w:ascii="Times New Roman" w:eastAsia="Times New Roman" w:hAnsi="Times New Roman" w:cs="Times New Roman"/>
          <w:sz w:val="20"/>
          <w:szCs w:val="20"/>
        </w:rPr>
        <w:t>Vergouw, 2009</w:t>
      </w:r>
      <w:del w:id="17304" w:author="Jane Shaw" w:date="2015-10-30T12:34:00Z">
        <w:r w:rsidRPr="002718B1" w:rsidDel="00EC13FE">
          <w:rPr>
            <w:rFonts w:ascii="Times New Roman" w:eastAsia="Times New Roman" w:hAnsi="Times New Roman" w:cs="Times New Roman"/>
            <w:sz w:val="20"/>
            <w:szCs w:val="20"/>
          </w:rPr>
          <w:delText>, “</w:delText>
        </w:r>
        <w:r w:rsidRPr="002718B1" w:rsidDel="00EC13FE">
          <w:rPr>
            <w:rFonts w:ascii="Times New Roman" w:eastAsia="Times New Roman" w:hAnsi="Times New Roman" w:cs="Times New Roman"/>
            <w:i/>
            <w:iCs/>
            <w:sz w:val="20"/>
            <w:szCs w:val="20"/>
          </w:rPr>
          <w:delText>Producing historical time series for STS-statistics in NACE Rev.2</w:delText>
        </w:r>
        <w:r w:rsidRPr="002718B1" w:rsidDel="00EC13FE">
          <w:rPr>
            <w:rFonts w:ascii="Times New Roman" w:eastAsia="Times New Roman" w:hAnsi="Times New Roman" w:cs="Times New Roman"/>
            <w:sz w:val="20"/>
            <w:szCs w:val="20"/>
          </w:rPr>
          <w:delText xml:space="preserve">”, Discussion paper (09001), Statistics Netherlands. </w:delText>
        </w:r>
      </w:del>
    </w:p>
    <w:p w14:paraId="42644E2E" w14:textId="52928BB5" w:rsidR="00140222" w:rsidRPr="002718B1" w:rsidRDefault="00140222">
      <w:pPr>
        <w:spacing w:after="0"/>
        <w:rPr>
          <w:rFonts w:ascii="Times New Roman" w:hAnsi="Times New Roman" w:cs="Times New Roman"/>
          <w:sz w:val="20"/>
          <w:szCs w:val="20"/>
        </w:rPr>
        <w:pPrChange w:id="17305" w:author="Jane Shaw" w:date="2015-10-30T12:34:00Z">
          <w:pPr/>
        </w:pPrChange>
      </w:pPr>
      <w:del w:id="17306" w:author="Jane Shaw" w:date="2015-10-30T12:34:00Z">
        <w:r w:rsidDel="00EC13FE">
          <w:fldChar w:fldCharType="begin"/>
        </w:r>
        <w:r w:rsidDel="00EC13FE">
          <w:delInstrText xml:space="preserve"> HYPERLINK "http://www.cbs.nl/NR/rdonlyres/A8A9AB3B-37F6-480A-BA76-253979DED22D/0/200901x10pub.pdf" \h </w:delInstrText>
        </w:r>
        <w:r w:rsidDel="00EC13FE">
          <w:fldChar w:fldCharType="separate"/>
        </w:r>
        <w:r w:rsidRPr="002718B1" w:rsidDel="00EC13FE">
          <w:rPr>
            <w:rStyle w:val="Collegamentoipertestuale"/>
            <w:rFonts w:ascii="Times New Roman" w:eastAsia="Times New Roman" w:hAnsi="Times New Roman" w:cs="Times New Roman"/>
            <w:sz w:val="20"/>
            <w:szCs w:val="20"/>
          </w:rPr>
          <w:delText>http://www.cbs.nl/NR/rdonlyres/A8A9AB3B-37F6-480A-BA76-253979DED22D/0/200901x10pub.pdf</w:delText>
        </w:r>
        <w:r w:rsidDel="00EC13FE">
          <w:rPr>
            <w:rStyle w:val="Collegamentoipertestuale"/>
            <w:rFonts w:ascii="Times New Roman" w:eastAsia="Times New Roman" w:hAnsi="Times New Roman" w:cs="Times New Roman"/>
            <w:sz w:val="20"/>
            <w:szCs w:val="20"/>
          </w:rPr>
          <w:fldChar w:fldCharType="end"/>
        </w:r>
      </w:del>
      <w:ins w:id="17307" w:author="Jane Shaw" w:date="2015-10-30T12:34:00Z">
        <w:r>
          <w:rPr>
            <w:rFonts w:ascii="Times New Roman" w:eastAsia="Times New Roman" w:hAnsi="Times New Roman" w:cs="Times New Roman"/>
            <w:sz w:val="20"/>
            <w:szCs w:val="20"/>
          </w:rPr>
          <w:t>.</w:t>
        </w:r>
      </w:ins>
    </w:p>
  </w:footnote>
  <w:footnote w:id="64">
    <w:p w14:paraId="58BC23F7" w14:textId="210021FD" w:rsidR="00140222" w:rsidRPr="002718B1" w:rsidRDefault="00140222">
      <w:pPr>
        <w:rPr>
          <w:rFonts w:ascii="Times New Roman" w:hAnsi="Times New Roman" w:cs="Times New Roman"/>
          <w:sz w:val="20"/>
          <w:szCs w:val="20"/>
        </w:rPr>
      </w:pPr>
      <w:r w:rsidRPr="002718B1">
        <w:rPr>
          <w:rStyle w:val="Rimandonotaapidipagina"/>
          <w:rFonts w:ascii="Times New Roman" w:hAnsi="Times New Roman" w:cs="Times New Roman"/>
          <w:sz w:val="20"/>
          <w:szCs w:val="20"/>
        </w:rPr>
        <w:footnoteRef/>
      </w:r>
      <w:r w:rsidRPr="002718B1">
        <w:rPr>
          <w:rFonts w:ascii="Times New Roman" w:hAnsi="Times New Roman" w:cs="Times New Roman"/>
          <w:sz w:val="20"/>
          <w:szCs w:val="20"/>
        </w:rPr>
        <w:t xml:space="preserve"> </w:t>
      </w:r>
      <w:del w:id="18237" w:author="Jane Shaw" w:date="2015-10-30T17:30:00Z">
        <w:r w:rsidRPr="002718B1" w:rsidDel="000E244E">
          <w:rPr>
            <w:rFonts w:ascii="Times New Roman" w:eastAsia="Times New Roman" w:hAnsi="Times New Roman" w:cs="Times New Roman"/>
            <w:sz w:val="20"/>
            <w:szCs w:val="20"/>
          </w:rPr>
          <w:delText xml:space="preserve">As per </w:delText>
        </w:r>
      </w:del>
      <w:r w:rsidRPr="002718B1">
        <w:rPr>
          <w:rFonts w:ascii="Times New Roman" w:eastAsia="Times New Roman" w:hAnsi="Times New Roman" w:cs="Times New Roman"/>
          <w:sz w:val="20"/>
          <w:szCs w:val="20"/>
        </w:rPr>
        <w:t xml:space="preserve">The </w:t>
      </w:r>
      <w:del w:id="18238" w:author="Jane Shaw" w:date="2015-10-30T17:31:00Z">
        <w:r w:rsidRPr="002718B1" w:rsidDel="000E244E">
          <w:rPr>
            <w:rFonts w:ascii="Times New Roman" w:eastAsia="Times New Roman" w:hAnsi="Times New Roman" w:cs="Times New Roman"/>
            <w:sz w:val="20"/>
            <w:szCs w:val="20"/>
          </w:rPr>
          <w:delText xml:space="preserve">last </w:delText>
        </w:r>
      </w:del>
      <w:ins w:id="18239" w:author="Jane Shaw" w:date="2015-10-30T17:31:00Z">
        <w:r>
          <w:rPr>
            <w:rFonts w:ascii="Times New Roman" w:eastAsia="Times New Roman" w:hAnsi="Times New Roman" w:cs="Times New Roman"/>
            <w:sz w:val="20"/>
            <w:szCs w:val="20"/>
          </w:rPr>
          <w:t xml:space="preserve">previous </w:t>
        </w:r>
      </w:ins>
      <w:r w:rsidRPr="002718B1">
        <w:rPr>
          <w:rFonts w:ascii="Times New Roman" w:eastAsia="Times New Roman" w:hAnsi="Times New Roman" w:cs="Times New Roman"/>
          <w:sz w:val="20"/>
          <w:szCs w:val="20"/>
        </w:rPr>
        <w:t xml:space="preserve">version of </w:t>
      </w:r>
      <w:del w:id="18240" w:author="Jane Shaw" w:date="2015-10-30T17:31:00Z">
        <w:r w:rsidRPr="002718B1" w:rsidDel="000E244E">
          <w:rPr>
            <w:rFonts w:ascii="Times New Roman" w:eastAsia="Times New Roman" w:hAnsi="Times New Roman" w:cs="Times New Roman"/>
            <w:sz w:val="20"/>
            <w:szCs w:val="20"/>
          </w:rPr>
          <w:delText xml:space="preserve">the Food Balance Sheets handbook </w:delText>
        </w:r>
      </w:del>
      <w:ins w:id="18241" w:author="Jane Shaw" w:date="2015-10-30T17:31:00Z">
        <w:r>
          <w:rPr>
            <w:rFonts w:ascii="Times New Roman" w:eastAsia="Times New Roman" w:hAnsi="Times New Roman" w:cs="Times New Roman"/>
            <w:sz w:val="20"/>
            <w:szCs w:val="20"/>
          </w:rPr>
          <w:t xml:space="preserve">this publication </w:t>
        </w:r>
      </w:ins>
      <w:r w:rsidRPr="002718B1">
        <w:rPr>
          <w:rFonts w:ascii="Times New Roman" w:eastAsia="Times New Roman" w:hAnsi="Times New Roman" w:cs="Times New Roman"/>
          <w:sz w:val="20"/>
          <w:szCs w:val="20"/>
        </w:rPr>
        <w:t>(FAO</w:t>
      </w:r>
      <w:ins w:id="18242" w:author="Jane Shaw" w:date="2015-10-30T17:31:00Z">
        <w:r>
          <w:rPr>
            <w:rFonts w:ascii="Times New Roman" w:eastAsia="Times New Roman" w:hAnsi="Times New Roman" w:cs="Times New Roman"/>
            <w:sz w:val="20"/>
            <w:szCs w:val="20"/>
          </w:rPr>
          <w:t>,</w:t>
        </w:r>
      </w:ins>
      <w:del w:id="18243" w:author="Jane Shaw" w:date="2015-10-30T17:31:00Z">
        <w:r w:rsidRPr="002718B1" w:rsidDel="000E2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20</w:t>
      </w:r>
      <w:ins w:id="18244" w:author="Jane Shaw" w:date="2015-10-30T17:31:00Z">
        <w:r>
          <w:rPr>
            <w:rFonts w:ascii="Times New Roman" w:eastAsia="Times New Roman" w:hAnsi="Times New Roman" w:cs="Times New Roman"/>
            <w:sz w:val="20"/>
            <w:szCs w:val="20"/>
          </w:rPr>
          <w:t>0</w:t>
        </w:r>
      </w:ins>
      <w:del w:id="18245" w:author="Jane Shaw" w:date="2015-10-30T17:31:00Z">
        <w:r w:rsidRPr="002718B1" w:rsidDel="000E244E">
          <w:rPr>
            <w:rFonts w:ascii="Times New Roman" w:eastAsia="Times New Roman" w:hAnsi="Times New Roman" w:cs="Times New Roman"/>
            <w:sz w:val="20"/>
            <w:szCs w:val="20"/>
          </w:rPr>
          <w:delText>1</w:delText>
        </w:r>
      </w:del>
      <w:r w:rsidRPr="002718B1">
        <w:rPr>
          <w:rFonts w:ascii="Times New Roman" w:eastAsia="Times New Roman" w:hAnsi="Times New Roman" w:cs="Times New Roman"/>
          <w:sz w:val="20"/>
          <w:szCs w:val="20"/>
        </w:rPr>
        <w:t>1</w:t>
      </w:r>
      <w:del w:id="18246" w:author="Jane Shaw" w:date="2015-10-30T17:31:00Z">
        <w:r w:rsidRPr="002718B1" w:rsidDel="000E244E">
          <w:rPr>
            <w:rFonts w:ascii="Times New Roman" w:eastAsia="Times New Roman" w:hAnsi="Times New Roman" w:cs="Times New Roman"/>
            <w:sz w:val="20"/>
            <w:szCs w:val="20"/>
          </w:rPr>
          <w:delText>. “</w:delText>
        </w:r>
        <w:r w:rsidRPr="002718B1" w:rsidDel="000E244E">
          <w:rPr>
            <w:rFonts w:ascii="Times New Roman" w:eastAsia="Times New Roman" w:hAnsi="Times New Roman" w:cs="Times New Roman"/>
            <w:i/>
            <w:iCs/>
            <w:sz w:val="20"/>
            <w:szCs w:val="20"/>
          </w:rPr>
          <w:delText>Food Balance Sheet: A Handbook</w:delText>
        </w:r>
        <w:r w:rsidRPr="002718B1" w:rsidDel="000E244E">
          <w:rPr>
            <w:rFonts w:ascii="Times New Roman" w:eastAsia="Times New Roman" w:hAnsi="Times New Roman" w:cs="Times New Roman"/>
            <w:sz w:val="20"/>
            <w:szCs w:val="20"/>
          </w:rPr>
          <w:delText xml:space="preserve">” </w:delText>
        </w:r>
        <w:r w:rsidDel="000E244E">
          <w:fldChar w:fldCharType="begin"/>
        </w:r>
        <w:r w:rsidDel="000E244E">
          <w:delInstrText xml:space="preserve"> HYPERLINK "http://www.fao.org/docrep/003/X9892E/X9892E00.HTM" \h </w:delInstrText>
        </w:r>
        <w:r w:rsidDel="000E244E">
          <w:fldChar w:fldCharType="separate"/>
        </w:r>
        <w:r w:rsidRPr="002718B1" w:rsidDel="000E244E">
          <w:rPr>
            <w:rStyle w:val="Collegamentoipertestuale"/>
            <w:rFonts w:ascii="Times New Roman" w:eastAsia="Times New Roman" w:hAnsi="Times New Roman" w:cs="Times New Roman"/>
            <w:sz w:val="20"/>
            <w:szCs w:val="20"/>
          </w:rPr>
          <w:delText>http://www.fao.org/docrep/003/X9892E/X9892E00.HTM</w:delText>
        </w:r>
        <w:r w:rsidDel="000E244E">
          <w:rPr>
            <w:rStyle w:val="Collegamentoipertestuale"/>
            <w:rFonts w:ascii="Times New Roman" w:eastAsia="Times New Roman" w:hAnsi="Times New Roman" w:cs="Times New Roman"/>
            <w:sz w:val="20"/>
            <w:szCs w:val="20"/>
          </w:rPr>
          <w:fldChar w:fldCharType="end"/>
        </w:r>
      </w:del>
      <w:r w:rsidRPr="002718B1">
        <w:rPr>
          <w:rFonts w:ascii="Times New Roman" w:eastAsia="Times New Roman" w:hAnsi="Times New Roman" w:cs="Times New Roman"/>
          <w:sz w:val="20"/>
          <w:szCs w:val="20"/>
        </w:rPr>
        <w:t>)</w:t>
      </w:r>
      <w:del w:id="18247" w:author="Jane Shaw" w:date="2015-10-30T17:40:00Z">
        <w:r w:rsidRPr="002718B1" w:rsidDel="00234388">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w:t>
      </w:r>
      <w:ins w:id="18248" w:author="Jane Shaw" w:date="2015-10-30T17:31:00Z">
        <w:r>
          <w:rPr>
            <w:rFonts w:ascii="Times New Roman" w:eastAsia="Times New Roman" w:hAnsi="Times New Roman" w:cs="Times New Roman"/>
            <w:sz w:val="20"/>
            <w:szCs w:val="20"/>
          </w:rPr>
          <w:t xml:space="preserve">defines </w:t>
        </w:r>
      </w:ins>
      <w:r w:rsidRPr="002718B1">
        <w:rPr>
          <w:rFonts w:ascii="Times New Roman" w:eastAsia="Times New Roman" w:hAnsi="Times New Roman" w:cs="Times New Roman"/>
          <w:sz w:val="20"/>
          <w:szCs w:val="20"/>
        </w:rPr>
        <w:t xml:space="preserve">fish and fisheries products </w:t>
      </w:r>
      <w:ins w:id="18249" w:author="Jane Shaw" w:date="2015-10-30T17:31:00Z">
        <w:r>
          <w:rPr>
            <w:rFonts w:ascii="Times New Roman" w:eastAsia="Times New Roman" w:hAnsi="Times New Roman" w:cs="Times New Roman"/>
            <w:sz w:val="20"/>
            <w:szCs w:val="20"/>
          </w:rPr>
          <w:t xml:space="preserve">to </w:t>
        </w:r>
      </w:ins>
      <w:r w:rsidRPr="002718B1">
        <w:rPr>
          <w:rFonts w:ascii="Times New Roman" w:eastAsia="Times New Roman" w:hAnsi="Times New Roman" w:cs="Times New Roman"/>
          <w:sz w:val="20"/>
          <w:szCs w:val="20"/>
        </w:rPr>
        <w:t>include</w:t>
      </w:r>
      <w:del w:id="18250" w:author="Jane Shaw" w:date="2015-10-30T17:31:00Z">
        <w:r w:rsidRPr="002718B1" w:rsidDel="000E2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freshwater fish, demersal fish, pelagic fish, crustaceans, molluscs, aquatic mammals meat, </w:t>
      </w:r>
      <w:ins w:id="18251" w:author="Jane Shaw" w:date="2015-10-30T17:31:00Z">
        <w:r>
          <w:rPr>
            <w:rFonts w:ascii="Times New Roman" w:eastAsia="Times New Roman" w:hAnsi="Times New Roman" w:cs="Times New Roman"/>
            <w:sz w:val="20"/>
            <w:szCs w:val="20"/>
          </w:rPr>
          <w:t xml:space="preserve">and </w:t>
        </w:r>
      </w:ins>
      <w:r w:rsidRPr="002718B1">
        <w:rPr>
          <w:rFonts w:ascii="Times New Roman" w:eastAsia="Times New Roman" w:hAnsi="Times New Roman" w:cs="Times New Roman"/>
          <w:sz w:val="20"/>
          <w:szCs w:val="20"/>
        </w:rPr>
        <w:t xml:space="preserve">aquatic plants. </w:t>
      </w:r>
      <w:ins w:id="18252" w:author="Jane Shaw" w:date="2015-10-30T17:32:00Z">
        <w:r>
          <w:rPr>
            <w:rFonts w:ascii="Times New Roman" w:eastAsia="Times New Roman" w:hAnsi="Times New Roman" w:cs="Times New Roman"/>
            <w:sz w:val="20"/>
            <w:szCs w:val="20"/>
          </w:rPr>
          <w:t xml:space="preserve">Data on </w:t>
        </w:r>
      </w:ins>
      <w:r w:rsidRPr="002718B1">
        <w:rPr>
          <w:rFonts w:ascii="Times New Roman" w:eastAsia="Times New Roman" w:hAnsi="Times New Roman" w:cs="Times New Roman"/>
          <w:sz w:val="20"/>
          <w:szCs w:val="20"/>
        </w:rPr>
        <w:t>th</w:t>
      </w:r>
      <w:ins w:id="18253" w:author="Jane Shaw" w:date="2015-10-30T17:31:00Z">
        <w:r>
          <w:rPr>
            <w:rFonts w:ascii="Times New Roman" w:eastAsia="Times New Roman" w:hAnsi="Times New Roman" w:cs="Times New Roman"/>
            <w:sz w:val="20"/>
            <w:szCs w:val="20"/>
          </w:rPr>
          <w:t>e</w:t>
        </w:r>
      </w:ins>
      <w:del w:id="18254" w:author="Jane Shaw" w:date="2015-10-30T17:31:00Z">
        <w:r w:rsidRPr="002718B1" w:rsidDel="000E244E">
          <w:rPr>
            <w:rFonts w:ascii="Times New Roman" w:eastAsia="Times New Roman" w:hAnsi="Times New Roman" w:cs="Times New Roman"/>
            <w:sz w:val="20"/>
            <w:szCs w:val="20"/>
          </w:rPr>
          <w:delText>o</w:delText>
        </w:r>
      </w:del>
      <w:r w:rsidRPr="002718B1">
        <w:rPr>
          <w:rFonts w:ascii="Times New Roman" w:eastAsia="Times New Roman" w:hAnsi="Times New Roman" w:cs="Times New Roman"/>
          <w:sz w:val="20"/>
          <w:szCs w:val="20"/>
        </w:rPr>
        <w:t xml:space="preserve">se products are not available in </w:t>
      </w:r>
      <w:ins w:id="18255" w:author="Jane Shaw" w:date="2015-10-30T17:31:00Z">
        <w:r>
          <w:rPr>
            <w:rFonts w:ascii="Times New Roman" w:eastAsia="Times New Roman" w:hAnsi="Times New Roman" w:cs="Times New Roman"/>
            <w:sz w:val="20"/>
            <w:szCs w:val="20"/>
          </w:rPr>
          <w:t xml:space="preserve">the </w:t>
        </w:r>
      </w:ins>
      <w:r w:rsidRPr="002718B1">
        <w:rPr>
          <w:rFonts w:ascii="Times New Roman" w:eastAsia="Times New Roman" w:hAnsi="Times New Roman" w:cs="Times New Roman"/>
          <w:sz w:val="20"/>
          <w:szCs w:val="20"/>
        </w:rPr>
        <w:t>FCL</w:t>
      </w:r>
      <w:ins w:id="18256" w:author="Jane Shaw" w:date="2015-10-30T17:32:00Z">
        <w:r>
          <w:rPr>
            <w:rFonts w:ascii="Times New Roman" w:eastAsia="Times New Roman" w:hAnsi="Times New Roman" w:cs="Times New Roman"/>
            <w:sz w:val="20"/>
            <w:szCs w:val="20"/>
          </w:rPr>
          <w:t xml:space="preserve"> and are</w:t>
        </w:r>
      </w:ins>
      <w:del w:id="18257" w:author="Jane Shaw" w:date="2015-10-30T17:32:00Z">
        <w:r w:rsidRPr="002718B1" w:rsidDel="000E2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not owned by ESS</w:t>
      </w:r>
      <w:ins w:id="18258" w:author="Jane Shaw" w:date="2015-10-30T17:32:00Z">
        <w:r>
          <w:rPr>
            <w:rFonts w:ascii="Times New Roman" w:eastAsia="Times New Roman" w:hAnsi="Times New Roman" w:cs="Times New Roman"/>
            <w:sz w:val="20"/>
            <w:szCs w:val="20"/>
          </w:rPr>
          <w:t>;</w:t>
        </w:r>
      </w:ins>
      <w:del w:id="18259" w:author="Jane Shaw" w:date="2015-10-30T17:32:00Z">
        <w:r w:rsidRPr="002718B1" w:rsidDel="000E244E">
          <w:rPr>
            <w:rFonts w:ascii="Times New Roman" w:eastAsia="Times New Roman" w:hAnsi="Times New Roman" w:cs="Times New Roman"/>
            <w:sz w:val="20"/>
            <w:szCs w:val="20"/>
          </w:rPr>
          <w:delText>,</w:delText>
        </w:r>
      </w:del>
      <w:r w:rsidRPr="002718B1">
        <w:rPr>
          <w:rFonts w:ascii="Times New Roman" w:eastAsia="Times New Roman" w:hAnsi="Times New Roman" w:cs="Times New Roman"/>
          <w:sz w:val="20"/>
          <w:szCs w:val="20"/>
        </w:rPr>
        <w:t xml:space="preserve"> </w:t>
      </w:r>
      <w:del w:id="18260" w:author="Jane Shaw" w:date="2015-10-30T17:32:00Z">
        <w:r w:rsidRPr="002718B1" w:rsidDel="000E244E">
          <w:rPr>
            <w:rFonts w:ascii="Times New Roman" w:eastAsia="Times New Roman" w:hAnsi="Times New Roman" w:cs="Times New Roman"/>
            <w:sz w:val="20"/>
            <w:szCs w:val="20"/>
          </w:rPr>
          <w:delText xml:space="preserve">and </w:delText>
        </w:r>
      </w:del>
      <w:r w:rsidRPr="002718B1">
        <w:rPr>
          <w:rFonts w:ascii="Times New Roman" w:eastAsia="Times New Roman" w:hAnsi="Times New Roman" w:cs="Times New Roman"/>
          <w:sz w:val="20"/>
          <w:szCs w:val="20"/>
        </w:rPr>
        <w:t xml:space="preserve">definitions </w:t>
      </w:r>
      <w:del w:id="18261" w:author="Jane Shaw" w:date="2015-10-30T17:32:00Z">
        <w:r w:rsidRPr="002718B1" w:rsidDel="000E244E">
          <w:rPr>
            <w:rFonts w:ascii="Times New Roman" w:eastAsia="Times New Roman" w:hAnsi="Times New Roman" w:cs="Times New Roman"/>
            <w:sz w:val="20"/>
            <w:szCs w:val="20"/>
          </w:rPr>
          <w:delText xml:space="preserve">might </w:delText>
        </w:r>
      </w:del>
      <w:ins w:id="18262" w:author="Jane Shaw" w:date="2015-10-30T17:32:00Z">
        <w:r>
          <w:rPr>
            <w:rFonts w:ascii="Times New Roman" w:eastAsia="Times New Roman" w:hAnsi="Times New Roman" w:cs="Times New Roman"/>
            <w:sz w:val="20"/>
            <w:szCs w:val="20"/>
          </w:rPr>
          <w:t xml:space="preserve">may </w:t>
        </w:r>
      </w:ins>
      <w:r w:rsidRPr="002718B1">
        <w:rPr>
          <w:rFonts w:ascii="Times New Roman" w:eastAsia="Times New Roman" w:hAnsi="Times New Roman" w:cs="Times New Roman"/>
          <w:sz w:val="20"/>
          <w:szCs w:val="20"/>
        </w:rPr>
        <w:t xml:space="preserve">be provided by the </w:t>
      </w:r>
      <w:ins w:id="18263" w:author="Jane Shaw" w:date="2015-10-30T17:32:00Z">
        <w:r>
          <w:rPr>
            <w:rFonts w:ascii="Times New Roman" w:eastAsia="Times New Roman" w:hAnsi="Times New Roman" w:cs="Times New Roman"/>
            <w:sz w:val="20"/>
            <w:szCs w:val="20"/>
          </w:rPr>
          <w:t xml:space="preserve">FAO </w:t>
        </w:r>
      </w:ins>
      <w:r w:rsidRPr="002718B1">
        <w:rPr>
          <w:rFonts w:ascii="Times New Roman" w:eastAsia="Times New Roman" w:hAnsi="Times New Roman" w:cs="Times New Roman"/>
          <w:sz w:val="20"/>
          <w:szCs w:val="20"/>
        </w:rPr>
        <w:t>Fisher</w:t>
      </w:r>
      <w:ins w:id="18264" w:author="Jane Shaw" w:date="2015-10-30T17:35:00Z">
        <w:r>
          <w:rPr>
            <w:rFonts w:ascii="Times New Roman" w:eastAsia="Times New Roman" w:hAnsi="Times New Roman" w:cs="Times New Roman"/>
            <w:sz w:val="20"/>
            <w:szCs w:val="20"/>
          </w:rPr>
          <w:t>ies and Aquaculture</w:t>
        </w:r>
      </w:ins>
      <w:del w:id="18265" w:author="Jane Shaw" w:date="2015-10-30T17:35:00Z">
        <w:r w:rsidRPr="002718B1" w:rsidDel="000E244E">
          <w:rPr>
            <w:rFonts w:ascii="Times New Roman" w:eastAsia="Times New Roman" w:hAnsi="Times New Roman" w:cs="Times New Roman"/>
            <w:sz w:val="20"/>
            <w:szCs w:val="20"/>
          </w:rPr>
          <w:delText>y</w:delText>
        </w:r>
      </w:del>
      <w:r w:rsidRPr="002718B1">
        <w:rPr>
          <w:rFonts w:ascii="Times New Roman" w:eastAsia="Times New Roman" w:hAnsi="Times New Roman" w:cs="Times New Roman"/>
          <w:sz w:val="20"/>
          <w:szCs w:val="20"/>
        </w:rPr>
        <w:t xml:space="preserve"> Department if needed.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Titolo2"/>
      <w:suff w:val="nothing"/>
      <w:lvlText w:val=""/>
      <w:lvlJc w:val="left"/>
      <w:pPr>
        <w:tabs>
          <w:tab w:val="num" w:pos="0"/>
        </w:tabs>
        <w:ind w:left="576" w:hanging="576"/>
      </w:pPr>
    </w:lvl>
    <w:lvl w:ilvl="2">
      <w:start w:val="1"/>
      <w:numFmt w:val="none"/>
      <w:pStyle w:val="Titolo3"/>
      <w:suff w:val="nothing"/>
      <w:lvlText w:val=""/>
      <w:lvlJc w:val="left"/>
      <w:pPr>
        <w:tabs>
          <w:tab w:val="num" w:pos="0"/>
        </w:tabs>
        <w:ind w:left="720" w:hanging="720"/>
      </w:pPr>
    </w:lvl>
    <w:lvl w:ilvl="3">
      <w:start w:val="1"/>
      <w:numFmt w:val="none"/>
      <w:pStyle w:val="Titolo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063A"/>
    <w:multiLevelType w:val="hybridMultilevel"/>
    <w:tmpl w:val="38E41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1">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D30622A"/>
    <w:multiLevelType w:val="hybridMultilevel"/>
    <w:tmpl w:val="480AF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8">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A87207"/>
    <w:multiLevelType w:val="hybridMultilevel"/>
    <w:tmpl w:val="8106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8">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3">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4A848CE"/>
    <w:multiLevelType w:val="hybridMultilevel"/>
    <w:tmpl w:val="76BA4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5">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8">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20"/>
  </w:num>
  <w:num w:numId="4">
    <w:abstractNumId w:val="1"/>
  </w:num>
  <w:num w:numId="5">
    <w:abstractNumId w:val="28"/>
  </w:num>
  <w:num w:numId="6">
    <w:abstractNumId w:val="33"/>
  </w:num>
  <w:num w:numId="7">
    <w:abstractNumId w:val="61"/>
  </w:num>
  <w:num w:numId="8">
    <w:abstractNumId w:val="63"/>
  </w:num>
  <w:num w:numId="9">
    <w:abstractNumId w:val="67"/>
  </w:num>
  <w:num w:numId="10">
    <w:abstractNumId w:val="57"/>
  </w:num>
  <w:num w:numId="11">
    <w:abstractNumId w:val="37"/>
  </w:num>
  <w:num w:numId="12">
    <w:abstractNumId w:val="48"/>
  </w:num>
  <w:num w:numId="13">
    <w:abstractNumId w:val="59"/>
  </w:num>
  <w:num w:numId="14">
    <w:abstractNumId w:val="19"/>
  </w:num>
  <w:num w:numId="15">
    <w:abstractNumId w:val="26"/>
  </w:num>
  <w:num w:numId="16">
    <w:abstractNumId w:val="41"/>
  </w:num>
  <w:num w:numId="17">
    <w:abstractNumId w:val="44"/>
  </w:num>
  <w:num w:numId="18">
    <w:abstractNumId w:val="62"/>
  </w:num>
  <w:num w:numId="19">
    <w:abstractNumId w:val="21"/>
  </w:num>
  <w:num w:numId="20">
    <w:abstractNumId w:val="40"/>
  </w:num>
  <w:num w:numId="21">
    <w:abstractNumId w:val="58"/>
  </w:num>
  <w:num w:numId="22">
    <w:abstractNumId w:val="23"/>
  </w:num>
  <w:num w:numId="23">
    <w:abstractNumId w:val="39"/>
  </w:num>
  <w:num w:numId="24">
    <w:abstractNumId w:val="11"/>
  </w:num>
  <w:num w:numId="25">
    <w:abstractNumId w:val="65"/>
  </w:num>
  <w:num w:numId="26">
    <w:abstractNumId w:val="64"/>
  </w:num>
  <w:num w:numId="27">
    <w:abstractNumId w:val="18"/>
  </w:num>
  <w:num w:numId="28">
    <w:abstractNumId w:val="35"/>
  </w:num>
  <w:num w:numId="29">
    <w:abstractNumId w:val="60"/>
  </w:num>
  <w:num w:numId="30">
    <w:abstractNumId w:val="0"/>
  </w:num>
  <w:num w:numId="31">
    <w:abstractNumId w:val="34"/>
  </w:num>
  <w:num w:numId="32">
    <w:abstractNumId w:val="66"/>
  </w:num>
  <w:num w:numId="33">
    <w:abstractNumId w:val="16"/>
  </w:num>
  <w:num w:numId="34">
    <w:abstractNumId w:val="14"/>
  </w:num>
  <w:num w:numId="35">
    <w:abstractNumId w:val="25"/>
  </w:num>
  <w:num w:numId="36">
    <w:abstractNumId w:val="22"/>
  </w:num>
  <w:num w:numId="37">
    <w:abstractNumId w:val="17"/>
  </w:num>
  <w:num w:numId="38">
    <w:abstractNumId w:val="55"/>
  </w:num>
  <w:num w:numId="39">
    <w:abstractNumId w:val="31"/>
  </w:num>
  <w:num w:numId="40">
    <w:abstractNumId w:val="45"/>
  </w:num>
  <w:num w:numId="41">
    <w:abstractNumId w:val="47"/>
  </w:num>
  <w:num w:numId="42">
    <w:abstractNumId w:val="46"/>
  </w:num>
  <w:num w:numId="43">
    <w:abstractNumId w:val="12"/>
  </w:num>
  <w:num w:numId="44">
    <w:abstractNumId w:val="56"/>
  </w:num>
  <w:num w:numId="45">
    <w:abstractNumId w:val="13"/>
  </w:num>
  <w:num w:numId="46">
    <w:abstractNumId w:val="36"/>
  </w:num>
  <w:num w:numId="47">
    <w:abstractNumId w:val="49"/>
  </w:num>
  <w:num w:numId="48">
    <w:abstractNumId w:val="43"/>
  </w:num>
  <w:num w:numId="49">
    <w:abstractNumId w:val="38"/>
  </w:num>
  <w:num w:numId="50">
    <w:abstractNumId w:val="27"/>
  </w:num>
  <w:num w:numId="51">
    <w:abstractNumId w:val="51"/>
  </w:num>
  <w:num w:numId="52">
    <w:abstractNumId w:val="68"/>
  </w:num>
  <w:num w:numId="53">
    <w:abstractNumId w:val="53"/>
  </w:num>
  <w:num w:numId="54">
    <w:abstractNumId w:val="50"/>
  </w:num>
  <w:num w:numId="55">
    <w:abstractNumId w:val="30"/>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9"/>
  </w:num>
  <w:num w:numId="60">
    <w:abstractNumId w:val="15"/>
  </w:num>
  <w:num w:numId="61">
    <w:abstractNumId w:val="52"/>
  </w:num>
  <w:num w:numId="62">
    <w:abstractNumId w:val="32"/>
  </w:num>
  <w:num w:numId="63">
    <w:abstractNumId w:val="2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77"/>
  <w:embedSystemFonts/>
  <w:revisionView w:markup="0"/>
  <w:trackRevisions/>
  <w:defaultTabStop w:val="720"/>
  <w:hyphenationZone w:val="283"/>
  <w:defaultTableStyle w:val="Normale"/>
  <w:drawingGridHorizontalSpacing w:val="110"/>
  <w:drawingGridVerticalSpacing w:val="0"/>
  <w:displayHorizontalDrawingGridEvery w:val="0"/>
  <w:displayVerticalDrawingGridEvery w:val="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
  <w:rsids>
    <w:rsidRoot w:val="008870CD"/>
    <w:rsid w:val="0000157E"/>
    <w:rsid w:val="00006704"/>
    <w:rsid w:val="000113E8"/>
    <w:rsid w:val="00012D72"/>
    <w:rsid w:val="00014970"/>
    <w:rsid w:val="000154A1"/>
    <w:rsid w:val="000264F4"/>
    <w:rsid w:val="00026618"/>
    <w:rsid w:val="00034C78"/>
    <w:rsid w:val="00035558"/>
    <w:rsid w:val="00035849"/>
    <w:rsid w:val="00035AF3"/>
    <w:rsid w:val="00040401"/>
    <w:rsid w:val="000412EE"/>
    <w:rsid w:val="000421CD"/>
    <w:rsid w:val="0004288A"/>
    <w:rsid w:val="0004295B"/>
    <w:rsid w:val="00044544"/>
    <w:rsid w:val="00044930"/>
    <w:rsid w:val="00045F7A"/>
    <w:rsid w:val="00047794"/>
    <w:rsid w:val="00047C50"/>
    <w:rsid w:val="00047D3A"/>
    <w:rsid w:val="00051134"/>
    <w:rsid w:val="0005314F"/>
    <w:rsid w:val="00054A22"/>
    <w:rsid w:val="00056604"/>
    <w:rsid w:val="0006088D"/>
    <w:rsid w:val="000622DB"/>
    <w:rsid w:val="00062783"/>
    <w:rsid w:val="00065285"/>
    <w:rsid w:val="0006531E"/>
    <w:rsid w:val="00067AD1"/>
    <w:rsid w:val="0007321F"/>
    <w:rsid w:val="0007718B"/>
    <w:rsid w:val="00080FCA"/>
    <w:rsid w:val="00082617"/>
    <w:rsid w:val="000854D5"/>
    <w:rsid w:val="000867EB"/>
    <w:rsid w:val="000903B3"/>
    <w:rsid w:val="0009071C"/>
    <w:rsid w:val="00090BA3"/>
    <w:rsid w:val="00091628"/>
    <w:rsid w:val="00092626"/>
    <w:rsid w:val="00093B2C"/>
    <w:rsid w:val="000965D6"/>
    <w:rsid w:val="00096776"/>
    <w:rsid w:val="000A11FE"/>
    <w:rsid w:val="000A283D"/>
    <w:rsid w:val="000A2AA8"/>
    <w:rsid w:val="000A4BBB"/>
    <w:rsid w:val="000A5874"/>
    <w:rsid w:val="000A58EC"/>
    <w:rsid w:val="000B0B18"/>
    <w:rsid w:val="000B2348"/>
    <w:rsid w:val="000B3390"/>
    <w:rsid w:val="000B360D"/>
    <w:rsid w:val="000B5477"/>
    <w:rsid w:val="000B5565"/>
    <w:rsid w:val="000B5D54"/>
    <w:rsid w:val="000C1376"/>
    <w:rsid w:val="000C27B0"/>
    <w:rsid w:val="000C352D"/>
    <w:rsid w:val="000C402C"/>
    <w:rsid w:val="000C422B"/>
    <w:rsid w:val="000C4D1A"/>
    <w:rsid w:val="000D222D"/>
    <w:rsid w:val="000D39E8"/>
    <w:rsid w:val="000D4387"/>
    <w:rsid w:val="000D647C"/>
    <w:rsid w:val="000D7CE4"/>
    <w:rsid w:val="000E04AD"/>
    <w:rsid w:val="000E09CE"/>
    <w:rsid w:val="000E13C3"/>
    <w:rsid w:val="000E244E"/>
    <w:rsid w:val="000E2E21"/>
    <w:rsid w:val="000E3FFA"/>
    <w:rsid w:val="000E49A5"/>
    <w:rsid w:val="000E5990"/>
    <w:rsid w:val="000F0712"/>
    <w:rsid w:val="000F0B1C"/>
    <w:rsid w:val="000F1ED9"/>
    <w:rsid w:val="000F35E3"/>
    <w:rsid w:val="000F3E6C"/>
    <w:rsid w:val="000F5725"/>
    <w:rsid w:val="000F7CB4"/>
    <w:rsid w:val="00100B95"/>
    <w:rsid w:val="001013B2"/>
    <w:rsid w:val="00102789"/>
    <w:rsid w:val="00102F01"/>
    <w:rsid w:val="00103DD9"/>
    <w:rsid w:val="001044A8"/>
    <w:rsid w:val="0010677F"/>
    <w:rsid w:val="001068E3"/>
    <w:rsid w:val="00110D2C"/>
    <w:rsid w:val="00110D9F"/>
    <w:rsid w:val="00111DB4"/>
    <w:rsid w:val="00113D03"/>
    <w:rsid w:val="00114A21"/>
    <w:rsid w:val="00114FE2"/>
    <w:rsid w:val="00115347"/>
    <w:rsid w:val="00117B5A"/>
    <w:rsid w:val="001207A8"/>
    <w:rsid w:val="00121C3C"/>
    <w:rsid w:val="00122211"/>
    <w:rsid w:val="0012234B"/>
    <w:rsid w:val="00122558"/>
    <w:rsid w:val="00125250"/>
    <w:rsid w:val="00126B0D"/>
    <w:rsid w:val="00126CAE"/>
    <w:rsid w:val="00130B6A"/>
    <w:rsid w:val="001325A4"/>
    <w:rsid w:val="00133148"/>
    <w:rsid w:val="001339CB"/>
    <w:rsid w:val="00133D49"/>
    <w:rsid w:val="0013404F"/>
    <w:rsid w:val="001353F6"/>
    <w:rsid w:val="001374C2"/>
    <w:rsid w:val="0013760B"/>
    <w:rsid w:val="00140222"/>
    <w:rsid w:val="001417E9"/>
    <w:rsid w:val="00145DE3"/>
    <w:rsid w:val="001476EE"/>
    <w:rsid w:val="00147ACF"/>
    <w:rsid w:val="00150B54"/>
    <w:rsid w:val="0015461D"/>
    <w:rsid w:val="00155602"/>
    <w:rsid w:val="00155B4D"/>
    <w:rsid w:val="001562E7"/>
    <w:rsid w:val="0015692F"/>
    <w:rsid w:val="00156C87"/>
    <w:rsid w:val="00160985"/>
    <w:rsid w:val="00166939"/>
    <w:rsid w:val="00166BD9"/>
    <w:rsid w:val="00167B6D"/>
    <w:rsid w:val="00167EE5"/>
    <w:rsid w:val="001715B6"/>
    <w:rsid w:val="00171E58"/>
    <w:rsid w:val="00172852"/>
    <w:rsid w:val="00176595"/>
    <w:rsid w:val="00177E45"/>
    <w:rsid w:val="0018088A"/>
    <w:rsid w:val="001844FB"/>
    <w:rsid w:val="00184AEA"/>
    <w:rsid w:val="001860EF"/>
    <w:rsid w:val="00193156"/>
    <w:rsid w:val="001939D9"/>
    <w:rsid w:val="00193C4B"/>
    <w:rsid w:val="00194FEC"/>
    <w:rsid w:val="00197EAF"/>
    <w:rsid w:val="001A06C5"/>
    <w:rsid w:val="001A0A93"/>
    <w:rsid w:val="001A1EA5"/>
    <w:rsid w:val="001A3666"/>
    <w:rsid w:val="001A3D6A"/>
    <w:rsid w:val="001A4B88"/>
    <w:rsid w:val="001A4C27"/>
    <w:rsid w:val="001A6A91"/>
    <w:rsid w:val="001B0417"/>
    <w:rsid w:val="001B273F"/>
    <w:rsid w:val="001B455D"/>
    <w:rsid w:val="001B56EC"/>
    <w:rsid w:val="001B671E"/>
    <w:rsid w:val="001C04E0"/>
    <w:rsid w:val="001C17C4"/>
    <w:rsid w:val="001C1A41"/>
    <w:rsid w:val="001C1D8B"/>
    <w:rsid w:val="001C2BE9"/>
    <w:rsid w:val="001C3696"/>
    <w:rsid w:val="001C596C"/>
    <w:rsid w:val="001D084C"/>
    <w:rsid w:val="001D4DCC"/>
    <w:rsid w:val="001D5D1E"/>
    <w:rsid w:val="001D6393"/>
    <w:rsid w:val="001D6E84"/>
    <w:rsid w:val="001E04B4"/>
    <w:rsid w:val="001E2220"/>
    <w:rsid w:val="001E58EB"/>
    <w:rsid w:val="001E593E"/>
    <w:rsid w:val="001E5E13"/>
    <w:rsid w:val="001E6920"/>
    <w:rsid w:val="001F1472"/>
    <w:rsid w:val="001F1599"/>
    <w:rsid w:val="001F19C9"/>
    <w:rsid w:val="001F1B90"/>
    <w:rsid w:val="001F3217"/>
    <w:rsid w:val="001F5200"/>
    <w:rsid w:val="001F5BFB"/>
    <w:rsid w:val="001F6212"/>
    <w:rsid w:val="00202E4D"/>
    <w:rsid w:val="00203A5F"/>
    <w:rsid w:val="00204903"/>
    <w:rsid w:val="00205C7A"/>
    <w:rsid w:val="00205D58"/>
    <w:rsid w:val="00210FE5"/>
    <w:rsid w:val="002173B6"/>
    <w:rsid w:val="00222AC0"/>
    <w:rsid w:val="00223221"/>
    <w:rsid w:val="002243BE"/>
    <w:rsid w:val="00225723"/>
    <w:rsid w:val="0023197B"/>
    <w:rsid w:val="00232C5E"/>
    <w:rsid w:val="00233581"/>
    <w:rsid w:val="00233F4B"/>
    <w:rsid w:val="00234388"/>
    <w:rsid w:val="00237BAB"/>
    <w:rsid w:val="00242EDA"/>
    <w:rsid w:val="00243BC9"/>
    <w:rsid w:val="00243F4A"/>
    <w:rsid w:val="00245A2C"/>
    <w:rsid w:val="00251267"/>
    <w:rsid w:val="002515C7"/>
    <w:rsid w:val="00251B1F"/>
    <w:rsid w:val="00253A13"/>
    <w:rsid w:val="0025639D"/>
    <w:rsid w:val="00257024"/>
    <w:rsid w:val="002609CC"/>
    <w:rsid w:val="00261901"/>
    <w:rsid w:val="00261AA2"/>
    <w:rsid w:val="002621ED"/>
    <w:rsid w:val="002629C5"/>
    <w:rsid w:val="00265F9B"/>
    <w:rsid w:val="00267710"/>
    <w:rsid w:val="00270698"/>
    <w:rsid w:val="002718B1"/>
    <w:rsid w:val="002725F4"/>
    <w:rsid w:val="0027400A"/>
    <w:rsid w:val="002744C3"/>
    <w:rsid w:val="00277851"/>
    <w:rsid w:val="002803E5"/>
    <w:rsid w:val="00290A92"/>
    <w:rsid w:val="00290A95"/>
    <w:rsid w:val="00290B9B"/>
    <w:rsid w:val="00291B6A"/>
    <w:rsid w:val="00293D23"/>
    <w:rsid w:val="00295276"/>
    <w:rsid w:val="00296DE8"/>
    <w:rsid w:val="002A057A"/>
    <w:rsid w:val="002A081E"/>
    <w:rsid w:val="002A1563"/>
    <w:rsid w:val="002A21CB"/>
    <w:rsid w:val="002A46D7"/>
    <w:rsid w:val="002A60C4"/>
    <w:rsid w:val="002B0985"/>
    <w:rsid w:val="002C18FE"/>
    <w:rsid w:val="002C2022"/>
    <w:rsid w:val="002C59EF"/>
    <w:rsid w:val="002C700D"/>
    <w:rsid w:val="002C773C"/>
    <w:rsid w:val="002C7C08"/>
    <w:rsid w:val="002D1AE9"/>
    <w:rsid w:val="002D1E76"/>
    <w:rsid w:val="002D27E3"/>
    <w:rsid w:val="002D3A67"/>
    <w:rsid w:val="002D546A"/>
    <w:rsid w:val="002D6219"/>
    <w:rsid w:val="002D6712"/>
    <w:rsid w:val="002E1DFE"/>
    <w:rsid w:val="002E223E"/>
    <w:rsid w:val="002E29DE"/>
    <w:rsid w:val="002E3729"/>
    <w:rsid w:val="002F0887"/>
    <w:rsid w:val="002F0CB9"/>
    <w:rsid w:val="002F4511"/>
    <w:rsid w:val="002F49B4"/>
    <w:rsid w:val="002F55AF"/>
    <w:rsid w:val="00300017"/>
    <w:rsid w:val="00301414"/>
    <w:rsid w:val="00301CF0"/>
    <w:rsid w:val="003024E6"/>
    <w:rsid w:val="00302C1C"/>
    <w:rsid w:val="003068B3"/>
    <w:rsid w:val="0031095D"/>
    <w:rsid w:val="00311164"/>
    <w:rsid w:val="00311179"/>
    <w:rsid w:val="00311D81"/>
    <w:rsid w:val="00312896"/>
    <w:rsid w:val="00312959"/>
    <w:rsid w:val="00315F17"/>
    <w:rsid w:val="00320660"/>
    <w:rsid w:val="00323C90"/>
    <w:rsid w:val="0032555A"/>
    <w:rsid w:val="00330B00"/>
    <w:rsid w:val="003325EE"/>
    <w:rsid w:val="00333462"/>
    <w:rsid w:val="003335C0"/>
    <w:rsid w:val="0033382B"/>
    <w:rsid w:val="00334116"/>
    <w:rsid w:val="00335468"/>
    <w:rsid w:val="00337BF9"/>
    <w:rsid w:val="00340E3F"/>
    <w:rsid w:val="00341085"/>
    <w:rsid w:val="0034262A"/>
    <w:rsid w:val="00342E17"/>
    <w:rsid w:val="00344422"/>
    <w:rsid w:val="00345C2C"/>
    <w:rsid w:val="00350726"/>
    <w:rsid w:val="00351000"/>
    <w:rsid w:val="00351629"/>
    <w:rsid w:val="00353BD5"/>
    <w:rsid w:val="00355F46"/>
    <w:rsid w:val="00356F93"/>
    <w:rsid w:val="0036414D"/>
    <w:rsid w:val="003664A6"/>
    <w:rsid w:val="0037055A"/>
    <w:rsid w:val="00372825"/>
    <w:rsid w:val="003749ED"/>
    <w:rsid w:val="00374C82"/>
    <w:rsid w:val="00375CFB"/>
    <w:rsid w:val="00376274"/>
    <w:rsid w:val="0037696B"/>
    <w:rsid w:val="00380023"/>
    <w:rsid w:val="003804F3"/>
    <w:rsid w:val="00380DAF"/>
    <w:rsid w:val="00381E07"/>
    <w:rsid w:val="00386635"/>
    <w:rsid w:val="00392A27"/>
    <w:rsid w:val="00392F3A"/>
    <w:rsid w:val="003A32A1"/>
    <w:rsid w:val="003A3DA5"/>
    <w:rsid w:val="003A4790"/>
    <w:rsid w:val="003A5BFD"/>
    <w:rsid w:val="003A5DAD"/>
    <w:rsid w:val="003A6BD0"/>
    <w:rsid w:val="003A6EDE"/>
    <w:rsid w:val="003B02AA"/>
    <w:rsid w:val="003B0542"/>
    <w:rsid w:val="003B0D2B"/>
    <w:rsid w:val="003B435D"/>
    <w:rsid w:val="003B4573"/>
    <w:rsid w:val="003C00F7"/>
    <w:rsid w:val="003C04E4"/>
    <w:rsid w:val="003C1C21"/>
    <w:rsid w:val="003C1E56"/>
    <w:rsid w:val="003C239D"/>
    <w:rsid w:val="003C4744"/>
    <w:rsid w:val="003C4E96"/>
    <w:rsid w:val="003C66A5"/>
    <w:rsid w:val="003C6AA5"/>
    <w:rsid w:val="003C6ACE"/>
    <w:rsid w:val="003D5D84"/>
    <w:rsid w:val="003D612F"/>
    <w:rsid w:val="003D68F3"/>
    <w:rsid w:val="003D789C"/>
    <w:rsid w:val="003D7D7A"/>
    <w:rsid w:val="003E0665"/>
    <w:rsid w:val="003E2EE7"/>
    <w:rsid w:val="003E6821"/>
    <w:rsid w:val="003F0B3E"/>
    <w:rsid w:val="003F1E27"/>
    <w:rsid w:val="003F29C7"/>
    <w:rsid w:val="003F3963"/>
    <w:rsid w:val="003F40A0"/>
    <w:rsid w:val="003F4E04"/>
    <w:rsid w:val="003F56EE"/>
    <w:rsid w:val="003F5CAD"/>
    <w:rsid w:val="003F7DB3"/>
    <w:rsid w:val="00401497"/>
    <w:rsid w:val="00401F1C"/>
    <w:rsid w:val="0040676B"/>
    <w:rsid w:val="004067AB"/>
    <w:rsid w:val="00407BC7"/>
    <w:rsid w:val="00411BA6"/>
    <w:rsid w:val="00412269"/>
    <w:rsid w:val="004143CB"/>
    <w:rsid w:val="004150F3"/>
    <w:rsid w:val="004151D9"/>
    <w:rsid w:val="0041588E"/>
    <w:rsid w:val="004177DF"/>
    <w:rsid w:val="00417C7D"/>
    <w:rsid w:val="004200D2"/>
    <w:rsid w:val="00421B3B"/>
    <w:rsid w:val="004240BF"/>
    <w:rsid w:val="00424D0B"/>
    <w:rsid w:val="00441258"/>
    <w:rsid w:val="004414AA"/>
    <w:rsid w:val="00442B3E"/>
    <w:rsid w:val="00445256"/>
    <w:rsid w:val="00445CF2"/>
    <w:rsid w:val="00447F53"/>
    <w:rsid w:val="00450A6B"/>
    <w:rsid w:val="004518B2"/>
    <w:rsid w:val="00451E42"/>
    <w:rsid w:val="00452565"/>
    <w:rsid w:val="00455BD6"/>
    <w:rsid w:val="00456395"/>
    <w:rsid w:val="00460F9A"/>
    <w:rsid w:val="004631C1"/>
    <w:rsid w:val="004679B3"/>
    <w:rsid w:val="0047177D"/>
    <w:rsid w:val="00472224"/>
    <w:rsid w:val="004766E8"/>
    <w:rsid w:val="004779A6"/>
    <w:rsid w:val="0048169D"/>
    <w:rsid w:val="00482D17"/>
    <w:rsid w:val="00483623"/>
    <w:rsid w:val="00485E01"/>
    <w:rsid w:val="00486C0C"/>
    <w:rsid w:val="00490230"/>
    <w:rsid w:val="00494A88"/>
    <w:rsid w:val="00496AF6"/>
    <w:rsid w:val="0049747E"/>
    <w:rsid w:val="00497F56"/>
    <w:rsid w:val="004A0A69"/>
    <w:rsid w:val="004A2EB6"/>
    <w:rsid w:val="004A34BA"/>
    <w:rsid w:val="004A4BAC"/>
    <w:rsid w:val="004B0DE7"/>
    <w:rsid w:val="004B1532"/>
    <w:rsid w:val="004B2062"/>
    <w:rsid w:val="004B3819"/>
    <w:rsid w:val="004B3FD0"/>
    <w:rsid w:val="004B4453"/>
    <w:rsid w:val="004B5AE8"/>
    <w:rsid w:val="004B63E2"/>
    <w:rsid w:val="004B7547"/>
    <w:rsid w:val="004C0D51"/>
    <w:rsid w:val="004C228B"/>
    <w:rsid w:val="004C4AD8"/>
    <w:rsid w:val="004C512A"/>
    <w:rsid w:val="004C59F2"/>
    <w:rsid w:val="004C5C05"/>
    <w:rsid w:val="004C5E51"/>
    <w:rsid w:val="004C5F85"/>
    <w:rsid w:val="004D00DE"/>
    <w:rsid w:val="004D0419"/>
    <w:rsid w:val="004D1DFE"/>
    <w:rsid w:val="004D450D"/>
    <w:rsid w:val="004D66DA"/>
    <w:rsid w:val="004D705D"/>
    <w:rsid w:val="004E144E"/>
    <w:rsid w:val="004E2097"/>
    <w:rsid w:val="004E2C22"/>
    <w:rsid w:val="004E779B"/>
    <w:rsid w:val="004F0429"/>
    <w:rsid w:val="004F1953"/>
    <w:rsid w:val="004F1D1C"/>
    <w:rsid w:val="004F2FF1"/>
    <w:rsid w:val="004F311A"/>
    <w:rsid w:val="004F38D6"/>
    <w:rsid w:val="004F65E4"/>
    <w:rsid w:val="004F7A80"/>
    <w:rsid w:val="005003D0"/>
    <w:rsid w:val="00500542"/>
    <w:rsid w:val="005007AA"/>
    <w:rsid w:val="00503404"/>
    <w:rsid w:val="0050444B"/>
    <w:rsid w:val="00505956"/>
    <w:rsid w:val="00505E82"/>
    <w:rsid w:val="00505EE3"/>
    <w:rsid w:val="00511427"/>
    <w:rsid w:val="0051326F"/>
    <w:rsid w:val="0051336F"/>
    <w:rsid w:val="00513521"/>
    <w:rsid w:val="0051366E"/>
    <w:rsid w:val="0051469E"/>
    <w:rsid w:val="005146B9"/>
    <w:rsid w:val="0051598D"/>
    <w:rsid w:val="00516E00"/>
    <w:rsid w:val="0051755A"/>
    <w:rsid w:val="00520BD3"/>
    <w:rsid w:val="00523A4B"/>
    <w:rsid w:val="00525E97"/>
    <w:rsid w:val="0052743E"/>
    <w:rsid w:val="005321B7"/>
    <w:rsid w:val="00534A92"/>
    <w:rsid w:val="00536040"/>
    <w:rsid w:val="0053683D"/>
    <w:rsid w:val="005372F6"/>
    <w:rsid w:val="005403A0"/>
    <w:rsid w:val="00540817"/>
    <w:rsid w:val="00542BD2"/>
    <w:rsid w:val="00543456"/>
    <w:rsid w:val="005474CD"/>
    <w:rsid w:val="00552863"/>
    <w:rsid w:val="00561BC9"/>
    <w:rsid w:val="00562E7E"/>
    <w:rsid w:val="005630C6"/>
    <w:rsid w:val="005702FF"/>
    <w:rsid w:val="005723AE"/>
    <w:rsid w:val="005729D3"/>
    <w:rsid w:val="00573BAC"/>
    <w:rsid w:val="00573CF6"/>
    <w:rsid w:val="0057568A"/>
    <w:rsid w:val="00580694"/>
    <w:rsid w:val="00581343"/>
    <w:rsid w:val="00582077"/>
    <w:rsid w:val="00583D15"/>
    <w:rsid w:val="00584C82"/>
    <w:rsid w:val="005852F8"/>
    <w:rsid w:val="00585E66"/>
    <w:rsid w:val="00586FDC"/>
    <w:rsid w:val="00591CC7"/>
    <w:rsid w:val="005936C8"/>
    <w:rsid w:val="0059554E"/>
    <w:rsid w:val="005973BD"/>
    <w:rsid w:val="00597636"/>
    <w:rsid w:val="005A0EA1"/>
    <w:rsid w:val="005A1036"/>
    <w:rsid w:val="005A6E30"/>
    <w:rsid w:val="005A7806"/>
    <w:rsid w:val="005B190F"/>
    <w:rsid w:val="005B1EC4"/>
    <w:rsid w:val="005B31EC"/>
    <w:rsid w:val="005B5DE3"/>
    <w:rsid w:val="005C041A"/>
    <w:rsid w:val="005C1715"/>
    <w:rsid w:val="005C18CA"/>
    <w:rsid w:val="005C19F3"/>
    <w:rsid w:val="005C2598"/>
    <w:rsid w:val="005C379C"/>
    <w:rsid w:val="005C5E61"/>
    <w:rsid w:val="005C6648"/>
    <w:rsid w:val="005C6810"/>
    <w:rsid w:val="005D45B2"/>
    <w:rsid w:val="005D5720"/>
    <w:rsid w:val="005D6108"/>
    <w:rsid w:val="005E0E37"/>
    <w:rsid w:val="005E20EA"/>
    <w:rsid w:val="005E3ADB"/>
    <w:rsid w:val="005E3EB5"/>
    <w:rsid w:val="005E5009"/>
    <w:rsid w:val="005E7192"/>
    <w:rsid w:val="005F06EB"/>
    <w:rsid w:val="005F0B36"/>
    <w:rsid w:val="005F16F6"/>
    <w:rsid w:val="005F1781"/>
    <w:rsid w:val="005F1BAD"/>
    <w:rsid w:val="005F4922"/>
    <w:rsid w:val="00600340"/>
    <w:rsid w:val="006051F9"/>
    <w:rsid w:val="0060571C"/>
    <w:rsid w:val="0060612E"/>
    <w:rsid w:val="006069CA"/>
    <w:rsid w:val="00611663"/>
    <w:rsid w:val="00616143"/>
    <w:rsid w:val="006170C1"/>
    <w:rsid w:val="006236F4"/>
    <w:rsid w:val="006325B8"/>
    <w:rsid w:val="0063355B"/>
    <w:rsid w:val="0063475E"/>
    <w:rsid w:val="00635164"/>
    <w:rsid w:val="00640F83"/>
    <w:rsid w:val="00643841"/>
    <w:rsid w:val="00643AA0"/>
    <w:rsid w:val="00646555"/>
    <w:rsid w:val="00646C3D"/>
    <w:rsid w:val="0064744A"/>
    <w:rsid w:val="00647E4E"/>
    <w:rsid w:val="006536F2"/>
    <w:rsid w:val="00653C56"/>
    <w:rsid w:val="00653FB4"/>
    <w:rsid w:val="00655D98"/>
    <w:rsid w:val="00657C93"/>
    <w:rsid w:val="00660C76"/>
    <w:rsid w:val="006676C4"/>
    <w:rsid w:val="00670F1B"/>
    <w:rsid w:val="00672541"/>
    <w:rsid w:val="00675D61"/>
    <w:rsid w:val="00676EE2"/>
    <w:rsid w:val="006812BD"/>
    <w:rsid w:val="006861B4"/>
    <w:rsid w:val="0069308B"/>
    <w:rsid w:val="00695A97"/>
    <w:rsid w:val="006A0525"/>
    <w:rsid w:val="006A1085"/>
    <w:rsid w:val="006A19C4"/>
    <w:rsid w:val="006A3C4A"/>
    <w:rsid w:val="006A52EB"/>
    <w:rsid w:val="006A5F15"/>
    <w:rsid w:val="006A725B"/>
    <w:rsid w:val="006A7320"/>
    <w:rsid w:val="006B2B44"/>
    <w:rsid w:val="006B4488"/>
    <w:rsid w:val="006B783D"/>
    <w:rsid w:val="006C05AE"/>
    <w:rsid w:val="006C244D"/>
    <w:rsid w:val="006C28E2"/>
    <w:rsid w:val="006C3797"/>
    <w:rsid w:val="006C454E"/>
    <w:rsid w:val="006C5510"/>
    <w:rsid w:val="006D0BE8"/>
    <w:rsid w:val="006D25B8"/>
    <w:rsid w:val="006D588E"/>
    <w:rsid w:val="006D6274"/>
    <w:rsid w:val="006D7B99"/>
    <w:rsid w:val="006E0345"/>
    <w:rsid w:val="006E1996"/>
    <w:rsid w:val="006E32A4"/>
    <w:rsid w:val="006E7119"/>
    <w:rsid w:val="006E7E09"/>
    <w:rsid w:val="006F0C9D"/>
    <w:rsid w:val="006F2F31"/>
    <w:rsid w:val="006F3003"/>
    <w:rsid w:val="006F58F3"/>
    <w:rsid w:val="006F7A09"/>
    <w:rsid w:val="00704369"/>
    <w:rsid w:val="007043CF"/>
    <w:rsid w:val="0070646C"/>
    <w:rsid w:val="00706B28"/>
    <w:rsid w:val="00711C0A"/>
    <w:rsid w:val="00713E44"/>
    <w:rsid w:val="0071413D"/>
    <w:rsid w:val="007156BD"/>
    <w:rsid w:val="00717F52"/>
    <w:rsid w:val="00721FA3"/>
    <w:rsid w:val="00722C67"/>
    <w:rsid w:val="007234DC"/>
    <w:rsid w:val="00726529"/>
    <w:rsid w:val="00726810"/>
    <w:rsid w:val="007341F0"/>
    <w:rsid w:val="00742863"/>
    <w:rsid w:val="007438AE"/>
    <w:rsid w:val="00746DB6"/>
    <w:rsid w:val="00757481"/>
    <w:rsid w:val="00757985"/>
    <w:rsid w:val="00760193"/>
    <w:rsid w:val="007603D6"/>
    <w:rsid w:val="00761865"/>
    <w:rsid w:val="00762B34"/>
    <w:rsid w:val="007632C8"/>
    <w:rsid w:val="00765F51"/>
    <w:rsid w:val="0077041A"/>
    <w:rsid w:val="00773827"/>
    <w:rsid w:val="00775616"/>
    <w:rsid w:val="00777819"/>
    <w:rsid w:val="00781EC2"/>
    <w:rsid w:val="00782668"/>
    <w:rsid w:val="00783289"/>
    <w:rsid w:val="00790A12"/>
    <w:rsid w:val="007912C4"/>
    <w:rsid w:val="007920B0"/>
    <w:rsid w:val="0079361F"/>
    <w:rsid w:val="00793A4D"/>
    <w:rsid w:val="00794121"/>
    <w:rsid w:val="00794265"/>
    <w:rsid w:val="00796CC3"/>
    <w:rsid w:val="007A4995"/>
    <w:rsid w:val="007A66F7"/>
    <w:rsid w:val="007A7332"/>
    <w:rsid w:val="007B0625"/>
    <w:rsid w:val="007B46D1"/>
    <w:rsid w:val="007B6164"/>
    <w:rsid w:val="007C28B1"/>
    <w:rsid w:val="007C57F5"/>
    <w:rsid w:val="007C6C51"/>
    <w:rsid w:val="007D0801"/>
    <w:rsid w:val="007D0904"/>
    <w:rsid w:val="007D3DE0"/>
    <w:rsid w:val="007D4247"/>
    <w:rsid w:val="007D70A5"/>
    <w:rsid w:val="007E0482"/>
    <w:rsid w:val="007E04A5"/>
    <w:rsid w:val="007E09C4"/>
    <w:rsid w:val="007E3547"/>
    <w:rsid w:val="007F0981"/>
    <w:rsid w:val="007F1A05"/>
    <w:rsid w:val="007F2666"/>
    <w:rsid w:val="00805271"/>
    <w:rsid w:val="008066B5"/>
    <w:rsid w:val="00810D88"/>
    <w:rsid w:val="00811253"/>
    <w:rsid w:val="008116E9"/>
    <w:rsid w:val="00813890"/>
    <w:rsid w:val="00816A25"/>
    <w:rsid w:val="00817A9B"/>
    <w:rsid w:val="00820919"/>
    <w:rsid w:val="00820E34"/>
    <w:rsid w:val="00823626"/>
    <w:rsid w:val="00824962"/>
    <w:rsid w:val="0082553B"/>
    <w:rsid w:val="00826631"/>
    <w:rsid w:val="00831652"/>
    <w:rsid w:val="008327F1"/>
    <w:rsid w:val="0083635F"/>
    <w:rsid w:val="00836C26"/>
    <w:rsid w:val="00842EA7"/>
    <w:rsid w:val="0084357A"/>
    <w:rsid w:val="0084515E"/>
    <w:rsid w:val="00846C4F"/>
    <w:rsid w:val="00846F64"/>
    <w:rsid w:val="00851330"/>
    <w:rsid w:val="00852A27"/>
    <w:rsid w:val="00853CB6"/>
    <w:rsid w:val="008568EC"/>
    <w:rsid w:val="00857997"/>
    <w:rsid w:val="008604DA"/>
    <w:rsid w:val="00862722"/>
    <w:rsid w:val="00862DC3"/>
    <w:rsid w:val="00865005"/>
    <w:rsid w:val="00867820"/>
    <w:rsid w:val="00867AA1"/>
    <w:rsid w:val="008755A8"/>
    <w:rsid w:val="00876C12"/>
    <w:rsid w:val="008772D1"/>
    <w:rsid w:val="00880C2E"/>
    <w:rsid w:val="008814B8"/>
    <w:rsid w:val="008815A1"/>
    <w:rsid w:val="0088229C"/>
    <w:rsid w:val="008843AB"/>
    <w:rsid w:val="008851F9"/>
    <w:rsid w:val="008870CD"/>
    <w:rsid w:val="00887FF2"/>
    <w:rsid w:val="00891363"/>
    <w:rsid w:val="00892C99"/>
    <w:rsid w:val="00893802"/>
    <w:rsid w:val="00894E96"/>
    <w:rsid w:val="00896933"/>
    <w:rsid w:val="00896E14"/>
    <w:rsid w:val="008A0701"/>
    <w:rsid w:val="008A490B"/>
    <w:rsid w:val="008A4947"/>
    <w:rsid w:val="008A4E33"/>
    <w:rsid w:val="008A5D12"/>
    <w:rsid w:val="008B0C44"/>
    <w:rsid w:val="008B1749"/>
    <w:rsid w:val="008B1B74"/>
    <w:rsid w:val="008B447F"/>
    <w:rsid w:val="008B66E4"/>
    <w:rsid w:val="008B731C"/>
    <w:rsid w:val="008C3E1E"/>
    <w:rsid w:val="008C46F9"/>
    <w:rsid w:val="008D3A03"/>
    <w:rsid w:val="008D6966"/>
    <w:rsid w:val="008D759F"/>
    <w:rsid w:val="008D7D48"/>
    <w:rsid w:val="008E1789"/>
    <w:rsid w:val="008E18EB"/>
    <w:rsid w:val="008E2C5B"/>
    <w:rsid w:val="008E4F1C"/>
    <w:rsid w:val="008E608C"/>
    <w:rsid w:val="008F0D3A"/>
    <w:rsid w:val="008F2704"/>
    <w:rsid w:val="008F276B"/>
    <w:rsid w:val="008F35ED"/>
    <w:rsid w:val="008F4D73"/>
    <w:rsid w:val="008F4DED"/>
    <w:rsid w:val="008F76B4"/>
    <w:rsid w:val="0090296E"/>
    <w:rsid w:val="00907C2A"/>
    <w:rsid w:val="009112C7"/>
    <w:rsid w:val="00911FAD"/>
    <w:rsid w:val="009122CD"/>
    <w:rsid w:val="00913EB1"/>
    <w:rsid w:val="009175CC"/>
    <w:rsid w:val="009176D4"/>
    <w:rsid w:val="009222D9"/>
    <w:rsid w:val="00922DB3"/>
    <w:rsid w:val="0092387E"/>
    <w:rsid w:val="009254D3"/>
    <w:rsid w:val="00925E69"/>
    <w:rsid w:val="0092690C"/>
    <w:rsid w:val="0092723C"/>
    <w:rsid w:val="00927570"/>
    <w:rsid w:val="00927EEC"/>
    <w:rsid w:val="00931520"/>
    <w:rsid w:val="00932E35"/>
    <w:rsid w:val="0093435D"/>
    <w:rsid w:val="0093464A"/>
    <w:rsid w:val="0093481E"/>
    <w:rsid w:val="00937188"/>
    <w:rsid w:val="00937D90"/>
    <w:rsid w:val="00940386"/>
    <w:rsid w:val="009405CF"/>
    <w:rsid w:val="0094157A"/>
    <w:rsid w:val="009422A9"/>
    <w:rsid w:val="009430FB"/>
    <w:rsid w:val="00943822"/>
    <w:rsid w:val="009459DF"/>
    <w:rsid w:val="00951319"/>
    <w:rsid w:val="00953993"/>
    <w:rsid w:val="00953E14"/>
    <w:rsid w:val="00955CA0"/>
    <w:rsid w:val="00956FB6"/>
    <w:rsid w:val="009571C8"/>
    <w:rsid w:val="0095751D"/>
    <w:rsid w:val="009616CB"/>
    <w:rsid w:val="00962EF5"/>
    <w:rsid w:val="009665E6"/>
    <w:rsid w:val="0097372B"/>
    <w:rsid w:val="0097374A"/>
    <w:rsid w:val="00981673"/>
    <w:rsid w:val="00982B47"/>
    <w:rsid w:val="00982B99"/>
    <w:rsid w:val="009843FB"/>
    <w:rsid w:val="0098706F"/>
    <w:rsid w:val="0098793D"/>
    <w:rsid w:val="00992213"/>
    <w:rsid w:val="00993611"/>
    <w:rsid w:val="009937F7"/>
    <w:rsid w:val="00993CF1"/>
    <w:rsid w:val="00996555"/>
    <w:rsid w:val="009A0116"/>
    <w:rsid w:val="009A3452"/>
    <w:rsid w:val="009B42AE"/>
    <w:rsid w:val="009B438F"/>
    <w:rsid w:val="009B5855"/>
    <w:rsid w:val="009B6378"/>
    <w:rsid w:val="009B7E6B"/>
    <w:rsid w:val="009C2CF8"/>
    <w:rsid w:val="009C5BD0"/>
    <w:rsid w:val="009C6030"/>
    <w:rsid w:val="009D1634"/>
    <w:rsid w:val="009D4B26"/>
    <w:rsid w:val="009D4D5F"/>
    <w:rsid w:val="009D78F2"/>
    <w:rsid w:val="009E04FC"/>
    <w:rsid w:val="009E25F8"/>
    <w:rsid w:val="009E3B2D"/>
    <w:rsid w:val="009E5A13"/>
    <w:rsid w:val="009E6E42"/>
    <w:rsid w:val="009F17CB"/>
    <w:rsid w:val="009F2072"/>
    <w:rsid w:val="009F3A40"/>
    <w:rsid w:val="009F457A"/>
    <w:rsid w:val="009F544E"/>
    <w:rsid w:val="00A018A4"/>
    <w:rsid w:val="00A01906"/>
    <w:rsid w:val="00A02B29"/>
    <w:rsid w:val="00A02CEA"/>
    <w:rsid w:val="00A10B46"/>
    <w:rsid w:val="00A10D44"/>
    <w:rsid w:val="00A12ACA"/>
    <w:rsid w:val="00A13B29"/>
    <w:rsid w:val="00A1526A"/>
    <w:rsid w:val="00A15699"/>
    <w:rsid w:val="00A17D8E"/>
    <w:rsid w:val="00A219BE"/>
    <w:rsid w:val="00A22ADA"/>
    <w:rsid w:val="00A249E9"/>
    <w:rsid w:val="00A24F19"/>
    <w:rsid w:val="00A25A94"/>
    <w:rsid w:val="00A25C44"/>
    <w:rsid w:val="00A3083A"/>
    <w:rsid w:val="00A31E23"/>
    <w:rsid w:val="00A3370E"/>
    <w:rsid w:val="00A33A15"/>
    <w:rsid w:val="00A33FA5"/>
    <w:rsid w:val="00A34AEC"/>
    <w:rsid w:val="00A3732D"/>
    <w:rsid w:val="00A410AC"/>
    <w:rsid w:val="00A42498"/>
    <w:rsid w:val="00A43912"/>
    <w:rsid w:val="00A448AA"/>
    <w:rsid w:val="00A44CEB"/>
    <w:rsid w:val="00A44D1B"/>
    <w:rsid w:val="00A50179"/>
    <w:rsid w:val="00A51D79"/>
    <w:rsid w:val="00A52FAF"/>
    <w:rsid w:val="00A531B4"/>
    <w:rsid w:val="00A54A6D"/>
    <w:rsid w:val="00A601C6"/>
    <w:rsid w:val="00A60F04"/>
    <w:rsid w:val="00A6272D"/>
    <w:rsid w:val="00A63B01"/>
    <w:rsid w:val="00A65712"/>
    <w:rsid w:val="00A67CF0"/>
    <w:rsid w:val="00A74724"/>
    <w:rsid w:val="00A752FC"/>
    <w:rsid w:val="00A800FF"/>
    <w:rsid w:val="00A80B1C"/>
    <w:rsid w:val="00A80E90"/>
    <w:rsid w:val="00A81CE9"/>
    <w:rsid w:val="00A81CF8"/>
    <w:rsid w:val="00A8403F"/>
    <w:rsid w:val="00A93585"/>
    <w:rsid w:val="00A95227"/>
    <w:rsid w:val="00A96307"/>
    <w:rsid w:val="00A9733C"/>
    <w:rsid w:val="00A97CFE"/>
    <w:rsid w:val="00AA07CE"/>
    <w:rsid w:val="00AA1313"/>
    <w:rsid w:val="00AA17A3"/>
    <w:rsid w:val="00AA2701"/>
    <w:rsid w:val="00AA4884"/>
    <w:rsid w:val="00AA4FEB"/>
    <w:rsid w:val="00AA5F53"/>
    <w:rsid w:val="00AB1235"/>
    <w:rsid w:val="00AB2081"/>
    <w:rsid w:val="00AB3FE9"/>
    <w:rsid w:val="00AB4B94"/>
    <w:rsid w:val="00AB5A43"/>
    <w:rsid w:val="00AB6320"/>
    <w:rsid w:val="00AB718C"/>
    <w:rsid w:val="00AC46B3"/>
    <w:rsid w:val="00AC4838"/>
    <w:rsid w:val="00AC651C"/>
    <w:rsid w:val="00AC6962"/>
    <w:rsid w:val="00AD062D"/>
    <w:rsid w:val="00AD3BFF"/>
    <w:rsid w:val="00AD3D7E"/>
    <w:rsid w:val="00AD50B1"/>
    <w:rsid w:val="00AD6356"/>
    <w:rsid w:val="00AE2599"/>
    <w:rsid w:val="00AE2874"/>
    <w:rsid w:val="00AE4D4B"/>
    <w:rsid w:val="00AE70E2"/>
    <w:rsid w:val="00AE7658"/>
    <w:rsid w:val="00AF0691"/>
    <w:rsid w:val="00AF19C9"/>
    <w:rsid w:val="00AF27C6"/>
    <w:rsid w:val="00AF3D72"/>
    <w:rsid w:val="00AF7972"/>
    <w:rsid w:val="00AF7C2C"/>
    <w:rsid w:val="00B0066F"/>
    <w:rsid w:val="00B0325E"/>
    <w:rsid w:val="00B04572"/>
    <w:rsid w:val="00B04B43"/>
    <w:rsid w:val="00B07E41"/>
    <w:rsid w:val="00B1077B"/>
    <w:rsid w:val="00B1130C"/>
    <w:rsid w:val="00B14120"/>
    <w:rsid w:val="00B141C4"/>
    <w:rsid w:val="00B15268"/>
    <w:rsid w:val="00B15641"/>
    <w:rsid w:val="00B204EF"/>
    <w:rsid w:val="00B20CAC"/>
    <w:rsid w:val="00B2210D"/>
    <w:rsid w:val="00B22416"/>
    <w:rsid w:val="00B2482E"/>
    <w:rsid w:val="00B24AD0"/>
    <w:rsid w:val="00B24AF1"/>
    <w:rsid w:val="00B26E27"/>
    <w:rsid w:val="00B32469"/>
    <w:rsid w:val="00B3343A"/>
    <w:rsid w:val="00B35831"/>
    <w:rsid w:val="00B374D6"/>
    <w:rsid w:val="00B406F4"/>
    <w:rsid w:val="00B445C5"/>
    <w:rsid w:val="00B44757"/>
    <w:rsid w:val="00B44A5A"/>
    <w:rsid w:val="00B45E3A"/>
    <w:rsid w:val="00B500A6"/>
    <w:rsid w:val="00B51EC9"/>
    <w:rsid w:val="00B53C20"/>
    <w:rsid w:val="00B5440F"/>
    <w:rsid w:val="00B552EB"/>
    <w:rsid w:val="00B62580"/>
    <w:rsid w:val="00B64010"/>
    <w:rsid w:val="00B66C75"/>
    <w:rsid w:val="00B71383"/>
    <w:rsid w:val="00B74F48"/>
    <w:rsid w:val="00B76119"/>
    <w:rsid w:val="00B76A92"/>
    <w:rsid w:val="00B80079"/>
    <w:rsid w:val="00B80A8F"/>
    <w:rsid w:val="00B80EB9"/>
    <w:rsid w:val="00B82154"/>
    <w:rsid w:val="00B836CF"/>
    <w:rsid w:val="00B877EE"/>
    <w:rsid w:val="00B90353"/>
    <w:rsid w:val="00B90D8D"/>
    <w:rsid w:val="00B91328"/>
    <w:rsid w:val="00B93F44"/>
    <w:rsid w:val="00B9624A"/>
    <w:rsid w:val="00BA0107"/>
    <w:rsid w:val="00BA19DC"/>
    <w:rsid w:val="00BA43AE"/>
    <w:rsid w:val="00BA5A82"/>
    <w:rsid w:val="00BA6121"/>
    <w:rsid w:val="00BB013C"/>
    <w:rsid w:val="00BB22F5"/>
    <w:rsid w:val="00BB25C6"/>
    <w:rsid w:val="00BB4CD0"/>
    <w:rsid w:val="00BB64A5"/>
    <w:rsid w:val="00BC1C1A"/>
    <w:rsid w:val="00BC2917"/>
    <w:rsid w:val="00BC2A89"/>
    <w:rsid w:val="00BC2CDF"/>
    <w:rsid w:val="00BD01CF"/>
    <w:rsid w:val="00BD07CA"/>
    <w:rsid w:val="00BD08A9"/>
    <w:rsid w:val="00BD24CC"/>
    <w:rsid w:val="00BD3620"/>
    <w:rsid w:val="00BD3EEB"/>
    <w:rsid w:val="00BD5B80"/>
    <w:rsid w:val="00BD5C32"/>
    <w:rsid w:val="00BE1E8B"/>
    <w:rsid w:val="00BE3307"/>
    <w:rsid w:val="00BE3BFA"/>
    <w:rsid w:val="00BE5A36"/>
    <w:rsid w:val="00BE6D63"/>
    <w:rsid w:val="00BF0C6E"/>
    <w:rsid w:val="00BF3C09"/>
    <w:rsid w:val="00BF4262"/>
    <w:rsid w:val="00BF4697"/>
    <w:rsid w:val="00BF5A76"/>
    <w:rsid w:val="00C0124C"/>
    <w:rsid w:val="00C017F7"/>
    <w:rsid w:val="00C01B71"/>
    <w:rsid w:val="00C0352D"/>
    <w:rsid w:val="00C06DED"/>
    <w:rsid w:val="00C06EB9"/>
    <w:rsid w:val="00C07636"/>
    <w:rsid w:val="00C159EB"/>
    <w:rsid w:val="00C1637C"/>
    <w:rsid w:val="00C21461"/>
    <w:rsid w:val="00C26857"/>
    <w:rsid w:val="00C26BDB"/>
    <w:rsid w:val="00C27590"/>
    <w:rsid w:val="00C27F2D"/>
    <w:rsid w:val="00C32ED8"/>
    <w:rsid w:val="00C35402"/>
    <w:rsid w:val="00C36C3F"/>
    <w:rsid w:val="00C3747E"/>
    <w:rsid w:val="00C41B9B"/>
    <w:rsid w:val="00C4241C"/>
    <w:rsid w:val="00C4334D"/>
    <w:rsid w:val="00C44ED1"/>
    <w:rsid w:val="00C457A0"/>
    <w:rsid w:val="00C46C67"/>
    <w:rsid w:val="00C47F34"/>
    <w:rsid w:val="00C500F7"/>
    <w:rsid w:val="00C507AC"/>
    <w:rsid w:val="00C52322"/>
    <w:rsid w:val="00C54184"/>
    <w:rsid w:val="00C62BEB"/>
    <w:rsid w:val="00C63411"/>
    <w:rsid w:val="00C63982"/>
    <w:rsid w:val="00C67573"/>
    <w:rsid w:val="00C70D72"/>
    <w:rsid w:val="00C720F5"/>
    <w:rsid w:val="00C748DC"/>
    <w:rsid w:val="00C74B67"/>
    <w:rsid w:val="00C757FD"/>
    <w:rsid w:val="00C77859"/>
    <w:rsid w:val="00C80973"/>
    <w:rsid w:val="00C80AD9"/>
    <w:rsid w:val="00C83BC9"/>
    <w:rsid w:val="00C84C98"/>
    <w:rsid w:val="00C859EF"/>
    <w:rsid w:val="00C91925"/>
    <w:rsid w:val="00C91D55"/>
    <w:rsid w:val="00C93F0C"/>
    <w:rsid w:val="00C9492D"/>
    <w:rsid w:val="00C949B0"/>
    <w:rsid w:val="00C94BC7"/>
    <w:rsid w:val="00CA0C2F"/>
    <w:rsid w:val="00CA196B"/>
    <w:rsid w:val="00CA6796"/>
    <w:rsid w:val="00CB0E24"/>
    <w:rsid w:val="00CB25B1"/>
    <w:rsid w:val="00CB31D5"/>
    <w:rsid w:val="00CB37B9"/>
    <w:rsid w:val="00CB5AFF"/>
    <w:rsid w:val="00CB6E4A"/>
    <w:rsid w:val="00CB7427"/>
    <w:rsid w:val="00CC5ADB"/>
    <w:rsid w:val="00CD1E04"/>
    <w:rsid w:val="00CD4DCB"/>
    <w:rsid w:val="00CD6778"/>
    <w:rsid w:val="00CD693D"/>
    <w:rsid w:val="00CE0903"/>
    <w:rsid w:val="00CE0BF9"/>
    <w:rsid w:val="00CE2347"/>
    <w:rsid w:val="00CE6332"/>
    <w:rsid w:val="00CF14D1"/>
    <w:rsid w:val="00CF730D"/>
    <w:rsid w:val="00CF7509"/>
    <w:rsid w:val="00D00E82"/>
    <w:rsid w:val="00D01AE7"/>
    <w:rsid w:val="00D05BF4"/>
    <w:rsid w:val="00D06399"/>
    <w:rsid w:val="00D06B76"/>
    <w:rsid w:val="00D06DB1"/>
    <w:rsid w:val="00D07833"/>
    <w:rsid w:val="00D11D89"/>
    <w:rsid w:val="00D1256A"/>
    <w:rsid w:val="00D132AA"/>
    <w:rsid w:val="00D13E0A"/>
    <w:rsid w:val="00D15A87"/>
    <w:rsid w:val="00D17EAB"/>
    <w:rsid w:val="00D205FD"/>
    <w:rsid w:val="00D20BF0"/>
    <w:rsid w:val="00D20C7B"/>
    <w:rsid w:val="00D23444"/>
    <w:rsid w:val="00D261DB"/>
    <w:rsid w:val="00D30377"/>
    <w:rsid w:val="00D36F80"/>
    <w:rsid w:val="00D41086"/>
    <w:rsid w:val="00D41405"/>
    <w:rsid w:val="00D46A0C"/>
    <w:rsid w:val="00D528BC"/>
    <w:rsid w:val="00D52B86"/>
    <w:rsid w:val="00D563FC"/>
    <w:rsid w:val="00D57137"/>
    <w:rsid w:val="00D622F3"/>
    <w:rsid w:val="00D63B32"/>
    <w:rsid w:val="00D6465E"/>
    <w:rsid w:val="00D64F7A"/>
    <w:rsid w:val="00D65E32"/>
    <w:rsid w:val="00D67EE2"/>
    <w:rsid w:val="00D70D83"/>
    <w:rsid w:val="00D714EF"/>
    <w:rsid w:val="00D73C95"/>
    <w:rsid w:val="00D742CF"/>
    <w:rsid w:val="00D81076"/>
    <w:rsid w:val="00D84045"/>
    <w:rsid w:val="00D853FE"/>
    <w:rsid w:val="00D86E37"/>
    <w:rsid w:val="00D878A0"/>
    <w:rsid w:val="00D9165B"/>
    <w:rsid w:val="00D94E38"/>
    <w:rsid w:val="00D94F6C"/>
    <w:rsid w:val="00D96749"/>
    <w:rsid w:val="00DA1499"/>
    <w:rsid w:val="00DA50AC"/>
    <w:rsid w:val="00DB180A"/>
    <w:rsid w:val="00DB3594"/>
    <w:rsid w:val="00DB43F6"/>
    <w:rsid w:val="00DB6CDA"/>
    <w:rsid w:val="00DC194C"/>
    <w:rsid w:val="00DC2782"/>
    <w:rsid w:val="00DC2C77"/>
    <w:rsid w:val="00DC2C8B"/>
    <w:rsid w:val="00DC2C9A"/>
    <w:rsid w:val="00DC39BC"/>
    <w:rsid w:val="00DC462B"/>
    <w:rsid w:val="00DC7F0B"/>
    <w:rsid w:val="00DD0042"/>
    <w:rsid w:val="00DD2E9D"/>
    <w:rsid w:val="00DD3689"/>
    <w:rsid w:val="00DD47B4"/>
    <w:rsid w:val="00DD5FF2"/>
    <w:rsid w:val="00DE1E38"/>
    <w:rsid w:val="00DE37EA"/>
    <w:rsid w:val="00DE3D86"/>
    <w:rsid w:val="00DE5BEF"/>
    <w:rsid w:val="00DE5D89"/>
    <w:rsid w:val="00DF35B4"/>
    <w:rsid w:val="00DF4AA6"/>
    <w:rsid w:val="00DF5F4D"/>
    <w:rsid w:val="00DF7DBA"/>
    <w:rsid w:val="00E007AD"/>
    <w:rsid w:val="00E01500"/>
    <w:rsid w:val="00E02722"/>
    <w:rsid w:val="00E02775"/>
    <w:rsid w:val="00E0298F"/>
    <w:rsid w:val="00E05221"/>
    <w:rsid w:val="00E05E81"/>
    <w:rsid w:val="00E07006"/>
    <w:rsid w:val="00E07974"/>
    <w:rsid w:val="00E11440"/>
    <w:rsid w:val="00E14B00"/>
    <w:rsid w:val="00E15B2D"/>
    <w:rsid w:val="00E16636"/>
    <w:rsid w:val="00E20F2A"/>
    <w:rsid w:val="00E22F11"/>
    <w:rsid w:val="00E24798"/>
    <w:rsid w:val="00E26435"/>
    <w:rsid w:val="00E304EE"/>
    <w:rsid w:val="00E32516"/>
    <w:rsid w:val="00E3463F"/>
    <w:rsid w:val="00E37A90"/>
    <w:rsid w:val="00E40474"/>
    <w:rsid w:val="00E41780"/>
    <w:rsid w:val="00E41F39"/>
    <w:rsid w:val="00E4319E"/>
    <w:rsid w:val="00E4380F"/>
    <w:rsid w:val="00E444CD"/>
    <w:rsid w:val="00E46A6F"/>
    <w:rsid w:val="00E47F44"/>
    <w:rsid w:val="00E512F4"/>
    <w:rsid w:val="00E5297B"/>
    <w:rsid w:val="00E52F68"/>
    <w:rsid w:val="00E542CD"/>
    <w:rsid w:val="00E5499E"/>
    <w:rsid w:val="00E54FC6"/>
    <w:rsid w:val="00E566EB"/>
    <w:rsid w:val="00E57C3D"/>
    <w:rsid w:val="00E70192"/>
    <w:rsid w:val="00E73875"/>
    <w:rsid w:val="00E748D7"/>
    <w:rsid w:val="00E774B0"/>
    <w:rsid w:val="00E777BC"/>
    <w:rsid w:val="00E8132F"/>
    <w:rsid w:val="00E82B0F"/>
    <w:rsid w:val="00E8302D"/>
    <w:rsid w:val="00E83340"/>
    <w:rsid w:val="00E85A3D"/>
    <w:rsid w:val="00E8695D"/>
    <w:rsid w:val="00E90B28"/>
    <w:rsid w:val="00E93C3B"/>
    <w:rsid w:val="00E94EAD"/>
    <w:rsid w:val="00EA1A21"/>
    <w:rsid w:val="00EA4CC6"/>
    <w:rsid w:val="00EA5966"/>
    <w:rsid w:val="00EA6005"/>
    <w:rsid w:val="00EA610D"/>
    <w:rsid w:val="00EB16C5"/>
    <w:rsid w:val="00EB16E2"/>
    <w:rsid w:val="00EB1ABC"/>
    <w:rsid w:val="00EB2009"/>
    <w:rsid w:val="00EB2C30"/>
    <w:rsid w:val="00EB3FCC"/>
    <w:rsid w:val="00EB4AB9"/>
    <w:rsid w:val="00EB7754"/>
    <w:rsid w:val="00EB7AF1"/>
    <w:rsid w:val="00EC037A"/>
    <w:rsid w:val="00EC13FE"/>
    <w:rsid w:val="00EC6D25"/>
    <w:rsid w:val="00ED1B4C"/>
    <w:rsid w:val="00ED2B7B"/>
    <w:rsid w:val="00ED6095"/>
    <w:rsid w:val="00ED757B"/>
    <w:rsid w:val="00EE0695"/>
    <w:rsid w:val="00EE226A"/>
    <w:rsid w:val="00EE3B2D"/>
    <w:rsid w:val="00EF00D5"/>
    <w:rsid w:val="00EF2733"/>
    <w:rsid w:val="00EF4286"/>
    <w:rsid w:val="00EF4981"/>
    <w:rsid w:val="00EF5F69"/>
    <w:rsid w:val="00EF624D"/>
    <w:rsid w:val="00EF7653"/>
    <w:rsid w:val="00EF7CB4"/>
    <w:rsid w:val="00F01C88"/>
    <w:rsid w:val="00F02494"/>
    <w:rsid w:val="00F05E30"/>
    <w:rsid w:val="00F10964"/>
    <w:rsid w:val="00F124DA"/>
    <w:rsid w:val="00F150B3"/>
    <w:rsid w:val="00F17666"/>
    <w:rsid w:val="00F20ED5"/>
    <w:rsid w:val="00F228AD"/>
    <w:rsid w:val="00F255D3"/>
    <w:rsid w:val="00F301CE"/>
    <w:rsid w:val="00F304D5"/>
    <w:rsid w:val="00F31509"/>
    <w:rsid w:val="00F3178F"/>
    <w:rsid w:val="00F31AAA"/>
    <w:rsid w:val="00F34C85"/>
    <w:rsid w:val="00F35597"/>
    <w:rsid w:val="00F35A92"/>
    <w:rsid w:val="00F3743E"/>
    <w:rsid w:val="00F40B94"/>
    <w:rsid w:val="00F419F3"/>
    <w:rsid w:val="00F441D0"/>
    <w:rsid w:val="00F449C6"/>
    <w:rsid w:val="00F53012"/>
    <w:rsid w:val="00F5550E"/>
    <w:rsid w:val="00F573D0"/>
    <w:rsid w:val="00F5751E"/>
    <w:rsid w:val="00F60E97"/>
    <w:rsid w:val="00F61868"/>
    <w:rsid w:val="00F6328B"/>
    <w:rsid w:val="00F649C0"/>
    <w:rsid w:val="00F64D40"/>
    <w:rsid w:val="00F64FE0"/>
    <w:rsid w:val="00F655D7"/>
    <w:rsid w:val="00F67A38"/>
    <w:rsid w:val="00F74032"/>
    <w:rsid w:val="00F75238"/>
    <w:rsid w:val="00F756BD"/>
    <w:rsid w:val="00F76DCF"/>
    <w:rsid w:val="00F811C0"/>
    <w:rsid w:val="00F81AE7"/>
    <w:rsid w:val="00F829C6"/>
    <w:rsid w:val="00F82BD2"/>
    <w:rsid w:val="00F83664"/>
    <w:rsid w:val="00F83C92"/>
    <w:rsid w:val="00F857C8"/>
    <w:rsid w:val="00F857F7"/>
    <w:rsid w:val="00F91263"/>
    <w:rsid w:val="00F920FE"/>
    <w:rsid w:val="00F955A7"/>
    <w:rsid w:val="00F95981"/>
    <w:rsid w:val="00F96921"/>
    <w:rsid w:val="00FA3F98"/>
    <w:rsid w:val="00FA7738"/>
    <w:rsid w:val="00FA7BE2"/>
    <w:rsid w:val="00FB12DF"/>
    <w:rsid w:val="00FB13E7"/>
    <w:rsid w:val="00FB1802"/>
    <w:rsid w:val="00FB1C8E"/>
    <w:rsid w:val="00FB5DAD"/>
    <w:rsid w:val="00FB6315"/>
    <w:rsid w:val="00FB7D56"/>
    <w:rsid w:val="00FC0360"/>
    <w:rsid w:val="00FC20A1"/>
    <w:rsid w:val="00FC5A62"/>
    <w:rsid w:val="00FC5D04"/>
    <w:rsid w:val="00FC6477"/>
    <w:rsid w:val="00FC6D8E"/>
    <w:rsid w:val="00FD11AB"/>
    <w:rsid w:val="00FD1648"/>
    <w:rsid w:val="00FD1CAB"/>
    <w:rsid w:val="00FD35B6"/>
    <w:rsid w:val="00FD5239"/>
    <w:rsid w:val="00FD7630"/>
    <w:rsid w:val="00FE0776"/>
    <w:rsid w:val="00FE38DB"/>
    <w:rsid w:val="00FE430C"/>
    <w:rsid w:val="00FE4E53"/>
    <w:rsid w:val="00FE71BA"/>
    <w:rsid w:val="00FF08C8"/>
    <w:rsid w:val="00FF0B0F"/>
    <w:rsid w:val="00FF174D"/>
    <w:rsid w:val="00FF37F6"/>
    <w:rsid w:val="00FF3951"/>
    <w:rsid w:val="00FF4750"/>
    <w:rsid w:val="00FF513B"/>
    <w:rsid w:val="00FF697C"/>
    <w:rsid w:val="3D03C2F7"/>
    <w:rsid w:val="483DA69D"/>
    <w:rsid w:val="50422CBD"/>
    <w:rsid w:val="60226960"/>
    <w:rsid w:val="726F4BD4"/>
    <w:rsid w:val="76D9A7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5" type="connector" idref="#AutoShape 41"/>
        <o:r id="V:Rule6" type="connector" idref="#AutoShape 44"/>
        <o:r id="V:Rule7" type="connector" idref="#AutoShape 42"/>
        <o:r id="V:Rule8" type="connector" idref="#AutoShape 45"/>
      </o:rules>
    </o:shapelayout>
  </w:shapeDefaults>
  <w:doNotEmbedSmartTags/>
  <w:decimalSymbol w:val="."/>
  <w:listSeparator w:val=","/>
  <w14:docId w14:val="48397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e">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Titolo1">
    <w:name w:val="heading 1"/>
    <w:basedOn w:val="Normale"/>
    <w:next w:val="Normale"/>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Titolo2">
    <w:name w:val="heading 2"/>
    <w:basedOn w:val="Normale"/>
    <w:next w:val="Normale"/>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Titolo3">
    <w:name w:val="heading 3"/>
    <w:basedOn w:val="Normale"/>
    <w:next w:val="Normale"/>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Titolo4">
    <w:name w:val="heading 4"/>
    <w:basedOn w:val="Normale"/>
    <w:next w:val="Normale"/>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Titolo5">
    <w:name w:val="heading 5"/>
    <w:basedOn w:val="Normale"/>
    <w:next w:val="Normale"/>
    <w:link w:val="Titolo5Carattere"/>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atterepredefinitoparagrafo"/>
    <w:link w:val="Titolo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Numeropagina">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e"/>
    <w:link w:val="BodyTextChar"/>
    <w:rsid w:val="004F65E4"/>
    <w:pPr>
      <w:suppressAutoHyphens w:val="0"/>
      <w:spacing w:after="120" w:line="240" w:lineRule="auto"/>
    </w:pPr>
    <w:rPr>
      <w:rFonts w:ascii="Times New Roman" w:eastAsia="SimSun" w:hAnsi="Times New Roman"/>
      <w:szCs w:val="24"/>
      <w:lang w:val="en-GB" w:eastAsia="en-GB"/>
    </w:rPr>
  </w:style>
  <w:style w:type="character" w:styleId="Collegamentoipertestuale">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Rimandocommento">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Rimandonotaapidipagina">
    <w:name w:val="footnote reference"/>
    <w:uiPriority w:val="99"/>
    <w:qFormat/>
    <w:rsid w:val="0093464A"/>
    <w:rPr>
      <w:vertAlign w:val="superscript"/>
    </w:rPr>
  </w:style>
  <w:style w:type="character" w:styleId="Rimandonotadichiusura">
    <w:name w:val="endnote reference"/>
    <w:rsid w:val="0093464A"/>
    <w:rPr>
      <w:vertAlign w:val="superscript"/>
    </w:rPr>
  </w:style>
  <w:style w:type="paragraph" w:customStyle="1" w:styleId="Heading">
    <w:name w:val="Heading"/>
    <w:basedOn w:val="Normale"/>
    <w:next w:val="Corpodeltesto"/>
    <w:rsid w:val="0093464A"/>
    <w:pPr>
      <w:keepNext/>
      <w:spacing w:before="240" w:after="120"/>
    </w:pPr>
    <w:rPr>
      <w:rFonts w:ascii="Liberation Sans" w:eastAsia="DejaVu Sans" w:hAnsi="Liberation Sans" w:cs="Lohit Hindi"/>
      <w:sz w:val="28"/>
      <w:szCs w:val="28"/>
    </w:rPr>
  </w:style>
  <w:style w:type="paragraph" w:styleId="Corpodeltesto">
    <w:name w:val="Body Text"/>
    <w:basedOn w:val="Normale"/>
    <w:rsid w:val="0093464A"/>
    <w:pPr>
      <w:spacing w:after="120" w:line="240" w:lineRule="auto"/>
      <w:ind w:left="567"/>
    </w:pPr>
    <w:rPr>
      <w:rFonts w:ascii="Times New Roman" w:eastAsia="SimSun" w:hAnsi="Times New Roman"/>
      <w:szCs w:val="24"/>
    </w:rPr>
  </w:style>
  <w:style w:type="paragraph" w:styleId="Elenco">
    <w:name w:val="List"/>
    <w:basedOn w:val="Corpodeltesto"/>
    <w:rsid w:val="0093464A"/>
    <w:rPr>
      <w:rFonts w:cs="Lohit Hindi"/>
    </w:rPr>
  </w:style>
  <w:style w:type="paragraph" w:styleId="Didascalia">
    <w:name w:val="caption"/>
    <w:basedOn w:val="Normale"/>
    <w:uiPriority w:val="35"/>
    <w:qFormat/>
    <w:rsid w:val="0093464A"/>
    <w:pPr>
      <w:suppressLineNumbers/>
      <w:spacing w:before="120" w:after="120"/>
    </w:pPr>
    <w:rPr>
      <w:rFonts w:cs="Lohit Hindi"/>
      <w:i/>
      <w:iCs/>
      <w:sz w:val="24"/>
      <w:szCs w:val="24"/>
    </w:rPr>
  </w:style>
  <w:style w:type="paragraph" w:customStyle="1" w:styleId="Index">
    <w:name w:val="Index"/>
    <w:basedOn w:val="Normale"/>
    <w:rsid w:val="0093464A"/>
    <w:pPr>
      <w:suppressLineNumbers/>
    </w:pPr>
    <w:rPr>
      <w:rFonts w:cs="Lohit Hindi"/>
    </w:rPr>
  </w:style>
  <w:style w:type="paragraph" w:styleId="Intestazione">
    <w:name w:val="header"/>
    <w:basedOn w:val="Normale"/>
    <w:uiPriority w:val="99"/>
    <w:rsid w:val="0093464A"/>
    <w:pPr>
      <w:spacing w:after="0" w:line="240" w:lineRule="auto"/>
    </w:pPr>
  </w:style>
  <w:style w:type="paragraph" w:styleId="Pidipagina">
    <w:name w:val="footer"/>
    <w:basedOn w:val="Normale"/>
    <w:uiPriority w:val="99"/>
    <w:rsid w:val="0093464A"/>
    <w:pPr>
      <w:spacing w:after="0" w:line="240" w:lineRule="auto"/>
    </w:pPr>
  </w:style>
  <w:style w:type="paragraph" w:styleId="Testofumetto">
    <w:name w:val="Balloon Text"/>
    <w:basedOn w:val="Normale"/>
    <w:uiPriority w:val="99"/>
    <w:rsid w:val="0093464A"/>
    <w:pPr>
      <w:spacing w:after="0" w:line="240" w:lineRule="auto"/>
    </w:pPr>
    <w:rPr>
      <w:rFonts w:ascii="Tahoma" w:hAnsi="Tahoma" w:cs="Tahoma"/>
      <w:sz w:val="16"/>
      <w:szCs w:val="16"/>
    </w:rPr>
  </w:style>
  <w:style w:type="paragraph" w:styleId="Testonotaapidipagina">
    <w:name w:val="footnote text"/>
    <w:aliases w:val="Paragraph Footnote"/>
    <w:basedOn w:val="Normale"/>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e"/>
    <w:rsid w:val="0093464A"/>
    <w:pPr>
      <w:spacing w:before="120" w:after="160" w:line="240" w:lineRule="exact"/>
      <w:jc w:val="both"/>
    </w:pPr>
    <w:rPr>
      <w:rFonts w:eastAsia="SimSun"/>
      <w:b/>
      <w:smallCaps/>
      <w:szCs w:val="20"/>
    </w:rPr>
  </w:style>
  <w:style w:type="paragraph" w:styleId="Sommario1">
    <w:name w:val="toc 1"/>
    <w:basedOn w:val="Normale"/>
    <w:next w:val="Normale"/>
    <w:link w:val="Sommario1Carattere"/>
    <w:autoRedefine/>
    <w:uiPriority w:val="39"/>
    <w:qFormat/>
    <w:rsid w:val="005372F6"/>
    <w:pPr>
      <w:spacing w:after="0" w:line="240" w:lineRule="auto"/>
    </w:pPr>
    <w:rPr>
      <w:rFonts w:ascii="Times New Roman" w:eastAsia="SimSun" w:hAnsi="Times New Roman"/>
      <w:bCs/>
      <w:szCs w:val="20"/>
    </w:rPr>
  </w:style>
  <w:style w:type="paragraph" w:styleId="Sommario2">
    <w:name w:val="toc 2"/>
    <w:basedOn w:val="Normale"/>
    <w:next w:val="Normale"/>
    <w:uiPriority w:val="39"/>
    <w:qFormat/>
    <w:rsid w:val="0093464A"/>
    <w:pPr>
      <w:ind w:left="220"/>
    </w:pPr>
  </w:style>
  <w:style w:type="paragraph" w:styleId="Testocommento">
    <w:name w:val="annotation text"/>
    <w:basedOn w:val="Normale"/>
    <w:uiPriority w:val="99"/>
    <w:rsid w:val="0093464A"/>
    <w:rPr>
      <w:sz w:val="20"/>
      <w:szCs w:val="20"/>
    </w:rPr>
  </w:style>
  <w:style w:type="paragraph" w:styleId="Soggettocommento">
    <w:name w:val="annotation subject"/>
    <w:basedOn w:val="Testocommento"/>
    <w:next w:val="Testocommento"/>
    <w:uiPriority w:val="99"/>
    <w:rsid w:val="0093464A"/>
    <w:rPr>
      <w:b/>
      <w:bCs/>
    </w:rPr>
  </w:style>
  <w:style w:type="paragraph" w:customStyle="1" w:styleId="TableContents">
    <w:name w:val="Table Contents"/>
    <w:basedOn w:val="Normale"/>
    <w:rsid w:val="0093464A"/>
    <w:pPr>
      <w:suppressLineNumbers/>
    </w:pPr>
  </w:style>
  <w:style w:type="paragraph" w:customStyle="1" w:styleId="TableHeading">
    <w:name w:val="Table Heading"/>
    <w:basedOn w:val="TableContents"/>
    <w:rsid w:val="0093464A"/>
    <w:pPr>
      <w:jc w:val="center"/>
    </w:pPr>
    <w:rPr>
      <w:b/>
      <w:bCs/>
    </w:rPr>
  </w:style>
  <w:style w:type="paragraph" w:styleId="Sommario3">
    <w:name w:val="toc 3"/>
    <w:basedOn w:val="Index"/>
    <w:uiPriority w:val="39"/>
    <w:qFormat/>
    <w:rsid w:val="0093464A"/>
    <w:pPr>
      <w:ind w:left="566"/>
    </w:pPr>
  </w:style>
  <w:style w:type="paragraph" w:styleId="Sommario4">
    <w:name w:val="toc 4"/>
    <w:basedOn w:val="Index"/>
    <w:uiPriority w:val="39"/>
    <w:rsid w:val="0093464A"/>
    <w:pPr>
      <w:ind w:left="849"/>
    </w:pPr>
  </w:style>
  <w:style w:type="paragraph" w:styleId="Sommario5">
    <w:name w:val="toc 5"/>
    <w:basedOn w:val="Index"/>
    <w:rsid w:val="0093464A"/>
    <w:pPr>
      <w:ind w:left="1132"/>
    </w:pPr>
  </w:style>
  <w:style w:type="paragraph" w:styleId="Sommario6">
    <w:name w:val="toc 6"/>
    <w:basedOn w:val="Index"/>
    <w:rsid w:val="0093464A"/>
    <w:pPr>
      <w:ind w:left="1415"/>
    </w:pPr>
  </w:style>
  <w:style w:type="paragraph" w:styleId="Sommario7">
    <w:name w:val="toc 7"/>
    <w:basedOn w:val="Index"/>
    <w:rsid w:val="0093464A"/>
    <w:pPr>
      <w:ind w:left="1698"/>
    </w:pPr>
  </w:style>
  <w:style w:type="paragraph" w:styleId="Sommario8">
    <w:name w:val="toc 8"/>
    <w:basedOn w:val="Index"/>
    <w:rsid w:val="0093464A"/>
    <w:pPr>
      <w:ind w:left="1981"/>
    </w:pPr>
  </w:style>
  <w:style w:type="paragraph" w:styleId="Sommario9">
    <w:name w:val="toc 9"/>
    <w:basedOn w:val="Index"/>
    <w:rsid w:val="0093464A"/>
    <w:pPr>
      <w:ind w:left="2264"/>
    </w:pPr>
  </w:style>
  <w:style w:type="paragraph" w:customStyle="1" w:styleId="Contents10">
    <w:name w:val="Contents 10"/>
    <w:basedOn w:val="Index"/>
    <w:rsid w:val="0093464A"/>
    <w:pPr>
      <w:ind w:left="2547"/>
    </w:pPr>
  </w:style>
  <w:style w:type="paragraph" w:styleId="Paragrafoelenco">
    <w:name w:val="List Paragraph"/>
    <w:basedOn w:val="Normale"/>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e"/>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Caratterepredefinitoparagrafo"/>
    <w:rsid w:val="00573CF6"/>
  </w:style>
  <w:style w:type="paragraph" w:styleId="NormaleWeb">
    <w:name w:val="Normal (Web)"/>
    <w:basedOn w:val="Normale"/>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Enfasigrassetto">
    <w:name w:val="Strong"/>
    <w:aliases w:val="table"/>
    <w:basedOn w:val="Caratterepredefinitoparagrafo"/>
    <w:uiPriority w:val="22"/>
    <w:qFormat/>
    <w:rsid w:val="004F65E4"/>
    <w:rPr>
      <w:rFonts w:ascii="Times New Roman" w:hAnsi="Times New Roman"/>
      <w:b/>
      <w:bCs/>
      <w:color w:val="auto"/>
      <w:sz w:val="22"/>
    </w:rPr>
  </w:style>
  <w:style w:type="paragraph" w:customStyle="1" w:styleId="Compact">
    <w:name w:val="Compact"/>
    <w:basedOn w:val="Normale"/>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ellanormale"/>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essunaspaziatura">
    <w:name w:val="No Spacing"/>
    <w:uiPriority w:val="1"/>
    <w:qFormat/>
    <w:rsid w:val="004F65E4"/>
    <w:rPr>
      <w:rFonts w:eastAsia="SimSun" w:cs="Arial"/>
      <w:szCs w:val="22"/>
      <w:lang w:eastAsia="zh-CN"/>
    </w:rPr>
  </w:style>
  <w:style w:type="table" w:customStyle="1" w:styleId="GridTable1Light-Accent11">
    <w:name w:val="Grid Table 1 Light - Accent 11"/>
    <w:basedOn w:val="Tabellanormale"/>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itolosommario">
    <w:name w:val="TOC Heading"/>
    <w:basedOn w:val="Titolo1"/>
    <w:next w:val="Normale"/>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Grigliatabella">
    <w:name w:val="Table Grid"/>
    <w:basedOn w:val="Tabellanormale"/>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ellanormale"/>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e"/>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olo">
    <w:name w:val="Title"/>
    <w:basedOn w:val="Normale"/>
    <w:next w:val="Normale"/>
    <w:link w:val="TitoloCarattere"/>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oloCarattere">
    <w:name w:val="Titolo Carattere"/>
    <w:basedOn w:val="Caratterepredefinitoparagrafo"/>
    <w:link w:val="Titolo"/>
    <w:rsid w:val="004F65E4"/>
    <w:rPr>
      <w:rFonts w:asciiTheme="majorHAnsi" w:eastAsiaTheme="majorEastAsia" w:hAnsiTheme="majorHAnsi" w:cstheme="majorBidi"/>
      <w:b/>
      <w:bCs/>
      <w:color w:val="345A8A" w:themeColor="accent1" w:themeShade="B5"/>
      <w:sz w:val="36"/>
      <w:szCs w:val="36"/>
      <w:lang w:val="en-US" w:eastAsia="en-US"/>
    </w:rPr>
  </w:style>
  <w:style w:type="paragraph" w:styleId="Sottotitolo">
    <w:name w:val="Subtitle"/>
    <w:basedOn w:val="Titolo"/>
    <w:next w:val="Normale"/>
    <w:link w:val="SottotitoloCarattere"/>
    <w:qFormat/>
    <w:rsid w:val="004F65E4"/>
    <w:pPr>
      <w:spacing w:before="240"/>
    </w:pPr>
    <w:rPr>
      <w:sz w:val="30"/>
      <w:szCs w:val="30"/>
    </w:rPr>
  </w:style>
  <w:style w:type="character" w:customStyle="1" w:styleId="SottotitoloCarattere">
    <w:name w:val="Sottotitolo Carattere"/>
    <w:basedOn w:val="Caratterepredefinitoparagrafo"/>
    <w:link w:val="Sottotitolo"/>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e"/>
    <w:qFormat/>
    <w:rsid w:val="004F65E4"/>
    <w:pPr>
      <w:keepNext/>
      <w:keepLines/>
      <w:spacing w:after="200"/>
      <w:jc w:val="center"/>
    </w:pPr>
    <w:rPr>
      <w:rFonts w:asciiTheme="minorHAnsi" w:eastAsiaTheme="minorHAnsi" w:hAnsiTheme="minorHAnsi" w:cstheme="minorBidi"/>
      <w:lang w:val="en-US" w:eastAsia="en-US"/>
    </w:rPr>
  </w:style>
  <w:style w:type="paragraph" w:styleId="Data">
    <w:name w:val="Date"/>
    <w:next w:val="Normale"/>
    <w:link w:val="DataCarattere"/>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aCarattere">
    <w:name w:val="Data Carattere"/>
    <w:basedOn w:val="Caratterepredefinitoparagrafo"/>
    <w:link w:val="Data"/>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e"/>
    <w:next w:val="Normale"/>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fia">
    <w:name w:val="Bibliography"/>
    <w:basedOn w:val="Normale"/>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e"/>
    <w:next w:val="Normale"/>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e"/>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e"/>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e"/>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e"/>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Caratterepredefinitoparagrafo"/>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e"/>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e"/>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e"/>
    <w:qFormat/>
    <w:rsid w:val="006E32A4"/>
    <w:pPr>
      <w:spacing w:before="180" w:after="180" w:line="240" w:lineRule="auto"/>
    </w:pPr>
    <w:rPr>
      <w:rFonts w:ascii="Cambria" w:eastAsia="Cambria" w:hAnsi="Cambria" w:cstheme="minorBidi"/>
      <w:color w:val="00000A"/>
      <w:sz w:val="24"/>
      <w:szCs w:val="24"/>
      <w:lang w:eastAsia="en-US"/>
    </w:rPr>
  </w:style>
  <w:style w:type="table" w:styleId="Tabellasemplice2">
    <w:name w:val="Table Simple 2"/>
    <w:basedOn w:val="Tabellanormale"/>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classica1">
    <w:name w:val="Table Classic 1"/>
    <w:basedOn w:val="Tabellanormale"/>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normale">
    <w:name w:val="Plain Text"/>
    <w:basedOn w:val="Normale"/>
    <w:link w:val="TestonormaleCarattere"/>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TestonormaleCarattere">
    <w:name w:val="Testo normale Carattere"/>
    <w:basedOn w:val="Caratterepredefinitoparagrafo"/>
    <w:link w:val="Testonormale"/>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e"/>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Sommario1Carattere">
    <w:name w:val="Sommario 1 Carattere"/>
    <w:basedOn w:val="Caratterepredefinitoparagrafo"/>
    <w:link w:val="Sommario1"/>
    <w:uiPriority w:val="39"/>
    <w:rsid w:val="005372F6"/>
    <w:rPr>
      <w:rFonts w:eastAsia="SimSun" w:cs="Arial"/>
      <w:bCs/>
      <w:sz w:val="22"/>
      <w:szCs w:val="20"/>
      <w:lang w:val="en-US" w:eastAsia="ar-SA"/>
    </w:rPr>
  </w:style>
  <w:style w:type="paragraph" w:styleId="Revisione">
    <w:name w:val="Revision"/>
    <w:hidden/>
    <w:uiPriority w:val="99"/>
    <w:semiHidden/>
    <w:rsid w:val="0063355B"/>
    <w:rPr>
      <w:rFonts w:ascii="Book Antiqua" w:eastAsia="Arial" w:hAnsi="Book Antiqua" w:cs="Arial"/>
      <w:sz w:val="22"/>
      <w:szCs w:val="22"/>
      <w:lang w:val="en-US" w:eastAsia="ar-SA"/>
    </w:rPr>
  </w:style>
  <w:style w:type="character" w:styleId="Testosegnaposto">
    <w:name w:val="Placeholder Text"/>
    <w:basedOn w:val="Caratterepredefinitoparagrafo"/>
    <w:uiPriority w:val="99"/>
    <w:semiHidden/>
    <w:rsid w:val="0059554E"/>
    <w:rPr>
      <w:color w:val="808080"/>
    </w:rPr>
  </w:style>
  <w:style w:type="table" w:customStyle="1" w:styleId="GridTable1LightAccent1">
    <w:name w:val="Grid Table 1 Light Accent 1"/>
    <w:basedOn w:val="Tabellanormale"/>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llegamentovisitato">
    <w:name w:val="FollowedHyperlink"/>
    <w:basedOn w:val="Caratterepredefinitoparagrafo"/>
    <w:uiPriority w:val="99"/>
    <w:semiHidden/>
    <w:unhideWhenUsed/>
    <w:rsid w:val="00852A27"/>
    <w:rPr>
      <w:color w:val="800080" w:themeColor="followedHyperlink"/>
      <w:u w:val="single"/>
    </w:rPr>
  </w:style>
  <w:style w:type="paragraph" w:styleId="Testonotadichiusura">
    <w:name w:val="endnote text"/>
    <w:basedOn w:val="Normale"/>
    <w:link w:val="TestonotadichiusuraCarattere"/>
    <w:uiPriority w:val="99"/>
    <w:semiHidden/>
    <w:unhideWhenUsed/>
    <w:rsid w:val="00D15A87"/>
    <w:pPr>
      <w:spacing w:after="0" w:line="240" w:lineRule="auto"/>
    </w:pPr>
    <w:rPr>
      <w:sz w:val="20"/>
      <w:szCs w:val="20"/>
    </w:rPr>
  </w:style>
  <w:style w:type="character" w:customStyle="1" w:styleId="TestonotadichiusuraCarattere">
    <w:name w:val="Testo nota di chiusura Carattere"/>
    <w:basedOn w:val="Caratterepredefinitoparagrafo"/>
    <w:link w:val="Testonotadichiusura"/>
    <w:uiPriority w:val="99"/>
    <w:semiHidden/>
    <w:rsid w:val="00D15A87"/>
    <w:rPr>
      <w:rFonts w:ascii="Book Antiqua" w:eastAsia="Arial" w:hAnsi="Book Antiqua" w:cs="Arial"/>
      <w:lang w:val="en-US"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image" Target="media/image1.wmf"/><Relationship Id="rId13" Type="http://schemas.openxmlformats.org/officeDocument/2006/relationships/image" Target="media/image2.wmf"/><Relationship Id="rId14" Type="http://schemas.openxmlformats.org/officeDocument/2006/relationships/image" Target="media/image3.wmf"/><Relationship Id="rId15" Type="http://schemas.openxmlformats.org/officeDocument/2006/relationships/image" Target="media/image4.w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www.fao.org/economic/ess/ess-standards/commodity/en/" TargetMode="External"/><Relationship Id="rId4" Type="http://schemas.openxmlformats.org/officeDocument/2006/relationships/hyperlink" Target="http://www.wcoomd.org/en/topics/nomenclature/instrument-and-tools/hs_nomenclature_2012/hs_nomenclature_table_2012.aspx" TargetMode="External"/><Relationship Id="rId5" Type="http://schemas.openxmlformats.org/officeDocument/2006/relationships/hyperlink" Target="http://unstats.un.org/unsd/cr/registry/cpc-21.asp" TargetMode="External"/><Relationship Id="rId1" Type="http://schemas.openxmlformats.org/officeDocument/2006/relationships/hyperlink" Target="http://www.wcoomd.org/en/topics/nomenclature/overview/what-is-the-harmonized-system.aspx" TargetMode="External"/><Relationship Id="rId2" Type="http://schemas.openxmlformats.org/officeDocument/2006/relationships/hyperlink" Target="http://unstats.un.org/unsd/tradekb/Knowledgebase/Quantity-and-Weight-Data-in-UN-Comtra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2C5190-9F18-7341-9F5A-0F3DD9630924}">
  <ds:schemaRefs>
    <ds:schemaRef ds:uri="http://schemas.openxmlformats.org/officeDocument/2006/bibliography"/>
  </ds:schemaRefs>
</ds:datastoreItem>
</file>

<file path=customXml/itemProps2.xml><?xml version="1.0" encoding="utf-8"?>
<ds:datastoreItem xmlns:ds="http://schemas.openxmlformats.org/officeDocument/2006/customXml" ds:itemID="{BDF67952-1771-CD4D-BEE7-CCD67DA96944}">
  <ds:schemaRefs>
    <ds:schemaRef ds:uri="http://schemas.openxmlformats.org/officeDocument/2006/bibliography"/>
  </ds:schemaRefs>
</ds:datastoreItem>
</file>

<file path=customXml/itemProps3.xml><?xml version="1.0" encoding="utf-8"?>
<ds:datastoreItem xmlns:ds="http://schemas.openxmlformats.org/officeDocument/2006/customXml" ds:itemID="{081F6877-7253-424B-AB84-ED77E6517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TotalTime>
  <Pages>174</Pages>
  <Words>80632</Words>
  <Characters>421707</Characters>
  <Application>Microsoft Macintosh Word</Application>
  <DocSecurity>0</DocSecurity>
  <Lines>13178</Lines>
  <Paragraphs>9849</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492490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Schmidhuber, Josef (ESS)</dc:creator>
  <cp:keywords/>
  <dc:description/>
  <cp:lastModifiedBy>Jane Shaw</cp:lastModifiedBy>
  <cp:revision>187</cp:revision>
  <cp:lastPrinted>2015-11-01T19:53:00Z</cp:lastPrinted>
  <dcterms:created xsi:type="dcterms:W3CDTF">2015-10-13T10:42:00Z</dcterms:created>
  <dcterms:modified xsi:type="dcterms:W3CDTF">2015-11-07T19:34:00Z</dcterms:modified>
</cp:coreProperties>
</file>